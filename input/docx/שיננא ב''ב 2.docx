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8632A" w14:textId="77777777" w:rsidR="00AC0AF5" w:rsidRDefault="00AC0AF5" w:rsidP="00A04630">
      <w:pPr>
        <w:pStyle w:val="afff0"/>
        <w:framePr w:wrap="around" w:x="4160" w:y="14300"/>
        <w:spacing w:line="276" w:lineRule="auto"/>
        <w:rPr>
          <w:del w:id="41023" w:author="Claude" w:date="2026-10-07T09:24:35Z"/>
          <w:rFonts w:ascii="Fb Fontext" w:hAnsi="Fb Fontext"/>
          <w:rtl/>
        </w:rPr>
      </w:pPr>
      <w:bookmarkStart w:id="0" w:name="_Hlk170294510"/>
      <w:del w:id="41022" w:author="Claude" w:date="2026-10-07T09:24:35Z">
        <w:r w:rsidRPr="00C35A2C">
          <w:rPr>
            <w:rFonts w:ascii="Fb Fontext" w:hAnsi="Fb Fontext" w:hint="cs"/>
            <w:rtl/>
          </w:rPr>
          <w:delText xml:space="preserve">פרק ראשון</w:delText>
        </w:r>
      </w:del>
    </w:p>
    <w:p w14:paraId="7FD13545" w14:textId="77777777" w:rsidR="00AC0AF5" w:rsidRPr="00C35A2C" w:rsidRDefault="00AC0AF5" w:rsidP="00982F98">
      <w:pPr>
        <w:pStyle w:val="affe"/>
        <w:framePr w:wrap="around"/>
        <w:rPr>
          <w:rtl/>
        </w:rPr>
      </w:pPr>
      <w:r w:rsidRPr="00C35A2C">
        <w:rPr>
          <w:rtl/>
        </w:rPr>
        <w:t>ב.</w:t>
      </w:r>
    </w:p>
    <w:p w14:paraId="17F59161" w14:textId="77777777" w:rsidR="00AC0AF5" w:rsidRPr="00C35A2C" w:rsidRDefault="00AC0AF5" w:rsidP="00D465A2">
      <w:pPr>
        <w:pStyle w:val="afff"/>
        <w:framePr w:wrap="around" w:hAnchor="page" w:x="5640" w:y="11576"/>
        <w:jc w:val="both"/>
        <w:rPr>
          <w:rStyle w:val="afff8"/>
          <w:b w:val="0"/>
          <w:rtl/>
        </w:rPr>
      </w:pPr>
      <w:r w:rsidRPr="00C35A2C">
        <w:rPr>
          <w:rStyle w:val="afff8"/>
          <w:rFonts w:hint="cs"/>
          <w:rtl/>
        </w:rPr>
        <w:t>בבא בתרא</w:t>
      </w:r>
    </w:p>
    <w:p w14:paraId="42D6ECB6" w14:textId="77777777" w:rsidR="00AC0AF5" w:rsidRPr="00DB3591" w:rsidRDefault="00D465A2" w:rsidP="00AC0AF5">
      <w:pPr>
        <w:pStyle w:val="afff2"/>
        <w:framePr w:wrap="around"/>
        <w:spacing w:after="0" w:line="276" w:lineRule="auto"/>
        <w:rPr>
          <w:rStyle w:val="afff8"/>
          <w:rFonts w:cs="BA TM • Vilna Extra-Bold"/>
          <w:b w:val="0"/>
          <w:bCs/>
          <w:rtl/>
        </w:rPr>
      </w:pPr>
      <w:r>
        <w:rPr>
          <w:rStyle w:val="afff8"/>
          <w:rFonts w:hint="cs"/>
          <w:rtl/>
        </w:rPr>
        <w:t>(</w:t>
      </w:r>
      <w:r w:rsidR="00AC0AF5" w:rsidRPr="00C35A2C">
        <w:rPr>
          <w:rStyle w:val="afff8"/>
          <w:rFonts w:hint="cs"/>
          <w:rtl/>
        </w:rPr>
        <w:t xml:space="preserve">ב. </w:t>
      </w:r>
      <w:r w:rsidR="00AC0AF5" w:rsidRPr="00C35A2C">
        <w:rPr>
          <w:rStyle w:val="afff8"/>
          <w:rFonts w:cs="Guttman Vilna"/>
          <w:rtl/>
        </w:rPr>
        <w:t>–</w:t>
      </w:r>
      <w:r w:rsidR="00AC0AF5" w:rsidRPr="00C35A2C">
        <w:rPr>
          <w:rStyle w:val="afff8"/>
          <w:rFonts w:hint="cs"/>
          <w:rtl/>
        </w:rPr>
        <w:t xml:space="preserve"> יז.</w:t>
      </w:r>
      <w:r>
        <w:rPr>
          <w:rStyle w:val="afff8"/>
          <w:rFonts w:hint="cs"/>
          <w:rtl/>
        </w:rPr>
        <w:t>)</w:t>
      </w:r>
    </w:p>
    <w:p w14:paraId="14CCDB40" w14:textId="77777777" w:rsidR="00FC386E" w:rsidRPr="00BC6BC9" w:rsidRDefault="00FC386E" w:rsidP="00FC386E">
      <w:pPr>
        <w:pStyle w:val="affffb"/>
        <w:framePr w:wrap="around"/>
        <w:rPr>
          <w:rtl/>
        </w:rPr>
      </w:pPr>
      <w:r w:rsidRPr="00BC6BC9">
        <w:rPr>
          <w:rtl/>
        </w:rPr>
        <w:t>משנה.</w:t>
      </w:r>
    </w:p>
    <w:p w14:paraId="43806A37" w14:textId="77777777" w:rsidR="00183046" w:rsidRDefault="00183046" w:rsidP="00183046">
      <w:pPr>
        <w:pStyle w:val="afff1"/>
        <w:framePr w:wrap="around"/>
        <w:rPr>
          <w:del w:id="41025" w:author="Claude" w:date="2026-10-07T09:24:35Z"/>
          <w:rtl/>
        </w:rPr>
      </w:pPr>
      <w:del w:id="41024" w:author="Claude" w:date="2026-10-07T09:24:35Z">
        <w:r>
          <w:rPr>
            <w:rFonts w:hint="cs"/>
            <w:rtl/>
          </w:rPr>
          <w:delText xml:space="preserve">השותפין </w:delText>
        </w:r>
      </w:del>
    </w:p>
    <w:p>
      <w:pPr>
        <w:pStyle w:val="PetichatPerek"/>
        <w:rPr>
          <w:ins w:id="41021" w:author="Claude" w:date="2026-10-07T09:24:35Z"/>
        </w:rPr>
      </w:pPr>
      <w:ins w:id="41020" w:author="Claude" w:date="2026-10-07T09:24:35Z">
        <w:r>
          <w:rPr>
            <w:rFonts w:ascii="Fb Fontext" w:hAnsi="Fb Fontext" w:hint="cs"/>
            <w:rtl/>
          </w:rPr>
          <w:t xml:space="preserve">פרק ראשון</w:t>
        </w:r>
        <w:r>
          <w:rPr>
            <w:rFonts w:ascii="Fb Fontext" w:hAnsi="Fb Fontext" w:hint="cs"/>
            <w:rtl/>
          </w:rPr>
          <w:t xml:space="preserve"> - </w:t>
        </w:r>
        <w:r>
          <w:rPr>
            <w:rFonts w:hint="cs"/>
            <w:rtl/>
          </w:rPr>
          <w:t xml:space="preserve">השותפין</w:t>
        </w:r>
      </w:ins>
    </w:p>
    <w:p w14:paraId="1B4B65D9" w14:textId="77777777" w:rsidR="0077547F" w:rsidRPr="0077547F" w:rsidRDefault="0077547F" w:rsidP="0077547F">
      <w:pPr>
        <w:pStyle w:val="36"/>
        <w:framePr w:wrap="notBeside"/>
        <w:rPr>
          <w:rtl/>
        </w:rPr>
      </w:pPr>
      <w:r w:rsidRPr="0077547F">
        <w:rPr>
          <w:rtl/>
        </w:rPr>
        <w:t>◄</w:t>
      </w:r>
    </w:p>
    <w:p>
      <w:pPr>
        <w:pStyle w:val="affffb"/>
        <w:rPr>
          <w:ins w:id="20424" w:author="קלוד" w:date="2026-10-06T10:07:33Z"/>
        </w:rPr>
      </w:pPr>
      <w:ins w:id="20423" w:author="קלוד" w:date="2026-10-06T10:07:33Z">
        <w:r>
          <w:t xml:space="preserve">משנה א</w:t>
        </w:r>
      </w:ins>
    </w:p>
    <w:p w14:paraId="6D5364DC" w14:textId="2F639B59" w:rsidR="00AC0AF5" w:rsidRPr="00AF2FEB" w:rsidRDefault="00AC0AF5" w:rsidP="00DB3591">
      <w:pPr>
        <w:pStyle w:val="afff3"/>
        <w:rPr>
          <w:rtl/>
        </w:rPr>
      </w:pPr>
      <w:r w:rsidRPr="00183046">
        <w:rPr>
          <w:rtl/>
        </w:rPr>
        <w:t>השותפין שרצו לעשות מחיצה בחצר</w:t>
      </w:r>
      <w:r w:rsidRPr="00AF2FEB">
        <w:rPr>
          <w:rtl/>
        </w:rPr>
        <w:t xml:space="preserve">  בונין את הכותל באמצע.</w:t>
      </w:r>
    </w:p>
    <w:p w14:paraId="76333C91" w14:textId="77777777" w:rsidR="00FC386E" w:rsidRDefault="00AC0AF5" w:rsidP="00DB3591">
      <w:pPr>
        <w:pStyle w:val="afff3"/>
        <w:rPr>
          <w:rtl/>
        </w:rPr>
      </w:pPr>
      <w:r w:rsidRPr="00AF2FEB">
        <w:rPr>
          <w:rtl/>
        </w:rPr>
        <w:t xml:space="preserve">מקום שנהגו לבנות גויל, גזית, כפיסין, לבינין - בונין, </w:t>
      </w:r>
    </w:p>
    <w:p w14:paraId="401F0B12" w14:textId="77777777" w:rsidR="0077547F" w:rsidRPr="0077547F" w:rsidRDefault="0077547F" w:rsidP="0077547F">
      <w:pPr>
        <w:pStyle w:val="36"/>
        <w:framePr w:wrap="notBeside"/>
        <w:rPr>
          <w:rtl/>
        </w:rPr>
      </w:pPr>
      <w:r w:rsidRPr="0077547F">
        <w:rPr>
          <w:rtl/>
        </w:rPr>
        <w:t>◄</w:t>
      </w:r>
    </w:p>
    <w:p w14:paraId="33512BAE" w14:textId="5D9F3772" w:rsidR="00AC0AF5" w:rsidRPr="00AF2FEB" w:rsidRDefault="00AC0AF5" w:rsidP="00DB3591">
      <w:pPr>
        <w:pStyle w:val="afff3"/>
        <w:rPr>
          <w:rtl/>
        </w:rPr>
      </w:pPr>
      <w:r w:rsidRPr="00AF2FEB">
        <w:rPr>
          <w:rtl/>
        </w:rPr>
        <w:t>הכל כמנהג המדינה.</w:t>
      </w:r>
    </w:p>
    <w:p w14:paraId="49E7D769" w14:textId="77777777" w:rsidR="0077547F" w:rsidRPr="0077547F" w:rsidRDefault="0077547F" w:rsidP="0077547F">
      <w:pPr>
        <w:pStyle w:val="36"/>
        <w:framePr w:wrap="notBeside"/>
        <w:rPr>
          <w:rtl/>
        </w:rPr>
      </w:pPr>
      <w:r w:rsidRPr="0077547F">
        <w:rPr>
          <w:rtl/>
        </w:rPr>
        <w:t>◄</w:t>
      </w:r>
    </w:p>
    <w:p w14:paraId="4C059172" w14:textId="52A61E5E" w:rsidR="00AC0AF5" w:rsidRPr="00AF2FEB" w:rsidRDefault="00AC0AF5" w:rsidP="00DB3591">
      <w:pPr>
        <w:pStyle w:val="afff3"/>
        <w:rPr>
          <w:rtl/>
        </w:rPr>
      </w:pPr>
      <w:r w:rsidRPr="00DB3591">
        <w:rPr>
          <w:rFonts w:cs="BA TM • Vilna Extra-Bold"/>
          <w:bCs/>
          <w:rtl/>
        </w:rPr>
        <w:t>גויל -</w:t>
      </w:r>
      <w:r w:rsidRPr="00AF2FEB">
        <w:rPr>
          <w:rtl/>
        </w:rPr>
        <w:t xml:space="preserve"> זה נותן ג</w:t>
      </w:r>
      <w:r w:rsidRPr="00F10693">
        <w:rPr>
          <w:rtl/>
        </w:rPr>
        <w:t xml:space="preserve">' </w:t>
      </w:r>
      <w:r w:rsidRPr="00AF2FEB">
        <w:rPr>
          <w:rtl/>
        </w:rPr>
        <w:t>טפחים וזה נותן ג</w:t>
      </w:r>
      <w:r w:rsidRPr="00F10693">
        <w:rPr>
          <w:rtl/>
        </w:rPr>
        <w:t xml:space="preserve">' </w:t>
      </w:r>
      <w:r w:rsidRPr="00AF2FEB">
        <w:rPr>
          <w:rtl/>
        </w:rPr>
        <w:t>טפחים.</w:t>
      </w:r>
    </w:p>
    <w:p w14:paraId="0CA99716" w14:textId="77777777" w:rsidR="00AC0AF5" w:rsidRPr="00AF2FEB" w:rsidRDefault="00AC0AF5" w:rsidP="00DB3591">
      <w:pPr>
        <w:pStyle w:val="afff3"/>
        <w:rPr>
          <w:rtl/>
        </w:rPr>
      </w:pPr>
      <w:r w:rsidRPr="00DB3591">
        <w:rPr>
          <w:rFonts w:cs="BA TM • Vilna Extra-Bold"/>
          <w:bCs/>
          <w:rtl/>
        </w:rPr>
        <w:t>בגזית -</w:t>
      </w:r>
      <w:r w:rsidRPr="00AF2FEB">
        <w:rPr>
          <w:rtl/>
        </w:rPr>
        <w:t xml:space="preserve"> זה נותן טפחיים ומחצה וזה נותן טפחיים ומחצה.</w:t>
      </w:r>
    </w:p>
    <w:p w14:paraId="6115E435" w14:textId="77777777" w:rsidR="00AC0AF5" w:rsidRPr="00AF2FEB" w:rsidRDefault="00AC0AF5" w:rsidP="00DB3591">
      <w:pPr>
        <w:pStyle w:val="afff3"/>
        <w:rPr>
          <w:rtl/>
        </w:rPr>
      </w:pPr>
      <w:r w:rsidRPr="00DB3591">
        <w:rPr>
          <w:rFonts w:cs="BA TM • Vilna Extra-Bold"/>
          <w:bCs/>
          <w:rtl/>
        </w:rPr>
        <w:t>בכפיסין -</w:t>
      </w:r>
      <w:r w:rsidRPr="00AF2FEB">
        <w:rPr>
          <w:rtl/>
        </w:rPr>
        <w:t xml:space="preserve"> זה נותן טפחיים וזה נותן טפחיים.</w:t>
      </w:r>
    </w:p>
    <w:p w14:paraId="1FE0AE75" w14:textId="77777777" w:rsidR="00AC0AF5" w:rsidRPr="00AF2FEB" w:rsidRDefault="00AC0AF5" w:rsidP="00DB3591">
      <w:pPr>
        <w:pStyle w:val="afff3"/>
        <w:rPr>
          <w:rtl/>
        </w:rPr>
      </w:pPr>
      <w:r w:rsidRPr="00DB3591">
        <w:rPr>
          <w:rFonts w:cs="BA TM • Vilna Extra-Bold"/>
          <w:bCs/>
          <w:rtl/>
        </w:rPr>
        <w:t>בלבינין -</w:t>
      </w:r>
      <w:r w:rsidRPr="00AF2FEB">
        <w:rPr>
          <w:rtl/>
        </w:rPr>
        <w:t xml:space="preserve"> זה נותן טפח ומחצה וזה נותן טפח ומחצה.</w:t>
      </w:r>
    </w:p>
    <w:p w14:paraId="3C621627" w14:textId="77777777" w:rsidR="0077547F" w:rsidRPr="0077547F" w:rsidRDefault="0077547F" w:rsidP="0077547F">
      <w:pPr>
        <w:pStyle w:val="36"/>
        <w:framePr w:wrap="notBeside"/>
        <w:rPr>
          <w:rtl/>
        </w:rPr>
      </w:pPr>
      <w:r w:rsidRPr="0077547F">
        <w:rPr>
          <w:rtl/>
        </w:rPr>
        <w:t>◄</w:t>
      </w:r>
    </w:p>
    <w:p w14:paraId="099172E2" w14:textId="35BA0517" w:rsidR="00AC0AF5" w:rsidRPr="00AF2FEB" w:rsidRDefault="00AC0AF5" w:rsidP="00DB3591">
      <w:pPr>
        <w:pStyle w:val="afff3"/>
        <w:rPr>
          <w:rtl/>
        </w:rPr>
      </w:pPr>
      <w:r w:rsidRPr="00AF2FEB">
        <w:rPr>
          <w:rtl/>
        </w:rPr>
        <w:t>לפיכך, אם נפל הכותל - המקום והאבנים של שניהם.</w:t>
      </w:r>
    </w:p>
    <w:p w14:paraId="2BF0FA4E" w14:textId="77777777" w:rsidR="00AC0AF5" w:rsidRPr="00AF2FEB" w:rsidRDefault="00AC0AF5" w:rsidP="00DB3591">
      <w:pPr>
        <w:pStyle w:val="afff3"/>
        <w:rPr>
          <w:rtl/>
        </w:rPr>
      </w:pPr>
      <w:r w:rsidRPr="00DB3591">
        <w:rPr>
          <w:rFonts w:cs="BA TM • Vilna Extra-Bold" w:hint="cs"/>
          <w:bCs/>
          <w:rtl/>
        </w:rPr>
        <w:t>ו</w:t>
      </w:r>
      <w:r w:rsidRPr="00DB3591">
        <w:rPr>
          <w:rFonts w:cs="BA TM • Vilna Extra-Bold"/>
          <w:bCs/>
          <w:rtl/>
        </w:rPr>
        <w:t>כן בגינה,</w:t>
      </w:r>
      <w:r w:rsidRPr="00AF2FEB">
        <w:rPr>
          <w:rtl/>
        </w:rPr>
        <w:t xml:space="preserve"> מקום שנהגו לגדור - מחייבין אותו.</w:t>
      </w:r>
    </w:p>
    <w:p w14:paraId="56BF50A3" w14:textId="77777777" w:rsidR="00AC0AF5" w:rsidRPr="00AF2FEB" w:rsidRDefault="00AC0AF5" w:rsidP="00DB3591">
      <w:pPr>
        <w:pStyle w:val="afff3"/>
        <w:rPr>
          <w:rtl/>
        </w:rPr>
      </w:pPr>
      <w:r w:rsidRPr="00DB3591">
        <w:rPr>
          <w:rFonts w:cs="BA TM • Vilna Extra-Bold"/>
          <w:bCs/>
          <w:rtl/>
        </w:rPr>
        <w:t>אבל בבקעה,</w:t>
      </w:r>
      <w:r w:rsidRPr="00AF2FEB">
        <w:rPr>
          <w:rtl/>
        </w:rPr>
        <w:t xml:space="preserve"> מקום שנהגו שלא לגדור - אין מחייבין אותו,</w:t>
      </w:r>
    </w:p>
    <w:p w14:paraId="04854FF1" w14:textId="77777777" w:rsidR="00AC0AF5" w:rsidRPr="00AF2FEB" w:rsidRDefault="00AC0AF5" w:rsidP="00DB3591">
      <w:pPr>
        <w:pStyle w:val="afff3"/>
        <w:rPr>
          <w:rtl/>
        </w:rPr>
      </w:pPr>
      <w:r w:rsidRPr="00AF2FEB">
        <w:rPr>
          <w:rtl/>
        </w:rPr>
        <w:t>אלא אם רצה, כונס לתוך שלו ובונה ועושה חזית מבחוץ.</w:t>
      </w:r>
    </w:p>
    <w:p w14:paraId="335B29DD" w14:textId="77777777" w:rsidR="0077547F" w:rsidRPr="0077547F" w:rsidRDefault="0077547F" w:rsidP="0077547F">
      <w:pPr>
        <w:pStyle w:val="36"/>
        <w:framePr w:wrap="notBeside"/>
        <w:rPr>
          <w:rtl/>
        </w:rPr>
      </w:pPr>
      <w:r w:rsidRPr="0077547F">
        <w:rPr>
          <w:rtl/>
        </w:rPr>
        <w:t>◄</w:t>
      </w:r>
    </w:p>
    <w:p w14:paraId="0958720C" w14:textId="0223D2D0" w:rsidR="00AC0AF5" w:rsidRPr="00AF2FEB" w:rsidRDefault="00AC0AF5" w:rsidP="00DB3591">
      <w:pPr>
        <w:pStyle w:val="afff3"/>
        <w:rPr>
          <w:rtl/>
        </w:rPr>
      </w:pPr>
      <w:r w:rsidRPr="00AF2FEB">
        <w:rPr>
          <w:rtl/>
        </w:rPr>
        <w:t>לפיכך, אם נפל הכותל - המקום והאבנים שלו.</w:t>
      </w:r>
    </w:p>
    <w:p w14:paraId="48031B9C" w14:textId="791EA9AF" w:rsidR="00AC0AF5" w:rsidRPr="00AF2FEB" w:rsidRDefault="00AC0AF5" w:rsidP="00DB3591">
      <w:pPr>
        <w:pStyle w:val="afff3"/>
        <w:rPr>
          <w:rtl/>
        </w:rPr>
      </w:pPr>
      <w:r w:rsidRPr="00AF2FEB">
        <w:rPr>
          <w:rtl/>
        </w:rPr>
        <w:t xml:space="preserve">אם עשו מדעת שניהם בונין את הכותל באמצע ועושין חזית </w:t>
      </w:r>
      <w:r w:rsidRPr="00183046">
        <w:rPr>
          <w:rtl/>
        </w:rPr>
        <w:t>מכאן ומכאן.</w:t>
      </w:r>
      <w:r w:rsidR="00183046" w:rsidRPr="00183046">
        <w:rPr>
          <w:rFonts w:hint="cs"/>
          <w:rtl/>
        </w:rPr>
        <w:t xml:space="preserve"> </w:t>
      </w:r>
      <w:r w:rsidRPr="00183046">
        <w:rPr>
          <w:rtl/>
        </w:rPr>
        <w:t>לפיכך, אם נפל הכותל - המקום והאבנים של שניהם.</w:t>
      </w:r>
    </w:p>
    <w:p w14:paraId="544D00DA" w14:textId="77777777" w:rsidR="00AC0AF5" w:rsidRPr="00C35A2C" w:rsidRDefault="00AC0AF5" w:rsidP="00982F98">
      <w:pPr>
        <w:pStyle w:val="affe"/>
        <w:framePr w:wrap="around"/>
        <w:rPr>
          <w:rtl/>
        </w:rPr>
      </w:pPr>
      <w:r w:rsidRPr="00C35A2C">
        <w:rPr>
          <w:rtl/>
        </w:rPr>
        <w:t>ב:</w:t>
      </w:r>
    </w:p>
    <w:p w14:paraId="70C017E2" w14:textId="77777777" w:rsidR="00183046" w:rsidRPr="00801934" w:rsidRDefault="00AC0AF5" w:rsidP="00183046">
      <w:pPr>
        <w:pStyle w:val="afffb"/>
        <w:rPr>
          <w:rtl/>
        </w:rPr>
      </w:pPr>
      <w:ins w:id="9801" w:author="מספור קטעי משנה" w:date="2026-10-06T06:44:59Z">
        <w:r>
          <w:rPr>
            <w:rStyle w:val="MisparKeta"/>
          </w:rPr>
          <w:t xml:space="preserve">ב. </w:t>
        </w:r>
      </w:ins>
      <w:r w:rsidRPr="00801934">
        <w:rPr>
          <w:rtl/>
        </w:rPr>
        <w:t>מחיצה</w:t>
      </w:r>
    </w:p>
    <w:p w14:paraId="04212497" w14:textId="5A78EE3C" w:rsidR="00183046" w:rsidRDefault="00AC0AF5" w:rsidP="00183046">
      <w:pPr>
        <w:pStyle w:val="36"/>
        <w:framePr w:wrap="notBeside"/>
        <w:rPr>
          <w:rtl/>
        </w:rPr>
      </w:pPr>
      <w:r w:rsidRPr="00C35A2C">
        <w:rPr>
          <w:rFonts w:hint="cs"/>
          <w:rtl/>
        </w:rPr>
        <w:t>-</w:t>
      </w:r>
      <w:r w:rsidR="00183046">
        <w:rPr>
          <w:rFonts w:hint="cs"/>
          <w:rtl/>
        </w:rPr>
        <w:t xml:space="preserve"> היינו:</w:t>
      </w:r>
    </w:p>
    <w:p w14:paraId="292699F1" w14:textId="3B44D8E6" w:rsidR="00AC0AF5" w:rsidRPr="00C35A2C" w:rsidRDefault="00AC0AF5" w:rsidP="00AC0AF5">
      <w:pPr>
        <w:rPr>
          <w:rFonts w:ascii="Fb Fontext" w:hAnsi="Fb Fontext"/>
          <w:rtl/>
        </w:rPr>
      </w:pPr>
      <w:r w:rsidRPr="0081371E">
        <w:rPr>
          <w:rStyle w:val="afff8"/>
          <w:rtl/>
        </w:rPr>
        <w:t>גודא</w:t>
      </w:r>
      <w:r w:rsidRPr="005E2468">
        <w:rPr>
          <w:rFonts w:hint="cs"/>
          <w:rtl/>
        </w:rPr>
        <w:t xml:space="preserve"> </w:t>
      </w:r>
      <w:r w:rsidR="00183046" w:rsidRPr="00183046">
        <w:rPr>
          <w:rStyle w:val="afffff0"/>
          <w:rFonts w:hint="cs"/>
          <w:rtl/>
        </w:rPr>
        <w:t>כותל</w:t>
      </w:r>
      <w:r w:rsidR="00183046">
        <w:rPr>
          <w:rFonts w:hint="cs"/>
          <w:rtl/>
        </w:rPr>
        <w:t xml:space="preserve"> </w:t>
      </w:r>
      <w:r w:rsidRPr="00C35A2C">
        <w:rPr>
          <w:rFonts w:ascii="Fb Fontext" w:hAnsi="Fb Fontext" w:hint="cs"/>
          <w:sz w:val="32"/>
          <w:rtl/>
        </w:rPr>
        <w:t>וזהו דבונין את</w:t>
      </w:r>
      <w:r w:rsidRPr="00577F86">
        <w:rPr>
          <w:rStyle w:val="affff8"/>
          <w:rFonts w:hint="cs"/>
          <w:rtl/>
        </w:rPr>
        <w:t xml:space="preserve"> </w:t>
      </w:r>
      <w:r w:rsidRPr="00F10693">
        <w:rPr>
          <w:rFonts w:hint="cs"/>
          <w:rtl/>
        </w:rPr>
        <w:t>'ה</w:t>
      </w:r>
      <w:r w:rsidRPr="0081371E">
        <w:rPr>
          <w:rStyle w:val="afff8"/>
          <w:rFonts w:hint="cs"/>
          <w:rtl/>
        </w:rPr>
        <w:t>כותל</w:t>
      </w:r>
      <w:r w:rsidRPr="00F10693">
        <w:rPr>
          <w:rFonts w:hint="cs"/>
          <w:rtl/>
        </w:rPr>
        <w:t xml:space="preserve">' </w:t>
      </w:r>
      <w:r>
        <w:rPr>
          <w:rFonts w:hint="cs"/>
          <w:rtl/>
        </w:rPr>
        <w:t xml:space="preserve">- </w:t>
      </w:r>
      <w:r w:rsidRPr="00183046">
        <w:rPr>
          <w:rStyle w:val="affffe"/>
          <w:rFonts w:hint="cs"/>
          <w:rtl/>
        </w:rPr>
        <w:t>וקמ</w:t>
      </w:r>
      <w:r w:rsidRPr="00183046">
        <w:rPr>
          <w:rStyle w:val="affffe"/>
          <w:rtl/>
        </w:rPr>
        <w:t>"</w:t>
      </w:r>
      <w:r w:rsidRPr="00183046">
        <w:rPr>
          <w:rStyle w:val="affffe"/>
          <w:rFonts w:hint="cs"/>
          <w:rtl/>
        </w:rPr>
        <w:t>ל</w:t>
      </w:r>
      <w:r w:rsidRPr="00C35A2C">
        <w:rPr>
          <w:rFonts w:ascii="Fb Fontext" w:hAnsi="Fb Fontext" w:hint="cs"/>
          <w:sz w:val="32"/>
          <w:rtl/>
        </w:rPr>
        <w:t xml:space="preserve"> דבלא רצו בונין במפסיפס.</w:t>
      </w:r>
    </w:p>
    <w:p w14:paraId="17A73EDC" w14:textId="57CE68FC" w:rsidR="00183046" w:rsidRDefault="0077547F" w:rsidP="00183046">
      <w:pPr>
        <w:pStyle w:val="36"/>
        <w:framePr w:wrap="notBeside"/>
        <w:rPr>
          <w:rtl/>
        </w:rPr>
      </w:pPr>
      <w:r>
        <w:rPr>
          <w:rFonts w:ascii="BA Or Tzadikim Regular" w:hAnsi="BA Or Tzadikim Regular" w:cs="BA Or Tzadikim Regular"/>
          <w:rtl/>
        </w:rPr>
        <w:t>◄</w:t>
      </w:r>
      <w:r>
        <w:rPr>
          <w:rFonts w:hint="cs"/>
          <w:rtl/>
        </w:rPr>
        <w:t xml:space="preserve"> </w:t>
      </w:r>
      <w:r w:rsidR="00AC0AF5" w:rsidRPr="00C35A2C">
        <w:rPr>
          <w:rFonts w:hint="cs"/>
          <w:rtl/>
        </w:rPr>
        <w:t>וזהו</w:t>
      </w:r>
    </w:p>
    <w:p w14:paraId="48EC77DC" w14:textId="4EE21AEF" w:rsidR="00AC0AF5" w:rsidRDefault="00AC0AF5" w:rsidP="00AC0AF5">
      <w:pPr>
        <w:rPr>
          <w:rFonts w:ascii="Fb Fontext" w:hAnsi="Fb Fontext"/>
          <w:rtl/>
        </w:rPr>
      </w:pPr>
      <w:r w:rsidRPr="00C35A2C">
        <w:rPr>
          <w:rFonts w:ascii="Fb Fontext" w:hAnsi="Fb Fontext" w:hint="cs"/>
          <w:rtl/>
        </w:rPr>
        <w:t>ד</w:t>
      </w:r>
      <w:r w:rsidRPr="00C35A2C">
        <w:rPr>
          <w:rFonts w:ascii="Fb Fontext" w:hAnsi="Fb Fontext"/>
          <w:rtl/>
        </w:rPr>
        <w:t xml:space="preserve">מחיצת הכרם שנפרצה </w:t>
      </w:r>
      <w:r w:rsidR="0077547F" w:rsidRPr="0077547F">
        <w:rPr>
          <w:rStyle w:val="affffe"/>
          <w:rFonts w:hint="cs"/>
          <w:rtl/>
        </w:rPr>
        <w:t>א''ל</w:t>
      </w:r>
      <w:r w:rsidR="0077547F">
        <w:rPr>
          <w:rStyle w:val="affffe"/>
          <w:rFonts w:hint="cs"/>
          <w:rtl/>
        </w:rPr>
        <w:t>:</w:t>
      </w:r>
      <w:r w:rsidR="0077547F">
        <w:rPr>
          <w:rFonts w:ascii="Fb Fontext" w:hAnsi="Fb Fontext" w:hint="cs"/>
          <w:rtl/>
        </w:rPr>
        <w:t xml:space="preserve"> </w:t>
      </w:r>
      <w:r w:rsidRPr="00C35A2C">
        <w:rPr>
          <w:rFonts w:ascii="Fb Fontext" w:hAnsi="Fb Fontext"/>
          <w:rtl/>
        </w:rPr>
        <w:t xml:space="preserve">גדור, חזרה ונפרצה </w:t>
      </w:r>
      <w:r w:rsidR="0077547F" w:rsidRPr="0077547F">
        <w:rPr>
          <w:rStyle w:val="affffe"/>
          <w:rFonts w:hint="cs"/>
          <w:rtl/>
        </w:rPr>
        <w:t>א''ל</w:t>
      </w:r>
      <w:r w:rsidR="0077547F">
        <w:rPr>
          <w:rStyle w:val="affffe"/>
          <w:rFonts w:hint="cs"/>
          <w:rtl/>
        </w:rPr>
        <w:t>:</w:t>
      </w:r>
      <w:r w:rsidR="0077547F">
        <w:rPr>
          <w:rFonts w:ascii="Fb Fontext" w:hAnsi="Fb Fontext" w:hint="cs"/>
          <w:rtl/>
        </w:rPr>
        <w:t xml:space="preserve"> </w:t>
      </w:r>
      <w:r w:rsidRPr="00C35A2C">
        <w:rPr>
          <w:rFonts w:ascii="Fb Fontext" w:hAnsi="Fb Fontext"/>
          <w:rtl/>
        </w:rPr>
        <w:t>גדור,</w:t>
      </w:r>
    </w:p>
    <w:p w14:paraId="32BF0D70" w14:textId="7988F48F" w:rsidR="00AC0AF5" w:rsidRDefault="00AC0AF5" w:rsidP="00AC0AF5">
      <w:pPr>
        <w:rPr>
          <w:rFonts w:ascii="Fb Fontext" w:hAnsi="Fb Fontext"/>
          <w:sz w:val="32"/>
          <w:rtl/>
        </w:rPr>
      </w:pPr>
      <w:r w:rsidRPr="00C35A2C">
        <w:rPr>
          <w:rFonts w:ascii="Fb Fontext" w:hAnsi="Fb Fontext"/>
          <w:sz w:val="32"/>
          <w:rtl/>
        </w:rPr>
        <w:t>נתיאש הימנה ולא גדרה - ה"ז קידש וחייב באחריות</w:t>
      </w:r>
      <w:r w:rsidRPr="00F10693">
        <w:rPr>
          <w:rtl/>
        </w:rPr>
        <w:t>'.</w:t>
      </w:r>
    </w:p>
    <w:p w14:paraId="1645E5F8" w14:textId="0391BFFE" w:rsidR="00183046" w:rsidRDefault="00183046" w:rsidP="00183046">
      <w:pPr>
        <w:pStyle w:val="36"/>
        <w:framePr w:wrap="notBeside"/>
        <w:rPr>
          <w:rtl/>
        </w:rPr>
      </w:pPr>
      <w:r>
        <w:rPr>
          <w:rFonts w:hint="cs"/>
          <w:rtl/>
        </w:rPr>
        <w:t>ומדייקינן:</w:t>
      </w:r>
    </w:p>
    <w:p w14:paraId="118BDD92" w14:textId="2F780CB5" w:rsidR="00183046" w:rsidRDefault="00183046" w:rsidP="00AC0AF5">
      <w:pPr>
        <w:rPr>
          <w:rFonts w:ascii="Fb Fontext" w:hAnsi="Fb Fontext"/>
          <w:rtl/>
        </w:rPr>
      </w:pPr>
      <w:r>
        <w:rPr>
          <w:rFonts w:ascii="Fb Fontext" w:hAnsi="Fb Fontext" w:hint="cs"/>
          <w:rtl/>
        </w:rPr>
        <w:t xml:space="preserve">דווקא </w:t>
      </w:r>
      <w:r w:rsidR="00AC0AF5" w:rsidRPr="00C35A2C">
        <w:rPr>
          <w:rFonts w:ascii="Fb Fontext" w:hAnsi="Fb Fontext"/>
          <w:rtl/>
        </w:rPr>
        <w:t xml:space="preserve">רצו, הא לא רצו - אין מחייבין אותו, </w:t>
      </w:r>
    </w:p>
    <w:p w14:paraId="66734559" w14:textId="074F8AC8" w:rsidR="00AC0AF5" w:rsidRPr="00C35A2C" w:rsidRDefault="00AC0AF5" w:rsidP="00AC0AF5">
      <w:pPr>
        <w:rPr>
          <w:rFonts w:ascii="Fb Fontext" w:hAnsi="Fb Fontext" w:cs="Guttman Vilna"/>
          <w:b/>
          <w:bCs/>
          <w:rtl/>
        </w:rPr>
      </w:pPr>
      <w:r w:rsidRPr="00183046">
        <w:rPr>
          <w:rStyle w:val="affffe"/>
          <w:rtl/>
        </w:rPr>
        <w:t>אלמא:</w:t>
      </w:r>
      <w:r w:rsidRPr="00C35A2C">
        <w:rPr>
          <w:rFonts w:ascii="Fb Fontext" w:hAnsi="Fb Fontext"/>
          <w:rtl/>
        </w:rPr>
        <w:t xml:space="preserve"> היזק ראיה לאו שמיה היזק.</w:t>
      </w:r>
    </w:p>
    <w:p w14:paraId="0AB2BC59" w14:textId="77777777" w:rsidR="00183046" w:rsidRDefault="00AC0AF5" w:rsidP="00183046">
      <w:pPr>
        <w:pStyle w:val="36"/>
        <w:framePr w:wrap="notBeside"/>
        <w:rPr>
          <w:rtl/>
        </w:rPr>
      </w:pPr>
      <w:r w:rsidRPr="006765C4">
        <w:rPr>
          <w:rFonts w:hint="cs"/>
          <w:rtl/>
        </w:rPr>
        <w:t>ולא אמרי</w:t>
      </w:r>
      <w:r w:rsidRPr="00F10693">
        <w:rPr>
          <w:rFonts w:hint="cs"/>
          <w:rtl/>
        </w:rPr>
        <w:t xml:space="preserve">' </w:t>
      </w:r>
    </w:p>
    <w:p w14:paraId="5C48A53B" w14:textId="74B91497" w:rsidR="00AC0AF5" w:rsidRDefault="00AC0AF5" w:rsidP="00183046">
      <w:pPr>
        <w:rPr>
          <w:rFonts w:ascii="Fb Fontext" w:hAnsi="Fb Fontext"/>
          <w:sz w:val="32"/>
          <w:rtl/>
        </w:rPr>
      </w:pPr>
      <w:r w:rsidRPr="006765C4">
        <w:rPr>
          <w:rFonts w:ascii="Fb Fontext" w:hAnsi="Fb Fontext" w:hint="cs"/>
          <w:spacing w:val="-2"/>
          <w:rtl/>
        </w:rPr>
        <w:t>מחיצה פלוגתא כ</w:t>
      </w:r>
      <w:r w:rsidRPr="00F10693">
        <w:rPr>
          <w:rFonts w:hint="cs"/>
          <w:rtl/>
        </w:rPr>
        <w:t>'ו</w:t>
      </w:r>
      <w:r w:rsidRPr="00183046">
        <w:rPr>
          <w:rStyle w:val="affff8"/>
          <w:rtl/>
        </w:rPr>
        <w:t>תהי מחצת העדה</w:t>
      </w:r>
      <w:r w:rsidRPr="00F10693">
        <w:rPr>
          <w:rFonts w:hint="cs"/>
          <w:rtl/>
        </w:rPr>
        <w:t>'</w:t>
      </w:r>
      <w:r w:rsidRPr="00F10693">
        <w:rPr>
          <w:rtl/>
        </w:rPr>
        <w:t>,</w:t>
      </w:r>
      <w:r w:rsidRPr="006765C4">
        <w:rPr>
          <w:rFonts w:ascii="Fb Fontext" w:hAnsi="Fb Fontext" w:hint="cs"/>
          <w:spacing w:val="-2"/>
          <w:rtl/>
        </w:rPr>
        <w:t xml:space="preserve"> וברצו בונין בע</w:t>
      </w:r>
      <w:r w:rsidRPr="006765C4">
        <w:rPr>
          <w:rFonts w:ascii="Fb Fontext" w:hAnsi="Fb Fontext"/>
          <w:spacing w:val="-2"/>
          <w:rtl/>
        </w:rPr>
        <w:t>"</w:t>
      </w:r>
      <w:r w:rsidRPr="006765C4">
        <w:rPr>
          <w:rFonts w:ascii="Fb Fontext" w:hAnsi="Fb Fontext" w:hint="cs"/>
          <w:spacing w:val="-2"/>
          <w:rtl/>
        </w:rPr>
        <w:t>כ, ו</w:t>
      </w:r>
      <w:r w:rsidRPr="0081371E">
        <w:rPr>
          <w:rStyle w:val="afff8"/>
          <w:rFonts w:hint="cs"/>
          <w:rtl/>
        </w:rPr>
        <w:t>ש</w:t>
      </w:r>
      <w:r w:rsidRPr="0081371E">
        <w:rPr>
          <w:rStyle w:val="afff8"/>
          <w:rtl/>
        </w:rPr>
        <w:t>"</w:t>
      </w:r>
      <w:r w:rsidRPr="0081371E">
        <w:rPr>
          <w:rStyle w:val="afff8"/>
          <w:rFonts w:hint="cs"/>
          <w:rtl/>
        </w:rPr>
        <w:t>מ</w:t>
      </w:r>
      <w:r w:rsidRPr="006765C4">
        <w:rPr>
          <w:rFonts w:ascii="Fb Fontext" w:hAnsi="Fb Fontext" w:hint="cs"/>
          <w:spacing w:val="-2"/>
          <w:rtl/>
        </w:rPr>
        <w:t xml:space="preserve"> היזק ראיה שמיה היזק.</w:t>
      </w:r>
      <w:r w:rsidR="00183046">
        <w:rPr>
          <w:rFonts w:ascii="Fb Fontext" w:hAnsi="Fb Fontext" w:hint="cs"/>
          <w:spacing w:val="-2"/>
          <w:rtl/>
        </w:rPr>
        <w:t xml:space="preserve"> </w:t>
      </w:r>
      <w:r w:rsidR="00A93E8E">
        <w:rPr>
          <w:rFonts w:ascii="Fb Fontext" w:hAnsi="Fb Fontext"/>
          <w:sz w:val="32"/>
          <w:rtl/>
        </w:rPr>
        <w:ptab w:relativeTo="margin" w:alignment="right" w:leader="none"/>
      </w:r>
      <w:r w:rsidRPr="00C35A2C">
        <w:rPr>
          <w:rFonts w:ascii="Fb Fontext" w:hAnsi="Fb Fontext" w:hint="cs"/>
          <w:sz w:val="32"/>
          <w:rtl/>
        </w:rPr>
        <w:t>- דא</w:t>
      </w:r>
      <w:r w:rsidRPr="00C35A2C">
        <w:rPr>
          <w:rFonts w:ascii="Fb Fontext" w:hAnsi="Fb Fontext"/>
          <w:sz w:val="32"/>
          <w:rtl/>
        </w:rPr>
        <w:t>"</w:t>
      </w:r>
      <w:r w:rsidR="00183046">
        <w:rPr>
          <w:rFonts w:ascii="Fb Fontext" w:hAnsi="Fb Fontext" w:hint="cs"/>
          <w:sz w:val="32"/>
          <w:rtl/>
        </w:rPr>
        <w:t>כ</w:t>
      </w:r>
      <w:r w:rsidRPr="00C35A2C">
        <w:rPr>
          <w:rFonts w:ascii="Fb Fontext" w:hAnsi="Fb Fontext" w:hint="cs"/>
          <w:sz w:val="32"/>
          <w:rtl/>
        </w:rPr>
        <w:t xml:space="preserve"> </w:t>
      </w:r>
      <w:r w:rsidR="00183046">
        <w:rPr>
          <w:rFonts w:ascii="Fb Fontext" w:hAnsi="Fb Fontext" w:hint="cs"/>
          <w:sz w:val="32"/>
          <w:rtl/>
        </w:rPr>
        <w:t>היה צ</w:t>
      </w:r>
      <w:r w:rsidR="00F10693">
        <w:rPr>
          <w:rFonts w:ascii="Fb Fontext" w:hAnsi="Fb Fontext"/>
          <w:sz w:val="32"/>
          <w:rtl/>
        </w:rPr>
        <w:t>"</w:t>
      </w:r>
      <w:r w:rsidR="00183046">
        <w:rPr>
          <w:rFonts w:ascii="Fb Fontext" w:hAnsi="Fb Fontext" w:hint="cs"/>
          <w:sz w:val="32"/>
          <w:rtl/>
        </w:rPr>
        <w:t xml:space="preserve">ל </w:t>
      </w:r>
      <w:r w:rsidRPr="00C35A2C">
        <w:rPr>
          <w:rFonts w:ascii="Fb Fontext" w:hAnsi="Fb Fontext"/>
          <w:sz w:val="32"/>
          <w:rtl/>
        </w:rPr>
        <w:t xml:space="preserve">שרצו </w:t>
      </w:r>
      <w:r w:rsidRPr="00C35A2C">
        <w:rPr>
          <w:rStyle w:val="afff8"/>
          <w:rtl/>
        </w:rPr>
        <w:t>לחצות</w:t>
      </w:r>
      <w:r w:rsidRPr="00C35A2C">
        <w:rPr>
          <w:rFonts w:ascii="Fb Fontext" w:hAnsi="Fb Fontext" w:hint="cs"/>
          <w:sz w:val="32"/>
          <w:rtl/>
        </w:rPr>
        <w:t>.</w:t>
      </w:r>
    </w:p>
    <w:p w14:paraId="69F7C14A" w14:textId="412937C6" w:rsidR="00AC0AF5" w:rsidRPr="001B450D" w:rsidRDefault="001B450D" w:rsidP="00AC0AF5">
      <w:pPr>
        <w:pStyle w:val="aff9"/>
        <w:rPr>
          <w:del w:id="90002" w:author="מנוע עיצוב" w:date="2026-10-08T11:01:28Z"/>
          <w:rtl/>
        </w:rPr>
      </w:pPr>
      <w:del w:id="90001" w:author="מנוע עיצוב" w:date="2026-10-08T11:01:28Z">
        <w:r w:rsidRPr="001B450D">
          <w:rPr>
            <w:rFonts w:hint="cs"/>
            <w:rtl/>
          </w:rPr>
          <w:delText xml:space="preserve">***</w:delText>
        </w:r>
      </w:del>
    </w:p>
    <w:p w14:paraId="60BF338F" w14:textId="77777777" w:rsidR="00AC0AF5" w:rsidRPr="00801934" w:rsidRDefault="00AC0AF5" w:rsidP="00AF2FEB">
      <w:pPr>
        <w:pStyle w:val="afffb"/>
        <w:rPr>
          <w:rtl/>
        </w:rPr>
      </w:pPr>
      <w:ins w:id="9802" w:author="מספור קטעי משנה" w:date="2026-10-06T06:44:59Z">
        <w:r>
          <w:rPr>
            <w:rStyle w:val="MisparKeta"/>
          </w:rPr>
          <w:t xml:space="preserve">א. </w:t>
        </w:r>
      </w:ins>
      <w:r w:rsidRPr="00801934">
        <w:rPr>
          <w:rtl/>
        </w:rPr>
        <w:t>בונין את הכותל באמצע וכו'.</w:t>
      </w:r>
    </w:p>
    <w:p w14:paraId="53734038" w14:textId="77777777" w:rsidR="00183046" w:rsidRDefault="00AC0AF5" w:rsidP="00183046">
      <w:pPr>
        <w:pStyle w:val="36"/>
        <w:framePr w:wrap="notBeside"/>
        <w:rPr>
          <w:rtl/>
        </w:rPr>
      </w:pPr>
      <w:r w:rsidRPr="00C35A2C">
        <w:rPr>
          <w:rFonts w:hint="cs"/>
          <w:rtl/>
        </w:rPr>
        <w:t>וקמ</w:t>
      </w:r>
      <w:r w:rsidRPr="00C35A2C">
        <w:rPr>
          <w:rtl/>
        </w:rPr>
        <w:t>"</w:t>
      </w:r>
      <w:r w:rsidRPr="00C35A2C">
        <w:rPr>
          <w:rFonts w:hint="cs"/>
          <w:rtl/>
        </w:rPr>
        <w:t>ל</w:t>
      </w:r>
    </w:p>
    <w:p w14:paraId="2229E292" w14:textId="43DE63D6" w:rsidR="00AC0AF5" w:rsidRDefault="00AC0AF5" w:rsidP="00AC0AF5">
      <w:pPr>
        <w:rPr>
          <w:rFonts w:ascii="Fb Fontext" w:hAnsi="Fb Fontext"/>
          <w:sz w:val="32"/>
          <w:rtl/>
        </w:rPr>
      </w:pPr>
      <w:r w:rsidRPr="00C35A2C">
        <w:rPr>
          <w:rFonts w:ascii="Fb Fontext" w:hAnsi="Fb Fontext" w:hint="cs"/>
          <w:sz w:val="32"/>
          <w:rtl/>
        </w:rPr>
        <w:t>דאפי</w:t>
      </w:r>
      <w:r w:rsidRPr="00F10693">
        <w:rPr>
          <w:rFonts w:hint="cs"/>
          <w:rtl/>
        </w:rPr>
        <w:t xml:space="preserve">' </w:t>
      </w:r>
      <w:r w:rsidRPr="00C35A2C">
        <w:rPr>
          <w:rFonts w:ascii="Fb Fontext" w:hAnsi="Fb Fontext" w:hint="cs"/>
          <w:sz w:val="32"/>
          <w:rtl/>
        </w:rPr>
        <w:t xml:space="preserve">בנתרצה </w:t>
      </w:r>
      <w:r>
        <w:rPr>
          <w:rFonts w:ascii="Fb Fontext" w:hAnsi="Fb Fontext" w:hint="cs"/>
          <w:sz w:val="32"/>
          <w:rtl/>
        </w:rPr>
        <w:t>לחבירו לחלוק אמרי</w:t>
      </w:r>
      <w:r w:rsidRPr="00F10693">
        <w:rPr>
          <w:rFonts w:hint="cs"/>
          <w:rtl/>
        </w:rPr>
        <w:t xml:space="preserve">' </w:t>
      </w:r>
      <w:r>
        <w:rPr>
          <w:rFonts w:ascii="Fb Fontext" w:hAnsi="Fb Fontext" w:hint="cs"/>
          <w:sz w:val="32"/>
          <w:rtl/>
        </w:rPr>
        <w:t>דהתרצה לאויר ואפי</w:t>
      </w:r>
      <w:r w:rsidRPr="00F10693">
        <w:rPr>
          <w:rFonts w:hint="cs"/>
          <w:rtl/>
        </w:rPr>
        <w:t xml:space="preserve">' </w:t>
      </w:r>
      <w:r>
        <w:rPr>
          <w:rFonts w:ascii="Fb Fontext" w:hAnsi="Fb Fontext" w:hint="cs"/>
          <w:sz w:val="32"/>
          <w:rtl/>
        </w:rPr>
        <w:t>לתשמיש</w:t>
      </w:r>
      <w:r w:rsidRPr="00C35A2C">
        <w:rPr>
          <w:rFonts w:ascii="Fb Fontext" w:hAnsi="Fb Fontext" w:hint="cs"/>
          <w:sz w:val="32"/>
          <w:rtl/>
        </w:rPr>
        <w:t>.</w:t>
      </w:r>
    </w:p>
    <w:p w14:paraId="3BE5CAEA" w14:textId="2B7FCC41" w:rsidR="00AC0AF5" w:rsidRPr="00183046" w:rsidRDefault="00AC0AF5" w:rsidP="006950A7">
      <w:pPr>
        <w:pStyle w:val="affff9"/>
        <w:rPr>
          <w:rStyle w:val="afffff0"/>
          <w:rtl/>
        </w:rPr>
      </w:pPr>
      <w:r w:rsidRPr="00C35A2C">
        <w:rPr>
          <w:rtl/>
        </w:rPr>
        <w:t xml:space="preserve">והיזק ראיה לאו שמיה היזק? </w:t>
      </w:r>
      <w:r w:rsidR="00183046">
        <w:rPr>
          <w:rtl/>
        </w:rPr>
        <w:br/>
      </w:r>
      <w:r w:rsidRPr="00183046">
        <w:rPr>
          <w:rStyle w:val="afffff0"/>
          <w:rtl/>
        </w:rPr>
        <w:t>(סימן: גינה כותל כופין וחולקין חלונות דרב נחמן)</w:t>
      </w:r>
    </w:p>
    <w:p w14:paraId="7A21C752" w14:textId="6F44EF40" w:rsidR="00183046" w:rsidRDefault="00183046" w:rsidP="00183046">
      <w:pPr>
        <w:pStyle w:val="36"/>
        <w:framePr w:wrap="notBeside"/>
        <w:rPr>
          <w:rtl/>
        </w:rPr>
      </w:pPr>
      <w:r>
        <w:rPr>
          <w:rFonts w:hint="cs"/>
          <w:rtl/>
        </w:rPr>
        <w:t xml:space="preserve">א. </w:t>
      </w:r>
      <w:r w:rsidR="00AC0AF5" w:rsidRPr="00C35A2C">
        <w:rPr>
          <w:rFonts w:hint="cs"/>
          <w:rtl/>
        </w:rPr>
        <w:t>והך</w:t>
      </w:r>
    </w:p>
    <w:p w14:paraId="79A63E9B" w14:textId="7CD230CB" w:rsidR="00AC0AF5" w:rsidRPr="00C35A2C" w:rsidRDefault="00AC0AF5" w:rsidP="00AC0AF5">
      <w:pPr>
        <w:rPr>
          <w:rFonts w:ascii="Fb Fontext" w:hAnsi="Fb Fontext"/>
          <w:rtl/>
        </w:rPr>
      </w:pPr>
      <w:r w:rsidRPr="00C35A2C">
        <w:rPr>
          <w:rFonts w:ascii="Fb Fontext" w:hAnsi="Fb Fontext" w:hint="cs"/>
          <w:rtl/>
        </w:rPr>
        <w:t>ד</w:t>
      </w:r>
      <w:r w:rsidRPr="00C35A2C">
        <w:rPr>
          <w:rFonts w:ascii="Fb Fontext" w:hAnsi="Fb Fontext"/>
          <w:rtl/>
        </w:rPr>
        <w:t>וכן בגינה</w:t>
      </w:r>
      <w:r w:rsidRPr="00C35A2C">
        <w:rPr>
          <w:rFonts w:ascii="Fb Fontext" w:hAnsi="Fb Fontext" w:hint="cs"/>
          <w:rtl/>
        </w:rPr>
        <w:t xml:space="preserve">- </w:t>
      </w:r>
      <w:r w:rsidRPr="00C35A2C">
        <w:rPr>
          <w:rFonts w:ascii="Fb Fontext" w:hAnsi="Fb Fontext"/>
          <w:rtl/>
        </w:rPr>
        <w:t xml:space="preserve"> גינה שאני, </w:t>
      </w:r>
      <w:r w:rsidRPr="00183046">
        <w:rPr>
          <w:rStyle w:val="affffe"/>
          <w:rtl/>
        </w:rPr>
        <w:t>כ</w:t>
      </w:r>
      <w:r w:rsidRPr="00183046">
        <w:rPr>
          <w:rStyle w:val="affffe"/>
          <w:rFonts w:hint="cs"/>
          <w:rtl/>
        </w:rPr>
        <w:t>רב</w:t>
      </w:r>
      <w:r w:rsidRPr="00C35A2C">
        <w:rPr>
          <w:rFonts w:ascii="Fb Fontext" w:hAnsi="Fb Fontext" w:hint="cs"/>
          <w:rtl/>
        </w:rPr>
        <w:t xml:space="preserve"> ד</w:t>
      </w:r>
      <w:r w:rsidRPr="00C35A2C">
        <w:rPr>
          <w:rFonts w:ascii="Fb Fontext" w:hAnsi="Fb Fontext"/>
          <w:rtl/>
        </w:rPr>
        <w:t>אסור לאדם לעמוד בשדה חבירו בשעה שהיא עומדת בקמותיה</w:t>
      </w:r>
    </w:p>
    <w:p w14:paraId="52057105" w14:textId="49F6666C" w:rsidR="00183046" w:rsidRDefault="00183046" w:rsidP="00183046">
      <w:pPr>
        <w:pStyle w:val="36"/>
        <w:framePr w:wrap="notBeside"/>
        <w:rPr>
          <w:rtl/>
        </w:rPr>
      </w:pPr>
      <w:r>
        <w:rPr>
          <w:rFonts w:hint="cs"/>
          <w:rtl/>
        </w:rPr>
        <w:t>ב.</w:t>
      </w:r>
      <w:r w:rsidR="00AC0AF5" w:rsidRPr="00C35A2C">
        <w:rPr>
          <w:rFonts w:hint="cs"/>
          <w:rtl/>
        </w:rPr>
        <w:t xml:space="preserve"> </w:t>
      </w:r>
      <w:r w:rsidR="00AC0AF5" w:rsidRPr="00C35A2C">
        <w:rPr>
          <w:rtl/>
        </w:rPr>
        <w:t>וה</w:t>
      </w:r>
      <w:r w:rsidR="00AC0AF5" w:rsidRPr="00C35A2C">
        <w:rPr>
          <w:rFonts w:hint="cs"/>
          <w:rtl/>
        </w:rPr>
        <w:t>ך</w:t>
      </w:r>
    </w:p>
    <w:p w14:paraId="79BCCB13" w14:textId="6B10205F" w:rsidR="00AC0AF5" w:rsidRPr="00C35A2C" w:rsidRDefault="00AC0AF5" w:rsidP="00AC0AF5">
      <w:pPr>
        <w:rPr>
          <w:rFonts w:ascii="Fb Fontext" w:hAnsi="Fb Fontext"/>
          <w:rtl/>
        </w:rPr>
      </w:pPr>
      <w:r w:rsidRPr="00C35A2C">
        <w:rPr>
          <w:rFonts w:ascii="Fb Fontext" w:hAnsi="Fb Fontext" w:hint="cs"/>
          <w:sz w:val="32"/>
          <w:rtl/>
        </w:rPr>
        <w:t>ד</w:t>
      </w:r>
      <w:r w:rsidRPr="00C35A2C">
        <w:rPr>
          <w:rFonts w:ascii="Fb Fontext" w:hAnsi="Fb Fontext"/>
          <w:sz w:val="32"/>
          <w:rtl/>
        </w:rPr>
        <w:t xml:space="preserve">וכן קתני! </w:t>
      </w:r>
      <w:r w:rsidRPr="00C35A2C">
        <w:rPr>
          <w:rFonts w:ascii="Fb Fontext" w:hAnsi="Fb Fontext" w:hint="cs"/>
          <w:sz w:val="32"/>
          <w:rtl/>
        </w:rPr>
        <w:t xml:space="preserve">- </w:t>
      </w:r>
      <w:r w:rsidRPr="00C35A2C">
        <w:rPr>
          <w:rFonts w:ascii="Fb Fontext" w:hAnsi="Fb Fontext"/>
          <w:sz w:val="32"/>
          <w:rtl/>
        </w:rPr>
        <w:t>אגויל וגזית.</w:t>
      </w:r>
    </w:p>
    <w:p w14:paraId="381D32E2" w14:textId="471B8BDD" w:rsidR="00183046" w:rsidRDefault="00183046" w:rsidP="00183046">
      <w:pPr>
        <w:pStyle w:val="36"/>
        <w:framePr w:wrap="notBeside"/>
        <w:rPr>
          <w:rtl/>
        </w:rPr>
      </w:pPr>
      <w:r>
        <w:rPr>
          <w:rFonts w:hint="cs"/>
          <w:rtl/>
        </w:rPr>
        <w:t xml:space="preserve">ג. </w:t>
      </w:r>
      <w:r w:rsidR="00AC0AF5" w:rsidRPr="00C35A2C">
        <w:rPr>
          <w:rFonts w:hint="cs"/>
          <w:rtl/>
        </w:rPr>
        <w:t>והך</w:t>
      </w:r>
    </w:p>
    <w:p w14:paraId="67313E7A" w14:textId="77777777" w:rsidR="00183046" w:rsidRDefault="00AC0AF5" w:rsidP="00AC0AF5">
      <w:pPr>
        <w:rPr>
          <w:rFonts w:ascii="Fb Fontext" w:hAnsi="Fb Fontext"/>
          <w:rtl/>
        </w:rPr>
      </w:pPr>
      <w:r w:rsidRPr="00C35A2C">
        <w:rPr>
          <w:rFonts w:ascii="Fb Fontext" w:hAnsi="Fb Fontext" w:hint="cs"/>
          <w:rtl/>
        </w:rPr>
        <w:t>ד</w:t>
      </w:r>
      <w:r w:rsidRPr="00F10693">
        <w:rPr>
          <w:rFonts w:hint="cs"/>
          <w:rtl/>
        </w:rPr>
        <w:t>'</w:t>
      </w:r>
      <w:r w:rsidRPr="00F10693">
        <w:rPr>
          <w:rtl/>
        </w:rPr>
        <w:t>כ</w:t>
      </w:r>
      <w:r w:rsidRPr="00C35A2C">
        <w:rPr>
          <w:rFonts w:ascii="Fb Fontext" w:hAnsi="Fb Fontext"/>
          <w:rtl/>
        </w:rPr>
        <w:t>ותל חצר שנפל מחייבין אותו לבנות עד ד"</w:t>
      </w:r>
      <w:r w:rsidRPr="00C35A2C">
        <w:rPr>
          <w:rFonts w:ascii="Fb Fontext" w:hAnsi="Fb Fontext" w:hint="cs"/>
          <w:rtl/>
        </w:rPr>
        <w:t>א</w:t>
      </w:r>
    </w:p>
    <w:p w14:paraId="5AC78107" w14:textId="4839A9BB" w:rsidR="00AC0AF5" w:rsidRPr="00C35A2C" w:rsidRDefault="00AC0AF5" w:rsidP="00AC0AF5">
      <w:pPr>
        <w:rPr>
          <w:rFonts w:ascii="Fb Fontext" w:hAnsi="Fb Fontext"/>
          <w:rtl/>
        </w:rPr>
      </w:pPr>
      <w:r w:rsidRPr="00C35A2C">
        <w:rPr>
          <w:rFonts w:ascii="Fb Fontext" w:hAnsi="Fb Fontext" w:hint="cs"/>
          <w:rtl/>
        </w:rPr>
        <w:t xml:space="preserve">- </w:t>
      </w:r>
      <w:r w:rsidRPr="00C35A2C">
        <w:rPr>
          <w:rFonts w:ascii="Fb Fontext" w:hAnsi="Fb Fontext"/>
          <w:rtl/>
        </w:rPr>
        <w:t>נפל שאני.</w:t>
      </w:r>
      <w:r w:rsidRPr="00C35A2C">
        <w:rPr>
          <w:rFonts w:ascii="Fb Fontext" w:hAnsi="Fb Fontext" w:hint="cs"/>
          <w:rtl/>
        </w:rPr>
        <w:t xml:space="preserve"> </w:t>
      </w:r>
      <w:r w:rsidRPr="00183046">
        <w:rPr>
          <w:rStyle w:val="affffe"/>
          <w:rFonts w:hint="cs"/>
          <w:rtl/>
        </w:rPr>
        <w:t>ואשמעי</w:t>
      </w:r>
      <w:r w:rsidRPr="00F10693">
        <w:rPr>
          <w:rFonts w:hint="cs"/>
          <w:rtl/>
        </w:rPr>
        <w:t xml:space="preserve">' </w:t>
      </w:r>
      <w:r w:rsidRPr="00C35A2C">
        <w:rPr>
          <w:rFonts w:ascii="Fb Fontext" w:hAnsi="Fb Fontext" w:hint="cs"/>
          <w:rtl/>
        </w:rPr>
        <w:t>דלמעלה מד</w:t>
      </w:r>
      <w:r w:rsidRPr="00C35A2C">
        <w:rPr>
          <w:rFonts w:ascii="Fb Fontext" w:hAnsi="Fb Fontext"/>
          <w:rtl/>
        </w:rPr>
        <w:t>"</w:t>
      </w:r>
      <w:r w:rsidRPr="00C35A2C">
        <w:rPr>
          <w:rFonts w:ascii="Fb Fontext" w:hAnsi="Fb Fontext" w:hint="cs"/>
          <w:rtl/>
        </w:rPr>
        <w:t>א אין מחייבין אותו</w:t>
      </w:r>
    </w:p>
    <w:p w14:paraId="3936482A" w14:textId="77777777" w:rsidR="00183046" w:rsidRDefault="00183046" w:rsidP="00183046">
      <w:pPr>
        <w:pStyle w:val="36"/>
        <w:framePr w:wrap="notBeside"/>
        <w:rPr>
          <w:rtl/>
        </w:rPr>
      </w:pPr>
      <w:r>
        <w:rPr>
          <w:rFonts w:hint="cs"/>
          <w:rtl/>
        </w:rPr>
        <w:t>ד.</w:t>
      </w:r>
      <w:r w:rsidR="00AC0AF5" w:rsidRPr="00C35A2C">
        <w:rPr>
          <w:rFonts w:hint="cs"/>
          <w:rtl/>
        </w:rPr>
        <w:t xml:space="preserve"> והך </w:t>
      </w:r>
    </w:p>
    <w:p w14:paraId="32ADBD64" w14:textId="151FB44A" w:rsidR="00AC0AF5" w:rsidRPr="00C35A2C" w:rsidRDefault="00AC0AF5" w:rsidP="00AC0AF5">
      <w:pPr>
        <w:rPr>
          <w:rFonts w:ascii="Fb Fontext" w:hAnsi="Fb Fontext"/>
          <w:rtl/>
        </w:rPr>
      </w:pPr>
      <w:r w:rsidRPr="00F10693">
        <w:rPr>
          <w:rFonts w:hint="cs"/>
          <w:rtl/>
        </w:rPr>
        <w:t>'</w:t>
      </w:r>
      <w:r w:rsidRPr="00F10693">
        <w:rPr>
          <w:rtl/>
        </w:rPr>
        <w:t>כ</w:t>
      </w:r>
      <w:r w:rsidRPr="00C35A2C">
        <w:rPr>
          <w:rFonts w:ascii="Fb Fontext" w:hAnsi="Fb Fontext"/>
          <w:sz w:val="32"/>
          <w:rtl/>
        </w:rPr>
        <w:t>ופין אותו לבנות בית שער ודלת לחצר</w:t>
      </w:r>
      <w:r w:rsidRPr="00C35A2C">
        <w:rPr>
          <w:rFonts w:ascii="Fb Fontext" w:hAnsi="Fb Fontext" w:hint="cs"/>
          <w:sz w:val="32"/>
          <w:rtl/>
        </w:rPr>
        <w:t>- ד</w:t>
      </w:r>
      <w:r w:rsidRPr="00C35A2C">
        <w:rPr>
          <w:rFonts w:ascii="Fb Fontext" w:hAnsi="Fb Fontext"/>
          <w:sz w:val="32"/>
          <w:rtl/>
        </w:rPr>
        <w:t>ה</w:t>
      </w:r>
      <w:r w:rsidR="0077547F">
        <w:rPr>
          <w:rFonts w:ascii="Fb Fontext" w:hAnsi="Fb Fontext" w:hint="cs"/>
          <w:sz w:val="32"/>
          <w:rtl/>
        </w:rPr>
        <w:t>י</w:t>
      </w:r>
      <w:r w:rsidRPr="00C35A2C">
        <w:rPr>
          <w:rFonts w:ascii="Fb Fontext" w:hAnsi="Fb Fontext"/>
          <w:sz w:val="32"/>
          <w:rtl/>
        </w:rPr>
        <w:t>זק דרבים שאני.</w:t>
      </w:r>
    </w:p>
    <w:p w14:paraId="5A0A2501" w14:textId="25CA9D55" w:rsidR="00183046" w:rsidRDefault="00183046" w:rsidP="00183046">
      <w:pPr>
        <w:pStyle w:val="36"/>
        <w:framePr w:wrap="notBeside"/>
        <w:rPr>
          <w:rtl/>
        </w:rPr>
      </w:pPr>
      <w:r>
        <w:rPr>
          <w:rFonts w:hint="cs"/>
          <w:rtl/>
        </w:rPr>
        <w:t xml:space="preserve">ה. </w:t>
      </w:r>
      <w:r w:rsidR="00AC0AF5" w:rsidRPr="006765C4">
        <w:rPr>
          <w:rFonts w:hint="cs"/>
          <w:rtl/>
        </w:rPr>
        <w:t>והך</w:t>
      </w:r>
    </w:p>
    <w:p w14:paraId="239F3791" w14:textId="0F87564F" w:rsidR="00AC0AF5" w:rsidRPr="00C35A2C" w:rsidRDefault="00AC0AF5" w:rsidP="00183046">
      <w:pPr>
        <w:rPr>
          <w:rFonts w:cs="Guttman Vilna"/>
          <w:b/>
          <w:bCs/>
          <w:rtl/>
        </w:rPr>
      </w:pPr>
      <w:r w:rsidRPr="00183046">
        <w:rPr>
          <w:rFonts w:hint="cs"/>
          <w:rtl/>
        </w:rPr>
        <w:t>ד</w:t>
      </w:r>
      <w:r w:rsidRPr="00F10693">
        <w:rPr>
          <w:rFonts w:hint="cs"/>
          <w:rtl/>
        </w:rPr>
        <w:t>'</w:t>
      </w:r>
      <w:r w:rsidRPr="00F10693">
        <w:rPr>
          <w:rtl/>
        </w:rPr>
        <w:t>א</w:t>
      </w:r>
      <w:r w:rsidRPr="00183046">
        <w:rPr>
          <w:rtl/>
        </w:rPr>
        <w:t>ין חולקין את החצר עד שיהא בה ד</w:t>
      </w:r>
      <w:r w:rsidRPr="00F10693">
        <w:rPr>
          <w:rtl/>
        </w:rPr>
        <w:t>'</w:t>
      </w:r>
      <w:r w:rsidRPr="00F10693">
        <w:rPr>
          <w:rFonts w:hint="cs"/>
          <w:rtl/>
        </w:rPr>
        <w:t>א</w:t>
      </w:r>
      <w:r w:rsidRPr="00183046">
        <w:rPr>
          <w:rtl/>
        </w:rPr>
        <w:t xml:space="preserve"> לזה וד</w:t>
      </w:r>
      <w:r w:rsidRPr="00F10693">
        <w:rPr>
          <w:rtl/>
        </w:rPr>
        <w:t>'</w:t>
      </w:r>
      <w:r w:rsidRPr="00F10693">
        <w:rPr>
          <w:rFonts w:hint="cs"/>
          <w:rtl/>
        </w:rPr>
        <w:t>א</w:t>
      </w:r>
      <w:r w:rsidRPr="00183046">
        <w:rPr>
          <w:rFonts w:hint="cs"/>
          <w:rtl/>
        </w:rPr>
        <w:t xml:space="preserve"> </w:t>
      </w:r>
      <w:r w:rsidRPr="00183046">
        <w:rPr>
          <w:rtl/>
        </w:rPr>
        <w:t>לזה</w:t>
      </w:r>
      <w:r w:rsidRPr="00F10693">
        <w:rPr>
          <w:rFonts w:hint="cs"/>
          <w:rtl/>
        </w:rPr>
        <w:t xml:space="preserve">' </w:t>
      </w:r>
      <w:r w:rsidRPr="00183046">
        <w:rPr>
          <w:rStyle w:val="afffff0"/>
          <w:rtl/>
        </w:rPr>
        <w:t>הא יש בה כדי לזה וכדי לזה חולקין,</w:t>
      </w:r>
      <w:r w:rsidR="00183046">
        <w:rPr>
          <w:rFonts w:hint="cs"/>
          <w:rtl/>
        </w:rPr>
        <w:t xml:space="preserve"> </w:t>
      </w:r>
      <w:r w:rsidR="0077547F">
        <w:rPr>
          <w:rtl/>
        </w:rPr>
        <w:tab/>
      </w:r>
      <w:r>
        <w:rPr>
          <w:rtl/>
        </w:rPr>
        <w:t xml:space="preserve">- </w:t>
      </w:r>
      <w:r w:rsidRPr="00C35A2C">
        <w:rPr>
          <w:rtl/>
        </w:rPr>
        <w:t xml:space="preserve">לא בכותל </w:t>
      </w:r>
      <w:r w:rsidRPr="00C35A2C">
        <w:rPr>
          <w:rFonts w:hint="cs"/>
          <w:rtl/>
        </w:rPr>
        <w:t>א</w:t>
      </w:r>
      <w:r w:rsidRPr="00C35A2C">
        <w:rPr>
          <w:rtl/>
        </w:rPr>
        <w:t>לא במסיפס בעלמא.</w:t>
      </w:r>
    </w:p>
    <w:p w14:paraId="200A8447" w14:textId="63F56F5F" w:rsidR="00183046" w:rsidRDefault="00183046" w:rsidP="00183046">
      <w:pPr>
        <w:pStyle w:val="36"/>
        <w:framePr w:wrap="notBeside"/>
        <w:rPr>
          <w:rtl/>
        </w:rPr>
      </w:pPr>
      <w:r>
        <w:rPr>
          <w:rFonts w:hint="cs"/>
          <w:rtl/>
        </w:rPr>
        <w:t xml:space="preserve">ו. </w:t>
      </w:r>
      <w:r w:rsidR="00AC0AF5" w:rsidRPr="00C35A2C">
        <w:rPr>
          <w:rFonts w:hint="cs"/>
          <w:rtl/>
        </w:rPr>
        <w:t>והך</w:t>
      </w:r>
    </w:p>
    <w:p w14:paraId="6CC0E48B" w14:textId="41D4BAAA" w:rsidR="00183046" w:rsidRPr="00183046" w:rsidRDefault="00AC0AF5" w:rsidP="00183046">
      <w:pPr>
        <w:rPr>
          <w:rFonts w:cs="Guttman Vilna"/>
          <w:b/>
          <w:bCs/>
          <w:rtl/>
        </w:rPr>
      </w:pPr>
      <w:r w:rsidRPr="00C35A2C">
        <w:rPr>
          <w:rFonts w:ascii="Fb Fontext" w:hAnsi="Fb Fontext" w:hint="cs"/>
          <w:rtl/>
        </w:rPr>
        <w:t>ד</w:t>
      </w:r>
      <w:r w:rsidRPr="00C35A2C">
        <w:rPr>
          <w:rFonts w:ascii="Fb Fontext" w:hAnsi="Fb Fontext"/>
          <w:rtl/>
        </w:rPr>
        <w:t xml:space="preserve">החלונות, בין מלמעלה </w:t>
      </w:r>
      <w:r w:rsidRPr="00183046">
        <w:rPr>
          <w:rStyle w:val="afffff0"/>
          <w:rFonts w:hint="cs"/>
          <w:rtl/>
        </w:rPr>
        <w:t>[שלא יציץ]</w:t>
      </w:r>
      <w:r w:rsidRPr="00C35A2C">
        <w:rPr>
          <w:rFonts w:ascii="Fb Fontext" w:hAnsi="Fb Fontext" w:hint="cs"/>
          <w:rtl/>
        </w:rPr>
        <w:t xml:space="preserve"> </w:t>
      </w:r>
      <w:r w:rsidRPr="00C35A2C">
        <w:rPr>
          <w:rFonts w:ascii="Fb Fontext" w:hAnsi="Fb Fontext"/>
          <w:rtl/>
        </w:rPr>
        <w:t xml:space="preserve">בין מלמטה </w:t>
      </w:r>
      <w:r w:rsidRPr="00183046">
        <w:rPr>
          <w:rStyle w:val="afffff0"/>
          <w:rFonts w:hint="cs"/>
          <w:rtl/>
        </w:rPr>
        <w:t>[שלא יעמוד]</w:t>
      </w:r>
      <w:r w:rsidRPr="00C35A2C">
        <w:rPr>
          <w:rFonts w:ascii="Fb Fontext" w:hAnsi="Fb Fontext"/>
          <w:rtl/>
        </w:rPr>
        <w:t xml:space="preserve"> ובין מכנגדן </w:t>
      </w:r>
      <w:r w:rsidRPr="00183046">
        <w:rPr>
          <w:rStyle w:val="afffff0"/>
          <w:rFonts w:hint="cs"/>
          <w:rtl/>
        </w:rPr>
        <w:t>[שלא יאפיל]</w:t>
      </w:r>
      <w:r w:rsidRPr="00C35A2C">
        <w:rPr>
          <w:rFonts w:ascii="Fb Fontext" w:hAnsi="Fb Fontext"/>
          <w:rtl/>
        </w:rPr>
        <w:t xml:space="preserve"> - ד</w:t>
      </w:r>
      <w:r w:rsidRPr="00F10693">
        <w:rPr>
          <w:rtl/>
        </w:rPr>
        <w:t xml:space="preserve">' </w:t>
      </w:r>
      <w:r w:rsidRPr="00C35A2C">
        <w:rPr>
          <w:rFonts w:ascii="Fb Fontext" w:hAnsi="Fb Fontext"/>
          <w:rtl/>
        </w:rPr>
        <w:t>אמות</w:t>
      </w:r>
      <w:r w:rsidR="00183046">
        <w:rPr>
          <w:rFonts w:ascii="Fb Fontext" w:hAnsi="Fb Fontext" w:hint="cs"/>
          <w:rtl/>
        </w:rPr>
        <w:t xml:space="preserve"> </w:t>
      </w:r>
      <w:r w:rsidR="0077547F">
        <w:rPr>
          <w:rtl/>
        </w:rPr>
        <w:t>–</w:t>
      </w:r>
      <w:r>
        <w:rPr>
          <w:rtl/>
        </w:rPr>
        <w:t xml:space="preserve"> </w:t>
      </w:r>
      <w:r w:rsidR="0077547F">
        <w:rPr>
          <w:rFonts w:hint="cs"/>
          <w:rtl/>
        </w:rPr>
        <w:t xml:space="preserve">שאני </w:t>
      </w:r>
      <w:r w:rsidRPr="00C35A2C">
        <w:rPr>
          <w:rtl/>
        </w:rPr>
        <w:t>ה</w:t>
      </w:r>
      <w:r w:rsidR="0077547F">
        <w:rPr>
          <w:rFonts w:hint="cs"/>
          <w:rtl/>
        </w:rPr>
        <w:t>י</w:t>
      </w:r>
      <w:r w:rsidRPr="00C35A2C">
        <w:rPr>
          <w:rtl/>
        </w:rPr>
        <w:t>זק דבית.</w:t>
      </w:r>
    </w:p>
    <w:p w14:paraId="3531CE7D" w14:textId="14748167" w:rsidR="00183046" w:rsidRDefault="00183046" w:rsidP="00183046">
      <w:pPr>
        <w:pStyle w:val="36"/>
        <w:framePr w:wrap="notBeside"/>
        <w:rPr>
          <w:rtl/>
        </w:rPr>
      </w:pPr>
      <w:r>
        <w:rPr>
          <w:rFonts w:hint="cs"/>
          <w:rtl/>
        </w:rPr>
        <w:t>ז.</w:t>
      </w:r>
      <w:r w:rsidR="00AC0AF5" w:rsidRPr="00C35A2C">
        <w:rPr>
          <w:rFonts w:hint="cs"/>
          <w:rtl/>
        </w:rPr>
        <w:t xml:space="preserve"> והך </w:t>
      </w:r>
      <w:r>
        <w:rPr>
          <w:rFonts w:hint="cs"/>
          <w:rtl/>
        </w:rPr>
        <w:t>ד</w:t>
      </w:r>
      <w:r w:rsidR="00AC0AF5" w:rsidRPr="00C35A2C">
        <w:rPr>
          <w:rFonts w:hint="cs"/>
          <w:rtl/>
        </w:rPr>
        <w:t>שמואל</w:t>
      </w:r>
      <w:r w:rsidR="00AC0AF5" w:rsidRPr="00C35A2C">
        <w:rPr>
          <w:rtl/>
        </w:rPr>
        <w:t>:</w:t>
      </w:r>
    </w:p>
    <w:p w14:paraId="725CE637" w14:textId="36D88529" w:rsidR="00AC0AF5" w:rsidRDefault="0077547F" w:rsidP="00AC0AF5">
      <w:pPr>
        <w:rPr>
          <w:rFonts w:ascii="Fb Fontext" w:hAnsi="Fb Fontext"/>
          <w:sz w:val="32"/>
          <w:rtl/>
        </w:rPr>
      </w:pPr>
      <w:r>
        <w:rPr>
          <w:rFonts w:ascii="BA Or Tzadikim Regular" w:hAnsi="BA Or Tzadikim Regular" w:cs="BA Or Tzadikim Regular"/>
          <w:rtl/>
        </w:rPr>
        <w:t>◄</w:t>
      </w:r>
      <w:r>
        <w:rPr>
          <w:rFonts w:ascii="Fb Fontext" w:hAnsi="Fb Fontext" w:hint="cs"/>
          <w:sz w:val="32"/>
          <w:rtl/>
        </w:rPr>
        <w:t xml:space="preserve"> </w:t>
      </w:r>
      <w:r w:rsidR="00AC0AF5" w:rsidRPr="00C35A2C">
        <w:rPr>
          <w:rFonts w:ascii="Fb Fontext" w:hAnsi="Fb Fontext"/>
          <w:sz w:val="32"/>
          <w:rtl/>
        </w:rPr>
        <w:t>גג הסמוך לחצר חבירו - עושין לו מעקה גבוה ד</w:t>
      </w:r>
      <w:r w:rsidR="00AC0AF5" w:rsidRPr="00F10693">
        <w:rPr>
          <w:rtl/>
        </w:rPr>
        <w:t xml:space="preserve">' </w:t>
      </w:r>
      <w:r w:rsidR="00AC0AF5" w:rsidRPr="00C35A2C">
        <w:rPr>
          <w:rFonts w:ascii="Fb Fontext" w:hAnsi="Fb Fontext"/>
          <w:sz w:val="32"/>
          <w:rtl/>
        </w:rPr>
        <w:t>אמות!</w:t>
      </w:r>
    </w:p>
    <w:p w14:paraId="4D64FEEE" w14:textId="77777777" w:rsidR="0077547F" w:rsidRPr="0077547F" w:rsidRDefault="00AC0AF5" w:rsidP="0077547F">
      <w:pPr>
        <w:pStyle w:val="36"/>
        <w:framePr w:wrap="notBeside"/>
        <w:rPr>
          <w:rtl/>
        </w:rPr>
      </w:pPr>
      <w:r w:rsidRPr="0077547F">
        <w:rPr>
          <w:rFonts w:hint="cs"/>
          <w:rtl/>
        </w:rPr>
        <w:t>-</w:t>
      </w:r>
    </w:p>
    <w:p w14:paraId="4864431F" w14:textId="74D2DDD4" w:rsidR="005729AA" w:rsidRPr="00A93E8E" w:rsidRDefault="00AC0AF5" w:rsidP="00A93E8E">
      <w:pPr>
        <w:rPr>
          <w:rtl/>
        </w:rPr>
      </w:pPr>
      <w:r w:rsidRPr="00183046">
        <w:rPr>
          <w:rtl/>
        </w:rPr>
        <w:t>שאני התם</w:t>
      </w:r>
      <w:r w:rsidRPr="00183046">
        <w:rPr>
          <w:rFonts w:hint="cs"/>
          <w:rtl/>
        </w:rPr>
        <w:t xml:space="preserve"> דבעל החצר אומר לבעל הגג שתשמישו אינו קבוע ואינו יודע מתי יעלה ליצטנע ממנו</w:t>
      </w:r>
    </w:p>
    <w:p w14:paraId="0F9668AD" w14:textId="246817C2" w:rsidR="00AC0AF5" w:rsidRPr="00183046" w:rsidRDefault="00AC0AF5" w:rsidP="006950A7">
      <w:pPr>
        <w:pStyle w:val="affff9"/>
        <w:rPr>
          <w:rtl/>
        </w:rPr>
      </w:pPr>
      <w:bookmarkStart w:id="1" w:name="_Hlk170378020"/>
      <w:r w:rsidRPr="00183046">
        <w:rPr>
          <w:rtl/>
        </w:rPr>
        <w:t>לישנא אחרינא</w:t>
      </w:r>
      <w:r w:rsidR="00183046">
        <w:rPr>
          <w:rFonts w:hint="cs"/>
          <w:rtl/>
        </w:rPr>
        <w:t xml:space="preserve"> מחיצה </w:t>
      </w:r>
      <w:r w:rsidR="00183046">
        <w:rPr>
          <w:rtl/>
        </w:rPr>
        <w:t>–</w:t>
      </w:r>
      <w:r w:rsidR="00183046">
        <w:rPr>
          <w:rFonts w:hint="cs"/>
          <w:rtl/>
        </w:rPr>
        <w:t xml:space="preserve"> פלוגתא </w:t>
      </w:r>
    </w:p>
    <w:p w14:paraId="365E8BE0" w14:textId="77777777" w:rsidR="005729AA" w:rsidRDefault="00AC0AF5" w:rsidP="00AC0AF5">
      <w:pPr>
        <w:rPr>
          <w:rFonts w:ascii="Fb Fontext" w:hAnsi="Fb Fontext"/>
          <w:rtl/>
        </w:rPr>
      </w:pPr>
      <w:r w:rsidRPr="00577F86">
        <w:rPr>
          <w:rStyle w:val="affff8"/>
          <w:rtl/>
        </w:rPr>
        <w:t>ד</w:t>
      </w:r>
      <w:r w:rsidRPr="00F10693">
        <w:rPr>
          <w:rFonts w:hint="cs"/>
          <w:rtl/>
        </w:rPr>
        <w:t>'</w:t>
      </w:r>
      <w:r w:rsidRPr="00F10693">
        <w:rPr>
          <w:rtl/>
        </w:rPr>
        <w:t>ו</w:t>
      </w:r>
      <w:r w:rsidRPr="00577F86">
        <w:rPr>
          <w:rStyle w:val="affff8"/>
          <w:rtl/>
        </w:rPr>
        <w:t>תהי מחצת העדה</w:t>
      </w:r>
      <w:r w:rsidRPr="00F10693">
        <w:rPr>
          <w:rFonts w:hint="cs"/>
          <w:rtl/>
        </w:rPr>
        <w:t xml:space="preserve">' </w:t>
      </w:r>
      <w:r w:rsidRPr="00C35A2C">
        <w:rPr>
          <w:rFonts w:ascii="Fb Fontext" w:hAnsi="Fb Fontext"/>
          <w:rtl/>
        </w:rPr>
        <w:t xml:space="preserve">וכיון דרצו בונין את </w:t>
      </w:r>
      <w:r w:rsidRPr="0081371E">
        <w:rPr>
          <w:rStyle w:val="afff8"/>
          <w:rtl/>
        </w:rPr>
        <w:t>הכותל</w:t>
      </w:r>
      <w:r w:rsidRPr="00C35A2C">
        <w:rPr>
          <w:rFonts w:ascii="Fb Fontext" w:hAnsi="Fb Fontext"/>
          <w:rtl/>
        </w:rPr>
        <w:t xml:space="preserve"> בע"</w:t>
      </w:r>
      <w:r w:rsidRPr="00C35A2C">
        <w:rPr>
          <w:rFonts w:ascii="Fb Fontext" w:hAnsi="Fb Fontext" w:hint="cs"/>
          <w:rtl/>
        </w:rPr>
        <w:t xml:space="preserve">כ </w:t>
      </w:r>
    </w:p>
    <w:p w14:paraId="50CE1B3B" w14:textId="5251ADBA" w:rsidR="0077547F" w:rsidRPr="0077547F" w:rsidRDefault="0077547F" w:rsidP="0077547F">
      <w:pPr>
        <w:pStyle w:val="36"/>
        <w:framePr w:wrap="notBeside"/>
        <w:rPr>
          <w:rtl/>
        </w:rPr>
      </w:pPr>
      <w:r>
        <w:rPr>
          <w:rFonts w:ascii="BA Or Tzadikim Regular" w:hAnsi="BA Or Tzadikim Regular" w:cs="BA Or Tzadikim Regular"/>
          <w:rtl/>
        </w:rPr>
        <w:t>◄</w:t>
      </w:r>
      <w:r>
        <w:rPr>
          <w:rFonts w:ascii="BA Or Tzadikim Regular" w:hAnsi="BA Or Tzadikim Regular" w:cs="BA Or Tzadikim Regular" w:hint="cs"/>
          <w:rtl/>
        </w:rPr>
        <w:t xml:space="preserve"> </w:t>
      </w:r>
      <w:r w:rsidR="005729AA" w:rsidRPr="0077547F">
        <w:rPr>
          <w:rFonts w:hint="cs"/>
          <w:rtl/>
        </w:rPr>
        <w:t>ומשמע</w:t>
      </w:r>
    </w:p>
    <w:p w14:paraId="183A652E" w14:textId="3519A341" w:rsidR="00AC0AF5" w:rsidRPr="00C35A2C" w:rsidRDefault="005729AA" w:rsidP="00AC0AF5">
      <w:pPr>
        <w:rPr>
          <w:rFonts w:ascii="Fb Fontext" w:hAnsi="Fb Fontext"/>
          <w:rtl/>
        </w:rPr>
      </w:pPr>
      <w:r w:rsidRPr="0077547F">
        <w:rPr>
          <w:rStyle w:val="afff8"/>
          <w:rFonts w:hint="cs"/>
          <w:rtl/>
        </w:rPr>
        <w:t>ש</w:t>
      </w:r>
      <w:r w:rsidR="00AC0AF5" w:rsidRPr="0077547F">
        <w:rPr>
          <w:rStyle w:val="afff8"/>
          <w:rtl/>
        </w:rPr>
        <w:t>היזק ראיה שמיה הי</w:t>
      </w:r>
      <w:r w:rsidR="00AC0AF5" w:rsidRPr="0077547F">
        <w:rPr>
          <w:rStyle w:val="afff8"/>
          <w:rFonts w:hint="cs"/>
          <w:rtl/>
        </w:rPr>
        <w:t>זק</w:t>
      </w:r>
    </w:p>
    <w:p w14:paraId="367FE9D1" w14:textId="77777777" w:rsidR="00183046" w:rsidRDefault="00AC0AF5" w:rsidP="00183046">
      <w:pPr>
        <w:pStyle w:val="36"/>
        <w:framePr w:wrap="notBeside"/>
        <w:rPr>
          <w:rtl/>
        </w:rPr>
      </w:pPr>
      <w:r w:rsidRPr="00C35A2C">
        <w:rPr>
          <w:rFonts w:hint="cs"/>
          <w:rtl/>
        </w:rPr>
        <w:t>והך</w:t>
      </w:r>
    </w:p>
    <w:p w14:paraId="13484F42" w14:textId="55A19F80" w:rsidR="00AC0AF5" w:rsidRPr="00C35A2C" w:rsidRDefault="00AC0AF5" w:rsidP="0077547F">
      <w:pPr>
        <w:rPr>
          <w:rFonts w:ascii="Fb Fontext" w:hAnsi="Fb Fontext"/>
          <w:rtl/>
        </w:rPr>
      </w:pPr>
      <w:r w:rsidRPr="00C35A2C">
        <w:rPr>
          <w:rFonts w:ascii="Fb Fontext" w:hAnsi="Fb Fontext" w:hint="cs"/>
          <w:sz w:val="32"/>
          <w:rtl/>
        </w:rPr>
        <w:t>דרצו לעשות מחיצה</w:t>
      </w:r>
      <w:r w:rsidRPr="00C35A2C">
        <w:rPr>
          <w:rFonts w:ascii="Fb Fontext" w:hAnsi="Fb Fontext"/>
          <w:sz w:val="32"/>
          <w:rtl/>
        </w:rPr>
        <w:t xml:space="preserve"> </w:t>
      </w:r>
      <w:r w:rsidRPr="00183046">
        <w:rPr>
          <w:rStyle w:val="afffff0"/>
          <w:rFonts w:hint="cs"/>
          <w:rtl/>
        </w:rPr>
        <w:t>[ולא לחצות]</w:t>
      </w:r>
      <w:r w:rsidRPr="00C35A2C">
        <w:rPr>
          <w:rFonts w:ascii="Fb Fontext" w:hAnsi="Fb Fontext" w:hint="cs"/>
          <w:sz w:val="32"/>
          <w:rtl/>
        </w:rPr>
        <w:t xml:space="preserve"> </w:t>
      </w:r>
      <w:r w:rsidR="0077547F">
        <w:rPr>
          <w:rFonts w:ascii="Fb Fontext" w:hAnsi="Fb Fontext" w:hint="cs"/>
          <w:sz w:val="32"/>
          <w:rtl/>
        </w:rPr>
        <w:t>-</w:t>
      </w:r>
      <w:r w:rsidRPr="00183046">
        <w:rPr>
          <w:rStyle w:val="affffe"/>
          <w:rFonts w:hint="cs"/>
          <w:rtl/>
        </w:rPr>
        <w:t>כדאמרי אינשי</w:t>
      </w:r>
      <w:r w:rsidRPr="00C35A2C">
        <w:rPr>
          <w:rFonts w:ascii="Fb Fontext" w:hAnsi="Fb Fontext" w:hint="cs"/>
          <w:sz w:val="32"/>
          <w:rtl/>
        </w:rPr>
        <w:t xml:space="preserve"> </w:t>
      </w:r>
      <w:r>
        <w:rPr>
          <w:rFonts w:ascii="Fb Fontext" w:hAnsi="Fb Fontext" w:hint="cs"/>
          <w:sz w:val="32"/>
          <w:rtl/>
        </w:rPr>
        <w:t>בא</w:t>
      </w:r>
      <w:r w:rsidRPr="00C35A2C">
        <w:rPr>
          <w:rFonts w:ascii="Fb Fontext" w:hAnsi="Fb Fontext" w:hint="cs"/>
          <w:sz w:val="32"/>
          <w:rtl/>
        </w:rPr>
        <w:t xml:space="preserve"> נע</w:t>
      </w:r>
      <w:r>
        <w:rPr>
          <w:rFonts w:ascii="Fb Fontext" w:hAnsi="Fb Fontext" w:hint="cs"/>
          <w:sz w:val="32"/>
          <w:rtl/>
        </w:rPr>
        <w:t>שה</w:t>
      </w:r>
      <w:r w:rsidRPr="00C35A2C">
        <w:rPr>
          <w:rFonts w:ascii="Fb Fontext" w:hAnsi="Fb Fontext" w:hint="cs"/>
          <w:sz w:val="32"/>
          <w:rtl/>
        </w:rPr>
        <w:t xml:space="preserve"> </w:t>
      </w:r>
      <w:r w:rsidR="0077547F">
        <w:rPr>
          <w:rFonts w:ascii="Fb Fontext" w:hAnsi="Fb Fontext" w:hint="cs"/>
          <w:sz w:val="32"/>
          <w:rtl/>
        </w:rPr>
        <w:t>מחיצה</w:t>
      </w:r>
    </w:p>
    <w:p w14:paraId="07E79A53" w14:textId="461F9ED0" w:rsidR="005729AA" w:rsidRDefault="00AC0AF5" w:rsidP="005729AA">
      <w:pPr>
        <w:pStyle w:val="36"/>
        <w:framePr w:wrap="notBeside"/>
        <w:rPr>
          <w:rtl/>
        </w:rPr>
      </w:pPr>
      <w:r w:rsidRPr="00C35A2C">
        <w:rPr>
          <w:rFonts w:hint="cs"/>
          <w:rtl/>
        </w:rPr>
        <w:t>ולא</w:t>
      </w:r>
    </w:p>
    <w:p w14:paraId="46B5F4B4" w14:textId="2A141F43" w:rsidR="00AC0AF5" w:rsidRPr="00C35A2C" w:rsidRDefault="00AC0AF5" w:rsidP="00183046">
      <w:pPr>
        <w:rPr>
          <w:rFonts w:ascii="Fb Fontext" w:hAnsi="Fb Fontext" w:cs="Guttman Vilna"/>
          <w:b/>
          <w:bCs/>
          <w:sz w:val="32"/>
          <w:rtl/>
        </w:rPr>
      </w:pPr>
      <w:r w:rsidRPr="00C35A2C">
        <w:rPr>
          <w:rFonts w:ascii="Fb Fontext" w:hAnsi="Fb Fontext" w:hint="cs"/>
          <w:sz w:val="32"/>
          <w:rtl/>
        </w:rPr>
        <w:t>גודא</w:t>
      </w:r>
      <w:r w:rsidR="005729AA">
        <w:rPr>
          <w:rFonts w:ascii="Fb Fontext" w:hAnsi="Fb Fontext" w:hint="cs"/>
          <w:sz w:val="32"/>
          <w:rtl/>
        </w:rPr>
        <w:t xml:space="preserve"> </w:t>
      </w:r>
      <w:r w:rsidR="005729AA" w:rsidRPr="005729AA">
        <w:rPr>
          <w:rStyle w:val="afffff0"/>
          <w:rFonts w:hint="cs"/>
          <w:rtl/>
        </w:rPr>
        <w:t>כותל</w:t>
      </w:r>
      <w:r w:rsidRPr="00C35A2C">
        <w:rPr>
          <w:rFonts w:ascii="Fb Fontext" w:hAnsi="Fb Fontext" w:hint="cs"/>
          <w:sz w:val="32"/>
          <w:rtl/>
        </w:rPr>
        <w:t xml:space="preserve"> </w:t>
      </w:r>
      <w:r w:rsidRPr="00183046">
        <w:rPr>
          <w:rStyle w:val="affffe"/>
          <w:rFonts w:hint="cs"/>
          <w:rtl/>
        </w:rPr>
        <w:t>כדתניא</w:t>
      </w:r>
      <w:r w:rsidRPr="00C35A2C">
        <w:rPr>
          <w:rFonts w:ascii="Fb Fontext" w:hAnsi="Fb Fontext" w:hint="cs"/>
          <w:sz w:val="32"/>
          <w:rtl/>
        </w:rPr>
        <w:t xml:space="preserve"> מ</w:t>
      </w:r>
      <w:r w:rsidRPr="00C35A2C">
        <w:rPr>
          <w:rFonts w:ascii="Fb Fontext" w:hAnsi="Fb Fontext"/>
          <w:sz w:val="32"/>
          <w:rtl/>
        </w:rPr>
        <w:t>מחיצת הכרם שנפרצה</w:t>
      </w:r>
      <w:r w:rsidRPr="00C35A2C">
        <w:rPr>
          <w:rFonts w:ascii="Fb Fontext" w:hAnsi="Fb Fontext" w:hint="cs"/>
          <w:sz w:val="32"/>
          <w:rtl/>
        </w:rPr>
        <w:t xml:space="preserve"> וכו</w:t>
      </w:r>
      <w:r w:rsidRPr="00C35A2C">
        <w:rPr>
          <w:rFonts w:ascii="Fb Fontext" w:hAnsi="Fb Fontext"/>
          <w:sz w:val="32"/>
          <w:rtl/>
        </w:rPr>
        <w:t xml:space="preserve">- </w:t>
      </w:r>
      <w:r w:rsidRPr="00C35A2C">
        <w:rPr>
          <w:rFonts w:ascii="Fb Fontext" w:hAnsi="Fb Fontext" w:hint="cs"/>
          <w:sz w:val="32"/>
          <w:rtl/>
        </w:rPr>
        <w:t>ומשמע דלאו שמיה היזק</w:t>
      </w:r>
      <w:r w:rsidR="00183046">
        <w:rPr>
          <w:rFonts w:ascii="Fb Fontext" w:hAnsi="Fb Fontext" w:hint="cs"/>
          <w:sz w:val="32"/>
          <w:rtl/>
        </w:rPr>
        <w:t xml:space="preserve"> - </w:t>
      </w:r>
      <w:r w:rsidRPr="00C35A2C">
        <w:rPr>
          <w:rFonts w:ascii="Fb Fontext" w:hAnsi="Fb Fontext" w:hint="cs"/>
          <w:sz w:val="32"/>
          <w:rtl/>
        </w:rPr>
        <w:t>ד</w:t>
      </w:r>
      <w:r w:rsidRPr="00C35A2C">
        <w:rPr>
          <w:rFonts w:ascii="Fb Fontext" w:hAnsi="Fb Fontext"/>
          <w:sz w:val="32"/>
          <w:rtl/>
        </w:rPr>
        <w:t>א"</w:t>
      </w:r>
      <w:r w:rsidR="00183046">
        <w:rPr>
          <w:rFonts w:ascii="Fb Fontext" w:hAnsi="Fb Fontext" w:hint="cs"/>
          <w:sz w:val="32"/>
          <w:rtl/>
        </w:rPr>
        <w:t>כ</w:t>
      </w:r>
      <w:r w:rsidRPr="00C35A2C">
        <w:rPr>
          <w:rFonts w:ascii="Fb Fontext" w:hAnsi="Fb Fontext"/>
          <w:sz w:val="32"/>
          <w:rtl/>
        </w:rPr>
        <w:t xml:space="preserve"> בונין אותו </w:t>
      </w:r>
      <w:r w:rsidRPr="00183046">
        <w:rPr>
          <w:rStyle w:val="afffff0"/>
          <w:rFonts w:hint="cs"/>
          <w:rtl/>
        </w:rPr>
        <w:t>[ולא את הכותל]</w:t>
      </w:r>
      <w:r w:rsidRPr="00C35A2C">
        <w:rPr>
          <w:rFonts w:ascii="Fb Fontext" w:hAnsi="Fb Fontext"/>
          <w:sz w:val="32"/>
          <w:rtl/>
        </w:rPr>
        <w:t xml:space="preserve">  מבעי ליה</w:t>
      </w:r>
      <w:r w:rsidR="00183046">
        <w:rPr>
          <w:rFonts w:ascii="Fb Fontext" w:hAnsi="Fb Fontext" w:hint="cs"/>
          <w:sz w:val="32"/>
          <w:rtl/>
        </w:rPr>
        <w:t>.</w:t>
      </w:r>
    </w:p>
    <w:p w14:paraId="2C90EB6E" w14:textId="77777777" w:rsidR="00183046" w:rsidRDefault="00AC0AF5" w:rsidP="00183046">
      <w:pPr>
        <w:pStyle w:val="36"/>
        <w:framePr w:wrap="notBeside"/>
        <w:rPr>
          <w:rtl/>
        </w:rPr>
      </w:pPr>
      <w:r>
        <w:rPr>
          <w:rFonts w:hint="cs"/>
          <w:rtl/>
        </w:rPr>
        <w:t>והך</w:t>
      </w:r>
    </w:p>
    <w:p w14:paraId="4D7989F6" w14:textId="15D70C3A" w:rsidR="00AC0AF5" w:rsidRDefault="00AC0AF5" w:rsidP="0077547F">
      <w:pPr>
        <w:rPr>
          <w:rFonts w:ascii="Fb Fontext" w:hAnsi="Fb Fontext"/>
          <w:sz w:val="32"/>
          <w:rtl/>
        </w:rPr>
      </w:pPr>
      <w:r>
        <w:rPr>
          <w:rFonts w:ascii="Fb Fontext" w:hAnsi="Fb Fontext" w:hint="cs"/>
          <w:sz w:val="32"/>
          <w:rtl/>
        </w:rPr>
        <w:t>דמתני</w:t>
      </w:r>
      <w:r w:rsidRPr="00F10693">
        <w:rPr>
          <w:rFonts w:hint="cs"/>
          <w:rtl/>
        </w:rPr>
        <w:t xml:space="preserve">' </w:t>
      </w:r>
      <w:r>
        <w:rPr>
          <w:rFonts w:ascii="Fb Fontext" w:hAnsi="Fb Fontext" w:hint="cs"/>
          <w:sz w:val="32"/>
          <w:rtl/>
        </w:rPr>
        <w:t>מיירי דווקא</w:t>
      </w:r>
      <w:r w:rsidRPr="00C35A2C">
        <w:rPr>
          <w:rFonts w:ascii="Fb Fontext" w:hAnsi="Fb Fontext" w:hint="cs"/>
          <w:sz w:val="32"/>
          <w:rtl/>
        </w:rPr>
        <w:t xml:space="preserve"> ברצו </w:t>
      </w:r>
      <w:r w:rsidR="0077547F">
        <w:rPr>
          <w:rStyle w:val="affffe"/>
          <w:rFonts w:hint="cs"/>
          <w:rtl/>
        </w:rPr>
        <w:t>-</w:t>
      </w:r>
      <w:r w:rsidRPr="00183046">
        <w:rPr>
          <w:rStyle w:val="affffe"/>
          <w:rFonts w:hint="cs"/>
          <w:rtl/>
        </w:rPr>
        <w:t>רי</w:t>
      </w:r>
      <w:r w:rsidRPr="00183046">
        <w:rPr>
          <w:rStyle w:val="affffe"/>
          <w:rtl/>
        </w:rPr>
        <w:t>"</w:t>
      </w:r>
      <w:r w:rsidRPr="00183046">
        <w:rPr>
          <w:rStyle w:val="affffe"/>
          <w:rFonts w:hint="cs"/>
          <w:rtl/>
        </w:rPr>
        <w:t>ו:</w:t>
      </w:r>
      <w:r w:rsidRPr="00C35A2C">
        <w:rPr>
          <w:rFonts w:ascii="Fb Fontext" w:hAnsi="Fb Fontext" w:hint="cs"/>
          <w:sz w:val="32"/>
          <w:rtl/>
        </w:rPr>
        <w:t xml:space="preserve"> בשאין בה דין חלוקה והוא דרצו</w:t>
      </w:r>
    </w:p>
    <w:p w14:paraId="182613B6" w14:textId="4974FDCE" w:rsidR="0077547F" w:rsidRPr="0077547F" w:rsidRDefault="0077547F" w:rsidP="0077547F">
      <w:pPr>
        <w:pStyle w:val="36"/>
        <w:framePr w:wrap="notBeside"/>
        <w:rPr>
          <w:rtl/>
        </w:rPr>
      </w:pPr>
      <w:r>
        <w:rPr>
          <w:rFonts w:ascii="BA Or Tzadikim Regular" w:hAnsi="BA Or Tzadikim Regular" w:cs="BA Or Tzadikim Regular"/>
          <w:rtl/>
        </w:rPr>
        <w:t>◄</w:t>
      </w:r>
      <w:r>
        <w:rPr>
          <w:rFonts w:ascii="BA Or Tzadikim Regular" w:hAnsi="BA Or Tzadikim Regular" w:cs="BA Or Tzadikim Regular" w:hint="cs"/>
          <w:rtl/>
        </w:rPr>
        <w:t xml:space="preserve"> </w:t>
      </w:r>
      <w:r w:rsidR="00AC0AF5" w:rsidRPr="0077547F">
        <w:rPr>
          <w:rFonts w:hint="cs"/>
          <w:rtl/>
        </w:rPr>
        <w:t>וקמ</w:t>
      </w:r>
      <w:r w:rsidR="00AC0AF5" w:rsidRPr="0077547F">
        <w:rPr>
          <w:rtl/>
        </w:rPr>
        <w:t>"</w:t>
      </w:r>
      <w:r w:rsidR="00AC0AF5" w:rsidRPr="0077547F">
        <w:rPr>
          <w:rFonts w:hint="cs"/>
          <w:rtl/>
        </w:rPr>
        <w:t>ל</w:t>
      </w:r>
    </w:p>
    <w:p w14:paraId="4AAE83C6" w14:textId="37350986" w:rsidR="00AC0AF5" w:rsidRPr="00C35A2C" w:rsidRDefault="00AC0AF5" w:rsidP="0077547F">
      <w:pPr>
        <w:rPr>
          <w:rFonts w:ascii="Fb Fontext" w:hAnsi="Fb Fontext"/>
          <w:rtl/>
        </w:rPr>
      </w:pPr>
      <w:r w:rsidRPr="00C35A2C">
        <w:rPr>
          <w:rFonts w:ascii="Fb Fontext" w:hAnsi="Fb Fontext" w:hint="cs"/>
          <w:rtl/>
        </w:rPr>
        <w:t>דב</w:t>
      </w:r>
      <w:r>
        <w:rPr>
          <w:rFonts w:ascii="Fb Fontext" w:hAnsi="Fb Fontext"/>
          <w:rtl/>
        </w:rPr>
        <w:t>אין בו</w:t>
      </w:r>
      <w:r w:rsidR="0077547F">
        <w:rPr>
          <w:rFonts w:ascii="Fb Fontext" w:hAnsi="Fb Fontext" w:hint="cs"/>
          <w:rtl/>
        </w:rPr>
        <w:t xml:space="preserve"> </w:t>
      </w:r>
      <w:r w:rsidRPr="00C35A2C">
        <w:rPr>
          <w:rFonts w:ascii="Fb Fontext" w:hAnsi="Fb Fontext"/>
          <w:rtl/>
        </w:rPr>
        <w:t>דין חלוקה</w:t>
      </w:r>
      <w:r w:rsidR="00183046">
        <w:rPr>
          <w:rFonts w:ascii="Fb Fontext" w:hAnsi="Fb Fontext" w:hint="cs"/>
          <w:rtl/>
        </w:rPr>
        <w:t>,</w:t>
      </w:r>
      <w:r w:rsidRPr="00C35A2C">
        <w:rPr>
          <w:rFonts w:ascii="Fb Fontext" w:hAnsi="Fb Fontext"/>
          <w:rtl/>
        </w:rPr>
        <w:t xml:space="preserve"> </w:t>
      </w:r>
      <w:r w:rsidR="00A93E8E">
        <w:rPr>
          <w:rFonts w:ascii="Fb Fontext" w:hAnsi="Fb Fontext" w:hint="cs"/>
          <w:rtl/>
        </w:rPr>
        <w:t>כש</w:t>
      </w:r>
      <w:r w:rsidRPr="00C35A2C">
        <w:rPr>
          <w:rFonts w:ascii="Fb Fontext" w:hAnsi="Fb Fontext"/>
          <w:rtl/>
        </w:rPr>
        <w:t xml:space="preserve">רצו </w:t>
      </w:r>
      <w:r w:rsidR="00183046" w:rsidRPr="0081371E">
        <w:rPr>
          <w:rStyle w:val="afff8"/>
          <w:rFonts w:hint="cs"/>
          <w:rtl/>
        </w:rPr>
        <w:t xml:space="preserve">חולקין </w:t>
      </w:r>
      <w:r w:rsidRPr="00C35A2C">
        <w:rPr>
          <w:rFonts w:ascii="Fb Fontext" w:hAnsi="Fb Fontext" w:hint="cs"/>
          <w:rtl/>
        </w:rPr>
        <w:t>ואפי</w:t>
      </w:r>
      <w:r w:rsidRPr="00F10693">
        <w:rPr>
          <w:rFonts w:hint="cs"/>
          <w:rtl/>
        </w:rPr>
        <w:t xml:space="preserve">' </w:t>
      </w:r>
      <w:r w:rsidRPr="00C35A2C">
        <w:rPr>
          <w:rFonts w:ascii="Fb Fontext" w:hAnsi="Fb Fontext" w:hint="cs"/>
          <w:rtl/>
        </w:rPr>
        <w:t xml:space="preserve">בכותל </w:t>
      </w:r>
      <w:r w:rsidRPr="0077547F">
        <w:rPr>
          <w:rStyle w:val="afffff0"/>
          <w:rFonts w:hint="cs"/>
          <w:rtl/>
        </w:rPr>
        <w:t>ולא במסיפס</w:t>
      </w:r>
      <w:r w:rsidR="0077547F">
        <w:rPr>
          <w:rFonts w:ascii="Fb Fontext" w:hAnsi="Fb Fontext" w:hint="cs"/>
          <w:rtl/>
        </w:rPr>
        <w:t>.</w:t>
      </w:r>
      <w:r w:rsidRPr="00C35A2C">
        <w:rPr>
          <w:rFonts w:ascii="Fb Fontext" w:hAnsi="Fb Fontext" w:hint="cs"/>
          <w:rtl/>
        </w:rPr>
        <w:t xml:space="preserve"> </w:t>
      </w:r>
    </w:p>
    <w:p w14:paraId="6266BAEA" w14:textId="71D3A63E" w:rsidR="00183046" w:rsidRDefault="00AC0AF5" w:rsidP="00183046">
      <w:pPr>
        <w:pStyle w:val="36"/>
        <w:framePr w:wrap="notBeside"/>
        <w:rPr>
          <w:rtl/>
        </w:rPr>
      </w:pPr>
      <w:r w:rsidRPr="00C35A2C">
        <w:rPr>
          <w:rtl/>
        </w:rPr>
        <w:t>ו</w:t>
      </w:r>
      <w:r w:rsidRPr="00C35A2C">
        <w:rPr>
          <w:rFonts w:hint="cs"/>
          <w:rtl/>
        </w:rPr>
        <w:t>אשמעי</w:t>
      </w:r>
      <w:r w:rsidRPr="00F10693">
        <w:rPr>
          <w:rFonts w:hint="cs"/>
          <w:rtl/>
        </w:rPr>
        <w:t xml:space="preserve">' </w:t>
      </w:r>
      <w:r w:rsidR="00183046">
        <w:rPr>
          <w:rFonts w:hint="cs"/>
          <w:rtl/>
        </w:rPr>
        <w:t>גם:</w:t>
      </w:r>
      <w:r w:rsidRPr="00C35A2C">
        <w:rPr>
          <w:rFonts w:hint="cs"/>
          <w:rtl/>
        </w:rPr>
        <w:t xml:space="preserve"> </w:t>
      </w:r>
    </w:p>
    <w:p w14:paraId="240221DE" w14:textId="00138CE0" w:rsidR="00AC0AF5" w:rsidRPr="00C35A2C" w:rsidRDefault="005729AA" w:rsidP="00AC0AF5">
      <w:pPr>
        <w:rPr>
          <w:rFonts w:ascii="Fb Fontext" w:hAnsi="Fb Fontext" w:cs="Guttman Vilna"/>
          <w:b/>
          <w:bCs/>
          <w:rtl/>
        </w:rPr>
      </w:pPr>
      <w:r>
        <w:rPr>
          <w:rFonts w:ascii="Fb Fontext" w:hAnsi="Fb Fontext" w:hint="cs"/>
          <w:rtl/>
        </w:rPr>
        <w:t>ב</w:t>
      </w:r>
      <w:r w:rsidR="00AC0AF5" w:rsidRPr="00C35A2C">
        <w:rPr>
          <w:rFonts w:ascii="Fb Fontext" w:hAnsi="Fb Fontext" w:hint="cs"/>
          <w:rtl/>
        </w:rPr>
        <w:t>שביל סיפא דב</w:t>
      </w:r>
      <w:r w:rsidR="00AC0AF5" w:rsidRPr="00C35A2C">
        <w:rPr>
          <w:rFonts w:ascii="Fb Fontext" w:hAnsi="Fb Fontext"/>
          <w:rtl/>
        </w:rPr>
        <w:t xml:space="preserve">כתבי הקדש, </w:t>
      </w:r>
      <w:r>
        <w:rPr>
          <w:rFonts w:ascii="Fb Fontext" w:hAnsi="Fb Fontext" w:hint="cs"/>
          <w:rtl/>
        </w:rPr>
        <w:t xml:space="preserve">אף </w:t>
      </w:r>
      <w:r w:rsidR="00AC0AF5" w:rsidRPr="00C35A2C">
        <w:rPr>
          <w:rFonts w:ascii="Fb Fontext" w:hAnsi="Fb Fontext"/>
          <w:rtl/>
        </w:rPr>
        <w:t>ששניהם רוצים - לא יחלוקו.</w:t>
      </w:r>
    </w:p>
    <w:p w14:paraId="00D9FA73" w14:textId="42584044" w:rsidR="00AC0AF5" w:rsidRDefault="00183046" w:rsidP="00AC0AF5">
      <w:pPr>
        <w:rPr>
          <w:rFonts w:ascii="Fb Fontext" w:hAnsi="Fb Fontext"/>
          <w:sz w:val="32"/>
          <w:rtl/>
        </w:rPr>
      </w:pPr>
      <w:r w:rsidRPr="00183046">
        <w:rPr>
          <w:rStyle w:val="affffe"/>
          <w:rFonts w:hint="cs"/>
          <w:rtl/>
        </w:rPr>
        <w:t>והעמדנו המשנה</w:t>
      </w:r>
      <w:r>
        <w:rPr>
          <w:rFonts w:ascii="Fb Fontext" w:hAnsi="Fb Fontext" w:hint="cs"/>
          <w:sz w:val="32"/>
          <w:rtl/>
        </w:rPr>
        <w:t xml:space="preserve"> </w:t>
      </w:r>
      <w:r w:rsidR="00AC0AF5" w:rsidRPr="00C35A2C">
        <w:rPr>
          <w:rFonts w:ascii="Fb Fontext" w:hAnsi="Fb Fontext" w:hint="cs"/>
          <w:sz w:val="32"/>
          <w:rtl/>
        </w:rPr>
        <w:t>בשאין בה דין חלוקה ואין יכולין לחזור בהן</w:t>
      </w:r>
    </w:p>
    <w:p w14:paraId="250F313B" w14:textId="1F489BB6" w:rsidR="00183046" w:rsidRPr="00A93E8E" w:rsidRDefault="0077547F" w:rsidP="00183046">
      <w:pPr>
        <w:pStyle w:val="36"/>
        <w:framePr w:wrap="notBeside"/>
        <w:rPr>
          <w:rtl/>
        </w:rPr>
      </w:pPr>
      <w:r>
        <w:rPr>
          <w:rFonts w:ascii="BA Or Tzadikim Regular" w:hAnsi="BA Or Tzadikim Regular" w:cs="BA Or Tzadikim Regular"/>
          <w:rtl/>
        </w:rPr>
        <w:t>◄</w:t>
      </w:r>
      <w:r w:rsidR="00AC0AF5" w:rsidRPr="00A93E8E">
        <w:rPr>
          <w:rFonts w:hint="cs"/>
          <w:rtl/>
        </w:rPr>
        <w:t>א. כרי</w:t>
      </w:r>
      <w:r w:rsidR="00AC0AF5" w:rsidRPr="00A93E8E">
        <w:rPr>
          <w:rtl/>
        </w:rPr>
        <w:t>"</w:t>
      </w:r>
      <w:r w:rsidR="00AC0AF5" w:rsidRPr="00A93E8E">
        <w:rPr>
          <w:rFonts w:hint="cs"/>
          <w:rtl/>
        </w:rPr>
        <w:t>ו</w:t>
      </w:r>
      <w:r w:rsidR="00AC0AF5" w:rsidRPr="00A93E8E">
        <w:rPr>
          <w:rtl/>
        </w:rPr>
        <w:t>:</w:t>
      </w:r>
    </w:p>
    <w:p w14:paraId="4569B51D" w14:textId="7F15EA61" w:rsidR="00AC0AF5" w:rsidRPr="00C35A2C" w:rsidRDefault="00AC0AF5" w:rsidP="00AC0AF5">
      <w:pPr>
        <w:rPr>
          <w:rStyle w:val="afff8"/>
          <w:b w:val="0"/>
          <w:rtl/>
        </w:rPr>
      </w:pPr>
      <w:r w:rsidRPr="00C35A2C">
        <w:rPr>
          <w:rFonts w:ascii="Fb Fontext" w:hAnsi="Fb Fontext" w:hint="cs"/>
          <w:sz w:val="32"/>
          <w:rtl/>
        </w:rPr>
        <w:t>ב</w:t>
      </w:r>
      <w:r w:rsidRPr="00C35A2C">
        <w:rPr>
          <w:rFonts w:ascii="Fb Fontext" w:hAnsi="Fb Fontext"/>
          <w:sz w:val="32"/>
          <w:rtl/>
        </w:rPr>
        <w:t>שקנו מידן</w:t>
      </w:r>
      <w:r w:rsidRPr="00C35A2C">
        <w:rPr>
          <w:rFonts w:ascii="Fb Fontext" w:hAnsi="Fb Fontext" w:hint="cs"/>
          <w:sz w:val="32"/>
          <w:rtl/>
        </w:rPr>
        <w:t xml:space="preserve"> ברוחות</w:t>
      </w:r>
      <w:r w:rsidRPr="00C35A2C">
        <w:rPr>
          <w:rFonts w:ascii="Fb Fontext" w:hAnsi="Fb Fontext"/>
          <w:sz w:val="32"/>
          <w:rtl/>
        </w:rPr>
        <w:t xml:space="preserve"> </w:t>
      </w:r>
      <w:r w:rsidRPr="00183046">
        <w:rPr>
          <w:rStyle w:val="afffff0"/>
          <w:rFonts w:hint="cs"/>
          <w:rtl/>
        </w:rPr>
        <w:t>[ו</w:t>
      </w:r>
      <w:r w:rsidR="0077547F">
        <w:rPr>
          <w:rStyle w:val="afffff0"/>
          <w:rFonts w:hint="cs"/>
          <w:rtl/>
        </w:rPr>
        <w:t>אי''ז</w:t>
      </w:r>
      <w:r w:rsidRPr="00183046">
        <w:rPr>
          <w:rStyle w:val="afffff0"/>
          <w:rFonts w:hint="cs"/>
          <w:rtl/>
        </w:rPr>
        <w:t xml:space="preserve"> קנין דברים]</w:t>
      </w:r>
      <w:r w:rsidRPr="00183046">
        <w:rPr>
          <w:rStyle w:val="afffff0"/>
          <w:rtl/>
        </w:rPr>
        <w:t>.</w:t>
      </w:r>
    </w:p>
    <w:p w14:paraId="2C9A2602" w14:textId="77777777" w:rsidR="00183046" w:rsidRPr="00A93E8E" w:rsidRDefault="00AC0AF5" w:rsidP="00183046">
      <w:pPr>
        <w:pStyle w:val="36"/>
        <w:framePr w:wrap="notBeside"/>
        <w:rPr>
          <w:rtl/>
        </w:rPr>
      </w:pPr>
      <w:r w:rsidRPr="00A93E8E">
        <w:rPr>
          <w:rFonts w:hint="cs"/>
          <w:rtl/>
        </w:rPr>
        <w:t xml:space="preserve">ב. </w:t>
      </w:r>
      <w:r w:rsidRPr="00A93E8E">
        <w:rPr>
          <w:rtl/>
        </w:rPr>
        <w:t>רב אשי:</w:t>
      </w:r>
    </w:p>
    <w:p w14:paraId="0356013E" w14:textId="7B729D45" w:rsidR="00AC0AF5" w:rsidRPr="00C35A2C" w:rsidRDefault="00AC0AF5" w:rsidP="00AC0AF5">
      <w:pPr>
        <w:rPr>
          <w:rFonts w:ascii="Fb Fontext" w:hAnsi="Fb Fontext" w:cs="Guttman Vilna"/>
          <w:b/>
          <w:bCs/>
          <w:sz w:val="32"/>
          <w:rtl/>
        </w:rPr>
      </w:pPr>
      <w:r w:rsidRPr="00C35A2C">
        <w:rPr>
          <w:rFonts w:ascii="Fb Fontext" w:hAnsi="Fb Fontext"/>
          <w:sz w:val="32"/>
          <w:rtl/>
        </w:rPr>
        <w:t>כגון שהלך זה בתוך שלו והחזיק, וזה בתוך שלו והחזיק.</w:t>
      </w:r>
    </w:p>
    <w:p w14:paraId="157A4F17" w14:textId="6AF5845B" w:rsidR="00AC0AF5" w:rsidRPr="001B450D" w:rsidRDefault="001B450D" w:rsidP="00AC0AF5">
      <w:pPr>
        <w:pStyle w:val="aff9"/>
        <w:rPr>
          <w:del w:id="90004" w:author="מנוע עיצוב" w:date="2026-10-08T11:01:28Z"/>
          <w:rtl/>
        </w:rPr>
      </w:pPr>
      <w:del w:id="90003" w:author="מנוע עיצוב" w:date="2026-10-08T11:01:28Z">
        <w:r w:rsidRPr="001B450D">
          <w:rPr>
            <w:rFonts w:hint="cs"/>
            <w:rtl/>
          </w:rPr>
          <w:delText xml:space="preserve">***</w:delText>
        </w:r>
      </w:del>
    </w:p>
    <w:p w14:paraId="1038D53D" w14:textId="77777777" w:rsidR="00AC0AF5" w:rsidRPr="00801934" w:rsidRDefault="00AC0AF5" w:rsidP="00AF2FEB">
      <w:pPr>
        <w:pStyle w:val="afffb"/>
        <w:rPr>
          <w:rtl/>
        </w:rPr>
      </w:pPr>
      <w:ins w:id="9802" w:author="מספור קטעי משנה" w:date="2026-10-06T10:02:29Z">
        <w:r>
          <w:rPr>
            <w:rStyle w:val="MisparKeta"/>
          </w:rPr>
          <w:t xml:space="preserve">ב. </w:t>
        </w:r>
      </w:ins>
      <w:r w:rsidRPr="00801934">
        <w:rPr>
          <w:rtl/>
        </w:rPr>
        <w:t>מקום שנהגו לבנות כו'.</w:t>
      </w:r>
    </w:p>
    <w:p w14:paraId="2BE7B76E" w14:textId="79A8C4D6" w:rsidR="00183046" w:rsidRDefault="00AC0AF5" w:rsidP="00AC0AF5">
      <w:pPr>
        <w:rPr>
          <w:rFonts w:ascii="Fb Fontext" w:hAnsi="Fb Fontext"/>
          <w:sz w:val="32"/>
          <w:rtl/>
        </w:rPr>
      </w:pPr>
      <w:r w:rsidRPr="00C35A2C">
        <w:rPr>
          <w:rStyle w:val="afff8"/>
          <w:rtl/>
        </w:rPr>
        <w:t>גויל</w:t>
      </w:r>
      <w:r w:rsidRPr="00C35A2C">
        <w:rPr>
          <w:rFonts w:ascii="Fb Fontext" w:hAnsi="Fb Fontext"/>
          <w:sz w:val="32"/>
          <w:rtl/>
        </w:rPr>
        <w:t xml:space="preserve"> </w:t>
      </w:r>
      <w:r w:rsidR="005729AA">
        <w:rPr>
          <w:rFonts w:ascii="Fb Fontext" w:hAnsi="Fb Fontext" w:hint="cs"/>
          <w:sz w:val="32"/>
          <w:rtl/>
        </w:rPr>
        <w:t>-</w:t>
      </w:r>
      <w:r w:rsidRPr="00C35A2C">
        <w:rPr>
          <w:rFonts w:ascii="Fb Fontext" w:hAnsi="Fb Fontext"/>
          <w:sz w:val="32"/>
          <w:rtl/>
        </w:rPr>
        <w:t>אבני</w:t>
      </w:r>
      <w:r>
        <w:rPr>
          <w:rFonts w:ascii="Fb Fontext" w:hAnsi="Fb Fontext" w:hint="cs"/>
          <w:sz w:val="32"/>
          <w:rtl/>
        </w:rPr>
        <w:t>ם שאינן משופות</w:t>
      </w:r>
      <w:r w:rsidRPr="00C35A2C">
        <w:rPr>
          <w:rFonts w:ascii="Fb Fontext" w:hAnsi="Fb Fontext"/>
          <w:sz w:val="32"/>
          <w:rtl/>
        </w:rPr>
        <w:t xml:space="preserve">. </w:t>
      </w:r>
    </w:p>
    <w:p w14:paraId="6F593B41" w14:textId="223854F4" w:rsidR="00AC0AF5" w:rsidRDefault="00AC0AF5" w:rsidP="00AC0AF5">
      <w:pPr>
        <w:rPr>
          <w:rFonts w:ascii="Fb Fontext" w:hAnsi="Fb Fontext"/>
          <w:sz w:val="32"/>
          <w:rtl/>
        </w:rPr>
      </w:pPr>
      <w:r w:rsidRPr="00C35A2C">
        <w:rPr>
          <w:rStyle w:val="afff8"/>
          <w:rtl/>
        </w:rPr>
        <w:t>גזית</w:t>
      </w:r>
      <w:r w:rsidRPr="00C35A2C">
        <w:rPr>
          <w:rFonts w:ascii="Fb Fontext" w:hAnsi="Fb Fontext"/>
          <w:sz w:val="32"/>
          <w:rtl/>
        </w:rPr>
        <w:t xml:space="preserve"> </w:t>
      </w:r>
      <w:r w:rsidR="005729AA">
        <w:rPr>
          <w:rFonts w:ascii="Fb Fontext" w:hAnsi="Fb Fontext" w:hint="cs"/>
          <w:sz w:val="32"/>
          <w:rtl/>
        </w:rPr>
        <w:t>-</w:t>
      </w:r>
      <w:r w:rsidRPr="00C35A2C">
        <w:rPr>
          <w:rFonts w:ascii="Fb Fontext" w:hAnsi="Fb Fontext"/>
          <w:sz w:val="32"/>
          <w:rtl/>
        </w:rPr>
        <w:t xml:space="preserve"> אבני</w:t>
      </w:r>
      <w:r>
        <w:rPr>
          <w:rFonts w:ascii="Fb Fontext" w:hAnsi="Fb Fontext" w:hint="cs"/>
          <w:sz w:val="32"/>
          <w:rtl/>
        </w:rPr>
        <w:t>ם המשופות</w:t>
      </w:r>
      <w:r w:rsidRPr="00C35A2C">
        <w:rPr>
          <w:rFonts w:ascii="Fb Fontext" w:hAnsi="Fb Fontext"/>
          <w:sz w:val="32"/>
          <w:rtl/>
        </w:rPr>
        <w:t>, ד</w:t>
      </w:r>
      <w:r w:rsidRPr="00F10693">
        <w:rPr>
          <w:rFonts w:hint="cs"/>
          <w:rtl/>
        </w:rPr>
        <w:t>'</w:t>
      </w:r>
      <w:r w:rsidR="00E14877">
        <w:rPr>
          <w:rtl/>
        </w:rPr>
        <w:t>כָּ</w:t>
      </w:r>
      <w:r w:rsidR="00E14877">
        <w:rPr>
          <w:rStyle w:val="affff8"/>
          <w:rtl/>
        </w:rPr>
        <w:t>ל אֵלֶּה אֲבָנִים יְקָרֹת כְּמִדּוֹת גָּזִי</w:t>
      </w:r>
      <w:r w:rsidRPr="006609F0">
        <w:rPr>
          <w:rStyle w:val="affff8"/>
          <w:rtl/>
        </w:rPr>
        <w:t>ת</w:t>
      </w:r>
    </w:p>
    <w:p w14:paraId="4D43325C" w14:textId="004D1C5F" w:rsidR="00AC0AF5" w:rsidRPr="00C35A2C" w:rsidRDefault="00AC0AF5" w:rsidP="00AC0AF5">
      <w:pPr>
        <w:rPr>
          <w:rFonts w:ascii="Fb Fontext" w:hAnsi="Fb Fontext" w:cs="Guttman Vilna"/>
          <w:b/>
          <w:bCs/>
          <w:sz w:val="32"/>
          <w:rtl/>
        </w:rPr>
      </w:pPr>
      <w:r w:rsidRPr="00C35A2C">
        <w:rPr>
          <w:rStyle w:val="afff8"/>
          <w:rtl/>
        </w:rPr>
        <w:lastRenderedPageBreak/>
        <w:t>כפיסין</w:t>
      </w:r>
      <w:r w:rsidRPr="00C35A2C">
        <w:rPr>
          <w:rFonts w:ascii="Fb Fontext" w:hAnsi="Fb Fontext"/>
          <w:sz w:val="32"/>
          <w:rtl/>
        </w:rPr>
        <w:t xml:space="preserve"> </w:t>
      </w:r>
      <w:r w:rsidR="005729AA">
        <w:rPr>
          <w:rFonts w:ascii="Fb Fontext" w:hAnsi="Fb Fontext" w:hint="cs"/>
          <w:sz w:val="32"/>
          <w:rtl/>
        </w:rPr>
        <w:t>-</w:t>
      </w:r>
      <w:r w:rsidRPr="00C35A2C">
        <w:rPr>
          <w:rFonts w:ascii="Fb Fontext" w:hAnsi="Fb Fontext"/>
          <w:sz w:val="32"/>
          <w:rtl/>
        </w:rPr>
        <w:t>ארחי</w:t>
      </w:r>
      <w:r w:rsidR="00183046">
        <w:rPr>
          <w:rStyle w:val="afffff0"/>
          <w:rFonts w:hint="cs"/>
          <w:rtl/>
        </w:rPr>
        <w:t xml:space="preserve"> </w:t>
      </w:r>
      <w:r w:rsidR="00183046" w:rsidRPr="00183046">
        <w:rPr>
          <w:rStyle w:val="afffff0"/>
          <w:rFonts w:hint="cs"/>
          <w:rtl/>
        </w:rPr>
        <w:t>[חצי לבנים]</w:t>
      </w:r>
      <w:r w:rsidRPr="00C35A2C">
        <w:rPr>
          <w:rFonts w:ascii="Fb Fontext" w:hAnsi="Fb Fontext"/>
          <w:sz w:val="32"/>
          <w:rtl/>
        </w:rPr>
        <w:t xml:space="preserve">. </w:t>
      </w:r>
      <w:r w:rsidRPr="00C35A2C">
        <w:rPr>
          <w:rStyle w:val="afff8"/>
          <w:rtl/>
        </w:rPr>
        <w:t>לבינין</w:t>
      </w:r>
      <w:r w:rsidRPr="00C35A2C">
        <w:rPr>
          <w:rFonts w:ascii="Fb Fontext" w:hAnsi="Fb Fontext"/>
          <w:sz w:val="32"/>
          <w:rtl/>
        </w:rPr>
        <w:t xml:space="preserve"> - ל</w:t>
      </w:r>
      <w:r w:rsidR="00183046">
        <w:rPr>
          <w:rFonts w:ascii="Fb Fontext" w:hAnsi="Fb Fontext" w:hint="cs"/>
          <w:sz w:val="32"/>
          <w:rtl/>
        </w:rPr>
        <w:t>בנים</w:t>
      </w:r>
    </w:p>
    <w:p w14:paraId="25EFD61B" w14:textId="7E91B8B4" w:rsidR="00AC0AF5" w:rsidRPr="00C35A2C" w:rsidRDefault="00AC0AF5" w:rsidP="00183046">
      <w:pPr>
        <w:pStyle w:val="afffff"/>
        <w:rPr>
          <w:rFonts w:cs="Guttman Vilna"/>
          <w:b/>
          <w:bCs/>
          <w:rtl/>
        </w:rPr>
      </w:pPr>
      <w:r w:rsidRPr="00C35A2C">
        <w:rPr>
          <w:rFonts w:hint="cs"/>
          <w:rtl/>
        </w:rPr>
        <w:t xml:space="preserve">ובגויל </w:t>
      </w:r>
      <w:r w:rsidR="00183046">
        <w:rPr>
          <w:rFonts w:hint="cs"/>
          <w:rtl/>
        </w:rPr>
        <w:t>אי</w:t>
      </w:r>
      <w:r w:rsidR="00F10693">
        <w:rPr>
          <w:rtl/>
        </w:rPr>
        <w:t>"</w:t>
      </w:r>
      <w:r w:rsidR="00183046">
        <w:rPr>
          <w:rFonts w:hint="cs"/>
          <w:rtl/>
        </w:rPr>
        <w:t xml:space="preserve">ז חצי </w:t>
      </w:r>
      <w:r w:rsidRPr="00C35A2C">
        <w:rPr>
          <w:rFonts w:hint="cs"/>
          <w:rtl/>
        </w:rPr>
        <w:t xml:space="preserve">גזית וטפח יתר לבינהם </w:t>
      </w:r>
      <w:r w:rsidR="00183046">
        <w:rPr>
          <w:rFonts w:hint="cs"/>
          <w:rtl/>
        </w:rPr>
        <w:t xml:space="preserve">- </w:t>
      </w:r>
      <w:r w:rsidRPr="00C35A2C">
        <w:rPr>
          <w:rFonts w:hint="cs"/>
          <w:rtl/>
        </w:rPr>
        <w:t>דגמירי לן ככפיסין]</w:t>
      </w:r>
    </w:p>
    <w:p w14:paraId="7CF585BF" w14:textId="4F817334" w:rsidR="00AC0AF5" w:rsidRPr="00C35A2C" w:rsidRDefault="00AC0AF5" w:rsidP="00556622">
      <w:pPr>
        <w:pStyle w:val="afffff"/>
        <w:spacing w:after="60" w:line="220" w:lineRule="exact"/>
        <w:rPr>
          <w:rFonts w:cs="Guttman Vilna"/>
          <w:b/>
          <w:bCs/>
          <w:rtl/>
        </w:rPr>
      </w:pPr>
      <w:r w:rsidRPr="00556622">
        <w:rPr>
          <w:rStyle w:val="affffe"/>
          <w:rFonts w:hint="cs"/>
          <w:rtl/>
        </w:rPr>
        <w:t>א</w:t>
      </w:r>
      <w:r w:rsidRPr="00556622">
        <w:rPr>
          <w:rStyle w:val="affffe"/>
          <w:rtl/>
        </w:rPr>
        <w:t>"</w:t>
      </w:r>
      <w:r w:rsidRPr="00556622">
        <w:rPr>
          <w:rStyle w:val="affffe"/>
          <w:rFonts w:hint="cs"/>
          <w:rtl/>
        </w:rPr>
        <w:t>ד</w:t>
      </w:r>
      <w:r w:rsidR="00556622">
        <w:rPr>
          <w:rStyle w:val="affffe"/>
          <w:rFonts w:hint="cs"/>
          <w:rtl/>
        </w:rPr>
        <w:t>:</w:t>
      </w:r>
      <w:r w:rsidRPr="00556622">
        <w:rPr>
          <w:rStyle w:val="affffe"/>
          <w:rFonts w:hint="cs"/>
          <w:rtl/>
        </w:rPr>
        <w:t xml:space="preserve"> </w:t>
      </w:r>
      <w:r w:rsidRPr="00C35A2C">
        <w:rPr>
          <w:rFonts w:hint="cs"/>
          <w:rtl/>
        </w:rPr>
        <w:t xml:space="preserve">שהקשה עליו על כפיסין </w:t>
      </w:r>
      <w:r w:rsidRPr="00556622">
        <w:rPr>
          <w:rStyle w:val="affffe"/>
          <w:rFonts w:hint="cs"/>
          <w:rtl/>
        </w:rPr>
        <w:t>וע</w:t>
      </w:r>
      <w:r w:rsidRPr="00556622">
        <w:rPr>
          <w:rStyle w:val="affffe"/>
          <w:rtl/>
        </w:rPr>
        <w:t>"</w:t>
      </w:r>
      <w:r w:rsidRPr="00556622">
        <w:rPr>
          <w:rStyle w:val="affffe"/>
          <w:rFonts w:hint="cs"/>
          <w:rtl/>
        </w:rPr>
        <w:t>ז ענהו</w:t>
      </w:r>
      <w:r w:rsidRPr="00C35A2C">
        <w:rPr>
          <w:rFonts w:hint="cs"/>
          <w:rtl/>
        </w:rPr>
        <w:t xml:space="preserve"> דגמרא גמירי לן כגויל</w:t>
      </w:r>
    </w:p>
    <w:p w14:paraId="0891D39E" w14:textId="23F1F0A0" w:rsidR="00183046" w:rsidRDefault="00AC0AF5" w:rsidP="00183046">
      <w:pPr>
        <w:pStyle w:val="36"/>
        <w:framePr w:wrap="notBeside"/>
        <w:rPr>
          <w:rtl/>
        </w:rPr>
      </w:pPr>
      <w:r w:rsidRPr="00C35A2C">
        <w:rPr>
          <w:rFonts w:hint="cs"/>
          <w:rtl/>
        </w:rPr>
        <w:t xml:space="preserve"> </w:t>
      </w:r>
      <w:r w:rsidRPr="00C35A2C">
        <w:rPr>
          <w:rtl/>
        </w:rPr>
        <w:t>אביי</w:t>
      </w:r>
      <w:r w:rsidR="00183046">
        <w:rPr>
          <w:rFonts w:hint="cs"/>
          <w:rtl/>
        </w:rPr>
        <w:t xml:space="preserve"> ש</w:t>
      </w:r>
      <w:r w:rsidR="00F10693">
        <w:rPr>
          <w:rtl/>
        </w:rPr>
        <w:t>"</w:t>
      </w:r>
      <w:r w:rsidR="00183046">
        <w:rPr>
          <w:rFonts w:hint="cs"/>
          <w:rtl/>
        </w:rPr>
        <w:t>מ:</w:t>
      </w:r>
    </w:p>
    <w:p w14:paraId="7218FC93" w14:textId="460442DC" w:rsidR="00AC0AF5" w:rsidRPr="005729AA" w:rsidRDefault="00AC0AF5" w:rsidP="00AC0AF5">
      <w:pPr>
        <w:rPr>
          <w:rFonts w:ascii="Fb Fontext" w:hAnsi="Fb Fontext"/>
          <w:i/>
          <w:spacing w:val="-2"/>
          <w:sz w:val="32"/>
          <w:rtl/>
        </w:rPr>
      </w:pPr>
      <w:r w:rsidRPr="005729AA">
        <w:rPr>
          <w:rFonts w:ascii="Fb Fontext" w:hAnsi="Fb Fontext"/>
          <w:i/>
          <w:spacing w:val="-2"/>
          <w:sz w:val="32"/>
          <w:rtl/>
        </w:rPr>
        <w:t>כל בי</w:t>
      </w:r>
      <w:r w:rsidR="00183046" w:rsidRPr="005729AA">
        <w:rPr>
          <w:rFonts w:ascii="Fb Fontext" w:hAnsi="Fb Fontext" w:hint="cs"/>
          <w:i/>
          <w:spacing w:val="-2"/>
          <w:sz w:val="32"/>
          <w:rtl/>
        </w:rPr>
        <w:t>ן השורו</w:t>
      </w:r>
      <w:r w:rsidR="005729AA" w:rsidRPr="005729AA">
        <w:rPr>
          <w:rFonts w:ascii="Fb Fontext" w:hAnsi="Fb Fontext" w:hint="cs"/>
          <w:i/>
          <w:spacing w:val="-2"/>
          <w:sz w:val="32"/>
          <w:rtl/>
        </w:rPr>
        <w:t>ת</w:t>
      </w:r>
      <w:r w:rsidRPr="005729AA">
        <w:rPr>
          <w:rFonts w:ascii="Fb Fontext" w:hAnsi="Fb Fontext"/>
          <w:i/>
          <w:spacing w:val="-2"/>
          <w:sz w:val="32"/>
          <w:rtl/>
        </w:rPr>
        <w:t xml:space="preserve"> טפח</w:t>
      </w:r>
      <w:r w:rsidRPr="005729AA">
        <w:rPr>
          <w:rFonts w:ascii="Fb Fontext" w:hAnsi="Fb Fontext" w:hint="cs"/>
          <w:i/>
          <w:spacing w:val="-2"/>
          <w:sz w:val="32"/>
          <w:rtl/>
        </w:rPr>
        <w:t>- ה</w:t>
      </w:r>
      <w:r w:rsidRPr="005729AA">
        <w:rPr>
          <w:rFonts w:ascii="Fb Fontext" w:hAnsi="Fb Fontext"/>
          <w:i/>
          <w:spacing w:val="-2"/>
          <w:sz w:val="32"/>
          <w:rtl/>
        </w:rPr>
        <w:t>"</w:t>
      </w:r>
      <w:r w:rsidRPr="005729AA">
        <w:rPr>
          <w:rFonts w:ascii="Fb Fontext" w:hAnsi="Fb Fontext" w:hint="cs"/>
          <w:i/>
          <w:spacing w:val="-2"/>
          <w:sz w:val="32"/>
          <w:rtl/>
        </w:rPr>
        <w:t>מ בטי</w:t>
      </w:r>
      <w:r w:rsidR="00183046" w:rsidRPr="005729AA">
        <w:rPr>
          <w:rFonts w:ascii="Fb Fontext" w:hAnsi="Fb Fontext" w:hint="cs"/>
          <w:i/>
          <w:spacing w:val="-2"/>
          <w:sz w:val="32"/>
          <w:rtl/>
        </w:rPr>
        <w:t>ט,</w:t>
      </w:r>
      <w:r w:rsidRPr="005729AA">
        <w:rPr>
          <w:rFonts w:ascii="Fb Fontext" w:hAnsi="Fb Fontext" w:hint="cs"/>
          <w:i/>
          <w:spacing w:val="-2"/>
          <w:sz w:val="32"/>
          <w:rtl/>
        </w:rPr>
        <w:t xml:space="preserve"> אבל </w:t>
      </w:r>
      <w:r w:rsidR="00183046" w:rsidRPr="005729AA">
        <w:rPr>
          <w:rFonts w:ascii="Fb Fontext" w:hAnsi="Fb Fontext" w:hint="cs"/>
          <w:i/>
          <w:spacing w:val="-2"/>
          <w:sz w:val="32"/>
          <w:rtl/>
        </w:rPr>
        <w:t>מא</w:t>
      </w:r>
      <w:r w:rsidRPr="005729AA">
        <w:rPr>
          <w:rFonts w:ascii="Fb Fontext" w:hAnsi="Fb Fontext" w:hint="cs"/>
          <w:i/>
          <w:spacing w:val="-2"/>
          <w:sz w:val="32"/>
          <w:rtl/>
        </w:rPr>
        <w:t xml:space="preserve">בנים דקות </w:t>
      </w:r>
      <w:r w:rsidR="00183046" w:rsidRPr="005729AA">
        <w:rPr>
          <w:rFonts w:ascii="Fb Fontext" w:hAnsi="Fb Fontext" w:hint="cs"/>
          <w:i/>
          <w:spacing w:val="-2"/>
          <w:sz w:val="32"/>
          <w:rtl/>
        </w:rPr>
        <w:t>צריך יותר</w:t>
      </w:r>
    </w:p>
    <w:p w14:paraId="0CC241F9" w14:textId="77777777" w:rsidR="00183046" w:rsidRDefault="00AC0AF5" w:rsidP="00183046">
      <w:pPr>
        <w:pStyle w:val="36"/>
        <w:framePr w:wrap="notBeside"/>
        <w:rPr>
          <w:rtl/>
        </w:rPr>
      </w:pPr>
      <w:r w:rsidRPr="00C35A2C">
        <w:rPr>
          <w:rFonts w:hint="cs"/>
          <w:rtl/>
        </w:rPr>
        <w:t>וא</w:t>
      </w:r>
      <w:r w:rsidRPr="00C35A2C">
        <w:rPr>
          <w:rtl/>
        </w:rPr>
        <w:t>"</w:t>
      </w:r>
      <w:r w:rsidRPr="00C35A2C">
        <w:rPr>
          <w:rFonts w:hint="cs"/>
          <w:rtl/>
        </w:rPr>
        <w:t>ד</w:t>
      </w:r>
      <w:r w:rsidRPr="00C35A2C">
        <w:rPr>
          <w:rtl/>
        </w:rPr>
        <w:t>:</w:t>
      </w:r>
    </w:p>
    <w:p w14:paraId="439E8DE9" w14:textId="3D0D3668" w:rsidR="00AC0AF5" w:rsidRPr="00C35A2C" w:rsidRDefault="00183046" w:rsidP="00183046">
      <w:pPr>
        <w:rPr>
          <w:rFonts w:ascii="Fb Fontext" w:hAnsi="Fb Fontext" w:cs="Guttman Vilna"/>
          <w:b/>
          <w:bCs/>
          <w:rtl/>
        </w:rPr>
      </w:pPr>
      <w:r>
        <w:rPr>
          <w:rFonts w:ascii="Fb Fontext" w:hAnsi="Fb Fontext" w:hint="cs"/>
          <w:rtl/>
        </w:rPr>
        <w:t>ה</w:t>
      </w:r>
      <w:r w:rsidR="00F10693">
        <w:rPr>
          <w:rFonts w:ascii="Fb Fontext" w:hAnsi="Fb Fontext"/>
          <w:rtl/>
        </w:rPr>
        <w:t>"</w:t>
      </w:r>
      <w:r>
        <w:rPr>
          <w:rFonts w:ascii="Fb Fontext" w:hAnsi="Fb Fontext" w:hint="cs"/>
          <w:rtl/>
        </w:rPr>
        <w:t>מ בטיט מאבנים דקות</w:t>
      </w:r>
      <w:r w:rsidR="00AC0AF5" w:rsidRPr="00183046">
        <w:rPr>
          <w:rStyle w:val="afffff0"/>
          <w:rtl/>
        </w:rPr>
        <w:t>,</w:t>
      </w:r>
      <w:r w:rsidR="00AC0AF5" w:rsidRPr="00C35A2C">
        <w:rPr>
          <w:rFonts w:ascii="Fb Fontext" w:hAnsi="Fb Fontext"/>
          <w:rtl/>
        </w:rPr>
        <w:t xml:space="preserve"> אבל בטי</w:t>
      </w:r>
      <w:r>
        <w:rPr>
          <w:rFonts w:ascii="Fb Fontext" w:hAnsi="Fb Fontext" w:hint="cs"/>
          <w:rtl/>
        </w:rPr>
        <w:t>ט רגיל א</w:t>
      </w:r>
      <w:r w:rsidR="00F10693">
        <w:rPr>
          <w:rFonts w:ascii="Fb Fontext" w:hAnsi="Fb Fontext"/>
          <w:rtl/>
        </w:rPr>
        <w:t>"</w:t>
      </w:r>
      <w:r>
        <w:rPr>
          <w:rFonts w:ascii="Fb Fontext" w:hAnsi="Fb Fontext" w:hint="cs"/>
          <w:rtl/>
        </w:rPr>
        <w:t>צ כ</w:t>
      </w:r>
      <w:r w:rsidR="00F10693">
        <w:rPr>
          <w:rFonts w:ascii="Fb Fontext" w:hAnsi="Fb Fontext"/>
          <w:rtl/>
        </w:rPr>
        <w:t>"</w:t>
      </w:r>
      <w:r>
        <w:rPr>
          <w:rFonts w:ascii="Fb Fontext" w:hAnsi="Fb Fontext" w:hint="cs"/>
          <w:rtl/>
        </w:rPr>
        <w:t xml:space="preserve">כ הרבה </w:t>
      </w:r>
    </w:p>
    <w:p w14:paraId="353A6D4C" w14:textId="325EF838" w:rsidR="00183046" w:rsidRDefault="00556622" w:rsidP="00183046">
      <w:pPr>
        <w:pStyle w:val="36"/>
        <w:framePr w:wrap="notBeside"/>
        <w:rPr>
          <w:sz w:val="32"/>
          <w:rtl/>
        </w:rPr>
      </w:pPr>
      <w:r>
        <w:rPr>
          <w:rFonts w:hint="cs"/>
          <w:rtl/>
        </w:rPr>
        <w:t>היוצא:</w:t>
      </w:r>
      <w:r w:rsidR="00AC0AF5" w:rsidRPr="00C35A2C">
        <w:rPr>
          <w:rFonts w:hint="cs"/>
          <w:sz w:val="32"/>
          <w:rtl/>
        </w:rPr>
        <w:t xml:space="preserve"> </w:t>
      </w:r>
    </w:p>
    <w:p w14:paraId="34B6FCE3" w14:textId="759C64ED" w:rsidR="00AC0AF5" w:rsidRDefault="00AC0AF5" w:rsidP="00AC0AF5">
      <w:pPr>
        <w:rPr>
          <w:rFonts w:ascii="Fb Fontext" w:hAnsi="Fb Fontext"/>
          <w:sz w:val="32"/>
          <w:rtl/>
        </w:rPr>
      </w:pPr>
      <w:r w:rsidRPr="00C35A2C">
        <w:rPr>
          <w:rFonts w:ascii="Fb Fontext" w:hAnsi="Fb Fontext" w:hint="cs"/>
          <w:sz w:val="32"/>
          <w:rtl/>
        </w:rPr>
        <w:t>ד</w:t>
      </w:r>
      <w:r w:rsidRPr="00C35A2C">
        <w:rPr>
          <w:rFonts w:ascii="Fb Fontext" w:hAnsi="Fb Fontext"/>
          <w:sz w:val="32"/>
          <w:rtl/>
        </w:rPr>
        <w:t>בגזית כל ד</w:t>
      </w:r>
      <w:r w:rsidRPr="00F10693">
        <w:rPr>
          <w:rtl/>
        </w:rPr>
        <w:t xml:space="preserve">' </w:t>
      </w:r>
      <w:r w:rsidRPr="00C35A2C">
        <w:rPr>
          <w:rFonts w:ascii="Fb Fontext" w:hAnsi="Fb Fontext"/>
          <w:sz w:val="32"/>
          <w:rtl/>
        </w:rPr>
        <w:t xml:space="preserve">אמות גובה, </w:t>
      </w:r>
      <w:r w:rsidRPr="00C35A2C">
        <w:rPr>
          <w:rFonts w:ascii="Fb Fontext" w:hAnsi="Fb Fontext" w:hint="cs"/>
          <w:sz w:val="32"/>
          <w:rtl/>
        </w:rPr>
        <w:t>רק אי עוביו חמש עומד ואי לא לא</w:t>
      </w:r>
    </w:p>
    <w:p w14:paraId="75BF9396" w14:textId="77777777" w:rsidR="00183046" w:rsidRDefault="00AC0AF5" w:rsidP="00183046">
      <w:pPr>
        <w:pStyle w:val="36"/>
        <w:framePr w:wrap="notBeside"/>
        <w:rPr>
          <w:rtl/>
        </w:rPr>
      </w:pPr>
      <w:r w:rsidRPr="00C35A2C">
        <w:rPr>
          <w:rFonts w:hint="cs"/>
          <w:rtl/>
        </w:rPr>
        <w:t>והך</w:t>
      </w:r>
    </w:p>
    <w:p w14:paraId="6B1050C0" w14:textId="27396A53" w:rsidR="00AC0AF5" w:rsidRDefault="00AC0AF5" w:rsidP="00AC0AF5">
      <w:pPr>
        <w:rPr>
          <w:rFonts w:ascii="Fb Fontext" w:hAnsi="Fb Fontext"/>
          <w:rtl/>
        </w:rPr>
      </w:pPr>
      <w:r w:rsidRPr="00C35A2C">
        <w:rPr>
          <w:rFonts w:ascii="Fb Fontext" w:hAnsi="Fb Fontext" w:hint="cs"/>
          <w:rtl/>
        </w:rPr>
        <w:t>ד</w:t>
      </w:r>
      <w:r w:rsidRPr="00C35A2C">
        <w:rPr>
          <w:rFonts w:ascii="Fb Fontext" w:hAnsi="Fb Fontext"/>
          <w:rtl/>
        </w:rPr>
        <w:t xml:space="preserve">אמה טרקסין </w:t>
      </w:r>
      <w:r w:rsidRPr="00C35A2C">
        <w:rPr>
          <w:rFonts w:ascii="Fb Fontext" w:hAnsi="Fb Fontext" w:hint="cs"/>
          <w:rtl/>
        </w:rPr>
        <w:t>הגבוהה מל</w:t>
      </w:r>
      <w:r w:rsidRPr="00F10693">
        <w:rPr>
          <w:rFonts w:hint="cs"/>
          <w:rtl/>
        </w:rPr>
        <w:t xml:space="preserve">' </w:t>
      </w:r>
      <w:r w:rsidRPr="00C35A2C">
        <w:rPr>
          <w:rFonts w:ascii="Fb Fontext" w:hAnsi="Fb Fontext" w:hint="cs"/>
          <w:rtl/>
        </w:rPr>
        <w:t>אמות ועוביה רק אמה-  ד</w:t>
      </w:r>
      <w:r w:rsidR="005729AA">
        <w:rPr>
          <w:rFonts w:ascii="Fb Fontext" w:hAnsi="Fb Fontext" w:hint="cs"/>
          <w:rtl/>
        </w:rPr>
        <w:t>שם</w:t>
      </w:r>
      <w:r w:rsidRPr="00C35A2C">
        <w:rPr>
          <w:rFonts w:ascii="Fb Fontext" w:hAnsi="Fb Fontext" w:hint="cs"/>
          <w:rtl/>
        </w:rPr>
        <w:t xml:space="preserve"> היה טפח בעוביה יתר</w:t>
      </w:r>
    </w:p>
    <w:p w14:paraId="769A8D79" w14:textId="65FDF80A" w:rsidR="00AC0AF5" w:rsidRDefault="00AC0AF5" w:rsidP="00183046">
      <w:pPr>
        <w:rPr>
          <w:rFonts w:ascii="Fb Fontext" w:hAnsi="Fb Fontext"/>
          <w:rtl/>
        </w:rPr>
      </w:pPr>
      <w:r w:rsidRPr="00C35A2C">
        <w:rPr>
          <w:rFonts w:ascii="Fb Fontext" w:hAnsi="Fb Fontext"/>
          <w:rtl/>
        </w:rPr>
        <w:t xml:space="preserve">ובמקדש שני </w:t>
      </w:r>
      <w:r w:rsidRPr="00C35A2C">
        <w:rPr>
          <w:rFonts w:ascii="Fb Fontext" w:hAnsi="Fb Fontext" w:hint="cs"/>
          <w:rtl/>
        </w:rPr>
        <w:t>לא עשו אמה טרקסין שהיתה גבוהה יותר מל</w:t>
      </w:r>
      <w:r w:rsidRPr="00F10693">
        <w:rPr>
          <w:rFonts w:hint="cs"/>
          <w:rtl/>
        </w:rPr>
        <w:t xml:space="preserve">' </w:t>
      </w:r>
      <w:r w:rsidRPr="00C35A2C">
        <w:rPr>
          <w:rFonts w:ascii="Fb Fontext" w:hAnsi="Fb Fontext" w:hint="cs"/>
          <w:rtl/>
        </w:rPr>
        <w:t xml:space="preserve">אמה </w:t>
      </w:r>
      <w:r w:rsidRPr="00183046">
        <w:rPr>
          <w:rStyle w:val="afffff0"/>
          <w:rFonts w:hint="cs"/>
          <w:rtl/>
        </w:rPr>
        <w:t>[וטפח לא עוזר ביותר]</w:t>
      </w:r>
      <w:r w:rsidR="00183046">
        <w:rPr>
          <w:rFonts w:ascii="Fb Fontext" w:hAnsi="Fb Fontext" w:hint="cs"/>
          <w:rtl/>
        </w:rPr>
        <w:t xml:space="preserve"> </w:t>
      </w:r>
      <w:r w:rsidRPr="00F10693">
        <w:rPr>
          <w:rFonts w:hint="cs"/>
          <w:rtl/>
        </w:rPr>
        <w:t>'</w:t>
      </w:r>
      <w:r w:rsidR="00E14877">
        <w:rPr>
          <w:rtl/>
        </w:rPr>
        <w:t>גָּ</w:t>
      </w:r>
      <w:r w:rsidR="00E14877">
        <w:rPr>
          <w:rStyle w:val="affff8"/>
          <w:rtl/>
        </w:rPr>
        <w:t>דוֹל יִהְיֶה כְּבוֹד הַבַּיִת הַזֶּה הָאַחֲרוֹן מִן הָרִאשׁוֹ</w:t>
      </w:r>
      <w:r w:rsidRPr="006609F0">
        <w:rPr>
          <w:rStyle w:val="affff8"/>
          <w:rtl/>
        </w:rPr>
        <w:t>ן</w:t>
      </w:r>
      <w:r w:rsidRPr="00F10693">
        <w:rPr>
          <w:rtl/>
        </w:rPr>
        <w:t>'</w:t>
      </w:r>
    </w:p>
    <w:p w14:paraId="223249EE" w14:textId="39DD97A7" w:rsidR="00AC0AF5" w:rsidRPr="00C35A2C" w:rsidRDefault="00AC0AF5" w:rsidP="00AC0AF5">
      <w:pPr>
        <w:rPr>
          <w:rFonts w:ascii="Fb Fontext" w:hAnsi="Fb Fontext" w:cs="Guttman Vilna"/>
          <w:b/>
          <w:bCs/>
          <w:rtl/>
        </w:rPr>
      </w:pPr>
      <w:r w:rsidRPr="00183046">
        <w:rPr>
          <w:rStyle w:val="affffe"/>
          <w:rtl/>
        </w:rPr>
        <w:t>- רב ושמואל</w:t>
      </w:r>
      <w:r w:rsidR="00183046">
        <w:rPr>
          <w:rStyle w:val="affffe"/>
          <w:rFonts w:hint="cs"/>
          <w:rtl/>
        </w:rPr>
        <w:t>:</w:t>
      </w:r>
      <w:r w:rsidRPr="00C35A2C">
        <w:rPr>
          <w:rFonts w:ascii="Fb Fontext" w:hAnsi="Fb Fontext"/>
          <w:rtl/>
        </w:rPr>
        <w:t xml:space="preserve"> </w:t>
      </w:r>
      <w:r w:rsidRPr="00C35A2C">
        <w:rPr>
          <w:rFonts w:ascii="Fb Fontext" w:hAnsi="Fb Fontext" w:hint="cs"/>
          <w:rtl/>
        </w:rPr>
        <w:t xml:space="preserve">אי </w:t>
      </w:r>
      <w:r w:rsidRPr="00C35A2C">
        <w:rPr>
          <w:rFonts w:ascii="Fb Fontext" w:hAnsi="Fb Fontext"/>
          <w:rtl/>
        </w:rPr>
        <w:t>בבנין</w:t>
      </w:r>
      <w:r w:rsidRPr="00C35A2C">
        <w:rPr>
          <w:rFonts w:ascii="Fb Fontext" w:hAnsi="Fb Fontext" w:hint="cs"/>
          <w:rtl/>
        </w:rPr>
        <w:t xml:space="preserve"> אי בשנים- ואיתא לתרוויהו</w:t>
      </w:r>
    </w:p>
    <w:p w14:paraId="7E4AE362" w14:textId="77777777" w:rsidR="00AC0AF5" w:rsidRPr="00FC386E" w:rsidRDefault="00AC0AF5" w:rsidP="00982F98">
      <w:pPr>
        <w:pStyle w:val="affe"/>
        <w:framePr w:wrap="around"/>
        <w:rPr>
          <w:rtl/>
        </w:rPr>
      </w:pPr>
      <w:r w:rsidRPr="00FC386E">
        <w:rPr>
          <w:rtl/>
        </w:rPr>
        <w:t>ג:</w:t>
      </w:r>
    </w:p>
    <w:p w14:paraId="7C5DBA91" w14:textId="77777777" w:rsidR="00556622" w:rsidRPr="00556622" w:rsidRDefault="00AC0AF5" w:rsidP="00556622">
      <w:pPr>
        <w:pStyle w:val="36"/>
        <w:framePr w:wrap="notBeside"/>
        <w:rPr>
          <w:rtl/>
        </w:rPr>
      </w:pPr>
      <w:r w:rsidRPr="00556622">
        <w:rPr>
          <w:rFonts w:hint="cs"/>
          <w:rtl/>
        </w:rPr>
        <w:t>ולא יכלו</w:t>
      </w:r>
    </w:p>
    <w:p w14:paraId="13E532CD" w14:textId="77777777" w:rsidR="00556622" w:rsidRDefault="00AC0AF5" w:rsidP="00AC0AF5">
      <w:pPr>
        <w:rPr>
          <w:rFonts w:ascii="Fb Fontext" w:hAnsi="Fb Fontext"/>
          <w:sz w:val="32"/>
          <w:rtl/>
        </w:rPr>
      </w:pPr>
      <w:r w:rsidRPr="00C35A2C">
        <w:rPr>
          <w:rFonts w:ascii="Fb Fontext" w:hAnsi="Fb Fontext" w:hint="cs"/>
          <w:sz w:val="32"/>
          <w:rtl/>
        </w:rPr>
        <w:t>לעשותה גובה ל</w:t>
      </w:r>
      <w:r w:rsidRPr="00F10693">
        <w:rPr>
          <w:rFonts w:hint="cs"/>
          <w:rtl/>
        </w:rPr>
        <w:t xml:space="preserve">' </w:t>
      </w:r>
      <w:r w:rsidRPr="00C35A2C">
        <w:rPr>
          <w:rFonts w:ascii="Fb Fontext" w:hAnsi="Fb Fontext" w:hint="cs"/>
          <w:sz w:val="32"/>
          <w:rtl/>
        </w:rPr>
        <w:t xml:space="preserve">אמה והשאר בפרוכת </w:t>
      </w:r>
    </w:p>
    <w:p w14:paraId="37759F63" w14:textId="77777777" w:rsidR="00556622" w:rsidRPr="00556622" w:rsidRDefault="00556622" w:rsidP="00556622">
      <w:pPr>
        <w:pStyle w:val="36"/>
        <w:framePr w:wrap="notBeside"/>
        <w:rPr>
          <w:rtl/>
        </w:rPr>
      </w:pPr>
      <w:r w:rsidRPr="00556622">
        <w:rPr>
          <w:rFonts w:hint="cs"/>
          <w:rtl/>
        </w:rPr>
        <w:t>-</w:t>
      </w:r>
    </w:p>
    <w:p w14:paraId="1A022216" w14:textId="0096ECA6" w:rsidR="00AC0AF5" w:rsidRPr="00C35A2C" w:rsidRDefault="00AC0AF5" w:rsidP="00AC0AF5">
      <w:pPr>
        <w:rPr>
          <w:rFonts w:ascii="Fb Fontext" w:hAnsi="Fb Fontext"/>
          <w:rtl/>
        </w:rPr>
      </w:pPr>
      <w:r w:rsidRPr="00C35A2C">
        <w:rPr>
          <w:rFonts w:ascii="Fb Fontext" w:hAnsi="Fb Fontext" w:hint="cs"/>
          <w:sz w:val="32"/>
          <w:rtl/>
        </w:rPr>
        <w:t>דדוקא אי יש תקרה ומעזיבה יכלה לעמוד</w:t>
      </w:r>
      <w:r w:rsidR="00556622">
        <w:rPr>
          <w:rFonts w:ascii="Fb Fontext" w:hAnsi="Fb Fontext" w:hint="cs"/>
          <w:sz w:val="32"/>
          <w:rtl/>
        </w:rPr>
        <w:t>.</w:t>
      </w:r>
    </w:p>
    <w:p w14:paraId="1C68611F" w14:textId="77777777" w:rsidR="00556622" w:rsidRPr="00556622" w:rsidRDefault="00AC0AF5" w:rsidP="00556622">
      <w:pPr>
        <w:pStyle w:val="36"/>
        <w:framePr w:wrap="notBeside"/>
        <w:rPr>
          <w:rtl/>
        </w:rPr>
      </w:pPr>
      <w:r w:rsidRPr="00556622">
        <w:rPr>
          <w:rFonts w:hint="cs"/>
          <w:rtl/>
        </w:rPr>
        <w:t xml:space="preserve">ולא יכלו </w:t>
      </w:r>
    </w:p>
    <w:p w14:paraId="0A0E831C" w14:textId="2810826D" w:rsidR="00183046" w:rsidRDefault="00AC0AF5" w:rsidP="00AC0AF5">
      <w:pPr>
        <w:rPr>
          <w:rtl/>
        </w:rPr>
      </w:pPr>
      <w:r w:rsidRPr="00183046">
        <w:rPr>
          <w:rFonts w:hint="cs"/>
          <w:rtl/>
        </w:rPr>
        <w:t>לעשותה מעט בנין והשאר פרוכת</w:t>
      </w:r>
      <w:r w:rsidR="00183046">
        <w:rPr>
          <w:rFonts w:hint="cs"/>
          <w:rtl/>
        </w:rPr>
        <w:t>,</w:t>
      </w:r>
      <w:r w:rsidRPr="00183046">
        <w:rPr>
          <w:rFonts w:hint="cs"/>
          <w:rtl/>
        </w:rPr>
        <w:t xml:space="preserve"> </w:t>
      </w:r>
    </w:p>
    <w:p w14:paraId="7902CCC2" w14:textId="77777777" w:rsidR="00556622" w:rsidRPr="00556622" w:rsidRDefault="00556622" w:rsidP="00556622">
      <w:pPr>
        <w:pStyle w:val="36"/>
        <w:framePr w:wrap="notBeside"/>
        <w:rPr>
          <w:rtl/>
        </w:rPr>
      </w:pPr>
      <w:r w:rsidRPr="00556622">
        <w:rPr>
          <w:rFonts w:hint="cs"/>
          <w:rtl/>
        </w:rPr>
        <w:t>-</w:t>
      </w:r>
    </w:p>
    <w:p w14:paraId="5EE266A7" w14:textId="5A399C87" w:rsidR="00AC0AF5" w:rsidRPr="00183046" w:rsidRDefault="00AC0AF5" w:rsidP="00AC0AF5">
      <w:pPr>
        <w:rPr>
          <w:rtl/>
        </w:rPr>
      </w:pPr>
      <w:r w:rsidRPr="00183046">
        <w:rPr>
          <w:rFonts w:hint="cs"/>
          <w:rtl/>
        </w:rPr>
        <w:t xml:space="preserve">דגמירי </w:t>
      </w:r>
      <w:r w:rsidRPr="00183046">
        <w:rPr>
          <w:rtl/>
        </w:rPr>
        <w:t>אי כולהו בבנין ממקדש, אי כולהו בפרוכת ממשכן.</w:t>
      </w:r>
    </w:p>
    <w:p w14:paraId="2E890B81" w14:textId="1D2F6521" w:rsidR="00AC0AF5" w:rsidRPr="001B450D" w:rsidRDefault="001B450D" w:rsidP="00AC0AF5">
      <w:pPr>
        <w:pStyle w:val="aff9"/>
        <w:rPr>
          <w:del w:id="90006" w:author="מנוע עיצוב" w:date="2026-10-08T11:01:28Z"/>
          <w:rtl/>
        </w:rPr>
      </w:pPr>
      <w:del w:id="90005" w:author="מנוע עיצוב" w:date="2026-10-08T11:01:28Z">
        <w:r w:rsidRPr="001B450D">
          <w:rPr>
            <w:rFonts w:hint="cs"/>
            <w:rtl/>
          </w:rPr>
          <w:delText xml:space="preserve">***</w:delText>
        </w:r>
      </w:del>
    </w:p>
    <w:p w14:paraId="5A8B30D9" w14:textId="19E19F4C" w:rsidR="00AC0AF5" w:rsidRDefault="00AC0AF5" w:rsidP="006950A7">
      <w:pPr>
        <w:pStyle w:val="affff9"/>
        <w:rPr>
          <w:rtl/>
        </w:rPr>
      </w:pPr>
      <w:bookmarkStart w:id="2" w:name="_Hlk170652217"/>
      <w:r w:rsidRPr="00DB3591">
        <w:rPr>
          <w:rStyle w:val="afff8"/>
          <w:rFonts w:cs="BA TM • Vilna Extra-Bold"/>
          <w:rtl/>
        </w:rPr>
        <w:t>איבעיא</w:t>
      </w:r>
      <w:r w:rsidRPr="00C35A2C">
        <w:rPr>
          <w:rtl/>
        </w:rPr>
        <w:t xml:space="preserve">: הן וסידן, </w:t>
      </w:r>
      <w:r w:rsidRPr="00280F6D">
        <w:rPr>
          <w:rtl/>
        </w:rPr>
        <w:t>או"ד</w:t>
      </w:r>
      <w:r w:rsidRPr="00C35A2C">
        <w:rPr>
          <w:rtl/>
        </w:rPr>
        <w:t xml:space="preserve"> הן בלא סידן?</w:t>
      </w:r>
    </w:p>
    <w:p w14:paraId="00D1B504" w14:textId="6D6706BB" w:rsidR="00183046" w:rsidRDefault="00760CF6" w:rsidP="00183046">
      <w:pPr>
        <w:pStyle w:val="36"/>
        <w:framePr w:wrap="notBeside"/>
        <w:rPr>
          <w:rtl/>
        </w:rPr>
      </w:pPr>
      <w:r>
        <w:rPr>
          <w:rFonts w:ascii="BA Or Tzadikim Regular" w:hAnsi="BA Or Tzadikim Regular" w:cs="BA Or Tzadikim Regular"/>
          <w:rtl/>
        </w:rPr>
        <w:t>◄</w:t>
      </w:r>
      <w:r w:rsidR="00AC0AF5">
        <w:rPr>
          <w:rtl/>
        </w:rPr>
        <w:t>ר</w:t>
      </w:r>
      <w:r w:rsidR="00AC0AF5" w:rsidRPr="00C35A2C">
        <w:rPr>
          <w:rFonts w:hint="cs"/>
          <w:rtl/>
        </w:rPr>
        <w:t>נב</w:t>
      </w:r>
      <w:r w:rsidR="00AC0AF5" w:rsidRPr="00C35A2C">
        <w:rPr>
          <w:rtl/>
        </w:rPr>
        <w:t>"</w:t>
      </w:r>
      <w:r w:rsidR="00AC0AF5" w:rsidRPr="00C35A2C">
        <w:rPr>
          <w:rFonts w:hint="cs"/>
          <w:rtl/>
        </w:rPr>
        <w:t>י</w:t>
      </w:r>
      <w:r w:rsidR="00AC0AF5" w:rsidRPr="00C35A2C">
        <w:rPr>
          <w:rtl/>
        </w:rPr>
        <w:t xml:space="preserve">: </w:t>
      </w:r>
    </w:p>
    <w:p w14:paraId="28DDDEA2" w14:textId="6D3E06B5" w:rsidR="00AC0AF5" w:rsidRPr="00C35A2C" w:rsidRDefault="00183046" w:rsidP="00AC0AF5">
      <w:pPr>
        <w:rPr>
          <w:rFonts w:ascii="Fb Fontext" w:hAnsi="Fb Fontext"/>
          <w:rtl/>
        </w:rPr>
      </w:pPr>
      <w:r w:rsidRPr="00183046">
        <w:rPr>
          <w:rStyle w:val="affffe"/>
          <w:rFonts w:hint="cs"/>
          <w:rtl/>
        </w:rPr>
        <w:t>מ</w:t>
      </w:r>
      <w:r w:rsidR="00AC0AF5" w:rsidRPr="00183046">
        <w:rPr>
          <w:rStyle w:val="affffe"/>
          <w:rtl/>
        </w:rPr>
        <w:t>סתבר</w:t>
      </w:r>
      <w:r w:rsidR="00AC0AF5" w:rsidRPr="00C35A2C">
        <w:rPr>
          <w:rFonts w:ascii="Fb Fontext" w:hAnsi="Fb Fontext"/>
          <w:rtl/>
        </w:rPr>
        <w:t xml:space="preserve"> הן וסידן, דאי</w:t>
      </w:r>
      <w:r w:rsidR="00AC0AF5" w:rsidRPr="00C35A2C">
        <w:rPr>
          <w:rFonts w:ascii="Fb Fontext" w:hAnsi="Fb Fontext" w:hint="cs"/>
          <w:rtl/>
        </w:rPr>
        <w:t xml:space="preserve"> ב</w:t>
      </w:r>
      <w:r w:rsidR="00AC0AF5" w:rsidRPr="00C35A2C">
        <w:rPr>
          <w:rFonts w:ascii="Fb Fontext" w:hAnsi="Fb Fontext"/>
          <w:rtl/>
        </w:rPr>
        <w:t>לא סידן</w:t>
      </w:r>
      <w:r w:rsidR="00AC0AF5" w:rsidRPr="00C35A2C">
        <w:rPr>
          <w:rFonts w:ascii="Fb Fontext" w:hAnsi="Fb Fontext" w:hint="cs"/>
          <w:rtl/>
        </w:rPr>
        <w:t xml:space="preserve"> </w:t>
      </w:r>
      <w:r w:rsidR="00AC0AF5" w:rsidRPr="00C35A2C">
        <w:rPr>
          <w:rFonts w:ascii="Fb Fontext" w:hAnsi="Fb Fontext"/>
          <w:rtl/>
        </w:rPr>
        <w:t>ליתנייה לשיעוריה</w:t>
      </w:r>
    </w:p>
    <w:p w14:paraId="6B707D66" w14:textId="77777777" w:rsidR="00183046" w:rsidRPr="00760CF6" w:rsidRDefault="00AC0AF5" w:rsidP="00760CF6">
      <w:pPr>
        <w:pStyle w:val="36"/>
        <w:framePr w:wrap="notBeside"/>
        <w:rPr>
          <w:rtl/>
        </w:rPr>
      </w:pPr>
      <w:r w:rsidRPr="00760CF6">
        <w:rPr>
          <w:rFonts w:hint="cs"/>
          <w:rtl/>
        </w:rPr>
        <w:t>ודחי'</w:t>
      </w:r>
    </w:p>
    <w:p w14:paraId="62B2B29C" w14:textId="7BB029D5" w:rsidR="00AC0AF5" w:rsidRPr="00183046" w:rsidRDefault="00AC0AF5" w:rsidP="00760CF6">
      <w:pPr>
        <w:rPr>
          <w:rStyle w:val="afffff0"/>
          <w:rtl/>
        </w:rPr>
      </w:pPr>
      <w:r w:rsidRPr="00760CF6">
        <w:rPr>
          <w:rFonts w:hint="cs"/>
          <w:rtl/>
        </w:rPr>
        <w:t>דאפשר</w:t>
      </w:r>
      <w:r w:rsidRPr="00C35A2C">
        <w:rPr>
          <w:rFonts w:ascii="Fb Fontext" w:hAnsi="Fb Fontext" w:hint="cs"/>
          <w:rtl/>
        </w:rPr>
        <w:t xml:space="preserve"> ד</w:t>
      </w:r>
      <w:r w:rsidRPr="00C35A2C">
        <w:rPr>
          <w:rFonts w:ascii="Fb Fontext" w:hAnsi="Fb Fontext"/>
          <w:rtl/>
        </w:rPr>
        <w:t>כיון דלא הוי טפח לא תני.</w:t>
      </w:r>
      <w:r w:rsidRPr="00183046">
        <w:rPr>
          <w:rStyle w:val="afffff0"/>
          <w:rFonts w:hint="cs"/>
          <w:rtl/>
        </w:rPr>
        <w:t>[משא</w:t>
      </w:r>
      <w:r w:rsidRPr="00183046">
        <w:rPr>
          <w:rStyle w:val="afffff0"/>
          <w:rtl/>
        </w:rPr>
        <w:t>"</w:t>
      </w:r>
      <w:r w:rsidRPr="00183046">
        <w:rPr>
          <w:rStyle w:val="afffff0"/>
          <w:rFonts w:hint="cs"/>
          <w:rtl/>
        </w:rPr>
        <w:t>כ בלבנין דטפח ומחצה ד</w:t>
      </w:r>
      <w:r w:rsidRPr="00183046">
        <w:rPr>
          <w:rStyle w:val="afffff0"/>
          <w:rtl/>
        </w:rPr>
        <w:t xml:space="preserve">חזי </w:t>
      </w:r>
      <w:r w:rsidR="00183046">
        <w:rPr>
          <w:rStyle w:val="afffff0"/>
          <w:rFonts w:hint="cs"/>
          <w:rtl/>
        </w:rPr>
        <w:t>לצירוף</w:t>
      </w:r>
      <w:r w:rsidRPr="00183046">
        <w:rPr>
          <w:rStyle w:val="afffff0"/>
          <w:rtl/>
        </w:rPr>
        <w:t>.</w:t>
      </w:r>
    </w:p>
    <w:p w14:paraId="1CBD3647" w14:textId="77777777" w:rsidR="00183046" w:rsidRDefault="00AC0AF5" w:rsidP="00183046">
      <w:pPr>
        <w:pStyle w:val="36"/>
        <w:framePr w:wrap="notBeside"/>
        <w:rPr>
          <w:rtl/>
        </w:rPr>
      </w:pPr>
      <w:r w:rsidRPr="00C35A2C">
        <w:rPr>
          <w:rFonts w:hint="cs"/>
          <w:rtl/>
        </w:rPr>
        <w:t>והך</w:t>
      </w:r>
    </w:p>
    <w:p w14:paraId="0BD445C3" w14:textId="1E8AE63C" w:rsidR="00183046" w:rsidRDefault="00AC0AF5" w:rsidP="00AC0AF5">
      <w:pPr>
        <w:rPr>
          <w:rStyle w:val="afffff0"/>
          <w:rtl/>
        </w:rPr>
      </w:pPr>
      <w:r w:rsidRPr="00C35A2C">
        <w:rPr>
          <w:rFonts w:ascii="Fb Fontext" w:hAnsi="Fb Fontext" w:hint="cs"/>
          <w:rtl/>
        </w:rPr>
        <w:t xml:space="preserve">דקורה שאמרו </w:t>
      </w:r>
      <w:r w:rsidR="00760CF6">
        <w:rPr>
          <w:rFonts w:ascii="BA Or Tzadikim Regular" w:hAnsi="BA Or Tzadikim Regular" w:cs="BA Or Tzadikim Regular"/>
          <w:rtl/>
        </w:rPr>
        <w:t>◄</w:t>
      </w:r>
      <w:r w:rsidR="00760CF6">
        <w:rPr>
          <w:rFonts w:ascii="BA Or Tzadikim Regular" w:hAnsi="BA Or Tzadikim Regular" w:cs="BA Or Tzadikim Regular" w:hint="cs"/>
          <w:rtl/>
        </w:rPr>
        <w:t xml:space="preserve"> </w:t>
      </w:r>
      <w:r w:rsidRPr="00C35A2C">
        <w:rPr>
          <w:rFonts w:ascii="Fb Fontext" w:hAnsi="Fb Fontext"/>
          <w:rtl/>
        </w:rPr>
        <w:t>רחבה כדי לקבל אריח</w:t>
      </w:r>
      <w:r w:rsidR="00556622">
        <w:rPr>
          <w:rFonts w:ascii="Fb Fontext" w:hAnsi="Fb Fontext" w:hint="cs"/>
          <w:rtl/>
        </w:rPr>
        <w:t xml:space="preserve"> </w:t>
      </w:r>
      <w:r w:rsidRPr="00183046">
        <w:rPr>
          <w:rStyle w:val="afffff0"/>
          <w:rFonts w:hint="cs"/>
          <w:rtl/>
        </w:rPr>
        <w:t>[חצי לבינה של ג</w:t>
      </w:r>
      <w:r w:rsidRPr="00183046">
        <w:rPr>
          <w:rStyle w:val="afffff0"/>
          <w:rtl/>
        </w:rPr>
        <w:t>"</w:t>
      </w:r>
      <w:r w:rsidRPr="00183046">
        <w:rPr>
          <w:rStyle w:val="afffff0"/>
          <w:rFonts w:hint="cs"/>
          <w:rtl/>
        </w:rPr>
        <w:t>ט]</w:t>
      </w:r>
    </w:p>
    <w:p w14:paraId="453F4508" w14:textId="77777777" w:rsidR="00183046" w:rsidRDefault="00AC0AF5" w:rsidP="00183046">
      <w:pPr>
        <w:pStyle w:val="36"/>
        <w:framePr w:wrap="notBeside"/>
        <w:rPr>
          <w:rtl/>
        </w:rPr>
      </w:pPr>
      <w:r w:rsidRPr="00183046">
        <w:rPr>
          <w:rStyle w:val="afffff0"/>
          <w:rFonts w:hint="cs"/>
          <w:rtl/>
        </w:rPr>
        <w:t>-</w:t>
      </w:r>
    </w:p>
    <w:p w14:paraId="7C7AE8A1" w14:textId="1E103F2D" w:rsidR="00AC0AF5" w:rsidRPr="00C35A2C" w:rsidRDefault="00183046" w:rsidP="00AC0AF5">
      <w:pPr>
        <w:rPr>
          <w:rFonts w:ascii="Fb Fontext" w:hAnsi="Fb Fontext"/>
          <w:rtl/>
        </w:rPr>
      </w:pPr>
      <w:r>
        <w:rPr>
          <w:rFonts w:ascii="Fb Fontext" w:hAnsi="Fb Fontext" w:hint="cs"/>
          <w:rtl/>
        </w:rPr>
        <w:t xml:space="preserve">שם בגדולים </w:t>
      </w:r>
      <w:r w:rsidR="00AC0AF5" w:rsidRPr="00183046">
        <w:rPr>
          <w:rStyle w:val="affffe"/>
          <w:rFonts w:hint="cs"/>
          <w:rtl/>
        </w:rPr>
        <w:t>ודיקא מדתני</w:t>
      </w:r>
      <w:r w:rsidR="00AC0AF5" w:rsidRPr="00C35A2C">
        <w:rPr>
          <w:rFonts w:ascii="Fb Fontext" w:hAnsi="Fb Fontext" w:hint="cs"/>
          <w:rtl/>
        </w:rPr>
        <w:t xml:space="preserve"> של ג</w:t>
      </w:r>
      <w:r w:rsidR="00AC0AF5" w:rsidRPr="00C35A2C">
        <w:rPr>
          <w:rFonts w:ascii="Fb Fontext" w:hAnsi="Fb Fontext"/>
          <w:rtl/>
        </w:rPr>
        <w:t>"</w:t>
      </w:r>
      <w:r w:rsidR="00AC0AF5" w:rsidRPr="00C35A2C">
        <w:rPr>
          <w:rFonts w:ascii="Fb Fontext" w:hAnsi="Fb Fontext" w:hint="cs"/>
          <w:rtl/>
        </w:rPr>
        <w:t>ט</w:t>
      </w:r>
      <w:r w:rsidR="00AC0AF5" w:rsidRPr="00C35A2C">
        <w:rPr>
          <w:rFonts w:ascii="Fb Fontext" w:hAnsi="Fb Fontext"/>
          <w:rtl/>
        </w:rPr>
        <w:t>.</w:t>
      </w:r>
    </w:p>
    <w:p w14:paraId="123B6027" w14:textId="542B699D" w:rsidR="00AC0AF5" w:rsidRPr="001B450D" w:rsidRDefault="001B450D" w:rsidP="00AC0AF5">
      <w:pPr>
        <w:pStyle w:val="aff9"/>
        <w:rPr>
          <w:rtl/>
        </w:rPr>
      </w:pPr>
      <w:r w:rsidRPr="001B450D">
        <w:rPr>
          <w:rFonts w:hint="cs"/>
          <w:rtl/>
        </w:rPr>
        <w:t>***</w:t>
      </w:r>
    </w:p>
    <w:p w14:paraId="15F5FE4A" w14:textId="77777777" w:rsidR="00760CF6" w:rsidRPr="00760CF6" w:rsidRDefault="00760CF6" w:rsidP="00760CF6">
      <w:pPr>
        <w:pStyle w:val="36"/>
        <w:framePr w:wrap="notBeside"/>
        <w:rPr>
          <w:rtl/>
        </w:rPr>
      </w:pPr>
      <w:r w:rsidRPr="00760CF6">
        <w:rPr>
          <w:rtl/>
        </w:rPr>
        <w:t>◄</w:t>
      </w:r>
    </w:p>
    <w:p w14:paraId="0AE46ECB" w14:textId="6ECEFE12" w:rsidR="00AC0AF5" w:rsidRDefault="00AC0AF5" w:rsidP="006950A7">
      <w:pPr>
        <w:pStyle w:val="affff9"/>
        <w:rPr>
          <w:rtl/>
        </w:rPr>
      </w:pPr>
      <w:r w:rsidRPr="00C35A2C">
        <w:rPr>
          <w:rFonts w:hint="cs"/>
          <w:rtl/>
        </w:rPr>
        <w:t>ר"ח</w:t>
      </w:r>
      <w:r w:rsidRPr="00C35A2C">
        <w:rPr>
          <w:rtl/>
        </w:rPr>
        <w:t xml:space="preserve">: לא </w:t>
      </w:r>
      <w:r w:rsidRPr="00C35A2C">
        <w:rPr>
          <w:rFonts w:hint="cs"/>
          <w:rtl/>
        </w:rPr>
        <w:t>יסתור אדם ביכנ</w:t>
      </w:r>
      <w:r w:rsidRPr="00C35A2C">
        <w:rPr>
          <w:rtl/>
        </w:rPr>
        <w:t>"</w:t>
      </w:r>
      <w:r w:rsidRPr="00C35A2C">
        <w:rPr>
          <w:rFonts w:hint="cs"/>
          <w:rtl/>
        </w:rPr>
        <w:t>ס עד שיבנה ביכ</w:t>
      </w:r>
      <w:r w:rsidRPr="00C35A2C">
        <w:rPr>
          <w:rtl/>
        </w:rPr>
        <w:t>"</w:t>
      </w:r>
      <w:r w:rsidRPr="00C35A2C">
        <w:rPr>
          <w:rFonts w:hint="cs"/>
          <w:rtl/>
        </w:rPr>
        <w:t>נ אחר</w:t>
      </w:r>
    </w:p>
    <w:p w14:paraId="274E41D6" w14:textId="5759DCA8" w:rsidR="00AC0AF5" w:rsidRPr="00C35A2C" w:rsidRDefault="00AC0AF5" w:rsidP="00183046">
      <w:pPr>
        <w:rPr>
          <w:rFonts w:ascii="Fb Fontext" w:hAnsi="Fb Fontext"/>
          <w:rtl/>
        </w:rPr>
      </w:pPr>
      <w:r w:rsidRPr="00183046">
        <w:rPr>
          <w:rStyle w:val="affffe"/>
          <w:rFonts w:hint="cs"/>
          <w:rtl/>
        </w:rPr>
        <w:t>א</w:t>
      </w:r>
      <w:r w:rsidRPr="00183046">
        <w:rPr>
          <w:rStyle w:val="affffe"/>
          <w:rtl/>
        </w:rPr>
        <w:t>"</w:t>
      </w:r>
      <w:r w:rsidRPr="00183046">
        <w:rPr>
          <w:rStyle w:val="affffe"/>
          <w:rFonts w:hint="cs"/>
          <w:rtl/>
        </w:rPr>
        <w:t>ד</w:t>
      </w:r>
      <w:r w:rsidRPr="00183046">
        <w:rPr>
          <w:rStyle w:val="affffe"/>
          <w:rtl/>
        </w:rPr>
        <w:t>:</w:t>
      </w:r>
      <w:r w:rsidRPr="00C35A2C">
        <w:rPr>
          <w:rFonts w:ascii="Fb Fontext" w:hAnsi="Fb Fontext"/>
          <w:rtl/>
        </w:rPr>
        <w:t xml:space="preserve"> משום פשיע</w:t>
      </w:r>
      <w:r w:rsidR="00183046">
        <w:rPr>
          <w:rFonts w:ascii="Fb Fontext" w:hAnsi="Fb Fontext" w:hint="cs"/>
          <w:rtl/>
        </w:rPr>
        <w:t>ה</w:t>
      </w:r>
      <w:r w:rsidRPr="00C35A2C">
        <w:rPr>
          <w:rFonts w:ascii="Fb Fontext" w:hAnsi="Fb Fontext"/>
          <w:rtl/>
        </w:rPr>
        <w:t xml:space="preserve">, </w:t>
      </w:r>
      <w:r w:rsidRPr="00183046">
        <w:rPr>
          <w:rStyle w:val="affffe"/>
          <w:rtl/>
        </w:rPr>
        <w:t>וא"</w:t>
      </w:r>
      <w:r w:rsidRPr="00183046">
        <w:rPr>
          <w:rStyle w:val="affffe"/>
          <w:rFonts w:hint="cs"/>
          <w:rtl/>
        </w:rPr>
        <w:t>ד</w:t>
      </w:r>
      <w:r w:rsidRPr="00183046">
        <w:rPr>
          <w:rStyle w:val="affffe"/>
          <w:rtl/>
        </w:rPr>
        <w:t>:</w:t>
      </w:r>
      <w:r w:rsidRPr="00C35A2C">
        <w:rPr>
          <w:rFonts w:ascii="Fb Fontext" w:hAnsi="Fb Fontext"/>
          <w:rtl/>
        </w:rPr>
        <w:t xml:space="preserve"> משום</w:t>
      </w:r>
      <w:r w:rsidR="00183046">
        <w:rPr>
          <w:rFonts w:ascii="Fb Fontext" w:hAnsi="Fb Fontext" w:hint="cs"/>
          <w:rtl/>
        </w:rPr>
        <w:t xml:space="preserve"> תפילה </w:t>
      </w:r>
      <w:r w:rsidR="00183046" w:rsidRPr="00183046">
        <w:rPr>
          <w:rStyle w:val="affffe"/>
          <w:rFonts w:hint="cs"/>
          <w:rtl/>
        </w:rPr>
        <w:t>ונפק</w:t>
      </w:r>
      <w:r w:rsidR="00F10693">
        <w:rPr>
          <w:rStyle w:val="affffe"/>
          <w:rtl/>
        </w:rPr>
        <w:t>"</w:t>
      </w:r>
      <w:r w:rsidR="00183046" w:rsidRPr="00183046">
        <w:rPr>
          <w:rStyle w:val="affffe"/>
          <w:rFonts w:hint="cs"/>
          <w:rtl/>
        </w:rPr>
        <w:t>מ:</w:t>
      </w:r>
      <w:r w:rsidR="00183046">
        <w:rPr>
          <w:rFonts w:ascii="Fb Fontext" w:hAnsi="Fb Fontext" w:hint="cs"/>
          <w:rtl/>
        </w:rPr>
        <w:t xml:space="preserve"> שיש מקום להתפלל</w:t>
      </w:r>
      <w:r w:rsidRPr="00C35A2C">
        <w:rPr>
          <w:rFonts w:ascii="Fb Fontext" w:hAnsi="Fb Fontext"/>
          <w:rtl/>
        </w:rPr>
        <w:t>.</w:t>
      </w:r>
    </w:p>
    <w:p w14:paraId="57A0A401" w14:textId="77777777" w:rsidR="00183046" w:rsidRDefault="00AC0AF5" w:rsidP="00183046">
      <w:pPr>
        <w:pStyle w:val="36"/>
        <w:framePr w:wrap="notBeside"/>
        <w:rPr>
          <w:rtl/>
        </w:rPr>
      </w:pPr>
      <w:r w:rsidRPr="00C35A2C">
        <w:rPr>
          <w:rtl/>
        </w:rPr>
        <w:t>מרימר ומ"</w:t>
      </w:r>
      <w:r w:rsidRPr="00C35A2C">
        <w:rPr>
          <w:rFonts w:hint="cs"/>
          <w:rtl/>
        </w:rPr>
        <w:t>ז</w:t>
      </w:r>
    </w:p>
    <w:p w14:paraId="0040666B" w14:textId="04F3171A" w:rsidR="00AC0AF5" w:rsidRPr="00C35A2C" w:rsidRDefault="00AC0AF5" w:rsidP="00AC0AF5">
      <w:pPr>
        <w:rPr>
          <w:rFonts w:ascii="Fb Fontext" w:hAnsi="Fb Fontext"/>
          <w:rtl/>
        </w:rPr>
      </w:pPr>
      <w:r w:rsidRPr="00C35A2C">
        <w:rPr>
          <w:rFonts w:ascii="Fb Fontext" w:hAnsi="Fb Fontext" w:hint="cs"/>
          <w:rtl/>
        </w:rPr>
        <w:t>סתרו ביכנ</w:t>
      </w:r>
      <w:r w:rsidRPr="00C35A2C">
        <w:rPr>
          <w:rFonts w:ascii="Fb Fontext" w:hAnsi="Fb Fontext"/>
          <w:rtl/>
        </w:rPr>
        <w:t>"</w:t>
      </w:r>
      <w:r w:rsidRPr="00C35A2C">
        <w:rPr>
          <w:rFonts w:ascii="Fb Fontext" w:hAnsi="Fb Fontext" w:hint="cs"/>
          <w:rtl/>
        </w:rPr>
        <w:t>ס של חורף בקיץ ובנו ביכנ</w:t>
      </w:r>
      <w:r w:rsidRPr="00C35A2C">
        <w:rPr>
          <w:rFonts w:ascii="Fb Fontext" w:hAnsi="Fb Fontext"/>
          <w:rtl/>
        </w:rPr>
        <w:t>"</w:t>
      </w:r>
      <w:r w:rsidRPr="00C35A2C">
        <w:rPr>
          <w:rFonts w:ascii="Fb Fontext" w:hAnsi="Fb Fontext" w:hint="cs"/>
          <w:rtl/>
        </w:rPr>
        <w:t>ס אחר של קיץ בחורף</w:t>
      </w:r>
    </w:p>
    <w:p w14:paraId="5D3E005E" w14:textId="712B81E3" w:rsidR="00183046" w:rsidRDefault="00760CF6" w:rsidP="00183046">
      <w:pPr>
        <w:pStyle w:val="36"/>
        <w:framePr w:wrap="notBeside"/>
        <w:rPr>
          <w:rtl/>
        </w:rPr>
      </w:pPr>
      <w:r>
        <w:rPr>
          <w:rFonts w:ascii="BA Or Tzadikim Regular" w:hAnsi="BA Or Tzadikim Regular" w:cs="BA Or Tzadikim Regular"/>
          <w:rtl/>
        </w:rPr>
        <w:t>◄</w:t>
      </w:r>
      <w:r w:rsidR="00AC0AF5" w:rsidRPr="00C35A2C">
        <w:rPr>
          <w:rtl/>
        </w:rPr>
        <w:t>ר"</w:t>
      </w:r>
      <w:r w:rsidR="00AC0AF5" w:rsidRPr="00C35A2C">
        <w:rPr>
          <w:rFonts w:hint="cs"/>
          <w:rtl/>
        </w:rPr>
        <w:t>א</w:t>
      </w:r>
      <w:r w:rsidR="00AC0AF5" w:rsidRPr="00C35A2C">
        <w:rPr>
          <w:rtl/>
        </w:rPr>
        <w:t>:</w:t>
      </w:r>
    </w:p>
    <w:p w14:paraId="33324C6B" w14:textId="7356D14C" w:rsidR="00183046" w:rsidRPr="0081371E" w:rsidRDefault="00AC0AF5" w:rsidP="00065A22">
      <w:pPr>
        <w:rPr>
          <w:rStyle w:val="afff8"/>
          <w:rtl/>
        </w:rPr>
      </w:pPr>
      <w:r w:rsidRPr="0081371E">
        <w:rPr>
          <w:rStyle w:val="afff8"/>
          <w:rFonts w:hint="cs"/>
          <w:rtl/>
        </w:rPr>
        <w:t xml:space="preserve">בגבו </w:t>
      </w:r>
      <w:r w:rsidR="00065A22">
        <w:rPr>
          <w:rStyle w:val="afff8"/>
          <w:rFonts w:hint="cs"/>
          <w:rtl/>
        </w:rPr>
        <w:t xml:space="preserve">כסף </w:t>
      </w:r>
      <w:r w:rsidRPr="00065A22">
        <w:rPr>
          <w:rStyle w:val="afff8"/>
          <w:rFonts w:hint="cs"/>
          <w:rtl/>
        </w:rPr>
        <w:t>והם ביד הגבאי</w:t>
      </w:r>
      <w:r w:rsidR="00183046" w:rsidRPr="00065A22">
        <w:rPr>
          <w:rStyle w:val="afff8"/>
          <w:rFonts w:hint="cs"/>
          <w:rtl/>
        </w:rPr>
        <w:t xml:space="preserve">  </w:t>
      </w:r>
      <w:r w:rsidR="00065A22">
        <w:rPr>
          <w:rFonts w:ascii="Fb Fontext" w:hAnsi="Fb Fontext" w:hint="cs"/>
          <w:rtl/>
        </w:rPr>
        <w:t xml:space="preserve">ואפי' </w:t>
      </w:r>
      <w:r w:rsidR="00065A22">
        <w:rPr>
          <w:rStyle w:val="afff8"/>
          <w:rFonts w:hint="cs"/>
          <w:rtl/>
        </w:rPr>
        <w:t>ב</w:t>
      </w:r>
      <w:r w:rsidRPr="0081371E">
        <w:rPr>
          <w:rStyle w:val="afff8"/>
          <w:rtl/>
        </w:rPr>
        <w:t>ש</w:t>
      </w:r>
      <w:r w:rsidRPr="0081371E">
        <w:rPr>
          <w:rStyle w:val="afff8"/>
          <w:rFonts w:hint="cs"/>
          <w:rtl/>
        </w:rPr>
        <w:t xml:space="preserve">ורות לבנים ורעפי הגג מסודרין </w:t>
      </w:r>
    </w:p>
    <w:p w14:paraId="24D5DD0B" w14:textId="77777777" w:rsidR="00183046" w:rsidRDefault="00AC0AF5" w:rsidP="00183046">
      <w:pPr>
        <w:pStyle w:val="36"/>
        <w:framePr w:wrap="notBeside"/>
        <w:rPr>
          <w:rtl/>
        </w:rPr>
      </w:pPr>
      <w:r w:rsidRPr="00183046">
        <w:rPr>
          <w:rFonts w:hint="cs"/>
          <w:rtl/>
        </w:rPr>
        <w:t>-</w:t>
      </w:r>
    </w:p>
    <w:p w14:paraId="7104806F" w14:textId="52D3BFD1" w:rsidR="00AC0AF5" w:rsidRPr="00065A22" w:rsidRDefault="00AC0AF5" w:rsidP="00065A22">
      <w:pPr>
        <w:rPr>
          <w:rStyle w:val="afffff0"/>
          <w:rtl/>
        </w:rPr>
      </w:pPr>
      <w:r w:rsidRPr="00C35A2C">
        <w:rPr>
          <w:rFonts w:ascii="Fb Fontext" w:hAnsi="Fb Fontext" w:hint="cs"/>
          <w:rtl/>
        </w:rPr>
        <w:t>חישי</w:t>
      </w:r>
      <w:r w:rsidRPr="00F10693">
        <w:rPr>
          <w:rFonts w:hint="cs"/>
          <w:rtl/>
        </w:rPr>
        <w:t xml:space="preserve">' </w:t>
      </w:r>
      <w:r w:rsidRPr="00C35A2C">
        <w:rPr>
          <w:rFonts w:ascii="Fb Fontext" w:hAnsi="Fb Fontext" w:hint="cs"/>
          <w:rtl/>
        </w:rPr>
        <w:t xml:space="preserve">שמא יזדמן להם </w:t>
      </w:r>
      <w:r w:rsidRPr="00C35A2C">
        <w:rPr>
          <w:rFonts w:ascii="Fb Fontext" w:hAnsi="Fb Fontext"/>
          <w:rtl/>
        </w:rPr>
        <w:t xml:space="preserve">פדיון שבויים, </w:t>
      </w:r>
      <w:r w:rsidR="00183046">
        <w:rPr>
          <w:rFonts w:ascii="Fb Fontext" w:hAnsi="Fb Fontext" w:hint="cs"/>
          <w:rtl/>
        </w:rPr>
        <w:t>וימכרו ויתנו</w:t>
      </w:r>
      <w:r w:rsidRPr="00C35A2C">
        <w:rPr>
          <w:rFonts w:ascii="Fb Fontext" w:hAnsi="Fb Fontext"/>
          <w:rtl/>
        </w:rPr>
        <w:t>.</w:t>
      </w:r>
      <w:r w:rsidR="00065A22">
        <w:rPr>
          <w:rFonts w:hint="cs"/>
          <w:rtl/>
        </w:rPr>
        <w:t xml:space="preserve"> </w:t>
      </w:r>
      <w:r w:rsidRPr="00065A22">
        <w:rPr>
          <w:rStyle w:val="afffff0"/>
          <w:rFonts w:hint="cs"/>
          <w:rtl/>
        </w:rPr>
        <w:t>משא</w:t>
      </w:r>
      <w:r w:rsidRPr="00065A22">
        <w:rPr>
          <w:rStyle w:val="afffff0"/>
          <w:rtl/>
        </w:rPr>
        <w:t>"</w:t>
      </w:r>
      <w:r w:rsidRPr="00065A22">
        <w:rPr>
          <w:rStyle w:val="afffff0"/>
          <w:rFonts w:hint="cs"/>
          <w:rtl/>
        </w:rPr>
        <w:t xml:space="preserve">כ </w:t>
      </w:r>
      <w:r w:rsidR="00183046" w:rsidRPr="00065A22">
        <w:rPr>
          <w:rStyle w:val="afffff0"/>
          <w:rFonts w:hint="cs"/>
          <w:rtl/>
        </w:rPr>
        <w:t>דירות אנשים לא ימכרו וכ</w:t>
      </w:r>
      <w:r w:rsidR="00F10693" w:rsidRPr="00065A22">
        <w:rPr>
          <w:rStyle w:val="afffff0"/>
          <w:rtl/>
        </w:rPr>
        <w:t>"</w:t>
      </w:r>
      <w:r w:rsidR="00183046" w:rsidRPr="00065A22">
        <w:rPr>
          <w:rStyle w:val="afffff0"/>
          <w:rFonts w:hint="cs"/>
          <w:rtl/>
        </w:rPr>
        <w:t>ש ביהכנ</w:t>
      </w:r>
      <w:r w:rsidR="00F10693" w:rsidRPr="00065A22">
        <w:rPr>
          <w:rStyle w:val="afffff0"/>
          <w:rtl/>
        </w:rPr>
        <w:t>"</w:t>
      </w:r>
      <w:r w:rsidR="00183046" w:rsidRPr="00065A22">
        <w:rPr>
          <w:rStyle w:val="afffff0"/>
          <w:rFonts w:hint="cs"/>
          <w:rtl/>
        </w:rPr>
        <w:t>ס</w:t>
      </w:r>
      <w:r w:rsidRPr="00065A22">
        <w:rPr>
          <w:rStyle w:val="afffff0"/>
          <w:rtl/>
        </w:rPr>
        <w:t>.</w:t>
      </w:r>
    </w:p>
    <w:p w14:paraId="74E191F9" w14:textId="426EA0B8" w:rsidR="00065A22" w:rsidRDefault="00760CF6" w:rsidP="00065A22">
      <w:pPr>
        <w:pStyle w:val="36"/>
        <w:framePr w:wrap="notBeside"/>
        <w:rPr>
          <w:sz w:val="32"/>
          <w:rtl/>
        </w:rPr>
      </w:pPr>
      <w:r>
        <w:rPr>
          <w:rFonts w:ascii="BA Or Tzadikim Regular" w:hAnsi="BA Or Tzadikim Regular" w:cs="BA Or Tzadikim Regular"/>
          <w:rtl/>
        </w:rPr>
        <w:t>◄</w:t>
      </w:r>
    </w:p>
    <w:p w14:paraId="665610B0" w14:textId="05C4635C" w:rsidR="00AC0AF5" w:rsidRPr="00183046" w:rsidRDefault="00065A22" w:rsidP="00065A22">
      <w:pPr>
        <w:rPr>
          <w:rtl/>
        </w:rPr>
      </w:pPr>
      <w:r w:rsidRPr="00065A22">
        <w:rPr>
          <w:rStyle w:val="afff8"/>
          <w:rFonts w:hint="cs"/>
          <w:rtl/>
        </w:rPr>
        <w:t xml:space="preserve">אם ראו </w:t>
      </w:r>
      <w:r w:rsidR="00AC0AF5" w:rsidRPr="00065A22">
        <w:rPr>
          <w:rStyle w:val="afff8"/>
          <w:rFonts w:hint="cs"/>
          <w:rtl/>
        </w:rPr>
        <w:t>בביכנ</w:t>
      </w:r>
      <w:r w:rsidR="00AC0AF5" w:rsidRPr="00065A22">
        <w:rPr>
          <w:rStyle w:val="afff8"/>
          <w:rtl/>
        </w:rPr>
        <w:t>"</w:t>
      </w:r>
      <w:r w:rsidR="00AC0AF5" w:rsidRPr="00065A22">
        <w:rPr>
          <w:rStyle w:val="afff8"/>
          <w:rFonts w:hint="cs"/>
          <w:rtl/>
        </w:rPr>
        <w:t xml:space="preserve">ס סדקים, </w:t>
      </w:r>
      <w:r>
        <w:rPr>
          <w:rFonts w:ascii="Fb Fontext" w:hAnsi="Fb Fontext" w:hint="cs"/>
          <w:rtl/>
        </w:rPr>
        <w:t xml:space="preserve">- </w:t>
      </w:r>
      <w:r w:rsidR="00AC0AF5" w:rsidRPr="00C35A2C">
        <w:rPr>
          <w:rFonts w:ascii="Fb Fontext" w:hAnsi="Fb Fontext" w:hint="cs"/>
          <w:rtl/>
        </w:rPr>
        <w:t>שוברים ובונים</w:t>
      </w:r>
      <w:r>
        <w:rPr>
          <w:rFonts w:ascii="Fb Fontext" w:hAnsi="Fb Fontext" w:hint="cs"/>
          <w:rtl/>
        </w:rPr>
        <w:t xml:space="preserve">- </w:t>
      </w:r>
      <w:r w:rsidRPr="00065A22">
        <w:rPr>
          <w:rStyle w:val="affffe"/>
          <w:rFonts w:hint="cs"/>
          <w:rtl/>
        </w:rPr>
        <w:t>כר''א</w:t>
      </w:r>
      <w:r>
        <w:rPr>
          <w:rStyle w:val="affffe"/>
          <w:rFonts w:hint="cs"/>
          <w:rtl/>
        </w:rPr>
        <w:t xml:space="preserve">: </w:t>
      </w:r>
      <w:r>
        <w:rPr>
          <w:rFonts w:hint="cs"/>
          <w:rtl/>
        </w:rPr>
        <w:t>שהכניס מיטתו לביהכנ''ס דמחסיא, ושברו ולא יצא עד שתיקן אפי' את המרזבים.</w:t>
      </w:r>
    </w:p>
    <w:bookmarkEnd w:id="1"/>
    <w:p w14:paraId="4161504E" w14:textId="1ED06748" w:rsidR="00183046" w:rsidRDefault="00065A22" w:rsidP="00183046">
      <w:pPr>
        <w:pStyle w:val="36"/>
        <w:framePr w:wrap="notBeside"/>
        <w:rPr>
          <w:sz w:val="32"/>
          <w:rtl/>
        </w:rPr>
      </w:pPr>
      <w:r>
        <w:rPr>
          <w:rFonts w:hint="cs"/>
          <w:rtl/>
        </w:rPr>
        <w:t>והך:</w:t>
      </w:r>
    </w:p>
    <w:p w14:paraId="28576056" w14:textId="21A3F7B9" w:rsidR="00183046" w:rsidRDefault="00AC0AF5" w:rsidP="00065A22">
      <w:pPr>
        <w:rPr>
          <w:rFonts w:ascii="Fb Fontext" w:hAnsi="Fb Fontext"/>
          <w:rtl/>
        </w:rPr>
      </w:pPr>
      <w:r w:rsidRPr="00C35A2C">
        <w:rPr>
          <w:rFonts w:ascii="Fb Fontext" w:hAnsi="Fb Fontext"/>
          <w:sz w:val="32"/>
          <w:rtl/>
        </w:rPr>
        <w:t xml:space="preserve">בבא בן בוטא </w:t>
      </w:r>
      <w:r w:rsidRPr="00C35A2C">
        <w:rPr>
          <w:rFonts w:ascii="Fb Fontext" w:hAnsi="Fb Fontext" w:hint="cs"/>
          <w:sz w:val="32"/>
          <w:rtl/>
        </w:rPr>
        <w:t xml:space="preserve">שיעץ </w:t>
      </w:r>
      <w:r w:rsidRPr="00C35A2C">
        <w:rPr>
          <w:rFonts w:ascii="Fb Fontext" w:hAnsi="Fb Fontext"/>
          <w:sz w:val="32"/>
          <w:rtl/>
        </w:rPr>
        <w:t>להורדוס ל</w:t>
      </w:r>
      <w:r w:rsidRPr="00C35A2C">
        <w:rPr>
          <w:rFonts w:ascii="Fb Fontext" w:hAnsi="Fb Fontext" w:hint="cs"/>
          <w:sz w:val="32"/>
          <w:rtl/>
        </w:rPr>
        <w:t>סתור לביהמ</w:t>
      </w:r>
      <w:r w:rsidRPr="00C35A2C">
        <w:rPr>
          <w:rFonts w:ascii="Fb Fontext" w:hAnsi="Fb Fontext"/>
          <w:sz w:val="32"/>
          <w:rtl/>
        </w:rPr>
        <w:t>"</w:t>
      </w:r>
      <w:r w:rsidRPr="00C35A2C">
        <w:rPr>
          <w:rFonts w:ascii="Fb Fontext" w:hAnsi="Fb Fontext" w:hint="cs"/>
          <w:sz w:val="32"/>
          <w:rtl/>
        </w:rPr>
        <w:t>ק</w:t>
      </w:r>
      <w:r w:rsidR="00065A22">
        <w:rPr>
          <w:rFonts w:ascii="Fb Fontext" w:hAnsi="Fb Fontext" w:hint="cs"/>
          <w:sz w:val="32"/>
          <w:rtl/>
        </w:rPr>
        <w:t xml:space="preserve">- </w:t>
      </w:r>
    </w:p>
    <w:p w14:paraId="1A64D7CD" w14:textId="0ACC2558" w:rsidR="00183046" w:rsidRDefault="00065A22" w:rsidP="00183046">
      <w:pPr>
        <w:pStyle w:val="36"/>
        <w:framePr w:wrap="notBeside"/>
        <w:rPr>
          <w:rtl/>
        </w:rPr>
      </w:pPr>
      <w:r>
        <w:rPr>
          <w:rFonts w:hint="cs"/>
          <w:rtl/>
        </w:rPr>
        <w:t>-</w:t>
      </w:r>
    </w:p>
    <w:p w14:paraId="7B308C8F" w14:textId="7B6808EC" w:rsidR="00AC0AF5" w:rsidRPr="00C35A2C" w:rsidRDefault="00065A22" w:rsidP="003C0A71">
      <w:pPr>
        <w:spacing w:after="60"/>
        <w:rPr>
          <w:rFonts w:ascii="Fb Fontext" w:hAnsi="Fb Fontext"/>
          <w:rtl/>
        </w:rPr>
      </w:pPr>
      <w:r w:rsidRPr="00065A22">
        <w:rPr>
          <w:rStyle w:val="affffe"/>
          <w:rFonts w:hint="cs"/>
          <w:rtl/>
        </w:rPr>
        <w:t>א.</w:t>
      </w:r>
      <w:r>
        <w:rPr>
          <w:rFonts w:ascii="Fb Fontext" w:hAnsi="Fb Fontext" w:hint="cs"/>
          <w:rtl/>
        </w:rPr>
        <w:t xml:space="preserve"> </w:t>
      </w:r>
      <w:r w:rsidR="00183046">
        <w:rPr>
          <w:rFonts w:ascii="Fb Fontext" w:hAnsi="Fb Fontext" w:hint="cs"/>
          <w:rtl/>
        </w:rPr>
        <w:t xml:space="preserve">שראה בזה סדקים </w:t>
      </w:r>
      <w:r w:rsidR="00183046" w:rsidRPr="003C0A71">
        <w:rPr>
          <w:rStyle w:val="affffe"/>
          <w:rFonts w:hint="cs"/>
          <w:rtl/>
        </w:rPr>
        <w:t>ב.</w:t>
      </w:r>
      <w:r w:rsidR="00183046">
        <w:rPr>
          <w:rFonts w:ascii="Fb Fontext" w:hAnsi="Fb Fontext" w:hint="cs"/>
          <w:rtl/>
        </w:rPr>
        <w:t xml:space="preserve"> </w:t>
      </w:r>
      <w:r>
        <w:rPr>
          <w:rFonts w:ascii="Fb Fontext" w:hAnsi="Fb Fontext" w:hint="cs"/>
          <w:rtl/>
        </w:rPr>
        <w:t xml:space="preserve">שאני </w:t>
      </w:r>
      <w:r w:rsidR="00AC0AF5" w:rsidRPr="00C35A2C">
        <w:rPr>
          <w:rFonts w:ascii="Fb Fontext" w:hAnsi="Fb Fontext"/>
          <w:rtl/>
        </w:rPr>
        <w:t>מלכות</w:t>
      </w:r>
      <w:r>
        <w:rPr>
          <w:rFonts w:ascii="Fb Fontext" w:hAnsi="Fb Fontext" w:hint="cs"/>
          <w:rtl/>
        </w:rPr>
        <w:t xml:space="preserve"> </w:t>
      </w:r>
      <w:r w:rsidR="00AC0AF5" w:rsidRPr="00C35A2C">
        <w:rPr>
          <w:rFonts w:ascii="Fb Fontext" w:hAnsi="Fb Fontext" w:hint="cs"/>
          <w:rtl/>
        </w:rPr>
        <w:t xml:space="preserve">שלא חוזרת בה </w:t>
      </w:r>
      <w:r w:rsidR="00AC0AF5" w:rsidRPr="00183046">
        <w:rPr>
          <w:rStyle w:val="affffe"/>
          <w:rFonts w:hint="cs"/>
          <w:rtl/>
        </w:rPr>
        <w:t>כ</w:t>
      </w:r>
      <w:r w:rsidR="00AC0AF5" w:rsidRPr="00183046">
        <w:rPr>
          <w:rStyle w:val="affffe"/>
          <w:rtl/>
        </w:rPr>
        <w:t>שמואל:</w:t>
      </w:r>
      <w:r w:rsidR="00AC0AF5" w:rsidRPr="00C35A2C">
        <w:rPr>
          <w:rFonts w:ascii="Fb Fontext" w:hAnsi="Fb Fontext"/>
          <w:rtl/>
        </w:rPr>
        <w:t xml:space="preserve"> </w:t>
      </w:r>
      <w:r w:rsidR="00183046">
        <w:rPr>
          <w:rFonts w:ascii="Fb Fontext" w:hAnsi="Fb Fontext" w:hint="cs"/>
          <w:rtl/>
        </w:rPr>
        <w:t>שאם אמרה לעקור הר</w:t>
      </w:r>
      <w:r w:rsidR="00AC0AF5" w:rsidRPr="00C35A2C">
        <w:rPr>
          <w:rFonts w:ascii="Fb Fontext" w:hAnsi="Fb Fontext"/>
          <w:rtl/>
        </w:rPr>
        <w:t xml:space="preserve">, </w:t>
      </w:r>
      <w:r w:rsidR="00AC0AF5" w:rsidRPr="00C35A2C">
        <w:rPr>
          <w:rFonts w:ascii="Fb Fontext" w:hAnsi="Fb Fontext" w:hint="cs"/>
          <w:rtl/>
        </w:rPr>
        <w:t>תעקור ולא תחזור בה</w:t>
      </w:r>
      <w:r w:rsidR="00AC0AF5" w:rsidRPr="00C35A2C">
        <w:rPr>
          <w:rFonts w:ascii="Fb Fontext" w:hAnsi="Fb Fontext"/>
          <w:rtl/>
        </w:rPr>
        <w:t>.</w:t>
      </w:r>
    </w:p>
    <w:p w14:paraId="05EB4BF4" w14:textId="345E007B" w:rsidR="003C0A71" w:rsidRPr="00C35A2C" w:rsidRDefault="00AC0AF5" w:rsidP="00065A22">
      <w:pPr>
        <w:pStyle w:val="affff9"/>
        <w:rPr>
          <w:rtl/>
        </w:rPr>
      </w:pPr>
      <w:r>
        <w:rPr>
          <w:rtl/>
        </w:rPr>
        <w:t>הורדוס עבד דבית חשמונאי ה</w:t>
      </w:r>
      <w:r>
        <w:rPr>
          <w:rFonts w:hint="cs"/>
          <w:rtl/>
        </w:rPr>
        <w:t>י</w:t>
      </w:r>
      <w:r w:rsidRPr="00C35A2C">
        <w:rPr>
          <w:rtl/>
        </w:rPr>
        <w:t>ה, נתן עיניו באותה תינוקת.</w:t>
      </w:r>
    </w:p>
    <w:p w14:paraId="761B706B" w14:textId="4187D5A7" w:rsidR="00AC0AF5" w:rsidRDefault="00AC0AF5" w:rsidP="00183046">
      <w:pPr>
        <w:rPr>
          <w:rFonts w:ascii="Fb Fontext" w:hAnsi="Fb Fontext"/>
          <w:rtl/>
        </w:rPr>
      </w:pPr>
      <w:r w:rsidRPr="00C35A2C">
        <w:rPr>
          <w:rFonts w:ascii="Fb Fontext" w:hAnsi="Fb Fontext" w:hint="cs"/>
          <w:rtl/>
        </w:rPr>
        <w:t>וכששמע ב</w:t>
      </w:r>
      <w:r w:rsidRPr="00C35A2C">
        <w:rPr>
          <w:rFonts w:ascii="Fb Fontext" w:hAnsi="Fb Fontext"/>
          <w:rtl/>
        </w:rPr>
        <w:t>"</w:t>
      </w:r>
      <w:r w:rsidRPr="00C35A2C">
        <w:rPr>
          <w:rFonts w:ascii="Fb Fontext" w:hAnsi="Fb Fontext" w:hint="cs"/>
          <w:rtl/>
        </w:rPr>
        <w:t>ק ד</w:t>
      </w:r>
      <w:r>
        <w:rPr>
          <w:rFonts w:ascii="Fb Fontext" w:hAnsi="Fb Fontext"/>
          <w:rtl/>
        </w:rPr>
        <w:t>כל עבד</w:t>
      </w:r>
      <w:r>
        <w:rPr>
          <w:rFonts w:ascii="Fb Fontext" w:hAnsi="Fb Fontext" w:hint="cs"/>
          <w:rtl/>
        </w:rPr>
        <w:t xml:space="preserve"> </w:t>
      </w:r>
      <w:r w:rsidRPr="00C35A2C">
        <w:rPr>
          <w:rFonts w:ascii="Fb Fontext" w:hAnsi="Fb Fontext"/>
          <w:rtl/>
        </w:rPr>
        <w:t xml:space="preserve">דמריד השתא מצלח, </w:t>
      </w:r>
      <w:r w:rsidRPr="00C35A2C">
        <w:rPr>
          <w:rFonts w:ascii="Fb Fontext" w:hAnsi="Fb Fontext" w:hint="cs"/>
          <w:rtl/>
        </w:rPr>
        <w:t>הרג לכולם והשאיר לאותה תינוקת</w:t>
      </w:r>
      <w:r w:rsidR="00183046">
        <w:rPr>
          <w:rFonts w:ascii="Fb Fontext" w:hAnsi="Fb Fontext" w:hint="cs"/>
          <w:rtl/>
        </w:rPr>
        <w:t xml:space="preserve">, </w:t>
      </w:r>
      <w:r w:rsidRPr="00C35A2C">
        <w:rPr>
          <w:rFonts w:ascii="Fb Fontext" w:hAnsi="Fb Fontext" w:hint="cs"/>
          <w:rtl/>
        </w:rPr>
        <w:t>כשראתה שרוצה לנושאה</w:t>
      </w:r>
      <w:r w:rsidR="003C0A71">
        <w:rPr>
          <w:rFonts w:ascii="Fb Fontext" w:hAnsi="Fb Fontext" w:hint="cs"/>
          <w:rtl/>
        </w:rPr>
        <w:t>,</w:t>
      </w:r>
      <w:r w:rsidRPr="00C35A2C">
        <w:rPr>
          <w:rFonts w:ascii="Fb Fontext" w:hAnsi="Fb Fontext" w:hint="cs"/>
          <w:rtl/>
        </w:rPr>
        <w:t xml:space="preserve"> עלתה לגג והכריזה כל מי שיגיד שהוא מבית חשמונאי עבד הוא </w:t>
      </w:r>
      <w:r w:rsidR="003C0A71">
        <w:rPr>
          <w:rFonts w:ascii="Fb Fontext" w:hAnsi="Fb Fontext" w:hint="cs"/>
          <w:rtl/>
        </w:rPr>
        <w:t xml:space="preserve">! - </w:t>
      </w:r>
      <w:r w:rsidRPr="00C35A2C">
        <w:rPr>
          <w:rFonts w:ascii="Fb Fontext" w:hAnsi="Fb Fontext" w:hint="cs"/>
          <w:rtl/>
        </w:rPr>
        <w:t xml:space="preserve">שלא נשאר מהם אלא </w:t>
      </w:r>
      <w:r w:rsidR="00065A22">
        <w:rPr>
          <w:rFonts w:ascii="Fb Fontext" w:hAnsi="Fb Fontext" w:hint="cs"/>
          <w:rtl/>
        </w:rPr>
        <w:t>אני,</w:t>
      </w:r>
      <w:r w:rsidRPr="00C35A2C">
        <w:rPr>
          <w:rFonts w:ascii="Fb Fontext" w:hAnsi="Fb Fontext" w:hint="cs"/>
          <w:rtl/>
        </w:rPr>
        <w:t xml:space="preserve"> וקפצה ומתה</w:t>
      </w:r>
      <w:r w:rsidR="003C0A71">
        <w:rPr>
          <w:rFonts w:ascii="Fb Fontext" w:hAnsi="Fb Fontext" w:hint="cs"/>
          <w:rtl/>
        </w:rPr>
        <w:t>.</w:t>
      </w:r>
    </w:p>
    <w:p w14:paraId="15B4A3A6" w14:textId="4A9B770D" w:rsidR="00AC0AF5" w:rsidRPr="00183046" w:rsidRDefault="00AC0AF5" w:rsidP="00AC0AF5">
      <w:pPr>
        <w:rPr>
          <w:rFonts w:ascii="Fb Fontext" w:hAnsi="Fb Fontext"/>
          <w:spacing w:val="-2"/>
          <w:rtl/>
        </w:rPr>
      </w:pPr>
      <w:r w:rsidRPr="00183046">
        <w:rPr>
          <w:rFonts w:ascii="Fb Fontext" w:hAnsi="Fb Fontext" w:hint="cs"/>
          <w:spacing w:val="-2"/>
          <w:rtl/>
        </w:rPr>
        <w:t>הטמינה ז</w:t>
      </w:r>
      <w:r w:rsidRPr="00F10693">
        <w:rPr>
          <w:rFonts w:hint="cs"/>
          <w:rtl/>
        </w:rPr>
        <w:t xml:space="preserve">' </w:t>
      </w:r>
      <w:r w:rsidRPr="00183046">
        <w:rPr>
          <w:rFonts w:ascii="Fb Fontext" w:hAnsi="Fb Fontext" w:hint="cs"/>
          <w:spacing w:val="-2"/>
          <w:rtl/>
        </w:rPr>
        <w:t xml:space="preserve">שנים בדבש </w:t>
      </w:r>
      <w:r w:rsidR="00065A22">
        <w:rPr>
          <w:rStyle w:val="affffe"/>
          <w:rtl/>
        </w:rPr>
        <w:ptab w:relativeTo="margin" w:alignment="right" w:leader="none"/>
      </w:r>
      <w:r w:rsidRPr="00183046">
        <w:rPr>
          <w:rStyle w:val="affffe"/>
          <w:rFonts w:hint="cs"/>
          <w:spacing w:val="-2"/>
          <w:rtl/>
        </w:rPr>
        <w:t>א</w:t>
      </w:r>
      <w:r w:rsidRPr="00183046">
        <w:rPr>
          <w:rStyle w:val="affffe"/>
          <w:spacing w:val="-2"/>
          <w:rtl/>
        </w:rPr>
        <w:t>"</w:t>
      </w:r>
      <w:r w:rsidRPr="00183046">
        <w:rPr>
          <w:rStyle w:val="affffe"/>
          <w:rFonts w:hint="cs"/>
          <w:spacing w:val="-2"/>
          <w:rtl/>
        </w:rPr>
        <w:t>ד</w:t>
      </w:r>
      <w:r w:rsidRPr="00183046">
        <w:rPr>
          <w:rFonts w:ascii="Fb Fontext" w:hAnsi="Fb Fontext" w:hint="cs"/>
          <w:spacing w:val="-2"/>
          <w:rtl/>
        </w:rPr>
        <w:t xml:space="preserve"> </w:t>
      </w:r>
      <w:r w:rsidRPr="00183046">
        <w:rPr>
          <w:rFonts w:ascii="Fb Fontext" w:hAnsi="Fb Fontext"/>
          <w:spacing w:val="-2"/>
          <w:rtl/>
        </w:rPr>
        <w:t xml:space="preserve">בא עליה, </w:t>
      </w:r>
      <w:r w:rsidRPr="00183046">
        <w:rPr>
          <w:rFonts w:ascii="Fb Fontext" w:hAnsi="Fb Fontext" w:hint="cs"/>
          <w:spacing w:val="-2"/>
          <w:rtl/>
        </w:rPr>
        <w:t>ו</w:t>
      </w:r>
      <w:r w:rsidRPr="00183046">
        <w:rPr>
          <w:rFonts w:ascii="Fb Fontext" w:hAnsi="Fb Fontext"/>
          <w:spacing w:val="-2"/>
          <w:rtl/>
        </w:rPr>
        <w:t xml:space="preserve">טמנה </w:t>
      </w:r>
      <w:r w:rsidR="00065A22">
        <w:rPr>
          <w:rFonts w:ascii="Fb Fontext" w:hAnsi="Fb Fontext" w:hint="cs"/>
          <w:spacing w:val="-2"/>
          <w:rtl/>
        </w:rPr>
        <w:t xml:space="preserve">כדי </w:t>
      </w:r>
      <w:r w:rsidR="00183046" w:rsidRPr="00183046">
        <w:rPr>
          <w:rFonts w:ascii="Fb Fontext" w:hAnsi="Fb Fontext" w:hint="cs"/>
          <w:spacing w:val="-2"/>
          <w:rtl/>
        </w:rPr>
        <w:t>ליישב</w:t>
      </w:r>
      <w:r w:rsidRPr="00183046">
        <w:rPr>
          <w:rFonts w:ascii="Fb Fontext" w:hAnsi="Fb Fontext"/>
          <w:spacing w:val="-2"/>
          <w:rtl/>
        </w:rPr>
        <w:t xml:space="preserve"> יצר</w:t>
      </w:r>
      <w:r w:rsidRPr="00183046">
        <w:rPr>
          <w:rFonts w:ascii="Fb Fontext" w:hAnsi="Fb Fontext" w:hint="cs"/>
          <w:spacing w:val="-2"/>
          <w:rtl/>
        </w:rPr>
        <w:t>ו</w:t>
      </w:r>
      <w:r w:rsidRPr="00183046">
        <w:rPr>
          <w:rFonts w:ascii="Fb Fontext" w:hAnsi="Fb Fontext"/>
          <w:spacing w:val="-2"/>
          <w:rtl/>
        </w:rPr>
        <w:t>.</w:t>
      </w:r>
    </w:p>
    <w:p w14:paraId="0265A7CE" w14:textId="72CB6669" w:rsidR="00183046" w:rsidRPr="00183046" w:rsidRDefault="00065A22" w:rsidP="00183046">
      <w:pPr>
        <w:rPr>
          <w:rFonts w:ascii="Fb Fontext" w:hAnsi="Fb Fontext" w:cs="Guttman Vilna"/>
          <w:b/>
          <w:bCs/>
          <w:sz w:val="32"/>
          <w:rtl/>
        </w:rPr>
      </w:pPr>
      <w:r>
        <w:rPr>
          <w:rStyle w:val="affffe"/>
          <w:rtl/>
        </w:rPr>
        <w:ptab w:relativeTo="margin" w:alignment="right" w:leader="none"/>
      </w:r>
      <w:r>
        <w:rPr>
          <w:rStyle w:val="affffe"/>
          <w:rFonts w:hint="cs"/>
          <w:rtl/>
        </w:rPr>
        <w:t>א''ד</w:t>
      </w:r>
      <w:r w:rsidR="00183046">
        <w:rPr>
          <w:rFonts w:ascii="Fb Fontext" w:hAnsi="Fb Fontext" w:hint="cs"/>
          <w:sz w:val="32"/>
          <w:rtl/>
        </w:rPr>
        <w:t xml:space="preserve"> </w:t>
      </w:r>
      <w:r w:rsidR="00AC0AF5" w:rsidRPr="00C35A2C">
        <w:rPr>
          <w:rFonts w:ascii="Fb Fontext" w:hAnsi="Fb Fontext"/>
          <w:sz w:val="32"/>
          <w:rtl/>
        </w:rPr>
        <w:t>לא בא עלי</w:t>
      </w:r>
      <w:r w:rsidR="00AC0AF5">
        <w:rPr>
          <w:rFonts w:ascii="Fb Fontext" w:hAnsi="Fb Fontext"/>
          <w:sz w:val="32"/>
          <w:rtl/>
        </w:rPr>
        <w:t xml:space="preserve">ה, </w:t>
      </w:r>
      <w:r w:rsidR="00AC0AF5">
        <w:rPr>
          <w:rFonts w:ascii="Fb Fontext" w:hAnsi="Fb Fontext" w:hint="cs"/>
          <w:sz w:val="32"/>
          <w:rtl/>
        </w:rPr>
        <w:t>ומה ש</w:t>
      </w:r>
      <w:r w:rsidR="00AC0AF5" w:rsidRPr="00C35A2C">
        <w:rPr>
          <w:rFonts w:ascii="Fb Fontext" w:hAnsi="Fb Fontext"/>
          <w:sz w:val="32"/>
          <w:rtl/>
        </w:rPr>
        <w:t xml:space="preserve">טמנה - </w:t>
      </w:r>
      <w:r w:rsidR="00AC0AF5" w:rsidRPr="00C35A2C">
        <w:rPr>
          <w:rFonts w:ascii="Fb Fontext" w:hAnsi="Fb Fontext" w:hint="cs"/>
          <w:sz w:val="32"/>
          <w:rtl/>
        </w:rPr>
        <w:t>שי</w:t>
      </w:r>
      <w:r w:rsidR="00AC0AF5" w:rsidRPr="00C35A2C">
        <w:rPr>
          <w:rFonts w:ascii="Fb Fontext" w:hAnsi="Fb Fontext"/>
          <w:sz w:val="32"/>
          <w:rtl/>
        </w:rPr>
        <w:t xml:space="preserve">אמרו: </w:t>
      </w:r>
      <w:r w:rsidR="00AC0AF5">
        <w:rPr>
          <w:rFonts w:ascii="Fb Fontext" w:hAnsi="Fb Fontext" w:hint="cs"/>
          <w:sz w:val="32"/>
          <w:rtl/>
        </w:rPr>
        <w:t xml:space="preserve">שנשא </w:t>
      </w:r>
      <w:r w:rsidR="00AC0AF5" w:rsidRPr="00C35A2C">
        <w:rPr>
          <w:rFonts w:ascii="Fb Fontext" w:hAnsi="Fb Fontext"/>
          <w:sz w:val="32"/>
          <w:rtl/>
        </w:rPr>
        <w:t>בת מלך.</w:t>
      </w:r>
    </w:p>
    <w:p w14:paraId="0EE276F0" w14:textId="1DF69D6B" w:rsidR="00AC0AF5" w:rsidRPr="006765C4" w:rsidRDefault="00AC0AF5" w:rsidP="00AC0AF5">
      <w:pPr>
        <w:rPr>
          <w:rFonts w:ascii="Fb Fontext" w:hAnsi="Fb Fontext"/>
          <w:spacing w:val="-4"/>
          <w:rtl/>
        </w:rPr>
      </w:pPr>
      <w:r w:rsidRPr="003C0A71">
        <w:rPr>
          <w:rStyle w:val="affffe"/>
          <w:rFonts w:hint="cs"/>
          <w:rtl/>
        </w:rPr>
        <w:t>ואמר מי דורש</w:t>
      </w:r>
      <w:r w:rsidRPr="006765C4">
        <w:rPr>
          <w:rFonts w:ascii="Fb Fontext" w:hAnsi="Fb Fontext" w:hint="cs"/>
          <w:spacing w:val="-4"/>
          <w:rtl/>
        </w:rPr>
        <w:t xml:space="preserve"> </w:t>
      </w:r>
      <w:r w:rsidRPr="00F10693">
        <w:rPr>
          <w:rFonts w:hint="cs"/>
          <w:rtl/>
        </w:rPr>
        <w:t>'</w:t>
      </w:r>
      <w:r w:rsidR="00F10693">
        <w:rPr>
          <w:rtl/>
        </w:rPr>
        <w:t>מִ</w:t>
      </w:r>
      <w:r w:rsidR="00F10693">
        <w:rPr>
          <w:rStyle w:val="affff8"/>
          <w:rtl/>
        </w:rPr>
        <w:t>קֶּרֶב אַחֶיךָ תָּשִׂים עָלֶיךָ מֶלֶךְ</w:t>
      </w:r>
      <w:r w:rsidRPr="00F10693">
        <w:rPr>
          <w:rFonts w:hint="cs"/>
          <w:rtl/>
        </w:rPr>
        <w:t>-</w:t>
      </w:r>
      <w:r w:rsidRPr="006765C4">
        <w:rPr>
          <w:rFonts w:ascii="Fb Fontext" w:hAnsi="Fb Fontext" w:hint="cs"/>
          <w:spacing w:val="-4"/>
          <w:rtl/>
        </w:rPr>
        <w:t xml:space="preserve"> רבנן, והרג לכולם </w:t>
      </w:r>
      <w:r w:rsidRPr="00183046">
        <w:rPr>
          <w:rFonts w:hint="cs"/>
          <w:rtl/>
        </w:rPr>
        <w:t xml:space="preserve">והשאיר </w:t>
      </w:r>
      <w:r w:rsidRPr="003C0A71">
        <w:rPr>
          <w:rStyle w:val="affffe"/>
          <w:rFonts w:hint="cs"/>
          <w:rtl/>
        </w:rPr>
        <w:t>לבב</w:t>
      </w:r>
      <w:r w:rsidRPr="003C0A71">
        <w:rPr>
          <w:rStyle w:val="affffe"/>
          <w:rtl/>
        </w:rPr>
        <w:t>"</w:t>
      </w:r>
      <w:r w:rsidRPr="003C0A71">
        <w:rPr>
          <w:rStyle w:val="affffe"/>
          <w:rFonts w:hint="cs"/>
          <w:rtl/>
        </w:rPr>
        <w:t>ב</w:t>
      </w:r>
      <w:r w:rsidRPr="00183046">
        <w:rPr>
          <w:rFonts w:hint="cs"/>
          <w:rtl/>
        </w:rPr>
        <w:t xml:space="preserve"> ליטול </w:t>
      </w:r>
      <w:r w:rsidR="00760CF6">
        <w:rPr>
          <w:rFonts w:hint="cs"/>
          <w:rtl/>
        </w:rPr>
        <w:t xml:space="preserve">ממנו </w:t>
      </w:r>
      <w:r w:rsidRPr="00183046">
        <w:rPr>
          <w:rFonts w:hint="cs"/>
          <w:rtl/>
        </w:rPr>
        <w:t>עצה</w:t>
      </w:r>
      <w:r w:rsidR="00183046">
        <w:rPr>
          <w:rFonts w:hint="cs"/>
          <w:rtl/>
        </w:rPr>
        <w:t xml:space="preserve">, </w:t>
      </w:r>
      <w:r w:rsidR="00183046">
        <w:rPr>
          <w:rFonts w:ascii="Fb Fontext" w:hAnsi="Fb Fontext" w:hint="cs"/>
          <w:spacing w:val="-4"/>
          <w:rtl/>
        </w:rPr>
        <w:t>שם לו עטרת קוצים וניקר עיניו</w:t>
      </w:r>
    </w:p>
    <w:p w14:paraId="20F980DF" w14:textId="77777777" w:rsidR="00AC0AF5" w:rsidRDefault="00AC0AF5" w:rsidP="00982F98">
      <w:pPr>
        <w:pStyle w:val="affe"/>
        <w:framePr w:wrap="around"/>
        <w:rPr>
          <w:rtl/>
        </w:rPr>
      </w:pPr>
      <w:r w:rsidRPr="00C35A2C">
        <w:rPr>
          <w:rtl/>
        </w:rPr>
        <w:t>ד.</w:t>
      </w:r>
    </w:p>
    <w:p w14:paraId="32EF21D5" w14:textId="319F8C37" w:rsidR="00AC0AF5" w:rsidRPr="00C35A2C" w:rsidRDefault="00AC0AF5" w:rsidP="00183046">
      <w:pPr>
        <w:rPr>
          <w:rFonts w:ascii="Fb Fontext" w:hAnsi="Fb Fontext"/>
          <w:rtl/>
        </w:rPr>
      </w:pPr>
      <w:r w:rsidRPr="00C35A2C">
        <w:rPr>
          <w:rFonts w:ascii="Fb Fontext" w:hAnsi="Fb Fontext" w:hint="cs"/>
          <w:sz w:val="32"/>
          <w:rtl/>
        </w:rPr>
        <w:t xml:space="preserve">יום אחד ישב לפניו </w:t>
      </w:r>
      <w:r w:rsidRPr="003C0A71">
        <w:rPr>
          <w:rStyle w:val="affffe"/>
          <w:rFonts w:hint="cs"/>
          <w:rtl/>
        </w:rPr>
        <w:t>א</w:t>
      </w:r>
      <w:r w:rsidRPr="003C0A71">
        <w:rPr>
          <w:rStyle w:val="affffe"/>
          <w:rtl/>
        </w:rPr>
        <w:t>"</w:t>
      </w:r>
      <w:r w:rsidRPr="003C0A71">
        <w:rPr>
          <w:rStyle w:val="affffe"/>
          <w:rFonts w:hint="cs"/>
          <w:rtl/>
        </w:rPr>
        <w:t>ל</w:t>
      </w:r>
      <w:r w:rsidRPr="00C35A2C">
        <w:rPr>
          <w:rFonts w:ascii="Fb Fontext" w:hAnsi="Fb Fontext" w:hint="cs"/>
          <w:sz w:val="32"/>
          <w:rtl/>
        </w:rPr>
        <w:t xml:space="preserve"> ראה מה עשה לך עבד רע</w:t>
      </w:r>
      <w:r w:rsidR="00183046">
        <w:rPr>
          <w:rFonts w:ascii="Fb Fontext" w:hAnsi="Fb Fontext" w:hint="cs"/>
          <w:sz w:val="32"/>
          <w:rtl/>
        </w:rPr>
        <w:t xml:space="preserve">, </w:t>
      </w:r>
      <w:r w:rsidRPr="00183046">
        <w:rPr>
          <w:rStyle w:val="affffe"/>
          <w:rFonts w:hint="cs"/>
          <w:rtl/>
        </w:rPr>
        <w:t>שאלו</w:t>
      </w:r>
      <w:r w:rsidRPr="00C35A2C">
        <w:rPr>
          <w:rFonts w:ascii="Fb Fontext" w:hAnsi="Fb Fontext" w:hint="cs"/>
          <w:rtl/>
        </w:rPr>
        <w:t xml:space="preserve"> מה יעשה </w:t>
      </w:r>
      <w:r w:rsidRPr="00183046">
        <w:rPr>
          <w:rStyle w:val="affffe"/>
          <w:rFonts w:hint="cs"/>
          <w:rtl/>
        </w:rPr>
        <w:t>וא</w:t>
      </w:r>
      <w:r w:rsidRPr="00183046">
        <w:rPr>
          <w:rStyle w:val="affffe"/>
          <w:rtl/>
        </w:rPr>
        <w:t>"</w:t>
      </w:r>
      <w:r w:rsidRPr="00183046">
        <w:rPr>
          <w:rStyle w:val="affffe"/>
          <w:rFonts w:hint="cs"/>
          <w:rtl/>
        </w:rPr>
        <w:t>ל</w:t>
      </w:r>
      <w:r w:rsidR="00065A22">
        <w:rPr>
          <w:rStyle w:val="affffe"/>
          <w:rFonts w:hint="cs"/>
          <w:rtl/>
        </w:rPr>
        <w:t>:</w:t>
      </w:r>
      <w:r w:rsidRPr="00C35A2C">
        <w:rPr>
          <w:rFonts w:ascii="Fb Fontext" w:hAnsi="Fb Fontext" w:hint="cs"/>
          <w:rtl/>
        </w:rPr>
        <w:t xml:space="preserve"> שיקללו</w:t>
      </w:r>
      <w:r>
        <w:rPr>
          <w:rFonts w:ascii="Fb Fontext" w:hAnsi="Fb Fontext" w:hint="cs"/>
          <w:rtl/>
        </w:rPr>
        <w:t>,</w:t>
      </w:r>
      <w:r w:rsidRPr="00C35A2C">
        <w:rPr>
          <w:rFonts w:ascii="Fb Fontext" w:hAnsi="Fb Fontext" w:hint="cs"/>
          <w:rtl/>
        </w:rPr>
        <w:t xml:space="preserve"> </w:t>
      </w:r>
      <w:r w:rsidR="00760CF6" w:rsidRPr="00760CF6">
        <w:rPr>
          <w:rStyle w:val="affffe"/>
          <w:rtl/>
        </w:rPr>
        <w:t>◄</w:t>
      </w:r>
      <w:r w:rsidRPr="00183046">
        <w:rPr>
          <w:rStyle w:val="affffe"/>
          <w:rFonts w:hint="cs"/>
          <w:rtl/>
        </w:rPr>
        <w:t>א</w:t>
      </w:r>
      <w:r w:rsidRPr="00183046">
        <w:rPr>
          <w:rStyle w:val="affffe"/>
          <w:rtl/>
        </w:rPr>
        <w:t>"</w:t>
      </w:r>
      <w:r w:rsidRPr="00183046">
        <w:rPr>
          <w:rStyle w:val="affffe"/>
          <w:rFonts w:hint="cs"/>
          <w:rtl/>
        </w:rPr>
        <w:t>ל</w:t>
      </w:r>
      <w:r w:rsidRPr="00C35A2C">
        <w:rPr>
          <w:rFonts w:ascii="Fb Fontext" w:hAnsi="Fb Fontext" w:hint="cs"/>
          <w:rtl/>
        </w:rPr>
        <w:t xml:space="preserve"> </w:t>
      </w:r>
      <w:r w:rsidR="00F10693" w:rsidRPr="00065A22">
        <w:rPr>
          <w:rStyle w:val="affff8"/>
          <w:rtl/>
        </w:rPr>
        <w:t>גַּם</w:t>
      </w:r>
      <w:r w:rsidR="00F10693">
        <w:rPr>
          <w:rStyle w:val="affff8"/>
          <w:rtl/>
        </w:rPr>
        <w:t xml:space="preserve"> בְּמַדָּעֲךָ מֶלֶךְ אַל תְּקַלֵּ</w:t>
      </w:r>
      <w:r w:rsidRPr="006609F0">
        <w:rPr>
          <w:rStyle w:val="affff8"/>
          <w:rtl/>
        </w:rPr>
        <w:t>ל</w:t>
      </w:r>
      <w:r w:rsidRPr="00F10693">
        <w:rPr>
          <w:rtl/>
        </w:rPr>
        <w:t>.</w:t>
      </w:r>
      <w:r w:rsidR="00183046" w:rsidRPr="00F10693">
        <w:rPr>
          <w:rFonts w:hint="cs"/>
          <w:rtl/>
        </w:rPr>
        <w:t xml:space="preserve"> </w:t>
      </w:r>
      <w:r w:rsidRPr="00183046">
        <w:rPr>
          <w:rStyle w:val="affffe"/>
          <w:rtl/>
        </w:rPr>
        <w:t>א"</w:t>
      </w:r>
      <w:r w:rsidRPr="00183046">
        <w:rPr>
          <w:rStyle w:val="affffe"/>
          <w:rFonts w:hint="cs"/>
          <w:rtl/>
        </w:rPr>
        <w:t xml:space="preserve">ל </w:t>
      </w:r>
      <w:r w:rsidRPr="00C35A2C">
        <w:rPr>
          <w:rFonts w:ascii="Fb Fontext" w:hAnsi="Fb Fontext" w:hint="cs"/>
          <w:rtl/>
        </w:rPr>
        <w:t xml:space="preserve">והא </w:t>
      </w:r>
      <w:r w:rsidR="00065A22">
        <w:rPr>
          <w:rFonts w:ascii="Fb Fontext" w:hAnsi="Fb Fontext" w:hint="cs"/>
          <w:rtl/>
        </w:rPr>
        <w:t>אינו</w:t>
      </w:r>
      <w:r w:rsidRPr="00C35A2C">
        <w:rPr>
          <w:rFonts w:ascii="Fb Fontext" w:hAnsi="Fb Fontext" w:hint="cs"/>
          <w:rtl/>
        </w:rPr>
        <w:t xml:space="preserve"> מלך</w:t>
      </w:r>
      <w:r w:rsidR="00065A22">
        <w:rPr>
          <w:rFonts w:ascii="Fb Fontext" w:hAnsi="Fb Fontext" w:hint="cs"/>
          <w:rtl/>
        </w:rPr>
        <w:t>.</w:t>
      </w:r>
      <w:r w:rsidRPr="00C35A2C">
        <w:rPr>
          <w:rFonts w:ascii="Fb Fontext" w:hAnsi="Fb Fontext" w:hint="cs"/>
          <w:rtl/>
        </w:rPr>
        <w:t xml:space="preserve"> </w:t>
      </w:r>
      <w:r w:rsidRPr="00183046">
        <w:rPr>
          <w:rStyle w:val="affffe"/>
          <w:rFonts w:hint="cs"/>
          <w:rtl/>
        </w:rPr>
        <w:t>א</w:t>
      </w:r>
      <w:r w:rsidRPr="00183046">
        <w:rPr>
          <w:rStyle w:val="affffe"/>
          <w:rtl/>
        </w:rPr>
        <w:t>"</w:t>
      </w:r>
      <w:r w:rsidRPr="00183046">
        <w:rPr>
          <w:rStyle w:val="affffe"/>
          <w:rFonts w:hint="cs"/>
          <w:rtl/>
        </w:rPr>
        <w:t>ל</w:t>
      </w:r>
      <w:r w:rsidR="00065A22">
        <w:rPr>
          <w:rStyle w:val="affffe"/>
          <w:rFonts w:hint="cs"/>
          <w:rtl/>
        </w:rPr>
        <w:t>:</w:t>
      </w:r>
      <w:r w:rsidRPr="00C35A2C">
        <w:rPr>
          <w:rFonts w:ascii="Fb Fontext" w:hAnsi="Fb Fontext" w:hint="cs"/>
          <w:rtl/>
        </w:rPr>
        <w:t xml:space="preserve"> לכה</w:t>
      </w:r>
      <w:r w:rsidRPr="00C35A2C">
        <w:rPr>
          <w:rFonts w:ascii="Fb Fontext" w:hAnsi="Fb Fontext"/>
          <w:rtl/>
        </w:rPr>
        <w:t>"</w:t>
      </w:r>
      <w:r>
        <w:rPr>
          <w:rFonts w:ascii="Fb Fontext" w:hAnsi="Fb Fontext" w:hint="cs"/>
          <w:rtl/>
        </w:rPr>
        <w:t>פ</w:t>
      </w:r>
      <w:r w:rsidRPr="00C35A2C">
        <w:rPr>
          <w:rFonts w:ascii="Fb Fontext" w:hAnsi="Fb Fontext" w:hint="cs"/>
          <w:rtl/>
        </w:rPr>
        <w:t xml:space="preserve"> עשיר הוא </w:t>
      </w:r>
      <w:r w:rsidRPr="00F10693">
        <w:rPr>
          <w:rFonts w:hint="cs"/>
          <w:rtl/>
        </w:rPr>
        <w:t>'</w:t>
      </w:r>
      <w:r w:rsidR="00F10693" w:rsidRPr="00065A22">
        <w:rPr>
          <w:rStyle w:val="affff8"/>
          <w:rtl/>
        </w:rPr>
        <w:t>וּ</w:t>
      </w:r>
      <w:r w:rsidR="00F10693">
        <w:rPr>
          <w:rStyle w:val="affff8"/>
          <w:rtl/>
        </w:rPr>
        <w:t>בְחַדְרֵי מִשְׁכָּבְךָ אַל תְּקַלֵּל עָשִׁי</w:t>
      </w:r>
      <w:r w:rsidRPr="006609F0">
        <w:rPr>
          <w:rStyle w:val="affff8"/>
          <w:rtl/>
        </w:rPr>
        <w:t>ר</w:t>
      </w:r>
      <w:r w:rsidRPr="00F10693">
        <w:rPr>
          <w:rFonts w:hint="cs"/>
          <w:rtl/>
        </w:rPr>
        <w:t>'</w:t>
      </w:r>
    </w:p>
    <w:p w14:paraId="1B1F70C9" w14:textId="17C7494E" w:rsidR="00AC0AF5" w:rsidRPr="00E14877" w:rsidRDefault="00AC0AF5" w:rsidP="00E14877">
      <w:pPr>
        <w:rPr>
          <w:rFonts w:ascii="Fb Fontext" w:hAnsi="Fb Fontext" w:cs="BA TM • Tzlotana"/>
          <w:spacing w:val="4"/>
          <w:szCs w:val="16"/>
          <w:rtl/>
        </w:rPr>
      </w:pPr>
      <w:r w:rsidRPr="00C35A2C">
        <w:rPr>
          <w:rFonts w:ascii="Fb Fontext" w:hAnsi="Fb Fontext" w:hint="cs"/>
          <w:rtl/>
        </w:rPr>
        <w:t>ואפי</w:t>
      </w:r>
      <w:r w:rsidRPr="00F10693">
        <w:rPr>
          <w:rFonts w:hint="cs"/>
          <w:rtl/>
        </w:rPr>
        <w:t xml:space="preserve">' </w:t>
      </w:r>
      <w:r w:rsidRPr="00C35A2C">
        <w:rPr>
          <w:rFonts w:ascii="Fb Fontext" w:hAnsi="Fb Fontext" w:hint="cs"/>
          <w:rtl/>
        </w:rPr>
        <w:t>אי רק נשיא הוא</w:t>
      </w:r>
      <w:r w:rsidRPr="00577F86">
        <w:rPr>
          <w:rStyle w:val="affff8"/>
          <w:rFonts w:hint="cs"/>
          <w:rtl/>
        </w:rPr>
        <w:t xml:space="preserve"> </w:t>
      </w:r>
      <w:r w:rsidRPr="00065A22">
        <w:rPr>
          <w:rStyle w:val="affff8"/>
          <w:rFonts w:hint="cs"/>
          <w:rtl/>
        </w:rPr>
        <w:t>'</w:t>
      </w:r>
      <w:r w:rsidR="00F10693" w:rsidRPr="00065A22">
        <w:rPr>
          <w:rStyle w:val="affff8"/>
          <w:rtl/>
        </w:rPr>
        <w:t>וְנָ</w:t>
      </w:r>
      <w:r w:rsidR="00F10693">
        <w:rPr>
          <w:rStyle w:val="affff8"/>
          <w:rtl/>
        </w:rPr>
        <w:t>שִׂיא בְעַמְּךָ לֹא תָאֹ</w:t>
      </w:r>
      <w:r w:rsidRPr="00577F86">
        <w:rPr>
          <w:rStyle w:val="affff8"/>
          <w:rtl/>
        </w:rPr>
        <w:t>ר</w:t>
      </w:r>
      <w:r w:rsidRPr="00F10693">
        <w:rPr>
          <w:rFonts w:hint="cs"/>
          <w:rtl/>
        </w:rPr>
        <w:t xml:space="preserve">' </w:t>
      </w:r>
      <w:r w:rsidRPr="00183046">
        <w:rPr>
          <w:rStyle w:val="affffe"/>
          <w:rFonts w:hint="cs"/>
          <w:rtl/>
        </w:rPr>
        <w:t>א</w:t>
      </w:r>
      <w:r w:rsidRPr="00183046">
        <w:rPr>
          <w:rStyle w:val="affffe"/>
          <w:rtl/>
        </w:rPr>
        <w:t>"</w:t>
      </w:r>
      <w:r w:rsidRPr="00183046">
        <w:rPr>
          <w:rStyle w:val="affffe"/>
          <w:rFonts w:hint="cs"/>
          <w:rtl/>
        </w:rPr>
        <w:t>ל דה</w:t>
      </w:r>
      <w:r w:rsidRPr="00183046">
        <w:rPr>
          <w:rStyle w:val="affffe"/>
          <w:rtl/>
        </w:rPr>
        <w:t>"</w:t>
      </w:r>
      <w:r w:rsidRPr="00183046">
        <w:rPr>
          <w:rStyle w:val="affffe"/>
          <w:rFonts w:hint="cs"/>
          <w:rtl/>
        </w:rPr>
        <w:t>מ</w:t>
      </w:r>
      <w:r w:rsidRPr="00C35A2C">
        <w:rPr>
          <w:rFonts w:ascii="Fb Fontext" w:hAnsi="Fb Fontext" w:hint="cs"/>
          <w:rtl/>
        </w:rPr>
        <w:t xml:space="preserve"> בעושה מעשה עמך </w:t>
      </w:r>
      <w:r w:rsidRPr="00065A22">
        <w:rPr>
          <w:rStyle w:val="affffe"/>
          <w:rFonts w:hint="cs"/>
          <w:rtl/>
        </w:rPr>
        <w:t>א'ל</w:t>
      </w:r>
      <w:r w:rsidRPr="00C35A2C">
        <w:rPr>
          <w:rFonts w:ascii="Fb Fontext" w:hAnsi="Fb Fontext" w:hint="cs"/>
          <w:rtl/>
        </w:rPr>
        <w:t xml:space="preserve"> שמפחד ממנו</w:t>
      </w:r>
      <w:r w:rsidRPr="00C35A2C">
        <w:rPr>
          <w:rFonts w:ascii="Fb Fontext" w:hAnsi="Fb Fontext"/>
          <w:rtl/>
        </w:rPr>
        <w:t>.</w:t>
      </w:r>
      <w:r w:rsidR="00183046">
        <w:rPr>
          <w:rFonts w:ascii="Fb Fontext" w:hAnsi="Fb Fontext" w:hint="cs"/>
          <w:rtl/>
        </w:rPr>
        <w:t xml:space="preserve"> </w:t>
      </w:r>
      <w:r w:rsidRPr="00183046">
        <w:rPr>
          <w:rStyle w:val="affffe"/>
          <w:rtl/>
        </w:rPr>
        <w:t>א"ל:</w:t>
      </w:r>
      <w:r w:rsidRPr="00C35A2C">
        <w:rPr>
          <w:rFonts w:ascii="Fb Fontext" w:hAnsi="Fb Fontext"/>
          <w:rtl/>
        </w:rPr>
        <w:t xml:space="preserve"> </w:t>
      </w:r>
      <w:r w:rsidRPr="00C35A2C">
        <w:rPr>
          <w:rFonts w:ascii="Fb Fontext" w:hAnsi="Fb Fontext" w:hint="cs"/>
          <w:rtl/>
        </w:rPr>
        <w:t>אין איש שיגיד לו שישבנו</w:t>
      </w:r>
      <w:r>
        <w:rPr>
          <w:rFonts w:ascii="Fb Fontext" w:hAnsi="Fb Fontext" w:hint="cs"/>
          <w:rtl/>
        </w:rPr>
        <w:t>,</w:t>
      </w:r>
      <w:r w:rsidRPr="00C35A2C">
        <w:rPr>
          <w:rFonts w:ascii="Fb Fontext" w:hAnsi="Fb Fontext" w:hint="cs"/>
          <w:rtl/>
        </w:rPr>
        <w:t xml:space="preserve"> </w:t>
      </w:r>
      <w:r w:rsidRPr="00183046">
        <w:rPr>
          <w:rStyle w:val="affffe"/>
          <w:rFonts w:hint="cs"/>
          <w:rtl/>
        </w:rPr>
        <w:t>א</w:t>
      </w:r>
      <w:r w:rsidRPr="00183046">
        <w:rPr>
          <w:rStyle w:val="affffe"/>
          <w:rtl/>
        </w:rPr>
        <w:t>"</w:t>
      </w:r>
      <w:r w:rsidRPr="00183046">
        <w:rPr>
          <w:rStyle w:val="affffe"/>
          <w:rFonts w:hint="cs"/>
          <w:rtl/>
        </w:rPr>
        <w:t>ל</w:t>
      </w:r>
      <w:r w:rsidRPr="00577F86">
        <w:rPr>
          <w:rStyle w:val="affff8"/>
          <w:rFonts w:hint="cs"/>
          <w:rtl/>
        </w:rPr>
        <w:t xml:space="preserve"> </w:t>
      </w:r>
      <w:r w:rsidRPr="00065A22">
        <w:rPr>
          <w:rStyle w:val="affff8"/>
          <w:rFonts w:hint="cs"/>
          <w:rtl/>
        </w:rPr>
        <w:t>'</w:t>
      </w:r>
      <w:r w:rsidR="00E14877" w:rsidRPr="00065A22">
        <w:rPr>
          <w:rStyle w:val="affff8"/>
          <w:rtl/>
        </w:rPr>
        <w:t>כִּי</w:t>
      </w:r>
      <w:r w:rsidR="00E14877">
        <w:rPr>
          <w:rStyle w:val="affff8"/>
          <w:rtl/>
        </w:rPr>
        <w:t xml:space="preserve"> עוֹף הַשָּׁמַיִם יוֹלִיךְ אֶת הַקּוֹל וּבַעַל כְּנָפַיִם יַגֵּיד דָּבָ</w:t>
      </w:r>
      <w:r w:rsidRPr="00577F86">
        <w:rPr>
          <w:rStyle w:val="affff8"/>
          <w:rtl/>
        </w:rPr>
        <w:t>ר</w:t>
      </w:r>
      <w:r w:rsidRPr="00F10693">
        <w:rPr>
          <w:rFonts w:hint="cs"/>
          <w:rtl/>
        </w:rPr>
        <w:t>'</w:t>
      </w:r>
      <w:r w:rsidRPr="00F10693">
        <w:rPr>
          <w:rtl/>
        </w:rPr>
        <w:t>.</w:t>
      </w:r>
      <w:r w:rsidR="00183046">
        <w:rPr>
          <w:rFonts w:ascii="Fb Fontext" w:hAnsi="Fb Fontext" w:hint="cs"/>
          <w:rtl/>
        </w:rPr>
        <w:t xml:space="preserve"> </w:t>
      </w:r>
      <w:r w:rsidRPr="00183046">
        <w:rPr>
          <w:rStyle w:val="affffe"/>
          <w:rtl/>
        </w:rPr>
        <w:t>א"ל:</w:t>
      </w:r>
      <w:r w:rsidRPr="00C35A2C">
        <w:rPr>
          <w:rFonts w:ascii="Fb Fontext" w:hAnsi="Fb Fontext"/>
          <w:rtl/>
        </w:rPr>
        <w:t xml:space="preserve"> א</w:t>
      </w:r>
      <w:r w:rsidRPr="00C35A2C">
        <w:rPr>
          <w:rFonts w:ascii="Fb Fontext" w:hAnsi="Fb Fontext" w:hint="cs"/>
          <w:rtl/>
        </w:rPr>
        <w:t>ני הוא ואי ידעתי שזהירים רבנן כ</w:t>
      </w:r>
      <w:r w:rsidRPr="00C35A2C">
        <w:rPr>
          <w:rFonts w:ascii="Fb Fontext" w:hAnsi="Fb Fontext"/>
          <w:rtl/>
        </w:rPr>
        <w:t>"</w:t>
      </w:r>
      <w:r w:rsidRPr="00C35A2C">
        <w:rPr>
          <w:rFonts w:ascii="Fb Fontext" w:hAnsi="Fb Fontext" w:hint="cs"/>
          <w:rtl/>
        </w:rPr>
        <w:t>כ לא הייתי הורגם</w:t>
      </w:r>
      <w:r>
        <w:rPr>
          <w:rFonts w:ascii="Fb Fontext" w:hAnsi="Fb Fontext" w:hint="cs"/>
          <w:rtl/>
        </w:rPr>
        <w:t>,</w:t>
      </w:r>
      <w:r w:rsidRPr="00C35A2C">
        <w:rPr>
          <w:rFonts w:ascii="Fb Fontext" w:hAnsi="Fb Fontext" w:hint="cs"/>
          <w:rtl/>
        </w:rPr>
        <w:t xml:space="preserve"> עכשיו מה תקנתי</w:t>
      </w:r>
      <w:r>
        <w:rPr>
          <w:rFonts w:ascii="Fb Fontext" w:hAnsi="Fb Fontext" w:hint="cs"/>
          <w:rtl/>
        </w:rPr>
        <w:t>,</w:t>
      </w:r>
    </w:p>
    <w:p w14:paraId="42FCF1B6" w14:textId="77777777" w:rsidR="00183046" w:rsidRDefault="00AC0AF5" w:rsidP="00183046">
      <w:pPr>
        <w:pStyle w:val="36"/>
        <w:framePr w:wrap="notBeside"/>
        <w:rPr>
          <w:rFonts w:ascii="Fb Fontext" w:hAnsi="Fb Fontext"/>
          <w:rtl/>
        </w:rPr>
      </w:pPr>
      <w:r w:rsidRPr="00183046">
        <w:rPr>
          <w:rStyle w:val="affffe"/>
          <w:rFonts w:hint="cs"/>
          <w:rtl/>
        </w:rPr>
        <w:t>א</w:t>
      </w:r>
      <w:r w:rsidRPr="00183046">
        <w:rPr>
          <w:rStyle w:val="affffe"/>
          <w:rtl/>
        </w:rPr>
        <w:t>"</w:t>
      </w:r>
      <w:r w:rsidRPr="00183046">
        <w:rPr>
          <w:rStyle w:val="affffe"/>
          <w:rFonts w:hint="cs"/>
          <w:rtl/>
        </w:rPr>
        <w:t>ל</w:t>
      </w:r>
      <w:r w:rsidRPr="00183046">
        <w:rPr>
          <w:rStyle w:val="affffe"/>
          <w:rtl/>
        </w:rPr>
        <w:t>:</w:t>
      </w:r>
    </w:p>
    <w:p w14:paraId="2036995A" w14:textId="75CC67F6" w:rsidR="00AC0AF5" w:rsidRPr="00C35A2C" w:rsidRDefault="00AC0AF5" w:rsidP="00AC0AF5">
      <w:pPr>
        <w:rPr>
          <w:rFonts w:ascii="Fb Fontext" w:hAnsi="Fb Fontext"/>
          <w:rtl/>
        </w:rPr>
      </w:pPr>
      <w:r w:rsidRPr="00C35A2C">
        <w:rPr>
          <w:rFonts w:ascii="Fb Fontext" w:hAnsi="Fb Fontext"/>
          <w:rtl/>
        </w:rPr>
        <w:t xml:space="preserve">הוא כבה אורו של עולם </w:t>
      </w:r>
      <w:r w:rsidRPr="00577F86">
        <w:rPr>
          <w:rStyle w:val="affff8"/>
          <w:rtl/>
        </w:rPr>
        <w:t>ד</w:t>
      </w:r>
      <w:r w:rsidRPr="00F10693">
        <w:rPr>
          <w:rFonts w:hint="cs"/>
          <w:rtl/>
        </w:rPr>
        <w:t>'</w:t>
      </w:r>
      <w:r w:rsidR="00E14877" w:rsidRPr="00065A22">
        <w:rPr>
          <w:rStyle w:val="affff8"/>
          <w:rtl/>
        </w:rPr>
        <w:t xml:space="preserve">כִּי </w:t>
      </w:r>
      <w:r w:rsidR="00E14877">
        <w:rPr>
          <w:rStyle w:val="affff8"/>
          <w:rtl/>
        </w:rPr>
        <w:t>נֵר מִצְוָה וְתוֹרָה אוֹ</w:t>
      </w:r>
      <w:r w:rsidRPr="00577F86">
        <w:rPr>
          <w:rStyle w:val="affff8"/>
          <w:rtl/>
        </w:rPr>
        <w:t>ר</w:t>
      </w:r>
      <w:r w:rsidRPr="00F10693">
        <w:rPr>
          <w:rFonts w:hint="cs"/>
          <w:rtl/>
        </w:rPr>
        <w:t>'</w:t>
      </w:r>
      <w:r w:rsidRPr="00F10693">
        <w:rPr>
          <w:rtl/>
        </w:rPr>
        <w:t>,</w:t>
      </w:r>
      <w:r w:rsidRPr="00C35A2C">
        <w:rPr>
          <w:rFonts w:ascii="Fb Fontext" w:hAnsi="Fb Fontext"/>
          <w:rtl/>
        </w:rPr>
        <w:t xml:space="preserve"> ילך ויעסוק באורו של עולם</w:t>
      </w:r>
      <w:r w:rsidRPr="00C35A2C">
        <w:rPr>
          <w:rFonts w:ascii="Fb Fontext" w:hAnsi="Fb Fontext" w:hint="cs"/>
          <w:rtl/>
        </w:rPr>
        <w:t xml:space="preserve"> ד</w:t>
      </w:r>
      <w:r w:rsidRPr="00F10693">
        <w:rPr>
          <w:rFonts w:hint="cs"/>
          <w:rtl/>
        </w:rPr>
        <w:t>'</w:t>
      </w:r>
      <w:r w:rsidR="00E14877">
        <w:rPr>
          <w:rtl/>
        </w:rPr>
        <w:t>וְ</w:t>
      </w:r>
      <w:r w:rsidR="00E14877">
        <w:rPr>
          <w:rStyle w:val="affff8"/>
          <w:rtl/>
        </w:rPr>
        <w:t>נָהֲרוּ אֵלָיו כָּל הַגּוֹיִ</w:t>
      </w:r>
      <w:r w:rsidRPr="006609F0">
        <w:rPr>
          <w:rStyle w:val="affff8"/>
          <w:rtl/>
        </w:rPr>
        <w:t>ם</w:t>
      </w:r>
      <w:r w:rsidRPr="00F10693">
        <w:rPr>
          <w:rFonts w:hint="cs"/>
          <w:rtl/>
        </w:rPr>
        <w:t>'</w:t>
      </w:r>
      <w:r w:rsidRPr="00F10693">
        <w:rPr>
          <w:rtl/>
        </w:rPr>
        <w:t>.</w:t>
      </w:r>
    </w:p>
    <w:p w14:paraId="698EEFFC" w14:textId="77777777" w:rsidR="00183046" w:rsidRDefault="00AC0AF5" w:rsidP="00183046">
      <w:pPr>
        <w:pStyle w:val="36"/>
        <w:framePr w:wrap="notBeside"/>
        <w:rPr>
          <w:rFonts w:ascii="Fb Fontext" w:hAnsi="Fb Fontext"/>
          <w:rtl/>
        </w:rPr>
      </w:pPr>
      <w:r w:rsidRPr="00183046">
        <w:rPr>
          <w:rStyle w:val="affffe"/>
          <w:rtl/>
        </w:rPr>
        <w:t>א"ד</w:t>
      </w:r>
      <w:r w:rsidRPr="00183046">
        <w:rPr>
          <w:rStyle w:val="affffe"/>
          <w:rFonts w:hint="cs"/>
          <w:rtl/>
        </w:rPr>
        <w:t xml:space="preserve"> </w:t>
      </w:r>
      <w:r w:rsidRPr="00183046">
        <w:rPr>
          <w:rStyle w:val="affffe"/>
          <w:rtl/>
        </w:rPr>
        <w:t>א"ל:</w:t>
      </w:r>
    </w:p>
    <w:p w14:paraId="189DEE3E" w14:textId="4ACD3D4E" w:rsidR="00AC0AF5" w:rsidRPr="00C35A2C" w:rsidRDefault="00AC0AF5" w:rsidP="00183046">
      <w:pPr>
        <w:rPr>
          <w:rtl/>
        </w:rPr>
      </w:pPr>
      <w:r w:rsidRPr="00C35A2C">
        <w:rPr>
          <w:rFonts w:ascii="Fb Fontext" w:hAnsi="Fb Fontext"/>
          <w:rtl/>
        </w:rPr>
        <w:lastRenderedPageBreak/>
        <w:t xml:space="preserve">הוא סימא עינו של עולם, </w:t>
      </w:r>
      <w:r w:rsidRPr="00577F86">
        <w:rPr>
          <w:rStyle w:val="affff8"/>
          <w:rtl/>
        </w:rPr>
        <w:t>ד</w:t>
      </w:r>
      <w:r w:rsidRPr="00F10693">
        <w:rPr>
          <w:rFonts w:hint="cs"/>
          <w:rtl/>
        </w:rPr>
        <w:t>'</w:t>
      </w:r>
      <w:r w:rsidR="00E14877">
        <w:rPr>
          <w:rtl/>
        </w:rPr>
        <w:t>וְ</w:t>
      </w:r>
      <w:r w:rsidR="00E14877">
        <w:rPr>
          <w:rStyle w:val="affff8"/>
          <w:rtl/>
        </w:rPr>
        <w:t>הָיָה אִם מֵעֵינֵי הָעֵדָ</w:t>
      </w:r>
      <w:r w:rsidRPr="00577F86">
        <w:rPr>
          <w:rStyle w:val="affff8"/>
          <w:rtl/>
        </w:rPr>
        <w:t>ה</w:t>
      </w:r>
      <w:r w:rsidRPr="00F10693">
        <w:rPr>
          <w:rFonts w:hint="cs"/>
          <w:rtl/>
        </w:rPr>
        <w:t>'</w:t>
      </w:r>
      <w:r w:rsidRPr="00F10693">
        <w:rPr>
          <w:rtl/>
        </w:rPr>
        <w:t>,</w:t>
      </w:r>
      <w:r w:rsidRPr="00C35A2C">
        <w:rPr>
          <w:rFonts w:ascii="Fb Fontext" w:hAnsi="Fb Fontext"/>
          <w:rtl/>
        </w:rPr>
        <w:t xml:space="preserve"> ילך ויתעסק בעינו של עולם,</w:t>
      </w:r>
      <w:r w:rsidR="00183046">
        <w:rPr>
          <w:rFonts w:hint="cs"/>
          <w:rtl/>
        </w:rPr>
        <w:t xml:space="preserve"> </w:t>
      </w:r>
      <w:r w:rsidRPr="00C35A2C">
        <w:rPr>
          <w:rtl/>
        </w:rPr>
        <w:t>ד</w:t>
      </w:r>
      <w:r w:rsidRPr="00F10693">
        <w:rPr>
          <w:rFonts w:hint="cs"/>
          <w:rtl/>
        </w:rPr>
        <w:t>'</w:t>
      </w:r>
      <w:r w:rsidR="00E14877">
        <w:rPr>
          <w:rtl/>
        </w:rPr>
        <w:t>הִ</w:t>
      </w:r>
      <w:r w:rsidR="00E14877">
        <w:rPr>
          <w:rStyle w:val="affff8"/>
          <w:rtl/>
        </w:rPr>
        <w:t>נְנִי מְחַלֵּל אֶת מִקְדָּשִׁי גְּאוֹן עֻזְּכֶם מַחְמַד עֵינֵיכֶ</w:t>
      </w:r>
      <w:r w:rsidRPr="00183046">
        <w:rPr>
          <w:rStyle w:val="affff8"/>
          <w:rtl/>
        </w:rPr>
        <w:t>ם</w:t>
      </w:r>
      <w:r w:rsidRPr="00F10693">
        <w:rPr>
          <w:rFonts w:hint="cs"/>
          <w:rtl/>
        </w:rPr>
        <w:t>'</w:t>
      </w:r>
      <w:r w:rsidRPr="00F10693">
        <w:rPr>
          <w:rtl/>
        </w:rPr>
        <w:t>.</w:t>
      </w:r>
    </w:p>
    <w:p w14:paraId="7DC98DEC" w14:textId="68DBB997" w:rsidR="00AC0AF5" w:rsidRDefault="00AC0AF5" w:rsidP="00AC0AF5">
      <w:pPr>
        <w:rPr>
          <w:rFonts w:ascii="Fb Fontext" w:hAnsi="Fb Fontext"/>
          <w:rtl/>
        </w:rPr>
      </w:pPr>
      <w:r w:rsidRPr="00183046">
        <w:rPr>
          <w:rStyle w:val="affffe"/>
          <w:rtl/>
        </w:rPr>
        <w:t>א"ל:</w:t>
      </w:r>
      <w:r w:rsidRPr="00C35A2C">
        <w:rPr>
          <w:rFonts w:ascii="Fb Fontext" w:hAnsi="Fb Fontext"/>
          <w:rtl/>
        </w:rPr>
        <w:t xml:space="preserve"> </w:t>
      </w:r>
      <w:r w:rsidRPr="00C35A2C">
        <w:rPr>
          <w:rFonts w:ascii="Fb Fontext" w:hAnsi="Fb Fontext" w:hint="cs"/>
          <w:rtl/>
        </w:rPr>
        <w:t>ש</w:t>
      </w:r>
      <w:r w:rsidRPr="00C35A2C">
        <w:rPr>
          <w:rFonts w:ascii="Fb Fontext" w:hAnsi="Fb Fontext"/>
          <w:rtl/>
        </w:rPr>
        <w:t>מ</w:t>
      </w:r>
      <w:r w:rsidRPr="00C35A2C">
        <w:rPr>
          <w:rFonts w:ascii="Fb Fontext" w:hAnsi="Fb Fontext" w:hint="cs"/>
          <w:rtl/>
        </w:rPr>
        <w:t xml:space="preserve">פחד ממלכות </w:t>
      </w:r>
      <w:r w:rsidRPr="00183046">
        <w:rPr>
          <w:rStyle w:val="affffe"/>
          <w:rFonts w:hint="cs"/>
          <w:rtl/>
        </w:rPr>
        <w:t>א</w:t>
      </w:r>
      <w:r w:rsidRPr="00183046">
        <w:rPr>
          <w:rStyle w:val="affffe"/>
          <w:rtl/>
        </w:rPr>
        <w:t>"</w:t>
      </w:r>
      <w:r w:rsidRPr="00183046">
        <w:rPr>
          <w:rStyle w:val="affffe"/>
          <w:rFonts w:hint="cs"/>
          <w:rtl/>
        </w:rPr>
        <w:t>ל</w:t>
      </w:r>
      <w:r w:rsidRPr="00183046">
        <w:rPr>
          <w:rStyle w:val="affffe"/>
          <w:rtl/>
        </w:rPr>
        <w:t>:</w:t>
      </w:r>
      <w:r w:rsidRPr="00C35A2C">
        <w:rPr>
          <w:rFonts w:ascii="Fb Fontext" w:hAnsi="Fb Fontext"/>
          <w:rtl/>
        </w:rPr>
        <w:t xml:space="preserve"> ש</w:t>
      </w:r>
      <w:r w:rsidRPr="00C35A2C">
        <w:rPr>
          <w:rFonts w:ascii="Fb Fontext" w:hAnsi="Fb Fontext" w:hint="cs"/>
          <w:rtl/>
        </w:rPr>
        <w:t>ישלח שליח וילך שנה ויתעכב שנה ויחזור שנה אדהכי יסתור ויבנה וכן עשה</w:t>
      </w:r>
      <w:r w:rsidR="003C0A71">
        <w:rPr>
          <w:rFonts w:ascii="Fb Fontext" w:hAnsi="Fb Fontext" w:hint="cs"/>
          <w:rtl/>
        </w:rPr>
        <w:t>.</w:t>
      </w:r>
    </w:p>
    <w:p w14:paraId="385688ED" w14:textId="77777777" w:rsidR="00AC0AF5" w:rsidRDefault="00AC0AF5" w:rsidP="00AC0AF5">
      <w:pPr>
        <w:rPr>
          <w:rFonts w:ascii="Fb Fontext" w:hAnsi="Fb Fontext"/>
          <w:sz w:val="32"/>
          <w:rtl/>
        </w:rPr>
      </w:pPr>
      <w:r w:rsidRPr="00183046">
        <w:rPr>
          <w:rStyle w:val="affffe"/>
          <w:rFonts w:hint="cs"/>
          <w:rtl/>
        </w:rPr>
        <w:t>א</w:t>
      </w:r>
      <w:r w:rsidRPr="00183046">
        <w:rPr>
          <w:rStyle w:val="affffe"/>
          <w:rtl/>
        </w:rPr>
        <w:t>"</w:t>
      </w:r>
      <w:r w:rsidRPr="00183046">
        <w:rPr>
          <w:rStyle w:val="affffe"/>
          <w:rFonts w:hint="cs"/>
          <w:rtl/>
        </w:rPr>
        <w:t>ל</w:t>
      </w:r>
      <w:r w:rsidRPr="00183046">
        <w:rPr>
          <w:rStyle w:val="affffe"/>
          <w:rtl/>
        </w:rPr>
        <w:t xml:space="preserve">: </w:t>
      </w:r>
      <w:r w:rsidRPr="00C35A2C">
        <w:rPr>
          <w:rFonts w:ascii="Fb Fontext" w:hAnsi="Fb Fontext"/>
          <w:sz w:val="32"/>
          <w:rtl/>
        </w:rPr>
        <w:t xml:space="preserve">אם לא סתרתה אל תסתור, ואם סתרתה אל תבני, ואם סתרתה ובנית, עבדי בישא </w:t>
      </w:r>
      <w:r>
        <w:rPr>
          <w:rFonts w:ascii="Fb Fontext" w:hAnsi="Fb Fontext"/>
          <w:sz w:val="32"/>
          <w:rtl/>
        </w:rPr>
        <w:t xml:space="preserve">אחר </w:t>
      </w:r>
      <w:r w:rsidRPr="00C35A2C">
        <w:rPr>
          <w:rFonts w:ascii="Fb Fontext" w:hAnsi="Fb Fontext"/>
          <w:sz w:val="32"/>
          <w:rtl/>
        </w:rPr>
        <w:t xml:space="preserve">דעבדין מתמלכין, אם </w:t>
      </w:r>
      <w:r w:rsidRPr="00C35A2C">
        <w:rPr>
          <w:rFonts w:ascii="Fb Fontext" w:hAnsi="Fb Fontext" w:hint="cs"/>
          <w:sz w:val="32"/>
          <w:rtl/>
        </w:rPr>
        <w:t>חרבך עלך</w:t>
      </w:r>
      <w:r>
        <w:rPr>
          <w:rFonts w:ascii="Fb Fontext" w:hAnsi="Fb Fontext" w:hint="cs"/>
          <w:sz w:val="32"/>
          <w:rtl/>
        </w:rPr>
        <w:t>,</w:t>
      </w:r>
      <w:r w:rsidRPr="00C35A2C">
        <w:rPr>
          <w:rFonts w:ascii="Fb Fontext" w:hAnsi="Fb Fontext" w:hint="cs"/>
          <w:sz w:val="32"/>
          <w:rtl/>
        </w:rPr>
        <w:t xml:space="preserve"> ספרך כאן</w:t>
      </w:r>
      <w:r>
        <w:rPr>
          <w:rFonts w:ascii="Fb Fontext" w:hAnsi="Fb Fontext" w:hint="cs"/>
          <w:sz w:val="32"/>
          <w:rtl/>
        </w:rPr>
        <w:t>,</w:t>
      </w:r>
      <w:r w:rsidRPr="00C35A2C">
        <w:rPr>
          <w:rFonts w:ascii="Fb Fontext" w:hAnsi="Fb Fontext" w:hint="cs"/>
          <w:sz w:val="32"/>
          <w:rtl/>
        </w:rPr>
        <w:t xml:space="preserve"> לא מלך ולא בן מלך</w:t>
      </w:r>
      <w:r>
        <w:rPr>
          <w:rFonts w:ascii="Fb Fontext" w:hAnsi="Fb Fontext" w:hint="cs"/>
          <w:sz w:val="32"/>
          <w:rtl/>
        </w:rPr>
        <w:t>,</w:t>
      </w:r>
      <w:r w:rsidRPr="00C35A2C">
        <w:rPr>
          <w:rFonts w:ascii="Fb Fontext" w:hAnsi="Fb Fontext"/>
          <w:sz w:val="32"/>
          <w:rtl/>
        </w:rPr>
        <w:t xml:space="preserve"> הורדוס עבד</w:t>
      </w:r>
      <w:r w:rsidRPr="00C35A2C">
        <w:rPr>
          <w:rFonts w:ascii="Fb Fontext" w:hAnsi="Fb Fontext" w:hint="cs"/>
          <w:sz w:val="32"/>
          <w:rtl/>
        </w:rPr>
        <w:t xml:space="preserve"> מעצמו יצא לחרות</w:t>
      </w:r>
      <w:r>
        <w:rPr>
          <w:rFonts w:ascii="Fb Fontext" w:hAnsi="Fb Fontext" w:hint="cs"/>
          <w:sz w:val="32"/>
          <w:rtl/>
        </w:rPr>
        <w:t>,</w:t>
      </w:r>
      <w:r>
        <w:rPr>
          <w:rFonts w:ascii="Fb Fontext" w:hAnsi="Fb Fontext" w:hint="cs"/>
          <w:rtl/>
        </w:rPr>
        <w:t xml:space="preserve"> </w:t>
      </w:r>
    </w:p>
    <w:p w14:paraId="3EE0E5C2" w14:textId="32105147" w:rsidR="00AC0AF5" w:rsidRPr="00C35A2C" w:rsidRDefault="00AC0AF5" w:rsidP="003C0A71">
      <w:pPr>
        <w:spacing w:after="60"/>
        <w:rPr>
          <w:rFonts w:ascii="Fb Fontext" w:hAnsi="Fb Fontext" w:cs="Guttman Vilna"/>
          <w:b/>
          <w:bCs/>
          <w:rtl/>
        </w:rPr>
      </w:pPr>
      <w:r w:rsidRPr="0081371E">
        <w:rPr>
          <w:rStyle w:val="afff8"/>
          <w:rtl/>
        </w:rPr>
        <w:t>רכא</w:t>
      </w:r>
      <w:r w:rsidRPr="00C35A2C">
        <w:rPr>
          <w:rFonts w:ascii="Fb Fontext" w:hAnsi="Fb Fontext" w:hint="cs"/>
          <w:sz w:val="32"/>
          <w:rtl/>
        </w:rPr>
        <w:t>-</w:t>
      </w:r>
      <w:r w:rsidRPr="00C35A2C">
        <w:rPr>
          <w:rFonts w:ascii="Fb Fontext" w:hAnsi="Fb Fontext"/>
          <w:sz w:val="32"/>
          <w:rtl/>
        </w:rPr>
        <w:t xml:space="preserve"> מלכות </w:t>
      </w:r>
      <w:r w:rsidRPr="00577F86">
        <w:rPr>
          <w:rStyle w:val="affff8"/>
          <w:rtl/>
        </w:rPr>
        <w:t>ד</w:t>
      </w:r>
      <w:r w:rsidRPr="00F10693">
        <w:rPr>
          <w:rFonts w:hint="cs"/>
          <w:rtl/>
        </w:rPr>
        <w:t>'</w:t>
      </w:r>
      <w:r w:rsidR="00E14877" w:rsidRPr="00065A22">
        <w:rPr>
          <w:rStyle w:val="affff8"/>
          <w:rtl/>
        </w:rPr>
        <w:t>אָנֹכ</w:t>
      </w:r>
      <w:r w:rsidR="00E14877">
        <w:rPr>
          <w:rStyle w:val="affff8"/>
          <w:rtl/>
        </w:rPr>
        <w:t>ִי הַיּוֹם רַךְ וּמָשׁוּחַ מֶלֶךְ</w:t>
      </w:r>
      <w:r w:rsidRPr="00F10693">
        <w:rPr>
          <w:rFonts w:hint="cs"/>
          <w:rtl/>
        </w:rPr>
        <w:t>'</w:t>
      </w:r>
      <w:r w:rsidRPr="00F10693">
        <w:rPr>
          <w:rtl/>
        </w:rPr>
        <w:t>.</w:t>
      </w:r>
      <w:r w:rsidR="00183046">
        <w:rPr>
          <w:rStyle w:val="affff8"/>
          <w:rFonts w:hint="cs"/>
          <w:rtl/>
        </w:rPr>
        <w:t xml:space="preserve"> </w:t>
      </w:r>
      <w:r w:rsidR="00183046" w:rsidRPr="003C0A71">
        <w:rPr>
          <w:rStyle w:val="affffe"/>
          <w:rFonts w:hint="cs"/>
          <w:rtl/>
        </w:rPr>
        <w:t>ב.</w:t>
      </w:r>
      <w:r w:rsidRPr="00C35A2C">
        <w:rPr>
          <w:rFonts w:ascii="Fb Fontext" w:hAnsi="Fb Fontext"/>
          <w:rtl/>
        </w:rPr>
        <w:t xml:space="preserve"> </w:t>
      </w:r>
      <w:r w:rsidRPr="0087545A">
        <w:rPr>
          <w:rStyle w:val="affff8"/>
          <w:rtl/>
        </w:rPr>
        <w:t>מ</w:t>
      </w:r>
      <w:r w:rsidRPr="00F10693">
        <w:rPr>
          <w:rFonts w:hint="cs"/>
          <w:rtl/>
        </w:rPr>
        <w:t>'</w:t>
      </w:r>
      <w:r w:rsidR="00E14877" w:rsidRPr="00065A22">
        <w:rPr>
          <w:rStyle w:val="affff8"/>
          <w:rtl/>
        </w:rPr>
        <w:t>וַיִּקְרְאוּ</w:t>
      </w:r>
      <w:r w:rsidR="00E14877">
        <w:rPr>
          <w:rStyle w:val="affff8"/>
          <w:rtl/>
        </w:rPr>
        <w:t xml:space="preserve"> לְפָנָיו אַבְרֵךְ</w:t>
      </w:r>
      <w:r w:rsidRPr="00F10693">
        <w:rPr>
          <w:rFonts w:hint="cs"/>
          <w:rtl/>
        </w:rPr>
        <w:t>'</w:t>
      </w:r>
      <w:r w:rsidRPr="00F10693">
        <w:rPr>
          <w:rtl/>
        </w:rPr>
        <w:t>.</w:t>
      </w:r>
    </w:p>
    <w:bookmarkEnd w:id="0"/>
    <w:p w14:paraId="54DB1885" w14:textId="01E7D451" w:rsidR="00AC0AF5" w:rsidRPr="00C35A2C" w:rsidRDefault="00AC0AF5" w:rsidP="003C0A71">
      <w:pPr>
        <w:pStyle w:val="affff9"/>
        <w:rPr>
          <w:rtl/>
        </w:rPr>
      </w:pPr>
      <w:r w:rsidRPr="00C35A2C">
        <w:rPr>
          <w:rtl/>
        </w:rPr>
        <w:t>מי שלא ראה בנין הורדוס, לא ראה בנין נאה [מימיו].</w:t>
      </w:r>
    </w:p>
    <w:p w14:paraId="216370F9" w14:textId="77777777" w:rsidR="003C0A71" w:rsidRDefault="00AC0AF5" w:rsidP="003C0A71">
      <w:pPr>
        <w:pStyle w:val="36"/>
        <w:framePr w:wrap="notBeside"/>
        <w:rPr>
          <w:rFonts w:ascii="Fb Fontext" w:hAnsi="Fb Fontext"/>
          <w:rtl/>
        </w:rPr>
      </w:pPr>
      <w:r w:rsidRPr="003C0A71">
        <w:rPr>
          <w:rStyle w:val="affffe"/>
          <w:rFonts w:hint="cs"/>
          <w:rtl/>
        </w:rPr>
        <w:t>רבה:</w:t>
      </w:r>
    </w:p>
    <w:p w14:paraId="7448865F" w14:textId="645E728F" w:rsidR="00AC0AF5" w:rsidRPr="00C35A2C" w:rsidRDefault="00AC0AF5" w:rsidP="00AC0AF5">
      <w:pPr>
        <w:rPr>
          <w:rFonts w:ascii="Fb Fontext" w:hAnsi="Fb Fontext"/>
          <w:rtl/>
        </w:rPr>
      </w:pPr>
      <w:r w:rsidRPr="00C35A2C">
        <w:rPr>
          <w:rFonts w:ascii="Fb Fontext" w:hAnsi="Fb Fontext"/>
          <w:rtl/>
        </w:rPr>
        <w:t xml:space="preserve">באבני שיש </w:t>
      </w:r>
      <w:r w:rsidRPr="00C35A2C">
        <w:rPr>
          <w:rFonts w:ascii="Fb Fontext" w:hAnsi="Fb Fontext" w:hint="cs"/>
          <w:rtl/>
        </w:rPr>
        <w:t>[ירוק]</w:t>
      </w:r>
      <w:r w:rsidRPr="00C35A2C">
        <w:rPr>
          <w:rFonts w:ascii="Fb Fontext" w:hAnsi="Fb Fontext"/>
          <w:rtl/>
        </w:rPr>
        <w:t xml:space="preserve"> </w:t>
      </w:r>
      <w:r w:rsidRPr="00C35A2C">
        <w:rPr>
          <w:rFonts w:ascii="Fb Fontext" w:hAnsi="Fb Fontext" w:hint="cs"/>
          <w:rtl/>
        </w:rPr>
        <w:t>ושיש לבן</w:t>
      </w:r>
      <w:r w:rsidRPr="00C35A2C">
        <w:rPr>
          <w:rFonts w:ascii="Fb Fontext" w:hAnsi="Fb Fontext"/>
          <w:rtl/>
        </w:rPr>
        <w:t>.</w:t>
      </w:r>
    </w:p>
    <w:p w14:paraId="1729AEAC" w14:textId="77777777" w:rsidR="003C0A71" w:rsidRDefault="00AC0AF5" w:rsidP="003C0A71">
      <w:pPr>
        <w:pStyle w:val="36"/>
        <w:framePr w:wrap="notBeside"/>
        <w:rPr>
          <w:rtl/>
        </w:rPr>
      </w:pPr>
      <w:r w:rsidRPr="00C35A2C">
        <w:rPr>
          <w:rtl/>
        </w:rPr>
        <w:t>א"ד:</w:t>
      </w:r>
    </w:p>
    <w:p w14:paraId="500B0948" w14:textId="1CB5D16C" w:rsidR="00AC0AF5" w:rsidRDefault="00AC0AF5" w:rsidP="003C0A71">
      <w:pPr>
        <w:rPr>
          <w:rFonts w:ascii="Fb Fontext" w:hAnsi="Fb Fontext"/>
          <w:rtl/>
        </w:rPr>
      </w:pPr>
      <w:r w:rsidRPr="00C35A2C">
        <w:rPr>
          <w:rFonts w:ascii="Fb Fontext" w:hAnsi="Fb Fontext"/>
          <w:rtl/>
        </w:rPr>
        <w:t xml:space="preserve">באבני </w:t>
      </w:r>
      <w:r w:rsidRPr="00C35A2C">
        <w:rPr>
          <w:rFonts w:ascii="Fb Fontext" w:hAnsi="Fb Fontext" w:hint="cs"/>
          <w:rtl/>
        </w:rPr>
        <w:t xml:space="preserve">שיש </w:t>
      </w:r>
      <w:r w:rsidRPr="00C35A2C">
        <w:rPr>
          <w:rFonts w:ascii="Fb Fontext" w:hAnsi="Fb Fontext"/>
          <w:rtl/>
        </w:rPr>
        <w:t>כ</w:t>
      </w:r>
      <w:r w:rsidRPr="00C35A2C">
        <w:rPr>
          <w:rFonts w:ascii="Fb Fontext" w:hAnsi="Fb Fontext" w:hint="cs"/>
          <w:rtl/>
        </w:rPr>
        <w:t>חול ירוק ולבן</w:t>
      </w:r>
      <w:r w:rsidR="00065A22">
        <w:rPr>
          <w:rFonts w:ascii="Fb Fontext" w:hAnsi="Fb Fontext" w:hint="cs"/>
          <w:rtl/>
        </w:rPr>
        <w:t>,</w:t>
      </w:r>
      <w:r w:rsidRPr="00C35A2C">
        <w:rPr>
          <w:rFonts w:ascii="Fb Fontext" w:hAnsi="Fb Fontext" w:hint="cs"/>
          <w:rtl/>
        </w:rPr>
        <w:t xml:space="preserve"> והוציא שורה והכניס שורה כדי שיקבלו הסיד</w:t>
      </w:r>
      <w:r w:rsidR="003C0A71">
        <w:rPr>
          <w:rFonts w:ascii="Fb Fontext" w:hAnsi="Fb Fontext" w:hint="cs"/>
          <w:rtl/>
        </w:rPr>
        <w:t xml:space="preserve"> </w:t>
      </w:r>
      <w:r w:rsidRPr="00C35A2C">
        <w:rPr>
          <w:rFonts w:ascii="Fb Fontext" w:hAnsi="Fb Fontext" w:hint="cs"/>
          <w:rtl/>
        </w:rPr>
        <w:t xml:space="preserve">וכשרצה לצפותם בזהב </w:t>
      </w:r>
      <w:r w:rsidRPr="00065A22">
        <w:rPr>
          <w:rStyle w:val="affffe"/>
          <w:rFonts w:hint="cs"/>
          <w:rtl/>
        </w:rPr>
        <w:t>א</w:t>
      </w:r>
      <w:r w:rsidRPr="00065A22">
        <w:rPr>
          <w:rStyle w:val="affffe"/>
          <w:rtl/>
        </w:rPr>
        <w:t>"</w:t>
      </w:r>
      <w:r w:rsidRPr="00065A22">
        <w:rPr>
          <w:rStyle w:val="affffe"/>
          <w:rFonts w:hint="cs"/>
          <w:rtl/>
        </w:rPr>
        <w:t>ל רבנן</w:t>
      </w:r>
      <w:r w:rsidR="00065A22">
        <w:rPr>
          <w:rStyle w:val="affffe"/>
          <w:rFonts w:hint="cs"/>
          <w:rtl/>
        </w:rPr>
        <w:t>:</w:t>
      </w:r>
      <w:r w:rsidRPr="00C35A2C">
        <w:rPr>
          <w:rFonts w:ascii="Fb Fontext" w:hAnsi="Fb Fontext" w:hint="cs"/>
          <w:rtl/>
        </w:rPr>
        <w:t xml:space="preserve"> שיניח </w:t>
      </w:r>
      <w:r w:rsidR="00065A22">
        <w:rPr>
          <w:rFonts w:ascii="Fb Fontext" w:hAnsi="Fb Fontext" w:hint="cs"/>
          <w:rtl/>
        </w:rPr>
        <w:t>ש</w:t>
      </w:r>
      <w:r w:rsidRPr="00C35A2C">
        <w:rPr>
          <w:rFonts w:ascii="Fb Fontext" w:hAnsi="Fb Fontext" w:hint="cs"/>
          <w:rtl/>
        </w:rPr>
        <w:t>כך יפה יותר דדומה לגלי הים</w:t>
      </w:r>
      <w:r w:rsidR="003C0A71">
        <w:rPr>
          <w:rFonts w:ascii="Fb Fontext" w:hAnsi="Fb Fontext" w:hint="cs"/>
          <w:rtl/>
        </w:rPr>
        <w:t>,</w:t>
      </w:r>
    </w:p>
    <w:p w14:paraId="3173D32F" w14:textId="4E5D65F0" w:rsidR="003C0A71" w:rsidRDefault="00760CF6" w:rsidP="003C0A71">
      <w:pPr>
        <w:pStyle w:val="36"/>
        <w:framePr w:wrap="notBeside"/>
        <w:rPr>
          <w:rtl/>
        </w:rPr>
      </w:pPr>
      <w:r>
        <w:rPr>
          <w:rFonts w:ascii="BA Or Tzadikim Regular" w:hAnsi="BA Or Tzadikim Regular" w:cs="BA Or Tzadikim Regular"/>
          <w:rtl/>
        </w:rPr>
        <w:t>◄</w:t>
      </w:r>
      <w:r w:rsidR="00AC0AF5" w:rsidRPr="00C35A2C">
        <w:rPr>
          <w:rFonts w:hint="cs"/>
          <w:rtl/>
        </w:rPr>
        <w:t xml:space="preserve">והך </w:t>
      </w:r>
      <w:r w:rsidR="003C0A71">
        <w:rPr>
          <w:rFonts w:hint="cs"/>
          <w:rtl/>
        </w:rPr>
        <w:t>ד</w:t>
      </w:r>
      <w:r w:rsidR="00AC0AF5" w:rsidRPr="00C35A2C">
        <w:rPr>
          <w:rFonts w:hint="cs"/>
          <w:rtl/>
        </w:rPr>
        <w:t>ריב</w:t>
      </w:r>
      <w:r w:rsidR="00AC0AF5" w:rsidRPr="00C35A2C">
        <w:rPr>
          <w:rtl/>
        </w:rPr>
        <w:t>"</w:t>
      </w:r>
      <w:r w:rsidR="00AC0AF5" w:rsidRPr="00C35A2C">
        <w:rPr>
          <w:rFonts w:hint="cs"/>
          <w:rtl/>
        </w:rPr>
        <w:t>ל</w:t>
      </w:r>
      <w:r w:rsidR="00AC0AF5" w:rsidRPr="00C35A2C">
        <w:rPr>
          <w:rtl/>
        </w:rPr>
        <w:t>:</w:t>
      </w:r>
    </w:p>
    <w:p w14:paraId="4F86B1A2" w14:textId="1923D041" w:rsidR="003C0A71" w:rsidRPr="0081371E" w:rsidRDefault="00760CF6" w:rsidP="003C0A71">
      <w:pPr>
        <w:rPr>
          <w:rStyle w:val="afff8"/>
          <w:rtl/>
        </w:rPr>
      </w:pPr>
      <w:r>
        <w:rPr>
          <w:rStyle w:val="afff8"/>
          <w:rFonts w:hint="cs"/>
          <w:rtl/>
        </w:rPr>
        <w:t>ד</w:t>
      </w:r>
      <w:r w:rsidR="00AC0AF5" w:rsidRPr="0081371E">
        <w:rPr>
          <w:rStyle w:val="afff8"/>
          <w:rtl/>
        </w:rPr>
        <w:t>דניאל</w:t>
      </w:r>
      <w:r>
        <w:rPr>
          <w:rStyle w:val="afff8"/>
          <w:rFonts w:hint="cs"/>
          <w:rtl/>
        </w:rPr>
        <w:t xml:space="preserve"> נענש</w:t>
      </w:r>
      <w:r w:rsidR="00AC0AF5" w:rsidRPr="00C35A2C">
        <w:rPr>
          <w:rFonts w:ascii="Fb Fontext" w:hAnsi="Fb Fontext"/>
          <w:sz w:val="32"/>
          <w:rtl/>
        </w:rPr>
        <w:t xml:space="preserve"> </w:t>
      </w:r>
      <w:r>
        <w:rPr>
          <w:rFonts w:ascii="Fb Fontext" w:hAnsi="Fb Fontext" w:hint="cs"/>
          <w:sz w:val="32"/>
          <w:rtl/>
        </w:rPr>
        <w:t xml:space="preserve">על </w:t>
      </w:r>
      <w:r w:rsidR="00AC0AF5" w:rsidRPr="00C35A2C">
        <w:rPr>
          <w:rFonts w:ascii="Fb Fontext" w:hAnsi="Fb Fontext"/>
          <w:sz w:val="32"/>
          <w:rtl/>
        </w:rPr>
        <w:t xml:space="preserve">שהשיא עצה לנבוכדנצר, </w:t>
      </w:r>
      <w:r w:rsidR="00AC0AF5" w:rsidRPr="00577F86">
        <w:rPr>
          <w:rStyle w:val="affff8"/>
          <w:rFonts w:hint="cs"/>
          <w:rtl/>
        </w:rPr>
        <w:t>ד</w:t>
      </w:r>
      <w:r w:rsidR="00AC0AF5" w:rsidRPr="00F10693">
        <w:rPr>
          <w:rFonts w:hint="cs"/>
          <w:rtl/>
        </w:rPr>
        <w:t>'</w:t>
      </w:r>
      <w:r w:rsidR="00E14877" w:rsidRPr="00065A22">
        <w:rPr>
          <w:rStyle w:val="affff8"/>
          <w:rtl/>
        </w:rPr>
        <w:t>לָ</w:t>
      </w:r>
      <w:r w:rsidR="00E14877">
        <w:rPr>
          <w:rStyle w:val="affff8"/>
          <w:rtl/>
        </w:rPr>
        <w:t>הֵן מַלְכָּ</w:t>
      </w:r>
      <w:r w:rsidR="00AC0AF5" w:rsidRPr="00577F86">
        <w:rPr>
          <w:rStyle w:val="affff8"/>
          <w:rtl/>
        </w:rPr>
        <w:t>א</w:t>
      </w:r>
      <w:r w:rsidR="00E14877">
        <w:rPr>
          <w:rStyle w:val="affff8"/>
          <w:rtl/>
        </w:rPr>
        <w:t xml:space="preserve"> מִלְכִּי יִשְׁפַּר עֲלָךְ וַחֲטָאָךְ בְּצִדְקָה פְרֻק וַעֲוָיָתָךְ בְּמִחַן עֲנָיִן הֵן תֶּהֱוֵה אַרְכָה לִשְׁלֵוְתָךְ</w:t>
      </w:r>
      <w:r w:rsidR="00E14877">
        <w:rPr>
          <w:rStyle w:val="affff8"/>
          <w:rFonts w:hint="cs"/>
          <w:rtl/>
        </w:rPr>
        <w:t xml:space="preserve">, </w:t>
      </w:r>
      <w:r w:rsidR="00AC0AF5" w:rsidRPr="003C0A71">
        <w:rPr>
          <w:rStyle w:val="affffe"/>
          <w:rtl/>
        </w:rPr>
        <w:t>וכתיב:</w:t>
      </w:r>
      <w:r w:rsidR="00AC0AF5" w:rsidRPr="00577F86">
        <w:rPr>
          <w:rStyle w:val="affff8"/>
          <w:rtl/>
        </w:rPr>
        <w:t xml:space="preserve"> </w:t>
      </w:r>
      <w:r w:rsidR="00AC0AF5" w:rsidRPr="00F10693">
        <w:rPr>
          <w:rFonts w:hint="cs"/>
          <w:rtl/>
        </w:rPr>
        <w:t>'</w:t>
      </w:r>
      <w:r w:rsidR="006C0E8B" w:rsidRPr="00065A22">
        <w:rPr>
          <w:rStyle w:val="affff8"/>
          <w:rtl/>
        </w:rPr>
        <w:t>כֹּל</w:t>
      </w:r>
      <w:r w:rsidR="006C0E8B">
        <w:rPr>
          <w:rStyle w:val="affff8"/>
          <w:rtl/>
        </w:rPr>
        <w:t>ָּא מְּטָ</w:t>
      </w:r>
      <w:r w:rsidR="00AC0AF5" w:rsidRPr="00577F86">
        <w:rPr>
          <w:rStyle w:val="affff8"/>
          <w:rtl/>
        </w:rPr>
        <w:t>א</w:t>
      </w:r>
      <w:r w:rsidR="006C0E8B">
        <w:rPr>
          <w:rStyle w:val="affff8"/>
          <w:rtl/>
        </w:rPr>
        <w:t xml:space="preserve"> עַל נְבוּכַדְנֶצַּר מַלְכָּא</w:t>
      </w:r>
      <w:r w:rsidR="00AC0AF5" w:rsidRPr="00F10693">
        <w:rPr>
          <w:rtl/>
        </w:rPr>
        <w:t>.</w:t>
      </w:r>
      <w:r w:rsidR="00AC0AF5" w:rsidRPr="00C35A2C">
        <w:rPr>
          <w:rFonts w:ascii="Fb Fontext" w:hAnsi="Fb Fontext"/>
          <w:rtl/>
        </w:rPr>
        <w:t xml:space="preserve"> </w:t>
      </w:r>
      <w:r w:rsidR="00AC0AF5" w:rsidRPr="003C0A71">
        <w:rPr>
          <w:rStyle w:val="affffe"/>
          <w:rtl/>
        </w:rPr>
        <w:t>וכתיב:</w:t>
      </w:r>
      <w:r w:rsidR="00AC0AF5" w:rsidRPr="00C35A2C">
        <w:rPr>
          <w:rFonts w:ascii="Fb Fontext" w:hAnsi="Fb Fontext"/>
          <w:rtl/>
        </w:rPr>
        <w:t xml:space="preserve"> </w:t>
      </w:r>
      <w:r w:rsidR="006C0E8B" w:rsidRPr="006C0E8B">
        <w:rPr>
          <w:rStyle w:val="affff8"/>
          <w:rtl/>
        </w:rPr>
        <w:t>לִקְצָת יַרְחִין תְּרֵי עֲשַׂר</w:t>
      </w:r>
      <w:r w:rsidR="006C0E8B" w:rsidRPr="006C0E8B">
        <w:rPr>
          <w:rtl/>
        </w:rPr>
        <w:t xml:space="preserve"> </w:t>
      </w:r>
      <w:r w:rsidR="00AC0AF5" w:rsidRPr="00572F4D">
        <w:rPr>
          <w:rStyle w:val="affff8"/>
          <w:rtl/>
        </w:rPr>
        <w:t>וגו</w:t>
      </w:r>
      <w:r w:rsidR="00AC0AF5" w:rsidRPr="00F10693">
        <w:rPr>
          <w:rtl/>
        </w:rPr>
        <w:t>'</w:t>
      </w:r>
      <w:r w:rsidR="003C0A71">
        <w:rPr>
          <w:rFonts w:ascii="Fb Fontext" w:hAnsi="Fb Fontext" w:hint="cs"/>
          <w:rtl/>
        </w:rPr>
        <w:t xml:space="preserve">- </w:t>
      </w:r>
      <w:r w:rsidR="00AC0AF5" w:rsidRPr="00C35A2C">
        <w:rPr>
          <w:rFonts w:ascii="Fb Fontext" w:hAnsi="Fb Fontext" w:hint="cs"/>
          <w:rtl/>
        </w:rPr>
        <w:t>מ</w:t>
      </w:r>
      <w:r w:rsidR="00AC0AF5" w:rsidRPr="00C35A2C">
        <w:rPr>
          <w:rFonts w:ascii="Fb Fontext" w:hAnsi="Fb Fontext"/>
          <w:rtl/>
        </w:rPr>
        <w:t>"</w:t>
      </w:r>
      <w:r w:rsidR="00AC0AF5" w:rsidRPr="00C35A2C">
        <w:rPr>
          <w:rFonts w:ascii="Fb Fontext" w:hAnsi="Fb Fontext" w:hint="cs"/>
          <w:rtl/>
        </w:rPr>
        <w:t>מ בבא בן בוטא השיא עצה</w:t>
      </w:r>
      <w:r w:rsidR="00AC0AF5" w:rsidRPr="0081371E">
        <w:rPr>
          <w:rStyle w:val="afff8"/>
          <w:rFonts w:hint="cs"/>
          <w:rtl/>
        </w:rPr>
        <w:t xml:space="preserve"> </w:t>
      </w:r>
    </w:p>
    <w:p w14:paraId="6C1997BB" w14:textId="77777777" w:rsidR="003C0A71" w:rsidRDefault="003C0A71" w:rsidP="003C0A71">
      <w:pPr>
        <w:pStyle w:val="36"/>
        <w:framePr w:wrap="notBeside"/>
        <w:rPr>
          <w:rStyle w:val="affffe"/>
          <w:rtl/>
        </w:rPr>
      </w:pPr>
      <w:r>
        <w:rPr>
          <w:rStyle w:val="affffe"/>
          <w:rFonts w:hint="cs"/>
          <w:rtl/>
        </w:rPr>
        <w:t xml:space="preserve">- </w:t>
      </w:r>
      <w:r w:rsidRPr="003C0A71">
        <w:rPr>
          <w:rStyle w:val="affffe"/>
          <w:rFonts w:hint="cs"/>
          <w:rtl/>
        </w:rPr>
        <w:t>א.</w:t>
      </w:r>
    </w:p>
    <w:p w14:paraId="023BFB7A" w14:textId="3FDCEF81" w:rsidR="00AC0AF5" w:rsidRPr="00C35A2C" w:rsidRDefault="00AC0AF5" w:rsidP="003C0A71">
      <w:pPr>
        <w:rPr>
          <w:rFonts w:ascii="Fb Fontext" w:hAnsi="Fb Fontext"/>
          <w:rtl/>
        </w:rPr>
      </w:pPr>
      <w:r w:rsidRPr="00C35A2C">
        <w:rPr>
          <w:rFonts w:ascii="Fb Fontext" w:hAnsi="Fb Fontext"/>
          <w:rtl/>
        </w:rPr>
        <w:t xml:space="preserve">שאני עבד, </w:t>
      </w:r>
      <w:r w:rsidR="003C0A71">
        <w:rPr>
          <w:rFonts w:ascii="Fb Fontext" w:hAnsi="Fb Fontext" w:hint="cs"/>
          <w:rtl/>
        </w:rPr>
        <w:t xml:space="preserve">שנתחייב </w:t>
      </w:r>
      <w:r w:rsidRPr="00C35A2C">
        <w:rPr>
          <w:rFonts w:ascii="Fb Fontext" w:hAnsi="Fb Fontext"/>
          <w:rtl/>
        </w:rPr>
        <w:t>במצות.</w:t>
      </w:r>
    </w:p>
    <w:p w14:paraId="00E33CE9" w14:textId="77777777" w:rsidR="003C0A71" w:rsidRDefault="003C0A71" w:rsidP="003C0A71">
      <w:pPr>
        <w:pStyle w:val="36"/>
        <w:framePr w:wrap="notBeside"/>
        <w:rPr>
          <w:rFonts w:ascii="Fb Fontext" w:hAnsi="Fb Fontext"/>
          <w:sz w:val="32"/>
          <w:rtl/>
        </w:rPr>
      </w:pPr>
      <w:r>
        <w:rPr>
          <w:rStyle w:val="affffe"/>
          <w:rFonts w:hint="cs"/>
          <w:rtl/>
        </w:rPr>
        <w:t xml:space="preserve">- </w:t>
      </w:r>
      <w:r w:rsidRPr="003C0A71">
        <w:rPr>
          <w:rStyle w:val="affffe"/>
          <w:rFonts w:hint="cs"/>
          <w:rtl/>
        </w:rPr>
        <w:t>ב.</w:t>
      </w:r>
    </w:p>
    <w:p w14:paraId="522B3057" w14:textId="08E72F4E" w:rsidR="00AC0AF5" w:rsidRPr="00C35A2C" w:rsidRDefault="00AC0AF5" w:rsidP="003C0A71">
      <w:pPr>
        <w:rPr>
          <w:rFonts w:ascii="Fb Fontext" w:hAnsi="Fb Fontext" w:cs="Guttman Vilna"/>
          <w:b/>
          <w:bCs/>
          <w:sz w:val="32"/>
          <w:rtl/>
        </w:rPr>
      </w:pPr>
      <w:r w:rsidRPr="00C35A2C">
        <w:rPr>
          <w:rFonts w:ascii="Fb Fontext" w:hAnsi="Fb Fontext"/>
          <w:sz w:val="32"/>
          <w:rtl/>
        </w:rPr>
        <w:t xml:space="preserve">שאני בית המקדש, דאי לא </w:t>
      </w:r>
      <w:r w:rsidR="003C0A71">
        <w:rPr>
          <w:rFonts w:ascii="Fb Fontext" w:hAnsi="Fb Fontext" w:hint="cs"/>
          <w:sz w:val="32"/>
          <w:rtl/>
        </w:rPr>
        <w:t>המלכות לא היה נבנה</w:t>
      </w:r>
    </w:p>
    <w:p w14:paraId="0E2CFE55" w14:textId="77777777" w:rsidR="003C0A71" w:rsidRDefault="00AC0AF5" w:rsidP="003C0A71">
      <w:pPr>
        <w:pStyle w:val="36"/>
        <w:framePr w:wrap="notBeside"/>
        <w:rPr>
          <w:rtl/>
        </w:rPr>
      </w:pPr>
      <w:r w:rsidRPr="00C35A2C">
        <w:rPr>
          <w:rtl/>
        </w:rPr>
        <w:t>•</w:t>
      </w:r>
    </w:p>
    <w:p w14:paraId="5DEA5C36" w14:textId="722628C7" w:rsidR="00AC0AF5" w:rsidRDefault="00AC0AF5" w:rsidP="003C0A71">
      <w:pPr>
        <w:rPr>
          <w:rFonts w:ascii="Fb Fontext" w:hAnsi="Fb Fontext"/>
          <w:rtl/>
        </w:rPr>
      </w:pPr>
      <w:r w:rsidRPr="003C0A71">
        <w:rPr>
          <w:rStyle w:val="affffe"/>
          <w:rtl/>
        </w:rPr>
        <w:t xml:space="preserve">ודניאל </w:t>
      </w:r>
      <w:r w:rsidRPr="003C0A71">
        <w:rPr>
          <w:rStyle w:val="affffe"/>
          <w:rFonts w:hint="cs"/>
          <w:rtl/>
        </w:rPr>
        <w:t>נענש</w:t>
      </w:r>
      <w:r w:rsidRPr="003C0A71">
        <w:rPr>
          <w:rStyle w:val="affffe"/>
          <w:rtl/>
        </w:rPr>
        <w:t>:</w:t>
      </w:r>
      <w:r w:rsidRPr="00C35A2C">
        <w:rPr>
          <w:rFonts w:ascii="Fb Fontext" w:hAnsi="Fb Fontext"/>
          <w:rtl/>
        </w:rPr>
        <w:t xml:space="preserve"> </w:t>
      </w:r>
      <w:r w:rsidRPr="00577F86">
        <w:rPr>
          <w:rStyle w:val="affff8"/>
          <w:rFonts w:hint="cs"/>
          <w:rtl/>
        </w:rPr>
        <w:t>ד</w:t>
      </w:r>
      <w:r w:rsidR="006C0E8B">
        <w:rPr>
          <w:rStyle w:val="affff8"/>
          <w:rtl/>
        </w:rPr>
        <w:t>וַתִּקְרָא אֶסְתֵּר לַהֲתָךְ</w:t>
      </w:r>
      <w:r w:rsidRPr="00F10693">
        <w:rPr>
          <w:rFonts w:hint="cs"/>
          <w:rtl/>
        </w:rPr>
        <w:t>'</w:t>
      </w:r>
      <w:r w:rsidR="003C0A71">
        <w:rPr>
          <w:rFonts w:ascii="Fb Fontext" w:hAnsi="Fb Fontext" w:hint="cs"/>
          <w:rtl/>
        </w:rPr>
        <w:t xml:space="preserve"> זה </w:t>
      </w:r>
      <w:r w:rsidR="003C0A71" w:rsidRPr="003C0A71">
        <w:rPr>
          <w:rStyle w:val="affff8"/>
          <w:rFonts w:hint="cs"/>
          <w:rtl/>
        </w:rPr>
        <w:t>דניאל</w:t>
      </w:r>
      <w:r w:rsidR="003C0A71">
        <w:rPr>
          <w:rFonts w:ascii="Fb Fontext" w:hAnsi="Fb Fontext" w:hint="cs"/>
          <w:rtl/>
        </w:rPr>
        <w:t xml:space="preserve"> </w:t>
      </w:r>
      <w:r w:rsidRPr="00C35A2C">
        <w:rPr>
          <w:rFonts w:ascii="Fb Fontext" w:hAnsi="Fb Fontext" w:hint="cs"/>
          <w:rtl/>
        </w:rPr>
        <w:t>שחת</w:t>
      </w:r>
      <w:r w:rsidRPr="00C35A2C">
        <w:rPr>
          <w:rFonts w:ascii="Fb Fontext" w:hAnsi="Fb Fontext"/>
          <w:rtl/>
        </w:rPr>
        <w:t>כוהו מגדולתו,</w:t>
      </w:r>
    </w:p>
    <w:p w14:paraId="781A18E2" w14:textId="031D8DF4" w:rsidR="00AC0AF5" w:rsidRPr="003C0A71" w:rsidRDefault="00AC0AF5" w:rsidP="003C0A71">
      <w:pPr>
        <w:rPr>
          <w:rFonts w:ascii="Fb Fontext" w:hAnsi="Fb Fontext"/>
          <w:sz w:val="32"/>
          <w:rtl/>
        </w:rPr>
      </w:pPr>
      <w:r w:rsidRPr="003C0A71">
        <w:rPr>
          <w:rStyle w:val="affffe"/>
          <w:rFonts w:hint="cs"/>
          <w:rtl/>
        </w:rPr>
        <w:t>ואפי</w:t>
      </w:r>
      <w:r w:rsidRPr="00F10693">
        <w:rPr>
          <w:rFonts w:hint="cs"/>
          <w:rtl/>
        </w:rPr>
        <w:t xml:space="preserve">' </w:t>
      </w:r>
      <w:r w:rsidRPr="003C0A71">
        <w:rPr>
          <w:rStyle w:val="affffe"/>
          <w:rtl/>
        </w:rPr>
        <w:t>למ"ד:</w:t>
      </w:r>
      <w:r w:rsidRPr="00C35A2C">
        <w:rPr>
          <w:rFonts w:ascii="Fb Fontext" w:hAnsi="Fb Fontext"/>
          <w:sz w:val="32"/>
          <w:rtl/>
        </w:rPr>
        <w:t xml:space="preserve"> שכל דברי מלכות נחתכין על פיו, </w:t>
      </w:r>
      <w:r w:rsidRPr="00C35A2C">
        <w:rPr>
          <w:rFonts w:ascii="Fb Fontext" w:hAnsi="Fb Fontext" w:hint="cs"/>
          <w:sz w:val="32"/>
          <w:rtl/>
        </w:rPr>
        <w:t>- שזרקוהו לגוב האריות</w:t>
      </w:r>
    </w:p>
    <w:p w14:paraId="1C3990FD" w14:textId="77777777" w:rsidR="00AC0AF5" w:rsidRPr="00801934" w:rsidRDefault="00AC0AF5" w:rsidP="00AF2FEB">
      <w:pPr>
        <w:pStyle w:val="afffb"/>
        <w:rPr>
          <w:rtl/>
        </w:rPr>
      </w:pPr>
      <w:ins w:id="9803" w:author="מספור קטעי משנה" w:date="2026-10-06T06:44:59Z">
        <w:r>
          <w:rPr>
            <w:rStyle w:val="MisparKeta"/>
          </w:rPr>
          <w:t xml:space="preserve">א. </w:t>
        </w:r>
      </w:ins>
      <w:r w:rsidRPr="00801934">
        <w:rPr>
          <w:rtl/>
        </w:rPr>
        <w:t>הכל כמנהג המדינה.</w:t>
      </w:r>
    </w:p>
    <w:p w14:paraId="5ECA455C" w14:textId="77777777" w:rsidR="00760CF6" w:rsidRPr="00760CF6" w:rsidRDefault="00760CF6" w:rsidP="00760CF6">
      <w:pPr>
        <w:pStyle w:val="36"/>
        <w:framePr w:wrap="notBeside"/>
        <w:rPr>
          <w:rtl/>
        </w:rPr>
      </w:pPr>
      <w:r w:rsidRPr="00760CF6">
        <w:rPr>
          <w:rtl/>
        </w:rPr>
        <w:t>◄</w:t>
      </w:r>
    </w:p>
    <w:p w14:paraId="677C0044" w14:textId="78D0012E" w:rsidR="00AC0AF5" w:rsidRPr="00C35A2C" w:rsidRDefault="00AC0AF5" w:rsidP="00AC0AF5">
      <w:pPr>
        <w:rPr>
          <w:rFonts w:ascii="Fb Fontext" w:hAnsi="Fb Fontext" w:cs="Guttman Vilna"/>
          <w:b/>
          <w:bCs/>
          <w:sz w:val="32"/>
          <w:rtl/>
        </w:rPr>
      </w:pPr>
      <w:r w:rsidRPr="00C35A2C">
        <w:rPr>
          <w:rStyle w:val="afff8"/>
          <w:rtl/>
        </w:rPr>
        <w:t>הכל</w:t>
      </w:r>
      <w:r w:rsidRPr="00C35A2C">
        <w:rPr>
          <w:rFonts w:ascii="Fb Fontext" w:hAnsi="Fb Fontext" w:hint="cs"/>
          <w:sz w:val="32"/>
          <w:rtl/>
        </w:rPr>
        <w:t xml:space="preserve">- </w:t>
      </w:r>
      <w:r w:rsidR="00760CF6">
        <w:rPr>
          <w:rFonts w:ascii="Fb Fontext" w:hAnsi="Fb Fontext" w:hint="cs"/>
          <w:sz w:val="32"/>
          <w:rtl/>
        </w:rPr>
        <w:t>לרבות מקום שנוהגים</w:t>
      </w:r>
      <w:r w:rsidRPr="00C35A2C">
        <w:rPr>
          <w:rFonts w:ascii="Fb Fontext" w:hAnsi="Fb Fontext"/>
          <w:sz w:val="32"/>
          <w:rtl/>
        </w:rPr>
        <w:t xml:space="preserve"> בהוצא ודפנא.</w:t>
      </w:r>
    </w:p>
    <w:p w14:paraId="1B23200D" w14:textId="11118A6F" w:rsidR="00AC0AF5" w:rsidRPr="001B450D" w:rsidRDefault="001B450D" w:rsidP="00AC0AF5">
      <w:pPr>
        <w:pStyle w:val="aff9"/>
        <w:rPr>
          <w:del w:id="90008" w:author="מנוע עיצוב" w:date="2026-10-08T11:01:28Z"/>
          <w:rtl/>
        </w:rPr>
      </w:pPr>
      <w:del w:id="90007" w:author="מנוע עיצוב" w:date="2026-10-08T11:01:28Z">
        <w:r w:rsidRPr="001B450D">
          <w:rPr>
            <w:rFonts w:hint="cs"/>
            <w:rtl/>
          </w:rPr>
          <w:delText xml:space="preserve">***</w:delText>
        </w:r>
      </w:del>
    </w:p>
    <w:p w14:paraId="2D91430E" w14:textId="77777777" w:rsidR="00AC0AF5" w:rsidRPr="00801934" w:rsidRDefault="00AC0AF5" w:rsidP="00AF2FEB">
      <w:pPr>
        <w:pStyle w:val="afffb"/>
        <w:rPr>
          <w:rtl/>
        </w:rPr>
      </w:pPr>
      <w:ins w:id="9804" w:author="מספור קטעי משנה" w:date="2026-10-06T06:44:59Z">
        <w:r>
          <w:rPr>
            <w:rStyle w:val="MisparKeta"/>
          </w:rPr>
          <w:t xml:space="preserve">ב. </w:t>
        </w:r>
      </w:ins>
      <w:r w:rsidRPr="00801934">
        <w:rPr>
          <w:rtl/>
        </w:rPr>
        <w:t>לפיכך, אם נפל הכותל - המקום והאבנים של שניהם.</w:t>
      </w:r>
    </w:p>
    <w:p w14:paraId="1BA052D8" w14:textId="4BA169D0" w:rsidR="003C0A71" w:rsidRDefault="00760CF6" w:rsidP="003C0A71">
      <w:pPr>
        <w:pStyle w:val="36"/>
        <w:framePr w:wrap="notBeside"/>
        <w:rPr>
          <w:rtl/>
        </w:rPr>
      </w:pPr>
      <w:r>
        <w:rPr>
          <w:rFonts w:ascii="BA Or Tzadikim Regular" w:hAnsi="BA Or Tzadikim Regular" w:cs="BA Or Tzadikim Regular"/>
          <w:rtl/>
        </w:rPr>
        <w:t>◄</w:t>
      </w:r>
      <w:r>
        <w:rPr>
          <w:rFonts w:ascii="BA Or Tzadikim Regular" w:hAnsi="BA Or Tzadikim Regular" w:cs="BA Or Tzadikim Regular" w:hint="cs"/>
          <w:rtl/>
        </w:rPr>
        <w:t xml:space="preserve"> </w:t>
      </w:r>
      <w:r w:rsidR="00AC0AF5" w:rsidRPr="00C35A2C">
        <w:rPr>
          <w:rFonts w:hint="cs"/>
          <w:rtl/>
        </w:rPr>
        <w:t>וקמ</w:t>
      </w:r>
      <w:r w:rsidR="00AC0AF5" w:rsidRPr="00C35A2C">
        <w:rPr>
          <w:rtl/>
        </w:rPr>
        <w:t>"</w:t>
      </w:r>
      <w:r w:rsidR="00AC0AF5" w:rsidRPr="00C35A2C">
        <w:rPr>
          <w:rFonts w:hint="cs"/>
          <w:rtl/>
        </w:rPr>
        <w:t>ל</w:t>
      </w:r>
    </w:p>
    <w:p w14:paraId="38C629A2" w14:textId="34283139" w:rsidR="00AC0AF5" w:rsidRDefault="00AC0AF5" w:rsidP="00AC0AF5">
      <w:pPr>
        <w:rPr>
          <w:rFonts w:ascii="Fb Fontext" w:hAnsi="Fb Fontext"/>
          <w:sz w:val="32"/>
          <w:rtl/>
        </w:rPr>
      </w:pPr>
      <w:r w:rsidRPr="00C35A2C">
        <w:rPr>
          <w:rFonts w:ascii="Fb Fontext" w:hAnsi="Fb Fontext" w:hint="cs"/>
          <w:sz w:val="32"/>
          <w:rtl/>
        </w:rPr>
        <w:t>דב</w:t>
      </w:r>
      <w:r w:rsidRPr="00C35A2C">
        <w:rPr>
          <w:rFonts w:ascii="Fb Fontext" w:hAnsi="Fb Fontext"/>
          <w:sz w:val="32"/>
          <w:rtl/>
        </w:rPr>
        <w:t xml:space="preserve">נפל לרשות </w:t>
      </w:r>
      <w:r w:rsidR="00137B85">
        <w:rPr>
          <w:rFonts w:ascii="Fb Fontext" w:hAnsi="Fb Fontext" w:hint="cs"/>
          <w:sz w:val="32"/>
          <w:rtl/>
        </w:rPr>
        <w:t>א</w:t>
      </w:r>
      <w:r w:rsidRPr="00C35A2C">
        <w:rPr>
          <w:rFonts w:ascii="Fb Fontext" w:hAnsi="Fb Fontext"/>
          <w:sz w:val="32"/>
          <w:rtl/>
        </w:rPr>
        <w:t xml:space="preserve">חד </w:t>
      </w:r>
      <w:r w:rsidRPr="00137B85">
        <w:rPr>
          <w:rStyle w:val="afffff0"/>
          <w:rFonts w:hint="cs"/>
          <w:rtl/>
        </w:rPr>
        <w:t>או שאחד פינה לרשותו</w:t>
      </w:r>
      <w:r w:rsidRPr="00C35A2C">
        <w:rPr>
          <w:rFonts w:ascii="Fb Fontext" w:hAnsi="Fb Fontext" w:hint="cs"/>
          <w:sz w:val="32"/>
          <w:rtl/>
        </w:rPr>
        <w:t xml:space="preserve"> </w:t>
      </w:r>
      <w:r w:rsidR="00137B85">
        <w:rPr>
          <w:rFonts w:ascii="Fb Fontext" w:hAnsi="Fb Fontext" w:hint="cs"/>
          <w:sz w:val="32"/>
          <w:rtl/>
        </w:rPr>
        <w:t>-א''צ השני להביא ראייה</w:t>
      </w:r>
    </w:p>
    <w:p w14:paraId="2537F283" w14:textId="21E484F2" w:rsidR="00AC0AF5" w:rsidRPr="001B450D" w:rsidRDefault="001B450D" w:rsidP="00AC0AF5">
      <w:pPr>
        <w:pStyle w:val="aff9"/>
        <w:rPr>
          <w:del w:id="90010" w:author="מנוע עיצוב" w:date="2026-10-08T11:01:28Z"/>
          <w:rtl/>
        </w:rPr>
      </w:pPr>
      <w:del w:id="90009" w:author="מנוע עיצוב" w:date="2026-10-08T11:01:28Z">
        <w:r w:rsidRPr="001B450D">
          <w:rPr>
            <w:rFonts w:hint="cs"/>
            <w:rtl/>
          </w:rPr>
          <w:delText xml:space="preserve">***</w:delText>
        </w:r>
      </w:del>
    </w:p>
    <w:p w14:paraId="6E5F4A14" w14:textId="77777777" w:rsidR="00AC0AF5" w:rsidRPr="00801934" w:rsidRDefault="00AC0AF5" w:rsidP="00AF2FEB">
      <w:pPr>
        <w:pStyle w:val="afffb"/>
        <w:rPr>
          <w:rtl/>
        </w:rPr>
      </w:pPr>
      <w:ins w:id="9805" w:author="מספור קטעי משנה" w:date="2026-10-06T06:44:59Z">
        <w:r>
          <w:rPr>
            <w:rStyle w:val="MisparKeta"/>
          </w:rPr>
          <w:t xml:space="preserve">ג. </w:t>
        </w:r>
      </w:ins>
      <w:r w:rsidRPr="00801934">
        <w:rPr>
          <w:rtl/>
        </w:rPr>
        <w:t>וכן בגינה, מקום שנהגו לגדור - מחייבין אותו.</w:t>
      </w:r>
    </w:p>
    <w:p w14:paraId="7041B232" w14:textId="77777777" w:rsidR="003C0A71" w:rsidRDefault="00AC0AF5" w:rsidP="003C0A71">
      <w:pPr>
        <w:pStyle w:val="36"/>
        <w:framePr w:wrap="notBeside"/>
        <w:rPr>
          <w:rtl/>
        </w:rPr>
      </w:pPr>
      <w:r w:rsidRPr="00C35A2C">
        <w:rPr>
          <w:rFonts w:hint="cs"/>
          <w:rtl/>
        </w:rPr>
        <w:t>ואין לדייק</w:t>
      </w:r>
    </w:p>
    <w:p w14:paraId="58A9CDD6" w14:textId="48EB86F4" w:rsidR="00AC0AF5" w:rsidRDefault="00137B85" w:rsidP="00AC0AF5">
      <w:pPr>
        <w:rPr>
          <w:rFonts w:ascii="Fb Fontext" w:hAnsi="Fb Fontext"/>
          <w:sz w:val="32"/>
          <w:rtl/>
        </w:rPr>
      </w:pPr>
      <w:r>
        <w:rPr>
          <w:rFonts w:ascii="Fb Fontext" w:hAnsi="Fb Fontext" w:hint="cs"/>
          <w:sz w:val="32"/>
          <w:rtl/>
        </w:rPr>
        <w:t xml:space="preserve">מרישא </w:t>
      </w:r>
      <w:r w:rsidR="00AC0AF5" w:rsidRPr="00C35A2C">
        <w:rPr>
          <w:rFonts w:ascii="Fb Fontext" w:hAnsi="Fb Fontext" w:hint="cs"/>
          <w:sz w:val="32"/>
          <w:rtl/>
        </w:rPr>
        <w:t>ל</w:t>
      </w:r>
      <w:r>
        <w:rPr>
          <w:rFonts w:ascii="Fb Fontext" w:hAnsi="Fb Fontext" w:hint="cs"/>
          <w:sz w:val="32"/>
          <w:rtl/>
        </w:rPr>
        <w:t>'</w:t>
      </w:r>
      <w:r w:rsidR="00AC0AF5" w:rsidRPr="00C35A2C">
        <w:rPr>
          <w:rFonts w:ascii="Fb Fontext" w:hAnsi="Fb Fontext" w:hint="cs"/>
          <w:sz w:val="32"/>
          <w:rtl/>
        </w:rPr>
        <w:t>סת</w:t>
      </w:r>
      <w:r>
        <w:rPr>
          <w:rFonts w:ascii="Fb Fontext" w:hAnsi="Fb Fontext" w:hint="cs"/>
          <w:sz w:val="32"/>
          <w:rtl/>
        </w:rPr>
        <w:t>ם גינה'</w:t>
      </w:r>
      <w:r w:rsidR="00AC0AF5" w:rsidRPr="00C35A2C">
        <w:rPr>
          <w:rFonts w:ascii="Fb Fontext" w:hAnsi="Fb Fontext" w:hint="cs"/>
          <w:sz w:val="32"/>
          <w:rtl/>
        </w:rPr>
        <w:t xml:space="preserve"> ומסיפא דבקעה לדייק </w:t>
      </w:r>
      <w:r>
        <w:rPr>
          <w:rFonts w:ascii="Fb Fontext" w:hAnsi="Fb Fontext" w:hint="cs"/>
          <w:sz w:val="32"/>
          <w:rtl/>
        </w:rPr>
        <w:t>להיפך בסתם גינה</w:t>
      </w:r>
    </w:p>
    <w:p w14:paraId="035DBC70" w14:textId="412238A3" w:rsidR="003C0A71" w:rsidRDefault="00AC0AF5" w:rsidP="003C0A71">
      <w:pPr>
        <w:pStyle w:val="36"/>
        <w:framePr w:wrap="notBeside"/>
        <w:rPr>
          <w:rtl/>
        </w:rPr>
      </w:pPr>
      <w:r w:rsidRPr="00C35A2C">
        <w:rPr>
          <w:rFonts w:hint="cs"/>
          <w:rtl/>
        </w:rPr>
        <w:t>אביי:</w:t>
      </w:r>
      <w:r w:rsidR="00137B85">
        <w:rPr>
          <w:rFonts w:hint="cs"/>
          <w:rtl/>
        </w:rPr>
        <w:t xml:space="preserve"> ה''ק:</w:t>
      </w:r>
    </w:p>
    <w:p w14:paraId="054A6C3A" w14:textId="2B527BDC" w:rsidR="00AC0AF5" w:rsidRPr="00C35A2C" w:rsidRDefault="00AC0AF5" w:rsidP="00AC0AF5">
      <w:pPr>
        <w:rPr>
          <w:rFonts w:ascii="Fb Fontext" w:hAnsi="Fb Fontext" w:cs="Guttman Vilna"/>
          <w:b/>
          <w:bCs/>
          <w:sz w:val="32"/>
          <w:rtl/>
        </w:rPr>
      </w:pPr>
      <w:r w:rsidRPr="00C35A2C">
        <w:rPr>
          <w:rFonts w:ascii="Fb Fontext" w:hAnsi="Fb Fontext"/>
          <w:sz w:val="32"/>
          <w:rtl/>
        </w:rPr>
        <w:t>וכן סתם גינה, ובמקום שנהגו לגדור בבקעה - מחייבין אותו.</w:t>
      </w:r>
    </w:p>
    <w:p w14:paraId="39A4EF59" w14:textId="30001045" w:rsidR="003C0A71" w:rsidRDefault="00137B85" w:rsidP="003C0A71">
      <w:pPr>
        <w:pStyle w:val="36"/>
        <w:framePr w:wrap="notBeside"/>
        <w:rPr>
          <w:rtl/>
        </w:rPr>
      </w:pPr>
      <w:r>
        <w:rPr>
          <w:rFonts w:hint="cs"/>
          <w:rtl/>
        </w:rPr>
        <w:t xml:space="preserve">הקשה </w:t>
      </w:r>
      <w:r w:rsidR="00AC0AF5" w:rsidRPr="00C35A2C">
        <w:rPr>
          <w:rtl/>
        </w:rPr>
        <w:t>רבא:</w:t>
      </w:r>
      <w:r>
        <w:rPr>
          <w:rFonts w:hint="cs"/>
          <w:rtl/>
        </w:rPr>
        <w:t xml:space="preserve"> </w:t>
      </w:r>
    </w:p>
    <w:p w14:paraId="1E7B01D1" w14:textId="77777777" w:rsidR="00137B85" w:rsidRDefault="00AC0AF5" w:rsidP="00AC0AF5">
      <w:pPr>
        <w:rPr>
          <w:rStyle w:val="affffe"/>
          <w:rtl/>
        </w:rPr>
      </w:pPr>
      <w:r w:rsidRPr="00C35A2C">
        <w:rPr>
          <w:rFonts w:ascii="Fb Fontext" w:hAnsi="Fb Fontext"/>
          <w:sz w:val="32"/>
          <w:rtl/>
        </w:rPr>
        <w:t>א"</w:t>
      </w:r>
      <w:r w:rsidRPr="00C35A2C">
        <w:rPr>
          <w:rFonts w:ascii="Fb Fontext" w:hAnsi="Fb Fontext" w:hint="cs"/>
          <w:sz w:val="32"/>
          <w:rtl/>
        </w:rPr>
        <w:t>כ</w:t>
      </w:r>
      <w:r w:rsidRPr="00C35A2C">
        <w:rPr>
          <w:rFonts w:ascii="Fb Fontext" w:hAnsi="Fb Fontext"/>
          <w:sz w:val="32"/>
          <w:rtl/>
        </w:rPr>
        <w:t xml:space="preserve"> </w:t>
      </w:r>
      <w:r w:rsidRPr="003C0A71">
        <w:rPr>
          <w:rFonts w:hint="cs"/>
          <w:rtl/>
        </w:rPr>
        <w:t xml:space="preserve">מאי </w:t>
      </w:r>
      <w:r w:rsidRPr="00F10693">
        <w:rPr>
          <w:rFonts w:hint="cs"/>
          <w:rtl/>
        </w:rPr>
        <w:t>'</w:t>
      </w:r>
      <w:r w:rsidRPr="00F10693">
        <w:rPr>
          <w:rtl/>
        </w:rPr>
        <w:t>א</w:t>
      </w:r>
      <w:r w:rsidRPr="003C0A71">
        <w:rPr>
          <w:rtl/>
        </w:rPr>
        <w:t>בל</w:t>
      </w:r>
      <w:r w:rsidRPr="00F10693">
        <w:rPr>
          <w:rFonts w:hint="cs"/>
          <w:rtl/>
        </w:rPr>
        <w:t>'</w:t>
      </w:r>
      <w:r w:rsidRPr="00F10693">
        <w:rPr>
          <w:rtl/>
        </w:rPr>
        <w:t xml:space="preserve"> </w:t>
      </w:r>
    </w:p>
    <w:p w14:paraId="3D239CB1" w14:textId="13E87FFC" w:rsidR="00137B85" w:rsidRPr="00137B85" w:rsidRDefault="00760CF6" w:rsidP="00137B85">
      <w:pPr>
        <w:pStyle w:val="36"/>
        <w:framePr w:wrap="notBeside"/>
        <w:rPr>
          <w:rtl/>
        </w:rPr>
      </w:pPr>
      <w:r>
        <w:rPr>
          <w:rFonts w:ascii="BA Or Tzadikim Regular" w:hAnsi="BA Or Tzadikim Regular" w:cs="BA Or Tzadikim Regular"/>
          <w:rtl/>
        </w:rPr>
        <w:t>◄</w:t>
      </w:r>
      <w:r w:rsidR="00137B85" w:rsidRPr="00137B85">
        <w:rPr>
          <w:rFonts w:hint="cs"/>
          <w:rtl/>
        </w:rPr>
        <w:t>רבא</w:t>
      </w:r>
      <w:r w:rsidR="00AC0AF5" w:rsidRPr="00137B85">
        <w:rPr>
          <w:rtl/>
        </w:rPr>
        <w:t xml:space="preserve"> </w:t>
      </w:r>
      <w:r w:rsidR="00AC0AF5" w:rsidRPr="00137B85">
        <w:rPr>
          <w:rFonts w:hint="cs"/>
          <w:rtl/>
        </w:rPr>
        <w:t>ה</w:t>
      </w:r>
      <w:r w:rsidR="00AC0AF5" w:rsidRPr="00137B85">
        <w:rPr>
          <w:rtl/>
        </w:rPr>
        <w:t>"</w:t>
      </w:r>
      <w:r w:rsidR="00AC0AF5" w:rsidRPr="00137B85">
        <w:rPr>
          <w:rFonts w:hint="cs"/>
          <w:rtl/>
        </w:rPr>
        <w:t>ק</w:t>
      </w:r>
      <w:r w:rsidR="00AC0AF5" w:rsidRPr="00137B85">
        <w:rPr>
          <w:rtl/>
        </w:rPr>
        <w:t>:</w:t>
      </w:r>
    </w:p>
    <w:p w14:paraId="1326AC9D" w14:textId="1A2A6733" w:rsidR="00AC0AF5" w:rsidRDefault="00AC0AF5" w:rsidP="00AC0AF5">
      <w:pPr>
        <w:rPr>
          <w:rFonts w:ascii="Fb Fontext" w:hAnsi="Fb Fontext"/>
          <w:sz w:val="32"/>
          <w:rtl/>
        </w:rPr>
      </w:pPr>
      <w:r w:rsidRPr="00F10693">
        <w:rPr>
          <w:rFonts w:hint="cs"/>
          <w:rtl/>
        </w:rPr>
        <w:t>'</w:t>
      </w:r>
      <w:r w:rsidRPr="00137B85">
        <w:rPr>
          <w:rtl/>
        </w:rPr>
        <w:t>וכן סתם גינה</w:t>
      </w:r>
      <w:r w:rsidRPr="00137B85">
        <w:rPr>
          <w:rFonts w:hint="cs"/>
          <w:rtl/>
        </w:rPr>
        <w:t>'</w:t>
      </w:r>
      <w:r w:rsidRPr="00F10693">
        <w:rPr>
          <w:rtl/>
        </w:rPr>
        <w:t xml:space="preserve"> </w:t>
      </w:r>
      <w:r w:rsidRPr="00C35A2C">
        <w:rPr>
          <w:rFonts w:ascii="Fb Fontext" w:hAnsi="Fb Fontext"/>
          <w:sz w:val="32"/>
          <w:rtl/>
        </w:rPr>
        <w:t>כמקום שנהגו לגדור, ומחייבין אותו</w:t>
      </w:r>
    </w:p>
    <w:p w14:paraId="4DB8B7B6" w14:textId="77777777" w:rsidR="00AC0AF5" w:rsidRPr="00C35A2C" w:rsidRDefault="00AC0AF5" w:rsidP="00AC0AF5">
      <w:pPr>
        <w:rPr>
          <w:rFonts w:ascii="Fb Fontext" w:hAnsi="Fb Fontext" w:cs="Guttman Vilna"/>
          <w:b/>
          <w:bCs/>
          <w:sz w:val="32"/>
          <w:rtl/>
        </w:rPr>
      </w:pPr>
      <w:r w:rsidRPr="00C35A2C">
        <w:rPr>
          <w:rFonts w:ascii="Fb Fontext" w:hAnsi="Fb Fontext"/>
          <w:sz w:val="32"/>
          <w:rtl/>
        </w:rPr>
        <w:t>אבל סתם בקעה כמקום שלא נהגו דמי, ואין מחייבין אותו.</w:t>
      </w:r>
    </w:p>
    <w:p w14:paraId="426C8F31" w14:textId="0FD0BD19" w:rsidR="00AC0AF5" w:rsidRPr="001B450D" w:rsidRDefault="001B450D" w:rsidP="00AC0AF5">
      <w:pPr>
        <w:pStyle w:val="aff9"/>
        <w:rPr>
          <w:del w:id="90012" w:author="מנוע עיצוב" w:date="2026-10-08T11:01:28Z"/>
          <w:rtl/>
        </w:rPr>
      </w:pPr>
      <w:del w:id="90011" w:author="מנוע עיצוב" w:date="2026-10-08T11:01:28Z">
        <w:r w:rsidRPr="001B450D">
          <w:rPr>
            <w:rFonts w:hint="cs"/>
            <w:rtl/>
          </w:rPr>
          <w:delText xml:space="preserve">***</w:delText>
        </w:r>
      </w:del>
    </w:p>
    <w:p w14:paraId="59BE2EFB" w14:textId="77777777" w:rsidR="00AC0AF5" w:rsidRPr="00801934" w:rsidRDefault="00AC0AF5" w:rsidP="00AF2FEB">
      <w:pPr>
        <w:pStyle w:val="afffb"/>
        <w:rPr>
          <w:rtl/>
        </w:rPr>
      </w:pPr>
      <w:ins w:id="9806" w:author="מספור קטעי משנה" w:date="2026-10-06T06:44:59Z">
        <w:r>
          <w:rPr>
            <w:rStyle w:val="MisparKeta"/>
          </w:rPr>
          <w:t xml:space="preserve">ד. </w:t>
        </w:r>
      </w:ins>
      <w:r w:rsidRPr="00801934">
        <w:rPr>
          <w:rtl/>
        </w:rPr>
        <w:t xml:space="preserve">אלא אם רצה, כונס לתוך שלו ובונה ועושה </w:t>
      </w:r>
      <w:r w:rsidRPr="00DC7FC8">
        <w:rPr>
          <w:u w:val="single"/>
          <w:rtl/>
        </w:rPr>
        <w:t>חזית</w:t>
      </w:r>
      <w:r w:rsidRPr="00801934">
        <w:rPr>
          <w:rtl/>
        </w:rPr>
        <w:t>.</w:t>
      </w:r>
    </w:p>
    <w:p w14:paraId="3400A44A" w14:textId="77777777" w:rsidR="003C0A71" w:rsidRPr="00137B85" w:rsidRDefault="00AC0AF5" w:rsidP="003C0A71">
      <w:pPr>
        <w:pStyle w:val="36"/>
        <w:framePr w:wrap="notBeside"/>
        <w:rPr>
          <w:rtl/>
        </w:rPr>
      </w:pPr>
      <w:r w:rsidRPr="00137B85">
        <w:rPr>
          <w:rFonts w:hint="cs"/>
          <w:rtl/>
        </w:rPr>
        <w:t>א. ר</w:t>
      </w:r>
      <w:r w:rsidRPr="00137B85">
        <w:rPr>
          <w:rtl/>
        </w:rPr>
        <w:t>"</w:t>
      </w:r>
      <w:r w:rsidRPr="00137B85">
        <w:rPr>
          <w:rFonts w:hint="cs"/>
          <w:rtl/>
        </w:rPr>
        <w:t>ה:</w:t>
      </w:r>
    </w:p>
    <w:p w14:paraId="297D7A8D" w14:textId="32E5C40C" w:rsidR="00AC0AF5" w:rsidRDefault="00AC0AF5" w:rsidP="003C0A71">
      <w:pPr>
        <w:rPr>
          <w:rFonts w:ascii="Fb Fontext" w:hAnsi="Fb Fontext"/>
          <w:sz w:val="32"/>
          <w:rtl/>
        </w:rPr>
      </w:pPr>
      <w:r w:rsidRPr="00C35A2C">
        <w:rPr>
          <w:rFonts w:ascii="Fb Fontext" w:hAnsi="Fb Fontext" w:hint="cs"/>
          <w:rtl/>
        </w:rPr>
        <w:t>מעבה ראש הכותל לצד חבירו ולא לתוכו דחבירו יעשה החוצה ויאמר ששניהם שלו</w:t>
      </w:r>
      <w:r w:rsidR="003C0A71">
        <w:rPr>
          <w:rFonts w:ascii="Fb Fontext" w:hAnsi="Fb Fontext" w:hint="cs"/>
          <w:rtl/>
        </w:rPr>
        <w:t xml:space="preserve">, </w:t>
      </w:r>
      <w:r w:rsidRPr="00C35A2C">
        <w:rPr>
          <w:rFonts w:ascii="Fb Fontext" w:hAnsi="Fb Fontext" w:hint="cs"/>
          <w:sz w:val="32"/>
          <w:rtl/>
        </w:rPr>
        <w:t>וחבירו לא יוכל לסתור את חזיתו אצלו שאם יעשה כן יהא ניכר</w:t>
      </w:r>
    </w:p>
    <w:p w14:paraId="740F42AC" w14:textId="77777777" w:rsidR="003C0A71" w:rsidRPr="00137B85" w:rsidRDefault="00AC0AF5" w:rsidP="003C0A71">
      <w:pPr>
        <w:pStyle w:val="36"/>
        <w:framePr w:wrap="notBeside"/>
        <w:rPr>
          <w:rtl/>
        </w:rPr>
      </w:pPr>
      <w:r w:rsidRPr="00137B85">
        <w:rPr>
          <w:rFonts w:hint="cs"/>
          <w:rtl/>
        </w:rPr>
        <w:t xml:space="preserve">ב. </w:t>
      </w:r>
      <w:r w:rsidRPr="00137B85">
        <w:rPr>
          <w:rtl/>
        </w:rPr>
        <w:t>א"ד</w:t>
      </w:r>
      <w:r w:rsidRPr="00137B85">
        <w:rPr>
          <w:rFonts w:hint="cs"/>
          <w:rtl/>
        </w:rPr>
        <w:t xml:space="preserve"> אר</w:t>
      </w:r>
      <w:r w:rsidRPr="00137B85">
        <w:rPr>
          <w:rtl/>
        </w:rPr>
        <w:t>"</w:t>
      </w:r>
      <w:r w:rsidRPr="00137B85">
        <w:rPr>
          <w:rFonts w:hint="cs"/>
          <w:rtl/>
        </w:rPr>
        <w:t>ה</w:t>
      </w:r>
      <w:r w:rsidRPr="00137B85">
        <w:rPr>
          <w:rtl/>
        </w:rPr>
        <w:t>:</w:t>
      </w:r>
    </w:p>
    <w:p w14:paraId="4DD34EDC" w14:textId="79BFFBAA" w:rsidR="00AC0AF5" w:rsidRPr="00C35A2C" w:rsidRDefault="00AC0AF5" w:rsidP="003C0A71">
      <w:pPr>
        <w:rPr>
          <w:rFonts w:ascii="Fb Fontext" w:hAnsi="Fb Fontext" w:cs="Guttman Vilna"/>
          <w:b/>
          <w:bCs/>
          <w:sz w:val="32"/>
          <w:rtl/>
        </w:rPr>
      </w:pPr>
      <w:r w:rsidRPr="00C35A2C">
        <w:rPr>
          <w:rFonts w:ascii="Fb Fontext" w:hAnsi="Fb Fontext" w:hint="cs"/>
          <w:sz w:val="32"/>
          <w:rtl/>
        </w:rPr>
        <w:t xml:space="preserve">מעבה ראש הכותל לפנים ולא מבחוץ שלא יגוז ויאמר </w:t>
      </w:r>
      <w:r>
        <w:rPr>
          <w:rFonts w:ascii="Fb Fontext" w:hAnsi="Fb Fontext" w:hint="cs"/>
          <w:sz w:val="32"/>
          <w:rtl/>
        </w:rPr>
        <w:t>של</w:t>
      </w:r>
      <w:r>
        <w:rPr>
          <w:rFonts w:ascii="Fb Fontext" w:hAnsi="Fb Fontext"/>
          <w:sz w:val="32"/>
          <w:rtl/>
        </w:rPr>
        <w:t>י ו</w:t>
      </w:r>
      <w:r>
        <w:rPr>
          <w:rFonts w:ascii="Fb Fontext" w:hAnsi="Fb Fontext" w:hint="cs"/>
          <w:sz w:val="32"/>
          <w:rtl/>
        </w:rPr>
        <w:t>שלו</w:t>
      </w:r>
      <w:r w:rsidRPr="00C35A2C">
        <w:rPr>
          <w:rFonts w:ascii="Fb Fontext" w:hAnsi="Fb Fontext"/>
          <w:sz w:val="32"/>
          <w:rtl/>
        </w:rPr>
        <w:t xml:space="preserve"> הוא.</w:t>
      </w:r>
    </w:p>
    <w:p w14:paraId="3E852D62" w14:textId="537B6349" w:rsidR="00AC0AF5" w:rsidRPr="00C35A2C" w:rsidRDefault="00AC0AF5" w:rsidP="003C0A71">
      <w:pPr>
        <w:rPr>
          <w:rStyle w:val="afff8"/>
          <w:b w:val="0"/>
          <w:rtl/>
        </w:rPr>
      </w:pPr>
      <w:r w:rsidRPr="00C35A2C">
        <w:rPr>
          <w:rFonts w:ascii="Fb Fontext" w:hAnsi="Fb Fontext" w:hint="cs"/>
          <w:sz w:val="32"/>
          <w:rtl/>
        </w:rPr>
        <w:t xml:space="preserve">ואינו יכול לחבר מעל </w:t>
      </w:r>
      <w:r w:rsidR="003C0A71">
        <w:rPr>
          <w:rFonts w:ascii="Fb Fontext" w:hAnsi="Fb Fontext" w:hint="cs"/>
          <w:sz w:val="32"/>
          <w:rtl/>
        </w:rPr>
        <w:t>ש</w:t>
      </w:r>
      <w:r w:rsidRPr="00C35A2C">
        <w:rPr>
          <w:rFonts w:ascii="Fb Fontext" w:hAnsi="Fb Fontext" w:hint="cs"/>
          <w:sz w:val="32"/>
          <w:rtl/>
        </w:rPr>
        <w:t xml:space="preserve">יהא ניכר </w:t>
      </w:r>
      <w:r w:rsidR="00137B85">
        <w:rPr>
          <w:rFonts w:ascii="Fb Fontext" w:hAnsi="Fb Fontext"/>
          <w:sz w:val="32"/>
          <w:rtl/>
        </w:rPr>
        <w:t>–</w:t>
      </w:r>
      <w:r w:rsidRPr="00C35A2C">
        <w:rPr>
          <w:rFonts w:ascii="Fb Fontext" w:hAnsi="Fb Fontext" w:hint="cs"/>
          <w:sz w:val="32"/>
          <w:rtl/>
        </w:rPr>
        <w:t xml:space="preserve"> </w:t>
      </w:r>
      <w:r w:rsidRPr="00137B85">
        <w:rPr>
          <w:rStyle w:val="affffe"/>
          <w:rFonts w:hint="cs"/>
          <w:rtl/>
        </w:rPr>
        <w:t>ויקשה</w:t>
      </w:r>
      <w:r w:rsidR="00137B85">
        <w:rPr>
          <w:rStyle w:val="affffe"/>
          <w:rFonts w:hint="cs"/>
          <w:rtl/>
        </w:rPr>
        <w:t>:</w:t>
      </w:r>
      <w:r w:rsidRPr="00C35A2C">
        <w:rPr>
          <w:rFonts w:ascii="Fb Fontext" w:hAnsi="Fb Fontext" w:hint="cs"/>
          <w:sz w:val="32"/>
          <w:rtl/>
        </w:rPr>
        <w:t xml:space="preserve"> דהא מבחוץ קתני</w:t>
      </w:r>
      <w:r w:rsidRPr="00C35A2C">
        <w:rPr>
          <w:rFonts w:ascii="Fb Fontext" w:hAnsi="Fb Fontext"/>
          <w:sz w:val="32"/>
          <w:rtl/>
        </w:rPr>
        <w:t>.</w:t>
      </w:r>
    </w:p>
    <w:p w14:paraId="772EF92A" w14:textId="1CD974BD" w:rsidR="003C0A71" w:rsidRPr="00760CF6" w:rsidRDefault="00760CF6" w:rsidP="003C0A71">
      <w:pPr>
        <w:pStyle w:val="36"/>
        <w:framePr w:wrap="notBeside"/>
        <w:rPr>
          <w:rtl/>
        </w:rPr>
      </w:pPr>
      <w:r>
        <w:rPr>
          <w:rFonts w:ascii="BA Or Tzadikim Regular" w:hAnsi="BA Or Tzadikim Regular" w:cs="BA Or Tzadikim Regular"/>
          <w:rtl/>
        </w:rPr>
        <w:t>◄</w:t>
      </w:r>
      <w:r w:rsidR="00AC0AF5" w:rsidRPr="00760CF6">
        <w:rPr>
          <w:rFonts w:hint="cs"/>
          <w:rtl/>
        </w:rPr>
        <w:t xml:space="preserve">ג. </w:t>
      </w:r>
      <w:r w:rsidR="00AC0AF5" w:rsidRPr="00760CF6">
        <w:rPr>
          <w:rtl/>
        </w:rPr>
        <w:t>ר</w:t>
      </w:r>
      <w:r w:rsidR="00AC0AF5" w:rsidRPr="00760CF6">
        <w:rPr>
          <w:rFonts w:hint="cs"/>
          <w:rtl/>
        </w:rPr>
        <w:t>י</w:t>
      </w:r>
      <w:r w:rsidR="00AC0AF5" w:rsidRPr="00760CF6">
        <w:rPr>
          <w:rtl/>
        </w:rPr>
        <w:t>"</w:t>
      </w:r>
      <w:r w:rsidR="00AC0AF5" w:rsidRPr="00760CF6">
        <w:rPr>
          <w:rFonts w:hint="cs"/>
          <w:rtl/>
        </w:rPr>
        <w:t>ו</w:t>
      </w:r>
      <w:r w:rsidR="00AC0AF5" w:rsidRPr="00760CF6">
        <w:rPr>
          <w:rtl/>
        </w:rPr>
        <w:t>:</w:t>
      </w:r>
    </w:p>
    <w:p w14:paraId="02D9C1C8" w14:textId="62486C75" w:rsidR="00AC0AF5" w:rsidRDefault="00AC0AF5" w:rsidP="003C0A71">
      <w:pPr>
        <w:rPr>
          <w:rFonts w:ascii="Fb Fontext" w:hAnsi="Fb Fontext"/>
          <w:rtl/>
        </w:rPr>
      </w:pPr>
      <w:r w:rsidRPr="006765C4">
        <w:rPr>
          <w:rFonts w:ascii="Fb Fontext" w:hAnsi="Fb Fontext" w:hint="cs"/>
          <w:spacing w:val="-2"/>
          <w:sz w:val="32"/>
          <w:rtl/>
        </w:rPr>
        <w:t>טח אמה בראש הכותל ולא מלפנים שחבירו יעשה מבחוץ וי</w:t>
      </w:r>
      <w:r w:rsidRPr="006765C4">
        <w:rPr>
          <w:rFonts w:ascii="Fb Fontext" w:hAnsi="Fb Fontext"/>
          <w:spacing w:val="-2"/>
          <w:sz w:val="32"/>
          <w:rtl/>
        </w:rPr>
        <w:t>אמר</w:t>
      </w:r>
      <w:r w:rsidRPr="006765C4">
        <w:rPr>
          <w:rFonts w:ascii="Fb Fontext" w:hAnsi="Fb Fontext" w:hint="cs"/>
          <w:spacing w:val="-2"/>
          <w:sz w:val="32"/>
          <w:rtl/>
        </w:rPr>
        <w:t xml:space="preserve"> שלי ושלו </w:t>
      </w:r>
      <w:r w:rsidRPr="006765C4">
        <w:rPr>
          <w:rFonts w:ascii="Fb Fontext" w:hAnsi="Fb Fontext"/>
          <w:spacing w:val="-2"/>
          <w:sz w:val="32"/>
          <w:rtl/>
        </w:rPr>
        <w:t>הוא.</w:t>
      </w:r>
      <w:r w:rsidR="003C0A71">
        <w:rPr>
          <w:rFonts w:ascii="Fb Fontext" w:hAnsi="Fb Fontext" w:cs="Guttman Vilna" w:hint="cs"/>
          <w:b/>
          <w:bCs/>
          <w:spacing w:val="-2"/>
          <w:sz w:val="32"/>
          <w:rtl/>
        </w:rPr>
        <w:t xml:space="preserve"> </w:t>
      </w:r>
      <w:r w:rsidRPr="00C35A2C">
        <w:rPr>
          <w:rFonts w:ascii="Fb Fontext" w:hAnsi="Fb Fontext" w:hint="cs"/>
          <w:rtl/>
        </w:rPr>
        <w:t>ולא יוכל לקלף שיהא ניכר</w:t>
      </w:r>
    </w:p>
    <w:p w14:paraId="76EBD99D" w14:textId="77777777" w:rsidR="00AC0AF5" w:rsidRPr="00C35A2C" w:rsidRDefault="00AC0AF5" w:rsidP="00982F98">
      <w:pPr>
        <w:pStyle w:val="affe"/>
        <w:framePr w:wrap="around"/>
        <w:rPr>
          <w:rtl/>
        </w:rPr>
      </w:pPr>
      <w:r w:rsidRPr="00C35A2C">
        <w:rPr>
          <w:rtl/>
        </w:rPr>
        <w:t>ד:</w:t>
      </w:r>
    </w:p>
    <w:p w14:paraId="5853A59B" w14:textId="77777777" w:rsidR="003C0A71" w:rsidRPr="003C0A71" w:rsidRDefault="00AC0AF5" w:rsidP="003C0A71">
      <w:pPr>
        <w:pStyle w:val="affff9"/>
        <w:rPr>
          <w:rtl/>
        </w:rPr>
      </w:pPr>
      <w:r w:rsidRPr="003C0A71">
        <w:rPr>
          <w:rtl/>
        </w:rPr>
        <w:t xml:space="preserve">הוצא </w:t>
      </w:r>
    </w:p>
    <w:p w14:paraId="283FE342" w14:textId="77777777" w:rsidR="003C0A71" w:rsidRDefault="003C0A71" w:rsidP="003C0A71">
      <w:pPr>
        <w:pStyle w:val="36"/>
        <w:framePr w:wrap="notBeside"/>
        <w:rPr>
          <w:rtl/>
        </w:rPr>
      </w:pPr>
      <w:r>
        <w:rPr>
          <w:rFonts w:hint="cs"/>
          <w:rtl/>
        </w:rPr>
        <w:t>ר</w:t>
      </w:r>
      <w:r w:rsidR="00AC0AF5" w:rsidRPr="00C35A2C">
        <w:rPr>
          <w:rtl/>
        </w:rPr>
        <w:t>"</w:t>
      </w:r>
      <w:r w:rsidR="00AC0AF5" w:rsidRPr="00C35A2C">
        <w:rPr>
          <w:rFonts w:hint="cs"/>
          <w:rtl/>
        </w:rPr>
        <w:t>נ</w:t>
      </w:r>
      <w:r w:rsidR="00AC0AF5" w:rsidRPr="00C35A2C">
        <w:rPr>
          <w:rtl/>
        </w:rPr>
        <w:t>:</w:t>
      </w:r>
    </w:p>
    <w:p w14:paraId="51085293" w14:textId="2D23B3C6" w:rsidR="00AC0AF5" w:rsidRDefault="00AC0AF5" w:rsidP="00AC0AF5">
      <w:pPr>
        <w:rPr>
          <w:rFonts w:ascii="Fb Fontext" w:hAnsi="Fb Fontext"/>
          <w:sz w:val="32"/>
          <w:rtl/>
        </w:rPr>
      </w:pPr>
      <w:r w:rsidRPr="00C35A2C">
        <w:rPr>
          <w:rFonts w:ascii="Fb Fontext" w:hAnsi="Fb Fontext" w:hint="cs"/>
          <w:sz w:val="32"/>
          <w:rtl/>
        </w:rPr>
        <w:t>מחבר קצות הלולבים מבחוץ</w:t>
      </w:r>
      <w:r w:rsidR="00137B85">
        <w:rPr>
          <w:rFonts w:ascii="Fb Fontext" w:hAnsi="Fb Fontext" w:hint="cs"/>
          <w:sz w:val="32"/>
          <w:rtl/>
        </w:rPr>
        <w:t>,</w:t>
      </w:r>
      <w:r w:rsidRPr="00C35A2C">
        <w:rPr>
          <w:rFonts w:ascii="Fb Fontext" w:hAnsi="Fb Fontext" w:hint="cs"/>
          <w:sz w:val="32"/>
          <w:rtl/>
        </w:rPr>
        <w:t xml:space="preserve"> ולא מבפנים שחבירו יעשה כן מבחוץ</w:t>
      </w:r>
      <w:r>
        <w:rPr>
          <w:rFonts w:ascii="Fb Fontext" w:hAnsi="Fb Fontext" w:hint="cs"/>
          <w:sz w:val="32"/>
          <w:rtl/>
        </w:rPr>
        <w:t>,</w:t>
      </w:r>
      <w:r w:rsidRPr="00C35A2C">
        <w:rPr>
          <w:rFonts w:ascii="Fb Fontext" w:hAnsi="Fb Fontext" w:hint="cs"/>
          <w:sz w:val="32"/>
          <w:rtl/>
        </w:rPr>
        <w:t xml:space="preserve"> ויאמר דשל שניהם הוא ולא יוכל לגוזזם שיטיח אותם בטיט ולא יוכל לקלפו דיהא ניכר</w:t>
      </w:r>
    </w:p>
    <w:p w14:paraId="4015CFD0" w14:textId="77777777" w:rsidR="003C0A71" w:rsidRDefault="00AC0AF5" w:rsidP="003C0A71">
      <w:pPr>
        <w:pStyle w:val="36"/>
        <w:framePr w:wrap="notBeside"/>
        <w:rPr>
          <w:rtl/>
        </w:rPr>
      </w:pPr>
      <w:r w:rsidRPr="00C35A2C">
        <w:rPr>
          <w:rtl/>
        </w:rPr>
        <w:t>אביי:</w:t>
      </w:r>
    </w:p>
    <w:p w14:paraId="4754A998" w14:textId="504E01C5" w:rsidR="00AC0AF5" w:rsidRPr="00C35A2C" w:rsidRDefault="00AC0AF5" w:rsidP="00AC0AF5">
      <w:pPr>
        <w:rPr>
          <w:rFonts w:ascii="Fb Fontext" w:hAnsi="Fb Fontext"/>
          <w:rtl/>
        </w:rPr>
      </w:pPr>
      <w:r w:rsidRPr="00C35A2C">
        <w:rPr>
          <w:rFonts w:ascii="Fb Fontext" w:hAnsi="Fb Fontext"/>
          <w:rtl/>
        </w:rPr>
        <w:t xml:space="preserve">הוצא </w:t>
      </w:r>
      <w:r>
        <w:rPr>
          <w:rFonts w:ascii="Fb Fontext" w:hAnsi="Fb Fontext"/>
          <w:rtl/>
        </w:rPr>
        <w:t>אין לו תקנ</w:t>
      </w:r>
      <w:r>
        <w:rPr>
          <w:rFonts w:ascii="Fb Fontext" w:hAnsi="Fb Fontext" w:hint="cs"/>
          <w:rtl/>
        </w:rPr>
        <w:t>ה</w:t>
      </w:r>
      <w:r>
        <w:rPr>
          <w:rFonts w:ascii="Fb Fontext" w:hAnsi="Fb Fontext"/>
          <w:rtl/>
        </w:rPr>
        <w:t xml:space="preserve"> אלא בשטר</w:t>
      </w:r>
      <w:r w:rsidRPr="00C35A2C">
        <w:rPr>
          <w:rFonts w:ascii="Fb Fontext" w:hAnsi="Fb Fontext"/>
          <w:rtl/>
        </w:rPr>
        <w:t>.</w:t>
      </w:r>
    </w:p>
    <w:p w14:paraId="15FAFE0B" w14:textId="692A7D7E" w:rsidR="00AC0AF5" w:rsidRPr="001B450D" w:rsidRDefault="001B450D" w:rsidP="00AC0AF5">
      <w:pPr>
        <w:pStyle w:val="aff9"/>
        <w:rPr>
          <w:del w:id="90014" w:author="מנוע עיצוב" w:date="2026-10-08T11:01:28Z"/>
          <w:rtl/>
        </w:rPr>
      </w:pPr>
      <w:del w:id="90013" w:author="מנוע עיצוב" w:date="2026-10-08T11:01:28Z">
        <w:r w:rsidRPr="001B450D">
          <w:rPr>
            <w:rFonts w:hint="cs"/>
            <w:rtl/>
          </w:rPr>
          <w:delText xml:space="preserve">***</w:delText>
        </w:r>
      </w:del>
    </w:p>
    <w:p w14:paraId="58F0ACF5" w14:textId="77777777" w:rsidR="00AC0AF5" w:rsidRPr="00801934" w:rsidRDefault="00AC0AF5" w:rsidP="00AF2FEB">
      <w:pPr>
        <w:pStyle w:val="afffb"/>
        <w:rPr>
          <w:rtl/>
        </w:rPr>
      </w:pPr>
      <w:ins w:id="9807" w:author="מספור קטעי משנה" w:date="2026-10-06T06:44:59Z">
        <w:r>
          <w:rPr>
            <w:rStyle w:val="MisparKeta"/>
          </w:rPr>
          <w:t xml:space="preserve">א. </w:t>
        </w:r>
      </w:ins>
      <w:r w:rsidRPr="00801934">
        <w:rPr>
          <w:rtl/>
        </w:rPr>
        <w:t>אבל אם עשו מדעת שניהם.</w:t>
      </w:r>
    </w:p>
    <w:p w14:paraId="2BF55BE9" w14:textId="77777777" w:rsidR="003C0A71" w:rsidRDefault="00AC0AF5" w:rsidP="003C0A71">
      <w:pPr>
        <w:pStyle w:val="36"/>
        <w:framePr w:wrap="notBeside"/>
        <w:rPr>
          <w:rtl/>
        </w:rPr>
      </w:pPr>
      <w:r w:rsidRPr="00C35A2C">
        <w:rPr>
          <w:rtl/>
        </w:rPr>
        <w:t>רבא מפרזיקא</w:t>
      </w:r>
    </w:p>
    <w:p w14:paraId="32478C33" w14:textId="66DC1C1A" w:rsidR="00AC0AF5" w:rsidRDefault="00AC0AF5" w:rsidP="003C0A71">
      <w:pPr>
        <w:rPr>
          <w:rFonts w:ascii="Fb Fontext" w:hAnsi="Fb Fontext"/>
          <w:sz w:val="32"/>
          <w:rtl/>
        </w:rPr>
      </w:pPr>
      <w:r w:rsidRPr="00C35A2C">
        <w:rPr>
          <w:rFonts w:ascii="Fb Fontext" w:hAnsi="Fb Fontext" w:hint="cs"/>
          <w:rtl/>
        </w:rPr>
        <w:t>שניהם עושים דמיירי בהקדים אחד מהם ואי לא יעשה גם הוא יאמר דשלו הוא</w:t>
      </w:r>
      <w:r w:rsidR="003C0A71">
        <w:rPr>
          <w:rFonts w:ascii="Fb Fontext" w:hAnsi="Fb Fontext" w:hint="cs"/>
          <w:rtl/>
        </w:rPr>
        <w:t xml:space="preserve">, </w:t>
      </w:r>
      <w:r w:rsidRPr="003C0A71">
        <w:rPr>
          <w:rStyle w:val="affffe"/>
          <w:rFonts w:hint="cs"/>
          <w:rtl/>
        </w:rPr>
        <w:t>והגם שברישא</w:t>
      </w:r>
      <w:r w:rsidRPr="00C35A2C">
        <w:rPr>
          <w:rFonts w:ascii="Fb Fontext" w:hAnsi="Fb Fontext" w:hint="cs"/>
          <w:sz w:val="32"/>
          <w:rtl/>
        </w:rPr>
        <w:t xml:space="preserve"> תני </w:t>
      </w:r>
      <w:r w:rsidR="003C0A71">
        <w:rPr>
          <w:rFonts w:ascii="Fb Fontext" w:hAnsi="Fb Fontext" w:hint="cs"/>
          <w:sz w:val="32"/>
          <w:rtl/>
        </w:rPr>
        <w:t>הדין</w:t>
      </w:r>
      <w:r w:rsidRPr="00C35A2C">
        <w:rPr>
          <w:rFonts w:ascii="Fb Fontext" w:hAnsi="Fb Fontext" w:hint="cs"/>
          <w:sz w:val="32"/>
          <w:rtl/>
        </w:rPr>
        <w:t xml:space="preserve"> ומש</w:t>
      </w:r>
      <w:r w:rsidRPr="00C35A2C">
        <w:rPr>
          <w:rFonts w:ascii="Fb Fontext" w:hAnsi="Fb Fontext"/>
          <w:sz w:val="32"/>
          <w:rtl/>
        </w:rPr>
        <w:t>"</w:t>
      </w:r>
      <w:r w:rsidRPr="00C35A2C">
        <w:rPr>
          <w:rFonts w:ascii="Fb Fontext" w:hAnsi="Fb Fontext" w:hint="cs"/>
          <w:sz w:val="32"/>
          <w:rtl/>
        </w:rPr>
        <w:t>ה תני תקנ</w:t>
      </w:r>
      <w:r w:rsidR="00765930">
        <w:rPr>
          <w:rFonts w:ascii="Fb Fontext" w:hAnsi="Fb Fontext" w:hint="cs"/>
          <w:sz w:val="32"/>
          <w:rtl/>
        </w:rPr>
        <w:t>ה</w:t>
      </w:r>
      <w:r w:rsidRPr="00C35A2C">
        <w:rPr>
          <w:rFonts w:ascii="Fb Fontext" w:hAnsi="Fb Fontext"/>
          <w:sz w:val="32"/>
          <w:rtl/>
        </w:rPr>
        <w:t xml:space="preserve"> </w:t>
      </w:r>
      <w:r w:rsidRPr="003C0A71">
        <w:rPr>
          <w:rStyle w:val="afffff0"/>
          <w:rFonts w:hint="cs"/>
          <w:rtl/>
        </w:rPr>
        <w:t>לרמאי</w:t>
      </w:r>
    </w:p>
    <w:p w14:paraId="7DDA4575" w14:textId="2E0DB0ED" w:rsidR="00AC0AF5" w:rsidRPr="00C35A2C" w:rsidRDefault="00AC0AF5" w:rsidP="00AC0AF5">
      <w:pPr>
        <w:rPr>
          <w:rFonts w:ascii="Fb Fontext" w:hAnsi="Fb Fontext"/>
          <w:rtl/>
        </w:rPr>
      </w:pPr>
      <w:r w:rsidRPr="003C0A71">
        <w:rPr>
          <w:rStyle w:val="affffe"/>
          <w:rFonts w:hint="cs"/>
          <w:rtl/>
        </w:rPr>
        <w:t>משא</w:t>
      </w:r>
      <w:r w:rsidRPr="003C0A71">
        <w:rPr>
          <w:rStyle w:val="affffe"/>
          <w:rtl/>
        </w:rPr>
        <w:t>"</w:t>
      </w:r>
      <w:r w:rsidRPr="003C0A71">
        <w:rPr>
          <w:rStyle w:val="affffe"/>
          <w:rFonts w:hint="cs"/>
          <w:rtl/>
        </w:rPr>
        <w:t>כ סיפא</w:t>
      </w:r>
      <w:r w:rsidRPr="00C35A2C">
        <w:rPr>
          <w:rFonts w:ascii="Fb Fontext" w:hAnsi="Fb Fontext" w:hint="cs"/>
          <w:rtl/>
        </w:rPr>
        <w:t xml:space="preserve"> מיירי בהוצי </w:t>
      </w:r>
      <w:r w:rsidRPr="003C0A71">
        <w:rPr>
          <w:rStyle w:val="affffe"/>
          <w:rFonts w:hint="cs"/>
          <w:rtl/>
        </w:rPr>
        <w:t>לאפוקי מאביי</w:t>
      </w:r>
      <w:r w:rsidRPr="00C35A2C">
        <w:rPr>
          <w:rFonts w:ascii="Fb Fontext" w:hAnsi="Fb Fontext" w:hint="cs"/>
          <w:rtl/>
        </w:rPr>
        <w:t xml:space="preserve"> </w:t>
      </w:r>
      <w:r w:rsidR="003C0A71">
        <w:rPr>
          <w:rFonts w:ascii="Fb Fontext" w:hAnsi="Fb Fontext" w:hint="cs"/>
          <w:rtl/>
        </w:rPr>
        <w:t>ש</w:t>
      </w:r>
      <w:r w:rsidRPr="00C35A2C">
        <w:rPr>
          <w:rFonts w:ascii="Fb Fontext" w:hAnsi="Fb Fontext" w:hint="cs"/>
          <w:rtl/>
        </w:rPr>
        <w:t xml:space="preserve">אין לזה תקנה </w:t>
      </w:r>
      <w:r w:rsidRPr="003C0A71">
        <w:rPr>
          <w:rStyle w:val="affffe"/>
          <w:rFonts w:hint="cs"/>
          <w:rtl/>
        </w:rPr>
        <w:t>קמ</w:t>
      </w:r>
      <w:r w:rsidRPr="003C0A71">
        <w:rPr>
          <w:rStyle w:val="affffe"/>
          <w:rtl/>
        </w:rPr>
        <w:t>"</w:t>
      </w:r>
      <w:r w:rsidRPr="003C0A71">
        <w:rPr>
          <w:rStyle w:val="affffe"/>
          <w:rFonts w:hint="cs"/>
          <w:rtl/>
        </w:rPr>
        <w:t>ל</w:t>
      </w:r>
      <w:r w:rsidRPr="00C35A2C">
        <w:rPr>
          <w:rFonts w:ascii="Fb Fontext" w:hAnsi="Fb Fontext" w:hint="cs"/>
          <w:rtl/>
        </w:rPr>
        <w:t xml:space="preserve"> דבחזית סגי</w:t>
      </w:r>
    </w:p>
    <w:p w14:paraId="39A79DE7" w14:textId="61097613" w:rsidR="00AC0AF5" w:rsidRPr="001B450D" w:rsidRDefault="001B450D" w:rsidP="00AC0AF5">
      <w:pPr>
        <w:pStyle w:val="aff9"/>
        <w:rPr>
          <w:rtl/>
        </w:rPr>
      </w:pPr>
      <w:r w:rsidRPr="001B450D">
        <w:rPr>
          <w:rFonts w:hint="cs"/>
          <w:rtl/>
        </w:rPr>
        <w:lastRenderedPageBreak/>
        <w:t>***</w:t>
      </w:r>
    </w:p>
    <w:p w14:paraId="6E617F42" w14:textId="77777777" w:rsidR="00AC0AF5" w:rsidRPr="00C35A2C" w:rsidRDefault="00AC0AF5" w:rsidP="00065E76">
      <w:pPr>
        <w:pStyle w:val="affffb"/>
        <w:framePr w:wrap="around"/>
        <w:rPr>
          <w:rtl/>
        </w:rPr>
      </w:pPr>
      <w:del w:id="20227" w:author="קלוד" w:date="2026-10-06T10:07:33Z">
        <w:r>
          <w:rPr>
            <w:rtl/>
          </w:rPr>
          <w:delText xml:space="preserve">מתני</w:delText>
        </w:r>
      </w:del>
      <w:ins w:id="20228" w:author="קלוד" w:date="2026-10-06T10:07:33Z">
        <w:r>
          <w:rPr>
            <w:rtl/>
          </w:rPr>
          <w:t xml:space="preserve">משנה ג</w:t>
        </w:r>
      </w:ins>
      <w:del w:id="20229" w:author="קלוד" w:date="2026-10-06T10:07:33Z">
        <w:r>
          <w:rPr>
            <w:rtl/>
          </w:rPr>
          <w:delText xml:space="preserve">'.</w:delText>
        </w:r>
      </w:del>
    </w:p>
    <w:p w14:paraId="496E990D" w14:textId="543B3837" w:rsidR="00DC7FC8" w:rsidRPr="00760CF6" w:rsidRDefault="00AC0AF5" w:rsidP="00DB3591">
      <w:pPr>
        <w:pStyle w:val="afff3"/>
        <w:rPr>
          <w:rtl/>
        </w:rPr>
      </w:pPr>
      <w:r w:rsidRPr="00A343FC">
        <w:rPr>
          <w:rtl/>
        </w:rPr>
        <w:t>המקיף את חבירו משלש רוחותיו, וגדר את הראשונה ואת השניה ואת השלישית</w:t>
      </w:r>
      <w:r w:rsidR="00065E76">
        <w:rPr>
          <w:rFonts w:hint="cs"/>
          <w:rtl/>
        </w:rPr>
        <w:t xml:space="preserve"> </w:t>
      </w:r>
      <w:r w:rsidRPr="00C35A2C">
        <w:rPr>
          <w:rtl/>
        </w:rPr>
        <w:t>- אין מחייבין אותו.</w:t>
      </w:r>
    </w:p>
    <w:p w14:paraId="658C254C" w14:textId="77777777" w:rsidR="00DC7FC8" w:rsidRPr="00DC7FC8" w:rsidRDefault="00DC7FC8" w:rsidP="00DC7FC8">
      <w:pPr>
        <w:pStyle w:val="36"/>
        <w:framePr w:wrap="notBeside"/>
        <w:rPr>
          <w:rtl/>
        </w:rPr>
      </w:pPr>
      <w:r w:rsidRPr="00DC7FC8">
        <w:rPr>
          <w:rtl/>
        </w:rPr>
        <w:t>◄</w:t>
      </w:r>
    </w:p>
    <w:p w14:paraId="20A1CB14" w14:textId="2879D925" w:rsidR="00AC0AF5" w:rsidRPr="00C35A2C" w:rsidRDefault="00AC0AF5" w:rsidP="00DB3591">
      <w:pPr>
        <w:pStyle w:val="afff3"/>
        <w:rPr>
          <w:rtl/>
        </w:rPr>
      </w:pPr>
      <w:r w:rsidRPr="00065E76">
        <w:rPr>
          <w:rStyle w:val="TanaimMishna"/>
          <w:rtl/>
          <w:rPrChange w:id="20001" w:author="קלוד" w:date="2026-10-06T10:07:33Z">
            <w:rPr>
              <w:rStyle w:val="affffe"/>
              <w:rtl/>
            </w:rPr>
          </w:rPrChange>
        </w:rPr>
        <w:t>רבי יוסי אומר:</w:t>
      </w:r>
      <w:r w:rsidRPr="00C35A2C">
        <w:rPr>
          <w:rtl/>
        </w:rPr>
        <w:t xml:space="preserve"> אם עמד וגדר את הרביעית - מגלגלין עליו את הכל.</w:t>
      </w:r>
    </w:p>
    <w:p w14:paraId="76FBE42A" w14:textId="399FE14E" w:rsidR="00065E76" w:rsidRDefault="00DC7FC8" w:rsidP="00065E76">
      <w:pPr>
        <w:pStyle w:val="36"/>
        <w:framePr w:wrap="notBeside"/>
        <w:rPr>
          <w:rtl/>
        </w:rPr>
      </w:pPr>
      <w:r w:rsidRPr="00760CF6">
        <w:rPr>
          <w:rtl/>
        </w:rPr>
        <w:t>◄</w:t>
      </w:r>
      <w:r>
        <w:rPr>
          <w:rFonts w:hint="cs"/>
          <w:rtl/>
        </w:rPr>
        <w:t xml:space="preserve"> משמואל</w:t>
      </w:r>
      <w:r w:rsidR="00AC0AF5" w:rsidRPr="006765C4">
        <w:rPr>
          <w:rtl/>
        </w:rPr>
        <w:t>:</w:t>
      </w:r>
    </w:p>
    <w:p w14:paraId="6ACF44E9" w14:textId="12720081" w:rsidR="000471C4" w:rsidRDefault="00AC0AF5" w:rsidP="000471C4">
      <w:pPr>
        <w:rPr>
          <w:rStyle w:val="afff8"/>
          <w:rtl/>
        </w:rPr>
      </w:pPr>
      <w:r w:rsidRPr="000471C4">
        <w:rPr>
          <w:rtl/>
        </w:rPr>
        <w:t xml:space="preserve">הלכה כר' יוסי, </w:t>
      </w:r>
      <w:r w:rsidRPr="000471C4">
        <w:rPr>
          <w:rStyle w:val="afff8"/>
          <w:rFonts w:hint="cs"/>
          <w:rtl/>
        </w:rPr>
        <w:t xml:space="preserve">דבעמד </w:t>
      </w:r>
      <w:r w:rsidR="000471C4">
        <w:rPr>
          <w:rStyle w:val="afff8"/>
          <w:rFonts w:hint="cs"/>
          <w:rtl/>
        </w:rPr>
        <w:t xml:space="preserve">ניקף או מקיף </w:t>
      </w:r>
      <w:r w:rsidRPr="000471C4">
        <w:rPr>
          <w:rStyle w:val="afff8"/>
          <w:rFonts w:hint="cs"/>
          <w:rtl/>
        </w:rPr>
        <w:t xml:space="preserve">וגדר </w:t>
      </w:r>
      <w:r w:rsidRPr="000471C4">
        <w:rPr>
          <w:rStyle w:val="afff8"/>
          <w:rtl/>
        </w:rPr>
        <w:t>מגלגלין עליו את הכל,</w:t>
      </w:r>
      <w:r w:rsidR="000471C4">
        <w:rPr>
          <w:rStyle w:val="afff8"/>
          <w:rFonts w:hint="cs"/>
          <w:rtl/>
        </w:rPr>
        <w:t xml:space="preserve"> </w:t>
      </w:r>
    </w:p>
    <w:p w14:paraId="1862E6D8" w14:textId="68792E34" w:rsidR="00AC0AF5" w:rsidRPr="00FD6916" w:rsidRDefault="00AC0AF5" w:rsidP="006950A7">
      <w:pPr>
        <w:pStyle w:val="affff9"/>
        <w:rPr>
          <w:rtl/>
        </w:rPr>
      </w:pPr>
      <w:r w:rsidRPr="00DB3591">
        <w:rPr>
          <w:rStyle w:val="affffe"/>
          <w:rFonts w:cs="BA TM • Vilna Extra-Bold"/>
          <w:rtl/>
        </w:rPr>
        <w:t>ר</w:t>
      </w:r>
      <w:r w:rsidRPr="00DB3591">
        <w:rPr>
          <w:rStyle w:val="affffe"/>
          <w:rFonts w:cs="BA TM • Vilna Extra-Bold" w:hint="cs"/>
          <w:rtl/>
        </w:rPr>
        <w:t>"ה</w:t>
      </w:r>
      <w:r w:rsidRPr="00DB3591">
        <w:rPr>
          <w:rStyle w:val="affffe"/>
          <w:rFonts w:cs="BA TM • Vilna Extra-Bold"/>
          <w:rtl/>
        </w:rPr>
        <w:t>:</w:t>
      </w:r>
      <w:r w:rsidRPr="00FD6916">
        <w:rPr>
          <w:rtl/>
        </w:rPr>
        <w:t xml:space="preserve"> הכל - לפי מה שגדר. </w:t>
      </w:r>
      <w:r w:rsidRPr="00DB3591">
        <w:rPr>
          <w:rStyle w:val="affffe"/>
          <w:rFonts w:cs="BA TM • Vilna Extra-Bold" w:hint="cs"/>
          <w:rtl/>
        </w:rPr>
        <w:t>חב</w:t>
      </w:r>
      <w:r w:rsidRPr="00DB3591">
        <w:rPr>
          <w:rStyle w:val="affffe"/>
          <w:rFonts w:cs="BA TM • Vilna Extra-Bold"/>
          <w:rtl/>
        </w:rPr>
        <w:t>"</w:t>
      </w:r>
      <w:r w:rsidRPr="00DB3591">
        <w:rPr>
          <w:rStyle w:val="affffe"/>
          <w:rFonts w:cs="BA TM • Vilna Extra-Bold" w:hint="cs"/>
          <w:rtl/>
        </w:rPr>
        <w:t>ר</w:t>
      </w:r>
      <w:r w:rsidRPr="00DB3591">
        <w:rPr>
          <w:rStyle w:val="affffe"/>
          <w:rFonts w:cs="BA TM • Vilna Extra-Bold"/>
          <w:rtl/>
        </w:rPr>
        <w:t>:</w:t>
      </w:r>
      <w:r w:rsidRPr="00FD6916">
        <w:rPr>
          <w:rtl/>
        </w:rPr>
        <w:t xml:space="preserve"> הכל - לפי דמי קנים בזול.</w:t>
      </w:r>
    </w:p>
    <w:p w14:paraId="253E9EAC" w14:textId="1CB2DAF3" w:rsidR="00AC0AF5" w:rsidRDefault="00AC0AF5" w:rsidP="00AC0AF5">
      <w:pPr>
        <w:rPr>
          <w:rFonts w:ascii="Fb Fontext" w:hAnsi="Fb Fontext"/>
          <w:rtl/>
        </w:rPr>
      </w:pPr>
      <w:r w:rsidRPr="00C35A2C">
        <w:rPr>
          <w:rFonts w:ascii="Fb Fontext" w:hAnsi="Fb Fontext" w:hint="cs"/>
          <w:rtl/>
        </w:rPr>
        <w:t>ממתנ</w:t>
      </w:r>
      <w:r w:rsidRPr="00F10693">
        <w:rPr>
          <w:rFonts w:hint="cs"/>
          <w:rtl/>
        </w:rPr>
        <w:t>י</w:t>
      </w:r>
      <w:r w:rsidR="00A60D28">
        <w:rPr>
          <w:rFonts w:hint="cs"/>
          <w:rtl/>
        </w:rPr>
        <w:t>'</w:t>
      </w:r>
      <w:r w:rsidRPr="00C35A2C">
        <w:rPr>
          <w:rFonts w:ascii="Fb Fontext" w:hAnsi="Fb Fontext" w:hint="cs"/>
          <w:rtl/>
        </w:rPr>
        <w:t xml:space="preserve"> משמע דלת</w:t>
      </w:r>
      <w:r w:rsidRPr="00C35A2C">
        <w:rPr>
          <w:rFonts w:ascii="Fb Fontext" w:hAnsi="Fb Fontext"/>
          <w:rtl/>
        </w:rPr>
        <w:t>"</w:t>
      </w:r>
      <w:r w:rsidRPr="00C35A2C">
        <w:rPr>
          <w:rFonts w:ascii="Fb Fontext" w:hAnsi="Fb Fontext" w:hint="cs"/>
          <w:rtl/>
        </w:rPr>
        <w:t>ק בגדר רביעית מחייב</w:t>
      </w:r>
      <w:r>
        <w:rPr>
          <w:rFonts w:ascii="Fb Fontext" w:hAnsi="Fb Fontext" w:hint="cs"/>
          <w:rtl/>
        </w:rPr>
        <w:t>י</w:t>
      </w:r>
      <w:r w:rsidRPr="00C35A2C">
        <w:rPr>
          <w:rFonts w:ascii="Fb Fontext" w:hAnsi="Fb Fontext" w:hint="cs"/>
          <w:rtl/>
        </w:rPr>
        <w:t>ן אותו רק רביעית</w:t>
      </w:r>
    </w:p>
    <w:p w14:paraId="4D3B35C3" w14:textId="6C668549" w:rsidR="00065E76" w:rsidRPr="00A60D28" w:rsidRDefault="00DC7FC8" w:rsidP="00065E76">
      <w:pPr>
        <w:pStyle w:val="36"/>
        <w:framePr w:wrap="notBeside"/>
        <w:rPr>
          <w:rtl/>
        </w:rPr>
      </w:pPr>
      <w:r w:rsidRPr="00760CF6">
        <w:rPr>
          <w:rtl/>
        </w:rPr>
        <w:t>◄</w:t>
      </w:r>
      <w:r>
        <w:rPr>
          <w:rFonts w:hint="cs"/>
          <w:rtl/>
        </w:rPr>
        <w:t xml:space="preserve"> </w:t>
      </w:r>
      <w:r w:rsidR="00AC0AF5" w:rsidRPr="00A60D28">
        <w:rPr>
          <w:rFonts w:hint="cs"/>
          <w:rtl/>
        </w:rPr>
        <w:t>לר</w:t>
      </w:r>
      <w:r w:rsidR="00AC0AF5" w:rsidRPr="00A60D28">
        <w:rPr>
          <w:rtl/>
        </w:rPr>
        <w:t>"</w:t>
      </w:r>
      <w:r w:rsidR="00AC0AF5" w:rsidRPr="00A60D28">
        <w:rPr>
          <w:rFonts w:hint="cs"/>
          <w:rtl/>
        </w:rPr>
        <w:t>ה</w:t>
      </w:r>
    </w:p>
    <w:p w14:paraId="6E59FAC8" w14:textId="7B661FE6" w:rsidR="00AC0AF5" w:rsidRDefault="00AC0AF5" w:rsidP="00AC0AF5">
      <w:pPr>
        <w:rPr>
          <w:rFonts w:ascii="Fb Fontext" w:hAnsi="Fb Fontext"/>
          <w:rtl/>
        </w:rPr>
      </w:pPr>
      <w:r w:rsidRPr="00C35A2C">
        <w:rPr>
          <w:rFonts w:ascii="Fb Fontext" w:hAnsi="Fb Fontext" w:hint="cs"/>
          <w:rtl/>
        </w:rPr>
        <w:t xml:space="preserve">לפי מה שגדר </w:t>
      </w:r>
      <w:r w:rsidR="00A60D28">
        <w:rPr>
          <w:rFonts w:ascii="Fb Fontext" w:hAnsi="Fb Fontext"/>
          <w:rtl/>
        </w:rPr>
        <w:tab/>
      </w:r>
      <w:r w:rsidR="00A60D28">
        <w:rPr>
          <w:rFonts w:ascii="Fb Fontext" w:hAnsi="Fb Fontext" w:hint="cs"/>
          <w:rtl/>
        </w:rPr>
        <w:t>-</w:t>
      </w:r>
      <w:r w:rsidR="00065E76">
        <w:rPr>
          <w:rFonts w:ascii="Fb Fontext" w:hAnsi="Fb Fontext" w:hint="cs"/>
          <w:rtl/>
        </w:rPr>
        <w:t>זה הנפק</w:t>
      </w:r>
      <w:r w:rsidR="00F10693">
        <w:rPr>
          <w:rFonts w:ascii="Fb Fontext" w:hAnsi="Fb Fontext"/>
          <w:rtl/>
        </w:rPr>
        <w:t>"</w:t>
      </w:r>
      <w:r w:rsidR="00065E76">
        <w:rPr>
          <w:rFonts w:ascii="Fb Fontext" w:hAnsi="Fb Fontext" w:hint="cs"/>
          <w:rtl/>
        </w:rPr>
        <w:t xml:space="preserve">מ </w:t>
      </w:r>
      <w:r w:rsidRPr="00C35A2C">
        <w:rPr>
          <w:rFonts w:ascii="Fb Fontext" w:hAnsi="Fb Fontext"/>
          <w:rtl/>
        </w:rPr>
        <w:t>בין ת"ק ורבי יוסי,</w:t>
      </w:r>
    </w:p>
    <w:p w14:paraId="1A19AC17" w14:textId="77777777" w:rsidR="00065E76" w:rsidRPr="00A60D28" w:rsidRDefault="00AC0AF5" w:rsidP="00065E76">
      <w:pPr>
        <w:pStyle w:val="36"/>
        <w:framePr w:wrap="notBeside"/>
        <w:rPr>
          <w:rtl/>
        </w:rPr>
      </w:pPr>
      <w:r w:rsidRPr="00A60D28">
        <w:rPr>
          <w:rFonts w:hint="cs"/>
          <w:rtl/>
        </w:rPr>
        <w:t>לחב</w:t>
      </w:r>
      <w:r w:rsidRPr="00A60D28">
        <w:rPr>
          <w:rtl/>
        </w:rPr>
        <w:t>"</w:t>
      </w:r>
      <w:r w:rsidRPr="00A60D28">
        <w:rPr>
          <w:rFonts w:hint="cs"/>
          <w:rtl/>
        </w:rPr>
        <w:t>ר</w:t>
      </w:r>
    </w:p>
    <w:p w14:paraId="0CF6C3BE" w14:textId="360C139A" w:rsidR="00AC0AF5" w:rsidRPr="00C35A2C" w:rsidRDefault="00AC0AF5" w:rsidP="00065E76">
      <w:pPr>
        <w:rPr>
          <w:rStyle w:val="afff8"/>
          <w:b w:val="0"/>
          <w:rtl/>
        </w:rPr>
      </w:pPr>
      <w:r w:rsidRPr="00C35A2C">
        <w:rPr>
          <w:rFonts w:ascii="Fb Fontext" w:hAnsi="Fb Fontext" w:hint="cs"/>
          <w:rtl/>
        </w:rPr>
        <w:t>דדמי קנים בזול -אי הך לא יהיב מאי יהיב לת</w:t>
      </w:r>
      <w:r w:rsidRPr="00C35A2C">
        <w:rPr>
          <w:rFonts w:ascii="Fb Fontext" w:hAnsi="Fb Fontext"/>
          <w:rtl/>
        </w:rPr>
        <w:t>"</w:t>
      </w:r>
      <w:r w:rsidRPr="00C35A2C">
        <w:rPr>
          <w:rFonts w:ascii="Fb Fontext" w:hAnsi="Fb Fontext" w:hint="cs"/>
          <w:rtl/>
        </w:rPr>
        <w:t>ק</w:t>
      </w:r>
    </w:p>
    <w:p w14:paraId="6C2DBBBD" w14:textId="5E739E22" w:rsidR="00065E76" w:rsidRPr="000471C4" w:rsidRDefault="00AC0AF5" w:rsidP="00065E76">
      <w:pPr>
        <w:pStyle w:val="36"/>
        <w:framePr w:wrap="notBeside"/>
        <w:rPr>
          <w:rtl/>
        </w:rPr>
      </w:pPr>
      <w:r w:rsidRPr="000471C4">
        <w:rPr>
          <w:rFonts w:hint="cs"/>
          <w:rtl/>
        </w:rPr>
        <w:t xml:space="preserve">א. </w:t>
      </w:r>
      <w:r w:rsidR="00065E76" w:rsidRPr="000471C4">
        <w:rPr>
          <w:rFonts w:hint="cs"/>
          <w:rtl/>
        </w:rPr>
        <w:t>נפק</w:t>
      </w:r>
      <w:r w:rsidR="00F10693" w:rsidRPr="000471C4">
        <w:rPr>
          <w:rtl/>
        </w:rPr>
        <w:t>"</w:t>
      </w:r>
      <w:r w:rsidR="00065E76" w:rsidRPr="000471C4">
        <w:rPr>
          <w:rFonts w:hint="cs"/>
          <w:rtl/>
        </w:rPr>
        <w:t>מ</w:t>
      </w:r>
    </w:p>
    <w:p w14:paraId="71C017E1" w14:textId="0C346B48" w:rsidR="00AC0AF5" w:rsidRPr="00C35A2C" w:rsidRDefault="000471C4" w:rsidP="00AC0AF5">
      <w:pPr>
        <w:rPr>
          <w:rStyle w:val="afff8"/>
          <w:b w:val="0"/>
          <w:rtl/>
        </w:rPr>
      </w:pPr>
      <w:r>
        <w:rPr>
          <w:rFonts w:ascii="Fb Fontext" w:hAnsi="Fb Fontext" w:hint="cs"/>
          <w:rtl/>
        </w:rPr>
        <w:t xml:space="preserve">שכר שמירה </w:t>
      </w:r>
      <w:r>
        <w:rPr>
          <w:rStyle w:val="affffe"/>
          <w:rFonts w:hint="cs"/>
          <w:rtl/>
        </w:rPr>
        <w:t>ל</w:t>
      </w:r>
      <w:r w:rsidR="00AC0AF5" w:rsidRPr="000471C4">
        <w:rPr>
          <w:rStyle w:val="affffe"/>
          <w:rFonts w:hint="cs"/>
          <w:rtl/>
        </w:rPr>
        <w:t>ת</w:t>
      </w:r>
      <w:r w:rsidR="00AC0AF5" w:rsidRPr="000471C4">
        <w:rPr>
          <w:rStyle w:val="affffe"/>
          <w:rtl/>
        </w:rPr>
        <w:t>"</w:t>
      </w:r>
      <w:r w:rsidR="00AC0AF5" w:rsidRPr="000471C4">
        <w:rPr>
          <w:rStyle w:val="affffe"/>
          <w:rFonts w:hint="cs"/>
          <w:rtl/>
        </w:rPr>
        <w:t>ק</w:t>
      </w:r>
      <w:r>
        <w:rPr>
          <w:rStyle w:val="affffe"/>
          <w:rFonts w:hint="cs"/>
          <w:rtl/>
        </w:rPr>
        <w:t>:</w:t>
      </w:r>
      <w:r w:rsidR="00AC0AF5" w:rsidRPr="00C35A2C">
        <w:rPr>
          <w:rFonts w:ascii="Fb Fontext" w:hAnsi="Fb Fontext" w:hint="cs"/>
          <w:rtl/>
        </w:rPr>
        <w:t xml:space="preserve"> רק את זה משלם</w:t>
      </w:r>
      <w:r>
        <w:rPr>
          <w:rFonts w:ascii="Fb Fontext" w:hAnsi="Fb Fontext" w:hint="cs"/>
          <w:rtl/>
        </w:rPr>
        <w:t>.</w:t>
      </w:r>
      <w:r w:rsidR="00AC0AF5" w:rsidRPr="00C35A2C">
        <w:rPr>
          <w:rFonts w:ascii="Fb Fontext" w:hAnsi="Fb Fontext" w:hint="cs"/>
          <w:rtl/>
        </w:rPr>
        <w:t xml:space="preserve"> </w:t>
      </w:r>
      <w:r w:rsidR="00AC0AF5" w:rsidRPr="000471C4">
        <w:rPr>
          <w:rStyle w:val="affffe"/>
          <w:rFonts w:hint="cs"/>
          <w:rtl/>
        </w:rPr>
        <w:t>לרבי יוסי</w:t>
      </w:r>
      <w:r w:rsidR="00AC0AF5" w:rsidRPr="00C35A2C">
        <w:rPr>
          <w:rFonts w:ascii="Fb Fontext" w:hAnsi="Fb Fontext" w:hint="cs"/>
          <w:rtl/>
        </w:rPr>
        <w:t xml:space="preserve"> גם דמי קנים בזול.</w:t>
      </w:r>
    </w:p>
    <w:p w14:paraId="2F27B812" w14:textId="77777777" w:rsidR="00065E76" w:rsidRDefault="00AC0AF5" w:rsidP="00065E76">
      <w:pPr>
        <w:pStyle w:val="36"/>
        <w:framePr w:wrap="notBeside"/>
        <w:rPr>
          <w:rtl/>
        </w:rPr>
      </w:pPr>
      <w:r w:rsidRPr="00C35A2C">
        <w:rPr>
          <w:rStyle w:val="afff8"/>
          <w:rFonts w:hint="cs"/>
          <w:rtl/>
        </w:rPr>
        <w:t>ב.</w:t>
      </w:r>
      <w:r w:rsidRPr="00430456">
        <w:rPr>
          <w:rFonts w:hint="cs"/>
          <w:rtl/>
        </w:rPr>
        <w:t xml:space="preserve"> </w:t>
      </w:r>
    </w:p>
    <w:p w14:paraId="7160F3FE" w14:textId="270B6A06" w:rsidR="00AC0AF5" w:rsidRDefault="000471C4" w:rsidP="00AC0AF5">
      <w:pPr>
        <w:rPr>
          <w:rFonts w:ascii="Fb Fontext" w:hAnsi="Fb Fontext"/>
          <w:rtl/>
        </w:rPr>
      </w:pPr>
      <w:r w:rsidRPr="000471C4">
        <w:rPr>
          <w:rFonts w:hint="cs"/>
          <w:rtl/>
        </w:rPr>
        <w:t xml:space="preserve">על </w:t>
      </w:r>
      <w:r w:rsidRPr="000471C4">
        <w:rPr>
          <w:rFonts w:hint="cs"/>
          <w:b/>
          <w:bCs/>
          <w:rtl/>
        </w:rPr>
        <w:t>רביעית</w:t>
      </w:r>
      <w:r>
        <w:rPr>
          <w:rStyle w:val="affffe"/>
          <w:rFonts w:hint="cs"/>
          <w:rtl/>
        </w:rPr>
        <w:t xml:space="preserve"> </w:t>
      </w:r>
      <w:r>
        <w:rPr>
          <w:rStyle w:val="affffe"/>
          <w:rtl/>
        </w:rPr>
        <w:tab/>
      </w:r>
      <w:r w:rsidR="00AC0AF5" w:rsidRPr="000471C4">
        <w:rPr>
          <w:rStyle w:val="affffe"/>
          <w:rFonts w:hint="cs"/>
          <w:rtl/>
        </w:rPr>
        <w:t>לת</w:t>
      </w:r>
      <w:r w:rsidR="00AC0AF5" w:rsidRPr="000471C4">
        <w:rPr>
          <w:rStyle w:val="affffe"/>
          <w:rtl/>
        </w:rPr>
        <w:t>"</w:t>
      </w:r>
      <w:r w:rsidR="00AC0AF5" w:rsidRPr="000471C4">
        <w:rPr>
          <w:rStyle w:val="affffe"/>
          <w:rFonts w:hint="cs"/>
          <w:rtl/>
        </w:rPr>
        <w:t>ק</w:t>
      </w:r>
      <w:r w:rsidR="00AC0AF5" w:rsidRPr="00C35A2C">
        <w:rPr>
          <w:rFonts w:ascii="Fb Fontext" w:hAnsi="Fb Fontext" w:hint="cs"/>
          <w:rtl/>
        </w:rPr>
        <w:t xml:space="preserve"> רק על</w:t>
      </w:r>
      <w:r>
        <w:rPr>
          <w:rFonts w:ascii="Fb Fontext" w:hAnsi="Fb Fontext" w:hint="cs"/>
          <w:rtl/>
        </w:rPr>
        <w:t>יה</w:t>
      </w:r>
      <w:r w:rsidR="00AC0AF5" w:rsidRPr="00C35A2C">
        <w:rPr>
          <w:rFonts w:ascii="Fb Fontext" w:hAnsi="Fb Fontext" w:hint="cs"/>
          <w:rtl/>
        </w:rPr>
        <w:t xml:space="preserve"> משלם </w:t>
      </w:r>
      <w:r w:rsidR="00AC0AF5" w:rsidRPr="000471C4">
        <w:rPr>
          <w:rStyle w:val="affffe"/>
          <w:rFonts w:hint="cs"/>
          <w:rtl/>
        </w:rPr>
        <w:t>ולרבי יוסי</w:t>
      </w:r>
      <w:r w:rsidR="00AC0AF5" w:rsidRPr="00C35A2C">
        <w:rPr>
          <w:rFonts w:ascii="Fb Fontext" w:hAnsi="Fb Fontext" w:hint="cs"/>
          <w:rtl/>
        </w:rPr>
        <w:t xml:space="preserve"> על הכל משלם</w:t>
      </w:r>
    </w:p>
    <w:p w14:paraId="639ADFC1" w14:textId="77777777" w:rsidR="00065E76" w:rsidRDefault="00AC0AF5" w:rsidP="00065E76">
      <w:pPr>
        <w:pStyle w:val="36"/>
        <w:framePr w:wrap="notBeside"/>
        <w:rPr>
          <w:rtl/>
        </w:rPr>
      </w:pPr>
      <w:r w:rsidRPr="00C35A2C">
        <w:rPr>
          <w:rStyle w:val="afff8"/>
          <w:rFonts w:hint="cs"/>
          <w:rtl/>
        </w:rPr>
        <w:t>ג.</w:t>
      </w:r>
    </w:p>
    <w:p w14:paraId="2F7D4EC9" w14:textId="08C338C8" w:rsidR="00AC0AF5" w:rsidRDefault="00AC0AF5" w:rsidP="00AC0AF5">
      <w:pPr>
        <w:rPr>
          <w:rFonts w:ascii="Fb Fontext" w:hAnsi="Fb Fontext"/>
          <w:rtl/>
        </w:rPr>
      </w:pPr>
      <w:r w:rsidRPr="000471C4">
        <w:rPr>
          <w:rFonts w:ascii="Fb Fontext" w:hAnsi="Fb Fontext" w:hint="cs"/>
          <w:b/>
          <w:bCs/>
          <w:rtl/>
        </w:rPr>
        <w:t>בעמד מקיף</w:t>
      </w:r>
      <w:r w:rsidRPr="00C35A2C">
        <w:rPr>
          <w:rFonts w:ascii="Fb Fontext" w:hAnsi="Fb Fontext" w:hint="cs"/>
          <w:rtl/>
        </w:rPr>
        <w:t xml:space="preserve"> </w:t>
      </w:r>
      <w:r w:rsidR="000471C4" w:rsidRPr="000471C4">
        <w:rPr>
          <w:rStyle w:val="affffe"/>
          <w:rFonts w:hint="cs"/>
          <w:rtl/>
        </w:rPr>
        <w:t>ת''ק</w:t>
      </w:r>
      <w:r w:rsidR="000471C4">
        <w:rPr>
          <w:rFonts w:ascii="Fb Fontext" w:hAnsi="Fb Fontext" w:hint="cs"/>
          <w:rtl/>
        </w:rPr>
        <w:t xml:space="preserve"> </w:t>
      </w:r>
      <w:r w:rsidRPr="00C35A2C">
        <w:rPr>
          <w:rFonts w:ascii="Fb Fontext" w:hAnsi="Fb Fontext" w:hint="cs"/>
          <w:rtl/>
        </w:rPr>
        <w:t xml:space="preserve">נותן רק דמי רביעית </w:t>
      </w:r>
      <w:r w:rsidR="00065E76" w:rsidRPr="00065E76">
        <w:rPr>
          <w:rStyle w:val="affffe"/>
          <w:rFonts w:hint="cs"/>
          <w:rtl/>
        </w:rPr>
        <w:t>ל</w:t>
      </w:r>
      <w:r w:rsidRPr="00065E76">
        <w:rPr>
          <w:rStyle w:val="affffe"/>
          <w:rFonts w:hint="cs"/>
          <w:rtl/>
        </w:rPr>
        <w:t>רבי יוסי</w:t>
      </w:r>
      <w:r w:rsidRPr="00C35A2C">
        <w:rPr>
          <w:rFonts w:ascii="Fb Fontext" w:hAnsi="Fb Fontext" w:hint="cs"/>
          <w:rtl/>
        </w:rPr>
        <w:t xml:space="preserve"> מגלגלין עליו הכל</w:t>
      </w:r>
    </w:p>
    <w:p w14:paraId="1896BBFB" w14:textId="77777777" w:rsidR="00065E76" w:rsidRDefault="00AC0AF5" w:rsidP="00065E76">
      <w:pPr>
        <w:pStyle w:val="36"/>
        <w:framePr w:wrap="notBeside"/>
        <w:rPr>
          <w:rStyle w:val="afff8"/>
          <w:b w:val="0"/>
          <w:rtl/>
        </w:rPr>
      </w:pPr>
      <w:r w:rsidRPr="00C35A2C">
        <w:rPr>
          <w:rStyle w:val="afff8"/>
          <w:rFonts w:hint="cs"/>
          <w:rtl/>
        </w:rPr>
        <w:t>ד.</w:t>
      </w:r>
    </w:p>
    <w:p w14:paraId="75444411" w14:textId="62C74CB0" w:rsidR="00AC0AF5" w:rsidRPr="00C35A2C" w:rsidRDefault="00AC0AF5" w:rsidP="00AC0AF5">
      <w:pPr>
        <w:rPr>
          <w:rFonts w:ascii="Fb Fontext" w:hAnsi="Fb Fontext"/>
          <w:rtl/>
        </w:rPr>
      </w:pPr>
      <w:r w:rsidRPr="0081371E">
        <w:rPr>
          <w:rStyle w:val="afff8"/>
          <w:rFonts w:hint="cs"/>
          <w:rtl/>
        </w:rPr>
        <w:t>ב</w:t>
      </w:r>
      <w:r w:rsidRPr="0081371E">
        <w:rPr>
          <w:rStyle w:val="afff8"/>
          <w:rtl/>
        </w:rPr>
        <w:t>גדר מקיף את הרביעית</w:t>
      </w:r>
      <w:r w:rsidRPr="00C35A2C">
        <w:rPr>
          <w:rFonts w:ascii="Fb Fontext" w:hAnsi="Fb Fontext"/>
          <w:rtl/>
        </w:rPr>
        <w:t xml:space="preserve"> </w:t>
      </w:r>
      <w:r w:rsidRPr="00065E76">
        <w:rPr>
          <w:rStyle w:val="affffe"/>
          <w:rFonts w:hint="cs"/>
          <w:rtl/>
        </w:rPr>
        <w:t>לת</w:t>
      </w:r>
      <w:r w:rsidRPr="00065E76">
        <w:rPr>
          <w:rStyle w:val="affffe"/>
          <w:rtl/>
        </w:rPr>
        <w:t>"</w:t>
      </w:r>
      <w:r w:rsidRPr="00065E76">
        <w:rPr>
          <w:rStyle w:val="affffe"/>
          <w:rFonts w:hint="cs"/>
          <w:rtl/>
        </w:rPr>
        <w:t>ק</w:t>
      </w:r>
      <w:r w:rsidRPr="00C35A2C">
        <w:rPr>
          <w:rFonts w:ascii="Fb Fontext" w:hAnsi="Fb Fontext" w:hint="cs"/>
          <w:rtl/>
        </w:rPr>
        <w:t xml:space="preserve"> ניקף משלם על הכל </w:t>
      </w:r>
      <w:r w:rsidRPr="00065E76">
        <w:rPr>
          <w:rStyle w:val="affffe"/>
          <w:rFonts w:hint="cs"/>
          <w:rtl/>
        </w:rPr>
        <w:t>ולרבי יוסי</w:t>
      </w:r>
      <w:r w:rsidRPr="00C35A2C">
        <w:rPr>
          <w:rFonts w:ascii="Fb Fontext" w:hAnsi="Fb Fontext" w:hint="cs"/>
          <w:rtl/>
        </w:rPr>
        <w:t xml:space="preserve"> לא </w:t>
      </w:r>
      <w:r w:rsidR="00065E76">
        <w:rPr>
          <w:rFonts w:ascii="Fb Fontext" w:hAnsi="Fb Fontext" w:hint="cs"/>
          <w:rtl/>
        </w:rPr>
        <w:t>נותן כלום</w:t>
      </w:r>
    </w:p>
    <w:p w14:paraId="56F43237" w14:textId="3DBDFAD4" w:rsidR="00AC0AF5" w:rsidRPr="001B450D" w:rsidRDefault="003C0A71" w:rsidP="003C0A71">
      <w:pPr>
        <w:pStyle w:val="affff9"/>
        <w:rPr>
          <w:rtl/>
        </w:rPr>
      </w:pPr>
      <w:r>
        <w:rPr>
          <w:rFonts w:hint="cs"/>
          <w:rtl/>
        </w:rPr>
        <w:t>כשרוניא לא רצה לשלם לרבינא על הקפתו מד</w:t>
      </w:r>
      <w:r w:rsidRPr="00F10693">
        <w:rPr>
          <w:rFonts w:hint="cs"/>
          <w:rtl/>
        </w:rPr>
        <w:t xml:space="preserve">' </w:t>
      </w:r>
      <w:r>
        <w:rPr>
          <w:rFonts w:hint="cs"/>
          <w:rtl/>
        </w:rPr>
        <w:t>רוחות</w:t>
      </w:r>
    </w:p>
    <w:p w14:paraId="211DFBBB" w14:textId="77777777" w:rsidR="00B22D67" w:rsidRPr="00C35A2C" w:rsidRDefault="00B22D67" w:rsidP="00982F98">
      <w:pPr>
        <w:pStyle w:val="affe"/>
        <w:framePr w:wrap="around"/>
        <w:rPr>
          <w:rtl/>
        </w:rPr>
      </w:pPr>
      <w:r w:rsidRPr="00C35A2C">
        <w:rPr>
          <w:rtl/>
        </w:rPr>
        <w:t>ה.</w:t>
      </w:r>
    </w:p>
    <w:p w14:paraId="164EFA78" w14:textId="77777777" w:rsidR="00B22D67" w:rsidRDefault="00B22D67" w:rsidP="00B22D67">
      <w:pPr>
        <w:pStyle w:val="36"/>
        <w:framePr w:wrap="notBeside"/>
        <w:rPr>
          <w:rtl/>
        </w:rPr>
      </w:pPr>
      <w:r>
        <w:rPr>
          <w:rFonts w:hint="cs"/>
          <w:rtl/>
        </w:rPr>
        <w:t>רבינא</w:t>
      </w:r>
    </w:p>
    <w:p w14:paraId="6EEB96A5" w14:textId="68C15D45" w:rsidR="00B22D67" w:rsidRDefault="00B22D67" w:rsidP="00B22D67">
      <w:pPr>
        <w:rPr>
          <w:rStyle w:val="affffe"/>
          <w:rtl/>
        </w:rPr>
      </w:pPr>
      <w:r>
        <w:rPr>
          <w:rFonts w:ascii="Fb Fontext" w:hAnsi="Fb Fontext" w:hint="cs"/>
          <w:sz w:val="32"/>
          <w:rtl/>
        </w:rPr>
        <w:t xml:space="preserve">הקיף את רוניא </w:t>
      </w:r>
      <w:r w:rsidRPr="00C35A2C">
        <w:rPr>
          <w:rFonts w:ascii="Fb Fontext" w:hAnsi="Fb Fontext"/>
          <w:sz w:val="32"/>
          <w:rtl/>
        </w:rPr>
        <w:t>מ</w:t>
      </w:r>
      <w:r w:rsidRPr="00C35A2C">
        <w:rPr>
          <w:rFonts w:ascii="Fb Fontext" w:hAnsi="Fb Fontext" w:hint="cs"/>
          <w:sz w:val="32"/>
          <w:rtl/>
        </w:rPr>
        <w:t>ד</w:t>
      </w:r>
      <w:r w:rsidRPr="00F10693">
        <w:rPr>
          <w:rFonts w:hint="cs"/>
          <w:rtl/>
        </w:rPr>
        <w:t>'</w:t>
      </w:r>
      <w:r w:rsidRPr="00F10693">
        <w:rPr>
          <w:rtl/>
        </w:rPr>
        <w:t xml:space="preserve"> </w:t>
      </w:r>
      <w:r w:rsidRPr="00C35A2C">
        <w:rPr>
          <w:rFonts w:ascii="Fb Fontext" w:hAnsi="Fb Fontext"/>
          <w:sz w:val="32"/>
          <w:rtl/>
        </w:rPr>
        <w:t>רוחותיו.</w:t>
      </w:r>
      <w:r w:rsidRPr="00C35A2C">
        <w:rPr>
          <w:rFonts w:ascii="Fb Fontext" w:hAnsi="Fb Fontext" w:hint="cs"/>
          <w:sz w:val="32"/>
          <w:rtl/>
        </w:rPr>
        <w:t xml:space="preserve"> ולא רצה לשלם לא קנים בזול </w:t>
      </w:r>
      <w:r>
        <w:rPr>
          <w:rFonts w:ascii="Fb Fontext" w:hAnsi="Fb Fontext" w:hint="cs"/>
          <w:sz w:val="32"/>
          <w:rtl/>
        </w:rPr>
        <w:t xml:space="preserve">ולא שכר שמירה, </w:t>
      </w:r>
      <w:r w:rsidRPr="00C35A2C">
        <w:rPr>
          <w:rFonts w:ascii="Fb Fontext" w:hAnsi="Fb Fontext" w:hint="cs"/>
          <w:rtl/>
        </w:rPr>
        <w:t xml:space="preserve">וכשפעם אחת גדר דקלו </w:t>
      </w:r>
      <w:r w:rsidRPr="00065E76">
        <w:rPr>
          <w:rStyle w:val="affffe"/>
          <w:rFonts w:hint="cs"/>
          <w:rtl/>
        </w:rPr>
        <w:t>א</w:t>
      </w:r>
      <w:r w:rsidRPr="00065E76">
        <w:rPr>
          <w:rStyle w:val="affffe"/>
          <w:rtl/>
        </w:rPr>
        <w:t>"</w:t>
      </w:r>
      <w:r w:rsidRPr="00065E76">
        <w:rPr>
          <w:rStyle w:val="affffe"/>
          <w:rFonts w:hint="cs"/>
          <w:rtl/>
        </w:rPr>
        <w:t>ל לאריסו</w:t>
      </w:r>
      <w:r w:rsidR="000336F8">
        <w:rPr>
          <w:rStyle w:val="affffe"/>
          <w:rFonts w:hint="cs"/>
          <w:rtl/>
        </w:rPr>
        <w:t>:</w:t>
      </w:r>
      <w:r w:rsidRPr="00C35A2C">
        <w:rPr>
          <w:rFonts w:ascii="Fb Fontext" w:hAnsi="Fb Fontext" w:hint="cs"/>
          <w:rtl/>
        </w:rPr>
        <w:t xml:space="preserve"> שיקח בפניו אשכול תמרים, וכשהרים רוניא קולו</w:t>
      </w:r>
      <w:r>
        <w:rPr>
          <w:rFonts w:ascii="Fb Fontext" w:hAnsi="Fb Fontext" w:hint="cs"/>
          <w:rtl/>
        </w:rPr>
        <w:t xml:space="preserve">, </w:t>
      </w:r>
      <w:r w:rsidRPr="00065E76">
        <w:rPr>
          <w:rStyle w:val="affffe"/>
          <w:rFonts w:hint="cs"/>
          <w:rtl/>
        </w:rPr>
        <w:t>א</w:t>
      </w:r>
      <w:r w:rsidRPr="00065E76">
        <w:rPr>
          <w:rStyle w:val="affffe"/>
          <w:rtl/>
        </w:rPr>
        <w:t>"</w:t>
      </w:r>
      <w:r w:rsidRPr="00065E76">
        <w:rPr>
          <w:rStyle w:val="affffe"/>
          <w:rFonts w:hint="cs"/>
          <w:rtl/>
        </w:rPr>
        <w:t>ל</w:t>
      </w:r>
      <w:r>
        <w:rPr>
          <w:rStyle w:val="affffe"/>
          <w:rFonts w:hint="cs"/>
          <w:rtl/>
        </w:rPr>
        <w:t xml:space="preserve"> רבינא:</w:t>
      </w:r>
      <w:r w:rsidRPr="00065E76">
        <w:rPr>
          <w:rStyle w:val="affffe"/>
          <w:rFonts w:hint="cs"/>
          <w:rtl/>
        </w:rPr>
        <w:t xml:space="preserve"> </w:t>
      </w:r>
      <w:r w:rsidRPr="00C35A2C">
        <w:rPr>
          <w:rFonts w:ascii="Fb Fontext" w:hAnsi="Fb Fontext" w:hint="cs"/>
          <w:rtl/>
        </w:rPr>
        <w:t xml:space="preserve">שגילה דעתו </w:t>
      </w:r>
      <w:r w:rsidRPr="004E41AC">
        <w:rPr>
          <w:rFonts w:ascii="Fb Fontext" w:hAnsi="Fb Fontext" w:hint="cs"/>
          <w:rtl/>
        </w:rPr>
        <w:t xml:space="preserve">שנח לו, ולא יהא אלא כעז בעלמא שצריך ממנו שמירה </w:t>
      </w:r>
      <w:r w:rsidRPr="004E41AC">
        <w:rPr>
          <w:rStyle w:val="affffe"/>
          <w:rFonts w:hint="cs"/>
          <w:rtl/>
        </w:rPr>
        <w:t>וענהו</w:t>
      </w:r>
      <w:r w:rsidRPr="004E41AC">
        <w:rPr>
          <w:rFonts w:ascii="Fb Fontext" w:hAnsi="Fb Fontext" w:hint="cs"/>
          <w:rtl/>
        </w:rPr>
        <w:t xml:space="preserve"> דעז </w:t>
      </w:r>
      <w:r w:rsidRPr="004E41AC">
        <w:rPr>
          <w:rFonts w:ascii="Fb Fontext" w:hAnsi="Fb Fontext" w:hint="cs"/>
          <w:spacing w:val="-2"/>
          <w:rtl/>
        </w:rPr>
        <w:t>מספיק בגערה בעלמא,</w:t>
      </w:r>
      <w:r w:rsidRPr="004E41AC">
        <w:rPr>
          <w:rFonts w:ascii="Fb Fontext" w:hAnsi="Fb Fontext" w:hint="cs"/>
          <w:spacing w:val="-2"/>
          <w:sz w:val="32"/>
          <w:rtl/>
        </w:rPr>
        <w:t xml:space="preserve"> </w:t>
      </w:r>
      <w:r w:rsidRPr="004E41AC">
        <w:rPr>
          <w:rStyle w:val="affffe"/>
          <w:rFonts w:hint="cs"/>
          <w:spacing w:val="-2"/>
          <w:rtl/>
        </w:rPr>
        <w:t>א</w:t>
      </w:r>
      <w:r w:rsidRPr="004E41AC">
        <w:rPr>
          <w:rStyle w:val="affffe"/>
          <w:spacing w:val="-2"/>
          <w:rtl/>
        </w:rPr>
        <w:t>"</w:t>
      </w:r>
      <w:r w:rsidRPr="004E41AC">
        <w:rPr>
          <w:rStyle w:val="affffe"/>
          <w:rFonts w:hint="cs"/>
          <w:spacing w:val="-2"/>
          <w:rtl/>
        </w:rPr>
        <w:t xml:space="preserve">ל </w:t>
      </w:r>
      <w:r w:rsidRPr="004E41AC">
        <w:rPr>
          <w:rFonts w:ascii="Fb Fontext" w:hAnsi="Fb Fontext" w:hint="cs"/>
          <w:spacing w:val="-2"/>
          <w:sz w:val="32"/>
          <w:rtl/>
        </w:rPr>
        <w:t>דמ</w:t>
      </w:r>
      <w:r w:rsidRPr="004E41AC">
        <w:rPr>
          <w:rFonts w:ascii="Fb Fontext" w:hAnsi="Fb Fontext"/>
          <w:spacing w:val="-2"/>
          <w:sz w:val="32"/>
          <w:rtl/>
        </w:rPr>
        <w:t>"</w:t>
      </w:r>
      <w:r w:rsidRPr="004E41AC">
        <w:rPr>
          <w:rFonts w:ascii="Fb Fontext" w:hAnsi="Fb Fontext" w:hint="cs"/>
          <w:spacing w:val="-2"/>
          <w:sz w:val="32"/>
          <w:rtl/>
        </w:rPr>
        <w:t>מ היה צריך לקרוא לאנשים שיעזרוהו,</w:t>
      </w:r>
      <w:r>
        <w:rPr>
          <w:rFonts w:ascii="Fb Fontext" w:hAnsi="Fb Fontext" w:hint="cs"/>
          <w:sz w:val="32"/>
          <w:rtl/>
        </w:rPr>
        <w:t xml:space="preserve"> </w:t>
      </w:r>
    </w:p>
    <w:p w14:paraId="5EFF3BF7" w14:textId="77777777" w:rsidR="00B22D67" w:rsidRDefault="00B22D67" w:rsidP="00B22D67">
      <w:pPr>
        <w:pStyle w:val="36"/>
        <w:framePr w:wrap="notBeside"/>
        <w:rPr>
          <w:rFonts w:ascii="Fb Fontext" w:hAnsi="Fb Fontext"/>
          <w:spacing w:val="-2"/>
          <w:rtl/>
        </w:rPr>
      </w:pPr>
      <w:r w:rsidRPr="00065E76">
        <w:rPr>
          <w:rStyle w:val="affffe"/>
          <w:rFonts w:hint="cs"/>
          <w:rtl/>
        </w:rPr>
        <w:t>רבא</w:t>
      </w:r>
      <w:r>
        <w:rPr>
          <w:rStyle w:val="affffe"/>
          <w:rFonts w:hint="cs"/>
          <w:rtl/>
        </w:rPr>
        <w:t xml:space="preserve"> פסק:</w:t>
      </w:r>
    </w:p>
    <w:p w14:paraId="00AC4EAC" w14:textId="77777777" w:rsidR="00B22D67" w:rsidRPr="004E41AC" w:rsidRDefault="00B22D67" w:rsidP="00B22D67">
      <w:pPr>
        <w:spacing w:after="60"/>
        <w:rPr>
          <w:rStyle w:val="affffe"/>
          <w:rtl/>
        </w:rPr>
      </w:pPr>
      <w:r w:rsidRPr="004E41AC">
        <w:rPr>
          <w:rFonts w:hint="cs"/>
          <w:rtl/>
        </w:rPr>
        <w:t xml:space="preserve">שיפייסו באגר שמירה דאי לא יגלגל הכל </w:t>
      </w:r>
      <w:r w:rsidRPr="004E41AC">
        <w:rPr>
          <w:rStyle w:val="affffe"/>
          <w:rFonts w:hint="cs"/>
          <w:rtl/>
        </w:rPr>
        <w:t>- כר</w:t>
      </w:r>
      <w:r w:rsidRPr="004E41AC">
        <w:rPr>
          <w:rStyle w:val="affffe"/>
          <w:rtl/>
        </w:rPr>
        <w:t>"</w:t>
      </w:r>
      <w:r w:rsidRPr="004E41AC">
        <w:rPr>
          <w:rStyle w:val="affffe"/>
          <w:rFonts w:hint="cs"/>
          <w:rtl/>
        </w:rPr>
        <w:t>ה אליבא דרבי יוסי</w:t>
      </w:r>
    </w:p>
    <w:p w14:paraId="6D52CB16" w14:textId="77777777" w:rsidR="00B22D67" w:rsidRDefault="00B22D67" w:rsidP="00B22D67">
      <w:pPr>
        <w:pStyle w:val="36"/>
        <w:framePr w:wrap="notBeside"/>
        <w:rPr>
          <w:rtl/>
        </w:rPr>
      </w:pPr>
      <w:r>
        <w:rPr>
          <w:rFonts w:hint="cs"/>
          <w:rtl/>
        </w:rPr>
        <w:t xml:space="preserve">רבינא </w:t>
      </w:r>
    </w:p>
    <w:p w14:paraId="1C460A73" w14:textId="77777777" w:rsidR="00B22D67" w:rsidRPr="00C35A2C" w:rsidRDefault="00B22D67" w:rsidP="00B22D67">
      <w:pPr>
        <w:rPr>
          <w:rFonts w:ascii="Fb Fontext" w:hAnsi="Fb Fontext"/>
          <w:rtl/>
        </w:rPr>
      </w:pPr>
      <w:r>
        <w:rPr>
          <w:rFonts w:ascii="Fb Fontext" w:hAnsi="Fb Fontext" w:hint="cs"/>
          <w:rtl/>
        </w:rPr>
        <w:t xml:space="preserve">רצה לסלק את רוניא שקנה קרקע על מיצרו מדין בר מצרא </w:t>
      </w:r>
    </w:p>
    <w:p w14:paraId="460B9BBE" w14:textId="77777777" w:rsidR="00B22D67" w:rsidRDefault="00B22D67" w:rsidP="00B22D67">
      <w:pPr>
        <w:pStyle w:val="36"/>
        <w:framePr w:wrap="notBeside"/>
        <w:rPr>
          <w:rtl/>
        </w:rPr>
      </w:pPr>
      <w:r w:rsidRPr="00C35A2C">
        <w:rPr>
          <w:rtl/>
        </w:rPr>
        <w:t>א"ל ר</w:t>
      </w:r>
      <w:r w:rsidRPr="00C35A2C">
        <w:rPr>
          <w:rFonts w:hint="cs"/>
          <w:rtl/>
        </w:rPr>
        <w:t>סבר</w:t>
      </w:r>
      <w:r w:rsidRPr="00C35A2C">
        <w:rPr>
          <w:rtl/>
        </w:rPr>
        <w:t>"</w:t>
      </w:r>
      <w:r w:rsidRPr="00C35A2C">
        <w:rPr>
          <w:rFonts w:hint="cs"/>
          <w:rtl/>
        </w:rPr>
        <w:t>י</w:t>
      </w:r>
    </w:p>
    <w:p w14:paraId="4662AA2E" w14:textId="60D75CE4" w:rsidR="00B22D67" w:rsidRDefault="00B22D67" w:rsidP="00B22D67">
      <w:pPr>
        <w:rPr>
          <w:rStyle w:val="afffff0"/>
          <w:rtl/>
        </w:rPr>
      </w:pPr>
      <w:r w:rsidRPr="00065E76">
        <w:rPr>
          <w:rStyle w:val="affffe"/>
          <w:rFonts w:hint="cs"/>
          <w:rtl/>
        </w:rPr>
        <w:t>ד</w:t>
      </w:r>
      <w:r w:rsidRPr="00065E76">
        <w:rPr>
          <w:rStyle w:val="affffe"/>
          <w:rtl/>
        </w:rPr>
        <w:t>אמרי אינשי:</w:t>
      </w:r>
      <w:r w:rsidRPr="00C35A2C">
        <w:rPr>
          <w:rFonts w:ascii="Fb Fontext" w:hAnsi="Fb Fontext"/>
          <w:rtl/>
        </w:rPr>
        <w:t xml:space="preserve"> </w:t>
      </w:r>
      <w:r w:rsidRPr="00C35A2C">
        <w:rPr>
          <w:rFonts w:ascii="Fb Fontext" w:hAnsi="Fb Fontext" w:hint="cs"/>
          <w:rtl/>
        </w:rPr>
        <w:t>ד</w:t>
      </w:r>
      <w:r w:rsidRPr="00F10693">
        <w:rPr>
          <w:rFonts w:hint="cs"/>
          <w:rtl/>
        </w:rPr>
        <w:t xml:space="preserve">' </w:t>
      </w:r>
      <w:r w:rsidRPr="00C35A2C">
        <w:rPr>
          <w:rFonts w:ascii="Fb Fontext" w:hAnsi="Fb Fontext" w:hint="cs"/>
          <w:rtl/>
        </w:rPr>
        <w:t>לעני וד</w:t>
      </w:r>
      <w:r w:rsidRPr="00F10693">
        <w:rPr>
          <w:rFonts w:hint="cs"/>
          <w:rtl/>
        </w:rPr>
        <w:t xml:space="preserve">' </w:t>
      </w:r>
      <w:r w:rsidRPr="00C35A2C">
        <w:rPr>
          <w:rFonts w:ascii="Fb Fontext" w:hAnsi="Fb Fontext" w:hint="cs"/>
          <w:rtl/>
        </w:rPr>
        <w:t xml:space="preserve">לעשיר </w:t>
      </w:r>
      <w:r w:rsidRPr="00065E76">
        <w:rPr>
          <w:rStyle w:val="afffff0"/>
          <w:rFonts w:hint="cs"/>
          <w:rtl/>
        </w:rPr>
        <w:t>דמ</w:t>
      </w:r>
      <w:r w:rsidRPr="00065E76">
        <w:rPr>
          <w:rStyle w:val="afffff0"/>
          <w:rtl/>
        </w:rPr>
        <w:t>"</w:t>
      </w:r>
      <w:r w:rsidRPr="00065E76">
        <w:rPr>
          <w:rStyle w:val="afffff0"/>
          <w:rFonts w:hint="cs"/>
          <w:rtl/>
        </w:rPr>
        <w:t>מ שיעור השמירה שווה ושיניח לרוניא</w:t>
      </w:r>
    </w:p>
    <w:p w14:paraId="52277E9A" w14:textId="77777777" w:rsidR="00B22D67" w:rsidRPr="001B450D" w:rsidRDefault="00B22D67" w:rsidP="00B22D67">
      <w:pPr>
        <w:pStyle w:val="aff9"/>
        <w:rPr>
          <w:rtl/>
        </w:rPr>
      </w:pPr>
      <w:r w:rsidRPr="001B450D">
        <w:rPr>
          <w:rFonts w:hint="cs"/>
          <w:rtl/>
        </w:rPr>
        <w:t>****</w:t>
      </w:r>
    </w:p>
    <w:p w14:paraId="5030B642" w14:textId="77777777" w:rsidR="00B22D67" w:rsidRPr="00C35A2C" w:rsidRDefault="00B22D67" w:rsidP="00B22D67">
      <w:pPr>
        <w:pStyle w:val="affffb"/>
        <w:framePr w:wrap="around"/>
        <w:rPr>
          <w:rtl/>
        </w:rPr>
      </w:pPr>
      <w:del w:id="20230" w:author="קלוד" w:date="2026-10-06T10:07:33Z">
        <w:r>
          <w:rPr>
            <w:rtl/>
          </w:rPr>
          <w:delText xml:space="preserve">מתני</w:delText>
        </w:r>
      </w:del>
      <w:ins w:id="20231" w:author="קלוד" w:date="2026-10-06T10:07:33Z">
        <w:r>
          <w:rPr>
            <w:rtl/>
          </w:rPr>
          <w:t xml:space="preserve">משנה ד</w:t>
        </w:r>
      </w:ins>
      <w:del w:id="20232" w:author="קלוד" w:date="2026-10-06T10:07:33Z">
        <w:r>
          <w:rPr>
            <w:rtl/>
          </w:rPr>
          <w:delText xml:space="preserve">'.</w:delText>
        </w:r>
      </w:del>
    </w:p>
    <w:p w14:paraId="77CCD36C" w14:textId="4582D75D" w:rsidR="00B22D67" w:rsidRDefault="00B22D67" w:rsidP="00DB3591">
      <w:pPr>
        <w:pStyle w:val="afff3"/>
        <w:rPr>
          <w:rtl/>
        </w:rPr>
      </w:pPr>
      <w:r w:rsidRPr="00C35A2C">
        <w:rPr>
          <w:rtl/>
        </w:rPr>
        <w:t>כותל חצר שנפל מחייבין אותו לבנותו</w:t>
      </w:r>
      <w:r>
        <w:rPr>
          <w:rFonts w:hint="cs"/>
          <w:rtl/>
        </w:rPr>
        <w:t>,</w:t>
      </w:r>
    </w:p>
    <w:p w14:paraId="2DE38C3C" w14:textId="77777777" w:rsidR="00DC7FC8" w:rsidRPr="00DC7FC8" w:rsidRDefault="00DC7FC8" w:rsidP="00DC7FC8">
      <w:pPr>
        <w:pStyle w:val="36"/>
        <w:framePr w:wrap="notBeside"/>
        <w:rPr>
          <w:rtl/>
        </w:rPr>
      </w:pPr>
      <w:r w:rsidRPr="00DC7FC8">
        <w:rPr>
          <w:rtl/>
        </w:rPr>
        <w:t>◄</w:t>
      </w:r>
    </w:p>
    <w:p w14:paraId="07D7C116" w14:textId="01337386" w:rsidR="00B22D67" w:rsidRPr="00C35A2C" w:rsidRDefault="00B22D67" w:rsidP="00DB3591">
      <w:pPr>
        <w:pStyle w:val="afff3"/>
        <w:rPr>
          <w:rtl/>
        </w:rPr>
      </w:pPr>
      <w:r w:rsidRPr="00C35A2C">
        <w:rPr>
          <w:rtl/>
        </w:rPr>
        <w:t xml:space="preserve">עד </w:t>
      </w:r>
      <w:r w:rsidRPr="00C35A2C">
        <w:rPr>
          <w:rFonts w:hint="cs"/>
          <w:rtl/>
        </w:rPr>
        <w:t>ד</w:t>
      </w:r>
      <w:r w:rsidRPr="00F10693">
        <w:rPr>
          <w:rFonts w:hint="cs"/>
          <w:rtl/>
        </w:rPr>
        <w:t xml:space="preserve">' </w:t>
      </w:r>
      <w:r w:rsidRPr="00C35A2C">
        <w:rPr>
          <w:rtl/>
        </w:rPr>
        <w:t>אמות בחזקת שנתן, עד שיביא ראיה שלא נתן.</w:t>
      </w:r>
    </w:p>
    <w:p w14:paraId="3A548FFB" w14:textId="77777777" w:rsidR="00DC7FC8" w:rsidRPr="00DC7FC8" w:rsidRDefault="00DC7FC8" w:rsidP="00DC7FC8">
      <w:pPr>
        <w:pStyle w:val="36"/>
        <w:framePr w:wrap="notBeside"/>
        <w:rPr>
          <w:rtl/>
        </w:rPr>
      </w:pPr>
      <w:r w:rsidRPr="00DC7FC8">
        <w:rPr>
          <w:rtl/>
        </w:rPr>
        <w:t>◄</w:t>
      </w:r>
    </w:p>
    <w:p w14:paraId="7B171D5D" w14:textId="6B3A657E" w:rsidR="00B22D67" w:rsidRPr="00C35A2C" w:rsidRDefault="00B22D67" w:rsidP="00DB3591">
      <w:pPr>
        <w:pStyle w:val="afff3"/>
        <w:rPr>
          <w:rtl/>
        </w:rPr>
      </w:pPr>
      <w:r w:rsidRPr="00C35A2C">
        <w:rPr>
          <w:rtl/>
        </w:rPr>
        <w:t>מד</w:t>
      </w:r>
      <w:r w:rsidRPr="00F10693">
        <w:rPr>
          <w:rtl/>
        </w:rPr>
        <w:t xml:space="preserve">' </w:t>
      </w:r>
      <w:r w:rsidRPr="00C35A2C">
        <w:rPr>
          <w:rtl/>
        </w:rPr>
        <w:t>אמות ולמעלן - אין מחייבין אותו.</w:t>
      </w:r>
    </w:p>
    <w:p w14:paraId="2C9A8C9A" w14:textId="77777777" w:rsidR="00DC7FC8" w:rsidRPr="00DC7FC8" w:rsidRDefault="00DC7FC8" w:rsidP="00DC7FC8">
      <w:pPr>
        <w:pStyle w:val="36"/>
        <w:framePr w:wrap="notBeside"/>
        <w:rPr>
          <w:rtl/>
        </w:rPr>
      </w:pPr>
      <w:r w:rsidRPr="00DC7FC8">
        <w:rPr>
          <w:rtl/>
        </w:rPr>
        <w:t>◄</w:t>
      </w:r>
    </w:p>
    <w:p w14:paraId="40CE77B7" w14:textId="00ACC308" w:rsidR="00B22D67" w:rsidRPr="004E41AC" w:rsidRDefault="00B22D67" w:rsidP="00DB3591">
      <w:pPr>
        <w:pStyle w:val="afff3"/>
        <w:rPr>
          <w:rtl/>
        </w:rPr>
      </w:pPr>
      <w:r w:rsidRPr="00DB3591">
        <w:rPr>
          <w:rFonts w:cs="BA TM • Vilna Extra-Bold"/>
          <w:bCs/>
          <w:rtl/>
        </w:rPr>
        <w:t>סמך לו כותל אחר,</w:t>
      </w:r>
      <w:r w:rsidRPr="00A343FC">
        <w:rPr>
          <w:rtl/>
        </w:rPr>
        <w:t xml:space="preserve"> אע"פ שלא נתן עליו את התקרה מגלגלין עליו את הכל.</w:t>
      </w:r>
      <w:r>
        <w:rPr>
          <w:rFonts w:hint="cs"/>
          <w:rtl/>
        </w:rPr>
        <w:t xml:space="preserve"> </w:t>
      </w:r>
      <w:r w:rsidR="000336F8">
        <w:rPr>
          <w:rtl/>
        </w:rPr>
        <w:tab/>
      </w:r>
      <w:r w:rsidR="000336F8">
        <w:rPr>
          <w:rtl/>
        </w:rPr>
        <w:tab/>
      </w:r>
      <w:r w:rsidR="00DC7FC8" w:rsidRPr="00760CF6">
        <w:rPr>
          <w:rtl/>
        </w:rPr>
        <w:t>◄</w:t>
      </w:r>
      <w:r w:rsidR="00DC7FC8">
        <w:rPr>
          <w:rFonts w:hint="cs"/>
          <w:rtl/>
        </w:rPr>
        <w:t xml:space="preserve"> </w:t>
      </w:r>
      <w:r w:rsidRPr="00C35A2C">
        <w:rPr>
          <w:rtl/>
        </w:rPr>
        <w:t>בחזקת שלא נתן, עד שיביא ראיה שנתן.</w:t>
      </w:r>
    </w:p>
    <w:p w14:paraId="4BD375EE" w14:textId="77777777" w:rsidR="00B22D67" w:rsidRDefault="00B22D67" w:rsidP="006950A7">
      <w:pPr>
        <w:pStyle w:val="affff9"/>
        <w:rPr>
          <w:rtl/>
        </w:rPr>
      </w:pPr>
      <w:r w:rsidRPr="00C35A2C">
        <w:rPr>
          <w:rtl/>
        </w:rPr>
        <w:t xml:space="preserve">הקובע זמן לחבירו, </w:t>
      </w:r>
      <w:r w:rsidRPr="00DB3591">
        <w:rPr>
          <w:rStyle w:val="affffe"/>
          <w:rFonts w:cs="BA TM • Vilna Extra-Bold"/>
          <w:rtl/>
        </w:rPr>
        <w:t>וא"ל</w:t>
      </w:r>
      <w:r w:rsidRPr="00C35A2C">
        <w:rPr>
          <w:rtl/>
        </w:rPr>
        <w:t xml:space="preserve"> פרעתיך בתוך זמני </w:t>
      </w:r>
    </w:p>
    <w:p w14:paraId="0A600C1F" w14:textId="049B3751" w:rsidR="00B22D67" w:rsidRDefault="00B22D67" w:rsidP="00B22D67">
      <w:pPr>
        <w:pStyle w:val="36"/>
        <w:framePr w:wrap="notBeside"/>
        <w:rPr>
          <w:rtl/>
        </w:rPr>
      </w:pPr>
      <w:r>
        <w:rPr>
          <w:rFonts w:hint="cs"/>
          <w:rtl/>
        </w:rPr>
        <w:t>ר</w:t>
      </w:r>
      <w:r w:rsidR="00F10693">
        <w:rPr>
          <w:rtl/>
        </w:rPr>
        <w:t>"</w:t>
      </w:r>
      <w:r>
        <w:rPr>
          <w:rFonts w:hint="cs"/>
          <w:rtl/>
        </w:rPr>
        <w:t>ל</w:t>
      </w:r>
    </w:p>
    <w:p w14:paraId="21BDC0E1" w14:textId="77777777" w:rsidR="00B22D67" w:rsidRPr="00C35A2C" w:rsidRDefault="00B22D67" w:rsidP="00B22D67">
      <w:pPr>
        <w:rPr>
          <w:rFonts w:ascii="Fb Fontext" w:hAnsi="Fb Fontext"/>
          <w:rtl/>
        </w:rPr>
      </w:pPr>
      <w:r w:rsidRPr="00C35A2C">
        <w:rPr>
          <w:rFonts w:ascii="Fb Fontext" w:hAnsi="Fb Fontext"/>
          <w:sz w:val="32"/>
          <w:rtl/>
        </w:rPr>
        <w:t xml:space="preserve">אינו נאמן, </w:t>
      </w:r>
      <w:r>
        <w:rPr>
          <w:rFonts w:ascii="Fb Fontext" w:hAnsi="Fb Fontext" w:hint="cs"/>
          <w:sz w:val="32"/>
          <w:rtl/>
        </w:rPr>
        <w:t xml:space="preserve">- </w:t>
      </w:r>
      <w:r w:rsidRPr="00C35A2C">
        <w:rPr>
          <w:rFonts w:ascii="Fb Fontext" w:hAnsi="Fb Fontext"/>
          <w:sz w:val="32"/>
          <w:rtl/>
        </w:rPr>
        <w:t>ולואי שיפרע בזמנו.</w:t>
      </w:r>
    </w:p>
    <w:p w14:paraId="079D3363" w14:textId="77777777" w:rsidR="00B22D67" w:rsidRDefault="00B22D67" w:rsidP="00B22D67">
      <w:pPr>
        <w:pStyle w:val="36"/>
        <w:framePr w:wrap="notBeside"/>
        <w:rPr>
          <w:rtl/>
        </w:rPr>
      </w:pPr>
      <w:r w:rsidRPr="00C35A2C">
        <w:rPr>
          <w:rtl/>
        </w:rPr>
        <w:t>אביי ורבא:</w:t>
      </w:r>
    </w:p>
    <w:p w14:paraId="34C9008F" w14:textId="77777777" w:rsidR="00B22D67" w:rsidRPr="00C35A2C" w:rsidRDefault="00B22D67" w:rsidP="00B22D67">
      <w:pPr>
        <w:spacing w:after="60"/>
        <w:rPr>
          <w:rFonts w:ascii="Fb Fontext" w:hAnsi="Fb Fontext" w:cs="Guttman Vilna"/>
          <w:b/>
          <w:bCs/>
          <w:rtl/>
        </w:rPr>
      </w:pPr>
      <w:r>
        <w:rPr>
          <w:rFonts w:ascii="Fb Fontext" w:hAnsi="Fb Fontext" w:hint="cs"/>
          <w:rtl/>
        </w:rPr>
        <w:t>עשוי אדם לפרוע תוך זמנו דמזדמן לו מעות</w:t>
      </w:r>
      <w:r w:rsidRPr="00C35A2C">
        <w:rPr>
          <w:rFonts w:ascii="Fb Fontext" w:hAnsi="Fb Fontext" w:hint="cs"/>
          <w:rtl/>
        </w:rPr>
        <w:t xml:space="preserve"> ופורע דלא ליטרדן</w:t>
      </w:r>
    </w:p>
    <w:p w14:paraId="1E272C24" w14:textId="77777777" w:rsidR="00B22D67" w:rsidRDefault="00B22D67" w:rsidP="00982F98">
      <w:pPr>
        <w:pStyle w:val="affe"/>
        <w:framePr w:wrap="around"/>
        <w:rPr>
          <w:rtl/>
        </w:rPr>
      </w:pPr>
      <w:r w:rsidRPr="00C35A2C">
        <w:rPr>
          <w:rtl/>
        </w:rPr>
        <w:t>ה:</w:t>
      </w:r>
    </w:p>
    <w:p w14:paraId="5FD531C6" w14:textId="77777777" w:rsidR="00B22D67" w:rsidRDefault="00B22D67" w:rsidP="00B22D67">
      <w:pPr>
        <w:pStyle w:val="36"/>
        <w:framePr w:wrap="notBeside"/>
        <w:rPr>
          <w:rtl/>
        </w:rPr>
      </w:pPr>
      <w:r w:rsidRPr="00C35A2C">
        <w:rPr>
          <w:rFonts w:hint="cs"/>
          <w:rtl/>
        </w:rPr>
        <w:t>והך</w:t>
      </w:r>
    </w:p>
    <w:p w14:paraId="4CB1C174" w14:textId="3CED19A2" w:rsidR="00B22D67" w:rsidRPr="00065E76" w:rsidRDefault="00B22D67" w:rsidP="000336F8">
      <w:pPr>
        <w:rPr>
          <w:rtl/>
        </w:rPr>
      </w:pPr>
      <w:r w:rsidRPr="00C35A2C">
        <w:rPr>
          <w:rFonts w:ascii="Fb Fontext" w:hAnsi="Fb Fontext" w:hint="cs"/>
          <w:rtl/>
        </w:rPr>
        <w:t>ד</w:t>
      </w:r>
      <w:r w:rsidRPr="00F10693">
        <w:rPr>
          <w:rFonts w:hint="cs"/>
          <w:rtl/>
        </w:rPr>
        <w:t>'</w:t>
      </w:r>
      <w:r w:rsidRPr="00F10693">
        <w:rPr>
          <w:rtl/>
        </w:rPr>
        <w:t>ב</w:t>
      </w:r>
      <w:r w:rsidRPr="00C35A2C">
        <w:rPr>
          <w:rFonts w:ascii="Fb Fontext" w:hAnsi="Fb Fontext"/>
          <w:rtl/>
        </w:rPr>
        <w:t>חזקת שנתן, עד שיביא ראיה שלא נתן</w:t>
      </w:r>
      <w:r w:rsidRPr="00F10693">
        <w:rPr>
          <w:rFonts w:hint="cs"/>
          <w:rtl/>
        </w:rPr>
        <w:t xml:space="preserve">' </w:t>
      </w:r>
      <w:r w:rsidRPr="00C35A2C">
        <w:rPr>
          <w:rFonts w:ascii="Fb Fontext" w:hAnsi="Fb Fontext" w:hint="cs"/>
          <w:rtl/>
        </w:rPr>
        <w:t>ובא</w:t>
      </w:r>
      <w:r w:rsidRPr="00C35A2C">
        <w:rPr>
          <w:rFonts w:ascii="Fb Fontext" w:hAnsi="Fb Fontext"/>
          <w:rtl/>
        </w:rPr>
        <w:t>"</w:t>
      </w:r>
      <w:r w:rsidRPr="00C35A2C">
        <w:rPr>
          <w:rFonts w:ascii="Fb Fontext" w:hAnsi="Fb Fontext" w:hint="cs"/>
          <w:rtl/>
        </w:rPr>
        <w:t>ל</w:t>
      </w:r>
      <w:r w:rsidRPr="00C35A2C">
        <w:rPr>
          <w:rFonts w:ascii="Fb Fontext" w:hAnsi="Fb Fontext"/>
          <w:rtl/>
        </w:rPr>
        <w:t xml:space="preserve"> פרעתיך בתוך זמני</w:t>
      </w:r>
      <w:r w:rsidRPr="00C35A2C">
        <w:rPr>
          <w:rFonts w:ascii="Fb Fontext" w:hAnsi="Fb Fontext" w:hint="cs"/>
          <w:rtl/>
        </w:rPr>
        <w:t xml:space="preserve"> </w:t>
      </w:r>
      <w:r w:rsidRPr="000336F8">
        <w:rPr>
          <w:rStyle w:val="afffff0"/>
          <w:rFonts w:hint="cs"/>
          <w:rtl/>
        </w:rPr>
        <w:t>דמשמע דאדם פורע תוך הזמן</w:t>
      </w:r>
      <w:r w:rsidR="000336F8">
        <w:rPr>
          <w:rStyle w:val="afffff0"/>
          <w:rFonts w:hint="cs"/>
          <w:rtl/>
        </w:rPr>
        <w:t xml:space="preserve"> - </w:t>
      </w:r>
      <w:r w:rsidRPr="00C35A2C">
        <w:rPr>
          <w:rFonts w:hint="cs"/>
          <w:rtl/>
        </w:rPr>
        <w:t xml:space="preserve">שאני </w:t>
      </w:r>
      <w:r w:rsidRPr="00065E76">
        <w:rPr>
          <w:rFonts w:hint="cs"/>
          <w:rtl/>
        </w:rPr>
        <w:t>דכל שורה ז</w:t>
      </w:r>
      <w:r>
        <w:rPr>
          <w:rFonts w:hint="cs"/>
          <w:rtl/>
        </w:rPr>
        <w:t xml:space="preserve">מנו הוא. </w:t>
      </w:r>
    </w:p>
    <w:p w14:paraId="5A5752AF" w14:textId="77777777" w:rsidR="00B22D67" w:rsidRDefault="00B22D67" w:rsidP="00B22D67">
      <w:pPr>
        <w:pStyle w:val="36"/>
        <w:framePr w:wrap="notBeside"/>
        <w:rPr>
          <w:rtl/>
        </w:rPr>
      </w:pPr>
      <w:r w:rsidRPr="00C35A2C">
        <w:rPr>
          <w:rFonts w:hint="cs"/>
          <w:rtl/>
        </w:rPr>
        <w:t>והך</w:t>
      </w:r>
    </w:p>
    <w:p w14:paraId="630BF1B8" w14:textId="593D62FE" w:rsidR="00B22D67" w:rsidRPr="00065E76" w:rsidRDefault="00B22D67" w:rsidP="00B22D67">
      <w:pPr>
        <w:spacing w:after="60"/>
        <w:rPr>
          <w:rtl/>
        </w:rPr>
      </w:pPr>
      <w:r w:rsidRPr="00C35A2C">
        <w:rPr>
          <w:rFonts w:ascii="Fb Fontext" w:hAnsi="Fb Fontext" w:hint="cs"/>
          <w:rtl/>
        </w:rPr>
        <w:t>ד</w:t>
      </w:r>
      <w:r w:rsidRPr="00F10693">
        <w:rPr>
          <w:rFonts w:hint="cs"/>
          <w:rtl/>
        </w:rPr>
        <w:t>'</w:t>
      </w:r>
      <w:r w:rsidRPr="00F10693">
        <w:rPr>
          <w:rtl/>
        </w:rPr>
        <w:t>ב</w:t>
      </w:r>
      <w:r w:rsidRPr="00C35A2C">
        <w:rPr>
          <w:rFonts w:ascii="Fb Fontext" w:hAnsi="Fb Fontext"/>
          <w:rtl/>
        </w:rPr>
        <w:t>חזקת שלא נתן, עד שיביא ראיה שנתן</w:t>
      </w:r>
      <w:r w:rsidRPr="00F10693">
        <w:rPr>
          <w:rFonts w:hint="cs"/>
          <w:rtl/>
        </w:rPr>
        <w:t xml:space="preserve">' </w:t>
      </w:r>
      <w:r w:rsidRPr="00C35A2C">
        <w:rPr>
          <w:rFonts w:ascii="Fb Fontext" w:hAnsi="Fb Fontext" w:hint="cs"/>
          <w:rtl/>
        </w:rPr>
        <w:t>ובא</w:t>
      </w:r>
      <w:r w:rsidRPr="00C35A2C">
        <w:rPr>
          <w:rFonts w:ascii="Fb Fontext" w:hAnsi="Fb Fontext"/>
          <w:rtl/>
        </w:rPr>
        <w:t>"</w:t>
      </w:r>
      <w:r w:rsidRPr="00C35A2C">
        <w:rPr>
          <w:rFonts w:ascii="Fb Fontext" w:hAnsi="Fb Fontext" w:hint="cs"/>
          <w:rtl/>
        </w:rPr>
        <w:t xml:space="preserve">ל </w:t>
      </w:r>
      <w:r w:rsidRPr="00C35A2C">
        <w:rPr>
          <w:rFonts w:ascii="Fb Fontext" w:hAnsi="Fb Fontext"/>
          <w:rtl/>
        </w:rPr>
        <w:t>פרעתיך בתוך זמני,</w:t>
      </w:r>
      <w:r w:rsidRPr="00C35A2C">
        <w:rPr>
          <w:rFonts w:ascii="Fb Fontext" w:hAnsi="Fb Fontext" w:hint="cs"/>
          <w:rtl/>
        </w:rPr>
        <w:t xml:space="preserve"> </w:t>
      </w:r>
      <w:r w:rsidRPr="000336F8">
        <w:rPr>
          <w:rStyle w:val="afffff0"/>
          <w:rFonts w:hint="cs"/>
          <w:rtl/>
        </w:rPr>
        <w:t>דמשמע דא</w:t>
      </w:r>
      <w:r w:rsidRPr="000336F8">
        <w:rPr>
          <w:rStyle w:val="afffff0"/>
          <w:rtl/>
        </w:rPr>
        <w:t>"</w:t>
      </w:r>
      <w:r w:rsidRPr="000336F8">
        <w:rPr>
          <w:rStyle w:val="afffff0"/>
          <w:rFonts w:hint="cs"/>
          <w:rtl/>
        </w:rPr>
        <w:t>א פורע תוך הזמן</w:t>
      </w:r>
      <w:r w:rsidR="000336F8">
        <w:rPr>
          <w:rFonts w:ascii="Fb Fontext" w:hAnsi="Fb Fontext" w:hint="cs"/>
          <w:rtl/>
        </w:rPr>
        <w:t xml:space="preserve"> </w:t>
      </w:r>
      <w:r>
        <w:rPr>
          <w:rFonts w:ascii="Fb Fontext" w:hAnsi="Fb Fontext" w:hint="cs"/>
          <w:rtl/>
        </w:rPr>
        <w:t xml:space="preserve">- </w:t>
      </w:r>
      <w:r>
        <w:rPr>
          <w:rFonts w:hint="cs"/>
          <w:rtl/>
        </w:rPr>
        <w:t xml:space="preserve"> </w:t>
      </w:r>
      <w:r w:rsidRPr="00065E76">
        <w:rPr>
          <w:rFonts w:hint="cs"/>
          <w:rtl/>
        </w:rPr>
        <w:t xml:space="preserve">מי יימר </w:t>
      </w:r>
      <w:r w:rsidR="000336F8">
        <w:rPr>
          <w:rFonts w:hint="cs"/>
          <w:rtl/>
        </w:rPr>
        <w:t xml:space="preserve">שיחייבו אותי </w:t>
      </w:r>
      <w:r w:rsidRPr="00065E76">
        <w:rPr>
          <w:rFonts w:hint="cs"/>
          <w:rtl/>
        </w:rPr>
        <w:t>רבנן</w:t>
      </w:r>
    </w:p>
    <w:p w14:paraId="5C44FA22" w14:textId="77777777" w:rsidR="00B22D67" w:rsidRDefault="00B22D67" w:rsidP="00B22D67">
      <w:pPr>
        <w:pStyle w:val="36"/>
        <w:framePr w:wrap="notBeside"/>
        <w:rPr>
          <w:rtl/>
        </w:rPr>
      </w:pPr>
      <w:r w:rsidRPr="00C35A2C">
        <w:rPr>
          <w:rFonts w:hint="cs"/>
          <w:rtl/>
        </w:rPr>
        <w:t>ר</w:t>
      </w:r>
      <w:r w:rsidRPr="00C35A2C">
        <w:rPr>
          <w:rtl/>
        </w:rPr>
        <w:t>"</w:t>
      </w:r>
      <w:r w:rsidRPr="00C35A2C">
        <w:rPr>
          <w:rFonts w:hint="cs"/>
          <w:rtl/>
        </w:rPr>
        <w:t>פ ורהבדר</w:t>
      </w:r>
      <w:r w:rsidRPr="00C35A2C">
        <w:rPr>
          <w:rtl/>
        </w:rPr>
        <w:t>"</w:t>
      </w:r>
      <w:r w:rsidRPr="00C35A2C">
        <w:rPr>
          <w:rFonts w:hint="cs"/>
          <w:rtl/>
        </w:rPr>
        <w:t>י</w:t>
      </w:r>
    </w:p>
    <w:p w14:paraId="5D3CBF78" w14:textId="3BD70F25" w:rsidR="00B22D67" w:rsidRPr="004E41AC" w:rsidRDefault="00B22D67" w:rsidP="004817E1">
      <w:pPr>
        <w:rPr>
          <w:rtl/>
        </w:rPr>
      </w:pPr>
      <w:r w:rsidRPr="00C35A2C">
        <w:rPr>
          <w:rFonts w:ascii="Fb Fontext" w:hAnsi="Fb Fontext" w:hint="cs"/>
          <w:sz w:val="32"/>
          <w:rtl/>
        </w:rPr>
        <w:t>נהגו כאביי ורבא</w:t>
      </w:r>
      <w:r>
        <w:rPr>
          <w:rFonts w:ascii="Fb Fontext" w:hAnsi="Fb Fontext" w:hint="cs"/>
          <w:sz w:val="32"/>
          <w:rtl/>
        </w:rPr>
        <w:t xml:space="preserve">, </w:t>
      </w:r>
      <w:r w:rsidRPr="004E41AC">
        <w:rPr>
          <w:rStyle w:val="affffe"/>
          <w:rFonts w:hint="cs"/>
          <w:rtl/>
        </w:rPr>
        <w:t>מבר</w:t>
      </w:r>
      <w:r w:rsidR="00F10693">
        <w:rPr>
          <w:rStyle w:val="affffe"/>
          <w:rtl/>
        </w:rPr>
        <w:t>"</w:t>
      </w:r>
      <w:r w:rsidRPr="004E41AC">
        <w:rPr>
          <w:rStyle w:val="affffe"/>
          <w:rFonts w:hint="cs"/>
          <w:rtl/>
        </w:rPr>
        <w:t>א</w:t>
      </w:r>
      <w:r>
        <w:rPr>
          <w:rFonts w:hint="cs"/>
          <w:rtl/>
        </w:rPr>
        <w:t xml:space="preserve"> נהג </w:t>
      </w:r>
      <w:r>
        <w:rPr>
          <w:rStyle w:val="affffe"/>
          <w:rFonts w:hint="cs"/>
          <w:rtl/>
          <w:rPrChange w:id="9001" w:author="מנוע אמוראים" w:date="2026-10-05T16:41:09Z">
            <w:rPr>
              <w:rFonts w:hint="cs"/>
              <w:rtl/>
            </w:rPr>
          </w:rPrChange>
        </w:rPr>
        <w:t xml:space="preserve">כ</w:t>
      </w:r>
      <w:r>
        <w:rPr>
          <w:rStyle w:val="affffe"/>
          <w:rtl/>
          <w:rPrChange w:id="9002" w:author="מנוע אמוראים" w:date="2026-10-05T16:41:09Z">
            <w:rPr>
              <w:rtl/>
            </w:rPr>
          </w:rPrChange>
        </w:rPr>
        <w:t xml:space="preserve">ר"ל</w:t>
      </w:r>
      <w:r>
        <w:rPr>
          <w:rFonts w:hint="cs"/>
          <w:rtl/>
        </w:rPr>
        <w:t xml:space="preserve"> </w:t>
      </w:r>
      <w:r w:rsidR="004817E1" w:rsidRPr="00DC7FC8">
        <w:rPr>
          <w:rtl/>
        </w:rPr>
        <w:t>◄</w:t>
      </w:r>
      <w:r w:rsidRPr="0081371E">
        <w:rPr>
          <w:rStyle w:val="afff8"/>
          <w:rFonts w:hint="cs"/>
          <w:rtl/>
        </w:rPr>
        <w:t>והל</w:t>
      </w:r>
      <w:r w:rsidR="00DC7FC8">
        <w:rPr>
          <w:rStyle w:val="afff8"/>
          <w:rFonts w:hint="cs"/>
          <w:rtl/>
        </w:rPr>
        <w:t>כה</w:t>
      </w:r>
      <w:r>
        <w:rPr>
          <w:rStyle w:val="afff8"/>
          <w:rFonts w:hint="cs"/>
          <w:rtl/>
        </w:rPr>
        <w:t xml:space="preserve"> </w:t>
      </w:r>
      <w:r>
        <w:rPr>
          <w:rStyle w:val="affffe"/>
          <w:rFonts w:hint="cs"/>
          <w:rtl/>
          <w:rPrChange w:id="9003" w:author="מנוע אמוראים" w:date="2026-10-05T16:41:09Z">
            <w:rPr>
              <w:rStyle w:val="afff8"/>
              <w:rFonts w:hint="cs"/>
              <w:rtl/>
            </w:rPr>
          </w:rPrChange>
        </w:rPr>
        <w:t xml:space="preserve">כר</w:t>
      </w:r>
      <w:r>
        <w:rPr>
          <w:rStyle w:val="affffe"/>
          <w:rtl/>
          <w:rPrChange w:id="9004" w:author="מנוע אמוראים" w:date="2026-10-05T16:41:09Z">
            <w:rPr>
              <w:rStyle w:val="afff8"/>
              <w:rtl/>
            </w:rPr>
          </w:rPrChange>
        </w:rPr>
        <w:t xml:space="preserve">"</w:t>
      </w:r>
      <w:r>
        <w:rPr>
          <w:rStyle w:val="affffe"/>
          <w:rFonts w:hint="cs"/>
          <w:rtl/>
          <w:rPrChange w:id="9005" w:author="מנוע אמוראים" w:date="2026-10-05T16:41:09Z">
            <w:rPr>
              <w:rStyle w:val="afff8"/>
              <w:rFonts w:hint="cs"/>
              <w:rtl/>
            </w:rPr>
          </w:rPrChange>
        </w:rPr>
        <w:t xml:space="preserve">ל</w:t>
      </w:r>
      <w:r w:rsidRPr="004E41AC">
        <w:rPr>
          <w:rFonts w:hint="cs"/>
          <w:rtl/>
        </w:rPr>
        <w:t xml:space="preserve"> ואפי</w:t>
      </w:r>
      <w:r w:rsidRPr="00F10693">
        <w:rPr>
          <w:rFonts w:hint="cs"/>
          <w:rtl/>
        </w:rPr>
        <w:t xml:space="preserve">' </w:t>
      </w:r>
      <w:r w:rsidRPr="004E41AC">
        <w:rPr>
          <w:rFonts w:hint="cs"/>
          <w:rtl/>
        </w:rPr>
        <w:t>מיתמי</w:t>
      </w:r>
      <w:r w:rsidRPr="004E41AC">
        <w:rPr>
          <w:rtl/>
        </w:rPr>
        <w:t>.</w:t>
      </w:r>
    </w:p>
    <w:p w14:paraId="7E8A459E" w14:textId="77777777" w:rsidR="00B22D67" w:rsidRDefault="00B22D67" w:rsidP="00B22D67">
      <w:pPr>
        <w:pStyle w:val="36"/>
        <w:framePr w:wrap="notBeside"/>
        <w:rPr>
          <w:rtl/>
        </w:rPr>
      </w:pPr>
      <w:r w:rsidRPr="00B22D67">
        <w:rPr>
          <w:rFonts w:hint="cs"/>
          <w:rtl/>
        </w:rPr>
        <w:t>ואף</w:t>
      </w:r>
    </w:p>
    <w:p w14:paraId="56F23D8A" w14:textId="77777777" w:rsidR="004817E1" w:rsidRDefault="00B22D67" w:rsidP="004817E1">
      <w:pPr>
        <w:rPr>
          <w:rtl/>
        </w:rPr>
      </w:pPr>
      <w:r w:rsidRPr="004E41AC">
        <w:rPr>
          <w:rFonts w:hint="cs"/>
          <w:rtl/>
        </w:rPr>
        <w:t>דה</w:t>
      </w:r>
      <w:r w:rsidRPr="004E41AC">
        <w:rPr>
          <w:rtl/>
        </w:rPr>
        <w:t xml:space="preserve">בא ליפרע מנכסי יתומים </w:t>
      </w:r>
      <w:r w:rsidRPr="004E41AC">
        <w:rPr>
          <w:rFonts w:hint="cs"/>
          <w:rtl/>
        </w:rPr>
        <w:t>ל</w:t>
      </w:r>
      <w:r w:rsidRPr="004E41AC">
        <w:rPr>
          <w:rtl/>
        </w:rPr>
        <w:t>א יפרע אלא בשבועה,</w:t>
      </w:r>
    </w:p>
    <w:p w14:paraId="3C41AD72" w14:textId="393C2C9A" w:rsidR="004817E1" w:rsidRPr="004817E1" w:rsidRDefault="004817E1" w:rsidP="004817E1">
      <w:pPr>
        <w:pStyle w:val="36"/>
        <w:framePr w:wrap="notBeside"/>
        <w:rPr>
          <w:rtl/>
        </w:rPr>
      </w:pPr>
      <w:r w:rsidRPr="004817E1">
        <w:rPr>
          <w:rFonts w:hint="cs"/>
          <w:rtl/>
        </w:rPr>
        <w:t>-</w:t>
      </w:r>
      <w:r w:rsidRPr="00DC7FC8">
        <w:rPr>
          <w:rtl/>
        </w:rPr>
        <w:t>◄</w:t>
      </w:r>
    </w:p>
    <w:p w14:paraId="199DB53D" w14:textId="5156AA13" w:rsidR="00B22D67" w:rsidRPr="004817E1" w:rsidRDefault="00B22D67" w:rsidP="004817E1">
      <w:pPr>
        <w:rPr>
          <w:rtl/>
        </w:rPr>
      </w:pPr>
      <w:r w:rsidRPr="004817E1">
        <w:rPr>
          <w:rtl/>
        </w:rPr>
        <w:t xml:space="preserve">חזקה </w:t>
      </w:r>
      <w:r w:rsidRPr="004817E1">
        <w:rPr>
          <w:rFonts w:hint="cs"/>
          <w:rtl/>
        </w:rPr>
        <w:t xml:space="preserve">אדם לא עשוי לפרוע </w:t>
      </w:r>
      <w:r w:rsidRPr="004817E1">
        <w:rPr>
          <w:rtl/>
        </w:rPr>
        <w:t>ב</w:t>
      </w:r>
      <w:r w:rsidRPr="004817E1">
        <w:rPr>
          <w:rFonts w:hint="cs"/>
          <w:rtl/>
        </w:rPr>
        <w:t>תוך הזמן</w:t>
      </w:r>
      <w:r w:rsidRPr="004817E1">
        <w:rPr>
          <w:rtl/>
        </w:rPr>
        <w:t>.</w:t>
      </w:r>
    </w:p>
    <w:p w14:paraId="523E9BEF" w14:textId="77777777" w:rsidR="00B22D67" w:rsidRPr="001B450D" w:rsidRDefault="00B22D67" w:rsidP="00B22D67">
      <w:pPr>
        <w:pStyle w:val="aff9"/>
        <w:rPr>
          <w:del w:id="90016" w:author="מנוע עיצוב" w:date="2026-10-08T11:01:28Z"/>
          <w:rtl/>
        </w:rPr>
      </w:pPr>
      <w:del w:id="90015" w:author="מנוע עיצוב" w:date="2026-10-08T11:01:28Z">
        <w:r w:rsidRPr="001B450D">
          <w:rPr>
            <w:rFonts w:hint="cs"/>
            <w:rtl/>
          </w:rPr>
          <w:delText xml:space="preserve">****</w:delText>
        </w:r>
      </w:del>
    </w:p>
    <w:p w14:paraId="4F1EE05D" w14:textId="203F69C7" w:rsidR="00AC0AF5" w:rsidRPr="000336F8" w:rsidRDefault="00AC0AF5" w:rsidP="006950A7">
      <w:pPr>
        <w:pStyle w:val="affff9"/>
        <w:rPr>
          <w:rStyle w:val="afffff0"/>
          <w:b w:val="0"/>
          <w:bCs w:val="0"/>
          <w:rtl/>
        </w:rPr>
      </w:pPr>
      <w:r w:rsidRPr="000336F8">
        <w:rPr>
          <w:rtl/>
        </w:rPr>
        <w:t>איבעיא: תבעו לאחר זמן, וא"</w:t>
      </w:r>
      <w:r w:rsidRPr="000336F8">
        <w:rPr>
          <w:rFonts w:hint="cs"/>
          <w:rtl/>
        </w:rPr>
        <w:t xml:space="preserve">ל </w:t>
      </w:r>
      <w:r w:rsidRPr="000336F8">
        <w:rPr>
          <w:rtl/>
        </w:rPr>
        <w:t xml:space="preserve">פרעתיך בתוך זמני, מהו? </w:t>
      </w:r>
      <w:r w:rsidRPr="000336F8">
        <w:rPr>
          <w:rStyle w:val="afffff0"/>
          <w:rFonts w:hint="cs"/>
          <w:b w:val="0"/>
          <w:bCs w:val="0"/>
          <w:rtl/>
        </w:rPr>
        <w:t>אי אמרי' במקום חזקה מ</w:t>
      </w:r>
      <w:r w:rsidRPr="000336F8">
        <w:rPr>
          <w:rStyle w:val="afffff0"/>
          <w:b w:val="0"/>
          <w:bCs w:val="0"/>
          <w:rtl/>
        </w:rPr>
        <w:t>"</w:t>
      </w:r>
      <w:r w:rsidRPr="000336F8">
        <w:rPr>
          <w:rStyle w:val="afffff0"/>
          <w:rFonts w:hint="cs"/>
          <w:b w:val="0"/>
          <w:bCs w:val="0"/>
          <w:rtl/>
        </w:rPr>
        <w:t>ל לשקר או לא</w:t>
      </w:r>
      <w:r w:rsidR="001B450D" w:rsidRPr="000336F8">
        <w:rPr>
          <w:rStyle w:val="afffff0"/>
          <w:rFonts w:hint="cs"/>
          <w:b w:val="0"/>
          <w:bCs w:val="0"/>
          <w:rtl/>
        </w:rPr>
        <w:t>.</w:t>
      </w:r>
    </w:p>
    <w:p w14:paraId="6E9224FA" w14:textId="2E5C6784" w:rsidR="00AC0AF5" w:rsidRPr="00C35A2C" w:rsidRDefault="00AC0AF5" w:rsidP="00982F98">
      <w:pPr>
        <w:pStyle w:val="affe"/>
        <w:framePr w:wrap="around"/>
        <w:rPr>
          <w:rtl/>
        </w:rPr>
      </w:pPr>
      <w:r w:rsidRPr="00C35A2C">
        <w:rPr>
          <w:rFonts w:hint="cs"/>
          <w:rtl/>
        </w:rPr>
        <w:t>ו.</w:t>
      </w:r>
      <w:r w:rsidR="001B450D">
        <w:rPr>
          <w:rFonts w:hint="cs"/>
          <w:rtl/>
        </w:rPr>
        <w:t xml:space="preserve"> </w:t>
      </w:r>
    </w:p>
    <w:p w14:paraId="347D3F2F" w14:textId="1283D04B" w:rsidR="001B450D" w:rsidRPr="000336F8" w:rsidRDefault="00AC0AF5" w:rsidP="001B450D">
      <w:pPr>
        <w:pStyle w:val="36"/>
        <w:framePr w:wrap="notBeside"/>
        <w:rPr>
          <w:rtl/>
        </w:rPr>
      </w:pPr>
      <w:r w:rsidRPr="000336F8">
        <w:rPr>
          <w:rFonts w:hint="cs"/>
          <w:rtl/>
        </w:rPr>
        <w:t>א</w:t>
      </w:r>
      <w:r w:rsidR="001B450D" w:rsidRPr="000336F8">
        <w:rPr>
          <w:rFonts w:hint="cs"/>
          <w:rtl/>
        </w:rPr>
        <w:t>. אין להוכיח:</w:t>
      </w:r>
    </w:p>
    <w:p w14:paraId="08A4B648" w14:textId="0A33FE1A" w:rsidR="00AC0AF5" w:rsidRPr="00353CE5" w:rsidRDefault="00AC0AF5" w:rsidP="00353CE5">
      <w:pPr>
        <w:rPr>
          <w:rStyle w:val="afff8"/>
          <w:rFonts w:ascii="Fb Fontext" w:hAnsi="Fb Fontext" w:cs="FrankRuehl"/>
          <w:b w:val="0"/>
          <w:spacing w:val="0"/>
          <w:sz w:val="18"/>
          <w:szCs w:val="18"/>
          <w:rtl/>
        </w:rPr>
      </w:pPr>
      <w:r w:rsidRPr="00C35A2C">
        <w:rPr>
          <w:rFonts w:ascii="Fb Fontext" w:hAnsi="Fb Fontext" w:hint="cs"/>
          <w:sz w:val="32"/>
          <w:rtl/>
        </w:rPr>
        <w:t>ד</w:t>
      </w:r>
      <w:r w:rsidRPr="00F10693">
        <w:rPr>
          <w:rFonts w:hint="cs"/>
          <w:rtl/>
        </w:rPr>
        <w:t>'</w:t>
      </w:r>
      <w:r w:rsidRPr="00F10693">
        <w:rPr>
          <w:rtl/>
        </w:rPr>
        <w:t>ב</w:t>
      </w:r>
      <w:r w:rsidRPr="00C35A2C">
        <w:rPr>
          <w:rFonts w:ascii="Fb Fontext" w:hAnsi="Fb Fontext"/>
          <w:sz w:val="32"/>
          <w:rtl/>
        </w:rPr>
        <w:t>חזקת שנתן, עד שיביא ראיה שלא נתן</w:t>
      </w:r>
      <w:r w:rsidRPr="00F10693">
        <w:rPr>
          <w:rFonts w:hint="cs"/>
          <w:rtl/>
        </w:rPr>
        <w:t xml:space="preserve">' </w:t>
      </w:r>
      <w:r w:rsidRPr="00C35A2C">
        <w:rPr>
          <w:rFonts w:ascii="Fb Fontext" w:hAnsi="Fb Fontext" w:hint="cs"/>
          <w:sz w:val="32"/>
          <w:rtl/>
        </w:rPr>
        <w:t>דמיירי בפרעתיך בתוך זמני</w:t>
      </w:r>
      <w:r w:rsidR="001B450D">
        <w:rPr>
          <w:rFonts w:ascii="Fb Fontext" w:hAnsi="Fb Fontext" w:hint="cs"/>
          <w:sz w:val="32"/>
          <w:rtl/>
        </w:rPr>
        <w:t xml:space="preserve">,  </w:t>
      </w:r>
      <w:r w:rsidRPr="00353CE5">
        <w:rPr>
          <w:rStyle w:val="afffff0"/>
          <w:rFonts w:hint="cs"/>
          <w:rtl/>
        </w:rPr>
        <w:t>דמשמע דאפי' במקום חזקה אמרי'</w:t>
      </w:r>
      <w:r w:rsidRPr="00F10693">
        <w:rPr>
          <w:rFonts w:hint="cs"/>
          <w:rtl/>
        </w:rPr>
        <w:t xml:space="preserve"> </w:t>
      </w:r>
      <w:r w:rsidR="00353CE5" w:rsidRPr="00353CE5">
        <w:rPr>
          <w:rStyle w:val="affffe"/>
          <w:rFonts w:hint="cs"/>
          <w:rtl/>
        </w:rPr>
        <w:t>שאני</w:t>
      </w:r>
      <w:r w:rsidR="00353CE5">
        <w:rPr>
          <w:rFonts w:ascii="Fb Fontext" w:hAnsi="Fb Fontext" w:hint="cs"/>
          <w:rtl/>
        </w:rPr>
        <w:t xml:space="preserve"> דכל שורה זמן הוא</w:t>
      </w:r>
    </w:p>
    <w:p w14:paraId="7A2C5697" w14:textId="5100D99A" w:rsidR="001B450D" w:rsidRPr="000336F8" w:rsidRDefault="00AC0AF5" w:rsidP="001B450D">
      <w:pPr>
        <w:pStyle w:val="36"/>
        <w:framePr w:wrap="notBeside"/>
        <w:rPr>
          <w:rtl/>
        </w:rPr>
      </w:pPr>
      <w:r w:rsidRPr="000336F8">
        <w:rPr>
          <w:rFonts w:hint="cs"/>
          <w:rtl/>
        </w:rPr>
        <w:t>ב.</w:t>
      </w:r>
      <w:r w:rsidR="001B450D" w:rsidRPr="000336F8">
        <w:rPr>
          <w:rFonts w:hint="cs"/>
          <w:rtl/>
        </w:rPr>
        <w:t xml:space="preserve"> והך:</w:t>
      </w:r>
      <w:r w:rsidRPr="000336F8">
        <w:rPr>
          <w:rFonts w:hint="cs"/>
          <w:rtl/>
        </w:rPr>
        <w:t xml:space="preserve"> </w:t>
      </w:r>
    </w:p>
    <w:p w14:paraId="618033D2" w14:textId="75E80D7E" w:rsidR="00AC0AF5" w:rsidRPr="00065E76" w:rsidRDefault="00AC0AF5" w:rsidP="00353CE5">
      <w:pPr>
        <w:rPr>
          <w:rtl/>
        </w:rPr>
      </w:pPr>
      <w:r w:rsidRPr="00353CE5">
        <w:rPr>
          <w:rFonts w:hint="cs"/>
          <w:rtl/>
        </w:rPr>
        <w:t>ד'</w:t>
      </w:r>
      <w:r w:rsidRPr="00353CE5">
        <w:rPr>
          <w:rtl/>
        </w:rPr>
        <w:t>מד' אמות ולמעלה אין מחייבין אותו</w:t>
      </w:r>
      <w:r w:rsidRPr="00353CE5">
        <w:rPr>
          <w:rFonts w:hint="cs"/>
          <w:rtl/>
        </w:rPr>
        <w:t>'</w:t>
      </w:r>
      <w:r w:rsidRPr="00353CE5">
        <w:rPr>
          <w:rtl/>
        </w:rPr>
        <w:t>. סמך לו כותל אחר כו' עד שיביא ראיה שנתן.</w:t>
      </w:r>
      <w:r w:rsidR="00353CE5" w:rsidRPr="00353CE5">
        <w:rPr>
          <w:rStyle w:val="afffff0"/>
          <w:rFonts w:hint="cs"/>
          <w:rtl/>
        </w:rPr>
        <w:t xml:space="preserve"> </w:t>
      </w:r>
      <w:r w:rsidRPr="00353CE5">
        <w:rPr>
          <w:rStyle w:val="afffff0"/>
          <w:rFonts w:hint="cs"/>
          <w:rtl/>
        </w:rPr>
        <w:t>ובהכרח</w:t>
      </w:r>
      <w:r w:rsidR="00353CE5" w:rsidRPr="00353CE5">
        <w:rPr>
          <w:rStyle w:val="afffff0"/>
          <w:rFonts w:hint="cs"/>
          <w:rtl/>
        </w:rPr>
        <w:t xml:space="preserve"> </w:t>
      </w:r>
      <w:r w:rsidRPr="00353CE5">
        <w:rPr>
          <w:rStyle w:val="afffff0"/>
          <w:rFonts w:hint="cs"/>
          <w:rtl/>
        </w:rPr>
        <w:t xml:space="preserve">דמיירי בפרעתיך בתוך זמני </w:t>
      </w:r>
      <w:r w:rsidR="00353CE5">
        <w:rPr>
          <w:rStyle w:val="afffff0"/>
          <w:rFonts w:hint="cs"/>
          <w:rtl/>
        </w:rPr>
        <w:t>ו</w:t>
      </w:r>
      <w:r w:rsidRPr="00353CE5">
        <w:rPr>
          <w:rStyle w:val="afffff0"/>
          <w:rFonts w:hint="cs"/>
          <w:rtl/>
        </w:rPr>
        <w:t>לא אמרי' במקום חזקה מ</w:t>
      </w:r>
      <w:r w:rsidRPr="00353CE5">
        <w:rPr>
          <w:rStyle w:val="afffff0"/>
          <w:rtl/>
        </w:rPr>
        <w:t>"</w:t>
      </w:r>
      <w:r w:rsidRPr="00353CE5">
        <w:rPr>
          <w:rStyle w:val="afffff0"/>
          <w:rFonts w:hint="cs"/>
          <w:rtl/>
        </w:rPr>
        <w:t>ל לשקר</w:t>
      </w:r>
      <w:r w:rsidR="00353CE5" w:rsidRPr="00353CE5">
        <w:rPr>
          <w:rStyle w:val="afffff0"/>
          <w:rFonts w:hint="cs"/>
          <w:rtl/>
        </w:rPr>
        <w:t xml:space="preserve"> </w:t>
      </w:r>
      <w:r w:rsidRPr="00353CE5">
        <w:rPr>
          <w:rStyle w:val="afffff0"/>
          <w:rtl/>
        </w:rPr>
        <w:t>-</w:t>
      </w:r>
      <w:r w:rsidRPr="00353CE5">
        <w:rPr>
          <w:rtl/>
        </w:rPr>
        <w:t xml:space="preserve"> </w:t>
      </w:r>
      <w:r w:rsidR="00353CE5">
        <w:rPr>
          <w:rFonts w:hint="cs"/>
          <w:rtl/>
        </w:rPr>
        <w:t xml:space="preserve">- </w:t>
      </w:r>
      <w:r w:rsidRPr="00353CE5">
        <w:rPr>
          <w:rtl/>
        </w:rPr>
        <w:t xml:space="preserve">שאני </w:t>
      </w:r>
      <w:r w:rsidR="00353CE5">
        <w:rPr>
          <w:rFonts w:hint="cs"/>
          <w:rtl/>
        </w:rPr>
        <w:t>כאן ד</w:t>
      </w:r>
      <w:r w:rsidR="001B450D">
        <w:rPr>
          <w:rFonts w:hint="cs"/>
          <w:rtl/>
        </w:rPr>
        <w:t>מי יאמר ש</w:t>
      </w:r>
      <w:r w:rsidRPr="00065E76">
        <w:rPr>
          <w:rtl/>
        </w:rPr>
        <w:t>רבנן</w:t>
      </w:r>
      <w:r w:rsidR="001B450D">
        <w:rPr>
          <w:rFonts w:hint="cs"/>
          <w:rtl/>
        </w:rPr>
        <w:t xml:space="preserve"> יחייבו אותי</w:t>
      </w:r>
      <w:r w:rsidRPr="00065E76">
        <w:rPr>
          <w:rtl/>
        </w:rPr>
        <w:t>.</w:t>
      </w:r>
    </w:p>
    <w:p w14:paraId="2C0490B9" w14:textId="34EB8F43" w:rsidR="001B450D" w:rsidRPr="000336F8" w:rsidRDefault="004817E1" w:rsidP="001B450D">
      <w:pPr>
        <w:pStyle w:val="36"/>
        <w:framePr w:wrap="notBeside"/>
        <w:rPr>
          <w:rtl/>
        </w:rPr>
      </w:pPr>
      <w:r w:rsidRPr="00DC7FC8">
        <w:rPr>
          <w:rtl/>
        </w:rPr>
        <w:t>◄</w:t>
      </w:r>
      <w:r w:rsidR="00AC0AF5" w:rsidRPr="000336F8">
        <w:rPr>
          <w:rFonts w:hint="cs"/>
          <w:rtl/>
        </w:rPr>
        <w:t>ג. והך</w:t>
      </w:r>
    </w:p>
    <w:p w14:paraId="4F9AEDAB" w14:textId="60029ECD" w:rsidR="00AC0AF5" w:rsidRPr="00C35A2C" w:rsidRDefault="00AC0AF5" w:rsidP="00353CE5">
      <w:pPr>
        <w:rPr>
          <w:rFonts w:ascii="Fb Fontext" w:hAnsi="Fb Fontext"/>
          <w:rtl/>
        </w:rPr>
      </w:pPr>
      <w:r w:rsidRPr="006765C4">
        <w:rPr>
          <w:rFonts w:ascii="Fb Fontext" w:hAnsi="Fb Fontext" w:hint="cs"/>
          <w:spacing w:val="-2"/>
          <w:sz w:val="32"/>
          <w:rtl/>
        </w:rPr>
        <w:t>ד</w:t>
      </w:r>
      <w:r w:rsidRPr="006765C4">
        <w:rPr>
          <w:rFonts w:ascii="Fb Fontext" w:hAnsi="Fb Fontext"/>
          <w:spacing w:val="-2"/>
          <w:sz w:val="32"/>
          <w:rtl/>
        </w:rPr>
        <w:t xml:space="preserve">מנה לי בידך, </w:t>
      </w:r>
      <w:r w:rsidRPr="001B450D">
        <w:rPr>
          <w:rStyle w:val="affffe"/>
          <w:rtl/>
        </w:rPr>
        <w:t>א"ל:</w:t>
      </w:r>
      <w:r w:rsidRPr="006765C4">
        <w:rPr>
          <w:rFonts w:ascii="Fb Fontext" w:hAnsi="Fb Fontext"/>
          <w:spacing w:val="-2"/>
          <w:sz w:val="32"/>
          <w:rtl/>
        </w:rPr>
        <w:t xml:space="preserve"> הן, </w:t>
      </w:r>
      <w:r w:rsidRPr="001B450D">
        <w:rPr>
          <w:rStyle w:val="affffe"/>
          <w:rtl/>
        </w:rPr>
        <w:t>למחר א"ל:</w:t>
      </w:r>
      <w:r w:rsidRPr="006765C4">
        <w:rPr>
          <w:rFonts w:ascii="Fb Fontext" w:hAnsi="Fb Fontext"/>
          <w:spacing w:val="-2"/>
          <w:sz w:val="32"/>
          <w:rtl/>
        </w:rPr>
        <w:t xml:space="preserve"> תנהו לי, אם אמר נתתיו לך </w:t>
      </w:r>
      <w:r w:rsidR="00353CE5" w:rsidRPr="00353CE5">
        <w:rPr>
          <w:rStyle w:val="afffff0"/>
          <w:rFonts w:hint="cs"/>
          <w:rtl/>
        </w:rPr>
        <w:t>פרעתיך בזמני</w:t>
      </w:r>
      <w:r w:rsidR="00353CE5">
        <w:rPr>
          <w:rFonts w:ascii="Fb Fontext" w:hAnsi="Fb Fontext" w:hint="cs"/>
          <w:spacing w:val="-2"/>
          <w:sz w:val="32"/>
          <w:rtl/>
        </w:rPr>
        <w:t xml:space="preserve"> </w:t>
      </w:r>
      <w:r w:rsidRPr="006765C4">
        <w:rPr>
          <w:rFonts w:ascii="Fb Fontext" w:hAnsi="Fb Fontext"/>
          <w:spacing w:val="-2"/>
          <w:sz w:val="32"/>
          <w:rtl/>
        </w:rPr>
        <w:t>פטור</w:t>
      </w:r>
      <w:r w:rsidRPr="006765C4">
        <w:rPr>
          <w:rFonts w:ascii="Fb Fontext" w:hAnsi="Fb Fontext" w:hint="cs"/>
          <w:spacing w:val="-2"/>
          <w:sz w:val="32"/>
          <w:rtl/>
        </w:rPr>
        <w:t>,</w:t>
      </w:r>
      <w:r w:rsidRPr="006765C4">
        <w:rPr>
          <w:rFonts w:ascii="Fb Fontext" w:hAnsi="Fb Fontext"/>
          <w:spacing w:val="-2"/>
          <w:sz w:val="32"/>
          <w:rtl/>
        </w:rPr>
        <w:t xml:space="preserve"> אין לך בידי </w:t>
      </w:r>
      <w:r w:rsidR="00353CE5">
        <w:rPr>
          <w:rFonts w:ascii="Fb Fontext" w:hAnsi="Fb Fontext" w:hint="cs"/>
          <w:spacing w:val="-2"/>
          <w:sz w:val="32"/>
          <w:rtl/>
        </w:rPr>
        <w:t>-</w:t>
      </w:r>
      <w:r w:rsidRPr="006765C4">
        <w:rPr>
          <w:rFonts w:ascii="Fb Fontext" w:hAnsi="Fb Fontext"/>
          <w:spacing w:val="-2"/>
          <w:sz w:val="32"/>
          <w:rtl/>
        </w:rPr>
        <w:t>חייב</w:t>
      </w:r>
      <w:r w:rsidR="00353CE5">
        <w:rPr>
          <w:rFonts w:ascii="Fb Fontext" w:hAnsi="Fb Fontext" w:hint="cs"/>
          <w:spacing w:val="-2"/>
          <w:rtl/>
        </w:rPr>
        <w:t xml:space="preserve">, </w:t>
      </w:r>
      <w:r w:rsidR="00353CE5">
        <w:rPr>
          <w:rStyle w:val="afffff0"/>
          <w:rFonts w:hint="cs"/>
          <w:rtl/>
        </w:rPr>
        <w:t>לכאו ב</w:t>
      </w:r>
      <w:r w:rsidRPr="00353CE5">
        <w:rPr>
          <w:rStyle w:val="afffff0"/>
          <w:rtl/>
        </w:rPr>
        <w:t>פרעתיך בתוך זמני,</w:t>
      </w:r>
    </w:p>
    <w:p w14:paraId="04BCF857" w14:textId="77777777" w:rsidR="001B450D" w:rsidRPr="000336F8" w:rsidRDefault="00AC0AF5" w:rsidP="001B450D">
      <w:pPr>
        <w:pStyle w:val="36"/>
        <w:framePr w:wrap="notBeside"/>
        <w:rPr>
          <w:rtl/>
        </w:rPr>
      </w:pPr>
      <w:r w:rsidRPr="000336F8">
        <w:rPr>
          <w:rFonts w:hint="cs"/>
          <w:rtl/>
        </w:rPr>
        <w:t xml:space="preserve">- </w:t>
      </w:r>
      <w:r w:rsidRPr="000336F8">
        <w:rPr>
          <w:rFonts w:hint="cs"/>
          <w:rtl/>
        </w:rPr>
        <w:tab/>
        <w:t>ודחי'</w:t>
      </w:r>
    </w:p>
    <w:p w14:paraId="059C8D7F" w14:textId="70901E09" w:rsidR="00AC0AF5" w:rsidRPr="00C35A2C" w:rsidRDefault="00AC0AF5" w:rsidP="00AC0AF5">
      <w:pPr>
        <w:rPr>
          <w:rFonts w:ascii="Fb Fontext" w:hAnsi="Fb Fontext"/>
          <w:rtl/>
        </w:rPr>
      </w:pPr>
      <w:r w:rsidRPr="00B011CC">
        <w:rPr>
          <w:rStyle w:val="affff8"/>
          <w:rFonts w:hint="cs"/>
          <w:rtl/>
        </w:rPr>
        <w:t>ד</w:t>
      </w:r>
      <w:r w:rsidRPr="00353CE5">
        <w:rPr>
          <w:rFonts w:hint="cs"/>
          <w:rtl/>
        </w:rPr>
        <w:t>'א</w:t>
      </w:r>
      <w:r w:rsidRPr="00353CE5">
        <w:rPr>
          <w:rtl/>
        </w:rPr>
        <w:t>ין לך בידי</w:t>
      </w:r>
      <w:r w:rsidRPr="00353CE5">
        <w:rPr>
          <w:rFonts w:hint="cs"/>
          <w:rtl/>
        </w:rPr>
        <w:t>'</w:t>
      </w:r>
      <w:r w:rsidRPr="00F10693">
        <w:rPr>
          <w:rFonts w:hint="cs"/>
          <w:rtl/>
        </w:rPr>
        <w:t xml:space="preserve"> </w:t>
      </w:r>
      <w:r w:rsidRPr="00C35A2C">
        <w:rPr>
          <w:rFonts w:ascii="Fb Fontext" w:hAnsi="Fb Fontext" w:hint="cs"/>
          <w:rtl/>
        </w:rPr>
        <w:t>היינו להד</w:t>
      </w:r>
      <w:r w:rsidRPr="00C35A2C">
        <w:rPr>
          <w:rFonts w:ascii="Fb Fontext" w:hAnsi="Fb Fontext"/>
          <w:rtl/>
        </w:rPr>
        <w:t>"</w:t>
      </w:r>
      <w:r w:rsidRPr="00C35A2C">
        <w:rPr>
          <w:rFonts w:ascii="Fb Fontext" w:hAnsi="Fb Fontext" w:hint="cs"/>
          <w:rtl/>
        </w:rPr>
        <w:t xml:space="preserve">ם </w:t>
      </w:r>
      <w:r w:rsidR="00353CE5">
        <w:rPr>
          <w:rFonts w:ascii="Fb Fontext" w:hAnsi="Fb Fontext" w:hint="cs"/>
          <w:rtl/>
        </w:rPr>
        <w:t>ד</w:t>
      </w:r>
      <w:r w:rsidRPr="00C35A2C">
        <w:rPr>
          <w:rFonts w:ascii="Fb Fontext" w:hAnsi="Fb Fontext"/>
          <w:rtl/>
        </w:rPr>
        <w:t>כל האומר לא לויתי, כאומר לא פרעת</w:t>
      </w:r>
      <w:r w:rsidR="001B450D">
        <w:rPr>
          <w:rFonts w:ascii="Fb Fontext" w:hAnsi="Fb Fontext" w:hint="cs"/>
          <w:rtl/>
        </w:rPr>
        <w:t>י</w:t>
      </w:r>
      <w:r w:rsidRPr="00C35A2C">
        <w:rPr>
          <w:rFonts w:ascii="Fb Fontext" w:hAnsi="Fb Fontext"/>
          <w:rtl/>
        </w:rPr>
        <w:t>.</w:t>
      </w:r>
    </w:p>
    <w:p w14:paraId="61ECE27A" w14:textId="407A0DED" w:rsidR="00AC0AF5" w:rsidRPr="001B450D" w:rsidRDefault="001B450D" w:rsidP="00AC0AF5">
      <w:pPr>
        <w:pStyle w:val="aff9"/>
        <w:rPr>
          <w:del w:id="90018" w:author="מנוע עיצוב" w:date="2026-10-08T11:01:28Z"/>
          <w:rtl/>
        </w:rPr>
      </w:pPr>
      <w:del w:id="90017" w:author="מנוע עיצוב" w:date="2026-10-08T11:01:28Z">
        <w:r w:rsidRPr="001B450D">
          <w:rPr>
            <w:rFonts w:hint="cs"/>
            <w:rtl/>
          </w:rPr>
          <w:delText xml:space="preserve">***</w:delText>
        </w:r>
      </w:del>
    </w:p>
    <w:p w14:paraId="57B95C01" w14:textId="77777777" w:rsidR="00AC0AF5" w:rsidRPr="00801934" w:rsidRDefault="00AC0AF5" w:rsidP="00AF2FEB">
      <w:pPr>
        <w:pStyle w:val="afffb"/>
        <w:rPr>
          <w:rtl/>
        </w:rPr>
      </w:pPr>
      <w:ins w:id="9810" w:author="מספור קטעי משנה" w:date="2026-10-06T06:44:59Z">
        <w:r>
          <w:rPr>
            <w:rStyle w:val="MisparKeta"/>
          </w:rPr>
          <w:t xml:space="preserve">א. </w:t>
        </w:r>
      </w:ins>
      <w:r w:rsidRPr="00801934">
        <w:rPr>
          <w:rtl/>
        </w:rPr>
        <w:t>סמך לו כותל אחר - מגלגלין עליו את הכל כו'.</w:t>
      </w:r>
    </w:p>
    <w:p w14:paraId="0D1A56B5" w14:textId="77777777" w:rsidR="00353CE5" w:rsidRDefault="00AC0AF5" w:rsidP="00353CE5">
      <w:pPr>
        <w:pStyle w:val="affff9"/>
        <w:rPr>
          <w:rtl/>
        </w:rPr>
      </w:pPr>
      <w:r w:rsidRPr="00C35A2C">
        <w:rPr>
          <w:rtl/>
        </w:rPr>
        <w:t xml:space="preserve">סמך </w:t>
      </w:r>
      <w:r w:rsidR="001977B2">
        <w:rPr>
          <w:rFonts w:hint="cs"/>
          <w:rtl/>
        </w:rPr>
        <w:t xml:space="preserve">לחצי </w:t>
      </w:r>
    </w:p>
    <w:p w14:paraId="2A66720A" w14:textId="6495B4AF" w:rsidR="00353CE5" w:rsidRPr="00353CE5" w:rsidRDefault="004817E1" w:rsidP="00353CE5">
      <w:pPr>
        <w:pStyle w:val="36"/>
        <w:framePr w:wrap="notBeside"/>
        <w:rPr>
          <w:rtl/>
        </w:rPr>
      </w:pPr>
      <w:r w:rsidRPr="00DC7FC8">
        <w:rPr>
          <w:rtl/>
        </w:rPr>
        <w:lastRenderedPageBreak/>
        <w:t>◄</w:t>
      </w:r>
      <w:r w:rsidR="00353CE5" w:rsidRPr="00353CE5">
        <w:rPr>
          <w:rFonts w:hint="cs"/>
          <w:rtl/>
        </w:rPr>
        <w:t>ר''ה:</w:t>
      </w:r>
    </w:p>
    <w:p w14:paraId="14AF848A" w14:textId="399CAC35" w:rsidR="00353CE5" w:rsidRDefault="001977B2" w:rsidP="00353CE5">
      <w:pPr>
        <w:rPr>
          <w:rStyle w:val="affffe"/>
          <w:rtl/>
        </w:rPr>
      </w:pPr>
      <w:r w:rsidRPr="00353CE5">
        <w:rPr>
          <w:rFonts w:hint="cs"/>
          <w:rtl/>
        </w:rPr>
        <w:t>כמאן ד</w:t>
      </w:r>
      <w:r w:rsidR="00AC0AF5" w:rsidRPr="00353CE5">
        <w:rPr>
          <w:rtl/>
        </w:rPr>
        <w:t>סמך</w:t>
      </w:r>
      <w:r w:rsidR="00AC0AF5" w:rsidRPr="00C35A2C">
        <w:rPr>
          <w:rFonts w:ascii="Fb Fontext" w:hAnsi="Fb Fontext"/>
          <w:sz w:val="32"/>
          <w:rtl/>
        </w:rPr>
        <w:t xml:space="preserve"> לכולה. </w:t>
      </w:r>
      <w:r w:rsidR="00353CE5">
        <w:rPr>
          <w:rStyle w:val="affffe"/>
          <w:rFonts w:hint="cs"/>
          <w:rtl/>
        </w:rPr>
        <w:t xml:space="preserve">ומודה לר''נ </w:t>
      </w:r>
      <w:r w:rsidR="00353CE5" w:rsidRPr="00353CE5">
        <w:rPr>
          <w:rFonts w:hint="cs"/>
          <w:rtl/>
        </w:rPr>
        <w:t>בקרן זוית המתחברת לבנין</w:t>
      </w:r>
      <w:r w:rsidR="00353CE5">
        <w:rPr>
          <w:rStyle w:val="affffe"/>
          <w:rFonts w:hint="cs"/>
          <w:rtl/>
        </w:rPr>
        <w:t xml:space="preserve"> </w:t>
      </w:r>
    </w:p>
    <w:p w14:paraId="6146FC22" w14:textId="77777777" w:rsidR="00353CE5" w:rsidRPr="00353CE5" w:rsidRDefault="00353CE5" w:rsidP="00353CE5">
      <w:pPr>
        <w:pStyle w:val="36"/>
        <w:framePr w:wrap="notBeside"/>
        <w:rPr>
          <w:rtl/>
        </w:rPr>
      </w:pPr>
      <w:r w:rsidRPr="00353CE5">
        <w:rPr>
          <w:rFonts w:hint="cs"/>
          <w:rtl/>
        </w:rPr>
        <w:t>ור''נ</w:t>
      </w:r>
    </w:p>
    <w:p w14:paraId="3F4796BA" w14:textId="30EA3EA1" w:rsidR="00AC0AF5" w:rsidRPr="001977B2" w:rsidRDefault="00353CE5" w:rsidP="00353CE5">
      <w:pPr>
        <w:spacing w:after="60"/>
        <w:rPr>
          <w:rStyle w:val="afffff0"/>
          <w:rtl/>
        </w:rPr>
      </w:pPr>
      <w:r>
        <w:rPr>
          <w:rFonts w:ascii="Fb Fontext" w:hAnsi="Fb Fontext" w:hint="cs"/>
          <w:sz w:val="32"/>
          <w:rtl/>
        </w:rPr>
        <w:t xml:space="preserve">רק למה </w:t>
      </w:r>
      <w:r w:rsidR="001977B2">
        <w:rPr>
          <w:rFonts w:ascii="Fb Fontext" w:hAnsi="Fb Fontext" w:hint="cs"/>
          <w:sz w:val="32"/>
          <w:rtl/>
        </w:rPr>
        <w:t>ש</w:t>
      </w:r>
      <w:r w:rsidR="00AC0AF5" w:rsidRPr="00C35A2C">
        <w:rPr>
          <w:rFonts w:ascii="Fb Fontext" w:hAnsi="Fb Fontext"/>
          <w:sz w:val="32"/>
          <w:rtl/>
        </w:rPr>
        <w:t xml:space="preserve">סמך </w:t>
      </w:r>
      <w:r w:rsidR="004817E1">
        <w:rPr>
          <w:rStyle w:val="afffff0"/>
          <w:rFonts w:ascii="BA Or Tzadikim Regular" w:hAnsi="BA Or Tzadikim Regular" w:cs="BA Or Tzadikim Regular"/>
          <w:rtl/>
        </w:rPr>
        <w:t>◄</w:t>
      </w:r>
      <w:r w:rsidRPr="00353CE5">
        <w:rPr>
          <w:rStyle w:val="affffe"/>
          <w:rFonts w:hint="cs"/>
          <w:rtl/>
        </w:rPr>
        <w:t>ומודה</w:t>
      </w:r>
      <w:r>
        <w:rPr>
          <w:rFonts w:ascii="Fb Fontext" w:hAnsi="Fb Fontext" w:hint="cs"/>
          <w:sz w:val="32"/>
          <w:rtl/>
        </w:rPr>
        <w:t xml:space="preserve"> בקורה ש</w:t>
      </w:r>
      <w:r w:rsidR="00AC0AF5" w:rsidRPr="00C35A2C">
        <w:rPr>
          <w:rFonts w:ascii="Fb Fontext" w:hAnsi="Fb Fontext" w:hint="cs"/>
          <w:sz w:val="32"/>
          <w:rtl/>
        </w:rPr>
        <w:t>שם חורים עבור קורות ללמעלה</w:t>
      </w:r>
      <w:r>
        <w:rPr>
          <w:rFonts w:ascii="Fb Fontext" w:hAnsi="Fb Fontext" w:hint="cs"/>
          <w:sz w:val="32"/>
          <w:rtl/>
        </w:rPr>
        <w:t>.</w:t>
      </w:r>
      <w:r w:rsidR="00AC0AF5" w:rsidRPr="00C35A2C">
        <w:rPr>
          <w:rFonts w:ascii="Fb Fontext" w:hAnsi="Fb Fontext" w:hint="cs"/>
          <w:sz w:val="32"/>
          <w:rtl/>
        </w:rPr>
        <w:t xml:space="preserve"> </w:t>
      </w:r>
    </w:p>
    <w:p w14:paraId="2BC60D02" w14:textId="0E3A8E95" w:rsidR="001977B2" w:rsidRPr="000336F8" w:rsidRDefault="004817E1" w:rsidP="001977B2">
      <w:pPr>
        <w:pStyle w:val="36"/>
        <w:framePr w:wrap="notBeside"/>
        <w:rPr>
          <w:rtl/>
        </w:rPr>
      </w:pPr>
      <w:r>
        <w:rPr>
          <w:rStyle w:val="afffff0"/>
          <w:rFonts w:ascii="BA Or Tzadikim Regular" w:hAnsi="BA Or Tzadikim Regular" w:cs="BA Or Tzadikim Regular"/>
          <w:rtl/>
        </w:rPr>
        <w:t>◄</w:t>
      </w:r>
      <w:r w:rsidR="00AC0AF5" w:rsidRPr="000336F8">
        <w:rPr>
          <w:rFonts w:hint="cs"/>
          <w:rtl/>
        </w:rPr>
        <w:t>ר</w:t>
      </w:r>
      <w:r w:rsidR="00AC0AF5" w:rsidRPr="000336F8">
        <w:rPr>
          <w:rtl/>
        </w:rPr>
        <w:t>"</w:t>
      </w:r>
      <w:r w:rsidR="00AC0AF5" w:rsidRPr="000336F8">
        <w:rPr>
          <w:rFonts w:hint="cs"/>
          <w:rtl/>
        </w:rPr>
        <w:t>ה</w:t>
      </w:r>
      <w:r w:rsidR="00AC0AF5" w:rsidRPr="000336F8">
        <w:rPr>
          <w:rtl/>
        </w:rPr>
        <w:t>:</w:t>
      </w:r>
    </w:p>
    <w:p w14:paraId="7736A9FA" w14:textId="044CA793" w:rsidR="00AC0AF5" w:rsidRDefault="00AC0AF5" w:rsidP="00C67CAC">
      <w:pPr>
        <w:spacing w:after="60"/>
        <w:rPr>
          <w:rFonts w:ascii="Fb Fontext" w:hAnsi="Fb Fontext"/>
          <w:rtl/>
        </w:rPr>
      </w:pPr>
      <w:r w:rsidRPr="00353CE5">
        <w:rPr>
          <w:rStyle w:val="afff8"/>
          <w:rFonts w:hint="cs"/>
          <w:rtl/>
        </w:rPr>
        <w:t xml:space="preserve">בית חלונות לכיון הכותל </w:t>
      </w:r>
      <w:r w:rsidR="004817E1">
        <w:rPr>
          <w:rFonts w:ascii="Fb Fontext" w:hAnsi="Fb Fontext" w:hint="cs"/>
          <w:sz w:val="32"/>
          <w:rtl/>
        </w:rPr>
        <w:t>אי''ז</w:t>
      </w:r>
      <w:r w:rsidRPr="00C35A2C">
        <w:rPr>
          <w:rFonts w:ascii="Fb Fontext" w:hAnsi="Fb Fontext"/>
          <w:sz w:val="32"/>
          <w:rtl/>
        </w:rPr>
        <w:t xml:space="preserve"> חזקה, </w:t>
      </w:r>
      <w:r w:rsidRPr="00C35A2C">
        <w:rPr>
          <w:rFonts w:ascii="Fb Fontext" w:hAnsi="Fb Fontext" w:hint="cs"/>
          <w:sz w:val="32"/>
          <w:rtl/>
        </w:rPr>
        <w:t>אפי</w:t>
      </w:r>
      <w:r w:rsidRPr="00F10693">
        <w:rPr>
          <w:rFonts w:hint="cs"/>
          <w:rtl/>
        </w:rPr>
        <w:t xml:space="preserve">' </w:t>
      </w:r>
      <w:r w:rsidRPr="00C35A2C">
        <w:rPr>
          <w:rFonts w:ascii="Fb Fontext" w:hAnsi="Fb Fontext" w:hint="cs"/>
          <w:sz w:val="32"/>
          <w:rtl/>
        </w:rPr>
        <w:t>עשה שם חורים מסגרות לקורות</w:t>
      </w:r>
      <w:r w:rsidR="001977B2">
        <w:rPr>
          <w:rFonts w:ascii="Fb Fontext" w:hAnsi="Fb Fontext" w:hint="cs"/>
          <w:rtl/>
        </w:rPr>
        <w:t xml:space="preserve"> </w:t>
      </w:r>
      <w:r w:rsidRPr="001977B2">
        <w:rPr>
          <w:rStyle w:val="affffe"/>
          <w:rtl/>
        </w:rPr>
        <w:t>דא"ל:</w:t>
      </w:r>
      <w:r w:rsidRPr="00C35A2C">
        <w:rPr>
          <w:rFonts w:ascii="Fb Fontext" w:hAnsi="Fb Fontext"/>
          <w:rtl/>
        </w:rPr>
        <w:t xml:space="preserve"> </w:t>
      </w:r>
      <w:r w:rsidRPr="00C35A2C">
        <w:rPr>
          <w:rFonts w:ascii="Fb Fontext" w:hAnsi="Fb Fontext" w:hint="cs"/>
          <w:rtl/>
        </w:rPr>
        <w:t>כשתפייסני ותשלם לי כבר מעתה אני מחזק שלא יתרועע הכותל</w:t>
      </w:r>
    </w:p>
    <w:p w14:paraId="25D2940F" w14:textId="63B5C0AA" w:rsidR="00933610" w:rsidRPr="00C35A2C" w:rsidRDefault="00933610" w:rsidP="00933610">
      <w:pPr>
        <w:pStyle w:val="affff9"/>
        <w:rPr>
          <w:rtl/>
        </w:rPr>
      </w:pPr>
      <w:r>
        <w:rPr>
          <w:rFonts w:hint="cs"/>
          <w:rtl/>
        </w:rPr>
        <w:t xml:space="preserve">חזקה לדבר מסויים אם מועלת לדבר אחר </w:t>
      </w:r>
      <w:r>
        <w:rPr>
          <w:rStyle w:val="afffff0"/>
          <w:rFonts w:hint="cs"/>
          <w:b w:val="0"/>
          <w:bCs w:val="0"/>
          <w:rtl/>
        </w:rPr>
        <w:t>ל</w:t>
      </w:r>
      <w:r w:rsidRPr="00933610">
        <w:rPr>
          <w:rStyle w:val="afffff0"/>
          <w:rFonts w:hint="cs"/>
          <w:b w:val="0"/>
          <w:bCs w:val="0"/>
          <w:rtl/>
        </w:rPr>
        <w:t xml:space="preserve">הורדי, </w:t>
      </w:r>
      <w:r>
        <w:rPr>
          <w:rStyle w:val="afffff0"/>
          <w:rFonts w:hint="cs"/>
          <w:b w:val="0"/>
          <w:bCs w:val="0"/>
          <w:rtl/>
        </w:rPr>
        <w:t xml:space="preserve">לנטפי, </w:t>
      </w:r>
      <w:r w:rsidRPr="00933610">
        <w:rPr>
          <w:rStyle w:val="afffff0"/>
          <w:rFonts w:hint="cs"/>
          <w:b w:val="0"/>
          <w:bCs w:val="0"/>
          <w:rtl/>
        </w:rPr>
        <w:t>אורבנא</w:t>
      </w:r>
    </w:p>
    <w:p w14:paraId="5AB61042" w14:textId="64302A7E" w:rsidR="001977B2" w:rsidRPr="000336F8" w:rsidRDefault="00C67CAC" w:rsidP="001977B2">
      <w:pPr>
        <w:pStyle w:val="36"/>
        <w:framePr w:wrap="notBeside"/>
        <w:rPr>
          <w:rtl/>
        </w:rPr>
      </w:pPr>
      <w:r w:rsidRPr="000336F8">
        <w:rPr>
          <w:rFonts w:hint="cs"/>
          <w:rtl/>
        </w:rPr>
        <w:t xml:space="preserve">א. </w:t>
      </w:r>
      <w:r w:rsidR="00AC0AF5" w:rsidRPr="000336F8">
        <w:rPr>
          <w:rtl/>
        </w:rPr>
        <w:t>ר"נ:</w:t>
      </w:r>
    </w:p>
    <w:p w14:paraId="7DEBE17B" w14:textId="77777777" w:rsidR="001977B2" w:rsidRDefault="001977B2" w:rsidP="00AC0AF5">
      <w:pPr>
        <w:rPr>
          <w:rFonts w:ascii="Fb Fontext" w:hAnsi="Fb Fontext"/>
          <w:rtl/>
        </w:rPr>
      </w:pPr>
      <w:r>
        <w:rPr>
          <w:rFonts w:ascii="Fb Fontext" w:hAnsi="Fb Fontext" w:hint="cs"/>
          <w:rtl/>
        </w:rPr>
        <w:t>ה</w:t>
      </w:r>
      <w:r w:rsidR="00AC0AF5" w:rsidRPr="00C35A2C">
        <w:rPr>
          <w:rFonts w:ascii="Fb Fontext" w:hAnsi="Fb Fontext"/>
          <w:rtl/>
        </w:rPr>
        <w:t xml:space="preserve">חזיק </w:t>
      </w:r>
      <w:r>
        <w:rPr>
          <w:rFonts w:ascii="Fb Fontext" w:hAnsi="Fb Fontext" w:hint="cs"/>
          <w:rtl/>
        </w:rPr>
        <w:t xml:space="preserve">להורדי </w:t>
      </w:r>
      <w:r>
        <w:rPr>
          <w:rStyle w:val="afffff0"/>
          <w:rFonts w:hint="cs"/>
          <w:rtl/>
        </w:rPr>
        <w:t xml:space="preserve">קרשים </w:t>
      </w:r>
      <w:r w:rsidR="00AC0AF5" w:rsidRPr="001977B2">
        <w:rPr>
          <w:rStyle w:val="afffff0"/>
          <w:rFonts w:hint="cs"/>
          <w:rtl/>
        </w:rPr>
        <w:t>קטנים</w:t>
      </w:r>
      <w:r w:rsidR="00AC0AF5" w:rsidRPr="00C35A2C">
        <w:rPr>
          <w:rFonts w:ascii="Fb Fontext" w:hAnsi="Fb Fontext"/>
          <w:rtl/>
        </w:rPr>
        <w:t xml:space="preserve"> לא </w:t>
      </w:r>
      <w:r>
        <w:rPr>
          <w:rFonts w:ascii="Fb Fontext" w:hAnsi="Fb Fontext" w:hint="cs"/>
          <w:rtl/>
        </w:rPr>
        <w:t>ה</w:t>
      </w:r>
      <w:r w:rsidR="00AC0AF5" w:rsidRPr="00C35A2C">
        <w:rPr>
          <w:rFonts w:ascii="Fb Fontext" w:hAnsi="Fb Fontext"/>
          <w:rtl/>
        </w:rPr>
        <w:t>חזיק</w:t>
      </w:r>
      <w:r>
        <w:rPr>
          <w:rFonts w:ascii="Fb Fontext" w:hAnsi="Fb Fontext" w:hint="cs"/>
          <w:rtl/>
        </w:rPr>
        <w:t xml:space="preserve"> לכשורי</w:t>
      </w:r>
      <w:r w:rsidR="00AC0AF5" w:rsidRPr="00C35A2C">
        <w:rPr>
          <w:rFonts w:ascii="Fb Fontext" w:hAnsi="Fb Fontext"/>
          <w:rtl/>
        </w:rPr>
        <w:t xml:space="preserve"> </w:t>
      </w:r>
      <w:r>
        <w:rPr>
          <w:rStyle w:val="afffff0"/>
          <w:rFonts w:hint="cs"/>
          <w:rtl/>
        </w:rPr>
        <w:t>ל</w:t>
      </w:r>
      <w:r w:rsidR="00AC0AF5" w:rsidRPr="001977B2">
        <w:rPr>
          <w:rStyle w:val="afffff0"/>
          <w:rFonts w:hint="cs"/>
          <w:rtl/>
        </w:rPr>
        <w:t>קורות גדולות</w:t>
      </w:r>
      <w:r w:rsidR="00AC0AF5" w:rsidRPr="001977B2">
        <w:rPr>
          <w:rStyle w:val="afffff0"/>
          <w:rtl/>
        </w:rPr>
        <w:t>,</w:t>
      </w:r>
      <w:r w:rsidR="00AC0AF5" w:rsidRPr="00C35A2C">
        <w:rPr>
          <w:rFonts w:ascii="Fb Fontext" w:hAnsi="Fb Fontext"/>
          <w:rtl/>
        </w:rPr>
        <w:t xml:space="preserve"> </w:t>
      </w:r>
    </w:p>
    <w:p w14:paraId="0723DA4E" w14:textId="5D6D60FE" w:rsidR="00AC0AF5" w:rsidRDefault="001977B2" w:rsidP="00AC0AF5">
      <w:pPr>
        <w:rPr>
          <w:rFonts w:ascii="Fb Fontext" w:hAnsi="Fb Fontext"/>
          <w:rtl/>
        </w:rPr>
      </w:pPr>
      <w:r>
        <w:rPr>
          <w:rFonts w:ascii="Fb Fontext" w:hAnsi="Fb Fontext" w:hint="cs"/>
          <w:rtl/>
        </w:rPr>
        <w:t xml:space="preserve">החזיק לקורות גדולות </w:t>
      </w:r>
      <w:r>
        <w:rPr>
          <w:rFonts w:ascii="Fb Fontext" w:hAnsi="Fb Fontext"/>
          <w:rtl/>
        </w:rPr>
        <w:t>–</w:t>
      </w:r>
      <w:r>
        <w:rPr>
          <w:rFonts w:ascii="Fb Fontext" w:hAnsi="Fb Fontext" w:hint="cs"/>
          <w:rtl/>
        </w:rPr>
        <w:t xml:space="preserve"> מועלת חזקתו לקטנות</w:t>
      </w:r>
      <w:r w:rsidR="00AC0AF5" w:rsidRPr="00C35A2C">
        <w:rPr>
          <w:rFonts w:ascii="Fb Fontext" w:hAnsi="Fb Fontext"/>
          <w:rtl/>
        </w:rPr>
        <w:t>.</w:t>
      </w:r>
    </w:p>
    <w:p w14:paraId="3721EA8D" w14:textId="77777777" w:rsidR="001977B2" w:rsidRPr="000336F8" w:rsidRDefault="00AC0AF5" w:rsidP="001977B2">
      <w:pPr>
        <w:pStyle w:val="36"/>
        <w:framePr w:wrap="notBeside"/>
        <w:rPr>
          <w:rtl/>
        </w:rPr>
      </w:pPr>
      <w:r w:rsidRPr="000336F8">
        <w:rPr>
          <w:rtl/>
        </w:rPr>
        <w:t>רב יוסף:</w:t>
      </w:r>
    </w:p>
    <w:p w14:paraId="057A86D4" w14:textId="4F562FEB" w:rsidR="00AC0AF5" w:rsidRPr="00C35A2C" w:rsidRDefault="001977B2" w:rsidP="00C67CAC">
      <w:pPr>
        <w:spacing w:after="60"/>
        <w:rPr>
          <w:rFonts w:ascii="Fb Fontext" w:hAnsi="Fb Fontext"/>
          <w:rtl/>
        </w:rPr>
      </w:pPr>
      <w:r>
        <w:rPr>
          <w:rFonts w:ascii="Fb Fontext" w:hAnsi="Fb Fontext" w:hint="cs"/>
          <w:rtl/>
        </w:rPr>
        <w:t>ה</w:t>
      </w:r>
      <w:r w:rsidR="00AC0AF5" w:rsidRPr="00C35A2C">
        <w:rPr>
          <w:rFonts w:ascii="Fb Fontext" w:hAnsi="Fb Fontext"/>
          <w:rtl/>
        </w:rPr>
        <w:t xml:space="preserve">חזיק להורדי </w:t>
      </w:r>
      <w:r>
        <w:rPr>
          <w:rFonts w:ascii="Fb Fontext" w:hAnsi="Fb Fontext" w:hint="cs"/>
          <w:rtl/>
        </w:rPr>
        <w:t>ה</w:t>
      </w:r>
      <w:r w:rsidR="00AC0AF5" w:rsidRPr="00C35A2C">
        <w:rPr>
          <w:rFonts w:ascii="Fb Fontext" w:hAnsi="Fb Fontext"/>
          <w:rtl/>
        </w:rPr>
        <w:t>חזיק לכשורי.</w:t>
      </w:r>
    </w:p>
    <w:p w14:paraId="06B957C6" w14:textId="2EE8D5AB" w:rsidR="001977B2" w:rsidRPr="000336F8" w:rsidRDefault="004817E1" w:rsidP="001977B2">
      <w:pPr>
        <w:pStyle w:val="36"/>
        <w:framePr w:wrap="notBeside"/>
        <w:rPr>
          <w:rtl/>
        </w:rPr>
      </w:pPr>
      <w:r>
        <w:rPr>
          <w:rStyle w:val="afffff0"/>
          <w:rFonts w:ascii="BA Or Tzadikim Regular" w:hAnsi="BA Or Tzadikim Regular" w:cs="BA Or Tzadikim Regular"/>
          <w:rtl/>
        </w:rPr>
        <w:t>◄</w:t>
      </w:r>
      <w:r w:rsidR="00C67CAC" w:rsidRPr="000336F8">
        <w:rPr>
          <w:rFonts w:hint="cs"/>
          <w:rtl/>
        </w:rPr>
        <w:t xml:space="preserve">ב. </w:t>
      </w:r>
      <w:r w:rsidR="00AC0AF5" w:rsidRPr="000336F8">
        <w:rPr>
          <w:rtl/>
        </w:rPr>
        <w:t>א"ד</w:t>
      </w:r>
      <w:r w:rsidR="001977B2" w:rsidRPr="000336F8">
        <w:rPr>
          <w:rFonts w:hint="cs"/>
          <w:rtl/>
        </w:rPr>
        <w:t>:</w:t>
      </w:r>
      <w:r w:rsidR="00AC0AF5" w:rsidRPr="000336F8">
        <w:rPr>
          <w:rtl/>
        </w:rPr>
        <w:t xml:space="preserve"> </w:t>
      </w:r>
      <w:r w:rsidR="00AC0AF5" w:rsidRPr="000336F8">
        <w:rPr>
          <w:rFonts w:hint="cs"/>
          <w:rtl/>
        </w:rPr>
        <w:t>ר</w:t>
      </w:r>
      <w:r w:rsidR="00AC0AF5" w:rsidRPr="000336F8">
        <w:rPr>
          <w:rtl/>
        </w:rPr>
        <w:t>"</w:t>
      </w:r>
      <w:r w:rsidR="00AC0AF5" w:rsidRPr="000336F8">
        <w:rPr>
          <w:rFonts w:hint="cs"/>
          <w:rtl/>
        </w:rPr>
        <w:t>נ:</w:t>
      </w:r>
    </w:p>
    <w:p w14:paraId="48933819" w14:textId="2AD118E9" w:rsidR="00AC0AF5" w:rsidRPr="00C35A2C" w:rsidRDefault="001977B2" w:rsidP="00AC0AF5">
      <w:pPr>
        <w:rPr>
          <w:rFonts w:ascii="Fb Fontext" w:hAnsi="Fb Fontext"/>
          <w:rtl/>
        </w:rPr>
      </w:pPr>
      <w:r>
        <w:rPr>
          <w:rFonts w:ascii="Fb Fontext" w:hAnsi="Fb Fontext" w:hint="cs"/>
          <w:rtl/>
        </w:rPr>
        <w:t>ה</w:t>
      </w:r>
      <w:r w:rsidR="00AC0AF5" w:rsidRPr="00C35A2C">
        <w:rPr>
          <w:rFonts w:ascii="Fb Fontext" w:hAnsi="Fb Fontext"/>
          <w:rtl/>
        </w:rPr>
        <w:t xml:space="preserve">חזיק להורדי </w:t>
      </w:r>
      <w:r>
        <w:rPr>
          <w:rFonts w:ascii="Fb Fontext" w:hAnsi="Fb Fontext" w:hint="cs"/>
          <w:rtl/>
        </w:rPr>
        <w:t>ה</w:t>
      </w:r>
      <w:r w:rsidR="00AC0AF5" w:rsidRPr="00C35A2C">
        <w:rPr>
          <w:rFonts w:ascii="Fb Fontext" w:hAnsi="Fb Fontext"/>
          <w:rtl/>
        </w:rPr>
        <w:t>חזיק לכשורי, לכשורי - אחזיק להורדי.</w:t>
      </w:r>
    </w:p>
    <w:p w14:paraId="5F88BC4E" w14:textId="29560BD7" w:rsidR="001977B2" w:rsidRPr="000336F8" w:rsidRDefault="004817E1" w:rsidP="001977B2">
      <w:pPr>
        <w:pStyle w:val="36"/>
        <w:framePr w:wrap="notBeside"/>
        <w:rPr>
          <w:rtl/>
        </w:rPr>
      </w:pPr>
      <w:r>
        <w:rPr>
          <w:rStyle w:val="afffff0"/>
          <w:rFonts w:ascii="BA Or Tzadikim Regular" w:hAnsi="BA Or Tzadikim Regular" w:cs="BA Or Tzadikim Regular"/>
          <w:rtl/>
        </w:rPr>
        <w:t>◄</w:t>
      </w:r>
      <w:r w:rsidR="00AC0AF5" w:rsidRPr="000336F8">
        <w:rPr>
          <w:rFonts w:hint="cs"/>
          <w:rtl/>
        </w:rPr>
        <w:t>ר</w:t>
      </w:r>
      <w:r w:rsidR="00AC0AF5" w:rsidRPr="000336F8">
        <w:rPr>
          <w:rtl/>
        </w:rPr>
        <w:t>"</w:t>
      </w:r>
      <w:r w:rsidR="00AC0AF5" w:rsidRPr="000336F8">
        <w:rPr>
          <w:rFonts w:hint="cs"/>
          <w:rtl/>
        </w:rPr>
        <w:t>נ</w:t>
      </w:r>
      <w:r w:rsidR="00AC0AF5" w:rsidRPr="000336F8">
        <w:rPr>
          <w:rtl/>
        </w:rPr>
        <w:t>:</w:t>
      </w:r>
    </w:p>
    <w:p w14:paraId="506F11DC" w14:textId="77777777" w:rsidR="001977B2" w:rsidRDefault="001977B2" w:rsidP="00933610">
      <w:pPr>
        <w:rPr>
          <w:rFonts w:ascii="Fb Fontext" w:hAnsi="Fb Fontext"/>
          <w:spacing w:val="-2"/>
          <w:rtl/>
        </w:rPr>
      </w:pPr>
      <w:r>
        <w:rPr>
          <w:rFonts w:ascii="Fb Fontext" w:hAnsi="Fb Fontext" w:hint="cs"/>
          <w:spacing w:val="-2"/>
          <w:rtl/>
        </w:rPr>
        <w:t>ה</w:t>
      </w:r>
      <w:r w:rsidR="00AC0AF5" w:rsidRPr="006765C4">
        <w:rPr>
          <w:rFonts w:ascii="Fb Fontext" w:hAnsi="Fb Fontext"/>
          <w:spacing w:val="-2"/>
          <w:rtl/>
        </w:rPr>
        <w:t xml:space="preserve">חזיק לנטפי </w:t>
      </w:r>
      <w:r w:rsidR="00AC0AF5" w:rsidRPr="001977B2">
        <w:rPr>
          <w:rStyle w:val="afffff0"/>
          <w:rFonts w:hint="cs"/>
          <w:rtl/>
        </w:rPr>
        <w:t>[בכל הגג]</w:t>
      </w:r>
      <w:r w:rsidR="00AC0AF5" w:rsidRPr="006765C4">
        <w:rPr>
          <w:rFonts w:ascii="Fb Fontext" w:hAnsi="Fb Fontext"/>
          <w:spacing w:val="-2"/>
          <w:rtl/>
        </w:rPr>
        <w:t xml:space="preserve"> </w:t>
      </w:r>
      <w:r>
        <w:rPr>
          <w:rFonts w:ascii="Fb Fontext" w:hAnsi="Fb Fontext" w:hint="cs"/>
          <w:spacing w:val="-2"/>
          <w:rtl/>
        </w:rPr>
        <w:t>ה</w:t>
      </w:r>
      <w:r w:rsidR="00AC0AF5" w:rsidRPr="006765C4">
        <w:rPr>
          <w:rFonts w:ascii="Fb Fontext" w:hAnsi="Fb Fontext"/>
          <w:spacing w:val="-2"/>
          <w:rtl/>
        </w:rPr>
        <w:t xml:space="preserve">חזיק לשפכי </w:t>
      </w:r>
      <w:r w:rsidR="00AC0AF5" w:rsidRPr="001977B2">
        <w:rPr>
          <w:rStyle w:val="afffff0"/>
          <w:rFonts w:hint="cs"/>
          <w:rtl/>
        </w:rPr>
        <w:t>[במקום אחד]</w:t>
      </w:r>
      <w:r w:rsidR="00AC0AF5" w:rsidRPr="001977B2">
        <w:rPr>
          <w:rStyle w:val="afffff0"/>
          <w:rtl/>
        </w:rPr>
        <w:t>,</w:t>
      </w:r>
      <w:r w:rsidR="00AC0AF5" w:rsidRPr="006765C4">
        <w:rPr>
          <w:rFonts w:ascii="Fb Fontext" w:hAnsi="Fb Fontext"/>
          <w:spacing w:val="-2"/>
          <w:rtl/>
        </w:rPr>
        <w:t xml:space="preserve"> </w:t>
      </w:r>
    </w:p>
    <w:p w14:paraId="52DC030E" w14:textId="4BD89F96" w:rsidR="00AC0AF5" w:rsidRPr="006765C4" w:rsidRDefault="001977B2" w:rsidP="00933610">
      <w:pPr>
        <w:rPr>
          <w:rFonts w:ascii="Fb Fontext" w:hAnsi="Fb Fontext"/>
          <w:spacing w:val="-2"/>
          <w:rtl/>
        </w:rPr>
      </w:pPr>
      <w:r>
        <w:rPr>
          <w:rFonts w:ascii="Fb Fontext" w:hAnsi="Fb Fontext" w:hint="cs"/>
          <w:spacing w:val="-2"/>
          <w:rtl/>
        </w:rPr>
        <w:t>ה</w:t>
      </w:r>
      <w:r w:rsidR="00AC0AF5" w:rsidRPr="006765C4">
        <w:rPr>
          <w:rFonts w:ascii="Fb Fontext" w:hAnsi="Fb Fontext"/>
          <w:spacing w:val="-2"/>
          <w:rtl/>
        </w:rPr>
        <w:t>חזיק לשפכי לא אחזיק לנטפי.</w:t>
      </w:r>
    </w:p>
    <w:p w14:paraId="446285FA" w14:textId="77777777" w:rsidR="001977B2" w:rsidRPr="000336F8" w:rsidRDefault="00AC0AF5" w:rsidP="001977B2">
      <w:pPr>
        <w:pStyle w:val="36"/>
        <w:framePr w:wrap="notBeside"/>
        <w:rPr>
          <w:rtl/>
        </w:rPr>
      </w:pPr>
      <w:r w:rsidRPr="000336F8">
        <w:rPr>
          <w:rtl/>
        </w:rPr>
        <w:t>ורב יוסף:</w:t>
      </w:r>
    </w:p>
    <w:p w14:paraId="5D6E001C" w14:textId="10826533" w:rsidR="00AC0AF5" w:rsidRPr="00C35A2C" w:rsidRDefault="00AC0AF5" w:rsidP="00933610">
      <w:pPr>
        <w:spacing w:after="60"/>
        <w:rPr>
          <w:rFonts w:ascii="Fb Fontext" w:hAnsi="Fb Fontext"/>
          <w:rtl/>
        </w:rPr>
      </w:pPr>
      <w:r w:rsidRPr="00C35A2C">
        <w:rPr>
          <w:rFonts w:ascii="Fb Fontext" w:hAnsi="Fb Fontext"/>
          <w:rtl/>
        </w:rPr>
        <w:t xml:space="preserve">אפילו </w:t>
      </w:r>
      <w:r w:rsidR="001977B2">
        <w:rPr>
          <w:rFonts w:ascii="Fb Fontext" w:hAnsi="Fb Fontext" w:hint="cs"/>
          <w:rtl/>
        </w:rPr>
        <w:t>ה</w:t>
      </w:r>
      <w:r w:rsidRPr="00C35A2C">
        <w:rPr>
          <w:rFonts w:ascii="Fb Fontext" w:hAnsi="Fb Fontext"/>
          <w:rtl/>
        </w:rPr>
        <w:t xml:space="preserve">חזיק לשפכי </w:t>
      </w:r>
      <w:r w:rsidR="001977B2">
        <w:rPr>
          <w:rFonts w:ascii="Fb Fontext" w:hAnsi="Fb Fontext" w:hint="cs"/>
          <w:rtl/>
        </w:rPr>
        <w:t>ה</w:t>
      </w:r>
      <w:r w:rsidRPr="00C35A2C">
        <w:rPr>
          <w:rFonts w:ascii="Fb Fontext" w:hAnsi="Fb Fontext"/>
          <w:rtl/>
        </w:rPr>
        <w:t>חזיק לנטפי.</w:t>
      </w:r>
    </w:p>
    <w:p w14:paraId="45EB007C" w14:textId="5863E147" w:rsidR="001977B2" w:rsidRPr="000336F8" w:rsidRDefault="00C67CAC" w:rsidP="001977B2">
      <w:pPr>
        <w:pStyle w:val="36"/>
        <w:framePr w:wrap="notBeside"/>
        <w:rPr>
          <w:rtl/>
        </w:rPr>
      </w:pPr>
      <w:r w:rsidRPr="000336F8">
        <w:rPr>
          <w:rFonts w:hint="cs"/>
          <w:rtl/>
        </w:rPr>
        <w:t xml:space="preserve">ג. </w:t>
      </w:r>
      <w:r w:rsidR="00AC0AF5" w:rsidRPr="000336F8">
        <w:rPr>
          <w:rtl/>
        </w:rPr>
        <w:t>א"ד</w:t>
      </w:r>
      <w:r w:rsidR="00AC0AF5" w:rsidRPr="000336F8">
        <w:rPr>
          <w:rFonts w:hint="cs"/>
          <w:rtl/>
        </w:rPr>
        <w:t xml:space="preserve"> ר</w:t>
      </w:r>
      <w:r w:rsidR="00AC0AF5" w:rsidRPr="000336F8">
        <w:rPr>
          <w:rtl/>
        </w:rPr>
        <w:t>"</w:t>
      </w:r>
      <w:r w:rsidR="00AC0AF5" w:rsidRPr="000336F8">
        <w:rPr>
          <w:rFonts w:hint="cs"/>
          <w:rtl/>
        </w:rPr>
        <w:t>נ</w:t>
      </w:r>
      <w:r w:rsidR="00AC0AF5" w:rsidRPr="000336F8">
        <w:rPr>
          <w:rtl/>
        </w:rPr>
        <w:t>:</w:t>
      </w:r>
    </w:p>
    <w:p w14:paraId="6829E4B6" w14:textId="0C00117C" w:rsidR="00933610" w:rsidRDefault="00AC0AF5" w:rsidP="00AC0AF5">
      <w:pPr>
        <w:rPr>
          <w:rFonts w:ascii="Fb Fontext" w:hAnsi="Fb Fontext"/>
          <w:rtl/>
        </w:rPr>
      </w:pPr>
      <w:r w:rsidRPr="00C35A2C">
        <w:rPr>
          <w:rFonts w:ascii="Fb Fontext" w:hAnsi="Fb Fontext"/>
          <w:rtl/>
        </w:rPr>
        <w:t xml:space="preserve">אחזיק לשפכי </w:t>
      </w:r>
      <w:r w:rsidR="00933610">
        <w:rPr>
          <w:rFonts w:ascii="Fb Fontext" w:hAnsi="Fb Fontext" w:hint="cs"/>
          <w:rtl/>
        </w:rPr>
        <w:t xml:space="preserve">- </w:t>
      </w:r>
      <w:r w:rsidRPr="00C35A2C">
        <w:rPr>
          <w:rFonts w:ascii="Fb Fontext" w:hAnsi="Fb Fontext"/>
          <w:rtl/>
        </w:rPr>
        <w:t xml:space="preserve">אחזיק לנטפי, </w:t>
      </w:r>
    </w:p>
    <w:p w14:paraId="60070BB6" w14:textId="377A7213" w:rsidR="00AC0AF5" w:rsidRDefault="00933610" w:rsidP="00AC0AF5">
      <w:pPr>
        <w:rPr>
          <w:rFonts w:ascii="Fb Fontext" w:hAnsi="Fb Fontext"/>
          <w:rtl/>
        </w:rPr>
      </w:pPr>
      <w:r>
        <w:rPr>
          <w:rFonts w:ascii="Fb Fontext" w:hAnsi="Fb Fontext" w:hint="cs"/>
          <w:rtl/>
        </w:rPr>
        <w:t xml:space="preserve">אחזיק </w:t>
      </w:r>
      <w:r w:rsidR="00AC0AF5" w:rsidRPr="00C35A2C">
        <w:rPr>
          <w:rFonts w:ascii="Fb Fontext" w:hAnsi="Fb Fontext"/>
          <w:rtl/>
        </w:rPr>
        <w:t>לנטפי אחזיק לשפכי</w:t>
      </w:r>
      <w:r>
        <w:rPr>
          <w:rFonts w:ascii="Fb Fontext" w:hAnsi="Fb Fontext" w:hint="cs"/>
          <w:rtl/>
        </w:rPr>
        <w:t>,</w:t>
      </w:r>
      <w:r w:rsidR="00AC0AF5" w:rsidRPr="00C35A2C">
        <w:rPr>
          <w:rFonts w:ascii="Fb Fontext" w:hAnsi="Fb Fontext"/>
          <w:rtl/>
        </w:rPr>
        <w:t xml:space="preserve"> </w:t>
      </w:r>
      <w:r>
        <w:rPr>
          <w:rFonts w:ascii="Fb Fontext" w:hAnsi="Fb Fontext" w:hint="cs"/>
          <w:rtl/>
        </w:rPr>
        <w:t>ו</w:t>
      </w:r>
      <w:r w:rsidR="00C67CAC">
        <w:rPr>
          <w:rFonts w:ascii="Fb Fontext" w:hAnsi="Fb Fontext" w:hint="cs"/>
          <w:rtl/>
        </w:rPr>
        <w:t xml:space="preserve">לא </w:t>
      </w:r>
      <w:r w:rsidR="00AC0AF5" w:rsidRPr="00C35A2C">
        <w:rPr>
          <w:rFonts w:ascii="Fb Fontext" w:hAnsi="Fb Fontext"/>
          <w:rtl/>
        </w:rPr>
        <w:t>לצריפא דאורבני</w:t>
      </w:r>
      <w:r w:rsidR="00C67CAC">
        <w:rPr>
          <w:rFonts w:ascii="Fb Fontext" w:hAnsi="Fb Fontext" w:hint="cs"/>
          <w:rtl/>
        </w:rPr>
        <w:t xml:space="preserve"> </w:t>
      </w:r>
      <w:r w:rsidR="00C67CAC" w:rsidRPr="00C67CAC">
        <w:rPr>
          <w:rStyle w:val="afffff0"/>
          <w:rFonts w:hint="cs"/>
          <w:rtl/>
        </w:rPr>
        <w:t>בשיפוע חזק</w:t>
      </w:r>
      <w:r w:rsidR="00AC0AF5" w:rsidRPr="00C35A2C">
        <w:rPr>
          <w:rFonts w:ascii="Fb Fontext" w:hAnsi="Fb Fontext"/>
          <w:rtl/>
        </w:rPr>
        <w:t>.</w:t>
      </w:r>
    </w:p>
    <w:p w14:paraId="049D0545" w14:textId="288CBFF5" w:rsidR="001977B2" w:rsidRPr="000336F8" w:rsidRDefault="004817E1" w:rsidP="001977B2">
      <w:pPr>
        <w:pStyle w:val="36"/>
        <w:framePr w:wrap="notBeside"/>
        <w:rPr>
          <w:rtl/>
        </w:rPr>
      </w:pPr>
      <w:r>
        <w:rPr>
          <w:rStyle w:val="afffff0"/>
          <w:rFonts w:ascii="BA Or Tzadikim Regular" w:hAnsi="BA Or Tzadikim Regular" w:cs="BA Or Tzadikim Regular"/>
          <w:rtl/>
        </w:rPr>
        <w:t>◄</w:t>
      </w:r>
      <w:r w:rsidR="00AC0AF5" w:rsidRPr="000336F8">
        <w:rPr>
          <w:rtl/>
        </w:rPr>
        <w:t>רב יוסף:</w:t>
      </w:r>
    </w:p>
    <w:p w14:paraId="09592148" w14:textId="72E051EB" w:rsidR="00AC0AF5" w:rsidRPr="00C35A2C" w:rsidRDefault="00AC0AF5" w:rsidP="00C67CAC">
      <w:pPr>
        <w:spacing w:after="60"/>
        <w:rPr>
          <w:rFonts w:ascii="Fb Fontext" w:hAnsi="Fb Fontext"/>
          <w:rtl/>
        </w:rPr>
      </w:pPr>
      <w:r w:rsidRPr="00C35A2C">
        <w:rPr>
          <w:rFonts w:ascii="Fb Fontext" w:hAnsi="Fb Fontext"/>
          <w:rtl/>
        </w:rPr>
        <w:t>אפי</w:t>
      </w:r>
      <w:r w:rsidRPr="00F10693">
        <w:rPr>
          <w:rtl/>
        </w:rPr>
        <w:t xml:space="preserve">' </w:t>
      </w:r>
      <w:r w:rsidRPr="00C35A2C">
        <w:rPr>
          <w:rFonts w:ascii="Fb Fontext" w:hAnsi="Fb Fontext"/>
          <w:rtl/>
        </w:rPr>
        <w:t xml:space="preserve">צריפא דאורבני. </w:t>
      </w:r>
      <w:r w:rsidRPr="00C35A2C">
        <w:rPr>
          <w:rFonts w:ascii="Fb Fontext" w:hAnsi="Fb Fontext" w:hint="cs"/>
          <w:rtl/>
        </w:rPr>
        <w:t>וכן ע</w:t>
      </w:r>
      <w:r w:rsidR="001977B2">
        <w:rPr>
          <w:rFonts w:ascii="Fb Fontext" w:hAnsi="Fb Fontext" w:hint="cs"/>
          <w:rtl/>
        </w:rPr>
        <w:t>שה מעשה.</w:t>
      </w:r>
    </w:p>
    <w:p w14:paraId="3B5E8AAB" w14:textId="77777777" w:rsidR="00AC0AF5" w:rsidRPr="00C35A2C" w:rsidRDefault="00AC0AF5" w:rsidP="00982F98">
      <w:pPr>
        <w:pStyle w:val="affe"/>
        <w:framePr w:wrap="around"/>
        <w:rPr>
          <w:rtl/>
        </w:rPr>
      </w:pPr>
      <w:r w:rsidRPr="00C35A2C">
        <w:rPr>
          <w:rtl/>
        </w:rPr>
        <w:t>ו:</w:t>
      </w:r>
    </w:p>
    <w:p w14:paraId="2239F846" w14:textId="77777777" w:rsidR="00933610" w:rsidRPr="00933610" w:rsidRDefault="00AC0AF5" w:rsidP="00933610">
      <w:pPr>
        <w:pStyle w:val="affff9"/>
        <w:rPr>
          <w:rtl/>
        </w:rPr>
      </w:pPr>
      <w:r w:rsidRPr="00933610">
        <w:rPr>
          <w:rtl/>
        </w:rPr>
        <w:t xml:space="preserve">המשכיר בית לחבירו בבירה גדולה, </w:t>
      </w:r>
    </w:p>
    <w:p w14:paraId="0CDCA8CD" w14:textId="77777777" w:rsidR="00933610" w:rsidRDefault="00AC0AF5" w:rsidP="00933610">
      <w:pPr>
        <w:rPr>
          <w:rFonts w:ascii="Fb Fontext" w:hAnsi="Fb Fontext"/>
          <w:sz w:val="32"/>
          <w:rtl/>
        </w:rPr>
      </w:pPr>
      <w:r>
        <w:rPr>
          <w:rFonts w:ascii="Fb Fontext" w:hAnsi="Fb Fontext"/>
          <w:sz w:val="32"/>
          <w:rtl/>
        </w:rPr>
        <w:t>משתמש בזיזיה ובכתלי</w:t>
      </w:r>
      <w:r>
        <w:rPr>
          <w:rFonts w:ascii="Fb Fontext" w:hAnsi="Fb Fontext" w:hint="cs"/>
          <w:sz w:val="32"/>
          <w:rtl/>
        </w:rPr>
        <w:t>ו</w:t>
      </w:r>
      <w:r w:rsidRPr="00C35A2C">
        <w:rPr>
          <w:rFonts w:ascii="Fb Fontext" w:hAnsi="Fb Fontext"/>
          <w:sz w:val="32"/>
          <w:rtl/>
        </w:rPr>
        <w:t xml:space="preserve"> עד ד</w:t>
      </w:r>
      <w:r w:rsidRPr="00F10693">
        <w:rPr>
          <w:rtl/>
        </w:rPr>
        <w:t xml:space="preserve">' </w:t>
      </w:r>
      <w:r w:rsidRPr="00C35A2C">
        <w:rPr>
          <w:rFonts w:ascii="Fb Fontext" w:hAnsi="Fb Fontext"/>
          <w:sz w:val="32"/>
          <w:rtl/>
        </w:rPr>
        <w:t>אמות,</w:t>
      </w:r>
      <w:r w:rsidR="00C67CAC">
        <w:rPr>
          <w:rFonts w:ascii="Fb Fontext" w:hAnsi="Fb Fontext" w:hint="cs"/>
          <w:sz w:val="32"/>
          <w:rtl/>
        </w:rPr>
        <w:t xml:space="preserve"> </w:t>
      </w:r>
      <w:r w:rsidRPr="00C35A2C">
        <w:rPr>
          <w:rFonts w:ascii="Fb Fontext" w:hAnsi="Fb Fontext"/>
          <w:sz w:val="32"/>
          <w:rtl/>
        </w:rPr>
        <w:t xml:space="preserve">ובעובי הכותל במקום שנהגו, </w:t>
      </w:r>
    </w:p>
    <w:p w14:paraId="251EDAC7" w14:textId="77777777" w:rsidR="00933610" w:rsidRPr="000336F8" w:rsidRDefault="00933610" w:rsidP="00933610">
      <w:pPr>
        <w:pStyle w:val="36"/>
        <w:framePr w:wrap="notBeside"/>
        <w:rPr>
          <w:rtl/>
        </w:rPr>
      </w:pPr>
      <w:r w:rsidRPr="000336F8">
        <w:rPr>
          <w:rFonts w:hint="cs"/>
          <w:rtl/>
        </w:rPr>
        <w:t>ר</w:t>
      </w:r>
      <w:r w:rsidRPr="000336F8">
        <w:rPr>
          <w:rtl/>
        </w:rPr>
        <w:t>"</w:t>
      </w:r>
      <w:r w:rsidRPr="000336F8">
        <w:rPr>
          <w:rFonts w:hint="cs"/>
          <w:rtl/>
        </w:rPr>
        <w:t>נ מרב</w:t>
      </w:r>
      <w:r w:rsidRPr="000336F8">
        <w:rPr>
          <w:rtl/>
        </w:rPr>
        <w:t>"</w:t>
      </w:r>
      <w:r w:rsidRPr="000336F8">
        <w:rPr>
          <w:rFonts w:hint="cs"/>
          <w:rtl/>
        </w:rPr>
        <w:t>א</w:t>
      </w:r>
      <w:r w:rsidRPr="000336F8">
        <w:rPr>
          <w:rtl/>
        </w:rPr>
        <w:t>:</w:t>
      </w:r>
    </w:p>
    <w:p w14:paraId="0B46F4AD" w14:textId="7401FECC" w:rsidR="00AC0AF5" w:rsidRDefault="00AC0AF5" w:rsidP="00933610">
      <w:pPr>
        <w:rPr>
          <w:rFonts w:ascii="Fb Fontext" w:hAnsi="Fb Fontext"/>
          <w:sz w:val="32"/>
          <w:rtl/>
        </w:rPr>
      </w:pPr>
      <w:r w:rsidRPr="00C35A2C">
        <w:rPr>
          <w:rFonts w:ascii="Fb Fontext" w:hAnsi="Fb Fontext"/>
          <w:sz w:val="32"/>
          <w:rtl/>
        </w:rPr>
        <w:t xml:space="preserve">אבל </w:t>
      </w:r>
      <w:r w:rsidR="00933610">
        <w:rPr>
          <w:rFonts w:ascii="Fb Fontext" w:hAnsi="Fb Fontext" w:hint="cs"/>
          <w:sz w:val="32"/>
          <w:rtl/>
        </w:rPr>
        <w:t xml:space="preserve">לא </w:t>
      </w:r>
      <w:r w:rsidRPr="00C35A2C">
        <w:rPr>
          <w:rFonts w:ascii="Fb Fontext" w:hAnsi="Fb Fontext"/>
          <w:sz w:val="32"/>
          <w:rtl/>
        </w:rPr>
        <w:t xml:space="preserve">בתרבץ אפדני </w:t>
      </w:r>
      <w:r w:rsidRPr="00C67CAC">
        <w:rPr>
          <w:rStyle w:val="afffff0"/>
          <w:rFonts w:hint="cs"/>
          <w:rtl/>
        </w:rPr>
        <w:t>[פתח הטרקלין]</w:t>
      </w:r>
      <w:r w:rsidR="00933610">
        <w:rPr>
          <w:rFonts w:ascii="Fb Fontext" w:hAnsi="Fb Fontext" w:hint="cs"/>
          <w:sz w:val="32"/>
          <w:rtl/>
        </w:rPr>
        <w:t>.</w:t>
      </w:r>
    </w:p>
    <w:p w14:paraId="0A43DFFD" w14:textId="7DCA7728" w:rsidR="00C67CAC" w:rsidRPr="000336F8" w:rsidRDefault="00AC0AF5" w:rsidP="00C67CAC">
      <w:pPr>
        <w:pStyle w:val="36"/>
        <w:framePr w:wrap="notBeside"/>
        <w:rPr>
          <w:rtl/>
        </w:rPr>
      </w:pPr>
      <w:r w:rsidRPr="000336F8">
        <w:rPr>
          <w:rtl/>
        </w:rPr>
        <w:t>ור"</w:t>
      </w:r>
      <w:r w:rsidRPr="000336F8">
        <w:rPr>
          <w:rFonts w:hint="cs"/>
          <w:rtl/>
        </w:rPr>
        <w:t xml:space="preserve">נ </w:t>
      </w:r>
      <w:r w:rsidR="00C67CAC" w:rsidRPr="000336F8">
        <w:rPr>
          <w:rFonts w:hint="cs"/>
          <w:rtl/>
        </w:rPr>
        <w:t>עצמו</w:t>
      </w:r>
      <w:r w:rsidRPr="000336F8">
        <w:rPr>
          <w:rtl/>
        </w:rPr>
        <w:t>:</w:t>
      </w:r>
    </w:p>
    <w:p w14:paraId="0D6A1AEF" w14:textId="77777777" w:rsidR="00C67CAC" w:rsidRDefault="00AC0AF5" w:rsidP="00AC0AF5">
      <w:pPr>
        <w:rPr>
          <w:rtl/>
        </w:rPr>
      </w:pPr>
      <w:r w:rsidRPr="00C67CAC">
        <w:rPr>
          <w:rtl/>
        </w:rPr>
        <w:t xml:space="preserve">אפילו בתרבץ אפדני, אבל רחבה שאחורי הבתים לא. </w:t>
      </w:r>
    </w:p>
    <w:p w14:paraId="2FBA8C33" w14:textId="01157E87" w:rsidR="00C67CAC" w:rsidRPr="000336F8" w:rsidRDefault="004817E1" w:rsidP="00C67CAC">
      <w:pPr>
        <w:pStyle w:val="36"/>
        <w:framePr w:wrap="notBeside"/>
        <w:rPr>
          <w:rtl/>
        </w:rPr>
      </w:pPr>
      <w:r>
        <w:rPr>
          <w:rStyle w:val="afffff0"/>
          <w:rFonts w:ascii="BA Or Tzadikim Regular" w:hAnsi="BA Or Tzadikim Regular" w:cs="BA Or Tzadikim Regular"/>
          <w:rtl/>
        </w:rPr>
        <w:t>◄</w:t>
      </w:r>
      <w:r w:rsidR="00AC0AF5" w:rsidRPr="000336F8">
        <w:rPr>
          <w:rtl/>
        </w:rPr>
        <w:t>ו</w:t>
      </w:r>
      <w:r w:rsidR="00AC0AF5" w:rsidRPr="000336F8">
        <w:rPr>
          <w:rFonts w:hint="cs"/>
          <w:rtl/>
        </w:rPr>
        <w:t>ל</w:t>
      </w:r>
      <w:r w:rsidR="00AC0AF5" w:rsidRPr="000336F8">
        <w:rPr>
          <w:rtl/>
        </w:rPr>
        <w:t>רבא:</w:t>
      </w:r>
    </w:p>
    <w:p w14:paraId="3C253C28" w14:textId="1F70FF8D" w:rsidR="00AC0AF5" w:rsidRPr="00C67CAC" w:rsidRDefault="00AC0AF5" w:rsidP="00C67CAC">
      <w:pPr>
        <w:spacing w:after="60"/>
        <w:rPr>
          <w:rtl/>
        </w:rPr>
      </w:pPr>
      <w:r w:rsidRPr="00C67CAC">
        <w:rPr>
          <w:rtl/>
        </w:rPr>
        <w:t xml:space="preserve">אפי </w:t>
      </w:r>
      <w:r w:rsidR="00933610">
        <w:rPr>
          <w:rFonts w:hint="cs"/>
          <w:rtl/>
        </w:rPr>
        <w:t>ב</w:t>
      </w:r>
      <w:r w:rsidRPr="00C67CAC">
        <w:rPr>
          <w:rtl/>
        </w:rPr>
        <w:t>רחבה שאחורי הבתים.</w:t>
      </w:r>
    </w:p>
    <w:p w14:paraId="76B6B997" w14:textId="61932130" w:rsidR="00C67CAC" w:rsidRPr="000336F8" w:rsidRDefault="004817E1" w:rsidP="00C67CAC">
      <w:pPr>
        <w:pStyle w:val="36"/>
        <w:framePr w:wrap="notBeside"/>
        <w:rPr>
          <w:rtl/>
        </w:rPr>
      </w:pPr>
      <w:r>
        <w:rPr>
          <w:rStyle w:val="afffff0"/>
          <w:rFonts w:ascii="BA Or Tzadikim Regular" w:hAnsi="BA Or Tzadikim Regular" w:cs="BA Or Tzadikim Regular"/>
          <w:rtl/>
        </w:rPr>
        <w:t>◄</w:t>
      </w:r>
      <w:r w:rsidR="00AC0AF5" w:rsidRPr="000336F8">
        <w:rPr>
          <w:rtl/>
        </w:rPr>
        <w:t>רבינא:</w:t>
      </w:r>
    </w:p>
    <w:p w14:paraId="7B81A3EB" w14:textId="1EAFBDDA" w:rsidR="00AC0AF5" w:rsidRDefault="00AC0AF5" w:rsidP="00AC0AF5">
      <w:pPr>
        <w:rPr>
          <w:rFonts w:ascii="Fb Fontext" w:hAnsi="Fb Fontext"/>
          <w:sz w:val="32"/>
          <w:rtl/>
        </w:rPr>
      </w:pPr>
      <w:r w:rsidRPr="0081371E">
        <w:rPr>
          <w:rStyle w:val="afff8"/>
          <w:rFonts w:hint="cs"/>
          <w:rtl/>
        </w:rPr>
        <w:t>קורת סוכה</w:t>
      </w:r>
      <w:r w:rsidRPr="00C35A2C">
        <w:rPr>
          <w:rFonts w:ascii="Fb Fontext" w:hAnsi="Fb Fontext"/>
          <w:sz w:val="32"/>
          <w:rtl/>
        </w:rPr>
        <w:t xml:space="preserve"> עד </w:t>
      </w:r>
      <w:r w:rsidRPr="00C35A2C">
        <w:rPr>
          <w:rFonts w:ascii="Fb Fontext" w:hAnsi="Fb Fontext" w:hint="cs"/>
          <w:sz w:val="32"/>
          <w:rtl/>
        </w:rPr>
        <w:t>ל</w:t>
      </w:r>
      <w:r w:rsidRPr="00F10693">
        <w:rPr>
          <w:rFonts w:hint="cs"/>
          <w:rtl/>
        </w:rPr>
        <w:t xml:space="preserve">' </w:t>
      </w:r>
      <w:r w:rsidRPr="00C35A2C">
        <w:rPr>
          <w:rFonts w:ascii="Fb Fontext" w:hAnsi="Fb Fontext"/>
          <w:sz w:val="32"/>
          <w:rtl/>
        </w:rPr>
        <w:t>יו</w:t>
      </w:r>
      <w:r w:rsidRPr="00C35A2C">
        <w:rPr>
          <w:rFonts w:ascii="Fb Fontext" w:hAnsi="Fb Fontext" w:hint="cs"/>
          <w:sz w:val="32"/>
          <w:rtl/>
        </w:rPr>
        <w:t>ם</w:t>
      </w:r>
      <w:r w:rsidRPr="00C35A2C">
        <w:rPr>
          <w:rFonts w:ascii="Fb Fontext" w:hAnsi="Fb Fontext"/>
          <w:sz w:val="32"/>
          <w:rtl/>
        </w:rPr>
        <w:t xml:space="preserve"> לא הוי חזקה, </w:t>
      </w:r>
      <w:r w:rsidR="00C67CAC">
        <w:rPr>
          <w:rFonts w:ascii="Fb Fontext" w:hAnsi="Fb Fontext"/>
          <w:sz w:val="32"/>
          <w:rtl/>
        </w:rPr>
        <w:tab/>
      </w:r>
      <w:r>
        <w:rPr>
          <w:rFonts w:ascii="Fb Fontext" w:hAnsi="Fb Fontext"/>
          <w:sz w:val="32"/>
          <w:rtl/>
        </w:rPr>
        <w:t xml:space="preserve">אחר </w:t>
      </w:r>
      <w:r w:rsidRPr="00C35A2C">
        <w:rPr>
          <w:rFonts w:ascii="Fb Fontext" w:hAnsi="Fb Fontext" w:hint="cs"/>
          <w:sz w:val="32"/>
          <w:rtl/>
        </w:rPr>
        <w:t>ל</w:t>
      </w:r>
      <w:r w:rsidRPr="00F10693">
        <w:rPr>
          <w:rFonts w:hint="cs"/>
          <w:rtl/>
        </w:rPr>
        <w:t xml:space="preserve">' </w:t>
      </w:r>
      <w:r w:rsidRPr="00C35A2C">
        <w:rPr>
          <w:rFonts w:ascii="Fb Fontext" w:hAnsi="Fb Fontext" w:hint="cs"/>
          <w:sz w:val="32"/>
          <w:rtl/>
        </w:rPr>
        <w:t xml:space="preserve">יום </w:t>
      </w:r>
      <w:r w:rsidRPr="00C35A2C">
        <w:rPr>
          <w:rFonts w:ascii="Fb Fontext" w:hAnsi="Fb Fontext"/>
          <w:sz w:val="32"/>
          <w:rtl/>
        </w:rPr>
        <w:t>הוי חזקה.</w:t>
      </w:r>
    </w:p>
    <w:p w14:paraId="377A62F6" w14:textId="1B06C9DF" w:rsidR="00AC0AF5" w:rsidRPr="00C67CAC" w:rsidRDefault="00C67CAC" w:rsidP="00C67CAC">
      <w:pPr>
        <w:spacing w:after="60"/>
        <w:rPr>
          <w:rtl/>
        </w:rPr>
      </w:pPr>
      <w:r w:rsidRPr="0081371E">
        <w:rPr>
          <w:rStyle w:val="afff8"/>
          <w:rFonts w:hint="cs"/>
          <w:rtl/>
        </w:rPr>
        <w:t xml:space="preserve">ובסוכת מצוה - </w:t>
      </w:r>
      <w:r w:rsidR="00AC0AF5" w:rsidRPr="00C67CAC">
        <w:rPr>
          <w:rtl/>
        </w:rPr>
        <w:t xml:space="preserve">עד </w:t>
      </w:r>
      <w:r w:rsidR="00AC0AF5" w:rsidRPr="00C67CAC">
        <w:rPr>
          <w:rFonts w:hint="cs"/>
          <w:rtl/>
        </w:rPr>
        <w:t>ז</w:t>
      </w:r>
      <w:r w:rsidR="00AC0AF5" w:rsidRPr="00F10693">
        <w:rPr>
          <w:rFonts w:hint="cs"/>
          <w:rtl/>
        </w:rPr>
        <w:t xml:space="preserve">' </w:t>
      </w:r>
      <w:r w:rsidR="00AC0AF5" w:rsidRPr="00C67CAC">
        <w:rPr>
          <w:rFonts w:hint="cs"/>
          <w:rtl/>
        </w:rPr>
        <w:t xml:space="preserve">יום </w:t>
      </w:r>
      <w:r>
        <w:rPr>
          <w:rFonts w:hint="cs"/>
          <w:rtl/>
        </w:rPr>
        <w:t>אי</w:t>
      </w:r>
      <w:r w:rsidR="00F10693">
        <w:rPr>
          <w:rtl/>
        </w:rPr>
        <w:t>"</w:t>
      </w:r>
      <w:r>
        <w:rPr>
          <w:rFonts w:hint="cs"/>
          <w:rtl/>
        </w:rPr>
        <w:t xml:space="preserve">ז </w:t>
      </w:r>
      <w:r w:rsidR="00AC0AF5" w:rsidRPr="00C67CAC">
        <w:rPr>
          <w:rtl/>
        </w:rPr>
        <w:t xml:space="preserve">חזקה, </w:t>
      </w:r>
      <w:r>
        <w:rPr>
          <w:rFonts w:hint="cs"/>
          <w:rtl/>
        </w:rPr>
        <w:t xml:space="preserve"> </w:t>
      </w:r>
      <w:r w:rsidR="00AC0AF5" w:rsidRPr="0081371E">
        <w:rPr>
          <w:rStyle w:val="afff8"/>
          <w:rtl/>
        </w:rPr>
        <w:t xml:space="preserve">אחר </w:t>
      </w:r>
      <w:r w:rsidR="00AC0AF5" w:rsidRPr="0081371E">
        <w:rPr>
          <w:rStyle w:val="afff8"/>
          <w:rFonts w:hint="cs"/>
          <w:rtl/>
        </w:rPr>
        <w:t>ז</w:t>
      </w:r>
      <w:r w:rsidR="00AC0AF5" w:rsidRPr="00F10693">
        <w:rPr>
          <w:rFonts w:hint="cs"/>
          <w:rtl/>
        </w:rPr>
        <w:t xml:space="preserve">' </w:t>
      </w:r>
      <w:r w:rsidRPr="0081371E">
        <w:rPr>
          <w:rStyle w:val="afff8"/>
          <w:rFonts w:hint="cs"/>
          <w:rtl/>
        </w:rPr>
        <w:t>ימים</w:t>
      </w:r>
      <w:r w:rsidR="00AC0AF5" w:rsidRPr="00C67CAC">
        <w:rPr>
          <w:rtl/>
        </w:rPr>
        <w:t xml:space="preserve"> הוי חזקה</w:t>
      </w:r>
      <w:r>
        <w:rPr>
          <w:rFonts w:hint="cs"/>
          <w:rtl/>
        </w:rPr>
        <w:t>,</w:t>
      </w:r>
      <w:r w:rsidR="00AC0AF5" w:rsidRPr="00C67CAC">
        <w:rPr>
          <w:rtl/>
        </w:rPr>
        <w:t xml:space="preserve"> </w:t>
      </w:r>
      <w:r w:rsidR="00AC0AF5" w:rsidRPr="0081371E">
        <w:rPr>
          <w:rStyle w:val="afff8"/>
          <w:rtl/>
        </w:rPr>
        <w:t xml:space="preserve">ואי </w:t>
      </w:r>
      <w:r w:rsidR="00AC0AF5" w:rsidRPr="0081371E">
        <w:rPr>
          <w:rStyle w:val="afff8"/>
          <w:rFonts w:hint="cs"/>
          <w:rtl/>
        </w:rPr>
        <w:t>חבר</w:t>
      </w:r>
      <w:r w:rsidRPr="0081371E">
        <w:rPr>
          <w:rStyle w:val="afff8"/>
          <w:rFonts w:hint="cs"/>
          <w:rtl/>
        </w:rPr>
        <w:t>ה</w:t>
      </w:r>
      <w:r w:rsidR="00AC0AF5" w:rsidRPr="0081371E">
        <w:rPr>
          <w:rStyle w:val="afff8"/>
          <w:rFonts w:hint="cs"/>
          <w:rtl/>
        </w:rPr>
        <w:t xml:space="preserve"> בטיט</w:t>
      </w:r>
      <w:r w:rsidR="00AC0AF5" w:rsidRPr="00C67CAC">
        <w:rPr>
          <w:rFonts w:hint="cs"/>
          <w:rtl/>
        </w:rPr>
        <w:t xml:space="preserve"> </w:t>
      </w:r>
      <w:r>
        <w:rPr>
          <w:rFonts w:hint="cs"/>
          <w:rtl/>
        </w:rPr>
        <w:t xml:space="preserve">- </w:t>
      </w:r>
      <w:r w:rsidR="00AC0AF5" w:rsidRPr="00C67CAC">
        <w:rPr>
          <w:rFonts w:hint="cs"/>
          <w:rtl/>
        </w:rPr>
        <w:t xml:space="preserve">מיד </w:t>
      </w:r>
      <w:r w:rsidR="00AC0AF5" w:rsidRPr="00C67CAC">
        <w:rPr>
          <w:rtl/>
        </w:rPr>
        <w:t>הוי חזקה.</w:t>
      </w:r>
    </w:p>
    <w:p w14:paraId="2402699A" w14:textId="77777777" w:rsidR="006950A7" w:rsidRPr="00B867A9" w:rsidRDefault="00AC0AF5" w:rsidP="00B867A9">
      <w:pPr>
        <w:pStyle w:val="affff9"/>
        <w:rPr>
          <w:rtl/>
        </w:rPr>
      </w:pPr>
      <w:r w:rsidRPr="00B867A9">
        <w:rPr>
          <w:rtl/>
        </w:rPr>
        <w:t>שני בתים בשני צדי ר</w:t>
      </w:r>
      <w:r w:rsidRPr="00B867A9">
        <w:rPr>
          <w:rFonts w:hint="cs"/>
          <w:rtl/>
        </w:rPr>
        <w:t>ה</w:t>
      </w:r>
      <w:r w:rsidRPr="00B867A9">
        <w:rPr>
          <w:rtl/>
        </w:rPr>
        <w:t>"</w:t>
      </w:r>
      <w:r w:rsidRPr="00B867A9">
        <w:rPr>
          <w:rFonts w:hint="cs"/>
          <w:rtl/>
        </w:rPr>
        <w:t>ר</w:t>
      </w:r>
      <w:r w:rsidRPr="00B867A9">
        <w:rPr>
          <w:rtl/>
        </w:rPr>
        <w:t xml:space="preserve"> </w:t>
      </w:r>
    </w:p>
    <w:p w14:paraId="13671A08" w14:textId="77777777" w:rsidR="00B867A9" w:rsidRPr="000336F8" w:rsidRDefault="00B867A9" w:rsidP="00B867A9">
      <w:pPr>
        <w:pStyle w:val="36"/>
        <w:framePr w:wrap="notBeside"/>
        <w:rPr>
          <w:rtl/>
        </w:rPr>
      </w:pPr>
      <w:r w:rsidRPr="000336F8">
        <w:rPr>
          <w:rtl/>
        </w:rPr>
        <w:t>אביי:</w:t>
      </w:r>
    </w:p>
    <w:p w14:paraId="6D33431E" w14:textId="249E095B" w:rsidR="00AC0AF5" w:rsidRDefault="00AC0AF5" w:rsidP="00AC0AF5">
      <w:pPr>
        <w:rPr>
          <w:rFonts w:ascii="Fb Fontext" w:hAnsi="Fb Fontext"/>
          <w:sz w:val="32"/>
          <w:rtl/>
        </w:rPr>
      </w:pPr>
      <w:r w:rsidRPr="00C35A2C">
        <w:rPr>
          <w:rFonts w:ascii="Fb Fontext" w:hAnsi="Fb Fontext" w:hint="cs"/>
          <w:sz w:val="32"/>
          <w:rtl/>
        </w:rPr>
        <w:t xml:space="preserve">שניהם </w:t>
      </w:r>
      <w:r w:rsidRPr="00C35A2C">
        <w:rPr>
          <w:rFonts w:ascii="Fb Fontext" w:hAnsi="Fb Fontext"/>
          <w:sz w:val="32"/>
          <w:rtl/>
        </w:rPr>
        <w:t>עוש</w:t>
      </w:r>
      <w:r w:rsidRPr="00C35A2C">
        <w:rPr>
          <w:rFonts w:ascii="Fb Fontext" w:hAnsi="Fb Fontext" w:hint="cs"/>
          <w:sz w:val="32"/>
          <w:rtl/>
        </w:rPr>
        <w:t>ים</w:t>
      </w:r>
      <w:r w:rsidRPr="00C35A2C">
        <w:rPr>
          <w:rFonts w:ascii="Fb Fontext" w:hAnsi="Fb Fontext"/>
          <w:sz w:val="32"/>
          <w:rtl/>
        </w:rPr>
        <w:t xml:space="preserve"> מעקה לחצי גג</w:t>
      </w:r>
      <w:r w:rsidRPr="00C35A2C">
        <w:rPr>
          <w:rFonts w:ascii="Fb Fontext" w:hAnsi="Fb Fontext" w:hint="cs"/>
          <w:sz w:val="32"/>
          <w:rtl/>
        </w:rPr>
        <w:t>ם</w:t>
      </w:r>
      <w:r w:rsidR="00B867A9">
        <w:rPr>
          <w:rFonts w:ascii="Fb Fontext" w:hAnsi="Fb Fontext" w:hint="cs"/>
          <w:sz w:val="32"/>
          <w:rtl/>
        </w:rPr>
        <w:t>,</w:t>
      </w:r>
      <w:r w:rsidRPr="00C35A2C">
        <w:rPr>
          <w:rFonts w:ascii="Fb Fontext" w:hAnsi="Fb Fontext" w:hint="cs"/>
          <w:sz w:val="32"/>
          <w:rtl/>
        </w:rPr>
        <w:t xml:space="preserve"> </w:t>
      </w:r>
      <w:r w:rsidRPr="00C35A2C">
        <w:rPr>
          <w:rFonts w:ascii="Fb Fontext" w:hAnsi="Fb Fontext"/>
          <w:sz w:val="32"/>
          <w:rtl/>
        </w:rPr>
        <w:t>זה שלא כנגד זה ומעדיף.</w:t>
      </w:r>
    </w:p>
    <w:p w14:paraId="6529D483" w14:textId="362E3D76" w:rsidR="00B867A9" w:rsidRPr="00C35A2C" w:rsidRDefault="00B867A9" w:rsidP="00B867A9">
      <w:pPr>
        <w:pStyle w:val="afffff"/>
        <w:rPr>
          <w:rtl/>
        </w:rPr>
      </w:pPr>
      <w:r>
        <w:rPr>
          <w:rFonts w:hint="cs"/>
          <w:rtl/>
        </w:rPr>
        <w:t xml:space="preserve">מיירי </w:t>
      </w:r>
      <w:r w:rsidRPr="00C35A2C">
        <w:rPr>
          <w:rFonts w:hint="cs"/>
          <w:rtl/>
        </w:rPr>
        <w:t>ב</w:t>
      </w:r>
      <w:r w:rsidRPr="00C35A2C">
        <w:rPr>
          <w:rtl/>
        </w:rPr>
        <w:t>קדם חד מ</w:t>
      </w:r>
      <w:r>
        <w:rPr>
          <w:rFonts w:hint="cs"/>
          <w:rtl/>
        </w:rPr>
        <w:t xml:space="preserve">הם ועשה </w:t>
      </w:r>
      <w:r w:rsidRPr="00C35A2C">
        <w:rPr>
          <w:rFonts w:hint="cs"/>
          <w:rtl/>
        </w:rPr>
        <w:t xml:space="preserve">שאינו יכול לומר טול הוצאותיך ועשה הכל דמתרע </w:t>
      </w:r>
      <w:r>
        <w:rPr>
          <w:rFonts w:hint="cs"/>
          <w:rtl/>
        </w:rPr>
        <w:t>כותלו.</w:t>
      </w:r>
    </w:p>
    <w:p w14:paraId="5D849182" w14:textId="77777777" w:rsidR="006950A7" w:rsidRPr="000336F8" w:rsidRDefault="006950A7" w:rsidP="006950A7">
      <w:pPr>
        <w:pStyle w:val="36"/>
        <w:framePr w:wrap="notBeside"/>
        <w:rPr>
          <w:rtl/>
        </w:rPr>
      </w:pPr>
      <w:r w:rsidRPr="000336F8">
        <w:rPr>
          <w:rFonts w:hint="cs"/>
          <w:rtl/>
        </w:rPr>
        <w:t>א</w:t>
      </w:r>
    </w:p>
    <w:p w14:paraId="704C66AA" w14:textId="05A2BD5C" w:rsidR="006950A7" w:rsidRDefault="006950A7" w:rsidP="00AC0AF5">
      <w:pPr>
        <w:rPr>
          <w:rFonts w:ascii="Fb Fontext" w:hAnsi="Fb Fontext"/>
          <w:rtl/>
        </w:rPr>
      </w:pPr>
      <w:r>
        <w:rPr>
          <w:rFonts w:ascii="Fb Fontext" w:hAnsi="Fb Fontext" w:hint="cs"/>
          <w:rtl/>
        </w:rPr>
        <w:t>רה</w:t>
      </w:r>
      <w:r w:rsidR="00F10693">
        <w:rPr>
          <w:rFonts w:ascii="Fb Fontext" w:hAnsi="Fb Fontext"/>
          <w:rtl/>
        </w:rPr>
        <w:t>"</w:t>
      </w:r>
      <w:r>
        <w:rPr>
          <w:rFonts w:ascii="Fb Fontext" w:hAnsi="Fb Fontext" w:hint="cs"/>
          <w:rtl/>
        </w:rPr>
        <w:t>ר שאינם רואים בלילה,</w:t>
      </w:r>
    </w:p>
    <w:p w14:paraId="0459CB26" w14:textId="448098A6" w:rsidR="00C67CAC" w:rsidRPr="000336F8" w:rsidRDefault="006950A7" w:rsidP="00C67CAC">
      <w:pPr>
        <w:pStyle w:val="36"/>
        <w:framePr w:wrap="notBeside"/>
        <w:rPr>
          <w:rtl/>
        </w:rPr>
      </w:pPr>
      <w:r w:rsidRPr="000336F8">
        <w:rPr>
          <w:rFonts w:hint="cs"/>
          <w:rtl/>
        </w:rPr>
        <w:t>ב.</w:t>
      </w:r>
    </w:p>
    <w:p w14:paraId="24749861" w14:textId="5089E21E" w:rsidR="00AC0AF5" w:rsidRPr="00B867A9" w:rsidRDefault="006950A7" w:rsidP="00B867A9">
      <w:pPr>
        <w:spacing w:after="60"/>
        <w:rPr>
          <w:rFonts w:ascii="Fb Fontext" w:hAnsi="Fb Fontext"/>
          <w:rtl/>
        </w:rPr>
      </w:pPr>
      <w:r>
        <w:rPr>
          <w:rFonts w:ascii="Fb Fontext" w:hAnsi="Fb Fontext" w:hint="cs"/>
          <w:rtl/>
        </w:rPr>
        <w:t>אינם רואים כשיושב, וגם שאינם מתבוננים, משא</w:t>
      </w:r>
      <w:r w:rsidR="00F10693">
        <w:rPr>
          <w:rFonts w:ascii="Fb Fontext" w:hAnsi="Fb Fontext"/>
          <w:rtl/>
        </w:rPr>
        <w:t>"</w:t>
      </w:r>
      <w:r>
        <w:rPr>
          <w:rFonts w:ascii="Fb Fontext" w:hAnsi="Fb Fontext" w:hint="cs"/>
          <w:rtl/>
        </w:rPr>
        <w:t xml:space="preserve">כ אתה </w:t>
      </w:r>
    </w:p>
    <w:p w14:paraId="5BFD1B2B" w14:textId="77777777" w:rsidR="006950A7" w:rsidRPr="00801934" w:rsidRDefault="00AC0AF5" w:rsidP="006950A7">
      <w:pPr>
        <w:pStyle w:val="affff9"/>
        <w:rPr>
          <w:rtl/>
        </w:rPr>
      </w:pPr>
      <w:r w:rsidRPr="00801934">
        <w:rPr>
          <w:rtl/>
        </w:rPr>
        <w:t xml:space="preserve">גג הסמוך לחצר חבירו </w:t>
      </w:r>
    </w:p>
    <w:p w14:paraId="4B988C3A" w14:textId="2ABFD358" w:rsidR="006950A7" w:rsidRPr="000336F8" w:rsidRDefault="006950A7" w:rsidP="006950A7">
      <w:pPr>
        <w:pStyle w:val="36"/>
        <w:framePr w:wrap="notBeside"/>
        <w:rPr>
          <w:rtl/>
        </w:rPr>
      </w:pPr>
      <w:r w:rsidRPr="000336F8">
        <w:rPr>
          <w:rFonts w:hint="cs"/>
          <w:rtl/>
        </w:rPr>
        <w:t>ר</w:t>
      </w:r>
      <w:r w:rsidR="00F10693" w:rsidRPr="000336F8">
        <w:rPr>
          <w:rtl/>
        </w:rPr>
        <w:t>"</w:t>
      </w:r>
      <w:r w:rsidRPr="000336F8">
        <w:rPr>
          <w:rFonts w:hint="cs"/>
          <w:rtl/>
        </w:rPr>
        <w:t>נ משמואל</w:t>
      </w:r>
    </w:p>
    <w:p w14:paraId="28068D11" w14:textId="0E12A6F6" w:rsidR="00AC0AF5" w:rsidRDefault="00AC0AF5" w:rsidP="00AC0AF5">
      <w:pPr>
        <w:rPr>
          <w:rFonts w:ascii="Fb Fontext" w:hAnsi="Fb Fontext"/>
          <w:sz w:val="32"/>
          <w:rtl/>
        </w:rPr>
      </w:pPr>
      <w:r w:rsidRPr="00C35A2C">
        <w:rPr>
          <w:rFonts w:ascii="Fb Fontext" w:hAnsi="Fb Fontext"/>
          <w:sz w:val="32"/>
          <w:rtl/>
        </w:rPr>
        <w:t>עושה מעקה גבוה ד</w:t>
      </w:r>
      <w:r w:rsidRPr="00F10693">
        <w:rPr>
          <w:rtl/>
        </w:rPr>
        <w:t xml:space="preserve">' </w:t>
      </w:r>
      <w:r w:rsidRPr="00C35A2C">
        <w:rPr>
          <w:rFonts w:ascii="Fb Fontext" w:hAnsi="Fb Fontext"/>
          <w:sz w:val="32"/>
          <w:rtl/>
        </w:rPr>
        <w:t xml:space="preserve">אמות, אבל </w:t>
      </w:r>
      <w:r w:rsidR="006950A7">
        <w:rPr>
          <w:rFonts w:ascii="Fb Fontext" w:hAnsi="Fb Fontext" w:hint="cs"/>
          <w:sz w:val="32"/>
          <w:rtl/>
        </w:rPr>
        <w:t xml:space="preserve">לא </w:t>
      </w:r>
      <w:r w:rsidRPr="00C35A2C">
        <w:rPr>
          <w:rFonts w:ascii="Fb Fontext" w:hAnsi="Fb Fontext"/>
          <w:sz w:val="32"/>
          <w:rtl/>
        </w:rPr>
        <w:t>בין גג לגג.</w:t>
      </w:r>
    </w:p>
    <w:p w14:paraId="3681F4EB" w14:textId="4F1518B1" w:rsidR="006950A7" w:rsidRPr="000336F8" w:rsidRDefault="004817E1" w:rsidP="006950A7">
      <w:pPr>
        <w:pStyle w:val="36"/>
        <w:framePr w:wrap="notBeside"/>
        <w:rPr>
          <w:rtl/>
        </w:rPr>
      </w:pPr>
      <w:r>
        <w:rPr>
          <w:rStyle w:val="afffff0"/>
          <w:rFonts w:ascii="BA Or Tzadikim Regular" w:hAnsi="BA Or Tzadikim Regular" w:cs="BA Or Tzadikim Regular"/>
          <w:rtl/>
        </w:rPr>
        <w:t>◄</w:t>
      </w:r>
      <w:r w:rsidR="00AC0AF5" w:rsidRPr="000336F8">
        <w:rPr>
          <w:rtl/>
        </w:rPr>
        <w:t>ור"נ דידיה:</w:t>
      </w:r>
    </w:p>
    <w:p w14:paraId="3AD397D4" w14:textId="77777777" w:rsidR="006950A7" w:rsidRDefault="00AC0AF5" w:rsidP="006950A7">
      <w:pPr>
        <w:rPr>
          <w:rFonts w:ascii="Fb Fontext" w:hAnsi="Fb Fontext"/>
          <w:rtl/>
        </w:rPr>
      </w:pPr>
      <w:r w:rsidRPr="00C35A2C">
        <w:rPr>
          <w:rFonts w:ascii="Fb Fontext" w:hAnsi="Fb Fontext"/>
          <w:rtl/>
        </w:rPr>
        <w:t>אינו זקוק לד"א, אבל זקוק למחיצת עשרה.</w:t>
      </w:r>
      <w:r w:rsidR="006950A7">
        <w:rPr>
          <w:rFonts w:ascii="Fb Fontext" w:hAnsi="Fb Fontext" w:hint="cs"/>
          <w:rtl/>
        </w:rPr>
        <w:t xml:space="preserve"> שלא י</w:t>
      </w:r>
      <w:r w:rsidRPr="00C35A2C">
        <w:rPr>
          <w:rFonts w:ascii="Fb Fontext" w:hAnsi="Fb Fontext"/>
          <w:rtl/>
        </w:rPr>
        <w:t xml:space="preserve">תפס עליו כגנב, </w:t>
      </w:r>
    </w:p>
    <w:p w14:paraId="2DFEBA06" w14:textId="23742C48" w:rsidR="00AC0AF5" w:rsidRPr="006950A7" w:rsidRDefault="00AC0AF5" w:rsidP="006950A7">
      <w:pPr>
        <w:rPr>
          <w:rStyle w:val="afffff0"/>
          <w:rtl/>
        </w:rPr>
      </w:pPr>
      <w:r w:rsidRPr="006950A7">
        <w:rPr>
          <w:rStyle w:val="afffff0"/>
          <w:rFonts w:hint="cs"/>
          <w:rtl/>
        </w:rPr>
        <w:t>ד</w:t>
      </w:r>
      <w:r w:rsidRPr="006950A7">
        <w:rPr>
          <w:rStyle w:val="afffff0"/>
          <w:rtl/>
        </w:rPr>
        <w:t xml:space="preserve">במסיפס </w:t>
      </w:r>
      <w:r w:rsidRPr="006950A7">
        <w:rPr>
          <w:rStyle w:val="afffff0"/>
          <w:rFonts w:hint="cs"/>
          <w:rtl/>
        </w:rPr>
        <w:t>יכול להשתמט שחפץ נפל ונכנס וכו</w:t>
      </w:r>
      <w:r w:rsidRPr="00F10693">
        <w:rPr>
          <w:rFonts w:hint="cs"/>
          <w:rtl/>
        </w:rPr>
        <w:t xml:space="preserve">' </w:t>
      </w:r>
      <w:r w:rsidRPr="006950A7">
        <w:rPr>
          <w:rStyle w:val="afffff0"/>
          <w:rFonts w:hint="cs"/>
          <w:rtl/>
        </w:rPr>
        <w:t xml:space="preserve">אבל </w:t>
      </w:r>
      <w:r w:rsidRPr="006950A7">
        <w:rPr>
          <w:rStyle w:val="afffff0"/>
          <w:rtl/>
        </w:rPr>
        <w:t xml:space="preserve">במחיצת </w:t>
      </w:r>
      <w:r w:rsidRPr="006950A7">
        <w:rPr>
          <w:rStyle w:val="afffff0"/>
          <w:rFonts w:hint="cs"/>
          <w:rtl/>
        </w:rPr>
        <w:t>י</w:t>
      </w:r>
      <w:r w:rsidRPr="00F10693">
        <w:rPr>
          <w:rFonts w:hint="cs"/>
          <w:rtl/>
        </w:rPr>
        <w:t xml:space="preserve">' </w:t>
      </w:r>
      <w:r w:rsidRPr="006950A7">
        <w:rPr>
          <w:rStyle w:val="afffff0"/>
          <w:rtl/>
        </w:rPr>
        <w:t>לא מצי משתמט.</w:t>
      </w:r>
    </w:p>
    <w:p w14:paraId="4FF121D7" w14:textId="77777777" w:rsidR="006950A7" w:rsidRPr="000336F8" w:rsidRDefault="00AC0AF5" w:rsidP="006950A7">
      <w:pPr>
        <w:pStyle w:val="36"/>
        <w:framePr w:wrap="notBeside"/>
        <w:rPr>
          <w:rtl/>
        </w:rPr>
      </w:pPr>
      <w:r w:rsidRPr="000336F8">
        <w:rPr>
          <w:rFonts w:hint="cs"/>
          <w:rtl/>
        </w:rPr>
        <w:t>והך</w:t>
      </w:r>
    </w:p>
    <w:p w14:paraId="5F2EA14D" w14:textId="77777777" w:rsidR="006950A7" w:rsidRDefault="00AC0AF5" w:rsidP="00AC0AF5">
      <w:pPr>
        <w:rPr>
          <w:rtl/>
        </w:rPr>
      </w:pPr>
      <w:r w:rsidRPr="006950A7">
        <w:rPr>
          <w:rFonts w:hint="cs"/>
          <w:rtl/>
        </w:rPr>
        <w:t>ד</w:t>
      </w:r>
      <w:r w:rsidRPr="00F10693">
        <w:rPr>
          <w:rFonts w:hint="cs"/>
          <w:rtl/>
        </w:rPr>
        <w:t>'</w:t>
      </w:r>
      <w:r w:rsidRPr="00F10693">
        <w:rPr>
          <w:rtl/>
        </w:rPr>
        <w:t>א</w:t>
      </w:r>
      <w:r w:rsidRPr="006950A7">
        <w:rPr>
          <w:rtl/>
        </w:rPr>
        <w:t>ם היה חצרו למעלה מגגו של חבירו אין נזקקין לו</w:t>
      </w:r>
      <w:r w:rsidRPr="00F10693">
        <w:rPr>
          <w:rFonts w:hint="cs"/>
          <w:rtl/>
        </w:rPr>
        <w:t xml:space="preserve">' </w:t>
      </w:r>
    </w:p>
    <w:p w14:paraId="66FF9CD1" w14:textId="0842BDAF" w:rsidR="006950A7" w:rsidRPr="000336F8" w:rsidRDefault="004817E1" w:rsidP="006950A7">
      <w:pPr>
        <w:pStyle w:val="36"/>
        <w:framePr w:wrap="notBeside"/>
        <w:rPr>
          <w:rtl/>
        </w:rPr>
      </w:pPr>
      <w:r>
        <w:rPr>
          <w:rStyle w:val="afffff0"/>
          <w:rFonts w:ascii="BA Or Tzadikim Regular" w:hAnsi="BA Or Tzadikim Regular" w:cs="BA Or Tzadikim Regular"/>
          <w:rtl/>
        </w:rPr>
        <w:t>◄</w:t>
      </w:r>
      <w:r w:rsidR="006950A7" w:rsidRPr="000336F8">
        <w:rPr>
          <w:rFonts w:hint="cs"/>
          <w:rtl/>
        </w:rPr>
        <w:t xml:space="preserve">- </w:t>
      </w:r>
      <w:r w:rsidR="00AC0AF5" w:rsidRPr="000336F8">
        <w:rPr>
          <w:rFonts w:hint="cs"/>
          <w:rtl/>
        </w:rPr>
        <w:t>היינו</w:t>
      </w:r>
    </w:p>
    <w:p w14:paraId="20334D13" w14:textId="7DB33CDA" w:rsidR="00AC0AF5" w:rsidRPr="006950A7" w:rsidRDefault="006950A7" w:rsidP="006950A7">
      <w:pPr>
        <w:spacing w:after="60"/>
        <w:rPr>
          <w:rtl/>
        </w:rPr>
      </w:pPr>
      <w:r>
        <w:rPr>
          <w:rFonts w:hint="cs"/>
          <w:rtl/>
        </w:rPr>
        <w:t xml:space="preserve">שאין נזקקין </w:t>
      </w:r>
      <w:r w:rsidR="00AC0AF5" w:rsidRPr="006950A7">
        <w:rPr>
          <w:rFonts w:hint="cs"/>
          <w:rtl/>
        </w:rPr>
        <w:t>לד</w:t>
      </w:r>
      <w:r w:rsidR="00AC0AF5" w:rsidRPr="00F10693">
        <w:rPr>
          <w:rFonts w:hint="cs"/>
          <w:rtl/>
        </w:rPr>
        <w:t xml:space="preserve">' </w:t>
      </w:r>
      <w:r w:rsidR="00AC0AF5" w:rsidRPr="006950A7">
        <w:rPr>
          <w:rFonts w:hint="cs"/>
          <w:rtl/>
        </w:rPr>
        <w:t>אמות</w:t>
      </w:r>
      <w:r>
        <w:rPr>
          <w:rFonts w:hint="cs"/>
          <w:rtl/>
        </w:rPr>
        <w:t>,</w:t>
      </w:r>
      <w:r w:rsidR="00AC0AF5" w:rsidRPr="006950A7">
        <w:rPr>
          <w:rFonts w:hint="cs"/>
          <w:rtl/>
        </w:rPr>
        <w:t xml:space="preserve"> אבל כן למחיצת עשרה</w:t>
      </w:r>
    </w:p>
    <w:p w14:paraId="2DA09C10" w14:textId="77777777" w:rsidR="006950A7" w:rsidRDefault="00AC0AF5" w:rsidP="006950A7">
      <w:pPr>
        <w:pStyle w:val="affff9"/>
        <w:rPr>
          <w:rtl/>
        </w:rPr>
      </w:pPr>
      <w:r w:rsidRPr="006950A7">
        <w:rPr>
          <w:rtl/>
        </w:rPr>
        <w:t xml:space="preserve">שתי חצרות זו למעלה מזו </w:t>
      </w:r>
    </w:p>
    <w:p w14:paraId="535D48EE" w14:textId="77777777" w:rsidR="006950A7" w:rsidRPr="000336F8" w:rsidRDefault="00AC0AF5" w:rsidP="006950A7">
      <w:pPr>
        <w:pStyle w:val="36"/>
        <w:framePr w:wrap="notBeside"/>
        <w:rPr>
          <w:rtl/>
        </w:rPr>
      </w:pPr>
      <w:r w:rsidRPr="000336F8">
        <w:rPr>
          <w:rFonts w:hint="cs"/>
          <w:rtl/>
        </w:rPr>
        <w:t>ר</w:t>
      </w:r>
      <w:r w:rsidRPr="000336F8">
        <w:rPr>
          <w:rtl/>
        </w:rPr>
        <w:t>"</w:t>
      </w:r>
      <w:r w:rsidRPr="000336F8">
        <w:rPr>
          <w:rFonts w:hint="cs"/>
          <w:rtl/>
        </w:rPr>
        <w:t>ה</w:t>
      </w:r>
      <w:r w:rsidRPr="000336F8">
        <w:rPr>
          <w:rtl/>
        </w:rPr>
        <w:t>:</w:t>
      </w:r>
    </w:p>
    <w:p w14:paraId="6B20A405" w14:textId="4C32544D" w:rsidR="00AC0AF5" w:rsidRPr="006950A7" w:rsidRDefault="00AC0AF5" w:rsidP="00AC0AF5">
      <w:pPr>
        <w:rPr>
          <w:rtl/>
        </w:rPr>
      </w:pPr>
      <w:r w:rsidRPr="006950A7">
        <w:rPr>
          <w:rtl/>
        </w:rPr>
        <w:t>תחתון בונה מכנגדו ועולה, ועליון בונה מכנגדו ועולה.</w:t>
      </w:r>
    </w:p>
    <w:p w14:paraId="1FF58E88" w14:textId="4D37FD4D" w:rsidR="006950A7" w:rsidRDefault="004817E1" w:rsidP="006950A7">
      <w:pPr>
        <w:pStyle w:val="36"/>
        <w:framePr w:wrap="notBeside"/>
        <w:rPr>
          <w:rtl/>
        </w:rPr>
      </w:pPr>
      <w:r>
        <w:rPr>
          <w:rStyle w:val="afffff0"/>
          <w:rFonts w:ascii="BA Or Tzadikim Regular" w:hAnsi="BA Or Tzadikim Regular" w:cs="BA Or Tzadikim Regular"/>
          <w:rtl/>
        </w:rPr>
        <w:t>◄</w:t>
      </w:r>
      <w:r w:rsidR="00AC0AF5" w:rsidRPr="00C35A2C">
        <w:rPr>
          <w:rtl/>
        </w:rPr>
        <w:t>ור"</w:t>
      </w:r>
      <w:r w:rsidR="00AC0AF5" w:rsidRPr="00C35A2C">
        <w:rPr>
          <w:rFonts w:hint="cs"/>
          <w:rtl/>
        </w:rPr>
        <w:t>ח</w:t>
      </w:r>
      <w:r w:rsidR="00AC0AF5" w:rsidRPr="00C35A2C">
        <w:rPr>
          <w:rtl/>
        </w:rPr>
        <w:t>:</w:t>
      </w:r>
    </w:p>
    <w:p w14:paraId="5E415704" w14:textId="2EAF739C" w:rsidR="00AC0AF5" w:rsidRPr="00C35A2C" w:rsidRDefault="00AC0AF5" w:rsidP="006950A7">
      <w:pPr>
        <w:spacing w:after="60"/>
        <w:rPr>
          <w:rFonts w:ascii="Fb Fontext" w:hAnsi="Fb Fontext" w:cs="Guttman Vilna"/>
          <w:b/>
          <w:bCs/>
          <w:sz w:val="32"/>
          <w:rtl/>
        </w:rPr>
      </w:pPr>
      <w:r w:rsidRPr="00C35A2C">
        <w:rPr>
          <w:rFonts w:ascii="Fb Fontext" w:hAnsi="Fb Fontext"/>
          <w:sz w:val="32"/>
          <w:rtl/>
        </w:rPr>
        <w:t>עליון מסייע מלמטה ובונה.</w:t>
      </w:r>
      <w:r w:rsidR="006950A7">
        <w:rPr>
          <w:rFonts w:ascii="Fb Fontext" w:hAnsi="Fb Fontext" w:hint="cs"/>
          <w:sz w:val="32"/>
          <w:rtl/>
        </w:rPr>
        <w:t xml:space="preserve"> וכן תניא כמותו. </w:t>
      </w:r>
      <w:r w:rsidR="006950A7">
        <w:rPr>
          <w:rFonts w:ascii="Fb Fontext" w:hAnsi="Fb Fontext" w:cs="Guttman Vilna" w:hint="cs"/>
          <w:b/>
          <w:bCs/>
          <w:sz w:val="32"/>
          <w:rtl/>
        </w:rPr>
        <w:t xml:space="preserve"> </w:t>
      </w:r>
    </w:p>
    <w:p w14:paraId="2569B9B3" w14:textId="77777777" w:rsidR="00AC0AF5" w:rsidRPr="00C35A2C" w:rsidRDefault="00AC0AF5" w:rsidP="00982F98">
      <w:pPr>
        <w:pStyle w:val="affe"/>
        <w:framePr w:wrap="around"/>
        <w:rPr>
          <w:rtl/>
        </w:rPr>
      </w:pPr>
      <w:r w:rsidRPr="00C35A2C">
        <w:rPr>
          <w:rtl/>
        </w:rPr>
        <w:t>ז.</w:t>
      </w:r>
    </w:p>
    <w:p w14:paraId="153B708A" w14:textId="7641C6D9" w:rsidR="006950A7" w:rsidRPr="000336F8" w:rsidRDefault="006950A7" w:rsidP="006950A7">
      <w:pPr>
        <w:pStyle w:val="36"/>
        <w:framePr w:wrap="notBeside"/>
        <w:rPr>
          <w:rtl/>
        </w:rPr>
      </w:pPr>
      <w:r w:rsidRPr="000336F8">
        <w:rPr>
          <w:rFonts w:hint="cs"/>
          <w:rtl/>
        </w:rPr>
        <w:t>מעשה:</w:t>
      </w:r>
    </w:p>
    <w:p w14:paraId="77A85573" w14:textId="77777777" w:rsidR="006950A7" w:rsidRDefault="006950A7" w:rsidP="006950A7">
      <w:pPr>
        <w:pStyle w:val="affff9"/>
        <w:rPr>
          <w:rtl/>
        </w:rPr>
      </w:pPr>
      <w:r>
        <w:rPr>
          <w:rFonts w:hint="cs"/>
          <w:rtl/>
        </w:rPr>
        <w:t>ש</w:t>
      </w:r>
      <w:r w:rsidR="00AC0AF5" w:rsidRPr="006765C4">
        <w:rPr>
          <w:rFonts w:hint="cs"/>
          <w:rtl/>
        </w:rPr>
        <w:t xml:space="preserve">נשבר </w:t>
      </w:r>
      <w:r>
        <w:rPr>
          <w:rFonts w:hint="cs"/>
          <w:rtl/>
        </w:rPr>
        <w:t xml:space="preserve">בית </w:t>
      </w:r>
      <w:r w:rsidR="00AC0AF5" w:rsidRPr="006765C4">
        <w:rPr>
          <w:rFonts w:hint="cs"/>
          <w:rtl/>
        </w:rPr>
        <w:t>התחתון וביקש מ</w:t>
      </w:r>
      <w:r>
        <w:rPr>
          <w:rFonts w:hint="cs"/>
          <w:rtl/>
        </w:rPr>
        <w:t>הדר בעלייה</w:t>
      </w:r>
      <w:r w:rsidR="00AC0AF5" w:rsidRPr="006765C4">
        <w:rPr>
          <w:rFonts w:hint="cs"/>
          <w:rtl/>
        </w:rPr>
        <w:t xml:space="preserve"> שיעזרהו בבניה </w:t>
      </w:r>
    </w:p>
    <w:p w14:paraId="71BEFA8E" w14:textId="55A755EA" w:rsidR="006950A7" w:rsidRDefault="006950A7" w:rsidP="006950A7">
      <w:pPr>
        <w:rPr>
          <w:rStyle w:val="affffe"/>
          <w:rtl/>
        </w:rPr>
      </w:pPr>
      <w:r w:rsidRPr="00B867A9">
        <w:rPr>
          <w:rStyle w:val="affffe"/>
          <w:rFonts w:hint="cs"/>
          <w:rtl/>
        </w:rPr>
        <w:t xml:space="preserve">וענהו </w:t>
      </w:r>
      <w:r w:rsidR="00B867A9" w:rsidRPr="00B867A9">
        <w:rPr>
          <w:rStyle w:val="affffe"/>
          <w:rFonts w:hint="cs"/>
          <w:rtl/>
        </w:rPr>
        <w:t>בעל העלייה</w:t>
      </w:r>
      <w:r w:rsidR="00B867A9">
        <w:rPr>
          <w:rStyle w:val="affffe"/>
          <w:rFonts w:hint="cs"/>
          <w:rtl/>
        </w:rPr>
        <w:t>:</w:t>
      </w:r>
      <w:r w:rsidR="00B867A9">
        <w:rPr>
          <w:rFonts w:ascii="Fb Fontext" w:hAnsi="Fb Fontext" w:hint="cs"/>
          <w:spacing w:val="-2"/>
          <w:rtl/>
        </w:rPr>
        <w:t xml:space="preserve"> </w:t>
      </w:r>
      <w:r w:rsidR="00AC0AF5" w:rsidRPr="006765C4">
        <w:rPr>
          <w:rFonts w:ascii="Fb Fontext" w:hAnsi="Fb Fontext" w:hint="cs"/>
          <w:spacing w:val="-2"/>
          <w:rtl/>
        </w:rPr>
        <w:t>שהוא גר שפיר,</w:t>
      </w:r>
      <w:r>
        <w:rPr>
          <w:rFonts w:ascii="Fb Fontext" w:hAnsi="Fb Fontext" w:hint="cs"/>
          <w:spacing w:val="-2"/>
          <w:rtl/>
        </w:rPr>
        <w:t xml:space="preserve"> </w:t>
      </w:r>
      <w:r w:rsidR="00AC0AF5" w:rsidRPr="006950A7">
        <w:rPr>
          <w:rStyle w:val="affffe"/>
          <w:rtl/>
        </w:rPr>
        <w:t>א"ל:</w:t>
      </w:r>
      <w:r w:rsidR="00AC0AF5" w:rsidRPr="006765C4">
        <w:rPr>
          <w:rFonts w:ascii="Fb Fontext" w:hAnsi="Fb Fontext"/>
          <w:spacing w:val="-2"/>
          <w:sz w:val="32"/>
          <w:rtl/>
        </w:rPr>
        <w:t xml:space="preserve"> </w:t>
      </w:r>
      <w:r w:rsidR="00AC0AF5" w:rsidRPr="006765C4">
        <w:rPr>
          <w:rFonts w:ascii="Fb Fontext" w:hAnsi="Fb Fontext" w:hint="cs"/>
          <w:spacing w:val="-2"/>
          <w:sz w:val="32"/>
          <w:rtl/>
        </w:rPr>
        <w:t xml:space="preserve">שיסתור הוא ויבנה </w:t>
      </w:r>
      <w:r w:rsidR="00AC0AF5" w:rsidRPr="006950A7">
        <w:rPr>
          <w:rStyle w:val="affffe"/>
          <w:rFonts w:hint="cs"/>
          <w:rtl/>
        </w:rPr>
        <w:t>א</w:t>
      </w:r>
      <w:r w:rsidR="00AC0AF5" w:rsidRPr="006950A7">
        <w:rPr>
          <w:rStyle w:val="affffe"/>
          <w:rtl/>
        </w:rPr>
        <w:t>"</w:t>
      </w:r>
      <w:r w:rsidR="00AC0AF5" w:rsidRPr="006950A7">
        <w:rPr>
          <w:rStyle w:val="affffe"/>
          <w:rFonts w:hint="cs"/>
          <w:rtl/>
        </w:rPr>
        <w:t>ל</w:t>
      </w:r>
      <w:r w:rsidR="00AC0AF5" w:rsidRPr="006765C4">
        <w:rPr>
          <w:rFonts w:ascii="Fb Fontext" w:hAnsi="Fb Fontext" w:hint="cs"/>
          <w:spacing w:val="-2"/>
          <w:sz w:val="32"/>
          <w:rtl/>
        </w:rPr>
        <w:t xml:space="preserve"> שלא יהא לו מקום לגור בינתים, </w:t>
      </w:r>
      <w:r w:rsidR="00AC0AF5" w:rsidRPr="006950A7">
        <w:rPr>
          <w:rStyle w:val="affffe"/>
          <w:rFonts w:hint="cs"/>
          <w:rtl/>
        </w:rPr>
        <w:t>א</w:t>
      </w:r>
      <w:r w:rsidR="00AC0AF5" w:rsidRPr="006950A7">
        <w:rPr>
          <w:rStyle w:val="affffe"/>
          <w:rtl/>
        </w:rPr>
        <w:t>"</w:t>
      </w:r>
      <w:r w:rsidR="00AC0AF5" w:rsidRPr="006950A7">
        <w:rPr>
          <w:rStyle w:val="affffe"/>
          <w:rFonts w:hint="cs"/>
          <w:rtl/>
        </w:rPr>
        <w:t>ל</w:t>
      </w:r>
      <w:r w:rsidR="00AC0AF5" w:rsidRPr="006765C4">
        <w:rPr>
          <w:rFonts w:ascii="Fb Fontext" w:hAnsi="Fb Fontext" w:hint="cs"/>
          <w:spacing w:val="-2"/>
          <w:sz w:val="32"/>
          <w:rtl/>
        </w:rPr>
        <w:t xml:space="preserve"> שישכור לו</w:t>
      </w:r>
      <w:r w:rsidR="00B867A9">
        <w:rPr>
          <w:rFonts w:ascii="Fb Fontext" w:hAnsi="Fb Fontext" w:hint="cs"/>
          <w:spacing w:val="-2"/>
          <w:sz w:val="32"/>
          <w:rtl/>
        </w:rPr>
        <w:t>,</w:t>
      </w:r>
      <w:r w:rsidR="00AC0AF5" w:rsidRPr="006765C4">
        <w:rPr>
          <w:rFonts w:ascii="Fb Fontext" w:hAnsi="Fb Fontext" w:hint="cs"/>
          <w:spacing w:val="-2"/>
          <w:sz w:val="32"/>
          <w:rtl/>
        </w:rPr>
        <w:t xml:space="preserve"> </w:t>
      </w:r>
      <w:r w:rsidR="00AC0AF5" w:rsidRPr="006950A7">
        <w:rPr>
          <w:rStyle w:val="affffe"/>
          <w:rFonts w:hint="cs"/>
          <w:rtl/>
        </w:rPr>
        <w:t>א</w:t>
      </w:r>
      <w:r w:rsidR="00AC0AF5" w:rsidRPr="006950A7">
        <w:rPr>
          <w:rStyle w:val="affffe"/>
          <w:rtl/>
        </w:rPr>
        <w:t>"</w:t>
      </w:r>
      <w:r w:rsidR="00AC0AF5" w:rsidRPr="006950A7">
        <w:rPr>
          <w:rStyle w:val="affffe"/>
          <w:rFonts w:hint="cs"/>
          <w:rtl/>
        </w:rPr>
        <w:t>ל</w:t>
      </w:r>
      <w:r w:rsidR="00AC0AF5" w:rsidRPr="006765C4">
        <w:rPr>
          <w:rFonts w:ascii="Fb Fontext" w:hAnsi="Fb Fontext" w:hint="cs"/>
          <w:spacing w:val="-2"/>
          <w:sz w:val="32"/>
          <w:rtl/>
        </w:rPr>
        <w:t xml:space="preserve"> </w:t>
      </w:r>
      <w:r w:rsidR="00B867A9">
        <w:rPr>
          <w:rFonts w:ascii="Fb Fontext" w:hAnsi="Fb Fontext" w:hint="cs"/>
          <w:spacing w:val="-2"/>
          <w:sz w:val="32"/>
          <w:rtl/>
        </w:rPr>
        <w:t>איני רוצה לטרוח</w:t>
      </w:r>
      <w:r>
        <w:rPr>
          <w:rFonts w:ascii="Fb Fontext" w:hAnsi="Fb Fontext" w:hint="cs"/>
          <w:spacing w:val="-2"/>
          <w:sz w:val="32"/>
          <w:rtl/>
        </w:rPr>
        <w:t>,</w:t>
      </w:r>
      <w:r>
        <w:rPr>
          <w:rFonts w:ascii="Fb Fontext" w:hAnsi="Fb Fontext" w:hint="cs"/>
          <w:rtl/>
        </w:rPr>
        <w:t xml:space="preserve">  </w:t>
      </w:r>
    </w:p>
    <w:p w14:paraId="1AB595D2" w14:textId="018B7778" w:rsidR="00AC0AF5" w:rsidRDefault="006950A7" w:rsidP="006950A7">
      <w:pPr>
        <w:rPr>
          <w:rFonts w:ascii="Fb Fontext" w:hAnsi="Fb Fontext"/>
          <w:rtl/>
        </w:rPr>
      </w:pPr>
      <w:r w:rsidRPr="006950A7">
        <w:rPr>
          <w:rStyle w:val="affffe"/>
          <w:rFonts w:hint="cs"/>
          <w:rtl/>
        </w:rPr>
        <w:t>א</w:t>
      </w:r>
      <w:r w:rsidR="00AC0AF5" w:rsidRPr="006950A7">
        <w:rPr>
          <w:rStyle w:val="affffe"/>
          <w:rtl/>
        </w:rPr>
        <w:t>"</w:t>
      </w:r>
      <w:r w:rsidR="00AC0AF5" w:rsidRPr="006950A7">
        <w:rPr>
          <w:rStyle w:val="affffe"/>
          <w:rFonts w:hint="cs"/>
          <w:rtl/>
        </w:rPr>
        <w:t>ל</w:t>
      </w:r>
      <w:r w:rsidRPr="006950A7">
        <w:rPr>
          <w:rStyle w:val="affffe"/>
          <w:rFonts w:hint="cs"/>
          <w:rtl/>
        </w:rPr>
        <w:t xml:space="preserve"> </w:t>
      </w:r>
      <w:r w:rsidR="00AC0AF5" w:rsidRPr="006950A7">
        <w:rPr>
          <w:rStyle w:val="affffe"/>
          <w:rFonts w:hint="cs"/>
          <w:rtl/>
        </w:rPr>
        <w:t xml:space="preserve"> </w:t>
      </w:r>
      <w:r w:rsidRPr="006950A7">
        <w:rPr>
          <w:rStyle w:val="affffe"/>
          <w:rFonts w:hint="cs"/>
          <w:rtl/>
        </w:rPr>
        <w:t>הדר למטה</w:t>
      </w:r>
      <w:r>
        <w:rPr>
          <w:rStyle w:val="affffe"/>
          <w:rFonts w:hint="cs"/>
          <w:rtl/>
        </w:rPr>
        <w:t>:</w:t>
      </w:r>
      <w:r>
        <w:rPr>
          <w:rFonts w:ascii="Fb Fontext" w:hAnsi="Fb Fontext" w:hint="cs"/>
          <w:rtl/>
        </w:rPr>
        <w:t xml:space="preserve"> </w:t>
      </w:r>
      <w:r w:rsidR="00AC0AF5" w:rsidRPr="00C35A2C">
        <w:rPr>
          <w:rFonts w:ascii="Fb Fontext" w:hAnsi="Fb Fontext" w:hint="cs"/>
          <w:rtl/>
        </w:rPr>
        <w:t xml:space="preserve">הא איני יכול לגור </w:t>
      </w:r>
      <w:r w:rsidR="00AC0AF5" w:rsidRPr="006950A7">
        <w:rPr>
          <w:rStyle w:val="affffe"/>
          <w:rFonts w:hint="cs"/>
          <w:rtl/>
        </w:rPr>
        <w:t>א</w:t>
      </w:r>
      <w:r w:rsidR="00AC0AF5" w:rsidRPr="006950A7">
        <w:rPr>
          <w:rStyle w:val="affffe"/>
          <w:rtl/>
        </w:rPr>
        <w:t>"</w:t>
      </w:r>
      <w:r w:rsidR="00AC0AF5" w:rsidRPr="006950A7">
        <w:rPr>
          <w:rStyle w:val="affffe"/>
          <w:rFonts w:hint="cs"/>
          <w:rtl/>
        </w:rPr>
        <w:t>ל</w:t>
      </w:r>
      <w:r w:rsidR="00AC0AF5" w:rsidRPr="00C35A2C">
        <w:rPr>
          <w:rFonts w:ascii="Fb Fontext" w:hAnsi="Fb Fontext" w:hint="cs"/>
          <w:rtl/>
        </w:rPr>
        <w:t xml:space="preserve"> שכב על כריסך וכנס</w:t>
      </w:r>
      <w:r>
        <w:rPr>
          <w:rFonts w:ascii="Fb Fontext" w:hAnsi="Fb Fontext" w:hint="cs"/>
          <w:rtl/>
        </w:rPr>
        <w:t xml:space="preserve"> וצא,</w:t>
      </w:r>
    </w:p>
    <w:p w14:paraId="041BA921" w14:textId="5DAE2686" w:rsidR="006950A7" w:rsidRPr="000336F8" w:rsidRDefault="004817E1" w:rsidP="006950A7">
      <w:pPr>
        <w:pStyle w:val="36"/>
        <w:framePr w:wrap="notBeside"/>
        <w:rPr>
          <w:rtl/>
        </w:rPr>
      </w:pPr>
      <w:r>
        <w:rPr>
          <w:rStyle w:val="afffff0"/>
          <w:rFonts w:ascii="BA Or Tzadikim Regular" w:hAnsi="BA Or Tzadikim Regular" w:cs="BA Or Tzadikim Regular"/>
          <w:rtl/>
        </w:rPr>
        <w:t>◄</w:t>
      </w:r>
      <w:r w:rsidR="00AC0AF5" w:rsidRPr="000336F8">
        <w:rPr>
          <w:rFonts w:hint="cs"/>
          <w:rtl/>
        </w:rPr>
        <w:t>ר</w:t>
      </w:r>
      <w:r w:rsidR="00AC0AF5" w:rsidRPr="000336F8">
        <w:rPr>
          <w:rtl/>
        </w:rPr>
        <w:t>"</w:t>
      </w:r>
      <w:r w:rsidR="00AC0AF5" w:rsidRPr="000336F8">
        <w:rPr>
          <w:rFonts w:hint="cs"/>
          <w:rtl/>
        </w:rPr>
        <w:t>ח</w:t>
      </w:r>
      <w:r w:rsidR="00AC0AF5" w:rsidRPr="000336F8">
        <w:rPr>
          <w:rtl/>
        </w:rPr>
        <w:t>:</w:t>
      </w:r>
    </w:p>
    <w:p w14:paraId="434161E5" w14:textId="64AE7CAB" w:rsidR="00AC0AF5" w:rsidRPr="00C35A2C" w:rsidRDefault="00AC0AF5" w:rsidP="00AC0AF5">
      <w:pPr>
        <w:rPr>
          <w:rFonts w:ascii="Fb Fontext" w:hAnsi="Fb Fontext"/>
          <w:rtl/>
        </w:rPr>
      </w:pPr>
      <w:r>
        <w:rPr>
          <w:rFonts w:ascii="Fb Fontext" w:hAnsi="Fb Fontext"/>
          <w:rtl/>
        </w:rPr>
        <w:t>בדי</w:t>
      </w:r>
      <w:r>
        <w:rPr>
          <w:rFonts w:ascii="Fb Fontext" w:hAnsi="Fb Fontext" w:hint="cs"/>
          <w:rtl/>
        </w:rPr>
        <w:t>ן</w:t>
      </w:r>
      <w:r>
        <w:rPr>
          <w:rFonts w:ascii="Fb Fontext" w:hAnsi="Fb Fontext"/>
          <w:rtl/>
        </w:rPr>
        <w:t xml:space="preserve"> </w:t>
      </w:r>
      <w:r w:rsidRPr="00C35A2C">
        <w:rPr>
          <w:rFonts w:ascii="Fb Fontext" w:hAnsi="Fb Fontext"/>
          <w:rtl/>
        </w:rPr>
        <w:t>מעכב.</w:t>
      </w:r>
    </w:p>
    <w:p w14:paraId="658EF558" w14:textId="584CF489" w:rsidR="006950A7" w:rsidRPr="000336F8" w:rsidRDefault="004817E1" w:rsidP="006950A7">
      <w:pPr>
        <w:pStyle w:val="36"/>
        <w:framePr w:wrap="notBeside"/>
        <w:rPr>
          <w:rtl/>
        </w:rPr>
      </w:pPr>
      <w:r>
        <w:rPr>
          <w:rStyle w:val="afffff0"/>
          <w:rFonts w:ascii="BA Or Tzadikim Regular" w:hAnsi="BA Or Tzadikim Regular" w:cs="BA Or Tzadikim Regular"/>
          <w:rtl/>
        </w:rPr>
        <w:t>◄</w:t>
      </w:r>
      <w:r w:rsidR="00AC0AF5" w:rsidRPr="000336F8">
        <w:rPr>
          <w:rtl/>
        </w:rPr>
        <w:t>ו</w:t>
      </w:r>
      <w:r w:rsidR="00B867A9">
        <w:rPr>
          <w:rFonts w:hint="cs"/>
          <w:rtl/>
        </w:rPr>
        <w:t>אם</w:t>
      </w:r>
    </w:p>
    <w:p w14:paraId="3E556868" w14:textId="27583E9F" w:rsidR="00AC0AF5" w:rsidRDefault="00B867A9" w:rsidP="00AC0AF5">
      <w:pPr>
        <w:rPr>
          <w:rFonts w:ascii="Fb Fontext" w:hAnsi="Fb Fontext"/>
          <w:rtl/>
        </w:rPr>
      </w:pPr>
      <w:r>
        <w:rPr>
          <w:rFonts w:ascii="Fb Fontext" w:hAnsi="Fb Fontext" w:hint="cs"/>
          <w:rtl/>
        </w:rPr>
        <w:t xml:space="preserve">ירדה לתוך י'ט זו כבר </w:t>
      </w:r>
      <w:r w:rsidR="00AC0AF5" w:rsidRPr="00C35A2C">
        <w:rPr>
          <w:rFonts w:ascii="Fb Fontext" w:hAnsi="Fb Fontext" w:hint="cs"/>
          <w:rtl/>
        </w:rPr>
        <w:t>רשותו ו</w:t>
      </w:r>
      <w:r>
        <w:rPr>
          <w:rFonts w:ascii="Fb Fontext" w:hAnsi="Fb Fontext" w:hint="cs"/>
          <w:rtl/>
        </w:rPr>
        <w:t>אינו</w:t>
      </w:r>
      <w:r w:rsidR="00AC0AF5" w:rsidRPr="00C35A2C">
        <w:rPr>
          <w:rFonts w:ascii="Fb Fontext" w:hAnsi="Fb Fontext" w:hint="cs"/>
          <w:rtl/>
        </w:rPr>
        <w:t xml:space="preserve"> משועבד לו</w:t>
      </w:r>
    </w:p>
    <w:p w14:paraId="1433206E" w14:textId="3F62D898" w:rsidR="006950A7" w:rsidRPr="000336F8" w:rsidRDefault="004817E1" w:rsidP="006950A7">
      <w:pPr>
        <w:pStyle w:val="36"/>
        <w:framePr w:wrap="notBeside"/>
        <w:rPr>
          <w:rtl/>
        </w:rPr>
      </w:pPr>
      <w:r>
        <w:rPr>
          <w:rStyle w:val="afffff0"/>
          <w:rFonts w:ascii="BA Or Tzadikim Regular" w:hAnsi="BA Or Tzadikim Regular" w:cs="BA Or Tzadikim Regular"/>
          <w:rtl/>
        </w:rPr>
        <w:t>◄</w:t>
      </w:r>
      <w:r w:rsidR="00B867A9">
        <w:rPr>
          <w:rFonts w:hint="cs"/>
          <w:rtl/>
        </w:rPr>
        <w:t>ואם</w:t>
      </w:r>
    </w:p>
    <w:p w14:paraId="6D932BEE" w14:textId="6BA7DD2C" w:rsidR="00AC0AF5" w:rsidRPr="00C35A2C" w:rsidRDefault="006950A7" w:rsidP="006950A7">
      <w:pPr>
        <w:rPr>
          <w:rFonts w:ascii="Fb Fontext" w:hAnsi="Fb Fontext"/>
          <w:rtl/>
        </w:rPr>
      </w:pPr>
      <w:r>
        <w:rPr>
          <w:rFonts w:ascii="Fb Fontext" w:hAnsi="Fb Fontext" w:hint="cs"/>
          <w:rtl/>
        </w:rPr>
        <w:t>התנו</w:t>
      </w:r>
      <w:r w:rsidR="00B867A9">
        <w:rPr>
          <w:rFonts w:ascii="Fb Fontext" w:hAnsi="Fb Fontext" w:hint="cs"/>
          <w:rtl/>
        </w:rPr>
        <w:t>,</w:t>
      </w:r>
      <w:r>
        <w:rPr>
          <w:rFonts w:ascii="Fb Fontext" w:hAnsi="Fb Fontext" w:hint="cs"/>
          <w:rtl/>
        </w:rPr>
        <w:t xml:space="preserve"> וודאי סותרים ובונים.</w:t>
      </w:r>
    </w:p>
    <w:p w14:paraId="1745C820" w14:textId="77777777" w:rsidR="006950A7" w:rsidRDefault="00AC0AF5" w:rsidP="006950A7">
      <w:pPr>
        <w:pStyle w:val="affff9"/>
        <w:rPr>
          <w:rtl/>
        </w:rPr>
      </w:pPr>
      <w:r w:rsidRPr="003A6C88">
        <w:rPr>
          <w:rFonts w:hint="cs"/>
          <w:rtl/>
        </w:rPr>
        <w:t xml:space="preserve">ועד כמה </w:t>
      </w:r>
    </w:p>
    <w:p w14:paraId="65B890BB" w14:textId="6BC2993C" w:rsidR="006950A7" w:rsidRPr="000336F8" w:rsidRDefault="006950A7" w:rsidP="006950A7">
      <w:pPr>
        <w:pStyle w:val="36"/>
        <w:framePr w:wrap="notBeside"/>
        <w:rPr>
          <w:rtl/>
        </w:rPr>
      </w:pPr>
      <w:r w:rsidRPr="000336F8">
        <w:rPr>
          <w:rFonts w:hint="cs"/>
          <w:rtl/>
        </w:rPr>
        <w:t>רבנן מר</w:t>
      </w:r>
      <w:r w:rsidR="00F10693" w:rsidRPr="000336F8">
        <w:rPr>
          <w:rtl/>
        </w:rPr>
        <w:t>"</w:t>
      </w:r>
      <w:r w:rsidRPr="000336F8">
        <w:rPr>
          <w:rFonts w:hint="cs"/>
          <w:rtl/>
        </w:rPr>
        <w:t>נ</w:t>
      </w:r>
    </w:p>
    <w:p w14:paraId="4209349C" w14:textId="0640F963" w:rsidR="00AC0AF5" w:rsidRPr="00C35A2C" w:rsidRDefault="00AC0AF5" w:rsidP="00AC0AF5">
      <w:pPr>
        <w:rPr>
          <w:rFonts w:ascii="Fb Fontext" w:hAnsi="Fb Fontext"/>
          <w:rtl/>
        </w:rPr>
      </w:pPr>
      <w:r w:rsidRPr="00C35A2C">
        <w:rPr>
          <w:rFonts w:ascii="Fb Fontext" w:hAnsi="Fb Fontext"/>
          <w:rtl/>
        </w:rPr>
        <w:t>כאותה ששנינו: רומו כחצי ארכו וכחצי רחבו.</w:t>
      </w:r>
    </w:p>
    <w:p w14:paraId="6E5EA2EE" w14:textId="1F21EAED" w:rsidR="006950A7" w:rsidRPr="000336F8" w:rsidRDefault="00AC0AF5" w:rsidP="006950A7">
      <w:pPr>
        <w:pStyle w:val="36"/>
        <w:framePr w:wrap="notBeside"/>
        <w:rPr>
          <w:rtl/>
        </w:rPr>
      </w:pPr>
      <w:r w:rsidRPr="000336F8">
        <w:rPr>
          <w:rtl/>
        </w:rPr>
        <w:t>רבה</w:t>
      </w:r>
      <w:r w:rsidR="006950A7" w:rsidRPr="000336F8">
        <w:rPr>
          <w:rFonts w:hint="cs"/>
          <w:rtl/>
        </w:rPr>
        <w:t xml:space="preserve"> מר</w:t>
      </w:r>
      <w:r w:rsidR="00F10693" w:rsidRPr="000336F8">
        <w:rPr>
          <w:rtl/>
        </w:rPr>
        <w:t>"</w:t>
      </w:r>
      <w:r w:rsidR="006950A7" w:rsidRPr="000336F8">
        <w:rPr>
          <w:rFonts w:hint="cs"/>
          <w:rtl/>
        </w:rPr>
        <w:t>נ</w:t>
      </w:r>
      <w:r w:rsidRPr="000336F8">
        <w:rPr>
          <w:rtl/>
        </w:rPr>
        <w:t xml:space="preserve"> </w:t>
      </w:r>
    </w:p>
    <w:p w14:paraId="763414EB" w14:textId="6AF20F9E" w:rsidR="00AC0AF5" w:rsidRDefault="00AC0AF5" w:rsidP="00AC0AF5">
      <w:pPr>
        <w:rPr>
          <w:rFonts w:ascii="Fb Fontext" w:hAnsi="Fb Fontext" w:cs="Guttman Vilna"/>
          <w:b/>
          <w:bCs/>
          <w:rtl/>
        </w:rPr>
      </w:pPr>
      <w:r w:rsidRPr="00C35A2C">
        <w:rPr>
          <w:rFonts w:ascii="Fb Fontext" w:hAnsi="Fb Fontext"/>
          <w:rtl/>
        </w:rPr>
        <w:t>כדדיירי אינשי.</w:t>
      </w:r>
      <w:r w:rsidRPr="00C35A2C">
        <w:rPr>
          <w:rFonts w:ascii="Fb Fontext" w:hAnsi="Fb Fontext" w:hint="cs"/>
          <w:rtl/>
        </w:rPr>
        <w:t xml:space="preserve"> </w:t>
      </w:r>
      <w:r w:rsidRPr="00C35A2C">
        <w:rPr>
          <w:rFonts w:ascii="Fb Fontext" w:hAnsi="Fb Fontext"/>
          <w:rtl/>
        </w:rPr>
        <w:t>–</w:t>
      </w:r>
      <w:r w:rsidRPr="00C35A2C">
        <w:rPr>
          <w:rFonts w:ascii="Fb Fontext" w:hAnsi="Fb Fontext" w:hint="cs"/>
          <w:rtl/>
        </w:rPr>
        <w:t xml:space="preserve">מקום </w:t>
      </w:r>
      <w:r w:rsidRPr="00C35A2C">
        <w:rPr>
          <w:rFonts w:ascii="Fb Fontext" w:hAnsi="Fb Fontext"/>
          <w:rtl/>
        </w:rPr>
        <w:t xml:space="preserve">דעיילי </w:t>
      </w:r>
      <w:r w:rsidRPr="00C35A2C">
        <w:rPr>
          <w:rFonts w:ascii="Fb Fontext" w:hAnsi="Fb Fontext" w:hint="cs"/>
          <w:rtl/>
        </w:rPr>
        <w:t xml:space="preserve">קני </w:t>
      </w:r>
      <w:r w:rsidRPr="00C35A2C">
        <w:rPr>
          <w:rFonts w:ascii="Fb Fontext" w:hAnsi="Fb Fontext"/>
          <w:rtl/>
        </w:rPr>
        <w:t xml:space="preserve">דמחוזא </w:t>
      </w:r>
      <w:r w:rsidRPr="00C35A2C">
        <w:rPr>
          <w:rFonts w:ascii="Fb Fontext" w:hAnsi="Fb Fontext" w:hint="cs"/>
          <w:rtl/>
        </w:rPr>
        <w:t>[גבוהים]</w:t>
      </w:r>
      <w:r w:rsidRPr="00C35A2C">
        <w:rPr>
          <w:rFonts w:ascii="Fb Fontext" w:hAnsi="Fb Fontext"/>
          <w:rtl/>
        </w:rPr>
        <w:t xml:space="preserve"> והדר.</w:t>
      </w:r>
    </w:p>
    <w:p w14:paraId="471369D1" w14:textId="2CD9D443" w:rsidR="00AC0AF5" w:rsidRPr="00B867A9" w:rsidRDefault="006950A7" w:rsidP="00B867A9">
      <w:pPr>
        <w:pStyle w:val="afffff"/>
        <w:rPr>
          <w:rtl/>
        </w:rPr>
      </w:pPr>
      <w:r w:rsidRPr="006950A7">
        <w:rPr>
          <w:rFonts w:hint="cs"/>
          <w:rtl/>
        </w:rPr>
        <w:t>ושלא יתלו בוקי סריקי בדבריו</w:t>
      </w:r>
    </w:p>
    <w:p w14:paraId="115A7E66" w14:textId="77777777" w:rsidR="006950A7" w:rsidRPr="000336F8" w:rsidRDefault="006950A7" w:rsidP="006950A7">
      <w:pPr>
        <w:pStyle w:val="36"/>
        <w:framePr w:wrap="notBeside"/>
        <w:rPr>
          <w:rtl/>
        </w:rPr>
      </w:pPr>
      <w:r w:rsidRPr="000336F8">
        <w:rPr>
          <w:rFonts w:hint="cs"/>
          <w:rtl/>
        </w:rPr>
        <w:t>מעשה</w:t>
      </w:r>
    </w:p>
    <w:p w14:paraId="62B84432" w14:textId="77777777" w:rsidR="006950A7" w:rsidRDefault="00AC0AF5" w:rsidP="006950A7">
      <w:pPr>
        <w:pStyle w:val="affff9"/>
        <w:rPr>
          <w:rtl/>
        </w:rPr>
      </w:pPr>
      <w:bookmarkStart w:id="3" w:name="_Hlk183618875"/>
      <w:r w:rsidRPr="00C35A2C">
        <w:rPr>
          <w:rFonts w:hint="cs"/>
          <w:rtl/>
        </w:rPr>
        <w:t>שבנה כותל ע</w:t>
      </w:r>
      <w:r w:rsidRPr="00C35A2C">
        <w:rPr>
          <w:rtl/>
        </w:rPr>
        <w:t>"</w:t>
      </w:r>
      <w:r w:rsidRPr="00C35A2C">
        <w:rPr>
          <w:rFonts w:hint="cs"/>
          <w:rtl/>
        </w:rPr>
        <w:t xml:space="preserve">י חלונות חברו </w:t>
      </w:r>
      <w:bookmarkEnd w:id="3"/>
      <w:r w:rsidRPr="00C35A2C">
        <w:rPr>
          <w:rFonts w:hint="cs"/>
          <w:rtl/>
        </w:rPr>
        <w:t>וא</w:t>
      </w:r>
      <w:r w:rsidRPr="00C35A2C">
        <w:rPr>
          <w:rtl/>
        </w:rPr>
        <w:t>"</w:t>
      </w:r>
      <w:r w:rsidRPr="00C35A2C">
        <w:rPr>
          <w:rFonts w:hint="cs"/>
          <w:rtl/>
        </w:rPr>
        <w:t xml:space="preserve">ל שמאפיל </w:t>
      </w:r>
    </w:p>
    <w:p w14:paraId="0BBE4B82" w14:textId="3CA20F51" w:rsidR="006950A7" w:rsidRDefault="00AC0AF5" w:rsidP="006950A7">
      <w:pPr>
        <w:rPr>
          <w:rFonts w:ascii="Fb Fontext" w:hAnsi="Fb Fontext"/>
          <w:spacing w:val="-4"/>
          <w:rtl/>
        </w:rPr>
      </w:pPr>
      <w:r w:rsidRPr="006950A7">
        <w:rPr>
          <w:rStyle w:val="affffe"/>
          <w:rFonts w:hint="cs"/>
          <w:rtl/>
        </w:rPr>
        <w:t>א</w:t>
      </w:r>
      <w:r w:rsidRPr="006950A7">
        <w:rPr>
          <w:rStyle w:val="affffe"/>
          <w:rtl/>
        </w:rPr>
        <w:t>"</w:t>
      </w:r>
      <w:r w:rsidRPr="006950A7">
        <w:rPr>
          <w:rStyle w:val="affffe"/>
          <w:rFonts w:hint="cs"/>
          <w:rtl/>
        </w:rPr>
        <w:t>ל</w:t>
      </w:r>
      <w:r w:rsidR="006950A7">
        <w:rPr>
          <w:rStyle w:val="affffe"/>
          <w:rFonts w:hint="cs"/>
          <w:rtl/>
        </w:rPr>
        <w:t xml:space="preserve"> בעל הכותל</w:t>
      </w:r>
      <w:r w:rsidRPr="00C35A2C">
        <w:rPr>
          <w:rFonts w:ascii="Fb Fontext" w:hAnsi="Fb Fontext" w:hint="cs"/>
          <w:sz w:val="32"/>
          <w:rtl/>
        </w:rPr>
        <w:t xml:space="preserve"> שיסתום ויבנה למעלה מכותלו</w:t>
      </w:r>
      <w:r w:rsidR="006950A7">
        <w:rPr>
          <w:rFonts w:ascii="Fb Fontext" w:hAnsi="Fb Fontext" w:hint="cs"/>
          <w:sz w:val="32"/>
          <w:rtl/>
        </w:rPr>
        <w:t xml:space="preserve">, </w:t>
      </w:r>
      <w:r w:rsidRPr="006950A7">
        <w:rPr>
          <w:rStyle w:val="affffe"/>
          <w:rFonts w:hint="cs"/>
          <w:rtl/>
        </w:rPr>
        <w:t>א</w:t>
      </w:r>
      <w:r w:rsidRPr="006950A7">
        <w:rPr>
          <w:rStyle w:val="affffe"/>
          <w:rtl/>
        </w:rPr>
        <w:t>"</w:t>
      </w:r>
      <w:r w:rsidRPr="006950A7">
        <w:rPr>
          <w:rStyle w:val="affffe"/>
          <w:rFonts w:hint="cs"/>
          <w:rtl/>
        </w:rPr>
        <w:t xml:space="preserve">ל </w:t>
      </w:r>
      <w:r w:rsidRPr="006765C4">
        <w:rPr>
          <w:rFonts w:ascii="Fb Fontext" w:hAnsi="Fb Fontext" w:hint="cs"/>
          <w:spacing w:val="-4"/>
          <w:rtl/>
        </w:rPr>
        <w:t xml:space="preserve">שירע לכותלו </w:t>
      </w:r>
    </w:p>
    <w:p w14:paraId="685B84BE" w14:textId="7895F912" w:rsidR="006950A7" w:rsidRPr="006950A7" w:rsidRDefault="00AC0AF5" w:rsidP="006950A7">
      <w:pPr>
        <w:rPr>
          <w:rtl/>
        </w:rPr>
      </w:pPr>
      <w:r w:rsidRPr="006950A7">
        <w:rPr>
          <w:rStyle w:val="affffe"/>
          <w:rFonts w:hint="cs"/>
          <w:rtl/>
        </w:rPr>
        <w:t>א</w:t>
      </w:r>
      <w:r w:rsidRPr="006950A7">
        <w:rPr>
          <w:rStyle w:val="affffe"/>
          <w:rtl/>
        </w:rPr>
        <w:t>"</w:t>
      </w:r>
      <w:r w:rsidRPr="006950A7">
        <w:rPr>
          <w:rStyle w:val="affffe"/>
          <w:rFonts w:hint="cs"/>
          <w:rtl/>
        </w:rPr>
        <w:t>ל</w:t>
      </w:r>
      <w:r w:rsidR="006950A7">
        <w:rPr>
          <w:rStyle w:val="affffe"/>
          <w:rFonts w:hint="cs"/>
          <w:rtl/>
        </w:rPr>
        <w:t xml:space="preserve"> בעל הכותל</w:t>
      </w:r>
      <w:r w:rsidRPr="006765C4">
        <w:rPr>
          <w:rFonts w:ascii="Fb Fontext" w:hAnsi="Fb Fontext" w:hint="cs"/>
          <w:spacing w:val="-4"/>
          <w:rtl/>
        </w:rPr>
        <w:t xml:space="preserve"> </w:t>
      </w:r>
      <w:r w:rsidRPr="006950A7">
        <w:rPr>
          <w:rFonts w:hint="cs"/>
          <w:rtl/>
        </w:rPr>
        <w:t>שיסתור כותלו עד מקום החלונות ו</w:t>
      </w:r>
      <w:r w:rsidR="006950A7">
        <w:rPr>
          <w:rFonts w:hint="cs"/>
          <w:rtl/>
        </w:rPr>
        <w:t xml:space="preserve">משם </w:t>
      </w:r>
      <w:r w:rsidRPr="006950A7">
        <w:rPr>
          <w:rFonts w:hint="cs"/>
          <w:rtl/>
        </w:rPr>
        <w:t>יבנה</w:t>
      </w:r>
      <w:r w:rsidR="006950A7">
        <w:rPr>
          <w:rFonts w:hint="cs"/>
          <w:rtl/>
        </w:rPr>
        <w:t xml:space="preserve"> חדש</w:t>
      </w:r>
      <w:r w:rsidRPr="006950A7">
        <w:rPr>
          <w:rFonts w:hint="cs"/>
          <w:rtl/>
        </w:rPr>
        <w:t xml:space="preserve"> </w:t>
      </w:r>
    </w:p>
    <w:p w14:paraId="00DED1F3" w14:textId="65A8B382" w:rsidR="00AC0AF5" w:rsidRPr="006765C4" w:rsidRDefault="006950A7" w:rsidP="006950A7">
      <w:pPr>
        <w:rPr>
          <w:rFonts w:ascii="Fb Fontext" w:hAnsi="Fb Fontext"/>
          <w:spacing w:val="-4"/>
          <w:rtl/>
        </w:rPr>
      </w:pPr>
      <w:r>
        <w:rPr>
          <w:rStyle w:val="affffe"/>
          <w:rFonts w:hint="cs"/>
          <w:rtl/>
        </w:rPr>
        <w:t>השיבו:</w:t>
      </w:r>
      <w:r w:rsidR="00AC0AF5" w:rsidRPr="006765C4">
        <w:rPr>
          <w:rFonts w:ascii="Fb Fontext" w:hAnsi="Fb Fontext" w:hint="cs"/>
          <w:spacing w:val="-4"/>
          <w:rtl/>
        </w:rPr>
        <w:t xml:space="preserve"> שלא יתקיים כותל </w:t>
      </w:r>
      <w:r w:rsidR="00AC0AF5" w:rsidRPr="006950A7">
        <w:rPr>
          <w:rFonts w:hint="cs"/>
          <w:rtl/>
        </w:rPr>
        <w:t>שחציו ישן</w:t>
      </w:r>
    </w:p>
    <w:p w14:paraId="187E7457" w14:textId="2A5C607B" w:rsidR="006950A7" w:rsidRDefault="00AC0AF5" w:rsidP="00AC0AF5">
      <w:pPr>
        <w:rPr>
          <w:rStyle w:val="affffe"/>
          <w:rtl/>
        </w:rPr>
      </w:pPr>
      <w:r w:rsidRPr="006950A7">
        <w:rPr>
          <w:rStyle w:val="affffe"/>
          <w:rFonts w:hint="cs"/>
          <w:rtl/>
        </w:rPr>
        <w:lastRenderedPageBreak/>
        <w:t>א</w:t>
      </w:r>
      <w:r w:rsidRPr="006950A7">
        <w:rPr>
          <w:rStyle w:val="affffe"/>
          <w:rtl/>
        </w:rPr>
        <w:t>"</w:t>
      </w:r>
      <w:r w:rsidRPr="006950A7">
        <w:rPr>
          <w:rStyle w:val="affffe"/>
          <w:rFonts w:hint="cs"/>
          <w:rtl/>
        </w:rPr>
        <w:t>ל</w:t>
      </w:r>
      <w:r w:rsidR="006950A7">
        <w:rPr>
          <w:rStyle w:val="affffe"/>
          <w:rFonts w:hint="cs"/>
          <w:rtl/>
        </w:rPr>
        <w:t xml:space="preserve"> בעל הכותל</w:t>
      </w:r>
      <w:r w:rsidRPr="006765C4">
        <w:rPr>
          <w:rFonts w:ascii="Fb Fontext" w:hAnsi="Fb Fontext" w:hint="cs"/>
          <w:spacing w:val="-2"/>
          <w:sz w:val="32"/>
          <w:rtl/>
        </w:rPr>
        <w:t xml:space="preserve"> שיסתור עד הקרקע ויבנה חדש עם חלונות למעלה </w:t>
      </w:r>
    </w:p>
    <w:p w14:paraId="7F291132" w14:textId="50D40AFC" w:rsidR="00AC0AF5" w:rsidRPr="006765C4" w:rsidRDefault="006950A7" w:rsidP="00AC0AF5">
      <w:pPr>
        <w:rPr>
          <w:rFonts w:ascii="Fb Fontext" w:hAnsi="Fb Fontext"/>
          <w:spacing w:val="-2"/>
          <w:sz w:val="32"/>
          <w:rtl/>
        </w:rPr>
      </w:pPr>
      <w:r>
        <w:rPr>
          <w:rStyle w:val="affffe"/>
          <w:rFonts w:hint="cs"/>
          <w:rtl/>
        </w:rPr>
        <w:t xml:space="preserve">השיבו בעל החלון: </w:t>
      </w:r>
      <w:r w:rsidR="00AC0AF5" w:rsidRPr="006765C4">
        <w:rPr>
          <w:rFonts w:ascii="Fb Fontext" w:hAnsi="Fb Fontext" w:hint="cs"/>
          <w:spacing w:val="-2"/>
          <w:sz w:val="32"/>
          <w:rtl/>
        </w:rPr>
        <w:t xml:space="preserve"> דכותל חדש בבית ישן לא מתקיים</w:t>
      </w:r>
    </w:p>
    <w:p w14:paraId="658594AA" w14:textId="763922F2" w:rsidR="00AC0AF5" w:rsidRDefault="00AC0AF5" w:rsidP="00AC0AF5">
      <w:pPr>
        <w:rPr>
          <w:rFonts w:ascii="Fb Fontext" w:hAnsi="Fb Fontext"/>
          <w:rtl/>
        </w:rPr>
      </w:pPr>
      <w:r w:rsidRPr="006950A7">
        <w:rPr>
          <w:rStyle w:val="affffe"/>
          <w:rFonts w:hint="cs"/>
          <w:rtl/>
        </w:rPr>
        <w:t>א</w:t>
      </w:r>
      <w:r w:rsidRPr="006950A7">
        <w:rPr>
          <w:rStyle w:val="affffe"/>
          <w:rtl/>
        </w:rPr>
        <w:t>"</w:t>
      </w:r>
      <w:r w:rsidRPr="006950A7">
        <w:rPr>
          <w:rStyle w:val="affffe"/>
          <w:rFonts w:hint="cs"/>
          <w:rtl/>
        </w:rPr>
        <w:t>ל</w:t>
      </w:r>
      <w:r w:rsidRPr="00C35A2C">
        <w:rPr>
          <w:rFonts w:ascii="Fb Fontext" w:hAnsi="Fb Fontext" w:hint="cs"/>
          <w:rtl/>
        </w:rPr>
        <w:t xml:space="preserve"> שיסתור כל הבית ויבנה חדש </w:t>
      </w:r>
      <w:r w:rsidRPr="006950A7">
        <w:rPr>
          <w:rStyle w:val="affffe"/>
          <w:rtl/>
        </w:rPr>
        <w:t>–</w:t>
      </w:r>
      <w:r w:rsidRPr="006950A7">
        <w:rPr>
          <w:rStyle w:val="affffe"/>
          <w:rFonts w:hint="cs"/>
          <w:rtl/>
        </w:rPr>
        <w:t xml:space="preserve"> </w:t>
      </w:r>
      <w:r w:rsidR="006950A7">
        <w:rPr>
          <w:rStyle w:val="affffe"/>
          <w:rFonts w:hint="cs"/>
          <w:rtl/>
        </w:rPr>
        <w:t xml:space="preserve"> </w:t>
      </w:r>
      <w:r w:rsidR="006950A7" w:rsidRPr="006950A7">
        <w:rPr>
          <w:rStyle w:val="affffe"/>
          <w:rFonts w:hint="cs"/>
          <w:rtl/>
        </w:rPr>
        <w:t>השיבו</w:t>
      </w:r>
      <w:r w:rsidRPr="00C35A2C">
        <w:rPr>
          <w:rFonts w:ascii="Fb Fontext" w:hAnsi="Fb Fontext" w:hint="cs"/>
          <w:rtl/>
        </w:rPr>
        <w:t xml:space="preserve"> שאין לו מקום לגור</w:t>
      </w:r>
    </w:p>
    <w:p w14:paraId="50A5198B" w14:textId="21ABF219" w:rsidR="00AC0AF5" w:rsidRDefault="00AC0AF5" w:rsidP="00AC0AF5">
      <w:pPr>
        <w:rPr>
          <w:rFonts w:ascii="Fb Fontext" w:hAnsi="Fb Fontext"/>
          <w:rtl/>
        </w:rPr>
      </w:pPr>
      <w:r w:rsidRPr="006950A7">
        <w:rPr>
          <w:rStyle w:val="affffe"/>
          <w:rFonts w:hint="cs"/>
          <w:rtl/>
        </w:rPr>
        <w:t>א</w:t>
      </w:r>
      <w:r w:rsidRPr="006950A7">
        <w:rPr>
          <w:rStyle w:val="affffe"/>
          <w:rtl/>
        </w:rPr>
        <w:t>"</w:t>
      </w:r>
      <w:r w:rsidRPr="006950A7">
        <w:rPr>
          <w:rStyle w:val="affffe"/>
          <w:rFonts w:hint="cs"/>
          <w:rtl/>
        </w:rPr>
        <w:t>ל</w:t>
      </w:r>
      <w:r w:rsidRPr="00C35A2C">
        <w:rPr>
          <w:rFonts w:ascii="Fb Fontext" w:hAnsi="Fb Fontext" w:hint="cs"/>
          <w:rtl/>
        </w:rPr>
        <w:t xml:space="preserve"> שישכור עבורו במק</w:t>
      </w:r>
      <w:r w:rsidRPr="00C35A2C">
        <w:rPr>
          <w:rFonts w:ascii="Fb Fontext" w:hAnsi="Fb Fontext"/>
          <w:rtl/>
        </w:rPr>
        <w:t>"</w:t>
      </w:r>
      <w:r w:rsidRPr="00C35A2C">
        <w:rPr>
          <w:rFonts w:ascii="Fb Fontext" w:hAnsi="Fb Fontext" w:hint="cs"/>
          <w:rtl/>
        </w:rPr>
        <w:t xml:space="preserve">א </w:t>
      </w:r>
      <w:r w:rsidR="006950A7">
        <w:rPr>
          <w:rFonts w:ascii="Fb Fontext" w:hAnsi="Fb Fontext"/>
          <w:rtl/>
        </w:rPr>
        <w:tab/>
      </w:r>
      <w:r w:rsidR="006950A7">
        <w:rPr>
          <w:rStyle w:val="affffe"/>
          <w:rFonts w:hint="cs"/>
          <w:rtl/>
        </w:rPr>
        <w:t>השיבו:</w:t>
      </w:r>
      <w:r w:rsidRPr="00C35A2C">
        <w:rPr>
          <w:rFonts w:ascii="Fb Fontext" w:hAnsi="Fb Fontext" w:hint="cs"/>
          <w:rtl/>
        </w:rPr>
        <w:t xml:space="preserve"> שטורח הוא להעביר חפציו</w:t>
      </w:r>
    </w:p>
    <w:p w14:paraId="46E4B6DF" w14:textId="022613D1" w:rsidR="006950A7" w:rsidRPr="000336F8" w:rsidRDefault="004817E1" w:rsidP="006950A7">
      <w:pPr>
        <w:pStyle w:val="36"/>
        <w:framePr w:wrap="notBeside"/>
        <w:rPr>
          <w:rtl/>
        </w:rPr>
      </w:pPr>
      <w:r>
        <w:rPr>
          <w:rStyle w:val="afffff0"/>
          <w:rFonts w:ascii="BA Or Tzadikim Regular" w:hAnsi="BA Or Tzadikim Regular" w:cs="BA Or Tzadikim Regular"/>
          <w:rtl/>
        </w:rPr>
        <w:t>◄</w:t>
      </w:r>
      <w:r w:rsidR="00AC0AF5" w:rsidRPr="000336F8">
        <w:rPr>
          <w:rFonts w:hint="cs"/>
          <w:rtl/>
        </w:rPr>
        <w:t>ר"ח:</w:t>
      </w:r>
    </w:p>
    <w:p w14:paraId="68D1D6E4" w14:textId="16A9873F" w:rsidR="00AC0AF5" w:rsidRDefault="00AC0AF5" w:rsidP="006950A7">
      <w:pPr>
        <w:spacing w:after="60"/>
        <w:rPr>
          <w:rFonts w:ascii="Fb Fontext" w:hAnsi="Fb Fontext"/>
          <w:rtl/>
        </w:rPr>
      </w:pPr>
      <w:r w:rsidRPr="00C35A2C">
        <w:rPr>
          <w:rFonts w:ascii="Fb Fontext" w:hAnsi="Fb Fontext"/>
          <w:rtl/>
        </w:rPr>
        <w:t>בדין</w:t>
      </w:r>
      <w:r>
        <w:rPr>
          <w:rFonts w:ascii="Fb Fontext" w:hAnsi="Fb Fontext"/>
          <w:rtl/>
        </w:rPr>
        <w:t xml:space="preserve"> </w:t>
      </w:r>
      <w:r w:rsidRPr="00C35A2C">
        <w:rPr>
          <w:rFonts w:ascii="Fb Fontext" w:hAnsi="Fb Fontext"/>
          <w:rtl/>
        </w:rPr>
        <w:t>מעכב.</w:t>
      </w:r>
      <w:r w:rsidRPr="00C35A2C">
        <w:rPr>
          <w:rFonts w:ascii="Fb Fontext" w:hAnsi="Fb Fontext" w:hint="cs"/>
          <w:rtl/>
        </w:rPr>
        <w:t xml:space="preserve"> </w:t>
      </w:r>
      <w:r w:rsidRPr="006950A7">
        <w:rPr>
          <w:rStyle w:val="affffe"/>
          <w:rFonts w:hint="cs"/>
          <w:rtl/>
        </w:rPr>
        <w:t>וקמ</w:t>
      </w:r>
      <w:r w:rsidRPr="006950A7">
        <w:rPr>
          <w:rStyle w:val="affffe"/>
          <w:rtl/>
        </w:rPr>
        <w:t>"</w:t>
      </w:r>
      <w:r w:rsidRPr="006950A7">
        <w:rPr>
          <w:rStyle w:val="affffe"/>
          <w:rFonts w:hint="cs"/>
          <w:rtl/>
        </w:rPr>
        <w:t>ל</w:t>
      </w:r>
      <w:r w:rsidRPr="00C35A2C">
        <w:rPr>
          <w:rFonts w:ascii="Fb Fontext" w:hAnsi="Fb Fontext" w:hint="cs"/>
          <w:rtl/>
        </w:rPr>
        <w:t xml:space="preserve"> </w:t>
      </w:r>
      <w:r w:rsidR="006950A7">
        <w:rPr>
          <w:rFonts w:ascii="Fb Fontext" w:hAnsi="Fb Fontext" w:hint="cs"/>
          <w:rtl/>
        </w:rPr>
        <w:t>שאף ש</w:t>
      </w:r>
      <w:r w:rsidRPr="00C35A2C">
        <w:rPr>
          <w:rFonts w:ascii="Fb Fontext" w:hAnsi="Fb Fontext" w:hint="cs"/>
          <w:rtl/>
        </w:rPr>
        <w:t>לא משתמש אלא לתבן ועצים בעלמא</w:t>
      </w:r>
    </w:p>
    <w:p w14:paraId="64053DB8" w14:textId="77777777" w:rsidR="006950A7" w:rsidRPr="000336F8" w:rsidRDefault="006950A7" w:rsidP="006950A7">
      <w:pPr>
        <w:pStyle w:val="36"/>
        <w:framePr w:wrap="notBeside"/>
        <w:rPr>
          <w:rtl/>
        </w:rPr>
      </w:pPr>
      <w:r w:rsidRPr="000336F8">
        <w:rPr>
          <w:rFonts w:hint="cs"/>
          <w:rtl/>
        </w:rPr>
        <w:t>מעשה</w:t>
      </w:r>
    </w:p>
    <w:p w14:paraId="37AADDAF" w14:textId="3E4A70E1" w:rsidR="006950A7" w:rsidRDefault="00AC0AF5" w:rsidP="006950A7">
      <w:pPr>
        <w:pStyle w:val="affff9"/>
        <w:rPr>
          <w:rtl/>
        </w:rPr>
      </w:pPr>
      <w:r w:rsidRPr="00C35A2C">
        <w:rPr>
          <w:rFonts w:hint="cs"/>
          <w:rtl/>
        </w:rPr>
        <w:t xml:space="preserve">שני אחים שחלקו ביניהם טרקלין </w:t>
      </w:r>
      <w:r w:rsidR="006950A7">
        <w:rPr>
          <w:rFonts w:hint="cs"/>
          <w:rtl/>
        </w:rPr>
        <w:t>ו</w:t>
      </w:r>
      <w:r w:rsidRPr="00C35A2C">
        <w:rPr>
          <w:rFonts w:hint="cs"/>
          <w:rtl/>
        </w:rPr>
        <w:t xml:space="preserve">גינה, </w:t>
      </w:r>
      <w:r w:rsidR="006950A7">
        <w:rPr>
          <w:rFonts w:hint="cs"/>
          <w:rtl/>
        </w:rPr>
        <w:t>ובנה בעל הגינה כותל בפתח הטרקלין של אחיו</w:t>
      </w:r>
      <w:r w:rsidRPr="00C35A2C">
        <w:rPr>
          <w:rFonts w:hint="cs"/>
          <w:rtl/>
        </w:rPr>
        <w:t xml:space="preserve">. </w:t>
      </w:r>
    </w:p>
    <w:p w14:paraId="63115429" w14:textId="5E727CFC" w:rsidR="006950A7" w:rsidRDefault="00AC0AF5" w:rsidP="00AC0AF5">
      <w:pPr>
        <w:rPr>
          <w:rFonts w:ascii="Fb Fontext" w:hAnsi="Fb Fontext"/>
          <w:sz w:val="32"/>
          <w:rtl/>
        </w:rPr>
      </w:pPr>
      <w:r w:rsidRPr="006950A7">
        <w:rPr>
          <w:rStyle w:val="affffe"/>
          <w:rtl/>
        </w:rPr>
        <w:t>א"ל:</w:t>
      </w:r>
      <w:r>
        <w:rPr>
          <w:rFonts w:ascii="Fb Fontext" w:hAnsi="Fb Fontext"/>
          <w:sz w:val="32"/>
          <w:rtl/>
        </w:rPr>
        <w:t xml:space="preserve"> </w:t>
      </w:r>
      <w:r w:rsidRPr="00C35A2C">
        <w:rPr>
          <w:rFonts w:ascii="Fb Fontext" w:hAnsi="Fb Fontext"/>
          <w:sz w:val="32"/>
          <w:rtl/>
        </w:rPr>
        <w:t xml:space="preserve">מאפלת עלי, </w:t>
      </w:r>
      <w:r w:rsidRPr="006950A7">
        <w:rPr>
          <w:rStyle w:val="affffe"/>
          <w:rtl/>
        </w:rPr>
        <w:t>א"ל:</w:t>
      </w:r>
      <w:r w:rsidRPr="00C35A2C">
        <w:rPr>
          <w:rFonts w:ascii="Fb Fontext" w:hAnsi="Fb Fontext"/>
          <w:sz w:val="32"/>
          <w:rtl/>
        </w:rPr>
        <w:t xml:space="preserve"> ב</w:t>
      </w:r>
      <w:r w:rsidRPr="00C35A2C">
        <w:rPr>
          <w:rFonts w:ascii="Fb Fontext" w:hAnsi="Fb Fontext" w:hint="cs"/>
          <w:sz w:val="32"/>
          <w:rtl/>
        </w:rPr>
        <w:t xml:space="preserve">שלי אני בונה </w:t>
      </w:r>
    </w:p>
    <w:p w14:paraId="3A8B97D9" w14:textId="218F264C" w:rsidR="006950A7" w:rsidRPr="000336F8" w:rsidRDefault="004817E1" w:rsidP="006950A7">
      <w:pPr>
        <w:pStyle w:val="36"/>
        <w:framePr w:wrap="notBeside"/>
        <w:rPr>
          <w:rtl/>
        </w:rPr>
      </w:pPr>
      <w:r>
        <w:rPr>
          <w:rStyle w:val="afffff0"/>
          <w:rFonts w:ascii="BA Or Tzadikim Regular" w:hAnsi="BA Or Tzadikim Regular" w:cs="BA Or Tzadikim Regular"/>
          <w:rtl/>
        </w:rPr>
        <w:t>◄</w:t>
      </w:r>
      <w:r w:rsidR="00AC0AF5" w:rsidRPr="000336F8">
        <w:rPr>
          <w:rtl/>
        </w:rPr>
        <w:t>–</w:t>
      </w:r>
      <w:r w:rsidR="00AC0AF5" w:rsidRPr="000336F8">
        <w:rPr>
          <w:rFonts w:hint="cs"/>
          <w:rtl/>
        </w:rPr>
        <w:t xml:space="preserve"> </w:t>
      </w:r>
      <w:r w:rsidR="00AC0AF5" w:rsidRPr="000336F8">
        <w:rPr>
          <w:rtl/>
        </w:rPr>
        <w:tab/>
      </w:r>
      <w:r w:rsidR="00AC0AF5" w:rsidRPr="000336F8">
        <w:rPr>
          <w:rFonts w:hint="cs"/>
          <w:rtl/>
        </w:rPr>
        <w:t>ר</w:t>
      </w:r>
      <w:r w:rsidR="00AC0AF5" w:rsidRPr="000336F8">
        <w:rPr>
          <w:rtl/>
        </w:rPr>
        <w:t>"</w:t>
      </w:r>
      <w:r w:rsidR="00AC0AF5" w:rsidRPr="000336F8">
        <w:rPr>
          <w:rFonts w:hint="cs"/>
          <w:rtl/>
        </w:rPr>
        <w:t>ח</w:t>
      </w:r>
      <w:r w:rsidR="00AC0AF5" w:rsidRPr="000336F8">
        <w:rPr>
          <w:rtl/>
        </w:rPr>
        <w:t>:</w:t>
      </w:r>
    </w:p>
    <w:p w14:paraId="7DD38E05" w14:textId="2FF3C3A5" w:rsidR="006950A7" w:rsidRPr="006062FD" w:rsidRDefault="00AC0AF5" w:rsidP="006062FD">
      <w:pPr>
        <w:rPr>
          <w:rtl/>
        </w:rPr>
      </w:pPr>
      <w:r w:rsidRPr="00C35A2C">
        <w:rPr>
          <w:rFonts w:ascii="Fb Fontext" w:hAnsi="Fb Fontext"/>
          <w:sz w:val="32"/>
          <w:rtl/>
        </w:rPr>
        <w:t>בדין קא"ל.</w:t>
      </w:r>
      <w:r w:rsidR="006062FD">
        <w:rPr>
          <w:rFonts w:ascii="Fb Fontext" w:hAnsi="Fb Fontext" w:hint="cs"/>
          <w:rtl/>
        </w:rPr>
        <w:t xml:space="preserve"> </w:t>
      </w:r>
      <w:r w:rsidR="006062FD" w:rsidRPr="006062FD">
        <w:rPr>
          <w:rStyle w:val="affffe"/>
          <w:rFonts w:hint="cs"/>
          <w:rtl/>
        </w:rPr>
        <w:t>– ושאני</w:t>
      </w:r>
      <w:r w:rsidR="006062FD">
        <w:rPr>
          <w:rFonts w:ascii="Fb Fontext" w:hAnsi="Fb Fontext" w:hint="cs"/>
          <w:rtl/>
        </w:rPr>
        <w:t xml:space="preserve"> משני אחין שחלקו שדה כרם ושדה לבן דיש לבעל הכרם ד' אמות בשדה לבן שע''מ חלקו- </w:t>
      </w:r>
      <w:r w:rsidR="006062FD">
        <w:rPr>
          <w:rStyle w:val="affffe"/>
          <w:rFonts w:hint="cs"/>
          <w:rtl/>
        </w:rPr>
        <w:t>ד</w:t>
      </w:r>
      <w:r w:rsidR="006950A7" w:rsidRPr="006950A7">
        <w:rPr>
          <w:rStyle w:val="affffe"/>
          <w:rFonts w:hint="cs"/>
          <w:rtl/>
        </w:rPr>
        <w:t>ש</w:t>
      </w:r>
      <w:r w:rsidRPr="006950A7">
        <w:rPr>
          <w:rStyle w:val="affffe"/>
          <w:rtl/>
        </w:rPr>
        <w:t>ם</w:t>
      </w:r>
      <w:r w:rsidRPr="006950A7">
        <w:rPr>
          <w:rtl/>
        </w:rPr>
        <w:t xml:space="preserve"> עלו להדדי.</w:t>
      </w:r>
    </w:p>
    <w:p w14:paraId="5664C063" w14:textId="6E7BDF0D" w:rsidR="006950A7" w:rsidRPr="000336F8" w:rsidRDefault="00AC0AF5" w:rsidP="006950A7">
      <w:pPr>
        <w:pStyle w:val="36"/>
        <w:framePr w:wrap="notBeside"/>
        <w:rPr>
          <w:rtl/>
        </w:rPr>
      </w:pPr>
      <w:r w:rsidRPr="000336F8">
        <w:rPr>
          <w:rtl/>
        </w:rPr>
        <w:t xml:space="preserve">אבל </w:t>
      </w:r>
      <w:r w:rsidR="006950A7" w:rsidRPr="000336F8">
        <w:rPr>
          <w:rFonts w:hint="cs"/>
          <w:rtl/>
        </w:rPr>
        <w:t>כאן</w:t>
      </w:r>
    </w:p>
    <w:p w14:paraId="27910134" w14:textId="7775D899" w:rsidR="00AC0AF5" w:rsidRPr="00C35A2C" w:rsidRDefault="006950A7" w:rsidP="006950A7">
      <w:pPr>
        <w:rPr>
          <w:rFonts w:ascii="Fb Fontext" w:hAnsi="Fb Fontext"/>
          <w:rtl/>
        </w:rPr>
      </w:pPr>
      <w:r>
        <w:rPr>
          <w:rFonts w:ascii="Fb Fontext" w:hAnsi="Fb Fontext" w:hint="cs"/>
          <w:sz w:val="32"/>
          <w:rtl/>
        </w:rPr>
        <w:t>אף שהתקזזו</w:t>
      </w:r>
      <w:r w:rsidR="00AC0AF5" w:rsidRPr="00C35A2C">
        <w:rPr>
          <w:rFonts w:ascii="Fb Fontext" w:hAnsi="Fb Fontext"/>
          <w:sz w:val="32"/>
          <w:rtl/>
        </w:rPr>
        <w:t xml:space="preserve"> </w:t>
      </w:r>
      <w:r>
        <w:rPr>
          <w:rFonts w:ascii="Fb Fontext" w:hAnsi="Fb Fontext" w:hint="cs"/>
          <w:sz w:val="32"/>
          <w:rtl/>
        </w:rPr>
        <w:t>ב</w:t>
      </w:r>
      <w:r w:rsidR="00AC0AF5" w:rsidRPr="00C35A2C">
        <w:rPr>
          <w:rFonts w:ascii="Fb Fontext" w:hAnsi="Fb Fontext"/>
          <w:sz w:val="32"/>
          <w:rtl/>
        </w:rPr>
        <w:t>ד</w:t>
      </w:r>
      <w:r w:rsidR="00AC0AF5">
        <w:rPr>
          <w:rFonts w:ascii="Fb Fontext" w:hAnsi="Fb Fontext"/>
          <w:sz w:val="32"/>
          <w:rtl/>
        </w:rPr>
        <w:t>מי ליבני כשורי והודרי</w:t>
      </w:r>
      <w:r>
        <w:rPr>
          <w:rFonts w:ascii="Fb Fontext" w:hAnsi="Fb Fontext" w:hint="cs"/>
          <w:sz w:val="32"/>
          <w:rtl/>
        </w:rPr>
        <w:t>, אבל לא בדמי האויר.</w:t>
      </w:r>
    </w:p>
    <w:p w14:paraId="00E7F539" w14:textId="75FC4F69" w:rsidR="00AC0AF5" w:rsidRDefault="00AC0AF5" w:rsidP="006950A7">
      <w:pPr>
        <w:spacing w:after="60"/>
        <w:rPr>
          <w:rFonts w:ascii="Fb Fontext" w:hAnsi="Fb Fontext"/>
          <w:rtl/>
        </w:rPr>
      </w:pPr>
      <w:r w:rsidRPr="006950A7">
        <w:rPr>
          <w:rStyle w:val="affffe"/>
          <w:rFonts w:hint="cs"/>
          <w:rtl/>
        </w:rPr>
        <w:t>ולא יוכל לומר</w:t>
      </w:r>
      <w:r w:rsidRPr="00C35A2C">
        <w:rPr>
          <w:rFonts w:ascii="Fb Fontext" w:hAnsi="Fb Fontext" w:hint="cs"/>
          <w:rtl/>
        </w:rPr>
        <w:t xml:space="preserve"> ש</w:t>
      </w:r>
      <w:r w:rsidR="006950A7">
        <w:rPr>
          <w:rFonts w:ascii="Fb Fontext" w:hAnsi="Fb Fontext" w:hint="cs"/>
          <w:rtl/>
        </w:rPr>
        <w:t xml:space="preserve">כעת יש לו חדר אפל </w:t>
      </w:r>
      <w:r w:rsidR="006950A7">
        <w:rPr>
          <w:rFonts w:ascii="Fb Fontext" w:hAnsi="Fb Fontext"/>
          <w:rtl/>
        </w:rPr>
        <w:t>–</w:t>
      </w:r>
      <w:r w:rsidR="006950A7">
        <w:rPr>
          <w:rFonts w:ascii="Fb Fontext" w:hAnsi="Fb Fontext" w:hint="cs"/>
          <w:rtl/>
        </w:rPr>
        <w:t xml:space="preserve"> דעדיין </w:t>
      </w:r>
      <w:r w:rsidRPr="00C35A2C">
        <w:rPr>
          <w:rFonts w:ascii="Fb Fontext" w:hAnsi="Fb Fontext" w:hint="cs"/>
          <w:rtl/>
        </w:rPr>
        <w:t>שמו טרקלין</w:t>
      </w:r>
      <w:r w:rsidR="006950A7">
        <w:rPr>
          <w:rFonts w:ascii="Fb Fontext" w:hAnsi="Fb Fontext" w:hint="cs"/>
          <w:rtl/>
        </w:rPr>
        <w:t>.</w:t>
      </w:r>
    </w:p>
    <w:p w14:paraId="0F2D7B36" w14:textId="26CDE995" w:rsidR="006950A7" w:rsidRPr="000336F8" w:rsidRDefault="00FC4B12" w:rsidP="006950A7">
      <w:pPr>
        <w:pStyle w:val="36"/>
        <w:framePr w:wrap="notBeside"/>
        <w:rPr>
          <w:rtl/>
        </w:rPr>
      </w:pPr>
      <w:r>
        <w:rPr>
          <w:rStyle w:val="afffff0"/>
          <w:rFonts w:ascii="BA Or Tzadikim Regular" w:hAnsi="BA Or Tzadikim Regular" w:cs="BA Or Tzadikim Regular"/>
          <w:rtl/>
        </w:rPr>
        <w:t>◄</w:t>
      </w:r>
      <w:r w:rsidR="00AC0AF5" w:rsidRPr="000336F8">
        <w:rPr>
          <w:rFonts w:hint="cs"/>
          <w:rtl/>
        </w:rPr>
        <w:t>כרשב</w:t>
      </w:r>
      <w:r w:rsidR="00AC0AF5" w:rsidRPr="000336F8">
        <w:rPr>
          <w:rtl/>
        </w:rPr>
        <w:t>"</w:t>
      </w:r>
      <w:r w:rsidR="00AC0AF5" w:rsidRPr="000336F8">
        <w:rPr>
          <w:rFonts w:hint="cs"/>
          <w:rtl/>
        </w:rPr>
        <w:t>א</w:t>
      </w:r>
      <w:r w:rsidR="00AC0AF5" w:rsidRPr="000336F8">
        <w:rPr>
          <w:rtl/>
        </w:rPr>
        <w:t>:</w:t>
      </w:r>
    </w:p>
    <w:p w14:paraId="7AF38B03" w14:textId="6378D6FE" w:rsidR="006950A7" w:rsidRDefault="00AC0AF5" w:rsidP="006950A7">
      <w:pPr>
        <w:rPr>
          <w:rFonts w:ascii="Fb Fontext" w:hAnsi="Fb Fontext"/>
          <w:spacing w:val="-2"/>
          <w:rtl/>
        </w:rPr>
      </w:pPr>
      <w:r w:rsidRPr="0081371E">
        <w:rPr>
          <w:rStyle w:val="afff8"/>
          <w:rFonts w:hint="cs"/>
          <w:rtl/>
        </w:rPr>
        <w:t>ד</w:t>
      </w:r>
      <w:r w:rsidRPr="00F10693">
        <w:rPr>
          <w:rFonts w:hint="cs"/>
          <w:rtl/>
        </w:rPr>
        <w:t>'ב</w:t>
      </w:r>
      <w:r w:rsidR="006950A7" w:rsidRPr="0081371E">
        <w:rPr>
          <w:rStyle w:val="afff8"/>
          <w:rFonts w:hint="cs"/>
          <w:rtl/>
        </w:rPr>
        <w:t>י</w:t>
      </w:r>
      <w:r w:rsidRPr="0081371E">
        <w:rPr>
          <w:rStyle w:val="afff8"/>
          <w:rtl/>
        </w:rPr>
        <w:t>ת כור עפר אני מוכר לך</w:t>
      </w:r>
      <w:r w:rsidRPr="00F10693">
        <w:rPr>
          <w:rFonts w:hint="cs"/>
          <w:rtl/>
        </w:rPr>
        <w:t>'</w:t>
      </w:r>
      <w:r w:rsidRPr="00F10693">
        <w:rPr>
          <w:rtl/>
        </w:rPr>
        <w:t>,</w:t>
      </w:r>
      <w:r w:rsidRPr="006765C4">
        <w:rPr>
          <w:rFonts w:ascii="Fb Fontext" w:hAnsi="Fb Fontext"/>
          <w:spacing w:val="-2"/>
          <w:rtl/>
        </w:rPr>
        <w:t xml:space="preserve"> </w:t>
      </w:r>
      <w:r w:rsidR="006950A7">
        <w:rPr>
          <w:rFonts w:ascii="Fb Fontext" w:hAnsi="Fb Fontext" w:hint="cs"/>
          <w:spacing w:val="-2"/>
          <w:rtl/>
        </w:rPr>
        <w:t xml:space="preserve">אף </w:t>
      </w:r>
      <w:r w:rsidRPr="006765C4">
        <w:rPr>
          <w:rFonts w:ascii="Fb Fontext" w:hAnsi="Fb Fontext"/>
          <w:spacing w:val="-2"/>
          <w:rtl/>
        </w:rPr>
        <w:t>שאינו אלא לתך הגיעו, ש</w:t>
      </w:r>
      <w:r w:rsidRPr="006765C4">
        <w:rPr>
          <w:rFonts w:ascii="Fb Fontext" w:hAnsi="Fb Fontext" w:hint="cs"/>
          <w:spacing w:val="-2"/>
          <w:rtl/>
        </w:rPr>
        <w:t xml:space="preserve">מכר לו שם </w:t>
      </w:r>
      <w:r w:rsidRPr="00F10693">
        <w:rPr>
          <w:rFonts w:hint="cs"/>
          <w:rtl/>
        </w:rPr>
        <w:t>'ב</w:t>
      </w:r>
      <w:r w:rsidRPr="006765C4">
        <w:rPr>
          <w:rFonts w:ascii="Fb Fontext" w:hAnsi="Fb Fontext" w:hint="cs"/>
          <w:spacing w:val="-2"/>
          <w:rtl/>
        </w:rPr>
        <w:t>ית כור</w:t>
      </w:r>
      <w:r w:rsidRPr="00F10693">
        <w:rPr>
          <w:rtl/>
        </w:rPr>
        <w:t>'</w:t>
      </w:r>
      <w:r w:rsidRPr="00F10693">
        <w:rPr>
          <w:rFonts w:hint="cs"/>
          <w:rtl/>
        </w:rPr>
        <w:t>,</w:t>
      </w:r>
      <w:r w:rsidR="006950A7">
        <w:rPr>
          <w:rFonts w:ascii="Fb Fontext" w:hAnsi="Fb Fontext" w:hint="cs"/>
          <w:spacing w:val="-2"/>
          <w:rtl/>
        </w:rPr>
        <w:t xml:space="preserve"> </w:t>
      </w:r>
      <w:r w:rsidR="006950A7" w:rsidRPr="006950A7">
        <w:rPr>
          <w:rStyle w:val="afffff0"/>
          <w:rFonts w:hint="cs"/>
          <w:rtl/>
        </w:rPr>
        <w:t xml:space="preserve">[והוא שיש עליו שם בית כור, </w:t>
      </w:r>
      <w:r w:rsidR="006950A7">
        <w:rPr>
          <w:rStyle w:val="afffff0"/>
          <w:rFonts w:hint="cs"/>
          <w:rtl/>
        </w:rPr>
        <w:t xml:space="preserve">או </w:t>
      </w:r>
      <w:r w:rsidR="006950A7" w:rsidRPr="006950A7">
        <w:rPr>
          <w:rStyle w:val="afffff0"/>
          <w:rFonts w:hint="cs"/>
          <w:rtl/>
        </w:rPr>
        <w:t xml:space="preserve">פרדס </w:t>
      </w:r>
      <w:r w:rsidR="006950A7">
        <w:rPr>
          <w:rStyle w:val="afffff0"/>
          <w:rFonts w:hint="cs"/>
          <w:rtl/>
        </w:rPr>
        <w:t xml:space="preserve">או </w:t>
      </w:r>
      <w:r w:rsidR="006950A7" w:rsidRPr="006950A7">
        <w:rPr>
          <w:rStyle w:val="afffff0"/>
          <w:rFonts w:hint="cs"/>
          <w:rtl/>
        </w:rPr>
        <w:t>כרם]</w:t>
      </w:r>
      <w:r w:rsidR="006950A7">
        <w:rPr>
          <w:rFonts w:ascii="Fb Fontext" w:hAnsi="Fb Fontext" w:hint="cs"/>
          <w:spacing w:val="-2"/>
          <w:rtl/>
        </w:rPr>
        <w:t xml:space="preserve"> </w:t>
      </w:r>
    </w:p>
    <w:p w14:paraId="56DAE3F5" w14:textId="38C6EA06" w:rsidR="00AC0AF5" w:rsidRPr="006765C4" w:rsidRDefault="00AC0AF5" w:rsidP="006950A7">
      <w:pPr>
        <w:rPr>
          <w:rFonts w:ascii="Fb Fontext" w:hAnsi="Fb Fontext"/>
          <w:spacing w:val="-2"/>
          <w:rtl/>
        </w:rPr>
      </w:pPr>
      <w:r w:rsidRPr="006765C4">
        <w:rPr>
          <w:rFonts w:ascii="Fb Fontext" w:hAnsi="Fb Fontext"/>
          <w:spacing w:val="-2"/>
          <w:rtl/>
        </w:rPr>
        <w:t xml:space="preserve">פרדס אני מוכר לך, </w:t>
      </w:r>
      <w:r w:rsidR="006950A7">
        <w:rPr>
          <w:rFonts w:ascii="Fb Fontext" w:hAnsi="Fb Fontext" w:hint="cs"/>
          <w:spacing w:val="-2"/>
          <w:rtl/>
        </w:rPr>
        <w:t xml:space="preserve">אף </w:t>
      </w:r>
      <w:r w:rsidRPr="006765C4">
        <w:rPr>
          <w:rFonts w:ascii="Fb Fontext" w:hAnsi="Fb Fontext"/>
          <w:spacing w:val="-2"/>
          <w:rtl/>
        </w:rPr>
        <w:t xml:space="preserve">שאין בו רמונים הגיעו, </w:t>
      </w:r>
      <w:r w:rsidR="006950A7">
        <w:rPr>
          <w:rFonts w:ascii="Fb Fontext" w:hAnsi="Fb Fontext" w:hint="cs"/>
          <w:spacing w:val="-2"/>
          <w:rtl/>
        </w:rPr>
        <w:t>שמכר לו שם פרדס</w:t>
      </w:r>
    </w:p>
    <w:p w14:paraId="266815DB" w14:textId="6BC87322" w:rsidR="00AC0AF5" w:rsidRDefault="00AC0AF5" w:rsidP="006950A7">
      <w:pPr>
        <w:rPr>
          <w:rFonts w:ascii="Fb Fontext" w:hAnsi="Fb Fontext"/>
          <w:rtl/>
        </w:rPr>
      </w:pPr>
      <w:r w:rsidRPr="00C35A2C">
        <w:rPr>
          <w:rFonts w:ascii="Fb Fontext" w:hAnsi="Fb Fontext"/>
          <w:rtl/>
        </w:rPr>
        <w:t>כרם אנ</w:t>
      </w:r>
      <w:r>
        <w:rPr>
          <w:rFonts w:ascii="Fb Fontext" w:hAnsi="Fb Fontext"/>
          <w:rtl/>
        </w:rPr>
        <w:t xml:space="preserve">י מוכר לך, </w:t>
      </w:r>
      <w:r w:rsidR="006950A7">
        <w:rPr>
          <w:rFonts w:ascii="Fb Fontext" w:hAnsi="Fb Fontext" w:hint="cs"/>
          <w:rtl/>
        </w:rPr>
        <w:t xml:space="preserve">אף </w:t>
      </w:r>
      <w:r>
        <w:rPr>
          <w:rFonts w:ascii="Fb Fontext" w:hAnsi="Fb Fontext"/>
          <w:rtl/>
        </w:rPr>
        <w:t xml:space="preserve">שאין בו גפנים </w:t>
      </w:r>
      <w:r w:rsidRPr="00C35A2C">
        <w:rPr>
          <w:rFonts w:ascii="Fb Fontext" w:hAnsi="Fb Fontext"/>
          <w:rtl/>
        </w:rPr>
        <w:t xml:space="preserve">הגיעו, שמכר לו </w:t>
      </w:r>
      <w:r w:rsidR="006950A7">
        <w:rPr>
          <w:rFonts w:ascii="Fb Fontext" w:hAnsi="Fb Fontext" w:hint="cs"/>
          <w:rtl/>
        </w:rPr>
        <w:t>שם כרם</w:t>
      </w:r>
      <w:r w:rsidRPr="00C35A2C">
        <w:rPr>
          <w:rFonts w:ascii="Fb Fontext" w:hAnsi="Fb Fontext"/>
          <w:rtl/>
        </w:rPr>
        <w:t xml:space="preserve">, </w:t>
      </w:r>
    </w:p>
    <w:p w14:paraId="7D532937" w14:textId="52E2A562" w:rsidR="006950A7" w:rsidRPr="000336F8" w:rsidRDefault="006950A7" w:rsidP="006950A7">
      <w:pPr>
        <w:pStyle w:val="36"/>
        <w:framePr w:wrap="notBeside"/>
        <w:rPr>
          <w:rtl/>
        </w:rPr>
      </w:pPr>
      <w:r w:rsidRPr="000336F8">
        <w:rPr>
          <w:rFonts w:hint="cs"/>
          <w:rtl/>
        </w:rPr>
        <w:t xml:space="preserve">- </w:t>
      </w:r>
      <w:r w:rsidR="00AC0AF5" w:rsidRPr="000336F8">
        <w:rPr>
          <w:rFonts w:hint="cs"/>
          <w:rtl/>
        </w:rPr>
        <w:t>ודחי'</w:t>
      </w:r>
    </w:p>
    <w:p w14:paraId="64521679" w14:textId="77777777" w:rsidR="006950A7" w:rsidRDefault="00AC0AF5" w:rsidP="00AC0AF5">
      <w:pPr>
        <w:rPr>
          <w:rtl/>
        </w:rPr>
      </w:pPr>
      <w:r w:rsidRPr="006950A7">
        <w:rPr>
          <w:rFonts w:hint="cs"/>
          <w:rtl/>
        </w:rPr>
        <w:t xml:space="preserve">דאכתי במוכר אומר </w:t>
      </w:r>
      <w:r w:rsidRPr="00F10693">
        <w:rPr>
          <w:rFonts w:hint="cs"/>
          <w:rtl/>
        </w:rPr>
        <w:t>'ש</w:t>
      </w:r>
      <w:r w:rsidRPr="006950A7">
        <w:rPr>
          <w:rFonts w:hint="cs"/>
          <w:rtl/>
        </w:rPr>
        <w:t>ם</w:t>
      </w:r>
      <w:r w:rsidRPr="00F10693">
        <w:rPr>
          <w:rFonts w:hint="cs"/>
          <w:rtl/>
        </w:rPr>
        <w:t xml:space="preserve">' </w:t>
      </w:r>
      <w:r w:rsidRPr="006950A7">
        <w:rPr>
          <w:rFonts w:hint="cs"/>
          <w:rtl/>
        </w:rPr>
        <w:t>מכרתי לך</w:t>
      </w:r>
      <w:r w:rsidR="006950A7">
        <w:rPr>
          <w:rFonts w:hint="cs"/>
          <w:rtl/>
        </w:rPr>
        <w:t>,</w:t>
      </w:r>
      <w:r w:rsidRPr="006950A7">
        <w:rPr>
          <w:rFonts w:hint="cs"/>
          <w:rtl/>
        </w:rPr>
        <w:t xml:space="preserve"> </w:t>
      </w:r>
    </w:p>
    <w:p w14:paraId="021B42F6" w14:textId="2B7244CA" w:rsidR="00AC0AF5" w:rsidRPr="006950A7" w:rsidRDefault="00AC0AF5" w:rsidP="00FC4B12">
      <w:pPr>
        <w:spacing w:after="60"/>
        <w:rPr>
          <w:rtl/>
        </w:rPr>
      </w:pPr>
      <w:r w:rsidRPr="006950A7">
        <w:rPr>
          <w:rFonts w:hint="cs"/>
          <w:rtl/>
        </w:rPr>
        <w:t>אבל בחלוקה חלק ע</w:t>
      </w:r>
      <w:r w:rsidRPr="006950A7">
        <w:rPr>
          <w:rtl/>
        </w:rPr>
        <w:t>"</w:t>
      </w:r>
      <w:r w:rsidRPr="006950A7">
        <w:rPr>
          <w:rFonts w:hint="cs"/>
          <w:rtl/>
        </w:rPr>
        <w:t>ד שיגור כפי שגרו אבותי</w:t>
      </w:r>
      <w:r w:rsidR="006950A7">
        <w:rPr>
          <w:rFonts w:hint="cs"/>
          <w:rtl/>
        </w:rPr>
        <w:t>ו</w:t>
      </w:r>
      <w:r w:rsidR="006062FD">
        <w:rPr>
          <w:rFonts w:hint="cs"/>
          <w:rtl/>
        </w:rPr>
        <w:t>,</w:t>
      </w:r>
    </w:p>
    <w:p w14:paraId="6D915546" w14:textId="77777777" w:rsidR="006950A7" w:rsidRPr="000336F8" w:rsidRDefault="00AC0AF5" w:rsidP="006950A7">
      <w:pPr>
        <w:pStyle w:val="36"/>
        <w:framePr w:wrap="notBeside"/>
        <w:rPr>
          <w:rtl/>
        </w:rPr>
      </w:pPr>
      <w:r w:rsidRPr="000336F8">
        <w:rPr>
          <w:rFonts w:hint="cs"/>
          <w:rtl/>
        </w:rPr>
        <w:t>בני ר</w:t>
      </w:r>
      <w:r w:rsidRPr="000336F8">
        <w:rPr>
          <w:rtl/>
        </w:rPr>
        <w:t>"</w:t>
      </w:r>
      <w:r w:rsidRPr="000336F8">
        <w:rPr>
          <w:rFonts w:hint="cs"/>
          <w:rtl/>
        </w:rPr>
        <w:t>ח לר</w:t>
      </w:r>
      <w:r w:rsidRPr="000336F8">
        <w:rPr>
          <w:rtl/>
        </w:rPr>
        <w:t>"</w:t>
      </w:r>
      <w:r w:rsidRPr="000336F8">
        <w:rPr>
          <w:rFonts w:hint="cs"/>
          <w:rtl/>
        </w:rPr>
        <w:t>א</w:t>
      </w:r>
      <w:r w:rsidRPr="000336F8">
        <w:rPr>
          <w:rtl/>
        </w:rPr>
        <w:t>:</w:t>
      </w:r>
    </w:p>
    <w:p w14:paraId="6AE48705" w14:textId="13CA8A61" w:rsidR="00AC0AF5" w:rsidRPr="00C35A2C" w:rsidRDefault="00AC0AF5" w:rsidP="006950A7">
      <w:pPr>
        <w:spacing w:after="60"/>
        <w:rPr>
          <w:rFonts w:ascii="Fb Fontext" w:hAnsi="Fb Fontext" w:cs="Guttman Vilna"/>
          <w:b/>
          <w:bCs/>
          <w:rtl/>
        </w:rPr>
      </w:pPr>
      <w:r w:rsidRPr="006950A7">
        <w:rPr>
          <w:rStyle w:val="affffe"/>
          <w:rtl/>
        </w:rPr>
        <w:t>נהרדעי לטעמייהו</w:t>
      </w:r>
      <w:r w:rsidR="006950A7">
        <w:rPr>
          <w:rStyle w:val="affffe"/>
          <w:rFonts w:hint="cs"/>
          <w:rtl/>
        </w:rPr>
        <w:t xml:space="preserve"> [ר</w:t>
      </w:r>
      <w:r w:rsidR="00F10693">
        <w:rPr>
          <w:rStyle w:val="affffe"/>
          <w:rtl/>
        </w:rPr>
        <w:t>"</w:t>
      </w:r>
      <w:r w:rsidR="006950A7">
        <w:rPr>
          <w:rStyle w:val="affffe"/>
          <w:rFonts w:hint="cs"/>
          <w:rtl/>
        </w:rPr>
        <w:t>ח]</w:t>
      </w:r>
      <w:r w:rsidRPr="006950A7">
        <w:rPr>
          <w:rStyle w:val="affffe"/>
          <w:rtl/>
        </w:rPr>
        <w:t>,</w:t>
      </w:r>
      <w:r w:rsidRPr="00C35A2C">
        <w:rPr>
          <w:rFonts w:ascii="Fb Fontext" w:hAnsi="Fb Fontext"/>
          <w:rtl/>
        </w:rPr>
        <w:t xml:space="preserve"> </w:t>
      </w:r>
      <w:r w:rsidRPr="006950A7">
        <w:rPr>
          <w:rStyle w:val="affffe"/>
          <w:rtl/>
        </w:rPr>
        <w:t>ד</w:t>
      </w:r>
      <w:r w:rsidRPr="006950A7">
        <w:rPr>
          <w:rStyle w:val="affffe"/>
          <w:rFonts w:hint="cs"/>
          <w:rtl/>
        </w:rPr>
        <w:t>ר</w:t>
      </w:r>
      <w:r w:rsidRPr="006950A7">
        <w:rPr>
          <w:rStyle w:val="affffe"/>
          <w:rtl/>
        </w:rPr>
        <w:t>"</w:t>
      </w:r>
      <w:r w:rsidRPr="006950A7">
        <w:rPr>
          <w:rStyle w:val="affffe"/>
          <w:rFonts w:hint="cs"/>
          <w:rtl/>
        </w:rPr>
        <w:t>נ משמואל</w:t>
      </w:r>
      <w:r w:rsidR="006950A7">
        <w:rPr>
          <w:rStyle w:val="affffe"/>
          <w:rFonts w:hint="cs"/>
          <w:rtl/>
        </w:rPr>
        <w:t xml:space="preserve"> </w:t>
      </w:r>
      <w:r w:rsidR="006950A7" w:rsidRPr="006950A7">
        <w:rPr>
          <w:rStyle w:val="afffff0"/>
          <w:rFonts w:hint="cs"/>
          <w:rtl/>
        </w:rPr>
        <w:t>מנהרדעא</w:t>
      </w:r>
      <w:r w:rsidRPr="006950A7">
        <w:rPr>
          <w:rStyle w:val="affffe"/>
          <w:rtl/>
        </w:rPr>
        <w:t>:</w:t>
      </w:r>
      <w:r>
        <w:rPr>
          <w:rFonts w:ascii="Fb Fontext" w:hAnsi="Fb Fontext"/>
          <w:rtl/>
        </w:rPr>
        <w:t xml:space="preserve"> </w:t>
      </w:r>
      <w:r w:rsidR="00FC4B12">
        <w:rPr>
          <w:rStyle w:val="afffff0"/>
          <w:rFonts w:ascii="BA Or Tzadikim Regular" w:hAnsi="BA Or Tzadikim Regular" w:cs="BA Or Tzadikim Regular"/>
          <w:rtl/>
        </w:rPr>
        <w:t>◄</w:t>
      </w:r>
      <w:r>
        <w:rPr>
          <w:rFonts w:ascii="Fb Fontext" w:hAnsi="Fb Fontext"/>
          <w:rtl/>
        </w:rPr>
        <w:t xml:space="preserve">האחין שחלקו </w:t>
      </w:r>
      <w:r w:rsidRPr="00C35A2C">
        <w:rPr>
          <w:rFonts w:ascii="Fb Fontext" w:hAnsi="Fb Fontext"/>
          <w:rtl/>
        </w:rPr>
        <w:t xml:space="preserve">אין להן לא דרך ולא חלונות ולא סולמות ולא אמת המים זה על זה, </w:t>
      </w:r>
      <w:r w:rsidRPr="0081371E">
        <w:rPr>
          <w:rStyle w:val="afff8"/>
          <w:rtl/>
        </w:rPr>
        <w:t>והזהרו בהן שהלכות קבועות הן.</w:t>
      </w:r>
      <w:r w:rsidRPr="00C35A2C">
        <w:rPr>
          <w:rFonts w:ascii="Fb Fontext" w:hAnsi="Fb Fontext"/>
          <w:rtl/>
        </w:rPr>
        <w:t xml:space="preserve"> </w:t>
      </w:r>
      <w:r w:rsidR="006950A7">
        <w:rPr>
          <w:rStyle w:val="affffe"/>
          <w:rtl/>
        </w:rPr>
        <w:tab/>
      </w:r>
      <w:r w:rsidR="006950A7">
        <w:rPr>
          <w:rStyle w:val="affffe"/>
          <w:rtl/>
        </w:rPr>
        <w:tab/>
      </w:r>
      <w:r w:rsidRPr="006950A7">
        <w:rPr>
          <w:rStyle w:val="affffe"/>
          <w:rtl/>
        </w:rPr>
        <w:t>ו</w:t>
      </w:r>
      <w:r w:rsidRPr="006950A7">
        <w:rPr>
          <w:rStyle w:val="affffe"/>
          <w:rFonts w:hint="cs"/>
          <w:rtl/>
        </w:rPr>
        <w:t>ל</w:t>
      </w:r>
      <w:r w:rsidRPr="006950A7">
        <w:rPr>
          <w:rStyle w:val="affffe"/>
          <w:rtl/>
        </w:rPr>
        <w:t>רבא</w:t>
      </w:r>
      <w:r w:rsidRPr="006950A7">
        <w:rPr>
          <w:rStyle w:val="affffe"/>
          <w:rFonts w:hint="cs"/>
          <w:rtl/>
        </w:rPr>
        <w:t>:</w:t>
      </w:r>
      <w:r w:rsidRPr="00C35A2C">
        <w:rPr>
          <w:rFonts w:ascii="Fb Fontext" w:hAnsi="Fb Fontext"/>
          <w:rtl/>
        </w:rPr>
        <w:t xml:space="preserve"> יש להן.</w:t>
      </w:r>
    </w:p>
    <w:p w14:paraId="5C1CB8BD" w14:textId="77777777" w:rsidR="00AC0AF5" w:rsidRPr="00C35A2C" w:rsidRDefault="00AC0AF5" w:rsidP="00982F98">
      <w:pPr>
        <w:pStyle w:val="affe"/>
        <w:framePr w:wrap="around"/>
        <w:rPr>
          <w:rtl/>
        </w:rPr>
      </w:pPr>
      <w:r w:rsidRPr="00C35A2C">
        <w:rPr>
          <w:rtl/>
        </w:rPr>
        <w:t>ז:</w:t>
      </w:r>
    </w:p>
    <w:p w14:paraId="4F06F8D0" w14:textId="713F5BC8" w:rsidR="006950A7" w:rsidRPr="000336F8" w:rsidRDefault="006950A7" w:rsidP="006950A7">
      <w:pPr>
        <w:pStyle w:val="36"/>
        <w:framePr w:wrap="notBeside"/>
        <w:rPr>
          <w:rtl/>
        </w:rPr>
      </w:pPr>
    </w:p>
    <w:p w14:paraId="54E8070C" w14:textId="2110B859" w:rsidR="00AC0AF5" w:rsidRDefault="00AC0AF5" w:rsidP="006950A7">
      <w:pPr>
        <w:pStyle w:val="affff9"/>
        <w:rPr>
          <w:rtl/>
        </w:rPr>
      </w:pPr>
      <w:r>
        <w:rPr>
          <w:rtl/>
        </w:rPr>
        <w:t>שטר</w:t>
      </w:r>
      <w:r w:rsidRPr="00C35A2C">
        <w:rPr>
          <w:rtl/>
        </w:rPr>
        <w:t xml:space="preserve"> דיתמי ד</w:t>
      </w:r>
      <w:r w:rsidRPr="00C35A2C">
        <w:rPr>
          <w:rFonts w:hint="cs"/>
          <w:rtl/>
        </w:rPr>
        <w:t>יצא עליו שובר שהוא פרוע</w:t>
      </w:r>
      <w:r w:rsidR="006950A7">
        <w:rPr>
          <w:rFonts w:hint="cs"/>
          <w:rtl/>
        </w:rPr>
        <w:t>.</w:t>
      </w:r>
    </w:p>
    <w:p w14:paraId="18E75DBE" w14:textId="050C5641" w:rsidR="006950A7" w:rsidRPr="000336F8" w:rsidRDefault="00FC4B12" w:rsidP="006950A7">
      <w:pPr>
        <w:pStyle w:val="36"/>
        <w:framePr w:wrap="notBeside"/>
        <w:rPr>
          <w:rtl/>
        </w:rPr>
      </w:pPr>
      <w:r>
        <w:rPr>
          <w:rStyle w:val="afffff0"/>
          <w:rFonts w:ascii="BA Or Tzadikim Regular" w:hAnsi="BA Or Tzadikim Regular" w:cs="BA Or Tzadikim Regular"/>
          <w:rtl/>
        </w:rPr>
        <w:t>◄</w:t>
      </w:r>
      <w:r w:rsidR="00AC0AF5" w:rsidRPr="000336F8">
        <w:rPr>
          <w:rFonts w:hint="cs"/>
          <w:rtl/>
        </w:rPr>
        <w:t>ר</w:t>
      </w:r>
      <w:r w:rsidR="00AC0AF5" w:rsidRPr="000336F8">
        <w:rPr>
          <w:rtl/>
        </w:rPr>
        <w:t>"</w:t>
      </w:r>
      <w:r w:rsidR="00AC0AF5" w:rsidRPr="000336F8">
        <w:rPr>
          <w:rFonts w:hint="cs"/>
          <w:rtl/>
        </w:rPr>
        <w:t>ח</w:t>
      </w:r>
      <w:r w:rsidR="00AC0AF5" w:rsidRPr="000336F8">
        <w:rPr>
          <w:rtl/>
        </w:rPr>
        <w:t>:</w:t>
      </w:r>
    </w:p>
    <w:p w14:paraId="635530F8" w14:textId="77777777" w:rsidR="006950A7" w:rsidRPr="0081371E" w:rsidRDefault="00AC0AF5" w:rsidP="006950A7">
      <w:pPr>
        <w:rPr>
          <w:rStyle w:val="afff8"/>
          <w:rtl/>
        </w:rPr>
      </w:pPr>
      <w:r w:rsidRPr="0081371E">
        <w:rPr>
          <w:rStyle w:val="afff8"/>
          <w:rtl/>
        </w:rPr>
        <w:t>לא מגבינן</w:t>
      </w:r>
      <w:r w:rsidRPr="00C35A2C">
        <w:rPr>
          <w:rFonts w:ascii="Fb Fontext" w:hAnsi="Fb Fontext"/>
          <w:sz w:val="32"/>
          <w:rtl/>
        </w:rPr>
        <w:t xml:space="preserve"> ד</w:t>
      </w:r>
      <w:r>
        <w:rPr>
          <w:rFonts w:ascii="Fb Fontext" w:hAnsi="Fb Fontext"/>
          <w:sz w:val="32"/>
          <w:rtl/>
        </w:rPr>
        <w:t xml:space="preserve">יצא </w:t>
      </w:r>
      <w:r>
        <w:rPr>
          <w:rFonts w:ascii="Fb Fontext" w:hAnsi="Fb Fontext" w:hint="cs"/>
          <w:sz w:val="32"/>
          <w:rtl/>
        </w:rPr>
        <w:t>שובר עליו</w:t>
      </w:r>
      <w:r w:rsidRPr="00C35A2C">
        <w:rPr>
          <w:rFonts w:ascii="Fb Fontext" w:hAnsi="Fb Fontext"/>
          <w:sz w:val="32"/>
          <w:rtl/>
        </w:rPr>
        <w:t>.</w:t>
      </w:r>
      <w:r>
        <w:rPr>
          <w:rFonts w:ascii="Fb Fontext" w:hAnsi="Fb Fontext" w:hint="cs"/>
          <w:sz w:val="32"/>
          <w:rtl/>
        </w:rPr>
        <w:t xml:space="preserve"> </w:t>
      </w:r>
    </w:p>
    <w:p w14:paraId="64632FC6" w14:textId="49FBFE3C" w:rsidR="00AC0AF5" w:rsidRPr="00C35A2C" w:rsidRDefault="00AC0AF5" w:rsidP="006950A7">
      <w:pPr>
        <w:rPr>
          <w:rFonts w:ascii="Fb Fontext" w:hAnsi="Fb Fontext" w:cs="Guttman Vilna"/>
          <w:b/>
          <w:bCs/>
          <w:sz w:val="32"/>
          <w:rtl/>
        </w:rPr>
      </w:pPr>
      <w:r w:rsidRPr="0081371E">
        <w:rPr>
          <w:rStyle w:val="afff8"/>
          <w:rFonts w:hint="cs"/>
          <w:rtl/>
        </w:rPr>
        <w:t>ולא קרעינן</w:t>
      </w:r>
      <w:r>
        <w:rPr>
          <w:rFonts w:ascii="Fb Fontext" w:hAnsi="Fb Fontext" w:hint="cs"/>
          <w:sz w:val="32"/>
          <w:rtl/>
        </w:rPr>
        <w:t xml:space="preserve"> דכש</w:t>
      </w:r>
      <w:r w:rsidRPr="00C35A2C">
        <w:rPr>
          <w:rFonts w:ascii="Fb Fontext" w:hAnsi="Fb Fontext"/>
          <w:sz w:val="32"/>
          <w:rtl/>
        </w:rPr>
        <w:t>גדלי</w:t>
      </w:r>
      <w:r>
        <w:rPr>
          <w:rFonts w:ascii="Fb Fontext" w:hAnsi="Fb Fontext" w:hint="cs"/>
          <w:sz w:val="32"/>
          <w:rtl/>
        </w:rPr>
        <w:t>ם</w:t>
      </w:r>
      <w:r w:rsidRPr="00C35A2C">
        <w:rPr>
          <w:rFonts w:ascii="Fb Fontext" w:hAnsi="Fb Fontext"/>
          <w:sz w:val="32"/>
          <w:rtl/>
        </w:rPr>
        <w:t xml:space="preserve"> </w:t>
      </w:r>
      <w:r>
        <w:rPr>
          <w:rFonts w:ascii="Fb Fontext" w:hAnsi="Fb Fontext" w:hint="cs"/>
          <w:sz w:val="32"/>
          <w:rtl/>
        </w:rPr>
        <w:t>היתומים אפשר יביאו ראייה וירעו אותו</w:t>
      </w:r>
    </w:p>
    <w:p w14:paraId="18A4DE17" w14:textId="2DE20E0E" w:rsidR="006950A7" w:rsidRPr="000336F8" w:rsidRDefault="00AC0AF5" w:rsidP="006950A7">
      <w:pPr>
        <w:pStyle w:val="36"/>
        <w:framePr w:wrap="notBeside"/>
        <w:rPr>
          <w:rtl/>
        </w:rPr>
      </w:pPr>
      <w:r w:rsidRPr="000336F8">
        <w:rPr>
          <w:rtl/>
        </w:rPr>
        <w:t>רבינא:</w:t>
      </w:r>
    </w:p>
    <w:p w14:paraId="4C2CA5A8" w14:textId="041A4657" w:rsidR="00AC0AF5" w:rsidRDefault="00AC0AF5" w:rsidP="00AC0AF5">
      <w:pPr>
        <w:rPr>
          <w:rFonts w:ascii="Fb Fontext" w:hAnsi="Fb Fontext"/>
          <w:sz w:val="32"/>
          <w:rtl/>
        </w:rPr>
      </w:pPr>
      <w:r w:rsidRPr="00C35A2C">
        <w:rPr>
          <w:rFonts w:ascii="Fb Fontext" w:hAnsi="Fb Fontext"/>
          <w:sz w:val="32"/>
          <w:rtl/>
        </w:rPr>
        <w:t xml:space="preserve">בכולהו </w:t>
      </w:r>
      <w:r w:rsidRPr="0081371E">
        <w:rPr>
          <w:rStyle w:val="afff8"/>
          <w:rtl/>
        </w:rPr>
        <w:t>הלכ</w:t>
      </w:r>
      <w:r w:rsidR="006950A7" w:rsidRPr="0081371E">
        <w:rPr>
          <w:rStyle w:val="afff8"/>
          <w:rFonts w:hint="cs"/>
          <w:rtl/>
        </w:rPr>
        <w:t>ה</w:t>
      </w:r>
      <w:r w:rsidRPr="00C35A2C">
        <w:rPr>
          <w:rFonts w:ascii="Fb Fontext" w:hAnsi="Fb Fontext"/>
          <w:sz w:val="32"/>
          <w:rtl/>
        </w:rPr>
        <w:t xml:space="preserve"> </w:t>
      </w:r>
      <w:r w:rsidRPr="006950A7">
        <w:rPr>
          <w:rStyle w:val="affffe"/>
          <w:rtl/>
        </w:rPr>
        <w:t>כרב חמא,</w:t>
      </w:r>
      <w:r w:rsidRPr="00C35A2C">
        <w:rPr>
          <w:rFonts w:ascii="Fb Fontext" w:hAnsi="Fb Fontext"/>
          <w:sz w:val="32"/>
          <w:rtl/>
        </w:rPr>
        <w:t xml:space="preserve"> </w:t>
      </w:r>
      <w:r w:rsidR="006950A7">
        <w:rPr>
          <w:rFonts w:ascii="Fb Fontext" w:hAnsi="Fb Fontext" w:hint="cs"/>
          <w:sz w:val="32"/>
          <w:rtl/>
        </w:rPr>
        <w:t>חוץ</w:t>
      </w:r>
      <w:r w:rsidRPr="00C35A2C">
        <w:rPr>
          <w:rFonts w:ascii="Fb Fontext" w:hAnsi="Fb Fontext"/>
          <w:sz w:val="32"/>
          <w:rtl/>
        </w:rPr>
        <w:t xml:space="preserve"> מ</w:t>
      </w:r>
      <w:r w:rsidRPr="00C35A2C">
        <w:rPr>
          <w:rFonts w:ascii="Fb Fontext" w:hAnsi="Fb Fontext" w:hint="cs"/>
          <w:sz w:val="32"/>
          <w:rtl/>
        </w:rPr>
        <w:t>שובר דלא מחזיקים עדים בשקר</w:t>
      </w:r>
    </w:p>
    <w:p w14:paraId="5F8A21DF" w14:textId="5B7A58E7" w:rsidR="006950A7" w:rsidRPr="000336F8" w:rsidRDefault="00FC4B12" w:rsidP="006950A7">
      <w:pPr>
        <w:pStyle w:val="36"/>
        <w:framePr w:wrap="notBeside"/>
        <w:rPr>
          <w:rtl/>
        </w:rPr>
      </w:pPr>
      <w:r>
        <w:rPr>
          <w:rStyle w:val="afffff0"/>
          <w:rFonts w:ascii="BA Or Tzadikim Regular" w:hAnsi="BA Or Tzadikim Regular" w:cs="BA Or Tzadikim Regular"/>
          <w:rtl/>
        </w:rPr>
        <w:t>◄</w:t>
      </w:r>
      <w:r w:rsidR="00AC0AF5" w:rsidRPr="000336F8">
        <w:rPr>
          <w:rFonts w:hint="cs"/>
          <w:rtl/>
        </w:rPr>
        <w:t xml:space="preserve"> </w:t>
      </w:r>
      <w:r w:rsidR="00AC0AF5" w:rsidRPr="000336F8">
        <w:rPr>
          <w:rtl/>
        </w:rPr>
        <w:t>מ"</w:t>
      </w:r>
      <w:r w:rsidR="00AC0AF5" w:rsidRPr="000336F8">
        <w:rPr>
          <w:rFonts w:hint="cs"/>
          <w:rtl/>
        </w:rPr>
        <w:t>ז בר</w:t>
      </w:r>
      <w:r w:rsidR="00AC0AF5" w:rsidRPr="000336F8">
        <w:rPr>
          <w:rtl/>
        </w:rPr>
        <w:t>"</w:t>
      </w:r>
      <w:r w:rsidR="00AC0AF5" w:rsidRPr="000336F8">
        <w:rPr>
          <w:rFonts w:hint="cs"/>
          <w:rtl/>
        </w:rPr>
        <w:t>א:</w:t>
      </w:r>
    </w:p>
    <w:p w14:paraId="4327D5DA" w14:textId="7EF438A5" w:rsidR="006950A7" w:rsidRDefault="00AC0AF5" w:rsidP="00AC0AF5">
      <w:pPr>
        <w:rPr>
          <w:rFonts w:ascii="Fb Fontext" w:hAnsi="Fb Fontext"/>
          <w:rtl/>
        </w:rPr>
      </w:pPr>
      <w:r w:rsidRPr="00C35A2C">
        <w:rPr>
          <w:rFonts w:ascii="Fb Fontext" w:hAnsi="Fb Fontext" w:hint="cs"/>
          <w:rtl/>
        </w:rPr>
        <w:t xml:space="preserve">גם בשובר </w:t>
      </w:r>
      <w:r w:rsidRPr="006950A7">
        <w:rPr>
          <w:rStyle w:val="affffe"/>
          <w:rFonts w:hint="cs"/>
          <w:rtl/>
        </w:rPr>
        <w:t>הלכ</w:t>
      </w:r>
      <w:r w:rsidR="006950A7" w:rsidRPr="006950A7">
        <w:rPr>
          <w:rStyle w:val="affffe"/>
          <w:rFonts w:hint="cs"/>
          <w:rtl/>
        </w:rPr>
        <w:t>ה</w:t>
      </w:r>
      <w:r w:rsidRPr="006950A7">
        <w:rPr>
          <w:rStyle w:val="affffe"/>
          <w:rFonts w:hint="cs"/>
          <w:rtl/>
        </w:rPr>
        <w:t xml:space="preserve"> כר</w:t>
      </w:r>
      <w:r w:rsidRPr="006950A7">
        <w:rPr>
          <w:rStyle w:val="affffe"/>
          <w:rtl/>
        </w:rPr>
        <w:t>"</w:t>
      </w:r>
      <w:r w:rsidRPr="006950A7">
        <w:rPr>
          <w:rStyle w:val="affffe"/>
          <w:rFonts w:hint="cs"/>
          <w:rtl/>
        </w:rPr>
        <w:t>ח</w:t>
      </w:r>
      <w:r w:rsidRPr="00C35A2C">
        <w:rPr>
          <w:rFonts w:ascii="Fb Fontext" w:hAnsi="Fb Fontext" w:hint="cs"/>
          <w:rtl/>
        </w:rPr>
        <w:t xml:space="preserve"> דאי מעליא הוא</w:t>
      </w:r>
      <w:r>
        <w:rPr>
          <w:rFonts w:ascii="Fb Fontext" w:hAnsi="Fb Fontext" w:hint="cs"/>
          <w:rtl/>
        </w:rPr>
        <w:t>,</w:t>
      </w:r>
      <w:r w:rsidRPr="00C35A2C">
        <w:rPr>
          <w:rFonts w:ascii="Fb Fontext" w:hAnsi="Fb Fontext" w:hint="cs"/>
          <w:rtl/>
        </w:rPr>
        <w:t xml:space="preserve"> היה לו להוציא בחיי האב </w:t>
      </w:r>
    </w:p>
    <w:p w14:paraId="67DBF8FE" w14:textId="63B66615" w:rsidR="00AC0AF5" w:rsidRDefault="006950A7" w:rsidP="00AC0AF5">
      <w:pPr>
        <w:rPr>
          <w:rFonts w:ascii="Fb Fontext" w:hAnsi="Fb Fontext"/>
          <w:rtl/>
        </w:rPr>
      </w:pPr>
      <w:r>
        <w:rPr>
          <w:rFonts w:ascii="Fb Fontext" w:hAnsi="Fb Fontext" w:hint="cs"/>
          <w:rtl/>
        </w:rPr>
        <w:t xml:space="preserve">- </w:t>
      </w:r>
      <w:r w:rsidR="00AC0AF5" w:rsidRPr="00C35A2C">
        <w:rPr>
          <w:rFonts w:ascii="Fb Fontext" w:hAnsi="Fb Fontext" w:hint="cs"/>
          <w:rtl/>
        </w:rPr>
        <w:t xml:space="preserve">ומדלא הוציא </w:t>
      </w:r>
      <w:r w:rsidR="00AC0AF5" w:rsidRPr="0081371E">
        <w:rPr>
          <w:rStyle w:val="afff8"/>
          <w:rFonts w:hint="cs"/>
          <w:rtl/>
        </w:rPr>
        <w:t>ש</w:t>
      </w:r>
      <w:r w:rsidR="00AC0AF5" w:rsidRPr="0081371E">
        <w:rPr>
          <w:rStyle w:val="afff8"/>
          <w:rtl/>
        </w:rPr>
        <w:t>"</w:t>
      </w:r>
      <w:r w:rsidR="00AC0AF5" w:rsidRPr="0081371E">
        <w:rPr>
          <w:rStyle w:val="afff8"/>
          <w:rFonts w:hint="cs"/>
          <w:rtl/>
        </w:rPr>
        <w:t>מ</w:t>
      </w:r>
      <w:r w:rsidR="00AC0AF5" w:rsidRPr="00C35A2C">
        <w:rPr>
          <w:rFonts w:ascii="Fb Fontext" w:hAnsi="Fb Fontext" w:hint="cs"/>
          <w:rtl/>
        </w:rPr>
        <w:t xml:space="preserve"> מזויף</w:t>
      </w:r>
      <w:r>
        <w:rPr>
          <w:rFonts w:ascii="Fb Fontext" w:hAnsi="Fb Fontext" w:hint="cs"/>
          <w:rtl/>
        </w:rPr>
        <w:t>.</w:t>
      </w:r>
    </w:p>
    <w:p w14:paraId="7CEC15BE" w14:textId="2CED3331" w:rsidR="00AC0AF5" w:rsidRPr="001B450D" w:rsidRDefault="001B450D" w:rsidP="00AC0AF5">
      <w:pPr>
        <w:pStyle w:val="aff9"/>
        <w:rPr>
          <w:rtl/>
        </w:rPr>
      </w:pPr>
      <w:r w:rsidRPr="001B450D">
        <w:rPr>
          <w:rFonts w:hint="cs"/>
          <w:rtl/>
        </w:rPr>
        <w:t>***</w:t>
      </w:r>
    </w:p>
    <w:p w14:paraId="080B0254" w14:textId="77777777" w:rsidR="00AC0AF5" w:rsidRPr="006950A7" w:rsidRDefault="00AC0AF5" w:rsidP="007F49ED">
      <w:pPr>
        <w:pStyle w:val="affffb"/>
        <w:framePr w:wrap="around"/>
        <w:rPr>
          <w:rtl/>
        </w:rPr>
      </w:pPr>
      <w:r w:rsidRPr="006950A7">
        <w:rPr>
          <w:rtl/>
        </w:rPr>
        <w:t>מתני</w:t>
      </w:r>
      <w:r w:rsidRPr="00F10693">
        <w:rPr>
          <w:rtl/>
        </w:rPr>
        <w:t>'.</w:t>
      </w:r>
    </w:p>
    <w:p w14:paraId="6610CB4B" w14:textId="77777777" w:rsidR="00FC4B12" w:rsidRPr="00FC4B12" w:rsidRDefault="00FC4B12" w:rsidP="00FC4B12">
      <w:pPr>
        <w:pStyle w:val="36"/>
        <w:framePr w:wrap="notBeside"/>
        <w:rPr>
          <w:rtl/>
        </w:rPr>
      </w:pPr>
      <w:r w:rsidRPr="00FC4B12">
        <w:rPr>
          <w:rtl/>
        </w:rPr>
        <w:t>◄</w:t>
      </w:r>
    </w:p>
    <w:p>
      <w:pPr>
        <w:pStyle w:val="affffb"/>
        <w:rPr>
          <w:ins w:id="20426" w:author="קלוד" w:date="2026-10-06T10:07:33Z"/>
        </w:rPr>
      </w:pPr>
      <w:ins w:id="20425" w:author="קלוד" w:date="2026-10-06T10:07:33Z">
        <w:r>
          <w:t xml:space="preserve">משנה ה</w:t>
        </w:r>
      </w:ins>
    </w:p>
    <w:p w14:paraId="2964FE00" w14:textId="4F61629C" w:rsidR="00AC0AF5" w:rsidRPr="00DB3591" w:rsidRDefault="00FC4B12" w:rsidP="00DB3591">
      <w:pPr>
        <w:pStyle w:val="afff3"/>
        <w:rPr>
          <w:rtl/>
        </w:rPr>
      </w:pPr>
      <w:r w:rsidRPr="00DB3591">
        <w:rPr>
          <w:rFonts w:hint="cs"/>
          <w:rtl/>
        </w:rPr>
        <w:t xml:space="preserve"> </w:t>
      </w:r>
      <w:r w:rsidR="00AC0AF5" w:rsidRPr="00DB3591">
        <w:rPr>
          <w:rtl/>
        </w:rPr>
        <w:t>כופין אותו לבנות בית שער ודלת לחצר.</w:t>
      </w:r>
    </w:p>
    <w:p w14:paraId="2271034B" w14:textId="26375B8C" w:rsidR="00AC0AF5" w:rsidRPr="006950A7" w:rsidRDefault="006950A7" w:rsidP="00DB3591">
      <w:pPr>
        <w:pStyle w:val="afff3"/>
        <w:rPr>
          <w:rtl/>
        </w:rPr>
      </w:pPr>
      <w:r>
        <w:rPr>
          <w:rStyle w:val="TanaimMishna"/>
          <w:rFonts w:hint="cs"/>
          <w:rtl/>
          <w:rPrChange w:id="20002" w:author="קלוד" w:date="2026-10-06T10:07:33Z">
            <w:rPr>
              <w:rStyle w:val="affffe"/>
              <w:rFonts w:hint="cs"/>
              <w:rtl/>
            </w:rPr>
          </w:rPrChange>
        </w:rPr>
        <w:t>רשב</w:t>
      </w:r>
      <w:r w:rsidR="00F10693">
        <w:rPr>
          <w:rStyle w:val="TanaimMishna"/>
          <w:rtl/>
          <w:rPrChange w:id="20003" w:author="קלוד" w:date="2026-10-06T10:07:33Z">
            <w:rPr>
              <w:rStyle w:val="affffe"/>
              <w:rtl/>
            </w:rPr>
          </w:rPrChange>
        </w:rPr>
        <w:t>"</w:t>
      </w:r>
      <w:r>
        <w:rPr>
          <w:rStyle w:val="TanaimMishna"/>
          <w:rFonts w:hint="cs"/>
          <w:rtl/>
          <w:rPrChange w:id="20004" w:author="קלוד" w:date="2026-10-06T10:07:33Z">
            <w:rPr>
              <w:rStyle w:val="affffe"/>
              <w:rFonts w:hint="cs"/>
              <w:rtl/>
            </w:rPr>
          </w:rPrChange>
        </w:rPr>
        <w:t>ג</w:t>
      </w:r>
      <w:r w:rsidR="00AC0AF5" w:rsidRPr="006950A7">
        <w:rPr>
          <w:rStyle w:val="TanaimMishna"/>
          <w:rtl/>
          <w:rPrChange w:id="20005" w:author="קלוד" w:date="2026-10-06T10:07:33Z">
            <w:rPr>
              <w:rStyle w:val="affffe"/>
              <w:rtl/>
            </w:rPr>
          </w:rPrChange>
        </w:rPr>
        <w:t>:</w:t>
      </w:r>
      <w:r w:rsidR="00AC0AF5" w:rsidRPr="006950A7">
        <w:rPr>
          <w:rtl/>
        </w:rPr>
        <w:t xml:space="preserve"> לא כל החצרות ראויות לבית שער.</w:t>
      </w:r>
    </w:p>
    <w:p w14:paraId="4F7A95B9" w14:textId="77777777" w:rsidR="00FC4B12" w:rsidRPr="00FC4B12" w:rsidRDefault="00FC4B12" w:rsidP="00FC4B12">
      <w:pPr>
        <w:pStyle w:val="36"/>
        <w:framePr w:wrap="notBeside"/>
        <w:rPr>
          <w:rtl/>
        </w:rPr>
      </w:pPr>
      <w:r w:rsidRPr="00FC4B12">
        <w:rPr>
          <w:rtl/>
        </w:rPr>
        <w:t>◄</w:t>
      </w:r>
    </w:p>
    <w:p w14:paraId="64981E0C" w14:textId="78B4E9CF" w:rsidR="00AC0AF5" w:rsidRPr="006950A7" w:rsidRDefault="00AC0AF5" w:rsidP="00DB3591">
      <w:pPr>
        <w:pStyle w:val="afff3"/>
        <w:rPr>
          <w:rtl/>
        </w:rPr>
      </w:pPr>
      <w:r w:rsidRPr="006950A7">
        <w:rPr>
          <w:rtl/>
        </w:rPr>
        <w:t>כופין אותו לבנות לעיר חומה ודלתים ובריח.</w:t>
      </w:r>
    </w:p>
    <w:p w14:paraId="3AC5AF57" w14:textId="191439C0" w:rsidR="00AC0AF5" w:rsidRPr="006950A7" w:rsidRDefault="00AC0AF5" w:rsidP="00DB3591">
      <w:pPr>
        <w:pStyle w:val="afff3"/>
        <w:rPr>
          <w:rtl/>
        </w:rPr>
      </w:pPr>
      <w:r w:rsidRPr="006950A7">
        <w:rPr>
          <w:rStyle w:val="TanaimMishna"/>
          <w:rtl/>
          <w:rPrChange w:id="20006" w:author="קלוד" w:date="2026-10-06T10:07:33Z">
            <w:rPr>
              <w:rStyle w:val="affffe"/>
              <w:rtl/>
            </w:rPr>
          </w:rPrChange>
        </w:rPr>
        <w:t>רשב"ג:</w:t>
      </w:r>
      <w:r w:rsidRPr="006950A7">
        <w:rPr>
          <w:rtl/>
        </w:rPr>
        <w:t xml:space="preserve"> לא כל העיירות ראויות לחומה.</w:t>
      </w:r>
    </w:p>
    <w:p w14:paraId="42E3813F" w14:textId="77777777" w:rsidR="00FC4B12" w:rsidRPr="00FC4B12" w:rsidRDefault="00FC4B12" w:rsidP="00FC4B12">
      <w:pPr>
        <w:pStyle w:val="36"/>
        <w:framePr w:wrap="notBeside"/>
        <w:rPr>
          <w:rtl/>
        </w:rPr>
      </w:pPr>
      <w:r w:rsidRPr="00FC4B12">
        <w:rPr>
          <w:rtl/>
        </w:rPr>
        <w:t>◄</w:t>
      </w:r>
    </w:p>
    <w:p w14:paraId="4CE4758B" w14:textId="278C0D35" w:rsidR="00AC0AF5" w:rsidRPr="006950A7" w:rsidRDefault="00AC0AF5" w:rsidP="00DB3591">
      <w:pPr>
        <w:pStyle w:val="afff3"/>
        <w:rPr>
          <w:rtl/>
        </w:rPr>
      </w:pPr>
      <w:r w:rsidRPr="00DB3591">
        <w:rPr>
          <w:rtl/>
        </w:rPr>
        <w:t>כמה יהא בעיר ויהא כאנשי העיר</w:t>
      </w:r>
      <w:r w:rsidRPr="006950A7">
        <w:rPr>
          <w:rtl/>
        </w:rPr>
        <w:t>? י"ב חדש.</w:t>
      </w:r>
    </w:p>
    <w:p w14:paraId="3C5976CF" w14:textId="77777777" w:rsidR="00FC4B12" w:rsidRPr="00FC4B12" w:rsidRDefault="00FC4B12" w:rsidP="00FC4B12">
      <w:pPr>
        <w:pStyle w:val="36"/>
        <w:framePr w:wrap="notBeside"/>
        <w:rPr>
          <w:rtl/>
        </w:rPr>
      </w:pPr>
      <w:r w:rsidRPr="00FC4B12">
        <w:rPr>
          <w:rtl/>
        </w:rPr>
        <w:t>◄</w:t>
      </w:r>
    </w:p>
    <w:p w14:paraId="737E46A3" w14:textId="373661FA" w:rsidR="00AC0AF5" w:rsidRPr="006950A7" w:rsidRDefault="00AC0AF5" w:rsidP="00DB3591">
      <w:pPr>
        <w:pStyle w:val="afff3"/>
        <w:rPr>
          <w:rtl/>
        </w:rPr>
      </w:pPr>
      <w:r w:rsidRPr="006950A7">
        <w:rPr>
          <w:rtl/>
        </w:rPr>
        <w:t>קנה בה בית דירה - הרי הוא כאנשי העיר מיד.</w:t>
      </w:r>
    </w:p>
    <w:p w14:paraId="238ED978" w14:textId="0BCD52A2" w:rsidR="00AC0AF5" w:rsidRDefault="001A05E4" w:rsidP="006950A7">
      <w:pPr>
        <w:pStyle w:val="affff9"/>
        <w:rPr>
          <w:rtl/>
        </w:rPr>
      </w:pPr>
      <w:r>
        <w:rPr>
          <w:rFonts w:hint="cs"/>
          <w:rtl/>
        </w:rPr>
        <w:t xml:space="preserve">האם </w:t>
      </w:r>
      <w:r w:rsidR="00AC0AF5" w:rsidRPr="00C35A2C">
        <w:rPr>
          <w:rtl/>
        </w:rPr>
        <w:t xml:space="preserve">בית שער </w:t>
      </w:r>
      <w:r w:rsidR="006950A7">
        <w:rPr>
          <w:rFonts w:hint="cs"/>
          <w:rtl/>
        </w:rPr>
        <w:t xml:space="preserve">מעלה </w:t>
      </w:r>
      <w:r w:rsidR="00AC0AF5" w:rsidRPr="00C35A2C">
        <w:rPr>
          <w:rtl/>
        </w:rPr>
        <w:t>היא,</w:t>
      </w:r>
    </w:p>
    <w:p w14:paraId="131E8026" w14:textId="77777777" w:rsidR="006950A7" w:rsidRPr="000336F8" w:rsidRDefault="00AC0AF5" w:rsidP="006950A7">
      <w:pPr>
        <w:pStyle w:val="36"/>
        <w:framePr w:wrap="notBeside"/>
        <w:rPr>
          <w:rtl/>
        </w:rPr>
      </w:pPr>
      <w:r w:rsidRPr="000336F8">
        <w:rPr>
          <w:rFonts w:hint="cs"/>
          <w:rtl/>
        </w:rPr>
        <w:t>והך</w:t>
      </w:r>
    </w:p>
    <w:p w14:paraId="3A39A736" w14:textId="253343C9" w:rsidR="00AC0AF5" w:rsidRDefault="006950A7" w:rsidP="00AC0AF5">
      <w:pPr>
        <w:rPr>
          <w:rFonts w:ascii="Fb Fontext" w:hAnsi="Fb Fontext"/>
          <w:rtl/>
        </w:rPr>
      </w:pPr>
      <w:r>
        <w:rPr>
          <w:rFonts w:ascii="Fb Fontext" w:hAnsi="Fb Fontext" w:hint="cs"/>
          <w:rtl/>
        </w:rPr>
        <w:t>ד</w:t>
      </w:r>
      <w:r w:rsidR="00AC0AF5" w:rsidRPr="00C35A2C">
        <w:rPr>
          <w:rFonts w:ascii="Fb Fontext" w:hAnsi="Fb Fontext" w:hint="cs"/>
          <w:rtl/>
        </w:rPr>
        <w:t xml:space="preserve">חסיד שהיה רגיל אליהו אצלו וכשעשה בית שער </w:t>
      </w:r>
      <w:r>
        <w:rPr>
          <w:rFonts w:ascii="Fb Fontext" w:hAnsi="Fb Fontext" w:hint="cs"/>
          <w:rtl/>
        </w:rPr>
        <w:t>פסק מליהכנס</w:t>
      </w:r>
    </w:p>
    <w:p w14:paraId="3BC22DCB" w14:textId="77777777" w:rsidR="006950A7" w:rsidRPr="000336F8" w:rsidRDefault="00AC0AF5" w:rsidP="006950A7">
      <w:pPr>
        <w:pStyle w:val="36"/>
        <w:framePr w:wrap="notBeside"/>
        <w:rPr>
          <w:rtl/>
        </w:rPr>
      </w:pPr>
      <w:r w:rsidRPr="000336F8">
        <w:rPr>
          <w:rFonts w:hint="cs"/>
          <w:rtl/>
        </w:rPr>
        <w:t>א.</w:t>
      </w:r>
    </w:p>
    <w:p w14:paraId="50D09B8E" w14:textId="0CD5477B" w:rsidR="00AC0AF5" w:rsidRDefault="00AC0AF5" w:rsidP="00AC0AF5">
      <w:pPr>
        <w:rPr>
          <w:rFonts w:ascii="Fb Fontext" w:hAnsi="Fb Fontext"/>
          <w:rtl/>
        </w:rPr>
      </w:pPr>
      <w:r w:rsidRPr="0081371E">
        <w:rPr>
          <w:rStyle w:val="afff8"/>
          <w:rFonts w:hint="cs"/>
          <w:rtl/>
        </w:rPr>
        <w:t>מבפנים</w:t>
      </w:r>
      <w:r>
        <w:rPr>
          <w:rFonts w:ascii="Fb Fontext" w:hAnsi="Fb Fontext" w:hint="cs"/>
          <w:rtl/>
        </w:rPr>
        <w:t xml:space="preserve"> חסרון, ומבחוץ מעלה </w:t>
      </w:r>
    </w:p>
    <w:p w14:paraId="01B83E83" w14:textId="77777777" w:rsidR="006950A7" w:rsidRPr="000336F8" w:rsidRDefault="00AC0AF5" w:rsidP="006950A7">
      <w:pPr>
        <w:pStyle w:val="36"/>
        <w:framePr w:wrap="notBeside"/>
        <w:rPr>
          <w:rtl/>
        </w:rPr>
      </w:pPr>
      <w:r w:rsidRPr="000336F8">
        <w:rPr>
          <w:rFonts w:hint="cs"/>
          <w:rtl/>
        </w:rPr>
        <w:t>ב.</w:t>
      </w:r>
    </w:p>
    <w:p w14:paraId="6DEC87BA" w14:textId="72031229" w:rsidR="00AC0AF5" w:rsidRPr="00C35A2C" w:rsidRDefault="006950A7" w:rsidP="00AC0AF5">
      <w:pPr>
        <w:rPr>
          <w:rStyle w:val="afff8"/>
          <w:b w:val="0"/>
          <w:rtl/>
        </w:rPr>
      </w:pPr>
      <w:r>
        <w:rPr>
          <w:rFonts w:ascii="Fb Fontext" w:hAnsi="Fb Fontext" w:hint="cs"/>
          <w:rtl/>
        </w:rPr>
        <w:t>כש</w:t>
      </w:r>
      <w:r w:rsidR="00AC0AF5">
        <w:rPr>
          <w:rFonts w:ascii="Fb Fontext" w:hAnsi="Fb Fontext"/>
          <w:rtl/>
        </w:rPr>
        <w:t xml:space="preserve">יש </w:t>
      </w:r>
      <w:r w:rsidR="00AC0AF5" w:rsidRPr="0081371E">
        <w:rPr>
          <w:rStyle w:val="afff8"/>
          <w:rtl/>
        </w:rPr>
        <w:t>דלת</w:t>
      </w:r>
      <w:r w:rsidRPr="0081371E">
        <w:rPr>
          <w:rStyle w:val="afff8"/>
          <w:rFonts w:hint="cs"/>
          <w:rtl/>
        </w:rPr>
        <w:t xml:space="preserve"> </w:t>
      </w:r>
      <w:r>
        <w:rPr>
          <w:rFonts w:ascii="Fb Fontext" w:hAnsi="Fb Fontext" w:hint="cs"/>
          <w:rtl/>
        </w:rPr>
        <w:t>מבחוץ</w:t>
      </w:r>
      <w:r w:rsidR="00AC0AF5" w:rsidRPr="00C35A2C">
        <w:rPr>
          <w:rFonts w:ascii="Fb Fontext" w:hAnsi="Fb Fontext"/>
          <w:rtl/>
        </w:rPr>
        <w:t xml:space="preserve"> </w:t>
      </w:r>
      <w:r w:rsidR="00AC0AF5" w:rsidRPr="00C35A2C">
        <w:rPr>
          <w:rFonts w:ascii="Fb Fontext" w:hAnsi="Fb Fontext" w:hint="cs"/>
          <w:rtl/>
        </w:rPr>
        <w:t>חסרון</w:t>
      </w:r>
      <w:r w:rsidR="00AC0AF5" w:rsidRPr="00C35A2C">
        <w:rPr>
          <w:rFonts w:ascii="Fb Fontext" w:hAnsi="Fb Fontext"/>
          <w:rtl/>
        </w:rPr>
        <w:t xml:space="preserve">, </w:t>
      </w:r>
      <w:r w:rsidR="00AC0AF5">
        <w:rPr>
          <w:rFonts w:ascii="Fb Fontext" w:hAnsi="Fb Fontext" w:hint="cs"/>
          <w:rtl/>
        </w:rPr>
        <w:t>ו</w:t>
      </w:r>
      <w:r w:rsidR="00AC0AF5">
        <w:rPr>
          <w:rFonts w:ascii="Fb Fontext" w:hAnsi="Fb Fontext"/>
          <w:rtl/>
        </w:rPr>
        <w:t>ה</w:t>
      </w:r>
      <w:r w:rsidR="00AC0AF5">
        <w:rPr>
          <w:rFonts w:ascii="Fb Fontext" w:hAnsi="Fb Fontext" w:hint="cs"/>
          <w:rtl/>
        </w:rPr>
        <w:t>ך</w:t>
      </w:r>
      <w:r w:rsidR="00AC0AF5" w:rsidRPr="00C35A2C">
        <w:rPr>
          <w:rFonts w:ascii="Fb Fontext" w:hAnsi="Fb Fontext"/>
          <w:rtl/>
        </w:rPr>
        <w:t xml:space="preserve"> </w:t>
      </w:r>
      <w:r>
        <w:rPr>
          <w:rFonts w:ascii="Fb Fontext" w:hAnsi="Fb Fontext" w:hint="cs"/>
          <w:rtl/>
        </w:rPr>
        <w:t>ש</w:t>
      </w:r>
      <w:r w:rsidR="00AC0AF5">
        <w:rPr>
          <w:rFonts w:ascii="Fb Fontext" w:hAnsi="Fb Fontext"/>
          <w:rtl/>
        </w:rPr>
        <w:t>אין לו</w:t>
      </w:r>
      <w:r w:rsidR="00AC0AF5" w:rsidRPr="00C35A2C">
        <w:rPr>
          <w:rFonts w:ascii="Fb Fontext" w:hAnsi="Fb Fontext"/>
          <w:rtl/>
        </w:rPr>
        <w:t xml:space="preserve"> דלת.</w:t>
      </w:r>
    </w:p>
    <w:p w14:paraId="7A5C463B" w14:textId="77777777" w:rsidR="006950A7" w:rsidRPr="000336F8" w:rsidRDefault="00AC0AF5" w:rsidP="006950A7">
      <w:pPr>
        <w:pStyle w:val="36"/>
        <w:framePr w:wrap="notBeside"/>
        <w:rPr>
          <w:rtl/>
        </w:rPr>
      </w:pPr>
      <w:r w:rsidRPr="000336F8">
        <w:rPr>
          <w:rFonts w:hint="cs"/>
          <w:rtl/>
        </w:rPr>
        <w:t>ג.</w:t>
      </w:r>
    </w:p>
    <w:p w14:paraId="261FCF0D" w14:textId="24A0CBD4" w:rsidR="00AC0AF5" w:rsidRPr="00C35A2C" w:rsidRDefault="006950A7" w:rsidP="00AC0AF5">
      <w:pPr>
        <w:rPr>
          <w:rStyle w:val="afff8"/>
          <w:b w:val="0"/>
          <w:rtl/>
        </w:rPr>
      </w:pPr>
      <w:r>
        <w:rPr>
          <w:rFonts w:ascii="Fb Fontext" w:hAnsi="Fb Fontext" w:hint="cs"/>
          <w:rtl/>
        </w:rPr>
        <w:t xml:space="preserve">כשיש </w:t>
      </w:r>
      <w:r w:rsidRPr="0081371E">
        <w:rPr>
          <w:rStyle w:val="afff8"/>
          <w:rFonts w:hint="cs"/>
          <w:rtl/>
        </w:rPr>
        <w:t>פותחת</w:t>
      </w:r>
      <w:r w:rsidR="007F49ED">
        <w:rPr>
          <w:rFonts w:ascii="Fb Fontext" w:hAnsi="Fb Fontext" w:hint="cs"/>
          <w:rtl/>
        </w:rPr>
        <w:t xml:space="preserve"> </w:t>
      </w:r>
      <w:r>
        <w:rPr>
          <w:rFonts w:ascii="Fb Fontext" w:hAnsi="Fb Fontext" w:hint="cs"/>
          <w:rtl/>
        </w:rPr>
        <w:t>לדלת</w:t>
      </w:r>
      <w:r w:rsidR="007F49ED">
        <w:rPr>
          <w:rFonts w:ascii="Fb Fontext" w:hAnsi="Fb Fontext" w:hint="cs"/>
          <w:rtl/>
        </w:rPr>
        <w:t xml:space="preserve"> </w:t>
      </w:r>
      <w:r w:rsidR="007F49ED" w:rsidRPr="007F49ED">
        <w:rPr>
          <w:rStyle w:val="afffff0"/>
          <w:rFonts w:hint="cs"/>
          <w:rtl/>
        </w:rPr>
        <w:t>ידית</w:t>
      </w:r>
      <w:r>
        <w:rPr>
          <w:rFonts w:ascii="Fb Fontext" w:hAnsi="Fb Fontext" w:hint="cs"/>
          <w:rtl/>
        </w:rPr>
        <w:t xml:space="preserve"> - </w:t>
      </w:r>
      <w:r w:rsidR="00AC0AF5" w:rsidRPr="00C35A2C">
        <w:rPr>
          <w:rFonts w:ascii="Fb Fontext" w:hAnsi="Fb Fontext" w:hint="cs"/>
          <w:rtl/>
        </w:rPr>
        <w:t>חסרון</w:t>
      </w:r>
      <w:r w:rsidR="00AC0AF5" w:rsidRPr="00C35A2C">
        <w:rPr>
          <w:rFonts w:ascii="Fb Fontext" w:hAnsi="Fb Fontext"/>
          <w:rtl/>
        </w:rPr>
        <w:t xml:space="preserve">, </w:t>
      </w:r>
      <w:r>
        <w:rPr>
          <w:rFonts w:ascii="Fb Fontext" w:hAnsi="Fb Fontext" w:hint="cs"/>
          <w:rtl/>
        </w:rPr>
        <w:t>כש</w:t>
      </w:r>
      <w:r w:rsidR="00AC0AF5">
        <w:rPr>
          <w:rFonts w:ascii="Fb Fontext" w:hAnsi="Fb Fontext"/>
          <w:rtl/>
        </w:rPr>
        <w:t>אין לו</w:t>
      </w:r>
      <w:r w:rsidR="00AC0AF5" w:rsidRPr="00C35A2C">
        <w:rPr>
          <w:rFonts w:ascii="Fb Fontext" w:hAnsi="Fb Fontext"/>
          <w:rtl/>
        </w:rPr>
        <w:t xml:space="preserve"> פותחת</w:t>
      </w:r>
      <w:r>
        <w:rPr>
          <w:rFonts w:ascii="Fb Fontext" w:hAnsi="Fb Fontext" w:hint="cs"/>
          <w:rtl/>
        </w:rPr>
        <w:t xml:space="preserve"> מעלה</w:t>
      </w:r>
    </w:p>
    <w:p w14:paraId="2A79D445" w14:textId="77777777" w:rsidR="006950A7" w:rsidRDefault="00AC0AF5" w:rsidP="006950A7">
      <w:pPr>
        <w:pStyle w:val="36"/>
        <w:framePr w:wrap="notBeside"/>
        <w:rPr>
          <w:rtl/>
        </w:rPr>
      </w:pPr>
      <w:r w:rsidRPr="00C35A2C">
        <w:rPr>
          <w:rStyle w:val="afff8"/>
          <w:rFonts w:hint="cs"/>
          <w:rtl/>
        </w:rPr>
        <w:t>ד.</w:t>
      </w:r>
    </w:p>
    <w:p w14:paraId="2D56EF87" w14:textId="7583A5EB" w:rsidR="00AC0AF5" w:rsidRPr="00C35A2C" w:rsidRDefault="006950A7" w:rsidP="00AC0AF5">
      <w:pPr>
        <w:rPr>
          <w:rFonts w:ascii="Fb Fontext" w:hAnsi="Fb Fontext"/>
          <w:rtl/>
        </w:rPr>
      </w:pPr>
      <w:r w:rsidRPr="0081371E">
        <w:rPr>
          <w:rStyle w:val="afff8"/>
          <w:rFonts w:hint="cs"/>
          <w:rtl/>
        </w:rPr>
        <w:t>כש</w:t>
      </w:r>
      <w:r w:rsidR="007F49ED" w:rsidRPr="0081371E">
        <w:rPr>
          <w:rStyle w:val="afff8"/>
          <w:rFonts w:hint="cs"/>
          <w:rtl/>
        </w:rPr>
        <w:t>ה</w:t>
      </w:r>
      <w:r w:rsidR="00AC0AF5" w:rsidRPr="0081371E">
        <w:rPr>
          <w:rStyle w:val="afff8"/>
          <w:rtl/>
        </w:rPr>
        <w:t xml:space="preserve">פותחת </w:t>
      </w:r>
      <w:r w:rsidR="00AC0AF5" w:rsidRPr="0081371E">
        <w:rPr>
          <w:rStyle w:val="afff8"/>
          <w:rFonts w:hint="cs"/>
          <w:rtl/>
        </w:rPr>
        <w:t>מבפנים</w:t>
      </w:r>
      <w:r w:rsidR="00AC0AF5">
        <w:rPr>
          <w:rFonts w:ascii="Fb Fontext" w:hAnsi="Fb Fontext" w:hint="cs"/>
          <w:rtl/>
        </w:rPr>
        <w:t xml:space="preserve"> </w:t>
      </w:r>
      <w:r w:rsidR="00AC0AF5" w:rsidRPr="00C35A2C">
        <w:rPr>
          <w:rFonts w:ascii="Fb Fontext" w:hAnsi="Fb Fontext" w:hint="cs"/>
          <w:rtl/>
        </w:rPr>
        <w:t>חסרון</w:t>
      </w:r>
      <w:r w:rsidR="00AC0AF5" w:rsidRPr="00C35A2C">
        <w:rPr>
          <w:rFonts w:ascii="Fb Fontext" w:hAnsi="Fb Fontext"/>
          <w:rtl/>
        </w:rPr>
        <w:t xml:space="preserve">, </w:t>
      </w:r>
      <w:r>
        <w:rPr>
          <w:rFonts w:ascii="Fb Fontext" w:hAnsi="Fb Fontext" w:hint="cs"/>
          <w:rtl/>
        </w:rPr>
        <w:t>כש</w:t>
      </w:r>
      <w:r w:rsidR="00AC0AF5" w:rsidRPr="00C35A2C">
        <w:rPr>
          <w:rFonts w:ascii="Fb Fontext" w:hAnsi="Fb Fontext"/>
          <w:rtl/>
        </w:rPr>
        <w:t xml:space="preserve">פותחת </w:t>
      </w:r>
      <w:r w:rsidR="00AC0AF5">
        <w:rPr>
          <w:rFonts w:ascii="Fb Fontext" w:hAnsi="Fb Fontext" w:hint="cs"/>
          <w:rtl/>
        </w:rPr>
        <w:t>שלו מבחוץ</w:t>
      </w:r>
      <w:r>
        <w:rPr>
          <w:rFonts w:ascii="Fb Fontext" w:hAnsi="Fb Fontext" w:hint="cs"/>
          <w:rtl/>
        </w:rPr>
        <w:t xml:space="preserve"> מעלה</w:t>
      </w:r>
      <w:r w:rsidR="00AC0AF5" w:rsidRPr="00C35A2C">
        <w:rPr>
          <w:rFonts w:ascii="Fb Fontext" w:hAnsi="Fb Fontext"/>
          <w:rtl/>
        </w:rPr>
        <w:t>.</w:t>
      </w:r>
    </w:p>
    <w:p w14:paraId="77640055" w14:textId="3E393699" w:rsidR="00AC0AF5" w:rsidRPr="00801934" w:rsidRDefault="00AC0AF5" w:rsidP="00AF2FEB">
      <w:pPr>
        <w:pStyle w:val="afffb"/>
        <w:rPr>
          <w:rtl/>
        </w:rPr>
      </w:pPr>
      <w:ins w:id="9812" w:author="מספור קטעי משנה" w:date="2026-10-06T06:44:59Z">
        <w:r>
          <w:rPr>
            <w:rStyle w:val="MisparKeta"/>
          </w:rPr>
          <w:t xml:space="preserve">א. </w:t>
        </w:r>
      </w:ins>
      <w:r w:rsidRPr="00801934">
        <w:rPr>
          <w:rtl/>
        </w:rPr>
        <w:t>כופין אותו לבנות בית שער ודלת לחצר.</w:t>
      </w:r>
      <w:r w:rsidR="007F49ED" w:rsidRPr="00801934">
        <w:rPr>
          <w:rFonts w:hint="cs"/>
          <w:rtl/>
        </w:rPr>
        <w:t xml:space="preserve"> ולרשב</w:t>
      </w:r>
      <w:r w:rsidR="00F10693" w:rsidRPr="00801934">
        <w:rPr>
          <w:rtl/>
        </w:rPr>
        <w:t>"</w:t>
      </w:r>
      <w:r w:rsidR="007F49ED" w:rsidRPr="00801934">
        <w:rPr>
          <w:rFonts w:hint="cs"/>
          <w:rtl/>
        </w:rPr>
        <w:t>ג וכו'</w:t>
      </w:r>
    </w:p>
    <w:p w14:paraId="174CC72F" w14:textId="77777777" w:rsidR="007F49ED" w:rsidRDefault="007F49ED" w:rsidP="007F49ED">
      <w:pPr>
        <w:pStyle w:val="36"/>
        <w:framePr w:wrap="notBeside"/>
        <w:rPr>
          <w:rtl/>
        </w:rPr>
      </w:pPr>
      <w:r>
        <w:rPr>
          <w:rFonts w:hint="cs"/>
          <w:rtl/>
        </w:rPr>
        <w:t>ל</w:t>
      </w:r>
      <w:r w:rsidR="00AC0AF5" w:rsidRPr="00C35A2C">
        <w:rPr>
          <w:rFonts w:hint="cs"/>
          <w:rtl/>
        </w:rPr>
        <w:t>רשב</w:t>
      </w:r>
      <w:r w:rsidR="00AC0AF5" w:rsidRPr="00C35A2C">
        <w:rPr>
          <w:rtl/>
        </w:rPr>
        <w:t>"</w:t>
      </w:r>
      <w:r w:rsidR="00AC0AF5" w:rsidRPr="00C35A2C">
        <w:rPr>
          <w:rFonts w:hint="cs"/>
          <w:rtl/>
        </w:rPr>
        <w:t>ג:</w:t>
      </w:r>
    </w:p>
    <w:p w14:paraId="526DAE18" w14:textId="2A585BEC" w:rsidR="00AC0AF5" w:rsidRPr="00C35A2C" w:rsidRDefault="007F49ED" w:rsidP="00AC0AF5">
      <w:pPr>
        <w:rPr>
          <w:rFonts w:ascii="Fb Fontext" w:hAnsi="Fb Fontext"/>
          <w:rtl/>
        </w:rPr>
      </w:pPr>
      <w:r>
        <w:rPr>
          <w:rFonts w:ascii="Fb Fontext" w:hAnsi="Fb Fontext" w:hint="cs"/>
          <w:rtl/>
        </w:rPr>
        <w:t xml:space="preserve">חצר </w:t>
      </w:r>
      <w:r w:rsidR="00AC0AF5" w:rsidRPr="00C35A2C">
        <w:rPr>
          <w:rFonts w:ascii="Fb Fontext" w:hAnsi="Fb Fontext"/>
          <w:rtl/>
        </w:rPr>
        <w:t xml:space="preserve">שאינה סמוכה </w:t>
      </w:r>
      <w:r>
        <w:rPr>
          <w:rStyle w:val="affffe"/>
          <w:rFonts w:ascii="Fb Fontext" w:hAnsi="Fb Fontext" w:hint="cs"/>
          <w:rtl/>
          <w:rPrChange w:id="9006" w:author="מנוע אמוראים" w:date="2026-10-05T16:41:09Z">
            <w:rPr>
              <w:rFonts w:ascii="Fb Fontext" w:hAnsi="Fb Fontext" w:hint="cs"/>
              <w:rtl/>
            </w:rPr>
          </w:rPrChange>
        </w:rPr>
        <w:t xml:space="preserve">לרה</w:t>
      </w:r>
      <w:r>
        <w:rPr>
          <w:rStyle w:val="affffe"/>
          <w:rFonts w:ascii="Fb Fontext" w:hAnsi="Fb Fontext"/>
          <w:rtl/>
          <w:rPrChange w:id="9007" w:author="מנוע אמוראים" w:date="2026-10-05T16:41:09Z">
            <w:rPr>
              <w:rFonts w:ascii="Fb Fontext" w:hAnsi="Fb Fontext"/>
              <w:rtl/>
            </w:rPr>
          </w:rPrChange>
        </w:rPr>
        <w:t xml:space="preserve">"</w:t>
      </w:r>
      <w:r>
        <w:rPr>
          <w:rStyle w:val="affffe"/>
          <w:rFonts w:ascii="Fb Fontext" w:hAnsi="Fb Fontext" w:hint="cs"/>
          <w:rtl/>
          <w:rPrChange w:id="9008" w:author="מנוע אמוראים" w:date="2026-10-05T16:41:09Z">
            <w:rPr>
              <w:rFonts w:ascii="Fb Fontext" w:hAnsi="Fb Fontext" w:hint="cs"/>
              <w:rtl/>
            </w:rPr>
          </w:rPrChange>
        </w:rPr>
        <w:t xml:space="preserve">ר</w:t>
      </w:r>
      <w:r>
        <w:rPr>
          <w:rFonts w:ascii="Fb Fontext" w:hAnsi="Fb Fontext" w:hint="cs"/>
          <w:rtl/>
        </w:rPr>
        <w:t xml:space="preserve"> </w:t>
      </w:r>
      <w:r w:rsidR="00AC0AF5" w:rsidRPr="00C35A2C">
        <w:rPr>
          <w:rFonts w:ascii="Fb Fontext" w:hAnsi="Fb Fontext"/>
          <w:rtl/>
        </w:rPr>
        <w:t xml:space="preserve">אינה ראויה </w:t>
      </w:r>
      <w:r>
        <w:rPr>
          <w:rFonts w:ascii="Fb Fontext" w:hAnsi="Fb Fontext" w:hint="cs"/>
          <w:rtl/>
        </w:rPr>
        <w:t>לבית שער</w:t>
      </w:r>
    </w:p>
    <w:p w14:paraId="4A596847" w14:textId="77777777" w:rsidR="007F49ED" w:rsidRDefault="00AC0AF5" w:rsidP="007F49ED">
      <w:pPr>
        <w:pStyle w:val="36"/>
        <w:framePr w:wrap="notBeside"/>
        <w:rPr>
          <w:rtl/>
        </w:rPr>
      </w:pPr>
      <w:r w:rsidRPr="00C35A2C">
        <w:rPr>
          <w:rtl/>
        </w:rPr>
        <w:t>ורבנן</w:t>
      </w:r>
      <w:r w:rsidRPr="00C35A2C">
        <w:rPr>
          <w:rFonts w:hint="cs"/>
          <w:rtl/>
        </w:rPr>
        <w:t>:</w:t>
      </w:r>
    </w:p>
    <w:p w14:paraId="54BCBA3D" w14:textId="6CB59815" w:rsidR="00AC0AF5" w:rsidRPr="00C35A2C" w:rsidRDefault="00AC0AF5" w:rsidP="007F49ED">
      <w:pPr>
        <w:rPr>
          <w:rFonts w:ascii="Fb Fontext" w:hAnsi="Fb Fontext"/>
          <w:rtl/>
        </w:rPr>
      </w:pPr>
      <w:r w:rsidRPr="00C35A2C">
        <w:rPr>
          <w:rFonts w:ascii="Fb Fontext" w:hAnsi="Fb Fontext" w:hint="cs"/>
          <w:sz w:val="32"/>
          <w:rtl/>
        </w:rPr>
        <w:t xml:space="preserve">גם באינה סמוכה </w:t>
      </w:r>
      <w:r>
        <w:rPr>
          <w:rStyle w:val="affffe"/>
          <w:rFonts w:ascii="Fb Fontext" w:hAnsi="Fb Fontext" w:hint="cs"/>
          <w:sz w:val="32"/>
          <w:rtl/>
          <w:rPrChange w:id="9009" w:author="מנוע אמוראים" w:date="2026-10-05T16:41:09Z">
            <w:rPr>
              <w:rFonts w:ascii="Fb Fontext" w:hAnsi="Fb Fontext" w:hint="cs"/>
              <w:sz w:val="32"/>
              <w:rtl/>
            </w:rPr>
          </w:rPrChange>
        </w:rPr>
        <w:t xml:space="preserve">לרה</w:t>
      </w:r>
      <w:r>
        <w:rPr>
          <w:rStyle w:val="affffe"/>
          <w:rFonts w:ascii="Fb Fontext" w:hAnsi="Fb Fontext"/>
          <w:sz w:val="32"/>
          <w:rtl/>
          <w:rPrChange w:id="9010" w:author="מנוע אמוראים" w:date="2026-10-05T16:41:09Z">
            <w:rPr>
              <w:rFonts w:ascii="Fb Fontext" w:hAnsi="Fb Fontext"/>
              <w:sz w:val="32"/>
              <w:rtl/>
            </w:rPr>
          </w:rPrChange>
        </w:rPr>
        <w:t xml:space="preserve">"</w:t>
      </w:r>
      <w:r>
        <w:rPr>
          <w:rStyle w:val="affffe"/>
          <w:rFonts w:ascii="Fb Fontext" w:hAnsi="Fb Fontext" w:hint="cs"/>
          <w:sz w:val="32"/>
          <w:rtl/>
          <w:rPrChange w:id="9011" w:author="מנוע אמוראים" w:date="2026-10-05T16:41:09Z">
            <w:rPr>
              <w:rFonts w:ascii="Fb Fontext" w:hAnsi="Fb Fontext" w:hint="cs"/>
              <w:sz w:val="32"/>
              <w:rtl/>
            </w:rPr>
          </w:rPrChange>
        </w:rPr>
        <w:t xml:space="preserve">ר</w:t>
      </w:r>
      <w:r>
        <w:rPr>
          <w:rFonts w:ascii="Fb Fontext" w:hAnsi="Fb Fontext" w:hint="cs"/>
          <w:sz w:val="32"/>
          <w:rtl/>
        </w:rPr>
        <w:t xml:space="preserve"> </w:t>
      </w:r>
      <w:r>
        <w:rPr>
          <w:rFonts w:ascii="Fb Fontext" w:hAnsi="Fb Fontext" w:hint="cs"/>
          <w:sz w:val="32"/>
          <w:rtl/>
        </w:rPr>
        <w:t xml:space="preserve">פעמים </w:t>
      </w:r>
      <w:r w:rsidRPr="00C35A2C">
        <w:rPr>
          <w:rFonts w:ascii="Fb Fontext" w:hAnsi="Fb Fontext"/>
          <w:sz w:val="32"/>
          <w:rtl/>
        </w:rPr>
        <w:t xml:space="preserve">דדחקי בני </w:t>
      </w:r>
      <w:r w:rsidR="007F49ED">
        <w:rPr>
          <w:rFonts w:ascii="Fb Fontext" w:hAnsi="Fb Fontext" w:hint="cs"/>
          <w:sz w:val="32"/>
          <w:rtl/>
        </w:rPr>
        <w:t>רה</w:t>
      </w:r>
      <w:r w:rsidR="00F10693">
        <w:rPr>
          <w:rFonts w:ascii="Fb Fontext" w:hAnsi="Fb Fontext"/>
          <w:sz w:val="32"/>
          <w:rtl/>
        </w:rPr>
        <w:t>"</w:t>
      </w:r>
      <w:r w:rsidR="007F49ED">
        <w:rPr>
          <w:rFonts w:ascii="Fb Fontext" w:hAnsi="Fb Fontext" w:hint="cs"/>
          <w:sz w:val="32"/>
          <w:rtl/>
        </w:rPr>
        <w:t>ר ועולים לשם.</w:t>
      </w:r>
    </w:p>
    <w:p w14:paraId="5D011659" w14:textId="29D020A4" w:rsidR="00AC0AF5" w:rsidRPr="00801934" w:rsidRDefault="00AC0AF5" w:rsidP="00AF2FEB">
      <w:pPr>
        <w:pStyle w:val="afffb"/>
        <w:rPr>
          <w:rtl/>
        </w:rPr>
      </w:pPr>
      <w:ins w:id="9813" w:author="מספור קטעי משנה" w:date="2026-10-06T06:44:59Z">
        <w:r>
          <w:rPr>
            <w:rStyle w:val="MisparKeta"/>
          </w:rPr>
          <w:t xml:space="preserve">א. </w:t>
        </w:r>
      </w:ins>
      <w:r w:rsidRPr="00801934">
        <w:rPr>
          <w:rtl/>
        </w:rPr>
        <w:t xml:space="preserve">כופין אותו לבנות לעיר </w:t>
      </w:r>
      <w:r w:rsidR="007F49ED" w:rsidRPr="00801934">
        <w:rPr>
          <w:rFonts w:hint="cs"/>
          <w:rtl/>
        </w:rPr>
        <w:t>חומה ודלתיים ובריח ורשב</w:t>
      </w:r>
      <w:r w:rsidR="00F10693" w:rsidRPr="00801934">
        <w:rPr>
          <w:rtl/>
        </w:rPr>
        <w:t>"</w:t>
      </w:r>
      <w:r w:rsidR="007F49ED" w:rsidRPr="00801934">
        <w:rPr>
          <w:rFonts w:hint="cs"/>
          <w:rtl/>
        </w:rPr>
        <w:t>ג וכו'</w:t>
      </w:r>
      <w:r w:rsidRPr="00801934">
        <w:rPr>
          <w:rtl/>
        </w:rPr>
        <w:t>.</w:t>
      </w:r>
    </w:p>
    <w:p w14:paraId="291A38EC" w14:textId="77777777" w:rsidR="007F49ED" w:rsidRDefault="00AC0AF5" w:rsidP="007F49ED">
      <w:pPr>
        <w:pStyle w:val="36"/>
        <w:framePr w:wrap="notBeside"/>
        <w:rPr>
          <w:rtl/>
        </w:rPr>
      </w:pPr>
      <w:r w:rsidRPr="00C35A2C">
        <w:rPr>
          <w:rFonts w:hint="cs"/>
          <w:rtl/>
        </w:rPr>
        <w:t>רשב</w:t>
      </w:r>
      <w:r w:rsidRPr="00C35A2C">
        <w:rPr>
          <w:rtl/>
        </w:rPr>
        <w:t>"</w:t>
      </w:r>
      <w:r w:rsidRPr="00C35A2C">
        <w:rPr>
          <w:rFonts w:hint="cs"/>
          <w:rtl/>
        </w:rPr>
        <w:t>ג:</w:t>
      </w:r>
    </w:p>
    <w:p w14:paraId="0DC32E40" w14:textId="1BA4520E" w:rsidR="00AC0AF5" w:rsidRPr="00C35A2C" w:rsidRDefault="007F49ED" w:rsidP="007F49ED">
      <w:pPr>
        <w:rPr>
          <w:rFonts w:ascii="Fb Fontext" w:hAnsi="Fb Fontext" w:cs="Guttman Vilna"/>
          <w:b/>
          <w:bCs/>
          <w:sz w:val="32"/>
          <w:rtl/>
        </w:rPr>
      </w:pPr>
      <w:r w:rsidRPr="0081371E">
        <w:rPr>
          <w:rStyle w:val="afff8"/>
          <w:rFonts w:hint="cs"/>
          <w:rtl/>
        </w:rPr>
        <w:t xml:space="preserve">עיר </w:t>
      </w:r>
      <w:r w:rsidR="00AC0AF5" w:rsidRPr="0081371E">
        <w:rPr>
          <w:rStyle w:val="afff8"/>
          <w:rtl/>
        </w:rPr>
        <w:t>שאינה סמוכה לספר</w:t>
      </w:r>
      <w:r w:rsidR="00AC0AF5" w:rsidRPr="00C35A2C">
        <w:rPr>
          <w:rFonts w:ascii="Fb Fontext" w:hAnsi="Fb Fontext"/>
          <w:sz w:val="32"/>
          <w:rtl/>
        </w:rPr>
        <w:t xml:space="preserve"> אינה ראויה לחומה.</w:t>
      </w:r>
    </w:p>
    <w:p w14:paraId="4652EB0F" w14:textId="77777777" w:rsidR="007F49ED" w:rsidRDefault="00AC0AF5" w:rsidP="007F49ED">
      <w:pPr>
        <w:pStyle w:val="36"/>
        <w:framePr w:wrap="notBeside"/>
        <w:rPr>
          <w:rtl/>
        </w:rPr>
      </w:pPr>
      <w:r w:rsidRPr="00C35A2C">
        <w:rPr>
          <w:rtl/>
        </w:rPr>
        <w:t>ורבנן</w:t>
      </w:r>
      <w:r w:rsidRPr="00C35A2C">
        <w:rPr>
          <w:rFonts w:hint="cs"/>
          <w:rtl/>
        </w:rPr>
        <w:t>:</w:t>
      </w:r>
    </w:p>
    <w:p w14:paraId="13D1FF88" w14:textId="4781F3C7" w:rsidR="00AC0AF5" w:rsidRDefault="00AC0AF5" w:rsidP="007F49ED">
      <w:pPr>
        <w:spacing w:after="60"/>
        <w:rPr>
          <w:rFonts w:ascii="Fb Fontext" w:hAnsi="Fb Fontext"/>
          <w:rtl/>
        </w:rPr>
      </w:pPr>
      <w:r w:rsidRPr="00C35A2C">
        <w:rPr>
          <w:rFonts w:ascii="Fb Fontext" w:hAnsi="Fb Fontext" w:hint="cs"/>
          <w:rtl/>
        </w:rPr>
        <w:t xml:space="preserve">גם </w:t>
      </w:r>
      <w:r w:rsidR="007F49ED">
        <w:rPr>
          <w:rFonts w:ascii="Fb Fontext" w:hAnsi="Fb Fontext" w:hint="cs"/>
          <w:rtl/>
        </w:rPr>
        <w:t xml:space="preserve">עיר שאין </w:t>
      </w:r>
      <w:r w:rsidRPr="00C35A2C">
        <w:rPr>
          <w:rFonts w:ascii="Fb Fontext" w:hAnsi="Fb Fontext" w:hint="cs"/>
          <w:rtl/>
        </w:rPr>
        <w:t xml:space="preserve">סמוכה לספר </w:t>
      </w:r>
      <w:r w:rsidR="007F49ED">
        <w:rPr>
          <w:rFonts w:ascii="Fb Fontext" w:hAnsi="Fb Fontext" w:hint="cs"/>
          <w:rtl/>
        </w:rPr>
        <w:t xml:space="preserve">- </w:t>
      </w:r>
      <w:r w:rsidRPr="00C35A2C">
        <w:rPr>
          <w:rFonts w:ascii="Fb Fontext" w:hAnsi="Fb Fontext" w:hint="cs"/>
          <w:rtl/>
        </w:rPr>
        <w:t>פעמים ובאים גייסות</w:t>
      </w:r>
    </w:p>
    <w:p w14:paraId="3EEA3C7A" w14:textId="73CED9E5" w:rsidR="007F49ED" w:rsidRPr="001A05E4" w:rsidRDefault="007F49ED" w:rsidP="007F49ED">
      <w:pPr>
        <w:pStyle w:val="36"/>
        <w:framePr w:wrap="notBeside"/>
        <w:rPr>
          <w:rtl/>
        </w:rPr>
      </w:pPr>
      <w:r w:rsidRPr="001A05E4">
        <w:rPr>
          <w:rFonts w:hint="cs"/>
          <w:rtl/>
        </w:rPr>
        <w:t>ר</w:t>
      </w:r>
      <w:r w:rsidR="00AC0AF5" w:rsidRPr="001A05E4">
        <w:rPr>
          <w:rtl/>
        </w:rPr>
        <w:t>"</w:t>
      </w:r>
      <w:r w:rsidR="00AC0AF5" w:rsidRPr="001A05E4">
        <w:rPr>
          <w:rFonts w:hint="cs"/>
          <w:rtl/>
        </w:rPr>
        <w:t>א</w:t>
      </w:r>
      <w:r w:rsidRPr="001A05E4">
        <w:rPr>
          <w:rFonts w:hint="cs"/>
          <w:rtl/>
        </w:rPr>
        <w:t xml:space="preserve"> בעי:</w:t>
      </w:r>
    </w:p>
    <w:p w14:paraId="7A44B34F" w14:textId="0AB2BC70" w:rsidR="00AC0AF5" w:rsidRDefault="00AC0AF5" w:rsidP="007F49ED">
      <w:pPr>
        <w:pStyle w:val="affff9"/>
        <w:spacing w:before="0"/>
        <w:jc w:val="both"/>
        <w:rPr>
          <w:rtl/>
        </w:rPr>
      </w:pPr>
      <w:r w:rsidRPr="003A6C88">
        <w:rPr>
          <w:rtl/>
        </w:rPr>
        <w:t>כשהן גובין, לפי נפשות, א</w:t>
      </w:r>
      <w:r w:rsidRPr="003A6C88">
        <w:rPr>
          <w:rFonts w:hint="cs"/>
          <w:rtl/>
        </w:rPr>
        <w:t xml:space="preserve">ו </w:t>
      </w:r>
      <w:r w:rsidRPr="003A6C88">
        <w:rPr>
          <w:rtl/>
        </w:rPr>
        <w:t>לפי שבח ממון גובין</w:t>
      </w:r>
      <w:r w:rsidRPr="00C35A2C">
        <w:rPr>
          <w:rtl/>
        </w:rPr>
        <w:t>?</w:t>
      </w:r>
    </w:p>
    <w:p w14:paraId="0580797A" w14:textId="6062C542" w:rsidR="007F49ED" w:rsidRDefault="00AC0AF5" w:rsidP="007F49ED">
      <w:pPr>
        <w:pStyle w:val="36"/>
        <w:framePr w:wrap="notBeside"/>
        <w:rPr>
          <w:rtl/>
        </w:rPr>
      </w:pPr>
      <w:r w:rsidRPr="00C35A2C">
        <w:rPr>
          <w:rFonts w:hint="cs"/>
          <w:rtl/>
        </w:rPr>
        <w:t>א</w:t>
      </w:r>
      <w:r w:rsidRPr="00C35A2C">
        <w:rPr>
          <w:rtl/>
        </w:rPr>
        <w:t>"</w:t>
      </w:r>
      <w:r w:rsidRPr="00C35A2C">
        <w:rPr>
          <w:rFonts w:hint="cs"/>
          <w:rtl/>
        </w:rPr>
        <w:t>ל</w:t>
      </w:r>
      <w:r w:rsidR="007F49ED">
        <w:rPr>
          <w:rFonts w:hint="cs"/>
          <w:rtl/>
        </w:rPr>
        <w:t xml:space="preserve"> רי</w:t>
      </w:r>
      <w:r w:rsidR="00F10693">
        <w:rPr>
          <w:rtl/>
        </w:rPr>
        <w:t>"</w:t>
      </w:r>
      <w:r w:rsidR="007F49ED">
        <w:rPr>
          <w:rFonts w:hint="cs"/>
          <w:rtl/>
        </w:rPr>
        <w:t>ו</w:t>
      </w:r>
      <w:r w:rsidRPr="00C35A2C">
        <w:rPr>
          <w:rtl/>
        </w:rPr>
        <w:t>:</w:t>
      </w:r>
    </w:p>
    <w:p w14:paraId="389FD2AA" w14:textId="027FE2DD" w:rsidR="00AC0AF5" w:rsidRPr="00C35A2C" w:rsidRDefault="00AC0AF5" w:rsidP="007F49ED">
      <w:pPr>
        <w:spacing w:after="60"/>
        <w:rPr>
          <w:rFonts w:ascii="Fb Fontext" w:hAnsi="Fb Fontext" w:cs="Guttman Vilna"/>
          <w:b/>
          <w:bCs/>
          <w:sz w:val="32"/>
          <w:rtl/>
        </w:rPr>
      </w:pPr>
      <w:r w:rsidRPr="00C35A2C">
        <w:rPr>
          <w:rFonts w:ascii="Fb Fontext" w:hAnsi="Fb Fontext"/>
          <w:sz w:val="32"/>
          <w:rtl/>
        </w:rPr>
        <w:t xml:space="preserve">לפי </w:t>
      </w:r>
      <w:r w:rsidRPr="00C35A2C">
        <w:rPr>
          <w:rStyle w:val="afff8"/>
          <w:rtl/>
        </w:rPr>
        <w:t>ממון</w:t>
      </w:r>
      <w:r w:rsidRPr="00C35A2C">
        <w:rPr>
          <w:rFonts w:ascii="Fb Fontext" w:hAnsi="Fb Fontext"/>
          <w:sz w:val="32"/>
          <w:rtl/>
        </w:rPr>
        <w:t xml:space="preserve"> גובין, ואלעזר בני, קבע בה מסמרות.</w:t>
      </w:r>
    </w:p>
    <w:p w14:paraId="4F972932" w14:textId="6A882AE9" w:rsidR="007F49ED" w:rsidRPr="001A05E4" w:rsidRDefault="00AC0AF5" w:rsidP="007F49ED">
      <w:pPr>
        <w:pStyle w:val="36"/>
        <w:framePr w:wrap="notBeside"/>
        <w:rPr>
          <w:rtl/>
        </w:rPr>
      </w:pPr>
      <w:r w:rsidRPr="001A05E4">
        <w:rPr>
          <w:rtl/>
        </w:rPr>
        <w:t>א"ד</w:t>
      </w:r>
      <w:r w:rsidR="007F49ED" w:rsidRPr="001A05E4">
        <w:rPr>
          <w:rFonts w:hint="cs"/>
          <w:rtl/>
        </w:rPr>
        <w:t xml:space="preserve"> בעי ר</w:t>
      </w:r>
      <w:r w:rsidR="00F10693" w:rsidRPr="001A05E4">
        <w:rPr>
          <w:rtl/>
        </w:rPr>
        <w:t>"</w:t>
      </w:r>
      <w:r w:rsidR="007F49ED" w:rsidRPr="001A05E4">
        <w:rPr>
          <w:rFonts w:hint="cs"/>
          <w:rtl/>
        </w:rPr>
        <w:t xml:space="preserve">א: </w:t>
      </w:r>
    </w:p>
    <w:p w14:paraId="66618C10" w14:textId="0D51BD09" w:rsidR="00AC0AF5" w:rsidRDefault="00AC0AF5" w:rsidP="007F49ED">
      <w:pPr>
        <w:pStyle w:val="affff9"/>
        <w:spacing w:before="0"/>
        <w:jc w:val="both"/>
        <w:rPr>
          <w:rtl/>
        </w:rPr>
      </w:pPr>
      <w:r w:rsidRPr="00C35A2C">
        <w:rPr>
          <w:rtl/>
        </w:rPr>
        <w:t>כשהן גובין, לפי קירוב בתים</w:t>
      </w:r>
      <w:r w:rsidR="007F49ED">
        <w:rPr>
          <w:rFonts w:hint="cs"/>
          <w:rtl/>
        </w:rPr>
        <w:t xml:space="preserve">, או </w:t>
      </w:r>
      <w:r w:rsidRPr="00C35A2C">
        <w:rPr>
          <w:rtl/>
        </w:rPr>
        <w:t>לפי ממון גובין?</w:t>
      </w:r>
    </w:p>
    <w:p w14:paraId="6ADC204D" w14:textId="2F782F1B" w:rsidR="007F49ED" w:rsidRDefault="00FC4B12" w:rsidP="007F49ED">
      <w:pPr>
        <w:pStyle w:val="36"/>
        <w:framePr w:wrap="notBeside"/>
        <w:rPr>
          <w:rtl/>
        </w:rPr>
      </w:pPr>
      <w:r>
        <w:rPr>
          <w:rStyle w:val="afffff0"/>
          <w:rFonts w:ascii="BA Or Tzadikim Regular" w:hAnsi="BA Or Tzadikim Regular" w:cs="BA Or Tzadikim Regular"/>
          <w:rtl/>
        </w:rPr>
        <w:t>◄</w:t>
      </w:r>
      <w:r w:rsidR="00AC0AF5" w:rsidRPr="00C35A2C">
        <w:rPr>
          <w:rFonts w:hint="cs"/>
          <w:rtl/>
        </w:rPr>
        <w:t>א"ל</w:t>
      </w:r>
      <w:r w:rsidR="00AC0AF5" w:rsidRPr="00C35A2C">
        <w:rPr>
          <w:rtl/>
        </w:rPr>
        <w:t>:</w:t>
      </w:r>
      <w:r w:rsidR="007F49ED">
        <w:rPr>
          <w:rFonts w:hint="cs"/>
          <w:rtl/>
        </w:rPr>
        <w:t xml:space="preserve"> ר</w:t>
      </w:r>
      <w:r w:rsidR="00F10693">
        <w:rPr>
          <w:rtl/>
        </w:rPr>
        <w:t>"</w:t>
      </w:r>
      <w:r w:rsidR="007F49ED">
        <w:rPr>
          <w:rFonts w:hint="cs"/>
          <w:rtl/>
        </w:rPr>
        <w:t>יו</w:t>
      </w:r>
    </w:p>
    <w:p w14:paraId="721C7CD5" w14:textId="187E76A7" w:rsidR="007F49ED" w:rsidRPr="007F49ED" w:rsidRDefault="00AC0AF5" w:rsidP="007F49ED">
      <w:pPr>
        <w:rPr>
          <w:rFonts w:ascii="Fb Fontext" w:hAnsi="Fb Fontext"/>
          <w:rtl/>
        </w:rPr>
      </w:pPr>
      <w:r w:rsidRPr="00C35A2C">
        <w:rPr>
          <w:rFonts w:ascii="Fb Fontext" w:hAnsi="Fb Fontext"/>
          <w:rtl/>
        </w:rPr>
        <w:t xml:space="preserve">לפי </w:t>
      </w:r>
      <w:r w:rsidRPr="00C35A2C">
        <w:rPr>
          <w:rStyle w:val="afff8"/>
          <w:rtl/>
        </w:rPr>
        <w:t>קירוב</w:t>
      </w:r>
      <w:r w:rsidRPr="00C35A2C">
        <w:rPr>
          <w:rFonts w:ascii="Fb Fontext" w:hAnsi="Fb Fontext"/>
          <w:rtl/>
        </w:rPr>
        <w:t xml:space="preserve"> </w:t>
      </w:r>
      <w:r w:rsidRPr="00C35A2C">
        <w:rPr>
          <w:rStyle w:val="afff8"/>
          <w:rtl/>
        </w:rPr>
        <w:t>בתים</w:t>
      </w:r>
      <w:r w:rsidRPr="00C35A2C">
        <w:rPr>
          <w:rFonts w:ascii="Fb Fontext" w:hAnsi="Fb Fontext"/>
          <w:rtl/>
        </w:rPr>
        <w:t xml:space="preserve"> הן גובין, ואלעזר בני, קבע בה מסמרות.</w:t>
      </w:r>
    </w:p>
    <w:p w14:paraId="158545E6" w14:textId="61D10F78" w:rsidR="007F49ED" w:rsidRDefault="007F49ED" w:rsidP="007F49ED">
      <w:pPr>
        <w:pStyle w:val="36"/>
        <w:framePr w:wrap="notBeside"/>
        <w:rPr>
          <w:rtl/>
        </w:rPr>
      </w:pPr>
      <w:r>
        <w:rPr>
          <w:rFonts w:hint="cs"/>
          <w:rtl/>
        </w:rPr>
        <w:t>ר</w:t>
      </w:r>
      <w:r w:rsidR="00AC0AF5" w:rsidRPr="00C35A2C">
        <w:rPr>
          <w:rtl/>
        </w:rPr>
        <w:t>"</w:t>
      </w:r>
      <w:r w:rsidR="00AC0AF5" w:rsidRPr="00C35A2C">
        <w:rPr>
          <w:rFonts w:hint="cs"/>
          <w:rtl/>
        </w:rPr>
        <w:t>ינ</w:t>
      </w:r>
    </w:p>
    <w:p w14:paraId="0F9D7497" w14:textId="2F858FC8" w:rsidR="00AC0AF5" w:rsidRDefault="00AC0AF5" w:rsidP="007F49ED">
      <w:pPr>
        <w:pStyle w:val="affff9"/>
        <w:rPr>
          <w:rtl/>
        </w:rPr>
      </w:pPr>
      <w:r w:rsidRPr="00C35A2C">
        <w:rPr>
          <w:rFonts w:hint="cs"/>
          <w:rtl/>
        </w:rPr>
        <w:t>הטיל מס החומה על רבנן,</w:t>
      </w:r>
    </w:p>
    <w:p w14:paraId="6AE0DA4E" w14:textId="6804E306" w:rsidR="007F49ED" w:rsidRDefault="00FC4B12" w:rsidP="007F49ED">
      <w:pPr>
        <w:pStyle w:val="36"/>
        <w:framePr w:wrap="notBeside"/>
        <w:rPr>
          <w:rtl/>
        </w:rPr>
      </w:pPr>
      <w:r>
        <w:rPr>
          <w:rStyle w:val="afffff0"/>
          <w:rFonts w:ascii="BA Or Tzadikim Regular" w:hAnsi="BA Or Tzadikim Regular" w:cs="BA Or Tzadikim Regular"/>
          <w:rtl/>
        </w:rPr>
        <w:t>◄</w:t>
      </w:r>
      <w:r w:rsidR="00AC0AF5" w:rsidRPr="00C35A2C">
        <w:rPr>
          <w:rFonts w:hint="cs"/>
          <w:rtl/>
        </w:rPr>
        <w:t>ואר</w:t>
      </w:r>
      <w:r w:rsidR="00AC0AF5" w:rsidRPr="00C35A2C">
        <w:rPr>
          <w:rtl/>
        </w:rPr>
        <w:t>"</w:t>
      </w:r>
      <w:r w:rsidR="00AC0AF5" w:rsidRPr="00C35A2C">
        <w:rPr>
          <w:rFonts w:hint="cs"/>
          <w:rtl/>
        </w:rPr>
        <w:t>ל</w:t>
      </w:r>
      <w:r w:rsidR="00AC0AF5" w:rsidRPr="00C35A2C">
        <w:rPr>
          <w:rtl/>
        </w:rPr>
        <w:t>:</w:t>
      </w:r>
    </w:p>
    <w:p w14:paraId="268E8825" w14:textId="6D0A6F41" w:rsidR="00AC0AF5" w:rsidRDefault="00AC0AF5" w:rsidP="00AC0AF5">
      <w:pPr>
        <w:rPr>
          <w:rFonts w:ascii="Fb Fontext" w:hAnsi="Fb Fontext"/>
          <w:rtl/>
        </w:rPr>
      </w:pPr>
      <w:r w:rsidRPr="00C35A2C">
        <w:rPr>
          <w:rFonts w:ascii="Fb Fontext" w:hAnsi="Fb Fontext"/>
          <w:rtl/>
        </w:rPr>
        <w:t xml:space="preserve">רבנן לא צריכי </w:t>
      </w:r>
      <w:r>
        <w:rPr>
          <w:rFonts w:ascii="Fb Fontext" w:hAnsi="Fb Fontext" w:hint="cs"/>
          <w:rtl/>
        </w:rPr>
        <w:t>שמירה</w:t>
      </w:r>
      <w:r w:rsidRPr="00C35A2C">
        <w:rPr>
          <w:rFonts w:ascii="Fb Fontext" w:hAnsi="Fb Fontext"/>
          <w:rtl/>
        </w:rPr>
        <w:t xml:space="preserve"> </w:t>
      </w:r>
      <w:r w:rsidRPr="00577F86">
        <w:rPr>
          <w:rStyle w:val="affff8"/>
          <w:rtl/>
        </w:rPr>
        <w:t>ד</w:t>
      </w:r>
      <w:r w:rsidRPr="00F10693">
        <w:rPr>
          <w:rFonts w:hint="cs"/>
          <w:rtl/>
        </w:rPr>
        <w:t>'</w:t>
      </w:r>
      <w:r w:rsidR="001A05E4">
        <w:rPr>
          <w:rtl/>
        </w:rPr>
        <w:t>אֶ</w:t>
      </w:r>
      <w:r w:rsidR="001A05E4">
        <w:rPr>
          <w:rStyle w:val="affff8"/>
          <w:rtl/>
        </w:rPr>
        <w:t>סְפְּרֵם מֵחוֹל יִרְבּוּ</w:t>
      </w:r>
      <w:r w:rsidRPr="00577F86">
        <w:rPr>
          <w:rStyle w:val="affff8"/>
          <w:rtl/>
        </w:rPr>
        <w:t>ן</w:t>
      </w:r>
      <w:r w:rsidRPr="00F10693">
        <w:rPr>
          <w:rFonts w:hint="cs"/>
          <w:rtl/>
        </w:rPr>
        <w:t>'</w:t>
      </w:r>
      <w:r w:rsidRPr="00F10693">
        <w:rPr>
          <w:rtl/>
        </w:rPr>
        <w:t>,</w:t>
      </w:r>
    </w:p>
    <w:p w14:paraId="1EFC0F8B" w14:textId="34D7B9CB" w:rsidR="00AC0AF5" w:rsidRPr="00C35A2C" w:rsidRDefault="00AC0AF5" w:rsidP="007F49ED">
      <w:pPr>
        <w:rPr>
          <w:rFonts w:ascii="Fb Fontext" w:hAnsi="Fb Fontext"/>
          <w:rtl/>
        </w:rPr>
      </w:pPr>
      <w:r w:rsidRPr="00C35A2C">
        <w:rPr>
          <w:rFonts w:ascii="Fb Fontext" w:hAnsi="Fb Fontext" w:hint="cs"/>
          <w:rtl/>
        </w:rPr>
        <w:lastRenderedPageBreak/>
        <w:t>ואין במשמעות לצדיקים עצמם דכ</w:t>
      </w:r>
      <w:r w:rsidRPr="00C35A2C">
        <w:rPr>
          <w:rFonts w:ascii="Fb Fontext" w:hAnsi="Fb Fontext"/>
          <w:rtl/>
        </w:rPr>
        <w:t>"</w:t>
      </w:r>
      <w:r w:rsidRPr="00C35A2C">
        <w:rPr>
          <w:rFonts w:ascii="Fb Fontext" w:hAnsi="Fb Fontext" w:hint="cs"/>
          <w:rtl/>
        </w:rPr>
        <w:t>ש מכל ישראל אלא אספרם למעשים של צדיקים</w:t>
      </w:r>
      <w:r w:rsidR="007F49ED">
        <w:rPr>
          <w:rFonts w:ascii="Fb Fontext" w:hAnsi="Fb Fontext" w:hint="cs"/>
          <w:rtl/>
        </w:rPr>
        <w:t xml:space="preserve">, </w:t>
      </w:r>
      <w:r w:rsidRPr="00C35A2C">
        <w:rPr>
          <w:rFonts w:ascii="Fb Fontext" w:hAnsi="Fb Fontext"/>
          <w:rtl/>
        </w:rPr>
        <w:t>ק"ו</w:t>
      </w:r>
      <w:r w:rsidRPr="00C35A2C">
        <w:rPr>
          <w:rFonts w:ascii="Fb Fontext" w:hAnsi="Fb Fontext" w:hint="cs"/>
          <w:rtl/>
        </w:rPr>
        <w:t xml:space="preserve"> </w:t>
      </w:r>
      <w:r w:rsidRPr="00C35A2C">
        <w:rPr>
          <w:rFonts w:ascii="Fb Fontext" w:hAnsi="Fb Fontext"/>
          <w:rtl/>
        </w:rPr>
        <w:t xml:space="preserve">מחול שמועט </w:t>
      </w:r>
      <w:r w:rsidRPr="00C35A2C">
        <w:rPr>
          <w:rFonts w:ascii="Fb Fontext" w:hAnsi="Fb Fontext" w:hint="cs"/>
          <w:rtl/>
        </w:rPr>
        <w:t>ו</w:t>
      </w:r>
      <w:r w:rsidRPr="00C35A2C">
        <w:rPr>
          <w:rFonts w:ascii="Fb Fontext" w:hAnsi="Fb Fontext"/>
          <w:rtl/>
        </w:rPr>
        <w:t xml:space="preserve">מגין על הים, </w:t>
      </w:r>
      <w:r w:rsidRPr="00C35A2C">
        <w:rPr>
          <w:rFonts w:ascii="Fb Fontext" w:hAnsi="Fb Fontext" w:hint="cs"/>
          <w:rtl/>
        </w:rPr>
        <w:t>כ</w:t>
      </w:r>
      <w:r w:rsidRPr="00C35A2C">
        <w:rPr>
          <w:rFonts w:ascii="Fb Fontext" w:hAnsi="Fb Fontext"/>
          <w:rtl/>
        </w:rPr>
        <w:t>"</w:t>
      </w:r>
      <w:r w:rsidRPr="00C35A2C">
        <w:rPr>
          <w:rFonts w:ascii="Fb Fontext" w:hAnsi="Fb Fontext" w:hint="cs"/>
          <w:rtl/>
        </w:rPr>
        <w:t xml:space="preserve">ש </w:t>
      </w:r>
      <w:r w:rsidRPr="00C35A2C">
        <w:rPr>
          <w:rFonts w:ascii="Fb Fontext" w:hAnsi="Fb Fontext"/>
          <w:rtl/>
        </w:rPr>
        <w:t>מעשיהם של צדיקים שהם מרובים</w:t>
      </w:r>
      <w:r w:rsidRPr="00C35A2C">
        <w:rPr>
          <w:rFonts w:ascii="Fb Fontext" w:hAnsi="Fb Fontext" w:hint="cs"/>
          <w:rtl/>
        </w:rPr>
        <w:t xml:space="preserve"> שמגינים עליהם</w:t>
      </w:r>
    </w:p>
    <w:p w14:paraId="37C84AD2" w14:textId="54C6C1B8" w:rsidR="007F49ED" w:rsidRDefault="00AC0AF5" w:rsidP="007F49ED">
      <w:pPr>
        <w:pStyle w:val="36"/>
        <w:framePr w:wrap="notBeside"/>
        <w:rPr>
          <w:rtl/>
        </w:rPr>
      </w:pPr>
      <w:r w:rsidRPr="00C35A2C">
        <w:rPr>
          <w:rFonts w:hint="cs"/>
          <w:rtl/>
        </w:rPr>
        <w:t>שאלו</w:t>
      </w:r>
      <w:r w:rsidR="007F49ED">
        <w:rPr>
          <w:rFonts w:hint="cs"/>
          <w:rtl/>
        </w:rPr>
        <w:t xml:space="preserve"> רי</w:t>
      </w:r>
      <w:r w:rsidR="00F10693">
        <w:rPr>
          <w:rtl/>
        </w:rPr>
        <w:t>"</w:t>
      </w:r>
      <w:r w:rsidR="007F49ED">
        <w:rPr>
          <w:rFonts w:hint="cs"/>
          <w:rtl/>
        </w:rPr>
        <w:t>ו:</w:t>
      </w:r>
    </w:p>
    <w:p w14:paraId="46ED180B" w14:textId="424719B5" w:rsidR="00AC0AF5" w:rsidRPr="00C35A2C" w:rsidRDefault="007F49ED" w:rsidP="00AC0AF5">
      <w:pPr>
        <w:rPr>
          <w:rFonts w:ascii="Fb Fontext" w:hAnsi="Fb Fontext"/>
          <w:rtl/>
        </w:rPr>
      </w:pPr>
      <w:r>
        <w:rPr>
          <w:rFonts w:ascii="Fb Fontext" w:hAnsi="Fb Fontext" w:hint="cs"/>
          <w:rtl/>
        </w:rPr>
        <w:t>שיוכיח מ</w:t>
      </w:r>
      <w:r w:rsidR="00AC0AF5" w:rsidRPr="00F10693">
        <w:rPr>
          <w:rFonts w:hint="cs"/>
          <w:rtl/>
        </w:rPr>
        <w:t>'</w:t>
      </w:r>
      <w:r w:rsidR="001A05E4">
        <w:rPr>
          <w:rtl/>
        </w:rPr>
        <w:t>אֲ</w:t>
      </w:r>
      <w:r w:rsidR="001A05E4">
        <w:rPr>
          <w:rStyle w:val="affff8"/>
          <w:rtl/>
        </w:rPr>
        <w:t>נִי חוֹמָ</w:t>
      </w:r>
      <w:r w:rsidR="00AC0AF5" w:rsidRPr="000940B9">
        <w:rPr>
          <w:rStyle w:val="affff8"/>
          <w:rtl/>
        </w:rPr>
        <w:t>ה זו תורה</w:t>
      </w:r>
      <w:r w:rsidR="00AC0AF5" w:rsidRPr="00C35A2C">
        <w:rPr>
          <w:rFonts w:ascii="Fb Fontext" w:hAnsi="Fb Fontext"/>
          <w:rtl/>
        </w:rPr>
        <w:t>,</w:t>
      </w:r>
      <w:r w:rsidR="00AC0AF5" w:rsidRPr="00577F86">
        <w:rPr>
          <w:rStyle w:val="affff8"/>
          <w:rtl/>
        </w:rPr>
        <w:t xml:space="preserve"> </w:t>
      </w:r>
      <w:r w:rsidR="00AC0AF5" w:rsidRPr="00F10693">
        <w:rPr>
          <w:rFonts w:hint="cs"/>
          <w:rtl/>
        </w:rPr>
        <w:t>'</w:t>
      </w:r>
      <w:r w:rsidR="001A05E4">
        <w:rPr>
          <w:rtl/>
        </w:rPr>
        <w:t>וְ</w:t>
      </w:r>
      <w:r w:rsidR="001A05E4">
        <w:rPr>
          <w:rStyle w:val="affff8"/>
          <w:rtl/>
        </w:rPr>
        <w:t>שָׁדַי כַּמִּגְדָּלוֹ</w:t>
      </w:r>
      <w:r w:rsidR="00AC0AF5" w:rsidRPr="00577F86">
        <w:rPr>
          <w:rStyle w:val="affff8"/>
          <w:rtl/>
        </w:rPr>
        <w:t>ת</w:t>
      </w:r>
      <w:r w:rsidR="00AC0AF5" w:rsidRPr="00F10693">
        <w:rPr>
          <w:rFonts w:hint="cs"/>
          <w:rtl/>
        </w:rPr>
        <w:t>'</w:t>
      </w:r>
      <w:r w:rsidR="00AC0AF5" w:rsidRPr="00F10693">
        <w:rPr>
          <w:rtl/>
        </w:rPr>
        <w:t xml:space="preserve"> </w:t>
      </w:r>
      <w:r w:rsidR="00AC0AF5" w:rsidRPr="00C35A2C">
        <w:rPr>
          <w:rFonts w:ascii="Fb Fontext" w:hAnsi="Fb Fontext"/>
          <w:rtl/>
        </w:rPr>
        <w:t>- אלו ת"ח</w:t>
      </w:r>
    </w:p>
    <w:p w14:paraId="7D71BEA1" w14:textId="4DC893CB" w:rsidR="007F49ED" w:rsidRDefault="007F49ED" w:rsidP="007F49ED">
      <w:pPr>
        <w:pStyle w:val="36"/>
        <w:framePr w:wrap="notBeside"/>
        <w:rPr>
          <w:rtl/>
        </w:rPr>
      </w:pPr>
      <w:r>
        <w:rPr>
          <w:rFonts w:hint="cs"/>
          <w:rtl/>
        </w:rPr>
        <w:t xml:space="preserve">ענהו </w:t>
      </w:r>
      <w:r w:rsidR="00AC0AF5" w:rsidRPr="00C35A2C">
        <w:rPr>
          <w:rtl/>
        </w:rPr>
        <w:t>ר"ל</w:t>
      </w:r>
    </w:p>
    <w:p w14:paraId="10C041F4" w14:textId="18FE6E3D" w:rsidR="00AC0AF5" w:rsidRDefault="007F49ED" w:rsidP="007F49ED">
      <w:pPr>
        <w:spacing w:after="60"/>
        <w:rPr>
          <w:rFonts w:ascii="Fb Fontext" w:hAnsi="Fb Fontext"/>
          <w:rtl/>
        </w:rPr>
      </w:pPr>
      <w:r w:rsidRPr="007F49ED">
        <w:rPr>
          <w:rStyle w:val="affffe"/>
          <w:rFonts w:hint="cs"/>
          <w:rtl/>
        </w:rPr>
        <w:t>כרבא</w:t>
      </w:r>
      <w:r>
        <w:rPr>
          <w:rStyle w:val="affff8"/>
          <w:rFonts w:hint="cs"/>
          <w:rtl/>
        </w:rPr>
        <w:t xml:space="preserve"> </w:t>
      </w:r>
      <w:r w:rsidR="001A05E4">
        <w:rPr>
          <w:rtl/>
        </w:rPr>
        <w:t>אֲ</w:t>
      </w:r>
      <w:r w:rsidR="001A05E4">
        <w:rPr>
          <w:rStyle w:val="affff8"/>
          <w:rtl/>
        </w:rPr>
        <w:t>נִי חוֹמָ</w:t>
      </w:r>
      <w:r w:rsidR="00AC0AF5" w:rsidRPr="00577F86">
        <w:rPr>
          <w:rStyle w:val="affff8"/>
          <w:rtl/>
        </w:rPr>
        <w:t>ה</w:t>
      </w:r>
      <w:r w:rsidR="00AC0AF5" w:rsidRPr="00C35A2C">
        <w:rPr>
          <w:rFonts w:ascii="Fb Fontext" w:hAnsi="Fb Fontext"/>
          <w:rtl/>
        </w:rPr>
        <w:t xml:space="preserve"> זו כנסת ישראל,</w:t>
      </w:r>
      <w:r w:rsidR="00AC0AF5" w:rsidRPr="00577F86">
        <w:rPr>
          <w:rStyle w:val="affff8"/>
          <w:rtl/>
        </w:rPr>
        <w:t xml:space="preserve"> </w:t>
      </w:r>
      <w:r w:rsidR="00AC0AF5" w:rsidRPr="00F10693">
        <w:rPr>
          <w:rFonts w:hint="cs"/>
          <w:rtl/>
        </w:rPr>
        <w:t>'</w:t>
      </w:r>
      <w:r w:rsidR="001A05E4">
        <w:rPr>
          <w:rtl/>
        </w:rPr>
        <w:t>וְ</w:t>
      </w:r>
      <w:r w:rsidR="001A05E4">
        <w:rPr>
          <w:rStyle w:val="affff8"/>
          <w:rtl/>
        </w:rPr>
        <w:t>שָׁדַי כַּמִּגְדָּלוֹ</w:t>
      </w:r>
      <w:r w:rsidR="00AC0AF5" w:rsidRPr="00577F86">
        <w:rPr>
          <w:rStyle w:val="affff8"/>
          <w:rtl/>
        </w:rPr>
        <w:t>ת</w:t>
      </w:r>
      <w:r w:rsidR="001A05E4">
        <w:rPr>
          <w:rFonts w:hint="cs"/>
          <w:rtl/>
        </w:rPr>
        <w:t>-</w:t>
      </w:r>
      <w:r w:rsidR="00AC0AF5" w:rsidRPr="00C35A2C">
        <w:rPr>
          <w:rFonts w:ascii="Fb Fontext" w:hAnsi="Fb Fontext"/>
          <w:rtl/>
        </w:rPr>
        <w:t xml:space="preserve"> אלו ב</w:t>
      </w:r>
      <w:r w:rsidR="00AC0AF5" w:rsidRPr="00C35A2C">
        <w:rPr>
          <w:rFonts w:ascii="Fb Fontext" w:hAnsi="Fb Fontext" w:hint="cs"/>
          <w:rtl/>
        </w:rPr>
        <w:t>יכ</w:t>
      </w:r>
      <w:r w:rsidR="00AC0AF5" w:rsidRPr="00C35A2C">
        <w:rPr>
          <w:rFonts w:ascii="Fb Fontext" w:hAnsi="Fb Fontext"/>
          <w:rtl/>
        </w:rPr>
        <w:t>"</w:t>
      </w:r>
      <w:r w:rsidR="00AC0AF5" w:rsidRPr="00C35A2C">
        <w:rPr>
          <w:rFonts w:ascii="Fb Fontext" w:hAnsi="Fb Fontext" w:hint="cs"/>
          <w:rtl/>
        </w:rPr>
        <w:t>נ ובימ</w:t>
      </w:r>
      <w:r w:rsidR="00AC0AF5" w:rsidRPr="00C35A2C">
        <w:rPr>
          <w:rFonts w:ascii="Fb Fontext" w:hAnsi="Fb Fontext"/>
          <w:rtl/>
        </w:rPr>
        <w:t>"</w:t>
      </w:r>
      <w:r w:rsidR="00AC0AF5" w:rsidRPr="00C35A2C">
        <w:rPr>
          <w:rFonts w:ascii="Fb Fontext" w:hAnsi="Fb Fontext" w:hint="cs"/>
          <w:rtl/>
        </w:rPr>
        <w:t>ד</w:t>
      </w:r>
    </w:p>
    <w:p w14:paraId="3AAEECF5" w14:textId="77777777" w:rsidR="00AC0AF5" w:rsidRPr="00C35A2C" w:rsidRDefault="00AC0AF5" w:rsidP="00982F98">
      <w:pPr>
        <w:pStyle w:val="affe"/>
        <w:framePr w:wrap="around"/>
        <w:rPr>
          <w:rtl/>
        </w:rPr>
      </w:pPr>
      <w:r w:rsidRPr="00C35A2C">
        <w:rPr>
          <w:rtl/>
        </w:rPr>
        <w:t>ח.</w:t>
      </w:r>
    </w:p>
    <w:p w14:paraId="07704D3C" w14:textId="4351FCCA" w:rsidR="007F49ED" w:rsidRPr="00DB3591" w:rsidRDefault="007F49ED" w:rsidP="007F49ED">
      <w:pPr>
        <w:pStyle w:val="affff9"/>
        <w:rPr>
          <w:rStyle w:val="affffe"/>
          <w:rFonts w:cs="BA TM • Vilna Extra-Bold"/>
          <w:rtl/>
        </w:rPr>
      </w:pPr>
      <w:r>
        <w:rPr>
          <w:rFonts w:hint="cs"/>
          <w:rtl/>
        </w:rPr>
        <w:t>רנב</w:t>
      </w:r>
      <w:r w:rsidR="00F10693">
        <w:rPr>
          <w:rtl/>
        </w:rPr>
        <w:t>"</w:t>
      </w:r>
      <w:r>
        <w:rPr>
          <w:rFonts w:hint="cs"/>
          <w:rtl/>
        </w:rPr>
        <w:t xml:space="preserve">ח: </w:t>
      </w:r>
      <w:r w:rsidR="00AC0AF5" w:rsidRPr="00C35A2C">
        <w:rPr>
          <w:rFonts w:hint="cs"/>
          <w:rtl/>
        </w:rPr>
        <w:t xml:space="preserve">הטיל מס על רבנן, </w:t>
      </w:r>
    </w:p>
    <w:p w14:paraId="5B23DDDE" w14:textId="77777777" w:rsidR="007F49ED" w:rsidRDefault="00AC0AF5" w:rsidP="007F49ED">
      <w:pPr>
        <w:pStyle w:val="36"/>
        <w:framePr w:wrap="notBeside"/>
        <w:rPr>
          <w:rFonts w:ascii="Fb Fontext" w:hAnsi="Fb Fontext"/>
          <w:sz w:val="32"/>
          <w:rtl/>
        </w:rPr>
      </w:pPr>
      <w:r w:rsidRPr="007F49ED">
        <w:rPr>
          <w:rStyle w:val="affffe"/>
          <w:rFonts w:hint="cs"/>
          <w:rtl/>
        </w:rPr>
        <w:t>וא</w:t>
      </w:r>
      <w:r w:rsidRPr="007F49ED">
        <w:rPr>
          <w:rStyle w:val="affffe"/>
          <w:rtl/>
        </w:rPr>
        <w:t>"</w:t>
      </w:r>
      <w:r w:rsidRPr="007F49ED">
        <w:rPr>
          <w:rStyle w:val="affffe"/>
          <w:rFonts w:hint="cs"/>
          <w:rtl/>
        </w:rPr>
        <w:t>ל רנב</w:t>
      </w:r>
      <w:r w:rsidRPr="007F49ED">
        <w:rPr>
          <w:rStyle w:val="affffe"/>
          <w:rtl/>
        </w:rPr>
        <w:t>"</w:t>
      </w:r>
      <w:r w:rsidRPr="007F49ED">
        <w:rPr>
          <w:rStyle w:val="affffe"/>
          <w:rFonts w:hint="cs"/>
          <w:rtl/>
        </w:rPr>
        <w:t>י -</w:t>
      </w:r>
    </w:p>
    <w:p w14:paraId="63C53923" w14:textId="41A67F67" w:rsidR="00AC0AF5" w:rsidRPr="0081371E" w:rsidRDefault="00AC0AF5" w:rsidP="00AC0AF5">
      <w:pPr>
        <w:rPr>
          <w:rStyle w:val="afff8"/>
          <w:rtl/>
        </w:rPr>
      </w:pPr>
      <w:r w:rsidRPr="00C35A2C">
        <w:rPr>
          <w:rFonts w:ascii="Fb Fontext" w:hAnsi="Fb Fontext"/>
          <w:sz w:val="32"/>
          <w:rtl/>
        </w:rPr>
        <w:t xml:space="preserve">עברת </w:t>
      </w:r>
      <w:r w:rsidRPr="0081371E">
        <w:rPr>
          <w:rStyle w:val="afff8"/>
          <w:rtl/>
        </w:rPr>
        <w:t>אדאורייתא ואדנביאי ואדכתובי.</w:t>
      </w:r>
    </w:p>
    <w:p w14:paraId="7FB2167D" w14:textId="34593670" w:rsidR="00AC0AF5" w:rsidRPr="00C35A2C" w:rsidRDefault="00AC0AF5" w:rsidP="000A79B1">
      <w:pPr>
        <w:rPr>
          <w:rFonts w:ascii="Fb Fontext" w:hAnsi="Fb Fontext"/>
          <w:rtl/>
        </w:rPr>
      </w:pPr>
      <w:r w:rsidRPr="006765C4">
        <w:rPr>
          <w:rStyle w:val="afff8"/>
          <w:spacing w:val="-2"/>
          <w:rtl/>
        </w:rPr>
        <w:t>אדאורייתא</w:t>
      </w:r>
      <w:r w:rsidRPr="006765C4">
        <w:rPr>
          <w:rFonts w:ascii="Fb Fontext" w:hAnsi="Fb Fontext" w:hint="cs"/>
          <w:spacing w:val="-2"/>
          <w:rtl/>
        </w:rPr>
        <w:t>-</w:t>
      </w:r>
      <w:r w:rsidRPr="006765C4">
        <w:rPr>
          <w:rFonts w:ascii="Fb Fontext" w:hAnsi="Fb Fontext"/>
          <w:spacing w:val="-2"/>
          <w:rtl/>
        </w:rPr>
        <w:t xml:space="preserve"> </w:t>
      </w:r>
      <w:r w:rsidRPr="007F49ED">
        <w:rPr>
          <w:rStyle w:val="affffe"/>
          <w:rtl/>
        </w:rPr>
        <w:t>אמר משה לפני הק</w:t>
      </w:r>
      <w:r w:rsidRPr="007F49ED">
        <w:rPr>
          <w:rStyle w:val="affffe"/>
          <w:rFonts w:hint="cs"/>
          <w:rtl/>
        </w:rPr>
        <w:t>ב</w:t>
      </w:r>
      <w:r w:rsidRPr="007F49ED">
        <w:rPr>
          <w:rStyle w:val="affffe"/>
          <w:rtl/>
        </w:rPr>
        <w:t>"</w:t>
      </w:r>
      <w:r w:rsidRPr="007F49ED">
        <w:rPr>
          <w:rStyle w:val="affffe"/>
          <w:rFonts w:hint="cs"/>
          <w:rtl/>
        </w:rPr>
        <w:t>ה</w:t>
      </w:r>
      <w:r w:rsidRPr="007F49ED">
        <w:rPr>
          <w:rStyle w:val="affffe"/>
          <w:rtl/>
        </w:rPr>
        <w:t>:</w:t>
      </w:r>
      <w:r>
        <w:rPr>
          <w:rtl/>
        </w:rPr>
        <w:t xml:space="preserve"> </w:t>
      </w:r>
      <w:r>
        <w:rPr>
          <w:rStyle w:val="affffe"/>
          <w:rtl/>
          <w:rPrChange w:id="9012" w:author="מנוע אמוראים" w:date="2026-10-05T16:41:09Z">
            <w:rPr>
              <w:rtl/>
            </w:rPr>
          </w:rPrChange>
        </w:rPr>
        <w:t xml:space="preserve">ר</w:t>
      </w:r>
      <w:r>
        <w:rPr>
          <w:rStyle w:val="affffe"/>
          <w:rFonts w:hint="cs"/>
          <w:rtl/>
          <w:rPrChange w:id="9013" w:author="מנוע אמוראים" w:date="2026-10-05T16:41:09Z">
            <w:rPr>
              <w:rFonts w:hint="cs"/>
              <w:rtl/>
            </w:rPr>
          </w:rPrChange>
        </w:rPr>
        <w:t xml:space="preserve">בש</w:t>
      </w:r>
      <w:r>
        <w:rPr>
          <w:rStyle w:val="affffe"/>
          <w:rtl/>
          <w:rPrChange w:id="9014" w:author="מנוע אמוראים" w:date="2026-10-05T16:41:09Z">
            <w:rPr>
              <w:rtl/>
            </w:rPr>
          </w:rPrChange>
        </w:rPr>
        <w:t xml:space="preserve">"</w:t>
      </w:r>
      <w:r>
        <w:rPr>
          <w:rStyle w:val="affffe"/>
          <w:rFonts w:hint="cs"/>
          <w:rtl/>
          <w:rPrChange w:id="9015" w:author="מנוע אמוראים" w:date="2026-10-05T16:41:09Z">
            <w:rPr>
              <w:rFonts w:hint="cs"/>
              <w:rtl/>
            </w:rPr>
          </w:rPrChange>
        </w:rPr>
        <w:t xml:space="preserve">ע</w:t>
      </w:r>
      <w:r>
        <w:rPr>
          <w:rFonts w:hint="cs"/>
          <w:rtl/>
        </w:rPr>
        <w:t xml:space="preserve"> אפי</w:t>
      </w:r>
      <w:r w:rsidRPr="00F10693">
        <w:rPr>
          <w:rFonts w:hint="cs"/>
          <w:rtl/>
        </w:rPr>
        <w:t>'</w:t>
      </w:r>
      <w:r w:rsidRPr="00F10693">
        <w:rPr>
          <w:rtl/>
        </w:rPr>
        <w:t xml:space="preserve"> </w:t>
      </w:r>
      <w:r w:rsidRPr="007F49ED">
        <w:rPr>
          <w:rtl/>
        </w:rPr>
        <w:t xml:space="preserve">בשעה </w:t>
      </w:r>
      <w:r w:rsidRPr="00F10693">
        <w:rPr>
          <w:rFonts w:hint="cs"/>
          <w:rtl/>
        </w:rPr>
        <w:t>'</w:t>
      </w:r>
      <w:r w:rsidRPr="00F10693">
        <w:rPr>
          <w:rtl/>
        </w:rPr>
        <w:t>ש</w:t>
      </w:r>
      <w:r w:rsidR="000A79B1">
        <w:rPr>
          <w:rStyle w:val="affff8"/>
          <w:rtl/>
        </w:rPr>
        <w:t>אַף חֹבֵב עַמִּי</w:t>
      </w:r>
      <w:r w:rsidRPr="007F49ED">
        <w:rPr>
          <w:rStyle w:val="affff8"/>
          <w:rtl/>
        </w:rPr>
        <w:t xml:space="preserve">ם </w:t>
      </w:r>
      <w:r w:rsidRPr="007F49ED">
        <w:rPr>
          <w:rStyle w:val="affff8"/>
          <w:rFonts w:hint="cs"/>
          <w:rtl/>
        </w:rPr>
        <w:t>-</w:t>
      </w:r>
      <w:r w:rsidRPr="007F49ED">
        <w:rPr>
          <w:rStyle w:val="affff8"/>
          <w:rtl/>
        </w:rPr>
        <w:t xml:space="preserve"> </w:t>
      </w:r>
      <w:r w:rsidRPr="00F10693">
        <w:rPr>
          <w:rFonts w:hint="cs"/>
          <w:rtl/>
        </w:rPr>
        <w:t>'</w:t>
      </w:r>
      <w:r w:rsidR="000A79B1">
        <w:rPr>
          <w:rtl/>
        </w:rPr>
        <w:t>כָּ</w:t>
      </w:r>
      <w:r w:rsidR="000A79B1">
        <w:rPr>
          <w:rStyle w:val="affff8"/>
          <w:rtl/>
        </w:rPr>
        <w:t>ל קְדֹשָׁי</w:t>
      </w:r>
      <w:r w:rsidRPr="007F49ED">
        <w:rPr>
          <w:rStyle w:val="affff8"/>
          <w:rtl/>
        </w:rPr>
        <w:t xml:space="preserve">ו </w:t>
      </w:r>
      <w:r w:rsidRPr="000A79B1">
        <w:rPr>
          <w:rtl/>
        </w:rPr>
        <w:t>יהיו</w:t>
      </w:r>
      <w:r w:rsidRPr="007F49ED">
        <w:rPr>
          <w:rStyle w:val="affff8"/>
          <w:rtl/>
        </w:rPr>
        <w:t xml:space="preserve"> </w:t>
      </w:r>
      <w:r w:rsidR="000A79B1">
        <w:rPr>
          <w:rStyle w:val="affff8"/>
          <w:rtl/>
        </w:rPr>
        <w:t>בְּיָדֶךָ</w:t>
      </w:r>
      <w:r w:rsidRPr="00F10693">
        <w:rPr>
          <w:rFonts w:hint="cs"/>
          <w:rtl/>
        </w:rPr>
        <w:t>'</w:t>
      </w:r>
      <w:r w:rsidRPr="00F10693">
        <w:rPr>
          <w:rtl/>
        </w:rPr>
        <w:t>.</w:t>
      </w:r>
      <w:r w:rsidR="007F49ED">
        <w:rPr>
          <w:rStyle w:val="affff8"/>
          <w:rFonts w:hint="cs"/>
          <w:rtl/>
        </w:rPr>
        <w:t xml:space="preserve"> </w:t>
      </w:r>
      <w:r w:rsidRPr="00F10693">
        <w:rPr>
          <w:rFonts w:hint="cs"/>
          <w:rtl/>
        </w:rPr>
        <w:t>'</w:t>
      </w:r>
      <w:r w:rsidR="000A79B1">
        <w:rPr>
          <w:rtl/>
        </w:rPr>
        <w:t>וְ</w:t>
      </w:r>
      <w:r w:rsidR="000A79B1">
        <w:rPr>
          <w:rStyle w:val="affff8"/>
          <w:rtl/>
        </w:rPr>
        <w:t>הֵם תֻּכּוּ לְרַגְלֶךָ</w:t>
      </w:r>
      <w:r w:rsidRPr="00F10693">
        <w:rPr>
          <w:rFonts w:hint="cs"/>
          <w:rtl/>
        </w:rPr>
        <w:t>'</w:t>
      </w:r>
      <w:r w:rsidR="007F49ED" w:rsidRPr="00F10693">
        <w:rPr>
          <w:rFonts w:hint="cs"/>
          <w:rtl/>
        </w:rPr>
        <w:t xml:space="preserve"> </w:t>
      </w:r>
      <w:r w:rsidRPr="007F49ED">
        <w:rPr>
          <w:rtl/>
        </w:rPr>
        <w:t>אלו ת</w:t>
      </w:r>
      <w:r w:rsidRPr="007F49ED">
        <w:rPr>
          <w:rFonts w:hint="cs"/>
          <w:rtl/>
        </w:rPr>
        <w:t>"ח</w:t>
      </w:r>
      <w:r w:rsidRPr="007F49ED">
        <w:rPr>
          <w:rtl/>
        </w:rPr>
        <w:t xml:space="preserve"> שמכתתים רגליהם מעיר לעיר וממדינה למדינה ללמוד תורה.</w:t>
      </w:r>
      <w:r w:rsidR="007F49ED">
        <w:rPr>
          <w:rFonts w:hint="cs"/>
          <w:rtl/>
        </w:rPr>
        <w:t xml:space="preserve"> </w:t>
      </w:r>
      <w:r w:rsidRPr="00F10693">
        <w:rPr>
          <w:rFonts w:hint="cs"/>
          <w:rtl/>
        </w:rPr>
        <w:t>'</w:t>
      </w:r>
      <w:r w:rsidR="000A79B1">
        <w:rPr>
          <w:rtl/>
        </w:rPr>
        <w:t>יִ</w:t>
      </w:r>
      <w:r w:rsidR="000A79B1">
        <w:rPr>
          <w:rStyle w:val="affff8"/>
          <w:rtl/>
        </w:rPr>
        <w:t>שָּׂא מִדַּבְּרֹתֶיךָ</w:t>
      </w:r>
      <w:r w:rsidRPr="00F10693">
        <w:rPr>
          <w:rFonts w:hint="cs"/>
          <w:rtl/>
        </w:rPr>
        <w:t>'</w:t>
      </w:r>
      <w:r w:rsidRPr="00F10693">
        <w:rPr>
          <w:rtl/>
        </w:rPr>
        <w:t xml:space="preserve"> </w:t>
      </w:r>
      <w:r w:rsidRPr="00C35A2C">
        <w:rPr>
          <w:rFonts w:ascii="Fb Fontext" w:hAnsi="Fb Fontext"/>
          <w:sz w:val="32"/>
          <w:rtl/>
        </w:rPr>
        <w:t>- לישא וליתן בדבורותיו של מקום.</w:t>
      </w:r>
    </w:p>
    <w:p w14:paraId="6E15B0FE" w14:textId="205430FC" w:rsidR="00AC0AF5" w:rsidRDefault="00AC0AF5" w:rsidP="00AC0AF5">
      <w:pPr>
        <w:rPr>
          <w:rFonts w:ascii="Fb Fontext" w:hAnsi="Fb Fontext"/>
          <w:rtl/>
        </w:rPr>
      </w:pPr>
      <w:r w:rsidRPr="00C35A2C">
        <w:rPr>
          <w:rStyle w:val="afff8"/>
          <w:rtl/>
        </w:rPr>
        <w:t>אדנביאי</w:t>
      </w:r>
      <w:r w:rsidRPr="00C35A2C">
        <w:rPr>
          <w:rFonts w:ascii="Fb Fontext" w:hAnsi="Fb Fontext"/>
          <w:rtl/>
        </w:rPr>
        <w:t xml:space="preserve"> </w:t>
      </w:r>
      <w:r w:rsidRPr="00577F86">
        <w:rPr>
          <w:rStyle w:val="affff8"/>
          <w:rtl/>
        </w:rPr>
        <w:t>ד</w:t>
      </w:r>
      <w:r w:rsidRPr="00F10693">
        <w:rPr>
          <w:rFonts w:hint="cs"/>
          <w:rtl/>
        </w:rPr>
        <w:t>'</w:t>
      </w:r>
      <w:r w:rsidR="000A79B1">
        <w:rPr>
          <w:rtl/>
        </w:rPr>
        <w:t>גַּ</w:t>
      </w:r>
      <w:r w:rsidR="000A79B1">
        <w:rPr>
          <w:rStyle w:val="affff8"/>
          <w:rtl/>
        </w:rPr>
        <w:t>ם כִּי יִתְנוּ בַגּוֹיִם עַתָּה אֲקַבְּצֵם וַיָּחֵלּוּ מְּעָט מִמַּשָּׂא מֶלֶךְ שָׂרִי</w:t>
      </w:r>
      <w:r w:rsidRPr="00577F86">
        <w:rPr>
          <w:rStyle w:val="affff8"/>
          <w:rtl/>
        </w:rPr>
        <w:t>ם</w:t>
      </w:r>
      <w:r w:rsidRPr="00F10693">
        <w:rPr>
          <w:rFonts w:hint="cs"/>
          <w:rtl/>
        </w:rPr>
        <w:t>'</w:t>
      </w:r>
      <w:r w:rsidRPr="00F10693">
        <w:rPr>
          <w:rtl/>
        </w:rPr>
        <w:t>,</w:t>
      </w:r>
    </w:p>
    <w:p w14:paraId="5133FC94" w14:textId="6AFED159" w:rsidR="00AC0AF5" w:rsidRPr="00C35A2C" w:rsidRDefault="00AC0AF5" w:rsidP="007F49ED">
      <w:pPr>
        <w:spacing w:after="60"/>
        <w:rPr>
          <w:rFonts w:ascii="Fb Fontext" w:hAnsi="Fb Fontext"/>
          <w:rtl/>
        </w:rPr>
      </w:pPr>
      <w:r w:rsidRPr="007F49ED">
        <w:rPr>
          <w:rStyle w:val="affffe"/>
          <w:rtl/>
        </w:rPr>
        <w:t>עולא:</w:t>
      </w:r>
      <w:r w:rsidRPr="00C35A2C">
        <w:rPr>
          <w:rFonts w:ascii="Fb Fontext" w:hAnsi="Fb Fontext"/>
          <w:rtl/>
        </w:rPr>
        <w:t xml:space="preserve"> פסוק זה בלשון ארמית נאמר, אי תנו כולהו</w:t>
      </w:r>
      <w:r w:rsidRPr="00577F86">
        <w:rPr>
          <w:rStyle w:val="affff8"/>
          <w:rtl/>
        </w:rPr>
        <w:t xml:space="preserve"> </w:t>
      </w:r>
      <w:r w:rsidRPr="00F10693">
        <w:rPr>
          <w:rFonts w:hint="cs"/>
          <w:rtl/>
        </w:rPr>
        <w:t>'</w:t>
      </w:r>
      <w:r w:rsidRPr="00F10693">
        <w:rPr>
          <w:rtl/>
        </w:rPr>
        <w:t>ע</w:t>
      </w:r>
      <w:r w:rsidRPr="00577F86">
        <w:rPr>
          <w:rStyle w:val="affff8"/>
          <w:rtl/>
        </w:rPr>
        <w:t>תה אקבצם</w:t>
      </w:r>
      <w:r w:rsidRPr="00F10693">
        <w:rPr>
          <w:rFonts w:hint="cs"/>
          <w:rtl/>
        </w:rPr>
        <w:t>'</w:t>
      </w:r>
      <w:r w:rsidRPr="00F10693">
        <w:rPr>
          <w:rtl/>
        </w:rPr>
        <w:t>,</w:t>
      </w:r>
      <w:r w:rsidRPr="00C35A2C">
        <w:rPr>
          <w:rFonts w:ascii="Fb Fontext" w:hAnsi="Fb Fontext"/>
          <w:rtl/>
        </w:rPr>
        <w:t xml:space="preserve"> ואם מעט מהם</w:t>
      </w:r>
      <w:r w:rsidRPr="00577F86">
        <w:rPr>
          <w:rStyle w:val="affff8"/>
          <w:rtl/>
        </w:rPr>
        <w:t xml:space="preserve"> </w:t>
      </w:r>
      <w:r w:rsidRPr="00F10693">
        <w:rPr>
          <w:rFonts w:hint="cs"/>
          <w:rtl/>
        </w:rPr>
        <w:t>'</w:t>
      </w:r>
      <w:r w:rsidRPr="00F10693">
        <w:rPr>
          <w:rtl/>
        </w:rPr>
        <w:t>י</w:t>
      </w:r>
      <w:r w:rsidRPr="00577F86">
        <w:rPr>
          <w:rStyle w:val="affff8"/>
          <w:rtl/>
        </w:rPr>
        <w:t>חלו ממשא מלך ושרים</w:t>
      </w:r>
      <w:r w:rsidRPr="00F10693">
        <w:rPr>
          <w:rFonts w:hint="cs"/>
          <w:rtl/>
        </w:rPr>
        <w:t>'</w:t>
      </w:r>
      <w:r w:rsidRPr="00F10693">
        <w:rPr>
          <w:rtl/>
        </w:rPr>
        <w:t>.</w:t>
      </w:r>
    </w:p>
    <w:p w14:paraId="526DA0CB" w14:textId="0D8C8944" w:rsidR="00AC0AF5" w:rsidRPr="00F10693" w:rsidRDefault="00AC0AF5" w:rsidP="007F49ED">
      <w:pPr>
        <w:spacing w:after="60"/>
        <w:rPr>
          <w:rtl/>
        </w:rPr>
      </w:pPr>
      <w:r w:rsidRPr="00C35A2C">
        <w:rPr>
          <w:rStyle w:val="afff8"/>
          <w:rtl/>
        </w:rPr>
        <w:t>אדכתובי</w:t>
      </w:r>
      <w:r w:rsidRPr="00C35A2C">
        <w:rPr>
          <w:rtl/>
        </w:rPr>
        <w:t xml:space="preserve">, </w:t>
      </w:r>
      <w:r w:rsidRPr="00577F86">
        <w:rPr>
          <w:rStyle w:val="affff8"/>
          <w:rtl/>
        </w:rPr>
        <w:t>ד</w:t>
      </w:r>
      <w:r w:rsidRPr="00F10693">
        <w:rPr>
          <w:rFonts w:hint="cs"/>
          <w:rtl/>
        </w:rPr>
        <w:t>'</w:t>
      </w:r>
      <w:r w:rsidRPr="00F10693">
        <w:rPr>
          <w:rtl/>
        </w:rPr>
        <w:t>מ</w:t>
      </w:r>
      <w:r w:rsidRPr="00577F86">
        <w:rPr>
          <w:rStyle w:val="affff8"/>
          <w:rtl/>
        </w:rPr>
        <w:t>נדה</w:t>
      </w:r>
      <w:r w:rsidR="007F49ED">
        <w:rPr>
          <w:rStyle w:val="affff8"/>
          <w:rFonts w:hint="cs"/>
          <w:rtl/>
        </w:rPr>
        <w:t>-</w:t>
      </w:r>
      <w:r w:rsidRPr="00577F86">
        <w:rPr>
          <w:rStyle w:val="affff8"/>
          <w:rtl/>
        </w:rPr>
        <w:t xml:space="preserve"> </w:t>
      </w:r>
      <w:r w:rsidR="007F49ED" w:rsidRPr="007F49ED">
        <w:rPr>
          <w:rFonts w:hint="cs"/>
          <w:rtl/>
        </w:rPr>
        <w:t>מנת המלך</w:t>
      </w:r>
      <w:r w:rsidR="007F49ED">
        <w:rPr>
          <w:rStyle w:val="affff8"/>
          <w:rFonts w:hint="cs"/>
          <w:rtl/>
        </w:rPr>
        <w:t xml:space="preserve">, </w:t>
      </w:r>
      <w:r w:rsidRPr="00577F86">
        <w:rPr>
          <w:rStyle w:val="affff8"/>
          <w:rtl/>
        </w:rPr>
        <w:t>בלו</w:t>
      </w:r>
      <w:r w:rsidR="007F49ED">
        <w:rPr>
          <w:rStyle w:val="affff8"/>
          <w:rFonts w:hint="cs"/>
          <w:rtl/>
        </w:rPr>
        <w:t>-</w:t>
      </w:r>
      <w:r w:rsidRPr="00577F86">
        <w:rPr>
          <w:rStyle w:val="affff8"/>
          <w:rtl/>
        </w:rPr>
        <w:t xml:space="preserve"> </w:t>
      </w:r>
      <w:r w:rsidR="007F49ED">
        <w:rPr>
          <w:rStyle w:val="affff8"/>
          <w:rFonts w:hint="cs"/>
          <w:rtl/>
        </w:rPr>
        <w:t xml:space="preserve"> </w:t>
      </w:r>
      <w:r w:rsidR="007F49ED" w:rsidRPr="007F49ED">
        <w:rPr>
          <w:rFonts w:hint="cs"/>
          <w:rtl/>
        </w:rPr>
        <w:t>כסף גולגלתא</w:t>
      </w:r>
      <w:r w:rsidR="007F49ED">
        <w:rPr>
          <w:rFonts w:hint="cs"/>
          <w:rtl/>
        </w:rPr>
        <w:t>,</w:t>
      </w:r>
      <w:r w:rsidR="007F49ED">
        <w:rPr>
          <w:rStyle w:val="affff8"/>
          <w:rFonts w:hint="cs"/>
          <w:rtl/>
        </w:rPr>
        <w:t xml:space="preserve"> </w:t>
      </w:r>
      <w:r w:rsidRPr="00577F86">
        <w:rPr>
          <w:rStyle w:val="affff8"/>
          <w:rtl/>
        </w:rPr>
        <w:t xml:space="preserve">והלך </w:t>
      </w:r>
      <w:r w:rsidR="007F49ED">
        <w:rPr>
          <w:rStyle w:val="affff8"/>
          <w:rFonts w:hint="cs"/>
          <w:rtl/>
        </w:rPr>
        <w:t xml:space="preserve"> </w:t>
      </w:r>
      <w:r w:rsidR="007F49ED" w:rsidRPr="007F49ED">
        <w:rPr>
          <w:rFonts w:hint="cs"/>
          <w:rtl/>
        </w:rPr>
        <w:t>ארנונא</w:t>
      </w:r>
      <w:r w:rsidR="007F49ED">
        <w:rPr>
          <w:rStyle w:val="affff8"/>
          <w:rFonts w:hint="cs"/>
          <w:rtl/>
        </w:rPr>
        <w:t xml:space="preserve">, </w:t>
      </w:r>
      <w:r w:rsidRPr="00577F86">
        <w:rPr>
          <w:rStyle w:val="affff8"/>
          <w:rtl/>
        </w:rPr>
        <w:t>לא שליט למרמא עליהם</w:t>
      </w:r>
      <w:r w:rsidRPr="00F10693">
        <w:rPr>
          <w:rFonts w:hint="cs"/>
          <w:rtl/>
        </w:rPr>
        <w:t>'</w:t>
      </w:r>
    </w:p>
    <w:p w14:paraId="66B32DB2" w14:textId="1FB325DF" w:rsidR="007F49ED" w:rsidRDefault="00FC4B12" w:rsidP="007F49ED">
      <w:pPr>
        <w:pStyle w:val="36"/>
        <w:framePr w:wrap="notBeside"/>
        <w:rPr>
          <w:rtl/>
        </w:rPr>
      </w:pPr>
      <w:r>
        <w:rPr>
          <w:rStyle w:val="afffff0"/>
          <w:rFonts w:ascii="BA Or Tzadikim Regular" w:hAnsi="BA Or Tzadikim Regular" w:cs="BA Or Tzadikim Regular"/>
          <w:rtl/>
        </w:rPr>
        <w:t>◄</w:t>
      </w:r>
      <w:r>
        <w:rPr>
          <w:rStyle w:val="afffff0"/>
          <w:rFonts w:ascii="BA Or Tzadikim Regular" w:hAnsi="BA Or Tzadikim Regular" w:cs="BA Or Tzadikim Regular" w:hint="cs"/>
          <w:rtl/>
        </w:rPr>
        <w:t xml:space="preserve"> </w:t>
      </w:r>
      <w:r w:rsidR="00AC0AF5" w:rsidRPr="00C35A2C">
        <w:rPr>
          <w:rFonts w:hint="cs"/>
          <w:rtl/>
        </w:rPr>
        <w:t>ר</w:t>
      </w:r>
      <w:r w:rsidR="00AC0AF5" w:rsidRPr="00C35A2C">
        <w:rPr>
          <w:rtl/>
        </w:rPr>
        <w:t>"</w:t>
      </w:r>
      <w:r w:rsidR="00AC0AF5" w:rsidRPr="00C35A2C">
        <w:rPr>
          <w:rFonts w:hint="cs"/>
          <w:rtl/>
        </w:rPr>
        <w:t>פ</w:t>
      </w:r>
    </w:p>
    <w:p w14:paraId="6484E2C5" w14:textId="076660B4" w:rsidR="007F49ED" w:rsidRPr="00DB3591" w:rsidRDefault="00AC0AF5" w:rsidP="007F49ED">
      <w:pPr>
        <w:pStyle w:val="affff9"/>
        <w:rPr>
          <w:rStyle w:val="affffe"/>
          <w:rFonts w:cs="BA TM • Vilna Extra-Bold"/>
          <w:rtl/>
        </w:rPr>
      </w:pPr>
      <w:r w:rsidRPr="00C35A2C">
        <w:rPr>
          <w:rFonts w:hint="cs"/>
          <w:rtl/>
        </w:rPr>
        <w:t xml:space="preserve">הטיל מס כריית מים </w:t>
      </w:r>
      <w:r w:rsidR="007F49ED">
        <w:rPr>
          <w:rFonts w:hint="cs"/>
          <w:rtl/>
        </w:rPr>
        <w:t xml:space="preserve">על </w:t>
      </w:r>
      <w:r w:rsidRPr="00C35A2C">
        <w:rPr>
          <w:rFonts w:hint="cs"/>
          <w:rtl/>
        </w:rPr>
        <w:t>יתומים</w:t>
      </w:r>
      <w:r w:rsidR="007F49ED">
        <w:rPr>
          <w:rFonts w:hint="cs"/>
          <w:rtl/>
        </w:rPr>
        <w:t xml:space="preserve"> </w:t>
      </w:r>
      <w:r w:rsidR="007F49ED" w:rsidRPr="007F49ED">
        <w:rPr>
          <w:rStyle w:val="afffff0"/>
          <w:rFonts w:hint="cs"/>
          <w:rtl/>
        </w:rPr>
        <w:t>קט</w:t>
      </w:r>
      <w:r w:rsidR="007F49ED">
        <w:rPr>
          <w:rStyle w:val="afffff0"/>
          <w:rFonts w:hint="cs"/>
          <w:rtl/>
        </w:rPr>
        <w:t>נ</w:t>
      </w:r>
      <w:r w:rsidR="007F49ED" w:rsidRPr="007F49ED">
        <w:rPr>
          <w:rStyle w:val="afffff0"/>
          <w:rFonts w:hint="cs"/>
          <w:rtl/>
        </w:rPr>
        <w:t>ים</w:t>
      </w:r>
      <w:r w:rsidRPr="00C35A2C">
        <w:rPr>
          <w:rFonts w:hint="cs"/>
          <w:rtl/>
        </w:rPr>
        <w:t>,</w:t>
      </w:r>
      <w:r w:rsidRPr="00C35A2C">
        <w:rPr>
          <w:rtl/>
        </w:rPr>
        <w:t xml:space="preserve"> </w:t>
      </w:r>
    </w:p>
    <w:p w14:paraId="3BE1898C" w14:textId="77777777" w:rsidR="007F49ED" w:rsidRDefault="00AC0AF5" w:rsidP="007F49ED">
      <w:pPr>
        <w:pStyle w:val="36"/>
        <w:framePr w:wrap="notBeside"/>
        <w:rPr>
          <w:rFonts w:ascii="Fb Fontext" w:hAnsi="Fb Fontext"/>
          <w:rtl/>
        </w:rPr>
      </w:pPr>
      <w:r w:rsidRPr="007F49ED">
        <w:rPr>
          <w:rStyle w:val="affffe"/>
          <w:rtl/>
        </w:rPr>
        <w:t>א"ל ר</w:t>
      </w:r>
      <w:r w:rsidRPr="007F49ED">
        <w:rPr>
          <w:rStyle w:val="affffe"/>
          <w:rFonts w:hint="cs"/>
          <w:rtl/>
        </w:rPr>
        <w:t>שבדר</w:t>
      </w:r>
      <w:r w:rsidRPr="007F49ED">
        <w:rPr>
          <w:rStyle w:val="affffe"/>
          <w:rtl/>
        </w:rPr>
        <w:t>"</w:t>
      </w:r>
      <w:r w:rsidRPr="007F49ED">
        <w:rPr>
          <w:rStyle w:val="affffe"/>
          <w:rFonts w:hint="cs"/>
          <w:rtl/>
        </w:rPr>
        <w:t>א</w:t>
      </w:r>
      <w:r w:rsidRPr="00C35A2C">
        <w:rPr>
          <w:rFonts w:ascii="Fb Fontext" w:hAnsi="Fb Fontext" w:hint="cs"/>
          <w:rtl/>
        </w:rPr>
        <w:t>:</w:t>
      </w:r>
    </w:p>
    <w:p w14:paraId="6BE4AD54" w14:textId="0B3ABFE2" w:rsidR="00AC0AF5" w:rsidRPr="00C35A2C" w:rsidRDefault="00AC0AF5" w:rsidP="007F49ED">
      <w:pPr>
        <w:rPr>
          <w:rFonts w:ascii="Fb Fontext" w:hAnsi="Fb Fontext"/>
          <w:rtl/>
        </w:rPr>
      </w:pPr>
      <w:r>
        <w:rPr>
          <w:rFonts w:ascii="Fb Fontext" w:hAnsi="Fb Fontext" w:hint="cs"/>
          <w:rtl/>
        </w:rPr>
        <w:t>שמא</w:t>
      </w:r>
      <w:r w:rsidRPr="00C35A2C">
        <w:rPr>
          <w:rFonts w:ascii="Fb Fontext" w:hAnsi="Fb Fontext" w:hint="cs"/>
          <w:rtl/>
        </w:rPr>
        <w:t xml:space="preserve"> לא ימצא מים ויתמי לאו בני מחילה</w:t>
      </w:r>
      <w:r w:rsidR="007F49ED">
        <w:rPr>
          <w:rFonts w:ascii="Fb Fontext" w:hAnsi="Fb Fontext" w:hint="cs"/>
          <w:rtl/>
        </w:rPr>
        <w:t xml:space="preserve">, </w:t>
      </w:r>
      <w:r w:rsidR="007F49ED" w:rsidRPr="007F49ED">
        <w:rPr>
          <w:rStyle w:val="affffe"/>
          <w:rFonts w:hint="cs"/>
          <w:rtl/>
        </w:rPr>
        <w:t xml:space="preserve">ענהו </w:t>
      </w:r>
      <w:r w:rsidR="007F49ED">
        <w:rPr>
          <w:rFonts w:ascii="Fb Fontext" w:hAnsi="Fb Fontext" w:hint="cs"/>
          <w:sz w:val="32"/>
          <w:rtl/>
        </w:rPr>
        <w:t xml:space="preserve">שאם לא ימצא יחזיר </w:t>
      </w:r>
    </w:p>
    <w:p w14:paraId="6428E32E" w14:textId="7647B6F2" w:rsidR="007F49ED" w:rsidRDefault="00FC4B12" w:rsidP="007F49ED">
      <w:pPr>
        <w:pStyle w:val="36"/>
        <w:framePr w:wrap="notBeside"/>
        <w:rPr>
          <w:rtl/>
        </w:rPr>
      </w:pPr>
      <w:r>
        <w:rPr>
          <w:rStyle w:val="afffff0"/>
          <w:rFonts w:ascii="BA Or Tzadikim Regular" w:hAnsi="BA Or Tzadikim Regular" w:cs="BA Or Tzadikim Regular"/>
          <w:rtl/>
        </w:rPr>
        <w:t>◄</w:t>
      </w:r>
      <w:r w:rsidR="00AC0AF5" w:rsidRPr="00C35A2C">
        <w:rPr>
          <w:rFonts w:hint="cs"/>
          <w:rtl/>
        </w:rPr>
        <w:t>אר</w:t>
      </w:r>
      <w:r w:rsidR="00AC0AF5" w:rsidRPr="00C35A2C">
        <w:rPr>
          <w:rtl/>
        </w:rPr>
        <w:t>"</w:t>
      </w:r>
      <w:r w:rsidR="00AC0AF5" w:rsidRPr="00C35A2C">
        <w:rPr>
          <w:rFonts w:hint="cs"/>
          <w:rtl/>
        </w:rPr>
        <w:t>י</w:t>
      </w:r>
      <w:r w:rsidR="00AC0AF5" w:rsidRPr="00C35A2C">
        <w:rPr>
          <w:rtl/>
        </w:rPr>
        <w:t>:</w:t>
      </w:r>
    </w:p>
    <w:p w14:paraId="3EDA5951" w14:textId="6DE49FD9" w:rsidR="00AC0AF5" w:rsidRDefault="007F49ED" w:rsidP="00AC0AF5">
      <w:pPr>
        <w:rPr>
          <w:rFonts w:ascii="Fb Fontext" w:hAnsi="Fb Fontext"/>
          <w:rtl/>
        </w:rPr>
      </w:pPr>
      <w:r w:rsidRPr="007F49ED">
        <w:rPr>
          <w:rStyle w:val="affffa"/>
          <w:rFonts w:hint="cs"/>
          <w:rtl/>
        </w:rPr>
        <w:t>לשערי העיר</w:t>
      </w:r>
      <w:r>
        <w:rPr>
          <w:rFonts w:ascii="Fb Fontext" w:hAnsi="Fb Fontext" w:hint="cs"/>
          <w:rtl/>
        </w:rPr>
        <w:t xml:space="preserve"> </w:t>
      </w:r>
      <w:r w:rsidR="00AC0AF5" w:rsidRPr="00C35A2C">
        <w:rPr>
          <w:rFonts w:ascii="Fb Fontext" w:hAnsi="Fb Fontext"/>
          <w:rtl/>
        </w:rPr>
        <w:t>הכל</w:t>
      </w:r>
      <w:r>
        <w:rPr>
          <w:rFonts w:ascii="Fb Fontext" w:hAnsi="Fb Fontext" w:hint="cs"/>
          <w:rtl/>
        </w:rPr>
        <w:t>,</w:t>
      </w:r>
      <w:r w:rsidR="00AC0AF5" w:rsidRPr="00C35A2C">
        <w:rPr>
          <w:rFonts w:ascii="Fb Fontext" w:hAnsi="Fb Fontext"/>
          <w:rtl/>
        </w:rPr>
        <w:t xml:space="preserve"> </w:t>
      </w:r>
      <w:r w:rsidR="00AC0AF5" w:rsidRPr="00C35A2C">
        <w:rPr>
          <w:rFonts w:ascii="Fb Fontext" w:hAnsi="Fb Fontext" w:hint="cs"/>
          <w:rtl/>
        </w:rPr>
        <w:t>ואפי</w:t>
      </w:r>
      <w:r w:rsidR="00AC0AF5" w:rsidRPr="00F10693">
        <w:rPr>
          <w:rFonts w:hint="cs"/>
          <w:rtl/>
        </w:rPr>
        <w:t xml:space="preserve">' </w:t>
      </w:r>
      <w:r w:rsidR="00AC0AF5" w:rsidRPr="00C35A2C">
        <w:rPr>
          <w:rFonts w:ascii="Fb Fontext" w:hAnsi="Fb Fontext" w:hint="cs"/>
          <w:rtl/>
        </w:rPr>
        <w:t>מיתמי</w:t>
      </w:r>
      <w:r>
        <w:rPr>
          <w:rFonts w:ascii="Fb Fontext" w:hAnsi="Fb Fontext" w:hint="cs"/>
          <w:rtl/>
        </w:rPr>
        <w:t>,</w:t>
      </w:r>
      <w:r w:rsidR="00AC0AF5" w:rsidRPr="00C35A2C">
        <w:rPr>
          <w:rFonts w:ascii="Fb Fontext" w:hAnsi="Fb Fontext" w:hint="cs"/>
          <w:rtl/>
        </w:rPr>
        <w:t xml:space="preserve"> אבל רבנן א</w:t>
      </w:r>
      <w:r w:rsidR="00AC0AF5" w:rsidRPr="00C35A2C">
        <w:rPr>
          <w:rFonts w:ascii="Fb Fontext" w:hAnsi="Fb Fontext"/>
          <w:rtl/>
        </w:rPr>
        <w:t>"</w:t>
      </w:r>
      <w:r w:rsidR="00AC0AF5" w:rsidRPr="00C35A2C">
        <w:rPr>
          <w:rFonts w:ascii="Fb Fontext" w:hAnsi="Fb Fontext" w:hint="cs"/>
          <w:rtl/>
        </w:rPr>
        <w:t>צ שמירה</w:t>
      </w:r>
    </w:p>
    <w:p w14:paraId="745B77F1" w14:textId="491D4059" w:rsidR="007F49ED" w:rsidRDefault="00AC0AF5" w:rsidP="007F49ED">
      <w:pPr>
        <w:rPr>
          <w:rFonts w:ascii="Fb Fontext" w:hAnsi="Fb Fontext"/>
          <w:rtl/>
        </w:rPr>
      </w:pPr>
      <w:r w:rsidRPr="007F49ED">
        <w:rPr>
          <w:rStyle w:val="affffa"/>
          <w:rtl/>
        </w:rPr>
        <w:t>ל</w:t>
      </w:r>
      <w:r w:rsidRPr="007F49ED">
        <w:rPr>
          <w:rStyle w:val="affffa"/>
          <w:rFonts w:hint="cs"/>
          <w:rtl/>
        </w:rPr>
        <w:t>כריית בורות מים</w:t>
      </w:r>
      <w:r w:rsidRPr="00C35A2C">
        <w:rPr>
          <w:rFonts w:ascii="Fb Fontext" w:hAnsi="Fb Fontext" w:hint="cs"/>
          <w:rtl/>
        </w:rPr>
        <w:t xml:space="preserve"> </w:t>
      </w:r>
      <w:r w:rsidR="007F49ED">
        <w:rPr>
          <w:rFonts w:ascii="Fb Fontext" w:hAnsi="Fb Fontext" w:hint="cs"/>
          <w:rtl/>
        </w:rPr>
        <w:t xml:space="preserve">הכל, </w:t>
      </w:r>
      <w:r w:rsidRPr="00C35A2C">
        <w:rPr>
          <w:rFonts w:ascii="Fb Fontext" w:hAnsi="Fb Fontext" w:hint="cs"/>
          <w:rtl/>
        </w:rPr>
        <w:t>ו</w:t>
      </w:r>
      <w:r w:rsidRPr="00C35A2C">
        <w:rPr>
          <w:rFonts w:ascii="Fb Fontext" w:hAnsi="Fb Fontext"/>
          <w:rtl/>
        </w:rPr>
        <w:t>אפי</w:t>
      </w:r>
      <w:r w:rsidRPr="00F10693">
        <w:rPr>
          <w:rtl/>
        </w:rPr>
        <w:t xml:space="preserve">' </w:t>
      </w:r>
      <w:r w:rsidRPr="00C35A2C">
        <w:rPr>
          <w:rFonts w:ascii="Fb Fontext" w:hAnsi="Fb Fontext"/>
          <w:rtl/>
        </w:rPr>
        <w:t>מרבנן</w:t>
      </w:r>
      <w:r w:rsidR="007F49ED">
        <w:rPr>
          <w:rFonts w:ascii="Fb Fontext" w:hAnsi="Fb Fontext" w:hint="cs"/>
          <w:rtl/>
        </w:rPr>
        <w:t xml:space="preserve"> </w:t>
      </w:r>
      <w:r w:rsidR="007F49ED" w:rsidRPr="007F49ED">
        <w:rPr>
          <w:rStyle w:val="afffff0"/>
          <w:rFonts w:hint="cs"/>
          <w:rtl/>
        </w:rPr>
        <w:t>רק ע</w:t>
      </w:r>
      <w:r w:rsidR="00F10693">
        <w:rPr>
          <w:rStyle w:val="afffff0"/>
          <w:rtl/>
        </w:rPr>
        <w:t>"</w:t>
      </w:r>
      <w:r w:rsidR="007F49ED" w:rsidRPr="007F49ED">
        <w:rPr>
          <w:rStyle w:val="afffff0"/>
          <w:rFonts w:hint="cs"/>
          <w:rtl/>
        </w:rPr>
        <w:t>י פועלים</w:t>
      </w:r>
      <w:r w:rsidR="007F49ED">
        <w:rPr>
          <w:rFonts w:ascii="Fb Fontext" w:hAnsi="Fb Fontext" w:hint="cs"/>
          <w:rtl/>
        </w:rPr>
        <w:t>,</w:t>
      </w:r>
    </w:p>
    <w:p w14:paraId="7B6BF32B" w14:textId="5B56F2E8" w:rsidR="007F49ED" w:rsidRDefault="00AC0AF5" w:rsidP="007F49ED">
      <w:pPr>
        <w:pStyle w:val="affff9"/>
        <w:rPr>
          <w:rtl/>
        </w:rPr>
      </w:pPr>
      <w:r w:rsidRPr="00C35A2C">
        <w:rPr>
          <w:rtl/>
        </w:rPr>
        <w:t xml:space="preserve">רבי פתח אוצרות בשני בצורת, </w:t>
      </w:r>
    </w:p>
    <w:p w14:paraId="30450448" w14:textId="77777777" w:rsidR="007F49ED" w:rsidRDefault="00AC0AF5" w:rsidP="007F49ED">
      <w:pPr>
        <w:pStyle w:val="36"/>
        <w:framePr w:wrap="notBeside"/>
        <w:rPr>
          <w:rtl/>
        </w:rPr>
      </w:pPr>
      <w:r w:rsidRPr="00C35A2C">
        <w:rPr>
          <w:rtl/>
        </w:rPr>
        <w:t>אמר:</w:t>
      </w:r>
    </w:p>
    <w:p w14:paraId="19DB6F09" w14:textId="13319D85" w:rsidR="00AC0AF5" w:rsidRPr="00C35A2C" w:rsidRDefault="00AC0AF5" w:rsidP="00AC0AF5">
      <w:pPr>
        <w:rPr>
          <w:rFonts w:ascii="Fb Fontext" w:hAnsi="Fb Fontext"/>
          <w:rtl/>
        </w:rPr>
      </w:pPr>
      <w:r w:rsidRPr="00C35A2C">
        <w:rPr>
          <w:rFonts w:ascii="Fb Fontext" w:hAnsi="Fb Fontext"/>
          <w:rtl/>
        </w:rPr>
        <w:t>יכנסו בעלי מקרא, בעלי משנה, בעלי גמרא, בעלי הלכה, בעלי הגדה, אבל עמי הארץ אל יכנסו.</w:t>
      </w:r>
      <w:r w:rsidR="00FC4B12">
        <w:rPr>
          <w:rFonts w:ascii="Fb Fontext" w:hAnsi="Fb Fontext" w:hint="cs"/>
          <w:rtl/>
        </w:rPr>
        <w:t xml:space="preserve"> </w:t>
      </w:r>
      <w:r w:rsidR="00FC4B12" w:rsidRPr="00FC4B12">
        <w:rPr>
          <w:rStyle w:val="afffff0"/>
          <w:rFonts w:hint="cs"/>
          <w:rtl/>
        </w:rPr>
        <w:t>שלא יהא על חשבון ת''ח</w:t>
      </w:r>
      <w:r w:rsidR="00FC4B12">
        <w:rPr>
          <w:rFonts w:ascii="Fb Fontext" w:hAnsi="Fb Fontext" w:hint="cs"/>
          <w:rtl/>
        </w:rPr>
        <w:t xml:space="preserve"> </w:t>
      </w:r>
    </w:p>
    <w:p w14:paraId="0F405D53" w14:textId="12F04DE3" w:rsidR="00AC0AF5" w:rsidRPr="000A79B1" w:rsidRDefault="00AC0AF5" w:rsidP="007F49ED">
      <w:pPr>
        <w:rPr>
          <w:spacing w:val="-2"/>
          <w:rtl/>
        </w:rPr>
      </w:pPr>
      <w:r w:rsidRPr="007F49ED">
        <w:rPr>
          <w:spacing w:val="-4"/>
          <w:rtl/>
        </w:rPr>
        <w:t xml:space="preserve">דחק רבי יונתן בן עמרם ונכנס, </w:t>
      </w:r>
      <w:r w:rsidRPr="007F49ED">
        <w:rPr>
          <w:rStyle w:val="affffe"/>
          <w:spacing w:val="-4"/>
          <w:rtl/>
        </w:rPr>
        <w:t>א"ל:</w:t>
      </w:r>
      <w:r w:rsidRPr="007F49ED">
        <w:rPr>
          <w:spacing w:val="-4"/>
          <w:rtl/>
        </w:rPr>
        <w:t xml:space="preserve"> רבי, פרנסני </w:t>
      </w:r>
      <w:r w:rsidRPr="007F49ED">
        <w:rPr>
          <w:rStyle w:val="affffe"/>
          <w:spacing w:val="-4"/>
          <w:rtl/>
        </w:rPr>
        <w:t>א"ל:</w:t>
      </w:r>
      <w:r w:rsidRPr="007F49ED">
        <w:rPr>
          <w:spacing w:val="-4"/>
          <w:rtl/>
        </w:rPr>
        <w:t xml:space="preserve"> בני, קרית? </w:t>
      </w:r>
      <w:r w:rsidRPr="007F49ED">
        <w:rPr>
          <w:rStyle w:val="affffe"/>
          <w:spacing w:val="-6"/>
          <w:rtl/>
        </w:rPr>
        <w:t>א"ל:</w:t>
      </w:r>
      <w:r w:rsidRPr="007F49ED">
        <w:rPr>
          <w:spacing w:val="-6"/>
          <w:rtl/>
        </w:rPr>
        <w:t xml:space="preserve"> לאו.</w:t>
      </w:r>
      <w:r w:rsidRPr="007F49ED">
        <w:rPr>
          <w:rFonts w:hint="cs"/>
          <w:spacing w:val="-6"/>
          <w:rtl/>
        </w:rPr>
        <w:t xml:space="preserve"> </w:t>
      </w:r>
      <w:r w:rsidRPr="007F49ED">
        <w:rPr>
          <w:spacing w:val="-6"/>
          <w:rtl/>
        </w:rPr>
        <w:t xml:space="preserve">שנית? </w:t>
      </w:r>
      <w:r w:rsidRPr="007F49ED">
        <w:rPr>
          <w:rStyle w:val="affffe"/>
          <w:spacing w:val="-6"/>
          <w:rtl/>
        </w:rPr>
        <w:t>א"ל:</w:t>
      </w:r>
      <w:r w:rsidRPr="007F49ED">
        <w:rPr>
          <w:spacing w:val="-6"/>
          <w:rtl/>
        </w:rPr>
        <w:t xml:space="preserve"> לאו.</w:t>
      </w:r>
      <w:r w:rsidR="007F49ED" w:rsidRPr="007F49ED">
        <w:rPr>
          <w:rFonts w:hint="cs"/>
          <w:spacing w:val="-6"/>
          <w:rtl/>
        </w:rPr>
        <w:t xml:space="preserve"> </w:t>
      </w:r>
      <w:r w:rsidRPr="007F49ED">
        <w:rPr>
          <w:rStyle w:val="affffe"/>
          <w:spacing w:val="-6"/>
          <w:rtl/>
        </w:rPr>
        <w:t>א"כ</w:t>
      </w:r>
      <w:r w:rsidRPr="007F49ED">
        <w:rPr>
          <w:rFonts w:ascii="Fb Fontext" w:hAnsi="Fb Fontext"/>
          <w:spacing w:val="-6"/>
          <w:rtl/>
        </w:rPr>
        <w:t xml:space="preserve"> במה אפרנסך? </w:t>
      </w:r>
      <w:r w:rsidRPr="007F49ED">
        <w:rPr>
          <w:rStyle w:val="affffe"/>
          <w:spacing w:val="-6"/>
          <w:rtl/>
        </w:rPr>
        <w:t>א"ל:</w:t>
      </w:r>
      <w:r w:rsidRPr="007F49ED">
        <w:rPr>
          <w:rFonts w:ascii="Fb Fontext" w:hAnsi="Fb Fontext"/>
          <w:spacing w:val="-6"/>
          <w:rtl/>
        </w:rPr>
        <w:t xml:space="preserve"> פרנסני ככלב וכעורב,</w:t>
      </w:r>
      <w:r w:rsidRPr="00C35A2C">
        <w:rPr>
          <w:rFonts w:ascii="Fb Fontext" w:hAnsi="Fb Fontext"/>
          <w:rtl/>
        </w:rPr>
        <w:t xml:space="preserve"> פרנס</w:t>
      </w:r>
      <w:r w:rsidR="007F49ED">
        <w:rPr>
          <w:rFonts w:ascii="Fb Fontext" w:hAnsi="Fb Fontext" w:hint="cs"/>
          <w:rtl/>
        </w:rPr>
        <w:t>ו</w:t>
      </w:r>
      <w:r w:rsidRPr="00C35A2C">
        <w:rPr>
          <w:rFonts w:ascii="Fb Fontext" w:hAnsi="Fb Fontext"/>
          <w:rtl/>
        </w:rPr>
        <w:t>.</w:t>
      </w:r>
      <w:r w:rsidR="007F49ED">
        <w:rPr>
          <w:rFonts w:ascii="Fb Fontext" w:hAnsi="Fb Fontext" w:hint="cs"/>
          <w:rtl/>
        </w:rPr>
        <w:t xml:space="preserve"> </w:t>
      </w:r>
      <w:r w:rsidRPr="00C35A2C">
        <w:rPr>
          <w:rFonts w:ascii="Fb Fontext" w:hAnsi="Fb Fontext" w:hint="cs"/>
          <w:rtl/>
        </w:rPr>
        <w:t>ואחר שיצא</w:t>
      </w:r>
      <w:r w:rsidR="00FC4B12">
        <w:rPr>
          <w:rFonts w:ascii="Fb Fontext" w:hAnsi="Fb Fontext" w:hint="cs"/>
          <w:rtl/>
        </w:rPr>
        <w:t>,</w:t>
      </w:r>
      <w:r w:rsidRPr="00C35A2C">
        <w:rPr>
          <w:rFonts w:ascii="Fb Fontext" w:hAnsi="Fb Fontext" w:hint="cs"/>
          <w:rtl/>
        </w:rPr>
        <w:t xml:space="preserve"> הצטער רבי</w:t>
      </w:r>
      <w:r w:rsidRPr="002D6BB8">
        <w:rPr>
          <w:rStyle w:val="affff8"/>
          <w:rFonts w:hint="cs"/>
          <w:rtl/>
        </w:rPr>
        <w:t xml:space="preserve"> </w:t>
      </w:r>
      <w:r w:rsidRPr="000A79B1">
        <w:rPr>
          <w:rFonts w:hint="cs"/>
          <w:spacing w:val="-2"/>
          <w:rtl/>
        </w:rPr>
        <w:t>'</w:t>
      </w:r>
      <w:r w:rsidRPr="000A79B1">
        <w:rPr>
          <w:spacing w:val="-2"/>
          <w:rtl/>
        </w:rPr>
        <w:t>אוי לי שנתתי פתי לעם הארץ'</w:t>
      </w:r>
      <w:r w:rsidRPr="000A79B1">
        <w:rPr>
          <w:rFonts w:hint="cs"/>
          <w:spacing w:val="-2"/>
          <w:rtl/>
        </w:rPr>
        <w:t>,</w:t>
      </w:r>
    </w:p>
    <w:p w14:paraId="33490308" w14:textId="0BE3BCAB" w:rsidR="00AC0AF5" w:rsidRPr="00C35A2C" w:rsidRDefault="00AC0AF5" w:rsidP="00AC0AF5">
      <w:pPr>
        <w:rPr>
          <w:rFonts w:ascii="Fb Fontext" w:hAnsi="Fb Fontext"/>
          <w:rtl/>
        </w:rPr>
      </w:pPr>
      <w:r w:rsidRPr="007F49ED">
        <w:rPr>
          <w:rStyle w:val="affffe"/>
          <w:rtl/>
        </w:rPr>
        <w:t>אמר לפניו ר</w:t>
      </w:r>
      <w:r w:rsidRPr="007F49ED">
        <w:rPr>
          <w:rStyle w:val="affffe"/>
          <w:rFonts w:hint="cs"/>
          <w:rtl/>
        </w:rPr>
        <w:t>שב</w:t>
      </w:r>
      <w:r w:rsidRPr="007F49ED">
        <w:rPr>
          <w:rStyle w:val="affffe"/>
          <w:rtl/>
        </w:rPr>
        <w:t>"</w:t>
      </w:r>
      <w:r w:rsidRPr="007F49ED">
        <w:rPr>
          <w:rStyle w:val="affffe"/>
          <w:rFonts w:hint="cs"/>
          <w:rtl/>
        </w:rPr>
        <w:t>ר</w:t>
      </w:r>
      <w:r w:rsidRPr="007F49ED">
        <w:rPr>
          <w:rStyle w:val="affffe"/>
          <w:rtl/>
        </w:rPr>
        <w:t>:</w:t>
      </w:r>
      <w:r w:rsidRPr="00C35A2C">
        <w:rPr>
          <w:rFonts w:ascii="Fb Fontext" w:hAnsi="Fb Fontext"/>
          <w:rtl/>
        </w:rPr>
        <w:t xml:space="preserve"> שמא יונתן בן עמרם תלמידך הוא, שאינו רוצה ליהנות מכבוד תורה מימיו? בדקו </w:t>
      </w:r>
      <w:r w:rsidR="007F49ED">
        <w:rPr>
          <w:rFonts w:ascii="Fb Fontext" w:hAnsi="Fb Fontext" w:hint="cs"/>
          <w:rtl/>
        </w:rPr>
        <w:t xml:space="preserve">וכן מצאו </w:t>
      </w:r>
      <w:r w:rsidRPr="007F49ED">
        <w:rPr>
          <w:rStyle w:val="affffe"/>
          <w:rtl/>
        </w:rPr>
        <w:t>אמר רבי:</w:t>
      </w:r>
      <w:r w:rsidRPr="00C35A2C">
        <w:rPr>
          <w:rFonts w:ascii="Fb Fontext" w:hAnsi="Fb Fontext"/>
          <w:rtl/>
        </w:rPr>
        <w:t xml:space="preserve"> יכנסו הכל.</w:t>
      </w:r>
    </w:p>
    <w:p w14:paraId="486CFE18" w14:textId="77777777" w:rsidR="007F49ED" w:rsidRDefault="00AC0AF5" w:rsidP="007F49ED">
      <w:pPr>
        <w:pStyle w:val="36"/>
        <w:framePr w:wrap="notBeside"/>
        <w:rPr>
          <w:rtl/>
        </w:rPr>
      </w:pPr>
      <w:r w:rsidRPr="00C35A2C">
        <w:rPr>
          <w:rFonts w:hint="cs"/>
          <w:rtl/>
        </w:rPr>
        <w:t>ו</w:t>
      </w:r>
      <w:r w:rsidRPr="00C35A2C">
        <w:rPr>
          <w:rtl/>
        </w:rPr>
        <w:t>רבי לטעמיה:</w:t>
      </w:r>
    </w:p>
    <w:p w14:paraId="6E25E197" w14:textId="2286E643" w:rsidR="00AC0AF5" w:rsidRDefault="00AC0AF5" w:rsidP="007F49ED">
      <w:pPr>
        <w:rPr>
          <w:rFonts w:ascii="Fb Fontext" w:hAnsi="Fb Fontext"/>
          <w:rtl/>
        </w:rPr>
      </w:pPr>
      <w:r w:rsidRPr="00C35A2C">
        <w:rPr>
          <w:rFonts w:ascii="Fb Fontext" w:hAnsi="Fb Fontext" w:hint="cs"/>
          <w:rtl/>
        </w:rPr>
        <w:t>ד</w:t>
      </w:r>
      <w:r w:rsidRPr="00C35A2C">
        <w:rPr>
          <w:rFonts w:ascii="Fb Fontext" w:hAnsi="Fb Fontext"/>
          <w:rtl/>
        </w:rPr>
        <w:t>אין פורענות בא לעולם אלא בשביל עמי הארץ.</w:t>
      </w:r>
      <w:r w:rsidR="007F49ED">
        <w:rPr>
          <w:rFonts w:ascii="Fb Fontext" w:hAnsi="Fb Fontext" w:hint="cs"/>
          <w:rtl/>
        </w:rPr>
        <w:t xml:space="preserve"> </w:t>
      </w:r>
      <w:r w:rsidRPr="00C35A2C">
        <w:rPr>
          <w:rFonts w:ascii="Fb Fontext" w:hAnsi="Fb Fontext"/>
          <w:rtl/>
        </w:rPr>
        <w:t>כ</w:t>
      </w:r>
      <w:r w:rsidRPr="00C35A2C">
        <w:rPr>
          <w:rFonts w:ascii="Fb Fontext" w:hAnsi="Fb Fontext" w:hint="cs"/>
          <w:rtl/>
        </w:rPr>
        <w:t xml:space="preserve">אותו מס שהטילו על טבריה ולא הסכים רבי שיטילו על רבנן </w:t>
      </w:r>
      <w:r w:rsidRPr="007F49ED">
        <w:rPr>
          <w:rStyle w:val="affffe"/>
          <w:rFonts w:hint="cs"/>
          <w:rtl/>
        </w:rPr>
        <w:t>וא</w:t>
      </w:r>
      <w:r w:rsidRPr="007F49ED">
        <w:rPr>
          <w:rStyle w:val="affffe"/>
          <w:rtl/>
        </w:rPr>
        <w:t>"</w:t>
      </w:r>
      <w:r w:rsidRPr="007F49ED">
        <w:rPr>
          <w:rStyle w:val="affffe"/>
          <w:rFonts w:hint="cs"/>
          <w:rtl/>
        </w:rPr>
        <w:t>ל</w:t>
      </w:r>
      <w:r w:rsidRPr="00C35A2C">
        <w:rPr>
          <w:rFonts w:ascii="Fb Fontext" w:hAnsi="Fb Fontext" w:hint="cs"/>
          <w:rtl/>
        </w:rPr>
        <w:t xml:space="preserve"> שיצאו ויצאו חצי וירד </w:t>
      </w:r>
      <w:r w:rsidRPr="006765C4">
        <w:rPr>
          <w:rFonts w:ascii="Fb Fontext" w:hAnsi="Fb Fontext" w:hint="cs"/>
          <w:spacing w:val="-2"/>
          <w:rtl/>
        </w:rPr>
        <w:t>המס בחצי, וכן היה עם החצי השני ונשאר רק הכובס, והטילו עליו הכל וכשעזב פקע הקנס</w:t>
      </w:r>
      <w:r w:rsidR="007F49ED">
        <w:rPr>
          <w:rFonts w:ascii="Fb Fontext" w:hAnsi="Fb Fontext" w:hint="cs"/>
          <w:spacing w:val="-2"/>
          <w:rtl/>
        </w:rPr>
        <w:t>.</w:t>
      </w:r>
    </w:p>
    <w:p w14:paraId="0E1C6E53" w14:textId="77777777" w:rsidR="007F49ED" w:rsidRDefault="00AC0AF5" w:rsidP="007F49ED">
      <w:pPr>
        <w:pStyle w:val="36"/>
        <w:framePr w:wrap="notBeside"/>
        <w:rPr>
          <w:rtl/>
        </w:rPr>
      </w:pPr>
      <w:r w:rsidRPr="00C35A2C">
        <w:rPr>
          <w:rtl/>
        </w:rPr>
        <w:t>א"ר:</w:t>
      </w:r>
    </w:p>
    <w:p w14:paraId="3E4C4F5F" w14:textId="0A67202A" w:rsidR="00AC0AF5" w:rsidRPr="0081371E" w:rsidRDefault="00AC0AF5" w:rsidP="00AC0AF5">
      <w:pPr>
        <w:rPr>
          <w:rStyle w:val="afff8"/>
          <w:rtl/>
        </w:rPr>
      </w:pPr>
      <w:r w:rsidRPr="0081371E">
        <w:rPr>
          <w:rStyle w:val="afff8"/>
          <w:rtl/>
        </w:rPr>
        <w:t>ראיתם, שאין פורענות בא לעולם אלא בשביל עמי הארץ.</w:t>
      </w:r>
    </w:p>
    <w:p w14:paraId="108DD08C" w14:textId="5BC57B28" w:rsidR="00AC0AF5" w:rsidRPr="001B450D" w:rsidRDefault="001B450D" w:rsidP="00AC0AF5">
      <w:pPr>
        <w:pStyle w:val="aff9"/>
        <w:rPr>
          <w:del w:id="90020" w:author="מנוע עיצוב" w:date="2026-10-08T11:01:28Z"/>
          <w:rtl/>
        </w:rPr>
      </w:pPr>
      <w:del w:id="90019" w:author="מנוע עיצוב" w:date="2026-10-08T11:01:28Z">
        <w:r w:rsidRPr="001B450D">
          <w:rPr>
            <w:rFonts w:hint="cs"/>
            <w:rtl/>
          </w:rPr>
          <w:delText xml:space="preserve">***</w:delText>
        </w:r>
      </w:del>
    </w:p>
    <w:p w14:paraId="2B8646F4" w14:textId="77777777" w:rsidR="00AC0AF5" w:rsidRPr="00801934" w:rsidRDefault="00AC0AF5" w:rsidP="00AF2FEB">
      <w:pPr>
        <w:pStyle w:val="afffb"/>
        <w:rPr>
          <w:rtl/>
        </w:rPr>
      </w:pPr>
      <w:ins w:id="9814" w:author="מספור קטעי משנה" w:date="2026-10-06T06:44:59Z">
        <w:r>
          <w:rPr>
            <w:rStyle w:val="MisparKeta"/>
          </w:rPr>
          <w:t xml:space="preserve">א. </w:t>
        </w:r>
      </w:ins>
      <w:r w:rsidRPr="00801934">
        <w:rPr>
          <w:rtl/>
        </w:rPr>
        <w:t>וכמה יהא בעיר ויהא כאנשי העיר וכו'.</w:t>
      </w:r>
    </w:p>
    <w:p w14:paraId="046F63F2" w14:textId="45481F2E" w:rsidR="00554B50" w:rsidRDefault="00FC4B12" w:rsidP="00554B50">
      <w:pPr>
        <w:pStyle w:val="36"/>
        <w:framePr w:wrap="notBeside"/>
        <w:rPr>
          <w:rtl/>
        </w:rPr>
      </w:pPr>
      <w:r>
        <w:rPr>
          <w:rStyle w:val="afffff0"/>
          <w:rFonts w:ascii="BA Or Tzadikim Regular" w:hAnsi="BA Or Tzadikim Regular" w:cs="BA Or Tzadikim Regular"/>
          <w:rtl/>
        </w:rPr>
        <w:t>◄</w:t>
      </w:r>
      <w:r w:rsidR="00AC0AF5" w:rsidRPr="00C35A2C">
        <w:rPr>
          <w:rFonts w:hint="cs"/>
          <w:rtl/>
        </w:rPr>
        <w:t>והך</w:t>
      </w:r>
    </w:p>
    <w:p w14:paraId="595CCC0A" w14:textId="0336E1FE" w:rsidR="00AC0AF5" w:rsidRPr="00C35A2C" w:rsidRDefault="00AC0AF5" w:rsidP="00AC0AF5">
      <w:pPr>
        <w:rPr>
          <w:rFonts w:ascii="Fb Fontext" w:hAnsi="Fb Fontext"/>
          <w:rtl/>
        </w:rPr>
      </w:pPr>
      <w:r w:rsidRPr="00C35A2C">
        <w:rPr>
          <w:rFonts w:ascii="Fb Fontext" w:hAnsi="Fb Fontext" w:hint="cs"/>
          <w:rtl/>
        </w:rPr>
        <w:t>ד</w:t>
      </w:r>
      <w:r w:rsidRPr="00F10693">
        <w:rPr>
          <w:rFonts w:hint="cs"/>
          <w:rtl/>
        </w:rPr>
        <w:t>'</w:t>
      </w:r>
      <w:r w:rsidRPr="00F10693">
        <w:rPr>
          <w:rtl/>
        </w:rPr>
        <w:t>ה</w:t>
      </w:r>
      <w:r w:rsidRPr="00C35A2C">
        <w:rPr>
          <w:rFonts w:ascii="Fb Fontext" w:hAnsi="Fb Fontext"/>
          <w:rtl/>
        </w:rPr>
        <w:t>חמרת והגמלת העוברת ממקום</w:t>
      </w:r>
      <w:r>
        <w:rPr>
          <w:rFonts w:ascii="Fb Fontext" w:hAnsi="Fb Fontext"/>
          <w:rtl/>
        </w:rPr>
        <w:t xml:space="preserve"> למקום, ולנה בתוכה והודחה עמהן</w:t>
      </w:r>
      <w:r w:rsidRPr="00C35A2C">
        <w:rPr>
          <w:rFonts w:ascii="Fb Fontext" w:hAnsi="Fb Fontext"/>
          <w:rtl/>
        </w:rPr>
        <w:t xml:space="preserve"> הן בסקילה וממונן פלט,</w:t>
      </w:r>
    </w:p>
    <w:p w14:paraId="580C8DD3" w14:textId="36A81FCA" w:rsidR="00AC0AF5" w:rsidRDefault="00AC0AF5" w:rsidP="00AC0AF5">
      <w:pPr>
        <w:rPr>
          <w:rFonts w:ascii="Fb Fontext" w:hAnsi="Fb Fontext"/>
          <w:sz w:val="32"/>
          <w:rtl/>
        </w:rPr>
      </w:pPr>
      <w:r w:rsidRPr="00C35A2C">
        <w:rPr>
          <w:rFonts w:ascii="Fb Fontext" w:hAnsi="Fb Fontext"/>
          <w:sz w:val="32"/>
          <w:rtl/>
        </w:rPr>
        <w:t xml:space="preserve">ואם נשתהו שם </w:t>
      </w:r>
      <w:r w:rsidRPr="0081371E">
        <w:rPr>
          <w:rStyle w:val="afff8"/>
          <w:rtl/>
        </w:rPr>
        <w:t>שלשים יום -</w:t>
      </w:r>
      <w:r w:rsidRPr="00C35A2C">
        <w:rPr>
          <w:rFonts w:ascii="Fb Fontext" w:hAnsi="Fb Fontext"/>
          <w:sz w:val="32"/>
          <w:rtl/>
        </w:rPr>
        <w:t xml:space="preserve"> הן בסייף וממונן אבד!</w:t>
      </w:r>
    </w:p>
    <w:p w14:paraId="3114D8CE" w14:textId="77777777" w:rsidR="00554B50" w:rsidRDefault="00AC0AF5" w:rsidP="00554B50">
      <w:pPr>
        <w:pStyle w:val="36"/>
        <w:framePr w:wrap="notBeside"/>
        <w:rPr>
          <w:rtl/>
        </w:rPr>
      </w:pPr>
      <w:r w:rsidRPr="00065E76">
        <w:rPr>
          <w:rtl/>
        </w:rPr>
        <w:t>- רבא ל"</w:t>
      </w:r>
      <w:r w:rsidRPr="00065E76">
        <w:rPr>
          <w:rFonts w:hint="cs"/>
          <w:rtl/>
        </w:rPr>
        <w:t>ק</w:t>
      </w:r>
      <w:r w:rsidRPr="00065E76">
        <w:rPr>
          <w:rtl/>
        </w:rPr>
        <w:t>:</w:t>
      </w:r>
    </w:p>
    <w:p w14:paraId="74A9AA98" w14:textId="0EFC641C" w:rsidR="00AC0AF5" w:rsidRPr="00065E76" w:rsidRDefault="00AC0AF5" w:rsidP="00065E76">
      <w:pPr>
        <w:rPr>
          <w:rtl/>
        </w:rPr>
      </w:pPr>
      <w:r w:rsidRPr="00065E76">
        <w:rPr>
          <w:rtl/>
        </w:rPr>
        <w:t xml:space="preserve">הא לבני </w:t>
      </w:r>
      <w:r w:rsidRPr="00065E76">
        <w:rPr>
          <w:rFonts w:hint="cs"/>
          <w:rtl/>
        </w:rPr>
        <w:t>העיר</w:t>
      </w:r>
      <w:r w:rsidRPr="00065E76">
        <w:rPr>
          <w:rtl/>
        </w:rPr>
        <w:t xml:space="preserve"> </w:t>
      </w:r>
      <w:r w:rsidRPr="00554B50">
        <w:rPr>
          <w:rStyle w:val="afffff0"/>
          <w:rFonts w:hint="cs"/>
          <w:rtl/>
        </w:rPr>
        <w:t>[י</w:t>
      </w:r>
      <w:r w:rsidRPr="00554B50">
        <w:rPr>
          <w:rStyle w:val="afffff0"/>
          <w:rtl/>
        </w:rPr>
        <w:t>"</w:t>
      </w:r>
      <w:r w:rsidRPr="00554B50">
        <w:rPr>
          <w:rStyle w:val="afffff0"/>
          <w:rFonts w:hint="cs"/>
          <w:rtl/>
        </w:rPr>
        <w:t>ב חודש]</w:t>
      </w:r>
      <w:r w:rsidRPr="00065E76">
        <w:rPr>
          <w:rtl/>
        </w:rPr>
        <w:t xml:space="preserve"> הא לי</w:t>
      </w:r>
      <w:r w:rsidRPr="00065E76">
        <w:rPr>
          <w:rFonts w:hint="cs"/>
          <w:rtl/>
        </w:rPr>
        <w:t>ושבי העיר</w:t>
      </w:r>
      <w:r w:rsidRPr="00065E76">
        <w:rPr>
          <w:rtl/>
        </w:rPr>
        <w:t xml:space="preserve"> </w:t>
      </w:r>
      <w:r w:rsidRPr="00554B50">
        <w:rPr>
          <w:rStyle w:val="afffff0"/>
          <w:rFonts w:hint="cs"/>
          <w:rtl/>
        </w:rPr>
        <w:t>[ל</w:t>
      </w:r>
      <w:r w:rsidRPr="00F10693">
        <w:rPr>
          <w:rFonts w:hint="cs"/>
          <w:rtl/>
        </w:rPr>
        <w:t xml:space="preserve">' </w:t>
      </w:r>
      <w:r w:rsidRPr="00554B50">
        <w:rPr>
          <w:rStyle w:val="afffff0"/>
          <w:rFonts w:hint="cs"/>
          <w:rtl/>
        </w:rPr>
        <w:t>יום]</w:t>
      </w:r>
    </w:p>
    <w:p w14:paraId="69A6D895" w14:textId="01042516" w:rsidR="00554B50" w:rsidRDefault="00FC4B12" w:rsidP="00554B50">
      <w:pPr>
        <w:pStyle w:val="36"/>
        <w:framePr w:wrap="notBeside"/>
        <w:rPr>
          <w:rtl/>
        </w:rPr>
      </w:pPr>
      <w:r>
        <w:rPr>
          <w:rStyle w:val="afffff0"/>
          <w:rFonts w:ascii="BA Or Tzadikim Regular" w:hAnsi="BA Or Tzadikim Regular" w:cs="BA Or Tzadikim Regular"/>
          <w:rtl/>
        </w:rPr>
        <w:t>◄</w:t>
      </w:r>
      <w:r w:rsidR="00AC0AF5" w:rsidRPr="00C35A2C">
        <w:rPr>
          <w:rtl/>
        </w:rPr>
        <w:t>כדתניא:</w:t>
      </w:r>
    </w:p>
    <w:p w14:paraId="27FEA815" w14:textId="77777777" w:rsidR="00554B50" w:rsidRDefault="00AC0AF5" w:rsidP="00AC0AF5">
      <w:pPr>
        <w:rPr>
          <w:rFonts w:ascii="Fb Fontext" w:hAnsi="Fb Fontext"/>
          <w:rtl/>
        </w:rPr>
      </w:pPr>
      <w:r w:rsidRPr="00C35A2C">
        <w:rPr>
          <w:rFonts w:ascii="Fb Fontext" w:hAnsi="Fb Fontext"/>
          <w:rtl/>
        </w:rPr>
        <w:t>המודר הנאה מ</w:t>
      </w:r>
      <w:r w:rsidRPr="00C35A2C">
        <w:rPr>
          <w:rStyle w:val="afff8"/>
          <w:rtl/>
        </w:rPr>
        <w:t>אנשי העי</w:t>
      </w:r>
      <w:r w:rsidRPr="00C35A2C">
        <w:rPr>
          <w:rFonts w:ascii="Fb Fontext" w:hAnsi="Fb Fontext"/>
          <w:rtl/>
        </w:rPr>
        <w:t xml:space="preserve">ר, </w:t>
      </w:r>
    </w:p>
    <w:p w14:paraId="2C028C58" w14:textId="3C88FF95" w:rsidR="00AC0AF5" w:rsidRPr="00C35A2C" w:rsidRDefault="00AC0AF5" w:rsidP="00AC0AF5">
      <w:pPr>
        <w:rPr>
          <w:rFonts w:ascii="Fb Fontext" w:hAnsi="Fb Fontext"/>
          <w:rtl/>
        </w:rPr>
      </w:pPr>
      <w:r w:rsidRPr="00C35A2C">
        <w:rPr>
          <w:rFonts w:ascii="Fb Fontext" w:hAnsi="Fb Fontext"/>
          <w:rtl/>
        </w:rPr>
        <w:t xml:space="preserve">כל שנשתהא שם </w:t>
      </w:r>
      <w:r w:rsidRPr="00C35A2C">
        <w:rPr>
          <w:rFonts w:ascii="Fb Fontext" w:hAnsi="Fb Fontext" w:hint="cs"/>
          <w:rtl/>
        </w:rPr>
        <w:t>י</w:t>
      </w:r>
      <w:r w:rsidRPr="00C35A2C">
        <w:rPr>
          <w:rFonts w:ascii="Fb Fontext" w:hAnsi="Fb Fontext"/>
          <w:rtl/>
        </w:rPr>
        <w:t>"</w:t>
      </w:r>
      <w:r w:rsidRPr="00C35A2C">
        <w:rPr>
          <w:rFonts w:ascii="Fb Fontext" w:hAnsi="Fb Fontext" w:hint="cs"/>
          <w:rtl/>
        </w:rPr>
        <w:t xml:space="preserve">ב </w:t>
      </w:r>
      <w:r w:rsidRPr="00C35A2C">
        <w:rPr>
          <w:rFonts w:ascii="Fb Fontext" w:hAnsi="Fb Fontext"/>
          <w:rtl/>
        </w:rPr>
        <w:t xml:space="preserve"> חדש אסור ליהנות ממנו, פחות מכ</w:t>
      </w:r>
      <w:r w:rsidR="00554B50">
        <w:rPr>
          <w:rFonts w:ascii="Fb Fontext" w:hAnsi="Fb Fontext" w:hint="cs"/>
          <w:rtl/>
        </w:rPr>
        <w:t>ך</w:t>
      </w:r>
      <w:r w:rsidRPr="00C35A2C">
        <w:rPr>
          <w:rFonts w:ascii="Fb Fontext" w:hAnsi="Fb Fontext"/>
          <w:rtl/>
        </w:rPr>
        <w:t xml:space="preserve"> מותר</w:t>
      </w:r>
    </w:p>
    <w:p w14:paraId="4F0D15BD" w14:textId="50DC35EC" w:rsidR="00554B50" w:rsidRDefault="00554B50" w:rsidP="00AC0AF5">
      <w:pPr>
        <w:rPr>
          <w:rFonts w:ascii="Fb Fontext" w:hAnsi="Fb Fontext"/>
          <w:sz w:val="32"/>
          <w:rtl/>
        </w:rPr>
      </w:pPr>
      <w:r w:rsidRPr="00554B50">
        <w:rPr>
          <w:rFonts w:hint="cs"/>
          <w:rtl/>
        </w:rPr>
        <w:t xml:space="preserve">המודר הנאה </w:t>
      </w:r>
      <w:r w:rsidR="00AC0AF5" w:rsidRPr="00C35A2C">
        <w:rPr>
          <w:rStyle w:val="afff8"/>
          <w:rtl/>
        </w:rPr>
        <w:t>מיושבי העיר</w:t>
      </w:r>
      <w:r w:rsidR="00AC0AF5" w:rsidRPr="00C35A2C">
        <w:rPr>
          <w:rFonts w:ascii="Fb Fontext" w:hAnsi="Fb Fontext"/>
          <w:sz w:val="32"/>
          <w:rtl/>
        </w:rPr>
        <w:t xml:space="preserve">, </w:t>
      </w:r>
    </w:p>
    <w:p w14:paraId="78CEE102" w14:textId="6D643C48" w:rsidR="00AC0AF5" w:rsidRPr="00C35A2C" w:rsidRDefault="00AC0AF5" w:rsidP="00AC0AF5">
      <w:pPr>
        <w:rPr>
          <w:rFonts w:ascii="Fb Fontext" w:hAnsi="Fb Fontext"/>
          <w:rtl/>
        </w:rPr>
      </w:pPr>
      <w:r w:rsidRPr="00C35A2C">
        <w:rPr>
          <w:rFonts w:ascii="Fb Fontext" w:hAnsi="Fb Fontext"/>
          <w:sz w:val="32"/>
          <w:rtl/>
        </w:rPr>
        <w:t xml:space="preserve">כל שנשתהא </w:t>
      </w:r>
      <w:r w:rsidRPr="00C35A2C">
        <w:rPr>
          <w:rFonts w:ascii="Fb Fontext" w:hAnsi="Fb Fontext" w:hint="cs"/>
          <w:sz w:val="32"/>
          <w:rtl/>
        </w:rPr>
        <w:t>ל</w:t>
      </w:r>
      <w:r w:rsidRPr="00F10693">
        <w:rPr>
          <w:rFonts w:hint="cs"/>
          <w:rtl/>
        </w:rPr>
        <w:t xml:space="preserve">' </w:t>
      </w:r>
      <w:r w:rsidRPr="00C35A2C">
        <w:rPr>
          <w:rFonts w:ascii="Fb Fontext" w:hAnsi="Fb Fontext"/>
          <w:sz w:val="32"/>
          <w:rtl/>
        </w:rPr>
        <w:t>יום - אסור ליהנות ממנו, פחות מכ</w:t>
      </w:r>
      <w:r w:rsidR="00554B50">
        <w:rPr>
          <w:rFonts w:ascii="Fb Fontext" w:hAnsi="Fb Fontext" w:hint="cs"/>
          <w:sz w:val="32"/>
          <w:rtl/>
        </w:rPr>
        <w:t>ך</w:t>
      </w:r>
      <w:r w:rsidRPr="00C35A2C">
        <w:rPr>
          <w:rFonts w:ascii="Fb Fontext" w:hAnsi="Fb Fontext"/>
          <w:sz w:val="32"/>
          <w:rtl/>
        </w:rPr>
        <w:t xml:space="preserve">- מותר </w:t>
      </w:r>
    </w:p>
    <w:p w14:paraId="2DDC39D6" w14:textId="63DBEC09" w:rsidR="00554B50" w:rsidRDefault="00FC4B12" w:rsidP="00554B50">
      <w:pPr>
        <w:pStyle w:val="36"/>
        <w:framePr w:wrap="notBeside"/>
        <w:rPr>
          <w:rStyle w:val="affff8"/>
          <w:spacing w:val="-2"/>
          <w:rtl/>
        </w:rPr>
      </w:pPr>
      <w:r>
        <w:rPr>
          <w:rStyle w:val="afffff0"/>
          <w:rFonts w:ascii="BA Or Tzadikim Regular" w:hAnsi="BA Or Tzadikim Regular" w:cs="BA Or Tzadikim Regular"/>
          <w:rtl/>
        </w:rPr>
        <w:t>◄</w:t>
      </w:r>
      <w:r w:rsidR="000A79B1">
        <w:rPr>
          <w:rFonts w:hint="cs"/>
          <w:rtl/>
        </w:rPr>
        <w:t xml:space="preserve">ואף </w:t>
      </w:r>
      <w:r w:rsidR="00AC0AF5" w:rsidRPr="00F10693">
        <w:rPr>
          <w:rFonts w:hint="cs"/>
          <w:rtl/>
        </w:rPr>
        <w:t xml:space="preserve"> </w:t>
      </w:r>
      <w:r w:rsidR="00AC0AF5" w:rsidRPr="006765C4">
        <w:rPr>
          <w:rFonts w:hint="cs"/>
          <w:rtl/>
        </w:rPr>
        <w:t>דתניא</w:t>
      </w:r>
    </w:p>
    <w:p w14:paraId="0FF438E0" w14:textId="2143A678" w:rsidR="00554B50" w:rsidRPr="00554B50" w:rsidRDefault="00AC0AF5" w:rsidP="00554B50">
      <w:pPr>
        <w:rPr>
          <w:rFonts w:ascii="Fb Fontext" w:hAnsi="Fb Fontext"/>
          <w:spacing w:val="-2"/>
          <w:rtl/>
        </w:rPr>
      </w:pPr>
      <w:r w:rsidRPr="00F10693">
        <w:rPr>
          <w:rFonts w:hint="cs"/>
          <w:rtl/>
        </w:rPr>
        <w:t xml:space="preserve">'ל' </w:t>
      </w:r>
      <w:r w:rsidRPr="006765C4">
        <w:rPr>
          <w:rFonts w:ascii="Fb Fontext" w:hAnsi="Fb Fontext"/>
          <w:spacing w:val="-2"/>
          <w:rtl/>
        </w:rPr>
        <w:t xml:space="preserve">יום - לתמחוי, </w:t>
      </w:r>
      <w:r w:rsidRPr="006765C4">
        <w:rPr>
          <w:rFonts w:ascii="Fb Fontext" w:hAnsi="Fb Fontext" w:hint="cs"/>
          <w:spacing w:val="-2"/>
          <w:rtl/>
        </w:rPr>
        <w:t>ג</w:t>
      </w:r>
      <w:r w:rsidRPr="00F10693">
        <w:rPr>
          <w:rFonts w:hint="cs"/>
          <w:rtl/>
        </w:rPr>
        <w:t>'</w:t>
      </w:r>
      <w:r w:rsidRPr="00F10693">
        <w:rPr>
          <w:rtl/>
        </w:rPr>
        <w:t xml:space="preserve"> </w:t>
      </w:r>
      <w:r w:rsidRPr="006765C4">
        <w:rPr>
          <w:rFonts w:ascii="Fb Fontext" w:hAnsi="Fb Fontext"/>
          <w:spacing w:val="-2"/>
          <w:rtl/>
        </w:rPr>
        <w:t xml:space="preserve">חדשים - לקופה, </w:t>
      </w:r>
      <w:r w:rsidRPr="006765C4">
        <w:rPr>
          <w:rFonts w:ascii="Fb Fontext" w:hAnsi="Fb Fontext" w:hint="cs"/>
          <w:spacing w:val="-2"/>
          <w:rtl/>
        </w:rPr>
        <w:t>ו</w:t>
      </w:r>
      <w:r w:rsidRPr="00F10693">
        <w:rPr>
          <w:rFonts w:hint="cs"/>
          <w:rtl/>
        </w:rPr>
        <w:t>'</w:t>
      </w:r>
      <w:r w:rsidRPr="00F10693">
        <w:rPr>
          <w:rtl/>
        </w:rPr>
        <w:t xml:space="preserve"> </w:t>
      </w:r>
      <w:r w:rsidRPr="006765C4">
        <w:rPr>
          <w:rFonts w:ascii="Fb Fontext" w:hAnsi="Fb Fontext"/>
          <w:spacing w:val="-2"/>
          <w:rtl/>
        </w:rPr>
        <w:t xml:space="preserve">- לכסות, </w:t>
      </w:r>
      <w:r w:rsidRPr="006765C4">
        <w:rPr>
          <w:rFonts w:ascii="Fb Fontext" w:hAnsi="Fb Fontext" w:hint="cs"/>
          <w:spacing w:val="-2"/>
          <w:rtl/>
        </w:rPr>
        <w:t>ט</w:t>
      </w:r>
      <w:r w:rsidRPr="00F10693">
        <w:rPr>
          <w:rFonts w:hint="cs"/>
          <w:rtl/>
        </w:rPr>
        <w:t xml:space="preserve">' </w:t>
      </w:r>
      <w:r w:rsidRPr="006765C4">
        <w:rPr>
          <w:rFonts w:ascii="Fb Fontext" w:hAnsi="Fb Fontext"/>
          <w:spacing w:val="-2"/>
          <w:rtl/>
        </w:rPr>
        <w:t xml:space="preserve">לקבורה, </w:t>
      </w:r>
      <w:r w:rsidRPr="006765C4">
        <w:rPr>
          <w:rFonts w:ascii="Fb Fontext" w:hAnsi="Fb Fontext" w:hint="cs"/>
          <w:spacing w:val="-2"/>
          <w:rtl/>
        </w:rPr>
        <w:t>י</w:t>
      </w:r>
      <w:r w:rsidRPr="006765C4">
        <w:rPr>
          <w:rFonts w:ascii="Fb Fontext" w:hAnsi="Fb Fontext"/>
          <w:spacing w:val="-2"/>
          <w:rtl/>
        </w:rPr>
        <w:t>"</w:t>
      </w:r>
      <w:r w:rsidRPr="006765C4">
        <w:rPr>
          <w:rFonts w:ascii="Fb Fontext" w:hAnsi="Fb Fontext" w:hint="cs"/>
          <w:spacing w:val="-2"/>
          <w:rtl/>
        </w:rPr>
        <w:t>ב</w:t>
      </w:r>
      <w:r w:rsidRPr="006765C4">
        <w:rPr>
          <w:rFonts w:ascii="Fb Fontext" w:hAnsi="Fb Fontext"/>
          <w:spacing w:val="-2"/>
          <w:rtl/>
        </w:rPr>
        <w:t xml:space="preserve"> - לפסי העי</w:t>
      </w:r>
      <w:r w:rsidR="00554B50">
        <w:rPr>
          <w:rFonts w:ascii="Fb Fontext" w:hAnsi="Fb Fontext" w:hint="cs"/>
          <w:spacing w:val="-2"/>
          <w:rtl/>
        </w:rPr>
        <w:t>ר</w:t>
      </w:r>
    </w:p>
    <w:p w14:paraId="40CDD50A" w14:textId="77777777" w:rsidR="00554B50" w:rsidRDefault="00AC0AF5" w:rsidP="00554B50">
      <w:pPr>
        <w:pStyle w:val="36"/>
        <w:framePr w:wrap="notBeside"/>
        <w:rPr>
          <w:rtl/>
        </w:rPr>
      </w:pPr>
      <w:r w:rsidRPr="00065E76">
        <w:rPr>
          <w:rtl/>
        </w:rPr>
        <w:t>- מתני</w:t>
      </w:r>
    </w:p>
    <w:p w14:paraId="64160425" w14:textId="461B2106" w:rsidR="00554B50" w:rsidRPr="00554B50" w:rsidRDefault="00554B50" w:rsidP="00554B50">
      <w:pPr>
        <w:rPr>
          <w:rStyle w:val="affffe"/>
          <w:rFonts w:ascii="FrankRuehl" w:hAnsi="FrankRuehl" w:cs="FrankRuehl"/>
          <w:b w:val="0"/>
          <w:sz w:val="18"/>
          <w:szCs w:val="18"/>
          <w:rtl/>
        </w:rPr>
      </w:pPr>
      <w:r>
        <w:rPr>
          <w:rFonts w:hint="cs"/>
          <w:rtl/>
        </w:rPr>
        <w:t>די</w:t>
      </w:r>
      <w:r w:rsidR="00AC0AF5" w:rsidRPr="00065E76">
        <w:rPr>
          <w:rtl/>
        </w:rPr>
        <w:t>"</w:t>
      </w:r>
      <w:r w:rsidR="00AC0AF5" w:rsidRPr="00065E76">
        <w:rPr>
          <w:rFonts w:hint="cs"/>
          <w:rtl/>
        </w:rPr>
        <w:t xml:space="preserve">ב </w:t>
      </w:r>
      <w:r w:rsidR="00AC0AF5" w:rsidRPr="00065E76">
        <w:rPr>
          <w:rtl/>
        </w:rPr>
        <w:t>חדש - לפסי העיר.</w:t>
      </w:r>
    </w:p>
    <w:p w14:paraId="001D7B05" w14:textId="4AE8764A" w:rsidR="00554B50" w:rsidRDefault="00FC4B12" w:rsidP="00554B50">
      <w:pPr>
        <w:pStyle w:val="36"/>
        <w:framePr w:wrap="notBeside"/>
        <w:rPr>
          <w:rStyle w:val="affffe"/>
          <w:rtl/>
        </w:rPr>
      </w:pPr>
      <w:r>
        <w:rPr>
          <w:rStyle w:val="afffff0"/>
          <w:rFonts w:ascii="BA Or Tzadikim Regular" w:hAnsi="BA Or Tzadikim Regular" w:cs="BA Or Tzadikim Regular"/>
          <w:rtl/>
        </w:rPr>
        <w:t>◄</w:t>
      </w:r>
      <w:r w:rsidR="00554B50" w:rsidRPr="00554B50">
        <w:rPr>
          <w:rStyle w:val="affffe"/>
          <w:rFonts w:hint="cs"/>
          <w:rtl/>
        </w:rPr>
        <w:t>ו</w:t>
      </w:r>
      <w:r w:rsidR="00AC0AF5" w:rsidRPr="00554B50">
        <w:rPr>
          <w:rStyle w:val="affffe"/>
          <w:rtl/>
        </w:rPr>
        <w:t>א</w:t>
      </w:r>
      <w:r w:rsidR="00AC0AF5" w:rsidRPr="00554B50">
        <w:rPr>
          <w:rStyle w:val="affffe"/>
          <w:rFonts w:hint="cs"/>
          <w:rtl/>
        </w:rPr>
        <w:t>רי</w:t>
      </w:r>
      <w:r w:rsidR="00AC0AF5" w:rsidRPr="00554B50">
        <w:rPr>
          <w:rStyle w:val="affffe"/>
          <w:rtl/>
        </w:rPr>
        <w:t>"</w:t>
      </w:r>
      <w:r w:rsidR="00AC0AF5" w:rsidRPr="00554B50">
        <w:rPr>
          <w:rStyle w:val="affffe"/>
          <w:rFonts w:hint="cs"/>
          <w:rtl/>
        </w:rPr>
        <w:t>ו</w:t>
      </w:r>
    </w:p>
    <w:p w14:paraId="3D766B99" w14:textId="1A049618" w:rsidR="00554B50" w:rsidRDefault="00AC0AF5" w:rsidP="009970A1">
      <w:pPr>
        <w:spacing w:after="60"/>
        <w:rPr>
          <w:rFonts w:ascii="Fb Fontext" w:hAnsi="Fb Fontext"/>
          <w:rtl/>
        </w:rPr>
      </w:pPr>
      <w:r w:rsidRPr="00C35A2C">
        <w:rPr>
          <w:rFonts w:ascii="Fb Fontext" w:hAnsi="Fb Fontext"/>
          <w:sz w:val="32"/>
          <w:rtl/>
        </w:rPr>
        <w:t>הכל לפסי העיר ואפי</w:t>
      </w:r>
      <w:r w:rsidRPr="00F10693">
        <w:rPr>
          <w:rtl/>
        </w:rPr>
        <w:t xml:space="preserve">' </w:t>
      </w:r>
      <w:r w:rsidRPr="00C35A2C">
        <w:rPr>
          <w:rFonts w:ascii="Fb Fontext" w:hAnsi="Fb Fontext"/>
          <w:sz w:val="32"/>
          <w:rtl/>
        </w:rPr>
        <w:t xml:space="preserve">מיתמי, אבל </w:t>
      </w:r>
      <w:r w:rsidR="00554B50">
        <w:rPr>
          <w:rFonts w:ascii="Fb Fontext" w:hAnsi="Fb Fontext" w:hint="cs"/>
          <w:sz w:val="32"/>
          <w:rtl/>
        </w:rPr>
        <w:t xml:space="preserve">לא </w:t>
      </w:r>
      <w:r w:rsidRPr="00C35A2C">
        <w:rPr>
          <w:rFonts w:ascii="Fb Fontext" w:hAnsi="Fb Fontext"/>
          <w:sz w:val="32"/>
          <w:rtl/>
        </w:rPr>
        <w:t xml:space="preserve">רבנן </w:t>
      </w:r>
      <w:r w:rsidR="00554B50">
        <w:rPr>
          <w:rFonts w:ascii="Fb Fontext" w:hAnsi="Fb Fontext" w:hint="cs"/>
          <w:sz w:val="32"/>
          <w:rtl/>
        </w:rPr>
        <w:t>דא</w:t>
      </w:r>
      <w:r w:rsidR="00F10693">
        <w:rPr>
          <w:rFonts w:ascii="Fb Fontext" w:hAnsi="Fb Fontext"/>
          <w:sz w:val="32"/>
          <w:rtl/>
        </w:rPr>
        <w:t>"</w:t>
      </w:r>
      <w:r w:rsidR="00554B50">
        <w:rPr>
          <w:rFonts w:ascii="Fb Fontext" w:hAnsi="Fb Fontext" w:hint="cs"/>
          <w:sz w:val="32"/>
          <w:rtl/>
        </w:rPr>
        <w:t xml:space="preserve">צ </w:t>
      </w:r>
      <w:r>
        <w:rPr>
          <w:rFonts w:ascii="Fb Fontext" w:hAnsi="Fb Fontext"/>
          <w:sz w:val="32"/>
          <w:rtl/>
        </w:rPr>
        <w:t>שמירה</w:t>
      </w:r>
      <w:r w:rsidRPr="00C35A2C">
        <w:rPr>
          <w:rFonts w:ascii="Fb Fontext" w:hAnsi="Fb Fontext"/>
          <w:sz w:val="32"/>
          <w:rtl/>
        </w:rPr>
        <w:t>.</w:t>
      </w:r>
    </w:p>
    <w:p w14:paraId="5AA47446" w14:textId="432EE758" w:rsidR="00554B50" w:rsidRDefault="00FC4B12" w:rsidP="00554B50">
      <w:pPr>
        <w:pStyle w:val="36"/>
        <w:framePr w:wrap="notBeside"/>
        <w:rPr>
          <w:rtl/>
        </w:rPr>
      </w:pPr>
      <w:r>
        <w:rPr>
          <w:rStyle w:val="afffff0"/>
          <w:rFonts w:ascii="BA Or Tzadikim Regular" w:hAnsi="BA Or Tzadikim Regular" w:cs="BA Or Tzadikim Regular"/>
          <w:rtl/>
        </w:rPr>
        <w:t>◄</w:t>
      </w:r>
      <w:r w:rsidR="009970A1">
        <w:rPr>
          <w:rFonts w:hint="cs"/>
          <w:rtl/>
        </w:rPr>
        <w:t xml:space="preserve">ב. </w:t>
      </w:r>
      <w:r w:rsidR="00AC0AF5">
        <w:rPr>
          <w:rtl/>
        </w:rPr>
        <w:t>ר</w:t>
      </w:r>
      <w:r w:rsidR="00AC0AF5" w:rsidRPr="00F10693">
        <w:rPr>
          <w:rFonts w:hint="cs"/>
          <w:rtl/>
        </w:rPr>
        <w:t>'פ</w:t>
      </w:r>
      <w:r w:rsidR="00AC0AF5" w:rsidRPr="00C35A2C">
        <w:rPr>
          <w:rtl/>
        </w:rPr>
        <w:t>:</w:t>
      </w:r>
    </w:p>
    <w:p w14:paraId="3D6B31DC" w14:textId="18320B3A" w:rsidR="00AC0AF5" w:rsidRPr="00C35A2C" w:rsidRDefault="00AC0AF5" w:rsidP="00AC0AF5">
      <w:pPr>
        <w:rPr>
          <w:rFonts w:ascii="Fb Fontext" w:hAnsi="Fb Fontext"/>
          <w:rtl/>
        </w:rPr>
      </w:pPr>
      <w:r w:rsidRPr="0081371E">
        <w:rPr>
          <w:rStyle w:val="afff8"/>
          <w:rtl/>
        </w:rPr>
        <w:t>ל</w:t>
      </w:r>
      <w:r w:rsidRPr="0081371E">
        <w:rPr>
          <w:rStyle w:val="afff8"/>
          <w:rFonts w:hint="cs"/>
          <w:rtl/>
        </w:rPr>
        <w:t>חומה, ולפרש, ושומר כלי זיין-</w:t>
      </w:r>
      <w:r w:rsidRPr="00C35A2C">
        <w:rPr>
          <w:rFonts w:ascii="Fb Fontext" w:hAnsi="Fb Fontext"/>
          <w:rtl/>
        </w:rPr>
        <w:t xml:space="preserve"> אפי</w:t>
      </w:r>
      <w:r w:rsidRPr="00F10693">
        <w:rPr>
          <w:rFonts w:hint="cs"/>
          <w:rtl/>
        </w:rPr>
        <w:t>'</w:t>
      </w:r>
      <w:r w:rsidRPr="00F10693">
        <w:rPr>
          <w:rtl/>
        </w:rPr>
        <w:t xml:space="preserve"> </w:t>
      </w:r>
      <w:r w:rsidRPr="00C35A2C">
        <w:rPr>
          <w:rFonts w:ascii="Fb Fontext" w:hAnsi="Fb Fontext"/>
          <w:rtl/>
        </w:rPr>
        <w:t xml:space="preserve">מיתמי, אבל רבנן </w:t>
      </w:r>
      <w:r w:rsidR="009970A1">
        <w:rPr>
          <w:rFonts w:ascii="Fb Fontext" w:hAnsi="Fb Fontext" w:hint="cs"/>
          <w:rtl/>
        </w:rPr>
        <w:t>א</w:t>
      </w:r>
      <w:r w:rsidR="00F10693">
        <w:rPr>
          <w:rFonts w:ascii="Fb Fontext" w:hAnsi="Fb Fontext"/>
          <w:rtl/>
        </w:rPr>
        <w:t>"</w:t>
      </w:r>
      <w:r w:rsidR="009970A1">
        <w:rPr>
          <w:rFonts w:ascii="Fb Fontext" w:hAnsi="Fb Fontext" w:hint="cs"/>
          <w:rtl/>
        </w:rPr>
        <w:t>צ</w:t>
      </w:r>
      <w:r w:rsidRPr="00C35A2C">
        <w:rPr>
          <w:rFonts w:ascii="Fb Fontext" w:hAnsi="Fb Fontext"/>
          <w:rtl/>
        </w:rPr>
        <w:t xml:space="preserve"> </w:t>
      </w:r>
      <w:r>
        <w:rPr>
          <w:rFonts w:ascii="Fb Fontext" w:hAnsi="Fb Fontext"/>
          <w:rtl/>
        </w:rPr>
        <w:t>שמירה</w:t>
      </w:r>
      <w:r w:rsidRPr="00C35A2C">
        <w:rPr>
          <w:rFonts w:ascii="Fb Fontext" w:hAnsi="Fb Fontext"/>
          <w:rtl/>
        </w:rPr>
        <w:t>.</w:t>
      </w:r>
    </w:p>
    <w:p w14:paraId="5464A009" w14:textId="77777777" w:rsidR="00AC0AF5" w:rsidRPr="00C35A2C" w:rsidRDefault="00AC0AF5" w:rsidP="00554B50">
      <w:pPr>
        <w:spacing w:after="60"/>
        <w:rPr>
          <w:rFonts w:ascii="Fb Fontext" w:hAnsi="Fb Fontext" w:cs="Guttman Vilna"/>
          <w:b/>
          <w:bCs/>
          <w:rtl/>
        </w:rPr>
      </w:pPr>
      <w:r w:rsidRPr="00554B50">
        <w:rPr>
          <w:rStyle w:val="affffe"/>
          <w:rtl/>
        </w:rPr>
        <w:t>כללא דמילתא:</w:t>
      </w:r>
      <w:r>
        <w:rPr>
          <w:rFonts w:ascii="Fb Fontext" w:hAnsi="Fb Fontext"/>
          <w:rtl/>
        </w:rPr>
        <w:t xml:space="preserve"> כל </w:t>
      </w:r>
      <w:r>
        <w:rPr>
          <w:rFonts w:ascii="Fb Fontext" w:hAnsi="Fb Fontext" w:hint="cs"/>
          <w:rtl/>
        </w:rPr>
        <w:t>דבר דיש לו הנאה ממנו</w:t>
      </w:r>
      <w:r w:rsidRPr="00C35A2C">
        <w:rPr>
          <w:rFonts w:ascii="Fb Fontext" w:hAnsi="Fb Fontext"/>
          <w:rtl/>
        </w:rPr>
        <w:t>- אפילו מיתמי.</w:t>
      </w:r>
    </w:p>
    <w:p w14:paraId="3B30F1D5" w14:textId="335DC040" w:rsidR="00554B50" w:rsidRDefault="009970A1" w:rsidP="00554B50">
      <w:pPr>
        <w:pStyle w:val="36"/>
        <w:framePr w:wrap="notBeside"/>
        <w:rPr>
          <w:rtl/>
        </w:rPr>
      </w:pPr>
      <w:r>
        <w:rPr>
          <w:rFonts w:hint="cs"/>
          <w:rtl/>
        </w:rPr>
        <w:t xml:space="preserve">ג. </w:t>
      </w:r>
      <w:r w:rsidR="00AC0AF5" w:rsidRPr="00C35A2C">
        <w:rPr>
          <w:rFonts w:hint="cs"/>
          <w:rtl/>
        </w:rPr>
        <w:t>רבה</w:t>
      </w:r>
      <w:r>
        <w:rPr>
          <w:rFonts w:hint="cs"/>
          <w:rtl/>
        </w:rPr>
        <w:t>:</w:t>
      </w:r>
    </w:p>
    <w:p w14:paraId="7C54CE05" w14:textId="77777777" w:rsidR="009970A1" w:rsidRDefault="00AC0AF5" w:rsidP="009970A1">
      <w:pPr>
        <w:rPr>
          <w:rFonts w:ascii="Fb Fontext" w:hAnsi="Fb Fontext"/>
          <w:rtl/>
        </w:rPr>
      </w:pPr>
      <w:r w:rsidRPr="00C35A2C">
        <w:rPr>
          <w:rFonts w:ascii="Fb Fontext" w:hAnsi="Fb Fontext" w:hint="cs"/>
          <w:rtl/>
        </w:rPr>
        <w:t xml:space="preserve">הטיל צדקה </w:t>
      </w:r>
      <w:r w:rsidRPr="00C35A2C">
        <w:rPr>
          <w:rFonts w:ascii="Fb Fontext" w:hAnsi="Fb Fontext"/>
          <w:rtl/>
        </w:rPr>
        <w:t xml:space="preserve">איתמי </w:t>
      </w:r>
      <w:r w:rsidRPr="00C35A2C">
        <w:rPr>
          <w:rFonts w:ascii="Fb Fontext" w:hAnsi="Fb Fontext" w:hint="cs"/>
          <w:rtl/>
        </w:rPr>
        <w:t>ד</w:t>
      </w:r>
      <w:r w:rsidRPr="00C35A2C">
        <w:rPr>
          <w:rFonts w:ascii="Fb Fontext" w:hAnsi="Fb Fontext"/>
          <w:rtl/>
        </w:rPr>
        <w:t>בר מריון,</w:t>
      </w:r>
      <w:r w:rsidRPr="00C35A2C">
        <w:rPr>
          <w:rFonts w:ascii="Fb Fontext" w:hAnsi="Fb Fontext" w:hint="cs"/>
          <w:rtl/>
        </w:rPr>
        <w:t xml:space="preserve"> כדי להחשיבם</w:t>
      </w:r>
      <w:r w:rsidRPr="00C35A2C">
        <w:rPr>
          <w:rFonts w:ascii="Fb Fontext" w:hAnsi="Fb Fontext"/>
          <w:rtl/>
        </w:rPr>
        <w:t xml:space="preserve"> </w:t>
      </w:r>
    </w:p>
    <w:p w14:paraId="335C4E50" w14:textId="4764AD2F" w:rsidR="00AC0AF5" w:rsidRDefault="00AC0AF5" w:rsidP="009970A1">
      <w:pPr>
        <w:spacing w:after="60"/>
        <w:rPr>
          <w:rFonts w:ascii="Fb Fontext" w:hAnsi="Fb Fontext"/>
          <w:rtl/>
        </w:rPr>
      </w:pPr>
      <w:r w:rsidRPr="00FC4B12">
        <w:rPr>
          <w:rStyle w:val="affffe"/>
          <w:rFonts w:hint="cs"/>
          <w:rtl/>
        </w:rPr>
        <w:t>ולא חלק ארשב'י</w:t>
      </w:r>
      <w:r w:rsidRPr="00C35A2C">
        <w:rPr>
          <w:rFonts w:ascii="Fb Fontext" w:hAnsi="Fb Fontext" w:hint="cs"/>
          <w:rtl/>
        </w:rPr>
        <w:t xml:space="preserve"> דאין פוסקין איתמי אפי</w:t>
      </w:r>
      <w:r w:rsidRPr="00F10693">
        <w:rPr>
          <w:rFonts w:hint="cs"/>
          <w:rtl/>
        </w:rPr>
        <w:t xml:space="preserve">' </w:t>
      </w:r>
      <w:r w:rsidRPr="00C35A2C">
        <w:rPr>
          <w:rFonts w:ascii="Fb Fontext" w:hAnsi="Fb Fontext" w:hint="cs"/>
          <w:rtl/>
        </w:rPr>
        <w:t>לפדיון שבוים</w:t>
      </w:r>
    </w:p>
    <w:p w14:paraId="5C47F637" w14:textId="0D1F61E1" w:rsidR="00554B50" w:rsidRDefault="009970A1" w:rsidP="00554B50">
      <w:pPr>
        <w:pStyle w:val="36"/>
        <w:framePr w:wrap="notBeside"/>
        <w:rPr>
          <w:sz w:val="32"/>
          <w:rtl/>
        </w:rPr>
      </w:pPr>
      <w:r>
        <w:rPr>
          <w:rFonts w:hint="cs"/>
          <w:rtl/>
        </w:rPr>
        <w:t>ד.</w:t>
      </w:r>
    </w:p>
    <w:p w14:paraId="17D39032" w14:textId="77777777" w:rsidR="00554B50" w:rsidRDefault="00AC0AF5" w:rsidP="00554B50">
      <w:pPr>
        <w:rPr>
          <w:rFonts w:ascii="Fb Fontext" w:hAnsi="Fb Fontext"/>
          <w:rtl/>
        </w:rPr>
      </w:pPr>
      <w:r w:rsidRPr="00C35A2C">
        <w:rPr>
          <w:rFonts w:ascii="Fb Fontext" w:hAnsi="Fb Fontext"/>
          <w:sz w:val="32"/>
          <w:rtl/>
        </w:rPr>
        <w:lastRenderedPageBreak/>
        <w:t>איפרא הורמיז א</w:t>
      </w:r>
      <w:r w:rsidRPr="00C35A2C">
        <w:rPr>
          <w:rFonts w:ascii="Fb Fontext" w:hAnsi="Fb Fontext" w:hint="cs"/>
          <w:sz w:val="32"/>
          <w:rtl/>
        </w:rPr>
        <w:t xml:space="preserve">ם </w:t>
      </w:r>
      <w:r w:rsidRPr="00C35A2C">
        <w:rPr>
          <w:rFonts w:ascii="Fb Fontext" w:hAnsi="Fb Fontext"/>
          <w:sz w:val="32"/>
          <w:rtl/>
        </w:rPr>
        <w:t>דשבור מלכא, ש</w:t>
      </w:r>
      <w:r w:rsidRPr="00C35A2C">
        <w:rPr>
          <w:rFonts w:ascii="Fb Fontext" w:hAnsi="Fb Fontext" w:hint="cs"/>
          <w:sz w:val="32"/>
          <w:rtl/>
        </w:rPr>
        <w:t>לחה ארנק לרב יוסף אמרה שיהיה למ</w:t>
      </w:r>
      <w:r w:rsidRPr="00C35A2C">
        <w:rPr>
          <w:rFonts w:ascii="Fb Fontext" w:hAnsi="Fb Fontext"/>
          <w:sz w:val="32"/>
          <w:rtl/>
        </w:rPr>
        <w:t>צוה רבה.</w:t>
      </w:r>
      <w:r w:rsidR="00554B50">
        <w:rPr>
          <w:rFonts w:ascii="Fb Fontext" w:hAnsi="Fb Fontext" w:hint="cs"/>
          <w:rtl/>
        </w:rPr>
        <w:t xml:space="preserve"> </w:t>
      </w:r>
      <w:r w:rsidR="00554B50">
        <w:rPr>
          <w:rStyle w:val="affffe"/>
          <w:rFonts w:hint="cs"/>
          <w:rtl/>
        </w:rPr>
        <w:t>ו</w:t>
      </w:r>
      <w:r w:rsidR="00554B50" w:rsidRPr="00554B50">
        <w:rPr>
          <w:rStyle w:val="affffe"/>
          <w:rFonts w:hint="cs"/>
          <w:rtl/>
        </w:rPr>
        <w:t xml:space="preserve">עיין </w:t>
      </w:r>
      <w:r w:rsidRPr="00554B50">
        <w:rPr>
          <w:rStyle w:val="affffe"/>
          <w:rFonts w:hint="cs"/>
          <w:rtl/>
        </w:rPr>
        <w:t>ר</w:t>
      </w:r>
      <w:r w:rsidRPr="00554B50">
        <w:rPr>
          <w:rStyle w:val="affffe"/>
          <w:rtl/>
        </w:rPr>
        <w:t>ב יוסף</w:t>
      </w:r>
      <w:r w:rsidRPr="00C35A2C">
        <w:rPr>
          <w:rFonts w:ascii="Fb Fontext" w:hAnsi="Fb Fontext"/>
          <w:rtl/>
        </w:rPr>
        <w:t xml:space="preserve"> ועיין </w:t>
      </w:r>
      <w:r w:rsidRPr="00C35A2C">
        <w:rPr>
          <w:rFonts w:ascii="Fb Fontext" w:hAnsi="Fb Fontext" w:hint="cs"/>
          <w:rtl/>
        </w:rPr>
        <w:t>מהי</w:t>
      </w:r>
      <w:r w:rsidRPr="00C35A2C">
        <w:rPr>
          <w:rFonts w:ascii="Fb Fontext" w:hAnsi="Fb Fontext"/>
          <w:rtl/>
        </w:rPr>
        <w:t xml:space="preserve"> מצוה רבה? </w:t>
      </w:r>
    </w:p>
    <w:p w14:paraId="255160CB" w14:textId="77777777" w:rsidR="00554B50" w:rsidRDefault="00AC0AF5" w:rsidP="00554B50">
      <w:pPr>
        <w:pStyle w:val="36"/>
        <w:framePr w:wrap="notBeside"/>
        <w:rPr>
          <w:rtl/>
        </w:rPr>
      </w:pPr>
      <w:r w:rsidRPr="00C35A2C">
        <w:rPr>
          <w:rtl/>
        </w:rPr>
        <w:t>א"ל אביי</w:t>
      </w:r>
      <w:r w:rsidRPr="00C35A2C">
        <w:rPr>
          <w:rFonts w:hint="cs"/>
          <w:rtl/>
        </w:rPr>
        <w:t xml:space="preserve"> </w:t>
      </w:r>
    </w:p>
    <w:p w14:paraId="3FA76BD7" w14:textId="5B62A1AE" w:rsidR="00554B50" w:rsidRDefault="00554B50" w:rsidP="00554B50">
      <w:pPr>
        <w:rPr>
          <w:rFonts w:ascii="Fb Fontext" w:hAnsi="Fb Fontext"/>
          <w:rtl/>
        </w:rPr>
      </w:pPr>
      <w:r>
        <w:rPr>
          <w:rStyle w:val="affffe"/>
          <w:rFonts w:hint="cs"/>
          <w:rtl/>
        </w:rPr>
        <w:t>מ</w:t>
      </w:r>
      <w:r w:rsidR="00AC0AF5" w:rsidRPr="00554B50">
        <w:rPr>
          <w:rStyle w:val="affffe"/>
          <w:rFonts w:hint="cs"/>
          <w:rtl/>
        </w:rPr>
        <w:t>דתני רשב</w:t>
      </w:r>
      <w:r w:rsidR="00AC0AF5" w:rsidRPr="00554B50">
        <w:rPr>
          <w:rStyle w:val="affffe"/>
          <w:rtl/>
        </w:rPr>
        <w:t>"</w:t>
      </w:r>
      <w:r w:rsidR="00AC0AF5" w:rsidRPr="00554B50">
        <w:rPr>
          <w:rStyle w:val="affffe"/>
          <w:rFonts w:hint="cs"/>
          <w:rtl/>
        </w:rPr>
        <w:t>י</w:t>
      </w:r>
      <w:r w:rsidR="00AC0AF5" w:rsidRPr="00C35A2C">
        <w:rPr>
          <w:rFonts w:ascii="Fb Fontext" w:hAnsi="Fb Fontext" w:hint="cs"/>
          <w:rtl/>
        </w:rPr>
        <w:t xml:space="preserve"> דא</w:t>
      </w:r>
      <w:r w:rsidR="00AC0AF5" w:rsidRPr="00C35A2C">
        <w:rPr>
          <w:rFonts w:ascii="Fb Fontext" w:hAnsi="Fb Fontext"/>
          <w:rtl/>
        </w:rPr>
        <w:t>ין פוסקין צדקה על היתומים</w:t>
      </w:r>
      <w:r>
        <w:rPr>
          <w:rFonts w:ascii="Fb Fontext" w:hAnsi="Fb Fontext" w:hint="cs"/>
          <w:rtl/>
        </w:rPr>
        <w:t xml:space="preserve"> אף </w:t>
      </w:r>
      <w:r w:rsidR="00AC0AF5" w:rsidRPr="00C35A2C">
        <w:rPr>
          <w:rFonts w:ascii="Fb Fontext" w:hAnsi="Fb Fontext"/>
          <w:rtl/>
        </w:rPr>
        <w:t xml:space="preserve">לפדיון שבוים, </w:t>
      </w:r>
    </w:p>
    <w:p w14:paraId="2312777E" w14:textId="77777777" w:rsidR="009970A1" w:rsidRDefault="00AC0AF5" w:rsidP="009970A1">
      <w:pPr>
        <w:pStyle w:val="36"/>
        <w:framePr w:wrap="notBeside"/>
        <w:rPr>
          <w:rtl/>
        </w:rPr>
      </w:pPr>
      <w:r w:rsidRPr="00507DB9">
        <w:rPr>
          <w:rtl/>
        </w:rPr>
        <w:t>ש"מ</w:t>
      </w:r>
    </w:p>
    <w:p w14:paraId="74E8AE3E" w14:textId="5FBF2C4F" w:rsidR="00AC0AF5" w:rsidRPr="009970A1" w:rsidRDefault="00AC0AF5" w:rsidP="00554B50">
      <w:pPr>
        <w:spacing w:after="60"/>
        <w:rPr>
          <w:rFonts w:ascii="Fb Fontext" w:hAnsi="Fb Fontext" w:cs="Guttman Vilna"/>
          <w:b/>
          <w:bCs/>
          <w:rtl/>
        </w:rPr>
      </w:pPr>
      <w:r w:rsidRPr="0081371E">
        <w:rPr>
          <w:rStyle w:val="afff8"/>
          <w:rtl/>
        </w:rPr>
        <w:t>פדיון שבוים מצוה רבה היא.</w:t>
      </w:r>
    </w:p>
    <w:p w14:paraId="1D7174D1" w14:textId="77777777" w:rsidR="00AC0AF5" w:rsidRPr="00C35A2C" w:rsidRDefault="00AC0AF5" w:rsidP="00982F98">
      <w:pPr>
        <w:pStyle w:val="affe"/>
        <w:framePr w:wrap="around"/>
        <w:rPr>
          <w:rtl/>
        </w:rPr>
      </w:pPr>
      <w:r w:rsidRPr="00C35A2C">
        <w:rPr>
          <w:rtl/>
        </w:rPr>
        <w:t>ח:</w:t>
      </w:r>
    </w:p>
    <w:p w14:paraId="30E080C9" w14:textId="77777777" w:rsidR="00554B50" w:rsidRDefault="00AC0AF5" w:rsidP="00554B50">
      <w:pPr>
        <w:pStyle w:val="36"/>
        <w:framePr w:wrap="notBeside"/>
        <w:rPr>
          <w:rtl/>
        </w:rPr>
      </w:pPr>
      <w:r w:rsidRPr="00C35A2C">
        <w:rPr>
          <w:rFonts w:hint="cs"/>
          <w:rtl/>
        </w:rPr>
        <w:t>רבא לרב</w:t>
      </w:r>
      <w:r w:rsidRPr="00C35A2C">
        <w:rPr>
          <w:rtl/>
        </w:rPr>
        <w:t>"</w:t>
      </w:r>
      <w:r w:rsidRPr="00C35A2C">
        <w:rPr>
          <w:rFonts w:hint="cs"/>
          <w:rtl/>
        </w:rPr>
        <w:t>מ</w:t>
      </w:r>
      <w:r w:rsidRPr="00C35A2C">
        <w:rPr>
          <w:rtl/>
        </w:rPr>
        <w:t>:</w:t>
      </w:r>
    </w:p>
    <w:p w14:paraId="249B25CF" w14:textId="0910B435" w:rsidR="00AC0AF5" w:rsidRDefault="00AC0AF5" w:rsidP="00554B50">
      <w:pPr>
        <w:pStyle w:val="affff9"/>
        <w:rPr>
          <w:rtl/>
        </w:rPr>
      </w:pPr>
      <w:r w:rsidRPr="00C35A2C">
        <w:rPr>
          <w:rFonts w:hint="cs"/>
          <w:rtl/>
        </w:rPr>
        <w:t>מנ</w:t>
      </w:r>
      <w:r w:rsidRPr="00C35A2C">
        <w:rPr>
          <w:rtl/>
        </w:rPr>
        <w:t>"</w:t>
      </w:r>
      <w:r w:rsidRPr="00C35A2C">
        <w:rPr>
          <w:rFonts w:hint="cs"/>
          <w:rtl/>
        </w:rPr>
        <w:t>ל דפד</w:t>
      </w:r>
      <w:r w:rsidRPr="00C35A2C">
        <w:rPr>
          <w:rtl/>
        </w:rPr>
        <w:t>יון שבוים מצוה רבה היא?</w:t>
      </w:r>
    </w:p>
    <w:p w14:paraId="7D3F01CF" w14:textId="77777777" w:rsidR="00554B50" w:rsidRDefault="00AC0AF5" w:rsidP="00554B50">
      <w:pPr>
        <w:pStyle w:val="36"/>
        <w:framePr w:wrap="notBeside"/>
        <w:rPr>
          <w:rtl/>
        </w:rPr>
      </w:pPr>
      <w:r w:rsidRPr="00C35A2C">
        <w:rPr>
          <w:rtl/>
        </w:rPr>
        <w:t>א"ל</w:t>
      </w:r>
    </w:p>
    <w:p w14:paraId="4AD85560" w14:textId="77777777" w:rsidR="00554B50" w:rsidRDefault="00AC0AF5" w:rsidP="00AC0AF5">
      <w:pPr>
        <w:rPr>
          <w:rFonts w:ascii="Fb Fontext" w:hAnsi="Fb Fontext"/>
          <w:rtl/>
        </w:rPr>
      </w:pPr>
      <w:r w:rsidRPr="00577F86">
        <w:rPr>
          <w:rStyle w:val="affff8"/>
          <w:rtl/>
        </w:rPr>
        <w:t>ד</w:t>
      </w:r>
      <w:r w:rsidRPr="00F10693">
        <w:rPr>
          <w:rFonts w:hint="cs"/>
          <w:rtl/>
        </w:rPr>
        <w:t>'</w:t>
      </w:r>
      <w:r w:rsidRPr="00F10693">
        <w:rPr>
          <w:rtl/>
        </w:rPr>
        <w:t>ו</w:t>
      </w:r>
      <w:r w:rsidRPr="00577F86">
        <w:rPr>
          <w:rStyle w:val="affff8"/>
          <w:rtl/>
        </w:rPr>
        <w:t xml:space="preserve">היה כי יאמרו אליך אנה נצא ואמרת אליהם </w:t>
      </w:r>
      <w:r w:rsidRPr="00F67352">
        <w:rPr>
          <w:rStyle w:val="affff8"/>
          <w:rtl/>
        </w:rPr>
        <w:t>כה אמר ה</w:t>
      </w:r>
      <w:r w:rsidRPr="00F10693">
        <w:rPr>
          <w:rtl/>
        </w:rPr>
        <w:t xml:space="preserve">' </w:t>
      </w:r>
      <w:r w:rsidRPr="00F67352">
        <w:rPr>
          <w:rStyle w:val="affff8"/>
          <w:rtl/>
        </w:rPr>
        <w:t>אשר למות למות ואשר לחרב לחרב ואשר לרעב לרעב ואשר לשבי לשבי</w:t>
      </w:r>
      <w:r w:rsidRPr="00F10693">
        <w:rPr>
          <w:rFonts w:hint="cs"/>
          <w:rtl/>
        </w:rPr>
        <w:t>'</w:t>
      </w:r>
      <w:r w:rsidRPr="00F10693">
        <w:rPr>
          <w:rtl/>
        </w:rPr>
        <w:t>,</w:t>
      </w:r>
      <w:r w:rsidRPr="00C35A2C">
        <w:rPr>
          <w:rFonts w:ascii="Fb Fontext" w:hAnsi="Fb Fontext"/>
          <w:rtl/>
        </w:rPr>
        <w:t xml:space="preserve"> </w:t>
      </w:r>
    </w:p>
    <w:p w14:paraId="0CAB16AB" w14:textId="77777777" w:rsidR="00554B50" w:rsidRDefault="00AC0AF5" w:rsidP="00554B50">
      <w:pPr>
        <w:pStyle w:val="36"/>
        <w:framePr w:wrap="notBeside"/>
        <w:rPr>
          <w:rtl/>
        </w:rPr>
      </w:pPr>
      <w:r w:rsidRPr="00C35A2C">
        <w:rPr>
          <w:rtl/>
        </w:rPr>
        <w:t>וא</w:t>
      </w:r>
      <w:r w:rsidRPr="00C35A2C">
        <w:rPr>
          <w:rFonts w:hint="cs"/>
          <w:rtl/>
        </w:rPr>
        <w:t>ר</w:t>
      </w:r>
      <w:r w:rsidRPr="00C35A2C">
        <w:rPr>
          <w:rtl/>
        </w:rPr>
        <w:t>"</w:t>
      </w:r>
      <w:r w:rsidRPr="00C35A2C">
        <w:rPr>
          <w:rFonts w:hint="cs"/>
          <w:rtl/>
        </w:rPr>
        <w:t>יו</w:t>
      </w:r>
      <w:r w:rsidRPr="00C35A2C">
        <w:rPr>
          <w:rtl/>
        </w:rPr>
        <w:t>:</w:t>
      </w:r>
    </w:p>
    <w:p w14:paraId="6F062C4B" w14:textId="4CC438ED" w:rsidR="00AC0AF5" w:rsidRPr="00C35A2C" w:rsidRDefault="00AC0AF5" w:rsidP="00AC0AF5">
      <w:pPr>
        <w:rPr>
          <w:rFonts w:ascii="Fb Fontext" w:hAnsi="Fb Fontext"/>
          <w:rtl/>
        </w:rPr>
      </w:pPr>
      <w:r w:rsidRPr="00C35A2C">
        <w:rPr>
          <w:rFonts w:ascii="Fb Fontext" w:hAnsi="Fb Fontext"/>
          <w:rtl/>
        </w:rPr>
        <w:t>כל המאוחר בפסוק זה קשה מחבירו.</w:t>
      </w:r>
    </w:p>
    <w:p w14:paraId="7E8969AF" w14:textId="77777777" w:rsidR="00554B50" w:rsidRDefault="00AC0AF5" w:rsidP="00554B50">
      <w:pPr>
        <w:pStyle w:val="36"/>
        <w:framePr w:wrap="notBeside"/>
        <w:rPr>
          <w:rtl/>
        </w:rPr>
      </w:pPr>
      <w:r w:rsidRPr="00C35A2C">
        <w:rPr>
          <w:rtl/>
        </w:rPr>
        <w:t>•</w:t>
      </w:r>
    </w:p>
    <w:p w14:paraId="07D63B65" w14:textId="1F5ECB42" w:rsidR="00554B50" w:rsidRPr="0081371E" w:rsidRDefault="00AC0AF5" w:rsidP="00AC0AF5">
      <w:pPr>
        <w:rPr>
          <w:rStyle w:val="afff8"/>
          <w:rtl/>
        </w:rPr>
      </w:pPr>
      <w:r w:rsidRPr="0081371E">
        <w:rPr>
          <w:rStyle w:val="afff8"/>
          <w:rtl/>
        </w:rPr>
        <w:t xml:space="preserve">חרב קשה ממות </w:t>
      </w:r>
      <w:r w:rsidR="00554B50" w:rsidRPr="0081371E">
        <w:rPr>
          <w:rStyle w:val="afff8"/>
          <w:rFonts w:hint="cs"/>
          <w:rtl/>
        </w:rPr>
        <w:t>-</w:t>
      </w:r>
    </w:p>
    <w:p w14:paraId="5ADE3EFE" w14:textId="226EF82B" w:rsidR="00AC0AF5" w:rsidRPr="00F67352" w:rsidRDefault="00AC0AF5" w:rsidP="00AC0AF5">
      <w:pPr>
        <w:rPr>
          <w:rStyle w:val="affff8"/>
          <w:rtl/>
        </w:rPr>
      </w:pPr>
      <w:r w:rsidRPr="0081371E">
        <w:rPr>
          <w:rStyle w:val="afff8"/>
          <w:rtl/>
        </w:rPr>
        <w:t>סברא</w:t>
      </w:r>
      <w:r w:rsidR="00554B50" w:rsidRPr="0081371E">
        <w:rPr>
          <w:rStyle w:val="afff8"/>
          <w:rFonts w:hint="cs"/>
          <w:rtl/>
        </w:rPr>
        <w:t>:</w:t>
      </w:r>
      <w:r w:rsidRPr="00C35A2C">
        <w:rPr>
          <w:rFonts w:ascii="Fb Fontext" w:hAnsi="Fb Fontext"/>
          <w:rtl/>
        </w:rPr>
        <w:t xml:space="preserve"> </w:t>
      </w:r>
      <w:r w:rsidRPr="00C35A2C">
        <w:rPr>
          <w:rFonts w:ascii="Fb Fontext" w:hAnsi="Fb Fontext" w:hint="cs"/>
          <w:rtl/>
        </w:rPr>
        <w:t>דזה מינוול וזה לא</w:t>
      </w:r>
      <w:r w:rsidR="00554B50" w:rsidRPr="0081371E">
        <w:rPr>
          <w:rStyle w:val="afff8"/>
          <w:rFonts w:hint="cs"/>
          <w:rtl/>
        </w:rPr>
        <w:t>,</w:t>
      </w:r>
      <w:r w:rsidRPr="0081371E">
        <w:rPr>
          <w:rStyle w:val="afff8"/>
          <w:rFonts w:hint="cs"/>
          <w:rtl/>
        </w:rPr>
        <w:t xml:space="preserve"> קרא</w:t>
      </w:r>
      <w:r w:rsidRPr="00C35A2C">
        <w:rPr>
          <w:rFonts w:ascii="Fb Fontext" w:hAnsi="Fb Fontext" w:hint="cs"/>
          <w:rtl/>
        </w:rPr>
        <w:t xml:space="preserve"> </w:t>
      </w:r>
      <w:r w:rsidRPr="00577F86">
        <w:rPr>
          <w:rStyle w:val="affff8"/>
          <w:rFonts w:hint="cs"/>
          <w:rtl/>
        </w:rPr>
        <w:t>ד</w:t>
      </w:r>
      <w:r w:rsidRPr="00F10693">
        <w:rPr>
          <w:rFonts w:hint="cs"/>
          <w:rtl/>
        </w:rPr>
        <w:t>'</w:t>
      </w:r>
      <w:r w:rsidRPr="00F10693">
        <w:rPr>
          <w:rtl/>
        </w:rPr>
        <w:t>י</w:t>
      </w:r>
      <w:r w:rsidRPr="00F67352">
        <w:rPr>
          <w:rStyle w:val="affff8"/>
          <w:rtl/>
        </w:rPr>
        <w:t>קר בעיני ה</w:t>
      </w:r>
      <w:r w:rsidRPr="00F10693">
        <w:rPr>
          <w:rtl/>
        </w:rPr>
        <w:t xml:space="preserve">' </w:t>
      </w:r>
      <w:r w:rsidRPr="00F67352">
        <w:rPr>
          <w:rStyle w:val="affff8"/>
          <w:rtl/>
        </w:rPr>
        <w:t>המותה לחסידיו</w:t>
      </w:r>
      <w:r w:rsidRPr="00F10693">
        <w:rPr>
          <w:rFonts w:hint="cs"/>
          <w:rtl/>
        </w:rPr>
        <w:t>'</w:t>
      </w:r>
      <w:r w:rsidRPr="00F10693">
        <w:rPr>
          <w:rtl/>
        </w:rPr>
        <w:t>.</w:t>
      </w:r>
    </w:p>
    <w:p w14:paraId="06ACA22D" w14:textId="77777777" w:rsidR="00554B50" w:rsidRDefault="00AC0AF5" w:rsidP="00554B50">
      <w:pPr>
        <w:pStyle w:val="36"/>
        <w:framePr w:wrap="notBeside"/>
        <w:rPr>
          <w:rtl/>
        </w:rPr>
      </w:pPr>
      <w:r w:rsidRPr="006765C4">
        <w:rPr>
          <w:rtl/>
        </w:rPr>
        <w:t>•</w:t>
      </w:r>
    </w:p>
    <w:p w14:paraId="5C3A1B84" w14:textId="34DCB7A6" w:rsidR="00554B50" w:rsidRDefault="00AC0AF5" w:rsidP="00AC0AF5">
      <w:pPr>
        <w:rPr>
          <w:rFonts w:ascii="Fb Fontext" w:hAnsi="Fb Fontext"/>
          <w:spacing w:val="-4"/>
          <w:rtl/>
        </w:rPr>
      </w:pPr>
      <w:r w:rsidRPr="0081371E">
        <w:rPr>
          <w:rStyle w:val="afff8"/>
          <w:rtl/>
        </w:rPr>
        <w:t>רעב קשה מחרב</w:t>
      </w:r>
      <w:r w:rsidRPr="006765C4">
        <w:rPr>
          <w:rFonts w:ascii="Fb Fontext" w:hAnsi="Fb Fontext"/>
          <w:spacing w:val="-4"/>
          <w:rtl/>
        </w:rPr>
        <w:t xml:space="preserve"> </w:t>
      </w:r>
      <w:r w:rsidR="00554B50">
        <w:rPr>
          <w:rFonts w:ascii="Fb Fontext" w:hAnsi="Fb Fontext" w:hint="cs"/>
          <w:spacing w:val="-4"/>
          <w:rtl/>
        </w:rPr>
        <w:t>-</w:t>
      </w:r>
    </w:p>
    <w:p w14:paraId="1B2378F5" w14:textId="723E6B9C" w:rsidR="00AC0AF5" w:rsidRPr="00554B50" w:rsidRDefault="00AC0AF5" w:rsidP="00AC0AF5">
      <w:pPr>
        <w:rPr>
          <w:rStyle w:val="affff8"/>
          <w:rtl/>
        </w:rPr>
      </w:pPr>
      <w:r w:rsidRPr="0081371E">
        <w:rPr>
          <w:rStyle w:val="afff8"/>
          <w:rtl/>
        </w:rPr>
        <w:t>סברא,</w:t>
      </w:r>
      <w:r w:rsidRPr="006765C4">
        <w:rPr>
          <w:rFonts w:ascii="Fb Fontext" w:hAnsi="Fb Fontext"/>
          <w:spacing w:val="-4"/>
          <w:rtl/>
        </w:rPr>
        <w:t xml:space="preserve"> </w:t>
      </w:r>
      <w:r w:rsidR="00554B50">
        <w:rPr>
          <w:rFonts w:ascii="Fb Fontext" w:hAnsi="Fb Fontext" w:hint="cs"/>
          <w:spacing w:val="-4"/>
          <w:rtl/>
        </w:rPr>
        <w:t>ד</w:t>
      </w:r>
      <w:r w:rsidRPr="006765C4">
        <w:rPr>
          <w:rFonts w:ascii="Fb Fontext" w:hAnsi="Fb Fontext"/>
          <w:spacing w:val="-4"/>
          <w:rtl/>
        </w:rPr>
        <w:t xml:space="preserve">מצטער </w:t>
      </w:r>
      <w:r w:rsidR="00554B50">
        <w:rPr>
          <w:rFonts w:ascii="Fb Fontext" w:hAnsi="Fb Fontext" w:hint="cs"/>
          <w:spacing w:val="-4"/>
          <w:rtl/>
        </w:rPr>
        <w:t>יותר</w:t>
      </w:r>
      <w:r w:rsidRPr="006765C4">
        <w:rPr>
          <w:rFonts w:ascii="Fb Fontext" w:hAnsi="Fb Fontext" w:hint="cs"/>
          <w:spacing w:val="-4"/>
          <w:rtl/>
        </w:rPr>
        <w:t>,</w:t>
      </w:r>
      <w:r w:rsidRPr="0081371E">
        <w:rPr>
          <w:rStyle w:val="afff8"/>
          <w:rtl/>
        </w:rPr>
        <w:t xml:space="preserve"> קרא</w:t>
      </w:r>
      <w:r w:rsidRPr="006765C4">
        <w:rPr>
          <w:rFonts w:ascii="Fb Fontext" w:hAnsi="Fb Fontext"/>
          <w:spacing w:val="-4"/>
          <w:rtl/>
        </w:rPr>
        <w:t xml:space="preserve"> </w:t>
      </w:r>
      <w:r w:rsidRPr="00F10693">
        <w:rPr>
          <w:rFonts w:hint="cs"/>
          <w:rtl/>
        </w:rPr>
        <w:t>'</w:t>
      </w:r>
      <w:r w:rsidRPr="00F10693">
        <w:rPr>
          <w:rtl/>
        </w:rPr>
        <w:t>ט</w:t>
      </w:r>
      <w:r w:rsidRPr="00554B50">
        <w:rPr>
          <w:rStyle w:val="affff8"/>
          <w:rtl/>
        </w:rPr>
        <w:t>ובים היו חללי חרב מחללי רעב.</w:t>
      </w:r>
    </w:p>
    <w:p w14:paraId="32A5C00F" w14:textId="77777777" w:rsidR="00FC4B12" w:rsidRPr="00FC4B12" w:rsidRDefault="00AC0AF5" w:rsidP="00FC4B12">
      <w:pPr>
        <w:pStyle w:val="36"/>
        <w:framePr w:wrap="notBeside"/>
        <w:rPr>
          <w:rtl/>
        </w:rPr>
      </w:pPr>
      <w:r w:rsidRPr="00FC4B12">
        <w:rPr>
          <w:rtl/>
        </w:rPr>
        <w:t>•</w:t>
      </w:r>
    </w:p>
    <w:p w14:paraId="3AE40AF2" w14:textId="6877CE10" w:rsidR="00AC0AF5" w:rsidRPr="00C35A2C" w:rsidRDefault="00AC0AF5" w:rsidP="00554B50">
      <w:pPr>
        <w:spacing w:after="60"/>
        <w:rPr>
          <w:rFonts w:ascii="Fb Fontext" w:hAnsi="Fb Fontext" w:cs="Guttman Vilna"/>
          <w:b/>
          <w:bCs/>
          <w:rtl/>
        </w:rPr>
      </w:pPr>
      <w:r w:rsidRPr="0081371E">
        <w:rPr>
          <w:rStyle w:val="afff8"/>
          <w:rtl/>
        </w:rPr>
        <w:t>שבי קשה מכולם</w:t>
      </w:r>
      <w:r w:rsidRPr="00C35A2C">
        <w:rPr>
          <w:rFonts w:ascii="Fb Fontext" w:hAnsi="Fb Fontext"/>
          <w:rtl/>
        </w:rPr>
        <w:t xml:space="preserve"> </w:t>
      </w:r>
      <w:r w:rsidR="00554B50">
        <w:rPr>
          <w:rFonts w:ascii="Fb Fontext" w:hAnsi="Fb Fontext" w:hint="cs"/>
          <w:rtl/>
        </w:rPr>
        <w:t xml:space="preserve">- </w:t>
      </w:r>
      <w:r w:rsidRPr="00C35A2C">
        <w:rPr>
          <w:rFonts w:ascii="Fb Fontext" w:hAnsi="Fb Fontext"/>
          <w:rtl/>
        </w:rPr>
        <w:t>דכולהו איתנהו ביה.</w:t>
      </w:r>
    </w:p>
    <w:p w14:paraId="07C26F07" w14:textId="77777777" w:rsidR="00554B50" w:rsidRDefault="00AC0AF5" w:rsidP="00554B50">
      <w:pPr>
        <w:pStyle w:val="36"/>
        <w:framePr w:wrap="notBeside"/>
        <w:rPr>
          <w:rtl/>
        </w:rPr>
      </w:pPr>
      <w:r w:rsidRPr="00C35A2C">
        <w:rPr>
          <w:rtl/>
        </w:rPr>
        <w:t>ת"ר:</w:t>
      </w:r>
    </w:p>
    <w:p w14:paraId="5984CBBE" w14:textId="062A680A" w:rsidR="00AC0AF5" w:rsidRPr="00C35A2C" w:rsidRDefault="00AC0AF5" w:rsidP="00AC0AF5">
      <w:pPr>
        <w:rPr>
          <w:rFonts w:ascii="Fb Fontext" w:hAnsi="Fb Fontext"/>
          <w:rtl/>
        </w:rPr>
      </w:pPr>
      <w:r w:rsidRPr="00C35A2C">
        <w:rPr>
          <w:rStyle w:val="afff8"/>
          <w:rtl/>
        </w:rPr>
        <w:t>קופה של צדקה</w:t>
      </w:r>
      <w:r w:rsidRPr="00C35A2C">
        <w:rPr>
          <w:rFonts w:ascii="Fb Fontext" w:hAnsi="Fb Fontext" w:hint="cs"/>
          <w:rtl/>
        </w:rPr>
        <w:t>-</w:t>
      </w:r>
      <w:r w:rsidRPr="00C35A2C">
        <w:rPr>
          <w:rFonts w:ascii="Fb Fontext" w:hAnsi="Fb Fontext"/>
          <w:rtl/>
        </w:rPr>
        <w:t xml:space="preserve"> נגבית </w:t>
      </w:r>
      <w:r w:rsidRPr="00C35A2C">
        <w:rPr>
          <w:rStyle w:val="afff8"/>
          <w:rtl/>
        </w:rPr>
        <w:t>בשנים</w:t>
      </w:r>
      <w:r w:rsidRPr="00C35A2C">
        <w:rPr>
          <w:rFonts w:ascii="Fb Fontext" w:hAnsi="Fb Fontext"/>
          <w:rtl/>
        </w:rPr>
        <w:t xml:space="preserve"> שאין עושים שררות על הצבור פחות משנים, ומתחלקת </w:t>
      </w:r>
      <w:r w:rsidRPr="00C35A2C">
        <w:rPr>
          <w:rStyle w:val="afff8"/>
          <w:rtl/>
        </w:rPr>
        <w:t>ב</w:t>
      </w:r>
      <w:r w:rsidRPr="00C35A2C">
        <w:rPr>
          <w:rStyle w:val="afff8"/>
          <w:rFonts w:hint="cs"/>
          <w:rtl/>
        </w:rPr>
        <w:t>ג</w:t>
      </w:r>
      <w:r w:rsidRPr="00F10693">
        <w:rPr>
          <w:rFonts w:hint="cs"/>
          <w:rtl/>
        </w:rPr>
        <w:t xml:space="preserve">' </w:t>
      </w:r>
      <w:r w:rsidRPr="00C35A2C">
        <w:rPr>
          <w:rFonts w:ascii="Fb Fontext" w:hAnsi="Fb Fontext" w:hint="cs"/>
          <w:rtl/>
        </w:rPr>
        <w:t>כד"מ</w:t>
      </w:r>
    </w:p>
    <w:p w14:paraId="56890C18" w14:textId="77777777" w:rsidR="00AC0AF5" w:rsidRDefault="00AC0AF5" w:rsidP="00554B50">
      <w:pPr>
        <w:rPr>
          <w:rFonts w:ascii="Fb Fontext" w:hAnsi="Fb Fontext"/>
          <w:sz w:val="32"/>
          <w:rtl/>
        </w:rPr>
      </w:pPr>
      <w:r w:rsidRPr="00C35A2C">
        <w:rPr>
          <w:rStyle w:val="afff8"/>
          <w:rtl/>
        </w:rPr>
        <w:t>תמחוי</w:t>
      </w:r>
      <w:r w:rsidRPr="00C35A2C">
        <w:rPr>
          <w:rStyle w:val="afff8"/>
          <w:rFonts w:hint="cs"/>
          <w:rtl/>
        </w:rPr>
        <w:t>-</w:t>
      </w:r>
      <w:r w:rsidRPr="00C35A2C">
        <w:rPr>
          <w:rFonts w:ascii="Fb Fontext" w:hAnsi="Fb Fontext"/>
          <w:sz w:val="32"/>
          <w:rtl/>
        </w:rPr>
        <w:t xml:space="preserve"> נגבית </w:t>
      </w:r>
      <w:r w:rsidRPr="00C35A2C">
        <w:rPr>
          <w:rStyle w:val="afff8"/>
          <w:rtl/>
        </w:rPr>
        <w:t>בשלשה</w:t>
      </w:r>
      <w:r w:rsidRPr="00C35A2C">
        <w:rPr>
          <w:rFonts w:ascii="Fb Fontext" w:hAnsi="Fb Fontext"/>
          <w:sz w:val="32"/>
          <w:rtl/>
        </w:rPr>
        <w:t xml:space="preserve"> ומתחלקת </w:t>
      </w:r>
      <w:r w:rsidRPr="00C35A2C">
        <w:rPr>
          <w:rStyle w:val="afff8"/>
          <w:rtl/>
        </w:rPr>
        <w:t>בשלשה</w:t>
      </w:r>
      <w:r w:rsidRPr="00C35A2C">
        <w:rPr>
          <w:rFonts w:ascii="Fb Fontext" w:hAnsi="Fb Fontext"/>
          <w:sz w:val="32"/>
          <w:rtl/>
        </w:rPr>
        <w:t>, שגבויה וחלוקה שוים.</w:t>
      </w:r>
    </w:p>
    <w:p w14:paraId="62A1C6EA" w14:textId="77777777" w:rsidR="00AC0AF5" w:rsidRDefault="00AC0AF5" w:rsidP="00554B50">
      <w:pPr>
        <w:rPr>
          <w:rFonts w:ascii="Fb Fontext" w:hAnsi="Fb Fontext"/>
          <w:sz w:val="32"/>
          <w:rtl/>
        </w:rPr>
      </w:pPr>
      <w:r w:rsidRPr="00C35A2C">
        <w:rPr>
          <w:rStyle w:val="afff8"/>
          <w:rtl/>
        </w:rPr>
        <w:t>תמחוי</w:t>
      </w:r>
      <w:r w:rsidRPr="00C35A2C">
        <w:rPr>
          <w:rFonts w:ascii="Fb Fontext" w:hAnsi="Fb Fontext"/>
          <w:sz w:val="32"/>
          <w:rtl/>
        </w:rPr>
        <w:t xml:space="preserve"> - בכל יום, </w:t>
      </w:r>
      <w:r w:rsidRPr="00C35A2C">
        <w:rPr>
          <w:rStyle w:val="afff8"/>
          <w:rtl/>
        </w:rPr>
        <w:t>קופה</w:t>
      </w:r>
      <w:r>
        <w:rPr>
          <w:rFonts w:ascii="Fb Fontext" w:hAnsi="Fb Fontext"/>
          <w:sz w:val="32"/>
          <w:rtl/>
        </w:rPr>
        <w:t xml:space="preserve"> – </w:t>
      </w:r>
      <w:r>
        <w:rPr>
          <w:rStyle w:val="affffe"/>
          <w:rFonts w:ascii="Fb Fontext" w:hAnsi="Fb Fontext"/>
          <w:sz w:val="32"/>
          <w:rtl/>
          <w:rPrChange w:id="9016" w:author="מנוע אמוראים" w:date="2026-10-05T16:41:09Z">
            <w:rPr>
              <w:rFonts w:ascii="Fb Fontext" w:hAnsi="Fb Fontext"/>
              <w:sz w:val="32"/>
              <w:rtl/>
            </w:rPr>
          </w:rPrChange>
        </w:rPr>
        <w:t xml:space="preserve">מער</w:t>
      </w:r>
      <w:r>
        <w:rPr>
          <w:rStyle w:val="affffe"/>
          <w:rFonts w:ascii="Fb Fontext" w:hAnsi="Fb Fontext" w:hint="cs"/>
          <w:sz w:val="32"/>
          <w:rtl/>
          <w:rPrChange w:id="9017" w:author="מנוע אמוראים" w:date="2026-10-05T16:41:09Z">
            <w:rPr>
              <w:rFonts w:ascii="Fb Fontext" w:hAnsi="Fb Fontext" w:hint="cs"/>
              <w:sz w:val="32"/>
              <w:rtl/>
            </w:rPr>
          </w:rPrChange>
        </w:rPr>
        <w:t xml:space="preserve">"ש</w:t>
      </w:r>
      <w:r>
        <w:rPr>
          <w:rFonts w:ascii="Fb Fontext" w:hAnsi="Fb Fontext"/>
          <w:sz w:val="32"/>
          <w:rtl/>
        </w:rPr>
        <w:t xml:space="preserve"> </w:t>
      </w:r>
      <w:r>
        <w:rPr>
          <w:rStyle w:val="affffe"/>
          <w:rFonts w:ascii="Fb Fontext" w:hAnsi="Fb Fontext"/>
          <w:sz w:val="32"/>
          <w:rtl/>
          <w:rPrChange w:id="9018" w:author="מנוע אמוראים" w:date="2026-10-05T16:41:09Z">
            <w:rPr>
              <w:rFonts w:ascii="Fb Fontext" w:hAnsi="Fb Fontext"/>
              <w:sz w:val="32"/>
              <w:rtl/>
            </w:rPr>
          </w:rPrChange>
        </w:rPr>
        <w:t xml:space="preserve">לער</w:t>
      </w:r>
      <w:r>
        <w:rPr>
          <w:rStyle w:val="affffe"/>
          <w:rFonts w:ascii="Fb Fontext" w:hAnsi="Fb Fontext" w:hint="cs"/>
          <w:sz w:val="32"/>
          <w:rtl/>
          <w:rPrChange w:id="9019" w:author="מנוע אמוראים" w:date="2026-10-05T16:41:09Z">
            <w:rPr>
              <w:rFonts w:ascii="Fb Fontext" w:hAnsi="Fb Fontext" w:hint="cs"/>
              <w:sz w:val="32"/>
              <w:rtl/>
            </w:rPr>
          </w:rPrChange>
        </w:rPr>
        <w:t xml:space="preserve">"ש</w:t>
      </w:r>
      <w:r w:rsidRPr="00C35A2C">
        <w:rPr>
          <w:rFonts w:ascii="Fb Fontext" w:hAnsi="Fb Fontext"/>
          <w:sz w:val="32"/>
          <w:rtl/>
        </w:rPr>
        <w:t>,</w:t>
      </w:r>
    </w:p>
    <w:p w14:paraId="7358E2CF" w14:textId="77777777" w:rsidR="00AC0AF5" w:rsidRDefault="00AC0AF5" w:rsidP="00554B50">
      <w:pPr>
        <w:rPr>
          <w:rFonts w:ascii="Fb Fontext" w:hAnsi="Fb Fontext"/>
          <w:sz w:val="32"/>
          <w:rtl/>
        </w:rPr>
      </w:pPr>
      <w:r w:rsidRPr="00C35A2C">
        <w:rPr>
          <w:rStyle w:val="afff8"/>
          <w:rtl/>
        </w:rPr>
        <w:t>תמחוי</w:t>
      </w:r>
      <w:r w:rsidRPr="00C35A2C">
        <w:rPr>
          <w:rFonts w:ascii="Fb Fontext" w:hAnsi="Fb Fontext"/>
          <w:sz w:val="32"/>
          <w:rtl/>
        </w:rPr>
        <w:t xml:space="preserve"> - לעניי עולם, </w:t>
      </w:r>
      <w:r w:rsidRPr="00C35A2C">
        <w:rPr>
          <w:rStyle w:val="afff8"/>
          <w:rtl/>
        </w:rPr>
        <w:t>קופה</w:t>
      </w:r>
      <w:r w:rsidRPr="00C35A2C">
        <w:rPr>
          <w:rFonts w:ascii="Fb Fontext" w:hAnsi="Fb Fontext"/>
          <w:sz w:val="32"/>
          <w:rtl/>
        </w:rPr>
        <w:t xml:space="preserve"> - לעניי העיר.</w:t>
      </w:r>
    </w:p>
    <w:p w14:paraId="502B07C9" w14:textId="3E799BF7" w:rsidR="00AC0AF5" w:rsidRPr="00C35A2C" w:rsidRDefault="00AC0AF5" w:rsidP="009970A1">
      <w:pPr>
        <w:spacing w:after="60"/>
        <w:rPr>
          <w:rFonts w:ascii="Fb Fontext" w:hAnsi="Fb Fontext" w:cs="Guttman Vilna"/>
          <w:b/>
          <w:bCs/>
          <w:rtl/>
        </w:rPr>
      </w:pPr>
      <w:r w:rsidRPr="00C35A2C">
        <w:rPr>
          <w:rFonts w:ascii="Fb Fontext" w:hAnsi="Fb Fontext"/>
          <w:sz w:val="32"/>
          <w:rtl/>
        </w:rPr>
        <w:t>ורשאים בני העיר לעשות קופה תמחוי ותמחוי קופה, ולשנותה לכל מה שירצו.</w:t>
      </w:r>
      <w:r w:rsidRPr="00C35A2C">
        <w:rPr>
          <w:rFonts w:ascii="Fb Fontext" w:hAnsi="Fb Fontext"/>
          <w:rtl/>
        </w:rPr>
        <w:t xml:space="preserve"> להתנות על המדות ועל השערים, ועל שכר פועלים, ולהסיע על קיצתן.</w:t>
      </w:r>
    </w:p>
    <w:p w14:paraId="57A47BE0" w14:textId="36705EB9" w:rsidR="00554B50" w:rsidRDefault="00FC4B12" w:rsidP="00554B50">
      <w:pPr>
        <w:pStyle w:val="36"/>
        <w:framePr w:wrap="notBeside"/>
        <w:rPr>
          <w:rtl/>
        </w:rPr>
      </w:pPr>
      <w:r>
        <w:rPr>
          <w:rStyle w:val="afffff0"/>
          <w:rFonts w:ascii="BA Or Tzadikim Regular" w:hAnsi="BA Or Tzadikim Regular" w:cs="BA Or Tzadikim Regular"/>
          <w:rtl/>
        </w:rPr>
        <w:t>◄</w:t>
      </w:r>
      <w:r w:rsidR="009970A1">
        <w:rPr>
          <w:rFonts w:hint="cs"/>
          <w:rtl/>
        </w:rPr>
        <w:t>א. ר</w:t>
      </w:r>
      <w:r w:rsidR="00F10693">
        <w:rPr>
          <w:rtl/>
        </w:rPr>
        <w:t>"</w:t>
      </w:r>
      <w:r w:rsidR="009970A1">
        <w:rPr>
          <w:rFonts w:hint="cs"/>
          <w:rtl/>
        </w:rPr>
        <w:t>נ</w:t>
      </w:r>
      <w:r w:rsidR="00AC0AF5" w:rsidRPr="00C35A2C">
        <w:rPr>
          <w:rtl/>
        </w:rPr>
        <w:t>:</w:t>
      </w:r>
    </w:p>
    <w:p w14:paraId="1DD68AAE" w14:textId="23998921" w:rsidR="00AC0AF5" w:rsidRPr="00C35A2C" w:rsidRDefault="009970A1" w:rsidP="00AC0AF5">
      <w:pPr>
        <w:rPr>
          <w:rFonts w:ascii="Fb Fontext" w:hAnsi="Fb Fontext"/>
          <w:rtl/>
        </w:rPr>
      </w:pPr>
      <w:r w:rsidRPr="000A79B1">
        <w:rPr>
          <w:rStyle w:val="affff8"/>
          <w:rtl/>
        </w:rPr>
        <w:t>והם יקחו את הזהב</w:t>
      </w:r>
      <w:r w:rsidRPr="00577F86">
        <w:rPr>
          <w:rStyle w:val="affff8"/>
          <w:rtl/>
        </w:rPr>
        <w:t xml:space="preserve"> </w:t>
      </w:r>
      <w:r>
        <w:rPr>
          <w:rStyle w:val="affff8"/>
          <w:rFonts w:hint="cs"/>
          <w:rtl/>
        </w:rPr>
        <w:t xml:space="preserve">- </w:t>
      </w:r>
      <w:r w:rsidR="00AC0AF5" w:rsidRPr="0081371E">
        <w:rPr>
          <w:rStyle w:val="afff8"/>
          <w:rtl/>
        </w:rPr>
        <w:t xml:space="preserve">אין עושין </w:t>
      </w:r>
      <w:r w:rsidR="00AC0AF5" w:rsidRPr="009970A1">
        <w:rPr>
          <w:rStyle w:val="afff8"/>
          <w:rtl/>
        </w:rPr>
        <w:t>שררות</w:t>
      </w:r>
      <w:r w:rsidR="00AC0AF5" w:rsidRPr="0081371E">
        <w:rPr>
          <w:rStyle w:val="afff8"/>
          <w:rtl/>
        </w:rPr>
        <w:t xml:space="preserve"> על הצבור פחות משנים</w:t>
      </w:r>
      <w:r w:rsidRPr="0081371E">
        <w:rPr>
          <w:rStyle w:val="afff8"/>
          <w:rFonts w:hint="cs"/>
          <w:rtl/>
        </w:rPr>
        <w:t>.</w:t>
      </w:r>
    </w:p>
    <w:p w14:paraId="4A92F4D3" w14:textId="6DE54891" w:rsidR="00AC0AF5" w:rsidRPr="00C35A2C" w:rsidRDefault="009970A1" w:rsidP="00554B50">
      <w:pPr>
        <w:rPr>
          <w:rFonts w:ascii="Fb Fontext" w:hAnsi="Fb Fontext" w:cs="Guttman Vilna"/>
          <w:b/>
          <w:bCs/>
          <w:sz w:val="32"/>
          <w:rtl/>
        </w:rPr>
      </w:pPr>
      <w:r>
        <w:rPr>
          <w:rFonts w:ascii="Fb Fontext" w:hAnsi="Fb Fontext" w:hint="cs"/>
          <w:sz w:val="32"/>
          <w:rtl/>
        </w:rPr>
        <w:t>הא נאמן</w:t>
      </w:r>
      <w:r w:rsidR="00AC0AF5" w:rsidRPr="00C35A2C">
        <w:rPr>
          <w:rFonts w:ascii="Fb Fontext" w:hAnsi="Fb Fontext"/>
          <w:sz w:val="32"/>
          <w:rtl/>
        </w:rPr>
        <w:t xml:space="preserve">, </w:t>
      </w:r>
      <w:r w:rsidR="00AC0AF5" w:rsidRPr="00554B50">
        <w:rPr>
          <w:rStyle w:val="affffe"/>
          <w:rtl/>
        </w:rPr>
        <w:t>מסייע ל</w:t>
      </w:r>
      <w:r w:rsidR="00AC0AF5" w:rsidRPr="00554B50">
        <w:rPr>
          <w:rStyle w:val="affffe"/>
          <w:rFonts w:hint="cs"/>
          <w:rtl/>
        </w:rPr>
        <w:t>ר</w:t>
      </w:r>
      <w:r w:rsidR="00AC0AF5" w:rsidRPr="00554B50">
        <w:rPr>
          <w:rStyle w:val="affffe"/>
          <w:rtl/>
        </w:rPr>
        <w:t>"</w:t>
      </w:r>
      <w:r w:rsidR="00AC0AF5" w:rsidRPr="00554B50">
        <w:rPr>
          <w:rStyle w:val="affffe"/>
          <w:rFonts w:hint="cs"/>
          <w:rtl/>
        </w:rPr>
        <w:t>ח</w:t>
      </w:r>
      <w:r w:rsidR="00AC0AF5" w:rsidRPr="00554B50">
        <w:rPr>
          <w:rStyle w:val="affffe"/>
          <w:rtl/>
        </w:rPr>
        <w:t>:</w:t>
      </w:r>
      <w:r w:rsidR="00AC0AF5" w:rsidRPr="00C35A2C">
        <w:rPr>
          <w:rFonts w:ascii="Fb Fontext" w:hAnsi="Fb Fontext"/>
          <w:sz w:val="32"/>
          <w:rtl/>
        </w:rPr>
        <w:t xml:space="preserve"> מעשה ומינה רבי שני אחין על הקופה.</w:t>
      </w:r>
    </w:p>
    <w:p w14:paraId="5C5691E2" w14:textId="3230E32E" w:rsidR="009970A1" w:rsidRDefault="00FC4B12" w:rsidP="009970A1">
      <w:pPr>
        <w:pStyle w:val="36"/>
        <w:framePr w:wrap="notBeside"/>
        <w:rPr>
          <w:rStyle w:val="affffe"/>
          <w:rtl/>
        </w:rPr>
      </w:pPr>
      <w:r>
        <w:rPr>
          <w:rStyle w:val="afffff0"/>
          <w:rFonts w:ascii="BA Or Tzadikim Regular" w:hAnsi="BA Or Tzadikim Regular" w:cs="BA Or Tzadikim Regular"/>
          <w:rtl/>
        </w:rPr>
        <w:t>◄</w:t>
      </w:r>
      <w:r w:rsidR="009970A1" w:rsidRPr="00554B50">
        <w:rPr>
          <w:rStyle w:val="affffe"/>
          <w:rFonts w:hint="cs"/>
          <w:rtl/>
        </w:rPr>
        <w:t>דרב</w:t>
      </w:r>
      <w:r w:rsidR="009970A1" w:rsidRPr="00554B50">
        <w:rPr>
          <w:rStyle w:val="affffe"/>
          <w:rtl/>
        </w:rPr>
        <w:t>"</w:t>
      </w:r>
      <w:r w:rsidR="009970A1" w:rsidRPr="00554B50">
        <w:rPr>
          <w:rStyle w:val="affffe"/>
          <w:rFonts w:hint="cs"/>
          <w:rtl/>
        </w:rPr>
        <w:t>א</w:t>
      </w:r>
      <w:r w:rsidR="009970A1" w:rsidRPr="00554B50">
        <w:rPr>
          <w:rStyle w:val="affffe"/>
          <w:rtl/>
        </w:rPr>
        <w:t>:</w:t>
      </w:r>
    </w:p>
    <w:p w14:paraId="02C724AA" w14:textId="6760E927" w:rsidR="00AC0AF5" w:rsidRDefault="00AC0AF5" w:rsidP="00554B50">
      <w:pPr>
        <w:rPr>
          <w:rFonts w:ascii="Fb Fontext" w:hAnsi="Fb Fontext"/>
          <w:sz w:val="32"/>
          <w:rtl/>
        </w:rPr>
      </w:pPr>
      <w:r w:rsidRPr="00C35A2C">
        <w:rPr>
          <w:rFonts w:ascii="Fb Fontext" w:hAnsi="Fb Fontext"/>
          <w:sz w:val="32"/>
          <w:rtl/>
        </w:rPr>
        <w:t>לפי שממשכנין על הצדקה ואפילו בע"ש</w:t>
      </w:r>
      <w:r w:rsidRPr="00C35A2C">
        <w:rPr>
          <w:rFonts w:ascii="Fb Fontext" w:hAnsi="Fb Fontext" w:hint="cs"/>
          <w:sz w:val="32"/>
          <w:rtl/>
        </w:rPr>
        <w:t xml:space="preserve"> והיינו באמיד</w:t>
      </w:r>
      <w:r w:rsidR="009970A1">
        <w:rPr>
          <w:rFonts w:ascii="Fb Fontext" w:hAnsi="Fb Fontext" w:hint="cs"/>
          <w:sz w:val="32"/>
          <w:rtl/>
        </w:rPr>
        <w:t>.</w:t>
      </w:r>
    </w:p>
    <w:p w14:paraId="2DC8A633" w14:textId="77777777" w:rsidR="00554B50" w:rsidRDefault="00AC0AF5" w:rsidP="00554B50">
      <w:pPr>
        <w:pStyle w:val="36"/>
        <w:framePr w:wrap="notBeside"/>
        <w:rPr>
          <w:rtl/>
        </w:rPr>
      </w:pPr>
      <w:r w:rsidRPr="00C35A2C">
        <w:rPr>
          <w:rFonts w:hint="cs"/>
          <w:rtl/>
        </w:rPr>
        <w:t>והך</w:t>
      </w:r>
    </w:p>
    <w:p w14:paraId="2CD6315A" w14:textId="391A3FBF" w:rsidR="00AC0AF5" w:rsidRDefault="00AC0AF5" w:rsidP="00554B50">
      <w:pPr>
        <w:rPr>
          <w:rFonts w:ascii="Fb Fontext" w:hAnsi="Fb Fontext"/>
          <w:sz w:val="32"/>
          <w:rtl/>
        </w:rPr>
      </w:pPr>
      <w:r w:rsidRPr="00577F86">
        <w:rPr>
          <w:rStyle w:val="affff8"/>
          <w:rFonts w:hint="cs"/>
          <w:rtl/>
        </w:rPr>
        <w:t>ד</w:t>
      </w:r>
      <w:r w:rsidRPr="00F10693">
        <w:rPr>
          <w:rFonts w:hint="cs"/>
          <w:rtl/>
        </w:rPr>
        <w:t>'</w:t>
      </w:r>
      <w:r w:rsidRPr="00F10693">
        <w:rPr>
          <w:rtl/>
        </w:rPr>
        <w:t>ו</w:t>
      </w:r>
      <w:r w:rsidRPr="00577F86">
        <w:rPr>
          <w:rStyle w:val="affff8"/>
          <w:rtl/>
        </w:rPr>
        <w:t>פקדתי על כל לוחציו</w:t>
      </w:r>
      <w:r w:rsidRPr="00F10693">
        <w:rPr>
          <w:rFonts w:hint="cs"/>
          <w:rtl/>
        </w:rPr>
        <w:t xml:space="preserve">' </w:t>
      </w:r>
      <w:r w:rsidRPr="00554B50">
        <w:rPr>
          <w:rStyle w:val="affffe"/>
          <w:rFonts w:hint="cs"/>
          <w:rtl/>
        </w:rPr>
        <w:t>וכרב</w:t>
      </w:r>
      <w:r w:rsidRPr="00C35A2C">
        <w:rPr>
          <w:rFonts w:ascii="Fb Fontext" w:hAnsi="Fb Fontext" w:hint="cs"/>
          <w:sz w:val="32"/>
          <w:rtl/>
        </w:rPr>
        <w:t xml:space="preserve"> דואפי</w:t>
      </w:r>
      <w:r w:rsidRPr="00F10693">
        <w:rPr>
          <w:rFonts w:hint="cs"/>
          <w:rtl/>
        </w:rPr>
        <w:t xml:space="preserve">' </w:t>
      </w:r>
      <w:r w:rsidRPr="00C35A2C">
        <w:rPr>
          <w:rFonts w:ascii="Fb Fontext" w:hAnsi="Fb Fontext" w:hint="cs"/>
          <w:sz w:val="32"/>
          <w:rtl/>
        </w:rPr>
        <w:t>על גבאי צדקה- היינו בלא אמיד</w:t>
      </w:r>
    </w:p>
    <w:p w14:paraId="303007E4" w14:textId="366D4AD5" w:rsidR="00AC0AF5" w:rsidRDefault="009970A1" w:rsidP="00554B50">
      <w:pPr>
        <w:spacing w:after="60"/>
        <w:rPr>
          <w:rFonts w:ascii="Fb Fontext" w:hAnsi="Fb Fontext"/>
          <w:rtl/>
        </w:rPr>
      </w:pPr>
      <w:r>
        <w:rPr>
          <w:rStyle w:val="affffe"/>
          <w:rFonts w:hint="cs"/>
          <w:rtl/>
        </w:rPr>
        <w:t>כ</w:t>
      </w:r>
      <w:r w:rsidR="00AC0AF5" w:rsidRPr="00554B50">
        <w:rPr>
          <w:rStyle w:val="affffe"/>
          <w:rtl/>
        </w:rPr>
        <w:t xml:space="preserve">רבא </w:t>
      </w:r>
      <w:r>
        <w:rPr>
          <w:rStyle w:val="affffe"/>
          <w:rFonts w:hint="cs"/>
          <w:rtl/>
        </w:rPr>
        <w:t>ש</w:t>
      </w:r>
      <w:r w:rsidR="00554B50">
        <w:rPr>
          <w:rStyle w:val="affffe"/>
          <w:rFonts w:hint="cs"/>
          <w:rtl/>
        </w:rPr>
        <w:t xml:space="preserve">כפה </w:t>
      </w:r>
      <w:r w:rsidR="00AC0AF5" w:rsidRPr="00554B50">
        <w:rPr>
          <w:rStyle w:val="affffe"/>
          <w:rtl/>
        </w:rPr>
        <w:t>לר</w:t>
      </w:r>
      <w:r w:rsidR="00AC0AF5" w:rsidRPr="00554B50">
        <w:rPr>
          <w:rStyle w:val="affffe"/>
          <w:rFonts w:hint="cs"/>
          <w:rtl/>
        </w:rPr>
        <w:t>נב</w:t>
      </w:r>
      <w:r w:rsidR="00AC0AF5" w:rsidRPr="00554B50">
        <w:rPr>
          <w:rStyle w:val="affffe"/>
          <w:rtl/>
        </w:rPr>
        <w:t>"</w:t>
      </w:r>
      <w:r w:rsidR="00AC0AF5" w:rsidRPr="00554B50">
        <w:rPr>
          <w:rStyle w:val="affffe"/>
          <w:rFonts w:hint="cs"/>
          <w:rtl/>
        </w:rPr>
        <w:t>א</w:t>
      </w:r>
      <w:r w:rsidR="00AC0AF5" w:rsidRPr="00C35A2C">
        <w:rPr>
          <w:rFonts w:ascii="Fb Fontext" w:hAnsi="Fb Fontext" w:hint="cs"/>
          <w:rtl/>
        </w:rPr>
        <w:t xml:space="preserve"> ולקח ממנו ד</w:t>
      </w:r>
      <w:r w:rsidR="00AC0AF5" w:rsidRPr="00F10693">
        <w:rPr>
          <w:rFonts w:hint="cs"/>
          <w:rtl/>
        </w:rPr>
        <w:t xml:space="preserve">' </w:t>
      </w:r>
      <w:r w:rsidR="00AC0AF5" w:rsidRPr="00C35A2C">
        <w:rPr>
          <w:rFonts w:ascii="Fb Fontext" w:hAnsi="Fb Fontext" w:hint="cs"/>
          <w:rtl/>
        </w:rPr>
        <w:t>מאות זוז לצדקה</w:t>
      </w:r>
    </w:p>
    <w:p w14:paraId="5DCECDC5" w14:textId="50D653FC" w:rsidR="00554B50" w:rsidRDefault="009970A1" w:rsidP="00554B50">
      <w:pPr>
        <w:pStyle w:val="36"/>
        <w:framePr w:wrap="notBeside"/>
        <w:rPr>
          <w:rStyle w:val="affff8"/>
          <w:rtl/>
        </w:rPr>
      </w:pPr>
      <w:r>
        <w:rPr>
          <w:rFonts w:hint="cs"/>
          <w:rtl/>
        </w:rPr>
        <w:t xml:space="preserve">ב. </w:t>
      </w:r>
      <w:r w:rsidR="00AC0AF5" w:rsidRPr="00577F86">
        <w:rPr>
          <w:rStyle w:val="affff8"/>
          <w:rFonts w:hint="cs"/>
          <w:rtl/>
        </w:rPr>
        <w:t xml:space="preserve"> </w:t>
      </w:r>
    </w:p>
    <w:p w14:paraId="3DAB772B" w14:textId="141AA0D4" w:rsidR="00AC0AF5" w:rsidRDefault="00AC0AF5" w:rsidP="00AC0AF5">
      <w:pPr>
        <w:rPr>
          <w:rFonts w:ascii="Fb Fontext" w:hAnsi="Fb Fontext"/>
          <w:sz w:val="32"/>
          <w:rtl/>
        </w:rPr>
      </w:pPr>
      <w:r w:rsidRPr="00577F86">
        <w:rPr>
          <w:rStyle w:val="affff8"/>
          <w:rtl/>
        </w:rPr>
        <w:t>והמשכילים יזהירו כזוהר הרקיע וגו</w:t>
      </w:r>
      <w:r w:rsidRPr="00F10693">
        <w:rPr>
          <w:rtl/>
        </w:rPr>
        <w:t xml:space="preserve">' </w:t>
      </w:r>
      <w:r w:rsidRPr="00C35A2C">
        <w:rPr>
          <w:rFonts w:ascii="Fb Fontext" w:hAnsi="Fb Fontext"/>
          <w:sz w:val="32"/>
          <w:rtl/>
        </w:rPr>
        <w:t xml:space="preserve"> </w:t>
      </w:r>
      <w:r w:rsidRPr="0081371E">
        <w:rPr>
          <w:rStyle w:val="afff8"/>
          <w:rtl/>
        </w:rPr>
        <w:t>זה דיין שדן דין אמת לאמתו</w:t>
      </w:r>
      <w:r w:rsidRPr="00C35A2C">
        <w:rPr>
          <w:rFonts w:ascii="Fb Fontext" w:hAnsi="Fb Fontext"/>
          <w:sz w:val="32"/>
          <w:rtl/>
        </w:rPr>
        <w:t>,</w:t>
      </w:r>
    </w:p>
    <w:p w14:paraId="76076F14" w14:textId="733CB754" w:rsidR="00AC0AF5" w:rsidRPr="00C35A2C" w:rsidRDefault="00AC0AF5" w:rsidP="00AC0AF5">
      <w:pPr>
        <w:rPr>
          <w:rFonts w:ascii="Fb Fontext" w:hAnsi="Fb Fontext"/>
          <w:rtl/>
        </w:rPr>
      </w:pPr>
      <w:r w:rsidRPr="00F67352">
        <w:rPr>
          <w:rStyle w:val="affff8"/>
          <w:rtl/>
        </w:rPr>
        <w:t>ומצדיקי הרבים ככוכבים לעולם ועד</w:t>
      </w:r>
      <w:r w:rsidRPr="00C35A2C">
        <w:rPr>
          <w:rFonts w:ascii="Fb Fontext" w:hAnsi="Fb Fontext"/>
          <w:rtl/>
        </w:rPr>
        <w:t xml:space="preserve"> - אלו גבאי צדקה.</w:t>
      </w:r>
    </w:p>
    <w:p w14:paraId="7A767E8C" w14:textId="77777777" w:rsidR="00554B50" w:rsidRDefault="00AC0AF5" w:rsidP="00554B50">
      <w:pPr>
        <w:pStyle w:val="36"/>
        <w:framePr w:wrap="notBeside"/>
        <w:rPr>
          <w:rtl/>
        </w:rPr>
      </w:pPr>
      <w:r w:rsidRPr="00C35A2C">
        <w:rPr>
          <w:rtl/>
        </w:rPr>
        <w:t>במתניתא תנא:</w:t>
      </w:r>
    </w:p>
    <w:p w14:paraId="163D56E4" w14:textId="20D38856" w:rsidR="00AC0AF5" w:rsidRDefault="00AC0AF5" w:rsidP="00AC0AF5">
      <w:pPr>
        <w:rPr>
          <w:rFonts w:ascii="Fb Fontext" w:hAnsi="Fb Fontext"/>
          <w:rtl/>
        </w:rPr>
      </w:pPr>
      <w:r w:rsidRPr="00F10693">
        <w:rPr>
          <w:rFonts w:hint="cs"/>
          <w:rtl/>
        </w:rPr>
        <w:t>'</w:t>
      </w:r>
      <w:r w:rsidRPr="00F10693">
        <w:rPr>
          <w:rtl/>
        </w:rPr>
        <w:t>ו</w:t>
      </w:r>
      <w:r w:rsidRPr="00572F4D">
        <w:rPr>
          <w:rStyle w:val="affff8"/>
          <w:rtl/>
        </w:rPr>
        <w:t xml:space="preserve">המשכילים יזהירו כזוהר הרקיע </w:t>
      </w:r>
      <w:r w:rsidR="00554B50">
        <w:rPr>
          <w:rStyle w:val="affff8"/>
          <w:rFonts w:hint="cs"/>
          <w:rtl/>
        </w:rPr>
        <w:t xml:space="preserve">- </w:t>
      </w:r>
      <w:r w:rsidRPr="00C35A2C">
        <w:rPr>
          <w:rFonts w:ascii="Fb Fontext" w:hAnsi="Fb Fontext"/>
          <w:rtl/>
        </w:rPr>
        <w:t>זה דיין שדן דין אמת לאמתו וגבאי צדקה,</w:t>
      </w:r>
    </w:p>
    <w:p w14:paraId="4A3B2FC9" w14:textId="77777777" w:rsidR="00AC0AF5" w:rsidRPr="00C35A2C" w:rsidRDefault="00AC0AF5" w:rsidP="00554B50">
      <w:pPr>
        <w:spacing w:after="60"/>
        <w:rPr>
          <w:rFonts w:ascii="Fb Fontext" w:hAnsi="Fb Fontext" w:cs="Guttman Vilna"/>
          <w:b/>
          <w:bCs/>
          <w:sz w:val="32"/>
          <w:rtl/>
        </w:rPr>
      </w:pPr>
      <w:r w:rsidRPr="00F10693">
        <w:rPr>
          <w:rFonts w:hint="cs"/>
          <w:rtl/>
        </w:rPr>
        <w:t>'</w:t>
      </w:r>
      <w:r w:rsidRPr="00F10693">
        <w:rPr>
          <w:rtl/>
        </w:rPr>
        <w:t>ו</w:t>
      </w:r>
      <w:r w:rsidRPr="00F67352">
        <w:rPr>
          <w:rStyle w:val="affff8"/>
          <w:rtl/>
        </w:rPr>
        <w:t xml:space="preserve">מצדיקי הרבים ככוכבים לעולם ועד </w:t>
      </w:r>
      <w:r w:rsidRPr="00C35A2C">
        <w:rPr>
          <w:rFonts w:ascii="Fb Fontext" w:hAnsi="Fb Fontext"/>
          <w:sz w:val="32"/>
          <w:rtl/>
        </w:rPr>
        <w:t>- אלו מלמדי תינוקות.</w:t>
      </w:r>
    </w:p>
    <w:p w14:paraId="0038155E" w14:textId="4811FD26" w:rsidR="00554B50" w:rsidRDefault="009970A1" w:rsidP="00554B50">
      <w:pPr>
        <w:pStyle w:val="36"/>
        <w:framePr w:wrap="notBeside"/>
        <w:rPr>
          <w:rtl/>
        </w:rPr>
      </w:pPr>
      <w:r>
        <w:rPr>
          <w:rFonts w:hint="cs"/>
          <w:rtl/>
        </w:rPr>
        <w:t>כרב שמצא  לרשב</w:t>
      </w:r>
      <w:r w:rsidR="00F10693">
        <w:rPr>
          <w:rtl/>
        </w:rPr>
        <w:t>"</w:t>
      </w:r>
      <w:r>
        <w:rPr>
          <w:rFonts w:hint="cs"/>
          <w:rtl/>
        </w:rPr>
        <w:t>ש</w:t>
      </w:r>
    </w:p>
    <w:p w14:paraId="65D8E7B0" w14:textId="2EBF5805" w:rsidR="00AC0AF5" w:rsidRDefault="00AC0AF5" w:rsidP="009970A1">
      <w:pPr>
        <w:rPr>
          <w:rStyle w:val="affff8"/>
          <w:rtl/>
        </w:rPr>
      </w:pPr>
      <w:r w:rsidRPr="00C35A2C">
        <w:rPr>
          <w:rFonts w:ascii="Fb Fontext" w:hAnsi="Fb Fontext" w:hint="cs"/>
          <w:rtl/>
        </w:rPr>
        <w:t>עזבתם ל</w:t>
      </w:r>
      <w:r w:rsidRPr="00C35A2C">
        <w:rPr>
          <w:rFonts w:ascii="Fb Fontext" w:hAnsi="Fb Fontext"/>
          <w:rtl/>
        </w:rPr>
        <w:t>הימנותך</w:t>
      </w:r>
      <w:r w:rsidR="009970A1">
        <w:rPr>
          <w:rFonts w:ascii="Fb Fontext" w:hAnsi="Fb Fontext" w:hint="cs"/>
          <w:rtl/>
        </w:rPr>
        <w:t xml:space="preserve"> </w:t>
      </w:r>
      <w:r w:rsidR="009970A1" w:rsidRPr="009970A1">
        <w:rPr>
          <w:rStyle w:val="afffff0"/>
          <w:rFonts w:hint="cs"/>
          <w:rtl/>
        </w:rPr>
        <w:t>תלמ</w:t>
      </w:r>
      <w:r w:rsidR="009970A1" w:rsidRPr="004F2AD1">
        <w:rPr>
          <w:rStyle w:val="afffff0"/>
          <w:rFonts w:hint="cs"/>
          <w:rtl/>
        </w:rPr>
        <w:t>ידיו?</w:t>
      </w:r>
      <w:r w:rsidR="009970A1">
        <w:rPr>
          <w:rStyle w:val="afffff0"/>
          <w:rFonts w:hint="cs"/>
          <w:rtl/>
        </w:rPr>
        <w:t xml:space="preserve"> </w:t>
      </w:r>
      <w:r w:rsidRPr="00554B50">
        <w:rPr>
          <w:rStyle w:val="affffe"/>
          <w:rtl/>
        </w:rPr>
        <w:t>א"ל:</w:t>
      </w:r>
      <w:r w:rsidRPr="00C35A2C">
        <w:rPr>
          <w:rFonts w:ascii="Fb Fontext" w:hAnsi="Fb Fontext"/>
          <w:rtl/>
        </w:rPr>
        <w:t xml:space="preserve"> </w:t>
      </w:r>
      <w:r w:rsidR="009970A1">
        <w:rPr>
          <w:rFonts w:ascii="Fb Fontext" w:hAnsi="Fb Fontext" w:hint="cs"/>
          <w:rtl/>
        </w:rPr>
        <w:t>שאף ש</w:t>
      </w:r>
      <w:r w:rsidRPr="00C35A2C">
        <w:rPr>
          <w:rFonts w:ascii="Fb Fontext" w:hAnsi="Fb Fontext" w:hint="cs"/>
          <w:rtl/>
        </w:rPr>
        <w:t>י</w:t>
      </w:r>
      <w:r w:rsidRPr="00C35A2C">
        <w:rPr>
          <w:rFonts w:ascii="Fb Fontext" w:hAnsi="Fb Fontext"/>
          <w:rtl/>
        </w:rPr>
        <w:t>"</w:t>
      </w:r>
      <w:r w:rsidRPr="00C35A2C">
        <w:rPr>
          <w:rFonts w:ascii="Fb Fontext" w:hAnsi="Fb Fontext" w:hint="cs"/>
          <w:rtl/>
        </w:rPr>
        <w:t>ג שנים לא רא</w:t>
      </w:r>
      <w:r w:rsidR="009970A1">
        <w:rPr>
          <w:rFonts w:ascii="Fb Fontext" w:hAnsi="Fb Fontext" w:hint="cs"/>
          <w:rtl/>
        </w:rPr>
        <w:t>ם</w:t>
      </w:r>
      <w:r w:rsidRPr="00C35A2C">
        <w:rPr>
          <w:rFonts w:ascii="Fb Fontext" w:hAnsi="Fb Fontext" w:hint="cs"/>
          <w:rtl/>
        </w:rPr>
        <w:t xml:space="preserve"> גם עכשיו דעתו עליהם</w:t>
      </w:r>
      <w:r w:rsidR="009970A1">
        <w:rPr>
          <w:rFonts w:ascii="Fb Fontext" w:hAnsi="Fb Fontext" w:hint="cs"/>
          <w:rtl/>
        </w:rPr>
        <w:t xml:space="preserve">, </w:t>
      </w:r>
      <w:r w:rsidR="009970A1">
        <w:rPr>
          <w:rStyle w:val="affffe"/>
          <w:rFonts w:hint="cs"/>
          <w:rtl/>
        </w:rPr>
        <w:t xml:space="preserve">אבל </w:t>
      </w:r>
      <w:r w:rsidRPr="00C35A2C">
        <w:rPr>
          <w:rFonts w:ascii="Fb Fontext" w:hAnsi="Fb Fontext" w:hint="cs"/>
          <w:rtl/>
        </w:rPr>
        <w:t>ת</w:t>
      </w:r>
      <w:r w:rsidRPr="00C35A2C">
        <w:rPr>
          <w:rFonts w:ascii="Fb Fontext" w:hAnsi="Fb Fontext"/>
          <w:rtl/>
        </w:rPr>
        <w:t>"</w:t>
      </w:r>
      <w:r w:rsidRPr="00C35A2C">
        <w:rPr>
          <w:rFonts w:ascii="Fb Fontext" w:hAnsi="Fb Fontext" w:hint="cs"/>
          <w:rtl/>
        </w:rPr>
        <w:t>ח יזכו ל</w:t>
      </w:r>
      <w:r w:rsidRPr="00F10693">
        <w:rPr>
          <w:rFonts w:hint="cs"/>
          <w:rtl/>
        </w:rPr>
        <w:t>'</w:t>
      </w:r>
      <w:r w:rsidRPr="00F10693">
        <w:rPr>
          <w:rtl/>
        </w:rPr>
        <w:t>ו</w:t>
      </w:r>
      <w:r w:rsidRPr="00F67352">
        <w:rPr>
          <w:rStyle w:val="affff8"/>
          <w:rtl/>
        </w:rPr>
        <w:t>אוהביו כצאת השמש בגבורתו</w:t>
      </w:r>
      <w:r w:rsidRPr="00F10693">
        <w:rPr>
          <w:rFonts w:hint="cs"/>
          <w:rtl/>
        </w:rPr>
        <w:t>'</w:t>
      </w:r>
      <w:r w:rsidRPr="00F10693">
        <w:rPr>
          <w:rtl/>
        </w:rPr>
        <w:t>.</w:t>
      </w:r>
    </w:p>
    <w:p w14:paraId="31090746" w14:textId="22FE446D" w:rsidR="009970A1" w:rsidRDefault="009970A1" w:rsidP="009970A1">
      <w:pPr>
        <w:pStyle w:val="aff9"/>
        <w:rPr>
          <w:del w:id="90022" w:author="מנוע עיצוב" w:date="2026-10-08T11:01:28Z"/>
          <w:rStyle w:val="affff8"/>
          <w:rtl/>
        </w:rPr>
      </w:pPr>
      <w:del w:id="90021" w:author="מנוע עיצוב" w:date="2026-10-08T11:01:28Z">
        <w:r>
          <w:rPr>
            <w:rStyle w:val="affff8"/>
            <w:rFonts w:hint="cs"/>
            <w:rtl/>
          </w:rPr>
          <w:delText xml:space="preserve">***</w:delText>
        </w:r>
      </w:del>
    </w:p>
    <w:p w14:paraId="4D3D2DD8" w14:textId="0A78DD94" w:rsidR="00AC0AF5" w:rsidRPr="00554B50" w:rsidRDefault="00554B50" w:rsidP="00554B50">
      <w:pPr>
        <w:pStyle w:val="affff9"/>
        <w:rPr>
          <w:rtl/>
        </w:rPr>
      </w:pPr>
      <w:r w:rsidRPr="00554B50">
        <w:rPr>
          <w:rFonts w:hint="cs"/>
          <w:rtl/>
        </w:rPr>
        <w:t>גבאי צדקה</w:t>
      </w:r>
    </w:p>
    <w:p w14:paraId="6AB9F4B6" w14:textId="50E77C5A" w:rsidR="00554B50" w:rsidRDefault="009970A1" w:rsidP="00554B50">
      <w:pPr>
        <w:pStyle w:val="36"/>
        <w:framePr w:wrap="notBeside"/>
        <w:rPr>
          <w:rtl/>
        </w:rPr>
      </w:pPr>
      <w:r>
        <w:rPr>
          <w:rFonts w:hint="cs"/>
          <w:rtl/>
        </w:rPr>
        <w:t xml:space="preserve">א. </w:t>
      </w:r>
      <w:r w:rsidR="00AC0AF5" w:rsidRPr="00C35A2C">
        <w:rPr>
          <w:rtl/>
        </w:rPr>
        <w:t>ת"ר:</w:t>
      </w:r>
    </w:p>
    <w:p w14:paraId="3F148851" w14:textId="04A1E838" w:rsidR="00AC0AF5" w:rsidRDefault="00AC0AF5" w:rsidP="00554B50">
      <w:pPr>
        <w:rPr>
          <w:rFonts w:ascii="Fb Fontext" w:hAnsi="Fb Fontext"/>
          <w:sz w:val="32"/>
          <w:rtl/>
        </w:rPr>
      </w:pPr>
      <w:r w:rsidRPr="00C35A2C">
        <w:rPr>
          <w:rFonts w:ascii="Fb Fontext" w:hAnsi="Fb Fontext"/>
          <w:sz w:val="32"/>
          <w:rtl/>
        </w:rPr>
        <w:t>אינן רשאין לפרוש זה מזה, אבל פורש זה לשער וזה לחנות.</w:t>
      </w:r>
    </w:p>
    <w:p w14:paraId="36FA671E" w14:textId="223E5063" w:rsidR="00554B50" w:rsidRDefault="00AC0AF5" w:rsidP="00AC0AF5">
      <w:pPr>
        <w:rPr>
          <w:rFonts w:ascii="Fb Fontext" w:hAnsi="Fb Fontext"/>
          <w:rtl/>
        </w:rPr>
      </w:pPr>
      <w:r w:rsidRPr="00C35A2C">
        <w:rPr>
          <w:rFonts w:ascii="Fb Fontext" w:hAnsi="Fb Fontext"/>
          <w:rtl/>
        </w:rPr>
        <w:t xml:space="preserve">מצא מעות בשוק - לא יתנם </w:t>
      </w:r>
      <w:r w:rsidR="00554B50">
        <w:rPr>
          <w:rFonts w:ascii="Fb Fontext" w:hAnsi="Fb Fontext" w:hint="cs"/>
          <w:rtl/>
        </w:rPr>
        <w:t>ב</w:t>
      </w:r>
      <w:r w:rsidRPr="00C35A2C">
        <w:rPr>
          <w:rFonts w:ascii="Fb Fontext" w:hAnsi="Fb Fontext"/>
          <w:rtl/>
        </w:rPr>
        <w:t xml:space="preserve">כיסו, אלא </w:t>
      </w:r>
      <w:r w:rsidR="00554B50">
        <w:rPr>
          <w:rFonts w:ascii="Fb Fontext" w:hAnsi="Fb Fontext" w:hint="cs"/>
          <w:rtl/>
        </w:rPr>
        <w:t>ב</w:t>
      </w:r>
      <w:r w:rsidRPr="00C35A2C">
        <w:rPr>
          <w:rFonts w:ascii="Fb Fontext" w:hAnsi="Fb Fontext"/>
          <w:rtl/>
        </w:rPr>
        <w:t xml:space="preserve">ארנקי של צדקה, ולכשיבא לביתו יטלם. </w:t>
      </w:r>
    </w:p>
    <w:p w14:paraId="0A957945" w14:textId="48B5AED6" w:rsidR="00554B50" w:rsidRDefault="00AC0AF5" w:rsidP="00AC0AF5">
      <w:pPr>
        <w:rPr>
          <w:rFonts w:ascii="Fb Fontext" w:hAnsi="Fb Fontext"/>
          <w:rtl/>
        </w:rPr>
      </w:pPr>
      <w:r w:rsidRPr="00554B50">
        <w:rPr>
          <w:rStyle w:val="affffe"/>
          <w:rtl/>
        </w:rPr>
        <w:t>כיוצ</w:t>
      </w:r>
      <w:r w:rsidR="00554B50">
        <w:rPr>
          <w:rStyle w:val="affffe"/>
          <w:rFonts w:hint="cs"/>
          <w:rtl/>
        </w:rPr>
        <w:t xml:space="preserve">"ב </w:t>
      </w:r>
      <w:r w:rsidRPr="00C35A2C">
        <w:rPr>
          <w:rFonts w:ascii="Fb Fontext" w:hAnsi="Fb Fontext"/>
          <w:rtl/>
        </w:rPr>
        <w:t xml:space="preserve">היה נושה בחבירו מנה ופרעו בשוק - לא יתננו </w:t>
      </w:r>
      <w:r w:rsidR="00554B50">
        <w:rPr>
          <w:rFonts w:ascii="Fb Fontext" w:hAnsi="Fb Fontext" w:hint="cs"/>
          <w:rtl/>
        </w:rPr>
        <w:t>ל</w:t>
      </w:r>
      <w:r w:rsidRPr="00C35A2C">
        <w:rPr>
          <w:rFonts w:ascii="Fb Fontext" w:hAnsi="Fb Fontext"/>
          <w:rtl/>
        </w:rPr>
        <w:t xml:space="preserve">כיסו, </w:t>
      </w:r>
    </w:p>
    <w:p w14:paraId="11BE64E5" w14:textId="023CF9A5" w:rsidR="00AC0AF5" w:rsidRPr="0081371E" w:rsidRDefault="00AC0AF5" w:rsidP="00AC0AF5">
      <w:pPr>
        <w:rPr>
          <w:rStyle w:val="afff8"/>
          <w:rtl/>
        </w:rPr>
      </w:pPr>
      <w:r w:rsidRPr="00C35A2C">
        <w:rPr>
          <w:rFonts w:ascii="Fb Fontext" w:hAnsi="Fb Fontext"/>
          <w:rtl/>
        </w:rPr>
        <w:t>אלא לתוך ארנקי של צדקה, ולכשיבא לביתו יטלם.</w:t>
      </w:r>
    </w:p>
    <w:p w14:paraId="50315405" w14:textId="070EDDD9" w:rsidR="00AC0AF5" w:rsidRPr="00C35A2C" w:rsidRDefault="00554B50" w:rsidP="00554B50">
      <w:pPr>
        <w:pStyle w:val="affff9"/>
        <w:rPr>
          <w:rtl/>
        </w:rPr>
      </w:pPr>
      <w:r>
        <w:rPr>
          <w:rFonts w:hint="cs"/>
          <w:rtl/>
        </w:rPr>
        <w:t>כשאין להם עניים לחלק</w:t>
      </w:r>
    </w:p>
    <w:p w14:paraId="03E5444A" w14:textId="057EDF85" w:rsidR="00554B50" w:rsidRDefault="009970A1" w:rsidP="00554B50">
      <w:pPr>
        <w:pStyle w:val="36"/>
        <w:framePr w:wrap="notBeside"/>
        <w:rPr>
          <w:rtl/>
        </w:rPr>
      </w:pPr>
      <w:r>
        <w:rPr>
          <w:rFonts w:hint="cs"/>
          <w:rtl/>
        </w:rPr>
        <w:t xml:space="preserve">ב. </w:t>
      </w:r>
      <w:r w:rsidR="00AC0AF5" w:rsidRPr="00C35A2C">
        <w:rPr>
          <w:rtl/>
        </w:rPr>
        <w:t>ת"ר:</w:t>
      </w:r>
    </w:p>
    <w:p w14:paraId="0F7131D0" w14:textId="13DBD4AC" w:rsidR="00AC0AF5" w:rsidRDefault="00AC0AF5" w:rsidP="00AC0AF5">
      <w:pPr>
        <w:rPr>
          <w:rFonts w:ascii="Fb Fontext" w:hAnsi="Fb Fontext"/>
          <w:rtl/>
        </w:rPr>
      </w:pPr>
      <w:r w:rsidRPr="0081371E">
        <w:rPr>
          <w:rStyle w:val="afff8"/>
          <w:rtl/>
        </w:rPr>
        <w:t>גבאי צדקה</w:t>
      </w:r>
      <w:r w:rsidRPr="00C35A2C">
        <w:rPr>
          <w:rFonts w:ascii="Fb Fontext" w:hAnsi="Fb Fontext"/>
          <w:rtl/>
        </w:rPr>
        <w:t xml:space="preserve"> שאין להם עניים לחלק - פורטין לאחרים </w:t>
      </w:r>
      <w:r w:rsidR="00554B50">
        <w:rPr>
          <w:rFonts w:ascii="Fb Fontext" w:hAnsi="Fb Fontext" w:hint="cs"/>
          <w:rtl/>
        </w:rPr>
        <w:t xml:space="preserve">ולא </w:t>
      </w:r>
      <w:r w:rsidRPr="00C35A2C">
        <w:rPr>
          <w:rFonts w:ascii="Fb Fontext" w:hAnsi="Fb Fontext"/>
          <w:rtl/>
        </w:rPr>
        <w:t>לעצמן.</w:t>
      </w:r>
    </w:p>
    <w:p w14:paraId="0490C4EB" w14:textId="071FFE1D" w:rsidR="00AC0AF5" w:rsidRDefault="00AC0AF5" w:rsidP="00AC0AF5">
      <w:pPr>
        <w:rPr>
          <w:rFonts w:ascii="Fb Fontext" w:hAnsi="Fb Fontext"/>
          <w:rtl/>
        </w:rPr>
      </w:pPr>
      <w:r w:rsidRPr="0081371E">
        <w:rPr>
          <w:rStyle w:val="afff8"/>
          <w:rtl/>
        </w:rPr>
        <w:t>גבאי תמחוי</w:t>
      </w:r>
      <w:r w:rsidRPr="00C35A2C">
        <w:rPr>
          <w:rFonts w:ascii="Fb Fontext" w:hAnsi="Fb Fontext"/>
          <w:rtl/>
        </w:rPr>
        <w:t xml:space="preserve"> שאין להם עניים לחלק - מוכרין לאחרים </w:t>
      </w:r>
      <w:r w:rsidR="00554B50">
        <w:rPr>
          <w:rFonts w:ascii="Fb Fontext" w:hAnsi="Fb Fontext" w:hint="cs"/>
          <w:rtl/>
        </w:rPr>
        <w:t xml:space="preserve">ולא </w:t>
      </w:r>
      <w:r w:rsidRPr="00C35A2C">
        <w:rPr>
          <w:rFonts w:ascii="Fb Fontext" w:hAnsi="Fb Fontext"/>
          <w:rtl/>
        </w:rPr>
        <w:t>לעצמן.</w:t>
      </w:r>
    </w:p>
    <w:p w14:paraId="40DF225E" w14:textId="77777777" w:rsidR="00AC0AF5" w:rsidRDefault="00AC0AF5" w:rsidP="00AC0AF5">
      <w:pPr>
        <w:rPr>
          <w:rFonts w:ascii="Fb Fontext" w:hAnsi="Fb Fontext"/>
          <w:rtl/>
        </w:rPr>
      </w:pPr>
      <w:r w:rsidRPr="0081371E">
        <w:rPr>
          <w:rStyle w:val="afff8"/>
          <w:rtl/>
        </w:rPr>
        <w:t>מעות של צדקה</w:t>
      </w:r>
      <w:r w:rsidRPr="00C35A2C">
        <w:rPr>
          <w:rFonts w:ascii="Fb Fontext" w:hAnsi="Fb Fontext"/>
          <w:rtl/>
        </w:rPr>
        <w:t xml:space="preserve"> אין מונין אותן שתים, אלא אחת אחת.</w:t>
      </w:r>
    </w:p>
    <w:p w14:paraId="68BB06C2" w14:textId="326C8236" w:rsidR="00554B50" w:rsidRPr="00C35A2C" w:rsidRDefault="00554B50" w:rsidP="00554B50">
      <w:pPr>
        <w:pStyle w:val="affff9"/>
        <w:rPr>
          <w:rtl/>
        </w:rPr>
      </w:pPr>
      <w:r>
        <w:rPr>
          <w:rFonts w:hint="cs"/>
          <w:rtl/>
        </w:rPr>
        <w:t>ד</w:t>
      </w:r>
      <w:r w:rsidRPr="00F10693">
        <w:rPr>
          <w:rFonts w:hint="cs"/>
          <w:rtl/>
        </w:rPr>
        <w:t xml:space="preserve">' </w:t>
      </w:r>
      <w:r>
        <w:rPr>
          <w:rFonts w:hint="cs"/>
          <w:rtl/>
        </w:rPr>
        <w:t>הנהגות</w:t>
      </w:r>
    </w:p>
    <w:p w14:paraId="2C051170" w14:textId="6D356B8B" w:rsidR="00554B50" w:rsidRDefault="00554B50" w:rsidP="00554B50">
      <w:pPr>
        <w:pStyle w:val="36"/>
        <w:framePr w:wrap="notBeside"/>
        <w:rPr>
          <w:rtl/>
        </w:rPr>
      </w:pPr>
      <w:r>
        <w:rPr>
          <w:rFonts w:hint="cs"/>
          <w:rtl/>
        </w:rPr>
        <w:t xml:space="preserve">א. </w:t>
      </w:r>
      <w:r w:rsidR="00AC0AF5" w:rsidRPr="00554B50">
        <w:rPr>
          <w:rtl/>
        </w:rPr>
        <w:t>אביי:</w:t>
      </w:r>
    </w:p>
    <w:p w14:paraId="4B36566D" w14:textId="71F41CB2" w:rsidR="00AC0AF5" w:rsidRPr="00554B50" w:rsidRDefault="00AC0AF5" w:rsidP="00AC0AF5">
      <w:pPr>
        <w:rPr>
          <w:rtl/>
        </w:rPr>
      </w:pPr>
      <w:r w:rsidRPr="00554B50">
        <w:rPr>
          <w:rtl/>
        </w:rPr>
        <w:t>מ</w:t>
      </w:r>
      <w:r w:rsidRPr="00554B50">
        <w:rPr>
          <w:rFonts w:hint="cs"/>
          <w:rtl/>
        </w:rPr>
        <w:t>תחילה לא ישב</w:t>
      </w:r>
      <w:r w:rsidR="00554B50">
        <w:rPr>
          <w:rFonts w:hint="cs"/>
          <w:rtl/>
        </w:rPr>
        <w:t xml:space="preserve"> </w:t>
      </w:r>
      <w:r w:rsidRPr="00554B50">
        <w:rPr>
          <w:rFonts w:hint="cs"/>
          <w:rtl/>
        </w:rPr>
        <w:t>על מחצלות ביהכנ</w:t>
      </w:r>
      <w:r w:rsidRPr="00554B50">
        <w:rPr>
          <w:rtl/>
        </w:rPr>
        <w:t>"</w:t>
      </w:r>
      <w:r w:rsidRPr="00554B50">
        <w:rPr>
          <w:rFonts w:hint="cs"/>
          <w:rtl/>
        </w:rPr>
        <w:t>ס וכששמע שמותר לשנותה לכל מה שירצו ישב</w:t>
      </w:r>
      <w:r w:rsidRPr="00554B50">
        <w:rPr>
          <w:rtl/>
        </w:rPr>
        <w:t>.</w:t>
      </w:r>
    </w:p>
    <w:p w14:paraId="5047A6AA" w14:textId="512EAA67" w:rsidR="00554B50" w:rsidRDefault="00554B50" w:rsidP="00554B50">
      <w:pPr>
        <w:pStyle w:val="36"/>
        <w:framePr w:wrap="notBeside"/>
        <w:rPr>
          <w:rtl/>
        </w:rPr>
      </w:pPr>
      <w:r>
        <w:rPr>
          <w:rFonts w:hint="cs"/>
          <w:rtl/>
        </w:rPr>
        <w:t xml:space="preserve">ב. </w:t>
      </w:r>
      <w:r w:rsidR="00AC0AF5" w:rsidRPr="00C35A2C">
        <w:rPr>
          <w:rtl/>
        </w:rPr>
        <w:t>אביי:</w:t>
      </w:r>
    </w:p>
    <w:p w14:paraId="7E9E6B1C" w14:textId="55566B8C" w:rsidR="00AC0AF5" w:rsidRPr="00C35A2C" w:rsidRDefault="00AC0AF5" w:rsidP="00AC0AF5">
      <w:pPr>
        <w:rPr>
          <w:rFonts w:ascii="Fb Fontext" w:hAnsi="Fb Fontext"/>
          <w:rtl/>
        </w:rPr>
      </w:pPr>
      <w:r w:rsidRPr="00C35A2C">
        <w:rPr>
          <w:rFonts w:ascii="Fb Fontext" w:hAnsi="Fb Fontext"/>
          <w:sz w:val="32"/>
          <w:rtl/>
        </w:rPr>
        <w:t>מ</w:t>
      </w:r>
      <w:r w:rsidRPr="00C35A2C">
        <w:rPr>
          <w:rFonts w:ascii="Fb Fontext" w:hAnsi="Fb Fontext" w:hint="cs"/>
          <w:sz w:val="32"/>
          <w:rtl/>
        </w:rPr>
        <w:t>תחילה עשה ב</w:t>
      </w:r>
      <w:r w:rsidRPr="00F10693">
        <w:rPr>
          <w:rFonts w:hint="cs"/>
          <w:rtl/>
        </w:rPr>
        <w:t xml:space="preserve">' </w:t>
      </w:r>
      <w:r w:rsidRPr="00C35A2C">
        <w:rPr>
          <w:rFonts w:ascii="Fb Fontext" w:hAnsi="Fb Fontext" w:hint="cs"/>
          <w:sz w:val="32"/>
          <w:rtl/>
        </w:rPr>
        <w:t>כיסים חד לעניי עולם וחד לעניי העיר</w:t>
      </w:r>
      <w:r w:rsidR="004F2AD1">
        <w:rPr>
          <w:rFonts w:ascii="Fb Fontext" w:hAnsi="Fb Fontext" w:hint="cs"/>
          <w:sz w:val="32"/>
          <w:rtl/>
        </w:rPr>
        <w:t>,</w:t>
      </w:r>
      <w:r w:rsidRPr="00C35A2C">
        <w:rPr>
          <w:rFonts w:ascii="Fb Fontext" w:hAnsi="Fb Fontext" w:hint="cs"/>
          <w:sz w:val="32"/>
          <w:rtl/>
        </w:rPr>
        <w:t xml:space="preserve"> וכיון ששמע </w:t>
      </w:r>
      <w:r w:rsidRPr="00554B50">
        <w:rPr>
          <w:rStyle w:val="affffe"/>
          <w:rFonts w:hint="cs"/>
          <w:rtl/>
        </w:rPr>
        <w:t>לשמשואל</w:t>
      </w:r>
      <w:r w:rsidRPr="00C35A2C">
        <w:rPr>
          <w:rFonts w:ascii="Fb Fontext" w:hAnsi="Fb Fontext" w:hint="cs"/>
          <w:sz w:val="32"/>
          <w:rtl/>
        </w:rPr>
        <w:t xml:space="preserve"> דאפשר בכיס אחד נהג כן</w:t>
      </w:r>
    </w:p>
    <w:p w14:paraId="6432C104" w14:textId="544790D0" w:rsidR="00554B50" w:rsidRDefault="00554B50" w:rsidP="00554B50">
      <w:pPr>
        <w:pStyle w:val="36"/>
        <w:framePr w:wrap="notBeside"/>
        <w:rPr>
          <w:rtl/>
        </w:rPr>
      </w:pPr>
      <w:r>
        <w:rPr>
          <w:rFonts w:hint="cs"/>
          <w:rtl/>
        </w:rPr>
        <w:t xml:space="preserve">ג. </w:t>
      </w:r>
      <w:r w:rsidR="00AC0AF5" w:rsidRPr="00C35A2C">
        <w:rPr>
          <w:rtl/>
        </w:rPr>
        <w:t>רב אשי:</w:t>
      </w:r>
    </w:p>
    <w:p w14:paraId="1E80175F" w14:textId="162B0876" w:rsidR="00AC0AF5" w:rsidRDefault="00AC0AF5" w:rsidP="00AC0AF5">
      <w:pPr>
        <w:rPr>
          <w:rFonts w:ascii="Fb Fontext" w:hAnsi="Fb Fontext"/>
          <w:rtl/>
        </w:rPr>
      </w:pPr>
      <w:r w:rsidRPr="00C35A2C">
        <w:rPr>
          <w:rFonts w:ascii="Fb Fontext" w:hAnsi="Fb Fontext" w:hint="cs"/>
          <w:rtl/>
        </w:rPr>
        <w:t>א</w:t>
      </w:r>
      <w:r w:rsidRPr="00C35A2C">
        <w:rPr>
          <w:rFonts w:ascii="Fb Fontext" w:hAnsi="Fb Fontext"/>
          <w:rtl/>
        </w:rPr>
        <w:t>"</w:t>
      </w:r>
      <w:r w:rsidRPr="00C35A2C">
        <w:rPr>
          <w:rFonts w:ascii="Fb Fontext" w:hAnsi="Fb Fontext" w:hint="cs"/>
          <w:rtl/>
        </w:rPr>
        <w:t>צ למשנה דכל מי שמביא לי על דעתי מביא ולמי שארצה אני נותן</w:t>
      </w:r>
    </w:p>
    <w:p w14:paraId="330D5747" w14:textId="77777777" w:rsidR="00AC0AF5" w:rsidRPr="00C35A2C" w:rsidRDefault="00AC0AF5" w:rsidP="00982F98">
      <w:pPr>
        <w:pStyle w:val="affe"/>
        <w:framePr w:wrap="around"/>
        <w:rPr>
          <w:rtl/>
        </w:rPr>
      </w:pPr>
      <w:r w:rsidRPr="00C35A2C">
        <w:rPr>
          <w:rtl/>
        </w:rPr>
        <w:lastRenderedPageBreak/>
        <w:t>ט.</w:t>
      </w:r>
    </w:p>
    <w:p w14:paraId="41ED7514" w14:textId="353ED825" w:rsidR="00554B50" w:rsidRDefault="00554B50" w:rsidP="00554B50">
      <w:pPr>
        <w:pStyle w:val="36"/>
        <w:framePr w:wrap="notBeside"/>
        <w:rPr>
          <w:sz w:val="32"/>
          <w:rtl/>
        </w:rPr>
      </w:pPr>
      <w:r>
        <w:rPr>
          <w:rFonts w:hint="cs"/>
          <w:rtl/>
        </w:rPr>
        <w:t>ד. מעשה</w:t>
      </w:r>
      <w:r>
        <w:rPr>
          <w:rFonts w:hint="cs"/>
          <w:sz w:val="32"/>
          <w:rtl/>
        </w:rPr>
        <w:t>:</w:t>
      </w:r>
    </w:p>
    <w:p w14:paraId="44800C96" w14:textId="549DC5EA" w:rsidR="00AC0AF5" w:rsidRDefault="00554B50" w:rsidP="00554B50">
      <w:pPr>
        <w:rPr>
          <w:rFonts w:ascii="Fb Fontext" w:hAnsi="Fb Fontext"/>
          <w:rtl/>
        </w:rPr>
      </w:pPr>
      <w:r>
        <w:rPr>
          <w:rFonts w:ascii="Fb Fontext" w:hAnsi="Fb Fontext" w:hint="cs"/>
          <w:sz w:val="32"/>
          <w:rtl/>
        </w:rPr>
        <w:t>ב</w:t>
      </w:r>
      <w:r w:rsidR="00AC0AF5" w:rsidRPr="00C35A2C">
        <w:rPr>
          <w:rFonts w:ascii="Fb Fontext" w:hAnsi="Fb Fontext" w:hint="cs"/>
          <w:sz w:val="32"/>
          <w:rtl/>
        </w:rPr>
        <w:t>שני טבחים שהסכימו בעצמם שכל מי שיעבוד ביום של חבירו יקרעו לעור בהמתו</w:t>
      </w:r>
      <w:r>
        <w:rPr>
          <w:rFonts w:ascii="Fb Fontext" w:hAnsi="Fb Fontext" w:hint="cs"/>
          <w:sz w:val="32"/>
          <w:rtl/>
        </w:rPr>
        <w:t xml:space="preserve">, </w:t>
      </w:r>
      <w:r w:rsidR="00AC0AF5" w:rsidRPr="00C35A2C">
        <w:rPr>
          <w:rFonts w:ascii="Fb Fontext" w:hAnsi="Fb Fontext" w:hint="cs"/>
          <w:rtl/>
        </w:rPr>
        <w:t>וכשהלך אחד מהם ועבד ביום של חבירו קרעו לעור בהמתו</w:t>
      </w:r>
      <w:r>
        <w:rPr>
          <w:rFonts w:ascii="Fb Fontext" w:hAnsi="Fb Fontext" w:hint="cs"/>
          <w:rtl/>
        </w:rPr>
        <w:t>,</w:t>
      </w:r>
      <w:r w:rsidR="00AC0AF5" w:rsidRPr="00C35A2C">
        <w:rPr>
          <w:rFonts w:ascii="Fb Fontext" w:hAnsi="Fb Fontext" w:hint="cs"/>
          <w:rtl/>
        </w:rPr>
        <w:t xml:space="preserve"> </w:t>
      </w:r>
      <w:r w:rsidR="00AC0AF5" w:rsidRPr="00554B50">
        <w:rPr>
          <w:rStyle w:val="affffe"/>
          <w:rFonts w:hint="cs"/>
          <w:rtl/>
        </w:rPr>
        <w:t>וכשהלכו לרבא</w:t>
      </w:r>
      <w:r w:rsidR="00AC0AF5" w:rsidRPr="00C35A2C">
        <w:rPr>
          <w:rFonts w:ascii="Fb Fontext" w:hAnsi="Fb Fontext" w:hint="cs"/>
          <w:rtl/>
        </w:rPr>
        <w:t xml:space="preserve"> חייבם</w:t>
      </w:r>
    </w:p>
    <w:p w14:paraId="1A126F59" w14:textId="77777777" w:rsidR="00554B50" w:rsidRDefault="00AC0AF5" w:rsidP="00554B50">
      <w:pPr>
        <w:pStyle w:val="36"/>
        <w:framePr w:wrap="notBeside"/>
        <w:rPr>
          <w:rtl/>
        </w:rPr>
      </w:pPr>
      <w:r w:rsidRPr="00C35A2C">
        <w:rPr>
          <w:rFonts w:hint="cs"/>
          <w:rtl/>
        </w:rPr>
        <w:t>ושאלו ריב</w:t>
      </w:r>
      <w:r w:rsidRPr="00C35A2C">
        <w:rPr>
          <w:rtl/>
        </w:rPr>
        <w:t>"</w:t>
      </w:r>
      <w:r w:rsidRPr="00C35A2C">
        <w:rPr>
          <w:rFonts w:hint="cs"/>
          <w:rtl/>
        </w:rPr>
        <w:t>ש</w:t>
      </w:r>
    </w:p>
    <w:p w14:paraId="7A3509F5" w14:textId="763D836F" w:rsidR="00AC0AF5" w:rsidRPr="00691887" w:rsidRDefault="00AC0AF5" w:rsidP="00691887">
      <w:pPr>
        <w:rPr>
          <w:rtl/>
        </w:rPr>
      </w:pPr>
      <w:r w:rsidRPr="00554B50">
        <w:rPr>
          <w:rStyle w:val="affffe"/>
          <w:rFonts w:hint="cs"/>
          <w:rtl/>
        </w:rPr>
        <w:t>דהא תני</w:t>
      </w:r>
      <w:r w:rsidRPr="00577F86">
        <w:rPr>
          <w:rStyle w:val="affff8"/>
          <w:rFonts w:hint="cs"/>
          <w:rtl/>
        </w:rPr>
        <w:t xml:space="preserve"> </w:t>
      </w:r>
      <w:r w:rsidRPr="004F2AD1">
        <w:rPr>
          <w:rFonts w:hint="cs"/>
          <w:rtl/>
        </w:rPr>
        <w:t>'להסיע על קיצתם'</w:t>
      </w:r>
      <w:r w:rsidRPr="00C35A2C">
        <w:rPr>
          <w:rFonts w:ascii="Fb Fontext" w:hAnsi="Fb Fontext" w:hint="cs"/>
          <w:rtl/>
        </w:rPr>
        <w:t xml:space="preserve"> ולא ענהו</w:t>
      </w:r>
      <w:r w:rsidR="00554B50">
        <w:rPr>
          <w:rFonts w:ascii="Fb Fontext" w:hAnsi="Fb Fontext" w:hint="cs"/>
          <w:rtl/>
        </w:rPr>
        <w:t xml:space="preserve">, </w:t>
      </w:r>
      <w:r w:rsidR="00554B50" w:rsidRPr="00554B50">
        <w:rPr>
          <w:rStyle w:val="affffe"/>
          <w:rFonts w:hint="cs"/>
          <w:rtl/>
        </w:rPr>
        <w:t>אר</w:t>
      </w:r>
      <w:r w:rsidR="00F10693">
        <w:rPr>
          <w:rStyle w:val="affffe"/>
          <w:rtl/>
        </w:rPr>
        <w:t>"</w:t>
      </w:r>
      <w:r w:rsidR="00554B50" w:rsidRPr="00554B50">
        <w:rPr>
          <w:rStyle w:val="affffe"/>
          <w:rFonts w:hint="cs"/>
          <w:rtl/>
        </w:rPr>
        <w:t>פ</w:t>
      </w:r>
      <w:r w:rsidR="00554B50">
        <w:rPr>
          <w:rStyle w:val="affffe"/>
          <w:rFonts w:hint="cs"/>
          <w:rtl/>
        </w:rPr>
        <w:t xml:space="preserve">: </w:t>
      </w:r>
      <w:r w:rsidRPr="00554B50">
        <w:rPr>
          <w:rFonts w:hint="cs"/>
          <w:rtl/>
        </w:rPr>
        <w:t>טוב שלא ענהו דה</w:t>
      </w:r>
      <w:r w:rsidRPr="00554B50">
        <w:rPr>
          <w:rtl/>
        </w:rPr>
        <w:t>"</w:t>
      </w:r>
      <w:r w:rsidRPr="00554B50">
        <w:rPr>
          <w:rFonts w:hint="cs"/>
          <w:rtl/>
        </w:rPr>
        <w:t xml:space="preserve">מ </w:t>
      </w:r>
      <w:r w:rsidR="00554B50">
        <w:rPr>
          <w:rFonts w:hint="cs"/>
          <w:rtl/>
        </w:rPr>
        <w:t>כ</w:t>
      </w:r>
      <w:r w:rsidRPr="00554B50">
        <w:rPr>
          <w:rFonts w:hint="cs"/>
          <w:rtl/>
        </w:rPr>
        <w:t>שאין אדם חשוב ד</w:t>
      </w:r>
      <w:r w:rsidR="00554B50">
        <w:rPr>
          <w:rFonts w:hint="cs"/>
          <w:rtl/>
        </w:rPr>
        <w:t xml:space="preserve">כשיש </w:t>
      </w:r>
      <w:r w:rsidR="00554B50" w:rsidRPr="00554B50">
        <w:rPr>
          <w:rStyle w:val="afffff0"/>
          <w:rFonts w:hint="cs"/>
          <w:rtl/>
        </w:rPr>
        <w:t>כרבא</w:t>
      </w:r>
      <w:r w:rsidR="00554B50">
        <w:rPr>
          <w:rFonts w:hint="cs"/>
          <w:rtl/>
        </w:rPr>
        <w:t xml:space="preserve"> </w:t>
      </w:r>
      <w:r w:rsidRPr="00554B50">
        <w:rPr>
          <w:rFonts w:hint="cs"/>
          <w:rtl/>
        </w:rPr>
        <w:t>אין להם כח להתנות בינהם</w:t>
      </w:r>
    </w:p>
    <w:p w14:paraId="23884E3C" w14:textId="24413095" w:rsidR="001E1F55" w:rsidRDefault="009970A1" w:rsidP="001E1F55">
      <w:pPr>
        <w:pStyle w:val="36"/>
        <w:framePr w:wrap="notBeside"/>
        <w:rPr>
          <w:rtl/>
        </w:rPr>
      </w:pPr>
      <w:r>
        <w:rPr>
          <w:rFonts w:hint="cs"/>
          <w:rtl/>
        </w:rPr>
        <w:t xml:space="preserve">ד. </w:t>
      </w:r>
      <w:r w:rsidR="00AC0AF5" w:rsidRPr="00C35A2C">
        <w:rPr>
          <w:rtl/>
        </w:rPr>
        <w:t>ת"ר:</w:t>
      </w:r>
    </w:p>
    <w:p w14:paraId="5FCBE43A" w14:textId="669BFD16" w:rsidR="00AC0AF5" w:rsidRPr="009970A1" w:rsidRDefault="00AC0AF5" w:rsidP="001E1F55">
      <w:pPr>
        <w:pStyle w:val="affff9"/>
        <w:rPr>
          <w:spacing w:val="-4"/>
          <w:rtl/>
        </w:rPr>
      </w:pPr>
      <w:r w:rsidRPr="009970A1">
        <w:rPr>
          <w:spacing w:val="-4"/>
          <w:rtl/>
        </w:rPr>
        <w:t>אין מחשבין בצדקה עם גבאי צדקה, ולא בהקדש עם הגזברין,</w:t>
      </w:r>
    </w:p>
    <w:p w14:paraId="4EA7C330" w14:textId="7B5240F7" w:rsidR="001E1F55" w:rsidRDefault="00AC0AF5" w:rsidP="00691887">
      <w:pPr>
        <w:spacing w:after="60"/>
        <w:rPr>
          <w:rFonts w:ascii="Fb Fontext" w:hAnsi="Fb Fontext"/>
          <w:rtl/>
        </w:rPr>
      </w:pPr>
      <w:r w:rsidRPr="001E1F55">
        <w:rPr>
          <w:rStyle w:val="affffe"/>
          <w:rtl/>
        </w:rPr>
        <w:t>זכר לדבר</w:t>
      </w:r>
      <w:r w:rsidRPr="001E1F55">
        <w:rPr>
          <w:rFonts w:hint="cs"/>
          <w:rtl/>
        </w:rPr>
        <w:t xml:space="preserve"> </w:t>
      </w:r>
      <w:r w:rsidRPr="001E1F55">
        <w:rPr>
          <w:rStyle w:val="affff8"/>
          <w:rFonts w:hint="cs"/>
          <w:rtl/>
        </w:rPr>
        <w:t>ד</w:t>
      </w:r>
      <w:r w:rsidRPr="00F10693">
        <w:rPr>
          <w:rFonts w:hint="cs"/>
          <w:rtl/>
        </w:rPr>
        <w:t>'</w:t>
      </w:r>
      <w:r w:rsidRPr="00F10693">
        <w:rPr>
          <w:rtl/>
        </w:rPr>
        <w:t>ו</w:t>
      </w:r>
      <w:r w:rsidRPr="001E1F55">
        <w:rPr>
          <w:rStyle w:val="affff8"/>
          <w:rtl/>
        </w:rPr>
        <w:t>לא יחשבו את האנשים אשר יתנו את הכסף על ידם לתת לעושי המלאכה כי באמונה הם עושים.</w:t>
      </w:r>
    </w:p>
    <w:p w14:paraId="120AFFD6" w14:textId="08ABE99A" w:rsidR="001E1F55" w:rsidRDefault="009970A1" w:rsidP="001E1F55">
      <w:pPr>
        <w:pStyle w:val="36"/>
        <w:framePr w:wrap="notBeside"/>
        <w:rPr>
          <w:rtl/>
        </w:rPr>
      </w:pPr>
      <w:r>
        <w:rPr>
          <w:rFonts w:hint="cs"/>
          <w:rtl/>
        </w:rPr>
        <w:t xml:space="preserve">ה. </w:t>
      </w:r>
      <w:r w:rsidR="00AC0AF5" w:rsidRPr="00C35A2C">
        <w:rPr>
          <w:rFonts w:hint="cs"/>
          <w:rtl/>
        </w:rPr>
        <w:t>ר</w:t>
      </w:r>
      <w:r w:rsidR="00AC0AF5" w:rsidRPr="00C35A2C">
        <w:rPr>
          <w:rtl/>
        </w:rPr>
        <w:t>"</w:t>
      </w:r>
      <w:r w:rsidR="00AC0AF5" w:rsidRPr="00C35A2C">
        <w:rPr>
          <w:rFonts w:hint="cs"/>
          <w:rtl/>
        </w:rPr>
        <w:t>א</w:t>
      </w:r>
      <w:r w:rsidR="00AC0AF5" w:rsidRPr="00C35A2C">
        <w:rPr>
          <w:rtl/>
        </w:rPr>
        <w:t>:</w:t>
      </w:r>
    </w:p>
    <w:p w14:paraId="02BA365A" w14:textId="0F293918" w:rsidR="00AC0AF5" w:rsidRDefault="001E1F55" w:rsidP="00AC0AF5">
      <w:pPr>
        <w:rPr>
          <w:rFonts w:ascii="Fb Fontext" w:hAnsi="Fb Fontext"/>
          <w:rtl/>
        </w:rPr>
      </w:pPr>
      <w:r>
        <w:rPr>
          <w:rFonts w:ascii="Fb Fontext" w:hAnsi="Fb Fontext" w:hint="cs"/>
          <w:sz w:val="32"/>
          <w:rtl/>
        </w:rPr>
        <w:t>אף</w:t>
      </w:r>
      <w:r w:rsidR="00AC0AF5" w:rsidRPr="00C35A2C">
        <w:rPr>
          <w:rFonts w:ascii="Fb Fontext" w:hAnsi="Fb Fontext"/>
          <w:sz w:val="32"/>
          <w:rtl/>
        </w:rPr>
        <w:t xml:space="preserve"> שיש </w:t>
      </w:r>
      <w:r>
        <w:rPr>
          <w:rFonts w:ascii="Fb Fontext" w:hAnsi="Fb Fontext" w:hint="cs"/>
          <w:sz w:val="32"/>
          <w:rtl/>
        </w:rPr>
        <w:t>ל</w:t>
      </w:r>
      <w:r w:rsidR="00AC0AF5" w:rsidRPr="00C35A2C">
        <w:rPr>
          <w:rFonts w:ascii="Fb Fontext" w:hAnsi="Fb Fontext"/>
          <w:sz w:val="32"/>
          <w:rtl/>
        </w:rPr>
        <w:t xml:space="preserve">אדם גזבר נאמן בתוך ביתו - יצור וימנה, </w:t>
      </w:r>
      <w:r>
        <w:rPr>
          <w:rStyle w:val="affff8"/>
          <w:rFonts w:hint="cs"/>
          <w:rtl/>
        </w:rPr>
        <w:t>ד</w:t>
      </w:r>
      <w:r w:rsidR="00AC0AF5" w:rsidRPr="00F10693">
        <w:rPr>
          <w:rFonts w:hint="cs"/>
          <w:rtl/>
        </w:rPr>
        <w:t>'</w:t>
      </w:r>
      <w:r w:rsidR="004F2AD1">
        <w:rPr>
          <w:rtl/>
        </w:rPr>
        <w:t>וַ</w:t>
      </w:r>
      <w:r w:rsidR="004F2AD1">
        <w:rPr>
          <w:rStyle w:val="affff8"/>
          <w:rtl/>
        </w:rPr>
        <w:t>יָּצֻרוּ וַיִּמְנוּ</w:t>
      </w:r>
      <w:r w:rsidR="00AC0AF5" w:rsidRPr="00F10693">
        <w:rPr>
          <w:rFonts w:hint="cs"/>
          <w:rtl/>
        </w:rPr>
        <w:t>'</w:t>
      </w:r>
      <w:r w:rsidR="00AC0AF5" w:rsidRPr="00F10693">
        <w:rPr>
          <w:rtl/>
        </w:rPr>
        <w:t>.</w:t>
      </w:r>
    </w:p>
    <w:p w14:paraId="5E7D59BE" w14:textId="7EEACFA1" w:rsidR="001E1F55" w:rsidRPr="00C35A2C" w:rsidRDefault="001E1F55" w:rsidP="001E1F55">
      <w:pPr>
        <w:pStyle w:val="affff9"/>
        <w:rPr>
          <w:rtl/>
        </w:rPr>
      </w:pPr>
      <w:r>
        <w:rPr>
          <w:rFonts w:hint="cs"/>
          <w:rtl/>
        </w:rPr>
        <w:t>למה בודקין</w:t>
      </w:r>
    </w:p>
    <w:p w14:paraId="7DB534E2" w14:textId="77777777" w:rsidR="001E1F55" w:rsidRDefault="00AC0AF5" w:rsidP="001E1F55">
      <w:pPr>
        <w:pStyle w:val="36"/>
        <w:framePr w:wrap="notBeside"/>
        <w:rPr>
          <w:rtl/>
        </w:rPr>
      </w:pPr>
      <w:r w:rsidRPr="00C35A2C">
        <w:rPr>
          <w:rFonts w:hint="cs"/>
          <w:rtl/>
        </w:rPr>
        <w:t>ר</w:t>
      </w:r>
      <w:r w:rsidRPr="00F10693">
        <w:rPr>
          <w:rFonts w:hint="cs"/>
          <w:rtl/>
        </w:rPr>
        <w:t>'ה</w:t>
      </w:r>
      <w:r w:rsidRPr="00C35A2C">
        <w:rPr>
          <w:rtl/>
        </w:rPr>
        <w:t>:</w:t>
      </w:r>
    </w:p>
    <w:p w14:paraId="3CC3B9A4" w14:textId="6B731249" w:rsidR="00AC0AF5" w:rsidRDefault="00AC0AF5" w:rsidP="001E1F55">
      <w:pPr>
        <w:rPr>
          <w:rFonts w:ascii="Fb Fontext" w:hAnsi="Fb Fontext"/>
          <w:sz w:val="32"/>
          <w:rtl/>
        </w:rPr>
      </w:pPr>
      <w:r w:rsidRPr="0081371E">
        <w:rPr>
          <w:rStyle w:val="afff8"/>
          <w:rtl/>
        </w:rPr>
        <w:t xml:space="preserve">בודקין למזונות </w:t>
      </w:r>
      <w:r w:rsidR="001E1F55" w:rsidRPr="0081371E">
        <w:rPr>
          <w:rStyle w:val="afff8"/>
          <w:rFonts w:hint="cs"/>
          <w:rtl/>
        </w:rPr>
        <w:t xml:space="preserve">ולא </w:t>
      </w:r>
      <w:r w:rsidRPr="0081371E">
        <w:rPr>
          <w:rStyle w:val="afff8"/>
          <w:rtl/>
        </w:rPr>
        <w:t>לכסות.</w:t>
      </w:r>
      <w:r>
        <w:rPr>
          <w:rFonts w:ascii="Fb Fontext" w:hAnsi="Fb Fontext" w:hint="cs"/>
          <w:rtl/>
        </w:rPr>
        <w:t xml:space="preserve"> </w:t>
      </w:r>
      <w:r w:rsidR="001E1F55">
        <w:rPr>
          <w:rFonts w:ascii="Fb Fontext" w:hAnsi="Fb Fontext" w:hint="cs"/>
          <w:sz w:val="32"/>
          <w:rtl/>
        </w:rPr>
        <w:t xml:space="preserve"> - </w:t>
      </w:r>
      <w:r w:rsidRPr="0081371E">
        <w:rPr>
          <w:rStyle w:val="afff8"/>
          <w:rtl/>
        </w:rPr>
        <w:t>סברא,</w:t>
      </w:r>
      <w:r w:rsidRPr="00C35A2C">
        <w:rPr>
          <w:rFonts w:ascii="Fb Fontext" w:hAnsi="Fb Fontext"/>
          <w:sz w:val="32"/>
          <w:rtl/>
        </w:rPr>
        <w:t xml:space="preserve"> האי</w:t>
      </w:r>
      <w:r>
        <w:rPr>
          <w:rFonts w:ascii="Fb Fontext" w:hAnsi="Fb Fontext"/>
          <w:sz w:val="32"/>
          <w:rtl/>
        </w:rPr>
        <w:t xml:space="preserve"> </w:t>
      </w:r>
      <w:r w:rsidRPr="00C35A2C">
        <w:rPr>
          <w:rFonts w:ascii="Fb Fontext" w:hAnsi="Fb Fontext"/>
          <w:sz w:val="32"/>
          <w:rtl/>
        </w:rPr>
        <w:t>מבזי והאי לא</w:t>
      </w:r>
      <w:r>
        <w:rPr>
          <w:rFonts w:ascii="Fb Fontext" w:hAnsi="Fb Fontext"/>
          <w:sz w:val="32"/>
          <w:rtl/>
        </w:rPr>
        <w:t xml:space="preserve"> </w:t>
      </w:r>
      <w:r w:rsidRPr="00C35A2C">
        <w:rPr>
          <w:rFonts w:ascii="Fb Fontext" w:hAnsi="Fb Fontext"/>
          <w:sz w:val="32"/>
          <w:rtl/>
        </w:rPr>
        <w:t>מבזי.</w:t>
      </w:r>
    </w:p>
    <w:p w14:paraId="3BB5A318" w14:textId="6DED6526" w:rsidR="00AC0AF5" w:rsidRPr="00C35A2C" w:rsidRDefault="00AC0AF5" w:rsidP="00AC0AF5">
      <w:pPr>
        <w:rPr>
          <w:rFonts w:ascii="Fb Fontext" w:hAnsi="Fb Fontext" w:cs="Guttman Vilna"/>
          <w:b/>
          <w:bCs/>
          <w:rtl/>
        </w:rPr>
      </w:pPr>
      <w:r w:rsidRPr="0081371E">
        <w:rPr>
          <w:rStyle w:val="afff8"/>
          <w:rtl/>
        </w:rPr>
        <w:t>קרא</w:t>
      </w:r>
      <w:r w:rsidRPr="00C35A2C">
        <w:rPr>
          <w:rFonts w:ascii="Fb Fontext" w:hAnsi="Fb Fontext"/>
          <w:rtl/>
        </w:rPr>
        <w:t xml:space="preserve"> </w:t>
      </w:r>
      <w:r w:rsidRPr="00577F86">
        <w:rPr>
          <w:rStyle w:val="affff8"/>
          <w:rFonts w:hint="cs"/>
          <w:rtl/>
        </w:rPr>
        <w:t>ד</w:t>
      </w:r>
      <w:r w:rsidRPr="00F10693">
        <w:rPr>
          <w:rFonts w:hint="cs"/>
          <w:rtl/>
        </w:rPr>
        <w:t>'</w:t>
      </w:r>
      <w:r w:rsidRPr="00F10693">
        <w:rPr>
          <w:rtl/>
        </w:rPr>
        <w:t>ה</w:t>
      </w:r>
      <w:r w:rsidRPr="00577F86">
        <w:rPr>
          <w:rStyle w:val="affff8"/>
          <w:rtl/>
        </w:rPr>
        <w:t>לא פרוש</w:t>
      </w:r>
      <w:r w:rsidRPr="00577F86">
        <w:rPr>
          <w:rStyle w:val="affff8"/>
          <w:rFonts w:hint="cs"/>
          <w:rtl/>
        </w:rPr>
        <w:t>ׁ</w:t>
      </w:r>
      <w:r w:rsidRPr="00577F86">
        <w:rPr>
          <w:rStyle w:val="affff8"/>
          <w:rtl/>
        </w:rPr>
        <w:t xml:space="preserve"> לרעב לחמך</w:t>
      </w:r>
      <w:r w:rsidRPr="00F10693">
        <w:rPr>
          <w:rFonts w:hint="cs"/>
          <w:rtl/>
        </w:rPr>
        <w:t>'-</w:t>
      </w:r>
      <w:r w:rsidRPr="00C35A2C">
        <w:rPr>
          <w:rFonts w:ascii="Fb Fontext" w:hAnsi="Fb Fontext"/>
          <w:rtl/>
        </w:rPr>
        <w:t xml:space="preserve"> והדר הב ליה, </w:t>
      </w:r>
      <w:r w:rsidRPr="00D017F1">
        <w:rPr>
          <w:rStyle w:val="affffe"/>
          <w:rtl/>
        </w:rPr>
        <w:t>ו</w:t>
      </w:r>
      <w:r w:rsidR="00D017F1" w:rsidRPr="00D017F1">
        <w:rPr>
          <w:rStyle w:val="affffe"/>
          <w:rFonts w:hint="cs"/>
          <w:rtl/>
        </w:rPr>
        <w:t>ש</w:t>
      </w:r>
      <w:r w:rsidRPr="00D017F1">
        <w:rPr>
          <w:rStyle w:val="affffe"/>
          <w:rtl/>
        </w:rPr>
        <w:t>ם</w:t>
      </w:r>
      <w:r w:rsidRPr="00577F86">
        <w:rPr>
          <w:rStyle w:val="affff8"/>
          <w:rtl/>
        </w:rPr>
        <w:t xml:space="preserve"> </w:t>
      </w:r>
      <w:r w:rsidRPr="00F10693">
        <w:rPr>
          <w:rFonts w:hint="cs"/>
          <w:rtl/>
        </w:rPr>
        <w:t>'</w:t>
      </w:r>
      <w:r w:rsidRPr="00F10693">
        <w:rPr>
          <w:rtl/>
        </w:rPr>
        <w:t>כ</w:t>
      </w:r>
      <w:r w:rsidRPr="00577F86">
        <w:rPr>
          <w:rStyle w:val="affff8"/>
          <w:rtl/>
        </w:rPr>
        <w:t>י תראה ערום וכסיתו</w:t>
      </w:r>
      <w:r w:rsidRPr="00F10693">
        <w:rPr>
          <w:rFonts w:hint="cs"/>
          <w:rtl/>
        </w:rPr>
        <w:t>'-</w:t>
      </w:r>
      <w:r w:rsidRPr="00C35A2C">
        <w:rPr>
          <w:rFonts w:ascii="Fb Fontext" w:hAnsi="Fb Fontext" w:hint="cs"/>
          <w:rtl/>
        </w:rPr>
        <w:t xml:space="preserve"> </w:t>
      </w:r>
      <w:r w:rsidRPr="00C35A2C">
        <w:rPr>
          <w:rFonts w:ascii="Fb Fontext" w:hAnsi="Fb Fontext"/>
          <w:rtl/>
        </w:rPr>
        <w:t>לאלתר.</w:t>
      </w:r>
    </w:p>
    <w:p w14:paraId="49CCF11D" w14:textId="77777777" w:rsidR="001E1F55" w:rsidRDefault="00AC0AF5" w:rsidP="001E1F55">
      <w:pPr>
        <w:pStyle w:val="36"/>
        <w:framePr w:wrap="notBeside"/>
        <w:rPr>
          <w:rtl/>
        </w:rPr>
      </w:pPr>
      <w:r w:rsidRPr="00C35A2C">
        <w:rPr>
          <w:rFonts w:hint="cs"/>
          <w:rtl/>
        </w:rPr>
        <w:t>ר</w:t>
      </w:r>
      <w:r w:rsidRPr="00C35A2C">
        <w:rPr>
          <w:rtl/>
        </w:rPr>
        <w:t>"</w:t>
      </w:r>
      <w:r w:rsidRPr="00C35A2C">
        <w:rPr>
          <w:rFonts w:hint="cs"/>
          <w:rtl/>
        </w:rPr>
        <w:t>י</w:t>
      </w:r>
      <w:r w:rsidRPr="00C35A2C">
        <w:rPr>
          <w:rtl/>
        </w:rPr>
        <w:t>:</w:t>
      </w:r>
    </w:p>
    <w:p w14:paraId="791B4332" w14:textId="1A63E0F8" w:rsidR="00AC0AF5" w:rsidRDefault="00AC0AF5" w:rsidP="001E1F55">
      <w:pPr>
        <w:rPr>
          <w:rFonts w:ascii="Fb Fontext" w:hAnsi="Fb Fontext"/>
          <w:rtl/>
        </w:rPr>
      </w:pPr>
      <w:r w:rsidRPr="0081371E">
        <w:rPr>
          <w:rStyle w:val="afff8"/>
          <w:rtl/>
        </w:rPr>
        <w:t xml:space="preserve">בודקין לכסות </w:t>
      </w:r>
      <w:r w:rsidR="001E1F55" w:rsidRPr="0081371E">
        <w:rPr>
          <w:rStyle w:val="afff8"/>
          <w:rFonts w:hint="cs"/>
          <w:rtl/>
        </w:rPr>
        <w:t xml:space="preserve">ולא </w:t>
      </w:r>
      <w:r w:rsidRPr="0081371E">
        <w:rPr>
          <w:rStyle w:val="afff8"/>
          <w:rtl/>
        </w:rPr>
        <w:t>למזונות</w:t>
      </w:r>
      <w:r w:rsidRPr="00C35A2C">
        <w:rPr>
          <w:rFonts w:ascii="Fb Fontext" w:hAnsi="Fb Fontext"/>
          <w:sz w:val="32"/>
          <w:rtl/>
        </w:rPr>
        <w:t>.</w:t>
      </w:r>
      <w:r w:rsidRPr="00C35A2C">
        <w:rPr>
          <w:rFonts w:ascii="Fb Fontext" w:hAnsi="Fb Fontext"/>
          <w:rtl/>
        </w:rPr>
        <w:t xml:space="preserve"> </w:t>
      </w:r>
      <w:r w:rsidRPr="0081371E">
        <w:rPr>
          <w:rStyle w:val="afff8"/>
          <w:rtl/>
        </w:rPr>
        <w:t>סברא,</w:t>
      </w:r>
      <w:r w:rsidRPr="00C35A2C">
        <w:rPr>
          <w:rFonts w:ascii="Fb Fontext" w:hAnsi="Fb Fontext"/>
          <w:rtl/>
        </w:rPr>
        <w:t xml:space="preserve"> </w:t>
      </w:r>
      <w:r w:rsidRPr="00C35A2C">
        <w:rPr>
          <w:rFonts w:ascii="Fb Fontext" w:hAnsi="Fb Fontext" w:hint="cs"/>
          <w:rtl/>
        </w:rPr>
        <w:t>דזה מצערו וזה לא מצערו</w:t>
      </w:r>
      <w:r w:rsidRPr="00C35A2C">
        <w:rPr>
          <w:rFonts w:ascii="Fb Fontext" w:hAnsi="Fb Fontext"/>
          <w:rtl/>
        </w:rPr>
        <w:t>.</w:t>
      </w:r>
    </w:p>
    <w:p w14:paraId="25EDCDF3" w14:textId="4A0D387F" w:rsidR="00AC0AF5" w:rsidRPr="006765C4" w:rsidRDefault="00AC0AF5" w:rsidP="00AC0AF5">
      <w:pPr>
        <w:rPr>
          <w:rFonts w:ascii="Fb Fontext" w:hAnsi="Fb Fontext"/>
          <w:spacing w:val="-4"/>
          <w:rtl/>
        </w:rPr>
      </w:pPr>
      <w:r w:rsidRPr="0081371E">
        <w:rPr>
          <w:rStyle w:val="afff8"/>
          <w:rtl/>
        </w:rPr>
        <w:t>קרא</w:t>
      </w:r>
      <w:r w:rsidRPr="006765C4">
        <w:rPr>
          <w:rFonts w:ascii="Fb Fontext" w:hAnsi="Fb Fontext"/>
          <w:spacing w:val="-4"/>
          <w:rtl/>
        </w:rPr>
        <w:t xml:space="preserve"> </w:t>
      </w:r>
      <w:r w:rsidRPr="001E1F55">
        <w:rPr>
          <w:rStyle w:val="affff8"/>
          <w:rFonts w:hint="cs"/>
          <w:rtl/>
        </w:rPr>
        <w:t>ד</w:t>
      </w:r>
      <w:r w:rsidRPr="00F10693">
        <w:rPr>
          <w:rFonts w:hint="cs"/>
          <w:rtl/>
        </w:rPr>
        <w:t>'</w:t>
      </w:r>
      <w:r w:rsidRPr="00F10693">
        <w:rPr>
          <w:rtl/>
        </w:rPr>
        <w:t>ה</w:t>
      </w:r>
      <w:r w:rsidRPr="001E1F55">
        <w:rPr>
          <w:rStyle w:val="affff8"/>
          <w:rtl/>
        </w:rPr>
        <w:t>לא פרוס לרעב לחמך</w:t>
      </w:r>
      <w:r w:rsidRPr="00F10693">
        <w:rPr>
          <w:rFonts w:hint="cs"/>
          <w:rtl/>
        </w:rPr>
        <w:t>'</w:t>
      </w:r>
      <w:r w:rsidRPr="00F10693">
        <w:rPr>
          <w:rtl/>
        </w:rPr>
        <w:t>-</w:t>
      </w:r>
      <w:r w:rsidRPr="001E1F55">
        <w:rPr>
          <w:rtl/>
        </w:rPr>
        <w:t xml:space="preserve">פרוס לאלתר, </w:t>
      </w:r>
      <w:r w:rsidRPr="001E1F55">
        <w:rPr>
          <w:rStyle w:val="affffe"/>
          <w:rtl/>
        </w:rPr>
        <w:t>וכדקרינן,</w:t>
      </w:r>
      <w:r w:rsidRPr="006765C4">
        <w:rPr>
          <w:rFonts w:ascii="Fb Fontext" w:hAnsi="Fb Fontext"/>
          <w:spacing w:val="-4"/>
          <w:rtl/>
        </w:rPr>
        <w:t xml:space="preserve"> </w:t>
      </w:r>
      <w:r w:rsidRPr="001E1F55">
        <w:rPr>
          <w:rStyle w:val="affff8"/>
          <w:rtl/>
        </w:rPr>
        <w:t>ו</w:t>
      </w:r>
      <w:r w:rsidRPr="00F10693">
        <w:rPr>
          <w:rFonts w:hint="cs"/>
          <w:rtl/>
        </w:rPr>
        <w:t>'</w:t>
      </w:r>
      <w:r w:rsidRPr="00F10693">
        <w:rPr>
          <w:rtl/>
        </w:rPr>
        <w:t>כ</w:t>
      </w:r>
      <w:r w:rsidRPr="001E1F55">
        <w:rPr>
          <w:rStyle w:val="affff8"/>
          <w:rtl/>
        </w:rPr>
        <w:t>י תראה ערום וכסיתו</w:t>
      </w:r>
      <w:r w:rsidRPr="00F10693">
        <w:rPr>
          <w:rFonts w:hint="cs"/>
          <w:rtl/>
        </w:rPr>
        <w:t>'</w:t>
      </w:r>
      <w:r w:rsidRPr="00F10693">
        <w:rPr>
          <w:rtl/>
        </w:rPr>
        <w:t>-</w:t>
      </w:r>
      <w:r w:rsidRPr="006765C4">
        <w:rPr>
          <w:rFonts w:ascii="Fb Fontext" w:hAnsi="Fb Fontext"/>
          <w:spacing w:val="-4"/>
          <w:rtl/>
        </w:rPr>
        <w:t xml:space="preserve"> כשיראה לך.</w:t>
      </w:r>
    </w:p>
    <w:p w14:paraId="00EFACC4" w14:textId="77777777" w:rsidR="001E1F55" w:rsidRPr="00D017F1" w:rsidRDefault="00AC0AF5" w:rsidP="001E1F55">
      <w:pPr>
        <w:pStyle w:val="36"/>
        <w:framePr w:wrap="notBeside"/>
        <w:rPr>
          <w:rtl/>
        </w:rPr>
      </w:pPr>
      <w:r w:rsidRPr="00D017F1">
        <w:rPr>
          <w:rtl/>
        </w:rPr>
        <w:t>ת"</w:t>
      </w:r>
      <w:r w:rsidRPr="00D017F1">
        <w:rPr>
          <w:rFonts w:hint="cs"/>
          <w:rtl/>
        </w:rPr>
        <w:t>כ דר</w:t>
      </w:r>
      <w:r w:rsidRPr="00D017F1">
        <w:rPr>
          <w:rtl/>
        </w:rPr>
        <w:t>"</w:t>
      </w:r>
      <w:r w:rsidRPr="00D017F1">
        <w:rPr>
          <w:rFonts w:hint="cs"/>
          <w:rtl/>
        </w:rPr>
        <w:t>י</w:t>
      </w:r>
      <w:r w:rsidRPr="00D017F1">
        <w:rPr>
          <w:rtl/>
        </w:rPr>
        <w:t>:</w:t>
      </w:r>
    </w:p>
    <w:p w14:paraId="2F02B5A0" w14:textId="7492CE7D" w:rsidR="00AC0AF5" w:rsidRPr="00C35A2C" w:rsidRDefault="00AC0AF5" w:rsidP="001E1F55">
      <w:pPr>
        <w:spacing w:after="60"/>
        <w:rPr>
          <w:rFonts w:ascii="Fb Fontext" w:hAnsi="Fb Fontext" w:cs="Guttman Vilna"/>
          <w:b/>
          <w:bCs/>
          <w:rtl/>
        </w:rPr>
      </w:pPr>
      <w:r w:rsidRPr="00C35A2C">
        <w:rPr>
          <w:rFonts w:ascii="Fb Fontext" w:hAnsi="Fb Fontext"/>
          <w:rtl/>
        </w:rPr>
        <w:t>אמר כסוני - בודקין אחריו, פרנסוני - אין בודקין.</w:t>
      </w:r>
    </w:p>
    <w:p w14:paraId="0D5353F5" w14:textId="77777777" w:rsidR="001E1F55" w:rsidRDefault="00AC0AF5" w:rsidP="001E1F55">
      <w:pPr>
        <w:pStyle w:val="36"/>
        <w:framePr w:wrap="notBeside"/>
        <w:rPr>
          <w:rFonts w:ascii="Fb Fontext" w:hAnsi="Fb Fontext"/>
          <w:sz w:val="32"/>
          <w:rtl/>
        </w:rPr>
      </w:pPr>
      <w:r w:rsidRPr="001E1F55">
        <w:rPr>
          <w:rStyle w:val="affffe"/>
          <w:rtl/>
        </w:rPr>
        <w:t>תנן:</w:t>
      </w:r>
    </w:p>
    <w:p w14:paraId="15FE8681" w14:textId="4253846A" w:rsidR="00AC0AF5" w:rsidRDefault="00AC0AF5" w:rsidP="00AC0AF5">
      <w:pPr>
        <w:rPr>
          <w:rFonts w:ascii="Fb Fontext" w:hAnsi="Fb Fontext"/>
          <w:sz w:val="32"/>
          <w:rtl/>
        </w:rPr>
      </w:pPr>
      <w:r w:rsidRPr="00C35A2C">
        <w:rPr>
          <w:rFonts w:ascii="Fb Fontext" w:hAnsi="Fb Fontext"/>
          <w:sz w:val="32"/>
          <w:rtl/>
        </w:rPr>
        <w:t xml:space="preserve">אין פוחתין לעני </w:t>
      </w:r>
      <w:r w:rsidRPr="009970A1">
        <w:rPr>
          <w:rStyle w:val="afffff0"/>
          <w:rtl/>
        </w:rPr>
        <w:t xml:space="preserve">העובר ממקום למקום </w:t>
      </w:r>
      <w:r w:rsidRPr="009970A1">
        <w:rPr>
          <w:rStyle w:val="afffff0"/>
          <w:rFonts w:hint="cs"/>
          <w:rtl/>
        </w:rPr>
        <w:t>-</w:t>
      </w:r>
      <w:r w:rsidRPr="00C35A2C">
        <w:rPr>
          <w:rFonts w:ascii="Fb Fontext" w:hAnsi="Fb Fontext"/>
          <w:sz w:val="32"/>
          <w:rtl/>
        </w:rPr>
        <w:t>מככר בפונדיון, מ</w:t>
      </w:r>
      <w:r w:rsidRPr="00C35A2C">
        <w:rPr>
          <w:rFonts w:ascii="Fb Fontext" w:hAnsi="Fb Fontext" w:hint="cs"/>
          <w:sz w:val="32"/>
          <w:rtl/>
        </w:rPr>
        <w:t>ד</w:t>
      </w:r>
      <w:r w:rsidRPr="00F10693">
        <w:rPr>
          <w:rFonts w:hint="cs"/>
          <w:rtl/>
        </w:rPr>
        <w:t>'</w:t>
      </w:r>
      <w:r w:rsidRPr="00F10693">
        <w:rPr>
          <w:rtl/>
        </w:rPr>
        <w:t xml:space="preserve"> </w:t>
      </w:r>
      <w:r w:rsidRPr="00C35A2C">
        <w:rPr>
          <w:rFonts w:ascii="Fb Fontext" w:hAnsi="Fb Fontext"/>
          <w:sz w:val="32"/>
          <w:rtl/>
        </w:rPr>
        <w:t>סאין בסלע.</w:t>
      </w:r>
    </w:p>
    <w:p w14:paraId="607AD25C" w14:textId="4D0DC686" w:rsidR="00AC0AF5" w:rsidRPr="00C35A2C" w:rsidRDefault="00AC0AF5" w:rsidP="00AC0AF5">
      <w:pPr>
        <w:rPr>
          <w:rFonts w:ascii="Fb Fontext" w:hAnsi="Fb Fontext" w:cs="Guttman Vilna"/>
          <w:b/>
          <w:bCs/>
          <w:sz w:val="32"/>
          <w:rtl/>
        </w:rPr>
      </w:pPr>
      <w:r w:rsidRPr="00D017F1">
        <w:rPr>
          <w:rStyle w:val="afff8"/>
          <w:rtl/>
        </w:rPr>
        <w:t>לן</w:t>
      </w:r>
      <w:r w:rsidRPr="00F10693">
        <w:rPr>
          <w:rtl/>
        </w:rPr>
        <w:t xml:space="preserve"> </w:t>
      </w:r>
      <w:r w:rsidR="00D017F1">
        <w:rPr>
          <w:rtl/>
        </w:rPr>
        <w:tab/>
      </w:r>
      <w:r w:rsidRPr="0081371E">
        <w:rPr>
          <w:rStyle w:val="afff8"/>
          <w:rtl/>
        </w:rPr>
        <w:t>-</w:t>
      </w:r>
      <w:r w:rsidRPr="00C35A2C">
        <w:rPr>
          <w:rFonts w:ascii="Fb Fontext" w:hAnsi="Fb Fontext"/>
          <w:sz w:val="32"/>
          <w:rtl/>
        </w:rPr>
        <w:t xml:space="preserve"> נותנין לו פרנסת לינה</w:t>
      </w:r>
      <w:r w:rsidRPr="00C35A2C">
        <w:rPr>
          <w:rFonts w:ascii="Fb Fontext" w:hAnsi="Fb Fontext" w:hint="cs"/>
          <w:sz w:val="32"/>
          <w:rtl/>
        </w:rPr>
        <w:t xml:space="preserve">- </w:t>
      </w:r>
      <w:r w:rsidR="004B67A5">
        <w:rPr>
          <w:rStyle w:val="afffff0"/>
          <w:rFonts w:ascii="BA Or Tzadikim Regular" w:hAnsi="BA Or Tzadikim Regular" w:cs="BA Or Tzadikim Regular"/>
          <w:rtl/>
        </w:rPr>
        <w:t>◄</w:t>
      </w:r>
      <w:r w:rsidRPr="001E1F55">
        <w:rPr>
          <w:rStyle w:val="affffe"/>
          <w:rFonts w:hint="cs"/>
          <w:rtl/>
        </w:rPr>
        <w:t>אר</w:t>
      </w:r>
      <w:r w:rsidRPr="001E1F55">
        <w:rPr>
          <w:rStyle w:val="affffe"/>
          <w:rtl/>
        </w:rPr>
        <w:t>"</w:t>
      </w:r>
      <w:r w:rsidRPr="001E1F55">
        <w:rPr>
          <w:rStyle w:val="affffe"/>
          <w:rFonts w:hint="cs"/>
          <w:rtl/>
        </w:rPr>
        <w:t>פ</w:t>
      </w:r>
      <w:r w:rsidRPr="001E1F55">
        <w:rPr>
          <w:rStyle w:val="affffe"/>
          <w:rtl/>
        </w:rPr>
        <w:t>:</w:t>
      </w:r>
      <w:r w:rsidRPr="00C35A2C">
        <w:rPr>
          <w:rFonts w:ascii="Fb Fontext" w:hAnsi="Fb Fontext"/>
          <w:sz w:val="32"/>
          <w:rtl/>
        </w:rPr>
        <w:t xml:space="preserve"> </w:t>
      </w:r>
      <w:r w:rsidRPr="00C35A2C">
        <w:rPr>
          <w:rFonts w:ascii="Fb Fontext" w:hAnsi="Fb Fontext" w:hint="cs"/>
          <w:sz w:val="32"/>
          <w:rtl/>
        </w:rPr>
        <w:t>מיטה וכר</w:t>
      </w:r>
      <w:r w:rsidRPr="00C35A2C">
        <w:rPr>
          <w:rFonts w:ascii="Fb Fontext" w:hAnsi="Fb Fontext"/>
          <w:sz w:val="32"/>
          <w:rtl/>
        </w:rPr>
        <w:t>.</w:t>
      </w:r>
    </w:p>
    <w:p w14:paraId="1E192612" w14:textId="77777777" w:rsidR="001E1F55" w:rsidRDefault="00AC0AF5" w:rsidP="001E1F55">
      <w:pPr>
        <w:spacing w:after="60"/>
        <w:rPr>
          <w:rStyle w:val="affffe"/>
          <w:rtl/>
        </w:rPr>
      </w:pPr>
      <w:r w:rsidRPr="0081371E">
        <w:rPr>
          <w:rStyle w:val="afff8"/>
          <w:rtl/>
        </w:rPr>
        <w:t>שבת -</w:t>
      </w:r>
      <w:r w:rsidRPr="00C35A2C">
        <w:rPr>
          <w:rFonts w:ascii="Fb Fontext" w:hAnsi="Fb Fontext"/>
          <w:sz w:val="32"/>
          <w:rtl/>
        </w:rPr>
        <w:t xml:space="preserve"> נותנין לו מזון שלש סעודות.</w:t>
      </w:r>
      <w:r w:rsidRPr="00C35A2C">
        <w:rPr>
          <w:rFonts w:ascii="Fb Fontext" w:hAnsi="Fb Fontext" w:cs="Guttman Vilna" w:hint="cs"/>
          <w:b/>
          <w:bCs/>
          <w:sz w:val="32"/>
          <w:rtl/>
        </w:rPr>
        <w:t xml:space="preserve"> </w:t>
      </w:r>
    </w:p>
    <w:p w14:paraId="62E508E8" w14:textId="2E45B973" w:rsidR="00AC0AF5" w:rsidRPr="00C35A2C" w:rsidRDefault="00AC0AF5" w:rsidP="00691887">
      <w:pPr>
        <w:pStyle w:val="affff9"/>
        <w:rPr>
          <w:rFonts w:cs="Guttman Vilna"/>
          <w:rtl/>
        </w:rPr>
      </w:pPr>
      <w:r w:rsidRPr="00C35A2C">
        <w:rPr>
          <w:rtl/>
        </w:rPr>
        <w:t>אם היה מחזיר על הפתחים - אין נזקקין לו.</w:t>
      </w:r>
    </w:p>
    <w:p w14:paraId="0793A54B" w14:textId="496AC7EA" w:rsidR="00AC0AF5" w:rsidRPr="00C35A2C" w:rsidRDefault="00AC0AF5" w:rsidP="00AC0AF5">
      <w:pPr>
        <w:rPr>
          <w:rFonts w:ascii="Fb Fontext" w:hAnsi="Fb Fontext"/>
          <w:rtl/>
        </w:rPr>
      </w:pPr>
      <w:r w:rsidRPr="00C35A2C">
        <w:rPr>
          <w:rFonts w:ascii="Fb Fontext" w:hAnsi="Fb Fontext" w:hint="cs"/>
          <w:sz w:val="32"/>
          <w:rtl/>
        </w:rPr>
        <w:t xml:space="preserve">אותו עני שחזר על הפתחים </w:t>
      </w:r>
      <w:r w:rsidRPr="001E1F55">
        <w:rPr>
          <w:rStyle w:val="affffe"/>
          <w:rFonts w:hint="cs"/>
          <w:rtl/>
        </w:rPr>
        <w:t>והגיע לפר</w:t>
      </w:r>
      <w:r w:rsidRPr="001E1F55">
        <w:rPr>
          <w:rStyle w:val="affffe"/>
          <w:rtl/>
        </w:rPr>
        <w:t>"</w:t>
      </w:r>
      <w:r w:rsidRPr="001E1F55">
        <w:rPr>
          <w:rStyle w:val="affffe"/>
          <w:rFonts w:hint="cs"/>
          <w:rtl/>
        </w:rPr>
        <w:t>פ</w:t>
      </w:r>
      <w:r w:rsidRPr="00C35A2C">
        <w:rPr>
          <w:rFonts w:ascii="Fb Fontext" w:hAnsi="Fb Fontext" w:hint="cs"/>
          <w:sz w:val="32"/>
          <w:rtl/>
        </w:rPr>
        <w:t xml:space="preserve"> ולא </w:t>
      </w:r>
      <w:r w:rsidR="00691887">
        <w:rPr>
          <w:rFonts w:ascii="Fb Fontext" w:hAnsi="Fb Fontext" w:hint="cs"/>
          <w:sz w:val="32"/>
          <w:rtl/>
        </w:rPr>
        <w:t>נזקק לו</w:t>
      </w:r>
      <w:r w:rsidRPr="00C35A2C">
        <w:rPr>
          <w:rFonts w:ascii="Fb Fontext" w:hAnsi="Fb Fontext"/>
          <w:sz w:val="32"/>
          <w:rtl/>
        </w:rPr>
        <w:t>.</w:t>
      </w:r>
    </w:p>
    <w:p w14:paraId="4379B2F4" w14:textId="77777777" w:rsidR="001E1F55" w:rsidRDefault="00AC0AF5" w:rsidP="001E1F55">
      <w:pPr>
        <w:pStyle w:val="36"/>
        <w:framePr w:wrap="notBeside"/>
        <w:rPr>
          <w:rFonts w:ascii="Fb Fontext" w:hAnsi="Fb Fontext"/>
          <w:rtl/>
        </w:rPr>
      </w:pPr>
      <w:r w:rsidRPr="001E1F55">
        <w:rPr>
          <w:rStyle w:val="affffe"/>
          <w:rFonts w:hint="cs"/>
          <w:rtl/>
        </w:rPr>
        <w:t>א</w:t>
      </w:r>
      <w:r w:rsidRPr="001E1F55">
        <w:rPr>
          <w:rStyle w:val="affffe"/>
          <w:rtl/>
        </w:rPr>
        <w:t>"</w:t>
      </w:r>
      <w:r w:rsidRPr="001E1F55">
        <w:rPr>
          <w:rStyle w:val="affffe"/>
          <w:rFonts w:hint="cs"/>
          <w:rtl/>
        </w:rPr>
        <w:t>ל רסבדר</w:t>
      </w:r>
      <w:r w:rsidRPr="001E1F55">
        <w:rPr>
          <w:rStyle w:val="affffe"/>
          <w:rtl/>
        </w:rPr>
        <w:t>"</w:t>
      </w:r>
      <w:r w:rsidRPr="001E1F55">
        <w:rPr>
          <w:rStyle w:val="affffe"/>
          <w:rFonts w:hint="cs"/>
          <w:rtl/>
        </w:rPr>
        <w:t>י</w:t>
      </w:r>
      <w:r w:rsidRPr="001E1F55">
        <w:rPr>
          <w:rStyle w:val="affffe"/>
          <w:rtl/>
        </w:rPr>
        <w:t>:</w:t>
      </w:r>
    </w:p>
    <w:p w14:paraId="4638EF22" w14:textId="56616FA0" w:rsidR="00AC0AF5" w:rsidRPr="00C35A2C" w:rsidRDefault="00AC0AF5" w:rsidP="00AC0AF5">
      <w:pPr>
        <w:rPr>
          <w:rFonts w:ascii="Fb Fontext" w:hAnsi="Fb Fontext"/>
          <w:rtl/>
        </w:rPr>
      </w:pPr>
      <w:r w:rsidRPr="00C35A2C">
        <w:rPr>
          <w:rFonts w:ascii="Fb Fontext" w:hAnsi="Fb Fontext"/>
          <w:rtl/>
        </w:rPr>
        <w:t xml:space="preserve">אי מר לא </w:t>
      </w:r>
      <w:r w:rsidR="00691887">
        <w:rPr>
          <w:rFonts w:ascii="Fb Fontext" w:hAnsi="Fb Fontext" w:hint="cs"/>
          <w:rtl/>
        </w:rPr>
        <w:t>יזדקק לו</w:t>
      </w:r>
      <w:r w:rsidRPr="00C35A2C">
        <w:rPr>
          <w:rFonts w:ascii="Fb Fontext" w:hAnsi="Fb Fontext"/>
          <w:rtl/>
        </w:rPr>
        <w:t xml:space="preserve">, </w:t>
      </w:r>
      <w:r w:rsidRPr="00C35A2C">
        <w:rPr>
          <w:rFonts w:ascii="Fb Fontext" w:hAnsi="Fb Fontext" w:hint="cs"/>
          <w:rtl/>
        </w:rPr>
        <w:t>אחר גם לא יזדקק לו וימות?</w:t>
      </w:r>
    </w:p>
    <w:p w14:paraId="6F230D4A" w14:textId="2112509C" w:rsidR="001E1F55" w:rsidRDefault="004B67A5" w:rsidP="001E1F55">
      <w:pPr>
        <w:pStyle w:val="36"/>
        <w:framePr w:wrap="notBeside"/>
        <w:rPr>
          <w:rtl/>
        </w:rPr>
      </w:pPr>
      <w:r>
        <w:rPr>
          <w:rStyle w:val="afffff0"/>
          <w:rFonts w:ascii="BA Or Tzadikim Regular" w:hAnsi="BA Or Tzadikim Regular" w:cs="BA Or Tzadikim Regular"/>
          <w:rtl/>
        </w:rPr>
        <w:t>◄</w:t>
      </w:r>
      <w:r w:rsidR="00AC0AF5" w:rsidRPr="00C35A2C">
        <w:rPr>
          <w:rFonts w:hint="cs"/>
          <w:rtl/>
        </w:rPr>
        <w:t>והך</w:t>
      </w:r>
    </w:p>
    <w:p w14:paraId="113AD0BC" w14:textId="5F2560E5" w:rsidR="00AC0AF5" w:rsidRPr="00C35A2C" w:rsidRDefault="00AC0AF5" w:rsidP="001E1F55">
      <w:pPr>
        <w:spacing w:after="60"/>
        <w:rPr>
          <w:rFonts w:ascii="Fb Fontext" w:hAnsi="Fb Fontext" w:cs="Guttman Vilna"/>
          <w:b/>
          <w:bCs/>
          <w:rtl/>
        </w:rPr>
      </w:pPr>
      <w:r w:rsidRPr="00C35A2C">
        <w:rPr>
          <w:rFonts w:ascii="Fb Fontext" w:hAnsi="Fb Fontext" w:hint="cs"/>
          <w:rtl/>
        </w:rPr>
        <w:t>ד</w:t>
      </w:r>
      <w:r w:rsidRPr="00F10693">
        <w:rPr>
          <w:rFonts w:hint="cs"/>
          <w:rtl/>
        </w:rPr>
        <w:t>'</w:t>
      </w:r>
      <w:r w:rsidRPr="00F10693">
        <w:rPr>
          <w:rtl/>
        </w:rPr>
        <w:t>א</w:t>
      </w:r>
      <w:r w:rsidRPr="00C35A2C">
        <w:rPr>
          <w:rFonts w:ascii="Fb Fontext" w:hAnsi="Fb Fontext"/>
          <w:rtl/>
        </w:rPr>
        <w:t>ין נזקקין לו</w:t>
      </w:r>
      <w:r w:rsidRPr="00F10693">
        <w:rPr>
          <w:rFonts w:hint="cs"/>
          <w:rtl/>
        </w:rPr>
        <w:t>'</w:t>
      </w:r>
      <w:r w:rsidRPr="00F10693">
        <w:rPr>
          <w:rtl/>
        </w:rPr>
        <w:t xml:space="preserve"> </w:t>
      </w:r>
      <w:r w:rsidRPr="00C35A2C">
        <w:rPr>
          <w:rFonts w:ascii="Fb Fontext" w:hAnsi="Fb Fontext" w:hint="cs"/>
          <w:rtl/>
        </w:rPr>
        <w:t xml:space="preserve">היינו </w:t>
      </w:r>
      <w:r w:rsidRPr="00C35A2C">
        <w:rPr>
          <w:rFonts w:ascii="Fb Fontext" w:hAnsi="Fb Fontext"/>
          <w:rtl/>
        </w:rPr>
        <w:t xml:space="preserve">למתנה מרובה, אבל </w:t>
      </w:r>
      <w:r w:rsidRPr="00F10693">
        <w:rPr>
          <w:rFonts w:hint="cs"/>
          <w:rtl/>
        </w:rPr>
        <w:t>'</w:t>
      </w:r>
      <w:r w:rsidRPr="00F10693">
        <w:rPr>
          <w:rtl/>
        </w:rPr>
        <w:t>נ</w:t>
      </w:r>
      <w:r w:rsidRPr="00C35A2C">
        <w:rPr>
          <w:rFonts w:ascii="Fb Fontext" w:hAnsi="Fb Fontext"/>
          <w:rtl/>
        </w:rPr>
        <w:t>זקקין לו</w:t>
      </w:r>
      <w:r w:rsidRPr="00F10693">
        <w:rPr>
          <w:rFonts w:hint="cs"/>
          <w:rtl/>
        </w:rPr>
        <w:t>'</w:t>
      </w:r>
      <w:r w:rsidRPr="00F10693">
        <w:rPr>
          <w:rtl/>
        </w:rPr>
        <w:t xml:space="preserve"> </w:t>
      </w:r>
      <w:r w:rsidRPr="00C35A2C">
        <w:rPr>
          <w:rFonts w:ascii="Fb Fontext" w:hAnsi="Fb Fontext"/>
          <w:rtl/>
        </w:rPr>
        <w:t>למתנה מועטת.</w:t>
      </w:r>
    </w:p>
    <w:p w14:paraId="6363F1EF" w14:textId="42007C12" w:rsidR="001E1F55" w:rsidRDefault="004B67A5" w:rsidP="001E1F55">
      <w:pPr>
        <w:pStyle w:val="36"/>
        <w:framePr w:wrap="notBeside"/>
        <w:rPr>
          <w:rtl/>
        </w:rPr>
      </w:pPr>
      <w:r>
        <w:rPr>
          <w:rStyle w:val="afffff0"/>
          <w:rFonts w:ascii="BA Or Tzadikim Regular" w:hAnsi="BA Or Tzadikim Regular" w:cs="BA Or Tzadikim Regular"/>
          <w:rtl/>
        </w:rPr>
        <w:t>◄</w:t>
      </w:r>
      <w:r w:rsidR="00691887">
        <w:rPr>
          <w:rFonts w:hint="cs"/>
          <w:rtl/>
        </w:rPr>
        <w:t xml:space="preserve">ב. </w:t>
      </w:r>
      <w:r w:rsidR="00AC0AF5" w:rsidRPr="00C35A2C">
        <w:rPr>
          <w:rtl/>
        </w:rPr>
        <w:t>רב אסי:</w:t>
      </w:r>
    </w:p>
    <w:p w14:paraId="1866668F" w14:textId="23979EBD" w:rsidR="00AC0AF5" w:rsidRDefault="00AC0AF5" w:rsidP="00691887">
      <w:pPr>
        <w:rPr>
          <w:rFonts w:ascii="Fb Fontext" w:hAnsi="Fb Fontext"/>
          <w:sz w:val="32"/>
          <w:rtl/>
        </w:rPr>
      </w:pPr>
      <w:r w:rsidRPr="00C35A2C">
        <w:rPr>
          <w:rFonts w:ascii="Fb Fontext" w:hAnsi="Fb Fontext"/>
          <w:sz w:val="32"/>
          <w:rtl/>
        </w:rPr>
        <w:t xml:space="preserve">לעולם אל ימנע אדם עצמו [מלתת] </w:t>
      </w:r>
      <w:r w:rsidRPr="0081371E">
        <w:rPr>
          <w:rStyle w:val="afff8"/>
          <w:rtl/>
        </w:rPr>
        <w:t>שלישית השקל בשנה,</w:t>
      </w:r>
    </w:p>
    <w:p w14:paraId="0E3661C6" w14:textId="35D09033" w:rsidR="001E1F55" w:rsidRDefault="00AC0AF5" w:rsidP="00691887">
      <w:pPr>
        <w:spacing w:after="60"/>
        <w:rPr>
          <w:rFonts w:ascii="Fb Fontext" w:hAnsi="Fb Fontext"/>
          <w:rtl/>
        </w:rPr>
      </w:pPr>
      <w:r w:rsidRPr="001E1F55">
        <w:rPr>
          <w:rStyle w:val="affffe"/>
          <w:rtl/>
        </w:rPr>
        <w:t>שנא</w:t>
      </w:r>
      <w:r w:rsidRPr="00F10693">
        <w:rPr>
          <w:rtl/>
        </w:rPr>
        <w:t>':</w:t>
      </w:r>
      <w:r w:rsidRPr="00577F86">
        <w:rPr>
          <w:rStyle w:val="affff8"/>
          <w:rtl/>
        </w:rPr>
        <w:t xml:space="preserve"> </w:t>
      </w:r>
      <w:r w:rsidRPr="00F10693">
        <w:rPr>
          <w:rFonts w:hint="cs"/>
          <w:rtl/>
        </w:rPr>
        <w:t>'</w:t>
      </w:r>
      <w:r w:rsidRPr="00F10693">
        <w:rPr>
          <w:rtl/>
        </w:rPr>
        <w:t>ו</w:t>
      </w:r>
      <w:r w:rsidRPr="00577F86">
        <w:rPr>
          <w:rStyle w:val="affff8"/>
          <w:rtl/>
        </w:rPr>
        <w:t xml:space="preserve">העמדנו עלינו מצות לתת עלינו שלישית השקל בשנה </w:t>
      </w:r>
      <w:r w:rsidR="009970A1">
        <w:rPr>
          <w:rStyle w:val="affff8"/>
          <w:rFonts w:hint="cs"/>
          <w:rtl/>
        </w:rPr>
        <w:t>וגו</w:t>
      </w:r>
      <w:r w:rsidR="009970A1" w:rsidRPr="00F10693">
        <w:rPr>
          <w:rFonts w:hint="cs"/>
          <w:rtl/>
        </w:rPr>
        <w:t>'</w:t>
      </w:r>
      <w:r w:rsidR="00691887" w:rsidRPr="00F10693">
        <w:rPr>
          <w:rFonts w:hint="cs"/>
          <w:rtl/>
        </w:rPr>
        <w:t>,</w:t>
      </w:r>
    </w:p>
    <w:p w14:paraId="67F21887" w14:textId="5A373802" w:rsidR="001E1F55" w:rsidRDefault="00691887" w:rsidP="001E1F55">
      <w:pPr>
        <w:pStyle w:val="36"/>
        <w:framePr w:wrap="notBeside"/>
        <w:rPr>
          <w:rtl/>
        </w:rPr>
      </w:pPr>
      <w:r>
        <w:rPr>
          <w:rFonts w:hint="cs"/>
          <w:rtl/>
        </w:rPr>
        <w:t xml:space="preserve">ג. </w:t>
      </w:r>
      <w:r w:rsidR="00AC0AF5" w:rsidRPr="00C35A2C">
        <w:rPr>
          <w:rtl/>
        </w:rPr>
        <w:t>רב אסי:</w:t>
      </w:r>
    </w:p>
    <w:p w14:paraId="05434DC3" w14:textId="5306642A" w:rsidR="001E1F55" w:rsidRPr="0081371E" w:rsidRDefault="00AC0AF5" w:rsidP="00691887">
      <w:pPr>
        <w:rPr>
          <w:rStyle w:val="afff8"/>
          <w:rtl/>
        </w:rPr>
      </w:pPr>
      <w:r w:rsidRPr="0081371E">
        <w:rPr>
          <w:rStyle w:val="afff8"/>
          <w:rtl/>
        </w:rPr>
        <w:t>שקולה צדקה כנגד כל המצות</w:t>
      </w:r>
      <w:r w:rsidRPr="00691887">
        <w:rPr>
          <w:rStyle w:val="affffe"/>
          <w:rtl/>
        </w:rPr>
        <w:t>, שנא</w:t>
      </w:r>
      <w:r w:rsidRPr="00F10693">
        <w:rPr>
          <w:rFonts w:hint="cs"/>
          <w:rtl/>
        </w:rPr>
        <w:t>'</w:t>
      </w:r>
      <w:r w:rsidRPr="00F10693">
        <w:rPr>
          <w:rtl/>
        </w:rPr>
        <w:t>:</w:t>
      </w:r>
      <w:r w:rsidRPr="00577F86">
        <w:rPr>
          <w:rStyle w:val="affff8"/>
          <w:rtl/>
        </w:rPr>
        <w:t xml:space="preserve"> </w:t>
      </w:r>
      <w:r w:rsidRPr="00D5172B">
        <w:rPr>
          <w:rStyle w:val="affff8"/>
          <w:rtl/>
        </w:rPr>
        <w:t>'וה</w:t>
      </w:r>
      <w:r w:rsidRPr="00577F86">
        <w:rPr>
          <w:rStyle w:val="affff8"/>
          <w:rtl/>
        </w:rPr>
        <w:t>עמדנו עלינו מצות וגו</w:t>
      </w:r>
      <w:r w:rsidRPr="00F10693">
        <w:rPr>
          <w:rtl/>
        </w:rPr>
        <w:t>,</w:t>
      </w:r>
      <w:r w:rsidR="00D5172B">
        <w:rPr>
          <w:rFonts w:hint="cs"/>
          <w:rtl/>
        </w:rPr>
        <w:t xml:space="preserve"> </w:t>
      </w:r>
      <w:r w:rsidRPr="00691887">
        <w:rPr>
          <w:rStyle w:val="afffff0"/>
          <w:rFonts w:hint="cs"/>
          <w:rtl/>
        </w:rPr>
        <w:t>ולא מצוה</w:t>
      </w:r>
    </w:p>
    <w:p w14:paraId="76596359" w14:textId="10D9E15B" w:rsidR="001E1F55" w:rsidRDefault="004B67A5" w:rsidP="001E1F55">
      <w:pPr>
        <w:pStyle w:val="36"/>
        <w:framePr w:wrap="notBeside"/>
        <w:rPr>
          <w:sz w:val="32"/>
          <w:rtl/>
        </w:rPr>
      </w:pPr>
      <w:r>
        <w:rPr>
          <w:rStyle w:val="afffff0"/>
          <w:rFonts w:ascii="BA Or Tzadikim Regular" w:hAnsi="BA Or Tzadikim Regular" w:cs="BA Or Tzadikim Regular"/>
          <w:rtl/>
        </w:rPr>
        <w:t>◄</w:t>
      </w:r>
      <w:r w:rsidR="00691887">
        <w:rPr>
          <w:rFonts w:hint="cs"/>
          <w:rtl/>
        </w:rPr>
        <w:t xml:space="preserve">ד. </w:t>
      </w:r>
      <w:r w:rsidR="00AC0AF5" w:rsidRPr="006765C4">
        <w:rPr>
          <w:rtl/>
        </w:rPr>
        <w:t>ר</w:t>
      </w:r>
      <w:r w:rsidR="00F10693">
        <w:rPr>
          <w:rtl/>
        </w:rPr>
        <w:t>"</w:t>
      </w:r>
      <w:r w:rsidR="00691887">
        <w:rPr>
          <w:rFonts w:hint="cs"/>
          <w:rtl/>
        </w:rPr>
        <w:t>א:</w:t>
      </w:r>
    </w:p>
    <w:p w14:paraId="4C9EFAA5" w14:textId="77777777" w:rsidR="00691887" w:rsidRDefault="00AC0AF5" w:rsidP="00AC0AF5">
      <w:pPr>
        <w:rPr>
          <w:rtl/>
        </w:rPr>
      </w:pPr>
      <w:r w:rsidRPr="0081371E">
        <w:rPr>
          <w:rStyle w:val="afff8"/>
          <w:rtl/>
        </w:rPr>
        <w:t>גדול המעשה יותר מן העושה,</w:t>
      </w:r>
      <w:r w:rsidRPr="00691887">
        <w:rPr>
          <w:rtl/>
        </w:rPr>
        <w:t xml:space="preserve"> </w:t>
      </w:r>
    </w:p>
    <w:p w14:paraId="2A079187" w14:textId="630EDF72" w:rsidR="00AC0AF5" w:rsidRPr="00691887" w:rsidRDefault="00AC0AF5" w:rsidP="00AC0AF5">
      <w:pPr>
        <w:rPr>
          <w:rtl/>
        </w:rPr>
      </w:pPr>
      <w:r w:rsidRPr="00691887">
        <w:rPr>
          <w:rFonts w:hint="cs"/>
          <w:rtl/>
        </w:rPr>
        <w:t>ד</w:t>
      </w:r>
      <w:r w:rsidRPr="00F10693">
        <w:rPr>
          <w:rFonts w:hint="cs"/>
          <w:rtl/>
        </w:rPr>
        <w:t>'</w:t>
      </w:r>
      <w:r w:rsidRPr="00F10693">
        <w:rPr>
          <w:rtl/>
        </w:rPr>
        <w:t>ו</w:t>
      </w:r>
      <w:r w:rsidRPr="00691887">
        <w:rPr>
          <w:rStyle w:val="affff8"/>
          <w:rtl/>
        </w:rPr>
        <w:t>היה מעשה הצדקה שלום ועבודת הצדקה השקט ובטח עד עולם,</w:t>
      </w:r>
      <w:r w:rsidRPr="00691887">
        <w:rPr>
          <w:rtl/>
        </w:rPr>
        <w:t xml:space="preserve"> </w:t>
      </w:r>
    </w:p>
    <w:p w14:paraId="7F66BEF5" w14:textId="77777777" w:rsidR="00AC0AF5" w:rsidRPr="00C35A2C" w:rsidRDefault="00AC0AF5" w:rsidP="00AC0AF5">
      <w:pPr>
        <w:rPr>
          <w:rFonts w:ascii="Fb Fontext" w:hAnsi="Fb Fontext"/>
          <w:rtl/>
        </w:rPr>
      </w:pPr>
      <w:r w:rsidRPr="0081371E">
        <w:rPr>
          <w:rStyle w:val="afff8"/>
          <w:rtl/>
        </w:rPr>
        <w:t>זכה -</w:t>
      </w:r>
      <w:r w:rsidRPr="00C35A2C">
        <w:rPr>
          <w:rFonts w:ascii="Fb Fontext" w:hAnsi="Fb Fontext"/>
          <w:sz w:val="32"/>
          <w:rtl/>
        </w:rPr>
        <w:t xml:space="preserve"> </w:t>
      </w:r>
      <w:r w:rsidRPr="00B528F8">
        <w:rPr>
          <w:rStyle w:val="affff8"/>
          <w:rtl/>
        </w:rPr>
        <w:t>הלא פרוש לרעב לחמך</w:t>
      </w:r>
      <w:r w:rsidRPr="00C35A2C">
        <w:rPr>
          <w:rFonts w:ascii="Fb Fontext" w:hAnsi="Fb Fontext"/>
          <w:sz w:val="32"/>
          <w:rtl/>
        </w:rPr>
        <w:t xml:space="preserve">, </w:t>
      </w:r>
      <w:r w:rsidRPr="0081371E">
        <w:rPr>
          <w:rStyle w:val="afff8"/>
          <w:rtl/>
        </w:rPr>
        <w:t>לא זכה -</w:t>
      </w:r>
      <w:r w:rsidRPr="00C35A2C">
        <w:rPr>
          <w:rFonts w:ascii="Fb Fontext" w:hAnsi="Fb Fontext"/>
          <w:sz w:val="32"/>
          <w:rtl/>
        </w:rPr>
        <w:t xml:space="preserve"> </w:t>
      </w:r>
      <w:r w:rsidRPr="00B528F8">
        <w:rPr>
          <w:rStyle w:val="affff8"/>
          <w:rtl/>
        </w:rPr>
        <w:t>ועניים מרודים תביא בית</w:t>
      </w:r>
      <w:r w:rsidRPr="00C35A2C">
        <w:rPr>
          <w:rFonts w:ascii="Fb Fontext" w:hAnsi="Fb Fontext"/>
          <w:sz w:val="32"/>
          <w:rtl/>
        </w:rPr>
        <w:t>.</w:t>
      </w:r>
    </w:p>
    <w:p w14:paraId="0DB64A87" w14:textId="19FC3438" w:rsidR="00691887" w:rsidRDefault="009970A1" w:rsidP="00691887">
      <w:pPr>
        <w:pStyle w:val="36"/>
        <w:framePr w:wrap="notBeside"/>
        <w:rPr>
          <w:rtl/>
        </w:rPr>
      </w:pPr>
      <w:r>
        <w:rPr>
          <w:rFonts w:hint="cs"/>
          <w:rtl/>
        </w:rPr>
        <w:t>ה</w:t>
      </w:r>
      <w:r w:rsidR="00691887">
        <w:rPr>
          <w:rFonts w:hint="cs"/>
          <w:rtl/>
        </w:rPr>
        <w:t xml:space="preserve">. </w:t>
      </w:r>
      <w:r w:rsidR="00AC0AF5" w:rsidRPr="00C35A2C">
        <w:rPr>
          <w:rtl/>
        </w:rPr>
        <w:t>רבא לבני מחוזא:</w:t>
      </w:r>
    </w:p>
    <w:p w14:paraId="23B8B1D2" w14:textId="482D4124" w:rsidR="00AC0AF5" w:rsidRPr="00C35A2C" w:rsidRDefault="00691887" w:rsidP="00691887">
      <w:pPr>
        <w:spacing w:after="60"/>
        <w:rPr>
          <w:rFonts w:ascii="Fb Fontext" w:hAnsi="Fb Fontext"/>
          <w:rtl/>
        </w:rPr>
      </w:pPr>
      <w:r>
        <w:rPr>
          <w:rFonts w:ascii="Fb Fontext" w:hAnsi="Fb Fontext" w:hint="cs"/>
          <w:rtl/>
        </w:rPr>
        <w:t>בבקשה מכם</w:t>
      </w:r>
      <w:r w:rsidR="00AC0AF5" w:rsidRPr="00C35A2C">
        <w:rPr>
          <w:rFonts w:ascii="Fb Fontext" w:hAnsi="Fb Fontext"/>
          <w:rtl/>
        </w:rPr>
        <w:t xml:space="preserve"> </w:t>
      </w:r>
      <w:r w:rsidR="00AC0AF5" w:rsidRPr="0081371E">
        <w:rPr>
          <w:rStyle w:val="afff8"/>
          <w:rFonts w:hint="cs"/>
          <w:rtl/>
        </w:rPr>
        <w:t>כפו בעצמכם לצדקה</w:t>
      </w:r>
      <w:r w:rsidR="00AC0AF5" w:rsidRPr="0081371E">
        <w:rPr>
          <w:rStyle w:val="afff8"/>
          <w:rtl/>
        </w:rPr>
        <w:t>,</w:t>
      </w:r>
      <w:r w:rsidR="00AC0AF5" w:rsidRPr="00C35A2C">
        <w:rPr>
          <w:rFonts w:ascii="Fb Fontext" w:hAnsi="Fb Fontext"/>
          <w:rtl/>
        </w:rPr>
        <w:t xml:space="preserve"> </w:t>
      </w:r>
      <w:r w:rsidR="00AC0AF5" w:rsidRPr="00C35A2C">
        <w:rPr>
          <w:rFonts w:ascii="Fb Fontext" w:hAnsi="Fb Fontext" w:hint="cs"/>
          <w:rtl/>
        </w:rPr>
        <w:t xml:space="preserve">שיהא לכם שלום במלכות </w:t>
      </w:r>
      <w:r w:rsidR="00AC0AF5" w:rsidRPr="00691887">
        <w:rPr>
          <w:rStyle w:val="afffff0"/>
          <w:rFonts w:hint="cs"/>
          <w:rtl/>
        </w:rPr>
        <w:t>[ממסים]</w:t>
      </w:r>
      <w:r w:rsidR="00AC0AF5" w:rsidRPr="00C35A2C">
        <w:rPr>
          <w:rFonts w:ascii="Fb Fontext" w:hAnsi="Fb Fontext" w:hint="cs"/>
          <w:rtl/>
        </w:rPr>
        <w:t xml:space="preserve"> </w:t>
      </w:r>
      <w:r w:rsidR="00AC0AF5" w:rsidRPr="00C35A2C">
        <w:rPr>
          <w:rFonts w:ascii="Fb Fontext" w:hAnsi="Fb Fontext"/>
          <w:rtl/>
        </w:rPr>
        <w:t xml:space="preserve">בזרוע, ואעפ"כ נחשב להן לצדקה, </w:t>
      </w:r>
      <w:r w:rsidRPr="00F10693">
        <w:rPr>
          <w:rFonts w:hint="cs"/>
          <w:rtl/>
        </w:rPr>
        <w:t>'</w:t>
      </w:r>
      <w:r w:rsidR="00AC0AF5" w:rsidRPr="00F10693">
        <w:rPr>
          <w:rtl/>
        </w:rPr>
        <w:t>ו</w:t>
      </w:r>
      <w:r w:rsidR="00AC0AF5" w:rsidRPr="00B528F8">
        <w:rPr>
          <w:rStyle w:val="affff8"/>
          <w:rtl/>
        </w:rPr>
        <w:t>נוגשיך צדקה.</w:t>
      </w:r>
    </w:p>
    <w:p w14:paraId="7F8A7FA8" w14:textId="77777777" w:rsidR="00AC0AF5" w:rsidRDefault="00AC0AF5" w:rsidP="00982F98">
      <w:pPr>
        <w:pStyle w:val="affe"/>
        <w:framePr w:wrap="around"/>
        <w:rPr>
          <w:rtl/>
        </w:rPr>
      </w:pPr>
      <w:r w:rsidRPr="00C35A2C">
        <w:rPr>
          <w:rtl/>
        </w:rPr>
        <w:t>ט:</w:t>
      </w:r>
    </w:p>
    <w:p w14:paraId="461D0166" w14:textId="77777777" w:rsidR="00691887" w:rsidRDefault="00AC0AF5" w:rsidP="00691887">
      <w:pPr>
        <w:pStyle w:val="36"/>
        <w:framePr w:wrap="notBeside"/>
        <w:rPr>
          <w:rtl/>
        </w:rPr>
      </w:pPr>
      <w:r w:rsidRPr="00C35A2C">
        <w:rPr>
          <w:rtl/>
        </w:rPr>
        <w:t>רבא:</w:t>
      </w:r>
    </w:p>
    <w:p w14:paraId="7F503CF9" w14:textId="13A54BA9" w:rsidR="00AC0AF5" w:rsidRDefault="00AC0AF5" w:rsidP="00AC0AF5">
      <w:pPr>
        <w:rPr>
          <w:rFonts w:ascii="Fb Fontext" w:hAnsi="Fb Fontext"/>
          <w:sz w:val="32"/>
          <w:rtl/>
        </w:rPr>
      </w:pPr>
      <w:r w:rsidRPr="00C35A2C">
        <w:rPr>
          <w:rFonts w:ascii="Fb Fontext" w:hAnsi="Fb Fontext" w:hint="cs"/>
          <w:sz w:val="32"/>
          <w:rtl/>
        </w:rPr>
        <w:t>דבר זה אמר לי תינוק ששיבש דרכי אמו</w:t>
      </w:r>
      <w:r w:rsidRPr="00C35A2C">
        <w:rPr>
          <w:rFonts w:ascii="Fb Fontext" w:hAnsi="Fb Fontext"/>
          <w:sz w:val="32"/>
          <w:rtl/>
        </w:rPr>
        <w:t xml:space="preserve"> </w:t>
      </w:r>
      <w:r w:rsidRPr="00691887">
        <w:rPr>
          <w:rStyle w:val="afffff0"/>
          <w:rFonts w:hint="cs"/>
          <w:rtl/>
        </w:rPr>
        <w:t>[רב ששת]</w:t>
      </w:r>
      <w:r w:rsidRPr="00691887">
        <w:rPr>
          <w:rStyle w:val="affffe"/>
          <w:rFonts w:hint="cs"/>
          <w:rtl/>
        </w:rPr>
        <w:t xml:space="preserve"> מדר</w:t>
      </w:r>
      <w:r w:rsidRPr="00691887">
        <w:rPr>
          <w:rStyle w:val="affffe"/>
          <w:rtl/>
        </w:rPr>
        <w:t>"</w:t>
      </w:r>
      <w:r w:rsidRPr="00691887">
        <w:rPr>
          <w:rStyle w:val="affffe"/>
          <w:rFonts w:hint="cs"/>
          <w:rtl/>
        </w:rPr>
        <w:t>א</w:t>
      </w:r>
      <w:r w:rsidRPr="00691887">
        <w:rPr>
          <w:rStyle w:val="affffe"/>
          <w:rtl/>
        </w:rPr>
        <w:t>,</w:t>
      </w:r>
    </w:p>
    <w:p w14:paraId="298A983A" w14:textId="01EAC72A" w:rsidR="00691887" w:rsidRDefault="009970A1" w:rsidP="00691887">
      <w:pPr>
        <w:pStyle w:val="36"/>
        <w:framePr w:wrap="notBeside"/>
        <w:rPr>
          <w:rtl/>
        </w:rPr>
      </w:pPr>
      <w:r>
        <w:rPr>
          <w:rFonts w:hint="cs"/>
          <w:rtl/>
        </w:rPr>
        <w:t>ו</w:t>
      </w:r>
      <w:r w:rsidR="00691887">
        <w:rPr>
          <w:rFonts w:hint="cs"/>
          <w:rtl/>
        </w:rPr>
        <w:t xml:space="preserve">. </w:t>
      </w:r>
      <w:r w:rsidR="00AC0AF5" w:rsidRPr="00C35A2C">
        <w:rPr>
          <w:rtl/>
        </w:rPr>
        <w:t>וא</w:t>
      </w:r>
      <w:r w:rsidR="00AC0AF5" w:rsidRPr="00C35A2C">
        <w:rPr>
          <w:rFonts w:hint="cs"/>
          <w:rtl/>
        </w:rPr>
        <w:t>ר</w:t>
      </w:r>
      <w:r w:rsidR="00AC0AF5" w:rsidRPr="00C35A2C">
        <w:rPr>
          <w:rtl/>
        </w:rPr>
        <w:t>"</w:t>
      </w:r>
      <w:r w:rsidR="00AC0AF5" w:rsidRPr="00C35A2C">
        <w:rPr>
          <w:rFonts w:hint="cs"/>
          <w:rtl/>
        </w:rPr>
        <w:t>א</w:t>
      </w:r>
    </w:p>
    <w:p w14:paraId="6B3949E6" w14:textId="3ABD77F9" w:rsidR="00AC0AF5" w:rsidRPr="00C35A2C" w:rsidRDefault="00AC0AF5" w:rsidP="00691887">
      <w:pPr>
        <w:rPr>
          <w:rFonts w:ascii="Fb Fontext" w:hAnsi="Fb Fontext"/>
          <w:rtl/>
        </w:rPr>
      </w:pPr>
      <w:r w:rsidRPr="0081371E">
        <w:rPr>
          <w:rStyle w:val="afff8"/>
          <w:rtl/>
        </w:rPr>
        <w:t>בזמן שבהמ"ק קיים, אדם שוקל שקלו ומתכפר לו,</w:t>
      </w:r>
      <w:r w:rsidRPr="00C35A2C">
        <w:rPr>
          <w:rFonts w:ascii="Fb Fontext" w:hAnsi="Fb Fontext"/>
          <w:rtl/>
        </w:rPr>
        <w:t xml:space="preserve"> עכשיו שאין בהמ"ק קיים, אם עושין צדקה מוטב, ואם לאו באין </w:t>
      </w:r>
      <w:r w:rsidR="00691887">
        <w:rPr>
          <w:rFonts w:ascii="Fb Fontext" w:hAnsi="Fb Fontext" w:hint="cs"/>
          <w:rtl/>
        </w:rPr>
        <w:t xml:space="preserve">גויים </w:t>
      </w:r>
      <w:r w:rsidRPr="00C35A2C">
        <w:rPr>
          <w:rFonts w:ascii="Fb Fontext" w:hAnsi="Fb Fontext"/>
          <w:rtl/>
        </w:rPr>
        <w:t>ונוטלין</w:t>
      </w:r>
    </w:p>
    <w:p w14:paraId="0FD4DC51" w14:textId="2DA863A3" w:rsidR="00AC0AF5" w:rsidRDefault="00AC0AF5" w:rsidP="00AC0AF5">
      <w:pPr>
        <w:rPr>
          <w:rFonts w:ascii="Fb Fontext" w:hAnsi="Fb Fontext"/>
          <w:rtl/>
        </w:rPr>
      </w:pPr>
      <w:r w:rsidRPr="00577F86">
        <w:rPr>
          <w:rStyle w:val="affff8"/>
          <w:rFonts w:hint="cs"/>
          <w:rtl/>
        </w:rPr>
        <w:t>ד</w:t>
      </w:r>
      <w:r w:rsidRPr="00F10693">
        <w:rPr>
          <w:rFonts w:hint="cs"/>
          <w:rtl/>
        </w:rPr>
        <w:t>'</w:t>
      </w:r>
      <w:r w:rsidRPr="00F10693">
        <w:rPr>
          <w:rtl/>
        </w:rPr>
        <w:t>ו</w:t>
      </w:r>
      <w:r w:rsidRPr="00577F86">
        <w:rPr>
          <w:rStyle w:val="affff8"/>
          <w:rtl/>
        </w:rPr>
        <w:t>ילבש צדקה כשריון</w:t>
      </w:r>
      <w:r w:rsidRPr="00F10693">
        <w:rPr>
          <w:rFonts w:hint="cs"/>
          <w:rtl/>
        </w:rPr>
        <w:t xml:space="preserve">' </w:t>
      </w:r>
      <w:r w:rsidR="00691887">
        <w:rPr>
          <w:rFonts w:ascii="Fb Fontext" w:hAnsi="Fb Fontext" w:hint="cs"/>
          <w:rtl/>
        </w:rPr>
        <w:t>ש</w:t>
      </w:r>
      <w:r w:rsidRPr="00C35A2C">
        <w:rPr>
          <w:rFonts w:ascii="Fb Fontext" w:hAnsi="Fb Fontext"/>
          <w:rtl/>
        </w:rPr>
        <w:t>כל קליפה וקליפה מצטרפת לשריון גדול,</w:t>
      </w:r>
    </w:p>
    <w:p w14:paraId="7414C84B" w14:textId="77777777" w:rsidR="00AC0AF5" w:rsidRPr="00C35A2C" w:rsidRDefault="00AC0AF5" w:rsidP="00AC0AF5">
      <w:pPr>
        <w:rPr>
          <w:rFonts w:ascii="Fb Fontext" w:hAnsi="Fb Fontext" w:cs="Guttman Vilna"/>
          <w:b/>
          <w:bCs/>
          <w:sz w:val="32"/>
          <w:rtl/>
        </w:rPr>
      </w:pPr>
      <w:r w:rsidRPr="00C35A2C">
        <w:rPr>
          <w:rFonts w:ascii="Fb Fontext" w:hAnsi="Fb Fontext"/>
          <w:sz w:val="32"/>
          <w:rtl/>
        </w:rPr>
        <w:t>אף צדקה - כל פרוטה ופרוטה מצטרפת לחשבון גדול.</w:t>
      </w:r>
    </w:p>
    <w:p w14:paraId="5F188971" w14:textId="77777777" w:rsidR="00691887" w:rsidRDefault="00AC0AF5" w:rsidP="00691887">
      <w:pPr>
        <w:pStyle w:val="36"/>
        <w:framePr w:wrap="notBeside"/>
        <w:rPr>
          <w:rtl/>
        </w:rPr>
      </w:pPr>
      <w:r w:rsidRPr="00C35A2C">
        <w:rPr>
          <w:rtl/>
        </w:rPr>
        <w:t>ר</w:t>
      </w:r>
      <w:r w:rsidRPr="00C35A2C">
        <w:rPr>
          <w:rFonts w:hint="cs"/>
          <w:rtl/>
        </w:rPr>
        <w:t>"ח:</w:t>
      </w:r>
    </w:p>
    <w:p w14:paraId="5C54E047" w14:textId="35F14C43" w:rsidR="00AC0AF5" w:rsidRDefault="00AC0AF5" w:rsidP="00AC0AF5">
      <w:pPr>
        <w:rPr>
          <w:rFonts w:ascii="Fb Fontext" w:hAnsi="Fb Fontext"/>
          <w:rtl/>
        </w:rPr>
      </w:pPr>
      <w:r w:rsidRPr="00C35A2C">
        <w:rPr>
          <w:rFonts w:ascii="Fb Fontext" w:hAnsi="Fb Fontext" w:hint="cs"/>
          <w:rtl/>
        </w:rPr>
        <w:t>מ</w:t>
      </w:r>
      <w:r w:rsidRPr="00F10693">
        <w:rPr>
          <w:rFonts w:hint="cs"/>
          <w:rtl/>
        </w:rPr>
        <w:t>'</w:t>
      </w:r>
      <w:r w:rsidRPr="00F10693">
        <w:rPr>
          <w:rtl/>
        </w:rPr>
        <w:t>ו</w:t>
      </w:r>
      <w:r w:rsidRPr="00B528F8">
        <w:rPr>
          <w:rStyle w:val="affff8"/>
          <w:rtl/>
        </w:rPr>
        <w:t>כבגד עדים כל צדקותינו,</w:t>
      </w:r>
      <w:r w:rsidRPr="00C35A2C">
        <w:rPr>
          <w:rFonts w:ascii="Fb Fontext" w:hAnsi="Fb Fontext"/>
          <w:rtl/>
        </w:rPr>
        <w:t xml:space="preserve"> </w:t>
      </w:r>
      <w:r w:rsidR="00691887">
        <w:rPr>
          <w:rFonts w:ascii="Fb Fontext" w:hAnsi="Fb Fontext" w:hint="cs"/>
          <w:rtl/>
        </w:rPr>
        <w:t>ש</w:t>
      </w:r>
      <w:r w:rsidRPr="00C35A2C">
        <w:rPr>
          <w:rFonts w:ascii="Fb Fontext" w:hAnsi="Fb Fontext"/>
          <w:rtl/>
        </w:rPr>
        <w:t>כל נימא ונימא מצטרפת לבגד גדול,</w:t>
      </w:r>
    </w:p>
    <w:p w14:paraId="51957FC1" w14:textId="6B39BF56" w:rsidR="00691887" w:rsidRPr="00691887" w:rsidRDefault="00691887" w:rsidP="00691887">
      <w:pPr>
        <w:pStyle w:val="aff9"/>
        <w:rPr>
          <w:rtl/>
        </w:rPr>
      </w:pPr>
      <w:r w:rsidRPr="00691887">
        <w:rPr>
          <w:rFonts w:hint="cs"/>
          <w:rtl/>
        </w:rPr>
        <w:t>***</w:t>
      </w:r>
    </w:p>
    <w:p w14:paraId="3F2CE786" w14:textId="3EF6B9F8" w:rsidR="00AC0AF5" w:rsidRPr="00691887" w:rsidRDefault="00AC0AF5" w:rsidP="00D017F1">
      <w:pPr>
        <w:pStyle w:val="affffd"/>
        <w:jc w:val="center"/>
        <w:rPr>
          <w:rtl/>
        </w:rPr>
      </w:pPr>
      <w:r w:rsidRPr="00F10693">
        <w:rPr>
          <w:rFonts w:hint="cs"/>
          <w:rtl/>
        </w:rPr>
        <w:t>'</w:t>
      </w:r>
      <w:r w:rsidRPr="00F10693">
        <w:rPr>
          <w:rtl/>
        </w:rPr>
        <w:t>ע</w:t>
      </w:r>
      <w:r w:rsidRPr="00691887">
        <w:rPr>
          <w:rtl/>
        </w:rPr>
        <w:t>ולא משגש ארחתיה דאימיה</w:t>
      </w:r>
      <w:r w:rsidRPr="00F10693">
        <w:rPr>
          <w:rtl/>
        </w:rPr>
        <w:t>'</w:t>
      </w:r>
      <w:r w:rsidRPr="00F10693">
        <w:rPr>
          <w:rFonts w:hint="cs"/>
          <w:rtl/>
        </w:rPr>
        <w:t>,</w:t>
      </w:r>
    </w:p>
    <w:p w14:paraId="1A996BB9" w14:textId="77777777" w:rsidR="00691887" w:rsidRDefault="00AC0AF5" w:rsidP="00691887">
      <w:pPr>
        <w:pStyle w:val="36"/>
        <w:framePr w:wrap="notBeside"/>
        <w:rPr>
          <w:rtl/>
        </w:rPr>
      </w:pPr>
      <w:r w:rsidRPr="00C35A2C">
        <w:rPr>
          <w:rFonts w:hint="cs"/>
          <w:rtl/>
        </w:rPr>
        <w:t>ששאל ראב</w:t>
      </w:r>
      <w:r w:rsidRPr="00C35A2C">
        <w:rPr>
          <w:rtl/>
        </w:rPr>
        <w:t>"</w:t>
      </w:r>
      <w:r w:rsidRPr="00C35A2C">
        <w:rPr>
          <w:rFonts w:hint="cs"/>
          <w:rtl/>
        </w:rPr>
        <w:t>א מר</w:t>
      </w:r>
      <w:r w:rsidRPr="00C35A2C">
        <w:rPr>
          <w:rtl/>
        </w:rPr>
        <w:t>"</w:t>
      </w:r>
      <w:r w:rsidRPr="00C35A2C">
        <w:rPr>
          <w:rFonts w:hint="cs"/>
          <w:rtl/>
        </w:rPr>
        <w:t>ש</w:t>
      </w:r>
      <w:r w:rsidRPr="00C35A2C">
        <w:rPr>
          <w:rtl/>
        </w:rPr>
        <w:t>:</w:t>
      </w:r>
    </w:p>
    <w:p w14:paraId="5F9D6F39" w14:textId="69079A5F" w:rsidR="00691887" w:rsidRDefault="00AC0AF5" w:rsidP="00691887">
      <w:pPr>
        <w:pStyle w:val="affff9"/>
        <w:spacing w:before="0"/>
        <w:rPr>
          <w:rtl/>
        </w:rPr>
      </w:pPr>
      <w:r w:rsidRPr="00C35A2C">
        <w:rPr>
          <w:rtl/>
        </w:rPr>
        <w:t>מנין למצורע בימי ספורו שמטמא אדם?</w:t>
      </w:r>
    </w:p>
    <w:p w14:paraId="45FB09EE" w14:textId="77777777" w:rsidR="00691887" w:rsidRDefault="00AC0AF5" w:rsidP="00691887">
      <w:pPr>
        <w:pStyle w:val="36"/>
        <w:framePr w:wrap="notBeside"/>
        <w:rPr>
          <w:rFonts w:ascii="Fb Fontext" w:hAnsi="Fb Fontext"/>
          <w:rtl/>
        </w:rPr>
      </w:pPr>
      <w:r w:rsidRPr="00691887">
        <w:rPr>
          <w:rStyle w:val="affffe"/>
          <w:rtl/>
        </w:rPr>
        <w:t>א"ל:</w:t>
      </w:r>
    </w:p>
    <w:p w14:paraId="38BAD074" w14:textId="5EA7E201" w:rsidR="00AC0AF5" w:rsidRPr="00C35A2C" w:rsidRDefault="00AC0AF5" w:rsidP="00AC0AF5">
      <w:pPr>
        <w:rPr>
          <w:rFonts w:ascii="Fb Fontext" w:hAnsi="Fb Fontext"/>
          <w:rtl/>
        </w:rPr>
      </w:pPr>
      <w:r w:rsidRPr="00C35A2C">
        <w:rPr>
          <w:rFonts w:ascii="Fb Fontext" w:hAnsi="Fb Fontext"/>
          <w:rtl/>
        </w:rPr>
        <w:t>הואיל ומטמא בגדים מטמא אדם.</w:t>
      </w:r>
    </w:p>
    <w:p w14:paraId="46931D74" w14:textId="77777777" w:rsidR="00691887" w:rsidRDefault="00AC0AF5" w:rsidP="00691887">
      <w:pPr>
        <w:pStyle w:val="36"/>
        <w:framePr w:wrap="notBeside"/>
        <w:rPr>
          <w:rtl/>
        </w:rPr>
      </w:pPr>
      <w:r w:rsidRPr="006765C4">
        <w:rPr>
          <w:rtl/>
        </w:rPr>
        <w:t>א"ל:</w:t>
      </w:r>
    </w:p>
    <w:p w14:paraId="71DBC4A2" w14:textId="475B75EB" w:rsidR="00AC0AF5" w:rsidRPr="00691887" w:rsidRDefault="00691887" w:rsidP="00AC0AF5">
      <w:pPr>
        <w:rPr>
          <w:rtl/>
        </w:rPr>
      </w:pPr>
      <w:r>
        <w:rPr>
          <w:rFonts w:hint="cs"/>
          <w:rtl/>
        </w:rPr>
        <w:t xml:space="preserve">שאני </w:t>
      </w:r>
      <w:r w:rsidR="00AC0AF5" w:rsidRPr="00691887">
        <w:rPr>
          <w:rtl/>
        </w:rPr>
        <w:t xml:space="preserve">טומאה בחבורים </w:t>
      </w:r>
      <w:r w:rsidR="00AC0AF5" w:rsidRPr="00691887">
        <w:rPr>
          <w:rStyle w:val="afffff0"/>
          <w:rFonts w:hint="cs"/>
          <w:rtl/>
        </w:rPr>
        <w:t>[שלובשו]</w:t>
      </w:r>
      <w:r w:rsidR="00AC0AF5" w:rsidRPr="00691887">
        <w:rPr>
          <w:rtl/>
        </w:rPr>
        <w:t xml:space="preserve">, </w:t>
      </w:r>
      <w:r>
        <w:rPr>
          <w:rFonts w:hint="cs"/>
          <w:rtl/>
        </w:rPr>
        <w:t xml:space="preserve">שהרי </w:t>
      </w:r>
      <w:r w:rsidR="00AC0AF5" w:rsidRPr="00691887">
        <w:rPr>
          <w:rtl/>
        </w:rPr>
        <w:t xml:space="preserve">הסיט נבילה דמטמא בגדים </w:t>
      </w:r>
      <w:r>
        <w:rPr>
          <w:rFonts w:hint="cs"/>
          <w:rtl/>
        </w:rPr>
        <w:t xml:space="preserve">ולא </w:t>
      </w:r>
      <w:r w:rsidR="00AC0AF5" w:rsidRPr="00691887">
        <w:rPr>
          <w:rtl/>
        </w:rPr>
        <w:t>אדם!</w:t>
      </w:r>
    </w:p>
    <w:p w14:paraId="6D732DFB" w14:textId="77777777" w:rsidR="00691887" w:rsidRDefault="00AC0AF5" w:rsidP="00691887">
      <w:pPr>
        <w:pStyle w:val="36"/>
        <w:framePr w:wrap="notBeside"/>
        <w:rPr>
          <w:rtl/>
        </w:rPr>
      </w:pPr>
      <w:r w:rsidRPr="00C35A2C">
        <w:rPr>
          <w:rtl/>
        </w:rPr>
        <w:t>א"ל:</w:t>
      </w:r>
    </w:p>
    <w:p w14:paraId="52AFCFD5" w14:textId="77777777" w:rsidR="00691887" w:rsidRDefault="00AC0AF5" w:rsidP="00AC0AF5">
      <w:pPr>
        <w:rPr>
          <w:rFonts w:ascii="Fb Fontext" w:hAnsi="Fb Fontext"/>
          <w:rtl/>
        </w:rPr>
      </w:pPr>
      <w:r w:rsidRPr="00C35A2C">
        <w:rPr>
          <w:rFonts w:ascii="Fb Fontext" w:hAnsi="Fb Fontext"/>
          <w:rtl/>
        </w:rPr>
        <w:t xml:space="preserve">ואלא שרץ דמטמא אדם מנלן לאו משום דמטמא בגדים! </w:t>
      </w:r>
    </w:p>
    <w:p w14:paraId="588B639F" w14:textId="77777777" w:rsidR="00691887" w:rsidRDefault="00AC0AF5" w:rsidP="00691887">
      <w:pPr>
        <w:pStyle w:val="36"/>
        <w:framePr w:wrap="notBeside"/>
        <w:rPr>
          <w:rtl/>
        </w:rPr>
      </w:pPr>
      <w:r w:rsidRPr="00C35A2C">
        <w:rPr>
          <w:rtl/>
        </w:rPr>
        <w:t>א"ל</w:t>
      </w:r>
      <w:r w:rsidRPr="00C35A2C">
        <w:rPr>
          <w:rFonts w:hint="cs"/>
          <w:rtl/>
        </w:rPr>
        <w:t xml:space="preserve"> </w:t>
      </w:r>
    </w:p>
    <w:p w14:paraId="17137A88" w14:textId="0F2C16E7" w:rsidR="00AC0AF5" w:rsidRPr="00C35A2C" w:rsidRDefault="00691887" w:rsidP="00691887">
      <w:pPr>
        <w:rPr>
          <w:rFonts w:ascii="Fb Fontext" w:hAnsi="Fb Fontext"/>
          <w:rtl/>
        </w:rPr>
      </w:pPr>
      <w:r w:rsidRPr="00691887">
        <w:rPr>
          <w:rStyle w:val="affffe"/>
          <w:rFonts w:hint="cs"/>
          <w:rtl/>
        </w:rPr>
        <w:t>ב</w:t>
      </w:r>
      <w:r w:rsidR="00AC0AF5" w:rsidRPr="00691887">
        <w:rPr>
          <w:rStyle w:val="affffe"/>
          <w:rFonts w:hint="cs"/>
          <w:rtl/>
        </w:rPr>
        <w:t>הדיא כתיב</w:t>
      </w:r>
      <w:r w:rsidR="00AC0AF5" w:rsidRPr="00C35A2C">
        <w:rPr>
          <w:rFonts w:ascii="Fb Fontext" w:hAnsi="Fb Fontext" w:hint="cs"/>
          <w:rtl/>
        </w:rPr>
        <w:t xml:space="preserve"> </w:t>
      </w:r>
      <w:r w:rsidR="00AC0AF5" w:rsidRPr="00F10693">
        <w:rPr>
          <w:rFonts w:hint="cs"/>
          <w:rtl/>
        </w:rPr>
        <w:t>'</w:t>
      </w:r>
      <w:r w:rsidR="00AC0AF5" w:rsidRPr="00F10693">
        <w:rPr>
          <w:rtl/>
        </w:rPr>
        <w:t>א</w:t>
      </w:r>
      <w:r w:rsidR="00AC0AF5" w:rsidRPr="00691887">
        <w:rPr>
          <w:rStyle w:val="affff8"/>
          <w:rtl/>
        </w:rPr>
        <w:t>ו איש אשר יגע בכל שרץ</w:t>
      </w:r>
    </w:p>
    <w:p w14:paraId="61507AA9" w14:textId="7168ACD9" w:rsidR="00AC0AF5" w:rsidRPr="00C35A2C" w:rsidRDefault="00AC0AF5" w:rsidP="00AC0AF5">
      <w:pPr>
        <w:rPr>
          <w:rFonts w:ascii="Fb Fontext" w:hAnsi="Fb Fontext"/>
          <w:rtl/>
        </w:rPr>
      </w:pPr>
      <w:r w:rsidRPr="00C35A2C">
        <w:rPr>
          <w:rFonts w:ascii="Fb Fontext" w:hAnsi="Fb Fontext"/>
          <w:sz w:val="32"/>
          <w:rtl/>
        </w:rPr>
        <w:t>אלא שכ"</w:t>
      </w:r>
      <w:r w:rsidRPr="00C35A2C">
        <w:rPr>
          <w:rFonts w:ascii="Fb Fontext" w:hAnsi="Fb Fontext" w:hint="cs"/>
          <w:sz w:val="32"/>
          <w:rtl/>
        </w:rPr>
        <w:t>ז</w:t>
      </w:r>
      <w:r w:rsidRPr="00C35A2C">
        <w:rPr>
          <w:rFonts w:ascii="Fb Fontext" w:hAnsi="Fb Fontext"/>
          <w:sz w:val="32"/>
          <w:rtl/>
        </w:rPr>
        <w:t xml:space="preserve"> דמטמא אדם </w:t>
      </w:r>
      <w:r w:rsidR="00691887">
        <w:rPr>
          <w:rFonts w:ascii="Fb Fontext" w:hAnsi="Fb Fontext" w:hint="cs"/>
          <w:sz w:val="32"/>
          <w:rtl/>
        </w:rPr>
        <w:t xml:space="preserve">- </w:t>
      </w:r>
      <w:r w:rsidRPr="00C35A2C">
        <w:rPr>
          <w:rFonts w:ascii="Fb Fontext" w:hAnsi="Fb Fontext"/>
          <w:sz w:val="32"/>
          <w:rtl/>
        </w:rPr>
        <w:t>הואיל ומטמא בגדים מטמא אדם</w:t>
      </w:r>
      <w:r w:rsidRPr="00C35A2C">
        <w:rPr>
          <w:rFonts w:ascii="Fb Fontext" w:hAnsi="Fb Fontext" w:hint="cs"/>
          <w:sz w:val="32"/>
          <w:rtl/>
        </w:rPr>
        <w:t>?</w:t>
      </w:r>
    </w:p>
    <w:p w14:paraId="43C21EFD" w14:textId="77777777" w:rsidR="00691887" w:rsidRDefault="00AC0AF5" w:rsidP="00691887">
      <w:pPr>
        <w:pStyle w:val="36"/>
        <w:framePr w:wrap="notBeside"/>
        <w:rPr>
          <w:rtl/>
        </w:rPr>
      </w:pPr>
      <w:r w:rsidRPr="00C35A2C">
        <w:rPr>
          <w:rFonts w:hint="cs"/>
          <w:rtl/>
        </w:rPr>
        <w:t>ראב</w:t>
      </w:r>
      <w:r w:rsidRPr="00C35A2C">
        <w:rPr>
          <w:rtl/>
        </w:rPr>
        <w:t>"</w:t>
      </w:r>
      <w:r w:rsidRPr="00C35A2C">
        <w:rPr>
          <w:rFonts w:hint="cs"/>
          <w:rtl/>
        </w:rPr>
        <w:t xml:space="preserve">א </w:t>
      </w:r>
    </w:p>
    <w:p w14:paraId="677E9BA1" w14:textId="01228A4B" w:rsidR="00AC0AF5" w:rsidRPr="00C35A2C" w:rsidRDefault="00691887" w:rsidP="00AC0AF5">
      <w:pPr>
        <w:rPr>
          <w:rFonts w:ascii="Fb Fontext" w:hAnsi="Fb Fontext"/>
          <w:rtl/>
        </w:rPr>
      </w:pPr>
      <w:r w:rsidRPr="00D017F1">
        <w:rPr>
          <w:rStyle w:val="affffe"/>
          <w:rFonts w:hint="cs"/>
          <w:rtl/>
        </w:rPr>
        <w:t>ש</w:t>
      </w:r>
      <w:r w:rsidR="00AC0AF5" w:rsidRPr="00D017F1">
        <w:rPr>
          <w:rStyle w:val="affffe"/>
          <w:rFonts w:hint="cs"/>
          <w:rtl/>
        </w:rPr>
        <w:t>כ</w:t>
      </w:r>
      <w:r w:rsidR="00AC0AF5" w:rsidRPr="00D017F1">
        <w:rPr>
          <w:rStyle w:val="affffe"/>
          <w:rtl/>
        </w:rPr>
        <w:t>"</w:t>
      </w:r>
      <w:r w:rsidR="00AC0AF5" w:rsidRPr="00D017F1">
        <w:rPr>
          <w:rStyle w:val="affffe"/>
          <w:rFonts w:hint="cs"/>
          <w:rtl/>
        </w:rPr>
        <w:t xml:space="preserve">ז </w:t>
      </w:r>
      <w:r w:rsidRPr="00D017F1">
        <w:rPr>
          <w:rStyle w:val="affffe"/>
          <w:rFonts w:hint="cs"/>
          <w:rtl/>
        </w:rPr>
        <w:t>גם כתובה בפירוש</w:t>
      </w:r>
      <w:r w:rsidR="00AC0AF5" w:rsidRPr="00D017F1">
        <w:rPr>
          <w:rStyle w:val="affffe"/>
          <w:rtl/>
        </w:rPr>
        <w:t>:</w:t>
      </w:r>
      <w:r w:rsidR="00AC0AF5" w:rsidRPr="00577F86">
        <w:rPr>
          <w:rStyle w:val="affff8"/>
          <w:rtl/>
        </w:rPr>
        <w:t xml:space="preserve"> </w:t>
      </w:r>
      <w:r w:rsidR="00AC0AF5" w:rsidRPr="00F10693">
        <w:rPr>
          <w:rFonts w:hint="cs"/>
          <w:rtl/>
        </w:rPr>
        <w:t>'</w:t>
      </w:r>
      <w:r w:rsidR="00AC0AF5" w:rsidRPr="00F10693">
        <w:rPr>
          <w:rtl/>
        </w:rPr>
        <w:t>א</w:t>
      </w:r>
      <w:r w:rsidR="00AC0AF5" w:rsidRPr="00577F86">
        <w:rPr>
          <w:rStyle w:val="affff8"/>
          <w:rtl/>
        </w:rPr>
        <w:t>ו איש</w:t>
      </w:r>
      <w:r w:rsidR="00AC0AF5" w:rsidRPr="00F10693">
        <w:rPr>
          <w:rFonts w:hint="cs"/>
          <w:rtl/>
        </w:rPr>
        <w:t>'</w:t>
      </w:r>
      <w:r w:rsidR="00AC0AF5" w:rsidRPr="00F10693">
        <w:rPr>
          <w:rtl/>
        </w:rPr>
        <w:t xml:space="preserve"> </w:t>
      </w:r>
      <w:r w:rsidR="00AC0AF5" w:rsidRPr="00C35A2C">
        <w:rPr>
          <w:rFonts w:ascii="Fb Fontext" w:hAnsi="Fb Fontext"/>
          <w:rtl/>
        </w:rPr>
        <w:t xml:space="preserve">- לרבות את הנוגע, </w:t>
      </w:r>
      <w:r>
        <w:rPr>
          <w:rFonts w:ascii="Fb Fontext" w:hAnsi="Fb Fontext" w:hint="cs"/>
          <w:rtl/>
        </w:rPr>
        <w:t xml:space="preserve">השיבו </w:t>
      </w:r>
      <w:r w:rsidR="00AC0AF5" w:rsidRPr="00C35A2C">
        <w:rPr>
          <w:rFonts w:ascii="Fb Fontext" w:hAnsi="Fb Fontext"/>
          <w:rtl/>
        </w:rPr>
        <w:t>בבדיחותא.</w:t>
      </w:r>
    </w:p>
    <w:p w14:paraId="7F256173" w14:textId="6878E491" w:rsidR="00AC0AF5" w:rsidRPr="00C35A2C" w:rsidRDefault="00AC0AF5" w:rsidP="00AC0AF5">
      <w:pPr>
        <w:rPr>
          <w:rFonts w:cs="Guttman Vilna"/>
          <w:b/>
          <w:bCs/>
          <w:rtl/>
        </w:rPr>
      </w:pPr>
      <w:r w:rsidRPr="00C35A2C">
        <w:rPr>
          <w:rFonts w:ascii="Fb Fontext" w:hAnsi="Fb Fontext"/>
          <w:rtl/>
        </w:rPr>
        <w:t>חלש</w:t>
      </w:r>
      <w:r w:rsidR="00691887">
        <w:rPr>
          <w:rFonts w:ascii="Fb Fontext" w:hAnsi="Fb Fontext" w:hint="cs"/>
          <w:rtl/>
        </w:rPr>
        <w:t>ה</w:t>
      </w:r>
      <w:r w:rsidRPr="00C35A2C">
        <w:rPr>
          <w:rFonts w:ascii="Fb Fontext" w:hAnsi="Fb Fontext"/>
          <w:rtl/>
        </w:rPr>
        <w:t xml:space="preserve"> דעת</w:t>
      </w:r>
      <w:r w:rsidR="00691887">
        <w:rPr>
          <w:rFonts w:ascii="Fb Fontext" w:hAnsi="Fb Fontext" w:hint="cs"/>
          <w:rtl/>
        </w:rPr>
        <w:t>ו</w:t>
      </w:r>
      <w:r>
        <w:rPr>
          <w:rFonts w:ascii="Fb Fontext" w:hAnsi="Fb Fontext"/>
          <w:rtl/>
        </w:rPr>
        <w:t xml:space="preserve"> </w:t>
      </w:r>
      <w:r>
        <w:rPr>
          <w:rStyle w:val="affffe"/>
          <w:rFonts w:ascii="Fb Fontext" w:hAnsi="Fb Fontext"/>
          <w:rtl/>
          <w:rPrChange w:id="9020" w:author="מנוע אמוראים" w:date="2026-10-05T16:41:09Z">
            <w:rPr>
              <w:rFonts w:ascii="Fb Fontext" w:hAnsi="Fb Fontext"/>
              <w:rtl/>
            </w:rPr>
          </w:rPrChange>
        </w:rPr>
        <w:t xml:space="preserve">דר"</w:t>
      </w:r>
      <w:r>
        <w:rPr>
          <w:rStyle w:val="affffe"/>
          <w:rFonts w:ascii="Fb Fontext" w:hAnsi="Fb Fontext" w:hint="cs"/>
          <w:rtl/>
          <w:rPrChange w:id="9021" w:author="מנוע אמוראים" w:date="2026-10-05T16:41:09Z">
            <w:rPr>
              <w:rFonts w:ascii="Fb Fontext" w:hAnsi="Fb Fontext" w:hint="cs"/>
              <w:rtl/>
            </w:rPr>
          </w:rPrChange>
        </w:rPr>
        <w:t xml:space="preserve">ש</w:t>
      </w:r>
      <w:r w:rsidR="00691887">
        <w:rPr>
          <w:rFonts w:ascii="Fb Fontext" w:hAnsi="Fb Fontext" w:hint="cs"/>
          <w:rtl/>
        </w:rPr>
        <w:t>,</w:t>
      </w:r>
      <w:r w:rsidRPr="00C35A2C">
        <w:rPr>
          <w:rFonts w:ascii="Fb Fontext" w:hAnsi="Fb Fontext"/>
          <w:rtl/>
        </w:rPr>
        <w:t xml:space="preserve"> </w:t>
      </w:r>
      <w:r>
        <w:rPr>
          <w:rFonts w:ascii="Fb Fontext" w:hAnsi="Fb Fontext" w:hint="cs"/>
          <w:rtl/>
        </w:rPr>
        <w:t xml:space="preserve">נאלם </w:t>
      </w:r>
      <w:r>
        <w:rPr>
          <w:rStyle w:val="affffe"/>
          <w:rFonts w:ascii="Fb Fontext" w:hAnsi="Fb Fontext" w:hint="cs"/>
          <w:rtl/>
          <w:rPrChange w:id="9022" w:author="מנוע אמוראים" w:date="2026-10-05T16:41:09Z">
            <w:rPr>
              <w:rFonts w:ascii="Fb Fontext" w:hAnsi="Fb Fontext" w:hint="cs"/>
              <w:rtl/>
            </w:rPr>
          </w:rPrChange>
        </w:rPr>
        <w:t xml:space="preserve">ראב</w:t>
      </w:r>
      <w:r>
        <w:rPr>
          <w:rStyle w:val="affffe"/>
          <w:rFonts w:ascii="Fb Fontext" w:hAnsi="Fb Fontext"/>
          <w:rtl/>
          <w:rPrChange w:id="9023" w:author="מנוע אמוראים" w:date="2026-10-05T16:41:09Z">
            <w:rPr>
              <w:rFonts w:ascii="Fb Fontext" w:hAnsi="Fb Fontext"/>
              <w:rtl/>
            </w:rPr>
          </w:rPrChange>
        </w:rPr>
        <w:t xml:space="preserve">"</w:t>
      </w:r>
      <w:r>
        <w:rPr>
          <w:rStyle w:val="affffe"/>
          <w:rFonts w:ascii="Fb Fontext" w:hAnsi="Fb Fontext" w:hint="cs"/>
          <w:rtl/>
          <w:rPrChange w:id="9024" w:author="מנוע אמוראים" w:date="2026-10-05T16:41:09Z">
            <w:rPr>
              <w:rFonts w:ascii="Fb Fontext" w:hAnsi="Fb Fontext" w:hint="cs"/>
              <w:rtl/>
            </w:rPr>
          </w:rPrChange>
        </w:rPr>
        <w:t xml:space="preserve">א</w:t>
      </w:r>
      <w:r>
        <w:rPr>
          <w:rFonts w:ascii="Fb Fontext" w:hAnsi="Fb Fontext" w:hint="cs"/>
          <w:rtl/>
        </w:rPr>
        <w:t xml:space="preserve"> ושכח תלמודו</w:t>
      </w:r>
      <w:r w:rsidRPr="00C35A2C">
        <w:rPr>
          <w:rFonts w:ascii="Fb Fontext" w:hAnsi="Fb Fontext"/>
          <w:rtl/>
        </w:rPr>
        <w:t>.</w:t>
      </w:r>
    </w:p>
    <w:p w14:paraId="5818838B" w14:textId="77777777" w:rsidR="00AC0AF5" w:rsidRDefault="00AC0AF5" w:rsidP="00AC0AF5">
      <w:pPr>
        <w:rPr>
          <w:rFonts w:ascii="Fb Fontext" w:hAnsi="Fb Fontext"/>
          <w:rtl/>
        </w:rPr>
      </w:pPr>
      <w:r>
        <w:rPr>
          <w:rFonts w:ascii="Fb Fontext" w:hAnsi="Fb Fontext" w:hint="cs"/>
          <w:rtl/>
        </w:rPr>
        <w:t xml:space="preserve">באתה אמו </w:t>
      </w:r>
      <w:r>
        <w:rPr>
          <w:rStyle w:val="affffe"/>
          <w:rFonts w:ascii="Fb Fontext" w:hAnsi="Fb Fontext" w:hint="cs"/>
          <w:rtl/>
          <w:rPrChange w:id="9025" w:author="מנוע אמוראים" w:date="2026-10-05T16:41:09Z">
            <w:rPr>
              <w:rFonts w:ascii="Fb Fontext" w:hAnsi="Fb Fontext" w:hint="cs"/>
              <w:rtl/>
            </w:rPr>
          </w:rPrChange>
        </w:rPr>
        <w:t xml:space="preserve">לר</w:t>
      </w:r>
      <w:r>
        <w:rPr>
          <w:rStyle w:val="affffe"/>
          <w:rFonts w:ascii="Fb Fontext" w:hAnsi="Fb Fontext"/>
          <w:rtl/>
          <w:rPrChange w:id="9026" w:author="מנוע אמוראים" w:date="2026-10-05T16:41:09Z">
            <w:rPr>
              <w:rFonts w:ascii="Fb Fontext" w:hAnsi="Fb Fontext"/>
              <w:rtl/>
            </w:rPr>
          </w:rPrChange>
        </w:rPr>
        <w:t xml:space="preserve">"</w:t>
      </w:r>
      <w:r>
        <w:rPr>
          <w:rStyle w:val="affffe"/>
          <w:rFonts w:ascii="Fb Fontext" w:hAnsi="Fb Fontext" w:hint="cs"/>
          <w:rtl/>
          <w:rPrChange w:id="9027" w:author="מנוע אמוראים" w:date="2026-10-05T16:41:09Z">
            <w:rPr>
              <w:rFonts w:ascii="Fb Fontext" w:hAnsi="Fb Fontext" w:hint="cs"/>
              <w:rtl/>
            </w:rPr>
          </w:rPrChange>
        </w:rPr>
        <w:t xml:space="preserve">ש</w:t>
      </w:r>
      <w:r>
        <w:rPr>
          <w:rFonts w:ascii="Fb Fontext" w:hAnsi="Fb Fontext" w:hint="cs"/>
          <w:rtl/>
        </w:rPr>
        <w:t xml:space="preserve"> צווחה וצווחה ולא השגיח בה</w:t>
      </w:r>
    </w:p>
    <w:p w14:paraId="3F7B549F" w14:textId="77777777" w:rsidR="00AC0AF5" w:rsidRDefault="00AC0AF5" w:rsidP="00AC0AF5">
      <w:pPr>
        <w:rPr>
          <w:rFonts w:ascii="Fb Fontext" w:hAnsi="Fb Fontext"/>
          <w:rtl/>
        </w:rPr>
      </w:pPr>
      <w:r w:rsidRPr="00C35A2C">
        <w:rPr>
          <w:rFonts w:ascii="Fb Fontext" w:hAnsi="Fb Fontext"/>
          <w:rtl/>
        </w:rPr>
        <w:t>אמרה ל</w:t>
      </w:r>
      <w:r w:rsidRPr="00C35A2C">
        <w:rPr>
          <w:rFonts w:ascii="Fb Fontext" w:hAnsi="Fb Fontext" w:hint="cs"/>
          <w:rtl/>
        </w:rPr>
        <w:t>ו</w:t>
      </w:r>
      <w:r w:rsidRPr="00C35A2C">
        <w:rPr>
          <w:rFonts w:ascii="Fb Fontext" w:hAnsi="Fb Fontext"/>
          <w:rtl/>
        </w:rPr>
        <w:t xml:space="preserve">: </w:t>
      </w:r>
      <w:r w:rsidRPr="00C35A2C">
        <w:rPr>
          <w:rFonts w:ascii="Fb Fontext" w:hAnsi="Fb Fontext" w:hint="cs"/>
          <w:rtl/>
        </w:rPr>
        <w:t>ראה לאותם שינקת מהם, ביקש עליו רחמים ונרפא</w:t>
      </w:r>
    </w:p>
    <w:p w14:paraId="419DB24A" w14:textId="643D1CDC" w:rsidR="00691887" w:rsidRDefault="00AC0AF5" w:rsidP="00691887">
      <w:pPr>
        <w:pStyle w:val="36"/>
        <w:framePr w:wrap="notBeside"/>
        <w:rPr>
          <w:rtl/>
        </w:rPr>
      </w:pPr>
      <w:r w:rsidRPr="00C35A2C">
        <w:rPr>
          <w:rFonts w:hint="cs"/>
          <w:rtl/>
        </w:rPr>
        <w:t>ולמעשה</w:t>
      </w:r>
      <w:r w:rsidR="00691887">
        <w:rPr>
          <w:rFonts w:hint="cs"/>
          <w:rtl/>
        </w:rPr>
        <w:t xml:space="preserve"> כרשב</w:t>
      </w:r>
      <w:r w:rsidR="00F10693">
        <w:rPr>
          <w:rtl/>
        </w:rPr>
        <w:t>"</w:t>
      </w:r>
      <w:r w:rsidR="00691887">
        <w:rPr>
          <w:rFonts w:hint="cs"/>
          <w:rtl/>
        </w:rPr>
        <w:t>י:</w:t>
      </w:r>
    </w:p>
    <w:p w14:paraId="796A2B87" w14:textId="3984E530" w:rsidR="00AC0AF5" w:rsidRDefault="00AC0AF5" w:rsidP="00AC0AF5">
      <w:pPr>
        <w:rPr>
          <w:rFonts w:ascii="Fb Fontext" w:hAnsi="Fb Fontext"/>
          <w:rtl/>
        </w:rPr>
      </w:pPr>
      <w:r w:rsidRPr="00C35A2C">
        <w:rPr>
          <w:rFonts w:ascii="Fb Fontext" w:hAnsi="Fb Fontext" w:hint="cs"/>
          <w:rtl/>
        </w:rPr>
        <w:t xml:space="preserve">מצורע בימי ספורו לטמא אדם </w:t>
      </w:r>
      <w:r w:rsidRPr="00691887">
        <w:rPr>
          <w:rFonts w:hint="cs"/>
          <w:rtl/>
        </w:rPr>
        <w:t>מ</w:t>
      </w:r>
      <w:r w:rsidRPr="00F10693">
        <w:rPr>
          <w:rFonts w:hint="cs"/>
          <w:rtl/>
        </w:rPr>
        <w:t>'</w:t>
      </w:r>
      <w:r w:rsidRPr="00F10693">
        <w:rPr>
          <w:rtl/>
        </w:rPr>
        <w:t>כ</w:t>
      </w:r>
      <w:r w:rsidRPr="0087545A">
        <w:rPr>
          <w:rStyle w:val="affff8"/>
          <w:rtl/>
        </w:rPr>
        <w:t>בוס בגדים</w:t>
      </w:r>
      <w:r w:rsidRPr="00F10693">
        <w:rPr>
          <w:rFonts w:hint="cs"/>
          <w:rtl/>
        </w:rPr>
        <w:t>'</w:t>
      </w:r>
      <w:r w:rsidRPr="00F10693">
        <w:rPr>
          <w:rtl/>
        </w:rPr>
        <w:t xml:space="preserve"> </w:t>
      </w:r>
      <w:r w:rsidRPr="00C35A2C">
        <w:rPr>
          <w:rFonts w:ascii="Fb Fontext" w:hAnsi="Fb Fontext" w:hint="cs"/>
          <w:rtl/>
        </w:rPr>
        <w:t>ד</w:t>
      </w:r>
      <w:r w:rsidRPr="00C35A2C">
        <w:rPr>
          <w:rFonts w:ascii="Fb Fontext" w:hAnsi="Fb Fontext"/>
          <w:rtl/>
        </w:rPr>
        <w:t xml:space="preserve">בימי חלוטו </w:t>
      </w:r>
      <w:r w:rsidRPr="00C35A2C">
        <w:rPr>
          <w:rFonts w:ascii="Fb Fontext" w:hAnsi="Fb Fontext" w:hint="cs"/>
          <w:rtl/>
        </w:rPr>
        <w:t>ד</w:t>
      </w:r>
      <w:r w:rsidRPr="00C35A2C">
        <w:rPr>
          <w:rFonts w:ascii="Fb Fontext" w:hAnsi="Fb Fontext"/>
          <w:rtl/>
        </w:rPr>
        <w:t>מטמא אדם,</w:t>
      </w:r>
    </w:p>
    <w:p w14:paraId="0E453B81" w14:textId="5E1E8E02" w:rsidR="00691887" w:rsidRPr="00B33744" w:rsidRDefault="00B33744" w:rsidP="00B33744">
      <w:pPr>
        <w:pStyle w:val="affff9"/>
        <w:rPr>
          <w:rtl/>
        </w:rPr>
      </w:pPr>
      <w:r w:rsidRPr="00B33744">
        <w:rPr>
          <w:rFonts w:hint="cs"/>
          <w:rtl/>
        </w:rPr>
        <w:t>כ''ד דרשות במעלת הצדקה</w:t>
      </w:r>
    </w:p>
    <w:p w14:paraId="74DD79CD" w14:textId="21D05694" w:rsidR="00691887" w:rsidRDefault="009970A1" w:rsidP="00691887">
      <w:pPr>
        <w:pStyle w:val="36"/>
        <w:framePr w:wrap="notBeside"/>
        <w:rPr>
          <w:rtl/>
        </w:rPr>
      </w:pPr>
      <w:r>
        <w:rPr>
          <w:rFonts w:hint="cs"/>
          <w:rtl/>
        </w:rPr>
        <w:t xml:space="preserve">ז. </w:t>
      </w:r>
      <w:r w:rsidR="00AC0AF5" w:rsidRPr="00C35A2C">
        <w:rPr>
          <w:rFonts w:hint="cs"/>
          <w:rtl/>
        </w:rPr>
        <w:t>ר</w:t>
      </w:r>
      <w:r w:rsidR="00AC0AF5" w:rsidRPr="00C35A2C">
        <w:rPr>
          <w:rtl/>
        </w:rPr>
        <w:t>"</w:t>
      </w:r>
      <w:r w:rsidR="00AC0AF5" w:rsidRPr="00C35A2C">
        <w:rPr>
          <w:rFonts w:hint="cs"/>
          <w:rtl/>
        </w:rPr>
        <w:t>א</w:t>
      </w:r>
      <w:r w:rsidR="00AC0AF5" w:rsidRPr="00C35A2C">
        <w:rPr>
          <w:rtl/>
        </w:rPr>
        <w:t>:</w:t>
      </w:r>
    </w:p>
    <w:p w14:paraId="489F2B24" w14:textId="77777777" w:rsidR="00691887" w:rsidRDefault="00AC0AF5" w:rsidP="00AC0AF5">
      <w:pPr>
        <w:rPr>
          <w:rFonts w:ascii="Fb Fontext" w:hAnsi="Fb Fontext"/>
          <w:sz w:val="32"/>
          <w:rtl/>
        </w:rPr>
      </w:pPr>
      <w:r w:rsidRPr="0081371E">
        <w:rPr>
          <w:rStyle w:val="afff8"/>
          <w:rtl/>
        </w:rPr>
        <w:t>גדול העושה צדקה בסתר יותר ממשה רבינו,</w:t>
      </w:r>
      <w:r w:rsidRPr="00C35A2C">
        <w:rPr>
          <w:rFonts w:ascii="Fb Fontext" w:hAnsi="Fb Fontext"/>
          <w:sz w:val="32"/>
          <w:rtl/>
        </w:rPr>
        <w:t xml:space="preserve"> </w:t>
      </w:r>
    </w:p>
    <w:p w14:paraId="6B7A3708" w14:textId="1EFFBFB8" w:rsidR="00691887" w:rsidRDefault="00AC0AF5" w:rsidP="00AC0AF5">
      <w:pPr>
        <w:rPr>
          <w:rFonts w:ascii="Fb Fontext" w:hAnsi="Fb Fontext"/>
          <w:sz w:val="32"/>
          <w:rtl/>
        </w:rPr>
      </w:pPr>
      <w:r w:rsidRPr="00C35A2C">
        <w:rPr>
          <w:rFonts w:ascii="Fb Fontext" w:hAnsi="Fb Fontext"/>
          <w:sz w:val="32"/>
          <w:rtl/>
        </w:rPr>
        <w:t>במשה רבינו:</w:t>
      </w:r>
      <w:r w:rsidRPr="00577F86">
        <w:rPr>
          <w:rStyle w:val="affff8"/>
          <w:rtl/>
        </w:rPr>
        <w:t xml:space="preserve"> </w:t>
      </w:r>
      <w:r w:rsidRPr="00F10693">
        <w:rPr>
          <w:rFonts w:hint="cs"/>
          <w:rtl/>
        </w:rPr>
        <w:t>'</w:t>
      </w:r>
      <w:r w:rsidRPr="00F10693">
        <w:rPr>
          <w:rtl/>
        </w:rPr>
        <w:t>כ</w:t>
      </w:r>
      <w:r w:rsidRPr="00577F86">
        <w:rPr>
          <w:rStyle w:val="affff8"/>
          <w:rtl/>
        </w:rPr>
        <w:t>י יגורתי מפני האף והחמה</w:t>
      </w:r>
      <w:r w:rsidRPr="00F10693">
        <w:rPr>
          <w:rFonts w:hint="cs"/>
          <w:rtl/>
        </w:rPr>
        <w:t>'</w:t>
      </w:r>
      <w:r w:rsidRPr="00F10693">
        <w:rPr>
          <w:rtl/>
        </w:rPr>
        <w:t>,</w:t>
      </w:r>
      <w:r w:rsidRPr="00C35A2C">
        <w:rPr>
          <w:rFonts w:ascii="Fb Fontext" w:hAnsi="Fb Fontext"/>
          <w:sz w:val="32"/>
          <w:rtl/>
        </w:rPr>
        <w:t xml:space="preserve"> </w:t>
      </w:r>
    </w:p>
    <w:p w14:paraId="7914DD17" w14:textId="7B61F503" w:rsidR="00AC0AF5" w:rsidRPr="00C35A2C" w:rsidRDefault="00691887" w:rsidP="00AC0AF5">
      <w:pPr>
        <w:rPr>
          <w:rFonts w:ascii="Fb Fontext" w:hAnsi="Fb Fontext"/>
          <w:rtl/>
        </w:rPr>
      </w:pPr>
      <w:r>
        <w:rPr>
          <w:rFonts w:ascii="Fb Fontext" w:hAnsi="Fb Fontext" w:hint="cs"/>
          <w:sz w:val="32"/>
          <w:rtl/>
        </w:rPr>
        <w:t>ו</w:t>
      </w:r>
      <w:r w:rsidR="00AC0AF5" w:rsidRPr="00C35A2C">
        <w:rPr>
          <w:rFonts w:ascii="Fb Fontext" w:hAnsi="Fb Fontext"/>
          <w:sz w:val="32"/>
          <w:rtl/>
        </w:rPr>
        <w:t xml:space="preserve">בעושה צדקה </w:t>
      </w:r>
      <w:r>
        <w:rPr>
          <w:rFonts w:ascii="Fb Fontext" w:hAnsi="Fb Fontext" w:hint="cs"/>
          <w:sz w:val="32"/>
          <w:rtl/>
        </w:rPr>
        <w:t>-</w:t>
      </w:r>
      <w:r w:rsidR="00AC0AF5" w:rsidRPr="00577F86">
        <w:rPr>
          <w:rStyle w:val="affff8"/>
          <w:rtl/>
        </w:rPr>
        <w:t xml:space="preserve"> </w:t>
      </w:r>
      <w:r w:rsidR="00AC0AF5" w:rsidRPr="00F10693">
        <w:rPr>
          <w:rFonts w:hint="cs"/>
          <w:rtl/>
        </w:rPr>
        <w:t>'</w:t>
      </w:r>
      <w:r w:rsidR="00AC0AF5" w:rsidRPr="00F10693">
        <w:rPr>
          <w:rtl/>
        </w:rPr>
        <w:t>מ</w:t>
      </w:r>
      <w:r w:rsidR="00AC0AF5" w:rsidRPr="00577F86">
        <w:rPr>
          <w:rStyle w:val="affff8"/>
          <w:rtl/>
        </w:rPr>
        <w:t>תן בסתר יכפה אף ושחד בחיק חמה עזה</w:t>
      </w:r>
      <w:r w:rsidR="00AC0AF5" w:rsidRPr="00F10693">
        <w:rPr>
          <w:rFonts w:hint="cs"/>
          <w:rtl/>
        </w:rPr>
        <w:t>'</w:t>
      </w:r>
      <w:r w:rsidR="00AC0AF5" w:rsidRPr="00F10693">
        <w:rPr>
          <w:rtl/>
        </w:rPr>
        <w:t>.</w:t>
      </w:r>
    </w:p>
    <w:p w14:paraId="7257D5E7" w14:textId="44614CA2" w:rsidR="00691887" w:rsidRDefault="00691887" w:rsidP="00691887">
      <w:pPr>
        <w:pStyle w:val="36"/>
        <w:framePr w:wrap="notBeside"/>
        <w:rPr>
          <w:rtl/>
        </w:rPr>
      </w:pPr>
      <w:r>
        <w:rPr>
          <w:rFonts w:hint="cs"/>
          <w:rtl/>
        </w:rPr>
        <w:t xml:space="preserve">וחלק על </w:t>
      </w:r>
      <w:r w:rsidR="00AC0AF5" w:rsidRPr="00C35A2C">
        <w:rPr>
          <w:rtl/>
        </w:rPr>
        <w:t>ר</w:t>
      </w:r>
      <w:r w:rsidR="00AC0AF5" w:rsidRPr="00C35A2C">
        <w:rPr>
          <w:rFonts w:hint="cs"/>
          <w:rtl/>
        </w:rPr>
        <w:t>י</w:t>
      </w:r>
      <w:r w:rsidR="00AC0AF5" w:rsidRPr="00C35A2C">
        <w:rPr>
          <w:rtl/>
        </w:rPr>
        <w:t>"</w:t>
      </w:r>
      <w:r w:rsidR="00AC0AF5" w:rsidRPr="00C35A2C">
        <w:rPr>
          <w:rFonts w:hint="cs"/>
          <w:rtl/>
        </w:rPr>
        <w:t>צ:</w:t>
      </w:r>
    </w:p>
    <w:p w14:paraId="3072AFB8" w14:textId="7C40CE52" w:rsidR="00AC0AF5" w:rsidRPr="00C35A2C" w:rsidRDefault="00691887" w:rsidP="00AC0AF5">
      <w:pPr>
        <w:rPr>
          <w:rFonts w:ascii="Fb Fontext" w:hAnsi="Fb Fontext"/>
          <w:rtl/>
        </w:rPr>
      </w:pPr>
      <w:r>
        <w:rPr>
          <w:rFonts w:ascii="Fb Fontext" w:hAnsi="Fb Fontext" w:hint="cs"/>
          <w:rtl/>
        </w:rPr>
        <w:t xml:space="preserve">שכופה אף ולא </w:t>
      </w:r>
      <w:r w:rsidRPr="00691887">
        <w:rPr>
          <w:rStyle w:val="affff8"/>
          <w:rFonts w:hint="cs"/>
          <w:rtl/>
        </w:rPr>
        <w:t>חמה</w:t>
      </w:r>
      <w:r>
        <w:rPr>
          <w:rFonts w:ascii="Fb Fontext" w:hAnsi="Fb Fontext" w:hint="cs"/>
          <w:rtl/>
        </w:rPr>
        <w:t xml:space="preserve"> </w:t>
      </w:r>
      <w:r w:rsidR="00AC0AF5" w:rsidRPr="00577F86">
        <w:rPr>
          <w:rStyle w:val="affff8"/>
          <w:rFonts w:hint="cs"/>
          <w:rtl/>
        </w:rPr>
        <w:t>ד</w:t>
      </w:r>
      <w:r w:rsidR="00AC0AF5" w:rsidRPr="00F10693">
        <w:rPr>
          <w:rFonts w:hint="cs"/>
          <w:rtl/>
        </w:rPr>
        <w:t>'</w:t>
      </w:r>
      <w:r w:rsidR="00AC0AF5" w:rsidRPr="00F10693">
        <w:rPr>
          <w:rtl/>
        </w:rPr>
        <w:t>ו</w:t>
      </w:r>
      <w:r w:rsidR="00AC0AF5" w:rsidRPr="00577F86">
        <w:rPr>
          <w:rStyle w:val="affff8"/>
          <w:rtl/>
        </w:rPr>
        <w:t>שחד בחיק חמה עזה</w:t>
      </w:r>
      <w:r w:rsidR="00AC0AF5" w:rsidRPr="00F10693">
        <w:rPr>
          <w:rFonts w:hint="cs"/>
          <w:rtl/>
        </w:rPr>
        <w:t>'</w:t>
      </w:r>
      <w:r w:rsidR="00AC0AF5" w:rsidRPr="00F10693">
        <w:rPr>
          <w:rtl/>
        </w:rPr>
        <w:t>,</w:t>
      </w:r>
      <w:r w:rsidR="00AC0AF5" w:rsidRPr="00C35A2C">
        <w:rPr>
          <w:rFonts w:ascii="Fb Fontext" w:hAnsi="Fb Fontext"/>
          <w:rtl/>
        </w:rPr>
        <w:t xml:space="preserve"> </w:t>
      </w:r>
      <w:r>
        <w:rPr>
          <w:rFonts w:ascii="Fb Fontext" w:hAnsi="Fb Fontext" w:hint="cs"/>
          <w:rtl/>
        </w:rPr>
        <w:t xml:space="preserve">אף </w:t>
      </w:r>
      <w:r w:rsidR="00AC0AF5" w:rsidRPr="00C35A2C">
        <w:rPr>
          <w:rFonts w:ascii="Fb Fontext" w:hAnsi="Fb Fontext"/>
          <w:rtl/>
        </w:rPr>
        <w:t>ששוחד בחיק - חמה עזה.</w:t>
      </w:r>
    </w:p>
    <w:p w14:paraId="08DC5FF8" w14:textId="7DF8FDEC" w:rsidR="00691887" w:rsidRDefault="00691887" w:rsidP="00691887">
      <w:pPr>
        <w:pStyle w:val="36"/>
        <w:framePr w:wrap="notBeside"/>
        <w:rPr>
          <w:rtl/>
        </w:rPr>
      </w:pPr>
      <w:r>
        <w:rPr>
          <w:rFonts w:hint="cs"/>
          <w:rtl/>
        </w:rPr>
        <w:t xml:space="preserve">ב. </w:t>
      </w:r>
      <w:r w:rsidR="00AC0AF5" w:rsidRPr="00C35A2C">
        <w:rPr>
          <w:rtl/>
        </w:rPr>
        <w:t xml:space="preserve">א"ד </w:t>
      </w:r>
      <w:r>
        <w:rPr>
          <w:rFonts w:hint="cs"/>
          <w:rtl/>
        </w:rPr>
        <w:t>רי</w:t>
      </w:r>
      <w:r w:rsidR="00F10693">
        <w:rPr>
          <w:rtl/>
        </w:rPr>
        <w:t>"</w:t>
      </w:r>
      <w:r>
        <w:rPr>
          <w:rFonts w:hint="cs"/>
          <w:rtl/>
        </w:rPr>
        <w:t>צ</w:t>
      </w:r>
      <w:r w:rsidR="00AC0AF5" w:rsidRPr="00C35A2C">
        <w:rPr>
          <w:rtl/>
        </w:rPr>
        <w:t>:</w:t>
      </w:r>
    </w:p>
    <w:p w14:paraId="359E859B" w14:textId="75BC04D9" w:rsidR="00691887" w:rsidRPr="00691887" w:rsidRDefault="00AC0AF5" w:rsidP="00691887">
      <w:pPr>
        <w:rPr>
          <w:rFonts w:ascii="Fb Fontext" w:hAnsi="Fb Fontext"/>
          <w:sz w:val="32"/>
          <w:rtl/>
        </w:rPr>
      </w:pPr>
      <w:r w:rsidRPr="0081371E">
        <w:rPr>
          <w:rStyle w:val="afff8"/>
          <w:rtl/>
        </w:rPr>
        <w:t>כל דיין שנוטל שחד -</w:t>
      </w:r>
      <w:r w:rsidRPr="00C35A2C">
        <w:rPr>
          <w:rFonts w:ascii="Fb Fontext" w:hAnsi="Fb Fontext"/>
          <w:sz w:val="32"/>
          <w:rtl/>
        </w:rPr>
        <w:t xml:space="preserve"> מביא חמה עזה לעולם, </w:t>
      </w:r>
      <w:r w:rsidR="00691887">
        <w:rPr>
          <w:rFonts w:ascii="Fb Fontext" w:hAnsi="Fb Fontext" w:hint="cs"/>
          <w:sz w:val="32"/>
          <w:rtl/>
        </w:rPr>
        <w:t>שנא</w:t>
      </w:r>
      <w:r w:rsidR="00691887" w:rsidRPr="00F10693">
        <w:rPr>
          <w:rFonts w:hint="cs"/>
          <w:rtl/>
        </w:rPr>
        <w:t xml:space="preserve">' </w:t>
      </w:r>
      <w:r w:rsidRPr="00F10693">
        <w:rPr>
          <w:rFonts w:hint="cs"/>
          <w:rtl/>
        </w:rPr>
        <w:t>'</w:t>
      </w:r>
      <w:r w:rsidRPr="00F10693">
        <w:rPr>
          <w:rtl/>
        </w:rPr>
        <w:t>ו</w:t>
      </w:r>
      <w:r w:rsidRPr="009C12DE">
        <w:rPr>
          <w:rStyle w:val="affff8"/>
          <w:rtl/>
        </w:rPr>
        <w:t>שחד בחיק וגו</w:t>
      </w:r>
      <w:r w:rsidRPr="00F10693">
        <w:rPr>
          <w:rtl/>
        </w:rPr>
        <w:t>',</w:t>
      </w:r>
    </w:p>
    <w:p w14:paraId="2CD773D9" w14:textId="069A524F" w:rsidR="00691887" w:rsidRDefault="00691887" w:rsidP="00691887">
      <w:pPr>
        <w:pStyle w:val="36"/>
        <w:framePr w:wrap="notBeside"/>
        <w:rPr>
          <w:rtl/>
        </w:rPr>
      </w:pPr>
      <w:r>
        <w:rPr>
          <w:rFonts w:hint="cs"/>
          <w:rtl/>
        </w:rPr>
        <w:t xml:space="preserve">ג. </w:t>
      </w:r>
      <w:r w:rsidR="00AC0AF5" w:rsidRPr="00C35A2C">
        <w:rPr>
          <w:rFonts w:hint="cs"/>
          <w:rtl/>
        </w:rPr>
        <w:t>רי</w:t>
      </w:r>
      <w:r w:rsidR="00AC0AF5" w:rsidRPr="00C35A2C">
        <w:rPr>
          <w:rtl/>
        </w:rPr>
        <w:t>"</w:t>
      </w:r>
      <w:r w:rsidR="00AC0AF5" w:rsidRPr="00C35A2C">
        <w:rPr>
          <w:rFonts w:hint="cs"/>
          <w:rtl/>
        </w:rPr>
        <w:t>צ</w:t>
      </w:r>
      <w:r w:rsidR="00AC0AF5" w:rsidRPr="00C35A2C">
        <w:rPr>
          <w:rtl/>
        </w:rPr>
        <w:t>:</w:t>
      </w:r>
    </w:p>
    <w:p w14:paraId="3FA0E84C" w14:textId="6E799551" w:rsidR="00AC0AF5" w:rsidRPr="00C35A2C" w:rsidRDefault="00AC0AF5" w:rsidP="00AC0AF5">
      <w:pPr>
        <w:rPr>
          <w:rFonts w:cs="Guttman Vilna"/>
          <w:b/>
          <w:bCs/>
          <w:sz w:val="32"/>
          <w:rtl/>
        </w:rPr>
      </w:pPr>
      <w:r w:rsidRPr="0081371E">
        <w:rPr>
          <w:rStyle w:val="afff8"/>
          <w:rFonts w:hint="cs"/>
          <w:rtl/>
        </w:rPr>
        <w:t xml:space="preserve">כל </w:t>
      </w:r>
      <w:r w:rsidRPr="0081371E">
        <w:rPr>
          <w:rStyle w:val="afff8"/>
          <w:rtl/>
        </w:rPr>
        <w:t>הנותן פרוטה לעני מתברך</w:t>
      </w:r>
      <w:r w:rsidRPr="00C35A2C">
        <w:rPr>
          <w:rtl/>
        </w:rPr>
        <w:t xml:space="preserve"> </w:t>
      </w:r>
      <w:r w:rsidRPr="00C35A2C">
        <w:rPr>
          <w:rStyle w:val="afff8"/>
          <w:rtl/>
        </w:rPr>
        <w:t>בשש</w:t>
      </w:r>
      <w:r>
        <w:rPr>
          <w:rtl/>
        </w:rPr>
        <w:t xml:space="preserve"> ברכות</w:t>
      </w:r>
      <w:r w:rsidRPr="00C35A2C">
        <w:rPr>
          <w:rtl/>
        </w:rPr>
        <w:t xml:space="preserve"> </w:t>
      </w:r>
      <w:r w:rsidRPr="00577F86">
        <w:rPr>
          <w:rStyle w:val="affff8"/>
          <w:rtl/>
        </w:rPr>
        <w:t>ד</w:t>
      </w:r>
      <w:r w:rsidRPr="00F10693">
        <w:rPr>
          <w:rFonts w:hint="cs"/>
          <w:rtl/>
        </w:rPr>
        <w:t>'</w:t>
      </w:r>
      <w:r w:rsidRPr="00F10693">
        <w:rPr>
          <w:rtl/>
        </w:rPr>
        <w:t>ה</w:t>
      </w:r>
      <w:r w:rsidRPr="00577F86">
        <w:rPr>
          <w:rStyle w:val="affff8"/>
          <w:rtl/>
        </w:rPr>
        <w:t>לא פרוש וגו</w:t>
      </w:r>
      <w:r w:rsidRPr="00F10693">
        <w:rPr>
          <w:rtl/>
        </w:rPr>
        <w:t xml:space="preserve">' </w:t>
      </w:r>
      <w:r w:rsidRPr="0058432D">
        <w:rPr>
          <w:rStyle w:val="affff8"/>
          <w:rtl/>
        </w:rPr>
        <w:t>ועניים מרודים תביא בית</w:t>
      </w:r>
      <w:r w:rsidRPr="0058432D">
        <w:rPr>
          <w:rStyle w:val="affff8"/>
          <w:rFonts w:hint="cs"/>
          <w:rtl/>
        </w:rPr>
        <w:t xml:space="preserve"> </w:t>
      </w:r>
      <w:r w:rsidRPr="0058432D">
        <w:rPr>
          <w:rStyle w:val="affff8"/>
          <w:rtl/>
        </w:rPr>
        <w:t>כי תראה ערום וגו</w:t>
      </w:r>
      <w:r w:rsidRPr="00F10693">
        <w:rPr>
          <w:rtl/>
        </w:rPr>
        <w:t>'</w:t>
      </w:r>
      <w:r w:rsidRPr="00F10693">
        <w:rPr>
          <w:rFonts w:hint="cs"/>
          <w:rtl/>
        </w:rPr>
        <w:t xml:space="preserve"> </w:t>
      </w:r>
      <w:r w:rsidRPr="0058432D">
        <w:rPr>
          <w:rStyle w:val="affff8"/>
          <w:rFonts w:hint="cs"/>
          <w:rtl/>
        </w:rPr>
        <w:t>ועוד קראי</w:t>
      </w:r>
    </w:p>
    <w:p w14:paraId="5CE48130" w14:textId="77777777" w:rsidR="00FC4B12" w:rsidRPr="00FC4B12" w:rsidRDefault="00FC4B12" w:rsidP="00FC4B12">
      <w:pPr>
        <w:pStyle w:val="36"/>
        <w:framePr w:wrap="notBeside"/>
        <w:rPr>
          <w:rtl/>
        </w:rPr>
      </w:pPr>
      <w:r w:rsidRPr="00FC4B12">
        <w:rPr>
          <w:rtl/>
        </w:rPr>
        <w:t>◄</w:t>
      </w:r>
    </w:p>
    <w:p w14:paraId="1AFC8740" w14:textId="64DBBCBD" w:rsidR="00AC0AF5" w:rsidRPr="00C35A2C" w:rsidRDefault="00691887" w:rsidP="00691887">
      <w:pPr>
        <w:rPr>
          <w:rFonts w:ascii="Fb Fontext" w:hAnsi="Fb Fontext" w:cs="Guttman Vilna"/>
          <w:b/>
          <w:bCs/>
          <w:sz w:val="32"/>
          <w:rtl/>
        </w:rPr>
      </w:pPr>
      <w:r w:rsidRPr="0081371E">
        <w:rPr>
          <w:rStyle w:val="afff8"/>
          <w:rFonts w:hint="cs"/>
          <w:rtl/>
        </w:rPr>
        <w:t>ו</w:t>
      </w:r>
      <w:r w:rsidR="00AC0AF5" w:rsidRPr="0081371E">
        <w:rPr>
          <w:rStyle w:val="afff8"/>
          <w:rtl/>
        </w:rPr>
        <w:t>המפייסו בדברים מתברך</w:t>
      </w:r>
      <w:r w:rsidR="00AC0AF5" w:rsidRPr="00C35A2C">
        <w:rPr>
          <w:rFonts w:ascii="Fb Fontext" w:hAnsi="Fb Fontext"/>
          <w:sz w:val="32"/>
          <w:rtl/>
        </w:rPr>
        <w:t xml:space="preserve"> </w:t>
      </w:r>
      <w:r w:rsidR="00AC0AF5" w:rsidRPr="00C35A2C">
        <w:rPr>
          <w:rStyle w:val="afff8"/>
          <w:rtl/>
        </w:rPr>
        <w:t>ב</w:t>
      </w:r>
      <w:r w:rsidR="00AC0AF5" w:rsidRPr="00C35A2C">
        <w:rPr>
          <w:rStyle w:val="afff8"/>
          <w:rFonts w:hint="cs"/>
          <w:rtl/>
        </w:rPr>
        <w:t>י</w:t>
      </w:r>
      <w:r w:rsidR="00AC0AF5" w:rsidRPr="00C35A2C">
        <w:rPr>
          <w:rStyle w:val="afff8"/>
          <w:rtl/>
        </w:rPr>
        <w:t>"</w:t>
      </w:r>
      <w:r w:rsidR="00AC0AF5" w:rsidRPr="00C35A2C">
        <w:rPr>
          <w:rStyle w:val="afff8"/>
          <w:rFonts w:hint="cs"/>
          <w:rtl/>
        </w:rPr>
        <w:t>א</w:t>
      </w:r>
      <w:r w:rsidR="00AC0AF5" w:rsidRPr="00C35A2C">
        <w:rPr>
          <w:rFonts w:ascii="Fb Fontext" w:hAnsi="Fb Fontext" w:hint="cs"/>
          <w:sz w:val="32"/>
          <w:rtl/>
        </w:rPr>
        <w:t xml:space="preserve"> </w:t>
      </w:r>
      <w:r w:rsidR="00AC0AF5" w:rsidRPr="00C35A2C">
        <w:rPr>
          <w:rFonts w:ascii="Fb Fontext" w:hAnsi="Fb Fontext"/>
          <w:sz w:val="32"/>
          <w:rtl/>
        </w:rPr>
        <w:t xml:space="preserve">ברכות, </w:t>
      </w:r>
      <w:r w:rsidR="00AC0AF5" w:rsidRPr="00577F86">
        <w:rPr>
          <w:rStyle w:val="affff8"/>
          <w:rFonts w:hint="cs"/>
          <w:rtl/>
        </w:rPr>
        <w:t>ד</w:t>
      </w:r>
      <w:r w:rsidR="00AC0AF5" w:rsidRPr="00F10693">
        <w:rPr>
          <w:rFonts w:hint="cs"/>
          <w:rtl/>
        </w:rPr>
        <w:t>'</w:t>
      </w:r>
      <w:r w:rsidR="00AC0AF5" w:rsidRPr="00F10693">
        <w:rPr>
          <w:rtl/>
        </w:rPr>
        <w:t>ו</w:t>
      </w:r>
      <w:r w:rsidR="00AC0AF5" w:rsidRPr="00577F86">
        <w:rPr>
          <w:rStyle w:val="affff8"/>
          <w:rtl/>
        </w:rPr>
        <w:t>תפק לרעב נפשך ונפש נענה תשביע וזרח בחשך אורך ואפלתך כצהרים, ונחך ה</w:t>
      </w:r>
      <w:r w:rsidR="00AC0AF5" w:rsidRPr="00F10693">
        <w:rPr>
          <w:rtl/>
        </w:rPr>
        <w:t xml:space="preserve">' </w:t>
      </w:r>
      <w:r w:rsidR="00AC0AF5" w:rsidRPr="00577F86">
        <w:rPr>
          <w:rStyle w:val="affff8"/>
          <w:rtl/>
        </w:rPr>
        <w:t>תמיד והשביע בצחצחות נפשך וגו</w:t>
      </w:r>
      <w:r w:rsidR="00AC0AF5" w:rsidRPr="00F10693">
        <w:rPr>
          <w:rtl/>
        </w:rPr>
        <w:t>',</w:t>
      </w:r>
      <w:r w:rsidR="00AC0AF5" w:rsidRPr="00577F86">
        <w:rPr>
          <w:rStyle w:val="affff8"/>
          <w:rtl/>
        </w:rPr>
        <w:t xml:space="preserve"> ובנו ממך חרבות עולם מוסדי דור ודור תקומם וגו</w:t>
      </w:r>
      <w:r w:rsidR="00AC0AF5" w:rsidRPr="00F10693">
        <w:rPr>
          <w:rtl/>
        </w:rPr>
        <w:t>'.</w:t>
      </w:r>
    </w:p>
    <w:p w14:paraId="16E72012" w14:textId="361969C2" w:rsidR="00691887" w:rsidRDefault="00691887" w:rsidP="00691887">
      <w:pPr>
        <w:pStyle w:val="36"/>
        <w:framePr w:wrap="notBeside"/>
        <w:rPr>
          <w:rtl/>
        </w:rPr>
      </w:pPr>
      <w:r>
        <w:rPr>
          <w:rFonts w:hint="cs"/>
          <w:rtl/>
        </w:rPr>
        <w:t xml:space="preserve">ד. </w:t>
      </w:r>
      <w:r w:rsidR="00AC0AF5" w:rsidRPr="006765C4">
        <w:rPr>
          <w:rFonts w:hint="cs"/>
          <w:rtl/>
        </w:rPr>
        <w:t>רי</w:t>
      </w:r>
      <w:r w:rsidR="00AC0AF5" w:rsidRPr="006765C4">
        <w:rPr>
          <w:rtl/>
        </w:rPr>
        <w:t>"</w:t>
      </w:r>
      <w:r w:rsidR="00AC0AF5" w:rsidRPr="006765C4">
        <w:rPr>
          <w:rFonts w:hint="cs"/>
          <w:rtl/>
        </w:rPr>
        <w:t>צ</w:t>
      </w:r>
      <w:r w:rsidR="00AC0AF5" w:rsidRPr="006765C4">
        <w:rPr>
          <w:rtl/>
        </w:rPr>
        <w:t>:</w:t>
      </w:r>
    </w:p>
    <w:p w14:paraId="75C6DB9D" w14:textId="77777777" w:rsidR="00691887" w:rsidRDefault="00AC0AF5" w:rsidP="00AC0AF5">
      <w:pPr>
        <w:rPr>
          <w:rFonts w:ascii="Fb Fontext" w:hAnsi="Fb Fontext"/>
          <w:spacing w:val="-4"/>
          <w:rtl/>
        </w:rPr>
      </w:pPr>
      <w:r w:rsidRPr="00691887">
        <w:rPr>
          <w:rStyle w:val="affff8"/>
          <w:rtl/>
        </w:rPr>
        <w:t>רודף צדקה וחסד ימצא חיים צדקה וכבוד</w:t>
      </w:r>
      <w:r w:rsidRPr="00F10693">
        <w:rPr>
          <w:rFonts w:hint="cs"/>
          <w:rtl/>
        </w:rPr>
        <w:t xml:space="preserve">' </w:t>
      </w:r>
    </w:p>
    <w:p w14:paraId="64DD5B58" w14:textId="391BACF4" w:rsidR="00AC0AF5" w:rsidRPr="00691887" w:rsidRDefault="00AC0AF5" w:rsidP="00AC0AF5">
      <w:pPr>
        <w:rPr>
          <w:rtl/>
        </w:rPr>
      </w:pPr>
      <w:r w:rsidRPr="00691887">
        <w:rPr>
          <w:rFonts w:hint="cs"/>
          <w:rtl/>
        </w:rPr>
        <w:t>והיינו דהקב</w:t>
      </w:r>
      <w:r w:rsidRPr="00691887">
        <w:rPr>
          <w:rtl/>
        </w:rPr>
        <w:t>"</w:t>
      </w:r>
      <w:r w:rsidRPr="00691887">
        <w:rPr>
          <w:rFonts w:hint="cs"/>
          <w:rtl/>
        </w:rPr>
        <w:t>ה</w:t>
      </w:r>
      <w:r w:rsidRPr="00691887">
        <w:rPr>
          <w:rtl/>
        </w:rPr>
        <w:t xml:space="preserve"> ממציא לו מעות ועושה בהן צדקה.</w:t>
      </w:r>
    </w:p>
    <w:p w14:paraId="37ADB2CA" w14:textId="77777777" w:rsidR="00691887" w:rsidRDefault="00AC0AF5" w:rsidP="00691887">
      <w:pPr>
        <w:pStyle w:val="36"/>
        <w:framePr w:wrap="notBeside"/>
        <w:rPr>
          <w:rtl/>
        </w:rPr>
      </w:pPr>
      <w:r w:rsidRPr="00C35A2C">
        <w:rPr>
          <w:rFonts w:hint="cs"/>
          <w:rtl/>
        </w:rPr>
        <w:t>רנב</w:t>
      </w:r>
      <w:r w:rsidRPr="00C35A2C">
        <w:rPr>
          <w:rtl/>
        </w:rPr>
        <w:t>"</w:t>
      </w:r>
      <w:r w:rsidRPr="00C35A2C">
        <w:rPr>
          <w:rFonts w:hint="cs"/>
          <w:rtl/>
        </w:rPr>
        <w:t>י</w:t>
      </w:r>
      <w:r w:rsidRPr="00C35A2C">
        <w:rPr>
          <w:rtl/>
        </w:rPr>
        <w:t>:</w:t>
      </w:r>
    </w:p>
    <w:p w14:paraId="40C0FC80" w14:textId="77777777" w:rsidR="00691887" w:rsidRDefault="00AC0AF5" w:rsidP="00691887">
      <w:pPr>
        <w:rPr>
          <w:rFonts w:ascii="Fb Fontext" w:hAnsi="Fb Fontext"/>
          <w:rtl/>
        </w:rPr>
      </w:pPr>
      <w:r w:rsidRPr="00C35A2C">
        <w:rPr>
          <w:rFonts w:ascii="Fb Fontext" w:hAnsi="Fb Fontext"/>
          <w:sz w:val="32"/>
          <w:rtl/>
        </w:rPr>
        <w:t>הק</w:t>
      </w:r>
      <w:r w:rsidRPr="00C35A2C">
        <w:rPr>
          <w:rFonts w:ascii="Fb Fontext" w:hAnsi="Fb Fontext" w:hint="cs"/>
          <w:sz w:val="32"/>
          <w:rtl/>
        </w:rPr>
        <w:t>ב</w:t>
      </w:r>
      <w:r w:rsidRPr="00C35A2C">
        <w:rPr>
          <w:rFonts w:ascii="Fb Fontext" w:hAnsi="Fb Fontext"/>
          <w:sz w:val="32"/>
          <w:rtl/>
        </w:rPr>
        <w:t>"</w:t>
      </w:r>
      <w:r w:rsidRPr="00C35A2C">
        <w:rPr>
          <w:rFonts w:ascii="Fb Fontext" w:hAnsi="Fb Fontext" w:hint="cs"/>
          <w:sz w:val="32"/>
          <w:rtl/>
        </w:rPr>
        <w:t>ה</w:t>
      </w:r>
      <w:r w:rsidRPr="00C35A2C">
        <w:rPr>
          <w:rFonts w:ascii="Fb Fontext" w:hAnsi="Fb Fontext"/>
          <w:sz w:val="32"/>
          <w:rtl/>
        </w:rPr>
        <w:t xml:space="preserve"> ממציא לו בני אדם המהוגנים לעשות להן צדקה, כדי לקבל עליהם שכרו.</w:t>
      </w:r>
      <w:r w:rsidR="00691887">
        <w:rPr>
          <w:rFonts w:ascii="Fb Fontext" w:hAnsi="Fb Fontext" w:hint="cs"/>
          <w:rtl/>
        </w:rPr>
        <w:t xml:space="preserve"> </w:t>
      </w:r>
    </w:p>
    <w:p w14:paraId="406C2DDE" w14:textId="77777777" w:rsidR="00691887" w:rsidRDefault="00691887" w:rsidP="00691887">
      <w:pPr>
        <w:pStyle w:val="36"/>
        <w:framePr w:wrap="notBeside"/>
        <w:rPr>
          <w:rFonts w:ascii="Fb Fontext" w:hAnsi="Fb Fontext"/>
          <w:rtl/>
        </w:rPr>
      </w:pPr>
      <w:r>
        <w:rPr>
          <w:rStyle w:val="affffe"/>
          <w:rFonts w:hint="cs"/>
          <w:rtl/>
        </w:rPr>
        <w:t>שלא כ</w:t>
      </w:r>
      <w:r w:rsidR="00AC0AF5" w:rsidRPr="00691887">
        <w:rPr>
          <w:rStyle w:val="affffe"/>
          <w:rtl/>
        </w:rPr>
        <w:t>רבה</w:t>
      </w:r>
    </w:p>
    <w:p w14:paraId="1122B772" w14:textId="7DA5C1FF" w:rsidR="00AC0AF5" w:rsidRPr="00C35A2C" w:rsidRDefault="00AC0AF5" w:rsidP="00691887">
      <w:pPr>
        <w:spacing w:after="60"/>
        <w:rPr>
          <w:rFonts w:ascii="Fb Fontext" w:hAnsi="Fb Fontext" w:cs="Guttman Vilna"/>
          <w:b/>
          <w:bCs/>
          <w:rtl/>
        </w:rPr>
      </w:pPr>
      <w:r w:rsidRPr="00C35A2C">
        <w:rPr>
          <w:rFonts w:ascii="Fb Fontext" w:hAnsi="Fb Fontext" w:hint="cs"/>
          <w:rtl/>
        </w:rPr>
        <w:t>ד</w:t>
      </w:r>
      <w:r w:rsidRPr="00F10693">
        <w:rPr>
          <w:rFonts w:hint="cs"/>
          <w:rtl/>
        </w:rPr>
        <w:t>'</w:t>
      </w:r>
      <w:r w:rsidRPr="00F10693">
        <w:rPr>
          <w:rtl/>
        </w:rPr>
        <w:t>ו</w:t>
      </w:r>
      <w:r w:rsidRPr="00B528F8">
        <w:rPr>
          <w:rStyle w:val="affff8"/>
          <w:rtl/>
        </w:rPr>
        <w:t>יהיו מוכשלים לפניך בעת אפך עשה בהם</w:t>
      </w:r>
      <w:r w:rsidRPr="00F10693">
        <w:rPr>
          <w:rtl/>
        </w:rPr>
        <w:t>'</w:t>
      </w:r>
      <w:r w:rsidRPr="00F10693">
        <w:rPr>
          <w:rFonts w:hint="cs"/>
          <w:rtl/>
        </w:rPr>
        <w:t>,</w:t>
      </w:r>
      <w:r w:rsidR="00691887">
        <w:rPr>
          <w:rFonts w:ascii="Fb Fontext" w:hAnsi="Fb Fontext" w:hint="cs"/>
          <w:rtl/>
        </w:rPr>
        <w:t xml:space="preserve"> </w:t>
      </w:r>
      <w:r w:rsidRPr="00C35A2C">
        <w:rPr>
          <w:rFonts w:ascii="Fb Fontext" w:hAnsi="Fb Fontext"/>
          <w:rtl/>
        </w:rPr>
        <w:t>אמר ירמיה לפני הק</w:t>
      </w:r>
      <w:r w:rsidRPr="00C35A2C">
        <w:rPr>
          <w:rFonts w:ascii="Fb Fontext" w:hAnsi="Fb Fontext" w:hint="cs"/>
          <w:rtl/>
        </w:rPr>
        <w:t>ב</w:t>
      </w:r>
      <w:r w:rsidRPr="00C35A2C">
        <w:rPr>
          <w:rFonts w:ascii="Fb Fontext" w:hAnsi="Fb Fontext"/>
          <w:rtl/>
        </w:rPr>
        <w:t>"</w:t>
      </w:r>
      <w:r>
        <w:rPr>
          <w:rFonts w:ascii="Fb Fontext" w:hAnsi="Fb Fontext" w:hint="cs"/>
          <w:rtl/>
        </w:rPr>
        <w:t xml:space="preserve">ה </w:t>
      </w:r>
      <w:r>
        <w:rPr>
          <w:rStyle w:val="affffe"/>
          <w:rFonts w:ascii="Fb Fontext" w:hAnsi="Fb Fontext" w:hint="cs"/>
          <w:rtl/>
          <w:rPrChange w:id="9028" w:author="מנוע אמוראים" w:date="2026-10-05T16:41:09Z">
            <w:rPr>
              <w:rFonts w:ascii="Fb Fontext" w:hAnsi="Fb Fontext" w:hint="cs"/>
              <w:rtl/>
            </w:rPr>
          </w:rPrChange>
        </w:rPr>
        <w:t xml:space="preserve">רבש</w:t>
      </w:r>
      <w:r>
        <w:rPr>
          <w:rStyle w:val="affffe"/>
          <w:rFonts w:ascii="Fb Fontext" w:hAnsi="Fb Fontext"/>
          <w:rtl/>
          <w:rPrChange w:id="9029" w:author="מנוע אמוראים" w:date="2026-10-05T16:41:09Z">
            <w:rPr>
              <w:rFonts w:ascii="Fb Fontext" w:hAnsi="Fb Fontext"/>
              <w:rtl/>
            </w:rPr>
          </w:rPrChange>
        </w:rPr>
        <w:t xml:space="preserve">"</w:t>
      </w:r>
      <w:r>
        <w:rPr>
          <w:rStyle w:val="affffe"/>
          <w:rFonts w:ascii="Fb Fontext" w:hAnsi="Fb Fontext" w:hint="cs"/>
          <w:rtl/>
          <w:rPrChange w:id="9030" w:author="מנוע אמוראים" w:date="2026-10-05T16:41:09Z">
            <w:rPr>
              <w:rFonts w:ascii="Fb Fontext" w:hAnsi="Fb Fontext" w:hint="cs"/>
              <w:rtl/>
            </w:rPr>
          </w:rPrChange>
        </w:rPr>
        <w:t xml:space="preserve">ע</w:t>
      </w:r>
      <w:r>
        <w:rPr>
          <w:rFonts w:ascii="Fb Fontext" w:hAnsi="Fb Fontext" w:hint="cs"/>
          <w:rtl/>
        </w:rPr>
        <w:t xml:space="preserve"> </w:t>
      </w:r>
      <w:r w:rsidRPr="00C35A2C">
        <w:rPr>
          <w:rFonts w:ascii="Fb Fontext" w:hAnsi="Fb Fontext"/>
          <w:rtl/>
        </w:rPr>
        <w:t>אפילו בשעה שכופין את יצרן ומבקשין לעשות צדקה לפניך, הכשילם בבני אדם שאינן מהוגנין, כדי שלא יקבלו עליהן שכר.</w:t>
      </w:r>
    </w:p>
    <w:p w14:paraId="7BE43A39" w14:textId="77777777" w:rsidR="00AC0AF5" w:rsidRPr="00C35A2C" w:rsidRDefault="00AC0AF5" w:rsidP="00982F98">
      <w:pPr>
        <w:pStyle w:val="affe"/>
        <w:framePr w:wrap="around"/>
        <w:rPr>
          <w:rtl/>
        </w:rPr>
      </w:pPr>
      <w:r w:rsidRPr="00C35A2C">
        <w:rPr>
          <w:rtl/>
        </w:rPr>
        <w:t>י.</w:t>
      </w:r>
    </w:p>
    <w:p w14:paraId="72C4B228" w14:textId="2D7A61CA" w:rsidR="00691887" w:rsidRDefault="009970A1" w:rsidP="00691887">
      <w:pPr>
        <w:pStyle w:val="36"/>
        <w:framePr w:wrap="notBeside"/>
        <w:rPr>
          <w:rtl/>
        </w:rPr>
      </w:pPr>
      <w:r>
        <w:rPr>
          <w:rFonts w:hint="cs"/>
          <w:rtl/>
        </w:rPr>
        <w:t xml:space="preserve">ה. </w:t>
      </w:r>
      <w:r w:rsidR="00AC0AF5" w:rsidRPr="00C35A2C">
        <w:rPr>
          <w:rFonts w:hint="cs"/>
          <w:rtl/>
        </w:rPr>
        <w:t>ריב</w:t>
      </w:r>
      <w:r w:rsidR="00AC0AF5" w:rsidRPr="00C35A2C">
        <w:rPr>
          <w:rtl/>
        </w:rPr>
        <w:t>"</w:t>
      </w:r>
      <w:r w:rsidR="00AC0AF5" w:rsidRPr="00C35A2C">
        <w:rPr>
          <w:rFonts w:hint="cs"/>
          <w:rtl/>
        </w:rPr>
        <w:t>ל</w:t>
      </w:r>
      <w:r w:rsidR="00AC0AF5" w:rsidRPr="00C35A2C">
        <w:rPr>
          <w:rtl/>
        </w:rPr>
        <w:t>:</w:t>
      </w:r>
    </w:p>
    <w:p w14:paraId="2BCDD312" w14:textId="194B0CA9" w:rsidR="00AC0AF5" w:rsidRPr="00C35A2C" w:rsidRDefault="00AC0AF5" w:rsidP="00691887">
      <w:pPr>
        <w:rPr>
          <w:rFonts w:ascii="Fb Fontext" w:hAnsi="Fb Fontext" w:cs="Guttman Vilna"/>
          <w:b/>
          <w:bCs/>
          <w:rtl/>
        </w:rPr>
      </w:pPr>
      <w:r w:rsidRPr="0081371E">
        <w:rPr>
          <w:rStyle w:val="afff8"/>
          <w:rtl/>
        </w:rPr>
        <w:t>כל הרגיל לעשות צדקה - זוכה הויין לו בנים בעלי חכמה,</w:t>
      </w:r>
      <w:r w:rsidRPr="00C35A2C">
        <w:rPr>
          <w:rFonts w:ascii="Fb Fontext" w:hAnsi="Fb Fontext"/>
          <w:sz w:val="32"/>
          <w:rtl/>
        </w:rPr>
        <w:t xml:space="preserve"> בעלי עושר, בעלי אגדה.</w:t>
      </w:r>
      <w:r w:rsidR="00691887">
        <w:rPr>
          <w:rFonts w:ascii="Fb Fontext" w:hAnsi="Fb Fontext" w:hint="cs"/>
          <w:rtl/>
        </w:rPr>
        <w:t xml:space="preserve"> </w:t>
      </w:r>
      <w:r w:rsidRPr="00C35A2C">
        <w:rPr>
          <w:rFonts w:ascii="Fb Fontext" w:hAnsi="Fb Fontext"/>
          <w:rtl/>
        </w:rPr>
        <w:t>בעלי חכמה</w:t>
      </w:r>
      <w:r w:rsidRPr="00C35A2C">
        <w:rPr>
          <w:rFonts w:ascii="Fb Fontext" w:hAnsi="Fb Fontext" w:hint="cs"/>
          <w:rtl/>
        </w:rPr>
        <w:t xml:space="preserve"> </w:t>
      </w:r>
      <w:r w:rsidRPr="00577F86">
        <w:rPr>
          <w:rStyle w:val="affff8"/>
          <w:rFonts w:hint="cs"/>
          <w:rtl/>
        </w:rPr>
        <w:t>ד</w:t>
      </w:r>
      <w:r w:rsidRPr="00F10693">
        <w:rPr>
          <w:rFonts w:hint="cs"/>
          <w:rtl/>
        </w:rPr>
        <w:t>'</w:t>
      </w:r>
      <w:r w:rsidRPr="00F10693">
        <w:rPr>
          <w:rtl/>
        </w:rPr>
        <w:t>י</w:t>
      </w:r>
      <w:r w:rsidRPr="00577F86">
        <w:rPr>
          <w:rStyle w:val="affff8"/>
          <w:rtl/>
        </w:rPr>
        <w:t>מצא חיים</w:t>
      </w:r>
      <w:r w:rsidRPr="00F10693">
        <w:rPr>
          <w:rFonts w:hint="cs"/>
          <w:rtl/>
        </w:rPr>
        <w:t>'</w:t>
      </w:r>
      <w:r w:rsidRPr="00F10693">
        <w:rPr>
          <w:rtl/>
        </w:rPr>
        <w:t>.</w:t>
      </w:r>
      <w:r w:rsidRPr="00C35A2C">
        <w:rPr>
          <w:rFonts w:ascii="Fb Fontext" w:hAnsi="Fb Fontext"/>
          <w:rtl/>
        </w:rPr>
        <w:t xml:space="preserve"> בעלי עושר</w:t>
      </w:r>
      <w:r w:rsidRPr="00577F86">
        <w:rPr>
          <w:rStyle w:val="affff8"/>
          <w:rFonts w:hint="cs"/>
          <w:rtl/>
        </w:rPr>
        <w:t xml:space="preserve"> </w:t>
      </w:r>
      <w:r w:rsidRPr="00F10693">
        <w:rPr>
          <w:rFonts w:hint="cs"/>
          <w:rtl/>
        </w:rPr>
        <w:t>'</w:t>
      </w:r>
      <w:r w:rsidRPr="00F10693">
        <w:rPr>
          <w:rtl/>
        </w:rPr>
        <w:t>צ</w:t>
      </w:r>
      <w:r w:rsidRPr="00577F86">
        <w:rPr>
          <w:rStyle w:val="affff8"/>
          <w:rtl/>
        </w:rPr>
        <w:t>דקה</w:t>
      </w:r>
      <w:r w:rsidRPr="00F10693">
        <w:rPr>
          <w:rFonts w:hint="cs"/>
          <w:rtl/>
        </w:rPr>
        <w:t>'</w:t>
      </w:r>
      <w:r w:rsidRPr="00F10693">
        <w:rPr>
          <w:rtl/>
        </w:rPr>
        <w:t>.</w:t>
      </w:r>
      <w:r w:rsidRPr="00C35A2C">
        <w:rPr>
          <w:rFonts w:ascii="Fb Fontext" w:hAnsi="Fb Fontext"/>
          <w:rtl/>
        </w:rPr>
        <w:t xml:space="preserve"> בעלי אגדה, </w:t>
      </w:r>
      <w:r w:rsidRPr="00577F86">
        <w:rPr>
          <w:rStyle w:val="affff8"/>
          <w:rtl/>
        </w:rPr>
        <w:t>ד</w:t>
      </w:r>
      <w:r w:rsidRPr="00F10693">
        <w:rPr>
          <w:rFonts w:hint="cs"/>
          <w:rtl/>
        </w:rPr>
        <w:t>'</w:t>
      </w:r>
      <w:r w:rsidRPr="00F10693">
        <w:rPr>
          <w:rtl/>
        </w:rPr>
        <w:t>ו</w:t>
      </w:r>
      <w:r w:rsidRPr="00577F86">
        <w:rPr>
          <w:rStyle w:val="affff8"/>
          <w:rtl/>
        </w:rPr>
        <w:t>כבוד</w:t>
      </w:r>
      <w:r w:rsidRPr="00F10693">
        <w:rPr>
          <w:rFonts w:hint="cs"/>
          <w:rtl/>
        </w:rPr>
        <w:t xml:space="preserve">' </w:t>
      </w:r>
      <w:r w:rsidRPr="00C35A2C">
        <w:rPr>
          <w:rFonts w:ascii="Fb Fontext" w:hAnsi="Fb Fontext" w:hint="cs"/>
          <w:rtl/>
        </w:rPr>
        <w:t>וה</w:t>
      </w:r>
      <w:r w:rsidRPr="00C35A2C">
        <w:rPr>
          <w:rFonts w:ascii="Fb Fontext" w:hAnsi="Fb Fontext"/>
          <w:rtl/>
        </w:rPr>
        <w:t>תם</w:t>
      </w:r>
      <w:r w:rsidRPr="00577F86">
        <w:rPr>
          <w:rStyle w:val="affff8"/>
          <w:rtl/>
        </w:rPr>
        <w:t xml:space="preserve"> </w:t>
      </w:r>
      <w:r w:rsidRPr="00F10693">
        <w:rPr>
          <w:rFonts w:hint="cs"/>
          <w:rtl/>
        </w:rPr>
        <w:t>'</w:t>
      </w:r>
      <w:r w:rsidRPr="00F10693">
        <w:rPr>
          <w:rtl/>
        </w:rPr>
        <w:t>כ</w:t>
      </w:r>
      <w:r w:rsidRPr="00577F86">
        <w:rPr>
          <w:rStyle w:val="affff8"/>
          <w:rtl/>
        </w:rPr>
        <w:t>בוד חכמים ינחלו</w:t>
      </w:r>
      <w:r w:rsidRPr="00F10693">
        <w:rPr>
          <w:rFonts w:hint="cs"/>
          <w:rtl/>
        </w:rPr>
        <w:t>'</w:t>
      </w:r>
      <w:r w:rsidRPr="00F10693">
        <w:rPr>
          <w:rtl/>
        </w:rPr>
        <w:t>.</w:t>
      </w:r>
    </w:p>
    <w:p w14:paraId="72B13BAF" w14:textId="246E5E40" w:rsidR="00691887" w:rsidRDefault="009970A1" w:rsidP="00691887">
      <w:pPr>
        <w:pStyle w:val="36"/>
        <w:framePr w:wrap="notBeside"/>
        <w:rPr>
          <w:rtl/>
        </w:rPr>
      </w:pPr>
      <w:r>
        <w:rPr>
          <w:rFonts w:hint="cs"/>
          <w:rtl/>
        </w:rPr>
        <w:t xml:space="preserve">ו. </w:t>
      </w:r>
      <w:r w:rsidR="00AC0AF5" w:rsidRPr="00C35A2C">
        <w:rPr>
          <w:rtl/>
        </w:rPr>
        <w:t>תניא</w:t>
      </w:r>
      <w:r>
        <w:rPr>
          <w:rFonts w:hint="cs"/>
          <w:rtl/>
        </w:rPr>
        <w:t xml:space="preserve"> מר</w:t>
      </w:r>
      <w:r w:rsidR="00F10693">
        <w:rPr>
          <w:rtl/>
        </w:rPr>
        <w:t>"</w:t>
      </w:r>
      <w:r>
        <w:rPr>
          <w:rFonts w:hint="cs"/>
          <w:rtl/>
        </w:rPr>
        <w:t>מ</w:t>
      </w:r>
      <w:r w:rsidR="00AC0AF5" w:rsidRPr="00C35A2C">
        <w:rPr>
          <w:rtl/>
        </w:rPr>
        <w:t>:</w:t>
      </w:r>
    </w:p>
    <w:p w14:paraId="122724D8" w14:textId="6A3F898A" w:rsidR="00AC0AF5" w:rsidRPr="00C35A2C" w:rsidRDefault="00AC0AF5" w:rsidP="009970A1">
      <w:pPr>
        <w:spacing w:after="60"/>
        <w:rPr>
          <w:rFonts w:ascii="Fb Fontext" w:hAnsi="Fb Fontext"/>
          <w:rtl/>
        </w:rPr>
      </w:pPr>
      <w:r w:rsidRPr="00C35A2C">
        <w:rPr>
          <w:rFonts w:ascii="Fb Fontext" w:hAnsi="Fb Fontext"/>
          <w:sz w:val="32"/>
          <w:rtl/>
        </w:rPr>
        <w:t xml:space="preserve">יש לבעל הדין להשיבך: אם אלהיכם אוהב עניים הוא, מפני מה אינו מפרנסן? </w:t>
      </w:r>
      <w:r w:rsidRPr="00691887">
        <w:rPr>
          <w:rStyle w:val="affffe"/>
          <w:rtl/>
        </w:rPr>
        <w:t>אמור לו:</w:t>
      </w:r>
      <w:r w:rsidRPr="00C35A2C">
        <w:rPr>
          <w:rFonts w:ascii="Fb Fontext" w:hAnsi="Fb Fontext"/>
          <w:sz w:val="32"/>
          <w:rtl/>
        </w:rPr>
        <w:t xml:space="preserve"> כדי שניצול אנו בהן מדינה של גיהנם.</w:t>
      </w:r>
    </w:p>
    <w:p w14:paraId="41E736B0" w14:textId="4E8AC27F" w:rsidR="00691887" w:rsidRPr="00691887" w:rsidRDefault="009970A1" w:rsidP="00691887">
      <w:pPr>
        <w:pStyle w:val="affffd"/>
        <w:jc w:val="center"/>
        <w:rPr>
          <w:rtl/>
        </w:rPr>
      </w:pPr>
      <w:r>
        <w:rPr>
          <w:rFonts w:hint="cs"/>
          <w:rtl/>
        </w:rPr>
        <w:t xml:space="preserve">כך </w:t>
      </w:r>
      <w:r>
        <w:rPr>
          <w:rtl/>
        </w:rPr>
        <w:t xml:space="preserve">שאל טורנוסרופוס הרשע את </w:t>
      </w:r>
      <w:r>
        <w:rPr>
          <w:rStyle w:val="affffe"/>
          <w:rtl/>
          <w:rPrChange w:id="9031" w:author="מנוע אמוראים" w:date="2026-10-05T16:41:09Z">
            <w:rPr>
              <w:rtl/>
            </w:rPr>
          </w:rPrChange>
        </w:rPr>
        <w:t xml:space="preserve">ר"ע</w:t>
      </w:r>
      <w:r>
        <w:rPr>
          <w:rtl/>
        </w:rPr>
        <w:t xml:space="preserve">:</w:t>
      </w:r>
    </w:p>
    <w:p w14:paraId="02BD3B01" w14:textId="6A4A5D39" w:rsidR="00AC0AF5" w:rsidRPr="00691887" w:rsidRDefault="00AC0AF5" w:rsidP="00AC0AF5">
      <w:pPr>
        <w:rPr>
          <w:rtl/>
        </w:rPr>
      </w:pPr>
      <w:r w:rsidRPr="00691887">
        <w:rPr>
          <w:rtl/>
        </w:rPr>
        <w:t>אם אלהיכם אוהב עניים הוא, מפני מה אינו מפרנסם?</w:t>
      </w:r>
    </w:p>
    <w:p w14:paraId="0462C75F" w14:textId="7E0B4A89" w:rsidR="00691887" w:rsidRDefault="00AC0AF5" w:rsidP="00691887">
      <w:pPr>
        <w:pStyle w:val="36"/>
        <w:framePr w:wrap="notBeside"/>
        <w:rPr>
          <w:rtl/>
        </w:rPr>
      </w:pPr>
      <w:r w:rsidRPr="00C35A2C">
        <w:rPr>
          <w:rtl/>
        </w:rPr>
        <w:t>א"ל</w:t>
      </w:r>
      <w:r w:rsidR="009970A1">
        <w:rPr>
          <w:rFonts w:hint="cs"/>
          <w:rtl/>
        </w:rPr>
        <w:t xml:space="preserve"> ר</w:t>
      </w:r>
      <w:r w:rsidR="00F10693">
        <w:rPr>
          <w:rtl/>
        </w:rPr>
        <w:t>"</w:t>
      </w:r>
      <w:r w:rsidR="009970A1">
        <w:rPr>
          <w:rFonts w:hint="cs"/>
          <w:rtl/>
        </w:rPr>
        <w:t>ע</w:t>
      </w:r>
      <w:r w:rsidRPr="00C35A2C">
        <w:rPr>
          <w:rtl/>
        </w:rPr>
        <w:t>:</w:t>
      </w:r>
    </w:p>
    <w:p w14:paraId="308D423F" w14:textId="61E704A9" w:rsidR="00AC0AF5" w:rsidRPr="00C35A2C" w:rsidRDefault="00AC0AF5" w:rsidP="00AC0AF5">
      <w:pPr>
        <w:rPr>
          <w:rFonts w:ascii="Fb Fontext" w:hAnsi="Fb Fontext"/>
          <w:rtl/>
        </w:rPr>
      </w:pPr>
      <w:r w:rsidRPr="00C35A2C">
        <w:rPr>
          <w:rFonts w:ascii="Fb Fontext" w:hAnsi="Fb Fontext"/>
          <w:sz w:val="32"/>
          <w:rtl/>
        </w:rPr>
        <w:t>כדי שניצול אנו בהן מדינה של גיהנם.</w:t>
      </w:r>
    </w:p>
    <w:p w14:paraId="14E99C4A" w14:textId="77777777" w:rsidR="00691887" w:rsidRDefault="00AC0AF5" w:rsidP="00691887">
      <w:pPr>
        <w:pStyle w:val="36"/>
        <w:framePr w:wrap="notBeside"/>
        <w:rPr>
          <w:rtl/>
        </w:rPr>
      </w:pPr>
      <w:r w:rsidRPr="00C35A2C">
        <w:rPr>
          <w:rtl/>
        </w:rPr>
        <w:t>א"ל:</w:t>
      </w:r>
    </w:p>
    <w:p w14:paraId="34DAE535" w14:textId="77777777" w:rsidR="00112586" w:rsidRDefault="00AC0AF5" w:rsidP="00AC0AF5">
      <w:pPr>
        <w:rPr>
          <w:rFonts w:ascii="Fb Fontext" w:hAnsi="Fb Fontext"/>
          <w:rtl/>
        </w:rPr>
      </w:pPr>
      <w:r w:rsidRPr="00C35A2C">
        <w:rPr>
          <w:rFonts w:ascii="Fb Fontext" w:hAnsi="Fb Fontext"/>
          <w:rtl/>
        </w:rPr>
        <w:t xml:space="preserve">אדרבה זו שמחייבתן לגיהנם! </w:t>
      </w:r>
    </w:p>
    <w:p w14:paraId="36333D29" w14:textId="18FCC9EA" w:rsidR="00AC0AF5" w:rsidRPr="00572F4D" w:rsidRDefault="00AC0AF5" w:rsidP="00AC0AF5">
      <w:pPr>
        <w:rPr>
          <w:rStyle w:val="affff8"/>
          <w:rtl/>
        </w:rPr>
      </w:pPr>
      <w:r w:rsidRPr="00691887">
        <w:rPr>
          <w:rStyle w:val="affffe"/>
          <w:rtl/>
        </w:rPr>
        <w:t>אמשול לך משל</w:t>
      </w:r>
      <w:r w:rsidRPr="00691887">
        <w:rPr>
          <w:rStyle w:val="affffe"/>
          <w:rFonts w:hint="cs"/>
          <w:rtl/>
        </w:rPr>
        <w:t xml:space="preserve"> לה</w:t>
      </w:r>
      <w:r w:rsidRPr="00691887">
        <w:rPr>
          <w:rStyle w:val="affffe"/>
          <w:rtl/>
        </w:rPr>
        <w:t>"</w:t>
      </w:r>
      <w:r w:rsidRPr="00691887">
        <w:rPr>
          <w:rStyle w:val="affffe"/>
          <w:rFonts w:hint="cs"/>
          <w:rtl/>
        </w:rPr>
        <w:t>ד</w:t>
      </w:r>
      <w:r w:rsidRPr="00C35A2C">
        <w:rPr>
          <w:rFonts w:ascii="Fb Fontext" w:hAnsi="Fb Fontext" w:hint="cs"/>
          <w:rtl/>
        </w:rPr>
        <w:t xml:space="preserve"> למלך ב</w:t>
      </w:r>
      <w:r w:rsidRPr="00C35A2C">
        <w:rPr>
          <w:rFonts w:ascii="Fb Fontext" w:hAnsi="Fb Fontext"/>
          <w:rtl/>
        </w:rPr>
        <w:t>"</w:t>
      </w:r>
      <w:r w:rsidRPr="00C35A2C">
        <w:rPr>
          <w:rFonts w:ascii="Fb Fontext" w:hAnsi="Fb Fontext" w:hint="cs"/>
          <w:rtl/>
        </w:rPr>
        <w:t>וד שכ</w:t>
      </w:r>
      <w:r w:rsidRPr="00C35A2C">
        <w:rPr>
          <w:rFonts w:ascii="Fb Fontext" w:hAnsi="Fb Fontext"/>
          <w:rtl/>
        </w:rPr>
        <w:t xml:space="preserve">עס על </w:t>
      </w:r>
      <w:r w:rsidRPr="0081371E">
        <w:rPr>
          <w:rStyle w:val="afff8"/>
          <w:rtl/>
        </w:rPr>
        <w:t>עבדו</w:t>
      </w:r>
      <w:r w:rsidRPr="00C35A2C">
        <w:rPr>
          <w:rFonts w:ascii="Fb Fontext" w:hAnsi="Fb Fontext"/>
          <w:rtl/>
        </w:rPr>
        <w:t xml:space="preserve"> וחבשו בבית האסורין, וצוה עליו שלא להאכילו ושלא להשקותו, והלך אדם אחד והאכילו והשקהו, כששמע המלך לא כועס עליו? ואתם קרוין עבדים, </w:t>
      </w:r>
      <w:r w:rsidRPr="00691887">
        <w:rPr>
          <w:rStyle w:val="affffe"/>
          <w:rtl/>
        </w:rPr>
        <w:t>שנאמר:</w:t>
      </w:r>
      <w:r w:rsidRPr="00C35A2C">
        <w:rPr>
          <w:rFonts w:ascii="Fb Fontext" w:hAnsi="Fb Fontext"/>
          <w:rtl/>
        </w:rPr>
        <w:t xml:space="preserve"> </w:t>
      </w:r>
      <w:r w:rsidRPr="00F10693">
        <w:rPr>
          <w:rFonts w:hint="cs"/>
          <w:rtl/>
        </w:rPr>
        <w:t>'</w:t>
      </w:r>
      <w:r w:rsidRPr="00F10693">
        <w:rPr>
          <w:rtl/>
        </w:rPr>
        <w:t>כ</w:t>
      </w:r>
      <w:r w:rsidRPr="00572F4D">
        <w:rPr>
          <w:rStyle w:val="affff8"/>
          <w:rtl/>
        </w:rPr>
        <w:t>י לי בני ישראל עבדים</w:t>
      </w:r>
      <w:r w:rsidRPr="00F10693">
        <w:rPr>
          <w:rFonts w:hint="cs"/>
          <w:rtl/>
        </w:rPr>
        <w:t>'</w:t>
      </w:r>
      <w:r w:rsidRPr="00F10693">
        <w:rPr>
          <w:rtl/>
        </w:rPr>
        <w:t>!</w:t>
      </w:r>
    </w:p>
    <w:p w14:paraId="2D12E705" w14:textId="77777777" w:rsidR="00691887" w:rsidRDefault="00AC0AF5" w:rsidP="00691887">
      <w:pPr>
        <w:pStyle w:val="36"/>
        <w:framePr w:wrap="notBeside"/>
        <w:rPr>
          <w:rtl/>
        </w:rPr>
      </w:pPr>
      <w:r w:rsidRPr="00C35A2C">
        <w:rPr>
          <w:rtl/>
        </w:rPr>
        <w:t>א"ל ר"ע:</w:t>
      </w:r>
    </w:p>
    <w:p w14:paraId="66BE294E" w14:textId="4A5454F1" w:rsidR="00AC0AF5" w:rsidRPr="00C35A2C" w:rsidRDefault="00AC0AF5" w:rsidP="00AC0AF5">
      <w:pPr>
        <w:rPr>
          <w:rtl/>
        </w:rPr>
      </w:pPr>
      <w:r w:rsidRPr="00691887">
        <w:rPr>
          <w:rStyle w:val="affffe"/>
          <w:rtl/>
        </w:rPr>
        <w:t>אמשול לך משל</w:t>
      </w:r>
      <w:r w:rsidRPr="00691887">
        <w:rPr>
          <w:rStyle w:val="affffe"/>
          <w:rFonts w:hint="cs"/>
          <w:rtl/>
        </w:rPr>
        <w:t xml:space="preserve"> לה</w:t>
      </w:r>
      <w:r w:rsidRPr="00691887">
        <w:rPr>
          <w:rStyle w:val="affffe"/>
          <w:rtl/>
        </w:rPr>
        <w:t>"</w:t>
      </w:r>
      <w:r w:rsidRPr="00691887">
        <w:rPr>
          <w:rStyle w:val="affffe"/>
          <w:rFonts w:hint="cs"/>
          <w:rtl/>
        </w:rPr>
        <w:t>ד</w:t>
      </w:r>
      <w:r w:rsidRPr="00C35A2C">
        <w:rPr>
          <w:rtl/>
        </w:rPr>
        <w:t xml:space="preserve"> למלך ב"</w:t>
      </w:r>
      <w:r w:rsidRPr="00C35A2C">
        <w:rPr>
          <w:rFonts w:hint="cs"/>
          <w:rtl/>
        </w:rPr>
        <w:t>וד</w:t>
      </w:r>
      <w:r w:rsidRPr="00C35A2C">
        <w:rPr>
          <w:rtl/>
        </w:rPr>
        <w:t xml:space="preserve"> שכעס על </w:t>
      </w:r>
      <w:r w:rsidRPr="0081371E">
        <w:rPr>
          <w:rStyle w:val="afff8"/>
          <w:rtl/>
        </w:rPr>
        <w:t>בנו</w:t>
      </w:r>
      <w:r w:rsidRPr="00C35A2C">
        <w:rPr>
          <w:rtl/>
        </w:rPr>
        <w:t xml:space="preserve"> וחבשו בבית האסורין, וצוה עליו שלא להאכילו ושלא להשקותו, והלך אדם אחד והאכילו והשקהו, כששמע המלך לא דורון משגר לו? ואנן קרוין בנים, </w:t>
      </w:r>
      <w:r w:rsidRPr="00691887">
        <w:rPr>
          <w:rStyle w:val="affffe"/>
          <w:rtl/>
        </w:rPr>
        <w:t>דכתיב:</w:t>
      </w:r>
      <w:r w:rsidRPr="00577F86">
        <w:rPr>
          <w:rStyle w:val="affff8"/>
          <w:rtl/>
        </w:rPr>
        <w:t xml:space="preserve"> </w:t>
      </w:r>
      <w:r w:rsidRPr="00F10693">
        <w:rPr>
          <w:rFonts w:hint="cs"/>
          <w:rtl/>
        </w:rPr>
        <w:t>'</w:t>
      </w:r>
      <w:r w:rsidRPr="00F10693">
        <w:rPr>
          <w:rtl/>
        </w:rPr>
        <w:t>ב</w:t>
      </w:r>
      <w:r w:rsidRPr="00577F86">
        <w:rPr>
          <w:rStyle w:val="affff8"/>
          <w:rtl/>
        </w:rPr>
        <w:t>נים אתם לה</w:t>
      </w:r>
      <w:r w:rsidRPr="00F10693">
        <w:rPr>
          <w:rtl/>
        </w:rPr>
        <w:t xml:space="preserve">' </w:t>
      </w:r>
      <w:r w:rsidRPr="00577F86">
        <w:rPr>
          <w:rStyle w:val="affff8"/>
          <w:rtl/>
        </w:rPr>
        <w:t>אלהיכם</w:t>
      </w:r>
      <w:r w:rsidRPr="00F10693">
        <w:rPr>
          <w:rFonts w:hint="cs"/>
          <w:rtl/>
        </w:rPr>
        <w:t>'</w:t>
      </w:r>
      <w:r w:rsidRPr="00F10693">
        <w:rPr>
          <w:rtl/>
        </w:rPr>
        <w:t>.</w:t>
      </w:r>
    </w:p>
    <w:p w14:paraId="7260B4B5" w14:textId="77777777" w:rsidR="00691887" w:rsidRDefault="00AC0AF5" w:rsidP="00691887">
      <w:pPr>
        <w:pStyle w:val="36"/>
        <w:framePr w:wrap="notBeside"/>
        <w:rPr>
          <w:rtl/>
        </w:rPr>
      </w:pPr>
      <w:r w:rsidRPr="00C35A2C">
        <w:rPr>
          <w:rtl/>
        </w:rPr>
        <w:t>א"ל:</w:t>
      </w:r>
    </w:p>
    <w:p w14:paraId="28438641" w14:textId="0471EA40" w:rsidR="00AC0AF5" w:rsidRDefault="00AC0AF5" w:rsidP="00AC0AF5">
      <w:pPr>
        <w:rPr>
          <w:rFonts w:ascii="Fb Fontext" w:hAnsi="Fb Fontext"/>
          <w:rtl/>
        </w:rPr>
      </w:pPr>
      <w:r w:rsidRPr="00C35A2C">
        <w:rPr>
          <w:rFonts w:ascii="Fb Fontext" w:hAnsi="Fb Fontext"/>
          <w:rtl/>
        </w:rPr>
        <w:t>אתם קרוים בנים וקרוין עבדים, בזמן שאתם עושין רצונו של מקום אתם קרוין בנים, ובזמן שאין אתם עושין רצונו של מקום אתם קרוין עבדים, ועכשיו אין אתם עושים רצונו של מקום!</w:t>
      </w:r>
    </w:p>
    <w:p w14:paraId="237B2AAF" w14:textId="77777777" w:rsidR="00691887" w:rsidRDefault="00AC0AF5" w:rsidP="00691887">
      <w:pPr>
        <w:pStyle w:val="36"/>
        <w:framePr w:wrap="notBeside"/>
        <w:rPr>
          <w:rtl/>
        </w:rPr>
      </w:pPr>
      <w:r w:rsidRPr="00C35A2C">
        <w:rPr>
          <w:rtl/>
        </w:rPr>
        <w:t>א"ל,</w:t>
      </w:r>
    </w:p>
    <w:p w14:paraId="41823B30" w14:textId="52D0AF0C" w:rsidR="00AC0AF5" w:rsidRPr="00C35A2C" w:rsidRDefault="00AC0AF5" w:rsidP="00EA321A">
      <w:pPr>
        <w:spacing w:after="60"/>
        <w:rPr>
          <w:rFonts w:ascii="Fb Fontext" w:hAnsi="Fb Fontext" w:cs="Guttman Vilna"/>
          <w:b/>
          <w:bCs/>
          <w:rtl/>
        </w:rPr>
      </w:pPr>
      <w:r w:rsidRPr="00C35A2C">
        <w:rPr>
          <w:rFonts w:ascii="Fb Fontext" w:hAnsi="Fb Fontext"/>
          <w:rtl/>
        </w:rPr>
        <w:t xml:space="preserve">הרי הוא אומר: </w:t>
      </w:r>
      <w:r w:rsidRPr="002F3CDA">
        <w:rPr>
          <w:rStyle w:val="affff8"/>
          <w:rtl/>
        </w:rPr>
        <w:t>הלא פרוס לרעב לחמך ועניים מרודים תביא בית</w:t>
      </w:r>
      <w:r w:rsidRPr="00C35A2C">
        <w:rPr>
          <w:rFonts w:ascii="Fb Fontext" w:hAnsi="Fb Fontext"/>
          <w:rtl/>
        </w:rPr>
        <w:t xml:space="preserve">, אימתי עניים מרודים תביא בית? </w:t>
      </w:r>
      <w:r w:rsidRPr="00691887">
        <w:rPr>
          <w:rStyle w:val="affffe"/>
          <w:rtl/>
        </w:rPr>
        <w:t>האידנא, ואמר:</w:t>
      </w:r>
      <w:r w:rsidRPr="00C35A2C">
        <w:rPr>
          <w:rFonts w:ascii="Fb Fontext" w:hAnsi="Fb Fontext"/>
          <w:rtl/>
        </w:rPr>
        <w:t xml:space="preserve"> </w:t>
      </w:r>
      <w:r w:rsidRPr="002F3CDA">
        <w:rPr>
          <w:rStyle w:val="affff8"/>
          <w:rtl/>
        </w:rPr>
        <w:t>הלא פרוס לרעב לחמך.</w:t>
      </w:r>
    </w:p>
    <w:p w14:paraId="4E71134F" w14:textId="469B77E7" w:rsidR="00691887" w:rsidRDefault="009970A1" w:rsidP="00691887">
      <w:pPr>
        <w:pStyle w:val="36"/>
        <w:framePr w:wrap="notBeside"/>
        <w:rPr>
          <w:rtl/>
        </w:rPr>
      </w:pPr>
      <w:r>
        <w:rPr>
          <w:rFonts w:hint="cs"/>
          <w:rtl/>
        </w:rPr>
        <w:t xml:space="preserve">ז. </w:t>
      </w:r>
      <w:r w:rsidR="00AC0AF5" w:rsidRPr="006765C4">
        <w:rPr>
          <w:rtl/>
        </w:rPr>
        <w:t>דרש ר"י בר</w:t>
      </w:r>
      <w:r w:rsidR="00691887">
        <w:rPr>
          <w:rFonts w:hint="cs"/>
          <w:rtl/>
        </w:rPr>
        <w:t>"ש</w:t>
      </w:r>
      <w:r w:rsidR="00AC0AF5" w:rsidRPr="006765C4">
        <w:rPr>
          <w:rtl/>
        </w:rPr>
        <w:t>:</w:t>
      </w:r>
    </w:p>
    <w:p w14:paraId="3C257688" w14:textId="16D3945F" w:rsidR="00AC0AF5" w:rsidRPr="0081371E" w:rsidRDefault="00AC0AF5" w:rsidP="00AC0AF5">
      <w:pPr>
        <w:rPr>
          <w:rStyle w:val="afff8"/>
          <w:rtl/>
        </w:rPr>
      </w:pPr>
      <w:r>
        <w:rPr>
          <w:rStyle w:val="afff8"/>
          <w:rtl/>
        </w:rPr>
        <w:t xml:space="preserve">כשם שמזונותיו של אדם קצובין לו </w:t>
      </w:r>
      <w:r>
        <w:rPr>
          <w:rStyle w:val="affffe"/>
          <w:rtl/>
          <w:rPrChange w:id="9032" w:author="מנוע אמוראים" w:date="2026-10-05T16:41:09Z">
            <w:rPr>
              <w:rStyle w:val="afff8"/>
              <w:rtl/>
            </w:rPr>
          </w:rPrChange>
        </w:rPr>
        <w:t xml:space="preserve">מר"</w:t>
      </w:r>
      <w:r>
        <w:rPr>
          <w:rStyle w:val="affffe"/>
          <w:rFonts w:hint="cs"/>
          <w:rtl/>
          <w:rPrChange w:id="9033" w:author="מנוע אמוראים" w:date="2026-10-05T16:41:09Z">
            <w:rPr>
              <w:rStyle w:val="afff8"/>
              <w:rFonts w:hint="cs"/>
              <w:rtl/>
            </w:rPr>
          </w:rPrChange>
        </w:rPr>
        <w:t xml:space="preserve">ה</w:t>
      </w:r>
      <w:r w:rsidRPr="0081371E">
        <w:rPr>
          <w:rStyle w:val="afff8"/>
          <w:rtl/>
        </w:rPr>
        <w:t>, כך חסרונותיו קצובין</w:t>
      </w:r>
      <w:r>
        <w:rPr>
          <w:rStyle w:val="afff8"/>
          <w:rFonts w:hint="cs"/>
          <w:rtl/>
        </w:rPr>
        <w:t xml:space="preserve"> </w:t>
      </w:r>
      <w:r>
        <w:rPr>
          <w:rStyle w:val="affffe"/>
          <w:rFonts w:hint="cs"/>
          <w:rtl/>
          <w:rPrChange w:id="9034" w:author="מנוע אמוראים" w:date="2026-10-05T16:41:09Z">
            <w:rPr>
              <w:rStyle w:val="afff8"/>
              <w:rFonts w:hint="cs"/>
              <w:rtl/>
            </w:rPr>
          </w:rPrChange>
        </w:rPr>
        <w:t xml:space="preserve">מר</w:t>
      </w:r>
      <w:r>
        <w:rPr>
          <w:rStyle w:val="affffe"/>
          <w:rtl/>
          <w:rPrChange w:id="9035" w:author="מנוע אמוראים" w:date="2026-10-05T16:41:09Z">
            <w:rPr>
              <w:rStyle w:val="afff8"/>
              <w:rtl/>
            </w:rPr>
          </w:rPrChange>
        </w:rPr>
        <w:t xml:space="preserve">"</w:t>
      </w:r>
      <w:r>
        <w:rPr>
          <w:rStyle w:val="affffe"/>
          <w:rFonts w:hint="cs"/>
          <w:rtl/>
          <w:rPrChange w:id="9036" w:author="מנוע אמוראים" w:date="2026-10-05T16:41:09Z">
            <w:rPr>
              <w:rStyle w:val="afff8"/>
              <w:rFonts w:hint="cs"/>
              <w:rtl/>
            </w:rPr>
          </w:rPrChange>
        </w:rPr>
        <w:t xml:space="preserve">ה</w:t>
      </w:r>
    </w:p>
    <w:p w14:paraId="04410DEF" w14:textId="66312411" w:rsidR="00AC0AF5" w:rsidRPr="00C35A2C" w:rsidRDefault="00AC0AF5" w:rsidP="00AC0AF5">
      <w:pPr>
        <w:rPr>
          <w:rFonts w:ascii="Fb Fontext" w:hAnsi="Fb Fontext" w:cs="Guttman Vilna"/>
          <w:b/>
          <w:bCs/>
          <w:sz w:val="32"/>
          <w:rtl/>
        </w:rPr>
      </w:pPr>
      <w:r w:rsidRPr="00C35A2C">
        <w:rPr>
          <w:rFonts w:ascii="Fb Fontext" w:hAnsi="Fb Fontext"/>
          <w:sz w:val="32"/>
          <w:rtl/>
        </w:rPr>
        <w:t xml:space="preserve">זכה - </w:t>
      </w:r>
      <w:r w:rsidRPr="002F3CDA">
        <w:rPr>
          <w:rStyle w:val="affff8"/>
          <w:rtl/>
        </w:rPr>
        <w:t>הלא פרוס לרעב לחמך</w:t>
      </w:r>
      <w:r w:rsidRPr="00C35A2C">
        <w:rPr>
          <w:rFonts w:ascii="Fb Fontext" w:hAnsi="Fb Fontext"/>
          <w:sz w:val="32"/>
          <w:rtl/>
        </w:rPr>
        <w:t xml:space="preserve">, לא זכה - </w:t>
      </w:r>
      <w:r w:rsidRPr="002F3CDA">
        <w:rPr>
          <w:rStyle w:val="affff8"/>
          <w:rtl/>
        </w:rPr>
        <w:t>ועניים מרודים תביא בית</w:t>
      </w:r>
      <w:r w:rsidRPr="00C35A2C">
        <w:rPr>
          <w:rFonts w:ascii="Fb Fontext" w:hAnsi="Fb Fontext"/>
          <w:sz w:val="32"/>
          <w:rtl/>
        </w:rPr>
        <w:t>.</w:t>
      </w:r>
    </w:p>
    <w:p w14:paraId="1460178B" w14:textId="77777777" w:rsidR="00691887" w:rsidRDefault="00AC0AF5" w:rsidP="00691887">
      <w:pPr>
        <w:pStyle w:val="36"/>
        <w:framePr w:wrap="notBeside"/>
        <w:rPr>
          <w:rFonts w:ascii="Fb Fontext" w:hAnsi="Fb Fontext"/>
          <w:spacing w:val="-4"/>
          <w:rtl/>
        </w:rPr>
      </w:pPr>
      <w:r w:rsidRPr="00691887">
        <w:rPr>
          <w:rStyle w:val="affffe"/>
          <w:rtl/>
        </w:rPr>
        <w:t>כ</w:t>
      </w:r>
      <w:r w:rsidRPr="00691887">
        <w:rPr>
          <w:rStyle w:val="affffe"/>
          <w:rFonts w:hint="cs"/>
          <w:rtl/>
        </w:rPr>
        <w:t>בני אחות ריב</w:t>
      </w:r>
      <w:r w:rsidRPr="00691887">
        <w:rPr>
          <w:rStyle w:val="affffe"/>
          <w:rtl/>
        </w:rPr>
        <w:t>"</w:t>
      </w:r>
      <w:r w:rsidRPr="00691887">
        <w:rPr>
          <w:rStyle w:val="affffe"/>
          <w:rFonts w:hint="cs"/>
          <w:rtl/>
        </w:rPr>
        <w:t>ז</w:t>
      </w:r>
    </w:p>
    <w:p w14:paraId="7C31BB42" w14:textId="640521FF" w:rsidR="00691887" w:rsidRPr="00691887" w:rsidRDefault="00AC0AF5" w:rsidP="00691887">
      <w:pPr>
        <w:rPr>
          <w:rtl/>
        </w:rPr>
      </w:pPr>
      <w:r w:rsidRPr="00691887">
        <w:rPr>
          <w:rFonts w:hint="cs"/>
          <w:rtl/>
        </w:rPr>
        <w:t>שראה בחלום שצריכים ליחסר שבע מאות דינרים כפם לצדקה ונשאר י</w:t>
      </w:r>
      <w:r w:rsidRPr="00691887">
        <w:rPr>
          <w:rtl/>
        </w:rPr>
        <w:t>"</w:t>
      </w:r>
      <w:r w:rsidRPr="00691887">
        <w:rPr>
          <w:rFonts w:hint="cs"/>
          <w:rtl/>
        </w:rPr>
        <w:t>ז דינרים</w:t>
      </w:r>
      <w:r w:rsidR="00691887" w:rsidRPr="00691887">
        <w:rPr>
          <w:rFonts w:hint="cs"/>
          <w:rtl/>
        </w:rPr>
        <w:t xml:space="preserve">, </w:t>
      </w:r>
      <w:r w:rsidRPr="00691887">
        <w:rPr>
          <w:rFonts w:hint="cs"/>
          <w:rtl/>
        </w:rPr>
        <w:t>ובעיו</w:t>
      </w:r>
      <w:r w:rsidRPr="00691887">
        <w:rPr>
          <w:rtl/>
        </w:rPr>
        <w:t>"</w:t>
      </w:r>
      <w:r w:rsidRPr="00691887">
        <w:rPr>
          <w:rFonts w:hint="cs"/>
          <w:rtl/>
        </w:rPr>
        <w:t xml:space="preserve">כ לקחום </w:t>
      </w:r>
      <w:r w:rsidR="00112586">
        <w:rPr>
          <w:rFonts w:hint="cs"/>
          <w:rtl/>
        </w:rPr>
        <w:t>לבית</w:t>
      </w:r>
      <w:r w:rsidRPr="00691887">
        <w:rPr>
          <w:rFonts w:hint="cs"/>
          <w:rtl/>
        </w:rPr>
        <w:t xml:space="preserve"> </w:t>
      </w:r>
      <w:r w:rsidR="00112586">
        <w:rPr>
          <w:rFonts w:hint="cs"/>
          <w:rtl/>
        </w:rPr>
        <w:t>ה</w:t>
      </w:r>
      <w:r w:rsidRPr="00691887">
        <w:rPr>
          <w:rFonts w:hint="cs"/>
          <w:rtl/>
        </w:rPr>
        <w:t xml:space="preserve">קיסר </w:t>
      </w:r>
    </w:p>
    <w:p w14:paraId="70F7164A" w14:textId="77777777" w:rsidR="00691887" w:rsidRDefault="00AC0AF5" w:rsidP="00691887">
      <w:pPr>
        <w:pStyle w:val="36"/>
        <w:framePr w:wrap="notBeside"/>
        <w:rPr>
          <w:rFonts w:ascii="Fb Fontext" w:hAnsi="Fb Fontext"/>
          <w:sz w:val="32"/>
          <w:rtl/>
        </w:rPr>
      </w:pPr>
      <w:r w:rsidRPr="00691887">
        <w:rPr>
          <w:rStyle w:val="affffe"/>
          <w:rFonts w:hint="cs"/>
          <w:rtl/>
        </w:rPr>
        <w:t>וא</w:t>
      </w:r>
      <w:r w:rsidRPr="00691887">
        <w:rPr>
          <w:rStyle w:val="affffe"/>
          <w:rtl/>
        </w:rPr>
        <w:t>"</w:t>
      </w:r>
      <w:r w:rsidRPr="00691887">
        <w:rPr>
          <w:rStyle w:val="affffe"/>
          <w:rFonts w:hint="cs"/>
          <w:rtl/>
        </w:rPr>
        <w:t>ל ריב</w:t>
      </w:r>
      <w:r w:rsidRPr="00691887">
        <w:rPr>
          <w:rStyle w:val="affffe"/>
          <w:rtl/>
        </w:rPr>
        <w:t>"</w:t>
      </w:r>
      <w:r w:rsidRPr="00691887">
        <w:rPr>
          <w:rStyle w:val="affffe"/>
          <w:rFonts w:hint="cs"/>
          <w:rtl/>
        </w:rPr>
        <w:t>ז</w:t>
      </w:r>
    </w:p>
    <w:p w14:paraId="1815A337" w14:textId="461A7FDE" w:rsidR="00AC0AF5" w:rsidRDefault="00AC0AF5" w:rsidP="00691887">
      <w:pPr>
        <w:spacing w:after="60"/>
        <w:rPr>
          <w:rFonts w:ascii="Fb Fontext" w:hAnsi="Fb Fontext"/>
          <w:rtl/>
        </w:rPr>
      </w:pPr>
      <w:r w:rsidRPr="00C35A2C">
        <w:rPr>
          <w:rFonts w:ascii="Fb Fontext" w:hAnsi="Fb Fontext" w:hint="cs"/>
          <w:sz w:val="32"/>
          <w:rtl/>
        </w:rPr>
        <w:t>שלא יפחדו שיקחו מהם רק י</w:t>
      </w:r>
      <w:r w:rsidRPr="00C35A2C">
        <w:rPr>
          <w:rFonts w:ascii="Fb Fontext" w:hAnsi="Fb Fontext"/>
          <w:sz w:val="32"/>
          <w:rtl/>
        </w:rPr>
        <w:t>"</w:t>
      </w:r>
      <w:r w:rsidRPr="00C35A2C">
        <w:rPr>
          <w:rFonts w:ascii="Fb Fontext" w:hAnsi="Fb Fontext" w:hint="cs"/>
          <w:sz w:val="32"/>
          <w:rtl/>
        </w:rPr>
        <w:t>ז דינרים שכן ראה בחלום</w:t>
      </w:r>
      <w:r w:rsidR="00691887">
        <w:rPr>
          <w:rFonts w:ascii="Fb Fontext" w:hAnsi="Fb Fontext" w:hint="cs"/>
          <w:sz w:val="32"/>
          <w:rtl/>
        </w:rPr>
        <w:t xml:space="preserve">, </w:t>
      </w:r>
      <w:r w:rsidRPr="00C35A2C">
        <w:rPr>
          <w:rFonts w:ascii="Fb Fontext" w:hAnsi="Fb Fontext" w:hint="cs"/>
          <w:rtl/>
        </w:rPr>
        <w:t xml:space="preserve">ומה שלא אמר להם </w:t>
      </w:r>
      <w:r w:rsidR="00112586">
        <w:rPr>
          <w:rFonts w:ascii="Fb Fontext" w:hAnsi="Fb Fontext" w:hint="cs"/>
          <w:rtl/>
        </w:rPr>
        <w:t>מראש</w:t>
      </w:r>
      <w:r w:rsidR="009970A1">
        <w:rPr>
          <w:rFonts w:ascii="Fb Fontext" w:hAnsi="Fb Fontext" w:hint="cs"/>
          <w:rtl/>
        </w:rPr>
        <w:t xml:space="preserve">- </w:t>
      </w:r>
      <w:r w:rsidR="00112586">
        <w:rPr>
          <w:rFonts w:ascii="Fb Fontext" w:hAnsi="Fb Fontext" w:hint="cs"/>
          <w:rtl/>
        </w:rPr>
        <w:t xml:space="preserve">כדי </w:t>
      </w:r>
      <w:r w:rsidRPr="00C35A2C">
        <w:rPr>
          <w:rFonts w:ascii="Fb Fontext" w:hAnsi="Fb Fontext" w:hint="cs"/>
          <w:rtl/>
        </w:rPr>
        <w:t>שיעשו מצווה לשמה.</w:t>
      </w:r>
    </w:p>
    <w:p w14:paraId="4B0303EF" w14:textId="26F4D5F6" w:rsidR="00691887" w:rsidRDefault="009970A1" w:rsidP="00691887">
      <w:pPr>
        <w:pStyle w:val="36"/>
        <w:framePr w:wrap="notBeside"/>
        <w:rPr>
          <w:rtl/>
        </w:rPr>
      </w:pPr>
      <w:r>
        <w:rPr>
          <w:rFonts w:hint="cs"/>
          <w:rtl/>
        </w:rPr>
        <w:t xml:space="preserve">ח.  </w:t>
      </w:r>
      <w:r w:rsidR="00691887">
        <w:rPr>
          <w:rFonts w:hint="cs"/>
          <w:rtl/>
        </w:rPr>
        <w:t>מעשה ש</w:t>
      </w:r>
      <w:r w:rsidR="00AC0AF5" w:rsidRPr="006765C4">
        <w:rPr>
          <w:rFonts w:hint="cs"/>
          <w:rtl/>
        </w:rPr>
        <w:t>ר</w:t>
      </w:r>
      <w:r w:rsidR="00AC0AF5" w:rsidRPr="006765C4">
        <w:rPr>
          <w:rtl/>
        </w:rPr>
        <w:t>"</w:t>
      </w:r>
      <w:r w:rsidR="00AC0AF5" w:rsidRPr="006765C4">
        <w:rPr>
          <w:rFonts w:hint="cs"/>
          <w:rtl/>
        </w:rPr>
        <w:t>פ</w:t>
      </w:r>
    </w:p>
    <w:p w14:paraId="11233B6B" w14:textId="70514500" w:rsidR="00AC0AF5" w:rsidRPr="00691887" w:rsidRDefault="00AC0AF5" w:rsidP="00AC0AF5">
      <w:pPr>
        <w:rPr>
          <w:rtl/>
        </w:rPr>
      </w:pPr>
      <w:r w:rsidRPr="00691887">
        <w:rPr>
          <w:rFonts w:hint="cs"/>
          <w:rtl/>
        </w:rPr>
        <w:t>עלה במדרגה וכמעט נפל</w:t>
      </w:r>
      <w:r w:rsidR="00691887">
        <w:rPr>
          <w:rFonts w:hint="cs"/>
          <w:rtl/>
        </w:rPr>
        <w:t>,</w:t>
      </w:r>
      <w:r w:rsidRPr="00691887">
        <w:rPr>
          <w:rFonts w:hint="cs"/>
          <w:rtl/>
        </w:rPr>
        <w:t xml:space="preserve"> </w:t>
      </w:r>
      <w:r w:rsidRPr="00691887">
        <w:rPr>
          <w:rStyle w:val="affffe"/>
          <w:rFonts w:hint="cs"/>
          <w:rtl/>
        </w:rPr>
        <w:t>ואמר</w:t>
      </w:r>
      <w:r w:rsidRPr="00691887">
        <w:rPr>
          <w:rFonts w:hint="cs"/>
          <w:rtl/>
        </w:rPr>
        <w:t xml:space="preserve"> דאילו היה מת היה מתחייב </w:t>
      </w:r>
      <w:r w:rsidRPr="00F10693">
        <w:rPr>
          <w:rFonts w:hint="cs"/>
          <w:rtl/>
        </w:rPr>
        <w:t>'ש</w:t>
      </w:r>
      <w:r w:rsidRPr="00691887">
        <w:rPr>
          <w:rFonts w:hint="cs"/>
          <w:rtl/>
        </w:rPr>
        <w:t>ונאו</w:t>
      </w:r>
      <w:r w:rsidRPr="00F10693">
        <w:rPr>
          <w:rFonts w:hint="cs"/>
          <w:rtl/>
        </w:rPr>
        <w:t xml:space="preserve">' </w:t>
      </w:r>
      <w:r w:rsidRPr="00691887">
        <w:rPr>
          <w:rFonts w:hint="cs"/>
          <w:rtl/>
        </w:rPr>
        <w:t>כמחלל שבת ועובד ע</w:t>
      </w:r>
      <w:r w:rsidR="00F10693">
        <w:rPr>
          <w:rtl/>
        </w:rPr>
        <w:t>"</w:t>
      </w:r>
      <w:r w:rsidR="00691887">
        <w:rPr>
          <w:rFonts w:hint="cs"/>
          <w:rtl/>
        </w:rPr>
        <w:t>ז</w:t>
      </w:r>
    </w:p>
    <w:p w14:paraId="4EF1B49D" w14:textId="426C54A8" w:rsidR="00691887" w:rsidRDefault="004B67A5" w:rsidP="00691887">
      <w:pPr>
        <w:pStyle w:val="36"/>
        <w:framePr w:wrap="notBeside"/>
        <w:rPr>
          <w:rtl/>
        </w:rPr>
      </w:pPr>
      <w:r>
        <w:rPr>
          <w:rStyle w:val="afffff0"/>
          <w:rFonts w:ascii="BA Or Tzadikim Regular" w:hAnsi="BA Or Tzadikim Regular" w:cs="BA Or Tzadikim Regular"/>
          <w:rtl/>
        </w:rPr>
        <w:lastRenderedPageBreak/>
        <w:t>◄</w:t>
      </w:r>
      <w:r w:rsidR="00AC0AF5" w:rsidRPr="00691887">
        <w:rPr>
          <w:rtl/>
        </w:rPr>
        <w:t>א</w:t>
      </w:r>
      <w:r w:rsidR="00AC0AF5" w:rsidRPr="00C35A2C">
        <w:rPr>
          <w:rtl/>
        </w:rPr>
        <w:t>"ל ח</w:t>
      </w:r>
      <w:r w:rsidR="00AC0AF5" w:rsidRPr="00C35A2C">
        <w:rPr>
          <w:rFonts w:hint="cs"/>
          <w:rtl/>
        </w:rPr>
        <w:t>ב</w:t>
      </w:r>
      <w:r w:rsidR="00AC0AF5" w:rsidRPr="00C35A2C">
        <w:rPr>
          <w:rtl/>
        </w:rPr>
        <w:t>"</w:t>
      </w:r>
      <w:r w:rsidR="00AC0AF5" w:rsidRPr="00C35A2C">
        <w:rPr>
          <w:rFonts w:hint="cs"/>
          <w:rtl/>
        </w:rPr>
        <w:t>ר</w:t>
      </w:r>
      <w:r w:rsidR="00AC0AF5" w:rsidRPr="00C35A2C">
        <w:rPr>
          <w:rtl/>
        </w:rPr>
        <w:t>:</w:t>
      </w:r>
    </w:p>
    <w:p w14:paraId="0FAB2176" w14:textId="350340CA" w:rsidR="00AC0AF5" w:rsidRPr="00C35A2C" w:rsidRDefault="00AC0AF5" w:rsidP="00691887">
      <w:pPr>
        <w:spacing w:after="60"/>
        <w:rPr>
          <w:rFonts w:ascii="Fb Fontext" w:hAnsi="Fb Fontext" w:cs="Guttman Vilna"/>
          <w:b/>
          <w:bCs/>
          <w:rtl/>
        </w:rPr>
      </w:pPr>
      <w:r w:rsidRPr="00C35A2C">
        <w:rPr>
          <w:rFonts w:ascii="Fb Fontext" w:hAnsi="Fb Fontext"/>
          <w:rtl/>
        </w:rPr>
        <w:t>שמא עני בא לידך ולא פרנסתו</w:t>
      </w:r>
      <w:r w:rsidRPr="00C35A2C">
        <w:rPr>
          <w:rFonts w:ascii="Fb Fontext" w:hAnsi="Fb Fontext" w:hint="cs"/>
          <w:rtl/>
        </w:rPr>
        <w:t xml:space="preserve"> </w:t>
      </w:r>
      <w:r w:rsidRPr="00691887">
        <w:rPr>
          <w:rStyle w:val="affffe"/>
          <w:rFonts w:hint="cs"/>
          <w:rtl/>
        </w:rPr>
        <w:t>דריב</w:t>
      </w:r>
      <w:r w:rsidRPr="00691887">
        <w:rPr>
          <w:rStyle w:val="affffe"/>
          <w:rtl/>
        </w:rPr>
        <w:t>"</w:t>
      </w:r>
      <w:r w:rsidRPr="00691887">
        <w:rPr>
          <w:rStyle w:val="affffe"/>
          <w:rFonts w:hint="cs"/>
          <w:rtl/>
        </w:rPr>
        <w:t>ק</w:t>
      </w:r>
      <w:r w:rsidRPr="00691887">
        <w:rPr>
          <w:rStyle w:val="affffe"/>
          <w:rtl/>
        </w:rPr>
        <w:t>:</w:t>
      </w:r>
      <w:r w:rsidRPr="00C35A2C">
        <w:rPr>
          <w:rFonts w:ascii="Fb Fontext" w:hAnsi="Fb Fontext"/>
          <w:rtl/>
        </w:rPr>
        <w:t xml:space="preserve"> כל המעלים עיניו מן הצדקה כאילו עובד </w:t>
      </w:r>
      <w:r w:rsidR="00691887">
        <w:rPr>
          <w:rFonts w:ascii="Fb Fontext" w:hAnsi="Fb Fontext" w:hint="cs"/>
          <w:rtl/>
        </w:rPr>
        <w:t>ע</w:t>
      </w:r>
      <w:r w:rsidR="00F10693">
        <w:rPr>
          <w:rFonts w:ascii="Fb Fontext" w:hAnsi="Fb Fontext"/>
          <w:rtl/>
        </w:rPr>
        <w:t>"</w:t>
      </w:r>
      <w:r w:rsidR="00691887">
        <w:rPr>
          <w:rFonts w:ascii="Fb Fontext" w:hAnsi="Fb Fontext" w:hint="cs"/>
          <w:rtl/>
        </w:rPr>
        <w:t xml:space="preserve">ז </w:t>
      </w:r>
      <w:r w:rsidRPr="00577F86">
        <w:rPr>
          <w:rStyle w:val="affff8"/>
          <w:rFonts w:hint="cs"/>
          <w:rtl/>
        </w:rPr>
        <w:t>ד</w:t>
      </w:r>
      <w:r w:rsidRPr="00F10693">
        <w:rPr>
          <w:rFonts w:hint="cs"/>
          <w:rtl/>
        </w:rPr>
        <w:t>'</w:t>
      </w:r>
      <w:r w:rsidRPr="00F10693">
        <w:rPr>
          <w:rtl/>
        </w:rPr>
        <w:t>ה</w:t>
      </w:r>
      <w:r w:rsidRPr="00577F86">
        <w:rPr>
          <w:rStyle w:val="affff8"/>
          <w:rtl/>
        </w:rPr>
        <w:t>שמר לך פן יהיה דבר עם לבבך בליעל</w:t>
      </w:r>
      <w:r w:rsidRPr="00F10693">
        <w:rPr>
          <w:rFonts w:hint="cs"/>
          <w:rtl/>
        </w:rPr>
        <w:t>'</w:t>
      </w:r>
      <w:r w:rsidRPr="00F10693">
        <w:rPr>
          <w:rtl/>
        </w:rPr>
        <w:t>,</w:t>
      </w:r>
      <w:r w:rsidRPr="00C35A2C">
        <w:rPr>
          <w:rFonts w:ascii="Fb Fontext" w:hAnsi="Fb Fontext"/>
          <w:rtl/>
        </w:rPr>
        <w:t xml:space="preserve"> והתם:</w:t>
      </w:r>
      <w:r w:rsidRPr="00577F86">
        <w:rPr>
          <w:rStyle w:val="affff8"/>
          <w:rtl/>
        </w:rPr>
        <w:t xml:space="preserve"> </w:t>
      </w:r>
      <w:r w:rsidRPr="00F10693">
        <w:rPr>
          <w:rFonts w:hint="cs"/>
          <w:rtl/>
        </w:rPr>
        <w:t>'</w:t>
      </w:r>
      <w:r w:rsidRPr="00F10693">
        <w:rPr>
          <w:rtl/>
        </w:rPr>
        <w:t>י</w:t>
      </w:r>
      <w:r w:rsidRPr="00577F86">
        <w:rPr>
          <w:rStyle w:val="affff8"/>
          <w:rtl/>
        </w:rPr>
        <w:t>צאו אנשים בני בליעל</w:t>
      </w:r>
      <w:r w:rsidRPr="00F10693">
        <w:rPr>
          <w:rFonts w:hint="cs"/>
          <w:rtl/>
        </w:rPr>
        <w:t>'</w:t>
      </w:r>
      <w:r w:rsidRPr="00F10693">
        <w:rPr>
          <w:rtl/>
        </w:rPr>
        <w:t>,</w:t>
      </w:r>
      <w:r w:rsidRPr="00C35A2C">
        <w:rPr>
          <w:rFonts w:ascii="Fb Fontext" w:hAnsi="Fb Fontext"/>
          <w:rtl/>
        </w:rPr>
        <w:t xml:space="preserve"> מה להלן אף כאן </w:t>
      </w:r>
      <w:r w:rsidR="00691887">
        <w:rPr>
          <w:rFonts w:ascii="Fb Fontext" w:hAnsi="Fb Fontext" w:hint="cs"/>
          <w:rtl/>
        </w:rPr>
        <w:t>ע</w:t>
      </w:r>
      <w:r w:rsidR="00F10693">
        <w:rPr>
          <w:rFonts w:ascii="Fb Fontext" w:hAnsi="Fb Fontext"/>
          <w:rtl/>
        </w:rPr>
        <w:t>"</w:t>
      </w:r>
      <w:r w:rsidR="00691887">
        <w:rPr>
          <w:rFonts w:ascii="Fb Fontext" w:hAnsi="Fb Fontext" w:hint="cs"/>
          <w:rtl/>
        </w:rPr>
        <w:t>ז</w:t>
      </w:r>
      <w:r w:rsidRPr="00C35A2C">
        <w:rPr>
          <w:rFonts w:ascii="Fb Fontext" w:hAnsi="Fb Fontext"/>
          <w:rtl/>
        </w:rPr>
        <w:t>.</w:t>
      </w:r>
    </w:p>
    <w:p w14:paraId="05E2B7D5" w14:textId="6AE00DF7" w:rsidR="00691887" w:rsidRDefault="009970A1" w:rsidP="00691887">
      <w:pPr>
        <w:pStyle w:val="36"/>
        <w:framePr w:wrap="notBeside"/>
        <w:rPr>
          <w:rtl/>
        </w:rPr>
      </w:pPr>
      <w:r>
        <w:rPr>
          <w:rFonts w:hint="cs"/>
          <w:rtl/>
        </w:rPr>
        <w:t xml:space="preserve">ט. </w:t>
      </w:r>
      <w:r w:rsidR="00AC0AF5" w:rsidRPr="00C35A2C">
        <w:rPr>
          <w:rFonts w:hint="cs"/>
          <w:rtl/>
        </w:rPr>
        <w:t>ראבר</w:t>
      </w:r>
      <w:r w:rsidR="00AC0AF5" w:rsidRPr="00C35A2C">
        <w:rPr>
          <w:rtl/>
        </w:rPr>
        <w:t>"</w:t>
      </w:r>
      <w:r w:rsidR="00AC0AF5" w:rsidRPr="00C35A2C">
        <w:rPr>
          <w:rFonts w:hint="cs"/>
          <w:rtl/>
        </w:rPr>
        <w:t>י</w:t>
      </w:r>
      <w:r w:rsidR="00AC0AF5" w:rsidRPr="00C35A2C">
        <w:rPr>
          <w:rtl/>
        </w:rPr>
        <w:t>:</w:t>
      </w:r>
    </w:p>
    <w:p w14:paraId="332F5813" w14:textId="4916B1B5" w:rsidR="00AC0AF5" w:rsidRPr="00C35A2C" w:rsidRDefault="00AC0AF5" w:rsidP="00691887">
      <w:pPr>
        <w:spacing w:after="60"/>
        <w:rPr>
          <w:rFonts w:cs="Guttman Vilna"/>
          <w:b/>
          <w:bCs/>
          <w:rtl/>
        </w:rPr>
      </w:pPr>
      <w:r w:rsidRPr="0081371E">
        <w:rPr>
          <w:rStyle w:val="afff8"/>
          <w:rtl/>
        </w:rPr>
        <w:t>כל צדקה וחסד שישראל עושין בעולם הזה,</w:t>
      </w:r>
      <w:r w:rsidRPr="00C35A2C">
        <w:rPr>
          <w:rFonts w:ascii="Fb Fontext" w:hAnsi="Fb Fontext"/>
          <w:rtl/>
        </w:rPr>
        <w:t xml:space="preserve"> שלום גדול ופרקליטין גדולין בין ישראל לאביהן שבשמים, </w:t>
      </w:r>
      <w:r w:rsidRPr="00577F86">
        <w:rPr>
          <w:rStyle w:val="affff8"/>
          <w:rFonts w:hint="cs"/>
          <w:rtl/>
        </w:rPr>
        <w:t>ד</w:t>
      </w:r>
      <w:r w:rsidRPr="00F10693">
        <w:rPr>
          <w:rFonts w:hint="cs"/>
          <w:rtl/>
        </w:rPr>
        <w:t>'</w:t>
      </w:r>
      <w:r w:rsidRPr="00F10693">
        <w:rPr>
          <w:rtl/>
        </w:rPr>
        <w:t>כ</w:t>
      </w:r>
      <w:r w:rsidRPr="00577F86">
        <w:rPr>
          <w:rStyle w:val="affff8"/>
          <w:rtl/>
        </w:rPr>
        <w:t xml:space="preserve">ה אמר </w:t>
      </w:r>
      <w:r w:rsidRPr="00691887">
        <w:rPr>
          <w:rStyle w:val="affff8"/>
          <w:rtl/>
        </w:rPr>
        <w:t>ה</w:t>
      </w:r>
      <w:r w:rsidRPr="00F10693">
        <w:rPr>
          <w:rtl/>
        </w:rPr>
        <w:t xml:space="preserve">' </w:t>
      </w:r>
      <w:r w:rsidRPr="00691887">
        <w:rPr>
          <w:rStyle w:val="affff8"/>
          <w:rFonts w:hint="cs"/>
          <w:rtl/>
        </w:rPr>
        <w:t>וגו</w:t>
      </w:r>
      <w:r w:rsidRPr="00F10693">
        <w:rPr>
          <w:rFonts w:hint="cs"/>
          <w:rtl/>
        </w:rPr>
        <w:t xml:space="preserve">' </w:t>
      </w:r>
      <w:r w:rsidRPr="00691887">
        <w:rPr>
          <w:rStyle w:val="affff8"/>
          <w:rFonts w:hint="cs"/>
          <w:rtl/>
        </w:rPr>
        <w:t>את</w:t>
      </w:r>
      <w:r w:rsidRPr="00691887">
        <w:rPr>
          <w:rStyle w:val="affff8"/>
          <w:rtl/>
        </w:rPr>
        <w:t xml:space="preserve"> החסד ואת הרחמים,</w:t>
      </w:r>
      <w:r w:rsidRPr="00C35A2C">
        <w:rPr>
          <w:rFonts w:ascii="Fb Fontext" w:hAnsi="Fb Fontext"/>
          <w:rtl/>
        </w:rPr>
        <w:t xml:space="preserve"> </w:t>
      </w:r>
      <w:r w:rsidRPr="00691887">
        <w:rPr>
          <w:rStyle w:val="affff8"/>
          <w:rtl/>
        </w:rPr>
        <w:t>חסד</w:t>
      </w:r>
      <w:r w:rsidRPr="00C35A2C">
        <w:rPr>
          <w:rFonts w:ascii="Fb Fontext" w:hAnsi="Fb Fontext"/>
          <w:rtl/>
        </w:rPr>
        <w:t xml:space="preserve"> - זו גמ"</w:t>
      </w:r>
      <w:r w:rsidRPr="00C35A2C">
        <w:rPr>
          <w:rFonts w:ascii="Fb Fontext" w:hAnsi="Fb Fontext" w:hint="cs"/>
          <w:rtl/>
        </w:rPr>
        <w:t>ח</w:t>
      </w:r>
      <w:r w:rsidRPr="00C35A2C">
        <w:rPr>
          <w:rFonts w:ascii="Fb Fontext" w:hAnsi="Fb Fontext"/>
          <w:rtl/>
        </w:rPr>
        <w:t xml:space="preserve">, </w:t>
      </w:r>
      <w:r w:rsidRPr="00691887">
        <w:rPr>
          <w:rStyle w:val="affff8"/>
          <w:rtl/>
        </w:rPr>
        <w:t>רחמים -</w:t>
      </w:r>
      <w:r w:rsidRPr="00C35A2C">
        <w:rPr>
          <w:rFonts w:ascii="Fb Fontext" w:hAnsi="Fb Fontext"/>
          <w:rtl/>
        </w:rPr>
        <w:t xml:space="preserve"> זו צדקה.</w:t>
      </w:r>
    </w:p>
    <w:p w14:paraId="190BAFB9" w14:textId="085D5020" w:rsidR="00691887" w:rsidRDefault="009970A1" w:rsidP="00691887">
      <w:pPr>
        <w:pStyle w:val="36"/>
        <w:framePr w:wrap="notBeside"/>
        <w:rPr>
          <w:rtl/>
        </w:rPr>
      </w:pPr>
      <w:r>
        <w:rPr>
          <w:rFonts w:hint="cs"/>
          <w:rtl/>
        </w:rPr>
        <w:t xml:space="preserve">י. </w:t>
      </w:r>
      <w:r w:rsidR="00AC0AF5" w:rsidRPr="00C35A2C">
        <w:rPr>
          <w:rFonts w:hint="cs"/>
          <w:rtl/>
        </w:rPr>
        <w:t>ר</w:t>
      </w:r>
      <w:r w:rsidR="00AC0AF5" w:rsidRPr="00C35A2C">
        <w:rPr>
          <w:rtl/>
        </w:rPr>
        <w:t>"י:</w:t>
      </w:r>
    </w:p>
    <w:p w14:paraId="3389BF8E" w14:textId="77777777" w:rsidR="00691887" w:rsidRDefault="00AC0AF5" w:rsidP="00AC0AF5">
      <w:pPr>
        <w:rPr>
          <w:rStyle w:val="affff8"/>
          <w:rtl/>
        </w:rPr>
      </w:pPr>
      <w:r w:rsidRPr="0081371E">
        <w:rPr>
          <w:rStyle w:val="afff8"/>
          <w:rtl/>
        </w:rPr>
        <w:t>גדולה צדקה שמקרבת את הגאולה,</w:t>
      </w:r>
      <w:r w:rsidRPr="00C35A2C">
        <w:rPr>
          <w:rtl/>
        </w:rPr>
        <w:t xml:space="preserve"> </w:t>
      </w:r>
    </w:p>
    <w:p w14:paraId="3A52B130" w14:textId="14D1111A" w:rsidR="00AC0AF5" w:rsidRPr="002F3CDA" w:rsidRDefault="00AC0AF5" w:rsidP="00691887">
      <w:pPr>
        <w:spacing w:after="60"/>
        <w:rPr>
          <w:rStyle w:val="affff8"/>
          <w:rtl/>
        </w:rPr>
      </w:pPr>
      <w:r w:rsidRPr="002F3CDA">
        <w:rPr>
          <w:rStyle w:val="affff8"/>
          <w:rFonts w:hint="cs"/>
          <w:rtl/>
        </w:rPr>
        <w:t xml:space="preserve">דשמרו </w:t>
      </w:r>
      <w:r w:rsidRPr="002F3CDA">
        <w:rPr>
          <w:rStyle w:val="affff8"/>
          <w:rtl/>
        </w:rPr>
        <w:t>משפט ועשו צדקה כי קרובה ישועתי לבא וצדקתי להגלות.</w:t>
      </w:r>
    </w:p>
    <w:p w14:paraId="46455B98" w14:textId="3AA2014D" w:rsidR="00691887" w:rsidRDefault="009970A1" w:rsidP="00691887">
      <w:pPr>
        <w:pStyle w:val="36"/>
        <w:framePr w:wrap="notBeside"/>
        <w:rPr>
          <w:rtl/>
        </w:rPr>
      </w:pPr>
      <w:r>
        <w:rPr>
          <w:rFonts w:hint="cs"/>
          <w:rtl/>
        </w:rPr>
        <w:t xml:space="preserve">יא. </w:t>
      </w:r>
      <w:r w:rsidR="00AC0AF5" w:rsidRPr="00C35A2C">
        <w:rPr>
          <w:rtl/>
        </w:rPr>
        <w:t>הוא היה אומר,</w:t>
      </w:r>
    </w:p>
    <w:p w14:paraId="4FBD4278" w14:textId="77777777" w:rsidR="00691887" w:rsidRDefault="00AC0AF5" w:rsidP="00691887">
      <w:pPr>
        <w:pStyle w:val="affff9"/>
        <w:rPr>
          <w:rtl/>
        </w:rPr>
      </w:pPr>
      <w:r w:rsidRPr="00691887">
        <w:rPr>
          <w:rtl/>
        </w:rPr>
        <w:t>עשרה דברים קשים נבראו בעולם:</w:t>
      </w:r>
      <w:r w:rsidRPr="00C35A2C">
        <w:rPr>
          <w:rtl/>
        </w:rPr>
        <w:t xml:space="preserve"> </w:t>
      </w:r>
    </w:p>
    <w:p w14:paraId="11644194" w14:textId="363A9264" w:rsidR="00AC0AF5" w:rsidRPr="00691887" w:rsidRDefault="00AC0AF5" w:rsidP="00691887">
      <w:pPr>
        <w:spacing w:after="60"/>
        <w:rPr>
          <w:rStyle w:val="affff8"/>
          <w:rtl/>
        </w:rPr>
      </w:pPr>
      <w:r w:rsidRPr="0081371E">
        <w:rPr>
          <w:rStyle w:val="afff8"/>
          <w:rtl/>
        </w:rPr>
        <w:t>הר קשה -</w:t>
      </w:r>
      <w:r w:rsidRPr="00C35A2C">
        <w:rPr>
          <w:rFonts w:ascii="Fb Fontext" w:hAnsi="Fb Fontext"/>
          <w:rtl/>
        </w:rPr>
        <w:t xml:space="preserve"> ברזל מחתכו, </w:t>
      </w:r>
      <w:r w:rsidRPr="0081371E">
        <w:rPr>
          <w:rStyle w:val="afff8"/>
          <w:rtl/>
        </w:rPr>
        <w:t>ברזל קשה -</w:t>
      </w:r>
      <w:r w:rsidRPr="00C35A2C">
        <w:rPr>
          <w:rFonts w:ascii="Fb Fontext" w:hAnsi="Fb Fontext"/>
          <w:rtl/>
        </w:rPr>
        <w:t xml:space="preserve"> אור מפעפעו, </w:t>
      </w:r>
      <w:r w:rsidRPr="0081371E">
        <w:rPr>
          <w:rStyle w:val="afff8"/>
          <w:rtl/>
        </w:rPr>
        <w:t>אור קשה</w:t>
      </w:r>
      <w:r w:rsidRPr="00C35A2C">
        <w:rPr>
          <w:rFonts w:ascii="Fb Fontext" w:hAnsi="Fb Fontext"/>
          <w:rtl/>
        </w:rPr>
        <w:t xml:space="preserve"> מים מכבין אותו, </w:t>
      </w:r>
      <w:r w:rsidRPr="0081371E">
        <w:rPr>
          <w:rStyle w:val="afff8"/>
          <w:rtl/>
        </w:rPr>
        <w:t>מים קשים</w:t>
      </w:r>
      <w:r w:rsidRPr="00C35A2C">
        <w:rPr>
          <w:rFonts w:ascii="Fb Fontext" w:hAnsi="Fb Fontext"/>
          <w:rtl/>
        </w:rPr>
        <w:t xml:space="preserve"> - עבים סובלים אותן, </w:t>
      </w:r>
      <w:r w:rsidRPr="0081371E">
        <w:rPr>
          <w:rStyle w:val="afff8"/>
          <w:rtl/>
        </w:rPr>
        <w:t>עבים קשים -</w:t>
      </w:r>
      <w:r w:rsidRPr="00C35A2C">
        <w:rPr>
          <w:rFonts w:ascii="Fb Fontext" w:hAnsi="Fb Fontext"/>
          <w:rtl/>
        </w:rPr>
        <w:t xml:space="preserve"> רוח מפזרתן, </w:t>
      </w:r>
      <w:r w:rsidRPr="0081371E">
        <w:rPr>
          <w:rStyle w:val="afff8"/>
          <w:rtl/>
        </w:rPr>
        <w:t>רוח קשה -</w:t>
      </w:r>
      <w:r w:rsidRPr="00C35A2C">
        <w:rPr>
          <w:rFonts w:ascii="Fb Fontext" w:hAnsi="Fb Fontext"/>
          <w:rtl/>
        </w:rPr>
        <w:t xml:space="preserve"> גוף סובלו, </w:t>
      </w:r>
      <w:r w:rsidRPr="0081371E">
        <w:rPr>
          <w:rStyle w:val="afff8"/>
          <w:rtl/>
        </w:rPr>
        <w:t>גוף קשה -</w:t>
      </w:r>
      <w:r w:rsidRPr="00C35A2C">
        <w:rPr>
          <w:rFonts w:ascii="Fb Fontext" w:hAnsi="Fb Fontext"/>
          <w:rtl/>
        </w:rPr>
        <w:t xml:space="preserve"> פחד שוברו, </w:t>
      </w:r>
      <w:r w:rsidRPr="0081371E">
        <w:rPr>
          <w:rStyle w:val="afff8"/>
          <w:rtl/>
        </w:rPr>
        <w:t>פחד קשה</w:t>
      </w:r>
      <w:r w:rsidRPr="00C35A2C">
        <w:rPr>
          <w:rFonts w:ascii="Fb Fontext" w:hAnsi="Fb Fontext"/>
          <w:rtl/>
        </w:rPr>
        <w:t xml:space="preserve"> -</w:t>
      </w:r>
      <w:r w:rsidRPr="00691887">
        <w:rPr>
          <w:rtl/>
        </w:rPr>
        <w:t xml:space="preserve"> יין מפיגו, </w:t>
      </w:r>
      <w:r w:rsidRPr="0081371E">
        <w:rPr>
          <w:rStyle w:val="afff8"/>
          <w:rtl/>
        </w:rPr>
        <w:t>יין קשה -</w:t>
      </w:r>
      <w:r w:rsidRPr="00691887">
        <w:rPr>
          <w:rtl/>
        </w:rPr>
        <w:t xml:space="preserve"> שינה מפכחתו, ומיתה קשה מכולם - וצדקה מצלת מן המיתה</w:t>
      </w:r>
      <w:r w:rsidR="00691887">
        <w:rPr>
          <w:rFonts w:hint="cs"/>
          <w:rtl/>
        </w:rPr>
        <w:t>,</w:t>
      </w:r>
      <w:r w:rsidRPr="006765C4">
        <w:rPr>
          <w:rFonts w:ascii="Fb Fontext" w:hAnsi="Fb Fontext"/>
          <w:spacing w:val="-6"/>
          <w:rtl/>
        </w:rPr>
        <w:t xml:space="preserve"> </w:t>
      </w:r>
      <w:r w:rsidRPr="00691887">
        <w:rPr>
          <w:rStyle w:val="affff8"/>
          <w:rtl/>
        </w:rPr>
        <w:t>ד</w:t>
      </w:r>
      <w:r w:rsidRPr="00F10693">
        <w:rPr>
          <w:rFonts w:hint="cs"/>
          <w:rtl/>
        </w:rPr>
        <w:t>'</w:t>
      </w:r>
      <w:r w:rsidRPr="00F10693">
        <w:rPr>
          <w:rtl/>
        </w:rPr>
        <w:t>ו</w:t>
      </w:r>
      <w:r w:rsidRPr="00691887">
        <w:rPr>
          <w:rStyle w:val="affff8"/>
          <w:rtl/>
        </w:rPr>
        <w:t>צדקה תציל ממות</w:t>
      </w:r>
      <w:r w:rsidRPr="00F10693">
        <w:rPr>
          <w:rFonts w:hint="cs"/>
          <w:rtl/>
        </w:rPr>
        <w:t>'</w:t>
      </w:r>
      <w:r w:rsidRPr="00F10693">
        <w:rPr>
          <w:rtl/>
        </w:rPr>
        <w:t>.</w:t>
      </w:r>
    </w:p>
    <w:p w14:paraId="411C4F5C" w14:textId="7F033BB4" w:rsidR="00691887" w:rsidRDefault="009970A1" w:rsidP="00691887">
      <w:pPr>
        <w:pStyle w:val="36"/>
        <w:framePr w:wrap="notBeside"/>
        <w:rPr>
          <w:rtl/>
        </w:rPr>
      </w:pPr>
      <w:r>
        <w:rPr>
          <w:rFonts w:hint="cs"/>
          <w:rtl/>
        </w:rPr>
        <w:t xml:space="preserve">יב. </w:t>
      </w:r>
      <w:r w:rsidR="00AC0AF5" w:rsidRPr="00C35A2C">
        <w:rPr>
          <w:rtl/>
        </w:rPr>
        <w:t>ר"</w:t>
      </w:r>
      <w:r w:rsidR="00AC0AF5" w:rsidRPr="00C35A2C">
        <w:rPr>
          <w:rFonts w:hint="cs"/>
          <w:rtl/>
        </w:rPr>
        <w:t xml:space="preserve">ד </w:t>
      </w:r>
      <w:r w:rsidR="00AC0AF5" w:rsidRPr="00C35A2C">
        <w:rPr>
          <w:rtl/>
        </w:rPr>
        <w:t>ברבי ינאי:</w:t>
      </w:r>
    </w:p>
    <w:p w14:paraId="4D6BF2C0" w14:textId="06B6F710" w:rsidR="00AC0AF5" w:rsidRDefault="00AC0AF5" w:rsidP="00691887">
      <w:pPr>
        <w:spacing w:after="60"/>
        <w:rPr>
          <w:rFonts w:ascii="Fb Fontext" w:hAnsi="Fb Fontext"/>
          <w:rtl/>
        </w:rPr>
      </w:pPr>
      <w:r w:rsidRPr="0081371E">
        <w:rPr>
          <w:rStyle w:val="afff8"/>
          <w:rtl/>
        </w:rPr>
        <w:t>בוא וראה שלא כמדת הק</w:t>
      </w:r>
      <w:r w:rsidRPr="0081371E">
        <w:rPr>
          <w:rStyle w:val="afff8"/>
          <w:rFonts w:hint="cs"/>
          <w:rtl/>
        </w:rPr>
        <w:t>ב</w:t>
      </w:r>
      <w:r w:rsidRPr="0081371E">
        <w:rPr>
          <w:rStyle w:val="afff8"/>
          <w:rtl/>
        </w:rPr>
        <w:t>"</w:t>
      </w:r>
      <w:r w:rsidRPr="0081371E">
        <w:rPr>
          <w:rStyle w:val="afff8"/>
          <w:rFonts w:hint="cs"/>
          <w:rtl/>
        </w:rPr>
        <w:t>ה מ</w:t>
      </w:r>
      <w:r w:rsidRPr="0081371E">
        <w:rPr>
          <w:rStyle w:val="afff8"/>
          <w:rtl/>
        </w:rPr>
        <w:t>דת ב"</w:t>
      </w:r>
      <w:r w:rsidRPr="0081371E">
        <w:rPr>
          <w:rStyle w:val="afff8"/>
          <w:rFonts w:hint="cs"/>
          <w:rtl/>
        </w:rPr>
        <w:t>וד</w:t>
      </w:r>
      <w:r w:rsidR="00691887" w:rsidRPr="0081371E">
        <w:rPr>
          <w:rStyle w:val="afff8"/>
          <w:rFonts w:hint="cs"/>
          <w:rtl/>
        </w:rPr>
        <w:t>,</w:t>
      </w:r>
      <w:r w:rsidRPr="00C35A2C">
        <w:rPr>
          <w:rFonts w:ascii="Fb Fontext" w:hAnsi="Fb Fontext" w:hint="cs"/>
          <w:rtl/>
        </w:rPr>
        <w:t xml:space="preserve"> </w:t>
      </w:r>
      <w:r w:rsidRPr="00C35A2C">
        <w:rPr>
          <w:rFonts w:ascii="Fb Fontext" w:hAnsi="Fb Fontext"/>
          <w:rtl/>
        </w:rPr>
        <w:t xml:space="preserve">אדם מביא דורון גדול למלך - ספק מקבלין ספק אין מקבלין אותו הימנו, </w:t>
      </w:r>
      <w:r w:rsidRPr="00C35A2C">
        <w:rPr>
          <w:rFonts w:ascii="Fb Fontext" w:hAnsi="Fb Fontext" w:hint="cs"/>
          <w:rtl/>
        </w:rPr>
        <w:t>ואת</w:t>
      </w:r>
      <w:r w:rsidRPr="00C35A2C">
        <w:rPr>
          <w:rFonts w:ascii="Fb Fontext" w:hAnsi="Fb Fontext"/>
          <w:rtl/>
        </w:rPr>
        <w:t>"</w:t>
      </w:r>
      <w:r w:rsidRPr="00C35A2C">
        <w:rPr>
          <w:rFonts w:ascii="Fb Fontext" w:hAnsi="Fb Fontext" w:hint="cs"/>
          <w:rtl/>
        </w:rPr>
        <w:t xml:space="preserve">ל מקבלים </w:t>
      </w:r>
      <w:r w:rsidRPr="00C35A2C">
        <w:rPr>
          <w:rFonts w:ascii="Fb Fontext" w:hAnsi="Fb Fontext"/>
          <w:rtl/>
        </w:rPr>
        <w:t>ספק רואה ספק אינו רואה פני המלך.</w:t>
      </w:r>
      <w:r w:rsidR="00691887">
        <w:rPr>
          <w:rFonts w:ascii="Fb Fontext" w:hAnsi="Fb Fontext" w:hint="cs"/>
          <w:rtl/>
        </w:rPr>
        <w:t xml:space="preserve"> ו</w:t>
      </w:r>
      <w:r w:rsidRPr="00C35A2C">
        <w:rPr>
          <w:rFonts w:ascii="Fb Fontext" w:hAnsi="Fb Fontext"/>
          <w:rtl/>
        </w:rPr>
        <w:t>הק</w:t>
      </w:r>
      <w:r w:rsidRPr="00C35A2C">
        <w:rPr>
          <w:rFonts w:ascii="Fb Fontext" w:hAnsi="Fb Fontext" w:hint="cs"/>
          <w:rtl/>
        </w:rPr>
        <w:t>ב</w:t>
      </w:r>
      <w:r w:rsidRPr="00C35A2C">
        <w:rPr>
          <w:rFonts w:ascii="Fb Fontext" w:hAnsi="Fb Fontext"/>
          <w:rtl/>
        </w:rPr>
        <w:t>"</w:t>
      </w:r>
      <w:r w:rsidRPr="00C35A2C">
        <w:rPr>
          <w:rFonts w:ascii="Fb Fontext" w:hAnsi="Fb Fontext" w:hint="cs"/>
          <w:rtl/>
        </w:rPr>
        <w:t xml:space="preserve">ה </w:t>
      </w:r>
      <w:r w:rsidRPr="00C35A2C">
        <w:rPr>
          <w:rFonts w:ascii="Fb Fontext" w:hAnsi="Fb Fontext"/>
          <w:rtl/>
        </w:rPr>
        <w:t xml:space="preserve">אינו כן אדם נותן פרוטה לעני זוכה ומקבל פני שכינה </w:t>
      </w:r>
      <w:r w:rsidRPr="0058432D">
        <w:rPr>
          <w:rStyle w:val="affff8"/>
          <w:rFonts w:hint="cs"/>
          <w:rtl/>
        </w:rPr>
        <w:t>ד</w:t>
      </w:r>
      <w:r w:rsidRPr="00F10693">
        <w:rPr>
          <w:rFonts w:hint="cs"/>
          <w:rtl/>
        </w:rPr>
        <w:t>'</w:t>
      </w:r>
      <w:r w:rsidRPr="00F10693">
        <w:rPr>
          <w:rtl/>
        </w:rPr>
        <w:t>א</w:t>
      </w:r>
      <w:r w:rsidRPr="0058432D">
        <w:rPr>
          <w:rStyle w:val="affff8"/>
          <w:rtl/>
        </w:rPr>
        <w:t>ני בצדק אחזה פניך</w:t>
      </w:r>
      <w:r w:rsidRPr="0058432D">
        <w:rPr>
          <w:rStyle w:val="affff8"/>
          <w:rFonts w:hint="cs"/>
          <w:rtl/>
        </w:rPr>
        <w:t xml:space="preserve"> וגו</w:t>
      </w:r>
      <w:r w:rsidRPr="00F10693">
        <w:rPr>
          <w:rtl/>
        </w:rPr>
        <w:t>'</w:t>
      </w:r>
      <w:r w:rsidRPr="00F10693">
        <w:rPr>
          <w:rFonts w:hint="cs"/>
          <w:rtl/>
        </w:rPr>
        <w:t>,</w:t>
      </w:r>
    </w:p>
    <w:p w14:paraId="7B0B8726" w14:textId="66298036" w:rsidR="00691887" w:rsidRDefault="004B67A5" w:rsidP="00691887">
      <w:pPr>
        <w:pStyle w:val="36"/>
        <w:framePr w:wrap="notBeside"/>
        <w:rPr>
          <w:rtl/>
        </w:rPr>
      </w:pPr>
      <w:bookmarkStart w:id="4" w:name="_Hlk183947897"/>
      <w:r>
        <w:rPr>
          <w:rStyle w:val="afffff0"/>
          <w:rFonts w:ascii="BA Or Tzadikim Regular" w:hAnsi="BA Or Tzadikim Regular" w:cs="BA Or Tzadikim Regular"/>
          <w:rtl/>
        </w:rPr>
        <w:t>◄</w:t>
      </w:r>
      <w:bookmarkEnd w:id="4"/>
      <w:r w:rsidR="009970A1">
        <w:rPr>
          <w:rFonts w:hint="cs"/>
          <w:rtl/>
        </w:rPr>
        <w:t xml:space="preserve">יג. </w:t>
      </w:r>
      <w:r w:rsidR="00AC0AF5" w:rsidRPr="00C35A2C">
        <w:rPr>
          <w:rFonts w:hint="cs"/>
          <w:rtl/>
        </w:rPr>
        <w:t>ר</w:t>
      </w:r>
      <w:r w:rsidR="00AC0AF5" w:rsidRPr="00C35A2C">
        <w:rPr>
          <w:rtl/>
        </w:rPr>
        <w:t>"</w:t>
      </w:r>
      <w:r w:rsidR="00AC0AF5" w:rsidRPr="00C35A2C">
        <w:rPr>
          <w:rFonts w:hint="cs"/>
          <w:rtl/>
        </w:rPr>
        <w:t>א</w:t>
      </w:r>
    </w:p>
    <w:p w14:paraId="259140CE" w14:textId="027AE1A6" w:rsidR="009970A1" w:rsidRPr="009970A1" w:rsidRDefault="00AC0AF5" w:rsidP="009970A1">
      <w:pPr>
        <w:rPr>
          <w:rStyle w:val="affff8"/>
          <w:rFonts w:cs="FrankRuehl"/>
          <w:spacing w:val="0"/>
          <w:szCs w:val="18"/>
          <w:rtl/>
        </w:rPr>
      </w:pPr>
      <w:r w:rsidRPr="00577F86">
        <w:rPr>
          <w:rStyle w:val="affff8"/>
          <w:rFonts w:hint="cs"/>
          <w:rtl/>
        </w:rPr>
        <w:t>ד</w:t>
      </w:r>
      <w:r w:rsidRPr="00F10693">
        <w:rPr>
          <w:rFonts w:hint="cs"/>
          <w:rtl/>
        </w:rPr>
        <w:t>'</w:t>
      </w:r>
      <w:r w:rsidR="00B33744">
        <w:rPr>
          <w:rtl/>
        </w:rPr>
        <w:t>אֲ</w:t>
      </w:r>
      <w:r w:rsidR="00B33744">
        <w:rPr>
          <w:rStyle w:val="affff8"/>
          <w:rtl/>
        </w:rPr>
        <w:t>נִי בְּצֶדֶק אֶחֱזֶה פָנֶיךָ</w:t>
      </w:r>
      <w:r w:rsidRPr="00F10693">
        <w:rPr>
          <w:rFonts w:hint="cs"/>
          <w:rtl/>
        </w:rPr>
        <w:t>'</w:t>
      </w:r>
      <w:r w:rsidRPr="00F10693">
        <w:rPr>
          <w:rtl/>
        </w:rPr>
        <w:t>.</w:t>
      </w:r>
      <w:r w:rsidR="009970A1">
        <w:rPr>
          <w:rStyle w:val="affff8"/>
          <w:rFonts w:hint="cs"/>
          <w:rtl/>
        </w:rPr>
        <w:t>- שנ</w:t>
      </w:r>
      <w:r w:rsidR="009970A1" w:rsidRPr="00C35A2C">
        <w:rPr>
          <w:rFonts w:ascii="Fb Fontext" w:hAnsi="Fb Fontext" w:hint="cs"/>
          <w:sz w:val="32"/>
          <w:rtl/>
        </w:rPr>
        <w:t>ותן</w:t>
      </w:r>
      <w:r w:rsidR="009970A1" w:rsidRPr="00C35A2C">
        <w:rPr>
          <w:rFonts w:ascii="Fb Fontext" w:hAnsi="Fb Fontext"/>
          <w:sz w:val="32"/>
          <w:rtl/>
        </w:rPr>
        <w:t xml:space="preserve"> פרוטה לעני ו</w:t>
      </w:r>
      <w:r w:rsidR="009970A1" w:rsidRPr="00C35A2C">
        <w:rPr>
          <w:rFonts w:ascii="Fb Fontext" w:hAnsi="Fb Fontext" w:hint="cs"/>
          <w:sz w:val="32"/>
          <w:rtl/>
        </w:rPr>
        <w:t>אח</w:t>
      </w:r>
      <w:r w:rsidR="009970A1" w:rsidRPr="00C35A2C">
        <w:rPr>
          <w:rFonts w:ascii="Fb Fontext" w:hAnsi="Fb Fontext"/>
          <w:sz w:val="32"/>
          <w:rtl/>
        </w:rPr>
        <w:t>"</w:t>
      </w:r>
      <w:r w:rsidR="009970A1" w:rsidRPr="00C35A2C">
        <w:rPr>
          <w:rFonts w:ascii="Fb Fontext" w:hAnsi="Fb Fontext" w:hint="cs"/>
          <w:sz w:val="32"/>
          <w:rtl/>
        </w:rPr>
        <w:t>כ מתפלל</w:t>
      </w:r>
    </w:p>
    <w:p w14:paraId="37EC05AA" w14:textId="2553FA44" w:rsidR="009970A1" w:rsidRDefault="009970A1" w:rsidP="009970A1">
      <w:pPr>
        <w:pStyle w:val="36"/>
        <w:framePr w:wrap="notBeside"/>
        <w:rPr>
          <w:rStyle w:val="affff8"/>
          <w:rtl/>
        </w:rPr>
      </w:pPr>
      <w:r>
        <w:rPr>
          <w:rStyle w:val="affffe"/>
          <w:rFonts w:hint="cs"/>
          <w:rtl/>
        </w:rPr>
        <w:t xml:space="preserve">יד. </w:t>
      </w:r>
      <w:r w:rsidRPr="009970A1">
        <w:rPr>
          <w:rStyle w:val="affffe"/>
          <w:rFonts w:hint="cs"/>
          <w:rtl/>
        </w:rPr>
        <w:t>ארנב</w:t>
      </w:r>
      <w:r w:rsidRPr="009970A1">
        <w:rPr>
          <w:rStyle w:val="affffe"/>
          <w:rtl/>
        </w:rPr>
        <w:t>"</w:t>
      </w:r>
      <w:r w:rsidRPr="009970A1">
        <w:rPr>
          <w:rStyle w:val="affffe"/>
          <w:rFonts w:hint="cs"/>
          <w:rtl/>
        </w:rPr>
        <w:t>י</w:t>
      </w:r>
      <w:r w:rsidRPr="009970A1">
        <w:rPr>
          <w:rStyle w:val="affffe"/>
          <w:rtl/>
        </w:rPr>
        <w:t>:</w:t>
      </w:r>
    </w:p>
    <w:p w14:paraId="2EC608DC" w14:textId="68F92CCB" w:rsidR="00AC0AF5" w:rsidRPr="00C35A2C" w:rsidRDefault="00AC0AF5" w:rsidP="009970A1">
      <w:pPr>
        <w:spacing w:after="60"/>
        <w:rPr>
          <w:rFonts w:ascii="Fb Fontext" w:hAnsi="Fb Fontext" w:cs="Guttman Vilna"/>
          <w:b/>
          <w:bCs/>
          <w:sz w:val="32"/>
          <w:rtl/>
        </w:rPr>
      </w:pPr>
      <w:r w:rsidRPr="00F10693">
        <w:rPr>
          <w:rFonts w:hint="cs"/>
          <w:rtl/>
        </w:rPr>
        <w:t>'</w:t>
      </w:r>
      <w:r w:rsidR="00B33744">
        <w:rPr>
          <w:rtl/>
        </w:rPr>
        <w:t>אֶ</w:t>
      </w:r>
      <w:r w:rsidR="00B33744">
        <w:rPr>
          <w:rStyle w:val="affff8"/>
          <w:rtl/>
        </w:rPr>
        <w:t>שְׂבְּעָה בְהָקִיץ תְּמוּנָתֶךָ</w:t>
      </w:r>
      <w:r w:rsidRPr="00F10693">
        <w:rPr>
          <w:rFonts w:hint="cs"/>
          <w:rtl/>
        </w:rPr>
        <w:t>'</w:t>
      </w:r>
      <w:r w:rsidRPr="00F10693">
        <w:rPr>
          <w:rtl/>
        </w:rPr>
        <w:t xml:space="preserve"> </w:t>
      </w:r>
      <w:r w:rsidRPr="00C35A2C">
        <w:rPr>
          <w:rFonts w:ascii="Fb Fontext" w:hAnsi="Fb Fontext"/>
          <w:rtl/>
        </w:rPr>
        <w:t>אלו ת"</w:t>
      </w:r>
      <w:r w:rsidRPr="00C35A2C">
        <w:rPr>
          <w:rFonts w:ascii="Fb Fontext" w:hAnsi="Fb Fontext" w:hint="cs"/>
          <w:rtl/>
        </w:rPr>
        <w:t>ח</w:t>
      </w:r>
      <w:r w:rsidRPr="00C35A2C">
        <w:rPr>
          <w:rFonts w:ascii="Fb Fontext" w:hAnsi="Fb Fontext"/>
          <w:rtl/>
        </w:rPr>
        <w:t xml:space="preserve"> שמנדדין שינה מעיניהם בעו</w:t>
      </w:r>
      <w:r w:rsidRPr="00C35A2C">
        <w:rPr>
          <w:rFonts w:ascii="Fb Fontext" w:hAnsi="Fb Fontext" w:hint="cs"/>
          <w:rtl/>
        </w:rPr>
        <w:t>ה</w:t>
      </w:r>
      <w:r w:rsidRPr="00C35A2C">
        <w:rPr>
          <w:rFonts w:ascii="Fb Fontext" w:hAnsi="Fb Fontext"/>
          <w:rtl/>
        </w:rPr>
        <w:t>"</w:t>
      </w:r>
      <w:r w:rsidRPr="00C35A2C">
        <w:rPr>
          <w:rFonts w:ascii="Fb Fontext" w:hAnsi="Fb Fontext" w:hint="cs"/>
          <w:rtl/>
        </w:rPr>
        <w:t>ז</w:t>
      </w:r>
      <w:r w:rsidRPr="00C35A2C">
        <w:rPr>
          <w:rFonts w:ascii="Fb Fontext" w:hAnsi="Fb Fontext"/>
          <w:rtl/>
        </w:rPr>
        <w:t xml:space="preserve"> </w:t>
      </w:r>
      <w:r w:rsidRPr="00C35A2C">
        <w:rPr>
          <w:rFonts w:ascii="Fb Fontext" w:hAnsi="Fb Fontext"/>
          <w:sz w:val="32"/>
          <w:rtl/>
        </w:rPr>
        <w:t>והקב"ה משביען מזיו השכינה לעו</w:t>
      </w:r>
      <w:r w:rsidRPr="00C35A2C">
        <w:rPr>
          <w:rFonts w:ascii="Fb Fontext" w:hAnsi="Fb Fontext" w:hint="cs"/>
          <w:sz w:val="32"/>
          <w:rtl/>
        </w:rPr>
        <w:t>ה</w:t>
      </w:r>
      <w:r w:rsidRPr="00C35A2C">
        <w:rPr>
          <w:rFonts w:ascii="Fb Fontext" w:hAnsi="Fb Fontext"/>
          <w:sz w:val="32"/>
          <w:rtl/>
        </w:rPr>
        <w:t>"</w:t>
      </w:r>
      <w:r w:rsidRPr="00C35A2C">
        <w:rPr>
          <w:rFonts w:ascii="Fb Fontext" w:hAnsi="Fb Fontext" w:hint="cs"/>
          <w:sz w:val="32"/>
          <w:rtl/>
        </w:rPr>
        <w:t>ב</w:t>
      </w:r>
      <w:r w:rsidRPr="00C35A2C">
        <w:rPr>
          <w:rFonts w:ascii="Fb Fontext" w:hAnsi="Fb Fontext"/>
          <w:sz w:val="32"/>
          <w:rtl/>
        </w:rPr>
        <w:t>.</w:t>
      </w:r>
    </w:p>
    <w:p w14:paraId="181AFB03" w14:textId="62A9B935" w:rsidR="009970A1" w:rsidRDefault="009970A1" w:rsidP="009970A1">
      <w:pPr>
        <w:pStyle w:val="36"/>
        <w:framePr w:wrap="notBeside"/>
        <w:rPr>
          <w:rStyle w:val="affff8"/>
          <w:spacing w:val="-2"/>
          <w:rtl/>
        </w:rPr>
      </w:pPr>
      <w:r>
        <w:rPr>
          <w:rFonts w:hint="cs"/>
          <w:rtl/>
        </w:rPr>
        <w:t xml:space="preserve">טו. </w:t>
      </w:r>
      <w:r w:rsidR="00AC0AF5" w:rsidRPr="006765C4">
        <w:rPr>
          <w:rFonts w:hint="cs"/>
          <w:rtl/>
        </w:rPr>
        <w:t>רי</w:t>
      </w:r>
      <w:r w:rsidR="00AC0AF5" w:rsidRPr="006765C4">
        <w:rPr>
          <w:rtl/>
        </w:rPr>
        <w:t>"</w:t>
      </w:r>
      <w:r w:rsidR="00AC0AF5" w:rsidRPr="006765C4">
        <w:rPr>
          <w:rFonts w:hint="cs"/>
          <w:rtl/>
        </w:rPr>
        <w:t>ו</w:t>
      </w:r>
      <w:r w:rsidR="00AC0AF5" w:rsidRPr="006765C4">
        <w:rPr>
          <w:rtl/>
        </w:rPr>
        <w:t>:</w:t>
      </w:r>
    </w:p>
    <w:p w14:paraId="7E4EA215" w14:textId="00A14BFF" w:rsidR="00AC0AF5" w:rsidRPr="006765C4" w:rsidRDefault="00AC0AF5" w:rsidP="00AC0AF5">
      <w:pPr>
        <w:rPr>
          <w:rFonts w:ascii="Fb Fontext" w:hAnsi="Fb Fontext"/>
          <w:spacing w:val="-2"/>
          <w:rtl/>
        </w:rPr>
      </w:pPr>
      <w:r w:rsidRPr="00F10693">
        <w:rPr>
          <w:rFonts w:hint="cs"/>
          <w:rtl/>
        </w:rPr>
        <w:t>'</w:t>
      </w:r>
      <w:r w:rsidR="00B33744">
        <w:rPr>
          <w:rtl/>
        </w:rPr>
        <w:t>מַ</w:t>
      </w:r>
      <w:r w:rsidR="00B33744">
        <w:rPr>
          <w:rStyle w:val="affff8"/>
          <w:rtl/>
        </w:rPr>
        <w:t>לְוֵה ה</w:t>
      </w:r>
      <w:r w:rsidR="00B33744">
        <w:rPr>
          <w:rtl/>
        </w:rPr>
        <w:t xml:space="preserve">' </w:t>
      </w:r>
      <w:r w:rsidR="00B33744">
        <w:rPr>
          <w:rStyle w:val="affff8"/>
          <w:rtl/>
        </w:rPr>
        <w:t>חוֹנֵן דָּ</w:t>
      </w:r>
      <w:r w:rsidRPr="009970A1">
        <w:rPr>
          <w:rStyle w:val="affff8"/>
          <w:rtl/>
        </w:rPr>
        <w:t>ל</w:t>
      </w:r>
      <w:r w:rsidRPr="00F10693">
        <w:rPr>
          <w:rFonts w:hint="cs"/>
          <w:rtl/>
        </w:rPr>
        <w:t>'-</w:t>
      </w:r>
      <w:r w:rsidRPr="006765C4">
        <w:rPr>
          <w:rFonts w:ascii="Fb Fontext" w:hAnsi="Fb Fontext"/>
          <w:spacing w:val="-2"/>
          <w:sz w:val="32"/>
          <w:rtl/>
        </w:rPr>
        <w:t xml:space="preserve"> אלמלא מקרא כתוב אי אפשר לאומרו, כביכול, עבד לוה לאיש מלוה.</w:t>
      </w:r>
    </w:p>
    <w:p w14:paraId="1FC1033E" w14:textId="7B567DC8" w:rsidR="009970A1" w:rsidRDefault="009970A1" w:rsidP="009970A1">
      <w:pPr>
        <w:pStyle w:val="36"/>
        <w:framePr w:wrap="notBeside"/>
        <w:rPr>
          <w:rStyle w:val="affff8"/>
          <w:rtl/>
        </w:rPr>
      </w:pPr>
      <w:r>
        <w:rPr>
          <w:rFonts w:hint="cs"/>
          <w:rtl/>
        </w:rPr>
        <w:t xml:space="preserve">טז. </w:t>
      </w:r>
      <w:r w:rsidR="00AC0AF5" w:rsidRPr="00C35A2C">
        <w:rPr>
          <w:rFonts w:hint="cs"/>
          <w:rtl/>
        </w:rPr>
        <w:t>מרי</w:t>
      </w:r>
      <w:r w:rsidR="00AC0AF5" w:rsidRPr="00C35A2C">
        <w:rPr>
          <w:rtl/>
        </w:rPr>
        <w:t>"</w:t>
      </w:r>
      <w:r w:rsidR="00AC0AF5" w:rsidRPr="00C35A2C">
        <w:rPr>
          <w:rFonts w:hint="cs"/>
          <w:rtl/>
        </w:rPr>
        <w:t>ו:</w:t>
      </w:r>
    </w:p>
    <w:p w14:paraId="65193A40" w14:textId="092997A1" w:rsidR="009970A1" w:rsidRDefault="00AC0AF5" w:rsidP="009970A1">
      <w:pPr>
        <w:rPr>
          <w:rFonts w:ascii="Fb Fontext" w:hAnsi="Fb Fontext"/>
          <w:rtl/>
        </w:rPr>
      </w:pPr>
      <w:r w:rsidRPr="00F10693">
        <w:rPr>
          <w:rFonts w:hint="cs"/>
          <w:rtl/>
        </w:rPr>
        <w:t>'</w:t>
      </w:r>
      <w:r w:rsidRPr="00F10693">
        <w:rPr>
          <w:rtl/>
        </w:rPr>
        <w:t>ל</w:t>
      </w:r>
      <w:r w:rsidRPr="00577F86">
        <w:rPr>
          <w:rStyle w:val="affff8"/>
          <w:rtl/>
        </w:rPr>
        <w:t>א יועיל הון ביום עברה וצדקה תציל ממות</w:t>
      </w:r>
      <w:r w:rsidRPr="00F10693">
        <w:rPr>
          <w:rFonts w:hint="cs"/>
          <w:rtl/>
        </w:rPr>
        <w:t>'</w:t>
      </w:r>
      <w:r w:rsidRPr="00F10693">
        <w:rPr>
          <w:rtl/>
        </w:rPr>
        <w:t>,</w:t>
      </w:r>
      <w:r w:rsidR="009970A1">
        <w:rPr>
          <w:rStyle w:val="affffe"/>
          <w:rFonts w:hint="cs"/>
          <w:rtl/>
        </w:rPr>
        <w:t xml:space="preserve"> </w:t>
      </w:r>
      <w:r w:rsidRPr="009970A1">
        <w:rPr>
          <w:rStyle w:val="affffe"/>
          <w:rtl/>
        </w:rPr>
        <w:t>וכתיב:</w:t>
      </w:r>
      <w:r w:rsidRPr="00577F86">
        <w:rPr>
          <w:rStyle w:val="affff8"/>
          <w:rtl/>
        </w:rPr>
        <w:t xml:space="preserve"> </w:t>
      </w:r>
      <w:r w:rsidRPr="00F10693">
        <w:rPr>
          <w:rFonts w:hint="cs"/>
          <w:rtl/>
        </w:rPr>
        <w:t>'</w:t>
      </w:r>
      <w:r w:rsidR="00B33744">
        <w:rPr>
          <w:rtl/>
        </w:rPr>
        <w:t>לֹ</w:t>
      </w:r>
      <w:r w:rsidR="00B33744">
        <w:rPr>
          <w:rStyle w:val="affff8"/>
          <w:rtl/>
        </w:rPr>
        <w:t>א יוֹעִילוּ אוֹצְרוֹת רֶשַׁע וּצְדָקָה תַּצִּיל מִמָּוֶ</w:t>
      </w:r>
      <w:r w:rsidRPr="00577F86">
        <w:rPr>
          <w:rStyle w:val="affff8"/>
          <w:rtl/>
        </w:rPr>
        <w:t>ת</w:t>
      </w:r>
      <w:r w:rsidRPr="00F10693">
        <w:rPr>
          <w:rFonts w:hint="cs"/>
          <w:rtl/>
        </w:rPr>
        <w:t>'</w:t>
      </w:r>
      <w:r w:rsidR="009970A1" w:rsidRPr="00F10693">
        <w:rPr>
          <w:rFonts w:hint="cs"/>
          <w:rtl/>
        </w:rPr>
        <w:t xml:space="preserve"> </w:t>
      </w:r>
      <w:r w:rsidR="009970A1">
        <w:rPr>
          <w:rFonts w:ascii="Fb Fontext" w:hAnsi="Fb Fontext" w:hint="cs"/>
          <w:rtl/>
        </w:rPr>
        <w:t xml:space="preserve">- </w:t>
      </w:r>
      <w:r w:rsidRPr="0081371E">
        <w:rPr>
          <w:rStyle w:val="afff8"/>
          <w:rtl/>
        </w:rPr>
        <w:t>שתי צדקות הללו</w:t>
      </w:r>
      <w:r w:rsidRPr="00C35A2C">
        <w:rPr>
          <w:rFonts w:ascii="Fb Fontext" w:hAnsi="Fb Fontext"/>
          <w:rtl/>
        </w:rPr>
        <w:t xml:space="preserve"> </w:t>
      </w:r>
    </w:p>
    <w:p w14:paraId="7C62F413" w14:textId="082741F0" w:rsidR="00AC0AF5" w:rsidRDefault="00AC0AF5" w:rsidP="009970A1">
      <w:pPr>
        <w:rPr>
          <w:rFonts w:ascii="Fb Fontext" w:hAnsi="Fb Fontext"/>
          <w:rtl/>
        </w:rPr>
      </w:pPr>
      <w:r w:rsidRPr="00C35A2C">
        <w:rPr>
          <w:rStyle w:val="afff8"/>
          <w:rtl/>
        </w:rPr>
        <w:t>אחת</w:t>
      </w:r>
      <w:r w:rsidRPr="00C35A2C">
        <w:rPr>
          <w:rFonts w:ascii="Fb Fontext" w:hAnsi="Fb Fontext"/>
          <w:rtl/>
        </w:rPr>
        <w:t xml:space="preserve"> שמצילתו </w:t>
      </w:r>
      <w:r w:rsidR="009970A1">
        <w:rPr>
          <w:rFonts w:ascii="Fb Fontext" w:hAnsi="Fb Fontext" w:hint="cs"/>
          <w:rtl/>
        </w:rPr>
        <w:t xml:space="preserve">מדין </w:t>
      </w:r>
      <w:r w:rsidRPr="00C35A2C">
        <w:rPr>
          <w:rFonts w:ascii="Fb Fontext" w:hAnsi="Fb Fontext"/>
          <w:rtl/>
        </w:rPr>
        <w:t>גיהנם</w:t>
      </w:r>
      <w:r w:rsidRPr="00C35A2C">
        <w:rPr>
          <w:rFonts w:ascii="Fb Fontext" w:hAnsi="Fb Fontext" w:hint="cs"/>
          <w:rtl/>
        </w:rPr>
        <w:t xml:space="preserve"> </w:t>
      </w:r>
      <w:r w:rsidR="009970A1" w:rsidRPr="009970A1">
        <w:rPr>
          <w:rStyle w:val="affffe"/>
          <w:rFonts w:hint="cs"/>
          <w:rtl/>
        </w:rPr>
        <w:t xml:space="preserve">זו שכתוב </w:t>
      </w:r>
      <w:r w:rsidRPr="009970A1">
        <w:rPr>
          <w:rStyle w:val="affffe"/>
          <w:rFonts w:hint="cs"/>
          <w:rtl/>
        </w:rPr>
        <w:t>בה</w:t>
      </w:r>
      <w:r w:rsidRPr="00B011CC">
        <w:rPr>
          <w:rStyle w:val="affff8"/>
          <w:rFonts w:hint="cs"/>
          <w:rtl/>
        </w:rPr>
        <w:t xml:space="preserve"> </w:t>
      </w:r>
      <w:r w:rsidRPr="00F10693">
        <w:rPr>
          <w:rFonts w:hint="cs"/>
          <w:rtl/>
        </w:rPr>
        <w:t>'</w:t>
      </w:r>
      <w:r w:rsidRPr="00F10693">
        <w:rPr>
          <w:rtl/>
        </w:rPr>
        <w:t>י</w:t>
      </w:r>
      <w:r w:rsidRPr="00B011CC">
        <w:rPr>
          <w:rStyle w:val="affff8"/>
          <w:rtl/>
        </w:rPr>
        <w:t>ום עברה היום ההוא</w:t>
      </w:r>
      <w:r w:rsidRPr="00F10693">
        <w:rPr>
          <w:rFonts w:hint="cs"/>
          <w:rtl/>
        </w:rPr>
        <w:t>'.</w:t>
      </w:r>
    </w:p>
    <w:p w14:paraId="0A912C95" w14:textId="45D09625" w:rsidR="00AC0AF5" w:rsidRPr="00C35A2C" w:rsidRDefault="00AC0AF5" w:rsidP="009970A1">
      <w:pPr>
        <w:spacing w:after="60"/>
        <w:rPr>
          <w:rFonts w:ascii="Fb Fontext" w:hAnsi="Fb Fontext"/>
          <w:rtl/>
        </w:rPr>
      </w:pPr>
      <w:r w:rsidRPr="0081371E">
        <w:rPr>
          <w:rStyle w:val="afff8"/>
          <w:rFonts w:hint="cs"/>
          <w:rtl/>
        </w:rPr>
        <w:t>ו</w:t>
      </w:r>
      <w:r w:rsidRPr="0081371E">
        <w:rPr>
          <w:rStyle w:val="afff8"/>
          <w:rtl/>
        </w:rPr>
        <w:t>אחת</w:t>
      </w:r>
      <w:r w:rsidRPr="009970A1">
        <w:rPr>
          <w:rtl/>
        </w:rPr>
        <w:t xml:space="preserve"> שמצילתו ממיתה משונה</w:t>
      </w:r>
      <w:r w:rsidRPr="009970A1">
        <w:rPr>
          <w:rFonts w:hint="cs"/>
          <w:rtl/>
        </w:rPr>
        <w:t>-</w:t>
      </w:r>
      <w:r w:rsidRPr="009970A1">
        <w:rPr>
          <w:rtl/>
        </w:rPr>
        <w:t xml:space="preserve"> </w:t>
      </w:r>
      <w:r w:rsidRPr="009970A1">
        <w:rPr>
          <w:rFonts w:hint="cs"/>
          <w:rtl/>
        </w:rPr>
        <w:t>נותנה וא</w:t>
      </w:r>
      <w:r w:rsidRPr="009970A1">
        <w:rPr>
          <w:rtl/>
        </w:rPr>
        <w:t>"</w:t>
      </w:r>
      <w:r w:rsidRPr="009970A1">
        <w:rPr>
          <w:rFonts w:hint="cs"/>
          <w:rtl/>
        </w:rPr>
        <w:t>י למי</w:t>
      </w:r>
      <w:r w:rsidRPr="009970A1">
        <w:rPr>
          <w:rtl/>
        </w:rPr>
        <w:t xml:space="preserve"> </w:t>
      </w:r>
      <w:r w:rsidRPr="009970A1">
        <w:rPr>
          <w:rStyle w:val="afffff0"/>
          <w:rFonts w:hint="cs"/>
          <w:rtl/>
        </w:rPr>
        <w:t>[לאפוקי מדמ</w:t>
      </w:r>
      <w:r w:rsidRPr="009970A1">
        <w:rPr>
          <w:rStyle w:val="afffff0"/>
          <w:rtl/>
        </w:rPr>
        <w:t>"</w:t>
      </w:r>
      <w:r w:rsidRPr="009970A1">
        <w:rPr>
          <w:rStyle w:val="afffff0"/>
          <w:rFonts w:hint="cs"/>
          <w:rtl/>
        </w:rPr>
        <w:t>ע],</w:t>
      </w:r>
      <w:r w:rsidRPr="009970A1">
        <w:rPr>
          <w:rFonts w:hint="cs"/>
          <w:rtl/>
        </w:rPr>
        <w:t xml:space="preserve"> נוטלה וא</w:t>
      </w:r>
      <w:r w:rsidRPr="009970A1">
        <w:rPr>
          <w:rtl/>
        </w:rPr>
        <w:t>"</w:t>
      </w:r>
      <w:r w:rsidRPr="009970A1">
        <w:rPr>
          <w:rFonts w:hint="cs"/>
          <w:rtl/>
        </w:rPr>
        <w:t xml:space="preserve">י ממי </w:t>
      </w:r>
      <w:r>
        <w:rPr>
          <w:rStyle w:val="afffff0"/>
          <w:rFonts w:hint="cs"/>
          <w:rtl/>
        </w:rPr>
        <w:t xml:space="preserve">[לאפוקי </w:t>
      </w:r>
      <w:r>
        <w:rPr>
          <w:rStyle w:val="affffe"/>
          <w:rFonts w:hint="cs"/>
          <w:rtl/>
          <w:rPrChange w:id="9037" w:author="מנוע אמוראים" w:date="2026-10-05T16:41:09Z">
            <w:rPr>
              <w:rStyle w:val="afffff0"/>
              <w:rFonts w:hint="cs"/>
              <w:rtl/>
            </w:rPr>
          </w:rPrChange>
        </w:rPr>
        <w:t xml:space="preserve">מדר</w:t>
      </w:r>
      <w:r>
        <w:rPr>
          <w:rStyle w:val="affffe"/>
          <w:rtl/>
          <w:rPrChange w:id="9038" w:author="מנוע אמוראים" w:date="2026-10-05T16:41:09Z">
            <w:rPr>
              <w:rStyle w:val="afffff0"/>
              <w:rtl/>
            </w:rPr>
          </w:rPrChange>
        </w:rPr>
        <w:t xml:space="preserve">"</w:t>
      </w:r>
      <w:r>
        <w:rPr>
          <w:rStyle w:val="affffe"/>
          <w:rFonts w:hint="cs"/>
          <w:rtl/>
          <w:rPrChange w:id="9039" w:author="מנוע אמוראים" w:date="2026-10-05T16:41:09Z">
            <w:rPr>
              <w:rStyle w:val="afffff0"/>
              <w:rFonts w:hint="cs"/>
              <w:rtl/>
            </w:rPr>
          </w:rPrChange>
        </w:rPr>
        <w:t xml:space="preserve">א</w:t>
      </w:r>
      <w:r>
        <w:rPr>
          <w:rStyle w:val="afffff0"/>
          <w:rFonts w:hint="cs"/>
          <w:rtl/>
        </w:rPr>
        <w:t xml:space="preserve">]</w:t>
      </w:r>
      <w:r w:rsidR="009970A1">
        <w:rPr>
          <w:rStyle w:val="afffff0"/>
          <w:rFonts w:hint="cs"/>
          <w:rtl/>
        </w:rPr>
        <w:t xml:space="preserve"> </w:t>
      </w:r>
      <w:r w:rsidR="009970A1">
        <w:rPr>
          <w:rFonts w:ascii="Fb Fontext" w:hAnsi="Fb Fontext" w:hint="cs"/>
          <w:rtl/>
        </w:rPr>
        <w:t xml:space="preserve"> </w:t>
      </w:r>
      <w:r w:rsidRPr="00C35A2C">
        <w:rPr>
          <w:rFonts w:ascii="Fb Fontext" w:hAnsi="Fb Fontext" w:hint="cs"/>
          <w:rtl/>
        </w:rPr>
        <w:t>לכך יתן לארנקי</w:t>
      </w:r>
      <w:r w:rsidRPr="00C35A2C">
        <w:rPr>
          <w:rFonts w:ascii="Fb Fontext" w:hAnsi="Fb Fontext"/>
          <w:rtl/>
        </w:rPr>
        <w:t xml:space="preserve"> של צדקה.</w:t>
      </w:r>
    </w:p>
    <w:p w14:paraId="7E67FA29" w14:textId="77777777" w:rsidR="00AC0AF5" w:rsidRPr="00C35A2C" w:rsidRDefault="00AC0AF5" w:rsidP="00982F98">
      <w:pPr>
        <w:pStyle w:val="affe"/>
        <w:framePr w:wrap="around"/>
        <w:rPr>
          <w:rtl/>
        </w:rPr>
      </w:pPr>
      <w:r w:rsidRPr="00C35A2C">
        <w:rPr>
          <w:rtl/>
        </w:rPr>
        <w:t>י:</w:t>
      </w:r>
    </w:p>
    <w:p w14:paraId="75F4F346" w14:textId="4C13AA76" w:rsidR="00AC0AF5" w:rsidRDefault="00AC0AF5" w:rsidP="009970A1">
      <w:pPr>
        <w:pStyle w:val="affff9"/>
        <w:rPr>
          <w:rtl/>
        </w:rPr>
      </w:pPr>
      <w:r w:rsidRPr="00C35A2C">
        <w:rPr>
          <w:rFonts w:hint="cs"/>
          <w:rtl/>
        </w:rPr>
        <w:t>ד</w:t>
      </w:r>
      <w:r w:rsidRPr="00C35A2C">
        <w:rPr>
          <w:rtl/>
        </w:rPr>
        <w:t>מה יעשה אדם ויהיו לו בנים זכרים?</w:t>
      </w:r>
    </w:p>
    <w:p w14:paraId="653AA700" w14:textId="77777777" w:rsidR="009970A1" w:rsidRDefault="00AC0AF5" w:rsidP="009970A1">
      <w:pPr>
        <w:pStyle w:val="36"/>
        <w:framePr w:wrap="notBeside"/>
        <w:rPr>
          <w:rtl/>
        </w:rPr>
      </w:pPr>
      <w:r w:rsidRPr="00C35A2C">
        <w:rPr>
          <w:rtl/>
        </w:rPr>
        <w:t>ר"א:</w:t>
      </w:r>
    </w:p>
    <w:p w14:paraId="2E37EC28" w14:textId="53144A6E" w:rsidR="00AC0AF5" w:rsidRDefault="00AC0AF5" w:rsidP="004B67A5">
      <w:pPr>
        <w:rPr>
          <w:rFonts w:ascii="Fb Fontext" w:hAnsi="Fb Fontext"/>
          <w:sz w:val="32"/>
          <w:rtl/>
        </w:rPr>
      </w:pPr>
      <w:r w:rsidRPr="00C35A2C">
        <w:rPr>
          <w:rFonts w:ascii="Fb Fontext" w:hAnsi="Fb Fontext"/>
          <w:sz w:val="32"/>
          <w:rtl/>
        </w:rPr>
        <w:t>יפזר מעותיו לעניים.</w:t>
      </w:r>
      <w:r w:rsidR="004B67A5">
        <w:rPr>
          <w:rFonts w:ascii="Fb Fontext" w:hAnsi="Fb Fontext"/>
          <w:sz w:val="32"/>
          <w:rtl/>
        </w:rPr>
        <w:tab/>
      </w:r>
      <w:r w:rsidRPr="004B67A5">
        <w:rPr>
          <w:rStyle w:val="affffe"/>
          <w:rtl/>
        </w:rPr>
        <w:t>ר' יהושע:</w:t>
      </w:r>
      <w:r w:rsidR="004B67A5">
        <w:rPr>
          <w:rStyle w:val="affffe"/>
          <w:rFonts w:hint="cs"/>
          <w:rtl/>
        </w:rPr>
        <w:t xml:space="preserve"> </w:t>
      </w:r>
      <w:r w:rsidRPr="00C35A2C">
        <w:rPr>
          <w:rFonts w:ascii="Fb Fontext" w:hAnsi="Fb Fontext"/>
          <w:sz w:val="32"/>
          <w:rtl/>
        </w:rPr>
        <w:t>ישמח אשתו לדבר מצוה.</w:t>
      </w:r>
    </w:p>
    <w:p w14:paraId="32460702" w14:textId="5155F88D" w:rsidR="009970A1" w:rsidRDefault="004B67A5" w:rsidP="009970A1">
      <w:pPr>
        <w:pStyle w:val="36"/>
        <w:framePr w:wrap="notBeside"/>
        <w:rPr>
          <w:rtl/>
        </w:rPr>
      </w:pPr>
      <w:r>
        <w:rPr>
          <w:rStyle w:val="afffff0"/>
          <w:rFonts w:ascii="BA Or Tzadikim Regular" w:hAnsi="BA Or Tzadikim Regular" w:cs="BA Or Tzadikim Regular"/>
          <w:rtl/>
        </w:rPr>
        <w:t>◄</w:t>
      </w:r>
      <w:r w:rsidR="00AC0AF5" w:rsidRPr="00C35A2C">
        <w:rPr>
          <w:rFonts w:hint="cs"/>
          <w:rtl/>
        </w:rPr>
        <w:t>ראב</w:t>
      </w:r>
      <w:r w:rsidR="00AC0AF5" w:rsidRPr="00C35A2C">
        <w:rPr>
          <w:rtl/>
        </w:rPr>
        <w:t>"</w:t>
      </w:r>
      <w:r w:rsidR="00AC0AF5" w:rsidRPr="00C35A2C">
        <w:rPr>
          <w:rFonts w:hint="cs"/>
          <w:rtl/>
        </w:rPr>
        <w:t>י</w:t>
      </w:r>
      <w:r w:rsidR="00AC0AF5" w:rsidRPr="00C35A2C">
        <w:rPr>
          <w:rtl/>
        </w:rPr>
        <w:t>:</w:t>
      </w:r>
    </w:p>
    <w:p w14:paraId="326B7C9F" w14:textId="57F58002" w:rsidR="00AC0AF5" w:rsidRDefault="00AC0AF5" w:rsidP="009970A1">
      <w:pPr>
        <w:spacing w:after="60"/>
        <w:rPr>
          <w:rFonts w:ascii="Fb Fontext" w:hAnsi="Fb Fontext"/>
          <w:sz w:val="32"/>
          <w:rtl/>
        </w:rPr>
      </w:pPr>
      <w:r w:rsidRPr="00C35A2C">
        <w:rPr>
          <w:rFonts w:ascii="Fb Fontext" w:hAnsi="Fb Fontext"/>
          <w:sz w:val="32"/>
          <w:rtl/>
        </w:rPr>
        <w:t>לא יתן אדם פרוטה לארנקי של צדקה א</w:t>
      </w:r>
      <w:r w:rsidRPr="00C35A2C">
        <w:rPr>
          <w:rFonts w:ascii="Fb Fontext" w:hAnsi="Fb Fontext" w:hint="cs"/>
          <w:sz w:val="32"/>
          <w:rtl/>
        </w:rPr>
        <w:t>א</w:t>
      </w:r>
      <w:r w:rsidRPr="00C35A2C">
        <w:rPr>
          <w:rFonts w:ascii="Fb Fontext" w:hAnsi="Fb Fontext"/>
          <w:sz w:val="32"/>
          <w:rtl/>
        </w:rPr>
        <w:t xml:space="preserve">"כ ממונה עליה </w:t>
      </w:r>
      <w:r w:rsidRPr="009970A1">
        <w:rPr>
          <w:rStyle w:val="affffe"/>
          <w:rtl/>
        </w:rPr>
        <w:t>כר</w:t>
      </w:r>
      <w:r w:rsidRPr="009970A1">
        <w:rPr>
          <w:rStyle w:val="affffe"/>
          <w:rFonts w:hint="cs"/>
          <w:rtl/>
        </w:rPr>
        <w:t>חב</w:t>
      </w:r>
      <w:r w:rsidRPr="009970A1">
        <w:rPr>
          <w:rStyle w:val="affffe"/>
          <w:rtl/>
        </w:rPr>
        <w:t>"</w:t>
      </w:r>
      <w:r w:rsidRPr="009970A1">
        <w:rPr>
          <w:rStyle w:val="affffe"/>
          <w:rFonts w:hint="cs"/>
          <w:rtl/>
        </w:rPr>
        <w:t>ת</w:t>
      </w:r>
    </w:p>
    <w:p w14:paraId="38C6D973" w14:textId="63B5ACC8" w:rsidR="009970A1" w:rsidRDefault="009970A1" w:rsidP="009970A1">
      <w:pPr>
        <w:pStyle w:val="36"/>
        <w:framePr w:wrap="notBeside"/>
        <w:rPr>
          <w:rtl/>
        </w:rPr>
      </w:pPr>
      <w:r>
        <w:rPr>
          <w:rFonts w:hint="cs"/>
          <w:rtl/>
        </w:rPr>
        <w:t xml:space="preserve">יח. </w:t>
      </w:r>
      <w:r w:rsidR="00AC0AF5" w:rsidRPr="00C35A2C">
        <w:rPr>
          <w:rtl/>
        </w:rPr>
        <w:t>א"ר אבהו</w:t>
      </w:r>
    </w:p>
    <w:p w14:paraId="60989B2E" w14:textId="4146F48C" w:rsidR="00AC0AF5" w:rsidRPr="00C35A2C" w:rsidRDefault="00AC0AF5" w:rsidP="00AC0AF5">
      <w:pPr>
        <w:rPr>
          <w:rFonts w:ascii="Fb Fontext" w:hAnsi="Fb Fontext"/>
          <w:rtl/>
        </w:rPr>
      </w:pPr>
      <w:r w:rsidRPr="009970A1">
        <w:rPr>
          <w:rStyle w:val="affffe"/>
          <w:rtl/>
        </w:rPr>
        <w:t>אמר משה לפני הק</w:t>
      </w:r>
      <w:r w:rsidRPr="009970A1">
        <w:rPr>
          <w:rStyle w:val="affffe"/>
          <w:rFonts w:hint="cs"/>
          <w:rtl/>
        </w:rPr>
        <w:t>ב</w:t>
      </w:r>
      <w:r w:rsidRPr="009970A1">
        <w:rPr>
          <w:rStyle w:val="affffe"/>
          <w:rtl/>
        </w:rPr>
        <w:t>"</w:t>
      </w:r>
      <w:r w:rsidRPr="009970A1">
        <w:rPr>
          <w:rStyle w:val="affffe"/>
          <w:rFonts w:hint="cs"/>
          <w:rtl/>
        </w:rPr>
        <w:t>ה</w:t>
      </w:r>
      <w:r w:rsidRPr="009970A1">
        <w:rPr>
          <w:rStyle w:val="affffe"/>
          <w:rtl/>
        </w:rPr>
        <w:t>:</w:t>
      </w:r>
      <w:r w:rsidRPr="00C35A2C">
        <w:rPr>
          <w:rFonts w:ascii="Fb Fontext" w:hAnsi="Fb Fontext"/>
          <w:sz w:val="32"/>
          <w:rtl/>
        </w:rPr>
        <w:t xml:space="preserve"> </w:t>
      </w:r>
      <w:r>
        <w:rPr>
          <w:rStyle w:val="affffe"/>
          <w:rtl/>
          <w:rPrChange w:id="9040" w:author="מנוע אמוראים" w:date="2026-10-05T16:41:09Z">
            <w:rPr>
              <w:rStyle w:val="afff8"/>
              <w:rtl/>
            </w:rPr>
          </w:rPrChange>
        </w:rPr>
        <w:t xml:space="preserve">רבש"ע</w:t>
      </w:r>
      <w:r>
        <w:rPr>
          <w:rStyle w:val="afff8"/>
          <w:rtl/>
        </w:rPr>
        <w:t xml:space="preserve"> במה תרום קרן ישראל</w:t>
      </w:r>
      <w:r w:rsidRPr="00C35A2C">
        <w:rPr>
          <w:rFonts w:ascii="Fb Fontext" w:hAnsi="Fb Fontext"/>
          <w:sz w:val="32"/>
          <w:rtl/>
        </w:rPr>
        <w:t xml:space="preserve">? </w:t>
      </w:r>
      <w:r w:rsidRPr="009970A1">
        <w:rPr>
          <w:rStyle w:val="affffe"/>
          <w:rtl/>
        </w:rPr>
        <w:t>א"ל:</w:t>
      </w:r>
      <w:r w:rsidRPr="00C35A2C">
        <w:rPr>
          <w:rFonts w:ascii="Fb Fontext" w:hAnsi="Fb Fontext"/>
          <w:sz w:val="32"/>
          <w:rtl/>
        </w:rPr>
        <w:t xml:space="preserve"> בכי תשא.</w:t>
      </w:r>
    </w:p>
    <w:p w14:paraId="5CA6AFA9" w14:textId="3906A06A" w:rsidR="009970A1" w:rsidRDefault="009970A1" w:rsidP="009970A1">
      <w:pPr>
        <w:pStyle w:val="36"/>
        <w:framePr w:wrap="notBeside"/>
        <w:rPr>
          <w:rtl/>
        </w:rPr>
      </w:pPr>
      <w:r>
        <w:rPr>
          <w:rFonts w:hint="cs"/>
          <w:rtl/>
        </w:rPr>
        <w:t xml:space="preserve">יט. </w:t>
      </w:r>
      <w:r w:rsidR="00AC0AF5" w:rsidRPr="00C35A2C">
        <w:rPr>
          <w:rtl/>
        </w:rPr>
        <w:t>וא"ר אבהו,</w:t>
      </w:r>
    </w:p>
    <w:p w14:paraId="06FF092F" w14:textId="56EA6EBE" w:rsidR="00AC0AF5" w:rsidRPr="002F3CDA" w:rsidRDefault="00AC0AF5" w:rsidP="009970A1">
      <w:pPr>
        <w:rPr>
          <w:rStyle w:val="affff8"/>
          <w:rtl/>
        </w:rPr>
      </w:pPr>
      <w:r w:rsidRPr="009970A1">
        <w:rPr>
          <w:rStyle w:val="affffe"/>
          <w:rtl/>
        </w:rPr>
        <w:t>שאלו את שלמה בן דוד</w:t>
      </w:r>
      <w:r w:rsidRPr="0081371E">
        <w:rPr>
          <w:rStyle w:val="afff8"/>
          <w:rtl/>
        </w:rPr>
        <w:t xml:space="preserve"> עד היכן כחה של צדקה</w:t>
      </w:r>
      <w:r w:rsidRPr="00C35A2C">
        <w:rPr>
          <w:rFonts w:ascii="Fb Fontext" w:hAnsi="Fb Fontext"/>
          <w:rtl/>
        </w:rPr>
        <w:t>?</w:t>
      </w:r>
      <w:r w:rsidR="009970A1">
        <w:rPr>
          <w:rFonts w:ascii="Fb Fontext" w:hAnsi="Fb Fontext" w:hint="cs"/>
          <w:rtl/>
        </w:rPr>
        <w:t xml:space="preserve"> </w:t>
      </w:r>
      <w:r w:rsidRPr="009970A1">
        <w:rPr>
          <w:rStyle w:val="affffe"/>
          <w:rtl/>
        </w:rPr>
        <w:t>א</w:t>
      </w:r>
      <w:r w:rsidR="009970A1">
        <w:rPr>
          <w:rStyle w:val="affffe"/>
          <w:rFonts w:hint="cs"/>
          <w:rtl/>
        </w:rPr>
        <w:t>"ל</w:t>
      </w:r>
      <w:r w:rsidRPr="009970A1">
        <w:rPr>
          <w:rStyle w:val="affffe"/>
          <w:rtl/>
        </w:rPr>
        <w:t>, צאו וראו מה פירש דוד אבא:</w:t>
      </w:r>
      <w:r w:rsidRPr="00C35A2C">
        <w:rPr>
          <w:rFonts w:ascii="Fb Fontext" w:hAnsi="Fb Fontext"/>
          <w:rtl/>
        </w:rPr>
        <w:t xml:space="preserve"> </w:t>
      </w:r>
      <w:r w:rsidRPr="002F3CDA">
        <w:rPr>
          <w:rStyle w:val="affff8"/>
          <w:rtl/>
        </w:rPr>
        <w:t>פזר נתן לאביונים צדקתו עומדת לעד קרנו תרום בכבוד.</w:t>
      </w:r>
    </w:p>
    <w:p w14:paraId="30785E4E" w14:textId="77777777" w:rsidR="009970A1" w:rsidRDefault="00AC0AF5" w:rsidP="009970A1">
      <w:pPr>
        <w:pStyle w:val="36"/>
        <w:framePr w:wrap="notBeside"/>
        <w:rPr>
          <w:rtl/>
        </w:rPr>
      </w:pPr>
      <w:r w:rsidRPr="00C35A2C">
        <w:rPr>
          <w:rtl/>
        </w:rPr>
        <w:t>ר"</w:t>
      </w:r>
      <w:r w:rsidRPr="00C35A2C">
        <w:rPr>
          <w:rFonts w:hint="cs"/>
          <w:rtl/>
        </w:rPr>
        <w:t>א</w:t>
      </w:r>
      <w:r w:rsidRPr="00C35A2C">
        <w:rPr>
          <w:rtl/>
        </w:rPr>
        <w:t xml:space="preserve"> מהכא:</w:t>
      </w:r>
    </w:p>
    <w:p w14:paraId="010FF94A" w14:textId="09D6BF80" w:rsidR="00AC0AF5" w:rsidRPr="00C35A2C" w:rsidRDefault="00AC0AF5" w:rsidP="00AC0AF5">
      <w:pPr>
        <w:rPr>
          <w:rFonts w:ascii="Fb Fontext" w:hAnsi="Fb Fontext"/>
          <w:rtl/>
        </w:rPr>
      </w:pPr>
      <w:r w:rsidRPr="009970A1">
        <w:rPr>
          <w:rtl/>
        </w:rPr>
        <w:t xml:space="preserve">מה טעם </w:t>
      </w:r>
      <w:r w:rsidRPr="00F10693">
        <w:rPr>
          <w:rFonts w:hint="cs"/>
          <w:rtl/>
        </w:rPr>
        <w:t>'</w:t>
      </w:r>
      <w:r w:rsidRPr="00F10693">
        <w:rPr>
          <w:rtl/>
        </w:rPr>
        <w:t>מ</w:t>
      </w:r>
      <w:r w:rsidRPr="00577F86">
        <w:rPr>
          <w:rStyle w:val="affff8"/>
          <w:rtl/>
        </w:rPr>
        <w:t>רומים ישכון מצדות סלעים משגבו</w:t>
      </w:r>
      <w:r w:rsidRPr="00F10693">
        <w:rPr>
          <w:rFonts w:hint="cs"/>
          <w:rtl/>
        </w:rPr>
        <w:t>'</w:t>
      </w:r>
      <w:r w:rsidRPr="00F10693">
        <w:rPr>
          <w:rtl/>
        </w:rPr>
        <w:t xml:space="preserve"> </w:t>
      </w:r>
      <w:r w:rsidRPr="00C35A2C">
        <w:rPr>
          <w:rFonts w:ascii="Fb Fontext" w:hAnsi="Fb Fontext"/>
          <w:rtl/>
        </w:rPr>
        <w:t xml:space="preserve">משום </w:t>
      </w:r>
      <w:r w:rsidRPr="00577F86">
        <w:rPr>
          <w:rStyle w:val="affff8"/>
          <w:rtl/>
        </w:rPr>
        <w:t>ד</w:t>
      </w:r>
      <w:r w:rsidRPr="00F10693">
        <w:rPr>
          <w:rFonts w:hint="cs"/>
          <w:rtl/>
        </w:rPr>
        <w:t>'</w:t>
      </w:r>
      <w:r w:rsidRPr="00F10693">
        <w:rPr>
          <w:rtl/>
        </w:rPr>
        <w:t>ל</w:t>
      </w:r>
      <w:r w:rsidRPr="00577F86">
        <w:rPr>
          <w:rStyle w:val="affff8"/>
          <w:rtl/>
        </w:rPr>
        <w:t>חמו נתן ומימיו נאמנים</w:t>
      </w:r>
      <w:r w:rsidRPr="00F10693">
        <w:rPr>
          <w:rFonts w:hint="cs"/>
          <w:rtl/>
        </w:rPr>
        <w:t>'</w:t>
      </w:r>
      <w:r w:rsidRPr="00F10693">
        <w:rPr>
          <w:rtl/>
        </w:rPr>
        <w:t>.</w:t>
      </w:r>
    </w:p>
    <w:p w14:paraId="7C1FBE49" w14:textId="775188E3" w:rsidR="009970A1" w:rsidRDefault="009970A1" w:rsidP="009970A1">
      <w:pPr>
        <w:pStyle w:val="36"/>
        <w:framePr w:wrap="notBeside"/>
        <w:rPr>
          <w:rtl/>
        </w:rPr>
      </w:pPr>
      <w:r>
        <w:rPr>
          <w:rFonts w:hint="cs"/>
          <w:rtl/>
        </w:rPr>
        <w:t xml:space="preserve">כ. </w:t>
      </w:r>
      <w:r w:rsidR="00AC0AF5" w:rsidRPr="00C35A2C">
        <w:rPr>
          <w:rtl/>
        </w:rPr>
        <w:t>וא</w:t>
      </w:r>
      <w:r w:rsidR="00AC0AF5" w:rsidRPr="00C35A2C">
        <w:rPr>
          <w:rFonts w:hint="cs"/>
          <w:rtl/>
        </w:rPr>
        <w:t>ר</w:t>
      </w:r>
      <w:r w:rsidR="00AC0AF5" w:rsidRPr="00C35A2C">
        <w:rPr>
          <w:rtl/>
        </w:rPr>
        <w:t>"</w:t>
      </w:r>
      <w:r w:rsidR="00AC0AF5" w:rsidRPr="00C35A2C">
        <w:rPr>
          <w:rFonts w:hint="cs"/>
          <w:rtl/>
        </w:rPr>
        <w:t>א</w:t>
      </w:r>
    </w:p>
    <w:p w14:paraId="5CDB3B9C" w14:textId="2518AB8A" w:rsidR="00AC0AF5" w:rsidRPr="00C35A2C" w:rsidRDefault="00AC0AF5" w:rsidP="00AC0AF5">
      <w:pPr>
        <w:rPr>
          <w:rFonts w:ascii="Fb Fontext" w:hAnsi="Fb Fontext"/>
          <w:rtl/>
        </w:rPr>
      </w:pPr>
      <w:r w:rsidRPr="00C35A2C">
        <w:rPr>
          <w:rFonts w:ascii="Fb Fontext" w:hAnsi="Fb Fontext"/>
          <w:rtl/>
        </w:rPr>
        <w:t xml:space="preserve">שאלו את שלמה: </w:t>
      </w:r>
      <w:r w:rsidRPr="0081371E">
        <w:rPr>
          <w:rStyle w:val="afff8"/>
          <w:rtl/>
        </w:rPr>
        <w:t>איזהו בן העו</w:t>
      </w:r>
      <w:r w:rsidRPr="0081371E">
        <w:rPr>
          <w:rStyle w:val="afff8"/>
          <w:rFonts w:hint="cs"/>
          <w:rtl/>
        </w:rPr>
        <w:t>ה</w:t>
      </w:r>
      <w:r w:rsidRPr="0081371E">
        <w:rPr>
          <w:rStyle w:val="afff8"/>
          <w:rtl/>
        </w:rPr>
        <w:t>"</w:t>
      </w:r>
      <w:r w:rsidRPr="0081371E">
        <w:rPr>
          <w:rStyle w:val="afff8"/>
          <w:rFonts w:hint="cs"/>
          <w:rtl/>
        </w:rPr>
        <w:t>ב</w:t>
      </w:r>
      <w:r w:rsidR="009970A1">
        <w:rPr>
          <w:rFonts w:ascii="Fb Fontext" w:hAnsi="Fb Fontext" w:hint="cs"/>
          <w:rtl/>
        </w:rPr>
        <w:t xml:space="preserve">, </w:t>
      </w:r>
      <w:r w:rsidR="009970A1" w:rsidRPr="009970A1">
        <w:rPr>
          <w:rStyle w:val="affffe"/>
          <w:rFonts w:hint="cs"/>
          <w:rtl/>
        </w:rPr>
        <w:t>א</w:t>
      </w:r>
      <w:r w:rsidR="00F10693">
        <w:rPr>
          <w:rStyle w:val="affffe"/>
          <w:rtl/>
        </w:rPr>
        <w:t>"</w:t>
      </w:r>
      <w:r w:rsidR="009970A1" w:rsidRPr="009970A1">
        <w:rPr>
          <w:rStyle w:val="affffe"/>
          <w:rFonts w:hint="cs"/>
          <w:rtl/>
        </w:rPr>
        <w:t>ל:</w:t>
      </w:r>
      <w:r w:rsidR="009970A1">
        <w:rPr>
          <w:rFonts w:ascii="Fb Fontext" w:hAnsi="Fb Fontext" w:hint="cs"/>
          <w:rtl/>
        </w:rPr>
        <w:t xml:space="preserve"> </w:t>
      </w:r>
      <w:r w:rsidRPr="00C35A2C">
        <w:rPr>
          <w:rFonts w:ascii="Fb Fontext" w:hAnsi="Fb Fontext"/>
          <w:rtl/>
        </w:rPr>
        <w:t>כל שכנגד זקניו כבוד.</w:t>
      </w:r>
    </w:p>
    <w:p w14:paraId="23A3950B" w14:textId="56C62CA7" w:rsidR="00AC0AF5" w:rsidRPr="00C35A2C" w:rsidRDefault="009970A1" w:rsidP="009970A1">
      <w:pPr>
        <w:rPr>
          <w:rFonts w:ascii="Fb Fontext" w:hAnsi="Fb Fontext" w:cs="Guttman Vilna"/>
          <w:b/>
          <w:bCs/>
          <w:sz w:val="32"/>
          <w:rtl/>
        </w:rPr>
      </w:pPr>
      <w:r w:rsidRPr="009970A1">
        <w:rPr>
          <w:rStyle w:val="affffe"/>
          <w:rFonts w:hint="cs"/>
          <w:rtl/>
        </w:rPr>
        <w:t>כר</w:t>
      </w:r>
      <w:r w:rsidRPr="00F10693">
        <w:rPr>
          <w:rFonts w:hint="cs"/>
          <w:rtl/>
        </w:rPr>
        <w:t xml:space="preserve">' </w:t>
      </w:r>
      <w:r w:rsidRPr="009970A1">
        <w:rPr>
          <w:rStyle w:val="affffe"/>
          <w:rFonts w:hint="cs"/>
          <w:rtl/>
        </w:rPr>
        <w:t>יוסף ב</w:t>
      </w:r>
      <w:r>
        <w:rPr>
          <w:rStyle w:val="affffe"/>
          <w:rFonts w:hint="cs"/>
          <w:rtl/>
        </w:rPr>
        <w:t>רי</w:t>
      </w:r>
      <w:r w:rsidR="00F10693">
        <w:rPr>
          <w:rStyle w:val="affffe"/>
          <w:rtl/>
        </w:rPr>
        <w:t>"</w:t>
      </w:r>
      <w:r>
        <w:rPr>
          <w:rStyle w:val="affffe"/>
          <w:rFonts w:hint="cs"/>
          <w:rtl/>
        </w:rPr>
        <w:t xml:space="preserve">ה, </w:t>
      </w:r>
      <w:r w:rsidR="00AC0AF5" w:rsidRPr="00C35A2C">
        <w:rPr>
          <w:rFonts w:ascii="Fb Fontext" w:hAnsi="Fb Fontext"/>
          <w:sz w:val="32"/>
          <w:rtl/>
        </w:rPr>
        <w:t>חל</w:t>
      </w:r>
      <w:r>
        <w:rPr>
          <w:rFonts w:ascii="Fb Fontext" w:hAnsi="Fb Fontext" w:hint="cs"/>
          <w:sz w:val="32"/>
          <w:rtl/>
        </w:rPr>
        <w:t>ה ומת</w:t>
      </w:r>
      <w:r w:rsidR="00AC0AF5" w:rsidRPr="00C35A2C">
        <w:rPr>
          <w:rFonts w:ascii="Fb Fontext" w:hAnsi="Fb Fontext"/>
          <w:sz w:val="32"/>
          <w:rtl/>
        </w:rPr>
        <w:t>.</w:t>
      </w:r>
      <w:r w:rsidR="00AC0AF5" w:rsidRPr="00C35A2C">
        <w:rPr>
          <w:rFonts w:ascii="Fb Fontext" w:hAnsi="Fb Fontext" w:hint="cs"/>
          <w:sz w:val="32"/>
          <w:rtl/>
        </w:rPr>
        <w:t xml:space="preserve"> </w:t>
      </w:r>
      <w:r w:rsidR="00AC0AF5" w:rsidRPr="009970A1">
        <w:rPr>
          <w:rStyle w:val="affffe"/>
          <w:rtl/>
        </w:rPr>
        <w:t>א"ל</w:t>
      </w:r>
      <w:r w:rsidR="00AC0AF5" w:rsidRPr="00C35A2C">
        <w:rPr>
          <w:rFonts w:ascii="Fb Fontext" w:hAnsi="Fb Fontext"/>
          <w:sz w:val="32"/>
          <w:rtl/>
        </w:rPr>
        <w:t xml:space="preserve"> אב</w:t>
      </w:r>
      <w:r>
        <w:rPr>
          <w:rFonts w:ascii="Fb Fontext" w:hAnsi="Fb Fontext" w:hint="cs"/>
          <w:sz w:val="32"/>
          <w:rtl/>
        </w:rPr>
        <w:t>יו</w:t>
      </w:r>
      <w:r w:rsidR="00AC0AF5" w:rsidRPr="00C35A2C">
        <w:rPr>
          <w:rFonts w:ascii="Fb Fontext" w:hAnsi="Fb Fontext" w:hint="cs"/>
          <w:sz w:val="32"/>
          <w:rtl/>
        </w:rPr>
        <w:t xml:space="preserve"> מה ראית</w:t>
      </w:r>
      <w:r>
        <w:rPr>
          <w:rFonts w:ascii="Fb Fontext" w:hAnsi="Fb Fontext" w:hint="cs"/>
          <w:sz w:val="32"/>
          <w:rtl/>
        </w:rPr>
        <w:t xml:space="preserve">, </w:t>
      </w:r>
      <w:r w:rsidR="00AC0AF5" w:rsidRPr="009970A1">
        <w:rPr>
          <w:rStyle w:val="affffe"/>
          <w:rtl/>
        </w:rPr>
        <w:t>א"ל:</w:t>
      </w:r>
      <w:r w:rsidR="00AC0AF5" w:rsidRPr="00C35A2C">
        <w:rPr>
          <w:rFonts w:ascii="Fb Fontext" w:hAnsi="Fb Fontext"/>
          <w:sz w:val="32"/>
          <w:rtl/>
        </w:rPr>
        <w:t xml:space="preserve"> עולם הפוך ראיתי, עליונים למטה ותחתונים למעלה.</w:t>
      </w:r>
      <w:r w:rsidR="00AC0AF5" w:rsidRPr="00C35A2C">
        <w:rPr>
          <w:rFonts w:ascii="Fb Fontext" w:hAnsi="Fb Fontext" w:hint="cs"/>
          <w:sz w:val="32"/>
          <w:rtl/>
        </w:rPr>
        <w:t xml:space="preserve">-  </w:t>
      </w:r>
      <w:r w:rsidR="00AC0AF5" w:rsidRPr="009970A1">
        <w:rPr>
          <w:rStyle w:val="affffe"/>
          <w:rtl/>
        </w:rPr>
        <w:t>א"ל:</w:t>
      </w:r>
      <w:r w:rsidR="00AC0AF5" w:rsidRPr="00C35A2C">
        <w:rPr>
          <w:rFonts w:ascii="Fb Fontext" w:hAnsi="Fb Fontext"/>
          <w:sz w:val="32"/>
          <w:rtl/>
        </w:rPr>
        <w:t xml:space="preserve"> עולם ברור ראית.</w:t>
      </w:r>
    </w:p>
    <w:p w14:paraId="55997A79" w14:textId="27E76A5D" w:rsidR="00AC0AF5" w:rsidRDefault="00B33744" w:rsidP="009970A1">
      <w:pPr>
        <w:rPr>
          <w:rFonts w:ascii="Fb Fontext" w:hAnsi="Fb Fontext"/>
          <w:sz w:val="32"/>
          <w:rtl/>
        </w:rPr>
      </w:pPr>
      <w:r>
        <w:rPr>
          <w:rFonts w:ascii="Fb Fontext" w:hAnsi="Fb Fontext" w:hint="cs"/>
          <w:sz w:val="32"/>
          <w:rtl/>
        </w:rPr>
        <w:t>ואותנו איך ראית</w:t>
      </w:r>
      <w:r w:rsidR="00AC0AF5" w:rsidRPr="00C35A2C">
        <w:rPr>
          <w:rFonts w:ascii="Fb Fontext" w:hAnsi="Fb Fontext"/>
          <w:sz w:val="32"/>
          <w:rtl/>
        </w:rPr>
        <w:t xml:space="preserve">? </w:t>
      </w:r>
      <w:r w:rsidR="00AC0AF5" w:rsidRPr="009970A1">
        <w:rPr>
          <w:rStyle w:val="affffe"/>
          <w:rtl/>
        </w:rPr>
        <w:t>א"ל:</w:t>
      </w:r>
      <w:r w:rsidR="00AC0AF5" w:rsidRPr="00C35A2C">
        <w:rPr>
          <w:rFonts w:ascii="Fb Fontext" w:hAnsi="Fb Fontext"/>
          <w:sz w:val="32"/>
          <w:rtl/>
        </w:rPr>
        <w:t xml:space="preserve"> </w:t>
      </w:r>
      <w:r w:rsidR="00AC0AF5">
        <w:rPr>
          <w:rFonts w:ascii="Fb Fontext" w:hAnsi="Fb Fontext" w:hint="cs"/>
          <w:sz w:val="32"/>
          <w:rtl/>
        </w:rPr>
        <w:t xml:space="preserve">כמו </w:t>
      </w:r>
      <w:r w:rsidR="00112586">
        <w:rPr>
          <w:rFonts w:ascii="Fb Fontext" w:hAnsi="Fb Fontext" w:hint="cs"/>
          <w:sz w:val="32"/>
          <w:rtl/>
        </w:rPr>
        <w:t>שאתה סבור כאן כך סבורים למעלה</w:t>
      </w:r>
      <w:r w:rsidR="00AC0AF5" w:rsidRPr="00C35A2C">
        <w:rPr>
          <w:rFonts w:ascii="Fb Fontext" w:hAnsi="Fb Fontext"/>
          <w:sz w:val="32"/>
          <w:rtl/>
        </w:rPr>
        <w:t>,</w:t>
      </w:r>
    </w:p>
    <w:p w14:paraId="7BFC45A0" w14:textId="77777777" w:rsidR="00AC0AF5" w:rsidRDefault="00AC0AF5" w:rsidP="009970A1">
      <w:pPr>
        <w:rPr>
          <w:rFonts w:ascii="Fb Fontext" w:hAnsi="Fb Fontext"/>
          <w:sz w:val="32"/>
          <w:rtl/>
        </w:rPr>
      </w:pPr>
      <w:r w:rsidRPr="009970A1">
        <w:rPr>
          <w:rStyle w:val="affffe"/>
          <w:rtl/>
        </w:rPr>
        <w:t>ושמעתי שהיו אומרים:</w:t>
      </w:r>
      <w:r w:rsidRPr="00C35A2C">
        <w:rPr>
          <w:rFonts w:ascii="Fb Fontext" w:hAnsi="Fb Fontext"/>
          <w:sz w:val="32"/>
          <w:rtl/>
        </w:rPr>
        <w:t xml:space="preserve"> אשרי מי שבא לכאן ותלמודו בידו,</w:t>
      </w:r>
    </w:p>
    <w:p w14:paraId="18080AE1" w14:textId="21626AD4" w:rsidR="00AC0AF5" w:rsidRDefault="00AC0AF5" w:rsidP="009970A1">
      <w:pPr>
        <w:spacing w:after="60"/>
        <w:rPr>
          <w:rFonts w:ascii="Fb Fontext" w:hAnsi="Fb Fontext"/>
          <w:sz w:val="32"/>
          <w:rtl/>
        </w:rPr>
      </w:pPr>
      <w:r w:rsidRPr="009970A1">
        <w:rPr>
          <w:rStyle w:val="affffe"/>
          <w:rtl/>
        </w:rPr>
        <w:t>ושמעתי שהיו אומרים:</w:t>
      </w:r>
      <w:r w:rsidRPr="00C35A2C">
        <w:rPr>
          <w:rFonts w:ascii="Fb Fontext" w:hAnsi="Fb Fontext"/>
          <w:sz w:val="32"/>
          <w:rtl/>
        </w:rPr>
        <w:t xml:space="preserve"> הרוגי מלכות </w:t>
      </w:r>
      <w:r w:rsidRPr="00C35A2C">
        <w:rPr>
          <w:rFonts w:ascii="Fb Fontext" w:hAnsi="Fb Fontext" w:hint="cs"/>
          <w:sz w:val="32"/>
          <w:rtl/>
        </w:rPr>
        <w:t>[לוד]</w:t>
      </w:r>
      <w:r w:rsidRPr="00C35A2C">
        <w:rPr>
          <w:rFonts w:ascii="Fb Fontext" w:hAnsi="Fb Fontext"/>
          <w:sz w:val="32"/>
          <w:rtl/>
        </w:rPr>
        <w:t>- אין כל בריה יכולה לעמוד במחיצתן.</w:t>
      </w:r>
      <w:r w:rsidR="009970A1">
        <w:rPr>
          <w:rFonts w:ascii="Fb Fontext" w:hAnsi="Fb Fontext" w:hint="cs"/>
          <w:sz w:val="32"/>
          <w:rtl/>
        </w:rPr>
        <w:t xml:space="preserve"> </w:t>
      </w:r>
      <w:r w:rsidR="00112586" w:rsidRPr="00112586">
        <w:rPr>
          <w:rStyle w:val="afffff0"/>
          <w:rFonts w:hint="cs"/>
          <w:rtl/>
        </w:rPr>
        <w:t>[</w:t>
      </w:r>
      <w:r>
        <w:rPr>
          <w:rStyle w:val="afffff0"/>
          <w:rFonts w:hint="cs"/>
          <w:rtl/>
        </w:rPr>
        <w:t xml:space="preserve">ולא </w:t>
      </w:r>
      <w:r>
        <w:rPr>
          <w:rStyle w:val="affffe"/>
          <w:rFonts w:hint="cs"/>
          <w:rtl/>
          <w:rPrChange w:id="9041" w:author="מנוע אמוראים" w:date="2026-10-05T16:41:09Z">
            <w:rPr>
              <w:rStyle w:val="afffff0"/>
              <w:rFonts w:hint="cs"/>
              <w:rtl/>
            </w:rPr>
          </w:rPrChange>
        </w:rPr>
        <w:t xml:space="preserve">ר</w:t>
      </w:r>
      <w:r>
        <w:rPr>
          <w:rStyle w:val="affffe"/>
          <w:rtl/>
          <w:rPrChange w:id="9042" w:author="מנוע אמוראים" w:date="2026-10-05T16:41:09Z">
            <w:rPr>
              <w:rStyle w:val="afffff0"/>
              <w:rtl/>
            </w:rPr>
          </w:rPrChange>
        </w:rPr>
        <w:t xml:space="preserve">"</w:t>
      </w:r>
      <w:r>
        <w:rPr>
          <w:rStyle w:val="affffe"/>
          <w:rFonts w:hint="cs"/>
          <w:rtl/>
          <w:rPrChange w:id="9043" w:author="מנוע אמוראים" w:date="2026-10-05T16:41:09Z">
            <w:rPr>
              <w:rStyle w:val="afffff0"/>
              <w:rFonts w:hint="cs"/>
              <w:rtl/>
            </w:rPr>
          </w:rPrChange>
        </w:rPr>
        <w:t xml:space="preserve">ע</w:t>
      </w:r>
      <w:r>
        <w:rPr>
          <w:rStyle w:val="afffff0"/>
          <w:rFonts w:hint="cs"/>
          <w:rtl/>
        </w:rPr>
        <w:t xml:space="preserve"> וחביריו ד</w:t>
      </w:r>
      <w:r w:rsidR="00112586" w:rsidRPr="00B33744">
        <w:rPr>
          <w:rStyle w:val="afffff0"/>
          <w:rFonts w:hint="cs"/>
          <w:rtl/>
        </w:rPr>
        <w:t xml:space="preserve">גם </w:t>
      </w:r>
      <w:r w:rsidRPr="00B33744">
        <w:rPr>
          <w:rStyle w:val="afffff0"/>
          <w:rFonts w:hint="cs"/>
          <w:rtl/>
        </w:rPr>
        <w:t>בלא'ה</w:t>
      </w:r>
      <w:r w:rsidR="00112586" w:rsidRPr="00B33744">
        <w:rPr>
          <w:rStyle w:val="afffff0"/>
          <w:rFonts w:hint="cs"/>
          <w:rtl/>
        </w:rPr>
        <w:t>]</w:t>
      </w:r>
    </w:p>
    <w:p w14:paraId="2EEA1B0B" w14:textId="1DCAB35A" w:rsidR="009970A1" w:rsidRDefault="009970A1" w:rsidP="009970A1">
      <w:pPr>
        <w:pStyle w:val="36"/>
        <w:framePr w:wrap="notBeside"/>
        <w:rPr>
          <w:rtl/>
        </w:rPr>
      </w:pPr>
      <w:r>
        <w:rPr>
          <w:rFonts w:hint="cs"/>
          <w:rtl/>
        </w:rPr>
        <w:t xml:space="preserve">כא. </w:t>
      </w:r>
      <w:r w:rsidR="00AC0AF5" w:rsidRPr="00C35A2C">
        <w:rPr>
          <w:rFonts w:hint="cs"/>
          <w:rtl/>
        </w:rPr>
        <w:t>ריב</w:t>
      </w:r>
      <w:r w:rsidR="00AC0AF5" w:rsidRPr="00C35A2C">
        <w:rPr>
          <w:rtl/>
        </w:rPr>
        <w:t>"</w:t>
      </w:r>
      <w:r w:rsidR="00AC0AF5" w:rsidRPr="00C35A2C">
        <w:rPr>
          <w:rFonts w:hint="cs"/>
          <w:rtl/>
        </w:rPr>
        <w:t>ז</w:t>
      </w:r>
      <w:r w:rsidR="00AC0AF5" w:rsidRPr="00C35A2C">
        <w:rPr>
          <w:rtl/>
        </w:rPr>
        <w:t xml:space="preserve"> לתלמידיו:</w:t>
      </w:r>
    </w:p>
    <w:p w14:paraId="0796280B" w14:textId="6490FD32" w:rsidR="00AC0AF5" w:rsidRDefault="00AC0AF5" w:rsidP="00AC0AF5">
      <w:pPr>
        <w:rPr>
          <w:rFonts w:ascii="Fb Fontext" w:hAnsi="Fb Fontext"/>
          <w:sz w:val="32"/>
          <w:rtl/>
        </w:rPr>
      </w:pPr>
      <w:r w:rsidRPr="00C35A2C">
        <w:rPr>
          <w:rFonts w:ascii="Fb Fontext" w:hAnsi="Fb Fontext"/>
          <w:sz w:val="32"/>
          <w:rtl/>
        </w:rPr>
        <w:t xml:space="preserve">בני, </w:t>
      </w:r>
      <w:r w:rsidRPr="009970A1">
        <w:rPr>
          <w:rStyle w:val="affffe"/>
          <w:rtl/>
        </w:rPr>
        <w:t>מהו שאמר הכתוב</w:t>
      </w:r>
      <w:r w:rsidRPr="009C12DE">
        <w:rPr>
          <w:rStyle w:val="affff8"/>
          <w:rtl/>
        </w:rPr>
        <w:t xml:space="preserve"> </w:t>
      </w:r>
      <w:r w:rsidRPr="00F10693">
        <w:rPr>
          <w:rFonts w:hint="cs"/>
          <w:rtl/>
        </w:rPr>
        <w:t>'</w:t>
      </w:r>
      <w:r w:rsidRPr="00F10693">
        <w:rPr>
          <w:rtl/>
        </w:rPr>
        <w:t>צ</w:t>
      </w:r>
      <w:r w:rsidRPr="009C12DE">
        <w:rPr>
          <w:rStyle w:val="affff8"/>
          <w:rtl/>
        </w:rPr>
        <w:t>דקה תרומם גוי וחסד לאומים חטאת</w:t>
      </w:r>
      <w:r w:rsidRPr="00F10693">
        <w:rPr>
          <w:rFonts w:hint="cs"/>
          <w:rtl/>
        </w:rPr>
        <w:t>',</w:t>
      </w:r>
    </w:p>
    <w:p w14:paraId="1B95CC51" w14:textId="77777777" w:rsidR="009970A1" w:rsidRDefault="00AC0AF5" w:rsidP="009970A1">
      <w:pPr>
        <w:pStyle w:val="36"/>
        <w:framePr w:wrap="notBeside"/>
        <w:rPr>
          <w:rtl/>
        </w:rPr>
      </w:pPr>
      <w:r w:rsidRPr="00C35A2C">
        <w:rPr>
          <w:rStyle w:val="afff8"/>
          <w:rFonts w:hint="cs"/>
          <w:rtl/>
        </w:rPr>
        <w:t>א.</w:t>
      </w:r>
      <w:r w:rsidRPr="00C35A2C">
        <w:rPr>
          <w:rFonts w:hint="cs"/>
          <w:rtl/>
        </w:rPr>
        <w:t xml:space="preserve"> </w:t>
      </w:r>
      <w:r w:rsidRPr="00C35A2C">
        <w:rPr>
          <w:rtl/>
        </w:rPr>
        <w:t>נענה ר"</w:t>
      </w:r>
      <w:r w:rsidRPr="00C35A2C">
        <w:rPr>
          <w:rFonts w:hint="cs"/>
          <w:rtl/>
        </w:rPr>
        <w:t>א</w:t>
      </w:r>
      <w:r w:rsidRPr="00C35A2C">
        <w:rPr>
          <w:rtl/>
        </w:rPr>
        <w:t>:</w:t>
      </w:r>
    </w:p>
    <w:p w14:paraId="268ADA5B" w14:textId="3878B6D4" w:rsidR="00AC0AF5" w:rsidRDefault="00AC0AF5" w:rsidP="00AC0AF5">
      <w:pPr>
        <w:rPr>
          <w:rFonts w:ascii="Fb Fontext" w:hAnsi="Fb Fontext"/>
          <w:sz w:val="32"/>
          <w:rtl/>
        </w:rPr>
      </w:pPr>
      <w:r w:rsidRPr="00F10693">
        <w:rPr>
          <w:rFonts w:hint="cs"/>
          <w:rtl/>
        </w:rPr>
        <w:t>'</w:t>
      </w:r>
      <w:r w:rsidRPr="00F10693">
        <w:rPr>
          <w:rtl/>
        </w:rPr>
        <w:t>צ</w:t>
      </w:r>
      <w:r w:rsidRPr="00577F86">
        <w:rPr>
          <w:rStyle w:val="affff8"/>
          <w:rtl/>
        </w:rPr>
        <w:t>דקה תרומם גוי</w:t>
      </w:r>
      <w:r w:rsidRPr="00F10693">
        <w:rPr>
          <w:rFonts w:hint="cs"/>
          <w:rtl/>
        </w:rPr>
        <w:t>'</w:t>
      </w:r>
      <w:r w:rsidRPr="00C35A2C">
        <w:rPr>
          <w:rFonts w:ascii="Fb Fontext" w:hAnsi="Fb Fontext"/>
          <w:sz w:val="32"/>
          <w:rtl/>
        </w:rPr>
        <w:t xml:space="preserve"> אלו ישראל, </w:t>
      </w:r>
      <w:r w:rsidRPr="00577F86">
        <w:rPr>
          <w:rStyle w:val="affff8"/>
          <w:rtl/>
        </w:rPr>
        <w:t>ד</w:t>
      </w:r>
      <w:r w:rsidRPr="00F10693">
        <w:rPr>
          <w:rFonts w:hint="cs"/>
          <w:rtl/>
        </w:rPr>
        <w:t>'</w:t>
      </w:r>
      <w:r w:rsidRPr="00F10693">
        <w:rPr>
          <w:rtl/>
        </w:rPr>
        <w:t>ו</w:t>
      </w:r>
      <w:r w:rsidRPr="00577F86">
        <w:rPr>
          <w:rStyle w:val="affff8"/>
          <w:rtl/>
        </w:rPr>
        <w:t>מי כעמך ישראל גוי אחד בארץ</w:t>
      </w:r>
      <w:r w:rsidRPr="00F10693">
        <w:rPr>
          <w:rFonts w:hint="cs"/>
          <w:rtl/>
        </w:rPr>
        <w:t>'</w:t>
      </w:r>
      <w:r w:rsidRPr="00F10693">
        <w:rPr>
          <w:rtl/>
        </w:rPr>
        <w:t>,</w:t>
      </w:r>
    </w:p>
    <w:p w14:paraId="37E79CEA" w14:textId="41142C84" w:rsidR="00AC0AF5" w:rsidRDefault="00AC0AF5" w:rsidP="00AC0AF5">
      <w:pPr>
        <w:rPr>
          <w:rFonts w:ascii="Fb Fontext" w:hAnsi="Fb Fontext"/>
          <w:sz w:val="32"/>
          <w:rtl/>
        </w:rPr>
      </w:pPr>
      <w:r w:rsidRPr="00F10693">
        <w:rPr>
          <w:rFonts w:hint="cs"/>
          <w:rtl/>
        </w:rPr>
        <w:t>'</w:t>
      </w:r>
      <w:r w:rsidRPr="00F10693">
        <w:rPr>
          <w:rtl/>
        </w:rPr>
        <w:t>ו</w:t>
      </w:r>
      <w:r w:rsidRPr="0008384F">
        <w:rPr>
          <w:rStyle w:val="affff8"/>
          <w:rtl/>
        </w:rPr>
        <w:t>חסד לאומים חטאת</w:t>
      </w:r>
      <w:r w:rsidRPr="00F10693">
        <w:rPr>
          <w:rFonts w:hint="cs"/>
          <w:rtl/>
        </w:rPr>
        <w:t>'</w:t>
      </w:r>
      <w:r w:rsidRPr="00F10693">
        <w:rPr>
          <w:rtl/>
        </w:rPr>
        <w:t xml:space="preserve"> </w:t>
      </w:r>
      <w:r w:rsidRPr="00C35A2C">
        <w:rPr>
          <w:rFonts w:ascii="Fb Fontext" w:hAnsi="Fb Fontext"/>
          <w:sz w:val="32"/>
          <w:rtl/>
        </w:rPr>
        <w:t xml:space="preserve">כל צדקה וחסד שאומות </w:t>
      </w:r>
      <w:r w:rsidR="009970A1">
        <w:rPr>
          <w:rFonts w:ascii="Fb Fontext" w:hAnsi="Fb Fontext" w:hint="cs"/>
          <w:sz w:val="32"/>
          <w:rtl/>
        </w:rPr>
        <w:t xml:space="preserve">העולם </w:t>
      </w:r>
      <w:r w:rsidRPr="00C35A2C">
        <w:rPr>
          <w:rFonts w:ascii="Fb Fontext" w:hAnsi="Fb Fontext" w:hint="cs"/>
          <w:sz w:val="32"/>
          <w:rtl/>
        </w:rPr>
        <w:t>ע</w:t>
      </w:r>
      <w:r w:rsidRPr="00C35A2C">
        <w:rPr>
          <w:rFonts w:ascii="Fb Fontext" w:hAnsi="Fb Fontext"/>
          <w:sz w:val="32"/>
          <w:rtl/>
        </w:rPr>
        <w:t>ושין</w:t>
      </w:r>
      <w:r w:rsidR="009970A1">
        <w:rPr>
          <w:rFonts w:ascii="Fb Fontext" w:hAnsi="Fb Fontext" w:hint="cs"/>
          <w:sz w:val="32"/>
          <w:rtl/>
        </w:rPr>
        <w:t>,</w:t>
      </w:r>
      <w:r w:rsidRPr="00C35A2C">
        <w:rPr>
          <w:rFonts w:ascii="Fb Fontext" w:hAnsi="Fb Fontext"/>
          <w:sz w:val="32"/>
          <w:rtl/>
        </w:rPr>
        <w:t xml:space="preserve"> חטא הוא להן, שאינם עושין </w:t>
      </w:r>
      <w:r w:rsidRPr="0081371E">
        <w:rPr>
          <w:rStyle w:val="afff8"/>
          <w:rtl/>
        </w:rPr>
        <w:t>אלא להתגדל בו,</w:t>
      </w:r>
    </w:p>
    <w:p w14:paraId="4B7B9E44" w14:textId="77777777" w:rsidR="00AC0AF5" w:rsidRPr="00C35A2C" w:rsidRDefault="00AC0AF5" w:rsidP="00AC0AF5">
      <w:pPr>
        <w:pStyle w:val="affff7"/>
        <w:rPr>
          <w:rFonts w:cs="Guttman Vilna"/>
          <w:b/>
          <w:bCs/>
          <w:rtl/>
        </w:rPr>
      </w:pPr>
      <w:r w:rsidRPr="00C35A2C">
        <w:rPr>
          <w:rFonts w:hint="cs"/>
          <w:rtl/>
        </w:rPr>
        <w:t>ד</w:t>
      </w:r>
      <w:r w:rsidRPr="00F10693">
        <w:rPr>
          <w:rFonts w:hint="cs"/>
          <w:rtl/>
        </w:rPr>
        <w:t>'</w:t>
      </w:r>
      <w:r w:rsidRPr="00F10693">
        <w:rPr>
          <w:rtl/>
        </w:rPr>
        <w:t>ד</w:t>
      </w:r>
      <w:r w:rsidRPr="00C35A2C">
        <w:rPr>
          <w:rtl/>
        </w:rPr>
        <w:t xml:space="preserve">י להוון מהקרבין ניחוחין לאלהה שמיא ומצליין לחיי מלכא </w:t>
      </w:r>
      <w:r w:rsidRPr="00C35A2C">
        <w:rPr>
          <w:rStyle w:val="afff8"/>
          <w:rtl/>
        </w:rPr>
        <w:t>ובנוהי</w:t>
      </w:r>
      <w:r w:rsidRPr="00F10693">
        <w:rPr>
          <w:rFonts w:hint="cs"/>
          <w:rtl/>
        </w:rPr>
        <w:t>'</w:t>
      </w:r>
      <w:r w:rsidRPr="00F10693">
        <w:rPr>
          <w:rtl/>
        </w:rPr>
        <w:t>.</w:t>
      </w:r>
    </w:p>
    <w:p w14:paraId="31F3D1BB" w14:textId="77777777" w:rsidR="009970A1" w:rsidRDefault="00AC0AF5" w:rsidP="009970A1">
      <w:pPr>
        <w:pStyle w:val="36"/>
        <w:framePr w:wrap="notBeside"/>
        <w:rPr>
          <w:rtl/>
        </w:rPr>
      </w:pPr>
      <w:r w:rsidRPr="006765C4">
        <w:rPr>
          <w:rFonts w:hint="cs"/>
          <w:rtl/>
        </w:rPr>
        <w:t>והך</w:t>
      </w:r>
    </w:p>
    <w:p w14:paraId="607367B3" w14:textId="2F20C165" w:rsidR="00AC0AF5" w:rsidRPr="009970A1" w:rsidRDefault="00AC0AF5" w:rsidP="00AC0AF5">
      <w:pPr>
        <w:rPr>
          <w:rtl/>
        </w:rPr>
      </w:pPr>
      <w:r w:rsidRPr="009970A1">
        <w:rPr>
          <w:rFonts w:hint="cs"/>
          <w:rtl/>
        </w:rPr>
        <w:t>ד</w:t>
      </w:r>
      <w:r w:rsidRPr="00F10693">
        <w:rPr>
          <w:rFonts w:hint="cs"/>
          <w:rtl/>
        </w:rPr>
        <w:t>'</w:t>
      </w:r>
      <w:r w:rsidRPr="00F10693">
        <w:rPr>
          <w:rtl/>
        </w:rPr>
        <w:t>ה</w:t>
      </w:r>
      <w:r w:rsidRPr="009970A1">
        <w:rPr>
          <w:rtl/>
        </w:rPr>
        <w:t>אומר סלע זה לצדקה בשביל שיחיו בני</w:t>
      </w:r>
      <w:r w:rsidRPr="00F10693">
        <w:rPr>
          <w:rFonts w:hint="cs"/>
          <w:rtl/>
        </w:rPr>
        <w:t>'</w:t>
      </w:r>
      <w:r w:rsidRPr="00F10693">
        <w:rPr>
          <w:rtl/>
        </w:rPr>
        <w:t>,</w:t>
      </w:r>
      <w:r w:rsidRPr="006765C4">
        <w:rPr>
          <w:rFonts w:ascii="Fb Fontext" w:hAnsi="Fb Fontext"/>
          <w:spacing w:val="-4"/>
          <w:sz w:val="32"/>
          <w:rtl/>
        </w:rPr>
        <w:t xml:space="preserve"> </w:t>
      </w:r>
      <w:r w:rsidRPr="009970A1">
        <w:rPr>
          <w:rtl/>
        </w:rPr>
        <w:t>ובשביל שאזכה לעו</w:t>
      </w:r>
      <w:r w:rsidRPr="009970A1">
        <w:rPr>
          <w:rFonts w:hint="cs"/>
          <w:rtl/>
        </w:rPr>
        <w:t>ה</w:t>
      </w:r>
      <w:r w:rsidRPr="009970A1">
        <w:rPr>
          <w:rtl/>
        </w:rPr>
        <w:t>"</w:t>
      </w:r>
      <w:r w:rsidRPr="009970A1">
        <w:rPr>
          <w:rFonts w:hint="cs"/>
          <w:rtl/>
        </w:rPr>
        <w:t>ב</w:t>
      </w:r>
      <w:r w:rsidRPr="009970A1">
        <w:rPr>
          <w:rtl/>
        </w:rPr>
        <w:t xml:space="preserve"> הר"</w:t>
      </w:r>
      <w:r w:rsidRPr="009970A1">
        <w:rPr>
          <w:rFonts w:hint="cs"/>
          <w:rtl/>
        </w:rPr>
        <w:t>ז</w:t>
      </w:r>
      <w:r w:rsidRPr="009970A1">
        <w:rPr>
          <w:rtl/>
        </w:rPr>
        <w:t xml:space="preserve"> צדיק גמור</w:t>
      </w:r>
      <w:r w:rsidRPr="009970A1">
        <w:rPr>
          <w:rFonts w:hint="cs"/>
          <w:rtl/>
        </w:rPr>
        <w:t xml:space="preserve"> </w:t>
      </w:r>
      <w:r w:rsidR="009970A1">
        <w:rPr>
          <w:rFonts w:hint="cs"/>
          <w:rtl/>
        </w:rPr>
        <w:t xml:space="preserve">- </w:t>
      </w:r>
      <w:r w:rsidRPr="009970A1">
        <w:rPr>
          <w:rFonts w:hint="cs"/>
          <w:rtl/>
        </w:rPr>
        <w:t>היינו בישראל</w:t>
      </w:r>
    </w:p>
    <w:p w14:paraId="1101B46E" w14:textId="5CB86791" w:rsidR="009970A1" w:rsidRDefault="009970A1" w:rsidP="009970A1">
      <w:pPr>
        <w:pStyle w:val="36"/>
        <w:framePr w:wrap="notBeside"/>
        <w:rPr>
          <w:rtl/>
        </w:rPr>
      </w:pPr>
      <w:r>
        <w:rPr>
          <w:rStyle w:val="afff8"/>
          <w:rFonts w:hint="cs"/>
          <w:rtl/>
        </w:rPr>
        <w:t xml:space="preserve"> </w:t>
      </w:r>
      <w:r w:rsidR="00AC0AF5" w:rsidRPr="00C35A2C">
        <w:rPr>
          <w:rStyle w:val="afff8"/>
          <w:rFonts w:hint="cs"/>
          <w:rtl/>
        </w:rPr>
        <w:t>ב.</w:t>
      </w:r>
      <w:r w:rsidR="00AC0AF5" w:rsidRPr="00C35A2C">
        <w:rPr>
          <w:rFonts w:hint="cs"/>
          <w:rtl/>
        </w:rPr>
        <w:t xml:space="preserve"> </w:t>
      </w:r>
      <w:r w:rsidR="00AC0AF5" w:rsidRPr="00C35A2C">
        <w:rPr>
          <w:rtl/>
        </w:rPr>
        <w:t>נענה ר</w:t>
      </w:r>
      <w:r>
        <w:rPr>
          <w:rFonts w:hint="cs"/>
          <w:rtl/>
        </w:rPr>
        <w:t>י</w:t>
      </w:r>
      <w:r w:rsidR="00F10693">
        <w:rPr>
          <w:rtl/>
        </w:rPr>
        <w:t>"</w:t>
      </w:r>
      <w:r>
        <w:rPr>
          <w:rFonts w:hint="cs"/>
          <w:rtl/>
        </w:rPr>
        <w:t>ה</w:t>
      </w:r>
      <w:r w:rsidR="00AC0AF5" w:rsidRPr="00C35A2C">
        <w:rPr>
          <w:rtl/>
        </w:rPr>
        <w:t>:</w:t>
      </w:r>
    </w:p>
    <w:p w14:paraId="465E256E" w14:textId="02D68BFF" w:rsidR="00AC0AF5" w:rsidRDefault="00AC0AF5" w:rsidP="00AC0AF5">
      <w:pPr>
        <w:rPr>
          <w:rFonts w:ascii="Fb Fontext" w:hAnsi="Fb Fontext"/>
          <w:sz w:val="32"/>
          <w:rtl/>
        </w:rPr>
      </w:pPr>
      <w:r w:rsidRPr="002F3CDA">
        <w:rPr>
          <w:rStyle w:val="affff8"/>
          <w:rtl/>
        </w:rPr>
        <w:t xml:space="preserve">צדקה תרומם גוי </w:t>
      </w:r>
      <w:r w:rsidRPr="00C35A2C">
        <w:rPr>
          <w:rFonts w:ascii="Fb Fontext" w:hAnsi="Fb Fontext"/>
          <w:sz w:val="32"/>
          <w:rtl/>
        </w:rPr>
        <w:t xml:space="preserve">- אלו ישראל, </w:t>
      </w:r>
      <w:r w:rsidRPr="009970A1">
        <w:rPr>
          <w:rStyle w:val="affffe"/>
          <w:rtl/>
        </w:rPr>
        <w:t>ד</w:t>
      </w:r>
      <w:r w:rsidRPr="00F10693">
        <w:rPr>
          <w:rFonts w:hint="cs"/>
          <w:rtl/>
        </w:rPr>
        <w:t>'</w:t>
      </w:r>
      <w:r w:rsidRPr="00F10693">
        <w:rPr>
          <w:rtl/>
        </w:rPr>
        <w:t>ו</w:t>
      </w:r>
      <w:r w:rsidRPr="00577F86">
        <w:rPr>
          <w:rStyle w:val="affff8"/>
          <w:rtl/>
        </w:rPr>
        <w:t>מי כעמך ישראל גוי אחד</w:t>
      </w:r>
      <w:r w:rsidRPr="00F10693">
        <w:rPr>
          <w:rFonts w:hint="cs"/>
          <w:rtl/>
        </w:rPr>
        <w:t>'</w:t>
      </w:r>
      <w:r w:rsidRPr="00F10693">
        <w:rPr>
          <w:rtl/>
        </w:rPr>
        <w:t>,</w:t>
      </w:r>
    </w:p>
    <w:p w14:paraId="29BF0E64" w14:textId="0AF38A55" w:rsidR="00AC0AF5" w:rsidRPr="00C35A2C" w:rsidRDefault="009970A1" w:rsidP="009970A1">
      <w:pPr>
        <w:rPr>
          <w:rStyle w:val="afff8"/>
          <w:b w:val="0"/>
          <w:rtl/>
        </w:rPr>
      </w:pPr>
      <w:r w:rsidRPr="00F10693">
        <w:rPr>
          <w:rFonts w:hint="cs"/>
          <w:rtl/>
        </w:rPr>
        <w:t>'</w:t>
      </w:r>
      <w:r w:rsidR="00AC0AF5" w:rsidRPr="00F10693">
        <w:rPr>
          <w:rtl/>
        </w:rPr>
        <w:t>ו</w:t>
      </w:r>
      <w:r w:rsidR="00AC0AF5" w:rsidRPr="009970A1">
        <w:rPr>
          <w:rStyle w:val="affff8"/>
          <w:rtl/>
        </w:rPr>
        <w:t>חסד לאומים חטאת</w:t>
      </w:r>
      <w:r w:rsidR="00AC0AF5" w:rsidRPr="00F10693">
        <w:rPr>
          <w:rFonts w:hint="cs"/>
          <w:rtl/>
        </w:rPr>
        <w:t>'</w:t>
      </w:r>
      <w:r w:rsidR="00AC0AF5" w:rsidRPr="00F10693">
        <w:rPr>
          <w:rtl/>
        </w:rPr>
        <w:t xml:space="preserve"> </w:t>
      </w:r>
      <w:r w:rsidR="00AC0AF5" w:rsidRPr="009970A1">
        <w:rPr>
          <w:rtl/>
        </w:rPr>
        <w:t xml:space="preserve">כל צדקה וחסד שאומות </w:t>
      </w:r>
      <w:r>
        <w:rPr>
          <w:rFonts w:hint="cs"/>
          <w:rtl/>
        </w:rPr>
        <w:t xml:space="preserve">העולם </w:t>
      </w:r>
      <w:r w:rsidR="00AC0AF5" w:rsidRPr="009970A1">
        <w:rPr>
          <w:rtl/>
        </w:rPr>
        <w:t>עושין חטא הוא ל</w:t>
      </w:r>
      <w:r w:rsidR="00AC0AF5" w:rsidRPr="009970A1">
        <w:rPr>
          <w:rFonts w:hint="cs"/>
          <w:rtl/>
        </w:rPr>
        <w:t xml:space="preserve">הן </w:t>
      </w:r>
      <w:r w:rsidR="00AC0AF5" w:rsidRPr="009970A1">
        <w:rPr>
          <w:rtl/>
        </w:rPr>
        <w:t xml:space="preserve">שעושין כדי </w:t>
      </w:r>
      <w:r w:rsidR="00AC0AF5" w:rsidRPr="0081371E">
        <w:rPr>
          <w:rStyle w:val="afff8"/>
          <w:rtl/>
        </w:rPr>
        <w:t>שתמשך מלכותן</w:t>
      </w:r>
      <w:r w:rsidR="00AC0AF5" w:rsidRPr="009970A1">
        <w:rPr>
          <w:rtl/>
        </w:rPr>
        <w:t>,</w:t>
      </w:r>
      <w:r>
        <w:rPr>
          <w:rFonts w:hint="cs"/>
          <w:rtl/>
        </w:rPr>
        <w:t xml:space="preserve"> </w:t>
      </w:r>
      <w:r w:rsidR="00AC0AF5" w:rsidRPr="009970A1">
        <w:rPr>
          <w:rStyle w:val="affff8"/>
          <w:rFonts w:hint="cs"/>
          <w:rtl/>
        </w:rPr>
        <w:t>ד</w:t>
      </w:r>
      <w:r w:rsidR="00AC0AF5" w:rsidRPr="00F10693">
        <w:rPr>
          <w:rFonts w:hint="cs"/>
          <w:rtl/>
        </w:rPr>
        <w:t>'</w:t>
      </w:r>
      <w:r w:rsidR="00AC0AF5" w:rsidRPr="00F10693">
        <w:rPr>
          <w:rtl/>
        </w:rPr>
        <w:t>ל</w:t>
      </w:r>
      <w:r w:rsidR="00AC0AF5" w:rsidRPr="009970A1">
        <w:rPr>
          <w:rStyle w:val="affff8"/>
          <w:rtl/>
        </w:rPr>
        <w:t xml:space="preserve">הן מלכא מלכי </w:t>
      </w:r>
      <w:r w:rsidR="00AC0AF5" w:rsidRPr="009970A1">
        <w:rPr>
          <w:rStyle w:val="affff8"/>
          <w:rtl/>
        </w:rPr>
        <w:lastRenderedPageBreak/>
        <w:t>ישפר עליך וחטיך בצדקה פרוק ועויתך במיחן עניין הן תהוי ארכא לשלותיך וגו</w:t>
      </w:r>
      <w:r w:rsidR="00AC0AF5" w:rsidRPr="00F10693">
        <w:rPr>
          <w:rtl/>
        </w:rPr>
        <w:t>'.</w:t>
      </w:r>
    </w:p>
    <w:p w14:paraId="5D94D625" w14:textId="694C24B2" w:rsidR="009970A1" w:rsidRDefault="00AC0AF5" w:rsidP="009970A1">
      <w:pPr>
        <w:pStyle w:val="36"/>
        <w:framePr w:wrap="notBeside"/>
        <w:rPr>
          <w:rtl/>
        </w:rPr>
      </w:pPr>
      <w:r w:rsidRPr="00C35A2C">
        <w:rPr>
          <w:rStyle w:val="afff8"/>
          <w:rFonts w:hint="cs"/>
          <w:rtl/>
        </w:rPr>
        <w:t>ג.</w:t>
      </w:r>
      <w:r w:rsidRPr="00C35A2C">
        <w:rPr>
          <w:rFonts w:hint="cs"/>
          <w:rtl/>
        </w:rPr>
        <w:t xml:space="preserve"> </w:t>
      </w:r>
      <w:r w:rsidRPr="00C35A2C">
        <w:rPr>
          <w:rtl/>
        </w:rPr>
        <w:t>נענה ר</w:t>
      </w:r>
      <w:r w:rsidR="009970A1">
        <w:rPr>
          <w:rFonts w:hint="cs"/>
          <w:rtl/>
        </w:rPr>
        <w:t>"ג</w:t>
      </w:r>
      <w:r w:rsidRPr="00C35A2C">
        <w:rPr>
          <w:rtl/>
        </w:rPr>
        <w:t xml:space="preserve">: </w:t>
      </w:r>
    </w:p>
    <w:p w14:paraId="2197D7A4" w14:textId="3A6275F5" w:rsidR="00AC0AF5" w:rsidRDefault="009970A1" w:rsidP="00AC0AF5">
      <w:pPr>
        <w:rPr>
          <w:rFonts w:ascii="Fb Fontext" w:hAnsi="Fb Fontext"/>
          <w:sz w:val="32"/>
          <w:rtl/>
        </w:rPr>
      </w:pPr>
      <w:r>
        <w:rPr>
          <w:rStyle w:val="affff8"/>
          <w:rFonts w:hint="cs"/>
          <w:rtl/>
        </w:rPr>
        <w:t>צ</w:t>
      </w:r>
      <w:r w:rsidR="00AC0AF5" w:rsidRPr="002F3CDA">
        <w:rPr>
          <w:rStyle w:val="affff8"/>
          <w:rtl/>
        </w:rPr>
        <w:t>דקה תרומם גוי</w:t>
      </w:r>
      <w:r w:rsidR="00AC0AF5" w:rsidRPr="00C35A2C">
        <w:rPr>
          <w:rFonts w:ascii="Fb Fontext" w:hAnsi="Fb Fontext"/>
          <w:sz w:val="32"/>
          <w:rtl/>
        </w:rPr>
        <w:t xml:space="preserve"> - אלו ישראל, </w:t>
      </w:r>
      <w:r w:rsidR="00AC0AF5" w:rsidRPr="00577F86">
        <w:rPr>
          <w:rStyle w:val="affff8"/>
          <w:rtl/>
        </w:rPr>
        <w:t>ד</w:t>
      </w:r>
      <w:r w:rsidR="00AC0AF5" w:rsidRPr="00F10693">
        <w:rPr>
          <w:rFonts w:hint="cs"/>
          <w:rtl/>
        </w:rPr>
        <w:t>'</w:t>
      </w:r>
      <w:r w:rsidR="00AC0AF5" w:rsidRPr="00F10693">
        <w:rPr>
          <w:rtl/>
        </w:rPr>
        <w:t>ו</w:t>
      </w:r>
      <w:r w:rsidR="00AC0AF5" w:rsidRPr="00577F86">
        <w:rPr>
          <w:rStyle w:val="affff8"/>
          <w:rtl/>
        </w:rPr>
        <w:t>מי כעמך ישראל וגו</w:t>
      </w:r>
      <w:r w:rsidR="00AC0AF5" w:rsidRPr="00F10693">
        <w:rPr>
          <w:rtl/>
        </w:rPr>
        <w:t>',</w:t>
      </w:r>
    </w:p>
    <w:p w14:paraId="63306398" w14:textId="63941FE3" w:rsidR="00AC0AF5" w:rsidRPr="009970A1" w:rsidRDefault="00AC0AF5" w:rsidP="009970A1">
      <w:pPr>
        <w:rPr>
          <w:rStyle w:val="affff8"/>
          <w:rtl/>
        </w:rPr>
      </w:pPr>
      <w:r w:rsidRPr="009970A1">
        <w:rPr>
          <w:rStyle w:val="affff8"/>
          <w:rtl/>
        </w:rPr>
        <w:t>וחסד לאומים חטאת -</w:t>
      </w:r>
      <w:r w:rsidRPr="006765C4">
        <w:rPr>
          <w:rFonts w:ascii="Fb Fontext" w:hAnsi="Fb Fontext"/>
          <w:spacing w:val="-2"/>
          <w:rtl/>
        </w:rPr>
        <w:t xml:space="preserve"> כל צדקה וחסד שעכו"ם עושין חטא הוא להן, שאין עושין אלא להתיהר בו,</w:t>
      </w:r>
      <w:r w:rsidR="009970A1">
        <w:rPr>
          <w:rFonts w:ascii="Fb Fontext" w:hAnsi="Fb Fontext" w:hint="cs"/>
          <w:spacing w:val="-2"/>
          <w:rtl/>
        </w:rPr>
        <w:t xml:space="preserve"> </w:t>
      </w:r>
      <w:r w:rsidRPr="006765C4">
        <w:rPr>
          <w:rFonts w:ascii="Fb Fontext" w:hAnsi="Fb Fontext"/>
          <w:spacing w:val="-4"/>
          <w:sz w:val="32"/>
          <w:rtl/>
        </w:rPr>
        <w:t xml:space="preserve">וכל המתיהר נופל בגיהנם, </w:t>
      </w:r>
      <w:r w:rsidRPr="009970A1">
        <w:rPr>
          <w:rStyle w:val="affff8"/>
          <w:rFonts w:hint="cs"/>
          <w:rtl/>
        </w:rPr>
        <w:t>ד</w:t>
      </w:r>
      <w:r w:rsidRPr="00F10693">
        <w:rPr>
          <w:rFonts w:hint="cs"/>
          <w:rtl/>
        </w:rPr>
        <w:t>'</w:t>
      </w:r>
      <w:r w:rsidRPr="00F10693">
        <w:rPr>
          <w:rtl/>
        </w:rPr>
        <w:t>ז</w:t>
      </w:r>
      <w:r w:rsidRPr="009970A1">
        <w:rPr>
          <w:rStyle w:val="affff8"/>
          <w:rtl/>
        </w:rPr>
        <w:t>ד יהיר לץ שמו עושה בעברת זדון</w:t>
      </w:r>
      <w:r w:rsidRPr="00F10693">
        <w:rPr>
          <w:rFonts w:hint="cs"/>
          <w:rtl/>
        </w:rPr>
        <w:t>'</w:t>
      </w:r>
      <w:r w:rsidRPr="00F10693">
        <w:rPr>
          <w:rtl/>
        </w:rPr>
        <w:t>,</w:t>
      </w:r>
      <w:r w:rsidRPr="006765C4">
        <w:rPr>
          <w:rFonts w:ascii="Fb Fontext" w:hAnsi="Fb Fontext"/>
          <w:spacing w:val="-4"/>
          <w:sz w:val="32"/>
          <w:rtl/>
        </w:rPr>
        <w:t xml:space="preserve"> </w:t>
      </w:r>
      <w:r w:rsidRPr="006765C4">
        <w:rPr>
          <w:rFonts w:ascii="Fb Fontext" w:hAnsi="Fb Fontext" w:hint="cs"/>
          <w:spacing w:val="-4"/>
          <w:sz w:val="32"/>
          <w:rtl/>
        </w:rPr>
        <w:t xml:space="preserve">וגיהנום זה עברה </w:t>
      </w:r>
      <w:r w:rsidRPr="009970A1">
        <w:rPr>
          <w:rStyle w:val="affff8"/>
          <w:rFonts w:hint="cs"/>
          <w:rtl/>
        </w:rPr>
        <w:t>ד</w:t>
      </w:r>
      <w:r w:rsidRPr="00F10693">
        <w:rPr>
          <w:rFonts w:hint="cs"/>
          <w:rtl/>
        </w:rPr>
        <w:t>'</w:t>
      </w:r>
      <w:r w:rsidRPr="00F10693">
        <w:rPr>
          <w:rtl/>
        </w:rPr>
        <w:t>י</w:t>
      </w:r>
      <w:r w:rsidRPr="009970A1">
        <w:rPr>
          <w:rStyle w:val="affff8"/>
          <w:rtl/>
        </w:rPr>
        <w:t>ום עברה היום ההוא</w:t>
      </w:r>
      <w:r w:rsidRPr="00F10693">
        <w:rPr>
          <w:rFonts w:hint="cs"/>
          <w:rtl/>
        </w:rPr>
        <w:t>'</w:t>
      </w:r>
      <w:r w:rsidRPr="00F10693">
        <w:rPr>
          <w:rtl/>
        </w:rPr>
        <w:t>.</w:t>
      </w:r>
    </w:p>
    <w:p w14:paraId="639EB3C0" w14:textId="77777777" w:rsidR="009970A1" w:rsidRDefault="00AC0AF5" w:rsidP="009970A1">
      <w:pPr>
        <w:pStyle w:val="36"/>
        <w:framePr w:wrap="notBeside"/>
        <w:rPr>
          <w:rtl/>
        </w:rPr>
      </w:pPr>
      <w:r w:rsidRPr="00C35A2C">
        <w:rPr>
          <w:rStyle w:val="afff8"/>
          <w:rFonts w:hint="cs"/>
          <w:rtl/>
        </w:rPr>
        <w:t>ד.</w:t>
      </w:r>
      <w:r w:rsidRPr="00C35A2C">
        <w:rPr>
          <w:rFonts w:hint="cs"/>
          <w:rtl/>
        </w:rPr>
        <w:t xml:space="preserve"> </w:t>
      </w:r>
      <w:r w:rsidRPr="00C35A2C">
        <w:rPr>
          <w:rtl/>
        </w:rPr>
        <w:t>א</w:t>
      </w:r>
      <w:r w:rsidRPr="00C35A2C">
        <w:rPr>
          <w:rFonts w:hint="cs"/>
          <w:rtl/>
        </w:rPr>
        <w:t>ר</w:t>
      </w:r>
      <w:r w:rsidRPr="00C35A2C">
        <w:rPr>
          <w:rtl/>
        </w:rPr>
        <w:t>"</w:t>
      </w:r>
      <w:r w:rsidRPr="00C35A2C">
        <w:rPr>
          <w:rFonts w:hint="cs"/>
          <w:rtl/>
        </w:rPr>
        <w:t>ג</w:t>
      </w:r>
      <w:r w:rsidRPr="00C35A2C">
        <w:rPr>
          <w:rtl/>
        </w:rPr>
        <w:t>:</w:t>
      </w:r>
    </w:p>
    <w:p w14:paraId="4CF70256" w14:textId="65E6154F" w:rsidR="009970A1" w:rsidRPr="009970A1" w:rsidRDefault="00AC0AF5" w:rsidP="009970A1">
      <w:pPr>
        <w:spacing w:after="60"/>
        <w:rPr>
          <w:rStyle w:val="afff8"/>
          <w:rFonts w:cs="BA TM • Tzlotana"/>
          <w:bCs/>
          <w:szCs w:val="16"/>
          <w:rtl/>
        </w:rPr>
      </w:pPr>
      <w:r w:rsidRPr="009970A1">
        <w:rPr>
          <w:rStyle w:val="affffe"/>
          <w:rtl/>
        </w:rPr>
        <w:t>עדיין אנו צריכין למודעי</w:t>
      </w:r>
      <w:r w:rsidR="009970A1" w:rsidRPr="009970A1">
        <w:rPr>
          <w:rStyle w:val="affffe"/>
          <w:rFonts w:hint="cs"/>
          <w:rtl/>
        </w:rPr>
        <w:t xml:space="preserve"> ר</w:t>
      </w:r>
      <w:r w:rsidR="00F10693">
        <w:rPr>
          <w:rStyle w:val="affffe"/>
          <w:rtl/>
        </w:rPr>
        <w:t>"</w:t>
      </w:r>
      <w:r w:rsidR="009970A1" w:rsidRPr="009970A1">
        <w:rPr>
          <w:rStyle w:val="affffe"/>
          <w:rFonts w:hint="cs"/>
          <w:rtl/>
        </w:rPr>
        <w:t>א</w:t>
      </w:r>
      <w:r w:rsidRPr="009970A1">
        <w:rPr>
          <w:rStyle w:val="affffe"/>
          <w:rtl/>
        </w:rPr>
        <w:t xml:space="preserve">: </w:t>
      </w:r>
      <w:r w:rsidRPr="002F3CDA">
        <w:rPr>
          <w:rStyle w:val="affff8"/>
          <w:rtl/>
        </w:rPr>
        <w:t>צדקה תרומם גוי</w:t>
      </w:r>
      <w:r w:rsidRPr="00C35A2C">
        <w:rPr>
          <w:rFonts w:ascii="Fb Fontext" w:hAnsi="Fb Fontext"/>
          <w:sz w:val="32"/>
          <w:rtl/>
        </w:rPr>
        <w:t xml:space="preserve"> - אלו ישראל, ד</w:t>
      </w:r>
      <w:r w:rsidRPr="00F10693">
        <w:rPr>
          <w:rFonts w:hint="cs"/>
          <w:rtl/>
        </w:rPr>
        <w:t>'</w:t>
      </w:r>
      <w:r w:rsidRPr="00F10693">
        <w:rPr>
          <w:rtl/>
        </w:rPr>
        <w:t>ו</w:t>
      </w:r>
      <w:r w:rsidRPr="00577F86">
        <w:rPr>
          <w:rStyle w:val="affff8"/>
          <w:rtl/>
        </w:rPr>
        <w:t>מי כעמך ישראל גוי אחד</w:t>
      </w:r>
      <w:r w:rsidRPr="00F10693">
        <w:rPr>
          <w:rFonts w:hint="cs"/>
          <w:rtl/>
        </w:rPr>
        <w:t>'</w:t>
      </w:r>
      <w:r w:rsidRPr="00F10693">
        <w:rPr>
          <w:rtl/>
        </w:rPr>
        <w:t>,</w:t>
      </w:r>
      <w:r w:rsidR="009970A1">
        <w:rPr>
          <w:rStyle w:val="affff8"/>
          <w:rFonts w:hint="cs"/>
          <w:rtl/>
        </w:rPr>
        <w:t xml:space="preserve"> </w:t>
      </w:r>
      <w:r w:rsidRPr="002F3CDA">
        <w:rPr>
          <w:rStyle w:val="affff8"/>
          <w:rtl/>
        </w:rPr>
        <w:t>וחסד לאומים חטאת</w:t>
      </w:r>
      <w:r w:rsidRPr="00C35A2C">
        <w:rPr>
          <w:rFonts w:ascii="Fb Fontext" w:hAnsi="Fb Fontext"/>
          <w:sz w:val="32"/>
          <w:rtl/>
        </w:rPr>
        <w:t xml:space="preserve"> - כל צדקה וחסד שעכו"ם עושין </w:t>
      </w:r>
      <w:r w:rsidRPr="0081371E">
        <w:rPr>
          <w:rStyle w:val="afff8"/>
          <w:rtl/>
        </w:rPr>
        <w:t>חטא הוא להן,</w:t>
      </w:r>
      <w:r w:rsidRPr="00C35A2C">
        <w:rPr>
          <w:rFonts w:ascii="Fb Fontext" w:hAnsi="Fb Fontext"/>
          <w:sz w:val="32"/>
          <w:rtl/>
        </w:rPr>
        <w:t xml:space="preserve"> </w:t>
      </w:r>
      <w:r w:rsidR="009970A1">
        <w:rPr>
          <w:rFonts w:ascii="Fb Fontext" w:hAnsi="Fb Fontext" w:hint="cs"/>
          <w:sz w:val="32"/>
          <w:rtl/>
        </w:rPr>
        <w:t xml:space="preserve">שעושין רק לחרף </w:t>
      </w:r>
      <w:r w:rsidRPr="00C35A2C">
        <w:rPr>
          <w:rFonts w:ascii="Fb Fontext" w:hAnsi="Fb Fontext"/>
          <w:sz w:val="32"/>
          <w:rtl/>
        </w:rPr>
        <w:t xml:space="preserve">אותנו </w:t>
      </w:r>
      <w:r w:rsidR="009970A1">
        <w:rPr>
          <w:rFonts w:ascii="Fb Fontext" w:hAnsi="Fb Fontext" w:hint="cs"/>
          <w:sz w:val="32"/>
          <w:rtl/>
        </w:rPr>
        <w:t>ד</w:t>
      </w:r>
      <w:r w:rsidRPr="00F10693">
        <w:rPr>
          <w:rFonts w:hint="cs"/>
          <w:rtl/>
        </w:rPr>
        <w:t>'</w:t>
      </w:r>
      <w:r w:rsidRPr="00F10693">
        <w:rPr>
          <w:rtl/>
        </w:rPr>
        <w:t>ו</w:t>
      </w:r>
      <w:r w:rsidRPr="00577F86">
        <w:rPr>
          <w:rStyle w:val="affff8"/>
          <w:rtl/>
        </w:rPr>
        <w:t>יבא ויעש ה</w:t>
      </w:r>
      <w:r w:rsidRPr="00F10693">
        <w:rPr>
          <w:rtl/>
        </w:rPr>
        <w:t xml:space="preserve">' </w:t>
      </w:r>
      <w:r w:rsidRPr="002F3CDA">
        <w:rPr>
          <w:rStyle w:val="affff8"/>
          <w:rtl/>
        </w:rPr>
        <w:t>כאשר דבר כי חטאתם לה</w:t>
      </w:r>
      <w:r w:rsidRPr="00F10693">
        <w:rPr>
          <w:rtl/>
        </w:rPr>
        <w:t xml:space="preserve">' </w:t>
      </w:r>
      <w:r w:rsidRPr="002F3CDA">
        <w:rPr>
          <w:rStyle w:val="affff8"/>
          <w:rtl/>
        </w:rPr>
        <w:t>ולא שמעתם בקולו והיה לכם הדבר הזה</w:t>
      </w:r>
      <w:r w:rsidRPr="00F10693">
        <w:rPr>
          <w:rFonts w:hint="cs"/>
          <w:rtl/>
        </w:rPr>
        <w:t>'</w:t>
      </w:r>
      <w:r w:rsidRPr="00F10693">
        <w:rPr>
          <w:rtl/>
        </w:rPr>
        <w:t>.</w:t>
      </w:r>
    </w:p>
    <w:p w14:paraId="42C0D7E7" w14:textId="294996D2" w:rsidR="009970A1" w:rsidRDefault="00AC0AF5" w:rsidP="009970A1">
      <w:pPr>
        <w:pStyle w:val="36"/>
        <w:framePr w:wrap="notBeside"/>
        <w:rPr>
          <w:rtl/>
        </w:rPr>
      </w:pPr>
      <w:r w:rsidRPr="00C35A2C">
        <w:rPr>
          <w:rStyle w:val="afff8"/>
          <w:rFonts w:hint="cs"/>
          <w:rtl/>
        </w:rPr>
        <w:t>ה.</w:t>
      </w:r>
      <w:r w:rsidRPr="00C35A2C">
        <w:rPr>
          <w:rFonts w:hint="cs"/>
          <w:rtl/>
        </w:rPr>
        <w:t xml:space="preserve"> </w:t>
      </w:r>
      <w:r w:rsidRPr="00C35A2C">
        <w:rPr>
          <w:rtl/>
        </w:rPr>
        <w:t>נענה ר</w:t>
      </w:r>
      <w:r w:rsidR="009970A1">
        <w:rPr>
          <w:rFonts w:hint="cs"/>
          <w:rtl/>
        </w:rPr>
        <w:t>נב</w:t>
      </w:r>
      <w:r w:rsidR="00F10693">
        <w:rPr>
          <w:rtl/>
        </w:rPr>
        <w:t>"</w:t>
      </w:r>
      <w:r w:rsidR="009970A1">
        <w:rPr>
          <w:rFonts w:hint="cs"/>
          <w:rtl/>
        </w:rPr>
        <w:t>ה</w:t>
      </w:r>
    </w:p>
    <w:p w14:paraId="1DAD5E20" w14:textId="311C4698" w:rsidR="00AC0AF5" w:rsidRPr="00C35A2C" w:rsidRDefault="00AC0AF5" w:rsidP="00AC0AF5">
      <w:pPr>
        <w:rPr>
          <w:rFonts w:ascii="Fb Fontext" w:hAnsi="Fb Fontext" w:cs="Guttman Vilna"/>
          <w:b/>
          <w:bCs/>
          <w:sz w:val="32"/>
          <w:rtl/>
        </w:rPr>
      </w:pPr>
      <w:r w:rsidRPr="002F3CDA">
        <w:rPr>
          <w:rStyle w:val="affff8"/>
          <w:rtl/>
        </w:rPr>
        <w:t>צדקה תרומם גוי וחסד</w:t>
      </w:r>
      <w:r w:rsidRPr="00C35A2C">
        <w:rPr>
          <w:rFonts w:ascii="Fb Fontext" w:hAnsi="Fb Fontext"/>
          <w:sz w:val="32"/>
          <w:rtl/>
        </w:rPr>
        <w:t xml:space="preserve"> - לישראל, </w:t>
      </w:r>
      <w:r w:rsidRPr="002F3CDA">
        <w:rPr>
          <w:rStyle w:val="affff8"/>
          <w:rtl/>
        </w:rPr>
        <w:t>ולאומים</w:t>
      </w:r>
      <w:r w:rsidRPr="00C35A2C">
        <w:rPr>
          <w:rFonts w:ascii="Fb Fontext" w:hAnsi="Fb Fontext"/>
          <w:sz w:val="32"/>
          <w:rtl/>
        </w:rPr>
        <w:t xml:space="preserve"> - חטאת.</w:t>
      </w:r>
    </w:p>
    <w:p w14:paraId="35208280" w14:textId="77777777" w:rsidR="009970A1" w:rsidRDefault="00AC0AF5" w:rsidP="009970A1">
      <w:pPr>
        <w:pStyle w:val="36"/>
        <w:framePr w:wrap="notBeside"/>
        <w:rPr>
          <w:rtl/>
        </w:rPr>
      </w:pPr>
      <w:r w:rsidRPr="00C35A2C">
        <w:rPr>
          <w:rFonts w:hint="cs"/>
          <w:rtl/>
        </w:rPr>
        <w:t>ריב</w:t>
      </w:r>
      <w:r w:rsidRPr="00C35A2C">
        <w:rPr>
          <w:rtl/>
        </w:rPr>
        <w:t>"</w:t>
      </w:r>
      <w:r w:rsidRPr="00C35A2C">
        <w:rPr>
          <w:rFonts w:hint="cs"/>
          <w:rtl/>
        </w:rPr>
        <w:t xml:space="preserve">ז </w:t>
      </w:r>
      <w:r w:rsidRPr="00C35A2C">
        <w:rPr>
          <w:rtl/>
        </w:rPr>
        <w:t>לתלמידיו:</w:t>
      </w:r>
    </w:p>
    <w:p w14:paraId="1F00BD15" w14:textId="3A68FE31" w:rsidR="00AC0AF5" w:rsidRPr="00C35A2C" w:rsidRDefault="00AC0AF5" w:rsidP="00AC0AF5">
      <w:pPr>
        <w:rPr>
          <w:rtl/>
        </w:rPr>
      </w:pPr>
      <w:r>
        <w:rPr>
          <w:rtl/>
        </w:rPr>
        <w:t xml:space="preserve">נראין דברי </w:t>
      </w:r>
      <w:r>
        <w:rPr>
          <w:rStyle w:val="affffe"/>
          <w:rtl/>
          <w:rPrChange w:id="9044" w:author="מנוע אמוראים" w:date="2026-10-05T16:41:09Z">
            <w:rPr>
              <w:rtl/>
            </w:rPr>
          </w:rPrChange>
        </w:rPr>
        <w:t xml:space="preserve">ר</w:t>
      </w:r>
      <w:r>
        <w:rPr>
          <w:rStyle w:val="affffe"/>
          <w:rFonts w:hint="cs"/>
          <w:rtl/>
          <w:rPrChange w:id="9045" w:author="מנוע אמוראים" w:date="2026-10-05T16:41:09Z">
            <w:rPr>
              <w:rFonts w:hint="cs"/>
              <w:rtl/>
            </w:rPr>
          </w:rPrChange>
        </w:rPr>
        <w:t xml:space="preserve">נבה</w:t>
      </w:r>
      <w:r>
        <w:rPr>
          <w:rStyle w:val="affffe"/>
          <w:rtl/>
          <w:rPrChange w:id="9046" w:author="מנוע אמוראים" w:date="2026-10-05T16:41:09Z">
            <w:rPr>
              <w:rtl/>
            </w:rPr>
          </w:rPrChange>
        </w:rPr>
        <w:t xml:space="preserve">"</w:t>
      </w:r>
      <w:r>
        <w:rPr>
          <w:rStyle w:val="affffe"/>
          <w:rFonts w:hint="cs"/>
          <w:rtl/>
          <w:rPrChange w:id="9047" w:author="מנוע אמוראים" w:date="2026-10-05T16:41:09Z">
            <w:rPr>
              <w:rFonts w:hint="cs"/>
              <w:rtl/>
            </w:rPr>
          </w:rPrChange>
        </w:rPr>
        <w:t xml:space="preserve">ק</w:t>
      </w:r>
      <w:r w:rsidRPr="00C35A2C">
        <w:rPr>
          <w:rtl/>
        </w:rPr>
        <w:t xml:space="preserve"> מדברי ומדבריכם, לפי שהוא נותן צדקה וחסד לישראל, ולעכו"ם חטאת.</w:t>
      </w:r>
    </w:p>
    <w:p w14:paraId="71824F6E" w14:textId="78F34A9B" w:rsidR="009970A1" w:rsidRPr="00DC7FC8" w:rsidRDefault="00AC0AF5" w:rsidP="00DC7FC8">
      <w:pPr>
        <w:spacing w:after="60"/>
        <w:rPr>
          <w:rFonts w:ascii="Fb Fontext" w:hAnsi="Fb Fontext"/>
          <w:rtl/>
        </w:rPr>
      </w:pPr>
      <w:r w:rsidRPr="009970A1">
        <w:rPr>
          <w:rStyle w:val="affffe"/>
          <w:rtl/>
        </w:rPr>
        <w:t>מכלל</w:t>
      </w:r>
      <w:r w:rsidR="009970A1" w:rsidRPr="009970A1">
        <w:rPr>
          <w:rStyle w:val="affffe"/>
          <w:rFonts w:hint="cs"/>
          <w:rtl/>
        </w:rPr>
        <w:t xml:space="preserve"> שגם הוא אמר</w:t>
      </w:r>
      <w:r w:rsidRPr="009970A1">
        <w:rPr>
          <w:rStyle w:val="affffe"/>
          <w:rFonts w:hint="cs"/>
          <w:rtl/>
        </w:rPr>
        <w:t xml:space="preserve"> דא"ל ריב</w:t>
      </w:r>
      <w:r w:rsidRPr="009970A1">
        <w:rPr>
          <w:rStyle w:val="affffe"/>
          <w:rtl/>
        </w:rPr>
        <w:t>"</w:t>
      </w:r>
      <w:r w:rsidRPr="009970A1">
        <w:rPr>
          <w:rStyle w:val="affffe"/>
          <w:rFonts w:hint="cs"/>
          <w:rtl/>
        </w:rPr>
        <w:t>ז</w:t>
      </w:r>
      <w:r w:rsidRPr="009970A1">
        <w:rPr>
          <w:rStyle w:val="affffe"/>
          <w:rtl/>
        </w:rPr>
        <w:t>:</w:t>
      </w:r>
      <w:r w:rsidRPr="00C35A2C">
        <w:rPr>
          <w:rFonts w:ascii="Fb Fontext" w:hAnsi="Fb Fontext"/>
          <w:rtl/>
        </w:rPr>
        <w:t xml:space="preserve"> כשם שהחטאת מכפרת על ישראל, כך צדקה מכפרת על אומות העולם.</w:t>
      </w:r>
    </w:p>
    <w:p w14:paraId="4C9DE050" w14:textId="66F73DC8" w:rsidR="009970A1" w:rsidRDefault="009970A1" w:rsidP="009970A1">
      <w:pPr>
        <w:pStyle w:val="36"/>
        <w:framePr w:wrap="notBeside"/>
        <w:rPr>
          <w:rtl/>
        </w:rPr>
      </w:pPr>
      <w:r>
        <w:rPr>
          <w:rFonts w:hint="cs"/>
          <w:rtl/>
        </w:rPr>
        <w:t>כב. מעשה:</w:t>
      </w:r>
    </w:p>
    <w:p w14:paraId="2FA4BD4D" w14:textId="5DA4B8C4" w:rsidR="00AC0AF5" w:rsidRPr="00C35A2C" w:rsidRDefault="009970A1" w:rsidP="00AC0AF5">
      <w:pPr>
        <w:rPr>
          <w:rFonts w:ascii="Fb Fontext" w:hAnsi="Fb Fontext" w:cs="Guttman Vilna"/>
          <w:b/>
          <w:bCs/>
          <w:sz w:val="32"/>
          <w:rtl/>
        </w:rPr>
      </w:pPr>
      <w:r w:rsidRPr="0081371E">
        <w:rPr>
          <w:rStyle w:val="afff8"/>
          <w:rFonts w:hint="cs"/>
          <w:rtl/>
        </w:rPr>
        <w:t>ו</w:t>
      </w:r>
      <w:r w:rsidR="00AC0AF5" w:rsidRPr="0081371E">
        <w:rPr>
          <w:rStyle w:val="afff8"/>
          <w:rtl/>
        </w:rPr>
        <w:t>איפרא הורמיז אימיה דשבור מלכא, ש</w:t>
      </w:r>
      <w:r w:rsidR="00AC0AF5" w:rsidRPr="0081371E">
        <w:rPr>
          <w:rStyle w:val="afff8"/>
          <w:rFonts w:hint="cs"/>
          <w:rtl/>
        </w:rPr>
        <w:t>לחה ד</w:t>
      </w:r>
      <w:r w:rsidR="00AC0AF5" w:rsidRPr="00F10693">
        <w:rPr>
          <w:rFonts w:hint="cs"/>
          <w:rtl/>
        </w:rPr>
        <w:t xml:space="preserve">' </w:t>
      </w:r>
      <w:r w:rsidR="00AC0AF5" w:rsidRPr="0081371E">
        <w:rPr>
          <w:rStyle w:val="afff8"/>
          <w:rFonts w:hint="cs"/>
          <w:rtl/>
        </w:rPr>
        <w:t xml:space="preserve">מאות דינרים </w:t>
      </w:r>
      <w:r>
        <w:rPr>
          <w:rStyle w:val="affffe"/>
          <w:rFonts w:hint="cs"/>
          <w:rtl/>
          <w:rPrChange w:id="9048" w:author="מנוע אמוראים" w:date="2026-10-05T16:41:09Z">
            <w:rPr>
              <w:rStyle w:val="afff8"/>
              <w:rFonts w:hint="cs"/>
              <w:rtl/>
            </w:rPr>
          </w:rPrChange>
        </w:rPr>
        <w:t xml:space="preserve">לר</w:t>
      </w:r>
      <w:r>
        <w:rPr>
          <w:rStyle w:val="affffe"/>
          <w:rtl/>
          <w:rPrChange w:id="9049" w:author="מנוע אמוראים" w:date="2026-10-05T16:41:09Z">
            <w:rPr>
              <w:rStyle w:val="afff8"/>
              <w:rtl/>
            </w:rPr>
          </w:rPrChange>
        </w:rPr>
        <w:t xml:space="preserve">"</w:t>
      </w:r>
      <w:r>
        <w:rPr>
          <w:rStyle w:val="affffe"/>
          <w:rFonts w:hint="cs"/>
          <w:rtl/>
          <w:rPrChange w:id="9050" w:author="מנוע אמוראים" w:date="2026-10-05T16:41:09Z">
            <w:rPr>
              <w:rStyle w:val="afff8"/>
              <w:rFonts w:hint="cs"/>
              <w:rtl/>
            </w:rPr>
          </w:rPrChange>
        </w:rPr>
        <w:t xml:space="preserve">א</w:t>
      </w:r>
      <w:r>
        <w:rPr>
          <w:rStyle w:val="afff8"/>
          <w:rFonts w:hint="cs"/>
          <w:rtl/>
        </w:rPr>
        <w:t xml:space="preserve">: </w:t>
      </w:r>
      <w:r w:rsidR="00AC0AF5" w:rsidRPr="0081371E">
        <w:rPr>
          <w:rStyle w:val="afff8"/>
          <w:rFonts w:hint="cs"/>
          <w:rtl/>
        </w:rPr>
        <w:t xml:space="preserve">ולא קיבל </w:t>
      </w:r>
      <w:r w:rsidRPr="0081371E">
        <w:rPr>
          <w:rStyle w:val="afff8"/>
          <w:rFonts w:hint="cs"/>
          <w:rtl/>
        </w:rPr>
        <w:t>,</w:t>
      </w:r>
      <w:r w:rsidR="00AC0AF5">
        <w:rPr>
          <w:rFonts w:ascii="Fb Fontext" w:hAnsi="Fb Fontext" w:hint="cs"/>
          <w:sz w:val="32"/>
          <w:rtl/>
        </w:rPr>
        <w:t xml:space="preserve"> </w:t>
      </w:r>
      <w:r w:rsidR="00FC4B12">
        <w:rPr>
          <w:rStyle w:val="afffff0"/>
          <w:rFonts w:ascii="BA Or Tzadikim Regular" w:hAnsi="BA Or Tzadikim Regular" w:cs="BA Or Tzadikim Regular"/>
          <w:rtl/>
        </w:rPr>
        <w:t>◄</w:t>
      </w:r>
      <w:r w:rsidR="00FC4B12">
        <w:rPr>
          <w:rStyle w:val="afffff0"/>
          <w:rFonts w:ascii="BA Or Tzadikim Regular" w:hAnsi="BA Or Tzadikim Regular" w:cs="BA Or Tzadikim Regular" w:hint="cs"/>
          <w:rtl/>
        </w:rPr>
        <w:t xml:space="preserve"> </w:t>
      </w:r>
      <w:r w:rsidR="00AC0AF5" w:rsidRPr="00C35A2C">
        <w:rPr>
          <w:rFonts w:ascii="Fb Fontext" w:hAnsi="Fb Fontext" w:hint="cs"/>
          <w:sz w:val="32"/>
          <w:rtl/>
        </w:rPr>
        <w:t>שלחה לרבא</w:t>
      </w:r>
      <w:r>
        <w:rPr>
          <w:rFonts w:ascii="Fb Fontext" w:hAnsi="Fb Fontext" w:hint="cs"/>
          <w:sz w:val="32"/>
          <w:rtl/>
        </w:rPr>
        <w:t>,</w:t>
      </w:r>
      <w:r w:rsidR="00AC0AF5" w:rsidRPr="00C35A2C">
        <w:rPr>
          <w:rFonts w:ascii="Fb Fontext" w:hAnsi="Fb Fontext" w:hint="cs"/>
          <w:sz w:val="32"/>
          <w:rtl/>
        </w:rPr>
        <w:t xml:space="preserve"> וקיבל </w:t>
      </w:r>
      <w:r w:rsidR="00AC0AF5" w:rsidRPr="00C35A2C">
        <w:rPr>
          <w:rFonts w:ascii="Fb Fontext" w:hAnsi="Fb Fontext"/>
          <w:sz w:val="32"/>
          <w:rtl/>
        </w:rPr>
        <w:t>משום שלום מלכות.</w:t>
      </w:r>
    </w:p>
    <w:p w14:paraId="4A0A60BB" w14:textId="77777777" w:rsidR="009970A1" w:rsidRDefault="00AC0AF5" w:rsidP="009970A1">
      <w:pPr>
        <w:pStyle w:val="36"/>
        <w:framePr w:wrap="notBeside"/>
        <w:rPr>
          <w:rtl/>
        </w:rPr>
      </w:pPr>
      <w:r w:rsidRPr="00C35A2C">
        <w:rPr>
          <w:rtl/>
        </w:rPr>
        <w:t>שמע ר"</w:t>
      </w:r>
      <w:r w:rsidRPr="00C35A2C">
        <w:rPr>
          <w:rFonts w:hint="cs"/>
          <w:rtl/>
        </w:rPr>
        <w:t>א</w:t>
      </w:r>
    </w:p>
    <w:p w14:paraId="5DFF0611" w14:textId="17266BF7" w:rsidR="00AC0AF5" w:rsidRDefault="00AC0AF5" w:rsidP="00AC0AF5">
      <w:pPr>
        <w:rPr>
          <w:rFonts w:ascii="Fb Fontext" w:hAnsi="Fb Fontext"/>
          <w:sz w:val="32"/>
          <w:rtl/>
        </w:rPr>
      </w:pPr>
      <w:r w:rsidRPr="00C35A2C">
        <w:rPr>
          <w:rFonts w:ascii="Fb Fontext" w:hAnsi="Fb Fontext" w:hint="cs"/>
          <w:sz w:val="32"/>
          <w:rtl/>
        </w:rPr>
        <w:t xml:space="preserve"> והקפיד דהא</w:t>
      </w:r>
      <w:r w:rsidRPr="009C12DE">
        <w:rPr>
          <w:rStyle w:val="affff8"/>
          <w:rFonts w:hint="cs"/>
          <w:rtl/>
        </w:rPr>
        <w:t xml:space="preserve"> </w:t>
      </w:r>
      <w:r w:rsidRPr="00F10693">
        <w:rPr>
          <w:rFonts w:hint="cs"/>
          <w:rtl/>
        </w:rPr>
        <w:t>'</w:t>
      </w:r>
      <w:r w:rsidR="00DC7FC8">
        <w:rPr>
          <w:rtl/>
        </w:rPr>
        <w:t>בִּ</w:t>
      </w:r>
      <w:r w:rsidR="00DC7FC8">
        <w:rPr>
          <w:rStyle w:val="affff8"/>
          <w:rtl/>
        </w:rPr>
        <w:t>יבֹשׁ קְצִירָהּ תִּשָּׁבַרְנָה נָשִׁים בָּאוֹת מְאִירוֹת אוֹתָהּ</w:t>
      </w:r>
      <w:r w:rsidRPr="00F10693">
        <w:rPr>
          <w:rFonts w:hint="cs"/>
          <w:rtl/>
        </w:rPr>
        <w:t>',</w:t>
      </w:r>
    </w:p>
    <w:p w14:paraId="0079AD32" w14:textId="77777777" w:rsidR="009970A1" w:rsidRDefault="00AC0AF5" w:rsidP="009970A1">
      <w:pPr>
        <w:pStyle w:val="36"/>
        <w:framePr w:wrap="notBeside"/>
        <w:rPr>
          <w:rtl/>
        </w:rPr>
      </w:pPr>
      <w:r w:rsidRPr="00C35A2C">
        <w:rPr>
          <w:rtl/>
        </w:rPr>
        <w:t>ו</w:t>
      </w:r>
      <w:r w:rsidRPr="00C35A2C">
        <w:rPr>
          <w:rFonts w:hint="cs"/>
          <w:rtl/>
        </w:rPr>
        <w:t>לרב אמי</w:t>
      </w:r>
    </w:p>
    <w:p w14:paraId="1B98A4E0" w14:textId="68AC4EBE" w:rsidR="00AC0AF5" w:rsidRDefault="009970A1" w:rsidP="00AC0AF5">
      <w:pPr>
        <w:rPr>
          <w:rFonts w:ascii="Fb Fontext" w:hAnsi="Fb Fontext"/>
          <w:rtl/>
        </w:rPr>
      </w:pPr>
      <w:r>
        <w:rPr>
          <w:rFonts w:ascii="Fb Fontext" w:hAnsi="Fb Fontext" w:hint="cs"/>
          <w:rtl/>
        </w:rPr>
        <w:t>טעם</w:t>
      </w:r>
      <w:r w:rsidR="00AC0AF5" w:rsidRPr="00C35A2C">
        <w:rPr>
          <w:rFonts w:ascii="Fb Fontext" w:hAnsi="Fb Fontext" w:hint="cs"/>
          <w:rtl/>
        </w:rPr>
        <w:t xml:space="preserve"> דשלום מלכות איבעי </w:t>
      </w:r>
      <w:r w:rsidR="00AC0AF5">
        <w:rPr>
          <w:rFonts w:ascii="Fb Fontext" w:hAnsi="Fb Fontext" w:hint="cs"/>
          <w:rtl/>
        </w:rPr>
        <w:t>ל</w:t>
      </w:r>
      <w:r w:rsidR="00AC0AF5" w:rsidRPr="00C35A2C">
        <w:rPr>
          <w:rFonts w:ascii="Fb Fontext" w:hAnsi="Fb Fontext" w:hint="cs"/>
          <w:rtl/>
        </w:rPr>
        <w:t>חלק לעניי עכו</w:t>
      </w:r>
      <w:r w:rsidR="00AC0AF5" w:rsidRPr="00C35A2C">
        <w:rPr>
          <w:rFonts w:ascii="Fb Fontext" w:hAnsi="Fb Fontext"/>
          <w:rtl/>
        </w:rPr>
        <w:t>"</w:t>
      </w:r>
      <w:r w:rsidR="00AC0AF5" w:rsidRPr="00C35A2C">
        <w:rPr>
          <w:rFonts w:ascii="Fb Fontext" w:hAnsi="Fb Fontext" w:hint="cs"/>
          <w:rtl/>
        </w:rPr>
        <w:t>ם</w:t>
      </w:r>
    </w:p>
    <w:p w14:paraId="65A1F60C" w14:textId="77777777" w:rsidR="009970A1" w:rsidRDefault="00AC0AF5" w:rsidP="009970A1">
      <w:pPr>
        <w:pStyle w:val="36"/>
        <w:framePr w:wrap="notBeside"/>
        <w:rPr>
          <w:rtl/>
        </w:rPr>
      </w:pPr>
      <w:r w:rsidRPr="00C35A2C">
        <w:rPr>
          <w:rFonts w:hint="cs"/>
          <w:rtl/>
        </w:rPr>
        <w:t>ורבא</w:t>
      </w:r>
    </w:p>
    <w:p w14:paraId="49F9F207" w14:textId="6D24C024" w:rsidR="00AC0AF5" w:rsidRDefault="00AC0AF5" w:rsidP="009970A1">
      <w:pPr>
        <w:spacing w:after="60"/>
        <w:rPr>
          <w:rFonts w:ascii="Fb Fontext" w:hAnsi="Fb Fontext"/>
          <w:rtl/>
        </w:rPr>
      </w:pPr>
      <w:r w:rsidRPr="00C35A2C">
        <w:rPr>
          <w:rFonts w:ascii="Fb Fontext" w:hAnsi="Fb Fontext" w:hint="cs"/>
          <w:rtl/>
        </w:rPr>
        <w:t xml:space="preserve">חילקם לעניי </w:t>
      </w:r>
      <w:r w:rsidR="009970A1">
        <w:rPr>
          <w:rFonts w:ascii="Fb Fontext" w:hAnsi="Fb Fontext" w:hint="cs"/>
          <w:rtl/>
        </w:rPr>
        <w:t>גויים,</w:t>
      </w:r>
      <w:r w:rsidRPr="00C35A2C">
        <w:rPr>
          <w:rFonts w:ascii="Fb Fontext" w:hAnsi="Fb Fontext" w:hint="cs"/>
          <w:rtl/>
        </w:rPr>
        <w:t xml:space="preserve"> </w:t>
      </w:r>
      <w:r w:rsidRPr="009970A1">
        <w:rPr>
          <w:rStyle w:val="affffe"/>
          <w:rFonts w:hint="cs"/>
          <w:rtl/>
        </w:rPr>
        <w:t>ור</w:t>
      </w:r>
      <w:r w:rsidRPr="009970A1">
        <w:rPr>
          <w:rStyle w:val="affffe"/>
          <w:rtl/>
        </w:rPr>
        <w:t>"</w:t>
      </w:r>
      <w:r w:rsidRPr="009970A1">
        <w:rPr>
          <w:rStyle w:val="affffe"/>
          <w:rFonts w:hint="cs"/>
          <w:rtl/>
        </w:rPr>
        <w:t>א</w:t>
      </w:r>
      <w:r w:rsidRPr="00C35A2C">
        <w:rPr>
          <w:rFonts w:ascii="Fb Fontext" w:hAnsi="Fb Fontext" w:hint="cs"/>
          <w:rtl/>
        </w:rPr>
        <w:t xml:space="preserve"> שהקפיד משום שלא סיפרו לו</w:t>
      </w:r>
      <w:r w:rsidR="009970A1">
        <w:rPr>
          <w:rFonts w:ascii="Fb Fontext" w:hAnsi="Fb Fontext" w:hint="cs"/>
          <w:rtl/>
        </w:rPr>
        <w:t>.</w:t>
      </w:r>
    </w:p>
    <w:p w14:paraId="14C6C96B" w14:textId="77777777" w:rsidR="00AC0AF5" w:rsidRDefault="00AC0AF5" w:rsidP="00982F98">
      <w:pPr>
        <w:pStyle w:val="affe"/>
        <w:framePr w:wrap="around"/>
        <w:rPr>
          <w:rtl/>
        </w:rPr>
      </w:pPr>
      <w:r w:rsidRPr="00C35A2C">
        <w:rPr>
          <w:rtl/>
        </w:rPr>
        <w:t>יא.</w:t>
      </w:r>
    </w:p>
    <w:p w14:paraId="7D3A78F9" w14:textId="2F386DB6" w:rsidR="009970A1" w:rsidRDefault="009970A1" w:rsidP="009970A1">
      <w:pPr>
        <w:pStyle w:val="36"/>
        <w:framePr w:wrap="notBeside"/>
        <w:rPr>
          <w:rtl/>
        </w:rPr>
      </w:pPr>
      <w:r>
        <w:rPr>
          <w:rFonts w:hint="cs"/>
          <w:rtl/>
        </w:rPr>
        <w:t xml:space="preserve">כג. </w:t>
      </w:r>
      <w:r w:rsidR="00AC0AF5" w:rsidRPr="00C35A2C">
        <w:rPr>
          <w:rtl/>
        </w:rPr>
        <w:t>תניא:</w:t>
      </w:r>
    </w:p>
    <w:p w14:paraId="41500BFD" w14:textId="7E1937DB" w:rsidR="00AC0AF5" w:rsidRPr="00C35A2C" w:rsidRDefault="00AC0AF5" w:rsidP="009970A1">
      <w:pPr>
        <w:rPr>
          <w:rFonts w:ascii="Fb Fontext" w:hAnsi="Fb Fontext"/>
          <w:rtl/>
        </w:rPr>
      </w:pPr>
      <w:r w:rsidRPr="00C35A2C">
        <w:rPr>
          <w:rFonts w:ascii="Fb Fontext" w:hAnsi="Fb Fontext"/>
          <w:sz w:val="32"/>
          <w:rtl/>
        </w:rPr>
        <w:t xml:space="preserve">אמרו על בנימין הצדיק שהיה ממונה על קופה של צדקה, פעם אחת </w:t>
      </w:r>
      <w:r w:rsidRPr="009970A1">
        <w:rPr>
          <w:rtl/>
        </w:rPr>
        <w:t xml:space="preserve">באתה אשה לפניו בשני בצורת, </w:t>
      </w:r>
      <w:r w:rsidRPr="009970A1">
        <w:rPr>
          <w:rStyle w:val="affffe"/>
          <w:rtl/>
        </w:rPr>
        <w:t>אמרה לו:</w:t>
      </w:r>
      <w:r w:rsidRPr="009970A1">
        <w:rPr>
          <w:rtl/>
        </w:rPr>
        <w:t xml:space="preserve"> רבי, פרנסני! </w:t>
      </w:r>
      <w:r w:rsidR="009970A1" w:rsidRPr="009970A1">
        <w:rPr>
          <w:rStyle w:val="affffe"/>
          <w:rFonts w:hint="cs"/>
          <w:rtl/>
        </w:rPr>
        <w:t>א</w:t>
      </w:r>
      <w:r w:rsidR="00F10693">
        <w:rPr>
          <w:rStyle w:val="affffe"/>
          <w:rtl/>
        </w:rPr>
        <w:t>"</w:t>
      </w:r>
      <w:r w:rsidR="009970A1" w:rsidRPr="009970A1">
        <w:rPr>
          <w:rStyle w:val="affffe"/>
          <w:rFonts w:hint="cs"/>
          <w:rtl/>
        </w:rPr>
        <w:t>ל</w:t>
      </w:r>
      <w:r w:rsidRPr="009970A1">
        <w:rPr>
          <w:rStyle w:val="affffe"/>
          <w:rtl/>
        </w:rPr>
        <w:t>:</w:t>
      </w:r>
      <w:r w:rsidRPr="009970A1">
        <w:rPr>
          <w:rtl/>
        </w:rPr>
        <w:t xml:space="preserve"> העבודה שאין בקופה של צדקה כלום</w:t>
      </w:r>
      <w:r w:rsidR="009970A1">
        <w:rPr>
          <w:rFonts w:hint="cs"/>
          <w:rtl/>
        </w:rPr>
        <w:t xml:space="preserve"> </w:t>
      </w:r>
      <w:r w:rsidRPr="009970A1">
        <w:rPr>
          <w:rStyle w:val="affffe"/>
          <w:rtl/>
        </w:rPr>
        <w:t>אמרה לו:</w:t>
      </w:r>
      <w:r w:rsidRPr="00C35A2C">
        <w:rPr>
          <w:rFonts w:ascii="Fb Fontext" w:hAnsi="Fb Fontext"/>
          <w:rtl/>
        </w:rPr>
        <w:t xml:space="preserve"> רבי, אם אין אתה מפרנסני, הרי אשה ושבעה בניה מתים! עמד ופרנסה משלו.</w:t>
      </w:r>
    </w:p>
    <w:p w14:paraId="36E8BAA8" w14:textId="06FC9942" w:rsidR="00AC0AF5" w:rsidRDefault="00AC0AF5" w:rsidP="00FC4B12">
      <w:pPr>
        <w:spacing w:after="60"/>
        <w:rPr>
          <w:rFonts w:ascii="Fb Fontext" w:hAnsi="Fb Fontext"/>
          <w:rtl/>
        </w:rPr>
      </w:pPr>
      <w:r w:rsidRPr="00C35A2C">
        <w:rPr>
          <w:rFonts w:ascii="Fb Fontext" w:hAnsi="Fb Fontext"/>
          <w:rtl/>
        </w:rPr>
        <w:t xml:space="preserve">לימים חלה ונטה למות, </w:t>
      </w:r>
      <w:r w:rsidRPr="00FC4B12">
        <w:rPr>
          <w:rStyle w:val="affffe"/>
          <w:rtl/>
        </w:rPr>
        <w:t>אמרו מלאכי השרת: רבש"ע, אתה</w:t>
      </w:r>
      <w:r w:rsidRPr="009970A1">
        <w:rPr>
          <w:rStyle w:val="affffe"/>
          <w:rtl/>
        </w:rPr>
        <w:t xml:space="preserve"> אמרת:</w:t>
      </w:r>
      <w:r w:rsidRPr="00C35A2C">
        <w:rPr>
          <w:rFonts w:ascii="Fb Fontext" w:hAnsi="Fb Fontext"/>
          <w:rtl/>
        </w:rPr>
        <w:t xml:space="preserve"> </w:t>
      </w:r>
      <w:r w:rsidR="00FC4B12">
        <w:rPr>
          <w:rStyle w:val="afffff0"/>
          <w:rFonts w:ascii="BA Or Tzadikim Regular" w:hAnsi="BA Or Tzadikim Regular" w:cs="BA Or Tzadikim Regular"/>
          <w:rtl/>
        </w:rPr>
        <w:t>◄</w:t>
      </w:r>
      <w:r w:rsidR="00FC4B12">
        <w:rPr>
          <w:rStyle w:val="afffff0"/>
          <w:rFonts w:ascii="BA Or Tzadikim Regular" w:hAnsi="BA Or Tzadikim Regular" w:cs="BA Or Tzadikim Regular" w:hint="cs"/>
          <w:rtl/>
        </w:rPr>
        <w:t xml:space="preserve"> </w:t>
      </w:r>
      <w:r w:rsidRPr="00C35A2C">
        <w:rPr>
          <w:rFonts w:ascii="Fb Fontext" w:hAnsi="Fb Fontext"/>
          <w:rtl/>
        </w:rPr>
        <w:t>כל המקיים נפש אחת מישראל כאילו קיים עולם מלא, ובנימין הצדיק שהחיה אשה ושבעה בניה ימות בשנים מועטות הללו? מיד קרעו לו גזר דינו.</w:t>
      </w:r>
      <w:r w:rsidR="00FC4B12">
        <w:rPr>
          <w:rFonts w:ascii="Fb Fontext" w:hAnsi="Fb Fontext" w:hint="cs"/>
          <w:rtl/>
        </w:rPr>
        <w:t xml:space="preserve"> והוסיפו לו עוד כ''ב שנה </w:t>
      </w:r>
    </w:p>
    <w:p w14:paraId="5801B1AE" w14:textId="1F77D77B" w:rsidR="009970A1" w:rsidRDefault="009970A1" w:rsidP="009970A1">
      <w:pPr>
        <w:pStyle w:val="36"/>
        <w:framePr w:wrap="notBeside"/>
        <w:rPr>
          <w:rtl/>
        </w:rPr>
      </w:pPr>
      <w:r>
        <w:rPr>
          <w:rFonts w:hint="cs"/>
          <w:rtl/>
        </w:rPr>
        <w:t xml:space="preserve">כד. </w:t>
      </w:r>
      <w:r w:rsidR="00AC0AF5" w:rsidRPr="00C35A2C">
        <w:rPr>
          <w:rtl/>
        </w:rPr>
        <w:t>ת"ר:</w:t>
      </w:r>
    </w:p>
    <w:p w14:paraId="4165CD42" w14:textId="77777777" w:rsidR="009970A1" w:rsidRDefault="00AC0AF5" w:rsidP="009970A1">
      <w:pPr>
        <w:rPr>
          <w:rFonts w:ascii="Fb Fontext" w:hAnsi="Fb Fontext"/>
          <w:sz w:val="32"/>
          <w:rtl/>
        </w:rPr>
      </w:pPr>
      <w:r w:rsidRPr="0081371E">
        <w:rPr>
          <w:rStyle w:val="afff8"/>
          <w:rtl/>
        </w:rPr>
        <w:t>מעשה במונבז המלך שבזבז אוצרותיו ואוצרות אבותיו בשני בצורת,</w:t>
      </w:r>
      <w:r w:rsidRPr="00C35A2C">
        <w:rPr>
          <w:rFonts w:ascii="Fb Fontext" w:hAnsi="Fb Fontext"/>
          <w:sz w:val="32"/>
          <w:rtl/>
        </w:rPr>
        <w:t xml:space="preserve"> </w:t>
      </w:r>
    </w:p>
    <w:p w14:paraId="0F3B7555" w14:textId="265C639A" w:rsidR="009970A1" w:rsidRDefault="00AC0AF5" w:rsidP="009970A1">
      <w:pPr>
        <w:rPr>
          <w:rFonts w:ascii="Fb Fontext" w:hAnsi="Fb Fontext"/>
          <w:sz w:val="32"/>
          <w:rtl/>
        </w:rPr>
      </w:pPr>
      <w:r w:rsidRPr="00C35A2C">
        <w:rPr>
          <w:rFonts w:ascii="Fb Fontext" w:hAnsi="Fb Fontext"/>
          <w:sz w:val="32"/>
          <w:rtl/>
        </w:rPr>
        <w:t xml:space="preserve">וחברו עליו אחיו ובית אביו </w:t>
      </w:r>
      <w:r w:rsidRPr="009970A1">
        <w:rPr>
          <w:rStyle w:val="affffe"/>
          <w:rtl/>
        </w:rPr>
        <w:t>ואמרו לו:</w:t>
      </w:r>
      <w:r w:rsidRPr="00C35A2C">
        <w:rPr>
          <w:rFonts w:ascii="Fb Fontext" w:hAnsi="Fb Fontext"/>
          <w:sz w:val="32"/>
          <w:rtl/>
        </w:rPr>
        <w:t xml:space="preserve"> אבותיך גנזו והוסיפו על של אבותם, ואתה מבזבזם!</w:t>
      </w:r>
      <w:r w:rsidR="009970A1">
        <w:rPr>
          <w:rFonts w:ascii="Fb Fontext" w:hAnsi="Fb Fontext" w:hint="cs"/>
          <w:sz w:val="32"/>
          <w:rtl/>
        </w:rPr>
        <w:t xml:space="preserve"> </w:t>
      </w:r>
    </w:p>
    <w:p w14:paraId="65E384E2" w14:textId="77777777" w:rsidR="009970A1" w:rsidRDefault="00AC0AF5" w:rsidP="009970A1">
      <w:pPr>
        <w:pStyle w:val="36"/>
        <w:framePr w:wrap="notBeside"/>
        <w:rPr>
          <w:rFonts w:ascii="Fb Fontext" w:hAnsi="Fb Fontext"/>
          <w:rtl/>
        </w:rPr>
      </w:pPr>
      <w:r w:rsidRPr="009970A1">
        <w:rPr>
          <w:rStyle w:val="affffe"/>
          <w:rFonts w:hint="cs"/>
          <w:rtl/>
        </w:rPr>
        <w:t>א"ל</w:t>
      </w:r>
      <w:r w:rsidRPr="009970A1">
        <w:rPr>
          <w:rStyle w:val="affffe"/>
          <w:rtl/>
        </w:rPr>
        <w:t>:</w:t>
      </w:r>
      <w:r w:rsidRPr="00C35A2C">
        <w:rPr>
          <w:rFonts w:ascii="Fb Fontext" w:hAnsi="Fb Fontext"/>
          <w:rtl/>
        </w:rPr>
        <w:t xml:space="preserve"> </w:t>
      </w:r>
    </w:p>
    <w:p w14:paraId="5D6820CB" w14:textId="77777777" w:rsidR="009970A1" w:rsidRDefault="009970A1" w:rsidP="009970A1">
      <w:pPr>
        <w:rPr>
          <w:rFonts w:ascii="Fb Fontext" w:hAnsi="Fb Fontext"/>
          <w:rtl/>
        </w:rPr>
      </w:pPr>
      <w:r w:rsidRPr="0081371E">
        <w:rPr>
          <w:rStyle w:val="afff8"/>
          <w:rFonts w:hint="cs"/>
          <w:rtl/>
        </w:rPr>
        <w:t>א</w:t>
      </w:r>
      <w:r w:rsidR="00AC0AF5" w:rsidRPr="0081371E">
        <w:rPr>
          <w:rStyle w:val="afff8"/>
          <w:rtl/>
        </w:rPr>
        <w:t>בותי גנזו למטה</w:t>
      </w:r>
      <w:r w:rsidR="00AC0AF5" w:rsidRPr="00C35A2C">
        <w:rPr>
          <w:rFonts w:ascii="Fb Fontext" w:hAnsi="Fb Fontext"/>
          <w:rtl/>
        </w:rPr>
        <w:t xml:space="preserve">, </w:t>
      </w:r>
    </w:p>
    <w:p w14:paraId="06DBB19A" w14:textId="712CC400" w:rsidR="00AC0AF5" w:rsidRDefault="00AC0AF5" w:rsidP="009970A1">
      <w:pPr>
        <w:rPr>
          <w:rFonts w:ascii="Fb Fontext" w:hAnsi="Fb Fontext"/>
          <w:rtl/>
        </w:rPr>
      </w:pPr>
      <w:r w:rsidRPr="00C35A2C">
        <w:rPr>
          <w:rFonts w:ascii="Fb Fontext" w:hAnsi="Fb Fontext"/>
          <w:rtl/>
        </w:rPr>
        <w:t xml:space="preserve">ואני גנזתי למעלה, </w:t>
      </w:r>
      <w:r w:rsidRPr="00577F86">
        <w:rPr>
          <w:rStyle w:val="affff8"/>
          <w:rFonts w:hint="cs"/>
          <w:rtl/>
        </w:rPr>
        <w:t>ד</w:t>
      </w:r>
      <w:r w:rsidRPr="00F10693">
        <w:rPr>
          <w:rFonts w:hint="cs"/>
          <w:rtl/>
        </w:rPr>
        <w:t>'</w:t>
      </w:r>
      <w:r w:rsidRPr="00F10693">
        <w:rPr>
          <w:rtl/>
        </w:rPr>
        <w:t>א</w:t>
      </w:r>
      <w:r w:rsidRPr="00577F86">
        <w:rPr>
          <w:rStyle w:val="affff8"/>
          <w:rtl/>
        </w:rPr>
        <w:t>מת מארץ תצמח וצדק משמים נשקף</w:t>
      </w:r>
      <w:r w:rsidRPr="00F10693">
        <w:rPr>
          <w:rFonts w:hint="cs"/>
          <w:rtl/>
        </w:rPr>
        <w:t>'</w:t>
      </w:r>
      <w:r w:rsidRPr="00F10693">
        <w:rPr>
          <w:rtl/>
        </w:rPr>
        <w:t>.</w:t>
      </w:r>
    </w:p>
    <w:p w14:paraId="31C02F21" w14:textId="77777777" w:rsidR="009970A1" w:rsidRDefault="00AC0AF5" w:rsidP="00AC0AF5">
      <w:pPr>
        <w:rPr>
          <w:rFonts w:ascii="Fb Fontext" w:hAnsi="Fb Fontext"/>
          <w:rtl/>
        </w:rPr>
      </w:pPr>
      <w:r w:rsidRPr="0081371E">
        <w:rPr>
          <w:rStyle w:val="afff8"/>
          <w:rtl/>
        </w:rPr>
        <w:t>אבותי גנזו במקום שהיד שולטת בו</w:t>
      </w:r>
      <w:r w:rsidRPr="00C35A2C">
        <w:rPr>
          <w:rFonts w:ascii="Fb Fontext" w:hAnsi="Fb Fontext"/>
          <w:rtl/>
        </w:rPr>
        <w:t xml:space="preserve">, </w:t>
      </w:r>
    </w:p>
    <w:p w14:paraId="353906DC" w14:textId="6C09098C" w:rsidR="00AC0AF5" w:rsidRPr="00DC7FC8" w:rsidRDefault="00AC0AF5" w:rsidP="00AC0AF5">
      <w:pPr>
        <w:rPr>
          <w:rStyle w:val="affff8"/>
          <w:spacing w:val="-2"/>
          <w:rtl/>
        </w:rPr>
      </w:pPr>
      <w:r w:rsidRPr="00DC7FC8">
        <w:rPr>
          <w:rFonts w:ascii="Fb Fontext" w:hAnsi="Fb Fontext"/>
          <w:spacing w:val="-2"/>
          <w:rtl/>
        </w:rPr>
        <w:t xml:space="preserve">ואני גנזתי במקום שאין היד שולטת בו, </w:t>
      </w:r>
      <w:r w:rsidRPr="00DC7FC8">
        <w:rPr>
          <w:rFonts w:ascii="Fb Fontext" w:hAnsi="Fb Fontext" w:hint="cs"/>
          <w:spacing w:val="-2"/>
          <w:rtl/>
        </w:rPr>
        <w:t>ד</w:t>
      </w:r>
      <w:r w:rsidRPr="00DC7FC8">
        <w:rPr>
          <w:rFonts w:hint="cs"/>
          <w:spacing w:val="-2"/>
          <w:rtl/>
        </w:rPr>
        <w:t>'</w:t>
      </w:r>
      <w:r w:rsidRPr="00DC7FC8">
        <w:rPr>
          <w:spacing w:val="-2"/>
          <w:rtl/>
        </w:rPr>
        <w:t>צ</w:t>
      </w:r>
      <w:r w:rsidRPr="00DC7FC8">
        <w:rPr>
          <w:rStyle w:val="affff8"/>
          <w:spacing w:val="-2"/>
          <w:rtl/>
        </w:rPr>
        <w:t>דק ומשפט מכון כסאך.</w:t>
      </w:r>
    </w:p>
    <w:p w14:paraId="25027C94" w14:textId="77777777" w:rsidR="009970A1" w:rsidRDefault="00AC0AF5" w:rsidP="00AC0AF5">
      <w:pPr>
        <w:rPr>
          <w:rtl/>
        </w:rPr>
      </w:pPr>
      <w:r w:rsidRPr="0081371E">
        <w:rPr>
          <w:rStyle w:val="afff8"/>
          <w:rtl/>
        </w:rPr>
        <w:t>אבותי גנזו דבר שאין עושה פירות,</w:t>
      </w:r>
      <w:r w:rsidRPr="00C35A2C">
        <w:rPr>
          <w:rtl/>
        </w:rPr>
        <w:t xml:space="preserve"> </w:t>
      </w:r>
    </w:p>
    <w:p w14:paraId="67C8FC50" w14:textId="3CD29320" w:rsidR="00AC0AF5" w:rsidRPr="002F3CDA" w:rsidRDefault="00AC0AF5" w:rsidP="00AC0AF5">
      <w:pPr>
        <w:rPr>
          <w:rStyle w:val="affff8"/>
          <w:rtl/>
        </w:rPr>
      </w:pPr>
      <w:r w:rsidRPr="00C35A2C">
        <w:rPr>
          <w:rtl/>
        </w:rPr>
        <w:t xml:space="preserve">ואני גנזתי דבר שעושה פירות, </w:t>
      </w:r>
      <w:r w:rsidRPr="002F3CDA">
        <w:rPr>
          <w:rStyle w:val="affff8"/>
          <w:rFonts w:hint="cs"/>
          <w:rtl/>
        </w:rPr>
        <w:t>ד</w:t>
      </w:r>
      <w:r w:rsidRPr="00F10693">
        <w:rPr>
          <w:rFonts w:hint="cs"/>
          <w:rtl/>
        </w:rPr>
        <w:t>'</w:t>
      </w:r>
      <w:r w:rsidRPr="002F3CDA">
        <w:rPr>
          <w:rStyle w:val="affff8"/>
          <w:rtl/>
        </w:rPr>
        <w:t xml:space="preserve"> כי פרי מעלליהם יא</w:t>
      </w:r>
      <w:r w:rsidRPr="002F3CDA">
        <w:rPr>
          <w:rStyle w:val="affff8"/>
          <w:rFonts w:hint="cs"/>
          <w:rtl/>
        </w:rPr>
        <w:t>כלו</w:t>
      </w:r>
    </w:p>
    <w:p w14:paraId="4CD15B34" w14:textId="77777777" w:rsidR="009970A1" w:rsidRDefault="00AC0AF5" w:rsidP="00AC0AF5">
      <w:pPr>
        <w:rPr>
          <w:rFonts w:ascii="Fb Fontext" w:hAnsi="Fb Fontext"/>
          <w:sz w:val="32"/>
          <w:rtl/>
        </w:rPr>
      </w:pPr>
      <w:r w:rsidRPr="0081371E">
        <w:rPr>
          <w:rStyle w:val="afff8"/>
          <w:rtl/>
        </w:rPr>
        <w:t>אבותי גנזו אוצרות ממון</w:t>
      </w:r>
      <w:r w:rsidRPr="00C35A2C">
        <w:rPr>
          <w:rFonts w:ascii="Fb Fontext" w:hAnsi="Fb Fontext"/>
          <w:sz w:val="32"/>
          <w:rtl/>
        </w:rPr>
        <w:t xml:space="preserve"> </w:t>
      </w:r>
    </w:p>
    <w:p w14:paraId="24847376" w14:textId="79805F35" w:rsidR="00AC0AF5" w:rsidRPr="00DC7FC8" w:rsidRDefault="00AC0AF5" w:rsidP="00AC0AF5">
      <w:pPr>
        <w:rPr>
          <w:rFonts w:ascii="Fb Fontext" w:hAnsi="Fb Fontext"/>
          <w:spacing w:val="-2"/>
          <w:sz w:val="32"/>
          <w:rtl/>
        </w:rPr>
      </w:pPr>
      <w:r w:rsidRPr="00DC7FC8">
        <w:rPr>
          <w:rFonts w:ascii="Fb Fontext" w:hAnsi="Fb Fontext"/>
          <w:spacing w:val="-2"/>
          <w:sz w:val="32"/>
          <w:rtl/>
        </w:rPr>
        <w:t xml:space="preserve">ואני גנזתי אוצרות נפשות, </w:t>
      </w:r>
      <w:r w:rsidRPr="00DC7FC8">
        <w:rPr>
          <w:rStyle w:val="affff8"/>
          <w:rFonts w:hint="cs"/>
          <w:spacing w:val="-2"/>
          <w:rtl/>
        </w:rPr>
        <w:t>ד</w:t>
      </w:r>
      <w:r w:rsidRPr="00DC7FC8">
        <w:rPr>
          <w:rFonts w:hint="cs"/>
          <w:spacing w:val="-2"/>
          <w:rtl/>
        </w:rPr>
        <w:t>'</w:t>
      </w:r>
      <w:r w:rsidRPr="00DC7FC8">
        <w:rPr>
          <w:spacing w:val="-2"/>
          <w:rtl/>
        </w:rPr>
        <w:t>פ</w:t>
      </w:r>
      <w:r w:rsidRPr="00DC7FC8">
        <w:rPr>
          <w:rStyle w:val="affff8"/>
          <w:spacing w:val="-2"/>
          <w:rtl/>
        </w:rPr>
        <w:t>רי צדיק עץ חיים ולוקח נפשות חכם.</w:t>
      </w:r>
    </w:p>
    <w:p w14:paraId="084E4D03" w14:textId="77777777" w:rsidR="00AC0AF5" w:rsidRDefault="00AC0AF5" w:rsidP="00AC0AF5">
      <w:pPr>
        <w:rPr>
          <w:rFonts w:ascii="Fb Fontext" w:hAnsi="Fb Fontext"/>
          <w:rtl/>
        </w:rPr>
      </w:pPr>
      <w:r w:rsidRPr="0081371E">
        <w:rPr>
          <w:rStyle w:val="afff8"/>
          <w:rtl/>
        </w:rPr>
        <w:t>אבותי גנזו לאחרים,</w:t>
      </w:r>
      <w:r w:rsidRPr="00C35A2C">
        <w:rPr>
          <w:rFonts w:ascii="Fb Fontext" w:hAnsi="Fb Fontext"/>
          <w:rtl/>
        </w:rPr>
        <w:t xml:space="preserve"> ואני גנזתי לעצמי, </w:t>
      </w:r>
      <w:r w:rsidRPr="00577F86">
        <w:rPr>
          <w:rStyle w:val="affff8"/>
          <w:rFonts w:hint="cs"/>
          <w:rtl/>
        </w:rPr>
        <w:t>ד</w:t>
      </w:r>
      <w:r w:rsidRPr="00F10693">
        <w:rPr>
          <w:rFonts w:hint="cs"/>
          <w:rtl/>
        </w:rPr>
        <w:t>'</w:t>
      </w:r>
      <w:r w:rsidRPr="00F10693">
        <w:rPr>
          <w:rtl/>
        </w:rPr>
        <w:t>ו</w:t>
      </w:r>
      <w:r w:rsidRPr="00577F86">
        <w:rPr>
          <w:rStyle w:val="affff8"/>
          <w:rtl/>
        </w:rPr>
        <w:t>לך תהיה צדקה</w:t>
      </w:r>
      <w:r w:rsidRPr="00F10693">
        <w:rPr>
          <w:rFonts w:hint="cs"/>
          <w:rtl/>
        </w:rPr>
        <w:t>'</w:t>
      </w:r>
      <w:r w:rsidRPr="00F10693">
        <w:rPr>
          <w:rtl/>
        </w:rPr>
        <w:t>.</w:t>
      </w:r>
    </w:p>
    <w:p w14:paraId="4808C374" w14:textId="77777777" w:rsidR="009970A1" w:rsidRDefault="00AC0AF5" w:rsidP="00AC0AF5">
      <w:pPr>
        <w:rPr>
          <w:rFonts w:ascii="Fb Fontext" w:hAnsi="Fb Fontext"/>
          <w:rtl/>
        </w:rPr>
      </w:pPr>
      <w:r w:rsidRPr="0081371E">
        <w:rPr>
          <w:rStyle w:val="afff8"/>
          <w:rtl/>
        </w:rPr>
        <w:t>אבותי גנזו לעו</w:t>
      </w:r>
      <w:r w:rsidRPr="0081371E">
        <w:rPr>
          <w:rStyle w:val="afff8"/>
          <w:rFonts w:hint="cs"/>
          <w:rtl/>
        </w:rPr>
        <w:t>ה</w:t>
      </w:r>
      <w:r w:rsidRPr="0081371E">
        <w:rPr>
          <w:rStyle w:val="afff8"/>
          <w:rtl/>
        </w:rPr>
        <w:t>"</w:t>
      </w:r>
      <w:r w:rsidRPr="0081371E">
        <w:rPr>
          <w:rStyle w:val="afff8"/>
          <w:rFonts w:hint="cs"/>
          <w:rtl/>
        </w:rPr>
        <w:t>ז</w:t>
      </w:r>
      <w:r w:rsidRPr="0081371E">
        <w:rPr>
          <w:rStyle w:val="afff8"/>
          <w:rtl/>
        </w:rPr>
        <w:t>,</w:t>
      </w:r>
      <w:r w:rsidRPr="00C35A2C">
        <w:rPr>
          <w:rFonts w:ascii="Fb Fontext" w:hAnsi="Fb Fontext"/>
          <w:rtl/>
        </w:rPr>
        <w:t xml:space="preserve"> </w:t>
      </w:r>
    </w:p>
    <w:p w14:paraId="3EED2915" w14:textId="7954DF55" w:rsidR="00AC0AF5" w:rsidRPr="00C35A2C" w:rsidRDefault="00AC0AF5" w:rsidP="00AC0AF5">
      <w:pPr>
        <w:rPr>
          <w:rFonts w:ascii="Fb Fontext" w:hAnsi="Fb Fontext"/>
          <w:rtl/>
        </w:rPr>
      </w:pPr>
      <w:r w:rsidRPr="00C35A2C">
        <w:rPr>
          <w:rFonts w:ascii="Fb Fontext" w:hAnsi="Fb Fontext"/>
          <w:rtl/>
        </w:rPr>
        <w:t xml:space="preserve">ואני גנזתי לעולם הבא, </w:t>
      </w:r>
      <w:r w:rsidRPr="00577F86">
        <w:rPr>
          <w:rStyle w:val="affff8"/>
          <w:rFonts w:hint="cs"/>
          <w:rtl/>
        </w:rPr>
        <w:t>ד</w:t>
      </w:r>
      <w:r w:rsidRPr="00F10693">
        <w:rPr>
          <w:rFonts w:hint="cs"/>
          <w:rtl/>
        </w:rPr>
        <w:t>'</w:t>
      </w:r>
      <w:r w:rsidRPr="00F10693">
        <w:rPr>
          <w:rtl/>
        </w:rPr>
        <w:t>ו</w:t>
      </w:r>
      <w:r w:rsidRPr="00577F86">
        <w:rPr>
          <w:rStyle w:val="affff8"/>
          <w:rtl/>
        </w:rPr>
        <w:t xml:space="preserve">הלך לפניך צדקך </w:t>
      </w:r>
      <w:r w:rsidRPr="009970A1">
        <w:rPr>
          <w:rStyle w:val="affff8"/>
          <w:rtl/>
        </w:rPr>
        <w:t>כבוד ה</w:t>
      </w:r>
      <w:r w:rsidRPr="00F10693">
        <w:rPr>
          <w:rtl/>
        </w:rPr>
        <w:t xml:space="preserve">' </w:t>
      </w:r>
      <w:r w:rsidRPr="009970A1">
        <w:rPr>
          <w:rStyle w:val="affff8"/>
          <w:rtl/>
        </w:rPr>
        <w:t>יאספך.</w:t>
      </w:r>
    </w:p>
    <w:p w14:paraId="2B4DDEED" w14:textId="5EE27686" w:rsidR="00AC0AF5" w:rsidRPr="001B450D" w:rsidRDefault="001B450D" w:rsidP="00AC0AF5">
      <w:pPr>
        <w:pStyle w:val="aff9"/>
        <w:rPr>
          <w:del w:id="90024" w:author="מנוע עיצוב" w:date="2026-10-08T11:01:28Z"/>
          <w:rtl/>
        </w:rPr>
      </w:pPr>
      <w:del w:id="90023" w:author="מנוע עיצוב" w:date="2026-10-08T11:01:28Z">
        <w:r w:rsidRPr="001B450D">
          <w:rPr>
            <w:rFonts w:hint="cs"/>
            <w:rtl/>
          </w:rPr>
          <w:delText xml:space="preserve">***</w:delText>
        </w:r>
      </w:del>
    </w:p>
    <w:p w14:paraId="656DEAD5" w14:textId="77777777" w:rsidR="00AC0AF5" w:rsidRPr="00801934" w:rsidRDefault="00AC0AF5" w:rsidP="00AF2FEB">
      <w:pPr>
        <w:pStyle w:val="afffb"/>
        <w:rPr>
          <w:rtl/>
        </w:rPr>
      </w:pPr>
      <w:ins w:id="9815" w:author="מספור קטעי משנה" w:date="2026-10-06T06:44:59Z">
        <w:r>
          <w:rPr>
            <w:rStyle w:val="MisparKeta"/>
          </w:rPr>
          <w:t xml:space="preserve">ב. </w:t>
        </w:r>
      </w:ins>
      <w:r w:rsidRPr="00801934">
        <w:rPr>
          <w:rtl/>
        </w:rPr>
        <w:t>ואם קנה בה בית דירה - הרי הוא כאנשי העיר.</w:t>
      </w:r>
    </w:p>
    <w:p w14:paraId="4B274EC5" w14:textId="77777777" w:rsidR="009970A1" w:rsidRDefault="00AC0AF5" w:rsidP="009970A1">
      <w:pPr>
        <w:pStyle w:val="36"/>
        <w:framePr w:wrap="notBeside"/>
        <w:rPr>
          <w:rtl/>
        </w:rPr>
      </w:pPr>
      <w:r w:rsidRPr="00C35A2C">
        <w:rPr>
          <w:rFonts w:hint="cs"/>
          <w:rtl/>
        </w:rPr>
        <w:t>הך דרשב</w:t>
      </w:r>
      <w:r w:rsidRPr="00C35A2C">
        <w:rPr>
          <w:rtl/>
        </w:rPr>
        <w:t>"</w:t>
      </w:r>
      <w:r w:rsidRPr="00C35A2C">
        <w:rPr>
          <w:rFonts w:hint="cs"/>
          <w:rtl/>
        </w:rPr>
        <w:t>ג</w:t>
      </w:r>
    </w:p>
    <w:p w14:paraId="44D6EB2F" w14:textId="54342EAB" w:rsidR="00AC0AF5" w:rsidRPr="00C35A2C" w:rsidRDefault="00AC0AF5" w:rsidP="00AC0AF5">
      <w:pPr>
        <w:rPr>
          <w:rFonts w:ascii="Fb Fontext" w:hAnsi="Fb Fontext" w:cs="Guttman Vilna"/>
          <w:b/>
          <w:bCs/>
          <w:sz w:val="32"/>
          <w:rtl/>
        </w:rPr>
      </w:pPr>
      <w:r w:rsidRPr="00C35A2C">
        <w:rPr>
          <w:rFonts w:ascii="Fb Fontext" w:hAnsi="Fb Fontext" w:hint="cs"/>
          <w:sz w:val="32"/>
          <w:rtl/>
        </w:rPr>
        <w:t>ד</w:t>
      </w:r>
      <w:r w:rsidRPr="00F10693">
        <w:rPr>
          <w:rFonts w:hint="cs"/>
          <w:rtl/>
        </w:rPr>
        <w:t>'</w:t>
      </w:r>
      <w:r w:rsidRPr="00F10693">
        <w:rPr>
          <w:rtl/>
        </w:rPr>
        <w:t>א</w:t>
      </w:r>
      <w:r w:rsidRPr="00C35A2C">
        <w:rPr>
          <w:rFonts w:ascii="Fb Fontext" w:hAnsi="Fb Fontext"/>
          <w:sz w:val="32"/>
          <w:rtl/>
        </w:rPr>
        <w:t>ם קנה בה קרקע כל שהוא - הרי הוא כאנשי העיר.</w:t>
      </w:r>
    </w:p>
    <w:p w14:paraId="0628DFFA" w14:textId="77777777" w:rsidR="009970A1" w:rsidRDefault="00AC0AF5" w:rsidP="009970A1">
      <w:pPr>
        <w:pStyle w:val="36"/>
        <w:framePr w:wrap="notBeside"/>
        <w:rPr>
          <w:rtl/>
        </w:rPr>
      </w:pPr>
      <w:r w:rsidRPr="00C35A2C">
        <w:rPr>
          <w:rtl/>
        </w:rPr>
        <w:t>וה</w:t>
      </w:r>
      <w:r w:rsidRPr="00C35A2C">
        <w:rPr>
          <w:rFonts w:hint="cs"/>
          <w:rtl/>
        </w:rPr>
        <w:t>ך דרשב</w:t>
      </w:r>
      <w:r w:rsidRPr="00C35A2C">
        <w:rPr>
          <w:rtl/>
        </w:rPr>
        <w:t>"</w:t>
      </w:r>
      <w:r w:rsidRPr="00C35A2C">
        <w:rPr>
          <w:rFonts w:hint="cs"/>
          <w:rtl/>
        </w:rPr>
        <w:t>ג</w:t>
      </w:r>
      <w:r w:rsidRPr="00C35A2C">
        <w:rPr>
          <w:rtl/>
        </w:rPr>
        <w:t>:</w:t>
      </w:r>
    </w:p>
    <w:p w14:paraId="040942F1" w14:textId="23F9092E" w:rsidR="00AC0AF5" w:rsidRPr="00C35A2C" w:rsidRDefault="00AC0AF5" w:rsidP="00AC0AF5">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אם קנה שם קרקע הראויה לבית דירה הרי הוא כאנשי העיר</w:t>
      </w:r>
    </w:p>
    <w:p w14:paraId="01B4D366" w14:textId="77777777" w:rsidR="009970A1" w:rsidRDefault="00AC0AF5" w:rsidP="009970A1">
      <w:pPr>
        <w:pStyle w:val="36"/>
        <w:framePr w:wrap="notBeside"/>
        <w:rPr>
          <w:rtl/>
        </w:rPr>
      </w:pPr>
      <w:r w:rsidRPr="00C35A2C">
        <w:rPr>
          <w:rFonts w:hint="cs"/>
          <w:rtl/>
        </w:rPr>
        <w:t>-</w:t>
      </w:r>
    </w:p>
    <w:p w14:paraId="7259DB5C" w14:textId="14520CC9" w:rsidR="00AC0AF5" w:rsidRPr="00C35A2C" w:rsidRDefault="00AC0AF5" w:rsidP="00AC0AF5">
      <w:pPr>
        <w:rPr>
          <w:rFonts w:ascii="Fb Fontext" w:hAnsi="Fb Fontext" w:cs="Guttman Vilna"/>
          <w:b/>
          <w:bCs/>
          <w:sz w:val="32"/>
          <w:rtl/>
        </w:rPr>
      </w:pPr>
      <w:r>
        <w:rPr>
          <w:rFonts w:ascii="Fb Fontext" w:hAnsi="Fb Fontext" w:hint="cs"/>
          <w:sz w:val="32"/>
          <w:rtl/>
        </w:rPr>
        <w:t xml:space="preserve">תרי תנאי ואליבא </w:t>
      </w:r>
      <w:r>
        <w:rPr>
          <w:rStyle w:val="affffe"/>
          <w:rFonts w:ascii="Fb Fontext" w:hAnsi="Fb Fontext" w:hint="cs"/>
          <w:sz w:val="32"/>
          <w:rtl/>
          <w:rPrChange w:id="9051" w:author="מנוע אמוראים" w:date="2026-10-05T16:41:09Z">
            <w:rPr>
              <w:rFonts w:ascii="Fb Fontext" w:hAnsi="Fb Fontext" w:hint="cs"/>
              <w:sz w:val="32"/>
              <w:rtl/>
            </w:rPr>
          </w:rPrChange>
        </w:rPr>
        <w:t xml:space="preserve">דרשב</w:t>
      </w:r>
      <w:r>
        <w:rPr>
          <w:rStyle w:val="affffe"/>
          <w:rFonts w:ascii="Fb Fontext" w:hAnsi="Fb Fontext"/>
          <w:sz w:val="32"/>
          <w:rtl/>
          <w:rPrChange w:id="9052" w:author="מנוע אמוראים" w:date="2026-10-05T16:41:09Z">
            <w:rPr>
              <w:rFonts w:ascii="Fb Fontext" w:hAnsi="Fb Fontext"/>
              <w:sz w:val="32"/>
              <w:rtl/>
            </w:rPr>
          </w:rPrChange>
        </w:rPr>
        <w:t xml:space="preserve">"</w:t>
      </w:r>
      <w:r>
        <w:rPr>
          <w:rStyle w:val="affffe"/>
          <w:rFonts w:ascii="Fb Fontext" w:hAnsi="Fb Fontext" w:hint="cs"/>
          <w:sz w:val="32"/>
          <w:rtl/>
          <w:rPrChange w:id="9053" w:author="מנוע אמוראים" w:date="2026-10-05T16:41:09Z">
            <w:rPr>
              <w:rFonts w:ascii="Fb Fontext" w:hAnsi="Fb Fontext" w:hint="cs"/>
              <w:sz w:val="32"/>
              <w:rtl/>
            </w:rPr>
          </w:rPrChange>
        </w:rPr>
        <w:t xml:space="preserve">ג</w:t>
      </w:r>
    </w:p>
    <w:p w14:paraId="16E40607" w14:textId="6DEF9EBB" w:rsidR="00410DB6" w:rsidRDefault="001B450D" w:rsidP="00410DB6">
      <w:pPr>
        <w:pStyle w:val="aff9"/>
      </w:pPr>
      <w:r w:rsidRPr="001B450D">
        <w:rPr>
          <w:rFonts w:hint="cs"/>
          <w:rtl/>
        </w:rPr>
        <w:t>***</w:t>
      </w:r>
    </w:p>
    <w:p w14:paraId="2B192559" w14:textId="77777777" w:rsidR="00410DB6" w:rsidRDefault="00AC0AF5" w:rsidP="00410DB6">
      <w:pPr>
        <w:pStyle w:val="affffb"/>
        <w:framePr w:wrap="around"/>
        <w:rPr>
          <w:b/>
          <w:rtl/>
        </w:rPr>
      </w:pPr>
      <w:bookmarkStart w:id="5" w:name="_Hlk171087967"/>
      <w:bookmarkEnd w:id="2"/>
      <w:r w:rsidRPr="00410DB6">
        <w:rPr>
          <w:rStyle w:val="affffc"/>
          <w:rtl/>
        </w:rPr>
        <w:t>מתני</w:t>
      </w:r>
      <w:r w:rsidRPr="00F10693">
        <w:rPr>
          <w:rtl/>
        </w:rPr>
        <w:t>'.</w:t>
      </w:r>
    </w:p>
    <w:p w14:paraId="1D42B235" w14:textId="77777777" w:rsidR="00A964F7" w:rsidRPr="00A964F7" w:rsidRDefault="00A964F7" w:rsidP="00A964F7">
      <w:pPr>
        <w:pStyle w:val="36"/>
        <w:framePr w:wrap="notBeside"/>
        <w:rPr>
          <w:rtl/>
        </w:rPr>
      </w:pPr>
      <w:r w:rsidRPr="00A964F7">
        <w:rPr>
          <w:rtl/>
        </w:rPr>
        <w:t>◄</w:t>
      </w:r>
    </w:p>
    <w:p>
      <w:pPr>
        <w:pStyle w:val="affffb"/>
        <w:rPr>
          <w:ins w:id="20428" w:author="קלוד" w:date="2026-10-06T10:07:33Z"/>
        </w:rPr>
      </w:pPr>
      <w:ins w:id="20427" w:author="קלוד" w:date="2026-10-06T10:07:33Z">
        <w:r>
          <w:t xml:space="preserve">משנה ו</w:t>
        </w:r>
      </w:ins>
    </w:p>
    <w:p w14:paraId="324CF704" w14:textId="2AAF2C49" w:rsidR="00AC0AF5" w:rsidRPr="00C35A2C" w:rsidRDefault="00AC0AF5" w:rsidP="00DB3591">
      <w:pPr>
        <w:pStyle w:val="afff3"/>
        <w:rPr>
          <w:rtl/>
        </w:rPr>
      </w:pPr>
      <w:r w:rsidRPr="00DB3591">
        <w:rPr>
          <w:rFonts w:cs="BA TM • Vilna Extra-Bold"/>
          <w:bCs/>
          <w:rtl/>
        </w:rPr>
        <w:t>אין חולקין את החצר</w:t>
      </w:r>
      <w:r w:rsidRPr="00C35A2C">
        <w:rPr>
          <w:rtl/>
        </w:rPr>
        <w:t xml:space="preserve"> עד שיהא </w:t>
      </w:r>
      <w:r w:rsidR="00A964F7">
        <w:rPr>
          <w:rFonts w:hint="cs"/>
          <w:rtl/>
        </w:rPr>
        <w:t>ד'</w:t>
      </w:r>
      <w:r w:rsidRPr="00C35A2C">
        <w:rPr>
          <w:rtl/>
        </w:rPr>
        <w:t xml:space="preserve"> אמות לזה </w:t>
      </w:r>
      <w:r w:rsidR="00A964F7">
        <w:rPr>
          <w:rFonts w:hint="cs"/>
          <w:rtl/>
        </w:rPr>
        <w:t xml:space="preserve">וד' </w:t>
      </w:r>
      <w:r w:rsidRPr="00C35A2C">
        <w:rPr>
          <w:rtl/>
        </w:rPr>
        <w:t>אמות לזה.</w:t>
      </w:r>
    </w:p>
    <w:p w14:paraId="491EBBF0" w14:textId="77777777" w:rsidR="00A964F7" w:rsidRPr="00A964F7" w:rsidRDefault="00A964F7" w:rsidP="00A964F7">
      <w:pPr>
        <w:pStyle w:val="36"/>
        <w:framePr w:wrap="notBeside"/>
        <w:rPr>
          <w:rtl/>
        </w:rPr>
      </w:pPr>
      <w:r w:rsidRPr="00A964F7">
        <w:rPr>
          <w:rtl/>
        </w:rPr>
        <w:t>◄</w:t>
      </w:r>
    </w:p>
    <w:p w14:paraId="4DAD26CC" w14:textId="13C35EF6" w:rsidR="00AC0AF5" w:rsidRDefault="00AC0AF5" w:rsidP="00DB3591">
      <w:pPr>
        <w:pStyle w:val="afff3"/>
        <w:rPr>
          <w:rtl/>
        </w:rPr>
      </w:pPr>
      <w:r w:rsidRPr="00DB3591">
        <w:rPr>
          <w:rFonts w:cs="BA TM • Vilna Extra-Bold"/>
          <w:bCs/>
          <w:rtl/>
        </w:rPr>
        <w:t>ולא את השדה</w:t>
      </w:r>
      <w:r w:rsidRPr="00C35A2C">
        <w:rPr>
          <w:rtl/>
        </w:rPr>
        <w:t xml:space="preserve"> - עד שיהא בה תשעה קבין לזה ותשעה קבין לזה.</w:t>
      </w:r>
    </w:p>
    <w:p w14:paraId="06B651DB" w14:textId="6D4548BA" w:rsidR="00AC0AF5" w:rsidRPr="00A343FC" w:rsidRDefault="00410DB6" w:rsidP="00DB3591">
      <w:pPr>
        <w:pStyle w:val="afff3"/>
        <w:rPr>
          <w:rtl/>
        </w:rPr>
      </w:pPr>
      <w:r>
        <w:rPr>
          <w:rStyle w:val="TanaimMishna"/>
          <w:rFonts w:hint="cs"/>
          <w:rtl/>
          <w:rPrChange w:id="20007" w:author="קלוד" w:date="2026-10-06T10:07:33Z">
            <w:rPr>
              <w:rStyle w:val="affffe"/>
              <w:rFonts w:hint="cs"/>
              <w:rtl/>
            </w:rPr>
          </w:rPrChange>
        </w:rPr>
        <w:t>ר</w:t>
      </w:r>
      <w:r w:rsidR="00F10693">
        <w:rPr>
          <w:rStyle w:val="TanaimMishna"/>
          <w:rtl/>
          <w:rPrChange w:id="20008" w:author="קלוד" w:date="2026-10-06T10:07:33Z">
            <w:rPr>
              <w:rStyle w:val="affffe"/>
              <w:rtl/>
            </w:rPr>
          </w:rPrChange>
        </w:rPr>
        <w:t>"</w:t>
      </w:r>
      <w:r>
        <w:rPr>
          <w:rStyle w:val="TanaimMishna"/>
          <w:rFonts w:hint="cs"/>
          <w:rtl/>
          <w:rPrChange w:id="20009" w:author="קלוד" w:date="2026-10-06T10:07:33Z">
            <w:rPr>
              <w:rStyle w:val="affffe"/>
              <w:rFonts w:hint="cs"/>
              <w:rtl/>
            </w:rPr>
          </w:rPrChange>
        </w:rPr>
        <w:t>י</w:t>
      </w:r>
      <w:r w:rsidR="00AC0AF5" w:rsidRPr="00410DB6">
        <w:rPr>
          <w:rStyle w:val="TanaimMishna"/>
          <w:rtl/>
          <w:rPrChange w:id="20010" w:author="קלוד" w:date="2026-10-06T10:07:33Z">
            <w:rPr>
              <w:rStyle w:val="affffe"/>
              <w:rtl/>
            </w:rPr>
          </w:rPrChange>
        </w:rPr>
        <w:t>:</w:t>
      </w:r>
      <w:r w:rsidR="00AC0AF5" w:rsidRPr="00A343FC">
        <w:rPr>
          <w:rtl/>
        </w:rPr>
        <w:t xml:space="preserve"> עד שיהא בה תשעת חציי קבין לזה ותשעת חציי קבין לזה.</w:t>
      </w:r>
    </w:p>
    <w:p w14:paraId="0A50404D" w14:textId="77777777" w:rsidR="00A964F7" w:rsidRPr="00A964F7" w:rsidRDefault="00A964F7" w:rsidP="00A964F7">
      <w:pPr>
        <w:pStyle w:val="36"/>
        <w:framePr w:wrap="notBeside"/>
        <w:rPr>
          <w:rtl/>
        </w:rPr>
      </w:pPr>
      <w:r w:rsidRPr="00A964F7">
        <w:rPr>
          <w:rtl/>
        </w:rPr>
        <w:t>◄</w:t>
      </w:r>
    </w:p>
    <w:p w14:paraId="4BA41F13" w14:textId="0D798782" w:rsidR="00410DB6" w:rsidRDefault="00AC0AF5" w:rsidP="00DB3591">
      <w:pPr>
        <w:pStyle w:val="afff3"/>
        <w:rPr>
          <w:rtl/>
        </w:rPr>
      </w:pPr>
      <w:r w:rsidRPr="00DB3591">
        <w:rPr>
          <w:rFonts w:cs="BA TM • Vilna Extra-Bold"/>
          <w:bCs/>
          <w:rtl/>
        </w:rPr>
        <w:t>ולא את הגינה</w:t>
      </w:r>
      <w:r w:rsidRPr="00A343FC">
        <w:rPr>
          <w:rtl/>
        </w:rPr>
        <w:t xml:space="preserve"> - עד שיהא בה חצי קב לזה וחצי קב לזה. </w:t>
      </w:r>
    </w:p>
    <w:p w14:paraId="1B6EE7B2" w14:textId="04277CF9" w:rsidR="00AC0AF5" w:rsidRPr="00A343FC" w:rsidRDefault="00AC0AF5" w:rsidP="00DB3591">
      <w:pPr>
        <w:pStyle w:val="afff3"/>
        <w:rPr>
          <w:rtl/>
        </w:rPr>
      </w:pPr>
      <w:r w:rsidRPr="00410DB6">
        <w:rPr>
          <w:rStyle w:val="TanaimMishna"/>
          <w:rtl/>
          <w:rPrChange w:id="20011" w:author="קלוד" w:date="2026-10-06T10:07:33Z">
            <w:rPr>
              <w:rStyle w:val="affffe"/>
              <w:rtl/>
            </w:rPr>
          </w:rPrChange>
        </w:rPr>
        <w:t>ר</w:t>
      </w:r>
      <w:r w:rsidR="00410DB6">
        <w:rPr>
          <w:rStyle w:val="TanaimMishna"/>
          <w:rFonts w:hint="cs"/>
          <w:rtl/>
          <w:rPrChange w:id="20012" w:author="קלוד" w:date="2026-10-06T10:07:33Z">
            <w:rPr>
              <w:rStyle w:val="affffe"/>
              <w:rFonts w:hint="cs"/>
              <w:rtl/>
            </w:rPr>
          </w:rPrChange>
        </w:rPr>
        <w:t>"ע</w:t>
      </w:r>
      <w:r w:rsidRPr="00410DB6">
        <w:rPr>
          <w:rStyle w:val="TanaimMishna"/>
          <w:rtl/>
          <w:rPrChange w:id="20013" w:author="קלוד" w:date="2026-10-06T10:07:33Z">
            <w:rPr>
              <w:rStyle w:val="affffe"/>
              <w:rtl/>
            </w:rPr>
          </w:rPrChange>
        </w:rPr>
        <w:t>:</w:t>
      </w:r>
      <w:r w:rsidRPr="00A343FC">
        <w:rPr>
          <w:rtl/>
        </w:rPr>
        <w:t xml:space="preserve"> בית רובע.</w:t>
      </w:r>
    </w:p>
    <w:p w14:paraId="0D9E1F7D" w14:textId="77777777" w:rsidR="00A964F7" w:rsidRPr="00A964F7" w:rsidRDefault="00A964F7" w:rsidP="00A964F7">
      <w:pPr>
        <w:pStyle w:val="36"/>
        <w:framePr w:wrap="notBeside"/>
        <w:rPr>
          <w:rtl/>
        </w:rPr>
      </w:pPr>
      <w:r w:rsidRPr="00A964F7">
        <w:rPr>
          <w:rtl/>
        </w:rPr>
        <w:t>◄</w:t>
      </w:r>
    </w:p>
    <w:p w14:paraId="08BB66CB" w14:textId="0C1E9DF3" w:rsidR="00AC0AF5" w:rsidRPr="00C35A2C" w:rsidRDefault="00AC0AF5" w:rsidP="00DB3591">
      <w:pPr>
        <w:pStyle w:val="afff3"/>
        <w:rPr>
          <w:rtl/>
        </w:rPr>
      </w:pPr>
      <w:r w:rsidRPr="00C35A2C">
        <w:rPr>
          <w:rtl/>
        </w:rPr>
        <w:lastRenderedPageBreak/>
        <w:t>ולא את הטרקלין, ולא את המורן, ולא את השובך, ולא את הטלית, ולא את המרחץ, ולא את בית הבד, ולא את בית השלחין - עד שיהא בהן כדי לזה וכדי לזה.</w:t>
      </w:r>
    </w:p>
    <w:p w14:paraId="216E72C0" w14:textId="77777777" w:rsidR="00A964F7" w:rsidRPr="00A964F7" w:rsidRDefault="00A964F7" w:rsidP="00A964F7">
      <w:pPr>
        <w:pStyle w:val="36"/>
        <w:framePr w:wrap="notBeside"/>
        <w:rPr>
          <w:rtl/>
        </w:rPr>
      </w:pPr>
      <w:r w:rsidRPr="00A964F7">
        <w:rPr>
          <w:rtl/>
        </w:rPr>
        <w:t>◄</w:t>
      </w:r>
    </w:p>
    <w:p w14:paraId="18632608" w14:textId="079605F0" w:rsidR="00AC0AF5" w:rsidRPr="00C35A2C" w:rsidRDefault="00AC0AF5" w:rsidP="00DB3591">
      <w:pPr>
        <w:pStyle w:val="afff3"/>
        <w:rPr>
          <w:rtl/>
        </w:rPr>
      </w:pPr>
      <w:r w:rsidRPr="00DB3591">
        <w:rPr>
          <w:rFonts w:cs="BA TM • Vilna Extra-Bold"/>
          <w:bCs/>
          <w:rtl/>
        </w:rPr>
        <w:t>זה הכלל:</w:t>
      </w:r>
      <w:r w:rsidRPr="00C35A2C">
        <w:rPr>
          <w:rtl/>
        </w:rPr>
        <w:t xml:space="preserve"> כל שיחלק ושמו עליו - חולקין, ואם לאו - אין חולקין.</w:t>
      </w:r>
    </w:p>
    <w:p w14:paraId="7ED9FD36" w14:textId="77777777" w:rsidR="00410DB6" w:rsidRDefault="00AC0AF5" w:rsidP="00DB3591">
      <w:pPr>
        <w:pStyle w:val="afff3"/>
        <w:rPr>
          <w:rtl/>
        </w:rPr>
      </w:pPr>
      <w:r w:rsidRPr="00410DB6">
        <w:rPr>
          <w:rtl/>
        </w:rPr>
        <w:t xml:space="preserve">אימתי? בזמן שאין שניהם רוצים, </w:t>
      </w:r>
    </w:p>
    <w:p w14:paraId="2EB6C1CC" w14:textId="2299BC50" w:rsidR="00AC0AF5" w:rsidRPr="00410DB6" w:rsidRDefault="00AC0AF5" w:rsidP="00DB3591">
      <w:pPr>
        <w:pStyle w:val="afff3"/>
        <w:rPr>
          <w:rtl/>
        </w:rPr>
      </w:pPr>
      <w:r w:rsidRPr="00410DB6">
        <w:rPr>
          <w:rtl/>
        </w:rPr>
        <w:t>אבל בזמן ששניהם רוצים - אפי</w:t>
      </w:r>
      <w:r w:rsidRPr="00F10693">
        <w:rPr>
          <w:rtl/>
        </w:rPr>
        <w:t xml:space="preserve">' </w:t>
      </w:r>
      <w:r w:rsidRPr="00410DB6">
        <w:rPr>
          <w:rtl/>
        </w:rPr>
        <w:t>פחות מכאן יחלוקו.</w:t>
      </w:r>
    </w:p>
    <w:p w14:paraId="7B81C1A8" w14:textId="77777777" w:rsidR="00A964F7" w:rsidRPr="00A964F7" w:rsidRDefault="00A964F7" w:rsidP="00A964F7">
      <w:pPr>
        <w:pStyle w:val="36"/>
        <w:framePr w:wrap="notBeside"/>
        <w:rPr>
          <w:rtl/>
        </w:rPr>
      </w:pPr>
      <w:r w:rsidRPr="00A964F7">
        <w:rPr>
          <w:rtl/>
        </w:rPr>
        <w:t>◄</w:t>
      </w:r>
    </w:p>
    <w:p w14:paraId="34356E20" w14:textId="2AE3AD72" w:rsidR="00AC0AF5" w:rsidRPr="00410DB6" w:rsidRDefault="00AC0AF5" w:rsidP="00DB3591">
      <w:pPr>
        <w:pStyle w:val="afff3"/>
        <w:rPr>
          <w:rtl/>
        </w:rPr>
      </w:pPr>
      <w:r w:rsidRPr="00410DB6">
        <w:rPr>
          <w:rtl/>
        </w:rPr>
        <w:t>וכתבי הקדש, אע"פ ששניהם רוצים - לא יחלוקו.</w:t>
      </w:r>
    </w:p>
    <w:p w14:paraId="1AD09440" w14:textId="6FC072BC" w:rsidR="00410DB6" w:rsidRPr="00801934" w:rsidRDefault="00410DB6" w:rsidP="00410DB6">
      <w:pPr>
        <w:pStyle w:val="afffb"/>
        <w:rPr>
          <w:rtl/>
        </w:rPr>
      </w:pPr>
      <w:ins w:id="9817" w:author="מספור קטעי משנה" w:date="2026-10-06T06:44:59Z">
        <w:r>
          <w:rPr>
            <w:rStyle w:val="MisparKeta"/>
          </w:rPr>
          <w:t xml:space="preserve">ד. </w:t>
        </w:r>
      </w:ins>
      <w:r w:rsidRPr="00801934">
        <w:rPr>
          <w:rtl/>
        </w:rPr>
        <w:t>חצר עד שיהא ארבע אמות לזה וארבע אמות לזה.</w:t>
      </w:r>
    </w:p>
    <w:p w14:paraId="2627BCCC" w14:textId="4F8FCB70" w:rsidR="00410DB6" w:rsidRDefault="00A964F7" w:rsidP="00410DB6">
      <w:pPr>
        <w:pStyle w:val="36"/>
        <w:framePr w:wrap="notBeside"/>
        <w:rPr>
          <w:rtl/>
        </w:rPr>
      </w:pPr>
      <w:r>
        <w:rPr>
          <w:rStyle w:val="afffff0"/>
          <w:rFonts w:ascii="BA Or Tzadikim Regular" w:hAnsi="BA Or Tzadikim Regular" w:cs="BA Or Tzadikim Regular"/>
          <w:rtl/>
        </w:rPr>
        <w:t>◄</w:t>
      </w:r>
      <w:r w:rsidR="00410DB6">
        <w:rPr>
          <w:rFonts w:hint="cs"/>
          <w:rtl/>
        </w:rPr>
        <w:t>מ</w:t>
      </w:r>
      <w:r w:rsidR="00AC0AF5" w:rsidRPr="006765C4">
        <w:rPr>
          <w:rFonts w:hint="cs"/>
          <w:rtl/>
        </w:rPr>
        <w:t>רי</w:t>
      </w:r>
      <w:r w:rsidR="00AC0AF5" w:rsidRPr="006765C4">
        <w:rPr>
          <w:rtl/>
        </w:rPr>
        <w:t>"</w:t>
      </w:r>
      <w:r w:rsidR="00AC0AF5" w:rsidRPr="006765C4">
        <w:rPr>
          <w:rFonts w:hint="cs"/>
          <w:rtl/>
        </w:rPr>
        <w:t>ו</w:t>
      </w:r>
      <w:r w:rsidR="00AC0AF5" w:rsidRPr="006765C4">
        <w:rPr>
          <w:rtl/>
        </w:rPr>
        <w:t>:</w:t>
      </w:r>
    </w:p>
    <w:p w14:paraId="0FCD65D0" w14:textId="4B9FC46D" w:rsidR="00AC0AF5" w:rsidRPr="006765C4" w:rsidRDefault="00AC0AF5" w:rsidP="00410DB6">
      <w:pPr>
        <w:rPr>
          <w:rFonts w:ascii="Fb Fontext" w:hAnsi="Fb Fontext"/>
          <w:spacing w:val="-4"/>
          <w:rtl/>
        </w:rPr>
      </w:pPr>
      <w:r w:rsidRPr="006765C4">
        <w:rPr>
          <w:rFonts w:ascii="Fb Fontext" w:hAnsi="Fb Fontext" w:hint="cs"/>
          <w:spacing w:val="-4"/>
          <w:sz w:val="32"/>
          <w:rtl/>
        </w:rPr>
        <w:t>ד</w:t>
      </w:r>
      <w:r w:rsidRPr="00F10693">
        <w:rPr>
          <w:rFonts w:hint="cs"/>
          <w:rtl/>
        </w:rPr>
        <w:t>'</w:t>
      </w:r>
      <w:r w:rsidRPr="00F10693">
        <w:rPr>
          <w:rtl/>
        </w:rPr>
        <w:t xml:space="preserve"> </w:t>
      </w:r>
      <w:r w:rsidRPr="006765C4">
        <w:rPr>
          <w:rFonts w:ascii="Fb Fontext" w:hAnsi="Fb Fontext"/>
          <w:spacing w:val="-4"/>
          <w:sz w:val="32"/>
          <w:rtl/>
        </w:rPr>
        <w:t>אמות שאמרו, חוץ משל פתחים.</w:t>
      </w:r>
      <w:r w:rsidRPr="006765C4">
        <w:rPr>
          <w:rFonts w:ascii="Fb Fontext" w:hAnsi="Fb Fontext" w:hint="cs"/>
          <w:spacing w:val="-4"/>
          <w:sz w:val="32"/>
          <w:rtl/>
        </w:rPr>
        <w:t xml:space="preserve"> </w:t>
      </w:r>
      <w:r w:rsidRPr="00410DB6">
        <w:rPr>
          <w:rStyle w:val="affffe"/>
          <w:rFonts w:hint="cs"/>
          <w:rtl/>
        </w:rPr>
        <w:t>ותנ</w:t>
      </w:r>
      <w:r w:rsidRPr="00410DB6">
        <w:rPr>
          <w:rStyle w:val="affffe"/>
          <w:rtl/>
        </w:rPr>
        <w:t>"</w:t>
      </w:r>
      <w:r w:rsidRPr="00410DB6">
        <w:rPr>
          <w:rStyle w:val="affffe"/>
          <w:rFonts w:hint="cs"/>
          <w:rtl/>
        </w:rPr>
        <w:t>ה</w:t>
      </w:r>
      <w:r w:rsidRPr="006765C4">
        <w:rPr>
          <w:rFonts w:ascii="Fb Fontext" w:hAnsi="Fb Fontext" w:hint="cs"/>
          <w:spacing w:val="-4"/>
          <w:sz w:val="32"/>
          <w:rtl/>
        </w:rPr>
        <w:t xml:space="preserve"> דבעי</w:t>
      </w:r>
      <w:r w:rsidRPr="00F10693">
        <w:rPr>
          <w:rFonts w:hint="cs"/>
          <w:rtl/>
        </w:rPr>
        <w:t xml:space="preserve">' </w:t>
      </w:r>
      <w:r w:rsidRPr="006765C4">
        <w:rPr>
          <w:rFonts w:ascii="Fb Fontext" w:hAnsi="Fb Fontext" w:hint="cs"/>
          <w:spacing w:val="-4"/>
          <w:sz w:val="32"/>
          <w:rtl/>
        </w:rPr>
        <w:t xml:space="preserve">שמונה אמות </w:t>
      </w:r>
    </w:p>
    <w:p w14:paraId="530B686D" w14:textId="02B2D74F" w:rsidR="00410DB6" w:rsidRDefault="00AC0AF5" w:rsidP="00410DB6">
      <w:pPr>
        <w:pStyle w:val="affffd"/>
        <w:spacing w:after="60"/>
        <w:ind w:firstLine="0"/>
        <w:rPr>
          <w:rtl/>
        </w:rPr>
      </w:pPr>
      <w:r w:rsidRPr="00410DB6">
        <w:rPr>
          <w:rStyle w:val="affffe"/>
          <w:rFonts w:hint="cs"/>
          <w:rtl/>
        </w:rPr>
        <w:t>ואיכא דרמי</w:t>
      </w:r>
      <w:r w:rsidRPr="00C35A2C">
        <w:rPr>
          <w:rFonts w:hint="cs"/>
          <w:rtl/>
        </w:rPr>
        <w:t xml:space="preserve"> ותירצו הכי</w:t>
      </w:r>
    </w:p>
    <w:p w14:paraId="18631E0B" w14:textId="5F2C29E1" w:rsidR="00410DB6" w:rsidRDefault="00410DB6" w:rsidP="00410DB6">
      <w:pPr>
        <w:pStyle w:val="affff9"/>
        <w:rPr>
          <w:rtl/>
        </w:rPr>
      </w:pPr>
      <w:r>
        <w:rPr>
          <w:rFonts w:hint="cs"/>
          <w:rtl/>
        </w:rPr>
        <w:t>חצר איך מתחלקת</w:t>
      </w:r>
    </w:p>
    <w:p w14:paraId="3D778BEE" w14:textId="77777777" w:rsidR="00410DB6" w:rsidRDefault="00AC0AF5" w:rsidP="00410DB6">
      <w:pPr>
        <w:pStyle w:val="36"/>
        <w:framePr w:wrap="notBeside"/>
        <w:rPr>
          <w:rtl/>
        </w:rPr>
      </w:pPr>
      <w:r w:rsidRPr="00C35A2C">
        <w:rPr>
          <w:rFonts w:hint="cs"/>
          <w:rtl/>
        </w:rPr>
        <w:t>ר</w:t>
      </w:r>
      <w:r w:rsidRPr="00C35A2C">
        <w:rPr>
          <w:rtl/>
        </w:rPr>
        <w:t>"</w:t>
      </w:r>
      <w:r w:rsidRPr="00C35A2C">
        <w:rPr>
          <w:rFonts w:hint="cs"/>
          <w:rtl/>
        </w:rPr>
        <w:t>ה</w:t>
      </w:r>
      <w:r w:rsidRPr="00C35A2C">
        <w:rPr>
          <w:rtl/>
        </w:rPr>
        <w:t>:</w:t>
      </w:r>
    </w:p>
    <w:p w14:paraId="2133AE2A" w14:textId="77777777" w:rsidR="00410DB6" w:rsidRDefault="00AC0AF5" w:rsidP="00AC0AF5">
      <w:pPr>
        <w:rPr>
          <w:rFonts w:ascii="Fb Fontext" w:hAnsi="Fb Fontext"/>
          <w:sz w:val="32"/>
          <w:rtl/>
        </w:rPr>
      </w:pPr>
      <w:r w:rsidRPr="00C35A2C">
        <w:rPr>
          <w:rFonts w:ascii="Fb Fontext" w:hAnsi="Fb Fontext"/>
          <w:sz w:val="32"/>
          <w:rtl/>
        </w:rPr>
        <w:t xml:space="preserve">חצר מתחלקת לפי </w:t>
      </w:r>
      <w:r w:rsidRPr="00C35A2C">
        <w:rPr>
          <w:rStyle w:val="afff8"/>
          <w:rtl/>
        </w:rPr>
        <w:t>פתחיה</w:t>
      </w:r>
      <w:r w:rsidRPr="00C35A2C">
        <w:rPr>
          <w:rFonts w:ascii="Fb Fontext" w:hAnsi="Fb Fontext"/>
          <w:sz w:val="32"/>
          <w:rtl/>
        </w:rPr>
        <w:t xml:space="preserve">. </w:t>
      </w:r>
    </w:p>
    <w:p w14:paraId="7B06E94F" w14:textId="797FE53D" w:rsidR="00410DB6" w:rsidRDefault="00A964F7" w:rsidP="00410DB6">
      <w:pPr>
        <w:pStyle w:val="36"/>
        <w:framePr w:wrap="notBeside"/>
        <w:rPr>
          <w:rtl/>
        </w:rPr>
      </w:pPr>
      <w:r>
        <w:rPr>
          <w:rStyle w:val="afffff0"/>
          <w:rFonts w:ascii="BA Or Tzadikim Regular" w:hAnsi="BA Or Tzadikim Regular" w:cs="BA Or Tzadikim Regular"/>
          <w:rtl/>
        </w:rPr>
        <w:t>◄</w:t>
      </w:r>
      <w:r w:rsidR="00AC0AF5" w:rsidRPr="00C35A2C">
        <w:rPr>
          <w:rtl/>
        </w:rPr>
        <w:t>ור"</w:t>
      </w:r>
      <w:r w:rsidR="00AC0AF5" w:rsidRPr="00C35A2C">
        <w:rPr>
          <w:rFonts w:hint="cs"/>
          <w:rtl/>
        </w:rPr>
        <w:t>ח</w:t>
      </w:r>
      <w:r w:rsidR="00AC0AF5" w:rsidRPr="00C35A2C">
        <w:rPr>
          <w:rtl/>
        </w:rPr>
        <w:t>:</w:t>
      </w:r>
    </w:p>
    <w:p w14:paraId="6515BF7C" w14:textId="59440BA4" w:rsidR="00AC0AF5" w:rsidRPr="00C35A2C" w:rsidRDefault="00AC0AF5" w:rsidP="00410DB6">
      <w:pPr>
        <w:spacing w:after="60"/>
        <w:rPr>
          <w:rFonts w:ascii="Fb Fontext" w:hAnsi="Fb Fontext"/>
          <w:rtl/>
        </w:rPr>
      </w:pPr>
      <w:r w:rsidRPr="00C35A2C">
        <w:rPr>
          <w:rFonts w:ascii="Fb Fontext" w:hAnsi="Fb Fontext"/>
          <w:sz w:val="32"/>
          <w:rtl/>
        </w:rPr>
        <w:t xml:space="preserve">נותנין </w:t>
      </w:r>
      <w:r w:rsidRPr="00C35A2C">
        <w:rPr>
          <w:rStyle w:val="afff8"/>
          <w:rFonts w:hint="cs"/>
          <w:rtl/>
        </w:rPr>
        <w:t>ד</w:t>
      </w:r>
      <w:r w:rsidRPr="00F10693">
        <w:rPr>
          <w:rFonts w:hint="cs"/>
          <w:rtl/>
        </w:rPr>
        <w:t>'א</w:t>
      </w:r>
      <w:r w:rsidRPr="00C35A2C">
        <w:rPr>
          <w:rStyle w:val="afff8"/>
          <w:rtl/>
        </w:rPr>
        <w:t xml:space="preserve"> לכל פתח ופתח,</w:t>
      </w:r>
      <w:r w:rsidRPr="00C35A2C">
        <w:rPr>
          <w:rFonts w:ascii="Fb Fontext" w:hAnsi="Fb Fontext"/>
          <w:sz w:val="32"/>
          <w:rtl/>
        </w:rPr>
        <w:t xml:space="preserve"> והשאר חולקין בשוה</w:t>
      </w:r>
      <w:r w:rsidRPr="00410DB6">
        <w:rPr>
          <w:rStyle w:val="affffe"/>
          <w:rtl/>
        </w:rPr>
        <w:t>.</w:t>
      </w:r>
      <w:r w:rsidR="00410DB6" w:rsidRPr="00410DB6">
        <w:rPr>
          <w:rStyle w:val="affffe"/>
          <w:rFonts w:hint="cs"/>
          <w:rtl/>
        </w:rPr>
        <w:t xml:space="preserve"> ותניא כמותו</w:t>
      </w:r>
    </w:p>
    <w:p w14:paraId="48BAEFF5" w14:textId="77777777" w:rsidR="00410DB6" w:rsidRDefault="00410DB6" w:rsidP="00410DB6">
      <w:pPr>
        <w:pStyle w:val="36"/>
        <w:framePr w:wrap="notBeside"/>
        <w:rPr>
          <w:rtl/>
        </w:rPr>
      </w:pPr>
      <w:r>
        <w:rPr>
          <w:rFonts w:hint="cs"/>
          <w:rtl/>
        </w:rPr>
        <w:t>תניא</w:t>
      </w:r>
    </w:p>
    <w:p w14:paraId="5048AB20" w14:textId="77BDF5D0" w:rsidR="00410DB6" w:rsidRPr="0095343A" w:rsidRDefault="00AC0AF5" w:rsidP="00410DB6">
      <w:pPr>
        <w:rPr>
          <w:rFonts w:ascii="Fb Fontext" w:hAnsi="Fb Fontext"/>
          <w:spacing w:val="-6"/>
          <w:rtl/>
        </w:rPr>
      </w:pPr>
      <w:r w:rsidRPr="0095343A">
        <w:rPr>
          <w:rFonts w:ascii="Fb Fontext" w:hAnsi="Fb Fontext"/>
          <w:spacing w:val="-6"/>
          <w:rtl/>
        </w:rPr>
        <w:t xml:space="preserve">לזה פתח רחב </w:t>
      </w:r>
      <w:r w:rsidR="00410DB6" w:rsidRPr="0095343A">
        <w:rPr>
          <w:rFonts w:ascii="Fb Fontext" w:hAnsi="Fb Fontext" w:hint="cs"/>
          <w:spacing w:val="-6"/>
          <w:rtl/>
        </w:rPr>
        <w:t>ח</w:t>
      </w:r>
      <w:r w:rsidR="00410DB6" w:rsidRPr="0095343A">
        <w:rPr>
          <w:rFonts w:hint="cs"/>
          <w:spacing w:val="-6"/>
          <w:rtl/>
        </w:rPr>
        <w:t xml:space="preserve">' </w:t>
      </w:r>
      <w:r w:rsidRPr="0095343A">
        <w:rPr>
          <w:rFonts w:ascii="Fb Fontext" w:hAnsi="Fb Fontext"/>
          <w:spacing w:val="-6"/>
          <w:rtl/>
        </w:rPr>
        <w:t xml:space="preserve">אמות - נוטל </w:t>
      </w:r>
      <w:r w:rsidR="00410DB6" w:rsidRPr="0095343A">
        <w:rPr>
          <w:rFonts w:ascii="Fb Fontext" w:hAnsi="Fb Fontext" w:hint="cs"/>
          <w:spacing w:val="-6"/>
          <w:rtl/>
        </w:rPr>
        <w:t>ח</w:t>
      </w:r>
      <w:r w:rsidR="00410DB6" w:rsidRPr="0095343A">
        <w:rPr>
          <w:rFonts w:hint="cs"/>
          <w:spacing w:val="-6"/>
          <w:rtl/>
        </w:rPr>
        <w:t xml:space="preserve">' </w:t>
      </w:r>
      <w:r w:rsidRPr="0095343A">
        <w:rPr>
          <w:rFonts w:ascii="Fb Fontext" w:hAnsi="Fb Fontext"/>
          <w:spacing w:val="-6"/>
          <w:rtl/>
        </w:rPr>
        <w:t>אמות</w:t>
      </w:r>
      <w:r w:rsidRPr="0095343A">
        <w:rPr>
          <w:rFonts w:ascii="Fb Fontext" w:hAnsi="Fb Fontext" w:hint="cs"/>
          <w:spacing w:val="-6"/>
          <w:rtl/>
        </w:rPr>
        <w:t>,</w:t>
      </w:r>
      <w:r w:rsidRPr="0095343A">
        <w:rPr>
          <w:rFonts w:ascii="Fb Fontext" w:hAnsi="Fb Fontext"/>
          <w:spacing w:val="-6"/>
          <w:rtl/>
        </w:rPr>
        <w:t xml:space="preserve"> כנגד הפתח ו</w:t>
      </w:r>
      <w:r w:rsidR="00410DB6" w:rsidRPr="0095343A">
        <w:rPr>
          <w:rFonts w:ascii="Fb Fontext" w:hAnsi="Fb Fontext" w:hint="cs"/>
          <w:spacing w:val="-6"/>
          <w:rtl/>
        </w:rPr>
        <w:t>ד</w:t>
      </w:r>
      <w:r w:rsidR="00410DB6" w:rsidRPr="0095343A">
        <w:rPr>
          <w:rFonts w:hint="cs"/>
          <w:spacing w:val="-6"/>
          <w:rtl/>
        </w:rPr>
        <w:t>'</w:t>
      </w:r>
      <w:r w:rsidRPr="0095343A">
        <w:rPr>
          <w:spacing w:val="-6"/>
          <w:rtl/>
        </w:rPr>
        <w:t xml:space="preserve"> </w:t>
      </w:r>
      <w:r w:rsidRPr="0095343A">
        <w:rPr>
          <w:rFonts w:ascii="Fb Fontext" w:hAnsi="Fb Fontext"/>
          <w:spacing w:val="-6"/>
          <w:rtl/>
        </w:rPr>
        <w:t>אמות בחצר.</w:t>
      </w:r>
      <w:r w:rsidR="00410DB6" w:rsidRPr="0095343A">
        <w:rPr>
          <w:rFonts w:ascii="Fb Fontext" w:hAnsi="Fb Fontext" w:hint="cs"/>
          <w:spacing w:val="-6"/>
          <w:rtl/>
        </w:rPr>
        <w:t xml:space="preserve"> </w:t>
      </w:r>
    </w:p>
    <w:p w14:paraId="6796E885" w14:textId="77777777" w:rsidR="00A964F7" w:rsidRPr="00A964F7" w:rsidRDefault="00A964F7" w:rsidP="00A964F7">
      <w:pPr>
        <w:pStyle w:val="36"/>
        <w:framePr w:wrap="notBeside"/>
        <w:rPr>
          <w:rtl/>
        </w:rPr>
      </w:pPr>
      <w:r w:rsidRPr="00A964F7">
        <w:rPr>
          <w:rtl/>
        </w:rPr>
        <w:t>◄</w:t>
      </w:r>
      <w:r w:rsidR="00410DB6" w:rsidRPr="00A964F7">
        <w:rPr>
          <w:rFonts w:hint="cs"/>
          <w:rtl/>
        </w:rPr>
        <w:t>-</w:t>
      </w:r>
    </w:p>
    <w:p w14:paraId="0590DFF1" w14:textId="3142B7EE" w:rsidR="00AC0AF5" w:rsidRPr="00C35A2C" w:rsidRDefault="00AC0AF5" w:rsidP="00410DB6">
      <w:pPr>
        <w:spacing w:after="60"/>
        <w:rPr>
          <w:rFonts w:ascii="Fb Fontext" w:hAnsi="Fb Fontext"/>
          <w:rtl/>
        </w:rPr>
      </w:pPr>
      <w:r w:rsidRPr="00C35A2C">
        <w:rPr>
          <w:rFonts w:ascii="Fb Fontext" w:hAnsi="Fb Fontext" w:hint="cs"/>
          <w:rtl/>
        </w:rPr>
        <w:t>היינו ח</w:t>
      </w:r>
      <w:r w:rsidRPr="00F10693">
        <w:rPr>
          <w:rFonts w:hint="cs"/>
          <w:rtl/>
        </w:rPr>
        <w:t xml:space="preserve">' </w:t>
      </w:r>
      <w:r w:rsidRPr="00C35A2C">
        <w:rPr>
          <w:rFonts w:ascii="Fb Fontext" w:hAnsi="Fb Fontext" w:hint="cs"/>
          <w:rtl/>
        </w:rPr>
        <w:t>אמות באורך החצר</w:t>
      </w:r>
      <w:r w:rsidRPr="00C35A2C">
        <w:rPr>
          <w:rFonts w:ascii="Fb Fontext" w:hAnsi="Fb Fontext"/>
          <w:rtl/>
        </w:rPr>
        <w:t xml:space="preserve"> </w:t>
      </w:r>
      <w:r w:rsidRPr="00410DB6">
        <w:rPr>
          <w:rStyle w:val="afffff0"/>
          <w:rFonts w:hint="cs"/>
          <w:rtl/>
        </w:rPr>
        <w:t>[כנגד הפתח]</w:t>
      </w:r>
      <w:r w:rsidRPr="00C35A2C">
        <w:rPr>
          <w:rFonts w:ascii="Fb Fontext" w:hAnsi="Fb Fontext" w:hint="cs"/>
          <w:rtl/>
        </w:rPr>
        <w:t xml:space="preserve"> וד</w:t>
      </w:r>
      <w:r w:rsidRPr="00F10693">
        <w:rPr>
          <w:rFonts w:hint="cs"/>
          <w:rtl/>
        </w:rPr>
        <w:t xml:space="preserve">' </w:t>
      </w:r>
      <w:r w:rsidRPr="00C35A2C">
        <w:rPr>
          <w:rFonts w:ascii="Fb Fontext" w:hAnsi="Fb Fontext" w:hint="cs"/>
          <w:rtl/>
        </w:rPr>
        <w:t xml:space="preserve">אמות </w:t>
      </w:r>
      <w:r w:rsidRPr="00C35A2C">
        <w:rPr>
          <w:rFonts w:ascii="Fb Fontext" w:hAnsi="Fb Fontext"/>
          <w:rtl/>
        </w:rPr>
        <w:t>ברוחב החצר.</w:t>
      </w:r>
    </w:p>
    <w:p w14:paraId="4A2654C1" w14:textId="3A244E57" w:rsidR="00410DB6" w:rsidRDefault="00A964F7" w:rsidP="00410DB6">
      <w:pPr>
        <w:pStyle w:val="36"/>
        <w:framePr w:wrap="notBeside"/>
        <w:rPr>
          <w:rtl/>
        </w:rPr>
      </w:pPr>
      <w:r>
        <w:rPr>
          <w:rStyle w:val="afffff0"/>
          <w:rFonts w:ascii="BA Or Tzadikim Regular" w:hAnsi="BA Or Tzadikim Regular" w:cs="BA Or Tzadikim Regular"/>
          <w:rtl/>
        </w:rPr>
        <w:t>◄</w:t>
      </w:r>
      <w:r w:rsidR="00AC0AF5" w:rsidRPr="006765C4">
        <w:rPr>
          <w:rFonts w:hint="cs"/>
          <w:rtl/>
        </w:rPr>
        <w:t>א</w:t>
      </w:r>
      <w:r w:rsidR="00AC0AF5" w:rsidRPr="006765C4">
        <w:rPr>
          <w:rtl/>
        </w:rPr>
        <w:t>מימר:</w:t>
      </w:r>
    </w:p>
    <w:p w14:paraId="21EBDCDF" w14:textId="0E2E93F6" w:rsidR="00AC0AF5" w:rsidRPr="0095343A" w:rsidRDefault="00AC0AF5" w:rsidP="00AC0AF5">
      <w:pPr>
        <w:rPr>
          <w:rFonts w:ascii="Fb Fontext" w:hAnsi="Fb Fontext"/>
          <w:spacing w:val="-4"/>
          <w:rtl/>
        </w:rPr>
      </w:pPr>
      <w:r w:rsidRPr="0095343A">
        <w:rPr>
          <w:rFonts w:ascii="Fb Fontext" w:hAnsi="Fb Fontext"/>
          <w:spacing w:val="-4"/>
          <w:rtl/>
        </w:rPr>
        <w:t xml:space="preserve">פירא דסופלי </w:t>
      </w:r>
      <w:r w:rsidRPr="0095343A">
        <w:rPr>
          <w:rStyle w:val="afffff0"/>
          <w:rFonts w:hint="cs"/>
          <w:spacing w:val="-4"/>
          <w:rtl/>
        </w:rPr>
        <w:t>[חפירה לגרעיני תמרים מאכל בהמה]</w:t>
      </w:r>
      <w:r w:rsidRPr="0095343A">
        <w:rPr>
          <w:rStyle w:val="afffff0"/>
          <w:spacing w:val="-4"/>
          <w:rtl/>
        </w:rPr>
        <w:t xml:space="preserve"> -</w:t>
      </w:r>
      <w:r w:rsidRPr="0095343A">
        <w:rPr>
          <w:rFonts w:ascii="Fb Fontext" w:hAnsi="Fb Fontext"/>
          <w:spacing w:val="-4"/>
          <w:rtl/>
        </w:rPr>
        <w:t xml:space="preserve"> יש לו </w:t>
      </w:r>
      <w:r w:rsidRPr="0095343A">
        <w:rPr>
          <w:rFonts w:ascii="Fb Fontext" w:hAnsi="Fb Fontext" w:hint="cs"/>
          <w:spacing w:val="-4"/>
          <w:rtl/>
        </w:rPr>
        <w:t>ד</w:t>
      </w:r>
      <w:r w:rsidRPr="0095343A">
        <w:rPr>
          <w:rFonts w:hint="cs"/>
          <w:spacing w:val="-4"/>
          <w:rtl/>
        </w:rPr>
        <w:t xml:space="preserve">' </w:t>
      </w:r>
      <w:r w:rsidRPr="0095343A">
        <w:rPr>
          <w:rFonts w:ascii="Fb Fontext" w:hAnsi="Fb Fontext"/>
          <w:spacing w:val="-4"/>
          <w:rtl/>
        </w:rPr>
        <w:t>אמות לכל רוח.</w:t>
      </w:r>
    </w:p>
    <w:p w14:paraId="0C69D021" w14:textId="77777777" w:rsidR="00A964F7" w:rsidRPr="00A964F7" w:rsidRDefault="00A964F7" w:rsidP="00A964F7">
      <w:pPr>
        <w:pStyle w:val="36"/>
        <w:framePr w:wrap="notBeside"/>
        <w:rPr>
          <w:rtl/>
        </w:rPr>
      </w:pPr>
      <w:r w:rsidRPr="00A964F7">
        <w:rPr>
          <w:rtl/>
        </w:rPr>
        <w:t>◄</w:t>
      </w:r>
    </w:p>
    <w:p w14:paraId="708512F4" w14:textId="02B8F3B3" w:rsidR="00AC0AF5" w:rsidRPr="00C35A2C" w:rsidRDefault="00AC0AF5" w:rsidP="00410DB6">
      <w:pPr>
        <w:spacing w:after="60"/>
        <w:rPr>
          <w:rFonts w:ascii="Fb Fontext" w:hAnsi="Fb Fontext" w:cs="Guttman Vilna"/>
          <w:b/>
          <w:bCs/>
          <w:rtl/>
        </w:rPr>
      </w:pPr>
      <w:r>
        <w:rPr>
          <w:rFonts w:ascii="Fb Fontext" w:hAnsi="Fb Fontext"/>
          <w:rtl/>
        </w:rPr>
        <w:t xml:space="preserve">אבל </w:t>
      </w:r>
      <w:r w:rsidR="00410DB6">
        <w:rPr>
          <w:rFonts w:ascii="Fb Fontext" w:hAnsi="Fb Fontext" w:hint="cs"/>
          <w:rtl/>
        </w:rPr>
        <w:t xml:space="preserve">אם </w:t>
      </w:r>
      <w:r>
        <w:rPr>
          <w:rFonts w:ascii="Fb Fontext" w:hAnsi="Fb Fontext"/>
          <w:rtl/>
        </w:rPr>
        <w:t xml:space="preserve">מייחד </w:t>
      </w:r>
      <w:r w:rsidR="00410DB6">
        <w:rPr>
          <w:rFonts w:ascii="Fb Fontext" w:hAnsi="Fb Fontext" w:hint="cs"/>
          <w:rtl/>
        </w:rPr>
        <w:t xml:space="preserve">לזה </w:t>
      </w:r>
      <w:r>
        <w:rPr>
          <w:rFonts w:ascii="Fb Fontext" w:hAnsi="Fb Fontext"/>
          <w:rtl/>
        </w:rPr>
        <w:t>פתח</w:t>
      </w:r>
      <w:r w:rsidRPr="00C35A2C">
        <w:rPr>
          <w:rFonts w:ascii="Fb Fontext" w:hAnsi="Fb Fontext"/>
          <w:rtl/>
        </w:rPr>
        <w:t xml:space="preserve"> </w:t>
      </w:r>
      <w:r w:rsidR="00410DB6">
        <w:rPr>
          <w:rFonts w:ascii="Fb Fontext" w:hAnsi="Fb Fontext" w:hint="cs"/>
          <w:rtl/>
        </w:rPr>
        <w:t>יש לו רק ד</w:t>
      </w:r>
      <w:r w:rsidR="00F10693">
        <w:rPr>
          <w:rFonts w:ascii="Fb Fontext" w:hAnsi="Fb Fontext"/>
          <w:rtl/>
        </w:rPr>
        <w:t>"</w:t>
      </w:r>
      <w:r w:rsidR="00410DB6">
        <w:rPr>
          <w:rFonts w:ascii="Fb Fontext" w:hAnsi="Fb Fontext" w:hint="cs"/>
          <w:rtl/>
        </w:rPr>
        <w:t xml:space="preserve">א כנגד </w:t>
      </w:r>
      <w:r w:rsidRPr="00C35A2C">
        <w:rPr>
          <w:rFonts w:ascii="Fb Fontext" w:hAnsi="Fb Fontext"/>
          <w:rtl/>
        </w:rPr>
        <w:t>פתחו.</w:t>
      </w:r>
    </w:p>
    <w:p w14:paraId="3C350078" w14:textId="77777777" w:rsidR="00AC0AF5" w:rsidRPr="00C35A2C" w:rsidRDefault="00AC0AF5" w:rsidP="00982F98">
      <w:pPr>
        <w:pStyle w:val="affe"/>
        <w:framePr w:wrap="around"/>
        <w:rPr>
          <w:rtl/>
        </w:rPr>
      </w:pPr>
      <w:r w:rsidRPr="00C35A2C">
        <w:rPr>
          <w:rtl/>
        </w:rPr>
        <w:t>יא:</w:t>
      </w:r>
    </w:p>
    <w:p w14:paraId="60D48BDA" w14:textId="77777777" w:rsidR="00410DB6" w:rsidRDefault="00AC0AF5" w:rsidP="00410DB6">
      <w:pPr>
        <w:pStyle w:val="36"/>
        <w:framePr w:wrap="notBeside"/>
        <w:rPr>
          <w:rtl/>
        </w:rPr>
      </w:pPr>
      <w:r w:rsidRPr="006765C4">
        <w:rPr>
          <w:rFonts w:hint="cs"/>
          <w:rtl/>
        </w:rPr>
        <w:t>ר</w:t>
      </w:r>
      <w:r w:rsidRPr="006765C4">
        <w:rPr>
          <w:rtl/>
        </w:rPr>
        <w:t>"</w:t>
      </w:r>
      <w:r w:rsidRPr="006765C4">
        <w:rPr>
          <w:rFonts w:hint="cs"/>
          <w:rtl/>
        </w:rPr>
        <w:t>ה</w:t>
      </w:r>
      <w:r w:rsidRPr="006765C4">
        <w:rPr>
          <w:rtl/>
        </w:rPr>
        <w:t>:</w:t>
      </w:r>
    </w:p>
    <w:p w14:paraId="767DDF78" w14:textId="77777777" w:rsidR="00410DB6" w:rsidRDefault="00AC0AF5" w:rsidP="00410DB6">
      <w:pPr>
        <w:pStyle w:val="affff9"/>
        <w:rPr>
          <w:rtl/>
        </w:rPr>
      </w:pPr>
      <w:r w:rsidRPr="006765C4">
        <w:rPr>
          <w:rtl/>
        </w:rPr>
        <w:t>אכסדרה אין לה ד</w:t>
      </w:r>
      <w:r w:rsidRPr="00F10693">
        <w:rPr>
          <w:rtl/>
        </w:rPr>
        <w:t xml:space="preserve">' </w:t>
      </w:r>
      <w:r w:rsidRPr="006765C4">
        <w:rPr>
          <w:rtl/>
        </w:rPr>
        <w:t xml:space="preserve">אמות, </w:t>
      </w:r>
    </w:p>
    <w:p w14:paraId="585FCFBD" w14:textId="4530A6DA" w:rsidR="00AC0AF5" w:rsidRPr="00410DB6" w:rsidRDefault="00AC0AF5" w:rsidP="00AC0AF5">
      <w:pPr>
        <w:rPr>
          <w:rtl/>
        </w:rPr>
      </w:pPr>
      <w:r w:rsidRPr="00410DB6">
        <w:rPr>
          <w:rFonts w:hint="cs"/>
          <w:rtl/>
        </w:rPr>
        <w:t xml:space="preserve">דטעמם </w:t>
      </w:r>
      <w:r w:rsidRPr="00410DB6">
        <w:rPr>
          <w:rtl/>
        </w:rPr>
        <w:t xml:space="preserve">משום פירוק משאו, </w:t>
      </w:r>
      <w:r w:rsidRPr="00410DB6">
        <w:rPr>
          <w:rFonts w:hint="cs"/>
          <w:rtl/>
        </w:rPr>
        <w:t>וכאן יכול להכנס פנימה ולפרק</w:t>
      </w:r>
    </w:p>
    <w:p w14:paraId="5024166A" w14:textId="24BA94A3" w:rsidR="00410DB6" w:rsidRDefault="00410DB6" w:rsidP="00410DB6">
      <w:pPr>
        <w:pStyle w:val="36"/>
        <w:framePr w:wrap="notBeside"/>
        <w:rPr>
          <w:rtl/>
        </w:rPr>
      </w:pPr>
      <w:r>
        <w:rPr>
          <w:rFonts w:hint="cs"/>
          <w:rtl/>
        </w:rPr>
        <w:t>והך</w:t>
      </w:r>
      <w:r w:rsidR="00AC0AF5" w:rsidRPr="006765C4">
        <w:rPr>
          <w:rtl/>
        </w:rPr>
        <w:t>:</w:t>
      </w:r>
    </w:p>
    <w:p w14:paraId="08D09F4D" w14:textId="24A8A72E" w:rsidR="00410DB6" w:rsidRPr="00410DB6" w:rsidRDefault="00410DB6" w:rsidP="00AC0AF5">
      <w:pPr>
        <w:rPr>
          <w:rtl/>
        </w:rPr>
      </w:pPr>
      <w:r w:rsidRPr="00410DB6">
        <w:rPr>
          <w:rFonts w:hint="cs"/>
          <w:rtl/>
        </w:rPr>
        <w:t>ד</w:t>
      </w:r>
      <w:r w:rsidR="00AC0AF5" w:rsidRPr="00410DB6">
        <w:rPr>
          <w:rtl/>
        </w:rPr>
        <w:t xml:space="preserve">שערי בתים </w:t>
      </w:r>
      <w:r w:rsidRPr="00410DB6">
        <w:rPr>
          <w:rFonts w:hint="cs"/>
          <w:rtl/>
        </w:rPr>
        <w:t>ו</w:t>
      </w:r>
      <w:r w:rsidR="00AC0AF5" w:rsidRPr="00410DB6">
        <w:rPr>
          <w:rtl/>
        </w:rPr>
        <w:t>אכסדראות - יש להן ד</w:t>
      </w:r>
      <w:r w:rsidR="00AC0AF5" w:rsidRPr="00F10693">
        <w:rPr>
          <w:rtl/>
        </w:rPr>
        <w:t xml:space="preserve">' </w:t>
      </w:r>
      <w:r w:rsidR="00AC0AF5" w:rsidRPr="00410DB6">
        <w:rPr>
          <w:rtl/>
        </w:rPr>
        <w:t>אמות</w:t>
      </w:r>
      <w:r>
        <w:rPr>
          <w:rFonts w:hint="cs"/>
          <w:rtl/>
        </w:rPr>
        <w:t>.</w:t>
      </w:r>
      <w:r w:rsidR="00AC0AF5" w:rsidRPr="00410DB6">
        <w:rPr>
          <w:rFonts w:hint="cs"/>
          <w:rtl/>
        </w:rPr>
        <w:t xml:space="preserve"> </w:t>
      </w:r>
    </w:p>
    <w:p w14:paraId="34F21D03" w14:textId="555576CC" w:rsidR="00410DB6" w:rsidRDefault="00A964F7" w:rsidP="00410DB6">
      <w:pPr>
        <w:pStyle w:val="36"/>
        <w:framePr w:wrap="notBeside"/>
        <w:rPr>
          <w:rtl/>
        </w:rPr>
      </w:pPr>
      <w:r>
        <w:rPr>
          <w:rStyle w:val="afffff0"/>
          <w:rFonts w:ascii="BA Or Tzadikim Regular" w:hAnsi="BA Or Tzadikim Regular" w:cs="BA Or Tzadikim Regular"/>
          <w:rtl/>
        </w:rPr>
        <w:t>◄</w:t>
      </w:r>
      <w:r w:rsidR="00AC0AF5" w:rsidRPr="006765C4">
        <w:rPr>
          <w:rFonts w:hint="cs"/>
          <w:rtl/>
        </w:rPr>
        <w:t>והיינו</w:t>
      </w:r>
    </w:p>
    <w:p w14:paraId="258FA456" w14:textId="54864B81" w:rsidR="00AC0AF5" w:rsidRPr="00410DB6" w:rsidRDefault="00AC0AF5" w:rsidP="00410DB6">
      <w:pPr>
        <w:spacing w:after="60"/>
        <w:rPr>
          <w:spacing w:val="-2"/>
          <w:rtl/>
        </w:rPr>
      </w:pPr>
      <w:r w:rsidRPr="00410DB6">
        <w:rPr>
          <w:rFonts w:hint="cs"/>
          <w:spacing w:val="-2"/>
          <w:rtl/>
        </w:rPr>
        <w:t>באכסדרה רומייתא</w:t>
      </w:r>
      <w:r w:rsidR="00410DB6" w:rsidRPr="00410DB6">
        <w:rPr>
          <w:rFonts w:hint="cs"/>
          <w:spacing w:val="-2"/>
          <w:rtl/>
        </w:rPr>
        <w:t xml:space="preserve">, </w:t>
      </w:r>
      <w:r w:rsidRPr="00410DB6">
        <w:rPr>
          <w:rFonts w:hint="cs"/>
          <w:spacing w:val="-2"/>
          <w:rtl/>
        </w:rPr>
        <w:t xml:space="preserve">ולא </w:t>
      </w:r>
      <w:r w:rsidRPr="00410DB6">
        <w:rPr>
          <w:spacing w:val="-2"/>
          <w:rtl/>
        </w:rPr>
        <w:t>באכסדרה דבי רב</w:t>
      </w:r>
      <w:r w:rsidRPr="00410DB6">
        <w:rPr>
          <w:rFonts w:hint="cs"/>
          <w:spacing w:val="-2"/>
          <w:rtl/>
        </w:rPr>
        <w:t xml:space="preserve"> </w:t>
      </w:r>
      <w:r w:rsidR="00A964F7">
        <w:rPr>
          <w:rFonts w:hint="cs"/>
          <w:spacing w:val="-2"/>
          <w:rtl/>
        </w:rPr>
        <w:t xml:space="preserve">דחדר גמור </w:t>
      </w:r>
      <w:r w:rsidRPr="00410DB6">
        <w:rPr>
          <w:spacing w:val="-2"/>
          <w:rtl/>
        </w:rPr>
        <w:t>הוא</w:t>
      </w:r>
    </w:p>
    <w:p w14:paraId="5DD0B09D" w14:textId="6710F9B1" w:rsidR="00410DB6" w:rsidRDefault="00A964F7" w:rsidP="00410DB6">
      <w:pPr>
        <w:pStyle w:val="36"/>
        <w:framePr w:wrap="notBeside"/>
        <w:rPr>
          <w:rtl/>
        </w:rPr>
      </w:pPr>
      <w:r>
        <w:rPr>
          <w:rStyle w:val="afffff0"/>
          <w:rFonts w:ascii="BA Or Tzadikim Regular" w:hAnsi="BA Or Tzadikim Regular" w:cs="BA Or Tzadikim Regular"/>
          <w:rtl/>
        </w:rPr>
        <w:t>◄</w:t>
      </w:r>
      <w:r w:rsidR="00410DB6">
        <w:rPr>
          <w:rFonts w:hint="cs"/>
          <w:rtl/>
        </w:rPr>
        <w:t xml:space="preserve">א. </w:t>
      </w:r>
      <w:r w:rsidR="00AC0AF5" w:rsidRPr="00C35A2C">
        <w:rPr>
          <w:rtl/>
        </w:rPr>
        <w:t>ת"ר:</w:t>
      </w:r>
    </w:p>
    <w:p w14:paraId="12A04F70" w14:textId="79C121B8" w:rsidR="00AC0AF5" w:rsidRDefault="00AC0AF5" w:rsidP="00AC0AF5">
      <w:pPr>
        <w:rPr>
          <w:rFonts w:ascii="Fb Fontext" w:hAnsi="Fb Fontext"/>
          <w:rtl/>
        </w:rPr>
      </w:pPr>
      <w:r w:rsidRPr="00C35A2C">
        <w:rPr>
          <w:rFonts w:ascii="Fb Fontext" w:hAnsi="Fb Fontext"/>
          <w:rtl/>
        </w:rPr>
        <w:t>בית שער, אכסדרה ומרפסת - יש להן ד</w:t>
      </w:r>
      <w:r w:rsidRPr="00F10693">
        <w:rPr>
          <w:rtl/>
        </w:rPr>
        <w:t xml:space="preserve">' </w:t>
      </w:r>
      <w:r w:rsidRPr="00C35A2C">
        <w:rPr>
          <w:rFonts w:ascii="Fb Fontext" w:hAnsi="Fb Fontext"/>
          <w:rtl/>
        </w:rPr>
        <w:t>אמות.</w:t>
      </w:r>
    </w:p>
    <w:p w14:paraId="081BF161" w14:textId="77777777" w:rsidR="00A964F7" w:rsidRPr="00A964F7" w:rsidRDefault="00A964F7" w:rsidP="00A964F7">
      <w:pPr>
        <w:pStyle w:val="36"/>
        <w:framePr w:wrap="notBeside"/>
        <w:rPr>
          <w:rtl/>
        </w:rPr>
      </w:pPr>
      <w:r w:rsidRPr="00A964F7">
        <w:rPr>
          <w:rtl/>
        </w:rPr>
        <w:t>◄</w:t>
      </w:r>
    </w:p>
    <w:p w14:paraId="2B142726" w14:textId="7E0104A4" w:rsidR="00AC0AF5" w:rsidRPr="00C35A2C" w:rsidRDefault="00AC0AF5" w:rsidP="00410DB6">
      <w:pPr>
        <w:spacing w:after="60"/>
        <w:rPr>
          <w:rFonts w:ascii="Fb Fontext" w:hAnsi="Fb Fontext"/>
          <w:rtl/>
        </w:rPr>
      </w:pPr>
      <w:r w:rsidRPr="0081371E">
        <w:rPr>
          <w:rStyle w:val="afff8"/>
          <w:rtl/>
        </w:rPr>
        <w:t>היו חמשה בתים פתוחין למרפסת</w:t>
      </w:r>
      <w:r w:rsidRPr="00C35A2C">
        <w:rPr>
          <w:rFonts w:ascii="Fb Fontext" w:hAnsi="Fb Fontext"/>
          <w:rtl/>
        </w:rPr>
        <w:t xml:space="preserve"> </w:t>
      </w:r>
      <w:r w:rsidR="00410DB6">
        <w:rPr>
          <w:rFonts w:ascii="Fb Fontext" w:hAnsi="Fb Fontext"/>
          <w:rtl/>
        </w:rPr>
        <w:t>–</w:t>
      </w:r>
      <w:r w:rsidRPr="00C35A2C">
        <w:rPr>
          <w:rFonts w:ascii="Fb Fontext" w:hAnsi="Fb Fontext"/>
          <w:rtl/>
        </w:rPr>
        <w:t xml:space="preserve"> </w:t>
      </w:r>
      <w:r w:rsidR="00410DB6">
        <w:rPr>
          <w:rFonts w:ascii="Fb Fontext" w:hAnsi="Fb Fontext" w:hint="cs"/>
          <w:rtl/>
        </w:rPr>
        <w:t xml:space="preserve">יש </w:t>
      </w:r>
      <w:r w:rsidRPr="00C35A2C">
        <w:rPr>
          <w:rFonts w:ascii="Fb Fontext" w:hAnsi="Fb Fontext"/>
          <w:rtl/>
        </w:rPr>
        <w:t>להן ד</w:t>
      </w:r>
      <w:r w:rsidRPr="00F10693">
        <w:rPr>
          <w:rtl/>
        </w:rPr>
        <w:t xml:space="preserve">' </w:t>
      </w:r>
      <w:r w:rsidRPr="00C35A2C">
        <w:rPr>
          <w:rFonts w:ascii="Fb Fontext" w:hAnsi="Fb Fontext"/>
          <w:rtl/>
        </w:rPr>
        <w:t>אמות בלבד.</w:t>
      </w:r>
    </w:p>
    <w:p w14:paraId="79CE6259" w14:textId="5C3B6561" w:rsidR="00410DB6" w:rsidRDefault="00410DB6" w:rsidP="00410DB6">
      <w:pPr>
        <w:pStyle w:val="36"/>
        <w:framePr w:wrap="notBeside"/>
        <w:rPr>
          <w:rtl/>
        </w:rPr>
      </w:pPr>
      <w:r>
        <w:rPr>
          <w:rFonts w:hint="cs"/>
          <w:rtl/>
        </w:rPr>
        <w:t>ב. בעא רי</w:t>
      </w:r>
      <w:r w:rsidR="00F10693">
        <w:rPr>
          <w:rtl/>
        </w:rPr>
        <w:t>"</w:t>
      </w:r>
      <w:r>
        <w:rPr>
          <w:rFonts w:hint="cs"/>
          <w:rtl/>
        </w:rPr>
        <w:t>ו</w:t>
      </w:r>
    </w:p>
    <w:p w14:paraId="69D6AE1D" w14:textId="77777777" w:rsidR="00410DB6" w:rsidRPr="0081371E" w:rsidRDefault="00AC0AF5" w:rsidP="00410DB6">
      <w:pPr>
        <w:rPr>
          <w:rStyle w:val="afff8"/>
          <w:rtl/>
        </w:rPr>
      </w:pPr>
      <w:r w:rsidRPr="0081371E">
        <w:rPr>
          <w:rStyle w:val="afff8"/>
          <w:rtl/>
        </w:rPr>
        <w:t>לול של תרנגולין</w:t>
      </w:r>
      <w:r w:rsidR="00410DB6" w:rsidRPr="0081371E">
        <w:rPr>
          <w:rStyle w:val="afff8"/>
          <w:rFonts w:hint="cs"/>
          <w:rtl/>
        </w:rPr>
        <w:t xml:space="preserve"> </w:t>
      </w:r>
      <w:r w:rsidR="00410DB6" w:rsidRPr="00410DB6">
        <w:rPr>
          <w:rFonts w:hint="cs"/>
          <w:rtl/>
        </w:rPr>
        <w:t>אם יש לו ד</w:t>
      </w:r>
      <w:r w:rsidR="00410DB6" w:rsidRPr="00F10693">
        <w:rPr>
          <w:rFonts w:hint="cs"/>
          <w:rtl/>
        </w:rPr>
        <w:t xml:space="preserve">' </w:t>
      </w:r>
      <w:r w:rsidR="00410DB6" w:rsidRPr="00410DB6">
        <w:rPr>
          <w:rFonts w:hint="cs"/>
          <w:rtl/>
        </w:rPr>
        <w:t>אמות</w:t>
      </w:r>
      <w:r w:rsidR="00410DB6" w:rsidRPr="0081371E">
        <w:rPr>
          <w:rStyle w:val="afff8"/>
          <w:rFonts w:hint="cs"/>
          <w:rtl/>
        </w:rPr>
        <w:t xml:space="preserve"> </w:t>
      </w:r>
    </w:p>
    <w:p w14:paraId="5A0FB149" w14:textId="24848A35" w:rsidR="00410DB6" w:rsidRDefault="00A964F7" w:rsidP="00410DB6">
      <w:pPr>
        <w:pStyle w:val="36"/>
        <w:framePr w:wrap="notBeside"/>
        <w:rPr>
          <w:rtl/>
        </w:rPr>
      </w:pPr>
      <w:r>
        <w:rPr>
          <w:rStyle w:val="afffff0"/>
          <w:rFonts w:ascii="BA Or Tzadikim Regular" w:hAnsi="BA Or Tzadikim Regular" w:cs="BA Or Tzadikim Regular"/>
          <w:rtl/>
        </w:rPr>
        <w:t>◄</w:t>
      </w:r>
      <w:r w:rsidR="00410DB6">
        <w:rPr>
          <w:rFonts w:hint="cs"/>
          <w:rtl/>
        </w:rPr>
        <w:t>ענהו רי</w:t>
      </w:r>
      <w:r w:rsidR="00F10693">
        <w:rPr>
          <w:rtl/>
        </w:rPr>
        <w:t>"</w:t>
      </w:r>
      <w:r w:rsidR="00410DB6">
        <w:rPr>
          <w:rFonts w:hint="cs"/>
          <w:rtl/>
        </w:rPr>
        <w:t>נ:</w:t>
      </w:r>
    </w:p>
    <w:p w14:paraId="371D1237" w14:textId="17BB23ED" w:rsidR="00410DB6" w:rsidRPr="00410DB6" w:rsidRDefault="00410DB6" w:rsidP="00410DB6">
      <w:pPr>
        <w:spacing w:after="60"/>
        <w:rPr>
          <w:rtl/>
        </w:rPr>
      </w:pPr>
      <w:r w:rsidRPr="00410DB6">
        <w:rPr>
          <w:rFonts w:hint="cs"/>
          <w:rtl/>
        </w:rPr>
        <w:t>כל הטעם מצד פריקת משא ובלול יכול לטפס לעלות ולרדת</w:t>
      </w:r>
    </w:p>
    <w:p w14:paraId="51E69054" w14:textId="52BFC2D1" w:rsidR="00410DB6" w:rsidRDefault="00410DB6" w:rsidP="00410DB6">
      <w:pPr>
        <w:pStyle w:val="36"/>
        <w:framePr w:wrap="notBeside"/>
        <w:rPr>
          <w:rtl/>
        </w:rPr>
      </w:pPr>
      <w:r>
        <w:rPr>
          <w:rFonts w:hint="cs"/>
          <w:rtl/>
        </w:rPr>
        <w:t xml:space="preserve">ג. </w:t>
      </w:r>
      <w:r w:rsidR="00AC0AF5" w:rsidRPr="00B912E7">
        <w:rPr>
          <w:rtl/>
        </w:rPr>
        <w:t>בעא רבא</w:t>
      </w:r>
    </w:p>
    <w:p w14:paraId="692371B9" w14:textId="1B6C85AD" w:rsidR="00AC0AF5" w:rsidRDefault="00AC0AF5" w:rsidP="00410DB6">
      <w:pPr>
        <w:rPr>
          <w:rFonts w:ascii="Fb Fontext" w:hAnsi="Fb Fontext"/>
          <w:sz w:val="32"/>
          <w:rtl/>
        </w:rPr>
      </w:pPr>
      <w:r w:rsidRPr="0081371E">
        <w:rPr>
          <w:rStyle w:val="afff8"/>
          <w:rtl/>
        </w:rPr>
        <w:t>בית - חציו מקורה וחציו אינו מקורה,</w:t>
      </w:r>
      <w:r w:rsidRPr="00C35A2C">
        <w:rPr>
          <w:rFonts w:ascii="Fb Fontext" w:hAnsi="Fb Fontext"/>
          <w:sz w:val="32"/>
          <w:rtl/>
        </w:rPr>
        <w:t xml:space="preserve"> </w:t>
      </w:r>
      <w:r w:rsidR="00410DB6">
        <w:rPr>
          <w:rFonts w:ascii="Fb Fontext" w:hAnsi="Fb Fontext" w:hint="cs"/>
          <w:sz w:val="32"/>
          <w:rtl/>
        </w:rPr>
        <w:t xml:space="preserve">אם </w:t>
      </w:r>
      <w:r w:rsidRPr="00C35A2C">
        <w:rPr>
          <w:rFonts w:ascii="Fb Fontext" w:hAnsi="Fb Fontext"/>
          <w:sz w:val="32"/>
          <w:rtl/>
        </w:rPr>
        <w:t>יש לו ד</w:t>
      </w:r>
      <w:r w:rsidRPr="00F10693">
        <w:rPr>
          <w:rtl/>
        </w:rPr>
        <w:t xml:space="preserve">' </w:t>
      </w:r>
      <w:r w:rsidRPr="00C35A2C">
        <w:rPr>
          <w:rFonts w:ascii="Fb Fontext" w:hAnsi="Fb Fontext"/>
          <w:sz w:val="32"/>
          <w:rtl/>
        </w:rPr>
        <w:t>אמות</w:t>
      </w:r>
      <w:r w:rsidR="00410DB6">
        <w:rPr>
          <w:rFonts w:ascii="Fb Fontext" w:hAnsi="Fb Fontext" w:hint="cs"/>
          <w:sz w:val="32"/>
          <w:rtl/>
        </w:rPr>
        <w:t>?</w:t>
      </w:r>
    </w:p>
    <w:p w14:paraId="5ADC71BD" w14:textId="1DB4863C" w:rsidR="00410DB6" w:rsidRDefault="00A964F7" w:rsidP="00410DB6">
      <w:pPr>
        <w:pStyle w:val="36"/>
        <w:framePr w:wrap="notBeside"/>
        <w:rPr>
          <w:rtl/>
        </w:rPr>
      </w:pPr>
      <w:r>
        <w:rPr>
          <w:rStyle w:val="afffff0"/>
          <w:rFonts w:ascii="BA Or Tzadikim Regular" w:hAnsi="BA Or Tzadikim Regular" w:cs="BA Or Tzadikim Regular"/>
          <w:rtl/>
        </w:rPr>
        <w:t>◄</w:t>
      </w:r>
      <w:r w:rsidR="00AC0AF5" w:rsidRPr="00C35A2C">
        <w:rPr>
          <w:rtl/>
        </w:rPr>
        <w:t>א"ל</w:t>
      </w:r>
      <w:r w:rsidR="00410DB6">
        <w:rPr>
          <w:rFonts w:hint="cs"/>
          <w:rtl/>
        </w:rPr>
        <w:t xml:space="preserve"> ר</w:t>
      </w:r>
      <w:r w:rsidR="00410DB6" w:rsidRPr="00F10693">
        <w:rPr>
          <w:rFonts w:hint="cs"/>
          <w:rtl/>
        </w:rPr>
        <w:t>'נ</w:t>
      </w:r>
      <w:r w:rsidR="00AC0AF5" w:rsidRPr="00C35A2C">
        <w:rPr>
          <w:rtl/>
        </w:rPr>
        <w:t>:</w:t>
      </w:r>
    </w:p>
    <w:p w14:paraId="0FCEB195" w14:textId="41F82AB1" w:rsidR="00AC0AF5" w:rsidRPr="00C35A2C" w:rsidRDefault="00AC0AF5" w:rsidP="00410DB6">
      <w:pPr>
        <w:spacing w:after="60"/>
        <w:rPr>
          <w:rFonts w:ascii="Fb Fontext" w:hAnsi="Fb Fontext" w:cs="Guttman Vilna"/>
          <w:b/>
          <w:bCs/>
          <w:rtl/>
        </w:rPr>
      </w:pPr>
      <w:r w:rsidRPr="00C35A2C">
        <w:rPr>
          <w:rFonts w:ascii="Fb Fontext" w:hAnsi="Fb Fontext"/>
          <w:rtl/>
        </w:rPr>
        <w:t>אין לו</w:t>
      </w:r>
      <w:r w:rsidR="00410DB6">
        <w:rPr>
          <w:rFonts w:ascii="Fb Fontext" w:hAnsi="Fb Fontext" w:hint="cs"/>
          <w:rtl/>
        </w:rPr>
        <w:t>,</w:t>
      </w:r>
      <w:r w:rsidRPr="00C35A2C">
        <w:rPr>
          <w:rFonts w:ascii="Fb Fontext" w:hAnsi="Fb Fontext"/>
          <w:rtl/>
        </w:rPr>
        <w:t xml:space="preserve"> </w:t>
      </w:r>
      <w:r w:rsidR="00410DB6">
        <w:rPr>
          <w:rFonts w:ascii="Fb Fontext" w:hAnsi="Fb Fontext" w:hint="cs"/>
          <w:rtl/>
        </w:rPr>
        <w:t>ו</w:t>
      </w:r>
      <w:r w:rsidRPr="00C35A2C">
        <w:rPr>
          <w:rFonts w:ascii="Fb Fontext" w:hAnsi="Fb Fontext"/>
          <w:rtl/>
        </w:rPr>
        <w:t>אפי</w:t>
      </w:r>
      <w:r w:rsidRPr="00F10693">
        <w:rPr>
          <w:rFonts w:hint="cs"/>
          <w:rtl/>
        </w:rPr>
        <w:t>'</w:t>
      </w:r>
      <w:r w:rsidRPr="00F10693">
        <w:rPr>
          <w:rtl/>
        </w:rPr>
        <w:t xml:space="preserve"> </w:t>
      </w:r>
      <w:r>
        <w:rPr>
          <w:rFonts w:ascii="Fb Fontext" w:hAnsi="Fb Fontext"/>
          <w:rtl/>
        </w:rPr>
        <w:t xml:space="preserve">קירויו כלפי חוץ, </w:t>
      </w:r>
      <w:r w:rsidR="00410DB6">
        <w:rPr>
          <w:rFonts w:ascii="Fb Fontext" w:hAnsi="Fb Fontext" w:hint="cs"/>
          <w:rtl/>
        </w:rPr>
        <w:t xml:space="preserve">שיכול ליכנס </w:t>
      </w:r>
      <w:r>
        <w:rPr>
          <w:rFonts w:ascii="Fb Fontext" w:hAnsi="Fb Fontext" w:hint="cs"/>
          <w:rtl/>
        </w:rPr>
        <w:t>בפנים</w:t>
      </w:r>
      <w:r w:rsidRPr="00C35A2C">
        <w:rPr>
          <w:rFonts w:ascii="Fb Fontext" w:hAnsi="Fb Fontext"/>
          <w:rtl/>
        </w:rPr>
        <w:t xml:space="preserve"> ו</w:t>
      </w:r>
      <w:r w:rsidR="00410DB6">
        <w:rPr>
          <w:rFonts w:ascii="Fb Fontext" w:hAnsi="Fb Fontext" w:hint="cs"/>
          <w:rtl/>
        </w:rPr>
        <w:t>ל</w:t>
      </w:r>
      <w:r w:rsidRPr="00C35A2C">
        <w:rPr>
          <w:rFonts w:ascii="Fb Fontext" w:hAnsi="Fb Fontext"/>
          <w:rtl/>
        </w:rPr>
        <w:t>פרק.</w:t>
      </w:r>
    </w:p>
    <w:p w14:paraId="1144B9BF" w14:textId="26C3DF6B" w:rsidR="00410DB6" w:rsidRDefault="00410DB6" w:rsidP="00410DB6">
      <w:pPr>
        <w:pStyle w:val="36"/>
        <w:framePr w:wrap="notBeside"/>
        <w:rPr>
          <w:rtl/>
        </w:rPr>
      </w:pPr>
      <w:r>
        <w:rPr>
          <w:rFonts w:hint="cs"/>
          <w:rtl/>
        </w:rPr>
        <w:t xml:space="preserve">ד. </w:t>
      </w:r>
      <w:r w:rsidR="00AC0AF5" w:rsidRPr="00B912E7">
        <w:rPr>
          <w:rtl/>
        </w:rPr>
        <w:t xml:space="preserve">בעא </w:t>
      </w:r>
      <w:r w:rsidR="00AC0AF5" w:rsidRPr="00B912E7">
        <w:rPr>
          <w:rFonts w:hint="cs"/>
          <w:rtl/>
        </w:rPr>
        <w:t>ר</w:t>
      </w:r>
      <w:r w:rsidR="00AC0AF5" w:rsidRPr="00B912E7">
        <w:rPr>
          <w:rtl/>
        </w:rPr>
        <w:t>"</w:t>
      </w:r>
      <w:r w:rsidR="00AC0AF5" w:rsidRPr="00B912E7">
        <w:rPr>
          <w:rFonts w:hint="cs"/>
          <w:rtl/>
        </w:rPr>
        <w:t>ה</w:t>
      </w:r>
    </w:p>
    <w:p w14:paraId="077F5FC6" w14:textId="00A978F3" w:rsidR="00AC0AF5" w:rsidRDefault="00410DB6" w:rsidP="00410DB6">
      <w:pPr>
        <w:rPr>
          <w:rFonts w:ascii="Fb Fontext" w:hAnsi="Fb Fontext"/>
          <w:sz w:val="32"/>
          <w:rtl/>
        </w:rPr>
      </w:pPr>
      <w:r w:rsidRPr="0081371E">
        <w:rPr>
          <w:rStyle w:val="afff8"/>
          <w:rFonts w:hint="cs"/>
          <w:rtl/>
        </w:rPr>
        <w:t xml:space="preserve">הרוצה להחזיר פתחו למקום אחר </w:t>
      </w:r>
      <w:r w:rsidRPr="00410DB6">
        <w:rPr>
          <w:rFonts w:hint="cs"/>
          <w:rtl/>
        </w:rPr>
        <w:t>אם בני מבוי יכולין לעכב</w:t>
      </w:r>
      <w:r w:rsidRPr="0081371E">
        <w:rPr>
          <w:rStyle w:val="afff8"/>
          <w:rFonts w:hint="cs"/>
          <w:rtl/>
        </w:rPr>
        <w:t xml:space="preserve"> ?</w:t>
      </w:r>
    </w:p>
    <w:p w14:paraId="2EBCEC7A" w14:textId="1BE27667" w:rsidR="00410DB6" w:rsidRDefault="00A964F7" w:rsidP="00410DB6">
      <w:pPr>
        <w:pStyle w:val="36"/>
        <w:framePr w:wrap="notBeside"/>
        <w:rPr>
          <w:rtl/>
        </w:rPr>
      </w:pPr>
      <w:r>
        <w:rPr>
          <w:rStyle w:val="afffff0"/>
          <w:rFonts w:ascii="BA Or Tzadikim Regular" w:hAnsi="BA Or Tzadikim Regular" w:cs="BA Or Tzadikim Regular"/>
          <w:rtl/>
        </w:rPr>
        <w:t>◄</w:t>
      </w:r>
      <w:r w:rsidR="00AC0AF5" w:rsidRPr="00C35A2C">
        <w:rPr>
          <w:rtl/>
        </w:rPr>
        <w:t>א"ל</w:t>
      </w:r>
      <w:r w:rsidR="00410DB6">
        <w:rPr>
          <w:rFonts w:hint="cs"/>
          <w:rtl/>
        </w:rPr>
        <w:t xml:space="preserve"> ר</w:t>
      </w:r>
      <w:r w:rsidR="00F10693">
        <w:rPr>
          <w:rtl/>
        </w:rPr>
        <w:t>"</w:t>
      </w:r>
      <w:r w:rsidR="00410DB6">
        <w:rPr>
          <w:rFonts w:hint="cs"/>
          <w:rtl/>
        </w:rPr>
        <w:t>א</w:t>
      </w:r>
      <w:r w:rsidR="00AC0AF5" w:rsidRPr="00C35A2C">
        <w:rPr>
          <w:rtl/>
        </w:rPr>
        <w:t>:</w:t>
      </w:r>
    </w:p>
    <w:p w14:paraId="3C89DCB6" w14:textId="63D70C41" w:rsidR="00AC0AF5" w:rsidRPr="00C35A2C" w:rsidRDefault="00AC0AF5" w:rsidP="00410DB6">
      <w:pPr>
        <w:spacing w:after="60"/>
        <w:rPr>
          <w:rFonts w:ascii="Fb Fontext" w:hAnsi="Fb Fontext"/>
          <w:rtl/>
        </w:rPr>
      </w:pPr>
      <w:r w:rsidRPr="00C35A2C">
        <w:rPr>
          <w:rFonts w:ascii="Fb Fontext" w:hAnsi="Fb Fontext"/>
          <w:rtl/>
        </w:rPr>
        <w:t>בני מבוי מעכבין עליו.</w:t>
      </w:r>
    </w:p>
    <w:p w14:paraId="25E49AD1" w14:textId="77777777" w:rsidR="00410DB6" w:rsidRDefault="00410DB6" w:rsidP="00410DB6">
      <w:pPr>
        <w:pStyle w:val="36"/>
        <w:framePr w:wrap="notBeside"/>
        <w:rPr>
          <w:rtl/>
        </w:rPr>
      </w:pPr>
      <w:r>
        <w:rPr>
          <w:rFonts w:hint="cs"/>
          <w:rtl/>
        </w:rPr>
        <w:t>ה.</w:t>
      </w:r>
    </w:p>
    <w:p w14:paraId="0FE50B49" w14:textId="67B35947" w:rsidR="00AC0AF5" w:rsidRPr="00C35A2C" w:rsidRDefault="00AC0AF5" w:rsidP="00410DB6">
      <w:pPr>
        <w:rPr>
          <w:rFonts w:ascii="Fb Fontext" w:hAnsi="Fb Fontext"/>
          <w:rtl/>
        </w:rPr>
      </w:pPr>
      <w:r w:rsidRPr="0081371E">
        <w:rPr>
          <w:rStyle w:val="afff8"/>
          <w:rtl/>
        </w:rPr>
        <w:t>אכסניא</w:t>
      </w:r>
      <w:r w:rsidRPr="00C35A2C">
        <w:rPr>
          <w:rFonts w:ascii="Fb Fontext" w:hAnsi="Fb Fontext"/>
          <w:rtl/>
        </w:rPr>
        <w:t xml:space="preserve"> </w:t>
      </w:r>
      <w:r w:rsidRPr="0081371E">
        <w:rPr>
          <w:rStyle w:val="afff8"/>
          <w:rtl/>
        </w:rPr>
        <w:t xml:space="preserve">לפי בני אדם </w:t>
      </w:r>
      <w:r w:rsidR="00410DB6" w:rsidRPr="0081371E">
        <w:rPr>
          <w:rStyle w:val="afff8"/>
          <w:rFonts w:hint="cs"/>
          <w:rtl/>
        </w:rPr>
        <w:t>מתחלקת</w:t>
      </w:r>
      <w:r w:rsidR="00410DB6">
        <w:rPr>
          <w:rFonts w:ascii="Fb Fontext" w:hAnsi="Fb Fontext" w:hint="cs"/>
          <w:rtl/>
        </w:rPr>
        <w:t xml:space="preserve"> ולא לפי פתחים </w:t>
      </w:r>
    </w:p>
    <w:p w14:paraId="38468490" w14:textId="08CCEC3C" w:rsidR="00A964F7" w:rsidRPr="00A964F7" w:rsidRDefault="00A964F7" w:rsidP="00A964F7">
      <w:pPr>
        <w:pStyle w:val="36"/>
        <w:framePr w:wrap="notBeside"/>
        <w:rPr>
          <w:rtl/>
        </w:rPr>
      </w:pPr>
      <w:r>
        <w:rPr>
          <w:rStyle w:val="afffff0"/>
          <w:rFonts w:ascii="BA Or Tzadikim Regular" w:hAnsi="BA Or Tzadikim Regular" w:cs="BA Or Tzadikim Regular"/>
          <w:rtl/>
        </w:rPr>
        <w:t>◄</w:t>
      </w:r>
      <w:r w:rsidR="00AC0AF5" w:rsidRPr="00A964F7">
        <w:rPr>
          <w:rtl/>
        </w:rPr>
        <w:t>תנ"</w:t>
      </w:r>
      <w:r w:rsidR="00AC0AF5" w:rsidRPr="00A964F7">
        <w:rPr>
          <w:rFonts w:hint="cs"/>
          <w:rtl/>
        </w:rPr>
        <w:t>ה</w:t>
      </w:r>
      <w:r w:rsidR="00AC0AF5" w:rsidRPr="00A964F7">
        <w:rPr>
          <w:rtl/>
        </w:rPr>
        <w:t>:</w:t>
      </w:r>
    </w:p>
    <w:p w14:paraId="60EEA8D7" w14:textId="235BEC42" w:rsidR="00AC0AF5" w:rsidRPr="0081371E" w:rsidRDefault="00AC0AF5" w:rsidP="00410DB6">
      <w:pPr>
        <w:spacing w:after="60"/>
        <w:rPr>
          <w:rStyle w:val="afff8"/>
          <w:rtl/>
        </w:rPr>
      </w:pPr>
      <w:r w:rsidRPr="00C35A2C">
        <w:rPr>
          <w:rFonts w:ascii="Fb Fontext" w:hAnsi="Fb Fontext"/>
          <w:sz w:val="32"/>
          <w:rtl/>
        </w:rPr>
        <w:t>זבל שבחצר מתחלקת לפי פתחים, אכסניא - לפי בני אדם.</w:t>
      </w:r>
    </w:p>
    <w:p w14:paraId="46B49DD7" w14:textId="6A9A37C7" w:rsidR="00410DB6" w:rsidRDefault="00410DB6" w:rsidP="00410DB6">
      <w:pPr>
        <w:pStyle w:val="36"/>
        <w:framePr w:wrap="notBeside"/>
        <w:rPr>
          <w:rtl/>
        </w:rPr>
      </w:pPr>
      <w:r>
        <w:rPr>
          <w:rFonts w:hint="cs"/>
          <w:b/>
          <w:bCs/>
          <w:rtl/>
        </w:rPr>
        <w:t xml:space="preserve">ו. </w:t>
      </w:r>
      <w:r w:rsidR="00AC0AF5" w:rsidRPr="00507DB9">
        <w:rPr>
          <w:b/>
          <w:bCs/>
          <w:rtl/>
        </w:rPr>
        <w:t>ר</w:t>
      </w:r>
      <w:r w:rsidR="00AC0AF5" w:rsidRPr="00C35A2C">
        <w:rPr>
          <w:rtl/>
        </w:rPr>
        <w:t>"</w:t>
      </w:r>
      <w:r w:rsidR="00AC0AF5" w:rsidRPr="00C35A2C">
        <w:rPr>
          <w:rFonts w:hint="cs"/>
          <w:rtl/>
        </w:rPr>
        <w:t>ה</w:t>
      </w:r>
      <w:r w:rsidR="00AC0AF5" w:rsidRPr="00C35A2C">
        <w:rPr>
          <w:rtl/>
        </w:rPr>
        <w:t>:</w:t>
      </w:r>
    </w:p>
    <w:p w14:paraId="57B65194" w14:textId="77777777" w:rsidR="00410DB6" w:rsidRDefault="00AC0AF5" w:rsidP="00AC0AF5">
      <w:pPr>
        <w:rPr>
          <w:rFonts w:ascii="Fb Fontext" w:hAnsi="Fb Fontext"/>
          <w:rtl/>
        </w:rPr>
      </w:pPr>
      <w:r w:rsidRPr="0081371E">
        <w:rPr>
          <w:rStyle w:val="afff8"/>
          <w:rtl/>
        </w:rPr>
        <w:t>אחד מבני מבוי שבקש לסתום כנגד פתחו</w:t>
      </w:r>
      <w:r w:rsidRPr="00C35A2C">
        <w:rPr>
          <w:rFonts w:ascii="Fb Fontext" w:hAnsi="Fb Fontext"/>
          <w:rtl/>
        </w:rPr>
        <w:t xml:space="preserve"> </w:t>
      </w:r>
    </w:p>
    <w:p w14:paraId="3ED01839" w14:textId="532F46A7" w:rsidR="00AC0AF5" w:rsidRPr="00C35A2C" w:rsidRDefault="00AC0AF5" w:rsidP="00AC0AF5">
      <w:pPr>
        <w:rPr>
          <w:rFonts w:ascii="Fb Fontext" w:hAnsi="Fb Fontext" w:cs="Guttman Vilna"/>
          <w:b/>
          <w:bCs/>
          <w:rtl/>
        </w:rPr>
      </w:pPr>
      <w:r w:rsidRPr="00C35A2C">
        <w:rPr>
          <w:rFonts w:ascii="Fb Fontext" w:hAnsi="Fb Fontext"/>
          <w:rtl/>
        </w:rPr>
        <w:t>- בני מבוי מעכבין עליו, שמרבה עליהן את הדרך.</w:t>
      </w:r>
    </w:p>
    <w:p w14:paraId="16257DDC" w14:textId="09CF5C61" w:rsidR="00410DB6" w:rsidRDefault="00A964F7" w:rsidP="00410DB6">
      <w:pPr>
        <w:pStyle w:val="36"/>
        <w:framePr w:wrap="notBeside"/>
        <w:rPr>
          <w:rtl/>
        </w:rPr>
      </w:pPr>
      <w:r>
        <w:rPr>
          <w:rStyle w:val="afffff0"/>
          <w:rFonts w:ascii="BA Or Tzadikim Regular" w:hAnsi="BA Or Tzadikim Regular" w:cs="BA Or Tzadikim Regular"/>
          <w:rtl/>
        </w:rPr>
        <w:t>◄</w:t>
      </w:r>
      <w:r w:rsidR="00AC0AF5" w:rsidRPr="00C35A2C">
        <w:rPr>
          <w:rFonts w:hint="cs"/>
          <w:rtl/>
        </w:rPr>
        <w:t>והך</w:t>
      </w:r>
    </w:p>
    <w:p w14:paraId="503E0D8F" w14:textId="33AD0843" w:rsidR="00AC0AF5" w:rsidRDefault="00AC0AF5" w:rsidP="00AC0AF5">
      <w:pPr>
        <w:rPr>
          <w:rFonts w:ascii="Fb Fontext" w:hAnsi="Fb Fontext"/>
          <w:sz w:val="32"/>
          <w:rtl/>
        </w:rPr>
      </w:pPr>
      <w:r w:rsidRPr="00C35A2C">
        <w:rPr>
          <w:rFonts w:ascii="Fb Fontext" w:hAnsi="Fb Fontext" w:hint="cs"/>
          <w:sz w:val="32"/>
          <w:rtl/>
        </w:rPr>
        <w:t>ד</w:t>
      </w:r>
      <w:r w:rsidRPr="00C35A2C">
        <w:rPr>
          <w:rFonts w:ascii="Fb Fontext" w:hAnsi="Fb Fontext"/>
          <w:sz w:val="32"/>
          <w:rtl/>
        </w:rPr>
        <w:t>חמש חצרות פתוחות למבוי - כולן משתמשות עם החיצונה, והחיצונה משתמשת לעצמה, והשאר משתמשות עם השניה, והשניה משתמשת לעצמה ומשתמשת עם החיצונה, נמצאת פנימית משתמשת לעצמה ומשתמשת עם כל אחת ואחת!</w:t>
      </w:r>
    </w:p>
    <w:p w14:paraId="35411099" w14:textId="77777777" w:rsidR="00410DB6" w:rsidRDefault="00AC0AF5" w:rsidP="00410DB6">
      <w:pPr>
        <w:pStyle w:val="36"/>
        <w:framePr w:wrap="notBeside"/>
        <w:rPr>
          <w:rtl/>
        </w:rPr>
      </w:pPr>
      <w:r w:rsidRPr="00065E76">
        <w:rPr>
          <w:rtl/>
        </w:rPr>
        <w:t>- תנאי היא.</w:t>
      </w:r>
    </w:p>
    <w:p w14:paraId="779B1265" w14:textId="0D05000D" w:rsidR="00AC0AF5" w:rsidRPr="00065E76" w:rsidRDefault="00AC0AF5" w:rsidP="00065E76">
      <w:pPr>
        <w:rPr>
          <w:rtl/>
        </w:rPr>
      </w:pPr>
      <w:r w:rsidRPr="00065E76">
        <w:rPr>
          <w:rtl/>
        </w:rPr>
        <w:t>דאחד מבני מבוי שבקש להחזיר פתחו למבוי אחר</w:t>
      </w:r>
    </w:p>
    <w:p w14:paraId="41DFABC3" w14:textId="20AE7E1C" w:rsidR="00410DB6" w:rsidRDefault="00AC0AF5" w:rsidP="00410DB6">
      <w:pPr>
        <w:pStyle w:val="36"/>
        <w:framePr w:wrap="notBeside"/>
        <w:rPr>
          <w:rtl/>
        </w:rPr>
      </w:pPr>
      <w:r w:rsidRPr="00065E76">
        <w:rPr>
          <w:rFonts w:hint="cs"/>
          <w:rtl/>
        </w:rPr>
        <w:t>לרבי</w:t>
      </w:r>
    </w:p>
    <w:p w14:paraId="131D98AB" w14:textId="51B676D8" w:rsidR="00AC0AF5" w:rsidRPr="00065E76" w:rsidRDefault="00AC0AF5" w:rsidP="00065E76">
      <w:r w:rsidRPr="00065E76">
        <w:rPr>
          <w:rtl/>
        </w:rPr>
        <w:t>בני מבוי מעכבין עליו, היה סתום ובקש לפותחו אין מעכבין עליו,</w:t>
      </w:r>
    </w:p>
    <w:p w14:paraId="3107CCC7" w14:textId="77777777" w:rsidR="00410DB6" w:rsidRDefault="00AC0AF5" w:rsidP="00AC0AF5">
      <w:pPr>
        <w:rPr>
          <w:rFonts w:ascii="Fb Fontext" w:hAnsi="Fb Fontext"/>
          <w:rtl/>
        </w:rPr>
      </w:pPr>
      <w:r w:rsidRPr="00C35A2C">
        <w:rPr>
          <w:rFonts w:ascii="Fb Fontext" w:hAnsi="Fb Fontext"/>
          <w:rtl/>
        </w:rPr>
        <w:t xml:space="preserve">וכן חמש חצרות הפתוחות למבוי </w:t>
      </w:r>
    </w:p>
    <w:p w14:paraId="27A52C9A" w14:textId="29D2F29B" w:rsidR="00410DB6" w:rsidRPr="00A964F7" w:rsidRDefault="00AC0AF5" w:rsidP="00410DB6">
      <w:pPr>
        <w:pStyle w:val="36"/>
        <w:framePr w:wrap="notBeside"/>
        <w:rPr>
          <w:rtl/>
        </w:rPr>
      </w:pPr>
      <w:r w:rsidRPr="00A964F7">
        <w:rPr>
          <w:rFonts w:hint="cs"/>
          <w:rtl/>
        </w:rPr>
        <w:t>לרבי</w:t>
      </w:r>
      <w:r w:rsidR="00410DB6" w:rsidRPr="00A964F7">
        <w:rPr>
          <w:rFonts w:hint="cs"/>
          <w:rtl/>
        </w:rPr>
        <w:t>:</w:t>
      </w:r>
    </w:p>
    <w:p w14:paraId="6A608F10" w14:textId="025393C8" w:rsidR="00AC0AF5" w:rsidRDefault="00AC0AF5" w:rsidP="00AC0AF5">
      <w:pPr>
        <w:rPr>
          <w:rFonts w:ascii="Fb Fontext" w:hAnsi="Fb Fontext"/>
          <w:rtl/>
        </w:rPr>
      </w:pPr>
      <w:r w:rsidRPr="00C35A2C">
        <w:rPr>
          <w:rFonts w:ascii="Fb Fontext" w:hAnsi="Fb Fontext"/>
          <w:rtl/>
        </w:rPr>
        <w:t>כולן משתמשות עם החיצונה, והחיצונה משתמשת לעצמה</w:t>
      </w:r>
    </w:p>
    <w:p w14:paraId="10A01E07" w14:textId="77777777" w:rsidR="00410DB6" w:rsidRPr="00A964F7" w:rsidRDefault="00AC0AF5" w:rsidP="00410DB6">
      <w:pPr>
        <w:pStyle w:val="36"/>
        <w:framePr w:wrap="notBeside"/>
        <w:rPr>
          <w:rtl/>
        </w:rPr>
      </w:pPr>
      <w:r w:rsidRPr="00A964F7">
        <w:rPr>
          <w:rFonts w:hint="cs"/>
          <w:rtl/>
        </w:rPr>
        <w:t>לרשב</w:t>
      </w:r>
      <w:r w:rsidRPr="00A964F7">
        <w:rPr>
          <w:rtl/>
        </w:rPr>
        <w:t>"</w:t>
      </w:r>
      <w:r w:rsidRPr="00A964F7">
        <w:rPr>
          <w:rFonts w:hint="cs"/>
          <w:rtl/>
        </w:rPr>
        <w:t>א</w:t>
      </w:r>
      <w:r w:rsidRPr="00A964F7">
        <w:rPr>
          <w:rtl/>
        </w:rPr>
        <w:t>:</w:t>
      </w:r>
    </w:p>
    <w:p w14:paraId="38E7C33B" w14:textId="5AA387BF" w:rsidR="00AC0AF5" w:rsidRPr="00410DB6" w:rsidRDefault="00AC0AF5" w:rsidP="00410DB6">
      <w:pPr>
        <w:rPr>
          <w:rFonts w:ascii="Fb Fontext" w:hAnsi="Fb Fontext"/>
          <w:rtl/>
        </w:rPr>
      </w:pPr>
      <w:r w:rsidRPr="00C35A2C">
        <w:rPr>
          <w:rFonts w:ascii="Fb Fontext" w:hAnsi="Fb Fontext"/>
          <w:rtl/>
        </w:rPr>
        <w:t>חמש חצרות הפתוחות למבוי  כולן משתמשות במבוי.</w:t>
      </w:r>
    </w:p>
    <w:p w14:paraId="2E3977A4" w14:textId="77777777" w:rsidR="00AC0AF5" w:rsidRPr="00C35A2C" w:rsidRDefault="00AC0AF5" w:rsidP="00982F98">
      <w:pPr>
        <w:pStyle w:val="affe"/>
        <w:framePr w:wrap="around"/>
        <w:rPr>
          <w:rtl/>
        </w:rPr>
      </w:pPr>
      <w:bookmarkStart w:id="6" w:name="_Hlk171197588"/>
      <w:bookmarkEnd w:id="5"/>
      <w:r w:rsidRPr="00C35A2C">
        <w:rPr>
          <w:rtl/>
        </w:rPr>
        <w:t>יב.</w:t>
      </w:r>
    </w:p>
    <w:p w14:paraId="6DAF93CF" w14:textId="496F9407" w:rsidR="00AC0AF5" w:rsidRPr="00410DB6" w:rsidRDefault="00AC0AF5" w:rsidP="002C42B3">
      <w:pPr>
        <w:pStyle w:val="affff9"/>
        <w:rPr>
          <w:rtl/>
        </w:rPr>
      </w:pPr>
      <w:r w:rsidRPr="00410DB6">
        <w:rPr>
          <w:rtl/>
        </w:rPr>
        <w:t>היה סתום ובקש לפותחו - אין בני מבוי מעכבין עליו.</w:t>
      </w:r>
    </w:p>
    <w:p w14:paraId="7A914E3B" w14:textId="417B0E75" w:rsidR="00410DB6" w:rsidRDefault="00A964F7" w:rsidP="00410DB6">
      <w:pPr>
        <w:pStyle w:val="36"/>
        <w:framePr w:wrap="notBeside"/>
        <w:rPr>
          <w:rtl/>
        </w:rPr>
      </w:pPr>
      <w:r>
        <w:rPr>
          <w:rStyle w:val="afffff0"/>
          <w:rFonts w:ascii="BA Or Tzadikim Regular" w:hAnsi="BA Or Tzadikim Regular" w:cs="BA Or Tzadikim Regular"/>
          <w:rtl/>
        </w:rPr>
        <w:t>◄</w:t>
      </w:r>
      <w:r>
        <w:rPr>
          <w:rStyle w:val="afffff0"/>
          <w:rFonts w:ascii="BA Or Tzadikim Regular" w:hAnsi="BA Or Tzadikim Regular" w:cs="BA Or Tzadikim Regular" w:hint="cs"/>
          <w:rtl/>
        </w:rPr>
        <w:t xml:space="preserve"> </w:t>
      </w:r>
      <w:r w:rsidR="00AC0AF5" w:rsidRPr="00C35A2C">
        <w:rPr>
          <w:rtl/>
        </w:rPr>
        <w:t>רבא:</w:t>
      </w:r>
    </w:p>
    <w:p w14:paraId="03C6661D" w14:textId="3920FC83" w:rsidR="00AC0AF5" w:rsidRPr="00C35A2C" w:rsidRDefault="00AC0AF5" w:rsidP="00AC0AF5">
      <w:pPr>
        <w:rPr>
          <w:rFonts w:ascii="Fb Fontext" w:hAnsi="Fb Fontext" w:cs="Guttman Vilna"/>
          <w:b/>
          <w:bCs/>
          <w:sz w:val="32"/>
          <w:rtl/>
        </w:rPr>
      </w:pPr>
      <w:r w:rsidRPr="0081371E">
        <w:rPr>
          <w:rStyle w:val="afff8"/>
          <w:rtl/>
        </w:rPr>
        <w:t xml:space="preserve">אבל </w:t>
      </w:r>
      <w:r w:rsidR="00410DB6" w:rsidRPr="0081371E">
        <w:rPr>
          <w:rStyle w:val="afff8"/>
          <w:rFonts w:hint="cs"/>
          <w:rtl/>
        </w:rPr>
        <w:t xml:space="preserve">אם </w:t>
      </w:r>
      <w:r w:rsidRPr="0081371E">
        <w:rPr>
          <w:rStyle w:val="afff8"/>
          <w:rtl/>
        </w:rPr>
        <w:t>פרץ את פצימיו</w:t>
      </w:r>
      <w:r w:rsidRPr="00C35A2C">
        <w:rPr>
          <w:rFonts w:ascii="Fb Fontext" w:hAnsi="Fb Fontext"/>
          <w:sz w:val="32"/>
          <w:rtl/>
        </w:rPr>
        <w:t xml:space="preserve"> - בני מבוי מעכבין עליו.</w:t>
      </w:r>
    </w:p>
    <w:p w14:paraId="41E758AA" w14:textId="3739A2CB" w:rsidR="00410DB6" w:rsidRDefault="00A964F7" w:rsidP="00410DB6">
      <w:pPr>
        <w:pStyle w:val="36"/>
        <w:framePr w:wrap="notBeside"/>
        <w:rPr>
          <w:rtl/>
        </w:rPr>
      </w:pPr>
      <w:r>
        <w:rPr>
          <w:rStyle w:val="afffff0"/>
          <w:rFonts w:ascii="BA Or Tzadikim Regular" w:hAnsi="BA Or Tzadikim Regular" w:cs="BA Or Tzadikim Regular"/>
          <w:rtl/>
        </w:rPr>
        <w:t>◄</w:t>
      </w:r>
      <w:r w:rsidR="00410DB6">
        <w:rPr>
          <w:rFonts w:hint="cs"/>
          <w:rtl/>
        </w:rPr>
        <w:t xml:space="preserve">אביי </w:t>
      </w:r>
      <w:r w:rsidR="00AC0AF5" w:rsidRPr="00C35A2C">
        <w:rPr>
          <w:rFonts w:hint="cs"/>
          <w:rtl/>
        </w:rPr>
        <w:t>וכן</w:t>
      </w:r>
      <w:r w:rsidR="00410DB6">
        <w:rPr>
          <w:rFonts w:hint="cs"/>
          <w:rtl/>
        </w:rPr>
        <w:t xml:space="preserve"> תניא:</w:t>
      </w:r>
    </w:p>
    <w:p w14:paraId="093B4C69" w14:textId="5368214B" w:rsidR="00410DB6" w:rsidRPr="00410DB6" w:rsidRDefault="00410DB6" w:rsidP="00410DB6">
      <w:pPr>
        <w:spacing w:after="60"/>
        <w:rPr>
          <w:rFonts w:ascii="Fb Fontext" w:hAnsi="Fb Fontext"/>
          <w:sz w:val="32"/>
          <w:rtl/>
        </w:rPr>
      </w:pPr>
      <w:r>
        <w:rPr>
          <w:rFonts w:ascii="Fb Fontext" w:hAnsi="Fb Fontext" w:hint="cs"/>
          <w:sz w:val="32"/>
          <w:rtl/>
        </w:rPr>
        <w:t xml:space="preserve">שבית או קבר </w:t>
      </w:r>
      <w:r w:rsidR="00AC0AF5" w:rsidRPr="00C35A2C">
        <w:rPr>
          <w:rFonts w:ascii="Fb Fontext" w:hAnsi="Fb Fontext" w:hint="cs"/>
          <w:sz w:val="32"/>
          <w:rtl/>
        </w:rPr>
        <w:t>שפרץ פצימיו מטמא גם סביביו</w:t>
      </w:r>
      <w:r>
        <w:rPr>
          <w:rFonts w:ascii="Fb Fontext" w:hAnsi="Fb Fontext" w:hint="cs"/>
          <w:sz w:val="32"/>
          <w:rtl/>
        </w:rPr>
        <w:t xml:space="preserve">. </w:t>
      </w:r>
      <w:r w:rsidRPr="00410DB6">
        <w:rPr>
          <w:rStyle w:val="afffff0"/>
          <w:rFonts w:hint="cs"/>
          <w:rtl/>
        </w:rPr>
        <w:t>ולא רק כנגד הפתח</w:t>
      </w:r>
    </w:p>
    <w:p w14:paraId="3DEC4D87" w14:textId="47820FF8" w:rsidR="00410DB6" w:rsidRDefault="00A964F7" w:rsidP="00410DB6">
      <w:pPr>
        <w:pStyle w:val="36"/>
        <w:framePr w:wrap="notBeside"/>
        <w:rPr>
          <w:rtl/>
        </w:rPr>
      </w:pPr>
      <w:r>
        <w:rPr>
          <w:rStyle w:val="afffff0"/>
          <w:rFonts w:ascii="BA Or Tzadikim Regular" w:hAnsi="BA Or Tzadikim Regular" w:cs="BA Or Tzadikim Regular"/>
          <w:rtl/>
        </w:rPr>
        <w:t>◄</w:t>
      </w:r>
      <w:r w:rsidR="00AC0AF5" w:rsidRPr="00C35A2C">
        <w:rPr>
          <w:rFonts w:hint="cs"/>
          <w:rtl/>
        </w:rPr>
        <w:t>מרי</w:t>
      </w:r>
      <w:r w:rsidR="00AC0AF5" w:rsidRPr="00C35A2C">
        <w:rPr>
          <w:rtl/>
        </w:rPr>
        <w:t>"</w:t>
      </w:r>
      <w:r w:rsidR="00AC0AF5" w:rsidRPr="00C35A2C">
        <w:rPr>
          <w:rFonts w:hint="cs"/>
          <w:rtl/>
        </w:rPr>
        <w:t>ו</w:t>
      </w:r>
      <w:r w:rsidR="00AC0AF5" w:rsidRPr="00C35A2C">
        <w:rPr>
          <w:rtl/>
        </w:rPr>
        <w:t>:</w:t>
      </w:r>
    </w:p>
    <w:p w14:paraId="7F68D5CC" w14:textId="74D444C5" w:rsidR="00AC0AF5" w:rsidRDefault="00AC0AF5" w:rsidP="00AC0AF5">
      <w:pPr>
        <w:rPr>
          <w:rFonts w:ascii="Fb Fontext" w:hAnsi="Fb Fontext"/>
          <w:sz w:val="32"/>
          <w:rtl/>
        </w:rPr>
      </w:pPr>
      <w:r w:rsidRPr="0081371E">
        <w:rPr>
          <w:rStyle w:val="afff8"/>
          <w:rtl/>
        </w:rPr>
        <w:t xml:space="preserve">מבואות המפולשות </w:t>
      </w:r>
      <w:r w:rsidRPr="00C35A2C">
        <w:rPr>
          <w:rStyle w:val="afff8"/>
          <w:rtl/>
        </w:rPr>
        <w:t>לעיר אחרת</w:t>
      </w:r>
      <w:r w:rsidRPr="00C35A2C">
        <w:rPr>
          <w:rFonts w:ascii="Fb Fontext" w:hAnsi="Fb Fontext"/>
          <w:sz w:val="32"/>
          <w:rtl/>
        </w:rPr>
        <w:t xml:space="preserve"> ובקשו בני העיר לסותמן</w:t>
      </w:r>
    </w:p>
    <w:p w14:paraId="63314DDA" w14:textId="7DE72476" w:rsidR="00410DB6" w:rsidRPr="00410DB6" w:rsidRDefault="00AC0AF5" w:rsidP="00410DB6">
      <w:pPr>
        <w:rPr>
          <w:rtl/>
        </w:rPr>
      </w:pPr>
      <w:r w:rsidRPr="00410DB6">
        <w:rPr>
          <w:rtl/>
        </w:rPr>
        <w:t>- בני אותה העיר מעכבין עליהן.</w:t>
      </w:r>
      <w:r w:rsidR="00410DB6" w:rsidRPr="00410DB6">
        <w:rPr>
          <w:rFonts w:hint="cs"/>
          <w:rtl/>
        </w:rPr>
        <w:t xml:space="preserve"> ואפי</w:t>
      </w:r>
      <w:r w:rsidR="00410DB6" w:rsidRPr="00F10693">
        <w:rPr>
          <w:rFonts w:hint="cs"/>
          <w:rtl/>
        </w:rPr>
        <w:t xml:space="preserve">' </w:t>
      </w:r>
      <w:r w:rsidR="00410DB6" w:rsidRPr="00410DB6">
        <w:rPr>
          <w:rFonts w:hint="cs"/>
          <w:rtl/>
        </w:rPr>
        <w:t>כשיש דרך אחרת</w:t>
      </w:r>
      <w:r w:rsidR="00410DB6">
        <w:rPr>
          <w:rFonts w:hint="cs"/>
          <w:rtl/>
        </w:rPr>
        <w:t>,</w:t>
      </w:r>
      <w:r w:rsidR="00410DB6" w:rsidRPr="00410DB6">
        <w:rPr>
          <w:rFonts w:hint="cs"/>
          <w:rtl/>
        </w:rPr>
        <w:t xml:space="preserve"> </w:t>
      </w:r>
    </w:p>
    <w:p w14:paraId="6079B636" w14:textId="09599EE3" w:rsidR="00410DB6" w:rsidRDefault="00A964F7" w:rsidP="00410DB6">
      <w:pPr>
        <w:pStyle w:val="36"/>
        <w:framePr w:wrap="notBeside"/>
        <w:rPr>
          <w:rtl/>
        </w:rPr>
      </w:pPr>
      <w:r>
        <w:rPr>
          <w:rStyle w:val="afffff0"/>
          <w:rFonts w:ascii="BA Or Tzadikim Regular" w:hAnsi="BA Or Tzadikim Regular" w:cs="BA Or Tzadikim Regular"/>
          <w:rtl/>
        </w:rPr>
        <w:t>◄</w:t>
      </w:r>
      <w:r w:rsidR="00AC0AF5" w:rsidRPr="00C35A2C">
        <w:rPr>
          <w:rFonts w:hint="cs"/>
          <w:rtl/>
        </w:rPr>
        <w:t>כ</w:t>
      </w:r>
      <w:r w:rsidR="00410DB6">
        <w:rPr>
          <w:rFonts w:hint="cs"/>
          <w:rtl/>
        </w:rPr>
        <w:t>רב</w:t>
      </w:r>
      <w:r w:rsidR="00AC0AF5" w:rsidRPr="00C35A2C">
        <w:rPr>
          <w:rFonts w:hint="cs"/>
          <w:rtl/>
        </w:rPr>
        <w:t>:</w:t>
      </w:r>
    </w:p>
    <w:p w14:paraId="602712B9" w14:textId="77777777" w:rsidR="00410DB6" w:rsidRDefault="00AC0AF5" w:rsidP="00410DB6">
      <w:pPr>
        <w:rPr>
          <w:rtl/>
        </w:rPr>
      </w:pPr>
      <w:r w:rsidRPr="00C35A2C">
        <w:rPr>
          <w:rFonts w:ascii="Fb Fontext" w:hAnsi="Fb Fontext"/>
          <w:sz w:val="32"/>
          <w:rtl/>
        </w:rPr>
        <w:t>דמצר שהחזיקו בו רבים - אסור לקלקלו.</w:t>
      </w:r>
    </w:p>
    <w:p w14:paraId="0A4E8B52" w14:textId="3589B512" w:rsidR="00AC0AF5" w:rsidRPr="00410DB6" w:rsidRDefault="00AC0AF5" w:rsidP="00410DB6">
      <w:pPr>
        <w:pStyle w:val="afffff"/>
        <w:spacing w:line="220" w:lineRule="exact"/>
        <w:rPr>
          <w:rStyle w:val="afffff0"/>
          <w:rtl/>
        </w:rPr>
      </w:pPr>
      <w:r w:rsidRPr="00410DB6">
        <w:rPr>
          <w:rStyle w:val="afffff0"/>
          <w:rtl/>
        </w:rPr>
        <w:t>(</w:t>
      </w:r>
      <w:r>
        <w:rPr>
          <w:rStyle w:val="affffe"/>
          <w:rFonts w:hint="cs"/>
          <w:rtl/>
          <w:rPrChange w:id="9054" w:author="מנוע אמוראים" w:date="2026-10-05T16:41:09Z">
            <w:rPr>
              <w:rStyle w:val="afffff0"/>
              <w:rFonts w:hint="cs"/>
              <w:rtl/>
            </w:rPr>
          </w:rPrChange>
        </w:rPr>
        <w:t xml:space="preserve">וכר</w:t>
      </w:r>
      <w:r>
        <w:rPr>
          <w:rStyle w:val="affffe"/>
          <w:rtl/>
          <w:rPrChange w:id="9055" w:author="מנוע אמוראים" w:date="2026-10-05T16:41:09Z">
            <w:rPr>
              <w:rStyle w:val="afffff0"/>
              <w:rtl/>
            </w:rPr>
          </w:rPrChange>
        </w:rPr>
        <w:t xml:space="preserve">"</w:t>
      </w:r>
      <w:r>
        <w:rPr>
          <w:rStyle w:val="affffe"/>
          <w:rFonts w:hint="cs"/>
          <w:rtl/>
          <w:rPrChange w:id="9056" w:author="מנוע אמוראים" w:date="2026-10-05T16:41:09Z">
            <w:rPr>
              <w:rStyle w:val="afffff0"/>
              <w:rFonts w:hint="cs"/>
              <w:rtl/>
            </w:rPr>
          </w:rPrChange>
        </w:rPr>
        <w:t xml:space="preserve">ג</w:t>
      </w:r>
      <w:r w:rsidRPr="00410DB6">
        <w:rPr>
          <w:rStyle w:val="afffff0"/>
          <w:rtl/>
        </w:rPr>
        <w:t xml:space="preserve">: </w:t>
      </w:r>
      <w:r w:rsidRPr="00410DB6">
        <w:rPr>
          <w:rStyle w:val="afffff0"/>
          <w:rFonts w:hint="cs"/>
          <w:rtl/>
        </w:rPr>
        <w:t>ד</w:t>
      </w:r>
      <w:r w:rsidRPr="00410DB6">
        <w:rPr>
          <w:rStyle w:val="afffff0"/>
          <w:rtl/>
        </w:rPr>
        <w:t>רבים שבררו דרך לעצמן - מה שבררו בררו)</w:t>
      </w:r>
    </w:p>
    <w:p w14:paraId="7392AED5" w14:textId="047DC4BD" w:rsidR="00410DB6" w:rsidRDefault="00A964F7" w:rsidP="00410DB6">
      <w:pPr>
        <w:pStyle w:val="36"/>
        <w:framePr w:wrap="notBeside"/>
        <w:rPr>
          <w:rtl/>
        </w:rPr>
      </w:pPr>
      <w:r>
        <w:rPr>
          <w:rStyle w:val="afffff0"/>
          <w:rFonts w:ascii="BA Or Tzadikim Regular" w:hAnsi="BA Or Tzadikim Regular" w:cs="BA Or Tzadikim Regular"/>
          <w:rtl/>
        </w:rPr>
        <w:t>◄</w:t>
      </w:r>
      <w:r w:rsidR="00AC0AF5" w:rsidRPr="00C35A2C">
        <w:rPr>
          <w:rFonts w:hint="cs"/>
          <w:rtl/>
        </w:rPr>
        <w:t>מ</w:t>
      </w:r>
      <w:r w:rsidR="00AC0AF5" w:rsidRPr="00C35A2C">
        <w:rPr>
          <w:rtl/>
        </w:rPr>
        <w:t>שמואל:</w:t>
      </w:r>
    </w:p>
    <w:p w14:paraId="02436E68" w14:textId="4F44F80A" w:rsidR="00AC0AF5" w:rsidRDefault="00A964F7" w:rsidP="00410DB6">
      <w:pPr>
        <w:rPr>
          <w:rFonts w:ascii="Fb Fontext" w:hAnsi="Fb Fontext"/>
          <w:sz w:val="32"/>
          <w:rtl/>
        </w:rPr>
      </w:pPr>
      <w:r>
        <w:rPr>
          <w:rStyle w:val="afff8"/>
          <w:rFonts w:hint="cs"/>
          <w:rtl/>
        </w:rPr>
        <w:t xml:space="preserve">בני </w:t>
      </w:r>
      <w:r w:rsidR="00AC0AF5" w:rsidRPr="0081371E">
        <w:rPr>
          <w:rStyle w:val="afff8"/>
          <w:rtl/>
        </w:rPr>
        <w:t>מבואות המפולשין</w:t>
      </w:r>
      <w:r w:rsidR="00AC0AF5" w:rsidRPr="00C35A2C">
        <w:rPr>
          <w:rFonts w:ascii="Fb Fontext" w:hAnsi="Fb Fontext"/>
          <w:sz w:val="32"/>
          <w:rtl/>
        </w:rPr>
        <w:t xml:space="preserve"> </w:t>
      </w:r>
      <w:r>
        <w:rPr>
          <w:rStyle w:val="affffe"/>
          <w:rtl/>
          <w:rPrChange w:id="9057" w:author="מנוע אמוראים" w:date="2026-10-05T16:41:09Z">
            <w:rPr>
              <w:rStyle w:val="afff8"/>
              <w:rtl/>
            </w:rPr>
          </w:rPrChange>
        </w:rPr>
        <w:t xml:space="preserve">לרה"ר</w:t>
      </w:r>
      <w:r w:rsidR="00AC0AF5" w:rsidRPr="00C35A2C">
        <w:rPr>
          <w:rFonts w:ascii="Fb Fontext" w:hAnsi="Fb Fontext"/>
          <w:sz w:val="32"/>
          <w:rtl/>
        </w:rPr>
        <w:t xml:space="preserve"> </w:t>
      </w:r>
      <w:r>
        <w:rPr>
          <w:rFonts w:ascii="Fb Fontext" w:hAnsi="Fb Fontext" w:hint="cs"/>
          <w:sz w:val="32"/>
          <w:rtl/>
        </w:rPr>
        <w:t xml:space="preserve">שביקשו </w:t>
      </w:r>
      <w:r w:rsidR="00AC0AF5" w:rsidRPr="00C35A2C">
        <w:rPr>
          <w:rFonts w:ascii="Fb Fontext" w:hAnsi="Fb Fontext"/>
          <w:sz w:val="32"/>
          <w:rtl/>
        </w:rPr>
        <w:t>להעמיד להן דלתות</w:t>
      </w:r>
      <w:r w:rsidR="00AC0AF5" w:rsidRPr="00C35A2C">
        <w:rPr>
          <w:rFonts w:ascii="Fb Fontext" w:hAnsi="Fb Fontext" w:hint="cs"/>
          <w:sz w:val="32"/>
          <w:rtl/>
        </w:rPr>
        <w:t>.</w:t>
      </w:r>
    </w:p>
    <w:p w14:paraId="022C53D0" w14:textId="77777777" w:rsidR="00410DB6" w:rsidRDefault="00AC0AF5" w:rsidP="00410DB6">
      <w:pPr>
        <w:pStyle w:val="36"/>
        <w:framePr w:wrap="notBeside"/>
        <w:rPr>
          <w:rtl/>
        </w:rPr>
      </w:pPr>
      <w:r w:rsidRPr="00C35A2C">
        <w:rPr>
          <w:rFonts w:hint="cs"/>
          <w:rtl/>
        </w:rPr>
        <w:t>-</w:t>
      </w:r>
    </w:p>
    <w:p w14:paraId="6FEF464C" w14:textId="49EA4049" w:rsidR="00AC0AF5" w:rsidRPr="00C35A2C" w:rsidRDefault="00AC0AF5" w:rsidP="00AC0AF5">
      <w:pPr>
        <w:rPr>
          <w:rFonts w:ascii="Fb Fontext" w:hAnsi="Fb Fontext"/>
          <w:rtl/>
        </w:rPr>
      </w:pPr>
      <w:r w:rsidRPr="00C35A2C">
        <w:rPr>
          <w:rFonts w:ascii="Fb Fontext" w:hAnsi="Fb Fontext"/>
          <w:rtl/>
        </w:rPr>
        <w:t>בני רה"ר מעכבין עליהן</w:t>
      </w:r>
      <w:r w:rsidR="00410DB6">
        <w:rPr>
          <w:rFonts w:ascii="Fb Fontext" w:hAnsi="Fb Fontext" w:hint="cs"/>
          <w:rtl/>
        </w:rPr>
        <w:t xml:space="preserve"> שפעמים דחקי בני רה</w:t>
      </w:r>
      <w:r w:rsidR="00F10693">
        <w:rPr>
          <w:rFonts w:ascii="Fb Fontext" w:hAnsi="Fb Fontext"/>
          <w:rtl/>
        </w:rPr>
        <w:t>"</w:t>
      </w:r>
      <w:r w:rsidR="00410DB6">
        <w:rPr>
          <w:rFonts w:ascii="Fb Fontext" w:hAnsi="Fb Fontext" w:hint="cs"/>
          <w:rtl/>
        </w:rPr>
        <w:t>ר ונכנסים לשם</w:t>
      </w:r>
    </w:p>
    <w:p w14:paraId="5047B69D" w14:textId="77777777" w:rsidR="00410DB6" w:rsidRDefault="00AC0AF5" w:rsidP="00410DB6">
      <w:pPr>
        <w:pStyle w:val="36"/>
        <w:framePr w:wrap="notBeside"/>
        <w:rPr>
          <w:rtl/>
        </w:rPr>
      </w:pPr>
      <w:r w:rsidRPr="00C35A2C">
        <w:rPr>
          <w:rFonts w:hint="cs"/>
          <w:rtl/>
        </w:rPr>
        <w:t xml:space="preserve">ולא מיירי </w:t>
      </w:r>
    </w:p>
    <w:p w14:paraId="4968CC7E" w14:textId="09FCCB97" w:rsidR="00AC0AF5" w:rsidRDefault="00410DB6" w:rsidP="00410DB6">
      <w:pPr>
        <w:rPr>
          <w:rFonts w:ascii="Fb Fontext" w:hAnsi="Fb Fontext"/>
          <w:sz w:val="32"/>
          <w:rtl/>
        </w:rPr>
      </w:pPr>
      <w:r>
        <w:rPr>
          <w:rFonts w:ascii="Fb Fontext" w:hAnsi="Fb Fontext" w:hint="cs"/>
          <w:sz w:val="32"/>
          <w:rtl/>
        </w:rPr>
        <w:t>ב</w:t>
      </w:r>
      <w:r w:rsidR="00AC0AF5" w:rsidRPr="00C35A2C">
        <w:rPr>
          <w:rFonts w:ascii="Fb Fontext" w:hAnsi="Fb Fontext" w:hint="cs"/>
          <w:sz w:val="32"/>
          <w:rtl/>
        </w:rPr>
        <w:t>ד</w:t>
      </w:r>
      <w:r w:rsidR="00AC0AF5" w:rsidRPr="00F10693">
        <w:rPr>
          <w:rFonts w:hint="cs"/>
          <w:rtl/>
        </w:rPr>
        <w:t xml:space="preserve">' </w:t>
      </w:r>
      <w:r>
        <w:rPr>
          <w:rFonts w:ascii="Fb Fontext" w:hAnsi="Fb Fontext" w:hint="cs"/>
          <w:sz w:val="32"/>
          <w:rtl/>
        </w:rPr>
        <w:t xml:space="preserve">אמות הסמוכות </w:t>
      </w:r>
      <w:r>
        <w:rPr>
          <w:rStyle w:val="affffe"/>
          <w:rFonts w:ascii="Fb Fontext" w:hAnsi="Fb Fontext" w:hint="cs"/>
          <w:sz w:val="32"/>
          <w:rtl/>
          <w:rPrChange w:id="9058" w:author="מנוע אמוראים" w:date="2026-10-05T16:41:09Z">
            <w:rPr>
              <w:rFonts w:ascii="Fb Fontext" w:hAnsi="Fb Fontext" w:hint="cs"/>
              <w:sz w:val="32"/>
              <w:rtl/>
            </w:rPr>
          </w:rPrChange>
        </w:rPr>
        <w:t xml:space="preserve">לרה</w:t>
      </w:r>
      <w:r>
        <w:rPr>
          <w:rStyle w:val="affffe"/>
          <w:rFonts w:ascii="Fb Fontext" w:hAnsi="Fb Fontext"/>
          <w:sz w:val="32"/>
          <w:rtl/>
          <w:rPrChange w:id="9059" w:author="מנוע אמוראים" w:date="2026-10-05T16:41:09Z">
            <w:rPr>
              <w:rFonts w:ascii="Fb Fontext" w:hAnsi="Fb Fontext"/>
              <w:sz w:val="32"/>
              <w:rtl/>
            </w:rPr>
          </w:rPrChange>
        </w:rPr>
        <w:t xml:space="preserve">"</w:t>
      </w:r>
      <w:r>
        <w:rPr>
          <w:rStyle w:val="affffe"/>
          <w:rFonts w:ascii="Fb Fontext" w:hAnsi="Fb Fontext" w:hint="cs"/>
          <w:sz w:val="32"/>
          <w:rtl/>
          <w:rPrChange w:id="9060" w:author="מנוע אמוראים" w:date="2026-10-05T16:41:09Z">
            <w:rPr>
              <w:rFonts w:ascii="Fb Fontext" w:hAnsi="Fb Fontext" w:hint="cs"/>
              <w:sz w:val="32"/>
              <w:rtl/>
            </w:rPr>
          </w:rPrChange>
        </w:rPr>
        <w:t xml:space="preserve">ר</w:t>
      </w:r>
      <w:r>
        <w:rPr>
          <w:rFonts w:ascii="Fb Fontext" w:hAnsi="Fb Fontext" w:hint="cs"/>
          <w:sz w:val="32"/>
          <w:rtl/>
        </w:rPr>
        <w:t xml:space="preserve"> </w:t>
      </w:r>
      <w:r>
        <w:rPr>
          <w:rStyle w:val="affffe"/>
          <w:rFonts w:ascii="Fb Fontext" w:hAnsi="Fb Fontext" w:hint="cs"/>
          <w:sz w:val="32"/>
          <w:rtl/>
          <w:rPrChange w:id="9061" w:author="מנוע אמוראים" w:date="2026-10-05T16:41:09Z">
            <w:rPr>
              <w:rFonts w:ascii="Fb Fontext" w:hAnsi="Fb Fontext" w:hint="cs"/>
              <w:sz w:val="32"/>
              <w:rtl/>
            </w:rPr>
          </w:rPrChange>
        </w:rPr>
        <w:t xml:space="preserve">דכרה</w:t>
      </w:r>
      <w:r>
        <w:rPr>
          <w:rStyle w:val="affffe"/>
          <w:rFonts w:ascii="Fb Fontext" w:hAnsi="Fb Fontext"/>
          <w:sz w:val="32"/>
          <w:rtl/>
          <w:rPrChange w:id="9062" w:author="מנוע אמוראים" w:date="2026-10-05T16:41:09Z">
            <w:rPr>
              <w:rFonts w:ascii="Fb Fontext" w:hAnsi="Fb Fontext"/>
              <w:sz w:val="32"/>
              <w:rtl/>
            </w:rPr>
          </w:rPrChange>
        </w:rPr>
        <w:t xml:space="preserve">"</w:t>
      </w:r>
      <w:r>
        <w:rPr>
          <w:rStyle w:val="affffe"/>
          <w:rFonts w:ascii="Fb Fontext" w:hAnsi="Fb Fontext" w:hint="cs"/>
          <w:sz w:val="32"/>
          <w:rtl/>
          <w:rPrChange w:id="9063" w:author="מנוע אמוראים" w:date="2026-10-05T16:41:09Z">
            <w:rPr>
              <w:rFonts w:ascii="Fb Fontext" w:hAnsi="Fb Fontext" w:hint="cs"/>
              <w:sz w:val="32"/>
              <w:rtl/>
            </w:rPr>
          </w:rPrChange>
        </w:rPr>
        <w:t xml:space="preserve">ר</w:t>
      </w:r>
      <w:r>
        <w:rPr>
          <w:rFonts w:ascii="Fb Fontext" w:hAnsi="Fb Fontext" w:hint="cs"/>
          <w:sz w:val="32"/>
          <w:rtl/>
        </w:rPr>
        <w:t xml:space="preserve"> דמי</w:t>
      </w:r>
      <w:r w:rsidR="00A964F7">
        <w:rPr>
          <w:rFonts w:ascii="Fb Fontext" w:hAnsi="Fb Fontext" w:hint="cs"/>
          <w:sz w:val="32"/>
          <w:rtl/>
        </w:rPr>
        <w:t>,</w:t>
      </w:r>
      <w:r w:rsidR="00AC0AF5" w:rsidRPr="00C35A2C">
        <w:rPr>
          <w:rFonts w:ascii="Fb Fontext" w:hAnsi="Fb Fontext" w:hint="cs"/>
          <w:sz w:val="32"/>
          <w:rtl/>
        </w:rPr>
        <w:t xml:space="preserve"> דדוקא לענין טומאה</w:t>
      </w:r>
      <w:r w:rsidR="00A964F7">
        <w:rPr>
          <w:rFonts w:ascii="Fb Fontext" w:hAnsi="Fb Fontext" w:hint="cs"/>
          <w:sz w:val="32"/>
          <w:rtl/>
        </w:rPr>
        <w:t>.</w:t>
      </w:r>
    </w:p>
    <w:p w14:paraId="6425D31D" w14:textId="782A6054" w:rsidR="00AC0AF5" w:rsidRPr="001B450D" w:rsidRDefault="001B450D" w:rsidP="00AC0AF5">
      <w:pPr>
        <w:pStyle w:val="aff9"/>
        <w:rPr>
          <w:del w:id="90026" w:author="מנוע עיצוב" w:date="2026-10-08T11:01:28Z"/>
          <w:rtl/>
        </w:rPr>
      </w:pPr>
      <w:del w:id="90025" w:author="מנוע עיצוב" w:date="2026-10-08T11:01:28Z">
        <w:r w:rsidRPr="001B450D">
          <w:rPr>
            <w:rFonts w:hint="cs"/>
            <w:rtl/>
          </w:rPr>
          <w:delText xml:space="preserve">***</w:delText>
        </w:r>
      </w:del>
    </w:p>
    <w:p w14:paraId="1A20FC98" w14:textId="23557C36" w:rsidR="00AC0AF5" w:rsidRPr="00801934" w:rsidRDefault="00AC0AF5" w:rsidP="00410DB6">
      <w:pPr>
        <w:pStyle w:val="afffb"/>
        <w:rPr>
          <w:rtl/>
        </w:rPr>
      </w:pPr>
      <w:ins w:id="9803" w:author="מספור קטעי משנה" w:date="2026-10-06T10:02:29Z">
        <w:r>
          <w:rPr>
            <w:rStyle w:val="MisparKeta"/>
          </w:rPr>
          <w:t xml:space="preserve">א. </w:t>
        </w:r>
      </w:ins>
      <w:r w:rsidRPr="00801934">
        <w:rPr>
          <w:rtl/>
        </w:rPr>
        <w:t xml:space="preserve">ולא את השדה - עד שיהא בה </w:t>
      </w:r>
      <w:r w:rsidR="00A964F7">
        <w:rPr>
          <w:rFonts w:hint="cs"/>
          <w:rtl/>
        </w:rPr>
        <w:t xml:space="preserve">ט' </w:t>
      </w:r>
      <w:r w:rsidRPr="00801934">
        <w:rPr>
          <w:rtl/>
        </w:rPr>
        <w:t xml:space="preserve"> קבין לזה </w:t>
      </w:r>
      <w:r w:rsidR="00A964F7">
        <w:rPr>
          <w:rFonts w:hint="cs"/>
          <w:rtl/>
        </w:rPr>
        <w:t xml:space="preserve">וט' </w:t>
      </w:r>
      <w:r w:rsidRPr="00801934">
        <w:rPr>
          <w:rtl/>
        </w:rPr>
        <w:t xml:space="preserve">קבין לזה </w:t>
      </w:r>
    </w:p>
    <w:p w14:paraId="4E69A687" w14:textId="6E3BD755" w:rsidR="00410DB6" w:rsidRDefault="00AC0AF5" w:rsidP="00410DB6">
      <w:pPr>
        <w:pStyle w:val="36"/>
        <w:framePr w:wrap="notBeside"/>
        <w:rPr>
          <w:rtl/>
        </w:rPr>
      </w:pPr>
      <w:r w:rsidRPr="00C35A2C">
        <w:rPr>
          <w:rtl/>
        </w:rPr>
        <w:t xml:space="preserve">ולא </w:t>
      </w:r>
      <w:r w:rsidR="00AD221F">
        <w:rPr>
          <w:rtl/>
        </w:rPr>
        <w:t>חלקו</w:t>
      </w:r>
      <w:r w:rsidRPr="00C35A2C">
        <w:rPr>
          <w:rtl/>
        </w:rPr>
        <w:t>,</w:t>
      </w:r>
    </w:p>
    <w:p w14:paraId="7E870CC3" w14:textId="21A2E841" w:rsidR="00AC0AF5" w:rsidRPr="00C35A2C" w:rsidRDefault="00410DB6" w:rsidP="00410DB6">
      <w:pPr>
        <w:spacing w:after="60"/>
        <w:rPr>
          <w:rFonts w:ascii="Fb Fontext" w:hAnsi="Fb Fontext" w:cs="Guttman Vilna"/>
          <w:b/>
          <w:bCs/>
          <w:sz w:val="32"/>
          <w:rtl/>
        </w:rPr>
      </w:pPr>
      <w:r>
        <w:rPr>
          <w:rFonts w:ascii="Fb Fontext" w:hAnsi="Fb Fontext" w:hint="cs"/>
          <w:sz w:val="32"/>
          <w:rtl/>
        </w:rPr>
        <w:t>כל אחד הורה כמקומו</w:t>
      </w:r>
      <w:r w:rsidR="00AC0AF5" w:rsidRPr="00C35A2C">
        <w:rPr>
          <w:rFonts w:ascii="Fb Fontext" w:hAnsi="Fb Fontext"/>
          <w:sz w:val="32"/>
          <w:rtl/>
        </w:rPr>
        <w:t>.</w:t>
      </w:r>
    </w:p>
    <w:p w14:paraId="3569A18E" w14:textId="77777777" w:rsidR="00410DB6" w:rsidRDefault="00410DB6" w:rsidP="00410DB6">
      <w:pPr>
        <w:pStyle w:val="36"/>
        <w:framePr w:wrap="notBeside"/>
        <w:rPr>
          <w:rtl/>
        </w:rPr>
      </w:pPr>
      <w:r>
        <w:rPr>
          <w:rFonts w:hint="cs"/>
          <w:rtl/>
        </w:rPr>
        <w:lastRenderedPageBreak/>
        <w:t>א.</w:t>
      </w:r>
    </w:p>
    <w:p w14:paraId="1E0181DD" w14:textId="2EE90004" w:rsidR="00AC0AF5" w:rsidRPr="00410DB6" w:rsidRDefault="00AC0AF5" w:rsidP="00AC0AF5">
      <w:pPr>
        <w:rPr>
          <w:rtl/>
        </w:rPr>
      </w:pPr>
      <w:r w:rsidRPr="0081371E">
        <w:rPr>
          <w:rStyle w:val="afff8"/>
          <w:rtl/>
        </w:rPr>
        <w:t>בבבל</w:t>
      </w:r>
      <w:r w:rsidRPr="00C35A2C">
        <w:rPr>
          <w:rFonts w:ascii="Fb Fontext" w:hAnsi="Fb Fontext"/>
          <w:sz w:val="32"/>
          <w:rtl/>
        </w:rPr>
        <w:t xml:space="preserve"> </w:t>
      </w:r>
      <w:r w:rsidRPr="00410DB6">
        <w:rPr>
          <w:rStyle w:val="affffe"/>
          <w:rFonts w:hint="cs"/>
          <w:rtl/>
        </w:rPr>
        <w:t>-</w:t>
      </w:r>
      <w:r w:rsidRPr="00410DB6">
        <w:rPr>
          <w:rStyle w:val="affffe"/>
          <w:rtl/>
        </w:rPr>
        <w:t xml:space="preserve"> רב יוסף:</w:t>
      </w:r>
      <w:r w:rsidRPr="00C35A2C">
        <w:rPr>
          <w:rFonts w:ascii="Fb Fontext" w:hAnsi="Fb Fontext"/>
          <w:sz w:val="32"/>
          <w:rtl/>
        </w:rPr>
        <w:t xml:space="preserve"> בי רדו יומא</w:t>
      </w:r>
      <w:r w:rsidR="00410DB6">
        <w:rPr>
          <w:rFonts w:ascii="Fb Fontext" w:hAnsi="Fb Fontext" w:hint="cs"/>
          <w:sz w:val="32"/>
          <w:rtl/>
        </w:rPr>
        <w:t xml:space="preserve"> </w:t>
      </w:r>
      <w:r w:rsidRPr="00410DB6">
        <w:rPr>
          <w:rStyle w:val="afffff0"/>
          <w:rFonts w:hint="cs"/>
          <w:rtl/>
        </w:rPr>
        <w:t>[</w:t>
      </w:r>
      <w:r w:rsidR="00410DB6" w:rsidRPr="00410DB6">
        <w:rPr>
          <w:rStyle w:val="afffff0"/>
          <w:rFonts w:hint="cs"/>
          <w:rtl/>
        </w:rPr>
        <w:t xml:space="preserve">שיעור חרישת </w:t>
      </w:r>
      <w:r w:rsidRPr="00410DB6">
        <w:rPr>
          <w:rStyle w:val="afffff0"/>
          <w:rFonts w:hint="cs"/>
          <w:rtl/>
        </w:rPr>
        <w:t>יום אחד]</w:t>
      </w:r>
      <w:r w:rsidRPr="00410DB6">
        <w:rPr>
          <w:rStyle w:val="afffff0"/>
          <w:rtl/>
        </w:rPr>
        <w:t>.</w:t>
      </w:r>
    </w:p>
    <w:p w14:paraId="3ADFB9DA" w14:textId="3682F5CB" w:rsidR="00AC0AF5" w:rsidRPr="00410DB6" w:rsidRDefault="00410DB6" w:rsidP="00AC0AF5">
      <w:pPr>
        <w:rPr>
          <w:rStyle w:val="afffff0"/>
          <w:rtl/>
        </w:rPr>
      </w:pPr>
      <w:r>
        <w:rPr>
          <w:rStyle w:val="affffe"/>
          <w:rFonts w:hint="cs"/>
          <w:rtl/>
        </w:rPr>
        <w:t>א</w:t>
      </w:r>
      <w:r w:rsidRPr="00410DB6">
        <w:rPr>
          <w:rStyle w:val="affffe"/>
          <w:rFonts w:hint="cs"/>
          <w:rtl/>
        </w:rPr>
        <w:t xml:space="preserve">. </w:t>
      </w:r>
      <w:r w:rsidR="00AC0AF5">
        <w:rPr>
          <w:rtl/>
        </w:rPr>
        <w:t>יו</w:t>
      </w:r>
      <w:r w:rsidR="00AC0AF5">
        <w:rPr>
          <w:rFonts w:hint="cs"/>
          <w:rtl/>
        </w:rPr>
        <w:t>ם</w:t>
      </w:r>
      <w:r w:rsidR="00AC0AF5">
        <w:rPr>
          <w:rtl/>
        </w:rPr>
        <w:t xml:space="preserve"> </w:t>
      </w:r>
      <w:r w:rsidR="00AC0AF5">
        <w:rPr>
          <w:rFonts w:hint="cs"/>
          <w:rtl/>
        </w:rPr>
        <w:t>חריש</w:t>
      </w:r>
      <w:r w:rsidR="00AC0AF5" w:rsidRPr="00C35A2C">
        <w:rPr>
          <w:rtl/>
        </w:rPr>
        <w:t xml:space="preserve"> </w:t>
      </w:r>
      <w:r>
        <w:rPr>
          <w:rtl/>
        </w:rPr>
        <w:t>–</w:t>
      </w:r>
      <w:r w:rsidR="00AC0AF5" w:rsidRPr="00C35A2C">
        <w:rPr>
          <w:rtl/>
        </w:rPr>
        <w:t xml:space="preserve"> </w:t>
      </w:r>
      <w:r>
        <w:rPr>
          <w:rFonts w:hint="cs"/>
          <w:rtl/>
        </w:rPr>
        <w:t>שחורשים עמיים</w:t>
      </w:r>
      <w:r w:rsidR="00AC0AF5" w:rsidRPr="00C35A2C">
        <w:rPr>
          <w:rtl/>
        </w:rPr>
        <w:t>.</w:t>
      </w:r>
      <w:r w:rsidR="00AC0AF5" w:rsidRPr="00410DB6">
        <w:rPr>
          <w:rStyle w:val="affffe"/>
          <w:rtl/>
        </w:rPr>
        <w:t xml:space="preserve"> </w:t>
      </w:r>
      <w:r>
        <w:rPr>
          <w:rStyle w:val="affffe"/>
          <w:rFonts w:hint="cs"/>
          <w:rtl/>
        </w:rPr>
        <w:t>ב</w:t>
      </w:r>
      <w:r w:rsidRPr="00410DB6">
        <w:rPr>
          <w:rStyle w:val="affffe"/>
          <w:rFonts w:hint="cs"/>
          <w:rtl/>
        </w:rPr>
        <w:t>.</w:t>
      </w:r>
      <w:r w:rsidR="00AC0AF5">
        <w:rPr>
          <w:rtl/>
        </w:rPr>
        <w:t xml:space="preserve"> יו</w:t>
      </w:r>
      <w:r w:rsidR="00AC0AF5">
        <w:rPr>
          <w:rFonts w:hint="cs"/>
          <w:rtl/>
        </w:rPr>
        <w:t>ם זריעה</w:t>
      </w:r>
      <w:r w:rsidR="00AC0AF5" w:rsidRPr="00C35A2C">
        <w:rPr>
          <w:rtl/>
        </w:rPr>
        <w:t xml:space="preserve"> בהדורי </w:t>
      </w:r>
      <w:r w:rsidR="00AC0AF5" w:rsidRPr="00410DB6">
        <w:rPr>
          <w:rStyle w:val="afffff0"/>
          <w:rFonts w:hint="cs"/>
          <w:rtl/>
        </w:rPr>
        <w:t>[שקשה]</w:t>
      </w:r>
      <w:r w:rsidR="00AC0AF5" w:rsidRPr="00410DB6">
        <w:rPr>
          <w:rStyle w:val="afffff0"/>
          <w:rtl/>
        </w:rPr>
        <w:t>.</w:t>
      </w:r>
    </w:p>
    <w:p w14:paraId="1ECBD459" w14:textId="42E7517A" w:rsidR="00410DB6" w:rsidRDefault="00410DB6" w:rsidP="00410DB6">
      <w:pPr>
        <w:pStyle w:val="36"/>
        <w:framePr w:wrap="notBeside"/>
        <w:rPr>
          <w:rStyle w:val="affffe"/>
          <w:rtl/>
        </w:rPr>
      </w:pPr>
      <w:r>
        <w:rPr>
          <w:rStyle w:val="affffe"/>
          <w:rFonts w:hint="cs"/>
          <w:rtl/>
        </w:rPr>
        <w:t xml:space="preserve">ב. </w:t>
      </w:r>
    </w:p>
    <w:p w14:paraId="13BB30AF" w14:textId="7EDA4FB4" w:rsidR="00410DB6" w:rsidRDefault="00410DB6" w:rsidP="00D5478E">
      <w:pPr>
        <w:rPr>
          <w:rStyle w:val="afffff0"/>
          <w:rtl/>
        </w:rPr>
      </w:pPr>
      <w:r w:rsidRPr="0081371E">
        <w:rPr>
          <w:rStyle w:val="afff8"/>
          <w:rFonts w:hint="cs"/>
          <w:rtl/>
        </w:rPr>
        <w:t>ד</w:t>
      </w:r>
      <w:r w:rsidR="00AC0AF5" w:rsidRPr="0081371E">
        <w:rPr>
          <w:rStyle w:val="afff8"/>
          <w:rtl/>
        </w:rPr>
        <w:t>וולא</w:t>
      </w:r>
      <w:r w:rsidR="00AC0AF5" w:rsidRPr="00C35A2C">
        <w:rPr>
          <w:rFonts w:ascii="Fb Fontext" w:hAnsi="Fb Fontext"/>
          <w:sz w:val="32"/>
          <w:rtl/>
        </w:rPr>
        <w:t xml:space="preserve"> </w:t>
      </w:r>
      <w:r>
        <w:rPr>
          <w:rFonts w:ascii="Fb Fontext" w:hAnsi="Fb Fontext" w:hint="cs"/>
          <w:sz w:val="32"/>
          <w:rtl/>
        </w:rPr>
        <w:t xml:space="preserve">- </w:t>
      </w:r>
      <w:r w:rsidRPr="00410DB6">
        <w:rPr>
          <w:rStyle w:val="affffe"/>
          <w:rFonts w:hint="cs"/>
          <w:rtl/>
        </w:rPr>
        <w:t>ר</w:t>
      </w:r>
      <w:r w:rsidRPr="00410DB6">
        <w:rPr>
          <w:rStyle w:val="affffe"/>
          <w:rtl/>
        </w:rPr>
        <w:t>"</w:t>
      </w:r>
      <w:r w:rsidRPr="00410DB6">
        <w:rPr>
          <w:rStyle w:val="affffe"/>
          <w:rFonts w:hint="cs"/>
          <w:rtl/>
        </w:rPr>
        <w:t>נ:</w:t>
      </w:r>
      <w:r>
        <w:rPr>
          <w:rStyle w:val="affffe"/>
          <w:rFonts w:hint="cs"/>
          <w:rtl/>
        </w:rPr>
        <w:t xml:space="preserve"> </w:t>
      </w:r>
      <w:r>
        <w:rPr>
          <w:rFonts w:ascii="Fb Fontext" w:hAnsi="Fb Fontext" w:hint="cs"/>
          <w:sz w:val="32"/>
          <w:rtl/>
        </w:rPr>
        <w:t xml:space="preserve">אין חולקין אלא אם ישאר שיעור השקיית יום אחד </w:t>
      </w:r>
    </w:p>
    <w:p w14:paraId="7305A71E" w14:textId="191F860D" w:rsidR="00D5478E" w:rsidRDefault="005D313E" w:rsidP="00D5478E">
      <w:pPr>
        <w:pStyle w:val="36"/>
        <w:framePr w:wrap="notBeside"/>
        <w:rPr>
          <w:rtl/>
        </w:rPr>
      </w:pPr>
      <w:r>
        <w:rPr>
          <w:rStyle w:val="afffff0"/>
          <w:rFonts w:ascii="BA Or Tzadikim Regular" w:hAnsi="BA Or Tzadikim Regular" w:cs="BA Or Tzadikim Regular"/>
          <w:rtl/>
        </w:rPr>
        <w:t>◄</w:t>
      </w:r>
      <w:r w:rsidR="00D5478E">
        <w:rPr>
          <w:rFonts w:hint="cs"/>
          <w:rtl/>
        </w:rPr>
        <w:t>ג.</w:t>
      </w:r>
    </w:p>
    <w:p w14:paraId="26ACF2CD" w14:textId="5C6FAFF1" w:rsidR="00AC0AF5" w:rsidRPr="00C35A2C" w:rsidRDefault="00AC0AF5" w:rsidP="00D5478E">
      <w:pPr>
        <w:rPr>
          <w:rFonts w:ascii="Fb Fontext" w:hAnsi="Fb Fontext" w:cs="Guttman Vilna"/>
          <w:b/>
          <w:bCs/>
          <w:rtl/>
        </w:rPr>
      </w:pPr>
      <w:r w:rsidRPr="0081371E">
        <w:rPr>
          <w:rStyle w:val="afff8"/>
          <w:rtl/>
        </w:rPr>
        <w:t>פרדס</w:t>
      </w:r>
      <w:r w:rsidRPr="00C35A2C">
        <w:rPr>
          <w:rFonts w:ascii="Fb Fontext" w:hAnsi="Fb Fontext"/>
          <w:rtl/>
        </w:rPr>
        <w:t xml:space="preserve"> </w:t>
      </w:r>
      <w:r w:rsidR="00410DB6" w:rsidRPr="00D5478E">
        <w:rPr>
          <w:rStyle w:val="afffff0"/>
          <w:rFonts w:hint="cs"/>
          <w:rtl/>
        </w:rPr>
        <w:t>כרם</w:t>
      </w:r>
      <w:r w:rsidRPr="00C35A2C">
        <w:rPr>
          <w:rFonts w:ascii="Fb Fontext" w:hAnsi="Fb Fontext"/>
          <w:rtl/>
        </w:rPr>
        <w:t xml:space="preserve"> </w:t>
      </w:r>
      <w:r w:rsidR="00D5478E">
        <w:rPr>
          <w:rStyle w:val="affffe"/>
          <w:rtl/>
        </w:rPr>
        <w:tab/>
      </w:r>
      <w:r w:rsidR="00410DB6" w:rsidRPr="00D5478E">
        <w:rPr>
          <w:rStyle w:val="affffe"/>
          <w:rFonts w:hint="cs"/>
          <w:rtl/>
        </w:rPr>
        <w:t>אבוה דשמואל</w:t>
      </w:r>
      <w:r w:rsidR="00D5478E">
        <w:rPr>
          <w:rStyle w:val="affffe"/>
          <w:rFonts w:hint="cs"/>
          <w:rtl/>
        </w:rPr>
        <w:t>:</w:t>
      </w:r>
      <w:r w:rsidR="00410DB6">
        <w:rPr>
          <w:rFonts w:ascii="Fb Fontext" w:hAnsi="Fb Fontext" w:hint="cs"/>
          <w:rtl/>
        </w:rPr>
        <w:t xml:space="preserve"> רק אם ישאר שיעור שלושה קבין לכ"א</w:t>
      </w:r>
    </w:p>
    <w:p w14:paraId="071EF383" w14:textId="14B4A9D3" w:rsidR="00AC0AF5" w:rsidRPr="00C35A2C" w:rsidRDefault="00D5478E" w:rsidP="009911D8">
      <w:pPr>
        <w:ind w:left="452"/>
        <w:rPr>
          <w:rFonts w:ascii="Fb Fontext" w:hAnsi="Fb Fontext"/>
          <w:rtl/>
        </w:rPr>
      </w:pPr>
      <w:r w:rsidRPr="00D5478E">
        <w:rPr>
          <w:rStyle w:val="affffe"/>
          <w:rFonts w:hint="cs"/>
          <w:rtl/>
        </w:rPr>
        <w:t>ותנ</w:t>
      </w:r>
      <w:r w:rsidR="00F10693">
        <w:rPr>
          <w:rStyle w:val="affffe"/>
          <w:rtl/>
        </w:rPr>
        <w:t>"</w:t>
      </w:r>
      <w:r w:rsidRPr="00D5478E">
        <w:rPr>
          <w:rStyle w:val="affffe"/>
          <w:rFonts w:hint="cs"/>
          <w:rtl/>
        </w:rPr>
        <w:t>ה מסומכוס</w:t>
      </w:r>
      <w:r>
        <w:rPr>
          <w:rStyle w:val="affffe"/>
          <w:rFonts w:hint="cs"/>
          <w:rtl/>
        </w:rPr>
        <w:t>:</w:t>
      </w:r>
      <w:r>
        <w:rPr>
          <w:rFonts w:ascii="Fb Fontext" w:hAnsi="Fb Fontext" w:hint="cs"/>
          <w:sz w:val="32"/>
          <w:rtl/>
        </w:rPr>
        <w:t xml:space="preserve"> דג</w:t>
      </w:r>
      <w:r w:rsidRPr="00F10693">
        <w:rPr>
          <w:rFonts w:hint="cs"/>
          <w:rtl/>
        </w:rPr>
        <w:t xml:space="preserve">' </w:t>
      </w:r>
      <w:r>
        <w:rPr>
          <w:rFonts w:ascii="Fb Fontext" w:hAnsi="Fb Fontext" w:hint="cs"/>
          <w:sz w:val="32"/>
          <w:rtl/>
        </w:rPr>
        <w:t xml:space="preserve">קבין. </w:t>
      </w:r>
      <w:r w:rsidRPr="00D5478E">
        <w:rPr>
          <w:rStyle w:val="affffe"/>
          <w:rFonts w:hint="cs"/>
          <w:rtl/>
        </w:rPr>
        <w:t>ר</w:t>
      </w:r>
      <w:r w:rsidRPr="00F10693">
        <w:rPr>
          <w:rFonts w:hint="cs"/>
          <w:rtl/>
        </w:rPr>
        <w:t xml:space="preserve">' </w:t>
      </w:r>
      <w:r w:rsidRPr="00D5478E">
        <w:rPr>
          <w:rStyle w:val="affffe"/>
          <w:rFonts w:hint="cs"/>
          <w:rtl/>
        </w:rPr>
        <w:t>יוסי</w:t>
      </w:r>
      <w:r>
        <w:rPr>
          <w:rStyle w:val="affffe"/>
          <w:rFonts w:hint="cs"/>
          <w:rtl/>
        </w:rPr>
        <w:t>:</w:t>
      </w:r>
      <w:r>
        <w:rPr>
          <w:rFonts w:ascii="Fb Fontext" w:hAnsi="Fb Fontext" w:hint="cs"/>
          <w:rtl/>
        </w:rPr>
        <w:t xml:space="preserve"> </w:t>
      </w:r>
      <w:r w:rsidR="00AC0AF5" w:rsidRPr="00C35A2C">
        <w:rPr>
          <w:rFonts w:ascii="Fb Fontext" w:hAnsi="Fb Fontext"/>
          <w:rtl/>
        </w:rPr>
        <w:t>אלו דברי נביאות</w:t>
      </w:r>
      <w:r>
        <w:rPr>
          <w:rFonts w:ascii="Fb Fontext" w:hAnsi="Fb Fontext" w:hint="cs"/>
          <w:rtl/>
        </w:rPr>
        <w:t xml:space="preserve"> </w:t>
      </w:r>
      <w:r w:rsidRPr="00D5478E">
        <w:rPr>
          <w:rStyle w:val="afffff0"/>
          <w:rFonts w:hint="cs"/>
          <w:rtl/>
        </w:rPr>
        <w:t>ללא טעם</w:t>
      </w:r>
    </w:p>
    <w:p w14:paraId="385676DA" w14:textId="77777777" w:rsidR="00D5478E" w:rsidRDefault="00D5478E" w:rsidP="00D5478E">
      <w:pPr>
        <w:pStyle w:val="36"/>
        <w:framePr w:wrap="notBeside"/>
        <w:rPr>
          <w:rtl/>
        </w:rPr>
      </w:pPr>
      <w:r>
        <w:rPr>
          <w:rFonts w:hint="cs"/>
          <w:rtl/>
        </w:rPr>
        <w:t>ד.</w:t>
      </w:r>
    </w:p>
    <w:p w14:paraId="4970A1AF" w14:textId="411450BB" w:rsidR="00AC0AF5" w:rsidRDefault="00D5478E" w:rsidP="00D5478E">
      <w:pPr>
        <w:spacing w:after="60"/>
        <w:rPr>
          <w:rStyle w:val="afffff0"/>
          <w:rtl/>
        </w:rPr>
      </w:pPr>
      <w:r w:rsidRPr="0081371E">
        <w:rPr>
          <w:rStyle w:val="afff8"/>
          <w:rFonts w:hint="cs"/>
          <w:rtl/>
        </w:rPr>
        <w:t xml:space="preserve">כרם </w:t>
      </w:r>
      <w:r w:rsidR="00AC0AF5" w:rsidRPr="0081371E">
        <w:rPr>
          <w:rStyle w:val="afff8"/>
          <w:rtl/>
        </w:rPr>
        <w:t xml:space="preserve">בבבל </w:t>
      </w:r>
      <w:r>
        <w:rPr>
          <w:rStyle w:val="affffe"/>
          <w:rFonts w:hint="cs"/>
          <w:rtl/>
        </w:rPr>
        <w:t xml:space="preserve">- </w:t>
      </w:r>
      <w:r w:rsidR="00AC0AF5" w:rsidRPr="00D5478E">
        <w:rPr>
          <w:rStyle w:val="affffe"/>
          <w:rFonts w:hint="cs"/>
          <w:rtl/>
        </w:rPr>
        <w:t>רב</w:t>
      </w:r>
      <w:r w:rsidR="00AC0AF5" w:rsidRPr="00D5478E">
        <w:rPr>
          <w:rStyle w:val="affffe"/>
          <w:rtl/>
        </w:rPr>
        <w:t>"</w:t>
      </w:r>
      <w:r w:rsidR="00AC0AF5" w:rsidRPr="00D5478E">
        <w:rPr>
          <w:rStyle w:val="affffe"/>
          <w:rFonts w:hint="cs"/>
          <w:rtl/>
        </w:rPr>
        <w:t>ק</w:t>
      </w:r>
      <w:r w:rsidR="00AC0AF5" w:rsidRPr="00D5478E">
        <w:rPr>
          <w:rStyle w:val="affffe"/>
          <w:rtl/>
        </w:rPr>
        <w:t>:</w:t>
      </w:r>
      <w:r w:rsidR="00AC0AF5" w:rsidRPr="00C35A2C">
        <w:rPr>
          <w:rFonts w:ascii="Fb Fontext" w:hAnsi="Fb Fontext"/>
          <w:rtl/>
        </w:rPr>
        <w:t xml:space="preserve"> </w:t>
      </w:r>
      <w:r w:rsidR="00AC0AF5" w:rsidRPr="00D5478E">
        <w:rPr>
          <w:rFonts w:hint="cs"/>
          <w:rtl/>
        </w:rPr>
        <w:t>ג</w:t>
      </w:r>
      <w:r w:rsidR="00AC0AF5" w:rsidRPr="00F10693">
        <w:rPr>
          <w:rFonts w:hint="cs"/>
          <w:rtl/>
        </w:rPr>
        <w:t xml:space="preserve">' </w:t>
      </w:r>
      <w:r w:rsidR="00AC0AF5" w:rsidRPr="00D5478E">
        <w:rPr>
          <w:rFonts w:hint="cs"/>
          <w:rtl/>
        </w:rPr>
        <w:t>נטיעות שכ</w:t>
      </w:r>
      <w:r w:rsidR="00AC0AF5" w:rsidRPr="00D5478E">
        <w:rPr>
          <w:rtl/>
        </w:rPr>
        <w:t>"</w:t>
      </w:r>
      <w:r w:rsidR="00AC0AF5" w:rsidRPr="00D5478E">
        <w:rPr>
          <w:rFonts w:hint="cs"/>
          <w:rtl/>
        </w:rPr>
        <w:t>א י</w:t>
      </w:r>
      <w:r w:rsidR="00AC0AF5" w:rsidRPr="00D5478E">
        <w:rPr>
          <w:rtl/>
        </w:rPr>
        <w:t>"</w:t>
      </w:r>
      <w:r w:rsidR="00AC0AF5" w:rsidRPr="00D5478E">
        <w:rPr>
          <w:rFonts w:hint="cs"/>
          <w:rtl/>
        </w:rPr>
        <w:t xml:space="preserve">ב גפנים </w:t>
      </w:r>
      <w:r w:rsidR="00AC0AF5" w:rsidRPr="00D5478E">
        <w:rPr>
          <w:rStyle w:val="afffff0"/>
          <w:rFonts w:hint="cs"/>
          <w:rtl/>
        </w:rPr>
        <w:t>- עדירת אדם ביום</w:t>
      </w:r>
    </w:p>
    <w:p w14:paraId="57C8C147" w14:textId="4C1422F7" w:rsidR="00D5478E" w:rsidRPr="00D5478E" w:rsidRDefault="00D5478E" w:rsidP="00D5478E">
      <w:pPr>
        <w:pStyle w:val="aff9"/>
        <w:rPr>
          <w:rtl/>
        </w:rPr>
      </w:pPr>
      <w:r w:rsidRPr="00D5478E">
        <w:rPr>
          <w:rFonts w:hint="cs"/>
          <w:rtl/>
        </w:rPr>
        <w:t>***</w:t>
      </w:r>
    </w:p>
    <w:p w14:paraId="0B1F0E65" w14:textId="25D1D54B" w:rsidR="00D5478E" w:rsidRDefault="00AC0AF5" w:rsidP="00D5478E">
      <w:pPr>
        <w:pStyle w:val="36"/>
        <w:framePr w:wrap="notBeside"/>
        <w:rPr>
          <w:rtl/>
        </w:rPr>
      </w:pPr>
      <w:r w:rsidRPr="006765C4">
        <w:rPr>
          <w:rtl/>
        </w:rPr>
        <w:t>ר</w:t>
      </w:r>
      <w:r w:rsidR="00D5478E">
        <w:rPr>
          <w:rFonts w:hint="cs"/>
          <w:rtl/>
        </w:rPr>
        <w:t>"א דחיפה</w:t>
      </w:r>
      <w:r w:rsidRPr="006765C4">
        <w:rPr>
          <w:rtl/>
        </w:rPr>
        <w:t>:</w:t>
      </w:r>
    </w:p>
    <w:p w14:paraId="00F7A027" w14:textId="78E1DA14" w:rsidR="00AC0AF5" w:rsidRPr="00D5478E" w:rsidRDefault="00AC0AF5" w:rsidP="00AC0AF5">
      <w:pPr>
        <w:rPr>
          <w:rtl/>
        </w:rPr>
      </w:pPr>
      <w:r w:rsidRPr="00D5478E">
        <w:rPr>
          <w:rFonts w:hint="cs"/>
          <w:rtl/>
        </w:rPr>
        <w:t>מיום שחרב ביהמ</w:t>
      </w:r>
      <w:r w:rsidRPr="00D5478E">
        <w:rPr>
          <w:rtl/>
        </w:rPr>
        <w:t>"</w:t>
      </w:r>
      <w:r w:rsidRPr="00D5478E">
        <w:rPr>
          <w:rFonts w:hint="cs"/>
          <w:rtl/>
        </w:rPr>
        <w:t xml:space="preserve">ק </w:t>
      </w:r>
      <w:r w:rsidR="00D5478E">
        <w:rPr>
          <w:rFonts w:hint="cs"/>
          <w:rtl/>
        </w:rPr>
        <w:t xml:space="preserve">אף </w:t>
      </w:r>
      <w:r w:rsidRPr="00D5478E">
        <w:rPr>
          <w:rtl/>
        </w:rPr>
        <w:t>שניטלה מן הנביאים, מן החכמים לא ניטלה.</w:t>
      </w:r>
    </w:p>
    <w:p w14:paraId="436508A9" w14:textId="77777777" w:rsidR="00D5478E" w:rsidRDefault="00AC0AF5" w:rsidP="00D5478E">
      <w:pPr>
        <w:pStyle w:val="36"/>
        <w:framePr w:wrap="notBeside"/>
        <w:rPr>
          <w:rtl/>
        </w:rPr>
      </w:pPr>
      <w:r w:rsidRPr="006765C4">
        <w:rPr>
          <w:rtl/>
        </w:rPr>
        <w:t>אמימר:</w:t>
      </w:r>
    </w:p>
    <w:p w14:paraId="36C7A906" w14:textId="3F0AB313" w:rsidR="00AC0AF5" w:rsidRPr="00D5478E" w:rsidRDefault="00AC0AF5" w:rsidP="00AC0AF5">
      <w:pPr>
        <w:rPr>
          <w:rtl/>
        </w:rPr>
      </w:pPr>
      <w:r w:rsidRPr="006765C4">
        <w:rPr>
          <w:rFonts w:ascii="Fb Fontext" w:hAnsi="Fb Fontext"/>
          <w:spacing w:val="-2"/>
          <w:rtl/>
        </w:rPr>
        <w:t xml:space="preserve">וחכם עדיף מנביא, </w:t>
      </w:r>
      <w:r w:rsidR="00D5478E" w:rsidRPr="00D5478E">
        <w:rPr>
          <w:rStyle w:val="affff8"/>
          <w:rFonts w:hint="cs"/>
          <w:rtl/>
        </w:rPr>
        <w:t>ד</w:t>
      </w:r>
      <w:r w:rsidRPr="00F10693">
        <w:rPr>
          <w:rFonts w:hint="cs"/>
          <w:rtl/>
        </w:rPr>
        <w:t>'</w:t>
      </w:r>
      <w:r w:rsidRPr="00F10693">
        <w:rPr>
          <w:rtl/>
        </w:rPr>
        <w:t>ו</w:t>
      </w:r>
      <w:r w:rsidRPr="00D5478E">
        <w:rPr>
          <w:rStyle w:val="affff8"/>
          <w:rtl/>
        </w:rPr>
        <w:t>נביא לבב חכמה</w:t>
      </w:r>
      <w:r w:rsidRPr="00F10693">
        <w:rPr>
          <w:rFonts w:hint="cs"/>
          <w:rtl/>
        </w:rPr>
        <w:t>'</w:t>
      </w:r>
      <w:r w:rsidRPr="00F10693">
        <w:rPr>
          <w:rtl/>
        </w:rPr>
        <w:t>,</w:t>
      </w:r>
      <w:r w:rsidRPr="006765C4">
        <w:rPr>
          <w:rFonts w:ascii="Fb Fontext" w:hAnsi="Fb Fontext"/>
          <w:spacing w:val="-2"/>
          <w:rtl/>
        </w:rPr>
        <w:t xml:space="preserve"> </w:t>
      </w:r>
      <w:r w:rsidR="00D5478E" w:rsidRPr="00D5478E">
        <w:rPr>
          <w:rFonts w:hint="cs"/>
          <w:rtl/>
        </w:rPr>
        <w:t xml:space="preserve">- </w:t>
      </w:r>
      <w:r w:rsidRPr="00D5478E">
        <w:rPr>
          <w:rtl/>
        </w:rPr>
        <w:t>קטן נתלה בגדול.</w:t>
      </w:r>
    </w:p>
    <w:p w14:paraId="221C4701" w14:textId="331B3742" w:rsidR="00D5478E" w:rsidRDefault="00AC0AF5" w:rsidP="00D5478E">
      <w:pPr>
        <w:pStyle w:val="36"/>
        <w:framePr w:wrap="notBeside"/>
        <w:rPr>
          <w:rtl/>
        </w:rPr>
      </w:pPr>
      <w:r w:rsidRPr="00C35A2C">
        <w:rPr>
          <w:rtl/>
        </w:rPr>
        <w:t>אביי</w:t>
      </w:r>
      <w:r w:rsidR="00D5478E">
        <w:rPr>
          <w:rFonts w:hint="cs"/>
          <w:rtl/>
        </w:rPr>
        <w:t xml:space="preserve"> הוכיח</w:t>
      </w:r>
      <w:r w:rsidRPr="00C35A2C">
        <w:rPr>
          <w:rtl/>
        </w:rPr>
        <w:t>:</w:t>
      </w:r>
    </w:p>
    <w:p w14:paraId="24AC0F25" w14:textId="00180C7D" w:rsidR="00AC0AF5" w:rsidRDefault="00D5478E" w:rsidP="00AC0AF5">
      <w:pPr>
        <w:rPr>
          <w:rFonts w:ascii="Fb Fontext" w:hAnsi="Fb Fontext"/>
          <w:rtl/>
        </w:rPr>
      </w:pPr>
      <w:r>
        <w:rPr>
          <w:rFonts w:ascii="Fb Fontext" w:hAnsi="Fb Fontext" w:hint="cs"/>
          <w:rtl/>
        </w:rPr>
        <w:t>שאם אדם גדול אמר דבר</w:t>
      </w:r>
      <w:r w:rsidR="00AC0AF5">
        <w:rPr>
          <w:rFonts w:ascii="Fb Fontext" w:hAnsi="Fb Fontext" w:hint="cs"/>
          <w:rtl/>
        </w:rPr>
        <w:t xml:space="preserve"> ונאמר </w:t>
      </w:r>
      <w:r>
        <w:rPr>
          <w:rFonts w:ascii="Fb Fontext" w:hAnsi="Fb Fontext" w:hint="cs"/>
          <w:rtl/>
        </w:rPr>
        <w:t>בשם</w:t>
      </w:r>
      <w:r w:rsidR="00AC0AF5">
        <w:rPr>
          <w:rFonts w:ascii="Fb Fontext" w:hAnsi="Fb Fontext" w:hint="cs"/>
          <w:rtl/>
        </w:rPr>
        <w:t xml:space="preserve"> אדם גדול אחר כמו</w:t>
      </w:r>
      <w:r>
        <w:rPr>
          <w:rFonts w:ascii="Fb Fontext" w:hAnsi="Fb Fontext" w:hint="cs"/>
          <w:rtl/>
        </w:rPr>
        <w:t>תו.</w:t>
      </w:r>
      <w:r w:rsidR="00AC0AF5">
        <w:rPr>
          <w:rFonts w:ascii="Fb Fontext" w:hAnsi="Fb Fontext" w:hint="cs"/>
          <w:rtl/>
        </w:rPr>
        <w:t xml:space="preserve"> </w:t>
      </w:r>
    </w:p>
    <w:p w14:paraId="1B551B10" w14:textId="1BC009E1" w:rsidR="00D5478E" w:rsidRDefault="00D5478E" w:rsidP="00D5478E">
      <w:pPr>
        <w:pStyle w:val="36"/>
        <w:framePr w:wrap="notBeside"/>
        <w:rPr>
          <w:rtl/>
        </w:rPr>
      </w:pPr>
      <w:r>
        <w:rPr>
          <w:rFonts w:hint="cs"/>
          <w:rtl/>
        </w:rPr>
        <w:t xml:space="preserve">דחאו </w:t>
      </w:r>
      <w:r w:rsidR="00AC0AF5" w:rsidRPr="00C35A2C">
        <w:rPr>
          <w:rtl/>
        </w:rPr>
        <w:t>רבא:</w:t>
      </w:r>
    </w:p>
    <w:p w14:paraId="2575E7AD" w14:textId="77777777" w:rsidR="00D5478E" w:rsidRDefault="00AC0AF5" w:rsidP="00AC0AF5">
      <w:pPr>
        <w:rPr>
          <w:rFonts w:ascii="Fb Fontext" w:hAnsi="Fb Fontext"/>
          <w:rtl/>
        </w:rPr>
      </w:pPr>
      <w:r>
        <w:rPr>
          <w:rFonts w:ascii="Fb Fontext" w:hAnsi="Fb Fontext" w:hint="cs"/>
          <w:rtl/>
        </w:rPr>
        <w:t>שמא שניהם</w:t>
      </w:r>
      <w:r w:rsidRPr="00C35A2C">
        <w:rPr>
          <w:rFonts w:ascii="Fb Fontext" w:hAnsi="Fb Fontext"/>
          <w:rtl/>
        </w:rPr>
        <w:t xml:space="preserve"> בני </w:t>
      </w:r>
      <w:r w:rsidRPr="00C35A2C">
        <w:rPr>
          <w:rFonts w:ascii="Fb Fontext" w:hAnsi="Fb Fontext" w:hint="cs"/>
          <w:rtl/>
        </w:rPr>
        <w:t>אותו מ</w:t>
      </w:r>
      <w:r w:rsidRPr="00C35A2C">
        <w:rPr>
          <w:rFonts w:ascii="Fb Fontext" w:hAnsi="Fb Fontext"/>
          <w:rtl/>
        </w:rPr>
        <w:t>זל</w:t>
      </w:r>
    </w:p>
    <w:p w14:paraId="3B32F6E3" w14:textId="77777777" w:rsidR="00D5478E" w:rsidRDefault="00AC0AF5" w:rsidP="00D5478E">
      <w:pPr>
        <w:pStyle w:val="36"/>
        <w:framePr w:wrap="notBeside"/>
        <w:rPr>
          <w:rtl/>
        </w:rPr>
      </w:pPr>
      <w:r w:rsidRPr="00C35A2C">
        <w:rPr>
          <w:rFonts w:hint="cs"/>
          <w:rtl/>
        </w:rPr>
        <w:t>- אלא</w:t>
      </w:r>
    </w:p>
    <w:p w14:paraId="77CDB3B6" w14:textId="3A01EF15" w:rsidR="00AC0AF5" w:rsidRDefault="00AC0AF5" w:rsidP="00AC0AF5">
      <w:pPr>
        <w:rPr>
          <w:rFonts w:ascii="Fb Fontext" w:hAnsi="Fb Fontext"/>
          <w:rtl/>
        </w:rPr>
      </w:pPr>
      <w:r w:rsidRPr="00C35A2C">
        <w:rPr>
          <w:rFonts w:ascii="Fb Fontext" w:hAnsi="Fb Fontext" w:hint="cs"/>
          <w:rtl/>
        </w:rPr>
        <w:t xml:space="preserve">דאדם גדול אמר ונאמר כמותו </w:t>
      </w:r>
      <w:r w:rsidR="00D5478E">
        <w:rPr>
          <w:rFonts w:ascii="Fb Fontext" w:hAnsi="Fb Fontext" w:hint="cs"/>
          <w:rtl/>
        </w:rPr>
        <w:t xml:space="preserve">בשם </w:t>
      </w:r>
      <w:r>
        <w:rPr>
          <w:rStyle w:val="affffe"/>
          <w:rFonts w:ascii="Fb Fontext" w:hAnsi="Fb Fontext" w:hint="cs"/>
          <w:rtl/>
          <w:rPrChange w:id="9064" w:author="מנוע אמוראים" w:date="2026-10-05T16:41:09Z">
            <w:rPr>
              <w:rFonts w:ascii="Fb Fontext" w:hAnsi="Fb Fontext" w:hint="cs"/>
              <w:rtl/>
            </w:rPr>
          </w:rPrChange>
        </w:rPr>
        <w:t xml:space="preserve">דר</w:t>
      </w:r>
      <w:r>
        <w:rPr>
          <w:rStyle w:val="affffe"/>
          <w:rFonts w:ascii="Fb Fontext" w:hAnsi="Fb Fontext"/>
          <w:rtl/>
          <w:rPrChange w:id="9065" w:author="מנוע אמוראים" w:date="2026-10-05T16:41:09Z">
            <w:rPr>
              <w:rFonts w:ascii="Fb Fontext" w:hAnsi="Fb Fontext"/>
              <w:rtl/>
            </w:rPr>
          </w:rPrChange>
        </w:rPr>
        <w:t xml:space="preserve">"</w:t>
      </w:r>
      <w:r>
        <w:rPr>
          <w:rStyle w:val="affffe"/>
          <w:rFonts w:ascii="Fb Fontext" w:hAnsi="Fb Fontext" w:hint="cs"/>
          <w:rtl/>
          <w:rPrChange w:id="9066" w:author="מנוע אמוראים" w:date="2026-10-05T16:41:09Z">
            <w:rPr>
              <w:rFonts w:ascii="Fb Fontext" w:hAnsi="Fb Fontext" w:hint="cs"/>
              <w:rtl/>
            </w:rPr>
          </w:rPrChange>
        </w:rPr>
        <w:t xml:space="preserve">ע</w:t>
      </w:r>
      <w:r w:rsidR="00D5478E">
        <w:rPr>
          <w:rFonts w:ascii="Fb Fontext" w:hAnsi="Fb Fontext" w:hint="cs"/>
          <w:rtl/>
        </w:rPr>
        <w:t>.</w:t>
      </w:r>
    </w:p>
    <w:p w14:paraId="61CEBB41" w14:textId="50FAE3F0" w:rsidR="00D5478E" w:rsidRDefault="00D5478E" w:rsidP="00D5478E">
      <w:pPr>
        <w:pStyle w:val="36"/>
        <w:framePr w:wrap="notBeside"/>
        <w:rPr>
          <w:rtl/>
        </w:rPr>
      </w:pPr>
      <w:r>
        <w:rPr>
          <w:rFonts w:hint="cs"/>
          <w:rtl/>
        </w:rPr>
        <w:t xml:space="preserve">דחאו </w:t>
      </w:r>
      <w:r w:rsidR="00AC0AF5" w:rsidRPr="006765C4">
        <w:rPr>
          <w:rtl/>
        </w:rPr>
        <w:t>רב אשי:</w:t>
      </w:r>
    </w:p>
    <w:p w14:paraId="297452F1" w14:textId="08E0B495" w:rsidR="00AC0AF5" w:rsidRPr="00D5478E" w:rsidRDefault="00AC0AF5" w:rsidP="00D5478E">
      <w:pPr>
        <w:rPr>
          <w:rtl/>
        </w:rPr>
      </w:pPr>
      <w:r w:rsidRPr="00D5478E">
        <w:rPr>
          <w:rFonts w:hint="cs"/>
          <w:rtl/>
        </w:rPr>
        <w:t xml:space="preserve">דאפשר לאותו ענין בן מזלו הוא אלא שנאמר </w:t>
      </w:r>
      <w:r w:rsidR="00D5478E">
        <w:rPr>
          <w:rFonts w:hint="cs"/>
          <w:rtl/>
        </w:rPr>
        <w:t xml:space="preserve">הלכה למשה מסיני </w:t>
      </w:r>
      <w:r w:rsidRPr="00D5478E">
        <w:rPr>
          <w:rFonts w:hint="cs"/>
          <w:rtl/>
        </w:rPr>
        <w:t>כמותו</w:t>
      </w:r>
      <w:r w:rsidR="00D5478E">
        <w:rPr>
          <w:rFonts w:hint="cs"/>
          <w:rtl/>
        </w:rPr>
        <w:t>.</w:t>
      </w:r>
    </w:p>
    <w:p w14:paraId="3B4016AD" w14:textId="77777777" w:rsidR="00D5478E" w:rsidRDefault="00D5478E" w:rsidP="00D5478E">
      <w:pPr>
        <w:pStyle w:val="36"/>
        <w:framePr w:wrap="notBeside"/>
        <w:rPr>
          <w:rtl/>
        </w:rPr>
      </w:pPr>
      <w:r>
        <w:rPr>
          <w:rFonts w:hint="cs"/>
          <w:rtl/>
        </w:rPr>
        <w:t>ו</w:t>
      </w:r>
      <w:r w:rsidR="00AC0AF5" w:rsidRPr="00C35A2C">
        <w:rPr>
          <w:rFonts w:hint="cs"/>
          <w:rtl/>
        </w:rPr>
        <w:t>נדחה</w:t>
      </w:r>
    </w:p>
    <w:p w14:paraId="6E9EAAE9" w14:textId="4D914C52" w:rsidR="00AC0AF5" w:rsidRDefault="00D5478E" w:rsidP="00D5478E">
      <w:pPr>
        <w:spacing w:after="60"/>
        <w:rPr>
          <w:rFonts w:ascii="Fb Fontext" w:hAnsi="Fb Fontext"/>
          <w:rtl/>
        </w:rPr>
      </w:pPr>
      <w:r>
        <w:rPr>
          <w:rFonts w:ascii="Fb Fontext" w:hAnsi="Fb Fontext" w:hint="cs"/>
          <w:rtl/>
        </w:rPr>
        <w:t>דש</w:t>
      </w:r>
      <w:r w:rsidR="00AC0AF5" w:rsidRPr="00C35A2C">
        <w:rPr>
          <w:rFonts w:ascii="Fb Fontext" w:hAnsi="Fb Fontext"/>
          <w:rtl/>
        </w:rPr>
        <w:t>מא כסומא בארובה</w:t>
      </w:r>
      <w:r w:rsidR="00AC0AF5" w:rsidRPr="00C35A2C">
        <w:rPr>
          <w:rFonts w:ascii="Fb Fontext" w:hAnsi="Fb Fontext" w:hint="cs"/>
          <w:rtl/>
        </w:rPr>
        <w:t xml:space="preserve"> אמר ובלא טעם</w:t>
      </w:r>
    </w:p>
    <w:p w14:paraId="580F91CC" w14:textId="77777777" w:rsidR="00AC0AF5" w:rsidRPr="00C35A2C" w:rsidRDefault="00AC0AF5" w:rsidP="00982F98">
      <w:pPr>
        <w:pStyle w:val="affe"/>
        <w:framePr w:wrap="around"/>
        <w:rPr>
          <w:rtl/>
        </w:rPr>
      </w:pPr>
      <w:r w:rsidRPr="00C35A2C">
        <w:rPr>
          <w:rtl/>
        </w:rPr>
        <w:t>יב:</w:t>
      </w:r>
    </w:p>
    <w:p w14:paraId="16BB471F" w14:textId="77777777" w:rsidR="00D5478E" w:rsidRDefault="00D5478E" w:rsidP="00D5478E">
      <w:pPr>
        <w:pStyle w:val="36"/>
        <w:framePr w:wrap="notBeside"/>
        <w:rPr>
          <w:rtl/>
        </w:rPr>
      </w:pPr>
      <w:r>
        <w:rPr>
          <w:rFonts w:hint="cs"/>
          <w:rtl/>
        </w:rPr>
        <w:t>א</w:t>
      </w:r>
      <w:r w:rsidR="00AC0AF5" w:rsidRPr="00C35A2C">
        <w:rPr>
          <w:rtl/>
        </w:rPr>
        <w:t>"ר יוחנן:</w:t>
      </w:r>
    </w:p>
    <w:p w14:paraId="68592157" w14:textId="189D1773" w:rsidR="00AC0AF5" w:rsidRPr="00D5478E" w:rsidRDefault="00AC0AF5" w:rsidP="00D5478E">
      <w:pPr>
        <w:pStyle w:val="affff9"/>
        <w:rPr>
          <w:rtl/>
        </w:rPr>
      </w:pPr>
      <w:r w:rsidRPr="00D5478E">
        <w:rPr>
          <w:rtl/>
        </w:rPr>
        <w:t xml:space="preserve">מיום שחרב </w:t>
      </w:r>
      <w:r w:rsidR="005D313E">
        <w:rPr>
          <w:rFonts w:hint="cs"/>
          <w:rtl/>
        </w:rPr>
        <w:t>ביהמ''ק</w:t>
      </w:r>
      <w:r w:rsidRPr="00D5478E">
        <w:rPr>
          <w:rtl/>
        </w:rPr>
        <w:t>, ניטלה נבואה מנביאים וניתנה לשוטים ולתינוקות.</w:t>
      </w:r>
    </w:p>
    <w:p w14:paraId="3ECEB5B4" w14:textId="77777777" w:rsidR="00D5478E" w:rsidRDefault="00AC0AF5" w:rsidP="00D5478E">
      <w:pPr>
        <w:pStyle w:val="36"/>
        <w:framePr w:wrap="notBeside"/>
        <w:rPr>
          <w:rtl/>
        </w:rPr>
      </w:pPr>
      <w:r w:rsidRPr="00D5478E">
        <w:rPr>
          <w:rtl/>
        </w:rPr>
        <w:t>לשוטים</w:t>
      </w:r>
    </w:p>
    <w:p w14:paraId="3B11C77E" w14:textId="3DF0D9A1" w:rsidR="00AC0AF5" w:rsidRPr="00C35A2C" w:rsidRDefault="00AC0AF5" w:rsidP="00D5478E">
      <w:pPr>
        <w:rPr>
          <w:rFonts w:ascii="Fb Fontext" w:hAnsi="Fb Fontext"/>
          <w:rtl/>
        </w:rPr>
      </w:pPr>
      <w:r w:rsidRPr="009911D8">
        <w:rPr>
          <w:rStyle w:val="affffe"/>
          <w:rFonts w:hint="cs"/>
          <w:rtl/>
        </w:rPr>
        <w:t>כמבר'א</w:t>
      </w:r>
      <w:r w:rsidRPr="00D5478E">
        <w:rPr>
          <w:rFonts w:hint="cs"/>
          <w:rtl/>
        </w:rPr>
        <w:t xml:space="preserve"> </w:t>
      </w:r>
      <w:r w:rsidR="00D5478E">
        <w:rPr>
          <w:rFonts w:hint="cs"/>
          <w:rtl/>
        </w:rPr>
        <w:t>ש</w:t>
      </w:r>
      <w:r w:rsidRPr="00D5478E">
        <w:rPr>
          <w:rFonts w:hint="cs"/>
          <w:rtl/>
        </w:rPr>
        <w:t>שמע בשוק דמחוזא ל</w:t>
      </w:r>
      <w:r w:rsidR="00D5478E">
        <w:rPr>
          <w:rFonts w:hint="cs"/>
          <w:rtl/>
        </w:rPr>
        <w:t xml:space="preserve">שוטה שאומר: ריש מתיבתא </w:t>
      </w:r>
      <w:r w:rsidRPr="00D5478E">
        <w:rPr>
          <w:rFonts w:hint="cs"/>
          <w:rtl/>
        </w:rPr>
        <w:t>המולך במחסיא חותם בשם טביומי</w:t>
      </w:r>
      <w:r w:rsidR="00D5478E">
        <w:rPr>
          <w:rFonts w:hint="cs"/>
          <w:rtl/>
        </w:rPr>
        <w:t xml:space="preserve">, </w:t>
      </w:r>
      <w:r w:rsidRPr="00C35A2C">
        <w:rPr>
          <w:rFonts w:ascii="Fb Fontext" w:hAnsi="Fb Fontext" w:hint="cs"/>
          <w:sz w:val="32"/>
          <w:rtl/>
        </w:rPr>
        <w:t>וידע שרק הוא חותם בשם טביומי</w:t>
      </w:r>
      <w:r w:rsidR="00D5478E">
        <w:rPr>
          <w:rFonts w:ascii="Fb Fontext" w:hAnsi="Fb Fontext" w:hint="cs"/>
          <w:sz w:val="32"/>
          <w:rtl/>
        </w:rPr>
        <w:t>,</w:t>
      </w:r>
      <w:r w:rsidRPr="00C35A2C">
        <w:rPr>
          <w:rFonts w:ascii="Fb Fontext" w:hAnsi="Fb Fontext" w:hint="cs"/>
          <w:sz w:val="32"/>
          <w:rtl/>
        </w:rPr>
        <w:t xml:space="preserve"> ש</w:t>
      </w:r>
      <w:r w:rsidRPr="00F10693">
        <w:rPr>
          <w:rFonts w:hint="cs"/>
          <w:rtl/>
        </w:rPr>
        <w:t>'מ</w:t>
      </w:r>
      <w:r w:rsidRPr="00C35A2C">
        <w:rPr>
          <w:rFonts w:ascii="Fb Fontext" w:hAnsi="Fb Fontext" w:hint="cs"/>
          <w:sz w:val="32"/>
          <w:rtl/>
        </w:rPr>
        <w:t xml:space="preserve"> לדידי עומדת השעה, ובא.</w:t>
      </w:r>
      <w:r w:rsidR="00D5478E">
        <w:rPr>
          <w:rFonts w:ascii="Fb Fontext" w:hAnsi="Fb Fontext" w:hint="cs"/>
          <w:sz w:val="32"/>
          <w:rtl/>
        </w:rPr>
        <w:t xml:space="preserve"> </w:t>
      </w:r>
      <w:r w:rsidRPr="00C35A2C">
        <w:rPr>
          <w:rFonts w:ascii="Fb Fontext" w:hAnsi="Fb Fontext" w:hint="cs"/>
          <w:rtl/>
        </w:rPr>
        <w:t xml:space="preserve">עד שהגיע מינו רבנן </w:t>
      </w:r>
      <w:r w:rsidRPr="00D5478E">
        <w:rPr>
          <w:rStyle w:val="affffe"/>
          <w:rFonts w:hint="cs"/>
          <w:rtl/>
        </w:rPr>
        <w:t>לר</w:t>
      </w:r>
      <w:r w:rsidRPr="00D5478E">
        <w:rPr>
          <w:rStyle w:val="affffe"/>
          <w:rtl/>
        </w:rPr>
        <w:t>"</w:t>
      </w:r>
      <w:r w:rsidRPr="00D5478E">
        <w:rPr>
          <w:rStyle w:val="affffe"/>
          <w:rFonts w:hint="cs"/>
          <w:rtl/>
        </w:rPr>
        <w:t>א מדיפתי</w:t>
      </w:r>
      <w:r w:rsidRPr="00C35A2C">
        <w:rPr>
          <w:rFonts w:ascii="Fb Fontext" w:hAnsi="Fb Fontext" w:hint="cs"/>
          <w:rtl/>
        </w:rPr>
        <w:t xml:space="preserve"> ברישא וכיון ששמעו שהגיע</w:t>
      </w:r>
      <w:r w:rsidR="00D5478E">
        <w:rPr>
          <w:rFonts w:ascii="Fb Fontext" w:hAnsi="Fb Fontext" w:hint="cs"/>
          <w:rtl/>
        </w:rPr>
        <w:t>,</w:t>
      </w:r>
      <w:r w:rsidRPr="00C35A2C">
        <w:rPr>
          <w:rFonts w:ascii="Fb Fontext" w:hAnsi="Fb Fontext" w:hint="cs"/>
          <w:rtl/>
        </w:rPr>
        <w:t xml:space="preserve"> שלחו זוג רבנן אצלו להוועץ בו ועכבם.</w:t>
      </w:r>
      <w:r w:rsidR="00D5478E">
        <w:rPr>
          <w:rFonts w:ascii="Fb Fontext" w:hAnsi="Fb Fontext" w:hint="cs"/>
          <w:rtl/>
        </w:rPr>
        <w:t xml:space="preserve"> </w:t>
      </w:r>
      <w:r w:rsidRPr="00C35A2C">
        <w:rPr>
          <w:rFonts w:ascii="Fb Fontext" w:hAnsi="Fb Fontext" w:hint="cs"/>
          <w:sz w:val="32"/>
          <w:rtl/>
        </w:rPr>
        <w:t>אח</w:t>
      </w:r>
      <w:r w:rsidR="00D5478E">
        <w:rPr>
          <w:rFonts w:ascii="Fb Fontext" w:hAnsi="Fb Fontext" w:hint="cs"/>
          <w:sz w:val="32"/>
          <w:rtl/>
        </w:rPr>
        <w:t>"כ</w:t>
      </w:r>
      <w:r w:rsidRPr="00C35A2C">
        <w:rPr>
          <w:rFonts w:ascii="Fb Fontext" w:hAnsi="Fb Fontext" w:hint="cs"/>
          <w:sz w:val="32"/>
          <w:rtl/>
        </w:rPr>
        <w:t xml:space="preserve"> שלחו זוג רבנן אחרים וגם אותם עיכב, עד שהשלימו עשרה.</w:t>
      </w:r>
      <w:r w:rsidR="00D5478E">
        <w:rPr>
          <w:rFonts w:ascii="Fb Fontext" w:hAnsi="Fb Fontext" w:hint="cs"/>
          <w:sz w:val="32"/>
          <w:rtl/>
        </w:rPr>
        <w:t xml:space="preserve"> </w:t>
      </w:r>
      <w:r w:rsidRPr="00C35A2C">
        <w:rPr>
          <w:rFonts w:ascii="Fb Fontext" w:hAnsi="Fb Fontext"/>
          <w:rtl/>
        </w:rPr>
        <w:t>כיון ד</w:t>
      </w:r>
      <w:r w:rsidRPr="00C35A2C">
        <w:rPr>
          <w:rFonts w:ascii="Fb Fontext" w:hAnsi="Fb Fontext" w:hint="cs"/>
          <w:rtl/>
        </w:rPr>
        <w:t xml:space="preserve">השלימו לעשרה פתח ודרש </w:t>
      </w:r>
      <w:r w:rsidRPr="00C35A2C">
        <w:rPr>
          <w:rFonts w:ascii="Fb Fontext" w:hAnsi="Fb Fontext"/>
          <w:rtl/>
        </w:rPr>
        <w:t>לפי שאין פותחין בכלה פחות מעשרה.</w:t>
      </w:r>
    </w:p>
    <w:p w14:paraId="341EF96D" w14:textId="49A56342" w:rsidR="00AC0AF5" w:rsidRPr="00C35A2C" w:rsidRDefault="00AC0AF5" w:rsidP="00D5478E">
      <w:pPr>
        <w:spacing w:after="60"/>
        <w:rPr>
          <w:rFonts w:ascii="Fb Fontext" w:hAnsi="Fb Fontext"/>
          <w:rtl/>
        </w:rPr>
      </w:pPr>
      <w:r w:rsidRPr="00D5478E">
        <w:rPr>
          <w:rStyle w:val="affffe"/>
          <w:rtl/>
        </w:rPr>
        <w:t xml:space="preserve">קרי רב אחא </w:t>
      </w:r>
      <w:r w:rsidR="00D5478E">
        <w:rPr>
          <w:rStyle w:val="affffe"/>
          <w:rFonts w:hint="cs"/>
          <w:rtl/>
        </w:rPr>
        <w:t>על עצמו</w:t>
      </w:r>
      <w:r w:rsidRPr="00D5478E">
        <w:rPr>
          <w:rStyle w:val="affffe"/>
          <w:rtl/>
        </w:rPr>
        <w:t>:</w:t>
      </w:r>
      <w:r w:rsidRPr="00C35A2C">
        <w:rPr>
          <w:rFonts w:ascii="Fb Fontext" w:hAnsi="Fb Fontext"/>
          <w:rtl/>
        </w:rPr>
        <w:t xml:space="preserve"> כל המריעין לו לא במהרה מטיבין לו, וכל המטיבין לו לא במהרה מריעין לו.</w:t>
      </w:r>
    </w:p>
    <w:p w14:paraId="033E8FBB" w14:textId="77777777" w:rsidR="00D5478E" w:rsidRPr="009911D8" w:rsidRDefault="00AC0AF5" w:rsidP="00D5478E">
      <w:pPr>
        <w:pStyle w:val="36"/>
        <w:framePr w:wrap="notBeside"/>
        <w:rPr>
          <w:rtl/>
        </w:rPr>
      </w:pPr>
      <w:r w:rsidRPr="009911D8">
        <w:rPr>
          <w:rtl/>
        </w:rPr>
        <w:t xml:space="preserve">תנוקת </w:t>
      </w:r>
    </w:p>
    <w:p w14:paraId="59CCDA63" w14:textId="363A3328" w:rsidR="00AC0AF5" w:rsidRPr="00D5478E" w:rsidRDefault="00D5478E" w:rsidP="00D5478E">
      <w:pPr>
        <w:spacing w:after="60"/>
        <w:rPr>
          <w:rStyle w:val="afffff0"/>
          <w:rtl/>
        </w:rPr>
      </w:pPr>
      <w:r w:rsidRPr="009911D8">
        <w:rPr>
          <w:rStyle w:val="affffe"/>
          <w:rFonts w:hint="cs"/>
          <w:rtl/>
        </w:rPr>
        <w:t>כ</w:t>
      </w:r>
      <w:r w:rsidR="00AC0AF5" w:rsidRPr="009911D8">
        <w:rPr>
          <w:rStyle w:val="affffe"/>
          <w:rtl/>
        </w:rPr>
        <w:t>בת ר"</w:t>
      </w:r>
      <w:r w:rsidR="00AC0AF5" w:rsidRPr="009911D8">
        <w:rPr>
          <w:rStyle w:val="affffe"/>
          <w:rFonts w:hint="cs"/>
          <w:rtl/>
        </w:rPr>
        <w:t>ח</w:t>
      </w:r>
      <w:r w:rsidR="00AC0AF5" w:rsidRPr="00C35A2C">
        <w:rPr>
          <w:rFonts w:ascii="Fb Fontext" w:hAnsi="Fb Fontext" w:hint="cs"/>
          <w:sz w:val="32"/>
          <w:rtl/>
        </w:rPr>
        <w:t xml:space="preserve"> ישבה בכנף אביה וישבו לפניו </w:t>
      </w:r>
      <w:r w:rsidR="00AC0AF5" w:rsidRPr="00D5478E">
        <w:rPr>
          <w:rStyle w:val="affffe"/>
          <w:rFonts w:hint="cs"/>
          <w:rtl/>
        </w:rPr>
        <w:t>רבא ורב</w:t>
      </w:r>
      <w:r w:rsidR="00AC0AF5" w:rsidRPr="00D5478E">
        <w:rPr>
          <w:rStyle w:val="affffe"/>
          <w:rtl/>
        </w:rPr>
        <w:t>"</w:t>
      </w:r>
      <w:r w:rsidR="00AC0AF5" w:rsidRPr="00D5478E">
        <w:rPr>
          <w:rStyle w:val="affffe"/>
          <w:rFonts w:hint="cs"/>
          <w:rtl/>
        </w:rPr>
        <w:t>ח</w:t>
      </w:r>
      <w:r w:rsidR="00AC0AF5" w:rsidRPr="00C35A2C">
        <w:rPr>
          <w:rFonts w:ascii="Fb Fontext" w:hAnsi="Fb Fontext" w:hint="cs"/>
          <w:sz w:val="32"/>
          <w:rtl/>
        </w:rPr>
        <w:t xml:space="preserve"> </w:t>
      </w:r>
      <w:r w:rsidR="00AC0AF5" w:rsidRPr="009911D8">
        <w:rPr>
          <w:rStyle w:val="affffe"/>
          <w:rFonts w:hint="cs"/>
          <w:rtl/>
        </w:rPr>
        <w:t>ושאלה</w:t>
      </w:r>
      <w:r w:rsidR="009911D8">
        <w:rPr>
          <w:rStyle w:val="affffe"/>
          <w:rFonts w:hint="cs"/>
          <w:rtl/>
        </w:rPr>
        <w:t>:</w:t>
      </w:r>
      <w:r w:rsidR="00AC0AF5" w:rsidRPr="00C35A2C">
        <w:rPr>
          <w:rFonts w:ascii="Fb Fontext" w:hAnsi="Fb Fontext" w:hint="cs"/>
          <w:sz w:val="32"/>
          <w:rtl/>
        </w:rPr>
        <w:t xml:space="preserve"> מי תרצי </w:t>
      </w:r>
      <w:r w:rsidR="00AC0AF5" w:rsidRPr="00D5478E">
        <w:rPr>
          <w:rStyle w:val="afffff0"/>
          <w:rFonts w:hint="cs"/>
          <w:rtl/>
        </w:rPr>
        <w:t>לחתן</w:t>
      </w:r>
      <w:r w:rsidRPr="00C35A2C">
        <w:rPr>
          <w:rFonts w:ascii="Fb Fontext" w:hAnsi="Fb Fontext" w:hint="cs"/>
          <w:sz w:val="32"/>
          <w:rtl/>
        </w:rPr>
        <w:t xml:space="preserve">? </w:t>
      </w:r>
      <w:r w:rsidR="00AC0AF5" w:rsidRPr="00D5478E">
        <w:rPr>
          <w:rStyle w:val="affffe"/>
          <w:rFonts w:hint="cs"/>
          <w:rtl/>
        </w:rPr>
        <w:t>ואמרה</w:t>
      </w:r>
      <w:r>
        <w:rPr>
          <w:rStyle w:val="affffe"/>
          <w:rFonts w:hint="cs"/>
          <w:rtl/>
        </w:rPr>
        <w:t>:</w:t>
      </w:r>
      <w:r w:rsidR="00AC0AF5" w:rsidRPr="00C35A2C">
        <w:rPr>
          <w:rFonts w:ascii="Fb Fontext" w:hAnsi="Fb Fontext" w:hint="cs"/>
          <w:rtl/>
        </w:rPr>
        <w:t xml:space="preserve"> לשניהם, </w:t>
      </w:r>
      <w:r w:rsidR="00AC0AF5" w:rsidRPr="00D5478E">
        <w:rPr>
          <w:rStyle w:val="affffe"/>
          <w:rFonts w:hint="cs"/>
          <w:rtl/>
        </w:rPr>
        <w:t>ואמר רבא</w:t>
      </w:r>
      <w:r w:rsidR="00AC0AF5" w:rsidRPr="00C35A2C">
        <w:rPr>
          <w:rFonts w:ascii="Fb Fontext" w:hAnsi="Fb Fontext" w:hint="cs"/>
          <w:rtl/>
        </w:rPr>
        <w:t xml:space="preserve"> ואני אחרון</w:t>
      </w:r>
      <w:r w:rsidR="00AC0AF5" w:rsidRPr="00C35A2C">
        <w:rPr>
          <w:rFonts w:ascii="Fb Fontext" w:hAnsi="Fb Fontext"/>
          <w:rtl/>
        </w:rPr>
        <w:t xml:space="preserve"> </w:t>
      </w:r>
      <w:r>
        <w:rPr>
          <w:rStyle w:val="afffff0"/>
          <w:rFonts w:hint="cs"/>
          <w:rtl/>
        </w:rPr>
        <w:t xml:space="preserve">[שקודם נפטר </w:t>
      </w:r>
      <w:r>
        <w:rPr>
          <w:rStyle w:val="affffe"/>
          <w:rFonts w:hint="cs"/>
          <w:rtl/>
          <w:rPrChange w:id="9067" w:author="מנוע אמוראים" w:date="2026-10-05T16:41:09Z">
            <w:rPr>
              <w:rStyle w:val="afffff0"/>
              <w:rFonts w:hint="cs"/>
              <w:rtl/>
            </w:rPr>
          </w:rPrChange>
        </w:rPr>
        <w:t xml:space="preserve">רב</w:t>
      </w:r>
      <w:r>
        <w:rPr>
          <w:rStyle w:val="affffe"/>
          <w:rtl/>
          <w:rPrChange w:id="9068" w:author="מנוע אמוראים" w:date="2026-10-05T16:41:09Z">
            <w:rPr>
              <w:rStyle w:val="afffff0"/>
              <w:rtl/>
            </w:rPr>
          </w:rPrChange>
        </w:rPr>
        <w:t xml:space="preserve">"</w:t>
      </w:r>
      <w:r>
        <w:rPr>
          <w:rStyle w:val="affffe"/>
          <w:rFonts w:hint="cs"/>
          <w:rtl/>
          <w:rPrChange w:id="9069" w:author="מנוע אמוראים" w:date="2026-10-05T16:41:09Z">
            <w:rPr>
              <w:rStyle w:val="afffff0"/>
              <w:rFonts w:hint="cs"/>
              <w:rtl/>
            </w:rPr>
          </w:rPrChange>
        </w:rPr>
        <w:t xml:space="preserve">ח</w:t>
      </w:r>
      <w:r>
        <w:rPr>
          <w:rStyle w:val="afffff0"/>
          <w:rFonts w:hint="cs"/>
          <w:rtl/>
        </w:rPr>
        <w:t xml:space="preserve">]</w:t>
      </w:r>
    </w:p>
    <w:p w14:paraId="722A773F" w14:textId="1F20E7A8" w:rsidR="00D5478E" w:rsidRDefault="00D5478E" w:rsidP="00D5478E">
      <w:pPr>
        <w:pStyle w:val="36"/>
        <w:framePr w:wrap="notBeside"/>
        <w:rPr>
          <w:sz w:val="32"/>
          <w:rtl/>
        </w:rPr>
      </w:pPr>
      <w:r>
        <w:rPr>
          <w:rFonts w:hint="cs"/>
          <w:rtl/>
        </w:rPr>
        <w:t>ב. ר</w:t>
      </w:r>
      <w:r w:rsidR="00F10693">
        <w:rPr>
          <w:rtl/>
        </w:rPr>
        <w:t>"</w:t>
      </w:r>
      <w:r>
        <w:rPr>
          <w:rFonts w:hint="cs"/>
          <w:rtl/>
        </w:rPr>
        <w:t>א דחיפה</w:t>
      </w:r>
      <w:r w:rsidR="00AC0AF5" w:rsidRPr="00C35A2C">
        <w:rPr>
          <w:sz w:val="32"/>
          <w:rtl/>
        </w:rPr>
        <w:t>:</w:t>
      </w:r>
    </w:p>
    <w:p w14:paraId="22E2E0FB" w14:textId="307CEF6D" w:rsidR="00AC0AF5" w:rsidRDefault="00AC0AF5" w:rsidP="009911D8">
      <w:pPr>
        <w:rPr>
          <w:rFonts w:ascii="Fb Fontext" w:hAnsi="Fb Fontext"/>
          <w:sz w:val="32"/>
          <w:rtl/>
        </w:rPr>
      </w:pPr>
      <w:r w:rsidRPr="00C35A2C">
        <w:rPr>
          <w:rFonts w:ascii="Fb Fontext" w:hAnsi="Fb Fontext"/>
          <w:sz w:val="32"/>
          <w:rtl/>
        </w:rPr>
        <w:t xml:space="preserve">קודם שיאכל אדם וישתה </w:t>
      </w:r>
      <w:r w:rsidR="00D5478E">
        <w:rPr>
          <w:rFonts w:ascii="Fb Fontext" w:hAnsi="Fb Fontext" w:hint="cs"/>
          <w:sz w:val="32"/>
          <w:rtl/>
        </w:rPr>
        <w:t xml:space="preserve">- </w:t>
      </w:r>
      <w:r w:rsidRPr="00C35A2C">
        <w:rPr>
          <w:rFonts w:ascii="Fb Fontext" w:hAnsi="Fb Fontext"/>
          <w:sz w:val="32"/>
          <w:rtl/>
        </w:rPr>
        <w:t xml:space="preserve">יש לו </w:t>
      </w:r>
      <w:r w:rsidRPr="009911D8">
        <w:rPr>
          <w:rFonts w:ascii="Fb Fontext" w:hAnsi="Fb Fontext"/>
          <w:b/>
          <w:bCs/>
          <w:sz w:val="32"/>
          <w:rtl/>
        </w:rPr>
        <w:t>שתי לבבות,</w:t>
      </w:r>
    </w:p>
    <w:p w14:paraId="18A09925" w14:textId="77777777" w:rsidR="009911D8" w:rsidRDefault="00AC0AF5" w:rsidP="009911D8">
      <w:pPr>
        <w:rPr>
          <w:rFonts w:ascii="Fb Fontext" w:hAnsi="Fb Fontext"/>
          <w:rtl/>
        </w:rPr>
      </w:pPr>
      <w:r w:rsidRPr="00C35A2C">
        <w:rPr>
          <w:rFonts w:ascii="Fb Fontext" w:hAnsi="Fb Fontext"/>
          <w:rtl/>
        </w:rPr>
        <w:t xml:space="preserve">לאחר שאוכל ושותה </w:t>
      </w:r>
      <w:r w:rsidR="009911D8">
        <w:rPr>
          <w:rFonts w:ascii="Fb Fontext" w:hAnsi="Fb Fontext"/>
          <w:rtl/>
        </w:rPr>
        <w:t>–</w:t>
      </w:r>
      <w:r w:rsidRPr="00C35A2C">
        <w:rPr>
          <w:rFonts w:ascii="Fb Fontext" w:hAnsi="Fb Fontext"/>
          <w:rtl/>
        </w:rPr>
        <w:t xml:space="preserve"> </w:t>
      </w:r>
      <w:r w:rsidR="009911D8">
        <w:rPr>
          <w:rFonts w:ascii="Fb Fontext" w:hAnsi="Fb Fontext" w:hint="cs"/>
          <w:rtl/>
        </w:rPr>
        <w:t xml:space="preserve">יש לו רק </w:t>
      </w:r>
      <w:r w:rsidRPr="00C35A2C">
        <w:rPr>
          <w:rFonts w:ascii="Fb Fontext" w:hAnsi="Fb Fontext"/>
          <w:rtl/>
        </w:rPr>
        <w:t xml:space="preserve">לב אחד, </w:t>
      </w:r>
      <w:r w:rsidRPr="00577F86">
        <w:rPr>
          <w:rStyle w:val="affff8"/>
          <w:rFonts w:hint="cs"/>
          <w:rtl/>
        </w:rPr>
        <w:t>ד</w:t>
      </w:r>
      <w:r w:rsidRPr="00F10693">
        <w:rPr>
          <w:rFonts w:hint="cs"/>
          <w:rtl/>
        </w:rPr>
        <w:t>'</w:t>
      </w:r>
      <w:r w:rsidRPr="00F10693">
        <w:rPr>
          <w:rtl/>
        </w:rPr>
        <w:t>א</w:t>
      </w:r>
      <w:r w:rsidRPr="00577F86">
        <w:rPr>
          <w:rStyle w:val="affff8"/>
          <w:rtl/>
        </w:rPr>
        <w:t>יש נבוב ילבב</w:t>
      </w:r>
      <w:r w:rsidRPr="00F10693">
        <w:rPr>
          <w:rFonts w:hint="cs"/>
          <w:rtl/>
        </w:rPr>
        <w:t>'</w:t>
      </w:r>
      <w:r w:rsidRPr="00F10693">
        <w:rPr>
          <w:rtl/>
        </w:rPr>
        <w:t>,</w:t>
      </w:r>
      <w:r w:rsidRPr="00C35A2C">
        <w:rPr>
          <w:rFonts w:ascii="Fb Fontext" w:hAnsi="Fb Fontext"/>
          <w:rtl/>
        </w:rPr>
        <w:t xml:space="preserve"> </w:t>
      </w:r>
    </w:p>
    <w:p w14:paraId="74DDCEED" w14:textId="2F277AD9" w:rsidR="00AC0AF5" w:rsidRPr="00C35A2C" w:rsidRDefault="00AC0AF5" w:rsidP="00D5478E">
      <w:pPr>
        <w:spacing w:after="60"/>
        <w:rPr>
          <w:rFonts w:ascii="Fb Fontext" w:hAnsi="Fb Fontext"/>
          <w:rtl/>
        </w:rPr>
      </w:pPr>
      <w:r w:rsidRPr="00D5478E">
        <w:rPr>
          <w:rStyle w:val="affffe"/>
          <w:rtl/>
        </w:rPr>
        <w:t>וכתיב:</w:t>
      </w:r>
      <w:r w:rsidRPr="00577F86">
        <w:rPr>
          <w:rStyle w:val="affff8"/>
          <w:rtl/>
        </w:rPr>
        <w:t xml:space="preserve"> </w:t>
      </w:r>
      <w:r w:rsidRPr="00F10693">
        <w:rPr>
          <w:rFonts w:hint="cs"/>
          <w:rtl/>
        </w:rPr>
        <w:t>'</w:t>
      </w:r>
      <w:r w:rsidRPr="00F10693">
        <w:rPr>
          <w:rtl/>
        </w:rPr>
        <w:t>נ</w:t>
      </w:r>
      <w:r w:rsidRPr="00577F86">
        <w:rPr>
          <w:rStyle w:val="affff8"/>
          <w:rtl/>
        </w:rPr>
        <w:t>בוב לוחות</w:t>
      </w:r>
      <w:r w:rsidRPr="00F10693">
        <w:rPr>
          <w:rFonts w:hint="cs"/>
          <w:rtl/>
        </w:rPr>
        <w:t>'</w:t>
      </w:r>
      <w:r w:rsidRPr="00F10693">
        <w:rPr>
          <w:rtl/>
        </w:rPr>
        <w:t>,</w:t>
      </w:r>
      <w:r w:rsidRPr="00C35A2C">
        <w:rPr>
          <w:rFonts w:ascii="Fb Fontext" w:hAnsi="Fb Fontext"/>
          <w:rtl/>
        </w:rPr>
        <w:t xml:space="preserve"> </w:t>
      </w:r>
      <w:r w:rsidRPr="00D5478E">
        <w:rPr>
          <w:rStyle w:val="affffe"/>
          <w:rtl/>
        </w:rPr>
        <w:t>ומתרגמינן:</w:t>
      </w:r>
      <w:r w:rsidRPr="00C35A2C">
        <w:rPr>
          <w:rFonts w:ascii="Fb Fontext" w:hAnsi="Fb Fontext"/>
          <w:rtl/>
        </w:rPr>
        <w:t xml:space="preserve"> חליל לוחין.</w:t>
      </w:r>
    </w:p>
    <w:p w14:paraId="302DC3C7" w14:textId="77777777" w:rsidR="00D5478E" w:rsidRDefault="00AC0AF5" w:rsidP="00D5478E">
      <w:pPr>
        <w:pStyle w:val="36"/>
        <w:framePr w:wrap="notBeside"/>
        <w:rPr>
          <w:rtl/>
        </w:rPr>
      </w:pPr>
      <w:r w:rsidRPr="00C35A2C">
        <w:rPr>
          <w:rFonts w:hint="cs"/>
          <w:rtl/>
        </w:rPr>
        <w:t>רהבדר</w:t>
      </w:r>
      <w:r w:rsidRPr="00C35A2C">
        <w:rPr>
          <w:rtl/>
        </w:rPr>
        <w:t>"</w:t>
      </w:r>
      <w:r w:rsidRPr="00C35A2C">
        <w:rPr>
          <w:rFonts w:hint="cs"/>
          <w:rtl/>
        </w:rPr>
        <w:t>י</w:t>
      </w:r>
      <w:r w:rsidRPr="00C35A2C">
        <w:rPr>
          <w:rtl/>
        </w:rPr>
        <w:t>:</w:t>
      </w:r>
    </w:p>
    <w:p w14:paraId="7C5860D1" w14:textId="4A440F06" w:rsidR="00AC0AF5" w:rsidRPr="0095343A" w:rsidRDefault="00AC0AF5" w:rsidP="00AC0AF5">
      <w:pPr>
        <w:rPr>
          <w:rStyle w:val="affff8"/>
          <w:spacing w:val="-6"/>
          <w:rtl/>
        </w:rPr>
      </w:pPr>
      <w:r w:rsidRPr="0095343A">
        <w:rPr>
          <w:rFonts w:ascii="Fb Fontext" w:hAnsi="Fb Fontext"/>
          <w:spacing w:val="-6"/>
          <w:rtl/>
        </w:rPr>
        <w:t>הרגיל ביין, אפי</w:t>
      </w:r>
      <w:r w:rsidRPr="0095343A">
        <w:rPr>
          <w:spacing w:val="-6"/>
          <w:rtl/>
        </w:rPr>
        <w:t xml:space="preserve">' </w:t>
      </w:r>
      <w:r w:rsidRPr="0095343A">
        <w:rPr>
          <w:rFonts w:ascii="Fb Fontext" w:hAnsi="Fb Fontext"/>
          <w:spacing w:val="-6"/>
          <w:rtl/>
        </w:rPr>
        <w:t xml:space="preserve">לבו אטום כבתולה </w:t>
      </w:r>
      <w:r w:rsidRPr="0095343A">
        <w:rPr>
          <w:rFonts w:ascii="Fb Fontext" w:hAnsi="Fb Fontext"/>
          <w:b/>
          <w:bCs/>
          <w:spacing w:val="-6"/>
          <w:rtl/>
        </w:rPr>
        <w:t>יין מפקחו,</w:t>
      </w:r>
      <w:r w:rsidRPr="0095343A">
        <w:rPr>
          <w:rFonts w:ascii="Fb Fontext" w:hAnsi="Fb Fontext"/>
          <w:spacing w:val="-6"/>
          <w:rtl/>
        </w:rPr>
        <w:t xml:space="preserve"> </w:t>
      </w:r>
      <w:r w:rsidR="00D5478E" w:rsidRPr="0095343A">
        <w:rPr>
          <w:rStyle w:val="affffe"/>
          <w:rFonts w:hint="cs"/>
          <w:spacing w:val="-6"/>
          <w:rtl/>
        </w:rPr>
        <w:t>ד</w:t>
      </w:r>
      <w:r w:rsidRPr="0095343A">
        <w:rPr>
          <w:spacing w:val="-6"/>
          <w:rtl/>
        </w:rPr>
        <w:t>'ו</w:t>
      </w:r>
      <w:r w:rsidRPr="0095343A">
        <w:rPr>
          <w:rStyle w:val="affff8"/>
          <w:spacing w:val="-6"/>
          <w:rtl/>
        </w:rPr>
        <w:t>תירוש ינובב בתולות</w:t>
      </w:r>
      <w:r w:rsidRPr="0095343A">
        <w:rPr>
          <w:rFonts w:hint="cs"/>
          <w:spacing w:val="-6"/>
          <w:rtl/>
        </w:rPr>
        <w:t>'</w:t>
      </w:r>
      <w:r w:rsidRPr="0095343A">
        <w:rPr>
          <w:spacing w:val="-6"/>
          <w:rtl/>
        </w:rPr>
        <w:t>.</w:t>
      </w:r>
    </w:p>
    <w:p w14:paraId="6190797A" w14:textId="78B98302" w:rsidR="00D5478E" w:rsidRPr="00C35A2C" w:rsidRDefault="00D5478E" w:rsidP="00D5478E">
      <w:pPr>
        <w:pStyle w:val="aff9"/>
        <w:rPr>
          <w:rtl/>
        </w:rPr>
      </w:pPr>
      <w:r>
        <w:rPr>
          <w:rStyle w:val="affff8"/>
          <w:rFonts w:hint="cs"/>
          <w:rtl/>
        </w:rPr>
        <w:t>***</w:t>
      </w:r>
    </w:p>
    <w:p w14:paraId="20F03702" w14:textId="23F5D5BD" w:rsidR="00D5478E" w:rsidRDefault="00AC0AF5" w:rsidP="00D5478E">
      <w:pPr>
        <w:pStyle w:val="36"/>
        <w:framePr w:wrap="notBeside"/>
        <w:rPr>
          <w:rtl/>
        </w:rPr>
      </w:pPr>
      <w:r w:rsidRPr="00C35A2C">
        <w:rPr>
          <w:rFonts w:hint="cs"/>
          <w:rtl/>
        </w:rPr>
        <w:t>רהבדר</w:t>
      </w:r>
      <w:r w:rsidRPr="00C35A2C">
        <w:rPr>
          <w:rtl/>
        </w:rPr>
        <w:t>"</w:t>
      </w:r>
      <w:r w:rsidRPr="00C35A2C">
        <w:rPr>
          <w:rFonts w:hint="cs"/>
          <w:rtl/>
        </w:rPr>
        <w:t>י</w:t>
      </w:r>
      <w:r w:rsidRPr="00C35A2C">
        <w:rPr>
          <w:rtl/>
        </w:rPr>
        <w:t>:</w:t>
      </w:r>
      <w:r w:rsidR="00F2782E">
        <w:rPr>
          <w:rFonts w:hint="cs"/>
          <w:rtl/>
        </w:rPr>
        <w:t xml:space="preserve"> פשיטא:</w:t>
      </w:r>
    </w:p>
    <w:p w14:paraId="6587228B" w14:textId="0BD00EAD" w:rsidR="00AC0AF5" w:rsidRPr="00D5478E" w:rsidRDefault="00AC0AF5" w:rsidP="00F2782E">
      <w:pPr>
        <w:pStyle w:val="affff9"/>
        <w:jc w:val="both"/>
        <w:rPr>
          <w:rtl/>
        </w:rPr>
      </w:pPr>
      <w:r w:rsidRPr="00D5478E">
        <w:rPr>
          <w:rtl/>
        </w:rPr>
        <w:t xml:space="preserve">חלק בכור וחלק פשוט </w:t>
      </w:r>
      <w:r w:rsidR="00D5478E">
        <w:rPr>
          <w:rtl/>
        </w:rPr>
        <w:t>–</w:t>
      </w:r>
      <w:r w:rsidRPr="00D5478E">
        <w:rPr>
          <w:rtl/>
        </w:rPr>
        <w:t xml:space="preserve"> </w:t>
      </w:r>
      <w:r w:rsidR="00D5478E">
        <w:rPr>
          <w:rFonts w:hint="cs"/>
          <w:rtl/>
        </w:rPr>
        <w:t>נותנים לו במצר אחד</w:t>
      </w:r>
      <w:r w:rsidRPr="00D5478E">
        <w:rPr>
          <w:rtl/>
        </w:rPr>
        <w:t>,</w:t>
      </w:r>
    </w:p>
    <w:p w14:paraId="0C4508A3" w14:textId="33DAD94F" w:rsidR="00AC0AF5" w:rsidRPr="00C35A2C" w:rsidRDefault="00AC0AF5" w:rsidP="00F2782E">
      <w:pPr>
        <w:rPr>
          <w:rFonts w:ascii="Fb Fontext" w:hAnsi="Fb Fontext" w:cs="Guttman Vilna"/>
          <w:b/>
          <w:bCs/>
          <w:sz w:val="32"/>
          <w:rtl/>
        </w:rPr>
      </w:pPr>
      <w:r w:rsidRPr="00C35A2C">
        <w:rPr>
          <w:rStyle w:val="afff8"/>
          <w:rtl/>
        </w:rPr>
        <w:t>יבם</w:t>
      </w:r>
      <w:r w:rsidRPr="00C35A2C">
        <w:rPr>
          <w:rFonts w:ascii="Fb Fontext" w:hAnsi="Fb Fontext" w:hint="cs"/>
          <w:sz w:val="32"/>
          <w:rtl/>
        </w:rPr>
        <w:t>:</w:t>
      </w:r>
      <w:r w:rsidRPr="00C35A2C">
        <w:rPr>
          <w:rFonts w:ascii="Fb Fontext" w:hAnsi="Fb Fontext"/>
          <w:sz w:val="32"/>
          <w:rtl/>
        </w:rPr>
        <w:t xml:space="preserve"> </w:t>
      </w:r>
      <w:r w:rsidR="00F2782E">
        <w:rPr>
          <w:rStyle w:val="affffe"/>
          <w:rtl/>
        </w:rPr>
        <w:tab/>
      </w:r>
      <w:r w:rsidRPr="00D5478E">
        <w:rPr>
          <w:rStyle w:val="affffe"/>
          <w:rtl/>
        </w:rPr>
        <w:t>אביי:</w:t>
      </w:r>
      <w:r w:rsidRPr="00C35A2C">
        <w:rPr>
          <w:rFonts w:ascii="Fb Fontext" w:hAnsi="Fb Fontext"/>
          <w:sz w:val="32"/>
          <w:rtl/>
        </w:rPr>
        <w:t xml:space="preserve"> היא היא</w:t>
      </w:r>
      <w:r w:rsidRPr="00C35A2C">
        <w:rPr>
          <w:rFonts w:ascii="Fb Fontext" w:hAnsi="Fb Fontext" w:hint="cs"/>
          <w:sz w:val="32"/>
          <w:rtl/>
        </w:rPr>
        <w:t>-</w:t>
      </w:r>
      <w:r w:rsidRPr="00C35A2C">
        <w:rPr>
          <w:rFonts w:ascii="Fb Fontext" w:hAnsi="Fb Fontext"/>
          <w:sz w:val="32"/>
          <w:rtl/>
        </w:rPr>
        <w:t xml:space="preserve"> </w:t>
      </w:r>
      <w:r w:rsidRPr="00D5478E">
        <w:rPr>
          <w:rStyle w:val="affff8"/>
          <w:rFonts w:hint="cs"/>
          <w:rtl/>
        </w:rPr>
        <w:t>ד</w:t>
      </w:r>
      <w:r w:rsidRPr="00D5478E">
        <w:rPr>
          <w:rStyle w:val="affff8"/>
          <w:rtl/>
        </w:rPr>
        <w:t>בכור</w:t>
      </w:r>
      <w:r w:rsidRPr="00C35A2C">
        <w:rPr>
          <w:rFonts w:ascii="Fb Fontext" w:hAnsi="Fb Fontext"/>
          <w:sz w:val="32"/>
          <w:rtl/>
        </w:rPr>
        <w:t xml:space="preserve"> קרייה רחמנא.</w:t>
      </w:r>
    </w:p>
    <w:p w14:paraId="4F691C65" w14:textId="56F8C1F5" w:rsidR="00AC0AF5" w:rsidRPr="00C35A2C" w:rsidRDefault="00AC0AF5" w:rsidP="00F2782E">
      <w:pPr>
        <w:spacing w:after="60"/>
        <w:ind w:left="226" w:firstLine="113"/>
        <w:rPr>
          <w:rFonts w:ascii="Fb Fontext" w:hAnsi="Fb Fontext" w:cs="Guttman Vilna"/>
          <w:b/>
          <w:bCs/>
          <w:sz w:val="32"/>
          <w:rtl/>
        </w:rPr>
      </w:pPr>
      <w:r w:rsidRPr="00D5478E">
        <w:rPr>
          <w:rStyle w:val="affffe"/>
          <w:rtl/>
        </w:rPr>
        <w:t>רבא:</w:t>
      </w:r>
      <w:r w:rsidR="00D5478E">
        <w:rPr>
          <w:rStyle w:val="affff8"/>
          <w:rFonts w:hint="cs"/>
          <w:rtl/>
        </w:rPr>
        <w:t xml:space="preserve"> </w:t>
      </w:r>
      <w:r w:rsidRPr="008326E5">
        <w:rPr>
          <w:rStyle w:val="affff8"/>
          <w:rtl/>
        </w:rPr>
        <w:t>והיה הבכור</w:t>
      </w:r>
      <w:r w:rsidRPr="00C35A2C">
        <w:rPr>
          <w:rFonts w:ascii="Fb Fontext" w:hAnsi="Fb Fontext"/>
          <w:sz w:val="32"/>
          <w:rtl/>
        </w:rPr>
        <w:t xml:space="preserve"> הוייתו כבכור ואין חלוקתו כבכור.</w:t>
      </w:r>
    </w:p>
    <w:p w14:paraId="45FF5DB9" w14:textId="5BF90053" w:rsidR="00D5478E" w:rsidRDefault="00D5478E" w:rsidP="00D5478E">
      <w:pPr>
        <w:pStyle w:val="36"/>
        <w:framePr w:wrap="notBeside"/>
        <w:rPr>
          <w:sz w:val="32"/>
          <w:rtl/>
        </w:rPr>
      </w:pPr>
      <w:r>
        <w:rPr>
          <w:rFonts w:hint="cs"/>
          <w:rtl/>
        </w:rPr>
        <w:t>א.</w:t>
      </w:r>
    </w:p>
    <w:p w14:paraId="0E733DF7" w14:textId="586D5309" w:rsidR="00AC0AF5" w:rsidRDefault="00AC0AF5" w:rsidP="00AC0AF5">
      <w:pPr>
        <w:rPr>
          <w:rFonts w:ascii="Fb Fontext" w:hAnsi="Fb Fontext"/>
          <w:sz w:val="32"/>
          <w:rtl/>
        </w:rPr>
      </w:pPr>
      <w:r w:rsidRPr="00C35A2C">
        <w:rPr>
          <w:rFonts w:ascii="Fb Fontext" w:hAnsi="Fb Fontext" w:hint="cs"/>
          <w:sz w:val="32"/>
          <w:rtl/>
        </w:rPr>
        <w:t xml:space="preserve">אותו שקנה קרקע אצל שדה אביו וכשחלקו </w:t>
      </w:r>
      <w:r w:rsidRPr="00D5478E">
        <w:rPr>
          <w:rStyle w:val="affffe"/>
          <w:rFonts w:hint="cs"/>
          <w:rtl/>
        </w:rPr>
        <w:t>א</w:t>
      </w:r>
      <w:r w:rsidRPr="00D5478E">
        <w:rPr>
          <w:rStyle w:val="affffe"/>
          <w:rtl/>
        </w:rPr>
        <w:t>"</w:t>
      </w:r>
      <w:r w:rsidRPr="00D5478E">
        <w:rPr>
          <w:rStyle w:val="affffe"/>
          <w:rFonts w:hint="cs"/>
          <w:rtl/>
        </w:rPr>
        <w:t>ל</w:t>
      </w:r>
      <w:r w:rsidRPr="00C35A2C">
        <w:rPr>
          <w:rFonts w:ascii="Fb Fontext" w:hAnsi="Fb Fontext" w:hint="cs"/>
          <w:sz w:val="32"/>
          <w:rtl/>
        </w:rPr>
        <w:t xml:space="preserve"> תנו לי המיצר</w:t>
      </w:r>
    </w:p>
    <w:p w14:paraId="05D2AF6F" w14:textId="77777777" w:rsidR="00D5478E" w:rsidRDefault="00AC0AF5" w:rsidP="00D5478E">
      <w:pPr>
        <w:pStyle w:val="36"/>
        <w:framePr w:wrap="notBeside"/>
        <w:rPr>
          <w:rtl/>
        </w:rPr>
      </w:pPr>
      <w:r w:rsidRPr="00C35A2C">
        <w:rPr>
          <w:rtl/>
        </w:rPr>
        <w:t>רבה:</w:t>
      </w:r>
    </w:p>
    <w:p w14:paraId="761CD617" w14:textId="5BF27BBD" w:rsidR="00AC0AF5" w:rsidRPr="00C35A2C" w:rsidRDefault="00AC0AF5" w:rsidP="00AC0AF5">
      <w:pPr>
        <w:rPr>
          <w:rFonts w:ascii="Fb Fontext" w:hAnsi="Fb Fontext"/>
          <w:rtl/>
        </w:rPr>
      </w:pPr>
      <w:r w:rsidRPr="00C35A2C">
        <w:rPr>
          <w:rFonts w:ascii="Fb Fontext" w:hAnsi="Fb Fontext"/>
          <w:rtl/>
        </w:rPr>
        <w:t>כגון זה כופין על מדת סדום.</w:t>
      </w:r>
    </w:p>
    <w:p w14:paraId="20F99755" w14:textId="77777777" w:rsidR="00D5478E" w:rsidRDefault="00AC0AF5" w:rsidP="00D5478E">
      <w:pPr>
        <w:pStyle w:val="36"/>
        <w:framePr w:wrap="notBeside"/>
        <w:rPr>
          <w:rtl/>
        </w:rPr>
      </w:pPr>
      <w:r w:rsidRPr="006765C4">
        <w:rPr>
          <w:rFonts w:hint="cs"/>
          <w:rtl/>
        </w:rPr>
        <w:t>והקשה רב יוסף</w:t>
      </w:r>
    </w:p>
    <w:p w14:paraId="04868ACE" w14:textId="77777777" w:rsidR="00D5478E" w:rsidRDefault="00AC0AF5" w:rsidP="00D5478E">
      <w:pPr>
        <w:rPr>
          <w:rtl/>
        </w:rPr>
      </w:pPr>
      <w:r w:rsidRPr="00D5478E">
        <w:rPr>
          <w:rFonts w:hint="cs"/>
          <w:rtl/>
        </w:rPr>
        <w:t>דיאמרו האחים</w:t>
      </w:r>
      <w:r w:rsidR="00D5478E">
        <w:rPr>
          <w:rFonts w:hint="cs"/>
          <w:rtl/>
        </w:rPr>
        <w:t>,</w:t>
      </w:r>
      <w:r w:rsidRPr="00D5478E">
        <w:rPr>
          <w:rFonts w:hint="cs"/>
          <w:rtl/>
        </w:rPr>
        <w:t xml:space="preserve"> הקרקע הזו מעולה </w:t>
      </w:r>
      <w:r w:rsidR="00D5478E">
        <w:rPr>
          <w:rFonts w:hint="cs"/>
          <w:rtl/>
        </w:rPr>
        <w:t xml:space="preserve">לנו </w:t>
      </w:r>
      <w:r w:rsidRPr="00D5478E">
        <w:rPr>
          <w:rFonts w:hint="cs"/>
          <w:rtl/>
        </w:rPr>
        <w:t>כ</w:t>
      </w:r>
      <w:r w:rsidRPr="00D5478E">
        <w:rPr>
          <w:rtl/>
        </w:rPr>
        <w:t xml:space="preserve">נכסי דבי בר מריון! </w:t>
      </w:r>
    </w:p>
    <w:p w14:paraId="4B4E1462" w14:textId="18440528" w:rsidR="00AC0AF5" w:rsidRPr="006765C4" w:rsidRDefault="00AC0AF5" w:rsidP="00D5478E">
      <w:pPr>
        <w:spacing w:after="60"/>
        <w:rPr>
          <w:rFonts w:ascii="Fb Fontext" w:hAnsi="Fb Fontext"/>
          <w:spacing w:val="-4"/>
          <w:rtl/>
        </w:rPr>
      </w:pPr>
      <w:r w:rsidRPr="0081371E">
        <w:rPr>
          <w:rStyle w:val="afff8"/>
          <w:rtl/>
        </w:rPr>
        <w:t>והלכ</w:t>
      </w:r>
      <w:r w:rsidR="00D5478E" w:rsidRPr="0081371E">
        <w:rPr>
          <w:rStyle w:val="afff8"/>
          <w:rFonts w:hint="cs"/>
          <w:rtl/>
        </w:rPr>
        <w:t>ה</w:t>
      </w:r>
      <w:r w:rsidRPr="006765C4">
        <w:rPr>
          <w:rFonts w:ascii="Fb Fontext" w:hAnsi="Fb Fontext"/>
          <w:spacing w:val="-4"/>
          <w:rtl/>
        </w:rPr>
        <w:t xml:space="preserve"> כרב יוסף.</w:t>
      </w:r>
    </w:p>
    <w:p w14:paraId="6417B746" w14:textId="5D9095AD" w:rsidR="00D5478E" w:rsidRDefault="00D5478E" w:rsidP="00D5478E">
      <w:pPr>
        <w:pStyle w:val="36"/>
        <w:framePr w:wrap="notBeside"/>
        <w:rPr>
          <w:sz w:val="32"/>
          <w:rtl/>
        </w:rPr>
      </w:pPr>
      <w:r>
        <w:rPr>
          <w:rFonts w:hint="cs"/>
          <w:rtl/>
        </w:rPr>
        <w:t>ב.</w:t>
      </w:r>
    </w:p>
    <w:p w14:paraId="7815B92D" w14:textId="77777777" w:rsidR="00D5478E" w:rsidRDefault="00AC0AF5" w:rsidP="00D5478E">
      <w:pPr>
        <w:rPr>
          <w:rFonts w:ascii="Fb Fontext" w:hAnsi="Fb Fontext"/>
          <w:sz w:val="32"/>
          <w:rtl/>
        </w:rPr>
      </w:pPr>
      <w:r w:rsidRPr="0081371E">
        <w:rPr>
          <w:rStyle w:val="afff8"/>
          <w:rFonts w:hint="cs"/>
          <w:rtl/>
        </w:rPr>
        <w:t>ב</w:t>
      </w:r>
      <w:r w:rsidRPr="00F10693">
        <w:rPr>
          <w:rFonts w:hint="cs"/>
          <w:rtl/>
        </w:rPr>
        <w:t xml:space="preserve">' </w:t>
      </w:r>
      <w:r w:rsidRPr="0081371E">
        <w:rPr>
          <w:rStyle w:val="afff8"/>
          <w:rFonts w:hint="cs"/>
          <w:rtl/>
        </w:rPr>
        <w:t>קרקעות בב</w:t>
      </w:r>
      <w:r w:rsidRPr="00F10693">
        <w:rPr>
          <w:rFonts w:hint="cs"/>
          <w:rtl/>
        </w:rPr>
        <w:t xml:space="preserve">' </w:t>
      </w:r>
      <w:r w:rsidRPr="0081371E">
        <w:rPr>
          <w:rStyle w:val="afff8"/>
          <w:rFonts w:hint="cs"/>
          <w:rtl/>
        </w:rPr>
        <w:t>עברי הנהר</w:t>
      </w:r>
      <w:r w:rsidRPr="00C35A2C">
        <w:rPr>
          <w:rFonts w:ascii="Fb Fontext" w:hAnsi="Fb Fontext" w:hint="cs"/>
          <w:sz w:val="32"/>
          <w:rtl/>
        </w:rPr>
        <w:t xml:space="preserve"> </w:t>
      </w:r>
    </w:p>
    <w:p w14:paraId="73B565DD" w14:textId="77777777" w:rsidR="00D5478E" w:rsidRDefault="00AC0AF5" w:rsidP="00D5478E">
      <w:pPr>
        <w:pStyle w:val="36"/>
        <w:framePr w:wrap="notBeside"/>
        <w:rPr>
          <w:rtl/>
        </w:rPr>
      </w:pPr>
      <w:r w:rsidRPr="00C35A2C">
        <w:rPr>
          <w:rtl/>
        </w:rPr>
        <w:t>רבה:</w:t>
      </w:r>
    </w:p>
    <w:p w14:paraId="0D70E053" w14:textId="41AAB247" w:rsidR="00AC0AF5" w:rsidRPr="00C35A2C" w:rsidRDefault="00AC0AF5" w:rsidP="00D5478E">
      <w:pPr>
        <w:rPr>
          <w:rFonts w:ascii="Fb Fontext" w:hAnsi="Fb Fontext"/>
          <w:rtl/>
        </w:rPr>
      </w:pPr>
      <w:r w:rsidRPr="00C35A2C">
        <w:rPr>
          <w:rFonts w:ascii="Fb Fontext" w:hAnsi="Fb Fontext"/>
          <w:sz w:val="32"/>
          <w:rtl/>
        </w:rPr>
        <w:t xml:space="preserve">כגון זה כופין על מדת סדום </w:t>
      </w:r>
      <w:r w:rsidRPr="00D5478E">
        <w:rPr>
          <w:rStyle w:val="afffff0"/>
          <w:rFonts w:hint="cs"/>
          <w:rtl/>
        </w:rPr>
        <w:t>[שיתן הסמוך אליו בקרקע]</w:t>
      </w:r>
      <w:r w:rsidRPr="00D5478E">
        <w:rPr>
          <w:rStyle w:val="afffff0"/>
          <w:rtl/>
        </w:rPr>
        <w:t>.</w:t>
      </w:r>
    </w:p>
    <w:p w14:paraId="6CE80EC1" w14:textId="77777777" w:rsidR="00D5478E" w:rsidRDefault="00AC0AF5" w:rsidP="00D5478E">
      <w:pPr>
        <w:pStyle w:val="36"/>
        <w:framePr w:wrap="notBeside"/>
        <w:rPr>
          <w:rtl/>
        </w:rPr>
      </w:pPr>
      <w:r w:rsidRPr="00C35A2C">
        <w:rPr>
          <w:rFonts w:hint="cs"/>
          <w:rtl/>
        </w:rPr>
        <w:t>והקשה רב יוסף</w:t>
      </w:r>
    </w:p>
    <w:p w14:paraId="23ACB39D" w14:textId="273C757D" w:rsidR="00D5478E" w:rsidRPr="00D5478E" w:rsidRDefault="00AC0AF5" w:rsidP="00D5478E">
      <w:pPr>
        <w:spacing w:after="60"/>
        <w:rPr>
          <w:rFonts w:ascii="Fb Fontext" w:hAnsi="Fb Fontext" w:cs="Guttman Vilna"/>
          <w:b/>
          <w:bCs/>
          <w:sz w:val="32"/>
          <w:rtl/>
        </w:rPr>
      </w:pPr>
      <w:r w:rsidRPr="00C35A2C">
        <w:rPr>
          <w:rFonts w:ascii="Fb Fontext" w:hAnsi="Fb Fontext" w:hint="cs"/>
          <w:sz w:val="32"/>
          <w:rtl/>
        </w:rPr>
        <w:t xml:space="preserve">דפעמים זה משקה וזה לא משקה </w:t>
      </w:r>
      <w:r w:rsidR="00D5478E">
        <w:rPr>
          <w:rFonts w:ascii="Fb Fontext" w:hAnsi="Fb Fontext" w:hint="cs"/>
          <w:sz w:val="32"/>
          <w:rtl/>
        </w:rPr>
        <w:t xml:space="preserve">- </w:t>
      </w:r>
      <w:r w:rsidRPr="00C35A2C">
        <w:rPr>
          <w:rStyle w:val="afff8"/>
          <w:rtl/>
        </w:rPr>
        <w:t>ו</w:t>
      </w:r>
      <w:r w:rsidRPr="00280F6D">
        <w:rPr>
          <w:rStyle w:val="afff8"/>
          <w:rtl/>
        </w:rPr>
        <w:t>הלכ</w:t>
      </w:r>
      <w:r w:rsidR="00D5478E">
        <w:rPr>
          <w:rFonts w:ascii="Fb Fontext" w:hAnsi="Fb Fontext" w:hint="cs"/>
          <w:sz w:val="32"/>
          <w:rtl/>
        </w:rPr>
        <w:t>ה</w:t>
      </w:r>
      <w:r w:rsidRPr="00C35A2C">
        <w:rPr>
          <w:rFonts w:ascii="Fb Fontext" w:hAnsi="Fb Fontext"/>
          <w:sz w:val="32"/>
          <w:rtl/>
        </w:rPr>
        <w:t xml:space="preserve"> כרב יוסף.</w:t>
      </w:r>
    </w:p>
    <w:p w14:paraId="1AEC7E5D" w14:textId="1315A14B" w:rsidR="00D5478E" w:rsidRDefault="00D5478E" w:rsidP="00D5478E">
      <w:pPr>
        <w:pStyle w:val="36"/>
        <w:framePr w:wrap="notBeside"/>
        <w:rPr>
          <w:sz w:val="32"/>
          <w:rtl/>
        </w:rPr>
      </w:pPr>
      <w:r>
        <w:rPr>
          <w:rFonts w:hint="cs"/>
          <w:rtl/>
        </w:rPr>
        <w:t>ג.</w:t>
      </w:r>
    </w:p>
    <w:p w14:paraId="34B1840B" w14:textId="2E2FFFD3" w:rsidR="00AC0AF5" w:rsidRPr="00C35A2C" w:rsidRDefault="00AC0AF5" w:rsidP="00AC0AF5">
      <w:pPr>
        <w:rPr>
          <w:rFonts w:ascii="Fb Fontext" w:hAnsi="Fb Fontext"/>
          <w:rtl/>
        </w:rPr>
      </w:pPr>
      <w:r w:rsidRPr="00C35A2C">
        <w:rPr>
          <w:rFonts w:ascii="Fb Fontext" w:hAnsi="Fb Fontext" w:hint="cs"/>
          <w:sz w:val="32"/>
          <w:rtl/>
        </w:rPr>
        <w:t>ב</w:t>
      </w:r>
      <w:r w:rsidRPr="00F10693">
        <w:rPr>
          <w:rFonts w:hint="cs"/>
          <w:rtl/>
        </w:rPr>
        <w:t xml:space="preserve">' </w:t>
      </w:r>
      <w:r w:rsidRPr="00C35A2C">
        <w:rPr>
          <w:rFonts w:ascii="Fb Fontext" w:hAnsi="Fb Fontext" w:hint="cs"/>
          <w:sz w:val="32"/>
          <w:rtl/>
        </w:rPr>
        <w:t xml:space="preserve">קרקעות בצד אחד של הנהר </w:t>
      </w:r>
      <w:r w:rsidRPr="00D5478E">
        <w:rPr>
          <w:rStyle w:val="affffe"/>
          <w:rtl/>
        </w:rPr>
        <w:t>- א"ר יוסף:</w:t>
      </w:r>
      <w:r w:rsidRPr="00C35A2C">
        <w:rPr>
          <w:rFonts w:ascii="Fb Fontext" w:hAnsi="Fb Fontext"/>
          <w:sz w:val="32"/>
          <w:rtl/>
        </w:rPr>
        <w:t xml:space="preserve"> כגון זה כופין על מדת סדום.</w:t>
      </w:r>
    </w:p>
    <w:p w14:paraId="131D2F4F" w14:textId="77777777" w:rsidR="00D5478E" w:rsidRDefault="00AC0AF5" w:rsidP="00D5478E">
      <w:pPr>
        <w:pStyle w:val="36"/>
        <w:framePr w:wrap="notBeside"/>
        <w:rPr>
          <w:rtl/>
        </w:rPr>
      </w:pPr>
      <w:r w:rsidRPr="00C35A2C">
        <w:rPr>
          <w:rFonts w:hint="cs"/>
          <w:rtl/>
        </w:rPr>
        <w:t xml:space="preserve">והקשה אביי </w:t>
      </w:r>
    </w:p>
    <w:p w14:paraId="7FBBB778" w14:textId="77777777" w:rsidR="00D5478E" w:rsidRDefault="00D5478E" w:rsidP="00AC0AF5">
      <w:pPr>
        <w:rPr>
          <w:rFonts w:ascii="Fb Fontext" w:hAnsi="Fb Fontext"/>
          <w:rtl/>
        </w:rPr>
      </w:pPr>
      <w:r>
        <w:rPr>
          <w:rFonts w:ascii="Fb Fontext" w:hAnsi="Fb Fontext" w:hint="cs"/>
          <w:rtl/>
        </w:rPr>
        <w:t>ש</w:t>
      </w:r>
      <w:r w:rsidR="00AC0AF5" w:rsidRPr="00C35A2C">
        <w:rPr>
          <w:rFonts w:ascii="Fb Fontext" w:hAnsi="Fb Fontext" w:hint="cs"/>
          <w:rtl/>
        </w:rPr>
        <w:t xml:space="preserve">יאמר שרוצה שירבה באריסים שתשתמר שדהו </w:t>
      </w:r>
    </w:p>
    <w:p w14:paraId="192379E8" w14:textId="09598FF4" w:rsidR="00AC0AF5" w:rsidRPr="00C35A2C" w:rsidRDefault="00AC0AF5" w:rsidP="00D5478E">
      <w:pPr>
        <w:spacing w:after="60"/>
        <w:rPr>
          <w:rFonts w:ascii="Fb Fontext" w:hAnsi="Fb Fontext"/>
          <w:rtl/>
        </w:rPr>
      </w:pPr>
      <w:r w:rsidRPr="0081371E">
        <w:rPr>
          <w:rStyle w:val="afff8"/>
          <w:rFonts w:hint="cs"/>
          <w:rtl/>
        </w:rPr>
        <w:t>והלכ</w:t>
      </w:r>
      <w:r w:rsidR="00D5478E" w:rsidRPr="0081371E">
        <w:rPr>
          <w:rStyle w:val="afff8"/>
          <w:rFonts w:hint="cs"/>
          <w:rtl/>
        </w:rPr>
        <w:t>ה</w:t>
      </w:r>
      <w:r w:rsidRPr="0081371E">
        <w:rPr>
          <w:rStyle w:val="afff8"/>
          <w:rFonts w:hint="cs"/>
          <w:rtl/>
        </w:rPr>
        <w:t xml:space="preserve"> כרב יוסף</w:t>
      </w:r>
      <w:r w:rsidRPr="00C35A2C">
        <w:rPr>
          <w:rFonts w:ascii="Fb Fontext" w:hAnsi="Fb Fontext" w:hint="cs"/>
          <w:rtl/>
        </w:rPr>
        <w:t xml:space="preserve"> </w:t>
      </w:r>
      <w:r w:rsidR="00D5478E">
        <w:rPr>
          <w:rFonts w:ascii="Fb Fontext" w:hAnsi="Fb Fontext" w:hint="cs"/>
          <w:rtl/>
        </w:rPr>
        <w:t xml:space="preserve">- </w:t>
      </w:r>
      <w:r w:rsidRPr="00C35A2C">
        <w:rPr>
          <w:rFonts w:ascii="Fb Fontext" w:hAnsi="Fb Fontext" w:hint="cs"/>
          <w:rtl/>
        </w:rPr>
        <w:t>ד</w:t>
      </w:r>
      <w:r w:rsidRPr="00C35A2C">
        <w:rPr>
          <w:rFonts w:ascii="Fb Fontext" w:hAnsi="Fb Fontext"/>
          <w:rtl/>
        </w:rPr>
        <w:t>אפושי לאו מילתא היא.</w:t>
      </w:r>
    </w:p>
    <w:p w14:paraId="61EB20B3" w14:textId="147D0284" w:rsidR="00D5478E" w:rsidRDefault="00D5478E" w:rsidP="00D5478E">
      <w:pPr>
        <w:pStyle w:val="36"/>
        <w:framePr w:wrap="notBeside"/>
        <w:rPr>
          <w:rtl/>
        </w:rPr>
      </w:pPr>
      <w:r>
        <w:rPr>
          <w:rFonts w:hint="cs"/>
          <w:rtl/>
        </w:rPr>
        <w:t>ד.</w:t>
      </w:r>
    </w:p>
    <w:p w14:paraId="01087FF1" w14:textId="7466C826" w:rsidR="00AC0AF5" w:rsidRPr="00C35A2C" w:rsidRDefault="00AC0AF5" w:rsidP="00AC0AF5">
      <w:pPr>
        <w:rPr>
          <w:rFonts w:ascii="Fb Fontext" w:hAnsi="Fb Fontext"/>
          <w:rtl/>
        </w:rPr>
      </w:pPr>
      <w:r w:rsidRPr="0081371E">
        <w:rPr>
          <w:rStyle w:val="afff8"/>
          <w:rtl/>
        </w:rPr>
        <w:t>חד גיסא נגרא וחד גיסא נהרא</w:t>
      </w:r>
      <w:r w:rsidRPr="00C35A2C">
        <w:rPr>
          <w:rFonts w:ascii="Fb Fontext" w:hAnsi="Fb Fontext"/>
          <w:sz w:val="32"/>
          <w:rtl/>
        </w:rPr>
        <w:t xml:space="preserve"> </w:t>
      </w:r>
      <w:r w:rsidR="00D5478E">
        <w:rPr>
          <w:rFonts w:ascii="Fb Fontext" w:hAnsi="Fb Fontext"/>
          <w:sz w:val="32"/>
          <w:rtl/>
        </w:rPr>
        <w:t>–</w:t>
      </w:r>
      <w:r w:rsidRPr="00C35A2C">
        <w:rPr>
          <w:rFonts w:ascii="Fb Fontext" w:hAnsi="Fb Fontext"/>
          <w:sz w:val="32"/>
          <w:rtl/>
        </w:rPr>
        <w:t xml:space="preserve"> </w:t>
      </w:r>
      <w:r w:rsidR="00D5478E">
        <w:rPr>
          <w:rFonts w:ascii="Fb Fontext" w:hAnsi="Fb Fontext" w:hint="cs"/>
          <w:sz w:val="32"/>
          <w:rtl/>
        </w:rPr>
        <w:t xml:space="preserve">חולקין </w:t>
      </w:r>
      <w:r w:rsidRPr="00C35A2C">
        <w:rPr>
          <w:rFonts w:ascii="Fb Fontext" w:hAnsi="Fb Fontext"/>
          <w:sz w:val="32"/>
          <w:rtl/>
        </w:rPr>
        <w:t>לה בקרנא זול.</w:t>
      </w:r>
    </w:p>
    <w:p w14:paraId="3E20FF0B" w14:textId="019285F5" w:rsidR="00AC0AF5" w:rsidRPr="001B450D" w:rsidRDefault="001B450D" w:rsidP="00AC0AF5">
      <w:pPr>
        <w:pStyle w:val="aff9"/>
        <w:rPr>
          <w:del w:id="90028" w:author="מנוע עיצוב" w:date="2026-10-08T11:01:28Z"/>
          <w:rtl/>
        </w:rPr>
      </w:pPr>
      <w:del w:id="90027" w:author="מנוע עיצוב" w:date="2026-10-08T11:01:28Z">
        <w:r w:rsidRPr="001B450D">
          <w:rPr>
            <w:rFonts w:hint="cs"/>
            <w:rtl/>
          </w:rPr>
          <w:delText xml:space="preserve">***</w:delText>
        </w:r>
      </w:del>
    </w:p>
    <w:bookmarkEnd w:id="6"/>
    <w:p w14:paraId="12E50F35" w14:textId="77777777" w:rsidR="00AC0AF5" w:rsidRPr="00C35A2C" w:rsidRDefault="00AC0AF5" w:rsidP="00982F98">
      <w:pPr>
        <w:pStyle w:val="affe"/>
        <w:framePr w:wrap="around"/>
        <w:rPr>
          <w:rtl/>
        </w:rPr>
      </w:pPr>
      <w:r w:rsidRPr="00C35A2C">
        <w:rPr>
          <w:rtl/>
        </w:rPr>
        <w:t>יג.</w:t>
      </w:r>
    </w:p>
    <w:p w14:paraId="78852AC2" w14:textId="77777777" w:rsidR="00AC0AF5" w:rsidRPr="00801934" w:rsidRDefault="00AC0AF5" w:rsidP="00AF2FEB">
      <w:pPr>
        <w:pStyle w:val="afffb"/>
        <w:rPr>
          <w:rtl/>
        </w:rPr>
      </w:pPr>
      <w:ins w:id="9818" w:author="מספור קטעי משנה" w:date="2026-10-06T06:44:59Z">
        <w:r>
          <w:rPr>
            <w:rStyle w:val="MisparKeta"/>
          </w:rPr>
          <w:t xml:space="preserve">א. </w:t>
        </w:r>
      </w:ins>
      <w:r w:rsidRPr="00801934">
        <w:rPr>
          <w:rtl/>
        </w:rPr>
        <w:t>ולא את הטרקלין כו'.</w:t>
      </w:r>
    </w:p>
    <w:p w14:paraId="326A45A9" w14:textId="77777777" w:rsidR="00D5478E" w:rsidRDefault="00AC0AF5" w:rsidP="00D5478E">
      <w:pPr>
        <w:pStyle w:val="affff9"/>
        <w:rPr>
          <w:rtl/>
        </w:rPr>
      </w:pPr>
      <w:r w:rsidRPr="00C35A2C">
        <w:rPr>
          <w:rtl/>
        </w:rPr>
        <w:t xml:space="preserve">אין בהן כדי לזה וכדי לזה, מהו? </w:t>
      </w:r>
    </w:p>
    <w:p w14:paraId="27C651C2" w14:textId="556EBC4A" w:rsidR="00AC0AF5" w:rsidRPr="00C35A2C" w:rsidRDefault="00AC0AF5" w:rsidP="00D5478E">
      <w:pPr>
        <w:spacing w:after="60"/>
        <w:rPr>
          <w:rFonts w:ascii="Fb Fontext" w:hAnsi="Fb Fontext"/>
          <w:rtl/>
        </w:rPr>
      </w:pPr>
      <w:r w:rsidRPr="00D5478E">
        <w:rPr>
          <w:rStyle w:val="affffe"/>
          <w:rtl/>
        </w:rPr>
        <w:t>ר"</w:t>
      </w:r>
      <w:r w:rsidRPr="00D5478E">
        <w:rPr>
          <w:rStyle w:val="affffe"/>
          <w:rFonts w:hint="cs"/>
          <w:rtl/>
        </w:rPr>
        <w:t>י</w:t>
      </w:r>
      <w:r w:rsidRPr="00D5478E">
        <w:rPr>
          <w:rStyle w:val="affffe"/>
          <w:rtl/>
        </w:rPr>
        <w:t>:</w:t>
      </w:r>
      <w:r w:rsidRPr="00C35A2C">
        <w:rPr>
          <w:rFonts w:ascii="Fb Fontext" w:hAnsi="Fb Fontext"/>
          <w:rtl/>
        </w:rPr>
        <w:t xml:space="preserve"> אית דינא דגוד או אגוד, </w:t>
      </w:r>
      <w:r w:rsidR="00D5478E">
        <w:rPr>
          <w:rFonts w:ascii="Fb Fontext" w:hAnsi="Fb Fontext"/>
          <w:rtl/>
        </w:rPr>
        <w:tab/>
      </w:r>
      <w:r w:rsidRPr="00D5478E">
        <w:rPr>
          <w:rStyle w:val="affffe"/>
          <w:rtl/>
        </w:rPr>
        <w:t>ר"</w:t>
      </w:r>
      <w:r w:rsidRPr="00D5478E">
        <w:rPr>
          <w:rStyle w:val="affffe"/>
          <w:rFonts w:hint="cs"/>
          <w:rtl/>
        </w:rPr>
        <w:t>נ</w:t>
      </w:r>
      <w:r w:rsidRPr="00D5478E">
        <w:rPr>
          <w:rStyle w:val="affffe"/>
          <w:rtl/>
        </w:rPr>
        <w:t>:</w:t>
      </w:r>
      <w:r w:rsidRPr="00C35A2C">
        <w:rPr>
          <w:rFonts w:ascii="Fb Fontext" w:hAnsi="Fb Fontext"/>
          <w:rtl/>
        </w:rPr>
        <w:t xml:space="preserve"> לית דינא דגוד או אגוד.</w:t>
      </w:r>
    </w:p>
    <w:p w14:paraId="6F2FA419" w14:textId="6C0520CC" w:rsidR="00D5478E" w:rsidRDefault="00AC0AF5" w:rsidP="00D5478E">
      <w:pPr>
        <w:pStyle w:val="36"/>
        <w:framePr w:wrap="notBeside"/>
        <w:rPr>
          <w:rtl/>
        </w:rPr>
      </w:pPr>
      <w:r w:rsidRPr="00C35A2C">
        <w:rPr>
          <w:rtl/>
        </w:rPr>
        <w:t>רבא לר"</w:t>
      </w:r>
      <w:r w:rsidRPr="00C35A2C">
        <w:rPr>
          <w:rFonts w:hint="cs"/>
          <w:rtl/>
        </w:rPr>
        <w:t>נ:</w:t>
      </w:r>
    </w:p>
    <w:p w14:paraId="7E3B4DEC" w14:textId="2D447971" w:rsidR="00AC0AF5" w:rsidRDefault="00AC0AF5" w:rsidP="00AC0AF5">
      <w:pPr>
        <w:rPr>
          <w:rFonts w:ascii="Fb Fontext" w:hAnsi="Fb Fontext"/>
          <w:rtl/>
        </w:rPr>
      </w:pPr>
      <w:r w:rsidRPr="00C35A2C">
        <w:rPr>
          <w:rFonts w:ascii="Fb Fontext" w:hAnsi="Fb Fontext"/>
          <w:rtl/>
        </w:rPr>
        <w:t>בכור ופשוט שהניח להן אביהן עבד ובהמה טמאה, כיצד עושין?</w:t>
      </w:r>
    </w:p>
    <w:p w14:paraId="59821250" w14:textId="4EFBF7E9" w:rsidR="00D5478E" w:rsidRDefault="00AC0AF5" w:rsidP="00D5478E">
      <w:pPr>
        <w:pStyle w:val="36"/>
        <w:framePr w:wrap="notBeside"/>
        <w:rPr>
          <w:rtl/>
        </w:rPr>
      </w:pPr>
      <w:r w:rsidRPr="00C35A2C">
        <w:rPr>
          <w:rtl/>
        </w:rPr>
        <w:t>א"ל</w:t>
      </w:r>
      <w:r w:rsidR="00D5478E">
        <w:rPr>
          <w:rFonts w:hint="cs"/>
          <w:rtl/>
        </w:rPr>
        <w:t xml:space="preserve"> ר</w:t>
      </w:r>
      <w:r w:rsidR="00F10693">
        <w:rPr>
          <w:rtl/>
        </w:rPr>
        <w:t>"</w:t>
      </w:r>
      <w:r w:rsidR="00D5478E">
        <w:rPr>
          <w:rFonts w:hint="cs"/>
          <w:rtl/>
        </w:rPr>
        <w:t>נ</w:t>
      </w:r>
      <w:r w:rsidRPr="00C35A2C">
        <w:rPr>
          <w:rtl/>
        </w:rPr>
        <w:t>:</w:t>
      </w:r>
    </w:p>
    <w:p w14:paraId="44295DC1" w14:textId="12AA1C0D" w:rsidR="00AC0AF5" w:rsidRPr="00C35A2C" w:rsidRDefault="00AC0AF5" w:rsidP="00D5478E">
      <w:pPr>
        <w:spacing w:after="60"/>
        <w:rPr>
          <w:rFonts w:ascii="Fb Fontext" w:hAnsi="Fb Fontext"/>
          <w:rtl/>
        </w:rPr>
      </w:pPr>
      <w:r w:rsidRPr="00C35A2C">
        <w:rPr>
          <w:rFonts w:ascii="Fb Fontext" w:hAnsi="Fb Fontext"/>
          <w:rtl/>
        </w:rPr>
        <w:t>עובד לזה יום אחד</w:t>
      </w:r>
      <w:r w:rsidR="00D5478E">
        <w:rPr>
          <w:rFonts w:ascii="Fb Fontext" w:hAnsi="Fb Fontext" w:hint="cs"/>
          <w:rtl/>
        </w:rPr>
        <w:t>,</w:t>
      </w:r>
      <w:r w:rsidRPr="00C35A2C">
        <w:rPr>
          <w:rFonts w:ascii="Fb Fontext" w:hAnsi="Fb Fontext"/>
          <w:rtl/>
        </w:rPr>
        <w:t xml:space="preserve"> ולזה שני ימים.</w:t>
      </w:r>
    </w:p>
    <w:p w14:paraId="6248977F" w14:textId="6365B95E" w:rsidR="00D5478E" w:rsidRDefault="00D5478E" w:rsidP="00D5478E">
      <w:pPr>
        <w:pStyle w:val="36"/>
        <w:framePr w:wrap="notBeside"/>
        <w:rPr>
          <w:rtl/>
        </w:rPr>
      </w:pPr>
      <w:r>
        <w:rPr>
          <w:rFonts w:hint="cs"/>
          <w:rtl/>
        </w:rPr>
        <w:t>א. וקשה לר</w:t>
      </w:r>
      <w:r w:rsidR="00F10693">
        <w:rPr>
          <w:rtl/>
        </w:rPr>
        <w:t>"</w:t>
      </w:r>
      <w:r>
        <w:rPr>
          <w:rFonts w:hint="cs"/>
          <w:rtl/>
        </w:rPr>
        <w:t>י:</w:t>
      </w:r>
    </w:p>
    <w:p w14:paraId="79107B6E" w14:textId="77777777" w:rsidR="00D5478E" w:rsidRDefault="00D5478E" w:rsidP="00AC0AF5">
      <w:pPr>
        <w:rPr>
          <w:rFonts w:ascii="Fb Fontext" w:hAnsi="Fb Fontext"/>
          <w:b/>
          <w:i/>
          <w:rtl/>
        </w:rPr>
      </w:pPr>
      <w:r>
        <w:rPr>
          <w:rFonts w:ascii="Fb Fontext" w:hAnsi="Fb Fontext" w:hint="cs"/>
          <w:b/>
          <w:i/>
          <w:rtl/>
        </w:rPr>
        <w:t>מ</w:t>
      </w:r>
      <w:r w:rsidR="00AC0AF5" w:rsidRPr="00C35A2C">
        <w:rPr>
          <w:rFonts w:ascii="Fb Fontext" w:hAnsi="Fb Fontext" w:hint="cs"/>
          <w:b/>
          <w:i/>
          <w:rtl/>
        </w:rPr>
        <w:t>ד</w:t>
      </w:r>
      <w:r w:rsidR="00AC0AF5" w:rsidRPr="00F10693">
        <w:rPr>
          <w:rFonts w:hint="cs"/>
          <w:rtl/>
        </w:rPr>
        <w:t>'</w:t>
      </w:r>
      <w:r w:rsidR="00AC0AF5" w:rsidRPr="00F10693">
        <w:rPr>
          <w:rtl/>
        </w:rPr>
        <w:t>מ</w:t>
      </w:r>
      <w:r w:rsidR="00AC0AF5" w:rsidRPr="00C35A2C">
        <w:rPr>
          <w:rFonts w:ascii="Fb Fontext" w:hAnsi="Fb Fontext"/>
          <w:b/>
          <w:i/>
          <w:rtl/>
        </w:rPr>
        <w:t xml:space="preserve">י שחציו עבד וחציו בן חורין, </w:t>
      </w:r>
    </w:p>
    <w:p w14:paraId="01FE9B3F" w14:textId="2CDB3587" w:rsidR="00AC0AF5" w:rsidRPr="00C35A2C" w:rsidRDefault="00AC0AF5" w:rsidP="00AC0AF5">
      <w:pPr>
        <w:rPr>
          <w:rFonts w:ascii="Fb Fontext" w:hAnsi="Fb Fontext"/>
          <w:b/>
          <w:i/>
          <w:rtl/>
        </w:rPr>
      </w:pPr>
      <w:r w:rsidRPr="00D5478E">
        <w:rPr>
          <w:rStyle w:val="affffe"/>
          <w:rFonts w:hint="cs"/>
          <w:rtl/>
        </w:rPr>
        <w:lastRenderedPageBreak/>
        <w:t>לב</w:t>
      </w:r>
      <w:r w:rsidRPr="00D5478E">
        <w:rPr>
          <w:rStyle w:val="affffe"/>
          <w:rtl/>
        </w:rPr>
        <w:t>"</w:t>
      </w:r>
      <w:r w:rsidRPr="00D5478E">
        <w:rPr>
          <w:rStyle w:val="affffe"/>
          <w:rFonts w:hint="cs"/>
          <w:rtl/>
        </w:rPr>
        <w:t>ה</w:t>
      </w:r>
      <w:r w:rsidR="00D5478E">
        <w:rPr>
          <w:rStyle w:val="affffe"/>
          <w:rFonts w:hint="cs"/>
          <w:rtl/>
        </w:rPr>
        <w:t>:</w:t>
      </w:r>
      <w:r w:rsidRPr="00C35A2C">
        <w:rPr>
          <w:rFonts w:ascii="Fb Fontext" w:hAnsi="Fb Fontext" w:hint="cs"/>
          <w:b/>
          <w:i/>
          <w:rtl/>
        </w:rPr>
        <w:t xml:space="preserve"> </w:t>
      </w:r>
      <w:r w:rsidRPr="00C35A2C">
        <w:rPr>
          <w:rFonts w:ascii="Fb Fontext" w:hAnsi="Fb Fontext"/>
          <w:b/>
          <w:i/>
          <w:rtl/>
        </w:rPr>
        <w:t>עובד את רבו יום אחד ואת עצמו יום אחד,</w:t>
      </w:r>
    </w:p>
    <w:p w14:paraId="7F2CEEC9" w14:textId="77777777" w:rsidR="00D5478E" w:rsidRDefault="00AC0AF5" w:rsidP="00D5478E">
      <w:pPr>
        <w:rPr>
          <w:rStyle w:val="affffe"/>
          <w:rtl/>
        </w:rPr>
      </w:pPr>
      <w:r w:rsidRPr="00D5478E">
        <w:rPr>
          <w:rStyle w:val="affffe"/>
          <w:rFonts w:hint="cs"/>
          <w:rtl/>
        </w:rPr>
        <w:t>ולב</w:t>
      </w:r>
      <w:r w:rsidRPr="00D5478E">
        <w:rPr>
          <w:rStyle w:val="affffe"/>
          <w:rtl/>
        </w:rPr>
        <w:t>"</w:t>
      </w:r>
      <w:r w:rsidRPr="00D5478E">
        <w:rPr>
          <w:rStyle w:val="affffe"/>
          <w:rFonts w:hint="cs"/>
          <w:rtl/>
        </w:rPr>
        <w:t>ש</w:t>
      </w:r>
      <w:r w:rsidRPr="00D5478E">
        <w:rPr>
          <w:rStyle w:val="affffe"/>
          <w:rtl/>
        </w:rPr>
        <w:t>:</w:t>
      </w:r>
      <w:r w:rsidRPr="00C35A2C">
        <w:rPr>
          <w:rFonts w:ascii="Fb Fontext" w:hAnsi="Fb Fontext"/>
          <w:sz w:val="32"/>
          <w:rtl/>
        </w:rPr>
        <w:t xml:space="preserve"> תקנתם את רבו, את עצמו לא תקנתם, לישא שפחה אינו יכול, לישא בת חורין </w:t>
      </w:r>
      <w:r w:rsidRPr="006765C4">
        <w:rPr>
          <w:rFonts w:ascii="Fb Fontext" w:hAnsi="Fb Fontext"/>
          <w:spacing w:val="-2"/>
          <w:sz w:val="32"/>
          <w:rtl/>
        </w:rPr>
        <w:t xml:space="preserve">אינו יכול, יבטל? והלא לא נברא העולם אלא לפריה ורביה, </w:t>
      </w:r>
      <w:r w:rsidRPr="006765C4">
        <w:rPr>
          <w:rFonts w:ascii="Fb Fontext" w:hAnsi="Fb Fontext" w:hint="cs"/>
          <w:spacing w:val="-2"/>
          <w:sz w:val="32"/>
          <w:rtl/>
        </w:rPr>
        <w:t>ד</w:t>
      </w:r>
      <w:r w:rsidRPr="00F10693">
        <w:rPr>
          <w:rFonts w:hint="cs"/>
          <w:rtl/>
        </w:rPr>
        <w:t>'</w:t>
      </w:r>
      <w:r w:rsidRPr="00F10693">
        <w:rPr>
          <w:rtl/>
        </w:rPr>
        <w:t>ל</w:t>
      </w:r>
      <w:r w:rsidRPr="00D5478E">
        <w:rPr>
          <w:rStyle w:val="affff8"/>
          <w:rtl/>
        </w:rPr>
        <w:t>א תהו בראה לשבת יצרה</w:t>
      </w:r>
      <w:r w:rsidRPr="00F10693">
        <w:rPr>
          <w:rFonts w:hint="cs"/>
          <w:rtl/>
        </w:rPr>
        <w:t>'</w:t>
      </w:r>
      <w:r w:rsidR="00D5478E" w:rsidRPr="00F10693">
        <w:rPr>
          <w:rFonts w:hint="cs"/>
          <w:rtl/>
        </w:rPr>
        <w:t xml:space="preserve"> </w:t>
      </w:r>
      <w:r w:rsidRPr="00D5478E">
        <w:rPr>
          <w:rtl/>
        </w:rPr>
        <w:t xml:space="preserve">אלא כופין את רבו ועושין אותו בן חורין וכותבין שטר על חצי דמיו, </w:t>
      </w:r>
    </w:p>
    <w:p w14:paraId="6D599AC0" w14:textId="77777777" w:rsidR="008F7407" w:rsidRPr="008F7407" w:rsidRDefault="008F7407" w:rsidP="008F7407">
      <w:pPr>
        <w:pStyle w:val="36"/>
        <w:framePr w:wrap="notBeside"/>
        <w:rPr>
          <w:rtl/>
        </w:rPr>
      </w:pPr>
      <w:r w:rsidRPr="008F7407">
        <w:rPr>
          <w:rtl/>
        </w:rPr>
        <w:t>◄</w:t>
      </w:r>
    </w:p>
    <w:p w14:paraId="6764C485" w14:textId="52ED1C0A" w:rsidR="00AC0AF5" w:rsidRPr="00D5478E" w:rsidRDefault="00AC0AF5" w:rsidP="00D5478E">
      <w:pPr>
        <w:rPr>
          <w:rtl/>
        </w:rPr>
      </w:pPr>
      <w:r w:rsidRPr="00D5478E">
        <w:rPr>
          <w:rtl/>
        </w:rPr>
        <w:t>וחזרו ב"ה להורות כב"ש</w:t>
      </w:r>
      <w:r w:rsidRPr="00D5478E">
        <w:rPr>
          <w:rFonts w:hint="cs"/>
          <w:rtl/>
        </w:rPr>
        <w:t>.</w:t>
      </w:r>
      <w:r w:rsidR="00D5478E">
        <w:rPr>
          <w:rFonts w:hint="cs"/>
          <w:rtl/>
        </w:rPr>
        <w:t xml:space="preserve"> </w:t>
      </w:r>
      <w:r w:rsidR="00D5478E" w:rsidRPr="00D5478E">
        <w:rPr>
          <w:rStyle w:val="afffff0"/>
          <w:rFonts w:hint="cs"/>
          <w:rtl/>
        </w:rPr>
        <w:t xml:space="preserve">משמע </w:t>
      </w:r>
      <w:r w:rsidR="00D5478E">
        <w:rPr>
          <w:rStyle w:val="afffff0"/>
          <w:rFonts w:hint="cs"/>
          <w:rtl/>
        </w:rPr>
        <w:t>שא</w:t>
      </w:r>
      <w:r w:rsidR="00F10693">
        <w:rPr>
          <w:rStyle w:val="afffff0"/>
          <w:rtl/>
        </w:rPr>
        <w:t>"</w:t>
      </w:r>
      <w:r w:rsidR="00D5478E">
        <w:rPr>
          <w:rStyle w:val="afffff0"/>
          <w:rFonts w:hint="cs"/>
          <w:rtl/>
        </w:rPr>
        <w:t>א לומר</w:t>
      </w:r>
      <w:r w:rsidR="00D5478E" w:rsidRPr="00D5478E">
        <w:rPr>
          <w:rStyle w:val="afffff0"/>
          <w:rFonts w:hint="cs"/>
          <w:rtl/>
        </w:rPr>
        <w:t xml:space="preserve"> גוד או איגוד</w:t>
      </w:r>
    </w:p>
    <w:p w14:paraId="0619284A" w14:textId="77777777" w:rsidR="00D5478E" w:rsidRDefault="00AC0AF5" w:rsidP="00D5478E">
      <w:pPr>
        <w:pStyle w:val="36"/>
        <w:framePr w:wrap="notBeside"/>
        <w:rPr>
          <w:rtl/>
        </w:rPr>
      </w:pPr>
      <w:r w:rsidRPr="00065E76">
        <w:rPr>
          <w:rtl/>
        </w:rPr>
        <w:t xml:space="preserve">- </w:t>
      </w:r>
      <w:r w:rsidRPr="00065E76">
        <w:rPr>
          <w:rFonts w:hint="cs"/>
          <w:rtl/>
        </w:rPr>
        <w:t>ד</w:t>
      </w:r>
      <w:r w:rsidRPr="00065E76">
        <w:rPr>
          <w:rtl/>
        </w:rPr>
        <w:t>שאני</w:t>
      </w:r>
    </w:p>
    <w:p w14:paraId="1FD41EA0" w14:textId="761A2D79" w:rsidR="00AC0AF5" w:rsidRPr="00D5478E" w:rsidRDefault="00D5478E" w:rsidP="00D5478E">
      <w:pPr>
        <w:spacing w:after="60"/>
        <w:rPr>
          <w:rStyle w:val="afffff0"/>
        </w:rPr>
      </w:pPr>
      <w:r>
        <w:rPr>
          <w:rFonts w:hint="cs"/>
          <w:rtl/>
        </w:rPr>
        <w:t xml:space="preserve">בעבד שיכול לקנות אבל לא להקנות </w:t>
      </w:r>
      <w:r w:rsidR="00AC0AF5" w:rsidRPr="00D5478E">
        <w:rPr>
          <w:rStyle w:val="afffff0"/>
          <w:rFonts w:hint="cs"/>
          <w:rtl/>
        </w:rPr>
        <w:t>דאין קיץ דמים לפחות משש]</w:t>
      </w:r>
    </w:p>
    <w:p w14:paraId="3F1BB087" w14:textId="3B357F3A" w:rsidR="00D5478E" w:rsidRDefault="008F7407" w:rsidP="00D5478E">
      <w:pPr>
        <w:pStyle w:val="36"/>
        <w:framePr w:wrap="notBeside"/>
        <w:rPr>
          <w:rtl/>
        </w:rPr>
      </w:pPr>
      <w:r>
        <w:rPr>
          <w:rStyle w:val="afffff0"/>
          <w:rFonts w:ascii="BA Or Tzadikim Regular" w:hAnsi="BA Or Tzadikim Regular" w:cs="BA Or Tzadikim Regular"/>
          <w:rtl/>
        </w:rPr>
        <w:t>◄</w:t>
      </w:r>
      <w:r w:rsidR="00D5478E">
        <w:rPr>
          <w:rFonts w:hint="cs"/>
          <w:rtl/>
        </w:rPr>
        <w:t xml:space="preserve">ב. </w:t>
      </w:r>
      <w:r w:rsidR="00AC0AF5" w:rsidRPr="006765C4">
        <w:rPr>
          <w:rtl/>
        </w:rPr>
        <w:t>ת"ש:</w:t>
      </w:r>
    </w:p>
    <w:p w14:paraId="7F88B208" w14:textId="77777777" w:rsidR="00D5478E" w:rsidRDefault="00AC0AF5" w:rsidP="00AC0AF5">
      <w:pPr>
        <w:rPr>
          <w:rtl/>
        </w:rPr>
      </w:pPr>
      <w:r w:rsidRPr="00D5478E">
        <w:rPr>
          <w:rtl/>
        </w:rPr>
        <w:t xml:space="preserve">שני אחין, אחד עני ואחד עשיר, והניח להן אביהן מרחץ ובית הבד, </w:t>
      </w:r>
    </w:p>
    <w:p w14:paraId="64CD55FC" w14:textId="13CF6EC9" w:rsidR="00AC0AF5" w:rsidRDefault="00AC0AF5" w:rsidP="00D5478E">
      <w:pPr>
        <w:rPr>
          <w:rFonts w:ascii="Fb Fontext" w:hAnsi="Fb Fontext"/>
          <w:rtl/>
        </w:rPr>
      </w:pPr>
      <w:r w:rsidRPr="00D5478E">
        <w:rPr>
          <w:rtl/>
        </w:rPr>
        <w:t>עשאן לשכר השכר לאמצע,</w:t>
      </w:r>
      <w:r w:rsidR="00D5478E">
        <w:rPr>
          <w:rFonts w:hint="cs"/>
          <w:rtl/>
        </w:rPr>
        <w:t xml:space="preserve"> </w:t>
      </w:r>
      <w:r>
        <w:rPr>
          <w:rFonts w:ascii="Fb Fontext" w:hAnsi="Fb Fontext"/>
          <w:rtl/>
        </w:rPr>
        <w:t xml:space="preserve">עשאן לעצמו </w:t>
      </w:r>
      <w:r w:rsidRPr="00C35A2C">
        <w:rPr>
          <w:rFonts w:ascii="Fb Fontext" w:hAnsi="Fb Fontext"/>
          <w:rtl/>
        </w:rPr>
        <w:t>הרי עשיר אומר לעני: קח לך עבדים וירחצו במרחץ, קח לך זיתים ובא ועשה בבית הבד!</w:t>
      </w:r>
    </w:p>
    <w:p w14:paraId="3BE52116" w14:textId="5F7BB028" w:rsidR="00D5478E" w:rsidRDefault="00D5478E" w:rsidP="00D5478E">
      <w:pPr>
        <w:pStyle w:val="36"/>
        <w:framePr w:wrap="notBeside"/>
        <w:rPr>
          <w:rtl/>
        </w:rPr>
      </w:pPr>
      <w:r>
        <w:rPr>
          <w:rFonts w:hint="cs"/>
          <w:rtl/>
        </w:rPr>
        <w:t>- ש</w:t>
      </w:r>
      <w:r w:rsidR="00AC0AF5" w:rsidRPr="00C35A2C">
        <w:rPr>
          <w:rtl/>
        </w:rPr>
        <w:t>ם</w:t>
      </w:r>
    </w:p>
    <w:p w14:paraId="346885A8" w14:textId="6A8C5F19" w:rsidR="00AC0AF5" w:rsidRPr="00D5478E" w:rsidRDefault="00D5478E" w:rsidP="00AC0AF5">
      <w:pPr>
        <w:rPr>
          <w:rStyle w:val="afffff0"/>
          <w:rtl/>
        </w:rPr>
      </w:pPr>
      <w:r>
        <w:rPr>
          <w:rFonts w:ascii="Fb Fontext" w:hAnsi="Fb Fontext" w:hint="cs"/>
          <w:rtl/>
        </w:rPr>
        <w:t xml:space="preserve">יש </w:t>
      </w:r>
      <w:r w:rsidR="00AC0AF5" w:rsidRPr="00C35A2C">
        <w:rPr>
          <w:rFonts w:ascii="Fb Fontext" w:hAnsi="Fb Fontext"/>
          <w:rtl/>
        </w:rPr>
        <w:t xml:space="preserve">גוד, </w:t>
      </w:r>
      <w:r>
        <w:rPr>
          <w:rFonts w:ascii="Fb Fontext" w:hAnsi="Fb Fontext" w:hint="cs"/>
          <w:rtl/>
        </w:rPr>
        <w:t xml:space="preserve">ואין </w:t>
      </w:r>
      <w:r w:rsidR="00AC0AF5" w:rsidRPr="00C35A2C">
        <w:rPr>
          <w:rFonts w:ascii="Fb Fontext" w:hAnsi="Fb Fontext"/>
          <w:rtl/>
        </w:rPr>
        <w:t xml:space="preserve">אגוד </w:t>
      </w:r>
      <w:r w:rsidR="00AC0AF5" w:rsidRPr="00D5478E">
        <w:rPr>
          <w:rStyle w:val="afffff0"/>
          <w:rFonts w:hint="cs"/>
          <w:rtl/>
        </w:rPr>
        <w:t>[דאין לעני במה לקנות]</w:t>
      </w:r>
      <w:r w:rsidR="00AC0AF5" w:rsidRPr="00D5478E">
        <w:rPr>
          <w:rStyle w:val="afffff0"/>
          <w:rtl/>
        </w:rPr>
        <w:t>.</w:t>
      </w:r>
    </w:p>
    <w:p w14:paraId="28DC4118" w14:textId="77777777" w:rsidR="00AC0AF5" w:rsidRPr="00C35A2C" w:rsidRDefault="00AC0AF5" w:rsidP="00982F98">
      <w:pPr>
        <w:pStyle w:val="affe"/>
        <w:framePr w:wrap="around"/>
        <w:rPr>
          <w:rtl/>
        </w:rPr>
      </w:pPr>
      <w:r w:rsidRPr="00C35A2C">
        <w:rPr>
          <w:rtl/>
        </w:rPr>
        <w:t>יג:</w:t>
      </w:r>
    </w:p>
    <w:p w14:paraId="4FCCDE9B" w14:textId="2903D15A" w:rsidR="00D5478E" w:rsidRDefault="008F7407" w:rsidP="00D5478E">
      <w:pPr>
        <w:pStyle w:val="36"/>
        <w:framePr w:wrap="notBeside"/>
        <w:rPr>
          <w:rtl/>
        </w:rPr>
      </w:pPr>
      <w:r>
        <w:rPr>
          <w:rStyle w:val="afffff0"/>
          <w:rFonts w:ascii="BA Or Tzadikim Regular" w:hAnsi="BA Or Tzadikim Regular" w:cs="BA Or Tzadikim Regular"/>
          <w:rtl/>
        </w:rPr>
        <w:t>◄</w:t>
      </w:r>
      <w:r w:rsidR="00D5478E">
        <w:rPr>
          <w:rFonts w:hint="cs"/>
          <w:rtl/>
        </w:rPr>
        <w:t xml:space="preserve">ג. </w:t>
      </w:r>
      <w:r w:rsidR="00AC0AF5" w:rsidRPr="00C35A2C">
        <w:rPr>
          <w:rtl/>
        </w:rPr>
        <w:t>ת"ש:</w:t>
      </w:r>
    </w:p>
    <w:p w14:paraId="24B9FF00" w14:textId="1255D761" w:rsidR="00AC0AF5" w:rsidRPr="0095343A" w:rsidRDefault="00AC0AF5" w:rsidP="00AC0AF5">
      <w:pPr>
        <w:rPr>
          <w:rFonts w:ascii="Fb Fontext" w:hAnsi="Fb Fontext"/>
          <w:spacing w:val="-4"/>
          <w:sz w:val="32"/>
          <w:rtl/>
        </w:rPr>
      </w:pPr>
      <w:r w:rsidRPr="0095343A">
        <w:rPr>
          <w:rFonts w:ascii="Fb Fontext" w:hAnsi="Fb Fontext"/>
          <w:spacing w:val="-4"/>
          <w:sz w:val="32"/>
          <w:rtl/>
        </w:rPr>
        <w:t>כל שאילו יחלק ושמו עליו חולקין, אם לאו - מעלין אותו בדמים!</w:t>
      </w:r>
    </w:p>
    <w:p w14:paraId="0E786F35" w14:textId="013E0B6F" w:rsidR="00AC0AF5" w:rsidRDefault="00AC0AF5" w:rsidP="00AC0AF5">
      <w:pPr>
        <w:rPr>
          <w:rFonts w:ascii="Fb Fontext" w:hAnsi="Fb Fontext"/>
          <w:sz w:val="32"/>
          <w:rtl/>
        </w:rPr>
      </w:pPr>
      <w:r w:rsidRPr="00D5478E">
        <w:rPr>
          <w:rStyle w:val="affffe"/>
          <w:rtl/>
        </w:rPr>
        <w:t>תנאי היא. דתניא</w:t>
      </w:r>
      <w:r w:rsidRPr="00D5478E">
        <w:rPr>
          <w:rStyle w:val="affffe"/>
          <w:rFonts w:hint="cs"/>
          <w:rtl/>
        </w:rPr>
        <w:t>:</w:t>
      </w:r>
      <w:r w:rsidRPr="00C35A2C">
        <w:rPr>
          <w:rFonts w:ascii="Fb Fontext" w:hAnsi="Fb Fontext" w:hint="cs"/>
          <w:rtl/>
        </w:rPr>
        <w:t xml:space="preserve"> </w:t>
      </w:r>
      <w:r w:rsidRPr="00C35A2C">
        <w:rPr>
          <w:rFonts w:ascii="Fb Fontext" w:hAnsi="Fb Fontext"/>
          <w:rtl/>
        </w:rPr>
        <w:t>טול אתה שיעור ואני פחות</w:t>
      </w:r>
      <w:r w:rsidRPr="00C35A2C">
        <w:rPr>
          <w:rFonts w:ascii="Fb Fontext" w:hAnsi="Fb Fontext" w:hint="cs"/>
          <w:rtl/>
        </w:rPr>
        <w:t xml:space="preserve"> </w:t>
      </w:r>
      <w:r w:rsidRPr="00C35A2C">
        <w:rPr>
          <w:rFonts w:ascii="Fb Fontext" w:hAnsi="Fb Fontext"/>
          <w:rtl/>
        </w:rPr>
        <w:t xml:space="preserve">שומעין לו, וגוד או אגוד </w:t>
      </w:r>
      <w:r w:rsidR="00D5478E">
        <w:rPr>
          <w:rFonts w:ascii="Fb Fontext" w:hAnsi="Fb Fontext"/>
          <w:rtl/>
        </w:rPr>
        <w:t>–</w:t>
      </w:r>
      <w:r w:rsidRPr="00C35A2C">
        <w:rPr>
          <w:rFonts w:ascii="Fb Fontext" w:hAnsi="Fb Fontext"/>
          <w:rtl/>
        </w:rPr>
        <w:t xml:space="preserve"> </w:t>
      </w:r>
      <w:r w:rsidR="00D5478E">
        <w:rPr>
          <w:rFonts w:ascii="Fb Fontext" w:hAnsi="Fb Fontext" w:hint="cs"/>
          <w:rtl/>
        </w:rPr>
        <w:t xml:space="preserve">גם </w:t>
      </w:r>
      <w:r w:rsidRPr="00C35A2C">
        <w:rPr>
          <w:rFonts w:ascii="Fb Fontext" w:hAnsi="Fb Fontext"/>
          <w:rtl/>
        </w:rPr>
        <w:t xml:space="preserve"> שומעין לו, </w:t>
      </w:r>
      <w:r w:rsidRPr="00D5478E">
        <w:rPr>
          <w:rStyle w:val="affffe"/>
          <w:rFonts w:hint="cs"/>
          <w:rtl/>
        </w:rPr>
        <w:t>ולרשב</w:t>
      </w:r>
      <w:r w:rsidRPr="00D5478E">
        <w:rPr>
          <w:rStyle w:val="affffe"/>
          <w:rtl/>
        </w:rPr>
        <w:t>"</w:t>
      </w:r>
      <w:r w:rsidRPr="00D5478E">
        <w:rPr>
          <w:rStyle w:val="affffe"/>
          <w:rFonts w:hint="cs"/>
          <w:rtl/>
        </w:rPr>
        <w:t>ג</w:t>
      </w:r>
      <w:r w:rsidRPr="00D5478E">
        <w:rPr>
          <w:rStyle w:val="affffe"/>
          <w:rtl/>
        </w:rPr>
        <w:t>:</w:t>
      </w:r>
      <w:r w:rsidRPr="00C35A2C">
        <w:rPr>
          <w:rFonts w:ascii="Fb Fontext" w:hAnsi="Fb Fontext"/>
          <w:sz w:val="32"/>
          <w:rtl/>
        </w:rPr>
        <w:t xml:space="preserve"> אין שומעין לו!</w:t>
      </w:r>
    </w:p>
    <w:p w14:paraId="772463FD" w14:textId="3929F18E" w:rsidR="00D5478E" w:rsidRDefault="008F7407" w:rsidP="00D5478E">
      <w:pPr>
        <w:pStyle w:val="36"/>
        <w:framePr w:wrap="notBeside"/>
        <w:rPr>
          <w:rtl/>
        </w:rPr>
      </w:pPr>
      <w:r>
        <w:rPr>
          <w:rStyle w:val="afffff0"/>
          <w:rFonts w:ascii="BA Or Tzadikim Regular" w:hAnsi="BA Or Tzadikim Regular" w:cs="BA Or Tzadikim Regular"/>
          <w:rtl/>
        </w:rPr>
        <w:t>◄</w:t>
      </w:r>
      <w:r w:rsidR="00D5478E">
        <w:rPr>
          <w:rFonts w:hint="cs"/>
          <w:rtl/>
        </w:rPr>
        <w:t>דחי</w:t>
      </w:r>
      <w:r w:rsidR="00D5478E" w:rsidRPr="00F10693">
        <w:rPr>
          <w:rFonts w:hint="cs"/>
          <w:rtl/>
        </w:rPr>
        <w:t>'</w:t>
      </w:r>
      <w:r w:rsidR="00AC0AF5" w:rsidRPr="00F10693">
        <w:rPr>
          <w:rFonts w:hint="cs"/>
          <w:rtl/>
        </w:rPr>
        <w:t xml:space="preserve"> </w:t>
      </w:r>
    </w:p>
    <w:p w14:paraId="3D4EED51" w14:textId="4CAF9924" w:rsidR="00AC0AF5" w:rsidRPr="0095343A" w:rsidRDefault="00D5478E" w:rsidP="00526703">
      <w:pPr>
        <w:spacing w:after="60"/>
        <w:rPr>
          <w:rFonts w:ascii="Fb Fontext" w:hAnsi="Fb Fontext" w:cs="Guttman Vilna"/>
          <w:b/>
          <w:bCs/>
          <w:spacing w:val="-4"/>
          <w:rtl/>
        </w:rPr>
      </w:pPr>
      <w:r w:rsidRPr="0095343A">
        <w:rPr>
          <w:rStyle w:val="affffe"/>
          <w:rFonts w:hint="cs"/>
          <w:spacing w:val="-4"/>
          <w:rtl/>
        </w:rPr>
        <w:t xml:space="preserve">דלרשב'ג </w:t>
      </w:r>
      <w:r w:rsidR="00AC0AF5" w:rsidRPr="0095343A">
        <w:rPr>
          <w:rFonts w:hint="cs"/>
          <w:spacing w:val="-4"/>
          <w:rtl/>
        </w:rPr>
        <w:t xml:space="preserve">אי בדמי </w:t>
      </w:r>
      <w:r w:rsidRPr="0095343A">
        <w:rPr>
          <w:rFonts w:hint="cs"/>
          <w:spacing w:val="-4"/>
          <w:rtl/>
        </w:rPr>
        <w:t xml:space="preserve">אין </w:t>
      </w:r>
      <w:r w:rsidR="00AC0AF5" w:rsidRPr="0095343A">
        <w:rPr>
          <w:rFonts w:hint="cs"/>
          <w:spacing w:val="-4"/>
          <w:rtl/>
        </w:rPr>
        <w:t>ל</w:t>
      </w:r>
      <w:r w:rsidRPr="0095343A">
        <w:rPr>
          <w:rFonts w:hint="cs"/>
          <w:spacing w:val="-4"/>
          <w:rtl/>
        </w:rPr>
        <w:t xml:space="preserve">ו לשלם, ובמתנה לא רוצה </w:t>
      </w:r>
      <w:r w:rsidR="00AC0AF5" w:rsidRPr="0095343A">
        <w:rPr>
          <w:rStyle w:val="affff8"/>
          <w:rFonts w:hint="cs"/>
          <w:spacing w:val="-4"/>
          <w:rtl/>
        </w:rPr>
        <w:t>ד</w:t>
      </w:r>
      <w:r w:rsidR="00AC0AF5" w:rsidRPr="0095343A">
        <w:rPr>
          <w:rFonts w:hint="cs"/>
          <w:spacing w:val="-4"/>
          <w:rtl/>
        </w:rPr>
        <w:t>'ש</w:t>
      </w:r>
      <w:r w:rsidR="00AC0AF5" w:rsidRPr="0095343A">
        <w:rPr>
          <w:rStyle w:val="affff8"/>
          <w:rFonts w:hint="cs"/>
          <w:spacing w:val="-4"/>
          <w:rtl/>
        </w:rPr>
        <w:t xml:space="preserve">ונא </w:t>
      </w:r>
      <w:r w:rsidR="00AC0AF5" w:rsidRPr="0095343A">
        <w:rPr>
          <w:rStyle w:val="affff8"/>
          <w:spacing w:val="-4"/>
          <w:rtl/>
        </w:rPr>
        <w:t>מתנות יחיה</w:t>
      </w:r>
      <w:r w:rsidR="00AC0AF5" w:rsidRPr="0095343A">
        <w:rPr>
          <w:rFonts w:hint="cs"/>
          <w:spacing w:val="-4"/>
          <w:rtl/>
        </w:rPr>
        <w:t>'</w:t>
      </w:r>
      <w:r w:rsidR="00AC0AF5" w:rsidRPr="0095343A">
        <w:rPr>
          <w:spacing w:val="-4"/>
          <w:rtl/>
        </w:rPr>
        <w:t>.</w:t>
      </w:r>
    </w:p>
    <w:p w14:paraId="2A3C8368" w14:textId="77777777" w:rsidR="00D5478E" w:rsidRDefault="00AC0AF5" w:rsidP="00D5478E">
      <w:pPr>
        <w:pStyle w:val="36"/>
        <w:framePr w:wrap="notBeside"/>
        <w:rPr>
          <w:rtl/>
        </w:rPr>
      </w:pPr>
      <w:r w:rsidRPr="006765C4">
        <w:rPr>
          <w:rtl/>
        </w:rPr>
        <w:t>אביי</w:t>
      </w:r>
    </w:p>
    <w:p w14:paraId="17F30496" w14:textId="5C42DAE6" w:rsidR="00AC0AF5" w:rsidRPr="00D5478E" w:rsidRDefault="00AC0AF5" w:rsidP="00AC0AF5">
      <w:pPr>
        <w:rPr>
          <w:rtl/>
        </w:rPr>
      </w:pPr>
      <w:r w:rsidRPr="00D5478E">
        <w:rPr>
          <w:rStyle w:val="affffe"/>
          <w:rtl/>
        </w:rPr>
        <w:t>הא דר"</w:t>
      </w:r>
      <w:r w:rsidRPr="00D5478E">
        <w:rPr>
          <w:rStyle w:val="affffe"/>
          <w:rFonts w:hint="cs"/>
          <w:rtl/>
        </w:rPr>
        <w:t>י</w:t>
      </w:r>
      <w:r w:rsidRPr="00D5478E">
        <w:rPr>
          <w:rStyle w:val="affffe"/>
          <w:rtl/>
        </w:rPr>
        <w:t>- שמואל היא דתנן:</w:t>
      </w:r>
      <w:r w:rsidRPr="00D5478E">
        <w:rPr>
          <w:rtl/>
        </w:rPr>
        <w:t xml:space="preserve"> וכתבי הקודש, </w:t>
      </w:r>
      <w:r w:rsidR="00D5478E">
        <w:rPr>
          <w:rFonts w:hint="cs"/>
          <w:rtl/>
        </w:rPr>
        <w:t xml:space="preserve">אף </w:t>
      </w:r>
      <w:r w:rsidRPr="00D5478E">
        <w:rPr>
          <w:rtl/>
        </w:rPr>
        <w:t>ששניהם רוצים לא יחלוקו.</w:t>
      </w:r>
    </w:p>
    <w:p w14:paraId="7E76AC33" w14:textId="77777777" w:rsidR="008F7407" w:rsidRPr="008F7407" w:rsidRDefault="008F7407" w:rsidP="008F7407">
      <w:pPr>
        <w:pStyle w:val="36"/>
        <w:framePr w:wrap="notBeside"/>
        <w:rPr>
          <w:rtl/>
        </w:rPr>
      </w:pPr>
      <w:r w:rsidRPr="008F7407">
        <w:rPr>
          <w:rtl/>
        </w:rPr>
        <w:t>◄</w:t>
      </w:r>
    </w:p>
    <w:p w14:paraId="61039EE5" w14:textId="69586063" w:rsidR="00AC0AF5" w:rsidRPr="00D5478E" w:rsidRDefault="00AC0AF5" w:rsidP="00AC0AF5">
      <w:pPr>
        <w:rPr>
          <w:rtl/>
        </w:rPr>
      </w:pPr>
      <w:r w:rsidRPr="00D5478E">
        <w:rPr>
          <w:rStyle w:val="affffe"/>
          <w:rtl/>
        </w:rPr>
        <w:t>ואמר שמואל:</w:t>
      </w:r>
      <w:r w:rsidRPr="006765C4">
        <w:rPr>
          <w:rFonts w:ascii="Fb Fontext" w:hAnsi="Fb Fontext"/>
          <w:spacing w:val="-2"/>
          <w:rtl/>
        </w:rPr>
        <w:t xml:space="preserve"> </w:t>
      </w:r>
      <w:r w:rsidRPr="00D5478E">
        <w:rPr>
          <w:rtl/>
        </w:rPr>
        <w:t>ל"</w:t>
      </w:r>
      <w:r w:rsidRPr="00D5478E">
        <w:rPr>
          <w:rFonts w:hint="cs"/>
          <w:rtl/>
        </w:rPr>
        <w:t>ש</w:t>
      </w:r>
      <w:r w:rsidRPr="00D5478E">
        <w:rPr>
          <w:rtl/>
        </w:rPr>
        <w:t xml:space="preserve"> אלא בכרך אחד, אבל בשני כריכות חולקין</w:t>
      </w:r>
      <w:r w:rsidRPr="00D5478E">
        <w:rPr>
          <w:rFonts w:hint="cs"/>
          <w:rtl/>
        </w:rPr>
        <w:t>,</w:t>
      </w:r>
      <w:r w:rsidRPr="00D5478E">
        <w:rPr>
          <w:rtl/>
        </w:rPr>
        <w:t xml:space="preserve"> </w:t>
      </w:r>
      <w:r w:rsidRPr="00D5478E">
        <w:rPr>
          <w:rFonts w:hint="cs"/>
          <w:rtl/>
        </w:rPr>
        <w:t>ואי לית לגא</w:t>
      </w:r>
      <w:r w:rsidRPr="00D5478E">
        <w:rPr>
          <w:rtl/>
        </w:rPr>
        <w:t>"</w:t>
      </w:r>
      <w:r w:rsidRPr="00D5478E">
        <w:rPr>
          <w:rFonts w:hint="cs"/>
          <w:rtl/>
        </w:rPr>
        <w:t>א אפי</w:t>
      </w:r>
      <w:r w:rsidRPr="00F10693">
        <w:rPr>
          <w:rFonts w:hint="cs"/>
          <w:rtl/>
        </w:rPr>
        <w:t xml:space="preserve">' </w:t>
      </w:r>
      <w:r w:rsidRPr="00D5478E">
        <w:rPr>
          <w:rFonts w:hint="cs"/>
          <w:rtl/>
        </w:rPr>
        <w:t>בשני כריכ</w:t>
      </w:r>
      <w:r w:rsidR="00D5478E">
        <w:rPr>
          <w:rFonts w:hint="cs"/>
          <w:rtl/>
        </w:rPr>
        <w:t>ות.</w:t>
      </w:r>
    </w:p>
    <w:p w14:paraId="708CD0F5" w14:textId="69EE92B5" w:rsidR="00D5478E" w:rsidRPr="00F10693" w:rsidRDefault="008F7407" w:rsidP="00D5478E">
      <w:pPr>
        <w:pStyle w:val="36"/>
        <w:framePr w:wrap="notBeside"/>
        <w:rPr>
          <w:rtl/>
        </w:rPr>
      </w:pPr>
      <w:r>
        <w:rPr>
          <w:rStyle w:val="afffff0"/>
          <w:rFonts w:ascii="BA Or Tzadikim Regular" w:hAnsi="BA Or Tzadikim Regular" w:cs="BA Or Tzadikim Regular"/>
          <w:rtl/>
        </w:rPr>
        <w:t>◄</w:t>
      </w:r>
      <w:r w:rsidR="00AC0AF5" w:rsidRPr="00065E76">
        <w:rPr>
          <w:rtl/>
        </w:rPr>
        <w:t xml:space="preserve">- </w:t>
      </w:r>
      <w:r w:rsidR="00AC0AF5" w:rsidRPr="00065E76">
        <w:rPr>
          <w:rFonts w:hint="cs"/>
          <w:rtl/>
        </w:rPr>
        <w:t>ודחי</w:t>
      </w:r>
      <w:r w:rsidR="00AC0AF5" w:rsidRPr="00F10693">
        <w:rPr>
          <w:rFonts w:hint="cs"/>
          <w:rtl/>
        </w:rPr>
        <w:t>'</w:t>
      </w:r>
    </w:p>
    <w:p w14:paraId="62F39E11" w14:textId="6262FEE1" w:rsidR="00AC0AF5" w:rsidRPr="00D5478E" w:rsidRDefault="00AC0AF5" w:rsidP="00065E76">
      <w:pPr>
        <w:rPr>
          <w:rStyle w:val="afffff0"/>
          <w:rtl/>
        </w:rPr>
      </w:pPr>
      <w:r w:rsidRPr="00065E76">
        <w:rPr>
          <w:rFonts w:hint="cs"/>
          <w:rtl/>
        </w:rPr>
        <w:t xml:space="preserve">דמיירי </w:t>
      </w:r>
      <w:r w:rsidRPr="00065E76">
        <w:rPr>
          <w:rtl/>
        </w:rPr>
        <w:t>בששניהן רוצין</w:t>
      </w:r>
      <w:r w:rsidRPr="00065E76">
        <w:rPr>
          <w:rFonts w:hint="cs"/>
          <w:rtl/>
        </w:rPr>
        <w:t xml:space="preserve"> </w:t>
      </w:r>
      <w:r w:rsidR="00D5478E">
        <w:rPr>
          <w:rFonts w:hint="cs"/>
          <w:rtl/>
        </w:rPr>
        <w:t xml:space="preserve">ולכך </w:t>
      </w:r>
      <w:r w:rsidRPr="00065E76">
        <w:rPr>
          <w:rFonts w:hint="cs"/>
          <w:rtl/>
        </w:rPr>
        <w:t xml:space="preserve">חולקין </w:t>
      </w:r>
      <w:r w:rsidRPr="00D5478E">
        <w:rPr>
          <w:rStyle w:val="afffff0"/>
          <w:rFonts w:hint="cs"/>
          <w:rtl/>
        </w:rPr>
        <w:t>[ומתני</w:t>
      </w:r>
      <w:r w:rsidRPr="00F10693">
        <w:rPr>
          <w:rFonts w:hint="cs"/>
          <w:rtl/>
        </w:rPr>
        <w:t xml:space="preserve">' </w:t>
      </w:r>
      <w:r w:rsidRPr="00D5478E">
        <w:rPr>
          <w:rStyle w:val="afffff0"/>
          <w:rFonts w:hint="cs"/>
          <w:rtl/>
        </w:rPr>
        <w:t>בכריכה אחת]</w:t>
      </w:r>
      <w:r w:rsidRPr="00D5478E">
        <w:rPr>
          <w:rStyle w:val="afffff0"/>
          <w:rtl/>
        </w:rPr>
        <w:t>.</w:t>
      </w:r>
    </w:p>
    <w:p w14:paraId="5CA881D0" w14:textId="4EE9CFCE" w:rsidR="00D5478E" w:rsidRDefault="00AC0AF5" w:rsidP="00D5478E">
      <w:pPr>
        <w:pStyle w:val="36"/>
        <w:framePr w:wrap="notBeside"/>
        <w:rPr>
          <w:rtl/>
        </w:rPr>
      </w:pPr>
      <w:r w:rsidRPr="00C35A2C">
        <w:rPr>
          <w:rFonts w:hint="cs"/>
          <w:rtl/>
        </w:rPr>
        <w:t xml:space="preserve"> </w:t>
      </w:r>
      <w:r w:rsidRPr="00C35A2C">
        <w:rPr>
          <w:rtl/>
        </w:rPr>
        <w:t>אמימר,</w:t>
      </w:r>
    </w:p>
    <w:p w14:paraId="3703DB14" w14:textId="663F63E3" w:rsidR="00AC0AF5" w:rsidRPr="00C35A2C" w:rsidRDefault="00AC0AF5" w:rsidP="00D5478E">
      <w:pPr>
        <w:spacing w:after="60"/>
        <w:rPr>
          <w:rFonts w:ascii="Fb Fontext" w:hAnsi="Fb Fontext"/>
          <w:rtl/>
        </w:rPr>
      </w:pPr>
      <w:r w:rsidRPr="00280F6D">
        <w:rPr>
          <w:rStyle w:val="afff8"/>
          <w:rtl/>
        </w:rPr>
        <w:t>הלכ</w:t>
      </w:r>
      <w:r w:rsidR="00526703">
        <w:rPr>
          <w:rStyle w:val="afff8"/>
          <w:rFonts w:hint="cs"/>
          <w:rtl/>
        </w:rPr>
        <w:t>ה</w:t>
      </w:r>
      <w:r w:rsidRPr="00C35A2C">
        <w:rPr>
          <w:rFonts w:ascii="Fb Fontext" w:hAnsi="Fb Fontext"/>
          <w:sz w:val="32"/>
          <w:rtl/>
        </w:rPr>
        <w:t>: אית דינא דגוד או אגוד.</w:t>
      </w:r>
    </w:p>
    <w:p w14:paraId="053E95F1" w14:textId="6CA87FC3" w:rsidR="00D5478E" w:rsidRDefault="00AC0AF5" w:rsidP="00D5478E">
      <w:pPr>
        <w:pStyle w:val="36"/>
        <w:framePr w:wrap="notBeside"/>
        <w:rPr>
          <w:rtl/>
        </w:rPr>
      </w:pPr>
      <w:r w:rsidRPr="00C35A2C">
        <w:rPr>
          <w:rtl/>
        </w:rPr>
        <w:t>ר"</w:t>
      </w:r>
      <w:r w:rsidRPr="00C35A2C">
        <w:rPr>
          <w:rFonts w:hint="cs"/>
          <w:rtl/>
        </w:rPr>
        <w:t>א</w:t>
      </w:r>
      <w:r w:rsidRPr="00C35A2C">
        <w:rPr>
          <w:rtl/>
        </w:rPr>
        <w:t xml:space="preserve"> לאמימר:</w:t>
      </w:r>
    </w:p>
    <w:p w14:paraId="29F84D22" w14:textId="3AAA535B" w:rsidR="00AC0AF5" w:rsidRPr="00C35A2C" w:rsidRDefault="00AC0AF5" w:rsidP="00AC0AF5">
      <w:pPr>
        <w:rPr>
          <w:rFonts w:ascii="Fb Fontext" w:hAnsi="Fb Fontext"/>
          <w:rtl/>
        </w:rPr>
      </w:pPr>
      <w:r w:rsidRPr="00D5478E">
        <w:rPr>
          <w:rStyle w:val="affffe"/>
          <w:rtl/>
        </w:rPr>
        <w:t>ר"</w:t>
      </w:r>
      <w:r w:rsidRPr="00D5478E">
        <w:rPr>
          <w:rStyle w:val="affffe"/>
          <w:rFonts w:hint="cs"/>
          <w:rtl/>
        </w:rPr>
        <w:t>נ</w:t>
      </w:r>
      <w:r w:rsidRPr="00C35A2C">
        <w:rPr>
          <w:rFonts w:ascii="Fb Fontext" w:hAnsi="Fb Fontext" w:hint="cs"/>
          <w:rtl/>
        </w:rPr>
        <w:t xml:space="preserve"> </w:t>
      </w:r>
      <w:r w:rsidR="00526703">
        <w:rPr>
          <w:rFonts w:ascii="Fb Fontext" w:hAnsi="Fb Fontext" w:hint="cs"/>
          <w:rtl/>
        </w:rPr>
        <w:t xml:space="preserve"> שאין דין</w:t>
      </w:r>
      <w:r w:rsidRPr="00C35A2C">
        <w:rPr>
          <w:rFonts w:ascii="Fb Fontext" w:hAnsi="Fb Fontext" w:hint="cs"/>
          <w:rtl/>
        </w:rPr>
        <w:t xml:space="preserve"> גא</w:t>
      </w:r>
      <w:r w:rsidRPr="00C35A2C">
        <w:rPr>
          <w:rFonts w:ascii="Fb Fontext" w:hAnsi="Fb Fontext"/>
          <w:rtl/>
        </w:rPr>
        <w:t>"</w:t>
      </w:r>
      <w:r w:rsidRPr="00C35A2C">
        <w:rPr>
          <w:rFonts w:ascii="Fb Fontext" w:hAnsi="Fb Fontext" w:hint="cs"/>
          <w:rtl/>
        </w:rPr>
        <w:t>א מאי</w:t>
      </w:r>
      <w:r w:rsidRPr="00C35A2C">
        <w:rPr>
          <w:rFonts w:ascii="Fb Fontext" w:hAnsi="Fb Fontext"/>
          <w:rtl/>
        </w:rPr>
        <w:t xml:space="preserve">? </w:t>
      </w:r>
      <w:r w:rsidRPr="00D5478E">
        <w:rPr>
          <w:rStyle w:val="affffe"/>
          <w:rtl/>
        </w:rPr>
        <w:t>א"ל:</w:t>
      </w:r>
      <w:r w:rsidRPr="00C35A2C">
        <w:rPr>
          <w:rFonts w:ascii="Fb Fontext" w:hAnsi="Fb Fontext"/>
          <w:rtl/>
        </w:rPr>
        <w:t xml:space="preserve"> לא שמיעא לי, </w:t>
      </w:r>
      <w:r w:rsidRPr="00D5478E">
        <w:rPr>
          <w:rStyle w:val="affffe"/>
          <w:rtl/>
        </w:rPr>
        <w:t xml:space="preserve">כלומר </w:t>
      </w:r>
      <w:r w:rsidRPr="00D5478E">
        <w:rPr>
          <w:rtl/>
        </w:rPr>
        <w:t>לא</w:t>
      </w:r>
      <w:r w:rsidRPr="00C35A2C">
        <w:rPr>
          <w:rFonts w:ascii="Fb Fontext" w:hAnsi="Fb Fontext"/>
          <w:rtl/>
        </w:rPr>
        <w:t xml:space="preserve"> </w:t>
      </w:r>
      <w:r w:rsidR="00526703">
        <w:rPr>
          <w:rFonts w:ascii="Fb Fontext" w:hAnsi="Fb Fontext" w:hint="cs"/>
          <w:rtl/>
        </w:rPr>
        <w:t>סבר כן</w:t>
      </w:r>
      <w:r w:rsidRPr="00C35A2C">
        <w:rPr>
          <w:rFonts w:ascii="Fb Fontext" w:hAnsi="Fb Fontext"/>
          <w:rtl/>
        </w:rPr>
        <w:t>.</w:t>
      </w:r>
    </w:p>
    <w:p w14:paraId="6CAC308A" w14:textId="77777777" w:rsidR="00D5478E" w:rsidRDefault="00AC0AF5" w:rsidP="00D5478E">
      <w:pPr>
        <w:pStyle w:val="36"/>
        <w:framePr w:wrap="notBeside"/>
        <w:rPr>
          <w:rtl/>
        </w:rPr>
      </w:pPr>
      <w:r w:rsidRPr="006765C4">
        <w:rPr>
          <w:rtl/>
        </w:rPr>
        <w:t>•</w:t>
      </w:r>
      <w:r w:rsidRPr="006765C4">
        <w:rPr>
          <w:rFonts w:hint="cs"/>
          <w:rtl/>
        </w:rPr>
        <w:t xml:space="preserve"> והא</w:t>
      </w:r>
    </w:p>
    <w:p w14:paraId="4EDA506F" w14:textId="6E83607E" w:rsidR="00AC0AF5" w:rsidRDefault="00AC0AF5" w:rsidP="00D5478E">
      <w:pPr>
        <w:rPr>
          <w:rFonts w:ascii="Fb Fontext" w:hAnsi="Fb Fontext"/>
          <w:rtl/>
        </w:rPr>
      </w:pPr>
      <w:r>
        <w:rPr>
          <w:rStyle w:val="affffe"/>
          <w:rFonts w:hint="cs"/>
          <w:rtl/>
          <w:rPrChange w:id="9070" w:author="מנוע אמוראים" w:date="2026-10-05T16:41:09Z">
            <w:rPr>
              <w:rFonts w:hint="cs"/>
              <w:rtl/>
            </w:rPr>
          </w:rPrChange>
        </w:rPr>
        <w:t xml:space="preserve">דרב</w:t>
      </w:r>
      <w:r>
        <w:rPr>
          <w:rStyle w:val="affffe"/>
          <w:rtl/>
          <w:rPrChange w:id="9071" w:author="מנוע אמוראים" w:date="2026-10-05T16:41:09Z">
            <w:rPr>
              <w:rtl/>
            </w:rPr>
          </w:rPrChange>
        </w:rPr>
        <w:t xml:space="preserve">"</w:t>
      </w:r>
      <w:r>
        <w:rPr>
          <w:rStyle w:val="affffe"/>
          <w:rFonts w:hint="cs"/>
          <w:rtl/>
          <w:rPrChange w:id="9072" w:author="מנוע אמוראים" w:date="2026-10-05T16:41:09Z">
            <w:rPr>
              <w:rFonts w:hint="cs"/>
              <w:rtl/>
            </w:rPr>
          </w:rPrChange>
        </w:rPr>
        <w:t xml:space="preserve">ח</w:t>
      </w:r>
      <w:r>
        <w:rPr>
          <w:rFonts w:hint="cs"/>
          <w:rtl/>
        </w:rPr>
        <w:t xml:space="preserve"> </w:t>
      </w:r>
      <w:r>
        <w:rPr>
          <w:rStyle w:val="affffe"/>
          <w:rFonts w:hint="cs"/>
          <w:rtl/>
          <w:rPrChange w:id="9073" w:author="מנוע אמוראים" w:date="2026-10-05T16:41:09Z">
            <w:rPr>
              <w:rFonts w:hint="cs"/>
              <w:rtl/>
            </w:rPr>
          </w:rPrChange>
        </w:rPr>
        <w:t xml:space="preserve">ורדב</w:t>
      </w:r>
      <w:r>
        <w:rPr>
          <w:rStyle w:val="affffe"/>
          <w:rtl/>
          <w:rPrChange w:id="9074" w:author="מנוע אמוראים" w:date="2026-10-05T16:41:09Z">
            <w:rPr>
              <w:rtl/>
            </w:rPr>
          </w:rPrChange>
        </w:rPr>
        <w:t xml:space="preserve">"</w:t>
      </w:r>
      <w:r>
        <w:rPr>
          <w:rStyle w:val="affffe"/>
          <w:rFonts w:hint="cs"/>
          <w:rtl/>
          <w:rPrChange w:id="9075" w:author="מנוע אמוראים" w:date="2026-10-05T16:41:09Z">
            <w:rPr>
              <w:rFonts w:hint="cs"/>
              <w:rtl/>
            </w:rPr>
          </w:rPrChange>
        </w:rPr>
        <w:t xml:space="preserve">ח</w:t>
      </w:r>
      <w:r>
        <w:rPr>
          <w:rFonts w:hint="cs"/>
          <w:rtl/>
        </w:rPr>
        <w:t xml:space="preserve"> שהניח להם אביהם ב</w:t>
      </w:r>
      <w:r w:rsidRPr="00F10693">
        <w:rPr>
          <w:rFonts w:hint="cs"/>
          <w:rtl/>
        </w:rPr>
        <w:t xml:space="preserve">' </w:t>
      </w:r>
      <w:r w:rsidRPr="00D5478E">
        <w:rPr>
          <w:rFonts w:hint="cs"/>
          <w:rtl/>
        </w:rPr>
        <w:t>שפחות א</w:t>
      </w:r>
      <w:r w:rsidRPr="00F10693">
        <w:rPr>
          <w:rFonts w:hint="cs"/>
          <w:rtl/>
        </w:rPr>
        <w:t xml:space="preserve">' </w:t>
      </w:r>
      <w:r w:rsidRPr="00D5478E">
        <w:rPr>
          <w:rFonts w:hint="cs"/>
          <w:rtl/>
        </w:rPr>
        <w:t>ידעה אפיה ובישול וב</w:t>
      </w:r>
      <w:r w:rsidRPr="00F10693">
        <w:rPr>
          <w:rFonts w:hint="cs"/>
          <w:rtl/>
        </w:rPr>
        <w:t xml:space="preserve">' </w:t>
      </w:r>
      <w:r w:rsidRPr="00D5478E">
        <w:rPr>
          <w:rFonts w:hint="cs"/>
          <w:rtl/>
        </w:rPr>
        <w:t>ידעה טויה ואריגה</w:t>
      </w:r>
      <w:r w:rsidR="00D5478E">
        <w:rPr>
          <w:rFonts w:hint="cs"/>
          <w:rtl/>
        </w:rPr>
        <w:t xml:space="preserve">, </w:t>
      </w:r>
      <w:r w:rsidRPr="00D5478E">
        <w:rPr>
          <w:rStyle w:val="affffe"/>
          <w:rFonts w:hint="cs"/>
          <w:rtl/>
        </w:rPr>
        <w:t>ואמרם רבא</w:t>
      </w:r>
      <w:r w:rsidRPr="00C35A2C">
        <w:rPr>
          <w:rFonts w:ascii="Fb Fontext" w:hAnsi="Fb Fontext" w:hint="cs"/>
          <w:rtl/>
        </w:rPr>
        <w:t xml:space="preserve"> דלית לדינא דגא</w:t>
      </w:r>
      <w:r w:rsidRPr="00C35A2C">
        <w:rPr>
          <w:rFonts w:ascii="Fb Fontext" w:hAnsi="Fb Fontext"/>
          <w:rtl/>
        </w:rPr>
        <w:t>"</w:t>
      </w:r>
      <w:r w:rsidRPr="00C35A2C">
        <w:rPr>
          <w:rFonts w:ascii="Fb Fontext" w:hAnsi="Fb Fontext" w:hint="cs"/>
          <w:rtl/>
        </w:rPr>
        <w:t>א</w:t>
      </w:r>
    </w:p>
    <w:p w14:paraId="56B5F5AC" w14:textId="77777777" w:rsidR="00D5478E" w:rsidRDefault="00AC0AF5" w:rsidP="00D5478E">
      <w:pPr>
        <w:pStyle w:val="36"/>
        <w:framePr w:wrap="notBeside"/>
        <w:rPr>
          <w:rtl/>
        </w:rPr>
      </w:pPr>
      <w:r w:rsidRPr="00065E76">
        <w:rPr>
          <w:rtl/>
        </w:rPr>
        <w:t xml:space="preserve">- </w:t>
      </w:r>
      <w:r w:rsidRPr="00065E76">
        <w:rPr>
          <w:rFonts w:hint="cs"/>
          <w:rtl/>
        </w:rPr>
        <w:t>דשאני התם</w:t>
      </w:r>
    </w:p>
    <w:p w14:paraId="284C9322" w14:textId="41D39459" w:rsidR="00AC0AF5" w:rsidRPr="0095343A" w:rsidRDefault="00AC0AF5" w:rsidP="00065E76">
      <w:pPr>
        <w:rPr>
          <w:spacing w:val="-6"/>
          <w:rtl/>
        </w:rPr>
      </w:pPr>
      <w:r w:rsidRPr="0095343A">
        <w:rPr>
          <w:rFonts w:hint="cs"/>
          <w:spacing w:val="-6"/>
          <w:rtl/>
        </w:rPr>
        <w:t>דכ</w:t>
      </w:r>
      <w:r w:rsidRPr="0095343A">
        <w:rPr>
          <w:spacing w:val="-6"/>
          <w:rtl/>
        </w:rPr>
        <w:t>"</w:t>
      </w:r>
      <w:r w:rsidRPr="0095343A">
        <w:rPr>
          <w:rFonts w:hint="cs"/>
          <w:spacing w:val="-6"/>
          <w:rtl/>
        </w:rPr>
        <w:t>א צריך לשניהם ול</w:t>
      </w:r>
      <w:r w:rsidR="00D5478E" w:rsidRPr="0095343A">
        <w:rPr>
          <w:rFonts w:hint="cs"/>
          <w:spacing w:val="-6"/>
          <w:rtl/>
        </w:rPr>
        <w:t>כך</w:t>
      </w:r>
      <w:r w:rsidRPr="0095343A">
        <w:rPr>
          <w:rFonts w:hint="cs"/>
          <w:spacing w:val="-6"/>
          <w:rtl/>
        </w:rPr>
        <w:t xml:space="preserve"> בקח אחת ואני אחת לא</w:t>
      </w:r>
      <w:r w:rsidRPr="0095343A">
        <w:rPr>
          <w:spacing w:val="-6"/>
          <w:rtl/>
        </w:rPr>
        <w:t>ו גוד או אגוד הוא.</w:t>
      </w:r>
    </w:p>
    <w:p w14:paraId="1CB54CE8" w14:textId="77777777" w:rsidR="00AC0AF5" w:rsidRDefault="00AC0AF5" w:rsidP="00D5478E">
      <w:pPr>
        <w:pStyle w:val="afffff"/>
        <w:rPr>
          <w:rtl/>
        </w:rPr>
      </w:pPr>
      <w:r w:rsidRPr="00C35A2C">
        <w:rPr>
          <w:rFonts w:hint="cs"/>
          <w:rtl/>
        </w:rPr>
        <w:t xml:space="preserve">[ואין להקשות מכתבי הקודש דבשנים חולקין </w:t>
      </w:r>
      <w:r w:rsidRPr="00C35A2C">
        <w:rPr>
          <w:rtl/>
        </w:rPr>
        <w:t>–</w:t>
      </w:r>
      <w:r>
        <w:rPr>
          <w:rFonts w:hint="cs"/>
          <w:rtl/>
        </w:rPr>
        <w:t xml:space="preserve"> </w:t>
      </w:r>
      <w:r>
        <w:rPr>
          <w:rStyle w:val="affffe"/>
          <w:rFonts w:hint="cs"/>
          <w:rtl/>
          <w:rPrChange w:id="9076" w:author="מנוע אמוראים" w:date="2026-10-05T16:41:09Z">
            <w:rPr>
              <w:rFonts w:hint="cs"/>
              <w:rtl/>
            </w:rPr>
          </w:rPrChange>
        </w:rPr>
        <w:t xml:space="preserve">כדר</w:t>
      </w:r>
      <w:r>
        <w:rPr>
          <w:rStyle w:val="affffe"/>
          <w:rtl/>
          <w:rPrChange w:id="9077" w:author="מנוע אמוראים" w:date="2026-10-05T16:41:09Z">
            <w:rPr>
              <w:rtl/>
            </w:rPr>
          </w:rPrChange>
        </w:rPr>
        <w:t xml:space="preserve">"</w:t>
      </w:r>
      <w:r>
        <w:rPr>
          <w:rStyle w:val="affffe"/>
          <w:rFonts w:hint="cs"/>
          <w:rtl/>
          <w:rPrChange w:id="9078" w:author="מנוע אמוראים" w:date="2026-10-05T16:41:09Z">
            <w:rPr>
              <w:rFonts w:hint="cs"/>
              <w:rtl/>
            </w:rPr>
          </w:rPrChange>
        </w:rPr>
        <w:t xml:space="preserve">ש</w:t>
      </w:r>
      <w:r>
        <w:rPr>
          <w:rFonts w:hint="cs"/>
          <w:rtl/>
        </w:rPr>
        <w:t xml:space="preserve"> דמיירי כששניהם רוצים</w:t>
      </w:r>
    </w:p>
    <w:p w14:paraId="756E9C88" w14:textId="484BE6FD" w:rsidR="00D5478E" w:rsidRDefault="00D5478E" w:rsidP="00D5478E">
      <w:pPr>
        <w:pStyle w:val="aff9"/>
        <w:rPr>
          <w:del w:id="90030" w:author="מנוע עיצוב" w:date="2026-10-08T11:01:28Z"/>
          <w:rtl/>
        </w:rPr>
      </w:pPr>
      <w:del w:id="90029" w:author="מנוע עיצוב" w:date="2026-10-08T11:01:28Z">
        <w:r>
          <w:rPr>
            <w:rFonts w:hint="cs"/>
            <w:rtl/>
          </w:rPr>
          <w:delText xml:space="preserve">***</w:delText>
        </w:r>
      </w:del>
    </w:p>
    <w:p w14:paraId="0EBB3278" w14:textId="139D7FF7" w:rsidR="00AA4025" w:rsidRPr="00A60B62" w:rsidRDefault="00526703" w:rsidP="00AA4025">
      <w:pPr>
        <w:pStyle w:val="affff9"/>
        <w:rPr>
          <w:rtl/>
        </w:rPr>
      </w:pPr>
      <w:r>
        <w:rPr>
          <w:rFonts w:hint="cs"/>
          <w:rtl/>
        </w:rPr>
        <w:t xml:space="preserve">להדביק תורה נביאים וכתובים- </w:t>
      </w:r>
      <w:r>
        <w:rPr>
          <w:rStyle w:val="afffff0"/>
          <w:rFonts w:hint="cs"/>
          <w:b w:val="0"/>
          <w:bCs w:val="0"/>
          <w:rtl/>
        </w:rPr>
        <w:t>ל</w:t>
      </w:r>
      <w:r w:rsidRPr="00526703">
        <w:rPr>
          <w:rStyle w:val="afffff0"/>
          <w:rFonts w:hint="cs"/>
          <w:b w:val="0"/>
          <w:bCs w:val="0"/>
          <w:rtl/>
        </w:rPr>
        <w:t>ר''מ ר''י וחכמים</w:t>
      </w:r>
    </w:p>
    <w:p w14:paraId="07A13548" w14:textId="5E2894BA" w:rsidR="00AA4025" w:rsidRDefault="008F7407" w:rsidP="00AA4025">
      <w:pPr>
        <w:pStyle w:val="36"/>
        <w:framePr w:wrap="notBeside"/>
        <w:rPr>
          <w:rFonts w:ascii="Fb Fontext" w:hAnsi="Fb Fontext"/>
          <w:sz w:val="32"/>
          <w:rtl/>
        </w:rPr>
      </w:pPr>
      <w:r>
        <w:rPr>
          <w:rStyle w:val="afffff0"/>
          <w:rFonts w:ascii="BA Or Tzadikim Regular" w:hAnsi="BA Or Tzadikim Regular" w:cs="BA Or Tzadikim Regular"/>
          <w:rtl/>
        </w:rPr>
        <w:t>◄</w:t>
      </w:r>
      <w:r w:rsidR="00AC0AF5" w:rsidRPr="00AA4025">
        <w:rPr>
          <w:rStyle w:val="affffe"/>
          <w:rFonts w:hint="cs"/>
          <w:rtl/>
        </w:rPr>
        <w:t>לר</w:t>
      </w:r>
      <w:r w:rsidR="00AC0AF5" w:rsidRPr="00AA4025">
        <w:rPr>
          <w:rStyle w:val="affffe"/>
          <w:rtl/>
        </w:rPr>
        <w:t>"</w:t>
      </w:r>
      <w:r w:rsidR="00AC0AF5" w:rsidRPr="00AA4025">
        <w:rPr>
          <w:rStyle w:val="affffe"/>
          <w:rFonts w:hint="cs"/>
          <w:rtl/>
        </w:rPr>
        <w:t>מ:</w:t>
      </w:r>
    </w:p>
    <w:p w14:paraId="725413AE" w14:textId="014B306C" w:rsidR="00AC0AF5" w:rsidRDefault="00AC0AF5" w:rsidP="00AC0AF5">
      <w:pPr>
        <w:rPr>
          <w:rFonts w:ascii="Fb Fontext" w:hAnsi="Fb Fontext"/>
          <w:sz w:val="32"/>
          <w:rtl/>
        </w:rPr>
      </w:pPr>
      <w:r w:rsidRPr="00C35A2C">
        <w:rPr>
          <w:rFonts w:ascii="Fb Fontext" w:hAnsi="Fb Fontext"/>
          <w:sz w:val="32"/>
          <w:rtl/>
        </w:rPr>
        <w:t>תורה נביאים וכתובים כאחד,</w:t>
      </w:r>
    </w:p>
    <w:p w14:paraId="7E25F17F" w14:textId="77777777" w:rsidR="00AA4025" w:rsidRDefault="00AC0AF5" w:rsidP="00AA4025">
      <w:pPr>
        <w:pStyle w:val="36"/>
        <w:framePr w:wrap="notBeside"/>
        <w:rPr>
          <w:rFonts w:ascii="Fb Fontext" w:hAnsi="Fb Fontext"/>
          <w:sz w:val="32"/>
          <w:rtl/>
        </w:rPr>
      </w:pPr>
      <w:r w:rsidRPr="00AA4025">
        <w:rPr>
          <w:rStyle w:val="affffe"/>
          <w:rFonts w:hint="cs"/>
          <w:rtl/>
        </w:rPr>
        <w:t>ולר</w:t>
      </w:r>
      <w:r w:rsidRPr="00AA4025">
        <w:rPr>
          <w:rStyle w:val="affffe"/>
          <w:rtl/>
        </w:rPr>
        <w:t>"</w:t>
      </w:r>
      <w:r w:rsidRPr="00AA4025">
        <w:rPr>
          <w:rStyle w:val="affffe"/>
          <w:rFonts w:hint="cs"/>
          <w:rtl/>
        </w:rPr>
        <w:t>י</w:t>
      </w:r>
      <w:r w:rsidRPr="00AA4025">
        <w:rPr>
          <w:rStyle w:val="affffe"/>
          <w:rtl/>
        </w:rPr>
        <w:t>:</w:t>
      </w:r>
    </w:p>
    <w:p w14:paraId="1E83EB48" w14:textId="6F37C7E5" w:rsidR="00AC0AF5" w:rsidRDefault="00AC0AF5" w:rsidP="00AA4025">
      <w:pPr>
        <w:rPr>
          <w:rFonts w:ascii="Fb Fontext" w:hAnsi="Fb Fontext"/>
          <w:sz w:val="32"/>
          <w:rtl/>
        </w:rPr>
      </w:pPr>
      <w:r w:rsidRPr="00C35A2C">
        <w:rPr>
          <w:rFonts w:ascii="Fb Fontext" w:hAnsi="Fb Fontext"/>
          <w:sz w:val="32"/>
          <w:rtl/>
        </w:rPr>
        <w:t xml:space="preserve">תורה </w:t>
      </w:r>
      <w:r w:rsidR="008F7407">
        <w:rPr>
          <w:rFonts w:ascii="Fb Fontext" w:hAnsi="Fb Fontext" w:hint="cs"/>
          <w:sz w:val="32"/>
          <w:rtl/>
        </w:rPr>
        <w:t>בפנ''ע</w:t>
      </w:r>
      <w:r w:rsidRPr="00C35A2C">
        <w:rPr>
          <w:rFonts w:ascii="Fb Fontext" w:hAnsi="Fb Fontext"/>
          <w:sz w:val="32"/>
          <w:rtl/>
        </w:rPr>
        <w:t xml:space="preserve">, נביאים </w:t>
      </w:r>
      <w:r w:rsidR="008F7407">
        <w:rPr>
          <w:rFonts w:ascii="Fb Fontext" w:hAnsi="Fb Fontext" w:hint="cs"/>
          <w:sz w:val="32"/>
          <w:rtl/>
        </w:rPr>
        <w:t>בפנ''ע</w:t>
      </w:r>
      <w:r w:rsidRPr="00C35A2C">
        <w:rPr>
          <w:rFonts w:ascii="Fb Fontext" w:hAnsi="Fb Fontext"/>
          <w:sz w:val="32"/>
          <w:rtl/>
        </w:rPr>
        <w:t xml:space="preserve">, וכתובים </w:t>
      </w:r>
      <w:r w:rsidR="008F7407">
        <w:rPr>
          <w:rFonts w:ascii="Fb Fontext" w:hAnsi="Fb Fontext" w:hint="cs"/>
          <w:sz w:val="32"/>
          <w:rtl/>
        </w:rPr>
        <w:t>בפנ''ע</w:t>
      </w:r>
      <w:r w:rsidRPr="00C35A2C">
        <w:rPr>
          <w:rFonts w:ascii="Fb Fontext" w:hAnsi="Fb Fontext"/>
          <w:sz w:val="32"/>
          <w:rtl/>
        </w:rPr>
        <w:t>.</w:t>
      </w:r>
    </w:p>
    <w:p w14:paraId="07E30481" w14:textId="77777777" w:rsidR="00AA4025" w:rsidRDefault="00AC0AF5" w:rsidP="00AA4025">
      <w:pPr>
        <w:pStyle w:val="36"/>
        <w:framePr w:wrap="notBeside"/>
        <w:rPr>
          <w:rStyle w:val="affffe"/>
          <w:rtl/>
        </w:rPr>
      </w:pPr>
      <w:r w:rsidRPr="00AA4025">
        <w:rPr>
          <w:rStyle w:val="affffe"/>
          <w:rtl/>
        </w:rPr>
        <w:t>וחכ"א:</w:t>
      </w:r>
    </w:p>
    <w:p w14:paraId="45E5E061" w14:textId="10DCF699" w:rsidR="00AC0AF5" w:rsidRPr="00C35A2C" w:rsidRDefault="00AC0AF5" w:rsidP="00AA4025">
      <w:pPr>
        <w:spacing w:after="60"/>
        <w:rPr>
          <w:rFonts w:ascii="Fb Fontext" w:hAnsi="Fb Fontext" w:cs="Guttman Vilna"/>
          <w:b/>
          <w:bCs/>
          <w:sz w:val="32"/>
          <w:rtl/>
        </w:rPr>
      </w:pPr>
      <w:r w:rsidRPr="00C35A2C">
        <w:rPr>
          <w:rFonts w:ascii="Fb Fontext" w:hAnsi="Fb Fontext"/>
          <w:sz w:val="32"/>
          <w:rtl/>
        </w:rPr>
        <w:t xml:space="preserve">כל אחד </w:t>
      </w:r>
      <w:r w:rsidR="008F7407">
        <w:rPr>
          <w:rFonts w:ascii="Fb Fontext" w:hAnsi="Fb Fontext" w:hint="cs"/>
          <w:sz w:val="32"/>
          <w:rtl/>
        </w:rPr>
        <w:t>בפנ''ע</w:t>
      </w:r>
      <w:r w:rsidRPr="00C35A2C">
        <w:rPr>
          <w:rFonts w:ascii="Fb Fontext" w:hAnsi="Fb Fontext"/>
          <w:sz w:val="32"/>
          <w:rtl/>
        </w:rPr>
        <w:t>.</w:t>
      </w:r>
    </w:p>
    <w:p w14:paraId="4FB0B43F" w14:textId="01430552" w:rsidR="00AA4025" w:rsidRDefault="00AC0AF5" w:rsidP="00AA4025">
      <w:pPr>
        <w:pStyle w:val="36"/>
        <w:framePr w:wrap="notBeside"/>
        <w:rPr>
          <w:rtl/>
        </w:rPr>
      </w:pPr>
      <w:r w:rsidRPr="00C35A2C">
        <w:rPr>
          <w:rFonts w:hint="cs"/>
          <w:rtl/>
        </w:rPr>
        <w:t>ר</w:t>
      </w:r>
      <w:r w:rsidRPr="00C35A2C">
        <w:rPr>
          <w:rtl/>
        </w:rPr>
        <w:t>"</w:t>
      </w:r>
      <w:r w:rsidRPr="00C35A2C">
        <w:rPr>
          <w:rFonts w:hint="cs"/>
          <w:rtl/>
        </w:rPr>
        <w:t>י</w:t>
      </w:r>
      <w:r w:rsidRPr="00C35A2C">
        <w:rPr>
          <w:rtl/>
        </w:rPr>
        <w:t>:</w:t>
      </w:r>
      <w:r w:rsidR="00526703">
        <w:rPr>
          <w:rFonts w:hint="cs"/>
          <w:rtl/>
        </w:rPr>
        <w:t xml:space="preserve"> מעשה:</w:t>
      </w:r>
    </w:p>
    <w:p w14:paraId="01DFCC4B" w14:textId="77777777" w:rsidR="00526703" w:rsidRDefault="00AC0AF5" w:rsidP="00AC0AF5">
      <w:pPr>
        <w:rPr>
          <w:rFonts w:ascii="Fb Fontext" w:hAnsi="Fb Fontext"/>
          <w:rtl/>
        </w:rPr>
      </w:pPr>
      <w:r w:rsidRPr="00C35A2C">
        <w:rPr>
          <w:rFonts w:ascii="Fb Fontext" w:hAnsi="Fb Fontext"/>
          <w:rtl/>
        </w:rPr>
        <w:t>בב"</w:t>
      </w:r>
      <w:r w:rsidRPr="00C35A2C">
        <w:rPr>
          <w:rFonts w:ascii="Fb Fontext" w:hAnsi="Fb Fontext" w:hint="cs"/>
          <w:rtl/>
        </w:rPr>
        <w:t>ז</w:t>
      </w:r>
      <w:r w:rsidRPr="00C35A2C">
        <w:rPr>
          <w:rFonts w:ascii="Fb Fontext" w:hAnsi="Fb Fontext"/>
          <w:rtl/>
        </w:rPr>
        <w:t xml:space="preserve">, שהיו לו </w:t>
      </w:r>
      <w:r w:rsidRPr="00C35A2C">
        <w:rPr>
          <w:rFonts w:ascii="Fb Fontext" w:hAnsi="Fb Fontext" w:hint="cs"/>
          <w:rtl/>
        </w:rPr>
        <w:t>ח</w:t>
      </w:r>
      <w:r w:rsidRPr="00F10693">
        <w:rPr>
          <w:rFonts w:hint="cs"/>
          <w:rtl/>
        </w:rPr>
        <w:t xml:space="preserve">' </w:t>
      </w:r>
      <w:r>
        <w:rPr>
          <w:rFonts w:ascii="Fb Fontext" w:hAnsi="Fb Fontext"/>
          <w:rtl/>
        </w:rPr>
        <w:t xml:space="preserve">נביאים מדובקין כאחד על פי </w:t>
      </w:r>
      <w:r>
        <w:rPr>
          <w:rStyle w:val="affffe"/>
          <w:rFonts w:ascii="Fb Fontext" w:hAnsi="Fb Fontext"/>
          <w:rtl/>
          <w:rPrChange w:id="9079" w:author="מנוע אמוראים" w:date="2026-10-05T16:41:09Z">
            <w:rPr>
              <w:rFonts w:ascii="Fb Fontext" w:hAnsi="Fb Fontext"/>
              <w:rtl/>
            </w:rPr>
          </w:rPrChange>
        </w:rPr>
        <w:t xml:space="preserve">ר</w:t>
      </w:r>
      <w:r>
        <w:rPr>
          <w:rStyle w:val="affffe"/>
          <w:rFonts w:ascii="Fb Fontext" w:hAnsi="Fb Fontext" w:hint="cs"/>
          <w:rtl/>
          <w:rPrChange w:id="9080" w:author="מנוע אמוראים" w:date="2026-10-05T16:41:09Z">
            <w:rPr>
              <w:rFonts w:ascii="Fb Fontext" w:hAnsi="Fb Fontext" w:hint="cs"/>
              <w:rtl/>
            </w:rPr>
          </w:rPrChange>
        </w:rPr>
        <w:t xml:space="preserve">אב</w:t>
      </w:r>
      <w:r>
        <w:rPr>
          <w:rStyle w:val="affffe"/>
          <w:rFonts w:ascii="Fb Fontext" w:hAnsi="Fb Fontext"/>
          <w:rtl/>
          <w:rPrChange w:id="9081" w:author="מנוע אמוראים" w:date="2026-10-05T16:41:09Z">
            <w:rPr>
              <w:rFonts w:ascii="Fb Fontext" w:hAnsi="Fb Fontext"/>
              <w:rtl/>
            </w:rPr>
          </w:rPrChange>
        </w:rPr>
        <w:t xml:space="preserve">"</w:t>
      </w:r>
      <w:r>
        <w:rPr>
          <w:rStyle w:val="affffe"/>
          <w:rFonts w:ascii="Fb Fontext" w:hAnsi="Fb Fontext" w:hint="cs"/>
          <w:rtl/>
          <w:rPrChange w:id="9082" w:author="מנוע אמוראים" w:date="2026-10-05T16:41:09Z">
            <w:rPr>
              <w:rFonts w:ascii="Fb Fontext" w:hAnsi="Fb Fontext" w:hint="cs"/>
              <w:rtl/>
            </w:rPr>
          </w:rPrChange>
        </w:rPr>
        <w:t xml:space="preserve">ע</w:t>
      </w:r>
      <w:r w:rsidRPr="00C35A2C">
        <w:rPr>
          <w:rFonts w:ascii="Fb Fontext" w:hAnsi="Fb Fontext"/>
          <w:rtl/>
        </w:rPr>
        <w:t xml:space="preserve">. </w:t>
      </w:r>
    </w:p>
    <w:p w14:paraId="1EDDBE0F" w14:textId="459BB79D" w:rsidR="00AC0AF5" w:rsidRDefault="00AC0AF5" w:rsidP="00AC0AF5">
      <w:pPr>
        <w:rPr>
          <w:rFonts w:ascii="Fb Fontext" w:hAnsi="Fb Fontext"/>
          <w:rtl/>
        </w:rPr>
      </w:pPr>
      <w:r w:rsidRPr="00C35A2C">
        <w:rPr>
          <w:rFonts w:ascii="Fb Fontext" w:hAnsi="Fb Fontext"/>
          <w:rtl/>
        </w:rPr>
        <w:t xml:space="preserve">וי"א: </w:t>
      </w:r>
      <w:r w:rsidRPr="00C35A2C">
        <w:rPr>
          <w:rFonts w:ascii="Fb Fontext" w:hAnsi="Fb Fontext" w:hint="cs"/>
          <w:rtl/>
        </w:rPr>
        <w:t>היה לו אחד אחד בפנ</w:t>
      </w:r>
      <w:r w:rsidRPr="00C35A2C">
        <w:rPr>
          <w:rFonts w:ascii="Fb Fontext" w:hAnsi="Fb Fontext"/>
          <w:rtl/>
        </w:rPr>
        <w:t>"</w:t>
      </w:r>
      <w:r w:rsidRPr="00C35A2C">
        <w:rPr>
          <w:rFonts w:ascii="Fb Fontext" w:hAnsi="Fb Fontext" w:hint="cs"/>
          <w:rtl/>
        </w:rPr>
        <w:t>ע</w:t>
      </w:r>
    </w:p>
    <w:p w14:paraId="607AFBE6" w14:textId="47E1BE9F" w:rsidR="00AA4025" w:rsidRDefault="00AC0AF5" w:rsidP="00AA4025">
      <w:pPr>
        <w:pStyle w:val="36"/>
        <w:framePr w:wrap="notBeside"/>
        <w:rPr>
          <w:rtl/>
        </w:rPr>
      </w:pPr>
      <w:r w:rsidRPr="00C35A2C">
        <w:rPr>
          <w:rtl/>
        </w:rPr>
        <w:t>רבי:</w:t>
      </w:r>
      <w:r w:rsidR="00526703">
        <w:rPr>
          <w:rFonts w:hint="cs"/>
          <w:rtl/>
        </w:rPr>
        <w:t xml:space="preserve"> מעשה:</w:t>
      </w:r>
    </w:p>
    <w:p w14:paraId="3BD1109A" w14:textId="26EE5D3A" w:rsidR="00AC0AF5" w:rsidRPr="00C357C4" w:rsidRDefault="00AC0AF5" w:rsidP="00AC0AF5">
      <w:pPr>
        <w:rPr>
          <w:rFonts w:ascii="Fb Fontext" w:hAnsi="Fb Fontext"/>
          <w:spacing w:val="-4"/>
          <w:rtl/>
        </w:rPr>
      </w:pPr>
      <w:r w:rsidRPr="00C357C4">
        <w:rPr>
          <w:rFonts w:ascii="Fb Fontext" w:hAnsi="Fb Fontext"/>
          <w:spacing w:val="-4"/>
          <w:sz w:val="32"/>
          <w:rtl/>
        </w:rPr>
        <w:t>והביאו לפנינו תורה נביאים וכתובים מדובקים כאחד, והכשרנום.</w:t>
      </w:r>
    </w:p>
    <w:p w14:paraId="6DCD5C0A" w14:textId="48F56B45" w:rsidR="00AA4025" w:rsidRDefault="008F7407" w:rsidP="00AA4025">
      <w:pPr>
        <w:pStyle w:val="36"/>
        <w:framePr w:wrap="notBeside"/>
        <w:rPr>
          <w:rtl/>
        </w:rPr>
      </w:pPr>
      <w:r>
        <w:rPr>
          <w:rStyle w:val="afffff0"/>
          <w:rFonts w:ascii="BA Or Tzadikim Regular" w:hAnsi="BA Or Tzadikim Regular" w:cs="BA Or Tzadikim Regular"/>
          <w:rtl/>
        </w:rPr>
        <w:t>◄</w:t>
      </w:r>
      <w:r w:rsidR="00526703">
        <w:rPr>
          <w:rFonts w:hint="cs"/>
          <w:rtl/>
        </w:rPr>
        <w:t>כמה</w:t>
      </w:r>
    </w:p>
    <w:p w14:paraId="2B074270" w14:textId="5B18B5DF" w:rsidR="00AA4025" w:rsidRDefault="00AC0AF5" w:rsidP="00AA4025">
      <w:pPr>
        <w:rPr>
          <w:rFonts w:ascii="Fb Fontext" w:hAnsi="Fb Fontext"/>
          <w:rtl/>
        </w:rPr>
      </w:pPr>
      <w:r w:rsidRPr="00C35A2C">
        <w:rPr>
          <w:rFonts w:ascii="Fb Fontext" w:hAnsi="Fb Fontext"/>
          <w:rtl/>
        </w:rPr>
        <w:t>בין חומש לחומש של תורה</w:t>
      </w:r>
      <w:r w:rsidR="00526703">
        <w:rPr>
          <w:rFonts w:ascii="Fb Fontext" w:hAnsi="Fb Fontext" w:hint="cs"/>
          <w:rtl/>
        </w:rPr>
        <w:t xml:space="preserve"> [ובין נביא לנביא]</w:t>
      </w:r>
      <w:r w:rsidRPr="00C35A2C">
        <w:rPr>
          <w:rFonts w:ascii="Fb Fontext" w:hAnsi="Fb Fontext"/>
          <w:rtl/>
        </w:rPr>
        <w:t xml:space="preserve"> </w:t>
      </w:r>
      <w:r w:rsidR="00526703">
        <w:rPr>
          <w:rFonts w:ascii="Fb Fontext" w:hAnsi="Fb Fontext" w:hint="cs"/>
          <w:rtl/>
        </w:rPr>
        <w:t>-</w:t>
      </w:r>
      <w:r w:rsidRPr="00C35A2C">
        <w:rPr>
          <w:rFonts w:ascii="Fb Fontext" w:hAnsi="Fb Fontext"/>
          <w:rtl/>
        </w:rPr>
        <w:t xml:space="preserve">ארבעה שיטין, </w:t>
      </w:r>
    </w:p>
    <w:p w14:paraId="1D45404E" w14:textId="62894BA0" w:rsidR="00AC0AF5" w:rsidRPr="00526703" w:rsidRDefault="00AC0AF5" w:rsidP="00526703">
      <w:pPr>
        <w:spacing w:after="60"/>
        <w:rPr>
          <w:rFonts w:ascii="Fb Fontext" w:hAnsi="Fb Fontext"/>
          <w:rtl/>
        </w:rPr>
      </w:pPr>
      <w:r w:rsidRPr="00C35A2C">
        <w:rPr>
          <w:rFonts w:ascii="Fb Fontext" w:hAnsi="Fb Fontext"/>
          <w:rtl/>
        </w:rPr>
        <w:t>וב</w:t>
      </w:r>
      <w:r w:rsidRPr="00C35A2C">
        <w:rPr>
          <w:rFonts w:ascii="Fb Fontext" w:hAnsi="Fb Fontext" w:hint="cs"/>
          <w:rtl/>
        </w:rPr>
        <w:t>תרי עשר</w:t>
      </w:r>
      <w:r w:rsidRPr="00C35A2C">
        <w:rPr>
          <w:rFonts w:ascii="Fb Fontext" w:hAnsi="Fb Fontext"/>
          <w:rtl/>
        </w:rPr>
        <w:t xml:space="preserve"> </w:t>
      </w:r>
      <w:r w:rsidR="00526703">
        <w:rPr>
          <w:rFonts w:ascii="Fb Fontext" w:hAnsi="Fb Fontext" w:hint="cs"/>
          <w:rtl/>
        </w:rPr>
        <w:t xml:space="preserve">- </w:t>
      </w:r>
      <w:r w:rsidRPr="00C35A2C">
        <w:rPr>
          <w:rFonts w:ascii="Fb Fontext" w:hAnsi="Fb Fontext"/>
          <w:rtl/>
        </w:rPr>
        <w:t>ג</w:t>
      </w:r>
      <w:r w:rsidRPr="00F10693">
        <w:rPr>
          <w:rtl/>
        </w:rPr>
        <w:t xml:space="preserve">' </w:t>
      </w:r>
      <w:r w:rsidRPr="00C35A2C">
        <w:rPr>
          <w:rFonts w:ascii="Fb Fontext" w:hAnsi="Fb Fontext"/>
          <w:rtl/>
        </w:rPr>
        <w:t>שיטין,</w:t>
      </w:r>
      <w:r w:rsidR="00AA4025">
        <w:rPr>
          <w:rFonts w:ascii="Fb Fontext" w:hAnsi="Fb Fontext" w:hint="cs"/>
          <w:rtl/>
        </w:rPr>
        <w:t xml:space="preserve"> </w:t>
      </w:r>
      <w:r w:rsidRPr="00C35A2C">
        <w:rPr>
          <w:rFonts w:ascii="Fb Fontext" w:hAnsi="Fb Fontext"/>
          <w:rtl/>
        </w:rPr>
        <w:t>ומסיים מלמטה ומתחיל מלמעלה.</w:t>
      </w:r>
    </w:p>
    <w:p w14:paraId="04C0BBCB" w14:textId="77777777" w:rsidR="00AC0AF5" w:rsidRPr="00C35A2C" w:rsidRDefault="00AC0AF5" w:rsidP="00982F98">
      <w:pPr>
        <w:pStyle w:val="affe"/>
        <w:framePr w:wrap="around"/>
        <w:rPr>
          <w:rtl/>
        </w:rPr>
      </w:pPr>
      <w:bookmarkStart w:id="7" w:name="_Hlk171414256"/>
      <w:r w:rsidRPr="00C35A2C">
        <w:rPr>
          <w:rtl/>
        </w:rPr>
        <w:t>יד.</w:t>
      </w:r>
    </w:p>
    <w:p w14:paraId="7D474FD3" w14:textId="77777777" w:rsidR="00AA4025" w:rsidRDefault="00AC0AF5" w:rsidP="00AA4025">
      <w:pPr>
        <w:pStyle w:val="36"/>
        <w:framePr w:wrap="notBeside"/>
        <w:rPr>
          <w:rtl/>
        </w:rPr>
      </w:pPr>
      <w:r w:rsidRPr="006765C4">
        <w:rPr>
          <w:rtl/>
        </w:rPr>
        <w:t>•</w:t>
      </w:r>
      <w:r w:rsidRPr="006765C4">
        <w:rPr>
          <w:rFonts w:hint="cs"/>
          <w:rtl/>
        </w:rPr>
        <w:t xml:space="preserve"> </w:t>
      </w:r>
      <w:r w:rsidRPr="006765C4">
        <w:rPr>
          <w:rtl/>
        </w:rPr>
        <w:t>ת"ר:</w:t>
      </w:r>
    </w:p>
    <w:p w14:paraId="7FD81FEA" w14:textId="77777777" w:rsidR="00AA4025" w:rsidRDefault="00AC0AF5" w:rsidP="00526703">
      <w:pPr>
        <w:pStyle w:val="affff9"/>
        <w:rPr>
          <w:rtl/>
        </w:rPr>
      </w:pPr>
      <w:r w:rsidRPr="006765C4">
        <w:rPr>
          <w:rtl/>
        </w:rPr>
        <w:t xml:space="preserve">הרוצה לדבק תורה נביאים וכתובים כאחד מדבק, </w:t>
      </w:r>
    </w:p>
    <w:p w14:paraId="583808B1" w14:textId="5852E997" w:rsidR="00AA4025" w:rsidRDefault="00AC0AF5" w:rsidP="00AA4025">
      <w:pPr>
        <w:rPr>
          <w:rFonts w:ascii="Fb Fontext" w:hAnsi="Fb Fontext"/>
          <w:rtl/>
        </w:rPr>
      </w:pPr>
      <w:r w:rsidRPr="006765C4">
        <w:rPr>
          <w:rFonts w:ascii="Fb Fontext" w:hAnsi="Fb Fontext"/>
          <w:spacing w:val="-2"/>
          <w:sz w:val="32"/>
          <w:rtl/>
        </w:rPr>
        <w:t>ועושה בראשו כדי לגול עמוד ובסופו</w:t>
      </w:r>
      <w:r w:rsidR="00AA4025">
        <w:rPr>
          <w:rFonts w:ascii="Fb Fontext" w:hAnsi="Fb Fontext" w:hint="cs"/>
          <w:rtl/>
        </w:rPr>
        <w:t xml:space="preserve"> </w:t>
      </w:r>
      <w:r w:rsidRPr="00C35A2C">
        <w:rPr>
          <w:rFonts w:ascii="Fb Fontext" w:hAnsi="Fb Fontext"/>
          <w:rtl/>
        </w:rPr>
        <w:t xml:space="preserve">כדי לגול היקף, </w:t>
      </w:r>
    </w:p>
    <w:p w14:paraId="165C93C5" w14:textId="77777777" w:rsidR="008F7407" w:rsidRPr="008F7407" w:rsidRDefault="008F7407" w:rsidP="008F7407">
      <w:pPr>
        <w:pStyle w:val="36"/>
        <w:framePr w:wrap="notBeside"/>
        <w:rPr>
          <w:rtl/>
        </w:rPr>
      </w:pPr>
      <w:r w:rsidRPr="008F7407">
        <w:rPr>
          <w:rtl/>
        </w:rPr>
        <w:t>◄</w:t>
      </w:r>
    </w:p>
    <w:p w14:paraId="6A3A1832" w14:textId="11521E2E" w:rsidR="00AC0AF5" w:rsidRPr="00C35A2C" w:rsidRDefault="00AC0AF5" w:rsidP="00AA4025">
      <w:pPr>
        <w:rPr>
          <w:rFonts w:ascii="Fb Fontext" w:hAnsi="Fb Fontext"/>
          <w:rtl/>
        </w:rPr>
      </w:pPr>
      <w:r w:rsidRPr="00C35A2C">
        <w:rPr>
          <w:rFonts w:ascii="Fb Fontext" w:hAnsi="Fb Fontext"/>
          <w:rtl/>
        </w:rPr>
        <w:t>ומסיים מלמטה ומתחיל מלמעלה. ואם בא לחתוך - חותך.</w:t>
      </w:r>
    </w:p>
    <w:p w14:paraId="678095F1" w14:textId="64AAA286" w:rsidR="00AA4025" w:rsidRDefault="008F7407" w:rsidP="00AA4025">
      <w:pPr>
        <w:pStyle w:val="36"/>
        <w:framePr w:wrap="notBeside"/>
        <w:rPr>
          <w:rtl/>
        </w:rPr>
      </w:pPr>
      <w:r>
        <w:rPr>
          <w:rStyle w:val="afffff0"/>
          <w:rFonts w:ascii="BA Or Tzadikim Regular" w:hAnsi="BA Or Tzadikim Regular" w:cs="BA Or Tzadikim Regular"/>
          <w:rtl/>
        </w:rPr>
        <w:t>◄</w:t>
      </w:r>
      <w:r w:rsidR="00AC0AF5" w:rsidRPr="00C35A2C">
        <w:rPr>
          <w:rtl/>
        </w:rPr>
        <w:t>ו</w:t>
      </w:r>
      <w:r w:rsidR="00AC0AF5" w:rsidRPr="00C35A2C">
        <w:rPr>
          <w:rFonts w:hint="cs"/>
          <w:rtl/>
        </w:rPr>
        <w:t>הך</w:t>
      </w:r>
    </w:p>
    <w:p w14:paraId="51BF2F9F" w14:textId="760428A1" w:rsidR="00AC0AF5" w:rsidRPr="00C35A2C" w:rsidRDefault="00AC0AF5" w:rsidP="00AC0AF5">
      <w:pPr>
        <w:rPr>
          <w:rFonts w:ascii="Fb Fontext" w:hAnsi="Fb Fontext"/>
          <w:rtl/>
        </w:rPr>
      </w:pPr>
      <w:r w:rsidRPr="00C35A2C">
        <w:rPr>
          <w:rFonts w:ascii="Fb Fontext" w:hAnsi="Fb Fontext" w:hint="cs"/>
          <w:rtl/>
        </w:rPr>
        <w:t>ד</w:t>
      </w:r>
      <w:r w:rsidRPr="00C35A2C">
        <w:rPr>
          <w:rFonts w:ascii="Fb Fontext" w:hAnsi="Fb Fontext"/>
          <w:rtl/>
        </w:rPr>
        <w:t xml:space="preserve">תחלת ספר וסופו - כדי לגול </w:t>
      </w:r>
      <w:r w:rsidRPr="00AA4025">
        <w:rPr>
          <w:rStyle w:val="afffff0"/>
          <w:rFonts w:hint="cs"/>
          <w:rtl/>
        </w:rPr>
        <w:t xml:space="preserve">[עמוד או היקף]- </w:t>
      </w:r>
      <w:r w:rsidRPr="00C35A2C">
        <w:rPr>
          <w:rFonts w:ascii="Fb Fontext" w:hAnsi="Fb Fontext"/>
          <w:rtl/>
        </w:rPr>
        <w:t>לצדדין קתני.</w:t>
      </w:r>
    </w:p>
    <w:p w14:paraId="5BB192B1" w14:textId="44D430B9" w:rsidR="00AA4025" w:rsidRDefault="008F7407" w:rsidP="00AA4025">
      <w:pPr>
        <w:pStyle w:val="36"/>
        <w:framePr w:wrap="notBeside"/>
        <w:rPr>
          <w:rtl/>
        </w:rPr>
      </w:pPr>
      <w:r>
        <w:rPr>
          <w:rStyle w:val="afffff0"/>
          <w:rFonts w:ascii="BA Or Tzadikim Regular" w:hAnsi="BA Or Tzadikim Regular" w:cs="BA Or Tzadikim Regular"/>
          <w:rtl/>
        </w:rPr>
        <w:t>◄</w:t>
      </w:r>
      <w:r w:rsidR="00AC0AF5" w:rsidRPr="006765C4">
        <w:rPr>
          <w:rtl/>
        </w:rPr>
        <w:t>רב אשי</w:t>
      </w:r>
      <w:r w:rsidR="00AC0AF5" w:rsidRPr="006765C4">
        <w:rPr>
          <w:rFonts w:hint="cs"/>
          <w:rtl/>
        </w:rPr>
        <w:t>:</w:t>
      </w:r>
    </w:p>
    <w:p w14:paraId="2E92D176" w14:textId="41B182A0" w:rsidR="00AC0AF5" w:rsidRPr="0095343A" w:rsidRDefault="00AC0AF5" w:rsidP="00AC0AF5">
      <w:pPr>
        <w:rPr>
          <w:rStyle w:val="afff8"/>
          <w:spacing w:val="-6"/>
          <w:rtl/>
        </w:rPr>
      </w:pPr>
      <w:r w:rsidRPr="0095343A">
        <w:rPr>
          <w:rFonts w:ascii="Fb Fontext" w:hAnsi="Fb Fontext"/>
          <w:spacing w:val="-6"/>
          <w:sz w:val="32"/>
          <w:rtl/>
        </w:rPr>
        <w:t xml:space="preserve">ההיא </w:t>
      </w:r>
      <w:r w:rsidRPr="0095343A">
        <w:rPr>
          <w:rFonts w:ascii="Fb Fontext" w:hAnsi="Fb Fontext" w:hint="cs"/>
          <w:spacing w:val="-6"/>
          <w:sz w:val="32"/>
          <w:rtl/>
        </w:rPr>
        <w:t>בס</w:t>
      </w:r>
      <w:r w:rsidRPr="0095343A">
        <w:rPr>
          <w:rFonts w:ascii="Fb Fontext" w:hAnsi="Fb Fontext"/>
          <w:spacing w:val="-6"/>
          <w:sz w:val="32"/>
          <w:rtl/>
        </w:rPr>
        <w:t>"</w:t>
      </w:r>
      <w:r w:rsidRPr="0095343A">
        <w:rPr>
          <w:rFonts w:ascii="Fb Fontext" w:hAnsi="Fb Fontext" w:hint="cs"/>
          <w:spacing w:val="-6"/>
          <w:sz w:val="32"/>
          <w:rtl/>
        </w:rPr>
        <w:t xml:space="preserve">ת דנגלל לאמצעיתו ועושה לו עמוד </w:t>
      </w:r>
      <w:r w:rsidR="00526703" w:rsidRPr="0095343A">
        <w:rPr>
          <w:rFonts w:ascii="Fb Fontext" w:hAnsi="Fb Fontext" w:hint="cs"/>
          <w:spacing w:val="-6"/>
          <w:sz w:val="32"/>
          <w:rtl/>
        </w:rPr>
        <w:t xml:space="preserve">בכל צד </w:t>
      </w:r>
      <w:r w:rsidRPr="0095343A">
        <w:rPr>
          <w:rStyle w:val="afffff0"/>
          <w:rFonts w:hint="cs"/>
          <w:spacing w:val="-6"/>
          <w:rtl/>
        </w:rPr>
        <w:t>[משא</w:t>
      </w:r>
      <w:r w:rsidRPr="0095343A">
        <w:rPr>
          <w:rStyle w:val="afffff0"/>
          <w:spacing w:val="-6"/>
          <w:rtl/>
        </w:rPr>
        <w:t>"</w:t>
      </w:r>
      <w:r w:rsidRPr="0095343A">
        <w:rPr>
          <w:rStyle w:val="afffff0"/>
          <w:rFonts w:hint="cs"/>
          <w:spacing w:val="-6"/>
          <w:rtl/>
        </w:rPr>
        <w:t>כ כל הספרים]</w:t>
      </w:r>
    </w:p>
    <w:p w14:paraId="5E86B8D4" w14:textId="061E2E9E" w:rsidR="00AA4025" w:rsidRDefault="00AC0AF5" w:rsidP="00AA4025">
      <w:pPr>
        <w:pStyle w:val="36"/>
        <w:framePr w:wrap="notBeside"/>
        <w:rPr>
          <w:rtl/>
        </w:rPr>
      </w:pPr>
      <w:r w:rsidRPr="00507DB9">
        <w:rPr>
          <w:b/>
          <w:bCs/>
          <w:rtl/>
        </w:rPr>
        <w:t>ר</w:t>
      </w:r>
      <w:r w:rsidRPr="00C35A2C">
        <w:rPr>
          <w:rFonts w:hint="cs"/>
          <w:rtl/>
        </w:rPr>
        <w:t>אבר</w:t>
      </w:r>
      <w:r w:rsidRPr="00C35A2C">
        <w:rPr>
          <w:rtl/>
        </w:rPr>
        <w:t>"</w:t>
      </w:r>
      <w:r w:rsidRPr="00C35A2C">
        <w:rPr>
          <w:rFonts w:hint="cs"/>
          <w:rtl/>
        </w:rPr>
        <w:t>צ</w:t>
      </w:r>
      <w:r w:rsidRPr="00C35A2C">
        <w:rPr>
          <w:rtl/>
        </w:rPr>
        <w:t>:</w:t>
      </w:r>
    </w:p>
    <w:p w14:paraId="517A6885" w14:textId="32C68DF3" w:rsidR="00AC0AF5" w:rsidRPr="00C35A2C" w:rsidRDefault="00AC0AF5" w:rsidP="00AA4025">
      <w:pPr>
        <w:spacing w:after="60"/>
        <w:rPr>
          <w:rFonts w:ascii="Fb Fontext" w:hAnsi="Fb Fontext" w:cs="Guttman Vilna"/>
          <w:b/>
          <w:bCs/>
          <w:sz w:val="32"/>
          <w:rtl/>
        </w:rPr>
      </w:pPr>
      <w:r w:rsidRPr="00C35A2C">
        <w:rPr>
          <w:rFonts w:ascii="Fb Fontext" w:hAnsi="Fb Fontext"/>
          <w:sz w:val="32"/>
          <w:rtl/>
        </w:rPr>
        <w:t>כך היו כותבי ספרים שבירושלים עושין ספריהם.</w:t>
      </w:r>
    </w:p>
    <w:p w14:paraId="03CC6887" w14:textId="71F0A161" w:rsidR="00AA4025" w:rsidRDefault="008F7407" w:rsidP="00AA4025">
      <w:pPr>
        <w:pStyle w:val="36"/>
        <w:framePr w:wrap="notBeside"/>
        <w:rPr>
          <w:rtl/>
        </w:rPr>
      </w:pPr>
      <w:r>
        <w:rPr>
          <w:rStyle w:val="afffff0"/>
          <w:rFonts w:ascii="BA Or Tzadikim Regular" w:hAnsi="BA Or Tzadikim Regular" w:cs="BA Or Tzadikim Regular"/>
          <w:rtl/>
        </w:rPr>
        <w:t>◄</w:t>
      </w:r>
      <w:r w:rsidR="00AC0AF5" w:rsidRPr="00C35A2C">
        <w:rPr>
          <w:rtl/>
        </w:rPr>
        <w:t>ת"ר:</w:t>
      </w:r>
    </w:p>
    <w:p w14:paraId="6008892F" w14:textId="77A9AE42" w:rsidR="00AC0AF5" w:rsidRPr="00C35A2C" w:rsidRDefault="00AC0AF5" w:rsidP="00AA4025">
      <w:pPr>
        <w:spacing w:after="60"/>
        <w:rPr>
          <w:rFonts w:ascii="Fb Fontext" w:hAnsi="Fb Fontext"/>
          <w:rtl/>
        </w:rPr>
      </w:pPr>
      <w:r w:rsidRPr="00C35A2C">
        <w:rPr>
          <w:rFonts w:ascii="Fb Fontext" w:hAnsi="Fb Fontext"/>
          <w:sz w:val="32"/>
          <w:rtl/>
        </w:rPr>
        <w:t xml:space="preserve">אין עושין </w:t>
      </w:r>
      <w:r w:rsidR="00526703">
        <w:rPr>
          <w:rFonts w:ascii="Fb Fontext" w:hAnsi="Fb Fontext" w:hint="cs"/>
          <w:sz w:val="32"/>
          <w:rtl/>
        </w:rPr>
        <w:t xml:space="preserve">ס''ת </w:t>
      </w:r>
      <w:r w:rsidRPr="00C35A2C">
        <w:rPr>
          <w:rFonts w:ascii="Fb Fontext" w:hAnsi="Fb Fontext"/>
          <w:sz w:val="32"/>
          <w:rtl/>
        </w:rPr>
        <w:t>ארכו יותר על הקיפו ולא הקיפו יותר על ארכו.</w:t>
      </w:r>
    </w:p>
    <w:p w14:paraId="3BC5AD10" w14:textId="46B54449" w:rsidR="00AA4025" w:rsidRDefault="008F7407" w:rsidP="00AA4025">
      <w:pPr>
        <w:pStyle w:val="36"/>
        <w:framePr w:wrap="notBeside"/>
        <w:rPr>
          <w:rFonts w:ascii="Fb Fontext" w:hAnsi="Fb Fontext"/>
          <w:rtl/>
        </w:rPr>
      </w:pPr>
      <w:r>
        <w:rPr>
          <w:rStyle w:val="afffff0"/>
          <w:rFonts w:ascii="BA Or Tzadikim Regular" w:hAnsi="BA Or Tzadikim Regular" w:cs="BA Or Tzadikim Regular"/>
          <w:rtl/>
        </w:rPr>
        <w:t>◄</w:t>
      </w:r>
      <w:r w:rsidR="00AC0AF5" w:rsidRPr="00AA4025">
        <w:rPr>
          <w:rStyle w:val="affffe"/>
          <w:rtl/>
        </w:rPr>
        <w:t>רבי:</w:t>
      </w:r>
      <w:r w:rsidR="00AC0AF5" w:rsidRPr="00C35A2C">
        <w:rPr>
          <w:rFonts w:ascii="Fb Fontext" w:hAnsi="Fb Fontext"/>
          <w:rtl/>
        </w:rPr>
        <w:t xml:space="preserve"> </w:t>
      </w:r>
    </w:p>
    <w:p w14:paraId="553ECC73" w14:textId="301623FA" w:rsidR="00AC0AF5" w:rsidRPr="00C35A2C" w:rsidRDefault="00AA4025" w:rsidP="008F7407">
      <w:pPr>
        <w:spacing w:after="60"/>
        <w:rPr>
          <w:rFonts w:ascii="Fb Fontext" w:hAnsi="Fb Fontext"/>
          <w:rtl/>
        </w:rPr>
      </w:pPr>
      <w:r w:rsidRPr="0081371E">
        <w:rPr>
          <w:rStyle w:val="afff8"/>
          <w:rFonts w:hint="cs"/>
          <w:rtl/>
        </w:rPr>
        <w:t>ש</w:t>
      </w:r>
      <w:r w:rsidR="00AC0AF5" w:rsidRPr="0081371E">
        <w:rPr>
          <w:rStyle w:val="afff8"/>
          <w:rtl/>
        </w:rPr>
        <w:t>יעור ס"ת</w:t>
      </w:r>
      <w:r w:rsidR="008F7407">
        <w:rPr>
          <w:rStyle w:val="afff8"/>
          <w:rFonts w:hint="cs"/>
          <w:rtl/>
        </w:rPr>
        <w:t>:</w:t>
      </w:r>
      <w:r w:rsidR="00AC0AF5" w:rsidRPr="0081371E">
        <w:rPr>
          <w:rStyle w:val="afff8"/>
          <w:rtl/>
        </w:rPr>
        <w:t xml:space="preserve"> </w:t>
      </w:r>
      <w:r w:rsidR="008F7407">
        <w:rPr>
          <w:rStyle w:val="afff8"/>
          <w:rFonts w:hint="cs"/>
          <w:rtl/>
        </w:rPr>
        <w:t xml:space="preserve"> </w:t>
      </w:r>
      <w:r w:rsidR="00AC0AF5" w:rsidRPr="008F7407">
        <w:rPr>
          <w:rStyle w:val="afff8"/>
          <w:rtl/>
        </w:rPr>
        <w:t xml:space="preserve">בגויל </w:t>
      </w:r>
      <w:r w:rsidR="00AC0AF5" w:rsidRPr="00C35A2C">
        <w:rPr>
          <w:rFonts w:ascii="Fb Fontext" w:hAnsi="Fb Fontext"/>
          <w:rtl/>
        </w:rPr>
        <w:t>- ששה.</w:t>
      </w:r>
      <w:r>
        <w:rPr>
          <w:rFonts w:ascii="Fb Fontext" w:hAnsi="Fb Fontext" w:hint="cs"/>
          <w:rtl/>
        </w:rPr>
        <w:t xml:space="preserve"> </w:t>
      </w:r>
      <w:r w:rsidR="00AC0AF5" w:rsidRPr="0081371E">
        <w:rPr>
          <w:rStyle w:val="afff8"/>
          <w:rtl/>
        </w:rPr>
        <w:t>בקלף בכמה</w:t>
      </w:r>
      <w:r w:rsidR="00AC0AF5" w:rsidRPr="00C35A2C">
        <w:rPr>
          <w:rFonts w:ascii="Fb Fontext" w:hAnsi="Fb Fontext"/>
          <w:rtl/>
        </w:rPr>
        <w:t>? איני יודע.</w:t>
      </w:r>
    </w:p>
    <w:p w14:paraId="69ED4656" w14:textId="5349D8C5" w:rsidR="00AA4025" w:rsidRDefault="00AC0AF5" w:rsidP="00AA4025">
      <w:pPr>
        <w:pStyle w:val="36"/>
        <w:framePr w:wrap="notBeside"/>
        <w:rPr>
          <w:rtl/>
        </w:rPr>
      </w:pPr>
      <w:r w:rsidRPr="00C35A2C">
        <w:rPr>
          <w:rtl/>
        </w:rPr>
        <w:t>ר"</w:t>
      </w:r>
      <w:r w:rsidRPr="00C35A2C">
        <w:rPr>
          <w:rFonts w:hint="cs"/>
          <w:rtl/>
        </w:rPr>
        <w:t>ה</w:t>
      </w:r>
    </w:p>
    <w:p w14:paraId="65362986" w14:textId="5E38D967" w:rsidR="00AC0AF5" w:rsidRPr="00C35A2C" w:rsidRDefault="00AC0AF5" w:rsidP="00AA4025">
      <w:pPr>
        <w:rPr>
          <w:rFonts w:ascii="Fb Fontext" w:hAnsi="Fb Fontext"/>
          <w:rtl/>
        </w:rPr>
      </w:pPr>
      <w:r w:rsidRPr="00C35A2C">
        <w:rPr>
          <w:rFonts w:ascii="Fb Fontext" w:hAnsi="Fb Fontext"/>
          <w:rtl/>
        </w:rPr>
        <w:t xml:space="preserve">כתב </w:t>
      </w:r>
      <w:r w:rsidR="00AA4025">
        <w:rPr>
          <w:rFonts w:ascii="Fb Fontext" w:hAnsi="Fb Fontext" w:hint="cs"/>
          <w:rtl/>
        </w:rPr>
        <w:t xml:space="preserve">שבעים </w:t>
      </w:r>
      <w:r w:rsidRPr="00C35A2C">
        <w:rPr>
          <w:rFonts w:ascii="Fb Fontext" w:hAnsi="Fb Fontext"/>
          <w:rtl/>
        </w:rPr>
        <w:t xml:space="preserve">ספרי דאורייתא, </w:t>
      </w:r>
      <w:r w:rsidR="00C02C58">
        <w:rPr>
          <w:rFonts w:ascii="Fb Fontext" w:hAnsi="Fb Fontext" w:hint="cs"/>
          <w:rtl/>
        </w:rPr>
        <w:t>ו</w:t>
      </w:r>
      <w:r w:rsidR="00AA4025">
        <w:rPr>
          <w:rFonts w:ascii="Fb Fontext" w:hAnsi="Fb Fontext" w:hint="cs"/>
          <w:rtl/>
        </w:rPr>
        <w:t xml:space="preserve">הצליח </w:t>
      </w:r>
      <w:r w:rsidR="00C02C58">
        <w:rPr>
          <w:rFonts w:ascii="Fb Fontext" w:hAnsi="Fb Fontext" w:hint="cs"/>
          <w:rtl/>
        </w:rPr>
        <w:t xml:space="preserve">לעשות כן רק </w:t>
      </w:r>
      <w:r w:rsidR="00AA4025">
        <w:rPr>
          <w:rFonts w:ascii="Fb Fontext" w:hAnsi="Fb Fontext" w:hint="cs"/>
          <w:rtl/>
        </w:rPr>
        <w:t>באחד</w:t>
      </w:r>
      <w:r w:rsidR="00C02C58">
        <w:rPr>
          <w:rFonts w:ascii="Fb Fontext" w:hAnsi="Fb Fontext" w:hint="cs"/>
          <w:rtl/>
        </w:rPr>
        <w:t>.</w:t>
      </w:r>
      <w:r w:rsidR="00AA4025">
        <w:rPr>
          <w:rFonts w:ascii="Fb Fontext" w:hAnsi="Fb Fontext" w:hint="cs"/>
          <w:rtl/>
        </w:rPr>
        <w:t xml:space="preserve"> </w:t>
      </w:r>
    </w:p>
    <w:p w14:paraId="379482DC" w14:textId="77777777" w:rsidR="00AA4025" w:rsidRDefault="00AC0AF5" w:rsidP="00AA4025">
      <w:pPr>
        <w:pStyle w:val="36"/>
        <w:framePr w:wrap="notBeside"/>
        <w:rPr>
          <w:rtl/>
        </w:rPr>
      </w:pPr>
      <w:r w:rsidRPr="00C35A2C">
        <w:rPr>
          <w:rtl/>
        </w:rPr>
        <w:t>ר</w:t>
      </w:r>
      <w:r w:rsidRPr="00C35A2C">
        <w:rPr>
          <w:rFonts w:hint="cs"/>
          <w:rtl/>
        </w:rPr>
        <w:t>אב</w:t>
      </w:r>
      <w:r w:rsidRPr="00C35A2C">
        <w:rPr>
          <w:rtl/>
        </w:rPr>
        <w:t>"</w:t>
      </w:r>
      <w:r w:rsidRPr="00C35A2C">
        <w:rPr>
          <w:rFonts w:hint="cs"/>
          <w:rtl/>
        </w:rPr>
        <w:t>י</w:t>
      </w:r>
    </w:p>
    <w:p w14:paraId="69E3DA09" w14:textId="11943E37" w:rsidR="00AC0AF5" w:rsidRDefault="00AC0AF5" w:rsidP="00AC0AF5">
      <w:pPr>
        <w:rPr>
          <w:rFonts w:ascii="Fb Fontext" w:hAnsi="Fb Fontext"/>
          <w:rtl/>
        </w:rPr>
      </w:pPr>
      <w:r w:rsidRPr="00C35A2C">
        <w:rPr>
          <w:rFonts w:ascii="Fb Fontext" w:hAnsi="Fb Fontext"/>
          <w:rtl/>
        </w:rPr>
        <w:t xml:space="preserve">כתב </w:t>
      </w:r>
      <w:r w:rsidRPr="00C35A2C">
        <w:rPr>
          <w:rFonts w:ascii="Fb Fontext" w:hAnsi="Fb Fontext" w:hint="cs"/>
          <w:rtl/>
        </w:rPr>
        <w:t>אחד על עור עגל והצליח לו</w:t>
      </w:r>
      <w:r w:rsidR="00AA4025">
        <w:rPr>
          <w:rFonts w:ascii="Fb Fontext" w:hAnsi="Fb Fontext" w:hint="cs"/>
          <w:rtl/>
        </w:rPr>
        <w:t>,</w:t>
      </w:r>
      <w:r w:rsidRPr="00C35A2C">
        <w:rPr>
          <w:rFonts w:ascii="Fb Fontext" w:hAnsi="Fb Fontext" w:hint="cs"/>
          <w:rtl/>
        </w:rPr>
        <w:t xml:space="preserve"> ונתנו בו רבנן עינהם ונפטר</w:t>
      </w:r>
    </w:p>
    <w:p w14:paraId="160A9F6E" w14:textId="02AD4517" w:rsidR="00AA4025" w:rsidRDefault="00AC0AF5" w:rsidP="00AA4025">
      <w:pPr>
        <w:pStyle w:val="36"/>
        <w:framePr w:wrap="notBeside"/>
        <w:rPr>
          <w:rtl/>
        </w:rPr>
      </w:pPr>
      <w:r w:rsidRPr="00C35A2C">
        <w:rPr>
          <w:rtl/>
        </w:rPr>
        <w:t>רבנן לר</w:t>
      </w:r>
      <w:r w:rsidR="00C02C58">
        <w:rPr>
          <w:rFonts w:hint="cs"/>
          <w:rtl/>
        </w:rPr>
        <w:t>"המ</w:t>
      </w:r>
      <w:r w:rsidRPr="00C35A2C">
        <w:rPr>
          <w:rtl/>
        </w:rPr>
        <w:t>:</w:t>
      </w:r>
    </w:p>
    <w:p w14:paraId="65307BBC" w14:textId="727F1BBC" w:rsidR="00AC0AF5" w:rsidRPr="00AA4025" w:rsidRDefault="00C02C58" w:rsidP="00AC0AF5">
      <w:pPr>
        <w:rPr>
          <w:rFonts w:ascii="Fb Fontext" w:hAnsi="Fb Fontext"/>
          <w:spacing w:val="-2"/>
          <w:rtl/>
        </w:rPr>
      </w:pPr>
      <w:r>
        <w:rPr>
          <w:rStyle w:val="affffe"/>
          <w:rFonts w:hint="cs"/>
          <w:spacing w:val="-2"/>
          <w:rtl/>
        </w:rPr>
        <w:t>ש</w:t>
      </w:r>
      <w:r w:rsidR="00AC0AF5" w:rsidRPr="00AA4025">
        <w:rPr>
          <w:rStyle w:val="affffe"/>
          <w:spacing w:val="-2"/>
          <w:rtl/>
        </w:rPr>
        <w:t>רבי אמי</w:t>
      </w:r>
      <w:r w:rsidR="00AC0AF5" w:rsidRPr="00AA4025">
        <w:rPr>
          <w:rFonts w:ascii="Fb Fontext" w:hAnsi="Fb Fontext"/>
          <w:spacing w:val="-2"/>
          <w:rtl/>
        </w:rPr>
        <w:t xml:space="preserve"> </w:t>
      </w:r>
      <w:r>
        <w:rPr>
          <w:rFonts w:ascii="Fb Fontext" w:hAnsi="Fb Fontext" w:hint="cs"/>
          <w:spacing w:val="-2"/>
          <w:rtl/>
        </w:rPr>
        <w:t xml:space="preserve">כתב </w:t>
      </w:r>
      <w:r w:rsidR="00AC0AF5" w:rsidRPr="00AA4025">
        <w:rPr>
          <w:rFonts w:ascii="Fb Fontext" w:hAnsi="Fb Fontext"/>
          <w:spacing w:val="-2"/>
          <w:rtl/>
        </w:rPr>
        <w:t>ד</w:t>
      </w:r>
      <w:r w:rsidR="00AC0AF5" w:rsidRPr="00F10693">
        <w:rPr>
          <w:rtl/>
        </w:rPr>
        <w:t xml:space="preserve">' </w:t>
      </w:r>
      <w:r w:rsidR="00AC0AF5" w:rsidRPr="00AA4025">
        <w:rPr>
          <w:rFonts w:ascii="Fb Fontext" w:hAnsi="Fb Fontext"/>
          <w:spacing w:val="-2"/>
          <w:rtl/>
        </w:rPr>
        <w:t>מאה ספרי תורה</w:t>
      </w:r>
      <w:r w:rsidR="00AC0AF5" w:rsidRPr="00AA4025">
        <w:rPr>
          <w:rStyle w:val="affffe"/>
          <w:spacing w:val="-2"/>
          <w:rtl/>
        </w:rPr>
        <w:t>.</w:t>
      </w:r>
      <w:r w:rsidR="00AC0AF5" w:rsidRPr="00AA4025">
        <w:rPr>
          <w:rStyle w:val="affffe"/>
          <w:rFonts w:hint="cs"/>
          <w:spacing w:val="-2"/>
          <w:rtl/>
        </w:rPr>
        <w:t xml:space="preserve"> </w:t>
      </w:r>
      <w:r w:rsidR="00AC0AF5" w:rsidRPr="00AA4025">
        <w:rPr>
          <w:rStyle w:val="affffe"/>
          <w:spacing w:val="-2"/>
          <w:rtl/>
        </w:rPr>
        <w:t>–</w:t>
      </w:r>
      <w:r w:rsidR="00AC0AF5" w:rsidRPr="00AA4025">
        <w:rPr>
          <w:rStyle w:val="affffe"/>
          <w:rFonts w:hint="cs"/>
          <w:spacing w:val="-2"/>
          <w:rtl/>
        </w:rPr>
        <w:t>א</w:t>
      </w:r>
      <w:r w:rsidR="00AC0AF5" w:rsidRPr="00AA4025">
        <w:rPr>
          <w:rStyle w:val="affffe"/>
          <w:spacing w:val="-2"/>
          <w:rtl/>
        </w:rPr>
        <w:t>"</w:t>
      </w:r>
      <w:r w:rsidR="00AC0AF5" w:rsidRPr="00AA4025">
        <w:rPr>
          <w:rStyle w:val="affffe"/>
          <w:rFonts w:hint="cs"/>
          <w:spacing w:val="-2"/>
          <w:rtl/>
        </w:rPr>
        <w:t>ל</w:t>
      </w:r>
      <w:r w:rsidR="00AC0AF5" w:rsidRPr="00AA4025">
        <w:rPr>
          <w:rFonts w:ascii="Fb Fontext" w:hAnsi="Fb Fontext" w:hint="cs"/>
          <w:spacing w:val="-2"/>
          <w:rtl/>
        </w:rPr>
        <w:t xml:space="preserve"> </w:t>
      </w:r>
      <w:r w:rsidR="00AC0AF5" w:rsidRPr="00AA4025">
        <w:rPr>
          <w:rStyle w:val="afffff0"/>
          <w:rFonts w:hint="cs"/>
          <w:rtl/>
        </w:rPr>
        <w:t xml:space="preserve">אפשר </w:t>
      </w:r>
      <w:r w:rsidR="00AA4025" w:rsidRPr="00AA4025">
        <w:rPr>
          <w:rStyle w:val="afffff0"/>
          <w:rFonts w:hint="cs"/>
          <w:rtl/>
        </w:rPr>
        <w:t>שכתב</w:t>
      </w:r>
      <w:r w:rsidR="00AA4025">
        <w:rPr>
          <w:rStyle w:val="afffff0"/>
          <w:rFonts w:hint="cs"/>
          <w:rtl/>
        </w:rPr>
        <w:t xml:space="preserve"> רק</w:t>
      </w:r>
      <w:r w:rsidR="00AA4025">
        <w:rPr>
          <w:rFonts w:ascii="Fb Fontext" w:hAnsi="Fb Fontext" w:hint="cs"/>
          <w:spacing w:val="-2"/>
          <w:rtl/>
        </w:rPr>
        <w:t xml:space="preserve"> </w:t>
      </w:r>
      <w:r w:rsidR="00AC0AF5" w:rsidRPr="00AA4025">
        <w:rPr>
          <w:rStyle w:val="affff8"/>
          <w:rFonts w:hint="cs"/>
          <w:rtl/>
        </w:rPr>
        <w:t>תורה צוה לנו משה</w:t>
      </w:r>
    </w:p>
    <w:p w14:paraId="63123F07" w14:textId="15F32AE3" w:rsidR="00AA4025" w:rsidRDefault="00C02C58" w:rsidP="00AA4025">
      <w:pPr>
        <w:pStyle w:val="36"/>
        <w:framePr w:wrap="notBeside"/>
        <w:rPr>
          <w:rStyle w:val="affffe"/>
          <w:rtl/>
        </w:rPr>
      </w:pPr>
      <w:r>
        <w:rPr>
          <w:rStyle w:val="affffe"/>
          <w:rFonts w:hint="cs"/>
          <w:rtl/>
        </w:rPr>
        <w:t>רבא לר</w:t>
      </w:r>
      <w:r w:rsidR="00F10693">
        <w:rPr>
          <w:rStyle w:val="affffe"/>
          <w:rtl/>
        </w:rPr>
        <w:t>"</w:t>
      </w:r>
      <w:r>
        <w:rPr>
          <w:rStyle w:val="affffe"/>
          <w:rFonts w:hint="cs"/>
          <w:rtl/>
        </w:rPr>
        <w:t>ז:</w:t>
      </w:r>
    </w:p>
    <w:p w14:paraId="53E67DB3" w14:textId="01588EB4" w:rsidR="00AA4025" w:rsidRDefault="00C02C58" w:rsidP="00AC0AF5">
      <w:pPr>
        <w:rPr>
          <w:rFonts w:ascii="Fb Fontext" w:hAnsi="Fb Fontext"/>
          <w:spacing w:val="-2"/>
          <w:rtl/>
        </w:rPr>
      </w:pPr>
      <w:r w:rsidRPr="00C02C58">
        <w:rPr>
          <w:rStyle w:val="affffe"/>
          <w:rFonts w:hint="cs"/>
          <w:rtl/>
        </w:rPr>
        <w:t>ש</w:t>
      </w:r>
      <w:r w:rsidR="00AC0AF5" w:rsidRPr="00C02C58">
        <w:rPr>
          <w:rStyle w:val="affffe"/>
          <w:rtl/>
        </w:rPr>
        <w:t>ר</w:t>
      </w:r>
      <w:r w:rsidR="00AC0AF5" w:rsidRPr="00F10693">
        <w:rPr>
          <w:rtl/>
        </w:rPr>
        <w:t xml:space="preserve">' </w:t>
      </w:r>
      <w:r w:rsidR="00AC0AF5" w:rsidRPr="00C02C58">
        <w:rPr>
          <w:rStyle w:val="affffe"/>
          <w:rtl/>
        </w:rPr>
        <w:t>ינאי</w:t>
      </w:r>
      <w:r w:rsidR="00AC0AF5" w:rsidRPr="006765C4">
        <w:rPr>
          <w:rFonts w:ascii="Fb Fontext" w:hAnsi="Fb Fontext"/>
          <w:spacing w:val="-2"/>
          <w:rtl/>
        </w:rPr>
        <w:t xml:space="preserve"> </w:t>
      </w:r>
      <w:r>
        <w:rPr>
          <w:rFonts w:ascii="Fb Fontext" w:hAnsi="Fb Fontext" w:hint="cs"/>
          <w:spacing w:val="-2"/>
          <w:rtl/>
        </w:rPr>
        <w:t xml:space="preserve">נטע </w:t>
      </w:r>
      <w:r w:rsidR="00AC0AF5" w:rsidRPr="006765C4">
        <w:rPr>
          <w:rFonts w:ascii="Fb Fontext" w:hAnsi="Fb Fontext"/>
          <w:spacing w:val="-2"/>
          <w:rtl/>
        </w:rPr>
        <w:t>ארבע מאה כרמי</w:t>
      </w:r>
      <w:r w:rsidR="00AA4025">
        <w:rPr>
          <w:rFonts w:ascii="Fb Fontext" w:hAnsi="Fb Fontext" w:hint="cs"/>
          <w:spacing w:val="-2"/>
          <w:rtl/>
        </w:rPr>
        <w:t>ם</w:t>
      </w:r>
      <w:r>
        <w:rPr>
          <w:rFonts w:ascii="Fb Fontext" w:hAnsi="Fb Fontext" w:hint="cs"/>
          <w:spacing w:val="-2"/>
          <w:rtl/>
        </w:rPr>
        <w:t xml:space="preserve"> </w:t>
      </w:r>
      <w:r w:rsidRPr="00C02C58">
        <w:rPr>
          <w:rStyle w:val="affffe"/>
          <w:rFonts w:hint="cs"/>
          <w:rtl/>
        </w:rPr>
        <w:t>א</w:t>
      </w:r>
      <w:r w:rsidR="00F10693">
        <w:rPr>
          <w:rStyle w:val="affffe"/>
          <w:rtl/>
        </w:rPr>
        <w:t>"</w:t>
      </w:r>
      <w:r w:rsidRPr="00C02C58">
        <w:rPr>
          <w:rStyle w:val="affffe"/>
          <w:rFonts w:hint="cs"/>
          <w:rtl/>
        </w:rPr>
        <w:t>ל</w:t>
      </w:r>
      <w:r>
        <w:rPr>
          <w:rStyle w:val="affffe"/>
          <w:rFonts w:hint="cs"/>
          <w:rtl/>
        </w:rPr>
        <w:t>:</w:t>
      </w:r>
      <w:r w:rsidRPr="00C02C58">
        <w:rPr>
          <w:rStyle w:val="affffe"/>
          <w:rFonts w:hint="cs"/>
          <w:rtl/>
        </w:rPr>
        <w:t xml:space="preserve"> </w:t>
      </w:r>
      <w:r w:rsidRPr="00C02C58">
        <w:rPr>
          <w:rStyle w:val="afffff0"/>
          <w:rFonts w:hint="cs"/>
          <w:rtl/>
        </w:rPr>
        <w:t>שמא</w:t>
      </w:r>
      <w:r>
        <w:rPr>
          <w:rStyle w:val="afffff0"/>
          <w:rFonts w:hint="cs"/>
          <w:rtl/>
        </w:rPr>
        <w:t xml:space="preserve"> נטע רק</w:t>
      </w:r>
      <w:r w:rsidRPr="00C02C58">
        <w:rPr>
          <w:rStyle w:val="affffe"/>
          <w:rFonts w:hint="cs"/>
          <w:rtl/>
        </w:rPr>
        <w:t xml:space="preserve"> </w:t>
      </w:r>
      <w:r>
        <w:rPr>
          <w:rFonts w:ascii="Fb Fontext" w:hAnsi="Fb Fontext" w:hint="cs"/>
          <w:spacing w:val="-2"/>
          <w:rtl/>
        </w:rPr>
        <w:t>ב</w:t>
      </w:r>
      <w:r w:rsidRPr="00F10693">
        <w:rPr>
          <w:rFonts w:hint="cs"/>
          <w:rtl/>
        </w:rPr>
        <w:t xml:space="preserve">' </w:t>
      </w:r>
      <w:r>
        <w:rPr>
          <w:rFonts w:ascii="Fb Fontext" w:hAnsi="Fb Fontext" w:hint="cs"/>
          <w:spacing w:val="-2"/>
          <w:rtl/>
        </w:rPr>
        <w:t>כנגד ב</w:t>
      </w:r>
      <w:r w:rsidRPr="00F10693">
        <w:rPr>
          <w:rFonts w:hint="cs"/>
          <w:rtl/>
        </w:rPr>
        <w:t xml:space="preserve">' </w:t>
      </w:r>
      <w:r>
        <w:rPr>
          <w:rFonts w:ascii="Fb Fontext" w:hAnsi="Fb Fontext" w:hint="cs"/>
          <w:spacing w:val="-2"/>
          <w:rtl/>
        </w:rPr>
        <w:t>וא</w:t>
      </w:r>
      <w:r w:rsidRPr="00F10693">
        <w:rPr>
          <w:rFonts w:hint="cs"/>
          <w:rtl/>
        </w:rPr>
        <w:t xml:space="preserve">' </w:t>
      </w:r>
      <w:r>
        <w:rPr>
          <w:rFonts w:ascii="Fb Fontext" w:hAnsi="Fb Fontext" w:hint="cs"/>
          <w:spacing w:val="-2"/>
          <w:rtl/>
        </w:rPr>
        <w:t>זנב</w:t>
      </w:r>
    </w:p>
    <w:p w14:paraId="5CC883C0" w14:textId="3EECE460" w:rsidR="00C02C58" w:rsidRDefault="00C02C58" w:rsidP="00C02C58">
      <w:pPr>
        <w:pStyle w:val="aff9"/>
        <w:rPr>
          <w:rtl/>
        </w:rPr>
      </w:pPr>
      <w:r>
        <w:rPr>
          <w:rFonts w:hint="cs"/>
          <w:rtl/>
        </w:rPr>
        <w:t>***</w:t>
      </w:r>
    </w:p>
    <w:p w14:paraId="0FB995FD" w14:textId="77777777" w:rsidR="00AA4025" w:rsidRPr="00526703" w:rsidRDefault="00AC0AF5" w:rsidP="00AA4025">
      <w:pPr>
        <w:pStyle w:val="36"/>
        <w:framePr w:wrap="notBeside"/>
        <w:rPr>
          <w:rtl/>
        </w:rPr>
      </w:pPr>
      <w:r w:rsidRPr="00526703">
        <w:rPr>
          <w:rtl/>
        </w:rPr>
        <w:t xml:space="preserve">מיתיבי </w:t>
      </w:r>
      <w:r w:rsidRPr="00526703">
        <w:rPr>
          <w:rFonts w:hint="cs"/>
          <w:rtl/>
        </w:rPr>
        <w:t>לר</w:t>
      </w:r>
      <w:r w:rsidRPr="00526703">
        <w:rPr>
          <w:rtl/>
        </w:rPr>
        <w:t>"</w:t>
      </w:r>
      <w:r w:rsidRPr="00526703">
        <w:rPr>
          <w:rFonts w:hint="cs"/>
          <w:rtl/>
        </w:rPr>
        <w:t>מ:</w:t>
      </w:r>
    </w:p>
    <w:p w14:paraId="5932A139" w14:textId="77777777" w:rsidR="00AA4025" w:rsidRDefault="00AC0AF5" w:rsidP="00AC0AF5">
      <w:pPr>
        <w:rPr>
          <w:rtl/>
        </w:rPr>
      </w:pPr>
      <w:r w:rsidRPr="0081371E">
        <w:rPr>
          <w:rStyle w:val="afff8"/>
          <w:rtl/>
        </w:rPr>
        <w:t>ארון</w:t>
      </w:r>
      <w:r>
        <w:rPr>
          <w:rtl/>
        </w:rPr>
        <w:t xml:space="preserve"> שעשה משה, </w:t>
      </w:r>
      <w:r>
        <w:rPr>
          <w:rStyle w:val="affff8"/>
          <w:rtl/>
          <w:rPrChange w:id="9001" w:author="מנוע פסוקים" w:date="2026-10-05T16:38:03Z">
            <w:rPr>
              <w:rtl/>
            </w:rPr>
          </w:rPrChange>
        </w:rPr>
        <w:t xml:space="preserve">אמתים וחצי ארכו ואמה וחצי רחבו</w:t>
      </w:r>
      <w:r>
        <w:rPr>
          <w:rtl/>
        </w:rPr>
        <w:t xml:space="preserve"> וקומתו, </w:t>
      </w:r>
    </w:p>
    <w:p w14:paraId="166E86D7" w14:textId="4C96F212" w:rsidR="00AC0AF5" w:rsidRPr="006765C4" w:rsidRDefault="00AA4025" w:rsidP="00AC0AF5">
      <w:pPr>
        <w:rPr>
          <w:rFonts w:ascii="Fb Fontext" w:hAnsi="Fb Fontext"/>
          <w:spacing w:val="-4"/>
          <w:rtl/>
        </w:rPr>
      </w:pPr>
      <w:r>
        <w:rPr>
          <w:rFonts w:hint="cs"/>
          <w:rtl/>
        </w:rPr>
        <w:t xml:space="preserve">- </w:t>
      </w:r>
      <w:r w:rsidR="00AC0AF5" w:rsidRPr="006765C4">
        <w:rPr>
          <w:rStyle w:val="afff8"/>
          <w:spacing w:val="-4"/>
          <w:rtl/>
        </w:rPr>
        <w:t xml:space="preserve">באמה בת </w:t>
      </w:r>
      <w:r w:rsidR="00AC0AF5" w:rsidRPr="006765C4">
        <w:rPr>
          <w:rStyle w:val="afff8"/>
          <w:rFonts w:hint="cs"/>
          <w:spacing w:val="-4"/>
          <w:rtl/>
        </w:rPr>
        <w:t>ו</w:t>
      </w:r>
      <w:r w:rsidR="00AC0AF5" w:rsidRPr="00F10693">
        <w:rPr>
          <w:rFonts w:hint="cs"/>
          <w:rtl/>
        </w:rPr>
        <w:t xml:space="preserve">' </w:t>
      </w:r>
      <w:r w:rsidR="00AC0AF5" w:rsidRPr="006765C4">
        <w:rPr>
          <w:rStyle w:val="afff8"/>
          <w:rFonts w:hint="cs"/>
          <w:spacing w:val="-4"/>
          <w:rtl/>
        </w:rPr>
        <w:t>טפחים</w:t>
      </w:r>
    </w:p>
    <w:p w14:paraId="2937B262" w14:textId="77777777" w:rsidR="00AC0AF5" w:rsidRDefault="00AC0AF5" w:rsidP="00AC0AF5">
      <w:pPr>
        <w:rPr>
          <w:rFonts w:ascii="Fb Fontext" w:hAnsi="Fb Fontext"/>
          <w:sz w:val="32"/>
          <w:rtl/>
        </w:rPr>
      </w:pPr>
      <w:r w:rsidRPr="00C35A2C">
        <w:rPr>
          <w:rStyle w:val="afff8"/>
          <w:rtl/>
        </w:rPr>
        <w:t>והלוחות</w:t>
      </w:r>
      <w:r w:rsidRPr="00C35A2C">
        <w:rPr>
          <w:rFonts w:ascii="Fb Fontext" w:hAnsi="Fb Fontext"/>
          <w:sz w:val="32"/>
          <w:rtl/>
        </w:rPr>
        <w:t>, ארכן ורחבן ששה ועביין שלשה, מונחות כנגד ארכו של ארון.</w:t>
      </w:r>
    </w:p>
    <w:p w14:paraId="53150DAC" w14:textId="3CF8EA6C" w:rsidR="00AC0AF5" w:rsidRDefault="00AC0AF5" w:rsidP="00AA4025">
      <w:pPr>
        <w:rPr>
          <w:rFonts w:ascii="Fb Fontext" w:hAnsi="Fb Fontext"/>
          <w:rtl/>
        </w:rPr>
      </w:pPr>
      <w:r w:rsidRPr="00C35A2C">
        <w:rPr>
          <w:rFonts w:ascii="Fb Fontext" w:hAnsi="Fb Fontext"/>
          <w:rtl/>
        </w:rPr>
        <w:lastRenderedPageBreak/>
        <w:t>לוחות אוכלות בארון</w:t>
      </w:r>
      <w:r w:rsidRPr="00C35A2C">
        <w:rPr>
          <w:rFonts w:ascii="Fb Fontext" w:hAnsi="Fb Fontext" w:hint="cs"/>
          <w:rtl/>
        </w:rPr>
        <w:t xml:space="preserve"> י</w:t>
      </w:r>
      <w:r w:rsidRPr="00C35A2C">
        <w:rPr>
          <w:rFonts w:ascii="Fb Fontext" w:hAnsi="Fb Fontext"/>
          <w:rtl/>
        </w:rPr>
        <w:t>"</w:t>
      </w:r>
      <w:r w:rsidRPr="00C35A2C">
        <w:rPr>
          <w:rFonts w:ascii="Fb Fontext" w:hAnsi="Fb Fontext" w:hint="cs"/>
          <w:rtl/>
        </w:rPr>
        <w:t xml:space="preserve">ב </w:t>
      </w:r>
      <w:r w:rsidRPr="00C35A2C">
        <w:rPr>
          <w:rFonts w:ascii="Fb Fontext" w:hAnsi="Fb Fontext"/>
          <w:rtl/>
        </w:rPr>
        <w:t xml:space="preserve">טפחים, נשתיירו שם </w:t>
      </w:r>
      <w:r w:rsidRPr="00C35A2C">
        <w:rPr>
          <w:rFonts w:ascii="Fb Fontext" w:hAnsi="Fb Fontext" w:hint="cs"/>
          <w:rtl/>
        </w:rPr>
        <w:t>שלשה טפחים</w:t>
      </w:r>
      <w:r w:rsidRPr="00C35A2C">
        <w:rPr>
          <w:rFonts w:ascii="Fb Fontext" w:hAnsi="Fb Fontext"/>
          <w:rtl/>
        </w:rPr>
        <w:t xml:space="preserve">, צא מהן טפח, </w:t>
      </w:r>
      <w:r w:rsidRPr="00C35A2C">
        <w:rPr>
          <w:rFonts w:ascii="Fb Fontext" w:hAnsi="Fb Fontext" w:hint="cs"/>
          <w:rtl/>
        </w:rPr>
        <w:t>חצי לכל כותל</w:t>
      </w:r>
      <w:r w:rsidR="00AA4025">
        <w:rPr>
          <w:rFonts w:ascii="Fb Fontext" w:hAnsi="Fb Fontext" w:hint="cs"/>
          <w:rtl/>
        </w:rPr>
        <w:t xml:space="preserve">, </w:t>
      </w:r>
      <w:r w:rsidRPr="00C35A2C">
        <w:rPr>
          <w:rFonts w:ascii="Fb Fontext" w:hAnsi="Fb Fontext" w:hint="cs"/>
          <w:rtl/>
        </w:rPr>
        <w:t>נשתיירו ב</w:t>
      </w:r>
      <w:r w:rsidRPr="00F10693">
        <w:rPr>
          <w:rFonts w:hint="cs"/>
          <w:rtl/>
        </w:rPr>
        <w:t>'</w:t>
      </w:r>
      <w:r w:rsidRPr="00F10693">
        <w:rPr>
          <w:rtl/>
        </w:rPr>
        <w:t xml:space="preserve"> </w:t>
      </w:r>
      <w:r w:rsidRPr="00C35A2C">
        <w:rPr>
          <w:rFonts w:ascii="Fb Fontext" w:hAnsi="Fb Fontext"/>
          <w:rtl/>
        </w:rPr>
        <w:t>טפחים שבהן ס"</w:t>
      </w:r>
      <w:r w:rsidRPr="00C35A2C">
        <w:rPr>
          <w:rFonts w:ascii="Fb Fontext" w:hAnsi="Fb Fontext" w:hint="cs"/>
          <w:rtl/>
        </w:rPr>
        <w:t>ת</w:t>
      </w:r>
      <w:r w:rsidRPr="00C35A2C">
        <w:rPr>
          <w:rFonts w:ascii="Fb Fontext" w:hAnsi="Fb Fontext"/>
          <w:rtl/>
        </w:rPr>
        <w:t xml:space="preserve"> מונח, </w:t>
      </w:r>
      <w:r w:rsidRPr="00AA4025">
        <w:rPr>
          <w:rStyle w:val="affffe"/>
          <w:rtl/>
        </w:rPr>
        <w:t>שנא</w:t>
      </w:r>
      <w:r w:rsidRPr="00F10693">
        <w:rPr>
          <w:rtl/>
        </w:rPr>
        <w:t>':</w:t>
      </w:r>
      <w:r w:rsidRPr="00C35A2C">
        <w:rPr>
          <w:rFonts w:ascii="Fb Fontext" w:hAnsi="Fb Fontext"/>
          <w:rtl/>
        </w:rPr>
        <w:t xml:space="preserve"> </w:t>
      </w:r>
      <w:r w:rsidRPr="00F10693">
        <w:rPr>
          <w:rtl/>
        </w:rPr>
        <w:t>'א</w:t>
      </w:r>
      <w:r w:rsidRPr="0008384F">
        <w:rPr>
          <w:rStyle w:val="affff8"/>
          <w:rtl/>
        </w:rPr>
        <w:t>ין בארון רק שני לוחות האבנים אשר הניח שם משה</w:t>
      </w:r>
      <w:r w:rsidRPr="00F10693">
        <w:rPr>
          <w:rFonts w:hint="cs"/>
          <w:rtl/>
        </w:rPr>
        <w:t>'</w:t>
      </w:r>
      <w:r w:rsidRPr="00F10693">
        <w:rPr>
          <w:rtl/>
        </w:rPr>
        <w:t>.</w:t>
      </w:r>
    </w:p>
    <w:p w14:paraId="69BA56A0" w14:textId="77777777" w:rsidR="00AC0AF5" w:rsidRDefault="00AC0AF5" w:rsidP="00AC0AF5">
      <w:pPr>
        <w:rPr>
          <w:rFonts w:ascii="Fb Fontext" w:hAnsi="Fb Fontext"/>
          <w:rtl/>
        </w:rPr>
      </w:pPr>
      <w:r w:rsidRPr="00C35A2C">
        <w:rPr>
          <w:rFonts w:ascii="Fb Fontext" w:hAnsi="Fb Fontext" w:hint="cs"/>
          <w:rtl/>
        </w:rPr>
        <w:t>ד</w:t>
      </w:r>
      <w:r w:rsidRPr="00C35A2C">
        <w:rPr>
          <w:rFonts w:ascii="Fb Fontext" w:hAnsi="Fb Fontext"/>
          <w:rtl/>
        </w:rPr>
        <w:t>אין מיעוט אחר מיעוט אלא לרבות ס"ת שמונח בארון.</w:t>
      </w:r>
    </w:p>
    <w:p w14:paraId="2C9A1B7B" w14:textId="77777777" w:rsidR="00AC0AF5" w:rsidRDefault="00AC0AF5" w:rsidP="00526703">
      <w:pPr>
        <w:pStyle w:val="affffd"/>
        <w:jc w:val="center"/>
        <w:rPr>
          <w:rtl/>
        </w:rPr>
      </w:pPr>
      <w:r w:rsidRPr="00C35A2C">
        <w:rPr>
          <w:rtl/>
        </w:rPr>
        <w:t>פירנסת ארון לארכו, צא ופרנס ארון לרחבו:</w:t>
      </w:r>
    </w:p>
    <w:p w14:paraId="09478AED" w14:textId="2F8D9313" w:rsidR="00AC0AF5" w:rsidRDefault="00AC0AF5" w:rsidP="00AA4025">
      <w:pPr>
        <w:spacing w:after="60"/>
        <w:rPr>
          <w:rFonts w:ascii="Fb Fontext" w:hAnsi="Fb Fontext"/>
          <w:sz w:val="32"/>
          <w:rtl/>
        </w:rPr>
      </w:pPr>
      <w:r w:rsidRPr="00C35A2C">
        <w:rPr>
          <w:rFonts w:ascii="Fb Fontext" w:hAnsi="Fb Fontext"/>
          <w:sz w:val="32"/>
          <w:rtl/>
        </w:rPr>
        <w:t xml:space="preserve">לוחות אוכלות בארון ששה טפחים, נשתיירו </w:t>
      </w:r>
      <w:r w:rsidRPr="00C35A2C">
        <w:rPr>
          <w:rFonts w:ascii="Fb Fontext" w:hAnsi="Fb Fontext" w:hint="cs"/>
          <w:sz w:val="32"/>
          <w:rtl/>
        </w:rPr>
        <w:t>ג</w:t>
      </w:r>
      <w:r w:rsidRPr="00F10693">
        <w:rPr>
          <w:rFonts w:hint="cs"/>
          <w:rtl/>
        </w:rPr>
        <w:t xml:space="preserve">' </w:t>
      </w:r>
      <w:r w:rsidRPr="00C35A2C">
        <w:rPr>
          <w:rFonts w:ascii="Fb Fontext" w:hAnsi="Fb Fontext"/>
          <w:sz w:val="32"/>
          <w:rtl/>
        </w:rPr>
        <w:t xml:space="preserve">טפחים, צא מהן טפח, </w:t>
      </w:r>
      <w:r w:rsidRPr="00C35A2C">
        <w:rPr>
          <w:rFonts w:ascii="Fb Fontext" w:hAnsi="Fb Fontext" w:hint="cs"/>
          <w:sz w:val="32"/>
          <w:rtl/>
        </w:rPr>
        <w:t>חצי לכל כותל</w:t>
      </w:r>
      <w:r w:rsidR="00AA4025">
        <w:rPr>
          <w:rFonts w:ascii="Fb Fontext" w:hAnsi="Fb Fontext" w:hint="cs"/>
          <w:sz w:val="32"/>
          <w:rtl/>
        </w:rPr>
        <w:t xml:space="preserve">, </w:t>
      </w:r>
      <w:r w:rsidRPr="00C35A2C">
        <w:rPr>
          <w:rFonts w:ascii="Fb Fontext" w:hAnsi="Fb Fontext"/>
          <w:sz w:val="32"/>
          <w:rtl/>
        </w:rPr>
        <w:t>נשתיירו שם שני טפחים, שלא יהא ספר תורה נכנס ויוצא כשהוא דחוק,</w:t>
      </w:r>
    </w:p>
    <w:p w14:paraId="5565A8E7" w14:textId="5F75FA1C" w:rsidR="00AC0AF5" w:rsidRDefault="00AC0AF5" w:rsidP="00AC0AF5">
      <w:pPr>
        <w:rPr>
          <w:rFonts w:ascii="Fb Fontext" w:hAnsi="Fb Fontext"/>
          <w:rtl/>
        </w:rPr>
      </w:pPr>
      <w:r w:rsidRPr="00C35A2C">
        <w:rPr>
          <w:rFonts w:ascii="Fb Fontext" w:hAnsi="Fb Fontext"/>
          <w:rtl/>
        </w:rPr>
        <w:t xml:space="preserve">נשתייר </w:t>
      </w:r>
      <w:r w:rsidRPr="00C35A2C">
        <w:rPr>
          <w:rFonts w:ascii="Fb Fontext" w:hAnsi="Fb Fontext" w:hint="cs"/>
          <w:rtl/>
        </w:rPr>
        <w:t>ט</w:t>
      </w:r>
      <w:r w:rsidRPr="00C35A2C">
        <w:rPr>
          <w:rFonts w:ascii="Fb Fontext" w:hAnsi="Fb Fontext"/>
          <w:rtl/>
        </w:rPr>
        <w:t xml:space="preserve">פח שבו עמודין עומדין, </w:t>
      </w:r>
      <w:r w:rsidR="005D7EE0">
        <w:rPr>
          <w:rFonts w:ascii="Fb Fontext" w:hAnsi="Fb Fontext" w:hint="cs"/>
          <w:rtl/>
        </w:rPr>
        <w:t>ד</w:t>
      </w:r>
      <w:r w:rsidRPr="00577F86">
        <w:rPr>
          <w:rStyle w:val="affff8"/>
          <w:rtl/>
        </w:rPr>
        <w:t xml:space="preserve"> </w:t>
      </w:r>
      <w:r w:rsidRPr="00F10693">
        <w:rPr>
          <w:rFonts w:hint="cs"/>
          <w:rtl/>
        </w:rPr>
        <w:t>'</w:t>
      </w:r>
      <w:r w:rsidRPr="00F10693">
        <w:rPr>
          <w:rtl/>
        </w:rPr>
        <w:t>א</w:t>
      </w:r>
      <w:r w:rsidRPr="00577F86">
        <w:rPr>
          <w:rStyle w:val="affff8"/>
          <w:rtl/>
        </w:rPr>
        <w:t>פריון עשה לו המלך שלמה מעצי הלבנון, עמודיו עשה כסף רפידתו זהב מרכבו ארגמן וגו</w:t>
      </w:r>
      <w:r w:rsidRPr="00F10693">
        <w:rPr>
          <w:rtl/>
        </w:rPr>
        <w:t>'.</w:t>
      </w:r>
    </w:p>
    <w:p w14:paraId="380D792A" w14:textId="418608A8" w:rsidR="00AC0AF5" w:rsidRDefault="00AC0AF5" w:rsidP="00AC0AF5">
      <w:pPr>
        <w:rPr>
          <w:rFonts w:ascii="Fb Fontext" w:hAnsi="Fb Fontext"/>
          <w:rtl/>
        </w:rPr>
      </w:pPr>
      <w:r w:rsidRPr="00C35A2C">
        <w:rPr>
          <w:rFonts w:ascii="Fb Fontext" w:hAnsi="Fb Fontext"/>
          <w:rtl/>
        </w:rPr>
        <w:t>וארגז ששיגרו בו פלשתים דורון לאלהי ישראל מונח מצדו</w:t>
      </w:r>
      <w:r w:rsidR="00BB7470">
        <w:rPr>
          <w:rFonts w:ascii="Fb Fontext" w:hAnsi="Fb Fontext" w:hint="cs"/>
          <w:rtl/>
        </w:rPr>
        <w:t xml:space="preserve"> </w:t>
      </w:r>
      <w:r w:rsidRPr="00F10693">
        <w:rPr>
          <w:rFonts w:hint="cs"/>
          <w:rtl/>
        </w:rPr>
        <w:t>'</w:t>
      </w:r>
      <w:r w:rsidRPr="00F10693">
        <w:rPr>
          <w:rtl/>
        </w:rPr>
        <w:t>ו</w:t>
      </w:r>
      <w:r w:rsidRPr="00577F86">
        <w:rPr>
          <w:rStyle w:val="affff8"/>
          <w:rtl/>
        </w:rPr>
        <w:t xml:space="preserve">את כלי הזהב </w:t>
      </w:r>
      <w:r w:rsidR="00526703">
        <w:rPr>
          <w:rStyle w:val="affff8"/>
          <w:rFonts w:hint="cs"/>
          <w:rtl/>
        </w:rPr>
        <w:t xml:space="preserve">וגו' </w:t>
      </w:r>
      <w:r w:rsidRPr="00577F86">
        <w:rPr>
          <w:rStyle w:val="affff8"/>
          <w:rtl/>
        </w:rPr>
        <w:t>תשימו בארגז מצדו ושלחתם אותו והלך</w:t>
      </w:r>
      <w:r w:rsidRPr="00F10693">
        <w:rPr>
          <w:rFonts w:hint="cs"/>
          <w:rtl/>
        </w:rPr>
        <w:t>'</w:t>
      </w:r>
      <w:r w:rsidRPr="00F10693">
        <w:rPr>
          <w:rtl/>
        </w:rPr>
        <w:t>.</w:t>
      </w:r>
    </w:p>
    <w:p w14:paraId="77EE1287" w14:textId="6AC95654" w:rsidR="00AC0AF5" w:rsidRDefault="00AC0AF5" w:rsidP="00AC0AF5">
      <w:pPr>
        <w:rPr>
          <w:rFonts w:ascii="Fb Fontext" w:hAnsi="Fb Fontext"/>
          <w:rtl/>
        </w:rPr>
      </w:pPr>
      <w:r w:rsidRPr="00C35A2C">
        <w:rPr>
          <w:rFonts w:ascii="Fb Fontext" w:hAnsi="Fb Fontext"/>
          <w:rtl/>
        </w:rPr>
        <w:t xml:space="preserve">ועליו ס"ת מונח, </w:t>
      </w:r>
      <w:r w:rsidR="005D7EE0">
        <w:rPr>
          <w:rFonts w:ascii="Fb Fontext" w:hAnsi="Fb Fontext" w:hint="cs"/>
          <w:rtl/>
        </w:rPr>
        <w:t>ד</w:t>
      </w:r>
      <w:r w:rsidRPr="00F10693">
        <w:rPr>
          <w:rFonts w:hint="cs"/>
          <w:rtl/>
        </w:rPr>
        <w:t>'</w:t>
      </w:r>
      <w:r w:rsidRPr="00F10693">
        <w:rPr>
          <w:rtl/>
        </w:rPr>
        <w:t>ל</w:t>
      </w:r>
      <w:r w:rsidRPr="00577F86">
        <w:rPr>
          <w:rStyle w:val="affff8"/>
          <w:rtl/>
        </w:rPr>
        <w:t>קוח את ספר התורה הזה ושמתם אותו מצד ארון ברית ה</w:t>
      </w:r>
      <w:r w:rsidRPr="00F10693">
        <w:rPr>
          <w:rtl/>
        </w:rPr>
        <w:t>',</w:t>
      </w:r>
      <w:r w:rsidRPr="00C35A2C">
        <w:rPr>
          <w:rFonts w:ascii="Fb Fontext" w:hAnsi="Fb Fontext"/>
          <w:rtl/>
        </w:rPr>
        <w:t xml:space="preserve"> ולא בתוכו,</w:t>
      </w:r>
    </w:p>
    <w:p w14:paraId="690426A3" w14:textId="77777777" w:rsidR="00526703" w:rsidRPr="00526703" w:rsidRDefault="00AC0AF5" w:rsidP="00526703">
      <w:pPr>
        <w:pStyle w:val="36"/>
        <w:framePr w:wrap="notBeside"/>
        <w:rPr>
          <w:rtl/>
        </w:rPr>
      </w:pPr>
      <w:r w:rsidRPr="00526703">
        <w:rPr>
          <w:rFonts w:hint="cs"/>
          <w:rtl/>
        </w:rPr>
        <w:t>והך</w:t>
      </w:r>
    </w:p>
    <w:p w14:paraId="0349AFD2" w14:textId="6E443C9B" w:rsidR="00AC0AF5" w:rsidRDefault="00AC0AF5" w:rsidP="00AC0AF5">
      <w:pPr>
        <w:rPr>
          <w:rFonts w:ascii="Fb Fontext" w:hAnsi="Fb Fontext"/>
          <w:rtl/>
        </w:rPr>
      </w:pPr>
      <w:r w:rsidRPr="00C35A2C">
        <w:rPr>
          <w:rStyle w:val="afff8"/>
          <w:rFonts w:hint="cs"/>
          <w:rtl/>
        </w:rPr>
        <w:t>ד</w:t>
      </w:r>
      <w:r w:rsidRPr="00C35A2C">
        <w:rPr>
          <w:rStyle w:val="afff8"/>
          <w:rtl/>
        </w:rPr>
        <w:t>אין</w:t>
      </w:r>
      <w:r w:rsidRPr="00C35A2C">
        <w:rPr>
          <w:rFonts w:ascii="Fb Fontext" w:hAnsi="Fb Fontext"/>
          <w:rtl/>
        </w:rPr>
        <w:t xml:space="preserve"> בארון </w:t>
      </w:r>
      <w:r w:rsidRPr="00C35A2C">
        <w:rPr>
          <w:rStyle w:val="afff8"/>
          <w:rtl/>
        </w:rPr>
        <w:t>רק</w:t>
      </w:r>
      <w:r w:rsidRPr="00C35A2C">
        <w:rPr>
          <w:rFonts w:ascii="Fb Fontext" w:hAnsi="Fb Fontext"/>
          <w:rtl/>
        </w:rPr>
        <w:t>? לרבות שברי לוחות שמונחים בארון.</w:t>
      </w:r>
    </w:p>
    <w:p w14:paraId="3CEAB89F" w14:textId="77777777" w:rsidR="00AC0AF5" w:rsidRDefault="00AC0AF5" w:rsidP="005D7EE0">
      <w:pPr>
        <w:rPr>
          <w:rFonts w:ascii="Fb Fontext" w:hAnsi="Fb Fontext"/>
          <w:sz w:val="32"/>
          <w:rtl/>
        </w:rPr>
      </w:pPr>
      <w:r w:rsidRPr="00C35A2C">
        <w:rPr>
          <w:rFonts w:ascii="Fb Fontext" w:hAnsi="Fb Fontext"/>
          <w:sz w:val="32"/>
          <w:rtl/>
        </w:rPr>
        <w:t>ואי ס"ד ס"ת הקיפו ו</w:t>
      </w:r>
      <w:r w:rsidRPr="00F10693">
        <w:rPr>
          <w:rtl/>
        </w:rPr>
        <w:t xml:space="preserve">' </w:t>
      </w:r>
      <w:r w:rsidRPr="00C35A2C">
        <w:rPr>
          <w:rFonts w:ascii="Fb Fontext" w:hAnsi="Fb Fontext"/>
          <w:sz w:val="32"/>
          <w:rtl/>
        </w:rPr>
        <w:t xml:space="preserve">טפחים, מכדי כל שיש בהקיפו </w:t>
      </w:r>
      <w:r w:rsidRPr="00C35A2C">
        <w:rPr>
          <w:rFonts w:ascii="Fb Fontext" w:hAnsi="Fb Fontext" w:hint="cs"/>
          <w:sz w:val="32"/>
          <w:rtl/>
        </w:rPr>
        <w:t>ג</w:t>
      </w:r>
      <w:r w:rsidRPr="00F10693">
        <w:rPr>
          <w:rFonts w:hint="cs"/>
          <w:rtl/>
        </w:rPr>
        <w:t>'</w:t>
      </w:r>
      <w:r w:rsidRPr="00F10693">
        <w:rPr>
          <w:rtl/>
        </w:rPr>
        <w:t xml:space="preserve"> </w:t>
      </w:r>
      <w:r w:rsidRPr="00C35A2C">
        <w:rPr>
          <w:rFonts w:ascii="Fb Fontext" w:hAnsi="Fb Fontext"/>
          <w:sz w:val="32"/>
          <w:rtl/>
        </w:rPr>
        <w:t>טפחים יש בו רוחב טפח,</w:t>
      </w:r>
    </w:p>
    <w:p w14:paraId="13B9817C" w14:textId="77777777" w:rsidR="00AC0AF5" w:rsidRPr="00C35A2C" w:rsidRDefault="00AC0AF5" w:rsidP="005D7EE0">
      <w:pPr>
        <w:rPr>
          <w:rFonts w:ascii="Fb Fontext" w:hAnsi="Fb Fontext" w:cs="Guttman Vilna"/>
          <w:b/>
          <w:bCs/>
          <w:sz w:val="32"/>
          <w:rtl/>
        </w:rPr>
      </w:pPr>
      <w:r w:rsidRPr="00C35A2C">
        <w:rPr>
          <w:rFonts w:ascii="Fb Fontext" w:hAnsi="Fb Fontext"/>
          <w:sz w:val="32"/>
          <w:rtl/>
        </w:rPr>
        <w:t>וכיון דלאמצעיתו נגלל, נפיש ליה מ</w:t>
      </w:r>
      <w:r w:rsidRPr="00C35A2C">
        <w:rPr>
          <w:rFonts w:ascii="Fb Fontext" w:hAnsi="Fb Fontext" w:hint="cs"/>
          <w:sz w:val="32"/>
          <w:rtl/>
        </w:rPr>
        <w:t>ב</w:t>
      </w:r>
      <w:r w:rsidRPr="00F10693">
        <w:rPr>
          <w:rFonts w:hint="cs"/>
          <w:rtl/>
        </w:rPr>
        <w:t xml:space="preserve">' </w:t>
      </w:r>
      <w:r w:rsidRPr="00C35A2C">
        <w:rPr>
          <w:rFonts w:ascii="Fb Fontext" w:hAnsi="Fb Fontext" w:hint="cs"/>
          <w:sz w:val="32"/>
          <w:rtl/>
        </w:rPr>
        <w:t>טפחים !?</w:t>
      </w:r>
    </w:p>
    <w:p w14:paraId="37269C70" w14:textId="77777777" w:rsidR="005D7EE0" w:rsidRDefault="00AC0AF5" w:rsidP="005D7EE0">
      <w:pPr>
        <w:pStyle w:val="36"/>
        <w:framePr w:wrap="notBeside"/>
        <w:rPr>
          <w:rtl/>
        </w:rPr>
      </w:pPr>
      <w:r w:rsidRPr="00065E76">
        <w:rPr>
          <w:rtl/>
        </w:rPr>
        <w:t xml:space="preserve">- </w:t>
      </w:r>
      <w:r w:rsidRPr="00065E76">
        <w:rPr>
          <w:rFonts w:hint="cs"/>
          <w:rtl/>
        </w:rPr>
        <w:t xml:space="preserve">לכך </w:t>
      </w:r>
    </w:p>
    <w:p w14:paraId="4EA934BC" w14:textId="6E4E9020" w:rsidR="00AC0AF5" w:rsidRPr="005D7EE0" w:rsidRDefault="005D7EE0" w:rsidP="00065E76">
      <w:pPr>
        <w:rPr>
          <w:rStyle w:val="afffff0"/>
          <w:rtl/>
        </w:rPr>
      </w:pPr>
      <w:r>
        <w:rPr>
          <w:rFonts w:hint="cs"/>
          <w:rtl/>
        </w:rPr>
        <w:t>ס</w:t>
      </w:r>
      <w:r w:rsidR="00AC0AF5" w:rsidRPr="00065E76">
        <w:rPr>
          <w:rFonts w:hint="cs"/>
          <w:rtl/>
        </w:rPr>
        <w:t xml:space="preserve">פר עזרה שכתבו משה לתחילתו נגלל </w:t>
      </w:r>
      <w:r w:rsidR="00AC0AF5" w:rsidRPr="005D7EE0">
        <w:rPr>
          <w:rStyle w:val="afffff0"/>
          <w:rFonts w:hint="cs"/>
          <w:rtl/>
        </w:rPr>
        <w:t>דאל</w:t>
      </w:r>
      <w:r w:rsidR="00AC0AF5" w:rsidRPr="00F10693">
        <w:rPr>
          <w:rFonts w:hint="cs"/>
          <w:rtl/>
        </w:rPr>
        <w:t>'</w:t>
      </w:r>
      <w:r w:rsidR="00BB7470" w:rsidRPr="00F10693">
        <w:rPr>
          <w:rFonts w:hint="cs"/>
          <w:rtl/>
        </w:rPr>
        <w:t>כ</w:t>
      </w:r>
      <w:r w:rsidR="00AC0AF5" w:rsidRPr="005D7EE0">
        <w:rPr>
          <w:rStyle w:val="afffff0"/>
          <w:rFonts w:hint="cs"/>
          <w:rtl/>
        </w:rPr>
        <w:t xml:space="preserve"> מה יעשה באויר שבניהם</w:t>
      </w:r>
    </w:p>
    <w:p w14:paraId="4C58DD19" w14:textId="77777777" w:rsidR="00AC0AF5" w:rsidRDefault="00AC0AF5" w:rsidP="00AC0AF5">
      <w:pPr>
        <w:rPr>
          <w:rFonts w:ascii="Fb Fontext" w:hAnsi="Fb Fontext"/>
          <w:sz w:val="32"/>
          <w:rtl/>
        </w:rPr>
      </w:pPr>
      <w:r w:rsidRPr="00C35A2C">
        <w:rPr>
          <w:rFonts w:ascii="Fb Fontext" w:hAnsi="Fb Fontext" w:hint="cs"/>
          <w:sz w:val="32"/>
          <w:rtl/>
        </w:rPr>
        <w:t>והיה כורך מעט ממנו למעלה שיכנס בדיוק בב</w:t>
      </w:r>
      <w:r w:rsidRPr="00F10693">
        <w:rPr>
          <w:rFonts w:hint="cs"/>
          <w:rtl/>
        </w:rPr>
        <w:t xml:space="preserve">' </w:t>
      </w:r>
      <w:r w:rsidRPr="00C35A2C">
        <w:rPr>
          <w:rFonts w:ascii="Fb Fontext" w:hAnsi="Fb Fontext" w:hint="cs"/>
          <w:sz w:val="32"/>
          <w:rtl/>
        </w:rPr>
        <w:t>טפחים</w:t>
      </w:r>
      <w:r w:rsidRPr="00C35A2C">
        <w:rPr>
          <w:rFonts w:ascii="Fb Fontext" w:hAnsi="Fb Fontext"/>
          <w:sz w:val="32"/>
          <w:rtl/>
        </w:rPr>
        <w:t>.</w:t>
      </w:r>
    </w:p>
    <w:p w14:paraId="0826E8E5" w14:textId="77777777" w:rsidR="00AC0AF5" w:rsidRPr="00C35A2C" w:rsidRDefault="00AC0AF5" w:rsidP="00982F98">
      <w:pPr>
        <w:pStyle w:val="affe"/>
        <w:framePr w:wrap="around"/>
        <w:rPr>
          <w:noProof/>
          <w:rtl/>
        </w:rPr>
      </w:pPr>
      <w:r w:rsidRPr="00C35A2C">
        <w:rPr>
          <w:rtl/>
        </w:rPr>
        <w:t>יד:</w:t>
      </w:r>
    </w:p>
    <w:p w14:paraId="23C54837" w14:textId="77777777" w:rsidR="005D7EE0" w:rsidRDefault="00AC0AF5" w:rsidP="005D7EE0">
      <w:pPr>
        <w:pStyle w:val="36"/>
        <w:framePr w:wrap="notBeside"/>
        <w:rPr>
          <w:rtl/>
        </w:rPr>
      </w:pPr>
      <w:r w:rsidRPr="00C35A2C">
        <w:rPr>
          <w:rtl/>
        </w:rPr>
        <w:t>ו</w:t>
      </w:r>
      <w:r w:rsidRPr="00C35A2C">
        <w:rPr>
          <w:rFonts w:hint="cs"/>
          <w:rtl/>
        </w:rPr>
        <w:t>לר</w:t>
      </w:r>
      <w:r w:rsidRPr="00C35A2C">
        <w:rPr>
          <w:rtl/>
        </w:rPr>
        <w:t>"</w:t>
      </w:r>
      <w:r w:rsidRPr="00C35A2C">
        <w:rPr>
          <w:rFonts w:hint="cs"/>
          <w:rtl/>
        </w:rPr>
        <w:t>י</w:t>
      </w:r>
    </w:p>
    <w:p w14:paraId="57C14061" w14:textId="6098D43E" w:rsidR="00AC0AF5" w:rsidRPr="00C35A2C" w:rsidRDefault="00AC0AF5" w:rsidP="00AC0AF5">
      <w:pPr>
        <w:rPr>
          <w:rFonts w:ascii="Fb Fontext" w:hAnsi="Fb Fontext"/>
          <w:rtl/>
        </w:rPr>
      </w:pPr>
      <w:r w:rsidRPr="00C35A2C">
        <w:rPr>
          <w:rFonts w:ascii="Fb Fontext" w:hAnsi="Fb Fontext" w:hint="cs"/>
          <w:rtl/>
        </w:rPr>
        <w:t xml:space="preserve">קודם </w:t>
      </w:r>
      <w:r w:rsidR="00526703">
        <w:rPr>
          <w:rFonts w:ascii="Fb Fontext" w:hAnsi="Fb Fontext" w:hint="cs"/>
          <w:rtl/>
        </w:rPr>
        <w:t>שהיה ה</w:t>
      </w:r>
      <w:r w:rsidRPr="00C35A2C">
        <w:rPr>
          <w:rFonts w:ascii="Fb Fontext" w:hAnsi="Fb Fontext" w:hint="cs"/>
          <w:rtl/>
        </w:rPr>
        <w:t>ארגז</w:t>
      </w:r>
      <w:r w:rsidR="00526703">
        <w:rPr>
          <w:rFonts w:ascii="Fb Fontext" w:hAnsi="Fb Fontext" w:hint="cs"/>
          <w:rtl/>
        </w:rPr>
        <w:t>,</w:t>
      </w:r>
      <w:r w:rsidRPr="00C35A2C">
        <w:rPr>
          <w:rFonts w:ascii="Fb Fontext" w:hAnsi="Fb Fontext" w:hint="cs"/>
          <w:rtl/>
        </w:rPr>
        <w:t xml:space="preserve"> מדף היה יוצא וישב עליו הס</w:t>
      </w:r>
      <w:r w:rsidRPr="00C35A2C">
        <w:rPr>
          <w:rFonts w:ascii="Fb Fontext" w:hAnsi="Fb Fontext"/>
          <w:rtl/>
        </w:rPr>
        <w:t>"</w:t>
      </w:r>
      <w:r w:rsidRPr="00C35A2C">
        <w:rPr>
          <w:rFonts w:ascii="Fb Fontext" w:hAnsi="Fb Fontext" w:hint="cs"/>
          <w:rtl/>
        </w:rPr>
        <w:t>ת</w:t>
      </w:r>
      <w:r w:rsidRPr="00C35A2C">
        <w:rPr>
          <w:rFonts w:ascii="Fb Fontext" w:hAnsi="Fb Fontext"/>
          <w:rtl/>
        </w:rPr>
        <w:t>.</w:t>
      </w:r>
    </w:p>
    <w:p w14:paraId="21E159B3" w14:textId="77777777" w:rsidR="005D7EE0" w:rsidRDefault="00AC0AF5" w:rsidP="005D7EE0">
      <w:pPr>
        <w:pStyle w:val="36"/>
        <w:framePr w:wrap="notBeside"/>
        <w:rPr>
          <w:rtl/>
        </w:rPr>
      </w:pPr>
      <w:r w:rsidRPr="00C35A2C">
        <w:rPr>
          <w:rtl/>
        </w:rPr>
        <w:t>ו</w:t>
      </w:r>
      <w:r w:rsidRPr="00C35A2C">
        <w:rPr>
          <w:rFonts w:hint="cs"/>
          <w:rtl/>
        </w:rPr>
        <w:t>ל</w:t>
      </w:r>
      <w:r w:rsidRPr="00C35A2C">
        <w:rPr>
          <w:rtl/>
        </w:rPr>
        <w:t>ר"מ</w:t>
      </w:r>
    </w:p>
    <w:p w14:paraId="2BCFA301" w14:textId="64552938" w:rsidR="00AC0AF5" w:rsidRPr="00C35A2C" w:rsidRDefault="00AC0AF5" w:rsidP="00AC0AF5">
      <w:pPr>
        <w:rPr>
          <w:rFonts w:ascii="Fb Fontext" w:hAnsi="Fb Fontext"/>
          <w:rtl/>
        </w:rPr>
      </w:pPr>
      <w:r w:rsidRPr="00C35A2C">
        <w:rPr>
          <w:rFonts w:ascii="Fb Fontext" w:hAnsi="Fb Fontext"/>
          <w:rtl/>
        </w:rPr>
        <w:t>האי מצד ארון מיבעי דמ</w:t>
      </w:r>
      <w:r>
        <w:rPr>
          <w:rFonts w:ascii="Fb Fontext" w:hAnsi="Fb Fontext" w:hint="cs"/>
          <w:rtl/>
        </w:rPr>
        <w:t>ונח בצד ולא בין הלוחות ולעולם בפנים מן הצד.</w:t>
      </w:r>
    </w:p>
    <w:p w14:paraId="0ABBDA80" w14:textId="77777777" w:rsidR="005D7EE0" w:rsidRDefault="00AC0AF5" w:rsidP="005D7EE0">
      <w:pPr>
        <w:pStyle w:val="36"/>
        <w:framePr w:wrap="notBeside"/>
        <w:rPr>
          <w:rtl/>
        </w:rPr>
      </w:pPr>
      <w:r w:rsidRPr="00C35A2C">
        <w:rPr>
          <w:rtl/>
        </w:rPr>
        <w:t>ו</w:t>
      </w:r>
      <w:r w:rsidRPr="00C35A2C">
        <w:rPr>
          <w:rFonts w:hint="cs"/>
          <w:rtl/>
        </w:rPr>
        <w:t>ל</w:t>
      </w:r>
      <w:r>
        <w:rPr>
          <w:rtl/>
        </w:rPr>
        <w:t>ר"מ</w:t>
      </w:r>
    </w:p>
    <w:p w14:paraId="57AD2811" w14:textId="4C37C2E9" w:rsidR="00AC0AF5" w:rsidRPr="00C35A2C" w:rsidRDefault="00AC0AF5" w:rsidP="005D7EE0">
      <w:pPr>
        <w:rPr>
          <w:rFonts w:ascii="Fb Fontext" w:hAnsi="Fb Fontext"/>
          <w:rtl/>
        </w:rPr>
      </w:pPr>
      <w:r>
        <w:rPr>
          <w:rFonts w:ascii="Fb Fontext" w:hAnsi="Fb Fontext"/>
          <w:rtl/>
        </w:rPr>
        <w:t>עמודי</w:t>
      </w:r>
      <w:r w:rsidR="00BB7470">
        <w:rPr>
          <w:rFonts w:ascii="Fb Fontext" w:hAnsi="Fb Fontext" w:hint="cs"/>
          <w:rtl/>
        </w:rPr>
        <w:t>ם</w:t>
      </w:r>
      <w:r>
        <w:rPr>
          <w:rFonts w:ascii="Fb Fontext" w:hAnsi="Fb Fontext"/>
          <w:rtl/>
        </w:rPr>
        <w:t xml:space="preserve"> קיימי מ</w:t>
      </w:r>
      <w:r>
        <w:rPr>
          <w:rFonts w:ascii="Fb Fontext" w:hAnsi="Fb Fontext" w:hint="cs"/>
          <w:rtl/>
        </w:rPr>
        <w:t xml:space="preserve">בחוץ </w:t>
      </w:r>
    </w:p>
    <w:p w14:paraId="5EC3DCCF" w14:textId="77777777" w:rsidR="005D7EE0" w:rsidRDefault="00AC0AF5" w:rsidP="005D7EE0">
      <w:pPr>
        <w:pStyle w:val="36"/>
        <w:framePr w:wrap="notBeside"/>
        <w:rPr>
          <w:rtl/>
        </w:rPr>
      </w:pPr>
      <w:r w:rsidRPr="00280F6D">
        <w:rPr>
          <w:rtl/>
        </w:rPr>
        <w:t>ו</w:t>
      </w:r>
      <w:r w:rsidRPr="00280F6D">
        <w:rPr>
          <w:rFonts w:hint="cs"/>
          <w:rtl/>
        </w:rPr>
        <w:t>לכו</w:t>
      </w:r>
      <w:r w:rsidRPr="00280F6D">
        <w:rPr>
          <w:rtl/>
        </w:rPr>
        <w:t>"</w:t>
      </w:r>
      <w:r w:rsidRPr="00280F6D">
        <w:rPr>
          <w:rFonts w:hint="cs"/>
          <w:rtl/>
        </w:rPr>
        <w:t>ע</w:t>
      </w:r>
    </w:p>
    <w:p w14:paraId="01F9F350" w14:textId="57CE1D83" w:rsidR="00BB7470" w:rsidRPr="00BB7470" w:rsidRDefault="00AC0AF5" w:rsidP="00BB7470">
      <w:pPr>
        <w:rPr>
          <w:rStyle w:val="affffe"/>
          <w:rFonts w:ascii="Fb Fontext" w:hAnsi="Fb Fontext" w:cs="FrankRuehl"/>
          <w:b w:val="0"/>
          <w:sz w:val="18"/>
          <w:szCs w:val="18"/>
          <w:rtl/>
        </w:rPr>
      </w:pPr>
      <w:r w:rsidRPr="00C35A2C">
        <w:rPr>
          <w:rFonts w:ascii="Fb Fontext" w:hAnsi="Fb Fontext" w:hint="cs"/>
          <w:rtl/>
        </w:rPr>
        <w:t xml:space="preserve">הך </w:t>
      </w:r>
      <w:r w:rsidRPr="00577F86">
        <w:rPr>
          <w:rStyle w:val="affff8"/>
          <w:rFonts w:hint="cs"/>
          <w:rtl/>
        </w:rPr>
        <w:t>ד</w:t>
      </w:r>
      <w:r w:rsidRPr="00F10693">
        <w:rPr>
          <w:rFonts w:hint="cs"/>
          <w:rtl/>
        </w:rPr>
        <w:t>'</w:t>
      </w:r>
      <w:r w:rsidRPr="00F10693">
        <w:rPr>
          <w:rtl/>
        </w:rPr>
        <w:t>א</w:t>
      </w:r>
      <w:r w:rsidRPr="00577F86">
        <w:rPr>
          <w:rStyle w:val="affff8"/>
          <w:rtl/>
        </w:rPr>
        <w:t xml:space="preserve">שר נקרא שם שם </w:t>
      </w:r>
      <w:r w:rsidRPr="00632AC2">
        <w:rPr>
          <w:rStyle w:val="affff8"/>
          <w:rtl/>
        </w:rPr>
        <w:t>ה</w:t>
      </w:r>
      <w:r w:rsidRPr="00F10693">
        <w:rPr>
          <w:rtl/>
        </w:rPr>
        <w:t xml:space="preserve">' </w:t>
      </w:r>
      <w:r w:rsidRPr="00632AC2">
        <w:rPr>
          <w:rStyle w:val="affff8"/>
          <w:rtl/>
        </w:rPr>
        <w:t>צבאות יושב הכרובים עליו</w:t>
      </w:r>
      <w:r w:rsidRPr="00C35A2C">
        <w:rPr>
          <w:rFonts w:ascii="Fb Fontext" w:hAnsi="Fb Fontext"/>
          <w:rtl/>
        </w:rPr>
        <w:t xml:space="preserve"> </w:t>
      </w:r>
      <w:r w:rsidRPr="00C35A2C">
        <w:rPr>
          <w:rFonts w:ascii="Fb Fontext" w:hAnsi="Fb Fontext" w:hint="cs"/>
          <w:rtl/>
        </w:rPr>
        <w:t>שהשם וכל כינויו מונחין בארון</w:t>
      </w:r>
    </w:p>
    <w:p w14:paraId="21A2C530" w14:textId="77777777" w:rsidR="00BB7470" w:rsidRDefault="00AC0AF5" w:rsidP="00BB7470">
      <w:pPr>
        <w:pStyle w:val="36"/>
        <w:framePr w:wrap="notBeside"/>
        <w:rPr>
          <w:rStyle w:val="affffe"/>
          <w:rtl/>
        </w:rPr>
      </w:pPr>
      <w:r w:rsidRPr="005D7EE0">
        <w:rPr>
          <w:rStyle w:val="affffe"/>
          <w:rFonts w:hint="cs"/>
          <w:rtl/>
        </w:rPr>
        <w:t>ולהך</w:t>
      </w:r>
    </w:p>
    <w:p w14:paraId="71C62786" w14:textId="6520B0D5" w:rsidR="005D7EE0" w:rsidRDefault="00AC0AF5" w:rsidP="00BB7470">
      <w:pPr>
        <w:rPr>
          <w:rFonts w:ascii="Fb Fontext" w:hAnsi="Fb Fontext"/>
          <w:rtl/>
        </w:rPr>
      </w:pPr>
      <w:r w:rsidRPr="00C35A2C">
        <w:rPr>
          <w:rFonts w:ascii="Fb Fontext" w:hAnsi="Fb Fontext" w:hint="cs"/>
          <w:rtl/>
        </w:rPr>
        <w:t>ד</w:t>
      </w:r>
      <w:r w:rsidRPr="00C35A2C">
        <w:rPr>
          <w:rFonts w:ascii="Fb Fontext" w:hAnsi="Fb Fontext"/>
          <w:rtl/>
        </w:rPr>
        <w:t xml:space="preserve">שברי לוחות דמונחין בארון </w:t>
      </w:r>
      <w:r w:rsidRPr="005D7EE0">
        <w:rPr>
          <w:rStyle w:val="affffe"/>
          <w:rFonts w:hint="cs"/>
          <w:rtl/>
        </w:rPr>
        <w:t>מדרב יוסף</w:t>
      </w:r>
      <w:r w:rsidRPr="00C35A2C">
        <w:rPr>
          <w:rFonts w:ascii="Fb Fontext" w:hAnsi="Fb Fontext" w:hint="cs"/>
          <w:rtl/>
        </w:rPr>
        <w:t xml:space="preserve"> </w:t>
      </w:r>
      <w:r w:rsidRPr="00577F86">
        <w:rPr>
          <w:rStyle w:val="affff8"/>
          <w:rFonts w:hint="cs"/>
          <w:rtl/>
        </w:rPr>
        <w:t>ד</w:t>
      </w:r>
      <w:r w:rsidRPr="00F10693">
        <w:rPr>
          <w:rFonts w:hint="cs"/>
          <w:rtl/>
        </w:rPr>
        <w:t>'</w:t>
      </w:r>
      <w:r w:rsidRPr="00F10693">
        <w:rPr>
          <w:rtl/>
        </w:rPr>
        <w:t>א</w:t>
      </w:r>
      <w:r w:rsidRPr="00577F86">
        <w:rPr>
          <w:rStyle w:val="affff8"/>
          <w:rtl/>
        </w:rPr>
        <w:t>שר שברת ושמתם</w:t>
      </w:r>
      <w:r w:rsidRPr="00F10693">
        <w:rPr>
          <w:rFonts w:hint="cs"/>
          <w:rtl/>
        </w:rPr>
        <w:t>'</w:t>
      </w:r>
      <w:r w:rsidRPr="00F10693">
        <w:rPr>
          <w:rtl/>
        </w:rPr>
        <w:t xml:space="preserve"> </w:t>
      </w:r>
      <w:r w:rsidRPr="00C35A2C">
        <w:rPr>
          <w:rFonts w:ascii="Fb Fontext" w:hAnsi="Fb Fontext"/>
          <w:rtl/>
        </w:rPr>
        <w:t>- מלמד, שהלוחות ושברי לוחות מונחין בארון.</w:t>
      </w:r>
    </w:p>
    <w:p w14:paraId="2A4A15DB" w14:textId="77777777" w:rsidR="005D7EE0" w:rsidRDefault="00AC0AF5" w:rsidP="005D7EE0">
      <w:pPr>
        <w:pStyle w:val="36"/>
        <w:framePr w:wrap="notBeside"/>
        <w:rPr>
          <w:rtl/>
        </w:rPr>
      </w:pPr>
      <w:r w:rsidRPr="00C35A2C">
        <w:rPr>
          <w:rtl/>
        </w:rPr>
        <w:t>ו</w:t>
      </w:r>
      <w:r w:rsidRPr="00C35A2C">
        <w:rPr>
          <w:rFonts w:hint="cs"/>
          <w:rtl/>
        </w:rPr>
        <w:t>ל</w:t>
      </w:r>
      <w:r w:rsidRPr="00C35A2C">
        <w:rPr>
          <w:rtl/>
        </w:rPr>
        <w:t>אידך:</w:t>
      </w:r>
    </w:p>
    <w:p w14:paraId="3554A6A8" w14:textId="4D52F8A4" w:rsidR="00AC0AF5" w:rsidRPr="00C35A2C" w:rsidRDefault="00AC0AF5" w:rsidP="00AC0AF5">
      <w:pPr>
        <w:rPr>
          <w:rFonts w:ascii="Fb Fontext" w:hAnsi="Fb Fontext"/>
          <w:rtl/>
        </w:rPr>
      </w:pPr>
      <w:r w:rsidRPr="00C35A2C">
        <w:rPr>
          <w:rFonts w:ascii="Fb Fontext" w:hAnsi="Fb Fontext" w:hint="cs"/>
          <w:rtl/>
        </w:rPr>
        <w:t>הך מיבע</w:t>
      </w:r>
      <w:r w:rsidR="00526703">
        <w:rPr>
          <w:rFonts w:ascii="Fb Fontext" w:hAnsi="Fb Fontext" w:hint="cs"/>
          <w:rtl/>
        </w:rPr>
        <w:t>י</w:t>
      </w:r>
      <w:r w:rsidRPr="00C35A2C">
        <w:rPr>
          <w:rFonts w:ascii="Fb Fontext" w:hAnsi="Fb Fontext" w:hint="cs"/>
          <w:rtl/>
        </w:rPr>
        <w:t xml:space="preserve"> </w:t>
      </w:r>
      <w:r w:rsidRPr="005D7EE0">
        <w:rPr>
          <w:rStyle w:val="affffe"/>
          <w:rFonts w:hint="cs"/>
          <w:rtl/>
        </w:rPr>
        <w:t>לר</w:t>
      </w:r>
      <w:r w:rsidRPr="005D7EE0">
        <w:rPr>
          <w:rStyle w:val="affffe"/>
          <w:rtl/>
        </w:rPr>
        <w:t>"</w:t>
      </w:r>
      <w:r w:rsidRPr="005D7EE0">
        <w:rPr>
          <w:rStyle w:val="affffe"/>
          <w:rFonts w:hint="cs"/>
          <w:rtl/>
        </w:rPr>
        <w:t>ל</w:t>
      </w:r>
      <w:r w:rsidRPr="00C35A2C">
        <w:rPr>
          <w:rFonts w:ascii="Fb Fontext" w:hAnsi="Fb Fontext" w:hint="cs"/>
          <w:rtl/>
        </w:rPr>
        <w:t xml:space="preserve"> </w:t>
      </w:r>
      <w:r w:rsidRPr="00F10693">
        <w:rPr>
          <w:rFonts w:hint="cs"/>
          <w:rtl/>
        </w:rPr>
        <w:t>'</w:t>
      </w:r>
      <w:r w:rsidRPr="00F10693">
        <w:rPr>
          <w:rtl/>
        </w:rPr>
        <w:t>א</w:t>
      </w:r>
      <w:r w:rsidRPr="00577F86">
        <w:rPr>
          <w:rStyle w:val="affff8"/>
          <w:rtl/>
        </w:rPr>
        <w:t>שר שברת</w:t>
      </w:r>
      <w:r w:rsidRPr="00C35A2C">
        <w:rPr>
          <w:rFonts w:ascii="Fb Fontext" w:hAnsi="Fb Fontext"/>
          <w:rtl/>
        </w:rPr>
        <w:t xml:space="preserve"> </w:t>
      </w:r>
      <w:r w:rsidRPr="005D7EE0">
        <w:rPr>
          <w:rStyle w:val="affffe"/>
          <w:rtl/>
        </w:rPr>
        <w:t>א"ל הק</w:t>
      </w:r>
      <w:r w:rsidRPr="005D7EE0">
        <w:rPr>
          <w:rStyle w:val="affffe"/>
          <w:rFonts w:hint="cs"/>
          <w:rtl/>
        </w:rPr>
        <w:t>ב</w:t>
      </w:r>
      <w:r w:rsidRPr="005D7EE0">
        <w:rPr>
          <w:rStyle w:val="affffe"/>
          <w:rtl/>
        </w:rPr>
        <w:t>"</w:t>
      </w:r>
      <w:r w:rsidRPr="005D7EE0">
        <w:rPr>
          <w:rStyle w:val="affffe"/>
          <w:rFonts w:hint="cs"/>
          <w:rtl/>
        </w:rPr>
        <w:t>ה</w:t>
      </w:r>
      <w:r w:rsidRPr="005D7EE0">
        <w:rPr>
          <w:rStyle w:val="affffe"/>
          <w:rtl/>
        </w:rPr>
        <w:t xml:space="preserve"> למשה:</w:t>
      </w:r>
      <w:r w:rsidRPr="00C35A2C">
        <w:rPr>
          <w:rFonts w:ascii="Fb Fontext" w:hAnsi="Fb Fontext"/>
          <w:rtl/>
        </w:rPr>
        <w:t xml:space="preserve"> יישר כחך ששברת.</w:t>
      </w:r>
    </w:p>
    <w:p w14:paraId="0B8A5B9E" w14:textId="74D391D0" w:rsidR="00AC0AF5" w:rsidRPr="001B450D" w:rsidRDefault="001B450D" w:rsidP="00AC0AF5">
      <w:pPr>
        <w:pStyle w:val="aff9"/>
        <w:rPr>
          <w:del w:id="90032" w:author="מנוע עיצוב" w:date="2026-10-08T11:01:28Z"/>
          <w:rtl/>
        </w:rPr>
      </w:pPr>
      <w:del w:id="90031" w:author="מנוע עיצוב" w:date="2026-10-08T11:01:28Z">
        <w:r w:rsidRPr="001B450D">
          <w:rPr>
            <w:rFonts w:hint="cs"/>
            <w:rtl/>
          </w:rPr>
          <w:delText xml:space="preserve">***</w:delText>
        </w:r>
      </w:del>
    </w:p>
    <w:p w14:paraId="4B1CBD42" w14:textId="77777777" w:rsidR="005D7EE0" w:rsidRPr="005D7EE0" w:rsidRDefault="00AC0AF5" w:rsidP="005D7EE0">
      <w:pPr>
        <w:pStyle w:val="affff9"/>
        <w:rPr>
          <w:rtl/>
        </w:rPr>
      </w:pPr>
      <w:r w:rsidRPr="005D7EE0">
        <w:rPr>
          <w:rtl/>
        </w:rPr>
        <w:t xml:space="preserve">ת"ר סדרן של נביאים: </w:t>
      </w:r>
    </w:p>
    <w:p w14:paraId="7CD0B652" w14:textId="77777777" w:rsidR="0010218C" w:rsidRPr="0010218C" w:rsidRDefault="0010218C" w:rsidP="0010218C">
      <w:pPr>
        <w:pStyle w:val="36"/>
        <w:framePr w:wrap="notBeside"/>
        <w:rPr>
          <w:rtl/>
        </w:rPr>
      </w:pPr>
      <w:r w:rsidRPr="0010218C">
        <w:rPr>
          <w:rtl/>
        </w:rPr>
        <w:t>◄</w:t>
      </w:r>
    </w:p>
    <w:p w14:paraId="55E9750B" w14:textId="4E24B133" w:rsidR="00AC0AF5" w:rsidRPr="0010218C" w:rsidRDefault="00AC0AF5" w:rsidP="00AC0AF5">
      <w:pPr>
        <w:rPr>
          <w:rStyle w:val="afff8"/>
          <w:spacing w:val="-6"/>
          <w:rtl/>
        </w:rPr>
      </w:pPr>
      <w:r w:rsidRPr="0010218C">
        <w:rPr>
          <w:rFonts w:ascii="Fb Fontext" w:hAnsi="Fb Fontext"/>
          <w:spacing w:val="-6"/>
          <w:sz w:val="32"/>
          <w:rtl/>
        </w:rPr>
        <w:t>יהושע שופטים, שמואל ומלכים, ירמיה ויחזקאל, ישעיה ו</w:t>
      </w:r>
      <w:r w:rsidR="0010218C" w:rsidRPr="0010218C">
        <w:rPr>
          <w:rFonts w:ascii="Fb Fontext" w:hAnsi="Fb Fontext" w:hint="cs"/>
          <w:spacing w:val="-6"/>
          <w:sz w:val="32"/>
          <w:rtl/>
        </w:rPr>
        <w:t>תרי</w:t>
      </w:r>
      <w:r w:rsidRPr="0010218C">
        <w:rPr>
          <w:rFonts w:ascii="Fb Fontext" w:hAnsi="Fb Fontext"/>
          <w:spacing w:val="-6"/>
          <w:sz w:val="32"/>
          <w:rtl/>
        </w:rPr>
        <w:t xml:space="preserve"> עשר</w:t>
      </w:r>
      <w:r w:rsidRPr="0010218C">
        <w:rPr>
          <w:rStyle w:val="afff8"/>
          <w:spacing w:val="-6"/>
          <w:rtl/>
        </w:rPr>
        <w:t>.</w:t>
      </w:r>
    </w:p>
    <w:p w14:paraId="1550DFB3" w14:textId="690428CC" w:rsidR="005D7EE0" w:rsidRDefault="00AC0AF5" w:rsidP="005D7EE0">
      <w:pPr>
        <w:jc w:val="center"/>
        <w:rPr>
          <w:rFonts w:ascii="Fb Fontext" w:hAnsi="Fb Fontext"/>
          <w:sz w:val="32"/>
          <w:rtl/>
        </w:rPr>
      </w:pPr>
      <w:r w:rsidRPr="00C35A2C">
        <w:rPr>
          <w:rStyle w:val="afff8"/>
          <w:rFonts w:hint="cs"/>
          <w:rtl/>
        </w:rPr>
        <w:t>הושע</w:t>
      </w:r>
    </w:p>
    <w:p w14:paraId="09E5D5ED" w14:textId="00536690" w:rsidR="000E03F2" w:rsidRDefault="00AC0AF5" w:rsidP="000E03F2">
      <w:pPr>
        <w:rPr>
          <w:rFonts w:ascii="Fb Fontext" w:hAnsi="Fb Fontext"/>
          <w:sz w:val="32"/>
          <w:rtl/>
        </w:rPr>
      </w:pPr>
      <w:r w:rsidRPr="00C35A2C">
        <w:rPr>
          <w:rFonts w:ascii="Fb Fontext" w:hAnsi="Fb Fontext" w:hint="cs"/>
          <w:sz w:val="32"/>
          <w:rtl/>
        </w:rPr>
        <w:t>תחלה לד</w:t>
      </w:r>
      <w:r w:rsidRPr="00F10693">
        <w:rPr>
          <w:rFonts w:hint="cs"/>
          <w:rtl/>
        </w:rPr>
        <w:t xml:space="preserve">' </w:t>
      </w:r>
      <w:r w:rsidRPr="00C35A2C">
        <w:rPr>
          <w:rFonts w:ascii="Fb Fontext" w:hAnsi="Fb Fontext" w:hint="cs"/>
          <w:sz w:val="32"/>
          <w:rtl/>
        </w:rPr>
        <w:t>נביאים שנתנבאו באותו הפרק</w:t>
      </w:r>
      <w:r w:rsidRPr="00C35A2C">
        <w:rPr>
          <w:rFonts w:ascii="Fb Fontext" w:hAnsi="Fb Fontext"/>
          <w:sz w:val="32"/>
          <w:rtl/>
        </w:rPr>
        <w:t>: הושע וישעיה, עמוס ומיכה.</w:t>
      </w:r>
      <w:r w:rsidR="000E03F2">
        <w:rPr>
          <w:rFonts w:ascii="Fb Fontext" w:hAnsi="Fb Fontext" w:cs="Guttman Vilna" w:hint="cs"/>
          <w:b/>
          <w:bCs/>
          <w:sz w:val="32"/>
          <w:rtl/>
        </w:rPr>
        <w:t xml:space="preserve"> </w:t>
      </w:r>
      <w:r w:rsidR="000E03F2">
        <w:rPr>
          <w:rFonts w:ascii="Fb Fontext" w:hAnsi="Fb Fontext"/>
          <w:sz w:val="32"/>
          <w:rtl/>
        </w:rPr>
        <w:tab/>
      </w:r>
      <w:r w:rsidR="000E03F2">
        <w:rPr>
          <w:rFonts w:ascii="Fb Fontext" w:hAnsi="Fb Fontext"/>
          <w:sz w:val="32"/>
          <w:rtl/>
        </w:rPr>
        <w:tab/>
      </w:r>
      <w:r w:rsidR="000E03F2">
        <w:rPr>
          <w:rFonts w:ascii="Fb Fontext" w:hAnsi="Fb Fontext"/>
          <w:sz w:val="32"/>
          <w:rtl/>
        </w:rPr>
        <w:tab/>
      </w:r>
      <w:r w:rsidR="000E03F2">
        <w:rPr>
          <w:rFonts w:ascii="Fb Fontext" w:hAnsi="Fb Fontext"/>
          <w:sz w:val="32"/>
          <w:rtl/>
        </w:rPr>
        <w:tab/>
      </w:r>
      <w:r w:rsidR="000E03F2">
        <w:rPr>
          <w:rFonts w:ascii="Fb Fontext" w:hAnsi="Fb Fontext"/>
          <w:sz w:val="32"/>
          <w:rtl/>
        </w:rPr>
        <w:tab/>
      </w:r>
      <w:r w:rsidR="000E03F2">
        <w:rPr>
          <w:rFonts w:ascii="Fb Fontext" w:hAnsi="Fb Fontext" w:hint="cs"/>
          <w:sz w:val="32"/>
          <w:rtl/>
        </w:rPr>
        <w:t>ו</w:t>
      </w:r>
      <w:r w:rsidRPr="00C35A2C">
        <w:rPr>
          <w:rFonts w:ascii="Fb Fontext" w:hAnsi="Fb Fontext" w:hint="cs"/>
          <w:sz w:val="32"/>
          <w:rtl/>
        </w:rPr>
        <w:t xml:space="preserve">לא הוקדם בתחילה </w:t>
      </w:r>
      <w:r w:rsidRPr="00C35A2C">
        <w:rPr>
          <w:rFonts w:ascii="Fb Fontext" w:hAnsi="Fb Fontext"/>
          <w:sz w:val="32"/>
          <w:rtl/>
        </w:rPr>
        <w:t xml:space="preserve">כיון </w:t>
      </w:r>
      <w:r w:rsidRPr="00C35A2C">
        <w:rPr>
          <w:rFonts w:ascii="Fb Fontext" w:hAnsi="Fb Fontext" w:hint="cs"/>
          <w:sz w:val="32"/>
          <w:rtl/>
        </w:rPr>
        <w:t xml:space="preserve">שנכתבה נבואתו עם </w:t>
      </w:r>
      <w:r w:rsidRPr="00C35A2C">
        <w:rPr>
          <w:rFonts w:ascii="Fb Fontext" w:hAnsi="Fb Fontext"/>
          <w:sz w:val="32"/>
          <w:rtl/>
        </w:rPr>
        <w:t>חגי זכריה ומלאכי</w:t>
      </w:r>
      <w:r w:rsidRPr="00C35A2C">
        <w:rPr>
          <w:rFonts w:ascii="Fb Fontext" w:hAnsi="Fb Fontext" w:hint="cs"/>
          <w:sz w:val="32"/>
          <w:rtl/>
        </w:rPr>
        <w:t xml:space="preserve"> שהם סוף נביאים- חשיב </w:t>
      </w:r>
      <w:r w:rsidR="000E03F2">
        <w:rPr>
          <w:rFonts w:ascii="Fb Fontext" w:hAnsi="Fb Fontext" w:hint="cs"/>
          <w:sz w:val="32"/>
          <w:rtl/>
        </w:rPr>
        <w:t xml:space="preserve">עמם. </w:t>
      </w:r>
    </w:p>
    <w:p w14:paraId="7C55091D" w14:textId="5F383212" w:rsidR="00AC0AF5" w:rsidRPr="00C35A2C" w:rsidRDefault="00AC0AF5" w:rsidP="000E03F2">
      <w:pPr>
        <w:rPr>
          <w:rFonts w:ascii="Fb Fontext" w:hAnsi="Fb Fontext" w:cs="Guttman Vilna"/>
          <w:b/>
          <w:bCs/>
          <w:sz w:val="32"/>
          <w:rtl/>
        </w:rPr>
      </w:pPr>
      <w:r w:rsidRPr="00C35A2C">
        <w:rPr>
          <w:rFonts w:ascii="Fb Fontext" w:hAnsi="Fb Fontext"/>
          <w:sz w:val="32"/>
          <w:rtl/>
        </w:rPr>
        <w:t>ול</w:t>
      </w:r>
      <w:r w:rsidRPr="00C35A2C">
        <w:rPr>
          <w:rFonts w:ascii="Fb Fontext" w:hAnsi="Fb Fontext" w:hint="cs"/>
          <w:sz w:val="32"/>
          <w:rtl/>
        </w:rPr>
        <w:t xml:space="preserve">א </w:t>
      </w:r>
      <w:r w:rsidR="000E03F2">
        <w:rPr>
          <w:rFonts w:ascii="Fb Fontext" w:hAnsi="Fb Fontext" w:hint="cs"/>
          <w:sz w:val="32"/>
          <w:rtl/>
        </w:rPr>
        <w:t xml:space="preserve">נכתב לבדו בתחילה </w:t>
      </w:r>
      <w:r w:rsidRPr="00C35A2C">
        <w:rPr>
          <w:rFonts w:ascii="Fb Fontext" w:hAnsi="Fb Fontext" w:hint="cs"/>
          <w:sz w:val="32"/>
          <w:rtl/>
        </w:rPr>
        <w:t>-</w:t>
      </w:r>
      <w:r w:rsidR="000E03F2">
        <w:rPr>
          <w:rFonts w:ascii="Fb Fontext" w:hAnsi="Fb Fontext" w:hint="cs"/>
          <w:sz w:val="32"/>
          <w:rtl/>
        </w:rPr>
        <w:t xml:space="preserve">מפני שהוא קטן </w:t>
      </w:r>
      <w:r>
        <w:rPr>
          <w:rFonts w:ascii="Fb Fontext" w:hAnsi="Fb Fontext" w:hint="cs"/>
          <w:sz w:val="32"/>
          <w:rtl/>
        </w:rPr>
        <w:t>עלול להיאבד</w:t>
      </w:r>
      <w:r w:rsidRPr="00C35A2C">
        <w:rPr>
          <w:rFonts w:ascii="Fb Fontext" w:hAnsi="Fb Fontext"/>
          <w:sz w:val="32"/>
          <w:rtl/>
        </w:rPr>
        <w:t>.</w:t>
      </w:r>
    </w:p>
    <w:p w14:paraId="64887C3D" w14:textId="283FFD1B" w:rsidR="005D7EE0" w:rsidRDefault="00AC0AF5" w:rsidP="005D7EE0">
      <w:pPr>
        <w:jc w:val="center"/>
        <w:rPr>
          <w:rFonts w:ascii="Fb Fontext" w:hAnsi="Fb Fontext"/>
          <w:sz w:val="32"/>
          <w:rtl/>
        </w:rPr>
      </w:pPr>
      <w:r w:rsidRPr="00C35A2C">
        <w:rPr>
          <w:rStyle w:val="afff8"/>
          <w:rtl/>
        </w:rPr>
        <w:t>ישעיה</w:t>
      </w:r>
    </w:p>
    <w:p w14:paraId="1EFDE3DC" w14:textId="2FF34572" w:rsidR="00AC0AF5" w:rsidRPr="005D7EE0" w:rsidRDefault="00AC0AF5" w:rsidP="005D7EE0">
      <w:pPr>
        <w:rPr>
          <w:rtl/>
        </w:rPr>
      </w:pPr>
      <w:r w:rsidRPr="00C35A2C">
        <w:rPr>
          <w:rFonts w:ascii="Fb Fontext" w:hAnsi="Fb Fontext" w:hint="cs"/>
          <w:sz w:val="32"/>
          <w:rtl/>
        </w:rPr>
        <w:t>ד</w:t>
      </w:r>
      <w:r w:rsidRPr="00C35A2C">
        <w:rPr>
          <w:rFonts w:ascii="Fb Fontext" w:hAnsi="Fb Fontext"/>
          <w:sz w:val="32"/>
          <w:rtl/>
        </w:rPr>
        <w:t xml:space="preserve">קדים מירמיה ויחזקאל, </w:t>
      </w:r>
      <w:r w:rsidRPr="00C35A2C">
        <w:rPr>
          <w:rFonts w:ascii="Fb Fontext" w:hAnsi="Fb Fontext" w:hint="cs"/>
          <w:sz w:val="32"/>
          <w:rtl/>
        </w:rPr>
        <w:t>לא אקדמיה</w:t>
      </w:r>
      <w:r w:rsidR="000E03F2">
        <w:rPr>
          <w:rFonts w:ascii="Fb Fontext" w:hAnsi="Fb Fontext" w:hint="cs"/>
          <w:sz w:val="32"/>
          <w:rtl/>
        </w:rPr>
        <w:t>-</w:t>
      </w:r>
      <w:r w:rsidRPr="00C35A2C">
        <w:rPr>
          <w:rFonts w:ascii="Fb Fontext" w:hAnsi="Fb Fontext" w:hint="cs"/>
          <w:sz w:val="32"/>
          <w:rtl/>
        </w:rPr>
        <w:t xml:space="preserve"> ד</w:t>
      </w:r>
      <w:r w:rsidRPr="00C35A2C">
        <w:rPr>
          <w:rFonts w:ascii="Fb Fontext" w:hAnsi="Fb Fontext"/>
          <w:sz w:val="32"/>
          <w:rtl/>
        </w:rPr>
        <w:t>מלכים סו</w:t>
      </w:r>
      <w:r w:rsidRPr="00C35A2C">
        <w:rPr>
          <w:rFonts w:ascii="Fb Fontext" w:hAnsi="Fb Fontext" w:hint="cs"/>
          <w:sz w:val="32"/>
          <w:rtl/>
        </w:rPr>
        <w:t>ף</w:t>
      </w:r>
      <w:r w:rsidRPr="00C35A2C">
        <w:rPr>
          <w:rFonts w:ascii="Fb Fontext" w:hAnsi="Fb Fontext"/>
          <w:sz w:val="32"/>
          <w:rtl/>
        </w:rPr>
        <w:t xml:space="preserve"> חורב</w:t>
      </w:r>
      <w:r w:rsidRPr="00C35A2C">
        <w:rPr>
          <w:rFonts w:ascii="Fb Fontext" w:hAnsi="Fb Fontext" w:hint="cs"/>
          <w:sz w:val="32"/>
          <w:rtl/>
        </w:rPr>
        <w:t>ן,</w:t>
      </w:r>
      <w:r w:rsidRPr="00C35A2C">
        <w:rPr>
          <w:rFonts w:ascii="Fb Fontext" w:hAnsi="Fb Fontext"/>
          <w:sz w:val="32"/>
          <w:rtl/>
        </w:rPr>
        <w:t xml:space="preserve"> </w:t>
      </w:r>
      <w:r w:rsidRPr="005D7EE0">
        <w:rPr>
          <w:rtl/>
        </w:rPr>
        <w:t>וירמיה כ</w:t>
      </w:r>
      <w:r w:rsidRPr="005D7EE0">
        <w:rPr>
          <w:rFonts w:hint="cs"/>
          <w:rtl/>
        </w:rPr>
        <w:t>ולו</w:t>
      </w:r>
      <w:r w:rsidRPr="005D7EE0">
        <w:rPr>
          <w:rtl/>
        </w:rPr>
        <w:t xml:space="preserve"> </w:t>
      </w:r>
      <w:r w:rsidRPr="005D7EE0">
        <w:rPr>
          <w:rFonts w:hint="cs"/>
          <w:rtl/>
        </w:rPr>
        <w:t>א</w:t>
      </w:r>
      <w:r w:rsidRPr="005D7EE0">
        <w:rPr>
          <w:rtl/>
        </w:rPr>
        <w:t>חורב</w:t>
      </w:r>
      <w:r w:rsidRPr="005D7EE0">
        <w:rPr>
          <w:rFonts w:hint="cs"/>
          <w:rtl/>
        </w:rPr>
        <w:t>ן</w:t>
      </w:r>
      <w:r w:rsidRPr="005D7EE0">
        <w:rPr>
          <w:rtl/>
        </w:rPr>
        <w:t>,</w:t>
      </w:r>
      <w:r w:rsidR="005D7EE0" w:rsidRPr="005D7EE0">
        <w:rPr>
          <w:rFonts w:hint="cs"/>
          <w:rtl/>
        </w:rPr>
        <w:t xml:space="preserve"> </w:t>
      </w:r>
      <w:r w:rsidRPr="005D7EE0">
        <w:rPr>
          <w:rtl/>
        </w:rPr>
        <w:t xml:space="preserve">ויחזקאל </w:t>
      </w:r>
      <w:r w:rsidRPr="005D7EE0">
        <w:rPr>
          <w:rFonts w:hint="cs"/>
          <w:rtl/>
        </w:rPr>
        <w:t>תחילתו אחורבן וסופו אנחמה וישעיה כולו אנחמה -</w:t>
      </w:r>
      <w:r w:rsidRPr="005D7EE0">
        <w:rPr>
          <w:rtl/>
        </w:rPr>
        <w:t>סמכינן חורב</w:t>
      </w:r>
      <w:r w:rsidRPr="005D7EE0">
        <w:rPr>
          <w:rFonts w:hint="cs"/>
          <w:rtl/>
        </w:rPr>
        <w:t>ן לחורבן ונחמה לנחמה</w:t>
      </w:r>
      <w:r w:rsidRPr="005D7EE0">
        <w:rPr>
          <w:rtl/>
        </w:rPr>
        <w:t>.</w:t>
      </w:r>
    </w:p>
    <w:p w14:paraId="09477CBA" w14:textId="3C434C15" w:rsidR="005D7EE0" w:rsidRPr="005D7EE0" w:rsidRDefault="00AC0AF5" w:rsidP="005D7EE0">
      <w:pPr>
        <w:pStyle w:val="affff9"/>
        <w:rPr>
          <w:rtl/>
        </w:rPr>
      </w:pPr>
      <w:r w:rsidRPr="005D7EE0">
        <w:rPr>
          <w:rtl/>
        </w:rPr>
        <w:t xml:space="preserve">סידרן של כתובים: </w:t>
      </w:r>
    </w:p>
    <w:p w14:paraId="64A498FE" w14:textId="7E868273" w:rsidR="00AC0AF5" w:rsidRPr="005D7EE0" w:rsidRDefault="00AC0AF5" w:rsidP="005D7EE0">
      <w:pPr>
        <w:rPr>
          <w:rFonts w:ascii="Fb Fontext" w:hAnsi="Fb Fontext"/>
          <w:sz w:val="32"/>
          <w:rtl/>
        </w:rPr>
      </w:pPr>
      <w:r w:rsidRPr="00C35A2C">
        <w:rPr>
          <w:rFonts w:ascii="Fb Fontext" w:hAnsi="Fb Fontext"/>
          <w:sz w:val="32"/>
          <w:rtl/>
        </w:rPr>
        <w:t>רות ותהלים, ואיוב ומשלי, קהלת, שיר השירים וקינות, דניאל</w:t>
      </w:r>
      <w:r w:rsidR="005D7EE0">
        <w:rPr>
          <w:rFonts w:ascii="Fb Fontext" w:hAnsi="Fb Fontext" w:hint="cs"/>
          <w:sz w:val="32"/>
          <w:rtl/>
        </w:rPr>
        <w:t xml:space="preserve"> </w:t>
      </w:r>
      <w:r w:rsidRPr="00C35A2C">
        <w:rPr>
          <w:rFonts w:ascii="Fb Fontext" w:hAnsi="Fb Fontext"/>
          <w:sz w:val="32"/>
          <w:rtl/>
        </w:rPr>
        <w:t>ומגילת אסתר, עזרא ודברי הימים.</w:t>
      </w:r>
    </w:p>
    <w:p w14:paraId="44A0A693" w14:textId="77777777" w:rsidR="005D7EE0" w:rsidRDefault="00AC0AF5" w:rsidP="005D7EE0">
      <w:pPr>
        <w:pStyle w:val="36"/>
        <w:framePr w:wrap="notBeside"/>
        <w:rPr>
          <w:rFonts w:ascii="Fb Fontext" w:hAnsi="Fb Fontext"/>
          <w:sz w:val="32"/>
          <w:rtl/>
        </w:rPr>
      </w:pPr>
      <w:r w:rsidRPr="005D7EE0">
        <w:rPr>
          <w:rStyle w:val="affffe"/>
          <w:rtl/>
        </w:rPr>
        <w:t>ו</w:t>
      </w:r>
      <w:r w:rsidRPr="005D7EE0">
        <w:rPr>
          <w:rStyle w:val="affffe"/>
          <w:rFonts w:hint="cs"/>
          <w:rtl/>
        </w:rPr>
        <w:t xml:space="preserve">אפי </w:t>
      </w:r>
      <w:r w:rsidRPr="005D7EE0">
        <w:rPr>
          <w:rStyle w:val="affffe"/>
          <w:rtl/>
        </w:rPr>
        <w:t>למ"ד:</w:t>
      </w:r>
    </w:p>
    <w:p w14:paraId="198E3692" w14:textId="460CEFD3" w:rsidR="00AC0AF5" w:rsidRPr="00C35A2C" w:rsidRDefault="00AC0AF5" w:rsidP="00AC0AF5">
      <w:pPr>
        <w:rPr>
          <w:rFonts w:ascii="Fb Fontext" w:hAnsi="Fb Fontext"/>
          <w:rtl/>
        </w:rPr>
      </w:pPr>
      <w:r w:rsidRPr="00C35A2C">
        <w:rPr>
          <w:rFonts w:ascii="Fb Fontext" w:hAnsi="Fb Fontext"/>
          <w:sz w:val="32"/>
          <w:rtl/>
        </w:rPr>
        <w:t>איוב בימי משה היה, ל</w:t>
      </w:r>
      <w:r w:rsidRPr="00C35A2C">
        <w:rPr>
          <w:rFonts w:ascii="Fb Fontext" w:hAnsi="Fb Fontext" w:hint="cs"/>
          <w:sz w:val="32"/>
          <w:rtl/>
        </w:rPr>
        <w:t xml:space="preserve">א הוקדם </w:t>
      </w:r>
      <w:r w:rsidR="005D7EE0">
        <w:rPr>
          <w:rFonts w:ascii="Fb Fontext" w:hAnsi="Fb Fontext" w:hint="cs"/>
          <w:sz w:val="32"/>
          <w:rtl/>
        </w:rPr>
        <w:t>שלא מתחילים בפורענות</w:t>
      </w:r>
      <w:r w:rsidRPr="00C35A2C">
        <w:rPr>
          <w:rFonts w:ascii="Fb Fontext" w:hAnsi="Fb Fontext"/>
          <w:sz w:val="32"/>
          <w:rtl/>
        </w:rPr>
        <w:t>.</w:t>
      </w:r>
    </w:p>
    <w:p w14:paraId="705A9B26" w14:textId="77777777" w:rsidR="005D7EE0" w:rsidRDefault="00AC0AF5" w:rsidP="00AC0AF5">
      <w:pPr>
        <w:rPr>
          <w:rStyle w:val="affffe"/>
          <w:rtl/>
        </w:rPr>
      </w:pPr>
      <w:r w:rsidRPr="00C35A2C">
        <w:rPr>
          <w:rFonts w:ascii="Fb Fontext" w:hAnsi="Fb Fontext"/>
          <w:rtl/>
        </w:rPr>
        <w:t xml:space="preserve">רות </w:t>
      </w:r>
      <w:r w:rsidRPr="00C35A2C">
        <w:rPr>
          <w:rFonts w:ascii="Fb Fontext" w:hAnsi="Fb Fontext" w:hint="cs"/>
          <w:rtl/>
        </w:rPr>
        <w:t>אפי</w:t>
      </w:r>
      <w:r w:rsidRPr="00F10693">
        <w:rPr>
          <w:rFonts w:hint="cs"/>
          <w:rtl/>
        </w:rPr>
        <w:t xml:space="preserve">' </w:t>
      </w:r>
      <w:r w:rsidRPr="00C35A2C">
        <w:rPr>
          <w:rFonts w:ascii="Fb Fontext" w:hAnsi="Fb Fontext" w:hint="cs"/>
          <w:rtl/>
        </w:rPr>
        <w:t>ד</w:t>
      </w:r>
      <w:r w:rsidRPr="00C35A2C">
        <w:rPr>
          <w:rFonts w:ascii="Fb Fontext" w:hAnsi="Fb Fontext"/>
          <w:rtl/>
        </w:rPr>
        <w:t>פורענות היא</w:t>
      </w:r>
      <w:r w:rsidRPr="00C35A2C">
        <w:rPr>
          <w:rFonts w:ascii="Fb Fontext" w:hAnsi="Fb Fontext" w:hint="cs"/>
          <w:rtl/>
        </w:rPr>
        <w:t xml:space="preserve"> </w:t>
      </w:r>
      <w:r>
        <w:rPr>
          <w:rFonts w:ascii="Fb Fontext" w:hAnsi="Fb Fontext" w:hint="cs"/>
          <w:rtl/>
        </w:rPr>
        <w:t>יש לה</w:t>
      </w:r>
      <w:r w:rsidRPr="00C35A2C">
        <w:rPr>
          <w:rFonts w:ascii="Fb Fontext" w:hAnsi="Fb Fontext"/>
          <w:rtl/>
        </w:rPr>
        <w:t xml:space="preserve"> אחרית. </w:t>
      </w:r>
    </w:p>
    <w:p w14:paraId="1ECACA24" w14:textId="77777777" w:rsidR="005D7EE0" w:rsidRDefault="00AC0AF5" w:rsidP="005D7EE0">
      <w:pPr>
        <w:pStyle w:val="36"/>
        <w:framePr w:wrap="notBeside"/>
        <w:rPr>
          <w:rFonts w:ascii="Fb Fontext" w:hAnsi="Fb Fontext"/>
          <w:rtl/>
        </w:rPr>
      </w:pPr>
      <w:r w:rsidRPr="005D7EE0">
        <w:rPr>
          <w:rStyle w:val="affffe"/>
          <w:rtl/>
        </w:rPr>
        <w:t>דא</w:t>
      </w:r>
      <w:r w:rsidRPr="005D7EE0">
        <w:rPr>
          <w:rStyle w:val="affffe"/>
          <w:rFonts w:hint="cs"/>
          <w:rtl/>
        </w:rPr>
        <w:t>רי</w:t>
      </w:r>
      <w:r w:rsidRPr="005D7EE0">
        <w:rPr>
          <w:rStyle w:val="affffe"/>
          <w:rtl/>
        </w:rPr>
        <w:t>"</w:t>
      </w:r>
      <w:r w:rsidRPr="005D7EE0">
        <w:rPr>
          <w:rStyle w:val="affffe"/>
          <w:rFonts w:hint="cs"/>
          <w:rtl/>
        </w:rPr>
        <w:t>ו</w:t>
      </w:r>
    </w:p>
    <w:p w14:paraId="7FD040E6" w14:textId="263B07F9" w:rsidR="00AC0AF5" w:rsidRPr="00C35A2C" w:rsidRDefault="00AC0AF5" w:rsidP="00AC0AF5">
      <w:pPr>
        <w:rPr>
          <w:rFonts w:ascii="Fb Fontext" w:hAnsi="Fb Fontext"/>
          <w:rtl/>
        </w:rPr>
      </w:pPr>
      <w:r w:rsidRPr="00C35A2C">
        <w:rPr>
          <w:rFonts w:ascii="Fb Fontext" w:hAnsi="Fb Fontext"/>
          <w:rtl/>
        </w:rPr>
        <w:t>רות</w:t>
      </w:r>
      <w:r w:rsidRPr="00C35A2C">
        <w:rPr>
          <w:rFonts w:ascii="Fb Fontext" w:hAnsi="Fb Fontext" w:hint="cs"/>
          <w:rtl/>
        </w:rPr>
        <w:t>-</w:t>
      </w:r>
      <w:r w:rsidRPr="00C35A2C">
        <w:rPr>
          <w:rFonts w:ascii="Fb Fontext" w:hAnsi="Fb Fontext"/>
          <w:rtl/>
        </w:rPr>
        <w:t xml:space="preserve"> שיצא ממנה דוד </w:t>
      </w:r>
      <w:r w:rsidRPr="00C35A2C">
        <w:rPr>
          <w:rStyle w:val="afff8"/>
          <w:rtl/>
        </w:rPr>
        <w:t>שריוהו</w:t>
      </w:r>
      <w:r w:rsidRPr="00C35A2C">
        <w:rPr>
          <w:rFonts w:ascii="Fb Fontext" w:hAnsi="Fb Fontext"/>
          <w:rtl/>
        </w:rPr>
        <w:t xml:space="preserve"> להקב"ה בשירות ותושבחות</w:t>
      </w:r>
    </w:p>
    <w:bookmarkEnd w:id="7"/>
    <w:p w14:paraId="7356AACB" w14:textId="77777777" w:rsidR="00AC0AF5" w:rsidRPr="00C35A2C" w:rsidRDefault="00AC0AF5" w:rsidP="00982F98">
      <w:pPr>
        <w:pStyle w:val="affe"/>
        <w:framePr w:wrap="around"/>
        <w:rPr>
          <w:rtl/>
        </w:rPr>
      </w:pPr>
      <w:r w:rsidRPr="00C35A2C">
        <w:rPr>
          <w:rtl/>
        </w:rPr>
        <w:t>טו.</w:t>
      </w:r>
    </w:p>
    <w:p w14:paraId="51F9D82F" w14:textId="5830D333" w:rsidR="005D7EE0" w:rsidRPr="005D7EE0" w:rsidRDefault="00AC0AF5" w:rsidP="005D7EE0">
      <w:pPr>
        <w:pStyle w:val="affff9"/>
        <w:rPr>
          <w:rtl/>
        </w:rPr>
      </w:pPr>
      <w:r w:rsidRPr="005D7EE0">
        <w:rPr>
          <w:rtl/>
        </w:rPr>
        <w:t xml:space="preserve">מי כתבן? </w:t>
      </w:r>
    </w:p>
    <w:p w14:paraId="5EE315AC" w14:textId="3BE024FD" w:rsidR="00AC0AF5" w:rsidRDefault="00AC0AF5" w:rsidP="00AC0AF5">
      <w:pPr>
        <w:rPr>
          <w:rFonts w:ascii="Fb Fontext" w:hAnsi="Fb Fontext"/>
          <w:sz w:val="32"/>
          <w:rtl/>
        </w:rPr>
      </w:pPr>
      <w:r w:rsidRPr="00C35A2C">
        <w:rPr>
          <w:rStyle w:val="afff8"/>
          <w:rtl/>
        </w:rPr>
        <w:t>משה</w:t>
      </w:r>
      <w:r w:rsidRPr="00C35A2C">
        <w:rPr>
          <w:rFonts w:ascii="Fb Fontext" w:hAnsi="Fb Fontext"/>
          <w:sz w:val="32"/>
          <w:rtl/>
        </w:rPr>
        <w:t xml:space="preserve"> כתב</w:t>
      </w:r>
      <w:r w:rsidR="005D7EE0">
        <w:rPr>
          <w:rFonts w:ascii="Fb Fontext" w:hAnsi="Fb Fontext" w:hint="cs"/>
          <w:sz w:val="32"/>
          <w:rtl/>
        </w:rPr>
        <w:t>:</w:t>
      </w:r>
      <w:r w:rsidRPr="00C35A2C">
        <w:rPr>
          <w:rFonts w:ascii="Fb Fontext" w:hAnsi="Fb Fontext"/>
          <w:sz w:val="32"/>
          <w:rtl/>
        </w:rPr>
        <w:t xml:space="preserve"> ספרו ופרשת בלעם ואיוב.</w:t>
      </w:r>
    </w:p>
    <w:p w14:paraId="48C33EED" w14:textId="565C381F" w:rsidR="00AC0AF5" w:rsidRDefault="00AC0AF5" w:rsidP="005D7EE0">
      <w:pPr>
        <w:rPr>
          <w:rFonts w:ascii="Fb Fontext" w:hAnsi="Fb Fontext"/>
          <w:sz w:val="32"/>
          <w:rtl/>
        </w:rPr>
      </w:pPr>
      <w:r w:rsidRPr="00C35A2C">
        <w:rPr>
          <w:rStyle w:val="afff8"/>
          <w:rtl/>
        </w:rPr>
        <w:t>יהושע</w:t>
      </w:r>
      <w:r w:rsidRPr="00C35A2C">
        <w:rPr>
          <w:rFonts w:ascii="Fb Fontext" w:hAnsi="Fb Fontext"/>
          <w:sz w:val="32"/>
          <w:rtl/>
        </w:rPr>
        <w:t xml:space="preserve"> כתב</w:t>
      </w:r>
      <w:r w:rsidR="005D7EE0">
        <w:rPr>
          <w:rFonts w:ascii="Fb Fontext" w:hAnsi="Fb Fontext" w:hint="cs"/>
          <w:sz w:val="32"/>
          <w:rtl/>
        </w:rPr>
        <w:t xml:space="preserve">: </w:t>
      </w:r>
      <w:r w:rsidRPr="00C35A2C">
        <w:rPr>
          <w:rFonts w:ascii="Fb Fontext" w:hAnsi="Fb Fontext"/>
          <w:sz w:val="32"/>
          <w:rtl/>
        </w:rPr>
        <w:t>ספרו ושמונה פסוקים שבתורה.</w:t>
      </w:r>
    </w:p>
    <w:p w14:paraId="0551E2F7" w14:textId="7B200432" w:rsidR="00AC0AF5" w:rsidRDefault="00AC0AF5" w:rsidP="005D7EE0">
      <w:pPr>
        <w:rPr>
          <w:rFonts w:ascii="Fb Fontext" w:hAnsi="Fb Fontext"/>
          <w:sz w:val="32"/>
          <w:rtl/>
        </w:rPr>
      </w:pPr>
      <w:r w:rsidRPr="00C35A2C">
        <w:rPr>
          <w:rStyle w:val="afff8"/>
          <w:rtl/>
        </w:rPr>
        <w:t>שמואל</w:t>
      </w:r>
      <w:r w:rsidRPr="00C35A2C">
        <w:rPr>
          <w:rFonts w:ascii="Fb Fontext" w:hAnsi="Fb Fontext"/>
          <w:sz w:val="32"/>
          <w:rtl/>
        </w:rPr>
        <w:t xml:space="preserve"> כתב</w:t>
      </w:r>
      <w:r w:rsidR="005D7EE0">
        <w:rPr>
          <w:rFonts w:ascii="Fb Fontext" w:hAnsi="Fb Fontext" w:hint="cs"/>
          <w:sz w:val="32"/>
          <w:rtl/>
        </w:rPr>
        <w:t>:</w:t>
      </w:r>
      <w:r w:rsidRPr="00C35A2C">
        <w:rPr>
          <w:rFonts w:ascii="Fb Fontext" w:hAnsi="Fb Fontext"/>
          <w:sz w:val="32"/>
          <w:rtl/>
        </w:rPr>
        <w:t xml:space="preserve"> ספרו ושופטים ורות.</w:t>
      </w:r>
    </w:p>
    <w:p w14:paraId="317CE18B" w14:textId="2169D93F" w:rsidR="00AC0AF5" w:rsidRPr="005D7EE0" w:rsidRDefault="00AC0AF5" w:rsidP="00D235B9">
      <w:pPr>
        <w:rPr>
          <w:rtl/>
        </w:rPr>
      </w:pPr>
      <w:r w:rsidRPr="00C35A2C">
        <w:rPr>
          <w:rStyle w:val="afff8"/>
          <w:rtl/>
        </w:rPr>
        <w:t>דוד</w:t>
      </w:r>
      <w:r w:rsidRPr="00C35A2C">
        <w:rPr>
          <w:rFonts w:ascii="Fb Fontext" w:hAnsi="Fb Fontext"/>
          <w:sz w:val="32"/>
          <w:rtl/>
        </w:rPr>
        <w:t xml:space="preserve"> כתב</w:t>
      </w:r>
      <w:r w:rsidR="005D7EE0">
        <w:rPr>
          <w:rFonts w:ascii="Fb Fontext" w:hAnsi="Fb Fontext" w:hint="cs"/>
          <w:sz w:val="32"/>
          <w:rtl/>
        </w:rPr>
        <w:t>:</w:t>
      </w:r>
      <w:r w:rsidRPr="00C35A2C">
        <w:rPr>
          <w:rFonts w:ascii="Fb Fontext" w:hAnsi="Fb Fontext"/>
          <w:sz w:val="32"/>
          <w:rtl/>
        </w:rPr>
        <w:t xml:space="preserve"> ספר תהלים ע"י עשרה זקנים: ע"י אדם הראשון, מלכי </w:t>
      </w:r>
      <w:r w:rsidRPr="005D7EE0">
        <w:rPr>
          <w:rtl/>
        </w:rPr>
        <w:t>צדק, אברהם, משה, הימן, ידותון, אסף, שלשה בני קרח.</w:t>
      </w:r>
    </w:p>
    <w:p w14:paraId="1EE553BC" w14:textId="27D042CC" w:rsidR="00AC0AF5" w:rsidRDefault="00AC0AF5" w:rsidP="005D7EE0">
      <w:pPr>
        <w:rPr>
          <w:rFonts w:ascii="Fb Fontext" w:hAnsi="Fb Fontext"/>
          <w:sz w:val="32"/>
          <w:rtl/>
        </w:rPr>
      </w:pPr>
      <w:r w:rsidRPr="00C35A2C">
        <w:rPr>
          <w:rStyle w:val="afff8"/>
          <w:rtl/>
        </w:rPr>
        <w:t>ירמיה</w:t>
      </w:r>
      <w:r w:rsidRPr="00C35A2C">
        <w:rPr>
          <w:rFonts w:ascii="Fb Fontext" w:hAnsi="Fb Fontext"/>
          <w:sz w:val="32"/>
          <w:rtl/>
        </w:rPr>
        <w:t xml:space="preserve"> כתב</w:t>
      </w:r>
      <w:r w:rsidR="005D7EE0">
        <w:rPr>
          <w:rFonts w:ascii="Fb Fontext" w:hAnsi="Fb Fontext" w:hint="cs"/>
          <w:sz w:val="32"/>
          <w:rtl/>
        </w:rPr>
        <w:t>:</w:t>
      </w:r>
      <w:r w:rsidRPr="00C35A2C">
        <w:rPr>
          <w:rFonts w:ascii="Fb Fontext" w:hAnsi="Fb Fontext"/>
          <w:sz w:val="32"/>
          <w:rtl/>
        </w:rPr>
        <w:t xml:space="preserve"> ספרו וספר מלכים וקינות.</w:t>
      </w:r>
    </w:p>
    <w:p w14:paraId="5ECA1CA6" w14:textId="764F973F" w:rsidR="00AC0AF5" w:rsidRDefault="00AC0AF5" w:rsidP="005D7EE0">
      <w:pPr>
        <w:rPr>
          <w:rFonts w:ascii="Fb Fontext" w:hAnsi="Fb Fontext"/>
          <w:sz w:val="32"/>
          <w:rtl/>
        </w:rPr>
      </w:pPr>
      <w:r w:rsidRPr="00C35A2C">
        <w:rPr>
          <w:rStyle w:val="afff8"/>
          <w:rtl/>
        </w:rPr>
        <w:t>חזקיה</w:t>
      </w:r>
      <w:r w:rsidRPr="00C35A2C">
        <w:rPr>
          <w:rFonts w:ascii="Fb Fontext" w:hAnsi="Fb Fontext"/>
          <w:sz w:val="32"/>
          <w:rtl/>
        </w:rPr>
        <w:t xml:space="preserve"> וסיעתו כתבו</w:t>
      </w:r>
      <w:r w:rsidR="005D7EE0">
        <w:rPr>
          <w:rFonts w:ascii="Fb Fontext" w:hAnsi="Fb Fontext" w:hint="cs"/>
          <w:sz w:val="32"/>
          <w:rtl/>
        </w:rPr>
        <w:t xml:space="preserve">: </w:t>
      </w:r>
      <w:r w:rsidRPr="00C35A2C">
        <w:rPr>
          <w:rFonts w:ascii="Fb Fontext" w:hAnsi="Fb Fontext"/>
          <w:sz w:val="32"/>
          <w:rtl/>
        </w:rPr>
        <w:t xml:space="preserve"> ישעיה, משלי, שיר השירים וקהלת.</w:t>
      </w:r>
    </w:p>
    <w:p w14:paraId="0ABA05D8" w14:textId="2D1ECB8E" w:rsidR="00AC0AF5" w:rsidRDefault="00AC0AF5" w:rsidP="005D7EE0">
      <w:pPr>
        <w:rPr>
          <w:rFonts w:ascii="Fb Fontext" w:hAnsi="Fb Fontext"/>
          <w:sz w:val="32"/>
          <w:rtl/>
        </w:rPr>
      </w:pPr>
      <w:r w:rsidRPr="00C35A2C">
        <w:rPr>
          <w:rStyle w:val="afff8"/>
          <w:rtl/>
        </w:rPr>
        <w:t>אנשי כנ</w:t>
      </w:r>
      <w:r w:rsidR="00D235B9">
        <w:rPr>
          <w:rStyle w:val="afff8"/>
          <w:rFonts w:hint="cs"/>
          <w:rtl/>
        </w:rPr>
        <w:t xml:space="preserve">ה''ג </w:t>
      </w:r>
      <w:r w:rsidRPr="00C35A2C">
        <w:rPr>
          <w:rFonts w:ascii="Fb Fontext" w:hAnsi="Fb Fontext"/>
          <w:sz w:val="32"/>
          <w:rtl/>
        </w:rPr>
        <w:t>כתבו</w:t>
      </w:r>
      <w:r w:rsidR="005D7EE0">
        <w:rPr>
          <w:rFonts w:ascii="Fb Fontext" w:hAnsi="Fb Fontext" w:hint="cs"/>
          <w:sz w:val="32"/>
          <w:rtl/>
        </w:rPr>
        <w:t>:</w:t>
      </w:r>
      <w:r w:rsidRPr="00C35A2C">
        <w:rPr>
          <w:rFonts w:ascii="Fb Fontext" w:hAnsi="Fb Fontext"/>
          <w:sz w:val="32"/>
          <w:rtl/>
        </w:rPr>
        <w:t xml:space="preserve"> יחזקאל ושנים עשר, דניאל ומגילת אסתר.</w:t>
      </w:r>
    </w:p>
    <w:p w14:paraId="27332818" w14:textId="24747E02" w:rsidR="00AC0AF5" w:rsidRPr="005D7EE0" w:rsidRDefault="00AC0AF5" w:rsidP="00D235B9">
      <w:pPr>
        <w:rPr>
          <w:rFonts w:ascii="Fb Fontext" w:hAnsi="Fb Fontext"/>
          <w:rtl/>
        </w:rPr>
      </w:pPr>
      <w:r w:rsidRPr="00C35A2C">
        <w:rPr>
          <w:rStyle w:val="afff8"/>
          <w:rtl/>
        </w:rPr>
        <w:t>עזרא</w:t>
      </w:r>
      <w:r w:rsidRPr="00C35A2C">
        <w:rPr>
          <w:rFonts w:ascii="Fb Fontext" w:hAnsi="Fb Fontext"/>
          <w:sz w:val="32"/>
          <w:rtl/>
        </w:rPr>
        <w:t xml:space="preserve"> כתב</w:t>
      </w:r>
      <w:r w:rsidR="005D7EE0">
        <w:rPr>
          <w:rFonts w:ascii="Fb Fontext" w:hAnsi="Fb Fontext" w:hint="cs"/>
          <w:sz w:val="32"/>
          <w:rtl/>
        </w:rPr>
        <w:t xml:space="preserve">: </w:t>
      </w:r>
      <w:r w:rsidRPr="00C35A2C">
        <w:rPr>
          <w:rFonts w:ascii="Fb Fontext" w:hAnsi="Fb Fontext"/>
          <w:sz w:val="32"/>
          <w:rtl/>
        </w:rPr>
        <w:t xml:space="preserve"> ספרו ויחס של דברי הימים עד לו.</w:t>
      </w:r>
      <w:r w:rsidR="00D235B9">
        <w:rPr>
          <w:rStyle w:val="affffe"/>
          <w:rFonts w:hint="cs"/>
          <w:rtl/>
        </w:rPr>
        <w:t xml:space="preserve"> </w:t>
      </w:r>
      <w:r w:rsidRPr="005D7EE0">
        <w:rPr>
          <w:rStyle w:val="affffe"/>
          <w:rFonts w:hint="cs"/>
          <w:rtl/>
        </w:rPr>
        <w:t>ו</w:t>
      </w:r>
      <w:r w:rsidRPr="005D7EE0">
        <w:rPr>
          <w:rStyle w:val="affffe"/>
          <w:rtl/>
        </w:rPr>
        <w:t>מסייע לרב:</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לא עלה עזרא מבבל עד שיחס עצמו ועלה.</w:t>
      </w:r>
      <w:r w:rsidRPr="00C35A2C">
        <w:rPr>
          <w:rFonts w:ascii="Fb Fontext" w:hAnsi="Fb Fontext" w:hint="cs"/>
          <w:rtl/>
        </w:rPr>
        <w:t xml:space="preserve"> ונחמיה בן חכליה סיימו</w:t>
      </w:r>
    </w:p>
    <w:p w14:paraId="7095F2FD" w14:textId="7DD145AE" w:rsidR="00AC0AF5" w:rsidRPr="005D7EE0" w:rsidRDefault="00AC0AF5" w:rsidP="005D7EE0">
      <w:pPr>
        <w:pStyle w:val="affff9"/>
        <w:rPr>
          <w:rtl/>
        </w:rPr>
      </w:pPr>
      <w:r w:rsidRPr="005D7EE0">
        <w:rPr>
          <w:rtl/>
        </w:rPr>
        <w:lastRenderedPageBreak/>
        <w:t>יהושע כתב ספרו ושמונה פסוקים שבתורה.</w:t>
      </w:r>
    </w:p>
    <w:p w14:paraId="6DB947FA" w14:textId="77777777" w:rsidR="005D7EE0" w:rsidRDefault="00AC0AF5" w:rsidP="005D7EE0">
      <w:pPr>
        <w:pStyle w:val="36"/>
        <w:framePr w:wrap="notBeside"/>
        <w:rPr>
          <w:rtl/>
        </w:rPr>
      </w:pPr>
      <w:r w:rsidRPr="00C35A2C">
        <w:rPr>
          <w:rtl/>
        </w:rPr>
        <w:t>תניא כמ"</w:t>
      </w:r>
      <w:r w:rsidRPr="00C35A2C">
        <w:rPr>
          <w:rFonts w:hint="cs"/>
          <w:rtl/>
        </w:rPr>
        <w:t>ד</w:t>
      </w:r>
      <w:r w:rsidRPr="00C35A2C">
        <w:rPr>
          <w:rtl/>
        </w:rPr>
        <w:t>:</w:t>
      </w:r>
    </w:p>
    <w:p w14:paraId="4397BEAF" w14:textId="73BE6D99" w:rsidR="00AC0AF5" w:rsidRDefault="00AC0AF5" w:rsidP="00AC0AF5">
      <w:pPr>
        <w:rPr>
          <w:rFonts w:ascii="Fb Fontext" w:hAnsi="Fb Fontext"/>
          <w:sz w:val="32"/>
          <w:rtl/>
        </w:rPr>
      </w:pPr>
      <w:r w:rsidRPr="00C35A2C">
        <w:rPr>
          <w:rFonts w:ascii="Fb Fontext" w:hAnsi="Fb Fontext" w:hint="cs"/>
          <w:sz w:val="32"/>
          <w:rtl/>
        </w:rPr>
        <w:t>ח</w:t>
      </w:r>
      <w:r w:rsidRPr="00F10693">
        <w:rPr>
          <w:rFonts w:hint="cs"/>
          <w:rtl/>
        </w:rPr>
        <w:t>'</w:t>
      </w:r>
      <w:r w:rsidRPr="00F10693">
        <w:rPr>
          <w:rtl/>
        </w:rPr>
        <w:t xml:space="preserve"> </w:t>
      </w:r>
      <w:r w:rsidRPr="00C35A2C">
        <w:rPr>
          <w:rFonts w:ascii="Fb Fontext" w:hAnsi="Fb Fontext"/>
          <w:sz w:val="32"/>
          <w:rtl/>
        </w:rPr>
        <w:t xml:space="preserve">פסוקים שבתורה יהושע כתבן, </w:t>
      </w:r>
      <w:r w:rsidRPr="00577F86">
        <w:rPr>
          <w:rStyle w:val="affff8"/>
          <w:rtl/>
        </w:rPr>
        <w:t>ד</w:t>
      </w:r>
      <w:r w:rsidRPr="00F10693">
        <w:rPr>
          <w:rFonts w:hint="cs"/>
          <w:rtl/>
        </w:rPr>
        <w:t>'</w:t>
      </w:r>
      <w:r w:rsidRPr="00F10693">
        <w:rPr>
          <w:rtl/>
        </w:rPr>
        <w:t>ו</w:t>
      </w:r>
      <w:r w:rsidRPr="00577F86">
        <w:rPr>
          <w:rStyle w:val="affff8"/>
          <w:rtl/>
        </w:rPr>
        <w:t>ימת שם משה עבד ה</w:t>
      </w:r>
      <w:r w:rsidRPr="00F10693">
        <w:rPr>
          <w:rtl/>
        </w:rPr>
        <w:t xml:space="preserve">' </w:t>
      </w:r>
      <w:r w:rsidRPr="00C35A2C">
        <w:rPr>
          <w:rFonts w:ascii="Fb Fontext" w:hAnsi="Fb Fontext"/>
          <w:sz w:val="32"/>
          <w:rtl/>
        </w:rPr>
        <w:t xml:space="preserve">- אפשר משה </w:t>
      </w:r>
      <w:r w:rsidRPr="00C35A2C">
        <w:rPr>
          <w:rFonts w:ascii="Fb Fontext" w:hAnsi="Fb Fontext" w:hint="cs"/>
          <w:sz w:val="32"/>
          <w:rtl/>
        </w:rPr>
        <w:t>חי</w:t>
      </w:r>
      <w:r w:rsidRPr="00C35A2C">
        <w:rPr>
          <w:rFonts w:ascii="Fb Fontext" w:hAnsi="Fb Fontext"/>
          <w:sz w:val="32"/>
          <w:rtl/>
        </w:rPr>
        <w:t xml:space="preserve"> וכתב </w:t>
      </w:r>
      <w:r w:rsidR="00224038">
        <w:rPr>
          <w:rStyle w:val="affff8"/>
          <w:rtl/>
        </w:rPr>
        <w:t>וַיָּמָת שָׁם מֹשֶׁ</w:t>
      </w:r>
      <w:r w:rsidRPr="00632AC2">
        <w:rPr>
          <w:rStyle w:val="affff8"/>
          <w:rtl/>
        </w:rPr>
        <w:t>ה</w:t>
      </w:r>
      <w:r>
        <w:rPr>
          <w:rFonts w:ascii="Fb Fontext" w:hAnsi="Fb Fontext"/>
          <w:sz w:val="32"/>
          <w:rtl/>
        </w:rPr>
        <w:t xml:space="preserve">? אלא, עד כאן כתב משה, מכאן ואילך כתב יהושע, דברי </w:t>
      </w:r>
      <w:r>
        <w:rPr>
          <w:rStyle w:val="affffe"/>
          <w:rFonts w:ascii="Fb Fontext" w:hAnsi="Fb Fontext"/>
          <w:sz w:val="32"/>
          <w:rtl/>
          <w:rPrChange w:id="9083" w:author="מנוע אמוראים" w:date="2026-10-05T16:41:09Z">
            <w:rPr>
              <w:rFonts w:ascii="Fb Fontext" w:hAnsi="Fb Fontext"/>
              <w:sz w:val="32"/>
              <w:rtl/>
            </w:rPr>
          </w:rPrChange>
        </w:rPr>
        <w:t xml:space="preserve">ר"י</w:t>
      </w:r>
      <w:r>
        <w:rPr>
          <w:rFonts w:ascii="Fb Fontext" w:hAnsi="Fb Fontext"/>
          <w:sz w:val="32"/>
          <w:rtl/>
        </w:rPr>
        <w:t xml:space="preserve"> </w:t>
      </w:r>
      <w:r>
        <w:rPr>
          <w:rFonts w:ascii="Fb Fontext" w:hAnsi="Fb Fontext" w:hint="cs"/>
          <w:sz w:val="32"/>
          <w:rtl/>
        </w:rPr>
        <w:t xml:space="preserve">[</w:t>
      </w:r>
      <w:r>
        <w:rPr>
          <w:rStyle w:val="affffe"/>
          <w:rFonts w:ascii="Fb Fontext" w:hAnsi="Fb Fontext" w:hint="cs"/>
          <w:sz w:val="32"/>
          <w:rtl/>
          <w:rPrChange w:id="9084" w:author="מנוע אמוראים" w:date="2026-10-05T16:41:09Z">
            <w:rPr>
              <w:rFonts w:ascii="Fb Fontext" w:hAnsi="Fb Fontext" w:hint="cs"/>
              <w:sz w:val="32"/>
              <w:rtl/>
            </w:rPr>
          </w:rPrChange>
        </w:rPr>
        <w:t xml:space="preserve">ר</w:t>
      </w:r>
      <w:r>
        <w:rPr>
          <w:rStyle w:val="affffe"/>
          <w:rFonts w:ascii="Fb Fontext" w:hAnsi="Fb Fontext"/>
          <w:sz w:val="32"/>
          <w:rtl/>
          <w:rPrChange w:id="9085" w:author="מנוע אמוראים" w:date="2026-10-05T16:41:09Z">
            <w:rPr>
              <w:rFonts w:ascii="Fb Fontext" w:hAnsi="Fb Fontext"/>
              <w:sz w:val="32"/>
              <w:rtl/>
            </w:rPr>
          </w:rPrChange>
        </w:rPr>
        <w:t xml:space="preserve">"</w:t>
      </w:r>
      <w:r>
        <w:rPr>
          <w:rStyle w:val="affffe"/>
          <w:rFonts w:ascii="Fb Fontext" w:hAnsi="Fb Fontext" w:hint="cs"/>
          <w:sz w:val="32"/>
          <w:rtl/>
          <w:rPrChange w:id="9086" w:author="מנוע אמוראים" w:date="2026-10-05T16:41:09Z">
            <w:rPr>
              <w:rFonts w:ascii="Fb Fontext" w:hAnsi="Fb Fontext" w:hint="cs"/>
              <w:sz w:val="32"/>
              <w:rtl/>
            </w:rPr>
          </w:rPrChange>
        </w:rPr>
        <w:t xml:space="preserve">נ</w:t>
      </w:r>
      <w:r>
        <w:rPr>
          <w:rFonts w:ascii="Fb Fontext" w:hAnsi="Fb Fontext" w:hint="cs"/>
          <w:sz w:val="32"/>
          <w:rtl/>
        </w:rPr>
        <w:t xml:space="preserve">]</w:t>
      </w:r>
      <w:r w:rsidRPr="00C35A2C">
        <w:rPr>
          <w:rFonts w:ascii="Fb Fontext" w:hAnsi="Fb Fontext"/>
          <w:sz w:val="32"/>
          <w:rtl/>
        </w:rPr>
        <w:t>,</w:t>
      </w:r>
    </w:p>
    <w:p w14:paraId="58E87FEB" w14:textId="77777777" w:rsidR="005D7EE0" w:rsidRDefault="00AC0AF5" w:rsidP="005D7EE0">
      <w:pPr>
        <w:pStyle w:val="36"/>
        <w:framePr w:wrap="notBeside"/>
        <w:rPr>
          <w:rtl/>
        </w:rPr>
      </w:pPr>
      <w:r w:rsidRPr="00C35A2C">
        <w:rPr>
          <w:rtl/>
        </w:rPr>
        <w:t>א"ל ר"ש:</w:t>
      </w:r>
    </w:p>
    <w:p w14:paraId="2F7B1345" w14:textId="4BFCA496" w:rsidR="00AC0AF5" w:rsidRPr="00572F4D" w:rsidRDefault="00AC0AF5" w:rsidP="00AC0AF5">
      <w:pPr>
        <w:rPr>
          <w:rStyle w:val="affff8"/>
          <w:rtl/>
        </w:rPr>
      </w:pPr>
      <w:r w:rsidRPr="00C35A2C">
        <w:rPr>
          <w:rFonts w:ascii="Fb Fontext" w:hAnsi="Fb Fontext"/>
          <w:sz w:val="32"/>
          <w:rtl/>
        </w:rPr>
        <w:t xml:space="preserve">אפשר ס"ת חסר אות אחת? </w:t>
      </w:r>
      <w:r w:rsidRPr="005D7EE0">
        <w:rPr>
          <w:rStyle w:val="affffe"/>
          <w:rtl/>
        </w:rPr>
        <w:t>וכתיב:</w:t>
      </w:r>
      <w:r w:rsidRPr="00C35A2C">
        <w:rPr>
          <w:rFonts w:ascii="Fb Fontext" w:hAnsi="Fb Fontext"/>
          <w:sz w:val="32"/>
          <w:rtl/>
        </w:rPr>
        <w:t xml:space="preserve"> </w:t>
      </w:r>
      <w:r w:rsidRPr="00F10693">
        <w:rPr>
          <w:rFonts w:hint="cs"/>
          <w:rtl/>
        </w:rPr>
        <w:t>'</w:t>
      </w:r>
      <w:r w:rsidRPr="00F10693">
        <w:rPr>
          <w:rtl/>
        </w:rPr>
        <w:t>ל</w:t>
      </w:r>
      <w:r w:rsidRPr="00572F4D">
        <w:rPr>
          <w:rStyle w:val="affff8"/>
          <w:rtl/>
        </w:rPr>
        <w:t>קוח את ספר התורה הזה</w:t>
      </w:r>
      <w:r w:rsidRPr="00F10693">
        <w:rPr>
          <w:rFonts w:hint="cs"/>
          <w:rtl/>
        </w:rPr>
        <w:t>'</w:t>
      </w:r>
      <w:r w:rsidRPr="00F10693">
        <w:rPr>
          <w:rtl/>
        </w:rPr>
        <w:t>!</w:t>
      </w:r>
    </w:p>
    <w:p w14:paraId="34C6D811" w14:textId="54B434D6" w:rsidR="00AC0AF5" w:rsidRPr="00C35A2C" w:rsidRDefault="00AC0AF5" w:rsidP="005D7EE0">
      <w:pPr>
        <w:rPr>
          <w:rFonts w:ascii="Fb Fontext" w:hAnsi="Fb Fontext" w:cs="Guttman Vilna"/>
          <w:b/>
          <w:bCs/>
          <w:sz w:val="32"/>
          <w:rtl/>
        </w:rPr>
      </w:pPr>
      <w:r w:rsidRPr="00C35A2C">
        <w:rPr>
          <w:rFonts w:ascii="Fb Fontext" w:hAnsi="Fb Fontext"/>
          <w:sz w:val="32"/>
          <w:rtl/>
        </w:rPr>
        <w:t>אלא, עד כאן הקב"ה אומר ומשה אומר וכותב, מכאן ואילך הקב"ה אומר ומשה כותב בדמע,</w:t>
      </w:r>
      <w:r w:rsidR="005D7EE0">
        <w:rPr>
          <w:rFonts w:ascii="Fb Fontext" w:hAnsi="Fb Fontext" w:hint="cs"/>
          <w:sz w:val="32"/>
          <w:rtl/>
        </w:rPr>
        <w:t xml:space="preserve"> </w:t>
      </w:r>
      <w:r w:rsidRPr="005D7EE0">
        <w:rPr>
          <w:rStyle w:val="affffe"/>
          <w:rtl/>
        </w:rPr>
        <w:t>כמו שנא</w:t>
      </w:r>
      <w:r w:rsidRPr="00F10693">
        <w:rPr>
          <w:rFonts w:hint="cs"/>
          <w:rtl/>
        </w:rPr>
        <w:t>'</w:t>
      </w:r>
      <w:r w:rsidRPr="00F10693">
        <w:rPr>
          <w:rtl/>
        </w:rPr>
        <w:t>:</w:t>
      </w:r>
      <w:r w:rsidRPr="00577F86">
        <w:rPr>
          <w:rStyle w:val="affff8"/>
          <w:rFonts w:hint="cs"/>
          <w:rtl/>
        </w:rPr>
        <w:t xml:space="preserve"> </w:t>
      </w:r>
      <w:r w:rsidRPr="00F10693">
        <w:rPr>
          <w:rtl/>
        </w:rPr>
        <w:t>'ו</w:t>
      </w:r>
      <w:r w:rsidRPr="00577F86">
        <w:rPr>
          <w:rStyle w:val="affff8"/>
          <w:rtl/>
        </w:rPr>
        <w:t>יאמר להם ברוך מפיו יקרא אלי את כל הדברים האלה ואני כותב על הספר בדיו</w:t>
      </w:r>
      <w:r w:rsidRPr="00F10693">
        <w:rPr>
          <w:rFonts w:hint="cs"/>
          <w:rtl/>
        </w:rPr>
        <w:t>'</w:t>
      </w:r>
      <w:r w:rsidRPr="00F10693">
        <w:rPr>
          <w:rtl/>
        </w:rPr>
        <w:t>.</w:t>
      </w:r>
    </w:p>
    <w:p w14:paraId="73BDFD7B" w14:textId="5894FE6E" w:rsidR="005D7EE0" w:rsidRDefault="00D235B9" w:rsidP="005D7EE0">
      <w:pPr>
        <w:pStyle w:val="36"/>
        <w:framePr w:wrap="notBeside"/>
        <w:rPr>
          <w:rtl/>
        </w:rPr>
      </w:pPr>
      <w:r>
        <w:rPr>
          <w:rFonts w:hint="cs"/>
          <w:rtl/>
        </w:rPr>
        <w:t>ו</w:t>
      </w:r>
      <w:r w:rsidR="00AC0AF5" w:rsidRPr="00C35A2C">
        <w:rPr>
          <w:rFonts w:hint="cs"/>
          <w:rtl/>
        </w:rPr>
        <w:t>הך דרב</w:t>
      </w:r>
      <w:r w:rsidR="00AC0AF5" w:rsidRPr="00C35A2C">
        <w:rPr>
          <w:rtl/>
        </w:rPr>
        <w:t>:</w:t>
      </w:r>
    </w:p>
    <w:p w14:paraId="4B5BDA0B" w14:textId="0E3AFAD3" w:rsidR="00AC0AF5" w:rsidRPr="00C35A2C" w:rsidRDefault="00AC0AF5" w:rsidP="00AC0AF5">
      <w:pPr>
        <w:rPr>
          <w:rFonts w:ascii="Fb Fontext" w:hAnsi="Fb Fontext" w:cs="Guttman Vilna"/>
          <w:b/>
          <w:bCs/>
          <w:rtl/>
        </w:rPr>
      </w:pPr>
      <w:r w:rsidRPr="00C35A2C">
        <w:rPr>
          <w:rFonts w:ascii="Fb Fontext" w:hAnsi="Fb Fontext" w:hint="cs"/>
          <w:rtl/>
        </w:rPr>
        <w:t>ד</w:t>
      </w:r>
      <w:r w:rsidRPr="00C35A2C">
        <w:rPr>
          <w:rFonts w:ascii="Fb Fontext" w:hAnsi="Fb Fontext"/>
          <w:rtl/>
        </w:rPr>
        <w:t>שמונה פסוקים שבתורה יחיד קורא</w:t>
      </w:r>
      <w:r w:rsidR="00D235B9">
        <w:rPr>
          <w:rFonts w:ascii="Fb Fontext" w:hAnsi="Fb Fontext" w:hint="cs"/>
          <w:rtl/>
        </w:rPr>
        <w:t xml:space="preserve">ן- </w:t>
      </w:r>
      <w:r w:rsidRPr="00C35A2C">
        <w:rPr>
          <w:rFonts w:ascii="Fb Fontext" w:hAnsi="Fb Fontext"/>
          <w:rtl/>
        </w:rPr>
        <w:t>הואיל ואשתנו אשתנו.</w:t>
      </w:r>
    </w:p>
    <w:p w14:paraId="056B2E28" w14:textId="77777777" w:rsidR="005D7EE0" w:rsidRDefault="00AC0AF5" w:rsidP="005D7EE0">
      <w:pPr>
        <w:pStyle w:val="36"/>
        <w:framePr w:wrap="notBeside"/>
        <w:rPr>
          <w:rtl/>
        </w:rPr>
      </w:pPr>
      <w:r w:rsidRPr="006765C4">
        <w:rPr>
          <w:rtl/>
        </w:rPr>
        <w:t>•</w:t>
      </w:r>
    </w:p>
    <w:p w14:paraId="1DC8B7FB" w14:textId="1BF922D7" w:rsidR="00AC0AF5" w:rsidRPr="005D7EE0" w:rsidRDefault="00AC0AF5" w:rsidP="00AC0AF5">
      <w:pPr>
        <w:rPr>
          <w:rtl/>
        </w:rPr>
      </w:pPr>
      <w:r w:rsidRPr="006765C4">
        <w:rPr>
          <w:rStyle w:val="afff8"/>
          <w:spacing w:val="-4"/>
          <w:rtl/>
        </w:rPr>
        <w:t>יהושע כתב ספרו.</w:t>
      </w:r>
      <w:r w:rsidRPr="006765C4">
        <w:rPr>
          <w:rStyle w:val="afff8"/>
          <w:rFonts w:hint="cs"/>
          <w:spacing w:val="-4"/>
          <w:rtl/>
        </w:rPr>
        <w:t xml:space="preserve"> </w:t>
      </w:r>
      <w:r w:rsidRPr="006765C4">
        <w:rPr>
          <w:rFonts w:ascii="Fb Fontext" w:hAnsi="Fb Fontext" w:hint="cs"/>
          <w:spacing w:val="-4"/>
          <w:sz w:val="32"/>
          <w:rtl/>
        </w:rPr>
        <w:t xml:space="preserve"> </w:t>
      </w:r>
      <w:r w:rsidRPr="005D7EE0">
        <w:rPr>
          <w:rStyle w:val="affffe"/>
          <w:rFonts w:hint="cs"/>
          <w:rtl/>
        </w:rPr>
        <w:t xml:space="preserve">והך </w:t>
      </w:r>
      <w:r w:rsidRPr="005D7EE0">
        <w:rPr>
          <w:rStyle w:val="affff8"/>
          <w:rFonts w:hint="cs"/>
          <w:rtl/>
        </w:rPr>
        <w:t>ד</w:t>
      </w:r>
      <w:r w:rsidRPr="00F10693">
        <w:rPr>
          <w:rFonts w:hint="cs"/>
          <w:rtl/>
        </w:rPr>
        <w:t>'</w:t>
      </w:r>
      <w:r w:rsidR="00224038">
        <w:rPr>
          <w:rtl/>
        </w:rPr>
        <w:t>וַ</w:t>
      </w:r>
      <w:r w:rsidR="00224038">
        <w:rPr>
          <w:rStyle w:val="affff8"/>
          <w:rtl/>
        </w:rPr>
        <w:t>יָּמָת יְהוֹשֻׁעַ</w:t>
      </w:r>
      <w:r w:rsidRPr="005D7EE0">
        <w:rPr>
          <w:rStyle w:val="affff8"/>
          <w:rtl/>
        </w:rPr>
        <w:t xml:space="preserve"> </w:t>
      </w:r>
      <w:r w:rsidR="00224038">
        <w:rPr>
          <w:rStyle w:val="affff8"/>
          <w:rtl/>
        </w:rPr>
        <w:t>בִּן נוּן עֶבֶ</w:t>
      </w:r>
      <w:r w:rsidRPr="005D7EE0">
        <w:rPr>
          <w:rStyle w:val="affff8"/>
          <w:rtl/>
        </w:rPr>
        <w:t>ד ה</w:t>
      </w:r>
      <w:r w:rsidRPr="00F10693">
        <w:rPr>
          <w:rtl/>
        </w:rPr>
        <w:t>'!</w:t>
      </w:r>
      <w:r w:rsidRPr="006765C4">
        <w:rPr>
          <w:rFonts w:ascii="Fb Fontext" w:hAnsi="Fb Fontext"/>
          <w:spacing w:val="-4"/>
          <w:sz w:val="32"/>
          <w:rtl/>
        </w:rPr>
        <w:t xml:space="preserve"> </w:t>
      </w:r>
      <w:r w:rsidRPr="005D7EE0">
        <w:rPr>
          <w:rtl/>
        </w:rPr>
        <w:t>דאלעזר</w:t>
      </w:r>
      <w:r w:rsidRPr="005D7EE0">
        <w:rPr>
          <w:rFonts w:hint="cs"/>
          <w:rtl/>
        </w:rPr>
        <w:t xml:space="preserve"> סיימו</w:t>
      </w:r>
      <w:r w:rsidRPr="005D7EE0">
        <w:rPr>
          <w:rtl/>
        </w:rPr>
        <w:t>.</w:t>
      </w:r>
      <w:r w:rsidRPr="005D7EE0">
        <w:rPr>
          <w:rFonts w:hint="cs"/>
          <w:rtl/>
        </w:rPr>
        <w:t xml:space="preserve"> והך ד</w:t>
      </w:r>
      <w:r w:rsidRPr="00D235B9">
        <w:rPr>
          <w:rStyle w:val="affff8"/>
          <w:rFonts w:hint="cs"/>
          <w:rtl/>
        </w:rPr>
        <w:t>ואלעזר מת</w:t>
      </w:r>
      <w:r w:rsidRPr="005D7EE0">
        <w:rPr>
          <w:rFonts w:hint="cs"/>
          <w:rtl/>
        </w:rPr>
        <w:t xml:space="preserve"> </w:t>
      </w:r>
      <w:r w:rsidR="00D235B9">
        <w:rPr>
          <w:rFonts w:hint="cs"/>
          <w:rtl/>
        </w:rPr>
        <w:t xml:space="preserve">- </w:t>
      </w:r>
      <w:r w:rsidRPr="005D7EE0">
        <w:rPr>
          <w:rFonts w:hint="cs"/>
          <w:rtl/>
        </w:rPr>
        <w:t>דפנחס סיימו</w:t>
      </w:r>
    </w:p>
    <w:p w14:paraId="0DB9A23E" w14:textId="77777777" w:rsidR="005D7EE0" w:rsidRDefault="00AC0AF5" w:rsidP="005D7EE0">
      <w:pPr>
        <w:pStyle w:val="36"/>
        <w:framePr w:wrap="notBeside"/>
        <w:rPr>
          <w:rtl/>
        </w:rPr>
      </w:pPr>
      <w:r w:rsidRPr="00C35A2C">
        <w:rPr>
          <w:rtl/>
        </w:rPr>
        <w:t>•</w:t>
      </w:r>
    </w:p>
    <w:p w14:paraId="3846E5CF" w14:textId="56B1EDB1" w:rsidR="00AC0AF5" w:rsidRPr="00C35A2C" w:rsidRDefault="00AC0AF5" w:rsidP="00AC0AF5">
      <w:pPr>
        <w:rPr>
          <w:rFonts w:ascii="Fb Fontext" w:hAnsi="Fb Fontext"/>
          <w:rtl/>
        </w:rPr>
      </w:pPr>
      <w:r w:rsidRPr="00C35A2C">
        <w:rPr>
          <w:rStyle w:val="afff8"/>
          <w:rtl/>
        </w:rPr>
        <w:t>שמואל כתב ספרו</w:t>
      </w:r>
      <w:r w:rsidRPr="00C35A2C">
        <w:rPr>
          <w:rFonts w:ascii="Fb Fontext" w:hAnsi="Fb Fontext"/>
          <w:rtl/>
        </w:rPr>
        <w:t>.</w:t>
      </w:r>
      <w:r w:rsidRPr="00C35A2C">
        <w:rPr>
          <w:rFonts w:ascii="Fb Fontext" w:hAnsi="Fb Fontext" w:hint="cs"/>
          <w:rtl/>
        </w:rPr>
        <w:t xml:space="preserve"> </w:t>
      </w:r>
      <w:r w:rsidRPr="005D7EE0">
        <w:rPr>
          <w:rStyle w:val="affffe"/>
          <w:rFonts w:hint="cs"/>
          <w:rtl/>
        </w:rPr>
        <w:t>והך</w:t>
      </w:r>
      <w:r w:rsidRPr="00C35A2C">
        <w:rPr>
          <w:rFonts w:ascii="Fb Fontext" w:hAnsi="Fb Fontext" w:hint="cs"/>
          <w:rtl/>
        </w:rPr>
        <w:t xml:space="preserve"> ד</w:t>
      </w:r>
      <w:r w:rsidRPr="00D235B9">
        <w:rPr>
          <w:rStyle w:val="affff8"/>
          <w:rtl/>
        </w:rPr>
        <w:t>שמואל מת</w:t>
      </w:r>
      <w:r w:rsidRPr="00C35A2C">
        <w:rPr>
          <w:rFonts w:ascii="Fb Fontext" w:hAnsi="Fb Fontext" w:hint="cs"/>
          <w:rtl/>
        </w:rPr>
        <w:t xml:space="preserve"> - </w:t>
      </w:r>
      <w:r w:rsidRPr="00C35A2C">
        <w:rPr>
          <w:rFonts w:ascii="Fb Fontext" w:hAnsi="Fb Fontext"/>
          <w:rtl/>
        </w:rPr>
        <w:t>גד החוזה ונתן הנביא</w:t>
      </w:r>
      <w:r w:rsidRPr="00C35A2C">
        <w:rPr>
          <w:rFonts w:ascii="Fb Fontext" w:hAnsi="Fb Fontext" w:hint="cs"/>
          <w:rtl/>
        </w:rPr>
        <w:t xml:space="preserve"> סיימו</w:t>
      </w:r>
      <w:r w:rsidRPr="00C35A2C">
        <w:rPr>
          <w:rFonts w:ascii="Fb Fontext" w:hAnsi="Fb Fontext"/>
          <w:rtl/>
        </w:rPr>
        <w:t>.</w:t>
      </w:r>
    </w:p>
    <w:p w14:paraId="70A0A936" w14:textId="77777777" w:rsidR="005D7EE0" w:rsidRDefault="00AC0AF5" w:rsidP="005D7EE0">
      <w:pPr>
        <w:pStyle w:val="36"/>
        <w:framePr w:wrap="notBeside"/>
        <w:rPr>
          <w:rtl/>
        </w:rPr>
      </w:pPr>
      <w:r w:rsidRPr="00C35A2C">
        <w:rPr>
          <w:rtl/>
        </w:rPr>
        <w:t>•</w:t>
      </w:r>
    </w:p>
    <w:p w14:paraId="12EB16EF" w14:textId="46B8A578" w:rsidR="00AC0AF5" w:rsidRPr="00C35A2C" w:rsidRDefault="00AC0AF5" w:rsidP="00AC0AF5">
      <w:pPr>
        <w:rPr>
          <w:rFonts w:ascii="Fb Fontext" w:hAnsi="Fb Fontext"/>
          <w:rtl/>
        </w:rPr>
      </w:pPr>
      <w:r w:rsidRPr="00C35A2C">
        <w:rPr>
          <w:rStyle w:val="afff8"/>
          <w:rtl/>
        </w:rPr>
        <w:t>דוד כתב ספר תהלים</w:t>
      </w:r>
      <w:r w:rsidRPr="00C35A2C">
        <w:rPr>
          <w:rFonts w:ascii="Fb Fontext" w:hAnsi="Fb Fontext"/>
          <w:rtl/>
        </w:rPr>
        <w:t xml:space="preserve"> על ידי עשרה זקנים.</w:t>
      </w:r>
      <w:r w:rsidRPr="00C35A2C">
        <w:rPr>
          <w:rFonts w:ascii="Fb Fontext" w:hAnsi="Fb Fontext" w:hint="cs"/>
          <w:rtl/>
        </w:rPr>
        <w:t xml:space="preserve"> ואיתן האזרחי זה אברהם [מי העיר </w:t>
      </w:r>
      <w:r w:rsidRPr="00C35A2C">
        <w:rPr>
          <w:rStyle w:val="afff8"/>
          <w:rFonts w:hint="cs"/>
          <w:rtl/>
        </w:rPr>
        <w:t>ממזרח</w:t>
      </w:r>
      <w:r w:rsidRPr="00C35A2C">
        <w:rPr>
          <w:rFonts w:ascii="Fb Fontext" w:hAnsi="Fb Fontext" w:hint="cs"/>
          <w:rtl/>
        </w:rPr>
        <w:t xml:space="preserve"> צדק]</w:t>
      </w:r>
    </w:p>
    <w:p w14:paraId="5FDB9568" w14:textId="6F0DD6AE" w:rsidR="00AC0AF5" w:rsidRPr="00C35A2C" w:rsidRDefault="005D7EE0" w:rsidP="005D7EE0">
      <w:pPr>
        <w:pStyle w:val="afffff"/>
        <w:rPr>
          <w:rFonts w:cs="Guttman Vilna"/>
          <w:b/>
          <w:bCs/>
          <w:rtl/>
        </w:rPr>
      </w:pPr>
      <w:r>
        <w:rPr>
          <w:rFonts w:hint="cs"/>
          <w:rtl/>
        </w:rPr>
        <w:t xml:space="preserve">והך </w:t>
      </w:r>
      <w:r w:rsidR="00AC0AF5" w:rsidRPr="00C35A2C">
        <w:rPr>
          <w:rFonts w:hint="cs"/>
          <w:rtl/>
        </w:rPr>
        <w:t xml:space="preserve">דמשה הוא הימן דבכל ביתי נאמן - </w:t>
      </w:r>
      <w:r w:rsidR="00AC0AF5" w:rsidRPr="00C35A2C">
        <w:rPr>
          <w:rtl/>
        </w:rPr>
        <w:t>תרי הימן הוו.</w:t>
      </w:r>
    </w:p>
    <w:p w14:paraId="1893A448" w14:textId="77777777" w:rsidR="005D7EE0" w:rsidRDefault="00AC0AF5" w:rsidP="005D7EE0">
      <w:pPr>
        <w:pStyle w:val="36"/>
        <w:framePr w:wrap="notBeside"/>
        <w:rPr>
          <w:sz w:val="32"/>
          <w:rtl/>
        </w:rPr>
      </w:pPr>
      <w:r w:rsidRPr="00C35A2C">
        <w:rPr>
          <w:rtl/>
        </w:rPr>
        <w:t>•</w:t>
      </w:r>
    </w:p>
    <w:p w14:paraId="05FF94AC" w14:textId="38ECE2F3" w:rsidR="00AC0AF5" w:rsidRPr="00C35A2C" w:rsidRDefault="00AC0AF5" w:rsidP="00AC0AF5">
      <w:pPr>
        <w:rPr>
          <w:rFonts w:ascii="Fb Fontext" w:hAnsi="Fb Fontext"/>
          <w:rtl/>
        </w:rPr>
      </w:pPr>
      <w:r w:rsidRPr="00C35A2C">
        <w:rPr>
          <w:rStyle w:val="afff8"/>
          <w:rtl/>
        </w:rPr>
        <w:t>משה כתב ספרו ופרשת בלעם ואיוב.</w:t>
      </w:r>
      <w:r w:rsidRPr="00C35A2C">
        <w:rPr>
          <w:rStyle w:val="afff8"/>
          <w:rFonts w:hint="cs"/>
          <w:rtl/>
        </w:rPr>
        <w:t xml:space="preserve"> </w:t>
      </w:r>
      <w:r w:rsidR="005D7EE0" w:rsidRPr="005D7EE0">
        <w:rPr>
          <w:rStyle w:val="affffe"/>
          <w:rFonts w:hint="cs"/>
          <w:rtl/>
        </w:rPr>
        <w:t>כ</w:t>
      </w:r>
      <w:r w:rsidRPr="005D7EE0">
        <w:rPr>
          <w:rStyle w:val="affffe"/>
          <w:rFonts w:hint="cs"/>
          <w:rtl/>
        </w:rPr>
        <w:t>רלב</w:t>
      </w:r>
      <w:r w:rsidRPr="005D7EE0">
        <w:rPr>
          <w:rStyle w:val="affffe"/>
          <w:rtl/>
        </w:rPr>
        <w:t>"</w:t>
      </w:r>
      <w:r w:rsidRPr="005D7EE0">
        <w:rPr>
          <w:rStyle w:val="affffe"/>
          <w:rFonts w:hint="cs"/>
          <w:rtl/>
        </w:rPr>
        <w:t>ל</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איוב בימי משה היה,</w:t>
      </w:r>
    </w:p>
    <w:p w14:paraId="38F72E73" w14:textId="49BC54E3" w:rsidR="00AC0AF5" w:rsidRDefault="00AC0AF5" w:rsidP="00AC0AF5">
      <w:pPr>
        <w:rPr>
          <w:rFonts w:ascii="Fb Fontext" w:hAnsi="Fb Fontext"/>
          <w:rtl/>
        </w:rPr>
      </w:pPr>
      <w:r w:rsidRPr="00F10693">
        <w:rPr>
          <w:rFonts w:hint="cs"/>
          <w:rtl/>
        </w:rPr>
        <w:t>'ד</w:t>
      </w:r>
      <w:r w:rsidR="00224038">
        <w:rPr>
          <w:rStyle w:val="affff8"/>
          <w:rtl/>
        </w:rPr>
        <w:t>מִי יִתֵּן בַּסֵּפֶר וְיֻחָקוּ</w:t>
      </w:r>
      <w:r w:rsidRPr="00F10693">
        <w:rPr>
          <w:rFonts w:hint="cs"/>
          <w:rtl/>
        </w:rPr>
        <w:t xml:space="preserve">' </w:t>
      </w:r>
      <w:r w:rsidRPr="00C35A2C">
        <w:rPr>
          <w:rFonts w:ascii="Fb Fontext" w:hAnsi="Fb Fontext" w:hint="cs"/>
          <w:rtl/>
        </w:rPr>
        <w:t xml:space="preserve">ומשה הוא דאיקרי מחוקק </w:t>
      </w:r>
      <w:r w:rsidRPr="00632AC2">
        <w:rPr>
          <w:rStyle w:val="affff8"/>
          <w:rFonts w:hint="cs"/>
          <w:rtl/>
        </w:rPr>
        <w:t>ד</w:t>
      </w:r>
      <w:r w:rsidRPr="00F10693">
        <w:rPr>
          <w:rFonts w:hint="cs"/>
          <w:rtl/>
        </w:rPr>
        <w:t>'ו</w:t>
      </w:r>
      <w:r w:rsidRPr="00632AC2">
        <w:rPr>
          <w:rStyle w:val="affff8"/>
          <w:rFonts w:hint="cs"/>
          <w:rtl/>
        </w:rPr>
        <w:t>ירא ראשית לו כי שם חלקת מחוקק ספון</w:t>
      </w:r>
      <w:r w:rsidRPr="00F10693">
        <w:rPr>
          <w:rtl/>
        </w:rPr>
        <w:t>'</w:t>
      </w:r>
      <w:r w:rsidRPr="00F10693">
        <w:rPr>
          <w:rFonts w:hint="cs"/>
          <w:rtl/>
        </w:rPr>
        <w:t>,</w:t>
      </w:r>
    </w:p>
    <w:p w14:paraId="7DBDD2CE" w14:textId="77777777" w:rsidR="00AC0AF5" w:rsidRDefault="00AC0AF5" w:rsidP="00AC0AF5">
      <w:pPr>
        <w:rPr>
          <w:rFonts w:ascii="Fb Fontext" w:hAnsi="Fb Fontext"/>
          <w:rtl/>
        </w:rPr>
      </w:pPr>
      <w:r w:rsidRPr="00C35A2C">
        <w:rPr>
          <w:rFonts w:ascii="Fb Fontext" w:hAnsi="Fb Fontext" w:hint="cs"/>
          <w:rtl/>
        </w:rPr>
        <w:t xml:space="preserve">ולא </w:t>
      </w:r>
      <w:r w:rsidRPr="0087545A">
        <w:rPr>
          <w:rStyle w:val="affff8"/>
          <w:rFonts w:hint="cs"/>
          <w:rtl/>
        </w:rPr>
        <w:t>מ</w:t>
      </w:r>
      <w:r w:rsidRPr="00F10693">
        <w:rPr>
          <w:rFonts w:hint="cs"/>
          <w:rtl/>
        </w:rPr>
        <w:t>'א</w:t>
      </w:r>
      <w:r w:rsidRPr="0087545A">
        <w:rPr>
          <w:rStyle w:val="affff8"/>
          <w:rFonts w:hint="cs"/>
          <w:rtl/>
        </w:rPr>
        <w:t>יפה</w:t>
      </w:r>
      <w:r w:rsidRPr="00F10693">
        <w:rPr>
          <w:rFonts w:hint="cs"/>
          <w:rtl/>
        </w:rPr>
        <w:t xml:space="preserve">' </w:t>
      </w:r>
      <w:r w:rsidRPr="00C35A2C">
        <w:rPr>
          <w:rFonts w:ascii="Fb Fontext" w:hAnsi="Fb Fontext" w:hint="cs"/>
          <w:rtl/>
        </w:rPr>
        <w:t xml:space="preserve">דהא גם יצחק </w:t>
      </w:r>
      <w:r w:rsidRPr="00632AC2">
        <w:rPr>
          <w:rStyle w:val="affff8"/>
          <w:rFonts w:hint="cs"/>
          <w:rtl/>
        </w:rPr>
        <w:t>מי אפוא הוא וגו</w:t>
      </w:r>
      <w:r w:rsidRPr="00F10693">
        <w:rPr>
          <w:rFonts w:hint="cs"/>
          <w:rtl/>
        </w:rPr>
        <w:t>',</w:t>
      </w:r>
      <w:r w:rsidRPr="00C35A2C">
        <w:rPr>
          <w:rFonts w:ascii="Fb Fontext" w:hAnsi="Fb Fontext" w:hint="cs"/>
          <w:rtl/>
        </w:rPr>
        <w:t xml:space="preserve"> וגם יעקב ד</w:t>
      </w:r>
      <w:r w:rsidRPr="00632AC2">
        <w:rPr>
          <w:rStyle w:val="affff8"/>
          <w:rFonts w:hint="cs"/>
          <w:rtl/>
        </w:rPr>
        <w:t>אפוא זאת עשו,</w:t>
      </w:r>
      <w:r w:rsidRPr="00C35A2C">
        <w:rPr>
          <w:rFonts w:ascii="Fb Fontext" w:hAnsi="Fb Fontext" w:hint="cs"/>
          <w:rtl/>
        </w:rPr>
        <w:t xml:space="preserve"> וגם יוסף </w:t>
      </w:r>
      <w:r w:rsidRPr="00632AC2">
        <w:rPr>
          <w:rStyle w:val="affff8"/>
          <w:rFonts w:hint="cs"/>
          <w:rtl/>
        </w:rPr>
        <w:t>איפה הם רועים</w:t>
      </w:r>
      <w:r w:rsidRPr="00C35A2C">
        <w:rPr>
          <w:rFonts w:ascii="Fb Fontext" w:hAnsi="Fb Fontext" w:hint="cs"/>
          <w:rtl/>
        </w:rPr>
        <w:t>.</w:t>
      </w:r>
    </w:p>
    <w:p w14:paraId="4C69CC00" w14:textId="77777777" w:rsidR="005D7EE0" w:rsidRDefault="00AC0AF5" w:rsidP="005D7EE0">
      <w:pPr>
        <w:pStyle w:val="36"/>
        <w:framePr w:wrap="notBeside"/>
        <w:rPr>
          <w:rtl/>
        </w:rPr>
      </w:pPr>
      <w:r w:rsidRPr="00C35A2C">
        <w:rPr>
          <w:rtl/>
        </w:rPr>
        <w:t>רבא</w:t>
      </w:r>
      <w:r w:rsidRPr="00C35A2C">
        <w:rPr>
          <w:rFonts w:hint="cs"/>
          <w:rtl/>
        </w:rPr>
        <w:t>:</w:t>
      </w:r>
    </w:p>
    <w:p w14:paraId="0A76C796" w14:textId="36EBC2A6" w:rsidR="00AC0AF5" w:rsidRPr="00C35A2C" w:rsidRDefault="00AC0AF5" w:rsidP="00BC457C">
      <w:pPr>
        <w:spacing w:after="60"/>
        <w:rPr>
          <w:rFonts w:ascii="Fb Fontext" w:hAnsi="Fb Fontext" w:cs="Guttman Vilna"/>
          <w:b/>
          <w:bCs/>
          <w:rtl/>
        </w:rPr>
      </w:pPr>
      <w:r w:rsidRPr="00C35A2C">
        <w:rPr>
          <w:rFonts w:ascii="Fb Fontext" w:hAnsi="Fb Fontext"/>
          <w:sz w:val="32"/>
          <w:rtl/>
        </w:rPr>
        <w:t xml:space="preserve">איוב בימי מרגלים היה, </w:t>
      </w:r>
      <w:r w:rsidRPr="00577F86">
        <w:rPr>
          <w:rStyle w:val="affff8"/>
          <w:rFonts w:hint="cs"/>
          <w:rtl/>
        </w:rPr>
        <w:t>ד</w:t>
      </w:r>
      <w:r w:rsidRPr="00F10693">
        <w:rPr>
          <w:rFonts w:hint="cs"/>
          <w:rtl/>
        </w:rPr>
        <w:t>'</w:t>
      </w:r>
      <w:r w:rsidRPr="00F10693">
        <w:rPr>
          <w:rtl/>
        </w:rPr>
        <w:t>א</w:t>
      </w:r>
      <w:r w:rsidRPr="00577F86">
        <w:rPr>
          <w:rStyle w:val="affff8"/>
          <w:rtl/>
        </w:rPr>
        <w:t>יש היה בארץ עוץ איוב שמו</w:t>
      </w:r>
      <w:r w:rsidRPr="00F10693">
        <w:rPr>
          <w:rFonts w:hint="cs"/>
          <w:rtl/>
        </w:rPr>
        <w:t>'</w:t>
      </w:r>
      <w:r w:rsidRPr="00F10693">
        <w:rPr>
          <w:rtl/>
        </w:rPr>
        <w:t>,</w:t>
      </w:r>
      <w:r w:rsidRPr="00C35A2C">
        <w:rPr>
          <w:rFonts w:ascii="Fb Fontext" w:hAnsi="Fb Fontext"/>
          <w:sz w:val="32"/>
          <w:rtl/>
        </w:rPr>
        <w:t xml:space="preserve"> </w:t>
      </w:r>
      <w:r w:rsidRPr="005D7EE0">
        <w:rPr>
          <w:rStyle w:val="affffe"/>
          <w:rtl/>
        </w:rPr>
        <w:t>וכתיב התם:</w:t>
      </w:r>
      <w:r w:rsidRPr="00C35A2C">
        <w:rPr>
          <w:rFonts w:ascii="Fb Fontext" w:hAnsi="Fb Fontext"/>
          <w:sz w:val="32"/>
          <w:rtl/>
        </w:rPr>
        <w:t xml:space="preserve"> </w:t>
      </w:r>
      <w:r w:rsidRPr="00632AC2">
        <w:rPr>
          <w:rStyle w:val="affff8"/>
          <w:rtl/>
        </w:rPr>
        <w:t>היש בה עץ.</w:t>
      </w:r>
      <w:r w:rsidR="005D7EE0">
        <w:rPr>
          <w:rStyle w:val="affff8"/>
          <w:rFonts w:hint="cs"/>
          <w:rtl/>
        </w:rPr>
        <w:t xml:space="preserve">  </w:t>
      </w:r>
      <w:r w:rsidRPr="005D7EE0">
        <w:rPr>
          <w:rStyle w:val="affffe"/>
          <w:rFonts w:hint="cs"/>
          <w:rtl/>
        </w:rPr>
        <w:t>וה</w:t>
      </w:r>
      <w:r w:rsidRPr="005D7EE0">
        <w:rPr>
          <w:rStyle w:val="affffe"/>
          <w:rtl/>
        </w:rPr>
        <w:t>"</w:t>
      </w:r>
      <w:r w:rsidRPr="005D7EE0">
        <w:rPr>
          <w:rStyle w:val="affffe"/>
          <w:rFonts w:hint="cs"/>
          <w:rtl/>
        </w:rPr>
        <w:t>ק</w:t>
      </w:r>
      <w:r w:rsidRPr="005D7EE0">
        <w:rPr>
          <w:rStyle w:val="affffe"/>
          <w:rtl/>
        </w:rPr>
        <w:t xml:space="preserve"> משה לישראל:</w:t>
      </w:r>
      <w:r w:rsidRPr="00C35A2C">
        <w:rPr>
          <w:rFonts w:ascii="Fb Fontext" w:hAnsi="Fb Fontext"/>
          <w:rtl/>
        </w:rPr>
        <w:t xml:space="preserve"> ישנו לאותו אדם, ששנותיו ארוכות </w:t>
      </w:r>
      <w:r w:rsidRPr="00C35A2C">
        <w:rPr>
          <w:rStyle w:val="afff8"/>
          <w:rtl/>
        </w:rPr>
        <w:t>כעץ</w:t>
      </w:r>
      <w:r w:rsidRPr="00C35A2C">
        <w:rPr>
          <w:rFonts w:ascii="Fb Fontext" w:hAnsi="Fb Fontext"/>
          <w:rtl/>
        </w:rPr>
        <w:t xml:space="preserve"> ומגין על דורו </w:t>
      </w:r>
      <w:r w:rsidRPr="00C35A2C">
        <w:rPr>
          <w:rStyle w:val="afff8"/>
          <w:rtl/>
        </w:rPr>
        <w:t>כעץ</w:t>
      </w:r>
      <w:r w:rsidRPr="00C35A2C">
        <w:rPr>
          <w:rFonts w:ascii="Fb Fontext" w:hAnsi="Fb Fontext"/>
          <w:rtl/>
        </w:rPr>
        <w:t>.</w:t>
      </w:r>
    </w:p>
    <w:p w14:paraId="28330749" w14:textId="77777777" w:rsidR="005D7EE0" w:rsidRPr="00D235B9" w:rsidRDefault="00AC0AF5" w:rsidP="005D7EE0">
      <w:pPr>
        <w:pStyle w:val="36"/>
        <w:framePr w:wrap="notBeside"/>
        <w:rPr>
          <w:rtl/>
        </w:rPr>
      </w:pPr>
      <w:r w:rsidRPr="00D235B9">
        <w:rPr>
          <w:rFonts w:hint="cs"/>
          <w:rtl/>
        </w:rPr>
        <w:t>א.</w:t>
      </w:r>
    </w:p>
    <w:p w14:paraId="09D378F9" w14:textId="71033642" w:rsidR="00AC0AF5" w:rsidRPr="00C35A2C" w:rsidRDefault="00AC0AF5" w:rsidP="00AC0AF5">
      <w:pPr>
        <w:rPr>
          <w:rFonts w:ascii="Fb Fontext" w:hAnsi="Fb Fontext"/>
          <w:rtl/>
        </w:rPr>
      </w:pPr>
      <w:r w:rsidRPr="00BC457C">
        <w:rPr>
          <w:rStyle w:val="affffe"/>
          <w:rtl/>
        </w:rPr>
        <w:t>ההוא מרבנן לפני ר</w:t>
      </w:r>
      <w:r w:rsidRPr="00BC457C">
        <w:rPr>
          <w:rStyle w:val="affffe"/>
          <w:rFonts w:hint="cs"/>
          <w:rtl/>
        </w:rPr>
        <w:t>שב</w:t>
      </w:r>
      <w:r w:rsidRPr="00BC457C">
        <w:rPr>
          <w:rStyle w:val="affffe"/>
          <w:rtl/>
        </w:rPr>
        <w:t>"</w:t>
      </w:r>
      <w:r w:rsidRPr="00BC457C">
        <w:rPr>
          <w:rStyle w:val="affffe"/>
          <w:rFonts w:hint="cs"/>
          <w:rtl/>
        </w:rPr>
        <w:t>נ</w:t>
      </w:r>
      <w:r w:rsidRPr="00C35A2C">
        <w:rPr>
          <w:rFonts w:ascii="Fb Fontext" w:hAnsi="Fb Fontext"/>
          <w:sz w:val="32"/>
          <w:rtl/>
        </w:rPr>
        <w:t xml:space="preserve">: </w:t>
      </w:r>
      <w:r w:rsidRPr="0081371E">
        <w:rPr>
          <w:rStyle w:val="afff8"/>
          <w:rtl/>
        </w:rPr>
        <w:t>איוב לא היה ולא נברא אלא משל היה.</w:t>
      </w:r>
    </w:p>
    <w:p w14:paraId="46359F98" w14:textId="649E4244" w:rsidR="00AC0AF5" w:rsidRDefault="00BC457C" w:rsidP="00BC457C">
      <w:pPr>
        <w:rPr>
          <w:rFonts w:ascii="Fb Fontext" w:hAnsi="Fb Fontext"/>
          <w:rtl/>
        </w:rPr>
      </w:pPr>
      <w:r>
        <w:rPr>
          <w:rStyle w:val="affffe"/>
          <w:rFonts w:hint="cs"/>
          <w:rtl/>
        </w:rPr>
        <w:t>א</w:t>
      </w:r>
      <w:r w:rsidR="00F10693">
        <w:rPr>
          <w:rStyle w:val="affffe"/>
          <w:rtl/>
        </w:rPr>
        <w:t>"</w:t>
      </w:r>
      <w:r>
        <w:rPr>
          <w:rStyle w:val="affffe"/>
          <w:rFonts w:hint="cs"/>
          <w:rtl/>
        </w:rPr>
        <w:t xml:space="preserve">ל: </w:t>
      </w:r>
      <w:r w:rsidR="00AC0AF5" w:rsidRPr="00BC457C">
        <w:rPr>
          <w:rStyle w:val="affffe"/>
          <w:rtl/>
        </w:rPr>
        <w:t>עליך אמר קרא:</w:t>
      </w:r>
      <w:r w:rsidR="00AC0AF5" w:rsidRPr="00577F86">
        <w:rPr>
          <w:rStyle w:val="affff8"/>
          <w:rtl/>
        </w:rPr>
        <w:t xml:space="preserve"> </w:t>
      </w:r>
      <w:r w:rsidR="00AC0AF5" w:rsidRPr="00F10693">
        <w:rPr>
          <w:rFonts w:hint="cs"/>
          <w:rtl/>
        </w:rPr>
        <w:t>'</w:t>
      </w:r>
      <w:r w:rsidR="00224038">
        <w:rPr>
          <w:rtl/>
        </w:rPr>
        <w:t>אִ</w:t>
      </w:r>
      <w:r w:rsidR="00224038">
        <w:rPr>
          <w:rStyle w:val="affff8"/>
          <w:rtl/>
        </w:rPr>
        <w:t>ישׁ הָיָה בְאֶרֶץ עוּץ אִיּוֹב שְׁמוֹ</w:t>
      </w:r>
      <w:r w:rsidR="00AC0AF5" w:rsidRPr="00F10693">
        <w:rPr>
          <w:rFonts w:hint="cs"/>
          <w:rtl/>
        </w:rPr>
        <w:t>'</w:t>
      </w:r>
      <w:r w:rsidR="00AC0AF5" w:rsidRPr="00F10693">
        <w:rPr>
          <w:rtl/>
        </w:rPr>
        <w:t>.</w:t>
      </w:r>
      <w:r>
        <w:rPr>
          <w:rFonts w:ascii="Fb Fontext" w:hAnsi="Fb Fontext" w:hint="cs"/>
          <w:rtl/>
        </w:rPr>
        <w:t xml:space="preserve"> </w:t>
      </w:r>
      <w:r w:rsidR="00AC0AF5" w:rsidRPr="00BC457C">
        <w:rPr>
          <w:rStyle w:val="affffe"/>
          <w:rFonts w:hint="cs"/>
          <w:rtl/>
        </w:rPr>
        <w:t>והך</w:t>
      </w:r>
      <w:r w:rsidR="00AC0AF5" w:rsidRPr="00C35A2C">
        <w:rPr>
          <w:rFonts w:ascii="Fb Fontext" w:hAnsi="Fb Fontext" w:hint="cs"/>
          <w:rtl/>
        </w:rPr>
        <w:t xml:space="preserve"> ד</w:t>
      </w:r>
      <w:r w:rsidR="00AC0AF5" w:rsidRPr="0058432D">
        <w:rPr>
          <w:rStyle w:val="affff8"/>
          <w:rtl/>
        </w:rPr>
        <w:t>ולרש אין כל כי אם כבשה אחת קטנה אשר קנה ויחיה וגו</w:t>
      </w:r>
      <w:r w:rsidR="00AC0AF5" w:rsidRPr="00F10693">
        <w:rPr>
          <w:rtl/>
        </w:rPr>
        <w:t>',</w:t>
      </w:r>
      <w:r w:rsidR="00AC0AF5" w:rsidRPr="00C35A2C">
        <w:rPr>
          <w:rFonts w:ascii="Fb Fontext" w:hAnsi="Fb Fontext"/>
          <w:rtl/>
        </w:rPr>
        <w:t xml:space="preserve"> </w:t>
      </w:r>
      <w:r w:rsidR="00AC0AF5" w:rsidRPr="00C35A2C">
        <w:rPr>
          <w:rFonts w:ascii="Fb Fontext" w:hAnsi="Fb Fontext" w:hint="cs"/>
          <w:rtl/>
        </w:rPr>
        <w:t>-</w:t>
      </w:r>
      <w:r w:rsidR="00AC0AF5" w:rsidRPr="00C35A2C">
        <w:rPr>
          <w:rFonts w:ascii="Fb Fontext" w:hAnsi="Fb Fontext"/>
          <w:rtl/>
        </w:rPr>
        <w:t xml:space="preserve"> משל בעלמא,</w:t>
      </w:r>
    </w:p>
    <w:p w14:paraId="4E3DA03F" w14:textId="77777777" w:rsidR="00BC457C" w:rsidRPr="00F10693" w:rsidRDefault="00AC0AF5" w:rsidP="00BC457C">
      <w:pPr>
        <w:pStyle w:val="36"/>
        <w:framePr w:wrap="notBeside"/>
        <w:rPr>
          <w:rtl/>
        </w:rPr>
      </w:pPr>
      <w:r w:rsidRPr="00065E76">
        <w:rPr>
          <w:rtl/>
        </w:rPr>
        <w:t xml:space="preserve">- </w:t>
      </w:r>
      <w:r w:rsidRPr="00065E76">
        <w:rPr>
          <w:rFonts w:hint="cs"/>
          <w:rtl/>
        </w:rPr>
        <w:t>ודחי</w:t>
      </w:r>
      <w:r w:rsidRPr="00F10693">
        <w:rPr>
          <w:rFonts w:hint="cs"/>
          <w:rtl/>
        </w:rPr>
        <w:t>'</w:t>
      </w:r>
    </w:p>
    <w:p w14:paraId="12385872" w14:textId="2D18B133" w:rsidR="00AC0AF5" w:rsidRPr="00065E76" w:rsidRDefault="00AC0AF5" w:rsidP="00BC457C">
      <w:pPr>
        <w:spacing w:after="60"/>
        <w:rPr>
          <w:rtl/>
        </w:rPr>
      </w:pPr>
      <w:r w:rsidRPr="00065E76">
        <w:rPr>
          <w:rFonts w:hint="cs"/>
          <w:rtl/>
        </w:rPr>
        <w:t>דא</w:t>
      </w:r>
      <w:r w:rsidRPr="00065E76">
        <w:rPr>
          <w:rtl/>
        </w:rPr>
        <w:t>"</w:t>
      </w:r>
      <w:r w:rsidRPr="00065E76">
        <w:rPr>
          <w:rFonts w:hint="cs"/>
          <w:rtl/>
        </w:rPr>
        <w:t xml:space="preserve">כ </w:t>
      </w:r>
      <w:r w:rsidRPr="00065E76">
        <w:rPr>
          <w:rtl/>
        </w:rPr>
        <w:t>שמו ושם עירו למה?</w:t>
      </w:r>
    </w:p>
    <w:p w14:paraId="4D59415F" w14:textId="77777777" w:rsidR="00BC457C" w:rsidRPr="00D235B9" w:rsidRDefault="00AC0AF5" w:rsidP="00BC457C">
      <w:pPr>
        <w:pStyle w:val="36"/>
        <w:framePr w:wrap="notBeside"/>
        <w:rPr>
          <w:rtl/>
        </w:rPr>
      </w:pPr>
      <w:r w:rsidRPr="00D235B9">
        <w:rPr>
          <w:rFonts w:hint="cs"/>
          <w:rtl/>
        </w:rPr>
        <w:t>ב. רי</w:t>
      </w:r>
      <w:r w:rsidRPr="00D235B9">
        <w:rPr>
          <w:rtl/>
        </w:rPr>
        <w:t>"</w:t>
      </w:r>
      <w:r w:rsidRPr="00D235B9">
        <w:rPr>
          <w:rFonts w:hint="cs"/>
          <w:rtl/>
        </w:rPr>
        <w:t>ו ור</w:t>
      </w:r>
      <w:r w:rsidRPr="00D235B9">
        <w:rPr>
          <w:rtl/>
        </w:rPr>
        <w:t>"</w:t>
      </w:r>
      <w:r w:rsidRPr="00D235B9">
        <w:rPr>
          <w:rFonts w:hint="cs"/>
          <w:rtl/>
        </w:rPr>
        <w:t>א</w:t>
      </w:r>
      <w:r w:rsidRPr="00D235B9">
        <w:rPr>
          <w:rtl/>
        </w:rPr>
        <w:t>:</w:t>
      </w:r>
    </w:p>
    <w:p w14:paraId="16A5D92B" w14:textId="57A9325A" w:rsidR="00AC0AF5" w:rsidRPr="0081371E" w:rsidRDefault="00AC0AF5" w:rsidP="00AC0AF5">
      <w:pPr>
        <w:rPr>
          <w:rStyle w:val="afff8"/>
          <w:rtl/>
        </w:rPr>
      </w:pPr>
      <w:r w:rsidRPr="0081371E">
        <w:rPr>
          <w:rStyle w:val="afff8"/>
          <w:rtl/>
        </w:rPr>
        <w:t>איוב מעולי גולה היה, ובית מדרשו בטבריא היה.</w:t>
      </w:r>
    </w:p>
    <w:p w14:paraId="44AFE439" w14:textId="77777777" w:rsidR="00BC457C" w:rsidRDefault="00AC0AF5" w:rsidP="00BC457C">
      <w:pPr>
        <w:pStyle w:val="36"/>
        <w:framePr w:wrap="notBeside"/>
        <w:rPr>
          <w:rtl/>
        </w:rPr>
      </w:pPr>
      <w:r w:rsidRPr="006765C4">
        <w:rPr>
          <w:rFonts w:hint="cs"/>
          <w:rtl/>
        </w:rPr>
        <w:t>והך</w:t>
      </w:r>
    </w:p>
    <w:p w14:paraId="7972B61D" w14:textId="77777777" w:rsidR="00BC457C" w:rsidRDefault="00AC0AF5" w:rsidP="00AC0AF5">
      <w:pPr>
        <w:rPr>
          <w:rStyle w:val="affffe"/>
          <w:rtl/>
        </w:rPr>
      </w:pPr>
      <w:r w:rsidRPr="00BC457C">
        <w:rPr>
          <w:rFonts w:hint="cs"/>
          <w:rtl/>
        </w:rPr>
        <w:t>ד</w:t>
      </w:r>
      <w:r w:rsidRPr="00F10693">
        <w:rPr>
          <w:rFonts w:hint="cs"/>
          <w:rtl/>
        </w:rPr>
        <w:t>'</w:t>
      </w:r>
      <w:r w:rsidRPr="00D235B9">
        <w:rPr>
          <w:rStyle w:val="affff8"/>
          <w:rtl/>
        </w:rPr>
        <w:t>ימי שנותיו של איוב,</w:t>
      </w:r>
      <w:r w:rsidRPr="00BC457C">
        <w:rPr>
          <w:rtl/>
        </w:rPr>
        <w:t xml:space="preserve"> משעה שנכנסו ישראל למצרים ועד שיצאו</w:t>
      </w:r>
      <w:r w:rsidRPr="00F10693">
        <w:rPr>
          <w:rFonts w:hint="cs"/>
          <w:rtl/>
        </w:rPr>
        <w:t>'</w:t>
      </w:r>
      <w:r w:rsidR="00BC457C" w:rsidRPr="00F10693">
        <w:rPr>
          <w:rFonts w:hint="cs"/>
          <w:rtl/>
        </w:rPr>
        <w:t xml:space="preserve"> </w:t>
      </w:r>
    </w:p>
    <w:p w14:paraId="0D476419" w14:textId="77777777" w:rsidR="00BC457C" w:rsidRDefault="00BC457C" w:rsidP="00BC457C">
      <w:pPr>
        <w:pStyle w:val="36"/>
        <w:framePr w:wrap="notBeside"/>
        <w:rPr>
          <w:rStyle w:val="affffe"/>
          <w:rtl/>
        </w:rPr>
      </w:pPr>
      <w:r w:rsidRPr="00BC457C">
        <w:rPr>
          <w:rStyle w:val="affffe"/>
          <w:rFonts w:hint="cs"/>
          <w:rtl/>
        </w:rPr>
        <w:t>-</w:t>
      </w:r>
    </w:p>
    <w:p w14:paraId="73891298" w14:textId="1758D827" w:rsidR="00AC0AF5" w:rsidRPr="00BC457C" w:rsidRDefault="00AC0AF5" w:rsidP="00AC0AF5">
      <w:pPr>
        <w:rPr>
          <w:rtl/>
        </w:rPr>
      </w:pPr>
      <w:r w:rsidRPr="00BC457C">
        <w:rPr>
          <w:rStyle w:val="affffe"/>
          <w:rFonts w:hint="cs"/>
          <w:rtl/>
        </w:rPr>
        <w:t>היינו</w:t>
      </w:r>
      <w:r w:rsidRPr="00BC457C">
        <w:rPr>
          <w:rFonts w:hint="cs"/>
          <w:rtl/>
        </w:rPr>
        <w:t xml:space="preserve"> </w:t>
      </w:r>
      <w:r w:rsidRPr="0081371E">
        <w:rPr>
          <w:rStyle w:val="afff8"/>
          <w:rFonts w:hint="cs"/>
          <w:rtl/>
        </w:rPr>
        <w:t>כ</w:t>
      </w:r>
      <w:r w:rsidRPr="00BC457C">
        <w:rPr>
          <w:rFonts w:hint="cs"/>
          <w:rtl/>
        </w:rPr>
        <w:t>משעה שנכנסו וכו</w:t>
      </w:r>
      <w:r w:rsidRPr="00F10693">
        <w:rPr>
          <w:rtl/>
        </w:rPr>
        <w:t>'</w:t>
      </w:r>
      <w:r w:rsidRPr="00F10693">
        <w:rPr>
          <w:rFonts w:hint="cs"/>
          <w:rtl/>
        </w:rPr>
        <w:t>,</w:t>
      </w:r>
    </w:p>
    <w:p w14:paraId="6C9B5876" w14:textId="77777777" w:rsidR="00AC0AF5" w:rsidRDefault="00AC0AF5" w:rsidP="00982F98">
      <w:pPr>
        <w:pStyle w:val="affe"/>
        <w:framePr w:wrap="around"/>
        <w:rPr>
          <w:rtl/>
        </w:rPr>
      </w:pPr>
      <w:r w:rsidRPr="00C35A2C">
        <w:rPr>
          <w:rStyle w:val="afff8"/>
          <w:rtl/>
        </w:rPr>
        <w:t>טו:</w:t>
      </w:r>
    </w:p>
    <w:p w14:paraId="657CDB2A" w14:textId="156FB113" w:rsidR="00BC457C" w:rsidRDefault="00AC0AF5" w:rsidP="00BC457C">
      <w:pPr>
        <w:pStyle w:val="36"/>
        <w:framePr w:wrap="notBeside"/>
        <w:rPr>
          <w:rtl/>
        </w:rPr>
      </w:pPr>
      <w:r w:rsidRPr="00C35A2C">
        <w:rPr>
          <w:rFonts w:hint="cs"/>
          <w:rtl/>
        </w:rPr>
        <w:t xml:space="preserve"> והך</w:t>
      </w:r>
    </w:p>
    <w:p w14:paraId="1E9DA1D4" w14:textId="3AA44E2A" w:rsidR="00AC0AF5" w:rsidRDefault="00AC0AF5" w:rsidP="00AC0AF5">
      <w:pPr>
        <w:rPr>
          <w:rFonts w:ascii="Fb Fontext" w:hAnsi="Fb Fontext"/>
          <w:rtl/>
        </w:rPr>
      </w:pPr>
      <w:r w:rsidRPr="00C35A2C">
        <w:rPr>
          <w:rFonts w:ascii="Fb Fontext" w:hAnsi="Fb Fontext" w:hint="cs"/>
          <w:rtl/>
        </w:rPr>
        <w:t>ד</w:t>
      </w:r>
      <w:r w:rsidRPr="00C35A2C">
        <w:rPr>
          <w:rFonts w:ascii="Fb Fontext" w:hAnsi="Fb Fontext"/>
          <w:rtl/>
        </w:rPr>
        <w:t xml:space="preserve">שבעה נביאים נתנבאו לאומות העולם, ואלו הן: בלעם ואביו, </w:t>
      </w:r>
      <w:r w:rsidRPr="00C35A2C">
        <w:rPr>
          <w:rStyle w:val="afff8"/>
          <w:rtl/>
        </w:rPr>
        <w:t>ואיוב</w:t>
      </w:r>
      <w:r>
        <w:rPr>
          <w:rFonts w:ascii="Fb Fontext" w:hAnsi="Fb Fontext"/>
          <w:rtl/>
        </w:rPr>
        <w:t xml:space="preserve">, </w:t>
      </w:r>
      <w:r>
        <w:rPr>
          <w:rStyle w:val="affff8"/>
          <w:rFonts w:ascii="Fb Fontext" w:hAnsi="Fb Fontext"/>
          <w:rtl/>
          <w:rPrChange w:id="9002" w:author="מנוע פסוקים" w:date="2026-10-05T16:38:03Z">
            <w:rPr>
              <w:rFonts w:ascii="Fb Fontext" w:hAnsi="Fb Fontext"/>
              <w:rtl/>
            </w:rPr>
          </w:rPrChange>
        </w:rPr>
        <w:t xml:space="preserve">אליפז התימני, ובלדד השוחי, וצופר הנעמתי</w:t>
      </w:r>
      <w:r>
        <w:rPr>
          <w:rFonts w:ascii="Fb Fontext" w:hAnsi="Fb Fontext"/>
          <w:rtl/>
        </w:rPr>
        <w:t xml:space="preserve">, ואליהוא בן ברכאל הבוזי!</w:t>
      </w:r>
    </w:p>
    <w:p w14:paraId="2FEE5A7B" w14:textId="77777777" w:rsidR="00BC457C" w:rsidRDefault="00AC0AF5" w:rsidP="00BC457C">
      <w:pPr>
        <w:pStyle w:val="36"/>
        <w:framePr w:wrap="notBeside"/>
        <w:rPr>
          <w:rtl/>
        </w:rPr>
      </w:pPr>
      <w:r w:rsidRPr="00065E76">
        <w:rPr>
          <w:rtl/>
        </w:rPr>
        <w:t>-</w:t>
      </w:r>
    </w:p>
    <w:p w14:paraId="2055F857" w14:textId="4D6793CC" w:rsidR="00AC0AF5" w:rsidRPr="00065E76" w:rsidRDefault="00AC0AF5" w:rsidP="00065E76">
      <w:pPr>
        <w:rPr>
          <w:rtl/>
        </w:rPr>
      </w:pPr>
      <w:r w:rsidRPr="00065E76">
        <w:rPr>
          <w:rFonts w:hint="cs"/>
          <w:rtl/>
        </w:rPr>
        <w:t xml:space="preserve">גם </w:t>
      </w:r>
      <w:r w:rsidRPr="00065E76">
        <w:rPr>
          <w:rtl/>
        </w:rPr>
        <w:t xml:space="preserve">אליהוא בן ברכאל </w:t>
      </w:r>
      <w:r w:rsidRPr="00065E76">
        <w:rPr>
          <w:rFonts w:hint="cs"/>
          <w:rtl/>
        </w:rPr>
        <w:t>מ</w:t>
      </w:r>
      <w:r w:rsidRPr="00065E76">
        <w:rPr>
          <w:rtl/>
        </w:rPr>
        <w:t>משפחת רם</w:t>
      </w:r>
      <w:r w:rsidRPr="00065E76">
        <w:rPr>
          <w:rFonts w:hint="cs"/>
          <w:rtl/>
        </w:rPr>
        <w:t xml:space="preserve"> אלא שהתנבא לעולם וה</w:t>
      </w:r>
      <w:r w:rsidRPr="00065E76">
        <w:rPr>
          <w:rtl/>
        </w:rPr>
        <w:t>"</w:t>
      </w:r>
      <w:r w:rsidRPr="00065E76">
        <w:rPr>
          <w:rFonts w:hint="cs"/>
          <w:rtl/>
        </w:rPr>
        <w:t>נ איוב</w:t>
      </w:r>
    </w:p>
    <w:p w14:paraId="1D24EF89" w14:textId="60795133" w:rsidR="00AC0AF5" w:rsidRPr="00C52227" w:rsidRDefault="00AC0AF5" w:rsidP="00AC0AF5">
      <w:pPr>
        <w:rPr>
          <w:rFonts w:ascii="Fb Fontext" w:hAnsi="Fb Fontext"/>
          <w:spacing w:val="-2"/>
          <w:sz w:val="32"/>
          <w:rtl/>
        </w:rPr>
      </w:pPr>
      <w:r w:rsidRPr="00C52227">
        <w:rPr>
          <w:rFonts w:ascii="Fb Fontext" w:hAnsi="Fb Fontext" w:hint="cs"/>
          <w:spacing w:val="-2"/>
          <w:sz w:val="32"/>
          <w:rtl/>
        </w:rPr>
        <w:t>וכל הנביאים עיקר נבואתם לישראל</w:t>
      </w:r>
      <w:r w:rsidR="00C52227" w:rsidRPr="00C52227">
        <w:rPr>
          <w:rFonts w:ascii="Fb Fontext" w:hAnsi="Fb Fontext" w:hint="cs"/>
          <w:spacing w:val="-2"/>
          <w:sz w:val="32"/>
          <w:rtl/>
        </w:rPr>
        <w:t>,</w:t>
      </w:r>
      <w:r w:rsidRPr="00C52227">
        <w:rPr>
          <w:rFonts w:ascii="Fb Fontext" w:hAnsi="Fb Fontext" w:hint="cs"/>
          <w:spacing w:val="-2"/>
          <w:sz w:val="32"/>
          <w:rtl/>
        </w:rPr>
        <w:t xml:space="preserve"> </w:t>
      </w:r>
      <w:r w:rsidR="00C52227" w:rsidRPr="00C52227">
        <w:rPr>
          <w:rFonts w:ascii="Fb Fontext" w:hAnsi="Fb Fontext" w:hint="cs"/>
          <w:spacing w:val="-2"/>
          <w:sz w:val="32"/>
          <w:rtl/>
        </w:rPr>
        <w:t>ו</w:t>
      </w:r>
      <w:r w:rsidRPr="00C52227">
        <w:rPr>
          <w:rFonts w:ascii="Fb Fontext" w:hAnsi="Fb Fontext" w:hint="cs"/>
          <w:spacing w:val="-2"/>
          <w:sz w:val="32"/>
          <w:rtl/>
        </w:rPr>
        <w:t>הם עיקר נבואתם לאו</w:t>
      </w:r>
      <w:r w:rsidR="00C52227" w:rsidRPr="00C52227">
        <w:rPr>
          <w:rFonts w:ascii="Fb Fontext" w:hAnsi="Fb Fontext" w:hint="cs"/>
          <w:spacing w:val="-2"/>
          <w:sz w:val="32"/>
          <w:rtl/>
        </w:rPr>
        <w:t>ה''ע</w:t>
      </w:r>
    </w:p>
    <w:p w14:paraId="18D0362A" w14:textId="273D6E76" w:rsidR="00BC457C" w:rsidRDefault="00BC457C" w:rsidP="00BC457C">
      <w:pPr>
        <w:pStyle w:val="36"/>
        <w:framePr w:wrap="notBeside"/>
        <w:rPr>
          <w:rtl/>
        </w:rPr>
      </w:pPr>
      <w:r>
        <w:rPr>
          <w:rFonts w:hint="cs"/>
          <w:rtl/>
        </w:rPr>
        <w:t>והך</w:t>
      </w:r>
    </w:p>
    <w:p w14:paraId="2D060AA6" w14:textId="11322FA9" w:rsidR="00AC0AF5" w:rsidRDefault="00AC0AF5" w:rsidP="00D235B9">
      <w:pPr>
        <w:spacing w:after="60"/>
        <w:rPr>
          <w:rFonts w:ascii="Fb Fontext" w:hAnsi="Fb Fontext"/>
          <w:rtl/>
        </w:rPr>
      </w:pPr>
      <w:r w:rsidRPr="00C35A2C">
        <w:rPr>
          <w:rFonts w:ascii="Fb Fontext" w:hAnsi="Fb Fontext" w:hint="cs"/>
          <w:rtl/>
        </w:rPr>
        <w:t>ד</w:t>
      </w:r>
      <w:r w:rsidRPr="00C35A2C">
        <w:rPr>
          <w:rFonts w:ascii="Fb Fontext" w:hAnsi="Fb Fontext"/>
          <w:rtl/>
        </w:rPr>
        <w:t xml:space="preserve">חסיד היה באומות העולם ואיוב שמו, ולא בא לעולם אלא כדי לקבל שכרו, הביא הקב"ה עליו יסורין התחיל מחרף ומגדף, כפל לו הקב"ה שכרו בעוה"ז כדי לטרדו </w:t>
      </w:r>
      <w:r w:rsidR="00D235B9">
        <w:rPr>
          <w:rFonts w:ascii="Fb Fontext" w:hAnsi="Fb Fontext" w:hint="cs"/>
          <w:rtl/>
        </w:rPr>
        <w:t>מעוה''ב</w:t>
      </w:r>
      <w:r w:rsidRPr="00C35A2C">
        <w:rPr>
          <w:rFonts w:ascii="Fb Fontext" w:hAnsi="Fb Fontext"/>
          <w:rtl/>
        </w:rPr>
        <w:t>!</w:t>
      </w:r>
    </w:p>
    <w:p w14:paraId="30249D68" w14:textId="3AD04ED3" w:rsidR="00BC457C" w:rsidRDefault="00AC0AF5" w:rsidP="00BC457C">
      <w:pPr>
        <w:pStyle w:val="36"/>
        <w:framePr w:wrap="notBeside"/>
        <w:rPr>
          <w:rStyle w:val="afff8"/>
          <w:rtl/>
        </w:rPr>
      </w:pPr>
      <w:r w:rsidRPr="00C35A2C">
        <w:rPr>
          <w:rtl/>
        </w:rPr>
        <w:t>תנאי היא</w:t>
      </w:r>
      <w:r w:rsidR="00BC457C">
        <w:rPr>
          <w:rFonts w:hint="cs"/>
          <w:rtl/>
        </w:rPr>
        <w:t xml:space="preserve"> ג.דלר</w:t>
      </w:r>
      <w:r w:rsidR="00F10693">
        <w:rPr>
          <w:rtl/>
        </w:rPr>
        <w:t>"</w:t>
      </w:r>
      <w:r w:rsidR="00BC457C">
        <w:rPr>
          <w:rFonts w:hint="cs"/>
          <w:rtl/>
        </w:rPr>
        <w:t>א:</w:t>
      </w:r>
    </w:p>
    <w:p w14:paraId="56E76496" w14:textId="59548282" w:rsidR="00AC0AF5" w:rsidRPr="00065E76" w:rsidRDefault="00AC0AF5" w:rsidP="00D235B9">
      <w:pPr>
        <w:spacing w:after="60"/>
        <w:rPr>
          <w:rtl/>
        </w:rPr>
      </w:pPr>
      <w:r w:rsidRPr="0081371E">
        <w:rPr>
          <w:rStyle w:val="afff8"/>
          <w:rtl/>
        </w:rPr>
        <w:t>איוב בימי שפוט השופטים היה</w:t>
      </w:r>
      <w:r w:rsidRPr="00C35A2C">
        <w:rPr>
          <w:rFonts w:ascii="Fb Fontext" w:hAnsi="Fb Fontext"/>
          <w:rtl/>
        </w:rPr>
        <w:t>,</w:t>
      </w:r>
      <w:r w:rsidRPr="00065E76">
        <w:rPr>
          <w:rtl/>
        </w:rPr>
        <w:t xml:space="preserve">- </w:t>
      </w:r>
      <w:r w:rsidRPr="00065E76">
        <w:rPr>
          <w:rFonts w:hint="cs"/>
          <w:rtl/>
        </w:rPr>
        <w:t>ד</w:t>
      </w:r>
      <w:r w:rsidRPr="00F10693">
        <w:rPr>
          <w:rFonts w:hint="cs"/>
          <w:rtl/>
        </w:rPr>
        <w:t>'</w:t>
      </w:r>
      <w:r w:rsidRPr="00F10693">
        <w:rPr>
          <w:rtl/>
        </w:rPr>
        <w:t>ה</w:t>
      </w:r>
      <w:r w:rsidRPr="00BC457C">
        <w:rPr>
          <w:rStyle w:val="affff8"/>
          <w:rtl/>
        </w:rPr>
        <w:t>ן אתם כולכם חזיתם ולמה זה הבל תהבלו</w:t>
      </w:r>
      <w:r w:rsidRPr="00F10693">
        <w:rPr>
          <w:rFonts w:hint="cs"/>
          <w:rtl/>
        </w:rPr>
        <w:t>'</w:t>
      </w:r>
      <w:r w:rsidRPr="00F10693">
        <w:rPr>
          <w:rtl/>
        </w:rPr>
        <w:t>,</w:t>
      </w:r>
      <w:r w:rsidRPr="00065E76">
        <w:rPr>
          <w:rtl/>
        </w:rPr>
        <w:t xml:space="preserve"> דור שכולו הבל</w:t>
      </w:r>
      <w:r w:rsidRPr="00065E76">
        <w:rPr>
          <w:rFonts w:hint="cs"/>
          <w:rtl/>
        </w:rPr>
        <w:t xml:space="preserve"> </w:t>
      </w:r>
      <w:r w:rsidRPr="00065E76">
        <w:rPr>
          <w:rtl/>
        </w:rPr>
        <w:t>זה דורו של שפוט השופטים.</w:t>
      </w:r>
    </w:p>
    <w:p w14:paraId="7335CDBE" w14:textId="77777777" w:rsidR="00BC457C" w:rsidRDefault="00AC0AF5" w:rsidP="00BC457C">
      <w:pPr>
        <w:pStyle w:val="36"/>
        <w:framePr w:wrap="notBeside"/>
        <w:rPr>
          <w:rtl/>
        </w:rPr>
      </w:pPr>
      <w:r w:rsidRPr="00C35A2C">
        <w:rPr>
          <w:rStyle w:val="afff8"/>
          <w:rFonts w:hint="cs"/>
          <w:rtl/>
        </w:rPr>
        <w:t>ד.</w:t>
      </w:r>
      <w:r w:rsidRPr="00C35A2C">
        <w:rPr>
          <w:rFonts w:hint="cs"/>
          <w:rtl/>
        </w:rPr>
        <w:t xml:space="preserve"> ריב</w:t>
      </w:r>
      <w:r w:rsidRPr="00C35A2C">
        <w:rPr>
          <w:rtl/>
        </w:rPr>
        <w:t>"</w:t>
      </w:r>
      <w:r w:rsidRPr="00C35A2C">
        <w:rPr>
          <w:rFonts w:hint="cs"/>
          <w:rtl/>
        </w:rPr>
        <w:t>ק</w:t>
      </w:r>
      <w:r w:rsidRPr="00C35A2C">
        <w:rPr>
          <w:rtl/>
        </w:rPr>
        <w:t>:</w:t>
      </w:r>
    </w:p>
    <w:p w14:paraId="060AB11A" w14:textId="127E18D8" w:rsidR="00AC0AF5" w:rsidRPr="00D235B9" w:rsidRDefault="00AC0AF5" w:rsidP="00AC0AF5">
      <w:pPr>
        <w:rPr>
          <w:rFonts w:ascii="Fb Fontext" w:hAnsi="Fb Fontext"/>
          <w:spacing w:val="-2"/>
          <w:sz w:val="32"/>
          <w:rtl/>
        </w:rPr>
      </w:pPr>
      <w:r w:rsidRPr="00D235B9">
        <w:rPr>
          <w:rStyle w:val="afff8"/>
          <w:rtl/>
        </w:rPr>
        <w:t>איוב בימי אחשורוש היה</w:t>
      </w:r>
      <w:r w:rsidRPr="00C35A2C">
        <w:rPr>
          <w:rFonts w:ascii="Fb Fontext" w:hAnsi="Fb Fontext"/>
          <w:sz w:val="32"/>
          <w:rtl/>
        </w:rPr>
        <w:t xml:space="preserve"> </w:t>
      </w:r>
      <w:r w:rsidRPr="00D235B9">
        <w:rPr>
          <w:rStyle w:val="affff8"/>
          <w:rFonts w:hint="cs"/>
          <w:spacing w:val="-2"/>
          <w:rtl/>
        </w:rPr>
        <w:t>ד</w:t>
      </w:r>
      <w:r w:rsidRPr="00D235B9">
        <w:rPr>
          <w:rFonts w:hint="cs"/>
          <w:spacing w:val="-2"/>
          <w:rtl/>
        </w:rPr>
        <w:t>'</w:t>
      </w:r>
      <w:r w:rsidRPr="00D235B9">
        <w:rPr>
          <w:spacing w:val="-2"/>
          <w:rtl/>
        </w:rPr>
        <w:t>ו</w:t>
      </w:r>
      <w:r w:rsidRPr="00D235B9">
        <w:rPr>
          <w:rStyle w:val="affff8"/>
          <w:spacing w:val="-2"/>
          <w:rtl/>
        </w:rPr>
        <w:t>לא נמצא נשים יפות כבנות איוב בכל הארץ</w:t>
      </w:r>
    </w:p>
    <w:p w14:paraId="6338E76B" w14:textId="182C0906" w:rsidR="00AC0AF5" w:rsidRPr="00C35A2C" w:rsidRDefault="00AC0AF5" w:rsidP="00BC457C">
      <w:pPr>
        <w:rPr>
          <w:rFonts w:ascii="Fb Fontext" w:hAnsi="Fb Fontext" w:cs="Guttman Vilna"/>
          <w:b/>
          <w:bCs/>
          <w:sz w:val="32"/>
          <w:rtl/>
        </w:rPr>
      </w:pPr>
      <w:r w:rsidRPr="00C35A2C">
        <w:rPr>
          <w:rFonts w:ascii="Fb Fontext" w:hAnsi="Fb Fontext"/>
          <w:sz w:val="32"/>
          <w:rtl/>
        </w:rPr>
        <w:t>דור שנתבקשו בו נשים יפות</w:t>
      </w:r>
      <w:r w:rsidRPr="00C35A2C">
        <w:rPr>
          <w:rFonts w:ascii="Fb Fontext" w:hAnsi="Fb Fontext" w:hint="cs"/>
          <w:sz w:val="32"/>
          <w:rtl/>
        </w:rPr>
        <w:t xml:space="preserve"> בכל העולם-</w:t>
      </w:r>
      <w:r w:rsidRPr="00C35A2C">
        <w:rPr>
          <w:rFonts w:ascii="Fb Fontext" w:hAnsi="Fb Fontext"/>
          <w:sz w:val="32"/>
          <w:rtl/>
        </w:rPr>
        <w:t xml:space="preserve"> זה דור</w:t>
      </w:r>
      <w:r w:rsidR="00D235B9">
        <w:rPr>
          <w:rFonts w:ascii="Fb Fontext" w:hAnsi="Fb Fontext" w:hint="cs"/>
          <w:sz w:val="32"/>
          <w:rtl/>
        </w:rPr>
        <w:t xml:space="preserve"> </w:t>
      </w:r>
      <w:r w:rsidRPr="00C35A2C">
        <w:rPr>
          <w:rFonts w:ascii="Fb Fontext" w:hAnsi="Fb Fontext"/>
          <w:sz w:val="32"/>
          <w:rtl/>
        </w:rPr>
        <w:t>אחשורוש.</w:t>
      </w:r>
    </w:p>
    <w:p w14:paraId="1912DDD3" w14:textId="72B7CFC9" w:rsidR="00AC0AF5" w:rsidRPr="00C35A2C" w:rsidRDefault="00AC0AF5" w:rsidP="00D235B9">
      <w:pPr>
        <w:pStyle w:val="afffff"/>
        <w:rPr>
          <w:rStyle w:val="afff8"/>
          <w:b w:val="0"/>
          <w:rtl/>
        </w:rPr>
      </w:pPr>
      <w:r w:rsidRPr="00C35A2C">
        <w:rPr>
          <w:rFonts w:hint="cs"/>
          <w:rtl/>
        </w:rPr>
        <w:t xml:space="preserve">ולא דוד </w:t>
      </w:r>
      <w:r w:rsidR="00D235B9">
        <w:rPr>
          <w:rFonts w:hint="cs"/>
          <w:rtl/>
        </w:rPr>
        <w:t>- ש</w:t>
      </w:r>
      <w:r w:rsidRPr="00C35A2C">
        <w:rPr>
          <w:rFonts w:hint="cs"/>
          <w:rtl/>
        </w:rPr>
        <w:t>הוא רק בגבולות ארץ ישראל</w:t>
      </w:r>
    </w:p>
    <w:p w14:paraId="51FC99E8" w14:textId="77777777" w:rsidR="00BC457C" w:rsidRDefault="00AC0AF5" w:rsidP="00BC457C">
      <w:pPr>
        <w:pStyle w:val="36"/>
        <w:framePr w:wrap="notBeside"/>
        <w:rPr>
          <w:rtl/>
        </w:rPr>
      </w:pPr>
      <w:r w:rsidRPr="00C35A2C">
        <w:rPr>
          <w:rStyle w:val="afff8"/>
          <w:rFonts w:hint="cs"/>
          <w:rtl/>
        </w:rPr>
        <w:t>ה.</w:t>
      </w:r>
      <w:r w:rsidRPr="00C35A2C">
        <w:rPr>
          <w:rFonts w:hint="cs"/>
          <w:rtl/>
        </w:rPr>
        <w:t xml:space="preserve"> </w:t>
      </w:r>
      <w:r w:rsidRPr="00C35A2C">
        <w:rPr>
          <w:rtl/>
        </w:rPr>
        <w:t>רבי נתן:</w:t>
      </w:r>
    </w:p>
    <w:p w14:paraId="03D494FD" w14:textId="5182014F" w:rsidR="00AC0AF5" w:rsidRPr="00C35A2C" w:rsidRDefault="00AC0AF5" w:rsidP="00D235B9">
      <w:pPr>
        <w:spacing w:after="60"/>
        <w:rPr>
          <w:rStyle w:val="afff8"/>
          <w:b w:val="0"/>
          <w:rtl/>
        </w:rPr>
      </w:pPr>
      <w:r w:rsidRPr="0081371E">
        <w:rPr>
          <w:rStyle w:val="afff8"/>
          <w:rtl/>
        </w:rPr>
        <w:t>איוב בימי מלכות שבא היה</w:t>
      </w:r>
      <w:r w:rsidRPr="00C35A2C">
        <w:rPr>
          <w:rFonts w:ascii="Fb Fontext" w:hAnsi="Fb Fontext"/>
          <w:sz w:val="32"/>
          <w:rtl/>
        </w:rPr>
        <w:t xml:space="preserve">, </w:t>
      </w:r>
      <w:r w:rsidRPr="00577F86">
        <w:rPr>
          <w:rStyle w:val="affff8"/>
          <w:rFonts w:hint="cs"/>
          <w:rtl/>
        </w:rPr>
        <w:t>ד</w:t>
      </w:r>
      <w:r w:rsidRPr="00F10693">
        <w:rPr>
          <w:rFonts w:hint="cs"/>
          <w:rtl/>
        </w:rPr>
        <w:t>'</w:t>
      </w:r>
      <w:r w:rsidR="00224038">
        <w:rPr>
          <w:rtl/>
        </w:rPr>
        <w:t>וַ</w:t>
      </w:r>
      <w:r w:rsidR="00224038">
        <w:rPr>
          <w:rStyle w:val="affff8"/>
          <w:rtl/>
        </w:rPr>
        <w:t>תִּפֹּל שְׁבָא וַתִּקָּחֵ</w:t>
      </w:r>
      <w:r w:rsidRPr="00577F86">
        <w:rPr>
          <w:rStyle w:val="affff8"/>
          <w:rtl/>
        </w:rPr>
        <w:t>ם</w:t>
      </w:r>
      <w:r w:rsidRPr="00F10693">
        <w:rPr>
          <w:rFonts w:hint="cs"/>
          <w:rtl/>
        </w:rPr>
        <w:t>'</w:t>
      </w:r>
      <w:r w:rsidRPr="00F10693">
        <w:rPr>
          <w:rtl/>
        </w:rPr>
        <w:t>.</w:t>
      </w:r>
    </w:p>
    <w:p w14:paraId="7BED0BA6" w14:textId="77777777" w:rsidR="00BC457C" w:rsidRDefault="00AC0AF5" w:rsidP="00BC457C">
      <w:pPr>
        <w:pStyle w:val="36"/>
        <w:framePr w:wrap="notBeside"/>
        <w:rPr>
          <w:rtl/>
        </w:rPr>
      </w:pPr>
      <w:r w:rsidRPr="00C35A2C">
        <w:rPr>
          <w:rStyle w:val="afff8"/>
          <w:rFonts w:hint="cs"/>
          <w:rtl/>
        </w:rPr>
        <w:t>ו.</w:t>
      </w:r>
      <w:r w:rsidRPr="00C35A2C">
        <w:rPr>
          <w:rFonts w:hint="cs"/>
          <w:rtl/>
        </w:rPr>
        <w:t xml:space="preserve"> </w:t>
      </w:r>
      <w:r w:rsidRPr="00C35A2C">
        <w:rPr>
          <w:rtl/>
        </w:rPr>
        <w:t>וחכ"א:</w:t>
      </w:r>
    </w:p>
    <w:p w14:paraId="0D645D45" w14:textId="5813B11E" w:rsidR="00AC0AF5" w:rsidRPr="00C35A2C" w:rsidRDefault="00AC0AF5" w:rsidP="00D235B9">
      <w:pPr>
        <w:spacing w:after="60"/>
        <w:rPr>
          <w:rStyle w:val="afff8"/>
          <w:b w:val="0"/>
          <w:rtl/>
        </w:rPr>
      </w:pPr>
      <w:r w:rsidRPr="0081371E">
        <w:rPr>
          <w:rStyle w:val="afff8"/>
          <w:rtl/>
        </w:rPr>
        <w:t>איוב בימי כשדים היה</w:t>
      </w:r>
      <w:r w:rsidRPr="00C35A2C">
        <w:rPr>
          <w:rFonts w:ascii="Fb Fontext" w:hAnsi="Fb Fontext"/>
          <w:sz w:val="32"/>
          <w:rtl/>
        </w:rPr>
        <w:t xml:space="preserve">, </w:t>
      </w:r>
      <w:r w:rsidRPr="00577F86">
        <w:rPr>
          <w:rStyle w:val="affff8"/>
          <w:rFonts w:hint="cs"/>
          <w:rtl/>
        </w:rPr>
        <w:t>ד</w:t>
      </w:r>
      <w:r w:rsidRPr="00F10693">
        <w:rPr>
          <w:rFonts w:hint="cs"/>
          <w:rtl/>
        </w:rPr>
        <w:t>'</w:t>
      </w:r>
      <w:r w:rsidR="00224038">
        <w:rPr>
          <w:rtl/>
        </w:rPr>
        <w:t>כַּ</w:t>
      </w:r>
      <w:r w:rsidR="00224038">
        <w:rPr>
          <w:rStyle w:val="affff8"/>
          <w:rtl/>
        </w:rPr>
        <w:t>שְׂדִּים שָׂמוּ שְׁלֹשָׁה רָאשִׁי</w:t>
      </w:r>
      <w:r w:rsidRPr="00577F86">
        <w:rPr>
          <w:rStyle w:val="affff8"/>
          <w:rtl/>
        </w:rPr>
        <w:t>ם</w:t>
      </w:r>
      <w:r w:rsidRPr="00F10693">
        <w:rPr>
          <w:rFonts w:hint="cs"/>
          <w:rtl/>
        </w:rPr>
        <w:t>'</w:t>
      </w:r>
      <w:r w:rsidRPr="00F10693">
        <w:rPr>
          <w:rtl/>
        </w:rPr>
        <w:t>.</w:t>
      </w:r>
    </w:p>
    <w:p w14:paraId="4BE3C163" w14:textId="77777777" w:rsidR="00BC457C" w:rsidRDefault="00AC0AF5" w:rsidP="00BC457C">
      <w:pPr>
        <w:pStyle w:val="36"/>
        <w:framePr w:wrap="notBeside"/>
        <w:rPr>
          <w:rtl/>
        </w:rPr>
      </w:pPr>
      <w:r w:rsidRPr="00C35A2C">
        <w:rPr>
          <w:rStyle w:val="afff8"/>
          <w:rFonts w:hint="cs"/>
          <w:rtl/>
        </w:rPr>
        <w:t>ז.</w:t>
      </w:r>
      <w:r w:rsidRPr="00C35A2C">
        <w:rPr>
          <w:rFonts w:hint="cs"/>
          <w:rtl/>
        </w:rPr>
        <w:t xml:space="preserve"> </w:t>
      </w:r>
      <w:r w:rsidRPr="00C35A2C">
        <w:rPr>
          <w:rtl/>
        </w:rPr>
        <w:t>וי"</w:t>
      </w:r>
      <w:r w:rsidRPr="00C35A2C">
        <w:rPr>
          <w:rFonts w:hint="cs"/>
          <w:rtl/>
        </w:rPr>
        <w:t>א</w:t>
      </w:r>
      <w:r w:rsidRPr="00C35A2C">
        <w:rPr>
          <w:rtl/>
        </w:rPr>
        <w:t>:</w:t>
      </w:r>
    </w:p>
    <w:p w14:paraId="5E5ACBC0" w14:textId="439664A1" w:rsidR="00AC0AF5" w:rsidRPr="00632AC2" w:rsidRDefault="00AC0AF5" w:rsidP="00BC457C">
      <w:pPr>
        <w:spacing w:after="60"/>
        <w:rPr>
          <w:rStyle w:val="affff8"/>
          <w:rtl/>
        </w:rPr>
      </w:pPr>
      <w:r w:rsidRPr="0081371E">
        <w:rPr>
          <w:rStyle w:val="afff8"/>
          <w:rtl/>
        </w:rPr>
        <w:t>איוב בימי יעקב היה</w:t>
      </w:r>
      <w:r w:rsidRPr="00C35A2C">
        <w:rPr>
          <w:rFonts w:ascii="Fb Fontext" w:hAnsi="Fb Fontext"/>
          <w:sz w:val="32"/>
          <w:rtl/>
        </w:rPr>
        <w:t xml:space="preserve">, ודינה בת יעקב נשא, </w:t>
      </w:r>
      <w:r w:rsidRPr="00F10693">
        <w:rPr>
          <w:rFonts w:hint="cs"/>
          <w:rtl/>
        </w:rPr>
        <w:t>'</w:t>
      </w:r>
      <w:r w:rsidR="00224038">
        <w:rPr>
          <w:rtl/>
        </w:rPr>
        <w:t>כְּ</w:t>
      </w:r>
      <w:r w:rsidR="00224038">
        <w:rPr>
          <w:rStyle w:val="affff8"/>
          <w:rtl/>
        </w:rPr>
        <w:t>דַבֵּר אַחַת הַנְּבָלוֹת תְּדַבֵּרִ</w:t>
      </w:r>
      <w:r w:rsidRPr="00577F86">
        <w:rPr>
          <w:rStyle w:val="affff8"/>
          <w:rtl/>
        </w:rPr>
        <w:t>י</w:t>
      </w:r>
      <w:r w:rsidRPr="00F10693">
        <w:rPr>
          <w:rFonts w:hint="cs"/>
          <w:rtl/>
        </w:rPr>
        <w:t>'</w:t>
      </w:r>
      <w:r w:rsidRPr="00F10693">
        <w:rPr>
          <w:rtl/>
        </w:rPr>
        <w:t>,</w:t>
      </w:r>
      <w:r w:rsidRPr="00C35A2C">
        <w:rPr>
          <w:rFonts w:ascii="Fb Fontext" w:hAnsi="Fb Fontext"/>
          <w:sz w:val="32"/>
          <w:rtl/>
        </w:rPr>
        <w:t xml:space="preserve"> </w:t>
      </w:r>
      <w:r w:rsidRPr="00BC457C">
        <w:rPr>
          <w:rStyle w:val="affffe"/>
          <w:rtl/>
        </w:rPr>
        <w:t>ו</w:t>
      </w:r>
      <w:r w:rsidR="00D235B9">
        <w:rPr>
          <w:rStyle w:val="affffe"/>
          <w:rFonts w:hint="cs"/>
          <w:rtl/>
        </w:rPr>
        <w:t>ש</w:t>
      </w:r>
      <w:r w:rsidRPr="00BC457C">
        <w:rPr>
          <w:rStyle w:val="affffe"/>
          <w:rtl/>
        </w:rPr>
        <w:t>ם:</w:t>
      </w:r>
      <w:r w:rsidRPr="00C35A2C">
        <w:rPr>
          <w:rFonts w:ascii="Fb Fontext" w:hAnsi="Fb Fontext"/>
          <w:sz w:val="32"/>
          <w:rtl/>
        </w:rPr>
        <w:t xml:space="preserve"> </w:t>
      </w:r>
      <w:r w:rsidR="00224038">
        <w:rPr>
          <w:rStyle w:val="affff8"/>
          <w:rtl/>
        </w:rPr>
        <w:t>כִּי נְבָלָה עָשָׂה בְיִשְׂרָאֵ</w:t>
      </w:r>
      <w:r w:rsidRPr="00632AC2">
        <w:rPr>
          <w:rStyle w:val="affff8"/>
          <w:rtl/>
        </w:rPr>
        <w:t>ל.</w:t>
      </w:r>
    </w:p>
    <w:p w14:paraId="15322EF8" w14:textId="77777777" w:rsidR="00BC457C" w:rsidRDefault="00AC0AF5" w:rsidP="00BC457C">
      <w:pPr>
        <w:pStyle w:val="36"/>
        <w:framePr w:wrap="notBeside"/>
        <w:rPr>
          <w:rtl/>
        </w:rPr>
      </w:pPr>
      <w:r w:rsidRPr="00C35A2C">
        <w:rPr>
          <w:rtl/>
        </w:rPr>
        <w:t xml:space="preserve">וכולהו תנאי </w:t>
      </w:r>
    </w:p>
    <w:p w14:paraId="5C475A9E" w14:textId="5B717F78" w:rsidR="00AC0AF5" w:rsidRPr="00C35A2C" w:rsidRDefault="00BC457C" w:rsidP="00BC457C">
      <w:pPr>
        <w:spacing w:after="60"/>
        <w:rPr>
          <w:rFonts w:ascii="Fb Fontext" w:hAnsi="Fb Fontext" w:cs="Guttman Vilna"/>
          <w:b/>
          <w:bCs/>
          <w:sz w:val="32"/>
          <w:rtl/>
        </w:rPr>
      </w:pPr>
      <w:r>
        <w:rPr>
          <w:rFonts w:ascii="Fb Fontext" w:hAnsi="Fb Fontext" w:hint="cs"/>
          <w:sz w:val="32"/>
          <w:rtl/>
        </w:rPr>
        <w:t xml:space="preserve">סברו </w:t>
      </w:r>
      <w:r w:rsidR="00AC0AF5" w:rsidRPr="00C35A2C">
        <w:rPr>
          <w:rFonts w:ascii="Fb Fontext" w:hAnsi="Fb Fontext"/>
          <w:sz w:val="32"/>
          <w:rtl/>
        </w:rPr>
        <w:t>דאיוב מישראל ה</w:t>
      </w:r>
      <w:r>
        <w:rPr>
          <w:rFonts w:ascii="Fb Fontext" w:hAnsi="Fb Fontext" w:hint="cs"/>
          <w:sz w:val="32"/>
          <w:rtl/>
        </w:rPr>
        <w:t>י</w:t>
      </w:r>
      <w:r w:rsidR="00AC0AF5" w:rsidRPr="00C35A2C">
        <w:rPr>
          <w:rFonts w:ascii="Fb Fontext" w:hAnsi="Fb Fontext"/>
          <w:sz w:val="32"/>
          <w:rtl/>
        </w:rPr>
        <w:t xml:space="preserve">ה, </w:t>
      </w:r>
      <w:r w:rsidR="00C52227">
        <w:rPr>
          <w:rFonts w:ascii="Fb Fontext" w:hAnsi="Fb Fontext" w:hint="cs"/>
          <w:sz w:val="32"/>
          <w:rtl/>
        </w:rPr>
        <w:t>חוץ</w:t>
      </w:r>
      <w:r w:rsidR="00AC0AF5" w:rsidRPr="00C35A2C">
        <w:rPr>
          <w:rFonts w:ascii="Fb Fontext" w:hAnsi="Fb Fontext"/>
          <w:sz w:val="32"/>
          <w:rtl/>
        </w:rPr>
        <w:t xml:space="preserve"> מיש אומרים, דאי ס"ד מאומות העולם הוה, </w:t>
      </w:r>
      <w:r w:rsidR="00AC0AF5">
        <w:rPr>
          <w:rFonts w:ascii="Fb Fontext" w:hAnsi="Fb Fontext"/>
          <w:sz w:val="32"/>
          <w:rtl/>
        </w:rPr>
        <w:t xml:space="preserve">אחר </w:t>
      </w:r>
      <w:r w:rsidR="00AC0AF5" w:rsidRPr="00C35A2C">
        <w:rPr>
          <w:rFonts w:ascii="Fb Fontext" w:hAnsi="Fb Fontext"/>
          <w:sz w:val="32"/>
          <w:rtl/>
        </w:rPr>
        <w:t>ד</w:t>
      </w:r>
      <w:r w:rsidR="00AC0AF5">
        <w:rPr>
          <w:rFonts w:ascii="Fb Fontext" w:hAnsi="Fb Fontext"/>
          <w:sz w:val="32"/>
          <w:rtl/>
        </w:rPr>
        <w:t>נפטר</w:t>
      </w:r>
      <w:r w:rsidR="00AC0AF5" w:rsidRPr="00C35A2C">
        <w:rPr>
          <w:rFonts w:ascii="Fb Fontext" w:hAnsi="Fb Fontext"/>
          <w:sz w:val="32"/>
          <w:rtl/>
        </w:rPr>
        <w:t xml:space="preserve"> משה מי שריא שכינה על </w:t>
      </w:r>
      <w:r>
        <w:rPr>
          <w:rFonts w:ascii="Fb Fontext" w:hAnsi="Fb Fontext" w:hint="cs"/>
          <w:sz w:val="32"/>
          <w:rtl/>
        </w:rPr>
        <w:t>גוים</w:t>
      </w:r>
      <w:r w:rsidR="00AC0AF5" w:rsidRPr="00C35A2C">
        <w:rPr>
          <w:rFonts w:ascii="Fb Fontext" w:hAnsi="Fb Fontext" w:hint="cs"/>
          <w:sz w:val="32"/>
          <w:rtl/>
        </w:rPr>
        <w:t xml:space="preserve"> הא </w:t>
      </w:r>
      <w:r w:rsidR="00AC0AF5" w:rsidRPr="00C35A2C">
        <w:rPr>
          <w:rFonts w:ascii="Fb Fontext" w:hAnsi="Fb Fontext"/>
          <w:sz w:val="32"/>
          <w:rtl/>
        </w:rPr>
        <w:t xml:space="preserve">בקש משה שלא תשרה שכינה על </w:t>
      </w:r>
      <w:r>
        <w:rPr>
          <w:rFonts w:ascii="Fb Fontext" w:hAnsi="Fb Fontext" w:hint="cs"/>
          <w:sz w:val="32"/>
          <w:rtl/>
        </w:rPr>
        <w:t xml:space="preserve">גויים </w:t>
      </w:r>
      <w:r w:rsidR="00AC0AF5" w:rsidRPr="00C35A2C">
        <w:rPr>
          <w:rFonts w:ascii="Fb Fontext" w:hAnsi="Fb Fontext"/>
          <w:sz w:val="32"/>
          <w:rtl/>
        </w:rPr>
        <w:t xml:space="preserve">ונתן לו, </w:t>
      </w:r>
      <w:r>
        <w:rPr>
          <w:rStyle w:val="affff8"/>
          <w:rFonts w:hint="cs"/>
          <w:rtl/>
        </w:rPr>
        <w:t>ד</w:t>
      </w:r>
      <w:r w:rsidR="00AC0AF5" w:rsidRPr="00F10693">
        <w:rPr>
          <w:rtl/>
        </w:rPr>
        <w:t>'ו</w:t>
      </w:r>
      <w:r w:rsidR="00AC0AF5" w:rsidRPr="00B011CC">
        <w:rPr>
          <w:rStyle w:val="affff8"/>
          <w:rtl/>
        </w:rPr>
        <w:t>נפלינו אני ועמך</w:t>
      </w:r>
      <w:r w:rsidR="00AC0AF5" w:rsidRPr="00F10693">
        <w:rPr>
          <w:rFonts w:hint="cs"/>
          <w:rtl/>
        </w:rPr>
        <w:t>'</w:t>
      </w:r>
      <w:r w:rsidR="00AC0AF5" w:rsidRPr="00F10693">
        <w:rPr>
          <w:rtl/>
        </w:rPr>
        <w:t>.</w:t>
      </w:r>
    </w:p>
    <w:p w14:paraId="6DCD7B56" w14:textId="77777777" w:rsidR="00BC457C" w:rsidRDefault="00AC0AF5" w:rsidP="00BC457C">
      <w:pPr>
        <w:pStyle w:val="36"/>
        <w:framePr w:wrap="notBeside"/>
        <w:rPr>
          <w:rtl/>
        </w:rPr>
      </w:pPr>
      <w:r w:rsidRPr="00C35A2C">
        <w:rPr>
          <w:rFonts w:hint="cs"/>
          <w:rtl/>
        </w:rPr>
        <w:t>ארי</w:t>
      </w:r>
      <w:r w:rsidRPr="00C35A2C">
        <w:rPr>
          <w:rtl/>
        </w:rPr>
        <w:t>"</w:t>
      </w:r>
      <w:r w:rsidRPr="00C35A2C">
        <w:rPr>
          <w:rFonts w:hint="cs"/>
          <w:rtl/>
        </w:rPr>
        <w:t>ו</w:t>
      </w:r>
      <w:r w:rsidRPr="00C35A2C">
        <w:rPr>
          <w:rtl/>
        </w:rPr>
        <w:t>:</w:t>
      </w:r>
    </w:p>
    <w:p w14:paraId="2BC8603B" w14:textId="264E6753" w:rsidR="00AC0AF5" w:rsidRPr="00C35A2C" w:rsidRDefault="00AC0AF5" w:rsidP="00BC457C">
      <w:pPr>
        <w:rPr>
          <w:rFonts w:ascii="Fb Fontext" w:hAnsi="Fb Fontext" w:cs="Guttman Vilna"/>
          <w:b/>
          <w:bCs/>
          <w:sz w:val="32"/>
          <w:rtl/>
        </w:rPr>
      </w:pPr>
      <w:r w:rsidRPr="00C35A2C">
        <w:rPr>
          <w:rFonts w:ascii="Fb Fontext" w:hAnsi="Fb Fontext"/>
          <w:sz w:val="32"/>
          <w:rtl/>
        </w:rPr>
        <w:t xml:space="preserve">דורו של איוב שטוף בזמה היה, </w:t>
      </w:r>
      <w:r w:rsidRPr="00C35A2C">
        <w:rPr>
          <w:rFonts w:ascii="Fb Fontext" w:hAnsi="Fb Fontext" w:hint="cs"/>
          <w:sz w:val="32"/>
          <w:rtl/>
        </w:rPr>
        <w:t>ד</w:t>
      </w:r>
      <w:r w:rsidRPr="00F10693">
        <w:rPr>
          <w:rFonts w:hint="cs"/>
          <w:rtl/>
        </w:rPr>
        <w:t>'</w:t>
      </w:r>
      <w:r w:rsidRPr="00F10693">
        <w:rPr>
          <w:rtl/>
        </w:rPr>
        <w:t>ה</w:t>
      </w:r>
      <w:r w:rsidRPr="00632AC2">
        <w:rPr>
          <w:rStyle w:val="affff8"/>
          <w:rtl/>
        </w:rPr>
        <w:t>ן אתם כולכם חזיתם ולמה זה הבל תהבלו,</w:t>
      </w:r>
      <w:r w:rsidR="00BC457C">
        <w:rPr>
          <w:rStyle w:val="affff8"/>
          <w:rFonts w:hint="cs"/>
          <w:rtl/>
        </w:rPr>
        <w:t xml:space="preserve"> </w:t>
      </w:r>
      <w:r w:rsidRPr="00C52227">
        <w:rPr>
          <w:rStyle w:val="affffe"/>
          <w:rtl/>
        </w:rPr>
        <w:t>וכתיב:</w:t>
      </w:r>
      <w:r w:rsidRPr="00C35A2C">
        <w:rPr>
          <w:rFonts w:ascii="Fb Fontext" w:hAnsi="Fb Fontext"/>
          <w:sz w:val="32"/>
          <w:rtl/>
        </w:rPr>
        <w:t xml:space="preserve"> </w:t>
      </w:r>
      <w:r w:rsidRPr="00F10693">
        <w:rPr>
          <w:rFonts w:hint="cs"/>
          <w:rtl/>
        </w:rPr>
        <w:t>'</w:t>
      </w:r>
      <w:r w:rsidRPr="00F10693">
        <w:rPr>
          <w:rtl/>
        </w:rPr>
        <w:t>ש</w:t>
      </w:r>
      <w:r w:rsidRPr="00572F4D">
        <w:rPr>
          <w:rStyle w:val="affff8"/>
          <w:rtl/>
        </w:rPr>
        <w:t>ובי שובי השולמית שובי שובי ונחזה בך.</w:t>
      </w:r>
    </w:p>
    <w:p w14:paraId="412071CE" w14:textId="12268C90" w:rsidR="00AC0AF5" w:rsidRPr="00632AC2" w:rsidRDefault="00AC0AF5" w:rsidP="00C52227">
      <w:pPr>
        <w:spacing w:after="60"/>
        <w:rPr>
          <w:rStyle w:val="affff8"/>
          <w:rtl/>
        </w:rPr>
      </w:pPr>
      <w:r>
        <w:rPr>
          <w:rFonts w:ascii="Fb Fontext" w:hAnsi="Fb Fontext" w:hint="cs"/>
          <w:sz w:val="32"/>
          <w:rtl/>
        </w:rPr>
        <w:t>ולא</w:t>
      </w:r>
      <w:r w:rsidRPr="00C35A2C">
        <w:rPr>
          <w:rFonts w:ascii="Fb Fontext" w:hAnsi="Fb Fontext"/>
          <w:sz w:val="32"/>
          <w:rtl/>
        </w:rPr>
        <w:t xml:space="preserve">: בנבואה, </w:t>
      </w:r>
      <w:r w:rsidRPr="00577F86">
        <w:rPr>
          <w:rStyle w:val="affff8"/>
          <w:rtl/>
        </w:rPr>
        <w:t>ד</w:t>
      </w:r>
      <w:r w:rsidRPr="00F10693">
        <w:rPr>
          <w:rFonts w:hint="cs"/>
          <w:rtl/>
        </w:rPr>
        <w:t>'</w:t>
      </w:r>
      <w:r w:rsidRPr="00F10693">
        <w:rPr>
          <w:rtl/>
        </w:rPr>
        <w:t>ח</w:t>
      </w:r>
      <w:r w:rsidRPr="00577F86">
        <w:rPr>
          <w:rStyle w:val="affff8"/>
          <w:rtl/>
        </w:rPr>
        <w:t>זון ישעיהו בן אמוץ</w:t>
      </w:r>
      <w:r w:rsidRPr="00F10693">
        <w:rPr>
          <w:rFonts w:hint="cs"/>
          <w:rtl/>
        </w:rPr>
        <w:t xml:space="preserve">' </w:t>
      </w:r>
      <w:r w:rsidRPr="00BC457C">
        <w:rPr>
          <w:rStyle w:val="affffe"/>
          <w:rFonts w:hint="cs"/>
          <w:rtl/>
        </w:rPr>
        <w:t>ודחי</w:t>
      </w:r>
      <w:r w:rsidRPr="00BC457C">
        <w:rPr>
          <w:rStyle w:val="affffe"/>
          <w:rtl/>
        </w:rPr>
        <w:t xml:space="preserve"> </w:t>
      </w:r>
      <w:r w:rsidRPr="00632AC2">
        <w:rPr>
          <w:rStyle w:val="affff8"/>
          <w:rFonts w:hint="cs"/>
          <w:rtl/>
        </w:rPr>
        <w:t>ד</w:t>
      </w:r>
      <w:r w:rsidRPr="00F10693">
        <w:rPr>
          <w:rFonts w:hint="cs"/>
          <w:rtl/>
        </w:rPr>
        <w:t>'</w:t>
      </w:r>
      <w:r w:rsidRPr="00F10693">
        <w:rPr>
          <w:rtl/>
        </w:rPr>
        <w:t>ל</w:t>
      </w:r>
      <w:r w:rsidRPr="00632AC2">
        <w:rPr>
          <w:rStyle w:val="affff8"/>
          <w:rtl/>
        </w:rPr>
        <w:t>מה זה הבל תהבלו</w:t>
      </w:r>
      <w:r w:rsidRPr="00F10693">
        <w:rPr>
          <w:rtl/>
        </w:rPr>
        <w:t>'</w:t>
      </w:r>
      <w:r w:rsidRPr="00F10693">
        <w:rPr>
          <w:rFonts w:hint="cs"/>
          <w:rtl/>
        </w:rPr>
        <w:t>,</w:t>
      </w:r>
    </w:p>
    <w:p w14:paraId="28CA0B3E" w14:textId="77777777" w:rsidR="00BC457C" w:rsidRDefault="00AC0AF5" w:rsidP="00BC457C">
      <w:pPr>
        <w:pStyle w:val="36"/>
        <w:framePr w:wrap="notBeside"/>
        <w:rPr>
          <w:rtl/>
        </w:rPr>
      </w:pPr>
      <w:r w:rsidRPr="00C35A2C">
        <w:rPr>
          <w:rFonts w:hint="cs"/>
          <w:rtl/>
        </w:rPr>
        <w:lastRenderedPageBreak/>
        <w:t>ארי</w:t>
      </w:r>
      <w:r w:rsidRPr="00C35A2C">
        <w:rPr>
          <w:rtl/>
        </w:rPr>
        <w:t>"</w:t>
      </w:r>
      <w:r w:rsidRPr="00C35A2C">
        <w:rPr>
          <w:rFonts w:hint="cs"/>
          <w:rtl/>
        </w:rPr>
        <w:t>ו</w:t>
      </w:r>
      <w:r w:rsidRPr="00C35A2C">
        <w:rPr>
          <w:rtl/>
        </w:rPr>
        <w:t>:</w:t>
      </w:r>
    </w:p>
    <w:p w14:paraId="0FEE962D" w14:textId="77777777" w:rsidR="00C52227" w:rsidRDefault="00AC0AF5" w:rsidP="00AC0AF5">
      <w:pPr>
        <w:rPr>
          <w:rFonts w:ascii="Fb Fontext" w:hAnsi="Fb Fontext"/>
          <w:rtl/>
        </w:rPr>
      </w:pPr>
      <w:r w:rsidRPr="00F10693">
        <w:rPr>
          <w:rFonts w:hint="cs"/>
          <w:rtl/>
        </w:rPr>
        <w:t>'</w:t>
      </w:r>
      <w:r w:rsidRPr="00F10693">
        <w:rPr>
          <w:rtl/>
        </w:rPr>
        <w:t>ו</w:t>
      </w:r>
      <w:r w:rsidRPr="00572F4D">
        <w:rPr>
          <w:rStyle w:val="affff8"/>
          <w:rtl/>
        </w:rPr>
        <w:t>יהי בימי שפוט השופטים</w:t>
      </w:r>
      <w:r w:rsidRPr="00F10693">
        <w:rPr>
          <w:rFonts w:hint="cs"/>
          <w:rtl/>
        </w:rPr>
        <w:t>'</w:t>
      </w:r>
      <w:r w:rsidRPr="00C35A2C">
        <w:rPr>
          <w:rFonts w:ascii="Fb Fontext" w:hAnsi="Fb Fontext"/>
          <w:rtl/>
        </w:rPr>
        <w:t xml:space="preserve"> דור ששופט את שופטיו, </w:t>
      </w:r>
    </w:p>
    <w:p w14:paraId="2D58F6EC" w14:textId="7E2942A4" w:rsidR="00BC457C" w:rsidRDefault="00AC0AF5" w:rsidP="00AC0AF5">
      <w:pPr>
        <w:rPr>
          <w:rFonts w:ascii="Fb Fontext" w:hAnsi="Fb Fontext"/>
          <w:rtl/>
        </w:rPr>
      </w:pPr>
      <w:r w:rsidRPr="00BC457C">
        <w:rPr>
          <w:rStyle w:val="affffe"/>
          <w:rtl/>
        </w:rPr>
        <w:t>אומר לו:</w:t>
      </w:r>
      <w:r w:rsidRPr="00C35A2C">
        <w:rPr>
          <w:rFonts w:ascii="Fb Fontext" w:hAnsi="Fb Fontext"/>
          <w:rtl/>
        </w:rPr>
        <w:t xml:space="preserve"> טול קיסם מבין שיניך, </w:t>
      </w:r>
      <w:r w:rsidRPr="00BC457C">
        <w:rPr>
          <w:rStyle w:val="affffe"/>
          <w:rtl/>
        </w:rPr>
        <w:t>אומר לו:</w:t>
      </w:r>
      <w:r w:rsidRPr="00C35A2C">
        <w:rPr>
          <w:rFonts w:ascii="Fb Fontext" w:hAnsi="Fb Fontext"/>
          <w:rtl/>
        </w:rPr>
        <w:t xml:space="preserve"> טול קורה מבין עיניך. </w:t>
      </w:r>
    </w:p>
    <w:p w14:paraId="14BAB26C" w14:textId="1D5F072E" w:rsidR="00AC0AF5" w:rsidRPr="00C35A2C" w:rsidRDefault="00AC0AF5" w:rsidP="00BC457C">
      <w:pPr>
        <w:spacing w:after="60"/>
        <w:rPr>
          <w:rFonts w:ascii="Fb Fontext" w:hAnsi="Fb Fontext" w:cs="Guttman Vilna"/>
          <w:b/>
          <w:bCs/>
          <w:rtl/>
        </w:rPr>
      </w:pPr>
      <w:r w:rsidRPr="00BC457C">
        <w:rPr>
          <w:rStyle w:val="affffe"/>
          <w:rtl/>
        </w:rPr>
        <w:t>א"ל:</w:t>
      </w:r>
      <w:r w:rsidRPr="00C35A2C">
        <w:rPr>
          <w:rFonts w:ascii="Fb Fontext" w:hAnsi="Fb Fontext"/>
          <w:rtl/>
        </w:rPr>
        <w:t xml:space="preserve"> </w:t>
      </w:r>
      <w:r w:rsidRPr="00572F4D">
        <w:rPr>
          <w:rStyle w:val="affff8"/>
          <w:rtl/>
        </w:rPr>
        <w:t>כספך היה לסיגים</w:t>
      </w:r>
      <w:r w:rsidRPr="00C35A2C">
        <w:rPr>
          <w:rFonts w:ascii="Fb Fontext" w:hAnsi="Fb Fontext"/>
          <w:rtl/>
        </w:rPr>
        <w:t xml:space="preserve">, </w:t>
      </w:r>
      <w:r w:rsidR="00C52227">
        <w:rPr>
          <w:rFonts w:ascii="Fb Fontext" w:hAnsi="Fb Fontext"/>
          <w:rtl/>
        </w:rPr>
        <w:tab/>
      </w:r>
      <w:r w:rsidR="00C52227">
        <w:rPr>
          <w:rFonts w:ascii="Fb Fontext" w:hAnsi="Fb Fontext"/>
          <w:rtl/>
        </w:rPr>
        <w:tab/>
      </w:r>
      <w:r w:rsidR="00C52227">
        <w:rPr>
          <w:rFonts w:ascii="Fb Fontext" w:hAnsi="Fb Fontext"/>
          <w:rtl/>
        </w:rPr>
        <w:tab/>
      </w:r>
      <w:r w:rsidR="00C52227">
        <w:rPr>
          <w:rFonts w:ascii="Fb Fontext" w:hAnsi="Fb Fontext"/>
          <w:rtl/>
        </w:rPr>
        <w:tab/>
      </w:r>
      <w:r w:rsidR="00C52227">
        <w:rPr>
          <w:rFonts w:ascii="Fb Fontext" w:hAnsi="Fb Fontext"/>
          <w:rtl/>
        </w:rPr>
        <w:tab/>
      </w:r>
      <w:r w:rsidR="00C52227">
        <w:rPr>
          <w:rFonts w:ascii="Fb Fontext" w:hAnsi="Fb Fontext"/>
          <w:rtl/>
        </w:rPr>
        <w:tab/>
      </w:r>
      <w:r w:rsidR="00C52227">
        <w:rPr>
          <w:rFonts w:ascii="Fb Fontext" w:hAnsi="Fb Fontext" w:hint="cs"/>
          <w:rtl/>
        </w:rPr>
        <w:t xml:space="preserve"> </w:t>
      </w:r>
      <w:r w:rsidRPr="00BC457C">
        <w:rPr>
          <w:rStyle w:val="affffe"/>
          <w:rtl/>
        </w:rPr>
        <w:t xml:space="preserve">א"ל: </w:t>
      </w:r>
      <w:r w:rsidRPr="00572F4D">
        <w:rPr>
          <w:rStyle w:val="affff8"/>
          <w:rtl/>
        </w:rPr>
        <w:t>סבאך מהול במים.</w:t>
      </w:r>
    </w:p>
    <w:p w14:paraId="78DB4C0A" w14:textId="77777777" w:rsidR="00BC457C" w:rsidRDefault="00AC0AF5" w:rsidP="00BC457C">
      <w:pPr>
        <w:pStyle w:val="36"/>
        <w:framePr w:wrap="notBeside"/>
        <w:rPr>
          <w:rtl/>
        </w:rPr>
      </w:pPr>
      <w:r w:rsidRPr="00C35A2C">
        <w:rPr>
          <w:rFonts w:hint="cs"/>
          <w:rtl/>
        </w:rPr>
        <w:t>מרי</w:t>
      </w:r>
      <w:r w:rsidRPr="00C35A2C">
        <w:rPr>
          <w:rtl/>
        </w:rPr>
        <w:t>"</w:t>
      </w:r>
      <w:r w:rsidRPr="00C35A2C">
        <w:rPr>
          <w:rFonts w:hint="cs"/>
          <w:rtl/>
        </w:rPr>
        <w:t>ונ</w:t>
      </w:r>
      <w:r w:rsidRPr="00C35A2C">
        <w:rPr>
          <w:rtl/>
        </w:rPr>
        <w:t>:</w:t>
      </w:r>
    </w:p>
    <w:p w14:paraId="595B90C1" w14:textId="7285C07E" w:rsidR="00AC0AF5" w:rsidRDefault="00AC0AF5" w:rsidP="00D235B9">
      <w:pPr>
        <w:rPr>
          <w:rFonts w:ascii="Fb Fontext" w:hAnsi="Fb Fontext"/>
          <w:sz w:val="32"/>
          <w:rtl/>
        </w:rPr>
      </w:pPr>
      <w:r w:rsidRPr="00C35A2C">
        <w:rPr>
          <w:rFonts w:ascii="Fb Fontext" w:hAnsi="Fb Fontext"/>
          <w:sz w:val="32"/>
          <w:rtl/>
        </w:rPr>
        <w:t xml:space="preserve">האומר מלכת שבא אשה היתה - טועה, </w:t>
      </w:r>
      <w:r w:rsidR="00D235B9">
        <w:rPr>
          <w:rFonts w:ascii="Fb Fontext" w:hAnsi="Fb Fontext"/>
          <w:sz w:val="32"/>
          <w:rtl/>
        </w:rPr>
        <w:tab/>
      </w:r>
      <w:r w:rsidRPr="00C35A2C">
        <w:rPr>
          <w:rFonts w:ascii="Fb Fontext" w:hAnsi="Fb Fontext" w:hint="cs"/>
          <w:sz w:val="32"/>
          <w:rtl/>
        </w:rPr>
        <w:t>והיינו</w:t>
      </w:r>
      <w:r w:rsidRPr="00C35A2C">
        <w:rPr>
          <w:rFonts w:ascii="Fb Fontext" w:hAnsi="Fb Fontext"/>
          <w:sz w:val="32"/>
          <w:rtl/>
        </w:rPr>
        <w:t xml:space="preserve"> מלכות דשבא.</w:t>
      </w:r>
    </w:p>
    <w:p w14:paraId="32695590" w14:textId="02CAF167" w:rsidR="00D235B9" w:rsidRPr="00C35A2C" w:rsidRDefault="00D235B9" w:rsidP="00D235B9">
      <w:pPr>
        <w:pStyle w:val="aff9"/>
        <w:rPr>
          <w:rtl/>
        </w:rPr>
      </w:pPr>
      <w:r>
        <w:rPr>
          <w:rFonts w:hint="cs"/>
          <w:rtl/>
        </w:rPr>
        <w:t>***</w:t>
      </w:r>
    </w:p>
    <w:p w14:paraId="28CD2CCF" w14:textId="77777777" w:rsidR="00AC0AF5" w:rsidRPr="00F10693" w:rsidRDefault="00AC0AF5" w:rsidP="00BC457C">
      <w:pPr>
        <w:pStyle w:val="affff7"/>
        <w:rPr>
          <w:rtl/>
        </w:rPr>
      </w:pPr>
      <w:r w:rsidRPr="00F10693">
        <w:rPr>
          <w:rFonts w:hint="cs"/>
          <w:rtl/>
        </w:rPr>
        <w:t>'</w:t>
      </w:r>
      <w:r>
        <w:rPr>
          <w:rStyle w:val="affff8"/>
          <w:rtl/>
          <w:rPrChange w:id="9003" w:author="מנוע פסוקים" w:date="2026-10-05T16:38:03Z">
            <w:rPr>
              <w:rtl/>
            </w:rPr>
          </w:rPrChange>
        </w:rPr>
        <w:t xml:space="preserve">ו</w:t>
      </w:r>
      <w:r>
        <w:rPr>
          <w:rStyle w:val="affff8"/>
          <w:rtl/>
          <w:rPrChange w:id="9004" w:author="מנוע פסוקים" w:date="2026-10-05T16:38:03Z">
            <w:rPr>
              <w:rtl/>
            </w:rPr>
          </w:rPrChange>
        </w:rPr>
        <w:t xml:space="preserve">יהי היום ויבאו בני האלהים להתיצב על ה</w:t>
      </w:r>
      <w:r>
        <w:rPr>
          <w:rStyle w:val="affff8"/>
          <w:rtl/>
          <w:rPrChange w:id="9005" w:author="מנוע פסוקים" w:date="2026-10-05T16:38:03Z">
            <w:rPr>
              <w:rtl/>
            </w:rPr>
          </w:rPrChange>
        </w:rPr>
        <w:t xml:space="preserve">' </w:t>
      </w:r>
      <w:r>
        <w:rPr>
          <w:rStyle w:val="affff8"/>
          <w:rtl/>
          <w:rPrChange w:id="9006" w:author="מנוע פסוקים" w:date="2026-10-05T16:38:03Z">
            <w:rPr>
              <w:rtl/>
            </w:rPr>
          </w:rPrChange>
        </w:rPr>
        <w:t xml:space="preserve">ויבא גם השטן בתוכם</w:t>
      </w:r>
      <w:r>
        <w:rPr>
          <w:rtl/>
        </w:rPr>
        <w:t xml:space="preserve">, ויאמר ה</w:t>
      </w:r>
      <w:r w:rsidRPr="00F10693">
        <w:rPr>
          <w:rtl/>
        </w:rPr>
        <w:t xml:space="preserve">' </w:t>
      </w:r>
      <w:r>
        <w:rPr>
          <w:rStyle w:val="affff8"/>
          <w:rtl/>
          <w:rPrChange w:id="9007" w:author="מנוע פסוקים" w:date="2026-10-05T16:38:03Z">
            <w:rPr>
              <w:rtl/>
            </w:rPr>
          </w:rPrChange>
        </w:rPr>
        <w:t xml:space="preserve">אל השטן מאין תבא ויען השטן</w:t>
      </w:r>
      <w:r>
        <w:rPr>
          <w:rtl/>
        </w:rPr>
        <w:t xml:space="preserve"> וגו</w:t>
      </w:r>
      <w:r w:rsidRPr="00F10693">
        <w:rPr>
          <w:rtl/>
        </w:rPr>
        <w:t>'</w:t>
      </w:r>
    </w:p>
    <w:p w14:paraId="623CBBDE" w14:textId="77777777" w:rsidR="00AC0AF5" w:rsidRPr="00C35A2C" w:rsidRDefault="00AC0AF5" w:rsidP="00BC457C">
      <w:pPr>
        <w:spacing w:after="60"/>
        <w:rPr>
          <w:rFonts w:ascii="Fb Fontext" w:hAnsi="Fb Fontext"/>
          <w:rtl/>
        </w:rPr>
      </w:pPr>
      <w:r w:rsidRPr="00BC457C">
        <w:rPr>
          <w:rStyle w:val="affffe"/>
          <w:rtl/>
        </w:rPr>
        <w:t>- אמר לפניו:</w:t>
      </w:r>
      <w:r>
        <w:rPr>
          <w:rFonts w:ascii="Fb Fontext" w:hAnsi="Fb Fontext"/>
          <w:rtl/>
        </w:rPr>
        <w:t xml:space="preserve"> </w:t>
      </w:r>
      <w:r>
        <w:rPr>
          <w:rStyle w:val="affffe"/>
          <w:rFonts w:ascii="Fb Fontext" w:hAnsi="Fb Fontext"/>
          <w:rtl/>
          <w:rPrChange w:id="9087" w:author="מנוע אמוראים" w:date="2026-10-05T16:41:09Z">
            <w:rPr>
              <w:rFonts w:ascii="Fb Fontext" w:hAnsi="Fb Fontext"/>
              <w:rtl/>
            </w:rPr>
          </w:rPrChange>
        </w:rPr>
        <w:t xml:space="preserve">רבש"ע</w:t>
      </w:r>
      <w:r>
        <w:rPr>
          <w:rFonts w:ascii="Fb Fontext" w:hAnsi="Fb Fontext"/>
          <w:rtl/>
        </w:rPr>
        <w:t xml:space="preserve">, שטתי בכל העולם כולו ולא מצאתי נאמן כעבדך אברהם, שאמרת לו: </w:t>
      </w:r>
      <w:r w:rsidRPr="00572F4D">
        <w:rPr>
          <w:rStyle w:val="affff8"/>
          <w:rtl/>
        </w:rPr>
        <w:t>קום התהלך בארץ לארכה ולרחבה כי לך אתננה,</w:t>
      </w:r>
      <w:r w:rsidRPr="00C35A2C">
        <w:rPr>
          <w:rFonts w:ascii="Fb Fontext" w:hAnsi="Fb Fontext"/>
          <w:rtl/>
        </w:rPr>
        <w:t xml:space="preserve"> ואפילו הכי בשעה שלא מצא מקום לקבור את שרה, עד שקנה בד</w:t>
      </w:r>
      <w:r w:rsidRPr="00F10693">
        <w:rPr>
          <w:rtl/>
        </w:rPr>
        <w:t xml:space="preserve">' </w:t>
      </w:r>
      <w:r w:rsidRPr="00C35A2C">
        <w:rPr>
          <w:rFonts w:ascii="Fb Fontext" w:hAnsi="Fb Fontext"/>
          <w:rtl/>
        </w:rPr>
        <w:t>מאות שקל כסף, לא הרהר אחר מדותיך.</w:t>
      </w:r>
    </w:p>
    <w:p w14:paraId="1B48AA42" w14:textId="77777777" w:rsidR="00BC457C" w:rsidRDefault="00AC0AF5" w:rsidP="00BC457C">
      <w:pPr>
        <w:pStyle w:val="36"/>
        <w:framePr w:wrap="notBeside"/>
        <w:rPr>
          <w:rStyle w:val="affff8"/>
          <w:rtl/>
        </w:rPr>
      </w:pPr>
      <w:r w:rsidRPr="00C35A2C">
        <w:rPr>
          <w:rtl/>
        </w:rPr>
        <w:t>•</w:t>
      </w:r>
    </w:p>
    <w:p w14:paraId="06525126" w14:textId="7579F4DD" w:rsidR="00BC457C" w:rsidRDefault="00AC0AF5" w:rsidP="00AC0AF5">
      <w:pPr>
        <w:rPr>
          <w:rStyle w:val="affff8"/>
          <w:rtl/>
        </w:rPr>
      </w:pPr>
      <w:r w:rsidRPr="00F10693">
        <w:rPr>
          <w:rFonts w:hint="cs"/>
          <w:rtl/>
        </w:rPr>
        <w:t>'</w:t>
      </w:r>
      <w:r w:rsidRPr="00F10693">
        <w:rPr>
          <w:rtl/>
        </w:rPr>
        <w:t>ו</w:t>
      </w:r>
      <w:r w:rsidRPr="00577F86">
        <w:rPr>
          <w:rStyle w:val="affff8"/>
          <w:rtl/>
        </w:rPr>
        <w:t>יאמר ה</w:t>
      </w:r>
      <w:r w:rsidRPr="00F10693">
        <w:rPr>
          <w:rtl/>
        </w:rPr>
        <w:t xml:space="preserve">' </w:t>
      </w:r>
      <w:r w:rsidRPr="00577F86">
        <w:rPr>
          <w:rStyle w:val="affff8"/>
          <w:rtl/>
        </w:rPr>
        <w:t xml:space="preserve">אל השטן השמת לבך אל עבדי איוב כי אין כמוהו בארץ </w:t>
      </w:r>
    </w:p>
    <w:p w14:paraId="25650366" w14:textId="77777777" w:rsidR="00BC457C" w:rsidRDefault="00AC0AF5" w:rsidP="00BC457C">
      <w:pPr>
        <w:pStyle w:val="36"/>
        <w:framePr w:wrap="notBeside"/>
        <w:rPr>
          <w:rtl/>
        </w:rPr>
      </w:pPr>
      <w:r w:rsidRPr="00577F86">
        <w:rPr>
          <w:rStyle w:val="affff8"/>
          <w:rtl/>
        </w:rPr>
        <w:t xml:space="preserve"> </w:t>
      </w:r>
      <w:r w:rsidRPr="00C35A2C">
        <w:rPr>
          <w:rtl/>
        </w:rPr>
        <w:t>- א"ר יוחנן:</w:t>
      </w:r>
    </w:p>
    <w:p w14:paraId="31E31BC0" w14:textId="5878FDFC" w:rsidR="00BC457C" w:rsidRPr="00AC4D1C" w:rsidRDefault="00AC0AF5" w:rsidP="00AC4D1C">
      <w:pPr>
        <w:spacing w:after="60"/>
        <w:rPr>
          <w:rtl/>
        </w:rPr>
      </w:pPr>
      <w:r w:rsidRPr="00C35A2C">
        <w:rPr>
          <w:rtl/>
        </w:rPr>
        <w:t xml:space="preserve">גדול הנאמר באיוב יותר </w:t>
      </w:r>
      <w:r w:rsidR="00AC4D1C">
        <w:rPr>
          <w:rFonts w:hint="cs"/>
          <w:rtl/>
        </w:rPr>
        <w:t>מ</w:t>
      </w:r>
      <w:r w:rsidRPr="00C35A2C">
        <w:rPr>
          <w:rtl/>
        </w:rPr>
        <w:t xml:space="preserve">באברהם, </w:t>
      </w:r>
      <w:r w:rsidR="00BC457C" w:rsidRPr="0081371E">
        <w:rPr>
          <w:rStyle w:val="afff8"/>
          <w:rFonts w:hint="cs"/>
          <w:rtl/>
        </w:rPr>
        <w:t>ש</w:t>
      </w:r>
      <w:r w:rsidRPr="0081371E">
        <w:rPr>
          <w:rStyle w:val="afff8"/>
          <w:rtl/>
        </w:rPr>
        <w:t>באברהם</w:t>
      </w:r>
      <w:r w:rsidRPr="00C35A2C">
        <w:rPr>
          <w:rtl/>
        </w:rPr>
        <w:t xml:space="preserve"> </w:t>
      </w:r>
      <w:r w:rsidRPr="00F10693">
        <w:rPr>
          <w:rFonts w:hint="cs"/>
          <w:rtl/>
        </w:rPr>
        <w:t>'</w:t>
      </w:r>
      <w:r w:rsidRPr="00F10693">
        <w:rPr>
          <w:rtl/>
        </w:rPr>
        <w:t>כ</w:t>
      </w:r>
      <w:r w:rsidRPr="00577F86">
        <w:rPr>
          <w:rStyle w:val="affff8"/>
          <w:rtl/>
        </w:rPr>
        <w:t>י עתה ידעתי כי ירא אלהים אתה</w:t>
      </w:r>
      <w:r w:rsidRPr="00F10693">
        <w:rPr>
          <w:rFonts w:hint="cs"/>
          <w:rtl/>
        </w:rPr>
        <w:t>'</w:t>
      </w:r>
      <w:r w:rsidRPr="00F10693">
        <w:rPr>
          <w:rtl/>
        </w:rPr>
        <w:t>,</w:t>
      </w:r>
      <w:r w:rsidRPr="00C35A2C">
        <w:rPr>
          <w:rtl/>
        </w:rPr>
        <w:t xml:space="preserve"> </w:t>
      </w:r>
      <w:r w:rsidRPr="0081371E">
        <w:rPr>
          <w:rStyle w:val="afff8"/>
          <w:rtl/>
        </w:rPr>
        <w:t>ובאיוב</w:t>
      </w:r>
      <w:r w:rsidRPr="00C35A2C">
        <w:rPr>
          <w:rtl/>
        </w:rPr>
        <w:t xml:space="preserve"> </w:t>
      </w:r>
      <w:r w:rsidRPr="00F10693">
        <w:rPr>
          <w:rFonts w:hint="cs"/>
          <w:rtl/>
        </w:rPr>
        <w:t>'</w:t>
      </w:r>
      <w:r w:rsidRPr="00F10693">
        <w:rPr>
          <w:rtl/>
        </w:rPr>
        <w:t>א</w:t>
      </w:r>
      <w:r w:rsidRPr="00577F86">
        <w:rPr>
          <w:rStyle w:val="affff8"/>
          <w:rtl/>
        </w:rPr>
        <w:t xml:space="preserve">יש תם וישר ירא אלהים </w:t>
      </w:r>
      <w:r w:rsidRPr="00AC4D1C">
        <w:rPr>
          <w:rStyle w:val="affff8"/>
          <w:u w:val="single"/>
          <w:rtl/>
        </w:rPr>
        <w:t>וסר מרע</w:t>
      </w:r>
      <w:r w:rsidRPr="00AC4D1C">
        <w:rPr>
          <w:rFonts w:hint="cs"/>
          <w:u w:val="single"/>
          <w:rtl/>
        </w:rPr>
        <w:t>'</w:t>
      </w:r>
      <w:r w:rsidRPr="00F10693">
        <w:rPr>
          <w:rtl/>
        </w:rPr>
        <w:t>.</w:t>
      </w:r>
    </w:p>
    <w:p w14:paraId="79DCB7F5" w14:textId="77777777" w:rsidR="00BC457C" w:rsidRDefault="00BC457C" w:rsidP="00BC457C">
      <w:pPr>
        <w:pStyle w:val="36"/>
        <w:framePr w:wrap="notBeside"/>
        <w:rPr>
          <w:rtl/>
        </w:rPr>
      </w:pPr>
      <w:r w:rsidRPr="00C35A2C">
        <w:rPr>
          <w:rFonts w:hint="cs"/>
          <w:rtl/>
        </w:rPr>
        <w:t>ראב</w:t>
      </w:r>
      <w:r w:rsidRPr="00C35A2C">
        <w:rPr>
          <w:rtl/>
        </w:rPr>
        <w:t>"</w:t>
      </w:r>
      <w:r w:rsidRPr="00C35A2C">
        <w:rPr>
          <w:rFonts w:hint="cs"/>
          <w:rtl/>
        </w:rPr>
        <w:t>ש</w:t>
      </w:r>
      <w:r w:rsidRPr="00C35A2C">
        <w:rPr>
          <w:rtl/>
        </w:rPr>
        <w:t>:</w:t>
      </w:r>
    </w:p>
    <w:p w14:paraId="515CD735" w14:textId="5D738E4E" w:rsidR="00AC0AF5" w:rsidRPr="00C35A2C" w:rsidRDefault="00AC0AF5" w:rsidP="00BC457C">
      <w:pPr>
        <w:spacing w:after="60"/>
        <w:rPr>
          <w:rFonts w:ascii="Fb Fontext" w:hAnsi="Fb Fontext"/>
          <w:rtl/>
        </w:rPr>
      </w:pPr>
      <w:r w:rsidRPr="00F10693">
        <w:rPr>
          <w:rFonts w:hint="cs"/>
          <w:rtl/>
        </w:rPr>
        <w:t>'</w:t>
      </w:r>
      <w:r w:rsidRPr="00F10693">
        <w:rPr>
          <w:rtl/>
        </w:rPr>
        <w:t>ו</w:t>
      </w:r>
      <w:r w:rsidRPr="00577F86">
        <w:rPr>
          <w:rStyle w:val="affff8"/>
          <w:rtl/>
        </w:rPr>
        <w:t>סר מרע</w:t>
      </w:r>
      <w:r w:rsidRPr="00F10693">
        <w:rPr>
          <w:rFonts w:hint="cs"/>
          <w:rtl/>
        </w:rPr>
        <w:t xml:space="preserve">' </w:t>
      </w:r>
      <w:r w:rsidRPr="00C35A2C">
        <w:rPr>
          <w:rFonts w:ascii="Fb Fontext" w:hAnsi="Fb Fontext"/>
          <w:rtl/>
        </w:rPr>
        <w:t>איוב וותרן בממונו היה, מנהגו של עולם - נותן חצי פרוטה לחנוני, איוב ויתרה משלו.</w:t>
      </w:r>
    </w:p>
    <w:p w14:paraId="61815039" w14:textId="77777777" w:rsidR="00C52227" w:rsidRPr="00C52227" w:rsidRDefault="00AC0AF5" w:rsidP="00C52227">
      <w:pPr>
        <w:pStyle w:val="36"/>
        <w:framePr w:wrap="notBeside"/>
        <w:rPr>
          <w:rtl/>
        </w:rPr>
      </w:pPr>
      <w:r w:rsidRPr="00C52227">
        <w:rPr>
          <w:rtl/>
        </w:rPr>
        <w:t>•</w:t>
      </w:r>
    </w:p>
    <w:p w14:paraId="71B8FE71" w14:textId="7AD19B25" w:rsidR="00AC0AF5" w:rsidRDefault="00AC0AF5" w:rsidP="00AC0AF5">
      <w:pPr>
        <w:rPr>
          <w:rFonts w:ascii="Fb Fontext" w:hAnsi="Fb Fontext"/>
          <w:rtl/>
        </w:rPr>
      </w:pPr>
      <w:r w:rsidRPr="00C52227">
        <w:rPr>
          <w:rStyle w:val="affff8"/>
          <w:rFonts w:hint="cs"/>
          <w:rtl/>
        </w:rPr>
        <w:t>'</w:t>
      </w:r>
      <w:r w:rsidRPr="00C52227">
        <w:rPr>
          <w:rStyle w:val="affff8"/>
          <w:rtl/>
        </w:rPr>
        <w:t>ויען</w:t>
      </w:r>
      <w:r w:rsidRPr="00577F86">
        <w:rPr>
          <w:rStyle w:val="affff8"/>
          <w:rtl/>
        </w:rPr>
        <w:t xml:space="preserve"> השטן את ה</w:t>
      </w:r>
      <w:r w:rsidRPr="00F10693">
        <w:rPr>
          <w:rtl/>
        </w:rPr>
        <w:t xml:space="preserve">' </w:t>
      </w:r>
      <w:r w:rsidRPr="0058432D">
        <w:rPr>
          <w:rStyle w:val="affff8"/>
          <w:rtl/>
        </w:rPr>
        <w:t>ויאמר החנם ירא איוב אלהים, הלא אתה סכת בעדו ובעד</w:t>
      </w:r>
      <w:r w:rsidRPr="00C52227">
        <w:rPr>
          <w:rStyle w:val="affff8"/>
          <w:rtl/>
        </w:rPr>
        <w:t xml:space="preserve"> ביתו וגו',</w:t>
      </w:r>
    </w:p>
    <w:p w14:paraId="71CC6F8E" w14:textId="77777777" w:rsidR="00BC457C" w:rsidRDefault="00BC457C" w:rsidP="00BC457C">
      <w:pPr>
        <w:pStyle w:val="36"/>
        <w:framePr w:wrap="notBeside"/>
        <w:rPr>
          <w:rtl/>
        </w:rPr>
      </w:pPr>
      <w:r w:rsidRPr="00C35A2C">
        <w:rPr>
          <w:rtl/>
        </w:rPr>
        <w:t>א</w:t>
      </w:r>
      <w:r w:rsidRPr="00C35A2C">
        <w:rPr>
          <w:rFonts w:hint="cs"/>
          <w:rtl/>
        </w:rPr>
        <w:t>רשבר</w:t>
      </w:r>
      <w:r w:rsidRPr="00C35A2C">
        <w:rPr>
          <w:rtl/>
        </w:rPr>
        <w:t>"</w:t>
      </w:r>
      <w:r w:rsidRPr="00C35A2C">
        <w:rPr>
          <w:rFonts w:hint="cs"/>
          <w:rtl/>
        </w:rPr>
        <w:t>י</w:t>
      </w:r>
      <w:r w:rsidRPr="00C35A2C">
        <w:rPr>
          <w:rtl/>
        </w:rPr>
        <w:t>:</w:t>
      </w:r>
    </w:p>
    <w:p w14:paraId="61062E5C" w14:textId="348B6D2C" w:rsidR="00AC0AF5" w:rsidRPr="00C35A2C" w:rsidRDefault="00AC0AF5" w:rsidP="00AC0AF5">
      <w:pPr>
        <w:rPr>
          <w:rFonts w:ascii="Fb Fontext" w:hAnsi="Fb Fontext"/>
          <w:rtl/>
        </w:rPr>
      </w:pPr>
      <w:r w:rsidRPr="00F10693">
        <w:rPr>
          <w:rFonts w:hint="cs"/>
          <w:rtl/>
        </w:rPr>
        <w:t>'</w:t>
      </w:r>
      <w:r w:rsidRPr="00F10693">
        <w:rPr>
          <w:rtl/>
        </w:rPr>
        <w:t>מ</w:t>
      </w:r>
      <w:r w:rsidRPr="00577F86">
        <w:rPr>
          <w:rStyle w:val="affff8"/>
          <w:rtl/>
        </w:rPr>
        <w:t>עשה ידיו ברכת</w:t>
      </w:r>
      <w:r w:rsidRPr="00F10693">
        <w:rPr>
          <w:rFonts w:hint="cs"/>
          <w:rtl/>
        </w:rPr>
        <w:t>'</w:t>
      </w:r>
      <w:r w:rsidRPr="00F10693">
        <w:rPr>
          <w:rtl/>
        </w:rPr>
        <w:t xml:space="preserve"> </w:t>
      </w:r>
      <w:r w:rsidRPr="00C35A2C">
        <w:rPr>
          <w:rFonts w:ascii="Fb Fontext" w:hAnsi="Fb Fontext"/>
          <w:rtl/>
        </w:rPr>
        <w:t>כל הנוטל פרוטה מאיוב מתברך.</w:t>
      </w:r>
    </w:p>
    <w:p w14:paraId="6CDC3F28" w14:textId="77777777" w:rsidR="00BC457C" w:rsidRDefault="00BC457C" w:rsidP="00BC457C">
      <w:pPr>
        <w:pStyle w:val="36"/>
        <w:framePr w:wrap="notBeside"/>
        <w:rPr>
          <w:rStyle w:val="affff8"/>
          <w:rtl/>
        </w:rPr>
      </w:pPr>
      <w:r w:rsidRPr="00C35A2C">
        <w:rPr>
          <w:rFonts w:hint="cs"/>
          <w:rtl/>
        </w:rPr>
        <w:t>ריב</w:t>
      </w:r>
      <w:r w:rsidRPr="00C35A2C">
        <w:rPr>
          <w:rtl/>
        </w:rPr>
        <w:t>"</w:t>
      </w:r>
      <w:r w:rsidRPr="00C35A2C">
        <w:rPr>
          <w:rFonts w:hint="cs"/>
          <w:rtl/>
        </w:rPr>
        <w:t>ח</w:t>
      </w:r>
      <w:r w:rsidRPr="00C35A2C">
        <w:rPr>
          <w:rtl/>
        </w:rPr>
        <w:t>:</w:t>
      </w:r>
    </w:p>
    <w:p w14:paraId="452D5C42" w14:textId="3DAEF4D3" w:rsidR="00AC0AF5" w:rsidRPr="00C35A2C" w:rsidRDefault="00AC0AF5" w:rsidP="00BC457C">
      <w:pPr>
        <w:spacing w:after="60"/>
        <w:rPr>
          <w:rFonts w:ascii="Fb Fontext" w:hAnsi="Fb Fontext"/>
          <w:rtl/>
        </w:rPr>
      </w:pPr>
      <w:r w:rsidRPr="00F10693">
        <w:rPr>
          <w:rFonts w:hint="cs"/>
          <w:rtl/>
        </w:rPr>
        <w:t>'</w:t>
      </w:r>
      <w:r w:rsidRPr="00F10693">
        <w:rPr>
          <w:rtl/>
        </w:rPr>
        <w:t>ו</w:t>
      </w:r>
      <w:r w:rsidRPr="00577F86">
        <w:rPr>
          <w:rStyle w:val="affff8"/>
          <w:rtl/>
        </w:rPr>
        <w:t>מקנהו פרץ בארץ</w:t>
      </w:r>
      <w:r w:rsidRPr="00F10693">
        <w:rPr>
          <w:rFonts w:hint="cs"/>
          <w:rtl/>
        </w:rPr>
        <w:t xml:space="preserve">' </w:t>
      </w:r>
      <w:r w:rsidRPr="00C35A2C">
        <w:rPr>
          <w:rFonts w:ascii="Fb Fontext" w:hAnsi="Fb Fontext"/>
          <w:rtl/>
        </w:rPr>
        <w:t>מקנהו של איוב פרצו גדרו של עולם, מנהגו של עולם - זאבים הורגים העזים, מקנהו של איוב - עזים הורגים את הזאבים.</w:t>
      </w:r>
    </w:p>
    <w:p w14:paraId="4E669236" w14:textId="77777777" w:rsidR="00BC457C" w:rsidRDefault="00AC0AF5" w:rsidP="00BC457C">
      <w:pPr>
        <w:pStyle w:val="36"/>
        <w:framePr w:wrap="notBeside"/>
        <w:rPr>
          <w:rStyle w:val="affff8"/>
          <w:rtl/>
        </w:rPr>
      </w:pPr>
      <w:r w:rsidRPr="00C35A2C">
        <w:rPr>
          <w:rtl/>
        </w:rPr>
        <w:t>•</w:t>
      </w:r>
    </w:p>
    <w:p w14:paraId="78392BD6" w14:textId="16C3CBD5" w:rsidR="00AC0AF5" w:rsidRDefault="00AC0AF5" w:rsidP="00AC0AF5">
      <w:pPr>
        <w:rPr>
          <w:rFonts w:ascii="Fb Fontext" w:hAnsi="Fb Fontext"/>
          <w:rtl/>
        </w:rPr>
      </w:pPr>
      <w:r w:rsidRPr="0058432D">
        <w:rPr>
          <w:rStyle w:val="affff8"/>
          <w:rtl/>
        </w:rPr>
        <w:t xml:space="preserve">ויאמר </w:t>
      </w:r>
      <w:r w:rsidR="00AC4D1C" w:rsidRPr="00AC4D1C">
        <w:rPr>
          <w:rStyle w:val="affff8"/>
          <w:rtl/>
        </w:rPr>
        <w:t xml:space="preserve">הבקר היו חורשות והאתונות רועות על ידיהם </w:t>
      </w:r>
      <w:r w:rsidRPr="0058432D">
        <w:rPr>
          <w:rStyle w:val="affff8"/>
          <w:rtl/>
        </w:rPr>
        <w:t>וגו</w:t>
      </w:r>
      <w:r w:rsidRPr="00F10693">
        <w:rPr>
          <w:rtl/>
        </w:rPr>
        <w:t>',</w:t>
      </w:r>
    </w:p>
    <w:p w14:paraId="2E4652B7" w14:textId="77777777" w:rsidR="00BC457C" w:rsidRDefault="00AC0AF5" w:rsidP="00BC457C">
      <w:pPr>
        <w:pStyle w:val="36"/>
        <w:framePr w:wrap="notBeside"/>
        <w:rPr>
          <w:rtl/>
        </w:rPr>
      </w:pPr>
      <w:r>
        <w:rPr>
          <w:rtl/>
        </w:rPr>
        <w:t>ר</w:t>
      </w:r>
      <w:r w:rsidRPr="00C35A2C">
        <w:rPr>
          <w:rFonts w:hint="cs"/>
          <w:rtl/>
        </w:rPr>
        <w:t>י</w:t>
      </w:r>
      <w:r w:rsidRPr="00C35A2C">
        <w:rPr>
          <w:rtl/>
        </w:rPr>
        <w:t>"</w:t>
      </w:r>
      <w:r w:rsidRPr="00C35A2C">
        <w:rPr>
          <w:rFonts w:hint="cs"/>
          <w:rtl/>
        </w:rPr>
        <w:t>ו</w:t>
      </w:r>
      <w:r w:rsidRPr="00C35A2C">
        <w:rPr>
          <w:rtl/>
        </w:rPr>
        <w:t>:</w:t>
      </w:r>
    </w:p>
    <w:p w14:paraId="4453A51B" w14:textId="33C9DE30" w:rsidR="00AC0AF5" w:rsidRPr="00C35A2C" w:rsidRDefault="00AC0AF5" w:rsidP="00BC457C">
      <w:pPr>
        <w:spacing w:after="60"/>
        <w:rPr>
          <w:rFonts w:ascii="Fb Fontext" w:hAnsi="Fb Fontext" w:cs="Guttman Vilna"/>
          <w:b/>
          <w:bCs/>
          <w:rtl/>
        </w:rPr>
      </w:pPr>
      <w:r w:rsidRPr="00C35A2C">
        <w:rPr>
          <w:rFonts w:ascii="Fb Fontext" w:hAnsi="Fb Fontext"/>
          <w:rtl/>
        </w:rPr>
        <w:t>מלמד, שהטעימו הקב"ה לאיוב מעין העולם הבא.</w:t>
      </w:r>
    </w:p>
    <w:p w14:paraId="57F1DA18" w14:textId="77777777" w:rsidR="00AC0AF5" w:rsidRPr="00C35A2C" w:rsidRDefault="00AC0AF5" w:rsidP="00982F98">
      <w:pPr>
        <w:pStyle w:val="affe"/>
        <w:framePr w:wrap="around"/>
        <w:rPr>
          <w:rtl/>
        </w:rPr>
      </w:pPr>
      <w:r w:rsidRPr="00C35A2C">
        <w:rPr>
          <w:rtl/>
        </w:rPr>
        <w:t>טז.</w:t>
      </w:r>
    </w:p>
    <w:p w14:paraId="0109D9DA" w14:textId="77777777" w:rsidR="00BC457C" w:rsidRPr="00F10693" w:rsidRDefault="00AC0AF5" w:rsidP="00BC457C">
      <w:pPr>
        <w:pStyle w:val="36"/>
        <w:framePr w:wrap="notBeside"/>
        <w:rPr>
          <w:rtl/>
        </w:rPr>
      </w:pPr>
      <w:r w:rsidRPr="00C35A2C">
        <w:rPr>
          <w:rtl/>
        </w:rPr>
        <w:t>•</w:t>
      </w:r>
    </w:p>
    <w:p w14:paraId="4B9436FB" w14:textId="77777777" w:rsidR="00F10693" w:rsidRDefault="00AC0AF5" w:rsidP="00BC457C">
      <w:pPr>
        <w:rPr>
          <w:rFonts w:ascii="Fb Fontext" w:hAnsi="Fb Fontext"/>
          <w:sz w:val="32"/>
          <w:rtl/>
        </w:rPr>
      </w:pPr>
      <w:r w:rsidRPr="00F10693">
        <w:rPr>
          <w:rStyle w:val="affffe"/>
          <w:rFonts w:hint="cs"/>
          <w:rtl/>
        </w:rPr>
        <w:t>'</w:t>
      </w:r>
      <w:bookmarkStart w:id="8" w:name="_Hlk171590533"/>
      <w:r w:rsidRPr="00F10693">
        <w:rPr>
          <w:rStyle w:val="affffe"/>
          <w:rtl/>
        </w:rPr>
        <w:t>עוד זה מדבר וזה בא</w:t>
      </w:r>
      <w:r w:rsidRPr="00577F86">
        <w:rPr>
          <w:rStyle w:val="affff8"/>
          <w:rtl/>
        </w:rPr>
        <w:t xml:space="preserve"> </w:t>
      </w:r>
      <w:r w:rsidR="00F10693">
        <w:rPr>
          <w:rStyle w:val="affff8"/>
          <w:rtl/>
        </w:rPr>
        <w:t>וַיֹּאמַר אֵשׁ אֱלֹהִי</w:t>
      </w:r>
      <w:r w:rsidRPr="00577F86">
        <w:rPr>
          <w:rStyle w:val="affff8"/>
          <w:rtl/>
        </w:rPr>
        <w:t>ם וגו</w:t>
      </w:r>
      <w:r w:rsidRPr="00F10693">
        <w:rPr>
          <w:rtl/>
        </w:rPr>
        <w:t>',</w:t>
      </w:r>
      <w:r w:rsidRPr="00C35A2C">
        <w:rPr>
          <w:rFonts w:ascii="Fb Fontext" w:hAnsi="Fb Fontext"/>
          <w:sz w:val="32"/>
          <w:rtl/>
        </w:rPr>
        <w:t xml:space="preserve"> </w:t>
      </w:r>
    </w:p>
    <w:p w14:paraId="76814F79" w14:textId="77777777" w:rsidR="00F10693" w:rsidRDefault="00AC0AF5" w:rsidP="00BC457C">
      <w:pPr>
        <w:rPr>
          <w:rFonts w:ascii="Fb Fontext" w:hAnsi="Fb Fontext"/>
          <w:sz w:val="32"/>
          <w:rtl/>
        </w:rPr>
      </w:pPr>
      <w:r w:rsidRPr="00F10693">
        <w:rPr>
          <w:rStyle w:val="affffe"/>
          <w:rtl/>
        </w:rPr>
        <w:t>עוד זה מדבר וזה בא</w:t>
      </w:r>
      <w:r w:rsidRPr="00C35A2C">
        <w:rPr>
          <w:rFonts w:ascii="Fb Fontext" w:hAnsi="Fb Fontext"/>
          <w:sz w:val="32"/>
          <w:rtl/>
        </w:rPr>
        <w:t xml:space="preserve"> </w:t>
      </w:r>
      <w:r w:rsidR="00F10693">
        <w:rPr>
          <w:rStyle w:val="affff8"/>
          <w:rtl/>
        </w:rPr>
        <w:t>וַיֹּאמַר כַּשְׂדִּים שָׂמוּ שְׁלֹשָׁה רָאשִׁים וַיִּפְשְׁטוּ עַל הַגְּמַלִּים וַיִּקָּחוּ</w:t>
      </w:r>
      <w:r w:rsidRPr="0058432D">
        <w:rPr>
          <w:rStyle w:val="affff8"/>
          <w:rtl/>
        </w:rPr>
        <w:t>ם וגו</w:t>
      </w:r>
      <w:r w:rsidRPr="00F10693">
        <w:rPr>
          <w:rtl/>
        </w:rPr>
        <w:t>',</w:t>
      </w:r>
      <w:r w:rsidRPr="00C35A2C">
        <w:rPr>
          <w:rFonts w:ascii="Fb Fontext" w:hAnsi="Fb Fontext"/>
          <w:sz w:val="32"/>
          <w:rtl/>
        </w:rPr>
        <w:t xml:space="preserve"> </w:t>
      </w:r>
    </w:p>
    <w:p w14:paraId="22AFAA2F" w14:textId="55D56E04" w:rsidR="00AC0AF5" w:rsidRPr="00C35A2C" w:rsidRDefault="00F10693" w:rsidP="00BC457C">
      <w:pPr>
        <w:rPr>
          <w:rFonts w:ascii="Fb Fontext" w:hAnsi="Fb Fontext"/>
          <w:rtl/>
        </w:rPr>
      </w:pPr>
      <w:r w:rsidRPr="00F10693">
        <w:rPr>
          <w:rStyle w:val="affff8"/>
          <w:rtl/>
        </w:rPr>
        <w:t xml:space="preserve">עַד זֶה מְדַבֵּר וְזֶה בָּא וַיֹּאמַר בָּנֶיךָ וּבְנוֹתֶיךָ "אֹכְלִים וְשֹׁתִים יַיִן" בְּבֵית אֲחִיהֶם הַבְּכוֹר   "וְהִנֵּה רוּחַ גְּדוֹלָה בָּאָה" מֵעֵבֶר הַמִּדְבָּר וַיִּגַּע בְּאַרְבַּע פִּנּוֹת הַבַּיִת וַיִּפֹּל עַל הַנְּעָרִים וַיָּמוּתוּ וָאִמָּלְטָה רַק אֲנִי לְבַדִּי לְהַגִּיד לָךְ  </w:t>
      </w:r>
      <w:r w:rsidR="00AC0AF5" w:rsidRPr="0058432D">
        <w:rPr>
          <w:rStyle w:val="affff8"/>
          <w:rtl/>
        </w:rPr>
        <w:t>וגו</w:t>
      </w:r>
      <w:r w:rsidR="00AC0AF5" w:rsidRPr="00F10693">
        <w:rPr>
          <w:rtl/>
        </w:rPr>
        <w:t>',</w:t>
      </w:r>
      <w:r w:rsidR="00AC0AF5" w:rsidRPr="0058432D">
        <w:rPr>
          <w:rStyle w:val="affff8"/>
          <w:rtl/>
        </w:rPr>
        <w:t xml:space="preserve"> </w:t>
      </w:r>
      <w:r>
        <w:rPr>
          <w:rStyle w:val="affff8"/>
          <w:rtl/>
        </w:rPr>
        <w:t>וַיָּקָם אִיּוֹב וַיִּקְרַע אֶת מְעִלוֹ וַיָּגָז אֶת רֹאשׁוֹ</w:t>
      </w:r>
      <w:r w:rsidR="00AC0AF5" w:rsidRPr="0058432D">
        <w:rPr>
          <w:rStyle w:val="affff8"/>
          <w:rtl/>
        </w:rPr>
        <w:t xml:space="preserve"> וגו</w:t>
      </w:r>
      <w:r w:rsidR="00AC0AF5" w:rsidRPr="00F10693">
        <w:rPr>
          <w:rtl/>
        </w:rPr>
        <w:t>',</w:t>
      </w:r>
      <w:r w:rsidR="00AC0AF5" w:rsidRPr="0058432D">
        <w:rPr>
          <w:rStyle w:val="affff8"/>
          <w:rtl/>
        </w:rPr>
        <w:t xml:space="preserve"> </w:t>
      </w:r>
      <w:r w:rsidRPr="00F10693">
        <w:rPr>
          <w:rStyle w:val="affff8"/>
          <w:rtl/>
        </w:rPr>
        <w:t>וַיֹּאמֶר עָרֹם יָצָתִי "מִבֶּטֶן אִמִּי" וְעָרֹם אָשׁוּב שָׁמָּה יְהֹוָה נָתַן וַיהֹוָה לָקָח יְהִי שֵׁם יְהֹוָה מְבֹרָךְ  "בְּכָל זֹאת לֹא חָטָא" אִיּוֹב וְלֹא נָתַן תִּפְלָה לֵאלֹהִים</w:t>
      </w:r>
      <w:r>
        <w:rPr>
          <w:rStyle w:val="affff8"/>
          <w:rFonts w:hint="cs"/>
          <w:rtl/>
        </w:rPr>
        <w:t xml:space="preserve"> </w:t>
      </w:r>
      <w:r w:rsidRPr="00F10693">
        <w:rPr>
          <w:rStyle w:val="affff8"/>
          <w:rtl/>
        </w:rPr>
        <w:t xml:space="preserve"> "וַיְהִי הַיּוֹם וַיָּבֹאוּ בְּנֵי" הָאֱלֹהִים לְהִתְיַצֵּב עַל </w:t>
      </w:r>
      <w:r>
        <w:rPr>
          <w:rStyle w:val="affff8"/>
          <w:rFonts w:hint="cs"/>
          <w:rtl/>
        </w:rPr>
        <w:t>ה'</w:t>
      </w:r>
      <w:r w:rsidRPr="00F10693">
        <w:rPr>
          <w:rStyle w:val="affff8"/>
          <w:rtl/>
        </w:rPr>
        <w:t xml:space="preserve"> </w:t>
      </w:r>
      <w:r w:rsidR="00AC0AF5" w:rsidRPr="00F10693">
        <w:rPr>
          <w:rtl/>
        </w:rPr>
        <w:t>,</w:t>
      </w:r>
      <w:r w:rsidR="00AC0AF5" w:rsidRPr="0058432D">
        <w:rPr>
          <w:rStyle w:val="affff8"/>
          <w:rtl/>
        </w:rPr>
        <w:t xml:space="preserve"> </w:t>
      </w:r>
      <w:r w:rsidRPr="00F10693">
        <w:rPr>
          <w:rStyle w:val="affff8"/>
          <w:rtl/>
        </w:rPr>
        <w:t xml:space="preserve">וַיֹּאמֶר </w:t>
      </w:r>
      <w:r>
        <w:rPr>
          <w:rStyle w:val="affff8"/>
          <w:rFonts w:hint="cs"/>
          <w:rtl/>
        </w:rPr>
        <w:t xml:space="preserve">ה' </w:t>
      </w:r>
      <w:r w:rsidRPr="00F10693">
        <w:rPr>
          <w:rStyle w:val="affff8"/>
          <w:rtl/>
        </w:rPr>
        <w:t xml:space="preserve">אֶל הַשָּׂטָן אֵי מִזֶּה תָּבֹא וַיַּעַן הַשָּׂטָן אֶת </w:t>
      </w:r>
      <w:r>
        <w:rPr>
          <w:rStyle w:val="affff8"/>
          <w:rFonts w:hint="cs"/>
          <w:rtl/>
        </w:rPr>
        <w:t xml:space="preserve">ה' </w:t>
      </w:r>
      <w:r w:rsidRPr="00F10693">
        <w:rPr>
          <w:rStyle w:val="affff8"/>
          <w:rtl/>
        </w:rPr>
        <w:t>וַיֹּאמַר מִשֻּׁט בָּאָרֶץ וּמֵהִתְהַלֵּךְ בָּהּ</w:t>
      </w:r>
    </w:p>
    <w:p w14:paraId="4820863F" w14:textId="77777777" w:rsidR="00AC0AF5" w:rsidRPr="00C35A2C" w:rsidRDefault="00AC0AF5" w:rsidP="00224038">
      <w:pPr>
        <w:spacing w:after="60"/>
        <w:rPr>
          <w:rFonts w:ascii="Fb Fontext" w:hAnsi="Fb Fontext"/>
          <w:rtl/>
        </w:rPr>
      </w:pPr>
      <w:r w:rsidRPr="00BC457C">
        <w:rPr>
          <w:rStyle w:val="affffe"/>
          <w:rtl/>
        </w:rPr>
        <w:t>אמר לפניו:</w:t>
      </w:r>
      <w:r>
        <w:rPr>
          <w:rFonts w:ascii="Fb Fontext" w:hAnsi="Fb Fontext"/>
          <w:rtl/>
        </w:rPr>
        <w:t xml:space="preserve"> </w:t>
      </w:r>
      <w:r>
        <w:rPr>
          <w:rStyle w:val="affffe"/>
          <w:rFonts w:ascii="Fb Fontext" w:hAnsi="Fb Fontext"/>
          <w:rtl/>
          <w:rPrChange w:id="9088" w:author="מנוע אמוראים" w:date="2026-10-05T16:41:09Z">
            <w:rPr>
              <w:rFonts w:ascii="Fb Fontext" w:hAnsi="Fb Fontext"/>
              <w:rtl/>
            </w:rPr>
          </w:rPrChange>
        </w:rPr>
        <w:t xml:space="preserve">רבש"ע</w:t>
      </w:r>
      <w:r>
        <w:rPr>
          <w:rFonts w:ascii="Fb Fontext" w:hAnsi="Fb Fontext"/>
          <w:rtl/>
        </w:rPr>
        <w:t xml:space="preserve">, שטתי בכל העולם ולא מצאתי כעבדך אברהם, שאמרת לו: </w:t>
      </w:r>
      <w:r w:rsidRPr="0058432D">
        <w:rPr>
          <w:rStyle w:val="affff8"/>
          <w:rtl/>
        </w:rPr>
        <w:t>קום התהלך בארץ לארכה ולרחבה כי לך אתננה,</w:t>
      </w:r>
      <w:r w:rsidRPr="00C35A2C">
        <w:rPr>
          <w:rFonts w:ascii="Fb Fontext" w:hAnsi="Fb Fontext"/>
          <w:rtl/>
        </w:rPr>
        <w:t xml:space="preserve"> ובשעה שבקש לקבור שרה לא מצא מקום לקוברה, ולא הרהר אחר מדותיך.</w:t>
      </w:r>
    </w:p>
    <w:p w14:paraId="0DB632C8" w14:textId="77777777" w:rsidR="00BC457C" w:rsidRDefault="00AC0AF5" w:rsidP="00BC457C">
      <w:pPr>
        <w:pStyle w:val="36"/>
        <w:framePr w:wrap="notBeside"/>
        <w:rPr>
          <w:rStyle w:val="affff8"/>
          <w:rtl/>
        </w:rPr>
      </w:pPr>
      <w:r w:rsidRPr="00F10693">
        <w:rPr>
          <w:rFonts w:hint="cs"/>
          <w:rtl/>
        </w:rPr>
        <w:t>'</w:t>
      </w:r>
      <w:r w:rsidRPr="00F10693">
        <w:rPr>
          <w:rtl/>
        </w:rPr>
        <w:t>•</w:t>
      </w:r>
    </w:p>
    <w:p w14:paraId="3999E5C2" w14:textId="308D2064" w:rsidR="00BC457C" w:rsidRDefault="00224038" w:rsidP="00224038">
      <w:pPr>
        <w:rPr>
          <w:rFonts w:ascii="Fb Fontext" w:hAnsi="Fb Fontext"/>
          <w:rtl/>
        </w:rPr>
      </w:pPr>
      <w:r w:rsidRPr="00224038">
        <w:rPr>
          <w:rStyle w:val="affff8"/>
          <w:rtl/>
        </w:rPr>
        <w:t xml:space="preserve">וַיֹּאמֶר </w:t>
      </w:r>
      <w:r>
        <w:rPr>
          <w:rStyle w:val="affff8"/>
          <w:rFonts w:hint="cs"/>
          <w:rtl/>
        </w:rPr>
        <w:t xml:space="preserve">ה' </w:t>
      </w:r>
      <w:r w:rsidRPr="00224038">
        <w:rPr>
          <w:rStyle w:val="affff8"/>
          <w:rtl/>
        </w:rPr>
        <w:t xml:space="preserve">"אֶל הַשָּׂטָן </w:t>
      </w:r>
      <w:r w:rsidR="00C52227">
        <w:rPr>
          <w:rStyle w:val="affff8"/>
          <w:rFonts w:hint="cs"/>
          <w:rtl/>
        </w:rPr>
        <w:t xml:space="preserve">וגו' </w:t>
      </w:r>
      <w:r w:rsidRPr="00224038">
        <w:rPr>
          <w:rStyle w:val="affff8"/>
          <w:rtl/>
        </w:rPr>
        <w:t xml:space="preserve">וַתְּסִיתֵנִי בוֹ לְבַלְּעוֹ חִנָּם  </w:t>
      </w:r>
      <w:r w:rsidR="00AC0AF5" w:rsidRPr="0008384F">
        <w:rPr>
          <w:rStyle w:val="affff8"/>
          <w:rtl/>
        </w:rPr>
        <w:t xml:space="preserve"> </w:t>
      </w:r>
    </w:p>
    <w:p w14:paraId="74091D7D" w14:textId="77777777" w:rsidR="00BC457C" w:rsidRDefault="00AC0AF5" w:rsidP="00BC457C">
      <w:pPr>
        <w:pStyle w:val="36"/>
        <w:framePr w:wrap="notBeside"/>
        <w:rPr>
          <w:rtl/>
        </w:rPr>
      </w:pPr>
      <w:r w:rsidRPr="00C35A2C">
        <w:rPr>
          <w:rFonts w:hint="cs"/>
          <w:rtl/>
        </w:rPr>
        <w:t>רי</w:t>
      </w:r>
      <w:r w:rsidRPr="00C35A2C">
        <w:rPr>
          <w:rtl/>
        </w:rPr>
        <w:t>"</w:t>
      </w:r>
      <w:r w:rsidRPr="00C35A2C">
        <w:rPr>
          <w:rFonts w:hint="cs"/>
          <w:rtl/>
        </w:rPr>
        <w:t>ו</w:t>
      </w:r>
      <w:r w:rsidRPr="00C35A2C">
        <w:rPr>
          <w:rtl/>
        </w:rPr>
        <w:t>:</w:t>
      </w:r>
    </w:p>
    <w:p w14:paraId="22CAE911" w14:textId="0D648C5E" w:rsidR="00AC0AF5" w:rsidRPr="00C35A2C" w:rsidRDefault="00AC0AF5" w:rsidP="00AC0AF5">
      <w:pPr>
        <w:rPr>
          <w:rFonts w:ascii="Fb Fontext" w:hAnsi="Fb Fontext"/>
          <w:rtl/>
        </w:rPr>
      </w:pPr>
      <w:r w:rsidRPr="00C35A2C">
        <w:rPr>
          <w:rFonts w:ascii="Fb Fontext" w:hAnsi="Fb Fontext"/>
          <w:rtl/>
        </w:rPr>
        <w:t>אלמלא מקרא כתוב א"</w:t>
      </w:r>
      <w:r w:rsidRPr="00C35A2C">
        <w:rPr>
          <w:rFonts w:ascii="Fb Fontext" w:hAnsi="Fb Fontext" w:hint="cs"/>
          <w:rtl/>
        </w:rPr>
        <w:t>א</w:t>
      </w:r>
      <w:r w:rsidRPr="00C35A2C">
        <w:rPr>
          <w:rFonts w:ascii="Fb Fontext" w:hAnsi="Fb Fontext"/>
          <w:rtl/>
        </w:rPr>
        <w:t xml:space="preserve"> לאומרו, כאדם שמסיתין אותו וניסת.</w:t>
      </w:r>
    </w:p>
    <w:p w14:paraId="5D5C0445" w14:textId="77777777" w:rsidR="00AC0AF5" w:rsidRPr="00C35A2C" w:rsidRDefault="00AC0AF5" w:rsidP="00AC0AF5">
      <w:pPr>
        <w:rPr>
          <w:rFonts w:ascii="Fb Fontext" w:hAnsi="Fb Fontext"/>
          <w:rtl/>
        </w:rPr>
      </w:pPr>
      <w:r w:rsidRPr="00BC457C">
        <w:rPr>
          <w:rStyle w:val="affffe"/>
          <w:rtl/>
        </w:rPr>
        <w:t>במתניתא תנא:</w:t>
      </w:r>
      <w:r w:rsidRPr="00C35A2C">
        <w:rPr>
          <w:rFonts w:ascii="Fb Fontext" w:hAnsi="Fb Fontext"/>
          <w:rtl/>
        </w:rPr>
        <w:t xml:space="preserve"> יורד ומתעה ועולה ומרגיז, נוטל רשות ונוטל נשמה.</w:t>
      </w:r>
    </w:p>
    <w:p w14:paraId="29F9DB1D" w14:textId="77777777" w:rsidR="00BC457C" w:rsidRDefault="00AC0AF5" w:rsidP="00BC457C">
      <w:pPr>
        <w:pStyle w:val="36"/>
        <w:framePr w:wrap="notBeside"/>
        <w:rPr>
          <w:rtl/>
        </w:rPr>
      </w:pPr>
      <w:r w:rsidRPr="00C35A2C">
        <w:rPr>
          <w:rtl/>
        </w:rPr>
        <w:t>•</w:t>
      </w:r>
    </w:p>
    <w:p w14:paraId="6B649140" w14:textId="7BFAF837" w:rsidR="00224038" w:rsidRDefault="00224038" w:rsidP="00AC0AF5">
      <w:pPr>
        <w:rPr>
          <w:rStyle w:val="affff8"/>
          <w:rtl/>
        </w:rPr>
      </w:pPr>
      <w:r w:rsidRPr="00224038">
        <w:rPr>
          <w:rStyle w:val="affff8"/>
          <w:rtl/>
        </w:rPr>
        <w:t xml:space="preserve">וַיַּעַן הַשָּׂטָן אֶת </w:t>
      </w:r>
      <w:r w:rsidR="00C52227">
        <w:rPr>
          <w:rStyle w:val="affff8"/>
          <w:rFonts w:hint="cs"/>
          <w:rtl/>
        </w:rPr>
        <w:t xml:space="preserve">ה' </w:t>
      </w:r>
      <w:r w:rsidRPr="00224038">
        <w:rPr>
          <w:rStyle w:val="affff8"/>
          <w:rtl/>
        </w:rPr>
        <w:t xml:space="preserve">"וַיֹּאמַר עוֹר בְּעַד עוֹר" וְכֹל אֲשֶׁר לָאִישׁ יִתֵּן בְּעַד נַפְשׁוֹ  </w:t>
      </w:r>
    </w:p>
    <w:p w14:paraId="2E1CB5C4" w14:textId="5F18A12A" w:rsidR="00AC0AF5" w:rsidRPr="00224038" w:rsidRDefault="00224038" w:rsidP="00224038">
      <w:pPr>
        <w:rPr>
          <w:rFonts w:ascii="Fb Fontext" w:hAnsi="Fb Fontext" w:cs="BA TM • Tzlotana"/>
          <w:spacing w:val="4"/>
          <w:szCs w:val="16"/>
          <w:rtl/>
        </w:rPr>
      </w:pPr>
      <w:r w:rsidRPr="00224038">
        <w:rPr>
          <w:rStyle w:val="affff8"/>
          <w:rtl/>
        </w:rPr>
        <w:t xml:space="preserve">אוּלָם שְׁלַח נָא יָדְךָ" וְגַע אֶל עַצְמוֹ וְאֶל בְּשָׂרוֹ אִם לֹא אֶל פָּנֶיךָ יְבָרְכֶךָּ  </w:t>
      </w:r>
      <w:r w:rsidR="00AC0AF5" w:rsidRPr="0058432D">
        <w:rPr>
          <w:rStyle w:val="affff8"/>
          <w:rtl/>
        </w:rPr>
        <w:t>ויאמר ה</w:t>
      </w:r>
      <w:r w:rsidR="00AC0AF5" w:rsidRPr="00F10693">
        <w:rPr>
          <w:rtl/>
        </w:rPr>
        <w:t xml:space="preserve">' </w:t>
      </w:r>
      <w:r w:rsidR="00AC0AF5" w:rsidRPr="0058432D">
        <w:rPr>
          <w:rStyle w:val="affff8"/>
          <w:rtl/>
        </w:rPr>
        <w:t xml:space="preserve">אל השטן </w:t>
      </w:r>
      <w:r>
        <w:rPr>
          <w:rStyle w:val="affff8"/>
          <w:rtl/>
        </w:rPr>
        <w:t>הִנּוֹ בְיָדֶךָ אַךְ</w:t>
      </w:r>
      <w:r w:rsidRPr="00224038">
        <w:rPr>
          <w:rStyle w:val="affff8"/>
          <w:rtl/>
        </w:rPr>
        <w:t xml:space="preserve"> </w:t>
      </w:r>
      <w:r w:rsidRPr="0058432D">
        <w:rPr>
          <w:rStyle w:val="affff8"/>
          <w:rtl/>
        </w:rPr>
        <w:t>את נפשו שמור,</w:t>
      </w:r>
      <w:r w:rsidRPr="00224038">
        <w:rPr>
          <w:rStyle w:val="affff8"/>
          <w:rtl/>
        </w:rPr>
        <w:t xml:space="preserve"> אוּלָם שְׁלַח נָא יָדְךָ" וְגַע אֶל עַצְמוֹ וְאֶל בְּשָׂרוֹ אִם לֹא אֶל פָּנֶיךָ יְבָרְכֶךָּ וַיֵּצֵא הַשָּׂטָן מֵאֵת פְּנֵי" יְהֹוָה וַיַּךְ אֶת אִיּוֹב </w:t>
      </w:r>
      <w:r w:rsidR="00AC0AF5" w:rsidRPr="0058432D">
        <w:rPr>
          <w:rStyle w:val="affff8"/>
          <w:rtl/>
        </w:rPr>
        <w:t>וגו</w:t>
      </w:r>
      <w:r w:rsidR="00AC0AF5" w:rsidRPr="00F10693">
        <w:rPr>
          <w:rtl/>
        </w:rPr>
        <w:t>',</w:t>
      </w:r>
    </w:p>
    <w:p w14:paraId="1D939920" w14:textId="77777777" w:rsidR="00BC457C" w:rsidRDefault="00AC0AF5" w:rsidP="00BC457C">
      <w:pPr>
        <w:pStyle w:val="36"/>
        <w:framePr w:wrap="notBeside"/>
        <w:rPr>
          <w:rtl/>
        </w:rPr>
      </w:pPr>
      <w:r w:rsidRPr="006765C4">
        <w:rPr>
          <w:rFonts w:hint="cs"/>
          <w:rtl/>
        </w:rPr>
        <w:t>רי</w:t>
      </w:r>
      <w:r w:rsidRPr="006765C4">
        <w:rPr>
          <w:rtl/>
        </w:rPr>
        <w:t>"</w:t>
      </w:r>
      <w:r w:rsidRPr="006765C4">
        <w:rPr>
          <w:rFonts w:hint="cs"/>
          <w:rtl/>
        </w:rPr>
        <w:t>צ</w:t>
      </w:r>
      <w:r w:rsidRPr="006765C4">
        <w:rPr>
          <w:rtl/>
        </w:rPr>
        <w:t>:</w:t>
      </w:r>
    </w:p>
    <w:p w14:paraId="1E75ECDB" w14:textId="281EC8E9" w:rsidR="00AC0AF5" w:rsidRPr="00BC457C" w:rsidRDefault="00AC0AF5" w:rsidP="00BC457C">
      <w:pPr>
        <w:spacing w:after="60"/>
        <w:rPr>
          <w:rtl/>
        </w:rPr>
      </w:pPr>
      <w:r w:rsidRPr="00BC457C">
        <w:rPr>
          <w:rtl/>
        </w:rPr>
        <w:t>קשה צערו של שטן יותר משל איוב, משל לעבד שא"ל רבו: שבור חבית ושמור את יינה.</w:t>
      </w:r>
    </w:p>
    <w:p w14:paraId="6A007B9C" w14:textId="3E03B298" w:rsidR="00BC457C" w:rsidRDefault="00AC0AF5" w:rsidP="00BC457C">
      <w:pPr>
        <w:pStyle w:val="36"/>
        <w:framePr w:wrap="notBeside"/>
        <w:rPr>
          <w:rtl/>
        </w:rPr>
      </w:pPr>
      <w:r>
        <w:rPr>
          <w:rtl/>
        </w:rPr>
        <w:t>ר</w:t>
      </w:r>
      <w:r w:rsidRPr="00C35A2C">
        <w:rPr>
          <w:rtl/>
        </w:rPr>
        <w:t>"ל:</w:t>
      </w:r>
    </w:p>
    <w:p w14:paraId="62E692EF" w14:textId="496D1D3A" w:rsidR="00BC457C" w:rsidRDefault="00AC0AF5" w:rsidP="00AC0AF5">
      <w:pPr>
        <w:rPr>
          <w:rFonts w:ascii="Fb Fontext" w:hAnsi="Fb Fontext"/>
          <w:rtl/>
        </w:rPr>
      </w:pPr>
      <w:r w:rsidRPr="00C35A2C">
        <w:rPr>
          <w:rFonts w:ascii="Fb Fontext" w:hAnsi="Fb Fontext"/>
          <w:rtl/>
        </w:rPr>
        <w:t>הוא שטן</w:t>
      </w:r>
      <w:r w:rsidRPr="00C35A2C">
        <w:rPr>
          <w:rFonts w:ascii="Fb Fontext" w:hAnsi="Fb Fontext" w:hint="cs"/>
          <w:rtl/>
        </w:rPr>
        <w:t xml:space="preserve"> </w:t>
      </w:r>
      <w:r w:rsidRPr="00577F86">
        <w:rPr>
          <w:rStyle w:val="affff8"/>
          <w:rFonts w:hint="cs"/>
          <w:rtl/>
        </w:rPr>
        <w:t>ד</w:t>
      </w:r>
      <w:r w:rsidRPr="00F10693">
        <w:rPr>
          <w:rFonts w:hint="cs"/>
          <w:rtl/>
        </w:rPr>
        <w:t>'</w:t>
      </w:r>
      <w:r w:rsidR="00224038">
        <w:rPr>
          <w:rtl/>
        </w:rPr>
        <w:t>וַ</w:t>
      </w:r>
      <w:r w:rsidR="00224038">
        <w:rPr>
          <w:rStyle w:val="affff8"/>
          <w:rtl/>
        </w:rPr>
        <w:t>יֵּצֵא הַשָּׂטָן מֵאֵת פְּנֵ</w:t>
      </w:r>
      <w:r w:rsidRPr="00577F86">
        <w:rPr>
          <w:rStyle w:val="affff8"/>
          <w:rtl/>
        </w:rPr>
        <w:t>י</w:t>
      </w:r>
      <w:r w:rsidR="00224038">
        <w:rPr>
          <w:rStyle w:val="affff8"/>
          <w:rtl/>
        </w:rPr>
        <w:t xml:space="preserve"> </w:t>
      </w:r>
      <w:r w:rsidR="00224038">
        <w:rPr>
          <w:rStyle w:val="affff8"/>
          <w:rFonts w:hint="cs"/>
          <w:rtl/>
        </w:rPr>
        <w:t>וגו'</w:t>
      </w:r>
      <w:r w:rsidRPr="00F10693">
        <w:rPr>
          <w:rtl/>
        </w:rPr>
        <w:t>'.</w:t>
      </w:r>
      <w:r w:rsidRPr="00C35A2C">
        <w:rPr>
          <w:rFonts w:ascii="Fb Fontext" w:hAnsi="Fb Fontext"/>
          <w:rtl/>
        </w:rPr>
        <w:t xml:space="preserve"> </w:t>
      </w:r>
    </w:p>
    <w:p w14:paraId="4EDC31C1" w14:textId="502A2FC0" w:rsidR="00AC0AF5" w:rsidRDefault="00AC0AF5" w:rsidP="00224038">
      <w:pPr>
        <w:rPr>
          <w:rFonts w:ascii="Fb Fontext" w:hAnsi="Fb Fontext"/>
          <w:rtl/>
        </w:rPr>
      </w:pPr>
      <w:r w:rsidRPr="00C35A2C">
        <w:rPr>
          <w:rFonts w:ascii="Fb Fontext" w:hAnsi="Fb Fontext"/>
          <w:rtl/>
        </w:rPr>
        <w:t>הוא יצ</w:t>
      </w:r>
      <w:r w:rsidRPr="00C35A2C">
        <w:rPr>
          <w:rFonts w:ascii="Fb Fontext" w:hAnsi="Fb Fontext" w:hint="cs"/>
          <w:rtl/>
        </w:rPr>
        <w:t>ה</w:t>
      </w:r>
      <w:r w:rsidRPr="00C35A2C">
        <w:rPr>
          <w:rFonts w:ascii="Fb Fontext" w:hAnsi="Fb Fontext"/>
          <w:rtl/>
        </w:rPr>
        <w:t>"ר</w:t>
      </w:r>
      <w:r w:rsidRPr="00C35A2C">
        <w:rPr>
          <w:rFonts w:ascii="Fb Fontext" w:hAnsi="Fb Fontext" w:hint="cs"/>
          <w:rtl/>
        </w:rPr>
        <w:t xml:space="preserve"> </w:t>
      </w:r>
      <w:r w:rsidRPr="00632AC2">
        <w:rPr>
          <w:rStyle w:val="affff8"/>
          <w:rFonts w:hint="cs"/>
          <w:rtl/>
        </w:rPr>
        <w:t>ד</w:t>
      </w:r>
      <w:r w:rsidR="00224038">
        <w:rPr>
          <w:rStyle w:val="affff8"/>
          <w:rFonts w:hint="cs"/>
          <w:rtl/>
        </w:rPr>
        <w:t>'</w:t>
      </w:r>
      <w:r w:rsidR="00224038">
        <w:rPr>
          <w:rStyle w:val="affff8"/>
          <w:rtl/>
        </w:rPr>
        <w:t>רַק רַע כָּל הַיּוֹ</w:t>
      </w:r>
      <w:r w:rsidRPr="00632AC2">
        <w:rPr>
          <w:rStyle w:val="affff8"/>
          <w:rtl/>
        </w:rPr>
        <w:t>ם</w:t>
      </w:r>
      <w:r w:rsidRPr="00C35A2C">
        <w:rPr>
          <w:rFonts w:ascii="Fb Fontext" w:hAnsi="Fb Fontext"/>
          <w:rtl/>
        </w:rPr>
        <w:t>, והכא</w:t>
      </w:r>
      <w:r w:rsidRPr="00C35A2C">
        <w:rPr>
          <w:rFonts w:ascii="Fb Fontext" w:hAnsi="Fb Fontext" w:hint="cs"/>
          <w:rtl/>
        </w:rPr>
        <w:t xml:space="preserve"> </w:t>
      </w:r>
      <w:r w:rsidR="00224038">
        <w:rPr>
          <w:rStyle w:val="affff8"/>
          <w:rtl/>
        </w:rPr>
        <w:t>רַק אֵלָיו אַל תִּשְׁלַח יָדֶךָ</w:t>
      </w:r>
      <w:r w:rsidRPr="00632AC2">
        <w:rPr>
          <w:rStyle w:val="affff8"/>
          <w:rtl/>
        </w:rPr>
        <w:t xml:space="preserve"> </w:t>
      </w:r>
    </w:p>
    <w:p w14:paraId="706D9220" w14:textId="34383B5A" w:rsidR="00AC0AF5" w:rsidRPr="00C35A2C" w:rsidRDefault="00AC0AF5" w:rsidP="00BC457C">
      <w:pPr>
        <w:spacing w:after="60"/>
        <w:rPr>
          <w:rFonts w:ascii="Fb Fontext" w:hAnsi="Fb Fontext" w:cs="Guttman Vilna"/>
          <w:b/>
          <w:bCs/>
          <w:rtl/>
        </w:rPr>
      </w:pPr>
      <w:r w:rsidRPr="00C35A2C">
        <w:rPr>
          <w:rFonts w:ascii="Fb Fontext" w:hAnsi="Fb Fontext"/>
          <w:rtl/>
        </w:rPr>
        <w:t>הוא מלאך המות, ד</w:t>
      </w:r>
      <w:r w:rsidR="00224038">
        <w:rPr>
          <w:rStyle w:val="affff8"/>
          <w:rtl/>
        </w:rPr>
        <w:t>אַךְ אֶת נַפְשׁוֹ שְׁמֹ</w:t>
      </w:r>
      <w:r w:rsidRPr="00632AC2">
        <w:rPr>
          <w:rStyle w:val="affff8"/>
          <w:rtl/>
        </w:rPr>
        <w:t>ר</w:t>
      </w:r>
      <w:r w:rsidRPr="00C35A2C">
        <w:rPr>
          <w:rFonts w:ascii="Fb Fontext" w:hAnsi="Fb Fontext"/>
          <w:rtl/>
        </w:rPr>
        <w:t>, אלמא בדידיה קיימא.</w:t>
      </w:r>
    </w:p>
    <w:p w14:paraId="6F25CD2E" w14:textId="77777777" w:rsidR="00BC457C" w:rsidRDefault="00AC0AF5" w:rsidP="00BC457C">
      <w:pPr>
        <w:pStyle w:val="36"/>
        <w:framePr w:wrap="notBeside"/>
        <w:rPr>
          <w:rtl/>
        </w:rPr>
      </w:pPr>
      <w:r w:rsidRPr="00C35A2C">
        <w:rPr>
          <w:rtl/>
        </w:rPr>
        <w:t>ר לוי:</w:t>
      </w:r>
    </w:p>
    <w:p w14:paraId="2C6085BB" w14:textId="51E5E393" w:rsidR="00AC0AF5" w:rsidRDefault="00AC0AF5" w:rsidP="00BC457C">
      <w:pPr>
        <w:rPr>
          <w:rFonts w:ascii="Fb Fontext" w:hAnsi="Fb Fontext"/>
          <w:rtl/>
        </w:rPr>
      </w:pPr>
      <w:r w:rsidRPr="0081371E">
        <w:rPr>
          <w:rStyle w:val="afff8"/>
          <w:rtl/>
        </w:rPr>
        <w:t>שטן ופנינה לשם שמים נתכוונו.</w:t>
      </w:r>
      <w:r w:rsidR="00BC457C" w:rsidRPr="0081371E">
        <w:rPr>
          <w:rStyle w:val="afff8"/>
          <w:rFonts w:hint="cs"/>
          <w:rtl/>
        </w:rPr>
        <w:t xml:space="preserve"> </w:t>
      </w:r>
      <w:r w:rsidRPr="0081371E">
        <w:rPr>
          <w:rStyle w:val="afff8"/>
          <w:rtl/>
        </w:rPr>
        <w:t>שטן</w:t>
      </w:r>
      <w:r>
        <w:rPr>
          <w:rFonts w:ascii="Fb Fontext" w:hAnsi="Fb Fontext"/>
          <w:rtl/>
        </w:rPr>
        <w:t>, כיון דחזיא להקב"ה דנט</w:t>
      </w:r>
      <w:r>
        <w:rPr>
          <w:rFonts w:ascii="Fb Fontext" w:hAnsi="Fb Fontext" w:hint="cs"/>
          <w:rtl/>
        </w:rPr>
        <w:t>ה</w:t>
      </w:r>
      <w:r>
        <w:rPr>
          <w:rFonts w:ascii="Fb Fontext" w:hAnsi="Fb Fontext"/>
          <w:rtl/>
        </w:rPr>
        <w:t xml:space="preserve"> דעת</w:t>
      </w:r>
      <w:r>
        <w:rPr>
          <w:rFonts w:ascii="Fb Fontext" w:hAnsi="Fb Fontext" w:hint="cs"/>
          <w:rtl/>
        </w:rPr>
        <w:t>ו</w:t>
      </w:r>
      <w:r w:rsidRPr="00C35A2C">
        <w:rPr>
          <w:rFonts w:ascii="Fb Fontext" w:hAnsi="Fb Fontext"/>
          <w:rtl/>
        </w:rPr>
        <w:t xml:space="preserve"> </w:t>
      </w:r>
      <w:r>
        <w:rPr>
          <w:rFonts w:ascii="Fb Fontext" w:hAnsi="Fb Fontext"/>
          <w:rtl/>
        </w:rPr>
        <w:t xml:space="preserve">אחר </w:t>
      </w:r>
      <w:r w:rsidRPr="00C35A2C">
        <w:rPr>
          <w:rFonts w:ascii="Fb Fontext" w:hAnsi="Fb Fontext"/>
          <w:rtl/>
        </w:rPr>
        <w:t>איוב, אמר: ח"</w:t>
      </w:r>
      <w:r w:rsidRPr="00C35A2C">
        <w:rPr>
          <w:rFonts w:ascii="Fb Fontext" w:hAnsi="Fb Fontext" w:hint="cs"/>
          <w:rtl/>
        </w:rPr>
        <w:t>ו</w:t>
      </w:r>
      <w:r w:rsidRPr="00C35A2C">
        <w:rPr>
          <w:rFonts w:ascii="Fb Fontext" w:hAnsi="Fb Fontext"/>
          <w:rtl/>
        </w:rPr>
        <w:t xml:space="preserve"> מינשי </w:t>
      </w:r>
      <w:r>
        <w:rPr>
          <w:rFonts w:ascii="Fb Fontext" w:hAnsi="Fb Fontext" w:hint="cs"/>
          <w:rtl/>
        </w:rPr>
        <w:t>ל</w:t>
      </w:r>
      <w:r w:rsidRPr="00C35A2C">
        <w:rPr>
          <w:rFonts w:ascii="Fb Fontext" w:hAnsi="Fb Fontext"/>
          <w:rtl/>
        </w:rPr>
        <w:t>רחמנותיה דאברהם.</w:t>
      </w:r>
    </w:p>
    <w:p w14:paraId="0DF72802" w14:textId="423CEC17" w:rsidR="00AC0AF5" w:rsidRPr="00C35A2C" w:rsidRDefault="00AC0AF5" w:rsidP="00BC457C">
      <w:pPr>
        <w:rPr>
          <w:rFonts w:ascii="Fb Fontext" w:hAnsi="Fb Fontext"/>
          <w:rtl/>
        </w:rPr>
      </w:pPr>
      <w:r w:rsidRPr="0081371E">
        <w:rPr>
          <w:rStyle w:val="afff8"/>
          <w:rtl/>
        </w:rPr>
        <w:t>פנינה</w:t>
      </w:r>
      <w:r w:rsidRPr="00C35A2C">
        <w:rPr>
          <w:rFonts w:ascii="Fb Fontext" w:hAnsi="Fb Fontext"/>
          <w:rtl/>
        </w:rPr>
        <w:t xml:space="preserve"> </w:t>
      </w:r>
      <w:r w:rsidRPr="00AC4D1C">
        <w:rPr>
          <w:rStyle w:val="affffe"/>
          <w:rtl/>
        </w:rPr>
        <w:t>דכתיב:</w:t>
      </w:r>
      <w:r w:rsidRPr="00577F86">
        <w:rPr>
          <w:rStyle w:val="affff8"/>
          <w:rtl/>
        </w:rPr>
        <w:t xml:space="preserve"> </w:t>
      </w:r>
      <w:r w:rsidRPr="00F10693">
        <w:rPr>
          <w:rFonts w:hint="cs"/>
          <w:rtl/>
        </w:rPr>
        <w:t>'</w:t>
      </w:r>
      <w:r w:rsidR="00224038">
        <w:rPr>
          <w:rtl/>
        </w:rPr>
        <w:t>וְ</w:t>
      </w:r>
      <w:r w:rsidR="00224038">
        <w:rPr>
          <w:rStyle w:val="affff8"/>
          <w:rtl/>
        </w:rPr>
        <w:t>כִעֲסַתָּה צָרָתָהּ גַּם כַּעַס בַּעֲבוּר הַרְּעִמָהּ</w:t>
      </w:r>
      <w:r w:rsidRPr="00F10693">
        <w:rPr>
          <w:rFonts w:hint="cs"/>
          <w:rtl/>
        </w:rPr>
        <w:t>'</w:t>
      </w:r>
      <w:r w:rsidRPr="00F10693">
        <w:rPr>
          <w:rtl/>
        </w:rPr>
        <w:t>.</w:t>
      </w:r>
    </w:p>
    <w:p w14:paraId="5DC69CBB" w14:textId="522CD47E" w:rsidR="00AC0AF5" w:rsidRPr="00C35A2C" w:rsidRDefault="00BC457C" w:rsidP="00BC457C">
      <w:pPr>
        <w:spacing w:after="60"/>
        <w:rPr>
          <w:rFonts w:ascii="Fb Fontext" w:hAnsi="Fb Fontext"/>
          <w:rtl/>
        </w:rPr>
      </w:pPr>
      <w:r w:rsidRPr="00BC457C">
        <w:rPr>
          <w:rStyle w:val="affffe"/>
          <w:rFonts w:hint="cs"/>
          <w:rtl/>
        </w:rPr>
        <w:t xml:space="preserve">דרשה </w:t>
      </w:r>
      <w:r w:rsidR="00AC0AF5" w:rsidRPr="00BC457C">
        <w:rPr>
          <w:rStyle w:val="affffe"/>
          <w:rtl/>
        </w:rPr>
        <w:t>ר</w:t>
      </w:r>
      <w:r w:rsidR="00AC0AF5" w:rsidRPr="00BC457C">
        <w:rPr>
          <w:rStyle w:val="affffe"/>
          <w:rFonts w:hint="cs"/>
          <w:rtl/>
        </w:rPr>
        <w:t>אב</w:t>
      </w:r>
      <w:r w:rsidR="00AC0AF5" w:rsidRPr="00BC457C">
        <w:rPr>
          <w:rStyle w:val="affffe"/>
          <w:rtl/>
        </w:rPr>
        <w:t>"</w:t>
      </w:r>
      <w:r w:rsidR="00AC0AF5" w:rsidRPr="00BC457C">
        <w:rPr>
          <w:rStyle w:val="affffe"/>
          <w:rFonts w:hint="cs"/>
          <w:rtl/>
        </w:rPr>
        <w:t>י</w:t>
      </w:r>
      <w:r w:rsidR="00AC0AF5" w:rsidRPr="00C35A2C">
        <w:rPr>
          <w:rFonts w:ascii="Fb Fontext" w:hAnsi="Fb Fontext"/>
          <w:rtl/>
        </w:rPr>
        <w:t xml:space="preserve"> בפפוניא, </w:t>
      </w:r>
      <w:r w:rsidR="00AC0AF5">
        <w:rPr>
          <w:rFonts w:ascii="Fb Fontext" w:hAnsi="Fb Fontext" w:hint="cs"/>
          <w:rtl/>
        </w:rPr>
        <w:t>בא</w:t>
      </w:r>
      <w:r w:rsidR="00AC0AF5">
        <w:rPr>
          <w:rFonts w:ascii="Fb Fontext" w:hAnsi="Fb Fontext"/>
          <w:rtl/>
        </w:rPr>
        <w:t xml:space="preserve"> שטן נשק</w:t>
      </w:r>
      <w:r w:rsidR="00AC0AF5">
        <w:rPr>
          <w:rFonts w:ascii="Fb Fontext" w:hAnsi="Fb Fontext" w:hint="cs"/>
          <w:rtl/>
        </w:rPr>
        <w:t>ו</w:t>
      </w:r>
      <w:r w:rsidR="00AC0AF5" w:rsidRPr="00C35A2C">
        <w:rPr>
          <w:rFonts w:ascii="Fb Fontext" w:hAnsi="Fb Fontext"/>
          <w:rtl/>
        </w:rPr>
        <w:t xml:space="preserve"> ל</w:t>
      </w:r>
      <w:r>
        <w:rPr>
          <w:rFonts w:ascii="Fb Fontext" w:hAnsi="Fb Fontext" w:hint="cs"/>
          <w:rtl/>
        </w:rPr>
        <w:t>רגליו</w:t>
      </w:r>
      <w:r w:rsidR="00AC0AF5" w:rsidRPr="00C35A2C">
        <w:rPr>
          <w:rFonts w:ascii="Fb Fontext" w:hAnsi="Fb Fontext"/>
          <w:rtl/>
        </w:rPr>
        <w:t>.</w:t>
      </w:r>
    </w:p>
    <w:p w14:paraId="023D3E38" w14:textId="77777777" w:rsidR="00BC457C" w:rsidRDefault="00BC457C" w:rsidP="00BC457C">
      <w:pPr>
        <w:pStyle w:val="36"/>
        <w:framePr w:wrap="notBeside"/>
        <w:rPr>
          <w:rtl/>
        </w:rPr>
      </w:pPr>
      <w:r w:rsidRPr="00C35A2C">
        <w:rPr>
          <w:rtl/>
        </w:rPr>
        <w:lastRenderedPageBreak/>
        <w:t>רבא:</w:t>
      </w:r>
    </w:p>
    <w:p w14:paraId="2777A121" w14:textId="4C32DBBA" w:rsidR="00AC0AF5" w:rsidRPr="00C35A2C" w:rsidRDefault="00224038" w:rsidP="00AC0AF5">
      <w:pPr>
        <w:rPr>
          <w:rFonts w:ascii="Fb Fontext" w:hAnsi="Fb Fontext"/>
          <w:rtl/>
        </w:rPr>
      </w:pPr>
      <w:r>
        <w:rPr>
          <w:rStyle w:val="affff8"/>
          <w:rtl/>
        </w:rPr>
        <w:t>בְּכָל זֹאת לֹא חָטָא אִיּוֹב בִּשְׂפָתָי</w:t>
      </w:r>
      <w:r w:rsidR="00AC0AF5" w:rsidRPr="001B1862">
        <w:rPr>
          <w:rStyle w:val="affff8"/>
          <w:rtl/>
        </w:rPr>
        <w:t>ו</w:t>
      </w:r>
      <w:r w:rsidR="00AC0AF5" w:rsidRPr="00C35A2C">
        <w:rPr>
          <w:rFonts w:ascii="Fb Fontext" w:hAnsi="Fb Fontext"/>
          <w:rtl/>
        </w:rPr>
        <w:t xml:space="preserve"> - בשפתיו לא חטא, בלבו חטא.</w:t>
      </w:r>
    </w:p>
    <w:p w14:paraId="336D37BF" w14:textId="09F74047" w:rsidR="00AC0AF5" w:rsidRDefault="00AC0AF5" w:rsidP="00224038">
      <w:pPr>
        <w:rPr>
          <w:rFonts w:ascii="Fb Fontext" w:hAnsi="Fb Fontext"/>
          <w:rtl/>
        </w:rPr>
      </w:pPr>
      <w:r w:rsidRPr="00BC457C">
        <w:rPr>
          <w:rStyle w:val="affffe"/>
          <w:rFonts w:hint="cs"/>
          <w:rtl/>
        </w:rPr>
        <w:t xml:space="preserve">והיינו </w:t>
      </w:r>
      <w:r w:rsidRPr="00577F86">
        <w:rPr>
          <w:rStyle w:val="affff8"/>
          <w:rFonts w:hint="cs"/>
          <w:rtl/>
        </w:rPr>
        <w:t>ד</w:t>
      </w:r>
      <w:r w:rsidRPr="00F10693">
        <w:rPr>
          <w:rFonts w:hint="cs"/>
          <w:rtl/>
        </w:rPr>
        <w:t>'</w:t>
      </w:r>
      <w:r w:rsidR="00224038">
        <w:rPr>
          <w:rtl/>
        </w:rPr>
        <w:t>אֶ</w:t>
      </w:r>
      <w:r w:rsidR="00224038">
        <w:rPr>
          <w:rStyle w:val="affff8"/>
          <w:rtl/>
        </w:rPr>
        <w:t>רֶץ נִתְּנָה בְיַד רָשָׁ</w:t>
      </w:r>
      <w:r w:rsidRPr="00577F86">
        <w:rPr>
          <w:rStyle w:val="affff8"/>
          <w:rtl/>
        </w:rPr>
        <w:t>ע</w:t>
      </w:r>
      <w:r w:rsidR="00224038">
        <w:rPr>
          <w:rStyle w:val="affff8"/>
          <w:rtl/>
        </w:rPr>
        <w:t xml:space="preserve"> פְּנֵי שֹׁפְטֶיהָ יְכַסֶּה אִם לֹא אֵפוֹא מִי הוּא</w:t>
      </w:r>
      <w:r w:rsidR="00224038">
        <w:rPr>
          <w:rStyle w:val="affff8"/>
          <w:rFonts w:hint="cs"/>
          <w:rtl/>
        </w:rPr>
        <w:t>.</w:t>
      </w:r>
      <w:r w:rsidRPr="00577F86">
        <w:rPr>
          <w:rStyle w:val="affff8"/>
          <w:rtl/>
        </w:rPr>
        <w:t xml:space="preserve"> </w:t>
      </w:r>
    </w:p>
    <w:p w14:paraId="3502523B" w14:textId="77777777" w:rsidR="00BC457C" w:rsidRDefault="00AC0AF5" w:rsidP="00BC457C">
      <w:pPr>
        <w:pStyle w:val="36"/>
        <w:framePr w:wrap="notBeside"/>
        <w:rPr>
          <w:rtl/>
        </w:rPr>
      </w:pPr>
      <w:r w:rsidRPr="00C35A2C">
        <w:rPr>
          <w:rtl/>
        </w:rPr>
        <w:t>רבא:</w:t>
      </w:r>
    </w:p>
    <w:p w14:paraId="00005C2E" w14:textId="7EDB157D" w:rsidR="00AC0AF5" w:rsidRPr="00C35A2C" w:rsidRDefault="00AC0AF5" w:rsidP="00AC0AF5">
      <w:pPr>
        <w:rPr>
          <w:rFonts w:ascii="Fb Fontext" w:hAnsi="Fb Fontext"/>
          <w:rtl/>
        </w:rPr>
      </w:pPr>
      <w:r w:rsidRPr="00C35A2C">
        <w:rPr>
          <w:rFonts w:ascii="Fb Fontext" w:hAnsi="Fb Fontext"/>
          <w:rtl/>
        </w:rPr>
        <w:t xml:space="preserve">בקש איוב להפוך קערה על פיה. </w:t>
      </w:r>
      <w:r w:rsidRPr="00BC457C">
        <w:rPr>
          <w:rStyle w:val="affffe"/>
          <w:rtl/>
        </w:rPr>
        <w:t xml:space="preserve">א"ל אביי: </w:t>
      </w:r>
      <w:r w:rsidRPr="00C35A2C">
        <w:rPr>
          <w:rFonts w:ascii="Fb Fontext" w:hAnsi="Fb Fontext"/>
          <w:rtl/>
        </w:rPr>
        <w:t>לא דבר איוב אלא כנגד השטן.</w:t>
      </w:r>
    </w:p>
    <w:p w14:paraId="3D27B45F" w14:textId="3B493FD2" w:rsidR="00BC457C" w:rsidRDefault="00AC0AF5" w:rsidP="00BC457C">
      <w:pPr>
        <w:pStyle w:val="36"/>
        <w:framePr w:wrap="notBeside"/>
        <w:rPr>
          <w:rtl/>
        </w:rPr>
      </w:pPr>
      <w:r w:rsidRPr="00C35A2C">
        <w:rPr>
          <w:rtl/>
        </w:rPr>
        <w:t>כתנאי</w:t>
      </w:r>
      <w:r w:rsidR="00BC457C">
        <w:rPr>
          <w:rFonts w:hint="cs"/>
          <w:rtl/>
        </w:rPr>
        <w:t xml:space="preserve"> ר</w:t>
      </w:r>
      <w:r w:rsidR="00F10693">
        <w:rPr>
          <w:rtl/>
        </w:rPr>
        <w:t>"</w:t>
      </w:r>
      <w:r w:rsidR="00BC457C">
        <w:rPr>
          <w:rFonts w:hint="cs"/>
          <w:rtl/>
        </w:rPr>
        <w:t>א</w:t>
      </w:r>
      <w:r w:rsidRPr="00C35A2C">
        <w:rPr>
          <w:rtl/>
        </w:rPr>
        <w:t>:</w:t>
      </w:r>
    </w:p>
    <w:p w14:paraId="7A541176" w14:textId="5F74393E" w:rsidR="00BC457C" w:rsidRDefault="00224038" w:rsidP="00BC457C">
      <w:pPr>
        <w:rPr>
          <w:rFonts w:ascii="Fb Fontext" w:hAnsi="Fb Fontext"/>
          <w:rtl/>
        </w:rPr>
      </w:pPr>
      <w:r>
        <w:rPr>
          <w:rStyle w:val="affff8"/>
          <w:rtl/>
        </w:rPr>
        <w:t>אֶרֶץ נִתְּנָה בְיַד רָשָׁ</w:t>
      </w:r>
      <w:r w:rsidR="00AC0AF5" w:rsidRPr="001B1862">
        <w:rPr>
          <w:rStyle w:val="affff8"/>
          <w:rtl/>
        </w:rPr>
        <w:t xml:space="preserve">ע </w:t>
      </w:r>
      <w:r w:rsidR="00AC0AF5" w:rsidRPr="00C35A2C">
        <w:rPr>
          <w:rFonts w:ascii="Fb Fontext" w:hAnsi="Fb Fontext"/>
          <w:rtl/>
        </w:rPr>
        <w:t>בקש איוב להפוך קערה על פיה</w:t>
      </w:r>
      <w:r w:rsidR="00AC4D1C">
        <w:rPr>
          <w:rFonts w:ascii="Fb Fontext" w:hAnsi="Fb Fontext" w:hint="cs"/>
          <w:rtl/>
        </w:rPr>
        <w:t xml:space="preserve"> </w:t>
      </w:r>
      <w:r w:rsidR="00AC4D1C" w:rsidRPr="00AC4D1C">
        <w:rPr>
          <w:rStyle w:val="afffff0"/>
          <w:rFonts w:hint="cs"/>
          <w:rtl/>
        </w:rPr>
        <w:t>כבוד שחירף</w:t>
      </w:r>
      <w:r w:rsidR="00AC0AF5" w:rsidRPr="00C35A2C">
        <w:rPr>
          <w:rFonts w:ascii="Fb Fontext" w:hAnsi="Fb Fontext"/>
          <w:rtl/>
        </w:rPr>
        <w:t xml:space="preserve">. </w:t>
      </w:r>
    </w:p>
    <w:p w14:paraId="5FC1CB1F" w14:textId="77777777" w:rsidR="00BC457C" w:rsidRDefault="00AC0AF5" w:rsidP="00BC457C">
      <w:pPr>
        <w:pStyle w:val="36"/>
        <w:framePr w:wrap="notBeside"/>
        <w:rPr>
          <w:rFonts w:ascii="Fb Fontext" w:hAnsi="Fb Fontext"/>
          <w:rtl/>
        </w:rPr>
      </w:pPr>
      <w:r w:rsidRPr="00BC457C">
        <w:rPr>
          <w:rStyle w:val="affffe"/>
          <w:rFonts w:hint="cs"/>
          <w:rtl/>
        </w:rPr>
        <w:t>רי</w:t>
      </w:r>
      <w:r w:rsidRPr="00BC457C">
        <w:rPr>
          <w:rStyle w:val="affffe"/>
          <w:rtl/>
        </w:rPr>
        <w:t>"</w:t>
      </w:r>
      <w:r w:rsidRPr="00BC457C">
        <w:rPr>
          <w:rStyle w:val="affffe"/>
          <w:rFonts w:hint="cs"/>
          <w:rtl/>
        </w:rPr>
        <w:t>ה</w:t>
      </w:r>
      <w:r w:rsidRPr="00BC457C">
        <w:rPr>
          <w:rStyle w:val="affffe"/>
          <w:rtl/>
        </w:rPr>
        <w:t>:</w:t>
      </w:r>
    </w:p>
    <w:p w14:paraId="28DCF042" w14:textId="17A43C73" w:rsidR="00AC0AF5" w:rsidRPr="00C35A2C" w:rsidRDefault="00AC0AF5" w:rsidP="00BC457C">
      <w:pPr>
        <w:spacing w:after="60"/>
        <w:rPr>
          <w:rFonts w:ascii="Fb Fontext" w:hAnsi="Fb Fontext"/>
          <w:rtl/>
        </w:rPr>
      </w:pPr>
      <w:r w:rsidRPr="00C35A2C">
        <w:rPr>
          <w:rFonts w:ascii="Fb Fontext" w:hAnsi="Fb Fontext"/>
          <w:rtl/>
        </w:rPr>
        <w:t>לא דבר איוב אלא כלפי שטן.</w:t>
      </w:r>
    </w:p>
    <w:p w14:paraId="282EC04D" w14:textId="77777777" w:rsidR="00BC457C" w:rsidRDefault="00BC457C" w:rsidP="00BC457C">
      <w:pPr>
        <w:pStyle w:val="36"/>
        <w:framePr w:wrap="notBeside"/>
        <w:rPr>
          <w:rtl/>
        </w:rPr>
      </w:pPr>
      <w:r w:rsidRPr="00C35A2C">
        <w:rPr>
          <w:rtl/>
        </w:rPr>
        <w:t>רבא:</w:t>
      </w:r>
    </w:p>
    <w:p w14:paraId="3EF9D983" w14:textId="513E0A9F" w:rsidR="00AC0AF5" w:rsidRDefault="00AC0AF5" w:rsidP="00AC0AF5">
      <w:pPr>
        <w:rPr>
          <w:rFonts w:ascii="Fb Fontext" w:hAnsi="Fb Fontext"/>
          <w:rtl/>
        </w:rPr>
      </w:pPr>
      <w:r w:rsidRPr="00F10693">
        <w:rPr>
          <w:rFonts w:hint="cs"/>
          <w:rtl/>
        </w:rPr>
        <w:t>'</w:t>
      </w:r>
      <w:r w:rsidR="00224038">
        <w:rPr>
          <w:rtl/>
        </w:rPr>
        <w:t>עַ</w:t>
      </w:r>
      <w:r w:rsidR="00224038">
        <w:rPr>
          <w:rStyle w:val="affff8"/>
          <w:rtl/>
        </w:rPr>
        <w:t>ל דַּעְתְּךָ כִּי לֹא אֶרְשָׁע וְאֵין מִיָּדְךָ מַצִּי</w:t>
      </w:r>
      <w:r w:rsidRPr="0008384F">
        <w:rPr>
          <w:rStyle w:val="affff8"/>
          <w:rtl/>
        </w:rPr>
        <w:t>ל</w:t>
      </w:r>
      <w:r w:rsidRPr="00F10693">
        <w:rPr>
          <w:rFonts w:hint="cs"/>
          <w:rtl/>
        </w:rPr>
        <w:t>'</w:t>
      </w:r>
      <w:r w:rsidRPr="00F10693">
        <w:rPr>
          <w:rtl/>
        </w:rPr>
        <w:t xml:space="preserve"> </w:t>
      </w:r>
      <w:r w:rsidRPr="00C35A2C">
        <w:rPr>
          <w:rFonts w:ascii="Fb Fontext" w:hAnsi="Fb Fontext"/>
          <w:rtl/>
        </w:rPr>
        <w:t xml:space="preserve">בקש איוב לפטור את כל העולם כולו מן הדין, </w:t>
      </w:r>
      <w:r w:rsidRPr="00BC457C">
        <w:rPr>
          <w:rStyle w:val="affffe"/>
          <w:rtl/>
        </w:rPr>
        <w:t>אמר לפניו:</w:t>
      </w:r>
      <w:r w:rsidRPr="00C35A2C">
        <w:rPr>
          <w:rFonts w:ascii="Fb Fontext" w:hAnsi="Fb Fontext"/>
          <w:rtl/>
        </w:rPr>
        <w:t xml:space="preserve"> רבונו של עולם, בראת שור פרסותיו סדוקות, בראת חמור פרסותיו קלוטות. בראת גן עדן, בראת גיהנם. בראת צדיקים, בראת רשעים, מי מעכב על ידך!</w:t>
      </w:r>
    </w:p>
    <w:p w14:paraId="29344A5D" w14:textId="12B0F645" w:rsidR="00BC457C" w:rsidRDefault="00224038" w:rsidP="00224038">
      <w:pPr>
        <w:spacing w:after="60"/>
        <w:rPr>
          <w:rFonts w:ascii="Fb Fontext" w:hAnsi="Fb Fontext"/>
          <w:rtl/>
        </w:rPr>
      </w:pPr>
      <w:r>
        <w:rPr>
          <w:rStyle w:val="affffe"/>
          <w:rFonts w:hint="cs"/>
          <w:rtl/>
        </w:rPr>
        <w:t xml:space="preserve">והשיבו לו </w:t>
      </w:r>
      <w:r w:rsidR="00AC0AF5" w:rsidRPr="00BC457C">
        <w:rPr>
          <w:rStyle w:val="affffe"/>
          <w:rFonts w:hint="cs"/>
          <w:rtl/>
        </w:rPr>
        <w:t>חבריו</w:t>
      </w:r>
      <w:r w:rsidR="00AC0AF5" w:rsidRPr="00577F86">
        <w:rPr>
          <w:rStyle w:val="affff8"/>
          <w:rtl/>
        </w:rPr>
        <w:t xml:space="preserve"> </w:t>
      </w:r>
      <w:r w:rsidR="00AC0AF5" w:rsidRPr="00F10693">
        <w:rPr>
          <w:rFonts w:hint="cs"/>
          <w:rtl/>
        </w:rPr>
        <w:t>'</w:t>
      </w:r>
      <w:r>
        <w:rPr>
          <w:rtl/>
        </w:rPr>
        <w:t>אַ</w:t>
      </w:r>
      <w:r>
        <w:rPr>
          <w:rStyle w:val="affff8"/>
          <w:rtl/>
        </w:rPr>
        <w:t>ף אַתָּה תָּפֵר יִרְאָה וְתִגְרַע שִׂיחָה לִפְנֵי אֵ</w:t>
      </w:r>
      <w:r w:rsidR="00AC0AF5" w:rsidRPr="00577F86">
        <w:rPr>
          <w:rStyle w:val="affff8"/>
          <w:rtl/>
        </w:rPr>
        <w:t xml:space="preserve">ל - ברא </w:t>
      </w:r>
      <w:r w:rsidR="00AC0AF5" w:rsidRPr="00224038">
        <w:rPr>
          <w:rtl/>
        </w:rPr>
        <w:t>הקב"ה יצר הרע, ברא לו תורה תבלין</w:t>
      </w:r>
      <w:r w:rsidR="00AC0AF5" w:rsidRPr="00224038">
        <w:rPr>
          <w:rFonts w:hint="cs"/>
          <w:rtl/>
        </w:rPr>
        <w:t>'</w:t>
      </w:r>
      <w:r w:rsidR="00AC0AF5" w:rsidRPr="00224038">
        <w:rPr>
          <w:rtl/>
        </w:rPr>
        <w:t>.</w:t>
      </w:r>
    </w:p>
    <w:p w14:paraId="3F180CE0" w14:textId="77777777" w:rsidR="00BC457C" w:rsidRDefault="00AC0AF5" w:rsidP="00BC457C">
      <w:pPr>
        <w:pStyle w:val="36"/>
        <w:framePr w:wrap="notBeside"/>
        <w:rPr>
          <w:rtl/>
        </w:rPr>
      </w:pPr>
      <w:r w:rsidRPr="00C35A2C">
        <w:rPr>
          <w:rtl/>
        </w:rPr>
        <w:t xml:space="preserve">רבא </w:t>
      </w:r>
    </w:p>
    <w:p w14:paraId="161962CF" w14:textId="0F457EE3" w:rsidR="00AC0AF5" w:rsidRPr="00C52227" w:rsidRDefault="00224038" w:rsidP="00AC0AF5">
      <w:pPr>
        <w:rPr>
          <w:rFonts w:ascii="Fb Fontext" w:hAnsi="Fb Fontext"/>
          <w:sz w:val="32"/>
          <w:rtl/>
        </w:rPr>
      </w:pPr>
      <w:r w:rsidRPr="00C52227">
        <w:rPr>
          <w:rStyle w:val="affff8"/>
          <w:spacing w:val="0"/>
          <w:rtl/>
        </w:rPr>
        <w:t>בִּרְכַּת אֹבֵד עָלַי תָּבֹ</w:t>
      </w:r>
      <w:r w:rsidR="00AC0AF5" w:rsidRPr="00C52227">
        <w:rPr>
          <w:rStyle w:val="affff8"/>
          <w:spacing w:val="0"/>
          <w:rtl/>
        </w:rPr>
        <w:t>א</w:t>
      </w:r>
      <w:r w:rsidR="00AC0AF5" w:rsidRPr="00C52227">
        <w:rPr>
          <w:rFonts w:ascii="Fb Fontext" w:hAnsi="Fb Fontext"/>
          <w:sz w:val="32"/>
          <w:rtl/>
        </w:rPr>
        <w:t xml:space="preserve"> </w:t>
      </w:r>
      <w:r w:rsidR="00AC0AF5" w:rsidRPr="00C52227">
        <w:rPr>
          <w:rtl/>
        </w:rPr>
        <w:t>גוזל שדה מיתומים ומשביחה ומחזירה להן.</w:t>
      </w:r>
    </w:p>
    <w:p w14:paraId="66F05D9D" w14:textId="2ADD0E8F" w:rsidR="00AC0AF5" w:rsidRDefault="00224038" w:rsidP="00BC457C">
      <w:pPr>
        <w:spacing w:after="60"/>
        <w:rPr>
          <w:rFonts w:ascii="Fb Fontext" w:hAnsi="Fb Fontext"/>
          <w:rtl/>
        </w:rPr>
      </w:pPr>
      <w:r w:rsidRPr="00C52227">
        <w:rPr>
          <w:rStyle w:val="affff8"/>
          <w:spacing w:val="-2"/>
          <w:rtl/>
        </w:rPr>
        <w:t>וְלֵב אַלְמָנָה אַרְנִ</w:t>
      </w:r>
      <w:r w:rsidR="00AC0AF5" w:rsidRPr="00C52227">
        <w:rPr>
          <w:rStyle w:val="affff8"/>
          <w:spacing w:val="-2"/>
          <w:rtl/>
        </w:rPr>
        <w:t>ן</w:t>
      </w:r>
      <w:r w:rsidR="00AC0AF5" w:rsidRPr="00C52227">
        <w:rPr>
          <w:rFonts w:ascii="Fb Fontext" w:hAnsi="Fb Fontext"/>
          <w:spacing w:val="-2"/>
          <w:rtl/>
        </w:rPr>
        <w:t xml:space="preserve"> </w:t>
      </w:r>
      <w:r w:rsidR="00BC457C" w:rsidRPr="00C52227">
        <w:rPr>
          <w:rFonts w:ascii="Fb Fontext" w:hAnsi="Fb Fontext" w:hint="cs"/>
          <w:spacing w:val="-2"/>
          <w:rtl/>
        </w:rPr>
        <w:t xml:space="preserve">- </w:t>
      </w:r>
      <w:r w:rsidR="00AC0AF5" w:rsidRPr="00C52227">
        <w:rPr>
          <w:rFonts w:ascii="Fb Fontext" w:hAnsi="Fb Fontext"/>
          <w:spacing w:val="-2"/>
          <w:rtl/>
        </w:rPr>
        <w:t>ד</w:t>
      </w:r>
      <w:r w:rsidR="00AC0AF5" w:rsidRPr="00C52227">
        <w:rPr>
          <w:rFonts w:ascii="Fb Fontext" w:hAnsi="Fb Fontext" w:hint="cs"/>
          <w:spacing w:val="-2"/>
          <w:rtl/>
        </w:rPr>
        <w:t xml:space="preserve">כל אלמנה שלא נשאוה </w:t>
      </w:r>
      <w:r w:rsidR="000B71D3" w:rsidRPr="00C52227">
        <w:rPr>
          <w:rFonts w:ascii="Fb Fontext" w:hAnsi="Fb Fontext" w:hint="cs"/>
          <w:spacing w:val="-2"/>
          <w:rtl/>
        </w:rPr>
        <w:t xml:space="preserve">נתן </w:t>
      </w:r>
      <w:r w:rsidR="00AC0AF5" w:rsidRPr="00C52227">
        <w:rPr>
          <w:rFonts w:ascii="Fb Fontext" w:hAnsi="Fb Fontext" w:hint="cs"/>
          <w:spacing w:val="-2"/>
          <w:rtl/>
        </w:rPr>
        <w:t xml:space="preserve">שמו עליה </w:t>
      </w:r>
      <w:r w:rsidR="000B71D3" w:rsidRPr="00C52227">
        <w:rPr>
          <w:rFonts w:ascii="Fb Fontext" w:hAnsi="Fb Fontext" w:hint="cs"/>
          <w:spacing w:val="-2"/>
          <w:rtl/>
        </w:rPr>
        <w:t>שישאוה</w:t>
      </w:r>
    </w:p>
    <w:p w14:paraId="149BE4A5" w14:textId="77777777" w:rsidR="00BC457C" w:rsidRDefault="00BC457C" w:rsidP="00BC457C">
      <w:pPr>
        <w:pStyle w:val="36"/>
        <w:framePr w:wrap="notBeside"/>
        <w:rPr>
          <w:rtl/>
        </w:rPr>
      </w:pPr>
      <w:r w:rsidRPr="00C35A2C">
        <w:rPr>
          <w:rtl/>
        </w:rPr>
        <w:t>רב:</w:t>
      </w:r>
    </w:p>
    <w:p w14:paraId="2E4435A4" w14:textId="21CB8A3A" w:rsidR="00AC0AF5" w:rsidRDefault="00224038" w:rsidP="00BC457C">
      <w:pPr>
        <w:spacing w:after="60"/>
        <w:rPr>
          <w:rStyle w:val="affff8"/>
          <w:rtl/>
        </w:rPr>
      </w:pPr>
      <w:r>
        <w:rPr>
          <w:rFonts w:hint="cs"/>
          <w:rtl/>
        </w:rPr>
        <w:t>'</w:t>
      </w:r>
      <w:r>
        <w:rPr>
          <w:rStyle w:val="affff8"/>
          <w:rtl/>
        </w:rPr>
        <w:t>לוּ שָׁקוֹל יִשָּׁקֵל כַּעְשִׂי וְהַוָּתִי בְּמֹאזְנַיִם יִשְׂאוּ יָחַד</w:t>
      </w:r>
      <w:r w:rsidR="00AC0AF5" w:rsidRPr="00F10693">
        <w:rPr>
          <w:rFonts w:hint="cs"/>
          <w:rtl/>
        </w:rPr>
        <w:t>'</w:t>
      </w:r>
      <w:r w:rsidR="00AC0AF5" w:rsidRPr="00F10693">
        <w:rPr>
          <w:rtl/>
        </w:rPr>
        <w:t xml:space="preserve"> </w:t>
      </w:r>
      <w:r>
        <w:rPr>
          <w:rFonts w:ascii="Fb Fontext" w:hAnsi="Fb Fontext" w:hint="cs"/>
          <w:rtl/>
        </w:rPr>
        <w:t xml:space="preserve">- </w:t>
      </w:r>
      <w:r w:rsidR="00AC0AF5" w:rsidRPr="00C35A2C">
        <w:rPr>
          <w:rFonts w:ascii="Fb Fontext" w:hAnsi="Fb Fontext"/>
          <w:rtl/>
        </w:rPr>
        <w:t>עפרא לפומיה דאיוב, חברותא כלפי שמיא?</w:t>
      </w:r>
      <w:r w:rsidR="00AC0AF5" w:rsidRPr="00577F86">
        <w:rPr>
          <w:rStyle w:val="affff8"/>
          <w:rtl/>
        </w:rPr>
        <w:t xml:space="preserve"> </w:t>
      </w:r>
    </w:p>
    <w:p w14:paraId="135B0E3F" w14:textId="77777777" w:rsidR="00BC457C" w:rsidRDefault="00BC457C" w:rsidP="00BC457C">
      <w:pPr>
        <w:pStyle w:val="36"/>
        <w:framePr w:wrap="notBeside"/>
        <w:rPr>
          <w:rtl/>
        </w:rPr>
      </w:pPr>
      <w:r w:rsidRPr="00C35A2C">
        <w:rPr>
          <w:rtl/>
        </w:rPr>
        <w:t>רב:</w:t>
      </w:r>
    </w:p>
    <w:p w14:paraId="09CA93BF" w14:textId="4C15A447" w:rsidR="00AC0AF5" w:rsidRDefault="00AC0AF5" w:rsidP="00BC457C">
      <w:pPr>
        <w:spacing w:after="60"/>
        <w:rPr>
          <w:rFonts w:ascii="Fb Fontext" w:hAnsi="Fb Fontext"/>
          <w:rtl/>
        </w:rPr>
      </w:pPr>
      <w:r w:rsidRPr="00F10693">
        <w:rPr>
          <w:rFonts w:hint="cs"/>
          <w:rtl/>
        </w:rPr>
        <w:t>'</w:t>
      </w:r>
      <w:r w:rsidR="00224038">
        <w:rPr>
          <w:rStyle w:val="affff8"/>
          <w:rtl/>
        </w:rPr>
        <w:t>ל</w:t>
      </w:r>
      <w:r w:rsidR="00224038">
        <w:rPr>
          <w:rStyle w:val="affff8"/>
          <w:rFonts w:hint="cs"/>
          <w:rtl/>
        </w:rPr>
        <w:t>ו</w:t>
      </w:r>
      <w:r w:rsidR="00224038">
        <w:rPr>
          <w:rStyle w:val="affff8"/>
          <w:rtl/>
        </w:rPr>
        <w:t xml:space="preserve"> יֵשׁ בֵּינֵינוּ מוֹכִיחַ יָשֵׁת יָדוֹ עַל שְׁנֵינוּ</w:t>
      </w:r>
      <w:r w:rsidRPr="00F10693">
        <w:rPr>
          <w:rFonts w:hint="cs"/>
          <w:rtl/>
        </w:rPr>
        <w:t>'</w:t>
      </w:r>
      <w:r w:rsidRPr="00F10693">
        <w:rPr>
          <w:rtl/>
        </w:rPr>
        <w:t xml:space="preserve"> </w:t>
      </w:r>
      <w:r w:rsidRPr="00C35A2C">
        <w:rPr>
          <w:rFonts w:ascii="Fb Fontext" w:hAnsi="Fb Fontext"/>
          <w:rtl/>
        </w:rPr>
        <w:t>- עפרא לפומיה דאיוב, כלום יש עבד שמוכיח את רבו?</w:t>
      </w:r>
    </w:p>
    <w:p w14:paraId="5F8910D5" w14:textId="77777777" w:rsidR="00BC457C" w:rsidRDefault="00BC457C" w:rsidP="00BC457C">
      <w:pPr>
        <w:pStyle w:val="36"/>
        <w:framePr w:wrap="notBeside"/>
        <w:rPr>
          <w:rtl/>
        </w:rPr>
      </w:pPr>
      <w:r w:rsidRPr="00C35A2C">
        <w:rPr>
          <w:rtl/>
        </w:rPr>
        <w:t>רבא:</w:t>
      </w:r>
    </w:p>
    <w:p w14:paraId="3B92BE95" w14:textId="66AB82EE" w:rsidR="00AC0AF5" w:rsidRPr="00C35A2C" w:rsidRDefault="00AC0AF5" w:rsidP="00224038">
      <w:pPr>
        <w:spacing w:after="60"/>
        <w:rPr>
          <w:rFonts w:ascii="Fb Fontext" w:hAnsi="Fb Fontext"/>
          <w:rtl/>
        </w:rPr>
      </w:pPr>
      <w:r w:rsidRPr="00F10693">
        <w:rPr>
          <w:rFonts w:hint="cs"/>
          <w:rtl/>
        </w:rPr>
        <w:t>'</w:t>
      </w:r>
      <w:r w:rsidR="00224038">
        <w:rPr>
          <w:rtl/>
        </w:rPr>
        <w:t>בְּ</w:t>
      </w:r>
      <w:r w:rsidR="00224038">
        <w:rPr>
          <w:rStyle w:val="affff8"/>
          <w:rtl/>
        </w:rPr>
        <w:t>רִית כָּרַתִּי לְעֵינָי וּמָה אֶתְבּוֹנֵן עַל בְּתוּלָ</w:t>
      </w:r>
      <w:r w:rsidRPr="00577F86">
        <w:rPr>
          <w:rStyle w:val="affff8"/>
          <w:rtl/>
        </w:rPr>
        <w:t>ה</w:t>
      </w:r>
      <w:r w:rsidRPr="00F10693">
        <w:rPr>
          <w:rFonts w:hint="cs"/>
          <w:rtl/>
        </w:rPr>
        <w:t>'</w:t>
      </w:r>
      <w:r w:rsidRPr="00F10693">
        <w:rPr>
          <w:rtl/>
        </w:rPr>
        <w:t xml:space="preserve"> </w:t>
      </w:r>
      <w:r w:rsidRPr="00C35A2C">
        <w:rPr>
          <w:rFonts w:ascii="Fb Fontext" w:hAnsi="Fb Fontext"/>
          <w:rtl/>
        </w:rPr>
        <w:t>- עפרא לפומיה דאיוב, איהו באחרניתא, אברהם אפילו</w:t>
      </w:r>
      <w:r w:rsidR="00224038">
        <w:rPr>
          <w:rFonts w:ascii="Fb Fontext" w:hAnsi="Fb Fontext" w:hint="cs"/>
          <w:rtl/>
        </w:rPr>
        <w:t xml:space="preserve"> בשלו לא הסתכל </w:t>
      </w:r>
      <w:r w:rsidRPr="00577F86">
        <w:rPr>
          <w:rStyle w:val="affff8"/>
          <w:rtl/>
        </w:rPr>
        <w:t>ד</w:t>
      </w:r>
      <w:r w:rsidRPr="00F10693">
        <w:rPr>
          <w:rFonts w:hint="cs"/>
          <w:rtl/>
        </w:rPr>
        <w:t>'</w:t>
      </w:r>
      <w:r w:rsidR="00224038">
        <w:rPr>
          <w:rtl/>
        </w:rPr>
        <w:t>הִ</w:t>
      </w:r>
      <w:r w:rsidR="00224038">
        <w:rPr>
          <w:rStyle w:val="affff8"/>
          <w:rtl/>
        </w:rPr>
        <w:t>נֵּה נָא יָדַעְתִּי כִּי אִשָּׁה יְפַת מַרְאֶה אָתְּ</w:t>
      </w:r>
      <w:r w:rsidRPr="00F10693">
        <w:rPr>
          <w:rFonts w:hint="cs"/>
          <w:rtl/>
        </w:rPr>
        <w:t>'</w:t>
      </w:r>
      <w:r w:rsidR="000B71D3">
        <w:rPr>
          <w:rFonts w:hint="cs"/>
          <w:rtl/>
        </w:rPr>
        <w:t xml:space="preserve"> </w:t>
      </w:r>
      <w:r w:rsidRPr="00C35A2C">
        <w:rPr>
          <w:rFonts w:ascii="Fb Fontext" w:hAnsi="Fb Fontext"/>
          <w:rtl/>
        </w:rPr>
        <w:t>מכלל דמעיקרא לא ידע</w:t>
      </w:r>
    </w:p>
    <w:p w14:paraId="24338F1C" w14:textId="77777777" w:rsidR="00BC457C" w:rsidRDefault="00BC457C" w:rsidP="00BC457C">
      <w:pPr>
        <w:pStyle w:val="36"/>
        <w:framePr w:wrap="notBeside"/>
        <w:rPr>
          <w:rStyle w:val="affff8"/>
          <w:rtl/>
        </w:rPr>
      </w:pPr>
      <w:r w:rsidRPr="00C35A2C">
        <w:rPr>
          <w:rtl/>
        </w:rPr>
        <w:t>רבא:</w:t>
      </w:r>
    </w:p>
    <w:p w14:paraId="07A63CD0" w14:textId="77EB6652" w:rsidR="00AC0AF5" w:rsidRPr="00C35A2C" w:rsidRDefault="00AC0AF5" w:rsidP="00BC457C">
      <w:pPr>
        <w:spacing w:after="60"/>
        <w:rPr>
          <w:rFonts w:ascii="Fb Fontext" w:hAnsi="Fb Fontext"/>
          <w:rtl/>
        </w:rPr>
      </w:pPr>
      <w:r w:rsidRPr="00F10693">
        <w:rPr>
          <w:rFonts w:hint="cs"/>
          <w:rtl/>
        </w:rPr>
        <w:t>'</w:t>
      </w:r>
      <w:r w:rsidR="00224038">
        <w:rPr>
          <w:rtl/>
        </w:rPr>
        <w:t>כָּ</w:t>
      </w:r>
      <w:r w:rsidR="00224038">
        <w:rPr>
          <w:rStyle w:val="affff8"/>
          <w:rtl/>
        </w:rPr>
        <w:t>לָה עָנָן וַיֵּלַךְ כֵּן יוֹרֵד שְׁאוֹל לֹא יַעֲלֶ</w:t>
      </w:r>
      <w:r w:rsidRPr="00577F86">
        <w:rPr>
          <w:rStyle w:val="affff8"/>
          <w:rtl/>
        </w:rPr>
        <w:t>ה</w:t>
      </w:r>
      <w:r w:rsidRPr="00F10693">
        <w:rPr>
          <w:rFonts w:hint="cs"/>
          <w:rtl/>
        </w:rPr>
        <w:t>'</w:t>
      </w:r>
      <w:r w:rsidRPr="00F10693">
        <w:rPr>
          <w:rtl/>
        </w:rPr>
        <w:t xml:space="preserve"> </w:t>
      </w:r>
      <w:r w:rsidRPr="00C35A2C">
        <w:rPr>
          <w:rFonts w:ascii="Fb Fontext" w:hAnsi="Fb Fontext"/>
          <w:sz w:val="32"/>
          <w:rtl/>
        </w:rPr>
        <w:t>- מכאן שכפר איוב בתחיית המתים.</w:t>
      </w:r>
    </w:p>
    <w:p w14:paraId="0BA7A3D9" w14:textId="77777777" w:rsidR="00BC457C" w:rsidRDefault="00BC457C" w:rsidP="00BC457C">
      <w:pPr>
        <w:pStyle w:val="36"/>
        <w:framePr w:wrap="notBeside"/>
        <w:rPr>
          <w:rtl/>
        </w:rPr>
      </w:pPr>
      <w:r w:rsidRPr="00C35A2C">
        <w:rPr>
          <w:rtl/>
        </w:rPr>
        <w:t>רבה:</w:t>
      </w:r>
    </w:p>
    <w:p w14:paraId="0F77B382" w14:textId="0E2327D6" w:rsidR="00AC0AF5" w:rsidRPr="00C35A2C" w:rsidRDefault="00AC0AF5" w:rsidP="00BC457C">
      <w:pPr>
        <w:rPr>
          <w:rFonts w:ascii="Fb Fontext" w:hAnsi="Fb Fontext"/>
          <w:rtl/>
        </w:rPr>
      </w:pPr>
      <w:r w:rsidRPr="00F10693">
        <w:rPr>
          <w:rFonts w:hint="cs"/>
          <w:rtl/>
        </w:rPr>
        <w:t>'</w:t>
      </w:r>
      <w:r w:rsidR="00224038">
        <w:rPr>
          <w:rtl/>
        </w:rPr>
        <w:t>אֲ</w:t>
      </w:r>
      <w:r w:rsidR="00224038">
        <w:rPr>
          <w:rStyle w:val="affff8"/>
          <w:rtl/>
        </w:rPr>
        <w:t>שֶׁר בִּשְׂעָרָה יְשׁוּפֵנִי וְהִרְבָּה פְצָעַי חִנָּ</w:t>
      </w:r>
      <w:r w:rsidRPr="00577F86">
        <w:rPr>
          <w:rStyle w:val="affff8"/>
          <w:rtl/>
        </w:rPr>
        <w:t>ם</w:t>
      </w:r>
      <w:r w:rsidRPr="00F10693">
        <w:rPr>
          <w:rFonts w:hint="cs"/>
          <w:rtl/>
        </w:rPr>
        <w:t>'</w:t>
      </w:r>
      <w:r w:rsidRPr="00F10693">
        <w:rPr>
          <w:rtl/>
        </w:rPr>
        <w:t xml:space="preserve"> </w:t>
      </w:r>
    </w:p>
    <w:p w14:paraId="7E2E41B0" w14:textId="164C65FF" w:rsidR="00AC0AF5" w:rsidRDefault="00AC0AF5" w:rsidP="00AC0AF5">
      <w:pPr>
        <w:rPr>
          <w:rFonts w:ascii="Fb Fontext" w:hAnsi="Fb Fontext"/>
          <w:rtl/>
        </w:rPr>
      </w:pPr>
      <w:r w:rsidRPr="0081371E">
        <w:rPr>
          <w:rStyle w:val="afff8"/>
          <w:rtl/>
        </w:rPr>
        <w:t>בסערה חרף,</w:t>
      </w:r>
      <w:r w:rsidRPr="00C35A2C">
        <w:rPr>
          <w:rFonts w:ascii="Fb Fontext" w:hAnsi="Fb Fontext"/>
          <w:rtl/>
        </w:rPr>
        <w:t xml:space="preserve"> </w:t>
      </w:r>
      <w:r w:rsidRPr="00577F86">
        <w:rPr>
          <w:rStyle w:val="affff8"/>
          <w:rtl/>
        </w:rPr>
        <w:t>ד</w:t>
      </w:r>
      <w:r w:rsidRPr="00F10693">
        <w:rPr>
          <w:rFonts w:hint="cs"/>
          <w:rtl/>
        </w:rPr>
        <w:t>'</w:t>
      </w:r>
      <w:r w:rsidR="00224038">
        <w:rPr>
          <w:rtl/>
        </w:rPr>
        <w:t>אֲ</w:t>
      </w:r>
      <w:r w:rsidR="00224038">
        <w:rPr>
          <w:rStyle w:val="affff8"/>
          <w:rtl/>
        </w:rPr>
        <w:t>שֶׁר בִּשְׂעָרָה יְשׁוּפֵנִ</w:t>
      </w:r>
      <w:r w:rsidRPr="00577F86">
        <w:rPr>
          <w:rStyle w:val="affff8"/>
          <w:rtl/>
        </w:rPr>
        <w:t>י</w:t>
      </w:r>
      <w:r w:rsidRPr="00F10693">
        <w:rPr>
          <w:rFonts w:hint="cs"/>
          <w:rtl/>
        </w:rPr>
        <w:t>'</w:t>
      </w:r>
      <w:r w:rsidRPr="00F10693">
        <w:rPr>
          <w:rtl/>
        </w:rPr>
        <w:t>,</w:t>
      </w:r>
      <w:r>
        <w:rPr>
          <w:rFonts w:ascii="Fb Fontext" w:hAnsi="Fb Fontext"/>
          <w:rtl/>
        </w:rPr>
        <w:t xml:space="preserve"> אמר לפניו: </w:t>
      </w:r>
      <w:r>
        <w:rPr>
          <w:rStyle w:val="affffe"/>
          <w:rFonts w:ascii="Fb Fontext" w:hAnsi="Fb Fontext"/>
          <w:rtl/>
          <w:rPrChange w:id="9089" w:author="מנוע אמוראים" w:date="2026-10-05T16:41:09Z">
            <w:rPr>
              <w:rFonts w:ascii="Fb Fontext" w:hAnsi="Fb Fontext"/>
              <w:rtl/>
            </w:rPr>
          </w:rPrChange>
        </w:rPr>
        <w:t xml:space="preserve">רב</w:t>
      </w:r>
      <w:r>
        <w:rPr>
          <w:rStyle w:val="affffe"/>
          <w:rFonts w:ascii="Fb Fontext" w:hAnsi="Fb Fontext" w:hint="cs"/>
          <w:rtl/>
          <w:rPrChange w:id="9090" w:author="מנוע אמוראים" w:date="2026-10-05T16:41:09Z">
            <w:rPr>
              <w:rFonts w:ascii="Fb Fontext" w:hAnsi="Fb Fontext" w:hint="cs"/>
              <w:rtl/>
            </w:rPr>
          </w:rPrChange>
        </w:rPr>
        <w:t xml:space="preserve">ש</w:t>
      </w:r>
      <w:r>
        <w:rPr>
          <w:rStyle w:val="affffe"/>
          <w:rFonts w:ascii="Fb Fontext" w:hAnsi="Fb Fontext"/>
          <w:rtl/>
          <w:rPrChange w:id="9091" w:author="מנוע אמוראים" w:date="2026-10-05T16:41:09Z">
            <w:rPr>
              <w:rFonts w:ascii="Fb Fontext" w:hAnsi="Fb Fontext"/>
              <w:rtl/>
            </w:rPr>
          </w:rPrChange>
        </w:rPr>
        <w:t xml:space="preserve">"</w:t>
      </w:r>
      <w:r>
        <w:rPr>
          <w:rStyle w:val="affffe"/>
          <w:rFonts w:ascii="Fb Fontext" w:hAnsi="Fb Fontext" w:hint="cs"/>
          <w:rtl/>
          <w:rPrChange w:id="9092" w:author="מנוע אמוראים" w:date="2026-10-05T16:41:09Z">
            <w:rPr>
              <w:rFonts w:ascii="Fb Fontext" w:hAnsi="Fb Fontext" w:hint="cs"/>
              <w:rtl/>
            </w:rPr>
          </w:rPrChange>
        </w:rPr>
        <w:t xml:space="preserve">ע</w:t>
      </w:r>
      <w:r w:rsidRPr="00C35A2C">
        <w:rPr>
          <w:rFonts w:ascii="Fb Fontext" w:hAnsi="Fb Fontext"/>
          <w:rtl/>
        </w:rPr>
        <w:t xml:space="preserve"> שמא רוח סערה עברה לפניך ונתחלף לך בין איוב לאויב!</w:t>
      </w:r>
    </w:p>
    <w:p w14:paraId="4F9AF75F" w14:textId="2798C938" w:rsidR="00AC0AF5" w:rsidRDefault="00AC0AF5" w:rsidP="00AC0AF5">
      <w:pPr>
        <w:rPr>
          <w:rFonts w:ascii="Fb Fontext" w:hAnsi="Fb Fontext"/>
          <w:rtl/>
        </w:rPr>
      </w:pPr>
      <w:r w:rsidRPr="0081371E">
        <w:rPr>
          <w:rStyle w:val="afff8"/>
          <w:rtl/>
        </w:rPr>
        <w:t>בסערה השיבוהו</w:t>
      </w:r>
      <w:r w:rsidR="00224038" w:rsidRPr="0081371E">
        <w:rPr>
          <w:rStyle w:val="afff8"/>
          <w:rFonts w:hint="cs"/>
          <w:rtl/>
        </w:rPr>
        <w:t>-</w:t>
      </w:r>
      <w:r w:rsidRPr="00C35A2C">
        <w:rPr>
          <w:rFonts w:ascii="Fb Fontext" w:hAnsi="Fb Fontext"/>
          <w:rtl/>
        </w:rPr>
        <w:t xml:space="preserve"> </w:t>
      </w:r>
      <w:r w:rsidR="00224038" w:rsidRPr="000B71D3">
        <w:rPr>
          <w:rStyle w:val="affff8"/>
          <w:rtl/>
        </w:rPr>
        <w:t>וַיַּעַן יְהֹוָה אֶת אִיּוֹב</w:t>
      </w:r>
      <w:r w:rsidR="00224038">
        <w:rPr>
          <w:rStyle w:val="affff8"/>
          <w:rtl/>
        </w:rPr>
        <w:t xml:space="preserve"> מִן הַסְּעָרָה וַיֹּאמַ</w:t>
      </w:r>
      <w:r w:rsidRPr="00632AC2">
        <w:rPr>
          <w:rStyle w:val="affff8"/>
          <w:rtl/>
        </w:rPr>
        <w:t xml:space="preserve">ר </w:t>
      </w:r>
      <w:r w:rsidR="00224038">
        <w:rPr>
          <w:rStyle w:val="affff8"/>
          <w:rtl/>
        </w:rPr>
        <w:t>אֱזָר נָא כְגֶבֶר חֲלָצֶיךָ וְאֶשְׁאָלְךָ וְהוֹדִיעֵנִ</w:t>
      </w:r>
      <w:r w:rsidRPr="00632AC2">
        <w:rPr>
          <w:rStyle w:val="affff8"/>
          <w:rtl/>
        </w:rPr>
        <w:t>י</w:t>
      </w:r>
      <w:r w:rsidRPr="00C35A2C">
        <w:rPr>
          <w:rFonts w:ascii="Fb Fontext" w:hAnsi="Fb Fontext"/>
          <w:rtl/>
        </w:rPr>
        <w:t>,</w:t>
      </w:r>
    </w:p>
    <w:p w14:paraId="495EDEC5" w14:textId="77777777" w:rsidR="00BC457C" w:rsidRDefault="00AC0AF5" w:rsidP="00BC457C">
      <w:pPr>
        <w:pStyle w:val="36"/>
        <w:framePr w:wrap="notBeside"/>
        <w:rPr>
          <w:rtl/>
        </w:rPr>
      </w:pPr>
      <w:r w:rsidRPr="00C35A2C">
        <w:rPr>
          <w:rtl/>
        </w:rPr>
        <w:t>א"ל:</w:t>
      </w:r>
    </w:p>
    <w:p w14:paraId="0710C9DD" w14:textId="17950E83" w:rsidR="00AC0AF5" w:rsidRDefault="00AC0AF5" w:rsidP="00AC0AF5">
      <w:pPr>
        <w:rPr>
          <w:rFonts w:ascii="Fb Fontext" w:hAnsi="Fb Fontext"/>
          <w:rtl/>
        </w:rPr>
      </w:pPr>
      <w:r w:rsidRPr="00C35A2C">
        <w:rPr>
          <w:rFonts w:ascii="Fb Fontext" w:hAnsi="Fb Fontext"/>
          <w:rtl/>
        </w:rPr>
        <w:t xml:space="preserve">הרבה נימין בראתי באדם, וכל נימא ונימא בראתי לה גומא בפני עצמה, שלא יהו שתים </w:t>
      </w:r>
      <w:r w:rsidRPr="006765C4">
        <w:rPr>
          <w:rFonts w:ascii="Fb Fontext" w:hAnsi="Fb Fontext"/>
          <w:spacing w:val="-2"/>
          <w:rtl/>
        </w:rPr>
        <w:t>יונקות מגומא אחת, שאלמלי שתים יונקות מגומא אחת - מחשיכות מאור עיניו של אדם,</w:t>
      </w:r>
    </w:p>
    <w:p w14:paraId="2A1CC84D" w14:textId="77777777" w:rsidR="00AC0AF5" w:rsidRDefault="00AC0AF5" w:rsidP="00BC457C">
      <w:pPr>
        <w:spacing w:after="60"/>
        <w:rPr>
          <w:rFonts w:ascii="Fb Fontext" w:hAnsi="Fb Fontext"/>
          <w:rtl/>
        </w:rPr>
      </w:pPr>
      <w:r w:rsidRPr="00C35A2C">
        <w:rPr>
          <w:rFonts w:ascii="Fb Fontext" w:hAnsi="Fb Fontext"/>
          <w:rtl/>
        </w:rPr>
        <w:t>בין גומא לגומא לא נתחלף לי, בין איוב לאויב נתחלף לי?</w:t>
      </w:r>
    </w:p>
    <w:p w14:paraId="61D65F2A" w14:textId="77777777" w:rsidR="00C52227" w:rsidRDefault="00C52227" w:rsidP="00C52227">
      <w:pPr>
        <w:pStyle w:val="36"/>
        <w:framePr w:wrap="notBeside"/>
        <w:rPr>
          <w:rStyle w:val="affff8"/>
          <w:rtl/>
        </w:rPr>
      </w:pPr>
      <w:r w:rsidRPr="00C35A2C">
        <w:rPr>
          <w:rtl/>
        </w:rPr>
        <w:t>•</w:t>
      </w:r>
    </w:p>
    <w:p w14:paraId="2D3D0179" w14:textId="6E3A5FB4" w:rsidR="00AC0AF5" w:rsidRDefault="00224038" w:rsidP="00AC0AF5">
      <w:pPr>
        <w:rPr>
          <w:rFonts w:ascii="Fb Fontext" w:hAnsi="Fb Fontext"/>
          <w:rtl/>
        </w:rPr>
      </w:pPr>
      <w:r>
        <w:rPr>
          <w:rStyle w:val="affff8"/>
          <w:rtl/>
        </w:rPr>
        <w:t>מִי פִלַּג לַשֶּׁטֶף תְּעָלָ</w:t>
      </w:r>
      <w:r w:rsidR="00AC0AF5" w:rsidRPr="0008384F">
        <w:rPr>
          <w:rStyle w:val="affff8"/>
          <w:rtl/>
        </w:rPr>
        <w:t>ה</w:t>
      </w:r>
      <w:r w:rsidR="00AC0AF5" w:rsidRPr="00F10693">
        <w:rPr>
          <w:rFonts w:hint="cs"/>
          <w:rtl/>
        </w:rPr>
        <w:t>'</w:t>
      </w:r>
      <w:r w:rsidR="00AC0AF5" w:rsidRPr="00F10693">
        <w:rPr>
          <w:rtl/>
        </w:rPr>
        <w:t xml:space="preserve"> </w:t>
      </w:r>
      <w:r w:rsidR="00AC0AF5" w:rsidRPr="00C35A2C">
        <w:rPr>
          <w:rFonts w:ascii="Fb Fontext" w:hAnsi="Fb Fontext"/>
          <w:rtl/>
        </w:rPr>
        <w:t>- הרבה טיפין בראתי בעבים, וכל טיפה וטיפה בראתי לה דפוס בפני עצמה, כדי שלא יהו שתי טיפין יוצאות מדפוס אחד, שאלמלי שתי טיפין יוצאות מדפוס אחד - מטשטשות את הארץ ואינה מוציאה פירות,</w:t>
      </w:r>
    </w:p>
    <w:p w14:paraId="186E4E16" w14:textId="77777777" w:rsidR="00AC0AF5" w:rsidRDefault="00AC0AF5" w:rsidP="00AC0AF5">
      <w:pPr>
        <w:rPr>
          <w:rFonts w:ascii="Fb Fontext" w:hAnsi="Fb Fontext"/>
          <w:rtl/>
        </w:rPr>
      </w:pPr>
      <w:r w:rsidRPr="00C35A2C">
        <w:rPr>
          <w:rFonts w:ascii="Fb Fontext" w:hAnsi="Fb Fontext"/>
          <w:rtl/>
        </w:rPr>
        <w:t>בין טיפה לטיפה לא נתחלף לי, בין איוב לאויב נתחלף לי?</w:t>
      </w:r>
    </w:p>
    <w:p w14:paraId="5AB64E46" w14:textId="1B60F920" w:rsidR="00AC0AF5" w:rsidRPr="00C35A2C" w:rsidRDefault="00AC0AF5" w:rsidP="00BC457C">
      <w:pPr>
        <w:spacing w:after="60"/>
        <w:rPr>
          <w:rFonts w:ascii="Fb Fontext" w:hAnsi="Fb Fontext"/>
          <w:rtl/>
        </w:rPr>
      </w:pPr>
      <w:r w:rsidRPr="00C35A2C">
        <w:rPr>
          <w:rFonts w:ascii="Fb Fontext" w:hAnsi="Fb Fontext" w:hint="cs"/>
          <w:rtl/>
        </w:rPr>
        <w:t>ת</w:t>
      </w:r>
      <w:r w:rsidRPr="00C35A2C">
        <w:rPr>
          <w:rFonts w:ascii="Fb Fontext" w:hAnsi="Fb Fontext"/>
          <w:rtl/>
        </w:rPr>
        <w:t xml:space="preserve">עלה לישנא דדפוס </w:t>
      </w:r>
      <w:r w:rsidRPr="00BC457C">
        <w:rPr>
          <w:rStyle w:val="affffe"/>
          <w:rFonts w:hint="cs"/>
          <w:rtl/>
        </w:rPr>
        <w:t>כרב</w:t>
      </w:r>
      <w:r w:rsidRPr="00BC457C">
        <w:rPr>
          <w:rStyle w:val="affffe"/>
          <w:rtl/>
        </w:rPr>
        <w:t>"</w:t>
      </w:r>
      <w:r w:rsidRPr="00BC457C">
        <w:rPr>
          <w:rStyle w:val="affffe"/>
          <w:rFonts w:hint="cs"/>
          <w:rtl/>
        </w:rPr>
        <w:t>ש</w:t>
      </w:r>
      <w:r w:rsidR="00BC457C">
        <w:rPr>
          <w:rStyle w:val="affffe"/>
          <w:rFonts w:hint="cs"/>
          <w:rtl/>
        </w:rPr>
        <w:t>:</w:t>
      </w:r>
      <w:r w:rsidRPr="00C35A2C">
        <w:rPr>
          <w:rFonts w:ascii="Fb Fontext" w:hAnsi="Fb Fontext" w:hint="cs"/>
          <w:rtl/>
        </w:rPr>
        <w:t xml:space="preserve"> </w:t>
      </w:r>
      <w:r w:rsidRPr="00577F86">
        <w:rPr>
          <w:rStyle w:val="affff8"/>
          <w:rFonts w:hint="cs"/>
          <w:rtl/>
        </w:rPr>
        <w:t>ד</w:t>
      </w:r>
      <w:r w:rsidRPr="00F10693">
        <w:rPr>
          <w:rFonts w:hint="cs"/>
          <w:rtl/>
        </w:rPr>
        <w:t>'</w:t>
      </w:r>
      <w:r w:rsidR="00224038">
        <w:rPr>
          <w:rtl/>
        </w:rPr>
        <w:t>וַ</w:t>
      </w:r>
      <w:r w:rsidR="00224038">
        <w:rPr>
          <w:rStyle w:val="affff8"/>
          <w:rtl/>
        </w:rPr>
        <w:t>יַּעַשׂ תְּעָלָה כְּבֵית סָאתַיִם זֶרַ</w:t>
      </w:r>
      <w:r w:rsidRPr="00577F86">
        <w:rPr>
          <w:rStyle w:val="affff8"/>
          <w:rtl/>
        </w:rPr>
        <w:t>ע</w:t>
      </w:r>
      <w:r w:rsidRPr="00F10693">
        <w:rPr>
          <w:rFonts w:hint="cs"/>
          <w:rtl/>
        </w:rPr>
        <w:t>'</w:t>
      </w:r>
      <w:r w:rsidRPr="00F10693">
        <w:rPr>
          <w:rtl/>
        </w:rPr>
        <w:t>.</w:t>
      </w:r>
    </w:p>
    <w:p w14:paraId="427D92CD" w14:textId="77777777" w:rsidR="00C52227" w:rsidRDefault="00C52227" w:rsidP="00C52227">
      <w:pPr>
        <w:pStyle w:val="36"/>
        <w:framePr w:wrap="notBeside"/>
        <w:rPr>
          <w:rStyle w:val="affff8"/>
          <w:rtl/>
        </w:rPr>
      </w:pPr>
      <w:r w:rsidRPr="00C35A2C">
        <w:rPr>
          <w:rtl/>
        </w:rPr>
        <w:t>•</w:t>
      </w:r>
    </w:p>
    <w:p w14:paraId="1EE5BAAF" w14:textId="7BA838B2" w:rsidR="00AC0AF5" w:rsidRDefault="00AC0AF5" w:rsidP="00AC0AF5">
      <w:pPr>
        <w:rPr>
          <w:rFonts w:ascii="Fb Fontext" w:hAnsi="Fb Fontext"/>
          <w:rtl/>
        </w:rPr>
      </w:pPr>
      <w:r w:rsidRPr="00224038">
        <w:rPr>
          <w:rStyle w:val="affff8"/>
          <w:rFonts w:hint="cs"/>
          <w:rtl/>
        </w:rPr>
        <w:t>'</w:t>
      </w:r>
      <w:r w:rsidR="00224038" w:rsidRPr="00224038">
        <w:rPr>
          <w:rStyle w:val="affff8"/>
          <w:rtl/>
        </w:rPr>
        <w:t>וְדֶרֶךְ לַחֲזִיז קֹלוֹת</w:t>
      </w:r>
      <w:r w:rsidR="00224038" w:rsidRPr="00224038">
        <w:rPr>
          <w:rtl/>
        </w:rPr>
        <w:t xml:space="preserve"> </w:t>
      </w:r>
      <w:r w:rsidRPr="00C35A2C">
        <w:rPr>
          <w:rFonts w:ascii="Fb Fontext" w:hAnsi="Fb Fontext"/>
          <w:rtl/>
        </w:rPr>
        <w:t>- הרבה קולות בראתי בעבים, וכל קול וקול בראתי לו שביל בפני עצמו, כדי שלא יהו שתי קולות יוצאות משביל אחד, שאלמלי שתי קולות יוצאות משביל אחד - מחריבין את כל העולם,</w:t>
      </w:r>
    </w:p>
    <w:p w14:paraId="6E378A96" w14:textId="77777777" w:rsidR="00AC0AF5" w:rsidRDefault="00AC0AF5" w:rsidP="00BC457C">
      <w:pPr>
        <w:spacing w:after="60"/>
        <w:rPr>
          <w:rFonts w:ascii="Fb Fontext" w:hAnsi="Fb Fontext"/>
          <w:rtl/>
        </w:rPr>
      </w:pPr>
      <w:r w:rsidRPr="00C35A2C">
        <w:rPr>
          <w:rFonts w:ascii="Fb Fontext" w:hAnsi="Fb Fontext"/>
          <w:rtl/>
        </w:rPr>
        <w:t>בין קול לקול לא נתחלף לי, בין איוב לאויב נתחלף לי? ,</w:t>
      </w:r>
    </w:p>
    <w:p w14:paraId="63CC937A" w14:textId="77777777" w:rsidR="00AC0AF5" w:rsidRPr="00C35A2C" w:rsidRDefault="00AC0AF5" w:rsidP="00982F98">
      <w:pPr>
        <w:pStyle w:val="affe"/>
        <w:framePr w:wrap="around"/>
        <w:rPr>
          <w:rtl/>
        </w:rPr>
      </w:pPr>
      <w:r w:rsidRPr="00C35A2C">
        <w:rPr>
          <w:rtl/>
        </w:rPr>
        <w:t>טז:</w:t>
      </w:r>
    </w:p>
    <w:p w14:paraId="7A0E9600" w14:textId="77777777" w:rsidR="00BC457C" w:rsidRDefault="00AC0AF5" w:rsidP="00BC457C">
      <w:pPr>
        <w:pStyle w:val="36"/>
        <w:framePr w:wrap="notBeside"/>
        <w:rPr>
          <w:rStyle w:val="affff8"/>
          <w:rtl/>
        </w:rPr>
      </w:pPr>
      <w:r w:rsidRPr="00C35A2C">
        <w:rPr>
          <w:rtl/>
        </w:rPr>
        <w:t>•</w:t>
      </w:r>
    </w:p>
    <w:p w14:paraId="3A429A3E" w14:textId="701FA2B6" w:rsidR="00AC0AF5" w:rsidRDefault="00AC0AF5" w:rsidP="00AC0AF5">
      <w:pPr>
        <w:rPr>
          <w:rFonts w:ascii="Fb Fontext" w:hAnsi="Fb Fontext"/>
          <w:sz w:val="32"/>
          <w:rtl/>
        </w:rPr>
      </w:pPr>
      <w:r w:rsidRPr="00F10693">
        <w:rPr>
          <w:rFonts w:hint="cs"/>
          <w:rtl/>
        </w:rPr>
        <w:t>'</w:t>
      </w:r>
      <w:r w:rsidR="00224038">
        <w:rPr>
          <w:rtl/>
        </w:rPr>
        <w:t>הֲ</w:t>
      </w:r>
      <w:r w:rsidR="00224038">
        <w:rPr>
          <w:rStyle w:val="affff8"/>
          <w:rtl/>
        </w:rPr>
        <w:t>יָדַעְתָּ עֵת לֶדֶת יַעֲלֵי סָלַע חֹלֵל אַיָּלוֹת תִּשְׁמֹ</w:t>
      </w:r>
      <w:r w:rsidRPr="00577F86">
        <w:rPr>
          <w:rStyle w:val="affff8"/>
          <w:rtl/>
        </w:rPr>
        <w:t>ר</w:t>
      </w:r>
      <w:r w:rsidRPr="00F10693">
        <w:rPr>
          <w:rFonts w:hint="cs"/>
          <w:rtl/>
        </w:rPr>
        <w:t>'</w:t>
      </w:r>
      <w:r w:rsidRPr="00F10693">
        <w:rPr>
          <w:rtl/>
        </w:rPr>
        <w:t xml:space="preserve"> </w:t>
      </w:r>
      <w:r w:rsidRPr="00C35A2C">
        <w:rPr>
          <w:rFonts w:ascii="Fb Fontext" w:hAnsi="Fb Fontext"/>
          <w:sz w:val="32"/>
          <w:rtl/>
        </w:rPr>
        <w:t>- יעלה זו אכזרית על בניה, בשעה שכורעת ללדת, עולה לראש ההר כדי שיפול ממנה וימות, ואני מזמין לה נשר שמקבלו בכנפיו ומניחו לפניה, ואלמלי מקדים רגע אחד או מתאחר רגע אחד מיד מת,</w:t>
      </w:r>
    </w:p>
    <w:p w14:paraId="28241E15" w14:textId="77777777" w:rsidR="00AC0AF5" w:rsidRDefault="00AC0AF5" w:rsidP="00BC457C">
      <w:pPr>
        <w:spacing w:after="60"/>
        <w:rPr>
          <w:rFonts w:ascii="Fb Fontext" w:hAnsi="Fb Fontext"/>
          <w:rtl/>
        </w:rPr>
      </w:pPr>
      <w:r w:rsidRPr="00C35A2C">
        <w:rPr>
          <w:rFonts w:ascii="Fb Fontext" w:hAnsi="Fb Fontext"/>
          <w:rtl/>
        </w:rPr>
        <w:t>בין רגע לרגע לא נתחלף לי, בין איוב לאויב נתחלף לי?</w:t>
      </w:r>
    </w:p>
    <w:p w14:paraId="20A579A6" w14:textId="77777777" w:rsidR="00BC457C" w:rsidRDefault="00AC0AF5" w:rsidP="00BC457C">
      <w:pPr>
        <w:pStyle w:val="36"/>
        <w:framePr w:wrap="notBeside"/>
        <w:rPr>
          <w:rStyle w:val="affff8"/>
          <w:rtl/>
        </w:rPr>
      </w:pPr>
      <w:r w:rsidRPr="00C35A2C">
        <w:rPr>
          <w:rtl/>
        </w:rPr>
        <w:t>•</w:t>
      </w:r>
    </w:p>
    <w:p w14:paraId="0CA2D224" w14:textId="23577805" w:rsidR="00AC0AF5" w:rsidRDefault="00AC0AF5" w:rsidP="00AC0AF5">
      <w:pPr>
        <w:rPr>
          <w:rFonts w:ascii="Fb Fontext" w:hAnsi="Fb Fontext"/>
          <w:rtl/>
        </w:rPr>
      </w:pPr>
      <w:r w:rsidRPr="00F10693">
        <w:rPr>
          <w:rFonts w:hint="cs"/>
          <w:rtl/>
        </w:rPr>
        <w:t>'</w:t>
      </w:r>
      <w:r w:rsidR="007F22FF" w:rsidRPr="00F10693">
        <w:rPr>
          <w:rtl/>
        </w:rPr>
        <w:t>ח</w:t>
      </w:r>
      <w:r w:rsidR="007F22FF" w:rsidRPr="007F22FF">
        <w:rPr>
          <w:rStyle w:val="affff8"/>
          <w:spacing w:val="0"/>
          <w:rtl/>
        </w:rPr>
        <w:t>וֹלֵ</w:t>
      </w:r>
      <w:r w:rsidRPr="007F22FF">
        <w:rPr>
          <w:rStyle w:val="affff8"/>
          <w:spacing w:val="0"/>
          <w:rtl/>
        </w:rPr>
        <w:t xml:space="preserve">ל </w:t>
      </w:r>
      <w:r w:rsidR="007F22FF" w:rsidRPr="007F22FF">
        <w:rPr>
          <w:rStyle w:val="affff8"/>
          <w:spacing w:val="0"/>
          <w:rtl/>
        </w:rPr>
        <w:t>אַיָּלוֹ</w:t>
      </w:r>
      <w:r w:rsidRPr="007F22FF">
        <w:rPr>
          <w:rStyle w:val="affff8"/>
          <w:spacing w:val="0"/>
          <w:rtl/>
        </w:rPr>
        <w:t xml:space="preserve">ת </w:t>
      </w:r>
      <w:r w:rsidR="007F22FF" w:rsidRPr="007F22FF">
        <w:rPr>
          <w:rStyle w:val="affff8"/>
          <w:spacing w:val="0"/>
          <w:rtl/>
        </w:rPr>
        <w:t>תִּשְׁמוֹ</w:t>
      </w:r>
      <w:r w:rsidRPr="007F22FF">
        <w:rPr>
          <w:rStyle w:val="affff8"/>
          <w:spacing w:val="0"/>
          <w:rtl/>
        </w:rPr>
        <w:t>ר</w:t>
      </w:r>
      <w:r w:rsidRPr="00F10693">
        <w:rPr>
          <w:rFonts w:hint="cs"/>
          <w:rtl/>
        </w:rPr>
        <w:t>'</w:t>
      </w:r>
      <w:r w:rsidRPr="00F10693">
        <w:rPr>
          <w:rtl/>
        </w:rPr>
        <w:t xml:space="preserve"> </w:t>
      </w:r>
      <w:r w:rsidRPr="007F22FF">
        <w:rPr>
          <w:rFonts w:ascii="Fb Fontext" w:hAnsi="Fb Fontext"/>
          <w:rtl/>
        </w:rPr>
        <w:t>-</w:t>
      </w:r>
      <w:r w:rsidRPr="00C35A2C">
        <w:rPr>
          <w:rFonts w:ascii="Fb Fontext" w:hAnsi="Fb Fontext"/>
          <w:rtl/>
        </w:rPr>
        <w:t xml:space="preserve"> אילה זו רחמה צר, בשעה שכורעת ללדת, אני מזמין לה דרקון שמכישה בבית הרחם ומתרפה ממולדה, ואלמלי מקדים רגע אחד או מאחר רגע אחד מיד מתה,</w:t>
      </w:r>
    </w:p>
    <w:p w14:paraId="5D645FA1" w14:textId="77777777" w:rsidR="00AC0AF5" w:rsidRDefault="00AC0AF5" w:rsidP="00BC457C">
      <w:pPr>
        <w:spacing w:after="60"/>
        <w:rPr>
          <w:rFonts w:ascii="Fb Fontext" w:hAnsi="Fb Fontext"/>
          <w:rtl/>
        </w:rPr>
      </w:pPr>
      <w:r w:rsidRPr="00C35A2C">
        <w:rPr>
          <w:rFonts w:ascii="Fb Fontext" w:hAnsi="Fb Fontext"/>
          <w:rtl/>
        </w:rPr>
        <w:t>בין רגע לרגע לא נתחלף לי, בין איוב לאויב נתחלף לי?</w:t>
      </w:r>
    </w:p>
    <w:p w14:paraId="3EBDAEB5" w14:textId="0B5FDC6A" w:rsidR="00BC457C" w:rsidRDefault="00BC457C" w:rsidP="00BC457C">
      <w:pPr>
        <w:pStyle w:val="36"/>
        <w:framePr w:wrap="notBeside"/>
        <w:rPr>
          <w:sz w:val="32"/>
          <w:rtl/>
        </w:rPr>
      </w:pPr>
      <w:r>
        <w:rPr>
          <w:rFonts w:hint="cs"/>
          <w:rtl/>
        </w:rPr>
        <w:t>רבא:</w:t>
      </w:r>
    </w:p>
    <w:p w14:paraId="6EB5984D" w14:textId="119B1612" w:rsidR="00AC0AF5" w:rsidRPr="00C35A2C" w:rsidRDefault="007F22FF" w:rsidP="00BC457C">
      <w:pPr>
        <w:spacing w:after="60"/>
        <w:rPr>
          <w:rFonts w:ascii="Fb Fontext" w:hAnsi="Fb Fontext"/>
          <w:rtl/>
        </w:rPr>
      </w:pPr>
      <w:r>
        <w:rPr>
          <w:rStyle w:val="affff8"/>
          <w:rtl/>
        </w:rPr>
        <w:t>אִיּוֹ</w:t>
      </w:r>
      <w:r w:rsidR="00AC0AF5" w:rsidRPr="000F0902">
        <w:rPr>
          <w:rStyle w:val="affff8"/>
          <w:rtl/>
        </w:rPr>
        <w:t xml:space="preserve">ב </w:t>
      </w:r>
      <w:r>
        <w:rPr>
          <w:rStyle w:val="affff8"/>
          <w:rtl/>
        </w:rPr>
        <w:t>לֹ</w:t>
      </w:r>
      <w:r w:rsidR="00AC0AF5" w:rsidRPr="000F0902">
        <w:rPr>
          <w:rStyle w:val="affff8"/>
          <w:rtl/>
        </w:rPr>
        <w:t xml:space="preserve">א </w:t>
      </w:r>
      <w:r>
        <w:rPr>
          <w:rStyle w:val="affff8"/>
          <w:rtl/>
        </w:rPr>
        <w:t>בְּדַעַ</w:t>
      </w:r>
      <w:r w:rsidR="00AC0AF5" w:rsidRPr="000F0902">
        <w:rPr>
          <w:rStyle w:val="affff8"/>
          <w:rtl/>
        </w:rPr>
        <w:t xml:space="preserve">ת </w:t>
      </w:r>
      <w:r>
        <w:rPr>
          <w:rStyle w:val="affff8"/>
          <w:rtl/>
        </w:rPr>
        <w:t>יְדַבֵּ</w:t>
      </w:r>
      <w:r w:rsidR="00AC0AF5" w:rsidRPr="000F0902">
        <w:rPr>
          <w:rStyle w:val="affff8"/>
          <w:rtl/>
        </w:rPr>
        <w:t xml:space="preserve">ר </w:t>
      </w:r>
      <w:r>
        <w:rPr>
          <w:rStyle w:val="affff8"/>
          <w:rtl/>
        </w:rPr>
        <w:t>וּדְבָרָי</w:t>
      </w:r>
      <w:r w:rsidR="00AC0AF5" w:rsidRPr="000F0902">
        <w:rPr>
          <w:rStyle w:val="affff8"/>
          <w:rtl/>
        </w:rPr>
        <w:t xml:space="preserve">ו </w:t>
      </w:r>
      <w:r>
        <w:rPr>
          <w:rStyle w:val="affff8"/>
          <w:rtl/>
        </w:rPr>
        <w:t>לֹ</w:t>
      </w:r>
      <w:r w:rsidR="00AC0AF5" w:rsidRPr="000F0902">
        <w:rPr>
          <w:rStyle w:val="affff8"/>
          <w:rtl/>
        </w:rPr>
        <w:t xml:space="preserve">א </w:t>
      </w:r>
      <w:r>
        <w:rPr>
          <w:rStyle w:val="affff8"/>
          <w:rtl/>
        </w:rPr>
        <w:t>בְּהַשְׂכֵּ</w:t>
      </w:r>
      <w:r w:rsidR="00AC0AF5" w:rsidRPr="000F0902">
        <w:rPr>
          <w:rStyle w:val="affff8"/>
          <w:rtl/>
        </w:rPr>
        <w:t>ל</w:t>
      </w:r>
      <w:r w:rsidR="00AC0AF5" w:rsidRPr="00C35A2C">
        <w:rPr>
          <w:rFonts w:ascii="Fb Fontext" w:hAnsi="Fb Fontext"/>
          <w:sz w:val="32"/>
          <w:rtl/>
        </w:rPr>
        <w:t xml:space="preserve"> מכאן שאין אדם נתפס בשעת צערו.</w:t>
      </w:r>
    </w:p>
    <w:p w14:paraId="325D5623" w14:textId="77777777" w:rsidR="00BC457C" w:rsidRDefault="00BC457C" w:rsidP="00BC457C">
      <w:pPr>
        <w:pStyle w:val="36"/>
        <w:framePr w:wrap="notBeside"/>
        <w:rPr>
          <w:rStyle w:val="affff8"/>
        </w:rPr>
      </w:pPr>
      <w:r>
        <w:rPr>
          <w:rStyle w:val="affff8"/>
          <w:rFonts w:hint="cs"/>
          <w:rtl/>
        </w:rPr>
        <w:t>רב:</w:t>
      </w:r>
    </w:p>
    <w:p w14:paraId="47A0A2A1" w14:textId="518D2B88" w:rsidR="00AC0AF5" w:rsidRPr="00C35A2C" w:rsidRDefault="00AC0AF5" w:rsidP="00AC0AF5">
      <w:pPr>
        <w:rPr>
          <w:rFonts w:ascii="Fb Fontext" w:hAnsi="Fb Fontext"/>
          <w:rtl/>
        </w:rPr>
      </w:pPr>
      <w:r w:rsidRPr="00F10693">
        <w:rPr>
          <w:rFonts w:hint="cs"/>
          <w:rtl/>
        </w:rPr>
        <w:t>'</w:t>
      </w:r>
      <w:r w:rsidR="007F22FF" w:rsidRPr="00F10693">
        <w:rPr>
          <w:rtl/>
        </w:rPr>
        <w:t>ו</w:t>
      </w:r>
      <w:r w:rsidR="007F22FF">
        <w:rPr>
          <w:rStyle w:val="affff8"/>
          <w:rtl/>
        </w:rPr>
        <w:t>יִּשְׁמְעוּ</w:t>
      </w:r>
      <w:r w:rsidRPr="0008384F">
        <w:rPr>
          <w:rStyle w:val="affff8"/>
          <w:rtl/>
        </w:rPr>
        <w:t xml:space="preserve"> </w:t>
      </w:r>
      <w:r w:rsidR="007F22FF">
        <w:rPr>
          <w:rStyle w:val="affff8"/>
          <w:rtl/>
        </w:rPr>
        <w:t>שְׁלֹשֶׁ</w:t>
      </w:r>
      <w:r w:rsidRPr="0008384F">
        <w:rPr>
          <w:rStyle w:val="affff8"/>
          <w:rtl/>
        </w:rPr>
        <w:t xml:space="preserve">ת </w:t>
      </w:r>
      <w:r w:rsidR="007F22FF">
        <w:rPr>
          <w:rStyle w:val="affff8"/>
          <w:rtl/>
        </w:rPr>
        <w:t>רֵעֵ</w:t>
      </w:r>
      <w:r w:rsidRPr="0008384F">
        <w:rPr>
          <w:rStyle w:val="affff8"/>
          <w:rtl/>
        </w:rPr>
        <w:t xml:space="preserve">י </w:t>
      </w:r>
      <w:r w:rsidR="007F22FF">
        <w:rPr>
          <w:rStyle w:val="affff8"/>
          <w:rtl/>
        </w:rPr>
        <w:t>אִיּוֹ</w:t>
      </w:r>
      <w:r w:rsidRPr="0008384F">
        <w:rPr>
          <w:rStyle w:val="affff8"/>
          <w:rtl/>
        </w:rPr>
        <w:t xml:space="preserve">ב </w:t>
      </w:r>
      <w:r w:rsidR="007F22FF">
        <w:rPr>
          <w:rStyle w:val="affff8"/>
          <w:rtl/>
        </w:rPr>
        <w:t>אֶ</w:t>
      </w:r>
      <w:r w:rsidRPr="0008384F">
        <w:rPr>
          <w:rStyle w:val="affff8"/>
          <w:rtl/>
        </w:rPr>
        <w:t xml:space="preserve">ת </w:t>
      </w:r>
      <w:r w:rsidR="007F22FF">
        <w:rPr>
          <w:rStyle w:val="affff8"/>
          <w:rtl/>
        </w:rPr>
        <w:t>כָּ</w:t>
      </w:r>
      <w:r w:rsidRPr="0008384F">
        <w:rPr>
          <w:rStyle w:val="affff8"/>
          <w:rtl/>
        </w:rPr>
        <w:t xml:space="preserve">ל </w:t>
      </w:r>
      <w:r w:rsidR="007F22FF">
        <w:rPr>
          <w:rStyle w:val="affff8"/>
          <w:rtl/>
        </w:rPr>
        <w:t>הָרָעָ</w:t>
      </w:r>
      <w:r w:rsidRPr="0008384F">
        <w:rPr>
          <w:rStyle w:val="affff8"/>
          <w:rtl/>
        </w:rPr>
        <w:t xml:space="preserve">ה </w:t>
      </w:r>
      <w:r w:rsidR="007F22FF">
        <w:rPr>
          <w:rStyle w:val="affff8"/>
          <w:rtl/>
        </w:rPr>
        <w:t>הַזֹּא</w:t>
      </w:r>
      <w:r w:rsidRPr="0008384F">
        <w:rPr>
          <w:rStyle w:val="affff8"/>
          <w:rtl/>
        </w:rPr>
        <w:t xml:space="preserve">ת הבאה </w:t>
      </w:r>
      <w:r w:rsidR="007F22FF">
        <w:rPr>
          <w:rStyle w:val="affff8"/>
          <w:rtl/>
        </w:rPr>
        <w:t>עָלָי</w:t>
      </w:r>
      <w:r w:rsidRPr="0008384F">
        <w:rPr>
          <w:rStyle w:val="affff8"/>
          <w:rtl/>
        </w:rPr>
        <w:t xml:space="preserve">ו ויבאו </w:t>
      </w:r>
      <w:r w:rsidR="007F22FF">
        <w:rPr>
          <w:rStyle w:val="affff8"/>
          <w:rtl/>
        </w:rPr>
        <w:t>אִישׁ</w:t>
      </w:r>
      <w:r w:rsidRPr="0008384F">
        <w:rPr>
          <w:rStyle w:val="affff8"/>
          <w:rtl/>
        </w:rPr>
        <w:t xml:space="preserve"> </w:t>
      </w:r>
      <w:r w:rsidR="007F22FF">
        <w:rPr>
          <w:rStyle w:val="affff8"/>
          <w:rtl/>
        </w:rPr>
        <w:t>מִמְּקוֹמוֹ</w:t>
      </w:r>
      <w:r w:rsidRPr="0008384F">
        <w:rPr>
          <w:rStyle w:val="affff8"/>
          <w:rtl/>
        </w:rPr>
        <w:t xml:space="preserve"> </w:t>
      </w:r>
      <w:r w:rsidR="007F22FF">
        <w:rPr>
          <w:rStyle w:val="affff8"/>
          <w:rtl/>
        </w:rPr>
        <w:t>אֱלִיפָ</w:t>
      </w:r>
      <w:r w:rsidRPr="0008384F">
        <w:rPr>
          <w:rStyle w:val="affff8"/>
          <w:rtl/>
        </w:rPr>
        <w:t xml:space="preserve">ז </w:t>
      </w:r>
      <w:r w:rsidR="007F22FF">
        <w:rPr>
          <w:rStyle w:val="affff8"/>
          <w:rtl/>
        </w:rPr>
        <w:t>הַתֵּימָנִ</w:t>
      </w:r>
      <w:r w:rsidRPr="0008384F">
        <w:rPr>
          <w:rStyle w:val="affff8"/>
          <w:rtl/>
        </w:rPr>
        <w:t xml:space="preserve">י </w:t>
      </w:r>
      <w:r w:rsidR="007F22FF">
        <w:rPr>
          <w:rStyle w:val="affff8"/>
          <w:rtl/>
        </w:rPr>
        <w:t>וּבִלְדָּ</w:t>
      </w:r>
      <w:r w:rsidRPr="0008384F">
        <w:rPr>
          <w:rStyle w:val="affff8"/>
          <w:rtl/>
        </w:rPr>
        <w:t xml:space="preserve">ד </w:t>
      </w:r>
      <w:r w:rsidR="007F22FF">
        <w:rPr>
          <w:rStyle w:val="affff8"/>
          <w:rtl/>
        </w:rPr>
        <w:t>הַשּׁוּחִ</w:t>
      </w:r>
      <w:r w:rsidRPr="0008384F">
        <w:rPr>
          <w:rStyle w:val="affff8"/>
          <w:rtl/>
        </w:rPr>
        <w:t xml:space="preserve">י </w:t>
      </w:r>
      <w:r w:rsidR="007F22FF">
        <w:rPr>
          <w:rStyle w:val="affff8"/>
          <w:rtl/>
        </w:rPr>
        <w:t>וְצוֹפַ</w:t>
      </w:r>
      <w:r w:rsidRPr="0008384F">
        <w:rPr>
          <w:rStyle w:val="affff8"/>
          <w:rtl/>
        </w:rPr>
        <w:t xml:space="preserve">ר </w:t>
      </w:r>
      <w:r w:rsidR="007F22FF">
        <w:rPr>
          <w:rStyle w:val="affff8"/>
          <w:rtl/>
        </w:rPr>
        <w:t>הַנַּעֲמָתִ</w:t>
      </w:r>
      <w:r w:rsidRPr="0008384F">
        <w:rPr>
          <w:rStyle w:val="affff8"/>
          <w:rtl/>
        </w:rPr>
        <w:t xml:space="preserve">י </w:t>
      </w:r>
      <w:r w:rsidR="007F22FF">
        <w:rPr>
          <w:rStyle w:val="affff8"/>
          <w:rtl/>
        </w:rPr>
        <w:t>וַיִּוָּעֲדוּ</w:t>
      </w:r>
      <w:r w:rsidRPr="0008384F">
        <w:rPr>
          <w:rStyle w:val="affff8"/>
          <w:rtl/>
        </w:rPr>
        <w:t xml:space="preserve"> </w:t>
      </w:r>
      <w:r w:rsidR="007F22FF">
        <w:rPr>
          <w:rStyle w:val="affff8"/>
          <w:rtl/>
        </w:rPr>
        <w:t>יַחְדָּ</w:t>
      </w:r>
      <w:r w:rsidRPr="0008384F">
        <w:rPr>
          <w:rStyle w:val="affff8"/>
          <w:rtl/>
        </w:rPr>
        <w:t xml:space="preserve">ו </w:t>
      </w:r>
      <w:r w:rsidR="007F22FF">
        <w:rPr>
          <w:rStyle w:val="affff8"/>
          <w:rtl/>
        </w:rPr>
        <w:t>לָבוֹ</w:t>
      </w:r>
      <w:r w:rsidRPr="0008384F">
        <w:rPr>
          <w:rStyle w:val="affff8"/>
          <w:rtl/>
        </w:rPr>
        <w:t xml:space="preserve">א </w:t>
      </w:r>
      <w:r w:rsidR="007F22FF">
        <w:rPr>
          <w:rStyle w:val="affff8"/>
          <w:rtl/>
        </w:rPr>
        <w:t>לָנוּ</w:t>
      </w:r>
      <w:r w:rsidRPr="0008384F">
        <w:rPr>
          <w:rStyle w:val="affff8"/>
          <w:rtl/>
        </w:rPr>
        <w:t xml:space="preserve">ד </w:t>
      </w:r>
      <w:r w:rsidR="007F22FF">
        <w:rPr>
          <w:rStyle w:val="affff8"/>
          <w:rtl/>
        </w:rPr>
        <w:t>לוֹ</w:t>
      </w:r>
      <w:r w:rsidRPr="0008384F">
        <w:rPr>
          <w:rStyle w:val="affff8"/>
          <w:rtl/>
        </w:rPr>
        <w:t xml:space="preserve"> </w:t>
      </w:r>
      <w:r w:rsidR="007F22FF">
        <w:rPr>
          <w:rStyle w:val="affff8"/>
          <w:rtl/>
        </w:rPr>
        <w:t>וּלְנַחֲמוֹ</w:t>
      </w:r>
      <w:r w:rsidRPr="00F10693">
        <w:rPr>
          <w:rFonts w:hint="cs"/>
          <w:rtl/>
        </w:rPr>
        <w:t>'</w:t>
      </w:r>
      <w:r w:rsidRPr="00F10693">
        <w:rPr>
          <w:rtl/>
        </w:rPr>
        <w:t xml:space="preserve"> </w:t>
      </w:r>
      <w:r w:rsidRPr="00C35A2C">
        <w:rPr>
          <w:rFonts w:ascii="Fb Fontext" w:hAnsi="Fb Fontext" w:hint="cs"/>
          <w:rtl/>
        </w:rPr>
        <w:t>-</w:t>
      </w:r>
      <w:r w:rsidRPr="00C35A2C">
        <w:rPr>
          <w:rFonts w:ascii="Fb Fontext" w:hAnsi="Fb Fontext"/>
          <w:rtl/>
        </w:rPr>
        <w:t xml:space="preserve"> שנכנסו כולן בשער אחד.</w:t>
      </w:r>
    </w:p>
    <w:p w14:paraId="788BE09D" w14:textId="77777777" w:rsidR="00AC0AF5" w:rsidRPr="00C35A2C" w:rsidRDefault="00AC0AF5" w:rsidP="00AC0AF5">
      <w:pPr>
        <w:rPr>
          <w:rFonts w:ascii="Fb Fontext" w:hAnsi="Fb Fontext"/>
          <w:rtl/>
        </w:rPr>
      </w:pPr>
      <w:r w:rsidRPr="007F22FF">
        <w:rPr>
          <w:rStyle w:val="affffe"/>
          <w:rtl/>
        </w:rPr>
        <w:lastRenderedPageBreak/>
        <w:t xml:space="preserve">ותנא: </w:t>
      </w:r>
      <w:r w:rsidRPr="00C35A2C">
        <w:rPr>
          <w:rFonts w:ascii="Fb Fontext" w:hAnsi="Fb Fontext"/>
          <w:rtl/>
        </w:rPr>
        <w:t>בין כל אחד ואחד שלש מאות פרסי.</w:t>
      </w:r>
    </w:p>
    <w:p w14:paraId="2934D6FB" w14:textId="2CE780FC" w:rsidR="00AC0AF5" w:rsidRPr="00C35A2C" w:rsidRDefault="00AC0AF5" w:rsidP="007F22FF">
      <w:pPr>
        <w:rPr>
          <w:rFonts w:ascii="Fb Fontext" w:hAnsi="Fb Fontext"/>
          <w:rtl/>
        </w:rPr>
      </w:pPr>
      <w:r w:rsidRPr="007F22FF">
        <w:rPr>
          <w:rStyle w:val="affffe"/>
          <w:rtl/>
        </w:rPr>
        <w:t>א"ד:</w:t>
      </w:r>
      <w:r w:rsidRPr="00C35A2C">
        <w:rPr>
          <w:rFonts w:ascii="Fb Fontext" w:hAnsi="Fb Fontext"/>
          <w:rtl/>
        </w:rPr>
        <w:t xml:space="preserve"> </w:t>
      </w:r>
      <w:r w:rsidR="00BC457C">
        <w:rPr>
          <w:rFonts w:ascii="Fb Fontext" w:hAnsi="Fb Fontext" w:hint="cs"/>
          <w:rtl/>
        </w:rPr>
        <w:t xml:space="preserve">היה להם כתר </w:t>
      </w:r>
      <w:r w:rsidR="00BC457C" w:rsidRPr="00BC457C">
        <w:rPr>
          <w:rStyle w:val="afffff0"/>
          <w:rFonts w:hint="cs"/>
          <w:rtl/>
        </w:rPr>
        <w:t>ג</w:t>
      </w:r>
      <w:r w:rsidR="00BC457C" w:rsidRPr="00F10693">
        <w:rPr>
          <w:rFonts w:hint="cs"/>
          <w:rtl/>
        </w:rPr>
        <w:t xml:space="preserve">' </w:t>
      </w:r>
      <w:r w:rsidR="00BC457C" w:rsidRPr="00BC457C">
        <w:rPr>
          <w:rStyle w:val="afffff0"/>
          <w:rFonts w:hint="cs"/>
          <w:rtl/>
        </w:rPr>
        <w:t>פרצופים</w:t>
      </w:r>
      <w:r w:rsidR="00BC457C">
        <w:rPr>
          <w:rFonts w:ascii="Fb Fontext" w:hAnsi="Fb Fontext" w:hint="cs"/>
          <w:rtl/>
        </w:rPr>
        <w:t xml:space="preserve"> </w:t>
      </w:r>
      <w:r w:rsidRPr="00BC457C">
        <w:rPr>
          <w:rStyle w:val="affffe"/>
          <w:rtl/>
        </w:rPr>
        <w:t xml:space="preserve">וא"ד: </w:t>
      </w:r>
      <w:r w:rsidR="007F22FF">
        <w:rPr>
          <w:rFonts w:ascii="Fb Fontext" w:hAnsi="Fb Fontext" w:hint="cs"/>
          <w:rtl/>
        </w:rPr>
        <w:t>היה לכ</w:t>
      </w:r>
      <w:r w:rsidR="00F10693">
        <w:rPr>
          <w:rFonts w:ascii="Fb Fontext" w:hAnsi="Fb Fontext"/>
          <w:rtl/>
        </w:rPr>
        <w:t>"</w:t>
      </w:r>
      <w:r w:rsidR="007F22FF">
        <w:rPr>
          <w:rFonts w:ascii="Fb Fontext" w:hAnsi="Fb Fontext" w:hint="cs"/>
          <w:rtl/>
        </w:rPr>
        <w:t>א ג</w:t>
      </w:r>
      <w:r w:rsidR="007F22FF" w:rsidRPr="00F10693">
        <w:rPr>
          <w:rFonts w:hint="cs"/>
          <w:rtl/>
        </w:rPr>
        <w:t xml:space="preserve">' </w:t>
      </w:r>
      <w:r w:rsidR="007F22FF">
        <w:rPr>
          <w:rFonts w:ascii="Fb Fontext" w:hAnsi="Fb Fontext" w:hint="cs"/>
          <w:rtl/>
        </w:rPr>
        <w:t xml:space="preserve">אילנות וכשכמש ידעו </w:t>
      </w:r>
    </w:p>
    <w:p w14:paraId="04352CD9" w14:textId="77777777" w:rsidR="00BC457C" w:rsidRDefault="00AC0AF5" w:rsidP="00BC457C">
      <w:pPr>
        <w:pStyle w:val="36"/>
        <w:framePr w:wrap="notBeside"/>
        <w:rPr>
          <w:rtl/>
        </w:rPr>
      </w:pPr>
      <w:r w:rsidRPr="00C35A2C">
        <w:rPr>
          <w:rtl/>
        </w:rPr>
        <w:t>רבא,</w:t>
      </w:r>
    </w:p>
    <w:p w14:paraId="6B281D0B" w14:textId="1CC32E57" w:rsidR="00AC0AF5" w:rsidRPr="00C35A2C" w:rsidRDefault="00AC0AF5" w:rsidP="00BC457C">
      <w:pPr>
        <w:spacing w:after="60"/>
        <w:rPr>
          <w:rFonts w:ascii="Fb Fontext" w:hAnsi="Fb Fontext" w:cs="Guttman Vilna"/>
          <w:b/>
          <w:bCs/>
          <w:rtl/>
        </w:rPr>
      </w:pPr>
      <w:r w:rsidRPr="00C52227">
        <w:rPr>
          <w:rStyle w:val="affffe"/>
          <w:rtl/>
        </w:rPr>
        <w:t>היינו דאמרי אינשי:</w:t>
      </w:r>
      <w:r w:rsidRPr="00C35A2C">
        <w:rPr>
          <w:rFonts w:ascii="Fb Fontext" w:hAnsi="Fb Fontext"/>
          <w:rtl/>
        </w:rPr>
        <w:t xml:space="preserve"> או חבר כחברי איוב</w:t>
      </w:r>
      <w:r w:rsidR="00C52227">
        <w:rPr>
          <w:rFonts w:ascii="Fb Fontext" w:hAnsi="Fb Fontext" w:hint="cs"/>
          <w:rtl/>
        </w:rPr>
        <w:t>,</w:t>
      </w:r>
      <w:r w:rsidRPr="00C35A2C">
        <w:rPr>
          <w:rFonts w:ascii="Fb Fontext" w:hAnsi="Fb Fontext"/>
          <w:rtl/>
        </w:rPr>
        <w:t xml:space="preserve"> או מיתותא.</w:t>
      </w:r>
    </w:p>
    <w:p w14:paraId="6A570C61" w14:textId="77777777" w:rsidR="00BC457C" w:rsidRDefault="00AC0AF5" w:rsidP="00BC457C">
      <w:pPr>
        <w:pStyle w:val="36"/>
        <w:framePr w:wrap="notBeside"/>
        <w:rPr>
          <w:rStyle w:val="affff8"/>
          <w:rtl/>
        </w:rPr>
      </w:pPr>
      <w:r w:rsidRPr="00C35A2C">
        <w:rPr>
          <w:rtl/>
        </w:rPr>
        <w:t>•</w:t>
      </w:r>
    </w:p>
    <w:p w14:paraId="7CEF223C" w14:textId="04FBAE98" w:rsidR="00AC0AF5" w:rsidRDefault="00AC0AF5" w:rsidP="00AC0AF5">
      <w:pPr>
        <w:rPr>
          <w:rFonts w:ascii="Fb Fontext" w:hAnsi="Fb Fontext"/>
          <w:sz w:val="32"/>
          <w:rtl/>
        </w:rPr>
      </w:pPr>
      <w:r w:rsidRPr="00F10693">
        <w:rPr>
          <w:rFonts w:hint="cs"/>
          <w:rtl/>
        </w:rPr>
        <w:t>'</w:t>
      </w:r>
      <w:r w:rsidR="007F22FF" w:rsidRPr="00F10693">
        <w:rPr>
          <w:rtl/>
        </w:rPr>
        <w:t>ו</w:t>
      </w:r>
      <w:r w:rsidR="007F22FF">
        <w:rPr>
          <w:rStyle w:val="affff8"/>
          <w:rtl/>
        </w:rPr>
        <w:t>יְהִ</w:t>
      </w:r>
      <w:r w:rsidRPr="009C12DE">
        <w:rPr>
          <w:rStyle w:val="affff8"/>
          <w:rtl/>
        </w:rPr>
        <w:t xml:space="preserve">י </w:t>
      </w:r>
      <w:r w:rsidR="007F22FF">
        <w:rPr>
          <w:rStyle w:val="affff8"/>
          <w:rtl/>
        </w:rPr>
        <w:t>כִּ</w:t>
      </w:r>
      <w:r w:rsidRPr="009C12DE">
        <w:rPr>
          <w:rStyle w:val="affff8"/>
          <w:rtl/>
        </w:rPr>
        <w:t xml:space="preserve">י </w:t>
      </w:r>
      <w:r w:rsidR="007F22FF">
        <w:rPr>
          <w:rStyle w:val="affff8"/>
          <w:rtl/>
        </w:rPr>
        <w:t>הָחֵ</w:t>
      </w:r>
      <w:r w:rsidRPr="009C12DE">
        <w:rPr>
          <w:rStyle w:val="affff8"/>
          <w:rtl/>
        </w:rPr>
        <w:t xml:space="preserve">ל </w:t>
      </w:r>
      <w:r w:rsidR="007F22FF">
        <w:rPr>
          <w:rStyle w:val="affff8"/>
          <w:rtl/>
        </w:rPr>
        <w:t>הָאָדָ</w:t>
      </w:r>
      <w:r w:rsidRPr="009C12DE">
        <w:rPr>
          <w:rStyle w:val="affff8"/>
          <w:rtl/>
        </w:rPr>
        <w:t xml:space="preserve">ם </w:t>
      </w:r>
      <w:r w:rsidR="007F22FF">
        <w:rPr>
          <w:rStyle w:val="affff8"/>
          <w:rtl/>
        </w:rPr>
        <w:t>לָרוֹב</w:t>
      </w:r>
      <w:r w:rsidRPr="009C12DE">
        <w:rPr>
          <w:rStyle w:val="affff8"/>
          <w:rtl/>
        </w:rPr>
        <w:t xml:space="preserve"> </w:t>
      </w:r>
      <w:r w:rsidR="007F22FF">
        <w:rPr>
          <w:rStyle w:val="affff8"/>
          <w:rtl/>
        </w:rPr>
        <w:t>עַ</w:t>
      </w:r>
      <w:r w:rsidRPr="009C12DE">
        <w:rPr>
          <w:rStyle w:val="affff8"/>
          <w:rtl/>
        </w:rPr>
        <w:t xml:space="preserve">ל </w:t>
      </w:r>
      <w:r w:rsidR="007F22FF">
        <w:rPr>
          <w:rStyle w:val="affff8"/>
          <w:rtl/>
        </w:rPr>
        <w:t>פְּנֵ</w:t>
      </w:r>
      <w:r w:rsidRPr="009C12DE">
        <w:rPr>
          <w:rStyle w:val="affff8"/>
          <w:rtl/>
        </w:rPr>
        <w:t xml:space="preserve">י </w:t>
      </w:r>
      <w:r w:rsidR="007F22FF">
        <w:rPr>
          <w:rStyle w:val="affff8"/>
          <w:rtl/>
        </w:rPr>
        <w:t>הָאֲדָמָ</w:t>
      </w:r>
      <w:r w:rsidRPr="009C12DE">
        <w:rPr>
          <w:rStyle w:val="affff8"/>
          <w:rtl/>
        </w:rPr>
        <w:t xml:space="preserve">ה </w:t>
      </w:r>
      <w:r w:rsidR="007F22FF">
        <w:rPr>
          <w:rStyle w:val="affff8"/>
          <w:rtl/>
        </w:rPr>
        <w:t>וּבָנוֹ</w:t>
      </w:r>
      <w:r w:rsidRPr="009C12DE">
        <w:rPr>
          <w:rStyle w:val="affff8"/>
          <w:rtl/>
        </w:rPr>
        <w:t xml:space="preserve">ת </w:t>
      </w:r>
      <w:r w:rsidR="007F22FF">
        <w:rPr>
          <w:rStyle w:val="affff8"/>
          <w:rtl/>
        </w:rPr>
        <w:t>יֻלְּדוּ</w:t>
      </w:r>
      <w:r w:rsidRPr="009C12DE">
        <w:rPr>
          <w:rStyle w:val="affff8"/>
          <w:rtl/>
        </w:rPr>
        <w:t xml:space="preserve"> </w:t>
      </w:r>
      <w:r w:rsidR="007F22FF">
        <w:rPr>
          <w:rStyle w:val="affff8"/>
          <w:rtl/>
        </w:rPr>
        <w:t>לָהֶ</w:t>
      </w:r>
      <w:r w:rsidRPr="009C12DE">
        <w:rPr>
          <w:rStyle w:val="affff8"/>
          <w:rtl/>
        </w:rPr>
        <w:t>ם</w:t>
      </w:r>
      <w:r w:rsidRPr="00F10693">
        <w:rPr>
          <w:rFonts w:hint="cs"/>
          <w:rtl/>
        </w:rPr>
        <w:t>',</w:t>
      </w:r>
    </w:p>
    <w:p w14:paraId="7D013FB8" w14:textId="77777777" w:rsidR="00AC0AF5" w:rsidRPr="00C35A2C" w:rsidRDefault="00AC0AF5" w:rsidP="00AC0AF5">
      <w:pPr>
        <w:rPr>
          <w:rFonts w:ascii="Fb Fontext" w:hAnsi="Fb Fontext"/>
          <w:rtl/>
        </w:rPr>
      </w:pPr>
      <w:r w:rsidRPr="00BC457C">
        <w:rPr>
          <w:rStyle w:val="affffe"/>
          <w:rFonts w:hint="cs"/>
          <w:rtl/>
        </w:rPr>
        <w:t>רי</w:t>
      </w:r>
      <w:r w:rsidRPr="00BC457C">
        <w:rPr>
          <w:rStyle w:val="affffe"/>
          <w:rtl/>
        </w:rPr>
        <w:t>"</w:t>
      </w:r>
      <w:r w:rsidRPr="00BC457C">
        <w:rPr>
          <w:rStyle w:val="affffe"/>
          <w:rFonts w:hint="cs"/>
          <w:rtl/>
        </w:rPr>
        <w:t>ו</w:t>
      </w:r>
      <w:r w:rsidRPr="00BC457C">
        <w:rPr>
          <w:rStyle w:val="affffe"/>
          <w:rtl/>
        </w:rPr>
        <w:t>:</w:t>
      </w:r>
      <w:r w:rsidRPr="00C35A2C">
        <w:rPr>
          <w:rFonts w:ascii="Fb Fontext" w:hAnsi="Fb Fontext"/>
          <w:rtl/>
        </w:rPr>
        <w:t xml:space="preserve"> </w:t>
      </w:r>
      <w:r w:rsidRPr="0081371E">
        <w:rPr>
          <w:rStyle w:val="afff8"/>
          <w:rtl/>
        </w:rPr>
        <w:t>רביה</w:t>
      </w:r>
      <w:r w:rsidRPr="00C35A2C">
        <w:rPr>
          <w:rFonts w:ascii="Fb Fontext" w:hAnsi="Fb Fontext"/>
          <w:rtl/>
        </w:rPr>
        <w:t xml:space="preserve"> באה לעולם. </w:t>
      </w:r>
      <w:r w:rsidRPr="00BC457C">
        <w:rPr>
          <w:rStyle w:val="affffe"/>
          <w:rtl/>
        </w:rPr>
        <w:t>ר"</w:t>
      </w:r>
      <w:r w:rsidRPr="00BC457C">
        <w:rPr>
          <w:rStyle w:val="affffe"/>
          <w:rFonts w:hint="cs"/>
          <w:rtl/>
        </w:rPr>
        <w:t>ל</w:t>
      </w:r>
      <w:r w:rsidRPr="00BC457C">
        <w:rPr>
          <w:rStyle w:val="affffe"/>
          <w:rtl/>
        </w:rPr>
        <w:t>:</w:t>
      </w:r>
      <w:r w:rsidRPr="00C35A2C">
        <w:rPr>
          <w:rFonts w:ascii="Fb Fontext" w:hAnsi="Fb Fontext"/>
          <w:rtl/>
        </w:rPr>
        <w:t xml:space="preserve"> </w:t>
      </w:r>
      <w:r w:rsidRPr="0081371E">
        <w:rPr>
          <w:rStyle w:val="afff8"/>
          <w:rtl/>
        </w:rPr>
        <w:t>מריבה</w:t>
      </w:r>
      <w:r w:rsidRPr="00C35A2C">
        <w:rPr>
          <w:rFonts w:ascii="Fb Fontext" w:hAnsi="Fb Fontext"/>
          <w:rtl/>
        </w:rPr>
        <w:t xml:space="preserve"> באה לעולם.</w:t>
      </w:r>
    </w:p>
    <w:p w14:paraId="6E11E71B" w14:textId="77777777" w:rsidR="00BC457C" w:rsidRDefault="00AC0AF5" w:rsidP="00BC457C">
      <w:pPr>
        <w:pStyle w:val="36"/>
        <w:framePr w:wrap="notBeside"/>
        <w:rPr>
          <w:rtl/>
        </w:rPr>
      </w:pPr>
      <w:r w:rsidRPr="00C35A2C">
        <w:rPr>
          <w:rtl/>
        </w:rPr>
        <w:t>ר"</w:t>
      </w:r>
      <w:r w:rsidRPr="00C35A2C">
        <w:rPr>
          <w:rFonts w:hint="cs"/>
          <w:rtl/>
        </w:rPr>
        <w:t>ל לרי</w:t>
      </w:r>
      <w:r w:rsidRPr="00C35A2C">
        <w:rPr>
          <w:rtl/>
        </w:rPr>
        <w:t>"</w:t>
      </w:r>
      <w:r w:rsidRPr="00C35A2C">
        <w:rPr>
          <w:rFonts w:hint="cs"/>
          <w:rtl/>
        </w:rPr>
        <w:t>ו</w:t>
      </w:r>
      <w:r w:rsidRPr="00C35A2C">
        <w:rPr>
          <w:rtl/>
        </w:rPr>
        <w:t>:</w:t>
      </w:r>
    </w:p>
    <w:p w14:paraId="1082AE52" w14:textId="215AAC69" w:rsidR="00BC457C" w:rsidRPr="00C52227" w:rsidRDefault="00AC0AF5" w:rsidP="007F22FF">
      <w:pPr>
        <w:rPr>
          <w:rFonts w:ascii="Fb Fontext" w:hAnsi="Fb Fontext"/>
          <w:spacing w:val="-2"/>
          <w:rtl/>
        </w:rPr>
      </w:pPr>
      <w:r w:rsidRPr="00C52227">
        <w:rPr>
          <w:rFonts w:ascii="Fb Fontext" w:hAnsi="Fb Fontext"/>
          <w:spacing w:val="-2"/>
          <w:rtl/>
        </w:rPr>
        <w:t xml:space="preserve">לדידך </w:t>
      </w:r>
      <w:r w:rsidR="00BC457C" w:rsidRPr="00C52227">
        <w:rPr>
          <w:rFonts w:ascii="Fb Fontext" w:hAnsi="Fb Fontext" w:hint="cs"/>
          <w:spacing w:val="-2"/>
          <w:rtl/>
        </w:rPr>
        <w:t>ד</w:t>
      </w:r>
      <w:r w:rsidRPr="00C52227">
        <w:rPr>
          <w:rFonts w:ascii="Fb Fontext" w:hAnsi="Fb Fontext"/>
          <w:spacing w:val="-2"/>
          <w:rtl/>
        </w:rPr>
        <w:t xml:space="preserve">רבייה באה לעולם, מפני מה לא נכפלו בנותיו של איוב? </w:t>
      </w:r>
    </w:p>
    <w:p w14:paraId="3B9969A0" w14:textId="77777777" w:rsidR="00BC457C" w:rsidRDefault="00AC0AF5" w:rsidP="00BC457C">
      <w:pPr>
        <w:pStyle w:val="36"/>
        <w:framePr w:wrap="notBeside"/>
        <w:rPr>
          <w:rtl/>
        </w:rPr>
      </w:pPr>
      <w:r w:rsidRPr="00C35A2C">
        <w:rPr>
          <w:rtl/>
        </w:rPr>
        <w:t>א"ל:</w:t>
      </w:r>
    </w:p>
    <w:p w14:paraId="33F673A6" w14:textId="533C9F93" w:rsidR="00AC0AF5" w:rsidRDefault="00AC0AF5" w:rsidP="00AC0AF5">
      <w:pPr>
        <w:rPr>
          <w:rFonts w:ascii="Fb Fontext" w:hAnsi="Fb Fontext"/>
          <w:rtl/>
        </w:rPr>
      </w:pPr>
      <w:r w:rsidRPr="00C35A2C">
        <w:rPr>
          <w:rFonts w:ascii="Fb Fontext" w:hAnsi="Fb Fontext"/>
          <w:rtl/>
        </w:rPr>
        <w:t xml:space="preserve">נהי דלא נכפלו בשמות, אבל נכפלו ביופי, </w:t>
      </w:r>
      <w:r w:rsidR="007F22FF">
        <w:rPr>
          <w:rFonts w:ascii="Fb Fontext" w:hAnsi="Fb Fontext"/>
          <w:rtl/>
        </w:rPr>
        <w:t>ד</w:t>
      </w:r>
      <w:r w:rsidRPr="00F10693">
        <w:rPr>
          <w:rFonts w:hint="cs"/>
          <w:rtl/>
        </w:rPr>
        <w:t>'</w:t>
      </w:r>
      <w:r w:rsidR="007F22FF" w:rsidRPr="00F10693">
        <w:rPr>
          <w:rtl/>
        </w:rPr>
        <w:t>ו</w:t>
      </w:r>
      <w:r w:rsidR="007F22FF">
        <w:rPr>
          <w:rStyle w:val="affff8"/>
          <w:rtl/>
        </w:rPr>
        <w:t>יה</w:t>
      </w:r>
      <w:r w:rsidRPr="00577F86">
        <w:rPr>
          <w:rStyle w:val="affff8"/>
          <w:rtl/>
        </w:rPr>
        <w:t xml:space="preserve">י </w:t>
      </w:r>
      <w:r w:rsidR="007F22FF">
        <w:rPr>
          <w:rStyle w:val="affff8"/>
          <w:rtl/>
        </w:rPr>
        <w:t>לוֹ</w:t>
      </w:r>
      <w:r w:rsidRPr="00577F86">
        <w:rPr>
          <w:rStyle w:val="affff8"/>
          <w:rtl/>
        </w:rPr>
        <w:t xml:space="preserve"> </w:t>
      </w:r>
      <w:r w:rsidR="007F22FF">
        <w:rPr>
          <w:rStyle w:val="affff8"/>
          <w:rtl/>
        </w:rPr>
        <w:t>שִׁבְעָנָ</w:t>
      </w:r>
      <w:r w:rsidRPr="00577F86">
        <w:rPr>
          <w:rStyle w:val="affff8"/>
          <w:rtl/>
        </w:rPr>
        <w:t xml:space="preserve">ה </w:t>
      </w:r>
      <w:r w:rsidR="007F22FF">
        <w:rPr>
          <w:rStyle w:val="affff8"/>
          <w:rtl/>
        </w:rPr>
        <w:t>בָּנִי</w:t>
      </w:r>
      <w:r w:rsidRPr="00577F86">
        <w:rPr>
          <w:rStyle w:val="affff8"/>
          <w:rtl/>
        </w:rPr>
        <w:t xml:space="preserve">ם </w:t>
      </w:r>
      <w:r w:rsidR="007F22FF">
        <w:rPr>
          <w:rStyle w:val="affff8"/>
          <w:rtl/>
        </w:rPr>
        <w:t>וְשָׁלוֹשׁ</w:t>
      </w:r>
      <w:r w:rsidRPr="00577F86">
        <w:rPr>
          <w:rStyle w:val="affff8"/>
          <w:rtl/>
        </w:rPr>
        <w:t xml:space="preserve"> </w:t>
      </w:r>
      <w:r w:rsidR="007F22FF">
        <w:rPr>
          <w:rStyle w:val="affff8"/>
          <w:rtl/>
        </w:rPr>
        <w:t>בָּנוֹ</w:t>
      </w:r>
      <w:r w:rsidRPr="00577F86">
        <w:rPr>
          <w:rStyle w:val="affff8"/>
          <w:rtl/>
        </w:rPr>
        <w:t xml:space="preserve">ת, </w:t>
      </w:r>
      <w:r w:rsidR="007F22FF">
        <w:rPr>
          <w:rStyle w:val="affff8"/>
          <w:rtl/>
        </w:rPr>
        <w:t>וַיִּקְרָ</w:t>
      </w:r>
      <w:r w:rsidRPr="00577F86">
        <w:rPr>
          <w:rStyle w:val="affff8"/>
          <w:rtl/>
        </w:rPr>
        <w:t xml:space="preserve">א </w:t>
      </w:r>
      <w:r w:rsidR="007F22FF">
        <w:rPr>
          <w:rStyle w:val="affff8"/>
          <w:rtl/>
        </w:rPr>
        <w:t>שָׁ</w:t>
      </w:r>
      <w:r w:rsidRPr="00577F86">
        <w:rPr>
          <w:rStyle w:val="affff8"/>
          <w:rtl/>
        </w:rPr>
        <w:t xml:space="preserve">ם </w:t>
      </w:r>
      <w:r w:rsidR="007F22FF">
        <w:rPr>
          <w:rStyle w:val="affff8"/>
          <w:rtl/>
        </w:rPr>
        <w:t>הָאַחַ</w:t>
      </w:r>
      <w:r w:rsidRPr="00577F86">
        <w:rPr>
          <w:rStyle w:val="affff8"/>
          <w:rtl/>
        </w:rPr>
        <w:t xml:space="preserve">ת </w:t>
      </w:r>
      <w:r w:rsidR="007F22FF">
        <w:rPr>
          <w:rStyle w:val="affff8"/>
          <w:rtl/>
        </w:rPr>
        <w:t>יְמִימָ</w:t>
      </w:r>
      <w:r w:rsidRPr="00577F86">
        <w:rPr>
          <w:rStyle w:val="affff8"/>
          <w:rtl/>
        </w:rPr>
        <w:t xml:space="preserve">ה </w:t>
      </w:r>
      <w:r w:rsidR="007F22FF">
        <w:rPr>
          <w:rStyle w:val="affff8"/>
          <w:rtl/>
        </w:rPr>
        <w:t>וְשֵׁ</w:t>
      </w:r>
      <w:r w:rsidRPr="00577F86">
        <w:rPr>
          <w:rStyle w:val="affff8"/>
          <w:rtl/>
        </w:rPr>
        <w:t xml:space="preserve">ם </w:t>
      </w:r>
      <w:r w:rsidR="007F22FF">
        <w:rPr>
          <w:rStyle w:val="affff8"/>
          <w:rtl/>
        </w:rPr>
        <w:t>הַשֵּׁנִי</w:t>
      </w:r>
      <w:r w:rsidRPr="00577F86">
        <w:rPr>
          <w:rStyle w:val="affff8"/>
          <w:rtl/>
        </w:rPr>
        <w:t xml:space="preserve">ת </w:t>
      </w:r>
      <w:r w:rsidR="007F22FF">
        <w:rPr>
          <w:rStyle w:val="affff8"/>
          <w:rtl/>
        </w:rPr>
        <w:t>קְצִיעָ</w:t>
      </w:r>
      <w:r w:rsidRPr="00577F86">
        <w:rPr>
          <w:rStyle w:val="affff8"/>
          <w:rtl/>
        </w:rPr>
        <w:t xml:space="preserve">ה </w:t>
      </w:r>
      <w:r w:rsidR="007F22FF">
        <w:rPr>
          <w:rStyle w:val="affff8"/>
          <w:rtl/>
        </w:rPr>
        <w:t>וְשֵׁ</w:t>
      </w:r>
      <w:r w:rsidRPr="00577F86">
        <w:rPr>
          <w:rStyle w:val="affff8"/>
          <w:rtl/>
        </w:rPr>
        <w:t xml:space="preserve">ם </w:t>
      </w:r>
      <w:r w:rsidR="007F22FF">
        <w:rPr>
          <w:rStyle w:val="affff8"/>
          <w:rtl/>
        </w:rPr>
        <w:t>הַשְּׁלִישִׁי</w:t>
      </w:r>
      <w:r w:rsidRPr="00577F86">
        <w:rPr>
          <w:rStyle w:val="affff8"/>
          <w:rtl/>
        </w:rPr>
        <w:t xml:space="preserve">ת </w:t>
      </w:r>
      <w:r w:rsidR="007F22FF">
        <w:rPr>
          <w:rStyle w:val="affff8"/>
          <w:rtl/>
        </w:rPr>
        <w:t>קֶרֶ</w:t>
      </w:r>
      <w:r w:rsidRPr="00577F86">
        <w:rPr>
          <w:rStyle w:val="affff8"/>
          <w:rtl/>
        </w:rPr>
        <w:t xml:space="preserve">ן </w:t>
      </w:r>
      <w:r w:rsidR="007F22FF">
        <w:rPr>
          <w:rStyle w:val="affff8"/>
          <w:rtl/>
        </w:rPr>
        <w:t>הַפּוּךְ</w:t>
      </w:r>
      <w:r w:rsidR="007F22FF" w:rsidRPr="00F10693">
        <w:rPr>
          <w:rtl/>
        </w:rPr>
        <w:t>',</w:t>
      </w:r>
    </w:p>
    <w:p w14:paraId="10BF803F" w14:textId="664A2AC6" w:rsidR="00AC0AF5" w:rsidRDefault="007F22FF" w:rsidP="00AC0AF5">
      <w:pPr>
        <w:rPr>
          <w:rFonts w:ascii="Fb Fontext" w:hAnsi="Fb Fontext"/>
          <w:rtl/>
        </w:rPr>
      </w:pPr>
      <w:r w:rsidRPr="0081371E">
        <w:rPr>
          <w:rStyle w:val="afff8"/>
          <w:rtl/>
        </w:rPr>
        <w:t>יְמִימָה</w:t>
      </w:r>
      <w:r w:rsidR="00AC0AF5" w:rsidRPr="00C35A2C">
        <w:rPr>
          <w:rFonts w:ascii="Fb Fontext" w:hAnsi="Fb Fontext"/>
          <w:rtl/>
        </w:rPr>
        <w:t xml:space="preserve"> - שהיתה דומה ליום, </w:t>
      </w:r>
      <w:r w:rsidRPr="0081371E">
        <w:rPr>
          <w:rStyle w:val="afff8"/>
          <w:rtl/>
        </w:rPr>
        <w:t>קְצִיעָ</w:t>
      </w:r>
      <w:r w:rsidR="00AC0AF5" w:rsidRPr="0081371E">
        <w:rPr>
          <w:rStyle w:val="afff8"/>
          <w:rtl/>
        </w:rPr>
        <w:t xml:space="preserve">ה </w:t>
      </w:r>
      <w:r w:rsidR="00AC0AF5" w:rsidRPr="00C35A2C">
        <w:rPr>
          <w:rFonts w:ascii="Fb Fontext" w:hAnsi="Fb Fontext"/>
          <w:rtl/>
        </w:rPr>
        <w:t>שהיה ריחה נודף כקציעה,</w:t>
      </w:r>
    </w:p>
    <w:p w14:paraId="1DA7BBAB" w14:textId="27F5B07B" w:rsidR="00AC0AF5" w:rsidRPr="00BC457C" w:rsidRDefault="00AC0AF5" w:rsidP="00BC457C">
      <w:pPr>
        <w:spacing w:after="60"/>
        <w:rPr>
          <w:rStyle w:val="afffff0"/>
          <w:rtl/>
        </w:rPr>
      </w:pPr>
      <w:r w:rsidRPr="0081371E">
        <w:rPr>
          <w:rStyle w:val="afff8"/>
          <w:rtl/>
        </w:rPr>
        <w:t>קרן הפוך -</w:t>
      </w:r>
      <w:r w:rsidRPr="00BC457C">
        <w:rPr>
          <w:rtl/>
        </w:rPr>
        <w:t xml:space="preserve"> ככורכמא דרישקא במיניה, </w:t>
      </w:r>
      <w:r w:rsidRPr="00BC457C">
        <w:rPr>
          <w:rStyle w:val="affffe"/>
          <w:rtl/>
        </w:rPr>
        <w:t>שנאמר:</w:t>
      </w:r>
      <w:r w:rsidRPr="00BC457C">
        <w:rPr>
          <w:rtl/>
        </w:rPr>
        <w:t xml:space="preserve"> </w:t>
      </w:r>
      <w:r w:rsidRPr="00F10693">
        <w:rPr>
          <w:rFonts w:hint="cs"/>
          <w:rtl/>
        </w:rPr>
        <w:t>'</w:t>
      </w:r>
      <w:r w:rsidR="007F22FF" w:rsidRPr="00F10693">
        <w:rPr>
          <w:rtl/>
        </w:rPr>
        <w:t>כ</w:t>
      </w:r>
      <w:r w:rsidRPr="00BC457C">
        <w:rPr>
          <w:rStyle w:val="affff8"/>
          <w:rtl/>
        </w:rPr>
        <w:t xml:space="preserve">י </w:t>
      </w:r>
      <w:r w:rsidR="007F22FF">
        <w:rPr>
          <w:rStyle w:val="affff8"/>
          <w:rtl/>
        </w:rPr>
        <w:t>תִקְרְעִ</w:t>
      </w:r>
      <w:r w:rsidRPr="00BC457C">
        <w:rPr>
          <w:rStyle w:val="affff8"/>
          <w:rtl/>
        </w:rPr>
        <w:t xml:space="preserve">י </w:t>
      </w:r>
      <w:r w:rsidR="007F22FF">
        <w:rPr>
          <w:rStyle w:val="affff8"/>
          <w:rtl/>
        </w:rPr>
        <w:t>בַּפּוּךְ</w:t>
      </w:r>
      <w:r w:rsidRPr="00F10693">
        <w:rPr>
          <w:rFonts w:hint="cs"/>
          <w:rtl/>
        </w:rPr>
        <w:t>'</w:t>
      </w:r>
      <w:r w:rsidRPr="00F10693">
        <w:rPr>
          <w:rtl/>
        </w:rPr>
        <w:t>.</w:t>
      </w:r>
      <w:r w:rsidR="00BC457C">
        <w:rPr>
          <w:rStyle w:val="afffff0"/>
          <w:rFonts w:hint="cs"/>
          <w:rtl/>
        </w:rPr>
        <w:t xml:space="preserve"> </w:t>
      </w:r>
      <w:r w:rsidRPr="00BC457C">
        <w:rPr>
          <w:rStyle w:val="afffff0"/>
          <w:rFonts w:hint="cs"/>
          <w:rtl/>
        </w:rPr>
        <w:t>[ולא כקרן קרש שגיחכו אהך במערבא]</w:t>
      </w:r>
    </w:p>
    <w:p w14:paraId="552F86E3" w14:textId="77777777" w:rsidR="00BC457C" w:rsidRDefault="00AC0AF5" w:rsidP="00BC457C">
      <w:pPr>
        <w:pStyle w:val="36"/>
        <w:framePr w:wrap="notBeside"/>
        <w:rPr>
          <w:rtl/>
        </w:rPr>
      </w:pPr>
      <w:r w:rsidRPr="00C35A2C">
        <w:rPr>
          <w:rtl/>
        </w:rPr>
        <w:t>•</w:t>
      </w:r>
      <w:r w:rsidRPr="00C35A2C">
        <w:rPr>
          <w:rFonts w:hint="cs"/>
          <w:rtl/>
        </w:rPr>
        <w:t xml:space="preserve"> רשב</w:t>
      </w:r>
      <w:r w:rsidRPr="00C35A2C">
        <w:rPr>
          <w:rtl/>
        </w:rPr>
        <w:t>"</w:t>
      </w:r>
      <w:r w:rsidRPr="00C35A2C">
        <w:rPr>
          <w:rFonts w:hint="cs"/>
          <w:rtl/>
        </w:rPr>
        <w:t>ר</w:t>
      </w:r>
    </w:p>
    <w:p w14:paraId="46D74D3D" w14:textId="54599F12" w:rsidR="00AC0AF5" w:rsidRPr="00C35A2C" w:rsidRDefault="007F22FF" w:rsidP="00AC0AF5">
      <w:pPr>
        <w:rPr>
          <w:rFonts w:ascii="Fb Fontext" w:hAnsi="Fb Fontext"/>
          <w:rtl/>
        </w:rPr>
      </w:pPr>
      <w:r>
        <w:rPr>
          <w:rFonts w:ascii="Fb Fontext" w:hAnsi="Fb Fontext" w:hint="eastAsia"/>
          <w:rtl/>
        </w:rPr>
        <w:t>כשנולדה</w:t>
      </w:r>
      <w:r w:rsidR="00AC0AF5" w:rsidRPr="00C35A2C">
        <w:rPr>
          <w:rFonts w:ascii="Fb Fontext" w:hAnsi="Fb Fontext" w:hint="cs"/>
          <w:rtl/>
        </w:rPr>
        <w:t xml:space="preserve"> בתו חלשה דעתו</w:t>
      </w:r>
      <w:r w:rsidR="000B71D3">
        <w:rPr>
          <w:rFonts w:ascii="Fb Fontext" w:hAnsi="Fb Fontext" w:hint="cs"/>
          <w:rtl/>
        </w:rPr>
        <w:t>,</w:t>
      </w:r>
      <w:r w:rsidR="00AC0AF5" w:rsidRPr="00C35A2C">
        <w:rPr>
          <w:rFonts w:ascii="Fb Fontext" w:hAnsi="Fb Fontext"/>
          <w:rtl/>
        </w:rPr>
        <w:t xml:space="preserve"> </w:t>
      </w:r>
      <w:r w:rsidR="00AC0AF5" w:rsidRPr="00BC457C">
        <w:rPr>
          <w:rStyle w:val="affffe"/>
          <w:rtl/>
        </w:rPr>
        <w:t>א"ל אב</w:t>
      </w:r>
      <w:r w:rsidR="000B71D3">
        <w:rPr>
          <w:rStyle w:val="affffe"/>
          <w:rFonts w:hint="cs"/>
          <w:rtl/>
        </w:rPr>
        <w:t>יו</w:t>
      </w:r>
      <w:r w:rsidR="00AC0AF5" w:rsidRPr="00BC457C">
        <w:rPr>
          <w:rStyle w:val="affffe"/>
          <w:rtl/>
        </w:rPr>
        <w:t xml:space="preserve">: </w:t>
      </w:r>
      <w:r w:rsidR="00AC0AF5" w:rsidRPr="00C35A2C">
        <w:rPr>
          <w:rFonts w:ascii="Fb Fontext" w:hAnsi="Fb Fontext"/>
          <w:rtl/>
        </w:rPr>
        <w:t>רביה באה לעולם.</w:t>
      </w:r>
    </w:p>
    <w:p w14:paraId="48D88D62" w14:textId="155D6666" w:rsidR="00AC0AF5" w:rsidRPr="00C35A2C" w:rsidRDefault="00AC0AF5" w:rsidP="00BC457C">
      <w:pPr>
        <w:spacing w:after="60"/>
        <w:rPr>
          <w:rFonts w:ascii="Fb Fontext" w:hAnsi="Fb Fontext" w:cs="Guttman Vilna"/>
          <w:b/>
          <w:bCs/>
          <w:rtl/>
        </w:rPr>
      </w:pPr>
      <w:r w:rsidRPr="00BC457C">
        <w:rPr>
          <w:rStyle w:val="affffe"/>
          <w:rtl/>
        </w:rPr>
        <w:t>א"ל בר קפרא:</w:t>
      </w:r>
      <w:r w:rsidRPr="00C35A2C">
        <w:rPr>
          <w:rFonts w:ascii="Fb Fontext" w:hAnsi="Fb Fontext"/>
          <w:rtl/>
        </w:rPr>
        <w:t xml:space="preserve"> תנחומין של הבל ניחמך אב</w:t>
      </w:r>
      <w:r w:rsidR="007F22FF">
        <w:rPr>
          <w:rFonts w:ascii="Fb Fontext" w:hAnsi="Fb Fontext" w:hint="cs"/>
          <w:rtl/>
        </w:rPr>
        <w:t>י</w:t>
      </w:r>
      <w:r w:rsidRPr="00C35A2C">
        <w:rPr>
          <w:rFonts w:ascii="Fb Fontext" w:hAnsi="Fb Fontext"/>
          <w:rtl/>
        </w:rPr>
        <w:t>ך.</w:t>
      </w:r>
      <w:r w:rsidR="00BC457C">
        <w:rPr>
          <w:rFonts w:ascii="Fb Fontext" w:hAnsi="Fb Fontext" w:hint="cs"/>
          <w:rtl/>
        </w:rPr>
        <w:t xml:space="preserve"> </w:t>
      </w:r>
      <w:r w:rsidRPr="00BC457C">
        <w:rPr>
          <w:rStyle w:val="affffe"/>
          <w:rtl/>
        </w:rPr>
        <w:t>דתניא</w:t>
      </w:r>
      <w:r w:rsidRPr="00C35A2C">
        <w:rPr>
          <w:rFonts w:ascii="Fb Fontext" w:hAnsi="Fb Fontext"/>
          <w:rtl/>
        </w:rPr>
        <w:t xml:space="preserve"> אי אפשר לעולם בלא זכרים ובלא נקבות, אלא אשרי למי שבניו זכרים, אוי לו למי שבניו נקבות.</w:t>
      </w:r>
      <w:r w:rsidR="00BC457C">
        <w:rPr>
          <w:rFonts w:ascii="Fb Fontext" w:hAnsi="Fb Fontext" w:hint="cs"/>
          <w:rtl/>
        </w:rPr>
        <w:t xml:space="preserve"> </w:t>
      </w:r>
      <w:r w:rsidRPr="00C35A2C">
        <w:rPr>
          <w:rFonts w:ascii="Fb Fontext" w:hAnsi="Fb Fontext"/>
          <w:rtl/>
        </w:rPr>
        <w:t>אי אפשר לעולם בלא בסם ובלא בורסי, אשרי מי שאומנותו בוסמי, אוי למי שאומנותו בורסי.</w:t>
      </w:r>
    </w:p>
    <w:p w14:paraId="42A17457" w14:textId="77777777" w:rsidR="00BC457C" w:rsidRPr="00224038" w:rsidRDefault="00AC0AF5" w:rsidP="00BC457C">
      <w:pPr>
        <w:pStyle w:val="36"/>
        <w:framePr w:wrap="notBeside"/>
        <w:rPr>
          <w:rtl/>
        </w:rPr>
      </w:pPr>
      <w:r w:rsidRPr="00C35A2C">
        <w:rPr>
          <w:rtl/>
        </w:rPr>
        <w:t>כתנאי:</w:t>
      </w:r>
    </w:p>
    <w:p w14:paraId="128DFC6A" w14:textId="77777777" w:rsidR="000B71D3" w:rsidRDefault="00AC0AF5" w:rsidP="00BC457C">
      <w:pPr>
        <w:rPr>
          <w:rtl/>
        </w:rPr>
      </w:pPr>
      <w:r w:rsidRPr="00F10693">
        <w:rPr>
          <w:rFonts w:hint="cs"/>
          <w:rtl/>
        </w:rPr>
        <w:t>'</w:t>
      </w:r>
      <w:r w:rsidRPr="00F10693">
        <w:rPr>
          <w:rtl/>
        </w:rPr>
        <w:t>ו</w:t>
      </w:r>
      <w:r w:rsidRPr="00577F86">
        <w:rPr>
          <w:rStyle w:val="affff8"/>
          <w:rtl/>
        </w:rPr>
        <w:t>ה</w:t>
      </w:r>
      <w:r w:rsidRPr="00F10693">
        <w:rPr>
          <w:rtl/>
        </w:rPr>
        <w:t xml:space="preserve">' </w:t>
      </w:r>
      <w:r w:rsidR="007F22FF">
        <w:rPr>
          <w:rStyle w:val="affff8"/>
          <w:rtl/>
        </w:rPr>
        <w:t>בֵּרַךְ</w:t>
      </w:r>
      <w:r w:rsidRPr="00577F86">
        <w:rPr>
          <w:rStyle w:val="affff8"/>
          <w:rtl/>
        </w:rPr>
        <w:t xml:space="preserve"> </w:t>
      </w:r>
      <w:r w:rsidR="007F22FF">
        <w:rPr>
          <w:rStyle w:val="affff8"/>
          <w:rtl/>
        </w:rPr>
        <w:t>אֶ</w:t>
      </w:r>
      <w:r w:rsidRPr="00577F86">
        <w:rPr>
          <w:rStyle w:val="affff8"/>
          <w:rtl/>
        </w:rPr>
        <w:t xml:space="preserve">ת </w:t>
      </w:r>
      <w:r w:rsidR="007F22FF">
        <w:rPr>
          <w:rStyle w:val="affff8"/>
          <w:rtl/>
        </w:rPr>
        <w:t>אַבְרָהָ</w:t>
      </w:r>
      <w:r w:rsidRPr="00577F86">
        <w:rPr>
          <w:rStyle w:val="affff8"/>
          <w:rtl/>
        </w:rPr>
        <w:t xml:space="preserve">ם </w:t>
      </w:r>
      <w:r w:rsidR="007F22FF">
        <w:rPr>
          <w:rStyle w:val="affff8"/>
          <w:rtl/>
        </w:rPr>
        <w:t>בַּכֹּ</w:t>
      </w:r>
      <w:r w:rsidRPr="00577F86">
        <w:rPr>
          <w:rStyle w:val="affff8"/>
          <w:rtl/>
        </w:rPr>
        <w:t>ל</w:t>
      </w:r>
      <w:r w:rsidRPr="00F10693">
        <w:rPr>
          <w:rFonts w:hint="cs"/>
          <w:rtl/>
        </w:rPr>
        <w:t>'</w:t>
      </w:r>
      <w:r w:rsidRPr="00F10693">
        <w:rPr>
          <w:rtl/>
        </w:rPr>
        <w:t xml:space="preserve"> </w:t>
      </w:r>
    </w:p>
    <w:p w14:paraId="4ADD66A6" w14:textId="77777777" w:rsidR="000B71D3" w:rsidRPr="000B71D3" w:rsidRDefault="000B71D3" w:rsidP="000B71D3">
      <w:pPr>
        <w:pStyle w:val="36"/>
        <w:framePr w:wrap="notBeside"/>
        <w:rPr>
          <w:rtl/>
        </w:rPr>
      </w:pPr>
      <w:r w:rsidRPr="000B71D3">
        <w:rPr>
          <w:rFonts w:hint="cs"/>
          <w:rtl/>
        </w:rPr>
        <w:t xml:space="preserve">א. </w:t>
      </w:r>
      <w:r w:rsidR="00AC0AF5" w:rsidRPr="000B71D3">
        <w:rPr>
          <w:rFonts w:hint="cs"/>
          <w:rtl/>
        </w:rPr>
        <w:t>ר</w:t>
      </w:r>
      <w:r w:rsidR="00AC0AF5" w:rsidRPr="000B71D3">
        <w:rPr>
          <w:rtl/>
        </w:rPr>
        <w:t>"</w:t>
      </w:r>
      <w:r w:rsidR="00AC0AF5" w:rsidRPr="000B71D3">
        <w:rPr>
          <w:rFonts w:hint="cs"/>
          <w:rtl/>
        </w:rPr>
        <w:t>מ</w:t>
      </w:r>
      <w:r w:rsidR="00AC0AF5" w:rsidRPr="000B71D3">
        <w:rPr>
          <w:rtl/>
        </w:rPr>
        <w:t xml:space="preserve">: </w:t>
      </w:r>
    </w:p>
    <w:p w14:paraId="25AA36A5" w14:textId="5D823595" w:rsidR="00BC457C" w:rsidRPr="000B71D3" w:rsidRDefault="00AC0AF5" w:rsidP="00BC457C">
      <w:pPr>
        <w:rPr>
          <w:rFonts w:ascii="Fb Fontext" w:hAnsi="Fb Fontext"/>
          <w:spacing w:val="-4"/>
          <w:rtl/>
        </w:rPr>
      </w:pPr>
      <w:r w:rsidRPr="000B71D3">
        <w:rPr>
          <w:rFonts w:ascii="Fb Fontext" w:hAnsi="Fb Fontext"/>
          <w:spacing w:val="-4"/>
          <w:sz w:val="32"/>
          <w:rtl/>
        </w:rPr>
        <w:t>שלא היתה לו בת.</w:t>
      </w:r>
      <w:r w:rsidR="00BC457C" w:rsidRPr="000B71D3">
        <w:rPr>
          <w:rStyle w:val="affffe"/>
          <w:rFonts w:hint="cs"/>
          <w:spacing w:val="-4"/>
          <w:rtl/>
        </w:rPr>
        <w:t xml:space="preserve"> </w:t>
      </w:r>
      <w:r w:rsidR="000B71D3" w:rsidRPr="000B71D3">
        <w:rPr>
          <w:rStyle w:val="affffe"/>
          <w:rFonts w:hint="cs"/>
          <w:spacing w:val="-4"/>
          <w:rtl/>
        </w:rPr>
        <w:t xml:space="preserve">ב. </w:t>
      </w:r>
      <w:r w:rsidRPr="000B71D3">
        <w:rPr>
          <w:rStyle w:val="affffe"/>
          <w:rFonts w:hint="cs"/>
          <w:spacing w:val="-4"/>
          <w:rtl/>
        </w:rPr>
        <w:t>ר"י</w:t>
      </w:r>
      <w:r w:rsidRPr="000B71D3">
        <w:rPr>
          <w:rStyle w:val="affffe"/>
          <w:spacing w:val="-4"/>
          <w:rtl/>
        </w:rPr>
        <w:t>:</w:t>
      </w:r>
      <w:r w:rsidRPr="000B71D3">
        <w:rPr>
          <w:rFonts w:ascii="Fb Fontext" w:hAnsi="Fb Fontext"/>
          <w:spacing w:val="-4"/>
          <w:rtl/>
        </w:rPr>
        <w:t xml:space="preserve"> שהיתה לו בת. </w:t>
      </w:r>
      <w:r w:rsidR="000B71D3" w:rsidRPr="000B71D3">
        <w:rPr>
          <w:rStyle w:val="affffe"/>
          <w:rFonts w:hint="cs"/>
          <w:spacing w:val="-4"/>
          <w:rtl/>
        </w:rPr>
        <w:t>ג.</w:t>
      </w:r>
      <w:r w:rsidR="000B71D3" w:rsidRPr="000B71D3">
        <w:rPr>
          <w:rFonts w:ascii="Fb Fontext" w:hAnsi="Fb Fontext" w:hint="cs"/>
          <w:spacing w:val="-4"/>
          <w:rtl/>
        </w:rPr>
        <w:t xml:space="preserve"> </w:t>
      </w:r>
      <w:r w:rsidR="000B71D3" w:rsidRPr="000B71D3">
        <w:rPr>
          <w:rStyle w:val="affffe"/>
          <w:rFonts w:hint="cs"/>
          <w:spacing w:val="-4"/>
          <w:rtl/>
        </w:rPr>
        <w:t>אחרים:</w:t>
      </w:r>
      <w:r w:rsidR="000B71D3" w:rsidRPr="000B71D3">
        <w:rPr>
          <w:rFonts w:ascii="Fb Fontext" w:hAnsi="Fb Fontext" w:hint="cs"/>
          <w:spacing w:val="-4"/>
          <w:rtl/>
        </w:rPr>
        <w:t xml:space="preserve"> בת היתה </w:t>
      </w:r>
      <w:r w:rsidR="000B71D3" w:rsidRPr="000B71D3">
        <w:rPr>
          <w:rStyle w:val="affff8"/>
          <w:spacing w:val="-4"/>
          <w:rtl/>
        </w:rPr>
        <w:t>בַּכֹּל</w:t>
      </w:r>
      <w:r w:rsidR="000B71D3" w:rsidRPr="000B71D3">
        <w:rPr>
          <w:rFonts w:hint="cs"/>
          <w:spacing w:val="-4"/>
          <w:rtl/>
        </w:rPr>
        <w:t xml:space="preserve"> </w:t>
      </w:r>
      <w:r w:rsidR="000B71D3" w:rsidRPr="000B71D3">
        <w:rPr>
          <w:rFonts w:ascii="Fb Fontext" w:hAnsi="Fb Fontext" w:hint="cs"/>
          <w:spacing w:val="-4"/>
          <w:rtl/>
        </w:rPr>
        <w:t>שמה</w:t>
      </w:r>
    </w:p>
    <w:p w14:paraId="10A3BF6F" w14:textId="152277CE" w:rsidR="00BC457C" w:rsidRDefault="000B71D3" w:rsidP="00BC457C">
      <w:pPr>
        <w:pStyle w:val="36"/>
        <w:framePr w:wrap="notBeside"/>
        <w:rPr>
          <w:rtl/>
        </w:rPr>
      </w:pPr>
      <w:r>
        <w:rPr>
          <w:rFonts w:hint="cs"/>
          <w:rtl/>
        </w:rPr>
        <w:t xml:space="preserve">ד. </w:t>
      </w:r>
      <w:r w:rsidR="00AC0AF5" w:rsidRPr="006765C4">
        <w:rPr>
          <w:rtl/>
        </w:rPr>
        <w:t>ר"א המודעי:</w:t>
      </w:r>
    </w:p>
    <w:p w14:paraId="47F46F1F" w14:textId="1D2F5C48" w:rsidR="00AC0AF5" w:rsidRPr="006765C4" w:rsidRDefault="00AC0AF5" w:rsidP="00AC0AF5">
      <w:pPr>
        <w:rPr>
          <w:rFonts w:ascii="Fb Fontext" w:hAnsi="Fb Fontext"/>
          <w:spacing w:val="-4"/>
          <w:rtl/>
        </w:rPr>
      </w:pPr>
      <w:r w:rsidRPr="006765C4">
        <w:rPr>
          <w:rFonts w:ascii="Fb Fontext" w:hAnsi="Fb Fontext"/>
          <w:spacing w:val="-4"/>
          <w:rtl/>
        </w:rPr>
        <w:t>איצטגנינות היתה בלבו, שכל מלכי מזרח ומערב משכימין לפתחו.</w:t>
      </w:r>
    </w:p>
    <w:p w14:paraId="46C23C04" w14:textId="6744D436" w:rsidR="00BC457C" w:rsidRDefault="000B71D3" w:rsidP="00BC457C">
      <w:pPr>
        <w:pStyle w:val="36"/>
        <w:framePr w:wrap="notBeside"/>
        <w:rPr>
          <w:rtl/>
        </w:rPr>
      </w:pPr>
      <w:r>
        <w:rPr>
          <w:rFonts w:hint="cs"/>
          <w:rtl/>
        </w:rPr>
        <w:t xml:space="preserve">ה, </w:t>
      </w:r>
      <w:r w:rsidR="00AC0AF5" w:rsidRPr="00C35A2C">
        <w:rPr>
          <w:rtl/>
        </w:rPr>
        <w:t>ר</w:t>
      </w:r>
      <w:r w:rsidR="00AC0AF5" w:rsidRPr="00C35A2C">
        <w:rPr>
          <w:rFonts w:hint="cs"/>
          <w:rtl/>
        </w:rPr>
        <w:t>שב</w:t>
      </w:r>
      <w:r w:rsidR="00AC0AF5" w:rsidRPr="00C35A2C">
        <w:rPr>
          <w:rtl/>
        </w:rPr>
        <w:t>"</w:t>
      </w:r>
      <w:r w:rsidR="00AC0AF5" w:rsidRPr="00C35A2C">
        <w:rPr>
          <w:rFonts w:hint="cs"/>
          <w:rtl/>
        </w:rPr>
        <w:t>י</w:t>
      </w:r>
      <w:r w:rsidR="00AC0AF5" w:rsidRPr="00C35A2C">
        <w:rPr>
          <w:rtl/>
        </w:rPr>
        <w:t>:</w:t>
      </w:r>
    </w:p>
    <w:p w14:paraId="0757C60B" w14:textId="25369991" w:rsidR="00AC0AF5" w:rsidRPr="00C35A2C" w:rsidRDefault="00AC0AF5" w:rsidP="00BC457C">
      <w:pPr>
        <w:rPr>
          <w:rFonts w:ascii="Fb Fontext" w:hAnsi="Fb Fontext"/>
          <w:rtl/>
        </w:rPr>
      </w:pPr>
      <w:r w:rsidRPr="00C35A2C">
        <w:rPr>
          <w:rFonts w:ascii="Fb Fontext" w:hAnsi="Fb Fontext"/>
          <w:rtl/>
        </w:rPr>
        <w:t xml:space="preserve">אבן טובה תלויה בצוארו שכל חולה הרואה אותו מיד מתרפא, </w:t>
      </w:r>
      <w:r w:rsidRPr="000B71D3">
        <w:rPr>
          <w:rFonts w:ascii="Fb Fontext" w:hAnsi="Fb Fontext"/>
          <w:spacing w:val="-2"/>
          <w:rtl/>
        </w:rPr>
        <w:t>ו</w:t>
      </w:r>
      <w:r w:rsidR="000B71D3" w:rsidRPr="000B71D3">
        <w:rPr>
          <w:rFonts w:ascii="Fb Fontext" w:hAnsi="Fb Fontext" w:hint="cs"/>
          <w:spacing w:val="-2"/>
          <w:rtl/>
        </w:rPr>
        <w:t>כ</w:t>
      </w:r>
      <w:r w:rsidRPr="000B71D3">
        <w:rPr>
          <w:rFonts w:ascii="Fb Fontext" w:hAnsi="Fb Fontext"/>
          <w:spacing w:val="-2"/>
          <w:rtl/>
        </w:rPr>
        <w:t>שנפטר אברהם אבינו מן העולם - תלאה הקב"ה בגלגל חמה.</w:t>
      </w:r>
    </w:p>
    <w:p w14:paraId="5C0E5674" w14:textId="2E06FFAD" w:rsidR="00BC457C" w:rsidRDefault="00AC0AF5" w:rsidP="00BC457C">
      <w:pPr>
        <w:pStyle w:val="36"/>
        <w:framePr w:wrap="notBeside"/>
        <w:rPr>
          <w:rtl/>
        </w:rPr>
      </w:pPr>
      <w:r w:rsidRPr="00C35A2C">
        <w:rPr>
          <w:rFonts w:hint="cs"/>
          <w:rtl/>
        </w:rPr>
        <w:t xml:space="preserve"> </w:t>
      </w:r>
      <w:r w:rsidRPr="00C35A2C">
        <w:rPr>
          <w:rtl/>
        </w:rPr>
        <w:t>אביי,</w:t>
      </w:r>
    </w:p>
    <w:p w14:paraId="4D5535F0" w14:textId="0FB6C48C" w:rsidR="00AC0AF5" w:rsidRPr="00C35A2C" w:rsidRDefault="00AC0AF5" w:rsidP="00AC0AF5">
      <w:pPr>
        <w:rPr>
          <w:rFonts w:ascii="Fb Fontext" w:hAnsi="Fb Fontext"/>
          <w:rtl/>
        </w:rPr>
      </w:pPr>
      <w:r w:rsidRPr="00C35A2C">
        <w:rPr>
          <w:rFonts w:ascii="Fb Fontext" w:hAnsi="Fb Fontext"/>
          <w:rtl/>
        </w:rPr>
        <w:t>היינו דאמרי אינשי: אידלי יומא אידלי קצירא.</w:t>
      </w:r>
      <w:r w:rsidR="00BC457C">
        <w:rPr>
          <w:rStyle w:val="afffff0"/>
          <w:rFonts w:hint="cs"/>
          <w:rtl/>
        </w:rPr>
        <w:t xml:space="preserve"> </w:t>
      </w:r>
      <w:r w:rsidR="00BC457C" w:rsidRPr="00BC457C">
        <w:rPr>
          <w:rStyle w:val="afffff0"/>
          <w:rFonts w:hint="cs"/>
          <w:rtl/>
        </w:rPr>
        <w:t>שהאבן תלויה בחמה</w:t>
      </w:r>
    </w:p>
    <w:p w14:paraId="44161567" w14:textId="69A9C610" w:rsidR="00BC457C" w:rsidRDefault="000B71D3" w:rsidP="00BC457C">
      <w:pPr>
        <w:pStyle w:val="36"/>
        <w:framePr w:wrap="notBeside"/>
        <w:rPr>
          <w:rtl/>
        </w:rPr>
      </w:pPr>
      <w:r>
        <w:rPr>
          <w:rFonts w:hint="cs"/>
          <w:rtl/>
        </w:rPr>
        <w:t xml:space="preserve">ו. </w:t>
      </w:r>
      <w:r w:rsidR="00AC0AF5" w:rsidRPr="00C35A2C">
        <w:rPr>
          <w:rtl/>
        </w:rPr>
        <w:t>דבר אחר:</w:t>
      </w:r>
    </w:p>
    <w:p w14:paraId="09A7D985" w14:textId="1CDE561F" w:rsidR="00AC0AF5" w:rsidRDefault="00AC0AF5" w:rsidP="00BC457C">
      <w:pPr>
        <w:rPr>
          <w:rFonts w:ascii="Fb Fontext" w:hAnsi="Fb Fontext"/>
          <w:sz w:val="32"/>
          <w:rtl/>
        </w:rPr>
      </w:pPr>
      <w:r w:rsidRPr="00C35A2C">
        <w:rPr>
          <w:rFonts w:ascii="Fb Fontext" w:hAnsi="Fb Fontext"/>
          <w:rtl/>
        </w:rPr>
        <w:t>שלא מרד עשו בימיו.</w:t>
      </w:r>
      <w:r w:rsidR="00BC457C">
        <w:rPr>
          <w:rFonts w:ascii="Fb Fontext" w:hAnsi="Fb Fontext" w:hint="cs"/>
          <w:rtl/>
        </w:rPr>
        <w:t xml:space="preserve"> </w:t>
      </w:r>
      <w:r w:rsidRPr="00C35A2C">
        <w:rPr>
          <w:rFonts w:ascii="Fb Fontext" w:hAnsi="Fb Fontext"/>
          <w:rtl/>
        </w:rPr>
        <w:t xml:space="preserve"> </w:t>
      </w:r>
      <w:r w:rsidRPr="00577F86">
        <w:rPr>
          <w:rStyle w:val="affff8"/>
          <w:rtl/>
        </w:rPr>
        <w:t>ד</w:t>
      </w:r>
      <w:r w:rsidRPr="00F10693">
        <w:rPr>
          <w:rFonts w:hint="cs"/>
          <w:rtl/>
        </w:rPr>
        <w:t>'</w:t>
      </w:r>
      <w:r w:rsidR="00224038">
        <w:rPr>
          <w:rtl/>
        </w:rPr>
        <w:t>וַ</w:t>
      </w:r>
      <w:r w:rsidR="00224038">
        <w:rPr>
          <w:rStyle w:val="affff8"/>
          <w:rtl/>
        </w:rPr>
        <w:t>יָּבֹא עֵשָׂו מִן הַשָּׂדֶה וְהוּא עָיֵ</w:t>
      </w:r>
      <w:r w:rsidRPr="00577F86">
        <w:rPr>
          <w:rStyle w:val="affff8"/>
          <w:rtl/>
        </w:rPr>
        <w:t>ף</w:t>
      </w:r>
      <w:r w:rsidRPr="00F10693">
        <w:rPr>
          <w:rFonts w:hint="cs"/>
          <w:rtl/>
        </w:rPr>
        <w:t>'</w:t>
      </w:r>
      <w:r w:rsidRPr="00F10693">
        <w:rPr>
          <w:rtl/>
        </w:rPr>
        <w:t>,</w:t>
      </w:r>
      <w:r w:rsidRPr="00C35A2C">
        <w:rPr>
          <w:rFonts w:ascii="Fb Fontext" w:hAnsi="Fb Fontext"/>
          <w:rtl/>
        </w:rPr>
        <w:t xml:space="preserve"> </w:t>
      </w:r>
      <w:r w:rsidRPr="007F22FF">
        <w:rPr>
          <w:rStyle w:val="affffe"/>
          <w:rtl/>
        </w:rPr>
        <w:t>ותנא:</w:t>
      </w:r>
      <w:r w:rsidRPr="00C35A2C">
        <w:rPr>
          <w:rFonts w:ascii="Fb Fontext" w:hAnsi="Fb Fontext"/>
          <w:rtl/>
        </w:rPr>
        <w:t xml:space="preserve"> אותו היום נפטר אברהם אבינו, ועשה יעקב אבינו תבשיל של עדשים לנחם את יצחק אביו. </w:t>
      </w:r>
      <w:r w:rsidRPr="00C35A2C">
        <w:rPr>
          <w:rFonts w:ascii="Fb Fontext" w:hAnsi="Fb Fontext" w:hint="cs"/>
          <w:rtl/>
        </w:rPr>
        <w:t>ד</w:t>
      </w:r>
      <w:r w:rsidRPr="00C35A2C">
        <w:rPr>
          <w:rFonts w:ascii="Fb Fontext" w:hAnsi="Fb Fontext"/>
          <w:rtl/>
        </w:rPr>
        <w:t>אין לה פה, אף אבל אין לו פה.</w:t>
      </w:r>
      <w:r>
        <w:rPr>
          <w:rFonts w:ascii="Fb Fontext" w:hAnsi="Fb Fontext" w:hint="cs"/>
          <w:rtl/>
        </w:rPr>
        <w:t xml:space="preserve"> </w:t>
      </w:r>
      <w:r w:rsidRPr="00C35A2C">
        <w:rPr>
          <w:rFonts w:ascii="Fb Fontext" w:hAnsi="Fb Fontext" w:hint="cs"/>
          <w:sz w:val="32"/>
          <w:rtl/>
        </w:rPr>
        <w:t>או דמגולגלת כ</w:t>
      </w:r>
      <w:r w:rsidRPr="00C35A2C">
        <w:rPr>
          <w:rFonts w:ascii="Fb Fontext" w:hAnsi="Fb Fontext"/>
          <w:sz w:val="32"/>
          <w:rtl/>
        </w:rPr>
        <w:t>אבילות מגלגלת ומחזרת על באי העולם.</w:t>
      </w:r>
    </w:p>
    <w:p w14:paraId="743DEB74" w14:textId="284470D7" w:rsidR="00BC457C" w:rsidRPr="00C35A2C" w:rsidRDefault="00BC457C" w:rsidP="007F22FF">
      <w:pPr>
        <w:spacing w:after="60"/>
        <w:rPr>
          <w:rFonts w:ascii="Fb Fontext" w:hAnsi="Fb Fontext"/>
          <w:rtl/>
        </w:rPr>
      </w:pPr>
      <w:r w:rsidRPr="00F272C2">
        <w:rPr>
          <w:rStyle w:val="affffe"/>
          <w:rFonts w:hint="cs"/>
          <w:rtl/>
        </w:rPr>
        <w:t>נפק</w:t>
      </w:r>
      <w:r w:rsidR="00F10693">
        <w:rPr>
          <w:rStyle w:val="affffe"/>
          <w:rtl/>
        </w:rPr>
        <w:t>"</w:t>
      </w:r>
      <w:r w:rsidRPr="00F272C2">
        <w:rPr>
          <w:rStyle w:val="affffe"/>
          <w:rFonts w:hint="cs"/>
          <w:rtl/>
        </w:rPr>
        <w:t>מ</w:t>
      </w:r>
      <w:r>
        <w:rPr>
          <w:rFonts w:ascii="Fb Fontext" w:hAnsi="Fb Fontext" w:hint="cs"/>
          <w:rtl/>
        </w:rPr>
        <w:t xml:space="preserve"> לנחם בביצים</w:t>
      </w:r>
      <w:r w:rsidR="007F22FF">
        <w:rPr>
          <w:rFonts w:ascii="Fb Fontext" w:hAnsi="Fb Fontext" w:hint="cs"/>
          <w:rtl/>
        </w:rPr>
        <w:t>.</w:t>
      </w:r>
    </w:p>
    <w:p w14:paraId="4E924493" w14:textId="09843A54" w:rsidR="00BC457C" w:rsidRDefault="00AC0AF5" w:rsidP="00BC457C">
      <w:pPr>
        <w:pStyle w:val="36"/>
        <w:framePr w:wrap="notBeside"/>
        <w:rPr>
          <w:rtl/>
        </w:rPr>
      </w:pPr>
      <w:r w:rsidRPr="00C35A2C">
        <w:rPr>
          <w:rFonts w:hint="cs"/>
          <w:rtl/>
        </w:rPr>
        <w:t>רי</w:t>
      </w:r>
      <w:r w:rsidRPr="00C35A2C">
        <w:rPr>
          <w:rtl/>
        </w:rPr>
        <w:t>"</w:t>
      </w:r>
      <w:r w:rsidRPr="00C35A2C">
        <w:rPr>
          <w:rFonts w:hint="cs"/>
          <w:rtl/>
        </w:rPr>
        <w:t>ו</w:t>
      </w:r>
    </w:p>
    <w:p w14:paraId="1F6A1CD0" w14:textId="77777777" w:rsidR="00BC457C" w:rsidRDefault="00AC0AF5" w:rsidP="00BC457C">
      <w:pPr>
        <w:rPr>
          <w:rFonts w:ascii="Fb Fontext" w:hAnsi="Fb Fontext"/>
          <w:sz w:val="32"/>
          <w:rtl/>
        </w:rPr>
      </w:pPr>
      <w:r w:rsidRPr="00C35A2C">
        <w:rPr>
          <w:rFonts w:ascii="Fb Fontext" w:hAnsi="Fb Fontext"/>
          <w:sz w:val="32"/>
          <w:rtl/>
        </w:rPr>
        <w:t xml:space="preserve"> חמש עבירות עבר אותו רשע באותו היום: </w:t>
      </w:r>
    </w:p>
    <w:p w14:paraId="101EAEEC" w14:textId="3E3721B0" w:rsidR="00AC0AF5" w:rsidRPr="00C35A2C" w:rsidRDefault="00AC0AF5" w:rsidP="00BC457C">
      <w:pPr>
        <w:rPr>
          <w:rFonts w:ascii="Fb Fontext" w:hAnsi="Fb Fontext"/>
          <w:rtl/>
        </w:rPr>
      </w:pPr>
      <w:r w:rsidRPr="0081371E">
        <w:rPr>
          <w:rStyle w:val="afff8"/>
          <w:rtl/>
        </w:rPr>
        <w:t xml:space="preserve">בא על נערה מאורסה </w:t>
      </w:r>
      <w:r w:rsidR="007F22FF">
        <w:rPr>
          <w:rStyle w:val="affff8"/>
          <w:rtl/>
        </w:rPr>
        <w:t>ד</w:t>
      </w:r>
      <w:r w:rsidRPr="00F10693">
        <w:rPr>
          <w:rFonts w:hint="cs"/>
          <w:rtl/>
        </w:rPr>
        <w:t>'</w:t>
      </w:r>
      <w:r w:rsidR="007F22FF" w:rsidRPr="00F10693">
        <w:rPr>
          <w:rtl/>
        </w:rPr>
        <w:t>ו</w:t>
      </w:r>
      <w:r w:rsidR="007F22FF">
        <w:rPr>
          <w:rStyle w:val="affff8"/>
          <w:rtl/>
        </w:rPr>
        <w:t>יב</w:t>
      </w:r>
      <w:r w:rsidRPr="00577F86">
        <w:rPr>
          <w:rStyle w:val="affff8"/>
          <w:rtl/>
        </w:rPr>
        <w:t xml:space="preserve">א </w:t>
      </w:r>
      <w:r w:rsidR="007F22FF">
        <w:rPr>
          <w:rStyle w:val="affff8"/>
          <w:rtl/>
        </w:rPr>
        <w:t>עֵשָׂ</w:t>
      </w:r>
      <w:r w:rsidRPr="00577F86">
        <w:rPr>
          <w:rStyle w:val="affff8"/>
          <w:rtl/>
        </w:rPr>
        <w:t xml:space="preserve">ו </w:t>
      </w:r>
      <w:r w:rsidR="007F22FF">
        <w:rPr>
          <w:rStyle w:val="affff8"/>
          <w:rtl/>
        </w:rPr>
        <w:t>מִ</w:t>
      </w:r>
      <w:r w:rsidRPr="00577F86">
        <w:rPr>
          <w:rStyle w:val="affff8"/>
          <w:rtl/>
        </w:rPr>
        <w:t xml:space="preserve">ן </w:t>
      </w:r>
      <w:r w:rsidR="007F22FF">
        <w:rPr>
          <w:rStyle w:val="affff8"/>
          <w:rtl/>
        </w:rPr>
        <w:t>הַשָּׂדֶ</w:t>
      </w:r>
      <w:r w:rsidRPr="00577F86">
        <w:rPr>
          <w:rStyle w:val="affff8"/>
          <w:rtl/>
        </w:rPr>
        <w:t>ה</w:t>
      </w:r>
      <w:r w:rsidRPr="00F10693">
        <w:rPr>
          <w:rFonts w:hint="cs"/>
          <w:rtl/>
        </w:rPr>
        <w:t>'</w:t>
      </w:r>
      <w:r w:rsidRPr="00F10693">
        <w:rPr>
          <w:rtl/>
        </w:rPr>
        <w:t xml:space="preserve"> </w:t>
      </w:r>
      <w:r w:rsidRPr="00BC457C">
        <w:rPr>
          <w:rStyle w:val="affffe"/>
          <w:rtl/>
        </w:rPr>
        <w:t>ו</w:t>
      </w:r>
      <w:r w:rsidR="000B71D3">
        <w:rPr>
          <w:rStyle w:val="affffe"/>
          <w:rFonts w:hint="cs"/>
          <w:rtl/>
        </w:rPr>
        <w:t>ש</w:t>
      </w:r>
      <w:r w:rsidRPr="00BC457C">
        <w:rPr>
          <w:rStyle w:val="affffe"/>
          <w:rtl/>
        </w:rPr>
        <w:t>ם:</w:t>
      </w:r>
      <w:r w:rsidRPr="00577F86">
        <w:rPr>
          <w:rStyle w:val="affff8"/>
          <w:rtl/>
        </w:rPr>
        <w:t xml:space="preserve"> </w:t>
      </w:r>
      <w:r w:rsidR="007F22FF" w:rsidRPr="000B71D3">
        <w:rPr>
          <w:rStyle w:val="affff8"/>
          <w:rtl/>
        </w:rPr>
        <w:t>כ</w:t>
      </w:r>
      <w:r w:rsidRPr="00577F86">
        <w:rPr>
          <w:rStyle w:val="affff8"/>
          <w:rtl/>
        </w:rPr>
        <w:t xml:space="preserve">י </w:t>
      </w:r>
      <w:r w:rsidR="007F22FF">
        <w:rPr>
          <w:rStyle w:val="affff8"/>
          <w:rtl/>
        </w:rPr>
        <w:t>בַּשָּׂדֶ</w:t>
      </w:r>
      <w:r w:rsidRPr="00577F86">
        <w:rPr>
          <w:rStyle w:val="affff8"/>
          <w:rtl/>
        </w:rPr>
        <w:t xml:space="preserve">ה </w:t>
      </w:r>
      <w:r w:rsidR="007F22FF">
        <w:rPr>
          <w:rStyle w:val="affff8"/>
          <w:rtl/>
        </w:rPr>
        <w:t>מְצָאָהּ</w:t>
      </w:r>
      <w:r w:rsidRPr="00F10693">
        <w:rPr>
          <w:rFonts w:hint="cs"/>
          <w:rtl/>
        </w:rPr>
        <w:t>'</w:t>
      </w:r>
      <w:r w:rsidRPr="00F10693">
        <w:rPr>
          <w:rtl/>
        </w:rPr>
        <w:t>.</w:t>
      </w:r>
    </w:p>
    <w:p w14:paraId="04295154" w14:textId="539E3DE8" w:rsidR="00AC0AF5" w:rsidRPr="00C35A2C" w:rsidRDefault="00AC0AF5" w:rsidP="00AC0AF5">
      <w:pPr>
        <w:rPr>
          <w:rFonts w:ascii="Fb Fontext" w:hAnsi="Fb Fontext"/>
          <w:rtl/>
        </w:rPr>
      </w:pPr>
      <w:r w:rsidRPr="0081371E">
        <w:rPr>
          <w:rStyle w:val="afff8"/>
          <w:rtl/>
        </w:rPr>
        <w:t>הרג את הנפש</w:t>
      </w:r>
      <w:r w:rsidRPr="00C35A2C">
        <w:rPr>
          <w:rFonts w:ascii="Fb Fontext" w:hAnsi="Fb Fontext"/>
          <w:rtl/>
        </w:rPr>
        <w:t xml:space="preserve"> </w:t>
      </w:r>
      <w:r w:rsidRPr="00F10693">
        <w:rPr>
          <w:rFonts w:hint="cs"/>
          <w:rtl/>
        </w:rPr>
        <w:t>'</w:t>
      </w:r>
      <w:r w:rsidRPr="00F10693">
        <w:rPr>
          <w:rtl/>
        </w:rPr>
        <w:t>ע</w:t>
      </w:r>
      <w:r w:rsidRPr="00577F86">
        <w:rPr>
          <w:rStyle w:val="affff8"/>
          <w:rtl/>
        </w:rPr>
        <w:t>יף</w:t>
      </w:r>
      <w:r w:rsidRPr="00F10693">
        <w:rPr>
          <w:rFonts w:hint="cs"/>
          <w:rtl/>
        </w:rPr>
        <w:t>'</w:t>
      </w:r>
      <w:r w:rsidRPr="00F10693">
        <w:rPr>
          <w:rtl/>
        </w:rPr>
        <w:t>,</w:t>
      </w:r>
      <w:r w:rsidRPr="00C35A2C">
        <w:rPr>
          <w:rFonts w:ascii="Fb Fontext" w:hAnsi="Fb Fontext"/>
          <w:rtl/>
        </w:rPr>
        <w:t xml:space="preserve"> </w:t>
      </w:r>
      <w:r w:rsidR="000B71D3">
        <w:rPr>
          <w:rStyle w:val="affffe"/>
          <w:rtl/>
        </w:rPr>
        <w:ptab w:relativeTo="margin" w:alignment="right" w:leader="none"/>
      </w:r>
      <w:r w:rsidRPr="00BC457C">
        <w:rPr>
          <w:rStyle w:val="affffe"/>
          <w:rtl/>
        </w:rPr>
        <w:t>ו</w:t>
      </w:r>
      <w:r w:rsidR="000B71D3">
        <w:rPr>
          <w:rStyle w:val="affffe"/>
          <w:rFonts w:hint="cs"/>
          <w:rtl/>
        </w:rPr>
        <w:t>שם</w:t>
      </w:r>
      <w:r w:rsidRPr="00BC457C">
        <w:rPr>
          <w:rStyle w:val="affffe"/>
          <w:rtl/>
        </w:rPr>
        <w:t>:</w:t>
      </w:r>
      <w:r w:rsidRPr="00577F86">
        <w:rPr>
          <w:rStyle w:val="affff8"/>
          <w:rtl/>
        </w:rPr>
        <w:t xml:space="preserve"> </w:t>
      </w:r>
      <w:r w:rsidRPr="00F10693">
        <w:rPr>
          <w:rFonts w:hint="cs"/>
          <w:rtl/>
        </w:rPr>
        <w:t>'</w:t>
      </w:r>
      <w:r w:rsidR="00224038">
        <w:rPr>
          <w:rtl/>
        </w:rPr>
        <w:t>א</w:t>
      </w:r>
      <w:r w:rsidR="00224038">
        <w:rPr>
          <w:rStyle w:val="affff8"/>
          <w:rtl/>
        </w:rPr>
        <w:t>וֹי נָא לִי כִּי עָיְפָה נַפְשִׁי לְהֹרְגִי</w:t>
      </w:r>
      <w:r w:rsidRPr="00577F86">
        <w:rPr>
          <w:rStyle w:val="affff8"/>
          <w:rtl/>
        </w:rPr>
        <w:t>ם</w:t>
      </w:r>
      <w:r w:rsidRPr="00F10693">
        <w:rPr>
          <w:rFonts w:hint="cs"/>
          <w:rtl/>
        </w:rPr>
        <w:t>'</w:t>
      </w:r>
      <w:r w:rsidRPr="00F10693">
        <w:rPr>
          <w:rtl/>
        </w:rPr>
        <w:t>.</w:t>
      </w:r>
    </w:p>
    <w:p w14:paraId="4021C2D5" w14:textId="1441E5A3" w:rsidR="00AC0AF5" w:rsidRPr="00C35A2C" w:rsidRDefault="00AC0AF5" w:rsidP="00AC0AF5">
      <w:pPr>
        <w:rPr>
          <w:rFonts w:ascii="Fb Fontext" w:hAnsi="Fb Fontext"/>
          <w:rtl/>
        </w:rPr>
      </w:pPr>
      <w:r w:rsidRPr="0081371E">
        <w:rPr>
          <w:rStyle w:val="afff8"/>
          <w:rtl/>
        </w:rPr>
        <w:t>וכפר בעיקר –</w:t>
      </w:r>
      <w:r w:rsidRPr="00577F86">
        <w:rPr>
          <w:rStyle w:val="affff8"/>
          <w:rtl/>
        </w:rPr>
        <w:t xml:space="preserve"> </w:t>
      </w:r>
      <w:r w:rsidRPr="00F10693">
        <w:rPr>
          <w:rFonts w:hint="cs"/>
          <w:rtl/>
        </w:rPr>
        <w:t>'</w:t>
      </w:r>
      <w:r w:rsidR="00224038">
        <w:rPr>
          <w:rtl/>
        </w:rPr>
        <w:t>לָ</w:t>
      </w:r>
      <w:r w:rsidR="00224038">
        <w:rPr>
          <w:rStyle w:val="affff8"/>
          <w:rtl/>
        </w:rPr>
        <w:t>מָּה זֶּה לִ</w:t>
      </w:r>
      <w:r w:rsidRPr="00577F86">
        <w:rPr>
          <w:rStyle w:val="affff8"/>
          <w:rtl/>
        </w:rPr>
        <w:t>י</w:t>
      </w:r>
      <w:r w:rsidRPr="00F10693">
        <w:rPr>
          <w:rFonts w:hint="cs"/>
          <w:rtl/>
        </w:rPr>
        <w:t>'</w:t>
      </w:r>
      <w:r w:rsidRPr="00F10693">
        <w:rPr>
          <w:rtl/>
        </w:rPr>
        <w:t>,</w:t>
      </w:r>
      <w:r w:rsidRPr="00C35A2C">
        <w:rPr>
          <w:rFonts w:ascii="Fb Fontext" w:hAnsi="Fb Fontext"/>
          <w:rtl/>
        </w:rPr>
        <w:t xml:space="preserve"> </w:t>
      </w:r>
      <w:r w:rsidR="000B71D3">
        <w:rPr>
          <w:rStyle w:val="affffe"/>
          <w:rtl/>
        </w:rPr>
        <w:ptab w:relativeTo="margin" w:alignment="right" w:leader="none"/>
      </w:r>
      <w:r w:rsidRPr="00BC457C">
        <w:rPr>
          <w:rStyle w:val="affffe"/>
          <w:rtl/>
        </w:rPr>
        <w:t>ו</w:t>
      </w:r>
      <w:r w:rsidR="000B71D3">
        <w:rPr>
          <w:rStyle w:val="affffe"/>
          <w:rFonts w:hint="cs"/>
          <w:rtl/>
        </w:rPr>
        <w:t>ש</w:t>
      </w:r>
      <w:r w:rsidRPr="00BC457C">
        <w:rPr>
          <w:rStyle w:val="affffe"/>
          <w:rtl/>
        </w:rPr>
        <w:t>ם:</w:t>
      </w:r>
      <w:r w:rsidRPr="00577F86">
        <w:rPr>
          <w:rStyle w:val="affff8"/>
          <w:rtl/>
        </w:rPr>
        <w:t xml:space="preserve"> </w:t>
      </w:r>
      <w:r w:rsidRPr="00F10693">
        <w:rPr>
          <w:rFonts w:hint="cs"/>
          <w:rtl/>
        </w:rPr>
        <w:t>'</w:t>
      </w:r>
      <w:r w:rsidR="00224038">
        <w:rPr>
          <w:rtl/>
        </w:rPr>
        <w:t>זֶ</w:t>
      </w:r>
      <w:r w:rsidR="00224038">
        <w:rPr>
          <w:rStyle w:val="affff8"/>
          <w:rtl/>
        </w:rPr>
        <w:t>ה אֵלִי וְאַנְוֵהוּ</w:t>
      </w:r>
      <w:r w:rsidRPr="00F10693">
        <w:rPr>
          <w:rFonts w:hint="cs"/>
          <w:rtl/>
        </w:rPr>
        <w:t>'</w:t>
      </w:r>
      <w:r w:rsidRPr="00F10693">
        <w:rPr>
          <w:rtl/>
        </w:rPr>
        <w:t>.</w:t>
      </w:r>
    </w:p>
    <w:p w14:paraId="6A3C2B82" w14:textId="4D401568" w:rsidR="00AC0AF5" w:rsidRPr="00C35A2C" w:rsidRDefault="00AC0AF5" w:rsidP="00AC0AF5">
      <w:pPr>
        <w:rPr>
          <w:rFonts w:ascii="Fb Fontext" w:hAnsi="Fb Fontext"/>
          <w:rtl/>
        </w:rPr>
      </w:pPr>
      <w:r w:rsidRPr="0081371E">
        <w:rPr>
          <w:rStyle w:val="afff8"/>
          <w:rtl/>
        </w:rPr>
        <w:t>וכפר בתחיית המתים –</w:t>
      </w:r>
      <w:r w:rsidRPr="00C35A2C">
        <w:rPr>
          <w:rFonts w:ascii="Fb Fontext" w:hAnsi="Fb Fontext"/>
          <w:rtl/>
        </w:rPr>
        <w:t xml:space="preserve"> </w:t>
      </w:r>
      <w:r w:rsidRPr="00577F86">
        <w:rPr>
          <w:rStyle w:val="affff8"/>
          <w:rtl/>
        </w:rPr>
        <w:t>ד</w:t>
      </w:r>
      <w:r w:rsidRPr="00F10693">
        <w:rPr>
          <w:rFonts w:hint="cs"/>
          <w:rtl/>
        </w:rPr>
        <w:t>'</w:t>
      </w:r>
      <w:r w:rsidR="00224038">
        <w:rPr>
          <w:rtl/>
        </w:rPr>
        <w:t>הִ</w:t>
      </w:r>
      <w:r w:rsidR="00224038">
        <w:rPr>
          <w:rStyle w:val="affff8"/>
          <w:rtl/>
        </w:rPr>
        <w:t>נֵּה אָנֹכִי הוֹלֵךְ לָמוּ</w:t>
      </w:r>
      <w:r w:rsidRPr="00577F86">
        <w:rPr>
          <w:rStyle w:val="affff8"/>
          <w:rtl/>
        </w:rPr>
        <w:t>ת</w:t>
      </w:r>
      <w:r w:rsidRPr="00F10693">
        <w:rPr>
          <w:rFonts w:hint="cs"/>
          <w:rtl/>
        </w:rPr>
        <w:t>'</w:t>
      </w:r>
      <w:r w:rsidRPr="00F10693">
        <w:rPr>
          <w:rtl/>
        </w:rPr>
        <w:t>.</w:t>
      </w:r>
    </w:p>
    <w:p w14:paraId="215E1B08" w14:textId="5A9226DB" w:rsidR="00AC0AF5" w:rsidRPr="00C35A2C" w:rsidRDefault="00AC0AF5" w:rsidP="00AC0AF5">
      <w:pPr>
        <w:rPr>
          <w:rFonts w:ascii="Fb Fontext" w:hAnsi="Fb Fontext"/>
          <w:rtl/>
        </w:rPr>
      </w:pPr>
      <w:r w:rsidRPr="0081371E">
        <w:rPr>
          <w:rStyle w:val="afff8"/>
          <w:rtl/>
        </w:rPr>
        <w:t>ושט את הבכורה –</w:t>
      </w:r>
      <w:r w:rsidRPr="00C35A2C">
        <w:rPr>
          <w:rFonts w:ascii="Fb Fontext" w:hAnsi="Fb Fontext"/>
          <w:rtl/>
        </w:rPr>
        <w:t xml:space="preserve"> </w:t>
      </w:r>
      <w:r w:rsidRPr="00577F86">
        <w:rPr>
          <w:rStyle w:val="affff8"/>
          <w:rtl/>
        </w:rPr>
        <w:t>ד</w:t>
      </w:r>
      <w:r w:rsidRPr="00F10693">
        <w:rPr>
          <w:rFonts w:hint="cs"/>
          <w:rtl/>
        </w:rPr>
        <w:t>'</w:t>
      </w:r>
      <w:r w:rsidR="00224038">
        <w:rPr>
          <w:rtl/>
        </w:rPr>
        <w:t>וַ</w:t>
      </w:r>
      <w:r w:rsidR="00224038">
        <w:rPr>
          <w:rStyle w:val="affff8"/>
          <w:rtl/>
        </w:rPr>
        <w:t>יִּבֶז עֵשָׂו אֶת הַבְּכֹרָ</w:t>
      </w:r>
      <w:r w:rsidRPr="00577F86">
        <w:rPr>
          <w:rStyle w:val="affff8"/>
          <w:rtl/>
        </w:rPr>
        <w:t>ה</w:t>
      </w:r>
      <w:r w:rsidRPr="00F10693">
        <w:rPr>
          <w:rFonts w:hint="cs"/>
          <w:rtl/>
        </w:rPr>
        <w:t>'</w:t>
      </w:r>
      <w:r w:rsidRPr="00F10693">
        <w:rPr>
          <w:rtl/>
        </w:rPr>
        <w:t>.</w:t>
      </w:r>
    </w:p>
    <w:p w14:paraId="5BB25D39" w14:textId="77777777" w:rsidR="00F272C2" w:rsidRDefault="00F272C2" w:rsidP="00F272C2">
      <w:pPr>
        <w:pStyle w:val="36"/>
        <w:framePr w:wrap="notBeside"/>
        <w:rPr>
          <w:rtl/>
        </w:rPr>
      </w:pPr>
      <w:r>
        <w:rPr>
          <w:rFonts w:hint="cs"/>
          <w:rtl/>
        </w:rPr>
        <w:t>דבר אחר</w:t>
      </w:r>
    </w:p>
    <w:p w14:paraId="323FBE99" w14:textId="27FD4AAA" w:rsidR="00AC0AF5" w:rsidRPr="006765C4" w:rsidRDefault="00AC0AF5" w:rsidP="00F272C2">
      <w:pPr>
        <w:spacing w:after="60"/>
        <w:rPr>
          <w:rFonts w:ascii="Fb Fontext" w:hAnsi="Fb Fontext"/>
          <w:spacing w:val="-2"/>
          <w:rtl/>
        </w:rPr>
      </w:pPr>
      <w:r w:rsidRPr="0081371E">
        <w:rPr>
          <w:rStyle w:val="afff8"/>
          <w:rtl/>
        </w:rPr>
        <w:t>ושעשה ישמעאל תשובה בימיו</w:t>
      </w:r>
      <w:r w:rsidRPr="006765C4">
        <w:rPr>
          <w:rFonts w:ascii="Fb Fontext" w:hAnsi="Fb Fontext"/>
          <w:spacing w:val="-2"/>
          <w:rtl/>
        </w:rPr>
        <w:t xml:space="preserve"> </w:t>
      </w:r>
      <w:r w:rsidRPr="00F272C2">
        <w:rPr>
          <w:rStyle w:val="affffe"/>
          <w:rFonts w:hint="cs"/>
          <w:rtl/>
        </w:rPr>
        <w:t>כך העיר רבא לתלמידיו מדרי</w:t>
      </w:r>
      <w:r w:rsidRPr="00F272C2">
        <w:rPr>
          <w:rStyle w:val="affffe"/>
          <w:rtl/>
        </w:rPr>
        <w:t>"</w:t>
      </w:r>
      <w:r w:rsidRPr="00F272C2">
        <w:rPr>
          <w:rStyle w:val="affffe"/>
          <w:rFonts w:hint="cs"/>
          <w:rtl/>
        </w:rPr>
        <w:t>ו</w:t>
      </w:r>
      <w:r w:rsidRPr="006765C4">
        <w:rPr>
          <w:rFonts w:ascii="Fb Fontext" w:hAnsi="Fb Fontext" w:hint="cs"/>
          <w:spacing w:val="-2"/>
          <w:rtl/>
        </w:rPr>
        <w:t xml:space="preserve"> </w:t>
      </w:r>
    </w:p>
    <w:p w14:paraId="1704B1C8" w14:textId="544C7361" w:rsidR="00F272C2" w:rsidRDefault="00AC0AF5" w:rsidP="00F272C2">
      <w:pPr>
        <w:pStyle w:val="36"/>
        <w:framePr w:wrap="notBeside"/>
        <w:rPr>
          <w:rtl/>
        </w:rPr>
      </w:pPr>
      <w:r w:rsidRPr="006765C4">
        <w:rPr>
          <w:rFonts w:hint="cs"/>
          <w:rtl/>
        </w:rPr>
        <w:t>רבינא ורחב</w:t>
      </w:r>
      <w:r w:rsidRPr="006765C4">
        <w:rPr>
          <w:rtl/>
        </w:rPr>
        <w:t>"</w:t>
      </w:r>
      <w:r w:rsidRPr="006765C4">
        <w:rPr>
          <w:rFonts w:hint="cs"/>
          <w:rtl/>
        </w:rPr>
        <w:t>ב</w:t>
      </w:r>
    </w:p>
    <w:p w14:paraId="4832A826" w14:textId="27EA15E5" w:rsidR="00AC0AF5" w:rsidRPr="00C35A2C" w:rsidRDefault="00AC0AF5" w:rsidP="00C52227">
      <w:pPr>
        <w:spacing w:after="60"/>
        <w:rPr>
          <w:rFonts w:ascii="Fb Fontext" w:hAnsi="Fb Fontext" w:cs="Guttman Vilna"/>
          <w:b/>
          <w:bCs/>
          <w:rtl/>
        </w:rPr>
      </w:pPr>
      <w:r w:rsidRPr="00F272C2">
        <w:rPr>
          <w:rFonts w:hint="cs"/>
          <w:rtl/>
        </w:rPr>
        <w:t>ישבו לפני רבא ואמ</w:t>
      </w:r>
      <w:r w:rsidR="007F22FF">
        <w:rPr>
          <w:rFonts w:hint="cs"/>
          <w:rtl/>
        </w:rPr>
        <w:t>ר</w:t>
      </w:r>
      <w:r w:rsidRPr="00F272C2">
        <w:rPr>
          <w:rFonts w:hint="cs"/>
          <w:rtl/>
        </w:rPr>
        <w:t xml:space="preserve">ו שמיתה שיש בה גויעה זו מיתת צדיקים </w:t>
      </w:r>
      <w:r w:rsidRPr="00F272C2">
        <w:rPr>
          <w:rStyle w:val="afffff0"/>
          <w:rFonts w:hint="cs"/>
          <w:rtl/>
        </w:rPr>
        <w:t>[והיינו עם אסיפה]</w:t>
      </w:r>
      <w:r w:rsidR="00F272C2">
        <w:rPr>
          <w:rFonts w:ascii="Fb Fontext" w:hAnsi="Fb Fontext" w:hint="cs"/>
          <w:rtl/>
        </w:rPr>
        <w:t xml:space="preserve"> </w:t>
      </w:r>
      <w:r w:rsidRPr="00C35A2C">
        <w:rPr>
          <w:rFonts w:ascii="Fb Fontext" w:hAnsi="Fb Fontext" w:hint="cs"/>
          <w:rtl/>
        </w:rPr>
        <w:t xml:space="preserve">ולאו דרך חכמתן דהא אצל יעקב </w:t>
      </w:r>
      <w:r w:rsidR="00224038">
        <w:rPr>
          <w:rStyle w:val="affff8"/>
          <w:rtl/>
        </w:rPr>
        <w:t>וַיִּקְבְּרוּ אֹתוֹ עֵשָׂו וְיַעֲקֹב בָּנָי</w:t>
      </w:r>
      <w:r w:rsidRPr="007F22FF">
        <w:rPr>
          <w:rStyle w:val="affff8"/>
          <w:rFonts w:hint="cs"/>
          <w:rtl/>
        </w:rPr>
        <w:t xml:space="preserve">ו </w:t>
      </w:r>
      <w:r w:rsidRPr="007F22FF">
        <w:rPr>
          <w:rStyle w:val="affff8"/>
          <w:rtl/>
        </w:rPr>
        <w:t>–</w:t>
      </w:r>
      <w:r w:rsidRPr="00C35A2C">
        <w:rPr>
          <w:rFonts w:ascii="Fb Fontext" w:hAnsi="Fb Fontext" w:hint="cs"/>
          <w:rtl/>
        </w:rPr>
        <w:t xml:space="preserve"> והינו שהמליכו עליו</w:t>
      </w:r>
      <w:r w:rsidRPr="00C35A2C">
        <w:rPr>
          <w:rFonts w:ascii="Fb Fontext" w:hAnsi="Fb Fontext"/>
          <w:rtl/>
        </w:rPr>
        <w:t>.</w:t>
      </w:r>
      <w:bookmarkEnd w:id="8"/>
    </w:p>
    <w:p w14:paraId="4490DF74" w14:textId="77777777" w:rsidR="00AC0AF5" w:rsidRPr="00C35A2C" w:rsidRDefault="00AC0AF5" w:rsidP="00982F98">
      <w:pPr>
        <w:pStyle w:val="affe"/>
        <w:framePr w:wrap="around"/>
        <w:rPr>
          <w:rtl/>
        </w:rPr>
      </w:pPr>
      <w:r w:rsidRPr="00C35A2C">
        <w:rPr>
          <w:rtl/>
        </w:rPr>
        <w:t>יז.</w:t>
      </w:r>
    </w:p>
    <w:p w14:paraId="11643BF0" w14:textId="77777777" w:rsidR="00F272C2" w:rsidRDefault="00AC0AF5" w:rsidP="00F272C2">
      <w:pPr>
        <w:pStyle w:val="36"/>
        <w:framePr w:wrap="notBeside"/>
        <w:rPr>
          <w:rtl/>
        </w:rPr>
      </w:pPr>
      <w:r w:rsidRPr="00C35A2C">
        <w:rPr>
          <w:rtl/>
        </w:rPr>
        <w:t>•</w:t>
      </w:r>
      <w:r w:rsidRPr="00C35A2C">
        <w:rPr>
          <w:rFonts w:hint="cs"/>
          <w:rtl/>
        </w:rPr>
        <w:t xml:space="preserve"> </w:t>
      </w:r>
      <w:r w:rsidRPr="00C35A2C">
        <w:rPr>
          <w:rtl/>
        </w:rPr>
        <w:t>ת"ר:</w:t>
      </w:r>
    </w:p>
    <w:p w14:paraId="04D94C19" w14:textId="4FB3CB76" w:rsidR="00AC0AF5" w:rsidRPr="00A60B62" w:rsidRDefault="00A60B62" w:rsidP="00F272C2">
      <w:pPr>
        <w:pStyle w:val="affff9"/>
        <w:rPr>
          <w:spacing w:val="-6"/>
          <w:rtl/>
        </w:rPr>
      </w:pPr>
      <w:r>
        <w:rPr>
          <w:rFonts w:hint="cs"/>
          <w:spacing w:val="-6"/>
          <w:rtl/>
        </w:rPr>
        <w:t xml:space="preserve">ג' </w:t>
      </w:r>
      <w:r w:rsidR="00AC0AF5" w:rsidRPr="00A60B62">
        <w:rPr>
          <w:spacing w:val="-6"/>
          <w:rtl/>
        </w:rPr>
        <w:t>הטעימן הקב"ה בעו</w:t>
      </w:r>
      <w:r w:rsidR="00F272C2" w:rsidRPr="00A60B62">
        <w:rPr>
          <w:rFonts w:hint="cs"/>
          <w:spacing w:val="-6"/>
          <w:rtl/>
        </w:rPr>
        <w:t>ה</w:t>
      </w:r>
      <w:r w:rsidR="00F10693" w:rsidRPr="00A60B62">
        <w:rPr>
          <w:spacing w:val="-6"/>
          <w:rtl/>
        </w:rPr>
        <w:t>"</w:t>
      </w:r>
      <w:r w:rsidR="00F272C2" w:rsidRPr="00A60B62">
        <w:rPr>
          <w:rFonts w:hint="cs"/>
          <w:spacing w:val="-6"/>
          <w:rtl/>
        </w:rPr>
        <w:t>ז מ</w:t>
      </w:r>
      <w:r>
        <w:rPr>
          <w:rFonts w:hint="cs"/>
          <w:spacing w:val="-6"/>
          <w:rtl/>
        </w:rPr>
        <w:t>ע</w:t>
      </w:r>
      <w:r w:rsidR="00F272C2" w:rsidRPr="00A60B62">
        <w:rPr>
          <w:rFonts w:hint="cs"/>
          <w:spacing w:val="-6"/>
          <w:rtl/>
        </w:rPr>
        <w:t>ין עוה</w:t>
      </w:r>
      <w:r w:rsidR="00F10693" w:rsidRPr="00A60B62">
        <w:rPr>
          <w:spacing w:val="-6"/>
          <w:rtl/>
        </w:rPr>
        <w:t>"</w:t>
      </w:r>
      <w:r w:rsidR="00F272C2" w:rsidRPr="00A60B62">
        <w:rPr>
          <w:rFonts w:hint="cs"/>
          <w:spacing w:val="-6"/>
          <w:rtl/>
        </w:rPr>
        <w:t xml:space="preserve">ב אברהם יצחק ויעקב </w:t>
      </w:r>
    </w:p>
    <w:p w14:paraId="1F48FE3A" w14:textId="61CE7F51" w:rsidR="00AC0AF5" w:rsidRPr="00C52227" w:rsidRDefault="00AC0AF5" w:rsidP="00AC0AF5">
      <w:pPr>
        <w:rPr>
          <w:rFonts w:ascii="Fb Fontext" w:hAnsi="Fb Fontext"/>
          <w:spacing w:val="-2"/>
          <w:rtl/>
        </w:rPr>
      </w:pPr>
      <w:r w:rsidRPr="00C52227">
        <w:rPr>
          <w:rFonts w:ascii="Fb Fontext" w:hAnsi="Fb Fontext"/>
          <w:spacing w:val="-2"/>
          <w:rtl/>
        </w:rPr>
        <w:t xml:space="preserve">אברהם, </w:t>
      </w:r>
      <w:r w:rsidR="00F272C2" w:rsidRPr="00C52227">
        <w:rPr>
          <w:rStyle w:val="affffe"/>
          <w:spacing w:val="-2"/>
          <w:rtl/>
        </w:rPr>
        <w:t>שכתוב בו</w:t>
      </w:r>
      <w:r w:rsidRPr="00C52227">
        <w:rPr>
          <w:rStyle w:val="affffe"/>
          <w:spacing w:val="-2"/>
          <w:rtl/>
        </w:rPr>
        <w:t>:</w:t>
      </w:r>
      <w:r w:rsidRPr="00C52227">
        <w:rPr>
          <w:rStyle w:val="affff8"/>
          <w:spacing w:val="-2"/>
          <w:rtl/>
        </w:rPr>
        <w:t xml:space="preserve"> </w:t>
      </w:r>
      <w:r w:rsidRPr="00C52227">
        <w:rPr>
          <w:rFonts w:hint="cs"/>
          <w:spacing w:val="-2"/>
          <w:rtl/>
        </w:rPr>
        <w:t>'</w:t>
      </w:r>
      <w:r w:rsidRPr="00C52227">
        <w:rPr>
          <w:spacing w:val="-2"/>
          <w:rtl/>
        </w:rPr>
        <w:t>ב</w:t>
      </w:r>
      <w:r w:rsidRPr="00C52227">
        <w:rPr>
          <w:rStyle w:val="affff8"/>
          <w:spacing w:val="-2"/>
          <w:rtl/>
        </w:rPr>
        <w:t>כל</w:t>
      </w:r>
      <w:r w:rsidRPr="00C52227">
        <w:rPr>
          <w:rFonts w:hint="cs"/>
          <w:spacing w:val="-2"/>
          <w:rtl/>
        </w:rPr>
        <w:t>'</w:t>
      </w:r>
      <w:r w:rsidRPr="00C52227">
        <w:rPr>
          <w:spacing w:val="-2"/>
          <w:rtl/>
        </w:rPr>
        <w:t>.</w:t>
      </w:r>
      <w:r w:rsidRPr="00C52227">
        <w:rPr>
          <w:rFonts w:ascii="Fb Fontext" w:hAnsi="Fb Fontext"/>
          <w:spacing w:val="-2"/>
          <w:rtl/>
        </w:rPr>
        <w:t xml:space="preserve"> יצחק, </w:t>
      </w:r>
      <w:r w:rsidR="00F272C2" w:rsidRPr="00C52227">
        <w:rPr>
          <w:rStyle w:val="affffe"/>
          <w:spacing w:val="-2"/>
          <w:rtl/>
        </w:rPr>
        <w:t>שכתוב בו</w:t>
      </w:r>
      <w:r w:rsidRPr="00C52227">
        <w:rPr>
          <w:rStyle w:val="affffe"/>
          <w:spacing w:val="-2"/>
          <w:rtl/>
        </w:rPr>
        <w:t>:</w:t>
      </w:r>
      <w:r w:rsidRPr="00C52227">
        <w:rPr>
          <w:rStyle w:val="affff8"/>
          <w:spacing w:val="-2"/>
          <w:rtl/>
        </w:rPr>
        <w:t xml:space="preserve"> </w:t>
      </w:r>
      <w:r w:rsidRPr="00C52227">
        <w:rPr>
          <w:rFonts w:hint="cs"/>
          <w:spacing w:val="-2"/>
          <w:rtl/>
        </w:rPr>
        <w:t>'</w:t>
      </w:r>
      <w:r w:rsidRPr="00C52227">
        <w:rPr>
          <w:spacing w:val="-2"/>
          <w:rtl/>
        </w:rPr>
        <w:t>מ</w:t>
      </w:r>
      <w:r w:rsidRPr="00C52227">
        <w:rPr>
          <w:rStyle w:val="affff8"/>
          <w:spacing w:val="-2"/>
          <w:rtl/>
        </w:rPr>
        <w:t>כל</w:t>
      </w:r>
      <w:r w:rsidRPr="00C52227">
        <w:rPr>
          <w:rFonts w:hint="cs"/>
          <w:spacing w:val="-2"/>
          <w:rtl/>
        </w:rPr>
        <w:t>'</w:t>
      </w:r>
      <w:r w:rsidRPr="00C52227">
        <w:rPr>
          <w:spacing w:val="-2"/>
          <w:rtl/>
        </w:rPr>
        <w:t>.</w:t>
      </w:r>
      <w:r w:rsidRPr="00C52227">
        <w:rPr>
          <w:rFonts w:ascii="Fb Fontext" w:hAnsi="Fb Fontext"/>
          <w:spacing w:val="-2"/>
          <w:rtl/>
        </w:rPr>
        <w:t xml:space="preserve"> יעקב, </w:t>
      </w:r>
      <w:r w:rsidR="00F272C2" w:rsidRPr="00C52227">
        <w:rPr>
          <w:rStyle w:val="affffe"/>
          <w:spacing w:val="-2"/>
          <w:rtl/>
        </w:rPr>
        <w:t>שכתוב בו</w:t>
      </w:r>
      <w:r w:rsidRPr="00C52227">
        <w:rPr>
          <w:rStyle w:val="affffe"/>
          <w:spacing w:val="-2"/>
          <w:rtl/>
        </w:rPr>
        <w:t>:</w:t>
      </w:r>
      <w:r w:rsidRPr="00C52227">
        <w:rPr>
          <w:rStyle w:val="affff8"/>
          <w:spacing w:val="-2"/>
          <w:rtl/>
        </w:rPr>
        <w:t xml:space="preserve"> </w:t>
      </w:r>
      <w:r w:rsidRPr="00C52227">
        <w:rPr>
          <w:rFonts w:hint="cs"/>
          <w:spacing w:val="-2"/>
          <w:rtl/>
        </w:rPr>
        <w:t>'</w:t>
      </w:r>
      <w:r w:rsidRPr="00C52227">
        <w:rPr>
          <w:spacing w:val="-2"/>
          <w:rtl/>
        </w:rPr>
        <w:t>כ</w:t>
      </w:r>
      <w:r w:rsidRPr="00C52227">
        <w:rPr>
          <w:rStyle w:val="affff8"/>
          <w:spacing w:val="-2"/>
          <w:rtl/>
        </w:rPr>
        <w:t>ל</w:t>
      </w:r>
      <w:r w:rsidRPr="00C52227">
        <w:rPr>
          <w:rFonts w:hint="cs"/>
          <w:spacing w:val="-2"/>
          <w:rtl/>
        </w:rPr>
        <w:t>'</w:t>
      </w:r>
      <w:r w:rsidRPr="00C52227">
        <w:rPr>
          <w:spacing w:val="-2"/>
          <w:rtl/>
        </w:rPr>
        <w:t>.</w:t>
      </w:r>
    </w:p>
    <w:p w14:paraId="732A56C3" w14:textId="77777777" w:rsidR="00F272C2" w:rsidRDefault="00AC0AF5" w:rsidP="00F272C2">
      <w:pPr>
        <w:pStyle w:val="affff9"/>
        <w:rPr>
          <w:rtl/>
        </w:rPr>
      </w:pPr>
      <w:r w:rsidRPr="00C35A2C">
        <w:rPr>
          <w:rtl/>
        </w:rPr>
        <w:t>שלשה לא שלט בהן יצר הרע</w:t>
      </w:r>
      <w:r w:rsidR="00F272C2">
        <w:rPr>
          <w:rFonts w:hint="cs"/>
          <w:rtl/>
        </w:rPr>
        <w:t>:</w:t>
      </w:r>
    </w:p>
    <w:p w14:paraId="1AD4209E" w14:textId="77777777" w:rsidR="00F272C2" w:rsidRDefault="00AC0AF5" w:rsidP="00F272C2">
      <w:pPr>
        <w:rPr>
          <w:rFonts w:ascii="Fb Fontext" w:hAnsi="Fb Fontext"/>
          <w:rtl/>
        </w:rPr>
      </w:pPr>
      <w:r w:rsidRPr="00C35A2C">
        <w:rPr>
          <w:rFonts w:ascii="Fb Fontext" w:hAnsi="Fb Fontext"/>
          <w:rtl/>
        </w:rPr>
        <w:t xml:space="preserve"> אברהם, יצחק ויעקב, דכתיב בהו:</w:t>
      </w:r>
      <w:r w:rsidRPr="00577F86">
        <w:rPr>
          <w:rStyle w:val="affff8"/>
          <w:rtl/>
        </w:rPr>
        <w:t xml:space="preserve"> </w:t>
      </w:r>
      <w:r w:rsidRPr="00F10693">
        <w:rPr>
          <w:rFonts w:hint="cs"/>
          <w:rtl/>
        </w:rPr>
        <w:t>'</w:t>
      </w:r>
      <w:r w:rsidRPr="00F10693">
        <w:rPr>
          <w:rtl/>
        </w:rPr>
        <w:t>ב</w:t>
      </w:r>
      <w:r w:rsidRPr="00577F86">
        <w:rPr>
          <w:rStyle w:val="affff8"/>
          <w:rtl/>
        </w:rPr>
        <w:t>כל, מכל, כל</w:t>
      </w:r>
      <w:r w:rsidRPr="00F10693">
        <w:rPr>
          <w:rFonts w:hint="cs"/>
          <w:rtl/>
        </w:rPr>
        <w:t>'</w:t>
      </w:r>
      <w:r w:rsidRPr="00F10693">
        <w:rPr>
          <w:rtl/>
        </w:rPr>
        <w:t>.</w:t>
      </w:r>
      <w:r w:rsidR="00F272C2">
        <w:rPr>
          <w:rFonts w:ascii="Fb Fontext" w:hAnsi="Fb Fontext" w:hint="cs"/>
          <w:rtl/>
        </w:rPr>
        <w:t xml:space="preserve"> </w:t>
      </w:r>
    </w:p>
    <w:p w14:paraId="15AB61FD" w14:textId="4F83D18B" w:rsidR="00AC0AF5" w:rsidRPr="00C35A2C" w:rsidRDefault="00F272C2" w:rsidP="00F272C2">
      <w:pPr>
        <w:spacing w:after="60"/>
        <w:rPr>
          <w:rFonts w:ascii="Fb Fontext" w:hAnsi="Fb Fontext" w:cs="Guttman Vilna"/>
          <w:b/>
          <w:bCs/>
          <w:rtl/>
        </w:rPr>
      </w:pPr>
      <w:r w:rsidRPr="00F272C2">
        <w:rPr>
          <w:rStyle w:val="affffe"/>
          <w:rFonts w:hint="cs"/>
          <w:rtl/>
        </w:rPr>
        <w:t>וי</w:t>
      </w:r>
      <w:r w:rsidR="00F10693">
        <w:rPr>
          <w:rStyle w:val="affffe"/>
          <w:rtl/>
        </w:rPr>
        <w:t>"</w:t>
      </w:r>
      <w:r w:rsidRPr="00F272C2">
        <w:rPr>
          <w:rStyle w:val="affffe"/>
          <w:rFonts w:hint="cs"/>
          <w:rtl/>
        </w:rPr>
        <w:t>א</w:t>
      </w:r>
      <w:r>
        <w:rPr>
          <w:rFonts w:ascii="Fb Fontext" w:hAnsi="Fb Fontext" w:hint="cs"/>
          <w:rtl/>
        </w:rPr>
        <w:t xml:space="preserve"> אף דוד ד</w:t>
      </w:r>
      <w:r w:rsidR="00AC0AF5" w:rsidRPr="00F10693">
        <w:rPr>
          <w:rFonts w:hint="cs"/>
          <w:rtl/>
        </w:rPr>
        <w:t>'</w:t>
      </w:r>
      <w:r w:rsidR="00AC0AF5" w:rsidRPr="00F10693">
        <w:rPr>
          <w:rtl/>
        </w:rPr>
        <w:t>ו</w:t>
      </w:r>
      <w:r w:rsidR="00AC0AF5" w:rsidRPr="00577F86">
        <w:rPr>
          <w:rStyle w:val="affff8"/>
          <w:rtl/>
        </w:rPr>
        <w:t>לבי חלל בקרבי</w:t>
      </w:r>
      <w:r w:rsidR="00AC0AF5" w:rsidRPr="00F10693">
        <w:rPr>
          <w:rFonts w:hint="cs"/>
          <w:rtl/>
        </w:rPr>
        <w:t>'</w:t>
      </w:r>
      <w:r w:rsidR="00AC0AF5" w:rsidRPr="00F10693">
        <w:rPr>
          <w:rtl/>
        </w:rPr>
        <w:t>.</w:t>
      </w:r>
      <w:r w:rsidR="00AC0AF5" w:rsidRPr="00C35A2C">
        <w:rPr>
          <w:rFonts w:ascii="Fb Fontext" w:hAnsi="Fb Fontext" w:hint="cs"/>
          <w:rtl/>
        </w:rPr>
        <w:t xml:space="preserve"> - </w:t>
      </w:r>
      <w:r w:rsidR="00AC0AF5" w:rsidRPr="00F272C2">
        <w:rPr>
          <w:rStyle w:val="affffe"/>
          <w:rtl/>
        </w:rPr>
        <w:t>ואידך?</w:t>
      </w:r>
      <w:r w:rsidR="00AC0AF5" w:rsidRPr="00C35A2C">
        <w:rPr>
          <w:rFonts w:ascii="Fb Fontext" w:hAnsi="Fb Fontext"/>
          <w:rtl/>
        </w:rPr>
        <w:t xml:space="preserve"> </w:t>
      </w:r>
      <w:r>
        <w:rPr>
          <w:rFonts w:ascii="Fb Fontext" w:hAnsi="Fb Fontext" w:hint="cs"/>
          <w:rtl/>
        </w:rPr>
        <w:t xml:space="preserve">רק מזכיר צערו </w:t>
      </w:r>
    </w:p>
    <w:p w14:paraId="155586C3" w14:textId="77777777" w:rsidR="00F272C2" w:rsidRDefault="00AC0AF5" w:rsidP="00F272C2">
      <w:pPr>
        <w:pStyle w:val="affff9"/>
        <w:rPr>
          <w:rtl/>
        </w:rPr>
      </w:pPr>
      <w:r w:rsidRPr="00C35A2C">
        <w:rPr>
          <w:rtl/>
        </w:rPr>
        <w:t xml:space="preserve">ששה לא שלט בהן מלאך המות, </w:t>
      </w:r>
    </w:p>
    <w:p w14:paraId="6ADAF030" w14:textId="48F5B60A" w:rsidR="00AC0AF5" w:rsidRPr="00C35A2C" w:rsidRDefault="00AC0AF5" w:rsidP="00AC0AF5">
      <w:pPr>
        <w:rPr>
          <w:rFonts w:ascii="Fb Fontext" w:hAnsi="Fb Fontext"/>
          <w:rtl/>
        </w:rPr>
      </w:pPr>
      <w:r w:rsidRPr="00C35A2C">
        <w:rPr>
          <w:rFonts w:ascii="Fb Fontext" w:hAnsi="Fb Fontext"/>
          <w:sz w:val="32"/>
          <w:rtl/>
        </w:rPr>
        <w:t>ואלו הן: אברהם, יצחק ויעקב, משה, אהרן ומרים.</w:t>
      </w:r>
    </w:p>
    <w:p w14:paraId="61591910" w14:textId="77777777" w:rsidR="00F272C2" w:rsidRDefault="00AC0AF5" w:rsidP="00AC0AF5">
      <w:pPr>
        <w:rPr>
          <w:rFonts w:ascii="Fb Fontext" w:hAnsi="Fb Fontext"/>
          <w:rtl/>
        </w:rPr>
      </w:pPr>
      <w:r w:rsidRPr="00C35A2C">
        <w:rPr>
          <w:rFonts w:ascii="Fb Fontext" w:hAnsi="Fb Fontext"/>
          <w:rtl/>
        </w:rPr>
        <w:t xml:space="preserve">אברהם, יצחק ויעקב, </w:t>
      </w:r>
      <w:r w:rsidR="00F272C2">
        <w:rPr>
          <w:rFonts w:ascii="Fb Fontext" w:hAnsi="Fb Fontext" w:hint="cs"/>
          <w:rtl/>
        </w:rPr>
        <w:t>ד</w:t>
      </w:r>
      <w:r w:rsidRPr="00F10693">
        <w:rPr>
          <w:rFonts w:hint="cs"/>
          <w:rtl/>
        </w:rPr>
        <w:t>'</w:t>
      </w:r>
      <w:r w:rsidRPr="00F10693">
        <w:rPr>
          <w:rtl/>
        </w:rPr>
        <w:t>ב</w:t>
      </w:r>
      <w:r w:rsidRPr="00577F86">
        <w:rPr>
          <w:rStyle w:val="affff8"/>
          <w:rtl/>
        </w:rPr>
        <w:t>כל, מכל כל</w:t>
      </w:r>
      <w:r w:rsidRPr="00F10693">
        <w:rPr>
          <w:rFonts w:hint="cs"/>
          <w:rtl/>
        </w:rPr>
        <w:t>'</w:t>
      </w:r>
      <w:r w:rsidRPr="00F10693">
        <w:rPr>
          <w:rtl/>
        </w:rPr>
        <w:t>.</w:t>
      </w:r>
      <w:r w:rsidRPr="00C35A2C">
        <w:rPr>
          <w:rFonts w:ascii="Fb Fontext" w:hAnsi="Fb Fontext"/>
          <w:rtl/>
        </w:rPr>
        <w:t xml:space="preserve"> </w:t>
      </w:r>
    </w:p>
    <w:p w14:paraId="6C3D5400" w14:textId="367E6AC6" w:rsidR="00AC0AF5" w:rsidRPr="00C35A2C" w:rsidRDefault="00AC0AF5" w:rsidP="00AC0AF5">
      <w:pPr>
        <w:rPr>
          <w:rFonts w:ascii="Fb Fontext" w:hAnsi="Fb Fontext"/>
          <w:rtl/>
        </w:rPr>
      </w:pPr>
      <w:r w:rsidRPr="00C35A2C">
        <w:rPr>
          <w:rFonts w:ascii="Fb Fontext" w:hAnsi="Fb Fontext"/>
          <w:rtl/>
        </w:rPr>
        <w:t xml:space="preserve">משה, אהרן ומרים, </w:t>
      </w:r>
      <w:r w:rsidR="00F272C2">
        <w:rPr>
          <w:rFonts w:ascii="Fb Fontext" w:hAnsi="Fb Fontext" w:hint="cs"/>
          <w:rtl/>
        </w:rPr>
        <w:t>ד</w:t>
      </w:r>
      <w:r w:rsidRPr="00F10693">
        <w:rPr>
          <w:rFonts w:hint="cs"/>
          <w:rtl/>
        </w:rPr>
        <w:t>'</w:t>
      </w:r>
      <w:r w:rsidRPr="00F10693">
        <w:rPr>
          <w:rtl/>
        </w:rPr>
        <w:t>ע</w:t>
      </w:r>
      <w:r w:rsidRPr="00577F86">
        <w:rPr>
          <w:rStyle w:val="affff8"/>
          <w:rtl/>
        </w:rPr>
        <w:t>ל פי ה</w:t>
      </w:r>
      <w:r w:rsidRPr="00F10693">
        <w:rPr>
          <w:rtl/>
        </w:rPr>
        <w:t>'.</w:t>
      </w:r>
    </w:p>
    <w:p w14:paraId="586837C9" w14:textId="46C10027" w:rsidR="00F272C2" w:rsidRPr="00F272C2" w:rsidRDefault="00F272C2" w:rsidP="00F272C2">
      <w:pPr>
        <w:rPr>
          <w:rFonts w:ascii="Fb Fontext" w:hAnsi="Fb Fontext" w:cs="Guttman Vilna"/>
          <w:b/>
          <w:bCs/>
          <w:rtl/>
        </w:rPr>
      </w:pPr>
      <w:r>
        <w:rPr>
          <w:rFonts w:ascii="Fb Fontext" w:hAnsi="Fb Fontext" w:hint="cs"/>
          <w:rtl/>
        </w:rPr>
        <w:t xml:space="preserve">מרים </w:t>
      </w:r>
      <w:r w:rsidR="008F7407">
        <w:rPr>
          <w:rFonts w:ascii="Fb Fontext" w:hAnsi="Fb Fontext" w:hint="cs"/>
          <w:rtl/>
        </w:rPr>
        <w:t xml:space="preserve">- </w:t>
      </w:r>
      <w:r w:rsidR="00AC0AF5" w:rsidRPr="00F272C2">
        <w:rPr>
          <w:rStyle w:val="affff8"/>
          <w:rtl/>
        </w:rPr>
        <w:t>שם שם</w:t>
      </w:r>
      <w:r w:rsidR="00AC0AF5" w:rsidRPr="00C35A2C">
        <w:rPr>
          <w:rFonts w:ascii="Fb Fontext" w:hAnsi="Fb Fontext"/>
          <w:rtl/>
        </w:rPr>
        <w:t xml:space="preserve"> ממשה, </w:t>
      </w:r>
      <w:r w:rsidR="00AC0AF5" w:rsidRPr="00F272C2">
        <w:rPr>
          <w:rStyle w:val="affffe"/>
          <w:rtl/>
        </w:rPr>
        <w:t>ולא נאמר בה</w:t>
      </w:r>
      <w:r w:rsidR="00AC0AF5" w:rsidRPr="00C35A2C">
        <w:rPr>
          <w:rFonts w:ascii="Fb Fontext" w:hAnsi="Fb Fontext"/>
          <w:rtl/>
        </w:rPr>
        <w:t xml:space="preserve"> </w:t>
      </w:r>
      <w:r w:rsidR="00AC0AF5" w:rsidRPr="00F272C2">
        <w:rPr>
          <w:rStyle w:val="affff8"/>
          <w:rtl/>
        </w:rPr>
        <w:t>על פי ה</w:t>
      </w:r>
      <w:r w:rsidR="00AC0AF5" w:rsidRPr="00F10693">
        <w:rPr>
          <w:rtl/>
        </w:rPr>
        <w:t>'</w:t>
      </w:r>
      <w:r w:rsidR="00AC0AF5" w:rsidRPr="00C35A2C">
        <w:rPr>
          <w:rFonts w:ascii="Fb Fontext" w:hAnsi="Fb Fontext"/>
          <w:rtl/>
        </w:rPr>
        <w:t xml:space="preserve"> שגנאי לומר</w:t>
      </w:r>
      <w:r w:rsidR="008F7407">
        <w:rPr>
          <w:rFonts w:ascii="Fb Fontext" w:hAnsi="Fb Fontext" w:hint="cs"/>
          <w:rtl/>
        </w:rPr>
        <w:t xml:space="preserve"> כן</w:t>
      </w:r>
      <w:r w:rsidR="00AC0AF5" w:rsidRPr="00C35A2C">
        <w:rPr>
          <w:rFonts w:ascii="Fb Fontext" w:hAnsi="Fb Fontext"/>
          <w:rtl/>
        </w:rPr>
        <w:t>.</w:t>
      </w:r>
    </w:p>
    <w:p w14:paraId="154B89C9" w14:textId="77777777" w:rsidR="00F272C2" w:rsidRDefault="00AC0AF5" w:rsidP="00F272C2">
      <w:pPr>
        <w:pStyle w:val="affff9"/>
        <w:rPr>
          <w:rtl/>
        </w:rPr>
      </w:pPr>
      <w:r w:rsidRPr="00C35A2C">
        <w:rPr>
          <w:rFonts w:hint="cs"/>
          <w:rtl/>
        </w:rPr>
        <w:t>ז</w:t>
      </w:r>
      <w:r w:rsidRPr="00F10693">
        <w:rPr>
          <w:rFonts w:hint="cs"/>
          <w:rtl/>
        </w:rPr>
        <w:t>'</w:t>
      </w:r>
      <w:r w:rsidRPr="00F10693">
        <w:rPr>
          <w:rtl/>
        </w:rPr>
        <w:t xml:space="preserve"> </w:t>
      </w:r>
      <w:r w:rsidRPr="00C35A2C">
        <w:rPr>
          <w:rtl/>
        </w:rPr>
        <w:t xml:space="preserve">לא שלט בהן רמה ותולעה, </w:t>
      </w:r>
    </w:p>
    <w:p w14:paraId="3677823B" w14:textId="77777777" w:rsidR="00A60B62" w:rsidRDefault="00AC0AF5" w:rsidP="00AC0AF5">
      <w:pPr>
        <w:rPr>
          <w:rtl/>
        </w:rPr>
      </w:pPr>
      <w:r w:rsidRPr="00C35A2C">
        <w:rPr>
          <w:rtl/>
        </w:rPr>
        <w:t xml:space="preserve">אברהם, יצחק ויעקב, </w:t>
      </w:r>
      <w:r w:rsidRPr="00577F86">
        <w:rPr>
          <w:rStyle w:val="affff8"/>
          <w:rtl/>
        </w:rPr>
        <w:t>ד</w:t>
      </w:r>
      <w:r w:rsidRPr="00F10693">
        <w:rPr>
          <w:rFonts w:hint="cs"/>
          <w:rtl/>
        </w:rPr>
        <w:t>'</w:t>
      </w:r>
      <w:r w:rsidRPr="00F10693">
        <w:rPr>
          <w:rtl/>
        </w:rPr>
        <w:t>ב</w:t>
      </w:r>
      <w:r w:rsidRPr="00577F86">
        <w:rPr>
          <w:rStyle w:val="affff8"/>
          <w:rtl/>
        </w:rPr>
        <w:t>כל, מכל, כל</w:t>
      </w:r>
      <w:r w:rsidRPr="00F10693">
        <w:rPr>
          <w:rFonts w:hint="cs"/>
          <w:rtl/>
        </w:rPr>
        <w:t>'</w:t>
      </w:r>
      <w:r w:rsidRPr="00F10693">
        <w:rPr>
          <w:rtl/>
        </w:rPr>
        <w:t>.</w:t>
      </w:r>
      <w:r w:rsidRPr="00C35A2C">
        <w:rPr>
          <w:rtl/>
        </w:rPr>
        <w:t xml:space="preserve"> </w:t>
      </w:r>
    </w:p>
    <w:p w14:paraId="7852EB34" w14:textId="5DDE5BE0" w:rsidR="00A60B62" w:rsidRDefault="00AC0AF5" w:rsidP="00AC0AF5">
      <w:pPr>
        <w:rPr>
          <w:rtl/>
        </w:rPr>
      </w:pPr>
      <w:r w:rsidRPr="00C35A2C">
        <w:rPr>
          <w:rtl/>
        </w:rPr>
        <w:t xml:space="preserve">משה, אהרן ומרים, </w:t>
      </w:r>
      <w:r w:rsidRPr="00577F86">
        <w:rPr>
          <w:rStyle w:val="affff8"/>
          <w:rtl/>
        </w:rPr>
        <w:t>ד</w:t>
      </w:r>
      <w:r w:rsidRPr="00F10693">
        <w:rPr>
          <w:rFonts w:hint="cs"/>
          <w:rtl/>
        </w:rPr>
        <w:t>'</w:t>
      </w:r>
      <w:r w:rsidRPr="00F10693">
        <w:rPr>
          <w:rtl/>
        </w:rPr>
        <w:t>ע</w:t>
      </w:r>
      <w:r w:rsidRPr="00577F86">
        <w:rPr>
          <w:rStyle w:val="affff8"/>
          <w:rtl/>
        </w:rPr>
        <w:t>"פ ה</w:t>
      </w:r>
      <w:r w:rsidRPr="00F10693">
        <w:rPr>
          <w:rtl/>
        </w:rPr>
        <w:t>'.</w:t>
      </w:r>
      <w:r w:rsidRPr="00C35A2C">
        <w:rPr>
          <w:rtl/>
        </w:rPr>
        <w:t xml:space="preserve"> </w:t>
      </w:r>
    </w:p>
    <w:p w14:paraId="5A1AD0B3" w14:textId="4E8D783C" w:rsidR="00C52227" w:rsidRDefault="00AC0AF5" w:rsidP="00C52227">
      <w:pPr>
        <w:rPr>
          <w:rStyle w:val="affff8"/>
          <w:rtl/>
        </w:rPr>
      </w:pPr>
      <w:r w:rsidRPr="00C35A2C">
        <w:rPr>
          <w:rtl/>
        </w:rPr>
        <w:t xml:space="preserve">בנימין בן יעקב, </w:t>
      </w:r>
      <w:r w:rsidRPr="00577F86">
        <w:rPr>
          <w:rStyle w:val="affff8"/>
          <w:rtl/>
        </w:rPr>
        <w:t>ד</w:t>
      </w:r>
      <w:r w:rsidRPr="00F10693">
        <w:rPr>
          <w:rFonts w:hint="cs"/>
          <w:rtl/>
        </w:rPr>
        <w:t>'</w:t>
      </w:r>
      <w:r w:rsidRPr="00F10693">
        <w:rPr>
          <w:rtl/>
        </w:rPr>
        <w:t>ו</w:t>
      </w:r>
      <w:r w:rsidR="00C52227">
        <w:rPr>
          <w:rStyle w:val="affff8"/>
          <w:rtl/>
        </w:rPr>
        <w:t>לְבִנְיָמִן אָמַ</w:t>
      </w:r>
      <w:r w:rsidRPr="00577F86">
        <w:rPr>
          <w:rStyle w:val="affff8"/>
          <w:rtl/>
        </w:rPr>
        <w:t>ר</w:t>
      </w:r>
      <w:r w:rsidR="00C52227">
        <w:rPr>
          <w:rStyle w:val="affff8"/>
          <w:rtl/>
        </w:rPr>
        <w:t xml:space="preserve"> יְדִיד יְהֹוָה יִשְׁכֹּן לָבֶטַח עָלָיו</w:t>
      </w:r>
      <w:r w:rsidR="00C52227">
        <w:rPr>
          <w:rStyle w:val="affff8"/>
          <w:rFonts w:hint="cs"/>
          <w:rtl/>
        </w:rPr>
        <w:t>'</w:t>
      </w:r>
      <w:r w:rsidR="00C52227">
        <w:rPr>
          <w:rStyle w:val="affff8"/>
          <w:rtl/>
        </w:rPr>
        <w:t xml:space="preserve"> </w:t>
      </w:r>
    </w:p>
    <w:p w14:paraId="731B77AC" w14:textId="77777777" w:rsidR="00A60B62" w:rsidRDefault="00AC0AF5" w:rsidP="00A60B62">
      <w:pPr>
        <w:pStyle w:val="36"/>
        <w:framePr w:wrap="notBeside"/>
        <w:rPr>
          <w:rFonts w:ascii="Fb Fontext" w:hAnsi="Fb Fontext"/>
          <w:rtl/>
        </w:rPr>
      </w:pPr>
      <w:r w:rsidRPr="00F272C2">
        <w:rPr>
          <w:rStyle w:val="affffe"/>
          <w:rtl/>
        </w:rPr>
        <w:t>וי"א:</w:t>
      </w:r>
    </w:p>
    <w:p w14:paraId="218A7AFD" w14:textId="386B2FAD" w:rsidR="00F272C2" w:rsidRPr="00A60B62" w:rsidRDefault="00AC0AF5" w:rsidP="00A60B62">
      <w:pPr>
        <w:rPr>
          <w:rStyle w:val="afff8"/>
          <w:rFonts w:cs="FrankRuehl"/>
          <w:bCs/>
          <w:sz w:val="18"/>
          <w:szCs w:val="18"/>
          <w:rtl/>
        </w:rPr>
      </w:pPr>
      <w:r w:rsidRPr="00C35A2C">
        <w:rPr>
          <w:rFonts w:ascii="Fb Fontext" w:hAnsi="Fb Fontext"/>
          <w:rtl/>
        </w:rPr>
        <w:t xml:space="preserve">אף דוד, </w:t>
      </w:r>
      <w:r w:rsidRPr="00577F86">
        <w:rPr>
          <w:rStyle w:val="affff8"/>
          <w:rtl/>
        </w:rPr>
        <w:t>ד</w:t>
      </w:r>
      <w:r w:rsidRPr="00F10693">
        <w:rPr>
          <w:rFonts w:hint="cs"/>
          <w:rtl/>
        </w:rPr>
        <w:t>'</w:t>
      </w:r>
      <w:r w:rsidR="00C52227">
        <w:rPr>
          <w:rtl/>
        </w:rPr>
        <w:t>אַ</w:t>
      </w:r>
      <w:r w:rsidR="00C52227">
        <w:rPr>
          <w:rStyle w:val="affff8"/>
          <w:rtl/>
        </w:rPr>
        <w:t>ף בְּשָׂרִי יִשְׁכֹּן לָבֶטַ</w:t>
      </w:r>
      <w:r w:rsidRPr="00577F86">
        <w:rPr>
          <w:rStyle w:val="affff8"/>
          <w:rtl/>
        </w:rPr>
        <w:t>ח</w:t>
      </w:r>
      <w:r w:rsidRPr="00F10693">
        <w:rPr>
          <w:rFonts w:hint="cs"/>
          <w:rtl/>
        </w:rPr>
        <w:t>'</w:t>
      </w:r>
      <w:r w:rsidRPr="00F10693">
        <w:rPr>
          <w:rtl/>
        </w:rPr>
        <w:t>.</w:t>
      </w:r>
      <w:r w:rsidRPr="00C35A2C">
        <w:rPr>
          <w:rFonts w:ascii="Fb Fontext" w:hAnsi="Fb Fontext" w:hint="cs"/>
          <w:rtl/>
        </w:rPr>
        <w:t xml:space="preserve"> </w:t>
      </w:r>
      <w:r w:rsidRPr="00F272C2">
        <w:rPr>
          <w:rStyle w:val="affffe"/>
          <w:rtl/>
        </w:rPr>
        <w:t>ואידך?</w:t>
      </w:r>
      <w:r w:rsidRPr="00C35A2C">
        <w:rPr>
          <w:rFonts w:ascii="Fb Fontext" w:hAnsi="Fb Fontext"/>
          <w:rtl/>
        </w:rPr>
        <w:t xml:space="preserve"> ההוא רחמי הוא </w:t>
      </w:r>
      <w:r>
        <w:rPr>
          <w:rFonts w:ascii="Fb Fontext" w:hAnsi="Fb Fontext"/>
          <w:rtl/>
        </w:rPr>
        <w:t>ד</w:t>
      </w:r>
      <w:r w:rsidRPr="00C35A2C">
        <w:rPr>
          <w:rFonts w:ascii="Fb Fontext" w:hAnsi="Fb Fontext"/>
          <w:rtl/>
        </w:rPr>
        <w:t>בעי.</w:t>
      </w:r>
    </w:p>
    <w:p w14:paraId="541F9B66" w14:textId="77777777" w:rsidR="00F272C2" w:rsidRDefault="00AC0AF5" w:rsidP="00F272C2">
      <w:pPr>
        <w:pStyle w:val="affff9"/>
        <w:rPr>
          <w:rtl/>
        </w:rPr>
      </w:pPr>
      <w:r w:rsidRPr="00C35A2C">
        <w:rPr>
          <w:rFonts w:hint="cs"/>
          <w:rtl/>
        </w:rPr>
        <w:t>ד</w:t>
      </w:r>
      <w:r w:rsidRPr="00F10693">
        <w:rPr>
          <w:rFonts w:hint="cs"/>
          <w:rtl/>
        </w:rPr>
        <w:t xml:space="preserve">' </w:t>
      </w:r>
      <w:r w:rsidRPr="00C35A2C">
        <w:rPr>
          <w:rtl/>
        </w:rPr>
        <w:t xml:space="preserve">מתו בעטיו של נחש, </w:t>
      </w:r>
    </w:p>
    <w:p w14:paraId="2870DEEB" w14:textId="6B4092F2" w:rsidR="00AC0AF5" w:rsidRPr="00C52227" w:rsidRDefault="00AC0AF5" w:rsidP="00AC0AF5">
      <w:pPr>
        <w:rPr>
          <w:rFonts w:ascii="Fb Fontext" w:hAnsi="Fb Fontext"/>
          <w:spacing w:val="-2"/>
          <w:rtl/>
        </w:rPr>
      </w:pPr>
      <w:r w:rsidRPr="00C52227">
        <w:rPr>
          <w:rFonts w:ascii="Fb Fontext" w:hAnsi="Fb Fontext"/>
          <w:spacing w:val="-2"/>
          <w:rtl/>
        </w:rPr>
        <w:t>בנימין בן יעקב, ועמרם אבי משה, וישי אבי דוד, וכלאב בן דוד.</w:t>
      </w:r>
    </w:p>
    <w:p w14:paraId="3AEA9BEB" w14:textId="4840C92A" w:rsidR="00C52227" w:rsidRPr="00C52227" w:rsidRDefault="00AC0AF5" w:rsidP="00C52227">
      <w:pPr>
        <w:pStyle w:val="36"/>
        <w:framePr w:wrap="notBeside"/>
        <w:rPr>
          <w:rtl/>
        </w:rPr>
      </w:pPr>
      <w:r w:rsidRPr="00C52227">
        <w:rPr>
          <w:rtl/>
        </w:rPr>
        <w:t>וכולהו גמרא</w:t>
      </w:r>
      <w:r w:rsidR="00C52227">
        <w:rPr>
          <w:rFonts w:hint="cs"/>
          <w:rtl/>
        </w:rPr>
        <w:t>:</w:t>
      </w:r>
    </w:p>
    <w:p w14:paraId="0D249A71" w14:textId="431F07F4" w:rsidR="00AC0AF5" w:rsidRPr="00C35A2C" w:rsidRDefault="008F7407" w:rsidP="00AC0AF5">
      <w:pPr>
        <w:rPr>
          <w:rFonts w:ascii="Fb Fontext" w:hAnsi="Fb Fontext"/>
          <w:rtl/>
        </w:rPr>
      </w:pPr>
      <w:r>
        <w:rPr>
          <w:rFonts w:ascii="Fb Fontext" w:hAnsi="Fb Fontext" w:hint="cs"/>
          <w:rtl/>
        </w:rPr>
        <w:lastRenderedPageBreak/>
        <w:t xml:space="preserve">חוץ </w:t>
      </w:r>
      <w:r w:rsidR="00AC0AF5" w:rsidRPr="00C35A2C">
        <w:rPr>
          <w:rFonts w:ascii="Fb Fontext" w:hAnsi="Fb Fontext"/>
          <w:rtl/>
        </w:rPr>
        <w:t xml:space="preserve">מישי אבי דוד דמפרש </w:t>
      </w:r>
      <w:r w:rsidR="00AC0AF5" w:rsidRPr="00577F86">
        <w:rPr>
          <w:rStyle w:val="affff8"/>
          <w:rFonts w:hint="cs"/>
          <w:rtl/>
        </w:rPr>
        <w:t>ד</w:t>
      </w:r>
      <w:r w:rsidR="00AC0AF5" w:rsidRPr="00F10693">
        <w:rPr>
          <w:rFonts w:hint="cs"/>
          <w:rtl/>
        </w:rPr>
        <w:t>'</w:t>
      </w:r>
      <w:r w:rsidR="00C52227">
        <w:rPr>
          <w:rtl/>
        </w:rPr>
        <w:t>וְ</w:t>
      </w:r>
      <w:r w:rsidR="00C52227">
        <w:rPr>
          <w:rStyle w:val="affff8"/>
          <w:rtl/>
        </w:rPr>
        <w:t>אֶת עֲמָשָׂא שָׂ</w:t>
      </w:r>
      <w:r w:rsidR="00AC0AF5" w:rsidRPr="00577F86">
        <w:rPr>
          <w:rStyle w:val="affff8"/>
          <w:rtl/>
        </w:rPr>
        <w:t>ם</w:t>
      </w:r>
      <w:r w:rsidR="00C52227">
        <w:rPr>
          <w:rStyle w:val="affff8"/>
          <w:rtl/>
        </w:rPr>
        <w:t xml:space="preserve"> אַבְשָׁלֹם תַּחַת יוֹאָב עַל הַצָּבָא וַעֲמָשָׂא בֶן אִישׁ וּשְׁמוֹ יִתְרָא הַיִּשְׂרְאֵלִי אֲשֶׁר בָּא אֶל אֲבִיגַל בַּת נָחָשׁ אֲחוֹת צְרוּיָה אֵם יוֹאָב</w:t>
      </w:r>
      <w:r w:rsidR="00C52227">
        <w:rPr>
          <w:rFonts w:hint="cs"/>
          <w:rtl/>
        </w:rPr>
        <w:t xml:space="preserve"> </w:t>
      </w:r>
      <w:r w:rsidR="00C52227">
        <w:rPr>
          <w:rtl/>
        </w:rPr>
        <w:tab/>
      </w:r>
      <w:r w:rsidR="00AC0AF5" w:rsidRPr="00F10693">
        <w:rPr>
          <w:rFonts w:hint="cs"/>
          <w:rtl/>
        </w:rPr>
        <w:t>-</w:t>
      </w:r>
      <w:r w:rsidR="00AC0AF5" w:rsidRPr="006765C4">
        <w:rPr>
          <w:rFonts w:ascii="Fb Fontext" w:hAnsi="Fb Fontext"/>
          <w:spacing w:val="-2"/>
          <w:rtl/>
        </w:rPr>
        <w:t xml:space="preserve"> שמת בעטיו של נחש.</w:t>
      </w:r>
    </w:p>
    <w:p w14:paraId="504595F3" w14:textId="1FEA952E" w:rsidR="00AC0AF5" w:rsidRPr="001B450D" w:rsidRDefault="001B450D" w:rsidP="00AC0AF5">
      <w:pPr>
        <w:pStyle w:val="aff9"/>
        <w:rPr>
          <w:del w:id="90034" w:author="מנוע עיצוב" w:date="2026-10-08T11:01:28Z"/>
          <w:rtl/>
        </w:rPr>
      </w:pPr>
      <w:del w:id="90033" w:author="מנוע עיצוב" w:date="2026-10-08T11:01:28Z">
        <w:r w:rsidRPr="001B450D">
          <w:rPr>
            <w:rFonts w:hint="cs"/>
            <w:rtl/>
          </w:rPr>
          <w:delText xml:space="preserve">***</w:delText>
        </w:r>
      </w:del>
    </w:p>
    <w:p w14:paraId="5E10B1CA" w14:textId="1F0CC3DE" w:rsidR="00AC0AF5" w:rsidRDefault="0095343A" w:rsidP="00C52227">
      <w:pPr>
        <w:pStyle w:val="afff9"/>
        <w:rPr>
          <w:rStyle w:val="afff8"/>
          <w:rFonts w:ascii="BA Or Tzadikim Regular" w:hAnsi="BA Or Tzadikim Regular" w:cs="BA Or Tzadikim Regular"/>
          <w:b/>
          <w:sz w:val="18"/>
          <w:szCs w:val="18"/>
          <w:rtl/>
        </w:rPr>
      </w:pPr>
      <w:r>
        <w:rPr>
          <w:rStyle w:val="afff8"/>
          <w:rFonts w:ascii="BA Or Tzadikim Regular" w:hAnsi="BA Or Tzadikim Regular" w:cs="BA Or Tzadikim Regular"/>
          <w:b/>
          <w:sz w:val="18"/>
          <w:szCs w:val="18"/>
        </w:rPr>
        <w:t>FGH</w:t>
      </w:r>
      <w:r w:rsidR="00AC0AF5" w:rsidRPr="00C52227">
        <w:rPr>
          <w:rStyle w:val="afff8"/>
          <w:rFonts w:ascii="BA Or Tzadikim Regular" w:hAnsi="BA Or Tzadikim Regular" w:cs="BA Or Tzadikim Regular"/>
          <w:b/>
          <w:sz w:val="18"/>
          <w:szCs w:val="18"/>
          <w:rtl/>
        </w:rPr>
        <w:t>הדר</w:t>
      </w:r>
      <w:r>
        <w:rPr>
          <w:rStyle w:val="afff8"/>
          <w:rFonts w:ascii="BA Or Tzadikim Regular" w:hAnsi="BA Or Tzadikim Regular" w:cs="BA Or Tzadikim Regular" w:hint="cs"/>
          <w:b/>
          <w:sz w:val="18"/>
          <w:szCs w:val="18"/>
          <w:rtl/>
        </w:rPr>
        <w:t>+</w:t>
      </w:r>
      <w:r w:rsidR="00AC0AF5" w:rsidRPr="00C52227">
        <w:rPr>
          <w:rStyle w:val="afff8"/>
          <w:rFonts w:ascii="BA Or Tzadikim Regular" w:hAnsi="BA Or Tzadikim Regular" w:cs="BA Or Tzadikim Regular"/>
          <w:b/>
          <w:sz w:val="18"/>
          <w:szCs w:val="18"/>
          <w:rtl/>
        </w:rPr>
        <w:t>ן עלך ה</w:t>
      </w:r>
      <w:r>
        <w:rPr>
          <w:rStyle w:val="afff8"/>
          <w:rFonts w:ascii="BA Or Tzadikim Regular" w:hAnsi="BA Or Tzadikim Regular" w:cs="BA Or Tzadikim Regular" w:hint="cs"/>
          <w:b/>
          <w:sz w:val="18"/>
          <w:szCs w:val="18"/>
          <w:rtl/>
        </w:rPr>
        <w:t>+</w:t>
      </w:r>
      <w:r w:rsidR="00AC0AF5" w:rsidRPr="00C52227">
        <w:rPr>
          <w:rStyle w:val="afff8"/>
          <w:rFonts w:ascii="BA Or Tzadikim Regular" w:hAnsi="BA Or Tzadikim Regular" w:cs="BA Or Tzadikim Regular"/>
          <w:b/>
          <w:sz w:val="18"/>
          <w:szCs w:val="18"/>
          <w:rtl/>
        </w:rPr>
        <w:t>שות</w:t>
      </w:r>
      <w:r>
        <w:rPr>
          <w:rStyle w:val="afff8"/>
          <w:rFonts w:ascii="BA Or Tzadikim Regular" w:hAnsi="BA Or Tzadikim Regular" w:cs="BA Or Tzadikim Regular" w:hint="cs"/>
          <w:b/>
          <w:sz w:val="18"/>
          <w:szCs w:val="18"/>
          <w:rtl/>
        </w:rPr>
        <w:t>+</w:t>
      </w:r>
      <w:r w:rsidR="00AC0AF5" w:rsidRPr="00C52227">
        <w:rPr>
          <w:rStyle w:val="afff8"/>
          <w:rFonts w:ascii="BA Or Tzadikim Regular" w:hAnsi="BA Or Tzadikim Regular" w:cs="BA Or Tzadikim Regular"/>
          <w:b/>
          <w:sz w:val="18"/>
          <w:szCs w:val="18"/>
          <w:rtl/>
        </w:rPr>
        <w:t>פין.</w:t>
      </w:r>
      <w:r>
        <w:rPr>
          <w:rStyle w:val="afff8"/>
          <w:rFonts w:ascii="BA Or Tzadikim Regular" w:hAnsi="BA Or Tzadikim Regular" w:cs="BA Or Tzadikim Regular"/>
          <w:b/>
          <w:sz w:val="18"/>
          <w:szCs w:val="18"/>
        </w:rPr>
        <w:t>CGE</w:t>
      </w:r>
    </w:p>
    <w:p w14:paraId="761950B8" w14:textId="77777777" w:rsidR="00C52227" w:rsidRDefault="00C52227" w:rsidP="00C52227">
      <w:pPr>
        <w:pStyle w:val="afff9"/>
        <w:rPr>
          <w:rStyle w:val="afff8"/>
          <w:rFonts w:ascii="BA Or Tzadikim Regular" w:hAnsi="BA Or Tzadikim Regular" w:cs="BA Or Tzadikim Regular"/>
          <w:b/>
          <w:sz w:val="18"/>
          <w:szCs w:val="18"/>
          <w:rtl/>
        </w:rPr>
      </w:pPr>
    </w:p>
    <w:p w14:paraId="41818E17" w14:textId="77777777" w:rsidR="00AC0AF5" w:rsidRDefault="00AC0AF5" w:rsidP="00AC0AF5">
      <w:pPr>
        <w:pStyle w:val="afff0"/>
        <w:framePr w:wrap="around"/>
        <w:spacing w:line="276" w:lineRule="auto"/>
        <w:rPr>
          <w:del w:id="41029" w:author="Claude" w:date="2026-10-07T09:24:35Z"/>
          <w:rFonts w:ascii="Fb Fontext" w:hAnsi="Fb Fontext"/>
          <w:rtl/>
        </w:rPr>
      </w:pPr>
      <w:del w:id="41028" w:author="Claude" w:date="2026-10-07T09:24:35Z">
        <w:r w:rsidRPr="00C35A2C">
          <w:rPr>
            <w:rFonts w:ascii="Fb Fontext" w:hAnsi="Fb Fontext" w:hint="cs"/>
            <w:rtl/>
          </w:rPr>
          <w:lastRenderedPageBreak/>
          <w:delText xml:space="preserve">פרק שני</w:delText>
        </w:r>
      </w:del>
    </w:p>
    <w:p w14:paraId="2234DDED" w14:textId="77777777" w:rsidR="00AC0AF5" w:rsidRDefault="00AC0AF5" w:rsidP="00AC0AF5">
      <w:pPr>
        <w:pStyle w:val="afff1"/>
        <w:framePr w:wrap="around"/>
        <w:spacing w:line="276" w:lineRule="auto"/>
        <w:rPr>
          <w:del w:id="41031" w:author="Claude" w:date="2026-10-07T09:24:35Z"/>
          <w:rStyle w:val="afff8"/>
          <w:rtl/>
        </w:rPr>
      </w:pPr>
      <w:del w:id="41030" w:author="Claude" w:date="2026-10-07T09:24:35Z">
        <w:r w:rsidRPr="00C35A2C">
          <w:rPr>
            <w:rStyle w:val="afff8"/>
            <w:rFonts w:hint="cs"/>
            <w:rtl/>
          </w:rPr>
          <w:delText xml:space="preserve">לא יחפור</w:delText>
        </w:r>
      </w:del>
    </w:p>
    <w:p>
      <w:pPr>
        <w:pStyle w:val="Hadran"/>
        <w:rPr>
          <w:ins w:id="91211" w:author="Claude" w:date="2026-10-08T08:34:53Z"/>
        </w:rPr>
      </w:pPr>
      <w:ins w:id="91210" w:author="Claude" w:date="2026-10-08T08:34:53Z">
        <w:r>
          <w:rPr>
            <w:rFonts w:hint="cs"/>
            <w:rtl/>
          </w:rPr>
          <w:t xml:space="preserve">הדרן עלך השותפין</w:t>
        </w:r>
      </w:ins>
    </w:p>
    <w:p w14:paraId="61329135" w14:textId="77777777" w:rsidR="00AC0AF5" w:rsidRPr="00C35A2C" w:rsidRDefault="00AC0AF5" w:rsidP="00AC0AF5">
      <w:pPr>
        <w:pStyle w:val="afff2"/>
        <w:framePr w:wrap="around"/>
        <w:spacing w:after="0" w:line="276" w:lineRule="auto"/>
        <w:rPr>
          <w:rStyle w:val="afff8"/>
          <w:rtl/>
        </w:rPr>
      </w:pPr>
      <w:r w:rsidRPr="00C35A2C">
        <w:rPr>
          <w:rStyle w:val="afff8"/>
          <w:rFonts w:hint="cs"/>
          <w:rtl/>
        </w:rPr>
        <w:t>יז:- כח.</w:t>
      </w:r>
    </w:p>
    <w:p>
      <w:pPr>
        <w:pStyle w:val="PetichatPerek"/>
        <w:rPr>
          <w:ins w:id="41027" w:author="Claude" w:date="2026-10-07T09:24:35Z"/>
        </w:rPr>
      </w:pPr>
      <w:ins w:id="41026" w:author="Claude" w:date="2026-10-07T09:24:35Z">
        <w:r>
          <w:rPr>
            <w:rFonts w:ascii="Fb Fontext" w:hAnsi="Fb Fontext" w:hint="cs"/>
            <w:rtl/>
          </w:rPr>
          <w:t xml:space="preserve">פרק שני</w:t>
        </w:r>
        <w:r>
          <w:rPr>
            <w:rFonts w:ascii="Fb Fontext" w:hAnsi="Fb Fontext" w:hint="cs"/>
            <w:rtl/>
          </w:rPr>
          <w:t xml:space="preserve"> - </w:t>
        </w:r>
        <w:r>
          <w:rPr>
            <w:rStyle w:val="afff8"/>
            <w:rFonts w:hint="cs"/>
            <w:rtl/>
          </w:rPr>
          <w:t xml:space="preserve">לא יחפור</w:t>
        </w:r>
      </w:ins>
    </w:p>
    <w:p w14:paraId="6BF97C5D" w14:textId="77777777" w:rsidR="00AC0AF5" w:rsidRPr="00A60B62" w:rsidRDefault="00AC0AF5" w:rsidP="00A60B62">
      <w:pPr>
        <w:pStyle w:val="affffb"/>
        <w:framePr w:wrap="around"/>
        <w:rPr>
          <w:rtl/>
        </w:rPr>
      </w:pPr>
      <w:bookmarkStart w:id="9" w:name="_Hlk172194646"/>
      <w:del w:id="20233" w:author="קלוד" w:date="2026-10-06T10:07:33Z">
        <w:r>
          <w:rPr>
            <w:rFonts w:hint="cs"/>
            <w:rtl/>
          </w:rPr>
          <w:delText xml:space="preserve">משנה</w:delText>
        </w:r>
      </w:del>
      <w:ins w:id="20234" w:author="קלוד" w:date="2026-10-06T10:07:33Z">
        <w:r>
          <w:rPr>
            <w:rFonts w:hint="cs"/>
            <w:rtl/>
          </w:rPr>
          <w:t xml:space="preserve">משנה א</w:t>
        </w:r>
      </w:ins>
    </w:p>
    <w:p w14:paraId="69F3238F" w14:textId="0F804365" w:rsidR="00AC0AF5" w:rsidRPr="00A60B62" w:rsidRDefault="00AC0AF5" w:rsidP="00DB3591">
      <w:pPr>
        <w:pStyle w:val="afff3"/>
        <w:rPr>
          <w:rtl/>
        </w:rPr>
      </w:pPr>
      <w:r w:rsidRPr="00DB3591">
        <w:rPr>
          <w:rFonts w:cs="BA TM • Vilna Extra-Bold" w:hint="cs"/>
          <w:bCs/>
          <w:rtl/>
        </w:rPr>
        <w:t>לא</w:t>
      </w:r>
      <w:r w:rsidRPr="00DB3591">
        <w:rPr>
          <w:rFonts w:cs="BA TM • Vilna Extra-Bold"/>
          <w:bCs/>
          <w:rtl/>
        </w:rPr>
        <w:t xml:space="preserve"> </w:t>
      </w:r>
      <w:r w:rsidRPr="00DB3591">
        <w:rPr>
          <w:rFonts w:cs="BA TM • Vilna Extra-Bold" w:hint="cs"/>
          <w:bCs/>
          <w:rtl/>
        </w:rPr>
        <w:t>יחפור</w:t>
      </w:r>
      <w:r w:rsidRPr="00DB3591">
        <w:rPr>
          <w:rFonts w:cs="BA TM • Vilna Extra-Bold"/>
          <w:bCs/>
          <w:rtl/>
        </w:rPr>
        <w:t xml:space="preserve"> </w:t>
      </w:r>
      <w:r w:rsidRPr="00DB3591">
        <w:rPr>
          <w:rFonts w:cs="BA TM • Vilna Extra-Bold" w:hint="cs"/>
          <w:bCs/>
          <w:rtl/>
        </w:rPr>
        <w:t>בור</w:t>
      </w:r>
      <w:r w:rsidRPr="00DB3591">
        <w:rPr>
          <w:rFonts w:cs="BA TM • Vilna Extra-Bold"/>
          <w:bCs/>
          <w:rtl/>
        </w:rPr>
        <w:t xml:space="preserve"> </w:t>
      </w:r>
      <w:r w:rsidRPr="00DB3591">
        <w:rPr>
          <w:rFonts w:cs="BA TM • Vilna Extra-Bold" w:hint="cs"/>
          <w:bCs/>
          <w:rtl/>
        </w:rPr>
        <w:t>סמוך</w:t>
      </w:r>
      <w:r w:rsidRPr="00DB3591">
        <w:rPr>
          <w:rFonts w:cs="BA TM • Vilna Extra-Bold"/>
          <w:bCs/>
          <w:rtl/>
        </w:rPr>
        <w:t xml:space="preserve"> </w:t>
      </w:r>
      <w:r w:rsidRPr="00DB3591">
        <w:rPr>
          <w:rFonts w:cs="BA TM • Vilna Extra-Bold" w:hint="cs"/>
          <w:bCs/>
          <w:rtl/>
        </w:rPr>
        <w:t>לבורו</w:t>
      </w:r>
      <w:r w:rsidRPr="00DB3591">
        <w:rPr>
          <w:rFonts w:cs="BA TM • Vilna Extra-Bold"/>
          <w:bCs/>
          <w:rtl/>
        </w:rPr>
        <w:t xml:space="preserve"> </w:t>
      </w:r>
      <w:r w:rsidRPr="00DB3591">
        <w:rPr>
          <w:rFonts w:cs="BA TM • Vilna Extra-Bold" w:hint="cs"/>
          <w:bCs/>
          <w:rtl/>
        </w:rPr>
        <w:t>של</w:t>
      </w:r>
      <w:r w:rsidRPr="00DB3591">
        <w:rPr>
          <w:rFonts w:cs="BA TM • Vilna Extra-Bold"/>
          <w:bCs/>
          <w:rtl/>
        </w:rPr>
        <w:t xml:space="preserve"> </w:t>
      </w:r>
      <w:r w:rsidRPr="00DB3591">
        <w:rPr>
          <w:rFonts w:cs="BA TM • Vilna Extra-Bold" w:hint="cs"/>
          <w:bCs/>
          <w:rtl/>
        </w:rPr>
        <w:t>חבירו</w:t>
      </w:r>
      <w:r w:rsidRPr="00DB3591">
        <w:rPr>
          <w:rFonts w:cs="BA TM • Vilna Extra-Bold"/>
          <w:bCs/>
          <w:rtl/>
        </w:rPr>
        <w:t>,</w:t>
      </w:r>
      <w:r w:rsidRPr="00A60B62">
        <w:rPr>
          <w:rtl/>
        </w:rPr>
        <w:t xml:space="preserve"> </w:t>
      </w:r>
      <w:r w:rsidRPr="00A60B62">
        <w:rPr>
          <w:rFonts w:hint="cs"/>
          <w:rtl/>
        </w:rPr>
        <w:t>שיח</w:t>
      </w:r>
      <w:r w:rsidRPr="00A60B62">
        <w:rPr>
          <w:rtl/>
        </w:rPr>
        <w:t xml:space="preserve"> </w:t>
      </w:r>
      <w:r w:rsidRPr="00A60B62">
        <w:rPr>
          <w:rFonts w:hint="cs"/>
          <w:rtl/>
        </w:rPr>
        <w:t>מערה</w:t>
      </w:r>
      <w:r w:rsidRPr="00A60B62">
        <w:rPr>
          <w:rtl/>
        </w:rPr>
        <w:t xml:space="preserve">, </w:t>
      </w:r>
      <w:r w:rsidRPr="00A60B62">
        <w:rPr>
          <w:rFonts w:hint="cs"/>
          <w:rtl/>
        </w:rPr>
        <w:t>אמת</w:t>
      </w:r>
      <w:r w:rsidRPr="00A60B62">
        <w:rPr>
          <w:rtl/>
        </w:rPr>
        <w:t xml:space="preserve"> </w:t>
      </w:r>
      <w:r w:rsidRPr="00A60B62">
        <w:rPr>
          <w:rFonts w:hint="cs"/>
          <w:rtl/>
        </w:rPr>
        <w:t>המים,</w:t>
      </w:r>
      <w:r w:rsidRPr="00A60B62">
        <w:rPr>
          <w:rtl/>
        </w:rPr>
        <w:t xml:space="preserve"> </w:t>
      </w:r>
      <w:r w:rsidRPr="00A60B62">
        <w:rPr>
          <w:rFonts w:hint="cs"/>
          <w:rtl/>
        </w:rPr>
        <w:t>נברכת</w:t>
      </w:r>
      <w:r w:rsidRPr="00A60B62">
        <w:rPr>
          <w:rtl/>
        </w:rPr>
        <w:t xml:space="preserve"> </w:t>
      </w:r>
      <w:r w:rsidRPr="00A60B62">
        <w:rPr>
          <w:rFonts w:hint="cs"/>
          <w:rtl/>
        </w:rPr>
        <w:t>כובסין</w:t>
      </w:r>
      <w:r w:rsidR="00A60B62" w:rsidRPr="00A60B62">
        <w:rPr>
          <w:rFonts w:hint="cs"/>
          <w:rtl/>
        </w:rPr>
        <w:t xml:space="preserve"> </w:t>
      </w:r>
      <w:r w:rsidRPr="00A60B62">
        <w:rPr>
          <w:rFonts w:hint="cs"/>
          <w:rtl/>
        </w:rPr>
        <w:t>אא</w:t>
      </w:r>
      <w:r w:rsidRPr="00A60B62">
        <w:rPr>
          <w:rtl/>
        </w:rPr>
        <w:t>"</w:t>
      </w:r>
      <w:r w:rsidRPr="00A60B62">
        <w:rPr>
          <w:rFonts w:hint="cs"/>
          <w:rtl/>
        </w:rPr>
        <w:t>כ</w:t>
      </w:r>
      <w:r w:rsidRPr="00A60B62">
        <w:rPr>
          <w:rtl/>
        </w:rPr>
        <w:t xml:space="preserve"> </w:t>
      </w:r>
      <w:r w:rsidRPr="00A60B62">
        <w:rPr>
          <w:rFonts w:hint="cs"/>
          <w:rtl/>
        </w:rPr>
        <w:t>הרחיק</w:t>
      </w:r>
      <w:r w:rsidRPr="00A60B62">
        <w:rPr>
          <w:rtl/>
        </w:rPr>
        <w:t xml:space="preserve"> </w:t>
      </w:r>
      <w:r w:rsidRPr="00A60B62">
        <w:rPr>
          <w:rFonts w:hint="cs"/>
          <w:rtl/>
        </w:rPr>
        <w:t>מכותל</w:t>
      </w:r>
      <w:r w:rsidRPr="00A60B62">
        <w:rPr>
          <w:rtl/>
        </w:rPr>
        <w:t xml:space="preserve"> </w:t>
      </w:r>
      <w:r w:rsidRPr="00A60B62">
        <w:rPr>
          <w:rFonts w:hint="cs"/>
          <w:rtl/>
        </w:rPr>
        <w:t>חבירו</w:t>
      </w:r>
      <w:r w:rsidRPr="00A60B62">
        <w:rPr>
          <w:rtl/>
        </w:rPr>
        <w:t xml:space="preserve"> </w:t>
      </w:r>
      <w:r w:rsidRPr="00A60B62">
        <w:rPr>
          <w:rFonts w:hint="cs"/>
          <w:rtl/>
        </w:rPr>
        <w:t>ג'ט</w:t>
      </w:r>
      <w:r w:rsidRPr="00A60B62">
        <w:rPr>
          <w:rtl/>
        </w:rPr>
        <w:t xml:space="preserve"> </w:t>
      </w:r>
      <w:r w:rsidRPr="00A60B62">
        <w:rPr>
          <w:rFonts w:hint="cs"/>
          <w:rtl/>
        </w:rPr>
        <w:t>וסד</w:t>
      </w:r>
      <w:r w:rsidRPr="00A60B62">
        <w:rPr>
          <w:rtl/>
        </w:rPr>
        <w:t xml:space="preserve"> </w:t>
      </w:r>
      <w:r w:rsidRPr="00A60B62">
        <w:rPr>
          <w:rFonts w:hint="cs"/>
          <w:rtl/>
        </w:rPr>
        <w:t>בסיד</w:t>
      </w:r>
    </w:p>
    <w:p w14:paraId="2FA80F80" w14:textId="05CD37C1" w:rsidR="00AC0AF5" w:rsidRPr="0095343A" w:rsidRDefault="00AC0AF5" w:rsidP="00DB3591">
      <w:pPr>
        <w:pStyle w:val="afff3"/>
        <w:rPr>
          <w:rStyle w:val="afffff0"/>
          <w:rtl/>
        </w:rPr>
      </w:pPr>
      <w:r w:rsidRPr="00A60B62">
        <w:rPr>
          <w:rtl/>
        </w:rPr>
        <w:t xml:space="preserve">ומרחיקים את הגפת ואת הזבל, ואת המלח ואת הסיד, ואת הסלעים מכותלו של חבירו ג"ט </w:t>
      </w:r>
      <w:r w:rsidRPr="00A60B62">
        <w:rPr>
          <w:rFonts w:hint="cs"/>
          <w:rtl/>
        </w:rPr>
        <w:t>ו</w:t>
      </w:r>
      <w:r w:rsidRPr="00A60B62">
        <w:rPr>
          <w:rtl/>
        </w:rPr>
        <w:t xml:space="preserve">סד בסיד. </w:t>
      </w:r>
      <w:r w:rsidRPr="0095343A">
        <w:rPr>
          <w:rStyle w:val="HesberMishna"/>
          <w:rFonts w:hint="cs"/>
          <w:rtl/>
          <w:rPrChange w:id="20014" w:author="קלוד" w:date="2026-10-06T10:07:33Z">
            <w:rPr>
              <w:rStyle w:val="afffff0"/>
              <w:rFonts w:hint="cs"/>
              <w:rtl/>
            </w:rPr>
          </w:rPrChange>
        </w:rPr>
        <w:t>מים והחיוב אשעת חפירה דגירי דיליה</w:t>
      </w:r>
    </w:p>
    <w:p w14:paraId="5D676037" w14:textId="5F6E669A" w:rsidR="00AC0AF5" w:rsidRPr="00DB3591" w:rsidRDefault="00AC0AF5" w:rsidP="00DB3591">
      <w:pPr>
        <w:pStyle w:val="afff3"/>
        <w:rPr>
          <w:spacing w:val="4"/>
          <w:rtl/>
        </w:rPr>
      </w:pPr>
      <w:r w:rsidRPr="00DB3591">
        <w:rPr>
          <w:rFonts w:hint="cs"/>
          <w:spacing w:val="4"/>
          <w:rtl/>
        </w:rPr>
        <w:t>מרחיקין</w:t>
      </w:r>
      <w:r w:rsidRPr="00DB3591">
        <w:rPr>
          <w:spacing w:val="4"/>
          <w:rtl/>
        </w:rPr>
        <w:t xml:space="preserve"> </w:t>
      </w:r>
      <w:r w:rsidRPr="00DB3591">
        <w:rPr>
          <w:rFonts w:hint="cs"/>
          <w:spacing w:val="4"/>
          <w:rtl/>
        </w:rPr>
        <w:t>את</w:t>
      </w:r>
      <w:r w:rsidRPr="00DB3591">
        <w:rPr>
          <w:spacing w:val="4"/>
          <w:rtl/>
        </w:rPr>
        <w:t xml:space="preserve"> </w:t>
      </w:r>
      <w:r w:rsidRPr="00DB3591">
        <w:rPr>
          <w:rFonts w:hint="cs"/>
          <w:spacing w:val="4"/>
          <w:rtl/>
        </w:rPr>
        <w:t>הזרעים</w:t>
      </w:r>
      <w:r w:rsidR="00DB3591" w:rsidRPr="00DB3591">
        <w:rPr>
          <w:rFonts w:hint="cs"/>
          <w:spacing w:val="4"/>
          <w:rtl/>
        </w:rPr>
        <w:t>,</w:t>
      </w:r>
      <w:r w:rsidRPr="00DB3591">
        <w:rPr>
          <w:spacing w:val="4"/>
          <w:rtl/>
        </w:rPr>
        <w:t xml:space="preserve"> </w:t>
      </w:r>
      <w:r w:rsidRPr="00DB3591">
        <w:rPr>
          <w:rFonts w:hint="cs"/>
          <w:spacing w:val="4"/>
          <w:rtl/>
        </w:rPr>
        <w:t>מחרישה</w:t>
      </w:r>
      <w:r w:rsidR="00DB3591" w:rsidRPr="00DB3591">
        <w:rPr>
          <w:rFonts w:hint="cs"/>
          <w:spacing w:val="4"/>
          <w:rtl/>
        </w:rPr>
        <w:t>,</w:t>
      </w:r>
      <w:r w:rsidRPr="00DB3591">
        <w:rPr>
          <w:spacing w:val="4"/>
          <w:rtl/>
        </w:rPr>
        <w:t xml:space="preserve"> </w:t>
      </w:r>
      <w:r w:rsidRPr="00DB3591">
        <w:rPr>
          <w:rFonts w:hint="cs"/>
          <w:spacing w:val="4"/>
          <w:rtl/>
        </w:rPr>
        <w:t>ו</w:t>
      </w:r>
      <w:r w:rsidR="00DB3591" w:rsidRPr="00DB3591">
        <w:rPr>
          <w:rFonts w:hint="cs"/>
          <w:spacing w:val="4"/>
          <w:rtl/>
        </w:rPr>
        <w:t>מ</w:t>
      </w:r>
      <w:r w:rsidRPr="00DB3591">
        <w:rPr>
          <w:rFonts w:hint="cs"/>
          <w:spacing w:val="4"/>
          <w:rtl/>
        </w:rPr>
        <w:t>י</w:t>
      </w:r>
      <w:r w:rsidRPr="00DB3591">
        <w:rPr>
          <w:spacing w:val="4"/>
          <w:rtl/>
        </w:rPr>
        <w:t xml:space="preserve"> </w:t>
      </w:r>
      <w:r w:rsidRPr="00DB3591">
        <w:rPr>
          <w:rFonts w:hint="cs"/>
          <w:spacing w:val="4"/>
          <w:rtl/>
        </w:rPr>
        <w:t>רגלים</w:t>
      </w:r>
      <w:r w:rsidRPr="00DB3591">
        <w:rPr>
          <w:spacing w:val="4"/>
          <w:rtl/>
        </w:rPr>
        <w:t xml:space="preserve"> </w:t>
      </w:r>
      <w:r w:rsidRPr="00DB3591">
        <w:rPr>
          <w:rFonts w:hint="cs"/>
          <w:spacing w:val="4"/>
          <w:rtl/>
        </w:rPr>
        <w:t>מן</w:t>
      </w:r>
      <w:r w:rsidRPr="00DB3591">
        <w:rPr>
          <w:spacing w:val="4"/>
          <w:rtl/>
        </w:rPr>
        <w:t xml:space="preserve"> </w:t>
      </w:r>
      <w:r w:rsidRPr="00DB3591">
        <w:rPr>
          <w:rFonts w:hint="cs"/>
          <w:spacing w:val="4"/>
          <w:rtl/>
        </w:rPr>
        <w:t>הכותל</w:t>
      </w:r>
      <w:r w:rsidRPr="00DB3591">
        <w:rPr>
          <w:spacing w:val="4"/>
          <w:rtl/>
        </w:rPr>
        <w:t xml:space="preserve"> </w:t>
      </w:r>
      <w:r w:rsidR="00A60B62" w:rsidRPr="00DB3591">
        <w:rPr>
          <w:rFonts w:hint="cs"/>
          <w:spacing w:val="4"/>
          <w:rtl/>
        </w:rPr>
        <w:t>ג'</w:t>
      </w:r>
      <w:r w:rsidR="00DB3591" w:rsidRPr="00DB3591">
        <w:rPr>
          <w:rFonts w:hint="cs"/>
          <w:spacing w:val="4"/>
          <w:rtl/>
        </w:rPr>
        <w:t xml:space="preserve"> טפחים</w:t>
      </w:r>
    </w:p>
    <w:p w14:paraId="61E2F917" w14:textId="77777777" w:rsidR="00AC0AF5" w:rsidRPr="00A60B62" w:rsidRDefault="00AC0AF5" w:rsidP="00DB3591">
      <w:pPr>
        <w:pStyle w:val="afff3"/>
        <w:rPr>
          <w:rtl/>
        </w:rPr>
      </w:pPr>
      <w:r w:rsidRPr="00A60B62">
        <w:rPr>
          <w:rFonts w:hint="cs"/>
          <w:rtl/>
        </w:rPr>
        <w:t>ומרחיקין</w:t>
      </w:r>
      <w:r w:rsidRPr="00A60B62">
        <w:rPr>
          <w:rtl/>
        </w:rPr>
        <w:t xml:space="preserve"> </w:t>
      </w:r>
      <w:r w:rsidRPr="00A60B62">
        <w:rPr>
          <w:rFonts w:hint="cs"/>
          <w:rtl/>
        </w:rPr>
        <w:t>את</w:t>
      </w:r>
      <w:r w:rsidRPr="00A60B62">
        <w:rPr>
          <w:rtl/>
        </w:rPr>
        <w:t xml:space="preserve"> </w:t>
      </w:r>
      <w:r w:rsidRPr="00A60B62">
        <w:rPr>
          <w:rFonts w:hint="cs"/>
          <w:rtl/>
        </w:rPr>
        <w:t>הריחים</w:t>
      </w:r>
      <w:r w:rsidRPr="00A60B62">
        <w:rPr>
          <w:rtl/>
        </w:rPr>
        <w:t xml:space="preserve"> </w:t>
      </w:r>
      <w:r w:rsidRPr="00A60B62">
        <w:rPr>
          <w:rFonts w:hint="cs"/>
          <w:rtl/>
        </w:rPr>
        <w:t>שלשה</w:t>
      </w:r>
      <w:r w:rsidRPr="00A60B62">
        <w:rPr>
          <w:rtl/>
        </w:rPr>
        <w:t xml:space="preserve"> </w:t>
      </w:r>
      <w:r w:rsidRPr="00A60B62">
        <w:rPr>
          <w:rFonts w:hint="cs"/>
          <w:rtl/>
        </w:rPr>
        <w:t>מן</w:t>
      </w:r>
      <w:r w:rsidRPr="00A60B62">
        <w:rPr>
          <w:rtl/>
        </w:rPr>
        <w:t xml:space="preserve"> </w:t>
      </w:r>
      <w:r w:rsidRPr="00A60B62">
        <w:rPr>
          <w:rFonts w:hint="cs"/>
          <w:rtl/>
        </w:rPr>
        <w:t>השכב</w:t>
      </w:r>
      <w:r w:rsidRPr="00A60B62">
        <w:rPr>
          <w:rtl/>
        </w:rPr>
        <w:t xml:space="preserve">, </w:t>
      </w:r>
      <w:r w:rsidRPr="00A60B62">
        <w:rPr>
          <w:rFonts w:hint="cs"/>
          <w:rtl/>
        </w:rPr>
        <w:t>שהן</w:t>
      </w:r>
      <w:r w:rsidRPr="00A60B62">
        <w:rPr>
          <w:rtl/>
        </w:rPr>
        <w:t xml:space="preserve"> </w:t>
      </w:r>
      <w:r w:rsidRPr="00A60B62">
        <w:rPr>
          <w:rFonts w:hint="cs"/>
          <w:rtl/>
        </w:rPr>
        <w:t>ארבעה</w:t>
      </w:r>
      <w:r w:rsidRPr="00A60B62">
        <w:rPr>
          <w:rtl/>
        </w:rPr>
        <w:t xml:space="preserve"> </w:t>
      </w:r>
      <w:r w:rsidRPr="00A60B62">
        <w:rPr>
          <w:rFonts w:hint="cs"/>
          <w:rtl/>
        </w:rPr>
        <w:t>מן</w:t>
      </w:r>
      <w:r w:rsidRPr="00A60B62">
        <w:rPr>
          <w:rtl/>
        </w:rPr>
        <w:t xml:space="preserve"> </w:t>
      </w:r>
      <w:r w:rsidRPr="00A60B62">
        <w:rPr>
          <w:rFonts w:hint="cs"/>
          <w:rtl/>
        </w:rPr>
        <w:t>הרכב</w:t>
      </w:r>
      <w:r w:rsidRPr="00A60B62">
        <w:rPr>
          <w:rtl/>
        </w:rPr>
        <w:t>.</w:t>
      </w:r>
    </w:p>
    <w:p w14:paraId="5B7AE2C3" w14:textId="77777777" w:rsidR="00AC0AF5" w:rsidRPr="00A60B62" w:rsidRDefault="00AC0AF5" w:rsidP="00DB3591">
      <w:pPr>
        <w:pStyle w:val="afff3"/>
        <w:rPr>
          <w:rtl/>
        </w:rPr>
      </w:pPr>
      <w:r w:rsidRPr="00A60B62">
        <w:rPr>
          <w:rtl/>
        </w:rPr>
        <w:t xml:space="preserve">ואת התנור - שלשה מן הכליא </w:t>
      </w:r>
      <w:r w:rsidRPr="00A60B62">
        <w:rPr>
          <w:rFonts w:hint="cs"/>
          <w:rtl/>
        </w:rPr>
        <w:t>בטן</w:t>
      </w:r>
      <w:r w:rsidRPr="00A60B62">
        <w:rPr>
          <w:rtl/>
        </w:rPr>
        <w:t xml:space="preserve"> שהן ארבעה מן השפה.</w:t>
      </w:r>
    </w:p>
    <w:p w14:paraId="635F7626" w14:textId="77777777" w:rsidR="00AC0AF5" w:rsidRPr="00C35A2C" w:rsidRDefault="00AC0AF5" w:rsidP="00982F98">
      <w:pPr>
        <w:pStyle w:val="affe"/>
        <w:framePr w:wrap="around"/>
        <w:rPr>
          <w:rtl/>
        </w:rPr>
      </w:pPr>
      <w:r w:rsidRPr="00C35A2C">
        <w:rPr>
          <w:rFonts w:hint="cs"/>
          <w:rtl/>
        </w:rPr>
        <w:t>יז:</w:t>
      </w:r>
    </w:p>
    <w:p w14:paraId="40D94103" w14:textId="77777777" w:rsidR="00A60B62" w:rsidRDefault="00AC0AF5" w:rsidP="00A60B62">
      <w:pPr>
        <w:pStyle w:val="affff9"/>
        <w:rPr>
          <w:rtl/>
        </w:rPr>
      </w:pPr>
      <w:r w:rsidRPr="00C35A2C">
        <w:rPr>
          <w:rtl/>
        </w:rPr>
        <w:t xml:space="preserve">פתח בבור ומסיים בכותל </w:t>
      </w:r>
    </w:p>
    <w:p w14:paraId="3C000BD4" w14:textId="042BD144" w:rsidR="00AC0AF5" w:rsidRPr="00A60B62" w:rsidRDefault="00AC0AF5" w:rsidP="00A60B62">
      <w:pPr>
        <w:rPr>
          <w:rFonts w:ascii="Fb Fontext" w:hAnsi="Fb Fontext"/>
          <w:sz w:val="32"/>
          <w:rtl/>
        </w:rPr>
      </w:pPr>
      <w:r w:rsidRPr="00C35A2C">
        <w:rPr>
          <w:rFonts w:ascii="Fb Fontext" w:hAnsi="Fb Fontext"/>
          <w:sz w:val="32"/>
          <w:rtl/>
        </w:rPr>
        <w:t xml:space="preserve">דמכותל בורו שנינו. </w:t>
      </w:r>
      <w:r w:rsidRPr="00DB3591">
        <w:rPr>
          <w:rStyle w:val="affffe"/>
          <w:rtl/>
        </w:rPr>
        <w:t>וקמ"ל</w:t>
      </w:r>
      <w:r w:rsidR="00DB3591">
        <w:rPr>
          <w:rStyle w:val="affffe"/>
          <w:rFonts w:hint="cs"/>
          <w:rtl/>
        </w:rPr>
        <w:t>:</w:t>
      </w:r>
      <w:r w:rsidRPr="00C35A2C">
        <w:rPr>
          <w:rFonts w:ascii="Fb Fontext" w:hAnsi="Fb Fontext"/>
          <w:sz w:val="32"/>
          <w:rtl/>
        </w:rPr>
        <w:t xml:space="preserve"> דכותל בור ג</w:t>
      </w:r>
      <w:r w:rsidRPr="00F10693">
        <w:rPr>
          <w:rtl/>
        </w:rPr>
        <w:t>'ט</w:t>
      </w:r>
      <w:r w:rsidRPr="00C35A2C">
        <w:rPr>
          <w:rFonts w:ascii="Fb Fontext" w:hAnsi="Fb Fontext"/>
          <w:sz w:val="32"/>
          <w:rtl/>
        </w:rPr>
        <w:t xml:space="preserve">, </w:t>
      </w:r>
      <w:r w:rsidRPr="00DB3591">
        <w:rPr>
          <w:rStyle w:val="affffe"/>
          <w:rtl/>
        </w:rPr>
        <w:t>ונפק"מ</w:t>
      </w:r>
      <w:r w:rsidR="00DB3591">
        <w:rPr>
          <w:rStyle w:val="affffe"/>
          <w:rFonts w:hint="cs"/>
          <w:rtl/>
        </w:rPr>
        <w:t>:</w:t>
      </w:r>
      <w:r w:rsidRPr="00C35A2C">
        <w:rPr>
          <w:rFonts w:ascii="Fb Fontext" w:hAnsi="Fb Fontext"/>
          <w:sz w:val="32"/>
          <w:rtl/>
        </w:rPr>
        <w:t xml:space="preserve"> למקח וממכר</w:t>
      </w:r>
    </w:p>
    <w:p w14:paraId="68D29E61" w14:textId="77777777" w:rsidR="00AC0AF5" w:rsidRPr="00A60B62" w:rsidRDefault="00AC0AF5" w:rsidP="00A60B62">
      <w:pPr>
        <w:pStyle w:val="affff9"/>
        <w:rPr>
          <w:rtl/>
        </w:rPr>
      </w:pPr>
      <w:r w:rsidRPr="00A60B62">
        <w:rPr>
          <w:rFonts w:hint="cs"/>
          <w:rtl/>
        </w:rPr>
        <w:t>איתמר</w:t>
      </w:r>
      <w:r w:rsidRPr="00A60B62">
        <w:rPr>
          <w:rtl/>
        </w:rPr>
        <w:t xml:space="preserve">: </w:t>
      </w:r>
      <w:r w:rsidRPr="00A60B62">
        <w:rPr>
          <w:rFonts w:hint="cs"/>
          <w:rtl/>
        </w:rPr>
        <w:t>הבא</w:t>
      </w:r>
      <w:r w:rsidRPr="00A60B62">
        <w:rPr>
          <w:rtl/>
        </w:rPr>
        <w:t xml:space="preserve"> </w:t>
      </w:r>
      <w:r w:rsidRPr="00A60B62">
        <w:rPr>
          <w:rFonts w:hint="cs"/>
          <w:rtl/>
        </w:rPr>
        <w:t>לסמוך</w:t>
      </w:r>
      <w:r w:rsidRPr="00A60B62">
        <w:rPr>
          <w:rtl/>
        </w:rPr>
        <w:t xml:space="preserve"> </w:t>
      </w:r>
      <w:r w:rsidRPr="00A60B62">
        <w:rPr>
          <w:rFonts w:hint="cs"/>
          <w:rtl/>
        </w:rPr>
        <w:t>בצד</w:t>
      </w:r>
      <w:r w:rsidRPr="00A60B62">
        <w:rPr>
          <w:rtl/>
        </w:rPr>
        <w:t xml:space="preserve"> </w:t>
      </w:r>
      <w:r w:rsidRPr="00A60B62">
        <w:rPr>
          <w:rFonts w:hint="cs"/>
          <w:rtl/>
        </w:rPr>
        <w:t>המצר</w:t>
      </w:r>
    </w:p>
    <w:p w14:paraId="7B43F7A7" w14:textId="77777777" w:rsidR="00DB3591" w:rsidRPr="00DB3591" w:rsidRDefault="00AC0AF5" w:rsidP="00DB3591">
      <w:pPr>
        <w:pStyle w:val="36"/>
        <w:framePr w:wrap="notBeside"/>
        <w:rPr>
          <w:rtl/>
        </w:rPr>
      </w:pPr>
      <w:r w:rsidRPr="00DB3591">
        <w:rPr>
          <w:rtl/>
        </w:rPr>
        <w:t>א.</w:t>
      </w:r>
    </w:p>
    <w:p w14:paraId="7312CB53" w14:textId="2321ED59" w:rsidR="00AC0AF5" w:rsidRDefault="00AC0AF5" w:rsidP="00AC0AF5">
      <w:pPr>
        <w:rPr>
          <w:rFonts w:ascii="Fb Fontext" w:hAnsi="Fb Fontext"/>
          <w:sz w:val="32"/>
          <w:rtl/>
        </w:rPr>
      </w:pPr>
      <w:r w:rsidRPr="00C35A2C">
        <w:rPr>
          <w:rFonts w:ascii="Fb Fontext" w:hAnsi="Fb Fontext"/>
          <w:sz w:val="32"/>
          <w:rtl/>
        </w:rPr>
        <w:t xml:space="preserve">בשדה העשויה לבורות </w:t>
      </w:r>
      <w:r w:rsidR="00DB3591">
        <w:rPr>
          <w:rFonts w:ascii="Fb Fontext" w:hAnsi="Fb Fontext"/>
          <w:sz w:val="32"/>
          <w:rtl/>
        </w:rPr>
        <w:t>–</w:t>
      </w:r>
      <w:r w:rsidRPr="00C35A2C">
        <w:rPr>
          <w:rFonts w:ascii="Fb Fontext" w:hAnsi="Fb Fontext"/>
          <w:sz w:val="32"/>
          <w:rtl/>
        </w:rPr>
        <w:t xml:space="preserve"> </w:t>
      </w:r>
      <w:r w:rsidR="00DB3591">
        <w:rPr>
          <w:rStyle w:val="affffe"/>
          <w:rFonts w:hint="cs"/>
          <w:rtl/>
        </w:rPr>
        <w:t>לכו''ע:</w:t>
      </w:r>
      <w:r w:rsidRPr="00C35A2C">
        <w:rPr>
          <w:rFonts w:ascii="Fb Fontext" w:hAnsi="Fb Fontext"/>
          <w:sz w:val="32"/>
          <w:rtl/>
        </w:rPr>
        <w:t xml:space="preserve"> אינו סומך,</w:t>
      </w:r>
    </w:p>
    <w:p w14:paraId="0FFA968C" w14:textId="033E8F5E" w:rsidR="00A60B62" w:rsidRPr="00A60B62" w:rsidRDefault="00AC0AF5" w:rsidP="00A60B62">
      <w:pPr>
        <w:pStyle w:val="36"/>
        <w:framePr w:wrap="notBeside"/>
        <w:rPr>
          <w:rtl/>
        </w:rPr>
      </w:pPr>
      <w:r w:rsidRPr="00A60B62">
        <w:rPr>
          <w:rtl/>
        </w:rPr>
        <w:t>ו</w:t>
      </w:r>
      <w:r w:rsidR="00AD221F" w:rsidRPr="00A60B62">
        <w:rPr>
          <w:rtl/>
        </w:rPr>
        <w:t>חלקו</w:t>
      </w:r>
      <w:r w:rsidRPr="00A60B62">
        <w:rPr>
          <w:rtl/>
        </w:rPr>
        <w:t xml:space="preserve"> </w:t>
      </w:r>
      <w:r w:rsidR="00A60B62">
        <w:rPr>
          <w:rFonts w:hint="cs"/>
          <w:rtl/>
        </w:rPr>
        <w:t xml:space="preserve"> </w:t>
      </w:r>
    </w:p>
    <w:p w14:paraId="330F120F" w14:textId="59BAC8BB" w:rsidR="00AC0AF5" w:rsidRDefault="00DB3591" w:rsidP="00DB3591">
      <w:pPr>
        <w:rPr>
          <w:rFonts w:ascii="Fb Fontext" w:hAnsi="Fb Fontext"/>
          <w:sz w:val="32"/>
          <w:rtl/>
        </w:rPr>
      </w:pPr>
      <w:r>
        <w:rPr>
          <w:rFonts w:ascii="Fb Fontext" w:hAnsi="Fb Fontext" w:hint="cs"/>
          <w:sz w:val="32"/>
          <w:rtl/>
        </w:rPr>
        <w:t>ב</w:t>
      </w:r>
      <w:r w:rsidR="00AC0AF5" w:rsidRPr="00C35A2C">
        <w:rPr>
          <w:rFonts w:ascii="Fb Fontext" w:hAnsi="Fb Fontext"/>
          <w:sz w:val="32"/>
          <w:rtl/>
        </w:rPr>
        <w:t xml:space="preserve">שאינה עשויה לבורות, </w:t>
      </w:r>
      <w:r w:rsidR="00AC0AF5" w:rsidRPr="00DB3591">
        <w:rPr>
          <w:rStyle w:val="affffe"/>
          <w:rtl/>
        </w:rPr>
        <w:t>לאביי</w:t>
      </w:r>
      <w:r>
        <w:rPr>
          <w:rStyle w:val="affffe"/>
          <w:rFonts w:hint="cs"/>
          <w:rtl/>
        </w:rPr>
        <w:t>:</w:t>
      </w:r>
      <w:r w:rsidR="00AC0AF5" w:rsidRPr="00C35A2C">
        <w:rPr>
          <w:rFonts w:ascii="Fb Fontext" w:hAnsi="Fb Fontext"/>
          <w:sz w:val="32"/>
          <w:rtl/>
        </w:rPr>
        <w:t xml:space="preserve"> סומך דהא אינה עשויה לבורות</w:t>
      </w:r>
      <w:r w:rsidR="00A60B62">
        <w:rPr>
          <w:rStyle w:val="aff1"/>
          <w:rFonts w:ascii="Fb Fontext" w:hAnsi="Fb Fontext"/>
          <w:sz w:val="32"/>
          <w:rtl/>
        </w:rPr>
        <w:footnoteReference w:id="1"/>
      </w:r>
    </w:p>
    <w:p w14:paraId="51102F13" w14:textId="40B678EF" w:rsidR="00AC0AF5" w:rsidRPr="00C35A2C" w:rsidRDefault="00DB3591" w:rsidP="00DB3591">
      <w:pPr>
        <w:rPr>
          <w:rStyle w:val="afff8"/>
          <w:b w:val="0"/>
          <w:rtl/>
        </w:rPr>
      </w:pPr>
      <w:r>
        <w:rPr>
          <w:rStyle w:val="affffe"/>
          <w:rtl/>
        </w:rPr>
        <w:ptab w:relativeTo="margin" w:alignment="right" w:leader="none"/>
      </w:r>
      <w:r w:rsidR="00AC0AF5" w:rsidRPr="00DB3591">
        <w:rPr>
          <w:rStyle w:val="affffe"/>
          <w:rtl/>
        </w:rPr>
        <w:t>לרבא</w:t>
      </w:r>
      <w:r>
        <w:rPr>
          <w:rStyle w:val="affffe"/>
          <w:rFonts w:hint="cs"/>
          <w:rtl/>
        </w:rPr>
        <w:t>:</w:t>
      </w:r>
      <w:r w:rsidR="00AC0AF5" w:rsidRPr="00C35A2C">
        <w:rPr>
          <w:rFonts w:ascii="Fb Fontext" w:hAnsi="Fb Fontext"/>
          <w:sz w:val="32"/>
          <w:rtl/>
        </w:rPr>
        <w:t xml:space="preserve"> אינו סומך, </w:t>
      </w:r>
      <w:r w:rsidR="00AC0AF5">
        <w:rPr>
          <w:rFonts w:ascii="Fb Fontext" w:hAnsi="Fb Fontext" w:hint="cs"/>
          <w:sz w:val="32"/>
          <w:rtl/>
        </w:rPr>
        <w:t xml:space="preserve">כמו </w:t>
      </w:r>
      <w:r>
        <w:rPr>
          <w:rFonts w:ascii="Fb Fontext" w:hAnsi="Fb Fontext" w:hint="cs"/>
          <w:sz w:val="32"/>
          <w:rtl/>
        </w:rPr>
        <w:t xml:space="preserve">שאתה נמלכת </w:t>
      </w:r>
      <w:r w:rsidR="00AC0AF5" w:rsidRPr="00C35A2C">
        <w:rPr>
          <w:rFonts w:ascii="Fb Fontext" w:hAnsi="Fb Fontext"/>
          <w:sz w:val="32"/>
          <w:rtl/>
        </w:rPr>
        <w:t xml:space="preserve">וחפרת, </w:t>
      </w:r>
      <w:r>
        <w:rPr>
          <w:rFonts w:ascii="Fb Fontext" w:hAnsi="Fb Fontext" w:hint="cs"/>
          <w:sz w:val="32"/>
          <w:rtl/>
        </w:rPr>
        <w:t xml:space="preserve">גם </w:t>
      </w:r>
      <w:r w:rsidR="00A60B62">
        <w:rPr>
          <w:rFonts w:ascii="Fb Fontext" w:hAnsi="Fb Fontext" w:hint="cs"/>
          <w:sz w:val="32"/>
          <w:rtl/>
        </w:rPr>
        <w:t xml:space="preserve">אני </w:t>
      </w:r>
      <w:r>
        <w:rPr>
          <w:rFonts w:ascii="Fb Fontext" w:hAnsi="Fb Fontext" w:hint="cs"/>
          <w:sz w:val="32"/>
          <w:rtl/>
        </w:rPr>
        <w:t>כן.</w:t>
      </w:r>
    </w:p>
    <w:p w14:paraId="07784429" w14:textId="77777777" w:rsidR="00A60B62" w:rsidRPr="00A60B62" w:rsidRDefault="00AC0AF5" w:rsidP="00A60B62">
      <w:pPr>
        <w:pStyle w:val="36"/>
        <w:framePr w:wrap="notBeside"/>
        <w:rPr>
          <w:rtl/>
        </w:rPr>
      </w:pPr>
      <w:r w:rsidRPr="00A60B62">
        <w:rPr>
          <w:rtl/>
        </w:rPr>
        <w:t>ב. א"ד</w:t>
      </w:r>
    </w:p>
    <w:p w14:paraId="74EAC118" w14:textId="605EFDC1" w:rsidR="00AC0AF5" w:rsidRDefault="00AC0AF5" w:rsidP="00AC0AF5">
      <w:pPr>
        <w:rPr>
          <w:rFonts w:ascii="Fb Fontext" w:hAnsi="Fb Fontext"/>
          <w:sz w:val="32"/>
          <w:rtl/>
        </w:rPr>
      </w:pPr>
      <w:r w:rsidRPr="00C35A2C">
        <w:rPr>
          <w:rFonts w:ascii="Fb Fontext" w:hAnsi="Fb Fontext"/>
          <w:sz w:val="32"/>
          <w:rtl/>
        </w:rPr>
        <w:t xml:space="preserve">בשדה שאינה עשויה לבורות </w:t>
      </w:r>
      <w:r w:rsidR="00DB3591">
        <w:rPr>
          <w:rStyle w:val="affffe"/>
          <w:rFonts w:hint="cs"/>
          <w:rtl/>
        </w:rPr>
        <w:t>לכו''ע:</w:t>
      </w:r>
      <w:r w:rsidRPr="00C35A2C">
        <w:rPr>
          <w:rFonts w:ascii="Fb Fontext" w:hAnsi="Fb Fontext"/>
          <w:sz w:val="32"/>
          <w:rtl/>
        </w:rPr>
        <w:t>סומך,</w:t>
      </w:r>
    </w:p>
    <w:p w14:paraId="4A2F1D50" w14:textId="77777777" w:rsidR="00A60B62" w:rsidRPr="00A60B62" w:rsidRDefault="00AC0AF5" w:rsidP="00A60B62">
      <w:pPr>
        <w:pStyle w:val="36"/>
        <w:framePr w:wrap="notBeside"/>
        <w:rPr>
          <w:rtl/>
        </w:rPr>
      </w:pPr>
      <w:r w:rsidRPr="00A60B62">
        <w:rPr>
          <w:rFonts w:hint="cs"/>
          <w:rtl/>
        </w:rPr>
        <w:t>ו</w:t>
      </w:r>
      <w:r w:rsidR="00AD221F" w:rsidRPr="00A60B62">
        <w:rPr>
          <w:rFonts w:hint="cs"/>
          <w:rtl/>
        </w:rPr>
        <w:t>חלקו</w:t>
      </w:r>
    </w:p>
    <w:p w14:paraId="6CFEA3B6" w14:textId="7C444B05" w:rsidR="00AC0AF5" w:rsidRDefault="00AC0AF5" w:rsidP="00AC0AF5">
      <w:pPr>
        <w:rPr>
          <w:rFonts w:ascii="Fb Fontext" w:hAnsi="Fb Fontext"/>
          <w:sz w:val="32"/>
          <w:rtl/>
        </w:rPr>
      </w:pPr>
      <w:r w:rsidRPr="00C35A2C">
        <w:rPr>
          <w:rFonts w:ascii="Fb Fontext" w:hAnsi="Fb Fontext" w:hint="cs"/>
          <w:sz w:val="32"/>
          <w:rtl/>
        </w:rPr>
        <w:t>בשדה</w:t>
      </w:r>
      <w:r w:rsidRPr="00C35A2C">
        <w:rPr>
          <w:rFonts w:ascii="Fb Fontext" w:hAnsi="Fb Fontext"/>
          <w:sz w:val="32"/>
          <w:rtl/>
        </w:rPr>
        <w:t xml:space="preserve"> </w:t>
      </w:r>
      <w:r w:rsidRPr="00C35A2C">
        <w:rPr>
          <w:rFonts w:ascii="Fb Fontext" w:hAnsi="Fb Fontext" w:hint="cs"/>
          <w:sz w:val="32"/>
          <w:rtl/>
        </w:rPr>
        <w:t>העשויה</w:t>
      </w:r>
      <w:r w:rsidRPr="00C35A2C">
        <w:rPr>
          <w:rFonts w:ascii="Fb Fontext" w:hAnsi="Fb Fontext"/>
          <w:sz w:val="32"/>
          <w:rtl/>
        </w:rPr>
        <w:t xml:space="preserve"> </w:t>
      </w:r>
      <w:r w:rsidRPr="00C35A2C">
        <w:rPr>
          <w:rFonts w:ascii="Fb Fontext" w:hAnsi="Fb Fontext" w:hint="cs"/>
          <w:sz w:val="32"/>
          <w:rtl/>
        </w:rPr>
        <w:t>לבורות</w:t>
      </w:r>
      <w:r w:rsidRPr="00C35A2C">
        <w:rPr>
          <w:rFonts w:ascii="Fb Fontext" w:hAnsi="Fb Fontext"/>
          <w:sz w:val="32"/>
          <w:rtl/>
        </w:rPr>
        <w:t>,</w:t>
      </w:r>
    </w:p>
    <w:p w14:paraId="6976745C" w14:textId="50E39F7B" w:rsidR="00A60B62" w:rsidRDefault="00AC0AF5" w:rsidP="00A60B62">
      <w:pPr>
        <w:pStyle w:val="36"/>
        <w:framePr w:wrap="notBeside"/>
        <w:rPr>
          <w:rtl/>
        </w:rPr>
      </w:pPr>
      <w:r w:rsidRPr="00C35A2C">
        <w:rPr>
          <w:rFonts w:hint="cs"/>
          <w:rtl/>
        </w:rPr>
        <w:t>לאביי</w:t>
      </w:r>
      <w:r w:rsidR="00DB3591">
        <w:rPr>
          <w:rFonts w:hint="cs"/>
          <w:rtl/>
        </w:rPr>
        <w:t>:</w:t>
      </w:r>
    </w:p>
    <w:p w14:paraId="123B04EB" w14:textId="5F4C1601" w:rsidR="00A60B62" w:rsidRPr="00DB3591" w:rsidRDefault="00AC0AF5" w:rsidP="00AC0AF5">
      <w:pPr>
        <w:rPr>
          <w:rFonts w:ascii="Fb Fontext" w:hAnsi="Fb Fontext"/>
          <w:spacing w:val="-6"/>
          <w:sz w:val="32"/>
          <w:rtl/>
        </w:rPr>
      </w:pPr>
      <w:r w:rsidRPr="00DB3591">
        <w:rPr>
          <w:rFonts w:ascii="Fb Fontext" w:hAnsi="Fb Fontext" w:hint="cs"/>
          <w:spacing w:val="-6"/>
          <w:sz w:val="32"/>
          <w:rtl/>
        </w:rPr>
        <w:t>סומך</w:t>
      </w:r>
      <w:r w:rsidRPr="00DB3591">
        <w:rPr>
          <w:rFonts w:ascii="Fb Fontext" w:hAnsi="Fb Fontext"/>
          <w:spacing w:val="-6"/>
          <w:sz w:val="32"/>
          <w:rtl/>
        </w:rPr>
        <w:t xml:space="preserve"> </w:t>
      </w:r>
      <w:r w:rsidRPr="00DB3591">
        <w:rPr>
          <w:rStyle w:val="affffe"/>
          <w:rFonts w:hint="cs"/>
          <w:spacing w:val="-6"/>
          <w:rtl/>
        </w:rPr>
        <w:t>א</w:t>
      </w:r>
      <w:r w:rsidR="00DB3591" w:rsidRPr="00DB3591">
        <w:rPr>
          <w:rStyle w:val="affffe"/>
          <w:rFonts w:hint="cs"/>
          <w:spacing w:val="-6"/>
          <w:rtl/>
        </w:rPr>
        <w:t>ף</w:t>
      </w:r>
      <w:r w:rsidRPr="00DB3591">
        <w:rPr>
          <w:rStyle w:val="affffe"/>
          <w:spacing w:val="-6"/>
          <w:rtl/>
        </w:rPr>
        <w:t xml:space="preserve"> </w:t>
      </w:r>
      <w:r w:rsidRPr="00DB3591">
        <w:rPr>
          <w:rStyle w:val="affffe"/>
          <w:rFonts w:hint="cs"/>
          <w:spacing w:val="-6"/>
          <w:rtl/>
        </w:rPr>
        <w:t>לרבנן</w:t>
      </w:r>
      <w:r w:rsidRPr="00DB3591">
        <w:rPr>
          <w:rFonts w:ascii="Fb Fontext" w:hAnsi="Fb Fontext"/>
          <w:spacing w:val="-6"/>
          <w:sz w:val="32"/>
          <w:rtl/>
        </w:rPr>
        <w:t xml:space="preserve"> </w:t>
      </w:r>
      <w:r w:rsidRPr="00DB3591">
        <w:rPr>
          <w:rFonts w:ascii="Fb Fontext" w:hAnsi="Fb Fontext" w:hint="cs"/>
          <w:spacing w:val="-6"/>
          <w:sz w:val="32"/>
          <w:rtl/>
        </w:rPr>
        <w:t>דמרחיקין</w:t>
      </w:r>
      <w:r w:rsidRPr="00DB3591">
        <w:rPr>
          <w:rFonts w:ascii="Fb Fontext" w:hAnsi="Fb Fontext"/>
          <w:spacing w:val="-6"/>
          <w:sz w:val="32"/>
          <w:rtl/>
        </w:rPr>
        <w:t xml:space="preserve"> </w:t>
      </w:r>
      <w:r w:rsidRPr="00DB3591">
        <w:rPr>
          <w:rFonts w:ascii="Fb Fontext" w:hAnsi="Fb Fontext" w:hint="cs"/>
          <w:spacing w:val="-6"/>
          <w:sz w:val="32"/>
          <w:rtl/>
        </w:rPr>
        <w:t>האילן</w:t>
      </w:r>
      <w:r w:rsidRPr="00DB3591">
        <w:rPr>
          <w:rFonts w:ascii="Fb Fontext" w:hAnsi="Fb Fontext"/>
          <w:spacing w:val="-6"/>
          <w:sz w:val="32"/>
          <w:rtl/>
        </w:rPr>
        <w:t xml:space="preserve"> </w:t>
      </w:r>
      <w:r w:rsidRPr="00DB3591">
        <w:rPr>
          <w:rFonts w:ascii="Fb Fontext" w:hAnsi="Fb Fontext" w:hint="cs"/>
          <w:spacing w:val="-6"/>
          <w:sz w:val="32"/>
          <w:rtl/>
        </w:rPr>
        <w:t>מהבור</w:t>
      </w:r>
      <w:r w:rsidRPr="00DB3591">
        <w:rPr>
          <w:rFonts w:ascii="Fb Fontext" w:hAnsi="Fb Fontext"/>
          <w:spacing w:val="-6"/>
          <w:sz w:val="32"/>
          <w:rtl/>
        </w:rPr>
        <w:t xml:space="preserve"> </w:t>
      </w:r>
      <w:r w:rsidRPr="00DB3591">
        <w:rPr>
          <w:rFonts w:ascii="Fb Fontext" w:hAnsi="Fb Fontext" w:hint="cs"/>
          <w:spacing w:val="-6"/>
          <w:sz w:val="32"/>
          <w:rtl/>
        </w:rPr>
        <w:t>כ</w:t>
      </w:r>
      <w:r w:rsidRPr="00DB3591">
        <w:rPr>
          <w:rFonts w:ascii="Fb Fontext" w:hAnsi="Fb Fontext"/>
          <w:spacing w:val="-6"/>
          <w:sz w:val="32"/>
          <w:rtl/>
        </w:rPr>
        <w:t>"</w:t>
      </w:r>
      <w:r w:rsidRPr="00DB3591">
        <w:rPr>
          <w:rFonts w:ascii="Fb Fontext" w:hAnsi="Fb Fontext" w:hint="cs"/>
          <w:spacing w:val="-6"/>
          <w:sz w:val="32"/>
          <w:rtl/>
        </w:rPr>
        <w:t>ה</w:t>
      </w:r>
      <w:r w:rsidRPr="00DB3591">
        <w:rPr>
          <w:rFonts w:ascii="Fb Fontext" w:hAnsi="Fb Fontext"/>
          <w:spacing w:val="-6"/>
          <w:sz w:val="32"/>
          <w:rtl/>
        </w:rPr>
        <w:t xml:space="preserve"> </w:t>
      </w:r>
      <w:r w:rsidRPr="00DB3591">
        <w:rPr>
          <w:rFonts w:ascii="Fb Fontext" w:hAnsi="Fb Fontext" w:hint="cs"/>
          <w:spacing w:val="-6"/>
          <w:sz w:val="32"/>
          <w:rtl/>
        </w:rPr>
        <w:t>אמה</w:t>
      </w:r>
      <w:r w:rsidRPr="00DB3591">
        <w:rPr>
          <w:rFonts w:ascii="Fb Fontext" w:hAnsi="Fb Fontext"/>
          <w:spacing w:val="-6"/>
          <w:sz w:val="32"/>
          <w:rtl/>
        </w:rPr>
        <w:t xml:space="preserve">, </w:t>
      </w:r>
      <w:r w:rsidRPr="00DB3591">
        <w:rPr>
          <w:rFonts w:ascii="Fb Fontext" w:hAnsi="Fb Fontext" w:hint="cs"/>
          <w:spacing w:val="-6"/>
          <w:sz w:val="32"/>
          <w:rtl/>
        </w:rPr>
        <w:t xml:space="preserve">דווקא </w:t>
      </w:r>
      <w:r w:rsidR="00A60B62" w:rsidRPr="00DB3591">
        <w:rPr>
          <w:rFonts w:ascii="Fb Fontext" w:hAnsi="Fb Fontext" w:hint="cs"/>
          <w:spacing w:val="-6"/>
          <w:sz w:val="32"/>
          <w:rtl/>
        </w:rPr>
        <w:t xml:space="preserve">כשיש </w:t>
      </w:r>
      <w:r w:rsidRPr="00DB3591">
        <w:rPr>
          <w:rFonts w:ascii="Fb Fontext" w:hAnsi="Fb Fontext" w:hint="cs"/>
          <w:spacing w:val="-6"/>
          <w:sz w:val="32"/>
          <w:rtl/>
        </w:rPr>
        <w:t>לבור</w:t>
      </w:r>
    </w:p>
    <w:p w14:paraId="38F7A740" w14:textId="2E50DC96" w:rsidR="00A60B62" w:rsidRDefault="00AC0AF5" w:rsidP="00A60B62">
      <w:pPr>
        <w:pStyle w:val="36"/>
        <w:framePr w:wrap="notBeside"/>
        <w:rPr>
          <w:rtl/>
        </w:rPr>
      </w:pPr>
      <w:r w:rsidRPr="00C35A2C">
        <w:rPr>
          <w:rFonts w:hint="cs"/>
          <w:rtl/>
        </w:rPr>
        <w:t>ולרבא</w:t>
      </w:r>
      <w:r w:rsidR="00DB3591">
        <w:rPr>
          <w:rFonts w:hint="cs"/>
          <w:rtl/>
        </w:rPr>
        <w:t>:</w:t>
      </w:r>
    </w:p>
    <w:p w14:paraId="7FDB6FD4" w14:textId="1FAE0673" w:rsidR="00AC0AF5" w:rsidRDefault="00AC0AF5" w:rsidP="00AC0AF5">
      <w:pPr>
        <w:rPr>
          <w:rFonts w:ascii="Fb Fontext" w:hAnsi="Fb Fontext"/>
          <w:sz w:val="32"/>
          <w:rtl/>
        </w:rPr>
      </w:pPr>
      <w:r w:rsidRPr="00C35A2C">
        <w:rPr>
          <w:rFonts w:ascii="Fb Fontext" w:hAnsi="Fb Fontext" w:hint="cs"/>
          <w:sz w:val="32"/>
          <w:rtl/>
        </w:rPr>
        <w:t>אינו</w:t>
      </w:r>
      <w:r w:rsidRPr="00C35A2C">
        <w:rPr>
          <w:rFonts w:ascii="Fb Fontext" w:hAnsi="Fb Fontext"/>
          <w:sz w:val="32"/>
          <w:rtl/>
        </w:rPr>
        <w:t xml:space="preserve"> </w:t>
      </w:r>
      <w:r w:rsidRPr="00C35A2C">
        <w:rPr>
          <w:rFonts w:ascii="Fb Fontext" w:hAnsi="Fb Fontext" w:hint="cs"/>
          <w:sz w:val="32"/>
          <w:rtl/>
        </w:rPr>
        <w:t xml:space="preserve">סומך </w:t>
      </w:r>
      <w:r w:rsidR="00DB3591">
        <w:rPr>
          <w:rStyle w:val="affffe"/>
          <w:rFonts w:hint="cs"/>
          <w:rtl/>
        </w:rPr>
        <w:t xml:space="preserve">אף </w:t>
      </w:r>
      <w:r w:rsidRPr="00A60B62">
        <w:rPr>
          <w:rStyle w:val="affffe"/>
          <w:rFonts w:hint="cs"/>
          <w:rtl/>
        </w:rPr>
        <w:t>לר</w:t>
      </w:r>
      <w:r w:rsidRPr="00A60B62">
        <w:rPr>
          <w:rStyle w:val="affffe"/>
          <w:rtl/>
        </w:rPr>
        <w:t>"</w:t>
      </w:r>
      <w:r w:rsidRPr="00A60B62">
        <w:rPr>
          <w:rStyle w:val="affffe"/>
          <w:rFonts w:hint="cs"/>
          <w:rtl/>
        </w:rPr>
        <w:t>י</w:t>
      </w:r>
      <w:r w:rsidRPr="00C35A2C">
        <w:rPr>
          <w:rFonts w:ascii="Fb Fontext" w:hAnsi="Fb Fontext" w:hint="cs"/>
          <w:sz w:val="32"/>
          <w:rtl/>
        </w:rPr>
        <w:t xml:space="preserve"> דזה</w:t>
      </w:r>
      <w:r w:rsidRPr="00C35A2C">
        <w:rPr>
          <w:rFonts w:ascii="Fb Fontext" w:hAnsi="Fb Fontext"/>
          <w:sz w:val="32"/>
          <w:rtl/>
        </w:rPr>
        <w:t xml:space="preserve"> </w:t>
      </w:r>
      <w:r w:rsidRPr="00C35A2C">
        <w:rPr>
          <w:rFonts w:ascii="Fb Fontext" w:hAnsi="Fb Fontext" w:hint="cs"/>
          <w:sz w:val="32"/>
          <w:rtl/>
        </w:rPr>
        <w:t>חופר</w:t>
      </w:r>
      <w:r w:rsidRPr="00C35A2C">
        <w:rPr>
          <w:rFonts w:ascii="Fb Fontext" w:hAnsi="Fb Fontext"/>
          <w:sz w:val="32"/>
          <w:rtl/>
        </w:rPr>
        <w:t xml:space="preserve"> </w:t>
      </w:r>
      <w:r w:rsidRPr="00C35A2C">
        <w:rPr>
          <w:rFonts w:ascii="Fb Fontext" w:hAnsi="Fb Fontext" w:hint="cs"/>
          <w:sz w:val="32"/>
          <w:rtl/>
        </w:rPr>
        <w:t>ונוטע בתוך</w:t>
      </w:r>
      <w:r w:rsidRPr="00C35A2C">
        <w:rPr>
          <w:rFonts w:ascii="Fb Fontext" w:hAnsi="Fb Fontext"/>
          <w:sz w:val="32"/>
          <w:rtl/>
        </w:rPr>
        <w:t xml:space="preserve"> </w:t>
      </w:r>
      <w:r w:rsidRPr="00C35A2C">
        <w:rPr>
          <w:rFonts w:ascii="Fb Fontext" w:hAnsi="Fb Fontext" w:hint="cs"/>
          <w:sz w:val="32"/>
          <w:rtl/>
        </w:rPr>
        <w:t xml:space="preserve">שלו, דווקא </w:t>
      </w:r>
      <w:r w:rsidR="00A60B62">
        <w:rPr>
          <w:rFonts w:ascii="Fb Fontext" w:hAnsi="Fb Fontext" w:hint="cs"/>
          <w:sz w:val="32"/>
          <w:rtl/>
        </w:rPr>
        <w:t xml:space="preserve">כשאין </w:t>
      </w:r>
      <w:r w:rsidRPr="00C35A2C">
        <w:rPr>
          <w:rFonts w:ascii="Fb Fontext" w:hAnsi="Fb Fontext" w:hint="cs"/>
          <w:sz w:val="32"/>
          <w:rtl/>
        </w:rPr>
        <w:t xml:space="preserve">לשרשיו דמזקי לבור, אבל </w:t>
      </w:r>
      <w:r w:rsidR="00DB3591">
        <w:rPr>
          <w:rFonts w:ascii="Fb Fontext" w:hAnsi="Fb Fontext" w:hint="cs"/>
          <w:sz w:val="32"/>
          <w:rtl/>
        </w:rPr>
        <w:t xml:space="preserve">כאן </w:t>
      </w:r>
      <w:r w:rsidRPr="00C35A2C">
        <w:rPr>
          <w:rFonts w:ascii="Fb Fontext" w:hAnsi="Fb Fontext" w:hint="cs"/>
          <w:sz w:val="32"/>
          <w:rtl/>
        </w:rPr>
        <w:t>כל מרא ומרא מרפה לארעא</w:t>
      </w:r>
      <w:r w:rsidRPr="00C35A2C">
        <w:rPr>
          <w:rFonts w:ascii="Fb Fontext" w:hAnsi="Fb Fontext"/>
          <w:sz w:val="32"/>
          <w:rtl/>
        </w:rPr>
        <w:t>.</w:t>
      </w:r>
    </w:p>
    <w:p w14:paraId="7287F242" w14:textId="77777777" w:rsidR="00A60B62" w:rsidRDefault="00AC0AF5" w:rsidP="00A60B62">
      <w:pPr>
        <w:pStyle w:val="36"/>
        <w:framePr w:wrap="notBeside"/>
        <w:rPr>
          <w:rtl/>
        </w:rPr>
      </w:pPr>
      <w:r w:rsidRPr="00C35A2C">
        <w:rPr>
          <w:rFonts w:hint="cs"/>
          <w:rtl/>
        </w:rPr>
        <w:t>ולתרי הא</w:t>
      </w:r>
      <w:r w:rsidRPr="00C35A2C">
        <w:rPr>
          <w:rtl/>
        </w:rPr>
        <w:t>"</w:t>
      </w:r>
      <w:r w:rsidRPr="00C35A2C">
        <w:rPr>
          <w:rFonts w:hint="cs"/>
          <w:rtl/>
        </w:rPr>
        <w:t>ד</w:t>
      </w:r>
    </w:p>
    <w:p w14:paraId="205E1BD1" w14:textId="79BE80D5" w:rsidR="00AC0AF5" w:rsidRPr="00C35A2C" w:rsidRDefault="00AC0AF5" w:rsidP="00AC0AF5">
      <w:pPr>
        <w:rPr>
          <w:rFonts w:cs="Guttman Vilna"/>
          <w:b/>
          <w:bCs/>
          <w:sz w:val="28"/>
          <w:szCs w:val="26"/>
          <w:rtl/>
        </w:rPr>
      </w:pPr>
      <w:r w:rsidRPr="00C35A2C">
        <w:rPr>
          <w:rFonts w:hint="cs"/>
          <w:sz w:val="28"/>
          <w:szCs w:val="16"/>
          <w:rtl/>
        </w:rPr>
        <w:t>לאביי אם יבוא האחד לחפור בור לאחמ</w:t>
      </w:r>
      <w:r w:rsidRPr="00C35A2C">
        <w:rPr>
          <w:sz w:val="28"/>
          <w:szCs w:val="16"/>
          <w:rtl/>
        </w:rPr>
        <w:t>"</w:t>
      </w:r>
      <w:r w:rsidRPr="00C35A2C">
        <w:rPr>
          <w:rFonts w:hint="cs"/>
          <w:sz w:val="28"/>
          <w:szCs w:val="16"/>
          <w:rtl/>
        </w:rPr>
        <w:t xml:space="preserve">כ צריך הוא להרחיק כל </w:t>
      </w:r>
      <w:r w:rsidRPr="00A60B62">
        <w:rPr>
          <w:rFonts w:hint="cs"/>
          <w:rtl/>
        </w:rPr>
        <w:t>הו'ט</w:t>
      </w:r>
    </w:p>
    <w:p w14:paraId="555DE7E2" w14:textId="6D655806" w:rsidR="00AC0AF5" w:rsidRPr="001B450D" w:rsidRDefault="001B450D" w:rsidP="00AC0AF5">
      <w:pPr>
        <w:pStyle w:val="aff9"/>
        <w:rPr>
          <w:rtl/>
        </w:rPr>
      </w:pPr>
      <w:r w:rsidRPr="001B450D">
        <w:rPr>
          <w:rFonts w:hint="cs"/>
          <w:rtl/>
        </w:rPr>
        <w:t>***</w:t>
      </w:r>
    </w:p>
    <w:p w14:paraId="7999490D" w14:textId="4D257B54" w:rsidR="00A60B62" w:rsidRPr="00A60B62" w:rsidRDefault="00AC0AF5" w:rsidP="00A60B62">
      <w:pPr>
        <w:pStyle w:val="36"/>
        <w:framePr w:wrap="notBeside"/>
        <w:rPr>
          <w:rtl/>
        </w:rPr>
      </w:pPr>
      <w:r w:rsidRPr="00A60B62">
        <w:rPr>
          <w:rtl/>
        </w:rPr>
        <w:t>א.</w:t>
      </w:r>
      <w:r w:rsidR="00A60B62" w:rsidRPr="00A60B62">
        <w:rPr>
          <w:rFonts w:hint="cs"/>
          <w:rtl/>
        </w:rPr>
        <w:t xml:space="preserve">  והך</w:t>
      </w:r>
    </w:p>
    <w:p w14:paraId="0E95A378" w14:textId="5DB2BF63" w:rsidR="00AC0AF5" w:rsidRDefault="00AC0AF5" w:rsidP="00AC0AF5">
      <w:pPr>
        <w:rPr>
          <w:rFonts w:ascii="Fb Fontext" w:hAnsi="Fb Fontext"/>
          <w:sz w:val="32"/>
          <w:rtl/>
        </w:rPr>
      </w:pPr>
      <w:r w:rsidRPr="00C35A2C">
        <w:rPr>
          <w:rFonts w:ascii="Fb Fontext" w:hAnsi="Fb Fontext"/>
          <w:sz w:val="32"/>
          <w:rtl/>
        </w:rPr>
        <w:t>ד</w:t>
      </w:r>
      <w:r w:rsidRPr="00F10693">
        <w:rPr>
          <w:rtl/>
        </w:rPr>
        <w:t>'ל</w:t>
      </w:r>
      <w:r w:rsidRPr="00C35A2C">
        <w:rPr>
          <w:rFonts w:ascii="Fb Fontext" w:hAnsi="Fb Fontext"/>
          <w:sz w:val="32"/>
          <w:rtl/>
        </w:rPr>
        <w:t xml:space="preserve">א יחפור אדם בור סמוך </w:t>
      </w:r>
      <w:r w:rsidRPr="00C35A2C">
        <w:rPr>
          <w:rStyle w:val="afff8"/>
          <w:rtl/>
        </w:rPr>
        <w:t>לבורו</w:t>
      </w:r>
      <w:r w:rsidRPr="00C35A2C">
        <w:rPr>
          <w:rFonts w:ascii="Fb Fontext" w:hAnsi="Fb Fontext"/>
          <w:sz w:val="32"/>
          <w:rtl/>
        </w:rPr>
        <w:t xml:space="preserve"> של חבירו</w:t>
      </w:r>
      <w:r w:rsidRPr="00F10693">
        <w:rPr>
          <w:rtl/>
        </w:rPr>
        <w:t>',</w:t>
      </w:r>
    </w:p>
    <w:p w14:paraId="1DACE852" w14:textId="159610A6" w:rsidR="00AC0AF5" w:rsidRDefault="00AC0AF5" w:rsidP="00AC0AF5">
      <w:pPr>
        <w:rPr>
          <w:rFonts w:ascii="Fb Fontext" w:hAnsi="Fb Fontext"/>
          <w:rtl/>
        </w:rPr>
      </w:pPr>
      <w:r w:rsidRPr="00C35A2C">
        <w:rPr>
          <w:rFonts w:ascii="Fb Fontext" w:hAnsi="Fb Fontext" w:hint="cs"/>
          <w:rtl/>
        </w:rPr>
        <w:t xml:space="preserve">ללישנא דבשאין עשויה </w:t>
      </w:r>
      <w:r w:rsidR="00AD221F" w:rsidRPr="00843F51">
        <w:rPr>
          <w:rStyle w:val="affffe"/>
          <w:rFonts w:hint="cs"/>
          <w:rtl/>
        </w:rPr>
        <w:t>חלקו</w:t>
      </w:r>
      <w:r w:rsidR="00843F51">
        <w:rPr>
          <w:rFonts w:ascii="Fb Fontext" w:hAnsi="Fb Fontext" w:hint="cs"/>
          <w:rtl/>
        </w:rPr>
        <w:t>-</w:t>
      </w:r>
      <w:r w:rsidR="00843F51">
        <w:rPr>
          <w:rStyle w:val="affffe"/>
          <w:rtl/>
        </w:rPr>
        <w:ptab w:relativeTo="margin" w:alignment="right" w:leader="none"/>
      </w:r>
      <w:r w:rsidRPr="00C35A2C">
        <w:rPr>
          <w:rFonts w:ascii="Fb Fontext" w:hAnsi="Fb Fontext" w:hint="cs"/>
          <w:rtl/>
        </w:rPr>
        <w:t xml:space="preserve"> </w:t>
      </w:r>
      <w:r w:rsidRPr="00A60B62">
        <w:rPr>
          <w:rStyle w:val="affffe"/>
          <w:rFonts w:hint="cs"/>
          <w:rtl/>
        </w:rPr>
        <w:t>ס</w:t>
      </w:r>
      <w:r w:rsidRPr="00A60B62">
        <w:rPr>
          <w:rStyle w:val="affffe"/>
          <w:rtl/>
        </w:rPr>
        <w:t>"</w:t>
      </w:r>
      <w:r w:rsidRPr="00A60B62">
        <w:rPr>
          <w:rStyle w:val="affffe"/>
          <w:rFonts w:hint="cs"/>
          <w:rtl/>
        </w:rPr>
        <w:t>ל לרבא</w:t>
      </w:r>
      <w:r w:rsidRPr="00C35A2C">
        <w:rPr>
          <w:rFonts w:ascii="Fb Fontext" w:hAnsi="Fb Fontext" w:hint="cs"/>
          <w:rtl/>
        </w:rPr>
        <w:t xml:space="preserve"> דמכותל</w:t>
      </w:r>
      <w:r w:rsidRPr="00C35A2C">
        <w:rPr>
          <w:rFonts w:ascii="Fb Fontext" w:hAnsi="Fb Fontext"/>
          <w:rtl/>
        </w:rPr>
        <w:t xml:space="preserve"> </w:t>
      </w:r>
      <w:r w:rsidRPr="00C35A2C">
        <w:rPr>
          <w:rFonts w:ascii="Fb Fontext" w:hAnsi="Fb Fontext" w:hint="cs"/>
          <w:rtl/>
        </w:rPr>
        <w:t>בורו</w:t>
      </w:r>
      <w:r w:rsidRPr="00C35A2C">
        <w:rPr>
          <w:rFonts w:ascii="Fb Fontext" w:hAnsi="Fb Fontext"/>
          <w:rtl/>
        </w:rPr>
        <w:t xml:space="preserve"> </w:t>
      </w:r>
      <w:r w:rsidRPr="00C35A2C">
        <w:rPr>
          <w:rFonts w:ascii="Fb Fontext" w:hAnsi="Fb Fontext" w:hint="cs"/>
          <w:rtl/>
        </w:rPr>
        <w:t>שנינו</w:t>
      </w:r>
      <w:r w:rsidRPr="00C35A2C">
        <w:rPr>
          <w:rFonts w:ascii="Fb Fontext" w:hAnsi="Fb Fontext"/>
          <w:rtl/>
        </w:rPr>
        <w:t>.</w:t>
      </w:r>
    </w:p>
    <w:p w14:paraId="2E2CD0F1" w14:textId="77777777" w:rsidR="00A60B62" w:rsidRDefault="00AC0AF5" w:rsidP="00A60B62">
      <w:pPr>
        <w:pStyle w:val="36"/>
        <w:framePr w:wrap="notBeside"/>
        <w:rPr>
          <w:rtl/>
        </w:rPr>
      </w:pPr>
      <w:r w:rsidRPr="00C35A2C">
        <w:rPr>
          <w:rFonts w:hint="cs"/>
          <w:rtl/>
        </w:rPr>
        <w:t>א</w:t>
      </w:r>
      <w:r w:rsidRPr="00C35A2C">
        <w:rPr>
          <w:rtl/>
        </w:rPr>
        <w:t>"</w:t>
      </w:r>
      <w:r w:rsidRPr="00C35A2C">
        <w:rPr>
          <w:rFonts w:hint="cs"/>
          <w:rtl/>
        </w:rPr>
        <w:t>ד</w:t>
      </w:r>
    </w:p>
    <w:p w14:paraId="0D594E56" w14:textId="4D21D1B4" w:rsidR="00AC0AF5" w:rsidRDefault="00AC0AF5" w:rsidP="00AC0AF5">
      <w:pPr>
        <w:rPr>
          <w:rFonts w:ascii="Fb Fontext" w:hAnsi="Fb Fontext"/>
          <w:rtl/>
        </w:rPr>
      </w:pPr>
      <w:r>
        <w:rPr>
          <w:rFonts w:ascii="Fb Fontext" w:hAnsi="Fb Fontext" w:hint="cs"/>
          <w:rtl/>
        </w:rPr>
        <w:t xml:space="preserve">אחר דאיתמר עלה </w:t>
      </w:r>
      <w:r>
        <w:rPr>
          <w:rStyle w:val="affffe"/>
          <w:rFonts w:ascii="Fb Fontext" w:hAnsi="Fb Fontext" w:hint="cs"/>
          <w:rtl/>
          <w:rPrChange w:id="9093" w:author="מנוע אמוראים" w:date="2026-10-05T16:41:09Z">
            <w:rPr>
              <w:rFonts w:ascii="Fb Fontext" w:hAnsi="Fb Fontext" w:hint="cs"/>
              <w:rtl/>
            </w:rPr>
          </w:rPrChange>
        </w:rPr>
        <w:t xml:space="preserve">ר</w:t>
      </w:r>
      <w:r>
        <w:rPr>
          <w:rStyle w:val="affffe"/>
          <w:rFonts w:ascii="Fb Fontext" w:hAnsi="Fb Fontext"/>
          <w:rtl/>
          <w:rPrChange w:id="9094" w:author="מנוע אמוראים" w:date="2026-10-05T16:41:09Z">
            <w:rPr>
              <w:rFonts w:ascii="Fb Fontext" w:hAnsi="Fb Fontext"/>
              <w:rtl/>
            </w:rPr>
          </w:rPrChange>
        </w:rPr>
        <w:t xml:space="preserve">"</w:t>
      </w:r>
      <w:r>
        <w:rPr>
          <w:rStyle w:val="affffe"/>
          <w:rFonts w:ascii="Fb Fontext" w:hAnsi="Fb Fontext" w:hint="cs"/>
          <w:rtl/>
          <w:rPrChange w:id="9095" w:author="מנוע אמוראים" w:date="2026-10-05T16:41:09Z">
            <w:rPr>
              <w:rFonts w:ascii="Fb Fontext" w:hAnsi="Fb Fontext" w:hint="cs"/>
              <w:rtl/>
            </w:rPr>
          </w:rPrChange>
        </w:rPr>
        <w:t xml:space="preserve">י</w:t>
      </w:r>
      <w:r>
        <w:rPr>
          <w:rFonts w:ascii="Fb Fontext" w:hAnsi="Fb Fontext" w:hint="cs"/>
          <w:rtl/>
        </w:rPr>
        <w:t xml:space="preserve"> </w:t>
      </w:r>
      <w:r w:rsidRPr="00A60B62">
        <w:rPr>
          <w:rStyle w:val="affffe"/>
          <w:rFonts w:hint="cs"/>
          <w:rtl/>
        </w:rPr>
        <w:t>יקשה לאביי</w:t>
      </w:r>
      <w:r w:rsidRPr="00C35A2C">
        <w:rPr>
          <w:rFonts w:ascii="Fb Fontext" w:hAnsi="Fb Fontext" w:hint="cs"/>
          <w:rtl/>
        </w:rPr>
        <w:t xml:space="preserve"> </w:t>
      </w:r>
      <w:r w:rsidRPr="00843F51">
        <w:rPr>
          <w:rStyle w:val="affffe"/>
          <w:rFonts w:hint="cs"/>
          <w:rtl/>
        </w:rPr>
        <w:t>ללישנא ד</w:t>
      </w:r>
      <w:r w:rsidR="00AD221F" w:rsidRPr="00843F51">
        <w:rPr>
          <w:rStyle w:val="affffe"/>
          <w:rFonts w:hint="cs"/>
          <w:rtl/>
        </w:rPr>
        <w:t>חלקו</w:t>
      </w:r>
      <w:r w:rsidRPr="00C35A2C">
        <w:rPr>
          <w:rFonts w:ascii="Fb Fontext" w:hAnsi="Fb Fontext" w:hint="cs"/>
          <w:rtl/>
        </w:rPr>
        <w:t xml:space="preserve"> בעשויה לבורות אמאי בעי</w:t>
      </w:r>
      <w:r w:rsidRPr="00F10693">
        <w:rPr>
          <w:rFonts w:hint="cs"/>
          <w:rtl/>
        </w:rPr>
        <w:t xml:space="preserve">' </w:t>
      </w:r>
      <w:r w:rsidRPr="00C35A2C">
        <w:rPr>
          <w:rFonts w:ascii="Fb Fontext" w:hAnsi="Fb Fontext" w:hint="cs"/>
          <w:rtl/>
        </w:rPr>
        <w:t>לכותל בורו</w:t>
      </w:r>
      <w:r w:rsidR="00843F51">
        <w:rPr>
          <w:rFonts w:ascii="Fb Fontext" w:hAnsi="Fb Fontext" w:hint="cs"/>
          <w:rtl/>
        </w:rPr>
        <w:t>,</w:t>
      </w:r>
      <w:r w:rsidRPr="00C35A2C">
        <w:rPr>
          <w:rFonts w:ascii="Fb Fontext" w:hAnsi="Fb Fontext" w:hint="cs"/>
          <w:rtl/>
        </w:rPr>
        <w:t xml:space="preserve"> </w:t>
      </w:r>
      <w:r w:rsidRPr="00843F51">
        <w:rPr>
          <w:rStyle w:val="affffe"/>
          <w:rFonts w:hint="cs"/>
          <w:rtl/>
        </w:rPr>
        <w:t>וא</w:t>
      </w:r>
      <w:r w:rsidRPr="00843F51">
        <w:rPr>
          <w:rStyle w:val="affffe"/>
          <w:rtl/>
        </w:rPr>
        <w:t>"</w:t>
      </w:r>
      <w:r w:rsidRPr="00843F51">
        <w:rPr>
          <w:rStyle w:val="affffe"/>
          <w:rFonts w:hint="cs"/>
          <w:rtl/>
        </w:rPr>
        <w:t>ל</w:t>
      </w:r>
      <w:r w:rsidR="00843F51">
        <w:rPr>
          <w:rFonts w:ascii="Fb Fontext" w:hAnsi="Fb Fontext" w:hint="cs"/>
          <w:rtl/>
        </w:rPr>
        <w:t>:</w:t>
      </w:r>
      <w:r w:rsidRPr="00C35A2C">
        <w:rPr>
          <w:rFonts w:ascii="Fb Fontext" w:hAnsi="Fb Fontext" w:hint="cs"/>
          <w:rtl/>
        </w:rPr>
        <w:t xml:space="preserve"> דמיירי דחפרו בב</w:t>
      </w:r>
      <w:r w:rsidRPr="00C35A2C">
        <w:rPr>
          <w:rFonts w:ascii="Fb Fontext" w:hAnsi="Fb Fontext"/>
          <w:rtl/>
        </w:rPr>
        <w:t>"</w:t>
      </w:r>
      <w:r w:rsidRPr="00C35A2C">
        <w:rPr>
          <w:rFonts w:ascii="Fb Fontext" w:hAnsi="Fb Fontext" w:hint="cs"/>
          <w:rtl/>
        </w:rPr>
        <w:t>א</w:t>
      </w:r>
      <w:r w:rsidR="00843F51">
        <w:rPr>
          <w:rFonts w:ascii="Fb Fontext" w:hAnsi="Fb Fontext" w:hint="cs"/>
          <w:rtl/>
        </w:rPr>
        <w:t>.</w:t>
      </w:r>
    </w:p>
    <w:p w14:paraId="21C563BA" w14:textId="2EFA5E2D" w:rsidR="00A60B62" w:rsidRPr="00843F51" w:rsidRDefault="00AC0AF5" w:rsidP="00A60B62">
      <w:pPr>
        <w:pStyle w:val="36"/>
        <w:framePr w:wrap="notBeside"/>
        <w:rPr>
          <w:rtl/>
        </w:rPr>
      </w:pPr>
      <w:r w:rsidRPr="00843F51">
        <w:rPr>
          <w:rFonts w:hint="cs"/>
          <w:rtl/>
        </w:rPr>
        <w:t>ב.</w:t>
      </w:r>
      <w:r w:rsidR="00843F51">
        <w:rPr>
          <w:rFonts w:hint="cs"/>
          <w:rtl/>
        </w:rPr>
        <w:t xml:space="preserve"> הך:</w:t>
      </w:r>
    </w:p>
    <w:p w14:paraId="361EE3BA" w14:textId="0998883F" w:rsidR="00AC0AF5" w:rsidRPr="00C35A2C" w:rsidRDefault="00AC0AF5" w:rsidP="00AC0AF5">
      <w:pPr>
        <w:rPr>
          <w:rFonts w:ascii="Fb Fontext" w:hAnsi="Fb Fontext"/>
          <w:b/>
          <w:rtl/>
        </w:rPr>
      </w:pPr>
      <w:r w:rsidRPr="00C35A2C">
        <w:rPr>
          <w:rFonts w:ascii="Fb Fontext" w:hAnsi="Fb Fontext" w:hint="cs"/>
          <w:rtl/>
        </w:rPr>
        <w:t>סלע</w:t>
      </w:r>
      <w:r w:rsidRPr="00C35A2C">
        <w:rPr>
          <w:rFonts w:ascii="Fb Fontext" w:hAnsi="Fb Fontext"/>
          <w:rtl/>
        </w:rPr>
        <w:t xml:space="preserve"> </w:t>
      </w:r>
      <w:r w:rsidRPr="00C35A2C">
        <w:rPr>
          <w:rFonts w:ascii="Fb Fontext" w:hAnsi="Fb Fontext" w:hint="cs"/>
          <w:rtl/>
        </w:rPr>
        <w:t>הבא</w:t>
      </w:r>
      <w:r w:rsidRPr="00C35A2C">
        <w:rPr>
          <w:rFonts w:ascii="Fb Fontext" w:hAnsi="Fb Fontext"/>
          <w:rtl/>
        </w:rPr>
        <w:t xml:space="preserve"> </w:t>
      </w:r>
      <w:r w:rsidRPr="00C35A2C">
        <w:rPr>
          <w:rFonts w:ascii="Fb Fontext" w:hAnsi="Fb Fontext" w:hint="cs"/>
          <w:rtl/>
        </w:rPr>
        <w:t>בידים</w:t>
      </w:r>
      <w:r w:rsidRPr="00C35A2C">
        <w:rPr>
          <w:rFonts w:ascii="Fb Fontext" w:hAnsi="Fb Fontext"/>
          <w:rtl/>
        </w:rPr>
        <w:t xml:space="preserve"> </w:t>
      </w:r>
      <w:r w:rsidRPr="00C35A2C">
        <w:rPr>
          <w:rFonts w:ascii="Fb Fontext" w:hAnsi="Fb Fontext" w:hint="cs"/>
          <w:rtl/>
        </w:rPr>
        <w:t>דכ</w:t>
      </w:r>
      <w:r w:rsidRPr="00C35A2C">
        <w:rPr>
          <w:rFonts w:ascii="Fb Fontext" w:hAnsi="Fb Fontext"/>
          <w:rtl/>
        </w:rPr>
        <w:t>"</w:t>
      </w:r>
      <w:r w:rsidRPr="00C35A2C">
        <w:rPr>
          <w:rFonts w:ascii="Fb Fontext" w:hAnsi="Fb Fontext" w:hint="cs"/>
          <w:rtl/>
        </w:rPr>
        <w:t>א חופר מצד שלו ומרחיק ג</w:t>
      </w:r>
      <w:r w:rsidRPr="00F10693">
        <w:rPr>
          <w:rFonts w:hint="cs"/>
          <w:rtl/>
        </w:rPr>
        <w:t>'ט</w:t>
      </w:r>
      <w:r w:rsidRPr="00C35A2C">
        <w:rPr>
          <w:rFonts w:ascii="Fb Fontext" w:hAnsi="Fb Fontext" w:hint="cs"/>
          <w:rtl/>
        </w:rPr>
        <w:t xml:space="preserve"> וסד בסיד ומשמע גם הראשון</w:t>
      </w:r>
      <w:r w:rsidR="00843F51">
        <w:rPr>
          <w:rFonts w:ascii="Fb Fontext" w:hAnsi="Fb Fontext" w:hint="cs"/>
          <w:rtl/>
        </w:rPr>
        <w:t>,</w:t>
      </w:r>
      <w:r w:rsidRPr="00C35A2C">
        <w:rPr>
          <w:rFonts w:ascii="Fb Fontext" w:hAnsi="Fb Fontext" w:hint="cs"/>
          <w:rtl/>
        </w:rPr>
        <w:t xml:space="preserve"> </w:t>
      </w:r>
      <w:r w:rsidR="00843F51">
        <w:rPr>
          <w:rStyle w:val="affffe"/>
          <w:rtl/>
        </w:rPr>
        <w:ptab w:relativeTo="margin" w:alignment="right" w:leader="none"/>
      </w:r>
      <w:r w:rsidR="00843F51">
        <w:rPr>
          <w:rFonts w:ascii="Fb Fontext" w:hAnsi="Fb Fontext" w:hint="cs"/>
          <w:rtl/>
        </w:rPr>
        <w:t xml:space="preserve">- </w:t>
      </w:r>
      <w:r w:rsidRPr="00C35A2C">
        <w:rPr>
          <w:rFonts w:ascii="Fb Fontext" w:hAnsi="Fb Fontext" w:hint="cs"/>
          <w:b/>
          <w:rtl/>
        </w:rPr>
        <w:t xml:space="preserve">בא בידים שאני </w:t>
      </w:r>
      <w:r w:rsidRPr="00843F51">
        <w:rPr>
          <w:rStyle w:val="affffe"/>
          <w:rFonts w:hint="cs"/>
          <w:rtl/>
        </w:rPr>
        <w:t>וקמ</w:t>
      </w:r>
      <w:r w:rsidRPr="00843F51">
        <w:rPr>
          <w:rStyle w:val="affffe"/>
          <w:rtl/>
        </w:rPr>
        <w:t>"</w:t>
      </w:r>
      <w:r w:rsidRPr="00843F51">
        <w:rPr>
          <w:rStyle w:val="affffe"/>
          <w:rFonts w:hint="cs"/>
          <w:rtl/>
        </w:rPr>
        <w:t>ל</w:t>
      </w:r>
      <w:r w:rsidRPr="00C35A2C">
        <w:rPr>
          <w:rFonts w:ascii="Fb Fontext" w:hAnsi="Fb Fontext" w:hint="cs"/>
          <w:b/>
          <w:rtl/>
        </w:rPr>
        <w:t xml:space="preserve"> דסגי בג</w:t>
      </w:r>
      <w:r w:rsidRPr="00C35A2C">
        <w:rPr>
          <w:rFonts w:ascii="Fb Fontext" w:hAnsi="Fb Fontext"/>
          <w:b/>
          <w:rtl/>
        </w:rPr>
        <w:t>"</w:t>
      </w:r>
      <w:r w:rsidRPr="00C35A2C">
        <w:rPr>
          <w:rFonts w:ascii="Fb Fontext" w:hAnsi="Fb Fontext" w:hint="cs"/>
          <w:b/>
          <w:rtl/>
        </w:rPr>
        <w:t xml:space="preserve">ט </w:t>
      </w:r>
    </w:p>
    <w:p w14:paraId="5A133009" w14:textId="77777777" w:rsidR="00AC0AF5" w:rsidRPr="00C35A2C" w:rsidRDefault="00AC0AF5" w:rsidP="00982F98">
      <w:pPr>
        <w:pStyle w:val="affe"/>
        <w:framePr w:wrap="around"/>
        <w:rPr>
          <w:rtl/>
        </w:rPr>
      </w:pPr>
      <w:r w:rsidRPr="00C35A2C">
        <w:rPr>
          <w:rFonts w:hint="cs"/>
          <w:rtl/>
        </w:rPr>
        <w:t>יח.</w:t>
      </w:r>
    </w:p>
    <w:p w14:paraId="53E90A22" w14:textId="03CB5101" w:rsidR="00A60B62" w:rsidRPr="00843F51" w:rsidRDefault="00AC0AF5" w:rsidP="00A60B62">
      <w:pPr>
        <w:pStyle w:val="36"/>
        <w:framePr w:wrap="notBeside"/>
        <w:rPr>
          <w:rtl/>
        </w:rPr>
      </w:pPr>
      <w:r w:rsidRPr="00843F51">
        <w:rPr>
          <w:rtl/>
        </w:rPr>
        <w:t>ג.</w:t>
      </w:r>
      <w:r w:rsidR="00843F51" w:rsidRPr="00843F51">
        <w:rPr>
          <w:rFonts w:hint="cs"/>
          <w:rtl/>
        </w:rPr>
        <w:t xml:space="preserve"> </w:t>
      </w:r>
      <w:r w:rsidR="00843F51">
        <w:rPr>
          <w:rFonts w:hint="cs"/>
          <w:rtl/>
        </w:rPr>
        <w:t>הך:</w:t>
      </w:r>
    </w:p>
    <w:p w14:paraId="3D9A02DD" w14:textId="721FA128" w:rsidR="00AC0AF5" w:rsidRPr="00065E76" w:rsidRDefault="00AC0AF5" w:rsidP="00843F51">
      <w:pPr>
        <w:rPr>
          <w:rtl/>
        </w:rPr>
      </w:pPr>
      <w:r w:rsidRPr="00C35A2C">
        <w:rPr>
          <w:rFonts w:ascii="Fb Fontext" w:hAnsi="Fb Fontext"/>
          <w:sz w:val="32"/>
          <w:rtl/>
        </w:rPr>
        <w:t xml:space="preserve">דמרחיקין גפת זבל מלח סיד והסלעים </w:t>
      </w:r>
      <w:r w:rsidRPr="00C35A2C">
        <w:rPr>
          <w:rStyle w:val="afff8"/>
          <w:rtl/>
        </w:rPr>
        <w:t>מכותלו</w:t>
      </w:r>
      <w:r w:rsidRPr="00C35A2C">
        <w:rPr>
          <w:rFonts w:ascii="Fb Fontext" w:hAnsi="Fb Fontext"/>
          <w:sz w:val="32"/>
          <w:rtl/>
        </w:rPr>
        <w:t xml:space="preserve"> של חבירו ג</w:t>
      </w:r>
      <w:r w:rsidRPr="00F10693">
        <w:rPr>
          <w:rtl/>
        </w:rPr>
        <w:t>'ט</w:t>
      </w:r>
      <w:r w:rsidRPr="00C35A2C">
        <w:rPr>
          <w:rFonts w:ascii="Fb Fontext" w:hAnsi="Fb Fontext"/>
          <w:sz w:val="32"/>
          <w:rtl/>
        </w:rPr>
        <w:t xml:space="preserve"> או סד בסיד</w:t>
      </w:r>
      <w:r w:rsidR="00843F51">
        <w:rPr>
          <w:rFonts w:ascii="Fb Fontext" w:hAnsi="Fb Fontext" w:hint="cs"/>
          <w:sz w:val="32"/>
          <w:rtl/>
        </w:rPr>
        <w:t>.</w:t>
      </w:r>
      <w:r w:rsidR="00843F51">
        <w:rPr>
          <w:rStyle w:val="affffe"/>
          <w:rtl/>
        </w:rPr>
        <w:ptab w:relativeTo="margin" w:alignment="right" w:leader="none"/>
      </w:r>
      <w:r w:rsidR="00843F51">
        <w:rPr>
          <w:rFonts w:ascii="Fb Fontext" w:hAnsi="Fb Fontext" w:hint="cs"/>
          <w:rtl/>
        </w:rPr>
        <w:t xml:space="preserve">- </w:t>
      </w:r>
      <w:r w:rsidR="00843F51">
        <w:rPr>
          <w:rFonts w:hint="cs"/>
          <w:rtl/>
        </w:rPr>
        <w:t xml:space="preserve">אף </w:t>
      </w:r>
      <w:r w:rsidRPr="00065E76">
        <w:rPr>
          <w:rFonts w:hint="cs"/>
          <w:rtl/>
        </w:rPr>
        <w:t>ד</w:t>
      </w:r>
      <w:r w:rsidR="00AD221F">
        <w:rPr>
          <w:rFonts w:hint="cs"/>
          <w:rtl/>
        </w:rPr>
        <w:t>אין</w:t>
      </w:r>
      <w:r w:rsidRPr="00065E76">
        <w:rPr>
          <w:rFonts w:hint="cs"/>
          <w:rtl/>
        </w:rPr>
        <w:t xml:space="preserve"> כותל </w:t>
      </w:r>
      <w:r w:rsidRPr="00843F51">
        <w:rPr>
          <w:rStyle w:val="affffe"/>
          <w:rFonts w:hint="cs"/>
          <w:rtl/>
        </w:rPr>
        <w:t>וקמ</w:t>
      </w:r>
      <w:r w:rsidRPr="00843F51">
        <w:rPr>
          <w:rStyle w:val="affffe"/>
          <w:rtl/>
        </w:rPr>
        <w:t>"</w:t>
      </w:r>
      <w:r w:rsidRPr="00843F51">
        <w:rPr>
          <w:rStyle w:val="affffe"/>
          <w:rFonts w:hint="cs"/>
          <w:rtl/>
        </w:rPr>
        <w:t>ל</w:t>
      </w:r>
      <w:r w:rsidRPr="00065E76">
        <w:rPr>
          <w:rFonts w:hint="cs"/>
          <w:rtl/>
        </w:rPr>
        <w:t xml:space="preserve"> דהני קשו לכותל</w:t>
      </w:r>
      <w:r w:rsidR="00A60B62">
        <w:rPr>
          <w:rStyle w:val="aff1"/>
          <w:rtl/>
        </w:rPr>
        <w:footnoteReference w:id="2"/>
      </w:r>
    </w:p>
    <w:p w14:paraId="721036B8" w14:textId="4E3CC500" w:rsidR="00A60B62" w:rsidRPr="00A60B62" w:rsidRDefault="00AC0AF5" w:rsidP="00A60B62">
      <w:pPr>
        <w:pStyle w:val="36"/>
        <w:framePr w:wrap="notBeside"/>
        <w:rPr>
          <w:rtl/>
        </w:rPr>
      </w:pPr>
      <w:r w:rsidRPr="00A60B62">
        <w:rPr>
          <w:rtl/>
        </w:rPr>
        <w:t>ד.</w:t>
      </w:r>
      <w:r w:rsidR="00843F51" w:rsidRPr="00843F51">
        <w:rPr>
          <w:rFonts w:hint="cs"/>
          <w:rtl/>
        </w:rPr>
        <w:t xml:space="preserve"> </w:t>
      </w:r>
      <w:r w:rsidR="00843F51">
        <w:rPr>
          <w:rFonts w:hint="cs"/>
          <w:rtl/>
        </w:rPr>
        <w:t>הך:</w:t>
      </w:r>
    </w:p>
    <w:p w14:paraId="7A2D51B9" w14:textId="5B01D392" w:rsidR="00AC0AF5" w:rsidRPr="00C35A2C" w:rsidRDefault="00AC0AF5" w:rsidP="00AC0AF5">
      <w:pPr>
        <w:rPr>
          <w:rFonts w:ascii="Fb Fontext" w:hAnsi="Fb Fontext" w:cs="Guttman Vilna"/>
          <w:b/>
          <w:bCs/>
          <w:sz w:val="32"/>
          <w:rtl/>
        </w:rPr>
      </w:pPr>
      <w:r w:rsidRPr="00C35A2C">
        <w:rPr>
          <w:rFonts w:ascii="Fb Fontext" w:hAnsi="Fb Fontext"/>
          <w:sz w:val="32"/>
          <w:rtl/>
        </w:rPr>
        <w:t xml:space="preserve">דמרחיקים הזרעים, והמחרישה, ומי רגלים מן </w:t>
      </w:r>
      <w:r w:rsidRPr="00C35A2C">
        <w:rPr>
          <w:rStyle w:val="afff8"/>
          <w:rtl/>
        </w:rPr>
        <w:t>הכותל</w:t>
      </w:r>
      <w:r w:rsidRPr="00C35A2C">
        <w:rPr>
          <w:rFonts w:ascii="Fb Fontext" w:hAnsi="Fb Fontext"/>
          <w:sz w:val="32"/>
          <w:rtl/>
        </w:rPr>
        <w:t xml:space="preserve"> ג</w:t>
      </w:r>
      <w:r w:rsidRPr="00F10693">
        <w:rPr>
          <w:rtl/>
        </w:rPr>
        <w:t>'ט</w:t>
      </w:r>
    </w:p>
    <w:p w14:paraId="4D8F6C4D" w14:textId="77777777" w:rsidR="00843F51" w:rsidRPr="00843F51" w:rsidRDefault="00AC0AF5" w:rsidP="00843F51">
      <w:pPr>
        <w:pStyle w:val="36"/>
        <w:framePr w:wrap="notBeside"/>
        <w:rPr>
          <w:rtl/>
        </w:rPr>
      </w:pPr>
      <w:r w:rsidRPr="00843F51">
        <w:rPr>
          <w:rtl/>
        </w:rPr>
        <w:t>-</w:t>
      </w:r>
    </w:p>
    <w:p w14:paraId="37A52C68" w14:textId="6BB06E10" w:rsidR="00AC0AF5" w:rsidRPr="00065E76" w:rsidRDefault="00843F51" w:rsidP="00065E76">
      <w:pPr>
        <w:rPr>
          <w:rtl/>
        </w:rPr>
      </w:pPr>
      <w:r>
        <w:rPr>
          <w:rFonts w:hint="cs"/>
          <w:rtl/>
        </w:rPr>
        <w:t xml:space="preserve">אף </w:t>
      </w:r>
      <w:r w:rsidR="00AD221F">
        <w:rPr>
          <w:rFonts w:hint="cs"/>
          <w:rtl/>
        </w:rPr>
        <w:t>שאין</w:t>
      </w:r>
      <w:r w:rsidR="00AC0AF5" w:rsidRPr="00065E76">
        <w:rPr>
          <w:rFonts w:hint="cs"/>
          <w:rtl/>
        </w:rPr>
        <w:t xml:space="preserve"> כותל </w:t>
      </w:r>
      <w:r w:rsidR="00AC0AF5" w:rsidRPr="00843F51">
        <w:rPr>
          <w:rStyle w:val="affffe"/>
          <w:rFonts w:hint="cs"/>
          <w:rtl/>
        </w:rPr>
        <w:t>וקמ</w:t>
      </w:r>
      <w:r w:rsidR="00AC0AF5" w:rsidRPr="00843F51">
        <w:rPr>
          <w:rStyle w:val="affffe"/>
          <w:rtl/>
        </w:rPr>
        <w:t>"</w:t>
      </w:r>
      <w:r w:rsidR="00AC0AF5" w:rsidRPr="00843F51">
        <w:rPr>
          <w:rStyle w:val="affffe"/>
          <w:rFonts w:hint="cs"/>
          <w:rtl/>
        </w:rPr>
        <w:t>ל</w:t>
      </w:r>
      <w:r>
        <w:rPr>
          <w:rStyle w:val="affffe"/>
          <w:rFonts w:hint="cs"/>
          <w:rtl/>
        </w:rPr>
        <w:t>:</w:t>
      </w:r>
      <w:r w:rsidR="00AC0AF5" w:rsidRPr="00843F51">
        <w:rPr>
          <w:rStyle w:val="affffe"/>
          <w:rFonts w:hint="cs"/>
          <w:rtl/>
        </w:rPr>
        <w:t xml:space="preserve"> </w:t>
      </w:r>
      <w:r w:rsidR="00AC0AF5" w:rsidRPr="00065E76">
        <w:rPr>
          <w:rFonts w:hint="cs"/>
          <w:rtl/>
        </w:rPr>
        <w:t>דמתונתא</w:t>
      </w:r>
      <w:r w:rsidR="00AC0AF5" w:rsidRPr="00065E76">
        <w:rPr>
          <w:rtl/>
        </w:rPr>
        <w:t xml:space="preserve"> </w:t>
      </w:r>
      <w:r w:rsidR="00AC0AF5" w:rsidRPr="00065E76">
        <w:rPr>
          <w:rFonts w:hint="cs"/>
          <w:rtl/>
        </w:rPr>
        <w:t>קשה</w:t>
      </w:r>
      <w:r w:rsidR="00AC0AF5" w:rsidRPr="00065E76">
        <w:rPr>
          <w:rtl/>
        </w:rPr>
        <w:t xml:space="preserve"> </w:t>
      </w:r>
      <w:r w:rsidR="00AC0AF5" w:rsidRPr="00065E76">
        <w:rPr>
          <w:rFonts w:hint="cs"/>
          <w:rtl/>
        </w:rPr>
        <w:t>לכותל</w:t>
      </w:r>
      <w:r w:rsidR="00AC0AF5" w:rsidRPr="00065E76">
        <w:rPr>
          <w:rtl/>
        </w:rPr>
        <w:t>.</w:t>
      </w:r>
    </w:p>
    <w:p w14:paraId="1ACBFD3C" w14:textId="4A28014D" w:rsidR="00A60B62" w:rsidRPr="00A60B62" w:rsidRDefault="00AC0AF5" w:rsidP="00A60B62">
      <w:pPr>
        <w:pStyle w:val="36"/>
        <w:framePr w:wrap="notBeside"/>
        <w:rPr>
          <w:rtl/>
        </w:rPr>
      </w:pPr>
      <w:r w:rsidRPr="00A60B62">
        <w:rPr>
          <w:rFonts w:hint="cs"/>
          <w:rtl/>
        </w:rPr>
        <w:t>ה.</w:t>
      </w:r>
      <w:r w:rsidR="00843F51" w:rsidRPr="00843F51">
        <w:rPr>
          <w:rFonts w:hint="cs"/>
          <w:rtl/>
        </w:rPr>
        <w:t xml:space="preserve"> </w:t>
      </w:r>
      <w:r w:rsidR="00843F51">
        <w:rPr>
          <w:rFonts w:hint="cs"/>
          <w:rtl/>
        </w:rPr>
        <w:t>הך:</w:t>
      </w:r>
    </w:p>
    <w:p w14:paraId="6F8D0B11" w14:textId="3A17131D" w:rsidR="00843F51" w:rsidRDefault="00AC0AF5" w:rsidP="00843F51">
      <w:pPr>
        <w:rPr>
          <w:rFonts w:ascii="Fb Fontext" w:hAnsi="Fb Fontext"/>
          <w:rtl/>
        </w:rPr>
      </w:pPr>
      <w:r w:rsidRPr="00C35A2C">
        <w:rPr>
          <w:rFonts w:ascii="Fb Fontext" w:hAnsi="Fb Fontext" w:hint="cs"/>
          <w:sz w:val="32"/>
          <w:rtl/>
        </w:rPr>
        <w:t>דאת</w:t>
      </w:r>
      <w:r w:rsidRPr="00C35A2C">
        <w:rPr>
          <w:rFonts w:ascii="Fb Fontext" w:hAnsi="Fb Fontext"/>
          <w:sz w:val="32"/>
          <w:rtl/>
        </w:rPr>
        <w:t xml:space="preserve"> </w:t>
      </w:r>
      <w:r w:rsidRPr="00C35A2C">
        <w:rPr>
          <w:rFonts w:ascii="Fb Fontext" w:hAnsi="Fb Fontext" w:hint="cs"/>
          <w:sz w:val="32"/>
          <w:rtl/>
        </w:rPr>
        <w:t>הריחים</w:t>
      </w:r>
      <w:r w:rsidRPr="00C35A2C">
        <w:rPr>
          <w:rFonts w:ascii="Fb Fontext" w:hAnsi="Fb Fontext"/>
          <w:sz w:val="32"/>
          <w:rtl/>
        </w:rPr>
        <w:t xml:space="preserve"> - </w:t>
      </w:r>
      <w:r w:rsidRPr="00C35A2C">
        <w:rPr>
          <w:rFonts w:ascii="Fb Fontext" w:hAnsi="Fb Fontext" w:hint="cs"/>
          <w:sz w:val="32"/>
          <w:rtl/>
        </w:rPr>
        <w:t>ג</w:t>
      </w:r>
      <w:r w:rsidRPr="00F10693">
        <w:rPr>
          <w:rtl/>
        </w:rPr>
        <w:t xml:space="preserve">' </w:t>
      </w:r>
      <w:r w:rsidRPr="00C35A2C">
        <w:rPr>
          <w:rFonts w:ascii="Fb Fontext" w:hAnsi="Fb Fontext" w:hint="cs"/>
          <w:sz w:val="32"/>
          <w:rtl/>
        </w:rPr>
        <w:t>מן</w:t>
      </w:r>
      <w:r w:rsidRPr="00C35A2C">
        <w:rPr>
          <w:rFonts w:ascii="Fb Fontext" w:hAnsi="Fb Fontext"/>
          <w:sz w:val="32"/>
          <w:rtl/>
        </w:rPr>
        <w:t xml:space="preserve"> </w:t>
      </w:r>
      <w:r w:rsidRPr="00C35A2C">
        <w:rPr>
          <w:rFonts w:ascii="Fb Fontext" w:hAnsi="Fb Fontext" w:hint="cs"/>
          <w:sz w:val="32"/>
          <w:rtl/>
        </w:rPr>
        <w:t>השכב</w:t>
      </w:r>
      <w:r w:rsidRPr="00C35A2C">
        <w:rPr>
          <w:rFonts w:ascii="Fb Fontext" w:hAnsi="Fb Fontext"/>
          <w:sz w:val="32"/>
          <w:rtl/>
        </w:rPr>
        <w:t xml:space="preserve"> </w:t>
      </w:r>
      <w:r w:rsidRPr="00C35A2C">
        <w:rPr>
          <w:rFonts w:ascii="Fb Fontext" w:hAnsi="Fb Fontext" w:hint="cs"/>
          <w:sz w:val="32"/>
          <w:rtl/>
        </w:rPr>
        <w:t>שהן</w:t>
      </w:r>
      <w:r w:rsidRPr="00C35A2C">
        <w:rPr>
          <w:rFonts w:ascii="Fb Fontext" w:hAnsi="Fb Fontext"/>
          <w:sz w:val="32"/>
          <w:rtl/>
        </w:rPr>
        <w:t xml:space="preserve"> </w:t>
      </w:r>
      <w:r w:rsidRPr="00C35A2C">
        <w:rPr>
          <w:rFonts w:ascii="Fb Fontext" w:hAnsi="Fb Fontext" w:hint="cs"/>
          <w:sz w:val="32"/>
          <w:rtl/>
        </w:rPr>
        <w:t>ד</w:t>
      </w:r>
      <w:r w:rsidRPr="00F10693">
        <w:rPr>
          <w:rtl/>
        </w:rPr>
        <w:t xml:space="preserve">' </w:t>
      </w:r>
      <w:r w:rsidRPr="00C35A2C">
        <w:rPr>
          <w:rFonts w:ascii="Fb Fontext" w:hAnsi="Fb Fontext" w:hint="cs"/>
          <w:sz w:val="32"/>
          <w:rtl/>
        </w:rPr>
        <w:t>מן</w:t>
      </w:r>
      <w:r w:rsidRPr="00C35A2C">
        <w:rPr>
          <w:rFonts w:ascii="Fb Fontext" w:hAnsi="Fb Fontext"/>
          <w:sz w:val="32"/>
          <w:rtl/>
        </w:rPr>
        <w:t xml:space="preserve"> </w:t>
      </w:r>
      <w:r w:rsidRPr="00C35A2C">
        <w:rPr>
          <w:rFonts w:ascii="Fb Fontext" w:hAnsi="Fb Fontext" w:hint="cs"/>
          <w:sz w:val="32"/>
          <w:rtl/>
        </w:rPr>
        <w:t>הרכב</w:t>
      </w:r>
      <w:r w:rsidR="00843F51">
        <w:rPr>
          <w:rFonts w:ascii="Fb Fontext" w:hAnsi="Fb Fontext" w:hint="cs"/>
          <w:rtl/>
        </w:rPr>
        <w:t xml:space="preserve">, </w:t>
      </w:r>
    </w:p>
    <w:p w14:paraId="63238F8C" w14:textId="77777777" w:rsidR="00843F51" w:rsidRPr="00843F51" w:rsidRDefault="00AC0AF5" w:rsidP="00843F51">
      <w:pPr>
        <w:pStyle w:val="36"/>
        <w:framePr w:wrap="notBeside"/>
        <w:rPr>
          <w:rtl/>
        </w:rPr>
      </w:pPr>
      <w:r w:rsidRPr="00843F51">
        <w:rPr>
          <w:rtl/>
        </w:rPr>
        <w:t>-</w:t>
      </w:r>
    </w:p>
    <w:p w14:paraId="1F363171" w14:textId="7CD21F6B" w:rsidR="00AC0AF5" w:rsidRPr="00065E76" w:rsidRDefault="00843F51" w:rsidP="00843F51">
      <w:pPr>
        <w:rPr>
          <w:rtl/>
        </w:rPr>
      </w:pPr>
      <w:r>
        <w:rPr>
          <w:rStyle w:val="affffe"/>
          <w:rFonts w:hint="cs"/>
          <w:rtl/>
        </w:rPr>
        <w:t xml:space="preserve">אע''ג </w:t>
      </w:r>
      <w:r w:rsidR="00AD221F">
        <w:rPr>
          <w:rFonts w:hint="cs"/>
          <w:rtl/>
        </w:rPr>
        <w:t>שאין</w:t>
      </w:r>
      <w:r w:rsidR="00AC0AF5" w:rsidRPr="00065E76">
        <w:rPr>
          <w:rFonts w:hint="cs"/>
          <w:rtl/>
        </w:rPr>
        <w:t xml:space="preserve"> כותל </w:t>
      </w:r>
      <w:r w:rsidR="00AC0AF5" w:rsidRPr="00843F51">
        <w:rPr>
          <w:rStyle w:val="affffe"/>
          <w:rFonts w:hint="cs"/>
          <w:rtl/>
        </w:rPr>
        <w:t>וקמ</w:t>
      </w:r>
      <w:r w:rsidR="00AC0AF5" w:rsidRPr="00843F51">
        <w:rPr>
          <w:rStyle w:val="affffe"/>
          <w:rtl/>
        </w:rPr>
        <w:t>"</w:t>
      </w:r>
      <w:r w:rsidR="00AC0AF5" w:rsidRPr="00843F51">
        <w:rPr>
          <w:rStyle w:val="affffe"/>
          <w:rFonts w:hint="cs"/>
          <w:rtl/>
        </w:rPr>
        <w:t>ל</w:t>
      </w:r>
      <w:r w:rsidR="00AC0AF5" w:rsidRPr="00065E76">
        <w:rPr>
          <w:rFonts w:hint="cs"/>
          <w:rtl/>
        </w:rPr>
        <w:t xml:space="preserve"> דרעד או קול או </w:t>
      </w:r>
      <w:r>
        <w:rPr>
          <w:rFonts w:hint="cs"/>
          <w:rtl/>
        </w:rPr>
        <w:t xml:space="preserve">שניהם </w:t>
      </w:r>
      <w:r w:rsidR="00AC0AF5" w:rsidRPr="00065E76">
        <w:rPr>
          <w:rFonts w:hint="cs"/>
          <w:rtl/>
        </w:rPr>
        <w:t>קשה</w:t>
      </w:r>
      <w:r w:rsidR="00AC0AF5" w:rsidRPr="00065E76">
        <w:rPr>
          <w:rtl/>
        </w:rPr>
        <w:t xml:space="preserve"> </w:t>
      </w:r>
      <w:r w:rsidR="00AC0AF5" w:rsidRPr="00065E76">
        <w:rPr>
          <w:rFonts w:hint="cs"/>
          <w:rtl/>
        </w:rPr>
        <w:t>לכותל</w:t>
      </w:r>
      <w:r w:rsidR="00AC0AF5" w:rsidRPr="00065E76">
        <w:rPr>
          <w:rtl/>
        </w:rPr>
        <w:t>.</w:t>
      </w:r>
    </w:p>
    <w:p w14:paraId="595DAC9B" w14:textId="7CF42FE1" w:rsidR="00A60B62" w:rsidRPr="00A60B62" w:rsidRDefault="00AC0AF5" w:rsidP="00A60B62">
      <w:pPr>
        <w:pStyle w:val="36"/>
        <w:framePr w:wrap="notBeside"/>
        <w:rPr>
          <w:rtl/>
        </w:rPr>
      </w:pPr>
      <w:r w:rsidRPr="00A60B62">
        <w:rPr>
          <w:rFonts w:hint="cs"/>
          <w:rtl/>
        </w:rPr>
        <w:t>ו.</w:t>
      </w:r>
      <w:r w:rsidR="00843F51">
        <w:rPr>
          <w:rFonts w:hint="cs"/>
          <w:rtl/>
        </w:rPr>
        <w:t xml:space="preserve"> הך:</w:t>
      </w:r>
    </w:p>
    <w:p w14:paraId="7D137DC2" w14:textId="6299EC3D" w:rsidR="00AC0AF5" w:rsidRPr="00C35A2C" w:rsidRDefault="00AC0AF5" w:rsidP="00AC0AF5">
      <w:pPr>
        <w:rPr>
          <w:rFonts w:ascii="Fb Fontext" w:hAnsi="Fb Fontext"/>
          <w:rtl/>
        </w:rPr>
      </w:pPr>
      <w:r w:rsidRPr="00C35A2C">
        <w:rPr>
          <w:rFonts w:ascii="Fb Fontext" w:hAnsi="Fb Fontext" w:hint="cs"/>
          <w:sz w:val="32"/>
          <w:rtl/>
        </w:rPr>
        <w:t>דואת</w:t>
      </w:r>
      <w:r w:rsidRPr="00C35A2C">
        <w:rPr>
          <w:rFonts w:ascii="Fb Fontext" w:hAnsi="Fb Fontext"/>
          <w:sz w:val="32"/>
          <w:rtl/>
        </w:rPr>
        <w:t xml:space="preserve"> </w:t>
      </w:r>
      <w:r w:rsidRPr="00C35A2C">
        <w:rPr>
          <w:rFonts w:ascii="Fb Fontext" w:hAnsi="Fb Fontext" w:hint="cs"/>
          <w:sz w:val="32"/>
          <w:rtl/>
        </w:rPr>
        <w:t>התנור</w:t>
      </w:r>
      <w:r w:rsidRPr="00C35A2C">
        <w:rPr>
          <w:rFonts w:ascii="Fb Fontext" w:hAnsi="Fb Fontext"/>
          <w:sz w:val="32"/>
          <w:rtl/>
        </w:rPr>
        <w:t xml:space="preserve"> - </w:t>
      </w:r>
      <w:r w:rsidRPr="00C35A2C">
        <w:rPr>
          <w:rFonts w:ascii="Fb Fontext" w:hAnsi="Fb Fontext" w:hint="cs"/>
          <w:sz w:val="32"/>
          <w:rtl/>
        </w:rPr>
        <w:t>שלשה</w:t>
      </w:r>
      <w:r w:rsidRPr="00C35A2C">
        <w:rPr>
          <w:rFonts w:ascii="Fb Fontext" w:hAnsi="Fb Fontext"/>
          <w:sz w:val="32"/>
          <w:rtl/>
        </w:rPr>
        <w:t xml:space="preserve"> </w:t>
      </w:r>
      <w:r w:rsidRPr="00C35A2C">
        <w:rPr>
          <w:rFonts w:ascii="Fb Fontext" w:hAnsi="Fb Fontext" w:hint="cs"/>
          <w:sz w:val="32"/>
          <w:rtl/>
        </w:rPr>
        <w:t>מן</w:t>
      </w:r>
      <w:r w:rsidRPr="00C35A2C">
        <w:rPr>
          <w:rFonts w:ascii="Fb Fontext" w:hAnsi="Fb Fontext"/>
          <w:sz w:val="32"/>
          <w:rtl/>
        </w:rPr>
        <w:t xml:space="preserve"> </w:t>
      </w:r>
      <w:r w:rsidRPr="00C35A2C">
        <w:rPr>
          <w:rFonts w:ascii="Fb Fontext" w:hAnsi="Fb Fontext" w:hint="cs"/>
          <w:sz w:val="32"/>
          <w:rtl/>
        </w:rPr>
        <w:t>הכליא</w:t>
      </w:r>
      <w:r w:rsidRPr="00C35A2C">
        <w:rPr>
          <w:rFonts w:ascii="Fb Fontext" w:hAnsi="Fb Fontext"/>
          <w:sz w:val="32"/>
          <w:rtl/>
        </w:rPr>
        <w:t xml:space="preserve"> </w:t>
      </w:r>
      <w:r w:rsidRPr="00C35A2C">
        <w:rPr>
          <w:rFonts w:ascii="Fb Fontext" w:hAnsi="Fb Fontext" w:hint="cs"/>
          <w:sz w:val="32"/>
          <w:rtl/>
        </w:rPr>
        <w:t>שהן</w:t>
      </w:r>
      <w:r w:rsidRPr="00C35A2C">
        <w:rPr>
          <w:rFonts w:ascii="Fb Fontext" w:hAnsi="Fb Fontext"/>
          <w:sz w:val="32"/>
          <w:rtl/>
        </w:rPr>
        <w:t xml:space="preserve"> </w:t>
      </w:r>
      <w:r w:rsidRPr="00C35A2C">
        <w:rPr>
          <w:rFonts w:ascii="Fb Fontext" w:hAnsi="Fb Fontext" w:hint="cs"/>
          <w:sz w:val="32"/>
          <w:rtl/>
        </w:rPr>
        <w:t>ד</w:t>
      </w:r>
      <w:r w:rsidRPr="00F10693">
        <w:rPr>
          <w:rtl/>
        </w:rPr>
        <w:t xml:space="preserve">' </w:t>
      </w:r>
      <w:r w:rsidRPr="00C35A2C">
        <w:rPr>
          <w:rFonts w:ascii="Fb Fontext" w:hAnsi="Fb Fontext" w:hint="cs"/>
          <w:sz w:val="32"/>
          <w:rtl/>
        </w:rPr>
        <w:t>מן</w:t>
      </w:r>
      <w:r w:rsidRPr="00C35A2C">
        <w:rPr>
          <w:rFonts w:ascii="Fb Fontext" w:hAnsi="Fb Fontext"/>
          <w:sz w:val="32"/>
          <w:rtl/>
        </w:rPr>
        <w:t xml:space="preserve"> </w:t>
      </w:r>
      <w:r w:rsidRPr="00C35A2C">
        <w:rPr>
          <w:rFonts w:ascii="Fb Fontext" w:hAnsi="Fb Fontext" w:hint="cs"/>
          <w:sz w:val="32"/>
          <w:rtl/>
        </w:rPr>
        <w:t>השפה</w:t>
      </w:r>
    </w:p>
    <w:p w14:paraId="4C9B705C" w14:textId="77777777" w:rsidR="00843F51" w:rsidRPr="00843F51" w:rsidRDefault="00AC0AF5" w:rsidP="00843F51">
      <w:pPr>
        <w:pStyle w:val="36"/>
        <w:framePr w:wrap="notBeside"/>
        <w:rPr>
          <w:rtl/>
        </w:rPr>
      </w:pPr>
      <w:r w:rsidRPr="00843F51">
        <w:rPr>
          <w:rtl/>
        </w:rPr>
        <w:t>-</w:t>
      </w:r>
    </w:p>
    <w:p w14:paraId="6FCC8724" w14:textId="2C5D6560" w:rsidR="00AC0AF5" w:rsidRPr="00065E76" w:rsidRDefault="00AC0AF5" w:rsidP="00065E76">
      <w:pPr>
        <w:rPr>
          <w:rtl/>
        </w:rPr>
      </w:pPr>
      <w:r w:rsidRPr="00065E76">
        <w:rPr>
          <w:rFonts w:hint="cs"/>
          <w:rtl/>
        </w:rPr>
        <w:t>אע</w:t>
      </w:r>
      <w:r w:rsidRPr="00065E76">
        <w:rPr>
          <w:rtl/>
        </w:rPr>
        <w:t>"</w:t>
      </w:r>
      <w:r w:rsidRPr="00065E76">
        <w:rPr>
          <w:rFonts w:hint="cs"/>
          <w:rtl/>
        </w:rPr>
        <w:t xml:space="preserve">ג </w:t>
      </w:r>
      <w:r w:rsidR="00AD221F">
        <w:rPr>
          <w:rFonts w:hint="cs"/>
          <w:rtl/>
        </w:rPr>
        <w:t>שאין</w:t>
      </w:r>
      <w:r w:rsidRPr="00065E76">
        <w:rPr>
          <w:rFonts w:hint="cs"/>
          <w:rtl/>
        </w:rPr>
        <w:t xml:space="preserve"> כותל </w:t>
      </w:r>
      <w:r w:rsidRPr="00843F51">
        <w:rPr>
          <w:rStyle w:val="affffe"/>
          <w:rFonts w:hint="cs"/>
          <w:rtl/>
        </w:rPr>
        <w:t>וקמ</w:t>
      </w:r>
      <w:r w:rsidRPr="00843F51">
        <w:rPr>
          <w:rStyle w:val="affffe"/>
          <w:rtl/>
        </w:rPr>
        <w:t>"</w:t>
      </w:r>
      <w:r w:rsidRPr="00843F51">
        <w:rPr>
          <w:rStyle w:val="affffe"/>
          <w:rFonts w:hint="cs"/>
          <w:rtl/>
        </w:rPr>
        <w:t>ל</w:t>
      </w:r>
      <w:r w:rsidRPr="00065E76">
        <w:rPr>
          <w:rFonts w:hint="cs"/>
          <w:rtl/>
        </w:rPr>
        <w:t xml:space="preserve"> דהבל</w:t>
      </w:r>
      <w:r w:rsidRPr="00065E76">
        <w:rPr>
          <w:rtl/>
        </w:rPr>
        <w:t xml:space="preserve"> </w:t>
      </w:r>
      <w:r w:rsidRPr="00065E76">
        <w:rPr>
          <w:rFonts w:hint="cs"/>
          <w:rtl/>
        </w:rPr>
        <w:t>קשה</w:t>
      </w:r>
      <w:r w:rsidRPr="00065E76">
        <w:rPr>
          <w:rtl/>
        </w:rPr>
        <w:t xml:space="preserve"> </w:t>
      </w:r>
      <w:r w:rsidRPr="00065E76">
        <w:rPr>
          <w:rFonts w:hint="cs"/>
          <w:rtl/>
        </w:rPr>
        <w:t>לכותל</w:t>
      </w:r>
      <w:r w:rsidRPr="00065E76">
        <w:rPr>
          <w:rtl/>
        </w:rPr>
        <w:t>.</w:t>
      </w:r>
    </w:p>
    <w:p w14:paraId="0A9DE3D9" w14:textId="2E6C8FC2" w:rsidR="00A60B62" w:rsidRPr="00A60B62" w:rsidRDefault="00AC0AF5" w:rsidP="00A60B62">
      <w:pPr>
        <w:pStyle w:val="36"/>
        <w:framePr w:wrap="notBeside"/>
        <w:rPr>
          <w:rtl/>
        </w:rPr>
      </w:pPr>
      <w:r w:rsidRPr="00A60B62">
        <w:rPr>
          <w:rtl/>
        </w:rPr>
        <w:t>ז.</w:t>
      </w:r>
      <w:r w:rsidR="00843F51">
        <w:rPr>
          <w:rFonts w:hint="cs"/>
          <w:rtl/>
        </w:rPr>
        <w:t xml:space="preserve"> הך:</w:t>
      </w:r>
    </w:p>
    <w:p w14:paraId="14696019" w14:textId="3529F1EA" w:rsidR="00AC0AF5" w:rsidRPr="00C35A2C" w:rsidRDefault="00AC0AF5" w:rsidP="00A60B62">
      <w:pPr>
        <w:rPr>
          <w:rFonts w:ascii="Fb Fontext" w:hAnsi="Fb Fontext"/>
          <w:rtl/>
        </w:rPr>
      </w:pPr>
      <w:r w:rsidRPr="00C35A2C">
        <w:rPr>
          <w:rFonts w:ascii="Fb Fontext" w:hAnsi="Fb Fontext"/>
          <w:sz w:val="32"/>
          <w:rtl/>
        </w:rPr>
        <w:t>דלא יפתח אדם חנות של נחתומין ושל צבעין או רפת בקר תחת אוצרו של חבירו, ומשמע דווקא אוצר</w:t>
      </w:r>
      <w:r w:rsidR="00A60B62">
        <w:rPr>
          <w:rStyle w:val="aff1"/>
          <w:rFonts w:ascii="Fb Fontext" w:hAnsi="Fb Fontext"/>
          <w:sz w:val="32"/>
          <w:rtl/>
        </w:rPr>
        <w:footnoteReference w:id="3"/>
      </w:r>
      <w:r w:rsidRPr="00C35A2C">
        <w:rPr>
          <w:rFonts w:ascii="Fb Fontext" w:hAnsi="Fb Fontext"/>
          <w:sz w:val="32"/>
          <w:rtl/>
        </w:rPr>
        <w:t xml:space="preserve"> </w:t>
      </w:r>
    </w:p>
    <w:p w14:paraId="4B108ADD" w14:textId="77777777" w:rsidR="00EB1204" w:rsidRDefault="00AC0AF5" w:rsidP="00065E76">
      <w:pPr>
        <w:rPr>
          <w:rtl/>
        </w:rPr>
      </w:pPr>
      <w:r w:rsidRPr="00065E76">
        <w:rPr>
          <w:rtl/>
        </w:rPr>
        <w:t xml:space="preserve">- </w:t>
      </w:r>
      <w:r w:rsidRPr="00065E76">
        <w:rPr>
          <w:rFonts w:hint="cs"/>
          <w:rtl/>
        </w:rPr>
        <w:t xml:space="preserve">דדירה שאני דאין לאסור דירה כשההיזק אינן מוכן </w:t>
      </w:r>
    </w:p>
    <w:p w14:paraId="5629BCFB" w14:textId="1D6F1F4D" w:rsidR="00EB1204" w:rsidRDefault="00AC0AF5" w:rsidP="00065E76">
      <w:pPr>
        <w:rPr>
          <w:rtl/>
        </w:rPr>
      </w:pPr>
      <w:r w:rsidRPr="00EB1204">
        <w:rPr>
          <w:rStyle w:val="affffe"/>
          <w:rFonts w:hint="cs"/>
          <w:rtl/>
        </w:rPr>
        <w:t>ודייקא נמי</w:t>
      </w:r>
      <w:r w:rsidRPr="00065E76">
        <w:rPr>
          <w:rFonts w:hint="cs"/>
          <w:rtl/>
        </w:rPr>
        <w:t xml:space="preserve"> אם</w:t>
      </w:r>
      <w:r w:rsidRPr="00065E76">
        <w:rPr>
          <w:rtl/>
        </w:rPr>
        <w:t xml:space="preserve"> </w:t>
      </w:r>
      <w:r w:rsidRPr="00065E76">
        <w:rPr>
          <w:rFonts w:hint="cs"/>
          <w:rtl/>
        </w:rPr>
        <w:t>היתה</w:t>
      </w:r>
      <w:r w:rsidRPr="00065E76">
        <w:rPr>
          <w:rtl/>
        </w:rPr>
        <w:t xml:space="preserve"> </w:t>
      </w:r>
      <w:r w:rsidRPr="00065E76">
        <w:rPr>
          <w:rFonts w:hint="cs"/>
          <w:rtl/>
        </w:rPr>
        <w:t>רפת</w:t>
      </w:r>
      <w:r w:rsidRPr="00065E76">
        <w:rPr>
          <w:rtl/>
        </w:rPr>
        <w:t xml:space="preserve"> </w:t>
      </w:r>
      <w:r w:rsidRPr="00065E76">
        <w:rPr>
          <w:rFonts w:hint="cs"/>
          <w:rtl/>
        </w:rPr>
        <w:t>בקר</w:t>
      </w:r>
      <w:r w:rsidRPr="00065E76">
        <w:rPr>
          <w:rtl/>
        </w:rPr>
        <w:t xml:space="preserve"> </w:t>
      </w:r>
      <w:r w:rsidRPr="00065E76">
        <w:rPr>
          <w:rFonts w:hint="cs"/>
          <w:rtl/>
        </w:rPr>
        <w:t>קודמת</w:t>
      </w:r>
      <w:r w:rsidRPr="00065E76">
        <w:rPr>
          <w:rtl/>
        </w:rPr>
        <w:t xml:space="preserve"> </w:t>
      </w:r>
      <w:r w:rsidRPr="00065E76">
        <w:rPr>
          <w:rFonts w:hint="cs"/>
          <w:rtl/>
        </w:rPr>
        <w:t>לאוצר</w:t>
      </w:r>
      <w:r w:rsidRPr="00065E76">
        <w:rPr>
          <w:rtl/>
        </w:rPr>
        <w:t xml:space="preserve"> </w:t>
      </w:r>
      <w:r w:rsidRPr="00065E76">
        <w:rPr>
          <w:rFonts w:hint="cs"/>
          <w:rtl/>
        </w:rPr>
        <w:t>מותר</w:t>
      </w:r>
      <w:r w:rsidRPr="00065E76">
        <w:rPr>
          <w:rtl/>
        </w:rPr>
        <w:t>.</w:t>
      </w:r>
      <w:r w:rsidRPr="00065E76">
        <w:rPr>
          <w:rFonts w:hint="cs"/>
          <w:rtl/>
        </w:rPr>
        <w:t xml:space="preserve"> </w:t>
      </w:r>
    </w:p>
    <w:p w14:paraId="299867D7" w14:textId="583DCE8C" w:rsidR="00AC0AF5" w:rsidRPr="00065E76" w:rsidRDefault="00AC0AF5" w:rsidP="00065E76">
      <w:pPr>
        <w:rPr>
          <w:rtl/>
        </w:rPr>
      </w:pPr>
      <w:r w:rsidRPr="00065E76">
        <w:rPr>
          <w:rFonts w:hint="cs"/>
          <w:rtl/>
        </w:rPr>
        <w:t>ותימה דהו</w:t>
      </w:r>
      <w:r w:rsidRPr="00F10693">
        <w:rPr>
          <w:rFonts w:hint="cs"/>
          <w:rtl/>
        </w:rPr>
        <w:t>'ל</w:t>
      </w:r>
      <w:r w:rsidRPr="00065E76">
        <w:rPr>
          <w:rFonts w:hint="cs"/>
          <w:rtl/>
        </w:rPr>
        <w:t xml:space="preserve"> לאשמעי</w:t>
      </w:r>
      <w:r w:rsidRPr="00F10693">
        <w:rPr>
          <w:rFonts w:hint="cs"/>
          <w:rtl/>
        </w:rPr>
        <w:t xml:space="preserve">' </w:t>
      </w:r>
      <w:r w:rsidRPr="00065E76">
        <w:rPr>
          <w:rFonts w:hint="cs"/>
          <w:rtl/>
        </w:rPr>
        <w:t>חידוש דאפי</w:t>
      </w:r>
      <w:r w:rsidRPr="00F10693">
        <w:rPr>
          <w:rFonts w:hint="cs"/>
          <w:rtl/>
        </w:rPr>
        <w:t xml:space="preserve">' </w:t>
      </w:r>
      <w:r w:rsidRPr="00065E76">
        <w:rPr>
          <w:rFonts w:hint="cs"/>
          <w:rtl/>
        </w:rPr>
        <w:t>בג</w:t>
      </w:r>
      <w:r w:rsidRPr="00065E76">
        <w:rPr>
          <w:rtl/>
        </w:rPr>
        <w:t>"</w:t>
      </w:r>
      <w:r w:rsidRPr="00065E76">
        <w:rPr>
          <w:rFonts w:hint="cs"/>
          <w:rtl/>
        </w:rPr>
        <w:t>ד מהני אפי</w:t>
      </w:r>
      <w:r w:rsidRPr="00F10693">
        <w:rPr>
          <w:rFonts w:hint="cs"/>
          <w:rtl/>
        </w:rPr>
        <w:t xml:space="preserve">' </w:t>
      </w:r>
      <w:r>
        <w:rPr>
          <w:rStyle w:val="affffe"/>
          <w:rFonts w:hint="cs"/>
          <w:rtl/>
          <w:rPrChange w:id="9096" w:author="מנוע אמוראים" w:date="2026-10-05T16:41:09Z">
            <w:rPr>
              <w:rFonts w:hint="cs"/>
              <w:rtl/>
            </w:rPr>
          </w:rPrChange>
        </w:rPr>
        <w:t xml:space="preserve">לר</w:t>
      </w:r>
      <w:r>
        <w:rPr>
          <w:rStyle w:val="affffe"/>
          <w:rtl/>
          <w:rPrChange w:id="9097" w:author="מנוע אמוראים" w:date="2026-10-05T16:41:09Z">
            <w:rPr>
              <w:rtl/>
            </w:rPr>
          </w:rPrChange>
        </w:rPr>
        <w:t xml:space="preserve">"</w:t>
      </w:r>
      <w:r>
        <w:rPr>
          <w:rStyle w:val="affffe"/>
          <w:rFonts w:hint="cs"/>
          <w:rtl/>
          <w:rPrChange w:id="9098" w:author="מנוע אמוראים" w:date="2026-10-05T16:41:09Z">
            <w:rPr>
              <w:rFonts w:hint="cs"/>
              <w:rtl/>
            </w:rPr>
          </w:rPrChange>
        </w:rPr>
        <w:t xml:space="preserve">י</w:t>
      </w:r>
    </w:p>
    <w:p w14:paraId="28D14D9A" w14:textId="162803A0" w:rsidR="00843F51" w:rsidRPr="00843F51" w:rsidRDefault="00843F51" w:rsidP="00843F51">
      <w:pPr>
        <w:pStyle w:val="36"/>
        <w:framePr w:wrap="notBeside"/>
        <w:rPr>
          <w:rtl/>
        </w:rPr>
      </w:pPr>
      <w:r>
        <w:rPr>
          <w:rFonts w:hint="cs"/>
          <w:rtl/>
        </w:rPr>
        <w:t xml:space="preserve">ח. </w:t>
      </w:r>
      <w:r w:rsidR="00AC0AF5" w:rsidRPr="00843F51">
        <w:rPr>
          <w:rFonts w:hint="cs"/>
          <w:rtl/>
        </w:rPr>
        <w:t>הך</w:t>
      </w:r>
    </w:p>
    <w:p w14:paraId="2D2F6B1A" w14:textId="779E694E" w:rsidR="00AC0AF5" w:rsidRPr="00C35A2C" w:rsidRDefault="00AC0AF5" w:rsidP="00EB1204">
      <w:pPr>
        <w:rPr>
          <w:rtl/>
        </w:rPr>
      </w:pPr>
      <w:r w:rsidRPr="00C35A2C">
        <w:rPr>
          <w:rFonts w:hint="cs"/>
          <w:rtl/>
        </w:rPr>
        <w:t>דמרחיקין ד</w:t>
      </w:r>
      <w:r w:rsidRPr="00F10693">
        <w:rPr>
          <w:rFonts w:hint="cs"/>
          <w:rtl/>
        </w:rPr>
        <w:t>'א</w:t>
      </w:r>
      <w:r w:rsidRPr="00C35A2C">
        <w:rPr>
          <w:rFonts w:hint="cs"/>
          <w:rtl/>
        </w:rPr>
        <w:t xml:space="preserve"> לאילן הסמוך לשדה כדי עבודת הכרם </w:t>
      </w:r>
    </w:p>
    <w:p w14:paraId="0F2C89FB" w14:textId="4A522B8F" w:rsidR="00AC0AF5" w:rsidRPr="00065E76" w:rsidRDefault="00AC0AF5" w:rsidP="00065E76">
      <w:pPr>
        <w:rPr>
          <w:rtl/>
        </w:rPr>
      </w:pPr>
      <w:r w:rsidRPr="00065E76">
        <w:rPr>
          <w:rtl/>
        </w:rPr>
        <w:t xml:space="preserve">- </w:t>
      </w:r>
      <w:r w:rsidRPr="00065E76">
        <w:rPr>
          <w:rFonts w:hint="cs"/>
          <w:rtl/>
        </w:rPr>
        <w:t>היינו בלית שרשים דמזקי דמיירי בצונמא  ו</w:t>
      </w:r>
      <w:r w:rsidR="00AD221F">
        <w:rPr>
          <w:rFonts w:hint="cs"/>
          <w:rtl/>
        </w:rPr>
        <w:t xml:space="preserve">לכך </w:t>
      </w:r>
      <w:r w:rsidRPr="00065E76">
        <w:rPr>
          <w:rFonts w:hint="cs"/>
          <w:rtl/>
        </w:rPr>
        <w:t xml:space="preserve"> סומך לגדר</w:t>
      </w:r>
    </w:p>
    <w:p w14:paraId="3AB62B3D" w14:textId="77777777" w:rsidR="00AC0AF5" w:rsidRPr="00C35A2C" w:rsidRDefault="00AC0AF5" w:rsidP="00843F51">
      <w:pPr>
        <w:pStyle w:val="afffff"/>
        <w:rPr>
          <w:rFonts w:cs="Guttman Vilna"/>
          <w:b/>
          <w:bCs/>
          <w:szCs w:val="26"/>
          <w:rtl/>
        </w:rPr>
      </w:pPr>
      <w:r w:rsidRPr="00F10693">
        <w:rPr>
          <w:rFonts w:hint="cs"/>
          <w:rtl/>
        </w:rPr>
        <w:t>'ע</w:t>
      </w:r>
      <w:r w:rsidRPr="00C35A2C">
        <w:rPr>
          <w:rFonts w:hint="cs"/>
          <w:rtl/>
        </w:rPr>
        <w:t>בודת הכרם</w:t>
      </w:r>
      <w:r w:rsidRPr="00F10693">
        <w:rPr>
          <w:rFonts w:hint="cs"/>
          <w:rtl/>
        </w:rPr>
        <w:t xml:space="preserve">' </w:t>
      </w:r>
      <w:r w:rsidRPr="00C35A2C">
        <w:rPr>
          <w:rFonts w:hint="cs"/>
          <w:rtl/>
        </w:rPr>
        <w:t>לישנא דמתני</w:t>
      </w:r>
      <w:r w:rsidRPr="00F10693">
        <w:rPr>
          <w:rFonts w:hint="cs"/>
          <w:rtl/>
        </w:rPr>
        <w:t xml:space="preserve">' </w:t>
      </w:r>
      <w:r w:rsidRPr="00C35A2C">
        <w:rPr>
          <w:rFonts w:hint="cs"/>
          <w:rtl/>
        </w:rPr>
        <w:t>דכלאים</w:t>
      </w:r>
    </w:p>
    <w:p w14:paraId="79A5A0D1" w14:textId="77777777" w:rsidR="00AC0AF5" w:rsidRDefault="00AC0AF5" w:rsidP="00843F51">
      <w:pPr>
        <w:pStyle w:val="afffff"/>
        <w:rPr>
          <w:sz w:val="32"/>
          <w:rtl/>
        </w:rPr>
      </w:pPr>
      <w:r w:rsidRPr="00C35A2C">
        <w:rPr>
          <w:rFonts w:hint="cs"/>
          <w:rtl/>
        </w:rPr>
        <w:t>ומרחיק</w:t>
      </w:r>
      <w:r w:rsidRPr="00C35A2C">
        <w:rPr>
          <w:sz w:val="32"/>
          <w:rtl/>
        </w:rPr>
        <w:t xml:space="preserve"> </w:t>
      </w:r>
      <w:r w:rsidRPr="00C35A2C">
        <w:rPr>
          <w:rFonts w:hint="cs"/>
          <w:rtl/>
        </w:rPr>
        <w:t>ד</w:t>
      </w:r>
      <w:r w:rsidRPr="00C35A2C">
        <w:rPr>
          <w:rtl/>
        </w:rPr>
        <w:t>"</w:t>
      </w:r>
      <w:r w:rsidRPr="00C35A2C">
        <w:rPr>
          <w:rFonts w:hint="cs"/>
          <w:rtl/>
        </w:rPr>
        <w:t>א אפי</w:t>
      </w:r>
      <w:r w:rsidRPr="00F10693">
        <w:rPr>
          <w:rFonts w:hint="cs"/>
          <w:rtl/>
        </w:rPr>
        <w:t xml:space="preserve">' </w:t>
      </w:r>
      <w:r w:rsidRPr="00C35A2C">
        <w:rPr>
          <w:rFonts w:hint="cs"/>
          <w:rtl/>
        </w:rPr>
        <w:t>בצונמא שלא יכנס לשדה חבירו כשהופך המחרישה</w:t>
      </w:r>
    </w:p>
    <w:p w14:paraId="50E8CC20" w14:textId="77777777" w:rsidR="00843F51" w:rsidRPr="00843F51" w:rsidRDefault="00AC0AF5" w:rsidP="00843F51">
      <w:pPr>
        <w:pStyle w:val="36"/>
        <w:framePr w:wrap="notBeside"/>
        <w:rPr>
          <w:rtl/>
        </w:rPr>
      </w:pPr>
      <w:r w:rsidRPr="00843F51">
        <w:rPr>
          <w:rFonts w:hint="cs"/>
          <w:rtl/>
        </w:rPr>
        <w:t>ט. הך</w:t>
      </w:r>
    </w:p>
    <w:p w14:paraId="3B6921B2" w14:textId="0A5051A8" w:rsidR="00EB1204" w:rsidRPr="00843F51" w:rsidRDefault="00AC0AF5" w:rsidP="00843F51">
      <w:pPr>
        <w:rPr>
          <w:rStyle w:val="afff8"/>
          <w:rFonts w:ascii="Fb Fontext" w:hAnsi="Fb Fontext" w:cs="FrankRuehl"/>
          <w:b w:val="0"/>
          <w:spacing w:val="0"/>
          <w:sz w:val="18"/>
          <w:szCs w:val="18"/>
          <w:rtl/>
        </w:rPr>
      </w:pPr>
      <w:r w:rsidRPr="00C35A2C">
        <w:rPr>
          <w:rFonts w:ascii="Fb Fontext" w:hAnsi="Fb Fontext" w:hint="cs"/>
          <w:sz w:val="32"/>
          <w:rtl/>
        </w:rPr>
        <w:t>דאי היו</w:t>
      </w:r>
      <w:r w:rsidRPr="00C35A2C">
        <w:rPr>
          <w:rFonts w:ascii="Fb Fontext" w:hAnsi="Fb Fontext"/>
          <w:sz w:val="32"/>
          <w:rtl/>
        </w:rPr>
        <w:t xml:space="preserve"> </w:t>
      </w:r>
      <w:r w:rsidRPr="00C35A2C">
        <w:rPr>
          <w:rFonts w:ascii="Fb Fontext" w:hAnsi="Fb Fontext" w:hint="cs"/>
          <w:sz w:val="32"/>
          <w:rtl/>
        </w:rPr>
        <w:t>שרשיו</w:t>
      </w:r>
      <w:r w:rsidRPr="00C35A2C">
        <w:rPr>
          <w:rFonts w:ascii="Fb Fontext" w:hAnsi="Fb Fontext"/>
          <w:sz w:val="32"/>
          <w:rtl/>
        </w:rPr>
        <w:t xml:space="preserve"> </w:t>
      </w:r>
      <w:r w:rsidRPr="00C35A2C">
        <w:rPr>
          <w:rFonts w:ascii="Fb Fontext" w:hAnsi="Fb Fontext" w:hint="cs"/>
          <w:sz w:val="32"/>
          <w:rtl/>
        </w:rPr>
        <w:t>יוצאין</w:t>
      </w:r>
      <w:r w:rsidRPr="00C35A2C">
        <w:rPr>
          <w:rFonts w:ascii="Fb Fontext" w:hAnsi="Fb Fontext"/>
          <w:sz w:val="32"/>
          <w:rtl/>
        </w:rPr>
        <w:t xml:space="preserve"> </w:t>
      </w:r>
      <w:r w:rsidRPr="00C35A2C">
        <w:rPr>
          <w:rFonts w:ascii="Fb Fontext" w:hAnsi="Fb Fontext" w:hint="cs"/>
          <w:sz w:val="32"/>
          <w:rtl/>
        </w:rPr>
        <w:t>בתוך</w:t>
      </w:r>
      <w:r w:rsidRPr="00C35A2C">
        <w:rPr>
          <w:rFonts w:ascii="Fb Fontext" w:hAnsi="Fb Fontext"/>
          <w:sz w:val="32"/>
          <w:rtl/>
        </w:rPr>
        <w:t xml:space="preserve"> </w:t>
      </w:r>
      <w:r w:rsidRPr="00C35A2C">
        <w:rPr>
          <w:rFonts w:ascii="Fb Fontext" w:hAnsi="Fb Fontext" w:hint="cs"/>
          <w:sz w:val="32"/>
          <w:rtl/>
        </w:rPr>
        <w:t>של</w:t>
      </w:r>
      <w:r w:rsidRPr="00C35A2C">
        <w:rPr>
          <w:rFonts w:ascii="Fb Fontext" w:hAnsi="Fb Fontext"/>
          <w:sz w:val="32"/>
          <w:rtl/>
        </w:rPr>
        <w:t xml:space="preserve"> </w:t>
      </w:r>
      <w:r w:rsidRPr="00C35A2C">
        <w:rPr>
          <w:rFonts w:ascii="Fb Fontext" w:hAnsi="Fb Fontext" w:hint="cs"/>
          <w:sz w:val="32"/>
          <w:rtl/>
        </w:rPr>
        <w:t>חבירו</w:t>
      </w:r>
      <w:r w:rsidRPr="00C35A2C">
        <w:rPr>
          <w:rFonts w:ascii="Fb Fontext" w:hAnsi="Fb Fontext"/>
          <w:sz w:val="32"/>
          <w:rtl/>
        </w:rPr>
        <w:t xml:space="preserve"> </w:t>
      </w:r>
      <w:r w:rsidRPr="00C35A2C">
        <w:rPr>
          <w:rFonts w:ascii="Fb Fontext" w:hAnsi="Fb Fontext" w:hint="cs"/>
          <w:sz w:val="32"/>
          <w:rtl/>
        </w:rPr>
        <w:t>מעמיק</w:t>
      </w:r>
      <w:r w:rsidRPr="00C35A2C">
        <w:rPr>
          <w:rFonts w:ascii="Fb Fontext" w:hAnsi="Fb Fontext"/>
          <w:sz w:val="32"/>
          <w:rtl/>
        </w:rPr>
        <w:t xml:space="preserve"> </w:t>
      </w:r>
      <w:r w:rsidRPr="00C35A2C">
        <w:rPr>
          <w:rFonts w:ascii="Fb Fontext" w:hAnsi="Fb Fontext" w:hint="cs"/>
          <w:sz w:val="32"/>
          <w:rtl/>
        </w:rPr>
        <w:t>להן</w:t>
      </w:r>
      <w:r w:rsidRPr="00C35A2C">
        <w:rPr>
          <w:rFonts w:ascii="Fb Fontext" w:hAnsi="Fb Fontext"/>
          <w:sz w:val="32"/>
          <w:rtl/>
        </w:rPr>
        <w:t xml:space="preserve"> </w:t>
      </w:r>
      <w:r w:rsidRPr="00C35A2C">
        <w:rPr>
          <w:rFonts w:ascii="Fb Fontext" w:hAnsi="Fb Fontext" w:hint="cs"/>
          <w:sz w:val="32"/>
          <w:rtl/>
        </w:rPr>
        <w:t>ג</w:t>
      </w:r>
      <w:r w:rsidRPr="00F10693">
        <w:rPr>
          <w:rFonts w:hint="cs"/>
          <w:rtl/>
        </w:rPr>
        <w:t>'ט</w:t>
      </w:r>
      <w:r w:rsidRPr="00C35A2C">
        <w:rPr>
          <w:rFonts w:ascii="Fb Fontext" w:hAnsi="Fb Fontext" w:hint="cs"/>
          <w:sz w:val="32"/>
          <w:rtl/>
        </w:rPr>
        <w:t xml:space="preserve"> כדי</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יעכב</w:t>
      </w:r>
      <w:r w:rsidRPr="00C35A2C">
        <w:rPr>
          <w:rFonts w:ascii="Fb Fontext" w:hAnsi="Fb Fontext"/>
          <w:sz w:val="32"/>
          <w:rtl/>
        </w:rPr>
        <w:t xml:space="preserve"> </w:t>
      </w:r>
      <w:r w:rsidRPr="00C35A2C">
        <w:rPr>
          <w:rFonts w:ascii="Fb Fontext" w:hAnsi="Fb Fontext" w:hint="cs"/>
          <w:sz w:val="32"/>
          <w:rtl/>
        </w:rPr>
        <w:t>המחרישה</w:t>
      </w:r>
      <w:r w:rsidR="00EB1204">
        <w:rPr>
          <w:rFonts w:ascii="Fb Fontext" w:hAnsi="Fb Fontext" w:hint="cs"/>
          <w:rtl/>
        </w:rPr>
        <w:t xml:space="preserve"> </w:t>
      </w:r>
      <w:r w:rsidRPr="00C35A2C">
        <w:rPr>
          <w:rFonts w:ascii="Fb Fontext" w:hAnsi="Fb Fontext" w:hint="cs"/>
          <w:rtl/>
        </w:rPr>
        <w:t xml:space="preserve"> -    היינו בדלאו צונמא</w:t>
      </w:r>
      <w:r w:rsidR="00EB1204">
        <w:rPr>
          <w:rStyle w:val="aff1"/>
          <w:rFonts w:ascii="Fb Fontext" w:hAnsi="Fb Fontext"/>
          <w:rtl/>
        </w:rPr>
        <w:footnoteReference w:id="4"/>
      </w:r>
    </w:p>
    <w:p w14:paraId="5AB23CF0" w14:textId="054FE974" w:rsidR="00EB1204" w:rsidRPr="00EB1204" w:rsidRDefault="00AC0AF5" w:rsidP="00EB1204">
      <w:pPr>
        <w:pStyle w:val="36"/>
        <w:framePr w:wrap="notBeside"/>
        <w:rPr>
          <w:rtl/>
        </w:rPr>
      </w:pPr>
      <w:r w:rsidRPr="00EB1204">
        <w:rPr>
          <w:rtl/>
        </w:rPr>
        <w:t>י.</w:t>
      </w:r>
      <w:r w:rsidR="00843F51">
        <w:rPr>
          <w:rFonts w:hint="cs"/>
          <w:rtl/>
        </w:rPr>
        <w:t xml:space="preserve"> והך</w:t>
      </w:r>
    </w:p>
    <w:p w14:paraId="34539CAF" w14:textId="77777777" w:rsidR="00843F51" w:rsidRDefault="00AC0AF5" w:rsidP="00EB1204">
      <w:pPr>
        <w:rPr>
          <w:rFonts w:ascii="Fb Fontext" w:hAnsi="Fb Fontext"/>
          <w:rtl/>
        </w:rPr>
      </w:pPr>
      <w:r w:rsidRPr="00C35A2C">
        <w:rPr>
          <w:rFonts w:ascii="Fb Fontext" w:hAnsi="Fb Fontext"/>
          <w:rtl/>
        </w:rPr>
        <w:t xml:space="preserve">דמרחיקין האילן מן </w:t>
      </w:r>
      <w:r w:rsidRPr="00C35A2C">
        <w:rPr>
          <w:rStyle w:val="afff8"/>
          <w:rtl/>
        </w:rPr>
        <w:t>הבור</w:t>
      </w:r>
      <w:r w:rsidRPr="00C35A2C">
        <w:rPr>
          <w:rFonts w:ascii="Fb Fontext" w:hAnsi="Fb Fontext"/>
          <w:rtl/>
        </w:rPr>
        <w:t xml:space="preserve"> כ"ה אמה</w:t>
      </w:r>
    </w:p>
    <w:p w14:paraId="40A5F270" w14:textId="029825D4" w:rsidR="00AC0AF5" w:rsidRPr="00C35A2C" w:rsidRDefault="00EB1204" w:rsidP="00EB1204">
      <w:pPr>
        <w:rPr>
          <w:rFonts w:ascii="Fb Fontext" w:hAnsi="Fb Fontext"/>
          <w:rtl/>
        </w:rPr>
      </w:pPr>
      <w:r>
        <w:rPr>
          <w:rFonts w:ascii="Fb Fontext" w:hAnsi="Fb Fontext" w:hint="cs"/>
          <w:rtl/>
        </w:rPr>
        <w:t xml:space="preserve">- אף </w:t>
      </w:r>
      <w:r w:rsidR="00AC0AF5" w:rsidRPr="00C35A2C">
        <w:rPr>
          <w:rFonts w:ascii="Fb Fontext" w:hAnsi="Fb Fontext" w:hint="cs"/>
          <w:rtl/>
        </w:rPr>
        <w:t xml:space="preserve"> </w:t>
      </w:r>
      <w:r w:rsidR="00AD221F">
        <w:rPr>
          <w:rFonts w:ascii="Fb Fontext" w:hAnsi="Fb Fontext" w:hint="cs"/>
          <w:rtl/>
        </w:rPr>
        <w:t>שאין</w:t>
      </w:r>
      <w:r w:rsidR="00AC0AF5" w:rsidRPr="00C35A2C">
        <w:rPr>
          <w:rFonts w:ascii="Fb Fontext" w:hAnsi="Fb Fontext" w:hint="cs"/>
          <w:rtl/>
        </w:rPr>
        <w:t xml:space="preserve"> בור </w:t>
      </w:r>
      <w:r w:rsidR="00AC0AF5" w:rsidRPr="00843F51">
        <w:rPr>
          <w:rStyle w:val="affffe"/>
          <w:rFonts w:hint="cs"/>
          <w:rtl/>
        </w:rPr>
        <w:t>וקמ</w:t>
      </w:r>
      <w:r w:rsidR="00AC0AF5" w:rsidRPr="00843F51">
        <w:rPr>
          <w:rStyle w:val="affffe"/>
          <w:rtl/>
        </w:rPr>
        <w:t>"</w:t>
      </w:r>
      <w:r w:rsidR="00AC0AF5" w:rsidRPr="00843F51">
        <w:rPr>
          <w:rStyle w:val="affffe"/>
          <w:rFonts w:hint="cs"/>
          <w:rtl/>
        </w:rPr>
        <w:t>ל</w:t>
      </w:r>
      <w:r w:rsidR="00AC0AF5" w:rsidRPr="00C35A2C">
        <w:rPr>
          <w:rFonts w:ascii="Fb Fontext" w:hAnsi="Fb Fontext"/>
          <w:rtl/>
        </w:rPr>
        <w:t xml:space="preserve"> </w:t>
      </w:r>
      <w:r w:rsidR="00AC0AF5" w:rsidRPr="00C35A2C">
        <w:rPr>
          <w:rFonts w:ascii="Fb Fontext" w:hAnsi="Fb Fontext" w:hint="cs"/>
          <w:rtl/>
        </w:rPr>
        <w:t>דעד</w:t>
      </w:r>
      <w:r w:rsidR="00AC0AF5" w:rsidRPr="00C35A2C">
        <w:rPr>
          <w:rFonts w:ascii="Fb Fontext" w:hAnsi="Fb Fontext"/>
          <w:rtl/>
        </w:rPr>
        <w:t xml:space="preserve"> </w:t>
      </w:r>
      <w:r w:rsidR="00AC0AF5" w:rsidRPr="00C35A2C">
        <w:rPr>
          <w:rFonts w:ascii="Fb Fontext" w:hAnsi="Fb Fontext" w:hint="cs"/>
          <w:rtl/>
        </w:rPr>
        <w:t>כ</w:t>
      </w:r>
      <w:r w:rsidR="00AC0AF5" w:rsidRPr="00C35A2C">
        <w:rPr>
          <w:rFonts w:ascii="Fb Fontext" w:hAnsi="Fb Fontext"/>
          <w:rtl/>
        </w:rPr>
        <w:t>"</w:t>
      </w:r>
      <w:r w:rsidR="00AC0AF5" w:rsidRPr="00C35A2C">
        <w:rPr>
          <w:rFonts w:ascii="Fb Fontext" w:hAnsi="Fb Fontext" w:hint="cs"/>
          <w:rtl/>
        </w:rPr>
        <w:t>ה</w:t>
      </w:r>
      <w:r w:rsidR="00AC0AF5" w:rsidRPr="00C35A2C">
        <w:rPr>
          <w:rFonts w:ascii="Fb Fontext" w:hAnsi="Fb Fontext"/>
          <w:rtl/>
        </w:rPr>
        <w:t xml:space="preserve"> </w:t>
      </w:r>
      <w:r w:rsidR="00AC0AF5" w:rsidRPr="00C35A2C">
        <w:rPr>
          <w:rFonts w:ascii="Fb Fontext" w:hAnsi="Fb Fontext" w:hint="cs"/>
          <w:rtl/>
        </w:rPr>
        <w:t>אמה</w:t>
      </w:r>
      <w:r w:rsidR="00AC0AF5" w:rsidRPr="00C35A2C">
        <w:rPr>
          <w:rFonts w:ascii="Fb Fontext" w:hAnsi="Fb Fontext"/>
          <w:rtl/>
        </w:rPr>
        <w:t xml:space="preserve"> </w:t>
      </w:r>
      <w:r w:rsidR="00AC0AF5" w:rsidRPr="00C35A2C">
        <w:rPr>
          <w:rFonts w:ascii="Fb Fontext" w:hAnsi="Fb Fontext" w:hint="cs"/>
          <w:rtl/>
        </w:rPr>
        <w:t>שרשים</w:t>
      </w:r>
      <w:r w:rsidR="00AC0AF5" w:rsidRPr="00C35A2C">
        <w:rPr>
          <w:rFonts w:ascii="Fb Fontext" w:hAnsi="Fb Fontext"/>
          <w:rtl/>
        </w:rPr>
        <w:t xml:space="preserve"> </w:t>
      </w:r>
      <w:r w:rsidR="00AC0AF5" w:rsidRPr="00C35A2C">
        <w:rPr>
          <w:rFonts w:ascii="Fb Fontext" w:hAnsi="Fb Fontext" w:hint="cs"/>
          <w:rtl/>
        </w:rPr>
        <w:t>מזקי</w:t>
      </w:r>
      <w:r w:rsidR="00AC0AF5" w:rsidRPr="00C35A2C">
        <w:rPr>
          <w:rFonts w:ascii="Fb Fontext" w:hAnsi="Fb Fontext"/>
          <w:rtl/>
        </w:rPr>
        <w:t xml:space="preserve"> </w:t>
      </w:r>
      <w:r w:rsidR="00AC0AF5" w:rsidRPr="00C35A2C">
        <w:rPr>
          <w:rFonts w:ascii="Fb Fontext" w:hAnsi="Fb Fontext" w:hint="cs"/>
          <w:rtl/>
        </w:rPr>
        <w:t>לבור</w:t>
      </w:r>
      <w:r w:rsidR="00AC0AF5" w:rsidRPr="00C35A2C">
        <w:rPr>
          <w:rFonts w:ascii="Fb Fontext" w:hAnsi="Fb Fontext"/>
          <w:rtl/>
        </w:rPr>
        <w:t>.</w:t>
      </w:r>
    </w:p>
    <w:p w14:paraId="3FACEBF3" w14:textId="77777777" w:rsidR="00843F51" w:rsidRPr="00843F51" w:rsidRDefault="00EB1204" w:rsidP="00843F51">
      <w:pPr>
        <w:pStyle w:val="36"/>
        <w:framePr w:wrap="notBeside"/>
        <w:rPr>
          <w:rtl/>
        </w:rPr>
      </w:pPr>
      <w:r w:rsidRPr="00843F51">
        <w:rPr>
          <w:rFonts w:hint="cs"/>
          <w:rtl/>
        </w:rPr>
        <w:t>ו</w:t>
      </w:r>
      <w:r w:rsidR="00AC0AF5" w:rsidRPr="00843F51">
        <w:rPr>
          <w:rtl/>
        </w:rPr>
        <w:t>הך</w:t>
      </w:r>
    </w:p>
    <w:p w14:paraId="39527CA4" w14:textId="3859E124" w:rsidR="00AC0AF5" w:rsidRPr="00C35A2C" w:rsidRDefault="00AC0AF5" w:rsidP="00AC0AF5">
      <w:pPr>
        <w:rPr>
          <w:rFonts w:ascii="Fb Fontext" w:hAnsi="Fb Fontext"/>
          <w:rtl/>
        </w:rPr>
      </w:pPr>
      <w:r w:rsidRPr="00C35A2C">
        <w:rPr>
          <w:rFonts w:ascii="Fb Fontext" w:hAnsi="Fb Fontext"/>
          <w:rtl/>
        </w:rPr>
        <w:t xml:space="preserve">דסיפא דאי אילן קדם לא יקוץ היינו </w:t>
      </w:r>
      <w:r w:rsidRPr="00C35A2C">
        <w:rPr>
          <w:rStyle w:val="afff8"/>
          <w:rtl/>
        </w:rPr>
        <w:t>בלוקח</w:t>
      </w:r>
      <w:r w:rsidRPr="00C35A2C">
        <w:rPr>
          <w:rFonts w:ascii="Fb Fontext" w:hAnsi="Fb Fontext"/>
          <w:rtl/>
        </w:rPr>
        <w:t xml:space="preserve"> ו</w:t>
      </w:r>
      <w:r w:rsidR="00AD221F">
        <w:rPr>
          <w:rFonts w:ascii="Fb Fontext" w:hAnsi="Fb Fontext"/>
          <w:rtl/>
        </w:rPr>
        <w:t xml:space="preserve">לכך </w:t>
      </w:r>
      <w:r w:rsidRPr="00C35A2C">
        <w:rPr>
          <w:rFonts w:ascii="Fb Fontext" w:hAnsi="Fb Fontext"/>
          <w:rtl/>
        </w:rPr>
        <w:t xml:space="preserve"> נטעו ברשות</w:t>
      </w:r>
      <w:r w:rsidR="00EB1204">
        <w:rPr>
          <w:rStyle w:val="aff1"/>
          <w:rFonts w:ascii="Fb Fontext" w:hAnsi="Fb Fontext"/>
          <w:rtl/>
        </w:rPr>
        <w:footnoteReference w:id="5"/>
      </w:r>
    </w:p>
    <w:p w14:paraId="69DF47B9" w14:textId="36C092EB" w:rsidR="00EB1204" w:rsidRPr="00EB1204" w:rsidRDefault="00AC0AF5" w:rsidP="00EB1204">
      <w:pPr>
        <w:pStyle w:val="36"/>
        <w:framePr w:wrap="notBeside"/>
        <w:rPr>
          <w:rtl/>
        </w:rPr>
      </w:pPr>
      <w:r w:rsidRPr="00EB1204">
        <w:rPr>
          <w:rFonts w:hint="cs"/>
          <w:rtl/>
        </w:rPr>
        <w:t>יא.</w:t>
      </w:r>
      <w:r w:rsidR="00843F51">
        <w:rPr>
          <w:rFonts w:hint="cs"/>
          <w:rtl/>
        </w:rPr>
        <w:t xml:space="preserve"> והך:</w:t>
      </w:r>
    </w:p>
    <w:p w14:paraId="27FD588A" w14:textId="1D69BC95" w:rsidR="00843F51" w:rsidRPr="00843F51" w:rsidRDefault="00AC0AF5" w:rsidP="00EB1204">
      <w:pPr>
        <w:rPr>
          <w:rFonts w:ascii="Fb Fontext" w:hAnsi="Fb Fontext"/>
          <w:spacing w:val="-4"/>
          <w:rtl/>
        </w:rPr>
      </w:pPr>
      <w:r w:rsidRPr="00843F51">
        <w:rPr>
          <w:rFonts w:ascii="Fb Fontext" w:hAnsi="Fb Fontext" w:hint="cs"/>
          <w:spacing w:val="-4"/>
          <w:sz w:val="32"/>
          <w:rtl/>
        </w:rPr>
        <w:t>דמרחיקין</w:t>
      </w:r>
      <w:r w:rsidRPr="00843F51">
        <w:rPr>
          <w:rFonts w:ascii="Fb Fontext" w:hAnsi="Fb Fontext"/>
          <w:spacing w:val="-4"/>
          <w:sz w:val="32"/>
          <w:rtl/>
        </w:rPr>
        <w:t xml:space="preserve"> </w:t>
      </w:r>
      <w:r w:rsidRPr="00843F51">
        <w:rPr>
          <w:rFonts w:ascii="Fb Fontext" w:hAnsi="Fb Fontext" w:hint="cs"/>
          <w:spacing w:val="-4"/>
          <w:sz w:val="32"/>
          <w:rtl/>
        </w:rPr>
        <w:t>משרה</w:t>
      </w:r>
      <w:r w:rsidRPr="00843F51">
        <w:rPr>
          <w:rFonts w:ascii="Fb Fontext" w:hAnsi="Fb Fontext"/>
          <w:spacing w:val="-4"/>
          <w:sz w:val="32"/>
          <w:rtl/>
        </w:rPr>
        <w:t xml:space="preserve"> </w:t>
      </w:r>
      <w:r w:rsidRPr="00843F51">
        <w:rPr>
          <w:rFonts w:ascii="Fb Fontext" w:hAnsi="Fb Fontext" w:hint="cs"/>
          <w:spacing w:val="-4"/>
          <w:sz w:val="32"/>
          <w:rtl/>
        </w:rPr>
        <w:t>מן</w:t>
      </w:r>
      <w:r w:rsidRPr="00843F51">
        <w:rPr>
          <w:rFonts w:ascii="Fb Fontext" w:hAnsi="Fb Fontext"/>
          <w:spacing w:val="-4"/>
          <w:sz w:val="32"/>
          <w:rtl/>
        </w:rPr>
        <w:t xml:space="preserve"> </w:t>
      </w:r>
      <w:r w:rsidRPr="00843F51">
        <w:rPr>
          <w:rFonts w:ascii="Fb Fontext" w:hAnsi="Fb Fontext" w:hint="cs"/>
          <w:spacing w:val="-4"/>
          <w:sz w:val="32"/>
          <w:rtl/>
        </w:rPr>
        <w:t>הירק</w:t>
      </w:r>
      <w:r w:rsidRPr="00843F51">
        <w:rPr>
          <w:rFonts w:ascii="Fb Fontext" w:hAnsi="Fb Fontext"/>
          <w:spacing w:val="-4"/>
          <w:sz w:val="32"/>
          <w:rtl/>
        </w:rPr>
        <w:t xml:space="preserve">, </w:t>
      </w:r>
      <w:r w:rsidRPr="00843F51">
        <w:rPr>
          <w:rFonts w:ascii="Fb Fontext" w:hAnsi="Fb Fontext" w:hint="cs"/>
          <w:spacing w:val="-4"/>
          <w:sz w:val="32"/>
          <w:rtl/>
        </w:rPr>
        <w:t>כרישין</w:t>
      </w:r>
      <w:r w:rsidRPr="00843F51">
        <w:rPr>
          <w:rFonts w:ascii="Fb Fontext" w:hAnsi="Fb Fontext"/>
          <w:spacing w:val="-4"/>
          <w:sz w:val="32"/>
          <w:rtl/>
        </w:rPr>
        <w:t xml:space="preserve"> </w:t>
      </w:r>
      <w:r w:rsidRPr="00843F51">
        <w:rPr>
          <w:rFonts w:ascii="Fb Fontext" w:hAnsi="Fb Fontext" w:hint="cs"/>
          <w:spacing w:val="-4"/>
          <w:sz w:val="32"/>
          <w:rtl/>
        </w:rPr>
        <w:t>מן</w:t>
      </w:r>
      <w:r w:rsidRPr="00843F51">
        <w:rPr>
          <w:rFonts w:ascii="Fb Fontext" w:hAnsi="Fb Fontext"/>
          <w:spacing w:val="-4"/>
          <w:sz w:val="32"/>
          <w:rtl/>
        </w:rPr>
        <w:t xml:space="preserve"> </w:t>
      </w:r>
      <w:r w:rsidRPr="00843F51">
        <w:rPr>
          <w:rFonts w:ascii="Fb Fontext" w:hAnsi="Fb Fontext" w:hint="cs"/>
          <w:spacing w:val="-4"/>
          <w:sz w:val="32"/>
          <w:rtl/>
        </w:rPr>
        <w:t>הבצלין</w:t>
      </w:r>
      <w:r w:rsidRPr="00843F51">
        <w:rPr>
          <w:rFonts w:ascii="Fb Fontext" w:hAnsi="Fb Fontext"/>
          <w:spacing w:val="-4"/>
          <w:sz w:val="32"/>
          <w:rtl/>
        </w:rPr>
        <w:t xml:space="preserve">, </w:t>
      </w:r>
      <w:r w:rsidRPr="00843F51">
        <w:rPr>
          <w:rFonts w:ascii="Fb Fontext" w:hAnsi="Fb Fontext" w:hint="cs"/>
          <w:spacing w:val="-4"/>
          <w:sz w:val="32"/>
          <w:rtl/>
        </w:rPr>
        <w:t>חרדל</w:t>
      </w:r>
      <w:r w:rsidRPr="00843F51">
        <w:rPr>
          <w:rFonts w:ascii="Fb Fontext" w:hAnsi="Fb Fontext"/>
          <w:spacing w:val="-4"/>
          <w:sz w:val="32"/>
          <w:rtl/>
        </w:rPr>
        <w:t xml:space="preserve"> </w:t>
      </w:r>
      <w:r w:rsidRPr="00843F51">
        <w:rPr>
          <w:rFonts w:ascii="Fb Fontext" w:hAnsi="Fb Fontext" w:hint="cs"/>
          <w:spacing w:val="-4"/>
          <w:sz w:val="32"/>
          <w:rtl/>
        </w:rPr>
        <w:t>מן</w:t>
      </w:r>
      <w:r w:rsidRPr="00843F51">
        <w:rPr>
          <w:rFonts w:ascii="Fb Fontext" w:hAnsi="Fb Fontext"/>
          <w:spacing w:val="-4"/>
          <w:sz w:val="32"/>
          <w:rtl/>
        </w:rPr>
        <w:t xml:space="preserve"> </w:t>
      </w:r>
      <w:r w:rsidRPr="00843F51">
        <w:rPr>
          <w:rFonts w:ascii="Fb Fontext" w:hAnsi="Fb Fontext" w:hint="cs"/>
          <w:spacing w:val="-4"/>
          <w:sz w:val="32"/>
          <w:rtl/>
        </w:rPr>
        <w:t>הדבורים</w:t>
      </w:r>
    </w:p>
    <w:p w14:paraId="000450B0" w14:textId="00286027" w:rsidR="00AC0AF5" w:rsidRDefault="00843F51" w:rsidP="00EB1204">
      <w:pPr>
        <w:rPr>
          <w:rFonts w:ascii="Fb Fontext" w:hAnsi="Fb Fontext"/>
          <w:rtl/>
        </w:rPr>
      </w:pPr>
      <w:r>
        <w:rPr>
          <w:rFonts w:ascii="Fb Fontext" w:hAnsi="Fb Fontext" w:hint="cs"/>
          <w:rtl/>
        </w:rPr>
        <w:t xml:space="preserve">- </w:t>
      </w:r>
      <w:r w:rsidR="00AC0AF5" w:rsidRPr="00C35A2C">
        <w:rPr>
          <w:rFonts w:ascii="Fb Fontext" w:hAnsi="Fb Fontext" w:hint="cs"/>
          <w:rtl/>
        </w:rPr>
        <w:t>היינו א</w:t>
      </w:r>
      <w:r>
        <w:rPr>
          <w:rFonts w:ascii="Fb Fontext" w:hAnsi="Fb Fontext" w:hint="cs"/>
          <w:rtl/>
        </w:rPr>
        <w:t>ף</w:t>
      </w:r>
      <w:r w:rsidR="00AC0AF5" w:rsidRPr="00C35A2C">
        <w:rPr>
          <w:rFonts w:ascii="Fb Fontext" w:hAnsi="Fb Fontext" w:hint="cs"/>
          <w:rtl/>
        </w:rPr>
        <w:t xml:space="preserve"> </w:t>
      </w:r>
      <w:r w:rsidR="00AD221F">
        <w:rPr>
          <w:rFonts w:ascii="Fb Fontext" w:hAnsi="Fb Fontext" w:hint="cs"/>
          <w:rtl/>
        </w:rPr>
        <w:t>שאין</w:t>
      </w:r>
      <w:r w:rsidR="00AC0AF5" w:rsidRPr="00C35A2C">
        <w:rPr>
          <w:rFonts w:ascii="Fb Fontext" w:hAnsi="Fb Fontext" w:hint="cs"/>
          <w:rtl/>
        </w:rPr>
        <w:t xml:space="preserve"> ירק </w:t>
      </w:r>
      <w:r w:rsidR="00AC0AF5" w:rsidRPr="00843F51">
        <w:rPr>
          <w:rStyle w:val="affffe"/>
          <w:rFonts w:hint="cs"/>
          <w:rtl/>
        </w:rPr>
        <w:t>וקמ</w:t>
      </w:r>
      <w:r w:rsidR="00AC0AF5" w:rsidRPr="00843F51">
        <w:rPr>
          <w:rStyle w:val="affffe"/>
          <w:rtl/>
        </w:rPr>
        <w:t>"</w:t>
      </w:r>
      <w:r w:rsidR="00AC0AF5" w:rsidRPr="00843F51">
        <w:rPr>
          <w:rStyle w:val="affffe"/>
          <w:rFonts w:hint="cs"/>
          <w:rtl/>
        </w:rPr>
        <w:t>ל</w:t>
      </w:r>
      <w:r w:rsidR="00AC0AF5" w:rsidRPr="00C35A2C">
        <w:rPr>
          <w:rFonts w:ascii="Fb Fontext" w:hAnsi="Fb Fontext" w:hint="cs"/>
          <w:rtl/>
        </w:rPr>
        <w:t xml:space="preserve"> דהני</w:t>
      </w:r>
      <w:r w:rsidR="00AC0AF5" w:rsidRPr="00C35A2C">
        <w:rPr>
          <w:rFonts w:ascii="Fb Fontext" w:hAnsi="Fb Fontext"/>
          <w:rtl/>
        </w:rPr>
        <w:t xml:space="preserve"> </w:t>
      </w:r>
      <w:r w:rsidR="00AC0AF5" w:rsidRPr="00C35A2C">
        <w:rPr>
          <w:rFonts w:ascii="Fb Fontext" w:hAnsi="Fb Fontext" w:hint="cs"/>
          <w:rtl/>
        </w:rPr>
        <w:t>קשו</w:t>
      </w:r>
      <w:r w:rsidR="00AC0AF5" w:rsidRPr="00C35A2C">
        <w:rPr>
          <w:rFonts w:ascii="Fb Fontext" w:hAnsi="Fb Fontext"/>
          <w:rtl/>
        </w:rPr>
        <w:t xml:space="preserve"> </w:t>
      </w:r>
      <w:r w:rsidR="00AC0AF5" w:rsidRPr="00C35A2C">
        <w:rPr>
          <w:rFonts w:ascii="Fb Fontext" w:hAnsi="Fb Fontext" w:hint="cs"/>
          <w:rtl/>
        </w:rPr>
        <w:t>אהדדי</w:t>
      </w:r>
      <w:r w:rsidR="00AC0AF5" w:rsidRPr="00C35A2C">
        <w:rPr>
          <w:rFonts w:ascii="Fb Fontext" w:hAnsi="Fb Fontext"/>
          <w:rtl/>
        </w:rPr>
        <w:t>.</w:t>
      </w:r>
    </w:p>
    <w:p w14:paraId="409829C8" w14:textId="77777777" w:rsidR="00AC0AF5" w:rsidRPr="00C35A2C" w:rsidRDefault="00AC0AF5" w:rsidP="00982F98">
      <w:pPr>
        <w:pStyle w:val="affe"/>
        <w:framePr w:wrap="around"/>
        <w:rPr>
          <w:rtl/>
        </w:rPr>
      </w:pPr>
      <w:r w:rsidRPr="00C35A2C">
        <w:rPr>
          <w:rFonts w:hint="cs"/>
          <w:rtl/>
        </w:rPr>
        <w:t>יח:</w:t>
      </w:r>
    </w:p>
    <w:p w14:paraId="48E382A7" w14:textId="12A554BB" w:rsidR="00EB1204" w:rsidRPr="00EB1204" w:rsidRDefault="00AC0AF5" w:rsidP="00EB1204">
      <w:pPr>
        <w:pStyle w:val="36"/>
        <w:framePr w:wrap="notBeside"/>
        <w:rPr>
          <w:rtl/>
        </w:rPr>
      </w:pPr>
      <w:r w:rsidRPr="00EB1204">
        <w:rPr>
          <w:rFonts w:hint="cs"/>
          <w:rtl/>
        </w:rPr>
        <w:t>יב.</w:t>
      </w:r>
      <w:r w:rsidR="00843F51" w:rsidRPr="00843F51">
        <w:rPr>
          <w:rFonts w:hint="cs"/>
          <w:rtl/>
        </w:rPr>
        <w:t xml:space="preserve"> </w:t>
      </w:r>
      <w:r w:rsidR="00843F51">
        <w:rPr>
          <w:rFonts w:hint="cs"/>
          <w:rtl/>
        </w:rPr>
        <w:t>הך:</w:t>
      </w:r>
    </w:p>
    <w:p w14:paraId="7AE4D3AA" w14:textId="631AB167" w:rsidR="00AC0AF5" w:rsidRPr="00065E76" w:rsidRDefault="00AC0AF5" w:rsidP="00EB1204">
      <w:pPr>
        <w:rPr>
          <w:rtl/>
        </w:rPr>
      </w:pPr>
      <w:r w:rsidRPr="00C35A2C">
        <w:rPr>
          <w:rFonts w:ascii="Fb Fontext" w:hAnsi="Fb Fontext" w:hint="cs"/>
          <w:sz w:val="32"/>
          <w:rtl/>
        </w:rPr>
        <w:lastRenderedPageBreak/>
        <w:t xml:space="preserve">דסיפא </w:t>
      </w:r>
      <w:r w:rsidRPr="00843F51">
        <w:rPr>
          <w:rStyle w:val="affffe"/>
          <w:rFonts w:hint="cs"/>
          <w:rtl/>
        </w:rPr>
        <w:t>דרבי</w:t>
      </w:r>
      <w:r w:rsidRPr="00843F51">
        <w:rPr>
          <w:rStyle w:val="affffe"/>
          <w:rtl/>
        </w:rPr>
        <w:t xml:space="preserve"> </w:t>
      </w:r>
      <w:r w:rsidRPr="00843F51">
        <w:rPr>
          <w:rStyle w:val="affffe"/>
          <w:rFonts w:hint="cs"/>
          <w:rtl/>
        </w:rPr>
        <w:t>יוסי</w:t>
      </w:r>
      <w:r w:rsidRPr="00C35A2C">
        <w:rPr>
          <w:rFonts w:ascii="Fb Fontext" w:hAnsi="Fb Fontext"/>
          <w:sz w:val="32"/>
          <w:rtl/>
        </w:rPr>
        <w:t xml:space="preserve"> </w:t>
      </w:r>
      <w:r w:rsidRPr="00C35A2C">
        <w:rPr>
          <w:rFonts w:ascii="Fb Fontext" w:hAnsi="Fb Fontext" w:hint="cs"/>
          <w:sz w:val="32"/>
          <w:rtl/>
        </w:rPr>
        <w:t>מתיר</w:t>
      </w:r>
      <w:r w:rsidRPr="00C35A2C">
        <w:rPr>
          <w:rFonts w:ascii="Fb Fontext" w:hAnsi="Fb Fontext"/>
          <w:sz w:val="32"/>
          <w:rtl/>
        </w:rPr>
        <w:t xml:space="preserve"> </w:t>
      </w:r>
      <w:r w:rsidRPr="00C35A2C">
        <w:rPr>
          <w:rFonts w:ascii="Fb Fontext" w:hAnsi="Fb Fontext" w:hint="cs"/>
          <w:sz w:val="32"/>
          <w:rtl/>
        </w:rPr>
        <w:t>בחרדל</w:t>
      </w:r>
      <w:r w:rsidRPr="00C35A2C">
        <w:rPr>
          <w:rFonts w:ascii="Fb Fontext" w:hAnsi="Fb Fontext"/>
          <w:sz w:val="32"/>
          <w:rtl/>
        </w:rPr>
        <w:t>,</w:t>
      </w:r>
      <w:r w:rsidRPr="00C35A2C">
        <w:rPr>
          <w:rFonts w:ascii="Fb Fontext" w:hAnsi="Fb Fontext" w:hint="cs"/>
          <w:sz w:val="32"/>
          <w:rtl/>
        </w:rPr>
        <w:t xml:space="preserve"> ששניהם מזיקים האחד את השני</w:t>
      </w:r>
      <w:r w:rsidR="00EB1204">
        <w:rPr>
          <w:rFonts w:hint="cs"/>
          <w:rtl/>
        </w:rPr>
        <w:t xml:space="preserve">, </w:t>
      </w:r>
      <w:r w:rsidRPr="00065E76">
        <w:rPr>
          <w:rtl/>
        </w:rPr>
        <w:t xml:space="preserve">- </w:t>
      </w:r>
      <w:r w:rsidRPr="00065E76">
        <w:rPr>
          <w:rFonts w:hint="cs"/>
          <w:rtl/>
        </w:rPr>
        <w:t>היינו אפי</w:t>
      </w:r>
      <w:r w:rsidRPr="00F10693">
        <w:rPr>
          <w:rFonts w:hint="cs"/>
          <w:rtl/>
        </w:rPr>
        <w:t xml:space="preserve">' </w:t>
      </w:r>
      <w:r w:rsidRPr="00065E76">
        <w:rPr>
          <w:rFonts w:hint="cs"/>
          <w:rtl/>
        </w:rPr>
        <w:t>בדלא סמיך, והכא מיירי בלוקח,</w:t>
      </w:r>
      <w:r w:rsidR="00EB1204">
        <w:rPr>
          <w:rStyle w:val="aff1"/>
          <w:rtl/>
        </w:rPr>
        <w:footnoteReference w:id="6"/>
      </w:r>
    </w:p>
    <w:p w14:paraId="3F52B02E" w14:textId="77777777" w:rsidR="00843F51" w:rsidRPr="00843F51" w:rsidRDefault="00AC0AF5" w:rsidP="00843F51">
      <w:pPr>
        <w:pStyle w:val="36"/>
        <w:framePr w:wrap="notBeside"/>
        <w:rPr>
          <w:rtl/>
        </w:rPr>
      </w:pPr>
      <w:r w:rsidRPr="00843F51">
        <w:rPr>
          <w:rFonts w:hint="cs"/>
          <w:rtl/>
        </w:rPr>
        <w:t>וא</w:t>
      </w:r>
      <w:r w:rsidRPr="00843F51">
        <w:rPr>
          <w:rtl/>
        </w:rPr>
        <w:t>"</w:t>
      </w:r>
      <w:r w:rsidRPr="00843F51">
        <w:rPr>
          <w:rFonts w:hint="cs"/>
          <w:rtl/>
        </w:rPr>
        <w:t>א לומר</w:t>
      </w:r>
    </w:p>
    <w:p w14:paraId="26EF8DBF" w14:textId="498FA209" w:rsidR="00AC0AF5" w:rsidRPr="00C35A2C" w:rsidRDefault="00AC0AF5" w:rsidP="00AC0AF5">
      <w:pPr>
        <w:rPr>
          <w:rtl/>
        </w:rPr>
      </w:pPr>
      <w:r w:rsidRPr="00C35A2C">
        <w:rPr>
          <w:rFonts w:hint="cs"/>
          <w:rtl/>
        </w:rPr>
        <w:t>דלרבי יוסי על המזיק להרחיק ושאני חרדל ודבורים דתרוויהו מזקי אהדדי ובזה שאני ממשרא ויקרא</w:t>
      </w:r>
      <w:r w:rsidR="00EB1204">
        <w:rPr>
          <w:rStyle w:val="aff1"/>
          <w:rtl/>
        </w:rPr>
        <w:footnoteReference w:id="7"/>
      </w:r>
    </w:p>
    <w:p w14:paraId="3F9F7C14" w14:textId="6C57F4B3" w:rsidR="00843F51" w:rsidRPr="00843F51" w:rsidRDefault="00843F51" w:rsidP="00843F51">
      <w:pPr>
        <w:pStyle w:val="36"/>
        <w:framePr w:wrap="notBeside"/>
        <w:rPr>
          <w:rtl/>
        </w:rPr>
      </w:pPr>
      <w:r w:rsidRPr="00843F51">
        <w:rPr>
          <w:rFonts w:hint="cs"/>
          <w:rtl/>
        </w:rPr>
        <w:t>-</w:t>
      </w:r>
      <w:r>
        <w:rPr>
          <w:rFonts w:hint="cs"/>
          <w:rtl/>
        </w:rPr>
        <w:t>ד</w:t>
      </w:r>
      <w:r w:rsidR="002D57BC">
        <w:rPr>
          <w:rFonts w:hint="cs"/>
          <w:rtl/>
        </w:rPr>
        <w:t>ל</w:t>
      </w:r>
      <w:r>
        <w:rPr>
          <w:rFonts w:hint="cs"/>
          <w:rtl/>
        </w:rPr>
        <w:t>רבי יוסי:</w:t>
      </w:r>
    </w:p>
    <w:p w14:paraId="3BCAAC1D" w14:textId="6B71CF5F" w:rsidR="00AC0AF5" w:rsidRDefault="00AC0AF5" w:rsidP="00AC0AF5">
      <w:pPr>
        <w:rPr>
          <w:rFonts w:ascii="Fb Fontext" w:hAnsi="Fb Fontext"/>
          <w:sz w:val="32"/>
          <w:rtl/>
        </w:rPr>
      </w:pP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הניזק</w:t>
      </w:r>
      <w:r w:rsidRPr="00C35A2C">
        <w:rPr>
          <w:rFonts w:ascii="Fb Fontext" w:hAnsi="Fb Fontext"/>
          <w:sz w:val="32"/>
          <w:rtl/>
        </w:rPr>
        <w:t xml:space="preserve"> </w:t>
      </w:r>
      <w:r w:rsidRPr="00C35A2C">
        <w:rPr>
          <w:rFonts w:ascii="Fb Fontext" w:hAnsi="Fb Fontext" w:hint="cs"/>
          <w:sz w:val="32"/>
          <w:rtl/>
        </w:rPr>
        <w:t>להרחיק</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עצמו ואע</w:t>
      </w:r>
      <w:r w:rsidRPr="00C35A2C">
        <w:rPr>
          <w:rFonts w:ascii="Fb Fontext" w:hAnsi="Fb Fontext"/>
          <w:sz w:val="32"/>
          <w:rtl/>
        </w:rPr>
        <w:t>"</w:t>
      </w:r>
      <w:r w:rsidRPr="00C35A2C">
        <w:rPr>
          <w:rFonts w:ascii="Fb Fontext" w:hAnsi="Fb Fontext" w:hint="cs"/>
          <w:sz w:val="32"/>
          <w:rtl/>
        </w:rPr>
        <w:t>פ שהבור</w:t>
      </w:r>
      <w:r w:rsidRPr="00C35A2C">
        <w:rPr>
          <w:rFonts w:ascii="Fb Fontext" w:hAnsi="Fb Fontext"/>
          <w:sz w:val="32"/>
          <w:rtl/>
        </w:rPr>
        <w:t xml:space="preserve"> </w:t>
      </w:r>
      <w:r w:rsidRPr="00C35A2C">
        <w:rPr>
          <w:rFonts w:ascii="Fb Fontext" w:hAnsi="Fb Fontext" w:hint="cs"/>
          <w:sz w:val="32"/>
          <w:rtl/>
        </w:rPr>
        <w:t>קודמת</w:t>
      </w:r>
      <w:r w:rsidRPr="00C35A2C">
        <w:rPr>
          <w:rFonts w:ascii="Fb Fontext" w:hAnsi="Fb Fontext"/>
          <w:sz w:val="32"/>
          <w:rtl/>
        </w:rPr>
        <w:t xml:space="preserve"> </w:t>
      </w:r>
      <w:r w:rsidRPr="00C35A2C">
        <w:rPr>
          <w:rFonts w:ascii="Fb Fontext" w:hAnsi="Fb Fontext" w:hint="cs"/>
          <w:sz w:val="32"/>
          <w:rtl/>
        </w:rPr>
        <w:t>לאילן</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יקוץ</w:t>
      </w:r>
      <w:r w:rsidRPr="00C35A2C">
        <w:rPr>
          <w:rFonts w:ascii="Fb Fontext" w:hAnsi="Fb Fontext"/>
          <w:sz w:val="32"/>
          <w:rtl/>
        </w:rPr>
        <w:t xml:space="preserve">, </w:t>
      </w:r>
      <w:r w:rsidRPr="00C35A2C">
        <w:rPr>
          <w:rFonts w:ascii="Fb Fontext" w:hAnsi="Fb Fontext" w:hint="cs"/>
          <w:sz w:val="32"/>
          <w:rtl/>
        </w:rPr>
        <w:t>שזה</w:t>
      </w:r>
      <w:r w:rsidRPr="00C35A2C">
        <w:rPr>
          <w:rFonts w:ascii="Fb Fontext" w:hAnsi="Fb Fontext"/>
          <w:sz w:val="32"/>
          <w:rtl/>
        </w:rPr>
        <w:t xml:space="preserve"> </w:t>
      </w:r>
      <w:r w:rsidRPr="00C35A2C">
        <w:rPr>
          <w:rFonts w:ascii="Fb Fontext" w:hAnsi="Fb Fontext" w:hint="cs"/>
          <w:sz w:val="32"/>
          <w:rtl/>
        </w:rPr>
        <w:t>חופר</w:t>
      </w:r>
      <w:r w:rsidRPr="00C35A2C">
        <w:rPr>
          <w:rFonts w:ascii="Fb Fontext" w:hAnsi="Fb Fontext"/>
          <w:sz w:val="32"/>
          <w:rtl/>
        </w:rPr>
        <w:t xml:space="preserve"> </w:t>
      </w:r>
      <w:r w:rsidRPr="00C35A2C">
        <w:rPr>
          <w:rFonts w:ascii="Fb Fontext" w:hAnsi="Fb Fontext" w:hint="cs"/>
          <w:sz w:val="32"/>
          <w:rtl/>
        </w:rPr>
        <w:t>בתוך</w:t>
      </w:r>
      <w:r w:rsidRPr="00C35A2C">
        <w:rPr>
          <w:rFonts w:ascii="Fb Fontext" w:hAnsi="Fb Fontext"/>
          <w:sz w:val="32"/>
          <w:rtl/>
        </w:rPr>
        <w:t xml:space="preserve"> </w:t>
      </w:r>
      <w:r w:rsidRPr="00C35A2C">
        <w:rPr>
          <w:rFonts w:ascii="Fb Fontext" w:hAnsi="Fb Fontext" w:hint="cs"/>
          <w:sz w:val="32"/>
          <w:rtl/>
        </w:rPr>
        <w:t>שלו</w:t>
      </w:r>
      <w:r w:rsidRPr="00C35A2C">
        <w:rPr>
          <w:rFonts w:ascii="Fb Fontext" w:hAnsi="Fb Fontext"/>
          <w:sz w:val="32"/>
          <w:rtl/>
        </w:rPr>
        <w:t xml:space="preserve">, </w:t>
      </w:r>
      <w:r w:rsidRPr="00C35A2C">
        <w:rPr>
          <w:rFonts w:ascii="Fb Fontext" w:hAnsi="Fb Fontext" w:hint="cs"/>
          <w:sz w:val="32"/>
          <w:rtl/>
        </w:rPr>
        <w:t>וזה</w:t>
      </w:r>
      <w:r w:rsidRPr="00C35A2C">
        <w:rPr>
          <w:rFonts w:ascii="Fb Fontext" w:hAnsi="Fb Fontext"/>
          <w:sz w:val="32"/>
          <w:rtl/>
        </w:rPr>
        <w:t xml:space="preserve"> </w:t>
      </w:r>
      <w:r w:rsidRPr="00C35A2C">
        <w:rPr>
          <w:rFonts w:ascii="Fb Fontext" w:hAnsi="Fb Fontext" w:hint="cs"/>
          <w:sz w:val="32"/>
          <w:rtl/>
        </w:rPr>
        <w:t>נוטע</w:t>
      </w:r>
      <w:r w:rsidRPr="00C35A2C">
        <w:rPr>
          <w:rFonts w:ascii="Fb Fontext" w:hAnsi="Fb Fontext"/>
          <w:sz w:val="32"/>
          <w:rtl/>
        </w:rPr>
        <w:t xml:space="preserve"> </w:t>
      </w:r>
      <w:r w:rsidRPr="00C35A2C">
        <w:rPr>
          <w:rFonts w:ascii="Fb Fontext" w:hAnsi="Fb Fontext" w:hint="cs"/>
          <w:sz w:val="32"/>
          <w:rtl/>
        </w:rPr>
        <w:t>בשלו</w:t>
      </w:r>
    </w:p>
    <w:p w14:paraId="21256B21" w14:textId="6F889B93" w:rsidR="00843F51" w:rsidRPr="00843F51" w:rsidRDefault="00AC0AF5" w:rsidP="00843F51">
      <w:pPr>
        <w:pStyle w:val="36"/>
        <w:framePr w:wrap="notBeside"/>
        <w:rPr>
          <w:rtl/>
        </w:rPr>
      </w:pPr>
      <w:r w:rsidRPr="00843F51">
        <w:rPr>
          <w:rFonts w:hint="cs"/>
          <w:rtl/>
        </w:rPr>
        <w:t>ולדבר</w:t>
      </w:r>
      <w:r w:rsidR="00451DB9">
        <w:rPr>
          <w:rFonts w:hint="cs"/>
          <w:rtl/>
        </w:rPr>
        <w:t>י</w:t>
      </w:r>
      <w:r w:rsidR="002D57BC">
        <w:rPr>
          <w:rFonts w:hint="cs"/>
          <w:rtl/>
        </w:rPr>
        <w:t xml:space="preserve"> </w:t>
      </w:r>
      <w:r w:rsidRPr="00843F51">
        <w:rPr>
          <w:rFonts w:hint="cs"/>
          <w:rtl/>
        </w:rPr>
        <w:t>רבנן</w:t>
      </w:r>
      <w:r w:rsidRPr="00843F51">
        <w:rPr>
          <w:rtl/>
        </w:rPr>
        <w:t xml:space="preserve"> </w:t>
      </w:r>
      <w:r w:rsidRPr="00843F51">
        <w:rPr>
          <w:rFonts w:hint="cs"/>
          <w:rtl/>
        </w:rPr>
        <w:t>אמ</w:t>
      </w:r>
      <w:r w:rsidR="002D57BC">
        <w:rPr>
          <w:rFonts w:hint="cs"/>
          <w:rtl/>
        </w:rPr>
        <w:t>ר</w:t>
      </w:r>
      <w:r w:rsidR="00843F51" w:rsidRPr="00843F51">
        <w:rPr>
          <w:rFonts w:hint="cs"/>
          <w:rtl/>
        </w:rPr>
        <w:t>:</w:t>
      </w:r>
    </w:p>
    <w:p w14:paraId="62D73D2F" w14:textId="27229B7C" w:rsidR="00843F51" w:rsidRPr="002D57BC" w:rsidRDefault="00AC0AF5" w:rsidP="00AC0AF5">
      <w:pPr>
        <w:rPr>
          <w:spacing w:val="-2"/>
          <w:rtl/>
        </w:rPr>
      </w:pPr>
      <w:r w:rsidRPr="002D57BC">
        <w:rPr>
          <w:rStyle w:val="affffe"/>
          <w:rFonts w:hint="cs"/>
          <w:rtl/>
        </w:rPr>
        <w:t>לדידי</w:t>
      </w:r>
      <w:r w:rsidRPr="002D57BC">
        <w:rPr>
          <w:spacing w:val="-2"/>
          <w:rtl/>
        </w:rPr>
        <w:t xml:space="preserve"> </w:t>
      </w:r>
      <w:r w:rsidRPr="002D57BC">
        <w:rPr>
          <w:rFonts w:hint="cs"/>
          <w:spacing w:val="-2"/>
          <w:rtl/>
        </w:rPr>
        <w:t>על</w:t>
      </w:r>
      <w:r w:rsidRPr="002D57BC">
        <w:rPr>
          <w:spacing w:val="-2"/>
          <w:rtl/>
        </w:rPr>
        <w:t xml:space="preserve"> </w:t>
      </w:r>
      <w:r w:rsidRPr="002D57BC">
        <w:rPr>
          <w:rFonts w:hint="cs"/>
          <w:spacing w:val="-2"/>
          <w:rtl/>
        </w:rPr>
        <w:t>הניזק</w:t>
      </w:r>
      <w:r w:rsidRPr="002D57BC">
        <w:rPr>
          <w:spacing w:val="-2"/>
          <w:rtl/>
        </w:rPr>
        <w:t xml:space="preserve"> </w:t>
      </w:r>
      <w:r w:rsidRPr="002D57BC">
        <w:rPr>
          <w:rFonts w:hint="cs"/>
          <w:spacing w:val="-2"/>
          <w:rtl/>
        </w:rPr>
        <w:t>להרחיק</w:t>
      </w:r>
      <w:r w:rsidRPr="002D57BC">
        <w:rPr>
          <w:spacing w:val="-2"/>
          <w:rtl/>
        </w:rPr>
        <w:t xml:space="preserve"> </w:t>
      </w:r>
      <w:r w:rsidRPr="002D57BC">
        <w:rPr>
          <w:rFonts w:hint="cs"/>
          <w:spacing w:val="-2"/>
          <w:rtl/>
        </w:rPr>
        <w:t>עצמו</w:t>
      </w:r>
      <w:r w:rsidRPr="002D57BC">
        <w:rPr>
          <w:spacing w:val="-2"/>
          <w:rtl/>
        </w:rPr>
        <w:t xml:space="preserve">, </w:t>
      </w:r>
      <w:r w:rsidRPr="002D57BC">
        <w:rPr>
          <w:rFonts w:hint="cs"/>
          <w:spacing w:val="-2"/>
          <w:rtl/>
        </w:rPr>
        <w:t>ואפי</w:t>
      </w:r>
      <w:r w:rsidRPr="002D57BC">
        <w:rPr>
          <w:spacing w:val="-2"/>
          <w:rtl/>
        </w:rPr>
        <w:t xml:space="preserve">' </w:t>
      </w:r>
      <w:r w:rsidRPr="002D57BC">
        <w:rPr>
          <w:rFonts w:hint="cs"/>
          <w:spacing w:val="-2"/>
          <w:rtl/>
        </w:rPr>
        <w:t>משרה</w:t>
      </w:r>
      <w:r w:rsidRPr="002D57BC">
        <w:rPr>
          <w:spacing w:val="-2"/>
          <w:rtl/>
        </w:rPr>
        <w:t xml:space="preserve"> </w:t>
      </w:r>
      <w:r w:rsidRPr="002D57BC">
        <w:rPr>
          <w:rFonts w:hint="cs"/>
          <w:spacing w:val="-2"/>
          <w:rtl/>
        </w:rPr>
        <w:t>וירק</w:t>
      </w:r>
      <w:r w:rsidRPr="002D57BC">
        <w:rPr>
          <w:spacing w:val="-2"/>
          <w:rtl/>
        </w:rPr>
        <w:t xml:space="preserve"> </w:t>
      </w:r>
      <w:r w:rsidR="00843F51" w:rsidRPr="002D57BC">
        <w:rPr>
          <w:rFonts w:hint="cs"/>
          <w:spacing w:val="-2"/>
          <w:rtl/>
        </w:rPr>
        <w:t xml:space="preserve">א"צ </w:t>
      </w:r>
      <w:r w:rsidRPr="002D57BC">
        <w:rPr>
          <w:rFonts w:hint="cs"/>
          <w:spacing w:val="-2"/>
          <w:rtl/>
        </w:rPr>
        <w:t>להרחיק</w:t>
      </w:r>
      <w:r w:rsidRPr="002D57BC">
        <w:rPr>
          <w:spacing w:val="-2"/>
          <w:rtl/>
        </w:rPr>
        <w:t xml:space="preserve">, </w:t>
      </w:r>
    </w:p>
    <w:p w14:paraId="69399FFC" w14:textId="1798FAB9" w:rsidR="00AC0AF5" w:rsidRDefault="00AC0AF5" w:rsidP="00AC0AF5">
      <w:pPr>
        <w:rPr>
          <w:rFonts w:ascii="Fb Fontext" w:hAnsi="Fb Fontext"/>
          <w:sz w:val="32"/>
          <w:rtl/>
        </w:rPr>
      </w:pPr>
      <w:r w:rsidRPr="00843F51">
        <w:rPr>
          <w:rStyle w:val="affffe"/>
          <w:rFonts w:hint="cs"/>
          <w:rtl/>
        </w:rPr>
        <w:t>אלא</w:t>
      </w:r>
      <w:r w:rsidRPr="00843F51">
        <w:rPr>
          <w:rStyle w:val="affffe"/>
          <w:rtl/>
        </w:rPr>
        <w:t xml:space="preserve"> </w:t>
      </w:r>
      <w:r w:rsidRPr="00843F51">
        <w:rPr>
          <w:rStyle w:val="affffe"/>
          <w:rFonts w:hint="cs"/>
          <w:rtl/>
        </w:rPr>
        <w:t>לדידכו</w:t>
      </w:r>
      <w:r w:rsidRPr="00C35A2C">
        <w:rPr>
          <w:rFonts w:ascii="Fb Fontext" w:hAnsi="Fb Fontext"/>
          <w:sz w:val="32"/>
          <w:rtl/>
        </w:rPr>
        <w:t xml:space="preserve"> </w:t>
      </w:r>
      <w:r>
        <w:rPr>
          <w:rFonts w:ascii="Fb Fontext" w:hAnsi="Fb Fontext" w:hint="cs"/>
          <w:sz w:val="32"/>
          <w:rtl/>
        </w:rPr>
        <w:t>שאמרתם</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המזיק</w:t>
      </w:r>
      <w:r w:rsidRPr="00C35A2C">
        <w:rPr>
          <w:rFonts w:ascii="Fb Fontext" w:hAnsi="Fb Fontext"/>
          <w:sz w:val="32"/>
          <w:rtl/>
        </w:rPr>
        <w:t xml:space="preserve">, </w:t>
      </w:r>
      <w:r w:rsidRPr="00C35A2C">
        <w:rPr>
          <w:rFonts w:ascii="Fb Fontext" w:hAnsi="Fb Fontext" w:hint="cs"/>
          <w:sz w:val="32"/>
          <w:rtl/>
        </w:rPr>
        <w:t>תינח</w:t>
      </w:r>
      <w:r w:rsidRPr="00C35A2C">
        <w:rPr>
          <w:rFonts w:ascii="Fb Fontext" w:hAnsi="Fb Fontext"/>
          <w:sz w:val="32"/>
          <w:rtl/>
        </w:rPr>
        <w:t xml:space="preserve"> </w:t>
      </w:r>
      <w:r w:rsidRPr="00C35A2C">
        <w:rPr>
          <w:rFonts w:ascii="Fb Fontext" w:hAnsi="Fb Fontext" w:hint="cs"/>
          <w:sz w:val="32"/>
          <w:rtl/>
        </w:rPr>
        <w:t>משרה</w:t>
      </w:r>
      <w:r w:rsidRPr="00C35A2C">
        <w:rPr>
          <w:rFonts w:ascii="Fb Fontext" w:hAnsi="Fb Fontext"/>
          <w:sz w:val="32"/>
          <w:rtl/>
        </w:rPr>
        <w:t xml:space="preserve"> </w:t>
      </w:r>
      <w:r w:rsidRPr="00C35A2C">
        <w:rPr>
          <w:rFonts w:ascii="Fb Fontext" w:hAnsi="Fb Fontext" w:hint="cs"/>
          <w:sz w:val="32"/>
          <w:rtl/>
        </w:rPr>
        <w:t>וירק</w:t>
      </w:r>
      <w:r w:rsidRPr="00C35A2C">
        <w:rPr>
          <w:rFonts w:ascii="Fb Fontext" w:hAnsi="Fb Fontext"/>
          <w:sz w:val="32"/>
          <w:rtl/>
        </w:rPr>
        <w:t xml:space="preserve">, </w:t>
      </w:r>
      <w:r w:rsidRPr="00C35A2C">
        <w:rPr>
          <w:rFonts w:ascii="Fb Fontext" w:hAnsi="Fb Fontext" w:hint="cs"/>
          <w:sz w:val="32"/>
          <w:rtl/>
        </w:rPr>
        <w:t>דהני</w:t>
      </w:r>
      <w:r w:rsidRPr="00C35A2C">
        <w:rPr>
          <w:rFonts w:ascii="Fb Fontext" w:hAnsi="Fb Fontext"/>
          <w:sz w:val="32"/>
          <w:rtl/>
        </w:rPr>
        <w:t xml:space="preserve"> </w:t>
      </w:r>
      <w:r w:rsidRPr="00C35A2C">
        <w:rPr>
          <w:rFonts w:ascii="Fb Fontext" w:hAnsi="Fb Fontext" w:hint="cs"/>
          <w:sz w:val="32"/>
          <w:rtl/>
        </w:rPr>
        <w:t>מזקי</w:t>
      </w:r>
      <w:r w:rsidRPr="00C35A2C">
        <w:rPr>
          <w:rFonts w:ascii="Fb Fontext" w:hAnsi="Fb Fontext"/>
          <w:sz w:val="32"/>
          <w:rtl/>
        </w:rPr>
        <w:t xml:space="preserve"> </w:t>
      </w:r>
      <w:r w:rsidRPr="00843F51">
        <w:rPr>
          <w:rFonts w:ascii="Fb Fontext" w:hAnsi="Fb Fontext" w:hint="cs"/>
          <w:spacing w:val="-4"/>
          <w:sz w:val="32"/>
          <w:rtl/>
        </w:rPr>
        <w:t>הני</w:t>
      </w:r>
      <w:r w:rsidRPr="00843F51">
        <w:rPr>
          <w:rFonts w:ascii="Fb Fontext" w:hAnsi="Fb Fontext"/>
          <w:spacing w:val="-4"/>
          <w:sz w:val="32"/>
          <w:rtl/>
        </w:rPr>
        <w:t xml:space="preserve"> </w:t>
      </w:r>
      <w:r w:rsidRPr="00843F51">
        <w:rPr>
          <w:rFonts w:ascii="Fb Fontext" w:hAnsi="Fb Fontext" w:hint="cs"/>
          <w:spacing w:val="-4"/>
          <w:sz w:val="32"/>
          <w:rtl/>
        </w:rPr>
        <w:t>והני</w:t>
      </w:r>
      <w:r w:rsidRPr="00843F51">
        <w:rPr>
          <w:rFonts w:ascii="Fb Fontext" w:hAnsi="Fb Fontext"/>
          <w:spacing w:val="-4"/>
          <w:sz w:val="32"/>
          <w:rtl/>
        </w:rPr>
        <w:t xml:space="preserve"> </w:t>
      </w:r>
      <w:r w:rsidRPr="00843F51">
        <w:rPr>
          <w:rFonts w:ascii="Fb Fontext" w:hAnsi="Fb Fontext" w:hint="cs"/>
          <w:spacing w:val="-4"/>
          <w:sz w:val="32"/>
          <w:rtl/>
        </w:rPr>
        <w:t>לא</w:t>
      </w:r>
      <w:r w:rsidRPr="00843F51">
        <w:rPr>
          <w:rFonts w:ascii="Fb Fontext" w:hAnsi="Fb Fontext"/>
          <w:spacing w:val="-4"/>
          <w:sz w:val="32"/>
          <w:rtl/>
        </w:rPr>
        <w:t xml:space="preserve"> </w:t>
      </w:r>
      <w:r w:rsidRPr="00843F51">
        <w:rPr>
          <w:rFonts w:ascii="Fb Fontext" w:hAnsi="Fb Fontext" w:hint="cs"/>
          <w:spacing w:val="-4"/>
          <w:sz w:val="32"/>
          <w:rtl/>
        </w:rPr>
        <w:t>מזקי</w:t>
      </w:r>
      <w:r w:rsidRPr="00843F51">
        <w:rPr>
          <w:rFonts w:ascii="Fb Fontext" w:hAnsi="Fb Fontext"/>
          <w:spacing w:val="-4"/>
          <w:sz w:val="32"/>
          <w:rtl/>
        </w:rPr>
        <w:t xml:space="preserve"> </w:t>
      </w:r>
      <w:r w:rsidRPr="00843F51">
        <w:rPr>
          <w:rFonts w:ascii="Fb Fontext" w:hAnsi="Fb Fontext" w:hint="cs"/>
          <w:spacing w:val="-4"/>
          <w:sz w:val="32"/>
          <w:rtl/>
        </w:rPr>
        <w:t>הני</w:t>
      </w:r>
      <w:r w:rsidRPr="00843F51">
        <w:rPr>
          <w:rFonts w:ascii="Fb Fontext" w:hAnsi="Fb Fontext"/>
          <w:spacing w:val="-4"/>
          <w:sz w:val="32"/>
          <w:rtl/>
        </w:rPr>
        <w:t xml:space="preserve">, </w:t>
      </w:r>
      <w:r w:rsidRPr="00843F51">
        <w:rPr>
          <w:rFonts w:ascii="Fb Fontext" w:hAnsi="Fb Fontext" w:hint="cs"/>
          <w:spacing w:val="-4"/>
          <w:sz w:val="32"/>
          <w:rtl/>
        </w:rPr>
        <w:t>אלא</w:t>
      </w:r>
      <w:r w:rsidRPr="00843F51">
        <w:rPr>
          <w:rFonts w:ascii="Fb Fontext" w:hAnsi="Fb Fontext"/>
          <w:spacing w:val="-4"/>
          <w:sz w:val="32"/>
          <w:rtl/>
        </w:rPr>
        <w:t xml:space="preserve"> </w:t>
      </w:r>
      <w:r w:rsidRPr="00843F51">
        <w:rPr>
          <w:rFonts w:ascii="Fb Fontext" w:hAnsi="Fb Fontext" w:hint="cs"/>
          <w:spacing w:val="-4"/>
          <w:sz w:val="32"/>
          <w:rtl/>
        </w:rPr>
        <w:t>חרדל</w:t>
      </w:r>
      <w:r w:rsidRPr="00843F51">
        <w:rPr>
          <w:rFonts w:ascii="Fb Fontext" w:hAnsi="Fb Fontext"/>
          <w:spacing w:val="-4"/>
          <w:sz w:val="32"/>
          <w:rtl/>
        </w:rPr>
        <w:t xml:space="preserve"> </w:t>
      </w:r>
      <w:r w:rsidRPr="00843F51">
        <w:rPr>
          <w:rFonts w:ascii="Fb Fontext" w:hAnsi="Fb Fontext" w:hint="cs"/>
          <w:spacing w:val="-4"/>
          <w:sz w:val="32"/>
          <w:rtl/>
        </w:rPr>
        <w:t>ודבורים</w:t>
      </w:r>
      <w:r w:rsidRPr="00843F51">
        <w:rPr>
          <w:rFonts w:ascii="Fb Fontext" w:hAnsi="Fb Fontext"/>
          <w:spacing w:val="-4"/>
          <w:sz w:val="32"/>
          <w:rtl/>
        </w:rPr>
        <w:t xml:space="preserve"> - </w:t>
      </w:r>
      <w:r w:rsidRPr="00843F51">
        <w:rPr>
          <w:rFonts w:ascii="Fb Fontext" w:hAnsi="Fb Fontext" w:hint="cs"/>
          <w:spacing w:val="-4"/>
          <w:sz w:val="32"/>
          <w:rtl/>
        </w:rPr>
        <w:t>תרוייהו</w:t>
      </w:r>
      <w:r w:rsidRPr="00843F51">
        <w:rPr>
          <w:rFonts w:ascii="Fb Fontext" w:hAnsi="Fb Fontext"/>
          <w:spacing w:val="-4"/>
          <w:sz w:val="32"/>
          <w:rtl/>
        </w:rPr>
        <w:t xml:space="preserve"> </w:t>
      </w:r>
      <w:r w:rsidRPr="00843F51">
        <w:rPr>
          <w:rFonts w:ascii="Fb Fontext" w:hAnsi="Fb Fontext" w:hint="cs"/>
          <w:spacing w:val="-4"/>
          <w:sz w:val="32"/>
          <w:rtl/>
        </w:rPr>
        <w:t>מזקי</w:t>
      </w:r>
      <w:r w:rsidRPr="00843F51">
        <w:rPr>
          <w:rFonts w:ascii="Fb Fontext" w:hAnsi="Fb Fontext"/>
          <w:spacing w:val="-4"/>
          <w:sz w:val="32"/>
          <w:rtl/>
        </w:rPr>
        <w:t xml:space="preserve"> </w:t>
      </w:r>
      <w:r w:rsidRPr="00843F51">
        <w:rPr>
          <w:rFonts w:ascii="Fb Fontext" w:hAnsi="Fb Fontext" w:hint="cs"/>
          <w:spacing w:val="-4"/>
          <w:sz w:val="32"/>
          <w:rtl/>
        </w:rPr>
        <w:t>אהדדי</w:t>
      </w:r>
      <w:r w:rsidRPr="00843F51">
        <w:rPr>
          <w:rFonts w:ascii="Fb Fontext" w:hAnsi="Fb Fontext"/>
          <w:spacing w:val="-4"/>
          <w:sz w:val="32"/>
          <w:rtl/>
        </w:rPr>
        <w:t>.</w:t>
      </w:r>
    </w:p>
    <w:p w14:paraId="079F1B41" w14:textId="77777777" w:rsidR="00843F51" w:rsidRPr="00843F51" w:rsidRDefault="00AC0AF5" w:rsidP="00843F51">
      <w:pPr>
        <w:pStyle w:val="36"/>
        <w:framePr w:wrap="notBeside"/>
        <w:rPr>
          <w:rtl/>
        </w:rPr>
      </w:pPr>
      <w:r w:rsidRPr="00843F51">
        <w:rPr>
          <w:rFonts w:hint="cs"/>
          <w:rtl/>
        </w:rPr>
        <w:t>ורבנן ס</w:t>
      </w:r>
      <w:r w:rsidRPr="00843F51">
        <w:rPr>
          <w:rtl/>
        </w:rPr>
        <w:t>"</w:t>
      </w:r>
      <w:r w:rsidRPr="00843F51">
        <w:rPr>
          <w:rFonts w:hint="cs"/>
          <w:rtl/>
        </w:rPr>
        <w:t>ל</w:t>
      </w:r>
    </w:p>
    <w:p w14:paraId="084E2F09" w14:textId="3B8B7798" w:rsidR="00AC0AF5" w:rsidRPr="00843F51" w:rsidRDefault="00AC0AF5" w:rsidP="00843F51">
      <w:pPr>
        <w:rPr>
          <w:rFonts w:ascii="Fb Fontext" w:hAnsi="Fb Fontext"/>
          <w:sz w:val="32"/>
          <w:rtl/>
        </w:rPr>
      </w:pPr>
      <w:r w:rsidRPr="00C35A2C">
        <w:rPr>
          <w:rFonts w:ascii="Fb Fontext" w:hAnsi="Fb Fontext" w:hint="cs"/>
          <w:sz w:val="32"/>
          <w:rtl/>
        </w:rPr>
        <w:t>דבורים</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מזקי</w:t>
      </w:r>
      <w:r w:rsidR="002D57BC">
        <w:rPr>
          <w:rFonts w:ascii="Fb Fontext" w:hAnsi="Fb Fontext" w:hint="cs"/>
          <w:sz w:val="32"/>
          <w:rtl/>
        </w:rPr>
        <w:t xml:space="preserve"> לחרדל</w:t>
      </w:r>
      <w:r w:rsidRPr="00C35A2C">
        <w:rPr>
          <w:rFonts w:ascii="Fb Fontext" w:hAnsi="Fb Fontext"/>
          <w:sz w:val="32"/>
          <w:rtl/>
        </w:rPr>
        <w:t xml:space="preserve">, </w:t>
      </w:r>
      <w:r w:rsidRPr="00C35A2C">
        <w:rPr>
          <w:rFonts w:ascii="Fb Fontext" w:hAnsi="Fb Fontext" w:hint="cs"/>
          <w:sz w:val="32"/>
          <w:rtl/>
        </w:rPr>
        <w:t>בבינתא</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00843F51">
        <w:rPr>
          <w:rFonts w:ascii="Fb Fontext" w:hAnsi="Fb Fontext" w:hint="cs"/>
          <w:sz w:val="32"/>
          <w:rtl/>
        </w:rPr>
        <w:t xml:space="preserve">מצוי, </w:t>
      </w:r>
      <w:r w:rsidR="002D57BC">
        <w:rPr>
          <w:rFonts w:ascii="Fb Fontext" w:hAnsi="Fb Fontext" w:hint="cs"/>
          <w:sz w:val="32"/>
          <w:rtl/>
        </w:rPr>
        <w:t>ו</w:t>
      </w:r>
      <w:r w:rsidRPr="00C35A2C">
        <w:rPr>
          <w:rFonts w:ascii="Fb Fontext" w:hAnsi="Fb Fontext" w:hint="cs"/>
          <w:sz w:val="32"/>
          <w:rtl/>
        </w:rPr>
        <w:t>טרפא</w:t>
      </w:r>
      <w:r w:rsidRPr="00C35A2C">
        <w:rPr>
          <w:rFonts w:ascii="Fb Fontext" w:hAnsi="Fb Fontext"/>
          <w:sz w:val="32"/>
          <w:rtl/>
        </w:rPr>
        <w:t xml:space="preserve"> </w:t>
      </w:r>
      <w:r>
        <w:rPr>
          <w:rFonts w:ascii="Fb Fontext" w:hAnsi="Fb Fontext" w:hint="cs"/>
          <w:sz w:val="32"/>
          <w:rtl/>
        </w:rPr>
        <w:t>חוזר וצומח.</w:t>
      </w:r>
      <w:r w:rsidR="00EB1204">
        <w:rPr>
          <w:rStyle w:val="aff1"/>
          <w:rFonts w:ascii="Fb Fontext" w:hAnsi="Fb Fontext"/>
          <w:sz w:val="32"/>
          <w:rtl/>
        </w:rPr>
        <w:footnoteReference w:id="8"/>
      </w:r>
      <w:bookmarkEnd w:id="9"/>
    </w:p>
    <w:p w14:paraId="6105DCE6" w14:textId="68057566" w:rsidR="00D720EE" w:rsidRDefault="001B450D" w:rsidP="00B73FD9">
      <w:pPr>
        <w:pStyle w:val="aff9"/>
        <w:rPr>
          <w:del w:id="90036" w:author="מנוע עיצוב" w:date="2026-10-08T11:01:28Z"/>
          <w:rtl/>
        </w:rPr>
      </w:pPr>
      <w:del w:id="90035" w:author="מנוע עיצוב" w:date="2026-10-08T11:01:28Z">
        <w:r w:rsidRPr="001B450D">
          <w:rPr>
            <w:rFonts w:hint="cs"/>
            <w:rtl/>
          </w:rPr>
          <w:delText xml:space="preserve">***</w:delText>
        </w:r>
      </w:del>
    </w:p>
    <w:p w14:paraId="55B701D3" w14:textId="77777777" w:rsidR="00AC0AF5" w:rsidRPr="00C35A2C" w:rsidRDefault="00AC0AF5" w:rsidP="00982F98">
      <w:pPr>
        <w:pStyle w:val="affe"/>
        <w:framePr w:wrap="around"/>
        <w:rPr>
          <w:rtl/>
        </w:rPr>
      </w:pPr>
      <w:r w:rsidRPr="00C35A2C">
        <w:rPr>
          <w:rFonts w:hint="cs"/>
          <w:rtl/>
        </w:rPr>
        <w:t>יט.</w:t>
      </w:r>
    </w:p>
    <w:p w14:paraId="68CDCF6C" w14:textId="77777777" w:rsidR="00AC0AF5" w:rsidRPr="00801934" w:rsidRDefault="00AC0AF5" w:rsidP="00AF2FEB">
      <w:pPr>
        <w:pStyle w:val="afffb"/>
        <w:rPr>
          <w:rtl/>
        </w:rPr>
      </w:pPr>
      <w:ins w:id="9820" w:author="מספור קטעי משנה" w:date="2026-10-06T06:44:59Z">
        <w:r>
          <w:rPr>
            <w:rStyle w:val="MisparKeta"/>
          </w:rPr>
          <w:t xml:space="preserve">ג. </w:t>
        </w:r>
      </w:ins>
      <w:bookmarkStart w:id="10" w:name="_Hlk171837473"/>
      <w:r w:rsidRPr="00801934">
        <w:rPr>
          <w:rFonts w:hint="cs"/>
          <w:rtl/>
        </w:rPr>
        <w:t>ולא</w:t>
      </w:r>
      <w:r w:rsidRPr="00801934">
        <w:rPr>
          <w:rtl/>
        </w:rPr>
        <w:t xml:space="preserve"> </w:t>
      </w:r>
      <w:r w:rsidRPr="00801934">
        <w:rPr>
          <w:rFonts w:hint="cs"/>
          <w:rtl/>
        </w:rPr>
        <w:t>נברכת</w:t>
      </w:r>
      <w:r w:rsidRPr="00801934">
        <w:rPr>
          <w:rtl/>
        </w:rPr>
        <w:t xml:space="preserve"> </w:t>
      </w:r>
      <w:r w:rsidRPr="00801934">
        <w:rPr>
          <w:rFonts w:hint="cs"/>
          <w:rtl/>
        </w:rPr>
        <w:t>הכובסין</w:t>
      </w:r>
      <w:r w:rsidRPr="00801934">
        <w:rPr>
          <w:rtl/>
        </w:rPr>
        <w:t xml:space="preserve"> </w:t>
      </w:r>
      <w:r w:rsidRPr="00801934">
        <w:rPr>
          <w:rFonts w:hint="cs"/>
          <w:rtl/>
        </w:rPr>
        <w:t>וכו</w:t>
      </w:r>
      <w:r w:rsidRPr="00801934">
        <w:rPr>
          <w:rtl/>
        </w:rPr>
        <w:t>'.</w:t>
      </w:r>
    </w:p>
    <w:p w14:paraId="30CF36C9" w14:textId="77777777" w:rsidR="00D720EE" w:rsidRDefault="00AC0AF5" w:rsidP="00D720EE">
      <w:pPr>
        <w:pStyle w:val="36"/>
        <w:framePr w:wrap="notBeside"/>
        <w:rPr>
          <w:rtl/>
        </w:rPr>
      </w:pPr>
      <w:r w:rsidRPr="00C35A2C">
        <w:rPr>
          <w:rFonts w:hint="cs"/>
          <w:rtl/>
        </w:rPr>
        <w:t>ר</w:t>
      </w:r>
      <w:r w:rsidRPr="00C35A2C">
        <w:rPr>
          <w:rtl/>
        </w:rPr>
        <w:t>"</w:t>
      </w:r>
      <w:r w:rsidRPr="00C35A2C">
        <w:rPr>
          <w:rFonts w:hint="cs"/>
          <w:rtl/>
        </w:rPr>
        <w:t>נ מרב</w:t>
      </w:r>
      <w:r w:rsidRPr="00C35A2C">
        <w:rPr>
          <w:rtl/>
        </w:rPr>
        <w:t>"</w:t>
      </w:r>
      <w:r w:rsidRPr="00C35A2C">
        <w:rPr>
          <w:rFonts w:hint="cs"/>
          <w:rtl/>
        </w:rPr>
        <w:t>א</w:t>
      </w:r>
    </w:p>
    <w:p w14:paraId="57D15B42" w14:textId="66F00250" w:rsidR="00D720EE" w:rsidRDefault="00AC0AF5" w:rsidP="00D720EE">
      <w:pPr>
        <w:rPr>
          <w:rFonts w:ascii="Fb Fontext" w:hAnsi="Fb Fontext"/>
          <w:sz w:val="32"/>
          <w:rtl/>
        </w:rPr>
      </w:pPr>
      <w:r w:rsidRPr="00C35A2C">
        <w:rPr>
          <w:rFonts w:ascii="Fb Fontext" w:hAnsi="Fb Fontext" w:hint="cs"/>
          <w:sz w:val="32"/>
          <w:rtl/>
        </w:rPr>
        <w:t>ג</w:t>
      </w:r>
      <w:r w:rsidRPr="00C35A2C">
        <w:rPr>
          <w:rFonts w:ascii="Fb Fontext" w:hAnsi="Fb Fontext"/>
          <w:sz w:val="32"/>
          <w:rtl/>
        </w:rPr>
        <w:t>"</w:t>
      </w:r>
      <w:r w:rsidRPr="00C35A2C">
        <w:rPr>
          <w:rFonts w:ascii="Fb Fontext" w:hAnsi="Fb Fontext" w:hint="cs"/>
          <w:sz w:val="32"/>
          <w:rtl/>
        </w:rPr>
        <w:t xml:space="preserve">ט </w:t>
      </w:r>
      <w:r>
        <w:rPr>
          <w:rFonts w:ascii="Fb Fontext" w:hAnsi="Fb Fontext" w:hint="cs"/>
          <w:sz w:val="32"/>
          <w:rtl/>
        </w:rPr>
        <w:t>דווקא</w:t>
      </w:r>
      <w:r w:rsidRPr="00C35A2C">
        <w:rPr>
          <w:rFonts w:ascii="Fb Fontext" w:hAnsi="Fb Fontext"/>
          <w:sz w:val="32"/>
          <w:rtl/>
        </w:rPr>
        <w:t xml:space="preserve"> </w:t>
      </w:r>
      <w:r w:rsidRPr="00C35A2C">
        <w:rPr>
          <w:rFonts w:ascii="Fb Fontext" w:hAnsi="Fb Fontext" w:hint="cs"/>
          <w:sz w:val="32"/>
          <w:rtl/>
        </w:rPr>
        <w:t>ממחמצ</w:t>
      </w:r>
      <w:r w:rsidR="00E558E4">
        <w:rPr>
          <w:rFonts w:ascii="Fb Fontext" w:hAnsi="Fb Fontext" w:hint="cs"/>
          <w:sz w:val="32"/>
          <w:rtl/>
        </w:rPr>
        <w:t xml:space="preserve">ן </w:t>
      </w:r>
      <w:r w:rsidR="00E558E4" w:rsidRPr="00E558E4">
        <w:rPr>
          <w:rStyle w:val="afffff0"/>
          <w:rFonts w:hint="cs"/>
          <w:rtl/>
        </w:rPr>
        <w:t>משרין</w:t>
      </w:r>
      <w:r w:rsidR="00E558E4">
        <w:rPr>
          <w:rStyle w:val="afffff0"/>
          <w:rFonts w:hint="cs"/>
          <w:rtl/>
        </w:rPr>
        <w:t>,</w:t>
      </w:r>
      <w:r w:rsidRPr="00C35A2C">
        <w:rPr>
          <w:rFonts w:ascii="Fb Fontext" w:hAnsi="Fb Fontext"/>
          <w:sz w:val="32"/>
          <w:rtl/>
        </w:rPr>
        <w:t xml:space="preserve"> </w:t>
      </w:r>
      <w:r w:rsidRPr="00C35A2C">
        <w:rPr>
          <w:rFonts w:ascii="Fb Fontext" w:hAnsi="Fb Fontext" w:hint="cs"/>
          <w:sz w:val="32"/>
          <w:rtl/>
        </w:rPr>
        <w:t>אבל</w:t>
      </w:r>
      <w:r w:rsidRPr="00C35A2C">
        <w:rPr>
          <w:rFonts w:ascii="Fb Fontext" w:hAnsi="Fb Fontext"/>
          <w:sz w:val="32"/>
          <w:rtl/>
        </w:rPr>
        <w:t xml:space="preserve"> </w:t>
      </w:r>
      <w:r w:rsidRPr="00C35A2C">
        <w:rPr>
          <w:rFonts w:ascii="Fb Fontext" w:hAnsi="Fb Fontext" w:hint="cs"/>
          <w:sz w:val="32"/>
          <w:rtl/>
        </w:rPr>
        <w:t>מנדיין</w:t>
      </w:r>
      <w:r w:rsidRPr="00C35A2C">
        <w:rPr>
          <w:rFonts w:ascii="Fb Fontext" w:hAnsi="Fb Fontext"/>
          <w:sz w:val="32"/>
          <w:rtl/>
        </w:rPr>
        <w:t xml:space="preserve"> </w:t>
      </w:r>
      <w:r w:rsidR="00E558E4" w:rsidRPr="00E558E4">
        <w:rPr>
          <w:rStyle w:val="afffff0"/>
          <w:rFonts w:hint="cs"/>
          <w:rtl/>
        </w:rPr>
        <w:t>משפשפים</w:t>
      </w:r>
      <w:r w:rsidRPr="00C35A2C">
        <w:rPr>
          <w:rFonts w:ascii="Fb Fontext" w:hAnsi="Fb Fontext"/>
          <w:sz w:val="32"/>
          <w:rtl/>
        </w:rPr>
        <w:t xml:space="preserve"> </w:t>
      </w:r>
      <w:r w:rsidRPr="00C35A2C">
        <w:rPr>
          <w:rFonts w:ascii="Fb Fontext" w:hAnsi="Fb Fontext" w:hint="cs"/>
          <w:sz w:val="32"/>
          <w:rtl/>
        </w:rPr>
        <w:t>ד</w:t>
      </w:r>
      <w:r w:rsidRPr="00F10693">
        <w:rPr>
          <w:rtl/>
        </w:rPr>
        <w:t xml:space="preserve">' </w:t>
      </w:r>
      <w:r w:rsidRPr="00C35A2C">
        <w:rPr>
          <w:rFonts w:ascii="Fb Fontext" w:hAnsi="Fb Fontext" w:hint="cs"/>
          <w:sz w:val="32"/>
          <w:rtl/>
        </w:rPr>
        <w:t>אמות</w:t>
      </w:r>
      <w:r w:rsidRPr="00C35A2C">
        <w:rPr>
          <w:rFonts w:ascii="Fb Fontext" w:hAnsi="Fb Fontext"/>
          <w:sz w:val="32"/>
          <w:rtl/>
        </w:rPr>
        <w:t xml:space="preserve">. </w:t>
      </w:r>
      <w:r w:rsidRPr="00C35A2C">
        <w:rPr>
          <w:rFonts w:ascii="Fb Fontext" w:hAnsi="Fb Fontext" w:hint="cs"/>
          <w:sz w:val="32"/>
          <w:rtl/>
        </w:rPr>
        <w:t>ו</w:t>
      </w:r>
      <w:r w:rsidRPr="0081371E">
        <w:rPr>
          <w:rStyle w:val="afff8"/>
          <w:rFonts w:hint="cs"/>
          <w:rtl/>
        </w:rPr>
        <w:t>תנ</w:t>
      </w:r>
      <w:r w:rsidRPr="0081371E">
        <w:rPr>
          <w:rStyle w:val="afff8"/>
          <w:rtl/>
        </w:rPr>
        <w:t>"</w:t>
      </w:r>
      <w:r w:rsidRPr="0081371E">
        <w:rPr>
          <w:rStyle w:val="afff8"/>
          <w:rFonts w:hint="cs"/>
          <w:rtl/>
        </w:rPr>
        <w:t>ה</w:t>
      </w:r>
    </w:p>
    <w:p w14:paraId="73B2BADD" w14:textId="77777777" w:rsidR="00D720EE" w:rsidRDefault="00AC0AF5" w:rsidP="00D720EE">
      <w:pPr>
        <w:pStyle w:val="36"/>
        <w:framePr w:wrap="notBeside"/>
        <w:rPr>
          <w:rtl/>
        </w:rPr>
      </w:pPr>
      <w:r w:rsidRPr="00C35A2C">
        <w:rPr>
          <w:rFonts w:hint="cs"/>
          <w:rtl/>
        </w:rPr>
        <w:t>ו</w:t>
      </w:r>
      <w:r w:rsidR="00D720EE">
        <w:rPr>
          <w:rFonts w:hint="cs"/>
          <w:rtl/>
        </w:rPr>
        <w:t>א''ד</w:t>
      </w:r>
    </w:p>
    <w:p w14:paraId="70C9B1A8" w14:textId="22963FE8" w:rsidR="00AC0AF5" w:rsidRDefault="00D720EE" w:rsidP="00D720EE">
      <w:pPr>
        <w:rPr>
          <w:rFonts w:ascii="Fb Fontext" w:hAnsi="Fb Fontext"/>
          <w:sz w:val="32"/>
          <w:rtl/>
        </w:rPr>
      </w:pPr>
      <w:r>
        <w:rPr>
          <w:rFonts w:ascii="Fb Fontext" w:hAnsi="Fb Fontext" w:hint="cs"/>
          <w:sz w:val="32"/>
          <w:rtl/>
        </w:rPr>
        <w:t>שהקשו וכך יישבו</w:t>
      </w:r>
      <w:r w:rsidR="00451DB9">
        <w:rPr>
          <w:rFonts w:ascii="Fb Fontext" w:hAnsi="Fb Fontext" w:hint="cs"/>
          <w:sz w:val="32"/>
          <w:rtl/>
        </w:rPr>
        <w:t>.</w:t>
      </w:r>
      <w:r>
        <w:rPr>
          <w:rFonts w:ascii="Fb Fontext" w:hAnsi="Fb Fontext" w:hint="cs"/>
          <w:sz w:val="32"/>
          <w:rtl/>
        </w:rPr>
        <w:t xml:space="preserve"> </w:t>
      </w:r>
      <w:r w:rsidR="00E558E4" w:rsidRPr="00E558E4">
        <w:rPr>
          <w:rStyle w:val="affffe"/>
          <w:rFonts w:hint="cs"/>
          <w:rtl/>
        </w:rPr>
        <w:t>רח</w:t>
      </w:r>
      <w:r w:rsidR="00E558E4">
        <w:rPr>
          <w:rStyle w:val="affffe"/>
          <w:rFonts w:hint="cs"/>
          <w:rtl/>
        </w:rPr>
        <w:t>בדר''א:</w:t>
      </w:r>
      <w:r w:rsidR="00E558E4" w:rsidRPr="00E558E4">
        <w:rPr>
          <w:rStyle w:val="affffe"/>
          <w:rFonts w:hint="cs"/>
          <w:rtl/>
        </w:rPr>
        <w:t xml:space="preserve"> שנה כן בהדיא</w:t>
      </w:r>
      <w:r w:rsidR="00E558E4">
        <w:rPr>
          <w:rFonts w:ascii="Fb Fontext" w:hAnsi="Fb Fontext" w:hint="cs"/>
          <w:sz w:val="32"/>
          <w:rtl/>
        </w:rPr>
        <w:t xml:space="preserve"> שהרחיק ממחמצן ג'ט </w:t>
      </w:r>
    </w:p>
    <w:p w14:paraId="272127C1" w14:textId="4B29FECE" w:rsidR="00AC0AF5" w:rsidRPr="001B450D" w:rsidRDefault="001B450D" w:rsidP="00AC0AF5">
      <w:pPr>
        <w:pStyle w:val="aff9"/>
        <w:rPr>
          <w:del w:id="90038" w:author="מנוע עיצוב" w:date="2026-10-08T11:01:28Z"/>
          <w:rtl/>
        </w:rPr>
      </w:pPr>
      <w:del w:id="90037" w:author="מנוע עיצוב" w:date="2026-10-08T11:01:28Z">
        <w:r w:rsidRPr="001B450D">
          <w:rPr>
            <w:rFonts w:hint="cs"/>
            <w:rtl/>
          </w:rPr>
          <w:delText xml:space="preserve">***</w:delText>
        </w:r>
      </w:del>
    </w:p>
    <w:p w14:paraId="57097C5E" w14:textId="77777777" w:rsidR="00D720EE" w:rsidRPr="00801934" w:rsidRDefault="00AC0AF5" w:rsidP="00722884">
      <w:pPr>
        <w:pStyle w:val="afffb"/>
        <w:rPr>
          <w:rtl/>
        </w:rPr>
      </w:pPr>
      <w:ins w:id="9821" w:author="מספור קטעי משנה" w:date="2026-10-06T06:44:59Z">
        <w:r>
          <w:rPr>
            <w:rStyle w:val="MisparKeta"/>
          </w:rPr>
          <w:t xml:space="preserve">ב. </w:t>
        </w:r>
      </w:ins>
      <w:r w:rsidRPr="00801934">
        <w:rPr>
          <w:rFonts w:hint="cs"/>
          <w:rtl/>
        </w:rPr>
        <w:t>וסד</w:t>
      </w:r>
      <w:r w:rsidRPr="00801934">
        <w:rPr>
          <w:rtl/>
        </w:rPr>
        <w:t xml:space="preserve"> </w:t>
      </w:r>
      <w:r w:rsidRPr="00801934">
        <w:rPr>
          <w:rFonts w:hint="cs"/>
          <w:rtl/>
        </w:rPr>
        <w:t>בסיד</w:t>
      </w:r>
      <w:r w:rsidRPr="00801934">
        <w:rPr>
          <w:rtl/>
        </w:rPr>
        <w:t xml:space="preserve">. </w:t>
      </w:r>
    </w:p>
    <w:p w14:paraId="3DFED71A" w14:textId="33E3F452" w:rsidR="00AC0AF5" w:rsidRPr="00C35A2C" w:rsidRDefault="00AC0AF5" w:rsidP="00D720EE">
      <w:pPr>
        <w:pStyle w:val="affff9"/>
        <w:rPr>
          <w:rtl/>
        </w:rPr>
      </w:pPr>
      <w:r w:rsidRPr="00FF3D4F">
        <w:rPr>
          <w:rtl/>
        </w:rPr>
        <w:t>איבעיא להו</w:t>
      </w:r>
      <w:r w:rsidRPr="00C35A2C">
        <w:rPr>
          <w:rtl/>
        </w:rPr>
        <w:t xml:space="preserve">: </w:t>
      </w:r>
      <w:r w:rsidRPr="00DB3591">
        <w:rPr>
          <w:rStyle w:val="afff8"/>
          <w:rFonts w:cs="BA TM • Vilna Extra-Bold"/>
          <w:rtl/>
        </w:rPr>
        <w:t>ו</w:t>
      </w:r>
      <w:r w:rsidRPr="00C35A2C">
        <w:rPr>
          <w:rtl/>
        </w:rPr>
        <w:t xml:space="preserve">סד בסיד תנן, </w:t>
      </w:r>
      <w:r w:rsidRPr="00DB3591">
        <w:rPr>
          <w:rStyle w:val="affffe"/>
          <w:rFonts w:cs="BA TM • Vilna Extra-Bold"/>
          <w:rtl/>
        </w:rPr>
        <w:t>או</w:t>
      </w:r>
      <w:r w:rsidRPr="00C35A2C">
        <w:rPr>
          <w:rtl/>
        </w:rPr>
        <w:t xml:space="preserve"> </w:t>
      </w:r>
      <w:r w:rsidRPr="00DB3591">
        <w:rPr>
          <w:rStyle w:val="afff8"/>
          <w:rFonts w:cs="BA TM • Vilna Extra-Bold"/>
          <w:rtl/>
        </w:rPr>
        <w:t>או</w:t>
      </w:r>
      <w:r w:rsidRPr="00C35A2C">
        <w:rPr>
          <w:rtl/>
        </w:rPr>
        <w:t xml:space="preserve"> סד בסיד תנן</w:t>
      </w:r>
    </w:p>
    <w:p w14:paraId="1282324D" w14:textId="77777777" w:rsidR="00D720EE" w:rsidRDefault="00AC0AF5" w:rsidP="00D720EE">
      <w:pPr>
        <w:pStyle w:val="36"/>
        <w:framePr w:wrap="notBeside"/>
        <w:rPr>
          <w:rtl/>
        </w:rPr>
      </w:pPr>
      <w:r w:rsidRPr="00C35A2C">
        <w:rPr>
          <w:rFonts w:hint="cs"/>
          <w:rtl/>
        </w:rPr>
        <w:t>אין להוכיח</w:t>
      </w:r>
    </w:p>
    <w:p w14:paraId="748EDEED" w14:textId="6EF662E1" w:rsidR="00AC0AF5" w:rsidRDefault="00AC0AF5" w:rsidP="00AC0AF5">
      <w:pPr>
        <w:rPr>
          <w:rFonts w:ascii="Fb Fontext" w:hAnsi="Fb Fontext"/>
          <w:rtl/>
        </w:rPr>
      </w:pPr>
      <w:r w:rsidRPr="00C35A2C">
        <w:rPr>
          <w:rFonts w:ascii="Fb Fontext" w:hAnsi="Fb Fontext" w:hint="cs"/>
          <w:rtl/>
        </w:rPr>
        <w:t>דו</w:t>
      </w:r>
      <w:r w:rsidRPr="00F10693">
        <w:rPr>
          <w:rFonts w:hint="cs"/>
          <w:rtl/>
        </w:rPr>
        <w:t xml:space="preserve">' </w:t>
      </w:r>
      <w:r w:rsidRPr="00C35A2C">
        <w:rPr>
          <w:rFonts w:ascii="Fb Fontext" w:hAnsi="Fb Fontext" w:hint="cs"/>
          <w:rtl/>
        </w:rPr>
        <w:t>מהא דאי</w:t>
      </w:r>
      <w:r w:rsidRPr="00B011CC">
        <w:rPr>
          <w:rStyle w:val="affff8"/>
          <w:rFonts w:hint="cs"/>
          <w:rtl/>
        </w:rPr>
        <w:t xml:space="preserve"> </w:t>
      </w:r>
      <w:r w:rsidRPr="00F10693">
        <w:rPr>
          <w:rFonts w:hint="cs"/>
          <w:rtl/>
        </w:rPr>
        <w:t>'א</w:t>
      </w:r>
      <w:r w:rsidRPr="00B011CC">
        <w:rPr>
          <w:rStyle w:val="affff8"/>
          <w:rFonts w:hint="cs"/>
          <w:rtl/>
        </w:rPr>
        <w:t>ו</w:t>
      </w:r>
      <w:r w:rsidRPr="00F10693">
        <w:rPr>
          <w:rFonts w:hint="cs"/>
          <w:rtl/>
        </w:rPr>
        <w:t xml:space="preserve">' </w:t>
      </w:r>
      <w:r w:rsidRPr="00C35A2C">
        <w:rPr>
          <w:rFonts w:ascii="Fb Fontext" w:hAnsi="Fb Fontext" w:hint="cs"/>
          <w:rtl/>
        </w:rPr>
        <w:t>לעירבינהו רישא וסיפא</w:t>
      </w:r>
    </w:p>
    <w:p w14:paraId="40AEC3A1" w14:textId="77777777" w:rsidR="00D720EE" w:rsidRDefault="00AC0AF5" w:rsidP="00D720EE">
      <w:pPr>
        <w:pStyle w:val="36"/>
        <w:framePr w:wrap="notBeside"/>
        <w:rPr>
          <w:rtl/>
        </w:rPr>
      </w:pPr>
      <w:r w:rsidRPr="00065E76">
        <w:rPr>
          <w:rtl/>
        </w:rPr>
        <w:t xml:space="preserve">- </w:t>
      </w:r>
      <w:r w:rsidRPr="00065E76">
        <w:rPr>
          <w:rFonts w:hint="cs"/>
          <w:rtl/>
        </w:rPr>
        <w:t>דל</w:t>
      </w:r>
      <w:r w:rsidRPr="00065E76">
        <w:rPr>
          <w:rtl/>
        </w:rPr>
        <w:t>"</w:t>
      </w:r>
      <w:r w:rsidRPr="00065E76">
        <w:rPr>
          <w:rFonts w:hint="cs"/>
          <w:rtl/>
        </w:rPr>
        <w:t>ד</w:t>
      </w:r>
    </w:p>
    <w:p w14:paraId="280B2C2D" w14:textId="7E748447" w:rsidR="00AC0AF5" w:rsidRPr="00065E76" w:rsidRDefault="00AC0AF5" w:rsidP="00065E76">
      <w:pPr>
        <w:rPr>
          <w:rtl/>
        </w:rPr>
      </w:pPr>
      <w:r w:rsidRPr="00065E76">
        <w:rPr>
          <w:rFonts w:hint="cs"/>
          <w:rtl/>
        </w:rPr>
        <w:t>היזק דמתונתא דרישא</w:t>
      </w:r>
      <w:r w:rsidR="00E558E4">
        <w:rPr>
          <w:rFonts w:hint="cs"/>
          <w:rtl/>
        </w:rPr>
        <w:t>,</w:t>
      </w:r>
      <w:r w:rsidRPr="00065E76">
        <w:rPr>
          <w:rFonts w:hint="cs"/>
          <w:rtl/>
        </w:rPr>
        <w:t xml:space="preserve"> להיזק דהבל</w:t>
      </w:r>
      <w:r w:rsidR="00D720EE">
        <w:rPr>
          <w:rFonts w:hint="cs"/>
          <w:rtl/>
        </w:rPr>
        <w:t xml:space="preserve"> </w:t>
      </w:r>
      <w:r w:rsidRPr="00065E76">
        <w:rPr>
          <w:rFonts w:hint="cs"/>
          <w:rtl/>
        </w:rPr>
        <w:t>דסיפא</w:t>
      </w:r>
    </w:p>
    <w:p w14:paraId="3A17B93A" w14:textId="77777777" w:rsidR="00D720EE" w:rsidRDefault="00AC0AF5" w:rsidP="00D720EE">
      <w:pPr>
        <w:pStyle w:val="36"/>
        <w:framePr w:wrap="notBeside"/>
        <w:rPr>
          <w:rtl/>
        </w:rPr>
      </w:pPr>
      <w:r w:rsidRPr="00C35A2C">
        <w:rPr>
          <w:rtl/>
        </w:rPr>
        <w:t>והך</w:t>
      </w:r>
    </w:p>
    <w:p w14:paraId="4FAA7A69" w14:textId="5C48EEF6" w:rsidR="00AC0AF5" w:rsidRPr="00E558E4" w:rsidRDefault="00AC0AF5" w:rsidP="00AC0AF5">
      <w:pPr>
        <w:rPr>
          <w:rStyle w:val="afffff0"/>
          <w:rtl/>
        </w:rPr>
      </w:pPr>
      <w:r>
        <w:rPr>
          <w:rStyle w:val="affffe"/>
          <w:rFonts w:ascii="Fb Fontext" w:hAnsi="Fb Fontext"/>
          <w:sz w:val="32"/>
          <w:rtl/>
          <w:rPrChange w:id="9099" w:author="מנוע אמוראים" w:date="2026-10-05T16:41:09Z">
            <w:rPr>
              <w:rFonts w:ascii="Fb Fontext" w:hAnsi="Fb Fontext"/>
              <w:sz w:val="32"/>
              <w:rtl/>
            </w:rPr>
          </w:rPrChange>
        </w:rPr>
        <w:t xml:space="preserve">דר"י</w:t>
      </w:r>
      <w:r>
        <w:rPr>
          <w:rFonts w:ascii="Fb Fontext" w:hAnsi="Fb Fontext"/>
          <w:sz w:val="32"/>
          <w:rtl/>
        </w:rPr>
        <w:t xml:space="preserve"> </w:t>
      </w:r>
      <w:r w:rsidRPr="00E558E4">
        <w:rPr>
          <w:rFonts w:ascii="Fb Fontext" w:hAnsi="Fb Fontext"/>
          <w:b/>
          <w:bCs/>
          <w:sz w:val="32"/>
          <w:rtl/>
        </w:rPr>
        <w:t>דסלע הבא בידים</w:t>
      </w:r>
      <w:r w:rsidRPr="00C35A2C">
        <w:rPr>
          <w:rFonts w:ascii="Fb Fontext" w:hAnsi="Fb Fontext"/>
          <w:sz w:val="32"/>
          <w:rtl/>
        </w:rPr>
        <w:t xml:space="preserve"> זה וזה מרחיקים ג</w:t>
      </w:r>
      <w:r w:rsidRPr="00F10693">
        <w:rPr>
          <w:rtl/>
        </w:rPr>
        <w:t>'ט</w:t>
      </w:r>
      <w:r w:rsidRPr="00C35A2C">
        <w:rPr>
          <w:rFonts w:ascii="Fb Fontext" w:hAnsi="Fb Fontext"/>
          <w:sz w:val="32"/>
          <w:rtl/>
        </w:rPr>
        <w:t xml:space="preserve"> </w:t>
      </w:r>
      <w:r w:rsidRPr="00C35A2C">
        <w:rPr>
          <w:rStyle w:val="afff8"/>
          <w:rtl/>
        </w:rPr>
        <w:t>ו</w:t>
      </w:r>
      <w:r w:rsidRPr="00C35A2C">
        <w:rPr>
          <w:rFonts w:ascii="Fb Fontext" w:hAnsi="Fb Fontext"/>
          <w:sz w:val="32"/>
          <w:rtl/>
        </w:rPr>
        <w:t>סד בסיד</w:t>
      </w:r>
      <w:r w:rsidR="00E558E4">
        <w:rPr>
          <w:rFonts w:ascii="Fb Fontext" w:hAnsi="Fb Fontext" w:hint="cs"/>
          <w:sz w:val="32"/>
          <w:rtl/>
        </w:rPr>
        <w:t>,</w:t>
      </w:r>
      <w:r w:rsidRPr="00C35A2C">
        <w:rPr>
          <w:rFonts w:ascii="Fb Fontext" w:hAnsi="Fb Fontext" w:hint="cs"/>
          <w:sz w:val="32"/>
          <w:rtl/>
        </w:rPr>
        <w:t xml:space="preserve"> </w:t>
      </w:r>
    </w:p>
    <w:p w14:paraId="4F7A8263" w14:textId="77777777" w:rsidR="00D720EE" w:rsidRDefault="00AC0AF5" w:rsidP="00D720EE">
      <w:pPr>
        <w:pStyle w:val="36"/>
        <w:framePr w:wrap="notBeside"/>
        <w:rPr>
          <w:rtl/>
        </w:rPr>
      </w:pPr>
      <w:r w:rsidRPr="00C35A2C">
        <w:rPr>
          <w:rFonts w:hint="cs"/>
          <w:rtl/>
        </w:rPr>
        <w:t xml:space="preserve">- </w:t>
      </w:r>
      <w:r w:rsidRPr="00C35A2C">
        <w:rPr>
          <w:rFonts w:hint="cs"/>
          <w:rtl/>
        </w:rPr>
        <w:tab/>
        <w:t>ה</w:t>
      </w:r>
      <w:r w:rsidRPr="00C35A2C">
        <w:rPr>
          <w:rtl/>
        </w:rPr>
        <w:t>"</w:t>
      </w:r>
      <w:r w:rsidRPr="00C35A2C">
        <w:rPr>
          <w:rFonts w:hint="cs"/>
          <w:rtl/>
        </w:rPr>
        <w:t>ה</w:t>
      </w:r>
    </w:p>
    <w:p w14:paraId="5A26F399" w14:textId="19B779BC" w:rsidR="00AC0AF5" w:rsidRDefault="00AC0AF5" w:rsidP="00AC0AF5">
      <w:pPr>
        <w:rPr>
          <w:rFonts w:ascii="Fb Fontext" w:hAnsi="Fb Fontext"/>
          <w:rtl/>
        </w:rPr>
      </w:pPr>
      <w:r w:rsidRPr="00C35A2C">
        <w:rPr>
          <w:rFonts w:ascii="Fb Fontext" w:hAnsi="Fb Fontext" w:hint="cs"/>
          <w:rtl/>
        </w:rPr>
        <w:t xml:space="preserve">לא בא בידיים </w:t>
      </w:r>
      <w:r w:rsidRPr="00D720EE">
        <w:rPr>
          <w:rStyle w:val="affffe"/>
          <w:rFonts w:hint="cs"/>
          <w:rtl/>
        </w:rPr>
        <w:t>וקמ</w:t>
      </w:r>
      <w:r w:rsidRPr="00D720EE">
        <w:rPr>
          <w:rStyle w:val="affffe"/>
          <w:rtl/>
        </w:rPr>
        <w:t>"</w:t>
      </w:r>
      <w:r w:rsidRPr="00D720EE">
        <w:rPr>
          <w:rStyle w:val="affffe"/>
          <w:rFonts w:hint="cs"/>
          <w:rtl/>
        </w:rPr>
        <w:t xml:space="preserve">ל </w:t>
      </w:r>
      <w:r w:rsidRPr="00C35A2C">
        <w:rPr>
          <w:rFonts w:ascii="Fb Fontext" w:hAnsi="Fb Fontext" w:hint="cs"/>
          <w:rtl/>
        </w:rPr>
        <w:t xml:space="preserve">בא בידים </w:t>
      </w:r>
      <w:r w:rsidR="00E558E4">
        <w:rPr>
          <w:rFonts w:ascii="Fb Fontext" w:hAnsi="Fb Fontext" w:hint="cs"/>
          <w:rtl/>
        </w:rPr>
        <w:t>שלא נאמר</w:t>
      </w:r>
      <w:r w:rsidRPr="00C35A2C">
        <w:rPr>
          <w:rFonts w:ascii="Fb Fontext" w:hAnsi="Fb Fontext" w:hint="cs"/>
          <w:rtl/>
        </w:rPr>
        <w:t xml:space="preserve"> </w:t>
      </w:r>
      <w:r>
        <w:rPr>
          <w:rFonts w:ascii="Fb Fontext" w:hAnsi="Fb Fontext" w:hint="cs"/>
          <w:rtl/>
        </w:rPr>
        <w:t>שצריך יותר רווח</w:t>
      </w:r>
      <w:r w:rsidR="00E558E4">
        <w:rPr>
          <w:rFonts w:ascii="Fb Fontext" w:hAnsi="Fb Fontext" w:hint="cs"/>
          <w:rtl/>
        </w:rPr>
        <w:t>.</w:t>
      </w:r>
    </w:p>
    <w:p w14:paraId="235C0C2D" w14:textId="7F4CB3B4" w:rsidR="00AC0AF5" w:rsidRPr="001B450D" w:rsidRDefault="001B450D" w:rsidP="00AC0AF5">
      <w:pPr>
        <w:pStyle w:val="aff9"/>
        <w:rPr>
          <w:del w:id="90040" w:author="מנוע עיצוב" w:date="2026-10-08T11:01:28Z"/>
          <w:rtl/>
        </w:rPr>
      </w:pPr>
      <w:del w:id="90039" w:author="מנוע עיצוב" w:date="2026-10-08T11:01:28Z">
        <w:r w:rsidRPr="001B450D">
          <w:rPr>
            <w:rFonts w:hint="cs"/>
            <w:rtl/>
          </w:rPr>
          <w:delText xml:space="preserve">***</w:delText>
        </w:r>
      </w:del>
    </w:p>
    <w:p w14:paraId="1D4BDACA" w14:textId="77777777" w:rsidR="00AC0AF5" w:rsidRPr="00801934" w:rsidRDefault="00AC0AF5" w:rsidP="00AF2FEB">
      <w:pPr>
        <w:pStyle w:val="afffb"/>
        <w:rPr>
          <w:rtl/>
        </w:rPr>
      </w:pPr>
      <w:ins w:id="9822" w:author="מספור קטעי משנה" w:date="2026-10-06T06:44:59Z">
        <w:r>
          <w:rPr>
            <w:rStyle w:val="MisparKeta"/>
          </w:rPr>
          <w:t xml:space="preserve">ג. </w:t>
        </w:r>
      </w:ins>
      <w:r w:rsidRPr="00801934">
        <w:rPr>
          <w:rFonts w:hint="cs"/>
          <w:rtl/>
        </w:rPr>
        <w:t>מרחיקין</w:t>
      </w:r>
      <w:r w:rsidRPr="00801934">
        <w:rPr>
          <w:rtl/>
        </w:rPr>
        <w:t xml:space="preserve"> </w:t>
      </w:r>
      <w:r w:rsidRPr="00801934">
        <w:rPr>
          <w:rFonts w:hint="cs"/>
          <w:rtl/>
        </w:rPr>
        <w:t>את</w:t>
      </w:r>
      <w:r w:rsidRPr="00801934">
        <w:rPr>
          <w:rtl/>
        </w:rPr>
        <w:t xml:space="preserve"> </w:t>
      </w:r>
      <w:r w:rsidRPr="00801934">
        <w:rPr>
          <w:rFonts w:hint="cs"/>
          <w:rtl/>
        </w:rPr>
        <w:t>הגפת</w:t>
      </w:r>
      <w:r w:rsidRPr="00801934">
        <w:rPr>
          <w:rtl/>
        </w:rPr>
        <w:t xml:space="preserve"> </w:t>
      </w:r>
      <w:r w:rsidRPr="00801934">
        <w:rPr>
          <w:rFonts w:hint="cs"/>
          <w:rtl/>
        </w:rPr>
        <w:t>ואת</w:t>
      </w:r>
      <w:r w:rsidRPr="00801934">
        <w:rPr>
          <w:rtl/>
        </w:rPr>
        <w:t xml:space="preserve"> </w:t>
      </w:r>
      <w:r w:rsidRPr="00801934">
        <w:rPr>
          <w:rFonts w:hint="cs"/>
          <w:rtl/>
        </w:rPr>
        <w:t>הזבל</w:t>
      </w:r>
      <w:r w:rsidRPr="00801934">
        <w:rPr>
          <w:rtl/>
        </w:rPr>
        <w:t xml:space="preserve"> </w:t>
      </w:r>
      <w:r w:rsidRPr="00801934">
        <w:rPr>
          <w:rFonts w:hint="cs"/>
          <w:rtl/>
        </w:rPr>
        <w:t>ואת</w:t>
      </w:r>
      <w:r w:rsidRPr="00801934">
        <w:rPr>
          <w:rtl/>
        </w:rPr>
        <w:t xml:space="preserve"> </w:t>
      </w:r>
      <w:r w:rsidRPr="00801934">
        <w:rPr>
          <w:rFonts w:hint="cs"/>
          <w:rtl/>
        </w:rPr>
        <w:t>המלח</w:t>
      </w:r>
      <w:r w:rsidRPr="00801934">
        <w:rPr>
          <w:rtl/>
        </w:rPr>
        <w:t xml:space="preserve"> </w:t>
      </w:r>
      <w:r w:rsidRPr="00801934">
        <w:rPr>
          <w:rFonts w:hint="cs"/>
          <w:rtl/>
        </w:rPr>
        <w:t>ואת</w:t>
      </w:r>
      <w:r w:rsidRPr="00801934">
        <w:rPr>
          <w:rtl/>
        </w:rPr>
        <w:t xml:space="preserve"> </w:t>
      </w:r>
      <w:r w:rsidRPr="00801934">
        <w:rPr>
          <w:rFonts w:hint="cs"/>
          <w:rtl/>
        </w:rPr>
        <w:t>הסלעים</w:t>
      </w:r>
      <w:r w:rsidRPr="00801934">
        <w:rPr>
          <w:rtl/>
        </w:rPr>
        <w:t xml:space="preserve"> </w:t>
      </w:r>
      <w:r w:rsidRPr="00801934">
        <w:rPr>
          <w:rFonts w:hint="cs"/>
          <w:rtl/>
        </w:rPr>
        <w:t>וכו</w:t>
      </w:r>
      <w:r w:rsidRPr="00801934">
        <w:rPr>
          <w:rtl/>
        </w:rPr>
        <w:t>'.</w:t>
      </w:r>
    </w:p>
    <w:p w14:paraId="6565E812" w14:textId="77777777" w:rsidR="00D720EE" w:rsidRDefault="00AC0AF5" w:rsidP="00D720EE">
      <w:pPr>
        <w:pStyle w:val="36"/>
        <w:framePr w:wrap="notBeside"/>
        <w:rPr>
          <w:rtl/>
        </w:rPr>
      </w:pPr>
      <w:r w:rsidRPr="00C35A2C">
        <w:rPr>
          <w:rFonts w:hint="cs"/>
          <w:rtl/>
        </w:rPr>
        <w:t>ולא קתני</w:t>
      </w:r>
    </w:p>
    <w:p w14:paraId="021532F4" w14:textId="6E6D3841" w:rsidR="00AC0AF5" w:rsidRDefault="00AC0AF5" w:rsidP="00AC0AF5">
      <w:pPr>
        <w:rPr>
          <w:rFonts w:ascii="Fb Fontext" w:hAnsi="Fb Fontext"/>
          <w:sz w:val="32"/>
          <w:rtl/>
        </w:rPr>
      </w:pPr>
      <w:r w:rsidRPr="00C35A2C">
        <w:rPr>
          <w:rFonts w:ascii="Fb Fontext" w:hAnsi="Fb Fontext" w:hint="cs"/>
          <w:sz w:val="32"/>
          <w:rtl/>
        </w:rPr>
        <w:t>חול כדמתני</w:t>
      </w:r>
      <w:r w:rsidRPr="00F10693">
        <w:rPr>
          <w:rFonts w:hint="cs"/>
          <w:rtl/>
        </w:rPr>
        <w:t xml:space="preserve">' </w:t>
      </w:r>
      <w:r w:rsidRPr="00C35A2C">
        <w:rPr>
          <w:rFonts w:ascii="Fb Fontext" w:hAnsi="Fb Fontext" w:hint="cs"/>
          <w:sz w:val="32"/>
          <w:rtl/>
        </w:rPr>
        <w:t>דבמה טומנין</w:t>
      </w:r>
      <w:r w:rsidR="00E558E4">
        <w:rPr>
          <w:rFonts w:ascii="Fb Fontext" w:hAnsi="Fb Fontext" w:hint="cs"/>
          <w:sz w:val="32"/>
          <w:rtl/>
        </w:rPr>
        <w:t>.</w:t>
      </w:r>
    </w:p>
    <w:p w14:paraId="7846908B" w14:textId="6888A30A" w:rsidR="00D720EE" w:rsidRPr="00E558E4" w:rsidRDefault="00AC0AF5" w:rsidP="00D720EE">
      <w:pPr>
        <w:pStyle w:val="36"/>
        <w:framePr w:wrap="notBeside"/>
        <w:rPr>
          <w:rtl/>
        </w:rPr>
      </w:pPr>
      <w:r w:rsidRPr="00E558E4">
        <w:rPr>
          <w:rFonts w:hint="cs"/>
          <w:rtl/>
        </w:rPr>
        <w:t>רבי יוסף:</w:t>
      </w:r>
      <w:r w:rsidR="00E558E4">
        <w:rPr>
          <w:rFonts w:hint="cs"/>
          <w:rtl/>
        </w:rPr>
        <w:t xml:space="preserve"> א.</w:t>
      </w:r>
    </w:p>
    <w:p w14:paraId="02507DA1" w14:textId="707F026E" w:rsidR="00AC0AF5" w:rsidRDefault="00D720EE" w:rsidP="00AC0AF5">
      <w:pPr>
        <w:rPr>
          <w:rFonts w:ascii="Fb Fontext" w:hAnsi="Fb Fontext"/>
          <w:sz w:val="32"/>
          <w:rtl/>
        </w:rPr>
      </w:pPr>
      <w:r>
        <w:rPr>
          <w:rFonts w:ascii="Fb Fontext" w:hAnsi="Fb Fontext" w:hint="cs"/>
          <w:sz w:val="32"/>
          <w:rtl/>
        </w:rPr>
        <w:t xml:space="preserve">שם </w:t>
      </w:r>
      <w:r w:rsidR="00AC0AF5" w:rsidRPr="00C35A2C">
        <w:rPr>
          <w:rFonts w:ascii="Fb Fontext" w:hAnsi="Fb Fontext" w:hint="cs"/>
          <w:sz w:val="32"/>
          <w:rtl/>
        </w:rPr>
        <w:t>לא תני סלעים דאין דרכן של בנ</w:t>
      </w:r>
      <w:r w:rsidR="00AC0AF5" w:rsidRPr="00C35A2C">
        <w:rPr>
          <w:rFonts w:ascii="Fb Fontext" w:hAnsi="Fb Fontext"/>
          <w:sz w:val="32"/>
          <w:rtl/>
        </w:rPr>
        <w:t>"</w:t>
      </w:r>
      <w:r w:rsidR="00AC0AF5" w:rsidRPr="00C35A2C">
        <w:rPr>
          <w:rFonts w:ascii="Fb Fontext" w:hAnsi="Fb Fontext" w:hint="cs"/>
          <w:sz w:val="32"/>
          <w:rtl/>
        </w:rPr>
        <w:t>א להטמין בסלעים</w:t>
      </w:r>
      <w:r w:rsidR="00E558E4">
        <w:rPr>
          <w:rFonts w:ascii="Fb Fontext" w:hAnsi="Fb Fontext" w:hint="cs"/>
          <w:sz w:val="32"/>
          <w:rtl/>
        </w:rPr>
        <w:t>,</w:t>
      </w:r>
    </w:p>
    <w:p w14:paraId="34DFF3F2" w14:textId="58F68F7B" w:rsidR="00D720EE" w:rsidRPr="00E558E4" w:rsidRDefault="00AC0AF5" w:rsidP="00D720EE">
      <w:pPr>
        <w:pStyle w:val="36"/>
        <w:framePr w:wrap="notBeside"/>
        <w:rPr>
          <w:rtl/>
        </w:rPr>
      </w:pPr>
      <w:r w:rsidRPr="00E558E4">
        <w:rPr>
          <w:rtl/>
        </w:rPr>
        <w:t>אביי</w:t>
      </w:r>
      <w:r w:rsidR="00E558E4">
        <w:rPr>
          <w:rFonts w:hint="cs"/>
          <w:rtl/>
        </w:rPr>
        <w:t>: ב.</w:t>
      </w:r>
      <w:r w:rsidRPr="00E558E4">
        <w:rPr>
          <w:rtl/>
        </w:rPr>
        <w:t xml:space="preserve"> </w:t>
      </w:r>
    </w:p>
    <w:p w14:paraId="64F04BCD" w14:textId="36F22435" w:rsidR="00AC0AF5" w:rsidRDefault="00E558E4" w:rsidP="00AC0AF5">
      <w:pPr>
        <w:rPr>
          <w:rFonts w:ascii="Fb Fontext" w:hAnsi="Fb Fontext"/>
          <w:sz w:val="32"/>
          <w:rtl/>
        </w:rPr>
      </w:pPr>
      <w:r>
        <w:rPr>
          <w:rFonts w:ascii="Fb Fontext" w:hAnsi="Fb Fontext" w:hint="cs"/>
          <w:sz w:val="32"/>
          <w:rtl/>
        </w:rPr>
        <w:t>ה</w:t>
      </w:r>
      <w:r w:rsidR="00AC0AF5" w:rsidRPr="00C35A2C">
        <w:rPr>
          <w:rFonts w:ascii="Fb Fontext" w:hAnsi="Fb Fontext"/>
          <w:sz w:val="32"/>
          <w:rtl/>
        </w:rPr>
        <w:t xml:space="preserve">"ה גם אין דרכן להטמין בגיזי צמר ולשונות של ארגמן ואעפ"כ תני </w:t>
      </w:r>
      <w:r w:rsidR="00AC0AF5" w:rsidRPr="00722884">
        <w:rPr>
          <w:rStyle w:val="afff8"/>
          <w:rtl/>
        </w:rPr>
        <w:t>אלא</w:t>
      </w:r>
      <w:r w:rsidR="00AC0AF5" w:rsidRPr="00722884">
        <w:rPr>
          <w:rFonts w:ascii="Fb Fontext" w:hAnsi="Fb Fontext"/>
          <w:sz w:val="28"/>
          <w:szCs w:val="14"/>
          <w:rtl/>
        </w:rPr>
        <w:t xml:space="preserve"> </w:t>
      </w:r>
      <w:r w:rsidR="00AC0AF5" w:rsidRPr="00C35A2C">
        <w:rPr>
          <w:rFonts w:ascii="Fb Fontext" w:hAnsi="Fb Fontext"/>
          <w:sz w:val="32"/>
          <w:rtl/>
        </w:rPr>
        <w:t xml:space="preserve">יגיד עליו רעו סלעים וה"ה לחול, וכן </w:t>
      </w:r>
      <w:r>
        <w:rPr>
          <w:rFonts w:ascii="Fb Fontext" w:hAnsi="Fb Fontext" w:hint="cs"/>
          <w:sz w:val="32"/>
          <w:rtl/>
        </w:rPr>
        <w:t>ש</w:t>
      </w:r>
      <w:r w:rsidR="00AC0AF5" w:rsidRPr="00C35A2C">
        <w:rPr>
          <w:rFonts w:ascii="Fb Fontext" w:hAnsi="Fb Fontext"/>
          <w:sz w:val="32"/>
          <w:rtl/>
        </w:rPr>
        <w:t>ם</w:t>
      </w:r>
      <w:r>
        <w:rPr>
          <w:rFonts w:ascii="Fb Fontext" w:hAnsi="Fb Fontext" w:hint="cs"/>
          <w:sz w:val="32"/>
          <w:rtl/>
        </w:rPr>
        <w:t>.</w:t>
      </w:r>
    </w:p>
    <w:p w14:paraId="5C1D5E1C" w14:textId="32731081" w:rsidR="00D720EE" w:rsidRPr="00E558E4" w:rsidRDefault="00AC0AF5" w:rsidP="00D720EE">
      <w:pPr>
        <w:pStyle w:val="36"/>
        <w:framePr w:wrap="notBeside"/>
        <w:rPr>
          <w:rtl/>
        </w:rPr>
      </w:pPr>
      <w:r w:rsidRPr="00E558E4">
        <w:rPr>
          <w:rFonts w:hint="cs"/>
          <w:rtl/>
        </w:rPr>
        <w:t>רבא</w:t>
      </w:r>
      <w:r w:rsidRPr="00E558E4">
        <w:rPr>
          <w:rtl/>
        </w:rPr>
        <w:t>:</w:t>
      </w:r>
      <w:r w:rsidR="00E558E4">
        <w:rPr>
          <w:rFonts w:hint="cs"/>
          <w:rtl/>
        </w:rPr>
        <w:t xml:space="preserve"> ג.</w:t>
      </w:r>
    </w:p>
    <w:p w14:paraId="2F9AD9CF" w14:textId="1A1C3D6E" w:rsidR="008D1E7C" w:rsidRDefault="00AC0AF5" w:rsidP="00E558E4">
      <w:pPr>
        <w:rPr>
          <w:rFonts w:ascii="Fb Fontext" w:hAnsi="Fb Fontext"/>
          <w:sz w:val="32"/>
          <w:rtl/>
        </w:rPr>
      </w:pPr>
      <w:r w:rsidRPr="00C35A2C">
        <w:rPr>
          <w:rFonts w:ascii="Fb Fontext" w:hAnsi="Fb Fontext" w:hint="cs"/>
          <w:sz w:val="32"/>
          <w:rtl/>
        </w:rPr>
        <w:t>אי</w:t>
      </w:r>
      <w:r w:rsidRPr="00C35A2C">
        <w:rPr>
          <w:rFonts w:ascii="Fb Fontext" w:hAnsi="Fb Fontext"/>
          <w:sz w:val="32"/>
          <w:rtl/>
        </w:rPr>
        <w:t xml:space="preserve"> </w:t>
      </w:r>
      <w:r w:rsidRPr="00C35A2C">
        <w:rPr>
          <w:rFonts w:ascii="Fb Fontext" w:hAnsi="Fb Fontext" w:hint="cs"/>
          <w:sz w:val="32"/>
          <w:rtl/>
        </w:rPr>
        <w:t>יגיד</w:t>
      </w:r>
      <w:r w:rsidRPr="00C35A2C">
        <w:rPr>
          <w:rFonts w:ascii="Fb Fontext" w:hAnsi="Fb Fontext"/>
          <w:sz w:val="32"/>
          <w:rtl/>
        </w:rPr>
        <w:t xml:space="preserve"> </w:t>
      </w:r>
      <w:r w:rsidRPr="00C35A2C">
        <w:rPr>
          <w:rFonts w:ascii="Fb Fontext" w:hAnsi="Fb Fontext" w:hint="cs"/>
          <w:sz w:val="32"/>
          <w:rtl/>
        </w:rPr>
        <w:t>עליו</w:t>
      </w:r>
      <w:r w:rsidRPr="00C35A2C">
        <w:rPr>
          <w:rFonts w:ascii="Fb Fontext" w:hAnsi="Fb Fontext"/>
          <w:sz w:val="32"/>
          <w:rtl/>
        </w:rPr>
        <w:t xml:space="preserve"> </w:t>
      </w:r>
      <w:r w:rsidRPr="00C35A2C">
        <w:rPr>
          <w:rFonts w:ascii="Fb Fontext" w:hAnsi="Fb Fontext" w:hint="cs"/>
          <w:sz w:val="32"/>
          <w:rtl/>
        </w:rPr>
        <w:t>ריעו</w:t>
      </w:r>
      <w:r w:rsidRPr="00C35A2C">
        <w:rPr>
          <w:rFonts w:ascii="Fb Fontext" w:hAnsi="Fb Fontext"/>
          <w:sz w:val="32"/>
          <w:rtl/>
        </w:rPr>
        <w:t xml:space="preserve">, </w:t>
      </w:r>
      <w:r w:rsidR="00E558E4">
        <w:rPr>
          <w:rFonts w:ascii="Fb Fontext" w:hAnsi="Fb Fontext" w:hint="cs"/>
          <w:sz w:val="32"/>
          <w:rtl/>
        </w:rPr>
        <w:t>ישנם הכל יחד</w:t>
      </w:r>
      <w:r w:rsidRPr="00C35A2C">
        <w:rPr>
          <w:rFonts w:ascii="Fb Fontext" w:hAnsi="Fb Fontext"/>
          <w:sz w:val="32"/>
          <w:rtl/>
        </w:rPr>
        <w:t xml:space="preserve">, </w:t>
      </w:r>
      <w:r w:rsidRPr="00C35A2C">
        <w:rPr>
          <w:rFonts w:ascii="Fb Fontext" w:hAnsi="Fb Fontext" w:hint="cs"/>
          <w:sz w:val="32"/>
          <w:rtl/>
        </w:rPr>
        <w:t>ו</w:t>
      </w:r>
      <w:r w:rsidR="00E558E4">
        <w:rPr>
          <w:rFonts w:ascii="Fb Fontext" w:hAnsi="Fb Fontext" w:hint="cs"/>
          <w:sz w:val="32"/>
          <w:rtl/>
        </w:rPr>
        <w:t>ישנה</w:t>
      </w:r>
      <w:r w:rsidRPr="00C35A2C">
        <w:rPr>
          <w:rFonts w:ascii="Fb Fontext" w:hAnsi="Fb Fontext"/>
          <w:sz w:val="32"/>
          <w:rtl/>
        </w:rPr>
        <w:t xml:space="preserve"> </w:t>
      </w:r>
      <w:r w:rsidRPr="00C35A2C">
        <w:rPr>
          <w:rFonts w:ascii="Fb Fontext" w:hAnsi="Fb Fontext" w:hint="cs"/>
          <w:sz w:val="32"/>
          <w:rtl/>
        </w:rPr>
        <w:t>חדא</w:t>
      </w:r>
      <w:r w:rsidRPr="00C35A2C">
        <w:rPr>
          <w:rFonts w:ascii="Fb Fontext" w:hAnsi="Fb Fontext"/>
          <w:sz w:val="32"/>
          <w:rtl/>
        </w:rPr>
        <w:t xml:space="preserve"> </w:t>
      </w:r>
      <w:r w:rsidR="00E558E4">
        <w:rPr>
          <w:rFonts w:ascii="Fb Fontext" w:hAnsi="Fb Fontext" w:hint="cs"/>
          <w:sz w:val="32"/>
          <w:rtl/>
        </w:rPr>
        <w:t xml:space="preserve">מהם </w:t>
      </w:r>
      <w:r w:rsidRPr="00C35A2C">
        <w:rPr>
          <w:rFonts w:ascii="Fb Fontext" w:hAnsi="Fb Fontext" w:hint="cs"/>
          <w:sz w:val="32"/>
          <w:rtl/>
        </w:rPr>
        <w:t>באידך</w:t>
      </w:r>
      <w:r w:rsidRPr="00C35A2C">
        <w:rPr>
          <w:rFonts w:ascii="Fb Fontext" w:hAnsi="Fb Fontext"/>
          <w:sz w:val="32"/>
          <w:rtl/>
        </w:rPr>
        <w:t xml:space="preserve"> </w:t>
      </w:r>
      <w:r w:rsidRPr="00C35A2C">
        <w:rPr>
          <w:rFonts w:ascii="Fb Fontext" w:hAnsi="Fb Fontext" w:hint="cs"/>
          <w:sz w:val="32"/>
          <w:rtl/>
        </w:rPr>
        <w:t>וה</w:t>
      </w:r>
      <w:r w:rsidRPr="00C35A2C">
        <w:rPr>
          <w:rFonts w:ascii="Fb Fontext" w:hAnsi="Fb Fontext"/>
          <w:sz w:val="32"/>
          <w:rtl/>
        </w:rPr>
        <w:t>"</w:t>
      </w:r>
      <w:r w:rsidRPr="00C35A2C">
        <w:rPr>
          <w:rFonts w:ascii="Fb Fontext" w:hAnsi="Fb Fontext" w:hint="cs"/>
          <w:sz w:val="32"/>
          <w:rtl/>
        </w:rPr>
        <w:t>ה</w:t>
      </w:r>
      <w:r w:rsidRPr="00C35A2C">
        <w:rPr>
          <w:rFonts w:ascii="Fb Fontext" w:hAnsi="Fb Fontext"/>
          <w:sz w:val="32"/>
          <w:rtl/>
        </w:rPr>
        <w:t xml:space="preserve"> </w:t>
      </w:r>
      <w:r w:rsidRPr="00C35A2C">
        <w:rPr>
          <w:rFonts w:ascii="Fb Fontext" w:hAnsi="Fb Fontext" w:hint="cs"/>
          <w:sz w:val="32"/>
          <w:rtl/>
        </w:rPr>
        <w:t>לאידך,</w:t>
      </w:r>
      <w:r w:rsidR="00E558E4">
        <w:rPr>
          <w:rFonts w:ascii="Fb Fontext" w:hAnsi="Fb Fontext" w:hint="cs"/>
          <w:sz w:val="32"/>
          <w:rtl/>
        </w:rPr>
        <w:t xml:space="preserve"> </w:t>
      </w:r>
      <w:r w:rsidR="008D1E7C">
        <w:rPr>
          <w:rFonts w:ascii="Fb Fontext" w:hAnsi="Fb Fontext"/>
          <w:sz w:val="32"/>
          <w:rtl/>
        </w:rPr>
        <w:tab/>
      </w:r>
      <w:r w:rsidR="008D1E7C">
        <w:rPr>
          <w:rFonts w:ascii="Fb Fontext" w:hAnsi="Fb Fontext"/>
          <w:sz w:val="32"/>
          <w:rtl/>
        </w:rPr>
        <w:tab/>
      </w:r>
      <w:r w:rsidR="008D1E7C">
        <w:rPr>
          <w:rFonts w:ascii="Fb Fontext" w:hAnsi="Fb Fontext"/>
          <w:sz w:val="32"/>
          <w:rtl/>
        </w:rPr>
        <w:tab/>
      </w:r>
      <w:r w:rsidR="008D1E7C">
        <w:rPr>
          <w:rFonts w:ascii="Fb Fontext" w:hAnsi="Fb Fontext"/>
          <w:sz w:val="32"/>
          <w:rtl/>
        </w:rPr>
        <w:tab/>
      </w:r>
      <w:r w:rsidR="008D1E7C">
        <w:rPr>
          <w:rFonts w:ascii="Fb Fontext" w:hAnsi="Fb Fontext"/>
          <w:sz w:val="32"/>
          <w:rtl/>
        </w:rPr>
        <w:tab/>
      </w:r>
      <w:r w:rsidR="00E558E4" w:rsidRPr="00E558E4">
        <w:rPr>
          <w:rStyle w:val="affffe"/>
          <w:rFonts w:hint="cs"/>
          <w:rtl/>
        </w:rPr>
        <w:t>אלא שם</w:t>
      </w:r>
      <w:r w:rsidR="00E558E4">
        <w:rPr>
          <w:rFonts w:ascii="Fb Fontext" w:hAnsi="Fb Fontext" w:hint="cs"/>
          <w:sz w:val="32"/>
          <w:rtl/>
        </w:rPr>
        <w:t xml:space="preserve"> </w:t>
      </w:r>
      <w:r w:rsidR="00D720EE">
        <w:rPr>
          <w:rFonts w:ascii="Fb Fontext" w:hAnsi="Fb Fontext" w:hint="cs"/>
          <w:sz w:val="32"/>
          <w:rtl/>
        </w:rPr>
        <w:t>ל</w:t>
      </w:r>
      <w:r w:rsidRPr="00C35A2C">
        <w:rPr>
          <w:rFonts w:ascii="Fb Fontext" w:hAnsi="Fb Fontext"/>
          <w:sz w:val="32"/>
          <w:rtl/>
        </w:rPr>
        <w:t>א תני סלעים דמשתכי לקדרה</w:t>
      </w:r>
      <w:r w:rsidRPr="00C35A2C">
        <w:rPr>
          <w:rFonts w:ascii="Fb Fontext" w:hAnsi="Fb Fontext" w:hint="cs"/>
          <w:sz w:val="32"/>
          <w:rtl/>
        </w:rPr>
        <w:t xml:space="preserve"> </w:t>
      </w:r>
    </w:p>
    <w:p w14:paraId="580EFAA9" w14:textId="108E4A63" w:rsidR="00AC0AF5" w:rsidRPr="008D1E7C" w:rsidRDefault="00E558E4" w:rsidP="008D1E7C">
      <w:pPr>
        <w:ind w:left="1130" w:firstLine="113"/>
        <w:rPr>
          <w:rFonts w:ascii="Fb Fontext" w:hAnsi="Fb Fontext"/>
          <w:sz w:val="32"/>
          <w:rtl/>
        </w:rPr>
      </w:pPr>
      <w:r>
        <w:rPr>
          <w:rStyle w:val="affffe"/>
          <w:rFonts w:hint="cs"/>
          <w:rtl/>
        </w:rPr>
        <w:t>כאן</w:t>
      </w:r>
      <w:r w:rsidR="00AC0AF5" w:rsidRPr="00E558E4">
        <w:rPr>
          <w:rStyle w:val="affffe"/>
          <w:rtl/>
        </w:rPr>
        <w:t xml:space="preserve"> ל"ק</w:t>
      </w:r>
      <w:r w:rsidR="00AC0AF5" w:rsidRPr="00C35A2C">
        <w:rPr>
          <w:rFonts w:ascii="Fb Fontext" w:hAnsi="Fb Fontext"/>
          <w:sz w:val="32"/>
          <w:rtl/>
        </w:rPr>
        <w:t xml:space="preserve"> חול </w:t>
      </w:r>
      <w:r w:rsidR="008D1E7C">
        <w:rPr>
          <w:rFonts w:ascii="Fb Fontext" w:hAnsi="Fb Fontext" w:hint="cs"/>
          <w:sz w:val="32"/>
          <w:rtl/>
        </w:rPr>
        <w:t>-</w:t>
      </w:r>
      <w:r w:rsidR="00AC0AF5" w:rsidRPr="00C35A2C">
        <w:rPr>
          <w:rFonts w:ascii="Fb Fontext" w:hAnsi="Fb Fontext"/>
          <w:sz w:val="32"/>
          <w:rtl/>
        </w:rPr>
        <w:t>דמחממי חיים ומקרירי קר</w:t>
      </w:r>
      <w:r w:rsidR="008D1E7C">
        <w:rPr>
          <w:rStyle w:val="aff1"/>
          <w:rFonts w:ascii="Fb Fontext" w:hAnsi="Fb Fontext"/>
          <w:sz w:val="32"/>
          <w:rtl/>
        </w:rPr>
        <w:footnoteReference w:id="9"/>
      </w:r>
    </w:p>
    <w:p w14:paraId="65CC36EB" w14:textId="77777777" w:rsidR="00D720EE" w:rsidRDefault="00AC0AF5" w:rsidP="00D720EE">
      <w:pPr>
        <w:pStyle w:val="36"/>
        <w:framePr w:wrap="notBeside"/>
        <w:rPr>
          <w:rtl/>
        </w:rPr>
      </w:pPr>
      <w:r w:rsidRPr="00C35A2C">
        <w:rPr>
          <w:rFonts w:hint="cs"/>
          <w:rtl/>
        </w:rPr>
        <w:t>והך דתני ר</w:t>
      </w:r>
      <w:r w:rsidRPr="00C35A2C">
        <w:rPr>
          <w:rtl/>
        </w:rPr>
        <w:t>"</w:t>
      </w:r>
      <w:r w:rsidRPr="00C35A2C">
        <w:rPr>
          <w:rFonts w:hint="cs"/>
          <w:rtl/>
        </w:rPr>
        <w:t>א</w:t>
      </w:r>
    </w:p>
    <w:p w14:paraId="51B31C4E" w14:textId="41EE0919" w:rsidR="00AC0AF5" w:rsidRPr="008D1E7C" w:rsidRDefault="00AC0AF5" w:rsidP="00AC0AF5">
      <w:pPr>
        <w:rPr>
          <w:rFonts w:ascii="Fb Fontext" w:hAnsi="Fb Fontext"/>
          <w:spacing w:val="-4"/>
          <w:sz w:val="32"/>
          <w:rtl/>
        </w:rPr>
      </w:pPr>
      <w:r w:rsidRPr="008D1E7C">
        <w:rPr>
          <w:rFonts w:ascii="Fb Fontext" w:hAnsi="Fb Fontext" w:hint="cs"/>
          <w:spacing w:val="-4"/>
          <w:sz w:val="32"/>
          <w:rtl/>
        </w:rPr>
        <w:t xml:space="preserve">חול היינו במתונא </w:t>
      </w:r>
      <w:r w:rsidRPr="008D1E7C">
        <w:rPr>
          <w:rStyle w:val="affffe"/>
          <w:rFonts w:hint="cs"/>
          <w:spacing w:val="-4"/>
          <w:rtl/>
        </w:rPr>
        <w:t>ותנא דידן</w:t>
      </w:r>
      <w:r w:rsidRPr="008D1E7C">
        <w:rPr>
          <w:rFonts w:ascii="Fb Fontext" w:hAnsi="Fb Fontext" w:hint="cs"/>
          <w:spacing w:val="-4"/>
          <w:sz w:val="32"/>
          <w:rtl/>
        </w:rPr>
        <w:t xml:space="preserve"> לא אוקמי במתונא </w:t>
      </w:r>
      <w:r w:rsidRPr="008D1E7C">
        <w:rPr>
          <w:rStyle w:val="affffe"/>
          <w:rFonts w:hint="cs"/>
          <w:spacing w:val="-4"/>
          <w:rtl/>
        </w:rPr>
        <w:t>דתנא כבר</w:t>
      </w:r>
      <w:r w:rsidRPr="008D1E7C">
        <w:rPr>
          <w:rFonts w:ascii="Fb Fontext" w:hAnsi="Fb Fontext" w:hint="cs"/>
          <w:spacing w:val="-4"/>
          <w:sz w:val="32"/>
          <w:rtl/>
        </w:rPr>
        <w:t xml:space="preserve"> אמת</w:t>
      </w:r>
      <w:r w:rsidRPr="008D1E7C">
        <w:rPr>
          <w:rFonts w:ascii="Fb Fontext" w:hAnsi="Fb Fontext"/>
          <w:spacing w:val="-4"/>
          <w:sz w:val="32"/>
          <w:rtl/>
        </w:rPr>
        <w:t xml:space="preserve"> </w:t>
      </w:r>
      <w:r w:rsidRPr="008D1E7C">
        <w:rPr>
          <w:rFonts w:ascii="Fb Fontext" w:hAnsi="Fb Fontext" w:hint="cs"/>
          <w:spacing w:val="-4"/>
          <w:sz w:val="32"/>
          <w:rtl/>
        </w:rPr>
        <w:t>המים</w:t>
      </w:r>
      <w:r w:rsidRPr="008D1E7C">
        <w:rPr>
          <w:rFonts w:ascii="Fb Fontext" w:hAnsi="Fb Fontext"/>
          <w:spacing w:val="-4"/>
          <w:sz w:val="32"/>
          <w:rtl/>
        </w:rPr>
        <w:t>.</w:t>
      </w:r>
    </w:p>
    <w:p w14:paraId="11D61A5B" w14:textId="04029458" w:rsidR="00D720EE" w:rsidRDefault="00D720EE" w:rsidP="00D720EE">
      <w:pPr>
        <w:pStyle w:val="36"/>
        <w:framePr w:wrap="notBeside"/>
        <w:rPr>
          <w:rtl/>
        </w:rPr>
      </w:pPr>
      <w:r>
        <w:rPr>
          <w:rFonts w:hint="cs"/>
          <w:rtl/>
        </w:rPr>
        <w:t>ו</w:t>
      </w:r>
      <w:r w:rsidR="00AC0AF5" w:rsidRPr="00C35A2C">
        <w:rPr>
          <w:rFonts w:hint="cs"/>
          <w:rtl/>
        </w:rPr>
        <w:t>תני</w:t>
      </w:r>
    </w:p>
    <w:p w14:paraId="5F51C04A" w14:textId="14D40297" w:rsidR="00AC0AF5" w:rsidRPr="008D1E7C" w:rsidRDefault="00AC0AF5" w:rsidP="00D720EE">
      <w:pPr>
        <w:rPr>
          <w:rFonts w:ascii="Fb Fontext" w:hAnsi="Fb Fontext"/>
          <w:spacing w:val="-4"/>
          <w:rtl/>
        </w:rPr>
      </w:pPr>
      <w:r w:rsidRPr="008D1E7C">
        <w:rPr>
          <w:rFonts w:ascii="Fb Fontext" w:hAnsi="Fb Fontext" w:hint="cs"/>
          <w:spacing w:val="-4"/>
          <w:rtl/>
        </w:rPr>
        <w:t xml:space="preserve">נברכת הכובסין </w:t>
      </w:r>
      <w:r w:rsidR="00D720EE" w:rsidRPr="008D1E7C">
        <w:rPr>
          <w:rFonts w:ascii="Fb Fontext" w:hAnsi="Fb Fontext" w:hint="cs"/>
          <w:spacing w:val="-4"/>
          <w:rtl/>
        </w:rPr>
        <w:t xml:space="preserve">- </w:t>
      </w:r>
      <w:r w:rsidRPr="008D1E7C">
        <w:rPr>
          <w:rFonts w:ascii="Fb Fontext" w:hAnsi="Fb Fontext" w:hint="cs"/>
          <w:spacing w:val="-4"/>
          <w:rtl/>
        </w:rPr>
        <w:t>א</w:t>
      </w:r>
      <w:r w:rsidR="00D720EE" w:rsidRPr="008D1E7C">
        <w:rPr>
          <w:rFonts w:ascii="Fb Fontext" w:hAnsi="Fb Fontext" w:hint="cs"/>
          <w:spacing w:val="-4"/>
          <w:rtl/>
        </w:rPr>
        <w:t>ף</w:t>
      </w:r>
      <w:r w:rsidRPr="008D1E7C">
        <w:rPr>
          <w:rFonts w:hint="cs"/>
          <w:spacing w:val="-4"/>
          <w:rtl/>
        </w:rPr>
        <w:t xml:space="preserve"> </w:t>
      </w:r>
      <w:r w:rsidRPr="008D1E7C">
        <w:rPr>
          <w:rFonts w:ascii="Fb Fontext" w:hAnsi="Fb Fontext" w:hint="cs"/>
          <w:spacing w:val="-4"/>
          <w:rtl/>
        </w:rPr>
        <w:t>דלא קביעא,</w:t>
      </w:r>
      <w:r w:rsidR="00D720EE" w:rsidRPr="008D1E7C">
        <w:rPr>
          <w:rFonts w:ascii="Fb Fontext" w:hAnsi="Fb Fontext" w:hint="cs"/>
          <w:spacing w:val="-4"/>
          <w:rtl/>
        </w:rPr>
        <w:t xml:space="preserve"> אמת </w:t>
      </w:r>
      <w:r w:rsidRPr="008D1E7C">
        <w:rPr>
          <w:rFonts w:ascii="Fb Fontext" w:hAnsi="Fb Fontext" w:hint="cs"/>
          <w:spacing w:val="-4"/>
          <w:rtl/>
        </w:rPr>
        <w:t xml:space="preserve">המים </w:t>
      </w:r>
      <w:r w:rsidR="00D720EE" w:rsidRPr="008D1E7C">
        <w:rPr>
          <w:rFonts w:ascii="Fb Fontext" w:hAnsi="Fb Fontext" w:hint="cs"/>
          <w:spacing w:val="-4"/>
          <w:rtl/>
        </w:rPr>
        <w:t>-</w:t>
      </w:r>
      <w:r w:rsidRPr="008D1E7C">
        <w:rPr>
          <w:rFonts w:ascii="Fb Fontext" w:hAnsi="Fb Fontext" w:hint="cs"/>
          <w:spacing w:val="-4"/>
          <w:rtl/>
        </w:rPr>
        <w:t>א</w:t>
      </w:r>
      <w:r w:rsidR="00D720EE" w:rsidRPr="008D1E7C">
        <w:rPr>
          <w:rFonts w:ascii="Fb Fontext" w:hAnsi="Fb Fontext" w:hint="cs"/>
          <w:spacing w:val="-4"/>
          <w:rtl/>
        </w:rPr>
        <w:t>ף</w:t>
      </w:r>
      <w:r w:rsidRPr="008D1E7C">
        <w:rPr>
          <w:rFonts w:hint="cs"/>
          <w:spacing w:val="-4"/>
          <w:rtl/>
        </w:rPr>
        <w:t xml:space="preserve"> </w:t>
      </w:r>
      <w:r w:rsidRPr="008D1E7C">
        <w:rPr>
          <w:rFonts w:ascii="Fb Fontext" w:hAnsi="Fb Fontext" w:hint="cs"/>
          <w:spacing w:val="-4"/>
          <w:rtl/>
        </w:rPr>
        <w:t>דלא קוו וקיימי,</w:t>
      </w:r>
    </w:p>
    <w:p w14:paraId="5E4ABC8F" w14:textId="0821176B" w:rsidR="00AC0AF5" w:rsidRPr="001B450D" w:rsidRDefault="001B450D" w:rsidP="00AC0AF5">
      <w:pPr>
        <w:pStyle w:val="aff9"/>
        <w:rPr>
          <w:del w:id="90042" w:author="מנוע עיצוב" w:date="2026-10-08T11:01:28Z"/>
          <w:rtl/>
        </w:rPr>
      </w:pPr>
      <w:del w:id="90041" w:author="מנוע עיצוב" w:date="2026-10-08T11:01:28Z">
        <w:r w:rsidRPr="001B450D">
          <w:rPr>
            <w:rFonts w:hint="cs"/>
            <w:rtl/>
          </w:rPr>
          <w:delText xml:space="preserve">***</w:delText>
        </w:r>
      </w:del>
    </w:p>
    <w:p w14:paraId="7430A671" w14:textId="77777777" w:rsidR="00AC0AF5" w:rsidRPr="00801934" w:rsidRDefault="00AC0AF5" w:rsidP="00AF2FEB">
      <w:pPr>
        <w:pStyle w:val="afffb"/>
        <w:rPr>
          <w:rtl/>
        </w:rPr>
      </w:pPr>
      <w:ins w:id="9823" w:author="מספור קטעי משנה" w:date="2026-10-06T06:44:59Z">
        <w:r>
          <w:rPr>
            <w:rStyle w:val="MisparKeta"/>
          </w:rPr>
          <w:t xml:space="preserve">ד. </w:t>
        </w:r>
      </w:ins>
      <w:r w:rsidRPr="00801934">
        <w:rPr>
          <w:rFonts w:hint="cs"/>
          <w:rtl/>
        </w:rPr>
        <w:t>מרחיקין</w:t>
      </w:r>
      <w:r w:rsidRPr="00801934">
        <w:rPr>
          <w:rtl/>
        </w:rPr>
        <w:t xml:space="preserve"> </w:t>
      </w:r>
      <w:r w:rsidRPr="00801934">
        <w:rPr>
          <w:rFonts w:hint="cs"/>
          <w:rtl/>
        </w:rPr>
        <w:t>את</w:t>
      </w:r>
      <w:r w:rsidRPr="00801934">
        <w:rPr>
          <w:rtl/>
        </w:rPr>
        <w:t xml:space="preserve"> </w:t>
      </w:r>
      <w:r w:rsidRPr="00801934">
        <w:rPr>
          <w:rFonts w:hint="cs"/>
          <w:rtl/>
        </w:rPr>
        <w:t>הזרעים</w:t>
      </w:r>
      <w:r w:rsidRPr="00801934">
        <w:rPr>
          <w:rtl/>
        </w:rPr>
        <w:t xml:space="preserve"> </w:t>
      </w:r>
      <w:r w:rsidRPr="00801934">
        <w:rPr>
          <w:rFonts w:hint="cs"/>
          <w:rtl/>
        </w:rPr>
        <w:t>ואת</w:t>
      </w:r>
      <w:r w:rsidRPr="00801934">
        <w:rPr>
          <w:rtl/>
        </w:rPr>
        <w:t xml:space="preserve"> </w:t>
      </w:r>
      <w:r w:rsidRPr="00801934">
        <w:rPr>
          <w:rFonts w:hint="cs"/>
          <w:rtl/>
        </w:rPr>
        <w:t>המחרישה</w:t>
      </w:r>
      <w:r w:rsidRPr="00801934">
        <w:rPr>
          <w:rtl/>
        </w:rPr>
        <w:t xml:space="preserve"> וכו'.</w:t>
      </w:r>
    </w:p>
    <w:p w14:paraId="6547B753" w14:textId="555611E5" w:rsidR="00AC0AF5" w:rsidRDefault="00AC0AF5" w:rsidP="00D720EE">
      <w:pPr>
        <w:rPr>
          <w:rFonts w:ascii="Fb Fontext" w:hAnsi="Fb Fontext"/>
          <w:sz w:val="32"/>
          <w:rtl/>
        </w:rPr>
      </w:pPr>
      <w:r w:rsidRPr="0081371E">
        <w:rPr>
          <w:rStyle w:val="afff8"/>
          <w:rFonts w:hint="cs"/>
          <w:rtl/>
        </w:rPr>
        <w:lastRenderedPageBreak/>
        <w:t>זרעים</w:t>
      </w:r>
      <w:r w:rsidRPr="00C35A2C">
        <w:rPr>
          <w:rFonts w:ascii="Fb Fontext" w:hAnsi="Fb Fontext" w:hint="cs"/>
          <w:sz w:val="32"/>
          <w:rtl/>
        </w:rPr>
        <w:t xml:space="preserve"> היינו במפולת יד</w:t>
      </w:r>
      <w:r w:rsidR="00D720EE">
        <w:rPr>
          <w:rFonts w:ascii="Fb Fontext" w:hAnsi="Fb Fontext" w:hint="cs"/>
          <w:sz w:val="32"/>
          <w:rtl/>
        </w:rPr>
        <w:t xml:space="preserve">, </w:t>
      </w:r>
      <w:r w:rsidR="00D720EE">
        <w:rPr>
          <w:rFonts w:ascii="Fb Fontext" w:hAnsi="Fb Fontext"/>
          <w:sz w:val="32"/>
          <w:rtl/>
        </w:rPr>
        <w:tab/>
      </w:r>
      <w:r w:rsidR="008D1E7C">
        <w:rPr>
          <w:rStyle w:val="afff8"/>
          <w:rtl/>
        </w:rPr>
        <w:tab/>
      </w:r>
      <w:r w:rsidR="008D1E7C">
        <w:rPr>
          <w:rStyle w:val="afff8"/>
          <w:rtl/>
        </w:rPr>
        <w:tab/>
      </w:r>
      <w:r w:rsidRPr="0081371E">
        <w:rPr>
          <w:rStyle w:val="afff8"/>
          <w:rFonts w:hint="cs"/>
          <w:rtl/>
        </w:rPr>
        <w:t>מחרישה</w:t>
      </w:r>
      <w:r w:rsidRPr="00C35A2C">
        <w:rPr>
          <w:rFonts w:ascii="Fb Fontext" w:hAnsi="Fb Fontext"/>
          <w:sz w:val="32"/>
          <w:rtl/>
        </w:rPr>
        <w:t xml:space="preserve">, </w:t>
      </w:r>
      <w:r w:rsidRPr="00C35A2C">
        <w:rPr>
          <w:rFonts w:ascii="Fb Fontext" w:hAnsi="Fb Fontext" w:hint="cs"/>
          <w:sz w:val="32"/>
          <w:rtl/>
        </w:rPr>
        <w:t>היינו בחורש</w:t>
      </w:r>
      <w:r w:rsidRPr="00C35A2C">
        <w:rPr>
          <w:rFonts w:ascii="Fb Fontext" w:hAnsi="Fb Fontext"/>
          <w:sz w:val="32"/>
          <w:rtl/>
        </w:rPr>
        <w:t xml:space="preserve"> </w:t>
      </w:r>
      <w:r w:rsidRPr="00C35A2C">
        <w:rPr>
          <w:rFonts w:ascii="Fb Fontext" w:hAnsi="Fb Fontext" w:hint="cs"/>
          <w:sz w:val="32"/>
          <w:rtl/>
        </w:rPr>
        <w:t>לאילנות</w:t>
      </w:r>
      <w:r w:rsidRPr="00C35A2C">
        <w:rPr>
          <w:rFonts w:ascii="Fb Fontext" w:hAnsi="Fb Fontext"/>
          <w:sz w:val="32"/>
          <w:rtl/>
        </w:rPr>
        <w:t>.</w:t>
      </w:r>
    </w:p>
    <w:p w14:paraId="42E3B392" w14:textId="77777777" w:rsidR="00D720EE" w:rsidRDefault="00AC0AF5" w:rsidP="00D720EE">
      <w:pPr>
        <w:pStyle w:val="36"/>
        <w:framePr w:wrap="notBeside"/>
        <w:rPr>
          <w:rtl/>
        </w:rPr>
      </w:pPr>
      <w:r w:rsidRPr="00C35A2C">
        <w:rPr>
          <w:rFonts w:hint="cs"/>
          <w:rtl/>
        </w:rPr>
        <w:t>ו</w:t>
      </w:r>
      <w:r>
        <w:rPr>
          <w:rFonts w:hint="cs"/>
          <w:rtl/>
        </w:rPr>
        <w:t>לא ילפי</w:t>
      </w:r>
      <w:r w:rsidRPr="00F10693">
        <w:rPr>
          <w:rFonts w:hint="cs"/>
          <w:rtl/>
        </w:rPr>
        <w:t>'</w:t>
      </w:r>
    </w:p>
    <w:p w14:paraId="0B50D0E9" w14:textId="5051328C" w:rsidR="00AC0AF5" w:rsidRDefault="00AC0AF5" w:rsidP="00AC0AF5">
      <w:pPr>
        <w:rPr>
          <w:rFonts w:ascii="Fb Fontext" w:hAnsi="Fb Fontext"/>
          <w:sz w:val="32"/>
          <w:rtl/>
        </w:rPr>
      </w:pPr>
      <w:r>
        <w:rPr>
          <w:rFonts w:ascii="Fb Fontext" w:hAnsi="Fb Fontext" w:hint="cs"/>
          <w:sz w:val="32"/>
          <w:rtl/>
        </w:rPr>
        <w:t>מצד מים</w:t>
      </w:r>
      <w:r w:rsidRPr="00C35A2C">
        <w:rPr>
          <w:rFonts w:ascii="Fb Fontext" w:hAnsi="Fb Fontext" w:hint="cs"/>
          <w:sz w:val="32"/>
          <w:rtl/>
        </w:rPr>
        <w:t xml:space="preserve"> </w:t>
      </w:r>
      <w:r w:rsidR="008D1E7C">
        <w:rPr>
          <w:rFonts w:ascii="Fb Fontext" w:hAnsi="Fb Fontext" w:hint="cs"/>
          <w:sz w:val="32"/>
          <w:rtl/>
        </w:rPr>
        <w:t>-</w:t>
      </w:r>
      <w:r w:rsidRPr="00C35A2C">
        <w:rPr>
          <w:rFonts w:ascii="Fb Fontext" w:hAnsi="Fb Fontext" w:hint="cs"/>
          <w:sz w:val="32"/>
          <w:rtl/>
        </w:rPr>
        <w:t>דתנא</w:t>
      </w:r>
      <w:r w:rsidRPr="00C35A2C">
        <w:rPr>
          <w:rFonts w:ascii="Fb Fontext" w:hAnsi="Fb Fontext"/>
          <w:sz w:val="32"/>
          <w:rtl/>
        </w:rPr>
        <w:t xml:space="preserve"> </w:t>
      </w:r>
      <w:r w:rsidRPr="00C35A2C">
        <w:rPr>
          <w:rFonts w:ascii="Fb Fontext" w:hAnsi="Fb Fontext" w:hint="cs"/>
          <w:sz w:val="32"/>
          <w:rtl/>
        </w:rPr>
        <w:t>בארץ</w:t>
      </w:r>
      <w:r w:rsidRPr="00C35A2C">
        <w:rPr>
          <w:rFonts w:ascii="Fb Fontext" w:hAnsi="Fb Fontext"/>
          <w:sz w:val="32"/>
          <w:rtl/>
        </w:rPr>
        <w:t xml:space="preserve"> </w:t>
      </w:r>
      <w:r w:rsidRPr="00C35A2C">
        <w:rPr>
          <w:rFonts w:ascii="Fb Fontext" w:hAnsi="Fb Fontext" w:hint="cs"/>
          <w:sz w:val="32"/>
          <w:rtl/>
        </w:rPr>
        <w:t>ישראל</w:t>
      </w:r>
      <w:r w:rsidRPr="00C35A2C">
        <w:rPr>
          <w:rFonts w:ascii="Fb Fontext" w:hAnsi="Fb Fontext"/>
          <w:sz w:val="32"/>
          <w:rtl/>
        </w:rPr>
        <w:t xml:space="preserve"> </w:t>
      </w:r>
      <w:r w:rsidRPr="00C35A2C">
        <w:rPr>
          <w:rFonts w:ascii="Fb Fontext" w:hAnsi="Fb Fontext" w:hint="cs"/>
          <w:sz w:val="32"/>
          <w:rtl/>
        </w:rPr>
        <w:t>ד</w:t>
      </w:r>
      <w:r w:rsidRPr="00F10693">
        <w:rPr>
          <w:rFonts w:hint="cs"/>
          <w:rtl/>
        </w:rPr>
        <w:t>'ד</w:t>
      </w:r>
      <w:r w:rsidR="008D1E7C">
        <w:rPr>
          <w:rStyle w:val="affff8"/>
          <w:rtl/>
        </w:rPr>
        <w:t>לִמְטַר הַשָּׁמַיִם תִּשְׁתֶּה מָּיִ</w:t>
      </w:r>
      <w:r w:rsidRPr="00EF2C28">
        <w:rPr>
          <w:rStyle w:val="affff8"/>
          <w:rFonts w:hint="cs"/>
          <w:rtl/>
        </w:rPr>
        <w:t>ם</w:t>
      </w:r>
      <w:r w:rsidRPr="00F10693">
        <w:rPr>
          <w:rtl/>
        </w:rPr>
        <w:t>'</w:t>
      </w:r>
      <w:r w:rsidRPr="00F10693">
        <w:rPr>
          <w:rFonts w:hint="cs"/>
          <w:rtl/>
        </w:rPr>
        <w:t>.</w:t>
      </w:r>
    </w:p>
    <w:p w14:paraId="366B2162" w14:textId="77777777" w:rsidR="00AC0AF5" w:rsidRDefault="00AC0AF5" w:rsidP="00AC0AF5">
      <w:pPr>
        <w:rPr>
          <w:rFonts w:ascii="Fb Fontext" w:hAnsi="Fb Fontext"/>
          <w:sz w:val="32"/>
          <w:rtl/>
        </w:rPr>
      </w:pPr>
      <w:r w:rsidRPr="00C35A2C">
        <w:rPr>
          <w:rFonts w:ascii="Fb Fontext" w:hAnsi="Fb Fontext"/>
          <w:sz w:val="32"/>
          <w:rtl/>
        </w:rPr>
        <w:t>זרעים</w:t>
      </w:r>
      <w:r w:rsidRPr="00C35A2C">
        <w:rPr>
          <w:rFonts w:ascii="Fb Fontext" w:hAnsi="Fb Fontext" w:hint="cs"/>
          <w:sz w:val="32"/>
          <w:rtl/>
        </w:rPr>
        <w:t xml:space="preserve"> </w:t>
      </w:r>
      <w:r w:rsidRPr="00C35A2C">
        <w:rPr>
          <w:rFonts w:ascii="Fb Fontext" w:hAnsi="Fb Fontext"/>
          <w:sz w:val="32"/>
          <w:rtl/>
        </w:rPr>
        <w:t>מחלידין הקרקע ומעלין עפר תיחוח.</w:t>
      </w:r>
    </w:p>
    <w:p w14:paraId="64260D9C" w14:textId="77777777" w:rsidR="00D720EE" w:rsidRDefault="00AC0AF5" w:rsidP="00D720EE">
      <w:pPr>
        <w:pStyle w:val="36"/>
        <w:framePr w:wrap="notBeside"/>
        <w:rPr>
          <w:rtl/>
        </w:rPr>
      </w:pPr>
      <w:r w:rsidRPr="00C35A2C">
        <w:rPr>
          <w:rFonts w:hint="cs"/>
          <w:rtl/>
        </w:rPr>
        <w:t>ולאו לצדדין</w:t>
      </w:r>
    </w:p>
    <w:p w14:paraId="7A6754CC" w14:textId="7E211276" w:rsidR="00AC0AF5" w:rsidRPr="00C35A2C" w:rsidRDefault="00AC0AF5" w:rsidP="008D1E7C">
      <w:pPr>
        <w:rPr>
          <w:rFonts w:cs="Guttman Vilna"/>
          <w:b/>
          <w:bCs/>
          <w:sz w:val="32"/>
          <w:rtl/>
        </w:rPr>
      </w:pPr>
      <w:r w:rsidRPr="00C35A2C">
        <w:rPr>
          <w:rFonts w:ascii="Fb Fontext" w:hAnsi="Fb Fontext" w:hint="cs"/>
          <w:sz w:val="32"/>
          <w:rtl/>
        </w:rPr>
        <w:t>משתרשי ו</w:t>
      </w:r>
      <w:r w:rsidR="00AD221F">
        <w:rPr>
          <w:rFonts w:ascii="Fb Fontext" w:hAnsi="Fb Fontext" w:hint="cs"/>
          <w:sz w:val="32"/>
          <w:rtl/>
        </w:rPr>
        <w:t>לכך</w:t>
      </w:r>
      <w:r w:rsidRPr="00C35A2C">
        <w:rPr>
          <w:rFonts w:ascii="Fb Fontext" w:hAnsi="Fb Fontext"/>
          <w:sz w:val="32"/>
          <w:rtl/>
        </w:rPr>
        <w:t xml:space="preserve"> </w:t>
      </w:r>
      <w:r w:rsidRPr="00C35A2C">
        <w:rPr>
          <w:rFonts w:ascii="Fb Fontext" w:hAnsi="Fb Fontext" w:hint="cs"/>
          <w:sz w:val="32"/>
          <w:rtl/>
        </w:rPr>
        <w:t>המבריך</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הגפן</w:t>
      </w:r>
      <w:r w:rsidRPr="00C35A2C">
        <w:rPr>
          <w:rFonts w:ascii="Fb Fontext" w:hAnsi="Fb Fontext"/>
          <w:sz w:val="32"/>
          <w:rtl/>
        </w:rPr>
        <w:t xml:space="preserve"> </w:t>
      </w:r>
      <w:r w:rsidRPr="00C35A2C">
        <w:rPr>
          <w:rFonts w:ascii="Fb Fontext" w:hAnsi="Fb Fontext" w:hint="cs"/>
          <w:sz w:val="32"/>
          <w:rtl/>
        </w:rPr>
        <w:t>בארץ</w:t>
      </w:r>
      <w:r w:rsidRPr="00C35A2C">
        <w:rPr>
          <w:rFonts w:ascii="Fb Fontext" w:hAnsi="Fb Fontext"/>
          <w:sz w:val="32"/>
          <w:rtl/>
        </w:rPr>
        <w:t xml:space="preserve">, </w:t>
      </w:r>
      <w:r w:rsidRPr="00C35A2C">
        <w:rPr>
          <w:rFonts w:ascii="Fb Fontext" w:hAnsi="Fb Fontext" w:hint="cs"/>
          <w:sz w:val="32"/>
          <w:rtl/>
        </w:rPr>
        <w:t>אי אין</w:t>
      </w:r>
      <w:r w:rsidRPr="00C35A2C">
        <w:rPr>
          <w:rFonts w:ascii="Fb Fontext" w:hAnsi="Fb Fontext"/>
          <w:sz w:val="32"/>
          <w:rtl/>
        </w:rPr>
        <w:t xml:space="preserve"> </w:t>
      </w:r>
      <w:r w:rsidRPr="00C35A2C">
        <w:rPr>
          <w:rFonts w:ascii="Fb Fontext" w:hAnsi="Fb Fontext" w:hint="cs"/>
          <w:sz w:val="32"/>
          <w:rtl/>
        </w:rPr>
        <w:t>ע</w:t>
      </w:r>
      <w:r w:rsidRPr="00C35A2C">
        <w:rPr>
          <w:rFonts w:ascii="Fb Fontext" w:hAnsi="Fb Fontext"/>
          <w:sz w:val="32"/>
          <w:rtl/>
        </w:rPr>
        <w:t>"</w:t>
      </w:r>
      <w:r w:rsidRPr="00C35A2C">
        <w:rPr>
          <w:rFonts w:ascii="Fb Fontext" w:hAnsi="Fb Fontext" w:hint="cs"/>
          <w:sz w:val="32"/>
          <w:rtl/>
        </w:rPr>
        <w:t>ג</w:t>
      </w:r>
      <w:r w:rsidRPr="00C35A2C">
        <w:rPr>
          <w:rFonts w:ascii="Fb Fontext" w:hAnsi="Fb Fontext"/>
          <w:sz w:val="32"/>
          <w:rtl/>
        </w:rPr>
        <w:t xml:space="preserve"> </w:t>
      </w:r>
      <w:r w:rsidRPr="00C35A2C">
        <w:rPr>
          <w:rFonts w:ascii="Fb Fontext" w:hAnsi="Fb Fontext" w:hint="cs"/>
          <w:sz w:val="32"/>
          <w:rtl/>
        </w:rPr>
        <w:t>עפר</w:t>
      </w:r>
      <w:r w:rsidRPr="00C35A2C">
        <w:rPr>
          <w:rFonts w:ascii="Fb Fontext" w:hAnsi="Fb Fontext"/>
          <w:sz w:val="32"/>
          <w:rtl/>
        </w:rPr>
        <w:t xml:space="preserve"> </w:t>
      </w:r>
      <w:r w:rsidRPr="00C35A2C">
        <w:rPr>
          <w:rFonts w:ascii="Fb Fontext" w:hAnsi="Fb Fontext" w:hint="cs"/>
          <w:sz w:val="32"/>
          <w:rtl/>
        </w:rPr>
        <w:t>ג</w:t>
      </w:r>
      <w:r w:rsidRPr="00F10693">
        <w:rPr>
          <w:rFonts w:hint="cs"/>
          <w:rtl/>
        </w:rPr>
        <w:t>'ט</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יביא</w:t>
      </w:r>
      <w:r w:rsidRPr="00C35A2C">
        <w:rPr>
          <w:rFonts w:ascii="Fb Fontext" w:hAnsi="Fb Fontext"/>
          <w:sz w:val="32"/>
          <w:rtl/>
        </w:rPr>
        <w:t xml:space="preserve"> </w:t>
      </w:r>
      <w:r w:rsidRPr="00C35A2C">
        <w:rPr>
          <w:rFonts w:ascii="Fb Fontext" w:hAnsi="Fb Fontext" w:hint="cs"/>
          <w:sz w:val="32"/>
          <w:rtl/>
        </w:rPr>
        <w:t>זרע</w:t>
      </w:r>
      <w:r w:rsidRPr="00C35A2C">
        <w:rPr>
          <w:rFonts w:ascii="Fb Fontext" w:hAnsi="Fb Fontext"/>
          <w:sz w:val="32"/>
          <w:rtl/>
        </w:rPr>
        <w:t xml:space="preserve"> </w:t>
      </w:r>
      <w:r w:rsidRPr="00C35A2C">
        <w:rPr>
          <w:rFonts w:ascii="Fb Fontext" w:hAnsi="Fb Fontext" w:hint="cs"/>
          <w:sz w:val="32"/>
          <w:rtl/>
        </w:rPr>
        <w:t>עליה</w:t>
      </w:r>
      <w:r w:rsidRPr="00C35A2C">
        <w:rPr>
          <w:rFonts w:ascii="Fb Fontext" w:hAnsi="Fb Fontext"/>
          <w:sz w:val="32"/>
          <w:rtl/>
        </w:rPr>
        <w:t xml:space="preserve"> </w:t>
      </w:r>
      <w:r w:rsidRPr="00C35A2C">
        <w:rPr>
          <w:rFonts w:ascii="Fb Fontext" w:hAnsi="Fb Fontext" w:hint="cs"/>
          <w:sz w:val="32"/>
          <w:rtl/>
        </w:rPr>
        <w:t>אבל</w:t>
      </w:r>
      <w:r w:rsidRPr="00C35A2C">
        <w:rPr>
          <w:rFonts w:ascii="Fb Fontext" w:hAnsi="Fb Fontext"/>
          <w:sz w:val="32"/>
          <w:rtl/>
        </w:rPr>
        <w:t xml:space="preserve"> </w:t>
      </w:r>
      <w:r w:rsidRPr="00C35A2C">
        <w:rPr>
          <w:rFonts w:ascii="Fb Fontext" w:hAnsi="Fb Fontext" w:hint="cs"/>
          <w:sz w:val="32"/>
          <w:rtl/>
        </w:rPr>
        <w:t>זורע</w:t>
      </w:r>
      <w:r w:rsidRPr="00C35A2C">
        <w:rPr>
          <w:rFonts w:ascii="Fb Fontext" w:hAnsi="Fb Fontext"/>
          <w:sz w:val="32"/>
          <w:rtl/>
        </w:rPr>
        <w:t xml:space="preserve"> </w:t>
      </w:r>
      <w:r w:rsidRPr="00C35A2C">
        <w:rPr>
          <w:rFonts w:ascii="Fb Fontext" w:hAnsi="Fb Fontext" w:hint="cs"/>
          <w:sz w:val="32"/>
          <w:rtl/>
        </w:rPr>
        <w:t>הצדדין</w:t>
      </w:r>
      <w:r w:rsidRPr="00C35A2C">
        <w:rPr>
          <w:rFonts w:ascii="Fb Fontext" w:hAnsi="Fb Fontext"/>
          <w:sz w:val="32"/>
          <w:rtl/>
        </w:rPr>
        <w:t xml:space="preserve"> </w:t>
      </w:r>
      <w:r w:rsidRPr="00C35A2C">
        <w:rPr>
          <w:rFonts w:ascii="Fb Fontext" w:hAnsi="Fb Fontext" w:hint="cs"/>
          <w:sz w:val="32"/>
          <w:rtl/>
        </w:rPr>
        <w:t>אילך</w:t>
      </w:r>
      <w:r w:rsidRPr="00C35A2C">
        <w:rPr>
          <w:rFonts w:ascii="Fb Fontext" w:hAnsi="Fb Fontext"/>
          <w:sz w:val="32"/>
          <w:rtl/>
        </w:rPr>
        <w:t xml:space="preserve"> </w:t>
      </w:r>
      <w:r w:rsidRPr="00C35A2C">
        <w:rPr>
          <w:rFonts w:ascii="Fb Fontext" w:hAnsi="Fb Fontext" w:hint="cs"/>
          <w:sz w:val="32"/>
          <w:rtl/>
        </w:rPr>
        <w:t>ואילך</w:t>
      </w:r>
      <w:r w:rsidR="008D1E7C">
        <w:rPr>
          <w:rStyle w:val="aff1"/>
          <w:rFonts w:cs="Guttman Vilna"/>
          <w:b/>
          <w:bCs/>
          <w:sz w:val="32"/>
          <w:rtl/>
        </w:rPr>
        <w:footnoteReference w:id="10"/>
      </w:r>
    </w:p>
    <w:p w14:paraId="692D17BC" w14:textId="30B92AE5" w:rsidR="00AC0AF5" w:rsidRPr="001B450D" w:rsidRDefault="001B450D" w:rsidP="00AC0AF5">
      <w:pPr>
        <w:pStyle w:val="aff9"/>
        <w:rPr>
          <w:del w:id="90044" w:author="מנוע עיצוב" w:date="2026-10-08T11:01:28Z"/>
          <w:rtl/>
        </w:rPr>
      </w:pPr>
      <w:del w:id="90043" w:author="מנוע עיצוב" w:date="2026-10-08T11:01:28Z">
        <w:r w:rsidRPr="001B450D">
          <w:rPr>
            <w:rFonts w:hint="cs"/>
            <w:rtl/>
          </w:rPr>
          <w:delText xml:space="preserve">***</w:delText>
        </w:r>
      </w:del>
    </w:p>
    <w:p w14:paraId="01F46A6E" w14:textId="77777777" w:rsidR="00AC0AF5" w:rsidRPr="00C35A2C" w:rsidRDefault="00AC0AF5" w:rsidP="00982F98">
      <w:pPr>
        <w:pStyle w:val="affe"/>
        <w:framePr w:wrap="around"/>
        <w:rPr>
          <w:rtl/>
        </w:rPr>
      </w:pPr>
      <w:r w:rsidRPr="00C35A2C">
        <w:rPr>
          <w:rFonts w:hint="cs"/>
          <w:rtl/>
        </w:rPr>
        <w:t>יט:</w:t>
      </w:r>
    </w:p>
    <w:p w14:paraId="18A3BD5A" w14:textId="77777777" w:rsidR="00AC0AF5" w:rsidRPr="00801934" w:rsidRDefault="00AC0AF5" w:rsidP="00AF2FEB">
      <w:pPr>
        <w:pStyle w:val="afffb"/>
        <w:rPr>
          <w:rtl/>
        </w:rPr>
      </w:pPr>
      <w:ins w:id="9824" w:author="מספור קטעי משנה" w:date="2026-10-06T06:44:59Z">
        <w:r>
          <w:rPr>
            <w:rStyle w:val="MisparKeta"/>
          </w:rPr>
          <w:t xml:space="preserve">א. </w:t>
        </w:r>
      </w:ins>
      <w:r w:rsidRPr="00801934">
        <w:rPr>
          <w:rFonts w:hint="cs"/>
          <w:rtl/>
        </w:rPr>
        <w:t>ואת</w:t>
      </w:r>
      <w:r w:rsidRPr="00801934">
        <w:rPr>
          <w:rtl/>
        </w:rPr>
        <w:t xml:space="preserve"> </w:t>
      </w:r>
      <w:r w:rsidRPr="00801934">
        <w:rPr>
          <w:rFonts w:hint="cs"/>
          <w:rtl/>
        </w:rPr>
        <w:t>מי</w:t>
      </w:r>
      <w:r w:rsidRPr="00801934">
        <w:rPr>
          <w:rtl/>
        </w:rPr>
        <w:t xml:space="preserve"> </w:t>
      </w:r>
      <w:r w:rsidRPr="00801934">
        <w:rPr>
          <w:rFonts w:hint="cs"/>
          <w:rtl/>
        </w:rPr>
        <w:t>רגלים</w:t>
      </w:r>
      <w:r w:rsidRPr="00801934">
        <w:rPr>
          <w:rtl/>
        </w:rPr>
        <w:t xml:space="preserve"> </w:t>
      </w:r>
      <w:r w:rsidRPr="00801934">
        <w:rPr>
          <w:rFonts w:hint="cs"/>
          <w:rtl/>
        </w:rPr>
        <w:t>מן</w:t>
      </w:r>
      <w:r w:rsidRPr="00801934">
        <w:rPr>
          <w:rtl/>
        </w:rPr>
        <w:t xml:space="preserve"> </w:t>
      </w:r>
      <w:r w:rsidRPr="00801934">
        <w:rPr>
          <w:rFonts w:hint="cs"/>
          <w:rtl/>
        </w:rPr>
        <w:t>הכותל</w:t>
      </w:r>
      <w:r w:rsidRPr="00801934">
        <w:rPr>
          <w:rtl/>
        </w:rPr>
        <w:t xml:space="preserve"> - </w:t>
      </w:r>
      <w:r w:rsidRPr="00801934">
        <w:rPr>
          <w:rFonts w:hint="cs"/>
          <w:rtl/>
        </w:rPr>
        <w:t>ג</w:t>
      </w:r>
      <w:r w:rsidRPr="00801934">
        <w:rPr>
          <w:rtl/>
        </w:rPr>
        <w:t xml:space="preserve">' </w:t>
      </w:r>
      <w:r w:rsidRPr="00801934">
        <w:rPr>
          <w:rFonts w:hint="cs"/>
          <w:rtl/>
        </w:rPr>
        <w:t>טפחים</w:t>
      </w:r>
      <w:r w:rsidRPr="00801934">
        <w:rPr>
          <w:rtl/>
        </w:rPr>
        <w:t xml:space="preserve"> </w:t>
      </w:r>
      <w:r w:rsidRPr="00801934">
        <w:rPr>
          <w:rFonts w:hint="cs"/>
          <w:rtl/>
        </w:rPr>
        <w:t>וכו</w:t>
      </w:r>
      <w:r w:rsidRPr="00801934">
        <w:rPr>
          <w:rtl/>
        </w:rPr>
        <w:t>'.</w:t>
      </w:r>
    </w:p>
    <w:p w14:paraId="3C7D2F6C" w14:textId="77777777" w:rsidR="00D720EE" w:rsidRDefault="00AC0AF5" w:rsidP="00D720EE">
      <w:pPr>
        <w:pStyle w:val="36"/>
        <w:framePr w:wrap="notBeside"/>
        <w:rPr>
          <w:rtl/>
        </w:rPr>
      </w:pPr>
      <w:r w:rsidRPr="006765C4">
        <w:rPr>
          <w:rFonts w:hint="cs"/>
          <w:rtl/>
        </w:rPr>
        <w:t>רבב</w:t>
      </w:r>
      <w:r w:rsidRPr="006765C4">
        <w:rPr>
          <w:rtl/>
        </w:rPr>
        <w:t>"</w:t>
      </w:r>
      <w:r w:rsidRPr="006765C4">
        <w:rPr>
          <w:rFonts w:hint="cs"/>
          <w:rtl/>
        </w:rPr>
        <w:t>ח</w:t>
      </w:r>
      <w:r w:rsidRPr="006765C4">
        <w:rPr>
          <w:rtl/>
        </w:rPr>
        <w:t>:</w:t>
      </w:r>
    </w:p>
    <w:p w14:paraId="5CA3F2CC" w14:textId="0C58931B" w:rsidR="00AC0AF5" w:rsidRPr="00D720EE" w:rsidRDefault="00AC0AF5" w:rsidP="00D720EE">
      <w:pPr>
        <w:rPr>
          <w:rStyle w:val="affff8"/>
          <w:rtl/>
        </w:rPr>
      </w:pPr>
      <w:r w:rsidRPr="00D720EE">
        <w:rPr>
          <w:rFonts w:hint="cs"/>
          <w:rtl/>
        </w:rPr>
        <w:t>מותר</w:t>
      </w:r>
      <w:r w:rsidRPr="00D720EE">
        <w:rPr>
          <w:rtl/>
        </w:rPr>
        <w:t xml:space="preserve"> </w:t>
      </w:r>
      <w:r w:rsidRPr="00D720EE">
        <w:rPr>
          <w:rFonts w:hint="cs"/>
          <w:rtl/>
        </w:rPr>
        <w:t>לאדם</w:t>
      </w:r>
      <w:r w:rsidRPr="00D720EE">
        <w:rPr>
          <w:rtl/>
        </w:rPr>
        <w:t xml:space="preserve"> </w:t>
      </w:r>
      <w:r w:rsidRPr="00D720EE">
        <w:rPr>
          <w:rFonts w:hint="cs"/>
          <w:rtl/>
        </w:rPr>
        <w:t>להשתין</w:t>
      </w:r>
      <w:r w:rsidRPr="00D720EE">
        <w:rPr>
          <w:rtl/>
        </w:rPr>
        <w:t xml:space="preserve"> </w:t>
      </w:r>
      <w:r w:rsidRPr="00D720EE">
        <w:rPr>
          <w:rFonts w:hint="cs"/>
          <w:rtl/>
        </w:rPr>
        <w:t>מים</w:t>
      </w:r>
      <w:r w:rsidRPr="00D720EE">
        <w:rPr>
          <w:rtl/>
        </w:rPr>
        <w:t xml:space="preserve"> </w:t>
      </w:r>
      <w:r w:rsidRPr="00D720EE">
        <w:rPr>
          <w:rFonts w:hint="cs"/>
          <w:rtl/>
        </w:rPr>
        <w:t>בצד</w:t>
      </w:r>
      <w:r w:rsidRPr="00D720EE">
        <w:rPr>
          <w:rtl/>
        </w:rPr>
        <w:t xml:space="preserve"> </w:t>
      </w:r>
      <w:r w:rsidRPr="00D720EE">
        <w:rPr>
          <w:rFonts w:hint="cs"/>
          <w:rtl/>
        </w:rPr>
        <w:t>כותל חבירו</w:t>
      </w:r>
      <w:r w:rsidRPr="006765C4">
        <w:rPr>
          <w:rFonts w:ascii="Fb Fontext" w:hAnsi="Fb Fontext"/>
          <w:spacing w:val="-4"/>
          <w:rtl/>
        </w:rPr>
        <w:t xml:space="preserve">, </w:t>
      </w:r>
      <w:r w:rsidRPr="00D720EE">
        <w:rPr>
          <w:rStyle w:val="affff8"/>
          <w:rFonts w:hint="cs"/>
          <w:rtl/>
        </w:rPr>
        <w:t>ד'</w:t>
      </w:r>
      <w:r w:rsidR="00D720EE">
        <w:rPr>
          <w:rStyle w:val="affff8"/>
          <w:rtl/>
        </w:rPr>
        <w:t>וְהִכְרַתִּי לְאַחְאָב מַשְׁתִּין בְּקִיר וְעָצוּר וְעָזוּב בְּיִשְׂרָאֵ</w:t>
      </w:r>
      <w:r w:rsidRPr="00D720EE">
        <w:rPr>
          <w:rStyle w:val="affff8"/>
          <w:rFonts w:hint="cs"/>
          <w:rtl/>
        </w:rPr>
        <w:t>ל'</w:t>
      </w:r>
      <w:r w:rsidRPr="00D720EE">
        <w:rPr>
          <w:rStyle w:val="affff8"/>
          <w:rtl/>
        </w:rPr>
        <w:t>.</w:t>
      </w:r>
    </w:p>
    <w:p w14:paraId="4E45B3F2" w14:textId="77777777" w:rsidR="00D720EE" w:rsidRDefault="00AC0AF5" w:rsidP="00D720EE">
      <w:pPr>
        <w:pStyle w:val="36"/>
        <w:framePr w:wrap="notBeside"/>
        <w:rPr>
          <w:rtl/>
        </w:rPr>
      </w:pPr>
      <w:r w:rsidRPr="00C35A2C">
        <w:rPr>
          <w:rtl/>
        </w:rPr>
        <w:t xml:space="preserve">והך </w:t>
      </w:r>
    </w:p>
    <w:p w14:paraId="18A6696F" w14:textId="4262D532" w:rsidR="00AC0AF5" w:rsidRPr="00D720EE" w:rsidRDefault="00AC0AF5" w:rsidP="00AC0AF5">
      <w:pPr>
        <w:rPr>
          <w:rStyle w:val="afffff0"/>
          <w:rtl/>
        </w:rPr>
      </w:pPr>
      <w:r w:rsidRPr="00C35A2C">
        <w:rPr>
          <w:rFonts w:ascii="Fb Fontext" w:hAnsi="Fb Fontext"/>
          <w:sz w:val="32"/>
          <w:rtl/>
        </w:rPr>
        <w:t>מי רגלים מן הכותל ג</w:t>
      </w:r>
      <w:r w:rsidRPr="00F10693">
        <w:rPr>
          <w:rtl/>
        </w:rPr>
        <w:t>'ט</w:t>
      </w:r>
      <w:r w:rsidRPr="00C35A2C">
        <w:rPr>
          <w:rFonts w:ascii="Fb Fontext" w:hAnsi="Fb Fontext"/>
          <w:sz w:val="32"/>
          <w:rtl/>
        </w:rPr>
        <w:t xml:space="preserve"> מיירי בשופכין. </w:t>
      </w:r>
      <w:r w:rsidRPr="00D720EE">
        <w:rPr>
          <w:rStyle w:val="afffff0"/>
          <w:rFonts w:hint="cs"/>
          <w:rtl/>
        </w:rPr>
        <w:t>וקמ</w:t>
      </w:r>
      <w:r w:rsidRPr="00D720EE">
        <w:rPr>
          <w:rStyle w:val="afffff0"/>
          <w:rtl/>
        </w:rPr>
        <w:t>"</w:t>
      </w:r>
      <w:r w:rsidRPr="00D720EE">
        <w:rPr>
          <w:rStyle w:val="afffff0"/>
          <w:rFonts w:hint="cs"/>
          <w:rtl/>
        </w:rPr>
        <w:t>ל אפי' שהם כלים כרגע</w:t>
      </w:r>
    </w:p>
    <w:p w14:paraId="43277B53" w14:textId="0FCC3D5E" w:rsidR="00AC0AF5" w:rsidRDefault="00AC0AF5" w:rsidP="00AC0AF5">
      <w:pPr>
        <w:rPr>
          <w:rFonts w:ascii="Fb Fontext" w:hAnsi="Fb Fontext"/>
          <w:rtl/>
        </w:rPr>
      </w:pPr>
      <w:r>
        <w:rPr>
          <w:rFonts w:ascii="Fb Fontext" w:hAnsi="Fb Fontext" w:hint="cs"/>
          <w:rtl/>
        </w:rPr>
        <w:t xml:space="preserve">ותיובתא </w:t>
      </w:r>
      <w:r>
        <w:rPr>
          <w:rStyle w:val="affffe"/>
          <w:rFonts w:ascii="Fb Fontext" w:hAnsi="Fb Fontext" w:hint="cs"/>
          <w:rtl/>
          <w:rPrChange w:id="9100" w:author="מנוע אמוראים" w:date="2026-10-05T16:41:09Z">
            <w:rPr>
              <w:rFonts w:ascii="Fb Fontext" w:hAnsi="Fb Fontext" w:hint="cs"/>
              <w:rtl/>
            </w:rPr>
          </w:rPrChange>
        </w:rPr>
        <w:t xml:space="preserve">דרבב</w:t>
      </w:r>
      <w:r>
        <w:rPr>
          <w:rStyle w:val="affffe"/>
          <w:rFonts w:ascii="Fb Fontext" w:hAnsi="Fb Fontext"/>
          <w:rtl/>
          <w:rPrChange w:id="9101" w:author="מנוע אמוראים" w:date="2026-10-05T16:41:09Z">
            <w:rPr>
              <w:rFonts w:ascii="Fb Fontext" w:hAnsi="Fb Fontext"/>
              <w:rtl/>
            </w:rPr>
          </w:rPrChange>
        </w:rPr>
        <w:t xml:space="preserve">"</w:t>
      </w:r>
      <w:r>
        <w:rPr>
          <w:rStyle w:val="affffe"/>
          <w:rFonts w:ascii="Fb Fontext" w:hAnsi="Fb Fontext" w:hint="cs"/>
          <w:rtl/>
          <w:rPrChange w:id="9102" w:author="מנוע אמוראים" w:date="2026-10-05T16:41:09Z">
            <w:rPr>
              <w:rFonts w:ascii="Fb Fontext" w:hAnsi="Fb Fontext" w:hint="cs"/>
              <w:rtl/>
            </w:rPr>
          </w:rPrChange>
        </w:rPr>
        <w:t xml:space="preserve">ח</w:t>
      </w:r>
      <w:r>
        <w:rPr>
          <w:rFonts w:ascii="Fb Fontext" w:hAnsi="Fb Fontext" w:hint="cs"/>
          <w:rtl/>
        </w:rPr>
        <w:t xml:space="preserve"> מדלא</w:t>
      </w:r>
      <w:r w:rsidRPr="00C35A2C">
        <w:rPr>
          <w:rFonts w:ascii="Fb Fontext" w:hAnsi="Fb Fontext"/>
          <w:rtl/>
        </w:rPr>
        <w:t xml:space="preserve"> </w:t>
      </w:r>
      <w:r w:rsidRPr="00C35A2C">
        <w:rPr>
          <w:rFonts w:ascii="Fb Fontext" w:hAnsi="Fb Fontext" w:hint="cs"/>
          <w:rtl/>
        </w:rPr>
        <w:t>ישתין</w:t>
      </w:r>
      <w:r w:rsidRPr="00C35A2C">
        <w:rPr>
          <w:rFonts w:ascii="Fb Fontext" w:hAnsi="Fb Fontext"/>
          <w:rtl/>
        </w:rPr>
        <w:t xml:space="preserve"> </w:t>
      </w:r>
      <w:r w:rsidRPr="00C35A2C">
        <w:rPr>
          <w:rFonts w:ascii="Fb Fontext" w:hAnsi="Fb Fontext" w:hint="cs"/>
          <w:rtl/>
        </w:rPr>
        <w:t>מים</w:t>
      </w:r>
      <w:r w:rsidRPr="00C35A2C">
        <w:rPr>
          <w:rFonts w:ascii="Fb Fontext" w:hAnsi="Fb Fontext"/>
          <w:rtl/>
        </w:rPr>
        <w:t xml:space="preserve"> </w:t>
      </w:r>
      <w:r w:rsidRPr="00C35A2C">
        <w:rPr>
          <w:rFonts w:ascii="Fb Fontext" w:hAnsi="Fb Fontext" w:hint="cs"/>
          <w:rtl/>
        </w:rPr>
        <w:t>בצד</w:t>
      </w:r>
      <w:r w:rsidRPr="00C35A2C">
        <w:rPr>
          <w:rFonts w:ascii="Fb Fontext" w:hAnsi="Fb Fontext"/>
          <w:rtl/>
        </w:rPr>
        <w:t xml:space="preserve"> </w:t>
      </w:r>
      <w:r w:rsidRPr="00C35A2C">
        <w:rPr>
          <w:rFonts w:ascii="Fb Fontext" w:hAnsi="Fb Fontext" w:hint="cs"/>
          <w:rtl/>
        </w:rPr>
        <w:t>כותל</w:t>
      </w:r>
      <w:r w:rsidRPr="00C35A2C">
        <w:rPr>
          <w:rFonts w:ascii="Fb Fontext" w:hAnsi="Fb Fontext"/>
          <w:rtl/>
        </w:rPr>
        <w:t xml:space="preserve"> </w:t>
      </w:r>
      <w:r w:rsidRPr="00C35A2C">
        <w:rPr>
          <w:rFonts w:ascii="Fb Fontext" w:hAnsi="Fb Fontext" w:hint="cs"/>
          <w:rtl/>
        </w:rPr>
        <w:t>חבירו</w:t>
      </w:r>
      <w:r w:rsidR="006D435A">
        <w:rPr>
          <w:rFonts w:ascii="Fb Fontext" w:hAnsi="Fb Fontext" w:hint="cs"/>
          <w:rtl/>
        </w:rPr>
        <w:t>.</w:t>
      </w:r>
    </w:p>
    <w:p w14:paraId="5CB2FB3D" w14:textId="289C17AE" w:rsidR="00AC0AF5" w:rsidRPr="00C35A2C" w:rsidRDefault="00AC0AF5" w:rsidP="00AC0AF5">
      <w:pPr>
        <w:rPr>
          <w:rFonts w:ascii="Fb Fontext" w:hAnsi="Fb Fontext"/>
          <w:rtl/>
        </w:rPr>
      </w:pPr>
      <w:r w:rsidRPr="00C35A2C">
        <w:rPr>
          <w:rFonts w:ascii="Fb Fontext" w:hAnsi="Fb Fontext" w:hint="cs"/>
          <w:rtl/>
        </w:rPr>
        <w:t>בכותל לבנים ג</w:t>
      </w:r>
      <w:r w:rsidRPr="00F10693">
        <w:rPr>
          <w:rtl/>
        </w:rPr>
        <w:t>'</w:t>
      </w:r>
      <w:r w:rsidRPr="00F10693">
        <w:rPr>
          <w:rFonts w:hint="cs"/>
          <w:rtl/>
        </w:rPr>
        <w:t>ט</w:t>
      </w:r>
      <w:r w:rsidRPr="00C35A2C">
        <w:rPr>
          <w:rFonts w:ascii="Fb Fontext" w:hAnsi="Fb Fontext" w:hint="cs"/>
          <w:rtl/>
        </w:rPr>
        <w:t xml:space="preserve"> | בכותל</w:t>
      </w:r>
      <w:r w:rsidRPr="00C35A2C">
        <w:rPr>
          <w:rFonts w:ascii="Fb Fontext" w:hAnsi="Fb Fontext"/>
          <w:rtl/>
        </w:rPr>
        <w:t xml:space="preserve"> </w:t>
      </w:r>
      <w:r w:rsidRPr="00C35A2C">
        <w:rPr>
          <w:rFonts w:ascii="Fb Fontext" w:hAnsi="Fb Fontext" w:hint="cs"/>
          <w:rtl/>
        </w:rPr>
        <w:t>אבנים</w:t>
      </w:r>
      <w:r w:rsidRPr="00C35A2C">
        <w:rPr>
          <w:rFonts w:ascii="Fb Fontext" w:hAnsi="Fb Fontext"/>
          <w:rtl/>
        </w:rPr>
        <w:t xml:space="preserve"> </w:t>
      </w:r>
      <w:r w:rsidRPr="00C35A2C">
        <w:rPr>
          <w:rFonts w:ascii="Fb Fontext" w:hAnsi="Fb Fontext" w:hint="cs"/>
          <w:rtl/>
        </w:rPr>
        <w:t>בכדי</w:t>
      </w:r>
      <w:r w:rsidRPr="00C35A2C">
        <w:rPr>
          <w:rFonts w:ascii="Fb Fontext" w:hAnsi="Fb Fontext"/>
          <w:rtl/>
        </w:rPr>
        <w:t xml:space="preserve"> </w:t>
      </w: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יזיק טפח |</w:t>
      </w:r>
      <w:r w:rsidRPr="00C35A2C">
        <w:rPr>
          <w:rFonts w:ascii="Fb Fontext" w:hAnsi="Fb Fontext"/>
          <w:rtl/>
        </w:rPr>
        <w:t xml:space="preserve"> </w:t>
      </w:r>
      <w:r w:rsidRPr="00C35A2C">
        <w:rPr>
          <w:rFonts w:ascii="Fb Fontext" w:hAnsi="Fb Fontext" w:hint="cs"/>
          <w:rtl/>
        </w:rPr>
        <w:t>ובצונמא</w:t>
      </w:r>
      <w:r w:rsidRPr="00C35A2C">
        <w:rPr>
          <w:rFonts w:ascii="Fb Fontext" w:hAnsi="Fb Fontext"/>
          <w:rtl/>
        </w:rPr>
        <w:t xml:space="preserve"> </w:t>
      </w:r>
      <w:r w:rsidRPr="00C35A2C">
        <w:rPr>
          <w:rFonts w:ascii="Fb Fontext" w:hAnsi="Fb Fontext" w:hint="cs"/>
          <w:rtl/>
        </w:rPr>
        <w:t>מותר.</w:t>
      </w:r>
    </w:p>
    <w:p w14:paraId="18D4702D" w14:textId="77777777" w:rsidR="00D720EE" w:rsidRDefault="00AC0AF5" w:rsidP="00D720EE">
      <w:pPr>
        <w:pStyle w:val="36"/>
        <w:framePr w:wrap="notBeside"/>
        <w:rPr>
          <w:rStyle w:val="affff8"/>
          <w:rtl/>
        </w:rPr>
      </w:pPr>
      <w:r w:rsidRPr="00C35A2C">
        <w:rPr>
          <w:rFonts w:hint="cs"/>
          <w:rtl/>
        </w:rPr>
        <w:t>והך דקרא</w:t>
      </w:r>
    </w:p>
    <w:p w14:paraId="7C7DEEA4" w14:textId="4CC868BF" w:rsidR="00AC0AF5" w:rsidRPr="006D435A" w:rsidRDefault="00AC0AF5" w:rsidP="006D435A">
      <w:pPr>
        <w:rPr>
          <w:rFonts w:ascii="Fb Fontext" w:hAnsi="Fb Fontext"/>
          <w:rtl/>
        </w:rPr>
      </w:pPr>
      <w:r w:rsidRPr="0058432D">
        <w:rPr>
          <w:rStyle w:val="affff8"/>
          <w:rFonts w:hint="cs"/>
          <w:rtl/>
        </w:rPr>
        <w:t>דוהכרתי וגו</w:t>
      </w:r>
      <w:r w:rsidRPr="00F10693">
        <w:rPr>
          <w:rFonts w:hint="cs"/>
          <w:rtl/>
        </w:rPr>
        <w:t xml:space="preserve">' </w:t>
      </w:r>
      <w:r w:rsidR="006D435A">
        <w:rPr>
          <w:rtl/>
        </w:rPr>
        <w:ptab w:relativeTo="margin" w:alignment="right" w:leader="none"/>
      </w:r>
      <w:r w:rsidR="006D435A">
        <w:rPr>
          <w:rFonts w:hint="cs"/>
          <w:rtl/>
        </w:rPr>
        <w:t xml:space="preserve">- </w:t>
      </w:r>
      <w:r w:rsidRPr="006D435A">
        <w:rPr>
          <w:rStyle w:val="affffe"/>
          <w:rFonts w:hint="cs"/>
          <w:rtl/>
        </w:rPr>
        <w:t>היינו</w:t>
      </w:r>
      <w:r>
        <w:rPr>
          <w:rFonts w:ascii="Fb Fontext" w:hAnsi="Fb Fontext" w:hint="cs"/>
          <w:rtl/>
        </w:rPr>
        <w:t xml:space="preserve"> אפי</w:t>
      </w:r>
      <w:r w:rsidRPr="00F10693">
        <w:rPr>
          <w:rFonts w:hint="cs"/>
          <w:rtl/>
        </w:rPr>
        <w:t xml:space="preserve">' </w:t>
      </w:r>
      <w:r>
        <w:rPr>
          <w:rFonts w:ascii="Fb Fontext" w:hAnsi="Fb Fontext" w:hint="cs"/>
          <w:rtl/>
        </w:rPr>
        <w:t>כלב דדרכו להשתין</w:t>
      </w:r>
      <w:r w:rsidRPr="00C35A2C">
        <w:rPr>
          <w:rFonts w:ascii="Fb Fontext" w:hAnsi="Fb Fontext" w:hint="cs"/>
          <w:rtl/>
        </w:rPr>
        <w:t xml:space="preserve"> בקיר</w:t>
      </w:r>
      <w:r w:rsidR="006D435A">
        <w:rPr>
          <w:rStyle w:val="aff1"/>
          <w:rFonts w:ascii="Fb Fontext" w:hAnsi="Fb Fontext"/>
          <w:rtl/>
        </w:rPr>
        <w:footnoteReference w:id="11"/>
      </w:r>
    </w:p>
    <w:p w14:paraId="06390524" w14:textId="4455FBD7" w:rsidR="00AC0AF5" w:rsidRPr="001B450D" w:rsidRDefault="001B450D" w:rsidP="00AC0AF5">
      <w:pPr>
        <w:pStyle w:val="aff9"/>
        <w:rPr>
          <w:rtl/>
        </w:rPr>
      </w:pPr>
      <w:r w:rsidRPr="001B450D">
        <w:rPr>
          <w:rFonts w:hint="cs"/>
          <w:rtl/>
        </w:rPr>
        <w:t>***</w:t>
      </w:r>
    </w:p>
    <w:p w14:paraId="1DB20D40" w14:textId="77777777" w:rsidR="00D720EE" w:rsidRDefault="00AC0AF5" w:rsidP="00D720EE">
      <w:pPr>
        <w:pStyle w:val="36"/>
        <w:framePr w:wrap="notBeside"/>
        <w:rPr>
          <w:rtl/>
        </w:rPr>
      </w:pPr>
      <w:r w:rsidRPr="00C35A2C">
        <w:rPr>
          <w:rFonts w:hint="cs"/>
          <w:rtl/>
        </w:rPr>
        <w:t>רטב</w:t>
      </w:r>
      <w:r w:rsidRPr="00C35A2C">
        <w:rPr>
          <w:rtl/>
        </w:rPr>
        <w:t>"</w:t>
      </w:r>
      <w:r w:rsidRPr="00C35A2C">
        <w:rPr>
          <w:rFonts w:hint="cs"/>
          <w:rtl/>
        </w:rPr>
        <w:t>ק</w:t>
      </w:r>
      <w:r w:rsidRPr="00C35A2C">
        <w:rPr>
          <w:rtl/>
        </w:rPr>
        <w:t xml:space="preserve"> </w:t>
      </w:r>
      <w:r w:rsidRPr="00C35A2C">
        <w:rPr>
          <w:rFonts w:hint="cs"/>
          <w:rtl/>
        </w:rPr>
        <w:t>משמואל</w:t>
      </w:r>
      <w:r>
        <w:rPr>
          <w:rFonts w:hint="cs"/>
          <w:rtl/>
        </w:rPr>
        <w:t>:</w:t>
      </w:r>
    </w:p>
    <w:p w14:paraId="63D390DE" w14:textId="77777777" w:rsidR="00D720EE" w:rsidRDefault="00AC0AF5" w:rsidP="00D720EE">
      <w:pPr>
        <w:pStyle w:val="affff9"/>
        <w:rPr>
          <w:rtl/>
        </w:rPr>
      </w:pPr>
      <w:r w:rsidRPr="00C35A2C">
        <w:rPr>
          <w:rFonts w:hint="cs"/>
          <w:rtl/>
        </w:rPr>
        <w:t>אפי</w:t>
      </w:r>
      <w:r w:rsidRPr="00F10693">
        <w:rPr>
          <w:rFonts w:hint="cs"/>
          <w:rtl/>
        </w:rPr>
        <w:t xml:space="preserve">' </w:t>
      </w:r>
      <w:r w:rsidRPr="00C35A2C">
        <w:rPr>
          <w:rFonts w:hint="cs"/>
          <w:rtl/>
        </w:rPr>
        <w:t>רקיק</w:t>
      </w:r>
      <w:r w:rsidRPr="00C35A2C">
        <w:rPr>
          <w:rtl/>
        </w:rPr>
        <w:t xml:space="preserve"> </w:t>
      </w:r>
      <w:r>
        <w:rPr>
          <w:rFonts w:hint="cs"/>
          <w:rtl/>
        </w:rPr>
        <w:t>ד</w:t>
      </w:r>
      <w:r w:rsidRPr="00C35A2C">
        <w:rPr>
          <w:rFonts w:hint="cs"/>
          <w:rtl/>
        </w:rPr>
        <w:t>מאיס אינו</w:t>
      </w:r>
      <w:r w:rsidRPr="00C35A2C">
        <w:rPr>
          <w:rtl/>
        </w:rPr>
        <w:t xml:space="preserve"> </w:t>
      </w:r>
      <w:r w:rsidRPr="00C35A2C">
        <w:rPr>
          <w:rFonts w:hint="cs"/>
          <w:rtl/>
        </w:rPr>
        <w:t>ממעט</w:t>
      </w:r>
      <w:r w:rsidRPr="00C35A2C">
        <w:rPr>
          <w:rtl/>
        </w:rPr>
        <w:t xml:space="preserve"> </w:t>
      </w:r>
      <w:r w:rsidRPr="00C35A2C">
        <w:rPr>
          <w:rFonts w:hint="cs"/>
          <w:rtl/>
        </w:rPr>
        <w:t xml:space="preserve">בחלון </w:t>
      </w:r>
    </w:p>
    <w:p w14:paraId="6D2CEA4D" w14:textId="055F462E" w:rsidR="00AC0AF5" w:rsidRPr="006D435A" w:rsidRDefault="00AC0AF5" w:rsidP="006D435A">
      <w:pPr>
        <w:rPr>
          <w:rFonts w:ascii="Fb Fontext" w:hAnsi="Fb Fontext"/>
          <w:sz w:val="28"/>
          <w:szCs w:val="16"/>
          <w:rtl/>
        </w:rPr>
      </w:pPr>
      <w:r w:rsidRPr="00C35A2C">
        <w:rPr>
          <w:rFonts w:ascii="Fb Fontext" w:hAnsi="Fb Fontext" w:hint="cs"/>
          <w:sz w:val="32"/>
          <w:rtl/>
        </w:rPr>
        <w:t>דלא אמרי</w:t>
      </w:r>
      <w:r w:rsidRPr="00F10693">
        <w:rPr>
          <w:rFonts w:hint="cs"/>
          <w:rtl/>
        </w:rPr>
        <w:t xml:space="preserve">' </w:t>
      </w:r>
      <w:r w:rsidR="006D435A">
        <w:rPr>
          <w:rFonts w:ascii="Fb Fontext" w:hAnsi="Fb Fontext" w:hint="cs"/>
          <w:sz w:val="32"/>
          <w:rtl/>
        </w:rPr>
        <w:t xml:space="preserve">שמבטלו </w:t>
      </w:r>
      <w:r w:rsidRPr="00C35A2C">
        <w:rPr>
          <w:rFonts w:ascii="Fb Fontext" w:hAnsi="Fb Fontext" w:hint="cs"/>
          <w:sz w:val="32"/>
          <w:rtl/>
        </w:rPr>
        <w:t>וכ</w:t>
      </w:r>
      <w:r w:rsidRPr="00C35A2C">
        <w:rPr>
          <w:rFonts w:ascii="Fb Fontext" w:hAnsi="Fb Fontext"/>
          <w:sz w:val="32"/>
          <w:rtl/>
        </w:rPr>
        <w:t>"</w:t>
      </w:r>
      <w:r w:rsidRPr="00C35A2C">
        <w:rPr>
          <w:rFonts w:ascii="Fb Fontext" w:hAnsi="Fb Fontext" w:hint="cs"/>
          <w:sz w:val="32"/>
          <w:rtl/>
        </w:rPr>
        <w:t>ש עבה</w:t>
      </w:r>
      <w:r w:rsidR="00D720EE">
        <w:rPr>
          <w:rFonts w:ascii="Fb Fontext" w:hAnsi="Fb Fontext" w:hint="cs"/>
          <w:sz w:val="32"/>
          <w:rtl/>
        </w:rPr>
        <w:t xml:space="preserve">, </w:t>
      </w:r>
      <w:r>
        <w:rPr>
          <w:rFonts w:ascii="Fb Fontext" w:hAnsi="Fb Fontext"/>
          <w:rtl/>
        </w:rPr>
        <w:t xml:space="preserve">ולא מצד </w:t>
      </w:r>
      <w:r>
        <w:rPr>
          <w:rFonts w:ascii="Fb Fontext" w:hAnsi="Fb Fontext" w:hint="cs"/>
          <w:rtl/>
        </w:rPr>
        <w:t>ש</w:t>
      </w:r>
      <w:r w:rsidRPr="00C35A2C">
        <w:rPr>
          <w:rFonts w:ascii="Fb Fontext" w:hAnsi="Fb Fontext"/>
          <w:rtl/>
        </w:rPr>
        <w:t>מקבל טומאה ו</w:t>
      </w:r>
      <w:r w:rsidR="00AD221F">
        <w:rPr>
          <w:rFonts w:ascii="Fb Fontext" w:hAnsi="Fb Fontext"/>
          <w:rtl/>
        </w:rPr>
        <w:t xml:space="preserve">לכך </w:t>
      </w:r>
      <w:r w:rsidRPr="00C35A2C">
        <w:rPr>
          <w:rFonts w:ascii="Fb Fontext" w:hAnsi="Fb Fontext"/>
          <w:rtl/>
        </w:rPr>
        <w:t xml:space="preserve">אינו חוצץ בפני הטומאה </w:t>
      </w:r>
      <w:r w:rsidR="006D435A">
        <w:rPr>
          <w:rFonts w:ascii="Fb Fontext" w:hAnsi="Fb Fontext"/>
          <w:rtl/>
        </w:rPr>
        <w:tab/>
      </w:r>
      <w:r w:rsidR="006D435A">
        <w:rPr>
          <w:rFonts w:ascii="Fb Fontext" w:hAnsi="Fb Fontext" w:hint="cs"/>
          <w:rtl/>
        </w:rPr>
        <w:t xml:space="preserve">- </w:t>
      </w:r>
      <w:r w:rsidRPr="00C35A2C">
        <w:rPr>
          <w:rFonts w:ascii="Fb Fontext" w:hAnsi="Fb Fontext"/>
          <w:rtl/>
        </w:rPr>
        <w:t>דמיירי שנילש במי פירות</w:t>
      </w:r>
      <w:r w:rsidRPr="00C35A2C">
        <w:rPr>
          <w:rFonts w:ascii="Fb Fontext" w:hAnsi="Fb Fontext"/>
          <w:sz w:val="28"/>
          <w:szCs w:val="16"/>
          <w:rtl/>
        </w:rPr>
        <w:t>.</w:t>
      </w:r>
      <w:r w:rsidR="006D435A">
        <w:rPr>
          <w:rStyle w:val="aff1"/>
          <w:rFonts w:ascii="Fb Fontext" w:hAnsi="Fb Fontext"/>
          <w:sz w:val="28"/>
          <w:szCs w:val="16"/>
          <w:rtl/>
        </w:rPr>
        <w:footnoteReference w:id="12"/>
      </w:r>
    </w:p>
    <w:p w14:paraId="6F258654" w14:textId="77777777" w:rsidR="00AC0AF5" w:rsidRDefault="00AC0AF5" w:rsidP="00D720EE">
      <w:pPr>
        <w:pStyle w:val="affff9"/>
        <w:rPr>
          <w:rtl/>
        </w:rPr>
      </w:pPr>
      <w:r w:rsidRPr="00C35A2C">
        <w:rPr>
          <w:rFonts w:hint="cs"/>
          <w:rtl/>
        </w:rPr>
        <w:t>קופה</w:t>
      </w:r>
      <w:r w:rsidRPr="00C35A2C">
        <w:rPr>
          <w:rtl/>
        </w:rPr>
        <w:t xml:space="preserve"> </w:t>
      </w:r>
      <w:r w:rsidRPr="00C35A2C">
        <w:rPr>
          <w:rFonts w:hint="cs"/>
          <w:rtl/>
        </w:rPr>
        <w:t>מלאה</w:t>
      </w:r>
      <w:r w:rsidRPr="00C35A2C">
        <w:rPr>
          <w:rtl/>
        </w:rPr>
        <w:t xml:space="preserve"> </w:t>
      </w:r>
      <w:r w:rsidRPr="00C35A2C">
        <w:rPr>
          <w:rFonts w:hint="cs"/>
          <w:rtl/>
        </w:rPr>
        <w:t>תבן</w:t>
      </w:r>
      <w:r w:rsidRPr="00C35A2C">
        <w:rPr>
          <w:rtl/>
        </w:rPr>
        <w:t xml:space="preserve">, </w:t>
      </w:r>
      <w:r w:rsidRPr="00C35A2C">
        <w:rPr>
          <w:rFonts w:hint="cs"/>
          <w:rtl/>
        </w:rPr>
        <w:t>וחבית</w:t>
      </w:r>
      <w:r w:rsidRPr="00C35A2C">
        <w:rPr>
          <w:rtl/>
        </w:rPr>
        <w:t xml:space="preserve"> </w:t>
      </w:r>
      <w:r w:rsidRPr="00C35A2C">
        <w:rPr>
          <w:rFonts w:hint="cs"/>
          <w:rtl/>
        </w:rPr>
        <w:t>מלאה</w:t>
      </w:r>
      <w:r w:rsidRPr="00C35A2C">
        <w:rPr>
          <w:rtl/>
        </w:rPr>
        <w:t xml:space="preserve"> </w:t>
      </w:r>
      <w:r w:rsidRPr="00C35A2C">
        <w:rPr>
          <w:rFonts w:hint="cs"/>
          <w:rtl/>
        </w:rPr>
        <w:t>גרוגרות</w:t>
      </w:r>
      <w:r w:rsidRPr="00C35A2C">
        <w:rPr>
          <w:rtl/>
        </w:rPr>
        <w:t xml:space="preserve"> </w:t>
      </w:r>
      <w:r w:rsidRPr="00C35A2C">
        <w:rPr>
          <w:rFonts w:hint="cs"/>
          <w:rtl/>
        </w:rPr>
        <w:t>המונחים</w:t>
      </w:r>
      <w:r w:rsidRPr="00C35A2C">
        <w:rPr>
          <w:rtl/>
        </w:rPr>
        <w:t xml:space="preserve"> </w:t>
      </w:r>
      <w:r w:rsidRPr="00C35A2C">
        <w:rPr>
          <w:rFonts w:hint="cs"/>
          <w:rtl/>
        </w:rPr>
        <w:t>בחלון</w:t>
      </w:r>
      <w:r w:rsidRPr="00C35A2C">
        <w:rPr>
          <w:rtl/>
        </w:rPr>
        <w:t>,</w:t>
      </w:r>
    </w:p>
    <w:p w14:paraId="4C4BD622" w14:textId="77777777" w:rsidR="006D435A" w:rsidRPr="006D435A" w:rsidRDefault="00AC0AF5" w:rsidP="006D435A">
      <w:pPr>
        <w:pStyle w:val="36"/>
        <w:framePr w:wrap="notBeside"/>
        <w:rPr>
          <w:rtl/>
        </w:rPr>
      </w:pPr>
      <w:r w:rsidRPr="006D435A">
        <w:rPr>
          <w:rtl/>
        </w:rPr>
        <w:t>-</w:t>
      </w:r>
    </w:p>
    <w:p w14:paraId="2FEE71AE" w14:textId="1CC12069" w:rsidR="00AC0AF5" w:rsidRPr="006D435A" w:rsidRDefault="00AC0AF5" w:rsidP="00A51236">
      <w:pPr>
        <w:rPr>
          <w:spacing w:val="-6"/>
          <w:rtl/>
        </w:rPr>
      </w:pPr>
      <w:r w:rsidRPr="006D435A">
        <w:rPr>
          <w:rFonts w:hint="cs"/>
          <w:spacing w:val="-6"/>
          <w:rtl/>
        </w:rPr>
        <w:t>כל</w:t>
      </w:r>
      <w:r w:rsidRPr="006D435A">
        <w:rPr>
          <w:spacing w:val="-6"/>
          <w:rtl/>
        </w:rPr>
        <w:t xml:space="preserve"> </w:t>
      </w:r>
      <w:r w:rsidRPr="006D435A">
        <w:rPr>
          <w:rFonts w:hint="cs"/>
          <w:spacing w:val="-6"/>
          <w:rtl/>
        </w:rPr>
        <w:t>שאילו</w:t>
      </w:r>
      <w:r w:rsidRPr="006D435A">
        <w:rPr>
          <w:spacing w:val="-6"/>
          <w:rtl/>
        </w:rPr>
        <w:t xml:space="preserve"> </w:t>
      </w:r>
      <w:r w:rsidRPr="006D435A">
        <w:rPr>
          <w:rFonts w:hint="cs"/>
          <w:spacing w:val="-6"/>
          <w:rtl/>
        </w:rPr>
        <w:t>ינטלו</w:t>
      </w:r>
      <w:r w:rsidRPr="006D435A">
        <w:rPr>
          <w:spacing w:val="-6"/>
          <w:rtl/>
        </w:rPr>
        <w:t xml:space="preserve"> </w:t>
      </w:r>
      <w:r w:rsidRPr="006D435A">
        <w:rPr>
          <w:rFonts w:hint="cs"/>
          <w:spacing w:val="-6"/>
          <w:rtl/>
        </w:rPr>
        <w:t>ויכולין</w:t>
      </w:r>
      <w:r w:rsidRPr="006D435A">
        <w:rPr>
          <w:spacing w:val="-6"/>
          <w:rtl/>
        </w:rPr>
        <w:t xml:space="preserve"> </w:t>
      </w:r>
      <w:r w:rsidRPr="006D435A">
        <w:rPr>
          <w:rFonts w:hint="cs"/>
          <w:spacing w:val="-6"/>
          <w:rtl/>
        </w:rPr>
        <w:t>לעמוד</w:t>
      </w:r>
      <w:r w:rsidRPr="006D435A">
        <w:rPr>
          <w:spacing w:val="-6"/>
          <w:rtl/>
        </w:rPr>
        <w:t xml:space="preserve"> </w:t>
      </w:r>
      <w:r w:rsidRPr="006D435A">
        <w:rPr>
          <w:rFonts w:hint="cs"/>
          <w:spacing w:val="-6"/>
          <w:rtl/>
        </w:rPr>
        <w:t>בפ</w:t>
      </w:r>
      <w:r w:rsidRPr="006D435A">
        <w:rPr>
          <w:spacing w:val="-6"/>
          <w:rtl/>
        </w:rPr>
        <w:t>"</w:t>
      </w:r>
      <w:r w:rsidRPr="006D435A">
        <w:rPr>
          <w:rFonts w:hint="cs"/>
          <w:spacing w:val="-6"/>
          <w:rtl/>
        </w:rPr>
        <w:t>ע</w:t>
      </w:r>
      <w:r w:rsidRPr="006D435A">
        <w:rPr>
          <w:spacing w:val="-6"/>
          <w:rtl/>
        </w:rPr>
        <w:t xml:space="preserve"> </w:t>
      </w:r>
      <w:r w:rsidRPr="006D435A">
        <w:rPr>
          <w:rFonts w:hint="cs"/>
          <w:spacing w:val="-6"/>
          <w:rtl/>
        </w:rPr>
        <w:t>חוצצין</w:t>
      </w:r>
      <w:r w:rsidR="001A7152" w:rsidRPr="006D435A">
        <w:rPr>
          <w:rStyle w:val="aff1"/>
          <w:spacing w:val="-6"/>
          <w:rtl/>
        </w:rPr>
        <w:footnoteReference w:id="13"/>
      </w:r>
      <w:r w:rsidRPr="006D435A">
        <w:rPr>
          <w:spacing w:val="-6"/>
          <w:rtl/>
        </w:rPr>
        <w:t xml:space="preserve">, </w:t>
      </w:r>
      <w:r w:rsidRPr="006D435A">
        <w:rPr>
          <w:rFonts w:hint="cs"/>
          <w:spacing w:val="-6"/>
          <w:rtl/>
        </w:rPr>
        <w:t>ואם</w:t>
      </w:r>
      <w:r w:rsidRPr="006D435A">
        <w:rPr>
          <w:spacing w:val="-6"/>
          <w:rtl/>
        </w:rPr>
        <w:t xml:space="preserve"> </w:t>
      </w:r>
      <w:r w:rsidRPr="006D435A">
        <w:rPr>
          <w:rFonts w:hint="cs"/>
          <w:spacing w:val="-6"/>
          <w:rtl/>
        </w:rPr>
        <w:t>לא</w:t>
      </w:r>
      <w:r w:rsidRPr="006D435A">
        <w:rPr>
          <w:spacing w:val="-6"/>
          <w:rtl/>
        </w:rPr>
        <w:t xml:space="preserve"> </w:t>
      </w:r>
      <w:r w:rsidRPr="006D435A">
        <w:rPr>
          <w:rFonts w:hint="cs"/>
          <w:spacing w:val="-6"/>
          <w:rtl/>
        </w:rPr>
        <w:t>אין</w:t>
      </w:r>
      <w:r w:rsidRPr="006D435A">
        <w:rPr>
          <w:spacing w:val="-6"/>
          <w:rtl/>
        </w:rPr>
        <w:t xml:space="preserve"> </w:t>
      </w:r>
      <w:r w:rsidRPr="006D435A">
        <w:rPr>
          <w:rFonts w:hint="cs"/>
          <w:spacing w:val="-6"/>
          <w:rtl/>
        </w:rPr>
        <w:t>חוצצין</w:t>
      </w:r>
    </w:p>
    <w:p w14:paraId="3A12F5C0" w14:textId="1B5925F0" w:rsidR="00AC0AF5" w:rsidRDefault="00AC0AF5" w:rsidP="00D720EE">
      <w:pPr>
        <w:rPr>
          <w:rFonts w:ascii="Fb Fontext" w:hAnsi="Fb Fontext"/>
          <w:sz w:val="32"/>
          <w:rtl/>
        </w:rPr>
      </w:pPr>
      <w:r w:rsidRPr="006D435A">
        <w:rPr>
          <w:rFonts w:ascii="Fb Fontext" w:hAnsi="Fb Fontext"/>
          <w:spacing w:val="-4"/>
          <w:sz w:val="32"/>
          <w:rtl/>
        </w:rPr>
        <w:t xml:space="preserve">ותבן לא </w:t>
      </w:r>
      <w:r w:rsidR="006D435A" w:rsidRPr="006D435A">
        <w:rPr>
          <w:rFonts w:ascii="Fb Fontext" w:hAnsi="Fb Fontext" w:hint="cs"/>
          <w:spacing w:val="-4"/>
          <w:sz w:val="32"/>
          <w:rtl/>
        </w:rPr>
        <w:t xml:space="preserve">ראוי </w:t>
      </w:r>
      <w:r w:rsidRPr="006D435A">
        <w:rPr>
          <w:rFonts w:ascii="Fb Fontext" w:hAnsi="Fb Fontext"/>
          <w:spacing w:val="-4"/>
          <w:sz w:val="32"/>
          <w:rtl/>
        </w:rPr>
        <w:t xml:space="preserve">לבהמתו דמיירי </w:t>
      </w:r>
      <w:r w:rsidR="006D435A" w:rsidRPr="006D435A">
        <w:rPr>
          <w:rFonts w:ascii="Fb Fontext" w:hAnsi="Fb Fontext" w:hint="cs"/>
          <w:spacing w:val="-4"/>
          <w:sz w:val="32"/>
          <w:rtl/>
        </w:rPr>
        <w:t>בנרקב</w:t>
      </w:r>
      <w:r w:rsidRPr="006D435A">
        <w:rPr>
          <w:rFonts w:ascii="Fb Fontext" w:hAnsi="Fb Fontext"/>
          <w:spacing w:val="-4"/>
          <w:sz w:val="32"/>
          <w:rtl/>
        </w:rPr>
        <w:t xml:space="preserve">, </w:t>
      </w:r>
      <w:r w:rsidR="006D435A" w:rsidRPr="006D435A">
        <w:rPr>
          <w:rFonts w:ascii="Fb Fontext" w:hAnsi="Fb Fontext" w:hint="cs"/>
          <w:spacing w:val="-4"/>
          <w:rtl/>
        </w:rPr>
        <w:t xml:space="preserve">ולא ראוי </w:t>
      </w:r>
      <w:r w:rsidR="00A51236" w:rsidRPr="006D435A">
        <w:rPr>
          <w:rFonts w:ascii="Fb Fontext" w:hAnsi="Fb Fontext" w:hint="cs"/>
          <w:spacing w:val="-4"/>
          <w:rtl/>
        </w:rPr>
        <w:t xml:space="preserve">לפירוך </w:t>
      </w:r>
      <w:r w:rsidR="006D435A" w:rsidRPr="006D435A">
        <w:rPr>
          <w:rFonts w:ascii="Fb Fontext" w:hAnsi="Fb Fontext" w:hint="cs"/>
          <w:spacing w:val="-4"/>
          <w:rtl/>
        </w:rPr>
        <w:t>או ל</w:t>
      </w:r>
      <w:r w:rsidR="00A51236" w:rsidRPr="006D435A">
        <w:rPr>
          <w:rFonts w:ascii="Fb Fontext" w:hAnsi="Fb Fontext" w:hint="cs"/>
          <w:spacing w:val="-4"/>
          <w:rtl/>
        </w:rPr>
        <w:t>טיט</w:t>
      </w:r>
      <w:r w:rsidR="006D435A" w:rsidRPr="006D435A">
        <w:rPr>
          <w:rFonts w:ascii="Fb Fontext" w:hAnsi="Fb Fontext" w:hint="cs"/>
          <w:spacing w:val="-4"/>
          <w:rtl/>
        </w:rPr>
        <w:t>-</w:t>
      </w:r>
      <w:r w:rsidR="00A51236">
        <w:rPr>
          <w:rFonts w:ascii="Fb Fontext" w:hAnsi="Fb Fontext" w:hint="cs"/>
          <w:rtl/>
        </w:rPr>
        <w:t xml:space="preserve"> </w:t>
      </w:r>
      <w:r w:rsidR="00A51236">
        <w:rPr>
          <w:rFonts w:ascii="Fb Fontext" w:hAnsi="Fb Fontext" w:hint="cs"/>
          <w:sz w:val="32"/>
          <w:rtl/>
        </w:rPr>
        <w:t>ש</w:t>
      </w:r>
      <w:r>
        <w:rPr>
          <w:rFonts w:ascii="Fb Fontext" w:hAnsi="Fb Fontext"/>
          <w:sz w:val="32"/>
          <w:rtl/>
        </w:rPr>
        <w:t>יש בזה</w:t>
      </w:r>
      <w:r>
        <w:rPr>
          <w:rFonts w:ascii="Fb Fontext" w:hAnsi="Fb Fontext" w:hint="cs"/>
          <w:sz w:val="32"/>
          <w:rtl/>
        </w:rPr>
        <w:t xml:space="preserve"> </w:t>
      </w:r>
      <w:r w:rsidRPr="00C35A2C">
        <w:rPr>
          <w:rFonts w:ascii="Fb Fontext" w:hAnsi="Fb Fontext"/>
          <w:sz w:val="32"/>
          <w:rtl/>
        </w:rPr>
        <w:t>קוצי</w:t>
      </w:r>
      <w:r w:rsidR="00A51236">
        <w:rPr>
          <w:rFonts w:ascii="Fb Fontext" w:hAnsi="Fb Fontext" w:hint="cs"/>
          <w:sz w:val="32"/>
          <w:rtl/>
        </w:rPr>
        <w:t>ם</w:t>
      </w:r>
      <w:r w:rsidRPr="00C35A2C">
        <w:rPr>
          <w:rFonts w:ascii="Fb Fontext" w:hAnsi="Fb Fontext"/>
          <w:sz w:val="32"/>
          <w:rtl/>
        </w:rPr>
        <w:t>.</w:t>
      </w:r>
      <w:r w:rsidR="00D720EE">
        <w:rPr>
          <w:rFonts w:ascii="Fb Fontext" w:hAnsi="Fb Fontext" w:hint="cs"/>
          <w:sz w:val="32"/>
          <w:rtl/>
        </w:rPr>
        <w:t xml:space="preserve"> </w:t>
      </w:r>
      <w:r w:rsidRPr="00C35A2C">
        <w:rPr>
          <w:rFonts w:ascii="Fb Fontext" w:hAnsi="Fb Fontext" w:hint="cs"/>
          <w:sz w:val="32"/>
          <w:rtl/>
        </w:rPr>
        <w:t>ולא להסקה</w:t>
      </w:r>
      <w:r w:rsidRPr="00C35A2C">
        <w:rPr>
          <w:rFonts w:ascii="Fb Fontext" w:hAnsi="Fb Fontext"/>
          <w:sz w:val="32"/>
          <w:rtl/>
        </w:rPr>
        <w:t xml:space="preserve"> </w:t>
      </w:r>
      <w:r w:rsidRPr="00C35A2C">
        <w:rPr>
          <w:rFonts w:ascii="Fb Fontext" w:hAnsi="Fb Fontext" w:hint="cs"/>
          <w:sz w:val="32"/>
          <w:rtl/>
        </w:rPr>
        <w:t>ד</w:t>
      </w:r>
      <w:r w:rsidR="006D435A">
        <w:rPr>
          <w:rFonts w:ascii="Fb Fontext" w:hAnsi="Fb Fontext" w:hint="cs"/>
          <w:sz w:val="32"/>
          <w:rtl/>
        </w:rPr>
        <w:t>לח</w:t>
      </w:r>
      <w:r w:rsidRPr="00C35A2C">
        <w:rPr>
          <w:rFonts w:ascii="Fb Fontext" w:hAnsi="Fb Fontext"/>
          <w:sz w:val="32"/>
          <w:rtl/>
        </w:rPr>
        <w:t xml:space="preserve">. </w:t>
      </w:r>
      <w:r w:rsidRPr="00C35A2C">
        <w:rPr>
          <w:rFonts w:ascii="Fb Fontext" w:hAnsi="Fb Fontext" w:hint="cs"/>
          <w:sz w:val="32"/>
          <w:rtl/>
        </w:rPr>
        <w:t>והסק</w:t>
      </w:r>
      <w:r w:rsidRPr="00C35A2C">
        <w:rPr>
          <w:rFonts w:ascii="Fb Fontext" w:hAnsi="Fb Fontext"/>
          <w:sz w:val="32"/>
          <w:rtl/>
        </w:rPr>
        <w:t xml:space="preserve"> </w:t>
      </w:r>
      <w:r w:rsidRPr="00C35A2C">
        <w:rPr>
          <w:rFonts w:ascii="Fb Fontext" w:hAnsi="Fb Fontext" w:hint="cs"/>
          <w:sz w:val="32"/>
          <w:rtl/>
        </w:rPr>
        <w:t>גדול לא</w:t>
      </w:r>
      <w:r w:rsidRPr="00C35A2C">
        <w:rPr>
          <w:rFonts w:ascii="Fb Fontext" w:hAnsi="Fb Fontext"/>
          <w:sz w:val="32"/>
          <w:rtl/>
        </w:rPr>
        <w:t xml:space="preserve"> </w:t>
      </w:r>
      <w:r w:rsidRPr="00C35A2C">
        <w:rPr>
          <w:rFonts w:ascii="Fb Fontext" w:hAnsi="Fb Fontext" w:hint="cs"/>
          <w:sz w:val="32"/>
          <w:rtl/>
        </w:rPr>
        <w:t>שכיח</w:t>
      </w:r>
      <w:r w:rsidRPr="00C35A2C">
        <w:rPr>
          <w:rFonts w:ascii="Fb Fontext" w:hAnsi="Fb Fontext"/>
          <w:sz w:val="32"/>
          <w:rtl/>
        </w:rPr>
        <w:t>.</w:t>
      </w:r>
    </w:p>
    <w:p w14:paraId="046A8B8A" w14:textId="2E9D6067" w:rsidR="00AC0AF5" w:rsidRDefault="00AC0AF5" w:rsidP="00AC0AF5">
      <w:pPr>
        <w:rPr>
          <w:rFonts w:ascii="Fb Fontext" w:hAnsi="Fb Fontext"/>
          <w:sz w:val="32"/>
          <w:rtl/>
        </w:rPr>
      </w:pPr>
      <w:r w:rsidRPr="00C35A2C">
        <w:rPr>
          <w:rFonts w:ascii="Fb Fontext" w:hAnsi="Fb Fontext"/>
          <w:sz w:val="32"/>
          <w:rtl/>
        </w:rPr>
        <w:t xml:space="preserve">וגרוגרות לא </w:t>
      </w:r>
      <w:r w:rsidR="006D435A">
        <w:rPr>
          <w:rFonts w:ascii="Fb Fontext" w:hAnsi="Fb Fontext" w:hint="cs"/>
          <w:sz w:val="32"/>
          <w:rtl/>
        </w:rPr>
        <w:t xml:space="preserve">ראוי </w:t>
      </w:r>
      <w:r w:rsidR="006D435A">
        <w:rPr>
          <w:rFonts w:ascii="Fb Fontext" w:hAnsi="Fb Fontext"/>
          <w:sz w:val="32"/>
          <w:rtl/>
        </w:rPr>
        <w:tab/>
      </w:r>
      <w:r w:rsidR="006D435A">
        <w:rPr>
          <w:rFonts w:ascii="Fb Fontext" w:hAnsi="Fb Fontext"/>
          <w:sz w:val="32"/>
          <w:rtl/>
        </w:rPr>
        <w:tab/>
      </w:r>
      <w:r w:rsidR="006D435A">
        <w:rPr>
          <w:rFonts w:ascii="Fb Fontext" w:hAnsi="Fb Fontext" w:hint="cs"/>
          <w:sz w:val="32"/>
          <w:rtl/>
        </w:rPr>
        <w:t xml:space="preserve">- </w:t>
      </w:r>
      <w:r w:rsidRPr="00C35A2C">
        <w:rPr>
          <w:rFonts w:ascii="Fb Fontext" w:hAnsi="Fb Fontext"/>
          <w:sz w:val="32"/>
          <w:rtl/>
        </w:rPr>
        <w:t xml:space="preserve">דמיירי בשהתריפו. </w:t>
      </w:r>
      <w:r w:rsidRPr="00C35A2C">
        <w:rPr>
          <w:rFonts w:ascii="Fb Fontext" w:hAnsi="Fb Fontext" w:hint="cs"/>
          <w:sz w:val="28"/>
          <w:szCs w:val="16"/>
          <w:rtl/>
        </w:rPr>
        <w:t>ואפי</w:t>
      </w:r>
      <w:r w:rsidRPr="00F10693">
        <w:rPr>
          <w:rFonts w:hint="cs"/>
          <w:rtl/>
        </w:rPr>
        <w:t xml:space="preserve">' </w:t>
      </w:r>
      <w:r w:rsidRPr="00C35A2C">
        <w:rPr>
          <w:rFonts w:ascii="Fb Fontext" w:hAnsi="Fb Fontext" w:hint="cs"/>
          <w:sz w:val="28"/>
          <w:szCs w:val="16"/>
          <w:rtl/>
        </w:rPr>
        <w:t>חבית נתקלק</w:t>
      </w:r>
      <w:r w:rsidR="00722884">
        <w:rPr>
          <w:rFonts w:ascii="Fb Fontext" w:hAnsi="Fb Fontext" w:hint="cs"/>
          <w:sz w:val="28"/>
          <w:szCs w:val="16"/>
          <w:rtl/>
        </w:rPr>
        <w:t>ל</w:t>
      </w:r>
      <w:r w:rsidRPr="00C35A2C">
        <w:rPr>
          <w:rFonts w:ascii="Fb Fontext" w:hAnsi="Fb Fontext" w:hint="cs"/>
          <w:sz w:val="28"/>
          <w:szCs w:val="16"/>
          <w:rtl/>
        </w:rPr>
        <w:t>ה</w:t>
      </w:r>
    </w:p>
    <w:bookmarkEnd w:id="10"/>
    <w:p w14:paraId="3EAC9DFA" w14:textId="77777777" w:rsidR="00D720EE" w:rsidRDefault="00AC0AF5" w:rsidP="00D720EE">
      <w:pPr>
        <w:pStyle w:val="36"/>
        <w:framePr w:wrap="notBeside"/>
        <w:rPr>
          <w:rtl/>
        </w:rPr>
      </w:pPr>
      <w:r w:rsidRPr="00C35A2C">
        <w:rPr>
          <w:rFonts w:hint="cs"/>
          <w:rtl/>
        </w:rPr>
        <w:t>האי חבית</w:t>
      </w:r>
    </w:p>
    <w:p w14:paraId="0677D6DF" w14:textId="69999D7D" w:rsidR="00AC0AF5" w:rsidRDefault="00AC0AF5" w:rsidP="00AC0AF5">
      <w:pPr>
        <w:rPr>
          <w:rStyle w:val="afffff0"/>
          <w:rtl/>
        </w:rPr>
      </w:pPr>
      <w:r w:rsidRPr="006D435A">
        <w:rPr>
          <w:rStyle w:val="affffe"/>
          <w:rFonts w:hint="cs"/>
          <w:rtl/>
        </w:rPr>
        <w:t>א.</w:t>
      </w:r>
      <w:r w:rsidRPr="006D435A">
        <w:rPr>
          <w:rFonts w:hint="cs"/>
          <w:rtl/>
        </w:rPr>
        <w:t xml:space="preserve"> </w:t>
      </w:r>
      <w:r w:rsidR="00D720EE">
        <w:rPr>
          <w:rFonts w:ascii="Fb Fontext" w:hAnsi="Fb Fontext" w:hint="cs"/>
          <w:rtl/>
        </w:rPr>
        <w:t xml:space="preserve">פיה לבפנים </w:t>
      </w:r>
      <w:r w:rsidRPr="00D720EE">
        <w:rPr>
          <w:rStyle w:val="afffff0"/>
          <w:rFonts w:hint="cs"/>
          <w:rtl/>
        </w:rPr>
        <w:t>[</w:t>
      </w:r>
      <w:r w:rsidR="00A51236">
        <w:rPr>
          <w:rStyle w:val="afffff0"/>
          <w:rFonts w:hint="cs"/>
          <w:rtl/>
        </w:rPr>
        <w:t>שאם היא לבחוץ</w:t>
      </w:r>
      <w:r w:rsidRPr="00D720EE">
        <w:rPr>
          <w:rStyle w:val="afffff0"/>
          <w:rFonts w:hint="cs"/>
          <w:rtl/>
        </w:rPr>
        <w:t xml:space="preserve"> תיחוץ דכלי חרש אינו מטמא מגבו]</w:t>
      </w:r>
    </w:p>
    <w:p w14:paraId="6448BE68" w14:textId="62ED1A0C" w:rsidR="00EB1204" w:rsidRPr="00D720EE" w:rsidRDefault="00EB1204" w:rsidP="00AC0AF5">
      <w:pPr>
        <w:rPr>
          <w:rStyle w:val="afffff0"/>
          <w:rtl/>
        </w:rPr>
      </w:pPr>
      <w:r w:rsidRPr="006D435A">
        <w:rPr>
          <w:rStyle w:val="affffe"/>
          <w:rFonts w:hint="cs"/>
          <w:rtl/>
        </w:rPr>
        <w:t>ב.</w:t>
      </w:r>
      <w:r w:rsidRPr="0081371E">
        <w:rPr>
          <w:rStyle w:val="afff8"/>
          <w:rFonts w:hint="cs"/>
          <w:rtl/>
        </w:rPr>
        <w:t xml:space="preserve"> </w:t>
      </w:r>
      <w:r>
        <w:rPr>
          <w:rFonts w:ascii="Fb Fontext" w:hAnsi="Fb Fontext" w:hint="cs"/>
          <w:rtl/>
        </w:rPr>
        <w:t xml:space="preserve">פיה לחוץ </w:t>
      </w:r>
      <w:r w:rsidR="006D435A">
        <w:rPr>
          <w:rFonts w:hint="cs"/>
          <w:rtl/>
        </w:rPr>
        <w:t xml:space="preserve">- </w:t>
      </w:r>
      <w:r w:rsidRPr="00C35A2C">
        <w:rPr>
          <w:rFonts w:ascii="Fb Fontext" w:hAnsi="Fb Fontext"/>
          <w:rtl/>
        </w:rPr>
        <w:t>ומיירי בחבית של מתכת</w:t>
      </w:r>
      <w:r>
        <w:rPr>
          <w:rStyle w:val="aff1"/>
          <w:rFonts w:ascii="Fb Fontext" w:hAnsi="Fb Fontext"/>
          <w:sz w:val="28"/>
          <w:szCs w:val="28"/>
          <w:rtl/>
        </w:rPr>
        <w:footnoteReference w:id="14"/>
      </w:r>
    </w:p>
    <w:p w14:paraId="2D1C8E0E" w14:textId="032F26F6" w:rsidR="00EC4BE0" w:rsidRDefault="00EC4BE0" w:rsidP="00EC4BE0">
      <w:pPr>
        <w:pStyle w:val="36"/>
        <w:framePr w:wrap="notBeside"/>
        <w:rPr>
          <w:rtl/>
        </w:rPr>
      </w:pPr>
      <w:r>
        <w:rPr>
          <w:rFonts w:hint="cs"/>
          <w:rtl/>
        </w:rPr>
        <w:t>ג. מיתיבי</w:t>
      </w:r>
    </w:p>
    <w:p w14:paraId="3B826EED" w14:textId="77777777" w:rsidR="00EC4BE0" w:rsidRPr="003E475E" w:rsidRDefault="00EC4BE0" w:rsidP="00EC4BE0">
      <w:pPr>
        <w:rPr>
          <w:b/>
          <w:bCs/>
          <w:rtl/>
        </w:rPr>
      </w:pPr>
      <w:r w:rsidRPr="00C35A2C">
        <w:rPr>
          <w:rFonts w:ascii="Fb Fontext" w:hAnsi="Fb Fontext" w:hint="cs"/>
          <w:sz w:val="32"/>
          <w:rtl/>
        </w:rPr>
        <w:t>עשבין</w:t>
      </w:r>
      <w:r w:rsidRPr="00C35A2C">
        <w:rPr>
          <w:rFonts w:ascii="Fb Fontext" w:hAnsi="Fb Fontext"/>
          <w:sz w:val="32"/>
          <w:rtl/>
        </w:rPr>
        <w:t xml:space="preserve"> </w:t>
      </w:r>
      <w:r w:rsidRPr="00C35A2C">
        <w:rPr>
          <w:rFonts w:ascii="Fb Fontext" w:hAnsi="Fb Fontext" w:hint="cs"/>
          <w:sz w:val="32"/>
          <w:rtl/>
        </w:rPr>
        <w:t>שתלשן</w:t>
      </w:r>
      <w:r w:rsidRPr="00C35A2C">
        <w:rPr>
          <w:rFonts w:ascii="Fb Fontext" w:hAnsi="Fb Fontext"/>
          <w:sz w:val="32"/>
          <w:rtl/>
        </w:rPr>
        <w:t xml:space="preserve"> </w:t>
      </w:r>
      <w:r w:rsidRPr="00C35A2C">
        <w:rPr>
          <w:rFonts w:ascii="Fb Fontext" w:hAnsi="Fb Fontext" w:hint="cs"/>
          <w:sz w:val="32"/>
          <w:rtl/>
        </w:rPr>
        <w:t>והניחן</w:t>
      </w:r>
      <w:r w:rsidRPr="00C35A2C">
        <w:rPr>
          <w:rFonts w:ascii="Fb Fontext" w:hAnsi="Fb Fontext"/>
          <w:sz w:val="32"/>
          <w:rtl/>
        </w:rPr>
        <w:t xml:space="preserve"> </w:t>
      </w:r>
      <w:r w:rsidRPr="00C35A2C">
        <w:rPr>
          <w:rFonts w:ascii="Fb Fontext" w:hAnsi="Fb Fontext" w:hint="cs"/>
          <w:sz w:val="32"/>
          <w:rtl/>
        </w:rPr>
        <w:t>בחלון</w:t>
      </w:r>
      <w:r w:rsidRPr="00C35A2C">
        <w:rPr>
          <w:rFonts w:ascii="Fb Fontext" w:hAnsi="Fb Fontext"/>
          <w:sz w:val="32"/>
          <w:rtl/>
        </w:rPr>
        <w:t xml:space="preserve">, </w:t>
      </w:r>
      <w:r w:rsidRPr="00C35A2C">
        <w:rPr>
          <w:rFonts w:ascii="Fb Fontext" w:hAnsi="Fb Fontext" w:hint="cs"/>
          <w:sz w:val="32"/>
          <w:rtl/>
        </w:rPr>
        <w:t>או</w:t>
      </w:r>
      <w:r w:rsidRPr="00C35A2C">
        <w:rPr>
          <w:rFonts w:ascii="Fb Fontext" w:hAnsi="Fb Fontext"/>
          <w:sz w:val="32"/>
          <w:rtl/>
        </w:rPr>
        <w:t xml:space="preserve"> </w:t>
      </w:r>
      <w:r w:rsidRPr="00C35A2C">
        <w:rPr>
          <w:rFonts w:ascii="Fb Fontext" w:hAnsi="Fb Fontext" w:hint="cs"/>
          <w:sz w:val="32"/>
          <w:rtl/>
        </w:rPr>
        <w:t>שעלו</w:t>
      </w:r>
      <w:r w:rsidRPr="00C35A2C">
        <w:rPr>
          <w:rFonts w:ascii="Fb Fontext" w:hAnsi="Fb Fontext"/>
          <w:sz w:val="32"/>
          <w:rtl/>
        </w:rPr>
        <w:t xml:space="preserve"> </w:t>
      </w:r>
      <w:r w:rsidRPr="00C35A2C">
        <w:rPr>
          <w:rFonts w:ascii="Fb Fontext" w:hAnsi="Fb Fontext" w:hint="cs"/>
          <w:sz w:val="32"/>
          <w:rtl/>
        </w:rPr>
        <w:t>מאליהן</w:t>
      </w:r>
      <w:r w:rsidRPr="00C35A2C">
        <w:rPr>
          <w:rFonts w:ascii="Fb Fontext" w:hAnsi="Fb Fontext"/>
          <w:sz w:val="32"/>
          <w:rtl/>
        </w:rPr>
        <w:t xml:space="preserve"> </w:t>
      </w:r>
      <w:r w:rsidRPr="00C35A2C">
        <w:rPr>
          <w:rFonts w:ascii="Fb Fontext" w:hAnsi="Fb Fontext" w:hint="cs"/>
          <w:sz w:val="32"/>
          <w:rtl/>
        </w:rPr>
        <w:t>בחלונות</w:t>
      </w:r>
      <w:r w:rsidRPr="00C35A2C">
        <w:rPr>
          <w:rFonts w:ascii="Fb Fontext" w:hAnsi="Fb Fontext"/>
          <w:sz w:val="32"/>
          <w:rtl/>
        </w:rPr>
        <w:t xml:space="preserve">, </w:t>
      </w:r>
      <w:r w:rsidRPr="00C35A2C">
        <w:rPr>
          <w:rFonts w:ascii="Fb Fontext" w:hAnsi="Fb Fontext" w:hint="cs"/>
          <w:sz w:val="32"/>
          <w:rtl/>
        </w:rPr>
        <w:t>ומטלוניות</w:t>
      </w:r>
      <w:r w:rsidRPr="00C35A2C">
        <w:rPr>
          <w:rFonts w:ascii="Fb Fontext" w:hAnsi="Fb Fontext"/>
          <w:sz w:val="32"/>
          <w:rtl/>
        </w:rPr>
        <w:t xml:space="preserve"> </w:t>
      </w:r>
      <w:r w:rsidRPr="00C35A2C">
        <w:rPr>
          <w:rFonts w:ascii="Fb Fontext" w:hAnsi="Fb Fontext" w:hint="cs"/>
          <w:sz w:val="32"/>
          <w:rtl/>
        </w:rPr>
        <w:t>שאין</w:t>
      </w:r>
      <w:r w:rsidRPr="00C35A2C">
        <w:rPr>
          <w:rFonts w:ascii="Fb Fontext" w:hAnsi="Fb Fontext"/>
          <w:sz w:val="32"/>
          <w:rtl/>
        </w:rPr>
        <w:t xml:space="preserve"> </w:t>
      </w:r>
      <w:r w:rsidRPr="00C35A2C">
        <w:rPr>
          <w:rFonts w:ascii="Fb Fontext" w:hAnsi="Fb Fontext" w:hint="cs"/>
          <w:sz w:val="32"/>
          <w:rtl/>
        </w:rPr>
        <w:t>בהן</w:t>
      </w:r>
      <w:r w:rsidRPr="00C35A2C">
        <w:rPr>
          <w:rFonts w:ascii="Fb Fontext" w:hAnsi="Fb Fontext"/>
          <w:sz w:val="32"/>
          <w:rtl/>
        </w:rPr>
        <w:t xml:space="preserve"> </w:t>
      </w:r>
      <w:r w:rsidRPr="00C35A2C">
        <w:rPr>
          <w:rFonts w:ascii="Fb Fontext" w:hAnsi="Fb Fontext" w:hint="cs"/>
          <w:sz w:val="32"/>
          <w:rtl/>
        </w:rPr>
        <w:t>שלש</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שלש</w:t>
      </w:r>
      <w:r w:rsidRPr="00C35A2C">
        <w:rPr>
          <w:rFonts w:ascii="Fb Fontext" w:hAnsi="Fb Fontext"/>
          <w:sz w:val="32"/>
          <w:rtl/>
        </w:rPr>
        <w:t>,</w:t>
      </w:r>
      <w:r w:rsidRPr="00C35A2C">
        <w:rPr>
          <w:rFonts w:ascii="Fb Fontext" w:hAnsi="Fb Fontext" w:hint="cs"/>
          <w:sz w:val="32"/>
          <w:rtl/>
        </w:rPr>
        <w:t xml:space="preserve"> והאבר</w:t>
      </w:r>
      <w:r w:rsidRPr="00C35A2C">
        <w:rPr>
          <w:rFonts w:ascii="Fb Fontext" w:hAnsi="Fb Fontext"/>
          <w:sz w:val="32"/>
          <w:rtl/>
        </w:rPr>
        <w:t xml:space="preserve"> </w:t>
      </w:r>
      <w:r w:rsidRPr="00C35A2C">
        <w:rPr>
          <w:rFonts w:ascii="Fb Fontext" w:hAnsi="Fb Fontext" w:hint="cs"/>
          <w:sz w:val="32"/>
          <w:rtl/>
        </w:rPr>
        <w:t>והבשר</w:t>
      </w:r>
      <w:r w:rsidRPr="00C35A2C">
        <w:rPr>
          <w:rFonts w:ascii="Fb Fontext" w:hAnsi="Fb Fontext"/>
          <w:sz w:val="32"/>
          <w:rtl/>
        </w:rPr>
        <w:t xml:space="preserve"> </w:t>
      </w:r>
      <w:r w:rsidRPr="00C35A2C">
        <w:rPr>
          <w:rFonts w:ascii="Fb Fontext" w:hAnsi="Fb Fontext" w:hint="cs"/>
          <w:sz w:val="32"/>
          <w:rtl/>
        </w:rPr>
        <w:t>המדולדלין</w:t>
      </w:r>
      <w:r w:rsidRPr="00C35A2C">
        <w:rPr>
          <w:rFonts w:ascii="Fb Fontext" w:hAnsi="Fb Fontext"/>
          <w:sz w:val="32"/>
          <w:rtl/>
        </w:rPr>
        <w:t xml:space="preserve"> </w:t>
      </w:r>
      <w:r w:rsidRPr="00C35A2C">
        <w:rPr>
          <w:rFonts w:ascii="Fb Fontext" w:hAnsi="Fb Fontext" w:hint="cs"/>
          <w:sz w:val="32"/>
          <w:rtl/>
        </w:rPr>
        <w:t>בבהמה</w:t>
      </w:r>
      <w:r w:rsidRPr="00C35A2C">
        <w:rPr>
          <w:rFonts w:ascii="Fb Fontext" w:hAnsi="Fb Fontext"/>
          <w:sz w:val="32"/>
          <w:rtl/>
        </w:rPr>
        <w:t xml:space="preserve"> </w:t>
      </w:r>
      <w:r w:rsidRPr="00C35A2C">
        <w:rPr>
          <w:rFonts w:ascii="Fb Fontext" w:hAnsi="Fb Fontext" w:hint="cs"/>
          <w:sz w:val="32"/>
          <w:rtl/>
        </w:rPr>
        <w:t>ובחיה,</w:t>
      </w:r>
      <w:r w:rsidRPr="00C35A2C">
        <w:rPr>
          <w:rFonts w:ascii="Fb Fontext" w:hAnsi="Fb Fontext"/>
          <w:sz w:val="32"/>
          <w:rtl/>
        </w:rPr>
        <w:t xml:space="preserve"> </w:t>
      </w:r>
      <w:r w:rsidRPr="00C35A2C">
        <w:rPr>
          <w:rFonts w:ascii="Fb Fontext" w:hAnsi="Fb Fontext" w:hint="cs"/>
          <w:sz w:val="32"/>
          <w:rtl/>
        </w:rPr>
        <w:t>ועוף</w:t>
      </w:r>
      <w:r w:rsidRPr="00C35A2C">
        <w:rPr>
          <w:rFonts w:ascii="Fb Fontext" w:hAnsi="Fb Fontext"/>
          <w:sz w:val="32"/>
          <w:rtl/>
        </w:rPr>
        <w:t xml:space="preserve"> </w:t>
      </w:r>
      <w:r w:rsidRPr="00C35A2C">
        <w:rPr>
          <w:rFonts w:ascii="Fb Fontext" w:hAnsi="Fb Fontext" w:hint="cs"/>
          <w:sz w:val="32"/>
          <w:rtl/>
        </w:rPr>
        <w:t>ששכן</w:t>
      </w:r>
      <w:r w:rsidRPr="00C35A2C">
        <w:rPr>
          <w:rFonts w:ascii="Fb Fontext" w:hAnsi="Fb Fontext"/>
          <w:sz w:val="32"/>
          <w:rtl/>
        </w:rPr>
        <w:t xml:space="preserve"> </w:t>
      </w:r>
      <w:r w:rsidRPr="00C35A2C">
        <w:rPr>
          <w:rFonts w:ascii="Fb Fontext" w:hAnsi="Fb Fontext" w:hint="cs"/>
          <w:sz w:val="32"/>
          <w:rtl/>
        </w:rPr>
        <w:t>בחלון</w:t>
      </w:r>
      <w:r w:rsidRPr="00C35A2C">
        <w:rPr>
          <w:rFonts w:ascii="Fb Fontext" w:hAnsi="Fb Fontext"/>
          <w:sz w:val="32"/>
          <w:rtl/>
        </w:rPr>
        <w:t xml:space="preserve">, </w:t>
      </w:r>
      <w:r>
        <w:rPr>
          <w:rFonts w:ascii="Fb Fontext" w:hAnsi="Fb Fontext" w:hint="cs"/>
          <w:sz w:val="32"/>
          <w:rtl/>
        </w:rPr>
        <w:t xml:space="preserve">וגוי </w:t>
      </w:r>
      <w:r w:rsidRPr="00C35A2C">
        <w:rPr>
          <w:rFonts w:ascii="Fb Fontext" w:hAnsi="Fb Fontext" w:hint="cs"/>
          <w:sz w:val="32"/>
          <w:rtl/>
        </w:rPr>
        <w:t>שישב</w:t>
      </w:r>
      <w:r w:rsidRPr="00C35A2C">
        <w:rPr>
          <w:rFonts w:ascii="Fb Fontext" w:hAnsi="Fb Fontext"/>
          <w:sz w:val="32"/>
          <w:rtl/>
        </w:rPr>
        <w:t xml:space="preserve"> </w:t>
      </w:r>
      <w:r w:rsidRPr="00C35A2C">
        <w:rPr>
          <w:rFonts w:ascii="Fb Fontext" w:hAnsi="Fb Fontext" w:hint="cs"/>
          <w:sz w:val="32"/>
          <w:rtl/>
        </w:rPr>
        <w:t>בחלון</w:t>
      </w:r>
      <w:r w:rsidRPr="00C35A2C">
        <w:rPr>
          <w:rFonts w:ascii="Fb Fontext" w:hAnsi="Fb Fontext"/>
          <w:sz w:val="32"/>
          <w:rtl/>
        </w:rPr>
        <w:t xml:space="preserve">, </w:t>
      </w:r>
      <w:r w:rsidRPr="00C35A2C">
        <w:rPr>
          <w:rFonts w:ascii="Fb Fontext" w:hAnsi="Fb Fontext" w:hint="cs"/>
          <w:sz w:val="32"/>
          <w:rtl/>
        </w:rPr>
        <w:t>ובן</w:t>
      </w:r>
      <w:r w:rsidRPr="00C35A2C">
        <w:rPr>
          <w:rFonts w:ascii="Fb Fontext" w:hAnsi="Fb Fontext"/>
          <w:sz w:val="32"/>
          <w:rtl/>
        </w:rPr>
        <w:t xml:space="preserve"> </w:t>
      </w:r>
      <w:r w:rsidRPr="00C35A2C">
        <w:rPr>
          <w:rFonts w:ascii="Fb Fontext" w:hAnsi="Fb Fontext" w:hint="cs"/>
          <w:sz w:val="32"/>
          <w:rtl/>
        </w:rPr>
        <w:t>שמנה</w:t>
      </w:r>
      <w:r w:rsidRPr="00C35A2C">
        <w:rPr>
          <w:rFonts w:ascii="Fb Fontext" w:hAnsi="Fb Fontext"/>
          <w:sz w:val="32"/>
          <w:rtl/>
        </w:rPr>
        <w:t xml:space="preserve"> </w:t>
      </w:r>
      <w:r w:rsidRPr="00C35A2C">
        <w:rPr>
          <w:rFonts w:ascii="Fb Fontext" w:hAnsi="Fb Fontext" w:hint="cs"/>
          <w:sz w:val="32"/>
          <w:rtl/>
        </w:rPr>
        <w:t>המונח</w:t>
      </w:r>
      <w:r w:rsidRPr="00C35A2C">
        <w:rPr>
          <w:rFonts w:ascii="Fb Fontext" w:hAnsi="Fb Fontext"/>
          <w:sz w:val="32"/>
          <w:rtl/>
        </w:rPr>
        <w:t xml:space="preserve"> </w:t>
      </w:r>
      <w:r w:rsidRPr="00C35A2C">
        <w:rPr>
          <w:rFonts w:ascii="Fb Fontext" w:hAnsi="Fb Fontext" w:hint="cs"/>
          <w:sz w:val="32"/>
          <w:rtl/>
        </w:rPr>
        <w:t>בחלון</w:t>
      </w:r>
      <w:r w:rsidRPr="00C35A2C">
        <w:rPr>
          <w:rFonts w:ascii="Fb Fontext" w:hAnsi="Fb Fontext"/>
          <w:sz w:val="32"/>
          <w:rtl/>
        </w:rPr>
        <w:t xml:space="preserve">, </w:t>
      </w:r>
      <w:r w:rsidRPr="00C35A2C">
        <w:rPr>
          <w:rFonts w:ascii="Fb Fontext" w:hAnsi="Fb Fontext" w:hint="cs"/>
          <w:sz w:val="32"/>
          <w:rtl/>
        </w:rPr>
        <w:t>והמלח</w:t>
      </w:r>
      <w:r w:rsidRPr="00C35A2C">
        <w:rPr>
          <w:rFonts w:ascii="Fb Fontext" w:hAnsi="Fb Fontext"/>
          <w:sz w:val="32"/>
          <w:rtl/>
        </w:rPr>
        <w:t xml:space="preserve">, </w:t>
      </w:r>
      <w:r w:rsidRPr="00C35A2C">
        <w:rPr>
          <w:rFonts w:ascii="Fb Fontext" w:hAnsi="Fb Fontext" w:hint="cs"/>
          <w:sz w:val="32"/>
          <w:rtl/>
        </w:rPr>
        <w:t>וכלי</w:t>
      </w:r>
      <w:r w:rsidRPr="00C35A2C">
        <w:rPr>
          <w:rFonts w:ascii="Fb Fontext" w:hAnsi="Fb Fontext"/>
          <w:sz w:val="32"/>
          <w:rtl/>
        </w:rPr>
        <w:t xml:space="preserve"> </w:t>
      </w:r>
      <w:r w:rsidRPr="00C35A2C">
        <w:rPr>
          <w:rFonts w:ascii="Fb Fontext" w:hAnsi="Fb Fontext" w:hint="cs"/>
          <w:sz w:val="32"/>
          <w:rtl/>
        </w:rPr>
        <w:t>חרס</w:t>
      </w:r>
      <w:r w:rsidRPr="00C35A2C">
        <w:rPr>
          <w:rFonts w:ascii="Fb Fontext" w:hAnsi="Fb Fontext"/>
          <w:sz w:val="32"/>
          <w:rtl/>
        </w:rPr>
        <w:t xml:space="preserve">, </w:t>
      </w:r>
      <w:r w:rsidRPr="00C35A2C">
        <w:rPr>
          <w:rFonts w:ascii="Fb Fontext" w:hAnsi="Fb Fontext" w:hint="cs"/>
          <w:sz w:val="32"/>
          <w:rtl/>
        </w:rPr>
        <w:t>וס</w:t>
      </w:r>
      <w:r w:rsidRPr="00C35A2C">
        <w:rPr>
          <w:rFonts w:ascii="Fb Fontext" w:hAnsi="Fb Fontext"/>
          <w:sz w:val="32"/>
          <w:rtl/>
        </w:rPr>
        <w:t>"</w:t>
      </w:r>
      <w:r w:rsidRPr="00C35A2C">
        <w:rPr>
          <w:rFonts w:ascii="Fb Fontext" w:hAnsi="Fb Fontext" w:hint="cs"/>
          <w:sz w:val="32"/>
          <w:rtl/>
        </w:rPr>
        <w:t>ת</w:t>
      </w:r>
      <w:r>
        <w:rPr>
          <w:rFonts w:ascii="Fb Fontext" w:hAnsi="Fb Fontext" w:hint="cs"/>
          <w:sz w:val="32"/>
          <w:rtl/>
        </w:rPr>
        <w:t xml:space="preserve"> </w:t>
      </w:r>
      <w:r w:rsidRPr="003E475E">
        <w:rPr>
          <w:b/>
          <w:bCs/>
          <w:rtl/>
        </w:rPr>
        <w:t xml:space="preserve">- </w:t>
      </w:r>
      <w:r w:rsidRPr="003E475E">
        <w:rPr>
          <w:rFonts w:hint="cs"/>
          <w:b/>
          <w:bCs/>
          <w:rtl/>
        </w:rPr>
        <w:t>כולם</w:t>
      </w:r>
      <w:r w:rsidRPr="003E475E">
        <w:rPr>
          <w:b/>
          <w:bCs/>
          <w:rtl/>
        </w:rPr>
        <w:t xml:space="preserve"> </w:t>
      </w:r>
      <w:r w:rsidRPr="003E475E">
        <w:rPr>
          <w:rFonts w:hint="cs"/>
          <w:b/>
          <w:bCs/>
          <w:rtl/>
        </w:rPr>
        <w:t>ממעטין</w:t>
      </w:r>
      <w:r w:rsidRPr="003E475E">
        <w:rPr>
          <w:b/>
          <w:bCs/>
          <w:rtl/>
        </w:rPr>
        <w:t xml:space="preserve"> </w:t>
      </w:r>
      <w:r w:rsidRPr="003E475E">
        <w:rPr>
          <w:rFonts w:hint="cs"/>
          <w:b/>
          <w:bCs/>
          <w:rtl/>
        </w:rPr>
        <w:t>בחלון.</w:t>
      </w:r>
    </w:p>
    <w:p w14:paraId="15E64AA6" w14:textId="77777777" w:rsidR="00EC4BE0" w:rsidRDefault="00EC4BE0" w:rsidP="00EC4BE0">
      <w:pPr>
        <w:rPr>
          <w:rFonts w:ascii="Fb Fontext" w:hAnsi="Fb Fontext"/>
          <w:rtl/>
        </w:rPr>
      </w:pPr>
      <w:r w:rsidRPr="00C35A2C">
        <w:rPr>
          <w:rFonts w:ascii="Fb Fontext" w:hAnsi="Fb Fontext"/>
          <w:sz w:val="32"/>
          <w:rtl/>
        </w:rPr>
        <w:t>אבל השלג</w:t>
      </w:r>
      <w:r>
        <w:rPr>
          <w:rStyle w:val="aff1"/>
          <w:rFonts w:ascii="Fb Fontext" w:hAnsi="Fb Fontext"/>
          <w:sz w:val="28"/>
          <w:szCs w:val="16"/>
          <w:rtl/>
        </w:rPr>
        <w:footnoteReference w:id="15"/>
      </w:r>
      <w:r w:rsidRPr="00C35A2C">
        <w:rPr>
          <w:rFonts w:ascii="Fb Fontext" w:hAnsi="Fb Fontext" w:hint="cs"/>
          <w:sz w:val="28"/>
          <w:szCs w:val="16"/>
          <w:rtl/>
        </w:rPr>
        <w:t xml:space="preserve"> </w:t>
      </w:r>
      <w:r w:rsidRPr="00C35A2C">
        <w:rPr>
          <w:rFonts w:ascii="Fb Fontext" w:hAnsi="Fb Fontext"/>
          <w:sz w:val="32"/>
          <w:rtl/>
        </w:rPr>
        <w:t>והברד, והגליד, והכפור, והמים</w:t>
      </w:r>
      <w:r>
        <w:rPr>
          <w:rFonts w:ascii="Fb Fontext" w:hAnsi="Fb Fontext" w:hint="cs"/>
          <w:sz w:val="32"/>
          <w:rtl/>
        </w:rPr>
        <w:t xml:space="preserve">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ממעטין</w:t>
      </w:r>
      <w:r w:rsidRPr="00C35A2C">
        <w:rPr>
          <w:rFonts w:ascii="Fb Fontext" w:hAnsi="Fb Fontext"/>
          <w:rtl/>
        </w:rPr>
        <w:t xml:space="preserve"> </w:t>
      </w:r>
      <w:r w:rsidRPr="00C35A2C">
        <w:rPr>
          <w:rFonts w:ascii="Fb Fontext" w:hAnsi="Fb Fontext" w:hint="cs"/>
          <w:rtl/>
        </w:rPr>
        <w:t>בחלון</w:t>
      </w:r>
      <w:r w:rsidRPr="00C35A2C">
        <w:rPr>
          <w:rFonts w:ascii="Fb Fontext" w:hAnsi="Fb Fontext"/>
          <w:rtl/>
        </w:rPr>
        <w:t xml:space="preserve"> </w:t>
      </w:r>
      <w:r w:rsidRPr="00C35A2C">
        <w:rPr>
          <w:rFonts w:ascii="Fb Fontext" w:hAnsi="Fb Fontext" w:hint="cs"/>
          <w:sz w:val="28"/>
          <w:szCs w:val="16"/>
          <w:rtl/>
        </w:rPr>
        <w:t>כיון דלא קשו לכותל</w:t>
      </w:r>
    </w:p>
    <w:p w14:paraId="3ECA7FE5" w14:textId="77777777" w:rsidR="00EC4BE0" w:rsidRPr="00C35A2C" w:rsidRDefault="00EC4BE0" w:rsidP="00EC4BE0">
      <w:pPr>
        <w:rPr>
          <w:rFonts w:ascii="Fb Fontext" w:hAnsi="Fb Fontext"/>
          <w:rtl/>
        </w:rPr>
      </w:pPr>
      <w:r>
        <w:rPr>
          <w:rStyle w:val="afff8"/>
          <w:rFonts w:hint="cs"/>
          <w:rtl/>
        </w:rPr>
        <w:t>ד</w:t>
      </w:r>
      <w:r w:rsidRPr="00C35A2C">
        <w:rPr>
          <w:rStyle w:val="afff8"/>
          <w:rtl/>
        </w:rPr>
        <w:t>עשבין</w:t>
      </w:r>
      <w:r w:rsidRPr="00C35A2C">
        <w:rPr>
          <w:rFonts w:ascii="Fb Fontext" w:hAnsi="Fb Fontext"/>
          <w:sz w:val="32"/>
          <w:rtl/>
        </w:rPr>
        <w:t xml:space="preserve"> דלא חזו לבהמתו </w:t>
      </w:r>
      <w:r>
        <w:rPr>
          <w:rFonts w:ascii="Fb Fontext" w:hAnsi="Fb Fontext" w:hint="cs"/>
          <w:sz w:val="32"/>
          <w:rtl/>
        </w:rPr>
        <w:t xml:space="preserve">- </w:t>
      </w:r>
      <w:r w:rsidRPr="00C35A2C">
        <w:rPr>
          <w:rFonts w:ascii="Fb Fontext" w:hAnsi="Fb Fontext"/>
          <w:sz w:val="32"/>
          <w:rtl/>
        </w:rPr>
        <w:t>דמיירי באפרזתא [סם מוות]</w:t>
      </w:r>
    </w:p>
    <w:p w14:paraId="799959DE" w14:textId="77777777" w:rsidR="00EC4BE0" w:rsidRDefault="00EC4BE0" w:rsidP="00EC4BE0">
      <w:pPr>
        <w:spacing w:after="60"/>
        <w:rPr>
          <w:rFonts w:ascii="Fb Fontext" w:hAnsi="Fb Fontext"/>
          <w:rtl/>
        </w:rPr>
      </w:pPr>
      <w:r w:rsidRPr="00C35A2C">
        <w:rPr>
          <w:rFonts w:ascii="Fb Fontext" w:hAnsi="Fb Fontext" w:hint="cs"/>
          <w:sz w:val="32"/>
          <w:rtl/>
        </w:rPr>
        <w:t>עלו</w:t>
      </w:r>
      <w:r w:rsidRPr="00C35A2C">
        <w:rPr>
          <w:rFonts w:ascii="Fb Fontext" w:hAnsi="Fb Fontext"/>
          <w:sz w:val="32"/>
          <w:rtl/>
        </w:rPr>
        <w:t xml:space="preserve"> </w:t>
      </w:r>
      <w:r w:rsidRPr="00C35A2C">
        <w:rPr>
          <w:rFonts w:ascii="Fb Fontext" w:hAnsi="Fb Fontext" w:hint="cs"/>
          <w:sz w:val="32"/>
          <w:rtl/>
        </w:rPr>
        <w:t>מאליהן</w:t>
      </w:r>
      <w:r w:rsidRPr="00C35A2C">
        <w:rPr>
          <w:rFonts w:ascii="Fb Fontext" w:hAnsi="Fb Fontext"/>
          <w:sz w:val="32"/>
          <w:rtl/>
        </w:rPr>
        <w:t xml:space="preserve"> </w:t>
      </w:r>
      <w:r w:rsidRPr="003E475E">
        <w:rPr>
          <w:rStyle w:val="affffe"/>
          <w:rFonts w:hint="cs"/>
          <w:rtl/>
        </w:rPr>
        <w:t xml:space="preserve">א. </w:t>
      </w:r>
      <w:r w:rsidRPr="00C35A2C">
        <w:rPr>
          <w:rFonts w:ascii="Fb Fontext" w:hAnsi="Fb Fontext" w:hint="cs"/>
          <w:sz w:val="32"/>
          <w:rtl/>
        </w:rPr>
        <w:t>כיון</w:t>
      </w:r>
      <w:r w:rsidRPr="00C35A2C">
        <w:rPr>
          <w:rFonts w:ascii="Fb Fontext" w:hAnsi="Fb Fontext"/>
          <w:sz w:val="32"/>
          <w:rtl/>
        </w:rPr>
        <w:t xml:space="preserve"> </w:t>
      </w:r>
      <w:r w:rsidRPr="00C35A2C">
        <w:rPr>
          <w:rFonts w:ascii="Fb Fontext" w:hAnsi="Fb Fontext" w:hint="cs"/>
          <w:sz w:val="32"/>
          <w:rtl/>
        </w:rPr>
        <w:t>דקשו</w:t>
      </w:r>
      <w:r w:rsidRPr="00C35A2C">
        <w:rPr>
          <w:rFonts w:ascii="Fb Fontext" w:hAnsi="Fb Fontext"/>
          <w:sz w:val="32"/>
          <w:rtl/>
        </w:rPr>
        <w:t xml:space="preserve"> </w:t>
      </w:r>
      <w:r w:rsidRPr="00C35A2C">
        <w:rPr>
          <w:rFonts w:ascii="Fb Fontext" w:hAnsi="Fb Fontext" w:hint="cs"/>
          <w:sz w:val="32"/>
          <w:rtl/>
        </w:rPr>
        <w:t>לכותל</w:t>
      </w:r>
      <w:r w:rsidRPr="00C35A2C">
        <w:rPr>
          <w:rFonts w:ascii="Fb Fontext" w:hAnsi="Fb Fontext"/>
          <w:sz w:val="32"/>
          <w:rtl/>
        </w:rPr>
        <w:t xml:space="preserve"> </w:t>
      </w:r>
      <w:r>
        <w:rPr>
          <w:rFonts w:ascii="Fb Fontext" w:hAnsi="Fb Fontext" w:hint="cs"/>
          <w:sz w:val="32"/>
          <w:rtl/>
        </w:rPr>
        <w:t>לוקח</w:t>
      </w:r>
      <w:r w:rsidRPr="00C35A2C">
        <w:rPr>
          <w:rFonts w:ascii="Fb Fontext" w:hAnsi="Fb Fontext"/>
          <w:sz w:val="32"/>
          <w:rtl/>
        </w:rPr>
        <w:t xml:space="preserve"> </w:t>
      </w:r>
      <w:r>
        <w:rPr>
          <w:rFonts w:ascii="Fb Fontext" w:hAnsi="Fb Fontext" w:hint="cs"/>
          <w:sz w:val="32"/>
          <w:rtl/>
        </w:rPr>
        <w:t>אותם.</w:t>
      </w:r>
      <w:r>
        <w:rPr>
          <w:rStyle w:val="affffe"/>
          <w:rFonts w:hint="cs"/>
          <w:rtl/>
        </w:rPr>
        <w:t xml:space="preserve"> ב. רבה:</w:t>
      </w:r>
      <w:r>
        <w:rPr>
          <w:rFonts w:ascii="Fb Fontext" w:hAnsi="Fb Fontext" w:hint="cs"/>
          <w:sz w:val="32"/>
          <w:rtl/>
        </w:rPr>
        <w:t xml:space="preserve"> </w:t>
      </w:r>
      <w:r w:rsidRPr="00C35A2C">
        <w:rPr>
          <w:rFonts w:ascii="Fb Fontext" w:hAnsi="Fb Fontext" w:hint="cs"/>
          <w:sz w:val="32"/>
          <w:rtl/>
        </w:rPr>
        <w:t>בכותל</w:t>
      </w:r>
      <w:r w:rsidRPr="00C35A2C">
        <w:rPr>
          <w:rFonts w:ascii="Fb Fontext" w:hAnsi="Fb Fontext"/>
          <w:sz w:val="32"/>
          <w:rtl/>
        </w:rPr>
        <w:t xml:space="preserve"> </w:t>
      </w:r>
      <w:r w:rsidRPr="00C35A2C">
        <w:rPr>
          <w:rFonts w:ascii="Fb Fontext" w:hAnsi="Fb Fontext" w:hint="cs"/>
          <w:sz w:val="32"/>
          <w:rtl/>
        </w:rPr>
        <w:t>חורבה</w:t>
      </w:r>
      <w:r w:rsidRPr="00C35A2C">
        <w:rPr>
          <w:rFonts w:ascii="Fb Fontext" w:hAnsi="Fb Fontext"/>
          <w:sz w:val="32"/>
          <w:rtl/>
        </w:rPr>
        <w:t>.</w:t>
      </w:r>
      <w:r>
        <w:rPr>
          <w:rFonts w:ascii="Fb Fontext" w:hAnsi="Fb Fontext" w:hint="cs"/>
          <w:sz w:val="32"/>
          <w:rtl/>
        </w:rPr>
        <w:t xml:space="preserve"> </w:t>
      </w:r>
      <w:r w:rsidRPr="003E475E">
        <w:rPr>
          <w:rStyle w:val="affffe"/>
          <w:rFonts w:hint="cs"/>
          <w:rtl/>
        </w:rPr>
        <w:t>ג. ר</w:t>
      </w:r>
      <w:r w:rsidRPr="003E475E">
        <w:rPr>
          <w:rStyle w:val="affffe"/>
          <w:rtl/>
        </w:rPr>
        <w:t>"</w:t>
      </w:r>
      <w:r w:rsidRPr="003E475E">
        <w:rPr>
          <w:rStyle w:val="affffe"/>
          <w:rFonts w:hint="cs"/>
          <w:rtl/>
        </w:rPr>
        <w:t>פ</w:t>
      </w:r>
      <w:r w:rsidRPr="003E475E">
        <w:rPr>
          <w:rStyle w:val="affffe"/>
          <w:rtl/>
        </w:rPr>
        <w:t>:</w:t>
      </w:r>
      <w:r w:rsidRPr="003E475E">
        <w:rPr>
          <w:rStyle w:val="affffe"/>
          <w:rFonts w:hint="cs"/>
          <w:rtl/>
        </w:rPr>
        <w:t xml:space="preserve"> </w:t>
      </w:r>
      <w:r w:rsidRPr="00C35A2C">
        <w:rPr>
          <w:rFonts w:ascii="Fb Fontext" w:hAnsi="Fb Fontext" w:hint="cs"/>
          <w:rtl/>
        </w:rPr>
        <w:t>אפילו</w:t>
      </w:r>
      <w:r w:rsidRPr="00C35A2C">
        <w:rPr>
          <w:rFonts w:ascii="Fb Fontext" w:hAnsi="Fb Fontext"/>
          <w:rtl/>
        </w:rPr>
        <w:t xml:space="preserve"> </w:t>
      </w:r>
      <w:r w:rsidRPr="00C35A2C">
        <w:rPr>
          <w:rFonts w:ascii="Fb Fontext" w:hAnsi="Fb Fontext" w:hint="cs"/>
          <w:rtl/>
        </w:rPr>
        <w:t>בכותל</w:t>
      </w:r>
      <w:r w:rsidRPr="00C35A2C">
        <w:rPr>
          <w:rFonts w:ascii="Fb Fontext" w:hAnsi="Fb Fontext"/>
          <w:rtl/>
        </w:rPr>
        <w:t xml:space="preserve"> </w:t>
      </w:r>
      <w:r w:rsidRPr="00C35A2C">
        <w:rPr>
          <w:rFonts w:ascii="Fb Fontext" w:hAnsi="Fb Fontext" w:hint="cs"/>
          <w:rtl/>
        </w:rPr>
        <w:t>יישוב</w:t>
      </w:r>
      <w:r w:rsidRPr="00C35A2C">
        <w:rPr>
          <w:rFonts w:ascii="Fb Fontext" w:hAnsi="Fb Fontext"/>
          <w:rtl/>
        </w:rPr>
        <w:t xml:space="preserve">, </w:t>
      </w:r>
      <w:r w:rsidRPr="00C35A2C">
        <w:rPr>
          <w:rFonts w:ascii="Fb Fontext" w:hAnsi="Fb Fontext" w:hint="cs"/>
          <w:rtl/>
        </w:rPr>
        <w:t>בבאין</w:t>
      </w:r>
      <w:r w:rsidRPr="00C35A2C">
        <w:rPr>
          <w:rFonts w:ascii="Fb Fontext" w:hAnsi="Fb Fontext"/>
          <w:rtl/>
        </w:rPr>
        <w:t xml:space="preserve"> </w:t>
      </w:r>
      <w:r w:rsidRPr="00C35A2C">
        <w:rPr>
          <w:rFonts w:ascii="Fb Fontext" w:hAnsi="Fb Fontext" w:hint="cs"/>
          <w:rtl/>
        </w:rPr>
        <w:t>חוץ</w:t>
      </w:r>
      <w:r w:rsidRPr="00C35A2C">
        <w:rPr>
          <w:rFonts w:ascii="Fb Fontext" w:hAnsi="Fb Fontext"/>
          <w:rtl/>
        </w:rPr>
        <w:t xml:space="preserve"> </w:t>
      </w:r>
      <w:r>
        <w:rPr>
          <w:rFonts w:ascii="Fb Fontext" w:hAnsi="Fb Fontext" w:hint="cs"/>
          <w:rtl/>
        </w:rPr>
        <w:t>לג'</w:t>
      </w:r>
      <w:r w:rsidRPr="00C35A2C">
        <w:rPr>
          <w:rFonts w:ascii="Fb Fontext" w:hAnsi="Fb Fontext"/>
          <w:rtl/>
        </w:rPr>
        <w:t xml:space="preserve"> </w:t>
      </w:r>
      <w:r w:rsidRPr="00C35A2C">
        <w:rPr>
          <w:rFonts w:ascii="Fb Fontext" w:hAnsi="Fb Fontext" w:hint="cs"/>
          <w:rtl/>
        </w:rPr>
        <w:t>לחלון</w:t>
      </w:r>
      <w:r w:rsidRPr="00C35A2C">
        <w:rPr>
          <w:rFonts w:ascii="Fb Fontext" w:hAnsi="Fb Fontext"/>
          <w:rtl/>
        </w:rPr>
        <w:t>.</w:t>
      </w:r>
      <w:r>
        <w:rPr>
          <w:rStyle w:val="aff1"/>
          <w:rFonts w:ascii="Fb Fontext" w:hAnsi="Fb Fontext"/>
          <w:rtl/>
        </w:rPr>
        <w:footnoteReference w:id="16"/>
      </w:r>
    </w:p>
    <w:p w14:paraId="0B198626" w14:textId="77777777" w:rsidR="00EC4BE0" w:rsidRPr="00A51236" w:rsidRDefault="00EC4BE0" w:rsidP="00EC4BE0">
      <w:pPr>
        <w:spacing w:after="60"/>
        <w:rPr>
          <w:rFonts w:ascii="Fb Fontext" w:hAnsi="Fb Fontext"/>
          <w:sz w:val="32"/>
          <w:rtl/>
        </w:rPr>
      </w:pPr>
      <w:r w:rsidRPr="00C35A2C">
        <w:rPr>
          <w:rStyle w:val="afff8"/>
          <w:rtl/>
        </w:rPr>
        <w:t>מטלוניות</w:t>
      </w:r>
      <w:r w:rsidRPr="00C35A2C">
        <w:rPr>
          <w:rFonts w:ascii="Fb Fontext" w:hAnsi="Fb Fontext"/>
          <w:sz w:val="32"/>
          <w:rtl/>
        </w:rPr>
        <w:t xml:space="preserve"> בעבים ואינם ראויים לטלאי ולא לאומן שהם מסרטים והיינו כעין ריסקא</w:t>
      </w:r>
      <w:r>
        <w:rPr>
          <w:rFonts w:ascii="Fb Fontext" w:hAnsi="Fb Fontext" w:hint="cs"/>
          <w:sz w:val="32"/>
          <w:rtl/>
        </w:rPr>
        <w:t xml:space="preserve"> </w:t>
      </w:r>
      <w:r w:rsidRPr="00A51236">
        <w:rPr>
          <w:rStyle w:val="afffff0"/>
          <w:rFonts w:hint="cs"/>
          <w:rtl/>
        </w:rPr>
        <w:t>[דאל</w:t>
      </w:r>
      <w:r w:rsidRPr="00A51236">
        <w:rPr>
          <w:rStyle w:val="afffff0"/>
          <w:rtl/>
        </w:rPr>
        <w:t>"</w:t>
      </w:r>
      <w:r w:rsidRPr="00A51236">
        <w:rPr>
          <w:rStyle w:val="afffff0"/>
          <w:rFonts w:hint="cs"/>
          <w:rtl/>
        </w:rPr>
        <w:t>ה אפי' ד' על ד']</w:t>
      </w:r>
      <w:r>
        <w:rPr>
          <w:rStyle w:val="aff1"/>
          <w:rFonts w:ascii="Fb Fontext" w:hAnsi="Fb Fontext"/>
          <w:sz w:val="14"/>
          <w:szCs w:val="13"/>
          <w:rtl/>
        </w:rPr>
        <w:footnoteReference w:id="17"/>
      </w:r>
    </w:p>
    <w:p w14:paraId="6D3C13E1" w14:textId="77777777" w:rsidR="00EC4BE0" w:rsidRPr="00C35A2C" w:rsidRDefault="00EC4BE0" w:rsidP="00EC4BE0">
      <w:pPr>
        <w:rPr>
          <w:rFonts w:ascii="Fb Fontext" w:hAnsi="Fb Fontext"/>
          <w:rtl/>
        </w:rPr>
      </w:pPr>
      <w:r w:rsidRPr="00C35A2C">
        <w:rPr>
          <w:rStyle w:val="afff8"/>
          <w:rtl/>
        </w:rPr>
        <w:t>דהאבר</w:t>
      </w:r>
      <w:r w:rsidRPr="00C35A2C">
        <w:rPr>
          <w:rFonts w:ascii="Fb Fontext" w:hAnsi="Fb Fontext"/>
          <w:sz w:val="32"/>
          <w:rtl/>
        </w:rPr>
        <w:t xml:space="preserve"> והבשר המדולדלין בבהמה ובחיה</w:t>
      </w:r>
    </w:p>
    <w:p w14:paraId="34D381CB" w14:textId="77777777" w:rsidR="00EC4BE0" w:rsidRDefault="00EC4BE0" w:rsidP="00EC4BE0">
      <w:pPr>
        <w:pStyle w:val="36"/>
        <w:framePr w:wrap="notBeside"/>
        <w:rPr>
          <w:rtl/>
        </w:rPr>
      </w:pPr>
      <w:r w:rsidRPr="00065E76">
        <w:rPr>
          <w:rtl/>
        </w:rPr>
        <w:t xml:space="preserve">- </w:t>
      </w:r>
    </w:p>
    <w:p w14:paraId="312727AE" w14:textId="77777777" w:rsidR="00EC4BE0" w:rsidRPr="003E475E" w:rsidRDefault="00EC4BE0" w:rsidP="00EC4BE0">
      <w:pPr>
        <w:spacing w:after="60"/>
        <w:rPr>
          <w:rtl/>
        </w:rPr>
      </w:pPr>
      <w:r w:rsidRPr="003E475E">
        <w:rPr>
          <w:rFonts w:hint="cs"/>
          <w:rtl/>
        </w:rPr>
        <w:t>קשורה</w:t>
      </w:r>
      <w:r w:rsidRPr="003E475E">
        <w:rPr>
          <w:rtl/>
        </w:rPr>
        <w:t xml:space="preserve">. </w:t>
      </w:r>
      <w:r w:rsidRPr="003E475E">
        <w:rPr>
          <w:rFonts w:hint="cs"/>
          <w:rtl/>
        </w:rPr>
        <w:t>בטמאה</w:t>
      </w:r>
      <w:r w:rsidRPr="003E475E">
        <w:rPr>
          <w:rtl/>
        </w:rPr>
        <w:t xml:space="preserve">. </w:t>
      </w:r>
      <w:r w:rsidRPr="003E475E">
        <w:rPr>
          <w:rFonts w:hint="cs"/>
          <w:rtl/>
        </w:rPr>
        <w:t>בכחושה</w:t>
      </w:r>
      <w:r w:rsidRPr="003E475E">
        <w:rPr>
          <w:rtl/>
        </w:rPr>
        <w:t xml:space="preserve">. </w:t>
      </w:r>
      <w:r w:rsidRPr="003E475E">
        <w:rPr>
          <w:rFonts w:hint="cs"/>
          <w:rtl/>
        </w:rPr>
        <w:t>ולא יבוא לזורקה לכלבים מפני צעב</w:t>
      </w:r>
      <w:r w:rsidRPr="003E475E">
        <w:rPr>
          <w:rtl/>
        </w:rPr>
        <w:t>"</w:t>
      </w:r>
      <w:r w:rsidRPr="003E475E">
        <w:rPr>
          <w:rFonts w:hint="cs"/>
          <w:rtl/>
        </w:rPr>
        <w:t>ח</w:t>
      </w:r>
      <w:r w:rsidRPr="003E475E">
        <w:rPr>
          <w:rStyle w:val="aff1"/>
          <w:rtl/>
        </w:rPr>
        <w:footnoteReference w:id="18"/>
      </w:r>
    </w:p>
    <w:p w14:paraId="462A1D5F" w14:textId="44046CF8" w:rsidR="00EC4BE0" w:rsidRPr="00A51236" w:rsidRDefault="00EC4BE0" w:rsidP="00EC4BE0">
      <w:pPr>
        <w:spacing w:after="60"/>
        <w:rPr>
          <w:rFonts w:ascii="Fb Fontext" w:hAnsi="Fb Fontext"/>
          <w:sz w:val="28"/>
          <w:szCs w:val="16"/>
          <w:rtl/>
        </w:rPr>
      </w:pPr>
      <w:r w:rsidRPr="00C35A2C">
        <w:rPr>
          <w:rStyle w:val="afff8"/>
          <w:rtl/>
        </w:rPr>
        <w:t>ועוף ששכן בחלון</w:t>
      </w:r>
      <w:r w:rsidRPr="00C35A2C">
        <w:rPr>
          <w:rFonts w:ascii="Fb Fontext" w:hAnsi="Fb Fontext"/>
          <w:rtl/>
        </w:rPr>
        <w:t xml:space="preserve"> בקשור ובטמא. ובכעין </w:t>
      </w:r>
      <w:r w:rsidR="00CA3BEE">
        <w:rPr>
          <w:rFonts w:ascii="Fb Fontext" w:hAnsi="Fb Fontext" w:hint="cs"/>
          <w:rtl/>
        </w:rPr>
        <w:t>כחוש מאוד ומסרט</w:t>
      </w:r>
      <w:r w:rsidRPr="00C35A2C">
        <w:rPr>
          <w:rFonts w:ascii="Fb Fontext" w:hAnsi="Fb Fontext"/>
          <w:rtl/>
        </w:rPr>
        <w:t>,</w:t>
      </w:r>
      <w:r>
        <w:rPr>
          <w:rStyle w:val="aff1"/>
          <w:rFonts w:ascii="Fb Fontext" w:hAnsi="Fb Fontext"/>
          <w:sz w:val="28"/>
          <w:szCs w:val="16"/>
          <w:rtl/>
        </w:rPr>
        <w:footnoteReference w:id="19"/>
      </w:r>
    </w:p>
    <w:p w14:paraId="58B59336" w14:textId="25332005" w:rsidR="00EC4BE0" w:rsidRPr="00D720EE" w:rsidRDefault="00EC4BE0" w:rsidP="00EC4BE0">
      <w:pPr>
        <w:spacing w:after="60"/>
        <w:rPr>
          <w:rStyle w:val="afffff0"/>
          <w:rtl/>
        </w:rPr>
      </w:pPr>
      <w:r w:rsidRPr="00C35A2C">
        <w:rPr>
          <w:rStyle w:val="afff8"/>
          <w:rtl/>
        </w:rPr>
        <w:lastRenderedPageBreak/>
        <w:t>ו</w:t>
      </w:r>
      <w:r w:rsidR="00CA3BEE">
        <w:rPr>
          <w:rStyle w:val="afff8"/>
          <w:rFonts w:hint="cs"/>
          <w:rtl/>
        </w:rPr>
        <w:t>גוי</w:t>
      </w:r>
      <w:r w:rsidRPr="00C35A2C">
        <w:rPr>
          <w:rStyle w:val="afff8"/>
          <w:rtl/>
        </w:rPr>
        <w:t xml:space="preserve"> שישב בחלון</w:t>
      </w:r>
      <w:r>
        <w:rPr>
          <w:rFonts w:ascii="Fb Fontext" w:hAnsi="Fb Fontext" w:hint="cs"/>
          <w:rtl/>
        </w:rPr>
        <w:t xml:space="preserve"> </w:t>
      </w:r>
      <w:r w:rsidRPr="00065E76">
        <w:rPr>
          <w:rtl/>
        </w:rPr>
        <w:t>-</w:t>
      </w:r>
      <w:r>
        <w:rPr>
          <w:rFonts w:hint="cs"/>
          <w:rtl/>
        </w:rPr>
        <w:t xml:space="preserve">  </w:t>
      </w:r>
      <w:r w:rsidRPr="00065E76">
        <w:rPr>
          <w:rFonts w:hint="cs"/>
          <w:rtl/>
        </w:rPr>
        <w:t>כפות ובחבושי</w:t>
      </w:r>
      <w:r w:rsidRPr="00065E76">
        <w:rPr>
          <w:rtl/>
        </w:rPr>
        <w:t xml:space="preserve"> </w:t>
      </w:r>
      <w:r w:rsidRPr="00065E76">
        <w:rPr>
          <w:rFonts w:hint="cs"/>
          <w:rtl/>
        </w:rPr>
        <w:t>מלכות</w:t>
      </w:r>
      <w:r w:rsidRPr="00065E76">
        <w:rPr>
          <w:rtl/>
        </w:rPr>
        <w:t>.</w:t>
      </w:r>
      <w:r>
        <w:rPr>
          <w:rStyle w:val="aff1"/>
          <w:rtl/>
        </w:rPr>
        <w:footnoteReference w:id="20"/>
      </w:r>
      <w:r w:rsidRPr="00065E76">
        <w:rPr>
          <w:rFonts w:hint="cs"/>
          <w:rtl/>
        </w:rPr>
        <w:t xml:space="preserve"> </w:t>
      </w:r>
    </w:p>
    <w:p w14:paraId="48DD6651" w14:textId="77777777" w:rsidR="00EC4BE0" w:rsidRPr="00A51236" w:rsidRDefault="00EC4BE0" w:rsidP="00EC4BE0">
      <w:pPr>
        <w:spacing w:after="60"/>
        <w:rPr>
          <w:rFonts w:ascii="Fb Fontext" w:hAnsi="Fb Fontext"/>
          <w:sz w:val="28"/>
          <w:szCs w:val="16"/>
          <w:rtl/>
        </w:rPr>
      </w:pPr>
      <w:r w:rsidRPr="00C35A2C">
        <w:rPr>
          <w:rStyle w:val="afff8"/>
          <w:rtl/>
        </w:rPr>
        <w:t>בן ח</w:t>
      </w:r>
      <w:r w:rsidRPr="00F10693">
        <w:rPr>
          <w:rtl/>
        </w:rPr>
        <w:t xml:space="preserve">' </w:t>
      </w:r>
      <w:r w:rsidRPr="00C35A2C">
        <w:rPr>
          <w:rStyle w:val="afff8"/>
          <w:rtl/>
        </w:rPr>
        <w:t>המונח בחלון</w:t>
      </w:r>
      <w:r w:rsidRPr="00C35A2C">
        <w:rPr>
          <w:rFonts w:ascii="Fb Fontext" w:hAnsi="Fb Fontext"/>
          <w:sz w:val="32"/>
          <w:rtl/>
        </w:rPr>
        <w:t xml:space="preserve"> כאבן ואסור לטלטלו בשבת אבל אמו שוחה עליו ומניקתו מפני הסכנה</w:t>
      </w:r>
      <w:r>
        <w:rPr>
          <w:rStyle w:val="aff1"/>
          <w:rFonts w:ascii="Fb Fontext" w:hAnsi="Fb Fontext"/>
          <w:sz w:val="28"/>
          <w:szCs w:val="16"/>
          <w:rtl/>
        </w:rPr>
        <w:footnoteReference w:id="21"/>
      </w:r>
    </w:p>
    <w:p w14:paraId="70AB1A3F" w14:textId="205CE4C6" w:rsidR="00EC4BE0" w:rsidRPr="00C35A2C" w:rsidRDefault="00EC4BE0" w:rsidP="00EC4BE0">
      <w:pPr>
        <w:spacing w:after="60"/>
        <w:rPr>
          <w:rFonts w:ascii="Fb Fontext" w:hAnsi="Fb Fontext"/>
          <w:sz w:val="32"/>
          <w:rtl/>
        </w:rPr>
      </w:pPr>
      <w:r w:rsidRPr="00C35A2C">
        <w:rPr>
          <w:rStyle w:val="afff8"/>
          <w:rtl/>
        </w:rPr>
        <w:t>מלח</w:t>
      </w:r>
      <w:r w:rsidRPr="00C35A2C">
        <w:rPr>
          <w:rFonts w:ascii="Fb Fontext" w:hAnsi="Fb Fontext"/>
          <w:sz w:val="32"/>
          <w:rtl/>
        </w:rPr>
        <w:t xml:space="preserve"> - </w:t>
      </w:r>
      <w:r w:rsidRPr="00C35A2C">
        <w:rPr>
          <w:rFonts w:ascii="Fb Fontext" w:hAnsi="Fb Fontext"/>
          <w:rtl/>
        </w:rPr>
        <w:t>במרירתא ו</w:t>
      </w:r>
      <w:r>
        <w:rPr>
          <w:rFonts w:ascii="Fb Fontext" w:hAnsi="Fb Fontext" w:hint="cs"/>
          <w:rtl/>
        </w:rPr>
        <w:t xml:space="preserve">יש בה </w:t>
      </w:r>
      <w:r w:rsidRPr="00C35A2C">
        <w:rPr>
          <w:rFonts w:ascii="Fb Fontext" w:hAnsi="Fb Fontext"/>
          <w:rtl/>
        </w:rPr>
        <w:t xml:space="preserve">קוצי. ולא יכול ליטלם </w:t>
      </w:r>
      <w:r w:rsidR="00CA3BEE">
        <w:rPr>
          <w:rFonts w:ascii="Fb Fontext" w:hAnsi="Fb Fontext" w:hint="cs"/>
          <w:rtl/>
        </w:rPr>
        <w:t>- ש</w:t>
      </w:r>
      <w:r w:rsidRPr="00C35A2C">
        <w:rPr>
          <w:rFonts w:ascii="Fb Fontext" w:hAnsi="Fb Fontext"/>
          <w:rtl/>
        </w:rPr>
        <w:t>נמצא על חרס דאין בו שיעור של ליתן בין פצים לחבירו</w:t>
      </w:r>
    </w:p>
    <w:p w14:paraId="6F1AE782" w14:textId="7AE91945" w:rsidR="00EC4BE0" w:rsidRDefault="00EC4BE0" w:rsidP="00EC4BE0">
      <w:pPr>
        <w:spacing w:after="60"/>
        <w:rPr>
          <w:rFonts w:ascii="Fb Fontext" w:hAnsi="Fb Fontext"/>
          <w:sz w:val="32"/>
          <w:rtl/>
        </w:rPr>
      </w:pPr>
      <w:r w:rsidRPr="00C35A2C">
        <w:rPr>
          <w:rStyle w:val="afff8"/>
          <w:rtl/>
        </w:rPr>
        <w:t>כלי חרס</w:t>
      </w:r>
      <w:r w:rsidRPr="00C35A2C">
        <w:rPr>
          <w:rFonts w:ascii="Fb Fontext" w:hAnsi="Fb Fontext"/>
          <w:sz w:val="32"/>
          <w:rtl/>
        </w:rPr>
        <w:t xml:space="preserve"> - דמיטנף. ולא חזי ל</w:t>
      </w:r>
      <w:r w:rsidR="00CA3BEE">
        <w:rPr>
          <w:rFonts w:ascii="Fb Fontext" w:hAnsi="Fb Fontext" w:hint="cs"/>
          <w:sz w:val="32"/>
          <w:rtl/>
        </w:rPr>
        <w:t>מקיז דם</w:t>
      </w:r>
      <w:r w:rsidRPr="00C35A2C">
        <w:rPr>
          <w:rFonts w:ascii="Fb Fontext" w:hAnsi="Fb Fontext"/>
          <w:sz w:val="32"/>
          <w:rtl/>
        </w:rPr>
        <w:t xml:space="preserve"> </w:t>
      </w:r>
      <w:r w:rsidR="00CA3BEE">
        <w:rPr>
          <w:rFonts w:ascii="Fb Fontext" w:hAnsi="Fb Fontext" w:hint="cs"/>
          <w:sz w:val="32"/>
          <w:rtl/>
        </w:rPr>
        <w:t>-</w:t>
      </w:r>
      <w:r w:rsidRPr="00C35A2C">
        <w:rPr>
          <w:rFonts w:ascii="Fb Fontext" w:hAnsi="Fb Fontext"/>
          <w:sz w:val="32"/>
          <w:rtl/>
        </w:rPr>
        <w:t>דמנקב.</w:t>
      </w:r>
    </w:p>
    <w:p w14:paraId="7630538B" w14:textId="77777777" w:rsidR="00EC4BE0" w:rsidRDefault="00EC4BE0" w:rsidP="00EC4BE0">
      <w:pPr>
        <w:rPr>
          <w:rFonts w:ascii="Fb Fontext" w:hAnsi="Fb Fontext"/>
          <w:sz w:val="32"/>
          <w:rtl/>
        </w:rPr>
      </w:pPr>
      <w:r w:rsidRPr="00C35A2C">
        <w:rPr>
          <w:rStyle w:val="afff8"/>
          <w:rtl/>
        </w:rPr>
        <w:t xml:space="preserve">ספר תורה </w:t>
      </w:r>
      <w:r w:rsidRPr="00C35A2C">
        <w:rPr>
          <w:rFonts w:ascii="Fb Fontext" w:hAnsi="Fb Fontext"/>
          <w:sz w:val="32"/>
          <w:rtl/>
        </w:rPr>
        <w:t>בבלוי. דשם תהא גניזתה.</w:t>
      </w:r>
    </w:p>
    <w:p w14:paraId="26E58DEF" w14:textId="16DF0651" w:rsidR="00CA3BEE" w:rsidRDefault="00CA3BEE" w:rsidP="00CA3BEE">
      <w:pPr>
        <w:pStyle w:val="affe"/>
        <w:framePr w:wrap="around"/>
        <w:rPr>
          <w:rtl/>
        </w:rPr>
      </w:pPr>
      <w:r>
        <w:rPr>
          <w:rFonts w:hint="cs"/>
          <w:rtl/>
        </w:rPr>
        <w:t>יט:</w:t>
      </w:r>
    </w:p>
    <w:p w14:paraId="3701FC4C" w14:textId="709C1683" w:rsidR="00EC4BE0" w:rsidRPr="001B450D" w:rsidRDefault="00330D94" w:rsidP="00330D94">
      <w:pPr>
        <w:pStyle w:val="affff9"/>
        <w:rPr>
          <w:rtl/>
        </w:rPr>
      </w:pPr>
      <w:r>
        <w:rPr>
          <w:rFonts w:hint="cs"/>
          <w:rtl/>
        </w:rPr>
        <w:t>ממה עושין מחיצה</w:t>
      </w:r>
    </w:p>
    <w:p w14:paraId="6238D2BD" w14:textId="77777777" w:rsidR="00EC4BE0" w:rsidRDefault="00EC4BE0" w:rsidP="00EC4BE0">
      <w:pPr>
        <w:pStyle w:val="36"/>
        <w:framePr w:wrap="notBeside"/>
        <w:rPr>
          <w:rtl/>
        </w:rPr>
      </w:pPr>
      <w:r w:rsidRPr="00C35A2C">
        <w:rPr>
          <w:rFonts w:hint="cs"/>
          <w:rtl/>
        </w:rPr>
        <w:t>רב</w:t>
      </w:r>
      <w:r w:rsidRPr="00C35A2C">
        <w:rPr>
          <w:rtl/>
        </w:rPr>
        <w:t xml:space="preserve">: </w:t>
      </w:r>
    </w:p>
    <w:p w14:paraId="38F9826A" w14:textId="40E95BB9" w:rsidR="00EC4BE0" w:rsidRPr="00A51236" w:rsidRDefault="00CA3BEE" w:rsidP="00EC4BE0">
      <w:pPr>
        <w:rPr>
          <w:rStyle w:val="afffff0"/>
          <w:rtl/>
        </w:rPr>
      </w:pPr>
      <w:r>
        <w:rPr>
          <w:rFonts w:ascii="Fb Fontext" w:hAnsi="Fb Fontext" w:hint="cs"/>
          <w:sz w:val="32"/>
          <w:rtl/>
        </w:rPr>
        <w:t>ב</w:t>
      </w:r>
      <w:r w:rsidR="00EC4BE0" w:rsidRPr="00C35A2C">
        <w:rPr>
          <w:rFonts w:ascii="Fb Fontext" w:hAnsi="Fb Fontext" w:hint="cs"/>
          <w:sz w:val="32"/>
          <w:rtl/>
        </w:rPr>
        <w:t>כל</w:t>
      </w:r>
      <w:r w:rsidR="00EC4BE0" w:rsidRPr="00C35A2C">
        <w:rPr>
          <w:rFonts w:ascii="Fb Fontext" w:hAnsi="Fb Fontext"/>
          <w:sz w:val="32"/>
          <w:rtl/>
        </w:rPr>
        <w:t xml:space="preserve"> </w:t>
      </w:r>
      <w:r w:rsidR="00EC4BE0" w:rsidRPr="00C35A2C">
        <w:rPr>
          <w:rFonts w:ascii="Fb Fontext" w:hAnsi="Fb Fontext" w:hint="cs"/>
          <w:sz w:val="32"/>
          <w:rtl/>
        </w:rPr>
        <w:t>עושין</w:t>
      </w:r>
      <w:r w:rsidR="00EC4BE0" w:rsidRPr="00C35A2C">
        <w:rPr>
          <w:rFonts w:ascii="Fb Fontext" w:hAnsi="Fb Fontext"/>
          <w:sz w:val="32"/>
          <w:rtl/>
        </w:rPr>
        <w:t xml:space="preserve"> </w:t>
      </w:r>
      <w:r w:rsidR="00EC4BE0" w:rsidRPr="00C35A2C">
        <w:rPr>
          <w:rFonts w:ascii="Fb Fontext" w:hAnsi="Fb Fontext" w:hint="cs"/>
          <w:sz w:val="32"/>
          <w:rtl/>
        </w:rPr>
        <w:t>מחיצה</w:t>
      </w:r>
      <w:r w:rsidR="00EC4BE0" w:rsidRPr="00C35A2C">
        <w:rPr>
          <w:rFonts w:ascii="Fb Fontext" w:hAnsi="Fb Fontext"/>
          <w:sz w:val="32"/>
          <w:rtl/>
        </w:rPr>
        <w:t xml:space="preserve">, </w:t>
      </w:r>
      <w:r w:rsidR="00EC4BE0" w:rsidRPr="00C35A2C">
        <w:rPr>
          <w:rFonts w:ascii="Fb Fontext" w:hAnsi="Fb Fontext" w:hint="cs"/>
          <w:sz w:val="32"/>
          <w:rtl/>
        </w:rPr>
        <w:t>חוץ</w:t>
      </w:r>
      <w:r w:rsidR="00EC4BE0" w:rsidRPr="00C35A2C">
        <w:rPr>
          <w:rFonts w:ascii="Fb Fontext" w:hAnsi="Fb Fontext"/>
          <w:sz w:val="32"/>
          <w:rtl/>
        </w:rPr>
        <w:t xml:space="preserve"> </w:t>
      </w:r>
      <w:r w:rsidR="00EC4BE0" w:rsidRPr="00C35A2C">
        <w:rPr>
          <w:rFonts w:ascii="Fb Fontext" w:hAnsi="Fb Fontext" w:hint="cs"/>
          <w:sz w:val="32"/>
          <w:rtl/>
        </w:rPr>
        <w:t>ממלח</w:t>
      </w:r>
      <w:r w:rsidR="00EC4BE0" w:rsidRPr="00C35A2C">
        <w:rPr>
          <w:rFonts w:ascii="Fb Fontext" w:hAnsi="Fb Fontext"/>
          <w:sz w:val="32"/>
          <w:rtl/>
        </w:rPr>
        <w:t xml:space="preserve"> </w:t>
      </w:r>
      <w:r w:rsidR="00EC4BE0" w:rsidRPr="00C35A2C">
        <w:rPr>
          <w:rFonts w:ascii="Fb Fontext" w:hAnsi="Fb Fontext" w:hint="cs"/>
          <w:sz w:val="32"/>
          <w:rtl/>
        </w:rPr>
        <w:t xml:space="preserve">ורבב </w:t>
      </w:r>
      <w:r w:rsidR="00EC4BE0" w:rsidRPr="00A51236">
        <w:rPr>
          <w:rStyle w:val="afffff0"/>
          <w:rFonts w:hint="cs"/>
          <w:rtl/>
        </w:rPr>
        <w:t>[באיסתרוקנית ובשאין קורה]</w:t>
      </w:r>
    </w:p>
    <w:p w14:paraId="570CE99C" w14:textId="77777777" w:rsidR="00EC4BE0" w:rsidRDefault="00EC4BE0" w:rsidP="00EC4BE0">
      <w:pPr>
        <w:pStyle w:val="36"/>
        <w:framePr w:wrap="notBeside"/>
        <w:rPr>
          <w:rtl/>
        </w:rPr>
      </w:pPr>
      <w:r w:rsidRPr="00C35A2C">
        <w:rPr>
          <w:rFonts w:hint="cs"/>
          <w:rtl/>
        </w:rPr>
        <w:t>ולשמואל:</w:t>
      </w:r>
    </w:p>
    <w:p w14:paraId="256ADBFE" w14:textId="2EBD47D2" w:rsidR="00EC4BE0" w:rsidRDefault="00EC4BE0" w:rsidP="00EC4BE0">
      <w:pPr>
        <w:rPr>
          <w:rFonts w:ascii="Fb Fontext" w:hAnsi="Fb Fontext"/>
          <w:rtl/>
        </w:rPr>
      </w:pPr>
      <w:r w:rsidRPr="00C35A2C">
        <w:rPr>
          <w:rFonts w:ascii="Fb Fontext" w:hAnsi="Fb Fontext" w:hint="cs"/>
          <w:rtl/>
        </w:rPr>
        <w:t>אפילו</w:t>
      </w:r>
      <w:r w:rsidRPr="00C35A2C">
        <w:rPr>
          <w:rFonts w:ascii="Fb Fontext" w:hAnsi="Fb Fontext"/>
          <w:rtl/>
        </w:rPr>
        <w:t xml:space="preserve"> </w:t>
      </w:r>
      <w:r w:rsidRPr="00C35A2C">
        <w:rPr>
          <w:rFonts w:ascii="Fb Fontext" w:hAnsi="Fb Fontext" w:hint="cs"/>
          <w:rtl/>
        </w:rPr>
        <w:t>מלח</w:t>
      </w:r>
      <w:r w:rsidRPr="00C35A2C">
        <w:rPr>
          <w:rFonts w:ascii="Fb Fontext" w:hAnsi="Fb Fontext"/>
          <w:rtl/>
        </w:rPr>
        <w:t>.</w:t>
      </w:r>
      <w:r w:rsidRPr="00C35A2C">
        <w:rPr>
          <w:rFonts w:ascii="Fb Fontext" w:hAnsi="Fb Fontext" w:hint="cs"/>
          <w:rtl/>
        </w:rPr>
        <w:t xml:space="preserve"> היינו בסדומית</w:t>
      </w:r>
      <w:r w:rsidR="00CA3BEE">
        <w:rPr>
          <w:rFonts w:ascii="Fb Fontext" w:hAnsi="Fb Fontext" w:hint="cs"/>
          <w:rtl/>
        </w:rPr>
        <w:t xml:space="preserve"> עב.</w:t>
      </w:r>
    </w:p>
    <w:p w14:paraId="0F865C58" w14:textId="77777777" w:rsidR="00EC4BE0" w:rsidRDefault="00EC4BE0" w:rsidP="00EC4BE0">
      <w:pPr>
        <w:pStyle w:val="36"/>
        <w:framePr w:wrap="notBeside"/>
        <w:rPr>
          <w:rtl/>
        </w:rPr>
      </w:pPr>
      <w:r w:rsidRPr="00C35A2C">
        <w:rPr>
          <w:rtl/>
        </w:rPr>
        <w:t xml:space="preserve">והך </w:t>
      </w:r>
    </w:p>
    <w:p w14:paraId="309150DF" w14:textId="09FDAAD1" w:rsidR="00EC4BE0" w:rsidRPr="00C35A2C" w:rsidRDefault="00EC4BE0" w:rsidP="00EC4BE0">
      <w:pPr>
        <w:rPr>
          <w:rFonts w:ascii="Fb Fontext" w:hAnsi="Fb Fontext"/>
          <w:rtl/>
        </w:rPr>
      </w:pPr>
      <w:r w:rsidRPr="00C35A2C">
        <w:rPr>
          <w:rFonts w:ascii="Fb Fontext" w:hAnsi="Fb Fontext"/>
          <w:rtl/>
        </w:rPr>
        <w:t>עושה אדם ב</w:t>
      </w:r>
      <w:r w:rsidRPr="00F10693">
        <w:rPr>
          <w:rtl/>
        </w:rPr>
        <w:t xml:space="preserve">' </w:t>
      </w:r>
      <w:r w:rsidRPr="00C35A2C">
        <w:rPr>
          <w:rFonts w:ascii="Fb Fontext" w:hAnsi="Fb Fontext"/>
          <w:rtl/>
        </w:rPr>
        <w:t>צבורי מלח ומניח עליהם קורה שמעמדת המלח אפי</w:t>
      </w:r>
      <w:r w:rsidRPr="00F10693">
        <w:rPr>
          <w:rtl/>
        </w:rPr>
        <w:t xml:space="preserve">' </w:t>
      </w:r>
      <w:r w:rsidRPr="00C35A2C">
        <w:rPr>
          <w:rFonts w:ascii="Fb Fontext" w:hAnsi="Fb Fontext"/>
          <w:rtl/>
        </w:rPr>
        <w:t>מלח איסתרוקנית</w:t>
      </w:r>
      <w:r w:rsidR="00CA3BEE">
        <w:rPr>
          <w:rFonts w:ascii="Fb Fontext" w:hAnsi="Fb Fontext" w:hint="cs"/>
          <w:rtl/>
        </w:rPr>
        <w:t xml:space="preserve"> </w:t>
      </w:r>
      <w:r w:rsidR="00CA3BEE" w:rsidRPr="00CA3BEE">
        <w:rPr>
          <w:rStyle w:val="afffff0"/>
          <w:rFonts w:hint="cs"/>
          <w:rtl/>
        </w:rPr>
        <w:t>[דק ומתפזר]</w:t>
      </w:r>
      <w:r w:rsidR="00330D94">
        <w:rPr>
          <w:rStyle w:val="aff1"/>
          <w:rFonts w:ascii="Fb Fontext" w:hAnsi="Fb Fontext"/>
          <w:rtl/>
        </w:rPr>
        <w:footnoteReference w:id="22"/>
      </w:r>
    </w:p>
    <w:p w14:paraId="572608CB" w14:textId="77777777" w:rsidR="00EC4BE0" w:rsidRPr="00801934" w:rsidRDefault="00EC4BE0" w:rsidP="00EC4BE0">
      <w:pPr>
        <w:pStyle w:val="afffb"/>
        <w:ind w:end="0"/>
        <w:rPr>
          <w:rtl/>
        </w:rPr>
      </w:pPr>
      <w:r w:rsidRPr="00801934">
        <w:rPr>
          <w:rFonts w:hint="cs"/>
          <w:rtl/>
        </w:rPr>
        <w:t>מרחיקין</w:t>
      </w:r>
      <w:r w:rsidRPr="00801934">
        <w:rPr>
          <w:rtl/>
        </w:rPr>
        <w:t xml:space="preserve"> </w:t>
      </w:r>
      <w:r w:rsidRPr="00801934">
        <w:rPr>
          <w:rFonts w:hint="cs"/>
          <w:rtl/>
        </w:rPr>
        <w:t>את</w:t>
      </w:r>
      <w:r w:rsidRPr="00801934">
        <w:rPr>
          <w:rtl/>
        </w:rPr>
        <w:t xml:space="preserve"> </w:t>
      </w:r>
      <w:r w:rsidRPr="00801934">
        <w:rPr>
          <w:rFonts w:hint="cs"/>
          <w:rtl/>
        </w:rPr>
        <w:t>הריחים</w:t>
      </w:r>
      <w:r w:rsidRPr="00801934">
        <w:rPr>
          <w:rtl/>
        </w:rPr>
        <w:t xml:space="preserve"> </w:t>
      </w:r>
      <w:r w:rsidRPr="00801934">
        <w:rPr>
          <w:rFonts w:hint="cs"/>
          <w:rtl/>
        </w:rPr>
        <w:t>ג</w:t>
      </w:r>
      <w:r w:rsidRPr="00801934">
        <w:rPr>
          <w:rtl/>
        </w:rPr>
        <w:t xml:space="preserve">' </w:t>
      </w:r>
      <w:r w:rsidRPr="00801934">
        <w:rPr>
          <w:rFonts w:hint="cs"/>
          <w:rtl/>
        </w:rPr>
        <w:t>מן</w:t>
      </w:r>
      <w:r w:rsidRPr="00801934">
        <w:rPr>
          <w:rtl/>
        </w:rPr>
        <w:t xml:space="preserve"> </w:t>
      </w:r>
      <w:r w:rsidRPr="00801934">
        <w:rPr>
          <w:rFonts w:hint="cs"/>
          <w:rtl/>
        </w:rPr>
        <w:t>השכב</w:t>
      </w:r>
      <w:r w:rsidRPr="00801934">
        <w:rPr>
          <w:rtl/>
        </w:rPr>
        <w:t xml:space="preserve">, </w:t>
      </w:r>
      <w:r w:rsidRPr="00801934">
        <w:rPr>
          <w:rFonts w:hint="cs"/>
          <w:rtl/>
        </w:rPr>
        <w:t>שהן</w:t>
      </w:r>
      <w:r w:rsidRPr="00801934">
        <w:rPr>
          <w:rtl/>
        </w:rPr>
        <w:t xml:space="preserve"> </w:t>
      </w:r>
      <w:r w:rsidRPr="00801934">
        <w:rPr>
          <w:rFonts w:hint="cs"/>
          <w:rtl/>
        </w:rPr>
        <w:t>ארבעה</w:t>
      </w:r>
      <w:r w:rsidRPr="00801934">
        <w:rPr>
          <w:rtl/>
        </w:rPr>
        <w:t xml:space="preserve"> </w:t>
      </w:r>
      <w:r w:rsidRPr="00801934">
        <w:rPr>
          <w:rFonts w:hint="cs"/>
          <w:rtl/>
        </w:rPr>
        <w:t>וכו</w:t>
      </w:r>
      <w:r w:rsidRPr="00801934">
        <w:rPr>
          <w:rtl/>
        </w:rPr>
        <w:t>'.</w:t>
      </w:r>
    </w:p>
    <w:p w14:paraId="692C274A" w14:textId="77777777" w:rsidR="00EC4BE0" w:rsidRPr="00C35A2C" w:rsidRDefault="00EC4BE0" w:rsidP="00EC4BE0">
      <w:pPr>
        <w:rPr>
          <w:rFonts w:ascii="Fb Fontext" w:hAnsi="Fb Fontext"/>
          <w:rtl/>
        </w:rPr>
      </w:pPr>
      <w:r w:rsidRPr="00C35A2C">
        <w:rPr>
          <w:rFonts w:ascii="Fb Fontext" w:hAnsi="Fb Fontext"/>
          <w:rtl/>
        </w:rPr>
        <w:t>משום ק</w:t>
      </w:r>
      <w:r>
        <w:rPr>
          <w:rFonts w:ascii="Fb Fontext" w:hAnsi="Fb Fontext" w:hint="cs"/>
          <w:rtl/>
        </w:rPr>
        <w:t>ו</w:t>
      </w:r>
      <w:r w:rsidRPr="00C35A2C">
        <w:rPr>
          <w:rFonts w:ascii="Fb Fontext" w:hAnsi="Fb Fontext"/>
          <w:rtl/>
        </w:rPr>
        <w:t xml:space="preserve">ל. </w:t>
      </w:r>
      <w:r>
        <w:rPr>
          <w:rFonts w:ascii="Fb Fontext" w:hAnsi="Fb Fontext" w:hint="cs"/>
          <w:rtl/>
        </w:rPr>
        <w:t xml:space="preserve">דאין </w:t>
      </w:r>
      <w:r w:rsidRPr="00C35A2C">
        <w:rPr>
          <w:rFonts w:ascii="Fb Fontext" w:hAnsi="Fb Fontext"/>
          <w:rtl/>
        </w:rPr>
        <w:t>משום טירייא</w:t>
      </w:r>
      <w:r>
        <w:rPr>
          <w:rFonts w:ascii="Fb Fontext" w:hAnsi="Fb Fontext" w:hint="cs"/>
          <w:rtl/>
        </w:rPr>
        <w:t>,</w:t>
      </w:r>
      <w:r w:rsidRPr="00C35A2C">
        <w:rPr>
          <w:rFonts w:ascii="Fb Fontext" w:hAnsi="Fb Fontext"/>
          <w:rtl/>
        </w:rPr>
        <w:t xml:space="preserve"> </w:t>
      </w:r>
      <w:r w:rsidRPr="00C35A2C">
        <w:rPr>
          <w:rFonts w:ascii="Fb Fontext" w:hAnsi="Fb Fontext" w:hint="cs"/>
          <w:rtl/>
        </w:rPr>
        <w:t>ובעי הרחקה</w:t>
      </w:r>
      <w:r>
        <w:rPr>
          <w:rStyle w:val="aff1"/>
          <w:rFonts w:ascii="Fb Fontext" w:hAnsi="Fb Fontext"/>
          <w:rtl/>
        </w:rPr>
        <w:footnoteReference w:id="23"/>
      </w:r>
    </w:p>
    <w:p w14:paraId="5DEC3007" w14:textId="1FF7F35C" w:rsidR="00EC4BE0" w:rsidRPr="00801934" w:rsidRDefault="00EC4BE0" w:rsidP="00EC4BE0">
      <w:pPr>
        <w:pStyle w:val="afffb"/>
        <w:ind w:end="0"/>
        <w:rPr>
          <w:rtl/>
        </w:rPr>
      </w:pPr>
      <w:r w:rsidRPr="00801934">
        <w:rPr>
          <w:rFonts w:hint="cs"/>
          <w:rtl/>
        </w:rPr>
        <w:t>ואת</w:t>
      </w:r>
      <w:r w:rsidRPr="00801934">
        <w:rPr>
          <w:rtl/>
        </w:rPr>
        <w:t xml:space="preserve"> </w:t>
      </w:r>
      <w:r w:rsidRPr="00801934">
        <w:rPr>
          <w:rFonts w:hint="cs"/>
          <w:rtl/>
        </w:rPr>
        <w:t>התנור</w:t>
      </w:r>
      <w:r w:rsidRPr="00801934">
        <w:rPr>
          <w:rtl/>
        </w:rPr>
        <w:t xml:space="preserve"> </w:t>
      </w:r>
      <w:r w:rsidRPr="00801934">
        <w:rPr>
          <w:rFonts w:hint="cs"/>
          <w:rtl/>
        </w:rPr>
        <w:t>שלשה</w:t>
      </w:r>
      <w:r w:rsidRPr="00801934">
        <w:rPr>
          <w:rtl/>
        </w:rPr>
        <w:t xml:space="preserve"> </w:t>
      </w:r>
      <w:r w:rsidRPr="00801934">
        <w:rPr>
          <w:rFonts w:hint="cs"/>
          <w:rtl/>
        </w:rPr>
        <w:t>מן</w:t>
      </w:r>
      <w:r w:rsidRPr="00801934">
        <w:rPr>
          <w:rtl/>
        </w:rPr>
        <w:t xml:space="preserve"> </w:t>
      </w:r>
      <w:r w:rsidRPr="00801934">
        <w:rPr>
          <w:rFonts w:hint="cs"/>
          <w:rtl/>
        </w:rPr>
        <w:t>הכליא</w:t>
      </w:r>
      <w:r w:rsidR="00330D94">
        <w:rPr>
          <w:rFonts w:hint="cs"/>
          <w:rtl/>
        </w:rPr>
        <w:t>,</w:t>
      </w:r>
      <w:r w:rsidRPr="00801934">
        <w:rPr>
          <w:rtl/>
        </w:rPr>
        <w:t xml:space="preserve"> </w:t>
      </w:r>
      <w:r w:rsidRPr="00801934">
        <w:rPr>
          <w:rFonts w:hint="cs"/>
          <w:rtl/>
        </w:rPr>
        <w:t>שהן</w:t>
      </w:r>
      <w:r w:rsidRPr="00801934">
        <w:rPr>
          <w:rtl/>
        </w:rPr>
        <w:t xml:space="preserve"> </w:t>
      </w:r>
      <w:r w:rsidRPr="00801934">
        <w:rPr>
          <w:rFonts w:hint="cs"/>
          <w:rtl/>
        </w:rPr>
        <w:t>ארבעה</w:t>
      </w:r>
      <w:r w:rsidRPr="00801934">
        <w:rPr>
          <w:rtl/>
        </w:rPr>
        <w:t xml:space="preserve"> </w:t>
      </w:r>
      <w:r w:rsidRPr="00801934">
        <w:rPr>
          <w:rFonts w:hint="cs"/>
          <w:rtl/>
        </w:rPr>
        <w:t>מן</w:t>
      </w:r>
      <w:r w:rsidRPr="00801934">
        <w:rPr>
          <w:rtl/>
        </w:rPr>
        <w:t xml:space="preserve"> </w:t>
      </w:r>
      <w:r w:rsidRPr="00801934">
        <w:rPr>
          <w:rFonts w:hint="cs"/>
          <w:rtl/>
        </w:rPr>
        <w:t>השפה</w:t>
      </w:r>
      <w:r w:rsidRPr="00801934">
        <w:rPr>
          <w:rtl/>
        </w:rPr>
        <w:t>.</w:t>
      </w:r>
    </w:p>
    <w:p w14:paraId="48FB56D5" w14:textId="77777777" w:rsidR="00EC4BE0" w:rsidRDefault="00EC4BE0" w:rsidP="00EC4BE0">
      <w:pPr>
        <w:pStyle w:val="36"/>
        <w:framePr w:wrap="notBeside"/>
        <w:rPr>
          <w:rtl/>
        </w:rPr>
      </w:pPr>
      <w:r w:rsidRPr="00C35A2C">
        <w:rPr>
          <w:rFonts w:hint="cs"/>
          <w:rtl/>
        </w:rPr>
        <w:t>אביי</w:t>
      </w:r>
    </w:p>
    <w:p w14:paraId="6D3EFE7F" w14:textId="77777777" w:rsidR="00EC4BE0" w:rsidRPr="00C35A2C" w:rsidRDefault="00EC4BE0" w:rsidP="00EC4BE0">
      <w:pPr>
        <w:rPr>
          <w:rFonts w:ascii="Fb Fontext" w:hAnsi="Fb Fontext"/>
          <w:rtl/>
        </w:rPr>
      </w:pPr>
      <w:r w:rsidRPr="0081371E">
        <w:rPr>
          <w:rStyle w:val="afff8"/>
          <w:rFonts w:hint="cs"/>
          <w:rtl/>
        </w:rPr>
        <w:t>ש</w:t>
      </w:r>
      <w:r w:rsidRPr="0081371E">
        <w:rPr>
          <w:rStyle w:val="afff8"/>
          <w:rtl/>
        </w:rPr>
        <w:t>"</w:t>
      </w:r>
      <w:r w:rsidRPr="0081371E">
        <w:rPr>
          <w:rStyle w:val="afff8"/>
          <w:rFonts w:hint="cs"/>
          <w:rtl/>
        </w:rPr>
        <w:t>מ</w:t>
      </w:r>
      <w:r w:rsidRPr="00C35A2C">
        <w:rPr>
          <w:rFonts w:ascii="Fb Fontext" w:hAnsi="Fb Fontext" w:hint="cs"/>
          <w:rtl/>
        </w:rPr>
        <w:t xml:space="preserve"> כליא</w:t>
      </w:r>
      <w:r w:rsidRPr="00C35A2C">
        <w:rPr>
          <w:rFonts w:ascii="Fb Fontext" w:hAnsi="Fb Fontext"/>
          <w:rtl/>
        </w:rPr>
        <w:t xml:space="preserve"> </w:t>
      </w:r>
      <w:r w:rsidRPr="00C35A2C">
        <w:rPr>
          <w:rFonts w:ascii="Fb Fontext" w:hAnsi="Fb Fontext" w:hint="cs"/>
          <w:rtl/>
        </w:rPr>
        <w:t>דתנור</w:t>
      </w:r>
      <w:r w:rsidRPr="00C35A2C">
        <w:rPr>
          <w:rFonts w:ascii="Fb Fontext" w:hAnsi="Fb Fontext"/>
          <w:rtl/>
        </w:rPr>
        <w:t xml:space="preserve"> </w:t>
      </w:r>
      <w:r w:rsidRPr="00C35A2C">
        <w:rPr>
          <w:rFonts w:ascii="Fb Fontext" w:hAnsi="Fb Fontext" w:hint="cs"/>
          <w:rtl/>
        </w:rPr>
        <w:t>טפח</w:t>
      </w:r>
      <w:r w:rsidRPr="00C35A2C">
        <w:rPr>
          <w:rFonts w:ascii="Fb Fontext" w:hAnsi="Fb Fontext"/>
          <w:rtl/>
        </w:rPr>
        <w:t xml:space="preserve">. </w:t>
      </w:r>
      <w:r w:rsidRPr="00330D94">
        <w:rPr>
          <w:rStyle w:val="affffe"/>
          <w:rFonts w:hint="cs"/>
          <w:rtl/>
        </w:rPr>
        <w:t>נפק</w:t>
      </w:r>
      <w:r w:rsidRPr="00330D94">
        <w:rPr>
          <w:rStyle w:val="affffe"/>
          <w:rtl/>
        </w:rPr>
        <w:t>"</w:t>
      </w:r>
      <w:r w:rsidRPr="00330D94">
        <w:rPr>
          <w:rStyle w:val="affffe"/>
          <w:rFonts w:hint="cs"/>
          <w:rtl/>
        </w:rPr>
        <w:t>מ</w:t>
      </w:r>
      <w:r w:rsidRPr="00C35A2C">
        <w:rPr>
          <w:rFonts w:ascii="Fb Fontext" w:hAnsi="Fb Fontext" w:hint="cs"/>
          <w:rtl/>
        </w:rPr>
        <w:t xml:space="preserve"> למקח</w:t>
      </w:r>
      <w:r w:rsidRPr="00C35A2C">
        <w:rPr>
          <w:rFonts w:ascii="Fb Fontext" w:hAnsi="Fb Fontext"/>
          <w:rtl/>
        </w:rPr>
        <w:t xml:space="preserve"> </w:t>
      </w:r>
      <w:r w:rsidRPr="00C35A2C">
        <w:rPr>
          <w:rFonts w:ascii="Fb Fontext" w:hAnsi="Fb Fontext" w:hint="cs"/>
          <w:rtl/>
        </w:rPr>
        <w:t>וממכר</w:t>
      </w:r>
      <w:r w:rsidRPr="00C35A2C">
        <w:rPr>
          <w:rFonts w:ascii="Fb Fontext" w:hAnsi="Fb Fontext"/>
          <w:rtl/>
        </w:rPr>
        <w:t>.</w:t>
      </w:r>
      <w:r w:rsidRPr="00C35A2C">
        <w:rPr>
          <w:rFonts w:ascii="Fb Fontext" w:hAnsi="Fb Fontext" w:hint="cs"/>
          <w:rtl/>
        </w:rPr>
        <w:t xml:space="preserve"> </w:t>
      </w:r>
      <w:r>
        <w:rPr>
          <w:rStyle w:val="aff1"/>
          <w:rFonts w:ascii="Fb Fontext" w:hAnsi="Fb Fontext"/>
          <w:rtl/>
        </w:rPr>
        <w:footnoteReference w:id="24"/>
      </w:r>
    </w:p>
    <w:p w14:paraId="24B6352A" w14:textId="77777777" w:rsidR="00EC4BE0" w:rsidRPr="001B450D" w:rsidRDefault="00EC4BE0" w:rsidP="00EC4BE0">
      <w:pPr>
        <w:pStyle w:val="aff9"/>
        <w:rPr>
          <w:rtl/>
        </w:rPr>
      </w:pPr>
      <w:r w:rsidRPr="001B450D">
        <w:rPr>
          <w:rFonts w:hint="cs"/>
          <w:rtl/>
        </w:rPr>
        <w:t>***</w:t>
      </w:r>
    </w:p>
    <w:p w14:paraId="7D225CCD" w14:textId="77777777" w:rsidR="00EC4BE0" w:rsidRDefault="00EC4BE0" w:rsidP="00EC4BE0">
      <w:pPr>
        <w:pStyle w:val="affffb"/>
        <w:framePr w:wrap="around"/>
        <w:rPr>
          <w:rtl/>
        </w:rPr>
      </w:pPr>
      <w:del w:id="20235" w:author="קלוד" w:date="2026-10-06T10:07:33Z">
        <w:r>
          <w:rPr>
            <w:rFonts w:hint="cs"/>
            <w:rtl/>
          </w:rPr>
          <w:delText xml:space="preserve">מתני</w:delText>
        </w:r>
      </w:del>
      <w:ins w:id="20236" w:author="קלוד" w:date="2026-10-06T10:07:33Z">
        <w:r>
          <w:rPr>
            <w:rFonts w:hint="cs"/>
            <w:rtl/>
          </w:rPr>
          <w:t xml:space="preserve">משנה ב</w:t>
        </w:r>
      </w:ins>
      <w:del w:id="20237" w:author="קלוד" w:date="2026-10-06T10:07:33Z">
        <w:r>
          <w:rPr>
            <w:rtl/>
          </w:rPr>
          <w:delText xml:space="preserve">'.</w:delText>
        </w:r>
      </w:del>
    </w:p>
    <w:p w14:paraId="2A4F2ECB" w14:textId="77777777" w:rsidR="00EC4BE0" w:rsidRDefault="00EC4BE0" w:rsidP="00DB3591">
      <w:pPr>
        <w:pStyle w:val="afff3"/>
        <w:rPr>
          <w:rtl/>
        </w:rPr>
      </w:pPr>
      <w:r w:rsidRPr="00330D94">
        <w:rPr>
          <w:rFonts w:hint="cs"/>
          <w:b w:val="0"/>
          <w:bCs/>
          <w:rtl/>
        </w:rPr>
        <w:t>לא</w:t>
      </w:r>
      <w:r w:rsidRPr="00330D94">
        <w:rPr>
          <w:b w:val="0"/>
          <w:bCs/>
          <w:rtl/>
        </w:rPr>
        <w:t xml:space="preserve"> </w:t>
      </w:r>
      <w:r w:rsidRPr="00330D94">
        <w:rPr>
          <w:rFonts w:hint="cs"/>
          <w:b w:val="0"/>
          <w:bCs/>
          <w:rtl/>
        </w:rPr>
        <w:t>יעמיד</w:t>
      </w:r>
      <w:r w:rsidRPr="00330D94">
        <w:rPr>
          <w:b w:val="0"/>
          <w:bCs/>
          <w:rtl/>
        </w:rPr>
        <w:t xml:space="preserve"> </w:t>
      </w:r>
      <w:r w:rsidRPr="00330D94">
        <w:rPr>
          <w:rFonts w:hint="cs"/>
          <w:b w:val="0"/>
          <w:bCs/>
          <w:rtl/>
        </w:rPr>
        <w:t>אדם</w:t>
      </w:r>
      <w:r w:rsidRPr="00330D94">
        <w:rPr>
          <w:b w:val="0"/>
          <w:bCs/>
          <w:rtl/>
        </w:rPr>
        <w:t xml:space="preserve"> </w:t>
      </w:r>
      <w:r w:rsidRPr="00330D94">
        <w:rPr>
          <w:rFonts w:hint="cs"/>
          <w:b w:val="0"/>
          <w:bCs/>
          <w:rtl/>
        </w:rPr>
        <w:t>תנור</w:t>
      </w:r>
      <w:r w:rsidRPr="00330D94">
        <w:rPr>
          <w:b w:val="0"/>
          <w:bCs/>
          <w:rtl/>
        </w:rPr>
        <w:t xml:space="preserve"> </w:t>
      </w:r>
      <w:r w:rsidRPr="00330D94">
        <w:rPr>
          <w:rFonts w:hint="cs"/>
          <w:b w:val="0"/>
          <w:bCs/>
          <w:rtl/>
        </w:rPr>
        <w:t>בתוך</w:t>
      </w:r>
      <w:r w:rsidRPr="00330D94">
        <w:rPr>
          <w:b w:val="0"/>
          <w:bCs/>
          <w:rtl/>
        </w:rPr>
        <w:t xml:space="preserve"> </w:t>
      </w:r>
      <w:r w:rsidRPr="00330D94">
        <w:rPr>
          <w:rFonts w:hint="cs"/>
          <w:b w:val="0"/>
          <w:bCs/>
          <w:rtl/>
        </w:rPr>
        <w:t>הבית</w:t>
      </w:r>
      <w:r w:rsidRPr="00C35A2C">
        <w:rPr>
          <w:rtl/>
        </w:rPr>
        <w:t xml:space="preserve"> – </w:t>
      </w:r>
      <w:r w:rsidRPr="00C35A2C">
        <w:rPr>
          <w:rFonts w:hint="cs"/>
          <w:rtl/>
        </w:rPr>
        <w:t>אא</w:t>
      </w:r>
      <w:r w:rsidRPr="00C35A2C">
        <w:rPr>
          <w:rtl/>
        </w:rPr>
        <w:t>"</w:t>
      </w:r>
      <w:r w:rsidRPr="00C35A2C">
        <w:rPr>
          <w:rFonts w:hint="cs"/>
          <w:rtl/>
        </w:rPr>
        <w:t>כ</w:t>
      </w:r>
      <w:r w:rsidRPr="00C35A2C">
        <w:rPr>
          <w:rtl/>
        </w:rPr>
        <w:t xml:space="preserve"> </w:t>
      </w:r>
      <w:r w:rsidRPr="00C35A2C">
        <w:rPr>
          <w:rFonts w:hint="cs"/>
          <w:rtl/>
        </w:rPr>
        <w:t>יש</w:t>
      </w:r>
      <w:r w:rsidRPr="00C35A2C">
        <w:rPr>
          <w:rtl/>
        </w:rPr>
        <w:t xml:space="preserve"> </w:t>
      </w:r>
      <w:r w:rsidRPr="00C35A2C">
        <w:rPr>
          <w:rFonts w:hint="cs"/>
          <w:rtl/>
        </w:rPr>
        <w:t>על</w:t>
      </w:r>
      <w:r w:rsidRPr="00C35A2C">
        <w:rPr>
          <w:rtl/>
        </w:rPr>
        <w:t xml:space="preserve"> </w:t>
      </w:r>
      <w:r w:rsidRPr="00C35A2C">
        <w:rPr>
          <w:rFonts w:hint="cs"/>
          <w:rtl/>
        </w:rPr>
        <w:t>גביו</w:t>
      </w:r>
      <w:r w:rsidRPr="00C35A2C">
        <w:rPr>
          <w:rtl/>
        </w:rPr>
        <w:t xml:space="preserve"> </w:t>
      </w:r>
      <w:r w:rsidRPr="00C35A2C">
        <w:rPr>
          <w:rFonts w:hint="cs"/>
          <w:rtl/>
        </w:rPr>
        <w:t>גובה</w:t>
      </w:r>
      <w:r w:rsidRPr="00C35A2C">
        <w:rPr>
          <w:rtl/>
        </w:rPr>
        <w:t xml:space="preserve"> </w:t>
      </w:r>
      <w:r w:rsidRPr="00C35A2C">
        <w:rPr>
          <w:rFonts w:hint="cs"/>
          <w:rtl/>
        </w:rPr>
        <w:t>ד</w:t>
      </w:r>
      <w:r w:rsidRPr="00C35A2C">
        <w:rPr>
          <w:rtl/>
        </w:rPr>
        <w:t>"</w:t>
      </w:r>
      <w:r w:rsidRPr="00C35A2C">
        <w:rPr>
          <w:rFonts w:hint="cs"/>
          <w:rtl/>
        </w:rPr>
        <w:t>א</w:t>
      </w:r>
      <w:r w:rsidRPr="00C35A2C">
        <w:rPr>
          <w:rtl/>
        </w:rPr>
        <w:t>.</w:t>
      </w:r>
    </w:p>
    <w:p w14:paraId="3AC2E136" w14:textId="69821872" w:rsidR="00EC4BE0" w:rsidRPr="00A51236" w:rsidRDefault="00330D94" w:rsidP="00330D94">
      <w:pPr>
        <w:pStyle w:val="afff3"/>
        <w:spacing w:after="60"/>
        <w:rPr>
          <w:rtl/>
        </w:rPr>
      </w:pPr>
      <w:r>
        <w:rPr>
          <w:rFonts w:hint="cs"/>
          <w:rtl/>
        </w:rPr>
        <w:t>ה</w:t>
      </w:r>
      <w:r w:rsidR="00EC4BE0" w:rsidRPr="00A51236">
        <w:rPr>
          <w:rFonts w:hint="cs"/>
          <w:rtl/>
        </w:rPr>
        <w:t>עמידו</w:t>
      </w:r>
      <w:r w:rsidR="00EC4BE0" w:rsidRPr="00A51236">
        <w:rPr>
          <w:rtl/>
        </w:rPr>
        <w:t xml:space="preserve"> </w:t>
      </w:r>
      <w:r w:rsidR="00EC4BE0" w:rsidRPr="00A51236">
        <w:rPr>
          <w:rFonts w:hint="cs"/>
          <w:rtl/>
        </w:rPr>
        <w:t>בעלייה</w:t>
      </w:r>
      <w:r w:rsidR="00EC4BE0" w:rsidRPr="00A51236">
        <w:rPr>
          <w:rtl/>
        </w:rPr>
        <w:t xml:space="preserve">, </w:t>
      </w:r>
      <w:r w:rsidR="00EC4BE0" w:rsidRPr="00A51236">
        <w:rPr>
          <w:rFonts w:hint="cs"/>
          <w:rtl/>
        </w:rPr>
        <w:t>צריך</w:t>
      </w:r>
      <w:r w:rsidR="00EC4BE0" w:rsidRPr="00A51236">
        <w:rPr>
          <w:rtl/>
        </w:rPr>
        <w:t xml:space="preserve"> </w:t>
      </w:r>
      <w:r w:rsidR="00EC4BE0" w:rsidRPr="00A51236">
        <w:rPr>
          <w:rFonts w:hint="cs"/>
          <w:rtl/>
        </w:rPr>
        <w:t>שיהא</w:t>
      </w:r>
      <w:r w:rsidR="00EC4BE0" w:rsidRPr="00A51236">
        <w:rPr>
          <w:rtl/>
        </w:rPr>
        <w:t xml:space="preserve"> </w:t>
      </w:r>
      <w:r w:rsidR="00EC4BE0" w:rsidRPr="00A51236">
        <w:rPr>
          <w:rFonts w:hint="cs"/>
          <w:rtl/>
        </w:rPr>
        <w:t>תחתיו</w:t>
      </w:r>
      <w:r w:rsidR="00EC4BE0" w:rsidRPr="00A51236">
        <w:rPr>
          <w:rtl/>
        </w:rPr>
        <w:t xml:space="preserve"> </w:t>
      </w:r>
      <w:r w:rsidR="00EC4BE0" w:rsidRPr="00A51236">
        <w:rPr>
          <w:rFonts w:hint="cs"/>
          <w:rtl/>
        </w:rPr>
        <w:t>מעזיבה</w:t>
      </w:r>
      <w:r w:rsidR="00EC4BE0" w:rsidRPr="00A51236">
        <w:rPr>
          <w:rtl/>
        </w:rPr>
        <w:t xml:space="preserve"> </w:t>
      </w:r>
      <w:r w:rsidR="00EC4BE0" w:rsidRPr="00A51236">
        <w:rPr>
          <w:rFonts w:hint="cs"/>
          <w:rtl/>
        </w:rPr>
        <w:t>ג'ט</w:t>
      </w:r>
      <w:r w:rsidR="00EC4BE0" w:rsidRPr="00A51236">
        <w:rPr>
          <w:rtl/>
        </w:rPr>
        <w:t xml:space="preserve">, </w:t>
      </w:r>
      <w:r w:rsidR="00EC4BE0" w:rsidRPr="00A51236">
        <w:rPr>
          <w:rFonts w:hint="cs"/>
          <w:rtl/>
        </w:rPr>
        <w:t>ובכירה</w:t>
      </w:r>
      <w:r w:rsidR="00EC4BE0" w:rsidRPr="00A51236">
        <w:rPr>
          <w:rtl/>
        </w:rPr>
        <w:t xml:space="preserve"> - </w:t>
      </w:r>
      <w:r w:rsidR="00EC4BE0" w:rsidRPr="00A51236">
        <w:rPr>
          <w:rFonts w:hint="cs"/>
          <w:rtl/>
        </w:rPr>
        <w:t>טפח</w:t>
      </w:r>
      <w:r w:rsidR="00EC4BE0" w:rsidRPr="00A51236">
        <w:rPr>
          <w:rtl/>
        </w:rPr>
        <w:t>.</w:t>
      </w:r>
    </w:p>
    <w:p w14:paraId="6146A8AF" w14:textId="77777777" w:rsidR="00EC4BE0" w:rsidRDefault="00EC4BE0" w:rsidP="00DB3591">
      <w:pPr>
        <w:pStyle w:val="afff3"/>
        <w:rPr>
          <w:rtl/>
        </w:rPr>
      </w:pPr>
      <w:r w:rsidRPr="00C35A2C">
        <w:rPr>
          <w:rFonts w:hint="cs"/>
          <w:rtl/>
        </w:rPr>
        <w:t>ואם</w:t>
      </w:r>
      <w:r w:rsidRPr="00C35A2C">
        <w:rPr>
          <w:rtl/>
        </w:rPr>
        <w:t xml:space="preserve"> </w:t>
      </w:r>
      <w:r w:rsidRPr="00C35A2C">
        <w:rPr>
          <w:rFonts w:hint="cs"/>
          <w:rtl/>
        </w:rPr>
        <w:t>הזיק</w:t>
      </w:r>
      <w:r w:rsidRPr="00C35A2C">
        <w:rPr>
          <w:rtl/>
        </w:rPr>
        <w:t xml:space="preserve"> - </w:t>
      </w:r>
      <w:r w:rsidRPr="00C35A2C">
        <w:rPr>
          <w:rFonts w:hint="cs"/>
          <w:rtl/>
        </w:rPr>
        <w:t>משלם</w:t>
      </w:r>
      <w:r w:rsidRPr="00C35A2C">
        <w:rPr>
          <w:rtl/>
        </w:rPr>
        <w:t xml:space="preserve"> </w:t>
      </w:r>
      <w:r w:rsidRPr="00C35A2C">
        <w:rPr>
          <w:rFonts w:hint="cs"/>
          <w:rtl/>
        </w:rPr>
        <w:t>מה</w:t>
      </w:r>
      <w:r w:rsidRPr="00C35A2C">
        <w:rPr>
          <w:rtl/>
        </w:rPr>
        <w:t xml:space="preserve"> </w:t>
      </w:r>
      <w:r w:rsidRPr="00C35A2C">
        <w:rPr>
          <w:rFonts w:hint="cs"/>
          <w:rtl/>
        </w:rPr>
        <w:t>שהזיק</w:t>
      </w:r>
      <w:r w:rsidRPr="00C35A2C">
        <w:rPr>
          <w:rtl/>
        </w:rPr>
        <w:t>.</w:t>
      </w:r>
    </w:p>
    <w:p w14:paraId="6EC23A22" w14:textId="77777777" w:rsidR="00EC4BE0" w:rsidRPr="003E475E" w:rsidRDefault="00EC4BE0" w:rsidP="00330D94">
      <w:pPr>
        <w:pStyle w:val="afff3"/>
        <w:spacing w:after="60"/>
        <w:rPr>
          <w:rtl/>
        </w:rPr>
      </w:pPr>
      <w:r>
        <w:rPr>
          <w:rStyle w:val="TanaimMishna"/>
          <w:rFonts w:hint="cs"/>
          <w:b w:val="0"/>
          <w:bCs/>
          <w:rtl/>
          <w:rPrChange w:id="43083" w:author="Claude" w:date="2026-10-07T09:47:58Z">
            <w:rPr>
              <w:rFonts w:hint="cs"/>
              <w:b w:val="0"/>
              <w:bCs/>
              <w:rtl/>
            </w:rPr>
          </w:rPrChange>
        </w:rPr>
        <w:t xml:space="preserve">ר</w:t>
      </w:r>
      <w:r>
        <w:rPr>
          <w:rStyle w:val="TanaimMishna"/>
          <w:b w:val="0"/>
          <w:bCs/>
          <w:rtl/>
          <w:rPrChange w:id="43084" w:author="Claude" w:date="2026-10-07T09:47:58Z">
            <w:rPr>
              <w:b w:val="0"/>
              <w:bCs/>
              <w:rtl/>
            </w:rPr>
          </w:rPrChange>
        </w:rPr>
        <w:t xml:space="preserve">"</w:t>
      </w:r>
      <w:r>
        <w:rPr>
          <w:rStyle w:val="TanaimMishna"/>
          <w:rFonts w:hint="cs"/>
          <w:b w:val="0"/>
          <w:bCs/>
          <w:rtl/>
          <w:rPrChange w:id="43085" w:author="Claude" w:date="2026-10-07T09:47:58Z">
            <w:rPr>
              <w:rFonts w:hint="cs"/>
              <w:b w:val="0"/>
              <w:bCs/>
              <w:rtl/>
            </w:rPr>
          </w:rPrChange>
        </w:rPr>
        <w:t xml:space="preserve">ש</w:t>
      </w:r>
      <w:r>
        <w:rPr>
          <w:rStyle w:val="TanaimMishna"/>
          <w:b w:val="0"/>
          <w:bCs/>
          <w:rtl/>
          <w:rPrChange w:id="43086" w:author="Claude" w:date="2026-10-07T09:47:58Z">
            <w:rPr>
              <w:b w:val="0"/>
              <w:bCs/>
              <w:rtl/>
            </w:rPr>
          </w:rPrChange>
        </w:rPr>
        <w:t xml:space="preserve">:</w:t>
      </w:r>
      <w:r w:rsidRPr="003E475E">
        <w:rPr>
          <w:rtl/>
        </w:rPr>
        <w:t xml:space="preserve"> </w:t>
      </w:r>
      <w:r w:rsidRPr="003E475E">
        <w:rPr>
          <w:rFonts w:hint="cs"/>
          <w:rtl/>
        </w:rPr>
        <w:t>לא</w:t>
      </w:r>
      <w:r w:rsidRPr="003E475E">
        <w:rPr>
          <w:rtl/>
        </w:rPr>
        <w:t xml:space="preserve"> </w:t>
      </w:r>
      <w:r w:rsidRPr="003E475E">
        <w:rPr>
          <w:rFonts w:hint="cs"/>
          <w:rtl/>
        </w:rPr>
        <w:t>אמרו</w:t>
      </w:r>
      <w:r w:rsidRPr="003E475E">
        <w:rPr>
          <w:rtl/>
        </w:rPr>
        <w:t xml:space="preserve"> </w:t>
      </w:r>
      <w:r w:rsidRPr="003E475E">
        <w:rPr>
          <w:rFonts w:hint="cs"/>
          <w:rtl/>
        </w:rPr>
        <w:t>כל</w:t>
      </w:r>
      <w:r w:rsidRPr="003E475E">
        <w:rPr>
          <w:rtl/>
        </w:rPr>
        <w:t xml:space="preserve"> </w:t>
      </w:r>
      <w:r w:rsidRPr="003E475E">
        <w:rPr>
          <w:rFonts w:hint="cs"/>
          <w:rtl/>
        </w:rPr>
        <w:t>השיעורין</w:t>
      </w:r>
      <w:r w:rsidRPr="003E475E">
        <w:rPr>
          <w:rtl/>
        </w:rPr>
        <w:t xml:space="preserve"> </w:t>
      </w:r>
      <w:r w:rsidRPr="003E475E">
        <w:rPr>
          <w:rFonts w:hint="cs"/>
          <w:rtl/>
        </w:rPr>
        <w:t>האלו</w:t>
      </w:r>
      <w:r w:rsidRPr="003E475E">
        <w:rPr>
          <w:rtl/>
        </w:rPr>
        <w:t xml:space="preserve">, </w:t>
      </w:r>
      <w:r w:rsidRPr="003E475E">
        <w:rPr>
          <w:rFonts w:hint="cs"/>
          <w:rtl/>
        </w:rPr>
        <w:t>אלא</w:t>
      </w:r>
      <w:r w:rsidRPr="003E475E">
        <w:rPr>
          <w:rtl/>
        </w:rPr>
        <w:t xml:space="preserve"> </w:t>
      </w:r>
      <w:r w:rsidRPr="003E475E">
        <w:rPr>
          <w:rFonts w:hint="cs"/>
          <w:rtl/>
        </w:rPr>
        <w:t>שאם</w:t>
      </w:r>
      <w:r w:rsidRPr="003E475E">
        <w:rPr>
          <w:rtl/>
        </w:rPr>
        <w:t xml:space="preserve"> </w:t>
      </w:r>
      <w:r w:rsidRPr="003E475E">
        <w:rPr>
          <w:rFonts w:hint="cs"/>
          <w:rtl/>
        </w:rPr>
        <w:t>הזיק</w:t>
      </w:r>
      <w:r w:rsidRPr="003E475E">
        <w:rPr>
          <w:rtl/>
        </w:rPr>
        <w:t xml:space="preserve"> </w:t>
      </w:r>
      <w:r w:rsidRPr="003E475E">
        <w:rPr>
          <w:rFonts w:hint="cs"/>
          <w:rtl/>
        </w:rPr>
        <w:t>פטור</w:t>
      </w:r>
      <w:r w:rsidRPr="003E475E">
        <w:rPr>
          <w:rtl/>
        </w:rPr>
        <w:t xml:space="preserve"> </w:t>
      </w:r>
      <w:r w:rsidRPr="003E475E">
        <w:rPr>
          <w:rFonts w:hint="cs"/>
          <w:rtl/>
        </w:rPr>
        <w:t>מלשלם</w:t>
      </w:r>
      <w:r w:rsidRPr="003E475E">
        <w:rPr>
          <w:rtl/>
        </w:rPr>
        <w:t>.</w:t>
      </w:r>
    </w:p>
    <w:p w14:paraId="3D54EC46" w14:textId="56E85423" w:rsidR="00EC4BE0" w:rsidRPr="001B450D" w:rsidRDefault="00EC4BE0" w:rsidP="00330D94">
      <w:pPr>
        <w:pStyle w:val="afff3"/>
        <w:rPr>
          <w:rtl/>
        </w:rPr>
      </w:pPr>
      <w:r w:rsidRPr="00A343FC">
        <w:rPr>
          <w:rFonts w:hint="cs"/>
          <w:rtl/>
        </w:rPr>
        <w:t>לא</w:t>
      </w:r>
      <w:r w:rsidRPr="00A343FC">
        <w:rPr>
          <w:rtl/>
        </w:rPr>
        <w:t xml:space="preserve"> </w:t>
      </w:r>
      <w:r w:rsidRPr="00A343FC">
        <w:rPr>
          <w:rFonts w:hint="cs"/>
          <w:rtl/>
        </w:rPr>
        <w:t>יפתח</w:t>
      </w:r>
      <w:r w:rsidRPr="00A343FC">
        <w:rPr>
          <w:rtl/>
        </w:rPr>
        <w:t xml:space="preserve"> </w:t>
      </w:r>
      <w:r w:rsidRPr="00A343FC">
        <w:rPr>
          <w:rFonts w:hint="cs"/>
          <w:rtl/>
        </w:rPr>
        <w:t>אדם</w:t>
      </w:r>
      <w:r w:rsidRPr="00A343FC">
        <w:rPr>
          <w:rtl/>
        </w:rPr>
        <w:t xml:space="preserve"> </w:t>
      </w:r>
      <w:r w:rsidRPr="00A343FC">
        <w:rPr>
          <w:rFonts w:hint="cs"/>
          <w:rtl/>
        </w:rPr>
        <w:t>חנות</w:t>
      </w:r>
      <w:r w:rsidRPr="00A343FC">
        <w:rPr>
          <w:rtl/>
        </w:rPr>
        <w:t xml:space="preserve"> </w:t>
      </w:r>
      <w:r w:rsidRPr="00A343FC">
        <w:rPr>
          <w:rFonts w:hint="cs"/>
          <w:rtl/>
        </w:rPr>
        <w:t>של</w:t>
      </w:r>
      <w:r w:rsidRPr="00A343FC">
        <w:rPr>
          <w:rtl/>
        </w:rPr>
        <w:t xml:space="preserve"> </w:t>
      </w:r>
      <w:r w:rsidRPr="00A343FC">
        <w:rPr>
          <w:rFonts w:hint="cs"/>
          <w:rtl/>
        </w:rPr>
        <w:t>נחתומין</w:t>
      </w:r>
      <w:r w:rsidRPr="00A343FC">
        <w:rPr>
          <w:rtl/>
        </w:rPr>
        <w:t xml:space="preserve"> </w:t>
      </w:r>
      <w:r w:rsidRPr="00A343FC">
        <w:rPr>
          <w:rFonts w:hint="cs"/>
          <w:rtl/>
        </w:rPr>
        <w:t>ושל</w:t>
      </w:r>
      <w:r w:rsidRPr="00A343FC">
        <w:rPr>
          <w:rtl/>
        </w:rPr>
        <w:t xml:space="preserve"> </w:t>
      </w:r>
      <w:r w:rsidRPr="00A343FC">
        <w:rPr>
          <w:rFonts w:hint="cs"/>
          <w:rtl/>
        </w:rPr>
        <w:t>צבעין</w:t>
      </w:r>
      <w:r w:rsidRPr="00A343FC">
        <w:rPr>
          <w:rtl/>
        </w:rPr>
        <w:t xml:space="preserve"> </w:t>
      </w:r>
      <w:r w:rsidRPr="00A343FC">
        <w:rPr>
          <w:rFonts w:hint="cs"/>
          <w:rtl/>
        </w:rPr>
        <w:t>תחת</w:t>
      </w:r>
      <w:r w:rsidRPr="00A343FC">
        <w:rPr>
          <w:rtl/>
        </w:rPr>
        <w:t xml:space="preserve"> </w:t>
      </w:r>
      <w:r w:rsidRPr="00A343FC">
        <w:rPr>
          <w:rFonts w:hint="cs"/>
          <w:rtl/>
        </w:rPr>
        <w:t>אוצרו</w:t>
      </w:r>
      <w:r w:rsidRPr="00A343FC">
        <w:rPr>
          <w:rtl/>
        </w:rPr>
        <w:t xml:space="preserve"> </w:t>
      </w:r>
      <w:r w:rsidRPr="00A343FC">
        <w:rPr>
          <w:rFonts w:hint="cs"/>
          <w:rtl/>
        </w:rPr>
        <w:t>של</w:t>
      </w:r>
      <w:r w:rsidRPr="00A343FC">
        <w:rPr>
          <w:rtl/>
        </w:rPr>
        <w:t xml:space="preserve"> </w:t>
      </w:r>
      <w:r w:rsidRPr="00A343FC">
        <w:rPr>
          <w:rFonts w:hint="cs"/>
          <w:rtl/>
        </w:rPr>
        <w:t>חבירו</w:t>
      </w:r>
      <w:r w:rsidRPr="00A343FC">
        <w:rPr>
          <w:rtl/>
        </w:rPr>
        <w:t xml:space="preserve">, </w:t>
      </w:r>
      <w:r w:rsidRPr="00A343FC">
        <w:rPr>
          <w:rFonts w:hint="cs"/>
          <w:rtl/>
        </w:rPr>
        <w:t>ולא</w:t>
      </w:r>
      <w:r w:rsidRPr="00A343FC">
        <w:rPr>
          <w:rtl/>
        </w:rPr>
        <w:t xml:space="preserve"> </w:t>
      </w:r>
      <w:r w:rsidRPr="00A343FC">
        <w:rPr>
          <w:rFonts w:hint="cs"/>
          <w:rtl/>
        </w:rPr>
        <w:t>רפת</w:t>
      </w:r>
      <w:r w:rsidRPr="00A343FC">
        <w:rPr>
          <w:rtl/>
        </w:rPr>
        <w:t xml:space="preserve"> </w:t>
      </w:r>
      <w:r w:rsidRPr="00A343FC">
        <w:rPr>
          <w:rFonts w:hint="cs"/>
          <w:rtl/>
        </w:rPr>
        <w:t>בקר</w:t>
      </w:r>
      <w:r w:rsidR="00330D94">
        <w:rPr>
          <w:rFonts w:hint="cs"/>
          <w:rtl/>
        </w:rPr>
        <w:t xml:space="preserve">, </w:t>
      </w:r>
      <w:r w:rsidR="00330D94">
        <w:rPr>
          <w:rtl/>
        </w:rPr>
        <w:tab/>
      </w:r>
      <w:r w:rsidR="00330D94">
        <w:rPr>
          <w:rtl/>
        </w:rPr>
        <w:tab/>
      </w:r>
      <w:r w:rsidR="00330D94">
        <w:rPr>
          <w:rFonts w:hint="cs"/>
          <w:rtl/>
        </w:rPr>
        <w:t xml:space="preserve"> </w:t>
      </w:r>
      <w:r w:rsidRPr="00C35A2C">
        <w:rPr>
          <w:rtl/>
        </w:rPr>
        <w:t>באמת, ביין התירו, אבל לא רפת בקר.</w:t>
      </w:r>
    </w:p>
    <w:p w14:paraId="7DF907CD" w14:textId="77777777" w:rsidR="00EC4BE0" w:rsidRDefault="00EC4BE0" w:rsidP="00EC4BE0">
      <w:pPr>
        <w:pStyle w:val="36"/>
        <w:framePr w:wrap="notBeside"/>
        <w:rPr>
          <w:rtl/>
        </w:rPr>
      </w:pPr>
      <w:r w:rsidRPr="00C35A2C">
        <w:rPr>
          <w:rtl/>
        </w:rPr>
        <w:t>הך</w:t>
      </w:r>
    </w:p>
    <w:p w14:paraId="55AD4386" w14:textId="77777777" w:rsidR="00EC4BE0" w:rsidRPr="00801934" w:rsidRDefault="00EC4BE0" w:rsidP="00EC4BE0">
      <w:pPr>
        <w:pStyle w:val="afffb"/>
        <w:ind w:end="0"/>
        <w:rPr>
          <w:rtl/>
        </w:rPr>
      </w:pPr>
      <w:r w:rsidRPr="00801934">
        <w:rPr>
          <w:rtl/>
        </w:rPr>
        <w:t xml:space="preserve">בתנור ארבעה ובכירה שלשה </w:t>
      </w:r>
    </w:p>
    <w:p w14:paraId="730455DA" w14:textId="77777777" w:rsidR="00EC4BE0" w:rsidRPr="00A51236" w:rsidRDefault="00EC4BE0" w:rsidP="007C2AD0">
      <w:pPr>
        <w:spacing w:after="60"/>
        <w:rPr>
          <w:rFonts w:ascii="Fb Fontext" w:hAnsi="Fb Fontext"/>
          <w:sz w:val="32"/>
          <w:rtl/>
        </w:rPr>
      </w:pPr>
      <w:r w:rsidRPr="00C35A2C">
        <w:rPr>
          <w:rFonts w:ascii="Fb Fontext" w:hAnsi="Fb Fontext"/>
          <w:sz w:val="32"/>
          <w:rtl/>
        </w:rPr>
        <w:t xml:space="preserve">היינו בדנחתומין, </w:t>
      </w:r>
      <w:r>
        <w:rPr>
          <w:rFonts w:ascii="Fb Fontext" w:hAnsi="Fb Fontext" w:hint="cs"/>
          <w:sz w:val="32"/>
          <w:rtl/>
        </w:rPr>
        <w:t>שתנור שלנו</w:t>
      </w:r>
      <w:r w:rsidRPr="00C35A2C">
        <w:rPr>
          <w:rFonts w:ascii="Fb Fontext" w:hAnsi="Fb Fontext"/>
          <w:sz w:val="32"/>
          <w:rtl/>
        </w:rPr>
        <w:t xml:space="preserve"> </w:t>
      </w:r>
      <w:r>
        <w:rPr>
          <w:rFonts w:ascii="Fb Fontext" w:hAnsi="Fb Fontext" w:hint="cs"/>
          <w:sz w:val="32"/>
          <w:rtl/>
        </w:rPr>
        <w:t>כ</w:t>
      </w:r>
      <w:r w:rsidRPr="00C35A2C">
        <w:rPr>
          <w:rFonts w:ascii="Fb Fontext" w:hAnsi="Fb Fontext"/>
          <w:sz w:val="32"/>
          <w:rtl/>
        </w:rPr>
        <w:t>כירה דנחתומין</w:t>
      </w:r>
      <w:r>
        <w:rPr>
          <w:rStyle w:val="aff1"/>
          <w:rFonts w:ascii="Fb Fontext" w:hAnsi="Fb Fontext"/>
          <w:sz w:val="32"/>
          <w:rtl/>
        </w:rPr>
        <w:footnoteReference w:id="25"/>
      </w:r>
    </w:p>
    <w:p w14:paraId="085E74CD" w14:textId="77777777" w:rsidR="00EC4BE0" w:rsidRPr="00801934" w:rsidRDefault="00EC4BE0" w:rsidP="007C2AD0">
      <w:pPr>
        <w:pStyle w:val="afffb"/>
        <w:ind w:end="0"/>
        <w:rPr>
          <w:rtl/>
        </w:rPr>
      </w:pPr>
      <w:r w:rsidRPr="00801934">
        <w:rPr>
          <w:rFonts w:hint="cs"/>
          <w:rtl/>
        </w:rPr>
        <w:t>לא</w:t>
      </w:r>
      <w:r w:rsidRPr="00801934">
        <w:rPr>
          <w:rtl/>
        </w:rPr>
        <w:t xml:space="preserve"> </w:t>
      </w:r>
      <w:r w:rsidRPr="00801934">
        <w:rPr>
          <w:rFonts w:hint="cs"/>
          <w:rtl/>
        </w:rPr>
        <w:t>יפתח</w:t>
      </w:r>
      <w:r w:rsidRPr="00801934">
        <w:rPr>
          <w:rtl/>
        </w:rPr>
        <w:t xml:space="preserve"> </w:t>
      </w:r>
      <w:r w:rsidRPr="00801934">
        <w:rPr>
          <w:rFonts w:hint="cs"/>
          <w:rtl/>
        </w:rPr>
        <w:t>חנות</w:t>
      </w:r>
      <w:r w:rsidRPr="00801934">
        <w:rPr>
          <w:rtl/>
        </w:rPr>
        <w:t xml:space="preserve"> </w:t>
      </w:r>
      <w:r w:rsidRPr="00801934">
        <w:rPr>
          <w:rFonts w:hint="cs"/>
          <w:rtl/>
        </w:rPr>
        <w:t>של נחתומין תחת אוצר חבירו וכו</w:t>
      </w:r>
      <w:r w:rsidRPr="00801934">
        <w:rPr>
          <w:rtl/>
        </w:rPr>
        <w:t xml:space="preserve">'. </w:t>
      </w:r>
    </w:p>
    <w:p w14:paraId="66DA1B0A" w14:textId="77777777" w:rsidR="007C2AD0" w:rsidRPr="007C2AD0" w:rsidRDefault="00EC4BE0" w:rsidP="007C2AD0">
      <w:pPr>
        <w:pStyle w:val="36"/>
        <w:framePr w:wrap="notBeside"/>
        <w:rPr>
          <w:rtl/>
        </w:rPr>
      </w:pPr>
      <w:r w:rsidRPr="007C2AD0">
        <w:rPr>
          <w:rFonts w:hint="cs"/>
          <w:rtl/>
        </w:rPr>
        <w:t>תנא</w:t>
      </w:r>
      <w:r w:rsidRPr="007C2AD0">
        <w:rPr>
          <w:rtl/>
        </w:rPr>
        <w:t>:</w:t>
      </w:r>
    </w:p>
    <w:p w14:paraId="2AB37F77" w14:textId="314449C5" w:rsidR="00EC4BE0" w:rsidRDefault="00EC4BE0" w:rsidP="007C2AD0">
      <w:pPr>
        <w:pStyle w:val="affff9"/>
        <w:spacing w:before="0"/>
        <w:rPr>
          <w:rtl/>
        </w:rPr>
      </w:pPr>
      <w:r w:rsidRPr="00C35A2C">
        <w:rPr>
          <w:rFonts w:hint="cs"/>
          <w:rtl/>
        </w:rPr>
        <w:t>אם</w:t>
      </w:r>
      <w:r w:rsidRPr="00C35A2C">
        <w:rPr>
          <w:rtl/>
        </w:rPr>
        <w:t xml:space="preserve"> </w:t>
      </w:r>
      <w:r w:rsidRPr="00C35A2C">
        <w:rPr>
          <w:rFonts w:hint="cs"/>
          <w:rtl/>
        </w:rPr>
        <w:t>היתה</w:t>
      </w:r>
      <w:r w:rsidRPr="00C35A2C">
        <w:rPr>
          <w:rtl/>
        </w:rPr>
        <w:t xml:space="preserve"> </w:t>
      </w:r>
      <w:r w:rsidRPr="00C35A2C">
        <w:rPr>
          <w:rFonts w:hint="cs"/>
          <w:rtl/>
        </w:rPr>
        <w:t>רפת</w:t>
      </w:r>
      <w:r w:rsidRPr="00C35A2C">
        <w:rPr>
          <w:rtl/>
        </w:rPr>
        <w:t xml:space="preserve"> </w:t>
      </w:r>
      <w:r w:rsidRPr="00C35A2C">
        <w:rPr>
          <w:rFonts w:hint="cs"/>
          <w:rtl/>
        </w:rPr>
        <w:t>קודמת</w:t>
      </w:r>
      <w:r w:rsidRPr="00C35A2C">
        <w:rPr>
          <w:rtl/>
        </w:rPr>
        <w:t xml:space="preserve"> </w:t>
      </w:r>
      <w:r w:rsidRPr="00C35A2C">
        <w:rPr>
          <w:rFonts w:hint="cs"/>
          <w:rtl/>
        </w:rPr>
        <w:t>לאוצר</w:t>
      </w:r>
      <w:r w:rsidRPr="00C35A2C">
        <w:rPr>
          <w:rtl/>
        </w:rPr>
        <w:t xml:space="preserve"> </w:t>
      </w:r>
      <w:r w:rsidR="007C2AD0">
        <w:rPr>
          <w:rFonts w:hint="cs"/>
          <w:rtl/>
        </w:rPr>
        <w:t xml:space="preserve">- </w:t>
      </w:r>
      <w:r w:rsidRPr="00C35A2C">
        <w:rPr>
          <w:rFonts w:hint="cs"/>
          <w:rtl/>
        </w:rPr>
        <w:t>מותר</w:t>
      </w:r>
      <w:r w:rsidRPr="00C35A2C">
        <w:rPr>
          <w:rtl/>
        </w:rPr>
        <w:t>.</w:t>
      </w:r>
    </w:p>
    <w:p w14:paraId="432DCB67" w14:textId="77777777" w:rsidR="00EC4BE0" w:rsidRPr="007C2AD0" w:rsidRDefault="00EC4BE0" w:rsidP="00EC4BE0">
      <w:pPr>
        <w:pStyle w:val="36"/>
        <w:framePr w:wrap="notBeside"/>
        <w:rPr>
          <w:rtl/>
        </w:rPr>
      </w:pPr>
      <w:r w:rsidRPr="007C2AD0">
        <w:rPr>
          <w:rtl/>
        </w:rPr>
        <w:t xml:space="preserve">בעי </w:t>
      </w:r>
      <w:r w:rsidRPr="007C2AD0">
        <w:rPr>
          <w:rFonts w:hint="cs"/>
          <w:rtl/>
        </w:rPr>
        <w:t>אביי</w:t>
      </w:r>
      <w:r w:rsidRPr="007C2AD0">
        <w:rPr>
          <w:rtl/>
        </w:rPr>
        <w:t>:</w:t>
      </w:r>
    </w:p>
    <w:p w14:paraId="4EE0F9B8" w14:textId="27ABD9F5" w:rsidR="00EC4BE0" w:rsidRPr="00A51236" w:rsidRDefault="007C2AD0" w:rsidP="00EC4BE0">
      <w:pPr>
        <w:rPr>
          <w:rFonts w:ascii="Fb Fontext" w:hAnsi="Fb Fontext"/>
          <w:rtl/>
        </w:rPr>
      </w:pPr>
      <w:r w:rsidRPr="007C2AD0">
        <w:rPr>
          <w:rStyle w:val="affffe"/>
          <w:rFonts w:hint="cs"/>
          <w:rtl/>
        </w:rPr>
        <w:t>א.</w:t>
      </w:r>
      <w:r>
        <w:rPr>
          <w:rStyle w:val="affffe"/>
          <w:rFonts w:hint="cs"/>
          <w:rtl/>
        </w:rPr>
        <w:t xml:space="preserve"> </w:t>
      </w:r>
      <w:r w:rsidR="00EC4BE0" w:rsidRPr="00C35A2C">
        <w:rPr>
          <w:rFonts w:ascii="Fb Fontext" w:hAnsi="Fb Fontext" w:hint="cs"/>
          <w:rtl/>
        </w:rPr>
        <w:t>כיבד</w:t>
      </w:r>
      <w:r w:rsidR="00EC4BE0" w:rsidRPr="00C35A2C">
        <w:rPr>
          <w:rFonts w:ascii="Fb Fontext" w:hAnsi="Fb Fontext"/>
          <w:rtl/>
        </w:rPr>
        <w:t xml:space="preserve"> </w:t>
      </w:r>
      <w:r w:rsidR="00EC4BE0" w:rsidRPr="00C35A2C">
        <w:rPr>
          <w:rFonts w:ascii="Fb Fontext" w:hAnsi="Fb Fontext" w:hint="cs"/>
          <w:rtl/>
        </w:rPr>
        <w:t>וריבץ</w:t>
      </w:r>
      <w:r w:rsidR="00EC4BE0" w:rsidRPr="00C35A2C">
        <w:rPr>
          <w:rFonts w:ascii="Fb Fontext" w:hAnsi="Fb Fontext"/>
          <w:rtl/>
        </w:rPr>
        <w:t xml:space="preserve"> </w:t>
      </w:r>
      <w:r w:rsidR="00EC4BE0" w:rsidRPr="00C35A2C">
        <w:rPr>
          <w:rFonts w:ascii="Fb Fontext" w:hAnsi="Fb Fontext" w:hint="cs"/>
          <w:rtl/>
        </w:rPr>
        <w:t>לאוצר</w:t>
      </w:r>
      <w:r>
        <w:rPr>
          <w:rStyle w:val="affffe"/>
          <w:rFonts w:hint="cs"/>
          <w:rtl/>
        </w:rPr>
        <w:t xml:space="preserve"> </w:t>
      </w:r>
      <w:r w:rsidRPr="007C2AD0">
        <w:rPr>
          <w:rStyle w:val="affffe"/>
          <w:rFonts w:hint="cs"/>
          <w:rtl/>
        </w:rPr>
        <w:t>ב.</w:t>
      </w:r>
      <w:r w:rsidR="00EC4BE0" w:rsidRPr="00C35A2C">
        <w:rPr>
          <w:rFonts w:ascii="Fb Fontext" w:hAnsi="Fb Fontext" w:hint="cs"/>
          <w:rtl/>
        </w:rPr>
        <w:t xml:space="preserve"> ריבה</w:t>
      </w:r>
      <w:r w:rsidR="00EC4BE0" w:rsidRPr="00C35A2C">
        <w:rPr>
          <w:rFonts w:ascii="Fb Fontext" w:hAnsi="Fb Fontext"/>
          <w:rtl/>
        </w:rPr>
        <w:t xml:space="preserve"> </w:t>
      </w:r>
      <w:r w:rsidR="00EC4BE0" w:rsidRPr="00C35A2C">
        <w:rPr>
          <w:rFonts w:ascii="Fb Fontext" w:hAnsi="Fb Fontext" w:hint="cs"/>
          <w:rtl/>
        </w:rPr>
        <w:t>בחלונות</w:t>
      </w:r>
      <w:r w:rsidR="00EC4BE0" w:rsidRPr="00C35A2C">
        <w:rPr>
          <w:rFonts w:ascii="Fb Fontext" w:hAnsi="Fb Fontext"/>
          <w:rtl/>
        </w:rPr>
        <w:t xml:space="preserve"> </w:t>
      </w:r>
      <w:r w:rsidRPr="007C2AD0">
        <w:rPr>
          <w:rStyle w:val="affffe"/>
          <w:rFonts w:hint="cs"/>
          <w:rtl/>
        </w:rPr>
        <w:t>ג.</w:t>
      </w:r>
      <w:r w:rsidR="00EC4BE0" w:rsidRPr="00C35A2C">
        <w:rPr>
          <w:rFonts w:ascii="Fb Fontext" w:hAnsi="Fb Fontext" w:hint="cs"/>
          <w:rtl/>
        </w:rPr>
        <w:t xml:space="preserve"> אכסדרה</w:t>
      </w:r>
      <w:r w:rsidR="00EC4BE0" w:rsidRPr="00C35A2C">
        <w:rPr>
          <w:rFonts w:ascii="Fb Fontext" w:hAnsi="Fb Fontext"/>
          <w:rtl/>
        </w:rPr>
        <w:t xml:space="preserve"> </w:t>
      </w:r>
      <w:r w:rsidR="00EC4BE0" w:rsidRPr="00C35A2C">
        <w:rPr>
          <w:rFonts w:ascii="Fb Fontext" w:hAnsi="Fb Fontext" w:hint="cs"/>
          <w:rtl/>
        </w:rPr>
        <w:t>תחת</w:t>
      </w:r>
      <w:r w:rsidR="00EC4BE0" w:rsidRPr="00C35A2C">
        <w:rPr>
          <w:rFonts w:ascii="Fb Fontext" w:hAnsi="Fb Fontext"/>
          <w:rtl/>
        </w:rPr>
        <w:t xml:space="preserve"> </w:t>
      </w:r>
      <w:r w:rsidR="00EC4BE0" w:rsidRPr="00C35A2C">
        <w:rPr>
          <w:rFonts w:ascii="Fb Fontext" w:hAnsi="Fb Fontext" w:hint="cs"/>
          <w:rtl/>
        </w:rPr>
        <w:t>האוצר</w:t>
      </w:r>
      <w:r w:rsidR="00EC4BE0" w:rsidRPr="00C35A2C">
        <w:rPr>
          <w:rFonts w:ascii="Fb Fontext" w:hAnsi="Fb Fontext"/>
          <w:rtl/>
        </w:rPr>
        <w:t xml:space="preserve">, </w:t>
      </w:r>
      <w:r w:rsidRPr="007C2AD0">
        <w:rPr>
          <w:rStyle w:val="affffe"/>
          <w:rFonts w:hint="cs"/>
          <w:rtl/>
        </w:rPr>
        <w:t>ד.</w:t>
      </w:r>
      <w:r>
        <w:rPr>
          <w:rFonts w:ascii="Fb Fontext" w:hAnsi="Fb Fontext" w:hint="cs"/>
          <w:rtl/>
        </w:rPr>
        <w:t xml:space="preserve"> </w:t>
      </w:r>
      <w:r w:rsidR="00EC4BE0" w:rsidRPr="00C35A2C">
        <w:rPr>
          <w:rFonts w:ascii="Fb Fontext" w:hAnsi="Fb Fontext" w:hint="cs"/>
          <w:sz w:val="32"/>
          <w:rtl/>
        </w:rPr>
        <w:t>בנה</w:t>
      </w:r>
      <w:r w:rsidR="00EC4BE0" w:rsidRPr="00C35A2C">
        <w:rPr>
          <w:rFonts w:ascii="Fb Fontext" w:hAnsi="Fb Fontext"/>
          <w:sz w:val="32"/>
          <w:rtl/>
        </w:rPr>
        <w:t xml:space="preserve"> </w:t>
      </w:r>
      <w:r w:rsidR="00EC4BE0" w:rsidRPr="00C35A2C">
        <w:rPr>
          <w:rFonts w:ascii="Fb Fontext" w:hAnsi="Fb Fontext" w:hint="cs"/>
          <w:sz w:val="32"/>
          <w:rtl/>
        </w:rPr>
        <w:t>עלייה</w:t>
      </w:r>
      <w:r w:rsidR="00EC4BE0" w:rsidRPr="00C35A2C">
        <w:rPr>
          <w:rFonts w:ascii="Fb Fontext" w:hAnsi="Fb Fontext"/>
          <w:sz w:val="32"/>
          <w:rtl/>
        </w:rPr>
        <w:t xml:space="preserve"> </w:t>
      </w:r>
      <w:r w:rsidR="00EC4BE0" w:rsidRPr="00C35A2C">
        <w:rPr>
          <w:rFonts w:ascii="Fb Fontext" w:hAnsi="Fb Fontext" w:hint="cs"/>
          <w:sz w:val="32"/>
          <w:rtl/>
        </w:rPr>
        <w:t>ע</w:t>
      </w:r>
      <w:r w:rsidR="00EC4BE0" w:rsidRPr="00C35A2C">
        <w:rPr>
          <w:rFonts w:ascii="Fb Fontext" w:hAnsi="Fb Fontext"/>
          <w:sz w:val="32"/>
          <w:rtl/>
        </w:rPr>
        <w:t>"</w:t>
      </w:r>
      <w:r w:rsidR="00EC4BE0" w:rsidRPr="00C35A2C">
        <w:rPr>
          <w:rFonts w:ascii="Fb Fontext" w:hAnsi="Fb Fontext" w:hint="cs"/>
          <w:sz w:val="32"/>
          <w:rtl/>
        </w:rPr>
        <w:t>ג</w:t>
      </w:r>
      <w:r w:rsidR="00EC4BE0" w:rsidRPr="00C35A2C">
        <w:rPr>
          <w:rFonts w:ascii="Fb Fontext" w:hAnsi="Fb Fontext"/>
          <w:sz w:val="32"/>
          <w:rtl/>
        </w:rPr>
        <w:t xml:space="preserve"> </w:t>
      </w:r>
      <w:r w:rsidR="00EC4BE0" w:rsidRPr="00C35A2C">
        <w:rPr>
          <w:rFonts w:ascii="Fb Fontext" w:hAnsi="Fb Fontext" w:hint="cs"/>
          <w:sz w:val="32"/>
          <w:rtl/>
        </w:rPr>
        <w:t>ביתו</w:t>
      </w:r>
      <w:r w:rsidR="00330D94">
        <w:rPr>
          <w:rFonts w:ascii="Fb Fontext" w:hAnsi="Fb Fontext" w:hint="cs"/>
          <w:sz w:val="32"/>
          <w:rtl/>
        </w:rPr>
        <w:t xml:space="preserve"> </w:t>
      </w:r>
      <w:r w:rsidR="00330D94">
        <w:rPr>
          <w:rStyle w:val="afffff0"/>
          <w:rFonts w:hint="cs"/>
          <w:rtl/>
        </w:rPr>
        <w:t>א</w:t>
      </w:r>
      <w:r w:rsidR="00EC4BE0" w:rsidRPr="00330D94">
        <w:rPr>
          <w:rStyle w:val="afffff0"/>
          <w:rFonts w:hint="cs"/>
          <w:rtl/>
        </w:rPr>
        <w:t>י הוי הכנה</w:t>
      </w:r>
      <w:r w:rsidR="00EC4BE0" w:rsidRPr="00C35A2C">
        <w:rPr>
          <w:rFonts w:ascii="Fb Fontext" w:hAnsi="Fb Fontext"/>
          <w:sz w:val="32"/>
          <w:rtl/>
        </w:rPr>
        <w:t xml:space="preserve"> </w:t>
      </w:r>
      <w:r w:rsidR="00330D94" w:rsidRPr="00330D94">
        <w:rPr>
          <w:rStyle w:val="affffe"/>
          <w:rFonts w:hint="cs"/>
          <w:rtl/>
        </w:rPr>
        <w:t>רהבדר''י:</w:t>
      </w:r>
      <w:r>
        <w:rPr>
          <w:rStyle w:val="affffe"/>
          <w:rFonts w:hint="cs"/>
          <w:rtl/>
        </w:rPr>
        <w:t xml:space="preserve"> </w:t>
      </w:r>
      <w:r w:rsidRPr="007C2AD0">
        <w:rPr>
          <w:rStyle w:val="affffe"/>
          <w:rFonts w:hint="cs"/>
          <w:rtl/>
        </w:rPr>
        <w:t>ה.</w:t>
      </w:r>
      <w:r>
        <w:rPr>
          <w:rFonts w:ascii="Fb Fontext" w:hAnsi="Fb Fontext" w:hint="cs"/>
          <w:sz w:val="32"/>
          <w:rtl/>
        </w:rPr>
        <w:t xml:space="preserve"> </w:t>
      </w:r>
      <w:r w:rsidR="00330D94">
        <w:rPr>
          <w:rFonts w:ascii="Fb Fontext" w:hAnsi="Fb Fontext" w:hint="cs"/>
          <w:sz w:val="32"/>
          <w:rtl/>
        </w:rPr>
        <w:t>תמרי ורימוני</w:t>
      </w:r>
      <w:r>
        <w:rPr>
          <w:rFonts w:ascii="Fb Fontext" w:hAnsi="Fb Fontext" w:hint="cs"/>
          <w:sz w:val="32"/>
          <w:rtl/>
        </w:rPr>
        <w:t>-</w:t>
      </w:r>
      <w:r w:rsidR="00330D94">
        <w:rPr>
          <w:rFonts w:ascii="Fb Fontext" w:hAnsi="Fb Fontext" w:hint="cs"/>
          <w:sz w:val="32"/>
          <w:rtl/>
        </w:rPr>
        <w:t xml:space="preserve"> </w:t>
      </w:r>
      <w:r w:rsidR="00330D94" w:rsidRPr="0081371E">
        <w:rPr>
          <w:rStyle w:val="afff8"/>
          <w:rtl/>
        </w:rPr>
        <w:t>תיקו</w:t>
      </w:r>
      <w:r w:rsidR="00330D94" w:rsidRPr="00C35A2C">
        <w:rPr>
          <w:rFonts w:ascii="Fb Fontext" w:hAnsi="Fb Fontext"/>
          <w:sz w:val="32"/>
          <w:rtl/>
        </w:rPr>
        <w:t>.</w:t>
      </w:r>
    </w:p>
    <w:p w14:paraId="15972D8E" w14:textId="77777777" w:rsidR="00EC4BE0" w:rsidRPr="00801934" w:rsidRDefault="00EC4BE0" w:rsidP="00EC4BE0">
      <w:pPr>
        <w:pStyle w:val="afffb"/>
        <w:ind w:end="0"/>
        <w:rPr>
          <w:rtl/>
        </w:rPr>
      </w:pPr>
      <w:r w:rsidRPr="00801934">
        <w:rPr>
          <w:rFonts w:hint="cs"/>
          <w:rtl/>
        </w:rPr>
        <w:t>באמת</w:t>
      </w:r>
      <w:r w:rsidRPr="00801934">
        <w:rPr>
          <w:rtl/>
        </w:rPr>
        <w:t xml:space="preserve">, </w:t>
      </w:r>
      <w:r w:rsidRPr="00801934">
        <w:rPr>
          <w:rFonts w:hint="cs"/>
          <w:rtl/>
        </w:rPr>
        <w:t>ביין</w:t>
      </w:r>
      <w:r w:rsidRPr="00801934">
        <w:rPr>
          <w:rtl/>
        </w:rPr>
        <w:t xml:space="preserve"> </w:t>
      </w:r>
      <w:r w:rsidRPr="00801934">
        <w:rPr>
          <w:rFonts w:hint="cs"/>
          <w:rtl/>
        </w:rPr>
        <w:t>התירו</w:t>
      </w:r>
      <w:r w:rsidRPr="00801934">
        <w:rPr>
          <w:rtl/>
        </w:rPr>
        <w:t xml:space="preserve"> </w:t>
      </w:r>
      <w:r w:rsidRPr="00801934">
        <w:rPr>
          <w:rFonts w:hint="cs"/>
          <w:rtl/>
        </w:rPr>
        <w:t>וכו</w:t>
      </w:r>
      <w:r w:rsidRPr="00801934">
        <w:rPr>
          <w:rtl/>
        </w:rPr>
        <w:t>'.</w:t>
      </w:r>
    </w:p>
    <w:p w14:paraId="63BB64FE" w14:textId="77777777" w:rsidR="00EC4BE0" w:rsidRDefault="00EC4BE0" w:rsidP="00EC4BE0">
      <w:pPr>
        <w:pStyle w:val="36"/>
        <w:framePr w:wrap="notBeside"/>
        <w:rPr>
          <w:rtl/>
        </w:rPr>
      </w:pPr>
      <w:r w:rsidRPr="00C35A2C">
        <w:rPr>
          <w:rFonts w:hint="cs"/>
          <w:rtl/>
        </w:rPr>
        <w:t>תנא</w:t>
      </w:r>
      <w:r w:rsidRPr="00C35A2C">
        <w:rPr>
          <w:rtl/>
        </w:rPr>
        <w:t>:</w:t>
      </w:r>
    </w:p>
    <w:p w14:paraId="271E5E42" w14:textId="77777777" w:rsidR="00EC4BE0" w:rsidRDefault="00EC4BE0" w:rsidP="00EC4BE0">
      <w:pPr>
        <w:rPr>
          <w:rFonts w:ascii="Fb Fontext" w:hAnsi="Fb Fontext"/>
          <w:rtl/>
        </w:rPr>
      </w:pPr>
      <w:r w:rsidRPr="00C35A2C">
        <w:rPr>
          <w:rFonts w:ascii="Fb Fontext" w:hAnsi="Fb Fontext" w:hint="cs"/>
          <w:rtl/>
        </w:rPr>
        <w:t>ביין</w:t>
      </w:r>
      <w:r w:rsidRPr="00C35A2C">
        <w:rPr>
          <w:rFonts w:ascii="Fb Fontext" w:hAnsi="Fb Fontext"/>
          <w:rtl/>
        </w:rPr>
        <w:t xml:space="preserve"> </w:t>
      </w:r>
      <w:r w:rsidRPr="00C35A2C">
        <w:rPr>
          <w:rFonts w:ascii="Fb Fontext" w:hAnsi="Fb Fontext" w:hint="cs"/>
          <w:rtl/>
        </w:rPr>
        <w:t>התירו</w:t>
      </w:r>
      <w:r w:rsidRPr="00C35A2C">
        <w:rPr>
          <w:rFonts w:ascii="Fb Fontext" w:hAnsi="Fb Fontext"/>
          <w:rtl/>
        </w:rPr>
        <w:t xml:space="preserve"> </w:t>
      </w:r>
      <w:r w:rsidRPr="00C35A2C">
        <w:rPr>
          <w:rFonts w:ascii="Fb Fontext" w:hAnsi="Fb Fontext" w:hint="cs"/>
          <w:rtl/>
        </w:rPr>
        <w:t>מפני</w:t>
      </w:r>
      <w:r w:rsidRPr="00C35A2C">
        <w:rPr>
          <w:rFonts w:ascii="Fb Fontext" w:hAnsi="Fb Fontext"/>
          <w:rtl/>
        </w:rPr>
        <w:t xml:space="preserve"> </w:t>
      </w:r>
      <w:r w:rsidRPr="00C35A2C">
        <w:rPr>
          <w:rFonts w:ascii="Fb Fontext" w:hAnsi="Fb Fontext" w:hint="cs"/>
          <w:rtl/>
        </w:rPr>
        <w:t>שמשביחו</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רפת</w:t>
      </w:r>
      <w:r w:rsidRPr="00C35A2C">
        <w:rPr>
          <w:rFonts w:ascii="Fb Fontext" w:hAnsi="Fb Fontext"/>
          <w:rtl/>
        </w:rPr>
        <w:t xml:space="preserve"> </w:t>
      </w:r>
      <w:r w:rsidRPr="00C35A2C">
        <w:rPr>
          <w:rFonts w:ascii="Fb Fontext" w:hAnsi="Fb Fontext" w:hint="cs"/>
          <w:rtl/>
        </w:rPr>
        <w:t>בקר</w:t>
      </w:r>
      <w:r w:rsidRPr="00C35A2C">
        <w:rPr>
          <w:rFonts w:ascii="Fb Fontext" w:hAnsi="Fb Fontext"/>
          <w:rtl/>
        </w:rPr>
        <w:t xml:space="preserve"> </w:t>
      </w:r>
      <w:r w:rsidRPr="00C35A2C">
        <w:rPr>
          <w:rFonts w:ascii="Fb Fontext" w:hAnsi="Fb Fontext" w:hint="cs"/>
          <w:rtl/>
        </w:rPr>
        <w:t>מפני</w:t>
      </w:r>
      <w:r w:rsidRPr="00C35A2C">
        <w:rPr>
          <w:rFonts w:ascii="Fb Fontext" w:hAnsi="Fb Fontext"/>
          <w:rtl/>
        </w:rPr>
        <w:t xml:space="preserve"> </w:t>
      </w:r>
      <w:r w:rsidRPr="00C35A2C">
        <w:rPr>
          <w:rFonts w:ascii="Fb Fontext" w:hAnsi="Fb Fontext" w:hint="cs"/>
          <w:rtl/>
        </w:rPr>
        <w:t>שמסריחו</w:t>
      </w:r>
      <w:r w:rsidRPr="00C35A2C">
        <w:rPr>
          <w:rFonts w:ascii="Fb Fontext" w:hAnsi="Fb Fontext"/>
          <w:rtl/>
        </w:rPr>
        <w:t>.</w:t>
      </w:r>
    </w:p>
    <w:p w14:paraId="5312D8BA" w14:textId="77777777" w:rsidR="00EC4BE0" w:rsidRDefault="00EC4BE0" w:rsidP="00EC4BE0">
      <w:pPr>
        <w:pStyle w:val="36"/>
        <w:framePr w:wrap="notBeside"/>
        <w:rPr>
          <w:rtl/>
        </w:rPr>
      </w:pPr>
      <w:r w:rsidRPr="00C35A2C">
        <w:rPr>
          <w:rtl/>
        </w:rPr>
        <w:t>רב יוסף:</w:t>
      </w:r>
    </w:p>
    <w:p w14:paraId="15112DBE" w14:textId="7600B282" w:rsidR="00EC4BE0" w:rsidRPr="009D63DB" w:rsidRDefault="00EC4BE0" w:rsidP="00EC4BE0">
      <w:pPr>
        <w:rPr>
          <w:rStyle w:val="afffff0"/>
          <w:spacing w:val="-2"/>
          <w:rtl/>
        </w:rPr>
      </w:pPr>
      <w:r w:rsidRPr="009D63DB">
        <w:rPr>
          <w:rStyle w:val="afff8"/>
          <w:spacing w:val="-2"/>
          <w:rtl/>
        </w:rPr>
        <w:t xml:space="preserve">יין </w:t>
      </w:r>
      <w:r w:rsidRPr="009D63DB">
        <w:rPr>
          <w:rStyle w:val="afff8"/>
          <w:rFonts w:hint="cs"/>
          <w:spacing w:val="-2"/>
          <w:rtl/>
        </w:rPr>
        <w:t>שלנו</w:t>
      </w:r>
      <w:r w:rsidRPr="009D63DB">
        <w:rPr>
          <w:rStyle w:val="afff8"/>
          <w:spacing w:val="-2"/>
          <w:rtl/>
        </w:rPr>
        <w:t xml:space="preserve"> </w:t>
      </w:r>
      <w:r w:rsidRPr="009D63DB">
        <w:rPr>
          <w:rFonts w:ascii="Fb Fontext" w:hAnsi="Fb Fontext"/>
          <w:spacing w:val="-2"/>
          <w:rtl/>
        </w:rPr>
        <w:t>אפי</w:t>
      </w:r>
      <w:r w:rsidRPr="009D63DB">
        <w:rPr>
          <w:spacing w:val="-2"/>
          <w:rtl/>
        </w:rPr>
        <w:t xml:space="preserve">' </w:t>
      </w:r>
      <w:r w:rsidRPr="009D63DB">
        <w:rPr>
          <w:rFonts w:ascii="Fb Fontext" w:hAnsi="Fb Fontext"/>
          <w:spacing w:val="-2"/>
          <w:rtl/>
        </w:rPr>
        <w:t xml:space="preserve">עשן הנר קשה לו </w:t>
      </w:r>
      <w:r w:rsidRPr="009D63DB">
        <w:rPr>
          <w:rStyle w:val="affffe"/>
          <w:spacing w:val="-2"/>
          <w:rtl/>
        </w:rPr>
        <w:t>ר"ש</w:t>
      </w:r>
      <w:r w:rsidR="00330D94" w:rsidRPr="009D63DB">
        <w:rPr>
          <w:rStyle w:val="affffe"/>
          <w:rFonts w:hint="cs"/>
          <w:spacing w:val="-2"/>
          <w:rtl/>
        </w:rPr>
        <w:t>:</w:t>
      </w:r>
      <w:r w:rsidRPr="009D63DB">
        <w:rPr>
          <w:rStyle w:val="affffe"/>
          <w:spacing w:val="-2"/>
          <w:rtl/>
        </w:rPr>
        <w:t xml:space="preserve"> </w:t>
      </w:r>
      <w:r w:rsidRPr="009D63DB">
        <w:rPr>
          <w:rStyle w:val="afff8"/>
          <w:rtl/>
        </w:rPr>
        <w:t xml:space="preserve">אספסת </w:t>
      </w:r>
      <w:r w:rsidRPr="009D63DB">
        <w:rPr>
          <w:rFonts w:ascii="Fb Fontext" w:hAnsi="Fb Fontext"/>
          <w:spacing w:val="-2"/>
          <w:rtl/>
        </w:rPr>
        <w:t xml:space="preserve">- כרפת בקר </w:t>
      </w:r>
      <w:r w:rsidRPr="009D63DB">
        <w:rPr>
          <w:rStyle w:val="afffff0"/>
          <w:spacing w:val="-2"/>
          <w:rtl/>
        </w:rPr>
        <w:t>[סרחונה]</w:t>
      </w:r>
    </w:p>
    <w:p w14:paraId="79359B80" w14:textId="56E87EDF" w:rsidR="00503816" w:rsidRPr="00C35A2C" w:rsidRDefault="00503816" w:rsidP="009D63DB">
      <w:pPr>
        <w:pStyle w:val="aff9"/>
        <w:rPr>
          <w:rFonts w:ascii="Fb Fontext" w:hAnsi="Fb Fontext"/>
          <w:rtl/>
        </w:rPr>
      </w:pPr>
      <w:r w:rsidRPr="001B450D">
        <w:rPr>
          <w:rFonts w:hint="cs"/>
          <w:rtl/>
        </w:rPr>
        <w:t>***</w:t>
      </w:r>
    </w:p>
    <w:p w14:paraId="761910C1" w14:textId="61CD6486" w:rsidR="00503816" w:rsidRDefault="00503816" w:rsidP="00503816">
      <w:pPr>
        <w:pStyle w:val="affffb"/>
        <w:framePr w:wrap="around"/>
        <w:rPr>
          <w:rtl/>
        </w:rPr>
      </w:pPr>
      <w:del w:id="20238" w:author="קלוד" w:date="2026-10-06T10:07:33Z">
        <w:r>
          <w:rPr>
            <w:rtl/>
          </w:rPr>
          <w:delText xml:space="preserve">מתני</w:delText>
        </w:r>
      </w:del>
      <w:ins w:id="20239" w:author="קלוד" w:date="2026-10-06T10:07:33Z">
        <w:r>
          <w:rPr>
            <w:rtl/>
          </w:rPr>
          <w:t xml:space="preserve">משנה ג</w:t>
        </w:r>
      </w:ins>
      <w:del w:id="20240" w:author="קלוד" w:date="2026-10-06T10:07:33Z">
        <w:r>
          <w:rPr>
            <w:rtl/>
          </w:rPr>
          <w:delText xml:space="preserve">'.</w:delText>
        </w:r>
      </w:del>
    </w:p>
    <w:p w14:paraId="6A625373" w14:textId="2143B9E1" w:rsidR="007C2AD0" w:rsidRPr="007C2AD0" w:rsidRDefault="00503816" w:rsidP="007C2AD0">
      <w:pPr>
        <w:pStyle w:val="afff3"/>
        <w:jc w:val="center"/>
        <w:rPr>
          <w:b w:val="0"/>
          <w:bCs/>
          <w:rtl/>
        </w:rPr>
      </w:pPr>
      <w:r w:rsidRPr="007C2AD0">
        <w:rPr>
          <w:b w:val="0"/>
          <w:bCs/>
          <w:rtl/>
        </w:rPr>
        <w:t>חנות שבחצר</w:t>
      </w:r>
    </w:p>
    <w:p w14:paraId="3AA4AE61" w14:textId="7876387F" w:rsidR="00503816" w:rsidRPr="007C2AD0" w:rsidRDefault="00503816" w:rsidP="00DB3591">
      <w:pPr>
        <w:pStyle w:val="afff3"/>
        <w:rPr>
          <w:spacing w:val="-2"/>
          <w:rtl/>
        </w:rPr>
      </w:pPr>
      <w:r w:rsidRPr="007C2AD0">
        <w:rPr>
          <w:rStyle w:val="TanaimMishna"/>
          <w:spacing w:val="0"/>
          <w:rtl/>
          <w:rPrChange w:id="20015" w:author="קלוד" w:date="2026-10-06T10:07:33Z">
            <w:rPr>
              <w:rStyle w:val="affffe"/>
              <w:spacing w:val="0"/>
              <w:rtl/>
            </w:rPr>
          </w:rPrChange>
        </w:rPr>
        <w:t>יכול למחות בידו ולומר לו:</w:t>
      </w:r>
      <w:r w:rsidRPr="007C2AD0">
        <w:rPr>
          <w:spacing w:val="0"/>
          <w:rtl/>
        </w:rPr>
        <w:t xml:space="preserve"> איני יכול לישן מקול הנכנסין ומקול היוצאי</w:t>
      </w:r>
      <w:r w:rsidRPr="007C2AD0">
        <w:rPr>
          <w:spacing w:val="-2"/>
          <w:rtl/>
        </w:rPr>
        <w:t>ן</w:t>
      </w:r>
    </w:p>
    <w:p w14:paraId="767D25AD" w14:textId="5748F687" w:rsidR="00503816" w:rsidRPr="007C2AD0" w:rsidRDefault="00503816" w:rsidP="007C2AD0">
      <w:pPr>
        <w:pStyle w:val="afff3"/>
        <w:spacing w:after="60"/>
        <w:rPr>
          <w:rtl/>
        </w:rPr>
      </w:pPr>
      <w:r w:rsidRPr="00C35A2C">
        <w:rPr>
          <w:rtl/>
        </w:rPr>
        <w:t xml:space="preserve">אבל עושה כלים, יוצא ומוכר בתוך השוק </w:t>
      </w:r>
      <w:r w:rsidRPr="007C2AD0">
        <w:rPr>
          <w:rStyle w:val="TanaimMishna"/>
          <w:rtl/>
          <w:rPrChange w:id="20016" w:author="קלוד" w:date="2026-10-06T10:07:33Z">
            <w:rPr>
              <w:rStyle w:val="affffe"/>
              <w:rtl/>
            </w:rPr>
          </w:rPrChange>
        </w:rPr>
        <w:t>ואינו יכול למחות בידו ולומר:</w:t>
      </w:r>
      <w:r w:rsidRPr="00C35A2C">
        <w:rPr>
          <w:rtl/>
        </w:rPr>
        <w:t xml:space="preserve"> </w:t>
      </w:r>
      <w:r w:rsidRPr="00A343FC">
        <w:rPr>
          <w:spacing w:val="6"/>
          <w:rtl/>
        </w:rPr>
        <w:t>איני יכול לישן מקול הפטיש</w:t>
      </w:r>
      <w:r w:rsidR="007C2AD0">
        <w:rPr>
          <w:rFonts w:hint="cs"/>
          <w:spacing w:val="6"/>
          <w:rtl/>
        </w:rPr>
        <w:t>,</w:t>
      </w:r>
      <w:r w:rsidRPr="00A343FC">
        <w:rPr>
          <w:spacing w:val="6"/>
          <w:rtl/>
        </w:rPr>
        <w:t xml:space="preserve"> הריחים</w:t>
      </w:r>
      <w:r w:rsidR="007C2AD0">
        <w:rPr>
          <w:rFonts w:hint="cs"/>
          <w:spacing w:val="6"/>
          <w:rtl/>
        </w:rPr>
        <w:t>,</w:t>
      </w:r>
      <w:r w:rsidRPr="00A343FC">
        <w:rPr>
          <w:spacing w:val="6"/>
          <w:rtl/>
        </w:rPr>
        <w:t xml:space="preserve"> התינוקות.</w:t>
      </w:r>
    </w:p>
    <w:p w14:paraId="3A1B555C" w14:textId="77777777" w:rsidR="00503816" w:rsidRPr="006F140A" w:rsidRDefault="00503816" w:rsidP="00503816">
      <w:pPr>
        <w:pStyle w:val="36"/>
        <w:framePr w:wrap="notBeside"/>
        <w:rPr>
          <w:rtl/>
        </w:rPr>
      </w:pPr>
      <w:r w:rsidRPr="006F140A">
        <w:rPr>
          <w:rFonts w:hint="cs"/>
          <w:rtl/>
        </w:rPr>
        <w:t>סיפא</w:t>
      </w:r>
      <w:r>
        <w:rPr>
          <w:rFonts w:hint="cs"/>
          <w:rtl/>
        </w:rPr>
        <w:t xml:space="preserve"> לאביי:</w:t>
      </w:r>
    </w:p>
    <w:p w14:paraId="45A67979" w14:textId="2D72E640" w:rsidR="00503816" w:rsidRPr="00C35A2C" w:rsidRDefault="00503816" w:rsidP="007C2AD0">
      <w:pPr>
        <w:rPr>
          <w:rFonts w:ascii="Fb Fontext" w:hAnsi="Fb Fontext"/>
          <w:sz w:val="32"/>
          <w:rtl/>
        </w:rPr>
      </w:pPr>
      <w:r w:rsidRPr="006F140A">
        <w:rPr>
          <w:rStyle w:val="affffe"/>
          <w:rFonts w:hint="cs"/>
          <w:rtl/>
        </w:rPr>
        <w:t>לאביי</w:t>
      </w:r>
      <w:r w:rsidRPr="006F140A">
        <w:rPr>
          <w:rStyle w:val="affffe"/>
          <w:rtl/>
        </w:rPr>
        <w:t>:</w:t>
      </w:r>
      <w:r w:rsidRPr="00C35A2C">
        <w:rPr>
          <w:rFonts w:ascii="Fb Fontext" w:hAnsi="Fb Fontext"/>
          <w:sz w:val="32"/>
          <w:rtl/>
        </w:rPr>
        <w:t xml:space="preserve"> </w:t>
      </w:r>
      <w:r w:rsidRPr="00C35A2C">
        <w:rPr>
          <w:rFonts w:ascii="Fb Fontext" w:hAnsi="Fb Fontext" w:hint="cs"/>
          <w:sz w:val="32"/>
          <w:rtl/>
        </w:rPr>
        <w:t>אתאן</w:t>
      </w:r>
      <w:r w:rsidRPr="00C35A2C">
        <w:rPr>
          <w:rFonts w:ascii="Fb Fontext" w:hAnsi="Fb Fontext"/>
          <w:sz w:val="32"/>
          <w:rtl/>
        </w:rPr>
        <w:t xml:space="preserve"> </w:t>
      </w:r>
      <w:r w:rsidRPr="00C35A2C">
        <w:rPr>
          <w:rFonts w:ascii="Fb Fontext" w:hAnsi="Fb Fontext" w:hint="cs"/>
          <w:sz w:val="32"/>
          <w:rtl/>
        </w:rPr>
        <w:t>לחצר</w:t>
      </w:r>
      <w:r w:rsidRPr="00C35A2C">
        <w:rPr>
          <w:rFonts w:ascii="Fb Fontext" w:hAnsi="Fb Fontext"/>
          <w:sz w:val="32"/>
          <w:rtl/>
        </w:rPr>
        <w:t xml:space="preserve"> </w:t>
      </w:r>
      <w:r w:rsidRPr="00C35A2C">
        <w:rPr>
          <w:rFonts w:ascii="Fb Fontext" w:hAnsi="Fb Fontext" w:hint="cs"/>
          <w:sz w:val="32"/>
          <w:rtl/>
        </w:rPr>
        <w:t>אחרת</w:t>
      </w:r>
      <w:r w:rsidRPr="00C35A2C">
        <w:rPr>
          <w:rFonts w:ascii="Fb Fontext" w:hAnsi="Fb Fontext"/>
          <w:sz w:val="32"/>
          <w:rtl/>
        </w:rPr>
        <w:t>.</w:t>
      </w:r>
      <w:r w:rsidR="007C2AD0">
        <w:rPr>
          <w:rStyle w:val="aff1"/>
          <w:rFonts w:ascii="Fb Fontext" w:hAnsi="Fb Fontext"/>
          <w:sz w:val="32"/>
          <w:rtl/>
        </w:rPr>
        <w:footnoteReference w:id="26"/>
      </w:r>
    </w:p>
    <w:p w14:paraId="1E8EE2A3" w14:textId="77777777" w:rsidR="00503816" w:rsidRPr="00D87A1C" w:rsidRDefault="00503816" w:rsidP="00503816">
      <w:pPr>
        <w:pStyle w:val="36"/>
        <w:framePr w:wrap="notBeside"/>
        <w:rPr>
          <w:rtl/>
        </w:rPr>
      </w:pPr>
      <w:r w:rsidRPr="00D87A1C">
        <w:rPr>
          <w:rtl/>
        </w:rPr>
        <w:t>ולרבא</w:t>
      </w:r>
    </w:p>
    <w:p w14:paraId="6A994C39" w14:textId="68324D0A" w:rsidR="00503816" w:rsidRDefault="00503816" w:rsidP="00503816">
      <w:pPr>
        <w:rPr>
          <w:rFonts w:ascii="Fb Fontext" w:hAnsi="Fb Fontext"/>
          <w:sz w:val="32"/>
          <w:rtl/>
        </w:rPr>
      </w:pPr>
      <w:r w:rsidRPr="00C35A2C">
        <w:rPr>
          <w:rtl/>
        </w:rPr>
        <w:t>אתאן לתשב"ר ומתקנת יהושע בן גמלא ואילך. זכור לטוב שאלמלא הוא נשתכח תורה מישראל</w:t>
      </w:r>
      <w:r>
        <w:rPr>
          <w:rStyle w:val="aff1"/>
          <w:rtl/>
        </w:rPr>
        <w:footnoteReference w:id="27"/>
      </w:r>
      <w:r>
        <w:rPr>
          <w:rFonts w:ascii="Fb Fontext" w:hAnsi="Fb Fontext" w:hint="cs"/>
          <w:rtl/>
        </w:rPr>
        <w:t xml:space="preserve"> </w:t>
      </w:r>
      <w:r w:rsidRPr="00C35A2C">
        <w:rPr>
          <w:rFonts w:ascii="Fb Fontext" w:hAnsi="Fb Fontext"/>
          <w:rtl/>
        </w:rPr>
        <w:t xml:space="preserve">שבתחלה מי שיש לו אב מלמדו תורה, מי שאין לו אב לא היה למד תורה, </w:t>
      </w:r>
      <w:r w:rsidRPr="00577F86">
        <w:rPr>
          <w:rStyle w:val="affff8"/>
          <w:rtl/>
        </w:rPr>
        <w:lastRenderedPageBreak/>
        <w:t>ד</w:t>
      </w:r>
      <w:r w:rsidRPr="00F10693">
        <w:rPr>
          <w:rtl/>
        </w:rPr>
        <w:t>'</w:t>
      </w:r>
      <w:r>
        <w:rPr>
          <w:rtl/>
        </w:rPr>
        <w:t>וְ</w:t>
      </w:r>
      <w:r>
        <w:rPr>
          <w:rStyle w:val="affff8"/>
          <w:rtl/>
        </w:rPr>
        <w:t>לִמַּדְתֶּם אֹתָ</w:t>
      </w:r>
      <w:r w:rsidRPr="00577F86">
        <w:rPr>
          <w:rStyle w:val="affff8"/>
          <w:rtl/>
        </w:rPr>
        <w:t xml:space="preserve">ם </w:t>
      </w:r>
      <w:r>
        <w:rPr>
          <w:rStyle w:val="affff8"/>
          <w:rtl/>
        </w:rPr>
        <w:t>–</w:t>
      </w:r>
      <w:r>
        <w:rPr>
          <w:rStyle w:val="affff8"/>
        </w:rPr>
        <w:t xml:space="preserve"> </w:t>
      </w:r>
      <w:r w:rsidRPr="006F140A">
        <w:rPr>
          <w:rFonts w:hint="cs"/>
          <w:rtl/>
        </w:rPr>
        <w:t>קראו -</w:t>
      </w:r>
      <w:r>
        <w:rPr>
          <w:rStyle w:val="affff8"/>
          <w:rFonts w:hint="cs"/>
          <w:rtl/>
        </w:rPr>
        <w:t xml:space="preserve"> </w:t>
      </w:r>
      <w:r>
        <w:rPr>
          <w:rStyle w:val="affff8"/>
          <w:rtl/>
        </w:rPr>
        <w:t>וּלְמַדְתֶּם א</w:t>
      </w:r>
      <w:r>
        <w:rPr>
          <w:rStyle w:val="affff8"/>
          <w:rFonts w:hint="cs"/>
          <w:rtl/>
        </w:rPr>
        <w:t>ַ</w:t>
      </w:r>
      <w:r>
        <w:rPr>
          <w:rStyle w:val="affff8"/>
          <w:rtl/>
        </w:rPr>
        <w:t>ת</w:t>
      </w:r>
      <w:r>
        <w:rPr>
          <w:rStyle w:val="affff8"/>
          <w:rFonts w:hint="cs"/>
          <w:rtl/>
        </w:rPr>
        <w:t>ֶ</w:t>
      </w:r>
      <w:r w:rsidRPr="00577F86">
        <w:rPr>
          <w:rStyle w:val="affff8"/>
          <w:rFonts w:hint="cs"/>
          <w:rtl/>
        </w:rPr>
        <w:t>ם</w:t>
      </w:r>
      <w:r w:rsidRPr="00F10693">
        <w:rPr>
          <w:rtl/>
        </w:rPr>
        <w:t>',</w:t>
      </w:r>
      <w:r>
        <w:rPr>
          <w:rFonts w:ascii="Fb Fontext" w:hAnsi="Fb Fontext" w:hint="cs"/>
          <w:sz w:val="32"/>
          <w:rtl/>
        </w:rPr>
        <w:t xml:space="preserve"> </w:t>
      </w:r>
      <w:r w:rsidRPr="00C35A2C">
        <w:rPr>
          <w:rFonts w:ascii="Fb Fontext" w:hAnsi="Fb Fontext" w:hint="cs"/>
          <w:sz w:val="32"/>
          <w:rtl/>
        </w:rPr>
        <w:t>התקינו</w:t>
      </w:r>
      <w:r w:rsidRPr="00C35A2C">
        <w:rPr>
          <w:rFonts w:ascii="Fb Fontext" w:hAnsi="Fb Fontext"/>
          <w:sz w:val="32"/>
          <w:rtl/>
        </w:rPr>
        <w:t xml:space="preserve"> </w:t>
      </w:r>
      <w:r w:rsidRPr="00C35A2C">
        <w:rPr>
          <w:rFonts w:ascii="Fb Fontext" w:hAnsi="Fb Fontext" w:hint="cs"/>
          <w:sz w:val="32"/>
          <w:rtl/>
        </w:rPr>
        <w:t>שיהו</w:t>
      </w:r>
      <w:r w:rsidRPr="00C35A2C">
        <w:rPr>
          <w:rFonts w:ascii="Fb Fontext" w:hAnsi="Fb Fontext"/>
          <w:sz w:val="32"/>
          <w:rtl/>
        </w:rPr>
        <w:t xml:space="preserve"> </w:t>
      </w:r>
      <w:r w:rsidRPr="00C35A2C">
        <w:rPr>
          <w:rFonts w:ascii="Fb Fontext" w:hAnsi="Fb Fontext" w:hint="cs"/>
          <w:sz w:val="32"/>
          <w:rtl/>
        </w:rPr>
        <w:t>מושיבין</w:t>
      </w:r>
      <w:r w:rsidRPr="00C35A2C">
        <w:rPr>
          <w:rFonts w:ascii="Fb Fontext" w:hAnsi="Fb Fontext"/>
          <w:sz w:val="32"/>
          <w:rtl/>
        </w:rPr>
        <w:t xml:space="preserve"> </w:t>
      </w:r>
      <w:r w:rsidRPr="00C35A2C">
        <w:rPr>
          <w:rFonts w:ascii="Fb Fontext" w:hAnsi="Fb Fontext" w:hint="cs"/>
          <w:sz w:val="32"/>
          <w:rtl/>
        </w:rPr>
        <w:t>מלמדי</w:t>
      </w:r>
      <w:r w:rsidRPr="00C35A2C">
        <w:rPr>
          <w:rFonts w:ascii="Fb Fontext" w:hAnsi="Fb Fontext"/>
          <w:sz w:val="32"/>
          <w:rtl/>
        </w:rPr>
        <w:t xml:space="preserve"> </w:t>
      </w:r>
      <w:r w:rsidRPr="00C35A2C">
        <w:rPr>
          <w:rFonts w:ascii="Fb Fontext" w:hAnsi="Fb Fontext" w:hint="cs"/>
          <w:sz w:val="32"/>
          <w:rtl/>
        </w:rPr>
        <w:t>תינוקות</w:t>
      </w:r>
      <w:r w:rsidRPr="00C35A2C">
        <w:rPr>
          <w:rFonts w:ascii="Fb Fontext" w:hAnsi="Fb Fontext"/>
          <w:sz w:val="32"/>
          <w:rtl/>
        </w:rPr>
        <w:t xml:space="preserve"> </w:t>
      </w:r>
      <w:r w:rsidRPr="00C35A2C">
        <w:rPr>
          <w:rFonts w:ascii="Fb Fontext" w:hAnsi="Fb Fontext" w:hint="cs"/>
          <w:sz w:val="32"/>
          <w:rtl/>
        </w:rPr>
        <w:t>בירושלים</w:t>
      </w:r>
      <w:r w:rsidRPr="00C35A2C">
        <w:rPr>
          <w:rFonts w:ascii="Fb Fontext" w:hAnsi="Fb Fontext"/>
          <w:sz w:val="32"/>
          <w:rtl/>
        </w:rPr>
        <w:t xml:space="preserve">, </w:t>
      </w:r>
      <w:r w:rsidRPr="00C35A2C">
        <w:rPr>
          <w:rFonts w:ascii="Fb Fontext" w:hAnsi="Fb Fontext" w:hint="cs"/>
          <w:sz w:val="32"/>
          <w:rtl/>
        </w:rPr>
        <w:t>ד</w:t>
      </w:r>
      <w:r w:rsidRPr="00F10693">
        <w:rPr>
          <w:rFonts w:hint="cs"/>
          <w:rtl/>
        </w:rPr>
        <w:t>'</w:t>
      </w:r>
      <w:r>
        <w:rPr>
          <w:rtl/>
        </w:rPr>
        <w:t>כִּ</w:t>
      </w:r>
      <w:r>
        <w:rPr>
          <w:rStyle w:val="affff8"/>
          <w:rtl/>
        </w:rPr>
        <w:t>י מִצִּיּוֹן תֵּצֵא תוֹרָ</w:t>
      </w:r>
      <w:r w:rsidRPr="00EF2C28">
        <w:rPr>
          <w:rStyle w:val="affff8"/>
          <w:rFonts w:hint="cs"/>
          <w:rtl/>
        </w:rPr>
        <w:t>ה</w:t>
      </w:r>
      <w:r w:rsidRPr="00F10693">
        <w:rPr>
          <w:rtl/>
        </w:rPr>
        <w:t>'</w:t>
      </w:r>
      <w:r w:rsidRPr="00F10693">
        <w:rPr>
          <w:rFonts w:hint="cs"/>
          <w:rtl/>
        </w:rPr>
        <w:t>,</w:t>
      </w:r>
    </w:p>
    <w:p w14:paraId="33E41943" w14:textId="2C06A31B" w:rsidR="00503816" w:rsidRDefault="00503816" w:rsidP="007C2AD0">
      <w:pPr>
        <w:rPr>
          <w:rFonts w:ascii="Fb Fontext" w:hAnsi="Fb Fontext"/>
          <w:rtl/>
        </w:rPr>
      </w:pPr>
      <w:r w:rsidRPr="00C35A2C">
        <w:rPr>
          <w:rFonts w:ascii="Fb Fontext" w:hAnsi="Fb Fontext" w:hint="cs"/>
          <w:rtl/>
        </w:rPr>
        <w:t>ועדיין</w:t>
      </w:r>
      <w:r w:rsidRPr="00C35A2C">
        <w:rPr>
          <w:rFonts w:ascii="Fb Fontext" w:hAnsi="Fb Fontext"/>
          <w:rtl/>
        </w:rPr>
        <w:t xml:space="preserve"> </w:t>
      </w:r>
      <w:r w:rsidRPr="00C35A2C">
        <w:rPr>
          <w:rFonts w:ascii="Fb Fontext" w:hAnsi="Fb Fontext" w:hint="cs"/>
          <w:rtl/>
        </w:rPr>
        <w:t>מי</w:t>
      </w:r>
      <w:r w:rsidRPr="00C35A2C">
        <w:rPr>
          <w:rFonts w:ascii="Fb Fontext" w:hAnsi="Fb Fontext"/>
          <w:rtl/>
        </w:rPr>
        <w:t xml:space="preserve"> </w:t>
      </w:r>
      <w:r w:rsidRPr="00C35A2C">
        <w:rPr>
          <w:rFonts w:ascii="Fb Fontext" w:hAnsi="Fb Fontext" w:hint="cs"/>
          <w:rtl/>
        </w:rPr>
        <w:t>שאין</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אב</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היה</w:t>
      </w:r>
      <w:r w:rsidRPr="00C35A2C">
        <w:rPr>
          <w:rFonts w:ascii="Fb Fontext" w:hAnsi="Fb Fontext"/>
          <w:rtl/>
        </w:rPr>
        <w:t xml:space="preserve"> </w:t>
      </w:r>
      <w:r w:rsidRPr="00C35A2C">
        <w:rPr>
          <w:rFonts w:ascii="Fb Fontext" w:hAnsi="Fb Fontext" w:hint="cs"/>
          <w:rtl/>
        </w:rPr>
        <w:t>עולה</w:t>
      </w:r>
      <w:r w:rsidRPr="00C35A2C">
        <w:rPr>
          <w:rFonts w:ascii="Fb Fontext" w:hAnsi="Fb Fontext"/>
          <w:rtl/>
        </w:rPr>
        <w:t xml:space="preserve"> </w:t>
      </w:r>
      <w:r w:rsidRPr="00C35A2C">
        <w:rPr>
          <w:rFonts w:ascii="Fb Fontext" w:hAnsi="Fb Fontext" w:hint="cs"/>
          <w:rtl/>
        </w:rPr>
        <w:t>ולמד</w:t>
      </w:r>
      <w:r>
        <w:rPr>
          <w:rStyle w:val="aff1"/>
          <w:rFonts w:ascii="Fb Fontext" w:hAnsi="Fb Fontext"/>
          <w:rtl/>
        </w:rPr>
        <w:footnoteReference w:id="28"/>
      </w:r>
      <w:r w:rsidR="007C2AD0">
        <w:rPr>
          <w:rFonts w:ascii="Fb Fontext" w:hAnsi="Fb Fontext" w:hint="cs"/>
          <w:rtl/>
        </w:rPr>
        <w:t xml:space="preserve">, </w:t>
      </w:r>
      <w:r w:rsidRPr="007C2AD0">
        <w:rPr>
          <w:rFonts w:ascii="Fb Fontext" w:hAnsi="Fb Fontext" w:hint="cs"/>
          <w:spacing w:val="-4"/>
          <w:rtl/>
        </w:rPr>
        <w:t>התקינו</w:t>
      </w:r>
      <w:r w:rsidRPr="007C2AD0">
        <w:rPr>
          <w:rFonts w:ascii="Fb Fontext" w:hAnsi="Fb Fontext"/>
          <w:spacing w:val="-4"/>
          <w:rtl/>
        </w:rPr>
        <w:t xml:space="preserve"> </w:t>
      </w:r>
      <w:r w:rsidRPr="007C2AD0">
        <w:rPr>
          <w:rFonts w:ascii="Fb Fontext" w:hAnsi="Fb Fontext" w:hint="cs"/>
          <w:spacing w:val="-4"/>
          <w:rtl/>
        </w:rPr>
        <w:t>מלמדים</w:t>
      </w:r>
      <w:r w:rsidRPr="007C2AD0">
        <w:rPr>
          <w:rFonts w:ascii="Fb Fontext" w:hAnsi="Fb Fontext"/>
          <w:spacing w:val="-4"/>
          <w:rtl/>
        </w:rPr>
        <w:t xml:space="preserve"> </w:t>
      </w:r>
      <w:r w:rsidRPr="007C2AD0">
        <w:rPr>
          <w:rFonts w:ascii="Fb Fontext" w:hAnsi="Fb Fontext" w:hint="cs"/>
          <w:spacing w:val="-4"/>
          <w:rtl/>
        </w:rPr>
        <w:t>בכל</w:t>
      </w:r>
      <w:r w:rsidRPr="007C2AD0">
        <w:rPr>
          <w:rFonts w:ascii="Fb Fontext" w:hAnsi="Fb Fontext"/>
          <w:spacing w:val="-4"/>
          <w:rtl/>
        </w:rPr>
        <w:t xml:space="preserve"> </w:t>
      </w:r>
      <w:r w:rsidRPr="007C2AD0">
        <w:rPr>
          <w:rFonts w:ascii="Fb Fontext" w:hAnsi="Fb Fontext" w:hint="cs"/>
          <w:spacing w:val="-4"/>
          <w:rtl/>
        </w:rPr>
        <w:t>פלך</w:t>
      </w:r>
      <w:r w:rsidRPr="007C2AD0">
        <w:rPr>
          <w:rFonts w:ascii="Fb Fontext" w:hAnsi="Fb Fontext"/>
          <w:spacing w:val="-4"/>
          <w:rtl/>
        </w:rPr>
        <w:t xml:space="preserve"> </w:t>
      </w:r>
      <w:r w:rsidRPr="007C2AD0">
        <w:rPr>
          <w:rFonts w:ascii="Fb Fontext" w:hAnsi="Fb Fontext" w:hint="cs"/>
          <w:spacing w:val="-4"/>
          <w:rtl/>
        </w:rPr>
        <w:t>ופלך לגיל</w:t>
      </w:r>
      <w:r w:rsidRPr="007C2AD0">
        <w:rPr>
          <w:rFonts w:ascii="Fb Fontext" w:hAnsi="Fb Fontext"/>
          <w:spacing w:val="-4"/>
          <w:rtl/>
        </w:rPr>
        <w:t xml:space="preserve"> </w:t>
      </w:r>
      <w:r w:rsidRPr="007C2AD0">
        <w:rPr>
          <w:rFonts w:ascii="Fb Fontext" w:hAnsi="Fb Fontext" w:hint="cs"/>
          <w:spacing w:val="-4"/>
          <w:rtl/>
        </w:rPr>
        <w:t>ט</w:t>
      </w:r>
      <w:r w:rsidRPr="007C2AD0">
        <w:rPr>
          <w:rFonts w:ascii="Fb Fontext" w:hAnsi="Fb Fontext"/>
          <w:spacing w:val="-4"/>
          <w:rtl/>
        </w:rPr>
        <w:t>"</w:t>
      </w:r>
      <w:r w:rsidRPr="007C2AD0">
        <w:rPr>
          <w:rFonts w:ascii="Fb Fontext" w:hAnsi="Fb Fontext" w:hint="cs"/>
          <w:spacing w:val="-4"/>
          <w:rtl/>
        </w:rPr>
        <w:t>ז</w:t>
      </w:r>
      <w:r w:rsidRPr="007C2AD0">
        <w:rPr>
          <w:rFonts w:ascii="Fb Fontext" w:hAnsi="Fb Fontext"/>
          <w:spacing w:val="-4"/>
          <w:rtl/>
        </w:rPr>
        <w:t xml:space="preserve"> </w:t>
      </w:r>
      <w:r w:rsidRPr="007C2AD0">
        <w:rPr>
          <w:rFonts w:ascii="Fb Fontext" w:hAnsi="Fb Fontext" w:hint="cs"/>
          <w:spacing w:val="-4"/>
          <w:rtl/>
        </w:rPr>
        <w:t>י</w:t>
      </w:r>
      <w:r w:rsidRPr="007C2AD0">
        <w:rPr>
          <w:rFonts w:ascii="Fb Fontext" w:hAnsi="Fb Fontext"/>
          <w:spacing w:val="-4"/>
          <w:rtl/>
        </w:rPr>
        <w:t>"</w:t>
      </w:r>
      <w:r w:rsidRPr="007C2AD0">
        <w:rPr>
          <w:rFonts w:ascii="Fb Fontext" w:hAnsi="Fb Fontext" w:hint="cs"/>
          <w:spacing w:val="-4"/>
          <w:rtl/>
        </w:rPr>
        <w:t>ז</w:t>
      </w:r>
      <w:r w:rsidRPr="007C2AD0">
        <w:rPr>
          <w:rFonts w:ascii="Fb Fontext" w:hAnsi="Fb Fontext"/>
          <w:spacing w:val="-4"/>
          <w:rtl/>
        </w:rPr>
        <w:t xml:space="preserve">, </w:t>
      </w:r>
      <w:r w:rsidRPr="007C2AD0">
        <w:rPr>
          <w:rFonts w:ascii="Fb Fontext" w:hAnsi="Fb Fontext" w:hint="cs"/>
          <w:spacing w:val="-4"/>
          <w:rtl/>
        </w:rPr>
        <w:t>ומי</w:t>
      </w:r>
      <w:r w:rsidRPr="007C2AD0">
        <w:rPr>
          <w:rFonts w:ascii="Fb Fontext" w:hAnsi="Fb Fontext"/>
          <w:spacing w:val="-4"/>
          <w:rtl/>
        </w:rPr>
        <w:t xml:space="preserve"> </w:t>
      </w:r>
      <w:r w:rsidRPr="007C2AD0">
        <w:rPr>
          <w:rFonts w:ascii="Fb Fontext" w:hAnsi="Fb Fontext" w:hint="cs"/>
          <w:spacing w:val="-4"/>
          <w:rtl/>
        </w:rPr>
        <w:t>שרבו</w:t>
      </w:r>
      <w:r w:rsidRPr="007C2AD0">
        <w:rPr>
          <w:rFonts w:ascii="Fb Fontext" w:hAnsi="Fb Fontext"/>
          <w:spacing w:val="-4"/>
          <w:rtl/>
        </w:rPr>
        <w:t xml:space="preserve"> </w:t>
      </w:r>
      <w:r w:rsidRPr="007C2AD0">
        <w:rPr>
          <w:rFonts w:ascii="Fb Fontext" w:hAnsi="Fb Fontext" w:hint="cs"/>
          <w:spacing w:val="-4"/>
          <w:rtl/>
        </w:rPr>
        <w:t>כועס</w:t>
      </w:r>
      <w:r w:rsidRPr="007C2AD0">
        <w:rPr>
          <w:rFonts w:ascii="Fb Fontext" w:hAnsi="Fb Fontext"/>
          <w:spacing w:val="-4"/>
          <w:rtl/>
        </w:rPr>
        <w:t xml:space="preserve"> </w:t>
      </w:r>
      <w:r w:rsidRPr="007C2AD0">
        <w:rPr>
          <w:rFonts w:ascii="Fb Fontext" w:hAnsi="Fb Fontext" w:hint="cs"/>
          <w:spacing w:val="-4"/>
          <w:rtl/>
        </w:rPr>
        <w:t>עליו</w:t>
      </w:r>
      <w:r w:rsidRPr="007C2AD0">
        <w:rPr>
          <w:rFonts w:ascii="Fb Fontext" w:hAnsi="Fb Fontext"/>
          <w:spacing w:val="-4"/>
          <w:rtl/>
        </w:rPr>
        <w:t xml:space="preserve"> </w:t>
      </w:r>
      <w:r w:rsidRPr="007C2AD0">
        <w:rPr>
          <w:rFonts w:ascii="Fb Fontext" w:hAnsi="Fb Fontext" w:hint="cs"/>
          <w:spacing w:val="-4"/>
          <w:rtl/>
        </w:rPr>
        <w:t>מבעט</w:t>
      </w:r>
      <w:r w:rsidRPr="007C2AD0">
        <w:rPr>
          <w:rFonts w:ascii="Fb Fontext" w:hAnsi="Fb Fontext"/>
          <w:spacing w:val="-4"/>
          <w:rtl/>
        </w:rPr>
        <w:t xml:space="preserve"> </w:t>
      </w:r>
      <w:r w:rsidRPr="007C2AD0">
        <w:rPr>
          <w:rFonts w:ascii="Fb Fontext" w:hAnsi="Fb Fontext" w:hint="cs"/>
          <w:spacing w:val="-4"/>
          <w:rtl/>
        </w:rPr>
        <w:t>בו</w:t>
      </w:r>
      <w:r w:rsidRPr="007C2AD0">
        <w:rPr>
          <w:rFonts w:ascii="Fb Fontext" w:hAnsi="Fb Fontext"/>
          <w:spacing w:val="-4"/>
          <w:rtl/>
        </w:rPr>
        <w:t xml:space="preserve"> </w:t>
      </w:r>
      <w:r w:rsidRPr="007C2AD0">
        <w:rPr>
          <w:rFonts w:ascii="Fb Fontext" w:hAnsi="Fb Fontext" w:hint="cs"/>
          <w:spacing w:val="-4"/>
          <w:rtl/>
        </w:rPr>
        <w:t>ויצא</w:t>
      </w:r>
      <w:r w:rsidRPr="007C2AD0">
        <w:rPr>
          <w:rFonts w:ascii="Fb Fontext" w:hAnsi="Fb Fontext"/>
          <w:spacing w:val="-4"/>
          <w:rtl/>
        </w:rPr>
        <w:t>,</w:t>
      </w:r>
    </w:p>
    <w:p w14:paraId="50A9F881" w14:textId="77777777" w:rsidR="00503816" w:rsidRDefault="00503816" w:rsidP="00503816">
      <w:pPr>
        <w:rPr>
          <w:rFonts w:ascii="Fb Fontext" w:hAnsi="Fb Fontext"/>
          <w:rtl/>
        </w:rPr>
      </w:pPr>
      <w:r w:rsidRPr="00C35A2C">
        <w:rPr>
          <w:rFonts w:ascii="Fb Fontext" w:hAnsi="Fb Fontext"/>
          <w:rtl/>
        </w:rPr>
        <w:t>עד שתיקן יהושע בן גמלא שיהו מושיבין מלמדי תינוקות בכל מדינה ובכל עיר, ומכניסין אותן כבן שש</w:t>
      </w:r>
      <w:r w:rsidRPr="00C35A2C">
        <w:rPr>
          <w:rFonts w:ascii="Fb Fontext" w:hAnsi="Fb Fontext" w:hint="cs"/>
          <w:sz w:val="28"/>
          <w:szCs w:val="16"/>
          <w:rtl/>
        </w:rPr>
        <w:t>,</w:t>
      </w:r>
      <w:r w:rsidRPr="00C35A2C">
        <w:rPr>
          <w:rFonts w:ascii="Fb Fontext" w:hAnsi="Fb Fontext"/>
          <w:rtl/>
        </w:rPr>
        <w:t xml:space="preserve"> או כבן שבע </w:t>
      </w:r>
      <w:r w:rsidRPr="00C35A2C">
        <w:rPr>
          <w:rFonts w:ascii="Fb Fontext" w:hAnsi="Fb Fontext" w:hint="cs"/>
          <w:sz w:val="28"/>
          <w:szCs w:val="16"/>
          <w:rtl/>
        </w:rPr>
        <w:t>[כחוש]</w:t>
      </w:r>
      <w:r w:rsidRPr="00C35A2C">
        <w:rPr>
          <w:rFonts w:ascii="Fb Fontext" w:hAnsi="Fb Fontext"/>
          <w:sz w:val="28"/>
          <w:szCs w:val="16"/>
          <w:rtl/>
        </w:rPr>
        <w:t>.</w:t>
      </w:r>
    </w:p>
    <w:p w14:paraId="23AF4C8C" w14:textId="77777777" w:rsidR="00503816" w:rsidRPr="00D87A1C" w:rsidRDefault="00503816" w:rsidP="00503816">
      <w:pPr>
        <w:pStyle w:val="36"/>
        <w:framePr w:wrap="notBeside"/>
        <w:rPr>
          <w:rtl/>
        </w:rPr>
      </w:pPr>
      <w:r w:rsidRPr="00D87A1C">
        <w:rPr>
          <w:rtl/>
        </w:rPr>
        <w:t>וא"ל לרשב"ש</w:t>
      </w:r>
    </w:p>
    <w:p w14:paraId="17186EFA" w14:textId="536049FE" w:rsidR="00503816" w:rsidRDefault="00503816" w:rsidP="00503816">
      <w:pPr>
        <w:spacing w:after="60"/>
        <w:rPr>
          <w:sz w:val="28"/>
          <w:szCs w:val="16"/>
          <w:rtl/>
        </w:rPr>
      </w:pPr>
      <w:r>
        <w:rPr>
          <w:rFonts w:ascii="Fb Fontext" w:hAnsi="Fb Fontext"/>
          <w:rtl/>
        </w:rPr>
        <w:t>עד ש</w:t>
      </w:r>
      <w:r w:rsidR="007C2AD0">
        <w:rPr>
          <w:rFonts w:ascii="Fb Fontext" w:hAnsi="Fb Fontext" w:hint="cs"/>
          <w:rtl/>
        </w:rPr>
        <w:t>ש</w:t>
      </w:r>
      <w:r>
        <w:rPr>
          <w:rFonts w:ascii="Fb Fontext" w:hAnsi="Fb Fontext"/>
          <w:rtl/>
        </w:rPr>
        <w:t xml:space="preserve"> לא תקבל, מכאן ואילך קב</w:t>
      </w:r>
      <w:r w:rsidRPr="00C35A2C">
        <w:rPr>
          <w:rFonts w:ascii="Fb Fontext" w:hAnsi="Fb Fontext"/>
          <w:rtl/>
        </w:rPr>
        <w:t>ל ו</w:t>
      </w:r>
      <w:r>
        <w:rPr>
          <w:rFonts w:ascii="Fb Fontext" w:hAnsi="Fb Fontext" w:hint="cs"/>
          <w:rtl/>
        </w:rPr>
        <w:t>א</w:t>
      </w:r>
      <w:r w:rsidRPr="00C35A2C">
        <w:rPr>
          <w:rFonts w:ascii="Fb Fontext" w:hAnsi="Fb Fontext"/>
          <w:rtl/>
        </w:rPr>
        <w:t xml:space="preserve">ספי </w:t>
      </w:r>
      <w:r w:rsidR="007C2AD0">
        <w:rPr>
          <w:rFonts w:ascii="Fb Fontext" w:hAnsi="Fb Fontext" w:hint="cs"/>
          <w:rtl/>
        </w:rPr>
        <w:t xml:space="preserve">לעולו </w:t>
      </w:r>
      <w:r w:rsidRPr="00C35A2C">
        <w:rPr>
          <w:rFonts w:ascii="Fb Fontext" w:hAnsi="Fb Fontext"/>
          <w:rtl/>
        </w:rPr>
        <w:t>כ</w:t>
      </w:r>
      <w:r>
        <w:rPr>
          <w:rFonts w:ascii="Fb Fontext" w:hAnsi="Fb Fontext" w:hint="cs"/>
          <w:rtl/>
        </w:rPr>
        <w:t>שור</w:t>
      </w:r>
      <w:r w:rsidRPr="00C35A2C">
        <w:rPr>
          <w:rFonts w:ascii="Fb Fontext" w:hAnsi="Fb Fontext"/>
          <w:rtl/>
        </w:rPr>
        <w:t>.</w:t>
      </w:r>
      <w:r>
        <w:rPr>
          <w:rStyle w:val="aff1"/>
          <w:sz w:val="28"/>
          <w:szCs w:val="16"/>
          <w:rtl/>
        </w:rPr>
        <w:footnoteReference w:id="29"/>
      </w:r>
    </w:p>
    <w:p w14:paraId="1F6637AD" w14:textId="77777777" w:rsidR="00503816" w:rsidRPr="006F140A" w:rsidRDefault="00503816" w:rsidP="00503816">
      <w:pPr>
        <w:pStyle w:val="36"/>
        <w:framePr w:wrap="notBeside"/>
        <w:rPr>
          <w:rtl/>
        </w:rPr>
      </w:pPr>
      <w:r w:rsidRPr="006F140A">
        <w:rPr>
          <w:rFonts w:hint="cs"/>
          <w:rtl/>
        </w:rPr>
        <w:t>רב</w:t>
      </w:r>
      <w:r w:rsidRPr="006F140A">
        <w:rPr>
          <w:rtl/>
        </w:rPr>
        <w:t xml:space="preserve"> </w:t>
      </w:r>
      <w:r w:rsidRPr="006F140A">
        <w:rPr>
          <w:rFonts w:hint="cs"/>
          <w:rtl/>
        </w:rPr>
        <w:t>לרשב</w:t>
      </w:r>
      <w:r w:rsidRPr="006F140A">
        <w:rPr>
          <w:rtl/>
        </w:rPr>
        <w:t>"</w:t>
      </w:r>
      <w:r w:rsidRPr="006F140A">
        <w:rPr>
          <w:rFonts w:hint="cs"/>
          <w:rtl/>
        </w:rPr>
        <w:t>ש</w:t>
      </w:r>
      <w:r w:rsidRPr="006F140A">
        <w:rPr>
          <w:rtl/>
        </w:rPr>
        <w:t>:</w:t>
      </w:r>
    </w:p>
    <w:p w14:paraId="2F72ACEF" w14:textId="77777777" w:rsidR="00503816" w:rsidRDefault="00503816" w:rsidP="00503816">
      <w:pPr>
        <w:spacing w:after="60"/>
        <w:rPr>
          <w:rFonts w:ascii="Fb Fontext" w:hAnsi="Fb Fontext"/>
          <w:rtl/>
        </w:rPr>
      </w:pPr>
      <w:r>
        <w:rPr>
          <w:rFonts w:ascii="Fb Fontext" w:hAnsi="Fb Fontext" w:hint="cs"/>
          <w:rtl/>
        </w:rPr>
        <w:t>כשמכה לילד</w:t>
      </w:r>
      <w:r w:rsidRPr="00C35A2C">
        <w:rPr>
          <w:rFonts w:ascii="Fb Fontext" w:hAnsi="Fb Fontext"/>
          <w:rtl/>
        </w:rPr>
        <w:t xml:space="preserve">, </w:t>
      </w:r>
      <w:r w:rsidRPr="00C35A2C">
        <w:rPr>
          <w:rFonts w:ascii="Fb Fontext" w:hAnsi="Fb Fontext" w:hint="cs"/>
          <w:rtl/>
        </w:rPr>
        <w:t>רק רצועת מנעל</w:t>
      </w:r>
      <w:r w:rsidRPr="00C35A2C">
        <w:rPr>
          <w:rFonts w:ascii="Fb Fontext" w:hAnsi="Fb Fontext"/>
          <w:rtl/>
        </w:rPr>
        <w:t xml:space="preserve"> </w:t>
      </w:r>
      <w:r w:rsidRPr="006F140A">
        <w:rPr>
          <w:rStyle w:val="afffff0"/>
          <w:rFonts w:hint="cs"/>
          <w:rtl/>
        </w:rPr>
        <w:t>[מכה קלה]</w:t>
      </w:r>
      <w:r w:rsidRPr="00C35A2C">
        <w:rPr>
          <w:rFonts w:ascii="Fb Fontext" w:hAnsi="Fb Fontext" w:hint="cs"/>
          <w:rtl/>
        </w:rPr>
        <w:t xml:space="preserve"> </w:t>
      </w:r>
      <w:r>
        <w:rPr>
          <w:rFonts w:ascii="Fb Fontext" w:hAnsi="Fb Fontext" w:hint="cs"/>
          <w:rtl/>
        </w:rPr>
        <w:t>הקורא יקרא, ושאינו קורא יהא</w:t>
      </w:r>
      <w:r w:rsidRPr="00C35A2C">
        <w:rPr>
          <w:rFonts w:ascii="Fb Fontext" w:hAnsi="Fb Fontext"/>
          <w:rtl/>
        </w:rPr>
        <w:t xml:space="preserve"> </w:t>
      </w:r>
      <w:r w:rsidRPr="00C35A2C">
        <w:rPr>
          <w:rFonts w:ascii="Fb Fontext" w:hAnsi="Fb Fontext" w:hint="cs"/>
          <w:rtl/>
        </w:rPr>
        <w:t>צוותא</w:t>
      </w:r>
      <w:r w:rsidRPr="00C35A2C">
        <w:rPr>
          <w:rFonts w:ascii="Fb Fontext" w:hAnsi="Fb Fontext"/>
          <w:rtl/>
        </w:rPr>
        <w:t xml:space="preserve"> </w:t>
      </w:r>
      <w:r>
        <w:rPr>
          <w:rFonts w:ascii="Fb Fontext" w:hAnsi="Fb Fontext" w:hint="cs"/>
          <w:rtl/>
        </w:rPr>
        <w:t>לחבריו</w:t>
      </w:r>
      <w:r w:rsidRPr="00C35A2C">
        <w:rPr>
          <w:rFonts w:ascii="Fb Fontext" w:hAnsi="Fb Fontext"/>
          <w:rtl/>
        </w:rPr>
        <w:t>.</w:t>
      </w:r>
    </w:p>
    <w:p w14:paraId="5D61126E" w14:textId="77777777" w:rsidR="00503816" w:rsidRPr="006F140A" w:rsidRDefault="00503816" w:rsidP="00503816">
      <w:pPr>
        <w:pStyle w:val="36"/>
        <w:framePr w:wrap="notBeside"/>
        <w:rPr>
          <w:rtl/>
        </w:rPr>
      </w:pPr>
      <w:r w:rsidRPr="006F140A">
        <w:rPr>
          <w:rFonts w:hint="cs"/>
          <w:rtl/>
        </w:rPr>
        <w:t>והך</w:t>
      </w:r>
    </w:p>
    <w:p w14:paraId="700CFC58" w14:textId="77777777" w:rsidR="00503816" w:rsidRDefault="00503816" w:rsidP="00503816">
      <w:pPr>
        <w:rPr>
          <w:rFonts w:ascii="Fb Fontext" w:hAnsi="Fb Fontext"/>
          <w:rtl/>
        </w:rPr>
      </w:pPr>
      <w:r w:rsidRPr="00C35A2C">
        <w:rPr>
          <w:rFonts w:ascii="Fb Fontext" w:hAnsi="Fb Fontext" w:hint="cs"/>
          <w:rtl/>
        </w:rPr>
        <w:t>דחד מבני</w:t>
      </w:r>
      <w:r w:rsidRPr="00C35A2C">
        <w:rPr>
          <w:rFonts w:ascii="Fb Fontext" w:hAnsi="Fb Fontext"/>
          <w:rtl/>
        </w:rPr>
        <w:t xml:space="preserve"> </w:t>
      </w:r>
      <w:r w:rsidRPr="00C35A2C">
        <w:rPr>
          <w:rFonts w:ascii="Fb Fontext" w:hAnsi="Fb Fontext" w:hint="cs"/>
          <w:rtl/>
        </w:rPr>
        <w:t>חצר</w:t>
      </w:r>
      <w:r w:rsidRPr="00C35A2C">
        <w:rPr>
          <w:rFonts w:ascii="Fb Fontext" w:hAnsi="Fb Fontext"/>
          <w:rtl/>
        </w:rPr>
        <w:t xml:space="preserve"> </w:t>
      </w:r>
      <w:r w:rsidRPr="00C35A2C">
        <w:rPr>
          <w:rFonts w:ascii="Fb Fontext" w:hAnsi="Fb Fontext" w:hint="cs"/>
          <w:rtl/>
        </w:rPr>
        <w:t>שביקש</w:t>
      </w:r>
      <w:r w:rsidRPr="00C35A2C">
        <w:rPr>
          <w:rFonts w:ascii="Fb Fontext" w:hAnsi="Fb Fontext"/>
          <w:rtl/>
        </w:rPr>
        <w:t xml:space="preserve"> </w:t>
      </w:r>
      <w:r w:rsidRPr="00C35A2C">
        <w:rPr>
          <w:rFonts w:ascii="Fb Fontext" w:hAnsi="Fb Fontext" w:hint="cs"/>
          <w:rtl/>
        </w:rPr>
        <w:t>לעשות</w:t>
      </w:r>
      <w:r w:rsidRPr="00C35A2C">
        <w:rPr>
          <w:rFonts w:ascii="Fb Fontext" w:hAnsi="Fb Fontext"/>
          <w:rtl/>
        </w:rPr>
        <w:t xml:space="preserve"> </w:t>
      </w:r>
      <w:r w:rsidRPr="00C35A2C">
        <w:rPr>
          <w:rFonts w:ascii="Fb Fontext" w:hAnsi="Fb Fontext" w:hint="cs"/>
          <w:rtl/>
        </w:rPr>
        <w:t>רופא</w:t>
      </w:r>
      <w:r w:rsidRPr="00C35A2C">
        <w:rPr>
          <w:rFonts w:ascii="Fb Fontext" w:hAnsi="Fb Fontext"/>
          <w:rtl/>
        </w:rPr>
        <w:t xml:space="preserve">, </w:t>
      </w:r>
      <w:r w:rsidRPr="00C35A2C">
        <w:rPr>
          <w:rFonts w:ascii="Fb Fontext" w:hAnsi="Fb Fontext" w:hint="cs"/>
          <w:rtl/>
        </w:rPr>
        <w:t>אומן</w:t>
      </w:r>
      <w:r w:rsidRPr="00C35A2C">
        <w:rPr>
          <w:rFonts w:ascii="Fb Fontext" w:hAnsi="Fb Fontext"/>
          <w:rtl/>
        </w:rPr>
        <w:t xml:space="preserve">, </w:t>
      </w:r>
      <w:r w:rsidRPr="00C35A2C">
        <w:rPr>
          <w:rFonts w:ascii="Fb Fontext" w:hAnsi="Fb Fontext" w:hint="cs"/>
          <w:rtl/>
        </w:rPr>
        <w:t>וגרדי</w:t>
      </w:r>
      <w:r w:rsidRPr="00C35A2C">
        <w:rPr>
          <w:rFonts w:ascii="Fb Fontext" w:hAnsi="Fb Fontext"/>
          <w:rtl/>
        </w:rPr>
        <w:t xml:space="preserve">, </w:t>
      </w:r>
      <w:r w:rsidRPr="00C35A2C">
        <w:rPr>
          <w:rFonts w:ascii="Fb Fontext" w:hAnsi="Fb Fontext" w:hint="cs"/>
          <w:rtl/>
        </w:rPr>
        <w:t>ומלמד</w:t>
      </w:r>
      <w:r w:rsidRPr="00C35A2C">
        <w:rPr>
          <w:rFonts w:ascii="Fb Fontext" w:hAnsi="Fb Fontext"/>
          <w:rtl/>
        </w:rPr>
        <w:t xml:space="preserve"> </w:t>
      </w:r>
      <w:r w:rsidRPr="00C35A2C">
        <w:rPr>
          <w:rFonts w:ascii="Fb Fontext" w:hAnsi="Fb Fontext" w:hint="cs"/>
          <w:rtl/>
        </w:rPr>
        <w:t>תינוקות</w:t>
      </w:r>
      <w:r w:rsidRPr="00C35A2C">
        <w:rPr>
          <w:rFonts w:ascii="Fb Fontext" w:hAnsi="Fb Fontext"/>
          <w:rtl/>
        </w:rPr>
        <w:t xml:space="preserve"> </w:t>
      </w:r>
      <w:r w:rsidRPr="00C35A2C">
        <w:rPr>
          <w:rFonts w:ascii="Fb Fontext" w:hAnsi="Fb Fontext" w:hint="cs"/>
          <w:rtl/>
        </w:rPr>
        <w:t>בני</w:t>
      </w:r>
      <w:r w:rsidRPr="00C35A2C">
        <w:rPr>
          <w:rFonts w:ascii="Fb Fontext" w:hAnsi="Fb Fontext"/>
          <w:rtl/>
        </w:rPr>
        <w:t xml:space="preserve"> </w:t>
      </w:r>
      <w:r w:rsidRPr="00C35A2C">
        <w:rPr>
          <w:rFonts w:ascii="Fb Fontext" w:hAnsi="Fb Fontext" w:hint="cs"/>
          <w:rtl/>
        </w:rPr>
        <w:t>חצר</w:t>
      </w:r>
      <w:r w:rsidRPr="00C35A2C">
        <w:rPr>
          <w:rFonts w:ascii="Fb Fontext" w:hAnsi="Fb Fontext"/>
          <w:rtl/>
        </w:rPr>
        <w:t xml:space="preserve"> </w:t>
      </w:r>
      <w:r w:rsidRPr="00C35A2C">
        <w:rPr>
          <w:rFonts w:ascii="Fb Fontext" w:hAnsi="Fb Fontext" w:hint="cs"/>
          <w:rtl/>
        </w:rPr>
        <w:t>מעכבין</w:t>
      </w:r>
      <w:r w:rsidRPr="00C35A2C">
        <w:rPr>
          <w:rFonts w:ascii="Fb Fontext" w:hAnsi="Fb Fontext"/>
          <w:rtl/>
        </w:rPr>
        <w:t xml:space="preserve"> </w:t>
      </w:r>
      <w:r w:rsidRPr="00C35A2C">
        <w:rPr>
          <w:rFonts w:ascii="Fb Fontext" w:hAnsi="Fb Fontext" w:hint="cs"/>
          <w:rtl/>
        </w:rPr>
        <w:t>עליו</w:t>
      </w:r>
    </w:p>
    <w:p w14:paraId="3D39BBDF" w14:textId="77777777" w:rsidR="00503816" w:rsidRPr="006F140A" w:rsidRDefault="00503816" w:rsidP="00503816">
      <w:pPr>
        <w:pStyle w:val="36"/>
        <w:framePr w:wrap="notBeside"/>
        <w:rPr>
          <w:rtl/>
        </w:rPr>
      </w:pPr>
      <w:r w:rsidRPr="006F140A">
        <w:rPr>
          <w:rFonts w:hint="cs"/>
          <w:rtl/>
        </w:rPr>
        <w:t>-</w:t>
      </w:r>
    </w:p>
    <w:p w14:paraId="6AE9363F" w14:textId="77777777" w:rsidR="00503816" w:rsidRPr="006F140A" w:rsidRDefault="00503816" w:rsidP="00503816">
      <w:pPr>
        <w:spacing w:after="60"/>
        <w:rPr>
          <w:rStyle w:val="afffff0"/>
          <w:rtl/>
        </w:rPr>
      </w:pPr>
      <w:r w:rsidRPr="00C35A2C">
        <w:rPr>
          <w:rFonts w:ascii="Fb Fontext" w:hAnsi="Fb Fontext" w:hint="cs"/>
          <w:rtl/>
        </w:rPr>
        <w:t xml:space="preserve"> היינו בתינוקות</w:t>
      </w:r>
      <w:r w:rsidRPr="00C35A2C">
        <w:rPr>
          <w:rFonts w:ascii="Fb Fontext" w:hAnsi="Fb Fontext"/>
          <w:rtl/>
        </w:rPr>
        <w:t xml:space="preserve"> </w:t>
      </w:r>
      <w:r>
        <w:rPr>
          <w:rFonts w:ascii="Fb Fontext" w:hAnsi="Fb Fontext" w:hint="cs"/>
          <w:rtl/>
        </w:rPr>
        <w:t>גויים</w:t>
      </w:r>
      <w:r w:rsidRPr="00C35A2C">
        <w:rPr>
          <w:rFonts w:ascii="Fb Fontext" w:hAnsi="Fb Fontext"/>
          <w:rtl/>
        </w:rPr>
        <w:t xml:space="preserve">. </w:t>
      </w:r>
      <w:r w:rsidRPr="00C35A2C">
        <w:rPr>
          <w:rFonts w:ascii="Fb Fontext" w:hAnsi="Fb Fontext" w:hint="cs"/>
          <w:rtl/>
        </w:rPr>
        <w:t xml:space="preserve"> וה</w:t>
      </w:r>
      <w:r w:rsidRPr="00C35A2C">
        <w:rPr>
          <w:rFonts w:ascii="Fb Fontext" w:hAnsi="Fb Fontext"/>
          <w:rtl/>
        </w:rPr>
        <w:t>"</w:t>
      </w:r>
      <w:r w:rsidRPr="00C35A2C">
        <w:rPr>
          <w:rFonts w:ascii="Fb Fontext" w:hAnsi="Fb Fontext" w:hint="cs"/>
          <w:rtl/>
        </w:rPr>
        <w:t xml:space="preserve">נ בשנים יושבים בחצר </w:t>
      </w:r>
      <w:r w:rsidRPr="006F140A">
        <w:rPr>
          <w:rStyle w:val="afffff0"/>
          <w:rFonts w:hint="cs"/>
          <w:rtl/>
        </w:rPr>
        <w:t>[דחבר מעכב]</w:t>
      </w:r>
    </w:p>
    <w:p w14:paraId="0FD2FFBB" w14:textId="77777777" w:rsidR="00503816" w:rsidRPr="006F140A" w:rsidRDefault="00503816" w:rsidP="00503816">
      <w:pPr>
        <w:pStyle w:val="36"/>
        <w:framePr w:wrap="notBeside"/>
        <w:rPr>
          <w:rtl/>
        </w:rPr>
      </w:pPr>
      <w:r w:rsidRPr="006F140A">
        <w:rPr>
          <w:rFonts w:hint="cs"/>
          <w:rtl/>
        </w:rPr>
        <w:t>והך</w:t>
      </w:r>
    </w:p>
    <w:p w14:paraId="2CA971B1" w14:textId="77777777" w:rsidR="00503816" w:rsidRDefault="00503816" w:rsidP="00503816">
      <w:pPr>
        <w:rPr>
          <w:sz w:val="28"/>
          <w:szCs w:val="16"/>
          <w:rtl/>
        </w:rPr>
      </w:pPr>
      <w:r w:rsidRPr="00C35A2C">
        <w:rPr>
          <w:rFonts w:ascii="Fb Fontext" w:hAnsi="Fb Fontext" w:hint="cs"/>
          <w:rtl/>
        </w:rPr>
        <w:t>דלא</w:t>
      </w:r>
      <w:r w:rsidRPr="00C35A2C">
        <w:rPr>
          <w:rFonts w:ascii="Fb Fontext" w:hAnsi="Fb Fontext"/>
          <w:rtl/>
        </w:rPr>
        <w:t xml:space="preserve"> </w:t>
      </w:r>
      <w:r w:rsidRPr="00C35A2C">
        <w:rPr>
          <w:rFonts w:ascii="Fb Fontext" w:hAnsi="Fb Fontext" w:hint="cs"/>
          <w:rtl/>
        </w:rPr>
        <w:t>ישכירנו</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לרופא</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לאומן</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לגרדי</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לסופר</w:t>
      </w:r>
      <w:r w:rsidRPr="00C35A2C">
        <w:rPr>
          <w:rFonts w:ascii="Fb Fontext" w:hAnsi="Fb Fontext"/>
          <w:rtl/>
        </w:rPr>
        <w:t xml:space="preserve"> </w:t>
      </w:r>
      <w:r w:rsidRPr="00C35A2C">
        <w:rPr>
          <w:rFonts w:ascii="Fb Fontext" w:hAnsi="Fb Fontext" w:hint="cs"/>
          <w:rtl/>
        </w:rPr>
        <w:t>יהודי</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לסופר</w:t>
      </w:r>
      <w:r w:rsidRPr="00C35A2C">
        <w:rPr>
          <w:rFonts w:ascii="Fb Fontext" w:hAnsi="Fb Fontext"/>
          <w:rtl/>
        </w:rPr>
        <w:t xml:space="preserve"> </w:t>
      </w:r>
      <w:r w:rsidRPr="00C35A2C">
        <w:rPr>
          <w:rFonts w:ascii="Fb Fontext" w:hAnsi="Fb Fontext" w:hint="cs"/>
          <w:rtl/>
        </w:rPr>
        <w:t>ארמאי</w:t>
      </w:r>
      <w:r>
        <w:rPr>
          <w:rFonts w:ascii="Fb Fontext" w:hAnsi="Fb Fontext" w:hint="cs"/>
          <w:rtl/>
        </w:rPr>
        <w:t xml:space="preserve"> - היינו בסופר העיר. </w:t>
      </w:r>
      <w:r>
        <w:rPr>
          <w:rStyle w:val="aff1"/>
          <w:sz w:val="28"/>
          <w:szCs w:val="16"/>
          <w:rtl/>
        </w:rPr>
        <w:footnoteReference w:id="30"/>
      </w:r>
    </w:p>
    <w:p w14:paraId="7B7B5516" w14:textId="77777777" w:rsidR="00503816" w:rsidRPr="001B450D" w:rsidRDefault="00503816" w:rsidP="00503816">
      <w:pPr>
        <w:pStyle w:val="aff9"/>
        <w:rPr>
          <w:rtl/>
        </w:rPr>
      </w:pPr>
      <w:r w:rsidRPr="001B450D">
        <w:rPr>
          <w:rFonts w:hint="cs"/>
          <w:rtl/>
        </w:rPr>
        <w:t>***</w:t>
      </w:r>
    </w:p>
    <w:p w14:paraId="457C1943" w14:textId="77777777" w:rsidR="00503816" w:rsidRPr="00C35A2C" w:rsidRDefault="00503816" w:rsidP="00982F98">
      <w:pPr>
        <w:pStyle w:val="affe"/>
        <w:framePr w:wrap="around"/>
        <w:rPr>
          <w:rtl/>
        </w:rPr>
      </w:pPr>
      <w:r w:rsidRPr="00C35A2C">
        <w:rPr>
          <w:rtl/>
        </w:rPr>
        <w:t>כא.</w:t>
      </w:r>
    </w:p>
    <w:p w14:paraId="44E20B50" w14:textId="77777777" w:rsidR="00503816" w:rsidRPr="006F140A" w:rsidRDefault="00503816" w:rsidP="00503816">
      <w:pPr>
        <w:pStyle w:val="36"/>
        <w:framePr w:wrap="notBeside"/>
        <w:rPr>
          <w:rtl/>
        </w:rPr>
      </w:pPr>
      <w:r w:rsidRPr="006F140A">
        <w:rPr>
          <w:rtl/>
        </w:rPr>
        <w:t>רבא:</w:t>
      </w:r>
    </w:p>
    <w:p w14:paraId="2ED8CC16" w14:textId="77777777" w:rsidR="00503816" w:rsidRDefault="00503816" w:rsidP="00503816">
      <w:pPr>
        <w:rPr>
          <w:sz w:val="28"/>
          <w:szCs w:val="16"/>
          <w:rtl/>
        </w:rPr>
      </w:pPr>
      <w:r w:rsidRPr="00C35A2C">
        <w:rPr>
          <w:rFonts w:ascii="Fb Fontext" w:hAnsi="Fb Fontext"/>
          <w:sz w:val="32"/>
          <w:rtl/>
        </w:rPr>
        <w:t>מתקנת יב"ג ואילך ממטינן ינוקא</w:t>
      </w:r>
      <w:r>
        <w:rPr>
          <w:rFonts w:ascii="Fb Fontext" w:hAnsi="Fb Fontext"/>
          <w:sz w:val="32"/>
          <w:rtl/>
        </w:rPr>
        <w:t xml:space="preserve"> רק מביהכנ"ס לביהכנ"ס ובדלא מפס</w:t>
      </w:r>
      <w:r w:rsidRPr="00C35A2C">
        <w:rPr>
          <w:rFonts w:ascii="Fb Fontext" w:hAnsi="Fb Fontext"/>
          <w:sz w:val="32"/>
          <w:rtl/>
        </w:rPr>
        <w:t xml:space="preserve">ק </w:t>
      </w:r>
      <w:r>
        <w:rPr>
          <w:rFonts w:ascii="Fb Fontext" w:hAnsi="Fb Fontext" w:hint="cs"/>
          <w:sz w:val="32"/>
          <w:rtl/>
        </w:rPr>
        <w:t>ה</w:t>
      </w:r>
      <w:r w:rsidRPr="00C35A2C">
        <w:rPr>
          <w:rFonts w:ascii="Fb Fontext" w:hAnsi="Fb Fontext"/>
          <w:sz w:val="32"/>
          <w:rtl/>
        </w:rPr>
        <w:t>נהר</w:t>
      </w:r>
      <w:r>
        <w:rPr>
          <w:rFonts w:ascii="Fb Fontext" w:hAnsi="Fb Fontext" w:hint="cs"/>
          <w:sz w:val="32"/>
          <w:rtl/>
        </w:rPr>
        <w:t xml:space="preserve"> </w:t>
      </w:r>
      <w:r w:rsidRPr="00C35A2C">
        <w:rPr>
          <w:rFonts w:ascii="Fb Fontext" w:hAnsi="Fb Fontext" w:hint="cs"/>
          <w:rtl/>
        </w:rPr>
        <w:t xml:space="preserve">ורק </w:t>
      </w:r>
      <w:r>
        <w:rPr>
          <w:rFonts w:ascii="Fb Fontext" w:hAnsi="Fb Fontext" w:hint="cs"/>
          <w:rtl/>
        </w:rPr>
        <w:t>אם יש גשר רחב ולא צר.</w:t>
      </w:r>
      <w:r>
        <w:rPr>
          <w:rStyle w:val="aff1"/>
          <w:sz w:val="28"/>
          <w:szCs w:val="16"/>
          <w:rtl/>
        </w:rPr>
        <w:footnoteReference w:id="31"/>
      </w:r>
    </w:p>
    <w:p w14:paraId="4E1A4188" w14:textId="77777777" w:rsidR="00503816" w:rsidRPr="006F140A" w:rsidRDefault="00503816" w:rsidP="00503816">
      <w:pPr>
        <w:pStyle w:val="36"/>
        <w:framePr w:wrap="notBeside"/>
        <w:rPr>
          <w:rtl/>
        </w:rPr>
      </w:pPr>
      <w:r w:rsidRPr="006F140A">
        <w:rPr>
          <w:rFonts w:hint="cs"/>
          <w:rtl/>
        </w:rPr>
        <w:t>רבא</w:t>
      </w:r>
      <w:r w:rsidRPr="006F140A">
        <w:rPr>
          <w:rtl/>
        </w:rPr>
        <w:t>:</w:t>
      </w:r>
    </w:p>
    <w:p w14:paraId="6050DA91" w14:textId="77777777" w:rsidR="00503816" w:rsidRDefault="00503816" w:rsidP="00503816">
      <w:pPr>
        <w:rPr>
          <w:rFonts w:ascii="Fb Fontext" w:hAnsi="Fb Fontext"/>
          <w:rtl/>
        </w:rPr>
      </w:pPr>
      <w:r w:rsidRPr="00C35A2C">
        <w:rPr>
          <w:rFonts w:ascii="Fb Fontext" w:hAnsi="Fb Fontext"/>
          <w:rtl/>
        </w:rPr>
        <w:t xml:space="preserve"> </w:t>
      </w:r>
      <w:r w:rsidRPr="00C35A2C">
        <w:rPr>
          <w:rFonts w:ascii="Fb Fontext" w:hAnsi="Fb Fontext" w:hint="cs"/>
          <w:rtl/>
        </w:rPr>
        <w:t>מקרי</w:t>
      </w:r>
      <w:r w:rsidRPr="00C35A2C">
        <w:rPr>
          <w:rFonts w:ascii="Fb Fontext" w:hAnsi="Fb Fontext"/>
          <w:rtl/>
        </w:rPr>
        <w:t xml:space="preserve"> </w:t>
      </w:r>
      <w:r w:rsidRPr="00C35A2C">
        <w:rPr>
          <w:rFonts w:ascii="Fb Fontext" w:hAnsi="Fb Fontext" w:hint="cs"/>
          <w:rtl/>
        </w:rPr>
        <w:t>דרדקי</w:t>
      </w:r>
      <w:r w:rsidRPr="00C35A2C">
        <w:rPr>
          <w:rFonts w:ascii="Fb Fontext" w:hAnsi="Fb Fontext"/>
          <w:rtl/>
        </w:rPr>
        <w:t xml:space="preserve"> </w:t>
      </w:r>
      <w:r w:rsidRPr="00C35A2C">
        <w:rPr>
          <w:rFonts w:ascii="Fb Fontext" w:hAnsi="Fb Fontext" w:hint="cs"/>
          <w:rtl/>
        </w:rPr>
        <w:t>כ</w:t>
      </w:r>
      <w:r w:rsidRPr="00C35A2C">
        <w:rPr>
          <w:rFonts w:ascii="Fb Fontext" w:hAnsi="Fb Fontext"/>
          <w:rtl/>
        </w:rPr>
        <w:t>"</w:t>
      </w:r>
      <w:r w:rsidRPr="00C35A2C">
        <w:rPr>
          <w:rFonts w:ascii="Fb Fontext" w:hAnsi="Fb Fontext" w:hint="cs"/>
          <w:rtl/>
        </w:rPr>
        <w:t>ה</w:t>
      </w:r>
      <w:r w:rsidRPr="00C35A2C">
        <w:rPr>
          <w:rFonts w:ascii="Fb Fontext" w:hAnsi="Fb Fontext"/>
          <w:rtl/>
        </w:rPr>
        <w:t xml:space="preserve"> </w:t>
      </w:r>
      <w:r w:rsidRPr="00C35A2C">
        <w:rPr>
          <w:rFonts w:ascii="Fb Fontext" w:hAnsi="Fb Fontext" w:hint="cs"/>
          <w:rtl/>
        </w:rPr>
        <w:t>ינוקי</w:t>
      </w:r>
      <w:r w:rsidRPr="00C35A2C">
        <w:rPr>
          <w:rFonts w:ascii="Fb Fontext" w:hAnsi="Fb Fontext"/>
          <w:rtl/>
        </w:rPr>
        <w:t xml:space="preserve">, </w:t>
      </w:r>
      <w:r w:rsidRPr="00C35A2C">
        <w:rPr>
          <w:rFonts w:ascii="Fb Fontext" w:hAnsi="Fb Fontext" w:hint="cs"/>
          <w:rtl/>
        </w:rPr>
        <w:t>וב</w:t>
      </w:r>
      <w:r>
        <w:rPr>
          <w:rFonts w:ascii="Fb Fontext" w:hAnsi="Fb Fontext" w:hint="cs"/>
          <w:rtl/>
        </w:rPr>
        <w:t xml:space="preserve">חמישים </w:t>
      </w:r>
      <w:r w:rsidRPr="00C35A2C">
        <w:rPr>
          <w:rFonts w:ascii="Fb Fontext" w:hAnsi="Fb Fontext" w:hint="cs"/>
          <w:rtl/>
        </w:rPr>
        <w:t>מו</w:t>
      </w:r>
      <w:r>
        <w:rPr>
          <w:rFonts w:ascii="Fb Fontext" w:hAnsi="Fb Fontext" w:hint="cs"/>
          <w:rtl/>
        </w:rPr>
        <w:t>שיבים ב' כיתות</w:t>
      </w:r>
      <w:r w:rsidRPr="00F10693">
        <w:rPr>
          <w:rtl/>
        </w:rPr>
        <w:t>,</w:t>
      </w:r>
      <w:r w:rsidRPr="00C35A2C">
        <w:rPr>
          <w:rFonts w:ascii="Fb Fontext" w:hAnsi="Fb Fontext"/>
          <w:rtl/>
        </w:rPr>
        <w:t xml:space="preserve"> </w:t>
      </w:r>
    </w:p>
    <w:p w14:paraId="18DDD68D" w14:textId="77777777" w:rsidR="00503816" w:rsidRPr="00C35A2C" w:rsidRDefault="00503816" w:rsidP="00503816">
      <w:pPr>
        <w:spacing w:after="60"/>
        <w:rPr>
          <w:rFonts w:ascii="Fb Fontext" w:hAnsi="Fb Fontext"/>
          <w:rtl/>
        </w:rPr>
      </w:pPr>
      <w:r>
        <w:rPr>
          <w:rFonts w:ascii="Fb Fontext" w:hAnsi="Fb Fontext" w:hint="cs"/>
          <w:rtl/>
        </w:rPr>
        <w:t xml:space="preserve">ובארבעים מעמידים </w:t>
      </w:r>
      <w:r w:rsidRPr="00C35A2C">
        <w:rPr>
          <w:rFonts w:ascii="Fb Fontext" w:hAnsi="Fb Fontext" w:hint="cs"/>
          <w:rtl/>
        </w:rPr>
        <w:t>ריש</w:t>
      </w:r>
      <w:r w:rsidRPr="00C35A2C">
        <w:rPr>
          <w:rFonts w:ascii="Fb Fontext" w:hAnsi="Fb Fontext"/>
          <w:rtl/>
        </w:rPr>
        <w:t xml:space="preserve"> </w:t>
      </w:r>
      <w:r w:rsidRPr="00C35A2C">
        <w:rPr>
          <w:rFonts w:ascii="Fb Fontext" w:hAnsi="Fb Fontext" w:hint="cs"/>
          <w:rtl/>
        </w:rPr>
        <w:t>דוכנא</w:t>
      </w:r>
      <w:r w:rsidRPr="00C35A2C">
        <w:rPr>
          <w:rFonts w:ascii="Fb Fontext" w:hAnsi="Fb Fontext"/>
          <w:rtl/>
        </w:rPr>
        <w:t xml:space="preserve">, </w:t>
      </w:r>
      <w:r w:rsidRPr="00C35A2C">
        <w:rPr>
          <w:rFonts w:ascii="Fb Fontext" w:hAnsi="Fb Fontext" w:hint="cs"/>
          <w:rtl/>
        </w:rPr>
        <w:t>ומסייעין</w:t>
      </w:r>
      <w:r w:rsidRPr="00C35A2C">
        <w:rPr>
          <w:rFonts w:ascii="Fb Fontext" w:hAnsi="Fb Fontext"/>
          <w:rtl/>
        </w:rPr>
        <w:t xml:space="preserve"> </w:t>
      </w:r>
      <w:r w:rsidRPr="00C35A2C">
        <w:rPr>
          <w:rFonts w:ascii="Fb Fontext" w:hAnsi="Fb Fontext" w:hint="cs"/>
          <w:rtl/>
        </w:rPr>
        <w:t>ל</w:t>
      </w:r>
      <w:r>
        <w:rPr>
          <w:rFonts w:ascii="Fb Fontext" w:hAnsi="Fb Fontext" w:hint="cs"/>
          <w:rtl/>
        </w:rPr>
        <w:t>ו בעוזר.</w:t>
      </w:r>
    </w:p>
    <w:p w14:paraId="117CABF4" w14:textId="77777777" w:rsidR="00503816" w:rsidRPr="006F140A" w:rsidRDefault="00503816" w:rsidP="00503816">
      <w:pPr>
        <w:pStyle w:val="36"/>
        <w:framePr w:wrap="notBeside"/>
        <w:rPr>
          <w:rtl/>
        </w:rPr>
      </w:pPr>
      <w:r w:rsidRPr="006F140A">
        <w:rPr>
          <w:rFonts w:hint="cs"/>
          <w:rtl/>
        </w:rPr>
        <w:t>רבא</w:t>
      </w:r>
      <w:r w:rsidRPr="006F140A">
        <w:rPr>
          <w:rtl/>
        </w:rPr>
        <w:t>:</w:t>
      </w:r>
    </w:p>
    <w:p w14:paraId="76DD631D" w14:textId="77777777" w:rsidR="00503816" w:rsidRPr="007C2AD0" w:rsidRDefault="00503816" w:rsidP="00503816">
      <w:pPr>
        <w:rPr>
          <w:rFonts w:ascii="Fb Fontext" w:hAnsi="Fb Fontext"/>
          <w:spacing w:val="-4"/>
          <w:rtl/>
        </w:rPr>
      </w:pPr>
      <w:r w:rsidRPr="007C2AD0">
        <w:rPr>
          <w:rFonts w:ascii="Fb Fontext" w:hAnsi="Fb Fontext" w:hint="cs"/>
          <w:spacing w:val="-6"/>
          <w:rtl/>
        </w:rPr>
        <w:t xml:space="preserve">לא מסלקים למלמד תינוקות אם יש שגורס טוב ממנו </w:t>
      </w:r>
      <w:r w:rsidRPr="007C2AD0">
        <w:rPr>
          <w:rStyle w:val="afffff0"/>
          <w:rFonts w:hint="cs"/>
          <w:spacing w:val="-6"/>
          <w:rtl/>
        </w:rPr>
        <w:t>שמא יבוא להתרשל</w:t>
      </w:r>
      <w:r w:rsidRPr="007C2AD0">
        <w:rPr>
          <w:rStyle w:val="afffff0"/>
          <w:spacing w:val="-4"/>
          <w:rtl/>
        </w:rPr>
        <w:t>.</w:t>
      </w:r>
    </w:p>
    <w:p w14:paraId="26304792" w14:textId="77777777" w:rsidR="00503816" w:rsidRPr="002F2133" w:rsidRDefault="00503816" w:rsidP="00503816">
      <w:pPr>
        <w:pStyle w:val="36"/>
        <w:framePr w:wrap="notBeside"/>
        <w:rPr>
          <w:rtl/>
        </w:rPr>
      </w:pPr>
      <w:r w:rsidRPr="002F2133">
        <w:rPr>
          <w:rFonts w:hint="cs"/>
          <w:rtl/>
        </w:rPr>
        <w:t>ולר''ד</w:t>
      </w:r>
      <w:r w:rsidRPr="002F2133">
        <w:rPr>
          <w:rtl/>
        </w:rPr>
        <w:t xml:space="preserve"> </w:t>
      </w:r>
      <w:r w:rsidRPr="002F2133">
        <w:rPr>
          <w:rFonts w:hint="cs"/>
          <w:rtl/>
        </w:rPr>
        <w:t>מנהרדעא</w:t>
      </w:r>
      <w:r w:rsidRPr="002F2133">
        <w:rPr>
          <w:rtl/>
        </w:rPr>
        <w:t>:</w:t>
      </w:r>
    </w:p>
    <w:p w14:paraId="25368595" w14:textId="77777777" w:rsidR="00503816" w:rsidRDefault="00503816" w:rsidP="00503816">
      <w:pPr>
        <w:rPr>
          <w:rFonts w:ascii="Fb Fontext" w:hAnsi="Fb Fontext"/>
          <w:rtl/>
        </w:rPr>
      </w:pPr>
      <w:r w:rsidRPr="00C35A2C">
        <w:rPr>
          <w:rFonts w:ascii="Fb Fontext" w:hAnsi="Fb Fontext" w:hint="cs"/>
          <w:rtl/>
        </w:rPr>
        <w:t>כ</w:t>
      </w:r>
      <w:r w:rsidRPr="00C35A2C">
        <w:rPr>
          <w:rFonts w:ascii="Fb Fontext" w:hAnsi="Fb Fontext"/>
          <w:rtl/>
        </w:rPr>
        <w:t>"</w:t>
      </w:r>
      <w:r w:rsidRPr="00C35A2C">
        <w:rPr>
          <w:rFonts w:ascii="Fb Fontext" w:hAnsi="Fb Fontext" w:hint="cs"/>
          <w:rtl/>
        </w:rPr>
        <w:t>ש</w:t>
      </w:r>
      <w:r w:rsidRPr="00C35A2C">
        <w:rPr>
          <w:rFonts w:ascii="Fb Fontext" w:hAnsi="Fb Fontext"/>
          <w:rtl/>
        </w:rPr>
        <w:t xml:space="preserve"> </w:t>
      </w:r>
      <w:r w:rsidRPr="00C35A2C">
        <w:rPr>
          <w:rFonts w:ascii="Fb Fontext" w:hAnsi="Fb Fontext" w:hint="cs"/>
          <w:rtl/>
        </w:rPr>
        <w:t>דגריס</w:t>
      </w:r>
      <w:r w:rsidRPr="00C35A2C">
        <w:rPr>
          <w:rFonts w:ascii="Fb Fontext" w:hAnsi="Fb Fontext"/>
          <w:rtl/>
        </w:rPr>
        <w:t xml:space="preserve"> </w:t>
      </w:r>
      <w:r w:rsidRPr="00C35A2C">
        <w:rPr>
          <w:rFonts w:ascii="Fb Fontext" w:hAnsi="Fb Fontext" w:hint="cs"/>
          <w:rtl/>
        </w:rPr>
        <w:t>טפי</w:t>
      </w:r>
      <w:r w:rsidRPr="00C35A2C">
        <w:rPr>
          <w:rFonts w:ascii="Fb Fontext" w:hAnsi="Fb Fontext"/>
          <w:rtl/>
        </w:rPr>
        <w:t xml:space="preserve">, </w:t>
      </w:r>
      <w:r w:rsidRPr="00C35A2C">
        <w:rPr>
          <w:rFonts w:ascii="Fb Fontext" w:hAnsi="Fb Fontext" w:hint="cs"/>
          <w:rtl/>
        </w:rPr>
        <w:t>קנאת</w:t>
      </w:r>
      <w:r w:rsidRPr="00C35A2C">
        <w:rPr>
          <w:rFonts w:ascii="Fb Fontext" w:hAnsi="Fb Fontext"/>
          <w:rtl/>
        </w:rPr>
        <w:t xml:space="preserve"> </w:t>
      </w:r>
      <w:r w:rsidRPr="00C35A2C">
        <w:rPr>
          <w:rFonts w:ascii="Fb Fontext" w:hAnsi="Fb Fontext" w:hint="cs"/>
          <w:rtl/>
        </w:rPr>
        <w:t>סופרים</w:t>
      </w:r>
      <w:r w:rsidRPr="00C35A2C">
        <w:rPr>
          <w:rFonts w:ascii="Fb Fontext" w:hAnsi="Fb Fontext"/>
          <w:rtl/>
        </w:rPr>
        <w:t xml:space="preserve"> </w:t>
      </w:r>
      <w:r w:rsidRPr="00C35A2C">
        <w:rPr>
          <w:rFonts w:ascii="Fb Fontext" w:hAnsi="Fb Fontext" w:hint="cs"/>
          <w:rtl/>
        </w:rPr>
        <w:t>תרבה</w:t>
      </w:r>
      <w:r w:rsidRPr="00C35A2C">
        <w:rPr>
          <w:rFonts w:ascii="Fb Fontext" w:hAnsi="Fb Fontext"/>
          <w:rtl/>
        </w:rPr>
        <w:t xml:space="preserve"> </w:t>
      </w:r>
      <w:r w:rsidRPr="00C35A2C">
        <w:rPr>
          <w:rFonts w:ascii="Fb Fontext" w:hAnsi="Fb Fontext" w:hint="cs"/>
          <w:rtl/>
        </w:rPr>
        <w:t>חכמה</w:t>
      </w:r>
      <w:r w:rsidRPr="00C35A2C">
        <w:rPr>
          <w:rFonts w:ascii="Fb Fontext" w:hAnsi="Fb Fontext"/>
          <w:rtl/>
        </w:rPr>
        <w:t>.</w:t>
      </w:r>
    </w:p>
    <w:p w14:paraId="37AF5AEE" w14:textId="77777777" w:rsidR="00503816" w:rsidRPr="002F2133" w:rsidRDefault="00503816" w:rsidP="00503816">
      <w:pPr>
        <w:pStyle w:val="36"/>
        <w:framePr w:wrap="notBeside"/>
        <w:rPr>
          <w:rtl/>
        </w:rPr>
      </w:pPr>
      <w:r w:rsidRPr="002F2133">
        <w:rPr>
          <w:rFonts w:hint="cs"/>
          <w:rtl/>
        </w:rPr>
        <w:t>רבא</w:t>
      </w:r>
      <w:r w:rsidRPr="002F2133">
        <w:rPr>
          <w:rtl/>
        </w:rPr>
        <w:t>:</w:t>
      </w:r>
    </w:p>
    <w:p w14:paraId="5D401FF8" w14:textId="77777777" w:rsidR="00503816" w:rsidRPr="00746548" w:rsidRDefault="00503816" w:rsidP="00503816">
      <w:pPr>
        <w:rPr>
          <w:rFonts w:ascii="Fb Fontext" w:hAnsi="Fb Fontext"/>
          <w:spacing w:val="-2"/>
          <w:rtl/>
        </w:rPr>
      </w:pPr>
      <w:r w:rsidRPr="00746548">
        <w:rPr>
          <w:rFonts w:ascii="Fb Fontext" w:hAnsi="Fb Fontext" w:hint="cs"/>
          <w:spacing w:val="-2"/>
          <w:rtl/>
        </w:rPr>
        <w:t>מושיבים אחד דגריס אף</w:t>
      </w:r>
      <w:r w:rsidRPr="00746548">
        <w:rPr>
          <w:rFonts w:hint="cs"/>
          <w:spacing w:val="-2"/>
          <w:rtl/>
        </w:rPr>
        <w:t xml:space="preserve"> </w:t>
      </w:r>
      <w:r w:rsidRPr="00746548">
        <w:rPr>
          <w:rFonts w:ascii="Fb Fontext" w:hAnsi="Fb Fontext" w:hint="cs"/>
          <w:spacing w:val="-2"/>
          <w:rtl/>
        </w:rPr>
        <w:t>דלא דייק, ולא גריס דשבשתא</w:t>
      </w:r>
      <w:r w:rsidRPr="00746548">
        <w:rPr>
          <w:rFonts w:ascii="Fb Fontext" w:hAnsi="Fb Fontext"/>
          <w:spacing w:val="-2"/>
          <w:rtl/>
        </w:rPr>
        <w:t xml:space="preserve"> </w:t>
      </w:r>
      <w:r w:rsidRPr="00746548">
        <w:rPr>
          <w:rFonts w:ascii="Fb Fontext" w:hAnsi="Fb Fontext" w:hint="cs"/>
          <w:spacing w:val="-2"/>
          <w:rtl/>
        </w:rPr>
        <w:t>ממילא</w:t>
      </w:r>
      <w:r w:rsidRPr="00746548">
        <w:rPr>
          <w:rFonts w:ascii="Fb Fontext" w:hAnsi="Fb Fontext"/>
          <w:spacing w:val="-2"/>
          <w:rtl/>
        </w:rPr>
        <w:t xml:space="preserve"> </w:t>
      </w:r>
      <w:r w:rsidRPr="00746548">
        <w:rPr>
          <w:rFonts w:ascii="Fb Fontext" w:hAnsi="Fb Fontext" w:hint="cs"/>
          <w:spacing w:val="-2"/>
          <w:rtl/>
        </w:rPr>
        <w:t>נפקא</w:t>
      </w:r>
      <w:r w:rsidRPr="00746548">
        <w:rPr>
          <w:rFonts w:ascii="Fb Fontext" w:hAnsi="Fb Fontext"/>
          <w:spacing w:val="-2"/>
          <w:rtl/>
        </w:rPr>
        <w:t>.</w:t>
      </w:r>
    </w:p>
    <w:p w14:paraId="00176030" w14:textId="77777777" w:rsidR="00503816" w:rsidRPr="002F2133" w:rsidRDefault="00503816" w:rsidP="00503816">
      <w:pPr>
        <w:pStyle w:val="36"/>
        <w:framePr w:wrap="notBeside"/>
        <w:rPr>
          <w:rtl/>
        </w:rPr>
      </w:pPr>
      <w:r w:rsidRPr="002F2133">
        <w:rPr>
          <w:rFonts w:hint="cs"/>
          <w:rtl/>
        </w:rPr>
        <w:t>ולר''ד מנהרדעא</w:t>
      </w:r>
      <w:r w:rsidRPr="002F2133">
        <w:rPr>
          <w:rtl/>
        </w:rPr>
        <w:t>:</w:t>
      </w:r>
    </w:p>
    <w:p w14:paraId="1BD1C4EA" w14:textId="77777777" w:rsidR="00503816" w:rsidRDefault="00503816" w:rsidP="00503816">
      <w:pPr>
        <w:rPr>
          <w:rFonts w:ascii="Fb Fontext" w:hAnsi="Fb Fontext"/>
          <w:rtl/>
        </w:rPr>
      </w:pPr>
      <w:r w:rsidRPr="00C35A2C">
        <w:rPr>
          <w:rFonts w:ascii="Fb Fontext" w:hAnsi="Fb Fontext" w:hint="cs"/>
          <w:rtl/>
        </w:rPr>
        <w:t>מותבינן</w:t>
      </w:r>
      <w:r w:rsidRPr="00C35A2C">
        <w:rPr>
          <w:rFonts w:ascii="Fb Fontext" w:hAnsi="Fb Fontext"/>
          <w:rtl/>
        </w:rPr>
        <w:t xml:space="preserve"> </w:t>
      </w:r>
      <w:r w:rsidRPr="00C35A2C">
        <w:rPr>
          <w:rFonts w:ascii="Fb Fontext" w:hAnsi="Fb Fontext" w:hint="cs"/>
          <w:rtl/>
        </w:rPr>
        <w:t>דדייק</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גריס</w:t>
      </w:r>
      <w:r w:rsidRPr="00C35A2C">
        <w:rPr>
          <w:rFonts w:ascii="Fb Fontext" w:hAnsi="Fb Fontext"/>
          <w:rtl/>
        </w:rPr>
        <w:t xml:space="preserve">, </w:t>
      </w:r>
      <w:r w:rsidRPr="00C35A2C">
        <w:rPr>
          <w:rFonts w:ascii="Fb Fontext" w:hAnsi="Fb Fontext" w:hint="cs"/>
          <w:rtl/>
        </w:rPr>
        <w:t>שבשתא</w:t>
      </w:r>
      <w:r w:rsidRPr="00C35A2C">
        <w:rPr>
          <w:rFonts w:ascii="Fb Fontext" w:hAnsi="Fb Fontext"/>
          <w:rtl/>
        </w:rPr>
        <w:t xml:space="preserve"> </w:t>
      </w:r>
      <w:r w:rsidRPr="00C35A2C">
        <w:rPr>
          <w:rFonts w:ascii="Fb Fontext" w:hAnsi="Fb Fontext" w:hint="cs"/>
          <w:rtl/>
        </w:rPr>
        <w:t>כיון</w:t>
      </w:r>
      <w:r w:rsidRPr="00C35A2C">
        <w:rPr>
          <w:rFonts w:ascii="Fb Fontext" w:hAnsi="Fb Fontext"/>
          <w:rtl/>
        </w:rPr>
        <w:t xml:space="preserve"> </w:t>
      </w:r>
      <w:r w:rsidRPr="00C35A2C">
        <w:rPr>
          <w:rFonts w:ascii="Fb Fontext" w:hAnsi="Fb Fontext" w:hint="cs"/>
          <w:rtl/>
        </w:rPr>
        <w:t>דעל</w:t>
      </w:r>
      <w:r w:rsidRPr="00C35A2C">
        <w:rPr>
          <w:rFonts w:ascii="Fb Fontext" w:hAnsi="Fb Fontext"/>
          <w:rtl/>
        </w:rPr>
        <w:t xml:space="preserve"> </w:t>
      </w:r>
      <w:r w:rsidRPr="00C35A2C">
        <w:rPr>
          <w:rFonts w:ascii="Fb Fontext" w:hAnsi="Fb Fontext" w:hint="cs"/>
          <w:rtl/>
        </w:rPr>
        <w:t>על</w:t>
      </w:r>
    </w:p>
    <w:p w14:paraId="597C16AE" w14:textId="57126E02" w:rsidR="00503816" w:rsidRDefault="00503816" w:rsidP="007C2AD0">
      <w:pPr>
        <w:rPr>
          <w:rFonts w:ascii="Fb Fontext" w:hAnsi="Fb Fontext"/>
          <w:sz w:val="32"/>
          <w:rtl/>
        </w:rPr>
      </w:pPr>
      <w:r w:rsidRPr="002F2133">
        <w:rPr>
          <w:rFonts w:hint="cs"/>
          <w:rtl/>
        </w:rPr>
        <w:t>וכמו שיואב חשב לקרוא ד'</w:t>
      </w:r>
      <w:r w:rsidRPr="002F2133">
        <w:rPr>
          <w:rStyle w:val="affff8"/>
          <w:rtl/>
        </w:rPr>
        <w:t xml:space="preserve"> עַד הִכְרִית כָּל זָכָר בֶּאֱדוֹם,</w:t>
      </w:r>
      <w:r>
        <w:rPr>
          <w:rStyle w:val="affff8"/>
          <w:rFonts w:hint="cs"/>
          <w:rtl/>
        </w:rPr>
        <w:t xml:space="preserve"> </w:t>
      </w:r>
      <w:r w:rsidRPr="00C35A2C">
        <w:rPr>
          <w:rFonts w:ascii="Fb Fontext" w:hAnsi="Fb Fontext"/>
          <w:sz w:val="32"/>
          <w:rtl/>
        </w:rPr>
        <w:t xml:space="preserve">וכששמע </w:t>
      </w:r>
      <w:r w:rsidR="007C2AD0" w:rsidRPr="007C2AD0">
        <w:rPr>
          <w:rFonts w:ascii="Fb Fontext" w:hAnsi="Fb Fontext" w:hint="cs"/>
          <w:spacing w:val="-2"/>
          <w:sz w:val="32"/>
          <w:rtl/>
        </w:rPr>
        <w:t>ש</w:t>
      </w:r>
      <w:r w:rsidRPr="007C2AD0">
        <w:rPr>
          <w:rFonts w:ascii="Fb Fontext" w:hAnsi="Fb Fontext"/>
          <w:spacing w:val="-2"/>
          <w:sz w:val="32"/>
          <w:rtl/>
        </w:rPr>
        <w:t xml:space="preserve">כך רבו א"ל </w:t>
      </w:r>
      <w:r w:rsidRPr="007C2AD0">
        <w:rPr>
          <w:rStyle w:val="afffff0"/>
          <w:rFonts w:hint="cs"/>
          <w:spacing w:val="-2"/>
          <w:rtl/>
        </w:rPr>
        <w:t>דלא השגיח בו</w:t>
      </w:r>
      <w:r w:rsidRPr="007C2AD0">
        <w:rPr>
          <w:rFonts w:ascii="Fb Fontext" w:hAnsi="Fb Fontext"/>
          <w:spacing w:val="-2"/>
          <w:sz w:val="32"/>
          <w:rtl/>
        </w:rPr>
        <w:t xml:space="preserve"> </w:t>
      </w:r>
      <w:r w:rsidRPr="007C2AD0">
        <w:rPr>
          <w:rFonts w:ascii="Fb Fontext" w:hAnsi="Fb Fontext" w:hint="cs"/>
          <w:spacing w:val="-2"/>
          <w:sz w:val="32"/>
          <w:rtl/>
        </w:rPr>
        <w:t xml:space="preserve">לקח חרב </w:t>
      </w:r>
      <w:r w:rsidRPr="007C2AD0">
        <w:rPr>
          <w:rFonts w:ascii="Fb Fontext" w:hAnsi="Fb Fontext"/>
          <w:spacing w:val="-2"/>
          <w:sz w:val="32"/>
          <w:rtl/>
        </w:rPr>
        <w:t>ל</w:t>
      </w:r>
      <w:r w:rsidRPr="007C2AD0">
        <w:rPr>
          <w:rFonts w:ascii="Fb Fontext" w:hAnsi="Fb Fontext" w:hint="cs"/>
          <w:spacing w:val="-2"/>
          <w:sz w:val="32"/>
          <w:rtl/>
        </w:rPr>
        <w:t>הורגו</w:t>
      </w:r>
      <w:r w:rsidRPr="007C2AD0">
        <w:rPr>
          <w:rFonts w:ascii="Fb Fontext" w:hAnsi="Fb Fontext"/>
          <w:spacing w:val="-2"/>
          <w:sz w:val="32"/>
          <w:rtl/>
        </w:rPr>
        <w:t xml:space="preserve">, </w:t>
      </w:r>
      <w:r w:rsidRPr="007C2AD0">
        <w:rPr>
          <w:rStyle w:val="affff8"/>
          <w:spacing w:val="0"/>
          <w:rtl/>
        </w:rPr>
        <w:t>ד</w:t>
      </w:r>
      <w:r w:rsidRPr="007C2AD0">
        <w:rPr>
          <w:spacing w:val="2"/>
          <w:rtl/>
        </w:rPr>
        <w:t>'אָ</w:t>
      </w:r>
      <w:r w:rsidRPr="007C2AD0">
        <w:rPr>
          <w:rStyle w:val="affff8"/>
          <w:spacing w:val="2"/>
          <w:rtl/>
        </w:rPr>
        <w:t>רוּר עֹשֶׂה מְלֶאכֶת</w:t>
      </w:r>
      <w:r>
        <w:rPr>
          <w:rStyle w:val="affff8"/>
          <w:rtl/>
        </w:rPr>
        <w:t xml:space="preserve"> </w:t>
      </w:r>
      <w:r>
        <w:rPr>
          <w:rStyle w:val="affff8"/>
          <w:rFonts w:hint="cs"/>
          <w:rtl/>
        </w:rPr>
        <w:t xml:space="preserve">ה' </w:t>
      </w:r>
      <w:r>
        <w:rPr>
          <w:rStyle w:val="affff8"/>
          <w:rtl/>
        </w:rPr>
        <w:t>רְמִיָּה</w:t>
      </w:r>
      <w:r w:rsidRPr="00F10693">
        <w:rPr>
          <w:rtl/>
        </w:rPr>
        <w:t>.</w:t>
      </w:r>
      <w:r w:rsidRPr="00C35A2C">
        <w:rPr>
          <w:rFonts w:ascii="Fb Fontext" w:hAnsi="Fb Fontext"/>
          <w:sz w:val="32"/>
          <w:rtl/>
        </w:rPr>
        <w:t xml:space="preserve"> וכשביקש להשאר בארור </w:t>
      </w:r>
      <w:r w:rsidRPr="002F2133">
        <w:rPr>
          <w:rStyle w:val="affffe"/>
          <w:rtl/>
        </w:rPr>
        <w:t>א"ל</w:t>
      </w:r>
      <w:r w:rsidRPr="009C12DE">
        <w:rPr>
          <w:rStyle w:val="affff8"/>
          <w:rtl/>
        </w:rPr>
        <w:t xml:space="preserve"> </w:t>
      </w:r>
      <w:r w:rsidRPr="00F10693">
        <w:rPr>
          <w:rtl/>
        </w:rPr>
        <w:t>'</w:t>
      </w:r>
      <w:r>
        <w:rPr>
          <w:rStyle w:val="affff8"/>
          <w:rtl/>
        </w:rPr>
        <w:t>וְאָרוּר מֹנֵעַ חַרְבּוֹ מִדָּם</w:t>
      </w:r>
      <w:r w:rsidRPr="00F10693">
        <w:rPr>
          <w:rtl/>
        </w:rPr>
        <w:t>',</w:t>
      </w:r>
    </w:p>
    <w:p w14:paraId="087EF83E" w14:textId="77777777" w:rsidR="00503816" w:rsidRPr="002F2133" w:rsidRDefault="00503816" w:rsidP="00503816">
      <w:pPr>
        <w:pStyle w:val="36"/>
        <w:framePr w:wrap="notBeside"/>
        <w:rPr>
          <w:rtl/>
        </w:rPr>
      </w:pPr>
      <w:r w:rsidRPr="002F2133">
        <w:rPr>
          <w:rFonts w:hint="cs"/>
          <w:rtl/>
        </w:rPr>
        <w:t>א''ד</w:t>
      </w:r>
      <w:r w:rsidRPr="002F2133">
        <w:rPr>
          <w:rtl/>
        </w:rPr>
        <w:t>:</w:t>
      </w:r>
    </w:p>
    <w:p w14:paraId="0A060CA3" w14:textId="77777777" w:rsidR="00503816" w:rsidRDefault="00503816" w:rsidP="00503816">
      <w:pPr>
        <w:spacing w:after="60"/>
        <w:rPr>
          <w:rFonts w:ascii="Fb Fontext" w:hAnsi="Fb Fontext"/>
          <w:sz w:val="32"/>
          <w:rtl/>
        </w:rPr>
      </w:pPr>
      <w:r w:rsidRPr="00C35A2C">
        <w:rPr>
          <w:rFonts w:ascii="Fb Fontext" w:hAnsi="Fb Fontext"/>
          <w:sz w:val="32"/>
          <w:rtl/>
        </w:rPr>
        <w:t xml:space="preserve"> </w:t>
      </w:r>
      <w:r>
        <w:rPr>
          <w:rFonts w:ascii="Fb Fontext" w:hAnsi="Fb Fontext" w:hint="cs"/>
          <w:sz w:val="32"/>
          <w:rtl/>
        </w:rPr>
        <w:t>הרגו</w:t>
      </w:r>
      <w:r w:rsidRPr="00C35A2C">
        <w:rPr>
          <w:rFonts w:ascii="Fb Fontext" w:hAnsi="Fb Fontext"/>
          <w:sz w:val="32"/>
          <w:rtl/>
        </w:rPr>
        <w:t xml:space="preserve">, </w:t>
      </w:r>
      <w:r w:rsidRPr="002F2133">
        <w:rPr>
          <w:rStyle w:val="affffe"/>
          <w:rFonts w:hint="cs"/>
          <w:rtl/>
        </w:rPr>
        <w:t>וא''ד</w:t>
      </w:r>
      <w:r w:rsidRPr="002F2133">
        <w:rPr>
          <w:rStyle w:val="affffe"/>
          <w:rtl/>
        </w:rPr>
        <w:t>:</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Pr>
          <w:rFonts w:ascii="Fb Fontext" w:hAnsi="Fb Fontext" w:hint="cs"/>
          <w:sz w:val="32"/>
          <w:rtl/>
        </w:rPr>
        <w:t>הרגו</w:t>
      </w:r>
      <w:r w:rsidRPr="00C35A2C">
        <w:rPr>
          <w:rFonts w:ascii="Fb Fontext" w:hAnsi="Fb Fontext"/>
          <w:sz w:val="32"/>
          <w:rtl/>
        </w:rPr>
        <w:t>.</w:t>
      </w:r>
    </w:p>
    <w:p w14:paraId="251F7FD7" w14:textId="77777777" w:rsidR="00503816" w:rsidRPr="002F2133" w:rsidRDefault="00503816" w:rsidP="00503816">
      <w:pPr>
        <w:pStyle w:val="36"/>
        <w:framePr w:wrap="notBeside"/>
        <w:rPr>
          <w:rtl/>
        </w:rPr>
      </w:pPr>
      <w:r w:rsidRPr="002F2133">
        <w:rPr>
          <w:rFonts w:hint="cs"/>
          <w:rtl/>
        </w:rPr>
        <w:t>רבא</w:t>
      </w:r>
      <w:r w:rsidRPr="002F2133">
        <w:rPr>
          <w:rtl/>
        </w:rPr>
        <w:t>:</w:t>
      </w:r>
    </w:p>
    <w:p w14:paraId="44781E8A" w14:textId="49537F7A" w:rsidR="00503816" w:rsidRPr="007C2AD0" w:rsidRDefault="00503816" w:rsidP="00503816">
      <w:pPr>
        <w:rPr>
          <w:rFonts w:ascii="Fb Fontext" w:hAnsi="Fb Fontext"/>
          <w:spacing w:val="-4"/>
          <w:rtl/>
        </w:rPr>
      </w:pPr>
      <w:r w:rsidRPr="007C2AD0">
        <w:rPr>
          <w:rFonts w:ascii="Fb Fontext" w:hAnsi="Fb Fontext" w:hint="cs"/>
          <w:spacing w:val="-4"/>
          <w:rtl/>
        </w:rPr>
        <w:t>מלמד</w:t>
      </w:r>
      <w:r w:rsidRPr="007C2AD0">
        <w:rPr>
          <w:rFonts w:ascii="Fb Fontext" w:hAnsi="Fb Fontext"/>
          <w:spacing w:val="-4"/>
          <w:rtl/>
        </w:rPr>
        <w:t xml:space="preserve"> </w:t>
      </w:r>
      <w:r w:rsidRPr="007C2AD0">
        <w:rPr>
          <w:rFonts w:ascii="Fb Fontext" w:hAnsi="Fb Fontext" w:hint="cs"/>
          <w:spacing w:val="-4"/>
          <w:rtl/>
        </w:rPr>
        <w:t>ינוקא</w:t>
      </w:r>
      <w:r w:rsidRPr="007C2AD0">
        <w:rPr>
          <w:rFonts w:ascii="Fb Fontext" w:hAnsi="Fb Fontext"/>
          <w:spacing w:val="-4"/>
          <w:rtl/>
        </w:rPr>
        <w:t xml:space="preserve">, </w:t>
      </w:r>
      <w:r w:rsidRPr="007C2AD0">
        <w:rPr>
          <w:rFonts w:ascii="Fb Fontext" w:hAnsi="Fb Fontext" w:hint="cs"/>
          <w:spacing w:val="-4"/>
          <w:rtl/>
        </w:rPr>
        <w:t>שתלא</w:t>
      </w:r>
      <w:r w:rsidRPr="007C2AD0">
        <w:rPr>
          <w:rFonts w:ascii="Fb Fontext" w:hAnsi="Fb Fontext"/>
          <w:spacing w:val="-4"/>
          <w:rtl/>
        </w:rPr>
        <w:t xml:space="preserve">, </w:t>
      </w:r>
      <w:r w:rsidR="007C2AD0" w:rsidRPr="007C2AD0">
        <w:rPr>
          <w:rFonts w:ascii="Fb Fontext" w:hAnsi="Fb Fontext" w:hint="cs"/>
          <w:spacing w:val="-4"/>
          <w:rtl/>
        </w:rPr>
        <w:t>שוחט</w:t>
      </w:r>
      <w:r w:rsidRPr="007C2AD0">
        <w:rPr>
          <w:rFonts w:ascii="Fb Fontext" w:hAnsi="Fb Fontext"/>
          <w:spacing w:val="-4"/>
          <w:rtl/>
        </w:rPr>
        <w:t xml:space="preserve">, </w:t>
      </w:r>
      <w:r w:rsidRPr="007C2AD0">
        <w:rPr>
          <w:rFonts w:ascii="Fb Fontext" w:hAnsi="Fb Fontext" w:hint="cs"/>
          <w:spacing w:val="-4"/>
          <w:rtl/>
        </w:rPr>
        <w:t>אומנא</w:t>
      </w:r>
      <w:r w:rsidRPr="007C2AD0">
        <w:rPr>
          <w:rFonts w:ascii="Fb Fontext" w:hAnsi="Fb Fontext"/>
          <w:spacing w:val="-4"/>
          <w:rtl/>
        </w:rPr>
        <w:t xml:space="preserve">, </w:t>
      </w:r>
      <w:r w:rsidRPr="007C2AD0">
        <w:rPr>
          <w:rFonts w:ascii="Fb Fontext" w:hAnsi="Fb Fontext" w:hint="cs"/>
          <w:spacing w:val="-4"/>
          <w:rtl/>
        </w:rPr>
        <w:t>וסופר</w:t>
      </w:r>
      <w:r w:rsidRPr="007C2AD0">
        <w:rPr>
          <w:rFonts w:ascii="Fb Fontext" w:hAnsi="Fb Fontext"/>
          <w:spacing w:val="-4"/>
          <w:rtl/>
        </w:rPr>
        <w:t xml:space="preserve"> </w:t>
      </w:r>
      <w:r w:rsidRPr="007C2AD0">
        <w:rPr>
          <w:rFonts w:ascii="Fb Fontext" w:hAnsi="Fb Fontext" w:hint="cs"/>
          <w:spacing w:val="-4"/>
          <w:rtl/>
        </w:rPr>
        <w:t>העיר</w:t>
      </w:r>
      <w:r w:rsidRPr="007C2AD0">
        <w:rPr>
          <w:rFonts w:ascii="Fb Fontext" w:hAnsi="Fb Fontext"/>
          <w:spacing w:val="-4"/>
          <w:rtl/>
        </w:rPr>
        <w:t xml:space="preserve"> </w:t>
      </w:r>
      <w:r w:rsidRPr="007C2AD0">
        <w:rPr>
          <w:rFonts w:ascii="Fb Fontext" w:hAnsi="Fb Fontext" w:hint="cs"/>
          <w:spacing w:val="-4"/>
          <w:rtl/>
        </w:rPr>
        <w:t>כמותרין</w:t>
      </w:r>
      <w:r w:rsidRPr="007C2AD0">
        <w:rPr>
          <w:rFonts w:ascii="Fb Fontext" w:hAnsi="Fb Fontext"/>
          <w:spacing w:val="-4"/>
          <w:rtl/>
        </w:rPr>
        <w:t xml:space="preserve"> </w:t>
      </w:r>
      <w:r w:rsidRPr="007C2AD0">
        <w:rPr>
          <w:rFonts w:ascii="Fb Fontext" w:hAnsi="Fb Fontext" w:hint="cs"/>
          <w:spacing w:val="-4"/>
          <w:rtl/>
        </w:rPr>
        <w:t>ועומדין</w:t>
      </w:r>
      <w:r w:rsidRPr="007C2AD0">
        <w:rPr>
          <w:rFonts w:ascii="Fb Fontext" w:hAnsi="Fb Fontext"/>
          <w:spacing w:val="-4"/>
          <w:rtl/>
        </w:rPr>
        <w:t>.</w:t>
      </w:r>
    </w:p>
    <w:p w14:paraId="4F388041" w14:textId="77777777" w:rsidR="00503816" w:rsidRDefault="00503816" w:rsidP="00503816">
      <w:pPr>
        <w:rPr>
          <w:sz w:val="28"/>
          <w:szCs w:val="16"/>
          <w:rtl/>
        </w:rPr>
      </w:pPr>
      <w:r w:rsidRPr="002F2133">
        <w:rPr>
          <w:rFonts w:ascii="Fb Fontext" w:hAnsi="Fb Fontext" w:hint="cs"/>
          <w:b/>
          <w:bCs/>
          <w:sz w:val="32"/>
          <w:rtl/>
        </w:rPr>
        <w:t>כללא</w:t>
      </w:r>
      <w:r w:rsidRPr="002F2133">
        <w:rPr>
          <w:rFonts w:ascii="Fb Fontext" w:hAnsi="Fb Fontext"/>
          <w:b/>
          <w:bCs/>
          <w:sz w:val="32"/>
          <w:rtl/>
        </w:rPr>
        <w:t xml:space="preserve"> </w:t>
      </w:r>
      <w:r w:rsidRPr="002F2133">
        <w:rPr>
          <w:rFonts w:ascii="Fb Fontext" w:hAnsi="Fb Fontext" w:hint="cs"/>
          <w:b/>
          <w:bCs/>
          <w:sz w:val="32"/>
          <w:rtl/>
        </w:rPr>
        <w:t>דמילתא</w:t>
      </w:r>
      <w:r w:rsidRPr="002F2133">
        <w:rPr>
          <w:rFonts w:ascii="Fb Fontext" w:hAnsi="Fb Fontext"/>
          <w:b/>
          <w:bCs/>
          <w:sz w:val="32"/>
          <w:rtl/>
        </w:rPr>
        <w:t>:</w:t>
      </w:r>
      <w:r w:rsidRPr="00C35A2C">
        <w:rPr>
          <w:rFonts w:ascii="Fb Fontext" w:hAnsi="Fb Fontext"/>
          <w:sz w:val="32"/>
          <w:rtl/>
        </w:rPr>
        <w:t xml:space="preserve"> </w:t>
      </w:r>
      <w:r w:rsidRPr="00C35A2C">
        <w:rPr>
          <w:rFonts w:ascii="Fb Fontext" w:hAnsi="Fb Fontext" w:hint="cs"/>
          <w:sz w:val="32"/>
          <w:rtl/>
        </w:rPr>
        <w:t>כל</w:t>
      </w:r>
      <w:r w:rsidRPr="00C35A2C">
        <w:rPr>
          <w:rFonts w:ascii="Fb Fontext" w:hAnsi="Fb Fontext"/>
          <w:sz w:val="32"/>
          <w:rtl/>
        </w:rPr>
        <w:t xml:space="preserve"> </w:t>
      </w:r>
      <w:r w:rsidRPr="00C35A2C">
        <w:rPr>
          <w:rFonts w:ascii="Fb Fontext" w:hAnsi="Fb Fontext" w:hint="cs"/>
          <w:sz w:val="32"/>
          <w:rtl/>
        </w:rPr>
        <w:t>פסידא</w:t>
      </w:r>
      <w:r w:rsidRPr="00C35A2C">
        <w:rPr>
          <w:rFonts w:ascii="Fb Fontext" w:hAnsi="Fb Fontext"/>
          <w:sz w:val="32"/>
          <w:rtl/>
        </w:rPr>
        <w:t xml:space="preserve"> </w:t>
      </w:r>
      <w:r w:rsidRPr="00C35A2C">
        <w:rPr>
          <w:rFonts w:ascii="Fb Fontext" w:hAnsi="Fb Fontext" w:hint="cs"/>
          <w:sz w:val="32"/>
          <w:rtl/>
        </w:rPr>
        <w:t>דלא</w:t>
      </w:r>
      <w:r w:rsidRPr="00C35A2C">
        <w:rPr>
          <w:rFonts w:ascii="Fb Fontext" w:hAnsi="Fb Fontext"/>
          <w:sz w:val="32"/>
          <w:rtl/>
        </w:rPr>
        <w:t xml:space="preserve"> </w:t>
      </w:r>
      <w:r w:rsidRPr="00C35A2C">
        <w:rPr>
          <w:rFonts w:ascii="Fb Fontext" w:hAnsi="Fb Fontext" w:hint="cs"/>
          <w:sz w:val="32"/>
          <w:rtl/>
        </w:rPr>
        <w:t>הדר</w:t>
      </w:r>
      <w:r w:rsidRPr="00C35A2C">
        <w:rPr>
          <w:rFonts w:ascii="Fb Fontext" w:hAnsi="Fb Fontext"/>
          <w:sz w:val="32"/>
          <w:rtl/>
        </w:rPr>
        <w:t xml:space="preserve"> </w:t>
      </w:r>
      <w:r w:rsidRPr="00C35A2C">
        <w:rPr>
          <w:rFonts w:ascii="Fb Fontext" w:hAnsi="Fb Fontext" w:hint="cs"/>
          <w:sz w:val="32"/>
          <w:rtl/>
        </w:rPr>
        <w:t>כמותרה הוא</w:t>
      </w:r>
      <w:r>
        <w:rPr>
          <w:rStyle w:val="aff1"/>
          <w:sz w:val="28"/>
          <w:szCs w:val="16"/>
          <w:rtl/>
        </w:rPr>
        <w:footnoteReference w:id="32"/>
      </w:r>
    </w:p>
    <w:p w14:paraId="459D1B93" w14:textId="77777777" w:rsidR="00503816" w:rsidRPr="001B450D" w:rsidRDefault="00503816" w:rsidP="00503816">
      <w:pPr>
        <w:pStyle w:val="aff9"/>
        <w:rPr>
          <w:rtl/>
        </w:rPr>
      </w:pPr>
      <w:r w:rsidRPr="001B450D">
        <w:rPr>
          <w:rFonts w:hint="cs"/>
          <w:rtl/>
        </w:rPr>
        <w:t>***</w:t>
      </w:r>
    </w:p>
    <w:p w14:paraId="3737A7B3" w14:textId="77777777" w:rsidR="00503816" w:rsidRPr="002F2133" w:rsidRDefault="00503816" w:rsidP="00503816">
      <w:pPr>
        <w:pStyle w:val="36"/>
        <w:framePr w:wrap="notBeside"/>
        <w:rPr>
          <w:rtl/>
        </w:rPr>
      </w:pPr>
      <w:r w:rsidRPr="002F2133">
        <w:rPr>
          <w:rtl/>
        </w:rPr>
        <w:t>ר"</w:t>
      </w:r>
      <w:r w:rsidRPr="002F2133">
        <w:rPr>
          <w:rFonts w:hint="cs"/>
          <w:rtl/>
        </w:rPr>
        <w:t>ה</w:t>
      </w:r>
      <w:r w:rsidRPr="002F2133">
        <w:rPr>
          <w:rtl/>
        </w:rPr>
        <w:t>:</w:t>
      </w:r>
    </w:p>
    <w:p w14:paraId="6D295AF0" w14:textId="77777777" w:rsidR="00503816" w:rsidRDefault="00503816" w:rsidP="00503816">
      <w:pPr>
        <w:rPr>
          <w:rFonts w:ascii="Fb Fontext" w:hAnsi="Fb Fontext"/>
          <w:rtl/>
        </w:rPr>
      </w:pPr>
      <w:r w:rsidRPr="007C2AD0">
        <w:rPr>
          <w:rFonts w:ascii="Fb Fontext" w:hAnsi="Fb Fontext" w:hint="cs"/>
          <w:b/>
          <w:bCs/>
          <w:sz w:val="32"/>
          <w:rtl/>
        </w:rPr>
        <w:t>בן מבוי שהעמיד ריחיים אצל רייחיים של חבירו</w:t>
      </w:r>
      <w:r>
        <w:rPr>
          <w:rFonts w:ascii="Fb Fontext" w:hAnsi="Fb Fontext" w:hint="cs"/>
          <w:sz w:val="32"/>
          <w:rtl/>
        </w:rPr>
        <w:t xml:space="preserve"> דינא הוא שיכול לעכב עליו </w:t>
      </w:r>
      <w:r w:rsidRPr="00C35A2C">
        <w:rPr>
          <w:rFonts w:ascii="Fb Fontext" w:hAnsi="Fb Fontext" w:hint="cs"/>
          <w:rtl/>
        </w:rPr>
        <w:t>דא</w:t>
      </w:r>
      <w:r w:rsidRPr="00C35A2C">
        <w:rPr>
          <w:rFonts w:ascii="Fb Fontext" w:hAnsi="Fb Fontext"/>
          <w:rtl/>
        </w:rPr>
        <w:t>"</w:t>
      </w:r>
      <w:r w:rsidRPr="00C35A2C">
        <w:rPr>
          <w:rFonts w:ascii="Fb Fontext" w:hAnsi="Fb Fontext" w:hint="cs"/>
          <w:rtl/>
        </w:rPr>
        <w:t>ל</w:t>
      </w:r>
      <w:r w:rsidRPr="00C35A2C">
        <w:rPr>
          <w:rFonts w:ascii="Fb Fontext" w:hAnsi="Fb Fontext"/>
          <w:rtl/>
        </w:rPr>
        <w:t>:</w:t>
      </w:r>
      <w:r>
        <w:rPr>
          <w:rFonts w:ascii="Fb Fontext" w:hAnsi="Fb Fontext"/>
          <w:rtl/>
        </w:rPr>
        <w:t xml:space="preserve"> </w:t>
      </w:r>
      <w:r w:rsidRPr="00C35A2C">
        <w:rPr>
          <w:rFonts w:ascii="Fb Fontext" w:hAnsi="Fb Fontext" w:hint="cs"/>
          <w:rtl/>
        </w:rPr>
        <w:t>פסקת</w:t>
      </w:r>
      <w:r w:rsidRPr="00C35A2C">
        <w:rPr>
          <w:rFonts w:ascii="Fb Fontext" w:hAnsi="Fb Fontext"/>
          <w:rtl/>
        </w:rPr>
        <w:t xml:space="preserve"> </w:t>
      </w:r>
      <w:r>
        <w:rPr>
          <w:rFonts w:ascii="Fb Fontext" w:hAnsi="Fb Fontext" w:hint="cs"/>
          <w:rtl/>
        </w:rPr>
        <w:t>ל</w:t>
      </w:r>
      <w:r w:rsidRPr="00C35A2C">
        <w:rPr>
          <w:rFonts w:ascii="Fb Fontext" w:hAnsi="Fb Fontext" w:hint="cs"/>
          <w:rtl/>
        </w:rPr>
        <w:t>חיותי</w:t>
      </w:r>
      <w:r w:rsidRPr="00C35A2C">
        <w:rPr>
          <w:rFonts w:ascii="Fb Fontext" w:hAnsi="Fb Fontext"/>
          <w:rtl/>
        </w:rPr>
        <w:t>.</w:t>
      </w:r>
    </w:p>
    <w:p w14:paraId="66928C04" w14:textId="77777777" w:rsidR="00503816" w:rsidRPr="002F2133" w:rsidRDefault="00503816" w:rsidP="00503816">
      <w:pPr>
        <w:pStyle w:val="36"/>
        <w:framePr w:wrap="notBeside"/>
        <w:rPr>
          <w:rtl/>
        </w:rPr>
      </w:pPr>
      <w:r w:rsidRPr="002F2133">
        <w:rPr>
          <w:rFonts w:hint="cs"/>
          <w:rtl/>
        </w:rPr>
        <w:t>ואין להוכיח</w:t>
      </w:r>
    </w:p>
    <w:p w14:paraId="1F1265C6" w14:textId="77777777" w:rsidR="00503816" w:rsidRPr="00C35A2C" w:rsidRDefault="00503816" w:rsidP="00503816">
      <w:pPr>
        <w:rPr>
          <w:rFonts w:ascii="Fb Fontext" w:hAnsi="Fb Fontext"/>
          <w:rtl/>
        </w:rPr>
      </w:pPr>
      <w:r>
        <w:rPr>
          <w:rFonts w:ascii="Fb Fontext" w:hAnsi="Fb Fontext" w:hint="cs"/>
          <w:rtl/>
        </w:rPr>
        <w:t>מזה ש</w:t>
      </w:r>
      <w:r w:rsidRPr="00C35A2C">
        <w:rPr>
          <w:rFonts w:ascii="Fb Fontext" w:hAnsi="Fb Fontext" w:hint="cs"/>
          <w:rtl/>
        </w:rPr>
        <w:t>מרחיקים</w:t>
      </w:r>
      <w:r w:rsidRPr="00C35A2C">
        <w:rPr>
          <w:rFonts w:ascii="Fb Fontext" w:hAnsi="Fb Fontext"/>
          <w:rtl/>
        </w:rPr>
        <w:t xml:space="preserve"> </w:t>
      </w:r>
      <w:r w:rsidRPr="00C35A2C">
        <w:rPr>
          <w:rFonts w:ascii="Fb Fontext" w:hAnsi="Fb Fontext" w:hint="cs"/>
          <w:rtl/>
        </w:rPr>
        <w:t>מצודת</w:t>
      </w:r>
      <w:r w:rsidRPr="00C35A2C">
        <w:rPr>
          <w:rFonts w:ascii="Fb Fontext" w:hAnsi="Fb Fontext"/>
          <w:rtl/>
        </w:rPr>
        <w:t xml:space="preserve"> </w:t>
      </w:r>
      <w:r w:rsidRPr="00C35A2C">
        <w:rPr>
          <w:rFonts w:ascii="Fb Fontext" w:hAnsi="Fb Fontext" w:hint="cs"/>
          <w:rtl/>
        </w:rPr>
        <w:t>הדג</w:t>
      </w:r>
      <w:r w:rsidRPr="00C35A2C">
        <w:rPr>
          <w:rFonts w:ascii="Fb Fontext" w:hAnsi="Fb Fontext"/>
          <w:rtl/>
        </w:rPr>
        <w:t xml:space="preserve"> </w:t>
      </w:r>
      <w:r w:rsidRPr="00C35A2C">
        <w:rPr>
          <w:rFonts w:ascii="Fb Fontext" w:hAnsi="Fb Fontext" w:hint="cs"/>
          <w:rtl/>
        </w:rPr>
        <w:t>מן</w:t>
      </w:r>
      <w:r w:rsidRPr="00C35A2C">
        <w:rPr>
          <w:rFonts w:ascii="Fb Fontext" w:hAnsi="Fb Fontext"/>
          <w:rtl/>
        </w:rPr>
        <w:t xml:space="preserve"> </w:t>
      </w:r>
      <w:r w:rsidRPr="00C35A2C">
        <w:rPr>
          <w:rFonts w:ascii="Fb Fontext" w:hAnsi="Fb Fontext" w:hint="cs"/>
          <w:rtl/>
        </w:rPr>
        <w:t>הדג</w:t>
      </w:r>
      <w:r w:rsidRPr="00C35A2C">
        <w:rPr>
          <w:rFonts w:ascii="Fb Fontext" w:hAnsi="Fb Fontext"/>
          <w:rtl/>
        </w:rPr>
        <w:t xml:space="preserve"> </w:t>
      </w:r>
      <w:r w:rsidRPr="00C35A2C">
        <w:rPr>
          <w:rFonts w:ascii="Fb Fontext" w:hAnsi="Fb Fontext" w:hint="cs"/>
          <w:rtl/>
        </w:rPr>
        <w:t>כמלא</w:t>
      </w:r>
      <w:r w:rsidRPr="00C35A2C">
        <w:rPr>
          <w:rFonts w:ascii="Fb Fontext" w:hAnsi="Fb Fontext"/>
          <w:rtl/>
        </w:rPr>
        <w:t xml:space="preserve"> </w:t>
      </w:r>
      <w:r w:rsidRPr="00C35A2C">
        <w:rPr>
          <w:rFonts w:ascii="Fb Fontext" w:hAnsi="Fb Fontext" w:hint="cs"/>
          <w:rtl/>
        </w:rPr>
        <w:t>ריצת</w:t>
      </w:r>
      <w:r w:rsidRPr="00C35A2C">
        <w:rPr>
          <w:rFonts w:ascii="Fb Fontext" w:hAnsi="Fb Fontext"/>
          <w:rtl/>
        </w:rPr>
        <w:t xml:space="preserve"> </w:t>
      </w:r>
      <w:r w:rsidRPr="00C35A2C">
        <w:rPr>
          <w:rFonts w:ascii="Fb Fontext" w:hAnsi="Fb Fontext" w:hint="cs"/>
          <w:rtl/>
        </w:rPr>
        <w:t>הדג-עד</w:t>
      </w:r>
      <w:r w:rsidRPr="00C35A2C">
        <w:rPr>
          <w:rFonts w:ascii="Fb Fontext" w:hAnsi="Fb Fontext"/>
          <w:rtl/>
        </w:rPr>
        <w:t xml:space="preserve"> </w:t>
      </w:r>
      <w:r w:rsidRPr="00C35A2C">
        <w:rPr>
          <w:rFonts w:ascii="Fb Fontext" w:hAnsi="Fb Fontext" w:hint="cs"/>
          <w:rtl/>
        </w:rPr>
        <w:t>פרסה</w:t>
      </w:r>
    </w:p>
    <w:p w14:paraId="1FD71B1F" w14:textId="77777777" w:rsidR="00503816" w:rsidRPr="002F2133" w:rsidRDefault="00503816" w:rsidP="00503816">
      <w:pPr>
        <w:pStyle w:val="36"/>
        <w:framePr w:wrap="notBeside"/>
        <w:rPr>
          <w:rtl/>
        </w:rPr>
      </w:pPr>
      <w:r w:rsidRPr="002F2133">
        <w:rPr>
          <w:rtl/>
        </w:rPr>
        <w:t>-</w:t>
      </w:r>
    </w:p>
    <w:p w14:paraId="1A3844F6" w14:textId="77777777" w:rsidR="00503816" w:rsidRPr="002F2133" w:rsidRDefault="00503816" w:rsidP="00503816">
      <w:pPr>
        <w:rPr>
          <w:rStyle w:val="afffff0"/>
          <w:rtl/>
        </w:rPr>
      </w:pPr>
      <w:r w:rsidRPr="00065E76">
        <w:rPr>
          <w:rtl/>
        </w:rPr>
        <w:t xml:space="preserve"> </w:t>
      </w:r>
      <w:r w:rsidRPr="00065E76">
        <w:rPr>
          <w:rFonts w:hint="cs"/>
          <w:rtl/>
        </w:rPr>
        <w:t>דשאני</w:t>
      </w:r>
      <w:r w:rsidRPr="00065E76">
        <w:rPr>
          <w:rtl/>
        </w:rPr>
        <w:t xml:space="preserve"> </w:t>
      </w:r>
      <w:r w:rsidRPr="00065E76">
        <w:rPr>
          <w:rFonts w:hint="cs"/>
          <w:rtl/>
        </w:rPr>
        <w:t>דגים</w:t>
      </w:r>
      <w:r w:rsidRPr="00065E76">
        <w:rPr>
          <w:rtl/>
        </w:rPr>
        <w:t xml:space="preserve">, </w:t>
      </w:r>
      <w:r w:rsidRPr="00065E76">
        <w:rPr>
          <w:rFonts w:hint="cs"/>
          <w:rtl/>
        </w:rPr>
        <w:t>דיהבי</w:t>
      </w:r>
      <w:r w:rsidRPr="00065E76">
        <w:rPr>
          <w:rtl/>
        </w:rPr>
        <w:t xml:space="preserve"> </w:t>
      </w:r>
      <w:r w:rsidRPr="00065E76">
        <w:rPr>
          <w:rFonts w:hint="cs"/>
          <w:rtl/>
        </w:rPr>
        <w:t xml:space="preserve">סייארא </w:t>
      </w:r>
      <w:r w:rsidRPr="002F2133">
        <w:rPr>
          <w:rStyle w:val="afffff0"/>
          <w:rFonts w:hint="cs"/>
          <w:rtl/>
        </w:rPr>
        <w:t>[ומגיעים מחמתו וכבר נתן לב אליהם]</w:t>
      </w:r>
      <w:r w:rsidRPr="002F2133">
        <w:rPr>
          <w:rStyle w:val="afffff0"/>
          <w:rtl/>
        </w:rPr>
        <w:t>.</w:t>
      </w:r>
    </w:p>
    <w:p w14:paraId="7BBA5CE4" w14:textId="3A038311" w:rsidR="00503816" w:rsidRPr="002F2133" w:rsidRDefault="00503816" w:rsidP="00503816">
      <w:pPr>
        <w:pStyle w:val="36"/>
        <w:framePr w:wrap="notBeside"/>
        <w:rPr>
          <w:rtl/>
        </w:rPr>
      </w:pPr>
      <w:r w:rsidRPr="002F2133">
        <w:rPr>
          <w:rFonts w:hint="cs"/>
          <w:rtl/>
        </w:rPr>
        <w:t>ואין להוכיח</w:t>
      </w:r>
      <w:r w:rsidR="007C2AD0">
        <w:rPr>
          <w:rFonts w:hint="cs"/>
          <w:rtl/>
        </w:rPr>
        <w:t xml:space="preserve"> דס''ל</w:t>
      </w:r>
    </w:p>
    <w:p w14:paraId="378A9AA1" w14:textId="0776BBE4" w:rsidR="00503816" w:rsidRPr="007C2AD0" w:rsidRDefault="00503816" w:rsidP="007C2AD0">
      <w:pPr>
        <w:rPr>
          <w:rFonts w:ascii="Fb Fontext" w:hAnsi="Fb Fontext"/>
          <w:spacing w:val="-4"/>
          <w:sz w:val="32"/>
          <w:rtl/>
        </w:rPr>
      </w:pPr>
      <w:r w:rsidRPr="007C2AD0">
        <w:rPr>
          <w:rStyle w:val="affffe"/>
          <w:rFonts w:hint="cs"/>
          <w:spacing w:val="-4"/>
          <w:rtl/>
        </w:rPr>
        <w:t>כר</w:t>
      </w:r>
      <w:r w:rsidRPr="007C2AD0">
        <w:rPr>
          <w:rStyle w:val="affffe"/>
          <w:spacing w:val="-4"/>
          <w:rtl/>
        </w:rPr>
        <w:t>"</w:t>
      </w:r>
      <w:r w:rsidRPr="007C2AD0">
        <w:rPr>
          <w:rStyle w:val="affffe"/>
          <w:rFonts w:hint="cs"/>
          <w:spacing w:val="-4"/>
          <w:rtl/>
        </w:rPr>
        <w:t xml:space="preserve">י </w:t>
      </w:r>
      <w:r w:rsidRPr="007C2AD0">
        <w:rPr>
          <w:rFonts w:ascii="Fb Fontext" w:hAnsi="Fb Fontext" w:hint="cs"/>
          <w:spacing w:val="-4"/>
          <w:sz w:val="32"/>
          <w:rtl/>
        </w:rPr>
        <w:t>לא</w:t>
      </w:r>
      <w:r w:rsidRPr="007C2AD0">
        <w:rPr>
          <w:rFonts w:ascii="Fb Fontext" w:hAnsi="Fb Fontext"/>
          <w:spacing w:val="-4"/>
          <w:sz w:val="32"/>
          <w:rtl/>
        </w:rPr>
        <w:t xml:space="preserve"> </w:t>
      </w:r>
      <w:r w:rsidRPr="007C2AD0">
        <w:rPr>
          <w:rFonts w:ascii="Fb Fontext" w:hAnsi="Fb Fontext" w:hint="cs"/>
          <w:spacing w:val="-4"/>
          <w:sz w:val="32"/>
          <w:rtl/>
        </w:rPr>
        <w:t>יחלק</w:t>
      </w:r>
      <w:r w:rsidRPr="007C2AD0">
        <w:rPr>
          <w:rFonts w:ascii="Fb Fontext" w:hAnsi="Fb Fontext"/>
          <w:spacing w:val="-4"/>
          <w:sz w:val="32"/>
          <w:rtl/>
        </w:rPr>
        <w:t xml:space="preserve"> </w:t>
      </w:r>
      <w:r w:rsidRPr="007C2AD0">
        <w:rPr>
          <w:rFonts w:ascii="Fb Fontext" w:hAnsi="Fb Fontext" w:hint="cs"/>
          <w:spacing w:val="-4"/>
          <w:sz w:val="32"/>
          <w:rtl/>
        </w:rPr>
        <w:t>חנוני</w:t>
      </w:r>
      <w:r w:rsidRPr="007C2AD0">
        <w:rPr>
          <w:rFonts w:ascii="Fb Fontext" w:hAnsi="Fb Fontext"/>
          <w:spacing w:val="-4"/>
          <w:sz w:val="32"/>
          <w:rtl/>
        </w:rPr>
        <w:t xml:space="preserve"> </w:t>
      </w:r>
      <w:r w:rsidRPr="007C2AD0">
        <w:rPr>
          <w:rFonts w:ascii="Fb Fontext" w:hAnsi="Fb Fontext" w:hint="cs"/>
          <w:spacing w:val="-4"/>
          <w:sz w:val="32"/>
          <w:rtl/>
        </w:rPr>
        <w:t>קליות</w:t>
      </w:r>
      <w:r w:rsidRPr="007C2AD0">
        <w:rPr>
          <w:rFonts w:ascii="Fb Fontext" w:hAnsi="Fb Fontext"/>
          <w:spacing w:val="-4"/>
          <w:sz w:val="32"/>
          <w:rtl/>
        </w:rPr>
        <w:t xml:space="preserve"> </w:t>
      </w:r>
      <w:r w:rsidRPr="007C2AD0">
        <w:rPr>
          <w:rFonts w:ascii="Fb Fontext" w:hAnsi="Fb Fontext" w:hint="cs"/>
          <w:spacing w:val="-4"/>
          <w:sz w:val="32"/>
          <w:rtl/>
        </w:rPr>
        <w:t>ואגוזין</w:t>
      </w:r>
      <w:r w:rsidRPr="007C2AD0">
        <w:rPr>
          <w:rFonts w:ascii="Fb Fontext" w:hAnsi="Fb Fontext"/>
          <w:spacing w:val="-4"/>
          <w:sz w:val="32"/>
          <w:rtl/>
        </w:rPr>
        <w:t xml:space="preserve"> </w:t>
      </w:r>
      <w:r w:rsidRPr="007C2AD0">
        <w:rPr>
          <w:rFonts w:ascii="Fb Fontext" w:hAnsi="Fb Fontext" w:hint="cs"/>
          <w:spacing w:val="-4"/>
          <w:sz w:val="32"/>
          <w:rtl/>
        </w:rPr>
        <w:t>לתינוקות</w:t>
      </w:r>
      <w:r w:rsidRPr="007C2AD0">
        <w:rPr>
          <w:rFonts w:ascii="Fb Fontext" w:hAnsi="Fb Fontext"/>
          <w:spacing w:val="-4"/>
          <w:sz w:val="32"/>
          <w:rtl/>
        </w:rPr>
        <w:t xml:space="preserve">, </w:t>
      </w:r>
      <w:r w:rsidRPr="007C2AD0">
        <w:rPr>
          <w:rFonts w:ascii="Fb Fontext" w:hAnsi="Fb Fontext" w:hint="cs"/>
          <w:spacing w:val="-4"/>
          <w:sz w:val="32"/>
          <w:rtl/>
        </w:rPr>
        <w:t>מפני</w:t>
      </w:r>
      <w:r w:rsidRPr="007C2AD0">
        <w:rPr>
          <w:rFonts w:ascii="Fb Fontext" w:hAnsi="Fb Fontext"/>
          <w:spacing w:val="-4"/>
          <w:sz w:val="32"/>
          <w:rtl/>
        </w:rPr>
        <w:t xml:space="preserve"> </w:t>
      </w:r>
      <w:r w:rsidRPr="007C2AD0">
        <w:rPr>
          <w:rFonts w:ascii="Fb Fontext" w:hAnsi="Fb Fontext" w:hint="cs"/>
          <w:spacing w:val="-4"/>
          <w:sz w:val="32"/>
          <w:rtl/>
        </w:rPr>
        <w:t>שמרגילן</w:t>
      </w:r>
      <w:r w:rsidRPr="007C2AD0">
        <w:rPr>
          <w:rFonts w:ascii="Fb Fontext" w:hAnsi="Fb Fontext"/>
          <w:spacing w:val="-4"/>
          <w:sz w:val="32"/>
          <w:rtl/>
        </w:rPr>
        <w:t xml:space="preserve"> </w:t>
      </w:r>
      <w:r w:rsidRPr="007C2AD0">
        <w:rPr>
          <w:rFonts w:ascii="Fb Fontext" w:hAnsi="Fb Fontext" w:hint="cs"/>
          <w:spacing w:val="-4"/>
          <w:sz w:val="32"/>
          <w:rtl/>
        </w:rPr>
        <w:t>אצלו</w:t>
      </w:r>
      <w:r w:rsidRPr="007C2AD0">
        <w:rPr>
          <w:rFonts w:ascii="Fb Fontext" w:hAnsi="Fb Fontext"/>
          <w:spacing w:val="-4"/>
          <w:sz w:val="32"/>
          <w:rtl/>
        </w:rPr>
        <w:t>,</w:t>
      </w:r>
    </w:p>
    <w:p w14:paraId="5B5AD972" w14:textId="77777777" w:rsidR="00503816" w:rsidRPr="002F2133" w:rsidRDefault="00503816" w:rsidP="00503816">
      <w:pPr>
        <w:pStyle w:val="36"/>
        <w:framePr w:wrap="notBeside"/>
        <w:rPr>
          <w:rtl/>
        </w:rPr>
      </w:pPr>
      <w:r w:rsidRPr="002F2133">
        <w:rPr>
          <w:rtl/>
        </w:rPr>
        <w:t xml:space="preserve">- </w:t>
      </w:r>
      <w:r w:rsidRPr="002F2133">
        <w:rPr>
          <w:rFonts w:hint="cs"/>
          <w:rtl/>
        </w:rPr>
        <w:t>דאפי' כרבנן</w:t>
      </w:r>
    </w:p>
    <w:p w14:paraId="1A0DE262" w14:textId="23A3026B" w:rsidR="00503816" w:rsidRPr="002F2133" w:rsidRDefault="00503816" w:rsidP="007C2AD0">
      <w:pPr>
        <w:spacing w:after="60"/>
        <w:rPr>
          <w:rtl/>
        </w:rPr>
      </w:pPr>
      <w:r w:rsidRPr="007C2AD0">
        <w:rPr>
          <w:rFonts w:hint="cs"/>
          <w:rtl/>
        </w:rPr>
        <w:t>דא</w:t>
      </w:r>
      <w:r w:rsidRPr="007C2AD0">
        <w:rPr>
          <w:rtl/>
        </w:rPr>
        <w:t>"</w:t>
      </w:r>
      <w:r w:rsidRPr="007C2AD0">
        <w:rPr>
          <w:rFonts w:hint="cs"/>
          <w:rtl/>
        </w:rPr>
        <w:t>ל אתה חלק שקדים</w:t>
      </w:r>
      <w:r w:rsidRPr="00746548">
        <w:rPr>
          <w:rFonts w:hint="cs"/>
          <w:sz w:val="20"/>
          <w:szCs w:val="16"/>
          <w:rtl/>
        </w:rPr>
        <w:t xml:space="preserve"> </w:t>
      </w:r>
      <w:r w:rsidRPr="002F2133">
        <w:rPr>
          <w:rStyle w:val="affffe"/>
          <w:rFonts w:hint="cs"/>
          <w:rtl/>
        </w:rPr>
        <w:t>משא</w:t>
      </w:r>
      <w:r w:rsidRPr="002F2133">
        <w:rPr>
          <w:rStyle w:val="affffe"/>
          <w:rtl/>
        </w:rPr>
        <w:t>"</w:t>
      </w:r>
      <w:r w:rsidRPr="002F2133">
        <w:rPr>
          <w:rStyle w:val="affffe"/>
          <w:rFonts w:hint="cs"/>
          <w:rtl/>
        </w:rPr>
        <w:t xml:space="preserve">כ </w:t>
      </w:r>
      <w:r>
        <w:rPr>
          <w:rStyle w:val="affffe"/>
          <w:rFonts w:hint="cs"/>
          <w:rtl/>
        </w:rPr>
        <w:t>כאן</w:t>
      </w:r>
      <w:r w:rsidRPr="00065E76">
        <w:rPr>
          <w:rFonts w:hint="cs"/>
          <w:rtl/>
        </w:rPr>
        <w:t xml:space="preserve"> </w:t>
      </w:r>
      <w:r w:rsidRPr="007C2AD0">
        <w:rPr>
          <w:rStyle w:val="afffff0"/>
          <w:rFonts w:hint="cs"/>
          <w:rtl/>
        </w:rPr>
        <w:t>אפי' רבנן מודו דפסקת</w:t>
      </w:r>
      <w:r w:rsidRPr="007C2AD0">
        <w:rPr>
          <w:rStyle w:val="afffff0"/>
          <w:rtl/>
        </w:rPr>
        <w:t xml:space="preserve"> </w:t>
      </w:r>
      <w:r w:rsidRPr="007C2AD0">
        <w:rPr>
          <w:rStyle w:val="afffff0"/>
          <w:rFonts w:hint="cs"/>
          <w:rtl/>
        </w:rPr>
        <w:t>לחיותי</w:t>
      </w:r>
      <w:r w:rsidRPr="007C2AD0">
        <w:rPr>
          <w:rStyle w:val="afffff0"/>
          <w:rtl/>
        </w:rPr>
        <w:t>.</w:t>
      </w:r>
      <w:r>
        <w:rPr>
          <w:rStyle w:val="aff1"/>
          <w:rtl/>
        </w:rPr>
        <w:footnoteReference w:id="33"/>
      </w:r>
    </w:p>
    <w:p w14:paraId="21B28625" w14:textId="77777777" w:rsidR="00503816" w:rsidRPr="002F2133" w:rsidRDefault="00503816" w:rsidP="00503816">
      <w:pPr>
        <w:pStyle w:val="36"/>
        <w:framePr w:wrap="notBeside"/>
        <w:rPr>
          <w:rtl/>
        </w:rPr>
      </w:pPr>
      <w:r w:rsidRPr="002F2133">
        <w:rPr>
          <w:rFonts w:hint="cs"/>
          <w:rtl/>
        </w:rPr>
        <w:t>והך</w:t>
      </w:r>
    </w:p>
    <w:p w14:paraId="58D10A4A" w14:textId="77777777" w:rsidR="00503816" w:rsidRPr="00C35A2C" w:rsidRDefault="00503816" w:rsidP="00503816">
      <w:pPr>
        <w:rPr>
          <w:rFonts w:ascii="Fb Fontext" w:hAnsi="Fb Fontext"/>
          <w:rtl/>
        </w:rPr>
      </w:pPr>
      <w:r w:rsidRPr="00C35A2C">
        <w:rPr>
          <w:rFonts w:ascii="Fb Fontext" w:hAnsi="Fb Fontext" w:hint="cs"/>
          <w:sz w:val="32"/>
          <w:rtl/>
        </w:rPr>
        <w:t>דעושה</w:t>
      </w:r>
      <w:r w:rsidRPr="00C35A2C">
        <w:rPr>
          <w:rFonts w:ascii="Fb Fontext" w:hAnsi="Fb Fontext"/>
          <w:sz w:val="32"/>
          <w:rtl/>
        </w:rPr>
        <w:t xml:space="preserve"> </w:t>
      </w:r>
      <w:r w:rsidRPr="00C35A2C">
        <w:rPr>
          <w:rFonts w:ascii="Fb Fontext" w:hAnsi="Fb Fontext" w:hint="cs"/>
          <w:sz w:val="32"/>
          <w:rtl/>
        </w:rPr>
        <w:t>אדם</w:t>
      </w:r>
      <w:r w:rsidRPr="00C35A2C">
        <w:rPr>
          <w:rFonts w:ascii="Fb Fontext" w:hAnsi="Fb Fontext"/>
          <w:sz w:val="32"/>
          <w:rtl/>
        </w:rPr>
        <w:t xml:space="preserve"> </w:t>
      </w:r>
      <w:r w:rsidRPr="00C35A2C">
        <w:rPr>
          <w:rFonts w:ascii="Fb Fontext" w:hAnsi="Fb Fontext" w:hint="cs"/>
          <w:sz w:val="32"/>
          <w:rtl/>
        </w:rPr>
        <w:t>חנות</w:t>
      </w:r>
      <w:r w:rsidRPr="00C35A2C">
        <w:rPr>
          <w:rFonts w:ascii="Fb Fontext" w:hAnsi="Fb Fontext"/>
          <w:sz w:val="32"/>
          <w:rtl/>
        </w:rPr>
        <w:t xml:space="preserve"> </w:t>
      </w:r>
      <w:r w:rsidRPr="00C35A2C">
        <w:rPr>
          <w:rFonts w:ascii="Fb Fontext" w:hAnsi="Fb Fontext" w:hint="cs"/>
          <w:sz w:val="32"/>
          <w:rtl/>
        </w:rPr>
        <w:t>או מרחץ בצד</w:t>
      </w:r>
      <w:r w:rsidRPr="00C35A2C">
        <w:rPr>
          <w:rFonts w:ascii="Fb Fontext" w:hAnsi="Fb Fontext"/>
          <w:sz w:val="32"/>
          <w:rtl/>
        </w:rPr>
        <w:t xml:space="preserve"> </w:t>
      </w:r>
      <w:r w:rsidRPr="00C35A2C">
        <w:rPr>
          <w:rFonts w:ascii="Fb Fontext" w:hAnsi="Fb Fontext" w:hint="cs"/>
          <w:sz w:val="32"/>
          <w:rtl/>
        </w:rPr>
        <w:t>חנותו</w:t>
      </w:r>
      <w:r w:rsidRPr="00C35A2C">
        <w:rPr>
          <w:rFonts w:ascii="Fb Fontext" w:hAnsi="Fb Fontext"/>
          <w:sz w:val="32"/>
          <w:rtl/>
        </w:rPr>
        <w:t xml:space="preserve"> </w:t>
      </w:r>
      <w:r w:rsidRPr="00C35A2C">
        <w:rPr>
          <w:rFonts w:ascii="Fb Fontext" w:hAnsi="Fb Fontext" w:hint="cs"/>
          <w:sz w:val="32"/>
          <w:rtl/>
        </w:rPr>
        <w:t>של</w:t>
      </w:r>
      <w:r w:rsidRPr="00C35A2C">
        <w:rPr>
          <w:rFonts w:ascii="Fb Fontext" w:hAnsi="Fb Fontext"/>
          <w:sz w:val="32"/>
          <w:rtl/>
        </w:rPr>
        <w:t xml:space="preserve"> </w:t>
      </w:r>
      <w:r w:rsidRPr="00C35A2C">
        <w:rPr>
          <w:rFonts w:ascii="Fb Fontext" w:hAnsi="Fb Fontext" w:hint="cs"/>
          <w:sz w:val="32"/>
          <w:rtl/>
        </w:rPr>
        <w:t>חבירו</w:t>
      </w:r>
      <w:r w:rsidRPr="00C35A2C">
        <w:rPr>
          <w:rFonts w:ascii="Fb Fontext" w:hAnsi="Fb Fontext"/>
          <w:sz w:val="32"/>
          <w:rtl/>
        </w:rPr>
        <w:t xml:space="preserve">, </w:t>
      </w:r>
      <w:r w:rsidRPr="00C35A2C">
        <w:rPr>
          <w:rFonts w:ascii="Fb Fontext" w:hAnsi="Fb Fontext" w:hint="cs"/>
          <w:sz w:val="32"/>
          <w:rtl/>
        </w:rPr>
        <w:t>ואינו</w:t>
      </w:r>
      <w:r w:rsidRPr="00C35A2C">
        <w:rPr>
          <w:rFonts w:ascii="Fb Fontext" w:hAnsi="Fb Fontext"/>
          <w:sz w:val="32"/>
          <w:rtl/>
        </w:rPr>
        <w:t xml:space="preserve"> </w:t>
      </w:r>
      <w:r w:rsidRPr="00C35A2C">
        <w:rPr>
          <w:rFonts w:ascii="Fb Fontext" w:hAnsi="Fb Fontext" w:hint="cs"/>
          <w:sz w:val="32"/>
          <w:rtl/>
        </w:rPr>
        <w:t>יכול</w:t>
      </w:r>
      <w:r w:rsidRPr="00C35A2C">
        <w:rPr>
          <w:rFonts w:ascii="Fb Fontext" w:hAnsi="Fb Fontext"/>
          <w:sz w:val="32"/>
          <w:rtl/>
        </w:rPr>
        <w:t xml:space="preserve"> </w:t>
      </w:r>
      <w:r w:rsidRPr="00C35A2C">
        <w:rPr>
          <w:rFonts w:ascii="Fb Fontext" w:hAnsi="Fb Fontext" w:hint="cs"/>
          <w:sz w:val="32"/>
          <w:rtl/>
        </w:rPr>
        <w:t>למחות</w:t>
      </w:r>
      <w:r w:rsidRPr="00C35A2C">
        <w:rPr>
          <w:rFonts w:ascii="Fb Fontext" w:hAnsi="Fb Fontext"/>
          <w:sz w:val="32"/>
          <w:rtl/>
        </w:rPr>
        <w:t xml:space="preserve"> </w:t>
      </w:r>
      <w:r w:rsidRPr="00C35A2C">
        <w:rPr>
          <w:rFonts w:ascii="Fb Fontext" w:hAnsi="Fb Fontext" w:hint="cs"/>
          <w:sz w:val="32"/>
          <w:rtl/>
        </w:rPr>
        <w:t>בידו</w:t>
      </w:r>
      <w:r w:rsidRPr="00C35A2C">
        <w:rPr>
          <w:rFonts w:ascii="Fb Fontext" w:hAnsi="Fb Fontext"/>
          <w:sz w:val="32"/>
          <w:rtl/>
        </w:rPr>
        <w:t xml:space="preserve"> </w:t>
      </w:r>
      <w:r w:rsidRPr="00C35A2C">
        <w:rPr>
          <w:rFonts w:ascii="Fb Fontext" w:hAnsi="Fb Fontext" w:hint="cs"/>
          <w:sz w:val="32"/>
          <w:rtl/>
        </w:rPr>
        <w:t>דאתה</w:t>
      </w:r>
      <w:r w:rsidRPr="00C35A2C">
        <w:rPr>
          <w:rFonts w:ascii="Fb Fontext" w:hAnsi="Fb Fontext"/>
          <w:sz w:val="32"/>
          <w:rtl/>
        </w:rPr>
        <w:t xml:space="preserve"> </w:t>
      </w:r>
      <w:r w:rsidRPr="00C35A2C">
        <w:rPr>
          <w:rFonts w:ascii="Fb Fontext" w:hAnsi="Fb Fontext" w:hint="cs"/>
          <w:sz w:val="32"/>
          <w:rtl/>
        </w:rPr>
        <w:t>עושה</w:t>
      </w:r>
      <w:r w:rsidRPr="00C35A2C">
        <w:rPr>
          <w:rFonts w:ascii="Fb Fontext" w:hAnsi="Fb Fontext"/>
          <w:sz w:val="32"/>
          <w:rtl/>
        </w:rPr>
        <w:t xml:space="preserve"> </w:t>
      </w:r>
      <w:r w:rsidRPr="00C35A2C">
        <w:rPr>
          <w:rFonts w:ascii="Fb Fontext" w:hAnsi="Fb Fontext" w:hint="cs"/>
          <w:sz w:val="32"/>
          <w:rtl/>
        </w:rPr>
        <w:t>בתוך</w:t>
      </w:r>
      <w:r w:rsidRPr="00C35A2C">
        <w:rPr>
          <w:rFonts w:ascii="Fb Fontext" w:hAnsi="Fb Fontext"/>
          <w:sz w:val="32"/>
          <w:rtl/>
        </w:rPr>
        <w:t xml:space="preserve"> </w:t>
      </w:r>
      <w:r w:rsidRPr="00C35A2C">
        <w:rPr>
          <w:rFonts w:ascii="Fb Fontext" w:hAnsi="Fb Fontext" w:hint="cs"/>
          <w:sz w:val="32"/>
          <w:rtl/>
        </w:rPr>
        <w:t>שלך</w:t>
      </w:r>
      <w:r w:rsidRPr="00C35A2C">
        <w:rPr>
          <w:rFonts w:ascii="Fb Fontext" w:hAnsi="Fb Fontext"/>
          <w:sz w:val="32"/>
          <w:rtl/>
        </w:rPr>
        <w:t xml:space="preserve"> </w:t>
      </w:r>
      <w:r w:rsidRPr="00C35A2C">
        <w:rPr>
          <w:rFonts w:ascii="Fb Fontext" w:hAnsi="Fb Fontext" w:hint="cs"/>
          <w:sz w:val="32"/>
          <w:rtl/>
        </w:rPr>
        <w:t>ואני</w:t>
      </w:r>
      <w:r w:rsidRPr="00C35A2C">
        <w:rPr>
          <w:rFonts w:ascii="Fb Fontext" w:hAnsi="Fb Fontext"/>
          <w:sz w:val="32"/>
          <w:rtl/>
        </w:rPr>
        <w:t xml:space="preserve"> </w:t>
      </w:r>
      <w:r w:rsidRPr="00C35A2C">
        <w:rPr>
          <w:rFonts w:ascii="Fb Fontext" w:hAnsi="Fb Fontext" w:hint="cs"/>
          <w:sz w:val="32"/>
          <w:rtl/>
        </w:rPr>
        <w:t>עושה</w:t>
      </w:r>
      <w:r w:rsidRPr="00C35A2C">
        <w:rPr>
          <w:rFonts w:ascii="Fb Fontext" w:hAnsi="Fb Fontext"/>
          <w:sz w:val="32"/>
          <w:rtl/>
        </w:rPr>
        <w:t xml:space="preserve"> </w:t>
      </w:r>
      <w:r w:rsidRPr="00C35A2C">
        <w:rPr>
          <w:rFonts w:ascii="Fb Fontext" w:hAnsi="Fb Fontext" w:hint="cs"/>
          <w:sz w:val="32"/>
          <w:rtl/>
        </w:rPr>
        <w:t>בשלי.</w:t>
      </w:r>
    </w:p>
    <w:p w14:paraId="66849258" w14:textId="77777777" w:rsidR="00503816" w:rsidRPr="002F2133" w:rsidRDefault="00503816" w:rsidP="00503816">
      <w:pPr>
        <w:pStyle w:val="36"/>
        <w:framePr w:wrap="notBeside"/>
        <w:rPr>
          <w:rtl/>
        </w:rPr>
      </w:pPr>
      <w:r>
        <w:rPr>
          <w:rFonts w:hint="cs"/>
          <w:rtl/>
        </w:rPr>
        <w:t xml:space="preserve">- </w:t>
      </w:r>
      <w:r w:rsidRPr="002F2133">
        <w:rPr>
          <w:rFonts w:hint="cs"/>
          <w:rtl/>
        </w:rPr>
        <w:t>תנאי</w:t>
      </w:r>
      <w:r w:rsidRPr="002F2133">
        <w:rPr>
          <w:rtl/>
        </w:rPr>
        <w:t xml:space="preserve"> </w:t>
      </w:r>
      <w:r w:rsidRPr="002F2133">
        <w:rPr>
          <w:rFonts w:hint="cs"/>
          <w:rtl/>
        </w:rPr>
        <w:t>היא</w:t>
      </w:r>
      <w:r w:rsidRPr="002F2133">
        <w:rPr>
          <w:rtl/>
        </w:rPr>
        <w:t>.</w:t>
      </w:r>
    </w:p>
    <w:p w14:paraId="06EF3588" w14:textId="189D3A15" w:rsidR="00503816" w:rsidRPr="00C35A2C" w:rsidRDefault="00503816" w:rsidP="00503816">
      <w:pPr>
        <w:rPr>
          <w:rFonts w:cs="Guttman Vilna"/>
          <w:b/>
          <w:bCs/>
          <w:sz w:val="28"/>
          <w:szCs w:val="26"/>
          <w:rtl/>
        </w:rPr>
      </w:pPr>
      <w:r w:rsidRPr="002F2133">
        <w:rPr>
          <w:rStyle w:val="affffe"/>
          <w:rFonts w:hint="cs"/>
          <w:rtl/>
        </w:rPr>
        <w:t>דתניא</w:t>
      </w:r>
      <w:r w:rsidRPr="002F2133">
        <w:rPr>
          <w:rStyle w:val="affffe"/>
          <w:rtl/>
        </w:rPr>
        <w:t>:</w:t>
      </w:r>
      <w:r w:rsidRPr="00C35A2C">
        <w:rPr>
          <w:rFonts w:ascii="Fb Fontext" w:hAnsi="Fb Fontext"/>
          <w:rtl/>
        </w:rPr>
        <w:t xml:space="preserve"> </w:t>
      </w:r>
      <w:r w:rsidRPr="00C35A2C">
        <w:rPr>
          <w:rFonts w:ascii="Fb Fontext" w:hAnsi="Fb Fontext" w:hint="cs"/>
          <w:rtl/>
        </w:rPr>
        <w:t>כופין</w:t>
      </w:r>
      <w:r w:rsidRPr="00C35A2C">
        <w:rPr>
          <w:rFonts w:ascii="Fb Fontext" w:hAnsi="Fb Fontext"/>
          <w:rtl/>
        </w:rPr>
        <w:t xml:space="preserve"> </w:t>
      </w:r>
      <w:r w:rsidRPr="00C35A2C">
        <w:rPr>
          <w:rFonts w:ascii="Fb Fontext" w:hAnsi="Fb Fontext" w:hint="cs"/>
          <w:rtl/>
        </w:rPr>
        <w:t>בני</w:t>
      </w:r>
      <w:r w:rsidRPr="00C35A2C">
        <w:rPr>
          <w:rFonts w:ascii="Fb Fontext" w:hAnsi="Fb Fontext"/>
          <w:rtl/>
        </w:rPr>
        <w:t xml:space="preserve"> </w:t>
      </w:r>
      <w:r w:rsidRPr="00C35A2C">
        <w:rPr>
          <w:rFonts w:ascii="Fb Fontext" w:hAnsi="Fb Fontext" w:hint="cs"/>
          <w:rtl/>
        </w:rPr>
        <w:t>מבואות</w:t>
      </w:r>
      <w:r w:rsidRPr="00C35A2C">
        <w:rPr>
          <w:rFonts w:ascii="Fb Fontext" w:hAnsi="Fb Fontext"/>
          <w:rtl/>
        </w:rPr>
        <w:t xml:space="preserve"> </w:t>
      </w:r>
      <w:r w:rsidRPr="00C35A2C">
        <w:rPr>
          <w:rFonts w:ascii="Fb Fontext" w:hAnsi="Fb Fontext" w:hint="cs"/>
          <w:rtl/>
        </w:rPr>
        <w:t>זה</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זה</w:t>
      </w:r>
      <w:r w:rsidRPr="00C35A2C">
        <w:rPr>
          <w:rFonts w:ascii="Fb Fontext" w:hAnsi="Fb Fontext"/>
          <w:rtl/>
        </w:rPr>
        <w:t xml:space="preserve"> </w:t>
      </w: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להושיב</w:t>
      </w:r>
      <w:r w:rsidRPr="00C35A2C">
        <w:rPr>
          <w:rFonts w:ascii="Fb Fontext" w:hAnsi="Fb Fontext"/>
          <w:rtl/>
        </w:rPr>
        <w:t xml:space="preserve"> </w:t>
      </w:r>
      <w:r w:rsidRPr="00C35A2C">
        <w:rPr>
          <w:rFonts w:ascii="Fb Fontext" w:hAnsi="Fb Fontext" w:hint="cs"/>
          <w:rtl/>
        </w:rPr>
        <w:t>ביניהן</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חייט</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בורסקי</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מלמד</w:t>
      </w:r>
      <w:r w:rsidRPr="00C35A2C">
        <w:rPr>
          <w:rFonts w:ascii="Fb Fontext" w:hAnsi="Fb Fontext"/>
          <w:rtl/>
        </w:rPr>
        <w:t xml:space="preserve"> </w:t>
      </w:r>
      <w:r w:rsidRPr="00C35A2C">
        <w:rPr>
          <w:rFonts w:ascii="Fb Fontext" w:hAnsi="Fb Fontext" w:hint="cs"/>
          <w:rtl/>
        </w:rPr>
        <w:t>תינוקות</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אחד</w:t>
      </w:r>
      <w:r w:rsidRPr="00C35A2C">
        <w:rPr>
          <w:rFonts w:ascii="Fb Fontext" w:hAnsi="Fb Fontext"/>
          <w:rtl/>
        </w:rPr>
        <w:t xml:space="preserve"> </w:t>
      </w:r>
      <w:r w:rsidRPr="00C35A2C">
        <w:rPr>
          <w:rFonts w:ascii="Fb Fontext" w:hAnsi="Fb Fontext" w:hint="cs"/>
          <w:rtl/>
        </w:rPr>
        <w:t>מבני</w:t>
      </w:r>
      <w:r w:rsidRPr="00C35A2C">
        <w:rPr>
          <w:rFonts w:ascii="Fb Fontext" w:hAnsi="Fb Fontext"/>
          <w:rtl/>
        </w:rPr>
        <w:t xml:space="preserve"> </w:t>
      </w:r>
      <w:r w:rsidRPr="00C35A2C">
        <w:rPr>
          <w:rFonts w:ascii="Fb Fontext" w:hAnsi="Fb Fontext" w:hint="cs"/>
          <w:rtl/>
        </w:rPr>
        <w:t>בעלי</w:t>
      </w:r>
      <w:r w:rsidRPr="00C35A2C">
        <w:rPr>
          <w:rFonts w:ascii="Fb Fontext" w:hAnsi="Fb Fontext"/>
          <w:rtl/>
        </w:rPr>
        <w:t xml:space="preserve"> </w:t>
      </w:r>
      <w:r w:rsidRPr="00C35A2C">
        <w:rPr>
          <w:rFonts w:ascii="Fb Fontext" w:hAnsi="Fb Fontext" w:hint="cs"/>
          <w:rtl/>
        </w:rPr>
        <w:t>אומניות</w:t>
      </w:r>
      <w:r w:rsidRPr="00C35A2C">
        <w:rPr>
          <w:rFonts w:ascii="Fb Fontext" w:hAnsi="Fb Fontext"/>
          <w:rtl/>
        </w:rPr>
        <w:t xml:space="preserve">, </w:t>
      </w:r>
      <w:r w:rsidRPr="00C35A2C">
        <w:rPr>
          <w:rFonts w:ascii="Fb Fontext" w:hAnsi="Fb Fontext" w:hint="cs"/>
          <w:rtl/>
        </w:rPr>
        <w:t>ולשכנו</w:t>
      </w:r>
      <w:r w:rsidRPr="00C35A2C">
        <w:rPr>
          <w:rFonts w:ascii="Fb Fontext" w:hAnsi="Fb Fontext"/>
          <w:rtl/>
        </w:rPr>
        <w:t xml:space="preserve"> </w:t>
      </w:r>
      <w:r w:rsidRPr="00C35A2C">
        <w:rPr>
          <w:rFonts w:ascii="Fb Fontext" w:hAnsi="Fb Fontext" w:hint="cs"/>
          <w:rtl/>
        </w:rPr>
        <w:t>אינו</w:t>
      </w:r>
      <w:r w:rsidRPr="00C35A2C">
        <w:rPr>
          <w:rFonts w:ascii="Fb Fontext" w:hAnsi="Fb Fontext"/>
          <w:rtl/>
        </w:rPr>
        <w:t xml:space="preserve"> </w:t>
      </w:r>
      <w:r w:rsidRPr="00C35A2C">
        <w:rPr>
          <w:rFonts w:ascii="Fb Fontext" w:hAnsi="Fb Fontext" w:hint="cs"/>
          <w:rtl/>
        </w:rPr>
        <w:t>כופיהו</w:t>
      </w:r>
      <w:r w:rsidR="005A2870">
        <w:rPr>
          <w:rStyle w:val="affffe"/>
          <w:rFonts w:hint="cs"/>
          <w:rtl/>
        </w:rPr>
        <w:t>,</w:t>
      </w:r>
      <w:r>
        <w:rPr>
          <w:rStyle w:val="affffe"/>
          <w:rFonts w:hint="cs"/>
          <w:rtl/>
        </w:rPr>
        <w:t xml:space="preserve"> </w:t>
      </w:r>
      <w:r w:rsidRPr="002F2133">
        <w:rPr>
          <w:rStyle w:val="affffe"/>
          <w:rtl/>
        </w:rPr>
        <w:t>רשב"ג</w:t>
      </w:r>
      <w:r w:rsidR="005A2870">
        <w:rPr>
          <w:rStyle w:val="affffe"/>
          <w:rFonts w:hint="cs"/>
          <w:rtl/>
        </w:rPr>
        <w:t>:</w:t>
      </w:r>
      <w:r w:rsidRPr="00C35A2C">
        <w:rPr>
          <w:rFonts w:ascii="Fb Fontext" w:hAnsi="Fb Fontext"/>
          <w:rtl/>
        </w:rPr>
        <w:t xml:space="preserve"> אף לשכנו כופה. </w:t>
      </w:r>
      <w:r w:rsidRPr="002F2133">
        <w:rPr>
          <w:rtl/>
        </w:rPr>
        <w:footnoteReference w:id="34"/>
      </w:r>
    </w:p>
    <w:p w14:paraId="21E543AD" w14:textId="77777777" w:rsidR="00503816" w:rsidRPr="001B450D" w:rsidRDefault="00503816" w:rsidP="00503816">
      <w:pPr>
        <w:pStyle w:val="affff9"/>
        <w:rPr>
          <w:rtl/>
        </w:rPr>
      </w:pPr>
      <w:r>
        <w:rPr>
          <w:rFonts w:hint="cs"/>
          <w:rtl/>
        </w:rPr>
        <w:lastRenderedPageBreak/>
        <w:t>מי יכול למנוע את השני מלפתוח</w:t>
      </w:r>
    </w:p>
    <w:p w14:paraId="73621032" w14:textId="77777777" w:rsidR="00503816" w:rsidRPr="002F2133" w:rsidRDefault="00503816" w:rsidP="00503816">
      <w:pPr>
        <w:pStyle w:val="36"/>
        <w:framePr w:wrap="notBeside"/>
        <w:rPr>
          <w:rtl/>
        </w:rPr>
      </w:pPr>
      <w:r w:rsidRPr="002F2133">
        <w:rPr>
          <w:rtl/>
        </w:rPr>
        <w:t>רהבדר"י</w:t>
      </w:r>
    </w:p>
    <w:p w14:paraId="141451E4" w14:textId="77777777" w:rsidR="00503816" w:rsidRDefault="00503816" w:rsidP="00503816">
      <w:pPr>
        <w:rPr>
          <w:rFonts w:ascii="Fb Fontext" w:hAnsi="Fb Fontext"/>
          <w:sz w:val="32"/>
          <w:rtl/>
        </w:rPr>
      </w:pPr>
      <w:r>
        <w:rPr>
          <w:rFonts w:ascii="Fb Fontext" w:hAnsi="Fb Fontext" w:hint="cs"/>
          <w:sz w:val="32"/>
          <w:rtl/>
        </w:rPr>
        <w:t>בן העיר על בן עיר אחרת יכול ל</w:t>
      </w:r>
      <w:r w:rsidRPr="00C35A2C">
        <w:rPr>
          <w:rFonts w:ascii="Fb Fontext" w:hAnsi="Fb Fontext"/>
          <w:sz w:val="32"/>
          <w:rtl/>
        </w:rPr>
        <w:t>עכב,</w:t>
      </w:r>
    </w:p>
    <w:p w14:paraId="6A9657E4" w14:textId="77777777" w:rsidR="00503816" w:rsidRDefault="00503816" w:rsidP="00503816">
      <w:pPr>
        <w:rPr>
          <w:rFonts w:ascii="Fb Fontext" w:hAnsi="Fb Fontext"/>
          <w:sz w:val="32"/>
          <w:rtl/>
        </w:rPr>
      </w:pPr>
      <w:r w:rsidRPr="00C35A2C">
        <w:rPr>
          <w:rFonts w:ascii="Fb Fontext" w:hAnsi="Fb Fontext"/>
          <w:sz w:val="32"/>
          <w:rtl/>
        </w:rPr>
        <w:t xml:space="preserve">ואי שייך </w:t>
      </w:r>
      <w:r>
        <w:rPr>
          <w:rFonts w:ascii="Fb Fontext" w:hAnsi="Fb Fontext" w:hint="cs"/>
          <w:sz w:val="32"/>
          <w:rtl/>
        </w:rPr>
        <w:t xml:space="preserve">באותם מיסים אין יכול </w:t>
      </w:r>
      <w:r w:rsidRPr="00C35A2C">
        <w:rPr>
          <w:rFonts w:ascii="Fb Fontext" w:hAnsi="Fb Fontext"/>
          <w:sz w:val="32"/>
          <w:rtl/>
        </w:rPr>
        <w:t>מעכב,</w:t>
      </w:r>
      <w:r w:rsidRPr="00C35A2C">
        <w:rPr>
          <w:rFonts w:hint="cs"/>
          <w:sz w:val="28"/>
          <w:szCs w:val="16"/>
          <w:rtl/>
        </w:rPr>
        <w:t xml:space="preserve"> ובני מבוי מצי מעכבא</w:t>
      </w:r>
    </w:p>
    <w:p w14:paraId="24B6AB48" w14:textId="77777777" w:rsidR="00503816" w:rsidRDefault="00503816" w:rsidP="00503816">
      <w:pPr>
        <w:rPr>
          <w:rFonts w:ascii="Fb Fontext" w:hAnsi="Fb Fontext"/>
          <w:sz w:val="32"/>
          <w:rtl/>
        </w:rPr>
      </w:pPr>
      <w:r w:rsidRPr="00C35A2C">
        <w:rPr>
          <w:rFonts w:ascii="Fb Fontext" w:hAnsi="Fb Fontext" w:hint="cs"/>
          <w:sz w:val="32"/>
          <w:rtl/>
        </w:rPr>
        <w:t>ב</w:t>
      </w:r>
      <w:r>
        <w:rPr>
          <w:rFonts w:ascii="Fb Fontext" w:hAnsi="Fb Fontext" w:hint="cs"/>
          <w:sz w:val="32"/>
          <w:rtl/>
        </w:rPr>
        <w:t xml:space="preserve">ן מבוי על בן בן מבוי שלו </w:t>
      </w:r>
      <w:r>
        <w:rPr>
          <w:rFonts w:ascii="Fb Fontext" w:hAnsi="Fb Fontext"/>
          <w:sz w:val="32"/>
          <w:rtl/>
        </w:rPr>
        <w:t>–</w:t>
      </w:r>
      <w:r w:rsidRPr="00C35A2C">
        <w:rPr>
          <w:rFonts w:ascii="Fb Fontext" w:hAnsi="Fb Fontext"/>
          <w:sz w:val="32"/>
          <w:rtl/>
        </w:rPr>
        <w:t xml:space="preserve"> </w:t>
      </w:r>
      <w:r>
        <w:rPr>
          <w:rFonts w:ascii="Fb Fontext" w:hAnsi="Fb Fontext" w:hint="cs"/>
          <w:sz w:val="32"/>
          <w:rtl/>
        </w:rPr>
        <w:t>אין יכול ל</w:t>
      </w:r>
      <w:r w:rsidRPr="00C35A2C">
        <w:rPr>
          <w:rFonts w:ascii="Fb Fontext" w:hAnsi="Fb Fontext" w:hint="cs"/>
          <w:sz w:val="32"/>
          <w:rtl/>
        </w:rPr>
        <w:t>עכב</w:t>
      </w:r>
      <w:r w:rsidRPr="00C35A2C">
        <w:rPr>
          <w:rFonts w:ascii="Fb Fontext" w:hAnsi="Fb Fontext"/>
          <w:sz w:val="32"/>
          <w:rtl/>
        </w:rPr>
        <w:t>.</w:t>
      </w:r>
    </w:p>
    <w:p w14:paraId="0ED5C0C0" w14:textId="77777777" w:rsidR="00503816" w:rsidRPr="002F2133" w:rsidRDefault="00503816" w:rsidP="00503816">
      <w:pPr>
        <w:pStyle w:val="36"/>
        <w:framePr w:wrap="notBeside"/>
        <w:rPr>
          <w:rtl/>
        </w:rPr>
      </w:pPr>
      <w:r w:rsidRPr="002F2133">
        <w:rPr>
          <w:rtl/>
        </w:rPr>
        <w:t>בעי רהבדר"י:</w:t>
      </w:r>
    </w:p>
    <w:p w14:paraId="39504630" w14:textId="77777777" w:rsidR="00503816" w:rsidRDefault="00503816" w:rsidP="009C71C3">
      <w:pPr>
        <w:spacing w:after="60"/>
        <w:rPr>
          <w:rFonts w:ascii="Fb Fontext" w:hAnsi="Fb Fontext"/>
          <w:rtl/>
        </w:rPr>
      </w:pPr>
      <w:r>
        <w:rPr>
          <w:rFonts w:ascii="Fb Fontext" w:hAnsi="Fb Fontext" w:hint="cs"/>
          <w:sz w:val="32"/>
          <w:rtl/>
        </w:rPr>
        <w:t xml:space="preserve">בן מבוי על בן מבוי אחר </w:t>
      </w:r>
      <w:r w:rsidRPr="00C35A2C">
        <w:rPr>
          <w:rFonts w:ascii="Fb Fontext" w:hAnsi="Fb Fontext"/>
          <w:sz w:val="32"/>
          <w:rtl/>
        </w:rPr>
        <w:t xml:space="preserve">מאי. </w:t>
      </w:r>
      <w:r w:rsidRPr="0081371E">
        <w:rPr>
          <w:rStyle w:val="afff8"/>
          <w:rtl/>
        </w:rPr>
        <w:t>תיקו</w:t>
      </w:r>
      <w:r w:rsidRPr="00C35A2C">
        <w:rPr>
          <w:rFonts w:ascii="Fb Fontext" w:hAnsi="Fb Fontext"/>
          <w:sz w:val="32"/>
          <w:rtl/>
        </w:rPr>
        <w:t xml:space="preserve">. </w:t>
      </w:r>
      <w:r w:rsidRPr="002F2133">
        <w:rPr>
          <w:rStyle w:val="afffff0"/>
          <w:rFonts w:hint="cs"/>
          <w:rtl/>
        </w:rPr>
        <w:t>ו</w:t>
      </w:r>
      <w:r>
        <w:rPr>
          <w:rStyle w:val="afffff0"/>
          <w:rFonts w:hint="cs"/>
          <w:rtl/>
        </w:rPr>
        <w:t xml:space="preserve">קימ''ל כר''ה </w:t>
      </w:r>
      <w:r w:rsidRPr="002F2133">
        <w:rPr>
          <w:rStyle w:val="afffff0"/>
          <w:rFonts w:hint="cs"/>
          <w:rtl/>
        </w:rPr>
        <w:t>דבתראה]</w:t>
      </w:r>
    </w:p>
    <w:p w14:paraId="57A1815E" w14:textId="77777777" w:rsidR="00503816" w:rsidRPr="002F2133" w:rsidRDefault="00503816" w:rsidP="00503816">
      <w:pPr>
        <w:pStyle w:val="36"/>
        <w:framePr w:wrap="notBeside"/>
        <w:rPr>
          <w:rtl/>
        </w:rPr>
      </w:pPr>
      <w:r>
        <w:rPr>
          <w:rFonts w:hint="cs"/>
          <w:rtl/>
        </w:rPr>
        <w:t>ומודה ר''ה</w:t>
      </w:r>
    </w:p>
    <w:p w14:paraId="69ECDC7F" w14:textId="1D953FD4" w:rsidR="00503816" w:rsidRPr="00C35A2C" w:rsidRDefault="005A2870" w:rsidP="00503816">
      <w:pPr>
        <w:rPr>
          <w:rFonts w:ascii="Fb Fontext" w:hAnsi="Fb Fontext"/>
          <w:rtl/>
        </w:rPr>
      </w:pPr>
      <w:r w:rsidRPr="005A2870">
        <w:rPr>
          <w:rFonts w:ascii="Fb Fontext" w:hAnsi="Fb Fontext" w:hint="cs"/>
          <w:spacing w:val="-2"/>
          <w:rtl/>
        </w:rPr>
        <w:t>במלמד תינוקות שאין יכול</w:t>
      </w:r>
      <w:r w:rsidR="00503816" w:rsidRPr="005A2870">
        <w:rPr>
          <w:rFonts w:ascii="Fb Fontext" w:hAnsi="Fb Fontext"/>
          <w:spacing w:val="-2"/>
          <w:rtl/>
        </w:rPr>
        <w:t xml:space="preserve"> </w:t>
      </w:r>
      <w:r w:rsidRPr="005A2870">
        <w:rPr>
          <w:rFonts w:ascii="Fb Fontext" w:hAnsi="Fb Fontext" w:hint="cs"/>
          <w:spacing w:val="-2"/>
          <w:rtl/>
        </w:rPr>
        <w:t>ל</w:t>
      </w:r>
      <w:r w:rsidR="00503816" w:rsidRPr="005A2870">
        <w:rPr>
          <w:rFonts w:ascii="Fb Fontext" w:hAnsi="Fb Fontext" w:hint="cs"/>
          <w:spacing w:val="-2"/>
          <w:rtl/>
        </w:rPr>
        <w:t>עכב</w:t>
      </w:r>
      <w:r w:rsidR="00503816" w:rsidRPr="005A2870">
        <w:rPr>
          <w:rFonts w:ascii="Fb Fontext" w:hAnsi="Fb Fontext"/>
          <w:spacing w:val="-2"/>
          <w:rtl/>
        </w:rPr>
        <w:t>,</w:t>
      </w:r>
      <w:r w:rsidR="00503816" w:rsidRPr="005A2870">
        <w:rPr>
          <w:rFonts w:ascii="Fb Fontext" w:hAnsi="Fb Fontext" w:hint="cs"/>
          <w:spacing w:val="-2"/>
          <w:rtl/>
        </w:rPr>
        <w:t xml:space="preserve"> דקנאת</w:t>
      </w:r>
      <w:r w:rsidR="00503816" w:rsidRPr="005A2870">
        <w:rPr>
          <w:rFonts w:ascii="Fb Fontext" w:hAnsi="Fb Fontext"/>
          <w:spacing w:val="-2"/>
          <w:rtl/>
        </w:rPr>
        <w:t xml:space="preserve"> </w:t>
      </w:r>
      <w:r w:rsidR="00503816" w:rsidRPr="005A2870">
        <w:rPr>
          <w:rFonts w:ascii="Fb Fontext" w:hAnsi="Fb Fontext" w:hint="cs"/>
          <w:spacing w:val="-2"/>
          <w:rtl/>
        </w:rPr>
        <w:t>סופרים</w:t>
      </w:r>
      <w:r w:rsidR="00503816" w:rsidRPr="005A2870">
        <w:rPr>
          <w:rFonts w:ascii="Fb Fontext" w:hAnsi="Fb Fontext"/>
          <w:spacing w:val="-2"/>
          <w:rtl/>
        </w:rPr>
        <w:t xml:space="preserve"> </w:t>
      </w:r>
      <w:r w:rsidR="00503816" w:rsidRPr="005A2870">
        <w:rPr>
          <w:rFonts w:ascii="Fb Fontext" w:hAnsi="Fb Fontext" w:hint="cs"/>
          <w:spacing w:val="-2"/>
          <w:rtl/>
        </w:rPr>
        <w:t>תרבה</w:t>
      </w:r>
      <w:r w:rsidR="00503816" w:rsidRPr="005A2870">
        <w:rPr>
          <w:rFonts w:ascii="Fb Fontext" w:hAnsi="Fb Fontext"/>
          <w:spacing w:val="-2"/>
          <w:rtl/>
        </w:rPr>
        <w:t xml:space="preserve"> </w:t>
      </w:r>
      <w:r w:rsidR="00503816" w:rsidRPr="005A2870">
        <w:rPr>
          <w:rFonts w:ascii="Fb Fontext" w:hAnsi="Fb Fontext" w:hint="cs"/>
          <w:spacing w:val="-2"/>
          <w:rtl/>
        </w:rPr>
        <w:t>חכמה</w:t>
      </w:r>
      <w:r w:rsidR="00503816" w:rsidRPr="005A2870">
        <w:rPr>
          <w:rFonts w:ascii="Fb Fontext" w:hAnsi="Fb Fontext"/>
          <w:spacing w:val="-2"/>
          <w:rtl/>
        </w:rPr>
        <w:t>.</w:t>
      </w:r>
      <w:r w:rsidR="00503816" w:rsidRPr="002F2133">
        <w:rPr>
          <w:rFonts w:ascii="Fb Fontext" w:hAnsi="Fb Fontext" w:hint="cs"/>
          <w:rtl/>
        </w:rPr>
        <w:t xml:space="preserve"> </w:t>
      </w:r>
      <w:r w:rsidR="00503816" w:rsidRPr="002F2133">
        <w:rPr>
          <w:rStyle w:val="afffff0"/>
          <w:rFonts w:hint="cs"/>
          <w:rtl/>
        </w:rPr>
        <w:t>[ולכך  מושיבין סופר בצד סופר]</w:t>
      </w:r>
    </w:p>
    <w:p w14:paraId="21DD6151" w14:textId="3ED3DCD0" w:rsidR="00AC0AF5" w:rsidRPr="00C35A2C" w:rsidRDefault="00AC0AF5" w:rsidP="00982F98">
      <w:pPr>
        <w:pStyle w:val="affe"/>
        <w:framePr w:wrap="around"/>
        <w:rPr>
          <w:rtl/>
        </w:rPr>
      </w:pPr>
      <w:r w:rsidRPr="00C35A2C">
        <w:rPr>
          <w:rStyle w:val="afff8"/>
          <w:rFonts w:hint="cs"/>
          <w:rtl/>
        </w:rPr>
        <w:t>כב.</w:t>
      </w:r>
    </w:p>
    <w:p w14:paraId="636DD964" w14:textId="77777777" w:rsidR="009C71C3" w:rsidRPr="00B95AEB" w:rsidRDefault="009C71C3" w:rsidP="009C71C3">
      <w:pPr>
        <w:pStyle w:val="36"/>
        <w:framePr w:wrap="notBeside"/>
        <w:rPr>
          <w:rtl/>
        </w:rPr>
      </w:pPr>
      <w:r>
        <w:rPr>
          <w:rFonts w:hint="cs"/>
          <w:rtl/>
        </w:rPr>
        <w:t>ומודה ר''ה</w:t>
      </w:r>
      <w:r w:rsidRPr="00B95AEB">
        <w:rPr>
          <w:rtl/>
        </w:rPr>
        <w:t>:</w:t>
      </w:r>
    </w:p>
    <w:p w14:paraId="0839AC72" w14:textId="77777777" w:rsidR="009C71C3" w:rsidRDefault="009C71C3" w:rsidP="009C71C3">
      <w:pPr>
        <w:rPr>
          <w:rFonts w:ascii="Fb Fontext" w:hAnsi="Fb Fontext"/>
          <w:rtl/>
        </w:rPr>
      </w:pPr>
      <w:r w:rsidRPr="00C35A2C">
        <w:rPr>
          <w:rFonts w:ascii="Fb Fontext" w:hAnsi="Fb Fontext"/>
          <w:rtl/>
        </w:rPr>
        <w:t xml:space="preserve">ברוכלין </w:t>
      </w:r>
      <w:r w:rsidRPr="00C35A2C">
        <w:rPr>
          <w:rStyle w:val="afff8"/>
          <w:rtl/>
        </w:rPr>
        <w:t xml:space="preserve">המחזירין </w:t>
      </w:r>
      <w:r w:rsidRPr="00C35A2C">
        <w:rPr>
          <w:rFonts w:ascii="Fb Fontext" w:hAnsi="Fb Fontext"/>
          <w:rtl/>
        </w:rPr>
        <w:t>בעיירות דלא מצי מעכב, כתקנת עזרא שיהו תכשיטין מצויין לבנות ישראל. אבל לאקבועי לא.</w:t>
      </w:r>
      <w:r>
        <w:rPr>
          <w:rStyle w:val="aff1"/>
          <w:rFonts w:ascii="Fb Fontext" w:hAnsi="Fb Fontext"/>
          <w:rtl/>
        </w:rPr>
        <w:footnoteReference w:id="35"/>
      </w:r>
      <w:r w:rsidRPr="00C35A2C">
        <w:rPr>
          <w:rFonts w:ascii="Fb Fontext" w:hAnsi="Fb Fontext"/>
          <w:rtl/>
        </w:rPr>
        <w:t xml:space="preserve"> </w:t>
      </w:r>
    </w:p>
    <w:p w14:paraId="27994019" w14:textId="2B3BB039" w:rsidR="009C71C3" w:rsidRDefault="009C71C3" w:rsidP="009C71C3">
      <w:pPr>
        <w:rPr>
          <w:rFonts w:ascii="Fb Fontext" w:hAnsi="Fb Fontext"/>
          <w:rtl/>
        </w:rPr>
      </w:pPr>
      <w:r w:rsidRPr="00C35A2C">
        <w:rPr>
          <w:rFonts w:ascii="Fb Fontext" w:hAnsi="Fb Fontext" w:hint="cs"/>
          <w:rtl/>
        </w:rPr>
        <w:t>ואי</w:t>
      </w:r>
      <w:r w:rsidRPr="00C35A2C">
        <w:rPr>
          <w:rFonts w:ascii="Fb Fontext" w:hAnsi="Fb Fontext"/>
          <w:rtl/>
        </w:rPr>
        <w:t xml:space="preserve"> </w:t>
      </w:r>
      <w:r w:rsidR="005A2870">
        <w:rPr>
          <w:rFonts w:ascii="Fb Fontext" w:hAnsi="Fb Fontext" w:hint="cs"/>
          <w:rtl/>
        </w:rPr>
        <w:t xml:space="preserve">תלמיד חכם </w:t>
      </w:r>
      <w:r w:rsidRPr="00C35A2C">
        <w:rPr>
          <w:rFonts w:ascii="Fb Fontext" w:hAnsi="Fb Fontext" w:hint="cs"/>
          <w:rtl/>
        </w:rPr>
        <w:t>הוא</w:t>
      </w:r>
      <w:r w:rsidRPr="00C35A2C">
        <w:rPr>
          <w:rFonts w:ascii="Fb Fontext" w:hAnsi="Fb Fontext"/>
          <w:rtl/>
        </w:rPr>
        <w:t xml:space="preserve">, </w:t>
      </w:r>
      <w:r w:rsidRPr="00C35A2C">
        <w:rPr>
          <w:rFonts w:ascii="Fb Fontext" w:hAnsi="Fb Fontext" w:hint="cs"/>
          <w:rtl/>
        </w:rPr>
        <w:t>אפילו</w:t>
      </w:r>
      <w:r w:rsidRPr="00C35A2C">
        <w:rPr>
          <w:rFonts w:ascii="Fb Fontext" w:hAnsi="Fb Fontext"/>
          <w:rtl/>
        </w:rPr>
        <w:t xml:space="preserve"> </w:t>
      </w:r>
      <w:r w:rsidRPr="00C35A2C">
        <w:rPr>
          <w:rFonts w:ascii="Fb Fontext" w:hAnsi="Fb Fontext" w:hint="cs"/>
          <w:rtl/>
        </w:rPr>
        <w:t>לאקבועי</w:t>
      </w:r>
      <w:r w:rsidRPr="00C35A2C">
        <w:rPr>
          <w:rFonts w:ascii="Fb Fontext" w:hAnsi="Fb Fontext"/>
          <w:rtl/>
        </w:rPr>
        <w:t xml:space="preserve"> </w:t>
      </w:r>
      <w:r w:rsidRPr="00C35A2C">
        <w:rPr>
          <w:rFonts w:ascii="Fb Fontext" w:hAnsi="Fb Fontext" w:hint="cs"/>
          <w:rtl/>
        </w:rPr>
        <w:t>נמי שרי</w:t>
      </w:r>
    </w:p>
    <w:p w14:paraId="3D3CB8C7" w14:textId="77777777" w:rsidR="009C71C3" w:rsidRPr="00B95AEB" w:rsidRDefault="009C71C3" w:rsidP="009C71C3">
      <w:pPr>
        <w:pStyle w:val="36"/>
        <w:framePr w:wrap="notBeside"/>
        <w:rPr>
          <w:rtl/>
        </w:rPr>
      </w:pPr>
      <w:r w:rsidRPr="00B95AEB">
        <w:rPr>
          <w:rFonts w:hint="cs"/>
          <w:rtl/>
        </w:rPr>
        <w:t xml:space="preserve">כרבא </w:t>
      </w:r>
    </w:p>
    <w:p w14:paraId="5D897EE3" w14:textId="77777777" w:rsidR="009C71C3" w:rsidRDefault="009C71C3" w:rsidP="005A2870">
      <w:pPr>
        <w:spacing w:after="60"/>
        <w:rPr>
          <w:rFonts w:ascii="Fb Fontext" w:hAnsi="Fb Fontext"/>
          <w:rtl/>
        </w:rPr>
      </w:pPr>
      <w:r w:rsidRPr="00C35A2C">
        <w:rPr>
          <w:rFonts w:ascii="Fb Fontext" w:hAnsi="Fb Fontext" w:hint="cs"/>
          <w:rtl/>
        </w:rPr>
        <w:t>דשרי לר</w:t>
      </w:r>
      <w:r w:rsidRPr="00F10693">
        <w:rPr>
          <w:rtl/>
        </w:rPr>
        <w:t xml:space="preserve">' </w:t>
      </w:r>
      <w:r w:rsidRPr="00C35A2C">
        <w:rPr>
          <w:rFonts w:ascii="Fb Fontext" w:hAnsi="Fb Fontext" w:hint="cs"/>
          <w:rtl/>
        </w:rPr>
        <w:t>יאשיה</w:t>
      </w:r>
      <w:r w:rsidRPr="00C35A2C">
        <w:rPr>
          <w:rFonts w:ascii="Fb Fontext" w:hAnsi="Fb Fontext"/>
          <w:rtl/>
        </w:rPr>
        <w:t xml:space="preserve"> </w:t>
      </w:r>
      <w:r w:rsidRPr="00C35A2C">
        <w:rPr>
          <w:rFonts w:ascii="Fb Fontext" w:hAnsi="Fb Fontext" w:hint="cs"/>
          <w:rtl/>
        </w:rPr>
        <w:t>ולרב</w:t>
      </w:r>
      <w:r w:rsidRPr="00C35A2C">
        <w:rPr>
          <w:rFonts w:ascii="Fb Fontext" w:hAnsi="Fb Fontext"/>
          <w:rtl/>
        </w:rPr>
        <w:t xml:space="preserve"> </w:t>
      </w:r>
      <w:r w:rsidRPr="00C35A2C">
        <w:rPr>
          <w:rFonts w:ascii="Fb Fontext" w:hAnsi="Fb Fontext" w:hint="cs"/>
          <w:rtl/>
        </w:rPr>
        <w:t>עובדיה</w:t>
      </w:r>
      <w:r w:rsidRPr="00C35A2C">
        <w:rPr>
          <w:rFonts w:ascii="Fb Fontext" w:hAnsi="Fb Fontext"/>
          <w:rtl/>
        </w:rPr>
        <w:t xml:space="preserve"> </w:t>
      </w:r>
      <w:r w:rsidRPr="00C35A2C">
        <w:rPr>
          <w:rFonts w:ascii="Fb Fontext" w:hAnsi="Fb Fontext" w:hint="cs"/>
          <w:rtl/>
        </w:rPr>
        <w:t>כיון</w:t>
      </w:r>
      <w:r w:rsidRPr="00C35A2C">
        <w:rPr>
          <w:rFonts w:ascii="Fb Fontext" w:hAnsi="Fb Fontext"/>
          <w:rtl/>
        </w:rPr>
        <w:t xml:space="preserve"> </w:t>
      </w:r>
      <w:r w:rsidRPr="00C35A2C">
        <w:rPr>
          <w:rFonts w:ascii="Fb Fontext" w:hAnsi="Fb Fontext" w:hint="cs"/>
          <w:rtl/>
        </w:rPr>
        <w:t>דרבנן</w:t>
      </w:r>
      <w:r w:rsidRPr="00C35A2C">
        <w:rPr>
          <w:rFonts w:ascii="Fb Fontext" w:hAnsi="Fb Fontext"/>
          <w:rtl/>
        </w:rPr>
        <w:t xml:space="preserve"> </w:t>
      </w:r>
      <w:r>
        <w:rPr>
          <w:rFonts w:ascii="Fb Fontext" w:hAnsi="Fb Fontext" w:hint="cs"/>
          <w:rtl/>
        </w:rPr>
        <w:t xml:space="preserve">הן שלא יטרדו מגירסתם </w:t>
      </w:r>
    </w:p>
    <w:p w14:paraId="65777139" w14:textId="77777777" w:rsidR="009C71C3" w:rsidRPr="00B95AEB" w:rsidRDefault="009C71C3" w:rsidP="009C71C3">
      <w:pPr>
        <w:pStyle w:val="36"/>
        <w:framePr w:wrap="notBeside"/>
        <w:rPr>
          <w:rtl/>
        </w:rPr>
      </w:pPr>
      <w:r w:rsidRPr="00B95AEB">
        <w:rPr>
          <w:rFonts w:hint="cs"/>
          <w:rtl/>
        </w:rPr>
        <w:t>רבינא</w:t>
      </w:r>
    </w:p>
    <w:p w14:paraId="323F7226" w14:textId="77777777" w:rsidR="009C71C3" w:rsidRDefault="009C71C3" w:rsidP="009C71C3">
      <w:pPr>
        <w:rPr>
          <w:rFonts w:ascii="Fb Fontext" w:hAnsi="Fb Fontext"/>
          <w:sz w:val="32"/>
          <w:rtl/>
        </w:rPr>
      </w:pPr>
      <w:r>
        <w:rPr>
          <w:rFonts w:ascii="Fb Fontext" w:hAnsi="Fb Fontext" w:hint="cs"/>
          <w:sz w:val="32"/>
          <w:rtl/>
        </w:rPr>
        <w:t>התיר למוכרי סלים למכור רק ביום השוק</w:t>
      </w:r>
      <w:r w:rsidRPr="00C35A2C">
        <w:rPr>
          <w:rFonts w:ascii="Fb Fontext" w:hAnsi="Fb Fontext" w:hint="cs"/>
          <w:sz w:val="32"/>
          <w:rtl/>
        </w:rPr>
        <w:t xml:space="preserve"> ולא לאהדורי</w:t>
      </w:r>
    </w:p>
    <w:p w14:paraId="470AD87F" w14:textId="77777777" w:rsidR="009C71C3" w:rsidRPr="00B95AEB" w:rsidRDefault="009C71C3" w:rsidP="009C71C3">
      <w:pPr>
        <w:pStyle w:val="36"/>
        <w:framePr w:wrap="notBeside"/>
        <w:rPr>
          <w:rtl/>
        </w:rPr>
      </w:pPr>
      <w:r w:rsidRPr="00B95AEB">
        <w:rPr>
          <w:rFonts w:hint="cs"/>
          <w:rtl/>
        </w:rPr>
        <w:t>ר''כ</w:t>
      </w:r>
    </w:p>
    <w:p w14:paraId="06205EED" w14:textId="77777777" w:rsidR="009C71C3" w:rsidRDefault="009C71C3" w:rsidP="009C71C3">
      <w:pPr>
        <w:spacing w:after="60"/>
        <w:rPr>
          <w:rFonts w:ascii="Fb Fontext" w:hAnsi="Fb Fontext"/>
          <w:rtl/>
        </w:rPr>
      </w:pPr>
      <w:r>
        <w:rPr>
          <w:rFonts w:ascii="Fb Fontext" w:hAnsi="Fb Fontext" w:hint="cs"/>
          <w:rtl/>
        </w:rPr>
        <w:t xml:space="preserve">התיר לעמוראי </w:t>
      </w:r>
      <w:r w:rsidRPr="00C35A2C">
        <w:rPr>
          <w:rFonts w:ascii="Fb Fontext" w:hAnsi="Fb Fontext" w:hint="cs"/>
          <w:rtl/>
        </w:rPr>
        <w:t>למכור כדי מחייתם רק עד שיגבו חובותיהם,</w:t>
      </w:r>
    </w:p>
    <w:p w14:paraId="22E654F5" w14:textId="77777777" w:rsidR="009C71C3" w:rsidRDefault="009C71C3" w:rsidP="009C71C3">
      <w:pPr>
        <w:pStyle w:val="affff9"/>
        <w:rPr>
          <w:rtl/>
        </w:rPr>
      </w:pPr>
      <w:r>
        <w:rPr>
          <w:rFonts w:hint="cs"/>
          <w:rtl/>
        </w:rPr>
        <w:t>מעשה פטירת ר' אדא בר אבא</w:t>
      </w:r>
    </w:p>
    <w:p w14:paraId="795610F2" w14:textId="77777777" w:rsidR="009C71C3" w:rsidRPr="00B95AEB" w:rsidRDefault="009C71C3" w:rsidP="009C71C3">
      <w:pPr>
        <w:pStyle w:val="36"/>
        <w:framePr w:wrap="notBeside"/>
        <w:rPr>
          <w:rtl/>
        </w:rPr>
      </w:pPr>
      <w:r w:rsidRPr="00B95AEB">
        <w:rPr>
          <w:rtl/>
        </w:rPr>
        <w:t>רבא</w:t>
      </w:r>
    </w:p>
    <w:p w14:paraId="75D4FADD" w14:textId="77777777" w:rsidR="009C71C3" w:rsidRPr="00B95AEB" w:rsidRDefault="009C71C3" w:rsidP="009C71C3">
      <w:pPr>
        <w:rPr>
          <w:rtl/>
        </w:rPr>
      </w:pPr>
      <w:r w:rsidRPr="00C35A2C">
        <w:rPr>
          <w:rFonts w:ascii="Fb Fontext" w:hAnsi="Fb Fontext"/>
          <w:rtl/>
        </w:rPr>
        <w:t xml:space="preserve">שלח </w:t>
      </w:r>
      <w:r w:rsidRPr="00C35A2C">
        <w:rPr>
          <w:rFonts w:ascii="Fb Fontext" w:hAnsi="Fb Fontext" w:hint="cs"/>
          <w:rtl/>
        </w:rPr>
        <w:t xml:space="preserve">את </w:t>
      </w:r>
      <w:r>
        <w:rPr>
          <w:rStyle w:val="affffe"/>
          <w:rFonts w:ascii="Fb Fontext" w:hAnsi="Fb Fontext"/>
          <w:rtl/>
          <w:rPrChange w:id="9103" w:author="מנוע אמוראים" w:date="2026-10-05T16:41:09Z">
            <w:rPr>
              <w:rFonts w:ascii="Fb Fontext" w:hAnsi="Fb Fontext"/>
              <w:rtl/>
            </w:rPr>
          </w:rPrChange>
        </w:rPr>
        <w:t xml:space="preserve">ראב"א</w:t>
      </w:r>
      <w:r>
        <w:rPr>
          <w:rFonts w:ascii="Fb Fontext" w:hAnsi="Fb Fontext"/>
          <w:rtl/>
        </w:rPr>
        <w:t xml:space="preserve"> לבדוק את </w:t>
      </w:r>
      <w:r>
        <w:rPr>
          <w:rStyle w:val="affffe"/>
          <w:rFonts w:ascii="Fb Fontext" w:hAnsi="Fb Fontext"/>
          <w:rtl/>
          <w:rPrChange w:id="9104" w:author="מנוע אמוראים" w:date="2026-10-05T16:41:09Z">
            <w:rPr>
              <w:rFonts w:ascii="Fb Fontext" w:hAnsi="Fb Fontext"/>
              <w:rtl/>
            </w:rPr>
          </w:rPrChange>
        </w:rPr>
        <w:t xml:space="preserve">ר"ד</w:t>
      </w:r>
      <w:r>
        <w:rPr>
          <w:rFonts w:ascii="Fb Fontext" w:hAnsi="Fb Fontext"/>
          <w:rtl/>
        </w:rPr>
        <w:t xml:space="preserve"> אם הוא ת"ח </w:t>
      </w:r>
      <w:r w:rsidRPr="00C35A2C">
        <w:rPr>
          <w:rFonts w:ascii="Fb Fontext" w:hAnsi="Fb Fontext" w:hint="cs"/>
          <w:rtl/>
        </w:rPr>
        <w:t xml:space="preserve">ויתיר לו </w:t>
      </w:r>
      <w:r w:rsidRPr="00C35A2C">
        <w:rPr>
          <w:rFonts w:ascii="Fb Fontext" w:hAnsi="Fb Fontext"/>
          <w:rtl/>
        </w:rPr>
        <w:t>למכור גרוגרות בשוק</w:t>
      </w:r>
      <w:r>
        <w:rPr>
          <w:rFonts w:ascii="Fb Fontext" w:hAnsi="Fb Fontext" w:hint="cs"/>
          <w:rtl/>
        </w:rPr>
        <w:t>,</w:t>
      </w:r>
      <w:r w:rsidRPr="00C35A2C">
        <w:rPr>
          <w:rFonts w:ascii="Fb Fontext" w:hAnsi="Fb Fontext"/>
          <w:rtl/>
        </w:rPr>
        <w:t xml:space="preserve"> ושאלו פיל שבלע כפיפה מצ</w:t>
      </w:r>
      <w:r>
        <w:rPr>
          <w:rFonts w:ascii="Fb Fontext" w:hAnsi="Fb Fontext"/>
          <w:rtl/>
        </w:rPr>
        <w:t>רית והקיאה דרך בית הרעי, ולא ה</w:t>
      </w:r>
      <w:r>
        <w:rPr>
          <w:rFonts w:ascii="Fb Fontext" w:hAnsi="Fb Fontext" w:hint="cs"/>
          <w:rtl/>
        </w:rPr>
        <w:t>יה</w:t>
      </w:r>
      <w:r w:rsidRPr="00C35A2C">
        <w:rPr>
          <w:rFonts w:ascii="Fb Fontext" w:hAnsi="Fb Fontext"/>
          <w:rtl/>
        </w:rPr>
        <w:t xml:space="preserve"> ביד</w:t>
      </w:r>
      <w:r>
        <w:rPr>
          <w:rFonts w:ascii="Fb Fontext" w:hAnsi="Fb Fontext" w:hint="cs"/>
          <w:rtl/>
        </w:rPr>
        <w:t>ו</w:t>
      </w:r>
      <w:r w:rsidRPr="00B95AEB">
        <w:rPr>
          <w:rtl/>
        </w:rPr>
        <w:t>. וכששאלו אם הוא רבא טפח ל</w:t>
      </w:r>
      <w:r w:rsidRPr="00B95AEB">
        <w:rPr>
          <w:rFonts w:hint="cs"/>
          <w:rtl/>
        </w:rPr>
        <w:t>ו</w:t>
      </w:r>
      <w:r w:rsidRPr="00B95AEB">
        <w:rPr>
          <w:rtl/>
        </w:rPr>
        <w:t xml:space="preserve"> בסנדל</w:t>
      </w:r>
      <w:r w:rsidRPr="00B95AEB">
        <w:rPr>
          <w:rFonts w:hint="cs"/>
          <w:rtl/>
        </w:rPr>
        <w:t>ו</w:t>
      </w:r>
      <w:r w:rsidRPr="00B95AEB">
        <w:rPr>
          <w:rtl/>
        </w:rPr>
        <w:t xml:space="preserve">, </w:t>
      </w:r>
      <w:r w:rsidRPr="00B95AEB">
        <w:rPr>
          <w:rStyle w:val="affffe"/>
          <w:rtl/>
        </w:rPr>
        <w:t xml:space="preserve">וא"ל </w:t>
      </w:r>
      <w:r w:rsidRPr="00B95AEB">
        <w:rPr>
          <w:rtl/>
        </w:rPr>
        <w:t>דע"כ אנ</w:t>
      </w:r>
      <w:r w:rsidRPr="00B95AEB">
        <w:rPr>
          <w:rFonts w:hint="cs"/>
          <w:rtl/>
        </w:rPr>
        <w:t>י</w:t>
      </w:r>
      <w:r w:rsidRPr="00B95AEB">
        <w:rPr>
          <w:rtl/>
        </w:rPr>
        <w:t xml:space="preserve"> רבך ורבא רב דרבך. לא נקטו ליה שוקא, </w:t>
      </w:r>
      <w:r w:rsidRPr="00B95AEB">
        <w:rPr>
          <w:rFonts w:hint="cs"/>
          <w:rtl/>
        </w:rPr>
        <w:t>וה</w:t>
      </w:r>
      <w:r w:rsidRPr="00B95AEB">
        <w:rPr>
          <w:rtl/>
        </w:rPr>
        <w:t>פסיד גרוגרות</w:t>
      </w:r>
      <w:r w:rsidRPr="00B95AEB">
        <w:rPr>
          <w:rFonts w:hint="cs"/>
          <w:rtl/>
        </w:rPr>
        <w:t>יו</w:t>
      </w:r>
      <w:r w:rsidRPr="00B95AEB">
        <w:rPr>
          <w:rtl/>
        </w:rPr>
        <w:t>.</w:t>
      </w:r>
      <w:r>
        <w:rPr>
          <w:rStyle w:val="aff1"/>
          <w:rtl/>
        </w:rPr>
        <w:footnoteReference w:id="36"/>
      </w:r>
    </w:p>
    <w:p w14:paraId="06A8E04F" w14:textId="77777777" w:rsidR="009C71C3" w:rsidRPr="00577F86" w:rsidRDefault="009C71C3" w:rsidP="009C71C3">
      <w:pPr>
        <w:rPr>
          <w:rStyle w:val="affff8"/>
          <w:rtl/>
        </w:rPr>
      </w:pPr>
      <w:r>
        <w:rPr>
          <w:rFonts w:ascii="Fb Fontext" w:hAnsi="Fb Fontext" w:hint="cs"/>
          <w:rtl/>
        </w:rPr>
        <w:t xml:space="preserve">התלונן </w:t>
      </w:r>
      <w:r w:rsidRPr="00B95AEB">
        <w:rPr>
          <w:rStyle w:val="affffe"/>
          <w:rFonts w:hint="cs"/>
          <w:rtl/>
        </w:rPr>
        <w:t>ראב</w:t>
      </w:r>
      <w:r w:rsidRPr="00B95AEB">
        <w:rPr>
          <w:rStyle w:val="affffe"/>
          <w:rtl/>
        </w:rPr>
        <w:t>"</w:t>
      </w:r>
      <w:r w:rsidRPr="00B95AEB">
        <w:rPr>
          <w:rStyle w:val="affffe"/>
          <w:rFonts w:hint="cs"/>
          <w:rtl/>
        </w:rPr>
        <w:t>א</w:t>
      </w:r>
      <w:r>
        <w:rPr>
          <w:rFonts w:ascii="Fb Fontext" w:hAnsi="Fb Fontext" w:hint="cs"/>
          <w:rtl/>
        </w:rPr>
        <w:t xml:space="preserve"> להתאונן לפני </w:t>
      </w:r>
      <w:r>
        <w:rPr>
          <w:rStyle w:val="affffe"/>
          <w:rFonts w:ascii="Fb Fontext" w:hAnsi="Fb Fontext" w:hint="cs"/>
          <w:rtl/>
          <w:rPrChange w:id="9105" w:author="מנוע אמוראים" w:date="2026-10-05T16:41:09Z">
            <w:rPr>
              <w:rFonts w:ascii="Fb Fontext" w:hAnsi="Fb Fontext" w:hint="cs"/>
              <w:rtl/>
            </w:rPr>
          </w:rPrChange>
        </w:rPr>
        <w:t xml:space="preserve">ר</w:t>
      </w:r>
      <w:r>
        <w:rPr>
          <w:rStyle w:val="affffe"/>
          <w:rFonts w:ascii="Fb Fontext" w:hAnsi="Fb Fontext"/>
          <w:rtl/>
          <w:rPrChange w:id="9106" w:author="מנוע אמוראים" w:date="2026-10-05T16:41:09Z">
            <w:rPr>
              <w:rFonts w:ascii="Fb Fontext" w:hAnsi="Fb Fontext"/>
              <w:rtl/>
            </w:rPr>
          </w:rPrChange>
        </w:rPr>
        <w:t xml:space="preserve">"</w:t>
      </w:r>
      <w:r>
        <w:rPr>
          <w:rStyle w:val="affffe"/>
          <w:rFonts w:ascii="Fb Fontext" w:hAnsi="Fb Fontext" w:hint="cs"/>
          <w:rtl/>
          <w:rPrChange w:id="9107" w:author="מנוע אמוראים" w:date="2026-10-05T16:41:09Z">
            <w:rPr>
              <w:rFonts w:ascii="Fb Fontext" w:hAnsi="Fb Fontext" w:hint="cs"/>
              <w:rtl/>
            </w:rPr>
          </w:rPrChange>
        </w:rPr>
        <w:t xml:space="preserve">י</w:t>
      </w:r>
      <w:r>
        <w:rPr>
          <w:rFonts w:ascii="Fb Fontext" w:hAnsi="Fb Fontext" w:hint="cs"/>
          <w:rtl/>
        </w:rPr>
        <w:t xml:space="preserve"> </w:t>
      </w:r>
      <w:r w:rsidRPr="00B95AEB">
        <w:rPr>
          <w:rStyle w:val="affffe"/>
          <w:rFonts w:hint="cs"/>
          <w:rtl/>
        </w:rPr>
        <w:t>א</w:t>
      </w:r>
      <w:r w:rsidRPr="00B95AEB">
        <w:rPr>
          <w:rStyle w:val="affffe"/>
          <w:rtl/>
        </w:rPr>
        <w:t>"</w:t>
      </w:r>
      <w:r w:rsidRPr="00B95AEB">
        <w:rPr>
          <w:rStyle w:val="affffe"/>
          <w:rFonts w:hint="cs"/>
          <w:rtl/>
        </w:rPr>
        <w:t>ל</w:t>
      </w:r>
      <w:r w:rsidRPr="00C35A2C">
        <w:rPr>
          <w:rFonts w:ascii="Fb Fontext" w:hAnsi="Fb Fontext" w:hint="cs"/>
          <w:rtl/>
        </w:rPr>
        <w:t xml:space="preserve"> דמ</w:t>
      </w:r>
      <w:r>
        <w:rPr>
          <w:rFonts w:ascii="Fb Fontext" w:hAnsi="Fb Fontext" w:hint="cs"/>
          <w:rtl/>
        </w:rPr>
        <w:t>י</w:t>
      </w:r>
      <w:r w:rsidRPr="00C35A2C">
        <w:rPr>
          <w:rFonts w:ascii="Fb Fontext" w:hAnsi="Fb Fontext"/>
          <w:rtl/>
        </w:rPr>
        <w:t xml:space="preserve"> </w:t>
      </w:r>
      <w:r>
        <w:rPr>
          <w:rFonts w:ascii="Fb Fontext" w:hAnsi="Fb Fontext" w:hint="cs"/>
          <w:rtl/>
        </w:rPr>
        <w:t>ש</w:t>
      </w:r>
      <w:r w:rsidRPr="00C35A2C">
        <w:rPr>
          <w:rFonts w:ascii="Fb Fontext" w:hAnsi="Fb Fontext" w:hint="cs"/>
          <w:rtl/>
        </w:rPr>
        <w:t>לא</w:t>
      </w:r>
      <w:r w:rsidRPr="00C35A2C">
        <w:rPr>
          <w:rFonts w:ascii="Fb Fontext" w:hAnsi="Fb Fontext"/>
          <w:rtl/>
        </w:rPr>
        <w:t xml:space="preserve"> </w:t>
      </w:r>
      <w:r>
        <w:rPr>
          <w:rFonts w:ascii="Fb Fontext" w:hAnsi="Fb Fontext" w:hint="cs"/>
          <w:rtl/>
        </w:rPr>
        <w:t>נמנע מלהפרע לאונאת מלך אדום לא ימנע מצערך</w:t>
      </w:r>
      <w:r>
        <w:rPr>
          <w:rFonts w:hint="cs"/>
          <w:rtl/>
        </w:rPr>
        <w:t xml:space="preserve"> </w:t>
      </w:r>
      <w:r>
        <w:rPr>
          <w:rStyle w:val="affff8"/>
          <w:rFonts w:hint="cs"/>
          <w:rtl/>
        </w:rPr>
        <w:t>'</w:t>
      </w:r>
      <w:r>
        <w:rPr>
          <w:rStyle w:val="affff8"/>
          <w:rFonts w:hint="eastAsia"/>
          <w:rtl/>
        </w:rPr>
        <w:t>כֹּה</w:t>
      </w:r>
      <w:r>
        <w:rPr>
          <w:rStyle w:val="affff8"/>
          <w:rtl/>
        </w:rPr>
        <w:t xml:space="preserve"> אָמַר יְהֹוָה עַל שְׁלֹשָׁה פִּשְׁעֵי </w:t>
      </w:r>
      <w:r>
        <w:rPr>
          <w:rStyle w:val="affff8"/>
          <w:rFonts w:hint="cs"/>
          <w:rtl/>
        </w:rPr>
        <w:t xml:space="preserve">מואב </w:t>
      </w:r>
      <w:r>
        <w:rPr>
          <w:rStyle w:val="affff8"/>
          <w:rtl/>
        </w:rPr>
        <w:t xml:space="preserve">וְעַל אַרְבָּעָה לֹא אֲשִׁיבֶנּוּ </w:t>
      </w:r>
      <w:r>
        <w:rPr>
          <w:rStyle w:val="affff8"/>
          <w:rFonts w:hint="cs"/>
          <w:rtl/>
        </w:rPr>
        <w:t xml:space="preserve">וגו' </w:t>
      </w:r>
      <w:r w:rsidRPr="00B95AEB">
        <w:rPr>
          <w:rStyle w:val="affff8"/>
          <w:rtl/>
        </w:rPr>
        <w:t>שָׂרְפוֹ עַצְמוֹת מֶלֶךְ אֱדוֹם לַשִּׂיד</w:t>
      </w:r>
    </w:p>
    <w:p w14:paraId="17B1D918" w14:textId="77777777" w:rsidR="009C71C3" w:rsidRDefault="009C71C3" w:rsidP="005A2870">
      <w:pPr>
        <w:pStyle w:val="affff9"/>
        <w:rPr>
          <w:rtl/>
        </w:rPr>
      </w:pPr>
      <w:r>
        <w:rPr>
          <w:rFonts w:hint="cs"/>
          <w:rtl/>
        </w:rPr>
        <w:t>כשנפטר</w:t>
      </w:r>
      <w:r w:rsidRPr="00C35A2C">
        <w:rPr>
          <w:rtl/>
        </w:rPr>
        <w:t xml:space="preserve"> רב אדא בר אבא</w:t>
      </w:r>
      <w:r>
        <w:rPr>
          <w:rStyle w:val="aff1"/>
          <w:rtl/>
        </w:rPr>
        <w:footnoteReference w:id="37"/>
      </w:r>
      <w:r w:rsidRPr="00C35A2C">
        <w:rPr>
          <w:rtl/>
        </w:rPr>
        <w:t xml:space="preserve"> </w:t>
      </w:r>
    </w:p>
    <w:p w14:paraId="1CE22F82" w14:textId="77777777" w:rsidR="009C71C3" w:rsidRPr="00B95AEB" w:rsidRDefault="009C71C3" w:rsidP="009C71C3">
      <w:pPr>
        <w:pStyle w:val="36"/>
        <w:framePr w:wrap="notBeside"/>
        <w:rPr>
          <w:rtl/>
        </w:rPr>
      </w:pPr>
      <w:r w:rsidRPr="00B95AEB">
        <w:rPr>
          <w:rtl/>
        </w:rPr>
        <w:t>רב יו</w:t>
      </w:r>
      <w:r w:rsidRPr="00B95AEB">
        <w:rPr>
          <w:rFonts w:hint="cs"/>
          <w:rtl/>
        </w:rPr>
        <w:t>ס</w:t>
      </w:r>
      <w:r w:rsidRPr="00B95AEB">
        <w:rPr>
          <w:rtl/>
        </w:rPr>
        <w:t>ף:</w:t>
      </w:r>
    </w:p>
    <w:p w14:paraId="2C455423" w14:textId="5A383EF9" w:rsidR="009C71C3" w:rsidRPr="00C35A2C" w:rsidRDefault="009C71C3" w:rsidP="009C71C3">
      <w:pPr>
        <w:rPr>
          <w:rFonts w:ascii="Fb Fontext" w:hAnsi="Fb Fontext"/>
          <w:rtl/>
        </w:rPr>
      </w:pPr>
      <w:r>
        <w:rPr>
          <w:rFonts w:ascii="Fb Fontext" w:hAnsi="Fb Fontext"/>
          <w:rtl/>
        </w:rPr>
        <w:t>אנ</w:t>
      </w:r>
      <w:r>
        <w:rPr>
          <w:rFonts w:ascii="Fb Fontext" w:hAnsi="Fb Fontext" w:hint="cs"/>
          <w:rtl/>
        </w:rPr>
        <w:t>י ענישתיו</w:t>
      </w:r>
      <w:r>
        <w:rPr>
          <w:rFonts w:ascii="Fb Fontext" w:hAnsi="Fb Fontext"/>
          <w:rtl/>
        </w:rPr>
        <w:t xml:space="preserve">, </w:t>
      </w:r>
      <w:r>
        <w:rPr>
          <w:rFonts w:ascii="Fb Fontext" w:hAnsi="Fb Fontext" w:hint="cs"/>
          <w:rtl/>
        </w:rPr>
        <w:t>ש</w:t>
      </w:r>
      <w:r>
        <w:rPr>
          <w:rFonts w:ascii="Fb Fontext" w:hAnsi="Fb Fontext"/>
          <w:rtl/>
        </w:rPr>
        <w:t>אנ</w:t>
      </w:r>
      <w:r>
        <w:rPr>
          <w:rFonts w:ascii="Fb Fontext" w:hAnsi="Fb Fontext" w:hint="cs"/>
          <w:rtl/>
        </w:rPr>
        <w:t>י קללתיו</w:t>
      </w:r>
      <w:r w:rsidRPr="00C35A2C">
        <w:rPr>
          <w:rFonts w:ascii="Fb Fontext" w:hAnsi="Fb Fontext"/>
          <w:sz w:val="28"/>
          <w:szCs w:val="16"/>
          <w:rtl/>
        </w:rPr>
        <w:t>.</w:t>
      </w:r>
      <w:r>
        <w:rPr>
          <w:rStyle w:val="aff1"/>
          <w:rFonts w:ascii="Fb Fontext" w:hAnsi="Fb Fontext"/>
          <w:rtl/>
        </w:rPr>
        <w:footnoteReference w:id="38"/>
      </w:r>
    </w:p>
    <w:p w14:paraId="7AB9883F" w14:textId="77777777" w:rsidR="009C71C3" w:rsidRPr="00B95AEB" w:rsidRDefault="009C71C3" w:rsidP="009C71C3">
      <w:pPr>
        <w:pStyle w:val="36"/>
        <w:framePr w:wrap="notBeside"/>
        <w:rPr>
          <w:rtl/>
        </w:rPr>
      </w:pPr>
      <w:r>
        <w:rPr>
          <w:rFonts w:hint="cs"/>
          <w:rtl/>
        </w:rPr>
        <w:t>ר''ד</w:t>
      </w:r>
      <w:r w:rsidRPr="00B95AEB">
        <w:rPr>
          <w:rtl/>
        </w:rPr>
        <w:t>:</w:t>
      </w:r>
    </w:p>
    <w:p w14:paraId="3AACC84E" w14:textId="77777777" w:rsidR="009C71C3" w:rsidRDefault="009C71C3" w:rsidP="009C71C3">
      <w:pPr>
        <w:rPr>
          <w:rFonts w:ascii="Fb Fontext" w:hAnsi="Fb Fontext"/>
          <w:rtl/>
        </w:rPr>
      </w:pPr>
      <w:r>
        <w:rPr>
          <w:rFonts w:ascii="Fb Fontext" w:hAnsi="Fb Fontext" w:hint="cs"/>
          <w:rtl/>
        </w:rPr>
        <w:t xml:space="preserve">אני </w:t>
      </w:r>
      <w:r w:rsidRPr="00C35A2C">
        <w:rPr>
          <w:rFonts w:ascii="Fb Fontext" w:hAnsi="Fb Fontext" w:hint="cs"/>
          <w:rtl/>
        </w:rPr>
        <w:t>ענישתי</w:t>
      </w:r>
      <w:r>
        <w:rPr>
          <w:rFonts w:ascii="Fb Fontext" w:hAnsi="Fb Fontext" w:hint="cs"/>
          <w:rtl/>
        </w:rPr>
        <w:t xml:space="preserve">ו, </w:t>
      </w:r>
      <w:r w:rsidRPr="00C35A2C">
        <w:rPr>
          <w:rFonts w:ascii="Fb Fontext" w:hAnsi="Fb Fontext" w:hint="cs"/>
          <w:rtl/>
        </w:rPr>
        <w:t>ד</w:t>
      </w:r>
      <w:r>
        <w:rPr>
          <w:rFonts w:ascii="Fb Fontext" w:hAnsi="Fb Fontext" w:hint="cs"/>
          <w:rtl/>
        </w:rPr>
        <w:t>ה</w:t>
      </w:r>
      <w:r w:rsidRPr="00C35A2C">
        <w:rPr>
          <w:rFonts w:ascii="Fb Fontext" w:hAnsi="Fb Fontext" w:hint="cs"/>
          <w:rtl/>
        </w:rPr>
        <w:t>פסיד</w:t>
      </w:r>
      <w:r w:rsidRPr="00C35A2C">
        <w:rPr>
          <w:rFonts w:ascii="Fb Fontext" w:hAnsi="Fb Fontext"/>
          <w:rtl/>
        </w:rPr>
        <w:t xml:space="preserve"> </w:t>
      </w:r>
      <w:r w:rsidRPr="00C35A2C">
        <w:rPr>
          <w:rFonts w:ascii="Fb Fontext" w:hAnsi="Fb Fontext" w:hint="cs"/>
          <w:rtl/>
        </w:rPr>
        <w:t>גרוגרות</w:t>
      </w:r>
      <w:r w:rsidRPr="00C35A2C">
        <w:rPr>
          <w:rFonts w:ascii="Fb Fontext" w:hAnsi="Fb Fontext"/>
          <w:rtl/>
        </w:rPr>
        <w:t xml:space="preserve"> </w:t>
      </w:r>
      <w:r>
        <w:rPr>
          <w:rFonts w:ascii="Fb Fontext" w:hAnsi="Fb Fontext" w:hint="cs"/>
          <w:rtl/>
        </w:rPr>
        <w:t>שלי</w:t>
      </w:r>
      <w:r w:rsidRPr="00C35A2C">
        <w:rPr>
          <w:rFonts w:ascii="Fb Fontext" w:hAnsi="Fb Fontext"/>
          <w:rtl/>
        </w:rPr>
        <w:t>.</w:t>
      </w:r>
    </w:p>
    <w:p w14:paraId="118D3613" w14:textId="77777777" w:rsidR="009C71C3" w:rsidRPr="00B95AEB" w:rsidRDefault="009C71C3" w:rsidP="009C71C3">
      <w:pPr>
        <w:pStyle w:val="36"/>
        <w:framePr w:wrap="notBeside"/>
        <w:rPr>
          <w:rtl/>
        </w:rPr>
      </w:pPr>
      <w:r w:rsidRPr="00B95AEB">
        <w:rPr>
          <w:rFonts w:hint="cs"/>
          <w:rtl/>
        </w:rPr>
        <w:t>אביי</w:t>
      </w:r>
      <w:r w:rsidRPr="00B95AEB">
        <w:rPr>
          <w:rtl/>
        </w:rPr>
        <w:t>:</w:t>
      </w:r>
    </w:p>
    <w:p w14:paraId="7160334B" w14:textId="77777777" w:rsidR="009C71C3" w:rsidRDefault="009C71C3" w:rsidP="009C71C3">
      <w:pPr>
        <w:rPr>
          <w:rFonts w:ascii="Fb Fontext" w:hAnsi="Fb Fontext"/>
          <w:rtl/>
        </w:rPr>
      </w:pPr>
      <w:r>
        <w:rPr>
          <w:rFonts w:ascii="Fb Fontext" w:hAnsi="Fb Fontext" w:hint="cs"/>
          <w:rtl/>
        </w:rPr>
        <w:t>אני ענישתיו</w:t>
      </w:r>
      <w:r w:rsidRPr="00C35A2C">
        <w:rPr>
          <w:rFonts w:ascii="Fb Fontext" w:hAnsi="Fb Fontext"/>
          <w:rtl/>
        </w:rPr>
        <w:t xml:space="preserve"> </w:t>
      </w:r>
      <w:r>
        <w:rPr>
          <w:rStyle w:val="affffe"/>
          <w:rFonts w:hint="cs"/>
          <w:rtl/>
        </w:rPr>
        <w:t>ש</w:t>
      </w:r>
      <w:r w:rsidRPr="00B95AEB">
        <w:rPr>
          <w:rStyle w:val="affffe"/>
          <w:rFonts w:hint="cs"/>
          <w:rtl/>
        </w:rPr>
        <w:t>א</w:t>
      </w:r>
      <w:r w:rsidRPr="00B95AEB">
        <w:rPr>
          <w:rStyle w:val="affffe"/>
          <w:rtl/>
        </w:rPr>
        <w:t>"</w:t>
      </w:r>
      <w:r w:rsidRPr="00B95AEB">
        <w:rPr>
          <w:rStyle w:val="affffe"/>
          <w:rFonts w:hint="cs"/>
          <w:rtl/>
        </w:rPr>
        <w:t>ל</w:t>
      </w:r>
      <w:r w:rsidRPr="00B95AEB">
        <w:rPr>
          <w:rStyle w:val="affffe"/>
          <w:rtl/>
        </w:rPr>
        <w:t xml:space="preserve"> </w:t>
      </w:r>
      <w:r w:rsidRPr="00B95AEB">
        <w:rPr>
          <w:rStyle w:val="affffe"/>
          <w:rFonts w:hint="cs"/>
          <w:rtl/>
        </w:rPr>
        <w:t>לרבנן</w:t>
      </w:r>
      <w:r w:rsidRPr="00C35A2C">
        <w:rPr>
          <w:rFonts w:ascii="Fb Fontext" w:hAnsi="Fb Fontext"/>
          <w:rtl/>
        </w:rPr>
        <w:t xml:space="preserve"> </w:t>
      </w:r>
      <w:r w:rsidRPr="00C35A2C">
        <w:rPr>
          <w:rFonts w:ascii="Fb Fontext" w:hAnsi="Fb Fontext" w:hint="cs"/>
          <w:rtl/>
        </w:rPr>
        <w:t>אדמגרמיתו</w:t>
      </w:r>
      <w:r w:rsidRPr="00C35A2C">
        <w:rPr>
          <w:rFonts w:ascii="Fb Fontext" w:hAnsi="Fb Fontext"/>
          <w:rtl/>
        </w:rPr>
        <w:t xml:space="preserve"> </w:t>
      </w:r>
      <w:r>
        <w:rPr>
          <w:rFonts w:ascii="Fb Fontext" w:hAnsi="Fb Fontext" w:hint="cs"/>
          <w:rtl/>
        </w:rPr>
        <w:t xml:space="preserve">בבית </w:t>
      </w:r>
      <w:r w:rsidRPr="00C35A2C">
        <w:rPr>
          <w:rFonts w:ascii="Fb Fontext" w:hAnsi="Fb Fontext" w:hint="cs"/>
          <w:rtl/>
        </w:rPr>
        <w:t>אביי</w:t>
      </w:r>
      <w:r>
        <w:rPr>
          <w:rFonts w:ascii="Fb Fontext" w:hAnsi="Fb Fontext" w:hint="cs"/>
          <w:rtl/>
        </w:rPr>
        <w:t>,</w:t>
      </w:r>
      <w:r w:rsidRPr="00C35A2C">
        <w:rPr>
          <w:rFonts w:ascii="Fb Fontext" w:hAnsi="Fb Fontext"/>
          <w:rtl/>
        </w:rPr>
        <w:t xml:space="preserve"> </w:t>
      </w:r>
      <w:r>
        <w:rPr>
          <w:rFonts w:ascii="Fb Fontext" w:hAnsi="Fb Fontext" w:hint="cs"/>
          <w:rtl/>
        </w:rPr>
        <w:t xml:space="preserve">תאכלו בשר שמן אצל רבא </w:t>
      </w:r>
      <w:r w:rsidRPr="00B95AEB">
        <w:rPr>
          <w:rStyle w:val="afffff0"/>
          <w:rFonts w:hint="cs"/>
          <w:rtl/>
        </w:rPr>
        <w:t>שהלכותיו ברורות ומאירות. ואביי הקפיד עליו</w:t>
      </w:r>
    </w:p>
    <w:p w14:paraId="129CAD86" w14:textId="77777777" w:rsidR="009C71C3" w:rsidRPr="00B95AEB" w:rsidRDefault="009C71C3" w:rsidP="009C71C3">
      <w:pPr>
        <w:pStyle w:val="36"/>
        <w:framePr w:wrap="notBeside"/>
        <w:rPr>
          <w:rtl/>
        </w:rPr>
      </w:pPr>
      <w:r w:rsidRPr="00B95AEB">
        <w:rPr>
          <w:rFonts w:hint="cs"/>
          <w:rtl/>
        </w:rPr>
        <w:t>ורבא</w:t>
      </w:r>
      <w:r w:rsidRPr="00B95AEB">
        <w:rPr>
          <w:rtl/>
        </w:rPr>
        <w:t>:</w:t>
      </w:r>
    </w:p>
    <w:p w14:paraId="1FB9A91A" w14:textId="77777777" w:rsidR="009C71C3" w:rsidRPr="00B95AEB" w:rsidRDefault="009C71C3" w:rsidP="009C71C3">
      <w:pPr>
        <w:rPr>
          <w:rtl/>
        </w:rPr>
      </w:pPr>
      <w:r>
        <w:rPr>
          <w:rFonts w:hint="cs"/>
          <w:rtl/>
        </w:rPr>
        <w:t xml:space="preserve">אני </w:t>
      </w:r>
      <w:r w:rsidRPr="00B95AEB">
        <w:rPr>
          <w:rFonts w:hint="cs"/>
          <w:rtl/>
        </w:rPr>
        <w:t>ענישתיו</w:t>
      </w:r>
      <w:r w:rsidRPr="00B95AEB">
        <w:rPr>
          <w:rtl/>
        </w:rPr>
        <w:t xml:space="preserve">, </w:t>
      </w:r>
      <w:r w:rsidRPr="00B95AEB">
        <w:rPr>
          <w:rFonts w:hint="cs"/>
          <w:rtl/>
        </w:rPr>
        <w:t>שאמר לטבח שהוא קודם לשקול אומצא קודם שמעיה דרבא דעדיפנא</w:t>
      </w:r>
      <w:r w:rsidRPr="00B95AEB">
        <w:rPr>
          <w:rtl/>
        </w:rPr>
        <w:t xml:space="preserve"> </w:t>
      </w:r>
      <w:r w:rsidRPr="00B95AEB">
        <w:rPr>
          <w:rFonts w:hint="cs"/>
          <w:rtl/>
        </w:rPr>
        <w:t>ממנו</w:t>
      </w:r>
      <w:r w:rsidRPr="00B95AEB">
        <w:rPr>
          <w:rtl/>
        </w:rPr>
        <w:t>.</w:t>
      </w:r>
      <w:r>
        <w:rPr>
          <w:rFonts w:hint="cs"/>
          <w:rtl/>
        </w:rPr>
        <w:t xml:space="preserve"> </w:t>
      </w:r>
      <w:r w:rsidRPr="00B95AEB">
        <w:rPr>
          <w:rStyle w:val="afffff0"/>
          <w:rFonts w:hint="cs"/>
          <w:rtl/>
        </w:rPr>
        <w:t>והיינו שרבא הקפיד על כך</w:t>
      </w:r>
    </w:p>
    <w:p w14:paraId="3098FF7F" w14:textId="77777777" w:rsidR="009C71C3" w:rsidRPr="00B95AEB" w:rsidRDefault="009C71C3" w:rsidP="009C71C3">
      <w:pPr>
        <w:pStyle w:val="36"/>
        <w:framePr w:wrap="notBeside"/>
        <w:rPr>
          <w:rtl/>
        </w:rPr>
      </w:pPr>
      <w:r w:rsidRPr="00B95AEB">
        <w:rPr>
          <w:rFonts w:hint="cs"/>
          <w:rtl/>
        </w:rPr>
        <w:t>רנב</w:t>
      </w:r>
      <w:r w:rsidRPr="00B95AEB">
        <w:rPr>
          <w:rtl/>
        </w:rPr>
        <w:t>"</w:t>
      </w:r>
      <w:r w:rsidRPr="00B95AEB">
        <w:rPr>
          <w:rFonts w:hint="cs"/>
          <w:rtl/>
        </w:rPr>
        <w:t>י</w:t>
      </w:r>
      <w:r w:rsidRPr="00B95AEB">
        <w:rPr>
          <w:rtl/>
        </w:rPr>
        <w:t>:</w:t>
      </w:r>
    </w:p>
    <w:p w14:paraId="788E75B0" w14:textId="77777777" w:rsidR="009C71C3" w:rsidRDefault="009C71C3" w:rsidP="009C71C3">
      <w:pPr>
        <w:rPr>
          <w:rFonts w:ascii="Fb Fontext" w:hAnsi="Fb Fontext"/>
          <w:rtl/>
        </w:rPr>
      </w:pPr>
      <w:r>
        <w:rPr>
          <w:rFonts w:ascii="Fb Fontext" w:hAnsi="Fb Fontext" w:hint="cs"/>
          <w:sz w:val="32"/>
          <w:rtl/>
        </w:rPr>
        <w:t>אני ענישיתיו</w:t>
      </w:r>
      <w:r w:rsidRPr="00C35A2C">
        <w:rPr>
          <w:rFonts w:ascii="Fb Fontext" w:hAnsi="Fb Fontext"/>
          <w:sz w:val="32"/>
          <w:rtl/>
        </w:rPr>
        <w:t xml:space="preserve">, </w:t>
      </w:r>
      <w:r w:rsidRPr="00C35A2C">
        <w:rPr>
          <w:rFonts w:ascii="Fb Fontext" w:hAnsi="Fb Fontext" w:hint="cs"/>
          <w:sz w:val="32"/>
          <w:rtl/>
        </w:rPr>
        <w:t>דריש כלה ה</w:t>
      </w:r>
      <w:r>
        <w:rPr>
          <w:rFonts w:ascii="Fb Fontext" w:hAnsi="Fb Fontext" w:hint="cs"/>
          <w:sz w:val="32"/>
          <w:rtl/>
        </w:rPr>
        <w:t>י</w:t>
      </w:r>
      <w:r w:rsidRPr="00C35A2C">
        <w:rPr>
          <w:rFonts w:ascii="Fb Fontext" w:hAnsi="Fb Fontext" w:hint="cs"/>
          <w:sz w:val="32"/>
          <w:rtl/>
        </w:rPr>
        <w:t>ה וכל</w:t>
      </w:r>
      <w:r w:rsidRPr="00C35A2C">
        <w:rPr>
          <w:rFonts w:ascii="Fb Fontext" w:hAnsi="Fb Fontext"/>
          <w:sz w:val="32"/>
          <w:rtl/>
        </w:rPr>
        <w:t xml:space="preserve"> </w:t>
      </w:r>
      <w:r>
        <w:rPr>
          <w:rFonts w:ascii="Fb Fontext" w:hAnsi="Fb Fontext" w:hint="cs"/>
          <w:sz w:val="32"/>
          <w:rtl/>
        </w:rPr>
        <w:t>יום</w:t>
      </w:r>
      <w:r w:rsidRPr="00C35A2C">
        <w:rPr>
          <w:rFonts w:ascii="Fb Fontext" w:hAnsi="Fb Fontext"/>
          <w:sz w:val="32"/>
          <w:rtl/>
        </w:rPr>
        <w:t xml:space="preserve"> </w:t>
      </w:r>
      <w:r>
        <w:rPr>
          <w:rFonts w:ascii="Fb Fontext" w:hAnsi="Fb Fontext" w:hint="cs"/>
          <w:sz w:val="32"/>
          <w:rtl/>
        </w:rPr>
        <w:t xml:space="preserve">קודם שנכנס לשיעור למדע עם </w:t>
      </w:r>
      <w:r w:rsidRPr="00030F45">
        <w:rPr>
          <w:rStyle w:val="affffe"/>
          <w:rFonts w:hint="cs"/>
          <w:rtl/>
        </w:rPr>
        <w:t>ראב''א</w:t>
      </w:r>
      <w:r>
        <w:rPr>
          <w:rFonts w:ascii="Fb Fontext" w:hAnsi="Fb Fontext" w:hint="cs"/>
          <w:sz w:val="32"/>
          <w:rtl/>
        </w:rPr>
        <w:t xml:space="preserve"> את הסוגייא ואח'כ נכנס, ובאותו היום תפסוהו </w:t>
      </w:r>
      <w:r w:rsidRPr="00030F45">
        <w:rPr>
          <w:rStyle w:val="affffe"/>
          <w:rFonts w:hint="cs"/>
          <w:rtl/>
        </w:rPr>
        <w:t>ר</w:t>
      </w:r>
      <w:r w:rsidRPr="00030F45">
        <w:rPr>
          <w:rStyle w:val="affffe"/>
          <w:rtl/>
        </w:rPr>
        <w:t>"פ ורהבדר"י</w:t>
      </w:r>
      <w:r>
        <w:rPr>
          <w:rFonts w:ascii="Fb Fontext" w:hAnsi="Fb Fontext"/>
          <w:rtl/>
        </w:rPr>
        <w:t xml:space="preserve"> שלא היו בסיו</w:t>
      </w:r>
      <w:r>
        <w:rPr>
          <w:rFonts w:ascii="Fb Fontext" w:hAnsi="Fb Fontext" w:hint="cs"/>
          <w:rtl/>
        </w:rPr>
        <w:t>ם</w:t>
      </w:r>
      <w:r w:rsidRPr="00C35A2C">
        <w:rPr>
          <w:rFonts w:ascii="Fb Fontext" w:hAnsi="Fb Fontext"/>
          <w:rtl/>
        </w:rPr>
        <w:t xml:space="preserve"> וביקשו </w:t>
      </w:r>
      <w:r>
        <w:rPr>
          <w:rFonts w:ascii="Fb Fontext" w:hAnsi="Fb Fontext" w:hint="cs"/>
          <w:rtl/>
        </w:rPr>
        <w:t xml:space="preserve">מראב''י </w:t>
      </w:r>
      <w:r w:rsidRPr="00C35A2C">
        <w:rPr>
          <w:rFonts w:ascii="Fb Fontext" w:hAnsi="Fb Fontext"/>
          <w:rtl/>
        </w:rPr>
        <w:t xml:space="preserve">שמעתתא דמעשר בהמה וכשאמר להם ונתעכב </w:t>
      </w:r>
      <w:r w:rsidRPr="00030F45">
        <w:rPr>
          <w:rStyle w:val="affffe"/>
          <w:rtl/>
        </w:rPr>
        <w:t>רנב"י</w:t>
      </w:r>
      <w:r w:rsidRPr="00C35A2C">
        <w:rPr>
          <w:rFonts w:ascii="Fb Fontext" w:hAnsi="Fb Fontext"/>
          <w:rtl/>
        </w:rPr>
        <w:t xml:space="preserve"> לא התחיל </w:t>
      </w:r>
      <w:r>
        <w:rPr>
          <w:rFonts w:ascii="Fb Fontext" w:hAnsi="Fb Fontext" w:hint="cs"/>
          <w:rtl/>
        </w:rPr>
        <w:t>ש</w:t>
      </w:r>
      <w:r w:rsidRPr="00C35A2C">
        <w:rPr>
          <w:rFonts w:ascii="Fb Fontext" w:hAnsi="Fb Fontext"/>
          <w:rtl/>
        </w:rPr>
        <w:t xml:space="preserve">המתין למיטתו </w:t>
      </w:r>
      <w:r w:rsidRPr="00030F45">
        <w:rPr>
          <w:rStyle w:val="affffe"/>
          <w:rtl/>
        </w:rPr>
        <w:t>דראב"א.</w:t>
      </w:r>
      <w:r w:rsidRPr="00C35A2C">
        <w:rPr>
          <w:rFonts w:ascii="Fb Fontext" w:hAnsi="Fb Fontext"/>
          <w:rtl/>
        </w:rPr>
        <w:t xml:space="preserve"> אדהכי </w:t>
      </w:r>
      <w:r>
        <w:rPr>
          <w:rFonts w:ascii="Fb Fontext" w:hAnsi="Fb Fontext" w:hint="cs"/>
          <w:rtl/>
        </w:rPr>
        <w:t xml:space="preserve">יצא הקול שנפטר </w:t>
      </w:r>
      <w:r w:rsidRPr="00030F45">
        <w:rPr>
          <w:rStyle w:val="affffe"/>
          <w:rtl/>
        </w:rPr>
        <w:t>ראב"א</w:t>
      </w:r>
      <w:r w:rsidRPr="00030F45">
        <w:rPr>
          <w:rStyle w:val="affffe"/>
          <w:rFonts w:hint="cs"/>
          <w:rtl/>
        </w:rPr>
        <w:t>,</w:t>
      </w:r>
      <w:r w:rsidRPr="00C35A2C">
        <w:rPr>
          <w:rFonts w:ascii="Fb Fontext" w:hAnsi="Fb Fontext"/>
          <w:rtl/>
        </w:rPr>
        <w:t xml:space="preserve"> </w:t>
      </w:r>
    </w:p>
    <w:p w14:paraId="0C45D6E1" w14:textId="77777777" w:rsidR="009C71C3" w:rsidRPr="00030F45" w:rsidRDefault="009C71C3" w:rsidP="009C71C3">
      <w:pPr>
        <w:pStyle w:val="36"/>
        <w:framePr w:wrap="notBeside"/>
        <w:rPr>
          <w:rtl/>
        </w:rPr>
      </w:pPr>
      <w:r w:rsidRPr="00030F45">
        <w:rPr>
          <w:rtl/>
        </w:rPr>
        <w:t>ומסתבר</w:t>
      </w:r>
    </w:p>
    <w:p w14:paraId="6E51259D" w14:textId="77777777" w:rsidR="009C71C3" w:rsidRDefault="009C71C3" w:rsidP="009C71C3">
      <w:pPr>
        <w:rPr>
          <w:rStyle w:val="afffff0"/>
          <w:rtl/>
        </w:rPr>
      </w:pPr>
      <w:r w:rsidRPr="00030F45">
        <w:rPr>
          <w:rStyle w:val="affffe"/>
          <w:rFonts w:hint="cs"/>
          <w:rtl/>
        </w:rPr>
        <w:t>ש</w:t>
      </w:r>
      <w:r w:rsidRPr="00030F45">
        <w:rPr>
          <w:rStyle w:val="affffe"/>
          <w:rtl/>
        </w:rPr>
        <w:t>רנב"י</w:t>
      </w:r>
      <w:r w:rsidRPr="00C35A2C">
        <w:rPr>
          <w:rFonts w:ascii="Fb Fontext" w:hAnsi="Fb Fontext"/>
          <w:rtl/>
        </w:rPr>
        <w:t xml:space="preserve"> ענשיה.</w:t>
      </w:r>
      <w:r w:rsidRPr="00A850BD">
        <w:rPr>
          <w:rStyle w:val="afffff0"/>
          <w:rFonts w:hint="cs"/>
          <w:rtl/>
        </w:rPr>
        <w:t>[שהזכיר כן מפורש]</w:t>
      </w:r>
    </w:p>
    <w:p w14:paraId="3A1CFADC" w14:textId="77777777" w:rsidR="009C71C3" w:rsidRPr="00A850BD" w:rsidRDefault="009C71C3" w:rsidP="009C71C3">
      <w:pPr>
        <w:pStyle w:val="aff9"/>
        <w:rPr>
          <w:rtl/>
        </w:rPr>
      </w:pPr>
      <w:r w:rsidRPr="00A850BD">
        <w:rPr>
          <w:rFonts w:hint="cs"/>
          <w:rtl/>
        </w:rPr>
        <w:t>***</w:t>
      </w:r>
    </w:p>
    <w:p w14:paraId="04D0A976" w14:textId="77777777" w:rsidR="009C71C3" w:rsidRPr="00C35A2C" w:rsidRDefault="009C71C3" w:rsidP="00982F98">
      <w:pPr>
        <w:pStyle w:val="affe"/>
        <w:framePr w:wrap="around"/>
        <w:rPr>
          <w:rtl/>
        </w:rPr>
      </w:pPr>
      <w:r w:rsidRPr="00C35A2C">
        <w:rPr>
          <w:rFonts w:hint="cs"/>
          <w:rtl/>
        </w:rPr>
        <w:t>כב:</w:t>
      </w:r>
    </w:p>
    <w:p w14:paraId="5401B7AF" w14:textId="77777777" w:rsidR="009C71C3" w:rsidRPr="00030F45" w:rsidRDefault="009C71C3" w:rsidP="009C71C3">
      <w:pPr>
        <w:pStyle w:val="affffb"/>
        <w:framePr w:wrap="around"/>
        <w:rPr>
          <w:rtl/>
        </w:rPr>
      </w:pPr>
      <w:del w:id="20241" w:author="קלוד" w:date="2026-10-06T10:07:33Z">
        <w:r>
          <w:rPr>
            <w:rtl/>
          </w:rPr>
          <w:delText xml:space="preserve">מתני'</w:delText>
        </w:r>
      </w:del>
      <w:ins w:id="20242" w:author="קלוד" w:date="2026-10-06T10:07:33Z">
        <w:r>
          <w:rPr>
            <w:rtl/>
          </w:rPr>
          <w:t xml:space="preserve">משנה ד</w:t>
        </w:r>
      </w:ins>
    </w:p>
    <w:p w14:paraId="1B528B74" w14:textId="18CD341C" w:rsidR="005A2870" w:rsidRPr="005A2870" w:rsidRDefault="009C71C3" w:rsidP="005A2870">
      <w:pPr>
        <w:pStyle w:val="afff3"/>
        <w:jc w:val="center"/>
        <w:rPr>
          <w:b w:val="0"/>
          <w:bCs/>
          <w:rtl/>
        </w:rPr>
      </w:pPr>
      <w:r w:rsidRPr="005A2870">
        <w:rPr>
          <w:rFonts w:hint="cs"/>
          <w:b w:val="0"/>
          <w:bCs/>
          <w:rtl/>
        </w:rPr>
        <w:t>מ</w:t>
      </w:r>
      <w:r w:rsidRPr="005A2870">
        <w:rPr>
          <w:b w:val="0"/>
          <w:bCs/>
          <w:rtl/>
        </w:rPr>
        <w:t>י שהיה כותלו סמוך לכותל חבירו,</w:t>
      </w:r>
    </w:p>
    <w:p w14:paraId="60F087AB" w14:textId="7BF25923" w:rsidR="009C71C3" w:rsidRPr="00030F45" w:rsidRDefault="009C71C3" w:rsidP="00DB3591">
      <w:pPr>
        <w:pStyle w:val="afff3"/>
        <w:rPr>
          <w:rtl/>
        </w:rPr>
      </w:pPr>
      <w:r w:rsidRPr="00030F45">
        <w:rPr>
          <w:rtl/>
        </w:rPr>
        <w:t>לא יסמוך לו כותל אחר אא"כ הרחיק ממנו ד'א.</w:t>
      </w:r>
    </w:p>
    <w:p w14:paraId="069195D3" w14:textId="77777777" w:rsidR="009C71C3" w:rsidRPr="00030F45" w:rsidRDefault="009C71C3" w:rsidP="005A2870">
      <w:pPr>
        <w:pStyle w:val="afff3"/>
        <w:spacing w:after="60"/>
        <w:rPr>
          <w:rtl/>
        </w:rPr>
      </w:pPr>
      <w:r w:rsidRPr="00030F45">
        <w:rPr>
          <w:rtl/>
        </w:rPr>
        <w:t>החלונות, בין מלמעלן בין מלמטן בין כנגדן - ארבע אמות.</w:t>
      </w:r>
    </w:p>
    <w:p w14:paraId="1A2D65F1" w14:textId="77777777" w:rsidR="009C71C3" w:rsidRPr="00030F45" w:rsidRDefault="009C71C3" w:rsidP="009C71C3">
      <w:pPr>
        <w:pStyle w:val="36"/>
        <w:framePr w:wrap="notBeside"/>
        <w:rPr>
          <w:rtl/>
        </w:rPr>
      </w:pPr>
      <w:r w:rsidRPr="00030F45">
        <w:rPr>
          <w:rFonts w:hint="cs"/>
          <w:rtl/>
        </w:rPr>
        <w:t>ר</w:t>
      </w:r>
      <w:r w:rsidRPr="00030F45">
        <w:rPr>
          <w:rtl/>
        </w:rPr>
        <w:t>"</w:t>
      </w:r>
      <w:r w:rsidRPr="00030F45">
        <w:rPr>
          <w:rFonts w:hint="cs"/>
          <w:rtl/>
        </w:rPr>
        <w:t xml:space="preserve">י </w:t>
      </w:r>
    </w:p>
    <w:p w14:paraId="5AACA16C" w14:textId="77777777" w:rsidR="009C71C3" w:rsidRDefault="009C71C3" w:rsidP="009C71C3">
      <w:pPr>
        <w:rPr>
          <w:rFonts w:ascii="Fb Fontext" w:hAnsi="Fb Fontext"/>
          <w:sz w:val="32"/>
          <w:rtl/>
        </w:rPr>
      </w:pPr>
      <w:r w:rsidRPr="00C35A2C">
        <w:rPr>
          <w:rFonts w:ascii="Fb Fontext" w:hAnsi="Fb Fontext" w:hint="cs"/>
          <w:sz w:val="32"/>
          <w:rtl/>
        </w:rPr>
        <w:t>ה</w:t>
      </w:r>
      <w:r w:rsidRPr="00C35A2C">
        <w:rPr>
          <w:rFonts w:ascii="Fb Fontext" w:hAnsi="Fb Fontext"/>
          <w:sz w:val="32"/>
          <w:rtl/>
        </w:rPr>
        <w:t>"</w:t>
      </w:r>
      <w:r w:rsidRPr="00C35A2C">
        <w:rPr>
          <w:rFonts w:ascii="Fb Fontext" w:hAnsi="Fb Fontext" w:hint="cs"/>
          <w:sz w:val="32"/>
          <w:rtl/>
        </w:rPr>
        <w:t>ק הבא</w:t>
      </w:r>
      <w:r w:rsidRPr="00C35A2C">
        <w:rPr>
          <w:rFonts w:ascii="Fb Fontext" w:hAnsi="Fb Fontext"/>
          <w:sz w:val="32"/>
          <w:rtl/>
        </w:rPr>
        <w:t xml:space="preserve"> </w:t>
      </w:r>
      <w:r w:rsidRPr="00C35A2C">
        <w:rPr>
          <w:rFonts w:ascii="Fb Fontext" w:hAnsi="Fb Fontext" w:hint="cs"/>
          <w:sz w:val="32"/>
          <w:rtl/>
        </w:rPr>
        <w:t>לסמוך</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יסמוך</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אם</w:t>
      </w:r>
      <w:r w:rsidRPr="00C35A2C">
        <w:rPr>
          <w:rFonts w:ascii="Fb Fontext" w:hAnsi="Fb Fontext"/>
          <w:sz w:val="32"/>
          <w:rtl/>
        </w:rPr>
        <w:t xml:space="preserve"> </w:t>
      </w:r>
      <w:r w:rsidRPr="00C35A2C">
        <w:rPr>
          <w:rFonts w:ascii="Fb Fontext" w:hAnsi="Fb Fontext" w:hint="cs"/>
          <w:sz w:val="32"/>
          <w:rtl/>
        </w:rPr>
        <w:t>כן</w:t>
      </w:r>
      <w:r w:rsidRPr="00C35A2C">
        <w:rPr>
          <w:rFonts w:ascii="Fb Fontext" w:hAnsi="Fb Fontext"/>
          <w:sz w:val="32"/>
          <w:rtl/>
        </w:rPr>
        <w:t xml:space="preserve"> </w:t>
      </w:r>
      <w:r w:rsidRPr="00C35A2C">
        <w:rPr>
          <w:rFonts w:ascii="Fb Fontext" w:hAnsi="Fb Fontext" w:hint="cs"/>
          <w:sz w:val="32"/>
          <w:rtl/>
        </w:rPr>
        <w:t>הרחיק</w:t>
      </w:r>
      <w:r w:rsidRPr="00C35A2C">
        <w:rPr>
          <w:rFonts w:ascii="Fb Fontext" w:hAnsi="Fb Fontext"/>
          <w:sz w:val="32"/>
          <w:rtl/>
        </w:rPr>
        <w:t xml:space="preserve"> </w:t>
      </w:r>
      <w:r w:rsidRPr="00C35A2C">
        <w:rPr>
          <w:rFonts w:ascii="Fb Fontext" w:hAnsi="Fb Fontext" w:hint="cs"/>
          <w:sz w:val="32"/>
          <w:rtl/>
        </w:rPr>
        <w:t>ממנו</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w:t>
      </w:r>
      <w:r w:rsidRPr="00C35A2C">
        <w:rPr>
          <w:rFonts w:ascii="Fb Fontext" w:hAnsi="Fb Fontext" w:hint="cs"/>
          <w:sz w:val="32"/>
          <w:rtl/>
        </w:rPr>
        <w:t>א</w:t>
      </w:r>
      <w:r w:rsidRPr="00C35A2C">
        <w:rPr>
          <w:rFonts w:ascii="Fb Fontext" w:hAnsi="Fb Fontext"/>
          <w:sz w:val="32"/>
          <w:rtl/>
        </w:rPr>
        <w:t xml:space="preserve"> </w:t>
      </w:r>
    </w:p>
    <w:p w14:paraId="2BB98207" w14:textId="77777777" w:rsidR="009C71C3" w:rsidRPr="00A850BD" w:rsidRDefault="009C71C3" w:rsidP="009C71C3">
      <w:pPr>
        <w:pStyle w:val="36"/>
        <w:framePr w:wrap="notBeside"/>
        <w:rPr>
          <w:rtl/>
        </w:rPr>
      </w:pPr>
      <w:r w:rsidRPr="00A850BD">
        <w:rPr>
          <w:rFonts w:hint="cs"/>
          <w:rtl/>
        </w:rPr>
        <w:t>ודחא</w:t>
      </w:r>
      <w:r>
        <w:rPr>
          <w:rFonts w:hint="cs"/>
          <w:rtl/>
        </w:rPr>
        <w:t>ו רבא:</w:t>
      </w:r>
    </w:p>
    <w:p w14:paraId="06BE1F90" w14:textId="77777777" w:rsidR="009C71C3" w:rsidRPr="00C35A2C" w:rsidRDefault="009C71C3" w:rsidP="009C71C3">
      <w:pPr>
        <w:rPr>
          <w:rFonts w:ascii="Fb Fontext" w:hAnsi="Fb Fontext"/>
          <w:rtl/>
        </w:rPr>
      </w:pPr>
      <w:r w:rsidRPr="00C35A2C">
        <w:rPr>
          <w:rFonts w:ascii="Fb Fontext" w:hAnsi="Fb Fontext" w:hint="cs"/>
          <w:sz w:val="32"/>
          <w:rtl/>
        </w:rPr>
        <w:t>דהא שהיה סמוך קתני</w:t>
      </w:r>
    </w:p>
    <w:p w14:paraId="46CD82B2" w14:textId="77777777" w:rsidR="009C71C3" w:rsidRPr="00030F45" w:rsidRDefault="009C71C3" w:rsidP="009C71C3">
      <w:pPr>
        <w:pStyle w:val="36"/>
        <w:framePr w:wrap="notBeside"/>
        <w:rPr>
          <w:rtl/>
        </w:rPr>
      </w:pPr>
      <w:r w:rsidRPr="00030F45">
        <w:rPr>
          <w:rFonts w:hint="cs"/>
          <w:rtl/>
        </w:rPr>
        <w:t>אלא רבא:</w:t>
      </w:r>
    </w:p>
    <w:p w14:paraId="551BC705" w14:textId="4D6A4706" w:rsidR="009C71C3" w:rsidRPr="00C35A2C" w:rsidRDefault="009C71C3" w:rsidP="009C71C3">
      <w:pPr>
        <w:rPr>
          <w:rFonts w:ascii="Fb Fontext" w:hAnsi="Fb Fontext" w:cs="Guttman Vilna"/>
          <w:b/>
          <w:bCs/>
          <w:rtl/>
        </w:rPr>
      </w:pPr>
      <w:r w:rsidRPr="00C35A2C">
        <w:rPr>
          <w:rFonts w:ascii="Fb Fontext" w:hAnsi="Fb Fontext" w:hint="cs"/>
          <w:rtl/>
        </w:rPr>
        <w:t>ה</w:t>
      </w:r>
      <w:r w:rsidRPr="00C35A2C">
        <w:rPr>
          <w:rFonts w:ascii="Fb Fontext" w:hAnsi="Fb Fontext"/>
          <w:rtl/>
        </w:rPr>
        <w:t>"</w:t>
      </w:r>
      <w:r w:rsidRPr="00C35A2C">
        <w:rPr>
          <w:rFonts w:ascii="Fb Fontext" w:hAnsi="Fb Fontext" w:hint="cs"/>
          <w:rtl/>
        </w:rPr>
        <w:t>ק</w:t>
      </w:r>
      <w:r w:rsidRPr="00C35A2C">
        <w:rPr>
          <w:rFonts w:ascii="Fb Fontext" w:hAnsi="Fb Fontext"/>
          <w:rtl/>
        </w:rPr>
        <w:t xml:space="preserve"> </w:t>
      </w:r>
      <w:r w:rsidRPr="00C35A2C">
        <w:rPr>
          <w:rFonts w:ascii="Fb Fontext" w:hAnsi="Fb Fontext" w:hint="cs"/>
          <w:rtl/>
        </w:rPr>
        <w:t>מי</w:t>
      </w:r>
      <w:r w:rsidRPr="00C35A2C">
        <w:rPr>
          <w:rFonts w:ascii="Fb Fontext" w:hAnsi="Fb Fontext"/>
          <w:rtl/>
        </w:rPr>
        <w:t xml:space="preserve"> </w:t>
      </w:r>
      <w:r w:rsidRPr="00C35A2C">
        <w:rPr>
          <w:rFonts w:ascii="Fb Fontext" w:hAnsi="Fb Fontext" w:hint="cs"/>
          <w:rtl/>
        </w:rPr>
        <w:t>שהיה</w:t>
      </w:r>
      <w:r w:rsidRPr="00C35A2C">
        <w:rPr>
          <w:rFonts w:ascii="Fb Fontext" w:hAnsi="Fb Fontext"/>
          <w:rtl/>
        </w:rPr>
        <w:t xml:space="preserve"> </w:t>
      </w:r>
      <w:r w:rsidRPr="00C35A2C">
        <w:rPr>
          <w:rFonts w:ascii="Fb Fontext" w:hAnsi="Fb Fontext" w:hint="cs"/>
          <w:rtl/>
        </w:rPr>
        <w:t>כותלו</w:t>
      </w:r>
      <w:r w:rsidRPr="00C35A2C">
        <w:rPr>
          <w:rFonts w:ascii="Fb Fontext" w:hAnsi="Fb Fontext"/>
          <w:rtl/>
        </w:rPr>
        <w:t xml:space="preserve"> </w:t>
      </w:r>
      <w:r w:rsidRPr="00C35A2C">
        <w:rPr>
          <w:rFonts w:ascii="Fb Fontext" w:hAnsi="Fb Fontext" w:hint="cs"/>
          <w:rtl/>
        </w:rPr>
        <w:t>סמוך</w:t>
      </w:r>
      <w:r w:rsidRPr="00C35A2C">
        <w:rPr>
          <w:rFonts w:ascii="Fb Fontext" w:hAnsi="Fb Fontext"/>
          <w:rtl/>
        </w:rPr>
        <w:t xml:space="preserve"> </w:t>
      </w:r>
      <w:r w:rsidRPr="00C35A2C">
        <w:rPr>
          <w:rFonts w:ascii="Fb Fontext" w:hAnsi="Fb Fontext" w:hint="cs"/>
          <w:rtl/>
        </w:rPr>
        <w:t>לכותל</w:t>
      </w:r>
      <w:r w:rsidRPr="00C35A2C">
        <w:rPr>
          <w:rFonts w:ascii="Fb Fontext" w:hAnsi="Fb Fontext"/>
          <w:rtl/>
        </w:rPr>
        <w:t xml:space="preserve"> </w:t>
      </w:r>
      <w:r w:rsidRPr="00C35A2C">
        <w:rPr>
          <w:rFonts w:ascii="Fb Fontext" w:hAnsi="Fb Fontext" w:hint="cs"/>
          <w:rtl/>
        </w:rPr>
        <w:t>חבירו</w:t>
      </w:r>
      <w:r w:rsidRPr="00C35A2C">
        <w:rPr>
          <w:rFonts w:ascii="Fb Fontext" w:hAnsi="Fb Fontext"/>
          <w:rtl/>
        </w:rPr>
        <w:t xml:space="preserve"> </w:t>
      </w:r>
      <w:r w:rsidRPr="00C35A2C">
        <w:rPr>
          <w:rFonts w:ascii="Fb Fontext" w:hAnsi="Fb Fontext" w:hint="cs"/>
          <w:rtl/>
        </w:rPr>
        <w:t>ברחוק</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w:t>
      </w:r>
      <w:r w:rsidRPr="00C35A2C">
        <w:rPr>
          <w:rFonts w:ascii="Fb Fontext" w:hAnsi="Fb Fontext" w:hint="cs"/>
          <w:rtl/>
        </w:rPr>
        <w:t>א</w:t>
      </w:r>
      <w:r w:rsidRPr="00C35A2C">
        <w:rPr>
          <w:rFonts w:ascii="Fb Fontext" w:hAnsi="Fb Fontext"/>
          <w:rtl/>
        </w:rPr>
        <w:t xml:space="preserve"> </w:t>
      </w:r>
      <w:r w:rsidRPr="00C35A2C">
        <w:rPr>
          <w:rFonts w:ascii="Fb Fontext" w:hAnsi="Fb Fontext" w:hint="cs"/>
          <w:rtl/>
        </w:rPr>
        <w:t>ונפל</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יסמוך</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כותל</w:t>
      </w:r>
      <w:r w:rsidRPr="00C35A2C">
        <w:rPr>
          <w:rFonts w:ascii="Fb Fontext" w:hAnsi="Fb Fontext"/>
          <w:rtl/>
        </w:rPr>
        <w:t xml:space="preserve"> </w:t>
      </w:r>
      <w:r w:rsidRPr="00C35A2C">
        <w:rPr>
          <w:rFonts w:ascii="Fb Fontext" w:hAnsi="Fb Fontext" w:hint="cs"/>
          <w:rtl/>
        </w:rPr>
        <w:t>אחר</w:t>
      </w:r>
      <w:r w:rsidRPr="00C35A2C">
        <w:rPr>
          <w:rFonts w:ascii="Fb Fontext" w:hAnsi="Fb Fontext"/>
          <w:rtl/>
        </w:rPr>
        <w:t xml:space="preserve"> </w:t>
      </w:r>
      <w:r w:rsidRPr="00C35A2C">
        <w:rPr>
          <w:rFonts w:ascii="Fb Fontext" w:hAnsi="Fb Fontext" w:hint="cs"/>
          <w:rtl/>
        </w:rPr>
        <w:t>אא</w:t>
      </w:r>
      <w:r w:rsidRPr="00C35A2C">
        <w:rPr>
          <w:rFonts w:ascii="Fb Fontext" w:hAnsi="Fb Fontext"/>
          <w:rtl/>
        </w:rPr>
        <w:t>"</w:t>
      </w:r>
      <w:r w:rsidRPr="00C35A2C">
        <w:rPr>
          <w:rFonts w:ascii="Fb Fontext" w:hAnsi="Fb Fontext" w:hint="cs"/>
          <w:rtl/>
        </w:rPr>
        <w:t>כ הרחיק</w:t>
      </w:r>
      <w:r w:rsidRPr="00C35A2C">
        <w:rPr>
          <w:rFonts w:ascii="Fb Fontext" w:hAnsi="Fb Fontext"/>
          <w:rtl/>
        </w:rPr>
        <w:t xml:space="preserve"> </w:t>
      </w:r>
      <w:r w:rsidRPr="00C35A2C">
        <w:rPr>
          <w:rFonts w:ascii="Fb Fontext" w:hAnsi="Fb Fontext" w:hint="cs"/>
          <w:rtl/>
        </w:rPr>
        <w:t>ממנו</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w:t>
      </w:r>
      <w:r w:rsidRPr="00C35A2C">
        <w:rPr>
          <w:rFonts w:ascii="Fb Fontext" w:hAnsi="Fb Fontext" w:hint="cs"/>
          <w:rtl/>
        </w:rPr>
        <w:t>א</w:t>
      </w:r>
      <w:r w:rsidRPr="00C35A2C">
        <w:rPr>
          <w:rFonts w:ascii="Fb Fontext" w:hAnsi="Fb Fontext"/>
          <w:rtl/>
        </w:rPr>
        <w:t xml:space="preserve"> </w:t>
      </w:r>
      <w:r w:rsidRPr="00C35A2C">
        <w:rPr>
          <w:rFonts w:ascii="Fb Fontext" w:hAnsi="Fb Fontext" w:hint="cs"/>
          <w:rtl/>
        </w:rPr>
        <w:t>דדושא</w:t>
      </w:r>
      <w:r w:rsidRPr="00C35A2C">
        <w:rPr>
          <w:rFonts w:ascii="Fb Fontext" w:hAnsi="Fb Fontext"/>
          <w:rtl/>
        </w:rPr>
        <w:t xml:space="preserve"> </w:t>
      </w:r>
      <w:r w:rsidRPr="00C35A2C">
        <w:rPr>
          <w:rFonts w:ascii="Fb Fontext" w:hAnsi="Fb Fontext" w:hint="cs"/>
          <w:rtl/>
        </w:rPr>
        <w:t>דהכא</w:t>
      </w:r>
      <w:r w:rsidRPr="00C35A2C">
        <w:rPr>
          <w:rFonts w:ascii="Fb Fontext" w:hAnsi="Fb Fontext"/>
          <w:rtl/>
        </w:rPr>
        <w:t xml:space="preserve"> </w:t>
      </w:r>
      <w:r w:rsidRPr="00C35A2C">
        <w:rPr>
          <w:rFonts w:ascii="Fb Fontext" w:hAnsi="Fb Fontext" w:hint="cs"/>
          <w:rtl/>
        </w:rPr>
        <w:t>מעלי</w:t>
      </w:r>
      <w:r w:rsidRPr="00C35A2C">
        <w:rPr>
          <w:rFonts w:ascii="Fb Fontext" w:hAnsi="Fb Fontext"/>
          <w:rtl/>
        </w:rPr>
        <w:t xml:space="preserve"> </w:t>
      </w:r>
      <w:r w:rsidRPr="00C35A2C">
        <w:rPr>
          <w:rFonts w:ascii="Fb Fontext" w:hAnsi="Fb Fontext" w:hint="cs"/>
          <w:rtl/>
        </w:rPr>
        <w:t>ל</w:t>
      </w:r>
      <w:r w:rsidR="005A2870">
        <w:rPr>
          <w:rFonts w:ascii="Fb Fontext" w:hAnsi="Fb Fontext" w:hint="cs"/>
          <w:rtl/>
        </w:rPr>
        <w:t>ש</w:t>
      </w:r>
      <w:r w:rsidRPr="00C35A2C">
        <w:rPr>
          <w:rFonts w:ascii="Fb Fontext" w:hAnsi="Fb Fontext" w:hint="cs"/>
          <w:rtl/>
        </w:rPr>
        <w:t>ם</w:t>
      </w:r>
      <w:r w:rsidRPr="00C35A2C">
        <w:rPr>
          <w:rFonts w:ascii="Fb Fontext" w:hAnsi="Fb Fontext"/>
          <w:rtl/>
        </w:rPr>
        <w:t>.</w:t>
      </w:r>
    </w:p>
    <w:p w14:paraId="25AEFB49" w14:textId="77777777" w:rsidR="009C71C3" w:rsidRPr="00030F45" w:rsidRDefault="009C71C3" w:rsidP="009C71C3">
      <w:pPr>
        <w:pStyle w:val="36"/>
        <w:framePr w:wrap="notBeside"/>
        <w:rPr>
          <w:rtl/>
        </w:rPr>
      </w:pPr>
      <w:r w:rsidRPr="00030F45">
        <w:rPr>
          <w:rFonts w:hint="cs"/>
          <w:rtl/>
        </w:rPr>
        <w:t>רב</w:t>
      </w:r>
      <w:r w:rsidRPr="00030F45">
        <w:rPr>
          <w:rtl/>
        </w:rPr>
        <w:t>:</w:t>
      </w:r>
    </w:p>
    <w:p w14:paraId="44EAEBA6" w14:textId="77777777" w:rsidR="009C71C3" w:rsidRDefault="009C71C3" w:rsidP="009C71C3">
      <w:pPr>
        <w:rPr>
          <w:rFonts w:ascii="Fb Fontext" w:hAnsi="Fb Fontext"/>
          <w:sz w:val="32"/>
          <w:rtl/>
        </w:rPr>
      </w:pPr>
      <w:r w:rsidRPr="00C35A2C">
        <w:rPr>
          <w:rFonts w:ascii="Fb Fontext" w:hAnsi="Fb Fontext" w:hint="cs"/>
          <w:sz w:val="32"/>
          <w:rtl/>
        </w:rPr>
        <w:t>דווקא בכותל גינה אינו סומך</w:t>
      </w:r>
      <w:r w:rsidRPr="00C35A2C">
        <w:rPr>
          <w:rFonts w:ascii="Fb Fontext" w:hAnsi="Fb Fontext"/>
          <w:sz w:val="32"/>
          <w:rtl/>
        </w:rPr>
        <w:t xml:space="preserve">, </w:t>
      </w:r>
      <w:r w:rsidRPr="00C35A2C">
        <w:rPr>
          <w:rFonts w:ascii="Fb Fontext" w:hAnsi="Fb Fontext" w:hint="cs"/>
          <w:sz w:val="32"/>
          <w:rtl/>
        </w:rPr>
        <w:t>אבל</w:t>
      </w:r>
      <w:r w:rsidRPr="00C35A2C">
        <w:rPr>
          <w:rFonts w:ascii="Fb Fontext" w:hAnsi="Fb Fontext"/>
          <w:sz w:val="32"/>
          <w:rtl/>
        </w:rPr>
        <w:t xml:space="preserve"> </w:t>
      </w:r>
      <w:r w:rsidRPr="00C35A2C">
        <w:rPr>
          <w:rFonts w:ascii="Fb Fontext" w:hAnsi="Fb Fontext" w:hint="cs"/>
          <w:sz w:val="32"/>
          <w:rtl/>
        </w:rPr>
        <w:t>כותל</w:t>
      </w:r>
      <w:r w:rsidRPr="00C35A2C">
        <w:rPr>
          <w:rFonts w:ascii="Fb Fontext" w:hAnsi="Fb Fontext"/>
          <w:sz w:val="32"/>
          <w:rtl/>
        </w:rPr>
        <w:t xml:space="preserve"> </w:t>
      </w:r>
      <w:r w:rsidRPr="00C35A2C">
        <w:rPr>
          <w:rFonts w:ascii="Fb Fontext" w:hAnsi="Fb Fontext" w:hint="cs"/>
          <w:sz w:val="32"/>
          <w:rtl/>
        </w:rPr>
        <w:t>חצר</w:t>
      </w:r>
      <w:r w:rsidRPr="00C35A2C">
        <w:rPr>
          <w:rFonts w:ascii="Fb Fontext" w:hAnsi="Fb Fontext"/>
          <w:sz w:val="32"/>
          <w:rtl/>
        </w:rPr>
        <w:t xml:space="preserve"> </w:t>
      </w:r>
      <w:r w:rsidRPr="00C35A2C">
        <w:rPr>
          <w:rFonts w:ascii="Fb Fontext" w:hAnsi="Fb Fontext" w:hint="cs"/>
          <w:sz w:val="32"/>
          <w:rtl/>
        </w:rPr>
        <w:t>אם</w:t>
      </w:r>
      <w:r w:rsidRPr="00C35A2C">
        <w:rPr>
          <w:rFonts w:ascii="Fb Fontext" w:hAnsi="Fb Fontext"/>
          <w:sz w:val="32"/>
          <w:rtl/>
        </w:rPr>
        <w:t xml:space="preserve"> </w:t>
      </w:r>
      <w:r w:rsidRPr="00C35A2C">
        <w:rPr>
          <w:rFonts w:ascii="Fb Fontext" w:hAnsi="Fb Fontext" w:hint="cs"/>
          <w:sz w:val="32"/>
          <w:rtl/>
        </w:rPr>
        <w:t>בא</w:t>
      </w:r>
      <w:r w:rsidRPr="00C35A2C">
        <w:rPr>
          <w:rFonts w:ascii="Fb Fontext" w:hAnsi="Fb Fontext"/>
          <w:sz w:val="32"/>
          <w:rtl/>
        </w:rPr>
        <w:t xml:space="preserve"> </w:t>
      </w:r>
      <w:r w:rsidRPr="00C35A2C">
        <w:rPr>
          <w:rFonts w:ascii="Fb Fontext" w:hAnsi="Fb Fontext" w:hint="cs"/>
          <w:sz w:val="32"/>
          <w:rtl/>
        </w:rPr>
        <w:t>לסמוך</w:t>
      </w:r>
      <w:r w:rsidRPr="00C35A2C">
        <w:rPr>
          <w:rFonts w:ascii="Fb Fontext" w:hAnsi="Fb Fontext"/>
          <w:sz w:val="32"/>
          <w:rtl/>
        </w:rPr>
        <w:t xml:space="preserve"> </w:t>
      </w:r>
      <w:r w:rsidRPr="00C35A2C">
        <w:rPr>
          <w:rFonts w:ascii="Fb Fontext" w:hAnsi="Fb Fontext" w:hint="cs"/>
          <w:sz w:val="32"/>
          <w:rtl/>
        </w:rPr>
        <w:t>סומך. והיינו בעיר ישנה</w:t>
      </w:r>
    </w:p>
    <w:p w14:paraId="035F07C4" w14:textId="77777777" w:rsidR="009C71C3" w:rsidRPr="00030F45" w:rsidRDefault="009C71C3" w:rsidP="009C71C3">
      <w:pPr>
        <w:pStyle w:val="36"/>
        <w:framePr w:wrap="notBeside"/>
        <w:rPr>
          <w:rtl/>
        </w:rPr>
      </w:pPr>
      <w:r w:rsidRPr="00030F45">
        <w:rPr>
          <w:rtl/>
        </w:rPr>
        <w:t>רבי אושעיא</w:t>
      </w:r>
    </w:p>
    <w:p w14:paraId="6FB9901D" w14:textId="77777777" w:rsidR="009C71C3" w:rsidRPr="00A850BD" w:rsidRDefault="009C71C3" w:rsidP="009C71C3">
      <w:pPr>
        <w:rPr>
          <w:rFonts w:ascii="Fb Fontext" w:hAnsi="Fb Fontext"/>
          <w:rtl/>
        </w:rPr>
      </w:pPr>
      <w:r w:rsidRPr="00A850BD">
        <w:rPr>
          <w:rFonts w:ascii="Fb Fontext" w:hAnsi="Fb Fontext" w:hint="cs"/>
          <w:rtl/>
        </w:rPr>
        <w:t>כ</w:t>
      </w:r>
      <w:r w:rsidRPr="00A850BD">
        <w:rPr>
          <w:rFonts w:ascii="Fb Fontext" w:hAnsi="Fb Fontext"/>
          <w:rtl/>
        </w:rPr>
        <w:t xml:space="preserve">ותל גינה </w:t>
      </w:r>
      <w:r w:rsidRPr="00A850BD">
        <w:rPr>
          <w:rStyle w:val="afff8"/>
          <w:rtl/>
        </w:rPr>
        <w:t>ו</w:t>
      </w:r>
      <w:r w:rsidRPr="00A850BD">
        <w:rPr>
          <w:rFonts w:ascii="Fb Fontext" w:hAnsi="Fb Fontext"/>
          <w:rtl/>
        </w:rPr>
        <w:t>כותל חצר, אם בא לסמוך אינו סומך היינו בעיר חדשה.</w:t>
      </w:r>
    </w:p>
    <w:p w14:paraId="3CDAA54B" w14:textId="77777777" w:rsidR="009C71C3" w:rsidRPr="00030F45" w:rsidRDefault="009C71C3" w:rsidP="009C71C3">
      <w:pPr>
        <w:pStyle w:val="36"/>
        <w:framePr w:wrap="notBeside"/>
        <w:rPr>
          <w:rtl/>
        </w:rPr>
      </w:pPr>
      <w:r w:rsidRPr="00030F45">
        <w:rPr>
          <w:rFonts w:hint="cs"/>
          <w:rtl/>
        </w:rPr>
        <w:t>והך</w:t>
      </w:r>
    </w:p>
    <w:p w14:paraId="2B03F25C" w14:textId="41761FF8" w:rsidR="009C71C3" w:rsidRPr="00030F45" w:rsidRDefault="009C71C3" w:rsidP="009C71C3">
      <w:pPr>
        <w:rPr>
          <w:rStyle w:val="afffff0"/>
          <w:rtl/>
        </w:rPr>
      </w:pPr>
      <w:r w:rsidRPr="00C35A2C">
        <w:rPr>
          <w:rFonts w:ascii="Fb Fontext" w:hAnsi="Fb Fontext" w:hint="cs"/>
          <w:rtl/>
        </w:rPr>
        <w:t>דהחלונות</w:t>
      </w:r>
      <w:r w:rsidRPr="00C35A2C">
        <w:rPr>
          <w:rFonts w:ascii="Fb Fontext" w:hAnsi="Fb Fontext"/>
          <w:rtl/>
        </w:rPr>
        <w:t xml:space="preserve">, </w:t>
      </w:r>
      <w:r w:rsidRPr="005A2870">
        <w:rPr>
          <w:rFonts w:ascii="Fb Fontext" w:hAnsi="Fb Fontext" w:hint="cs"/>
          <w:b/>
          <w:bCs/>
          <w:rtl/>
        </w:rPr>
        <w:t>מלמעלן</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w:t>
      </w:r>
      <w:r w:rsidRPr="00C35A2C">
        <w:rPr>
          <w:rFonts w:ascii="Fb Fontext" w:hAnsi="Fb Fontext" w:hint="cs"/>
          <w:rtl/>
        </w:rPr>
        <w:t>א כדי</w:t>
      </w:r>
      <w:r w:rsidRPr="00C35A2C">
        <w:rPr>
          <w:rFonts w:ascii="Fb Fontext" w:hAnsi="Fb Fontext"/>
          <w:rtl/>
        </w:rPr>
        <w:t xml:space="preserve"> </w:t>
      </w: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יציץ</w:t>
      </w:r>
      <w:r w:rsidRPr="00C35A2C">
        <w:rPr>
          <w:rFonts w:ascii="Fb Fontext" w:hAnsi="Fb Fontext"/>
          <w:rtl/>
        </w:rPr>
        <w:t xml:space="preserve"> </w:t>
      </w:r>
      <w:r w:rsidRPr="00C35A2C">
        <w:rPr>
          <w:rFonts w:ascii="Fb Fontext" w:hAnsi="Fb Fontext" w:hint="cs"/>
          <w:rtl/>
        </w:rPr>
        <w:t>ויראה</w:t>
      </w:r>
      <w:r w:rsidRPr="00C35A2C">
        <w:rPr>
          <w:rFonts w:ascii="Fb Fontext" w:hAnsi="Fb Fontext"/>
          <w:rtl/>
        </w:rPr>
        <w:t xml:space="preserve">, </w:t>
      </w:r>
      <w:r w:rsidRPr="005A2870">
        <w:rPr>
          <w:rFonts w:ascii="Fb Fontext" w:hAnsi="Fb Fontext" w:hint="cs"/>
          <w:b/>
          <w:bCs/>
          <w:rtl/>
        </w:rPr>
        <w:t>מלמטן</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w:t>
      </w:r>
      <w:r w:rsidRPr="00C35A2C">
        <w:rPr>
          <w:rFonts w:ascii="Fb Fontext" w:hAnsi="Fb Fontext" w:hint="cs"/>
          <w:rtl/>
        </w:rPr>
        <w:t>א שלא</w:t>
      </w:r>
      <w:r w:rsidRPr="00C35A2C">
        <w:rPr>
          <w:rFonts w:ascii="Fb Fontext" w:hAnsi="Fb Fontext"/>
          <w:rtl/>
        </w:rPr>
        <w:t xml:space="preserve"> </w:t>
      </w:r>
      <w:r w:rsidRPr="00C35A2C">
        <w:rPr>
          <w:rFonts w:ascii="Fb Fontext" w:hAnsi="Fb Fontext" w:hint="cs"/>
          <w:rtl/>
        </w:rPr>
        <w:t>יעמוד</w:t>
      </w:r>
      <w:r w:rsidRPr="00C35A2C">
        <w:rPr>
          <w:rFonts w:ascii="Fb Fontext" w:hAnsi="Fb Fontext"/>
          <w:rtl/>
        </w:rPr>
        <w:t xml:space="preserve"> </w:t>
      </w:r>
      <w:r w:rsidRPr="00C35A2C">
        <w:rPr>
          <w:rFonts w:ascii="Fb Fontext" w:hAnsi="Fb Fontext" w:hint="cs"/>
          <w:rtl/>
        </w:rPr>
        <w:t>ויראה</w:t>
      </w:r>
      <w:r w:rsidRPr="00C35A2C">
        <w:rPr>
          <w:rFonts w:ascii="Fb Fontext" w:hAnsi="Fb Fontext"/>
          <w:rtl/>
        </w:rPr>
        <w:t>,</w:t>
      </w:r>
      <w:r>
        <w:rPr>
          <w:rFonts w:ascii="Fb Fontext" w:hAnsi="Fb Fontext" w:hint="cs"/>
          <w:rtl/>
        </w:rPr>
        <w:t xml:space="preserve"> </w:t>
      </w:r>
      <w:r w:rsidRPr="00C35A2C">
        <w:rPr>
          <w:rFonts w:ascii="Fb Fontext" w:hAnsi="Fb Fontext" w:hint="cs"/>
          <w:rtl/>
        </w:rPr>
        <w:t>ומכנגדן</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w:t>
      </w:r>
      <w:r w:rsidRPr="00C35A2C">
        <w:rPr>
          <w:rFonts w:ascii="Fb Fontext" w:hAnsi="Fb Fontext" w:hint="cs"/>
          <w:rtl/>
        </w:rPr>
        <w:t>א</w:t>
      </w:r>
      <w:r w:rsidRPr="00C35A2C">
        <w:rPr>
          <w:rFonts w:ascii="Fb Fontext" w:hAnsi="Fb Fontext"/>
          <w:rtl/>
        </w:rPr>
        <w:t xml:space="preserve"> </w:t>
      </w:r>
      <w:r w:rsidRPr="00C35A2C">
        <w:rPr>
          <w:rFonts w:ascii="Fb Fontext" w:hAnsi="Fb Fontext" w:hint="cs"/>
          <w:rtl/>
        </w:rPr>
        <w:t>שלא</w:t>
      </w:r>
      <w:r w:rsidRPr="00C35A2C">
        <w:rPr>
          <w:rFonts w:ascii="Fb Fontext" w:hAnsi="Fb Fontext"/>
          <w:rtl/>
        </w:rPr>
        <w:t xml:space="preserve"> </w:t>
      </w:r>
      <w:r w:rsidRPr="00C35A2C">
        <w:rPr>
          <w:rFonts w:ascii="Fb Fontext" w:hAnsi="Fb Fontext" w:hint="cs"/>
          <w:rtl/>
        </w:rPr>
        <w:t xml:space="preserve">יאפיל </w:t>
      </w:r>
      <w:r w:rsidRPr="00030F45">
        <w:rPr>
          <w:rStyle w:val="afffff0"/>
          <w:rFonts w:hint="cs"/>
          <w:rtl/>
        </w:rPr>
        <w:t>[ולא אמרי' מצד דוושא]</w:t>
      </w:r>
    </w:p>
    <w:p w14:paraId="51756B2B" w14:textId="4FC13F4D" w:rsidR="009C71C3" w:rsidRPr="00030F45" w:rsidRDefault="009C71C3" w:rsidP="009C71C3">
      <w:pPr>
        <w:pStyle w:val="36"/>
        <w:framePr w:wrap="notBeside"/>
        <w:rPr>
          <w:rtl/>
        </w:rPr>
      </w:pPr>
      <w:r w:rsidRPr="00030F45">
        <w:rPr>
          <w:rtl/>
        </w:rPr>
        <w:lastRenderedPageBreak/>
        <w:t>-</w:t>
      </w:r>
      <w:r w:rsidR="005A2870">
        <w:rPr>
          <w:rFonts w:hint="cs"/>
          <w:rtl/>
        </w:rPr>
        <w:t>דמיירי:</w:t>
      </w:r>
    </w:p>
    <w:p w14:paraId="209D2FDB" w14:textId="4E8BB156" w:rsidR="009C71C3" w:rsidRPr="00065E76" w:rsidRDefault="009C71C3" w:rsidP="009C71C3">
      <w:pPr>
        <w:rPr>
          <w:rtl/>
        </w:rPr>
      </w:pPr>
      <w:r w:rsidRPr="00065E76">
        <w:rPr>
          <w:rFonts w:hint="cs"/>
          <w:rtl/>
        </w:rPr>
        <w:t>בבא</w:t>
      </w:r>
      <w:r w:rsidRPr="00065E76">
        <w:rPr>
          <w:rtl/>
        </w:rPr>
        <w:t xml:space="preserve"> </w:t>
      </w:r>
      <w:r w:rsidRPr="00065E76">
        <w:rPr>
          <w:rFonts w:hint="cs"/>
          <w:rtl/>
        </w:rPr>
        <w:t>מן</w:t>
      </w:r>
      <w:r w:rsidRPr="00065E76">
        <w:rPr>
          <w:rtl/>
        </w:rPr>
        <w:t xml:space="preserve"> </w:t>
      </w:r>
      <w:r w:rsidRPr="00065E76">
        <w:rPr>
          <w:rFonts w:hint="cs"/>
          <w:rtl/>
        </w:rPr>
        <w:t>הצד</w:t>
      </w:r>
      <w:r w:rsidRPr="00065E76">
        <w:rPr>
          <w:rtl/>
        </w:rPr>
        <w:t xml:space="preserve"> </w:t>
      </w:r>
      <w:r w:rsidRPr="005A2870">
        <w:rPr>
          <w:rStyle w:val="affffe"/>
          <w:rFonts w:hint="cs"/>
          <w:rtl/>
        </w:rPr>
        <w:t>לרב</w:t>
      </w:r>
      <w:r w:rsidRPr="00065E76">
        <w:rPr>
          <w:rtl/>
        </w:rPr>
        <w:t xml:space="preserve"> </w:t>
      </w:r>
      <w:r w:rsidRPr="00065E76">
        <w:rPr>
          <w:rFonts w:hint="cs"/>
          <w:rtl/>
        </w:rPr>
        <w:t>כמלא</w:t>
      </w:r>
      <w:r w:rsidRPr="00065E76">
        <w:rPr>
          <w:rtl/>
        </w:rPr>
        <w:t xml:space="preserve"> </w:t>
      </w:r>
      <w:r w:rsidRPr="00065E76">
        <w:rPr>
          <w:rFonts w:hint="cs"/>
          <w:rtl/>
        </w:rPr>
        <w:t>רחב</w:t>
      </w:r>
      <w:r w:rsidRPr="00065E76">
        <w:rPr>
          <w:rtl/>
        </w:rPr>
        <w:t xml:space="preserve"> </w:t>
      </w:r>
      <w:r w:rsidRPr="00065E76">
        <w:rPr>
          <w:rFonts w:hint="cs"/>
          <w:rtl/>
        </w:rPr>
        <w:t>חלון</w:t>
      </w:r>
      <w:r w:rsidRPr="00065E76">
        <w:rPr>
          <w:rtl/>
        </w:rPr>
        <w:t xml:space="preserve"> </w:t>
      </w:r>
      <w:r w:rsidRPr="00065E76">
        <w:rPr>
          <w:rFonts w:hint="cs"/>
          <w:rtl/>
        </w:rPr>
        <w:t>ובמדיר</w:t>
      </w:r>
      <w:r w:rsidRPr="00065E76">
        <w:rPr>
          <w:rtl/>
        </w:rPr>
        <w:t xml:space="preserve"> </w:t>
      </w:r>
      <w:r w:rsidRPr="00065E76">
        <w:rPr>
          <w:rFonts w:hint="cs"/>
          <w:rtl/>
        </w:rPr>
        <w:t>את</w:t>
      </w:r>
      <w:r w:rsidRPr="00065E76">
        <w:rPr>
          <w:rtl/>
        </w:rPr>
        <w:t xml:space="preserve"> </w:t>
      </w:r>
      <w:r w:rsidRPr="00065E76">
        <w:rPr>
          <w:rFonts w:hint="cs"/>
          <w:rtl/>
        </w:rPr>
        <w:t xml:space="preserve">כותלו שלא יציץ, </w:t>
      </w:r>
    </w:p>
    <w:p w14:paraId="4941B93A" w14:textId="77777777" w:rsidR="009C71C3" w:rsidRPr="00030F45" w:rsidRDefault="009C71C3" w:rsidP="009C71C3">
      <w:pPr>
        <w:pStyle w:val="36"/>
        <w:framePr w:wrap="notBeside"/>
        <w:rPr>
          <w:rtl/>
        </w:rPr>
      </w:pPr>
      <w:r w:rsidRPr="00030F45">
        <w:rPr>
          <w:rFonts w:hint="cs"/>
          <w:rtl/>
        </w:rPr>
        <w:t xml:space="preserve">והך </w:t>
      </w:r>
    </w:p>
    <w:p w14:paraId="796BC9A6" w14:textId="77777777" w:rsidR="009C71C3" w:rsidRPr="00065E76" w:rsidRDefault="009C71C3" w:rsidP="009C71C3">
      <w:pPr>
        <w:rPr>
          <w:rtl/>
        </w:rPr>
      </w:pPr>
      <w:r w:rsidRPr="00065E76">
        <w:rPr>
          <w:rFonts w:hint="cs"/>
          <w:rtl/>
        </w:rPr>
        <w:t>דד</w:t>
      </w:r>
      <w:r w:rsidRPr="00065E76">
        <w:rPr>
          <w:rtl/>
        </w:rPr>
        <w:t>"</w:t>
      </w:r>
      <w:r w:rsidRPr="00065E76">
        <w:rPr>
          <w:rFonts w:hint="cs"/>
          <w:rtl/>
        </w:rPr>
        <w:t>א היינו</w:t>
      </w:r>
      <w:r w:rsidRPr="00065E76">
        <w:rPr>
          <w:rtl/>
        </w:rPr>
        <w:t xml:space="preserve"> </w:t>
      </w:r>
      <w:r w:rsidRPr="00065E76">
        <w:rPr>
          <w:rFonts w:hint="cs"/>
          <w:rtl/>
        </w:rPr>
        <w:t>מב</w:t>
      </w:r>
      <w:r w:rsidRPr="00F10693">
        <w:rPr>
          <w:rFonts w:hint="cs"/>
          <w:rtl/>
        </w:rPr>
        <w:t>'</w:t>
      </w:r>
      <w:r w:rsidRPr="00F10693">
        <w:rPr>
          <w:rtl/>
        </w:rPr>
        <w:t xml:space="preserve"> </w:t>
      </w:r>
      <w:r w:rsidRPr="00065E76">
        <w:rPr>
          <w:rFonts w:hint="cs"/>
          <w:rtl/>
        </w:rPr>
        <w:t>רוחות משני צידי החלון</w:t>
      </w:r>
    </w:p>
    <w:p w14:paraId="3723CE81" w14:textId="77777777" w:rsidR="009C71C3" w:rsidRPr="00030F45" w:rsidRDefault="009C71C3" w:rsidP="009C71C3">
      <w:pPr>
        <w:pStyle w:val="36"/>
        <w:framePr w:wrap="notBeside"/>
        <w:rPr>
          <w:rtl/>
        </w:rPr>
      </w:pPr>
      <w:r w:rsidRPr="00030F45">
        <w:rPr>
          <w:rFonts w:hint="cs"/>
          <w:rtl/>
        </w:rPr>
        <w:t xml:space="preserve">והך </w:t>
      </w:r>
    </w:p>
    <w:p w14:paraId="73B60599" w14:textId="77777777" w:rsidR="009C71C3" w:rsidRDefault="009C71C3" w:rsidP="009C71C3">
      <w:pPr>
        <w:rPr>
          <w:rFonts w:ascii="Fb Fontext" w:hAnsi="Fb Fontext"/>
          <w:sz w:val="32"/>
          <w:rtl/>
        </w:rPr>
      </w:pPr>
      <w:r w:rsidRPr="00C35A2C">
        <w:rPr>
          <w:rFonts w:ascii="Fb Fontext" w:hAnsi="Fb Fontext" w:hint="cs"/>
          <w:sz w:val="32"/>
          <w:rtl/>
        </w:rPr>
        <w:t>דאת</w:t>
      </w:r>
      <w:r w:rsidRPr="00C35A2C">
        <w:rPr>
          <w:rFonts w:ascii="Fb Fontext" w:hAnsi="Fb Fontext"/>
          <w:sz w:val="32"/>
          <w:rtl/>
        </w:rPr>
        <w:t xml:space="preserve"> </w:t>
      </w:r>
      <w:r w:rsidRPr="00C35A2C">
        <w:rPr>
          <w:rFonts w:ascii="Fb Fontext" w:hAnsi="Fb Fontext" w:hint="cs"/>
          <w:sz w:val="32"/>
          <w:rtl/>
        </w:rPr>
        <w:t>הכותל</w:t>
      </w:r>
      <w:r w:rsidRPr="00C35A2C">
        <w:rPr>
          <w:rFonts w:ascii="Fb Fontext" w:hAnsi="Fb Fontext"/>
          <w:sz w:val="32"/>
          <w:rtl/>
        </w:rPr>
        <w:t xml:space="preserve"> </w:t>
      </w:r>
      <w:r w:rsidRPr="00C35A2C">
        <w:rPr>
          <w:rFonts w:ascii="Fb Fontext" w:hAnsi="Fb Fontext" w:hint="cs"/>
          <w:sz w:val="32"/>
          <w:rtl/>
        </w:rPr>
        <w:t>מן</w:t>
      </w:r>
      <w:r w:rsidRPr="00C35A2C">
        <w:rPr>
          <w:rFonts w:ascii="Fb Fontext" w:hAnsi="Fb Fontext"/>
          <w:sz w:val="32"/>
          <w:rtl/>
        </w:rPr>
        <w:t xml:space="preserve"> </w:t>
      </w:r>
      <w:r w:rsidRPr="00C35A2C">
        <w:rPr>
          <w:rFonts w:ascii="Fb Fontext" w:hAnsi="Fb Fontext" w:hint="cs"/>
          <w:sz w:val="32"/>
          <w:rtl/>
        </w:rPr>
        <w:t>המזחילה</w:t>
      </w:r>
      <w:r w:rsidRPr="00C35A2C">
        <w:rPr>
          <w:rFonts w:ascii="Fb Fontext" w:hAnsi="Fb Fontext"/>
          <w:sz w:val="32"/>
          <w:rtl/>
        </w:rPr>
        <w:t xml:space="preserve"> </w:t>
      </w:r>
      <w:r w:rsidRPr="00C35A2C">
        <w:rPr>
          <w:rFonts w:ascii="Fb Fontext" w:hAnsi="Fb Fontext" w:hint="cs"/>
          <w:sz w:val="32"/>
          <w:rtl/>
        </w:rPr>
        <w:t>ד</w:t>
      </w:r>
      <w:r w:rsidRPr="00F10693">
        <w:rPr>
          <w:rtl/>
        </w:rPr>
        <w:t>'</w:t>
      </w:r>
      <w:r w:rsidRPr="00F10693">
        <w:rPr>
          <w:rFonts w:hint="cs"/>
          <w:rtl/>
        </w:rPr>
        <w:t>א</w:t>
      </w:r>
      <w:r w:rsidRPr="00C35A2C">
        <w:rPr>
          <w:rFonts w:ascii="Fb Fontext" w:hAnsi="Fb Fontext"/>
          <w:sz w:val="32"/>
          <w:rtl/>
        </w:rPr>
        <w:t xml:space="preserve"> </w:t>
      </w:r>
      <w:r w:rsidRPr="00C35A2C">
        <w:rPr>
          <w:rFonts w:ascii="Fb Fontext" w:hAnsi="Fb Fontext" w:hint="cs"/>
          <w:sz w:val="32"/>
          <w:rtl/>
        </w:rPr>
        <w:t>כדי</w:t>
      </w:r>
      <w:r w:rsidRPr="00C35A2C">
        <w:rPr>
          <w:rFonts w:ascii="Fb Fontext" w:hAnsi="Fb Fontext"/>
          <w:sz w:val="32"/>
          <w:rtl/>
        </w:rPr>
        <w:t xml:space="preserve"> </w:t>
      </w:r>
      <w:r w:rsidRPr="00C35A2C">
        <w:rPr>
          <w:rFonts w:ascii="Fb Fontext" w:hAnsi="Fb Fontext" w:hint="cs"/>
          <w:sz w:val="32"/>
          <w:rtl/>
        </w:rPr>
        <w:t>שיהא</w:t>
      </w:r>
      <w:r w:rsidRPr="00C35A2C">
        <w:rPr>
          <w:rFonts w:ascii="Fb Fontext" w:hAnsi="Fb Fontext"/>
          <w:sz w:val="32"/>
          <w:rtl/>
        </w:rPr>
        <w:t xml:space="preserve"> </w:t>
      </w:r>
      <w:r w:rsidRPr="00C35A2C">
        <w:rPr>
          <w:rFonts w:ascii="Fb Fontext" w:hAnsi="Fb Fontext" w:hint="cs"/>
          <w:sz w:val="32"/>
          <w:rtl/>
        </w:rPr>
        <w:t>זוקף</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הסולם</w:t>
      </w:r>
    </w:p>
    <w:p w14:paraId="2901BD83" w14:textId="77777777" w:rsidR="009C71C3" w:rsidRPr="00030F45" w:rsidRDefault="009C71C3" w:rsidP="009C71C3">
      <w:pPr>
        <w:pStyle w:val="36"/>
        <w:framePr w:wrap="notBeside"/>
        <w:rPr>
          <w:rtl/>
        </w:rPr>
      </w:pPr>
      <w:r w:rsidRPr="00030F45">
        <w:rPr>
          <w:rtl/>
        </w:rPr>
        <w:t>-</w:t>
      </w:r>
    </w:p>
    <w:p w14:paraId="42D0190A" w14:textId="77777777" w:rsidR="009C71C3" w:rsidRDefault="009C71C3" w:rsidP="002610ED">
      <w:pPr>
        <w:spacing w:after="60"/>
        <w:rPr>
          <w:rtl/>
        </w:rPr>
      </w:pPr>
      <w:r w:rsidRPr="00065E76">
        <w:rPr>
          <w:rtl/>
        </w:rPr>
        <w:t xml:space="preserve"> </w:t>
      </w:r>
      <w:r w:rsidRPr="00065E76">
        <w:rPr>
          <w:rFonts w:hint="cs"/>
          <w:rtl/>
        </w:rPr>
        <w:t>ובמזחילה</w:t>
      </w:r>
      <w:r w:rsidRPr="00065E76">
        <w:rPr>
          <w:rtl/>
        </w:rPr>
        <w:t xml:space="preserve"> </w:t>
      </w:r>
      <w:r w:rsidRPr="00065E76">
        <w:rPr>
          <w:rFonts w:hint="cs"/>
          <w:rtl/>
        </w:rPr>
        <w:t>משופעת</w:t>
      </w:r>
      <w:r w:rsidRPr="00065E76">
        <w:rPr>
          <w:rtl/>
        </w:rPr>
        <w:t xml:space="preserve">, </w:t>
      </w:r>
      <w:r w:rsidRPr="00065E76">
        <w:rPr>
          <w:rFonts w:hint="cs"/>
          <w:rtl/>
        </w:rPr>
        <w:t>דאי</w:t>
      </w:r>
      <w:r w:rsidRPr="00065E76">
        <w:rPr>
          <w:rtl/>
        </w:rPr>
        <w:t xml:space="preserve"> </w:t>
      </w:r>
      <w:r w:rsidRPr="00065E76">
        <w:rPr>
          <w:rFonts w:hint="cs"/>
          <w:rtl/>
        </w:rPr>
        <w:t>משום</w:t>
      </w:r>
      <w:r w:rsidRPr="00065E76">
        <w:rPr>
          <w:rtl/>
        </w:rPr>
        <w:t xml:space="preserve"> </w:t>
      </w:r>
      <w:r w:rsidRPr="00065E76">
        <w:rPr>
          <w:rFonts w:hint="cs"/>
          <w:rtl/>
        </w:rPr>
        <w:t>דוושא</w:t>
      </w:r>
      <w:r w:rsidRPr="00065E76">
        <w:rPr>
          <w:rtl/>
        </w:rPr>
        <w:t xml:space="preserve"> </w:t>
      </w:r>
      <w:r w:rsidRPr="00065E76">
        <w:rPr>
          <w:rFonts w:hint="cs"/>
          <w:rtl/>
        </w:rPr>
        <w:t>יילך ויבוא תחתיו</w:t>
      </w:r>
      <w:r w:rsidRPr="00065E76">
        <w:rPr>
          <w:rtl/>
        </w:rPr>
        <w:t>.</w:t>
      </w:r>
    </w:p>
    <w:p w14:paraId="2C4551CA" w14:textId="5C455281" w:rsidR="002610ED" w:rsidRPr="002610ED" w:rsidRDefault="002610ED" w:rsidP="002610ED">
      <w:pPr>
        <w:pStyle w:val="afffff4"/>
      </w:pPr>
      <w:r w:rsidRPr="002610ED">
        <w:t>FG</w:t>
      </w:r>
      <w:r>
        <w:t>G</w:t>
      </w:r>
      <w:r w:rsidRPr="002610ED">
        <w:t>H</w:t>
      </w:r>
      <w:r w:rsidRPr="002610ED">
        <w:rPr>
          <w:rFonts w:hint="cs"/>
          <w:spacing w:val="4"/>
          <w:rtl/>
        </w:rPr>
        <w:t>מת</w:t>
      </w:r>
      <w:r>
        <w:rPr>
          <w:rFonts w:hint="cs"/>
          <w:spacing w:val="4"/>
          <w:rtl/>
        </w:rPr>
        <w:t>+</w:t>
      </w:r>
      <w:r w:rsidRPr="002610ED">
        <w:rPr>
          <w:rFonts w:hint="cs"/>
          <w:spacing w:val="4"/>
          <w:rtl/>
        </w:rPr>
        <w:t>ני</w:t>
      </w:r>
      <w:r>
        <w:rPr>
          <w:rFonts w:hint="cs"/>
          <w:spacing w:val="4"/>
          <w:rtl/>
        </w:rPr>
        <w:t>ת+ין</w:t>
      </w:r>
      <w:r w:rsidRPr="002610ED">
        <w:t>C</w:t>
      </w:r>
      <w:r>
        <w:t>G</w:t>
      </w:r>
      <w:r w:rsidRPr="002610ED">
        <w:t>GE</w:t>
      </w:r>
    </w:p>
    <w:p w14:paraId="50697DDC" w14:textId="2744AEE2" w:rsidR="009C71C3" w:rsidRPr="00C35A2C" w:rsidRDefault="009C71C3" w:rsidP="00982F98">
      <w:pPr>
        <w:pStyle w:val="affe"/>
        <w:framePr w:wrap="around"/>
        <w:rPr>
          <w:rtl/>
        </w:rPr>
      </w:pPr>
      <w:r w:rsidRPr="00C35A2C">
        <w:rPr>
          <w:rtl/>
        </w:rPr>
        <w:t>כ</w:t>
      </w:r>
      <w:r w:rsidR="00F404FA">
        <w:rPr>
          <w:rFonts w:hint="cs"/>
          <w:rtl/>
        </w:rPr>
        <w:t>ב:</w:t>
      </w:r>
    </w:p>
    <w:p w14:paraId="73882EEF" w14:textId="77777777" w:rsidR="00F404FA" w:rsidRPr="00F404FA" w:rsidRDefault="00F404FA" w:rsidP="00F404FA">
      <w:pPr>
        <w:pStyle w:val="36"/>
        <w:framePr w:wrap="notBeside"/>
        <w:rPr>
          <w:rtl/>
        </w:rPr>
      </w:pPr>
      <w:r w:rsidRPr="00F404FA">
        <w:rPr>
          <w:rtl/>
        </w:rPr>
        <w:t>◄</w:t>
      </w:r>
    </w:p>
    <w:p>
      <w:pPr>
        <w:pStyle w:val="affffb"/>
        <w:rPr>
          <w:ins w:id="20430" w:author="קלוד" w:date="2026-10-06T10:07:33Z"/>
        </w:rPr>
      </w:pPr>
      <w:ins w:id="20429" w:author="קלוד" w:date="2026-10-06T10:07:33Z">
        <w:r>
          <w:t xml:space="preserve">משנה ה</w:t>
        </w:r>
      </w:ins>
    </w:p>
    <w:p w14:paraId="102A6E6B" w14:textId="5E18ABEB" w:rsidR="009C71C3" w:rsidRPr="00A850BD" w:rsidRDefault="009C71C3" w:rsidP="00DB3591">
      <w:pPr>
        <w:pStyle w:val="afff3"/>
        <w:rPr>
          <w:rtl/>
        </w:rPr>
      </w:pPr>
      <w:r w:rsidRPr="00A850BD">
        <w:rPr>
          <w:rtl/>
        </w:rPr>
        <w:t xml:space="preserve">מרחיקין את הסולם מן השובך </w:t>
      </w:r>
      <w:r w:rsidRPr="00A850BD">
        <w:rPr>
          <w:rFonts w:hint="cs"/>
          <w:rtl/>
        </w:rPr>
        <w:t xml:space="preserve">ד' </w:t>
      </w:r>
      <w:r w:rsidRPr="00A850BD">
        <w:rPr>
          <w:rtl/>
        </w:rPr>
        <w:t>אמות, כדי שלא תקפוץ הנמייה.</w:t>
      </w:r>
    </w:p>
    <w:p w14:paraId="62331F79" w14:textId="77777777" w:rsidR="00F404FA" w:rsidRPr="00F404FA" w:rsidRDefault="00F404FA" w:rsidP="00F404FA">
      <w:pPr>
        <w:pStyle w:val="36"/>
        <w:framePr w:wrap="notBeside"/>
        <w:rPr>
          <w:rtl/>
        </w:rPr>
      </w:pPr>
      <w:r w:rsidRPr="00F404FA">
        <w:rPr>
          <w:rtl/>
        </w:rPr>
        <w:t>◄</w:t>
      </w:r>
    </w:p>
    <w:p w14:paraId="46DABD23" w14:textId="3A7CD639" w:rsidR="009C71C3" w:rsidRDefault="009C71C3" w:rsidP="00DB3591">
      <w:pPr>
        <w:pStyle w:val="afff3"/>
        <w:rPr>
          <w:rtl/>
        </w:rPr>
      </w:pPr>
      <w:r w:rsidRPr="00C35A2C">
        <w:rPr>
          <w:rtl/>
        </w:rPr>
        <w:t>ואת הכותל מן המזחילה - ד</w:t>
      </w:r>
      <w:r w:rsidRPr="00F10693">
        <w:rPr>
          <w:rtl/>
        </w:rPr>
        <w:t xml:space="preserve">' </w:t>
      </w:r>
      <w:r w:rsidRPr="00C35A2C">
        <w:rPr>
          <w:rtl/>
        </w:rPr>
        <w:t>אמות, כדי שיהא זוקף את הסולם.</w:t>
      </w:r>
    </w:p>
    <w:p w14:paraId="5096BF61" w14:textId="3DF48470" w:rsidR="009C71C3" w:rsidRDefault="00F404FA" w:rsidP="009C71C3">
      <w:pPr>
        <w:pStyle w:val="affff9"/>
        <w:rPr>
          <w:rtl/>
        </w:rPr>
      </w:pPr>
      <w:r w:rsidRPr="00F404FA">
        <w:rPr>
          <w:rStyle w:val="affffe"/>
          <w:rtl/>
        </w:rPr>
        <w:t>◄</w:t>
      </w:r>
      <w:r>
        <w:rPr>
          <w:rStyle w:val="affffe"/>
          <w:rFonts w:hint="cs"/>
          <w:rtl/>
        </w:rPr>
        <w:t xml:space="preserve"> </w:t>
      </w:r>
      <w:r w:rsidR="009C71C3" w:rsidRPr="00030F45">
        <w:rPr>
          <w:rFonts w:hint="cs"/>
          <w:rtl/>
        </w:rPr>
        <w:t>ומתני' אפי' כר</w:t>
      </w:r>
      <w:r w:rsidR="009C71C3">
        <w:rPr>
          <w:rFonts w:hint="cs"/>
          <w:rtl/>
        </w:rPr>
        <w:t xml:space="preserve">בי יוסי שמודה בגירי דידיה </w:t>
      </w:r>
    </w:p>
    <w:p w14:paraId="4238DA02" w14:textId="77777777" w:rsidR="009C71C3" w:rsidRPr="00030F45" w:rsidRDefault="009C71C3" w:rsidP="009C71C3">
      <w:pPr>
        <w:rPr>
          <w:rtl/>
        </w:rPr>
      </w:pPr>
      <w:r>
        <w:rPr>
          <w:rFonts w:hint="cs"/>
          <w:rtl/>
        </w:rPr>
        <w:t>ש</w:t>
      </w:r>
      <w:r w:rsidRPr="00030F45">
        <w:rPr>
          <w:rFonts w:hint="cs"/>
          <w:rtl/>
        </w:rPr>
        <w:t>בזמן שמניח ישבה</w:t>
      </w:r>
      <w:r w:rsidRPr="00030F45">
        <w:rPr>
          <w:rtl/>
        </w:rPr>
        <w:t xml:space="preserve"> </w:t>
      </w:r>
      <w:r w:rsidRPr="00030F45">
        <w:rPr>
          <w:rFonts w:hint="cs"/>
          <w:rtl/>
        </w:rPr>
        <w:t>בחור</w:t>
      </w:r>
      <w:r w:rsidRPr="00030F45">
        <w:rPr>
          <w:rtl/>
        </w:rPr>
        <w:t xml:space="preserve"> </w:t>
      </w:r>
      <w:r w:rsidRPr="00030F45">
        <w:rPr>
          <w:rFonts w:hint="cs"/>
          <w:rtl/>
        </w:rPr>
        <w:t>וקפצה</w:t>
      </w:r>
      <w:r w:rsidRPr="00030F45">
        <w:rPr>
          <w:rtl/>
        </w:rPr>
        <w:t xml:space="preserve">. </w:t>
      </w:r>
      <w:r w:rsidRPr="00030F45">
        <w:rPr>
          <w:rFonts w:hint="cs"/>
          <w:rtl/>
        </w:rPr>
        <w:t xml:space="preserve">ואפי' </w:t>
      </w:r>
      <w:r>
        <w:rPr>
          <w:rFonts w:hint="cs"/>
          <w:rtl/>
        </w:rPr>
        <w:t>ש</w:t>
      </w:r>
      <w:r w:rsidRPr="00030F45">
        <w:rPr>
          <w:rFonts w:hint="cs"/>
          <w:rtl/>
        </w:rPr>
        <w:t>גרמא בנזיקין אסור,</w:t>
      </w:r>
    </w:p>
    <w:p w14:paraId="1A105C8A" w14:textId="1DD1DEBA" w:rsidR="009C71C3" w:rsidRPr="00030F45" w:rsidRDefault="009C71C3" w:rsidP="009C71C3">
      <w:pPr>
        <w:pStyle w:val="36"/>
        <w:framePr w:wrap="notBeside"/>
        <w:rPr>
          <w:rtl/>
        </w:rPr>
      </w:pPr>
      <w:r w:rsidRPr="00030F45">
        <w:rPr>
          <w:rFonts w:hint="cs"/>
          <w:rtl/>
        </w:rPr>
        <w:t>ומ</w:t>
      </w:r>
      <w:r w:rsidR="00F404FA">
        <w:rPr>
          <w:rFonts w:hint="cs"/>
          <w:rtl/>
        </w:rPr>
        <w:t>טעם זה:</w:t>
      </w:r>
    </w:p>
    <w:p w14:paraId="00BADD7F" w14:textId="75789FE0" w:rsidR="009C71C3" w:rsidRDefault="009C71C3" w:rsidP="00F404FA">
      <w:pPr>
        <w:rPr>
          <w:rFonts w:ascii="Fb Fontext" w:hAnsi="Fb Fontext"/>
          <w:sz w:val="32"/>
          <w:rtl/>
        </w:rPr>
      </w:pPr>
      <w:r w:rsidRPr="00C35A2C">
        <w:rPr>
          <w:rFonts w:ascii="Fb Fontext" w:hAnsi="Fb Fontext" w:hint="cs"/>
          <w:sz w:val="32"/>
          <w:rtl/>
        </w:rPr>
        <w:t xml:space="preserve">דגרמא בנזיקין אסור </w:t>
      </w:r>
      <w:r w:rsidR="00F404FA" w:rsidRPr="00F404FA">
        <w:rPr>
          <w:rStyle w:val="affffe"/>
          <w:rtl/>
        </w:rPr>
        <w:t>◄</w:t>
      </w:r>
      <w:r w:rsidRPr="00F404FA">
        <w:rPr>
          <w:rStyle w:val="affffe"/>
          <w:rFonts w:hint="cs"/>
          <w:rtl/>
        </w:rPr>
        <w:t>ביקש רב</w:t>
      </w:r>
      <w:r w:rsidRPr="00030F45">
        <w:rPr>
          <w:rStyle w:val="affffe"/>
          <w:rFonts w:hint="cs"/>
          <w:rtl/>
        </w:rPr>
        <w:t xml:space="preserve"> יוסף</w:t>
      </w:r>
      <w:r w:rsidRPr="00C35A2C">
        <w:rPr>
          <w:rFonts w:ascii="Fb Fontext" w:hAnsi="Fb Fontext"/>
          <w:sz w:val="32"/>
          <w:rtl/>
        </w:rPr>
        <w:t xml:space="preserve"> </w:t>
      </w:r>
      <w:r>
        <w:rPr>
          <w:rFonts w:ascii="Fb Fontext" w:hAnsi="Fb Fontext" w:hint="cs"/>
          <w:sz w:val="32"/>
          <w:rtl/>
        </w:rPr>
        <w:t xml:space="preserve">הוציאו </w:t>
      </w:r>
      <w:r w:rsidRPr="00C35A2C">
        <w:rPr>
          <w:rFonts w:ascii="Fb Fontext" w:hAnsi="Fb Fontext" w:hint="cs"/>
          <w:sz w:val="32"/>
          <w:rtl/>
        </w:rPr>
        <w:t>לי</w:t>
      </w:r>
      <w:r w:rsidRPr="00C35A2C">
        <w:rPr>
          <w:rFonts w:ascii="Fb Fontext" w:hAnsi="Fb Fontext"/>
          <w:sz w:val="32"/>
          <w:rtl/>
        </w:rPr>
        <w:t xml:space="preserve"> </w:t>
      </w:r>
      <w:r w:rsidR="00F404FA">
        <w:rPr>
          <w:rFonts w:ascii="Fb Fontext" w:hAnsi="Fb Fontext" w:hint="cs"/>
          <w:sz w:val="32"/>
          <w:rtl/>
        </w:rPr>
        <w:t>העורבים מכאן</w:t>
      </w:r>
      <w:r w:rsidRPr="00C35A2C">
        <w:rPr>
          <w:rFonts w:ascii="Fb Fontext" w:hAnsi="Fb Fontext"/>
          <w:sz w:val="32"/>
          <w:rtl/>
        </w:rPr>
        <w:t>.</w:t>
      </w:r>
    </w:p>
    <w:p w14:paraId="1BD00FEE" w14:textId="1C9EF155" w:rsidR="009C71C3" w:rsidRPr="00030F45" w:rsidRDefault="00F404FA" w:rsidP="009C71C3">
      <w:pPr>
        <w:pStyle w:val="36"/>
        <w:framePr w:wrap="notBeside"/>
        <w:rPr>
          <w:rtl/>
        </w:rPr>
      </w:pPr>
      <w:r w:rsidRPr="00F404FA">
        <w:rPr>
          <w:rtl/>
        </w:rPr>
        <w:t>◄</w:t>
      </w:r>
      <w:r w:rsidR="009C71C3" w:rsidRPr="00030F45">
        <w:rPr>
          <w:rFonts w:hint="cs"/>
          <w:rtl/>
        </w:rPr>
        <w:t xml:space="preserve"> </w:t>
      </w:r>
    </w:p>
    <w:p w14:paraId="4016627B" w14:textId="3477BF57" w:rsidR="00F404FA" w:rsidRDefault="00F404FA" w:rsidP="00F404FA">
      <w:pPr>
        <w:rPr>
          <w:rFonts w:ascii="Fb Fontext" w:hAnsi="Fb Fontext"/>
          <w:rtl/>
        </w:rPr>
      </w:pPr>
      <w:r>
        <w:rPr>
          <w:rFonts w:ascii="Fb Fontext" w:hAnsi="Fb Fontext" w:hint="cs"/>
          <w:rtl/>
        </w:rPr>
        <w:t>ואף שה</w:t>
      </w:r>
      <w:r w:rsidR="009C71C3" w:rsidRPr="00C35A2C">
        <w:rPr>
          <w:rFonts w:ascii="Fb Fontext" w:hAnsi="Fb Fontext" w:hint="cs"/>
          <w:rtl/>
        </w:rPr>
        <w:t>חזיק, דאין חזקה לנזיקין</w:t>
      </w:r>
      <w:r>
        <w:rPr>
          <w:rFonts w:ascii="Fb Fontext" w:hAnsi="Fb Fontext" w:hint="cs"/>
          <w:rtl/>
        </w:rPr>
        <w:t>,</w:t>
      </w:r>
      <w:r w:rsidR="009C71C3" w:rsidRPr="00C35A2C">
        <w:rPr>
          <w:rFonts w:ascii="Fb Fontext" w:hAnsi="Fb Fontext" w:hint="cs"/>
          <w:rtl/>
        </w:rPr>
        <w:t xml:space="preserve"> </w:t>
      </w:r>
    </w:p>
    <w:p w14:paraId="1A8EB257" w14:textId="77777777" w:rsidR="00F404FA" w:rsidRPr="00F404FA" w:rsidRDefault="00F404FA" w:rsidP="00F404FA">
      <w:pPr>
        <w:pStyle w:val="36"/>
        <w:framePr w:wrap="notBeside"/>
        <w:rPr>
          <w:rtl/>
        </w:rPr>
      </w:pPr>
      <w:r w:rsidRPr="00F404FA">
        <w:rPr>
          <w:rtl/>
        </w:rPr>
        <w:t>◄</w:t>
      </w:r>
    </w:p>
    <w:p w14:paraId="01FB8570" w14:textId="7DDE4441" w:rsidR="009C71C3" w:rsidRPr="009C71C3" w:rsidRDefault="009C71C3" w:rsidP="002610ED">
      <w:pPr>
        <w:spacing w:after="60"/>
        <w:rPr>
          <w:rFonts w:ascii="Fb Fontext" w:hAnsi="Fb Fontext"/>
          <w:rtl/>
        </w:rPr>
      </w:pPr>
      <w:r w:rsidRPr="00F404FA">
        <w:rPr>
          <w:rFonts w:ascii="Fb Fontext" w:hAnsi="Fb Fontext" w:hint="cs"/>
          <w:b/>
          <w:bCs/>
          <w:rtl/>
        </w:rPr>
        <w:t>ולאנינא דעתא</w:t>
      </w:r>
      <w:r w:rsidRPr="00C35A2C">
        <w:rPr>
          <w:rFonts w:ascii="Fb Fontext" w:hAnsi="Fb Fontext" w:hint="cs"/>
          <w:rtl/>
        </w:rPr>
        <w:t xml:space="preserve"> כקוטרא ובית הכסא </w:t>
      </w:r>
      <w:r w:rsidR="00F404FA">
        <w:rPr>
          <w:rFonts w:ascii="Fb Fontext" w:hAnsi="Fb Fontext" w:hint="cs"/>
          <w:rtl/>
        </w:rPr>
        <w:t xml:space="preserve">- </w:t>
      </w:r>
      <w:r w:rsidRPr="00C35A2C">
        <w:rPr>
          <w:rFonts w:ascii="Fb Fontext" w:hAnsi="Fb Fontext" w:hint="cs"/>
          <w:rtl/>
        </w:rPr>
        <w:t>דחזקה אינה מועלת</w:t>
      </w:r>
      <w:r w:rsidR="00F404FA">
        <w:rPr>
          <w:rFonts w:ascii="Fb Fontext" w:hAnsi="Fb Fontext" w:hint="cs"/>
          <w:rtl/>
        </w:rPr>
        <w:t>.</w:t>
      </w:r>
    </w:p>
    <w:p w14:paraId="4C209E9D" w14:textId="77777777" w:rsidR="002610ED" w:rsidRPr="002610ED" w:rsidRDefault="002610ED" w:rsidP="002610ED">
      <w:pPr>
        <w:pStyle w:val="afffff4"/>
      </w:pPr>
      <w:bookmarkStart w:id="11" w:name="_Hlk172192525"/>
      <w:bookmarkStart w:id="12" w:name="_Hlk172192469"/>
      <w:r w:rsidRPr="002610ED">
        <w:t>FG</w:t>
      </w:r>
      <w:r>
        <w:t>G</w:t>
      </w:r>
      <w:r w:rsidRPr="002610ED">
        <w:t>H</w:t>
      </w:r>
      <w:r w:rsidRPr="002610ED">
        <w:rPr>
          <w:rFonts w:hint="cs"/>
          <w:spacing w:val="4"/>
          <w:rtl/>
        </w:rPr>
        <w:t>מת</w:t>
      </w:r>
      <w:r>
        <w:rPr>
          <w:rFonts w:hint="cs"/>
          <w:spacing w:val="4"/>
          <w:rtl/>
        </w:rPr>
        <w:t>+</w:t>
      </w:r>
      <w:r w:rsidRPr="002610ED">
        <w:rPr>
          <w:rFonts w:hint="cs"/>
          <w:spacing w:val="4"/>
          <w:rtl/>
        </w:rPr>
        <w:t>ני</w:t>
      </w:r>
      <w:r>
        <w:rPr>
          <w:rFonts w:hint="cs"/>
          <w:spacing w:val="4"/>
          <w:rtl/>
        </w:rPr>
        <w:t>ת+ין</w:t>
      </w:r>
      <w:r w:rsidRPr="002610ED">
        <w:t>C</w:t>
      </w:r>
      <w:r>
        <w:t>G</w:t>
      </w:r>
      <w:r w:rsidRPr="002610ED">
        <w:t>GE</w:t>
      </w:r>
    </w:p>
    <w:p>
      <w:pPr>
        <w:pStyle w:val="affffb"/>
        <w:rPr>
          <w:ins w:id="20432" w:author="קלוד" w:date="2026-10-06T10:07:33Z"/>
        </w:rPr>
      </w:pPr>
      <w:ins w:id="20431" w:author="קלוד" w:date="2026-10-06T10:07:33Z">
        <w:r>
          <w:t xml:space="preserve">משנה ה</w:t>
        </w:r>
      </w:ins>
    </w:p>
    <w:p w14:paraId="5DD0DA37" w14:textId="1334C78C" w:rsidR="00B73FD9" w:rsidRPr="00BB5D9A" w:rsidRDefault="00AC0AF5" w:rsidP="00EE39DE">
      <w:pPr>
        <w:pStyle w:val="afff3"/>
        <w:jc w:val="center"/>
        <w:rPr>
          <w:rStyle w:val="affffe"/>
          <w:b/>
          <w:bCs/>
          <w:rtl/>
        </w:rPr>
      </w:pPr>
      <w:r w:rsidRPr="00BB5D9A">
        <w:rPr>
          <w:b w:val="0"/>
          <w:bCs/>
          <w:rtl/>
        </w:rPr>
        <w:t>מרחיקין את השובך מן העיר</w:t>
      </w:r>
    </w:p>
    <w:p w14:paraId="5CA8B2D4" w14:textId="77777777" w:rsidR="00F404FA" w:rsidRPr="00F404FA" w:rsidRDefault="00F404FA" w:rsidP="00F404FA">
      <w:pPr>
        <w:pStyle w:val="36"/>
        <w:framePr w:wrap="notBeside"/>
        <w:rPr>
          <w:rtl/>
        </w:rPr>
      </w:pPr>
      <w:r w:rsidRPr="00F404FA">
        <w:rPr>
          <w:rtl/>
        </w:rPr>
        <w:t>◄</w:t>
      </w:r>
    </w:p>
    <w:p w14:paraId="74E10568" w14:textId="29B33FF0" w:rsidR="00AC0AF5" w:rsidRPr="00C35A2C" w:rsidRDefault="00B73FD9" w:rsidP="00DB3591">
      <w:pPr>
        <w:pStyle w:val="afff3"/>
        <w:rPr>
          <w:rtl/>
        </w:rPr>
      </w:pPr>
      <w:r w:rsidRPr="00B73FD9">
        <w:rPr>
          <w:rStyle w:val="TanaimMishna"/>
          <w:rFonts w:hint="cs"/>
          <w:rtl/>
          <w:rPrChange w:id="20017" w:author="קלוד" w:date="2026-10-06T10:07:33Z">
            <w:rPr>
              <w:rStyle w:val="affffe"/>
              <w:rFonts w:hint="cs"/>
              <w:rtl/>
            </w:rPr>
          </w:rPrChange>
        </w:rPr>
        <w:t>ת''ק:</w:t>
      </w:r>
      <w:r>
        <w:t xml:space="preserve"> </w:t>
      </w:r>
      <w:r w:rsidR="00AC0AF5" w:rsidRPr="00C35A2C">
        <w:rPr>
          <w:rtl/>
        </w:rPr>
        <w:t>חמשים אמה.</w:t>
      </w:r>
    </w:p>
    <w:p w14:paraId="77995E83" w14:textId="57C4AFC7" w:rsidR="00AC0AF5" w:rsidRPr="00B73FD9" w:rsidRDefault="00AC0AF5" w:rsidP="00DB3591">
      <w:pPr>
        <w:pStyle w:val="afff3"/>
        <w:rPr>
          <w:rtl/>
        </w:rPr>
      </w:pPr>
      <w:r w:rsidRPr="00B73FD9">
        <w:rPr>
          <w:rtl/>
        </w:rPr>
        <w:t xml:space="preserve">ולא יעשה שובך בתוך שלו </w:t>
      </w:r>
      <w:r w:rsidR="00B73FD9" w:rsidRPr="00B73FD9">
        <w:rPr>
          <w:rFonts w:hint="cs"/>
          <w:rtl/>
        </w:rPr>
        <w:t xml:space="preserve">אלא אם </w:t>
      </w:r>
      <w:r w:rsidRPr="00B73FD9">
        <w:rPr>
          <w:rtl/>
        </w:rPr>
        <w:t>יש לו חמשים אמה לכל רוח.</w:t>
      </w:r>
    </w:p>
    <w:p w14:paraId="51CBD1FB" w14:textId="77777777" w:rsidR="00AC0AF5" w:rsidRPr="00C35A2C" w:rsidRDefault="00AC0AF5" w:rsidP="00DB3591">
      <w:pPr>
        <w:pStyle w:val="afff3"/>
        <w:rPr>
          <w:rtl/>
        </w:rPr>
      </w:pPr>
      <w:r w:rsidRPr="0001516E">
        <w:rPr>
          <w:rStyle w:val="TanaimMishna"/>
          <w:rtl/>
          <w:rPrChange w:id="20018" w:author="קלוד" w:date="2026-10-06T10:07:33Z">
            <w:rPr>
              <w:rStyle w:val="affffe"/>
              <w:rtl/>
            </w:rPr>
          </w:rPrChange>
        </w:rPr>
        <w:t>ר"י:</w:t>
      </w:r>
      <w:r w:rsidRPr="00C35A2C">
        <w:rPr>
          <w:rtl/>
        </w:rPr>
        <w:t xml:space="preserve"> בית ארבעת כורין מלא שגר היונה.</w:t>
      </w:r>
    </w:p>
    <w:p w14:paraId="581DC147" w14:textId="77777777" w:rsidR="00F404FA" w:rsidRPr="00F404FA" w:rsidRDefault="00F404FA" w:rsidP="00F404FA">
      <w:pPr>
        <w:pStyle w:val="36"/>
        <w:framePr w:wrap="notBeside"/>
        <w:rPr>
          <w:rtl/>
        </w:rPr>
      </w:pPr>
      <w:r w:rsidRPr="00F404FA">
        <w:rPr>
          <w:rtl/>
        </w:rPr>
        <w:t>◄</w:t>
      </w:r>
    </w:p>
    <w:p w14:paraId="134376E8" w14:textId="5CB64910" w:rsidR="00AC0AF5" w:rsidRPr="00C35A2C" w:rsidRDefault="00AC0AF5" w:rsidP="00DB3591">
      <w:pPr>
        <w:pStyle w:val="afff3"/>
        <w:rPr>
          <w:rtl/>
        </w:rPr>
      </w:pPr>
      <w:r w:rsidRPr="00C35A2C">
        <w:rPr>
          <w:rtl/>
        </w:rPr>
        <w:t xml:space="preserve">ואם לקחו, אפילו בית רובע </w:t>
      </w:r>
      <w:r w:rsidRPr="0001516E">
        <w:rPr>
          <w:rStyle w:val="HesberMishna"/>
          <w:rtl/>
          <w:rPrChange w:id="20019" w:author="קלוד" w:date="2026-10-06T10:07:33Z">
            <w:rPr>
              <w:rStyle w:val="afffff0"/>
              <w:rtl/>
            </w:rPr>
          </w:rPrChange>
        </w:rPr>
        <w:t>[הקב]-</w:t>
      </w:r>
      <w:r w:rsidRPr="00C35A2C">
        <w:rPr>
          <w:rtl/>
        </w:rPr>
        <w:t xml:space="preserve"> הרי הוא בחזקתו.</w:t>
      </w:r>
    </w:p>
    <w:p w14:paraId="2C27F376" w14:textId="77777777" w:rsidR="0001516E" w:rsidRPr="00801934" w:rsidRDefault="00AC0AF5" w:rsidP="0001516E">
      <w:pPr>
        <w:pStyle w:val="afffb"/>
        <w:rPr>
          <w:rtl/>
        </w:rPr>
      </w:pPr>
      <w:ins w:id="9806" w:author="מספור קטעי משנה" w:date="2026-10-06T10:02:29Z">
        <w:r>
          <w:rPr>
            <w:rStyle w:val="MisparKeta"/>
          </w:rPr>
          <w:t xml:space="preserve">א. </w:t>
        </w:r>
      </w:ins>
      <w:r w:rsidRPr="00801934">
        <w:rPr>
          <w:rtl/>
        </w:rPr>
        <w:t xml:space="preserve">חמשים אמה </w:t>
      </w:r>
    </w:p>
    <w:p w14:paraId="0260C009" w14:textId="61F0D78D" w:rsidR="00AC0AF5" w:rsidRPr="00C35A2C" w:rsidRDefault="00AC0AF5" w:rsidP="00AC0AF5">
      <w:pPr>
        <w:rPr>
          <w:rFonts w:ascii="Fb Fontext" w:hAnsi="Fb Fontext"/>
          <w:rtl/>
        </w:rPr>
      </w:pPr>
      <w:r w:rsidRPr="00C35A2C">
        <w:rPr>
          <w:rFonts w:ascii="Fb Fontext" w:hAnsi="Fb Fontext"/>
          <w:sz w:val="32"/>
          <w:rtl/>
        </w:rPr>
        <w:t xml:space="preserve">שיעור מילוי כרסם, </w:t>
      </w:r>
      <w:r w:rsidR="0001516E">
        <w:rPr>
          <w:rFonts w:ascii="Fb Fontext" w:hAnsi="Fb Fontext"/>
          <w:sz w:val="32"/>
          <w:rtl/>
        </w:rPr>
        <w:tab/>
      </w:r>
      <w:r w:rsidRPr="00C35A2C">
        <w:rPr>
          <w:rFonts w:ascii="Fb Fontext" w:hAnsi="Fb Fontext"/>
          <w:sz w:val="32"/>
          <w:rtl/>
        </w:rPr>
        <w:t xml:space="preserve">אך מעופם שלושים ריס </w:t>
      </w:r>
      <w:r w:rsidRPr="0001516E">
        <w:rPr>
          <w:rStyle w:val="afffff0"/>
          <w:rtl/>
        </w:rPr>
        <w:t>[ד' מיל]</w:t>
      </w:r>
    </w:p>
    <w:p w14:paraId="622A3E73" w14:textId="77777777" w:rsidR="0001516E" w:rsidRPr="0001516E" w:rsidRDefault="00AC0AF5" w:rsidP="0001516E">
      <w:pPr>
        <w:pStyle w:val="36"/>
        <w:framePr w:wrap="notBeside"/>
        <w:rPr>
          <w:rtl/>
        </w:rPr>
      </w:pPr>
      <w:r w:rsidRPr="0001516E">
        <w:rPr>
          <w:rtl/>
        </w:rPr>
        <w:t>וה</w:t>
      </w:r>
      <w:r w:rsidRPr="0001516E">
        <w:rPr>
          <w:rFonts w:hint="cs"/>
          <w:rtl/>
        </w:rPr>
        <w:t>יינו</w:t>
      </w:r>
    </w:p>
    <w:p w14:paraId="54B3D2D0" w14:textId="763AD8D6" w:rsidR="00AC0AF5" w:rsidRPr="00C35A2C" w:rsidRDefault="00AC0AF5" w:rsidP="00AC0AF5">
      <w:pPr>
        <w:rPr>
          <w:rFonts w:ascii="Fb Fontext" w:hAnsi="Fb Fontext"/>
          <w:rtl/>
        </w:rPr>
      </w:pPr>
      <w:r w:rsidRPr="00C35A2C">
        <w:rPr>
          <w:rFonts w:ascii="Fb Fontext" w:hAnsi="Fb Fontext"/>
          <w:rtl/>
        </w:rPr>
        <w:t>דפורסין נשבין ליונים בריחוק מישוב שלשים ריס</w:t>
      </w:r>
    </w:p>
    <w:p w14:paraId="1F5C9E10" w14:textId="5BBBCEE1" w:rsidR="0001516E" w:rsidRPr="0001516E" w:rsidRDefault="00F404FA" w:rsidP="0001516E">
      <w:pPr>
        <w:pStyle w:val="36"/>
        <w:framePr w:wrap="notBeside"/>
        <w:rPr>
          <w:rtl/>
        </w:rPr>
      </w:pPr>
      <w:r w:rsidRPr="00F404FA">
        <w:rPr>
          <w:rtl/>
        </w:rPr>
        <w:t>◄</w:t>
      </w:r>
      <w:r w:rsidR="00AC0AF5" w:rsidRPr="0001516E">
        <w:rPr>
          <w:rtl/>
        </w:rPr>
        <w:t>והך</w:t>
      </w:r>
    </w:p>
    <w:p w14:paraId="11AB6297" w14:textId="36992B89" w:rsidR="00AC0AF5" w:rsidRDefault="00AC0AF5" w:rsidP="00AC0AF5">
      <w:pPr>
        <w:rPr>
          <w:rFonts w:ascii="Fb Fontext" w:hAnsi="Fb Fontext"/>
          <w:rtl/>
        </w:rPr>
      </w:pPr>
      <w:r w:rsidRPr="00C35A2C">
        <w:rPr>
          <w:rFonts w:ascii="Fb Fontext" w:hAnsi="Fb Fontext"/>
          <w:rtl/>
        </w:rPr>
        <w:t>דאפי</w:t>
      </w:r>
      <w:r w:rsidRPr="00F10693">
        <w:rPr>
          <w:rtl/>
        </w:rPr>
        <w:t xml:space="preserve">' </w:t>
      </w:r>
      <w:r w:rsidRPr="00C35A2C">
        <w:rPr>
          <w:rFonts w:ascii="Fb Fontext" w:hAnsi="Fb Fontext"/>
          <w:rtl/>
        </w:rPr>
        <w:t xml:space="preserve"> מאה מיל לא יפרוס- </w:t>
      </w:r>
      <w:r w:rsidRPr="0001516E">
        <w:rPr>
          <w:rStyle w:val="affffe"/>
          <w:rtl/>
        </w:rPr>
        <w:t>רב יוסף</w:t>
      </w:r>
      <w:r w:rsidRPr="00C35A2C">
        <w:rPr>
          <w:rFonts w:ascii="Fb Fontext" w:hAnsi="Fb Fontext"/>
          <w:rtl/>
        </w:rPr>
        <w:t xml:space="preserve"> בישוב כרמים, </w:t>
      </w:r>
      <w:r w:rsidRPr="0001516E">
        <w:rPr>
          <w:rStyle w:val="affffe"/>
          <w:rFonts w:hint="cs"/>
          <w:rtl/>
        </w:rPr>
        <w:t>רבא</w:t>
      </w:r>
      <w:r w:rsidRPr="00C35A2C">
        <w:rPr>
          <w:rFonts w:ascii="Fb Fontext" w:hAnsi="Fb Fontext"/>
          <w:sz w:val="32"/>
          <w:rtl/>
        </w:rPr>
        <w:t xml:space="preserve"> </w:t>
      </w:r>
      <w:r w:rsidRPr="00C35A2C">
        <w:rPr>
          <w:rFonts w:ascii="Fb Fontext" w:hAnsi="Fb Fontext" w:hint="cs"/>
          <w:sz w:val="32"/>
          <w:rtl/>
        </w:rPr>
        <w:t>בישוב</w:t>
      </w:r>
      <w:r w:rsidRPr="00C35A2C">
        <w:rPr>
          <w:rFonts w:ascii="Fb Fontext" w:hAnsi="Fb Fontext"/>
          <w:sz w:val="32"/>
          <w:rtl/>
        </w:rPr>
        <w:t xml:space="preserve"> </w:t>
      </w:r>
      <w:r w:rsidRPr="00C35A2C">
        <w:rPr>
          <w:rFonts w:ascii="Fb Fontext" w:hAnsi="Fb Fontext" w:hint="cs"/>
          <w:sz w:val="32"/>
          <w:rtl/>
        </w:rPr>
        <w:t>שובכין</w:t>
      </w:r>
      <w:r w:rsidRPr="00C35A2C">
        <w:rPr>
          <w:rFonts w:ascii="Fb Fontext" w:hAnsi="Fb Fontext"/>
          <w:sz w:val="32"/>
          <w:rtl/>
        </w:rPr>
        <w:t>.</w:t>
      </w:r>
    </w:p>
    <w:p w14:paraId="76F1E9FB" w14:textId="25BD80BE" w:rsidR="00AC0AF5" w:rsidRPr="00FD6916" w:rsidRDefault="00AC0AF5" w:rsidP="00F404FA">
      <w:pPr>
        <w:spacing w:after="60"/>
        <w:rPr>
          <w:rFonts w:ascii="Fb Fontext" w:hAnsi="Fb Fontext"/>
          <w:rtl/>
        </w:rPr>
      </w:pPr>
      <w:r w:rsidRPr="00C35A2C">
        <w:rPr>
          <w:rFonts w:ascii="Fb Fontext" w:hAnsi="Fb Fontext" w:hint="cs"/>
          <w:sz w:val="32"/>
          <w:rtl/>
        </w:rPr>
        <w:t>ואין איסור מצד השובכים עצמם</w:t>
      </w:r>
      <w:r w:rsidRPr="00C35A2C">
        <w:rPr>
          <w:rStyle w:val="afff8"/>
          <w:rFonts w:hint="cs"/>
          <w:rtl/>
        </w:rPr>
        <w:t xml:space="preserve"> </w:t>
      </w:r>
      <w:r w:rsidRPr="0001516E">
        <w:rPr>
          <w:rStyle w:val="affffe"/>
          <w:rFonts w:hint="cs"/>
          <w:rtl/>
        </w:rPr>
        <w:t>א.</w:t>
      </w:r>
      <w:r w:rsidRPr="00C35A2C">
        <w:rPr>
          <w:rFonts w:ascii="Fb Fontext" w:hAnsi="Fb Fontext" w:hint="cs"/>
          <w:sz w:val="32"/>
          <w:rtl/>
        </w:rPr>
        <w:t xml:space="preserve"> </w:t>
      </w:r>
      <w:r w:rsidR="00B73FD9">
        <w:rPr>
          <w:rFonts w:ascii="Fb Fontext" w:hAnsi="Fb Fontext" w:hint="cs"/>
          <w:sz w:val="32"/>
          <w:rtl/>
        </w:rPr>
        <w:t xml:space="preserve">שלו </w:t>
      </w:r>
      <w:r w:rsidRPr="0001516E">
        <w:rPr>
          <w:rStyle w:val="affffe"/>
          <w:rFonts w:hint="cs"/>
          <w:rtl/>
        </w:rPr>
        <w:t>ב.</w:t>
      </w:r>
      <w:r w:rsidRPr="00C35A2C">
        <w:rPr>
          <w:rFonts w:ascii="Fb Fontext" w:hAnsi="Fb Fontext" w:hint="cs"/>
          <w:sz w:val="32"/>
          <w:rtl/>
        </w:rPr>
        <w:t xml:space="preserve"> דכנעני</w:t>
      </w:r>
      <w:r w:rsidRPr="00C35A2C">
        <w:rPr>
          <w:rStyle w:val="afff8"/>
          <w:rFonts w:hint="cs"/>
          <w:rtl/>
        </w:rPr>
        <w:t xml:space="preserve"> </w:t>
      </w:r>
      <w:r w:rsidRPr="0001516E">
        <w:rPr>
          <w:rStyle w:val="affffe"/>
          <w:rFonts w:hint="cs"/>
          <w:rtl/>
        </w:rPr>
        <w:t>ג.</w:t>
      </w:r>
      <w:r w:rsidRPr="00C35A2C">
        <w:rPr>
          <w:rFonts w:ascii="Fb Fontext" w:hAnsi="Fb Fontext" w:hint="cs"/>
          <w:sz w:val="32"/>
          <w:rtl/>
        </w:rPr>
        <w:t xml:space="preserve"> דהפקר</w:t>
      </w:r>
    </w:p>
    <w:p w14:paraId="553470F4" w14:textId="449726F6" w:rsidR="00AC0AF5" w:rsidRPr="00801934" w:rsidRDefault="00B73FD9" w:rsidP="00F404FA">
      <w:pPr>
        <w:pStyle w:val="afffb"/>
        <w:spacing w:before="0"/>
        <w:jc w:val="both"/>
        <w:rPr>
          <w:rtl/>
        </w:rPr>
      </w:pPr>
      <w:ins w:id="9834" w:author="מספור קטעי משנה" w:date="2026-10-06T10:02:29Z">
        <w:r>
          <w:rPr>
            <w:rStyle w:val="MisparKeta"/>
          </w:rPr>
          <w:t xml:space="preserve">ג. </w:t>
        </w:r>
      </w:ins>
      <w:r w:rsidRPr="00801934">
        <w:rPr>
          <w:rFonts w:hint="cs"/>
          <w:rtl/>
        </w:rPr>
        <w:t>ר''י</w:t>
      </w:r>
      <w:r w:rsidR="00AC0AF5" w:rsidRPr="00801934">
        <w:rPr>
          <w:rtl/>
        </w:rPr>
        <w:t xml:space="preserve">: </w:t>
      </w:r>
      <w:r w:rsidR="00AC0AF5" w:rsidRPr="00801934">
        <w:rPr>
          <w:rFonts w:hint="cs"/>
          <w:rtl/>
        </w:rPr>
        <w:t>בית</w:t>
      </w:r>
      <w:r w:rsidR="00AC0AF5" w:rsidRPr="00801934">
        <w:rPr>
          <w:rtl/>
        </w:rPr>
        <w:t xml:space="preserve"> </w:t>
      </w:r>
      <w:r w:rsidR="00AC0AF5" w:rsidRPr="00801934">
        <w:rPr>
          <w:rFonts w:hint="cs"/>
          <w:rtl/>
        </w:rPr>
        <w:t>ארבעת</w:t>
      </w:r>
      <w:r w:rsidR="00AC0AF5" w:rsidRPr="00801934">
        <w:rPr>
          <w:rtl/>
        </w:rPr>
        <w:t xml:space="preserve"> </w:t>
      </w:r>
      <w:r w:rsidR="00AC0AF5" w:rsidRPr="00801934">
        <w:rPr>
          <w:rFonts w:hint="cs"/>
          <w:rtl/>
        </w:rPr>
        <w:t>כורין</w:t>
      </w:r>
      <w:r w:rsidR="00AC0AF5" w:rsidRPr="00801934">
        <w:rPr>
          <w:rtl/>
        </w:rPr>
        <w:t xml:space="preserve"> </w:t>
      </w:r>
      <w:r w:rsidR="00AC0AF5" w:rsidRPr="00801934">
        <w:rPr>
          <w:rFonts w:hint="cs"/>
          <w:rtl/>
        </w:rPr>
        <w:t>וכו</w:t>
      </w:r>
      <w:r w:rsidR="00AC0AF5" w:rsidRPr="00801934">
        <w:rPr>
          <w:rtl/>
        </w:rPr>
        <w:t>'.</w:t>
      </w:r>
      <w:r w:rsidRPr="00801934">
        <w:rPr>
          <w:rFonts w:hint="cs"/>
          <w:rtl/>
        </w:rPr>
        <w:t xml:space="preserve"> ואם לקחו אף בית רובע- בחזקתו</w:t>
      </w:r>
    </w:p>
    <w:p w14:paraId="59FDDC11" w14:textId="3615FC0F" w:rsidR="0001516E" w:rsidRPr="0001516E" w:rsidRDefault="00F404FA" w:rsidP="0001516E">
      <w:pPr>
        <w:pStyle w:val="36"/>
        <w:framePr w:wrap="notBeside"/>
        <w:rPr>
          <w:rtl/>
        </w:rPr>
      </w:pPr>
      <w:r w:rsidRPr="00F404FA">
        <w:rPr>
          <w:rtl/>
        </w:rPr>
        <w:t>◄</w:t>
      </w:r>
      <w:r w:rsidR="00AC0AF5" w:rsidRPr="0001516E">
        <w:rPr>
          <w:rtl/>
        </w:rPr>
        <w:t xml:space="preserve">ר"פ </w:t>
      </w:r>
    </w:p>
    <w:p w14:paraId="57DE1F80" w14:textId="64AFD8C6" w:rsidR="00AC0AF5" w:rsidRPr="00C35A2C" w:rsidRDefault="00AC0AF5" w:rsidP="00F404FA">
      <w:pPr>
        <w:pStyle w:val="affff9"/>
        <w:spacing w:before="0"/>
        <w:rPr>
          <w:rFonts w:cs="Guttman Vilna"/>
          <w:rtl/>
        </w:rPr>
      </w:pPr>
      <w:r w:rsidRPr="00C35A2C">
        <w:rPr>
          <w:rtl/>
        </w:rPr>
        <w:t>זאת אומרת: טוענין ללוקח וטוענין ליורש.</w:t>
      </w:r>
    </w:p>
    <w:p w14:paraId="42F24B5E" w14:textId="77777777" w:rsidR="00B73FD9" w:rsidRPr="00B73FD9" w:rsidRDefault="0001516E" w:rsidP="00B73FD9">
      <w:pPr>
        <w:pStyle w:val="36"/>
        <w:framePr w:wrap="notBeside"/>
        <w:rPr>
          <w:rtl/>
        </w:rPr>
      </w:pPr>
      <w:r w:rsidRPr="00B73FD9">
        <w:rPr>
          <w:rFonts w:hint="cs"/>
          <w:rtl/>
        </w:rPr>
        <w:t xml:space="preserve">ואף </w:t>
      </w:r>
      <w:r w:rsidR="00AC0AF5" w:rsidRPr="00B73FD9">
        <w:rPr>
          <w:rtl/>
        </w:rPr>
        <w:t>דתנינא</w:t>
      </w:r>
    </w:p>
    <w:p w14:paraId="7F6B49B0" w14:textId="67AFFDF2" w:rsidR="00AC0AF5" w:rsidRPr="00C35A2C" w:rsidRDefault="00AC0AF5" w:rsidP="00AC0AF5">
      <w:pPr>
        <w:rPr>
          <w:rFonts w:ascii="Fb Fontext" w:hAnsi="Fb Fontext" w:cs="Guttman Vilna"/>
          <w:b/>
          <w:bCs/>
          <w:sz w:val="32"/>
          <w:rtl/>
        </w:rPr>
      </w:pPr>
      <w:r w:rsidRPr="00B73FD9">
        <w:rPr>
          <w:rFonts w:ascii="Fb Fontext" w:hAnsi="Fb Fontext"/>
          <w:b/>
          <w:bCs/>
          <w:sz w:val="32"/>
          <w:rtl/>
        </w:rPr>
        <w:t>גבי יורש</w:t>
      </w:r>
      <w:r w:rsidRPr="00C35A2C">
        <w:rPr>
          <w:rFonts w:ascii="Fb Fontext" w:hAnsi="Fb Fontext"/>
          <w:sz w:val="32"/>
          <w:rtl/>
        </w:rPr>
        <w:t xml:space="preserve"> דהבא משום ירושה א"צ טענה</w:t>
      </w:r>
    </w:p>
    <w:p w14:paraId="51F6DD1F" w14:textId="4B3CD3C2" w:rsidR="00AC0AF5" w:rsidRPr="00C35A2C" w:rsidRDefault="00AC0AF5" w:rsidP="0001516E">
      <w:pPr>
        <w:rPr>
          <w:rFonts w:ascii="Fb Fontext" w:hAnsi="Fb Fontext" w:cs="Guttman Vilna"/>
          <w:b/>
          <w:bCs/>
          <w:sz w:val="32"/>
          <w:rtl/>
        </w:rPr>
      </w:pPr>
      <w:r w:rsidRPr="00B73FD9">
        <w:rPr>
          <w:rFonts w:ascii="Fb Fontext" w:hAnsi="Fb Fontext"/>
          <w:b/>
          <w:bCs/>
          <w:sz w:val="32"/>
          <w:rtl/>
        </w:rPr>
        <w:t>וגבי לוקח</w:t>
      </w:r>
      <w:r w:rsidRPr="00C35A2C">
        <w:rPr>
          <w:rFonts w:ascii="Fb Fontext" w:hAnsi="Fb Fontext"/>
          <w:sz w:val="32"/>
          <w:rtl/>
        </w:rPr>
        <w:t xml:space="preserve"> דלקח חצר ובה זיזין וגזוזטראות הר"ז בחזקתה</w:t>
      </w:r>
      <w:r w:rsidR="00514E1E">
        <w:rPr>
          <w:rFonts w:ascii="Fb Fontext" w:hAnsi="Fb Fontext" w:cs="Guttman Vilna" w:hint="cs"/>
          <w:b/>
          <w:bCs/>
          <w:sz w:val="32"/>
          <w:rtl/>
        </w:rPr>
        <w:t>.</w:t>
      </w:r>
    </w:p>
    <w:p w14:paraId="44054F10" w14:textId="77777777" w:rsidR="0001516E" w:rsidRPr="0001516E" w:rsidRDefault="00AC0AF5" w:rsidP="0001516E">
      <w:pPr>
        <w:pStyle w:val="36"/>
        <w:framePr w:wrap="notBeside"/>
        <w:rPr>
          <w:rtl/>
        </w:rPr>
      </w:pPr>
      <w:r w:rsidRPr="0001516E">
        <w:rPr>
          <w:rtl/>
        </w:rPr>
        <w:t xml:space="preserve">וצריכא </w:t>
      </w:r>
    </w:p>
    <w:p w14:paraId="068DD597" w14:textId="7D892707" w:rsidR="00AC0AF5" w:rsidRPr="00514E1E" w:rsidRDefault="00AC0AF5" w:rsidP="00AC0AF5">
      <w:pPr>
        <w:rPr>
          <w:rFonts w:ascii="Fb Fontext" w:hAnsi="Fb Fontext"/>
          <w:spacing w:val="-4"/>
          <w:sz w:val="32"/>
          <w:rtl/>
        </w:rPr>
      </w:pPr>
      <w:r w:rsidRPr="00514E1E">
        <w:rPr>
          <w:rFonts w:ascii="Fb Fontext" w:hAnsi="Fb Fontext"/>
          <w:spacing w:val="-4"/>
          <w:sz w:val="32"/>
          <w:rtl/>
        </w:rPr>
        <w:t xml:space="preserve">דלא רק ברה"ר דאימא כונס לתוך שלו או </w:t>
      </w:r>
      <w:r w:rsidR="0001516E" w:rsidRPr="00514E1E">
        <w:rPr>
          <w:rFonts w:ascii="Fb Fontext" w:hAnsi="Fb Fontext" w:hint="cs"/>
          <w:spacing w:val="-4"/>
          <w:sz w:val="32"/>
          <w:rtl/>
        </w:rPr>
        <w:t xml:space="preserve">שיש </w:t>
      </w:r>
      <w:r w:rsidRPr="00514E1E">
        <w:rPr>
          <w:rFonts w:ascii="Fb Fontext" w:hAnsi="Fb Fontext"/>
          <w:spacing w:val="-4"/>
          <w:sz w:val="32"/>
          <w:rtl/>
        </w:rPr>
        <w:t>מחילה מבני רה"ר</w:t>
      </w:r>
    </w:p>
    <w:p w14:paraId="0A47C7D8" w14:textId="70C497E7" w:rsidR="00AC0AF5" w:rsidRPr="00C35A2C" w:rsidRDefault="00AC0AF5" w:rsidP="00AC0AF5">
      <w:pPr>
        <w:rPr>
          <w:rFonts w:ascii="Fb Fontext" w:hAnsi="Fb Fontext" w:cs="Guttman Vilna"/>
          <w:b/>
          <w:bCs/>
          <w:rtl/>
        </w:rPr>
      </w:pPr>
      <w:r w:rsidRPr="00C35A2C">
        <w:rPr>
          <w:rFonts w:ascii="Fb Fontext" w:hAnsi="Fb Fontext"/>
          <w:rtl/>
        </w:rPr>
        <w:t xml:space="preserve">ולא רק ברה"י שנתפייס או נמחל משא"כ רבים </w:t>
      </w:r>
      <w:r w:rsidRPr="0001516E">
        <w:rPr>
          <w:rStyle w:val="affffe"/>
          <w:rtl/>
        </w:rPr>
        <w:t>קמ"ל</w:t>
      </w:r>
      <w:r w:rsidRPr="00C35A2C">
        <w:rPr>
          <w:rFonts w:ascii="Fb Fontext" w:hAnsi="Fb Fontext"/>
          <w:rtl/>
        </w:rPr>
        <w:t xml:space="preserve"> בתרוויהו דטוענין</w:t>
      </w:r>
    </w:p>
    <w:p w14:paraId="325CD89B" w14:textId="77777777" w:rsidR="00AC0AF5" w:rsidRPr="00801934" w:rsidRDefault="00AC0AF5" w:rsidP="0001516E">
      <w:pPr>
        <w:pStyle w:val="afffb"/>
        <w:rPr>
          <w:rtl/>
        </w:rPr>
      </w:pPr>
      <w:ins w:id="9807" w:author="מספור קטעי משנה" w:date="2026-10-06T10:02:29Z">
        <w:r>
          <w:rPr>
            <w:rStyle w:val="MisparKeta"/>
          </w:rPr>
          <w:t xml:space="preserve">ג. </w:t>
        </w:r>
      </w:ins>
      <w:r w:rsidRPr="00801934">
        <w:rPr>
          <w:rFonts w:hint="cs"/>
          <w:rtl/>
        </w:rPr>
        <w:t>הרי</w:t>
      </w:r>
      <w:r w:rsidRPr="00801934">
        <w:rPr>
          <w:rtl/>
        </w:rPr>
        <w:t xml:space="preserve"> </w:t>
      </w:r>
      <w:r w:rsidRPr="00801934">
        <w:rPr>
          <w:rFonts w:hint="cs"/>
          <w:rtl/>
        </w:rPr>
        <w:t>הוא</w:t>
      </w:r>
      <w:r w:rsidRPr="00801934">
        <w:rPr>
          <w:rtl/>
        </w:rPr>
        <w:t xml:space="preserve"> </w:t>
      </w:r>
      <w:r w:rsidRPr="00801934">
        <w:rPr>
          <w:rFonts w:hint="cs"/>
          <w:rtl/>
        </w:rPr>
        <w:t>בחזקתו</w:t>
      </w:r>
      <w:r w:rsidRPr="00801934">
        <w:rPr>
          <w:rtl/>
        </w:rPr>
        <w:t>.</w:t>
      </w:r>
    </w:p>
    <w:p w14:paraId="04CB87D4" w14:textId="77777777" w:rsidR="0001516E" w:rsidRPr="0001516E" w:rsidRDefault="00AC0AF5" w:rsidP="0001516E">
      <w:pPr>
        <w:pStyle w:val="36"/>
        <w:framePr w:wrap="notBeside"/>
        <w:rPr>
          <w:rtl/>
        </w:rPr>
      </w:pPr>
      <w:r w:rsidRPr="0001516E">
        <w:rPr>
          <w:rtl/>
        </w:rPr>
        <w:t>והך</w:t>
      </w:r>
    </w:p>
    <w:p w14:paraId="2EEE9058" w14:textId="78D8445A" w:rsidR="00AC0AF5" w:rsidRPr="0001516E" w:rsidRDefault="00AC0AF5" w:rsidP="0001516E">
      <w:pPr>
        <w:rPr>
          <w:rStyle w:val="afffff0"/>
          <w:rtl/>
        </w:rPr>
      </w:pPr>
      <w:r w:rsidRPr="00C35A2C">
        <w:rPr>
          <w:rFonts w:ascii="Fb Fontext" w:hAnsi="Fb Fontext"/>
          <w:rtl/>
        </w:rPr>
        <w:t xml:space="preserve"> דאין חזקה לנזיקין דווקא בקוטרא או בבית הכסא</w:t>
      </w:r>
      <w:r w:rsidRPr="0001516E">
        <w:rPr>
          <w:rStyle w:val="afffff0"/>
          <w:rtl/>
        </w:rPr>
        <w:t xml:space="preserve"> [ולא בשובכין]</w:t>
      </w:r>
    </w:p>
    <w:p w14:paraId="5E091407" w14:textId="045B601A" w:rsidR="00F404FA" w:rsidRPr="002610ED" w:rsidRDefault="00F404FA" w:rsidP="00F404FA">
      <w:pPr>
        <w:pStyle w:val="afffff4"/>
      </w:pPr>
      <w:r w:rsidRPr="002610ED">
        <w:t>FG</w:t>
      </w:r>
      <w:r>
        <w:t>G</w:t>
      </w:r>
      <w:r w:rsidRPr="002610ED">
        <w:t>H</w:t>
      </w:r>
      <w:r>
        <w:rPr>
          <w:rFonts w:hint="cs"/>
          <w:spacing w:val="4"/>
          <w:rtl/>
        </w:rPr>
        <w:t>נ</w:t>
      </w:r>
      <w:r w:rsidRPr="002610ED">
        <w:t>C</w:t>
      </w:r>
      <w:r>
        <w:t>G</w:t>
      </w:r>
      <w:r w:rsidRPr="002610ED">
        <w:t>GE</w:t>
      </w:r>
    </w:p>
    <w:p w14:paraId="3A59CE96" w14:textId="77777777" w:rsidR="00AC0AF5" w:rsidRPr="00C35A2C" w:rsidRDefault="00AC0AF5" w:rsidP="00982F98">
      <w:pPr>
        <w:pStyle w:val="affe"/>
        <w:framePr w:wrap="around"/>
        <w:rPr>
          <w:rtl/>
        </w:rPr>
      </w:pPr>
      <w:r w:rsidRPr="00C35A2C">
        <w:rPr>
          <w:rFonts w:hint="cs"/>
          <w:rtl/>
        </w:rPr>
        <w:t>כג:</w:t>
      </w:r>
    </w:p>
    <w:p w14:paraId="225733B3" w14:textId="73A337FE" w:rsidR="00AC0AF5" w:rsidRPr="00C35A2C" w:rsidRDefault="00AC0AF5" w:rsidP="0001516E">
      <w:pPr>
        <w:pStyle w:val="affffb"/>
        <w:framePr w:wrap="around"/>
        <w:rPr>
          <w:rtl/>
        </w:rPr>
      </w:pPr>
    </w:p>
    <w:p>
      <w:pPr>
        <w:pStyle w:val="affffb"/>
        <w:rPr>
          <w:ins w:id="20434" w:author="קלוד" w:date="2026-10-06T10:07:33Z"/>
        </w:rPr>
      </w:pPr>
      <w:ins w:id="20433" w:author="קלוד" w:date="2026-10-06T10:07:33Z">
        <w:r>
          <w:t xml:space="preserve">משנה ו</w:t>
        </w:r>
      </w:ins>
    </w:p>
    <w:p w14:paraId="362FB7AC" w14:textId="0DAB7F52" w:rsidR="00514E1E" w:rsidRDefault="00AC0AF5" w:rsidP="00514E1E">
      <w:pPr>
        <w:pStyle w:val="afff3"/>
        <w:jc w:val="center"/>
        <w:rPr>
          <w:b w:val="0"/>
          <w:bCs/>
          <w:rtl/>
        </w:rPr>
      </w:pPr>
      <w:r w:rsidRPr="00514E1E">
        <w:rPr>
          <w:b w:val="0"/>
          <w:bCs/>
          <w:rtl/>
        </w:rPr>
        <w:t>ניפול הנמצא</w:t>
      </w:r>
    </w:p>
    <w:p w14:paraId="518149E4" w14:textId="77777777" w:rsidR="00F404FA" w:rsidRPr="00F404FA" w:rsidRDefault="00F404FA" w:rsidP="00F404FA">
      <w:pPr>
        <w:pStyle w:val="36"/>
        <w:framePr w:wrap="notBeside"/>
        <w:rPr>
          <w:rtl/>
        </w:rPr>
      </w:pPr>
      <w:r w:rsidRPr="00F404FA">
        <w:rPr>
          <w:rtl/>
        </w:rPr>
        <w:t>◄</w:t>
      </w:r>
    </w:p>
    <w:p w14:paraId="3D523EF2" w14:textId="791C65FB" w:rsidR="00AC0AF5" w:rsidRPr="00C35A2C" w:rsidRDefault="00AC0AF5" w:rsidP="00F404FA">
      <w:pPr>
        <w:pStyle w:val="afff3"/>
        <w:rPr>
          <w:rtl/>
        </w:rPr>
      </w:pPr>
      <w:r w:rsidRPr="00514E1E">
        <w:rPr>
          <w:rtl/>
        </w:rPr>
        <w:t>בתוך נ' אמה</w:t>
      </w:r>
      <w:r>
        <w:rPr>
          <w:rtl/>
        </w:rPr>
        <w:t xml:space="preserve"> </w:t>
      </w:r>
      <w:r w:rsidR="00F404FA">
        <w:rPr>
          <w:rFonts w:hint="cs"/>
          <w:rtl/>
        </w:rPr>
        <w:t>-</w:t>
      </w:r>
      <w:r w:rsidRPr="00C35A2C">
        <w:rPr>
          <w:rtl/>
        </w:rPr>
        <w:t xml:space="preserve">של בעל השובך, </w:t>
      </w:r>
      <w:r w:rsidR="00F404FA">
        <w:rPr>
          <w:rFonts w:hint="cs"/>
          <w:rtl/>
        </w:rPr>
        <w:t xml:space="preserve"> </w:t>
      </w:r>
      <w:r w:rsidR="00F404FA">
        <w:rPr>
          <w:rtl/>
        </w:rPr>
        <w:tab/>
      </w:r>
      <w:r w:rsidR="00F404FA">
        <w:rPr>
          <w:rtl/>
        </w:rPr>
        <w:tab/>
      </w:r>
      <w:r w:rsidR="00F404FA">
        <w:rPr>
          <w:rtl/>
        </w:rPr>
        <w:tab/>
      </w:r>
      <w:r w:rsidRPr="00C35A2C">
        <w:rPr>
          <w:rtl/>
        </w:rPr>
        <w:t>חוץ נ</w:t>
      </w:r>
      <w:r w:rsidRPr="00F10693">
        <w:rPr>
          <w:rtl/>
        </w:rPr>
        <w:t xml:space="preserve">' </w:t>
      </w:r>
      <w:r>
        <w:rPr>
          <w:rtl/>
        </w:rPr>
        <w:t xml:space="preserve">אמה </w:t>
      </w:r>
      <w:r w:rsidR="00F404FA">
        <w:rPr>
          <w:rFonts w:hint="cs"/>
          <w:rtl/>
        </w:rPr>
        <w:t xml:space="preserve">- </w:t>
      </w:r>
      <w:r w:rsidRPr="00C35A2C">
        <w:rPr>
          <w:rtl/>
        </w:rPr>
        <w:t>של מוצאו.</w:t>
      </w:r>
    </w:p>
    <w:p w14:paraId="04325340" w14:textId="77777777" w:rsidR="00514E1E" w:rsidRDefault="00AC0AF5" w:rsidP="00DB3591">
      <w:pPr>
        <w:pStyle w:val="afff3"/>
        <w:rPr>
          <w:rtl/>
        </w:rPr>
      </w:pPr>
      <w:r w:rsidRPr="00C35A2C">
        <w:rPr>
          <w:rtl/>
        </w:rPr>
        <w:t xml:space="preserve">נמצא בין שני שובכות, קרוב לזה שלו, קרוב לזה שלו, </w:t>
      </w:r>
    </w:p>
    <w:p w14:paraId="1745A09C" w14:textId="0E203232" w:rsidR="00AC0AF5" w:rsidRPr="00C35A2C" w:rsidRDefault="00AC0AF5" w:rsidP="00DB3591">
      <w:pPr>
        <w:pStyle w:val="afff3"/>
        <w:rPr>
          <w:rtl/>
        </w:rPr>
      </w:pPr>
      <w:r w:rsidRPr="00C35A2C">
        <w:rPr>
          <w:rtl/>
        </w:rPr>
        <w:t>מחצה על מחצה - שניהם יחלוקו.</w:t>
      </w:r>
    </w:p>
    <w:p w14:paraId="7EA948A3" w14:textId="77777777" w:rsidR="0001516E" w:rsidRPr="0001516E" w:rsidRDefault="00AC0AF5" w:rsidP="0001516E">
      <w:pPr>
        <w:pStyle w:val="36"/>
        <w:framePr w:wrap="notBeside"/>
        <w:rPr>
          <w:rtl/>
        </w:rPr>
      </w:pPr>
      <w:r w:rsidRPr="0001516E">
        <w:rPr>
          <w:rtl/>
        </w:rPr>
        <w:t>ר"ח:</w:t>
      </w:r>
    </w:p>
    <w:p w14:paraId="2B5A3439" w14:textId="662148FA" w:rsidR="00B73FD9" w:rsidRDefault="00334CD9" w:rsidP="00B73FD9">
      <w:pPr>
        <w:pStyle w:val="affff9"/>
        <w:rPr>
          <w:rtl/>
        </w:rPr>
      </w:pPr>
      <w:r w:rsidRPr="00334CD9">
        <w:rPr>
          <w:rStyle w:val="affffe"/>
          <w:rtl/>
        </w:rPr>
        <w:t>◄</w:t>
      </w:r>
      <w:r w:rsidR="00AC0AF5" w:rsidRPr="00C35A2C">
        <w:rPr>
          <w:rtl/>
        </w:rPr>
        <w:t>רוב</w:t>
      </w:r>
      <w:r w:rsidR="00514E1E">
        <w:rPr>
          <w:rFonts w:hint="cs"/>
          <w:rtl/>
        </w:rPr>
        <w:t xml:space="preserve"> </w:t>
      </w:r>
      <w:r w:rsidR="00514E1E" w:rsidRPr="00514E1E">
        <w:rPr>
          <w:rStyle w:val="afffff0"/>
          <w:rFonts w:hint="cs"/>
          <w:b w:val="0"/>
          <w:bCs w:val="0"/>
          <w:rtl/>
        </w:rPr>
        <w:t>דאורייתא</w:t>
      </w:r>
      <w:r w:rsidR="00AC0AF5" w:rsidRPr="00C35A2C">
        <w:rPr>
          <w:rtl/>
        </w:rPr>
        <w:t xml:space="preserve"> וקרוב </w:t>
      </w:r>
      <w:r w:rsidR="00514E1E" w:rsidRPr="00514E1E">
        <w:rPr>
          <w:rStyle w:val="afffff0"/>
          <w:rFonts w:hint="cs"/>
          <w:b w:val="0"/>
          <w:bCs w:val="0"/>
          <w:rtl/>
        </w:rPr>
        <w:t>דאורייתא</w:t>
      </w:r>
      <w:r w:rsidR="00AC0AF5" w:rsidRPr="00C35A2C">
        <w:rPr>
          <w:rtl/>
        </w:rPr>
        <w:t xml:space="preserve">- הולכין אחר הרוב, </w:t>
      </w:r>
    </w:p>
    <w:p w14:paraId="07D60553" w14:textId="1F709584" w:rsidR="0001516E" w:rsidRPr="0001516E" w:rsidRDefault="00AC0AF5" w:rsidP="0001516E">
      <w:pPr>
        <w:pStyle w:val="36"/>
        <w:framePr w:wrap="notBeside"/>
        <w:rPr>
          <w:rtl/>
        </w:rPr>
      </w:pPr>
      <w:r w:rsidRPr="0001516E">
        <w:rPr>
          <w:rtl/>
        </w:rPr>
        <w:t>א.</w:t>
      </w:r>
      <w:r w:rsidR="0001516E">
        <w:rPr>
          <w:rFonts w:hint="cs"/>
          <w:rtl/>
        </w:rPr>
        <w:t xml:space="preserve"> והך:</w:t>
      </w:r>
    </w:p>
    <w:p w14:paraId="2C060DDB" w14:textId="6981CC64" w:rsidR="00AC0AF5" w:rsidRDefault="00AC0AF5" w:rsidP="0001516E">
      <w:pPr>
        <w:rPr>
          <w:rFonts w:ascii="Fb Fontext" w:hAnsi="Fb Fontext" w:cs="Guttman Vilna"/>
          <w:b/>
          <w:bCs/>
          <w:sz w:val="32"/>
          <w:rtl/>
        </w:rPr>
      </w:pPr>
      <w:r w:rsidRPr="00577F86">
        <w:rPr>
          <w:rStyle w:val="affff8"/>
          <w:rtl/>
        </w:rPr>
        <w:t>ד</w:t>
      </w:r>
      <w:r w:rsidR="0001516E">
        <w:rPr>
          <w:rtl/>
        </w:rPr>
        <w:t>וְ</w:t>
      </w:r>
      <w:r w:rsidR="0001516E">
        <w:rPr>
          <w:rStyle w:val="affff8"/>
          <w:rtl/>
        </w:rPr>
        <w:t>הָיָה הָעִיר הַקְּרֹבָה אֶל הֶחָלָ</w:t>
      </w:r>
      <w:r w:rsidRPr="00577F86">
        <w:rPr>
          <w:rStyle w:val="affff8"/>
          <w:rtl/>
        </w:rPr>
        <w:t>ל</w:t>
      </w:r>
      <w:r w:rsidRPr="00F10693">
        <w:rPr>
          <w:rtl/>
        </w:rPr>
        <w:t xml:space="preserve">' </w:t>
      </w:r>
      <w:r w:rsidRPr="00C35A2C">
        <w:rPr>
          <w:rFonts w:ascii="Fb Fontext" w:hAnsi="Fb Fontext"/>
          <w:sz w:val="32"/>
          <w:rtl/>
        </w:rPr>
        <w:t>מיירי ב</w:t>
      </w:r>
      <w:r w:rsidR="00AD221F">
        <w:rPr>
          <w:rFonts w:ascii="Fb Fontext" w:hAnsi="Fb Fontext"/>
          <w:sz w:val="32"/>
          <w:rtl/>
        </w:rPr>
        <w:t>שאין</w:t>
      </w:r>
      <w:r w:rsidRPr="00C35A2C">
        <w:rPr>
          <w:rFonts w:ascii="Fb Fontext" w:hAnsi="Fb Fontext"/>
          <w:sz w:val="32"/>
          <w:rtl/>
        </w:rPr>
        <w:t xml:space="preserve"> אחרת </w:t>
      </w:r>
      <w:r w:rsidR="0001516E">
        <w:rPr>
          <w:rFonts w:ascii="Fb Fontext" w:hAnsi="Fb Fontext" w:hint="cs"/>
          <w:sz w:val="32"/>
          <w:rtl/>
        </w:rPr>
        <w:t>גדולה ממנה</w:t>
      </w:r>
    </w:p>
    <w:p w14:paraId="7F4E50C3" w14:textId="2BDC8D9E" w:rsidR="00AC0AF5" w:rsidRPr="00A22363" w:rsidRDefault="00AC0AF5" w:rsidP="00AC0AF5">
      <w:pPr>
        <w:rPr>
          <w:rStyle w:val="afff8"/>
          <w:rFonts w:cs="Guttman Vilna"/>
          <w:b w:val="0"/>
          <w:sz w:val="32"/>
          <w:rtl/>
        </w:rPr>
      </w:pPr>
      <w:r w:rsidRPr="00C35A2C">
        <w:rPr>
          <w:rFonts w:ascii="Fb Fontext" w:hAnsi="Fb Fontext" w:hint="cs"/>
          <w:sz w:val="32"/>
          <w:rtl/>
        </w:rPr>
        <w:t xml:space="preserve">ולא </w:t>
      </w:r>
      <w:r>
        <w:rPr>
          <w:rFonts w:ascii="Fb Fontext" w:hAnsi="Fb Fontext" w:hint="cs"/>
          <w:sz w:val="32"/>
          <w:rtl/>
        </w:rPr>
        <w:t>הולכים אחר הרוב</w:t>
      </w:r>
      <w:r w:rsidRPr="00C35A2C">
        <w:rPr>
          <w:rFonts w:ascii="Fb Fontext" w:hAnsi="Fb Fontext"/>
          <w:sz w:val="32"/>
          <w:rtl/>
        </w:rPr>
        <w:t xml:space="preserve"> </w:t>
      </w:r>
      <w:r w:rsidRPr="00C35A2C">
        <w:rPr>
          <w:rFonts w:ascii="Fb Fontext" w:hAnsi="Fb Fontext" w:hint="cs"/>
          <w:sz w:val="32"/>
          <w:rtl/>
        </w:rPr>
        <w:t xml:space="preserve">דעלמא </w:t>
      </w:r>
      <w:r w:rsidR="00B73FD9">
        <w:rPr>
          <w:rFonts w:ascii="Fb Fontext" w:hAnsi="Fb Fontext"/>
          <w:sz w:val="32"/>
          <w:rtl/>
        </w:rPr>
        <w:t>–</w:t>
      </w:r>
      <w:r w:rsidR="00B73FD9">
        <w:rPr>
          <w:rFonts w:ascii="Fb Fontext" w:hAnsi="Fb Fontext" w:hint="cs"/>
          <w:sz w:val="32"/>
          <w:rtl/>
        </w:rPr>
        <w:t xml:space="preserve"> מיירי ב</w:t>
      </w:r>
      <w:r w:rsidRPr="00C35A2C">
        <w:rPr>
          <w:rFonts w:ascii="Fb Fontext" w:hAnsi="Fb Fontext" w:hint="cs"/>
          <w:sz w:val="32"/>
          <w:rtl/>
        </w:rPr>
        <w:t>יושבת</w:t>
      </w:r>
      <w:r w:rsidRPr="00C35A2C">
        <w:rPr>
          <w:rFonts w:ascii="Fb Fontext" w:hAnsi="Fb Fontext"/>
          <w:sz w:val="32"/>
          <w:rtl/>
        </w:rPr>
        <w:t xml:space="preserve"> </w:t>
      </w: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ההרים</w:t>
      </w:r>
      <w:r w:rsidRPr="00C35A2C">
        <w:rPr>
          <w:rFonts w:ascii="Fb Fontext" w:hAnsi="Fb Fontext"/>
          <w:sz w:val="32"/>
          <w:rtl/>
        </w:rPr>
        <w:t>.</w:t>
      </w:r>
    </w:p>
    <w:p w14:paraId="2087422D" w14:textId="3247808A" w:rsidR="0001516E" w:rsidRPr="0001516E" w:rsidRDefault="00AC0AF5" w:rsidP="0001516E">
      <w:pPr>
        <w:pStyle w:val="36"/>
        <w:framePr w:wrap="notBeside"/>
        <w:rPr>
          <w:rtl/>
        </w:rPr>
      </w:pPr>
      <w:r w:rsidRPr="0001516E">
        <w:rPr>
          <w:rtl/>
        </w:rPr>
        <w:t>ב.</w:t>
      </w:r>
      <w:r w:rsidR="0001516E">
        <w:rPr>
          <w:rFonts w:hint="cs"/>
          <w:rtl/>
        </w:rPr>
        <w:t xml:space="preserve"> והך:</w:t>
      </w:r>
    </w:p>
    <w:p w14:paraId="7A7D509B" w14:textId="3B14F718" w:rsidR="00AC0AF5" w:rsidRPr="00C35A2C" w:rsidRDefault="00AC0AF5" w:rsidP="00AC0AF5">
      <w:pPr>
        <w:rPr>
          <w:rFonts w:ascii="Fb Fontext" w:hAnsi="Fb Fontext"/>
          <w:rtl/>
        </w:rPr>
      </w:pPr>
      <w:r w:rsidRPr="00C35A2C">
        <w:rPr>
          <w:rFonts w:ascii="Fb Fontext" w:hAnsi="Fb Fontext"/>
          <w:sz w:val="32"/>
          <w:rtl/>
        </w:rPr>
        <w:t>דניפול הנמצא בתוך נ</w:t>
      </w:r>
      <w:r w:rsidRPr="00F10693">
        <w:rPr>
          <w:rtl/>
        </w:rPr>
        <w:t xml:space="preserve">' </w:t>
      </w:r>
      <w:r w:rsidRPr="00C35A2C">
        <w:rPr>
          <w:rFonts w:ascii="Fb Fontext" w:hAnsi="Fb Fontext"/>
          <w:sz w:val="32"/>
          <w:rtl/>
        </w:rPr>
        <w:t xml:space="preserve">אמה של בעל השובך. </w:t>
      </w:r>
      <w:r w:rsidR="00B73FD9">
        <w:rPr>
          <w:rFonts w:ascii="Fb Fontext" w:hAnsi="Fb Fontext" w:hint="cs"/>
          <w:sz w:val="32"/>
          <w:rtl/>
        </w:rPr>
        <w:t xml:space="preserve">-  </w:t>
      </w:r>
      <w:r w:rsidRPr="00C35A2C">
        <w:rPr>
          <w:rFonts w:ascii="Fb Fontext" w:hAnsi="Fb Fontext"/>
          <w:sz w:val="32"/>
          <w:rtl/>
        </w:rPr>
        <w:t>מיירי ב</w:t>
      </w:r>
      <w:r w:rsidR="00AD221F">
        <w:rPr>
          <w:rFonts w:ascii="Fb Fontext" w:hAnsi="Fb Fontext"/>
          <w:sz w:val="32"/>
          <w:rtl/>
        </w:rPr>
        <w:t>שאין</w:t>
      </w:r>
      <w:r w:rsidRPr="00C35A2C">
        <w:rPr>
          <w:rFonts w:ascii="Fb Fontext" w:hAnsi="Fb Fontext"/>
          <w:sz w:val="32"/>
          <w:rtl/>
        </w:rPr>
        <w:t xml:space="preserve">  </w:t>
      </w:r>
      <w:r w:rsidR="0001516E">
        <w:rPr>
          <w:rFonts w:ascii="Fb Fontext" w:hAnsi="Fb Fontext" w:hint="cs"/>
          <w:sz w:val="32"/>
          <w:rtl/>
        </w:rPr>
        <w:t xml:space="preserve">גדול </w:t>
      </w:r>
      <w:r>
        <w:rPr>
          <w:rFonts w:ascii="Fb Fontext" w:hAnsi="Fb Fontext"/>
          <w:sz w:val="32"/>
          <w:rtl/>
        </w:rPr>
        <w:t>ממנו</w:t>
      </w:r>
    </w:p>
    <w:p w14:paraId="73A99F9C" w14:textId="0F930F04" w:rsidR="0001516E" w:rsidRPr="0001516E" w:rsidRDefault="0001516E" w:rsidP="0001516E">
      <w:pPr>
        <w:pStyle w:val="36"/>
        <w:framePr w:wrap="notBeside"/>
        <w:rPr>
          <w:rtl/>
        </w:rPr>
      </w:pPr>
      <w:r>
        <w:rPr>
          <w:rFonts w:hint="cs"/>
          <w:rtl/>
        </w:rPr>
        <w:t xml:space="preserve">ג. </w:t>
      </w:r>
      <w:r w:rsidR="00AC0AF5" w:rsidRPr="0001516E">
        <w:rPr>
          <w:rtl/>
        </w:rPr>
        <w:t>והך</w:t>
      </w:r>
      <w:r>
        <w:rPr>
          <w:rFonts w:hint="cs"/>
          <w:rtl/>
        </w:rPr>
        <w:t xml:space="preserve"> דסיפא</w:t>
      </w:r>
      <w:r w:rsidR="00AC0AF5" w:rsidRPr="0001516E">
        <w:rPr>
          <w:rtl/>
        </w:rPr>
        <w:t xml:space="preserve"> </w:t>
      </w:r>
    </w:p>
    <w:p w14:paraId="348A4F9B" w14:textId="61D33EDF" w:rsidR="00AC0AF5" w:rsidRPr="00334CD9" w:rsidRDefault="00AC0AF5" w:rsidP="00334CD9">
      <w:pPr>
        <w:spacing w:after="60"/>
        <w:rPr>
          <w:rFonts w:ascii="Fb Fontext" w:hAnsi="Fb Fontext"/>
          <w:spacing w:val="-4"/>
          <w:rtl/>
        </w:rPr>
      </w:pPr>
      <w:r w:rsidRPr="00334CD9">
        <w:rPr>
          <w:rFonts w:ascii="Fb Fontext" w:hAnsi="Fb Fontext"/>
          <w:spacing w:val="-4"/>
          <w:rtl/>
        </w:rPr>
        <w:t>חוץ לנ</w:t>
      </w:r>
      <w:r w:rsidRPr="00334CD9">
        <w:rPr>
          <w:spacing w:val="-4"/>
          <w:rtl/>
        </w:rPr>
        <w:t>'א</w:t>
      </w:r>
      <w:r w:rsidRPr="00334CD9">
        <w:rPr>
          <w:rFonts w:ascii="Fb Fontext" w:hAnsi="Fb Fontext"/>
          <w:spacing w:val="-4"/>
          <w:rtl/>
        </w:rPr>
        <w:t xml:space="preserve"> של מוצאו א</w:t>
      </w:r>
      <w:r w:rsidR="0001516E" w:rsidRPr="00334CD9">
        <w:rPr>
          <w:rFonts w:ascii="Fb Fontext" w:hAnsi="Fb Fontext" w:hint="cs"/>
          <w:spacing w:val="-4"/>
          <w:rtl/>
        </w:rPr>
        <w:t xml:space="preserve">ף </w:t>
      </w:r>
      <w:r w:rsidR="00AD221F" w:rsidRPr="00334CD9">
        <w:rPr>
          <w:rFonts w:ascii="Fb Fontext" w:hAnsi="Fb Fontext"/>
          <w:spacing w:val="-4"/>
          <w:rtl/>
        </w:rPr>
        <w:t>שאין</w:t>
      </w:r>
      <w:r w:rsidRPr="00334CD9">
        <w:rPr>
          <w:rFonts w:ascii="Fb Fontext" w:hAnsi="Fb Fontext"/>
          <w:spacing w:val="-4"/>
          <w:rtl/>
        </w:rPr>
        <w:t xml:space="preserve"> אחרת</w:t>
      </w:r>
      <w:r w:rsidR="00334CD9" w:rsidRPr="00334CD9">
        <w:rPr>
          <w:rStyle w:val="affffe"/>
          <w:spacing w:val="-4"/>
          <w:rtl/>
        </w:rPr>
        <w:t>◄</w:t>
      </w:r>
      <w:r w:rsidR="0001516E" w:rsidRPr="00334CD9">
        <w:rPr>
          <w:rFonts w:ascii="Fb Fontext" w:hAnsi="Fb Fontext" w:hint="cs"/>
          <w:spacing w:val="-4"/>
          <w:rtl/>
        </w:rPr>
        <w:t xml:space="preserve"> </w:t>
      </w:r>
      <w:r w:rsidRPr="00334CD9">
        <w:rPr>
          <w:rFonts w:ascii="Fb Fontext" w:hAnsi="Fb Fontext"/>
          <w:spacing w:val="-4"/>
          <w:rtl/>
        </w:rPr>
        <w:t xml:space="preserve">מיירי במדדה </w:t>
      </w:r>
      <w:r w:rsidRPr="00334CD9">
        <w:rPr>
          <w:rStyle w:val="afffff0"/>
          <w:spacing w:val="-4"/>
          <w:rtl/>
        </w:rPr>
        <w:t>שאין יוצא מנ'א</w:t>
      </w:r>
    </w:p>
    <w:p w14:paraId="668099A7" w14:textId="77777777" w:rsidR="0001516E" w:rsidRPr="0001516E" w:rsidRDefault="00AC0AF5" w:rsidP="0001516E">
      <w:pPr>
        <w:pStyle w:val="36"/>
        <w:framePr w:wrap="notBeside"/>
        <w:rPr>
          <w:rtl/>
        </w:rPr>
      </w:pPr>
      <w:r w:rsidRPr="0001516E">
        <w:rPr>
          <w:rtl/>
        </w:rPr>
        <w:t>בעי ר' ירמיה:</w:t>
      </w:r>
    </w:p>
    <w:p w14:paraId="391CCC8B" w14:textId="12F24D8C" w:rsidR="00AC0AF5" w:rsidRPr="00C35A2C" w:rsidRDefault="00AC0AF5" w:rsidP="00AC0AF5">
      <w:pPr>
        <w:rPr>
          <w:rStyle w:val="afff8"/>
          <w:b w:val="0"/>
          <w:rtl/>
        </w:rPr>
      </w:pPr>
      <w:r w:rsidRPr="00334CD9">
        <w:rPr>
          <w:rFonts w:ascii="Fb Fontext" w:hAnsi="Fb Fontext"/>
          <w:b/>
          <w:bCs/>
          <w:rtl/>
        </w:rPr>
        <w:t>ר</w:t>
      </w:r>
      <w:r w:rsidRPr="00334CD9">
        <w:rPr>
          <w:rFonts w:ascii="Fb Fontext" w:hAnsi="Fb Fontext" w:hint="cs"/>
          <w:b/>
          <w:bCs/>
          <w:rtl/>
        </w:rPr>
        <w:t>ג</w:t>
      </w:r>
      <w:r w:rsidRPr="00334CD9">
        <w:rPr>
          <w:rFonts w:ascii="Fb Fontext" w:hAnsi="Fb Fontext"/>
          <w:b/>
          <w:bCs/>
          <w:rtl/>
        </w:rPr>
        <w:t>ל אחת בתוך ואחת מחוץ לנ"א</w:t>
      </w:r>
      <w:r w:rsidR="00334CD9">
        <w:rPr>
          <w:rFonts w:ascii="Fb Fontext" w:hAnsi="Fb Fontext" w:hint="cs"/>
          <w:rtl/>
        </w:rPr>
        <w:t>-</w:t>
      </w:r>
      <w:r>
        <w:rPr>
          <w:rFonts w:ascii="Fb Fontext" w:hAnsi="Fb Fontext"/>
          <w:rtl/>
        </w:rPr>
        <w:t xml:space="preserve"> ועל </w:t>
      </w:r>
      <w:r w:rsidR="00334CD9">
        <w:rPr>
          <w:rFonts w:ascii="Fb Fontext" w:hAnsi="Fb Fontext" w:hint="cs"/>
          <w:rtl/>
        </w:rPr>
        <w:t>זה הוציאו</w:t>
      </w:r>
      <w:r>
        <w:rPr>
          <w:rFonts w:ascii="Fb Fontext" w:hAnsi="Fb Fontext"/>
          <w:rtl/>
        </w:rPr>
        <w:t>הו מ</w:t>
      </w:r>
      <w:r w:rsidRPr="00C35A2C">
        <w:rPr>
          <w:rFonts w:ascii="Fb Fontext" w:hAnsi="Fb Fontext"/>
          <w:rtl/>
        </w:rPr>
        <w:t>ב</w:t>
      </w:r>
      <w:r>
        <w:rPr>
          <w:rFonts w:ascii="Fb Fontext" w:hAnsi="Fb Fontext" w:hint="cs"/>
          <w:rtl/>
        </w:rPr>
        <w:t>יה</w:t>
      </w:r>
      <w:r w:rsidRPr="00C35A2C">
        <w:rPr>
          <w:rFonts w:ascii="Fb Fontext" w:hAnsi="Fb Fontext"/>
          <w:rtl/>
        </w:rPr>
        <w:t>מ"ד</w:t>
      </w:r>
    </w:p>
    <w:p w14:paraId="004E05AC" w14:textId="30FFF342" w:rsidR="0001516E" w:rsidRPr="0001516E" w:rsidRDefault="00AC0AF5" w:rsidP="0001516E">
      <w:pPr>
        <w:pStyle w:val="36"/>
        <w:framePr w:wrap="notBeside"/>
        <w:rPr>
          <w:rtl/>
        </w:rPr>
      </w:pPr>
      <w:r w:rsidRPr="0001516E">
        <w:rPr>
          <w:rtl/>
        </w:rPr>
        <w:t xml:space="preserve">ג. </w:t>
      </w:r>
      <w:r w:rsidR="0001516E">
        <w:rPr>
          <w:rFonts w:hint="cs"/>
          <w:rtl/>
        </w:rPr>
        <w:t xml:space="preserve"> והך:</w:t>
      </w:r>
    </w:p>
    <w:p w14:paraId="25127D42" w14:textId="701EECF6" w:rsidR="0001516E" w:rsidRPr="0001516E" w:rsidRDefault="00AC0AF5" w:rsidP="0001516E">
      <w:pPr>
        <w:rPr>
          <w:rFonts w:ascii="Fb Fontext" w:hAnsi="Fb Fontext" w:cs="Guttman Vilna"/>
          <w:b/>
          <w:bCs/>
          <w:rtl/>
        </w:rPr>
      </w:pPr>
      <w:r w:rsidRPr="00C35A2C">
        <w:rPr>
          <w:rFonts w:ascii="Fb Fontext" w:hAnsi="Fb Fontext"/>
          <w:rtl/>
        </w:rPr>
        <w:t xml:space="preserve">דנמצא בין שני שובכות, </w:t>
      </w:r>
      <w:r w:rsidR="0001516E">
        <w:rPr>
          <w:rFonts w:ascii="Fb Fontext" w:hAnsi="Fb Fontext" w:hint="cs"/>
          <w:rtl/>
        </w:rPr>
        <w:t>של הקרוב לו,</w:t>
      </w:r>
      <w:r w:rsidRPr="00C35A2C">
        <w:rPr>
          <w:rFonts w:ascii="Fb Fontext" w:hAnsi="Fb Fontext"/>
          <w:rtl/>
        </w:rPr>
        <w:t xml:space="preserve"> </w:t>
      </w:r>
      <w:r w:rsidRPr="0001516E">
        <w:rPr>
          <w:rStyle w:val="affffe"/>
          <w:rtl/>
        </w:rPr>
        <w:t>מיירי</w:t>
      </w:r>
      <w:r w:rsidRPr="00C35A2C">
        <w:rPr>
          <w:rFonts w:ascii="Fb Fontext" w:hAnsi="Fb Fontext"/>
          <w:rtl/>
        </w:rPr>
        <w:t xml:space="preserve"> בששניהן שווי</w:t>
      </w:r>
      <w:r w:rsidR="0001516E">
        <w:rPr>
          <w:rFonts w:ascii="Fb Fontext" w:hAnsi="Fb Fontext" w:hint="cs"/>
          <w:rtl/>
        </w:rPr>
        <w:t>ן</w:t>
      </w:r>
    </w:p>
    <w:p w14:paraId="6D0643D5" w14:textId="486F65AE" w:rsidR="0001516E" w:rsidRPr="0001516E" w:rsidRDefault="00AC0AF5" w:rsidP="0001516E">
      <w:pPr>
        <w:pStyle w:val="36"/>
        <w:framePr w:wrap="notBeside"/>
        <w:rPr>
          <w:rtl/>
        </w:rPr>
      </w:pPr>
      <w:r w:rsidRPr="0001516E">
        <w:rPr>
          <w:rtl/>
        </w:rPr>
        <w:t>-</w:t>
      </w:r>
      <w:r w:rsidR="00334CD9" w:rsidRPr="00F404FA">
        <w:rPr>
          <w:rtl/>
        </w:rPr>
        <w:t>◄</w:t>
      </w:r>
    </w:p>
    <w:p w14:paraId="439BBFD6" w14:textId="570C9790" w:rsidR="00AC0AF5" w:rsidRPr="00065E76" w:rsidRDefault="00AC0AF5" w:rsidP="00065E76">
      <w:pPr>
        <w:rPr>
          <w:rtl/>
        </w:rPr>
      </w:pPr>
      <w:r w:rsidRPr="00065E76">
        <w:rPr>
          <w:rFonts w:hint="cs"/>
          <w:rtl/>
        </w:rPr>
        <w:t>ולא הולכים אחר הרוב דעלמא דמיירי בשביל</w:t>
      </w:r>
      <w:r w:rsidRPr="00065E76">
        <w:rPr>
          <w:rtl/>
        </w:rPr>
        <w:t xml:space="preserve"> </w:t>
      </w:r>
      <w:r w:rsidRPr="00065E76">
        <w:rPr>
          <w:rFonts w:hint="cs"/>
          <w:rtl/>
        </w:rPr>
        <w:t>של</w:t>
      </w:r>
      <w:r w:rsidRPr="00065E76">
        <w:rPr>
          <w:rtl/>
        </w:rPr>
        <w:t xml:space="preserve"> </w:t>
      </w:r>
      <w:r w:rsidRPr="00065E76">
        <w:rPr>
          <w:rFonts w:hint="cs"/>
          <w:rtl/>
        </w:rPr>
        <w:t>כרמים</w:t>
      </w:r>
      <w:r w:rsidRPr="00065E76">
        <w:rPr>
          <w:rtl/>
        </w:rPr>
        <w:t xml:space="preserve">, </w:t>
      </w:r>
      <w:r w:rsidR="00334CD9">
        <w:rPr>
          <w:rFonts w:hint="cs"/>
          <w:rtl/>
        </w:rPr>
        <w:t>ש</w:t>
      </w:r>
      <w:r w:rsidRPr="00065E76">
        <w:rPr>
          <w:rFonts w:hint="cs"/>
          <w:rtl/>
        </w:rPr>
        <w:t>אינו יכול לדדות אלא מכאן</w:t>
      </w:r>
    </w:p>
    <w:p w14:paraId="491B5DF1" w14:textId="646A059A" w:rsidR="00AC0AF5" w:rsidRPr="001B450D" w:rsidRDefault="001B450D" w:rsidP="00AC0AF5">
      <w:pPr>
        <w:pStyle w:val="aff9"/>
        <w:rPr>
          <w:rtl/>
        </w:rPr>
      </w:pPr>
      <w:r w:rsidRPr="001B450D">
        <w:rPr>
          <w:rFonts w:hint="cs"/>
          <w:rtl/>
        </w:rPr>
        <w:t>***</w:t>
      </w:r>
    </w:p>
    <w:p w14:paraId="6ECFE3D0" w14:textId="5E532715" w:rsidR="0001516E" w:rsidRPr="0001516E" w:rsidRDefault="00AC0AF5" w:rsidP="0001516E">
      <w:pPr>
        <w:pStyle w:val="36"/>
        <w:framePr w:wrap="notBeside"/>
        <w:rPr>
          <w:rtl/>
        </w:rPr>
      </w:pPr>
      <w:r w:rsidRPr="0001516E">
        <w:rPr>
          <w:rtl/>
        </w:rPr>
        <w:t>ד. אביי הוכיח</w:t>
      </w:r>
      <w:r w:rsidR="00334CD9">
        <w:rPr>
          <w:rFonts w:hint="cs"/>
          <w:rtl/>
        </w:rPr>
        <w:t xml:space="preserve"> </w:t>
      </w:r>
      <w:r w:rsidR="00334CD9" w:rsidRPr="00F404FA">
        <w:rPr>
          <w:rtl/>
        </w:rPr>
        <w:t>◄</w:t>
      </w:r>
    </w:p>
    <w:p w14:paraId="39EFC14A" w14:textId="0014DDEC" w:rsidR="00AC0AF5" w:rsidRDefault="00AC0AF5" w:rsidP="00AC0AF5">
      <w:pPr>
        <w:rPr>
          <w:rFonts w:ascii="Fb Fontext" w:hAnsi="Fb Fontext"/>
          <w:sz w:val="32"/>
          <w:rtl/>
        </w:rPr>
      </w:pPr>
      <w:r w:rsidRPr="00C35A2C">
        <w:rPr>
          <w:rFonts w:ascii="Fb Fontext" w:hAnsi="Fb Fontext"/>
          <w:sz w:val="32"/>
          <w:rtl/>
        </w:rPr>
        <w:t xml:space="preserve">מדם שנמצא בפרוזדור ספיקו טמא, שחזקתו [רוב] מן המקור </w:t>
      </w:r>
      <w:r w:rsidR="0001516E">
        <w:rPr>
          <w:rFonts w:ascii="Fb Fontext" w:hAnsi="Fb Fontext" w:hint="cs"/>
          <w:sz w:val="32"/>
          <w:rtl/>
        </w:rPr>
        <w:t xml:space="preserve">ואף דיש </w:t>
      </w:r>
      <w:r w:rsidRPr="00C35A2C">
        <w:rPr>
          <w:rFonts w:ascii="Fb Fontext" w:hAnsi="Fb Fontext"/>
          <w:sz w:val="32"/>
          <w:rtl/>
        </w:rPr>
        <w:t>עלייה דמקרבא.</w:t>
      </w:r>
    </w:p>
    <w:p w14:paraId="3F42A3B8" w14:textId="77777777" w:rsidR="0001516E" w:rsidRPr="0001516E" w:rsidRDefault="00AC0AF5" w:rsidP="0001516E">
      <w:pPr>
        <w:pStyle w:val="36"/>
        <w:framePr w:wrap="notBeside"/>
        <w:rPr>
          <w:rtl/>
        </w:rPr>
      </w:pPr>
      <w:r w:rsidRPr="0001516E">
        <w:rPr>
          <w:rtl/>
        </w:rPr>
        <w:t>ודחאו רבא</w:t>
      </w:r>
    </w:p>
    <w:p w14:paraId="7AF0DC49" w14:textId="2925DAD2" w:rsidR="0001516E" w:rsidRDefault="0001516E" w:rsidP="00AC0AF5">
      <w:pPr>
        <w:rPr>
          <w:rStyle w:val="affffe"/>
          <w:rtl/>
        </w:rPr>
      </w:pPr>
      <w:r>
        <w:rPr>
          <w:rFonts w:ascii="Fb Fontext" w:hAnsi="Fb Fontext" w:hint="cs"/>
          <w:rtl/>
        </w:rPr>
        <w:t xml:space="preserve">דכאן </w:t>
      </w:r>
      <w:r w:rsidR="00AC0AF5" w:rsidRPr="00C35A2C">
        <w:rPr>
          <w:rFonts w:ascii="Fb Fontext" w:hAnsi="Fb Fontext"/>
          <w:rtl/>
        </w:rPr>
        <w:t xml:space="preserve">רוב ומצוי הוא ודאי שתולים בו </w:t>
      </w:r>
    </w:p>
    <w:p w14:paraId="58A953CC" w14:textId="54413887" w:rsidR="00B73FD9" w:rsidRPr="00B73FD9" w:rsidRDefault="00AC0AF5" w:rsidP="00B73FD9">
      <w:pPr>
        <w:pStyle w:val="36"/>
        <w:framePr w:wrap="notBeside"/>
        <w:rPr>
          <w:rtl/>
        </w:rPr>
      </w:pPr>
      <w:r w:rsidRPr="00B73FD9">
        <w:rPr>
          <w:rtl/>
        </w:rPr>
        <w:t>וכר"ח</w:t>
      </w:r>
      <w:r w:rsidR="00334CD9" w:rsidRPr="00F404FA">
        <w:rPr>
          <w:rtl/>
        </w:rPr>
        <w:t>◄</w:t>
      </w:r>
    </w:p>
    <w:p w14:paraId="3DD70C73" w14:textId="23EF67C3" w:rsidR="00AC0AF5" w:rsidRPr="00C35A2C" w:rsidRDefault="00AC0AF5" w:rsidP="00AC0AF5">
      <w:pPr>
        <w:rPr>
          <w:rFonts w:ascii="Fb Fontext" w:hAnsi="Fb Fontext"/>
          <w:rtl/>
        </w:rPr>
      </w:pPr>
      <w:r w:rsidRPr="0001516E">
        <w:rPr>
          <w:rStyle w:val="affffe"/>
          <w:rtl/>
        </w:rPr>
        <w:t>א.</w:t>
      </w:r>
      <w:r w:rsidRPr="00C35A2C">
        <w:rPr>
          <w:rFonts w:ascii="Fb Fontext" w:hAnsi="Fb Fontext"/>
          <w:rtl/>
        </w:rPr>
        <w:t xml:space="preserve"> דחייבין עליו על ביאת מקדש,</w:t>
      </w:r>
      <w:r w:rsidRPr="00C35A2C">
        <w:rPr>
          <w:rStyle w:val="afff8"/>
          <w:rFonts w:hint="cs"/>
          <w:rtl/>
        </w:rPr>
        <w:t xml:space="preserve"> </w:t>
      </w:r>
      <w:r w:rsidRPr="0001516E">
        <w:rPr>
          <w:rStyle w:val="affffe"/>
          <w:rFonts w:hint="cs"/>
          <w:rtl/>
        </w:rPr>
        <w:t>ב.</w:t>
      </w:r>
      <w:r w:rsidRPr="00C35A2C">
        <w:rPr>
          <w:rFonts w:ascii="Fb Fontext" w:hAnsi="Fb Fontext" w:hint="cs"/>
          <w:sz w:val="32"/>
          <w:rtl/>
        </w:rPr>
        <w:t xml:space="preserve"> ושורפין</w:t>
      </w:r>
      <w:r w:rsidRPr="00C35A2C">
        <w:rPr>
          <w:rFonts w:ascii="Fb Fontext" w:hAnsi="Fb Fontext"/>
          <w:sz w:val="32"/>
          <w:rtl/>
        </w:rPr>
        <w:t xml:space="preserve"> </w:t>
      </w:r>
      <w:r w:rsidRPr="00C35A2C">
        <w:rPr>
          <w:rFonts w:ascii="Fb Fontext" w:hAnsi="Fb Fontext" w:hint="cs"/>
          <w:sz w:val="32"/>
          <w:rtl/>
        </w:rPr>
        <w:t>עליו</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התרומה</w:t>
      </w:r>
      <w:r w:rsidRPr="00C35A2C">
        <w:rPr>
          <w:rFonts w:ascii="Fb Fontext" w:hAnsi="Fb Fontext"/>
          <w:sz w:val="32"/>
          <w:rtl/>
        </w:rPr>
        <w:t>.</w:t>
      </w:r>
    </w:p>
    <w:p w14:paraId="4CFF2AD3" w14:textId="155E4BC7" w:rsidR="0001516E" w:rsidRPr="0001516E" w:rsidRDefault="00AC0AF5" w:rsidP="0001516E">
      <w:pPr>
        <w:pStyle w:val="36"/>
        <w:framePr w:wrap="notBeside"/>
        <w:rPr>
          <w:rtl/>
        </w:rPr>
      </w:pPr>
      <w:r w:rsidRPr="0001516E">
        <w:rPr>
          <w:rtl/>
        </w:rPr>
        <w:t xml:space="preserve">וש"מ מר"ח תלת </w:t>
      </w:r>
    </w:p>
    <w:p w14:paraId="7E056613" w14:textId="3ADD0B16" w:rsidR="00AC0AF5" w:rsidRPr="00C35A2C" w:rsidRDefault="00AC0AF5" w:rsidP="00AC0AF5">
      <w:pPr>
        <w:rPr>
          <w:rStyle w:val="afff8"/>
          <w:b w:val="0"/>
          <w:rtl/>
        </w:rPr>
      </w:pPr>
      <w:r w:rsidRPr="0001516E">
        <w:rPr>
          <w:rStyle w:val="affffe"/>
          <w:rtl/>
        </w:rPr>
        <w:t>א.</w:t>
      </w:r>
      <w:r w:rsidRPr="00C35A2C">
        <w:rPr>
          <w:rFonts w:ascii="Fb Fontext" w:hAnsi="Fb Fontext"/>
          <w:sz w:val="32"/>
          <w:rtl/>
        </w:rPr>
        <w:t xml:space="preserve"> רוב וקרוב הלך אחר הרוב.</w:t>
      </w:r>
      <w:r>
        <w:rPr>
          <w:rFonts w:ascii="Fb Fontext" w:hAnsi="Fb Fontext" w:hint="cs"/>
          <w:rtl/>
        </w:rPr>
        <w:t xml:space="preserve"> </w:t>
      </w:r>
      <w:r w:rsidRPr="00C35A2C">
        <w:rPr>
          <w:rFonts w:ascii="Fb Fontext" w:hAnsi="Fb Fontext"/>
          <w:sz w:val="32"/>
          <w:rtl/>
        </w:rPr>
        <w:t xml:space="preserve">  </w:t>
      </w:r>
      <w:r w:rsidRPr="00C35A2C">
        <w:rPr>
          <w:rStyle w:val="afff8"/>
          <w:rtl/>
        </w:rPr>
        <w:t xml:space="preserve"> </w:t>
      </w:r>
      <w:r w:rsidRPr="0001516E">
        <w:rPr>
          <w:rStyle w:val="affffe"/>
          <w:rtl/>
        </w:rPr>
        <w:t>ב.</w:t>
      </w:r>
      <w:r w:rsidRPr="00C35A2C">
        <w:rPr>
          <w:rFonts w:ascii="Fb Fontext" w:hAnsi="Fb Fontext"/>
          <w:sz w:val="32"/>
          <w:rtl/>
        </w:rPr>
        <w:t xml:space="preserve"> </w:t>
      </w:r>
      <w:r>
        <w:rPr>
          <w:rFonts w:ascii="Fb Fontext" w:hAnsi="Fb Fontext"/>
          <w:sz w:val="32"/>
          <w:rtl/>
        </w:rPr>
        <w:t>רוב</w:t>
      </w:r>
      <w:r w:rsidRPr="00C35A2C">
        <w:rPr>
          <w:rFonts w:ascii="Fb Fontext" w:hAnsi="Fb Fontext"/>
          <w:sz w:val="32"/>
          <w:rtl/>
        </w:rPr>
        <w:t xml:space="preserve"> דאורייתא.</w:t>
      </w:r>
    </w:p>
    <w:p w14:paraId="16004A87" w14:textId="22CB8793" w:rsidR="0001516E" w:rsidRDefault="00AC0AF5" w:rsidP="00AC0AF5">
      <w:pPr>
        <w:rPr>
          <w:rFonts w:ascii="Fb Fontext" w:hAnsi="Fb Fontext"/>
          <w:sz w:val="32"/>
          <w:rtl/>
        </w:rPr>
      </w:pPr>
      <w:r w:rsidRPr="0001516E">
        <w:rPr>
          <w:rStyle w:val="affffe"/>
          <w:rtl/>
        </w:rPr>
        <w:t>ג.</w:t>
      </w:r>
      <w:r w:rsidRPr="00C35A2C">
        <w:rPr>
          <w:rFonts w:ascii="Fb Fontext" w:hAnsi="Fb Fontext"/>
          <w:sz w:val="32"/>
          <w:rtl/>
        </w:rPr>
        <w:t xml:space="preserve"> </w:t>
      </w:r>
      <w:r w:rsidRPr="0001516E">
        <w:rPr>
          <w:rStyle w:val="affffe"/>
          <w:rtl/>
        </w:rPr>
        <w:t>איתא לר'ז</w:t>
      </w:r>
      <w:r w:rsidRPr="00C35A2C">
        <w:rPr>
          <w:rFonts w:ascii="Fb Fontext" w:hAnsi="Fb Fontext"/>
          <w:sz w:val="32"/>
          <w:rtl/>
        </w:rPr>
        <w:t xml:space="preserve"> דא</w:t>
      </w:r>
      <w:r w:rsidR="00514E1E">
        <w:rPr>
          <w:rFonts w:ascii="Fb Fontext" w:hAnsi="Fb Fontext" w:hint="cs"/>
          <w:sz w:val="32"/>
          <w:rtl/>
        </w:rPr>
        <w:t xml:space="preserve">ף </w:t>
      </w:r>
      <w:r w:rsidRPr="00C35A2C">
        <w:rPr>
          <w:rFonts w:ascii="Fb Fontext" w:hAnsi="Fb Fontext"/>
          <w:sz w:val="32"/>
          <w:rtl/>
        </w:rPr>
        <w:t xml:space="preserve">שדלתות מדינה נעולות </w:t>
      </w:r>
      <w:r>
        <w:rPr>
          <w:rFonts w:ascii="Fb Fontext" w:hAnsi="Fb Fontext"/>
          <w:sz w:val="32"/>
          <w:rtl/>
        </w:rPr>
        <w:t>הולכים אחר הרוב דאשה כדלתות נעולות</w:t>
      </w:r>
      <w:r w:rsidRPr="00C35A2C">
        <w:rPr>
          <w:rFonts w:ascii="Fb Fontext" w:hAnsi="Fb Fontext" w:hint="cs"/>
          <w:sz w:val="32"/>
          <w:rtl/>
        </w:rPr>
        <w:t xml:space="preserve"> </w:t>
      </w:r>
    </w:p>
    <w:p w14:paraId="339274DD" w14:textId="77777777" w:rsidR="0001516E" w:rsidRPr="0001516E" w:rsidRDefault="00AC0AF5" w:rsidP="0001516E">
      <w:pPr>
        <w:pStyle w:val="36"/>
        <w:framePr w:wrap="notBeside"/>
        <w:rPr>
          <w:rtl/>
        </w:rPr>
      </w:pPr>
      <w:r w:rsidRPr="0001516E">
        <w:rPr>
          <w:rtl/>
        </w:rPr>
        <w:t>והך דרבא</w:t>
      </w:r>
    </w:p>
    <w:p w14:paraId="5182B4C4" w14:textId="640D5C31" w:rsidR="00AC0AF5" w:rsidRPr="0001516E" w:rsidRDefault="00AC0AF5" w:rsidP="0001516E">
      <w:pPr>
        <w:spacing w:after="60"/>
        <w:rPr>
          <w:rStyle w:val="afff8"/>
          <w:rFonts w:cs="Guttman Vilna"/>
          <w:b w:val="0"/>
          <w:sz w:val="32"/>
          <w:szCs w:val="18"/>
          <w:rtl/>
        </w:rPr>
      </w:pPr>
      <w:r w:rsidRPr="00C35A2C">
        <w:rPr>
          <w:rFonts w:ascii="Fb Fontext" w:hAnsi="Fb Fontext"/>
          <w:sz w:val="32"/>
          <w:rtl/>
        </w:rPr>
        <w:t xml:space="preserve"> דרוב ומצוי </w:t>
      </w:r>
      <w:r w:rsidR="00AD221F">
        <w:rPr>
          <w:rFonts w:ascii="Fb Fontext" w:hAnsi="Fb Fontext"/>
          <w:sz w:val="32"/>
          <w:rtl/>
        </w:rPr>
        <w:t>אין</w:t>
      </w:r>
      <w:r w:rsidRPr="00C35A2C">
        <w:rPr>
          <w:rFonts w:ascii="Fb Fontext" w:hAnsi="Fb Fontext"/>
          <w:sz w:val="32"/>
          <w:rtl/>
        </w:rPr>
        <w:t xml:space="preserve">, </w:t>
      </w:r>
      <w:r w:rsidR="0001516E">
        <w:rPr>
          <w:rFonts w:ascii="Fb Fontext" w:hAnsi="Fb Fontext" w:hint="cs"/>
          <w:sz w:val="32"/>
          <w:rtl/>
        </w:rPr>
        <w:t xml:space="preserve">- החולק חזר בו </w:t>
      </w:r>
      <w:r w:rsidRPr="00C35A2C">
        <w:rPr>
          <w:rFonts w:ascii="Fb Fontext" w:hAnsi="Fb Fontext"/>
          <w:sz w:val="32"/>
          <w:rtl/>
        </w:rPr>
        <w:t>וס"ל דעדי</w:t>
      </w:r>
      <w:r w:rsidR="0001516E">
        <w:rPr>
          <w:rFonts w:ascii="Fb Fontext" w:hAnsi="Fb Fontext" w:hint="cs"/>
          <w:sz w:val="32"/>
          <w:rtl/>
        </w:rPr>
        <w:t>ף</w:t>
      </w:r>
    </w:p>
    <w:p w14:paraId="72354800" w14:textId="77777777" w:rsidR="0001516E" w:rsidRPr="0001516E" w:rsidRDefault="00AC0AF5" w:rsidP="0001516E">
      <w:pPr>
        <w:pStyle w:val="36"/>
        <w:framePr w:wrap="notBeside"/>
        <w:rPr>
          <w:rtl/>
        </w:rPr>
      </w:pPr>
      <w:r w:rsidRPr="0001516E">
        <w:rPr>
          <w:rtl/>
        </w:rPr>
        <w:lastRenderedPageBreak/>
        <w:t>ה.</w:t>
      </w:r>
    </w:p>
    <w:p w14:paraId="1E5DA476" w14:textId="4096C444" w:rsidR="00AC0AF5" w:rsidRPr="00BD5D52" w:rsidRDefault="00AC0AF5" w:rsidP="00AC0AF5">
      <w:pPr>
        <w:rPr>
          <w:b/>
          <w:bCs/>
          <w:rtl/>
        </w:rPr>
      </w:pPr>
      <w:r w:rsidRPr="00BD5D52">
        <w:rPr>
          <w:b/>
          <w:bCs/>
          <w:rtl/>
        </w:rPr>
        <w:t xml:space="preserve"> חבית שצפה בנהר</w:t>
      </w:r>
      <w:r w:rsidR="00BD5D52" w:rsidRPr="00BD5D52">
        <w:rPr>
          <w:rFonts w:hint="cs"/>
          <w:b/>
          <w:bCs/>
          <w:rtl/>
        </w:rPr>
        <w:t xml:space="preserve"> ונמצאה</w:t>
      </w:r>
    </w:p>
    <w:p w14:paraId="1282EE2A" w14:textId="3A26A423" w:rsidR="0001516E" w:rsidRPr="0001516E" w:rsidRDefault="00334CD9" w:rsidP="0001516E">
      <w:pPr>
        <w:pStyle w:val="36"/>
        <w:framePr w:wrap="notBeside"/>
        <w:rPr>
          <w:rtl/>
        </w:rPr>
      </w:pPr>
      <w:r w:rsidRPr="00F404FA">
        <w:rPr>
          <w:rtl/>
        </w:rPr>
        <w:t>◄</w:t>
      </w:r>
      <w:r w:rsidR="00AC0AF5" w:rsidRPr="0001516E">
        <w:rPr>
          <w:rtl/>
        </w:rPr>
        <w:t xml:space="preserve">רב: </w:t>
      </w:r>
    </w:p>
    <w:p w14:paraId="097B13DE" w14:textId="4ADA3222" w:rsidR="00AC0AF5" w:rsidRPr="00C35A2C" w:rsidRDefault="00AC0AF5" w:rsidP="00AC0AF5">
      <w:pPr>
        <w:rPr>
          <w:rFonts w:ascii="Fb Fontext" w:hAnsi="Fb Fontext"/>
          <w:rtl/>
        </w:rPr>
      </w:pPr>
      <w:r w:rsidRPr="00C35A2C">
        <w:rPr>
          <w:rFonts w:ascii="Fb Fontext" w:hAnsi="Fb Fontext"/>
          <w:rtl/>
        </w:rPr>
        <w:t>כנגד עיר שרובה ישראל מותר, כנגד עיר שרובה נכרים אסיר</w:t>
      </w:r>
    </w:p>
    <w:p w14:paraId="27338F4A" w14:textId="77777777" w:rsidR="0001516E" w:rsidRPr="0001516E" w:rsidRDefault="00AC0AF5" w:rsidP="0001516E">
      <w:pPr>
        <w:pStyle w:val="36"/>
        <w:framePr w:wrap="notBeside"/>
        <w:rPr>
          <w:rtl/>
        </w:rPr>
      </w:pPr>
      <w:r w:rsidRPr="0001516E">
        <w:rPr>
          <w:rtl/>
        </w:rPr>
        <w:t>ושמואל:</w:t>
      </w:r>
    </w:p>
    <w:p w14:paraId="05820A86" w14:textId="77777777" w:rsidR="00BD5D52" w:rsidRDefault="00AC0AF5" w:rsidP="00AC0AF5">
      <w:pPr>
        <w:rPr>
          <w:rFonts w:ascii="Fb Fontext" w:hAnsi="Fb Fontext"/>
          <w:rtl/>
        </w:rPr>
      </w:pPr>
      <w:r w:rsidRPr="00C35A2C">
        <w:rPr>
          <w:rFonts w:ascii="Fb Fontext" w:hAnsi="Fb Fontext"/>
          <w:rtl/>
        </w:rPr>
        <w:t>א</w:t>
      </w:r>
      <w:r w:rsidR="00BD5D52">
        <w:rPr>
          <w:rFonts w:ascii="Fb Fontext" w:hAnsi="Fb Fontext" w:hint="cs"/>
          <w:rtl/>
        </w:rPr>
        <w:t>ף</w:t>
      </w:r>
      <w:r w:rsidRPr="00F10693">
        <w:rPr>
          <w:rtl/>
        </w:rPr>
        <w:t xml:space="preserve"> </w:t>
      </w:r>
      <w:r w:rsidRPr="00C35A2C">
        <w:rPr>
          <w:rFonts w:ascii="Fb Fontext" w:hAnsi="Fb Fontext"/>
          <w:rtl/>
        </w:rPr>
        <w:t xml:space="preserve">כנגד עיר שרובה ישראל </w:t>
      </w:r>
      <w:r>
        <w:rPr>
          <w:rFonts w:ascii="Fb Fontext" w:hAnsi="Fb Fontext"/>
          <w:rtl/>
        </w:rPr>
        <w:t>אסורה</w:t>
      </w:r>
      <w:r w:rsidRPr="00C35A2C">
        <w:rPr>
          <w:rFonts w:ascii="Fb Fontext" w:hAnsi="Fb Fontext"/>
          <w:rtl/>
        </w:rPr>
        <w:t xml:space="preserve">, </w:t>
      </w:r>
      <w:r w:rsidR="00BD5D52">
        <w:rPr>
          <w:rFonts w:ascii="Fb Fontext" w:hAnsi="Fb Fontext" w:hint="cs"/>
          <w:rtl/>
        </w:rPr>
        <w:t xml:space="preserve">שמא באה מקרא </w:t>
      </w:r>
      <w:r w:rsidR="00BD5D52" w:rsidRPr="00BD5D52">
        <w:rPr>
          <w:rStyle w:val="afffff0"/>
          <w:rFonts w:hint="cs"/>
          <w:rtl/>
        </w:rPr>
        <w:t>גויים</w:t>
      </w:r>
      <w:r w:rsidR="00BD5D52">
        <w:rPr>
          <w:rFonts w:ascii="Fb Fontext" w:hAnsi="Fb Fontext" w:hint="cs"/>
          <w:rtl/>
        </w:rPr>
        <w:t xml:space="preserve"> </w:t>
      </w:r>
    </w:p>
    <w:p w14:paraId="44B1A23D" w14:textId="79DBCEFA" w:rsidR="0001516E" w:rsidRPr="0001516E" w:rsidRDefault="00334CD9" w:rsidP="00BD5D52">
      <w:pPr>
        <w:pStyle w:val="36"/>
        <w:framePr w:wrap="notBeside"/>
        <w:rPr>
          <w:rtl/>
        </w:rPr>
      </w:pPr>
      <w:r>
        <w:rPr>
          <w:rFonts w:hint="cs"/>
          <w:rtl/>
        </w:rPr>
        <w:t>- ודחי' ד</w:t>
      </w:r>
      <w:r w:rsidR="00BD5D52">
        <w:rPr>
          <w:rFonts w:hint="cs"/>
          <w:rtl/>
        </w:rPr>
        <w:t xml:space="preserve">כו'''ע </w:t>
      </w:r>
    </w:p>
    <w:p w14:paraId="1DA12CFC" w14:textId="77777777" w:rsidR="00334CD9" w:rsidRDefault="0001516E" w:rsidP="00BD5D52">
      <w:pPr>
        <w:rPr>
          <w:rFonts w:ascii="Fb Fontext" w:hAnsi="Fb Fontext"/>
          <w:sz w:val="32"/>
          <w:rtl/>
        </w:rPr>
      </w:pPr>
      <w:r>
        <w:rPr>
          <w:rFonts w:ascii="Fb Fontext" w:hAnsi="Fb Fontext" w:hint="cs"/>
          <w:sz w:val="32"/>
          <w:rtl/>
        </w:rPr>
        <w:t>ס''ל כ</w:t>
      </w:r>
      <w:r w:rsidR="00AC0AF5" w:rsidRPr="00C35A2C">
        <w:rPr>
          <w:rFonts w:ascii="Fb Fontext" w:hAnsi="Fb Fontext" w:hint="cs"/>
          <w:sz w:val="32"/>
          <w:rtl/>
        </w:rPr>
        <w:t>ר</w:t>
      </w:r>
      <w:r w:rsidR="00AC0AF5" w:rsidRPr="00F10693">
        <w:rPr>
          <w:rFonts w:hint="cs"/>
          <w:rtl/>
        </w:rPr>
        <w:t>'ח</w:t>
      </w:r>
      <w:r w:rsidR="00BD5D52">
        <w:rPr>
          <w:rFonts w:hint="cs"/>
          <w:rtl/>
        </w:rPr>
        <w:t xml:space="preserve">, </w:t>
      </w:r>
      <w:r w:rsidR="00BD5D52" w:rsidRPr="00BD5D52">
        <w:rPr>
          <w:rStyle w:val="affffe"/>
          <w:rFonts w:hint="cs"/>
          <w:rtl/>
        </w:rPr>
        <w:t>וחלקו</w:t>
      </w:r>
      <w:r w:rsidR="00BD5D52">
        <w:rPr>
          <w:rFonts w:hint="cs"/>
          <w:rtl/>
        </w:rPr>
        <w:t xml:space="preserve"> </w:t>
      </w:r>
      <w:r w:rsidR="00334CD9" w:rsidRPr="00334CD9">
        <w:rPr>
          <w:rStyle w:val="affffe"/>
          <w:rtl/>
        </w:rPr>
        <w:t>◄</w:t>
      </w:r>
      <w:r w:rsidR="00AC0AF5" w:rsidRPr="00C35A2C">
        <w:rPr>
          <w:rFonts w:ascii="Fb Fontext" w:hAnsi="Fb Fontext" w:hint="cs"/>
          <w:sz w:val="32"/>
          <w:rtl/>
        </w:rPr>
        <w:t>אי עקולי</w:t>
      </w:r>
      <w:r w:rsidR="00AC0AF5" w:rsidRPr="00C35A2C">
        <w:rPr>
          <w:rFonts w:ascii="Fb Fontext" w:hAnsi="Fb Fontext"/>
          <w:sz w:val="32"/>
          <w:rtl/>
        </w:rPr>
        <w:t xml:space="preserve"> </w:t>
      </w:r>
      <w:r w:rsidR="00AC0AF5" w:rsidRPr="00C35A2C">
        <w:rPr>
          <w:rFonts w:ascii="Fb Fontext" w:hAnsi="Fb Fontext" w:hint="cs"/>
          <w:sz w:val="32"/>
          <w:rtl/>
        </w:rPr>
        <w:t>ופשורי</w:t>
      </w:r>
      <w:r w:rsidR="00AC0AF5" w:rsidRPr="00C35A2C">
        <w:rPr>
          <w:rFonts w:ascii="Fb Fontext" w:hAnsi="Fb Fontext"/>
          <w:sz w:val="32"/>
          <w:rtl/>
        </w:rPr>
        <w:t xml:space="preserve"> </w:t>
      </w:r>
      <w:r w:rsidR="00AC0AF5" w:rsidRPr="00C35A2C">
        <w:rPr>
          <w:rFonts w:ascii="Fb Fontext" w:hAnsi="Fb Fontext" w:hint="cs"/>
          <w:sz w:val="32"/>
          <w:rtl/>
        </w:rPr>
        <w:t>ה</w:t>
      </w:r>
      <w:r w:rsidR="00BD5D52">
        <w:rPr>
          <w:rFonts w:ascii="Fb Fontext" w:hAnsi="Fb Fontext" w:hint="cs"/>
          <w:sz w:val="32"/>
          <w:rtl/>
        </w:rPr>
        <w:t xml:space="preserve">יו מטביעים אותה </w:t>
      </w:r>
    </w:p>
    <w:p w14:paraId="54043B35" w14:textId="08FC70C6" w:rsidR="00AC0AF5" w:rsidRPr="00C35A2C" w:rsidRDefault="00334CD9" w:rsidP="00334CD9">
      <w:pPr>
        <w:ind w:left="904" w:firstLine="113"/>
        <w:rPr>
          <w:rFonts w:cs="Guttman Vilna"/>
          <w:b/>
          <w:bCs/>
          <w:sz w:val="32"/>
          <w:rtl/>
        </w:rPr>
      </w:pPr>
      <w:r>
        <w:rPr>
          <w:rFonts w:ascii="Fb Fontext" w:hAnsi="Fb Fontext" w:hint="cs"/>
          <w:sz w:val="32"/>
          <w:rtl/>
        </w:rPr>
        <w:t xml:space="preserve"> </w:t>
      </w:r>
      <w:r w:rsidR="00BD5D52" w:rsidRPr="00BD5D52">
        <w:rPr>
          <w:rStyle w:val="affffe"/>
          <w:rFonts w:hint="cs"/>
          <w:rtl/>
        </w:rPr>
        <w:t>או</w:t>
      </w:r>
      <w:r w:rsidR="00BD5D52">
        <w:rPr>
          <w:rFonts w:ascii="Fb Fontext" w:hAnsi="Fb Fontext" w:hint="cs"/>
          <w:sz w:val="32"/>
          <w:rtl/>
        </w:rPr>
        <w:t xml:space="preserve"> שחוזק הנהר השליכה עד כאן.</w:t>
      </w:r>
    </w:p>
    <w:p w14:paraId="41604BED" w14:textId="249433D9" w:rsidR="00AC0AF5" w:rsidRPr="001B450D" w:rsidRDefault="001B450D" w:rsidP="00AC0AF5">
      <w:pPr>
        <w:pStyle w:val="aff9"/>
        <w:rPr>
          <w:rtl/>
        </w:rPr>
      </w:pPr>
      <w:r w:rsidRPr="001B450D">
        <w:rPr>
          <w:rFonts w:hint="cs"/>
          <w:rtl/>
        </w:rPr>
        <w:t>***</w:t>
      </w:r>
    </w:p>
    <w:p w14:paraId="66C3521B" w14:textId="5424631C" w:rsidR="0001516E" w:rsidRPr="0001516E" w:rsidRDefault="00334CD9" w:rsidP="0001516E">
      <w:pPr>
        <w:pStyle w:val="36"/>
        <w:framePr w:wrap="notBeside"/>
        <w:rPr>
          <w:rtl/>
        </w:rPr>
      </w:pPr>
      <w:r w:rsidRPr="00F404FA">
        <w:rPr>
          <w:rtl/>
        </w:rPr>
        <w:t>◄</w:t>
      </w:r>
      <w:r w:rsidR="00AC0AF5" w:rsidRPr="0001516E">
        <w:rPr>
          <w:rtl/>
        </w:rPr>
        <w:t>ו.</w:t>
      </w:r>
    </w:p>
    <w:p w14:paraId="264D9D9D" w14:textId="37231EE5" w:rsidR="00AC0AF5" w:rsidRPr="00C35A2C" w:rsidRDefault="00AC0AF5" w:rsidP="00AC0AF5">
      <w:pPr>
        <w:rPr>
          <w:rFonts w:ascii="Fb Fontext" w:hAnsi="Fb Fontext"/>
          <w:rtl/>
        </w:rPr>
      </w:pPr>
      <w:r>
        <w:rPr>
          <w:rFonts w:ascii="Fb Fontext" w:hAnsi="Fb Fontext" w:hint="cs"/>
          <w:sz w:val="32"/>
          <w:rtl/>
        </w:rPr>
        <w:t>חבית</w:t>
      </w:r>
      <w:r w:rsidRPr="00C35A2C">
        <w:rPr>
          <w:rFonts w:ascii="Fb Fontext" w:hAnsi="Fb Fontext"/>
          <w:sz w:val="32"/>
          <w:rtl/>
        </w:rPr>
        <w:t xml:space="preserve"> </w:t>
      </w:r>
      <w:r>
        <w:rPr>
          <w:rFonts w:ascii="Fb Fontext" w:hAnsi="Fb Fontext" w:hint="cs"/>
          <w:sz w:val="32"/>
          <w:rtl/>
        </w:rPr>
        <w:t>יין</w:t>
      </w:r>
      <w:r w:rsidRPr="00C35A2C">
        <w:rPr>
          <w:rFonts w:ascii="Fb Fontext" w:hAnsi="Fb Fontext"/>
          <w:sz w:val="32"/>
          <w:rtl/>
        </w:rPr>
        <w:t xml:space="preserve"> </w:t>
      </w:r>
      <w:r>
        <w:rPr>
          <w:rFonts w:ascii="Fb Fontext" w:hAnsi="Fb Fontext" w:hint="cs"/>
          <w:sz w:val="32"/>
          <w:rtl/>
        </w:rPr>
        <w:t>שנמצאה</w:t>
      </w:r>
      <w:r w:rsidRPr="00C35A2C">
        <w:rPr>
          <w:rFonts w:ascii="Fb Fontext" w:hAnsi="Fb Fontext"/>
          <w:sz w:val="32"/>
          <w:rtl/>
        </w:rPr>
        <w:t xml:space="preserve"> בפרדס ערלה, </w:t>
      </w:r>
      <w:r>
        <w:rPr>
          <w:rFonts w:ascii="Fb Fontext" w:hAnsi="Fb Fontext" w:hint="cs"/>
          <w:sz w:val="32"/>
          <w:rtl/>
        </w:rPr>
        <w:t xml:space="preserve">והתירה </w:t>
      </w:r>
      <w:r w:rsidRPr="00C35A2C">
        <w:rPr>
          <w:rFonts w:ascii="Fb Fontext" w:hAnsi="Fb Fontext"/>
          <w:sz w:val="32"/>
          <w:rtl/>
        </w:rPr>
        <w:t>רבינא.</w:t>
      </w:r>
    </w:p>
    <w:p w14:paraId="59602006" w14:textId="77777777" w:rsidR="0001516E" w:rsidRPr="0001516E" w:rsidRDefault="00AC0AF5" w:rsidP="0001516E">
      <w:pPr>
        <w:pStyle w:val="36"/>
        <w:framePr w:wrap="notBeside"/>
        <w:rPr>
          <w:rtl/>
        </w:rPr>
      </w:pPr>
      <w:r w:rsidRPr="0001516E">
        <w:rPr>
          <w:rtl/>
        </w:rPr>
        <w:t>לא בהכרח</w:t>
      </w:r>
    </w:p>
    <w:p w14:paraId="0AA453B3" w14:textId="509A67D1" w:rsidR="00AC0AF5" w:rsidRDefault="00AC0AF5" w:rsidP="00AC0AF5">
      <w:pPr>
        <w:rPr>
          <w:rFonts w:ascii="Fb Fontext" w:hAnsi="Fb Fontext"/>
          <w:rtl/>
        </w:rPr>
      </w:pPr>
      <w:r>
        <w:rPr>
          <w:rFonts w:ascii="Fb Fontext" w:hAnsi="Fb Fontext"/>
          <w:rtl/>
        </w:rPr>
        <w:t xml:space="preserve">דס"ל </w:t>
      </w:r>
      <w:r>
        <w:rPr>
          <w:rStyle w:val="affffe"/>
          <w:rFonts w:ascii="Fb Fontext" w:hAnsi="Fb Fontext"/>
          <w:rtl/>
          <w:rPrChange w:id="9108" w:author="מנוע אמוראים" w:date="2026-10-05T16:41:09Z">
            <w:rPr>
              <w:rFonts w:ascii="Fb Fontext" w:hAnsi="Fb Fontext"/>
              <w:rtl/>
            </w:rPr>
          </w:rPrChange>
        </w:rPr>
        <w:t xml:space="preserve">כר"ח</w:t>
      </w:r>
      <w:r>
        <w:rPr>
          <w:rFonts w:ascii="Fb Fontext" w:hAnsi="Fb Fontext"/>
          <w:rtl/>
        </w:rPr>
        <w:t xml:space="preserve"> דשאני התם שאם גנבו מ</w:t>
      </w:r>
      <w:r w:rsidRPr="00C35A2C">
        <w:rPr>
          <w:rFonts w:ascii="Fb Fontext" w:hAnsi="Fb Fontext" w:hint="cs"/>
          <w:rtl/>
        </w:rPr>
        <w:t>מ</w:t>
      </w:r>
      <w:r w:rsidRPr="00C35A2C">
        <w:rPr>
          <w:rFonts w:ascii="Fb Fontext" w:hAnsi="Fb Fontext"/>
          <w:rtl/>
        </w:rPr>
        <w:t>נו לא היה מחביאו שם</w:t>
      </w:r>
    </w:p>
    <w:p w14:paraId="5D2BAE53" w14:textId="77777777" w:rsidR="00AC0AF5" w:rsidRPr="00C35A2C" w:rsidRDefault="00AC0AF5" w:rsidP="00AC0AF5">
      <w:pPr>
        <w:rPr>
          <w:rFonts w:ascii="Fb Fontext" w:hAnsi="Fb Fontext"/>
          <w:rtl/>
        </w:rPr>
      </w:pPr>
      <w:r>
        <w:rPr>
          <w:rFonts w:ascii="Fb Fontext" w:hAnsi="Fb Fontext"/>
          <w:rtl/>
        </w:rPr>
        <w:t xml:space="preserve">וה"מ </w:t>
      </w:r>
      <w:r>
        <w:rPr>
          <w:rFonts w:ascii="Fb Fontext" w:hAnsi="Fb Fontext" w:hint="cs"/>
          <w:rtl/>
        </w:rPr>
        <w:t>יין</w:t>
      </w:r>
      <w:r w:rsidRPr="00C35A2C">
        <w:rPr>
          <w:rFonts w:ascii="Fb Fontext" w:hAnsi="Fb Fontext"/>
          <w:rtl/>
        </w:rPr>
        <w:t>, אבל עינבי מצנעי [דשלא בשעת הבציר].</w:t>
      </w:r>
    </w:p>
    <w:p w14:paraId="6FCB9E1C" w14:textId="77777777" w:rsidR="00AC0AF5" w:rsidRPr="00C35A2C" w:rsidRDefault="00AC0AF5" w:rsidP="00982F98">
      <w:pPr>
        <w:pStyle w:val="affe"/>
        <w:framePr w:wrap="around"/>
        <w:rPr>
          <w:rtl/>
        </w:rPr>
      </w:pPr>
      <w:r w:rsidRPr="00C35A2C">
        <w:rPr>
          <w:rFonts w:hint="cs"/>
          <w:rtl/>
        </w:rPr>
        <w:t>כד:</w:t>
      </w:r>
    </w:p>
    <w:p w14:paraId="07CB4213" w14:textId="225475C6" w:rsidR="0001516E" w:rsidRPr="0001516E" w:rsidRDefault="00334CD9" w:rsidP="0001516E">
      <w:pPr>
        <w:pStyle w:val="36"/>
        <w:framePr w:wrap="notBeside"/>
        <w:rPr>
          <w:rtl/>
        </w:rPr>
      </w:pPr>
      <w:r w:rsidRPr="00F404FA">
        <w:rPr>
          <w:rtl/>
        </w:rPr>
        <w:t>◄</w:t>
      </w:r>
      <w:r w:rsidR="00AC0AF5" w:rsidRPr="0001516E">
        <w:rPr>
          <w:rtl/>
        </w:rPr>
        <w:t>ז.</w:t>
      </w:r>
    </w:p>
    <w:p w14:paraId="717D90F4" w14:textId="3A2DBD7D" w:rsidR="00AC0AF5" w:rsidRDefault="00AC0AF5" w:rsidP="00AC0AF5">
      <w:pPr>
        <w:rPr>
          <w:rFonts w:ascii="Fb Fontext" w:hAnsi="Fb Fontext"/>
          <w:sz w:val="32"/>
          <w:rtl/>
        </w:rPr>
      </w:pPr>
      <w:r w:rsidRPr="00C35A2C">
        <w:rPr>
          <w:rFonts w:ascii="Fb Fontext" w:hAnsi="Fb Fontext"/>
          <w:sz w:val="32"/>
          <w:rtl/>
        </w:rPr>
        <w:t xml:space="preserve"> נאדת יין שנמצאו בכרמי ישראל התירם רבא ולא חשש לנסך</w:t>
      </w:r>
    </w:p>
    <w:p w14:paraId="496D1521" w14:textId="77777777" w:rsidR="0001516E" w:rsidRPr="0001516E" w:rsidRDefault="00AC0AF5" w:rsidP="0001516E">
      <w:pPr>
        <w:pStyle w:val="36"/>
        <w:framePr w:wrap="notBeside"/>
        <w:rPr>
          <w:rtl/>
        </w:rPr>
      </w:pPr>
      <w:r w:rsidRPr="0001516E">
        <w:rPr>
          <w:rtl/>
        </w:rPr>
        <w:t>-</w:t>
      </w:r>
    </w:p>
    <w:p w14:paraId="792ED959" w14:textId="189E0FA9" w:rsidR="00AC0AF5" w:rsidRPr="0001516E" w:rsidRDefault="00AC0AF5" w:rsidP="00AC0AF5">
      <w:pPr>
        <w:rPr>
          <w:rFonts w:ascii="Fb Fontext" w:hAnsi="Fb Fontext"/>
          <w:spacing w:val="-4"/>
          <w:rtl/>
        </w:rPr>
      </w:pPr>
      <w:r w:rsidRPr="0001516E">
        <w:rPr>
          <w:rFonts w:ascii="Fb Fontext" w:hAnsi="Fb Fontext"/>
          <w:spacing w:val="-4"/>
          <w:rtl/>
        </w:rPr>
        <w:t>לא מצד שהלך אחר הקרוב אלא רוב השופכים לנאדות ישראל הם</w:t>
      </w:r>
    </w:p>
    <w:p w14:paraId="3611151D" w14:textId="77777777" w:rsidR="00334CD9" w:rsidRPr="00334CD9" w:rsidRDefault="00334CD9" w:rsidP="00334CD9">
      <w:pPr>
        <w:pStyle w:val="36"/>
        <w:framePr w:wrap="notBeside"/>
        <w:rPr>
          <w:rtl/>
        </w:rPr>
      </w:pPr>
      <w:r w:rsidRPr="00334CD9">
        <w:rPr>
          <w:rFonts w:hint="cs"/>
          <w:rtl/>
        </w:rPr>
        <w:t>◄</w:t>
      </w:r>
    </w:p>
    <w:p w14:paraId="15551D27" w14:textId="649B54CC" w:rsidR="00AC0AF5" w:rsidRDefault="00AC0AF5" w:rsidP="0001516E">
      <w:pPr>
        <w:rPr>
          <w:rFonts w:ascii="Fb Fontext" w:hAnsi="Fb Fontext"/>
          <w:sz w:val="32"/>
          <w:rtl/>
        </w:rPr>
      </w:pPr>
      <w:r w:rsidRPr="00C35A2C">
        <w:rPr>
          <w:rFonts w:ascii="Fb Fontext" w:hAnsi="Fb Fontext" w:hint="cs"/>
          <w:sz w:val="32"/>
          <w:rtl/>
        </w:rPr>
        <w:t>ודווקא בגדולים</w:t>
      </w:r>
      <w:r w:rsidR="00BD5D52">
        <w:rPr>
          <w:rFonts w:ascii="Fb Fontext" w:hAnsi="Fb Fontext" w:hint="cs"/>
          <w:sz w:val="32"/>
          <w:rtl/>
        </w:rPr>
        <w:t>,</w:t>
      </w:r>
      <w:r w:rsidRPr="00C35A2C">
        <w:rPr>
          <w:rFonts w:ascii="Fb Fontext" w:hAnsi="Fb Fontext" w:hint="cs"/>
          <w:sz w:val="32"/>
          <w:rtl/>
        </w:rPr>
        <w:t xml:space="preserve"> אבל בקטנים תולים בעוברי דרכים עכו</w:t>
      </w:r>
      <w:r w:rsidRPr="00C35A2C">
        <w:rPr>
          <w:rFonts w:ascii="Fb Fontext" w:hAnsi="Fb Fontext"/>
          <w:sz w:val="32"/>
          <w:rtl/>
        </w:rPr>
        <w:t>"</w:t>
      </w:r>
      <w:r w:rsidRPr="00C35A2C">
        <w:rPr>
          <w:rFonts w:ascii="Fb Fontext" w:hAnsi="Fb Fontext" w:hint="cs"/>
          <w:sz w:val="32"/>
          <w:rtl/>
        </w:rPr>
        <w:t>ם</w:t>
      </w:r>
      <w:r w:rsidR="00BD5D52">
        <w:rPr>
          <w:rFonts w:ascii="Fb Fontext" w:hAnsi="Fb Fontext" w:hint="cs"/>
          <w:sz w:val="32"/>
          <w:rtl/>
        </w:rPr>
        <w:t>,</w:t>
      </w:r>
    </w:p>
    <w:p w14:paraId="7D4C1158" w14:textId="05550B05" w:rsidR="00AC0AF5" w:rsidRPr="00C35A2C" w:rsidRDefault="00AC0AF5" w:rsidP="0001516E">
      <w:pPr>
        <w:rPr>
          <w:rFonts w:cs="Guttman Vilna"/>
          <w:b/>
          <w:bCs/>
          <w:sz w:val="32"/>
          <w:rtl/>
        </w:rPr>
      </w:pPr>
      <w:r w:rsidRPr="00C35A2C">
        <w:rPr>
          <w:rFonts w:ascii="Fb Fontext" w:hAnsi="Fb Fontext" w:hint="cs"/>
          <w:sz w:val="32"/>
          <w:rtl/>
        </w:rPr>
        <w:t>ואם יש עם הגדולים קטנים</w:t>
      </w:r>
      <w:r w:rsidR="00BD5D52">
        <w:rPr>
          <w:rFonts w:ascii="Fb Fontext" w:hAnsi="Fb Fontext" w:hint="cs"/>
          <w:sz w:val="32"/>
          <w:rtl/>
        </w:rPr>
        <w:t>,</w:t>
      </w:r>
      <w:r w:rsidRPr="00C35A2C">
        <w:rPr>
          <w:rFonts w:ascii="Fb Fontext" w:hAnsi="Fb Fontext" w:hint="cs"/>
          <w:sz w:val="32"/>
          <w:rtl/>
        </w:rPr>
        <w:t xml:space="preserve"> תלינן בישראל ולאזן במשקל נעשו</w:t>
      </w:r>
    </w:p>
    <w:p w14:paraId="6A42554D" w14:textId="6370E1FC" w:rsidR="00AC0AF5" w:rsidRPr="001B450D" w:rsidRDefault="001B450D" w:rsidP="00AC0AF5">
      <w:pPr>
        <w:pStyle w:val="aff9"/>
        <w:rPr>
          <w:rtl/>
        </w:rPr>
      </w:pPr>
      <w:r w:rsidRPr="001B450D">
        <w:rPr>
          <w:rFonts w:hint="cs"/>
          <w:rtl/>
        </w:rPr>
        <w:t>***</w:t>
      </w:r>
    </w:p>
    <w:p w14:paraId="0DCF6064" w14:textId="77777777" w:rsidR="00AC0AF5" w:rsidRPr="00C35A2C" w:rsidRDefault="00AC0AF5" w:rsidP="0001516E">
      <w:pPr>
        <w:pStyle w:val="affffb"/>
        <w:framePr w:wrap="around"/>
        <w:rPr>
          <w:rtl/>
        </w:rPr>
      </w:pPr>
      <w:r w:rsidRPr="00C35A2C">
        <w:rPr>
          <w:rtl/>
        </w:rPr>
        <w:t>מתני</w:t>
      </w:r>
      <w:r w:rsidRPr="00F10693">
        <w:rPr>
          <w:rtl/>
        </w:rPr>
        <w:t>'.</w:t>
      </w:r>
    </w:p>
    <w:p w14:paraId="1971F075" w14:textId="77777777" w:rsidR="00334CD9" w:rsidRPr="00334CD9" w:rsidRDefault="00334CD9" w:rsidP="00334CD9">
      <w:pPr>
        <w:pStyle w:val="36"/>
        <w:framePr w:wrap="notBeside"/>
        <w:rPr>
          <w:rtl/>
        </w:rPr>
      </w:pPr>
      <w:r w:rsidRPr="00334CD9">
        <w:rPr>
          <w:rtl/>
        </w:rPr>
        <w:t>◄</w:t>
      </w:r>
    </w:p>
    <w:p>
      <w:pPr>
        <w:pStyle w:val="affffb"/>
        <w:rPr>
          <w:ins w:id="20436" w:author="קלוד" w:date="2026-10-06T10:07:33Z"/>
        </w:rPr>
      </w:pPr>
      <w:ins w:id="20435" w:author="קלוד" w:date="2026-10-06T10:07:33Z">
        <w:r>
          <w:t xml:space="preserve">משנה ז</w:t>
        </w:r>
      </w:ins>
    </w:p>
    <w:p w14:paraId="67B181A4" w14:textId="30431B10" w:rsidR="00AC0AF5" w:rsidRPr="00C35A2C" w:rsidRDefault="00AC0AF5" w:rsidP="00DB3591">
      <w:pPr>
        <w:pStyle w:val="afff3"/>
        <w:rPr>
          <w:rtl/>
        </w:rPr>
      </w:pPr>
      <w:r w:rsidRPr="00334CD9">
        <w:rPr>
          <w:b w:val="0"/>
          <w:bCs/>
          <w:rtl/>
        </w:rPr>
        <w:t>מרחיקין את האילן מן העיר</w:t>
      </w:r>
      <w:r w:rsidRPr="00C35A2C">
        <w:rPr>
          <w:rtl/>
        </w:rPr>
        <w:t xml:space="preserve"> כ"ה אמה, ובחרוב ובשקמה נ</w:t>
      </w:r>
      <w:r w:rsidRPr="00F10693">
        <w:rPr>
          <w:rtl/>
        </w:rPr>
        <w:t xml:space="preserve">' </w:t>
      </w:r>
      <w:r w:rsidRPr="00C35A2C">
        <w:rPr>
          <w:rtl/>
        </w:rPr>
        <w:t>אמה.</w:t>
      </w:r>
    </w:p>
    <w:p w14:paraId="1FC75BF4" w14:textId="28225D00" w:rsidR="00AC0AF5" w:rsidRPr="00C35A2C" w:rsidRDefault="00AC0AF5" w:rsidP="00DB3591">
      <w:pPr>
        <w:pStyle w:val="afff3"/>
        <w:rPr>
          <w:rtl/>
        </w:rPr>
      </w:pPr>
      <w:r w:rsidRPr="0001516E">
        <w:rPr>
          <w:rStyle w:val="TanaimMishna"/>
          <w:rFonts w:hint="cs"/>
          <w:rtl/>
          <w:rPrChange w:id="20020" w:author="קלוד" w:date="2026-10-06T10:07:33Z">
            <w:rPr>
              <w:rStyle w:val="affffe"/>
              <w:rFonts w:hint="cs"/>
              <w:rtl/>
            </w:rPr>
          </w:rPrChange>
        </w:rPr>
        <w:t>אבא</w:t>
      </w:r>
      <w:r w:rsidRPr="0001516E">
        <w:rPr>
          <w:rStyle w:val="TanaimMishna"/>
          <w:rtl/>
          <w:rPrChange w:id="20021" w:author="קלוד" w:date="2026-10-06T10:07:33Z">
            <w:rPr>
              <w:rStyle w:val="affffe"/>
              <w:rtl/>
            </w:rPr>
          </w:rPrChange>
        </w:rPr>
        <w:t xml:space="preserve"> </w:t>
      </w:r>
      <w:r w:rsidRPr="0001516E">
        <w:rPr>
          <w:rStyle w:val="TanaimMishna"/>
          <w:rFonts w:hint="cs"/>
          <w:rtl/>
          <w:rPrChange w:id="20022" w:author="קלוד" w:date="2026-10-06T10:07:33Z">
            <w:rPr>
              <w:rStyle w:val="affffe"/>
              <w:rFonts w:hint="cs"/>
              <w:rtl/>
            </w:rPr>
          </w:rPrChange>
        </w:rPr>
        <w:t>שאול</w:t>
      </w:r>
      <w:r w:rsidRPr="0001516E">
        <w:rPr>
          <w:rStyle w:val="TanaimMishna"/>
          <w:rtl/>
          <w:rPrChange w:id="20023" w:author="קלוד" w:date="2026-10-06T10:07:33Z">
            <w:rPr>
              <w:rStyle w:val="affffe"/>
              <w:rtl/>
            </w:rPr>
          </w:rPrChange>
        </w:rPr>
        <w:t>:</w:t>
      </w:r>
      <w:r w:rsidRPr="00C35A2C">
        <w:rPr>
          <w:rtl/>
        </w:rPr>
        <w:t xml:space="preserve"> </w:t>
      </w:r>
      <w:r w:rsidRPr="00C35A2C">
        <w:rPr>
          <w:rFonts w:hint="cs"/>
          <w:rtl/>
        </w:rPr>
        <w:t>כל</w:t>
      </w:r>
      <w:r w:rsidRPr="00C35A2C">
        <w:rPr>
          <w:rtl/>
        </w:rPr>
        <w:t xml:space="preserve"> </w:t>
      </w:r>
      <w:r w:rsidRPr="00C35A2C">
        <w:rPr>
          <w:rFonts w:hint="cs"/>
          <w:rtl/>
        </w:rPr>
        <w:t>אילן</w:t>
      </w:r>
      <w:r w:rsidRPr="00C35A2C">
        <w:rPr>
          <w:rtl/>
        </w:rPr>
        <w:t xml:space="preserve"> </w:t>
      </w:r>
      <w:r w:rsidRPr="00C35A2C">
        <w:rPr>
          <w:rFonts w:hint="cs"/>
          <w:rtl/>
        </w:rPr>
        <w:t>סרק</w:t>
      </w:r>
      <w:r w:rsidRPr="00C35A2C">
        <w:rPr>
          <w:rtl/>
        </w:rPr>
        <w:t xml:space="preserve"> </w:t>
      </w:r>
      <w:r w:rsidRPr="00C35A2C">
        <w:rPr>
          <w:rFonts w:hint="cs"/>
          <w:rtl/>
        </w:rPr>
        <w:t>נ</w:t>
      </w:r>
      <w:r w:rsidRPr="00F10693">
        <w:rPr>
          <w:rFonts w:hint="cs"/>
          <w:rtl/>
        </w:rPr>
        <w:t>'</w:t>
      </w:r>
      <w:r w:rsidRPr="00F10693">
        <w:rPr>
          <w:rtl/>
        </w:rPr>
        <w:t xml:space="preserve"> </w:t>
      </w:r>
      <w:r w:rsidRPr="00C35A2C">
        <w:rPr>
          <w:rFonts w:hint="cs"/>
          <w:rtl/>
        </w:rPr>
        <w:t>אמה</w:t>
      </w:r>
      <w:r w:rsidRPr="00C35A2C">
        <w:rPr>
          <w:rtl/>
        </w:rPr>
        <w:t>.</w:t>
      </w:r>
    </w:p>
    <w:p w14:paraId="20284312" w14:textId="77777777" w:rsidR="00334CD9" w:rsidRPr="00334CD9" w:rsidRDefault="00334CD9" w:rsidP="00334CD9">
      <w:pPr>
        <w:pStyle w:val="36"/>
        <w:framePr w:wrap="notBeside"/>
        <w:rPr>
          <w:rtl/>
        </w:rPr>
      </w:pPr>
      <w:r w:rsidRPr="00334CD9">
        <w:rPr>
          <w:rtl/>
        </w:rPr>
        <w:t>◄</w:t>
      </w:r>
    </w:p>
    <w:p w14:paraId="5470C44D" w14:textId="50E5EFAB" w:rsidR="00AC0AF5" w:rsidRPr="00334CD9" w:rsidRDefault="00AC0AF5" w:rsidP="00334CD9">
      <w:pPr>
        <w:pStyle w:val="afff3"/>
        <w:rPr>
          <w:spacing w:val="-2"/>
          <w:rtl/>
        </w:rPr>
      </w:pPr>
      <w:r w:rsidRPr="00334CD9">
        <w:rPr>
          <w:spacing w:val="-4"/>
          <w:rtl/>
        </w:rPr>
        <w:t>אם העיר קדמה</w:t>
      </w:r>
      <w:r w:rsidR="00334CD9" w:rsidRPr="00334CD9">
        <w:rPr>
          <w:rFonts w:hint="cs"/>
          <w:spacing w:val="-4"/>
          <w:rtl/>
        </w:rPr>
        <w:t xml:space="preserve"> </w:t>
      </w:r>
      <w:r w:rsidRPr="00334CD9">
        <w:rPr>
          <w:spacing w:val="-4"/>
          <w:rtl/>
        </w:rPr>
        <w:t>קוצץ ואינו נותן דמים,</w:t>
      </w:r>
      <w:r w:rsidR="00334CD9" w:rsidRPr="00334CD9">
        <w:rPr>
          <w:rFonts w:hint="cs"/>
          <w:spacing w:val="-4"/>
          <w:rtl/>
        </w:rPr>
        <w:t xml:space="preserve"> </w:t>
      </w:r>
      <w:r w:rsidRPr="00334CD9">
        <w:rPr>
          <w:spacing w:val="-4"/>
          <w:rtl/>
        </w:rPr>
        <w:t>ואם אילן קדם קוצץ ונותן דמים</w:t>
      </w:r>
      <w:r w:rsidRPr="00334CD9">
        <w:rPr>
          <w:spacing w:val="-2"/>
          <w:rtl/>
        </w:rPr>
        <w:t>,</w:t>
      </w:r>
    </w:p>
    <w:p w14:paraId="05279724" w14:textId="77777777" w:rsidR="00AC0AF5" w:rsidRPr="00C35A2C" w:rsidRDefault="00AC0AF5" w:rsidP="00DB3591">
      <w:pPr>
        <w:pStyle w:val="afff3"/>
        <w:rPr>
          <w:rtl/>
        </w:rPr>
      </w:pPr>
      <w:r w:rsidRPr="00C35A2C">
        <w:rPr>
          <w:rtl/>
        </w:rPr>
        <w:t>ספק זה קדם וספק זה קדם - קוצץ ואינו נותן דמים.</w:t>
      </w:r>
    </w:p>
    <w:p w14:paraId="06C6D77C" w14:textId="77777777" w:rsidR="0001516E" w:rsidRPr="0001516E" w:rsidRDefault="00AC0AF5" w:rsidP="00334CD9">
      <w:pPr>
        <w:pStyle w:val="afffb"/>
        <w:rPr>
          <w:rtl/>
        </w:rPr>
      </w:pPr>
      <w:ins w:id="9828" w:author="מספור קטעי משנה" w:date="2026-10-06T06:44:59Z">
        <w:r>
          <w:rPr>
            <w:rStyle w:val="MisparKeta"/>
          </w:rPr>
          <w:t xml:space="preserve">ב. </w:t>
        </w:r>
      </w:ins>
      <w:r w:rsidRPr="0001516E">
        <w:rPr>
          <w:rFonts w:hint="cs"/>
          <w:rtl/>
        </w:rPr>
        <w:t>מרחיקין</w:t>
      </w:r>
      <w:r w:rsidRPr="0001516E">
        <w:rPr>
          <w:rtl/>
        </w:rPr>
        <w:t xml:space="preserve"> </w:t>
      </w:r>
    </w:p>
    <w:p w14:paraId="1E6DCD48" w14:textId="77777777" w:rsidR="0001516E" w:rsidRPr="0001516E" w:rsidRDefault="00AC0AF5" w:rsidP="0001516E">
      <w:pPr>
        <w:pStyle w:val="36"/>
        <w:framePr w:wrap="notBeside"/>
        <w:rPr>
          <w:rtl/>
        </w:rPr>
      </w:pPr>
      <w:r w:rsidRPr="0001516E">
        <w:rPr>
          <w:rtl/>
        </w:rPr>
        <w:t>עולא:</w:t>
      </w:r>
    </w:p>
    <w:p w14:paraId="10B5962C" w14:textId="749B1044" w:rsidR="00AC0AF5" w:rsidRPr="00334CD9" w:rsidRDefault="00AC0AF5" w:rsidP="00AC0AF5">
      <w:pPr>
        <w:rPr>
          <w:rFonts w:ascii="Fb Fontext" w:hAnsi="Fb Fontext"/>
          <w:spacing w:val="-2"/>
          <w:sz w:val="32"/>
          <w:rtl/>
        </w:rPr>
      </w:pPr>
      <w:r w:rsidRPr="00334CD9">
        <w:rPr>
          <w:rFonts w:ascii="Fb Fontext" w:hAnsi="Fb Fontext"/>
          <w:spacing w:val="-2"/>
          <w:sz w:val="32"/>
          <w:rtl/>
        </w:rPr>
        <w:t xml:space="preserve">למ"ד עושין שדה מגרש ומגרש שדה </w:t>
      </w:r>
      <w:r w:rsidRPr="00334CD9">
        <w:rPr>
          <w:rStyle w:val="affffe"/>
          <w:spacing w:val="-2"/>
          <w:rtl/>
        </w:rPr>
        <w:t>–</w:t>
      </w:r>
      <w:r w:rsidR="00334CD9" w:rsidRPr="00334CD9">
        <w:rPr>
          <w:rStyle w:val="affffe"/>
          <w:spacing w:val="-2"/>
          <w:rtl/>
        </w:rPr>
        <w:t>◄</w:t>
      </w:r>
      <w:r w:rsidRPr="00334CD9">
        <w:rPr>
          <w:rFonts w:ascii="Fb Fontext" w:hAnsi="Fb Fontext"/>
          <w:spacing w:val="-2"/>
          <w:sz w:val="32"/>
          <w:rtl/>
        </w:rPr>
        <w:t xml:space="preserve"> </w:t>
      </w:r>
      <w:r w:rsidR="00334CD9" w:rsidRPr="00334CD9">
        <w:rPr>
          <w:rFonts w:ascii="Fb Fontext" w:hAnsi="Fb Fontext" w:hint="cs"/>
          <w:spacing w:val="-2"/>
          <w:sz w:val="32"/>
          <w:rtl/>
        </w:rPr>
        <w:t>כאן</w:t>
      </w:r>
      <w:r w:rsidRPr="00334CD9">
        <w:rPr>
          <w:rFonts w:ascii="Fb Fontext" w:hAnsi="Fb Fontext"/>
          <w:spacing w:val="-2"/>
          <w:sz w:val="32"/>
          <w:rtl/>
        </w:rPr>
        <w:t xml:space="preserve"> משום נויי העיר.</w:t>
      </w:r>
    </w:p>
    <w:p w14:paraId="214EE0D7" w14:textId="7FC766C0" w:rsidR="00AC0AF5" w:rsidRPr="00C35A2C" w:rsidRDefault="00AC0AF5" w:rsidP="00AC0AF5">
      <w:pPr>
        <w:rPr>
          <w:rFonts w:ascii="Fb Fontext" w:hAnsi="Fb Fontext"/>
          <w:rtl/>
        </w:rPr>
      </w:pPr>
      <w:r w:rsidRPr="000954BA">
        <w:rPr>
          <w:rStyle w:val="affffe"/>
          <w:rtl/>
        </w:rPr>
        <w:t>וא</w:t>
      </w:r>
      <w:r w:rsidR="00873F23">
        <w:rPr>
          <w:rStyle w:val="affffe"/>
          <w:rFonts w:hint="cs"/>
          <w:rtl/>
        </w:rPr>
        <w:t>ף</w:t>
      </w:r>
      <w:r w:rsidRPr="000954BA">
        <w:rPr>
          <w:rStyle w:val="affffe"/>
          <w:rtl/>
        </w:rPr>
        <w:t xml:space="preserve"> לרבנן</w:t>
      </w:r>
      <w:r w:rsidRPr="00C35A2C">
        <w:rPr>
          <w:rFonts w:ascii="Fb Fontext" w:hAnsi="Fb Fontext"/>
          <w:rtl/>
        </w:rPr>
        <w:t xml:space="preserve"> דאין עושין שדה מגרש </w:t>
      </w:r>
      <w:r w:rsidRPr="000954BA">
        <w:rPr>
          <w:rStyle w:val="affffe"/>
          <w:rtl/>
        </w:rPr>
        <w:t>ה"מ</w:t>
      </w:r>
      <w:r w:rsidRPr="00C35A2C">
        <w:rPr>
          <w:rFonts w:ascii="Fb Fontext" w:hAnsi="Fb Fontext"/>
          <w:rtl/>
        </w:rPr>
        <w:t xml:space="preserve"> זרעים אבל אילנות כן מצד נוי העיר</w:t>
      </w:r>
    </w:p>
    <w:p w14:paraId="1D8E00BA" w14:textId="77777777" w:rsidR="0001516E" w:rsidRPr="0001516E" w:rsidRDefault="00AC0AF5" w:rsidP="0001516E">
      <w:pPr>
        <w:pStyle w:val="36"/>
        <w:framePr w:wrap="notBeside"/>
        <w:rPr>
          <w:rtl/>
        </w:rPr>
      </w:pPr>
      <w:r w:rsidRPr="0001516E">
        <w:rPr>
          <w:rtl/>
        </w:rPr>
        <w:t>ומוכח לחלק</w:t>
      </w:r>
    </w:p>
    <w:p w14:paraId="6A145D30" w14:textId="23DDCEA8" w:rsidR="00AC0AF5" w:rsidRDefault="00AC0AF5" w:rsidP="00AC0AF5">
      <w:pPr>
        <w:rPr>
          <w:rFonts w:ascii="Fb Fontext" w:hAnsi="Fb Fontext"/>
          <w:rtl/>
        </w:rPr>
      </w:pPr>
      <w:r w:rsidRPr="00C35A2C">
        <w:rPr>
          <w:rFonts w:ascii="Fb Fontext" w:hAnsi="Fb Fontext"/>
          <w:rtl/>
        </w:rPr>
        <w:t>בין זרעים לאילנות דקרפף יותר מבית סאתים שהוקף לדירה,</w:t>
      </w:r>
    </w:p>
    <w:p w14:paraId="2A47E669" w14:textId="77777777" w:rsidR="00AC0AF5" w:rsidRPr="00C35A2C" w:rsidRDefault="00AC0AF5" w:rsidP="00AC0AF5">
      <w:pPr>
        <w:rPr>
          <w:rFonts w:ascii="Fb Fontext" w:hAnsi="Fb Fontext" w:cs="Guttman Vilna"/>
          <w:b/>
          <w:bCs/>
          <w:sz w:val="32"/>
          <w:rtl/>
        </w:rPr>
      </w:pPr>
      <w:r w:rsidRPr="000954BA">
        <w:rPr>
          <w:b/>
          <w:bCs/>
          <w:rtl/>
        </w:rPr>
        <w:t>נזרע רובו</w:t>
      </w:r>
      <w:r w:rsidRPr="00C35A2C">
        <w:rPr>
          <w:rFonts w:ascii="Fb Fontext" w:hAnsi="Fb Fontext"/>
          <w:sz w:val="32"/>
          <w:rtl/>
        </w:rPr>
        <w:t xml:space="preserve"> הרי הוא כגינה ואסור, </w:t>
      </w:r>
      <w:r w:rsidRPr="000954BA">
        <w:rPr>
          <w:b/>
          <w:bCs/>
          <w:rtl/>
        </w:rPr>
        <w:t>ניטע רובו</w:t>
      </w:r>
      <w:r w:rsidRPr="00C35A2C">
        <w:rPr>
          <w:rFonts w:ascii="Fb Fontext" w:hAnsi="Fb Fontext"/>
          <w:sz w:val="32"/>
          <w:rtl/>
        </w:rPr>
        <w:t xml:space="preserve"> הרי הוא כחצר ומותר.</w:t>
      </w:r>
    </w:p>
    <w:p w14:paraId="127BBD2A" w14:textId="77777777" w:rsidR="00AC0AF5" w:rsidRPr="00801934" w:rsidRDefault="00AC0AF5" w:rsidP="0001516E">
      <w:pPr>
        <w:pStyle w:val="afffb"/>
        <w:rPr>
          <w:rtl/>
        </w:rPr>
      </w:pPr>
      <w:ins w:id="9829" w:author="מספור קטעי משנה" w:date="2026-10-06T06:44:59Z">
        <w:r>
          <w:rPr>
            <w:rStyle w:val="MisparKeta"/>
          </w:rPr>
          <w:t xml:space="preserve">ג. </w:t>
        </w:r>
      </w:ins>
      <w:r w:rsidRPr="00801934">
        <w:rPr>
          <w:rFonts w:hint="cs"/>
          <w:rtl/>
        </w:rPr>
        <w:t>ואם</w:t>
      </w:r>
      <w:r w:rsidRPr="00801934">
        <w:rPr>
          <w:rtl/>
        </w:rPr>
        <w:t xml:space="preserve"> </w:t>
      </w:r>
      <w:r w:rsidRPr="00801934">
        <w:rPr>
          <w:rFonts w:hint="cs"/>
          <w:rtl/>
        </w:rPr>
        <w:t>העיר</w:t>
      </w:r>
      <w:r w:rsidRPr="00801934">
        <w:rPr>
          <w:rtl/>
        </w:rPr>
        <w:t xml:space="preserve"> </w:t>
      </w:r>
      <w:r w:rsidRPr="00801934">
        <w:rPr>
          <w:rFonts w:hint="cs"/>
          <w:rtl/>
        </w:rPr>
        <w:t>קדמה</w:t>
      </w:r>
      <w:r w:rsidRPr="00801934">
        <w:rPr>
          <w:rtl/>
        </w:rPr>
        <w:t xml:space="preserve"> - </w:t>
      </w:r>
      <w:r w:rsidRPr="00801934">
        <w:rPr>
          <w:rFonts w:hint="cs"/>
          <w:rtl/>
        </w:rPr>
        <w:t>קוצץ</w:t>
      </w:r>
      <w:r w:rsidRPr="00801934">
        <w:rPr>
          <w:rtl/>
        </w:rPr>
        <w:t xml:space="preserve"> </w:t>
      </w:r>
      <w:r w:rsidRPr="00801934">
        <w:rPr>
          <w:rFonts w:hint="cs"/>
          <w:rtl/>
        </w:rPr>
        <w:t>ואינו</w:t>
      </w:r>
      <w:r w:rsidRPr="00801934">
        <w:rPr>
          <w:rtl/>
        </w:rPr>
        <w:t xml:space="preserve"> </w:t>
      </w:r>
      <w:r w:rsidRPr="00801934">
        <w:rPr>
          <w:rFonts w:hint="cs"/>
          <w:rtl/>
        </w:rPr>
        <w:t>נותן</w:t>
      </w:r>
      <w:r w:rsidRPr="00801934">
        <w:rPr>
          <w:rtl/>
        </w:rPr>
        <w:t xml:space="preserve"> </w:t>
      </w:r>
      <w:r w:rsidRPr="00801934">
        <w:rPr>
          <w:rFonts w:hint="cs"/>
          <w:rtl/>
        </w:rPr>
        <w:t>דמים</w:t>
      </w:r>
      <w:r w:rsidRPr="00801934">
        <w:rPr>
          <w:rtl/>
        </w:rPr>
        <w:t xml:space="preserve"> </w:t>
      </w:r>
      <w:r w:rsidRPr="00801934">
        <w:rPr>
          <w:rFonts w:hint="cs"/>
          <w:rtl/>
        </w:rPr>
        <w:t>וכו</w:t>
      </w:r>
      <w:r w:rsidRPr="00801934">
        <w:rPr>
          <w:rtl/>
        </w:rPr>
        <w:t>'.</w:t>
      </w:r>
    </w:p>
    <w:p w14:paraId="3014AA0F" w14:textId="77777777" w:rsidR="00AC0AF5" w:rsidRPr="00C35A2C" w:rsidRDefault="00AC0AF5" w:rsidP="00AC0AF5">
      <w:pPr>
        <w:rPr>
          <w:rFonts w:ascii="Fb Fontext" w:hAnsi="Fb Fontext" w:cs="Guttman Vilna"/>
          <w:b/>
          <w:bCs/>
          <w:sz w:val="32"/>
          <w:rtl/>
        </w:rPr>
      </w:pPr>
      <w:r w:rsidRPr="00C35A2C">
        <w:rPr>
          <w:rFonts w:ascii="Fb Fontext" w:hAnsi="Fb Fontext"/>
          <w:sz w:val="32"/>
          <w:rtl/>
        </w:rPr>
        <w:t>משא"כ גבי בור קוצץ ונותן דמים, שהיזק יחיד הוא.</w:t>
      </w:r>
    </w:p>
    <w:p w14:paraId="63B402A2" w14:textId="77777777" w:rsidR="0001516E" w:rsidRPr="0001516E" w:rsidRDefault="00AC0AF5" w:rsidP="0001516E">
      <w:pPr>
        <w:pStyle w:val="36"/>
        <w:framePr w:wrap="notBeside"/>
        <w:rPr>
          <w:rtl/>
        </w:rPr>
      </w:pPr>
      <w:r w:rsidRPr="0001516E">
        <w:rPr>
          <w:rtl/>
        </w:rPr>
        <w:t>והך</w:t>
      </w:r>
    </w:p>
    <w:p w14:paraId="23CCC4F6" w14:textId="54DC7E21" w:rsidR="00AC0AF5" w:rsidRPr="00C35A2C" w:rsidRDefault="00AC0AF5" w:rsidP="00AC0AF5">
      <w:pPr>
        <w:rPr>
          <w:rFonts w:ascii="Fb Fontext" w:hAnsi="Fb Fontext" w:cs="Guttman Vilna"/>
          <w:b/>
          <w:bCs/>
          <w:sz w:val="32"/>
          <w:rtl/>
        </w:rPr>
      </w:pPr>
      <w:r w:rsidRPr="00C35A2C">
        <w:rPr>
          <w:rFonts w:ascii="Fb Fontext" w:hAnsi="Fb Fontext"/>
          <w:sz w:val="32"/>
          <w:rtl/>
        </w:rPr>
        <w:t xml:space="preserve">דבקדם אילן קודם קוצץ ואח"כ דמים </w:t>
      </w:r>
      <w:r w:rsidRPr="0001516E">
        <w:rPr>
          <w:rStyle w:val="affffe"/>
          <w:rtl/>
        </w:rPr>
        <w:t>כר"כ</w:t>
      </w:r>
      <w:r w:rsidRPr="00C35A2C">
        <w:rPr>
          <w:rFonts w:ascii="Fb Fontext" w:hAnsi="Fb Fontext"/>
          <w:sz w:val="32"/>
          <w:rtl/>
        </w:rPr>
        <w:t xml:space="preserve"> דקידרא דבי שותפי לא חמימא ולא קרירא.</w:t>
      </w:r>
    </w:p>
    <w:p w14:paraId="5FD1188E" w14:textId="77777777" w:rsidR="00AC0AF5" w:rsidRPr="00801934" w:rsidRDefault="00AC0AF5" w:rsidP="0001516E">
      <w:pPr>
        <w:pStyle w:val="afffb"/>
        <w:rPr>
          <w:rtl/>
        </w:rPr>
      </w:pPr>
      <w:ins w:id="9830" w:author="מספור קטעי משנה" w:date="2026-10-06T06:44:59Z">
        <w:r>
          <w:rPr>
            <w:rStyle w:val="MisparKeta"/>
          </w:rPr>
          <w:t xml:space="preserve">ד. </w:t>
        </w:r>
      </w:ins>
      <w:r w:rsidRPr="00801934">
        <w:rPr>
          <w:rFonts w:hint="cs"/>
          <w:rtl/>
        </w:rPr>
        <w:t>ספק</w:t>
      </w:r>
      <w:r w:rsidRPr="00801934">
        <w:rPr>
          <w:rtl/>
        </w:rPr>
        <w:t xml:space="preserve"> </w:t>
      </w:r>
      <w:r w:rsidRPr="00801934">
        <w:rPr>
          <w:rFonts w:hint="cs"/>
          <w:rtl/>
        </w:rPr>
        <w:t>זה</w:t>
      </w:r>
      <w:r w:rsidRPr="00801934">
        <w:rPr>
          <w:rtl/>
        </w:rPr>
        <w:t xml:space="preserve"> </w:t>
      </w:r>
      <w:r w:rsidRPr="00801934">
        <w:rPr>
          <w:rFonts w:hint="cs"/>
          <w:rtl/>
        </w:rPr>
        <w:t>קדם</w:t>
      </w:r>
      <w:r w:rsidRPr="00801934">
        <w:rPr>
          <w:rtl/>
        </w:rPr>
        <w:t xml:space="preserve"> </w:t>
      </w:r>
      <w:r w:rsidRPr="00801934">
        <w:rPr>
          <w:rFonts w:hint="cs"/>
          <w:rtl/>
        </w:rPr>
        <w:t>וספק</w:t>
      </w:r>
      <w:r w:rsidRPr="00801934">
        <w:rPr>
          <w:rtl/>
        </w:rPr>
        <w:t xml:space="preserve"> </w:t>
      </w:r>
      <w:r w:rsidRPr="00801934">
        <w:rPr>
          <w:rFonts w:hint="cs"/>
          <w:rtl/>
        </w:rPr>
        <w:t>זה</w:t>
      </w:r>
      <w:r w:rsidRPr="00801934">
        <w:rPr>
          <w:rtl/>
        </w:rPr>
        <w:t xml:space="preserve"> </w:t>
      </w:r>
      <w:r w:rsidRPr="00801934">
        <w:rPr>
          <w:rFonts w:hint="cs"/>
          <w:rtl/>
        </w:rPr>
        <w:t>קדם</w:t>
      </w:r>
      <w:r w:rsidRPr="00801934">
        <w:rPr>
          <w:rtl/>
        </w:rPr>
        <w:t xml:space="preserve"> - </w:t>
      </w:r>
      <w:r w:rsidRPr="00801934">
        <w:rPr>
          <w:rFonts w:hint="cs"/>
          <w:rtl/>
        </w:rPr>
        <w:t>קוצץ</w:t>
      </w:r>
      <w:r w:rsidRPr="00801934">
        <w:rPr>
          <w:rtl/>
        </w:rPr>
        <w:t xml:space="preserve"> </w:t>
      </w:r>
      <w:r w:rsidRPr="00801934">
        <w:rPr>
          <w:rFonts w:hint="cs"/>
          <w:rtl/>
        </w:rPr>
        <w:t>ואינו</w:t>
      </w:r>
      <w:r w:rsidRPr="00801934">
        <w:rPr>
          <w:rtl/>
        </w:rPr>
        <w:t xml:space="preserve"> </w:t>
      </w:r>
      <w:r w:rsidRPr="00801934">
        <w:rPr>
          <w:rFonts w:hint="cs"/>
          <w:rtl/>
        </w:rPr>
        <w:t>נותן</w:t>
      </w:r>
      <w:r w:rsidRPr="00801934">
        <w:rPr>
          <w:rtl/>
        </w:rPr>
        <w:t xml:space="preserve"> </w:t>
      </w:r>
      <w:r w:rsidRPr="00801934">
        <w:rPr>
          <w:rFonts w:hint="cs"/>
          <w:rtl/>
        </w:rPr>
        <w:t>דמים</w:t>
      </w:r>
      <w:r w:rsidRPr="00801934">
        <w:rPr>
          <w:rtl/>
        </w:rPr>
        <w:t>.</w:t>
      </w:r>
    </w:p>
    <w:p w14:paraId="05A85F3F" w14:textId="77777777" w:rsidR="0001516E" w:rsidRPr="0001516E" w:rsidRDefault="00AC0AF5" w:rsidP="0001516E">
      <w:pPr>
        <w:pStyle w:val="36"/>
        <w:framePr w:wrap="notBeside"/>
        <w:rPr>
          <w:rtl/>
        </w:rPr>
      </w:pPr>
      <w:r w:rsidRPr="0001516E">
        <w:rPr>
          <w:rtl/>
        </w:rPr>
        <w:t>משא"כ</w:t>
      </w:r>
    </w:p>
    <w:p w14:paraId="0DD37F28" w14:textId="06FDBFE7" w:rsidR="00AC0AF5" w:rsidRPr="00C35A2C" w:rsidRDefault="0001516E" w:rsidP="0001516E">
      <w:pPr>
        <w:rPr>
          <w:rFonts w:ascii="Fb Fontext" w:hAnsi="Fb Fontext"/>
          <w:rtl/>
        </w:rPr>
      </w:pPr>
      <w:r>
        <w:rPr>
          <w:rFonts w:ascii="Fb Fontext" w:hAnsi="Fb Fontext" w:hint="cs"/>
          <w:rtl/>
        </w:rPr>
        <w:t>ב</w:t>
      </w:r>
      <w:r w:rsidR="00AC0AF5" w:rsidRPr="00C35A2C">
        <w:rPr>
          <w:rFonts w:ascii="Fb Fontext" w:hAnsi="Fb Fontext"/>
          <w:rtl/>
        </w:rPr>
        <w:t>בור בספק לא יקוץ דלא למיקץ קאי, אבל בעיר דלמיקץ קאי, ה"נ ספיקו</w:t>
      </w:r>
      <w:r>
        <w:rPr>
          <w:rFonts w:ascii="Fb Fontext" w:hAnsi="Fb Fontext" w:hint="cs"/>
          <w:rtl/>
        </w:rPr>
        <w:t xml:space="preserve">, </w:t>
      </w:r>
      <w:r w:rsidR="00AC0AF5" w:rsidRPr="00C35A2C">
        <w:rPr>
          <w:rFonts w:ascii="Fb Fontext" w:hAnsi="Fb Fontext"/>
          <w:sz w:val="32"/>
          <w:rtl/>
        </w:rPr>
        <w:t>ולגבי דמים אמרינן דאייתי ראיה ושקול.</w:t>
      </w:r>
    </w:p>
    <w:p w14:paraId="05C1E6B2" w14:textId="52383E75" w:rsidR="00AC0AF5" w:rsidRPr="001B450D" w:rsidRDefault="001B450D" w:rsidP="00AC0AF5">
      <w:pPr>
        <w:pStyle w:val="aff9"/>
        <w:rPr>
          <w:rtl/>
        </w:rPr>
      </w:pPr>
      <w:r w:rsidRPr="001B450D">
        <w:rPr>
          <w:rFonts w:hint="cs"/>
          <w:rtl/>
        </w:rPr>
        <w:t>***</w:t>
      </w:r>
    </w:p>
    <w:p w14:paraId="7ABBE0E0" w14:textId="77777777" w:rsidR="00AC0AF5" w:rsidRPr="00C35A2C" w:rsidRDefault="00AC0AF5" w:rsidP="0001516E">
      <w:pPr>
        <w:pStyle w:val="affffb"/>
        <w:framePr w:wrap="around"/>
        <w:rPr>
          <w:rtl/>
        </w:rPr>
      </w:pPr>
      <w:r w:rsidRPr="00C35A2C">
        <w:rPr>
          <w:rtl/>
        </w:rPr>
        <w:t>מתני</w:t>
      </w:r>
      <w:r w:rsidRPr="00F10693">
        <w:rPr>
          <w:rtl/>
        </w:rPr>
        <w:t>'.</w:t>
      </w:r>
    </w:p>
    <w:p w14:paraId="79427B07" w14:textId="77777777" w:rsidR="001E7832" w:rsidRPr="001E7832" w:rsidRDefault="001E7832" w:rsidP="001E7832">
      <w:pPr>
        <w:pStyle w:val="36"/>
        <w:framePr w:wrap="notBeside"/>
        <w:rPr>
          <w:rtl/>
        </w:rPr>
      </w:pPr>
      <w:r w:rsidRPr="001E7832">
        <w:rPr>
          <w:rtl/>
        </w:rPr>
        <w:t>◄</w:t>
      </w:r>
    </w:p>
    <w:p>
      <w:pPr>
        <w:pStyle w:val="affffb"/>
        <w:rPr>
          <w:ins w:id="20438" w:author="קלוד" w:date="2026-10-06T10:07:33Z"/>
        </w:rPr>
      </w:pPr>
      <w:ins w:id="20437" w:author="קלוד" w:date="2026-10-06T10:07:33Z">
        <w:r>
          <w:t xml:space="preserve">משנה ח</w:t>
        </w:r>
      </w:ins>
    </w:p>
    <w:p w14:paraId="14AEE3A5" w14:textId="0FD85506" w:rsidR="00AC0AF5" w:rsidRPr="00C35A2C" w:rsidRDefault="00AC0AF5" w:rsidP="00DB3591">
      <w:pPr>
        <w:pStyle w:val="afff3"/>
        <w:rPr>
          <w:rtl/>
        </w:rPr>
      </w:pPr>
      <w:r w:rsidRPr="00C35A2C">
        <w:rPr>
          <w:rtl/>
        </w:rPr>
        <w:t>מרחיקין את גורן קבוע מן העיר חמשים אמה.</w:t>
      </w:r>
    </w:p>
    <w:p w14:paraId="75AEBB51" w14:textId="77777777" w:rsidR="001E7832" w:rsidRPr="001E7832" w:rsidRDefault="001E7832" w:rsidP="001E7832">
      <w:pPr>
        <w:pStyle w:val="36"/>
        <w:framePr w:wrap="notBeside"/>
        <w:rPr>
          <w:rtl/>
        </w:rPr>
      </w:pPr>
      <w:r w:rsidRPr="001E7832">
        <w:rPr>
          <w:rtl/>
        </w:rPr>
        <w:t>◄</w:t>
      </w:r>
    </w:p>
    <w:p w14:paraId="145FE492" w14:textId="690EBE7D" w:rsidR="00AC0AF5" w:rsidRPr="00A343FC" w:rsidRDefault="00AC0AF5" w:rsidP="00DB3591">
      <w:pPr>
        <w:pStyle w:val="afff3"/>
        <w:rPr>
          <w:rtl/>
        </w:rPr>
      </w:pPr>
      <w:r w:rsidRPr="00A343FC">
        <w:rPr>
          <w:rtl/>
        </w:rPr>
        <w:t xml:space="preserve">לא יעשה אדם גורן קבוע בתוך שלו - אא"כ יש לו </w:t>
      </w:r>
      <w:r w:rsidR="0001516E">
        <w:rPr>
          <w:rFonts w:hint="cs"/>
          <w:rtl/>
        </w:rPr>
        <w:t xml:space="preserve">נ' </w:t>
      </w:r>
      <w:r w:rsidRPr="00A343FC">
        <w:rPr>
          <w:rtl/>
        </w:rPr>
        <w:t>אמה לכל רוח,</w:t>
      </w:r>
    </w:p>
    <w:p w14:paraId="3DD06E49" w14:textId="34F16485" w:rsidR="00AC0AF5" w:rsidRPr="00C35A2C" w:rsidRDefault="00AC0AF5" w:rsidP="00DB3591">
      <w:pPr>
        <w:pStyle w:val="afff3"/>
        <w:rPr>
          <w:rtl/>
        </w:rPr>
      </w:pPr>
      <w:r w:rsidRPr="00C35A2C">
        <w:rPr>
          <w:rtl/>
        </w:rPr>
        <w:t>ומרחיק מנטיעותיו של חבירו ומנירו בכדי שלא יזיק.</w:t>
      </w:r>
    </w:p>
    <w:p w14:paraId="0A72DC8C" w14:textId="397EB436" w:rsidR="0001516E" w:rsidRDefault="00AC0AF5" w:rsidP="001A5C12">
      <w:pPr>
        <w:pStyle w:val="afffb"/>
        <w:rPr>
          <w:rtl/>
        </w:rPr>
      </w:pPr>
      <w:ins w:id="9832" w:author="מספור קטעי משנה" w:date="2026-10-06T06:44:59Z">
        <w:r>
          <w:rPr>
            <w:rStyle w:val="MisparKeta"/>
          </w:rPr>
          <w:t xml:space="preserve">ה. </w:t>
        </w:r>
      </w:ins>
      <w:r w:rsidRPr="00C35A2C">
        <w:rPr>
          <w:rtl/>
        </w:rPr>
        <w:t>סיפא</w:t>
      </w:r>
      <w:r w:rsidR="001A5C12">
        <w:rPr>
          <w:rFonts w:hint="cs"/>
          <w:rtl/>
        </w:rPr>
        <w:t>:</w:t>
      </w:r>
      <w:r w:rsidRPr="00C35A2C">
        <w:rPr>
          <w:rtl/>
        </w:rPr>
        <w:t xml:space="preserve"> </w:t>
      </w:r>
      <w:r w:rsidR="001A5C12">
        <w:rPr>
          <w:rFonts w:hint="cs"/>
          <w:rtl/>
        </w:rPr>
        <w:t xml:space="preserve">דמרחיק מנטיעות חבירו ומנירו </w:t>
      </w:r>
      <w:r w:rsidR="001A5C12">
        <w:rPr>
          <w:rFonts w:cs="PFT_Frank"/>
          <w:rtl/>
        </w:rPr>
        <w:t>–</w:t>
      </w:r>
      <w:r w:rsidR="001A5C12">
        <w:rPr>
          <w:rFonts w:hint="cs"/>
          <w:rtl/>
        </w:rPr>
        <w:t xml:space="preserve"> שלא יזיק</w:t>
      </w:r>
    </w:p>
    <w:p w14:paraId="79BBAB61" w14:textId="77777777" w:rsidR="0001516E" w:rsidRPr="0001516E" w:rsidRDefault="00AC0AF5" w:rsidP="0001516E">
      <w:pPr>
        <w:pStyle w:val="36"/>
        <w:framePr w:wrap="notBeside"/>
        <w:rPr>
          <w:rtl/>
        </w:rPr>
      </w:pPr>
      <w:r w:rsidRPr="0001516E">
        <w:rPr>
          <w:rtl/>
        </w:rPr>
        <w:t>- לאביי:</w:t>
      </w:r>
    </w:p>
    <w:p w14:paraId="7549EA18" w14:textId="37C29496" w:rsidR="00AC0AF5" w:rsidRPr="00C35A2C" w:rsidRDefault="00AC0AF5" w:rsidP="00AC0AF5">
      <w:pPr>
        <w:rPr>
          <w:rFonts w:ascii="Fb Fontext" w:hAnsi="Fb Fontext"/>
          <w:rtl/>
        </w:rPr>
      </w:pPr>
      <w:r w:rsidRPr="00C35A2C">
        <w:rPr>
          <w:rFonts w:ascii="Fb Fontext" w:hAnsi="Fb Fontext"/>
          <w:sz w:val="32"/>
          <w:rtl/>
        </w:rPr>
        <w:t xml:space="preserve">אתאן לגורן שאינו קבוע. </w:t>
      </w:r>
      <w:r w:rsidRPr="0001516E">
        <w:rPr>
          <w:rStyle w:val="affffe"/>
          <w:rtl/>
        </w:rPr>
        <w:t>כריב"ח</w:t>
      </w:r>
      <w:r w:rsidR="001A5C12">
        <w:rPr>
          <w:rStyle w:val="affffe"/>
          <w:rFonts w:hint="cs"/>
          <w:rtl/>
        </w:rPr>
        <w:t>:</w:t>
      </w:r>
      <w:r w:rsidRPr="00C35A2C">
        <w:rPr>
          <w:rFonts w:ascii="Fb Fontext" w:hAnsi="Fb Fontext"/>
          <w:sz w:val="32"/>
          <w:rtl/>
        </w:rPr>
        <w:t xml:space="preserve"> שאינו זורה ברחת.</w:t>
      </w:r>
    </w:p>
    <w:p w14:paraId="219D11D0" w14:textId="3D44BCF7" w:rsidR="0001516E" w:rsidRPr="0001516E" w:rsidRDefault="001E7832" w:rsidP="0001516E">
      <w:pPr>
        <w:pStyle w:val="36"/>
        <w:framePr w:wrap="notBeside"/>
        <w:rPr>
          <w:rtl/>
        </w:rPr>
      </w:pPr>
      <w:r w:rsidRPr="00334CD9">
        <w:rPr>
          <w:rtl/>
        </w:rPr>
        <w:t>◄</w:t>
      </w:r>
      <w:r w:rsidR="00AC0AF5" w:rsidRPr="0001516E">
        <w:rPr>
          <w:rtl/>
        </w:rPr>
        <w:t>רב אשי:</w:t>
      </w:r>
    </w:p>
    <w:p w14:paraId="2FA685CB" w14:textId="3BEBA5FA" w:rsidR="00AC0AF5" w:rsidRPr="00C35A2C" w:rsidRDefault="00AC0AF5" w:rsidP="0001516E">
      <w:pPr>
        <w:rPr>
          <w:rFonts w:ascii="Fb Fontext" w:hAnsi="Fb Fontext" w:cs="Guttman Vilna"/>
          <w:b/>
          <w:bCs/>
          <w:sz w:val="32"/>
          <w:rtl/>
        </w:rPr>
      </w:pPr>
      <w:r w:rsidRPr="00C35A2C">
        <w:rPr>
          <w:rFonts w:ascii="Fb Fontext" w:hAnsi="Fb Fontext"/>
          <w:sz w:val="32"/>
          <w:rtl/>
        </w:rPr>
        <w:t>סיפא טעמא דרישא דהיינו כדי שלא יזיק</w:t>
      </w:r>
    </w:p>
    <w:p w14:paraId="3CC59198" w14:textId="77777777" w:rsidR="0001516E" w:rsidRPr="0001516E" w:rsidRDefault="00AC0AF5" w:rsidP="0001516E">
      <w:pPr>
        <w:pStyle w:val="36"/>
        <w:framePr w:wrap="notBeside"/>
        <w:rPr>
          <w:rtl/>
        </w:rPr>
      </w:pPr>
      <w:r w:rsidRPr="0001516E">
        <w:rPr>
          <w:rtl/>
        </w:rPr>
        <w:t>והך</w:t>
      </w:r>
    </w:p>
    <w:p w14:paraId="285F5260" w14:textId="014D068A" w:rsidR="0001516E" w:rsidRDefault="00AC0AF5" w:rsidP="0079610A">
      <w:pPr>
        <w:rPr>
          <w:rFonts w:ascii="Fb Fontext" w:hAnsi="Fb Fontext"/>
          <w:rtl/>
        </w:rPr>
      </w:pPr>
      <w:r w:rsidRPr="00C35A2C">
        <w:rPr>
          <w:rFonts w:ascii="Fb Fontext" w:hAnsi="Fb Fontext"/>
          <w:sz w:val="32"/>
          <w:rtl/>
        </w:rPr>
        <w:t>דכן מרחיקין מדלועיו ומקשואיו ומנטיעותיו ומנירו של חבירו נ</w:t>
      </w:r>
      <w:r w:rsidRPr="00F10693">
        <w:rPr>
          <w:rtl/>
        </w:rPr>
        <w:t xml:space="preserve">' </w:t>
      </w:r>
      <w:r w:rsidRPr="00C35A2C">
        <w:rPr>
          <w:rFonts w:ascii="Fb Fontext" w:hAnsi="Fb Fontext"/>
          <w:sz w:val="32"/>
          <w:rtl/>
        </w:rPr>
        <w:t>אמה, כדי שלא יזיק</w:t>
      </w:r>
      <w:r w:rsidR="0079610A">
        <w:rPr>
          <w:rFonts w:ascii="Fb Fontext" w:hAnsi="Fb Fontext" w:hint="cs"/>
          <w:sz w:val="32"/>
          <w:rtl/>
        </w:rPr>
        <w:t>.</w:t>
      </w:r>
    </w:p>
    <w:p w14:paraId="3DD8B0E7" w14:textId="3C7231E3" w:rsidR="0001516E" w:rsidRPr="0001516E" w:rsidRDefault="00AC0AF5" w:rsidP="0001516E">
      <w:pPr>
        <w:pStyle w:val="36"/>
        <w:framePr w:wrap="notBeside"/>
        <w:rPr>
          <w:rtl/>
        </w:rPr>
      </w:pPr>
      <w:r w:rsidRPr="0001516E">
        <w:rPr>
          <w:rtl/>
        </w:rPr>
        <w:t>לאביי</w:t>
      </w:r>
      <w:r w:rsidR="001A5C12">
        <w:rPr>
          <w:rFonts w:hint="cs"/>
          <w:rtl/>
        </w:rPr>
        <w:t>:</w:t>
      </w:r>
    </w:p>
    <w:p w14:paraId="7AB28E0A" w14:textId="52AD231E" w:rsidR="00AC0AF5" w:rsidRDefault="00AC0AF5" w:rsidP="00AC0AF5">
      <w:pPr>
        <w:rPr>
          <w:rFonts w:ascii="Fb Fontext" w:hAnsi="Fb Fontext"/>
          <w:rtl/>
        </w:rPr>
      </w:pPr>
      <w:r w:rsidRPr="001A5C12">
        <w:rPr>
          <w:rFonts w:ascii="Fb Fontext" w:hAnsi="Fb Fontext"/>
          <w:b/>
          <w:bCs/>
          <w:rtl/>
        </w:rPr>
        <w:t>קשואיו ודלועיו</w:t>
      </w:r>
      <w:r w:rsidRPr="00C35A2C">
        <w:rPr>
          <w:rFonts w:ascii="Fb Fontext" w:hAnsi="Fb Fontext"/>
          <w:rtl/>
        </w:rPr>
        <w:t xml:space="preserve"> שהאבקה מקלקלת, </w:t>
      </w:r>
      <w:r w:rsidRPr="001A5C12">
        <w:rPr>
          <w:rFonts w:ascii="Fb Fontext" w:hAnsi="Fb Fontext"/>
          <w:b/>
          <w:bCs/>
          <w:rtl/>
        </w:rPr>
        <w:t>נירו</w:t>
      </w:r>
      <w:r w:rsidRPr="00C35A2C">
        <w:rPr>
          <w:rFonts w:ascii="Fb Fontext" w:hAnsi="Fb Fontext"/>
          <w:rtl/>
        </w:rPr>
        <w:t xml:space="preserve"> שעושה הרבה גלל</w:t>
      </w:r>
    </w:p>
    <w:p w14:paraId="2F001DEE" w14:textId="0A1421A7" w:rsidR="00AC0AF5" w:rsidRPr="001B450D" w:rsidRDefault="001B450D" w:rsidP="00AC0AF5">
      <w:pPr>
        <w:pStyle w:val="aff9"/>
        <w:rPr>
          <w:rtl/>
        </w:rPr>
      </w:pPr>
      <w:r w:rsidRPr="001B450D">
        <w:rPr>
          <w:rFonts w:hint="cs"/>
          <w:rtl/>
        </w:rPr>
        <w:t>***</w:t>
      </w:r>
    </w:p>
    <w:p w14:paraId="3288F686" w14:textId="77777777" w:rsidR="00AC0AF5" w:rsidRPr="00C35A2C" w:rsidRDefault="00AC0AF5" w:rsidP="00982F98">
      <w:pPr>
        <w:pStyle w:val="affe"/>
        <w:framePr w:wrap="around"/>
        <w:rPr>
          <w:rtl/>
        </w:rPr>
      </w:pPr>
      <w:r w:rsidRPr="00C35A2C">
        <w:rPr>
          <w:rFonts w:hint="cs"/>
          <w:rtl/>
        </w:rPr>
        <w:t>כה.</w:t>
      </w:r>
    </w:p>
    <w:p w14:paraId="4B663BF6" w14:textId="77777777" w:rsidR="00AC0AF5" w:rsidRPr="00C35A2C" w:rsidRDefault="00AC0AF5" w:rsidP="0001516E">
      <w:pPr>
        <w:pStyle w:val="affffb"/>
        <w:framePr w:wrap="around"/>
        <w:rPr>
          <w:rtl/>
        </w:rPr>
      </w:pPr>
      <w:r w:rsidRPr="00C35A2C">
        <w:rPr>
          <w:rtl/>
        </w:rPr>
        <w:t>מתני</w:t>
      </w:r>
      <w:r w:rsidRPr="00F10693">
        <w:rPr>
          <w:rtl/>
        </w:rPr>
        <w:t>'.</w:t>
      </w:r>
    </w:p>
    <w:p w14:paraId="29E9AC03" w14:textId="77777777" w:rsidR="001E7832" w:rsidRPr="001E7832" w:rsidRDefault="001E7832" w:rsidP="001E7832">
      <w:pPr>
        <w:pStyle w:val="36"/>
        <w:framePr w:wrap="notBeside"/>
        <w:rPr>
          <w:rtl/>
        </w:rPr>
      </w:pPr>
      <w:r w:rsidRPr="001E7832">
        <w:rPr>
          <w:rtl/>
        </w:rPr>
        <w:t>◄</w:t>
      </w:r>
    </w:p>
    <w:p>
      <w:pPr>
        <w:pStyle w:val="affffb"/>
        <w:rPr>
          <w:ins w:id="20440" w:author="קלוד" w:date="2026-10-06T10:07:33Z"/>
        </w:rPr>
      </w:pPr>
      <w:ins w:id="20439" w:author="קלוד" w:date="2026-10-06T10:07:33Z">
        <w:r>
          <w:t xml:space="preserve">משנה ט</w:t>
        </w:r>
      </w:ins>
    </w:p>
    <w:p w14:paraId="2C171892" w14:textId="16A097BB" w:rsidR="00AC0AF5" w:rsidRPr="00C35A2C" w:rsidRDefault="00AC0AF5" w:rsidP="00DB3591">
      <w:pPr>
        <w:pStyle w:val="afff3"/>
        <w:rPr>
          <w:rtl/>
        </w:rPr>
      </w:pPr>
      <w:r w:rsidRPr="00C35A2C">
        <w:rPr>
          <w:rtl/>
        </w:rPr>
        <w:t xml:space="preserve">מרחיקין את הנבלות ואת הקברות ואת הבורסקי מן העיר </w:t>
      </w:r>
      <w:r w:rsidR="0001516E">
        <w:rPr>
          <w:rFonts w:hint="cs"/>
          <w:rtl/>
        </w:rPr>
        <w:t xml:space="preserve">נ' </w:t>
      </w:r>
      <w:r w:rsidRPr="00C35A2C">
        <w:rPr>
          <w:rtl/>
        </w:rPr>
        <w:t>אמה.</w:t>
      </w:r>
    </w:p>
    <w:p w14:paraId="32EDF4DB" w14:textId="77777777" w:rsidR="001E7832" w:rsidRPr="001E7832" w:rsidRDefault="001E7832" w:rsidP="001E7832">
      <w:pPr>
        <w:pStyle w:val="36"/>
        <w:framePr w:wrap="notBeside"/>
        <w:rPr>
          <w:rtl/>
        </w:rPr>
      </w:pPr>
      <w:r w:rsidRPr="001E7832">
        <w:rPr>
          <w:rtl/>
        </w:rPr>
        <w:t>◄</w:t>
      </w:r>
    </w:p>
    <w:p w14:paraId="0D166877" w14:textId="1B875C55" w:rsidR="00AC0AF5" w:rsidRPr="00C35A2C" w:rsidRDefault="001A5C12" w:rsidP="00DB3591">
      <w:pPr>
        <w:pStyle w:val="afff3"/>
        <w:rPr>
          <w:rtl/>
        </w:rPr>
      </w:pPr>
      <w:r w:rsidRPr="001A5C12">
        <w:rPr>
          <w:rStyle w:val="TanaimMishna"/>
          <w:rFonts w:hint="cs"/>
          <w:rtl/>
          <w:rPrChange w:id="20024" w:author="קלוד" w:date="2026-10-06T10:07:33Z">
            <w:rPr>
              <w:rStyle w:val="affffe"/>
              <w:rFonts w:hint="cs"/>
              <w:rtl/>
            </w:rPr>
          </w:rPrChange>
        </w:rPr>
        <w:t>ת''ק:</w:t>
      </w:r>
      <w:r>
        <w:rPr>
          <w:rFonts w:hint="cs"/>
          <w:rtl/>
        </w:rPr>
        <w:t xml:space="preserve"> </w:t>
      </w:r>
      <w:r w:rsidR="00AC0AF5" w:rsidRPr="00C35A2C">
        <w:rPr>
          <w:rtl/>
        </w:rPr>
        <w:t>אין עושין בורסקי אלא למזרח העיר.</w:t>
      </w:r>
    </w:p>
    <w:p w14:paraId="2FB26563" w14:textId="12AA35C9" w:rsidR="00AC0AF5" w:rsidRPr="00C35A2C" w:rsidRDefault="001A5C12" w:rsidP="00DB3591">
      <w:pPr>
        <w:pStyle w:val="afff3"/>
        <w:rPr>
          <w:rtl/>
        </w:rPr>
      </w:pPr>
      <w:r w:rsidRPr="001A5C12">
        <w:rPr>
          <w:rStyle w:val="TanaimMishna"/>
          <w:rFonts w:hint="cs"/>
          <w:rtl/>
          <w:rPrChange w:id="20025" w:author="קלוד" w:date="2026-10-06T10:07:33Z">
            <w:rPr>
              <w:rStyle w:val="affffe"/>
              <w:rFonts w:hint="cs"/>
              <w:rtl/>
            </w:rPr>
          </w:rPrChange>
        </w:rPr>
        <w:t>ר''ע:</w:t>
      </w:r>
      <w:r>
        <w:t xml:space="preserve"> </w:t>
      </w:r>
      <w:r w:rsidR="00AC0AF5" w:rsidRPr="00C35A2C">
        <w:rPr>
          <w:rtl/>
        </w:rPr>
        <w:t>לכל רוח הוא עושה, חוץ ממערבה, ומרחיק חמשים אמה.</w:t>
      </w:r>
    </w:p>
    <w:p w14:paraId="65A5D66E" w14:textId="77777777" w:rsidR="00743F97" w:rsidRPr="00743F97" w:rsidRDefault="00743F97" w:rsidP="00743F97">
      <w:pPr>
        <w:pStyle w:val="36"/>
        <w:framePr w:wrap="notBeside"/>
        <w:rPr>
          <w:rtl/>
        </w:rPr>
      </w:pPr>
      <w:r w:rsidRPr="00743F97">
        <w:rPr>
          <w:rtl/>
        </w:rPr>
        <w:t>◄</w:t>
      </w:r>
    </w:p>
    <w:p w14:paraId="1260B5D0" w14:textId="0C2E41FA" w:rsidR="00AC0AF5" w:rsidRPr="00C35A2C" w:rsidRDefault="00AC0AF5" w:rsidP="00DB3591">
      <w:pPr>
        <w:pStyle w:val="afff3"/>
        <w:rPr>
          <w:rtl/>
        </w:rPr>
      </w:pPr>
      <w:r w:rsidRPr="00A343FC">
        <w:rPr>
          <w:rtl/>
        </w:rPr>
        <w:t>ומרחיקין את המשרה מן הירק, ואת הכרישין מן הבצלים, ואת החרדל מן הדבורים,</w:t>
      </w:r>
      <w:r w:rsidR="0001516E">
        <w:rPr>
          <w:rFonts w:hint="cs"/>
          <w:rtl/>
        </w:rPr>
        <w:t xml:space="preserve"> </w:t>
      </w:r>
      <w:r w:rsidRPr="0001516E">
        <w:rPr>
          <w:rStyle w:val="TanaimMishna"/>
          <w:rtl/>
          <w:rPrChange w:id="20026" w:author="קלוד" w:date="2026-10-06T10:07:33Z">
            <w:rPr>
              <w:rStyle w:val="affffe"/>
              <w:rtl/>
            </w:rPr>
          </w:rPrChange>
        </w:rPr>
        <w:t>ורבי יוסי</w:t>
      </w:r>
      <w:r w:rsidRPr="00C35A2C">
        <w:rPr>
          <w:rtl/>
        </w:rPr>
        <w:t xml:space="preserve"> מתיר בחרדל.</w:t>
      </w:r>
    </w:p>
    <w:p w14:paraId="0794942F" w14:textId="77777777" w:rsidR="001A5C12" w:rsidRPr="00C35A2C" w:rsidRDefault="001A5C12" w:rsidP="001A5C12">
      <w:pPr>
        <w:pStyle w:val="afffb"/>
        <w:rPr>
          <w:rtl/>
        </w:rPr>
      </w:pPr>
      <w:ins w:id="9834" w:author="מספור קטעי משנה" w:date="2026-10-06T06:44:59Z">
        <w:r>
          <w:rPr>
            <w:rStyle w:val="MisparKeta"/>
          </w:rPr>
          <w:t xml:space="preserve">ב. </w:t>
        </w:r>
      </w:ins>
      <w:r w:rsidRPr="001A5C12">
        <w:rPr>
          <w:rStyle w:val="affffe"/>
          <w:rFonts w:hint="cs"/>
          <w:rtl/>
        </w:rPr>
        <w:t>ר''ע:</w:t>
      </w:r>
      <w:r>
        <w:t xml:space="preserve"> </w:t>
      </w:r>
      <w:r w:rsidRPr="00C35A2C">
        <w:rPr>
          <w:rtl/>
        </w:rPr>
        <w:t>לכל רוח הוא עושה, חוץ ממערבה, ומרחיק חמשים אמה.</w:t>
      </w:r>
    </w:p>
    <w:p w14:paraId="71B8547F" w14:textId="7903EAE8" w:rsidR="0001516E" w:rsidRPr="0001516E" w:rsidRDefault="001A5C12" w:rsidP="0001516E">
      <w:pPr>
        <w:pStyle w:val="36"/>
        <w:framePr w:wrap="notBeside"/>
        <w:rPr>
          <w:rtl/>
        </w:rPr>
      </w:pPr>
      <w:r>
        <w:rPr>
          <w:rFonts w:hint="cs"/>
          <w:rtl/>
        </w:rPr>
        <w:t>הטעם:</w:t>
      </w:r>
    </w:p>
    <w:p w14:paraId="5DE9374F" w14:textId="46ACB8B9" w:rsidR="00AC0AF5" w:rsidRPr="001A5C12" w:rsidRDefault="00AC0AF5" w:rsidP="001A5C12">
      <w:pPr>
        <w:rPr>
          <w:rtl/>
        </w:rPr>
      </w:pPr>
      <w:r w:rsidRPr="001A5C12">
        <w:rPr>
          <w:rtl/>
        </w:rPr>
        <w:t>חוץ ממערבה דאינו עושה כלל, שרוחה תדירה</w:t>
      </w:r>
    </w:p>
    <w:p w14:paraId="05D6826A" w14:textId="77777777" w:rsidR="001A5C12" w:rsidRDefault="00AC0AF5" w:rsidP="00AC0AF5">
      <w:pPr>
        <w:rPr>
          <w:rFonts w:ascii="Fb Fontext" w:hAnsi="Fb Fontext"/>
          <w:rtl/>
        </w:rPr>
      </w:pPr>
      <w:r w:rsidRPr="001A5C12">
        <w:rPr>
          <w:rFonts w:ascii="Fb Fontext" w:hAnsi="Fb Fontext"/>
          <w:b/>
          <w:bCs/>
          <w:spacing w:val="-2"/>
          <w:rtl/>
        </w:rPr>
        <w:t>תדירה</w:t>
      </w:r>
      <w:r w:rsidR="001A5C12" w:rsidRPr="001A5C12">
        <w:rPr>
          <w:rFonts w:ascii="Fb Fontext" w:hAnsi="Fb Fontext" w:hint="cs"/>
          <w:spacing w:val="-2"/>
          <w:rtl/>
        </w:rPr>
        <w:t xml:space="preserve"> </w:t>
      </w:r>
      <w:r w:rsidRPr="001A5C12">
        <w:rPr>
          <w:rFonts w:ascii="Fb Fontext" w:hAnsi="Fb Fontext"/>
          <w:spacing w:val="-2"/>
          <w:rtl/>
        </w:rPr>
        <w:t xml:space="preserve">לא ברוחות </w:t>
      </w:r>
      <w:r w:rsidRPr="001A5C12">
        <w:rPr>
          <w:rStyle w:val="affffe"/>
          <w:spacing w:val="-2"/>
          <w:rtl/>
        </w:rPr>
        <w:t>דרב:</w:t>
      </w:r>
      <w:r w:rsidRPr="001A5C12">
        <w:rPr>
          <w:rFonts w:ascii="Fb Fontext" w:hAnsi="Fb Fontext"/>
          <w:spacing w:val="-2"/>
          <w:rtl/>
        </w:rPr>
        <w:t xml:space="preserve"> ד</w:t>
      </w:r>
      <w:r w:rsidRPr="001A5C12">
        <w:rPr>
          <w:spacing w:val="-2"/>
          <w:rtl/>
        </w:rPr>
        <w:t xml:space="preserve">' </w:t>
      </w:r>
      <w:r w:rsidRPr="001A5C12">
        <w:rPr>
          <w:rFonts w:ascii="Fb Fontext" w:hAnsi="Fb Fontext"/>
          <w:spacing w:val="-2"/>
          <w:rtl/>
        </w:rPr>
        <w:t>רוחות מנשבות בכל יום ורוח צפונית</w:t>
      </w:r>
      <w:r w:rsidRPr="00C35A2C">
        <w:rPr>
          <w:rFonts w:ascii="Fb Fontext" w:hAnsi="Fb Fontext"/>
          <w:rtl/>
        </w:rPr>
        <w:t xml:space="preserve"> עם כולן, שאילמלא כן אין העולם מתקיים אפילו שעה אחת, </w:t>
      </w:r>
    </w:p>
    <w:p w14:paraId="56FBBABF" w14:textId="74AC0205" w:rsidR="00AC0AF5" w:rsidRDefault="00AC0AF5" w:rsidP="00AC0AF5">
      <w:pPr>
        <w:rPr>
          <w:rFonts w:ascii="Fb Fontext" w:hAnsi="Fb Fontext"/>
          <w:rtl/>
        </w:rPr>
      </w:pPr>
      <w:r w:rsidRPr="00C35A2C">
        <w:rPr>
          <w:rFonts w:ascii="Fb Fontext" w:hAnsi="Fb Fontext"/>
          <w:rtl/>
        </w:rPr>
        <w:t>ורוח דרומית קשה מכולן, ואילמלא בן נץ שמעמידה מחרבת את העולם,</w:t>
      </w:r>
      <w:r w:rsidRPr="009C12DE">
        <w:rPr>
          <w:rStyle w:val="affff8"/>
          <w:rtl/>
        </w:rPr>
        <w:t xml:space="preserve"> </w:t>
      </w:r>
      <w:r w:rsidRPr="00F10693">
        <w:rPr>
          <w:rtl/>
        </w:rPr>
        <w:t>'ה</w:t>
      </w:r>
      <w:r w:rsidRPr="009C12DE">
        <w:rPr>
          <w:rStyle w:val="affff8"/>
          <w:rtl/>
        </w:rPr>
        <w:t xml:space="preserve">מבינתך </w:t>
      </w:r>
      <w:r w:rsidR="0001516E">
        <w:rPr>
          <w:rStyle w:val="affff8"/>
          <w:rtl/>
        </w:rPr>
        <w:t>הֲמִבִּינָתְךָ יַאֲבֶר נֵ</w:t>
      </w:r>
      <w:r w:rsidRPr="009C12DE">
        <w:rPr>
          <w:rStyle w:val="affff8"/>
          <w:rtl/>
        </w:rPr>
        <w:t>ץ</w:t>
      </w:r>
      <w:r w:rsidR="0001516E">
        <w:rPr>
          <w:rStyle w:val="affff8"/>
          <w:rtl/>
        </w:rPr>
        <w:t xml:space="preserve"> יִפְרֹשׂ כְּנָפָו לְתֵימָן</w:t>
      </w:r>
      <w:r w:rsidRPr="00F10693">
        <w:rPr>
          <w:rtl/>
        </w:rPr>
        <w:t>,</w:t>
      </w:r>
    </w:p>
    <w:p w14:paraId="69CCEE72" w14:textId="77777777" w:rsidR="001A5C12" w:rsidRPr="001A5C12" w:rsidRDefault="00AC0AF5" w:rsidP="001A5C12">
      <w:pPr>
        <w:pStyle w:val="36"/>
        <w:framePr w:wrap="notBeside"/>
        <w:rPr>
          <w:rtl/>
        </w:rPr>
      </w:pPr>
      <w:r w:rsidRPr="001A5C12">
        <w:rPr>
          <w:rtl/>
        </w:rPr>
        <w:t>אלא</w:t>
      </w:r>
    </w:p>
    <w:p w14:paraId="1238248E" w14:textId="28972178" w:rsidR="00AC0AF5" w:rsidRDefault="00AC0AF5" w:rsidP="00AC0AF5">
      <w:pPr>
        <w:rPr>
          <w:rtl/>
        </w:rPr>
      </w:pPr>
      <w:r w:rsidRPr="001A5C12">
        <w:rPr>
          <w:b/>
          <w:bCs/>
          <w:rtl/>
        </w:rPr>
        <w:t>תדירה בשכינה</w:t>
      </w:r>
      <w:r w:rsidRPr="00C35A2C">
        <w:rPr>
          <w:rStyle w:val="afff8"/>
          <w:rtl/>
        </w:rPr>
        <w:t xml:space="preserve"> </w:t>
      </w:r>
      <w:r w:rsidRPr="0001516E">
        <w:rPr>
          <w:rStyle w:val="affffe"/>
          <w:rtl/>
        </w:rPr>
        <w:t>כריב"ל</w:t>
      </w:r>
      <w:r w:rsidR="001A5C12">
        <w:rPr>
          <w:rStyle w:val="affffe"/>
          <w:rFonts w:hint="cs"/>
          <w:rtl/>
        </w:rPr>
        <w:t>:</w:t>
      </w:r>
      <w:r w:rsidRPr="00C35A2C">
        <w:rPr>
          <w:rtl/>
        </w:rPr>
        <w:t xml:space="preserve"> דבואו ונחזיק טובה לאבותינו שהודיעו מקום תפלה</w:t>
      </w:r>
      <w:r w:rsidRPr="00577F86">
        <w:rPr>
          <w:rStyle w:val="affff8"/>
          <w:rtl/>
        </w:rPr>
        <w:t xml:space="preserve"> </w:t>
      </w:r>
      <w:r w:rsidRPr="00F10693">
        <w:rPr>
          <w:rtl/>
        </w:rPr>
        <w:t>'</w:t>
      </w:r>
      <w:r w:rsidR="0001516E">
        <w:rPr>
          <w:rtl/>
        </w:rPr>
        <w:t>וּ</w:t>
      </w:r>
      <w:r w:rsidR="0001516E">
        <w:rPr>
          <w:rStyle w:val="affff8"/>
          <w:rtl/>
        </w:rPr>
        <w:t xml:space="preserve">צְבָא הַשָּׁמַיִם </w:t>
      </w:r>
      <w:r w:rsidR="003A48BB" w:rsidRPr="003A48BB">
        <w:rPr>
          <w:rStyle w:val="afffff0"/>
          <w:rFonts w:hint="cs"/>
          <w:rtl/>
        </w:rPr>
        <w:t>שמש</w:t>
      </w:r>
      <w:r w:rsidR="003A48BB">
        <w:rPr>
          <w:rStyle w:val="affff8"/>
          <w:rFonts w:hint="cs"/>
          <w:rtl/>
        </w:rPr>
        <w:t xml:space="preserve"> </w:t>
      </w:r>
      <w:r w:rsidR="003A48BB" w:rsidRPr="003A48BB">
        <w:rPr>
          <w:rStyle w:val="afffff0"/>
          <w:rFonts w:hint="cs"/>
          <w:rtl/>
        </w:rPr>
        <w:t>וירח במזרח</w:t>
      </w:r>
      <w:r w:rsidR="003A48BB">
        <w:rPr>
          <w:rStyle w:val="affff8"/>
          <w:rFonts w:hint="cs"/>
          <w:rtl/>
        </w:rPr>
        <w:t xml:space="preserve"> </w:t>
      </w:r>
      <w:r w:rsidR="0001516E">
        <w:rPr>
          <w:rStyle w:val="affff8"/>
          <w:rtl/>
        </w:rPr>
        <w:t>לְךָ מִשְׁתַּחֲוִי</w:t>
      </w:r>
      <w:r w:rsidRPr="00577F86">
        <w:rPr>
          <w:rStyle w:val="affff8"/>
          <w:rtl/>
        </w:rPr>
        <w:t>ם</w:t>
      </w:r>
      <w:r w:rsidR="003A48BB">
        <w:rPr>
          <w:rStyle w:val="affff8"/>
          <w:rFonts w:hint="cs"/>
          <w:rtl/>
        </w:rPr>
        <w:t>'</w:t>
      </w:r>
      <w:r w:rsidR="003A48BB">
        <w:rPr>
          <w:rFonts w:hint="cs"/>
          <w:rtl/>
        </w:rPr>
        <w:t xml:space="preserve"> </w:t>
      </w:r>
      <w:r w:rsidR="003A48BB" w:rsidRPr="003A48BB">
        <w:rPr>
          <w:rStyle w:val="afffff0"/>
          <w:rFonts w:hint="cs"/>
          <w:rtl/>
        </w:rPr>
        <w:t>למערב</w:t>
      </w:r>
      <w:r w:rsidRPr="003A48BB">
        <w:rPr>
          <w:rtl/>
        </w:rPr>
        <w:t>.</w:t>
      </w:r>
    </w:p>
    <w:p w14:paraId="4DEE035E" w14:textId="6FAD2722" w:rsidR="0001516E" w:rsidRPr="0001516E" w:rsidRDefault="00AC0AF5" w:rsidP="0001516E">
      <w:pPr>
        <w:pStyle w:val="36"/>
        <w:framePr w:wrap="notBeside"/>
        <w:rPr>
          <w:rtl/>
        </w:rPr>
      </w:pPr>
      <w:r w:rsidRPr="0001516E">
        <w:rPr>
          <w:rtl/>
        </w:rPr>
        <w:t>והקשה ראב"י</w:t>
      </w:r>
      <w:r w:rsidR="00743F97">
        <w:rPr>
          <w:rFonts w:hint="cs"/>
          <w:rtl/>
        </w:rPr>
        <w:t>:</w:t>
      </w:r>
    </w:p>
    <w:p w14:paraId="0EDF1609" w14:textId="179FEE77" w:rsidR="00AC0AF5" w:rsidRPr="003A48BB" w:rsidRDefault="0001516E" w:rsidP="00AC0AF5">
      <w:pPr>
        <w:rPr>
          <w:rFonts w:ascii="Fb Fontext" w:hAnsi="Fb Fontext"/>
          <w:spacing w:val="-2"/>
          <w:rtl/>
        </w:rPr>
      </w:pPr>
      <w:r w:rsidRPr="003A48BB">
        <w:rPr>
          <w:rFonts w:ascii="Fb Fontext" w:hAnsi="Fb Fontext" w:hint="cs"/>
          <w:spacing w:val="-2"/>
          <w:rtl/>
        </w:rPr>
        <w:t>ש</w:t>
      </w:r>
      <w:r w:rsidR="00AC0AF5" w:rsidRPr="003A48BB">
        <w:rPr>
          <w:rFonts w:ascii="Fb Fontext" w:hAnsi="Fb Fontext"/>
          <w:spacing w:val="-2"/>
          <w:rtl/>
        </w:rPr>
        <w:t>מא כעבד שנוטל פרס מרבו, וחוזר לאחוריו ומשתחוה</w:t>
      </w:r>
      <w:r w:rsidRPr="003A48BB">
        <w:rPr>
          <w:rFonts w:ascii="Fb Fontext" w:hAnsi="Fb Fontext" w:hint="cs"/>
          <w:spacing w:val="-2"/>
          <w:rtl/>
        </w:rPr>
        <w:t xml:space="preserve"> </w:t>
      </w:r>
      <w:r w:rsidR="00AC0AF5" w:rsidRPr="003A48BB">
        <w:rPr>
          <w:rFonts w:ascii="Fb Fontext" w:hAnsi="Fb Fontext"/>
          <w:b/>
          <w:bCs/>
          <w:spacing w:val="-2"/>
          <w:rtl/>
        </w:rPr>
        <w:t>קשיא.</w:t>
      </w:r>
    </w:p>
    <w:p w14:paraId="1F5CFE76" w14:textId="051C8ECF" w:rsidR="00AC0AF5" w:rsidRPr="001B450D" w:rsidRDefault="0001516E" w:rsidP="0001516E">
      <w:pPr>
        <w:pStyle w:val="affff9"/>
        <w:rPr>
          <w:rtl/>
        </w:rPr>
      </w:pPr>
      <w:r>
        <w:rPr>
          <w:rFonts w:hint="cs"/>
          <w:rtl/>
        </w:rPr>
        <w:lastRenderedPageBreak/>
        <w:t>שכינה בכל מקום ג'</w:t>
      </w:r>
    </w:p>
    <w:p w14:paraId="34E81F63" w14:textId="77777777" w:rsidR="0001516E" w:rsidRPr="0001516E" w:rsidRDefault="00AC0AF5" w:rsidP="0001516E">
      <w:pPr>
        <w:pStyle w:val="36"/>
        <w:framePr w:wrap="notBeside"/>
        <w:rPr>
          <w:rtl/>
        </w:rPr>
      </w:pPr>
      <w:r w:rsidRPr="0001516E">
        <w:rPr>
          <w:rtl/>
        </w:rPr>
        <w:t>א. רבי אושעיא:</w:t>
      </w:r>
    </w:p>
    <w:p w14:paraId="4CD55522" w14:textId="77777777" w:rsidR="003A48BB" w:rsidRDefault="0001516E" w:rsidP="00AC0AF5">
      <w:pPr>
        <w:rPr>
          <w:rStyle w:val="affff8"/>
          <w:rtl/>
        </w:rPr>
      </w:pPr>
      <w:r>
        <w:rPr>
          <w:rFonts w:hint="cs"/>
          <w:rtl/>
        </w:rPr>
        <w:t>ד</w:t>
      </w:r>
      <w:r w:rsidR="00AC0AF5" w:rsidRPr="00F10693">
        <w:rPr>
          <w:rtl/>
        </w:rPr>
        <w:t>'</w:t>
      </w:r>
      <w:r>
        <w:rPr>
          <w:rtl/>
        </w:rPr>
        <w:t>אַ</w:t>
      </w:r>
      <w:r>
        <w:rPr>
          <w:rStyle w:val="affff8"/>
          <w:rtl/>
        </w:rPr>
        <w:t>תָּה הוּא ה</w:t>
      </w:r>
      <w:r>
        <w:rPr>
          <w:rtl/>
        </w:rPr>
        <w:t xml:space="preserve">' </w:t>
      </w:r>
      <w:r>
        <w:rPr>
          <w:rStyle w:val="affff8"/>
          <w:rtl/>
        </w:rPr>
        <w:t>לְבַדֶּךָ אַתָּה עָשִׂיתָ אֶת הַשָּׁמַיִ</w:t>
      </w:r>
      <w:r w:rsidR="00AC0AF5" w:rsidRPr="00577F86">
        <w:rPr>
          <w:rStyle w:val="affff8"/>
          <w:rtl/>
        </w:rPr>
        <w:t xml:space="preserve">ם </w:t>
      </w:r>
      <w:r w:rsidR="00AC0AF5" w:rsidRPr="00C35A2C">
        <w:rPr>
          <w:rFonts w:ascii="Fb Fontext" w:hAnsi="Fb Fontext"/>
          <w:sz w:val="32"/>
          <w:rtl/>
        </w:rPr>
        <w:t>שלוחיך לא כשלוחי בשר ודם, דלמקום שמשתלחין משם מחזירין שליחותן,</w:t>
      </w:r>
      <w:r w:rsidR="00AC0AF5" w:rsidRPr="00577F86">
        <w:rPr>
          <w:rStyle w:val="affff8"/>
          <w:rtl/>
        </w:rPr>
        <w:t xml:space="preserve"> </w:t>
      </w:r>
    </w:p>
    <w:p w14:paraId="4D9AA844" w14:textId="45651AAA" w:rsidR="00AC0AF5" w:rsidRPr="003A48BB" w:rsidRDefault="00AC0AF5" w:rsidP="00AC0AF5">
      <w:pPr>
        <w:rPr>
          <w:rStyle w:val="afff8"/>
          <w:b w:val="0"/>
          <w:spacing w:val="0"/>
          <w:rtl/>
        </w:rPr>
      </w:pPr>
      <w:r w:rsidRPr="003A48BB">
        <w:rPr>
          <w:rStyle w:val="affff8"/>
          <w:spacing w:val="0"/>
          <w:rtl/>
        </w:rPr>
        <w:t>'</w:t>
      </w:r>
      <w:r w:rsidR="0001516E" w:rsidRPr="003A48BB">
        <w:rPr>
          <w:rStyle w:val="affff8"/>
          <w:spacing w:val="0"/>
          <w:rtl/>
        </w:rPr>
        <w:t xml:space="preserve">הַתְשַׁלַּח בְּרָקִים </w:t>
      </w:r>
      <w:r w:rsidR="0001516E" w:rsidRPr="003A48BB">
        <w:rPr>
          <w:rStyle w:val="affff8"/>
          <w:b/>
          <w:bCs/>
          <w:spacing w:val="0"/>
          <w:rtl/>
        </w:rPr>
        <w:t>וְיֵלֵכוּ וְיֹאמְרוּ</w:t>
      </w:r>
      <w:r w:rsidR="0001516E" w:rsidRPr="003A48BB">
        <w:rPr>
          <w:rStyle w:val="affff8"/>
          <w:spacing w:val="0"/>
          <w:rtl/>
        </w:rPr>
        <w:t xml:space="preserve"> לְךָ הִנֵּנוּ</w:t>
      </w:r>
      <w:r w:rsidRPr="003A48BB">
        <w:rPr>
          <w:rtl/>
        </w:rPr>
        <w:t>',</w:t>
      </w:r>
      <w:r w:rsidRPr="003A48BB">
        <w:rPr>
          <w:rFonts w:ascii="Fb Fontext" w:hAnsi="Fb Fontext"/>
          <w:sz w:val="32"/>
          <w:rtl/>
        </w:rPr>
        <w:t xml:space="preserve"> מלמד שהשכינה בכל מקום.</w:t>
      </w:r>
    </w:p>
    <w:p w14:paraId="037800C7" w14:textId="77777777" w:rsidR="0001516E" w:rsidRPr="0001516E" w:rsidRDefault="00AC0AF5" w:rsidP="0001516E">
      <w:pPr>
        <w:pStyle w:val="36"/>
        <w:framePr w:wrap="notBeside"/>
        <w:rPr>
          <w:rtl/>
        </w:rPr>
      </w:pPr>
      <w:r w:rsidRPr="0001516E">
        <w:rPr>
          <w:rtl/>
        </w:rPr>
        <w:t>ב. רבי ישמעאל:</w:t>
      </w:r>
    </w:p>
    <w:p w14:paraId="413629C5" w14:textId="394365C4" w:rsidR="00AC0AF5" w:rsidRPr="00C35A2C" w:rsidRDefault="0001516E" w:rsidP="003A48BB">
      <w:pPr>
        <w:rPr>
          <w:rStyle w:val="afff8"/>
          <w:b w:val="0"/>
          <w:rtl/>
        </w:rPr>
      </w:pPr>
      <w:r>
        <w:rPr>
          <w:rStyle w:val="affff8"/>
          <w:rtl/>
        </w:rPr>
        <w:t xml:space="preserve">וּמַלְאָךְ אַחֵר יֹצֵא </w:t>
      </w:r>
      <w:r w:rsidRPr="003A48BB">
        <w:rPr>
          <w:rStyle w:val="affff8"/>
          <w:b/>
          <w:bCs/>
          <w:rtl/>
        </w:rPr>
        <w:t>לִקְרָאתוֹ</w:t>
      </w:r>
      <w:r w:rsidRPr="003A48BB">
        <w:rPr>
          <w:rStyle w:val="affff8"/>
          <w:rFonts w:hint="cs"/>
          <w:b/>
          <w:bCs/>
          <w:rtl/>
        </w:rPr>
        <w:t>'</w:t>
      </w:r>
      <w:r w:rsidR="003A48BB">
        <w:rPr>
          <w:rFonts w:hint="cs"/>
          <w:b/>
          <w:bCs/>
          <w:rtl/>
        </w:rPr>
        <w:t>-</w:t>
      </w:r>
      <w:r w:rsidR="00AC0AF5" w:rsidRPr="00C35A2C">
        <w:rPr>
          <w:rFonts w:ascii="Fb Fontext" w:hAnsi="Fb Fontext"/>
          <w:sz w:val="32"/>
          <w:rtl/>
        </w:rPr>
        <w:t xml:space="preserve"> מלמד ששכינה בכל מקום.</w:t>
      </w:r>
    </w:p>
    <w:p w14:paraId="7B6193D9" w14:textId="07F682B0" w:rsidR="0001516E" w:rsidRPr="0001516E" w:rsidRDefault="00743F97" w:rsidP="0001516E">
      <w:pPr>
        <w:pStyle w:val="36"/>
        <w:framePr w:wrap="notBeside"/>
        <w:rPr>
          <w:rtl/>
        </w:rPr>
      </w:pPr>
      <w:r w:rsidRPr="00334CD9">
        <w:rPr>
          <w:rtl/>
        </w:rPr>
        <w:t>◄</w:t>
      </w:r>
      <w:r w:rsidR="00AC0AF5" w:rsidRPr="0001516E">
        <w:rPr>
          <w:rtl/>
        </w:rPr>
        <w:t>ג. רב ששת:</w:t>
      </w:r>
    </w:p>
    <w:p w14:paraId="55ED4813" w14:textId="208BEFAA" w:rsidR="00AC0AF5" w:rsidRPr="00C35A2C" w:rsidRDefault="00AC0AF5" w:rsidP="00AC0AF5">
      <w:pPr>
        <w:rPr>
          <w:rStyle w:val="afff8"/>
          <w:b w:val="0"/>
          <w:rtl/>
        </w:rPr>
      </w:pPr>
      <w:r w:rsidRPr="00C35A2C">
        <w:rPr>
          <w:rFonts w:ascii="Fb Fontext" w:hAnsi="Fb Fontext"/>
          <w:sz w:val="32"/>
          <w:rtl/>
        </w:rPr>
        <w:t>שאמר לשמשו לכל רוח</w:t>
      </w:r>
      <w:r>
        <w:rPr>
          <w:rFonts w:ascii="Fb Fontext" w:hAnsi="Fb Fontext" w:hint="cs"/>
          <w:sz w:val="32"/>
          <w:rtl/>
        </w:rPr>
        <w:t>ו</w:t>
      </w:r>
      <w:r w:rsidRPr="00C35A2C">
        <w:rPr>
          <w:rFonts w:ascii="Fb Fontext" w:hAnsi="Fb Fontext"/>
          <w:sz w:val="32"/>
          <w:rtl/>
        </w:rPr>
        <w:t xml:space="preserve">ת </w:t>
      </w:r>
      <w:r w:rsidR="003A48BB">
        <w:rPr>
          <w:rFonts w:ascii="Fb Fontext" w:hAnsi="Fb Fontext" w:hint="cs"/>
          <w:sz w:val="32"/>
          <w:rtl/>
        </w:rPr>
        <w:t xml:space="preserve">העמידני חוץ </w:t>
      </w:r>
      <w:r w:rsidRPr="00C35A2C">
        <w:rPr>
          <w:rFonts w:ascii="Fb Fontext" w:hAnsi="Fb Fontext"/>
          <w:sz w:val="32"/>
          <w:rtl/>
        </w:rPr>
        <w:t xml:space="preserve">ממזרח, לא משום </w:t>
      </w:r>
      <w:r w:rsidR="003A48BB">
        <w:rPr>
          <w:rFonts w:ascii="Fb Fontext" w:hAnsi="Fb Fontext" w:hint="cs"/>
          <w:sz w:val="32"/>
          <w:rtl/>
        </w:rPr>
        <w:t>ש</w:t>
      </w:r>
      <w:r>
        <w:rPr>
          <w:rFonts w:ascii="Fb Fontext" w:hAnsi="Fb Fontext"/>
          <w:sz w:val="32"/>
          <w:rtl/>
        </w:rPr>
        <w:t xml:space="preserve">אין בו </w:t>
      </w:r>
      <w:r w:rsidRPr="00C35A2C">
        <w:rPr>
          <w:rFonts w:ascii="Fb Fontext" w:hAnsi="Fb Fontext"/>
          <w:sz w:val="32"/>
          <w:rtl/>
        </w:rPr>
        <w:t xml:space="preserve"> שכינה, אלא משום שהמינים אומרים להתפלל אליה.</w:t>
      </w:r>
    </w:p>
    <w:p w14:paraId="35F7AB93" w14:textId="77777777" w:rsidR="0001516E" w:rsidRPr="0001516E" w:rsidRDefault="00AC0AF5" w:rsidP="0001516E">
      <w:pPr>
        <w:pStyle w:val="36"/>
        <w:framePr w:wrap="notBeside"/>
        <w:rPr>
          <w:rtl/>
        </w:rPr>
      </w:pPr>
      <w:r w:rsidRPr="0001516E">
        <w:rPr>
          <w:rtl/>
        </w:rPr>
        <w:t>ד. ורבי אבהו:</w:t>
      </w:r>
    </w:p>
    <w:p w14:paraId="0AF2F51F" w14:textId="6E8E3683" w:rsidR="00AC0AF5" w:rsidRPr="00C35A2C" w:rsidRDefault="00AC0AF5" w:rsidP="00AC0AF5">
      <w:pPr>
        <w:rPr>
          <w:rFonts w:ascii="Fb Fontext" w:hAnsi="Fb Fontext" w:cs="Guttman Vilna"/>
          <w:b/>
          <w:bCs/>
          <w:sz w:val="32"/>
          <w:rtl/>
        </w:rPr>
      </w:pPr>
      <w:r w:rsidRPr="0001516E">
        <w:rPr>
          <w:rFonts w:ascii="Fb Fontext" w:hAnsi="Fb Fontext"/>
          <w:b/>
          <w:bCs/>
          <w:sz w:val="32"/>
          <w:rtl/>
        </w:rPr>
        <w:t>שכינה במערב</w:t>
      </w:r>
      <w:r w:rsidRPr="00C35A2C">
        <w:rPr>
          <w:rFonts w:ascii="Fb Fontext" w:hAnsi="Fb Fontext"/>
          <w:sz w:val="32"/>
          <w:rtl/>
        </w:rPr>
        <w:t>, דמאי אוריה [מזרח]- אויר יה.</w:t>
      </w:r>
    </w:p>
    <w:p w14:paraId="25B24F2D" w14:textId="682CD03D" w:rsidR="00AC0AF5" w:rsidRPr="001B450D" w:rsidRDefault="0001516E" w:rsidP="0001516E">
      <w:pPr>
        <w:pStyle w:val="affff9"/>
        <w:rPr>
          <w:rtl/>
        </w:rPr>
      </w:pPr>
      <w:r>
        <w:rPr>
          <w:rFonts w:hint="cs"/>
          <w:rtl/>
        </w:rPr>
        <w:t>ד' רוחות</w:t>
      </w:r>
    </w:p>
    <w:p w14:paraId="5FB8E067" w14:textId="77777777" w:rsidR="0001516E" w:rsidRPr="0001516E" w:rsidRDefault="00AC0AF5" w:rsidP="0001516E">
      <w:pPr>
        <w:pStyle w:val="36"/>
        <w:framePr w:wrap="notBeside"/>
        <w:rPr>
          <w:rtl/>
        </w:rPr>
      </w:pPr>
      <w:r w:rsidRPr="0001516E">
        <w:rPr>
          <w:rtl/>
        </w:rPr>
        <w:t>ר"י:</w:t>
      </w:r>
    </w:p>
    <w:p w14:paraId="44942B91" w14:textId="27866F2B" w:rsidR="00AC0AF5" w:rsidRPr="00C35A2C" w:rsidRDefault="00AC0AF5" w:rsidP="00AC0AF5">
      <w:pPr>
        <w:rPr>
          <w:rFonts w:ascii="Fb Fontext" w:hAnsi="Fb Fontext"/>
          <w:rtl/>
        </w:rPr>
      </w:pPr>
      <w:r w:rsidRPr="00F10693">
        <w:rPr>
          <w:rtl/>
        </w:rPr>
        <w:t>'</w:t>
      </w:r>
      <w:r w:rsidR="0001516E">
        <w:rPr>
          <w:rtl/>
        </w:rPr>
        <w:t>יַ</w:t>
      </w:r>
      <w:r w:rsidR="0001516E">
        <w:rPr>
          <w:rStyle w:val="affff8"/>
          <w:rtl/>
        </w:rPr>
        <w:t>עֲרֹף כַּמָּטָר לִקְחִ</w:t>
      </w:r>
      <w:r w:rsidRPr="00577F86">
        <w:rPr>
          <w:rStyle w:val="affff8"/>
          <w:rtl/>
        </w:rPr>
        <w:t>י</w:t>
      </w:r>
      <w:r w:rsidRPr="00F10693">
        <w:rPr>
          <w:rtl/>
        </w:rPr>
        <w:t xml:space="preserve">' </w:t>
      </w:r>
      <w:r w:rsidRPr="00C35A2C">
        <w:rPr>
          <w:rFonts w:ascii="Fb Fontext" w:hAnsi="Fb Fontext"/>
          <w:sz w:val="32"/>
          <w:rtl/>
        </w:rPr>
        <w:t xml:space="preserve"> </w:t>
      </w:r>
      <w:r w:rsidRPr="0001516E">
        <w:rPr>
          <w:rFonts w:ascii="Fb Fontext" w:hAnsi="Fb Fontext"/>
          <w:b/>
          <w:bCs/>
          <w:sz w:val="32"/>
          <w:rtl/>
        </w:rPr>
        <w:t>זו רוח מערבית</w:t>
      </w:r>
      <w:r w:rsidRPr="00C35A2C">
        <w:rPr>
          <w:rFonts w:ascii="Fb Fontext" w:hAnsi="Fb Fontext"/>
          <w:sz w:val="32"/>
          <w:rtl/>
        </w:rPr>
        <w:t xml:space="preserve"> שבאה </w:t>
      </w:r>
      <w:r w:rsidRPr="003A48BB">
        <w:rPr>
          <w:rFonts w:ascii="Fb Fontext" w:hAnsi="Fb Fontext"/>
          <w:b/>
          <w:bCs/>
          <w:sz w:val="32"/>
          <w:rtl/>
        </w:rPr>
        <w:t>מערפו</w:t>
      </w:r>
      <w:r w:rsidRPr="00C35A2C">
        <w:rPr>
          <w:rFonts w:ascii="Fb Fontext" w:hAnsi="Fb Fontext"/>
          <w:sz w:val="32"/>
          <w:rtl/>
        </w:rPr>
        <w:t xml:space="preserve"> של עולם.</w:t>
      </w:r>
    </w:p>
    <w:p w14:paraId="035838B0" w14:textId="33EED0BA" w:rsidR="00AC0AF5" w:rsidRPr="00C35A2C" w:rsidRDefault="0001516E" w:rsidP="00AC0AF5">
      <w:pPr>
        <w:rPr>
          <w:rFonts w:ascii="Fb Fontext" w:hAnsi="Fb Fontext"/>
          <w:rtl/>
        </w:rPr>
      </w:pPr>
      <w:r>
        <w:rPr>
          <w:rStyle w:val="affff8"/>
          <w:rtl/>
        </w:rPr>
        <w:t>תִּזַּל כַּטַּל אִמְרָתִ</w:t>
      </w:r>
      <w:r w:rsidR="00AC0AF5" w:rsidRPr="008B0795">
        <w:rPr>
          <w:rStyle w:val="affff8"/>
          <w:rtl/>
        </w:rPr>
        <w:t>י</w:t>
      </w:r>
      <w:r w:rsidR="00AC0AF5" w:rsidRPr="00C35A2C">
        <w:rPr>
          <w:rFonts w:ascii="Fb Fontext" w:hAnsi="Fb Fontext"/>
          <w:rtl/>
        </w:rPr>
        <w:t xml:space="preserve"> - </w:t>
      </w:r>
      <w:r w:rsidR="00AC0AF5" w:rsidRPr="0001516E">
        <w:rPr>
          <w:rFonts w:ascii="Fb Fontext" w:hAnsi="Fb Fontext"/>
          <w:b/>
          <w:bCs/>
          <w:rtl/>
        </w:rPr>
        <w:t>זו רוח צפונית</w:t>
      </w:r>
      <w:r w:rsidR="00AC0AF5" w:rsidRPr="00C35A2C">
        <w:rPr>
          <w:rFonts w:ascii="Fb Fontext" w:hAnsi="Fb Fontext"/>
          <w:rtl/>
        </w:rPr>
        <w:t xml:space="preserve"> </w:t>
      </w:r>
      <w:r w:rsidR="00AC0AF5" w:rsidRPr="003A48BB">
        <w:rPr>
          <w:rFonts w:ascii="Fb Fontext" w:hAnsi="Fb Fontext"/>
          <w:b/>
          <w:bCs/>
          <w:rtl/>
        </w:rPr>
        <w:t>שמזלת</w:t>
      </w:r>
      <w:r w:rsidR="00AC0AF5" w:rsidRPr="00C35A2C">
        <w:rPr>
          <w:rFonts w:ascii="Fb Fontext" w:hAnsi="Fb Fontext"/>
          <w:rtl/>
        </w:rPr>
        <w:t xml:space="preserve"> את הזהב, </w:t>
      </w:r>
      <w:r w:rsidR="00AC0AF5" w:rsidRPr="00F10693">
        <w:rPr>
          <w:rtl/>
        </w:rPr>
        <w:t>'</w:t>
      </w:r>
      <w:r>
        <w:rPr>
          <w:rtl/>
        </w:rPr>
        <w:t>הַ</w:t>
      </w:r>
      <w:r>
        <w:rPr>
          <w:rStyle w:val="affff8"/>
          <w:rtl/>
        </w:rPr>
        <w:t>זָּלִים זָהָב מִכִּי</w:t>
      </w:r>
      <w:r w:rsidR="00AC0AF5" w:rsidRPr="00577F86">
        <w:rPr>
          <w:rStyle w:val="affff8"/>
          <w:rtl/>
        </w:rPr>
        <w:t>ס</w:t>
      </w:r>
      <w:r w:rsidR="00AC0AF5" w:rsidRPr="00F10693">
        <w:rPr>
          <w:rtl/>
        </w:rPr>
        <w:t>'.</w:t>
      </w:r>
    </w:p>
    <w:p w14:paraId="6A8377B3" w14:textId="095B2AD9" w:rsidR="00AC0AF5" w:rsidRPr="00C35A2C" w:rsidRDefault="00AC0AF5" w:rsidP="00AC0AF5">
      <w:pPr>
        <w:rPr>
          <w:rFonts w:ascii="Fb Fontext" w:hAnsi="Fb Fontext"/>
          <w:rtl/>
        </w:rPr>
      </w:pPr>
      <w:r w:rsidRPr="00F10693">
        <w:rPr>
          <w:rtl/>
        </w:rPr>
        <w:t>'</w:t>
      </w:r>
      <w:r w:rsidR="0001516E">
        <w:rPr>
          <w:rtl/>
        </w:rPr>
        <w:t>כִּ</w:t>
      </w:r>
      <w:r w:rsidR="0001516E">
        <w:rPr>
          <w:rStyle w:val="affff8"/>
          <w:rtl/>
        </w:rPr>
        <w:t>שְׂעִירִם עֲלֵי דֶשֶׁ</w:t>
      </w:r>
      <w:r w:rsidRPr="0008384F">
        <w:rPr>
          <w:rStyle w:val="affff8"/>
          <w:rtl/>
        </w:rPr>
        <w:t>א</w:t>
      </w:r>
      <w:r w:rsidRPr="00F10693">
        <w:rPr>
          <w:rtl/>
        </w:rPr>
        <w:t xml:space="preserve">' </w:t>
      </w:r>
      <w:r w:rsidRPr="00C35A2C">
        <w:rPr>
          <w:rFonts w:ascii="Fb Fontext" w:hAnsi="Fb Fontext"/>
          <w:rtl/>
        </w:rPr>
        <w:t xml:space="preserve">- </w:t>
      </w:r>
      <w:r w:rsidRPr="0001516E">
        <w:rPr>
          <w:rFonts w:ascii="Fb Fontext" w:hAnsi="Fb Fontext"/>
          <w:b/>
          <w:bCs/>
          <w:rtl/>
        </w:rPr>
        <w:t>זו רוח מזרחית</w:t>
      </w:r>
      <w:r w:rsidRPr="00C35A2C">
        <w:rPr>
          <w:rFonts w:ascii="Fb Fontext" w:hAnsi="Fb Fontext"/>
          <w:rtl/>
        </w:rPr>
        <w:t xml:space="preserve"> </w:t>
      </w:r>
      <w:r w:rsidRPr="003A48BB">
        <w:rPr>
          <w:rFonts w:ascii="Fb Fontext" w:hAnsi="Fb Fontext"/>
          <w:b/>
          <w:bCs/>
          <w:rtl/>
        </w:rPr>
        <w:t>שמסערת</w:t>
      </w:r>
      <w:r w:rsidRPr="00C35A2C">
        <w:rPr>
          <w:rFonts w:ascii="Fb Fontext" w:hAnsi="Fb Fontext"/>
          <w:rtl/>
        </w:rPr>
        <w:t xml:space="preserve"> את כל העולם כשעיר.</w:t>
      </w:r>
    </w:p>
    <w:p w14:paraId="5093FDF8" w14:textId="3536AA73" w:rsidR="00AC0AF5" w:rsidRPr="00C35A2C" w:rsidRDefault="00AC0AF5" w:rsidP="00AC0AF5">
      <w:pPr>
        <w:rPr>
          <w:rFonts w:ascii="Fb Fontext" w:hAnsi="Fb Fontext"/>
          <w:rtl/>
        </w:rPr>
      </w:pPr>
      <w:r w:rsidRPr="00F10693">
        <w:rPr>
          <w:rtl/>
        </w:rPr>
        <w:t>'</w:t>
      </w:r>
      <w:r w:rsidR="0001516E">
        <w:rPr>
          <w:rtl/>
        </w:rPr>
        <w:t>וְ</w:t>
      </w:r>
      <w:r w:rsidR="0001516E">
        <w:rPr>
          <w:rStyle w:val="affff8"/>
          <w:rtl/>
        </w:rPr>
        <w:t>כִרְבִיבִים עֲלֵי עֵשֶׂ</w:t>
      </w:r>
      <w:r w:rsidRPr="0008384F">
        <w:rPr>
          <w:rStyle w:val="affff8"/>
          <w:rtl/>
        </w:rPr>
        <w:t>ב</w:t>
      </w:r>
      <w:r w:rsidRPr="00F10693">
        <w:rPr>
          <w:rtl/>
        </w:rPr>
        <w:t xml:space="preserve">' </w:t>
      </w:r>
      <w:r w:rsidR="00FE1194">
        <w:rPr>
          <w:rFonts w:ascii="Fb Fontext" w:hAnsi="Fb Fontext" w:hint="cs"/>
          <w:b/>
          <w:bCs/>
          <w:rtl/>
        </w:rPr>
        <w:t>-</w:t>
      </w:r>
      <w:r w:rsidRPr="0001516E">
        <w:rPr>
          <w:rFonts w:ascii="Fb Fontext" w:hAnsi="Fb Fontext"/>
          <w:b/>
          <w:bCs/>
          <w:rtl/>
        </w:rPr>
        <w:t>זו רוח דרומית</w:t>
      </w:r>
      <w:r w:rsidRPr="00C35A2C">
        <w:rPr>
          <w:rFonts w:ascii="Fb Fontext" w:hAnsi="Fb Fontext"/>
          <w:rtl/>
        </w:rPr>
        <w:t xml:space="preserve"> שהיא </w:t>
      </w:r>
      <w:r w:rsidRPr="003A48BB">
        <w:rPr>
          <w:rFonts w:ascii="Fb Fontext" w:hAnsi="Fb Fontext"/>
          <w:b/>
          <w:bCs/>
          <w:rtl/>
        </w:rPr>
        <w:t>מעלה רביבים</w:t>
      </w:r>
      <w:r w:rsidRPr="00C35A2C">
        <w:rPr>
          <w:rFonts w:ascii="Fb Fontext" w:hAnsi="Fb Fontext"/>
          <w:rtl/>
        </w:rPr>
        <w:t xml:space="preserve"> ומגדלת עשבים.</w:t>
      </w:r>
    </w:p>
    <w:p w14:paraId="5882FB2B" w14:textId="627C306C" w:rsidR="00AC0AF5" w:rsidRPr="001B450D" w:rsidRDefault="0001516E" w:rsidP="0001516E">
      <w:pPr>
        <w:pStyle w:val="affff9"/>
        <w:rPr>
          <w:rtl/>
        </w:rPr>
      </w:pPr>
      <w:r>
        <w:rPr>
          <w:rFonts w:hint="cs"/>
          <w:rtl/>
        </w:rPr>
        <w:t>עולם לאכסדרה או לקובה הוא דומה</w:t>
      </w:r>
    </w:p>
    <w:p w14:paraId="33EA85ED" w14:textId="77777777" w:rsidR="00AC0AF5" w:rsidRPr="00C35A2C" w:rsidRDefault="00AC0AF5" w:rsidP="00982F98">
      <w:pPr>
        <w:pStyle w:val="affe"/>
        <w:framePr w:wrap="around"/>
        <w:rPr>
          <w:rtl/>
        </w:rPr>
      </w:pPr>
      <w:r w:rsidRPr="00C35A2C">
        <w:rPr>
          <w:rtl/>
        </w:rPr>
        <w:t>כה:</w:t>
      </w:r>
    </w:p>
    <w:p w14:paraId="0B19055E" w14:textId="77777777" w:rsidR="0001516E" w:rsidRPr="0001516E" w:rsidRDefault="00AC0AF5" w:rsidP="0001516E">
      <w:pPr>
        <w:pStyle w:val="36"/>
        <w:framePr w:wrap="notBeside"/>
        <w:rPr>
          <w:rtl/>
        </w:rPr>
      </w:pPr>
      <w:r w:rsidRPr="0001516E">
        <w:rPr>
          <w:rtl/>
        </w:rPr>
        <w:t>ר"א:</w:t>
      </w:r>
    </w:p>
    <w:p w14:paraId="49771ACB" w14:textId="5CE5E56D" w:rsidR="00AC0AF5" w:rsidRPr="00C35A2C" w:rsidRDefault="00AC0AF5" w:rsidP="003A48BB">
      <w:pPr>
        <w:rPr>
          <w:rFonts w:ascii="Fb Fontext" w:hAnsi="Fb Fontext"/>
          <w:rtl/>
        </w:rPr>
      </w:pPr>
      <w:r w:rsidRPr="00C35A2C">
        <w:rPr>
          <w:rFonts w:ascii="Fb Fontext" w:hAnsi="Fb Fontext"/>
          <w:sz w:val="32"/>
          <w:rtl/>
        </w:rPr>
        <w:t>עולם ל</w:t>
      </w:r>
      <w:r w:rsidRPr="00C35A2C">
        <w:rPr>
          <w:rStyle w:val="afff8"/>
          <w:rtl/>
        </w:rPr>
        <w:t xml:space="preserve">אכסדרה </w:t>
      </w:r>
      <w:r w:rsidRPr="00C35A2C">
        <w:rPr>
          <w:rFonts w:ascii="Fb Fontext" w:hAnsi="Fb Fontext"/>
          <w:sz w:val="32"/>
          <w:rtl/>
        </w:rPr>
        <w:t xml:space="preserve">הוא דומה, ורוח צפונית </w:t>
      </w:r>
      <w:r w:rsidRPr="00C35A2C">
        <w:rPr>
          <w:rStyle w:val="afff8"/>
          <w:rtl/>
        </w:rPr>
        <w:t>אינה</w:t>
      </w:r>
      <w:r w:rsidRPr="00C35A2C">
        <w:rPr>
          <w:rFonts w:ascii="Fb Fontext" w:hAnsi="Fb Fontext"/>
          <w:sz w:val="32"/>
          <w:rtl/>
        </w:rPr>
        <w:t xml:space="preserve"> מסובבת,</w:t>
      </w:r>
      <w:r w:rsidR="003A48BB">
        <w:rPr>
          <w:rFonts w:ascii="Fb Fontext" w:hAnsi="Fb Fontext" w:hint="cs"/>
          <w:rtl/>
        </w:rPr>
        <w:t xml:space="preserve"> </w:t>
      </w:r>
      <w:r w:rsidRPr="00C35A2C">
        <w:rPr>
          <w:rFonts w:ascii="Fb Fontext" w:hAnsi="Fb Fontext"/>
          <w:rtl/>
        </w:rPr>
        <w:t xml:space="preserve">וכיון שהגיעה חמה </w:t>
      </w:r>
      <w:r w:rsidR="003A48BB">
        <w:rPr>
          <w:rFonts w:ascii="Fb Fontext" w:hAnsi="Fb Fontext" w:hint="cs"/>
          <w:rtl/>
        </w:rPr>
        <w:t>ל</w:t>
      </w:r>
      <w:r w:rsidRPr="00C35A2C">
        <w:rPr>
          <w:rFonts w:ascii="Fb Fontext" w:hAnsi="Fb Fontext"/>
          <w:rtl/>
        </w:rPr>
        <w:t>קרן מערבית צפונית נכפפת ועולה למעלה מן הרקיע.</w:t>
      </w:r>
    </w:p>
    <w:p w14:paraId="49F90512" w14:textId="77777777" w:rsidR="0001516E" w:rsidRPr="0001516E" w:rsidRDefault="00AC0AF5" w:rsidP="0001516E">
      <w:pPr>
        <w:pStyle w:val="36"/>
        <w:framePr w:wrap="notBeside"/>
        <w:rPr>
          <w:rtl/>
        </w:rPr>
      </w:pPr>
      <w:r w:rsidRPr="0001516E">
        <w:rPr>
          <w:rtl/>
        </w:rPr>
        <w:t xml:space="preserve">ורבי יהושע </w:t>
      </w:r>
    </w:p>
    <w:p w14:paraId="69E87A7D" w14:textId="5383880C" w:rsidR="00AC0AF5" w:rsidRDefault="00AC0AF5" w:rsidP="003A48BB">
      <w:pPr>
        <w:rPr>
          <w:rFonts w:ascii="Fb Fontext" w:hAnsi="Fb Fontext"/>
          <w:rtl/>
        </w:rPr>
      </w:pPr>
      <w:r w:rsidRPr="00C35A2C">
        <w:rPr>
          <w:rFonts w:ascii="Fb Fontext" w:hAnsi="Fb Fontext"/>
          <w:rtl/>
        </w:rPr>
        <w:t xml:space="preserve">עולם </w:t>
      </w:r>
      <w:r w:rsidRPr="00C35A2C">
        <w:rPr>
          <w:rStyle w:val="afff8"/>
          <w:rtl/>
        </w:rPr>
        <w:t>לקובה</w:t>
      </w:r>
      <w:r w:rsidRPr="00C35A2C">
        <w:rPr>
          <w:rFonts w:ascii="Fb Fontext" w:hAnsi="Fb Fontext"/>
          <w:rtl/>
        </w:rPr>
        <w:t xml:space="preserve"> הוא דומה, ורוח צפונית </w:t>
      </w:r>
      <w:r w:rsidRPr="00C35A2C">
        <w:rPr>
          <w:rStyle w:val="afff8"/>
          <w:rtl/>
        </w:rPr>
        <w:t>מסובבת</w:t>
      </w:r>
      <w:r w:rsidRPr="00C35A2C">
        <w:rPr>
          <w:rFonts w:ascii="Fb Fontext" w:hAnsi="Fb Fontext"/>
          <w:rtl/>
        </w:rPr>
        <w:t>,</w:t>
      </w:r>
      <w:r w:rsidR="003A48BB">
        <w:rPr>
          <w:rFonts w:ascii="Fb Fontext" w:hAnsi="Fb Fontext" w:hint="cs"/>
          <w:rtl/>
        </w:rPr>
        <w:t xml:space="preserve"> </w:t>
      </w:r>
      <w:r w:rsidRPr="00C35A2C">
        <w:rPr>
          <w:rFonts w:ascii="Fb Fontext" w:hAnsi="Fb Fontext"/>
          <w:rtl/>
        </w:rPr>
        <w:t>וכיון שחמה מגעת לקרן מערבית צפונית מקפת וחוזרת אחורי כיפה,</w:t>
      </w:r>
    </w:p>
    <w:p w14:paraId="16AFF8EF" w14:textId="1F773D66" w:rsidR="00AC0AF5" w:rsidRDefault="00AC0AF5" w:rsidP="00AC0AF5">
      <w:pPr>
        <w:rPr>
          <w:rFonts w:ascii="Fb Fontext" w:hAnsi="Fb Fontext"/>
          <w:sz w:val="32"/>
          <w:rtl/>
        </w:rPr>
      </w:pPr>
      <w:r w:rsidRPr="00F10693">
        <w:rPr>
          <w:rFonts w:hint="cs"/>
          <w:rtl/>
        </w:rPr>
        <w:t>'</w:t>
      </w:r>
      <w:r w:rsidR="0001516E">
        <w:rPr>
          <w:rtl/>
        </w:rPr>
        <w:t>ה</w:t>
      </w:r>
      <w:r w:rsidR="0001516E">
        <w:rPr>
          <w:rStyle w:val="affff8"/>
          <w:rtl/>
        </w:rPr>
        <w:t>וֹלֵךְ אֶל דָּרוֹ</w:t>
      </w:r>
      <w:r w:rsidRPr="0008384F">
        <w:rPr>
          <w:rStyle w:val="affff8"/>
          <w:rFonts w:hint="cs"/>
          <w:rtl/>
        </w:rPr>
        <w:t>ם</w:t>
      </w:r>
      <w:r w:rsidRPr="00F10693">
        <w:rPr>
          <w:rFonts w:hint="cs"/>
          <w:rtl/>
        </w:rPr>
        <w:t>'</w:t>
      </w:r>
      <w:r w:rsidRPr="00F10693">
        <w:rPr>
          <w:rtl/>
        </w:rPr>
        <w:t xml:space="preserve"> </w:t>
      </w:r>
      <w:r w:rsidRPr="00C35A2C">
        <w:rPr>
          <w:rFonts w:ascii="Fb Fontext" w:hAnsi="Fb Fontext"/>
          <w:sz w:val="32"/>
          <w:rtl/>
        </w:rPr>
        <w:t xml:space="preserve">- </w:t>
      </w:r>
      <w:r w:rsidRPr="00C35A2C">
        <w:rPr>
          <w:rFonts w:ascii="Fb Fontext" w:hAnsi="Fb Fontext" w:hint="cs"/>
          <w:sz w:val="32"/>
          <w:rtl/>
        </w:rPr>
        <w:t>ביום</w:t>
      </w:r>
      <w:r w:rsidRPr="00C35A2C">
        <w:rPr>
          <w:rFonts w:ascii="Fb Fontext" w:hAnsi="Fb Fontext"/>
          <w:sz w:val="32"/>
          <w:rtl/>
        </w:rPr>
        <w:t>,</w:t>
      </w:r>
      <w:r w:rsidRPr="00577F86">
        <w:rPr>
          <w:rStyle w:val="affff8"/>
          <w:rtl/>
        </w:rPr>
        <w:t xml:space="preserve"> </w:t>
      </w:r>
      <w:r w:rsidRPr="00F10693">
        <w:rPr>
          <w:rFonts w:hint="cs"/>
          <w:rtl/>
        </w:rPr>
        <w:t>'</w:t>
      </w:r>
      <w:r w:rsidR="0001516E">
        <w:rPr>
          <w:rtl/>
        </w:rPr>
        <w:t>וְ</w:t>
      </w:r>
      <w:r w:rsidR="0001516E">
        <w:rPr>
          <w:rStyle w:val="affff8"/>
          <w:rtl/>
        </w:rPr>
        <w:t>סוֹבֵב אֶל צָפוֹ</w:t>
      </w:r>
      <w:r w:rsidRPr="00577F86">
        <w:rPr>
          <w:rStyle w:val="affff8"/>
          <w:rFonts w:hint="cs"/>
          <w:rtl/>
        </w:rPr>
        <w:t>ן</w:t>
      </w:r>
      <w:r w:rsidRPr="00F10693">
        <w:rPr>
          <w:rFonts w:hint="cs"/>
          <w:rtl/>
        </w:rPr>
        <w:t>'</w:t>
      </w:r>
      <w:r w:rsidRPr="00F10693">
        <w:rPr>
          <w:rtl/>
        </w:rPr>
        <w:t xml:space="preserve"> </w:t>
      </w:r>
      <w:r w:rsidRPr="00C35A2C">
        <w:rPr>
          <w:rFonts w:ascii="Fb Fontext" w:hAnsi="Fb Fontext"/>
          <w:sz w:val="32"/>
          <w:rtl/>
        </w:rPr>
        <w:t xml:space="preserve">- </w:t>
      </w:r>
      <w:r w:rsidRPr="00C35A2C">
        <w:rPr>
          <w:rFonts w:ascii="Fb Fontext" w:hAnsi="Fb Fontext" w:hint="cs"/>
          <w:sz w:val="32"/>
          <w:rtl/>
        </w:rPr>
        <w:t>בלילה</w:t>
      </w:r>
      <w:r w:rsidRPr="00C35A2C">
        <w:rPr>
          <w:rFonts w:ascii="Fb Fontext" w:hAnsi="Fb Fontext"/>
          <w:sz w:val="32"/>
          <w:rtl/>
        </w:rPr>
        <w:t>,</w:t>
      </w:r>
    </w:p>
    <w:p w14:paraId="77EDB566" w14:textId="5354F931" w:rsidR="00AC0AF5" w:rsidRPr="00C35A2C" w:rsidRDefault="00AC0AF5" w:rsidP="00AC0AF5">
      <w:pPr>
        <w:rPr>
          <w:rFonts w:cs="Guttman Vilna"/>
          <w:b/>
          <w:bCs/>
          <w:rtl/>
        </w:rPr>
      </w:pPr>
      <w:r w:rsidRPr="00F10693">
        <w:rPr>
          <w:rFonts w:hint="cs"/>
          <w:rtl/>
        </w:rPr>
        <w:t>'</w:t>
      </w:r>
      <w:r w:rsidR="0001516E">
        <w:rPr>
          <w:rtl/>
        </w:rPr>
        <w:t>ס</w:t>
      </w:r>
      <w:r w:rsidR="0001516E">
        <w:rPr>
          <w:rStyle w:val="affff8"/>
          <w:rtl/>
        </w:rPr>
        <w:t>וֹבֵב סֹבֵב הוֹלֵךְ הָרוּחַ וְעַל סְבִיבֹתָיו שָׁב הָרוּחַ</w:t>
      </w:r>
      <w:r w:rsidRPr="00F10693">
        <w:rPr>
          <w:rFonts w:hint="cs"/>
          <w:rtl/>
        </w:rPr>
        <w:t>'</w:t>
      </w:r>
      <w:r w:rsidRPr="00F10693">
        <w:rPr>
          <w:rtl/>
        </w:rPr>
        <w:t xml:space="preserve"> </w:t>
      </w:r>
      <w:r w:rsidRPr="00C35A2C">
        <w:rPr>
          <w:rtl/>
        </w:rPr>
        <w:t xml:space="preserve">- </w:t>
      </w:r>
      <w:r w:rsidRPr="00C35A2C">
        <w:rPr>
          <w:rFonts w:hint="cs"/>
          <w:rtl/>
        </w:rPr>
        <w:t>אלו</w:t>
      </w:r>
      <w:r w:rsidRPr="00C35A2C">
        <w:rPr>
          <w:rtl/>
        </w:rPr>
        <w:t xml:space="preserve"> </w:t>
      </w:r>
      <w:r w:rsidRPr="00C35A2C">
        <w:rPr>
          <w:rFonts w:hint="cs"/>
          <w:rtl/>
        </w:rPr>
        <w:t>פני</w:t>
      </w:r>
      <w:r w:rsidRPr="00C35A2C">
        <w:rPr>
          <w:rtl/>
        </w:rPr>
        <w:t xml:space="preserve"> </w:t>
      </w:r>
      <w:r w:rsidRPr="00C35A2C">
        <w:rPr>
          <w:rFonts w:hint="cs"/>
          <w:rtl/>
        </w:rPr>
        <w:t>מזרח</w:t>
      </w:r>
      <w:r w:rsidRPr="00C35A2C">
        <w:rPr>
          <w:rtl/>
        </w:rPr>
        <w:t xml:space="preserve"> </w:t>
      </w:r>
      <w:r w:rsidRPr="00C35A2C">
        <w:rPr>
          <w:rFonts w:hint="cs"/>
          <w:rtl/>
        </w:rPr>
        <w:t>ופני</w:t>
      </w:r>
      <w:r w:rsidRPr="00C35A2C">
        <w:rPr>
          <w:rtl/>
        </w:rPr>
        <w:t xml:space="preserve"> </w:t>
      </w:r>
      <w:r w:rsidRPr="00C35A2C">
        <w:rPr>
          <w:rFonts w:hint="cs"/>
          <w:rtl/>
        </w:rPr>
        <w:t>מערב</w:t>
      </w:r>
      <w:r w:rsidRPr="00C35A2C">
        <w:rPr>
          <w:rtl/>
        </w:rPr>
        <w:t xml:space="preserve"> </w:t>
      </w:r>
      <w:r w:rsidRPr="00C35A2C">
        <w:rPr>
          <w:rFonts w:hint="cs"/>
          <w:rtl/>
        </w:rPr>
        <w:t>שפעמים</w:t>
      </w:r>
      <w:r w:rsidRPr="00C35A2C">
        <w:rPr>
          <w:rtl/>
        </w:rPr>
        <w:t xml:space="preserve"> </w:t>
      </w:r>
      <w:r w:rsidRPr="00C35A2C">
        <w:rPr>
          <w:rFonts w:hint="cs"/>
          <w:rtl/>
        </w:rPr>
        <w:t>מסבבתן</w:t>
      </w:r>
      <w:r w:rsidRPr="00C35A2C">
        <w:rPr>
          <w:rtl/>
        </w:rPr>
        <w:t xml:space="preserve"> </w:t>
      </w:r>
      <w:r w:rsidRPr="00C35A2C">
        <w:rPr>
          <w:rFonts w:hint="cs"/>
          <w:rtl/>
        </w:rPr>
        <w:t>ופעמים</w:t>
      </w:r>
      <w:r w:rsidRPr="00C35A2C">
        <w:rPr>
          <w:rtl/>
        </w:rPr>
        <w:t xml:space="preserve"> </w:t>
      </w:r>
      <w:r w:rsidRPr="00C35A2C">
        <w:rPr>
          <w:rFonts w:hint="cs"/>
          <w:rtl/>
        </w:rPr>
        <w:t>מהלכתן</w:t>
      </w:r>
      <w:r w:rsidRPr="00C35A2C">
        <w:rPr>
          <w:rtl/>
        </w:rPr>
        <w:t>.</w:t>
      </w:r>
    </w:p>
    <w:p w14:paraId="7554FC51" w14:textId="19AC1F2B" w:rsidR="00AC0AF5" w:rsidRPr="001B450D" w:rsidRDefault="001B450D" w:rsidP="00AC0AF5">
      <w:pPr>
        <w:pStyle w:val="aff9"/>
        <w:rPr>
          <w:rtl/>
        </w:rPr>
      </w:pPr>
      <w:r w:rsidRPr="001B450D">
        <w:rPr>
          <w:rFonts w:hint="cs"/>
          <w:rtl/>
        </w:rPr>
        <w:t>***</w:t>
      </w:r>
    </w:p>
    <w:p w14:paraId="6A1D0772" w14:textId="77777777" w:rsidR="0001516E" w:rsidRPr="0001516E" w:rsidRDefault="00AC0AF5" w:rsidP="0001516E">
      <w:pPr>
        <w:pStyle w:val="36"/>
        <w:framePr w:wrap="notBeside"/>
        <w:rPr>
          <w:rtl/>
        </w:rPr>
      </w:pPr>
      <w:r w:rsidRPr="0001516E">
        <w:rPr>
          <w:rtl/>
        </w:rPr>
        <w:t>לר"א:</w:t>
      </w:r>
    </w:p>
    <w:p w14:paraId="5FD085DF" w14:textId="3EB9BDE7" w:rsidR="0001516E" w:rsidRDefault="00AC0AF5" w:rsidP="00AC0AF5">
      <w:pPr>
        <w:rPr>
          <w:rFonts w:ascii="Fb Fontext" w:hAnsi="Fb Fontext"/>
          <w:sz w:val="32"/>
          <w:rtl/>
        </w:rPr>
      </w:pPr>
      <w:r w:rsidRPr="00F10693">
        <w:rPr>
          <w:rtl/>
        </w:rPr>
        <w:t>'</w:t>
      </w:r>
      <w:r w:rsidR="0001516E">
        <w:rPr>
          <w:rtl/>
        </w:rPr>
        <w:t>מִ</w:t>
      </w:r>
      <w:r w:rsidR="0001516E">
        <w:rPr>
          <w:rStyle w:val="affff8"/>
          <w:rtl/>
        </w:rPr>
        <w:t>ן הַחֶדֶר תָּבוֹא סוּפָ</w:t>
      </w:r>
      <w:r w:rsidRPr="00577F86">
        <w:rPr>
          <w:rStyle w:val="affff8"/>
          <w:rtl/>
        </w:rPr>
        <w:t>ה</w:t>
      </w:r>
      <w:r w:rsidRPr="00F10693">
        <w:rPr>
          <w:rtl/>
        </w:rPr>
        <w:t xml:space="preserve">' </w:t>
      </w:r>
      <w:r w:rsidRPr="00C35A2C">
        <w:rPr>
          <w:rFonts w:ascii="Fb Fontext" w:hAnsi="Fb Fontext"/>
          <w:sz w:val="32"/>
          <w:rtl/>
        </w:rPr>
        <w:t xml:space="preserve">- זו רוח דרומית, </w:t>
      </w:r>
      <w:r w:rsidRPr="0001516E">
        <w:rPr>
          <w:rStyle w:val="afffff0"/>
          <w:rtl/>
        </w:rPr>
        <w:t>[</w:t>
      </w:r>
      <w:r w:rsidR="00C96EB2">
        <w:rPr>
          <w:rStyle w:val="afffff0"/>
          <w:rFonts w:hint="cs"/>
          <w:rtl/>
        </w:rPr>
        <w:t>שבאה</w:t>
      </w:r>
      <w:r w:rsidRPr="0001516E">
        <w:rPr>
          <w:rStyle w:val="afffff0"/>
          <w:rtl/>
        </w:rPr>
        <w:t xml:space="preserve"> בשפיכה]</w:t>
      </w:r>
      <w:r>
        <w:rPr>
          <w:rFonts w:ascii="Fb Fontext" w:hAnsi="Fb Fontext" w:hint="cs"/>
          <w:rtl/>
        </w:rPr>
        <w:t xml:space="preserve"> </w:t>
      </w:r>
      <w:r>
        <w:rPr>
          <w:rFonts w:ascii="Fb Fontext" w:hAnsi="Fb Fontext" w:hint="cs"/>
          <w:sz w:val="32"/>
          <w:rtl/>
        </w:rPr>
        <w:t xml:space="preserve"> </w:t>
      </w:r>
    </w:p>
    <w:p w14:paraId="31FA026A" w14:textId="77777777" w:rsidR="0001516E" w:rsidRPr="0001516E" w:rsidRDefault="00AC0AF5" w:rsidP="0001516E">
      <w:pPr>
        <w:pStyle w:val="36"/>
        <w:framePr w:wrap="notBeside"/>
        <w:rPr>
          <w:rtl/>
        </w:rPr>
      </w:pPr>
      <w:r w:rsidRPr="0001516E">
        <w:rPr>
          <w:rFonts w:hint="cs"/>
          <w:rtl/>
        </w:rPr>
        <w:t>והך</w:t>
      </w:r>
    </w:p>
    <w:p w14:paraId="5860AFC7" w14:textId="68379061" w:rsidR="00AC0AF5" w:rsidRPr="00C35A2C" w:rsidRDefault="00AC0AF5" w:rsidP="00AC0AF5">
      <w:pPr>
        <w:rPr>
          <w:rFonts w:cs="Guttman Vilna"/>
          <w:b/>
          <w:bCs/>
          <w:sz w:val="32"/>
          <w:rtl/>
        </w:rPr>
      </w:pPr>
      <w:r w:rsidRPr="00C35A2C">
        <w:rPr>
          <w:rFonts w:ascii="Fb Fontext" w:hAnsi="Fb Fontext" w:hint="cs"/>
          <w:sz w:val="32"/>
          <w:rtl/>
        </w:rPr>
        <w:t xml:space="preserve">דמעלה רביבים ומגדלת עשבים </w:t>
      </w:r>
      <w:r w:rsidR="0001516E">
        <w:rPr>
          <w:rFonts w:ascii="Fb Fontext" w:hAnsi="Fb Fontext" w:hint="cs"/>
          <w:sz w:val="32"/>
          <w:rtl/>
        </w:rPr>
        <w:t xml:space="preserve">- </w:t>
      </w:r>
      <w:r>
        <w:rPr>
          <w:rFonts w:ascii="Fb Fontext" w:hAnsi="Fb Fontext" w:hint="cs"/>
          <w:sz w:val="32"/>
          <w:rtl/>
        </w:rPr>
        <w:t>שבאה</w:t>
      </w:r>
      <w:r w:rsidRPr="00C35A2C">
        <w:rPr>
          <w:rFonts w:ascii="Fb Fontext" w:hAnsi="Fb Fontext" w:hint="cs"/>
          <w:sz w:val="32"/>
          <w:rtl/>
        </w:rPr>
        <w:t xml:space="preserve"> בניחותא</w:t>
      </w:r>
    </w:p>
    <w:p w14:paraId="104444FB" w14:textId="58AF57F4" w:rsidR="00AC0AF5" w:rsidRDefault="00AC0AF5" w:rsidP="00AC0AF5">
      <w:pPr>
        <w:rPr>
          <w:rFonts w:ascii="Fb Fontext" w:hAnsi="Fb Fontext"/>
          <w:sz w:val="32"/>
          <w:rtl/>
        </w:rPr>
      </w:pPr>
      <w:r w:rsidRPr="00F10693">
        <w:rPr>
          <w:rtl/>
        </w:rPr>
        <w:t>'</w:t>
      </w:r>
      <w:r w:rsidR="0001516E">
        <w:rPr>
          <w:rtl/>
        </w:rPr>
        <w:t>וּ</w:t>
      </w:r>
      <w:r w:rsidR="0001516E">
        <w:rPr>
          <w:rStyle w:val="affff8"/>
          <w:rtl/>
        </w:rPr>
        <w:t>מִמְּזָרִים קָרָ</w:t>
      </w:r>
      <w:r w:rsidRPr="0008384F">
        <w:rPr>
          <w:rStyle w:val="affff8"/>
          <w:rtl/>
        </w:rPr>
        <w:t>ה</w:t>
      </w:r>
      <w:r w:rsidRPr="00F10693">
        <w:rPr>
          <w:rtl/>
        </w:rPr>
        <w:t xml:space="preserve">' </w:t>
      </w:r>
      <w:r w:rsidRPr="00C35A2C">
        <w:rPr>
          <w:rFonts w:ascii="Fb Fontext" w:hAnsi="Fb Fontext"/>
          <w:sz w:val="32"/>
          <w:rtl/>
        </w:rPr>
        <w:t>- זו רוח צפונית,</w:t>
      </w:r>
    </w:p>
    <w:p w14:paraId="261702F0" w14:textId="7FDA70F2" w:rsidR="00AC0AF5" w:rsidRDefault="00AC0AF5" w:rsidP="00AC0AF5">
      <w:pPr>
        <w:rPr>
          <w:rFonts w:ascii="Fb Fontext" w:hAnsi="Fb Fontext"/>
          <w:rtl/>
        </w:rPr>
      </w:pPr>
      <w:r w:rsidRPr="00F10693">
        <w:rPr>
          <w:rtl/>
        </w:rPr>
        <w:t>'</w:t>
      </w:r>
      <w:r w:rsidR="0001516E">
        <w:rPr>
          <w:rtl/>
        </w:rPr>
        <w:t>מִ</w:t>
      </w:r>
      <w:r w:rsidR="0001516E">
        <w:rPr>
          <w:rStyle w:val="affff8"/>
          <w:rtl/>
        </w:rPr>
        <w:t>נִּשְׁמַת אֵל יִתֶּן קָרַ</w:t>
      </w:r>
      <w:r w:rsidRPr="0008384F">
        <w:rPr>
          <w:rStyle w:val="affff8"/>
          <w:rtl/>
        </w:rPr>
        <w:t>ח</w:t>
      </w:r>
      <w:r w:rsidRPr="00F10693">
        <w:rPr>
          <w:rtl/>
        </w:rPr>
        <w:t xml:space="preserve">' </w:t>
      </w:r>
      <w:r w:rsidRPr="00C35A2C">
        <w:rPr>
          <w:rFonts w:ascii="Fb Fontext" w:hAnsi="Fb Fontext"/>
          <w:rtl/>
        </w:rPr>
        <w:t>- זו רוח מערבית,</w:t>
      </w:r>
    </w:p>
    <w:p w14:paraId="5BD87C0A" w14:textId="5DEC7C2E" w:rsidR="00AC0AF5" w:rsidRDefault="00AC0AF5" w:rsidP="00AC0AF5">
      <w:pPr>
        <w:rPr>
          <w:rFonts w:ascii="Fb Fontext" w:hAnsi="Fb Fontext"/>
          <w:rtl/>
        </w:rPr>
      </w:pPr>
      <w:r w:rsidRPr="00F10693">
        <w:rPr>
          <w:rtl/>
        </w:rPr>
        <w:t>'</w:t>
      </w:r>
      <w:r w:rsidR="0001516E">
        <w:rPr>
          <w:rtl/>
        </w:rPr>
        <w:t>וְ</w:t>
      </w:r>
      <w:r w:rsidR="0001516E">
        <w:rPr>
          <w:rStyle w:val="affff8"/>
          <w:rtl/>
        </w:rPr>
        <w:t>רֹחַב מַיִם בְּמוּצָ</w:t>
      </w:r>
      <w:r w:rsidRPr="0008384F">
        <w:rPr>
          <w:rStyle w:val="affff8"/>
          <w:rtl/>
        </w:rPr>
        <w:t>ק</w:t>
      </w:r>
      <w:r w:rsidRPr="00F10693">
        <w:rPr>
          <w:rtl/>
        </w:rPr>
        <w:t xml:space="preserve">' </w:t>
      </w:r>
      <w:r w:rsidRPr="00C35A2C">
        <w:rPr>
          <w:rFonts w:ascii="Fb Fontext" w:hAnsi="Fb Fontext"/>
          <w:rtl/>
        </w:rPr>
        <w:t>- זו רוח מזרחית.</w:t>
      </w:r>
    </w:p>
    <w:p w14:paraId="2441B5EE" w14:textId="60664490" w:rsidR="0001516E" w:rsidRPr="0001516E" w:rsidRDefault="00AC0AF5" w:rsidP="0001516E">
      <w:pPr>
        <w:pStyle w:val="36"/>
        <w:framePr w:wrap="notBeside"/>
        <w:rPr>
          <w:rtl/>
        </w:rPr>
      </w:pPr>
      <w:r w:rsidRPr="0001516E">
        <w:rPr>
          <w:rtl/>
        </w:rPr>
        <w:t>ר"ח</w:t>
      </w:r>
      <w:r w:rsidR="0001516E">
        <w:rPr>
          <w:rFonts w:hint="cs"/>
          <w:rtl/>
        </w:rPr>
        <w:t xml:space="preserve"> והך:</w:t>
      </w:r>
    </w:p>
    <w:p w14:paraId="1B1B7715" w14:textId="3AF9F03A" w:rsidR="00AC0AF5" w:rsidRPr="003A48BB" w:rsidRDefault="00AC0AF5" w:rsidP="00AC0AF5">
      <w:pPr>
        <w:rPr>
          <w:rFonts w:ascii="Fb Fontext" w:hAnsi="Fb Fontext"/>
          <w:rtl/>
        </w:rPr>
      </w:pPr>
      <w:r w:rsidRPr="003A48BB">
        <w:rPr>
          <w:rStyle w:val="affff8"/>
          <w:spacing w:val="0"/>
          <w:rtl/>
        </w:rPr>
        <w:t>'</w:t>
      </w:r>
      <w:r w:rsidR="0001516E" w:rsidRPr="003A48BB">
        <w:rPr>
          <w:rStyle w:val="affff8"/>
          <w:spacing w:val="0"/>
          <w:rtl/>
        </w:rPr>
        <w:t>מִצָּפוֹן זָהָב יֶאֱתֶה</w:t>
      </w:r>
      <w:r w:rsidRPr="003A48BB">
        <w:rPr>
          <w:rtl/>
        </w:rPr>
        <w:t xml:space="preserve">' </w:t>
      </w:r>
      <w:r w:rsidRPr="003A48BB">
        <w:rPr>
          <w:rFonts w:ascii="Fb Fontext" w:hAnsi="Fb Fontext"/>
          <w:rtl/>
        </w:rPr>
        <w:t>- זו רוח צפונית שמזלת הזהב,</w:t>
      </w:r>
      <w:r w:rsidRPr="003A48BB">
        <w:rPr>
          <w:rStyle w:val="affff8"/>
          <w:spacing w:val="0"/>
          <w:rtl/>
        </w:rPr>
        <w:t xml:space="preserve"> </w:t>
      </w:r>
      <w:r w:rsidR="0001516E" w:rsidRPr="003A48BB">
        <w:rPr>
          <w:rtl/>
        </w:rPr>
        <w:t>הַ</w:t>
      </w:r>
      <w:r w:rsidR="0001516E" w:rsidRPr="003A48BB">
        <w:rPr>
          <w:rStyle w:val="affff8"/>
          <w:spacing w:val="0"/>
          <w:rtl/>
        </w:rPr>
        <w:t>זָּלִים זָהָב מִכִּי</w:t>
      </w:r>
      <w:r w:rsidRPr="003A48BB">
        <w:rPr>
          <w:rStyle w:val="affff8"/>
          <w:spacing w:val="0"/>
          <w:rtl/>
        </w:rPr>
        <w:t>ס</w:t>
      </w:r>
      <w:r w:rsidRPr="003A48BB">
        <w:rPr>
          <w:rtl/>
        </w:rPr>
        <w:t>'.</w:t>
      </w:r>
    </w:p>
    <w:p w14:paraId="118CBD88" w14:textId="788A72D3" w:rsidR="0001516E" w:rsidRPr="0001516E" w:rsidRDefault="00C96EB2" w:rsidP="00C96EB2">
      <w:pPr>
        <w:pStyle w:val="affff9"/>
        <w:rPr>
          <w:rtl/>
        </w:rPr>
      </w:pPr>
      <w:r>
        <w:rPr>
          <w:rFonts w:hint="cs"/>
          <w:rtl/>
        </w:rPr>
        <w:t>מיום שחרב ביהמ''ק</w:t>
      </w:r>
    </w:p>
    <w:p w14:paraId="4474C1FF" w14:textId="77777777" w:rsidR="0001516E" w:rsidRPr="0001516E" w:rsidRDefault="00AC0AF5" w:rsidP="0001516E">
      <w:pPr>
        <w:pStyle w:val="36"/>
        <w:framePr w:wrap="notBeside"/>
        <w:rPr>
          <w:rtl/>
        </w:rPr>
      </w:pPr>
      <w:r w:rsidRPr="0001516E">
        <w:rPr>
          <w:rtl/>
        </w:rPr>
        <w:t>רב'פ מר"ח:</w:t>
      </w:r>
    </w:p>
    <w:p w14:paraId="1AC55E9E" w14:textId="7E500030" w:rsidR="00AC0AF5" w:rsidRPr="00C35A2C" w:rsidRDefault="00AC0AF5" w:rsidP="00C96EB2">
      <w:pPr>
        <w:rPr>
          <w:rFonts w:ascii="Fb Fontext" w:hAnsi="Fb Fontext"/>
          <w:rtl/>
        </w:rPr>
      </w:pPr>
      <w:r w:rsidRPr="00C35A2C">
        <w:rPr>
          <w:rFonts w:ascii="Fb Fontext" w:hAnsi="Fb Fontext"/>
          <w:sz w:val="32"/>
          <w:rtl/>
        </w:rPr>
        <w:t>לא הוגשמה רוח דרומית,</w:t>
      </w:r>
      <w:r w:rsidR="00C96EB2">
        <w:rPr>
          <w:rFonts w:ascii="Fb Fontext" w:hAnsi="Fb Fontext" w:hint="cs"/>
          <w:sz w:val="32"/>
          <w:rtl/>
        </w:rPr>
        <w:t xml:space="preserve"> </w:t>
      </w:r>
      <w:r w:rsidRPr="00C96EB2">
        <w:rPr>
          <w:rStyle w:val="affff8"/>
          <w:rtl/>
        </w:rPr>
        <w:t>'ויגזור</w:t>
      </w:r>
      <w:r w:rsidRPr="0008384F">
        <w:rPr>
          <w:rStyle w:val="affff8"/>
          <w:rtl/>
        </w:rPr>
        <w:t xml:space="preserve"> על ימין ורעב ויאכל על שמאל ולא שבעו</w:t>
      </w:r>
      <w:r w:rsidRPr="00F10693">
        <w:rPr>
          <w:rtl/>
        </w:rPr>
        <w:t>',</w:t>
      </w:r>
      <w:r w:rsidRPr="00C35A2C">
        <w:rPr>
          <w:rFonts w:ascii="Fb Fontext" w:hAnsi="Fb Fontext"/>
          <w:rtl/>
        </w:rPr>
        <w:t xml:space="preserve"> </w:t>
      </w:r>
      <w:r w:rsidRPr="00C96EB2">
        <w:rPr>
          <w:rStyle w:val="affffe"/>
          <w:rtl/>
        </w:rPr>
        <w:t>וכתיב:</w:t>
      </w:r>
      <w:r w:rsidRPr="00577F86">
        <w:rPr>
          <w:rStyle w:val="affff8"/>
          <w:rtl/>
        </w:rPr>
        <w:t xml:space="preserve"> </w:t>
      </w:r>
      <w:r w:rsidRPr="00F10693">
        <w:rPr>
          <w:rFonts w:hint="cs"/>
          <w:rtl/>
        </w:rPr>
        <w:t>'</w:t>
      </w:r>
      <w:r w:rsidRPr="00F10693">
        <w:rPr>
          <w:rtl/>
        </w:rPr>
        <w:t>צ</w:t>
      </w:r>
      <w:r w:rsidRPr="00577F86">
        <w:rPr>
          <w:rStyle w:val="affff8"/>
          <w:rtl/>
        </w:rPr>
        <w:t>פון וימין אתה בראתם</w:t>
      </w:r>
      <w:r w:rsidRPr="00F10693">
        <w:rPr>
          <w:rFonts w:hint="cs"/>
          <w:rtl/>
        </w:rPr>
        <w:t>'</w:t>
      </w:r>
      <w:r w:rsidRPr="00F10693">
        <w:rPr>
          <w:rtl/>
        </w:rPr>
        <w:t>.</w:t>
      </w:r>
      <w:r w:rsidR="00C96EB2">
        <w:rPr>
          <w:rFonts w:hint="cs"/>
          <w:rtl/>
        </w:rPr>
        <w:t xml:space="preserve"> מוכח </w:t>
      </w:r>
    </w:p>
    <w:p w14:paraId="38DCD0CD" w14:textId="77777777" w:rsidR="0001516E" w:rsidRPr="0001516E" w:rsidRDefault="00AC0AF5" w:rsidP="0001516E">
      <w:pPr>
        <w:pStyle w:val="36"/>
        <w:framePr w:wrap="notBeside"/>
        <w:rPr>
          <w:rtl/>
        </w:rPr>
      </w:pPr>
      <w:r w:rsidRPr="0001516E">
        <w:rPr>
          <w:rtl/>
        </w:rPr>
        <w:t>רב"פ מר"ח:</w:t>
      </w:r>
    </w:p>
    <w:p w14:paraId="20CB8933" w14:textId="0E4FE441" w:rsidR="00AC0AF5" w:rsidRPr="00C35A2C" w:rsidRDefault="00AC0AF5" w:rsidP="0001516E">
      <w:pPr>
        <w:spacing w:after="60"/>
        <w:rPr>
          <w:rFonts w:ascii="Fb Fontext" w:hAnsi="Fb Fontext"/>
          <w:rtl/>
        </w:rPr>
      </w:pPr>
      <w:r w:rsidRPr="00C35A2C">
        <w:rPr>
          <w:rFonts w:ascii="Fb Fontext" w:hAnsi="Fb Fontext"/>
          <w:rtl/>
        </w:rPr>
        <w:t>אין הגשמים יורדין מאוצר טוב</w:t>
      </w:r>
      <w:r w:rsidRPr="00577F86">
        <w:rPr>
          <w:rStyle w:val="affff8"/>
          <w:rtl/>
        </w:rPr>
        <w:t xml:space="preserve"> </w:t>
      </w:r>
      <w:r w:rsidRPr="00F10693">
        <w:rPr>
          <w:rtl/>
        </w:rPr>
        <w:t>'</w:t>
      </w:r>
      <w:r w:rsidR="0001516E">
        <w:rPr>
          <w:rtl/>
        </w:rPr>
        <w:t>יִ</w:t>
      </w:r>
      <w:r w:rsidR="0001516E">
        <w:rPr>
          <w:rStyle w:val="affff8"/>
          <w:rtl/>
        </w:rPr>
        <w:t>פְתַּח ה</w:t>
      </w:r>
      <w:r w:rsidR="0001516E">
        <w:rPr>
          <w:rtl/>
        </w:rPr>
        <w:t xml:space="preserve">' </w:t>
      </w:r>
      <w:r w:rsidR="0001516E">
        <w:rPr>
          <w:rStyle w:val="affff8"/>
          <w:rtl/>
        </w:rPr>
        <w:t>לְךָ אֶת אוֹצָרוֹ הַטּוֹ</w:t>
      </w:r>
      <w:r w:rsidRPr="00577F86">
        <w:rPr>
          <w:rStyle w:val="affff8"/>
          <w:rtl/>
        </w:rPr>
        <w:t>ב,</w:t>
      </w:r>
      <w:r w:rsidRPr="00C35A2C">
        <w:rPr>
          <w:rFonts w:ascii="Fb Fontext" w:hAnsi="Fb Fontext"/>
          <w:rtl/>
        </w:rPr>
        <w:t xml:space="preserve"> בזמן שישראל עושין רצונו של מקום וישראל שרויין על אדמתם - גשמים יורדין מאוצר טוב, בזמן שאין ישראל שרויין על אדמתם - אין גשמים יורדין מאוצר טוב.</w:t>
      </w:r>
    </w:p>
    <w:p w14:paraId="0A6749CD" w14:textId="2662BC53" w:rsidR="0001516E" w:rsidRPr="0001516E" w:rsidRDefault="00743F97" w:rsidP="0001516E">
      <w:pPr>
        <w:pStyle w:val="36"/>
        <w:framePr w:wrap="notBeside"/>
        <w:rPr>
          <w:rtl/>
        </w:rPr>
      </w:pPr>
      <w:r w:rsidRPr="00334CD9">
        <w:rPr>
          <w:rtl/>
        </w:rPr>
        <w:t>◄</w:t>
      </w:r>
      <w:r w:rsidR="00AC0AF5" w:rsidRPr="0001516E">
        <w:rPr>
          <w:rtl/>
        </w:rPr>
        <w:t>ארי"צ:</w:t>
      </w:r>
    </w:p>
    <w:p w14:paraId="24C5D62C" w14:textId="77777777" w:rsidR="00C96EB2" w:rsidRPr="00C96EB2" w:rsidRDefault="00AC0AF5" w:rsidP="00AC0AF5">
      <w:pPr>
        <w:rPr>
          <w:rFonts w:ascii="Fb Fontext" w:hAnsi="Fb Fontext"/>
          <w:b/>
          <w:bCs/>
          <w:sz w:val="32"/>
          <w:rtl/>
        </w:rPr>
      </w:pPr>
      <w:r w:rsidRPr="00C96EB2">
        <w:rPr>
          <w:rFonts w:ascii="Fb Fontext" w:hAnsi="Fb Fontext"/>
          <w:b/>
          <w:bCs/>
          <w:sz w:val="32"/>
          <w:rtl/>
        </w:rPr>
        <w:t xml:space="preserve">הרוצה שיחכים - ידרים, ושיעשיר - יצפין, </w:t>
      </w:r>
    </w:p>
    <w:p w14:paraId="33DBA55C" w14:textId="10624EB1" w:rsidR="00AC0AF5" w:rsidRPr="00C35A2C" w:rsidRDefault="00AC0AF5" w:rsidP="00AC0AF5">
      <w:pPr>
        <w:rPr>
          <w:rFonts w:ascii="Fb Fontext" w:hAnsi="Fb Fontext"/>
          <w:rtl/>
        </w:rPr>
      </w:pPr>
      <w:r w:rsidRPr="00C96EB2">
        <w:rPr>
          <w:rStyle w:val="affffe"/>
          <w:rtl/>
        </w:rPr>
        <w:t>וסימניך:</w:t>
      </w:r>
      <w:r w:rsidRPr="00C35A2C">
        <w:rPr>
          <w:rFonts w:ascii="Fb Fontext" w:hAnsi="Fb Fontext"/>
          <w:sz w:val="32"/>
          <w:rtl/>
        </w:rPr>
        <w:t xml:space="preserve"> </w:t>
      </w:r>
      <w:r w:rsidR="00743F97" w:rsidRPr="00743F97">
        <w:rPr>
          <w:rStyle w:val="affffe"/>
          <w:rtl/>
        </w:rPr>
        <w:t>◄</w:t>
      </w:r>
      <w:r w:rsidRPr="00C35A2C">
        <w:rPr>
          <w:rFonts w:ascii="Fb Fontext" w:hAnsi="Fb Fontext"/>
          <w:sz w:val="32"/>
          <w:rtl/>
        </w:rPr>
        <w:t xml:space="preserve">שלחן </w:t>
      </w:r>
      <w:r w:rsidR="00743F97">
        <w:rPr>
          <w:rStyle w:val="afffff0"/>
          <w:rFonts w:hint="cs"/>
          <w:rtl/>
        </w:rPr>
        <w:t>[</w:t>
      </w:r>
      <w:r w:rsidR="00743F97" w:rsidRPr="00743F97">
        <w:rPr>
          <w:rStyle w:val="afffff0"/>
          <w:rFonts w:hint="cs"/>
          <w:rtl/>
        </w:rPr>
        <w:t>עושר</w:t>
      </w:r>
      <w:r w:rsidR="00743F97">
        <w:rPr>
          <w:rStyle w:val="afffff0"/>
          <w:rFonts w:hint="cs"/>
          <w:rtl/>
        </w:rPr>
        <w:t>]</w:t>
      </w:r>
      <w:r w:rsidR="00743F97">
        <w:rPr>
          <w:rFonts w:ascii="Fb Fontext" w:hAnsi="Fb Fontext" w:hint="cs"/>
          <w:sz w:val="32"/>
          <w:rtl/>
        </w:rPr>
        <w:t xml:space="preserve"> </w:t>
      </w:r>
      <w:r w:rsidRPr="00C35A2C">
        <w:rPr>
          <w:rFonts w:ascii="Fb Fontext" w:hAnsi="Fb Fontext"/>
          <w:sz w:val="32"/>
          <w:rtl/>
        </w:rPr>
        <w:t>בצפון</w:t>
      </w:r>
      <w:r w:rsidR="00743F97">
        <w:rPr>
          <w:rFonts w:ascii="Fb Fontext" w:hAnsi="Fb Fontext" w:hint="cs"/>
          <w:sz w:val="32"/>
          <w:rtl/>
        </w:rPr>
        <w:t>,</w:t>
      </w:r>
      <w:r w:rsidRPr="00C35A2C">
        <w:rPr>
          <w:rFonts w:ascii="Fb Fontext" w:hAnsi="Fb Fontext"/>
          <w:sz w:val="32"/>
          <w:rtl/>
        </w:rPr>
        <w:t xml:space="preserve"> ומנורה </w:t>
      </w:r>
      <w:r w:rsidR="00743F97" w:rsidRPr="00743F97">
        <w:rPr>
          <w:rStyle w:val="afffff0"/>
          <w:rFonts w:hint="cs"/>
          <w:rtl/>
        </w:rPr>
        <w:t>[חכמה]</w:t>
      </w:r>
      <w:r w:rsidR="00743F97">
        <w:rPr>
          <w:rFonts w:ascii="Fb Fontext" w:hAnsi="Fb Fontext" w:hint="cs"/>
          <w:sz w:val="32"/>
          <w:rtl/>
        </w:rPr>
        <w:t xml:space="preserve"> </w:t>
      </w:r>
      <w:r w:rsidRPr="00C35A2C">
        <w:rPr>
          <w:rFonts w:ascii="Fb Fontext" w:hAnsi="Fb Fontext"/>
          <w:sz w:val="32"/>
          <w:rtl/>
        </w:rPr>
        <w:t>בדרום.</w:t>
      </w:r>
    </w:p>
    <w:p w14:paraId="781EF003" w14:textId="77777777" w:rsidR="0001516E" w:rsidRPr="0001516E" w:rsidRDefault="00AC0AF5" w:rsidP="0001516E">
      <w:pPr>
        <w:pStyle w:val="36"/>
        <w:framePr w:wrap="notBeside"/>
        <w:rPr>
          <w:rtl/>
        </w:rPr>
      </w:pPr>
      <w:r w:rsidRPr="0001516E">
        <w:rPr>
          <w:rtl/>
        </w:rPr>
        <w:t>וריב"ל:</w:t>
      </w:r>
    </w:p>
    <w:p w14:paraId="2B7E16F5" w14:textId="77777777" w:rsidR="00C96EB2" w:rsidRDefault="00AC0AF5" w:rsidP="0001516E">
      <w:pPr>
        <w:rPr>
          <w:rFonts w:ascii="Fb Fontext" w:hAnsi="Fb Fontext"/>
          <w:rtl/>
        </w:rPr>
      </w:pPr>
      <w:r w:rsidRPr="00C96EB2">
        <w:rPr>
          <w:rFonts w:ascii="Fb Fontext" w:hAnsi="Fb Fontext"/>
          <w:b/>
          <w:bCs/>
          <w:rtl/>
        </w:rPr>
        <w:t>לעולם ידרים שמתוך שמתחכם מתעשר</w:t>
      </w:r>
      <w:r w:rsidRPr="00C35A2C">
        <w:rPr>
          <w:rFonts w:ascii="Fb Fontext" w:hAnsi="Fb Fontext"/>
          <w:rtl/>
        </w:rPr>
        <w:t xml:space="preserve">, </w:t>
      </w:r>
    </w:p>
    <w:p w14:paraId="0C639444" w14:textId="39E54468" w:rsidR="00AC0AF5" w:rsidRPr="00C35A2C" w:rsidRDefault="00AC0AF5" w:rsidP="0001516E">
      <w:pPr>
        <w:rPr>
          <w:rFonts w:ascii="Fb Fontext" w:hAnsi="Fb Fontext"/>
          <w:rtl/>
        </w:rPr>
      </w:pPr>
      <w:r w:rsidRPr="00F10693">
        <w:rPr>
          <w:rtl/>
        </w:rPr>
        <w:t>'</w:t>
      </w:r>
      <w:r w:rsidR="0001516E">
        <w:rPr>
          <w:rtl/>
        </w:rPr>
        <w:t>אֹ</w:t>
      </w:r>
      <w:r w:rsidR="0001516E">
        <w:rPr>
          <w:rStyle w:val="affff8"/>
          <w:rtl/>
        </w:rPr>
        <w:t>רֶךְ יָמִים בִּימִינָהּ בִּשְׂמֹאולָהּ עֹשֶׁר וְכָבוֹד</w:t>
      </w:r>
      <w:r w:rsidR="0001516E">
        <w:rPr>
          <w:rStyle w:val="affff8"/>
          <w:rFonts w:hint="cs"/>
          <w:rtl/>
        </w:rPr>
        <w:t>'.</w:t>
      </w:r>
    </w:p>
    <w:p w14:paraId="4826A169" w14:textId="77777777" w:rsidR="0001516E" w:rsidRPr="0001516E" w:rsidRDefault="00AC0AF5" w:rsidP="0001516E">
      <w:pPr>
        <w:pStyle w:val="36"/>
        <w:framePr w:wrap="notBeside"/>
        <w:rPr>
          <w:rtl/>
        </w:rPr>
      </w:pPr>
      <w:r w:rsidRPr="0001516E">
        <w:rPr>
          <w:rtl/>
        </w:rPr>
        <w:t>ריב"ל:</w:t>
      </w:r>
    </w:p>
    <w:p w14:paraId="633BA003" w14:textId="76099139" w:rsidR="00AC0AF5" w:rsidRPr="00C35A2C" w:rsidRDefault="00AC0AF5" w:rsidP="00AC0AF5">
      <w:pPr>
        <w:rPr>
          <w:rFonts w:ascii="Fb Fontext" w:hAnsi="Fb Fontext"/>
          <w:rtl/>
        </w:rPr>
      </w:pPr>
      <w:r w:rsidRPr="00C35A2C">
        <w:rPr>
          <w:rFonts w:ascii="Fb Fontext" w:hAnsi="Fb Fontext"/>
          <w:rtl/>
        </w:rPr>
        <w:t>שכינה במערב דמצדד אצדודי</w:t>
      </w:r>
      <w:r w:rsidR="00C96EB2">
        <w:rPr>
          <w:rFonts w:ascii="Fb Fontext" w:hAnsi="Fb Fontext" w:hint="cs"/>
          <w:rtl/>
        </w:rPr>
        <w:t xml:space="preserve"> </w:t>
      </w:r>
      <w:r w:rsidR="00C96EB2" w:rsidRPr="00C96EB2">
        <w:rPr>
          <w:rStyle w:val="afffff0"/>
          <w:rFonts w:hint="cs"/>
          <w:rtl/>
        </w:rPr>
        <w:t>מעט</w:t>
      </w:r>
      <w:r w:rsidR="00C96EB2">
        <w:rPr>
          <w:rStyle w:val="afffff0"/>
          <w:rFonts w:hint="cs"/>
          <w:rtl/>
        </w:rPr>
        <w:t xml:space="preserve"> </w:t>
      </w:r>
      <w:r w:rsidR="00C96EB2" w:rsidRPr="00C96EB2">
        <w:rPr>
          <w:rStyle w:val="afffff0"/>
          <w:rFonts w:hint="cs"/>
          <w:rtl/>
        </w:rPr>
        <w:t>לצד דרום</w:t>
      </w:r>
      <w:r w:rsidRPr="00C35A2C">
        <w:rPr>
          <w:rFonts w:ascii="Fb Fontext" w:hAnsi="Fb Fontext"/>
          <w:rtl/>
        </w:rPr>
        <w:t>.</w:t>
      </w:r>
    </w:p>
    <w:p w14:paraId="45B3884A" w14:textId="77777777" w:rsidR="0001516E" w:rsidRPr="0001516E" w:rsidRDefault="00AC0AF5" w:rsidP="0001516E">
      <w:pPr>
        <w:pStyle w:val="36"/>
        <w:framePr w:wrap="notBeside"/>
        <w:rPr>
          <w:rtl/>
        </w:rPr>
      </w:pPr>
      <w:r w:rsidRPr="0001516E">
        <w:rPr>
          <w:rtl/>
        </w:rPr>
        <w:t>ר"ח לרב אשי:</w:t>
      </w:r>
    </w:p>
    <w:p w14:paraId="01766C7C" w14:textId="15D86B68" w:rsidR="00AC0AF5" w:rsidRPr="00C35A2C" w:rsidRDefault="00AC0AF5" w:rsidP="00AC0AF5">
      <w:pPr>
        <w:rPr>
          <w:rFonts w:ascii="Fb Fontext" w:hAnsi="Fb Fontext"/>
          <w:rtl/>
        </w:rPr>
      </w:pPr>
      <w:r w:rsidRPr="00C35A2C">
        <w:rPr>
          <w:rFonts w:ascii="Fb Fontext" w:hAnsi="Fb Fontext"/>
          <w:rtl/>
        </w:rPr>
        <w:t xml:space="preserve">כגון </w:t>
      </w:r>
      <w:r w:rsidR="00C96EB2">
        <w:rPr>
          <w:rFonts w:ascii="Fb Fontext" w:hAnsi="Fb Fontext" w:hint="cs"/>
          <w:rtl/>
        </w:rPr>
        <w:t xml:space="preserve">אתם היושבים בצפון </w:t>
      </w:r>
      <w:r w:rsidRPr="00C35A2C">
        <w:rPr>
          <w:rFonts w:ascii="Fb Fontext" w:hAnsi="Fb Fontext"/>
          <w:rtl/>
        </w:rPr>
        <w:t xml:space="preserve">דא"י </w:t>
      </w:r>
      <w:r w:rsidR="00C96EB2">
        <w:rPr>
          <w:rFonts w:ascii="Fb Fontext" w:hAnsi="Fb Fontext"/>
          <w:rtl/>
        </w:rPr>
        <w:t>–</w:t>
      </w:r>
      <w:r w:rsidRPr="00C35A2C">
        <w:rPr>
          <w:rFonts w:ascii="Fb Fontext" w:hAnsi="Fb Fontext"/>
          <w:rtl/>
        </w:rPr>
        <w:t xml:space="preserve"> </w:t>
      </w:r>
      <w:r w:rsidR="00C96EB2">
        <w:rPr>
          <w:rFonts w:ascii="Fb Fontext" w:hAnsi="Fb Fontext" w:hint="cs"/>
          <w:rtl/>
        </w:rPr>
        <w:t>התפללו לצד דרום</w:t>
      </w:r>
      <w:r w:rsidRPr="00C35A2C">
        <w:rPr>
          <w:rFonts w:ascii="Fb Fontext" w:hAnsi="Fb Fontext"/>
          <w:rtl/>
        </w:rPr>
        <w:t>.</w:t>
      </w:r>
      <w:r w:rsidR="00C96EB2">
        <w:rPr>
          <w:rFonts w:ascii="Fb Fontext" w:hAnsi="Fb Fontext" w:hint="cs"/>
          <w:rtl/>
        </w:rPr>
        <w:t xml:space="preserve"> </w:t>
      </w:r>
      <w:r w:rsidR="00C96EB2" w:rsidRPr="00C96EB2">
        <w:rPr>
          <w:rStyle w:val="afffff0"/>
          <w:rFonts w:hint="cs"/>
          <w:rtl/>
        </w:rPr>
        <w:t>לצד א''י.</w:t>
      </w:r>
    </w:p>
    <w:p w14:paraId="372C78E9" w14:textId="607020EB" w:rsidR="00AC0AF5" w:rsidRPr="00C35A2C" w:rsidRDefault="00C96EB2" w:rsidP="00AC0AF5">
      <w:pPr>
        <w:rPr>
          <w:rFonts w:ascii="Fb Fontext" w:hAnsi="Fb Fontext"/>
          <w:rtl/>
        </w:rPr>
      </w:pPr>
      <w:r>
        <w:rPr>
          <w:rFonts w:ascii="Fb Fontext" w:hAnsi="Fb Fontext" w:hint="cs"/>
          <w:rtl/>
        </w:rPr>
        <w:t>ש</w:t>
      </w:r>
      <w:r w:rsidR="00AC0AF5" w:rsidRPr="00C35A2C">
        <w:rPr>
          <w:rFonts w:ascii="Fb Fontext" w:hAnsi="Fb Fontext"/>
          <w:rtl/>
        </w:rPr>
        <w:t>בבל לצפו</w:t>
      </w:r>
      <w:r>
        <w:rPr>
          <w:rFonts w:ascii="Fb Fontext" w:hAnsi="Fb Fontext" w:hint="cs"/>
          <w:rtl/>
        </w:rPr>
        <w:t>ן</w:t>
      </w:r>
      <w:r w:rsidR="00AC0AF5" w:rsidRPr="00C35A2C">
        <w:rPr>
          <w:rFonts w:ascii="Fb Fontext" w:hAnsi="Fb Fontext"/>
          <w:rtl/>
        </w:rPr>
        <w:t xml:space="preserve"> דארץ ישראל </w:t>
      </w:r>
      <w:r w:rsidR="00AC0AF5" w:rsidRPr="00577F86">
        <w:rPr>
          <w:rStyle w:val="affff8"/>
          <w:rtl/>
        </w:rPr>
        <w:t>ד</w:t>
      </w:r>
      <w:r w:rsidR="0001516E">
        <w:rPr>
          <w:rtl/>
        </w:rPr>
        <w:t>מִ</w:t>
      </w:r>
      <w:r w:rsidR="0001516E">
        <w:rPr>
          <w:rStyle w:val="affff8"/>
          <w:rtl/>
        </w:rPr>
        <w:t>צָּפוֹן תִּפָּתַח הָרָעָה עַל כָּל יֹשְׁבֵי הָאָרֶ</w:t>
      </w:r>
      <w:r w:rsidR="00AC0AF5" w:rsidRPr="00577F86">
        <w:rPr>
          <w:rStyle w:val="affff8"/>
          <w:rtl/>
        </w:rPr>
        <w:t>ץ</w:t>
      </w:r>
      <w:r w:rsidR="00AC0AF5" w:rsidRPr="00F10693">
        <w:rPr>
          <w:rtl/>
        </w:rPr>
        <w:t>.</w:t>
      </w:r>
    </w:p>
    <w:p w14:paraId="3EF7767F" w14:textId="2099F89B" w:rsidR="00AC0AF5" w:rsidRPr="00801934" w:rsidRDefault="00C96EB2" w:rsidP="0001516E">
      <w:pPr>
        <w:pStyle w:val="afffb"/>
        <w:rPr>
          <w:rtl/>
        </w:rPr>
      </w:pPr>
      <w:ins w:id="9835" w:author="מספור קטעי משנה" w:date="2026-10-06T06:44:59Z">
        <w:r>
          <w:rPr>
            <w:rStyle w:val="MisparKeta"/>
          </w:rPr>
          <w:t xml:space="preserve">א. </w:t>
        </w:r>
      </w:ins>
      <w:r>
        <w:rPr>
          <w:rFonts w:hint="cs"/>
          <w:rtl/>
        </w:rPr>
        <w:t>רבי יוסי מתיר בחרדל</w:t>
      </w:r>
    </w:p>
    <w:p w14:paraId="4974AA0A" w14:textId="20E662DD" w:rsidR="0001516E" w:rsidRPr="0001516E" w:rsidRDefault="00C96EB2" w:rsidP="0001516E">
      <w:pPr>
        <w:pStyle w:val="36"/>
        <w:framePr w:wrap="notBeside"/>
        <w:rPr>
          <w:rtl/>
        </w:rPr>
      </w:pPr>
      <w:r>
        <w:rPr>
          <w:rFonts w:hint="cs"/>
          <w:rtl/>
        </w:rPr>
        <w:t>הטעם:</w:t>
      </w:r>
    </w:p>
    <w:p w14:paraId="5D714D2C" w14:textId="35D3E637" w:rsidR="00AC0AF5" w:rsidRPr="00C35A2C" w:rsidRDefault="00AC0AF5" w:rsidP="0001516E">
      <w:pPr>
        <w:rPr>
          <w:rFonts w:cs="Guttman Vilna"/>
          <w:b/>
          <w:bCs/>
          <w:sz w:val="32"/>
          <w:rtl/>
        </w:rPr>
      </w:pPr>
      <w:r w:rsidRPr="0001516E">
        <w:rPr>
          <w:rStyle w:val="affffe"/>
          <w:rtl/>
        </w:rPr>
        <w:t>שיכול לומר לו:</w:t>
      </w:r>
      <w:r w:rsidRPr="00C35A2C">
        <w:rPr>
          <w:rFonts w:ascii="Fb Fontext" w:hAnsi="Fb Fontext"/>
          <w:sz w:val="32"/>
          <w:rtl/>
        </w:rPr>
        <w:t xml:space="preserve"> עד שאתה אומר לי הרחק חרדלך מן דבוריי,</w:t>
      </w:r>
      <w:r w:rsidR="0001516E">
        <w:rPr>
          <w:rFonts w:ascii="Fb Fontext" w:hAnsi="Fb Fontext" w:hint="cs"/>
          <w:sz w:val="32"/>
          <w:rtl/>
        </w:rPr>
        <w:t xml:space="preserve"> </w:t>
      </w:r>
      <w:r w:rsidRPr="00C35A2C">
        <w:rPr>
          <w:rFonts w:ascii="Fb Fontext" w:hAnsi="Fb Fontext" w:hint="cs"/>
          <w:sz w:val="32"/>
          <w:rtl/>
        </w:rPr>
        <w:t>הרחק</w:t>
      </w:r>
      <w:r w:rsidRPr="00C35A2C">
        <w:rPr>
          <w:rFonts w:ascii="Fb Fontext" w:hAnsi="Fb Fontext"/>
          <w:sz w:val="32"/>
          <w:rtl/>
        </w:rPr>
        <w:t xml:space="preserve"> </w:t>
      </w:r>
      <w:r w:rsidRPr="00C35A2C">
        <w:rPr>
          <w:rFonts w:ascii="Fb Fontext" w:hAnsi="Fb Fontext" w:hint="cs"/>
          <w:sz w:val="32"/>
          <w:rtl/>
        </w:rPr>
        <w:t>דבורך</w:t>
      </w:r>
      <w:r w:rsidRPr="00C35A2C">
        <w:rPr>
          <w:rFonts w:ascii="Fb Fontext" w:hAnsi="Fb Fontext"/>
          <w:sz w:val="32"/>
          <w:rtl/>
        </w:rPr>
        <w:t xml:space="preserve"> </w:t>
      </w:r>
      <w:r w:rsidRPr="00C35A2C">
        <w:rPr>
          <w:rFonts w:ascii="Fb Fontext" w:hAnsi="Fb Fontext" w:hint="cs"/>
          <w:sz w:val="32"/>
          <w:rtl/>
        </w:rPr>
        <w:t>מן</w:t>
      </w:r>
      <w:r w:rsidRPr="00C35A2C">
        <w:rPr>
          <w:rFonts w:ascii="Fb Fontext" w:hAnsi="Fb Fontext"/>
          <w:sz w:val="32"/>
          <w:rtl/>
        </w:rPr>
        <w:t xml:space="preserve"> </w:t>
      </w:r>
      <w:r w:rsidRPr="00C35A2C">
        <w:rPr>
          <w:rFonts w:ascii="Fb Fontext" w:hAnsi="Fb Fontext" w:hint="cs"/>
          <w:sz w:val="32"/>
          <w:rtl/>
        </w:rPr>
        <w:t>חרדליי</w:t>
      </w:r>
      <w:r w:rsidRPr="00C35A2C">
        <w:rPr>
          <w:rFonts w:ascii="Fb Fontext" w:hAnsi="Fb Fontext"/>
          <w:sz w:val="32"/>
          <w:rtl/>
        </w:rPr>
        <w:t xml:space="preserve">, </w:t>
      </w:r>
      <w:r w:rsidRPr="00C35A2C">
        <w:rPr>
          <w:rFonts w:ascii="Fb Fontext" w:hAnsi="Fb Fontext" w:hint="cs"/>
          <w:sz w:val="32"/>
          <w:rtl/>
        </w:rPr>
        <w:t>שבאות</w:t>
      </w:r>
      <w:r w:rsidRPr="00C35A2C">
        <w:rPr>
          <w:rFonts w:ascii="Fb Fontext" w:hAnsi="Fb Fontext"/>
          <w:sz w:val="32"/>
          <w:rtl/>
        </w:rPr>
        <w:t xml:space="preserve"> </w:t>
      </w:r>
      <w:r w:rsidRPr="00C35A2C">
        <w:rPr>
          <w:rFonts w:ascii="Fb Fontext" w:hAnsi="Fb Fontext" w:hint="cs"/>
          <w:sz w:val="32"/>
          <w:rtl/>
        </w:rPr>
        <w:t>ואוכלות</w:t>
      </w:r>
      <w:r w:rsidRPr="00C35A2C">
        <w:rPr>
          <w:rFonts w:ascii="Fb Fontext" w:hAnsi="Fb Fontext"/>
          <w:sz w:val="32"/>
          <w:rtl/>
        </w:rPr>
        <w:t xml:space="preserve"> </w:t>
      </w:r>
      <w:r w:rsidRPr="00C35A2C">
        <w:rPr>
          <w:rFonts w:ascii="Fb Fontext" w:hAnsi="Fb Fontext" w:hint="cs"/>
          <w:sz w:val="32"/>
          <w:rtl/>
        </w:rPr>
        <w:t>לגלוגי</w:t>
      </w:r>
      <w:r w:rsidRPr="00C35A2C">
        <w:rPr>
          <w:rFonts w:ascii="Fb Fontext" w:hAnsi="Fb Fontext"/>
          <w:sz w:val="32"/>
          <w:rtl/>
        </w:rPr>
        <w:t xml:space="preserve"> </w:t>
      </w:r>
      <w:r w:rsidRPr="00C35A2C">
        <w:rPr>
          <w:rFonts w:ascii="Fb Fontext" w:hAnsi="Fb Fontext" w:hint="cs"/>
          <w:sz w:val="32"/>
          <w:rtl/>
        </w:rPr>
        <w:t>חרדליי</w:t>
      </w:r>
      <w:r w:rsidRPr="00C35A2C">
        <w:rPr>
          <w:rFonts w:ascii="Fb Fontext" w:hAnsi="Fb Fontext"/>
          <w:sz w:val="32"/>
          <w:rtl/>
        </w:rPr>
        <w:t>.</w:t>
      </w:r>
    </w:p>
    <w:p w14:paraId="5EAA7995" w14:textId="48454F90" w:rsidR="00AC0AF5" w:rsidRPr="001B450D" w:rsidRDefault="001B450D" w:rsidP="00AC0AF5">
      <w:pPr>
        <w:pStyle w:val="aff9"/>
        <w:rPr>
          <w:rtl/>
        </w:rPr>
      </w:pPr>
      <w:r w:rsidRPr="001B450D">
        <w:rPr>
          <w:rFonts w:hint="cs"/>
          <w:rtl/>
        </w:rPr>
        <w:t>***</w:t>
      </w:r>
    </w:p>
    <w:p w14:paraId="4D0738D9" w14:textId="77777777" w:rsidR="00AC0AF5" w:rsidRPr="00C35A2C" w:rsidRDefault="00AC0AF5" w:rsidP="0001516E">
      <w:pPr>
        <w:pStyle w:val="affffb"/>
        <w:framePr w:wrap="around"/>
        <w:rPr>
          <w:rtl/>
        </w:rPr>
      </w:pPr>
      <w:bookmarkStart w:id="13" w:name="_Hlk172192544"/>
      <w:bookmarkEnd w:id="11"/>
      <w:del w:id="20243" w:author="קלוד" w:date="2026-10-06T10:07:33Z">
        <w:r>
          <w:rPr>
            <w:rtl/>
          </w:rPr>
          <w:delText xml:space="preserve">מתני</w:delText>
        </w:r>
      </w:del>
      <w:ins w:id="20244" w:author="קלוד" w:date="2026-10-06T10:07:33Z">
        <w:r>
          <w:rPr>
            <w:rtl/>
          </w:rPr>
          <w:t xml:space="preserve">משנה יא</w:t>
        </w:r>
      </w:ins>
      <w:del w:id="20245" w:author="קלוד" w:date="2026-10-06T10:07:33Z">
        <w:r>
          <w:rPr>
            <w:rtl/>
          </w:rPr>
          <w:delText xml:space="preserve">'.</w:delText>
        </w:r>
      </w:del>
    </w:p>
    <w:p w14:paraId="291CB001" w14:textId="77777777" w:rsidR="00AC0AF5" w:rsidRDefault="00AC0AF5" w:rsidP="00DB3591">
      <w:pPr>
        <w:pStyle w:val="afff3"/>
        <w:rPr>
          <w:rtl/>
        </w:rPr>
      </w:pPr>
      <w:r w:rsidRPr="00C35A2C">
        <w:rPr>
          <w:rtl/>
        </w:rPr>
        <w:t>מרחיקין את האילן מן הבור עשרים וחמש אמה,</w:t>
      </w:r>
    </w:p>
    <w:p w14:paraId="4C98E1AA" w14:textId="77777777" w:rsidR="00AC0AF5" w:rsidRPr="00C35A2C" w:rsidRDefault="00AC0AF5" w:rsidP="00DB3591">
      <w:pPr>
        <w:pStyle w:val="afff3"/>
        <w:rPr>
          <w:rtl/>
        </w:rPr>
      </w:pPr>
      <w:r w:rsidRPr="00C35A2C">
        <w:rPr>
          <w:rtl/>
        </w:rPr>
        <w:t>ובחרוב ובשקמה - חמשים אמה, בין מלמעלה בין מן הצד.</w:t>
      </w:r>
    </w:p>
    <w:p w14:paraId="201625A7" w14:textId="77777777" w:rsidR="00AC0AF5" w:rsidRDefault="00AC0AF5" w:rsidP="00DB3591">
      <w:pPr>
        <w:pStyle w:val="afff3"/>
        <w:rPr>
          <w:rtl/>
        </w:rPr>
      </w:pPr>
      <w:r w:rsidRPr="00C35A2C">
        <w:rPr>
          <w:rtl/>
        </w:rPr>
        <w:t>אם הבור קדמה - קוצץ ונותן דמים, ואם אילן קדם - לא יקוץ,</w:t>
      </w:r>
    </w:p>
    <w:p w14:paraId="0CAF4AEB" w14:textId="77777777" w:rsidR="00AC0AF5" w:rsidRPr="00C35A2C" w:rsidRDefault="00AC0AF5" w:rsidP="00DB3591">
      <w:pPr>
        <w:pStyle w:val="afff3"/>
        <w:rPr>
          <w:rtl/>
        </w:rPr>
      </w:pPr>
      <w:r w:rsidRPr="00C35A2C">
        <w:rPr>
          <w:rtl/>
        </w:rPr>
        <w:t>ספק זה קדם וספק זה קדם - לא יקוץ.</w:t>
      </w:r>
    </w:p>
    <w:p w14:paraId="7A295DAF" w14:textId="77777777" w:rsidR="00E72021" w:rsidRPr="00E72021" w:rsidRDefault="00E72021" w:rsidP="00E72021">
      <w:pPr>
        <w:pStyle w:val="36"/>
        <w:framePr w:wrap="notBeside"/>
        <w:rPr>
          <w:rtl/>
        </w:rPr>
      </w:pPr>
      <w:r w:rsidRPr="00E72021">
        <w:rPr>
          <w:rtl/>
        </w:rPr>
        <w:t>◄</w:t>
      </w:r>
    </w:p>
    <w:p w14:paraId="3BD9C548" w14:textId="18962A74" w:rsidR="00AC0AF5" w:rsidRPr="00C35A2C" w:rsidRDefault="00AC0AF5" w:rsidP="00643DC2">
      <w:pPr>
        <w:pStyle w:val="afff3"/>
        <w:spacing w:after="60"/>
        <w:rPr>
          <w:rtl/>
        </w:rPr>
      </w:pPr>
      <w:r w:rsidRPr="0001516E">
        <w:rPr>
          <w:rStyle w:val="TanaimMishna"/>
          <w:rtl/>
          <w:rPrChange w:id="20027" w:author="קלוד" w:date="2026-10-06T10:07:33Z">
            <w:rPr>
              <w:rStyle w:val="affffe"/>
              <w:rtl/>
            </w:rPr>
          </w:rPrChange>
        </w:rPr>
        <w:t>ר' יוסי:</w:t>
      </w:r>
      <w:r w:rsidRPr="00C35A2C">
        <w:rPr>
          <w:rtl/>
        </w:rPr>
        <w:t xml:space="preserve"> </w:t>
      </w:r>
      <w:r w:rsidR="00E72021">
        <w:rPr>
          <w:rFonts w:hint="cs"/>
          <w:rtl/>
        </w:rPr>
        <w:t xml:space="preserve">אף </w:t>
      </w:r>
      <w:r w:rsidRPr="00C35A2C">
        <w:rPr>
          <w:rtl/>
        </w:rPr>
        <w:t>שהבור קודמת לאילן לא יקוץ, שזה חופר בתוך שלו וזה נוטע בתוך שלו.</w:t>
      </w:r>
    </w:p>
    <w:p w14:paraId="3131D14C" w14:textId="77777777" w:rsidR="00AC0AF5" w:rsidRDefault="00AC0AF5" w:rsidP="00AC0AF5">
      <w:pPr>
        <w:rPr>
          <w:rFonts w:ascii="Fb Fontext" w:hAnsi="Fb Fontext"/>
          <w:sz w:val="32"/>
          <w:rtl/>
        </w:rPr>
      </w:pPr>
      <w:r w:rsidRPr="00C35A2C">
        <w:rPr>
          <w:rFonts w:ascii="Fb Fontext" w:hAnsi="Fb Fontext"/>
          <w:sz w:val="32"/>
          <w:rtl/>
        </w:rPr>
        <w:t>בין שהבור למטה ואילן למעלה, ששורשיו מזיקין לבור</w:t>
      </w:r>
    </w:p>
    <w:p w14:paraId="5F371F5C" w14:textId="77777777" w:rsidR="00AC0AF5" w:rsidRPr="00C35A2C" w:rsidRDefault="00AC0AF5" w:rsidP="00AC0AF5">
      <w:pPr>
        <w:rPr>
          <w:rFonts w:ascii="Fb Fontext" w:hAnsi="Fb Fontext"/>
          <w:rtl/>
        </w:rPr>
      </w:pPr>
      <w:r w:rsidRPr="00C35A2C">
        <w:rPr>
          <w:rFonts w:ascii="Fb Fontext" w:hAnsi="Fb Fontext"/>
          <w:rtl/>
        </w:rPr>
        <w:lastRenderedPageBreak/>
        <w:t>בין שהבור למעלה ואילן למטה, מפני שמחלידין את הקרקע ומלקין קרקעיתה של בור.</w:t>
      </w:r>
    </w:p>
    <w:p w14:paraId="60BAE296" w14:textId="026456F4" w:rsidR="00AC0AF5" w:rsidRPr="001B450D" w:rsidRDefault="001B450D" w:rsidP="00AC0AF5">
      <w:pPr>
        <w:pStyle w:val="aff9"/>
        <w:rPr>
          <w:rtl/>
        </w:rPr>
      </w:pPr>
      <w:r w:rsidRPr="001B450D">
        <w:rPr>
          <w:rFonts w:hint="cs"/>
          <w:rtl/>
        </w:rPr>
        <w:t>***</w:t>
      </w:r>
    </w:p>
    <w:p w14:paraId="3B5A89A5" w14:textId="2C22E715" w:rsidR="0001516E" w:rsidRPr="0001516E" w:rsidRDefault="00E72021" w:rsidP="0001516E">
      <w:pPr>
        <w:pStyle w:val="36"/>
        <w:framePr w:wrap="notBeside"/>
        <w:rPr>
          <w:rtl/>
        </w:rPr>
      </w:pPr>
      <w:r w:rsidRPr="00334CD9">
        <w:rPr>
          <w:rtl/>
        </w:rPr>
        <w:t>◄</w:t>
      </w:r>
      <w:r>
        <w:rPr>
          <w:rFonts w:hint="cs"/>
          <w:rtl/>
        </w:rPr>
        <w:t>שמואל</w:t>
      </w:r>
      <w:r w:rsidR="00AC0AF5" w:rsidRPr="0001516E">
        <w:rPr>
          <w:rtl/>
        </w:rPr>
        <w:t>:</w:t>
      </w:r>
    </w:p>
    <w:p w14:paraId="7C939058" w14:textId="4B226AEE" w:rsidR="00AC0AF5" w:rsidRPr="00C35A2C" w:rsidRDefault="00AC0AF5" w:rsidP="00AC0AF5">
      <w:pPr>
        <w:rPr>
          <w:rFonts w:ascii="Fb Fontext" w:hAnsi="Fb Fontext"/>
          <w:rtl/>
        </w:rPr>
      </w:pPr>
      <w:r w:rsidRPr="00C35A2C">
        <w:rPr>
          <w:rFonts w:ascii="Fb Fontext" w:hAnsi="Fb Fontext"/>
          <w:sz w:val="32"/>
          <w:rtl/>
        </w:rPr>
        <w:t xml:space="preserve">הלכה כרבי יוסי. </w:t>
      </w:r>
      <w:r w:rsidR="00C37BCC">
        <w:rPr>
          <w:rFonts w:ascii="Fb Fontext" w:hAnsi="Fb Fontext" w:hint="cs"/>
          <w:sz w:val="32"/>
          <w:rtl/>
        </w:rPr>
        <w:t xml:space="preserve">שאף </w:t>
      </w:r>
      <w:r w:rsidRPr="00C35A2C">
        <w:rPr>
          <w:rFonts w:ascii="Fb Fontext" w:hAnsi="Fb Fontext"/>
          <w:sz w:val="32"/>
          <w:rtl/>
        </w:rPr>
        <w:t>בור קדם לאילן לא יקוץ דזה נוטע בתוך שלו</w:t>
      </w:r>
    </w:p>
    <w:p w14:paraId="37357396" w14:textId="2C89F0C7" w:rsidR="0001516E" w:rsidRPr="0001516E" w:rsidRDefault="00E72021" w:rsidP="0001516E">
      <w:pPr>
        <w:pStyle w:val="36"/>
        <w:framePr w:wrap="notBeside"/>
        <w:rPr>
          <w:rtl/>
        </w:rPr>
      </w:pPr>
      <w:r w:rsidRPr="00334CD9">
        <w:rPr>
          <w:rtl/>
        </w:rPr>
        <w:t>◄</w:t>
      </w:r>
      <w:r w:rsidR="00AC0AF5" w:rsidRPr="0001516E">
        <w:rPr>
          <w:rtl/>
        </w:rPr>
        <w:t>ר"א מר"כ:</w:t>
      </w:r>
    </w:p>
    <w:p w14:paraId="441589D6" w14:textId="290FCA7B" w:rsidR="00AC0AF5" w:rsidRPr="00C35A2C" w:rsidRDefault="00AC0AF5" w:rsidP="0001516E">
      <w:pPr>
        <w:spacing w:after="60"/>
        <w:rPr>
          <w:rFonts w:ascii="Fb Fontext" w:hAnsi="Fb Fontext"/>
          <w:rtl/>
        </w:rPr>
      </w:pPr>
      <w:r w:rsidRPr="00C35A2C">
        <w:rPr>
          <w:rFonts w:ascii="Fb Fontext" w:hAnsi="Fb Fontext"/>
          <w:rtl/>
        </w:rPr>
        <w:t>מוד</w:t>
      </w:r>
      <w:r w:rsidR="00C37BCC">
        <w:rPr>
          <w:rFonts w:ascii="Fb Fontext" w:hAnsi="Fb Fontext" w:hint="cs"/>
          <w:rtl/>
        </w:rPr>
        <w:t>ה</w:t>
      </w:r>
      <w:r w:rsidRPr="00C35A2C">
        <w:rPr>
          <w:rFonts w:ascii="Fb Fontext" w:hAnsi="Fb Fontext"/>
          <w:rtl/>
        </w:rPr>
        <w:t xml:space="preserve"> ר</w:t>
      </w:r>
      <w:r w:rsidRPr="00F10693">
        <w:rPr>
          <w:rtl/>
        </w:rPr>
        <w:t xml:space="preserve">' </w:t>
      </w:r>
      <w:r w:rsidRPr="00C35A2C">
        <w:rPr>
          <w:rFonts w:ascii="Fb Fontext" w:hAnsi="Fb Fontext"/>
          <w:rtl/>
        </w:rPr>
        <w:t>יוסי בגירי דידיה.</w:t>
      </w:r>
    </w:p>
    <w:p w14:paraId="3168B455" w14:textId="77777777" w:rsidR="00C37BCC" w:rsidRPr="00C37BCC" w:rsidRDefault="00C37BCC" w:rsidP="00C37BCC">
      <w:pPr>
        <w:pStyle w:val="36"/>
        <w:framePr w:wrap="notBeside"/>
        <w:rPr>
          <w:rtl/>
        </w:rPr>
      </w:pPr>
      <w:r w:rsidRPr="00C37BCC">
        <w:rPr>
          <w:rFonts w:hint="cs"/>
          <w:rtl/>
        </w:rPr>
        <w:t>מעשה</w:t>
      </w:r>
    </w:p>
    <w:p w14:paraId="0BFBB1DA" w14:textId="01C932EC" w:rsidR="00C37BCC" w:rsidRDefault="00C37BCC" w:rsidP="00643DC2">
      <w:pPr>
        <w:rPr>
          <w:rFonts w:ascii="Fb Fontext" w:hAnsi="Fb Fontext"/>
          <w:rtl/>
        </w:rPr>
      </w:pPr>
      <w:r>
        <w:rPr>
          <w:rFonts w:ascii="Fb Fontext" w:hAnsi="Fb Fontext" w:hint="cs"/>
          <w:rtl/>
        </w:rPr>
        <w:t>ב</w:t>
      </w:r>
      <w:r w:rsidR="00AC0AF5" w:rsidRPr="00C35A2C">
        <w:rPr>
          <w:rFonts w:ascii="Fb Fontext" w:hAnsi="Fb Fontext"/>
          <w:rtl/>
        </w:rPr>
        <w:t xml:space="preserve">פאפי יונאה </w:t>
      </w:r>
      <w:r>
        <w:rPr>
          <w:rFonts w:ascii="Fb Fontext" w:hAnsi="Fb Fontext" w:hint="cs"/>
          <w:rtl/>
        </w:rPr>
        <w:t>ש</w:t>
      </w:r>
      <w:r w:rsidR="00AC0AF5">
        <w:rPr>
          <w:rFonts w:ascii="Fb Fontext" w:hAnsi="Fb Fontext"/>
          <w:rtl/>
        </w:rPr>
        <w:t>העשיר</w:t>
      </w:r>
      <w:r w:rsidR="00AC0AF5" w:rsidRPr="00C35A2C">
        <w:rPr>
          <w:rFonts w:ascii="Fb Fontext" w:hAnsi="Fb Fontext"/>
          <w:rtl/>
        </w:rPr>
        <w:t>, ו</w:t>
      </w:r>
      <w:r>
        <w:rPr>
          <w:rFonts w:ascii="Fb Fontext" w:hAnsi="Fb Fontext" w:hint="cs"/>
          <w:rtl/>
        </w:rPr>
        <w:t xml:space="preserve">כשהכו </w:t>
      </w:r>
      <w:r w:rsidR="00AC0AF5" w:rsidRPr="00C35A2C">
        <w:rPr>
          <w:rFonts w:ascii="Fb Fontext" w:hAnsi="Fb Fontext"/>
          <w:rtl/>
        </w:rPr>
        <w:t>שכניו שומשמין הרעידו ארמון שבנה</w:t>
      </w:r>
      <w:r w:rsidR="00643DC2">
        <w:rPr>
          <w:rFonts w:ascii="Fb Fontext" w:hAnsi="Fb Fontext" w:hint="cs"/>
          <w:rtl/>
        </w:rPr>
        <w:t xml:space="preserve"> </w:t>
      </w:r>
      <w:r w:rsidR="00E72021" w:rsidRPr="00E72021">
        <w:rPr>
          <w:rStyle w:val="affffe"/>
          <w:rtl/>
        </w:rPr>
        <w:t>◄</w:t>
      </w:r>
      <w:r w:rsidR="00E72021">
        <w:rPr>
          <w:rStyle w:val="affffe"/>
          <w:rFonts w:hint="cs"/>
          <w:rtl/>
        </w:rPr>
        <w:t xml:space="preserve"> </w:t>
      </w:r>
      <w:r w:rsidR="00643DC2" w:rsidRPr="00643DC2">
        <w:rPr>
          <w:rStyle w:val="affffe"/>
          <w:rFonts w:hint="cs"/>
          <w:rtl/>
        </w:rPr>
        <w:t xml:space="preserve">ורב אשי פסק </w:t>
      </w:r>
      <w:r w:rsidR="00AC0AF5" w:rsidRPr="00643DC2">
        <w:rPr>
          <w:rStyle w:val="affffe"/>
          <w:rtl/>
        </w:rPr>
        <w:t>כר"כ</w:t>
      </w:r>
      <w:r w:rsidR="00643DC2">
        <w:rPr>
          <w:rStyle w:val="affffe"/>
          <w:rFonts w:hint="cs"/>
          <w:rtl/>
        </w:rPr>
        <w:t>:</w:t>
      </w:r>
      <w:r w:rsidR="00AC0AF5" w:rsidRPr="00C35A2C">
        <w:rPr>
          <w:rFonts w:ascii="Fb Fontext" w:hAnsi="Fb Fontext"/>
          <w:rtl/>
        </w:rPr>
        <w:t xml:space="preserve"> דבגירי דילי </w:t>
      </w:r>
      <w:r w:rsidR="00AC0AF5" w:rsidRPr="0001516E">
        <w:rPr>
          <w:rStyle w:val="affffe"/>
          <w:rtl/>
        </w:rPr>
        <w:t>מוד</w:t>
      </w:r>
      <w:r>
        <w:rPr>
          <w:rStyle w:val="affffe"/>
          <w:rFonts w:hint="cs"/>
          <w:rtl/>
        </w:rPr>
        <w:t>ה</w:t>
      </w:r>
      <w:r w:rsidR="00AC0AF5" w:rsidRPr="0001516E">
        <w:rPr>
          <w:rStyle w:val="affffe"/>
          <w:rtl/>
        </w:rPr>
        <w:t xml:space="preserve"> רבי יוסי</w:t>
      </w:r>
      <w:r>
        <w:rPr>
          <w:rStyle w:val="affffe"/>
          <w:rFonts w:hint="cs"/>
          <w:rtl/>
        </w:rPr>
        <w:t>,</w:t>
      </w:r>
      <w:r w:rsidR="00AC0AF5" w:rsidRPr="00C35A2C">
        <w:rPr>
          <w:rFonts w:ascii="Fb Fontext" w:hAnsi="Fb Fontext"/>
          <w:rtl/>
        </w:rPr>
        <w:t xml:space="preserve"> </w:t>
      </w:r>
    </w:p>
    <w:p w14:paraId="0190127B" w14:textId="77777777" w:rsidR="00690F30" w:rsidRPr="00690F30" w:rsidRDefault="00690F30" w:rsidP="00690F30">
      <w:pPr>
        <w:pStyle w:val="36"/>
        <w:framePr w:wrap="notBeside"/>
        <w:rPr>
          <w:rtl/>
        </w:rPr>
      </w:pPr>
      <w:r w:rsidRPr="00690F30">
        <w:rPr>
          <w:rtl/>
        </w:rPr>
        <w:t>◄</w:t>
      </w:r>
    </w:p>
    <w:p w14:paraId="38A60751" w14:textId="5B30195A" w:rsidR="00AC0AF5" w:rsidRDefault="00AC0AF5" w:rsidP="005966F6">
      <w:pPr>
        <w:spacing w:after="60"/>
        <w:rPr>
          <w:rFonts w:ascii="Fb Fontext" w:hAnsi="Fb Fontext"/>
          <w:rtl/>
        </w:rPr>
      </w:pPr>
      <w:r w:rsidRPr="00690F30">
        <w:rPr>
          <w:rFonts w:ascii="Fb Fontext" w:hAnsi="Fb Fontext"/>
          <w:b/>
          <w:bCs/>
          <w:rtl/>
        </w:rPr>
        <w:t>ושיעור הניידי</w:t>
      </w:r>
      <w:r w:rsidRPr="00C35A2C">
        <w:rPr>
          <w:rFonts w:ascii="Fb Fontext" w:hAnsi="Fb Fontext"/>
          <w:rtl/>
        </w:rPr>
        <w:t xml:space="preserve"> </w:t>
      </w:r>
      <w:r w:rsidR="00690F30">
        <w:rPr>
          <w:rFonts w:ascii="Fb Fontext" w:hAnsi="Fb Fontext" w:hint="cs"/>
          <w:rtl/>
        </w:rPr>
        <w:t xml:space="preserve">- </w:t>
      </w:r>
      <w:r w:rsidRPr="00C35A2C">
        <w:rPr>
          <w:rFonts w:ascii="Fb Fontext" w:hAnsi="Fb Fontext"/>
          <w:rtl/>
        </w:rPr>
        <w:t>הוא שי</w:t>
      </w:r>
      <w:r w:rsidR="00690F30">
        <w:rPr>
          <w:rFonts w:ascii="Fb Fontext" w:hAnsi="Fb Fontext" w:hint="cs"/>
          <w:rtl/>
        </w:rPr>
        <w:t xml:space="preserve">נוד </w:t>
      </w:r>
      <w:r w:rsidRPr="00C35A2C">
        <w:rPr>
          <w:rFonts w:ascii="Fb Fontext" w:hAnsi="Fb Fontext"/>
          <w:rtl/>
        </w:rPr>
        <w:t>כיסוי הכד המונח</w:t>
      </w:r>
    </w:p>
    <w:p w14:paraId="38A0FD08" w14:textId="57DEB341" w:rsidR="005966F6" w:rsidRDefault="005966F6" w:rsidP="00982F98">
      <w:pPr>
        <w:pStyle w:val="affe"/>
        <w:framePr w:wrap="around"/>
        <w:rPr>
          <w:rtl/>
        </w:rPr>
      </w:pPr>
      <w:r>
        <w:rPr>
          <w:rFonts w:hint="cs"/>
          <w:rtl/>
        </w:rPr>
        <w:t>כו.</w:t>
      </w:r>
    </w:p>
    <w:p w14:paraId="0DCED3C7" w14:textId="77777777" w:rsidR="005966F6" w:rsidRPr="00F04B37" w:rsidRDefault="005966F6" w:rsidP="005966F6">
      <w:pPr>
        <w:pStyle w:val="36"/>
        <w:framePr w:wrap="notBeside"/>
        <w:rPr>
          <w:rtl/>
        </w:rPr>
      </w:pPr>
      <w:r w:rsidRPr="00F04B37">
        <w:rPr>
          <w:rFonts w:hint="cs"/>
          <w:rtl/>
        </w:rPr>
        <w:t>מעשה</w:t>
      </w:r>
    </w:p>
    <w:p w14:paraId="529F274C" w14:textId="77777777" w:rsidR="005966F6" w:rsidRDefault="005966F6" w:rsidP="005966F6">
      <w:pPr>
        <w:rPr>
          <w:rFonts w:ascii="Fb Fontext" w:hAnsi="Fb Fontext"/>
          <w:sz w:val="32"/>
          <w:rtl/>
        </w:rPr>
      </w:pPr>
      <w:r>
        <w:rPr>
          <w:rStyle w:val="affffe"/>
          <w:rFonts w:hint="cs"/>
          <w:rtl/>
        </w:rPr>
        <w:t xml:space="preserve"> בדב''מ </w:t>
      </w:r>
      <w:r w:rsidRPr="00C37BCC">
        <w:rPr>
          <w:rStyle w:val="affffe"/>
          <w:rtl/>
        </w:rPr>
        <w:t>דרבין</w:t>
      </w:r>
      <w:r w:rsidRPr="00C35A2C">
        <w:rPr>
          <w:rFonts w:ascii="Fb Fontext" w:hAnsi="Fb Fontext"/>
          <w:sz w:val="32"/>
          <w:rtl/>
        </w:rPr>
        <w:t xml:space="preserve"> כשניפצו כותנתם הנעורת עפה והזיקה לאנשים</w:t>
      </w:r>
    </w:p>
    <w:p w14:paraId="3EB37CAE" w14:textId="16CFEA43" w:rsidR="005966F6" w:rsidRPr="0001516E" w:rsidRDefault="00690F30" w:rsidP="005966F6">
      <w:pPr>
        <w:pStyle w:val="36"/>
        <w:framePr w:wrap="notBeside"/>
        <w:rPr>
          <w:rtl/>
        </w:rPr>
      </w:pPr>
      <w:r w:rsidRPr="00E72021">
        <w:rPr>
          <w:rStyle w:val="affffe"/>
          <w:rtl/>
        </w:rPr>
        <w:t>◄</w:t>
      </w:r>
      <w:r w:rsidR="005966F6" w:rsidRPr="0001516E">
        <w:rPr>
          <w:rtl/>
        </w:rPr>
        <w:t xml:space="preserve">רבינא </w:t>
      </w:r>
    </w:p>
    <w:p w14:paraId="06C2F289" w14:textId="5EE60451" w:rsidR="005966F6" w:rsidRDefault="005966F6" w:rsidP="005966F6">
      <w:pPr>
        <w:rPr>
          <w:rFonts w:ascii="Fb Fontext" w:hAnsi="Fb Fontext"/>
          <w:rtl/>
        </w:rPr>
      </w:pPr>
      <w:r w:rsidRPr="00C35A2C">
        <w:rPr>
          <w:rFonts w:ascii="Fb Fontext" w:hAnsi="Fb Fontext"/>
          <w:rtl/>
        </w:rPr>
        <w:t>פטרם</w:t>
      </w:r>
      <w:r w:rsidR="00690F30">
        <w:rPr>
          <w:rFonts w:ascii="Fb Fontext" w:hAnsi="Fb Fontext" w:hint="cs"/>
          <w:rtl/>
        </w:rPr>
        <w:t>,</w:t>
      </w:r>
      <w:r w:rsidRPr="00C35A2C">
        <w:rPr>
          <w:rFonts w:ascii="Fb Fontext" w:hAnsi="Fb Fontext"/>
          <w:rtl/>
        </w:rPr>
        <w:t xml:space="preserve"> </w:t>
      </w:r>
      <w:r w:rsidR="00690F30">
        <w:rPr>
          <w:rFonts w:ascii="Fb Fontext" w:hAnsi="Fb Fontext"/>
          <w:rtl/>
        </w:rPr>
        <w:tab/>
      </w:r>
      <w:r w:rsidRPr="00C35A2C">
        <w:rPr>
          <w:rFonts w:ascii="Fb Fontext" w:hAnsi="Fb Fontext"/>
          <w:rtl/>
        </w:rPr>
        <w:t>דלא דמי לגירי דהרוח היא מוליכתם</w:t>
      </w:r>
      <w:r>
        <w:rPr>
          <w:rFonts w:ascii="Fb Fontext" w:hAnsi="Fb Fontext" w:hint="cs"/>
          <w:rtl/>
        </w:rPr>
        <w:t>,</w:t>
      </w:r>
      <w:r w:rsidRPr="00C35A2C">
        <w:rPr>
          <w:rFonts w:ascii="Fb Fontext" w:hAnsi="Fb Fontext"/>
          <w:rtl/>
        </w:rPr>
        <w:t xml:space="preserve"> </w:t>
      </w:r>
    </w:p>
    <w:p w14:paraId="7FDF24A4" w14:textId="77777777" w:rsidR="005966F6" w:rsidRDefault="005966F6" w:rsidP="00690F30">
      <w:pPr>
        <w:ind w:left="339" w:firstLine="113"/>
        <w:rPr>
          <w:rFonts w:ascii="Fb Fontext" w:hAnsi="Fb Fontext"/>
          <w:rtl/>
        </w:rPr>
      </w:pPr>
      <w:r w:rsidRPr="00C35A2C">
        <w:rPr>
          <w:rFonts w:ascii="Fb Fontext" w:hAnsi="Fb Fontext"/>
          <w:rtl/>
        </w:rPr>
        <w:t xml:space="preserve">אבל בגץ היוצא </w:t>
      </w:r>
      <w:r>
        <w:rPr>
          <w:rFonts w:ascii="Fb Fontext" w:hAnsi="Fb Fontext" w:hint="cs"/>
          <w:rtl/>
        </w:rPr>
        <w:t xml:space="preserve">- </w:t>
      </w:r>
      <w:r w:rsidRPr="00C35A2C">
        <w:rPr>
          <w:rFonts w:ascii="Fb Fontext" w:hAnsi="Fb Fontext"/>
          <w:rtl/>
        </w:rPr>
        <w:t>חייב שניח"ל שיצא</w:t>
      </w:r>
    </w:p>
    <w:p w14:paraId="2E8DB498" w14:textId="77777777" w:rsidR="005966F6" w:rsidRPr="0001516E" w:rsidRDefault="005966F6" w:rsidP="005966F6">
      <w:pPr>
        <w:pStyle w:val="36"/>
        <w:framePr w:wrap="notBeside"/>
        <w:rPr>
          <w:rtl/>
        </w:rPr>
      </w:pPr>
      <w:r w:rsidRPr="0001516E">
        <w:rPr>
          <w:rtl/>
        </w:rPr>
        <w:t>והקשה מבר"א</w:t>
      </w:r>
    </w:p>
    <w:p w14:paraId="0D55FF5E" w14:textId="77777777" w:rsidR="005966F6" w:rsidRDefault="005966F6" w:rsidP="005966F6">
      <w:pPr>
        <w:rPr>
          <w:rFonts w:ascii="Fb Fontext" w:hAnsi="Fb Fontext"/>
          <w:rtl/>
        </w:rPr>
      </w:pPr>
      <w:r w:rsidRPr="00C35A2C">
        <w:rPr>
          <w:rFonts w:ascii="Fb Fontext" w:hAnsi="Fb Fontext"/>
          <w:rtl/>
        </w:rPr>
        <w:t>דמ"ש מכל זורה ורוח מסייעתו בשבת דחייב</w:t>
      </w:r>
      <w:r>
        <w:rPr>
          <w:rFonts w:ascii="Fb Fontext" w:hAnsi="Fb Fontext" w:hint="cs"/>
          <w:rtl/>
        </w:rPr>
        <w:t>,</w:t>
      </w:r>
      <w:r w:rsidRPr="00C35A2C">
        <w:rPr>
          <w:rFonts w:ascii="Fb Fontext" w:hAnsi="Fb Fontext"/>
          <w:rtl/>
        </w:rPr>
        <w:t xml:space="preserve"> </w:t>
      </w:r>
      <w:r w:rsidRPr="0081371E">
        <w:rPr>
          <w:rStyle w:val="afff8"/>
          <w:rtl/>
        </w:rPr>
        <w:t>וכן הורה מרימר</w:t>
      </w:r>
    </w:p>
    <w:p w14:paraId="37326BF3" w14:textId="77777777" w:rsidR="005966F6" w:rsidRPr="001B450D" w:rsidRDefault="005966F6" w:rsidP="005966F6">
      <w:pPr>
        <w:pStyle w:val="aff9"/>
        <w:rPr>
          <w:rtl/>
        </w:rPr>
      </w:pPr>
      <w:r w:rsidRPr="001B450D">
        <w:rPr>
          <w:rFonts w:hint="cs"/>
          <w:rtl/>
        </w:rPr>
        <w:t>***</w:t>
      </w:r>
    </w:p>
    <w:p w14:paraId="246428F6" w14:textId="77777777" w:rsidR="005966F6" w:rsidRPr="00C35A2C" w:rsidRDefault="005966F6" w:rsidP="005966F6">
      <w:pPr>
        <w:pStyle w:val="affffb"/>
        <w:framePr w:wrap="around"/>
        <w:rPr>
          <w:rtl/>
        </w:rPr>
      </w:pPr>
      <w:r w:rsidRPr="00C35A2C">
        <w:rPr>
          <w:rtl/>
        </w:rPr>
        <w:t>מתני</w:t>
      </w:r>
      <w:r w:rsidRPr="00F10693">
        <w:rPr>
          <w:rtl/>
        </w:rPr>
        <w:t>'.</w:t>
      </w:r>
    </w:p>
    <w:p w14:paraId="24E8F3B9" w14:textId="77777777" w:rsidR="00516156" w:rsidRPr="00516156" w:rsidRDefault="00516156" w:rsidP="00516156">
      <w:pPr>
        <w:pStyle w:val="36"/>
        <w:framePr w:wrap="notBeside"/>
        <w:rPr>
          <w:rtl/>
        </w:rPr>
      </w:pPr>
      <w:r w:rsidRPr="00516156">
        <w:rPr>
          <w:rtl/>
        </w:rPr>
        <w:t>◄</w:t>
      </w:r>
    </w:p>
    <w:p>
      <w:pPr>
        <w:pStyle w:val="affffb"/>
        <w:rPr>
          <w:ins w:id="20442" w:author="קלוד" w:date="2026-10-06T10:07:33Z"/>
        </w:rPr>
      </w:pPr>
      <w:ins w:id="20441" w:author="קלוד" w:date="2026-10-06T10:07:33Z">
        <w:r>
          <w:t xml:space="preserve">משנה יב</w:t>
        </w:r>
      </w:ins>
    </w:p>
    <w:p w14:paraId="31843D7C" w14:textId="2D68B4B3" w:rsidR="005966F6" w:rsidRPr="00C35A2C" w:rsidRDefault="005966F6" w:rsidP="00DB3591">
      <w:pPr>
        <w:pStyle w:val="afff3"/>
        <w:rPr>
          <w:rtl/>
        </w:rPr>
      </w:pPr>
      <w:r w:rsidRPr="00C35A2C">
        <w:rPr>
          <w:rtl/>
        </w:rPr>
        <w:t>לא יטע אדם אילן סמוך לשדה חבירו – אא"כ הרחיק ממנו ד</w:t>
      </w:r>
      <w:r w:rsidRPr="00F10693">
        <w:rPr>
          <w:rtl/>
        </w:rPr>
        <w:t>'א</w:t>
      </w:r>
      <w:r w:rsidRPr="00C35A2C">
        <w:rPr>
          <w:rtl/>
        </w:rPr>
        <w:t>, אחד גפנים ואחד כל אילן.</w:t>
      </w:r>
    </w:p>
    <w:p w14:paraId="64497EF6" w14:textId="77777777" w:rsidR="00516156" w:rsidRPr="00516156" w:rsidRDefault="00516156" w:rsidP="00516156">
      <w:pPr>
        <w:pStyle w:val="36"/>
        <w:framePr w:wrap="notBeside"/>
        <w:rPr>
          <w:rtl/>
        </w:rPr>
      </w:pPr>
      <w:r w:rsidRPr="00516156">
        <w:rPr>
          <w:rtl/>
        </w:rPr>
        <w:t>◄</w:t>
      </w:r>
    </w:p>
    <w:p w14:paraId="393788E7" w14:textId="30FFE6E4" w:rsidR="005966F6" w:rsidRPr="00C35A2C" w:rsidRDefault="005966F6" w:rsidP="00DB3591">
      <w:pPr>
        <w:pStyle w:val="afff3"/>
        <w:rPr>
          <w:rtl/>
        </w:rPr>
      </w:pPr>
      <w:r w:rsidRPr="00C35A2C">
        <w:rPr>
          <w:rtl/>
        </w:rPr>
        <w:t>היה גדר בינתים - זה סומך לגדר מכאן וזה סומך לגדר מכאן.</w:t>
      </w:r>
    </w:p>
    <w:p w14:paraId="7668CB95" w14:textId="77777777" w:rsidR="00516156" w:rsidRPr="00516156" w:rsidRDefault="00516156" w:rsidP="00516156">
      <w:pPr>
        <w:pStyle w:val="36"/>
        <w:framePr w:wrap="notBeside"/>
        <w:rPr>
          <w:rtl/>
        </w:rPr>
      </w:pPr>
      <w:r w:rsidRPr="00516156">
        <w:rPr>
          <w:rtl/>
        </w:rPr>
        <w:t>◄</w:t>
      </w:r>
    </w:p>
    <w:p w14:paraId="228BCB01" w14:textId="7EF41F7C" w:rsidR="005966F6" w:rsidRPr="00A343FC" w:rsidRDefault="005966F6" w:rsidP="00DB3591">
      <w:pPr>
        <w:pStyle w:val="afff3"/>
        <w:rPr>
          <w:rtl/>
        </w:rPr>
      </w:pPr>
      <w:r w:rsidRPr="00A343FC">
        <w:rPr>
          <w:rtl/>
        </w:rPr>
        <w:t>היו שרשים יוצאים לתוך של חבירו מעמיק ג</w:t>
      </w:r>
      <w:r w:rsidRPr="00F10693">
        <w:rPr>
          <w:rtl/>
        </w:rPr>
        <w:t xml:space="preserve">' </w:t>
      </w:r>
      <w:r w:rsidRPr="00A343FC">
        <w:rPr>
          <w:rtl/>
        </w:rPr>
        <w:t>טפחים כדי שלא יעכב את המחרישה.</w:t>
      </w:r>
    </w:p>
    <w:p w14:paraId="23F552C9" w14:textId="77777777" w:rsidR="00516156" w:rsidRPr="00516156" w:rsidRDefault="00516156" w:rsidP="00516156">
      <w:pPr>
        <w:pStyle w:val="36"/>
        <w:framePr w:wrap="notBeside"/>
        <w:rPr>
          <w:rtl/>
        </w:rPr>
      </w:pPr>
      <w:r w:rsidRPr="00516156">
        <w:rPr>
          <w:rtl/>
        </w:rPr>
        <w:t>◄</w:t>
      </w:r>
    </w:p>
    <w:p w14:paraId="67F7AAF8" w14:textId="0A7E2244" w:rsidR="005966F6" w:rsidRPr="00C35A2C" w:rsidRDefault="005966F6" w:rsidP="00DB3591">
      <w:pPr>
        <w:pStyle w:val="afff3"/>
        <w:rPr>
          <w:rtl/>
        </w:rPr>
      </w:pPr>
      <w:r w:rsidRPr="00C35A2C">
        <w:rPr>
          <w:rtl/>
        </w:rPr>
        <w:t>היה חופר בור, שיח ומערה - קוצץ ויורד, והעצים שלו.</w:t>
      </w:r>
    </w:p>
    <w:p w14:paraId="2366E27C" w14:textId="77777777" w:rsidR="005966F6" w:rsidRPr="00C35A2C" w:rsidRDefault="005966F6" w:rsidP="00516156">
      <w:pPr>
        <w:pStyle w:val="affff9"/>
        <w:rPr>
          <w:rtl/>
        </w:rPr>
      </w:pPr>
      <w:r>
        <w:rPr>
          <w:rtl/>
        </w:rPr>
        <w:t>אר</w:t>
      </w:r>
      <w:r w:rsidRPr="00C35A2C">
        <w:rPr>
          <w:rtl/>
        </w:rPr>
        <w:t>בע אמות שאמרו - כדי עבודת הכרם.</w:t>
      </w:r>
    </w:p>
    <w:p w14:paraId="3D0B6239" w14:textId="127AFB16" w:rsidR="005966F6" w:rsidRPr="0001516E" w:rsidRDefault="00516156" w:rsidP="005966F6">
      <w:pPr>
        <w:pStyle w:val="36"/>
        <w:framePr w:wrap="notBeside"/>
        <w:rPr>
          <w:rtl/>
        </w:rPr>
      </w:pPr>
      <w:r w:rsidRPr="00E72021">
        <w:rPr>
          <w:rStyle w:val="affffe"/>
          <w:rtl/>
        </w:rPr>
        <w:t>◄</w:t>
      </w:r>
      <w:r w:rsidR="005966F6" w:rsidRPr="0001516E">
        <w:rPr>
          <w:rtl/>
        </w:rPr>
        <w:t>שמואל:</w:t>
      </w:r>
    </w:p>
    <w:p w14:paraId="78C400DE" w14:textId="77777777" w:rsidR="005966F6" w:rsidRPr="00C35A2C" w:rsidRDefault="005966F6" w:rsidP="005966F6">
      <w:pPr>
        <w:spacing w:after="60"/>
        <w:rPr>
          <w:rFonts w:ascii="Fb Fontext" w:hAnsi="Fb Fontext"/>
          <w:rtl/>
        </w:rPr>
      </w:pPr>
      <w:r>
        <w:rPr>
          <w:rFonts w:ascii="Fb Fontext" w:hAnsi="Fb Fontext"/>
          <w:rtl/>
        </w:rPr>
        <w:t>דווקא</w:t>
      </w:r>
      <w:r w:rsidRPr="00C35A2C">
        <w:rPr>
          <w:rFonts w:ascii="Fb Fontext" w:hAnsi="Fb Fontext"/>
          <w:rtl/>
        </w:rPr>
        <w:t xml:space="preserve"> בארץ ישראל, אבל בבבל - שתי אמות</w:t>
      </w:r>
      <w:r w:rsidRPr="00C37BCC">
        <w:rPr>
          <w:rStyle w:val="affffe"/>
          <w:rtl/>
        </w:rPr>
        <w:t>.</w:t>
      </w:r>
      <w:r w:rsidRPr="00C37BCC">
        <w:rPr>
          <w:rStyle w:val="affffe"/>
          <w:rFonts w:hint="cs"/>
          <w:rtl/>
        </w:rPr>
        <w:t xml:space="preserve"> ותנ''ה</w:t>
      </w:r>
    </w:p>
    <w:p w14:paraId="12622E86" w14:textId="2B69D706" w:rsidR="005966F6" w:rsidRPr="0001516E" w:rsidRDefault="005966F6" w:rsidP="005966F6">
      <w:pPr>
        <w:pStyle w:val="36"/>
        <w:framePr w:wrap="notBeside"/>
        <w:rPr>
          <w:rtl/>
        </w:rPr>
      </w:pPr>
      <w:r w:rsidRPr="0001516E">
        <w:rPr>
          <w:rtl/>
        </w:rPr>
        <w:t>רבר"ח</w:t>
      </w:r>
      <w:r>
        <w:rPr>
          <w:rFonts w:hint="cs"/>
          <w:rtl/>
        </w:rPr>
        <w:t>:</w:t>
      </w:r>
    </w:p>
    <w:p w14:paraId="79A68C97" w14:textId="5B0C9230" w:rsidR="00516156" w:rsidRDefault="00516156" w:rsidP="00516156">
      <w:pPr>
        <w:rPr>
          <w:rFonts w:ascii="Fb Fontext" w:hAnsi="Fb Fontext"/>
          <w:rtl/>
        </w:rPr>
      </w:pPr>
      <w:r>
        <w:rPr>
          <w:rFonts w:ascii="Fb Fontext" w:hAnsi="Fb Fontext" w:hint="cs"/>
          <w:sz w:val="32"/>
          <w:rtl/>
        </w:rPr>
        <w:t xml:space="preserve">הרחיק </w:t>
      </w:r>
      <w:r w:rsidR="005966F6" w:rsidRPr="00C35A2C">
        <w:rPr>
          <w:rFonts w:ascii="Fb Fontext" w:hAnsi="Fb Fontext"/>
          <w:sz w:val="32"/>
          <w:rtl/>
        </w:rPr>
        <w:t>דקלים</w:t>
      </w:r>
      <w:r>
        <w:rPr>
          <w:rFonts w:ascii="Fb Fontext" w:hAnsi="Fb Fontext" w:hint="cs"/>
          <w:sz w:val="32"/>
          <w:rtl/>
        </w:rPr>
        <w:t xml:space="preserve"> שלו ד'א</w:t>
      </w:r>
      <w:r w:rsidR="005966F6" w:rsidRPr="00C35A2C">
        <w:rPr>
          <w:rFonts w:ascii="Fb Fontext" w:hAnsi="Fb Fontext"/>
          <w:sz w:val="32"/>
          <w:rtl/>
        </w:rPr>
        <w:t xml:space="preserve"> </w:t>
      </w:r>
      <w:r>
        <w:rPr>
          <w:rFonts w:ascii="Fb Fontext" w:hAnsi="Fb Fontext" w:hint="cs"/>
          <w:sz w:val="32"/>
          <w:rtl/>
        </w:rPr>
        <w:t xml:space="preserve">מכרם </w:t>
      </w:r>
      <w:r w:rsidR="005966F6" w:rsidRPr="00C35A2C">
        <w:rPr>
          <w:rFonts w:ascii="Fb Fontext" w:hAnsi="Fb Fontext"/>
          <w:sz w:val="32"/>
          <w:rtl/>
        </w:rPr>
        <w:t>רב יוסף</w:t>
      </w:r>
      <w:r w:rsidR="005966F6">
        <w:rPr>
          <w:rFonts w:ascii="Fb Fontext" w:hAnsi="Fb Fontext" w:hint="cs"/>
          <w:sz w:val="32"/>
          <w:rtl/>
        </w:rPr>
        <w:t>,</w:t>
      </w:r>
      <w:r w:rsidR="005966F6" w:rsidRPr="00C35A2C">
        <w:rPr>
          <w:rFonts w:ascii="Fb Fontext" w:hAnsi="Fb Fontext"/>
          <w:sz w:val="32"/>
          <w:rtl/>
        </w:rPr>
        <w:t xml:space="preserve"> </w:t>
      </w:r>
      <w:r w:rsidRPr="00516156">
        <w:rPr>
          <w:rStyle w:val="afffff0"/>
          <w:rFonts w:hint="cs"/>
          <w:rtl/>
        </w:rPr>
        <w:t>מפני הציפורים</w:t>
      </w:r>
      <w:r w:rsidR="005E4CEB">
        <w:rPr>
          <w:rStyle w:val="afffff0"/>
          <w:rFonts w:hint="cs"/>
          <w:rtl/>
        </w:rPr>
        <w:t xml:space="preserve"> שפגעו בכרם</w:t>
      </w:r>
      <w:r>
        <w:rPr>
          <w:rFonts w:ascii="Fb Fontext" w:hAnsi="Fb Fontext" w:hint="cs"/>
          <w:sz w:val="32"/>
          <w:rtl/>
        </w:rPr>
        <w:t xml:space="preserve">, </w:t>
      </w:r>
    </w:p>
    <w:p w14:paraId="4353DD93" w14:textId="73D2952A" w:rsidR="00516156" w:rsidRPr="00516156" w:rsidRDefault="00516156" w:rsidP="00516156">
      <w:pPr>
        <w:pStyle w:val="36"/>
        <w:framePr w:wrap="notBeside"/>
        <w:rPr>
          <w:rtl/>
        </w:rPr>
      </w:pPr>
      <w:r w:rsidRPr="00E72021">
        <w:rPr>
          <w:rStyle w:val="affffe"/>
          <w:rtl/>
        </w:rPr>
        <w:t>◄</w:t>
      </w:r>
      <w:r w:rsidR="005966F6" w:rsidRPr="00516156">
        <w:rPr>
          <w:rtl/>
        </w:rPr>
        <w:t>רב יוסף</w:t>
      </w:r>
    </w:p>
    <w:p w14:paraId="5B9F977B" w14:textId="532A7771" w:rsidR="005966F6" w:rsidRDefault="00516156" w:rsidP="005966F6">
      <w:pPr>
        <w:rPr>
          <w:rFonts w:ascii="Fb Fontext" w:hAnsi="Fb Fontext"/>
          <w:rtl/>
        </w:rPr>
      </w:pPr>
      <w:r>
        <w:rPr>
          <w:rFonts w:ascii="Fb Fontext" w:hAnsi="Fb Fontext" w:hint="cs"/>
          <w:rtl/>
        </w:rPr>
        <w:t xml:space="preserve">ביקש </w:t>
      </w:r>
      <w:r w:rsidR="005966F6" w:rsidRPr="00C35A2C">
        <w:rPr>
          <w:rFonts w:ascii="Fb Fontext" w:hAnsi="Fb Fontext"/>
          <w:rtl/>
        </w:rPr>
        <w:t>להרחיק עוד</w:t>
      </w:r>
      <w:r w:rsidR="005966F6">
        <w:rPr>
          <w:rFonts w:ascii="Fb Fontext" w:hAnsi="Fb Fontext" w:hint="cs"/>
          <w:rtl/>
        </w:rPr>
        <w:t>,</w:t>
      </w:r>
      <w:r w:rsidR="005966F6" w:rsidRPr="00C35A2C">
        <w:rPr>
          <w:rFonts w:ascii="Fb Fontext" w:hAnsi="Fb Fontext"/>
          <w:rtl/>
        </w:rPr>
        <w:t xml:space="preserve"> </w:t>
      </w:r>
      <w:r w:rsidR="005E4CEB">
        <w:rPr>
          <w:rFonts w:ascii="Fb Fontext" w:hAnsi="Fb Fontext" w:hint="cs"/>
          <w:rtl/>
        </w:rPr>
        <w:t xml:space="preserve">דשאני </w:t>
      </w:r>
      <w:r w:rsidR="005966F6" w:rsidRPr="00C35A2C">
        <w:rPr>
          <w:rFonts w:ascii="Fb Fontext" w:hAnsi="Fb Fontext"/>
          <w:rtl/>
        </w:rPr>
        <w:t>מפני סמיכו</w:t>
      </w:r>
      <w:r w:rsidR="005966F6" w:rsidRPr="00C35A2C">
        <w:rPr>
          <w:rFonts w:ascii="Fb Fontext" w:hAnsi="Fb Fontext" w:hint="cs"/>
          <w:rtl/>
        </w:rPr>
        <w:t>ת</w:t>
      </w:r>
      <w:r w:rsidR="005966F6" w:rsidRPr="00C35A2C">
        <w:rPr>
          <w:rFonts w:ascii="Fb Fontext" w:hAnsi="Fb Fontext"/>
          <w:rtl/>
        </w:rPr>
        <w:t xml:space="preserve"> אילנות לגפני</w:t>
      </w:r>
      <w:r w:rsidR="005E4CEB">
        <w:rPr>
          <w:rFonts w:ascii="Fb Fontext" w:hAnsi="Fb Fontext" w:hint="cs"/>
          <w:rtl/>
        </w:rPr>
        <w:t>ם.</w:t>
      </w:r>
    </w:p>
    <w:p w14:paraId="14832A7E" w14:textId="090B7E63" w:rsidR="005966F6" w:rsidRPr="0001516E" w:rsidRDefault="00516156" w:rsidP="005966F6">
      <w:pPr>
        <w:pStyle w:val="36"/>
        <w:framePr w:wrap="notBeside"/>
        <w:rPr>
          <w:rtl/>
        </w:rPr>
      </w:pPr>
      <w:r w:rsidRPr="00E72021">
        <w:rPr>
          <w:rStyle w:val="affffe"/>
          <w:rtl/>
        </w:rPr>
        <w:t>◄</w:t>
      </w:r>
      <w:r>
        <w:rPr>
          <w:rFonts w:hint="cs"/>
          <w:rtl/>
        </w:rPr>
        <w:t>ו</w:t>
      </w:r>
      <w:r w:rsidR="005966F6" w:rsidRPr="0001516E">
        <w:rPr>
          <w:rtl/>
        </w:rPr>
        <w:t>אמרו</w:t>
      </w:r>
    </w:p>
    <w:p w14:paraId="7093D6EA" w14:textId="3B73BD3C" w:rsidR="005966F6" w:rsidRPr="00C35A2C" w:rsidRDefault="005966F6" w:rsidP="00516156">
      <w:pPr>
        <w:spacing w:after="60"/>
        <w:rPr>
          <w:rFonts w:ascii="Fb Fontext" w:hAnsi="Fb Fontext"/>
          <w:rtl/>
        </w:rPr>
      </w:pPr>
      <w:r w:rsidRPr="00C35A2C">
        <w:rPr>
          <w:rFonts w:ascii="Fb Fontext" w:hAnsi="Fb Fontext"/>
          <w:rtl/>
        </w:rPr>
        <w:t>שהוא עצמו אין קוצץ שטעין קב</w:t>
      </w:r>
      <w:r>
        <w:rPr>
          <w:rFonts w:ascii="Fb Fontext" w:hAnsi="Fb Fontext" w:hint="cs"/>
          <w:rtl/>
        </w:rPr>
        <w:t xml:space="preserve"> תמרים </w:t>
      </w:r>
      <w:r w:rsidRPr="00F04B37">
        <w:rPr>
          <w:rStyle w:val="afffff0"/>
          <w:rFonts w:hint="cs"/>
          <w:rtl/>
        </w:rPr>
        <w:t>ואסור לקצוץ</w:t>
      </w:r>
      <w:r>
        <w:rPr>
          <w:rFonts w:ascii="Fb Fontext" w:hAnsi="Fb Fontext" w:hint="cs"/>
          <w:rtl/>
        </w:rPr>
        <w:t>,</w:t>
      </w:r>
      <w:r w:rsidRPr="00C35A2C">
        <w:rPr>
          <w:rFonts w:ascii="Fb Fontext" w:hAnsi="Fb Fontext"/>
          <w:rtl/>
        </w:rPr>
        <w:t xml:space="preserve"> </w:t>
      </w:r>
      <w:r w:rsidRPr="0001516E">
        <w:rPr>
          <w:rStyle w:val="affffe"/>
          <w:rtl/>
        </w:rPr>
        <w:t>וכר"ח</w:t>
      </w:r>
      <w:r w:rsidRPr="00C35A2C">
        <w:rPr>
          <w:rFonts w:ascii="Fb Fontext" w:hAnsi="Fb Fontext"/>
          <w:rtl/>
        </w:rPr>
        <w:t xml:space="preserve"> שמת בנו מפני שקץ תאנה קודם זמנו</w:t>
      </w:r>
      <w:r>
        <w:rPr>
          <w:rFonts w:ascii="Fb Fontext" w:hAnsi="Fb Fontext" w:hint="cs"/>
          <w:rtl/>
        </w:rPr>
        <w:t xml:space="preserve">! </w:t>
      </w:r>
      <w:r w:rsidRPr="00C35A2C">
        <w:rPr>
          <w:rFonts w:ascii="Fb Fontext" w:hAnsi="Fb Fontext"/>
          <w:rtl/>
        </w:rPr>
        <w:t xml:space="preserve">ואם רוצה הוא שיקצוץ </w:t>
      </w:r>
      <w:r w:rsidRPr="0001516E">
        <w:rPr>
          <w:rStyle w:val="afffff0"/>
          <w:rtl/>
        </w:rPr>
        <w:t>[והיינו מפני שס"ל דלא ידע אם הוא ג"ד המחוייב לקוץ]</w:t>
      </w:r>
    </w:p>
    <w:p w14:paraId="72A8C012" w14:textId="77777777" w:rsidR="005966F6" w:rsidRPr="0001516E" w:rsidRDefault="005966F6" w:rsidP="005966F6">
      <w:pPr>
        <w:pStyle w:val="36"/>
        <w:framePr w:wrap="notBeside"/>
        <w:rPr>
          <w:rtl/>
        </w:rPr>
      </w:pPr>
      <w:r w:rsidRPr="0001516E">
        <w:rPr>
          <w:rtl/>
        </w:rPr>
        <w:t>ר"פ</w:t>
      </w:r>
    </w:p>
    <w:p w14:paraId="4EDD767D" w14:textId="77777777" w:rsidR="005966F6" w:rsidRPr="00F04B37" w:rsidRDefault="005966F6" w:rsidP="005966F6">
      <w:pPr>
        <w:rPr>
          <w:spacing w:val="2"/>
          <w:rtl/>
        </w:rPr>
      </w:pPr>
      <w:r w:rsidRPr="00F04B37">
        <w:rPr>
          <w:rFonts w:hint="cs"/>
          <w:spacing w:val="2"/>
          <w:rtl/>
        </w:rPr>
        <w:t xml:space="preserve">היו לו אותם דקלים </w:t>
      </w:r>
      <w:r w:rsidRPr="00F04B37">
        <w:rPr>
          <w:rStyle w:val="affffe"/>
          <w:rFonts w:hint="cs"/>
          <w:spacing w:val="2"/>
          <w:rtl/>
        </w:rPr>
        <w:t>במיצר</w:t>
      </w:r>
      <w:r w:rsidRPr="00F04B37">
        <w:rPr>
          <w:rStyle w:val="affffe"/>
          <w:spacing w:val="2"/>
          <w:rtl/>
        </w:rPr>
        <w:t xml:space="preserve"> דרהבדר"י</w:t>
      </w:r>
      <w:r w:rsidRPr="00F04B37">
        <w:rPr>
          <w:rFonts w:hint="cs"/>
          <w:spacing w:val="2"/>
          <w:rtl/>
        </w:rPr>
        <w:t>,</w:t>
      </w:r>
      <w:r w:rsidRPr="00F04B37">
        <w:rPr>
          <w:spacing w:val="2"/>
          <w:rtl/>
        </w:rPr>
        <w:t xml:space="preserve"> וראהו קוצץ שרשיו יותר מג"ט</w:t>
      </w:r>
    </w:p>
    <w:p w14:paraId="21176E4E" w14:textId="77777777" w:rsidR="005966F6" w:rsidRPr="0001516E" w:rsidRDefault="005966F6" w:rsidP="005966F6">
      <w:pPr>
        <w:pStyle w:val="36"/>
        <w:framePr w:wrap="notBeside"/>
        <w:rPr>
          <w:rtl/>
        </w:rPr>
      </w:pPr>
      <w:r w:rsidRPr="0001516E">
        <w:rPr>
          <w:rtl/>
        </w:rPr>
        <w:t>וא"ל רהבדר"י</w:t>
      </w:r>
    </w:p>
    <w:p w14:paraId="1AEF7876" w14:textId="77777777" w:rsidR="005966F6" w:rsidRPr="00C35A2C" w:rsidRDefault="005966F6" w:rsidP="005966F6">
      <w:pPr>
        <w:rPr>
          <w:rFonts w:ascii="Fb Fontext" w:hAnsi="Fb Fontext"/>
          <w:rtl/>
        </w:rPr>
      </w:pPr>
      <w:r w:rsidRPr="00C35A2C">
        <w:rPr>
          <w:rFonts w:ascii="Fb Fontext" w:hAnsi="Fb Fontext"/>
          <w:rtl/>
        </w:rPr>
        <w:t>שמותר לו אף יותר מג"ט מפני שחופר בורות שיחין ומערות</w:t>
      </w:r>
    </w:p>
    <w:p w14:paraId="6FECFD56" w14:textId="77777777" w:rsidR="005966F6" w:rsidRPr="00F04B37" w:rsidRDefault="005966F6" w:rsidP="005966F6">
      <w:pPr>
        <w:rPr>
          <w:rFonts w:ascii="Fb Fontext" w:hAnsi="Fb Fontext"/>
          <w:rtl/>
        </w:rPr>
      </w:pPr>
      <w:r w:rsidRPr="00F04B37">
        <w:rPr>
          <w:rFonts w:ascii="Fb Fontext" w:hAnsi="Fb Fontext"/>
          <w:rtl/>
        </w:rPr>
        <w:t xml:space="preserve">ולא הצליח לשכנעו </w:t>
      </w:r>
      <w:r w:rsidRPr="00F04B37">
        <w:rPr>
          <w:rStyle w:val="affffe"/>
          <w:rtl/>
        </w:rPr>
        <w:t>עד דא"ל</w:t>
      </w:r>
      <w:r w:rsidRPr="00F04B37">
        <w:rPr>
          <w:rFonts w:ascii="Fb Fontext" w:hAnsi="Fb Fontext"/>
          <w:rtl/>
        </w:rPr>
        <w:t xml:space="preserve"> שמצר שהחזיקו בו רבים אסור לקלקלו</w:t>
      </w:r>
    </w:p>
    <w:p w14:paraId="71BFCE77" w14:textId="77777777" w:rsidR="005966F6" w:rsidRPr="0001516E" w:rsidRDefault="005966F6" w:rsidP="005966F6">
      <w:pPr>
        <w:pStyle w:val="36"/>
        <w:framePr w:wrap="notBeside"/>
        <w:rPr>
          <w:rtl/>
        </w:rPr>
      </w:pPr>
      <w:r w:rsidRPr="0001516E">
        <w:rPr>
          <w:rtl/>
        </w:rPr>
        <w:t>לאחמ"כ</w:t>
      </w:r>
    </w:p>
    <w:p w14:paraId="66609FBE" w14:textId="3DD47827" w:rsidR="005966F6" w:rsidRPr="00F04B37" w:rsidRDefault="005966F6" w:rsidP="005966F6">
      <w:pPr>
        <w:rPr>
          <w:rFonts w:ascii="Fb Fontext" w:hAnsi="Fb Fontext"/>
          <w:rtl/>
        </w:rPr>
      </w:pPr>
      <w:r w:rsidRPr="00F04B37">
        <w:rPr>
          <w:rStyle w:val="affffe"/>
          <w:rtl/>
        </w:rPr>
        <w:t>הצטער ר"ה שלא ענהו דה"מ</w:t>
      </w:r>
      <w:r w:rsidRPr="00F04B37">
        <w:rPr>
          <w:rFonts w:ascii="Fb Fontext" w:hAnsi="Fb Fontext"/>
          <w:rtl/>
        </w:rPr>
        <w:t xml:space="preserve"> תוך ט"ז אמה </w:t>
      </w:r>
      <w:r w:rsidRPr="00F04B37">
        <w:rPr>
          <w:rFonts w:ascii="Fb Fontext" w:hAnsi="Fb Fontext" w:hint="cs"/>
          <w:rtl/>
        </w:rPr>
        <w:t xml:space="preserve">וכאן </w:t>
      </w:r>
      <w:r w:rsidRPr="00F04B37">
        <w:rPr>
          <w:rFonts w:ascii="Fb Fontext" w:hAnsi="Fb Fontext"/>
          <w:rtl/>
        </w:rPr>
        <w:t>היה חוץ לט"ז אמה ו</w:t>
      </w:r>
      <w:r w:rsidRPr="00F04B37">
        <w:rPr>
          <w:rFonts w:ascii="Fb Fontext" w:hAnsi="Fb Fontext" w:hint="cs"/>
          <w:rtl/>
        </w:rPr>
        <w:t>מותר</w:t>
      </w:r>
    </w:p>
    <w:p w14:paraId="763772F3" w14:textId="77777777" w:rsidR="005966F6" w:rsidRPr="00C35A2C" w:rsidRDefault="005966F6" w:rsidP="00982F98">
      <w:pPr>
        <w:pStyle w:val="affe"/>
        <w:framePr w:wrap="around"/>
        <w:rPr>
          <w:rtl/>
        </w:rPr>
      </w:pPr>
      <w:r w:rsidRPr="00C35A2C">
        <w:rPr>
          <w:rtl/>
        </w:rPr>
        <w:t>כו:</w:t>
      </w:r>
    </w:p>
    <w:p w14:paraId="4841D707" w14:textId="77777777" w:rsidR="005966F6" w:rsidRPr="00801934" w:rsidRDefault="005966F6" w:rsidP="005966F6">
      <w:pPr>
        <w:pStyle w:val="afffb"/>
        <w:rPr>
          <w:rtl/>
        </w:rPr>
      </w:pPr>
      <w:ins w:id="9838" w:author="מספור קטעי משנה" w:date="2026-10-06T06:44:59Z">
        <w:r>
          <w:rPr>
            <w:rStyle w:val="MisparKeta"/>
          </w:rPr>
          <w:t xml:space="preserve">א. </w:t>
        </w:r>
      </w:ins>
      <w:r w:rsidRPr="00801934">
        <w:rPr>
          <w:rFonts w:hint="cs"/>
          <w:rtl/>
        </w:rPr>
        <w:t>היה</w:t>
      </w:r>
      <w:r w:rsidRPr="00801934">
        <w:rPr>
          <w:rtl/>
        </w:rPr>
        <w:t xml:space="preserve"> </w:t>
      </w:r>
      <w:r w:rsidRPr="00801934">
        <w:rPr>
          <w:rFonts w:hint="cs"/>
          <w:rtl/>
        </w:rPr>
        <w:t>חופר</w:t>
      </w:r>
      <w:r w:rsidRPr="00801934">
        <w:rPr>
          <w:rtl/>
        </w:rPr>
        <w:t xml:space="preserve"> </w:t>
      </w:r>
      <w:r w:rsidRPr="00801934">
        <w:rPr>
          <w:rFonts w:hint="cs"/>
          <w:rtl/>
        </w:rPr>
        <w:t>בור</w:t>
      </w:r>
      <w:r w:rsidRPr="00801934">
        <w:rPr>
          <w:rtl/>
        </w:rPr>
        <w:t xml:space="preserve">, </w:t>
      </w:r>
      <w:r w:rsidRPr="00801934">
        <w:rPr>
          <w:rFonts w:hint="cs"/>
          <w:rtl/>
        </w:rPr>
        <w:t>שיח</w:t>
      </w:r>
      <w:r w:rsidRPr="00801934">
        <w:rPr>
          <w:rtl/>
        </w:rPr>
        <w:t xml:space="preserve"> </w:t>
      </w:r>
      <w:r w:rsidRPr="00801934">
        <w:rPr>
          <w:rFonts w:hint="cs"/>
          <w:rtl/>
        </w:rPr>
        <w:t>ומערה</w:t>
      </w:r>
      <w:r w:rsidRPr="00801934">
        <w:rPr>
          <w:rtl/>
        </w:rPr>
        <w:t xml:space="preserve"> - </w:t>
      </w:r>
      <w:r w:rsidRPr="00801934">
        <w:rPr>
          <w:rFonts w:hint="cs"/>
          <w:rtl/>
        </w:rPr>
        <w:t>קוצץ</w:t>
      </w:r>
      <w:r w:rsidRPr="00801934">
        <w:rPr>
          <w:rtl/>
        </w:rPr>
        <w:t xml:space="preserve"> </w:t>
      </w:r>
      <w:r w:rsidRPr="00801934">
        <w:rPr>
          <w:rFonts w:hint="cs"/>
          <w:rtl/>
        </w:rPr>
        <w:t>ויורד</w:t>
      </w:r>
      <w:r w:rsidRPr="00801934">
        <w:rPr>
          <w:rtl/>
        </w:rPr>
        <w:t xml:space="preserve"> </w:t>
      </w:r>
      <w:r w:rsidRPr="00801934">
        <w:rPr>
          <w:rFonts w:hint="cs"/>
          <w:rtl/>
        </w:rPr>
        <w:t>והעצים</w:t>
      </w:r>
      <w:r w:rsidRPr="00801934">
        <w:rPr>
          <w:rtl/>
        </w:rPr>
        <w:t xml:space="preserve"> </w:t>
      </w:r>
      <w:r w:rsidRPr="00801934">
        <w:rPr>
          <w:rFonts w:hint="cs"/>
          <w:rtl/>
        </w:rPr>
        <w:t>שלו</w:t>
      </w:r>
      <w:r w:rsidRPr="00801934">
        <w:rPr>
          <w:rtl/>
        </w:rPr>
        <w:t xml:space="preserve"> </w:t>
      </w:r>
    </w:p>
    <w:p w14:paraId="20E30009" w14:textId="77777777" w:rsidR="005966F6" w:rsidRPr="00C37BCC" w:rsidRDefault="005966F6" w:rsidP="005966F6">
      <w:pPr>
        <w:pStyle w:val="affff9"/>
        <w:spacing w:before="0"/>
        <w:rPr>
          <w:rtl/>
        </w:rPr>
      </w:pPr>
      <w:r w:rsidRPr="00C37BCC">
        <w:rPr>
          <w:rtl/>
        </w:rPr>
        <w:t>בעו מר'ח: עצים של מי</w:t>
      </w:r>
    </w:p>
    <w:p w14:paraId="3F85209A" w14:textId="77777777" w:rsidR="005966F6" w:rsidRPr="00F04B37" w:rsidRDefault="005966F6" w:rsidP="005966F6">
      <w:pPr>
        <w:pStyle w:val="36"/>
        <w:framePr w:wrap="notBeside"/>
        <w:rPr>
          <w:rtl/>
        </w:rPr>
      </w:pPr>
      <w:r w:rsidRPr="00F04B37">
        <w:rPr>
          <w:rtl/>
        </w:rPr>
        <w:t xml:space="preserve">ורצה להוכיח </w:t>
      </w:r>
    </w:p>
    <w:p w14:paraId="71408AC9" w14:textId="67BE8F0A" w:rsidR="005966F6" w:rsidRPr="00516156" w:rsidRDefault="005966F6" w:rsidP="005966F6">
      <w:pPr>
        <w:rPr>
          <w:rStyle w:val="afffff0"/>
          <w:rtl/>
        </w:rPr>
      </w:pPr>
      <w:r w:rsidRPr="00C35A2C">
        <w:rPr>
          <w:rFonts w:ascii="Fb Fontext" w:hAnsi="Fb Fontext"/>
          <w:sz w:val="32"/>
          <w:rtl/>
        </w:rPr>
        <w:t>ד</w:t>
      </w:r>
      <w:r>
        <w:rPr>
          <w:rFonts w:ascii="Fb Fontext" w:hAnsi="Fb Fontext"/>
          <w:sz w:val="32"/>
          <w:rtl/>
        </w:rPr>
        <w:t xml:space="preserve">אחר </w:t>
      </w:r>
      <w:r w:rsidRPr="00C35A2C">
        <w:rPr>
          <w:rFonts w:ascii="Fb Fontext" w:hAnsi="Fb Fontext"/>
          <w:sz w:val="32"/>
          <w:rtl/>
        </w:rPr>
        <w:t xml:space="preserve">אילן ומהא </w:t>
      </w:r>
      <w:r w:rsidR="00516156" w:rsidRPr="00E72021">
        <w:rPr>
          <w:rStyle w:val="affffe"/>
          <w:rtl/>
        </w:rPr>
        <w:t>◄</w:t>
      </w:r>
      <w:r w:rsidRPr="00C35A2C">
        <w:rPr>
          <w:rFonts w:ascii="Fb Fontext" w:hAnsi="Fb Fontext"/>
          <w:sz w:val="32"/>
          <w:rtl/>
        </w:rPr>
        <w:t xml:space="preserve">דשרשי אילן של הדיוט הבאין בשל הקדש לא נהנין ולא מועלין. </w:t>
      </w:r>
      <w:r w:rsidRPr="00516156">
        <w:rPr>
          <w:rStyle w:val="afffff0"/>
          <w:rtl/>
        </w:rPr>
        <w:t>ואי אחר קרקע, הקדש הוא, ויכולים למעול</w:t>
      </w:r>
    </w:p>
    <w:p w14:paraId="54192EDD" w14:textId="5B5A3C32" w:rsidR="005966F6" w:rsidRPr="0001516E" w:rsidRDefault="005966F6" w:rsidP="005966F6">
      <w:pPr>
        <w:pStyle w:val="36"/>
        <w:framePr w:wrap="notBeside"/>
        <w:rPr>
          <w:rtl/>
        </w:rPr>
      </w:pPr>
      <w:r w:rsidRPr="0001516E">
        <w:rPr>
          <w:rtl/>
        </w:rPr>
        <w:t>ופרכי' מסיפא</w:t>
      </w:r>
    </w:p>
    <w:p w14:paraId="6527B936" w14:textId="5FE6336D" w:rsidR="005966F6" w:rsidRDefault="00516156" w:rsidP="005966F6">
      <w:pPr>
        <w:rPr>
          <w:rFonts w:ascii="Fb Fontext" w:hAnsi="Fb Fontext"/>
          <w:sz w:val="32"/>
          <w:rtl/>
        </w:rPr>
      </w:pPr>
      <w:r w:rsidRPr="00E72021">
        <w:rPr>
          <w:rStyle w:val="affffe"/>
          <w:rtl/>
        </w:rPr>
        <w:t>◄</w:t>
      </w:r>
      <w:r w:rsidR="005966F6" w:rsidRPr="00C35A2C">
        <w:rPr>
          <w:rFonts w:ascii="Fb Fontext" w:hAnsi="Fb Fontext"/>
          <w:sz w:val="32"/>
          <w:rtl/>
        </w:rPr>
        <w:t>דשל הקדש הבאים בשל הדיוט לא נהנין ולא מועלין דמשמע ד</w:t>
      </w:r>
      <w:r w:rsidR="005966F6">
        <w:rPr>
          <w:rFonts w:ascii="Fb Fontext" w:hAnsi="Fb Fontext"/>
          <w:sz w:val="32"/>
          <w:rtl/>
        </w:rPr>
        <w:t xml:space="preserve">אחר </w:t>
      </w:r>
      <w:r w:rsidR="005966F6" w:rsidRPr="00C35A2C">
        <w:rPr>
          <w:rFonts w:ascii="Fb Fontext" w:hAnsi="Fb Fontext"/>
          <w:sz w:val="32"/>
          <w:rtl/>
        </w:rPr>
        <w:t>קרקע</w:t>
      </w:r>
    </w:p>
    <w:p w14:paraId="3FF94028" w14:textId="77777777" w:rsidR="005966F6" w:rsidRPr="0001516E" w:rsidRDefault="005966F6" w:rsidP="005966F6">
      <w:pPr>
        <w:pStyle w:val="36"/>
        <w:framePr w:wrap="notBeside"/>
        <w:rPr>
          <w:rtl/>
        </w:rPr>
      </w:pPr>
      <w:r w:rsidRPr="0001516E">
        <w:rPr>
          <w:rtl/>
        </w:rPr>
        <w:t>א.</w:t>
      </w:r>
      <w:r>
        <w:rPr>
          <w:rFonts w:hint="cs"/>
          <w:rtl/>
        </w:rPr>
        <w:t xml:space="preserve"> אין להוכיח:</w:t>
      </w:r>
    </w:p>
    <w:p w14:paraId="581F1BD1" w14:textId="77777777" w:rsidR="005966F6" w:rsidRPr="00C35A2C" w:rsidRDefault="005966F6" w:rsidP="005966F6">
      <w:pPr>
        <w:rPr>
          <w:rStyle w:val="afff8"/>
          <w:b w:val="0"/>
          <w:rtl/>
        </w:rPr>
      </w:pPr>
      <w:r w:rsidRPr="00F04B37">
        <w:rPr>
          <w:rStyle w:val="affffe"/>
          <w:rtl/>
        </w:rPr>
        <w:t>דמיירי</w:t>
      </w:r>
      <w:r w:rsidRPr="00C35A2C">
        <w:rPr>
          <w:rFonts w:ascii="Fb Fontext" w:hAnsi="Fb Fontext"/>
          <w:sz w:val="32"/>
          <w:rtl/>
        </w:rPr>
        <w:t xml:space="preserve"> בגידולין הבאין לאחמ"כ </w:t>
      </w:r>
      <w:r w:rsidRPr="00F04B37">
        <w:rPr>
          <w:rStyle w:val="affffe"/>
          <w:rtl/>
        </w:rPr>
        <w:t>וס"ל</w:t>
      </w:r>
      <w:r w:rsidRPr="00C35A2C">
        <w:rPr>
          <w:rFonts w:ascii="Fb Fontext" w:hAnsi="Fb Fontext"/>
          <w:sz w:val="32"/>
          <w:rtl/>
        </w:rPr>
        <w:t xml:space="preserve"> דאין מעילה בגידולין.</w:t>
      </w:r>
    </w:p>
    <w:p w14:paraId="3C7B003C" w14:textId="77777777" w:rsidR="005966F6" w:rsidRPr="0001516E" w:rsidRDefault="005966F6" w:rsidP="005966F6">
      <w:pPr>
        <w:pStyle w:val="36"/>
        <w:framePr w:wrap="notBeside"/>
        <w:rPr>
          <w:rtl/>
        </w:rPr>
      </w:pPr>
      <w:r w:rsidRPr="0001516E">
        <w:rPr>
          <w:rtl/>
        </w:rPr>
        <w:t>ב.</w:t>
      </w:r>
      <w:r>
        <w:rPr>
          <w:rFonts w:hint="cs"/>
          <w:rtl/>
        </w:rPr>
        <w:t xml:space="preserve"> רבינא:</w:t>
      </w:r>
    </w:p>
    <w:p w14:paraId="55C4D96F" w14:textId="0DA50F10" w:rsidR="005966F6" w:rsidRDefault="005966F6" w:rsidP="005966F6">
      <w:pPr>
        <w:rPr>
          <w:rFonts w:ascii="Fb Fontext" w:hAnsi="Fb Fontext"/>
          <w:sz w:val="32"/>
          <w:rtl/>
        </w:rPr>
      </w:pPr>
      <w:r>
        <w:rPr>
          <w:rStyle w:val="affffe"/>
          <w:rFonts w:hint="cs"/>
          <w:rtl/>
        </w:rPr>
        <w:t xml:space="preserve">תירץ: </w:t>
      </w:r>
      <w:r w:rsidR="00516156" w:rsidRPr="00E72021">
        <w:rPr>
          <w:rStyle w:val="affffe"/>
          <w:rtl/>
        </w:rPr>
        <w:t>◄</w:t>
      </w:r>
      <w:r w:rsidRPr="00C35A2C">
        <w:rPr>
          <w:rFonts w:ascii="Fb Fontext" w:hAnsi="Fb Fontext"/>
          <w:sz w:val="32"/>
          <w:rtl/>
        </w:rPr>
        <w:t xml:space="preserve">בתוך ט"ז אמה </w:t>
      </w:r>
      <w:r>
        <w:rPr>
          <w:rFonts w:ascii="Fb Fontext" w:hAnsi="Fb Fontext" w:hint="cs"/>
          <w:sz w:val="32"/>
          <w:rtl/>
        </w:rPr>
        <w:t xml:space="preserve">אסור, </w:t>
      </w:r>
      <w:r w:rsidRPr="00C35A2C">
        <w:rPr>
          <w:rFonts w:ascii="Fb Fontext" w:hAnsi="Fb Fontext"/>
          <w:sz w:val="32"/>
          <w:rtl/>
        </w:rPr>
        <w:t>מחוץ לט"ז אמה</w:t>
      </w:r>
      <w:r>
        <w:rPr>
          <w:rFonts w:ascii="Fb Fontext" w:hAnsi="Fb Fontext" w:hint="cs"/>
          <w:sz w:val="32"/>
          <w:rtl/>
        </w:rPr>
        <w:t xml:space="preserve"> מותר.</w:t>
      </w:r>
    </w:p>
    <w:p w14:paraId="1478ED12" w14:textId="6A02D4A6" w:rsidR="00AC0AF5" w:rsidRPr="001B450D" w:rsidRDefault="001B450D" w:rsidP="00AC0AF5">
      <w:pPr>
        <w:pStyle w:val="aff9"/>
        <w:rPr>
          <w:del w:id="90046" w:author="מנוע עיצוב" w:date="2026-10-08T11:01:28Z"/>
          <w:rtl/>
        </w:rPr>
      </w:pPr>
      <w:bookmarkStart w:id="14" w:name="_Hlk172452924"/>
      <w:del w:id="90045" w:author="מנוע עיצוב" w:date="2026-10-08T11:01:28Z">
        <w:r w:rsidRPr="001B450D">
          <w:rPr>
            <w:rFonts w:hint="cs"/>
            <w:rtl/>
          </w:rPr>
          <w:delText xml:space="preserve">***</w:delText>
        </w:r>
      </w:del>
    </w:p>
    <w:p w14:paraId="7E2B830F" w14:textId="77777777" w:rsidR="00AC0AF5" w:rsidRPr="00C35A2C" w:rsidRDefault="00AC0AF5" w:rsidP="00982F98">
      <w:pPr>
        <w:pStyle w:val="affe"/>
        <w:framePr w:wrap="around"/>
        <w:rPr>
          <w:rtl/>
        </w:rPr>
      </w:pPr>
      <w:r w:rsidRPr="00C35A2C">
        <w:rPr>
          <w:rFonts w:hint="cs"/>
          <w:rtl/>
        </w:rPr>
        <w:t>כז.</w:t>
      </w:r>
    </w:p>
    <w:p w14:paraId="3C3DB3D5" w14:textId="77777777" w:rsidR="00980941" w:rsidRDefault="00AC0AF5" w:rsidP="00980941">
      <w:pPr>
        <w:pStyle w:val="affff9"/>
        <w:rPr>
          <w:rtl/>
        </w:rPr>
      </w:pPr>
      <w:bookmarkStart w:id="15" w:name="_Hlk172452898"/>
      <w:r w:rsidRPr="00C35A2C">
        <w:rPr>
          <w:rtl/>
        </w:rPr>
        <w:t xml:space="preserve">אילן הסמוך למצר </w:t>
      </w:r>
    </w:p>
    <w:p w14:paraId="75054D36" w14:textId="77777777" w:rsidR="00980941" w:rsidRPr="00980941" w:rsidRDefault="00980941" w:rsidP="00980941">
      <w:pPr>
        <w:pStyle w:val="36"/>
        <w:framePr w:wrap="notBeside"/>
        <w:rPr>
          <w:rtl/>
        </w:rPr>
      </w:pPr>
      <w:r w:rsidRPr="00980941">
        <w:rPr>
          <w:rFonts w:hint="cs"/>
          <w:rtl/>
        </w:rPr>
        <w:t>עולא</w:t>
      </w:r>
    </w:p>
    <w:p w14:paraId="664FC724" w14:textId="20534E6A" w:rsidR="00AC0AF5" w:rsidRPr="00C35A2C" w:rsidRDefault="00AC0AF5" w:rsidP="00AC0AF5">
      <w:pPr>
        <w:rPr>
          <w:rStyle w:val="afff8"/>
          <w:rtl/>
        </w:rPr>
      </w:pPr>
      <w:r w:rsidRPr="00C35A2C">
        <w:rPr>
          <w:rFonts w:ascii="Fb Fontext" w:hAnsi="Fb Fontext"/>
          <w:sz w:val="32"/>
          <w:rtl/>
        </w:rPr>
        <w:t>בתוך ט"ז אמה - גזלן הוא</w:t>
      </w:r>
      <w:r w:rsidR="00980941">
        <w:rPr>
          <w:rFonts w:ascii="Fb Fontext" w:hAnsi="Fb Fontext" w:hint="cs"/>
          <w:sz w:val="32"/>
          <w:rtl/>
        </w:rPr>
        <w:t xml:space="preserve"> </w:t>
      </w:r>
      <w:r w:rsidR="00980941" w:rsidRPr="00980941">
        <w:rPr>
          <w:rStyle w:val="afffff0"/>
          <w:rFonts w:hint="cs"/>
          <w:rtl/>
        </w:rPr>
        <w:t>האילן</w:t>
      </w:r>
      <w:r w:rsidRPr="00C35A2C">
        <w:rPr>
          <w:rFonts w:ascii="Fb Fontext" w:hAnsi="Fb Fontext"/>
          <w:sz w:val="32"/>
          <w:rtl/>
        </w:rPr>
        <w:t>, ואין מביאין ממנו בכורים.</w:t>
      </w:r>
    </w:p>
    <w:p w14:paraId="379C0D65" w14:textId="53D340BD" w:rsidR="0001516E" w:rsidRPr="0001516E" w:rsidRDefault="00516156" w:rsidP="0001516E">
      <w:pPr>
        <w:pStyle w:val="36"/>
        <w:framePr w:wrap="notBeside"/>
        <w:rPr>
          <w:rtl/>
        </w:rPr>
      </w:pPr>
      <w:r w:rsidRPr="00E72021">
        <w:rPr>
          <w:rStyle w:val="affffe"/>
          <w:rtl/>
        </w:rPr>
        <w:t>◄</w:t>
      </w:r>
      <w:r w:rsidR="00AC0AF5" w:rsidRPr="0001516E">
        <w:rPr>
          <w:rtl/>
        </w:rPr>
        <w:t xml:space="preserve">ולא </w:t>
      </w:r>
      <w:r w:rsidR="00980941">
        <w:rPr>
          <w:rFonts w:hint="cs"/>
          <w:rtl/>
        </w:rPr>
        <w:t>למד זאת</w:t>
      </w:r>
    </w:p>
    <w:p w14:paraId="5AA6C1A0" w14:textId="52D6DDB3" w:rsidR="00AC0AF5" w:rsidRPr="005E4CEB" w:rsidRDefault="00980941" w:rsidP="0001516E">
      <w:pPr>
        <w:rPr>
          <w:rStyle w:val="afffff0"/>
          <w:rtl/>
        </w:rPr>
      </w:pPr>
      <w:r>
        <w:rPr>
          <w:rFonts w:ascii="Fb Fontext" w:hAnsi="Fb Fontext" w:hint="cs"/>
          <w:sz w:val="32"/>
          <w:rtl/>
        </w:rPr>
        <w:t xml:space="preserve">דעשר </w:t>
      </w:r>
      <w:r w:rsidR="00AC0AF5" w:rsidRPr="00C35A2C">
        <w:rPr>
          <w:rFonts w:ascii="Fb Fontext" w:hAnsi="Fb Fontext"/>
          <w:sz w:val="32"/>
          <w:rtl/>
        </w:rPr>
        <w:t xml:space="preserve">נטיעות המפוזרות בתוך בית סאה </w:t>
      </w:r>
      <w:r w:rsidRPr="00980941">
        <w:rPr>
          <w:rStyle w:val="afffff0"/>
          <w:rFonts w:hint="cs"/>
          <w:rtl/>
        </w:rPr>
        <w:t>[2500 אמה מרובעות]</w:t>
      </w:r>
      <w:r>
        <w:rPr>
          <w:rFonts w:ascii="Fb Fontext" w:hAnsi="Fb Fontext" w:hint="cs"/>
          <w:sz w:val="32"/>
          <w:rtl/>
        </w:rPr>
        <w:t xml:space="preserve"> </w:t>
      </w:r>
      <w:r>
        <w:rPr>
          <w:rFonts w:ascii="Fb Fontext" w:hAnsi="Fb Fontext"/>
          <w:sz w:val="32"/>
          <w:rtl/>
        </w:rPr>
        <w:t xml:space="preserve">חורשין כל בית סאה בשבילן עד </w:t>
      </w:r>
      <w:r>
        <w:rPr>
          <w:rStyle w:val="affffe"/>
          <w:rFonts w:ascii="Fb Fontext" w:hAnsi="Fb Fontext"/>
          <w:sz w:val="32"/>
          <w:rtl/>
          <w:rPrChange w:id="9109" w:author="מנוע אמוראים" w:date="2026-10-05T16:41:09Z">
            <w:rPr>
              <w:rFonts w:ascii="Fb Fontext" w:hAnsi="Fb Fontext"/>
              <w:sz w:val="32"/>
              <w:rtl/>
            </w:rPr>
          </w:rPrChange>
        </w:rPr>
        <w:t xml:space="preserve">ר"ה</w:t>
      </w:r>
      <w:r w:rsidR="0001516E">
        <w:rPr>
          <w:rFonts w:hint="cs"/>
          <w:rtl/>
        </w:rPr>
        <w:t xml:space="preserve">   </w:t>
      </w:r>
      <w:r w:rsidR="00AC0AF5" w:rsidRPr="00065E76">
        <w:rPr>
          <w:rtl/>
        </w:rPr>
        <w:t>-</w:t>
      </w:r>
      <w:r w:rsidR="00AC0AF5" w:rsidRPr="005E4CEB">
        <w:rPr>
          <w:rStyle w:val="afffff0"/>
          <w:rtl/>
        </w:rPr>
        <w:t xml:space="preserve"> </w:t>
      </w:r>
      <w:r w:rsidRPr="005E4CEB">
        <w:rPr>
          <w:rStyle w:val="afffff0"/>
          <w:rFonts w:hint="cs"/>
          <w:rtl/>
        </w:rPr>
        <w:t>ש</w:t>
      </w:r>
      <w:r w:rsidR="00AC0AF5" w:rsidRPr="005E4CEB">
        <w:rPr>
          <w:rStyle w:val="afffff0"/>
          <w:rFonts w:hint="cs"/>
          <w:rtl/>
        </w:rPr>
        <w:t>יוצא</w:t>
      </w:r>
      <w:r w:rsidRPr="005E4CEB">
        <w:rPr>
          <w:rStyle w:val="afffff0"/>
          <w:rFonts w:hint="cs"/>
          <w:rtl/>
        </w:rPr>
        <w:t xml:space="preserve"> שטח 250</w:t>
      </w:r>
      <w:r w:rsidR="00AC0AF5" w:rsidRPr="005E4CEB">
        <w:rPr>
          <w:rStyle w:val="afffff0"/>
          <w:rFonts w:hint="cs"/>
          <w:rtl/>
        </w:rPr>
        <w:t xml:space="preserve"> לכל </w:t>
      </w:r>
      <w:r w:rsidRPr="005E4CEB">
        <w:rPr>
          <w:rStyle w:val="afffff0"/>
          <w:rFonts w:hint="cs"/>
          <w:rtl/>
        </w:rPr>
        <w:t xml:space="preserve">אילן </w:t>
      </w:r>
    </w:p>
    <w:p w14:paraId="5794D73E" w14:textId="11726529" w:rsidR="0001516E" w:rsidRPr="0001516E" w:rsidRDefault="00516156" w:rsidP="0001516E">
      <w:pPr>
        <w:pStyle w:val="36"/>
        <w:framePr w:wrap="notBeside"/>
        <w:rPr>
          <w:rtl/>
        </w:rPr>
      </w:pPr>
      <w:r w:rsidRPr="00E72021">
        <w:rPr>
          <w:rStyle w:val="affffe"/>
          <w:rtl/>
        </w:rPr>
        <w:t>◄</w:t>
      </w:r>
      <w:r w:rsidR="00AC0AF5" w:rsidRPr="0001516E">
        <w:rPr>
          <w:rtl/>
        </w:rPr>
        <w:t>אלא מדתנן:</w:t>
      </w:r>
    </w:p>
    <w:p w14:paraId="3B3198A8" w14:textId="68D9CD07" w:rsidR="00AC0AF5" w:rsidRPr="00C35A2C" w:rsidRDefault="00AC0AF5" w:rsidP="00980941">
      <w:pPr>
        <w:rPr>
          <w:rFonts w:ascii="Fb Fontext" w:hAnsi="Fb Fontext" w:cs="Guttman Vilna"/>
          <w:b/>
          <w:bCs/>
          <w:sz w:val="32"/>
          <w:rtl/>
        </w:rPr>
      </w:pPr>
      <w:r w:rsidRPr="00C35A2C">
        <w:rPr>
          <w:rFonts w:ascii="Fb Fontext" w:hAnsi="Fb Fontext"/>
          <w:sz w:val="32"/>
          <w:rtl/>
        </w:rPr>
        <w:t>ג</w:t>
      </w:r>
      <w:r w:rsidRPr="00F10693">
        <w:rPr>
          <w:rtl/>
        </w:rPr>
        <w:t xml:space="preserve">' </w:t>
      </w:r>
      <w:r w:rsidRPr="00C35A2C">
        <w:rPr>
          <w:rFonts w:ascii="Fb Fontext" w:hAnsi="Fb Fontext"/>
          <w:sz w:val="32"/>
          <w:rtl/>
        </w:rPr>
        <w:t xml:space="preserve">אילנות </w:t>
      </w:r>
      <w:r w:rsidR="00980941" w:rsidRPr="00980941">
        <w:rPr>
          <w:rStyle w:val="afffff0"/>
          <w:rFonts w:hint="cs"/>
          <w:rtl/>
        </w:rPr>
        <w:t>זקנות</w:t>
      </w:r>
      <w:r w:rsidR="00980941">
        <w:rPr>
          <w:rFonts w:ascii="Fb Fontext" w:hAnsi="Fb Fontext" w:hint="cs"/>
          <w:sz w:val="32"/>
          <w:rtl/>
        </w:rPr>
        <w:t xml:space="preserve"> </w:t>
      </w:r>
      <w:r w:rsidRPr="00C35A2C">
        <w:rPr>
          <w:rFonts w:ascii="Fb Fontext" w:hAnsi="Fb Fontext"/>
          <w:sz w:val="32"/>
          <w:rtl/>
        </w:rPr>
        <w:t>של ג</w:t>
      </w:r>
      <w:r w:rsidRPr="00F10693">
        <w:rPr>
          <w:rtl/>
        </w:rPr>
        <w:t xml:space="preserve">' </w:t>
      </w:r>
      <w:r w:rsidRPr="00C35A2C">
        <w:rPr>
          <w:rFonts w:ascii="Fb Fontext" w:hAnsi="Fb Fontext"/>
          <w:sz w:val="32"/>
          <w:rtl/>
        </w:rPr>
        <w:t xml:space="preserve">בני אדם </w:t>
      </w:r>
      <w:r w:rsidR="00980941">
        <w:rPr>
          <w:rFonts w:ascii="Fb Fontext" w:hAnsi="Fb Fontext" w:hint="cs"/>
          <w:sz w:val="32"/>
          <w:rtl/>
        </w:rPr>
        <w:t>-</w:t>
      </w:r>
      <w:r w:rsidRPr="00C35A2C">
        <w:rPr>
          <w:rFonts w:ascii="Fb Fontext" w:hAnsi="Fb Fontext"/>
          <w:sz w:val="32"/>
          <w:rtl/>
        </w:rPr>
        <w:t>מצטרפין, וחורשין כל  בית סאה בשבילן.</w:t>
      </w:r>
      <w:r w:rsidR="00980941">
        <w:rPr>
          <w:rFonts w:ascii="Fb Fontext" w:hAnsi="Fb Fontext" w:hint="cs"/>
          <w:sz w:val="32"/>
          <w:rtl/>
        </w:rPr>
        <w:t xml:space="preserve"> </w:t>
      </w:r>
      <w:r w:rsidRPr="00C35A2C">
        <w:rPr>
          <w:rFonts w:ascii="Fb Fontext" w:hAnsi="Fb Fontext"/>
          <w:sz w:val="32"/>
          <w:rtl/>
        </w:rPr>
        <w:t>והוו 2500 אמה</w:t>
      </w:r>
      <w:r w:rsidR="00980941">
        <w:rPr>
          <w:rFonts w:ascii="Fb Fontext" w:hAnsi="Fb Fontext" w:hint="cs"/>
          <w:sz w:val="32"/>
          <w:rtl/>
        </w:rPr>
        <w:t>,</w:t>
      </w:r>
      <w:r w:rsidRPr="00C35A2C">
        <w:rPr>
          <w:rFonts w:ascii="Fb Fontext" w:hAnsi="Fb Fontext"/>
          <w:sz w:val="32"/>
          <w:rtl/>
        </w:rPr>
        <w:t xml:space="preserve"> כלומר לכל </w:t>
      </w:r>
      <w:r w:rsidR="00980941">
        <w:rPr>
          <w:rFonts w:ascii="Fb Fontext" w:hAnsi="Fb Fontext" w:hint="cs"/>
          <w:sz w:val="32"/>
          <w:rtl/>
        </w:rPr>
        <w:t xml:space="preserve">אילן  </w:t>
      </w:r>
      <w:r w:rsidRPr="00C35A2C">
        <w:rPr>
          <w:rFonts w:ascii="Fb Fontext" w:hAnsi="Fb Fontext"/>
          <w:sz w:val="32"/>
          <w:rtl/>
        </w:rPr>
        <w:t>833.3</w:t>
      </w:r>
      <w:r w:rsidR="00980941">
        <w:rPr>
          <w:rFonts w:ascii="Fb Fontext" w:hAnsi="Fb Fontext" w:hint="cs"/>
          <w:sz w:val="32"/>
          <w:rtl/>
        </w:rPr>
        <w:t xml:space="preserve"> אמה.</w:t>
      </w:r>
    </w:p>
    <w:p w14:paraId="1B3BAA60" w14:textId="18D7D2FE" w:rsidR="0001516E" w:rsidRPr="0001516E" w:rsidRDefault="00AC0AF5" w:rsidP="0001516E">
      <w:pPr>
        <w:pStyle w:val="36"/>
        <w:framePr w:wrap="notBeside"/>
        <w:rPr>
          <w:rtl/>
        </w:rPr>
      </w:pPr>
      <w:r w:rsidRPr="0001516E">
        <w:rPr>
          <w:rtl/>
        </w:rPr>
        <w:t>ועולא</w:t>
      </w:r>
      <w:r w:rsidR="00516156">
        <w:rPr>
          <w:rFonts w:hint="cs"/>
          <w:rtl/>
        </w:rPr>
        <w:t>:</w:t>
      </w:r>
    </w:p>
    <w:p w14:paraId="78BA37F9" w14:textId="1C4EA2AB" w:rsidR="00AC0AF5" w:rsidRPr="005E4CEB" w:rsidRDefault="00AC0AF5" w:rsidP="00AC0AF5">
      <w:pPr>
        <w:rPr>
          <w:rStyle w:val="afffff0"/>
          <w:rtl/>
        </w:rPr>
      </w:pPr>
      <w:r w:rsidRPr="00C35A2C">
        <w:rPr>
          <w:rtl/>
        </w:rPr>
        <w:t>שאמר 16 אמה לכל צד לכל אילן</w:t>
      </w:r>
      <w:r w:rsidRPr="005E4CEB">
        <w:rPr>
          <w:rStyle w:val="afffff0"/>
          <w:rtl/>
        </w:rPr>
        <w:t xml:space="preserve"> </w:t>
      </w:r>
      <w:r w:rsidR="005E4CEB">
        <w:rPr>
          <w:rStyle w:val="afffff0"/>
          <w:rtl/>
        </w:rPr>
        <w:tab/>
      </w:r>
      <w:r w:rsidRPr="005E4CEB">
        <w:rPr>
          <w:rStyle w:val="afffff0"/>
          <w:rtl/>
        </w:rPr>
        <w:t>כלומר לריבוע 1024= 32</w:t>
      </w:r>
      <w:r w:rsidRPr="005E4CEB">
        <w:rPr>
          <w:rStyle w:val="afffff0"/>
          <w:rFonts w:hint="cs"/>
          <w:rtl/>
        </w:rPr>
        <w:t>•</w:t>
      </w:r>
      <w:r w:rsidRPr="005E4CEB">
        <w:rPr>
          <w:rStyle w:val="afffff0"/>
          <w:rtl/>
        </w:rPr>
        <w:t>32 אמה]</w:t>
      </w:r>
    </w:p>
    <w:p w14:paraId="1B024E96" w14:textId="69EBD863" w:rsidR="00AC0AF5" w:rsidRPr="00C35A2C" w:rsidRDefault="00AC0AF5" w:rsidP="0001516E">
      <w:pPr>
        <w:rPr>
          <w:rFonts w:ascii="Fb Fontext" w:hAnsi="Fb Fontext" w:cs="Guttman Vilna"/>
          <w:b/>
          <w:bCs/>
          <w:sz w:val="32"/>
          <w:rtl/>
        </w:rPr>
      </w:pPr>
      <w:r w:rsidRPr="00C35A2C">
        <w:rPr>
          <w:rFonts w:ascii="Fb Fontext" w:hAnsi="Fb Fontext"/>
          <w:sz w:val="32"/>
          <w:rtl/>
        </w:rPr>
        <w:t xml:space="preserve">וממילא </w:t>
      </w:r>
      <w:r w:rsidRPr="00C35A2C">
        <w:rPr>
          <w:rStyle w:val="afff8"/>
          <w:rtl/>
        </w:rPr>
        <w:t>לעגול</w:t>
      </w:r>
      <w:r w:rsidRPr="00C35A2C">
        <w:rPr>
          <w:rFonts w:ascii="Fb Fontext" w:hAnsi="Fb Fontext"/>
          <w:sz w:val="32"/>
          <w:rtl/>
        </w:rPr>
        <w:t xml:space="preserve"> הוא רבע פחות דהיינו היינו 768</w:t>
      </w:r>
    </w:p>
    <w:p w14:paraId="428D7F2C" w14:textId="48B40BAB" w:rsidR="00AC0AF5" w:rsidRDefault="00AC0AF5" w:rsidP="00AC0AF5">
      <w:pPr>
        <w:rPr>
          <w:rFonts w:ascii="Fb Fontext" w:hAnsi="Fb Fontext"/>
          <w:sz w:val="32"/>
          <w:rtl/>
        </w:rPr>
      </w:pPr>
      <w:r w:rsidRPr="00C35A2C">
        <w:rPr>
          <w:rFonts w:ascii="Fb Fontext" w:hAnsi="Fb Fontext"/>
          <w:sz w:val="32"/>
          <w:rtl/>
        </w:rPr>
        <w:t xml:space="preserve">וא"כ ההבדל בין שיעור עולא </w:t>
      </w:r>
      <w:r w:rsidRPr="00350B4F">
        <w:rPr>
          <w:rStyle w:val="afffff0"/>
          <w:rtl/>
        </w:rPr>
        <w:t>[768]</w:t>
      </w:r>
      <w:r w:rsidRPr="00C35A2C">
        <w:rPr>
          <w:rFonts w:ascii="Fb Fontext" w:hAnsi="Fb Fontext" w:hint="cs"/>
          <w:sz w:val="32"/>
          <w:rtl/>
        </w:rPr>
        <w:t xml:space="preserve"> </w:t>
      </w:r>
      <w:r w:rsidRPr="00C35A2C">
        <w:rPr>
          <w:rFonts w:ascii="Fb Fontext" w:hAnsi="Fb Fontext"/>
          <w:sz w:val="32"/>
          <w:rtl/>
        </w:rPr>
        <w:t xml:space="preserve">לשיעור המשנה </w:t>
      </w:r>
      <w:r w:rsidRPr="00350B4F">
        <w:rPr>
          <w:rStyle w:val="afffff0"/>
          <w:rtl/>
        </w:rPr>
        <w:t>[833.3]</w:t>
      </w:r>
      <w:r w:rsidRPr="00C35A2C">
        <w:rPr>
          <w:rFonts w:ascii="Fb Fontext" w:hAnsi="Fb Fontext"/>
          <w:sz w:val="32"/>
          <w:rtl/>
        </w:rPr>
        <w:t xml:space="preserve"> הוא חצי אמה ולחומרא לא דק</w:t>
      </w:r>
      <w:r w:rsidR="00350B4F">
        <w:rPr>
          <w:rFonts w:ascii="Fb Fontext" w:hAnsi="Fb Fontext" w:hint="cs"/>
          <w:sz w:val="32"/>
          <w:rtl/>
        </w:rPr>
        <w:t>.</w:t>
      </w:r>
    </w:p>
    <w:p w14:paraId="49549B0B" w14:textId="159A2401" w:rsidR="00AC0AF5" w:rsidRPr="001B450D" w:rsidRDefault="001B450D" w:rsidP="00AC0AF5">
      <w:pPr>
        <w:pStyle w:val="aff9"/>
        <w:rPr>
          <w:rtl/>
        </w:rPr>
      </w:pPr>
      <w:r w:rsidRPr="001B450D">
        <w:rPr>
          <w:rFonts w:hint="cs"/>
          <w:rtl/>
        </w:rPr>
        <w:t>***</w:t>
      </w:r>
    </w:p>
    <w:p w14:paraId="12630639" w14:textId="36C3F417" w:rsidR="0001516E" w:rsidRPr="0001516E" w:rsidRDefault="005E4CEB" w:rsidP="0001516E">
      <w:pPr>
        <w:pStyle w:val="36"/>
        <w:framePr w:wrap="notBeside"/>
        <w:rPr>
          <w:rtl/>
        </w:rPr>
      </w:pPr>
      <w:r w:rsidRPr="00E72021">
        <w:rPr>
          <w:rStyle w:val="affffe"/>
          <w:rtl/>
        </w:rPr>
        <w:t>◄</w:t>
      </w:r>
      <w:r w:rsidR="00AC0AF5" w:rsidRPr="0001516E">
        <w:rPr>
          <w:rtl/>
        </w:rPr>
        <w:t>א. הך</w:t>
      </w:r>
    </w:p>
    <w:p w14:paraId="4DCCC997" w14:textId="30D5BA90" w:rsidR="00AC0AF5" w:rsidRPr="00C35A2C" w:rsidRDefault="00AC0AF5" w:rsidP="00AC0AF5">
      <w:pPr>
        <w:rPr>
          <w:rStyle w:val="afff8"/>
          <w:b w:val="0"/>
          <w:rtl/>
        </w:rPr>
      </w:pPr>
      <w:r w:rsidRPr="00C35A2C">
        <w:rPr>
          <w:rFonts w:ascii="Fb Fontext" w:hAnsi="Fb Fontext"/>
          <w:sz w:val="32"/>
          <w:rtl/>
        </w:rPr>
        <w:t xml:space="preserve"> דהקונה אילן וקרקעו - מביא וקורא. לא בכל שהוא - אלא בט"ז</w:t>
      </w:r>
    </w:p>
    <w:p w14:paraId="56ABCE0C" w14:textId="77777777" w:rsidR="0001516E" w:rsidRPr="0001516E" w:rsidRDefault="00AC0AF5" w:rsidP="0001516E">
      <w:pPr>
        <w:pStyle w:val="36"/>
        <w:framePr w:wrap="notBeside"/>
        <w:rPr>
          <w:rtl/>
        </w:rPr>
      </w:pPr>
      <w:r w:rsidRPr="0001516E">
        <w:rPr>
          <w:rtl/>
        </w:rPr>
        <w:t>ב. הך</w:t>
      </w:r>
    </w:p>
    <w:p w14:paraId="445E8278" w14:textId="58D3FBCA" w:rsidR="00AC0AF5" w:rsidRPr="00C35A2C" w:rsidRDefault="00AC0AF5" w:rsidP="00AC0AF5">
      <w:pPr>
        <w:rPr>
          <w:rStyle w:val="afff8"/>
          <w:b w:val="0"/>
          <w:rtl/>
        </w:rPr>
      </w:pPr>
      <w:r w:rsidRPr="00C35A2C">
        <w:rPr>
          <w:rFonts w:ascii="Fb Fontext" w:hAnsi="Fb Fontext"/>
          <w:sz w:val="32"/>
          <w:rtl/>
        </w:rPr>
        <w:t>דקנה שני אילנות בתוך של חבירו מביא ואינו קורא. הא שלוש קורא - ה"נ בט"ז</w:t>
      </w:r>
    </w:p>
    <w:p w14:paraId="63778F2B" w14:textId="58CD2E22" w:rsidR="0001516E" w:rsidRPr="0001516E" w:rsidRDefault="005E4CEB" w:rsidP="0001516E">
      <w:pPr>
        <w:pStyle w:val="36"/>
        <w:framePr w:wrap="notBeside"/>
        <w:rPr>
          <w:rtl/>
        </w:rPr>
      </w:pPr>
      <w:r w:rsidRPr="00E72021">
        <w:rPr>
          <w:rStyle w:val="affffe"/>
          <w:rtl/>
        </w:rPr>
        <w:lastRenderedPageBreak/>
        <w:t>◄</w:t>
      </w:r>
      <w:r w:rsidR="00AC0AF5" w:rsidRPr="0001516E">
        <w:rPr>
          <w:rtl/>
        </w:rPr>
        <w:t>ג. הך</w:t>
      </w:r>
    </w:p>
    <w:p w14:paraId="3ACE84F9" w14:textId="77777777" w:rsidR="005E4CEB" w:rsidRDefault="00AC0AF5" w:rsidP="00AC0AF5">
      <w:pPr>
        <w:rPr>
          <w:rFonts w:ascii="Fb Fontext" w:hAnsi="Fb Fontext"/>
          <w:sz w:val="32"/>
          <w:rtl/>
        </w:rPr>
      </w:pPr>
      <w:r>
        <w:rPr>
          <w:rStyle w:val="affffe"/>
          <w:rFonts w:ascii="Fb Fontext" w:hAnsi="Fb Fontext"/>
          <w:sz w:val="32"/>
          <w:rtl/>
          <w:rPrChange w:id="9110" w:author="מנוע אמוראים" w:date="2026-10-05T16:41:09Z">
            <w:rPr>
              <w:rFonts w:ascii="Fb Fontext" w:hAnsi="Fb Fontext"/>
              <w:sz w:val="32"/>
              <w:rtl/>
            </w:rPr>
          </w:rPrChange>
        </w:rPr>
        <w:t xml:space="preserve">דר"ע</w:t>
      </w:r>
      <w:r>
        <w:rPr>
          <w:rFonts w:ascii="Fb Fontext" w:hAnsi="Fb Fontext"/>
          <w:sz w:val="32"/>
          <w:rtl/>
        </w:rPr>
        <w:t xml:space="preserve"> קרקע </w:t>
      </w:r>
      <w:r w:rsidRPr="00C35A2C">
        <w:rPr>
          <w:rStyle w:val="afff8"/>
          <w:rtl/>
        </w:rPr>
        <w:t>כל שהוא</w:t>
      </w:r>
      <w:r w:rsidRPr="00C35A2C">
        <w:rPr>
          <w:rFonts w:ascii="Fb Fontext" w:hAnsi="Fb Fontext"/>
          <w:sz w:val="32"/>
          <w:rtl/>
        </w:rPr>
        <w:t xml:space="preserve"> חייב בפאה ובבכורים, וכותבין עליו פרוזבול, ונקנין עמה נכסים שאין להם אחריות </w:t>
      </w:r>
    </w:p>
    <w:p w14:paraId="326F59F3" w14:textId="77777777" w:rsidR="005E4CEB" w:rsidRPr="005E4CEB" w:rsidRDefault="005E4CEB" w:rsidP="005E4CEB">
      <w:pPr>
        <w:pStyle w:val="36"/>
        <w:framePr w:wrap="notBeside"/>
        <w:rPr>
          <w:rtl/>
        </w:rPr>
      </w:pPr>
      <w:r w:rsidRPr="005E4CEB">
        <w:rPr>
          <w:rFonts w:hint="cs"/>
          <w:rtl/>
        </w:rPr>
        <w:t>-</w:t>
      </w:r>
    </w:p>
    <w:p w14:paraId="78BFFC8C" w14:textId="22A3CFA9" w:rsidR="00AC0AF5" w:rsidRPr="00C35A2C" w:rsidRDefault="00AC0AF5" w:rsidP="00AC0AF5">
      <w:pPr>
        <w:rPr>
          <w:rStyle w:val="afff8"/>
          <w:b w:val="0"/>
          <w:rtl/>
        </w:rPr>
      </w:pPr>
      <w:r w:rsidRPr="00C35A2C">
        <w:rPr>
          <w:rFonts w:ascii="Fb Fontext" w:hAnsi="Fb Fontext"/>
          <w:sz w:val="32"/>
          <w:rtl/>
        </w:rPr>
        <w:t>מיירי בחיטין דיניקתן כנגדן ו</w:t>
      </w:r>
      <w:r w:rsidR="00AD221F">
        <w:rPr>
          <w:rFonts w:ascii="Fb Fontext" w:hAnsi="Fb Fontext"/>
          <w:sz w:val="32"/>
          <w:rtl/>
        </w:rPr>
        <w:t xml:space="preserve">לכך </w:t>
      </w:r>
      <w:r w:rsidRPr="00C35A2C">
        <w:rPr>
          <w:rFonts w:ascii="Fb Fontext" w:hAnsi="Fb Fontext"/>
          <w:sz w:val="32"/>
          <w:rtl/>
        </w:rPr>
        <w:t>קורא</w:t>
      </w:r>
      <w:r w:rsidRPr="005E4CEB">
        <w:rPr>
          <w:rStyle w:val="affffe"/>
          <w:rtl/>
        </w:rPr>
        <w:t xml:space="preserve"> דייקא נמי </w:t>
      </w:r>
      <w:r w:rsidRPr="00C35A2C">
        <w:rPr>
          <w:rFonts w:ascii="Fb Fontext" w:hAnsi="Fb Fontext"/>
          <w:sz w:val="32"/>
          <w:rtl/>
        </w:rPr>
        <w:t>ד</w:t>
      </w:r>
      <w:r w:rsidRPr="00F10693">
        <w:rPr>
          <w:rtl/>
        </w:rPr>
        <w:t>'כ</w:t>
      </w:r>
      <w:r w:rsidRPr="00C35A2C">
        <w:rPr>
          <w:rFonts w:ascii="Fb Fontext" w:hAnsi="Fb Fontext"/>
          <w:sz w:val="32"/>
          <w:rtl/>
        </w:rPr>
        <w:t>ל שהוא</w:t>
      </w:r>
      <w:r w:rsidRPr="00F10693">
        <w:rPr>
          <w:rtl/>
        </w:rPr>
        <w:t>'.</w:t>
      </w:r>
    </w:p>
    <w:p w14:paraId="58A4FB00" w14:textId="0108CCC2" w:rsidR="0001516E" w:rsidRPr="0001516E" w:rsidRDefault="005E4CEB" w:rsidP="0001516E">
      <w:pPr>
        <w:pStyle w:val="36"/>
        <w:framePr w:wrap="notBeside"/>
        <w:rPr>
          <w:rtl/>
        </w:rPr>
      </w:pPr>
      <w:r w:rsidRPr="00E72021">
        <w:rPr>
          <w:rStyle w:val="affffe"/>
          <w:rtl/>
        </w:rPr>
        <w:t>◄</w:t>
      </w:r>
      <w:r w:rsidR="00AC0AF5" w:rsidRPr="0001516E">
        <w:rPr>
          <w:rtl/>
        </w:rPr>
        <w:t>ד.</w:t>
      </w:r>
      <w:r w:rsidR="00643DC2">
        <w:rPr>
          <w:rFonts w:hint="cs"/>
          <w:rtl/>
        </w:rPr>
        <w:t xml:space="preserve"> והך</w:t>
      </w:r>
    </w:p>
    <w:p w14:paraId="78488795" w14:textId="67C03396" w:rsidR="00AC0AF5" w:rsidRPr="00643DC2" w:rsidRDefault="00AC0AF5" w:rsidP="00AC0AF5">
      <w:pPr>
        <w:rPr>
          <w:rFonts w:ascii="Fb Fontext" w:hAnsi="Fb Fontext"/>
          <w:spacing w:val="-4"/>
          <w:sz w:val="32"/>
          <w:rtl/>
        </w:rPr>
      </w:pPr>
      <w:r w:rsidRPr="00643DC2">
        <w:rPr>
          <w:rFonts w:ascii="Fb Fontext" w:hAnsi="Fb Fontext"/>
          <w:spacing w:val="-4"/>
          <w:sz w:val="32"/>
          <w:rtl/>
        </w:rPr>
        <w:t xml:space="preserve">אילן מקצתו בארץ ומקצתו בחו"ל </w:t>
      </w:r>
      <w:r w:rsidRPr="00643DC2">
        <w:rPr>
          <w:rStyle w:val="affffe"/>
          <w:spacing w:val="-4"/>
          <w:rtl/>
        </w:rPr>
        <w:t>לרבי</w:t>
      </w:r>
      <w:r w:rsidRPr="00643DC2">
        <w:rPr>
          <w:rFonts w:ascii="Fb Fontext" w:hAnsi="Fb Fontext"/>
          <w:spacing w:val="-4"/>
          <w:sz w:val="32"/>
          <w:rtl/>
        </w:rPr>
        <w:t xml:space="preserve"> טבל וחולין מעורבין </w:t>
      </w:r>
      <w:r w:rsidR="00643DC2">
        <w:rPr>
          <w:rFonts w:ascii="Fb Fontext" w:hAnsi="Fb Fontext" w:hint="cs"/>
          <w:spacing w:val="-4"/>
          <w:sz w:val="32"/>
          <w:rtl/>
        </w:rPr>
        <w:t>זב"ז</w:t>
      </w:r>
    </w:p>
    <w:p w14:paraId="118661BB" w14:textId="77777777" w:rsidR="00AC0AF5" w:rsidRPr="00C35A2C" w:rsidRDefault="00AC0AF5" w:rsidP="00AC0AF5">
      <w:pPr>
        <w:rPr>
          <w:rFonts w:ascii="Fb Fontext" w:hAnsi="Fb Fontext" w:cs="Guttman Vilna"/>
          <w:b/>
          <w:bCs/>
          <w:sz w:val="32"/>
          <w:rtl/>
        </w:rPr>
      </w:pPr>
      <w:r w:rsidRPr="00643DC2">
        <w:rPr>
          <w:rStyle w:val="affffe"/>
          <w:rtl/>
        </w:rPr>
        <w:t>ולרשב"ג:</w:t>
      </w:r>
      <w:r w:rsidRPr="00C35A2C">
        <w:rPr>
          <w:rFonts w:ascii="Fb Fontext" w:hAnsi="Fb Fontext"/>
          <w:sz w:val="32"/>
          <w:rtl/>
        </w:rPr>
        <w:t xml:space="preserve"> הגדל בחיוב חייב, הגדל בפטור פטור.</w:t>
      </w:r>
    </w:p>
    <w:p w14:paraId="6B600D7C" w14:textId="29177FF9" w:rsidR="00AC0AF5" w:rsidRPr="00643DC2" w:rsidRDefault="00AC0AF5" w:rsidP="00643DC2">
      <w:pPr>
        <w:pStyle w:val="afffff"/>
        <w:rPr>
          <w:rtl/>
        </w:rPr>
      </w:pPr>
      <w:r w:rsidRPr="00643DC2">
        <w:rPr>
          <w:rtl/>
        </w:rPr>
        <w:t>ומשמע ד</w:t>
      </w:r>
      <w:r w:rsidR="00AD221F" w:rsidRPr="00643DC2">
        <w:rPr>
          <w:rtl/>
        </w:rPr>
        <w:t>חלקו</w:t>
      </w:r>
      <w:r w:rsidRPr="00643DC2">
        <w:rPr>
          <w:rtl/>
        </w:rPr>
        <w:t xml:space="preserve"> אי יש ברירה אבל לכו"ע גדל בפטור פטור ולא אמרי' יניקה לט"ז אמה</w:t>
      </w:r>
    </w:p>
    <w:p w14:paraId="6064F6BC" w14:textId="77777777" w:rsidR="00643DC2" w:rsidRPr="00643DC2" w:rsidRDefault="00AC0AF5" w:rsidP="00643DC2">
      <w:pPr>
        <w:pStyle w:val="36"/>
        <w:framePr w:wrap="notBeside"/>
        <w:rPr>
          <w:rtl/>
        </w:rPr>
      </w:pPr>
      <w:r w:rsidRPr="00643DC2">
        <w:rPr>
          <w:rtl/>
        </w:rPr>
        <w:t xml:space="preserve">- </w:t>
      </w:r>
      <w:r w:rsidRPr="00643DC2">
        <w:rPr>
          <w:rFonts w:hint="cs"/>
          <w:rtl/>
        </w:rPr>
        <w:t>הב</w:t>
      </w:r>
      <w:r w:rsidRPr="00643DC2">
        <w:rPr>
          <w:rtl/>
        </w:rPr>
        <w:t>"</w:t>
      </w:r>
      <w:r w:rsidRPr="00643DC2">
        <w:rPr>
          <w:rFonts w:hint="cs"/>
          <w:rtl/>
        </w:rPr>
        <w:t>ע</w:t>
      </w:r>
    </w:p>
    <w:p w14:paraId="5EF243FC" w14:textId="4AF73D35" w:rsidR="00AC0AF5" w:rsidRPr="00065E76" w:rsidRDefault="00AC0AF5" w:rsidP="00643DC2">
      <w:pPr>
        <w:rPr>
          <w:rtl/>
        </w:rPr>
      </w:pPr>
      <w:r w:rsidRPr="00065E76">
        <w:rPr>
          <w:rFonts w:hint="cs"/>
          <w:rtl/>
        </w:rPr>
        <w:t>דמפסיק</w:t>
      </w:r>
      <w:r w:rsidRPr="00065E76">
        <w:rPr>
          <w:rtl/>
        </w:rPr>
        <w:t xml:space="preserve"> </w:t>
      </w:r>
      <w:r w:rsidRPr="00065E76">
        <w:rPr>
          <w:rFonts w:hint="cs"/>
          <w:rtl/>
        </w:rPr>
        <w:t>צונמא</w:t>
      </w:r>
      <w:r w:rsidRPr="00065E76">
        <w:rPr>
          <w:rtl/>
        </w:rPr>
        <w:t>.</w:t>
      </w:r>
      <w:r w:rsidRPr="00065E76">
        <w:rPr>
          <w:rFonts w:hint="cs"/>
          <w:rtl/>
        </w:rPr>
        <w:t xml:space="preserve"> והדר ערבי למעלה, </w:t>
      </w:r>
      <w:r w:rsidRPr="00643DC2">
        <w:rPr>
          <w:rStyle w:val="affffe"/>
          <w:rFonts w:hint="cs"/>
          <w:rtl/>
        </w:rPr>
        <w:t>לרבי</w:t>
      </w:r>
      <w:r w:rsidRPr="00065E76">
        <w:rPr>
          <w:rFonts w:hint="cs"/>
          <w:rtl/>
        </w:rPr>
        <w:t xml:space="preserve"> אוירא מבלבל, </w:t>
      </w:r>
      <w:r w:rsidRPr="00643DC2">
        <w:rPr>
          <w:rStyle w:val="affffe"/>
          <w:rFonts w:hint="cs"/>
          <w:rtl/>
        </w:rPr>
        <w:t>ולרשב</w:t>
      </w:r>
      <w:r w:rsidRPr="00643DC2">
        <w:rPr>
          <w:rStyle w:val="affffe"/>
          <w:rtl/>
        </w:rPr>
        <w:t>"</w:t>
      </w:r>
      <w:r w:rsidRPr="00643DC2">
        <w:rPr>
          <w:rStyle w:val="affffe"/>
          <w:rFonts w:hint="cs"/>
          <w:rtl/>
        </w:rPr>
        <w:t>ג</w:t>
      </w:r>
      <w:r w:rsidRPr="00065E76">
        <w:rPr>
          <w:rFonts w:hint="cs"/>
          <w:rtl/>
        </w:rPr>
        <w:t xml:space="preserve"> כ</w:t>
      </w:r>
      <w:r w:rsidRPr="00065E76">
        <w:rPr>
          <w:rtl/>
        </w:rPr>
        <w:t>"</w:t>
      </w:r>
      <w:r w:rsidRPr="00065E76">
        <w:rPr>
          <w:rFonts w:hint="cs"/>
          <w:rtl/>
        </w:rPr>
        <w:t>א לחודיה</w:t>
      </w:r>
    </w:p>
    <w:p w14:paraId="7866196C" w14:textId="77777777" w:rsidR="0001516E" w:rsidRPr="0001516E" w:rsidRDefault="00AC0AF5" w:rsidP="0001516E">
      <w:pPr>
        <w:pStyle w:val="36"/>
        <w:framePr w:wrap="notBeside"/>
        <w:rPr>
          <w:rtl/>
        </w:rPr>
      </w:pPr>
      <w:r w:rsidRPr="0001516E">
        <w:rPr>
          <w:rtl/>
        </w:rPr>
        <w:t xml:space="preserve">ה. </w:t>
      </w:r>
    </w:p>
    <w:p w14:paraId="0F26F0CB" w14:textId="3391B8AA" w:rsidR="00AC0AF5" w:rsidRDefault="00AC0AF5" w:rsidP="00AC0AF5">
      <w:pPr>
        <w:rPr>
          <w:rFonts w:ascii="Fb Fontext" w:hAnsi="Fb Fontext"/>
          <w:sz w:val="32"/>
          <w:rtl/>
        </w:rPr>
      </w:pPr>
      <w:r w:rsidRPr="00C35A2C">
        <w:rPr>
          <w:rFonts w:ascii="Fb Fontext" w:hAnsi="Fb Fontext"/>
          <w:sz w:val="32"/>
          <w:rtl/>
        </w:rPr>
        <w:t>והא דמרחיקין את האילן מן הבור כ"ה אמה</w:t>
      </w:r>
    </w:p>
    <w:p w14:paraId="0351818F" w14:textId="77777777" w:rsidR="0001516E" w:rsidRPr="0001516E" w:rsidRDefault="00AC0AF5" w:rsidP="0001516E">
      <w:pPr>
        <w:pStyle w:val="36"/>
        <w:framePr w:wrap="notBeside"/>
        <w:rPr>
          <w:rtl/>
        </w:rPr>
      </w:pPr>
      <w:r w:rsidRPr="0001516E">
        <w:rPr>
          <w:rtl/>
        </w:rPr>
        <w:t>- אביי:</w:t>
      </w:r>
    </w:p>
    <w:p w14:paraId="63F051D8" w14:textId="609305C7" w:rsidR="00AC0AF5" w:rsidRPr="00C35A2C" w:rsidRDefault="00AC0AF5" w:rsidP="00AC0AF5">
      <w:pPr>
        <w:rPr>
          <w:rFonts w:ascii="Fb Fontext" w:hAnsi="Fb Fontext"/>
          <w:rtl/>
        </w:rPr>
      </w:pPr>
      <w:r w:rsidRPr="00C35A2C">
        <w:rPr>
          <w:rFonts w:ascii="Fb Fontext" w:hAnsi="Fb Fontext"/>
          <w:rtl/>
        </w:rPr>
        <w:t xml:space="preserve"> הולכים הם הרבה אבל מכחישים עד ט"ז.</w:t>
      </w:r>
    </w:p>
    <w:p w14:paraId="1580AADB" w14:textId="78E9BD45" w:rsidR="00AC0AF5" w:rsidRPr="001B450D" w:rsidRDefault="001B450D" w:rsidP="00AC0AF5">
      <w:pPr>
        <w:pStyle w:val="aff9"/>
        <w:rPr>
          <w:rtl/>
        </w:rPr>
      </w:pPr>
      <w:r w:rsidRPr="001B450D">
        <w:rPr>
          <w:rFonts w:hint="cs"/>
          <w:rtl/>
        </w:rPr>
        <w:t>***</w:t>
      </w:r>
    </w:p>
    <w:p w14:paraId="485E17A3" w14:textId="454A1A16" w:rsidR="0001516E" w:rsidRPr="0001516E" w:rsidRDefault="0001516E" w:rsidP="0001516E">
      <w:pPr>
        <w:pStyle w:val="36"/>
        <w:framePr w:wrap="notBeside"/>
        <w:rPr>
          <w:rtl/>
        </w:rPr>
      </w:pPr>
      <w:r>
        <w:rPr>
          <w:rFonts w:hint="cs"/>
          <w:rtl/>
        </w:rPr>
        <w:t xml:space="preserve">ר''ל </w:t>
      </w:r>
      <w:r w:rsidR="00AC0AF5" w:rsidRPr="0001516E">
        <w:rPr>
          <w:rtl/>
        </w:rPr>
        <w:t xml:space="preserve">מרי"ו: </w:t>
      </w:r>
    </w:p>
    <w:p w14:paraId="04274FCE" w14:textId="17343190" w:rsidR="00AC0AF5" w:rsidRPr="00C35A2C" w:rsidRDefault="00AC0AF5" w:rsidP="00AC0AF5">
      <w:pPr>
        <w:rPr>
          <w:rFonts w:ascii="Fb Fontext" w:hAnsi="Fb Fontext"/>
          <w:rtl/>
        </w:rPr>
      </w:pPr>
      <w:r w:rsidRPr="00C35A2C">
        <w:rPr>
          <w:rFonts w:ascii="Fb Fontext" w:hAnsi="Fb Fontext"/>
          <w:sz w:val="32"/>
          <w:rtl/>
        </w:rPr>
        <w:t>אילן הסמוך למיצר בתוך י"ו אמה,</w:t>
      </w:r>
      <w:r w:rsidRPr="00643DC2">
        <w:rPr>
          <w:rStyle w:val="affffe"/>
          <w:rtl/>
        </w:rPr>
        <w:t xml:space="preserve"> א"ל:</w:t>
      </w:r>
      <w:r w:rsidRPr="00C35A2C">
        <w:rPr>
          <w:rFonts w:ascii="Fb Fontext" w:hAnsi="Fb Fontext"/>
          <w:sz w:val="32"/>
          <w:rtl/>
        </w:rPr>
        <w:t xml:space="preserve"> גזלן, ואין מביאין ממנו בכורים.</w:t>
      </w:r>
    </w:p>
    <w:p w14:paraId="04EDFF2A" w14:textId="77777777" w:rsidR="0001516E" w:rsidRPr="0001516E" w:rsidRDefault="00AC0AF5" w:rsidP="0001516E">
      <w:pPr>
        <w:pStyle w:val="36"/>
        <w:framePr w:wrap="notBeside"/>
        <w:rPr>
          <w:rtl/>
        </w:rPr>
      </w:pPr>
      <w:r w:rsidRPr="0001516E">
        <w:rPr>
          <w:rtl/>
        </w:rPr>
        <w:t>רבין מרי"ו:</w:t>
      </w:r>
    </w:p>
    <w:p w14:paraId="732D46CF" w14:textId="44DA654E" w:rsidR="00AC0AF5" w:rsidRPr="00C35A2C" w:rsidRDefault="00AC0AF5" w:rsidP="00AC0AF5">
      <w:pPr>
        <w:rPr>
          <w:rFonts w:ascii="Fb Fontext" w:hAnsi="Fb Fontext"/>
          <w:rtl/>
        </w:rPr>
      </w:pPr>
      <w:r w:rsidRPr="00C35A2C">
        <w:rPr>
          <w:rFonts w:ascii="Fb Fontext" w:hAnsi="Fb Fontext"/>
          <w:rtl/>
        </w:rPr>
        <w:t>אחד אילן הסמוך למיצר, ואחד אילן הנוטה מביא וקורא, שעל מנת כן הנחיל יהושע לישראל את הארץ.</w:t>
      </w:r>
    </w:p>
    <w:p w14:paraId="2B025D26" w14:textId="6B98B3AD" w:rsidR="00AC0AF5" w:rsidRPr="001B450D" w:rsidRDefault="001B450D" w:rsidP="00AC0AF5">
      <w:pPr>
        <w:pStyle w:val="aff9"/>
        <w:rPr>
          <w:rtl/>
        </w:rPr>
      </w:pPr>
      <w:r w:rsidRPr="001B450D">
        <w:rPr>
          <w:rFonts w:hint="cs"/>
          <w:rtl/>
        </w:rPr>
        <w:t>***</w:t>
      </w:r>
    </w:p>
    <w:p w14:paraId="3D759E77" w14:textId="77777777" w:rsidR="005E4CEB" w:rsidRPr="005E4CEB" w:rsidRDefault="005E4CEB" w:rsidP="005E4CEB">
      <w:pPr>
        <w:pStyle w:val="36"/>
        <w:framePr w:wrap="notBeside"/>
        <w:rPr>
          <w:rtl/>
        </w:rPr>
      </w:pPr>
      <w:r w:rsidRPr="005E4CEB">
        <w:rPr>
          <w:rtl/>
        </w:rPr>
        <w:t>◄</w:t>
      </w:r>
    </w:p>
    <w:p w14:paraId="14BC4EA7" w14:textId="1E765A5F" w:rsidR="00AC0AF5" w:rsidRPr="005E4CEB" w:rsidRDefault="00AC0AF5" w:rsidP="00AC0AF5">
      <w:pPr>
        <w:rPr>
          <w:rFonts w:ascii="Fb Fontext" w:hAnsi="Fb Fontext"/>
          <w:spacing w:val="-2"/>
          <w:sz w:val="32"/>
          <w:rtl/>
        </w:rPr>
      </w:pPr>
      <w:r w:rsidRPr="005E4CEB">
        <w:rPr>
          <w:rStyle w:val="afffc"/>
          <w:spacing w:val="-2"/>
          <w:rtl/>
        </w:rPr>
        <w:t>אילן שהוא נוטה לשדה חבירו</w:t>
      </w:r>
      <w:r w:rsidRPr="005E4CEB">
        <w:rPr>
          <w:rFonts w:ascii="Fb Fontext" w:hAnsi="Fb Fontext"/>
          <w:spacing w:val="-2"/>
          <w:sz w:val="32"/>
          <w:rtl/>
        </w:rPr>
        <w:t xml:space="preserve"> קוצץ מלא המרדע </w:t>
      </w:r>
      <w:r w:rsidR="005E4CEB" w:rsidRPr="005E4CEB">
        <w:rPr>
          <w:rFonts w:ascii="Fb Fontext" w:hAnsi="Fb Fontext" w:hint="cs"/>
          <w:spacing w:val="-2"/>
          <w:sz w:val="32"/>
          <w:rtl/>
        </w:rPr>
        <w:t>ע"ג</w:t>
      </w:r>
      <w:r w:rsidRPr="005E4CEB">
        <w:rPr>
          <w:rFonts w:ascii="Fb Fontext" w:hAnsi="Fb Fontext"/>
          <w:spacing w:val="-2"/>
          <w:sz w:val="32"/>
          <w:rtl/>
        </w:rPr>
        <w:t xml:space="preserve"> המחרישה,</w:t>
      </w:r>
    </w:p>
    <w:p w14:paraId="172219F6" w14:textId="77777777" w:rsidR="00AC0AF5" w:rsidRDefault="00AC0AF5" w:rsidP="00AC0AF5">
      <w:pPr>
        <w:rPr>
          <w:rFonts w:ascii="Fb Fontext" w:hAnsi="Fb Fontext"/>
          <w:rtl/>
        </w:rPr>
      </w:pPr>
      <w:r w:rsidRPr="006F4E35">
        <w:rPr>
          <w:rStyle w:val="afffc"/>
          <w:rtl/>
        </w:rPr>
        <w:t>ובחרוב ובשקמה</w:t>
      </w:r>
      <w:r w:rsidRPr="00C35A2C">
        <w:rPr>
          <w:rFonts w:ascii="Fb Fontext" w:hAnsi="Fb Fontext"/>
          <w:rtl/>
        </w:rPr>
        <w:t xml:space="preserve"> - כנגד המשקולת,</w:t>
      </w:r>
    </w:p>
    <w:p w14:paraId="3785A911" w14:textId="77777777" w:rsidR="005E4CEB" w:rsidRPr="005E4CEB" w:rsidRDefault="005E4CEB" w:rsidP="005E4CEB">
      <w:pPr>
        <w:pStyle w:val="36"/>
        <w:framePr w:wrap="notBeside"/>
        <w:rPr>
          <w:rtl/>
        </w:rPr>
      </w:pPr>
      <w:r w:rsidRPr="005E4CEB">
        <w:rPr>
          <w:rtl/>
        </w:rPr>
        <w:t>◄</w:t>
      </w:r>
    </w:p>
    <w:p w14:paraId="124ABC2D" w14:textId="6869A256" w:rsidR="00AC0AF5" w:rsidRPr="00C35A2C" w:rsidRDefault="00AC0AF5" w:rsidP="00AC0AF5">
      <w:pPr>
        <w:rPr>
          <w:rFonts w:ascii="Fb Fontext" w:hAnsi="Fb Fontext"/>
          <w:rtl/>
        </w:rPr>
      </w:pPr>
      <w:r w:rsidRPr="006F4E35">
        <w:rPr>
          <w:rStyle w:val="afffc"/>
          <w:rtl/>
        </w:rPr>
        <w:t>בית השלחין</w:t>
      </w:r>
      <w:r w:rsidRPr="00C35A2C">
        <w:rPr>
          <w:rFonts w:ascii="Fb Fontext" w:hAnsi="Fb Fontext"/>
          <w:rtl/>
        </w:rPr>
        <w:t xml:space="preserve"> - כל האילן כנגד המשקולת.</w:t>
      </w:r>
    </w:p>
    <w:p w14:paraId="5821BA9A" w14:textId="77777777" w:rsidR="00AC0AF5" w:rsidRPr="00C35A2C" w:rsidRDefault="00AC0AF5" w:rsidP="00AC0AF5">
      <w:pPr>
        <w:rPr>
          <w:rFonts w:ascii="Fb Fontext" w:hAnsi="Fb Fontext"/>
          <w:rtl/>
        </w:rPr>
      </w:pPr>
      <w:r w:rsidRPr="006F4E35">
        <w:rPr>
          <w:rStyle w:val="afffc"/>
          <w:rtl/>
        </w:rPr>
        <w:t>אבא שאול אומר</w:t>
      </w:r>
      <w:r w:rsidRPr="00C35A2C">
        <w:rPr>
          <w:rFonts w:ascii="Fb Fontext" w:hAnsi="Fb Fontext"/>
          <w:rtl/>
        </w:rPr>
        <w:t>: כל אילן סרק כנגד המשקולת</w:t>
      </w:r>
    </w:p>
    <w:p w14:paraId="21007EE3" w14:textId="7EC93DF4" w:rsidR="00AC0AF5" w:rsidRPr="001B450D" w:rsidRDefault="001B450D" w:rsidP="00AC0AF5">
      <w:pPr>
        <w:pStyle w:val="aff9"/>
        <w:rPr>
          <w:rtl/>
        </w:rPr>
      </w:pPr>
      <w:r w:rsidRPr="001B450D">
        <w:rPr>
          <w:rFonts w:hint="cs"/>
          <w:rtl/>
        </w:rPr>
        <w:t>***</w:t>
      </w:r>
    </w:p>
    <w:p w14:paraId="6F43A676" w14:textId="77777777" w:rsidR="0001516E" w:rsidRPr="0001516E" w:rsidRDefault="00AC0AF5" w:rsidP="0001516E">
      <w:pPr>
        <w:pStyle w:val="36"/>
        <w:framePr w:wrap="notBeside"/>
        <w:rPr>
          <w:rtl/>
        </w:rPr>
      </w:pPr>
      <w:r w:rsidRPr="0001516E">
        <w:rPr>
          <w:rtl/>
        </w:rPr>
        <w:t>אבא שאול: א.</w:t>
      </w:r>
    </w:p>
    <w:p w14:paraId="2B10953F" w14:textId="436A7453" w:rsidR="00AC0AF5" w:rsidRPr="00C35A2C" w:rsidRDefault="00AC0AF5" w:rsidP="00AC0AF5">
      <w:pPr>
        <w:rPr>
          <w:rFonts w:ascii="Fb Fontext" w:hAnsi="Fb Fontext"/>
          <w:rtl/>
        </w:rPr>
      </w:pPr>
      <w:r w:rsidRPr="00C35A2C">
        <w:rPr>
          <w:rFonts w:ascii="Fb Fontext" w:hAnsi="Fb Fontext"/>
          <w:sz w:val="32"/>
          <w:rtl/>
        </w:rPr>
        <w:t xml:space="preserve">ארישא קאי דכל האילן כנגד המשקולת, מפני שהצל רע לבית השלחין </w:t>
      </w:r>
      <w:r w:rsidRPr="0081371E">
        <w:rPr>
          <w:rStyle w:val="afff8"/>
          <w:rtl/>
        </w:rPr>
        <w:t>ש"מ</w:t>
      </w:r>
    </w:p>
    <w:p w14:paraId="4EF73222" w14:textId="146A94D1" w:rsidR="0001516E" w:rsidRPr="0001516E" w:rsidRDefault="00E06C76" w:rsidP="0001516E">
      <w:pPr>
        <w:pStyle w:val="36"/>
        <w:framePr w:wrap="notBeside"/>
        <w:rPr>
          <w:rtl/>
        </w:rPr>
      </w:pPr>
      <w:r>
        <w:rPr>
          <w:rFonts w:hint="cs"/>
          <w:rtl/>
        </w:rPr>
        <w:t xml:space="preserve">ב. </w:t>
      </w:r>
      <w:r w:rsidR="0001516E" w:rsidRPr="0001516E">
        <w:rPr>
          <w:rFonts w:hint="cs"/>
          <w:rtl/>
        </w:rPr>
        <w:t xml:space="preserve">רב אשי דייק </w:t>
      </w:r>
    </w:p>
    <w:p w14:paraId="363A5001" w14:textId="0068FF54" w:rsidR="00AC0AF5" w:rsidRPr="00C35A2C" w:rsidRDefault="0001516E" w:rsidP="00AC0AF5">
      <w:pPr>
        <w:rPr>
          <w:rFonts w:ascii="Fb Fontext" w:hAnsi="Fb Fontext"/>
          <w:rtl/>
        </w:rPr>
      </w:pPr>
      <w:r w:rsidRPr="0001516E">
        <w:rPr>
          <w:rFonts w:hint="cs"/>
          <w:rtl/>
        </w:rPr>
        <w:t>ממתני'</w:t>
      </w:r>
      <w:r>
        <w:rPr>
          <w:rStyle w:val="afff8"/>
          <w:rFonts w:hint="cs"/>
          <w:rtl/>
        </w:rPr>
        <w:t xml:space="preserve"> </w:t>
      </w:r>
      <w:r w:rsidR="00AC0AF5" w:rsidRPr="00C35A2C">
        <w:rPr>
          <w:rStyle w:val="afff8"/>
          <w:rtl/>
        </w:rPr>
        <w:t>ב.</w:t>
      </w:r>
      <w:r w:rsidR="00AC0AF5" w:rsidRPr="00C35A2C">
        <w:rPr>
          <w:rFonts w:ascii="Fb Fontext" w:hAnsi="Fb Fontext"/>
          <w:rtl/>
        </w:rPr>
        <w:t xml:space="preserve"> דארישא קאי ד</w:t>
      </w:r>
      <w:r w:rsidR="00AC0AF5" w:rsidRPr="00C35A2C">
        <w:rPr>
          <w:rStyle w:val="afff8"/>
          <w:rtl/>
        </w:rPr>
        <w:t xml:space="preserve">כל </w:t>
      </w:r>
      <w:r w:rsidR="00AC0AF5" w:rsidRPr="00C35A2C">
        <w:rPr>
          <w:rFonts w:ascii="Fb Fontext" w:hAnsi="Fb Fontext"/>
          <w:rtl/>
        </w:rPr>
        <w:t xml:space="preserve">אילן סרק. </w:t>
      </w:r>
      <w:r w:rsidR="00AC0AF5" w:rsidRPr="0081371E">
        <w:rPr>
          <w:rStyle w:val="afff8"/>
          <w:rtl/>
        </w:rPr>
        <w:t>ש"מ</w:t>
      </w:r>
      <w:r w:rsidR="00AC0AF5" w:rsidRPr="00C35A2C">
        <w:rPr>
          <w:rFonts w:ascii="Fb Fontext" w:hAnsi="Fb Fontext"/>
          <w:rtl/>
        </w:rPr>
        <w:t xml:space="preserve"> </w:t>
      </w:r>
      <w:r w:rsidR="00AC0AF5" w:rsidRPr="00643DC2">
        <w:rPr>
          <w:rStyle w:val="afffff0"/>
          <w:rtl/>
        </w:rPr>
        <w:t>[ולא אילן סתם]</w:t>
      </w:r>
    </w:p>
    <w:p w14:paraId="761C0017" w14:textId="76F7980A" w:rsidR="00AC0AF5" w:rsidRPr="001B450D" w:rsidRDefault="001B450D" w:rsidP="00AC0AF5">
      <w:pPr>
        <w:pStyle w:val="aff9"/>
        <w:rPr>
          <w:rtl/>
        </w:rPr>
      </w:pPr>
      <w:r w:rsidRPr="001B450D">
        <w:rPr>
          <w:rFonts w:hint="cs"/>
          <w:rtl/>
        </w:rPr>
        <w:t>***</w:t>
      </w:r>
    </w:p>
    <w:p w14:paraId="2B3C685E" w14:textId="77777777" w:rsidR="00AC0AF5" w:rsidRPr="00C35A2C" w:rsidRDefault="00AC0AF5" w:rsidP="00E06C76">
      <w:pPr>
        <w:pStyle w:val="affffb"/>
        <w:framePr w:wrap="around"/>
        <w:rPr>
          <w:rtl/>
        </w:rPr>
      </w:pPr>
      <w:r w:rsidRPr="00C35A2C">
        <w:rPr>
          <w:rFonts w:hint="cs"/>
          <w:rtl/>
        </w:rPr>
        <w:t>מתני</w:t>
      </w:r>
      <w:r w:rsidRPr="00F10693">
        <w:rPr>
          <w:rtl/>
        </w:rPr>
        <w:t>'.</w:t>
      </w:r>
    </w:p>
    <w:p w14:paraId="7AC47216" w14:textId="77777777" w:rsidR="005E4CEB" w:rsidRPr="005E4CEB" w:rsidRDefault="005E4CEB" w:rsidP="005E4CEB">
      <w:pPr>
        <w:pStyle w:val="36"/>
        <w:framePr w:wrap="notBeside"/>
        <w:rPr>
          <w:rtl/>
        </w:rPr>
      </w:pPr>
      <w:r w:rsidRPr="005E4CEB">
        <w:rPr>
          <w:rtl/>
        </w:rPr>
        <w:t>◄</w:t>
      </w:r>
    </w:p>
    <w:p>
      <w:pPr>
        <w:pStyle w:val="affffb"/>
        <w:rPr>
          <w:ins w:id="20444" w:author="קלוד" w:date="2026-10-06T10:07:33Z"/>
        </w:rPr>
      </w:pPr>
      <w:ins w:id="20443" w:author="קלוד" w:date="2026-10-06T10:07:33Z">
        <w:r>
          <w:t xml:space="preserve">משנה יד</w:t>
        </w:r>
      </w:ins>
    </w:p>
    <w:p w14:paraId="477CBB49" w14:textId="7D8BE45B" w:rsidR="00AC0AF5" w:rsidRPr="00C35A2C" w:rsidRDefault="00AC0AF5" w:rsidP="00DB3591">
      <w:pPr>
        <w:pStyle w:val="afff3"/>
        <w:rPr>
          <w:rtl/>
        </w:rPr>
      </w:pPr>
      <w:r w:rsidRPr="00C35A2C">
        <w:rPr>
          <w:rtl/>
        </w:rPr>
        <w:t>אילן שהוא נוטה לרה"ר - קוצץ כדי שיהא גמל עובר ורוכבו.</w:t>
      </w:r>
    </w:p>
    <w:p w14:paraId="1729B0E5" w14:textId="12FD3E3F" w:rsidR="00AC0AF5" w:rsidRPr="00C35A2C" w:rsidRDefault="00EA30CF" w:rsidP="00DB3591">
      <w:pPr>
        <w:pStyle w:val="afff3"/>
        <w:rPr>
          <w:rtl/>
        </w:rPr>
      </w:pPr>
      <w:r>
        <w:rPr>
          <w:rStyle w:val="TanaimMishna"/>
          <w:rFonts w:hint="cs"/>
          <w:rtl/>
          <w:rPrChange w:id="20028" w:author="קלוד" w:date="2026-10-06T10:07:33Z">
            <w:rPr>
              <w:rStyle w:val="affffe"/>
              <w:rFonts w:hint="cs"/>
              <w:rtl/>
            </w:rPr>
          </w:rPrChange>
        </w:rPr>
        <w:t>ל</w:t>
      </w:r>
      <w:r w:rsidR="00AC0AF5" w:rsidRPr="00E06C76">
        <w:rPr>
          <w:rStyle w:val="TanaimMishna"/>
          <w:rtl/>
          <w:rPrChange w:id="20029" w:author="קלוד" w:date="2026-10-06T10:07:33Z">
            <w:rPr>
              <w:rStyle w:val="affffe"/>
              <w:rtl/>
            </w:rPr>
          </w:rPrChange>
        </w:rPr>
        <w:t>רבי יהודה:</w:t>
      </w:r>
      <w:r w:rsidR="00AC0AF5" w:rsidRPr="00C35A2C">
        <w:rPr>
          <w:rtl/>
        </w:rPr>
        <w:t xml:space="preserve"> גמל טעון פשתן או חבילי זמורות.</w:t>
      </w:r>
    </w:p>
    <w:p w14:paraId="3DFF4477" w14:textId="23A7EC67" w:rsidR="00AC0AF5" w:rsidRPr="001B450D" w:rsidRDefault="00EA30CF" w:rsidP="00DB3591">
      <w:pPr>
        <w:pStyle w:val="afff3"/>
        <w:rPr>
          <w:rtl/>
        </w:rPr>
      </w:pPr>
      <w:r>
        <w:rPr>
          <w:rStyle w:val="TanaimMishna"/>
          <w:rFonts w:hint="cs"/>
          <w:rtl/>
          <w:rPrChange w:id="20030" w:author="קלוד" w:date="2026-10-06T10:07:33Z">
            <w:rPr>
              <w:rStyle w:val="affffe"/>
              <w:rFonts w:hint="cs"/>
              <w:rtl/>
            </w:rPr>
          </w:rPrChange>
        </w:rPr>
        <w:t>ל</w:t>
      </w:r>
      <w:r w:rsidR="00AC0AF5" w:rsidRPr="00E06C76">
        <w:rPr>
          <w:rStyle w:val="TanaimMishna"/>
          <w:rtl/>
          <w:rPrChange w:id="20031" w:author="קלוד" w:date="2026-10-06T10:07:33Z">
            <w:rPr>
              <w:rStyle w:val="affffe"/>
              <w:rtl/>
            </w:rPr>
          </w:rPrChange>
        </w:rPr>
        <w:t>רבי שמעון:</w:t>
      </w:r>
      <w:r w:rsidR="00AC0AF5" w:rsidRPr="00C35A2C">
        <w:rPr>
          <w:rtl/>
        </w:rPr>
        <w:t xml:space="preserve"> כל האילן כנגד המשקולת, מפני הטומאה.</w:t>
      </w:r>
    </w:p>
    <w:p w14:paraId="04F2537D" w14:textId="77777777" w:rsidR="00AC0AF5" w:rsidRDefault="00AC0AF5" w:rsidP="00EA30CF">
      <w:pPr>
        <w:pStyle w:val="affff9"/>
        <w:rPr>
          <w:rtl/>
        </w:rPr>
      </w:pPr>
      <w:r w:rsidRPr="00C35A2C">
        <w:rPr>
          <w:rtl/>
        </w:rPr>
        <w:t xml:space="preserve">מהמשנה משמע דבנזקין </w:t>
      </w:r>
      <w:r>
        <w:rPr>
          <w:rtl/>
        </w:rPr>
        <w:t xml:space="preserve">אחר </w:t>
      </w:r>
      <w:r w:rsidRPr="00C35A2C">
        <w:rPr>
          <w:rtl/>
        </w:rPr>
        <w:t xml:space="preserve">אומדנא דהשתא </w:t>
      </w:r>
      <w:r>
        <w:rPr>
          <w:rtl/>
        </w:rPr>
        <w:t>הולכים</w:t>
      </w:r>
    </w:p>
    <w:p w14:paraId="26337932" w14:textId="26D1E144" w:rsidR="00E06C76" w:rsidRPr="00E06C76" w:rsidRDefault="00AC0AF5" w:rsidP="00E06C76">
      <w:pPr>
        <w:pStyle w:val="36"/>
        <w:framePr w:wrap="notBeside"/>
        <w:rPr>
          <w:rtl/>
        </w:rPr>
      </w:pPr>
      <w:r w:rsidRPr="00E06C76">
        <w:rPr>
          <w:rtl/>
        </w:rPr>
        <w:t>אר"ל:</w:t>
      </w:r>
    </w:p>
    <w:p w14:paraId="5F79961C" w14:textId="575C008D" w:rsidR="00AC0AF5" w:rsidRPr="00C35A2C" w:rsidRDefault="00AC0AF5" w:rsidP="00AC0AF5">
      <w:pPr>
        <w:rPr>
          <w:rStyle w:val="afff8"/>
          <w:rtl/>
        </w:rPr>
      </w:pPr>
      <w:r w:rsidRPr="00E06C76">
        <w:rPr>
          <w:rStyle w:val="affffe"/>
          <w:rtl/>
        </w:rPr>
        <w:t>כר"א דתנן:</w:t>
      </w:r>
      <w:r w:rsidRPr="00C35A2C">
        <w:rPr>
          <w:rFonts w:ascii="Fb Fontext" w:hAnsi="Fb Fontext"/>
          <w:rtl/>
        </w:rPr>
        <w:t xml:space="preserve"> אין עושין חלל תחת </w:t>
      </w:r>
      <w:r w:rsidR="00E06C76">
        <w:rPr>
          <w:rFonts w:ascii="Fb Fontext" w:hAnsi="Fb Fontext" w:hint="cs"/>
          <w:rtl/>
        </w:rPr>
        <w:t>רה''ר</w:t>
      </w:r>
      <w:r w:rsidRPr="00C35A2C">
        <w:rPr>
          <w:rFonts w:ascii="Fb Fontext" w:hAnsi="Fb Fontext"/>
          <w:rtl/>
        </w:rPr>
        <w:t>, בורות, שיחין ומערות.</w:t>
      </w:r>
    </w:p>
    <w:p w14:paraId="568096BF" w14:textId="77777777" w:rsidR="00AC0AF5" w:rsidRPr="00C35A2C" w:rsidRDefault="00AC0AF5" w:rsidP="00E06C76">
      <w:pPr>
        <w:rPr>
          <w:rFonts w:ascii="Fb Fontext" w:hAnsi="Fb Fontext" w:cs="Guttman Vilna"/>
          <w:b/>
          <w:bCs/>
          <w:sz w:val="32"/>
          <w:rtl/>
        </w:rPr>
      </w:pPr>
      <w:r w:rsidRPr="00E06C76">
        <w:rPr>
          <w:rStyle w:val="affffe"/>
          <w:rtl/>
        </w:rPr>
        <w:t>ור"א</w:t>
      </w:r>
      <w:r w:rsidRPr="00C35A2C">
        <w:rPr>
          <w:rFonts w:ascii="Fb Fontext" w:hAnsi="Fb Fontext"/>
          <w:sz w:val="32"/>
          <w:rtl/>
        </w:rPr>
        <w:t xml:space="preserve"> מתיר בכדי שתהא עגלה מהלכת וטעונה אבנים.</w:t>
      </w:r>
    </w:p>
    <w:p w14:paraId="5FD7552F" w14:textId="77777777" w:rsidR="00E06C76" w:rsidRPr="00E06C76" w:rsidRDefault="00AC0AF5" w:rsidP="00E06C76">
      <w:pPr>
        <w:pStyle w:val="36"/>
        <w:framePr w:wrap="notBeside"/>
        <w:rPr>
          <w:rtl/>
        </w:rPr>
      </w:pPr>
      <w:r w:rsidRPr="00E06C76">
        <w:rPr>
          <w:rtl/>
        </w:rPr>
        <w:t xml:space="preserve">רי"ו: </w:t>
      </w:r>
    </w:p>
    <w:p w14:paraId="1E2410C7" w14:textId="61FF2182" w:rsidR="00AC0AF5" w:rsidRPr="00C35A2C" w:rsidRDefault="00AC0AF5" w:rsidP="00AC0AF5">
      <w:pPr>
        <w:rPr>
          <w:rFonts w:ascii="Fb Fontext" w:hAnsi="Fb Fontext"/>
          <w:rtl/>
        </w:rPr>
      </w:pPr>
      <w:r w:rsidRPr="00E06C76">
        <w:rPr>
          <w:rStyle w:val="affffe"/>
          <w:rtl/>
        </w:rPr>
        <w:t>אפי' לרבנן</w:t>
      </w:r>
      <w:r w:rsidRPr="00C35A2C">
        <w:rPr>
          <w:rFonts w:ascii="Fb Fontext" w:hAnsi="Fb Fontext"/>
          <w:sz w:val="32"/>
          <w:rtl/>
        </w:rPr>
        <w:t xml:space="preserve"> דווקא </w:t>
      </w:r>
      <w:r w:rsidR="00E06C76">
        <w:rPr>
          <w:rFonts w:ascii="Fb Fontext" w:hAnsi="Fb Fontext" w:hint="cs"/>
          <w:sz w:val="32"/>
          <w:rtl/>
        </w:rPr>
        <w:t>ש</w:t>
      </w:r>
      <w:r w:rsidRPr="00C35A2C">
        <w:rPr>
          <w:rFonts w:ascii="Fb Fontext" w:hAnsi="Fb Fontext"/>
          <w:sz w:val="32"/>
          <w:rtl/>
        </w:rPr>
        <w:t xml:space="preserve">ם דמפחית ולאו אדעתיה, אבל </w:t>
      </w:r>
      <w:r w:rsidR="00E06C76">
        <w:rPr>
          <w:rFonts w:ascii="Fb Fontext" w:hAnsi="Fb Fontext" w:hint="cs"/>
          <w:sz w:val="32"/>
          <w:rtl/>
        </w:rPr>
        <w:t xml:space="preserve">כאן </w:t>
      </w:r>
      <w:r w:rsidRPr="00C35A2C">
        <w:rPr>
          <w:rFonts w:ascii="Fb Fontext" w:hAnsi="Fb Fontext"/>
          <w:sz w:val="32"/>
          <w:rtl/>
        </w:rPr>
        <w:t>קמא קמא</w:t>
      </w:r>
      <w:r>
        <w:rPr>
          <w:rFonts w:ascii="Fb Fontext" w:hAnsi="Fb Fontext"/>
          <w:sz w:val="32"/>
          <w:rtl/>
        </w:rPr>
        <w:t xml:space="preserve"> </w:t>
      </w:r>
      <w:r w:rsidRPr="00C35A2C">
        <w:rPr>
          <w:rFonts w:ascii="Fb Fontext" w:hAnsi="Fb Fontext"/>
          <w:sz w:val="32"/>
          <w:rtl/>
        </w:rPr>
        <w:t>קייץ ליה.</w:t>
      </w:r>
    </w:p>
    <w:p w14:paraId="07A88822" w14:textId="530EE0D4" w:rsidR="00AC0AF5" w:rsidRPr="00801934" w:rsidRDefault="00AC0AF5" w:rsidP="00E06C76">
      <w:pPr>
        <w:pStyle w:val="afffb"/>
        <w:ind w:end="0"/>
        <w:rPr>
          <w:rtl/>
        </w:rPr>
      </w:pPr>
      <w:r w:rsidRPr="00801934">
        <w:rPr>
          <w:rFonts w:hint="cs"/>
          <w:rtl/>
        </w:rPr>
        <w:t>ר</w:t>
      </w:r>
      <w:r w:rsidRPr="00801934">
        <w:rPr>
          <w:rtl/>
        </w:rPr>
        <w:t xml:space="preserve">' </w:t>
      </w:r>
      <w:r w:rsidRPr="00801934">
        <w:rPr>
          <w:rFonts w:hint="cs"/>
          <w:rtl/>
        </w:rPr>
        <w:t>יהודה</w:t>
      </w:r>
      <w:r w:rsidRPr="00801934">
        <w:rPr>
          <w:rtl/>
        </w:rPr>
        <w:t xml:space="preserve">: </w:t>
      </w:r>
      <w:r w:rsidRPr="00801934">
        <w:rPr>
          <w:rFonts w:hint="cs"/>
          <w:rtl/>
        </w:rPr>
        <w:t>גמל</w:t>
      </w:r>
      <w:r w:rsidRPr="00801934">
        <w:rPr>
          <w:rtl/>
        </w:rPr>
        <w:t xml:space="preserve"> </w:t>
      </w:r>
      <w:r w:rsidRPr="00801934">
        <w:rPr>
          <w:rFonts w:hint="cs"/>
          <w:rtl/>
        </w:rPr>
        <w:t>טעון</w:t>
      </w:r>
      <w:r w:rsidRPr="00801934">
        <w:rPr>
          <w:rtl/>
        </w:rPr>
        <w:t xml:space="preserve"> </w:t>
      </w:r>
      <w:r w:rsidRPr="00801934">
        <w:rPr>
          <w:rFonts w:hint="cs"/>
          <w:rtl/>
        </w:rPr>
        <w:t>פשתן</w:t>
      </w:r>
      <w:r w:rsidRPr="00801934">
        <w:rPr>
          <w:rtl/>
        </w:rPr>
        <w:t xml:space="preserve"> </w:t>
      </w:r>
      <w:r w:rsidRPr="00801934">
        <w:rPr>
          <w:rFonts w:hint="cs"/>
          <w:rtl/>
        </w:rPr>
        <w:t>או</w:t>
      </w:r>
      <w:r w:rsidRPr="00801934">
        <w:rPr>
          <w:rtl/>
        </w:rPr>
        <w:t xml:space="preserve"> </w:t>
      </w:r>
      <w:r w:rsidRPr="00801934">
        <w:rPr>
          <w:rFonts w:hint="cs"/>
          <w:rtl/>
        </w:rPr>
        <w:t>חבילי</w:t>
      </w:r>
      <w:r w:rsidRPr="00801934">
        <w:rPr>
          <w:rtl/>
        </w:rPr>
        <w:t xml:space="preserve"> </w:t>
      </w:r>
      <w:r w:rsidRPr="00801934">
        <w:rPr>
          <w:rFonts w:hint="cs"/>
          <w:rtl/>
        </w:rPr>
        <w:t>זמורות</w:t>
      </w:r>
      <w:r w:rsidRPr="00801934">
        <w:rPr>
          <w:rtl/>
        </w:rPr>
        <w:t>.</w:t>
      </w:r>
    </w:p>
    <w:p w14:paraId="677B34E0" w14:textId="49073FE9" w:rsidR="00AC0AF5" w:rsidRPr="00C35A2C" w:rsidRDefault="00AC0AF5" w:rsidP="00AC0AF5">
      <w:pPr>
        <w:rPr>
          <w:rFonts w:ascii="Fb Fontext" w:hAnsi="Fb Fontext" w:cs="Guttman Vilna"/>
          <w:b/>
          <w:bCs/>
          <w:sz w:val="32"/>
          <w:rtl/>
        </w:rPr>
      </w:pPr>
      <w:r w:rsidRPr="00C35A2C">
        <w:rPr>
          <w:rFonts w:ascii="Fb Fontext" w:hAnsi="Fb Fontext"/>
          <w:sz w:val="32"/>
          <w:rtl/>
        </w:rPr>
        <w:t xml:space="preserve">ושיעור דרבנן </w:t>
      </w:r>
      <w:r w:rsidR="00EA30CF">
        <w:rPr>
          <w:rFonts w:ascii="Fb Fontext" w:hAnsi="Fb Fontext" w:hint="cs"/>
          <w:sz w:val="32"/>
          <w:rtl/>
        </w:rPr>
        <w:t>גדול</w:t>
      </w:r>
      <w:r w:rsidRPr="00C35A2C">
        <w:rPr>
          <w:rFonts w:ascii="Fb Fontext" w:hAnsi="Fb Fontext"/>
          <w:sz w:val="32"/>
          <w:rtl/>
        </w:rPr>
        <w:t xml:space="preserve"> </w:t>
      </w:r>
      <w:r w:rsidR="00EA30CF">
        <w:rPr>
          <w:rStyle w:val="affffe"/>
          <w:rFonts w:hint="cs"/>
          <w:rtl/>
        </w:rPr>
        <w:t>ל</w:t>
      </w:r>
      <w:r w:rsidRPr="00E06C76">
        <w:rPr>
          <w:rStyle w:val="affffe"/>
          <w:rtl/>
        </w:rPr>
        <w:t>ר"י</w:t>
      </w:r>
      <w:r w:rsidRPr="00C35A2C">
        <w:rPr>
          <w:rFonts w:ascii="Fb Fontext" w:hAnsi="Fb Fontext"/>
          <w:sz w:val="32"/>
          <w:rtl/>
        </w:rPr>
        <w:t xml:space="preserve"> במקרה של רבנן יוכל הרוכב להתכופף</w:t>
      </w:r>
    </w:p>
    <w:p w14:paraId="61D98CCB" w14:textId="4C838D53" w:rsidR="00AC0AF5" w:rsidRPr="00801934" w:rsidRDefault="00AC0AF5" w:rsidP="00AF2FEB">
      <w:pPr>
        <w:pStyle w:val="afffb"/>
        <w:ind w:end="0"/>
        <w:rPr>
          <w:rtl/>
        </w:rPr>
      </w:pPr>
      <w:r w:rsidRPr="00801934">
        <w:rPr>
          <w:rFonts w:hint="cs"/>
          <w:rtl/>
        </w:rPr>
        <w:t>רבי</w:t>
      </w:r>
      <w:r w:rsidRPr="00801934">
        <w:rPr>
          <w:rtl/>
        </w:rPr>
        <w:t xml:space="preserve"> </w:t>
      </w:r>
      <w:r w:rsidRPr="00801934">
        <w:rPr>
          <w:rFonts w:hint="cs"/>
          <w:rtl/>
        </w:rPr>
        <w:t>שמעון</w:t>
      </w:r>
      <w:r w:rsidRPr="00801934">
        <w:rPr>
          <w:rtl/>
        </w:rPr>
        <w:t xml:space="preserve">: </w:t>
      </w:r>
      <w:r w:rsidRPr="00801934">
        <w:rPr>
          <w:rFonts w:hint="cs"/>
          <w:rtl/>
        </w:rPr>
        <w:t>כל</w:t>
      </w:r>
      <w:r w:rsidRPr="00801934">
        <w:rPr>
          <w:rtl/>
        </w:rPr>
        <w:t xml:space="preserve"> </w:t>
      </w:r>
      <w:r w:rsidRPr="00801934">
        <w:rPr>
          <w:rFonts w:hint="cs"/>
          <w:rtl/>
        </w:rPr>
        <w:t>האילן</w:t>
      </w:r>
      <w:r w:rsidRPr="00801934">
        <w:rPr>
          <w:rtl/>
        </w:rPr>
        <w:t xml:space="preserve"> </w:t>
      </w:r>
      <w:r w:rsidRPr="00801934">
        <w:rPr>
          <w:rFonts w:hint="cs"/>
          <w:rtl/>
        </w:rPr>
        <w:t>כנגד</w:t>
      </w:r>
      <w:r w:rsidRPr="00801934">
        <w:rPr>
          <w:rtl/>
        </w:rPr>
        <w:t xml:space="preserve"> </w:t>
      </w:r>
      <w:r w:rsidRPr="00801934">
        <w:rPr>
          <w:rFonts w:hint="cs"/>
          <w:rtl/>
        </w:rPr>
        <w:t>המשקולת</w:t>
      </w:r>
      <w:r w:rsidRPr="00801934">
        <w:rPr>
          <w:rtl/>
        </w:rPr>
        <w:t xml:space="preserve">, </w:t>
      </w:r>
      <w:r w:rsidRPr="00801934">
        <w:rPr>
          <w:rFonts w:hint="cs"/>
          <w:rtl/>
        </w:rPr>
        <w:t>מפני</w:t>
      </w:r>
      <w:r w:rsidRPr="00801934">
        <w:rPr>
          <w:rtl/>
        </w:rPr>
        <w:t xml:space="preserve"> </w:t>
      </w:r>
      <w:r w:rsidRPr="00801934">
        <w:rPr>
          <w:rFonts w:hint="cs"/>
          <w:rtl/>
        </w:rPr>
        <w:t>הטומאה</w:t>
      </w:r>
      <w:r w:rsidRPr="00801934">
        <w:rPr>
          <w:rtl/>
        </w:rPr>
        <w:t>.</w:t>
      </w:r>
    </w:p>
    <w:p w14:paraId="057146C6" w14:textId="77777777" w:rsidR="00E06C76" w:rsidRPr="00E06C76" w:rsidRDefault="00AC0AF5" w:rsidP="00E06C76">
      <w:pPr>
        <w:pStyle w:val="36"/>
        <w:framePr w:wrap="notBeside"/>
        <w:rPr>
          <w:rtl/>
        </w:rPr>
      </w:pPr>
      <w:r w:rsidRPr="00E06C76">
        <w:rPr>
          <w:rtl/>
        </w:rPr>
        <w:t>היינו</w:t>
      </w:r>
    </w:p>
    <w:p w14:paraId="71FB41A7" w14:textId="6A208D52" w:rsidR="00AC0AF5" w:rsidRDefault="00AC0AF5" w:rsidP="00AC0AF5">
      <w:pPr>
        <w:rPr>
          <w:rFonts w:ascii="Fb Fontext" w:hAnsi="Fb Fontext"/>
          <w:sz w:val="32"/>
          <w:rtl/>
        </w:rPr>
      </w:pPr>
      <w:r w:rsidRPr="00C35A2C">
        <w:rPr>
          <w:rFonts w:ascii="Fb Fontext" w:hAnsi="Fb Fontext"/>
          <w:sz w:val="32"/>
          <w:rtl/>
        </w:rPr>
        <w:t>מפני אוהל הטומאה, ולא מפני עורב שיביא הטומא</w:t>
      </w:r>
      <w:r>
        <w:rPr>
          <w:rFonts w:ascii="Fb Fontext" w:hAnsi="Fb Fontext" w:hint="cs"/>
          <w:sz w:val="32"/>
          <w:rtl/>
        </w:rPr>
        <w:t>ה</w:t>
      </w:r>
      <w:r w:rsidRPr="00C35A2C">
        <w:rPr>
          <w:rFonts w:ascii="Fb Fontext" w:hAnsi="Fb Fontext"/>
          <w:sz w:val="32"/>
          <w:rtl/>
        </w:rPr>
        <w:t xml:space="preserve"> וסגי בדילול ענפים </w:t>
      </w:r>
      <w:r w:rsidRPr="00E06C76">
        <w:rPr>
          <w:rStyle w:val="affffe"/>
          <w:rtl/>
        </w:rPr>
        <w:t>קמ"ל</w:t>
      </w:r>
      <w:bookmarkEnd w:id="14"/>
    </w:p>
    <w:bookmarkEnd w:id="13"/>
    <w:p w14:paraId="1670B301" w14:textId="77777777" w:rsidR="00AC0AF5" w:rsidRPr="00F97732" w:rsidRDefault="00AC0AF5" w:rsidP="00C52227">
      <w:pPr>
        <w:pStyle w:val="afff9"/>
        <w:rPr>
          <w:rStyle w:val="afff8"/>
          <w:rFonts w:cs="BA חניכי הישיבות"/>
          <w:rtl/>
        </w:rPr>
        <w:sectPr w:rsidR="00AC0AF5" w:rsidRPr="00F97732" w:rsidSect="00A04630">
          <w:headerReference w:type="even" r:id="rId8"/>
          <w:headerReference w:type="default" r:id="rId9"/>
          <w:footerReference w:type="default" r:id="rId10"/>
          <w:pgSz w:w="5103" w:h="14572"/>
          <w:pgMar w:top="567" w:right="1134" w:bottom="567" w:left="567" w:header="284" w:footer="284" w:gutter="0"/>
          <w:pgNumType w:start="1"/>
          <w:cols w:space="720"/>
          <w:bidi/>
          <w:rtlGutter/>
          <w:docGrid w:linePitch="360"/>
          <w15:footnoteColumns w:val="2"/>
        </w:sectPr>
      </w:pPr>
    </w:p>
    <w:p w14:paraId="7C8FEA0D" w14:textId="77777777" w:rsidR="00AC0AF5" w:rsidRPr="00801934" w:rsidRDefault="00AC0AF5" w:rsidP="00E06C76">
      <w:pPr>
        <w:pStyle w:val="Hadran"/>
        <w:ind w:end="0"/>
        <w:rPr>
          <w:rtl/>
        </w:rPr>
        <w:pPrChange w:id="91201" w:author="Claude" w:date="2026-10-08T08:34:53Z">
          <w:pPr>
            <w:pStyle w:val="afffb"/>
            <w:ind w:end="0"/>
            <w:rPr>
              <w:rtl/>
            </w:rPr>
          </w:pPr>
        </w:pPrChange>
      </w:pPr>
      <w:r w:rsidRPr="00801934">
        <w:rPr>
          <w:rFonts w:hint="cs"/>
          <w:rtl/>
        </w:rPr>
        <w:t>הדרן</w:t>
      </w:r>
      <w:r w:rsidRPr="00801934">
        <w:rPr>
          <w:rtl/>
        </w:rPr>
        <w:t xml:space="preserve"> </w:t>
      </w:r>
      <w:r w:rsidRPr="00801934">
        <w:rPr>
          <w:rFonts w:hint="cs"/>
          <w:rtl/>
        </w:rPr>
        <w:t>עלך</w:t>
      </w:r>
      <w:r w:rsidRPr="00801934">
        <w:rPr>
          <w:rtl/>
        </w:rPr>
        <w:t xml:space="preserve"> </w:t>
      </w:r>
      <w:r w:rsidRPr="00801934">
        <w:rPr>
          <w:rFonts w:hint="cs"/>
          <w:rtl/>
        </w:rPr>
        <w:t>לא</w:t>
      </w:r>
      <w:r w:rsidRPr="00801934">
        <w:rPr>
          <w:rtl/>
        </w:rPr>
        <w:t xml:space="preserve"> </w:t>
      </w:r>
      <w:r w:rsidRPr="00801934">
        <w:rPr>
          <w:rFonts w:hint="cs"/>
          <w:rtl/>
        </w:rPr>
        <w:t>יחפור</w:t>
      </w:r>
    </w:p>
    <w:bookmarkEnd w:id="12"/>
    <w:bookmarkEnd w:id="15"/>
    <w:p w14:paraId="3812F9DF" w14:textId="77777777" w:rsidR="00AC0AF5" w:rsidRDefault="00AC0AF5" w:rsidP="00AC0AF5">
      <w:pPr>
        <w:pStyle w:val="afff0"/>
        <w:framePr w:wrap="around"/>
        <w:spacing w:line="276" w:lineRule="auto"/>
        <w:rPr>
          <w:del w:id="41035" w:author="Claude" w:date="2026-10-07T09:24:35Z"/>
          <w:rFonts w:ascii="Fb Fontext" w:hAnsi="Fb Fontext"/>
          <w:rtl/>
        </w:rPr>
      </w:pPr>
      <w:del w:id="41034" w:author="Claude" w:date="2026-10-07T09:24:35Z">
        <w:r w:rsidRPr="00C35A2C">
          <w:rPr>
            <w:rFonts w:ascii="Fb Fontext" w:hAnsi="Fb Fontext" w:hint="cs"/>
            <w:rtl/>
          </w:rPr>
          <w:lastRenderedPageBreak/>
          <w:delText xml:space="preserve">פרק שלישי</w:delText>
        </w:r>
      </w:del>
    </w:p>
    <w:p w14:paraId="4B08B14F" w14:textId="77777777" w:rsidR="00AC0AF5" w:rsidRPr="00C35A2C" w:rsidRDefault="00AC0AF5" w:rsidP="00982F98">
      <w:pPr>
        <w:pStyle w:val="affe"/>
        <w:framePr w:wrap="around"/>
        <w:rPr>
          <w:rtl/>
        </w:rPr>
      </w:pPr>
      <w:r w:rsidRPr="00C35A2C">
        <w:rPr>
          <w:rtl/>
        </w:rPr>
        <w:t>כח.</w:t>
      </w:r>
    </w:p>
    <w:p w14:paraId="2787009D" w14:textId="77777777" w:rsidR="00AC0AF5" w:rsidRDefault="00AC0AF5" w:rsidP="00AC0AF5">
      <w:pPr>
        <w:pStyle w:val="afff1"/>
        <w:framePr w:wrap="around"/>
        <w:spacing w:line="276" w:lineRule="auto"/>
        <w:rPr>
          <w:del w:id="41037" w:author="Claude" w:date="2026-10-07T09:24:35Z"/>
          <w:rStyle w:val="afff8"/>
          <w:rtl/>
        </w:rPr>
      </w:pPr>
      <w:del w:id="41036" w:author="Claude" w:date="2026-10-07T09:24:35Z">
        <w:r w:rsidRPr="00C35A2C">
          <w:rPr>
            <w:rStyle w:val="afff8"/>
            <w:rFonts w:hint="cs"/>
            <w:rtl/>
          </w:rPr>
          <w:delText xml:space="preserve">חזקת</w:delText>
        </w:r>
      </w:del>
    </w:p>
    <w:p w14:paraId="012F4382" w14:textId="77777777" w:rsidR="00AC0AF5" w:rsidRDefault="00AC0AF5" w:rsidP="00AC0AF5">
      <w:pPr>
        <w:pStyle w:val="afff1"/>
        <w:framePr w:wrap="around"/>
        <w:spacing w:line="276" w:lineRule="auto"/>
        <w:rPr>
          <w:rStyle w:val="afff8"/>
          <w:rtl/>
        </w:rPr>
      </w:pPr>
      <w:r w:rsidRPr="00C35A2C">
        <w:rPr>
          <w:rStyle w:val="afff8"/>
          <w:rFonts w:hint="cs"/>
          <w:rtl/>
        </w:rPr>
        <w:t>כח.- סא.</w:t>
      </w:r>
    </w:p>
    <w:p w14:paraId="0D3D75BF" w14:textId="77777777" w:rsidR="00AC0AF5" w:rsidRDefault="00AC0AF5" w:rsidP="00AC0AF5">
      <w:pPr>
        <w:pStyle w:val="afff2"/>
        <w:framePr w:wrap="around"/>
        <w:spacing w:after="0" w:line="276" w:lineRule="auto"/>
        <w:rPr>
          <w:rStyle w:val="afff8"/>
          <w:rtl/>
        </w:rPr>
      </w:pPr>
      <w:r w:rsidRPr="00C35A2C">
        <w:rPr>
          <w:rStyle w:val="afff8"/>
          <w:rFonts w:hint="cs"/>
          <w:rtl/>
        </w:rPr>
        <w:t>כח.- סא.</w:t>
      </w:r>
    </w:p>
    <w:p>
      <w:pPr>
        <w:pStyle w:val="PetichatPerek"/>
        <w:rPr>
          <w:ins w:id="41033" w:author="Claude" w:date="2026-10-07T09:24:35Z"/>
        </w:rPr>
      </w:pPr>
      <w:ins w:id="41032" w:author="Claude" w:date="2026-10-07T09:24:35Z">
        <w:r>
          <w:rPr>
            <w:rFonts w:ascii="Fb Fontext" w:hAnsi="Fb Fontext" w:hint="cs"/>
            <w:rtl/>
          </w:rPr>
          <w:t xml:space="preserve">פרק שלישי</w:t>
        </w:r>
        <w:r>
          <w:rPr>
            <w:rFonts w:ascii="Fb Fontext" w:hAnsi="Fb Fontext" w:hint="cs"/>
            <w:rtl/>
          </w:rPr>
          <w:t xml:space="preserve"> - </w:t>
        </w:r>
        <w:r>
          <w:rPr>
            <w:rStyle w:val="afff8"/>
            <w:rFonts w:hint="cs"/>
            <w:rtl/>
          </w:rPr>
          <w:t xml:space="preserve">חזקת</w:t>
        </w:r>
      </w:ins>
    </w:p>
    <w:p w14:paraId="09DAD79D" w14:textId="77777777" w:rsidR="00AC0AF5" w:rsidRPr="00060FE1" w:rsidRDefault="00AC0AF5" w:rsidP="00060FE1">
      <w:pPr>
        <w:pStyle w:val="affffb"/>
        <w:framePr w:wrap="around"/>
        <w:rPr>
          <w:rtl/>
        </w:rPr>
      </w:pPr>
      <w:bookmarkStart w:id="16" w:name="_Hlk172626477"/>
      <w:del w:id="20246" w:author="קלוד" w:date="2026-10-06T10:07:33Z">
        <w:r>
          <w:rPr>
            <w:rtl/>
          </w:rPr>
          <w:delText xml:space="preserve">מתני'.</w:delText>
        </w:r>
      </w:del>
      <w:ins w:id="20247" w:author="קלוד" w:date="2026-10-06T10:07:33Z">
        <w:r>
          <w:rPr>
            <w:rtl/>
          </w:rPr>
          <w:t xml:space="preserve">משנה א</w:t>
        </w:r>
      </w:ins>
    </w:p>
    <w:p w14:paraId="2B8E5BFE" w14:textId="77777777" w:rsidR="00AC0AF5" w:rsidRPr="00060FE1" w:rsidRDefault="00AC0AF5" w:rsidP="00DB3591">
      <w:pPr>
        <w:pStyle w:val="afff3"/>
        <w:rPr>
          <w:rtl/>
        </w:rPr>
      </w:pPr>
      <w:r w:rsidRPr="00DB3591">
        <w:rPr>
          <w:rFonts w:cs="BA TM • Vilna Extra-Bold"/>
          <w:bCs/>
          <w:rtl/>
        </w:rPr>
        <w:t>חזקת הבתים,</w:t>
      </w:r>
      <w:r w:rsidRPr="00060FE1">
        <w:rPr>
          <w:rtl/>
        </w:rPr>
        <w:t xml:space="preserve"> והבורות, והשיחין, והמערות, והשובכות, והמרחצאות, ובית הבדין, ובית השלחין, והעבדים, וכל שהוא עושה פירות תדיר - חזקתן שלש שנים מיום ליום, </w:t>
      </w:r>
    </w:p>
    <w:p w14:paraId="0F6BF914" w14:textId="77777777" w:rsidR="00AC0AF5" w:rsidRPr="00060FE1" w:rsidRDefault="00AC0AF5" w:rsidP="00DB3591">
      <w:pPr>
        <w:pStyle w:val="afff3"/>
        <w:rPr>
          <w:rtl/>
        </w:rPr>
      </w:pPr>
      <w:r w:rsidRPr="00060FE1">
        <w:rPr>
          <w:rFonts w:hint="cs"/>
          <w:rtl/>
        </w:rPr>
        <w:t xml:space="preserve"> </w:t>
      </w:r>
      <w:r w:rsidRPr="00060FE1">
        <w:rPr>
          <w:rFonts w:hint="cs"/>
          <w:rtl/>
        </w:rPr>
        <w:tab/>
      </w:r>
      <w:r w:rsidRPr="00060FE1">
        <w:rPr>
          <w:rtl/>
        </w:rPr>
        <w:t>שדה הבעל - חזקתה שלש שנים ואינן מיום ליום.</w:t>
      </w:r>
    </w:p>
    <w:p w14:paraId="3C3F2F46" w14:textId="5A3C1E53" w:rsidR="00AC0AF5" w:rsidRPr="00060FE1" w:rsidRDefault="00AC0AF5" w:rsidP="00DB3591">
      <w:pPr>
        <w:pStyle w:val="afff3"/>
        <w:rPr>
          <w:rtl/>
        </w:rPr>
      </w:pPr>
      <w:r w:rsidRPr="00060FE1">
        <w:rPr>
          <w:rStyle w:val="TanaimMishna"/>
          <w:rtl/>
          <w:rPrChange w:id="20032" w:author="קלוד" w:date="2026-10-06T10:07:33Z">
            <w:rPr>
              <w:rStyle w:val="affffe"/>
              <w:rtl/>
            </w:rPr>
          </w:rPrChange>
        </w:rPr>
        <w:t>ר' ישמעאל:</w:t>
      </w:r>
      <w:r w:rsidRPr="00060FE1">
        <w:rPr>
          <w:rtl/>
        </w:rPr>
        <w:t xml:space="preserve"> ג' חדשים בראשונה, ג' באחרונה, ו</w:t>
      </w:r>
      <w:r w:rsidRPr="00060FE1">
        <w:rPr>
          <w:rFonts w:hint="cs"/>
          <w:rtl/>
        </w:rPr>
        <w:t>י</w:t>
      </w:r>
      <w:r w:rsidRPr="00060FE1">
        <w:rPr>
          <w:rtl/>
        </w:rPr>
        <w:t>"</w:t>
      </w:r>
      <w:r w:rsidRPr="00060FE1">
        <w:rPr>
          <w:rFonts w:hint="cs"/>
          <w:rtl/>
        </w:rPr>
        <w:t>ב</w:t>
      </w:r>
      <w:r w:rsidRPr="00060FE1">
        <w:rPr>
          <w:rtl/>
        </w:rPr>
        <w:t xml:space="preserve"> חדש באמצע - הרי י"ח חדש.</w:t>
      </w:r>
    </w:p>
    <w:p w14:paraId="5F0558B2" w14:textId="515E598C" w:rsidR="00AC0AF5" w:rsidRPr="00060FE1" w:rsidRDefault="00AC0AF5" w:rsidP="00DB3591">
      <w:pPr>
        <w:pStyle w:val="afff3"/>
        <w:rPr>
          <w:rtl/>
        </w:rPr>
      </w:pPr>
      <w:r w:rsidRPr="00060FE1">
        <w:rPr>
          <w:rStyle w:val="TanaimMishna"/>
          <w:rtl/>
          <w:rPrChange w:id="20033" w:author="קלוד" w:date="2026-10-06T10:07:33Z">
            <w:rPr>
              <w:rStyle w:val="affffe"/>
              <w:rtl/>
            </w:rPr>
          </w:rPrChange>
        </w:rPr>
        <w:t>ר"ע:</w:t>
      </w:r>
      <w:r w:rsidRPr="00060FE1">
        <w:rPr>
          <w:rtl/>
        </w:rPr>
        <w:t xml:space="preserve"> חדש בראשונה, וחדש באחרונה, וי"ב חדש באמצע הרי י"ד חדש.</w:t>
      </w:r>
    </w:p>
    <w:p w14:paraId="0F865EA1" w14:textId="580E0747" w:rsidR="00AC0AF5" w:rsidRDefault="00AC0AF5" w:rsidP="00DB3591">
      <w:pPr>
        <w:pStyle w:val="afff3"/>
        <w:rPr>
          <w:rtl/>
        </w:rPr>
      </w:pPr>
      <w:r w:rsidRPr="00060FE1">
        <w:rPr>
          <w:rStyle w:val="TanaimMishna"/>
          <w:rtl/>
          <w:rPrChange w:id="20034" w:author="קלוד" w:date="2026-10-06T10:07:33Z">
            <w:rPr>
              <w:rStyle w:val="affffe"/>
              <w:rtl/>
            </w:rPr>
          </w:rPrChange>
        </w:rPr>
        <w:t>א"ר ישמעאל:</w:t>
      </w:r>
      <w:r w:rsidRPr="00060FE1">
        <w:rPr>
          <w:rtl/>
        </w:rPr>
        <w:t xml:space="preserve"> בד"א בשדה לבן,</w:t>
      </w:r>
      <w:r w:rsidR="00060FE1">
        <w:rPr>
          <w:rFonts w:hint="cs"/>
          <w:rtl/>
        </w:rPr>
        <w:t xml:space="preserve"> </w:t>
      </w:r>
      <w:r w:rsidRPr="00DB3591">
        <w:rPr>
          <w:rFonts w:cs="BA TM • Vilna Extra-Bold"/>
          <w:bCs/>
          <w:rtl/>
        </w:rPr>
        <w:t>אבל בשדה אילן</w:t>
      </w:r>
      <w:r w:rsidRPr="00060FE1">
        <w:rPr>
          <w:rtl/>
        </w:rPr>
        <w:t>, כנס את תבואתו ומסק את זיתיו כנס את קייצו הרי אלו ג' שנים.</w:t>
      </w:r>
    </w:p>
    <w:p w14:paraId="513C8922" w14:textId="27B25B32" w:rsidR="00060FE1" w:rsidRPr="00060FE1" w:rsidRDefault="00060FE1" w:rsidP="00060FE1">
      <w:pPr>
        <w:pStyle w:val="affff9"/>
        <w:rPr>
          <w:rtl/>
        </w:rPr>
      </w:pPr>
      <w:r w:rsidRPr="00C35A2C">
        <w:rPr>
          <w:rtl/>
        </w:rPr>
        <w:t>מנין לחזקה ג</w:t>
      </w:r>
      <w:r w:rsidRPr="00F10693">
        <w:rPr>
          <w:rtl/>
        </w:rPr>
        <w:t xml:space="preserve">' </w:t>
      </w:r>
      <w:r w:rsidRPr="00C35A2C">
        <w:rPr>
          <w:rtl/>
        </w:rPr>
        <w:t>שנים</w:t>
      </w:r>
    </w:p>
    <w:p w14:paraId="2A006AAF" w14:textId="77777777" w:rsidR="00060FE1" w:rsidRPr="00060FE1" w:rsidRDefault="00AC0AF5" w:rsidP="00060FE1">
      <w:pPr>
        <w:pStyle w:val="36"/>
        <w:framePr w:wrap="notBeside"/>
        <w:rPr>
          <w:rtl/>
        </w:rPr>
      </w:pPr>
      <w:r w:rsidRPr="00060FE1">
        <w:rPr>
          <w:rtl/>
        </w:rPr>
        <w:t>ר</w:t>
      </w:r>
      <w:r w:rsidRPr="00060FE1">
        <w:rPr>
          <w:rFonts w:hint="cs"/>
          <w:rtl/>
        </w:rPr>
        <w:t>י</w:t>
      </w:r>
      <w:r w:rsidRPr="00060FE1">
        <w:rPr>
          <w:rtl/>
        </w:rPr>
        <w:t>"</w:t>
      </w:r>
      <w:r w:rsidRPr="00060FE1">
        <w:rPr>
          <w:rFonts w:hint="cs"/>
          <w:rtl/>
        </w:rPr>
        <w:t>ו:</w:t>
      </w:r>
    </w:p>
    <w:p w14:paraId="2F3A8EE6" w14:textId="10D46E02" w:rsidR="00AC0AF5" w:rsidRPr="009F34D0" w:rsidRDefault="00AC0AF5" w:rsidP="00060FE1">
      <w:pPr>
        <w:rPr>
          <w:rFonts w:ascii="Fb Fontext" w:hAnsi="Fb Fontext"/>
          <w:spacing w:val="-2"/>
          <w:rtl/>
        </w:rPr>
      </w:pPr>
      <w:r w:rsidRPr="00060FE1">
        <w:rPr>
          <w:rStyle w:val="affffe"/>
          <w:rtl/>
        </w:rPr>
        <w:t>שמעתי מהולכי אושא</w:t>
      </w:r>
      <w:r w:rsidRPr="00C35A2C">
        <w:rPr>
          <w:rFonts w:ascii="Fb Fontext" w:hAnsi="Fb Fontext"/>
          <w:sz w:val="32"/>
          <w:rtl/>
        </w:rPr>
        <w:t>: משור המועד,</w:t>
      </w:r>
      <w:r w:rsidR="00060FE1">
        <w:rPr>
          <w:rFonts w:ascii="Fb Fontext" w:hAnsi="Fb Fontext" w:hint="cs"/>
          <w:rtl/>
        </w:rPr>
        <w:t xml:space="preserve"> </w:t>
      </w:r>
      <w:r w:rsidRPr="00C35A2C">
        <w:rPr>
          <w:rFonts w:ascii="Fb Fontext" w:hAnsi="Fb Fontext" w:hint="cs"/>
          <w:rtl/>
        </w:rPr>
        <w:t>דב</w:t>
      </w:r>
      <w:r w:rsidRPr="00C35A2C">
        <w:rPr>
          <w:rFonts w:ascii="Fb Fontext" w:hAnsi="Fb Fontext"/>
          <w:rtl/>
        </w:rPr>
        <w:t>ג</w:t>
      </w:r>
      <w:r w:rsidRPr="00F10693">
        <w:rPr>
          <w:rtl/>
        </w:rPr>
        <w:t xml:space="preserve">' </w:t>
      </w:r>
      <w:r w:rsidRPr="00C35A2C">
        <w:rPr>
          <w:rFonts w:ascii="Fb Fontext" w:hAnsi="Fb Fontext"/>
          <w:rtl/>
        </w:rPr>
        <w:t xml:space="preserve">נגיחות </w:t>
      </w:r>
      <w:r>
        <w:rPr>
          <w:rFonts w:ascii="Fb Fontext" w:hAnsi="Fb Fontext"/>
          <w:rtl/>
        </w:rPr>
        <w:t xml:space="preserve">יצא </w:t>
      </w:r>
      <w:r w:rsidRPr="00C35A2C">
        <w:rPr>
          <w:rFonts w:ascii="Fb Fontext" w:hAnsi="Fb Fontext"/>
          <w:rtl/>
        </w:rPr>
        <w:t xml:space="preserve">מחזקת תם </w:t>
      </w:r>
      <w:r w:rsidRPr="009F34D0">
        <w:rPr>
          <w:rFonts w:ascii="Fb Fontext" w:hAnsi="Fb Fontext" w:hint="cs"/>
          <w:spacing w:val="-2"/>
          <w:rtl/>
        </w:rPr>
        <w:t>ל</w:t>
      </w:r>
      <w:r w:rsidRPr="009F34D0">
        <w:rPr>
          <w:rFonts w:ascii="Fb Fontext" w:hAnsi="Fb Fontext"/>
          <w:spacing w:val="-2"/>
          <w:rtl/>
        </w:rPr>
        <w:t xml:space="preserve">חזקת מועד, </w:t>
      </w:r>
      <w:r w:rsidRPr="009F34D0">
        <w:rPr>
          <w:rStyle w:val="affffe"/>
          <w:spacing w:val="-2"/>
          <w:rtl/>
        </w:rPr>
        <w:t>ה"נ</w:t>
      </w:r>
      <w:r w:rsidRPr="009F34D0">
        <w:rPr>
          <w:rFonts w:ascii="Fb Fontext" w:hAnsi="Fb Fontext"/>
          <w:spacing w:val="-2"/>
          <w:rtl/>
        </w:rPr>
        <w:t xml:space="preserve"> כיון </w:t>
      </w:r>
      <w:r w:rsidRPr="009F34D0">
        <w:rPr>
          <w:rFonts w:ascii="Fb Fontext" w:hAnsi="Fb Fontext" w:hint="cs"/>
          <w:spacing w:val="-2"/>
          <w:rtl/>
        </w:rPr>
        <w:t>דאכל ג</w:t>
      </w:r>
      <w:r w:rsidRPr="009F34D0">
        <w:rPr>
          <w:rFonts w:hint="cs"/>
          <w:spacing w:val="-2"/>
          <w:rtl/>
        </w:rPr>
        <w:t>'ש</w:t>
      </w:r>
      <w:r w:rsidRPr="009F34D0">
        <w:rPr>
          <w:rFonts w:ascii="Fb Fontext" w:hAnsi="Fb Fontext" w:hint="cs"/>
          <w:spacing w:val="-2"/>
          <w:rtl/>
        </w:rPr>
        <w:t xml:space="preserve"> יצא מרשות מוכר לרשות לוקח</w:t>
      </w:r>
    </w:p>
    <w:p w14:paraId="5F2CF96E" w14:textId="77777777" w:rsidR="00060FE1" w:rsidRPr="00060FE1" w:rsidRDefault="00AC0AF5" w:rsidP="00060FE1">
      <w:pPr>
        <w:pStyle w:val="36"/>
        <w:framePr w:wrap="notBeside"/>
        <w:rPr>
          <w:rtl/>
        </w:rPr>
      </w:pPr>
      <w:r w:rsidRPr="00060FE1">
        <w:rPr>
          <w:rFonts w:hint="cs"/>
          <w:rtl/>
        </w:rPr>
        <w:t>ולא אמרי'</w:t>
      </w:r>
    </w:p>
    <w:p w14:paraId="7488E67E" w14:textId="1F8F9E41" w:rsidR="00AC0AF5" w:rsidRPr="006765C4" w:rsidRDefault="00AC0AF5" w:rsidP="00AC0AF5">
      <w:pPr>
        <w:rPr>
          <w:rFonts w:ascii="Fb Fontext" w:hAnsi="Fb Fontext"/>
          <w:spacing w:val="-4"/>
          <w:rtl/>
        </w:rPr>
      </w:pPr>
      <w:r w:rsidRPr="006765C4">
        <w:rPr>
          <w:rFonts w:ascii="Fb Fontext" w:hAnsi="Fb Fontext" w:hint="cs"/>
          <w:spacing w:val="-4"/>
          <w:rtl/>
        </w:rPr>
        <w:t>דעד נגיחה רביעית לא מחייב דשם מועד מיד אחר ג</w:t>
      </w:r>
      <w:r w:rsidRPr="00F10693">
        <w:rPr>
          <w:rFonts w:hint="cs"/>
          <w:rtl/>
        </w:rPr>
        <w:t xml:space="preserve">' </w:t>
      </w:r>
      <w:r w:rsidRPr="006765C4">
        <w:rPr>
          <w:rFonts w:ascii="Fb Fontext" w:hAnsi="Fb Fontext" w:hint="cs"/>
          <w:spacing w:val="-4"/>
          <w:rtl/>
        </w:rPr>
        <w:t>נגיחות וה</w:t>
      </w:r>
      <w:r w:rsidRPr="006765C4">
        <w:rPr>
          <w:rFonts w:ascii="Fb Fontext" w:hAnsi="Fb Fontext"/>
          <w:spacing w:val="-4"/>
          <w:rtl/>
        </w:rPr>
        <w:t>"</w:t>
      </w:r>
      <w:r w:rsidRPr="006765C4">
        <w:rPr>
          <w:rFonts w:ascii="Fb Fontext" w:hAnsi="Fb Fontext" w:hint="cs"/>
          <w:spacing w:val="-4"/>
          <w:rtl/>
        </w:rPr>
        <w:t>נ שם בעלים אחר ג</w:t>
      </w:r>
      <w:r w:rsidRPr="006765C4">
        <w:rPr>
          <w:rFonts w:ascii="Fb Fontext" w:hAnsi="Fb Fontext"/>
          <w:spacing w:val="-4"/>
          <w:rtl/>
        </w:rPr>
        <w:t>"</w:t>
      </w:r>
      <w:r w:rsidRPr="006765C4">
        <w:rPr>
          <w:rFonts w:ascii="Fb Fontext" w:hAnsi="Fb Fontext" w:hint="cs"/>
          <w:spacing w:val="-4"/>
          <w:rtl/>
        </w:rPr>
        <w:t>ש</w:t>
      </w:r>
    </w:p>
    <w:p w14:paraId="42FF60EA" w14:textId="77777777" w:rsidR="00AC0AF5" w:rsidRPr="00C35A2C" w:rsidRDefault="00AC0AF5" w:rsidP="00982F98">
      <w:pPr>
        <w:pStyle w:val="affe"/>
        <w:framePr w:wrap="around"/>
        <w:rPr>
          <w:rtl/>
        </w:rPr>
      </w:pPr>
      <w:r w:rsidRPr="00C35A2C">
        <w:rPr>
          <w:rtl/>
        </w:rPr>
        <w:t>כח:</w:t>
      </w:r>
    </w:p>
    <w:p w14:paraId="6D0DD077" w14:textId="13B6B59D" w:rsidR="00060FE1" w:rsidRPr="00060FE1" w:rsidRDefault="00060FE1" w:rsidP="00060FE1">
      <w:pPr>
        <w:pStyle w:val="36"/>
        <w:framePr w:wrap="notBeside"/>
        <w:rPr>
          <w:rtl/>
        </w:rPr>
      </w:pPr>
      <w:r>
        <w:rPr>
          <w:rFonts w:hint="cs"/>
          <w:rtl/>
        </w:rPr>
        <w:t>והך:</w:t>
      </w:r>
      <w:r w:rsidR="00AC0AF5" w:rsidRPr="00060FE1">
        <w:rPr>
          <w:rtl/>
        </w:rPr>
        <w:t xml:space="preserve"> </w:t>
      </w:r>
    </w:p>
    <w:p w14:paraId="5A35D5A3" w14:textId="76AC6E85" w:rsidR="00AC0AF5" w:rsidRPr="006765C4" w:rsidRDefault="00060FE1" w:rsidP="00AC0AF5">
      <w:pPr>
        <w:rPr>
          <w:rFonts w:ascii="Fb Fontext" w:hAnsi="Fb Fontext"/>
          <w:spacing w:val="-4"/>
          <w:rtl/>
        </w:rPr>
      </w:pPr>
      <w:r>
        <w:rPr>
          <w:rFonts w:ascii="Fb Fontext" w:hAnsi="Fb Fontext" w:hint="cs"/>
          <w:spacing w:val="-4"/>
          <w:rtl/>
        </w:rPr>
        <w:t>ד</w:t>
      </w:r>
      <w:r w:rsidR="00AC0AF5" w:rsidRPr="006765C4">
        <w:rPr>
          <w:rFonts w:ascii="Fb Fontext" w:hAnsi="Fb Fontext"/>
          <w:spacing w:val="-4"/>
          <w:rtl/>
        </w:rPr>
        <w:t>חזקה שאין עמה טענה אינה חזקה!</w:t>
      </w:r>
      <w:r>
        <w:rPr>
          <w:rFonts w:ascii="Fb Fontext" w:hAnsi="Fb Fontext" w:hint="cs"/>
          <w:spacing w:val="-4"/>
          <w:rtl/>
        </w:rPr>
        <w:t>- דאם הוא לא טוען אנו לא נטען לו</w:t>
      </w:r>
    </w:p>
    <w:p w14:paraId="50F79DA1" w14:textId="780A23D6" w:rsidR="00060FE1" w:rsidRPr="00060FE1" w:rsidRDefault="00AC0AF5" w:rsidP="00060FE1">
      <w:pPr>
        <w:pStyle w:val="36"/>
        <w:framePr w:wrap="notBeside"/>
        <w:rPr>
          <w:rtl/>
        </w:rPr>
      </w:pPr>
      <w:r w:rsidRPr="00060FE1">
        <w:rPr>
          <w:rFonts w:hint="cs"/>
          <w:rtl/>
        </w:rPr>
        <w:t xml:space="preserve">ולא </w:t>
      </w:r>
      <w:r w:rsidR="00060FE1">
        <w:rPr>
          <w:rFonts w:hint="cs"/>
          <w:rtl/>
        </w:rPr>
        <w:t xml:space="preserve">צריך </w:t>
      </w:r>
    </w:p>
    <w:p w14:paraId="7D559681" w14:textId="6DE65CE9" w:rsidR="00AC0AF5" w:rsidRPr="006765C4" w:rsidRDefault="00060FE1" w:rsidP="00060FE1">
      <w:pPr>
        <w:rPr>
          <w:rFonts w:ascii="Fb Fontext" w:hAnsi="Fb Fontext"/>
          <w:spacing w:val="-2"/>
          <w:rtl/>
        </w:rPr>
      </w:pPr>
      <w:r>
        <w:rPr>
          <w:rFonts w:ascii="Fb Fontext" w:hAnsi="Fb Fontext" w:hint="cs"/>
          <w:spacing w:val="-2"/>
          <w:rtl/>
        </w:rPr>
        <w:t xml:space="preserve">שיהא בפניו כבשור המועד </w:t>
      </w:r>
      <w:r w:rsidR="00AC0AF5" w:rsidRPr="00060FE1">
        <w:rPr>
          <w:rStyle w:val="affff8"/>
          <w:rFonts w:hint="cs"/>
          <w:rtl/>
        </w:rPr>
        <w:t>והועד בבעליו</w:t>
      </w:r>
      <w:r>
        <w:rPr>
          <w:rFonts w:ascii="Fb Fontext" w:hAnsi="Fb Fontext" w:hint="cs"/>
          <w:spacing w:val="-2"/>
          <w:rtl/>
        </w:rPr>
        <w:t xml:space="preserve"> - ש</w:t>
      </w:r>
      <w:r w:rsidR="00AC0AF5" w:rsidRPr="006765C4">
        <w:rPr>
          <w:rFonts w:ascii="Fb Fontext" w:hAnsi="Fb Fontext" w:hint="cs"/>
          <w:spacing w:val="-2"/>
          <w:rtl/>
        </w:rPr>
        <w:t xml:space="preserve">במחאה </w:t>
      </w:r>
      <w:r>
        <w:rPr>
          <w:rFonts w:ascii="Fb Fontext" w:hAnsi="Fb Fontext" w:hint="cs"/>
          <w:spacing w:val="-2"/>
          <w:rtl/>
        </w:rPr>
        <w:t>יש לחברך חבר..</w:t>
      </w:r>
    </w:p>
    <w:p w14:paraId="6ADBFD12" w14:textId="77777777" w:rsidR="00060FE1" w:rsidRPr="00060FE1" w:rsidRDefault="00AC0AF5" w:rsidP="00060FE1">
      <w:pPr>
        <w:pStyle w:val="36"/>
        <w:framePr w:wrap="notBeside"/>
        <w:rPr>
          <w:rtl/>
        </w:rPr>
      </w:pPr>
      <w:r w:rsidRPr="00060FE1">
        <w:rPr>
          <w:rtl/>
        </w:rPr>
        <w:t>ולר"מ</w:t>
      </w:r>
      <w:r w:rsidRPr="00060FE1">
        <w:rPr>
          <w:rFonts w:hint="cs"/>
          <w:rtl/>
        </w:rPr>
        <w:t>:</w:t>
      </w:r>
    </w:p>
    <w:p w14:paraId="3F7F38DE" w14:textId="77777777" w:rsidR="009F34D0" w:rsidRDefault="00AC0AF5" w:rsidP="009F34D0">
      <w:pPr>
        <w:rPr>
          <w:rFonts w:ascii="Fb Fontext" w:hAnsi="Fb Fontext"/>
          <w:spacing w:val="-4"/>
          <w:sz w:val="32"/>
          <w:rtl/>
        </w:rPr>
      </w:pPr>
      <w:r w:rsidRPr="006765C4">
        <w:rPr>
          <w:rFonts w:ascii="Fb Fontext" w:hAnsi="Fb Fontext"/>
          <w:spacing w:val="-4"/>
          <w:sz w:val="32"/>
          <w:rtl/>
        </w:rPr>
        <w:t>דריחק נגיחותיו</w:t>
      </w:r>
      <w:r w:rsidRPr="006765C4">
        <w:rPr>
          <w:rFonts w:ascii="Fb Fontext" w:hAnsi="Fb Fontext" w:hint="cs"/>
          <w:spacing w:val="-4"/>
          <w:sz w:val="32"/>
          <w:rtl/>
        </w:rPr>
        <w:t xml:space="preserve"> חייב</w:t>
      </w:r>
      <w:r w:rsidRPr="006765C4">
        <w:rPr>
          <w:rFonts w:ascii="Fb Fontext" w:hAnsi="Fb Fontext"/>
          <w:spacing w:val="-4"/>
          <w:sz w:val="32"/>
          <w:rtl/>
        </w:rPr>
        <w:t xml:space="preserve"> </w:t>
      </w:r>
      <w:r w:rsidRPr="006765C4">
        <w:rPr>
          <w:rFonts w:ascii="Fb Fontext" w:hAnsi="Fb Fontext" w:hint="cs"/>
          <w:spacing w:val="-4"/>
          <w:sz w:val="32"/>
          <w:rtl/>
        </w:rPr>
        <w:t>כ</w:t>
      </w:r>
      <w:r w:rsidRPr="006765C4">
        <w:rPr>
          <w:rFonts w:ascii="Fb Fontext" w:hAnsi="Fb Fontext"/>
          <w:spacing w:val="-4"/>
          <w:sz w:val="32"/>
          <w:rtl/>
        </w:rPr>
        <w:t>"</w:t>
      </w:r>
      <w:r w:rsidRPr="006765C4">
        <w:rPr>
          <w:rFonts w:ascii="Fb Fontext" w:hAnsi="Fb Fontext" w:hint="cs"/>
          <w:spacing w:val="-4"/>
          <w:sz w:val="32"/>
          <w:rtl/>
        </w:rPr>
        <w:t xml:space="preserve">ש </w:t>
      </w:r>
      <w:r w:rsidRPr="006765C4">
        <w:rPr>
          <w:rFonts w:ascii="Fb Fontext" w:hAnsi="Fb Fontext"/>
          <w:spacing w:val="-4"/>
          <w:sz w:val="32"/>
          <w:rtl/>
        </w:rPr>
        <w:t>קירב נגיחותיו</w:t>
      </w:r>
      <w:r w:rsidR="009F34D0">
        <w:rPr>
          <w:rFonts w:ascii="Fb Fontext" w:hAnsi="Fb Fontext" w:hint="cs"/>
          <w:spacing w:val="-4"/>
          <w:sz w:val="32"/>
          <w:rtl/>
        </w:rPr>
        <w:t>,</w:t>
      </w:r>
      <w:r w:rsidRPr="006765C4">
        <w:rPr>
          <w:rFonts w:ascii="Fb Fontext" w:hAnsi="Fb Fontext"/>
          <w:spacing w:val="-4"/>
          <w:sz w:val="32"/>
          <w:rtl/>
        </w:rPr>
        <w:t xml:space="preserve"> </w:t>
      </w:r>
      <w:r w:rsidR="009F34D0">
        <w:rPr>
          <w:rFonts w:ascii="Fb Fontext" w:hAnsi="Fb Fontext" w:hint="cs"/>
          <w:spacing w:val="-4"/>
          <w:sz w:val="32"/>
          <w:rtl/>
        </w:rPr>
        <w:t xml:space="preserve">אף </w:t>
      </w:r>
      <w:r w:rsidRPr="006765C4">
        <w:rPr>
          <w:rFonts w:ascii="Fb Fontext" w:hAnsi="Fb Fontext" w:hint="cs"/>
          <w:spacing w:val="-4"/>
          <w:sz w:val="32"/>
          <w:rtl/>
        </w:rPr>
        <w:t>באכלה ג</w:t>
      </w:r>
      <w:r w:rsidRPr="00F10693">
        <w:rPr>
          <w:rFonts w:hint="cs"/>
          <w:rtl/>
        </w:rPr>
        <w:t xml:space="preserve">' </w:t>
      </w:r>
      <w:r w:rsidRPr="006765C4">
        <w:rPr>
          <w:rFonts w:ascii="Fb Fontext" w:hAnsi="Fb Fontext" w:hint="cs"/>
          <w:spacing w:val="-4"/>
          <w:sz w:val="32"/>
          <w:rtl/>
        </w:rPr>
        <w:t xml:space="preserve">פירי </w:t>
      </w:r>
      <w:r w:rsidR="009F34D0">
        <w:rPr>
          <w:rFonts w:ascii="Fb Fontext" w:hAnsi="Fb Fontext" w:hint="cs"/>
          <w:spacing w:val="-4"/>
          <w:sz w:val="32"/>
          <w:rtl/>
        </w:rPr>
        <w:t xml:space="preserve">ביום אחד </w:t>
      </w:r>
      <w:r w:rsidRPr="006765C4">
        <w:rPr>
          <w:rFonts w:ascii="Fb Fontext" w:hAnsi="Fb Fontext" w:hint="cs"/>
          <w:spacing w:val="-4"/>
          <w:sz w:val="32"/>
          <w:rtl/>
        </w:rPr>
        <w:t xml:space="preserve">כתאנה </w:t>
      </w:r>
      <w:r w:rsidR="009F34D0">
        <w:rPr>
          <w:rFonts w:ascii="Fb Fontext" w:hAnsi="Fb Fontext" w:hint="cs"/>
          <w:spacing w:val="-4"/>
          <w:sz w:val="32"/>
          <w:rtl/>
        </w:rPr>
        <w:t xml:space="preserve">לא תהא </w:t>
      </w:r>
      <w:r w:rsidRPr="006765C4">
        <w:rPr>
          <w:rFonts w:ascii="Fb Fontext" w:hAnsi="Fb Fontext" w:hint="cs"/>
          <w:spacing w:val="-4"/>
          <w:sz w:val="32"/>
          <w:rtl/>
        </w:rPr>
        <w:t>חזקה</w:t>
      </w:r>
      <w:r w:rsidR="009F34D0">
        <w:rPr>
          <w:rFonts w:ascii="Fb Fontext" w:hAnsi="Fb Fontext" w:hint="cs"/>
          <w:spacing w:val="-4"/>
          <w:sz w:val="32"/>
          <w:rtl/>
        </w:rPr>
        <w:t xml:space="preserve"> </w:t>
      </w:r>
    </w:p>
    <w:p w14:paraId="60A785FE" w14:textId="77777777" w:rsidR="009F34D0" w:rsidRPr="009F34D0" w:rsidRDefault="009F34D0" w:rsidP="009F34D0">
      <w:pPr>
        <w:pStyle w:val="36"/>
        <w:framePr w:wrap="notBeside"/>
        <w:rPr>
          <w:rtl/>
        </w:rPr>
      </w:pPr>
      <w:r w:rsidRPr="009F34D0">
        <w:rPr>
          <w:rFonts w:hint="cs"/>
          <w:rtl/>
        </w:rPr>
        <w:t>-</w:t>
      </w:r>
    </w:p>
    <w:p w14:paraId="1A16B2AC" w14:textId="01E803D0" w:rsidR="009F34D0" w:rsidRPr="009F34D0" w:rsidRDefault="009F34D0" w:rsidP="009F34D0">
      <w:pPr>
        <w:rPr>
          <w:rtl/>
        </w:rPr>
      </w:pPr>
      <w:r>
        <w:rPr>
          <w:rFonts w:ascii="Fb Fontext" w:hAnsi="Fb Fontext" w:hint="cs"/>
          <w:spacing w:val="-4"/>
          <w:sz w:val="32"/>
          <w:rtl/>
        </w:rPr>
        <w:t>דבעי דומיא דשור המועד שאין את הפרי האחר</w:t>
      </w:r>
    </w:p>
    <w:p w14:paraId="09345783" w14:textId="77777777" w:rsidR="009F34D0" w:rsidRPr="009F34D0" w:rsidRDefault="009F34D0" w:rsidP="009F34D0">
      <w:pPr>
        <w:pStyle w:val="36"/>
        <w:framePr w:wrap="notBeside"/>
        <w:rPr>
          <w:rtl/>
        </w:rPr>
      </w:pPr>
      <w:r w:rsidRPr="009F34D0">
        <w:rPr>
          <w:rFonts w:hint="cs"/>
          <w:rtl/>
        </w:rPr>
        <w:t>-</w:t>
      </w:r>
    </w:p>
    <w:p w14:paraId="1423BE6E" w14:textId="532A3AE7" w:rsidR="00AC0AF5" w:rsidRDefault="00AC0AF5" w:rsidP="00AC0AF5">
      <w:pPr>
        <w:rPr>
          <w:rFonts w:ascii="Fb Fontext" w:hAnsi="Fb Fontext"/>
          <w:sz w:val="32"/>
          <w:rtl/>
        </w:rPr>
      </w:pPr>
      <w:r w:rsidRPr="00C35A2C">
        <w:rPr>
          <w:rFonts w:ascii="Fb Fontext" w:hAnsi="Fb Fontext" w:hint="cs"/>
          <w:sz w:val="32"/>
          <w:rtl/>
        </w:rPr>
        <w:t>ואכלה ג</w:t>
      </w:r>
      <w:r w:rsidRPr="00F10693">
        <w:rPr>
          <w:rFonts w:hint="cs"/>
          <w:rtl/>
        </w:rPr>
        <w:t xml:space="preserve">' </w:t>
      </w:r>
      <w:r w:rsidRPr="00C35A2C">
        <w:rPr>
          <w:rFonts w:ascii="Fb Fontext" w:hAnsi="Fb Fontext" w:hint="cs"/>
          <w:sz w:val="32"/>
          <w:rtl/>
        </w:rPr>
        <w:t>פירי ביום אחד כצלף לא יהי</w:t>
      </w:r>
      <w:r w:rsidRPr="00F10693">
        <w:rPr>
          <w:rFonts w:hint="cs"/>
          <w:rtl/>
        </w:rPr>
        <w:t xml:space="preserve">' </w:t>
      </w:r>
      <w:r w:rsidRPr="00C35A2C">
        <w:rPr>
          <w:rFonts w:ascii="Fb Fontext" w:hAnsi="Fb Fontext" w:hint="cs"/>
          <w:sz w:val="32"/>
          <w:rtl/>
        </w:rPr>
        <w:t>חזקה - דהפרי נמצא אלא שהוא לא גמור</w:t>
      </w:r>
    </w:p>
    <w:p w14:paraId="732D6D5D" w14:textId="77777777" w:rsidR="009F34D0" w:rsidRPr="009F34D0" w:rsidRDefault="009F34D0" w:rsidP="009F34D0">
      <w:pPr>
        <w:pStyle w:val="36"/>
        <w:framePr w:wrap="notBeside"/>
        <w:rPr>
          <w:rtl/>
        </w:rPr>
      </w:pPr>
      <w:r w:rsidRPr="009F34D0">
        <w:rPr>
          <w:rFonts w:hint="cs"/>
          <w:rtl/>
        </w:rPr>
        <w:t>-</w:t>
      </w:r>
    </w:p>
    <w:p w14:paraId="3A4D3DAE" w14:textId="55D21770" w:rsidR="00AC0AF5" w:rsidRDefault="00AC0AF5" w:rsidP="00AC0AF5">
      <w:pPr>
        <w:rPr>
          <w:rFonts w:ascii="Fb Fontext" w:hAnsi="Fb Fontext"/>
          <w:rtl/>
        </w:rPr>
      </w:pPr>
      <w:r w:rsidRPr="00C35A2C">
        <w:rPr>
          <w:rFonts w:ascii="Fb Fontext" w:hAnsi="Fb Fontext" w:hint="cs"/>
          <w:rtl/>
        </w:rPr>
        <w:t>ואכלה ג</w:t>
      </w:r>
      <w:r w:rsidRPr="00F10693">
        <w:rPr>
          <w:rFonts w:hint="cs"/>
          <w:rtl/>
        </w:rPr>
        <w:t xml:space="preserve">' </w:t>
      </w:r>
      <w:r w:rsidRPr="00C35A2C">
        <w:rPr>
          <w:rFonts w:ascii="Fb Fontext" w:hAnsi="Fb Fontext" w:hint="cs"/>
          <w:rtl/>
        </w:rPr>
        <w:t>פירי בל</w:t>
      </w:r>
      <w:r w:rsidRPr="00F10693">
        <w:rPr>
          <w:rFonts w:hint="cs"/>
          <w:rtl/>
        </w:rPr>
        <w:t xml:space="preserve">' </w:t>
      </w:r>
      <w:r w:rsidRPr="00C35A2C">
        <w:rPr>
          <w:rFonts w:ascii="Fb Fontext" w:hAnsi="Fb Fontext" w:hint="cs"/>
          <w:rtl/>
        </w:rPr>
        <w:t>יום כ</w:t>
      </w:r>
      <w:r w:rsidRPr="00C35A2C">
        <w:rPr>
          <w:rFonts w:ascii="Fb Fontext" w:hAnsi="Fb Fontext"/>
          <w:rtl/>
        </w:rPr>
        <w:t xml:space="preserve">אספסתא, </w:t>
      </w:r>
      <w:r w:rsidRPr="00C35A2C">
        <w:rPr>
          <w:rFonts w:ascii="Fb Fontext" w:hAnsi="Fb Fontext" w:hint="cs"/>
          <w:rtl/>
        </w:rPr>
        <w:t>לא יהי חזקה דבקדיח ואכלה משמט הוא ואכיל</w:t>
      </w:r>
    </w:p>
    <w:p w14:paraId="22334F1E" w14:textId="77777777" w:rsidR="009F34D0" w:rsidRPr="009F34D0" w:rsidRDefault="009F34D0" w:rsidP="009F34D0">
      <w:pPr>
        <w:pStyle w:val="36"/>
        <w:framePr w:wrap="notBeside"/>
        <w:rPr>
          <w:rtl/>
        </w:rPr>
      </w:pPr>
      <w:r w:rsidRPr="009F34D0">
        <w:rPr>
          <w:rFonts w:hint="cs"/>
          <w:rtl/>
        </w:rPr>
        <w:t>-</w:t>
      </w:r>
    </w:p>
    <w:p w14:paraId="40440D22" w14:textId="34725BAA" w:rsidR="00AC0AF5" w:rsidRDefault="009F34D0" w:rsidP="00AC0AF5">
      <w:pPr>
        <w:rPr>
          <w:rFonts w:ascii="Fb Fontext" w:hAnsi="Fb Fontext"/>
          <w:rtl/>
        </w:rPr>
      </w:pPr>
      <w:r>
        <w:rPr>
          <w:rFonts w:ascii="Fb Fontext" w:hAnsi="Fb Fontext" w:hint="cs"/>
          <w:rtl/>
        </w:rPr>
        <w:t xml:space="preserve"> </w:t>
      </w:r>
      <w:r w:rsidR="00AC0AF5" w:rsidRPr="00C35A2C">
        <w:rPr>
          <w:rFonts w:ascii="Fb Fontext" w:hAnsi="Fb Fontext" w:hint="cs"/>
          <w:rtl/>
        </w:rPr>
        <w:t>ואכלה ג</w:t>
      </w:r>
      <w:r w:rsidR="00AC0AF5" w:rsidRPr="00F10693">
        <w:rPr>
          <w:rFonts w:hint="cs"/>
          <w:rtl/>
        </w:rPr>
        <w:t xml:space="preserve">' </w:t>
      </w:r>
      <w:r w:rsidR="00AC0AF5" w:rsidRPr="00C35A2C">
        <w:rPr>
          <w:rFonts w:ascii="Fb Fontext" w:hAnsi="Fb Fontext"/>
          <w:rtl/>
        </w:rPr>
        <w:t>פירי ב</w:t>
      </w:r>
      <w:r w:rsidR="00AC0AF5" w:rsidRPr="00C35A2C">
        <w:rPr>
          <w:rFonts w:ascii="Fb Fontext" w:hAnsi="Fb Fontext" w:hint="cs"/>
          <w:rtl/>
        </w:rPr>
        <w:t>ג</w:t>
      </w:r>
      <w:r w:rsidR="00AC0AF5" w:rsidRPr="00F10693">
        <w:rPr>
          <w:rFonts w:hint="cs"/>
          <w:rtl/>
        </w:rPr>
        <w:t xml:space="preserve">' </w:t>
      </w:r>
      <w:r w:rsidR="00AC0AF5" w:rsidRPr="00C35A2C">
        <w:rPr>
          <w:rFonts w:ascii="Fb Fontext" w:hAnsi="Fb Fontext" w:hint="cs"/>
          <w:rtl/>
        </w:rPr>
        <w:t>חודשים כ</w:t>
      </w:r>
      <w:r w:rsidR="00AC0AF5" w:rsidRPr="00C35A2C">
        <w:rPr>
          <w:rFonts w:ascii="Fb Fontext" w:hAnsi="Fb Fontext"/>
          <w:rtl/>
        </w:rPr>
        <w:t xml:space="preserve">אספסתא, </w:t>
      </w:r>
      <w:r w:rsidR="00AC0AF5" w:rsidRPr="00C35A2C">
        <w:rPr>
          <w:rFonts w:ascii="Fb Fontext" w:hAnsi="Fb Fontext" w:hint="cs"/>
          <w:rtl/>
        </w:rPr>
        <w:t>י</w:t>
      </w:r>
      <w:r w:rsidR="00AC0AF5" w:rsidRPr="00C35A2C">
        <w:rPr>
          <w:rFonts w:ascii="Fb Fontext" w:hAnsi="Fb Fontext"/>
          <w:rtl/>
        </w:rPr>
        <w:t>ה</w:t>
      </w:r>
      <w:r w:rsidR="00AC0AF5" w:rsidRPr="00C35A2C">
        <w:rPr>
          <w:rFonts w:ascii="Fb Fontext" w:hAnsi="Fb Fontext" w:hint="cs"/>
          <w:rtl/>
        </w:rPr>
        <w:t>י חזקה</w:t>
      </w:r>
    </w:p>
    <w:p w14:paraId="6889F90A" w14:textId="77777777" w:rsidR="009F34D0" w:rsidRPr="009F34D0" w:rsidRDefault="00AC0AF5" w:rsidP="009F34D0">
      <w:pPr>
        <w:pStyle w:val="36"/>
        <w:framePr w:wrap="notBeside"/>
        <w:rPr>
          <w:rtl/>
        </w:rPr>
      </w:pPr>
      <w:r w:rsidRPr="009F34D0">
        <w:rPr>
          <w:rFonts w:hint="cs"/>
          <w:rtl/>
        </w:rPr>
        <w:t>וה</w:t>
      </w:r>
      <w:r w:rsidRPr="009F34D0">
        <w:rPr>
          <w:rtl/>
        </w:rPr>
        <w:t>"</w:t>
      </w:r>
      <w:r w:rsidRPr="009F34D0">
        <w:rPr>
          <w:rFonts w:hint="cs"/>
          <w:rtl/>
        </w:rPr>
        <w:t>נ</w:t>
      </w:r>
    </w:p>
    <w:p w14:paraId="0DB8B1CA" w14:textId="6CD113D9" w:rsidR="00AC0AF5" w:rsidRDefault="00AC0AF5" w:rsidP="00AC0AF5">
      <w:pPr>
        <w:rPr>
          <w:rFonts w:ascii="Fb Fontext" w:hAnsi="Fb Fontext"/>
          <w:rtl/>
        </w:rPr>
      </w:pPr>
      <w:r w:rsidRPr="00C35A2C">
        <w:rPr>
          <w:rFonts w:ascii="Fb Fontext" w:hAnsi="Fb Fontext" w:hint="cs"/>
          <w:rtl/>
        </w:rPr>
        <w:t xml:space="preserve">דהולכי אושא </w:t>
      </w:r>
      <w:r w:rsidRPr="009F34D0">
        <w:rPr>
          <w:rStyle w:val="affffe"/>
          <w:rFonts w:hint="cs"/>
          <w:rtl/>
        </w:rPr>
        <w:t>זה רי</w:t>
      </w:r>
      <w:r w:rsidRPr="009F34D0">
        <w:rPr>
          <w:rStyle w:val="affffe"/>
          <w:rtl/>
        </w:rPr>
        <w:t>"</w:t>
      </w:r>
      <w:r w:rsidRPr="009F34D0">
        <w:rPr>
          <w:rStyle w:val="affffe"/>
          <w:rFonts w:hint="cs"/>
          <w:rtl/>
        </w:rPr>
        <w:t>ש</w:t>
      </w:r>
      <w:r w:rsidRPr="00C35A2C">
        <w:rPr>
          <w:rFonts w:ascii="Fb Fontext" w:hAnsi="Fb Fontext" w:hint="cs"/>
          <w:rtl/>
        </w:rPr>
        <w:t xml:space="preserve"> דהוא אומר ד</w:t>
      </w:r>
      <w:r w:rsidRPr="00C35A2C">
        <w:rPr>
          <w:rFonts w:ascii="Fb Fontext" w:hAnsi="Fb Fontext"/>
          <w:rtl/>
        </w:rPr>
        <w:t>בד"א - בשדה הלבן, אבל בשדה אילן, כנס את תבואתו ומסק את זיתיו וכנס את קייצו - הרי אלו ג</w:t>
      </w:r>
      <w:r w:rsidRPr="00F10693">
        <w:rPr>
          <w:rtl/>
        </w:rPr>
        <w:t xml:space="preserve">' </w:t>
      </w:r>
      <w:r w:rsidRPr="00C35A2C">
        <w:rPr>
          <w:rFonts w:ascii="Fb Fontext" w:hAnsi="Fb Fontext"/>
          <w:rtl/>
        </w:rPr>
        <w:t>שנים.</w:t>
      </w:r>
    </w:p>
    <w:p w14:paraId="30655F97" w14:textId="76473978" w:rsidR="009F34D0" w:rsidRPr="00C35A2C" w:rsidRDefault="009F34D0" w:rsidP="009F34D0">
      <w:pPr>
        <w:pStyle w:val="affff9"/>
        <w:rPr>
          <w:rFonts w:cs="Guttman Vilna"/>
          <w:rtl/>
        </w:rPr>
      </w:pPr>
      <w:r>
        <w:rPr>
          <w:rFonts w:hint="cs"/>
          <w:rtl/>
        </w:rPr>
        <w:t>המקור לחז</w:t>
      </w:r>
      <w:r w:rsidR="000D1B0D">
        <w:rPr>
          <w:rFonts w:hint="cs"/>
          <w:rtl/>
        </w:rPr>
        <w:t>ק</w:t>
      </w:r>
      <w:r>
        <w:rPr>
          <w:rFonts w:hint="cs"/>
          <w:rtl/>
        </w:rPr>
        <w:t xml:space="preserve">ה לפי רבנן </w:t>
      </w:r>
    </w:p>
    <w:p w14:paraId="5EA07C75" w14:textId="5630D6E8" w:rsidR="009F34D0" w:rsidRPr="009F34D0" w:rsidRDefault="009F34D0" w:rsidP="009F34D0">
      <w:pPr>
        <w:pStyle w:val="36"/>
        <w:framePr w:wrap="notBeside"/>
        <w:rPr>
          <w:rtl/>
        </w:rPr>
      </w:pPr>
      <w:r>
        <w:rPr>
          <w:rFonts w:hint="cs"/>
          <w:rtl/>
        </w:rPr>
        <w:t>א. מרב יוסף:</w:t>
      </w:r>
      <w:r w:rsidR="00AC0AF5" w:rsidRPr="009F34D0">
        <w:rPr>
          <w:rtl/>
        </w:rPr>
        <w:t xml:space="preserve"> </w:t>
      </w:r>
    </w:p>
    <w:p w14:paraId="01893D19" w14:textId="36C26654" w:rsidR="00AC0AF5" w:rsidRPr="006765C4" w:rsidRDefault="00AC0AF5" w:rsidP="00AC0AF5">
      <w:pPr>
        <w:rPr>
          <w:rFonts w:ascii="Fb Fontext" w:hAnsi="Fb Fontext"/>
          <w:spacing w:val="-4"/>
          <w:rtl/>
        </w:rPr>
      </w:pPr>
      <w:r w:rsidRPr="009F34D0">
        <w:rPr>
          <w:rStyle w:val="affff8"/>
          <w:rFonts w:hint="cs"/>
          <w:rtl/>
        </w:rPr>
        <w:t>'</w:t>
      </w:r>
      <w:r w:rsidRPr="009F34D0">
        <w:rPr>
          <w:rStyle w:val="affff8"/>
          <w:rtl/>
        </w:rPr>
        <w:t>שדות בכסף יקנו וכתוב בספר וחתום</w:t>
      </w:r>
      <w:r w:rsidRPr="009F34D0">
        <w:rPr>
          <w:rStyle w:val="affff8"/>
          <w:rFonts w:hint="cs"/>
          <w:rtl/>
        </w:rPr>
        <w:t>'</w:t>
      </w:r>
      <w:r w:rsidRPr="009F34D0">
        <w:rPr>
          <w:rStyle w:val="affff8"/>
          <w:rtl/>
        </w:rPr>
        <w:t>,</w:t>
      </w:r>
      <w:r w:rsidRPr="006765C4">
        <w:rPr>
          <w:rFonts w:ascii="Fb Fontext" w:hAnsi="Fb Fontext"/>
          <w:spacing w:val="-4"/>
          <w:rtl/>
        </w:rPr>
        <w:t xml:space="preserve"> שהרי נביא עומד בעשר ומזהיר על אחת עשרה.</w:t>
      </w:r>
    </w:p>
    <w:p w14:paraId="2C012447" w14:textId="77777777" w:rsidR="009F34D0" w:rsidRPr="009F34D0" w:rsidRDefault="00AC0AF5" w:rsidP="009F34D0">
      <w:pPr>
        <w:pStyle w:val="36"/>
        <w:framePr w:wrap="notBeside"/>
        <w:rPr>
          <w:rtl/>
        </w:rPr>
      </w:pPr>
      <w:r w:rsidRPr="009F34D0">
        <w:rPr>
          <w:rFonts w:hint="cs"/>
          <w:rtl/>
        </w:rPr>
        <w:t>ודחאו אביי</w:t>
      </w:r>
    </w:p>
    <w:p w14:paraId="08F989BB" w14:textId="78B2FE64" w:rsidR="00AC0AF5" w:rsidRPr="00C35A2C" w:rsidRDefault="00AC0AF5" w:rsidP="00AC0AF5">
      <w:pPr>
        <w:rPr>
          <w:rFonts w:ascii="Fb Fontext" w:hAnsi="Fb Fontext"/>
          <w:rtl/>
        </w:rPr>
      </w:pPr>
      <w:r w:rsidRPr="00C35A2C">
        <w:rPr>
          <w:rFonts w:ascii="Fb Fontext" w:hAnsi="Fb Fontext"/>
          <w:sz w:val="32"/>
          <w:rtl/>
        </w:rPr>
        <w:t>התם עצה טובה קמ"ל</w:t>
      </w:r>
      <w:r w:rsidRPr="00C35A2C">
        <w:rPr>
          <w:rFonts w:ascii="Fb Fontext" w:hAnsi="Fb Fontext" w:hint="cs"/>
          <w:sz w:val="32"/>
          <w:rtl/>
        </w:rPr>
        <w:t xml:space="preserve"> כהך ד</w:t>
      </w:r>
      <w:r w:rsidRPr="003E46DD">
        <w:rPr>
          <w:rStyle w:val="affff8"/>
          <w:rtl/>
        </w:rPr>
        <w:t>בנו בתים ושבו ונטעו גנות ואכלו את פרין</w:t>
      </w:r>
    </w:p>
    <w:p w14:paraId="68256D66" w14:textId="77777777" w:rsidR="00AC0AF5" w:rsidRPr="00C35A2C" w:rsidRDefault="00AC0AF5" w:rsidP="00AC0AF5">
      <w:pPr>
        <w:rPr>
          <w:rFonts w:ascii="Fb Fontext" w:hAnsi="Fb Fontext" w:cs="Guttman Vilna"/>
          <w:b/>
          <w:bCs/>
          <w:rtl/>
        </w:rPr>
      </w:pPr>
      <w:r w:rsidRPr="00C35A2C">
        <w:rPr>
          <w:rFonts w:ascii="Fb Fontext" w:hAnsi="Fb Fontext" w:hint="cs"/>
          <w:rtl/>
        </w:rPr>
        <w:t xml:space="preserve">וכן </w:t>
      </w:r>
      <w:r w:rsidRPr="00F10693">
        <w:rPr>
          <w:rFonts w:hint="cs"/>
          <w:rtl/>
        </w:rPr>
        <w:t>'</w:t>
      </w:r>
      <w:r w:rsidRPr="00F10693">
        <w:rPr>
          <w:rtl/>
        </w:rPr>
        <w:t>ו</w:t>
      </w:r>
      <w:r w:rsidRPr="003E46DD">
        <w:rPr>
          <w:rStyle w:val="affff8"/>
          <w:rtl/>
        </w:rPr>
        <w:t>נתתם בכלי חרש למען יעמדו ימים רבים</w:t>
      </w:r>
    </w:p>
    <w:p w14:paraId="7EE2DCAC" w14:textId="77777777" w:rsidR="00AC0AF5" w:rsidRDefault="00AC0AF5" w:rsidP="00982F98">
      <w:pPr>
        <w:pStyle w:val="affe"/>
        <w:framePr w:wrap="around"/>
        <w:rPr>
          <w:rtl/>
        </w:rPr>
      </w:pPr>
      <w:r w:rsidRPr="00C35A2C">
        <w:rPr>
          <w:rFonts w:hint="cs"/>
          <w:rtl/>
        </w:rPr>
        <w:t>כט.</w:t>
      </w:r>
    </w:p>
    <w:p w14:paraId="497B094A" w14:textId="77777777" w:rsidR="009F34D0" w:rsidRPr="009F34D0" w:rsidRDefault="00AC0AF5" w:rsidP="009F34D0">
      <w:pPr>
        <w:pStyle w:val="36"/>
        <w:framePr w:wrap="notBeside"/>
        <w:rPr>
          <w:rtl/>
        </w:rPr>
      </w:pPr>
      <w:r w:rsidRPr="009F34D0">
        <w:rPr>
          <w:rFonts w:hint="cs"/>
          <w:rtl/>
        </w:rPr>
        <w:t xml:space="preserve">ב. </w:t>
      </w:r>
      <w:r w:rsidRPr="009F34D0">
        <w:rPr>
          <w:rtl/>
        </w:rPr>
        <w:t>רבא:</w:t>
      </w:r>
    </w:p>
    <w:p w14:paraId="6038A952" w14:textId="6CE5A3E2" w:rsidR="00AC0AF5" w:rsidRPr="00C35A2C" w:rsidRDefault="00AC0AF5" w:rsidP="00AC0AF5">
      <w:pPr>
        <w:rPr>
          <w:rFonts w:ascii="Fb Fontext" w:hAnsi="Fb Fontext"/>
          <w:rtl/>
        </w:rPr>
      </w:pPr>
      <w:r w:rsidRPr="00C35A2C">
        <w:rPr>
          <w:rFonts w:ascii="Fb Fontext" w:hAnsi="Fb Fontext"/>
          <w:sz w:val="32"/>
          <w:rtl/>
        </w:rPr>
        <w:t>ש</w:t>
      </w:r>
      <w:r w:rsidRPr="00C35A2C">
        <w:rPr>
          <w:rFonts w:ascii="Fb Fontext" w:hAnsi="Fb Fontext" w:hint="cs"/>
          <w:sz w:val="32"/>
          <w:rtl/>
        </w:rPr>
        <w:t>נה ראשונה ושנייה מוחל אדם ולא שלוש</w:t>
      </w:r>
    </w:p>
    <w:p w14:paraId="17C726F8" w14:textId="77777777" w:rsidR="009F34D0" w:rsidRPr="009F34D0" w:rsidRDefault="00AC0AF5" w:rsidP="009F34D0">
      <w:pPr>
        <w:pStyle w:val="36"/>
        <w:framePr w:wrap="notBeside"/>
        <w:rPr>
          <w:rtl/>
        </w:rPr>
      </w:pPr>
      <w:r w:rsidRPr="009F34D0">
        <w:rPr>
          <w:rFonts w:hint="cs"/>
          <w:rtl/>
        </w:rPr>
        <w:t xml:space="preserve">דחאו </w:t>
      </w:r>
      <w:r w:rsidRPr="009F34D0">
        <w:rPr>
          <w:rtl/>
        </w:rPr>
        <w:t>אביי:</w:t>
      </w:r>
    </w:p>
    <w:p w14:paraId="78C48BEC" w14:textId="4340017D" w:rsidR="00AC0AF5" w:rsidRPr="009F34D0" w:rsidRDefault="009F34D0" w:rsidP="00AC0AF5">
      <w:pPr>
        <w:rPr>
          <w:rStyle w:val="afffff0"/>
          <w:rtl/>
        </w:rPr>
      </w:pPr>
      <w:r>
        <w:rPr>
          <w:rFonts w:ascii="Fb Fontext" w:hAnsi="Fb Fontext" w:hint="cs"/>
          <w:rtl/>
        </w:rPr>
        <w:t xml:space="preserve">שא''כ </w:t>
      </w:r>
      <w:r w:rsidR="00AC0AF5" w:rsidRPr="00C35A2C">
        <w:rPr>
          <w:rFonts w:ascii="Fb Fontext" w:hAnsi="Fb Fontext" w:hint="cs"/>
          <w:rtl/>
        </w:rPr>
        <w:t xml:space="preserve">תחזור הקרקע בלי הפירות  </w:t>
      </w:r>
      <w:r w:rsidR="00AC0AF5" w:rsidRPr="009F34D0">
        <w:rPr>
          <w:rStyle w:val="afffff0"/>
          <w:rFonts w:hint="cs"/>
          <w:rtl/>
        </w:rPr>
        <w:t>[ור'נ' אמר שחוזרת עם הפירי]</w:t>
      </w:r>
    </w:p>
    <w:p w14:paraId="5AEA34D2" w14:textId="77777777" w:rsidR="009F34D0" w:rsidRPr="009F34D0" w:rsidRDefault="00AC0AF5" w:rsidP="009F34D0">
      <w:pPr>
        <w:pStyle w:val="36"/>
        <w:framePr w:wrap="notBeside"/>
        <w:rPr>
          <w:rtl/>
        </w:rPr>
      </w:pPr>
      <w:r w:rsidRPr="009F34D0">
        <w:rPr>
          <w:rFonts w:hint="cs"/>
          <w:rtl/>
        </w:rPr>
        <w:t>ג. א</w:t>
      </w:r>
      <w:r w:rsidRPr="009F34D0">
        <w:rPr>
          <w:rtl/>
        </w:rPr>
        <w:t>לא</w:t>
      </w:r>
      <w:r w:rsidRPr="009F34D0">
        <w:rPr>
          <w:rFonts w:hint="cs"/>
          <w:rtl/>
        </w:rPr>
        <w:t xml:space="preserve"> ל</w:t>
      </w:r>
      <w:r w:rsidRPr="009F34D0">
        <w:rPr>
          <w:rtl/>
        </w:rPr>
        <w:t>רבא:</w:t>
      </w:r>
    </w:p>
    <w:p w14:paraId="2738D479" w14:textId="15B0D8C7" w:rsidR="00AC0AF5" w:rsidRDefault="00AC0AF5" w:rsidP="00AC0AF5">
      <w:pPr>
        <w:rPr>
          <w:rFonts w:ascii="Fb Fontext" w:hAnsi="Fb Fontext"/>
          <w:rtl/>
        </w:rPr>
      </w:pPr>
      <w:r w:rsidRPr="00C35A2C">
        <w:rPr>
          <w:rFonts w:ascii="Fb Fontext" w:hAnsi="Fb Fontext"/>
          <w:rtl/>
        </w:rPr>
        <w:t>ש</w:t>
      </w:r>
      <w:r w:rsidRPr="00C35A2C">
        <w:rPr>
          <w:rFonts w:ascii="Fb Fontext" w:hAnsi="Fb Fontext" w:hint="cs"/>
          <w:rtl/>
        </w:rPr>
        <w:t>נה ראשונה ושניה אדם לא מקפיד, שלישית מקפיד</w:t>
      </w:r>
    </w:p>
    <w:p w14:paraId="2F07463B" w14:textId="77777777" w:rsidR="009F34D0" w:rsidRPr="009F34D0" w:rsidRDefault="00AC0AF5" w:rsidP="009F34D0">
      <w:pPr>
        <w:pStyle w:val="36"/>
        <w:framePr w:wrap="notBeside"/>
        <w:rPr>
          <w:rtl/>
        </w:rPr>
      </w:pPr>
      <w:r w:rsidRPr="009F34D0">
        <w:rPr>
          <w:rFonts w:hint="cs"/>
          <w:rtl/>
        </w:rPr>
        <w:t xml:space="preserve">ודחאו </w:t>
      </w:r>
      <w:r w:rsidRPr="009F34D0">
        <w:rPr>
          <w:rtl/>
        </w:rPr>
        <w:t>אביי:</w:t>
      </w:r>
    </w:p>
    <w:p w14:paraId="4A3BE39F" w14:textId="029B4577" w:rsidR="00AC0AF5" w:rsidRDefault="00AC0AF5" w:rsidP="0079610A">
      <w:pPr>
        <w:spacing w:after="60"/>
        <w:rPr>
          <w:rFonts w:ascii="Fb Fontext" w:hAnsi="Fb Fontext"/>
          <w:rtl/>
        </w:rPr>
      </w:pPr>
      <w:r w:rsidRPr="00C35A2C">
        <w:rPr>
          <w:rFonts w:ascii="Fb Fontext" w:hAnsi="Fb Fontext" w:hint="cs"/>
          <w:rtl/>
        </w:rPr>
        <w:t>ד</w:t>
      </w:r>
      <w:r w:rsidRPr="00C35A2C">
        <w:rPr>
          <w:rFonts w:ascii="Fb Fontext" w:hAnsi="Fb Fontext"/>
          <w:rtl/>
        </w:rPr>
        <w:t xml:space="preserve">הני דבי בר אלישיב דקפדי אפילו אמאן דחליף אמיצרא דידהו, </w:t>
      </w:r>
      <w:r w:rsidRPr="00C35A2C">
        <w:rPr>
          <w:rFonts w:ascii="Fb Fontext" w:hAnsi="Fb Fontext" w:hint="cs"/>
          <w:rtl/>
        </w:rPr>
        <w:t>אי לאלתר יהי</w:t>
      </w:r>
      <w:r w:rsidRPr="00F10693">
        <w:rPr>
          <w:rFonts w:hint="cs"/>
          <w:rtl/>
        </w:rPr>
        <w:t xml:space="preserve">' </w:t>
      </w:r>
      <w:r w:rsidRPr="00C35A2C">
        <w:rPr>
          <w:rFonts w:ascii="Fb Fontext" w:hAnsi="Fb Fontext" w:hint="cs"/>
          <w:rtl/>
        </w:rPr>
        <w:t xml:space="preserve">חזקה - </w:t>
      </w:r>
      <w:r w:rsidRPr="00C35A2C">
        <w:rPr>
          <w:rFonts w:ascii="Fb Fontext" w:hAnsi="Fb Fontext"/>
          <w:rtl/>
        </w:rPr>
        <w:t>א"כ, נתת דבריך לשיעורין!</w:t>
      </w:r>
    </w:p>
    <w:bookmarkEnd w:id="16"/>
    <w:p w14:paraId="6F3213E5" w14:textId="77777777" w:rsidR="000D1B0D" w:rsidRDefault="000D1B0D" w:rsidP="000D1B0D">
      <w:pPr>
        <w:pStyle w:val="affff9"/>
        <w:rPr>
          <w:rtl/>
        </w:rPr>
      </w:pPr>
      <w:r>
        <w:rPr>
          <w:rFonts w:hint="cs"/>
          <w:rtl/>
        </w:rPr>
        <w:t>למעשה: המקור לחזקת ג' שנים</w:t>
      </w:r>
    </w:p>
    <w:p w14:paraId="6F32206A" w14:textId="77777777" w:rsidR="000D1B0D" w:rsidRPr="009F34D0" w:rsidRDefault="000D1B0D" w:rsidP="000D1B0D">
      <w:pPr>
        <w:pStyle w:val="36"/>
        <w:framePr w:wrap="notBeside"/>
        <w:rPr>
          <w:rtl/>
        </w:rPr>
      </w:pPr>
      <w:r w:rsidRPr="009F34D0">
        <w:rPr>
          <w:rFonts w:hint="cs"/>
          <w:rtl/>
        </w:rPr>
        <w:t xml:space="preserve">ד. </w:t>
      </w:r>
      <w:r w:rsidRPr="009F34D0">
        <w:rPr>
          <w:rtl/>
        </w:rPr>
        <w:t xml:space="preserve">אלא </w:t>
      </w:r>
      <w:r w:rsidRPr="009F34D0">
        <w:rPr>
          <w:rFonts w:hint="cs"/>
          <w:rtl/>
        </w:rPr>
        <w:t>ל</w:t>
      </w:r>
      <w:r w:rsidRPr="009F34D0">
        <w:rPr>
          <w:rtl/>
        </w:rPr>
        <w:t>רבא:</w:t>
      </w:r>
    </w:p>
    <w:p w14:paraId="711275D2" w14:textId="77777777" w:rsidR="000D1B0D" w:rsidRDefault="000D1B0D" w:rsidP="000D1B0D">
      <w:pPr>
        <w:rPr>
          <w:rFonts w:ascii="Fb Fontext" w:hAnsi="Fb Fontext"/>
          <w:rtl/>
        </w:rPr>
      </w:pPr>
      <w:r w:rsidRPr="00C35A2C">
        <w:rPr>
          <w:rFonts w:ascii="Fb Fontext" w:hAnsi="Fb Fontext" w:hint="cs"/>
          <w:rtl/>
        </w:rPr>
        <w:t>ג</w:t>
      </w:r>
      <w:r w:rsidRPr="00F10693">
        <w:rPr>
          <w:rFonts w:hint="cs"/>
          <w:rtl/>
        </w:rPr>
        <w:t xml:space="preserve">' </w:t>
      </w:r>
      <w:r w:rsidRPr="00C35A2C">
        <w:rPr>
          <w:rFonts w:ascii="Fb Fontext" w:hAnsi="Fb Fontext" w:hint="cs"/>
          <w:rtl/>
        </w:rPr>
        <w:t>שנים ראשונות אדם נזהר בשטר</w:t>
      </w:r>
      <w:r>
        <w:rPr>
          <w:rFonts w:ascii="Fb Fontext" w:hAnsi="Fb Fontext" w:hint="cs"/>
          <w:rtl/>
        </w:rPr>
        <w:t>,</w:t>
      </w:r>
      <w:r w:rsidRPr="00C35A2C">
        <w:rPr>
          <w:rFonts w:ascii="Fb Fontext" w:hAnsi="Fb Fontext" w:hint="cs"/>
          <w:rtl/>
        </w:rPr>
        <w:t xml:space="preserve"> ולא יותר</w:t>
      </w:r>
    </w:p>
    <w:p w14:paraId="6C3EE81B" w14:textId="77777777" w:rsidR="000D1B0D" w:rsidRPr="009F34D0" w:rsidRDefault="000D1B0D" w:rsidP="000D1B0D">
      <w:pPr>
        <w:pStyle w:val="36"/>
        <w:framePr w:wrap="notBeside"/>
        <w:rPr>
          <w:rtl/>
        </w:rPr>
      </w:pPr>
      <w:r>
        <w:rPr>
          <w:rFonts w:hint="cs"/>
          <w:rtl/>
        </w:rPr>
        <w:t>ואף</w:t>
      </w:r>
    </w:p>
    <w:p w14:paraId="445B4686" w14:textId="77777777" w:rsidR="000D1B0D" w:rsidRPr="0081371E" w:rsidRDefault="000D1B0D" w:rsidP="000D1B0D">
      <w:pPr>
        <w:spacing w:after="60"/>
        <w:rPr>
          <w:rStyle w:val="afff8"/>
          <w:rtl/>
        </w:rPr>
      </w:pPr>
      <w:r>
        <w:rPr>
          <w:rFonts w:ascii="Fb Fontext" w:hAnsi="Fb Fontext" w:hint="cs"/>
          <w:rtl/>
        </w:rPr>
        <w:t>ב</w:t>
      </w:r>
      <w:r w:rsidRPr="00C35A2C">
        <w:rPr>
          <w:rFonts w:ascii="Fb Fontext" w:hAnsi="Fb Fontext"/>
          <w:rtl/>
        </w:rPr>
        <w:t xml:space="preserve">מחאה שלא בפניו </w:t>
      </w:r>
      <w:r w:rsidRPr="00C35A2C">
        <w:rPr>
          <w:rFonts w:ascii="Fb Fontext" w:hAnsi="Fb Fontext" w:hint="cs"/>
          <w:rtl/>
        </w:rPr>
        <w:t>ד</w:t>
      </w:r>
      <w:r w:rsidRPr="00C35A2C">
        <w:rPr>
          <w:rFonts w:ascii="Fb Fontext" w:hAnsi="Fb Fontext"/>
          <w:rtl/>
        </w:rPr>
        <w:t>חבר חבר</w:t>
      </w:r>
      <w:r>
        <w:rPr>
          <w:rFonts w:ascii="Fb Fontext" w:hAnsi="Fb Fontext" w:hint="cs"/>
          <w:rtl/>
        </w:rPr>
        <w:t>ך</w:t>
      </w:r>
      <w:r>
        <w:rPr>
          <w:rFonts w:ascii="Fb Fontext" w:hAnsi="Fb Fontext"/>
          <w:rtl/>
        </w:rPr>
        <w:t xml:space="preserve"> יש לו</w:t>
      </w:r>
      <w:r>
        <w:rPr>
          <w:rFonts w:ascii="Fb Fontext" w:hAnsi="Fb Fontext" w:hint="cs"/>
          <w:rtl/>
        </w:rPr>
        <w:t xml:space="preserve"> חבר להוליך את הקול. </w:t>
      </w:r>
    </w:p>
    <w:p w14:paraId="7CAD601D" w14:textId="77777777" w:rsidR="000D1B0D" w:rsidRPr="009F34D0" w:rsidRDefault="000D1B0D" w:rsidP="000D1B0D">
      <w:pPr>
        <w:pStyle w:val="36"/>
        <w:framePr w:wrap="notBeside"/>
        <w:rPr>
          <w:rtl/>
        </w:rPr>
      </w:pPr>
      <w:r w:rsidRPr="009F34D0">
        <w:rPr>
          <w:rtl/>
        </w:rPr>
        <w:t>ר"</w:t>
      </w:r>
      <w:r w:rsidRPr="009F34D0">
        <w:rPr>
          <w:rFonts w:hint="cs"/>
          <w:rtl/>
        </w:rPr>
        <w:t>ה</w:t>
      </w:r>
      <w:r w:rsidRPr="009F34D0">
        <w:rPr>
          <w:rtl/>
        </w:rPr>
        <w:t>:</w:t>
      </w:r>
    </w:p>
    <w:p w14:paraId="224D25C8" w14:textId="77777777" w:rsidR="000D1B0D" w:rsidRPr="00C35A2C" w:rsidRDefault="000D1B0D" w:rsidP="000D1B0D">
      <w:pPr>
        <w:rPr>
          <w:rFonts w:ascii="Fb Fontext" w:hAnsi="Fb Fontext"/>
          <w:rtl/>
        </w:rPr>
      </w:pPr>
      <w:r w:rsidRPr="00C35A2C">
        <w:rPr>
          <w:rFonts w:ascii="Fb Fontext" w:hAnsi="Fb Fontext"/>
          <w:sz w:val="32"/>
          <w:rtl/>
        </w:rPr>
        <w:t xml:space="preserve">שלש שנים שאמרו, הוא שאכלן </w:t>
      </w:r>
      <w:r w:rsidRPr="00C35A2C">
        <w:rPr>
          <w:rStyle w:val="afff8"/>
          <w:rtl/>
        </w:rPr>
        <w:t>רצופות</w:t>
      </w:r>
      <w:r w:rsidRPr="00C35A2C">
        <w:rPr>
          <w:rFonts w:ascii="Fb Fontext" w:hAnsi="Fb Fontext"/>
          <w:sz w:val="32"/>
          <w:rtl/>
        </w:rPr>
        <w:t>.</w:t>
      </w:r>
      <w:r w:rsidRPr="00C35A2C">
        <w:rPr>
          <w:rFonts w:ascii="Fb Fontext" w:hAnsi="Fb Fontext" w:hint="cs"/>
          <w:sz w:val="32"/>
          <w:rtl/>
        </w:rPr>
        <w:t xml:space="preserve"> וקמ</w:t>
      </w:r>
      <w:r w:rsidRPr="00C35A2C">
        <w:rPr>
          <w:rFonts w:ascii="Fb Fontext" w:hAnsi="Fb Fontext"/>
          <w:sz w:val="32"/>
          <w:rtl/>
        </w:rPr>
        <w:t>"</w:t>
      </w:r>
      <w:r w:rsidRPr="00C35A2C">
        <w:rPr>
          <w:rFonts w:ascii="Fb Fontext" w:hAnsi="Fb Fontext" w:hint="cs"/>
          <w:sz w:val="32"/>
          <w:rtl/>
        </w:rPr>
        <w:t>ל דלא מפוזרות</w:t>
      </w:r>
      <w:r w:rsidRPr="00C35A2C">
        <w:rPr>
          <w:rFonts w:ascii="Fb Fontext" w:hAnsi="Fb Fontext"/>
          <w:sz w:val="32"/>
          <w:rtl/>
        </w:rPr>
        <w:t>.</w:t>
      </w:r>
    </w:p>
    <w:p w14:paraId="04AF3D35" w14:textId="77777777" w:rsidR="000D1B0D" w:rsidRPr="009F34D0" w:rsidRDefault="000D1B0D" w:rsidP="000D1B0D">
      <w:pPr>
        <w:pStyle w:val="36"/>
        <w:framePr w:wrap="notBeside"/>
        <w:rPr>
          <w:rtl/>
        </w:rPr>
      </w:pPr>
      <w:r>
        <w:rPr>
          <w:rFonts w:hint="cs"/>
          <w:rtl/>
        </w:rPr>
        <w:t>ומודה:</w:t>
      </w:r>
    </w:p>
    <w:p w14:paraId="51CBBBAC" w14:textId="77777777" w:rsidR="000D1B0D" w:rsidRPr="009F34D0" w:rsidRDefault="000D1B0D" w:rsidP="000D1B0D">
      <w:pPr>
        <w:rPr>
          <w:rStyle w:val="afffff0"/>
          <w:rtl/>
        </w:rPr>
      </w:pPr>
      <w:r w:rsidRPr="00C35A2C">
        <w:rPr>
          <w:rFonts w:ascii="Fb Fontext" w:hAnsi="Fb Fontext"/>
          <w:rtl/>
        </w:rPr>
        <w:t>באתרי דמוברי באגי.</w:t>
      </w:r>
      <w:r w:rsidRPr="00C35A2C">
        <w:rPr>
          <w:rFonts w:ascii="Fb Fontext" w:hAnsi="Fb Fontext" w:hint="cs"/>
          <w:rtl/>
        </w:rPr>
        <w:t xml:space="preserve"> דאפי</w:t>
      </w:r>
      <w:r w:rsidRPr="00F10693">
        <w:rPr>
          <w:rFonts w:hint="cs"/>
          <w:rtl/>
        </w:rPr>
        <w:t xml:space="preserve">' </w:t>
      </w:r>
      <w:r w:rsidRPr="00C35A2C">
        <w:rPr>
          <w:rFonts w:ascii="Fb Fontext" w:hAnsi="Fb Fontext" w:hint="cs"/>
          <w:rtl/>
        </w:rPr>
        <w:t>במפוזרות מהני.</w:t>
      </w:r>
      <w:r>
        <w:rPr>
          <w:rFonts w:ascii="Fb Fontext" w:hAnsi="Fb Fontext" w:hint="cs"/>
          <w:rtl/>
        </w:rPr>
        <w:t xml:space="preserve"> </w:t>
      </w:r>
      <w:r w:rsidRPr="009F34D0">
        <w:rPr>
          <w:rStyle w:val="afffff0"/>
          <w:rFonts w:hint="cs"/>
          <w:rtl/>
        </w:rPr>
        <w:t>[ולא בשנה שהובירה]</w:t>
      </w:r>
    </w:p>
    <w:p w14:paraId="0FEB8FC7" w14:textId="77777777" w:rsidR="000D1B0D" w:rsidRPr="009F34D0" w:rsidRDefault="000D1B0D" w:rsidP="000D1B0D">
      <w:pPr>
        <w:pStyle w:val="36"/>
        <w:framePr w:wrap="notBeside"/>
        <w:rPr>
          <w:rtl/>
        </w:rPr>
      </w:pPr>
      <w:r w:rsidRPr="009F34D0">
        <w:rPr>
          <w:rFonts w:hint="cs"/>
          <w:rtl/>
        </w:rPr>
        <w:t>וקמ</w:t>
      </w:r>
      <w:r w:rsidRPr="009F34D0">
        <w:rPr>
          <w:rtl/>
        </w:rPr>
        <w:t>"</w:t>
      </w:r>
      <w:r w:rsidRPr="009F34D0">
        <w:rPr>
          <w:rFonts w:hint="cs"/>
          <w:rtl/>
        </w:rPr>
        <w:t>ל</w:t>
      </w:r>
    </w:p>
    <w:p w14:paraId="5AF7740C" w14:textId="77777777" w:rsidR="000D1B0D" w:rsidRPr="001B1628" w:rsidRDefault="000D1B0D" w:rsidP="000D1B0D">
      <w:pPr>
        <w:rPr>
          <w:rStyle w:val="afff8"/>
          <w:rFonts w:cs="FrankRuehl"/>
          <w:bCs/>
          <w:spacing w:val="-2"/>
          <w:sz w:val="18"/>
          <w:szCs w:val="18"/>
          <w:rtl/>
        </w:rPr>
      </w:pPr>
      <w:r w:rsidRPr="006765C4">
        <w:rPr>
          <w:rFonts w:ascii="Fb Fontext" w:hAnsi="Fb Fontext" w:hint="cs"/>
          <w:spacing w:val="-2"/>
          <w:rtl/>
        </w:rPr>
        <w:t>אפי</w:t>
      </w:r>
      <w:r w:rsidRPr="00F10693">
        <w:rPr>
          <w:rFonts w:hint="cs"/>
          <w:rtl/>
        </w:rPr>
        <w:t xml:space="preserve">' </w:t>
      </w:r>
      <w:r>
        <w:rPr>
          <w:rFonts w:ascii="Fb Fontext" w:hAnsi="Fb Fontext" w:hint="cs"/>
          <w:spacing w:val="-2"/>
          <w:rtl/>
        </w:rPr>
        <w:t>שיש כאלו שכן זורעים</w:t>
      </w:r>
      <w:r w:rsidRPr="006765C4">
        <w:rPr>
          <w:rFonts w:ascii="Fb Fontext" w:hAnsi="Fb Fontext" w:hint="cs"/>
          <w:spacing w:val="-2"/>
          <w:rtl/>
        </w:rPr>
        <w:t xml:space="preserve"> </w:t>
      </w:r>
      <w:r>
        <w:rPr>
          <w:rFonts w:ascii="Fb Fontext" w:hAnsi="Fb Fontext" w:hint="cs"/>
          <w:spacing w:val="-2"/>
          <w:rtl/>
        </w:rPr>
        <w:t>אני</w:t>
      </w:r>
      <w:r w:rsidRPr="006765C4">
        <w:rPr>
          <w:rFonts w:ascii="Fb Fontext" w:hAnsi="Fb Fontext" w:hint="cs"/>
          <w:spacing w:val="-2"/>
          <w:rtl/>
        </w:rPr>
        <w:t xml:space="preserve"> לא זרעתיה</w:t>
      </w:r>
      <w:r w:rsidRPr="006765C4">
        <w:rPr>
          <w:rStyle w:val="afff8"/>
          <w:rFonts w:hint="cs"/>
          <w:spacing w:val="-2"/>
          <w:rtl/>
        </w:rPr>
        <w:t xml:space="preserve"> </w:t>
      </w:r>
      <w:r w:rsidRPr="009F34D0">
        <w:rPr>
          <w:rStyle w:val="affffe"/>
          <w:rFonts w:hint="cs"/>
          <w:rtl/>
        </w:rPr>
        <w:t>א.</w:t>
      </w:r>
      <w:r w:rsidRPr="006765C4">
        <w:rPr>
          <w:rFonts w:ascii="Fb Fontext" w:hAnsi="Fb Fontext" w:hint="cs"/>
          <w:spacing w:val="-2"/>
          <w:rtl/>
        </w:rPr>
        <w:t xml:space="preserve"> דקרקע אחת בכל </w:t>
      </w:r>
      <w:r w:rsidRPr="001B1628">
        <w:rPr>
          <w:rFonts w:ascii="Fb Fontext" w:hAnsi="Fb Fontext" w:hint="cs"/>
          <w:spacing w:val="-2"/>
          <w:rtl/>
        </w:rPr>
        <w:t>הבקעה איני יכול לשמור</w:t>
      </w:r>
      <w:r w:rsidRPr="001B1628">
        <w:rPr>
          <w:rStyle w:val="affffe"/>
          <w:rFonts w:hint="cs"/>
          <w:spacing w:val="-2"/>
          <w:rtl/>
        </w:rPr>
        <w:t xml:space="preserve"> ב. א</w:t>
      </w:r>
      <w:r w:rsidRPr="001B1628">
        <w:rPr>
          <w:rStyle w:val="affffe"/>
          <w:spacing w:val="-2"/>
          <w:rtl/>
        </w:rPr>
        <w:t>"</w:t>
      </w:r>
      <w:r w:rsidRPr="001B1628">
        <w:rPr>
          <w:rStyle w:val="affffe"/>
          <w:rFonts w:hint="cs"/>
          <w:spacing w:val="-2"/>
          <w:rtl/>
        </w:rPr>
        <w:t>נ</w:t>
      </w:r>
      <w:r w:rsidRPr="001B1628">
        <w:rPr>
          <w:rFonts w:ascii="Fb Fontext" w:hAnsi="Fb Fontext" w:hint="cs"/>
          <w:spacing w:val="-2"/>
          <w:rtl/>
        </w:rPr>
        <w:t xml:space="preserve"> כך נח לי שבשנה הבאה תעשה יותר</w:t>
      </w:r>
    </w:p>
    <w:p w14:paraId="622BD762" w14:textId="77777777" w:rsidR="000D1B0D" w:rsidRPr="00DB3591" w:rsidRDefault="000D1B0D" w:rsidP="000D1B0D">
      <w:pPr>
        <w:pStyle w:val="affff9"/>
        <w:rPr>
          <w:rStyle w:val="afff8"/>
          <w:rFonts w:cs="BA TM • Vilna Extra-Bold"/>
          <w:rtl/>
        </w:rPr>
      </w:pPr>
      <w:r w:rsidRPr="00DB3591">
        <w:rPr>
          <w:rStyle w:val="afff8"/>
          <w:rFonts w:cs="BA TM • Vilna Extra-Bold"/>
          <w:rtl/>
        </w:rPr>
        <w:t>חזקת הבתים</w:t>
      </w:r>
      <w:r w:rsidRPr="00DB3591">
        <w:rPr>
          <w:rStyle w:val="afff8"/>
          <w:rFonts w:cs="BA TM • Vilna Extra-Bold" w:hint="cs"/>
          <w:rtl/>
        </w:rPr>
        <w:t>-</w:t>
      </w:r>
    </w:p>
    <w:p w14:paraId="46F2C170" w14:textId="77777777" w:rsidR="000D1B0D" w:rsidRPr="0079610A" w:rsidRDefault="000D1B0D" w:rsidP="000D1B0D">
      <w:pPr>
        <w:pStyle w:val="36"/>
        <w:framePr w:wrap="notBeside"/>
        <w:rPr>
          <w:rtl/>
        </w:rPr>
      </w:pPr>
      <w:r w:rsidRPr="0079610A">
        <w:rPr>
          <w:rFonts w:hint="cs"/>
          <w:rtl/>
        </w:rPr>
        <w:t xml:space="preserve">אביי: </w:t>
      </w:r>
    </w:p>
    <w:p w14:paraId="69F3C2AC" w14:textId="77777777" w:rsidR="000D1B0D" w:rsidRDefault="000D1B0D" w:rsidP="000D1B0D">
      <w:pPr>
        <w:rPr>
          <w:rFonts w:ascii="Fb Fontext" w:hAnsi="Fb Fontext"/>
          <w:sz w:val="32"/>
          <w:rtl/>
        </w:rPr>
      </w:pPr>
      <w:r w:rsidRPr="00C35A2C">
        <w:rPr>
          <w:rFonts w:ascii="Fb Fontext" w:hAnsi="Fb Fontext" w:hint="cs"/>
          <w:sz w:val="32"/>
          <w:rtl/>
        </w:rPr>
        <w:t>מי שמעיד הם שכנים שיודעים ביום ובלילה</w:t>
      </w:r>
    </w:p>
    <w:p w14:paraId="47802A48" w14:textId="77777777" w:rsidR="000D1B0D" w:rsidRPr="0079610A" w:rsidRDefault="000D1B0D" w:rsidP="000D1B0D">
      <w:pPr>
        <w:pStyle w:val="36"/>
        <w:framePr w:wrap="notBeside"/>
        <w:rPr>
          <w:rtl/>
        </w:rPr>
      </w:pPr>
      <w:r w:rsidRPr="0079610A">
        <w:rPr>
          <w:rtl/>
        </w:rPr>
        <w:t>רבא</w:t>
      </w:r>
      <w:r w:rsidRPr="0079610A">
        <w:rPr>
          <w:rFonts w:hint="cs"/>
          <w:rtl/>
        </w:rPr>
        <w:t>:</w:t>
      </w:r>
    </w:p>
    <w:p w14:paraId="1AE2F848" w14:textId="77777777" w:rsidR="000D1B0D" w:rsidRPr="00C35A2C" w:rsidRDefault="000D1B0D" w:rsidP="000D1B0D">
      <w:pPr>
        <w:rPr>
          <w:rFonts w:ascii="Fb Fontext" w:hAnsi="Fb Fontext" w:cs="Guttman Vilna"/>
          <w:b/>
          <w:bCs/>
          <w:sz w:val="32"/>
          <w:rtl/>
        </w:rPr>
      </w:pPr>
      <w:r>
        <w:rPr>
          <w:rFonts w:ascii="Fb Fontext" w:hAnsi="Fb Fontext" w:hint="cs"/>
          <w:sz w:val="32"/>
          <w:rtl/>
        </w:rPr>
        <w:t xml:space="preserve">אם באו </w:t>
      </w:r>
      <w:r w:rsidRPr="00C35A2C">
        <w:rPr>
          <w:rFonts w:ascii="Fb Fontext" w:hAnsi="Fb Fontext" w:hint="cs"/>
          <w:sz w:val="32"/>
          <w:rtl/>
        </w:rPr>
        <w:t xml:space="preserve">שנים </w:t>
      </w:r>
      <w:r>
        <w:rPr>
          <w:rFonts w:ascii="Fb Fontext" w:hAnsi="Fb Fontext" w:hint="cs"/>
          <w:sz w:val="32"/>
          <w:rtl/>
        </w:rPr>
        <w:t xml:space="preserve">ומעידים </w:t>
      </w:r>
      <w:r w:rsidRPr="00C35A2C">
        <w:rPr>
          <w:rFonts w:ascii="Fb Fontext" w:hAnsi="Fb Fontext" w:hint="cs"/>
          <w:sz w:val="32"/>
          <w:rtl/>
        </w:rPr>
        <w:t xml:space="preserve">שהם שכרו ממנו וגרו </w:t>
      </w:r>
      <w:r>
        <w:rPr>
          <w:rFonts w:ascii="Fb Fontext" w:hAnsi="Fb Fontext" w:hint="cs"/>
          <w:sz w:val="32"/>
          <w:rtl/>
        </w:rPr>
        <w:t>ב</w:t>
      </w:r>
      <w:r w:rsidRPr="00C35A2C">
        <w:rPr>
          <w:rFonts w:ascii="Fb Fontext" w:hAnsi="Fb Fontext" w:hint="cs"/>
          <w:sz w:val="32"/>
          <w:rtl/>
        </w:rPr>
        <w:t>יום ו</w:t>
      </w:r>
      <w:r>
        <w:rPr>
          <w:rFonts w:ascii="Fb Fontext" w:hAnsi="Fb Fontext" w:hint="cs"/>
          <w:sz w:val="32"/>
          <w:rtl/>
        </w:rPr>
        <w:t>ב</w:t>
      </w:r>
      <w:r w:rsidRPr="00C35A2C">
        <w:rPr>
          <w:rFonts w:ascii="Fb Fontext" w:hAnsi="Fb Fontext" w:hint="cs"/>
          <w:sz w:val="32"/>
          <w:rtl/>
        </w:rPr>
        <w:t>לילה ורוצים לידע למי ליתן הכסף</w:t>
      </w:r>
      <w:r>
        <w:rPr>
          <w:rFonts w:ascii="Fb Fontext" w:hAnsi="Fb Fontext" w:hint="cs"/>
          <w:sz w:val="32"/>
          <w:rtl/>
        </w:rPr>
        <w:t xml:space="preserve"> </w:t>
      </w:r>
      <w:r w:rsidRPr="0079610A">
        <w:rPr>
          <w:rStyle w:val="afffff0"/>
          <w:rFonts w:hint="cs"/>
          <w:rtl/>
        </w:rPr>
        <w:t>[לכך  אינן נוגעים בעדות]</w:t>
      </w:r>
    </w:p>
    <w:p w14:paraId="105B99C2" w14:textId="77777777" w:rsidR="000D1B0D" w:rsidRPr="0079610A" w:rsidRDefault="000D1B0D" w:rsidP="000D1B0D">
      <w:pPr>
        <w:pStyle w:val="36"/>
        <w:framePr w:wrap="notBeside"/>
        <w:rPr>
          <w:rtl/>
        </w:rPr>
      </w:pPr>
      <w:r w:rsidRPr="0079610A">
        <w:rPr>
          <w:rFonts w:hint="cs"/>
          <w:rtl/>
        </w:rPr>
        <w:t>מ</w:t>
      </w:r>
      <w:r w:rsidRPr="0079610A">
        <w:rPr>
          <w:rtl/>
        </w:rPr>
        <w:t>"</w:t>
      </w:r>
      <w:r w:rsidRPr="0079610A">
        <w:rPr>
          <w:rFonts w:hint="cs"/>
          <w:rtl/>
        </w:rPr>
        <w:t>ז</w:t>
      </w:r>
    </w:p>
    <w:p w14:paraId="2526526A" w14:textId="77777777" w:rsidR="000D1B0D" w:rsidRPr="001B1628" w:rsidRDefault="000D1B0D" w:rsidP="000D1B0D">
      <w:pPr>
        <w:rPr>
          <w:rFonts w:ascii="Fb Fontext" w:hAnsi="Fb Fontext"/>
          <w:sz w:val="32"/>
          <w:rtl/>
        </w:rPr>
      </w:pPr>
      <w:r w:rsidRPr="001B1628">
        <w:rPr>
          <w:rFonts w:ascii="Fb Fontext" w:hAnsi="Fb Fontext" w:hint="cs"/>
          <w:sz w:val="32"/>
          <w:rtl/>
        </w:rPr>
        <w:t>ואי טוען שיביא עדים שגר בזה ג</w:t>
      </w:r>
      <w:r w:rsidRPr="001B1628">
        <w:rPr>
          <w:rFonts w:hint="cs"/>
          <w:rtl/>
        </w:rPr>
        <w:t xml:space="preserve">' </w:t>
      </w:r>
      <w:r w:rsidRPr="001B1628">
        <w:rPr>
          <w:rFonts w:ascii="Fb Fontext" w:hAnsi="Fb Fontext" w:hint="cs"/>
          <w:sz w:val="32"/>
          <w:rtl/>
        </w:rPr>
        <w:t xml:space="preserve">שנים ביום ובלילה </w:t>
      </w:r>
      <w:r w:rsidRPr="001B1628">
        <w:rPr>
          <w:rFonts w:ascii="Fb Fontext" w:hAnsi="Fb Fontext"/>
          <w:sz w:val="32"/>
          <w:rtl/>
        </w:rPr>
        <w:t>–</w:t>
      </w:r>
      <w:r w:rsidRPr="001B1628">
        <w:rPr>
          <w:rFonts w:ascii="Fb Fontext" w:hAnsi="Fb Fontext" w:hint="cs"/>
          <w:sz w:val="32"/>
          <w:rtl/>
        </w:rPr>
        <w:t xml:space="preserve"> טענתו טענה</w:t>
      </w:r>
    </w:p>
    <w:p w14:paraId="4A34630E" w14:textId="77777777" w:rsidR="000D1B0D" w:rsidRPr="0079610A" w:rsidRDefault="000D1B0D" w:rsidP="000D1B0D">
      <w:pPr>
        <w:pStyle w:val="36"/>
        <w:framePr w:wrap="notBeside"/>
        <w:rPr>
          <w:rtl/>
        </w:rPr>
      </w:pPr>
      <w:r w:rsidRPr="0079610A">
        <w:rPr>
          <w:rtl/>
        </w:rPr>
        <w:t>ומודי מ"</w:t>
      </w:r>
      <w:r w:rsidRPr="0079610A">
        <w:rPr>
          <w:rFonts w:hint="cs"/>
          <w:rtl/>
        </w:rPr>
        <w:t>ז</w:t>
      </w:r>
    </w:p>
    <w:p w14:paraId="56C8F2EA" w14:textId="77777777" w:rsidR="000D1B0D" w:rsidRPr="0079610A" w:rsidRDefault="000D1B0D" w:rsidP="000D1B0D">
      <w:pPr>
        <w:rPr>
          <w:rStyle w:val="afffff0"/>
          <w:rtl/>
        </w:rPr>
      </w:pPr>
      <w:r w:rsidRPr="0079610A">
        <w:rPr>
          <w:rtl/>
        </w:rPr>
        <w:t>ברוכלין המחזירין בעיירות</w:t>
      </w:r>
      <w:r w:rsidRPr="006765C4">
        <w:rPr>
          <w:rFonts w:ascii="Fb Fontext" w:hAnsi="Fb Fontext"/>
          <w:spacing w:val="-4"/>
          <w:rtl/>
        </w:rPr>
        <w:t xml:space="preserve">, </w:t>
      </w:r>
      <w:r>
        <w:rPr>
          <w:rFonts w:ascii="Fb Fontext" w:hAnsi="Fb Fontext" w:hint="cs"/>
          <w:spacing w:val="-4"/>
          <w:rtl/>
        </w:rPr>
        <w:t>ש</w:t>
      </w:r>
      <w:r w:rsidRPr="006765C4">
        <w:rPr>
          <w:rFonts w:ascii="Fb Fontext" w:hAnsi="Fb Fontext" w:hint="cs"/>
          <w:spacing w:val="-4"/>
          <w:rtl/>
        </w:rPr>
        <w:t xml:space="preserve">אנו טוענים לו </w:t>
      </w:r>
      <w:r w:rsidRPr="0079610A">
        <w:rPr>
          <w:rStyle w:val="afffff0"/>
          <w:rFonts w:hint="cs"/>
          <w:rtl/>
        </w:rPr>
        <w:t>[שמא בדיוק כשהגיע יצא</w:t>
      </w:r>
      <w:r w:rsidRPr="0079610A">
        <w:rPr>
          <w:rStyle w:val="afffff0"/>
          <w:rtl/>
        </w:rPr>
        <w:t>.</w:t>
      </w:r>
    </w:p>
    <w:p w14:paraId="761BEB3F" w14:textId="77777777" w:rsidR="000D1B0D" w:rsidRPr="0079610A" w:rsidRDefault="000D1B0D" w:rsidP="000D1B0D">
      <w:pPr>
        <w:pStyle w:val="36"/>
        <w:framePr w:wrap="notBeside"/>
        <w:rPr>
          <w:rtl/>
        </w:rPr>
      </w:pPr>
      <w:r w:rsidRPr="0079610A">
        <w:rPr>
          <w:rtl/>
        </w:rPr>
        <w:t>ומודה ר"</w:t>
      </w:r>
      <w:r w:rsidRPr="0079610A">
        <w:rPr>
          <w:rFonts w:hint="cs"/>
          <w:rtl/>
        </w:rPr>
        <w:t>ה</w:t>
      </w:r>
      <w:r>
        <w:rPr>
          <w:rFonts w:hint="cs"/>
          <w:rtl/>
        </w:rPr>
        <w:t>:</w:t>
      </w:r>
    </w:p>
    <w:p w14:paraId="281CD3D6" w14:textId="77777777" w:rsidR="000D1B0D" w:rsidRPr="00C35A2C" w:rsidRDefault="000D1B0D" w:rsidP="000D1B0D">
      <w:pPr>
        <w:rPr>
          <w:rFonts w:ascii="Fb Fontext" w:hAnsi="Fb Fontext" w:cs="Guttman Vilna"/>
          <w:b/>
          <w:bCs/>
          <w:rtl/>
        </w:rPr>
      </w:pPr>
      <w:r>
        <w:rPr>
          <w:rFonts w:ascii="Fb Fontext" w:hAnsi="Fb Fontext"/>
          <w:rtl/>
        </w:rPr>
        <w:t>בחנות</w:t>
      </w:r>
      <w:r w:rsidRPr="00C35A2C">
        <w:rPr>
          <w:rFonts w:ascii="Fb Fontext" w:hAnsi="Fb Fontext"/>
          <w:rtl/>
        </w:rPr>
        <w:t xml:space="preserve"> דמחוזא – ד</w:t>
      </w:r>
      <w:r w:rsidRPr="00C35A2C">
        <w:rPr>
          <w:rFonts w:ascii="Fb Fontext" w:hAnsi="Fb Fontext" w:hint="cs"/>
          <w:rtl/>
        </w:rPr>
        <w:t>עשויים ליום ולא ללילה</w:t>
      </w:r>
      <w:r w:rsidRPr="00C35A2C">
        <w:rPr>
          <w:rFonts w:ascii="Fb Fontext" w:hAnsi="Fb Fontext"/>
          <w:rtl/>
        </w:rPr>
        <w:t>.</w:t>
      </w:r>
    </w:p>
    <w:p w14:paraId="74F78DA2" w14:textId="77777777" w:rsidR="000D1B0D" w:rsidRPr="00C35A2C" w:rsidRDefault="000D1B0D" w:rsidP="00982F98">
      <w:pPr>
        <w:pStyle w:val="affe"/>
        <w:framePr w:wrap="around"/>
        <w:rPr>
          <w:rtl/>
        </w:rPr>
      </w:pPr>
      <w:r w:rsidRPr="00C35A2C">
        <w:rPr>
          <w:rtl/>
        </w:rPr>
        <w:lastRenderedPageBreak/>
        <w:t>כט:</w:t>
      </w:r>
    </w:p>
    <w:p w14:paraId="58017856" w14:textId="77777777" w:rsidR="000D1B0D" w:rsidRPr="0079610A" w:rsidRDefault="000D1B0D" w:rsidP="000D1B0D">
      <w:pPr>
        <w:pStyle w:val="36"/>
        <w:framePr w:wrap="notBeside"/>
        <w:rPr>
          <w:rtl/>
        </w:rPr>
      </w:pPr>
      <w:r w:rsidRPr="0079610A">
        <w:rPr>
          <w:rFonts w:hint="cs"/>
          <w:rtl/>
        </w:rPr>
        <w:t>רב</w:t>
      </w:r>
      <w:r w:rsidRPr="0079610A">
        <w:rPr>
          <w:rtl/>
        </w:rPr>
        <w:t>"</w:t>
      </w:r>
      <w:r w:rsidRPr="0079610A">
        <w:rPr>
          <w:rFonts w:hint="cs"/>
          <w:rtl/>
        </w:rPr>
        <w:t>ח ורעב</w:t>
      </w:r>
      <w:r w:rsidRPr="0079610A">
        <w:rPr>
          <w:rtl/>
        </w:rPr>
        <w:t>"</w:t>
      </w:r>
      <w:r w:rsidRPr="0079610A">
        <w:rPr>
          <w:rFonts w:hint="cs"/>
          <w:rtl/>
        </w:rPr>
        <w:t>ח</w:t>
      </w:r>
    </w:p>
    <w:p w14:paraId="4B725814" w14:textId="77777777" w:rsidR="000D1B0D" w:rsidRPr="001B1628" w:rsidRDefault="000D1B0D" w:rsidP="000D1B0D">
      <w:pPr>
        <w:rPr>
          <w:rFonts w:ascii="Fb Fontext" w:hAnsi="Fb Fontext"/>
          <w:sz w:val="32"/>
          <w:rtl/>
        </w:rPr>
      </w:pPr>
      <w:r w:rsidRPr="00C35A2C">
        <w:rPr>
          <w:rFonts w:ascii="Fb Fontext" w:hAnsi="Fb Fontext" w:hint="cs"/>
          <w:sz w:val="32"/>
          <w:rtl/>
        </w:rPr>
        <w:t xml:space="preserve">קנו אמה ביחד </w:t>
      </w:r>
      <w:r w:rsidRPr="0079610A">
        <w:rPr>
          <w:rStyle w:val="affffe"/>
          <w:rFonts w:hint="cs"/>
          <w:rtl/>
        </w:rPr>
        <w:t>חד השתמש בה</w:t>
      </w:r>
      <w:r w:rsidRPr="00C35A2C">
        <w:rPr>
          <w:rFonts w:ascii="Fb Fontext" w:hAnsi="Fb Fontext" w:hint="cs"/>
          <w:sz w:val="32"/>
          <w:rtl/>
        </w:rPr>
        <w:t xml:space="preserve"> א,</w:t>
      </w:r>
      <w:r w:rsidRPr="00C35A2C">
        <w:rPr>
          <w:rFonts w:ascii="Fb Fontext" w:hAnsi="Fb Fontext"/>
          <w:sz w:val="32"/>
          <w:rtl/>
        </w:rPr>
        <w:t xml:space="preserve"> </w:t>
      </w:r>
      <w:r w:rsidRPr="00C35A2C">
        <w:rPr>
          <w:rFonts w:ascii="Fb Fontext" w:hAnsi="Fb Fontext" w:hint="cs"/>
          <w:sz w:val="32"/>
          <w:rtl/>
        </w:rPr>
        <w:t>ג,</w:t>
      </w:r>
      <w:r w:rsidRPr="00C35A2C">
        <w:rPr>
          <w:rFonts w:ascii="Fb Fontext" w:hAnsi="Fb Fontext"/>
          <w:sz w:val="32"/>
          <w:rtl/>
        </w:rPr>
        <w:t xml:space="preserve"> </w:t>
      </w:r>
      <w:r w:rsidRPr="00C35A2C">
        <w:rPr>
          <w:rFonts w:ascii="Fb Fontext" w:hAnsi="Fb Fontext" w:hint="cs"/>
          <w:sz w:val="32"/>
          <w:rtl/>
        </w:rPr>
        <w:t xml:space="preserve">ה, </w:t>
      </w:r>
      <w:r w:rsidRPr="0079610A">
        <w:rPr>
          <w:rStyle w:val="affffe"/>
          <w:rFonts w:hint="cs"/>
          <w:rtl/>
        </w:rPr>
        <w:t>וחד</w:t>
      </w:r>
      <w:r w:rsidRPr="00C35A2C">
        <w:rPr>
          <w:rFonts w:ascii="Fb Fontext" w:hAnsi="Fb Fontext" w:hint="cs"/>
          <w:sz w:val="32"/>
          <w:rtl/>
        </w:rPr>
        <w:t xml:space="preserve"> ב,</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 xml:space="preserve"> </w:t>
      </w:r>
      <w:r w:rsidRPr="00C35A2C">
        <w:rPr>
          <w:rFonts w:ascii="Fb Fontext" w:hAnsi="Fb Fontext" w:hint="cs"/>
          <w:sz w:val="32"/>
          <w:rtl/>
        </w:rPr>
        <w:t>ו, ויצא קול ע</w:t>
      </w:r>
      <w:r w:rsidRPr="00C35A2C">
        <w:rPr>
          <w:rFonts w:ascii="Fb Fontext" w:hAnsi="Fb Fontext"/>
          <w:sz w:val="32"/>
          <w:rtl/>
        </w:rPr>
        <w:t>"</w:t>
      </w:r>
      <w:r w:rsidRPr="00C35A2C">
        <w:rPr>
          <w:rFonts w:ascii="Fb Fontext" w:hAnsi="Fb Fontext" w:hint="cs"/>
          <w:sz w:val="32"/>
          <w:rtl/>
        </w:rPr>
        <w:t>ז.</w:t>
      </w:r>
    </w:p>
    <w:p w14:paraId="7CA9D320" w14:textId="77777777" w:rsidR="000D1B0D" w:rsidRDefault="000D1B0D" w:rsidP="000D1B0D">
      <w:pPr>
        <w:rPr>
          <w:rFonts w:ascii="Fb Fontext" w:hAnsi="Fb Fontext"/>
          <w:rtl/>
        </w:rPr>
      </w:pPr>
    </w:p>
    <w:p w14:paraId="1A1566FE" w14:textId="77777777" w:rsidR="000D1B0D" w:rsidRPr="0079610A" w:rsidRDefault="000D1B0D" w:rsidP="000D1B0D">
      <w:pPr>
        <w:pStyle w:val="36"/>
        <w:framePr w:wrap="notBeside"/>
        <w:rPr>
          <w:rtl/>
        </w:rPr>
      </w:pPr>
      <w:r w:rsidRPr="0079610A">
        <w:rPr>
          <w:rFonts w:hint="cs"/>
          <w:rtl/>
        </w:rPr>
        <w:t>וא</w:t>
      </w:r>
      <w:r w:rsidRPr="0079610A">
        <w:rPr>
          <w:rtl/>
        </w:rPr>
        <w:t>"</w:t>
      </w:r>
      <w:r w:rsidRPr="0079610A">
        <w:rPr>
          <w:rFonts w:hint="cs"/>
          <w:rtl/>
        </w:rPr>
        <w:t>ל רבא</w:t>
      </w:r>
    </w:p>
    <w:p w14:paraId="421CD532" w14:textId="77777777" w:rsidR="000D1B0D" w:rsidRDefault="000D1B0D" w:rsidP="000D1B0D">
      <w:pPr>
        <w:rPr>
          <w:rFonts w:ascii="Fb Fontext" w:hAnsi="Fb Fontext"/>
          <w:rtl/>
        </w:rPr>
      </w:pPr>
      <w:r w:rsidRPr="00C35A2C">
        <w:rPr>
          <w:rFonts w:ascii="Fb Fontext" w:hAnsi="Fb Fontext" w:hint="cs"/>
          <w:rtl/>
        </w:rPr>
        <w:t>דטעם שנהגתם כן כדי שלא יהא לכם חזקה אחד על השני וה</w:t>
      </w:r>
      <w:r w:rsidRPr="00C35A2C">
        <w:rPr>
          <w:rFonts w:ascii="Fb Fontext" w:hAnsi="Fb Fontext"/>
          <w:rtl/>
        </w:rPr>
        <w:t>"</w:t>
      </w:r>
      <w:r w:rsidRPr="00C35A2C">
        <w:rPr>
          <w:rFonts w:ascii="Fb Fontext" w:hAnsi="Fb Fontext" w:hint="cs"/>
          <w:rtl/>
        </w:rPr>
        <w:t>נ אין לכם על אחרים</w:t>
      </w:r>
      <w:r>
        <w:rPr>
          <w:rFonts w:ascii="Fb Fontext" w:hAnsi="Fb Fontext" w:hint="cs"/>
          <w:rtl/>
        </w:rPr>
        <w:t>,</w:t>
      </w:r>
    </w:p>
    <w:p w14:paraId="672BBE79" w14:textId="77777777" w:rsidR="000D1B0D" w:rsidRDefault="000D1B0D" w:rsidP="000D1B0D">
      <w:pPr>
        <w:rPr>
          <w:rFonts w:ascii="Fb Fontext" w:hAnsi="Fb Fontext"/>
          <w:rtl/>
        </w:rPr>
      </w:pPr>
      <w:r w:rsidRPr="00C35A2C">
        <w:rPr>
          <w:rFonts w:ascii="Fb Fontext" w:hAnsi="Fb Fontext" w:hint="cs"/>
          <w:rtl/>
        </w:rPr>
        <w:t>ודווקא ב</w:t>
      </w:r>
      <w:r w:rsidRPr="00C35A2C">
        <w:rPr>
          <w:rFonts w:ascii="Fb Fontext" w:hAnsi="Fb Fontext"/>
          <w:rtl/>
        </w:rPr>
        <w:t xml:space="preserve">דלא כתוב </w:t>
      </w:r>
      <w:r w:rsidRPr="00C35A2C">
        <w:rPr>
          <w:rFonts w:ascii="Fb Fontext" w:hAnsi="Fb Fontext" w:hint="cs"/>
          <w:rtl/>
        </w:rPr>
        <w:t>שטר חלוקה</w:t>
      </w:r>
      <w:r>
        <w:rPr>
          <w:rFonts w:ascii="Fb Fontext" w:hAnsi="Fb Fontext" w:hint="cs"/>
          <w:rtl/>
        </w:rPr>
        <w:t>,</w:t>
      </w:r>
      <w:r w:rsidRPr="00C35A2C">
        <w:rPr>
          <w:rFonts w:ascii="Fb Fontext" w:hAnsi="Fb Fontext" w:hint="cs"/>
          <w:rtl/>
        </w:rPr>
        <w:t xml:space="preserve"> דבכתוב יש לזה קול.</w:t>
      </w:r>
    </w:p>
    <w:p w14:paraId="14370399" w14:textId="77777777" w:rsidR="000D1B0D" w:rsidRPr="0079610A" w:rsidRDefault="000D1B0D" w:rsidP="000D1B0D">
      <w:pPr>
        <w:pStyle w:val="36"/>
        <w:framePr w:wrap="notBeside"/>
        <w:rPr>
          <w:rtl/>
        </w:rPr>
      </w:pPr>
      <w:r w:rsidRPr="0079610A">
        <w:rPr>
          <w:rtl/>
        </w:rPr>
        <w:t>רבא:</w:t>
      </w:r>
    </w:p>
    <w:p w14:paraId="1D91BDAE" w14:textId="77777777" w:rsidR="000D1B0D" w:rsidRPr="00C35A2C" w:rsidRDefault="000D1B0D" w:rsidP="000D1B0D">
      <w:pPr>
        <w:rPr>
          <w:rFonts w:ascii="Fb Fontext" w:hAnsi="Fb Fontext"/>
          <w:rtl/>
        </w:rPr>
      </w:pPr>
      <w:r w:rsidRPr="00C35A2C">
        <w:rPr>
          <w:rFonts w:ascii="Fb Fontext" w:hAnsi="Fb Fontext"/>
          <w:sz w:val="32"/>
          <w:rtl/>
        </w:rPr>
        <w:t xml:space="preserve"> אכלה כולה חוץ מבית רובע - קנה כולה חוץ מבית רובע.</w:t>
      </w:r>
    </w:p>
    <w:p w14:paraId="7B267F6B" w14:textId="77777777" w:rsidR="000D1B0D" w:rsidRPr="0079610A" w:rsidRDefault="000D1B0D" w:rsidP="000D1B0D">
      <w:pPr>
        <w:pStyle w:val="36"/>
        <w:framePr w:wrap="notBeside"/>
        <w:rPr>
          <w:rtl/>
        </w:rPr>
      </w:pPr>
      <w:r w:rsidRPr="0079610A">
        <w:rPr>
          <w:rFonts w:hint="cs"/>
          <w:rtl/>
        </w:rPr>
        <w:t>רהבדר</w:t>
      </w:r>
      <w:r w:rsidRPr="0079610A">
        <w:rPr>
          <w:rtl/>
        </w:rPr>
        <w:t>"</w:t>
      </w:r>
      <w:r w:rsidRPr="0079610A">
        <w:rPr>
          <w:rFonts w:hint="cs"/>
          <w:rtl/>
        </w:rPr>
        <w:t>י</w:t>
      </w:r>
      <w:r w:rsidRPr="0079610A">
        <w:rPr>
          <w:rtl/>
        </w:rPr>
        <w:t>:</w:t>
      </w:r>
    </w:p>
    <w:p w14:paraId="0EF32974" w14:textId="77777777" w:rsidR="000D1B0D" w:rsidRPr="00C35A2C" w:rsidRDefault="000D1B0D" w:rsidP="000D1B0D">
      <w:pPr>
        <w:rPr>
          <w:rFonts w:ascii="Fb Fontext" w:hAnsi="Fb Fontext"/>
          <w:rtl/>
        </w:rPr>
      </w:pPr>
      <w:r w:rsidRPr="00C35A2C">
        <w:rPr>
          <w:rFonts w:ascii="Fb Fontext" w:hAnsi="Fb Fontext"/>
          <w:rtl/>
        </w:rPr>
        <w:t xml:space="preserve"> ו</w:t>
      </w:r>
      <w:r w:rsidRPr="00C35A2C">
        <w:rPr>
          <w:rFonts w:ascii="Fb Fontext" w:hAnsi="Fb Fontext" w:hint="cs"/>
          <w:rtl/>
        </w:rPr>
        <w:t>דווקא בד</w:t>
      </w:r>
      <w:r w:rsidRPr="00C35A2C">
        <w:rPr>
          <w:rFonts w:ascii="Fb Fontext" w:hAnsi="Fb Fontext"/>
          <w:rtl/>
        </w:rPr>
        <w:t xml:space="preserve">בר זריעה היא, </w:t>
      </w:r>
      <w:r w:rsidRPr="00C35A2C">
        <w:rPr>
          <w:rFonts w:ascii="Fb Fontext" w:hAnsi="Fb Fontext" w:hint="cs"/>
          <w:rtl/>
        </w:rPr>
        <w:t xml:space="preserve">דבלא </w:t>
      </w:r>
      <w:r w:rsidRPr="00C35A2C">
        <w:rPr>
          <w:rFonts w:ascii="Fb Fontext" w:hAnsi="Fb Fontext"/>
          <w:rtl/>
        </w:rPr>
        <w:t>בר זריעה - קני לה אגב ארעא.</w:t>
      </w:r>
    </w:p>
    <w:p w14:paraId="218A0B1A" w14:textId="77777777" w:rsidR="000D1B0D" w:rsidRPr="0079610A" w:rsidRDefault="000D1B0D" w:rsidP="000D1B0D">
      <w:pPr>
        <w:pStyle w:val="36"/>
        <w:framePr w:wrap="notBeside"/>
        <w:rPr>
          <w:rtl/>
        </w:rPr>
      </w:pPr>
      <w:r w:rsidRPr="0079610A">
        <w:rPr>
          <w:rtl/>
        </w:rPr>
        <w:t xml:space="preserve">מתקיף </w:t>
      </w:r>
      <w:r w:rsidRPr="0079610A">
        <w:rPr>
          <w:rFonts w:hint="cs"/>
          <w:rtl/>
        </w:rPr>
        <w:t>רבב</w:t>
      </w:r>
      <w:r w:rsidRPr="0079610A">
        <w:rPr>
          <w:rtl/>
        </w:rPr>
        <w:t>"</w:t>
      </w:r>
      <w:r w:rsidRPr="0079610A">
        <w:rPr>
          <w:rFonts w:hint="cs"/>
          <w:rtl/>
        </w:rPr>
        <w:t>א</w:t>
      </w:r>
      <w:r w:rsidRPr="0079610A">
        <w:rPr>
          <w:rtl/>
        </w:rPr>
        <w:t>:</w:t>
      </w:r>
    </w:p>
    <w:p w14:paraId="08703CE3" w14:textId="77777777" w:rsidR="003D4958" w:rsidRPr="001B1628" w:rsidRDefault="003D4958" w:rsidP="003D4958">
      <w:pPr>
        <w:rPr>
          <w:rtl/>
        </w:rPr>
      </w:pPr>
      <w:bookmarkStart w:id="17" w:name="_Hlk173062521"/>
      <w:r>
        <w:rPr>
          <w:rFonts w:hint="cs"/>
          <w:rtl/>
        </w:rPr>
        <w:t>עליו לקנות כמו ב</w:t>
      </w:r>
      <w:r w:rsidRPr="001B1628">
        <w:rPr>
          <w:rFonts w:hint="cs"/>
          <w:rtl/>
        </w:rPr>
        <w:t>צונמא</w:t>
      </w:r>
      <w:r>
        <w:rPr>
          <w:rFonts w:hint="cs"/>
          <w:rtl/>
        </w:rPr>
        <w:t>-</w:t>
      </w:r>
      <w:r w:rsidRPr="001B1628">
        <w:rPr>
          <w:rFonts w:hint="cs"/>
          <w:rtl/>
        </w:rPr>
        <w:t xml:space="preserve"> </w:t>
      </w:r>
      <w:r>
        <w:rPr>
          <w:rFonts w:hint="cs"/>
          <w:rtl/>
        </w:rPr>
        <w:t xml:space="preserve">בהעמדת בע'ח ושטיחת פירות שם. </w:t>
      </w:r>
    </w:p>
    <w:p w14:paraId="5F95F8DF" w14:textId="32BE7267" w:rsidR="000D1B0D" w:rsidRPr="006765C4" w:rsidRDefault="004F3EC9" w:rsidP="004F3EC9">
      <w:pPr>
        <w:pStyle w:val="affff9"/>
        <w:rPr>
          <w:rtl/>
        </w:rPr>
      </w:pPr>
      <w:r>
        <w:rPr>
          <w:rFonts w:hint="cs"/>
          <w:rtl/>
        </w:rPr>
        <w:t xml:space="preserve">הוכחת חזקה שהחזיק לבד. </w:t>
      </w:r>
    </w:p>
    <w:bookmarkEnd w:id="17"/>
    <w:p w14:paraId="17797D4C" w14:textId="77777777" w:rsidR="000D1B0D" w:rsidRPr="000D1B0D" w:rsidRDefault="000D1B0D" w:rsidP="000D1B0D">
      <w:pPr>
        <w:pStyle w:val="36"/>
        <w:framePr w:wrap="notBeside"/>
        <w:rPr>
          <w:rtl/>
        </w:rPr>
      </w:pPr>
      <w:r w:rsidRPr="000D1B0D">
        <w:rPr>
          <w:rFonts w:hint="cs"/>
          <w:rtl/>
        </w:rPr>
        <w:t>אותו ש</w:t>
      </w:r>
      <w:r w:rsidRPr="000D1B0D">
        <w:rPr>
          <w:rtl/>
        </w:rPr>
        <w:t>א</w:t>
      </w:r>
      <w:r w:rsidRPr="000D1B0D">
        <w:rPr>
          <w:rFonts w:hint="cs"/>
          <w:rtl/>
        </w:rPr>
        <w:t>מר</w:t>
      </w:r>
      <w:r w:rsidRPr="000D1B0D">
        <w:rPr>
          <w:rtl/>
        </w:rPr>
        <w:t xml:space="preserve"> לחבר</w:t>
      </w:r>
      <w:r w:rsidRPr="000D1B0D">
        <w:rPr>
          <w:rFonts w:hint="cs"/>
          <w:rtl/>
        </w:rPr>
        <w:t>ו</w:t>
      </w:r>
      <w:r w:rsidRPr="000D1B0D">
        <w:rPr>
          <w:rtl/>
        </w:rPr>
        <w:t>:</w:t>
      </w:r>
    </w:p>
    <w:p w14:paraId="2AC890DF" w14:textId="77777777" w:rsidR="000D1B0D" w:rsidRDefault="000D1B0D" w:rsidP="000D1B0D">
      <w:pPr>
        <w:rPr>
          <w:rFonts w:ascii="Fb Fontext" w:hAnsi="Fb Fontext"/>
          <w:rtl/>
        </w:rPr>
      </w:pPr>
      <w:r w:rsidRPr="00C35A2C">
        <w:rPr>
          <w:rFonts w:ascii="Fb Fontext" w:hAnsi="Fb Fontext"/>
          <w:rtl/>
        </w:rPr>
        <w:t>מ</w:t>
      </w:r>
      <w:r w:rsidRPr="00C35A2C">
        <w:rPr>
          <w:rFonts w:ascii="Fb Fontext" w:hAnsi="Fb Fontext" w:hint="cs"/>
          <w:rtl/>
        </w:rPr>
        <w:t>ה</w:t>
      </w:r>
      <w:r w:rsidRPr="00C35A2C">
        <w:rPr>
          <w:rFonts w:ascii="Fb Fontext" w:hAnsi="Fb Fontext"/>
          <w:rtl/>
        </w:rPr>
        <w:t xml:space="preserve"> </w:t>
      </w:r>
      <w:r w:rsidRPr="00C35A2C">
        <w:rPr>
          <w:rFonts w:ascii="Fb Fontext" w:hAnsi="Fb Fontext" w:hint="cs"/>
          <w:rtl/>
        </w:rPr>
        <w:t xml:space="preserve">לך בביתי </w:t>
      </w:r>
      <w:r w:rsidRPr="0079610A">
        <w:rPr>
          <w:rStyle w:val="affffe"/>
          <w:rtl/>
        </w:rPr>
        <w:t>א"ל:</w:t>
      </w:r>
      <w:r w:rsidRPr="00C35A2C">
        <w:rPr>
          <w:rFonts w:ascii="Fb Fontext" w:hAnsi="Fb Fontext"/>
          <w:rtl/>
        </w:rPr>
        <w:t xml:space="preserve"> מ</w:t>
      </w:r>
      <w:r w:rsidRPr="00C35A2C">
        <w:rPr>
          <w:rFonts w:ascii="Fb Fontext" w:hAnsi="Fb Fontext" w:hint="cs"/>
          <w:rtl/>
        </w:rPr>
        <w:t xml:space="preserve">מך קניתי ואכלתיה שני חזקה </w:t>
      </w:r>
      <w:r w:rsidRPr="0079610A">
        <w:rPr>
          <w:rStyle w:val="affffe"/>
          <w:rtl/>
        </w:rPr>
        <w:t>א"ל:</w:t>
      </w:r>
      <w:r w:rsidRPr="00C35A2C">
        <w:rPr>
          <w:rFonts w:ascii="Fb Fontext" w:hAnsi="Fb Fontext"/>
          <w:rtl/>
        </w:rPr>
        <w:t xml:space="preserve"> א</w:t>
      </w:r>
      <w:r w:rsidRPr="00C35A2C">
        <w:rPr>
          <w:rFonts w:ascii="Fb Fontext" w:hAnsi="Fb Fontext" w:hint="cs"/>
          <w:rtl/>
        </w:rPr>
        <w:t>ני גרתי בחדר הפנימי</w:t>
      </w:r>
    </w:p>
    <w:p w14:paraId="6B6A80B1" w14:textId="77777777" w:rsidR="000D1B0D" w:rsidRPr="0079610A" w:rsidRDefault="000D1B0D" w:rsidP="000D1B0D">
      <w:pPr>
        <w:pStyle w:val="36"/>
        <w:framePr w:wrap="notBeside"/>
        <w:rPr>
          <w:rtl/>
        </w:rPr>
      </w:pPr>
      <w:r w:rsidRPr="0079610A">
        <w:rPr>
          <w:rFonts w:hint="cs"/>
          <w:rtl/>
        </w:rPr>
        <w:t>ר</w:t>
      </w:r>
      <w:r w:rsidRPr="0079610A">
        <w:rPr>
          <w:rtl/>
        </w:rPr>
        <w:t>"</w:t>
      </w:r>
      <w:r w:rsidRPr="0079610A">
        <w:rPr>
          <w:rFonts w:hint="cs"/>
          <w:rtl/>
        </w:rPr>
        <w:t>נ</w:t>
      </w:r>
      <w:r w:rsidRPr="0079610A">
        <w:rPr>
          <w:rtl/>
        </w:rPr>
        <w:t>:</w:t>
      </w:r>
    </w:p>
    <w:p w14:paraId="6FD803A7" w14:textId="77777777" w:rsidR="000D1B0D" w:rsidRPr="00C35A2C" w:rsidRDefault="000D1B0D" w:rsidP="000D1B0D">
      <w:pPr>
        <w:rPr>
          <w:rFonts w:ascii="Fb Fontext" w:hAnsi="Fb Fontext" w:cs="Guttman Vilna"/>
          <w:b/>
          <w:bCs/>
          <w:rtl/>
        </w:rPr>
      </w:pPr>
      <w:r>
        <w:rPr>
          <w:rFonts w:ascii="Fb Fontext" w:hAnsi="Fb Fontext" w:hint="cs"/>
          <w:sz w:val="32"/>
          <w:rtl/>
        </w:rPr>
        <w:t xml:space="preserve">לך </w:t>
      </w:r>
      <w:r w:rsidRPr="00C35A2C">
        <w:rPr>
          <w:rFonts w:ascii="Fb Fontext" w:hAnsi="Fb Fontext"/>
          <w:sz w:val="32"/>
          <w:rtl/>
        </w:rPr>
        <w:t>ברור אכילתך</w:t>
      </w:r>
      <w:r>
        <w:rPr>
          <w:rStyle w:val="afffff0"/>
          <w:rFonts w:hint="cs"/>
          <w:rtl/>
        </w:rPr>
        <w:t xml:space="preserve"> </w:t>
      </w:r>
      <w:r w:rsidRPr="001B1628">
        <w:rPr>
          <w:rStyle w:val="afffff0"/>
          <w:rFonts w:hint="cs"/>
          <w:rtl/>
        </w:rPr>
        <w:t>שהחזיק לבד]</w:t>
      </w:r>
      <w:r>
        <w:rPr>
          <w:rStyle w:val="afffff0"/>
          <w:rFonts w:hint="cs"/>
          <w:rtl/>
        </w:rPr>
        <w:t xml:space="preserve"> </w:t>
      </w:r>
      <w:r>
        <w:rPr>
          <w:rStyle w:val="afffff0"/>
          <w:rtl/>
        </w:rPr>
        <w:tab/>
      </w:r>
      <w:r w:rsidRPr="001B1628">
        <w:rPr>
          <w:rStyle w:val="affffe"/>
          <w:rFonts w:hint="cs"/>
          <w:rtl/>
        </w:rPr>
        <w:t>רבא:</w:t>
      </w:r>
      <w:r>
        <w:rPr>
          <w:rStyle w:val="afffff0"/>
          <w:rFonts w:hint="cs"/>
          <w:rtl/>
        </w:rPr>
        <w:t xml:space="preserve"> </w:t>
      </w:r>
      <w:r w:rsidRPr="00C35A2C">
        <w:rPr>
          <w:rFonts w:ascii="Fb Fontext" w:hAnsi="Fb Fontext"/>
          <w:rtl/>
        </w:rPr>
        <w:t>המוציא מחבירו עליו הראיה.</w:t>
      </w:r>
    </w:p>
    <w:p w14:paraId="4D111986" w14:textId="77777777" w:rsidR="000D1B0D" w:rsidRPr="00C35A2C" w:rsidRDefault="000D1B0D" w:rsidP="00982F98">
      <w:pPr>
        <w:pStyle w:val="affe"/>
        <w:framePr w:wrap="around"/>
        <w:rPr>
          <w:rtl/>
        </w:rPr>
      </w:pPr>
      <w:bookmarkStart w:id="18" w:name="_Hlk173060038"/>
      <w:r w:rsidRPr="00C35A2C">
        <w:rPr>
          <w:rtl/>
        </w:rPr>
        <w:t>ל.</w:t>
      </w:r>
    </w:p>
    <w:p w14:paraId="301502F1" w14:textId="7E42F5F1" w:rsidR="004F3EC9" w:rsidRDefault="004F3EC9" w:rsidP="004F3EC9">
      <w:pPr>
        <w:pStyle w:val="affff9"/>
        <w:rPr>
          <w:rtl/>
        </w:rPr>
      </w:pPr>
      <w:bookmarkStart w:id="19" w:name="_Hlk173062465"/>
      <w:r>
        <w:rPr>
          <w:rFonts w:hint="cs"/>
          <w:rtl/>
        </w:rPr>
        <w:t>חובת ההוכחה שאי''ז בכלל נכסי בר סיסין</w:t>
      </w:r>
    </w:p>
    <w:p w14:paraId="240D0D43" w14:textId="1F62E5C2" w:rsidR="000D1B0D" w:rsidRDefault="000D1B0D" w:rsidP="004F3EC9">
      <w:pPr>
        <w:pStyle w:val="affffd"/>
        <w:ind w:firstLine="0"/>
        <w:rPr>
          <w:rtl/>
        </w:rPr>
      </w:pPr>
      <w:r>
        <w:rPr>
          <w:rFonts w:hint="cs"/>
          <w:rtl/>
        </w:rPr>
        <w:t>וקשה מ</w:t>
      </w:r>
      <w:r w:rsidRPr="00C35A2C">
        <w:rPr>
          <w:rtl/>
        </w:rPr>
        <w:t xml:space="preserve">רבא </w:t>
      </w:r>
      <w:r>
        <w:rPr>
          <w:rFonts w:hint="cs"/>
          <w:rtl/>
        </w:rPr>
        <w:t xml:space="preserve">על </w:t>
      </w:r>
      <w:r w:rsidRPr="00C35A2C">
        <w:rPr>
          <w:rtl/>
        </w:rPr>
        <w:t xml:space="preserve">רבא, </w:t>
      </w:r>
      <w:r>
        <w:rPr>
          <w:rStyle w:val="affffe"/>
          <w:rFonts w:hint="cs"/>
          <w:rtl/>
          <w:rPrChange w:id="9111" w:author="מנוע אמוראים" w:date="2026-10-05T16:41:09Z">
            <w:rPr>
              <w:rFonts w:hint="cs"/>
              <w:rtl/>
            </w:rPr>
          </w:rPrChange>
        </w:rPr>
        <w:t xml:space="preserve">מ</w:t>
      </w:r>
      <w:r>
        <w:rPr>
          <w:rStyle w:val="affffe"/>
          <w:rFonts w:hint="cs"/>
          <w:rtl/>
          <w:rPrChange w:id="9112" w:author="מנוע אמוראים" w:date="2026-10-05T16:41:09Z">
            <w:rPr>
              <w:rFonts w:hint="cs"/>
              <w:rtl/>
            </w:rPr>
          </w:rPrChange>
        </w:rPr>
        <w:t xml:space="preserve">ר</w:t>
      </w:r>
      <w:r>
        <w:rPr>
          <w:rStyle w:val="affffe"/>
          <w:rtl/>
          <w:rPrChange w:id="9113" w:author="מנוע אמוראים" w:date="2026-10-05T16:41:09Z">
            <w:rPr>
              <w:rtl/>
            </w:rPr>
          </w:rPrChange>
        </w:rPr>
        <w:t xml:space="preserve">"</w:t>
      </w:r>
      <w:r>
        <w:rPr>
          <w:rStyle w:val="affffe"/>
          <w:rFonts w:hint="cs"/>
          <w:rtl/>
          <w:rPrChange w:id="9114" w:author="מנוע אמוראים" w:date="2026-10-05T16:41:09Z">
            <w:rPr>
              <w:rFonts w:hint="cs"/>
              <w:rtl/>
            </w:rPr>
          </w:rPrChange>
        </w:rPr>
        <w:t xml:space="preserve">נ</w:t>
      </w:r>
      <w:r>
        <w:rPr>
          <w:rFonts w:hint="cs"/>
          <w:rtl/>
        </w:rPr>
        <w:t xml:space="preserve"> </w:t>
      </w:r>
      <w:r>
        <w:rPr>
          <w:rFonts w:hint="cs"/>
          <w:rtl/>
        </w:rPr>
        <w:t xml:space="preserve">על </w:t>
      </w:r>
      <w:r>
        <w:rPr>
          <w:rStyle w:val="affffe"/>
          <w:rFonts w:hint="cs"/>
          <w:rtl/>
          <w:rPrChange w:id="9115" w:author="מנוע אמוראים" w:date="2026-10-05T16:41:09Z">
            <w:rPr>
              <w:rFonts w:hint="cs"/>
              <w:rtl/>
            </w:rPr>
          </w:rPrChange>
        </w:rPr>
        <w:t xml:space="preserve">ר</w:t>
      </w:r>
      <w:r>
        <w:rPr>
          <w:rStyle w:val="affffe"/>
          <w:rtl/>
          <w:rPrChange w:id="9116" w:author="מנוע אמוראים" w:date="2026-10-05T16:41:09Z">
            <w:rPr>
              <w:rtl/>
            </w:rPr>
          </w:rPrChange>
        </w:rPr>
        <w:t xml:space="preserve">"</w:t>
      </w:r>
      <w:r>
        <w:rPr>
          <w:rStyle w:val="affffe"/>
          <w:rFonts w:hint="cs"/>
          <w:rtl/>
          <w:rPrChange w:id="9117" w:author="מנוע אמוראים" w:date="2026-10-05T16:41:09Z">
            <w:rPr>
              <w:rFonts w:hint="cs"/>
              <w:rtl/>
            </w:rPr>
          </w:rPrChange>
        </w:rPr>
        <w:t xml:space="preserve">נ</w:t>
      </w:r>
    </w:p>
    <w:p w14:paraId="23C2862E" w14:textId="77777777" w:rsidR="000D1B0D" w:rsidRPr="000D1B0D" w:rsidRDefault="000D1B0D" w:rsidP="000D1B0D">
      <w:pPr>
        <w:pStyle w:val="36"/>
        <w:framePr w:wrap="notBeside"/>
        <w:rPr>
          <w:rtl/>
        </w:rPr>
      </w:pPr>
      <w:r w:rsidRPr="000D1B0D">
        <w:rPr>
          <w:rFonts w:hint="cs"/>
          <w:rtl/>
        </w:rPr>
        <w:t>כאותו שמכר לחבירו</w:t>
      </w:r>
    </w:p>
    <w:p w14:paraId="78A24715" w14:textId="77777777" w:rsidR="000D1B0D" w:rsidRDefault="000D1B0D" w:rsidP="000D1B0D">
      <w:pPr>
        <w:rPr>
          <w:rFonts w:ascii="Fb Fontext" w:hAnsi="Fb Fontext"/>
          <w:rtl/>
        </w:rPr>
      </w:pPr>
      <w:r w:rsidRPr="00C35A2C">
        <w:rPr>
          <w:rFonts w:ascii="Fb Fontext" w:hAnsi="Fb Fontext" w:hint="cs"/>
          <w:rtl/>
        </w:rPr>
        <w:t xml:space="preserve">כל נכסי </w:t>
      </w:r>
      <w:r w:rsidRPr="00C35A2C">
        <w:rPr>
          <w:rFonts w:ascii="Fb Fontext" w:hAnsi="Fb Fontext"/>
          <w:rtl/>
        </w:rPr>
        <w:t>דבי בר סיסין</w:t>
      </w:r>
      <w:r w:rsidRPr="00C35A2C">
        <w:rPr>
          <w:rFonts w:ascii="Fb Fontext" w:hAnsi="Fb Fontext" w:hint="cs"/>
          <w:rtl/>
        </w:rPr>
        <w:t xml:space="preserve">, ואותה קרקע שנקראה דבי בר סיסין </w:t>
      </w:r>
      <w:r w:rsidRPr="0079610A">
        <w:rPr>
          <w:rStyle w:val="affffe"/>
          <w:rFonts w:hint="cs"/>
          <w:rtl/>
        </w:rPr>
        <w:t>ו</w:t>
      </w:r>
      <w:r w:rsidRPr="0079610A">
        <w:rPr>
          <w:rStyle w:val="affffe"/>
          <w:rtl/>
        </w:rPr>
        <w:t xml:space="preserve">א"ל: </w:t>
      </w:r>
      <w:r w:rsidRPr="00C35A2C">
        <w:rPr>
          <w:rFonts w:ascii="Fb Fontext" w:hAnsi="Fb Fontext" w:hint="cs"/>
          <w:rtl/>
        </w:rPr>
        <w:t>שאינה שלו אלא רק נקראת כן</w:t>
      </w:r>
      <w:r>
        <w:rPr>
          <w:rFonts w:ascii="Fb Fontext" w:hAnsi="Fb Fontext" w:hint="cs"/>
          <w:rtl/>
        </w:rPr>
        <w:t>.</w:t>
      </w:r>
    </w:p>
    <w:p w14:paraId="048DEF90" w14:textId="77777777" w:rsidR="000D1B0D" w:rsidRPr="0079610A" w:rsidRDefault="000D1B0D" w:rsidP="000D1B0D">
      <w:pPr>
        <w:pStyle w:val="36"/>
        <w:framePr w:wrap="notBeside"/>
        <w:rPr>
          <w:rtl/>
        </w:rPr>
      </w:pPr>
      <w:r w:rsidRPr="0079610A">
        <w:rPr>
          <w:rFonts w:hint="cs"/>
          <w:rtl/>
        </w:rPr>
        <w:t>ור</w:t>
      </w:r>
      <w:r w:rsidRPr="0079610A">
        <w:rPr>
          <w:rtl/>
        </w:rPr>
        <w:t>"</w:t>
      </w:r>
      <w:r w:rsidRPr="0079610A">
        <w:rPr>
          <w:rFonts w:hint="cs"/>
          <w:rtl/>
        </w:rPr>
        <w:t xml:space="preserve">נ </w:t>
      </w:r>
    </w:p>
    <w:p w14:paraId="542C0F66" w14:textId="77777777" w:rsidR="000D1B0D" w:rsidRPr="00C35A2C" w:rsidRDefault="000D1B0D" w:rsidP="000D1B0D">
      <w:pPr>
        <w:spacing w:after="60"/>
        <w:rPr>
          <w:rFonts w:ascii="Fb Fontext" w:hAnsi="Fb Fontext" w:cs="Guttman Vilna"/>
          <w:b/>
          <w:bCs/>
          <w:sz w:val="32"/>
          <w:rtl/>
        </w:rPr>
      </w:pPr>
      <w:r w:rsidRPr="00C35A2C">
        <w:rPr>
          <w:rFonts w:ascii="Fb Fontext" w:hAnsi="Fb Fontext" w:hint="cs"/>
          <w:sz w:val="32"/>
          <w:rtl/>
        </w:rPr>
        <w:t>העמידה אצל הלוקח</w:t>
      </w:r>
      <w:r>
        <w:rPr>
          <w:rFonts w:ascii="Fb Fontext" w:hAnsi="Fb Fontext" w:hint="cs"/>
          <w:sz w:val="32"/>
          <w:rtl/>
        </w:rPr>
        <w:t xml:space="preserve"> </w:t>
      </w:r>
      <w:r>
        <w:rPr>
          <w:rFonts w:ascii="Fb Fontext" w:hAnsi="Fb Fontext"/>
          <w:sz w:val="32"/>
          <w:rtl/>
        </w:rPr>
        <w:tab/>
      </w:r>
      <w:r w:rsidRPr="001B1628">
        <w:rPr>
          <w:rStyle w:val="affffe"/>
          <w:rFonts w:hint="cs"/>
          <w:rtl/>
        </w:rPr>
        <w:t>רבא:</w:t>
      </w:r>
      <w:r>
        <w:rPr>
          <w:rFonts w:ascii="Fb Fontext" w:hAnsi="Fb Fontext"/>
          <w:sz w:val="32"/>
        </w:rPr>
        <w:t xml:space="preserve"> </w:t>
      </w:r>
      <w:r w:rsidRPr="00C35A2C">
        <w:rPr>
          <w:rFonts w:ascii="Fb Fontext" w:hAnsi="Fb Fontext"/>
          <w:sz w:val="32"/>
          <w:rtl/>
        </w:rPr>
        <w:t>המוציא מחבירו עליו הראיה.</w:t>
      </w:r>
    </w:p>
    <w:p w14:paraId="39579CB7" w14:textId="77777777" w:rsidR="000D1B0D" w:rsidRPr="0079610A" w:rsidRDefault="000D1B0D" w:rsidP="000D1B0D">
      <w:pPr>
        <w:pStyle w:val="36"/>
        <w:framePr w:wrap="notBeside"/>
        <w:rPr>
          <w:rtl/>
        </w:rPr>
      </w:pPr>
      <w:r w:rsidRPr="0079610A">
        <w:rPr>
          <w:rtl/>
        </w:rPr>
        <w:t>דרבא אדרבא ל"</w:t>
      </w:r>
      <w:r w:rsidRPr="0079610A">
        <w:rPr>
          <w:rFonts w:hint="cs"/>
          <w:rtl/>
        </w:rPr>
        <w:t>ק</w:t>
      </w:r>
      <w:r w:rsidRPr="0079610A">
        <w:rPr>
          <w:rtl/>
        </w:rPr>
        <w:t>:</w:t>
      </w:r>
    </w:p>
    <w:p w14:paraId="7123D818" w14:textId="77777777" w:rsidR="000D1B0D" w:rsidRDefault="000D1B0D" w:rsidP="000D1B0D">
      <w:pPr>
        <w:rPr>
          <w:rFonts w:ascii="Fb Fontext" w:hAnsi="Fb Fontext"/>
          <w:sz w:val="32"/>
          <w:rtl/>
        </w:rPr>
      </w:pPr>
      <w:r>
        <w:rPr>
          <w:rFonts w:ascii="Fb Fontext" w:hAnsi="Fb Fontext" w:hint="cs"/>
          <w:sz w:val="32"/>
          <w:rtl/>
        </w:rPr>
        <w:t>ש</w:t>
      </w:r>
      <w:r w:rsidRPr="00C35A2C">
        <w:rPr>
          <w:rFonts w:ascii="Fb Fontext" w:hAnsi="Fb Fontext"/>
          <w:sz w:val="32"/>
          <w:rtl/>
        </w:rPr>
        <w:t xml:space="preserve">ם מוכר קאי בנכס, </w:t>
      </w:r>
      <w:r>
        <w:rPr>
          <w:rFonts w:ascii="Fb Fontext" w:hAnsi="Fb Fontext" w:hint="cs"/>
          <w:sz w:val="32"/>
          <w:rtl/>
        </w:rPr>
        <w:t>כאן ה</w:t>
      </w:r>
      <w:r w:rsidRPr="00C35A2C">
        <w:rPr>
          <w:rFonts w:ascii="Fb Fontext" w:hAnsi="Fb Fontext"/>
          <w:sz w:val="32"/>
          <w:rtl/>
        </w:rPr>
        <w:t xml:space="preserve">לוקח </w:t>
      </w:r>
      <w:r>
        <w:rPr>
          <w:rFonts w:ascii="Fb Fontext" w:hAnsi="Fb Fontext" w:hint="cs"/>
          <w:sz w:val="32"/>
          <w:rtl/>
        </w:rPr>
        <w:t>עומד בנכס</w:t>
      </w:r>
      <w:r w:rsidRPr="00C35A2C">
        <w:rPr>
          <w:rFonts w:ascii="Fb Fontext" w:hAnsi="Fb Fontext"/>
          <w:sz w:val="32"/>
          <w:rtl/>
        </w:rPr>
        <w:t>.</w:t>
      </w:r>
    </w:p>
    <w:p w14:paraId="0725F2BB" w14:textId="77777777" w:rsidR="000D1B0D" w:rsidRPr="0079610A" w:rsidRDefault="000D1B0D" w:rsidP="000D1B0D">
      <w:pPr>
        <w:pStyle w:val="36"/>
        <w:framePr w:wrap="notBeside"/>
        <w:rPr>
          <w:rtl/>
        </w:rPr>
      </w:pPr>
      <w:r w:rsidRPr="0079610A">
        <w:rPr>
          <w:rFonts w:hint="cs"/>
          <w:rtl/>
        </w:rPr>
        <w:t>דר</w:t>
      </w:r>
      <w:r w:rsidRPr="0079610A">
        <w:rPr>
          <w:rtl/>
        </w:rPr>
        <w:t>"</w:t>
      </w:r>
      <w:r w:rsidRPr="0079610A">
        <w:rPr>
          <w:rFonts w:hint="cs"/>
          <w:rtl/>
        </w:rPr>
        <w:t>נ אדר</w:t>
      </w:r>
      <w:r w:rsidRPr="0079610A">
        <w:rPr>
          <w:rtl/>
        </w:rPr>
        <w:t>"</w:t>
      </w:r>
      <w:r w:rsidRPr="0079610A">
        <w:rPr>
          <w:rFonts w:hint="cs"/>
          <w:rtl/>
        </w:rPr>
        <w:t>נ ל'ק</w:t>
      </w:r>
      <w:r w:rsidRPr="0079610A">
        <w:rPr>
          <w:rtl/>
        </w:rPr>
        <w:t>:</w:t>
      </w:r>
    </w:p>
    <w:p w14:paraId="55DD9386" w14:textId="77777777" w:rsidR="000D1B0D" w:rsidRDefault="000D1B0D" w:rsidP="000D1B0D">
      <w:pPr>
        <w:rPr>
          <w:rFonts w:ascii="Fb Fontext" w:hAnsi="Fb Fontext"/>
          <w:sz w:val="32"/>
          <w:rtl/>
        </w:rPr>
      </w:pPr>
      <w:r w:rsidRPr="00C35A2C">
        <w:rPr>
          <w:rFonts w:ascii="Fb Fontext" w:hAnsi="Fb Fontext"/>
          <w:sz w:val="32"/>
          <w:rtl/>
        </w:rPr>
        <w:t>כיון ד</w:t>
      </w:r>
      <w:r w:rsidRPr="00C35A2C">
        <w:rPr>
          <w:rFonts w:ascii="Fb Fontext" w:hAnsi="Fb Fontext" w:hint="cs"/>
          <w:sz w:val="32"/>
          <w:rtl/>
        </w:rPr>
        <w:t>מיקריא בר סיסין עליו הוכיח דלא שלו היא</w:t>
      </w:r>
    </w:p>
    <w:p w14:paraId="3071603C" w14:textId="77777777" w:rsidR="000D1B0D" w:rsidRDefault="000D1B0D" w:rsidP="000D1B0D">
      <w:pPr>
        <w:rPr>
          <w:rFonts w:ascii="Fb Fontext" w:hAnsi="Fb Fontext"/>
          <w:rtl/>
        </w:rPr>
      </w:pPr>
      <w:r w:rsidRPr="00C35A2C">
        <w:rPr>
          <w:rFonts w:ascii="Fb Fontext" w:hAnsi="Fb Fontext" w:hint="cs"/>
          <w:rtl/>
        </w:rPr>
        <w:t>משא</w:t>
      </w:r>
      <w:r w:rsidRPr="00C35A2C">
        <w:rPr>
          <w:rFonts w:ascii="Fb Fontext" w:hAnsi="Fb Fontext"/>
          <w:rtl/>
        </w:rPr>
        <w:t>"</w:t>
      </w:r>
      <w:r w:rsidRPr="00C35A2C">
        <w:rPr>
          <w:rFonts w:ascii="Fb Fontext" w:hAnsi="Fb Fontext" w:hint="cs"/>
          <w:rtl/>
        </w:rPr>
        <w:t xml:space="preserve">כ אצלנו </w:t>
      </w:r>
      <w:r w:rsidRPr="00C35A2C">
        <w:rPr>
          <w:rFonts w:ascii="Fb Fontext" w:hAnsi="Fb Fontext"/>
          <w:rtl/>
        </w:rPr>
        <w:t xml:space="preserve">לא יהא אלא דנקיט שטרא, </w:t>
      </w:r>
      <w:r w:rsidRPr="00C35A2C">
        <w:rPr>
          <w:rFonts w:ascii="Fb Fontext" w:hAnsi="Fb Fontext" w:hint="cs"/>
          <w:rtl/>
        </w:rPr>
        <w:t xml:space="preserve">מי לא </w:t>
      </w:r>
      <w:r>
        <w:rPr>
          <w:rFonts w:ascii="Fb Fontext" w:hAnsi="Fb Fontext" w:hint="cs"/>
          <w:rtl/>
        </w:rPr>
        <w:t xml:space="preserve">אומרים לו </w:t>
      </w:r>
      <w:r w:rsidRPr="00C35A2C">
        <w:rPr>
          <w:rFonts w:ascii="Fb Fontext" w:hAnsi="Fb Fontext"/>
          <w:rtl/>
        </w:rPr>
        <w:t xml:space="preserve">קיים שטרך </w:t>
      </w:r>
      <w:r>
        <w:rPr>
          <w:rFonts w:ascii="Fb Fontext" w:hAnsi="Fb Fontext" w:hint="cs"/>
          <w:rtl/>
        </w:rPr>
        <w:t>ועמוד בנכס.?!</w:t>
      </w:r>
    </w:p>
    <w:p w14:paraId="0885AE80" w14:textId="0D0B8883" w:rsidR="000D1B0D" w:rsidRDefault="004C1D22" w:rsidP="004C1D22">
      <w:pPr>
        <w:pStyle w:val="affff9"/>
        <w:rPr>
          <w:rtl/>
        </w:rPr>
      </w:pPr>
      <w:r>
        <w:rPr>
          <w:rFonts w:hint="cs"/>
          <w:rtl/>
        </w:rPr>
        <w:t>אדם עשוי להיטרד בל' ימי השוק מכדי שיוכל למחות</w:t>
      </w:r>
    </w:p>
    <w:p w14:paraId="1F40ACCF" w14:textId="1DF52445" w:rsidR="00AC0AF5" w:rsidRPr="00C35A2C" w:rsidRDefault="004F3EC9" w:rsidP="00AC0AF5">
      <w:pPr>
        <w:rPr>
          <w:rFonts w:ascii="Fb Fontext" w:hAnsi="Fb Fontext"/>
          <w:rtl/>
        </w:rPr>
      </w:pPr>
      <w:r w:rsidRPr="004F3EC9">
        <w:rPr>
          <w:rStyle w:val="affffe"/>
          <w:rFonts w:hint="cs"/>
          <w:rtl/>
        </w:rPr>
        <w:t>אותו שאמר לחבירו</w:t>
      </w:r>
      <w:r>
        <w:rPr>
          <w:rFonts w:ascii="Fb Fontext" w:hAnsi="Fb Fontext" w:hint="cs"/>
          <w:sz w:val="32"/>
          <w:rtl/>
        </w:rPr>
        <w:t xml:space="preserve"> </w:t>
      </w:r>
      <w:r w:rsidR="00AC0AF5" w:rsidRPr="00C35A2C">
        <w:rPr>
          <w:rFonts w:ascii="Fb Fontext" w:hAnsi="Fb Fontext"/>
          <w:sz w:val="32"/>
          <w:rtl/>
        </w:rPr>
        <w:t>מ</w:t>
      </w:r>
      <w:r w:rsidR="00AC0AF5" w:rsidRPr="00C35A2C">
        <w:rPr>
          <w:rFonts w:ascii="Fb Fontext" w:hAnsi="Fb Fontext" w:hint="cs"/>
          <w:sz w:val="32"/>
          <w:rtl/>
        </w:rPr>
        <w:t xml:space="preserve">ה לך בביתי </w:t>
      </w:r>
      <w:r w:rsidR="00AC0AF5" w:rsidRPr="00746AD6">
        <w:rPr>
          <w:rStyle w:val="affffe"/>
          <w:rFonts w:hint="cs"/>
          <w:rtl/>
        </w:rPr>
        <w:t>א</w:t>
      </w:r>
      <w:r w:rsidR="00AC0AF5" w:rsidRPr="00746AD6">
        <w:rPr>
          <w:rStyle w:val="affffe"/>
          <w:rtl/>
        </w:rPr>
        <w:t>"</w:t>
      </w:r>
      <w:r w:rsidR="00AC0AF5" w:rsidRPr="00746AD6">
        <w:rPr>
          <w:rStyle w:val="affffe"/>
          <w:rFonts w:hint="cs"/>
          <w:rtl/>
        </w:rPr>
        <w:t>ל</w:t>
      </w:r>
      <w:r w:rsidR="00AC0AF5" w:rsidRPr="00C35A2C">
        <w:rPr>
          <w:rFonts w:ascii="Fb Fontext" w:hAnsi="Fb Fontext" w:hint="cs"/>
          <w:sz w:val="32"/>
          <w:rtl/>
        </w:rPr>
        <w:t xml:space="preserve"> ממך קניתי ואכליה שני חזקה.</w:t>
      </w:r>
    </w:p>
    <w:p w14:paraId="76A7274F" w14:textId="77777777" w:rsidR="00746AD6" w:rsidRDefault="00AC0AF5" w:rsidP="00746AD6">
      <w:pPr>
        <w:rPr>
          <w:rFonts w:ascii="Fb Fontext" w:hAnsi="Fb Fontext"/>
          <w:rtl/>
        </w:rPr>
      </w:pPr>
      <w:r w:rsidRPr="00746AD6">
        <w:rPr>
          <w:rStyle w:val="affffe"/>
          <w:rtl/>
        </w:rPr>
        <w:t>א"ל:</w:t>
      </w:r>
      <w:r w:rsidRPr="00C35A2C">
        <w:rPr>
          <w:rFonts w:ascii="Fb Fontext" w:hAnsi="Fb Fontext"/>
          <w:rtl/>
        </w:rPr>
        <w:t xml:space="preserve"> בשוקי בראי </w:t>
      </w:r>
      <w:r w:rsidRPr="00C35A2C">
        <w:rPr>
          <w:rFonts w:ascii="Fb Fontext" w:hAnsi="Fb Fontext" w:hint="cs"/>
          <w:rtl/>
        </w:rPr>
        <w:t>[מרחקים]</w:t>
      </w:r>
      <w:r w:rsidRPr="00C35A2C">
        <w:rPr>
          <w:rFonts w:ascii="Fb Fontext" w:hAnsi="Fb Fontext"/>
          <w:rtl/>
        </w:rPr>
        <w:t xml:space="preserve"> ה</w:t>
      </w:r>
      <w:r w:rsidRPr="00C35A2C">
        <w:rPr>
          <w:rFonts w:ascii="Fb Fontext" w:hAnsi="Fb Fontext" w:hint="cs"/>
          <w:rtl/>
        </w:rPr>
        <w:t xml:space="preserve">ייתי </w:t>
      </w:r>
      <w:r w:rsidRPr="00746AD6">
        <w:rPr>
          <w:rStyle w:val="affffe"/>
          <w:rtl/>
        </w:rPr>
        <w:t>א"ל:</w:t>
      </w:r>
      <w:r w:rsidRPr="00C35A2C">
        <w:rPr>
          <w:rFonts w:ascii="Fb Fontext" w:hAnsi="Fb Fontext"/>
          <w:rtl/>
        </w:rPr>
        <w:t xml:space="preserve"> והא </w:t>
      </w:r>
      <w:r w:rsidRPr="00C35A2C">
        <w:rPr>
          <w:rFonts w:ascii="Fb Fontext" w:hAnsi="Fb Fontext" w:hint="cs"/>
          <w:rtl/>
        </w:rPr>
        <w:t>יש לי עדים שכל שנה ושנה הגעת לל</w:t>
      </w:r>
      <w:r w:rsidRPr="00F10693">
        <w:rPr>
          <w:rFonts w:hint="cs"/>
          <w:rtl/>
        </w:rPr>
        <w:t xml:space="preserve">' </w:t>
      </w:r>
      <w:r w:rsidRPr="00C35A2C">
        <w:rPr>
          <w:rFonts w:ascii="Fb Fontext" w:hAnsi="Fb Fontext" w:hint="cs"/>
          <w:rtl/>
        </w:rPr>
        <w:t>יום</w:t>
      </w:r>
      <w:r w:rsidR="00746AD6">
        <w:rPr>
          <w:rStyle w:val="affffe"/>
          <w:rFonts w:hint="cs"/>
          <w:rtl/>
        </w:rPr>
        <w:t xml:space="preserve">, </w:t>
      </w:r>
      <w:r w:rsidRPr="00746AD6">
        <w:rPr>
          <w:rStyle w:val="affffe"/>
          <w:rFonts w:hint="cs"/>
          <w:rtl/>
        </w:rPr>
        <w:t>א</w:t>
      </w:r>
      <w:r w:rsidRPr="00746AD6">
        <w:rPr>
          <w:rStyle w:val="affffe"/>
          <w:rtl/>
        </w:rPr>
        <w:t>"</w:t>
      </w:r>
      <w:r w:rsidRPr="00746AD6">
        <w:rPr>
          <w:rStyle w:val="affffe"/>
          <w:rFonts w:hint="cs"/>
          <w:rtl/>
        </w:rPr>
        <w:t xml:space="preserve">ל </w:t>
      </w:r>
      <w:r w:rsidRPr="00C35A2C">
        <w:rPr>
          <w:rFonts w:ascii="Fb Fontext" w:hAnsi="Fb Fontext" w:hint="cs"/>
          <w:rtl/>
        </w:rPr>
        <w:t>דבל</w:t>
      </w:r>
      <w:r w:rsidRPr="00F10693">
        <w:rPr>
          <w:rFonts w:hint="cs"/>
          <w:rtl/>
        </w:rPr>
        <w:t xml:space="preserve">' </w:t>
      </w:r>
      <w:r w:rsidRPr="00C35A2C">
        <w:rPr>
          <w:rFonts w:ascii="Fb Fontext" w:hAnsi="Fb Fontext" w:hint="cs"/>
          <w:rtl/>
        </w:rPr>
        <w:t xml:space="preserve">יום הייתי טרוד בשוק  - </w:t>
      </w:r>
    </w:p>
    <w:p w14:paraId="40CC3BCB" w14:textId="77777777" w:rsidR="00746AD6" w:rsidRPr="00746AD6" w:rsidRDefault="00AC0AF5" w:rsidP="00746AD6">
      <w:pPr>
        <w:pStyle w:val="36"/>
        <w:framePr w:wrap="notBeside"/>
        <w:rPr>
          <w:rtl/>
        </w:rPr>
      </w:pPr>
      <w:r w:rsidRPr="00746AD6">
        <w:rPr>
          <w:rtl/>
        </w:rPr>
        <w:t>אמר רבא:</w:t>
      </w:r>
    </w:p>
    <w:p w14:paraId="1501982D" w14:textId="3642B089" w:rsidR="00AC0AF5" w:rsidRDefault="00AC0AF5" w:rsidP="00746AD6">
      <w:pPr>
        <w:spacing w:after="60"/>
        <w:rPr>
          <w:rFonts w:ascii="Fb Fontext" w:hAnsi="Fb Fontext"/>
          <w:rtl/>
        </w:rPr>
      </w:pPr>
      <w:r w:rsidRPr="00C35A2C">
        <w:rPr>
          <w:rFonts w:ascii="Fb Fontext" w:hAnsi="Fb Fontext"/>
          <w:rtl/>
        </w:rPr>
        <w:t xml:space="preserve">עביד איניש דכל </w:t>
      </w:r>
      <w:r>
        <w:rPr>
          <w:rFonts w:ascii="Fb Fontext" w:hAnsi="Fb Fontext" w:hint="cs"/>
          <w:rtl/>
        </w:rPr>
        <w:t>ל</w:t>
      </w:r>
      <w:r w:rsidRPr="00F10693">
        <w:rPr>
          <w:rFonts w:hint="cs"/>
          <w:rtl/>
        </w:rPr>
        <w:t>'</w:t>
      </w:r>
      <w:r w:rsidRPr="00F10693">
        <w:rPr>
          <w:rtl/>
        </w:rPr>
        <w:t xml:space="preserve"> </w:t>
      </w:r>
      <w:r w:rsidRPr="00C35A2C">
        <w:rPr>
          <w:rFonts w:ascii="Fb Fontext" w:hAnsi="Fb Fontext"/>
          <w:rtl/>
        </w:rPr>
        <w:t>יו</w:t>
      </w:r>
      <w:r>
        <w:rPr>
          <w:rFonts w:ascii="Fb Fontext" w:hAnsi="Fb Fontext" w:hint="cs"/>
          <w:rtl/>
        </w:rPr>
        <w:t>ם</w:t>
      </w:r>
      <w:r w:rsidRPr="00C35A2C">
        <w:rPr>
          <w:rFonts w:ascii="Fb Fontext" w:hAnsi="Fb Fontext"/>
          <w:rtl/>
        </w:rPr>
        <w:t xml:space="preserve"> טריד בשוקא.</w:t>
      </w:r>
    </w:p>
    <w:p w14:paraId="27346148" w14:textId="512BB8F2" w:rsidR="004C1D22" w:rsidRPr="00C35A2C" w:rsidRDefault="004C1D22" w:rsidP="004C1D22">
      <w:pPr>
        <w:pStyle w:val="affff9"/>
        <w:rPr>
          <w:rtl/>
        </w:rPr>
      </w:pPr>
      <w:r>
        <w:rPr>
          <w:rFonts w:hint="cs"/>
          <w:rtl/>
        </w:rPr>
        <w:t xml:space="preserve">'קניתי מפלוני שקנה ממך' </w:t>
      </w:r>
      <w:r>
        <w:rPr>
          <w:rtl/>
        </w:rPr>
        <w:t>–</w:t>
      </w:r>
      <w:r>
        <w:rPr>
          <w:rFonts w:hint="cs"/>
          <w:rtl/>
        </w:rPr>
        <w:t xml:space="preserve"> אינך בעל דברים שלי </w:t>
      </w:r>
    </w:p>
    <w:p w14:paraId="0AF21CC0" w14:textId="77777777" w:rsidR="00746AD6" w:rsidRPr="00746AD6" w:rsidRDefault="00AC0AF5" w:rsidP="00746AD6">
      <w:pPr>
        <w:pStyle w:val="36"/>
        <w:framePr w:wrap="notBeside"/>
        <w:rPr>
          <w:rtl/>
        </w:rPr>
      </w:pPr>
      <w:r w:rsidRPr="00746AD6">
        <w:rPr>
          <w:rtl/>
        </w:rPr>
        <w:t>•</w:t>
      </w:r>
      <w:r w:rsidRPr="00746AD6">
        <w:rPr>
          <w:rFonts w:hint="cs"/>
          <w:rtl/>
        </w:rPr>
        <w:t xml:space="preserve"> </w:t>
      </w:r>
      <w:r w:rsidRPr="00746AD6">
        <w:rPr>
          <w:rtl/>
        </w:rPr>
        <w:t>ההוא דא</w:t>
      </w:r>
      <w:r w:rsidRPr="00746AD6">
        <w:rPr>
          <w:rFonts w:hint="cs"/>
          <w:rtl/>
        </w:rPr>
        <w:t xml:space="preserve">מר </w:t>
      </w:r>
      <w:r w:rsidRPr="00746AD6">
        <w:rPr>
          <w:rtl/>
        </w:rPr>
        <w:t>לחבר</w:t>
      </w:r>
      <w:r w:rsidRPr="00746AD6">
        <w:rPr>
          <w:rFonts w:hint="cs"/>
          <w:rtl/>
        </w:rPr>
        <w:t>ו</w:t>
      </w:r>
      <w:r w:rsidRPr="00746AD6">
        <w:rPr>
          <w:rtl/>
        </w:rPr>
        <w:t>:</w:t>
      </w:r>
    </w:p>
    <w:p w14:paraId="69BF7B33" w14:textId="5679DF46" w:rsidR="00AC0AF5" w:rsidRDefault="00AC0AF5" w:rsidP="00746AD6">
      <w:pPr>
        <w:rPr>
          <w:rFonts w:ascii="Fb Fontext" w:hAnsi="Fb Fontext"/>
          <w:rtl/>
        </w:rPr>
      </w:pPr>
      <w:r w:rsidRPr="00C35A2C">
        <w:rPr>
          <w:rFonts w:ascii="Fb Fontext" w:hAnsi="Fb Fontext"/>
          <w:rtl/>
        </w:rPr>
        <w:t>מ</w:t>
      </w:r>
      <w:r w:rsidRPr="00C35A2C">
        <w:rPr>
          <w:rFonts w:ascii="Fb Fontext" w:hAnsi="Fb Fontext" w:hint="cs"/>
          <w:rtl/>
        </w:rPr>
        <w:t>ה לך בביתי א</w:t>
      </w:r>
      <w:r w:rsidRPr="00C35A2C">
        <w:rPr>
          <w:rFonts w:ascii="Fb Fontext" w:hAnsi="Fb Fontext"/>
          <w:rtl/>
        </w:rPr>
        <w:t>"</w:t>
      </w:r>
      <w:r w:rsidRPr="00C35A2C">
        <w:rPr>
          <w:rFonts w:ascii="Fb Fontext" w:hAnsi="Fb Fontext" w:hint="cs"/>
          <w:rtl/>
        </w:rPr>
        <w:t>ל מפלוני קניתי שא</w:t>
      </w:r>
      <w:r w:rsidRPr="00C35A2C">
        <w:rPr>
          <w:rFonts w:ascii="Fb Fontext" w:hAnsi="Fb Fontext"/>
          <w:rtl/>
        </w:rPr>
        <w:t>"</w:t>
      </w:r>
      <w:r w:rsidRPr="00C35A2C">
        <w:rPr>
          <w:rFonts w:ascii="Fb Fontext" w:hAnsi="Fb Fontext" w:hint="cs"/>
          <w:rtl/>
        </w:rPr>
        <w:t>ל שקנה ממך.</w:t>
      </w:r>
      <w:r w:rsidR="00746AD6">
        <w:rPr>
          <w:rStyle w:val="affffe"/>
          <w:rFonts w:hint="cs"/>
          <w:rtl/>
        </w:rPr>
        <w:t xml:space="preserve"> </w:t>
      </w:r>
      <w:r w:rsidRPr="00746AD6">
        <w:rPr>
          <w:rStyle w:val="affffe"/>
          <w:rtl/>
        </w:rPr>
        <w:t>א"ל:</w:t>
      </w:r>
      <w:r w:rsidRPr="00C35A2C">
        <w:rPr>
          <w:rFonts w:ascii="Fb Fontext" w:hAnsi="Fb Fontext"/>
          <w:rtl/>
        </w:rPr>
        <w:t xml:space="preserve"> </w:t>
      </w:r>
      <w:r w:rsidRPr="00C35A2C">
        <w:rPr>
          <w:rFonts w:ascii="Fb Fontext" w:hAnsi="Fb Fontext" w:hint="cs"/>
          <w:rtl/>
        </w:rPr>
        <w:t>אתה מודה שהיתה שלי ולא קנית ממני? לך דלא בעל דברים דידי את,</w:t>
      </w:r>
    </w:p>
    <w:p w14:paraId="21981E85" w14:textId="77777777" w:rsidR="00746AD6" w:rsidRPr="00746AD6" w:rsidRDefault="00AC0AF5" w:rsidP="00746AD6">
      <w:pPr>
        <w:pStyle w:val="36"/>
        <w:framePr w:wrap="notBeside"/>
        <w:rPr>
          <w:rtl/>
        </w:rPr>
      </w:pPr>
      <w:r w:rsidRPr="00746AD6">
        <w:rPr>
          <w:rFonts w:hint="cs"/>
          <w:rtl/>
        </w:rPr>
        <w:t>- ואמר רבא</w:t>
      </w:r>
    </w:p>
    <w:p w14:paraId="71E63874" w14:textId="2148B1EE" w:rsidR="00AC0AF5" w:rsidRDefault="00AC0AF5" w:rsidP="00AC0AF5">
      <w:pPr>
        <w:rPr>
          <w:rFonts w:ascii="Fb Fontext" w:hAnsi="Fb Fontext" w:cs="Guttman Vilna"/>
          <w:b/>
          <w:bCs/>
          <w:rtl/>
        </w:rPr>
      </w:pPr>
      <w:r w:rsidRPr="00C35A2C">
        <w:rPr>
          <w:rFonts w:ascii="Fb Fontext" w:hAnsi="Fb Fontext" w:hint="cs"/>
          <w:rtl/>
        </w:rPr>
        <w:t>דדינא קא</w:t>
      </w:r>
      <w:r w:rsidRPr="00C35A2C">
        <w:rPr>
          <w:rFonts w:ascii="Fb Fontext" w:hAnsi="Fb Fontext"/>
          <w:rtl/>
        </w:rPr>
        <w:t>"</w:t>
      </w:r>
      <w:r w:rsidRPr="00C35A2C">
        <w:rPr>
          <w:rFonts w:ascii="Fb Fontext" w:hAnsi="Fb Fontext" w:hint="cs"/>
          <w:rtl/>
        </w:rPr>
        <w:t>ל</w:t>
      </w:r>
      <w:r w:rsidRPr="00C35A2C">
        <w:rPr>
          <w:rFonts w:ascii="Fb Fontext" w:hAnsi="Fb Fontext"/>
          <w:rtl/>
        </w:rPr>
        <w:t>.</w:t>
      </w:r>
    </w:p>
    <w:p w14:paraId="1FCF318B" w14:textId="77E21C18" w:rsidR="004C1D22" w:rsidRPr="004C1D22" w:rsidRDefault="004C1D22" w:rsidP="004C1D22">
      <w:pPr>
        <w:pStyle w:val="affff9"/>
      </w:pPr>
      <w:r>
        <w:rPr>
          <w:rFonts w:hint="cs"/>
          <w:rtl/>
        </w:rPr>
        <w:t xml:space="preserve">ייעצתי לך לקנות כי הראשון </w:t>
      </w:r>
      <w:r w:rsidRPr="004C1D22">
        <w:rPr>
          <w:rStyle w:val="afffff0"/>
          <w:rFonts w:hint="cs"/>
          <w:rtl/>
        </w:rPr>
        <w:t>הגזלן</w:t>
      </w:r>
      <w:r>
        <w:rPr>
          <w:rFonts w:hint="cs"/>
          <w:rtl/>
        </w:rPr>
        <w:t xml:space="preserve"> קשה לי מהשני </w:t>
      </w:r>
      <w:r w:rsidRPr="004C1D22">
        <w:rPr>
          <w:rStyle w:val="afffff0"/>
          <w:rFonts w:hint="cs"/>
          <w:rtl/>
        </w:rPr>
        <w:t>ממך.</w:t>
      </w:r>
      <w:r>
        <w:rPr>
          <w:rFonts w:hint="cs"/>
          <w:rtl/>
        </w:rPr>
        <w:t xml:space="preserve"> </w:t>
      </w:r>
    </w:p>
    <w:p w14:paraId="79A8213D" w14:textId="3AA3E0F9" w:rsidR="00746AD6" w:rsidRPr="00746AD6" w:rsidRDefault="00AC0AF5" w:rsidP="00746AD6">
      <w:pPr>
        <w:pStyle w:val="36"/>
        <w:framePr w:wrap="notBeside"/>
        <w:rPr>
          <w:rtl/>
        </w:rPr>
      </w:pPr>
      <w:r w:rsidRPr="00746AD6">
        <w:rPr>
          <w:rtl/>
        </w:rPr>
        <w:t>ההוא דא</w:t>
      </w:r>
      <w:r w:rsidRPr="00746AD6">
        <w:rPr>
          <w:rFonts w:hint="cs"/>
          <w:rtl/>
        </w:rPr>
        <w:t>מר ל</w:t>
      </w:r>
      <w:r w:rsidRPr="00746AD6">
        <w:rPr>
          <w:rtl/>
        </w:rPr>
        <w:t>חב</w:t>
      </w:r>
      <w:r w:rsidRPr="00746AD6">
        <w:rPr>
          <w:rFonts w:hint="cs"/>
          <w:rtl/>
        </w:rPr>
        <w:t>י</w:t>
      </w:r>
      <w:r w:rsidRPr="00746AD6">
        <w:rPr>
          <w:rtl/>
        </w:rPr>
        <w:t>ר</w:t>
      </w:r>
      <w:r w:rsidRPr="00746AD6">
        <w:rPr>
          <w:rFonts w:hint="cs"/>
          <w:rtl/>
        </w:rPr>
        <w:t>ו</w:t>
      </w:r>
      <w:r w:rsidRPr="00746AD6">
        <w:rPr>
          <w:rtl/>
        </w:rPr>
        <w:t>:</w:t>
      </w:r>
    </w:p>
    <w:p w14:paraId="22E3C9A6" w14:textId="5737BF86" w:rsidR="00AC0AF5" w:rsidRDefault="00AC0AF5" w:rsidP="00746AD6">
      <w:pPr>
        <w:rPr>
          <w:rFonts w:ascii="Fb Fontext" w:hAnsi="Fb Fontext"/>
          <w:sz w:val="32"/>
          <w:rtl/>
        </w:rPr>
      </w:pPr>
      <w:r w:rsidRPr="00C35A2C">
        <w:rPr>
          <w:rFonts w:ascii="Fb Fontext" w:hAnsi="Fb Fontext" w:hint="cs"/>
          <w:rtl/>
        </w:rPr>
        <w:t xml:space="preserve">מה לך בקרקע </w:t>
      </w:r>
      <w:r w:rsidRPr="00746AD6">
        <w:rPr>
          <w:rStyle w:val="affffe"/>
          <w:rtl/>
        </w:rPr>
        <w:t>א"ל:</w:t>
      </w:r>
      <w:r w:rsidRPr="00C35A2C">
        <w:rPr>
          <w:rFonts w:ascii="Fb Fontext" w:hAnsi="Fb Fontext"/>
          <w:rtl/>
        </w:rPr>
        <w:t xml:space="preserve"> מפל</w:t>
      </w:r>
      <w:r w:rsidRPr="00C35A2C">
        <w:rPr>
          <w:rFonts w:ascii="Fb Fontext" w:hAnsi="Fb Fontext" w:hint="cs"/>
          <w:rtl/>
        </w:rPr>
        <w:t>וני קניתי ו</w:t>
      </w:r>
      <w:r w:rsidRPr="00C35A2C">
        <w:rPr>
          <w:rFonts w:ascii="Fb Fontext" w:hAnsi="Fb Fontext"/>
          <w:rtl/>
        </w:rPr>
        <w:t>אכלתיה שני חזקה</w:t>
      </w:r>
      <w:r w:rsidRPr="00C35A2C">
        <w:rPr>
          <w:rFonts w:ascii="Fb Fontext" w:hAnsi="Fb Fontext" w:hint="cs"/>
          <w:rtl/>
        </w:rPr>
        <w:t xml:space="preserve">. </w:t>
      </w:r>
      <w:r w:rsidRPr="00746AD6">
        <w:rPr>
          <w:rStyle w:val="affffe"/>
          <w:rtl/>
        </w:rPr>
        <w:t>א"ל:</w:t>
      </w:r>
      <w:r w:rsidRPr="00C35A2C">
        <w:rPr>
          <w:rFonts w:ascii="Fb Fontext" w:hAnsi="Fb Fontext"/>
          <w:rtl/>
        </w:rPr>
        <w:t xml:space="preserve"> פל</w:t>
      </w:r>
      <w:r w:rsidRPr="00C35A2C">
        <w:rPr>
          <w:rFonts w:ascii="Fb Fontext" w:hAnsi="Fb Fontext" w:hint="cs"/>
          <w:rtl/>
        </w:rPr>
        <w:t>וני גזלן הוא</w:t>
      </w:r>
      <w:r w:rsidR="00746AD6">
        <w:rPr>
          <w:rFonts w:ascii="Fb Fontext" w:hAnsi="Fb Fontext" w:hint="cs"/>
          <w:rtl/>
        </w:rPr>
        <w:t xml:space="preserve">, </w:t>
      </w:r>
      <w:r w:rsidRPr="00746AD6">
        <w:rPr>
          <w:rStyle w:val="affffe"/>
          <w:rtl/>
        </w:rPr>
        <w:t>א"ל:</w:t>
      </w:r>
      <w:r w:rsidRPr="00C35A2C">
        <w:rPr>
          <w:rFonts w:ascii="Fb Fontext" w:hAnsi="Fb Fontext"/>
          <w:sz w:val="32"/>
          <w:rtl/>
        </w:rPr>
        <w:t xml:space="preserve"> והא </w:t>
      </w:r>
      <w:r w:rsidRPr="00C35A2C">
        <w:rPr>
          <w:rFonts w:ascii="Fb Fontext" w:hAnsi="Fb Fontext" w:hint="cs"/>
          <w:sz w:val="32"/>
          <w:rtl/>
        </w:rPr>
        <w:t xml:space="preserve">יש לי עדים שנמלכתי בך ואמרת לי לקנות </w:t>
      </w:r>
      <w:r w:rsidRPr="00746AD6">
        <w:rPr>
          <w:rStyle w:val="affffe"/>
          <w:rtl/>
        </w:rPr>
        <w:t>א"ל:</w:t>
      </w:r>
      <w:r w:rsidRPr="00C35A2C">
        <w:rPr>
          <w:rFonts w:ascii="Fb Fontext" w:hAnsi="Fb Fontext"/>
          <w:sz w:val="32"/>
          <w:rtl/>
        </w:rPr>
        <w:t xml:space="preserve"> השני נוח לי, הראשון קשה הימנו.</w:t>
      </w:r>
    </w:p>
    <w:p w14:paraId="6B2D400B" w14:textId="77777777" w:rsidR="00746AD6" w:rsidRPr="00746AD6" w:rsidRDefault="00AC0AF5" w:rsidP="00746AD6">
      <w:pPr>
        <w:pStyle w:val="36"/>
        <w:framePr w:wrap="notBeside"/>
        <w:rPr>
          <w:rtl/>
        </w:rPr>
      </w:pPr>
      <w:r w:rsidRPr="00746AD6">
        <w:rPr>
          <w:rtl/>
        </w:rPr>
        <w:t>אמר רבא:</w:t>
      </w:r>
    </w:p>
    <w:p w14:paraId="17BBAC31" w14:textId="72B94F86" w:rsidR="00AC0AF5" w:rsidRPr="00C35A2C" w:rsidRDefault="00AC0AF5" w:rsidP="00AC0AF5">
      <w:pPr>
        <w:rPr>
          <w:rFonts w:ascii="Fb Fontext" w:hAnsi="Fb Fontext"/>
          <w:rtl/>
        </w:rPr>
      </w:pPr>
      <w:r w:rsidRPr="00C35A2C">
        <w:rPr>
          <w:rFonts w:ascii="Fb Fontext" w:hAnsi="Fb Fontext"/>
          <w:rtl/>
        </w:rPr>
        <w:t>דינא קא"ל.</w:t>
      </w:r>
      <w:r w:rsidRPr="00C35A2C">
        <w:rPr>
          <w:rFonts w:ascii="Fb Fontext" w:hAnsi="Fb Fontext" w:hint="cs"/>
          <w:rtl/>
        </w:rPr>
        <w:t xml:space="preserve"> [ואפי</w:t>
      </w:r>
      <w:r w:rsidRPr="00F10693">
        <w:rPr>
          <w:rFonts w:hint="cs"/>
          <w:rtl/>
        </w:rPr>
        <w:t xml:space="preserve">' </w:t>
      </w:r>
      <w:r w:rsidRPr="00C35A2C">
        <w:rPr>
          <w:rFonts w:ascii="Fb Fontext" w:hAnsi="Fb Fontext" w:hint="cs"/>
          <w:rtl/>
        </w:rPr>
        <w:t>כרבנן דאדמון]</w:t>
      </w:r>
    </w:p>
    <w:p w14:paraId="28867570" w14:textId="77777777" w:rsidR="00746AD6" w:rsidRPr="00746AD6" w:rsidRDefault="00AC0AF5" w:rsidP="00746AD6">
      <w:pPr>
        <w:pStyle w:val="36"/>
        <w:framePr w:wrap="notBeside"/>
        <w:rPr>
          <w:rtl/>
        </w:rPr>
      </w:pPr>
      <w:r w:rsidRPr="00746AD6">
        <w:rPr>
          <w:rtl/>
        </w:rPr>
        <w:t>דתנן:</w:t>
      </w:r>
    </w:p>
    <w:p w14:paraId="2F16B281" w14:textId="77777777" w:rsidR="00746AD6" w:rsidRDefault="00AC0AF5" w:rsidP="00746AD6">
      <w:pPr>
        <w:rPr>
          <w:rStyle w:val="affffe"/>
          <w:rtl/>
        </w:rPr>
      </w:pPr>
      <w:r w:rsidRPr="00C35A2C">
        <w:rPr>
          <w:rFonts w:ascii="Fb Fontext" w:hAnsi="Fb Fontext"/>
          <w:sz w:val="32"/>
          <w:rtl/>
        </w:rPr>
        <w:t xml:space="preserve">העורר על השדה וחתום עליה בעד </w:t>
      </w:r>
    </w:p>
    <w:p w14:paraId="6E604B96" w14:textId="7FA7BD69" w:rsidR="00AC0AF5" w:rsidRDefault="00AC0AF5" w:rsidP="00746AD6">
      <w:pPr>
        <w:rPr>
          <w:rFonts w:ascii="Fb Fontext" w:hAnsi="Fb Fontext"/>
          <w:sz w:val="32"/>
          <w:rtl/>
        </w:rPr>
      </w:pPr>
      <w:r w:rsidRPr="00746AD6">
        <w:rPr>
          <w:rStyle w:val="affffe"/>
          <w:rFonts w:hint="cs"/>
          <w:rtl/>
        </w:rPr>
        <w:t>ל</w:t>
      </w:r>
      <w:r w:rsidRPr="00746AD6">
        <w:rPr>
          <w:rStyle w:val="affffe"/>
          <w:rtl/>
        </w:rPr>
        <w:t>אדמון</w:t>
      </w:r>
      <w:r w:rsidRPr="00746AD6">
        <w:rPr>
          <w:rStyle w:val="affffe"/>
          <w:rFonts w:hint="cs"/>
          <w:rtl/>
        </w:rPr>
        <w:t>:</w:t>
      </w:r>
      <w:r w:rsidRPr="00C35A2C">
        <w:rPr>
          <w:rFonts w:ascii="Fb Fontext" w:hAnsi="Fb Fontext"/>
          <w:sz w:val="32"/>
          <w:rtl/>
        </w:rPr>
        <w:t xml:space="preserve"> השני נוח לי, הראשון קשה הימנו.</w:t>
      </w:r>
      <w:r>
        <w:rPr>
          <w:rFonts w:ascii="Fb Fontext" w:hAnsi="Fb Fontext" w:hint="cs"/>
          <w:sz w:val="32"/>
          <w:rtl/>
        </w:rPr>
        <w:t xml:space="preserve"> </w:t>
      </w:r>
      <w:r w:rsidRPr="00746AD6">
        <w:rPr>
          <w:rStyle w:val="affffe"/>
          <w:rtl/>
        </w:rPr>
        <w:t>וחכ"א:</w:t>
      </w:r>
      <w:r w:rsidRPr="00C35A2C">
        <w:rPr>
          <w:rFonts w:ascii="Fb Fontext" w:hAnsi="Fb Fontext"/>
          <w:sz w:val="32"/>
          <w:rtl/>
        </w:rPr>
        <w:t xml:space="preserve"> איבד את זכותו!</w:t>
      </w:r>
    </w:p>
    <w:p w14:paraId="7156D8EC" w14:textId="77777777" w:rsidR="00746AD6" w:rsidRPr="00746AD6" w:rsidRDefault="00AC0AF5" w:rsidP="00746AD6">
      <w:pPr>
        <w:pStyle w:val="36"/>
        <w:framePr w:wrap="notBeside"/>
        <w:rPr>
          <w:rtl/>
        </w:rPr>
      </w:pPr>
      <w:r w:rsidRPr="00746AD6">
        <w:rPr>
          <w:rtl/>
        </w:rPr>
        <w:t>אפי</w:t>
      </w:r>
      <w:r w:rsidRPr="00746AD6">
        <w:rPr>
          <w:rFonts w:hint="cs"/>
          <w:rtl/>
        </w:rPr>
        <w:t>' לרבנן</w:t>
      </w:r>
    </w:p>
    <w:p w14:paraId="7F409C05" w14:textId="2A51F363" w:rsidR="00AC0AF5" w:rsidRDefault="00746AD6" w:rsidP="00746AD6">
      <w:pPr>
        <w:spacing w:after="60"/>
        <w:rPr>
          <w:rFonts w:ascii="Fb Fontext" w:hAnsi="Fb Fontext"/>
          <w:rtl/>
        </w:rPr>
      </w:pPr>
      <w:r>
        <w:rPr>
          <w:rFonts w:ascii="Fb Fontext" w:hAnsi="Fb Fontext" w:hint="cs"/>
          <w:rtl/>
        </w:rPr>
        <w:t xml:space="preserve">שם עשה מעשה, כאן הוא רק דיבר </w:t>
      </w:r>
      <w:r w:rsidRPr="00746AD6">
        <w:rPr>
          <w:rStyle w:val="afffff0"/>
          <w:rFonts w:hint="cs"/>
          <w:rtl/>
        </w:rPr>
        <w:t>ולכן יכול לטעון השני נוח לי</w:t>
      </w:r>
      <w:r w:rsidR="00AC0AF5" w:rsidRPr="00746AD6">
        <w:rPr>
          <w:rFonts w:ascii="Fb Fontext" w:hAnsi="Fb Fontext"/>
          <w:rtl/>
        </w:rPr>
        <w:t>.</w:t>
      </w:r>
    </w:p>
    <w:p w14:paraId="28C4CC12" w14:textId="7742E450" w:rsidR="004C1D22" w:rsidRPr="00746AD6" w:rsidRDefault="004C1D22" w:rsidP="004C1D22">
      <w:pPr>
        <w:pStyle w:val="affff9"/>
        <w:rPr>
          <w:rtl/>
        </w:rPr>
      </w:pPr>
      <w:r>
        <w:rPr>
          <w:rFonts w:hint="cs"/>
          <w:rtl/>
        </w:rPr>
        <w:t>עביד איניש דזבין דיניה</w:t>
      </w:r>
    </w:p>
    <w:p w14:paraId="35E3F298" w14:textId="21EB75B7" w:rsidR="00746AD6" w:rsidRPr="00746AD6" w:rsidRDefault="004C1D22" w:rsidP="00746AD6">
      <w:pPr>
        <w:pStyle w:val="36"/>
        <w:framePr w:wrap="notBeside"/>
        <w:rPr>
          <w:rtl/>
        </w:rPr>
      </w:pPr>
      <w:r>
        <w:rPr>
          <w:rFonts w:hint="cs"/>
          <w:rtl/>
        </w:rPr>
        <w:t>אותו ש</w:t>
      </w:r>
      <w:r w:rsidR="00AC0AF5" w:rsidRPr="00746AD6">
        <w:rPr>
          <w:rtl/>
        </w:rPr>
        <w:t>א</w:t>
      </w:r>
      <w:r w:rsidR="00AC0AF5" w:rsidRPr="00746AD6">
        <w:rPr>
          <w:rFonts w:hint="cs"/>
          <w:rtl/>
        </w:rPr>
        <w:t>מר</w:t>
      </w:r>
      <w:r w:rsidR="00AC0AF5" w:rsidRPr="00746AD6">
        <w:rPr>
          <w:rtl/>
        </w:rPr>
        <w:t xml:space="preserve"> לחבר</w:t>
      </w:r>
      <w:r w:rsidR="00AC0AF5" w:rsidRPr="00746AD6">
        <w:rPr>
          <w:rFonts w:hint="cs"/>
          <w:rtl/>
        </w:rPr>
        <w:t>ו</w:t>
      </w:r>
      <w:r w:rsidR="00AC0AF5" w:rsidRPr="00746AD6">
        <w:rPr>
          <w:rtl/>
        </w:rPr>
        <w:t>:</w:t>
      </w:r>
    </w:p>
    <w:p w14:paraId="79A3D6DF" w14:textId="785FE8B8" w:rsidR="00AC0AF5" w:rsidRDefault="00AC0AF5" w:rsidP="00746AD6">
      <w:pPr>
        <w:rPr>
          <w:rFonts w:ascii="Fb Fontext" w:hAnsi="Fb Fontext"/>
          <w:rtl/>
        </w:rPr>
      </w:pPr>
      <w:r w:rsidRPr="00C35A2C">
        <w:rPr>
          <w:rFonts w:ascii="Fb Fontext" w:hAnsi="Fb Fontext"/>
          <w:sz w:val="32"/>
          <w:rtl/>
        </w:rPr>
        <w:t>מ</w:t>
      </w:r>
      <w:r w:rsidRPr="00C35A2C">
        <w:rPr>
          <w:rFonts w:ascii="Fb Fontext" w:hAnsi="Fb Fontext" w:hint="cs"/>
          <w:sz w:val="32"/>
          <w:rtl/>
        </w:rPr>
        <w:t>ה</w:t>
      </w:r>
      <w:r w:rsidRPr="00C35A2C">
        <w:rPr>
          <w:rFonts w:ascii="Fb Fontext" w:hAnsi="Fb Fontext"/>
          <w:sz w:val="32"/>
          <w:rtl/>
        </w:rPr>
        <w:t xml:space="preserve"> </w:t>
      </w:r>
      <w:r w:rsidRPr="00C35A2C">
        <w:rPr>
          <w:rFonts w:ascii="Fb Fontext" w:hAnsi="Fb Fontext" w:hint="cs"/>
          <w:sz w:val="32"/>
          <w:rtl/>
        </w:rPr>
        <w:t>לך בקרקע</w:t>
      </w:r>
      <w:r w:rsidRPr="00C35A2C">
        <w:rPr>
          <w:rFonts w:ascii="Fb Fontext" w:hAnsi="Fb Fontext"/>
          <w:sz w:val="32"/>
          <w:rtl/>
        </w:rPr>
        <w:t xml:space="preserve"> </w:t>
      </w:r>
      <w:r w:rsidRPr="00746AD6">
        <w:rPr>
          <w:rStyle w:val="affffe"/>
          <w:rtl/>
        </w:rPr>
        <w:t>א"ל:</w:t>
      </w:r>
      <w:r w:rsidRPr="00C35A2C">
        <w:rPr>
          <w:rFonts w:ascii="Fb Fontext" w:hAnsi="Fb Fontext"/>
          <w:sz w:val="32"/>
          <w:rtl/>
        </w:rPr>
        <w:t xml:space="preserve"> מפל</w:t>
      </w:r>
      <w:r w:rsidRPr="00C35A2C">
        <w:rPr>
          <w:rFonts w:ascii="Fb Fontext" w:hAnsi="Fb Fontext" w:hint="cs"/>
          <w:sz w:val="32"/>
          <w:rtl/>
        </w:rPr>
        <w:t xml:space="preserve">וני קניתי ואכלתי </w:t>
      </w:r>
      <w:r w:rsidRPr="00C35A2C">
        <w:rPr>
          <w:rFonts w:ascii="Fb Fontext" w:hAnsi="Fb Fontext"/>
          <w:sz w:val="32"/>
          <w:rtl/>
        </w:rPr>
        <w:t>שני חזקה.</w:t>
      </w:r>
      <w:r w:rsidR="00746AD6">
        <w:rPr>
          <w:rFonts w:ascii="Fb Fontext" w:hAnsi="Fb Fontext" w:hint="cs"/>
          <w:rtl/>
        </w:rPr>
        <w:t xml:space="preserve"> </w:t>
      </w:r>
      <w:r w:rsidRPr="00746AD6">
        <w:rPr>
          <w:rStyle w:val="affffe"/>
          <w:rtl/>
        </w:rPr>
        <w:t>א"ל:</w:t>
      </w:r>
      <w:r w:rsidRPr="00C35A2C">
        <w:rPr>
          <w:rFonts w:ascii="Fb Fontext" w:hAnsi="Fb Fontext"/>
          <w:rtl/>
        </w:rPr>
        <w:t xml:space="preserve"> פל</w:t>
      </w:r>
      <w:r w:rsidRPr="00C35A2C">
        <w:rPr>
          <w:rFonts w:ascii="Fb Fontext" w:hAnsi="Fb Fontext" w:hint="cs"/>
          <w:rtl/>
        </w:rPr>
        <w:t>וני גזלן הוא</w:t>
      </w:r>
      <w:r w:rsidRPr="00C35A2C">
        <w:rPr>
          <w:rFonts w:ascii="Fb Fontext" w:hAnsi="Fb Fontext"/>
          <w:rtl/>
        </w:rPr>
        <w:t xml:space="preserve">, </w:t>
      </w:r>
      <w:r w:rsidRPr="00746AD6">
        <w:rPr>
          <w:rStyle w:val="affffe"/>
          <w:rtl/>
        </w:rPr>
        <w:t>א"ל:</w:t>
      </w:r>
      <w:r w:rsidRPr="00C35A2C">
        <w:rPr>
          <w:rFonts w:ascii="Fb Fontext" w:hAnsi="Fb Fontext"/>
          <w:rtl/>
        </w:rPr>
        <w:t xml:space="preserve"> והא </w:t>
      </w:r>
      <w:r w:rsidRPr="00C35A2C">
        <w:rPr>
          <w:rFonts w:ascii="Fb Fontext" w:hAnsi="Fb Fontext" w:hint="cs"/>
          <w:rtl/>
        </w:rPr>
        <w:t>יש</w:t>
      </w:r>
      <w:r w:rsidRPr="00C35A2C">
        <w:rPr>
          <w:rFonts w:ascii="Fb Fontext" w:hAnsi="Fb Fontext"/>
          <w:rtl/>
        </w:rPr>
        <w:t xml:space="preserve"> לי </w:t>
      </w:r>
      <w:r w:rsidRPr="00C35A2C">
        <w:rPr>
          <w:rFonts w:ascii="Fb Fontext" w:hAnsi="Fb Fontext" w:hint="cs"/>
          <w:rtl/>
        </w:rPr>
        <w:t xml:space="preserve">עדים </w:t>
      </w:r>
      <w:r w:rsidRPr="00C35A2C">
        <w:rPr>
          <w:rFonts w:ascii="Fb Fontext" w:hAnsi="Fb Fontext"/>
          <w:rtl/>
        </w:rPr>
        <w:t xml:space="preserve"> </w:t>
      </w:r>
      <w:r w:rsidRPr="00C35A2C">
        <w:rPr>
          <w:rFonts w:ascii="Fb Fontext" w:hAnsi="Fb Fontext" w:hint="cs"/>
          <w:rtl/>
        </w:rPr>
        <w:t>שבאת בערב ואמרת לי לקנות בשבילך</w:t>
      </w:r>
    </w:p>
    <w:p w14:paraId="1D77259F" w14:textId="16A6F5A1" w:rsidR="00AC0AF5" w:rsidRDefault="00AC0AF5" w:rsidP="00746AD6">
      <w:pPr>
        <w:spacing w:after="60"/>
        <w:rPr>
          <w:rFonts w:ascii="Fb Fontext" w:hAnsi="Fb Fontext"/>
          <w:rtl/>
        </w:rPr>
      </w:pPr>
      <w:r w:rsidRPr="00746AD6">
        <w:rPr>
          <w:rStyle w:val="affffe"/>
          <w:rtl/>
        </w:rPr>
        <w:t>א"ל:</w:t>
      </w:r>
      <w:r w:rsidRPr="00C35A2C">
        <w:rPr>
          <w:rFonts w:ascii="Fb Fontext" w:hAnsi="Fb Fontext"/>
          <w:rtl/>
        </w:rPr>
        <w:t xml:space="preserve"> </w:t>
      </w:r>
      <w:r w:rsidRPr="00C35A2C">
        <w:rPr>
          <w:rFonts w:ascii="Fb Fontext" w:hAnsi="Fb Fontext" w:hint="cs"/>
          <w:rtl/>
        </w:rPr>
        <w:t xml:space="preserve">אמרתי שוה לי לקנות בדמים מלבוא בדין  </w:t>
      </w:r>
      <w:r w:rsidRPr="00746AD6">
        <w:rPr>
          <w:rStyle w:val="affffe"/>
          <w:rtl/>
        </w:rPr>
        <w:t>רבא:</w:t>
      </w:r>
      <w:r w:rsidRPr="00C35A2C">
        <w:rPr>
          <w:rFonts w:ascii="Fb Fontext" w:hAnsi="Fb Fontext"/>
          <w:rtl/>
        </w:rPr>
        <w:t xml:space="preserve"> עביד איניש דזבין דיניה.</w:t>
      </w:r>
    </w:p>
    <w:p w14:paraId="431105F2" w14:textId="576D838C" w:rsidR="004C1D22" w:rsidRPr="00C35A2C" w:rsidRDefault="004C1D22" w:rsidP="004C1D22">
      <w:pPr>
        <w:pStyle w:val="affff9"/>
        <w:rPr>
          <w:rFonts w:cs="Guttman Vilna"/>
          <w:rtl/>
        </w:rPr>
      </w:pPr>
      <w:r>
        <w:rPr>
          <w:rFonts w:hint="cs"/>
          <w:rtl/>
        </w:rPr>
        <w:t xml:space="preserve">'טענת שני חזקה' אם במשמעותה גם יותר מג' שנים </w:t>
      </w:r>
    </w:p>
    <w:p w14:paraId="4446BEC7" w14:textId="7D6A7541" w:rsidR="00746AD6" w:rsidRPr="00746AD6" w:rsidRDefault="004C1D22" w:rsidP="00746AD6">
      <w:pPr>
        <w:pStyle w:val="36"/>
        <w:framePr w:wrap="notBeside"/>
        <w:rPr>
          <w:rtl/>
        </w:rPr>
      </w:pPr>
      <w:r>
        <w:rPr>
          <w:rFonts w:hint="cs"/>
          <w:rtl/>
        </w:rPr>
        <w:t xml:space="preserve">אותו </w:t>
      </w:r>
      <w:r w:rsidR="00AC0AF5" w:rsidRPr="00746AD6">
        <w:rPr>
          <w:rtl/>
        </w:rPr>
        <w:t>דא"ל לחבר</w:t>
      </w:r>
      <w:r>
        <w:rPr>
          <w:rFonts w:hint="cs"/>
          <w:rtl/>
        </w:rPr>
        <w:t>ו</w:t>
      </w:r>
    </w:p>
    <w:p w14:paraId="7EEAFAEE" w14:textId="6C644B98" w:rsidR="00AC0AF5" w:rsidRDefault="00AC0AF5" w:rsidP="00AC0AF5">
      <w:pPr>
        <w:rPr>
          <w:rFonts w:ascii="Fb Fontext" w:hAnsi="Fb Fontext"/>
          <w:sz w:val="32"/>
          <w:rtl/>
        </w:rPr>
      </w:pPr>
      <w:r w:rsidRPr="00C35A2C">
        <w:rPr>
          <w:rFonts w:ascii="Fb Fontext" w:hAnsi="Fb Fontext"/>
          <w:sz w:val="32"/>
          <w:rtl/>
        </w:rPr>
        <w:t>מ</w:t>
      </w:r>
      <w:r w:rsidRPr="00C35A2C">
        <w:rPr>
          <w:rFonts w:ascii="Fb Fontext" w:hAnsi="Fb Fontext" w:hint="cs"/>
          <w:sz w:val="32"/>
          <w:rtl/>
        </w:rPr>
        <w:t xml:space="preserve">ה לך בקרקע </w:t>
      </w:r>
      <w:r w:rsidRPr="00746AD6">
        <w:rPr>
          <w:rStyle w:val="affffe"/>
          <w:rFonts w:hint="cs"/>
          <w:rtl/>
        </w:rPr>
        <w:t>וא</w:t>
      </w:r>
      <w:r w:rsidRPr="00746AD6">
        <w:rPr>
          <w:rStyle w:val="affffe"/>
          <w:rtl/>
        </w:rPr>
        <w:t>"ל:</w:t>
      </w:r>
      <w:r w:rsidRPr="00C35A2C">
        <w:rPr>
          <w:rFonts w:ascii="Fb Fontext" w:hAnsi="Fb Fontext"/>
          <w:sz w:val="32"/>
          <w:rtl/>
        </w:rPr>
        <w:t xml:space="preserve"> מפל</w:t>
      </w:r>
      <w:r w:rsidRPr="00C35A2C">
        <w:rPr>
          <w:rFonts w:ascii="Fb Fontext" w:hAnsi="Fb Fontext" w:hint="cs"/>
          <w:sz w:val="32"/>
          <w:rtl/>
        </w:rPr>
        <w:t>וני קניתי ואכלתי שני חזקה</w:t>
      </w:r>
    </w:p>
    <w:p w14:paraId="5E6B38DE" w14:textId="77777777" w:rsidR="00746AD6" w:rsidRPr="00746AD6" w:rsidRDefault="00AC0AF5" w:rsidP="00746AD6">
      <w:pPr>
        <w:pStyle w:val="36"/>
        <w:framePr w:wrap="notBeside"/>
        <w:rPr>
          <w:rtl/>
        </w:rPr>
      </w:pPr>
      <w:r w:rsidRPr="00746AD6">
        <w:rPr>
          <w:rtl/>
        </w:rPr>
        <w:t>א"ל:</w:t>
      </w:r>
    </w:p>
    <w:p w14:paraId="5E0061FB" w14:textId="5C93624E" w:rsidR="00AC0AF5" w:rsidRDefault="00AC0AF5" w:rsidP="00746AD6">
      <w:pPr>
        <w:rPr>
          <w:rFonts w:ascii="Fb Fontext" w:hAnsi="Fb Fontext"/>
          <w:rtl/>
        </w:rPr>
      </w:pPr>
      <w:r w:rsidRPr="00C35A2C">
        <w:rPr>
          <w:rFonts w:ascii="Fb Fontext" w:hAnsi="Fb Fontext"/>
          <w:rtl/>
        </w:rPr>
        <w:t xml:space="preserve">והא </w:t>
      </w:r>
      <w:r w:rsidRPr="00C35A2C">
        <w:rPr>
          <w:rFonts w:ascii="Fb Fontext" w:hAnsi="Fb Fontext" w:hint="cs"/>
          <w:rtl/>
        </w:rPr>
        <w:t>יש לי שטר שקניתי ממנו לפני ד</w:t>
      </w:r>
      <w:r w:rsidRPr="00F10693">
        <w:rPr>
          <w:rFonts w:hint="cs"/>
          <w:rtl/>
        </w:rPr>
        <w:t xml:space="preserve">' </w:t>
      </w:r>
      <w:r w:rsidRPr="00C35A2C">
        <w:rPr>
          <w:rFonts w:ascii="Fb Fontext" w:hAnsi="Fb Fontext" w:hint="cs"/>
          <w:rtl/>
        </w:rPr>
        <w:t xml:space="preserve">שנים </w:t>
      </w:r>
      <w:r w:rsidRPr="00746AD6">
        <w:rPr>
          <w:rStyle w:val="afffff0"/>
          <w:rFonts w:hint="cs"/>
          <w:rtl/>
        </w:rPr>
        <w:t>[שנה לפניך]</w:t>
      </w:r>
      <w:r w:rsidR="00746AD6">
        <w:rPr>
          <w:rFonts w:ascii="Fb Fontext" w:hAnsi="Fb Fontext" w:hint="cs"/>
          <w:rtl/>
        </w:rPr>
        <w:t xml:space="preserve"> </w:t>
      </w:r>
      <w:r w:rsidRPr="00746AD6">
        <w:rPr>
          <w:rStyle w:val="affffe"/>
          <w:rtl/>
        </w:rPr>
        <w:t>א"ל:</w:t>
      </w:r>
      <w:r w:rsidRPr="00C35A2C">
        <w:rPr>
          <w:rFonts w:ascii="Fb Fontext" w:hAnsi="Fb Fontext"/>
          <w:rtl/>
        </w:rPr>
        <w:t xml:space="preserve"> מי סברת שני חזקה </w:t>
      </w:r>
      <w:r w:rsidRPr="00C35A2C">
        <w:rPr>
          <w:rFonts w:ascii="Fb Fontext" w:hAnsi="Fb Fontext" w:hint="cs"/>
          <w:rtl/>
        </w:rPr>
        <w:t>ג</w:t>
      </w:r>
      <w:r w:rsidRPr="00F10693">
        <w:rPr>
          <w:rFonts w:hint="cs"/>
          <w:rtl/>
        </w:rPr>
        <w:t xml:space="preserve">' </w:t>
      </w:r>
      <w:r w:rsidRPr="00C35A2C">
        <w:rPr>
          <w:rFonts w:ascii="Fb Fontext" w:hAnsi="Fb Fontext"/>
          <w:rtl/>
        </w:rPr>
        <w:t>שני</w:t>
      </w:r>
      <w:r w:rsidRPr="00C35A2C">
        <w:rPr>
          <w:rFonts w:ascii="Fb Fontext" w:hAnsi="Fb Fontext" w:hint="cs"/>
          <w:rtl/>
        </w:rPr>
        <w:t>ם?</w:t>
      </w:r>
      <w:r w:rsidRPr="00C35A2C">
        <w:rPr>
          <w:rFonts w:ascii="Fb Fontext" w:hAnsi="Fb Fontext"/>
          <w:rtl/>
        </w:rPr>
        <w:t xml:space="preserve"> </w:t>
      </w:r>
      <w:r w:rsidRPr="00C35A2C">
        <w:rPr>
          <w:rFonts w:ascii="Fb Fontext" w:hAnsi="Fb Fontext" w:hint="cs"/>
          <w:rtl/>
        </w:rPr>
        <w:t>שנים רבות של חזקה התכוונתי</w:t>
      </w:r>
      <w:r w:rsidRPr="00C35A2C">
        <w:rPr>
          <w:rFonts w:ascii="Fb Fontext" w:hAnsi="Fb Fontext"/>
          <w:rtl/>
        </w:rPr>
        <w:t>!</w:t>
      </w:r>
    </w:p>
    <w:p w14:paraId="08F5D416" w14:textId="77777777" w:rsidR="00746AD6" w:rsidRPr="00746AD6" w:rsidRDefault="00AC0AF5" w:rsidP="00746AD6">
      <w:pPr>
        <w:pStyle w:val="36"/>
        <w:framePr w:wrap="notBeside"/>
        <w:rPr>
          <w:rtl/>
        </w:rPr>
      </w:pPr>
      <w:r w:rsidRPr="00746AD6">
        <w:rPr>
          <w:rtl/>
        </w:rPr>
        <w:t>- אמר רבא:</w:t>
      </w:r>
    </w:p>
    <w:p w14:paraId="7154A090" w14:textId="72E94E3B" w:rsidR="00AC0AF5" w:rsidRDefault="00AC0AF5" w:rsidP="004C1D22">
      <w:pPr>
        <w:rPr>
          <w:rFonts w:ascii="Fb Fontext" w:hAnsi="Fb Fontext"/>
          <w:rtl/>
        </w:rPr>
      </w:pPr>
      <w:r w:rsidRPr="00065E76">
        <w:rPr>
          <w:rtl/>
        </w:rPr>
        <w:t>עבידי אינשי דקרו לשני טובא שני חזקה.</w:t>
      </w:r>
      <w:r w:rsidR="004C1D22">
        <w:rPr>
          <w:rFonts w:hint="cs"/>
          <w:rtl/>
        </w:rPr>
        <w:t xml:space="preserve"> </w:t>
      </w:r>
      <w:r w:rsidRPr="00746AD6">
        <w:rPr>
          <w:rStyle w:val="affffe"/>
          <w:rtl/>
        </w:rPr>
        <w:t xml:space="preserve">וה"מ </w:t>
      </w:r>
      <w:r w:rsidRPr="00C35A2C">
        <w:rPr>
          <w:rFonts w:ascii="Fb Fontext" w:hAnsi="Fb Fontext"/>
          <w:rtl/>
        </w:rPr>
        <w:t xml:space="preserve">דאכלה שבע, </w:t>
      </w:r>
      <w:r w:rsidRPr="00C35A2C">
        <w:rPr>
          <w:rFonts w:ascii="Fb Fontext" w:hAnsi="Fb Fontext" w:hint="cs"/>
          <w:rtl/>
        </w:rPr>
        <w:t>שקדמה חזקתו לשטר השני אבל בשש אין לך מחאה גדולה מזו</w:t>
      </w:r>
      <w:r w:rsidRPr="00C35A2C">
        <w:rPr>
          <w:rFonts w:ascii="Fb Fontext" w:hAnsi="Fb Fontext"/>
          <w:rtl/>
        </w:rPr>
        <w:t xml:space="preserve"> </w:t>
      </w:r>
      <w:r w:rsidRPr="004C1D22">
        <w:rPr>
          <w:rStyle w:val="afffff0"/>
          <w:rFonts w:hint="cs"/>
          <w:rtl/>
        </w:rPr>
        <w:t>[אם מכר]</w:t>
      </w:r>
    </w:p>
    <w:p w14:paraId="10252987" w14:textId="61AB3C8F" w:rsidR="004C1D22" w:rsidRDefault="004C1D22" w:rsidP="004C1D22">
      <w:pPr>
        <w:pStyle w:val="affff9"/>
        <w:rPr>
          <w:rtl/>
        </w:rPr>
      </w:pPr>
      <w:r>
        <w:rPr>
          <w:rFonts w:hint="cs"/>
          <w:rtl/>
        </w:rPr>
        <w:t>'טענת מה לי לשקר' אם אומרים גם במקום עדים</w:t>
      </w:r>
    </w:p>
    <w:p w14:paraId="56A09A83" w14:textId="77777777" w:rsidR="00AC0AF5" w:rsidRDefault="00AC0AF5" w:rsidP="00982F98">
      <w:pPr>
        <w:pStyle w:val="affe"/>
        <w:framePr w:wrap="around"/>
        <w:rPr>
          <w:rtl/>
        </w:rPr>
      </w:pPr>
      <w:r w:rsidRPr="00C35A2C">
        <w:rPr>
          <w:rtl/>
        </w:rPr>
        <w:t>לא.</w:t>
      </w:r>
    </w:p>
    <w:p w14:paraId="598341D0" w14:textId="651C8A71" w:rsidR="00746AD6" w:rsidRPr="00746AD6" w:rsidRDefault="004C1D22" w:rsidP="00746AD6">
      <w:pPr>
        <w:pStyle w:val="36"/>
        <w:framePr w:wrap="notBeside"/>
        <w:rPr>
          <w:rtl/>
        </w:rPr>
      </w:pPr>
      <w:r>
        <w:rPr>
          <w:rFonts w:hint="cs"/>
          <w:rtl/>
        </w:rPr>
        <w:t>כל אחד אמר</w:t>
      </w:r>
    </w:p>
    <w:p w14:paraId="6A548A80" w14:textId="1BB1BF10" w:rsidR="00AC0AF5" w:rsidRPr="004C1D22" w:rsidRDefault="00AC0AF5" w:rsidP="004C1D22">
      <w:pPr>
        <w:rPr>
          <w:rtl/>
        </w:rPr>
      </w:pPr>
      <w:r w:rsidRPr="004C1D22">
        <w:rPr>
          <w:rtl/>
        </w:rPr>
        <w:t xml:space="preserve">של אבותי, </w:t>
      </w:r>
      <w:r w:rsidRPr="004C1D22">
        <w:rPr>
          <w:rFonts w:hint="cs"/>
          <w:rtl/>
        </w:rPr>
        <w:t>זה הביא עדים דאבותיו וזה הביא עדים שאכל שני חזקה</w:t>
      </w:r>
    </w:p>
    <w:p w14:paraId="2A3C65B2" w14:textId="77777777" w:rsidR="00746AD6" w:rsidRPr="00746AD6" w:rsidRDefault="00AC0AF5" w:rsidP="00746AD6">
      <w:pPr>
        <w:pStyle w:val="36"/>
        <w:framePr w:wrap="notBeside"/>
        <w:rPr>
          <w:rtl/>
        </w:rPr>
      </w:pPr>
      <w:r w:rsidRPr="00746AD6">
        <w:rPr>
          <w:rtl/>
        </w:rPr>
        <w:lastRenderedPageBreak/>
        <w:t>- רבה:</w:t>
      </w:r>
    </w:p>
    <w:p w14:paraId="48523474" w14:textId="31D8C237" w:rsidR="00AC0AF5" w:rsidRPr="00065E76" w:rsidRDefault="00AC0AF5" w:rsidP="00065E76">
      <w:pPr>
        <w:rPr>
          <w:rtl/>
        </w:rPr>
      </w:pPr>
      <w:r w:rsidRPr="00065E76">
        <w:rPr>
          <w:rtl/>
        </w:rPr>
        <w:t xml:space="preserve">מה לו לשקר? </w:t>
      </w:r>
      <w:r w:rsidRPr="00746AD6">
        <w:rPr>
          <w:rStyle w:val="affffe"/>
          <w:rtl/>
        </w:rPr>
        <w:t>אי בעי א"ל:</w:t>
      </w:r>
      <w:r w:rsidRPr="00065E76">
        <w:rPr>
          <w:rtl/>
        </w:rPr>
        <w:t xml:space="preserve"> מינך זבנתה ואכלתיה שני חזקה.</w:t>
      </w:r>
    </w:p>
    <w:p w14:paraId="57823970" w14:textId="77777777" w:rsidR="00746AD6" w:rsidRPr="00746AD6" w:rsidRDefault="00AC0AF5" w:rsidP="00746AD6">
      <w:pPr>
        <w:pStyle w:val="36"/>
        <w:framePr w:wrap="notBeside"/>
        <w:rPr>
          <w:rtl/>
        </w:rPr>
      </w:pPr>
      <w:r w:rsidRPr="00746AD6">
        <w:rPr>
          <w:rtl/>
        </w:rPr>
        <w:t>א"ל אביי:</w:t>
      </w:r>
    </w:p>
    <w:p w14:paraId="32FA6552" w14:textId="77777777" w:rsidR="00746AD6" w:rsidRDefault="00AC0AF5" w:rsidP="00746AD6">
      <w:pPr>
        <w:spacing w:after="60"/>
        <w:rPr>
          <w:rtl/>
        </w:rPr>
      </w:pPr>
      <w:r w:rsidRPr="00065E76">
        <w:rPr>
          <w:rtl/>
        </w:rPr>
        <w:t>מה לי לשקר במקום עדים לא אמרינן.</w:t>
      </w:r>
      <w:r w:rsidR="00746AD6">
        <w:rPr>
          <w:rFonts w:hint="cs"/>
          <w:rtl/>
        </w:rPr>
        <w:t xml:space="preserve"> </w:t>
      </w:r>
    </w:p>
    <w:p w14:paraId="38A4DD6C" w14:textId="6A6EAD47" w:rsidR="00AC0AF5" w:rsidRDefault="00AC0AF5" w:rsidP="00746AD6">
      <w:pPr>
        <w:rPr>
          <w:rFonts w:ascii="Fb Fontext" w:hAnsi="Fb Fontext"/>
          <w:sz w:val="32"/>
          <w:rtl/>
        </w:rPr>
      </w:pPr>
      <w:r w:rsidRPr="00746AD6">
        <w:rPr>
          <w:rStyle w:val="affffe"/>
          <w:rtl/>
        </w:rPr>
        <w:t>הדר א"ל:</w:t>
      </w:r>
      <w:r w:rsidRPr="00C35A2C">
        <w:rPr>
          <w:rFonts w:ascii="Fb Fontext" w:hAnsi="Fb Fontext"/>
          <w:sz w:val="32"/>
          <w:rtl/>
        </w:rPr>
        <w:t xml:space="preserve"> אין, </w:t>
      </w:r>
      <w:r w:rsidRPr="00C35A2C">
        <w:rPr>
          <w:rFonts w:ascii="Fb Fontext" w:hAnsi="Fb Fontext" w:hint="cs"/>
          <w:sz w:val="32"/>
          <w:rtl/>
        </w:rPr>
        <w:t>של אביך היתה וקניתי ממך ואמרתי לך שהחזקתי בזה דסמיך לי עלה כדאבהתי</w:t>
      </w:r>
    </w:p>
    <w:p w14:paraId="27CF52AD" w14:textId="7EC21744" w:rsidR="00AC0AF5" w:rsidRDefault="00AC0AF5" w:rsidP="00746AD6">
      <w:pPr>
        <w:pStyle w:val="affff9"/>
        <w:rPr>
          <w:rtl/>
        </w:rPr>
      </w:pPr>
      <w:r w:rsidRPr="00C35A2C">
        <w:rPr>
          <w:rtl/>
        </w:rPr>
        <w:t xml:space="preserve">טוען וחוזר וטוען, או </w:t>
      </w:r>
      <w:r w:rsidR="00746AD6">
        <w:rPr>
          <w:rFonts w:hint="cs"/>
          <w:rtl/>
        </w:rPr>
        <w:t>לא</w:t>
      </w:r>
      <w:r w:rsidRPr="00C35A2C">
        <w:rPr>
          <w:rtl/>
        </w:rPr>
        <w:t>?</w:t>
      </w:r>
    </w:p>
    <w:p w14:paraId="7B9C30CA" w14:textId="2FA13145" w:rsidR="00746AD6" w:rsidRPr="004C1D22" w:rsidRDefault="00AC0AF5" w:rsidP="004C1D22">
      <w:pPr>
        <w:spacing w:after="60"/>
        <w:rPr>
          <w:rtl/>
        </w:rPr>
      </w:pPr>
      <w:r w:rsidRPr="00746AD6">
        <w:rPr>
          <w:rStyle w:val="affffe"/>
          <w:rtl/>
        </w:rPr>
        <w:t xml:space="preserve">- </w:t>
      </w:r>
      <w:r w:rsidRPr="00746AD6">
        <w:rPr>
          <w:rStyle w:val="affffe"/>
          <w:rFonts w:hint="cs"/>
          <w:rtl/>
        </w:rPr>
        <w:t>ע</w:t>
      </w:r>
      <w:r w:rsidRPr="00746AD6">
        <w:rPr>
          <w:rStyle w:val="affffe"/>
          <w:rtl/>
        </w:rPr>
        <w:t>ולא:</w:t>
      </w:r>
      <w:r w:rsidRPr="00065E76">
        <w:rPr>
          <w:rtl/>
        </w:rPr>
        <w:t xml:space="preserve"> טוען וחוזר וטוען, </w:t>
      </w:r>
      <w:r w:rsidR="00746AD6">
        <w:rPr>
          <w:rStyle w:val="affffe"/>
          <w:rtl/>
        </w:rPr>
        <w:tab/>
      </w:r>
      <w:r w:rsidRPr="00746AD6">
        <w:rPr>
          <w:rStyle w:val="affffe"/>
          <w:rtl/>
        </w:rPr>
        <w:t>נהרדעי</w:t>
      </w:r>
      <w:r w:rsidRPr="00065E76">
        <w:rPr>
          <w:rtl/>
        </w:rPr>
        <w:t>: אינו טוען וחוזר וטוען.</w:t>
      </w:r>
    </w:p>
    <w:p w14:paraId="74DCD8BD" w14:textId="77777777" w:rsidR="00746AD6" w:rsidRPr="00746AD6" w:rsidRDefault="00AC0AF5" w:rsidP="00746AD6">
      <w:pPr>
        <w:pStyle w:val="36"/>
        <w:framePr w:wrap="notBeside"/>
        <w:rPr>
          <w:rtl/>
        </w:rPr>
      </w:pPr>
      <w:r w:rsidRPr="00746AD6">
        <w:rPr>
          <w:rtl/>
        </w:rPr>
        <w:t>ומודי עולא,</w:t>
      </w:r>
    </w:p>
    <w:p w14:paraId="349453EB" w14:textId="461D4FF1" w:rsidR="00AC0AF5" w:rsidRDefault="00AC0AF5" w:rsidP="00AC0AF5">
      <w:pPr>
        <w:rPr>
          <w:rFonts w:ascii="Fb Fontext" w:hAnsi="Fb Fontext"/>
          <w:sz w:val="32"/>
          <w:rtl/>
        </w:rPr>
      </w:pPr>
      <w:r w:rsidRPr="00746AD6">
        <w:rPr>
          <w:rStyle w:val="affffe"/>
          <w:rFonts w:hint="cs"/>
          <w:rtl/>
        </w:rPr>
        <w:t>ב</w:t>
      </w:r>
      <w:r w:rsidRPr="00746AD6">
        <w:rPr>
          <w:rStyle w:val="affffe"/>
          <w:rtl/>
        </w:rPr>
        <w:t>א"ל:</w:t>
      </w:r>
      <w:r w:rsidRPr="00C35A2C">
        <w:rPr>
          <w:rFonts w:ascii="Fb Fontext" w:hAnsi="Fb Fontext"/>
          <w:sz w:val="32"/>
          <w:rtl/>
        </w:rPr>
        <w:t xml:space="preserve"> של אבותי ולא של אבותיך - דאינו טוען וחוזר וטוען.</w:t>
      </w:r>
    </w:p>
    <w:p w14:paraId="39642F98" w14:textId="06CCF862" w:rsidR="00AC0AF5" w:rsidRPr="00C35A2C" w:rsidRDefault="00746AD6" w:rsidP="00AC0AF5">
      <w:pPr>
        <w:rPr>
          <w:rFonts w:ascii="Fb Fontext" w:hAnsi="Fb Fontext" w:cs="Guttman Vilna"/>
          <w:b/>
          <w:bCs/>
          <w:sz w:val="32"/>
          <w:rtl/>
        </w:rPr>
      </w:pPr>
      <w:r>
        <w:rPr>
          <w:rFonts w:ascii="Fb Fontext" w:hAnsi="Fb Fontext" w:hint="cs"/>
          <w:sz w:val="32"/>
          <w:rtl/>
        </w:rPr>
        <w:t xml:space="preserve">ואם טען בחוץ </w:t>
      </w:r>
      <w:r w:rsidRPr="00746AD6">
        <w:rPr>
          <w:rStyle w:val="afffff0"/>
          <w:rFonts w:hint="cs"/>
          <w:rtl/>
        </w:rPr>
        <w:t>רק אחר שיצא מב''ד -</w:t>
      </w:r>
      <w:r w:rsidR="00AC0AF5" w:rsidRPr="00C35A2C">
        <w:rPr>
          <w:rFonts w:ascii="Fb Fontext" w:hAnsi="Fb Fontext"/>
          <w:sz w:val="32"/>
          <w:rtl/>
        </w:rPr>
        <w:t xml:space="preserve">אינו חוזר וטוען, </w:t>
      </w:r>
      <w:r w:rsidR="00AC0AF5" w:rsidRPr="00746AD6">
        <w:rPr>
          <w:rStyle w:val="afffff0"/>
          <w:rFonts w:hint="cs"/>
          <w:rtl/>
        </w:rPr>
        <w:t>ד</w:t>
      </w:r>
      <w:r w:rsidR="00AC0AF5" w:rsidRPr="00746AD6">
        <w:rPr>
          <w:rStyle w:val="afffff0"/>
          <w:rtl/>
        </w:rPr>
        <w:t>טענתיה אגמריה.</w:t>
      </w:r>
    </w:p>
    <w:p w14:paraId="5125AC5F" w14:textId="77777777" w:rsidR="00746AD6" w:rsidRPr="00746AD6" w:rsidRDefault="00AC0AF5" w:rsidP="00746AD6">
      <w:pPr>
        <w:pStyle w:val="36"/>
        <w:framePr w:wrap="notBeside"/>
        <w:rPr>
          <w:rtl/>
        </w:rPr>
      </w:pPr>
      <w:r w:rsidRPr="00746AD6">
        <w:rPr>
          <w:rtl/>
        </w:rPr>
        <w:t>ומודו נהרדעי,</w:t>
      </w:r>
    </w:p>
    <w:p w14:paraId="5382B029" w14:textId="368BF541" w:rsidR="00AC0AF5" w:rsidRDefault="00AC0AF5" w:rsidP="00AC0AF5">
      <w:pPr>
        <w:rPr>
          <w:rFonts w:ascii="Fb Fontext" w:hAnsi="Fb Fontext"/>
          <w:sz w:val="32"/>
          <w:rtl/>
        </w:rPr>
      </w:pPr>
      <w:r w:rsidRPr="00746AD6">
        <w:rPr>
          <w:rStyle w:val="affffe"/>
          <w:rFonts w:hint="cs"/>
          <w:rtl/>
        </w:rPr>
        <w:t>ב</w:t>
      </w:r>
      <w:r w:rsidRPr="00746AD6">
        <w:rPr>
          <w:rStyle w:val="affffe"/>
          <w:rtl/>
        </w:rPr>
        <w:t>א"ל:</w:t>
      </w:r>
      <w:r w:rsidRPr="00C35A2C">
        <w:rPr>
          <w:rFonts w:ascii="Fb Fontext" w:hAnsi="Fb Fontext"/>
          <w:sz w:val="32"/>
          <w:rtl/>
        </w:rPr>
        <w:t xml:space="preserve"> של אבותי שלקחוה מאבותיך - דחוזר וטוען.</w:t>
      </w:r>
    </w:p>
    <w:p w14:paraId="57ACFBD8" w14:textId="3BBB4FFC" w:rsidR="00AC0AF5" w:rsidRDefault="00746AD6" w:rsidP="00AC0AF5">
      <w:pPr>
        <w:rPr>
          <w:rFonts w:ascii="Fb Fontext" w:hAnsi="Fb Fontext"/>
          <w:sz w:val="32"/>
          <w:rtl/>
        </w:rPr>
      </w:pPr>
      <w:r>
        <w:rPr>
          <w:rFonts w:ascii="Fb Fontext" w:hAnsi="Fb Fontext" w:hint="cs"/>
          <w:sz w:val="32"/>
          <w:rtl/>
        </w:rPr>
        <w:t>וכ</w:t>
      </w:r>
      <w:r w:rsidR="00AC0AF5" w:rsidRPr="00C35A2C">
        <w:rPr>
          <w:rFonts w:ascii="Fb Fontext" w:hAnsi="Fb Fontext" w:hint="cs"/>
          <w:sz w:val="32"/>
          <w:rtl/>
        </w:rPr>
        <w:t xml:space="preserve">שדיבר בחוץ </w:t>
      </w:r>
      <w:r w:rsidR="00AC0AF5" w:rsidRPr="00746AD6">
        <w:rPr>
          <w:rStyle w:val="affffe"/>
          <w:rFonts w:hint="cs"/>
          <w:rtl/>
        </w:rPr>
        <w:t>ולא אמר</w:t>
      </w:r>
      <w:r w:rsidR="00AC0AF5" w:rsidRPr="00C35A2C">
        <w:rPr>
          <w:rFonts w:ascii="Fb Fontext" w:hAnsi="Fb Fontext" w:hint="cs"/>
          <w:sz w:val="32"/>
          <w:rtl/>
        </w:rPr>
        <w:t xml:space="preserve"> מה שטען אח</w:t>
      </w:r>
      <w:r w:rsidR="00AC0AF5" w:rsidRPr="00C35A2C">
        <w:rPr>
          <w:rFonts w:ascii="Fb Fontext" w:hAnsi="Fb Fontext"/>
          <w:sz w:val="32"/>
          <w:rtl/>
        </w:rPr>
        <w:t>"</w:t>
      </w:r>
      <w:r w:rsidR="00AC0AF5" w:rsidRPr="00C35A2C">
        <w:rPr>
          <w:rFonts w:ascii="Fb Fontext" w:hAnsi="Fb Fontext" w:hint="cs"/>
          <w:sz w:val="32"/>
          <w:rtl/>
        </w:rPr>
        <w:t>כ בב</w:t>
      </w:r>
      <w:r w:rsidR="00AC0AF5" w:rsidRPr="00C35A2C">
        <w:rPr>
          <w:rFonts w:ascii="Fb Fontext" w:hAnsi="Fb Fontext"/>
          <w:sz w:val="32"/>
          <w:rtl/>
        </w:rPr>
        <w:t>"</w:t>
      </w:r>
      <w:r w:rsidR="00AC0AF5" w:rsidRPr="00C35A2C">
        <w:rPr>
          <w:rFonts w:ascii="Fb Fontext" w:hAnsi="Fb Fontext" w:hint="cs"/>
          <w:sz w:val="32"/>
          <w:rtl/>
        </w:rPr>
        <w:t>ד -</w:t>
      </w:r>
      <w:r w:rsidR="00AC0AF5" w:rsidRPr="00C35A2C">
        <w:rPr>
          <w:rFonts w:ascii="Fb Fontext" w:hAnsi="Fb Fontext"/>
          <w:sz w:val="32"/>
          <w:rtl/>
        </w:rPr>
        <w:t xml:space="preserve"> דחוזר וטוען,</w:t>
      </w:r>
    </w:p>
    <w:p w14:paraId="22467D57" w14:textId="196880F1" w:rsidR="00AC0AF5" w:rsidRPr="00C35A2C" w:rsidRDefault="00AC0AF5" w:rsidP="00746AD6">
      <w:pPr>
        <w:rPr>
          <w:rFonts w:ascii="Fb Fontext" w:hAnsi="Fb Fontext" w:cs="Guttman Vilna"/>
          <w:b/>
          <w:bCs/>
          <w:sz w:val="32"/>
          <w:rtl/>
        </w:rPr>
      </w:pPr>
      <w:r w:rsidRPr="00C35A2C">
        <w:rPr>
          <w:rFonts w:ascii="Fb Fontext" w:hAnsi="Fb Fontext" w:hint="cs"/>
          <w:sz w:val="32"/>
          <w:rtl/>
        </w:rPr>
        <w:t>-</w:t>
      </w:r>
      <w:r w:rsidR="00746AD6">
        <w:rPr>
          <w:rFonts w:ascii="Fb Fontext" w:hAnsi="Fb Fontext" w:hint="cs"/>
          <w:sz w:val="32"/>
          <w:rtl/>
        </w:rPr>
        <w:t>שאדם נוהג לגלות טענותיו רק בבי''ד</w:t>
      </w:r>
    </w:p>
    <w:p w14:paraId="5691CE76" w14:textId="77777777" w:rsidR="00746AD6" w:rsidRPr="00746AD6" w:rsidRDefault="00AC0AF5" w:rsidP="00746AD6">
      <w:pPr>
        <w:pStyle w:val="36"/>
        <w:framePr w:wrap="notBeside"/>
        <w:rPr>
          <w:rtl/>
        </w:rPr>
      </w:pPr>
      <w:r w:rsidRPr="00746AD6">
        <w:rPr>
          <w:rtl/>
        </w:rPr>
        <w:t>אמימר:</w:t>
      </w:r>
    </w:p>
    <w:p w14:paraId="05432D5A" w14:textId="27A76273" w:rsidR="00AC0AF5" w:rsidRPr="00C35A2C" w:rsidRDefault="00AC0AF5" w:rsidP="00746AD6">
      <w:pPr>
        <w:rPr>
          <w:rFonts w:ascii="Fb Fontext" w:hAnsi="Fb Fontext"/>
          <w:rtl/>
        </w:rPr>
      </w:pPr>
      <w:r w:rsidRPr="00C35A2C">
        <w:rPr>
          <w:rFonts w:ascii="Fb Fontext" w:hAnsi="Fb Fontext"/>
          <w:sz w:val="32"/>
          <w:rtl/>
        </w:rPr>
        <w:t>אנא נהרדעא אנא, וסבירא לי דטוען וחוזר וטוען.</w:t>
      </w:r>
    </w:p>
    <w:p w14:paraId="7D2F98C1" w14:textId="77777777" w:rsidR="00AC0AF5" w:rsidRPr="004C1D22" w:rsidRDefault="00AC0AF5" w:rsidP="004C1D22">
      <w:pPr>
        <w:spacing w:after="60"/>
        <w:jc w:val="center"/>
        <w:rPr>
          <w:rStyle w:val="afff8"/>
          <w:rtl/>
        </w:rPr>
      </w:pPr>
      <w:r w:rsidRPr="004C1D22">
        <w:rPr>
          <w:rStyle w:val="afff8"/>
          <w:rtl/>
        </w:rPr>
        <w:t>והלכתא: טוען וחוזר וטוען.</w:t>
      </w:r>
    </w:p>
    <w:p w14:paraId="260413C2" w14:textId="77777777" w:rsidR="00AC0AF5" w:rsidRPr="00C35A2C" w:rsidRDefault="00AC0AF5" w:rsidP="00982F98">
      <w:pPr>
        <w:pStyle w:val="affe"/>
        <w:framePr w:wrap="around"/>
        <w:rPr>
          <w:rtl/>
        </w:rPr>
      </w:pPr>
      <w:r w:rsidRPr="00C35A2C">
        <w:rPr>
          <w:rtl/>
        </w:rPr>
        <w:t>לא:</w:t>
      </w:r>
    </w:p>
    <w:p w14:paraId="59B84BD1" w14:textId="77777777" w:rsidR="00746AD6" w:rsidRPr="00746AD6" w:rsidRDefault="00AC0AF5" w:rsidP="00746AD6">
      <w:pPr>
        <w:pStyle w:val="36"/>
        <w:framePr w:wrap="notBeside"/>
        <w:rPr>
          <w:rtl/>
        </w:rPr>
      </w:pPr>
      <w:r w:rsidRPr="00746AD6">
        <w:rPr>
          <w:rtl/>
        </w:rPr>
        <w:t>•</w:t>
      </w:r>
      <w:r w:rsidRPr="00746AD6">
        <w:rPr>
          <w:rFonts w:hint="cs"/>
          <w:rtl/>
        </w:rPr>
        <w:t xml:space="preserve"> </w:t>
      </w:r>
    </w:p>
    <w:p w14:paraId="360C2563" w14:textId="08BFD5F9" w:rsidR="004C1D22" w:rsidRDefault="004C1D22" w:rsidP="00746AD6">
      <w:pPr>
        <w:pStyle w:val="affff9"/>
        <w:rPr>
          <w:rtl/>
        </w:rPr>
      </w:pPr>
      <w:r>
        <w:rPr>
          <w:rFonts w:hint="cs"/>
          <w:rtl/>
        </w:rPr>
        <w:t xml:space="preserve">המחלוקת אם נזקקים לעדות מוכחשת בחציה </w:t>
      </w:r>
    </w:p>
    <w:p w14:paraId="010C78D7" w14:textId="7C03B5F7" w:rsidR="004C1D22" w:rsidRPr="004C1D22" w:rsidRDefault="004C1D22" w:rsidP="004C1D22">
      <w:pPr>
        <w:pStyle w:val="36"/>
        <w:framePr w:wrap="notBeside"/>
        <w:rPr>
          <w:rtl/>
        </w:rPr>
      </w:pPr>
      <w:r w:rsidRPr="004C1D22">
        <w:rPr>
          <w:rFonts w:hint="cs"/>
          <w:rtl/>
        </w:rPr>
        <w:t xml:space="preserve">כ''א אומר </w:t>
      </w:r>
    </w:p>
    <w:p w14:paraId="0576C5D5" w14:textId="3150601D" w:rsidR="00AC0AF5" w:rsidRPr="004C1D22" w:rsidRDefault="00AC0AF5" w:rsidP="004C1D22">
      <w:pPr>
        <w:rPr>
          <w:rtl/>
        </w:rPr>
      </w:pPr>
      <w:r w:rsidRPr="004C1D22">
        <w:rPr>
          <w:rtl/>
        </w:rPr>
        <w:t xml:space="preserve">של אבותי, </w:t>
      </w:r>
      <w:r w:rsidRPr="004C1D22">
        <w:rPr>
          <w:rFonts w:hint="cs"/>
          <w:rtl/>
        </w:rPr>
        <w:t>זה הביא עדים על חזקתו וזה הביא דשל אבותיו ושל חזקתו</w:t>
      </w:r>
    </w:p>
    <w:p w14:paraId="3A649B92" w14:textId="77777777" w:rsidR="00746AD6" w:rsidRPr="00746AD6" w:rsidRDefault="00AC0AF5" w:rsidP="00746AD6">
      <w:pPr>
        <w:pStyle w:val="36"/>
        <w:framePr w:wrap="notBeside"/>
        <w:rPr>
          <w:rtl/>
        </w:rPr>
      </w:pPr>
      <w:r w:rsidRPr="00746AD6">
        <w:rPr>
          <w:rFonts w:hint="cs"/>
          <w:rtl/>
        </w:rPr>
        <w:t>ר</w:t>
      </w:r>
      <w:r w:rsidRPr="00746AD6">
        <w:rPr>
          <w:rtl/>
        </w:rPr>
        <w:t>"</w:t>
      </w:r>
      <w:r w:rsidRPr="00746AD6">
        <w:rPr>
          <w:rFonts w:hint="cs"/>
          <w:rtl/>
        </w:rPr>
        <w:t>נ</w:t>
      </w:r>
      <w:r w:rsidRPr="00746AD6">
        <w:rPr>
          <w:rtl/>
        </w:rPr>
        <w:t>:</w:t>
      </w:r>
    </w:p>
    <w:p w14:paraId="38903361" w14:textId="42B625AD" w:rsidR="00AC0AF5" w:rsidRPr="00C35A2C" w:rsidRDefault="00AC0AF5" w:rsidP="00AC0AF5">
      <w:pPr>
        <w:rPr>
          <w:rFonts w:ascii="Fb Fontext" w:hAnsi="Fb Fontext"/>
          <w:rtl/>
        </w:rPr>
      </w:pPr>
      <w:r w:rsidRPr="00C35A2C">
        <w:rPr>
          <w:rFonts w:ascii="Fb Fontext" w:hAnsi="Fb Fontext"/>
          <w:sz w:val="32"/>
          <w:rtl/>
        </w:rPr>
        <w:t>אוקי אכילה לבהדי אכילה, ואוקי ארעא בחזקת אבהתא.</w:t>
      </w:r>
      <w:r w:rsidRPr="00C35A2C">
        <w:rPr>
          <w:rFonts w:ascii="Fb Fontext" w:hAnsi="Fb Fontext" w:hint="cs"/>
          <w:sz w:val="32"/>
          <w:rtl/>
        </w:rPr>
        <w:t>- דבאבהתא לא הוכחשה העדות</w:t>
      </w:r>
    </w:p>
    <w:p w14:paraId="31FCCE4F" w14:textId="77777777" w:rsidR="00746AD6" w:rsidRPr="00746AD6" w:rsidRDefault="00AC0AF5" w:rsidP="00746AD6">
      <w:pPr>
        <w:pStyle w:val="36"/>
        <w:framePr w:wrap="notBeside"/>
        <w:rPr>
          <w:rtl/>
        </w:rPr>
      </w:pPr>
      <w:r w:rsidRPr="00746AD6">
        <w:rPr>
          <w:rtl/>
        </w:rPr>
        <w:t>א"ל רבא:</w:t>
      </w:r>
    </w:p>
    <w:p w14:paraId="0F0FD028" w14:textId="719FE36D" w:rsidR="00AC0AF5" w:rsidRDefault="00AC0AF5" w:rsidP="00746AD6">
      <w:pPr>
        <w:spacing w:after="60"/>
        <w:rPr>
          <w:rFonts w:ascii="Fb Fontext" w:hAnsi="Fb Fontext"/>
          <w:rtl/>
        </w:rPr>
      </w:pPr>
      <w:r w:rsidRPr="00C35A2C">
        <w:rPr>
          <w:rFonts w:ascii="Fb Fontext" w:hAnsi="Fb Fontext"/>
          <w:rtl/>
        </w:rPr>
        <w:t xml:space="preserve">הא עדות מוכחשת היא! </w:t>
      </w:r>
      <w:r w:rsidRPr="00746AD6">
        <w:rPr>
          <w:rStyle w:val="affffe"/>
          <w:rtl/>
        </w:rPr>
        <w:t>א"ל:</w:t>
      </w:r>
      <w:r w:rsidRPr="00C35A2C">
        <w:rPr>
          <w:rFonts w:ascii="Fb Fontext" w:hAnsi="Fb Fontext"/>
          <w:rtl/>
        </w:rPr>
        <w:t xml:space="preserve"> </w:t>
      </w:r>
      <w:r w:rsidR="00746AD6">
        <w:rPr>
          <w:rFonts w:ascii="Fb Fontext" w:hAnsi="Fb Fontext" w:hint="cs"/>
          <w:rtl/>
        </w:rPr>
        <w:t>א</w:t>
      </w:r>
      <w:r w:rsidRPr="00C35A2C">
        <w:rPr>
          <w:rFonts w:ascii="Fb Fontext" w:hAnsi="Fb Fontext"/>
          <w:rtl/>
        </w:rPr>
        <w:t xml:space="preserve">יתכחש באכילתה </w:t>
      </w:r>
      <w:r w:rsidR="00746AD6">
        <w:rPr>
          <w:rFonts w:ascii="Fb Fontext" w:hAnsi="Fb Fontext" w:hint="cs"/>
          <w:rtl/>
        </w:rPr>
        <w:t xml:space="preserve">ולא </w:t>
      </w:r>
      <w:r w:rsidRPr="00C35A2C">
        <w:rPr>
          <w:rFonts w:ascii="Fb Fontext" w:hAnsi="Fb Fontext"/>
          <w:rtl/>
        </w:rPr>
        <w:t xml:space="preserve">באבהתא </w:t>
      </w:r>
    </w:p>
    <w:p w14:paraId="1584826A" w14:textId="40370CD8" w:rsidR="004C1D22" w:rsidRPr="00C35A2C" w:rsidRDefault="004C1D22" w:rsidP="004C1D22">
      <w:pPr>
        <w:pStyle w:val="affff9"/>
        <w:rPr>
          <w:rtl/>
        </w:rPr>
      </w:pPr>
      <w:r>
        <w:rPr>
          <w:rFonts w:hint="cs"/>
          <w:rtl/>
        </w:rPr>
        <w:t>אם מחלוקתם תלו' במחלוקת ב' כיתי עדים המכחישות זא''ז</w:t>
      </w:r>
    </w:p>
    <w:p w14:paraId="4DE67DF1" w14:textId="77777777" w:rsidR="00746AD6" w:rsidRPr="00746AD6" w:rsidRDefault="00AC0AF5" w:rsidP="00746AD6">
      <w:pPr>
        <w:pStyle w:val="36"/>
        <w:framePr w:wrap="notBeside"/>
        <w:rPr>
          <w:rtl/>
        </w:rPr>
      </w:pPr>
      <w:r w:rsidRPr="00746AD6">
        <w:rPr>
          <w:rtl/>
        </w:rPr>
        <w:t xml:space="preserve">לימא </w:t>
      </w:r>
      <w:r w:rsidR="00AD221F" w:rsidRPr="00746AD6">
        <w:rPr>
          <w:rFonts w:hint="cs"/>
          <w:rtl/>
        </w:rPr>
        <w:t>חלקו</w:t>
      </w:r>
      <w:r w:rsidRPr="00746AD6">
        <w:rPr>
          <w:rFonts w:hint="cs"/>
          <w:rtl/>
        </w:rPr>
        <w:t xml:space="preserve"> </w:t>
      </w:r>
    </w:p>
    <w:p w14:paraId="360C802E" w14:textId="30473EEB" w:rsidR="00746AD6" w:rsidRDefault="00AC0AF5" w:rsidP="00746AD6">
      <w:pPr>
        <w:rPr>
          <w:rFonts w:ascii="Fb Fontext" w:hAnsi="Fb Fontext"/>
          <w:rtl/>
        </w:rPr>
      </w:pPr>
      <w:r>
        <w:rPr>
          <w:rStyle w:val="affffe"/>
          <w:rFonts w:ascii="Fb Fontext" w:hAnsi="Fb Fontext" w:hint="cs"/>
          <w:rtl/>
          <w:rPrChange w:id="9118" w:author="מנוע אמוראים" w:date="2026-10-05T16:41:09Z">
            <w:rPr>
              <w:rFonts w:ascii="Fb Fontext" w:hAnsi="Fb Fontext" w:hint="cs"/>
              <w:rtl/>
            </w:rPr>
          </w:rPrChange>
        </w:rPr>
        <w:t xml:space="preserve">בר</w:t>
      </w:r>
      <w:r>
        <w:rPr>
          <w:rStyle w:val="affffe"/>
          <w:rFonts w:ascii="Fb Fontext" w:hAnsi="Fb Fontext"/>
          <w:rtl/>
          <w:rPrChange w:id="9119" w:author="מנוע אמוראים" w:date="2026-10-05T16:41:09Z">
            <w:rPr>
              <w:rFonts w:ascii="Fb Fontext" w:hAnsi="Fb Fontext"/>
              <w:rtl/>
            </w:rPr>
          </w:rPrChange>
        </w:rPr>
        <w:t xml:space="preserve">"</w:t>
      </w:r>
      <w:r>
        <w:rPr>
          <w:rStyle w:val="affffe"/>
          <w:rFonts w:ascii="Fb Fontext" w:hAnsi="Fb Fontext" w:hint="cs"/>
          <w:rtl/>
          <w:rPrChange w:id="9120" w:author="מנוע אמוראים" w:date="2026-10-05T16:41:09Z">
            <w:rPr>
              <w:rFonts w:ascii="Fb Fontext" w:hAnsi="Fb Fontext" w:hint="cs"/>
              <w:rtl/>
            </w:rPr>
          </w:rPrChange>
        </w:rPr>
        <w:t xml:space="preserve">ה</w:t>
      </w:r>
      <w:r>
        <w:rPr>
          <w:rFonts w:ascii="Fb Fontext" w:hAnsi="Fb Fontext" w:hint="cs"/>
          <w:rtl/>
        </w:rPr>
        <w:t xml:space="preserve"> </w:t>
      </w:r>
      <w:r>
        <w:rPr>
          <w:rStyle w:val="affffe"/>
          <w:rFonts w:ascii="Fb Fontext" w:hAnsi="Fb Fontext" w:hint="cs"/>
          <w:rtl/>
          <w:rPrChange w:id="9121" w:author="מנוע אמוראים" w:date="2026-10-05T16:41:09Z">
            <w:rPr>
              <w:rFonts w:ascii="Fb Fontext" w:hAnsi="Fb Fontext" w:hint="cs"/>
              <w:rtl/>
            </w:rPr>
          </w:rPrChange>
        </w:rPr>
        <w:t xml:space="preserve">ור</w:t>
      </w:r>
      <w:r>
        <w:rPr>
          <w:rStyle w:val="affffe"/>
          <w:rFonts w:ascii="Fb Fontext" w:hAnsi="Fb Fontext"/>
          <w:rtl/>
          <w:rPrChange w:id="9122" w:author="מנוע אמוראים" w:date="2026-10-05T16:41:09Z">
            <w:rPr>
              <w:rFonts w:ascii="Fb Fontext" w:hAnsi="Fb Fontext"/>
              <w:rtl/>
            </w:rPr>
          </w:rPrChange>
        </w:rPr>
        <w:t xml:space="preserve">"</w:t>
      </w:r>
      <w:r>
        <w:rPr>
          <w:rStyle w:val="affffe"/>
          <w:rFonts w:ascii="Fb Fontext" w:hAnsi="Fb Fontext" w:hint="cs"/>
          <w:rtl/>
          <w:rPrChange w:id="9123" w:author="מנוע אמוראים" w:date="2026-10-05T16:41:09Z">
            <w:rPr>
              <w:rFonts w:ascii="Fb Fontext" w:hAnsi="Fb Fontext" w:hint="cs"/>
              <w:rtl/>
            </w:rPr>
          </w:rPrChange>
        </w:rPr>
        <w:t xml:space="preserve">ח</w:t>
      </w:r>
      <w:r w:rsidR="00746AD6" w:rsidRPr="00746AD6">
        <w:rPr>
          <w:rFonts w:ascii="Fb Fontext" w:hAnsi="Fb Fontext" w:hint="cs"/>
          <w:rtl/>
        </w:rPr>
        <w:t xml:space="preserve"> </w:t>
      </w:r>
      <w:r>
        <w:rPr>
          <w:rStyle w:val="affffe"/>
          <w:rFonts w:hint="cs"/>
          <w:rtl/>
          <w:rPrChange w:id="9124" w:author="מנוע אמוראים" w:date="2026-10-05T16:41:09Z">
            <w:rPr>
              <w:rStyle w:val="afffff0"/>
              <w:rFonts w:hint="cs"/>
              <w:rtl/>
            </w:rPr>
          </w:rPrChange>
        </w:rPr>
        <w:t xml:space="preserve">דר</w:t>
      </w:r>
      <w:r>
        <w:rPr>
          <w:rStyle w:val="affffe"/>
          <w:rtl/>
          <w:rPrChange w:id="9125" w:author="מנוע אמוראים" w:date="2026-10-05T16:41:09Z">
            <w:rPr>
              <w:rStyle w:val="afffff0"/>
              <w:rtl/>
            </w:rPr>
          </w:rPrChange>
        </w:rPr>
        <w:t xml:space="preserve">"</w:t>
      </w:r>
      <w:r>
        <w:rPr>
          <w:rStyle w:val="affffe"/>
          <w:rFonts w:hint="cs"/>
          <w:rtl/>
          <w:rPrChange w:id="9126" w:author="מנוע אמוראים" w:date="2026-10-05T16:41:09Z">
            <w:rPr>
              <w:rStyle w:val="afffff0"/>
              <w:rFonts w:hint="cs"/>
              <w:rtl/>
            </w:rPr>
          </w:rPrChange>
        </w:rPr>
        <w:t xml:space="preserve">נ</w:t>
      </w:r>
      <w:r>
        <w:rPr>
          <w:rStyle w:val="afffff0"/>
          <w:rFonts w:hint="cs"/>
          <w:rtl/>
        </w:rPr>
        <w:t xml:space="preserve"> </w:t>
      </w:r>
      <w:r>
        <w:rPr>
          <w:rStyle w:val="affffe"/>
          <w:rFonts w:hint="cs"/>
          <w:rtl/>
          <w:rPrChange w:id="9127" w:author="מנוע אמוראים" w:date="2026-10-05T16:41:09Z">
            <w:rPr>
              <w:rStyle w:val="afffff0"/>
              <w:rFonts w:hint="cs"/>
              <w:rtl/>
            </w:rPr>
          </w:rPrChange>
        </w:rPr>
        <w:t xml:space="preserve">כר</w:t>
      </w:r>
      <w:r>
        <w:rPr>
          <w:rStyle w:val="affffe"/>
          <w:rtl/>
          <w:rPrChange w:id="9128" w:author="מנוע אמוראים" w:date="2026-10-05T16:41:09Z">
            <w:rPr>
              <w:rStyle w:val="afffff0"/>
              <w:rtl/>
            </w:rPr>
          </w:rPrChange>
        </w:rPr>
        <w:t xml:space="preserve">"</w:t>
      </w:r>
      <w:r>
        <w:rPr>
          <w:rStyle w:val="affffe"/>
          <w:rFonts w:hint="cs"/>
          <w:rtl/>
          <w:rPrChange w:id="9129" w:author="מנוע אמוראים" w:date="2026-10-05T16:41:09Z">
            <w:rPr>
              <w:rStyle w:val="afffff0"/>
              <w:rFonts w:hint="cs"/>
              <w:rtl/>
            </w:rPr>
          </w:rPrChange>
        </w:rPr>
        <w:t xml:space="preserve">ה</w:t>
      </w:r>
      <w:r>
        <w:rPr>
          <w:rStyle w:val="afffff0"/>
          <w:rFonts w:hint="cs"/>
          <w:rtl/>
        </w:rPr>
        <w:t xml:space="preserve">, ורבא </w:t>
      </w:r>
      <w:r>
        <w:rPr>
          <w:rStyle w:val="affffe"/>
          <w:rFonts w:hint="cs"/>
          <w:rtl/>
          <w:rPrChange w:id="9130" w:author="מנוע אמוראים" w:date="2026-10-05T16:41:09Z">
            <w:rPr>
              <w:rStyle w:val="afffff0"/>
              <w:rFonts w:hint="cs"/>
              <w:rtl/>
            </w:rPr>
          </w:rPrChange>
        </w:rPr>
        <w:t xml:space="preserve">כר</w:t>
      </w:r>
      <w:r>
        <w:rPr>
          <w:rStyle w:val="affffe"/>
          <w:rtl/>
          <w:rPrChange w:id="9131" w:author="מנוע אמוראים" w:date="2026-10-05T16:41:09Z">
            <w:rPr>
              <w:rStyle w:val="afffff0"/>
              <w:rtl/>
            </w:rPr>
          </w:rPrChange>
        </w:rPr>
        <w:t xml:space="preserve">"</w:t>
      </w:r>
      <w:r>
        <w:rPr>
          <w:rStyle w:val="affffe"/>
          <w:rFonts w:hint="cs"/>
          <w:rtl/>
          <w:rPrChange w:id="9132" w:author="מנוע אמוראים" w:date="2026-10-05T16:41:09Z">
            <w:rPr>
              <w:rStyle w:val="afffff0"/>
              <w:rFonts w:hint="cs"/>
              <w:rtl/>
            </w:rPr>
          </w:rPrChange>
        </w:rPr>
        <w:t xml:space="preserve">ח</w:t>
      </w:r>
      <w:r>
        <w:rPr>
          <w:rStyle w:val="afffff0"/>
          <w:rFonts w:hint="cs"/>
          <w:rtl/>
        </w:rPr>
        <w:t xml:space="preserve">.</w:t>
      </w:r>
      <w:r w:rsidRPr="00C35A2C">
        <w:rPr>
          <w:rFonts w:ascii="Fb Fontext" w:hAnsi="Fb Fontext"/>
          <w:rtl/>
        </w:rPr>
        <w:t>ד</w:t>
      </w:r>
      <w:r w:rsidRPr="00F10693">
        <w:rPr>
          <w:rFonts w:hint="cs"/>
          <w:rtl/>
        </w:rPr>
        <w:t>'</w:t>
      </w:r>
      <w:r w:rsidRPr="00F10693">
        <w:rPr>
          <w:rtl/>
        </w:rPr>
        <w:t xml:space="preserve">ב' </w:t>
      </w:r>
      <w:r w:rsidRPr="00C35A2C">
        <w:rPr>
          <w:rFonts w:ascii="Fb Fontext" w:hAnsi="Fb Fontext"/>
          <w:rtl/>
        </w:rPr>
        <w:t xml:space="preserve">כתי עדים המכחישות זו את זו </w:t>
      </w:r>
    </w:p>
    <w:p w14:paraId="79B407E8" w14:textId="0D755E46" w:rsidR="00AC0AF5" w:rsidRDefault="00AC0AF5" w:rsidP="00746AD6">
      <w:pPr>
        <w:rPr>
          <w:rFonts w:ascii="Fb Fontext" w:hAnsi="Fb Fontext"/>
          <w:sz w:val="32"/>
          <w:rtl/>
        </w:rPr>
      </w:pPr>
      <w:r w:rsidRPr="00746AD6">
        <w:rPr>
          <w:rStyle w:val="affffe"/>
          <w:rFonts w:hint="cs"/>
          <w:rtl/>
        </w:rPr>
        <w:t>לר</w:t>
      </w:r>
      <w:r w:rsidRPr="00746AD6">
        <w:rPr>
          <w:rStyle w:val="affffe"/>
          <w:rtl/>
        </w:rPr>
        <w:t>"</w:t>
      </w:r>
      <w:r w:rsidRPr="00746AD6">
        <w:rPr>
          <w:rStyle w:val="affffe"/>
          <w:rFonts w:hint="cs"/>
          <w:rtl/>
        </w:rPr>
        <w:t>ה</w:t>
      </w:r>
      <w:r w:rsidRPr="00746AD6">
        <w:rPr>
          <w:rStyle w:val="affffe"/>
          <w:rtl/>
        </w:rPr>
        <w:t>:</w:t>
      </w:r>
      <w:r w:rsidRPr="00C35A2C">
        <w:rPr>
          <w:rFonts w:ascii="Fb Fontext" w:hAnsi="Fb Fontext"/>
          <w:rtl/>
        </w:rPr>
        <w:t xml:space="preserve"> </w:t>
      </w:r>
      <w:r w:rsidR="00746AD6">
        <w:rPr>
          <w:rFonts w:ascii="Fb Fontext" w:hAnsi="Fb Fontext" w:hint="cs"/>
          <w:rtl/>
        </w:rPr>
        <w:t xml:space="preserve">כל אחת מעידה בפני עצמה </w:t>
      </w:r>
      <w:r w:rsidRPr="00746AD6">
        <w:rPr>
          <w:rStyle w:val="affffe"/>
          <w:rFonts w:hint="cs"/>
          <w:rtl/>
        </w:rPr>
        <w:t>ור</w:t>
      </w:r>
      <w:r w:rsidRPr="00746AD6">
        <w:rPr>
          <w:rStyle w:val="affffe"/>
          <w:rtl/>
        </w:rPr>
        <w:t>"</w:t>
      </w:r>
      <w:r w:rsidRPr="00746AD6">
        <w:rPr>
          <w:rStyle w:val="affffe"/>
          <w:rFonts w:hint="cs"/>
          <w:rtl/>
        </w:rPr>
        <w:t>ח</w:t>
      </w:r>
      <w:r w:rsidRPr="00746AD6">
        <w:rPr>
          <w:rStyle w:val="affffe"/>
          <w:rtl/>
        </w:rPr>
        <w:t xml:space="preserve">: </w:t>
      </w:r>
      <w:r w:rsidRPr="00C35A2C">
        <w:rPr>
          <w:rFonts w:ascii="Fb Fontext" w:hAnsi="Fb Fontext"/>
          <w:sz w:val="32"/>
          <w:rtl/>
        </w:rPr>
        <w:t>בהדי סהדי שקרי למה לי,</w:t>
      </w:r>
    </w:p>
    <w:p w14:paraId="3FEF92DC" w14:textId="77777777" w:rsidR="00746AD6" w:rsidRPr="00746AD6" w:rsidRDefault="00AC0AF5" w:rsidP="00746AD6">
      <w:pPr>
        <w:pStyle w:val="36"/>
        <w:framePr w:wrap="notBeside"/>
        <w:rPr>
          <w:rtl/>
        </w:rPr>
      </w:pPr>
      <w:r w:rsidRPr="00746AD6">
        <w:rPr>
          <w:rtl/>
        </w:rPr>
        <w:t>אליבא דר"</w:t>
      </w:r>
      <w:r w:rsidRPr="00746AD6">
        <w:rPr>
          <w:rFonts w:hint="cs"/>
          <w:rtl/>
        </w:rPr>
        <w:t>ח</w:t>
      </w:r>
    </w:p>
    <w:p w14:paraId="2022B697" w14:textId="77777777" w:rsidR="00746AD6" w:rsidRDefault="00AC0AF5" w:rsidP="00AC0AF5">
      <w:pPr>
        <w:rPr>
          <w:rStyle w:val="affffe"/>
          <w:rtl/>
        </w:rPr>
      </w:pPr>
      <w:r w:rsidRPr="0081371E">
        <w:rPr>
          <w:rStyle w:val="afff8"/>
          <w:rFonts w:hint="cs"/>
          <w:rtl/>
        </w:rPr>
        <w:t>לכו</w:t>
      </w:r>
      <w:r w:rsidRPr="0081371E">
        <w:rPr>
          <w:rStyle w:val="afff8"/>
          <w:rtl/>
        </w:rPr>
        <w:t>"</w:t>
      </w:r>
      <w:r w:rsidRPr="0081371E">
        <w:rPr>
          <w:rStyle w:val="afff8"/>
          <w:rFonts w:hint="cs"/>
          <w:rtl/>
        </w:rPr>
        <w:t>ע</w:t>
      </w:r>
      <w:r w:rsidRPr="00C35A2C">
        <w:rPr>
          <w:rFonts w:ascii="Fb Fontext" w:hAnsi="Fb Fontext" w:hint="cs"/>
          <w:rtl/>
        </w:rPr>
        <w:t>, ו</w:t>
      </w:r>
      <w:r w:rsidR="00AD221F" w:rsidRPr="0081371E">
        <w:rPr>
          <w:rStyle w:val="afff8"/>
          <w:rFonts w:hint="cs"/>
          <w:rtl/>
        </w:rPr>
        <w:t>חלקו</w:t>
      </w:r>
      <w:r>
        <w:rPr>
          <w:rFonts w:ascii="Fb Fontext" w:hAnsi="Fb Fontext" w:hint="cs"/>
          <w:rtl/>
        </w:rPr>
        <w:t xml:space="preserve"> אליבא </w:t>
      </w:r>
      <w:r>
        <w:rPr>
          <w:rStyle w:val="affffe"/>
          <w:rFonts w:ascii="Fb Fontext" w:hAnsi="Fb Fontext" w:hint="cs"/>
          <w:rtl/>
          <w:rPrChange w:id="9133" w:author="מנוע אמוראים" w:date="2026-10-05T16:41:09Z">
            <w:rPr>
              <w:rFonts w:ascii="Fb Fontext" w:hAnsi="Fb Fontext" w:hint="cs"/>
              <w:rtl/>
            </w:rPr>
          </w:rPrChange>
        </w:rPr>
        <w:t xml:space="preserve">דר</w:t>
      </w:r>
      <w:r>
        <w:rPr>
          <w:rStyle w:val="affffe"/>
          <w:rFonts w:ascii="Fb Fontext" w:hAnsi="Fb Fontext"/>
          <w:rtl/>
          <w:rPrChange w:id="9134" w:author="מנוע אמוראים" w:date="2026-10-05T16:41:09Z">
            <w:rPr>
              <w:rFonts w:ascii="Fb Fontext" w:hAnsi="Fb Fontext"/>
              <w:rtl/>
            </w:rPr>
          </w:rPrChange>
        </w:rPr>
        <w:t xml:space="preserve">"</w:t>
      </w:r>
      <w:r>
        <w:rPr>
          <w:rStyle w:val="affffe"/>
          <w:rFonts w:ascii="Fb Fontext" w:hAnsi="Fb Fontext" w:hint="cs"/>
          <w:rtl/>
          <w:rPrChange w:id="9135" w:author="מנוע אמוראים" w:date="2026-10-05T16:41:09Z">
            <w:rPr>
              <w:rFonts w:ascii="Fb Fontext" w:hAnsi="Fb Fontext" w:hint="cs"/>
              <w:rtl/>
            </w:rPr>
          </w:rPrChange>
        </w:rPr>
        <w:t xml:space="preserve">ה</w:t>
      </w:r>
      <w:r>
        <w:rPr>
          <w:rFonts w:ascii="Fb Fontext" w:hAnsi="Fb Fontext" w:hint="cs"/>
          <w:rtl/>
        </w:rPr>
        <w:t xml:space="preserve"> </w:t>
      </w:r>
    </w:p>
    <w:p w14:paraId="0AA03F3A" w14:textId="38D4E5A0" w:rsidR="00AC0AF5" w:rsidRDefault="00746AD6" w:rsidP="00AC0AF5">
      <w:pPr>
        <w:rPr>
          <w:rFonts w:ascii="Fb Fontext" w:hAnsi="Fb Fontext"/>
          <w:rtl/>
        </w:rPr>
      </w:pPr>
      <w:r>
        <w:rPr>
          <w:rStyle w:val="affffe"/>
          <w:rFonts w:hint="cs"/>
          <w:rtl/>
        </w:rPr>
        <w:t>ל</w:t>
      </w:r>
      <w:r w:rsidR="00AC0AF5" w:rsidRPr="00746AD6">
        <w:rPr>
          <w:rStyle w:val="affffe"/>
          <w:rtl/>
        </w:rPr>
        <w:t>רבא</w:t>
      </w:r>
      <w:r>
        <w:rPr>
          <w:rStyle w:val="affffe"/>
          <w:rFonts w:hint="cs"/>
          <w:rtl/>
        </w:rPr>
        <w:t>:</w:t>
      </w:r>
      <w:r w:rsidR="00AC0AF5" w:rsidRPr="00746AD6">
        <w:rPr>
          <w:rStyle w:val="affffe"/>
          <w:rFonts w:hint="cs"/>
          <w:rtl/>
        </w:rPr>
        <w:t xml:space="preserve"> אפי' לר</w:t>
      </w:r>
      <w:r w:rsidR="00AC0AF5" w:rsidRPr="00746AD6">
        <w:rPr>
          <w:rStyle w:val="affffe"/>
          <w:rtl/>
        </w:rPr>
        <w:t>"</w:t>
      </w:r>
      <w:r w:rsidR="00AC0AF5" w:rsidRPr="00746AD6">
        <w:rPr>
          <w:rStyle w:val="affffe"/>
          <w:rFonts w:hint="cs"/>
          <w:rtl/>
        </w:rPr>
        <w:t>ה</w:t>
      </w:r>
      <w:r w:rsidR="00AC0AF5" w:rsidRPr="00C35A2C">
        <w:rPr>
          <w:rFonts w:ascii="Fb Fontext" w:hAnsi="Fb Fontext" w:hint="cs"/>
          <w:rtl/>
        </w:rPr>
        <w:t xml:space="preserve"> דוקא בעדות אחרת ולא לאותה עדות</w:t>
      </w:r>
    </w:p>
    <w:p w14:paraId="4C693175" w14:textId="77777777" w:rsidR="00746AD6" w:rsidRDefault="00AC0AF5" w:rsidP="00AC0AF5">
      <w:pPr>
        <w:rPr>
          <w:rFonts w:ascii="Fb Fontext" w:hAnsi="Fb Fontext"/>
          <w:rtl/>
        </w:rPr>
      </w:pPr>
      <w:r w:rsidRPr="00C35A2C">
        <w:rPr>
          <w:rFonts w:ascii="Fb Fontext" w:hAnsi="Fb Fontext"/>
          <w:rtl/>
        </w:rPr>
        <w:t xml:space="preserve">הדר </w:t>
      </w:r>
      <w:r w:rsidRPr="00C35A2C">
        <w:rPr>
          <w:rFonts w:ascii="Fb Fontext" w:hAnsi="Fb Fontext" w:hint="cs"/>
          <w:rtl/>
        </w:rPr>
        <w:t xml:space="preserve">הביא עדים דשל אבותיו הוא </w:t>
      </w:r>
    </w:p>
    <w:p w14:paraId="3BDB0870" w14:textId="77777777" w:rsidR="00746AD6" w:rsidRPr="00746AD6" w:rsidRDefault="00AC0AF5" w:rsidP="00746AD6">
      <w:pPr>
        <w:pStyle w:val="36"/>
        <w:framePr w:wrap="notBeside"/>
        <w:rPr>
          <w:rtl/>
        </w:rPr>
      </w:pPr>
      <w:r w:rsidRPr="00746AD6">
        <w:rPr>
          <w:rFonts w:hint="cs"/>
          <w:rtl/>
        </w:rPr>
        <w:t>ואהך אר</w:t>
      </w:r>
      <w:r w:rsidRPr="00746AD6">
        <w:rPr>
          <w:rtl/>
        </w:rPr>
        <w:t>"</w:t>
      </w:r>
      <w:r w:rsidRPr="00746AD6">
        <w:rPr>
          <w:rFonts w:hint="cs"/>
          <w:rtl/>
        </w:rPr>
        <w:t>נ:</w:t>
      </w:r>
    </w:p>
    <w:p w14:paraId="40A655EF" w14:textId="07844C47" w:rsidR="00AC0AF5" w:rsidRPr="00C35A2C" w:rsidRDefault="00AC0AF5" w:rsidP="00746AD6">
      <w:pPr>
        <w:spacing w:after="60"/>
        <w:rPr>
          <w:rFonts w:ascii="Fb Fontext" w:hAnsi="Fb Fontext" w:cs="Guttman Vilna"/>
          <w:b/>
          <w:bCs/>
          <w:rtl/>
        </w:rPr>
      </w:pPr>
      <w:r w:rsidRPr="00C35A2C">
        <w:rPr>
          <w:rFonts w:ascii="Fb Fontext" w:hAnsi="Fb Fontext"/>
          <w:rtl/>
        </w:rPr>
        <w:t>אנן אחתיניה אנן מסקינן ליה, לזילותא דב"</w:t>
      </w:r>
      <w:r w:rsidRPr="00C35A2C">
        <w:rPr>
          <w:rFonts w:ascii="Fb Fontext" w:hAnsi="Fb Fontext" w:hint="cs"/>
          <w:rtl/>
        </w:rPr>
        <w:t xml:space="preserve">ד </w:t>
      </w:r>
      <w:r w:rsidRPr="00C35A2C">
        <w:rPr>
          <w:rFonts w:ascii="Fb Fontext" w:hAnsi="Fb Fontext"/>
          <w:rtl/>
        </w:rPr>
        <w:t>לא חיישינן.</w:t>
      </w:r>
    </w:p>
    <w:p w14:paraId="1CB67439" w14:textId="77777777" w:rsidR="00746AD6" w:rsidRPr="00746AD6" w:rsidRDefault="00AC0AF5" w:rsidP="00746AD6">
      <w:pPr>
        <w:pStyle w:val="36"/>
        <w:framePr w:wrap="notBeside"/>
        <w:rPr>
          <w:rtl/>
        </w:rPr>
      </w:pPr>
      <w:r w:rsidRPr="00746AD6">
        <w:rPr>
          <w:rtl/>
        </w:rPr>
        <w:t xml:space="preserve">מתיב רבא </w:t>
      </w:r>
      <w:r w:rsidRPr="00746AD6">
        <w:rPr>
          <w:rFonts w:hint="cs"/>
          <w:rtl/>
        </w:rPr>
        <w:t>[</w:t>
      </w:r>
      <w:r w:rsidRPr="00746AD6">
        <w:rPr>
          <w:rtl/>
        </w:rPr>
        <w:t>ר"</w:t>
      </w:r>
      <w:r w:rsidRPr="00746AD6">
        <w:rPr>
          <w:rFonts w:hint="cs"/>
          <w:rtl/>
        </w:rPr>
        <w:t>ז]</w:t>
      </w:r>
    </w:p>
    <w:p w14:paraId="612199B1" w14:textId="3FB17E6A" w:rsidR="00746AD6" w:rsidRPr="004C1D22" w:rsidRDefault="00AC0AF5" w:rsidP="004C1D22">
      <w:pPr>
        <w:rPr>
          <w:rStyle w:val="afffff0"/>
          <w:rtl/>
        </w:rPr>
      </w:pPr>
      <w:r w:rsidRPr="00C35A2C">
        <w:rPr>
          <w:rFonts w:ascii="Fb Fontext" w:hAnsi="Fb Fontext"/>
          <w:sz w:val="32"/>
          <w:rtl/>
        </w:rPr>
        <w:t>שנים אומרים מת</w:t>
      </w:r>
      <w:r w:rsidR="004C1D22">
        <w:rPr>
          <w:rFonts w:ascii="Fb Fontext" w:hAnsi="Fb Fontext" w:hint="cs"/>
          <w:sz w:val="32"/>
          <w:rtl/>
        </w:rPr>
        <w:t xml:space="preserve"> </w:t>
      </w:r>
      <w:r w:rsidR="004C1D22" w:rsidRPr="004C1D22">
        <w:rPr>
          <w:rStyle w:val="afffff0"/>
          <w:rFonts w:hint="cs"/>
          <w:rtl/>
        </w:rPr>
        <w:t>או נתגרשה</w:t>
      </w:r>
      <w:r w:rsidR="00746AD6">
        <w:rPr>
          <w:rFonts w:ascii="Fb Fontext" w:hAnsi="Fb Fontext" w:hint="cs"/>
          <w:sz w:val="32"/>
          <w:rtl/>
        </w:rPr>
        <w:t>,</w:t>
      </w:r>
      <w:r w:rsidRPr="00C35A2C">
        <w:rPr>
          <w:rFonts w:ascii="Fb Fontext" w:hAnsi="Fb Fontext"/>
          <w:sz w:val="32"/>
          <w:rtl/>
        </w:rPr>
        <w:t xml:space="preserve"> ושנים אומרים לא מת</w:t>
      </w:r>
      <w:r w:rsidRPr="00C35A2C">
        <w:rPr>
          <w:rFonts w:ascii="Fb Fontext" w:hAnsi="Fb Fontext"/>
          <w:rtl/>
        </w:rPr>
        <w:t xml:space="preserve"> </w:t>
      </w:r>
      <w:r w:rsidR="004C1D22" w:rsidRPr="004C1D22">
        <w:rPr>
          <w:rStyle w:val="afffff0"/>
          <w:rFonts w:hint="cs"/>
          <w:rtl/>
        </w:rPr>
        <w:t xml:space="preserve">או </w:t>
      </w:r>
      <w:r w:rsidRPr="004C1D22">
        <w:rPr>
          <w:rStyle w:val="afffff0"/>
          <w:rtl/>
        </w:rPr>
        <w:t xml:space="preserve">לא נתגרשה </w:t>
      </w:r>
    </w:p>
    <w:p w14:paraId="5654C004" w14:textId="77777777" w:rsidR="00746AD6" w:rsidRPr="00746AD6" w:rsidRDefault="00AC0AF5" w:rsidP="00746AD6">
      <w:pPr>
        <w:pStyle w:val="36"/>
        <w:framePr w:wrap="notBeside"/>
        <w:rPr>
          <w:rtl/>
        </w:rPr>
      </w:pPr>
      <w:r w:rsidRPr="00746AD6">
        <w:rPr>
          <w:rtl/>
        </w:rPr>
        <w:t>–</w:t>
      </w:r>
    </w:p>
    <w:p w14:paraId="2D7880CE" w14:textId="0D9D773D" w:rsidR="00AC0AF5" w:rsidRDefault="00AC0AF5" w:rsidP="00AC0AF5">
      <w:pPr>
        <w:rPr>
          <w:rFonts w:ascii="Fb Fontext" w:hAnsi="Fb Fontext"/>
          <w:rtl/>
        </w:rPr>
      </w:pPr>
      <w:r w:rsidRPr="00C35A2C">
        <w:rPr>
          <w:rFonts w:ascii="Fb Fontext" w:hAnsi="Fb Fontext"/>
          <w:rtl/>
        </w:rPr>
        <w:t>לא תנשא, ואם נשאת - לא תצא.</w:t>
      </w:r>
    </w:p>
    <w:p w14:paraId="28E9A2D4" w14:textId="77777777" w:rsidR="00746AD6" w:rsidRPr="00746AD6" w:rsidRDefault="00AC0AF5" w:rsidP="00746AD6">
      <w:pPr>
        <w:pStyle w:val="36"/>
        <w:framePr w:wrap="notBeside"/>
        <w:rPr>
          <w:rtl/>
        </w:rPr>
      </w:pPr>
      <w:r w:rsidRPr="00746AD6">
        <w:rPr>
          <w:rtl/>
        </w:rPr>
        <w:t>ר</w:t>
      </w:r>
      <w:r w:rsidRPr="00746AD6">
        <w:rPr>
          <w:rFonts w:hint="cs"/>
          <w:rtl/>
        </w:rPr>
        <w:t>מבר</w:t>
      </w:r>
      <w:r w:rsidRPr="00746AD6">
        <w:rPr>
          <w:rtl/>
        </w:rPr>
        <w:t>"</w:t>
      </w:r>
      <w:r w:rsidRPr="00746AD6">
        <w:rPr>
          <w:rFonts w:hint="cs"/>
          <w:rtl/>
        </w:rPr>
        <w:t>י</w:t>
      </w:r>
      <w:r w:rsidRPr="00746AD6">
        <w:rPr>
          <w:rtl/>
        </w:rPr>
        <w:t>:</w:t>
      </w:r>
    </w:p>
    <w:p w14:paraId="02F22845" w14:textId="6E271E64" w:rsidR="00AC0AF5" w:rsidRDefault="00AC0AF5" w:rsidP="00AC0AF5">
      <w:pPr>
        <w:rPr>
          <w:rFonts w:ascii="Fb Fontext" w:hAnsi="Fb Fontext"/>
          <w:rtl/>
        </w:rPr>
      </w:pPr>
      <w:r w:rsidRPr="00C35A2C">
        <w:rPr>
          <w:rFonts w:ascii="Fb Fontext" w:hAnsi="Fb Fontext"/>
          <w:rtl/>
        </w:rPr>
        <w:t>תצא, אבל נשאת ואח"כ באו עדים –לא תצא!</w:t>
      </w:r>
    </w:p>
    <w:p w14:paraId="02104BA8" w14:textId="77777777" w:rsidR="003D4958" w:rsidRPr="003D4958" w:rsidRDefault="00AC0AF5" w:rsidP="003D4958">
      <w:pPr>
        <w:pStyle w:val="36"/>
        <w:framePr w:wrap="notBeside"/>
        <w:rPr>
          <w:rtl/>
        </w:rPr>
      </w:pPr>
      <w:r w:rsidRPr="003D4958">
        <w:rPr>
          <w:rtl/>
        </w:rPr>
        <w:t>א"ל:</w:t>
      </w:r>
    </w:p>
    <w:p w14:paraId="1EFF92D8" w14:textId="48853E6D" w:rsidR="00AC0AF5" w:rsidRPr="00C35A2C" w:rsidRDefault="00AC0AF5" w:rsidP="00AC0AF5">
      <w:pPr>
        <w:rPr>
          <w:rFonts w:ascii="Fb Fontext" w:hAnsi="Fb Fontext"/>
          <w:rtl/>
        </w:rPr>
      </w:pPr>
      <w:r w:rsidRPr="00C35A2C">
        <w:rPr>
          <w:rFonts w:ascii="Fb Fontext" w:hAnsi="Fb Fontext"/>
          <w:sz w:val="32"/>
          <w:rtl/>
        </w:rPr>
        <w:t>אנ</w:t>
      </w:r>
      <w:r w:rsidRPr="00C35A2C">
        <w:rPr>
          <w:rFonts w:ascii="Fb Fontext" w:hAnsi="Fb Fontext" w:hint="cs"/>
          <w:sz w:val="32"/>
          <w:rtl/>
        </w:rPr>
        <w:t xml:space="preserve">י סברתי לנהוג כן </w:t>
      </w:r>
      <w:r w:rsidRPr="00746AD6">
        <w:rPr>
          <w:rStyle w:val="affffe"/>
          <w:rFonts w:hint="cs"/>
          <w:rtl/>
        </w:rPr>
        <w:t>עכשיו שהקשית ור</w:t>
      </w:r>
      <w:r w:rsidRPr="00746AD6">
        <w:rPr>
          <w:rStyle w:val="affffe"/>
          <w:rtl/>
        </w:rPr>
        <w:t>"</w:t>
      </w:r>
      <w:r w:rsidRPr="00746AD6">
        <w:rPr>
          <w:rStyle w:val="affffe"/>
          <w:rFonts w:hint="cs"/>
          <w:rtl/>
        </w:rPr>
        <w:t>המ בסוריא</w:t>
      </w:r>
      <w:r w:rsidRPr="00C35A2C">
        <w:rPr>
          <w:rFonts w:ascii="Fb Fontext" w:hAnsi="Fb Fontext" w:hint="cs"/>
          <w:sz w:val="32"/>
          <w:rtl/>
        </w:rPr>
        <w:t xml:space="preserve"> לא ננהג</w:t>
      </w:r>
      <w:r w:rsidRPr="00C35A2C">
        <w:rPr>
          <w:rFonts w:ascii="Fb Fontext" w:hAnsi="Fb Fontext"/>
          <w:sz w:val="32"/>
          <w:rtl/>
        </w:rPr>
        <w:t xml:space="preserve"> </w:t>
      </w:r>
      <w:r w:rsidR="00746AD6">
        <w:rPr>
          <w:rFonts w:ascii="Fb Fontext" w:hAnsi="Fb Fontext" w:hint="cs"/>
          <w:sz w:val="32"/>
          <w:rtl/>
        </w:rPr>
        <w:t>מעשה</w:t>
      </w:r>
      <w:r w:rsidRPr="00C35A2C">
        <w:rPr>
          <w:rFonts w:ascii="Fb Fontext" w:hAnsi="Fb Fontext"/>
          <w:sz w:val="32"/>
          <w:rtl/>
        </w:rPr>
        <w:t>.</w:t>
      </w:r>
    </w:p>
    <w:p w14:paraId="3A0C9AEE" w14:textId="0E6D8F7E" w:rsidR="00746AD6" w:rsidRDefault="00AC0AF5" w:rsidP="00AC0AF5">
      <w:pPr>
        <w:rPr>
          <w:rFonts w:ascii="Fb Fontext" w:hAnsi="Fb Fontext"/>
          <w:rtl/>
        </w:rPr>
      </w:pPr>
      <w:r w:rsidRPr="00C35A2C">
        <w:rPr>
          <w:rFonts w:ascii="Fb Fontext" w:hAnsi="Fb Fontext" w:hint="cs"/>
          <w:rtl/>
        </w:rPr>
        <w:t>ואח</w:t>
      </w:r>
      <w:r w:rsidRPr="00C35A2C">
        <w:rPr>
          <w:rFonts w:ascii="Fb Fontext" w:hAnsi="Fb Fontext"/>
          <w:rtl/>
        </w:rPr>
        <w:t>"</w:t>
      </w:r>
      <w:r w:rsidRPr="00C35A2C">
        <w:rPr>
          <w:rFonts w:ascii="Fb Fontext" w:hAnsi="Fb Fontext" w:hint="cs"/>
          <w:rtl/>
        </w:rPr>
        <w:t>כ יצא</w:t>
      </w:r>
      <w:r w:rsidR="003D4958">
        <w:rPr>
          <w:rFonts w:ascii="Fb Fontext" w:hAnsi="Fb Fontext" w:hint="cs"/>
          <w:rtl/>
        </w:rPr>
        <w:t>,</w:t>
      </w:r>
      <w:r w:rsidRPr="00C35A2C">
        <w:rPr>
          <w:rFonts w:ascii="Fb Fontext" w:hAnsi="Fb Fontext" w:hint="cs"/>
          <w:rtl/>
        </w:rPr>
        <w:t xml:space="preserve"> וכן נהג</w:t>
      </w:r>
      <w:r w:rsidR="00746AD6">
        <w:rPr>
          <w:rFonts w:ascii="Fb Fontext" w:hAnsi="Fb Fontext" w:hint="cs"/>
          <w:rtl/>
        </w:rPr>
        <w:t>,</w:t>
      </w:r>
      <w:r w:rsidRPr="00C35A2C">
        <w:rPr>
          <w:rFonts w:ascii="Fb Fontext" w:hAnsi="Fb Fontext" w:hint="cs"/>
          <w:rtl/>
        </w:rPr>
        <w:t xml:space="preserve"> מי שראה סבור שטעות בידו</w:t>
      </w:r>
      <w:r w:rsidR="00746AD6">
        <w:rPr>
          <w:rFonts w:ascii="Fb Fontext" w:hAnsi="Fb Fontext" w:hint="cs"/>
          <w:rtl/>
        </w:rPr>
        <w:t>,</w:t>
      </w:r>
      <w:r w:rsidRPr="00C35A2C">
        <w:rPr>
          <w:rFonts w:ascii="Fb Fontext" w:hAnsi="Fb Fontext" w:hint="cs"/>
          <w:rtl/>
        </w:rPr>
        <w:t xml:space="preserve"> </w:t>
      </w:r>
    </w:p>
    <w:p w14:paraId="4DB12FA7" w14:textId="59B2C3C1" w:rsidR="00AC0AF5" w:rsidRDefault="00AC0AF5" w:rsidP="00AC0AF5">
      <w:pPr>
        <w:rPr>
          <w:rFonts w:ascii="Fb Fontext" w:hAnsi="Fb Fontext"/>
          <w:rtl/>
        </w:rPr>
      </w:pPr>
      <w:r w:rsidRPr="00746AD6">
        <w:rPr>
          <w:rStyle w:val="affffe"/>
          <w:rFonts w:hint="cs"/>
          <w:rtl/>
        </w:rPr>
        <w:t>ולא היא</w:t>
      </w:r>
      <w:r w:rsidRPr="00C35A2C">
        <w:rPr>
          <w:rFonts w:ascii="Fb Fontext" w:hAnsi="Fb Fontext" w:hint="cs"/>
          <w:rtl/>
        </w:rPr>
        <w:t xml:space="preserve"> אלא משום שתלה באילן גדול</w:t>
      </w:r>
      <w:r w:rsidRPr="00C35A2C">
        <w:rPr>
          <w:rFonts w:ascii="Fb Fontext" w:hAnsi="Fb Fontext"/>
          <w:rtl/>
        </w:rPr>
        <w:t>.</w:t>
      </w:r>
    </w:p>
    <w:p w14:paraId="14955923" w14:textId="296FC516" w:rsidR="003D4958" w:rsidRPr="00C35A2C" w:rsidRDefault="003D4958" w:rsidP="003D4958">
      <w:pPr>
        <w:pStyle w:val="affff9"/>
        <w:rPr>
          <w:rFonts w:cs="Guttman Vilna"/>
          <w:rtl/>
        </w:rPr>
      </w:pPr>
      <w:r>
        <w:rPr>
          <w:rFonts w:hint="cs"/>
          <w:rtl/>
        </w:rPr>
        <w:t>א. לכו''ע מצרפים עדות, ונחלקו רק אי חישי לזילות ב''ד</w:t>
      </w:r>
    </w:p>
    <w:p w14:paraId="00AD4C9F" w14:textId="77777777" w:rsidR="00746AD6" w:rsidRPr="00746AD6" w:rsidRDefault="00AC0AF5" w:rsidP="00746AD6">
      <w:pPr>
        <w:pStyle w:val="36"/>
        <w:framePr w:wrap="notBeside"/>
        <w:rPr>
          <w:rtl/>
        </w:rPr>
      </w:pPr>
      <w:r w:rsidRPr="00746AD6">
        <w:rPr>
          <w:rtl/>
        </w:rPr>
        <w:t>דתנן, ר"</w:t>
      </w:r>
      <w:r w:rsidRPr="00746AD6">
        <w:rPr>
          <w:rFonts w:hint="cs"/>
          <w:rtl/>
        </w:rPr>
        <w:t>י</w:t>
      </w:r>
      <w:r w:rsidRPr="00746AD6">
        <w:rPr>
          <w:rtl/>
        </w:rPr>
        <w:t xml:space="preserve">: </w:t>
      </w:r>
    </w:p>
    <w:p w14:paraId="217DF994" w14:textId="0124ED39" w:rsidR="00AC0AF5" w:rsidRDefault="00AC0AF5" w:rsidP="00AC0AF5">
      <w:pPr>
        <w:rPr>
          <w:rFonts w:ascii="Fb Fontext" w:hAnsi="Fb Fontext"/>
          <w:sz w:val="32"/>
          <w:rtl/>
        </w:rPr>
      </w:pPr>
      <w:r w:rsidRPr="00C35A2C">
        <w:rPr>
          <w:rFonts w:ascii="Fb Fontext" w:hAnsi="Fb Fontext"/>
          <w:sz w:val="32"/>
          <w:rtl/>
        </w:rPr>
        <w:t>אין מעלין לכהונה על פי עד אחד:</w:t>
      </w:r>
    </w:p>
    <w:p w14:paraId="23B371B0" w14:textId="77777777" w:rsidR="00746AD6" w:rsidRPr="00746AD6" w:rsidRDefault="00AC0AF5" w:rsidP="00746AD6">
      <w:pPr>
        <w:pStyle w:val="36"/>
        <w:framePr w:wrap="notBeside"/>
        <w:rPr>
          <w:rtl/>
        </w:rPr>
      </w:pPr>
      <w:r w:rsidRPr="00746AD6">
        <w:rPr>
          <w:rtl/>
        </w:rPr>
        <w:t>אר"</w:t>
      </w:r>
      <w:r w:rsidRPr="00746AD6">
        <w:rPr>
          <w:rFonts w:hint="cs"/>
          <w:rtl/>
        </w:rPr>
        <w:t>א</w:t>
      </w:r>
      <w:r w:rsidRPr="00746AD6">
        <w:rPr>
          <w:rtl/>
        </w:rPr>
        <w:t>:</w:t>
      </w:r>
    </w:p>
    <w:p w14:paraId="78DC696B" w14:textId="1C9759B1" w:rsidR="00AC0AF5" w:rsidRDefault="00AC0AF5" w:rsidP="003D4958">
      <w:pPr>
        <w:rPr>
          <w:rFonts w:ascii="Fb Fontext" w:hAnsi="Fb Fontext"/>
          <w:rtl/>
        </w:rPr>
      </w:pPr>
      <w:r w:rsidRPr="00C35A2C">
        <w:rPr>
          <w:rFonts w:ascii="Fb Fontext" w:hAnsi="Fb Fontext" w:hint="cs"/>
          <w:rtl/>
        </w:rPr>
        <w:t>דווקא</w:t>
      </w:r>
      <w:r w:rsidRPr="00C35A2C">
        <w:rPr>
          <w:rFonts w:ascii="Fb Fontext" w:hAnsi="Fb Fontext"/>
          <w:rtl/>
        </w:rPr>
        <w:t xml:space="preserve"> במקום שיש עוררין, אבל במקום שאין עוררין </w:t>
      </w:r>
      <w:r w:rsidR="003D4958">
        <w:rPr>
          <w:rFonts w:ascii="Fb Fontext" w:hAnsi="Fb Fontext"/>
          <w:rtl/>
        </w:rPr>
        <w:t>–</w:t>
      </w:r>
      <w:r w:rsidRPr="00C35A2C">
        <w:rPr>
          <w:rFonts w:ascii="Fb Fontext" w:hAnsi="Fb Fontext"/>
          <w:rtl/>
        </w:rPr>
        <w:t xml:space="preserve"> מעלין</w:t>
      </w:r>
      <w:r w:rsidR="003D4958">
        <w:rPr>
          <w:rFonts w:ascii="Fb Fontext" w:hAnsi="Fb Fontext" w:hint="cs"/>
          <w:rtl/>
        </w:rPr>
        <w:t>,</w:t>
      </w:r>
      <w:r w:rsidRPr="00C35A2C">
        <w:rPr>
          <w:rFonts w:ascii="Fb Fontext" w:hAnsi="Fb Fontext"/>
          <w:rtl/>
        </w:rPr>
        <w:t xml:space="preserve"> </w:t>
      </w:r>
    </w:p>
    <w:p w14:paraId="6C55ADE6" w14:textId="77777777" w:rsidR="003D4958" w:rsidRPr="003D4958" w:rsidRDefault="00AC0AF5" w:rsidP="003D4958">
      <w:pPr>
        <w:pStyle w:val="36"/>
        <w:framePr w:wrap="notBeside"/>
        <w:rPr>
          <w:rtl/>
        </w:rPr>
      </w:pPr>
      <w:r w:rsidRPr="003D4958">
        <w:rPr>
          <w:rtl/>
        </w:rPr>
        <w:t>ר</w:t>
      </w:r>
      <w:r w:rsidRPr="003D4958">
        <w:rPr>
          <w:rFonts w:hint="cs"/>
          <w:rtl/>
        </w:rPr>
        <w:t>שב</w:t>
      </w:r>
      <w:r w:rsidRPr="003D4958">
        <w:rPr>
          <w:rtl/>
        </w:rPr>
        <w:t>"</w:t>
      </w:r>
      <w:r w:rsidRPr="003D4958">
        <w:rPr>
          <w:rFonts w:hint="cs"/>
          <w:rtl/>
        </w:rPr>
        <w:t>ג</w:t>
      </w:r>
    </w:p>
    <w:p w14:paraId="3AC53917" w14:textId="7271554A" w:rsidR="00AC0AF5" w:rsidRPr="00C35A2C" w:rsidRDefault="00AC0AF5" w:rsidP="003D4958">
      <w:pPr>
        <w:spacing w:after="60"/>
        <w:rPr>
          <w:rFonts w:ascii="Fb Fontext" w:hAnsi="Fb Fontext" w:cs="Guttman Vilna"/>
          <w:b/>
          <w:bCs/>
          <w:rtl/>
        </w:rPr>
      </w:pPr>
      <w:r w:rsidRPr="00746AD6">
        <w:rPr>
          <w:rStyle w:val="affffe"/>
          <w:rFonts w:hint="cs"/>
          <w:rtl/>
        </w:rPr>
        <w:t>מר</w:t>
      </w:r>
      <w:r w:rsidRPr="00746AD6">
        <w:rPr>
          <w:rStyle w:val="affffe"/>
          <w:rtl/>
        </w:rPr>
        <w:t>"</w:t>
      </w:r>
      <w:r w:rsidRPr="00746AD6">
        <w:rPr>
          <w:rStyle w:val="affffe"/>
          <w:rFonts w:hint="cs"/>
          <w:rtl/>
        </w:rPr>
        <w:t>ש בן הסגן</w:t>
      </w:r>
      <w:r w:rsidRPr="00746AD6">
        <w:rPr>
          <w:rStyle w:val="affffe"/>
          <w:rtl/>
        </w:rPr>
        <w:t>:</w:t>
      </w:r>
      <w:r w:rsidRPr="00C35A2C">
        <w:rPr>
          <w:rFonts w:ascii="Fb Fontext" w:hAnsi="Fb Fontext"/>
          <w:rtl/>
        </w:rPr>
        <w:t xml:space="preserve"> מעלין לכהונה ע"פ עד אחד.</w:t>
      </w:r>
    </w:p>
    <w:p w14:paraId="3B2BEDB7" w14:textId="77777777" w:rsidR="00AC0AF5" w:rsidRPr="00C35A2C" w:rsidRDefault="00AC0AF5" w:rsidP="00982F98">
      <w:pPr>
        <w:pStyle w:val="affe"/>
        <w:framePr w:wrap="around"/>
        <w:rPr>
          <w:rtl/>
        </w:rPr>
      </w:pPr>
      <w:r w:rsidRPr="00C35A2C">
        <w:rPr>
          <w:rtl/>
        </w:rPr>
        <w:t>לב.</w:t>
      </w:r>
    </w:p>
    <w:p w14:paraId="3687E137" w14:textId="7F7A5049" w:rsidR="00746AD6" w:rsidRPr="00746AD6" w:rsidRDefault="003D4958" w:rsidP="00746AD6">
      <w:pPr>
        <w:pStyle w:val="36"/>
        <w:framePr w:wrap="notBeside"/>
        <w:rPr>
          <w:rtl/>
        </w:rPr>
      </w:pPr>
      <w:r>
        <w:rPr>
          <w:rFonts w:hint="cs"/>
          <w:rtl/>
        </w:rPr>
        <w:t>ונחלקו:</w:t>
      </w:r>
    </w:p>
    <w:p w14:paraId="1F4B4E77" w14:textId="14963AC9" w:rsidR="00AC0AF5" w:rsidRDefault="003D4958" w:rsidP="003D4958">
      <w:pPr>
        <w:rPr>
          <w:rFonts w:ascii="Fb Fontext" w:hAnsi="Fb Fontext"/>
          <w:sz w:val="32"/>
          <w:rtl/>
        </w:rPr>
      </w:pPr>
      <w:r>
        <w:rPr>
          <w:rFonts w:ascii="Fb Fontext" w:hAnsi="Fb Fontext" w:hint="cs"/>
          <w:sz w:val="32"/>
          <w:rtl/>
        </w:rPr>
        <w:t>ב</w:t>
      </w:r>
      <w:r w:rsidR="00AC0AF5" w:rsidRPr="00C35A2C">
        <w:rPr>
          <w:rFonts w:ascii="Fb Fontext" w:hAnsi="Fb Fontext" w:hint="cs"/>
          <w:sz w:val="32"/>
          <w:rtl/>
        </w:rPr>
        <w:t>ערער תרי</w:t>
      </w:r>
      <w:r w:rsidR="00AC0AF5" w:rsidRPr="00C35A2C">
        <w:rPr>
          <w:rFonts w:ascii="Fb Fontext" w:hAnsi="Fb Fontext"/>
          <w:sz w:val="32"/>
          <w:rtl/>
        </w:rPr>
        <w:t xml:space="preserve"> </w:t>
      </w:r>
      <w:r>
        <w:rPr>
          <w:rStyle w:val="afffff0"/>
          <w:rFonts w:hint="cs"/>
          <w:rtl/>
        </w:rPr>
        <w:t xml:space="preserve">[</w:t>
      </w:r>
      <w:r>
        <w:rPr>
          <w:rStyle w:val="affffe"/>
          <w:rFonts w:hint="cs"/>
          <w:rtl/>
          <w:rPrChange w:id="9136" w:author="מנוע אמוראים" w:date="2026-10-05T16:41:09Z">
            <w:rPr>
              <w:rStyle w:val="afffff0"/>
              <w:rFonts w:hint="cs"/>
              <w:rtl/>
            </w:rPr>
          </w:rPrChange>
        </w:rPr>
        <w:t xml:space="preserve">ד</w:t>
      </w:r>
      <w:r>
        <w:rPr>
          <w:rStyle w:val="affffe"/>
          <w:rFonts w:hint="cs"/>
          <w:rtl/>
          <w:rPrChange w:id="9137" w:author="מנוע אמוראים" w:date="2026-10-05T16:41:09Z">
            <w:rPr>
              <w:rStyle w:val="afffff0"/>
              <w:rFonts w:hint="cs"/>
              <w:rtl/>
            </w:rPr>
          </w:rPrChange>
        </w:rPr>
        <w:t xml:space="preserve">ל</w:t>
      </w:r>
      <w:r>
        <w:rPr>
          <w:rStyle w:val="affffe"/>
          <w:rFonts w:hint="cs"/>
          <w:rtl/>
          <w:rPrChange w:id="9138" w:author="מנוע אמוראים" w:date="2026-10-05T16:41:09Z">
            <w:rPr>
              <w:rStyle w:val="afffff0"/>
              <w:rFonts w:hint="cs"/>
              <w:rtl/>
            </w:rPr>
          </w:rPrChange>
        </w:rPr>
        <w:t xml:space="preserve">רי</w:t>
      </w:r>
      <w:r>
        <w:rPr>
          <w:rStyle w:val="affffe"/>
          <w:rtl/>
          <w:rPrChange w:id="9139" w:author="מנוע אמוראים" w:date="2026-10-05T16:41:09Z">
            <w:rPr>
              <w:rStyle w:val="afffff0"/>
              <w:rtl/>
            </w:rPr>
          </w:rPrChange>
        </w:rPr>
        <w:t xml:space="preserve">"</w:t>
      </w:r>
      <w:r>
        <w:rPr>
          <w:rStyle w:val="affffe"/>
          <w:rFonts w:hint="cs"/>
          <w:rtl/>
          <w:rPrChange w:id="9140" w:author="מנוע אמוראים" w:date="2026-10-05T16:41:09Z">
            <w:rPr>
              <w:rStyle w:val="afffff0"/>
              <w:rFonts w:hint="cs"/>
              <w:rtl/>
            </w:rPr>
          </w:rPrChange>
        </w:rPr>
        <w:t xml:space="preserve">ו</w:t>
      </w:r>
      <w:r>
        <w:rPr>
          <w:rStyle w:val="afffff0"/>
          <w:rFonts w:hint="cs"/>
          <w:rtl/>
        </w:rPr>
        <w:t xml:space="preserve"> אין ערער פחות משנים]</w:t>
      </w:r>
      <w:r w:rsidR="00AC0AF5" w:rsidRPr="00C35A2C">
        <w:rPr>
          <w:rFonts w:ascii="Fb Fontext" w:hAnsi="Fb Fontext" w:hint="cs"/>
          <w:sz w:val="32"/>
          <w:rtl/>
        </w:rPr>
        <w:t xml:space="preserve"> </w:t>
      </w:r>
      <w:r>
        <w:rPr>
          <w:rFonts w:ascii="Fb Fontext" w:hAnsi="Fb Fontext" w:hint="cs"/>
          <w:sz w:val="32"/>
          <w:rtl/>
        </w:rPr>
        <w:t xml:space="preserve">והחזיקו </w:t>
      </w:r>
      <w:r w:rsidR="00AC0AF5" w:rsidRPr="00C35A2C">
        <w:rPr>
          <w:rFonts w:ascii="Fb Fontext" w:hAnsi="Fb Fontext"/>
          <w:sz w:val="32"/>
          <w:rtl/>
        </w:rPr>
        <w:t>באב</w:t>
      </w:r>
      <w:r>
        <w:rPr>
          <w:rFonts w:ascii="Fb Fontext" w:hAnsi="Fb Fontext" w:hint="cs"/>
          <w:sz w:val="32"/>
          <w:rtl/>
        </w:rPr>
        <w:t>יו</w:t>
      </w:r>
      <w:r w:rsidR="00AC0AF5" w:rsidRPr="00C35A2C">
        <w:rPr>
          <w:rFonts w:ascii="Fb Fontext" w:hAnsi="Fb Fontext"/>
          <w:sz w:val="32"/>
          <w:rtl/>
        </w:rPr>
        <w:t xml:space="preserve"> </w:t>
      </w:r>
      <w:r>
        <w:rPr>
          <w:rFonts w:ascii="Fb Fontext" w:hAnsi="Fb Fontext" w:hint="cs"/>
          <w:sz w:val="32"/>
          <w:rtl/>
        </w:rPr>
        <w:t>שהוא כהן.</w:t>
      </w:r>
    </w:p>
    <w:p w14:paraId="270DDB90" w14:textId="6FF40223" w:rsidR="00AC0AF5" w:rsidRDefault="00AC0AF5" w:rsidP="00E954D1">
      <w:pPr>
        <w:rPr>
          <w:rFonts w:ascii="Fb Fontext" w:hAnsi="Fb Fontext"/>
          <w:sz w:val="32"/>
          <w:rtl/>
        </w:rPr>
      </w:pPr>
      <w:r w:rsidRPr="00C35A2C">
        <w:rPr>
          <w:rFonts w:ascii="Fb Fontext" w:hAnsi="Fb Fontext"/>
          <w:sz w:val="32"/>
          <w:rtl/>
        </w:rPr>
        <w:t>ו</w:t>
      </w:r>
      <w:r>
        <w:rPr>
          <w:rFonts w:ascii="Fb Fontext" w:hAnsi="Fb Fontext" w:hint="cs"/>
          <w:sz w:val="32"/>
          <w:rtl/>
        </w:rPr>
        <w:t xml:space="preserve">יצא עליו קול </w:t>
      </w:r>
      <w:r w:rsidRPr="00C35A2C">
        <w:rPr>
          <w:rFonts w:ascii="Fb Fontext" w:hAnsi="Fb Fontext"/>
          <w:sz w:val="32"/>
          <w:rtl/>
        </w:rPr>
        <w:t xml:space="preserve">דבן גרושה ובן חלוצה הוא </w:t>
      </w:r>
      <w:r w:rsidR="003D4958">
        <w:rPr>
          <w:rFonts w:ascii="Fb Fontext" w:hAnsi="Fb Fontext" w:hint="cs"/>
          <w:sz w:val="32"/>
          <w:rtl/>
        </w:rPr>
        <w:t xml:space="preserve">- </w:t>
      </w:r>
      <w:r w:rsidRPr="00C35A2C">
        <w:rPr>
          <w:rFonts w:ascii="Fb Fontext" w:hAnsi="Fb Fontext"/>
          <w:sz w:val="32"/>
          <w:rtl/>
        </w:rPr>
        <w:t>ו</w:t>
      </w:r>
      <w:r>
        <w:rPr>
          <w:rFonts w:ascii="Fb Fontext" w:hAnsi="Fb Fontext" w:hint="cs"/>
          <w:sz w:val="32"/>
          <w:rtl/>
        </w:rPr>
        <w:t>הורידהו</w:t>
      </w:r>
      <w:r w:rsidRPr="00C35A2C">
        <w:rPr>
          <w:rFonts w:ascii="Fb Fontext" w:hAnsi="Fb Fontext"/>
          <w:sz w:val="32"/>
          <w:rtl/>
        </w:rPr>
        <w:t>,</w:t>
      </w:r>
    </w:p>
    <w:p w14:paraId="59ACDCDB" w14:textId="59C48341" w:rsidR="00AC0AF5" w:rsidRDefault="00AC0AF5" w:rsidP="00E954D1">
      <w:pPr>
        <w:rPr>
          <w:rFonts w:ascii="Fb Fontext" w:hAnsi="Fb Fontext"/>
          <w:sz w:val="32"/>
          <w:rtl/>
        </w:rPr>
      </w:pPr>
      <w:r w:rsidRPr="00C35A2C">
        <w:rPr>
          <w:rFonts w:ascii="Fb Fontext" w:hAnsi="Fb Fontext"/>
          <w:sz w:val="32"/>
          <w:rtl/>
        </w:rPr>
        <w:t>ו</w:t>
      </w:r>
      <w:r>
        <w:rPr>
          <w:rFonts w:ascii="Fb Fontext" w:hAnsi="Fb Fontext" w:hint="cs"/>
          <w:sz w:val="32"/>
          <w:rtl/>
        </w:rPr>
        <w:t>בא</w:t>
      </w:r>
      <w:r w:rsidRPr="00C35A2C">
        <w:rPr>
          <w:rFonts w:ascii="Fb Fontext" w:hAnsi="Fb Fontext"/>
          <w:sz w:val="32"/>
          <w:rtl/>
        </w:rPr>
        <w:t xml:space="preserve"> עד אחד ואמר דכהן הוא </w:t>
      </w:r>
      <w:r w:rsidR="003D4958">
        <w:rPr>
          <w:rFonts w:ascii="Fb Fontext" w:hAnsi="Fb Fontext" w:hint="cs"/>
          <w:sz w:val="32"/>
          <w:rtl/>
        </w:rPr>
        <w:t xml:space="preserve">- </w:t>
      </w:r>
      <w:r w:rsidRPr="00C35A2C">
        <w:rPr>
          <w:rFonts w:ascii="Fb Fontext" w:hAnsi="Fb Fontext"/>
          <w:sz w:val="32"/>
          <w:rtl/>
        </w:rPr>
        <w:t>ו</w:t>
      </w:r>
      <w:r>
        <w:rPr>
          <w:rFonts w:ascii="Fb Fontext" w:hAnsi="Fb Fontext" w:hint="cs"/>
          <w:sz w:val="32"/>
          <w:rtl/>
        </w:rPr>
        <w:t>העלוהו</w:t>
      </w:r>
      <w:r w:rsidRPr="00C35A2C">
        <w:rPr>
          <w:rFonts w:ascii="Fb Fontext" w:hAnsi="Fb Fontext"/>
          <w:sz w:val="32"/>
          <w:rtl/>
        </w:rPr>
        <w:t>,</w:t>
      </w:r>
    </w:p>
    <w:p w14:paraId="57A1AA94" w14:textId="1F4E94A2" w:rsidR="00AC0AF5" w:rsidRDefault="00AC0AF5" w:rsidP="00E954D1">
      <w:pPr>
        <w:rPr>
          <w:rFonts w:ascii="Fb Fontext" w:hAnsi="Fb Fontext"/>
          <w:sz w:val="32"/>
          <w:rtl/>
        </w:rPr>
      </w:pPr>
      <w:r w:rsidRPr="00C35A2C">
        <w:rPr>
          <w:rFonts w:ascii="Fb Fontext" w:hAnsi="Fb Fontext"/>
          <w:sz w:val="32"/>
          <w:rtl/>
        </w:rPr>
        <w:t>ו</w:t>
      </w:r>
      <w:r>
        <w:rPr>
          <w:rFonts w:ascii="Fb Fontext" w:hAnsi="Fb Fontext" w:hint="cs"/>
          <w:sz w:val="32"/>
          <w:rtl/>
        </w:rPr>
        <w:t>באו</w:t>
      </w:r>
      <w:r w:rsidRPr="00C35A2C">
        <w:rPr>
          <w:rFonts w:ascii="Fb Fontext" w:hAnsi="Fb Fontext"/>
          <w:sz w:val="32"/>
          <w:rtl/>
        </w:rPr>
        <w:t xml:space="preserve"> </w:t>
      </w:r>
      <w:r>
        <w:rPr>
          <w:rFonts w:ascii="Fb Fontext" w:hAnsi="Fb Fontext"/>
          <w:sz w:val="32"/>
          <w:rtl/>
        </w:rPr>
        <w:t>תרי ואמר</w:t>
      </w:r>
      <w:r>
        <w:rPr>
          <w:rFonts w:ascii="Fb Fontext" w:hAnsi="Fb Fontext" w:hint="cs"/>
          <w:sz w:val="32"/>
          <w:rtl/>
        </w:rPr>
        <w:t>ו</w:t>
      </w:r>
      <w:r w:rsidRPr="00C35A2C">
        <w:rPr>
          <w:rFonts w:ascii="Fb Fontext" w:hAnsi="Fb Fontext"/>
          <w:sz w:val="32"/>
          <w:rtl/>
        </w:rPr>
        <w:t xml:space="preserve"> דבן גרושה וחלוצה הוא </w:t>
      </w:r>
      <w:r w:rsidR="003D4958">
        <w:rPr>
          <w:rFonts w:ascii="Fb Fontext" w:hAnsi="Fb Fontext" w:hint="cs"/>
          <w:sz w:val="32"/>
          <w:rtl/>
        </w:rPr>
        <w:t>-</w:t>
      </w:r>
      <w:r w:rsidRPr="00C35A2C">
        <w:rPr>
          <w:rFonts w:ascii="Fb Fontext" w:hAnsi="Fb Fontext"/>
          <w:sz w:val="32"/>
          <w:rtl/>
        </w:rPr>
        <w:t>ו</w:t>
      </w:r>
      <w:r>
        <w:rPr>
          <w:rFonts w:ascii="Fb Fontext" w:hAnsi="Fb Fontext" w:hint="cs"/>
          <w:sz w:val="32"/>
          <w:rtl/>
        </w:rPr>
        <w:t>הורדנוהו</w:t>
      </w:r>
      <w:r w:rsidRPr="00C35A2C">
        <w:rPr>
          <w:rFonts w:ascii="Fb Fontext" w:hAnsi="Fb Fontext"/>
          <w:sz w:val="32"/>
          <w:rtl/>
        </w:rPr>
        <w:t>,</w:t>
      </w:r>
    </w:p>
    <w:p w14:paraId="7019D49E" w14:textId="77777777" w:rsidR="00AC0AF5" w:rsidRDefault="00AC0AF5" w:rsidP="00E954D1">
      <w:pPr>
        <w:rPr>
          <w:rFonts w:ascii="Fb Fontext" w:hAnsi="Fb Fontext"/>
          <w:sz w:val="32"/>
          <w:rtl/>
        </w:rPr>
      </w:pPr>
      <w:r>
        <w:rPr>
          <w:rFonts w:ascii="Fb Fontext" w:hAnsi="Fb Fontext"/>
          <w:sz w:val="32"/>
          <w:rtl/>
        </w:rPr>
        <w:t>ובא</w:t>
      </w:r>
      <w:r w:rsidRPr="00C35A2C">
        <w:rPr>
          <w:rFonts w:ascii="Fb Fontext" w:hAnsi="Fb Fontext"/>
          <w:sz w:val="32"/>
          <w:rtl/>
        </w:rPr>
        <w:t xml:space="preserve"> עד אחד ואמר דכהן הוא,</w:t>
      </w:r>
    </w:p>
    <w:p w14:paraId="29FE9DF9" w14:textId="4CC2F80F" w:rsidR="00AC0AF5" w:rsidRDefault="00AC0AF5" w:rsidP="00E954D1">
      <w:pPr>
        <w:rPr>
          <w:rFonts w:ascii="Fb Fontext" w:hAnsi="Fb Fontext"/>
          <w:sz w:val="32"/>
          <w:rtl/>
        </w:rPr>
      </w:pPr>
      <w:r w:rsidRPr="00E954D1">
        <w:rPr>
          <w:rStyle w:val="affffe"/>
          <w:rtl/>
        </w:rPr>
        <w:t>ו</w:t>
      </w:r>
      <w:r w:rsidRPr="00E954D1">
        <w:rPr>
          <w:rStyle w:val="affffe"/>
          <w:rFonts w:hint="cs"/>
          <w:rtl/>
        </w:rPr>
        <w:t>לכ</w:t>
      </w:r>
      <w:r w:rsidRPr="00E954D1">
        <w:rPr>
          <w:rStyle w:val="affffe"/>
          <w:rtl/>
        </w:rPr>
        <w:t>"</w:t>
      </w:r>
      <w:r w:rsidRPr="00E954D1">
        <w:rPr>
          <w:rStyle w:val="affffe"/>
          <w:rFonts w:hint="cs"/>
          <w:rtl/>
        </w:rPr>
        <w:t>וע</w:t>
      </w:r>
      <w:r w:rsidRPr="00C35A2C">
        <w:rPr>
          <w:rFonts w:ascii="Fb Fontext" w:hAnsi="Fb Fontext" w:hint="cs"/>
          <w:sz w:val="32"/>
          <w:rtl/>
        </w:rPr>
        <w:t xml:space="preserve"> מ</w:t>
      </w:r>
      <w:r w:rsidRPr="00C35A2C">
        <w:rPr>
          <w:rFonts w:ascii="Fb Fontext" w:hAnsi="Fb Fontext"/>
          <w:sz w:val="32"/>
          <w:rtl/>
        </w:rPr>
        <w:t xml:space="preserve">צטרפין עדות, </w:t>
      </w:r>
      <w:r w:rsidRPr="00E954D1">
        <w:rPr>
          <w:rStyle w:val="affffe"/>
          <w:rFonts w:hint="cs"/>
          <w:rtl/>
        </w:rPr>
        <w:t>ו</w:t>
      </w:r>
      <w:r w:rsidR="00AD221F" w:rsidRPr="00E954D1">
        <w:rPr>
          <w:rStyle w:val="affffe"/>
          <w:rFonts w:hint="cs"/>
          <w:rtl/>
        </w:rPr>
        <w:t>חלקו</w:t>
      </w:r>
      <w:r w:rsidRPr="00C35A2C">
        <w:rPr>
          <w:rFonts w:ascii="Fb Fontext" w:hAnsi="Fb Fontext" w:hint="cs"/>
          <w:sz w:val="32"/>
          <w:rtl/>
        </w:rPr>
        <w:t xml:space="preserve"> אי חיישי לזילותא דב</w:t>
      </w:r>
      <w:r w:rsidRPr="00C35A2C">
        <w:rPr>
          <w:rFonts w:ascii="Fb Fontext" w:hAnsi="Fb Fontext"/>
          <w:sz w:val="32"/>
          <w:rtl/>
        </w:rPr>
        <w:t>"</w:t>
      </w:r>
      <w:r w:rsidRPr="00C35A2C">
        <w:rPr>
          <w:rFonts w:ascii="Fb Fontext" w:hAnsi="Fb Fontext" w:hint="cs"/>
          <w:sz w:val="32"/>
          <w:rtl/>
        </w:rPr>
        <w:t>ד</w:t>
      </w:r>
    </w:p>
    <w:p w14:paraId="27FF1494" w14:textId="61379648" w:rsidR="00AC0AF5" w:rsidRDefault="00AC0AF5" w:rsidP="00E954D1">
      <w:pPr>
        <w:rPr>
          <w:rFonts w:ascii="Fb Fontext" w:hAnsi="Fb Fontext"/>
          <w:sz w:val="32"/>
          <w:rtl/>
        </w:rPr>
      </w:pPr>
      <w:r w:rsidRPr="00E954D1">
        <w:rPr>
          <w:rStyle w:val="affffe"/>
          <w:rFonts w:hint="cs"/>
          <w:rtl/>
        </w:rPr>
        <w:t>לר</w:t>
      </w:r>
      <w:r w:rsidRPr="00E954D1">
        <w:rPr>
          <w:rStyle w:val="affffe"/>
          <w:rtl/>
        </w:rPr>
        <w:t>"</w:t>
      </w:r>
      <w:r w:rsidRPr="00E954D1">
        <w:rPr>
          <w:rStyle w:val="affffe"/>
          <w:rFonts w:hint="cs"/>
          <w:rtl/>
        </w:rPr>
        <w:t>א</w:t>
      </w:r>
      <w:r w:rsidRPr="00E954D1">
        <w:rPr>
          <w:rStyle w:val="affffe"/>
          <w:rtl/>
        </w:rPr>
        <w:t>:</w:t>
      </w:r>
      <w:r w:rsidRPr="00C35A2C">
        <w:rPr>
          <w:rFonts w:ascii="Fb Fontext" w:hAnsi="Fb Fontext"/>
          <w:sz w:val="32"/>
          <w:rtl/>
        </w:rPr>
        <w:t xml:space="preserve"> כיון ד</w:t>
      </w:r>
      <w:r>
        <w:rPr>
          <w:rFonts w:ascii="Fb Fontext" w:hAnsi="Fb Fontext" w:hint="cs"/>
          <w:sz w:val="32"/>
          <w:rtl/>
        </w:rPr>
        <w:t xml:space="preserve">הורדנוהו לא נעלהו </w:t>
      </w:r>
      <w:r w:rsidRPr="00E954D1">
        <w:rPr>
          <w:rStyle w:val="afffff0"/>
          <w:rFonts w:hint="cs"/>
          <w:rtl/>
        </w:rPr>
        <w:t>חוששים לזילות הב</w:t>
      </w:r>
      <w:r w:rsidR="00F10693" w:rsidRPr="00E954D1">
        <w:rPr>
          <w:rStyle w:val="afffff0"/>
          <w:rtl/>
        </w:rPr>
        <w:t>"</w:t>
      </w:r>
      <w:r w:rsidRPr="00E954D1">
        <w:rPr>
          <w:rStyle w:val="afffff0"/>
          <w:rFonts w:hint="cs"/>
          <w:rtl/>
        </w:rPr>
        <w:t>ד</w:t>
      </w:r>
      <w:r>
        <w:rPr>
          <w:rFonts w:ascii="Fb Fontext" w:hAnsi="Fb Fontext" w:hint="cs"/>
          <w:sz w:val="32"/>
          <w:rtl/>
        </w:rPr>
        <w:t>.</w:t>
      </w:r>
    </w:p>
    <w:p w14:paraId="7FC5314D" w14:textId="206AD217" w:rsidR="00AC0AF5" w:rsidRPr="00E954D1" w:rsidRDefault="00AC0AF5" w:rsidP="00E954D1">
      <w:pPr>
        <w:rPr>
          <w:rStyle w:val="afffff0"/>
          <w:rtl/>
        </w:rPr>
      </w:pPr>
      <w:r w:rsidRPr="00E954D1">
        <w:rPr>
          <w:rStyle w:val="affffe"/>
          <w:rtl/>
        </w:rPr>
        <w:t>ו</w:t>
      </w:r>
      <w:r w:rsidRPr="00E954D1">
        <w:rPr>
          <w:rStyle w:val="affffe"/>
          <w:rFonts w:hint="cs"/>
          <w:rtl/>
        </w:rPr>
        <w:t>ל</w:t>
      </w:r>
      <w:r w:rsidRPr="00E954D1">
        <w:rPr>
          <w:rStyle w:val="affffe"/>
          <w:rtl/>
        </w:rPr>
        <w:t>רשב"ג:</w:t>
      </w:r>
      <w:r w:rsidRPr="00C35A2C">
        <w:rPr>
          <w:rFonts w:ascii="Fb Fontext" w:hAnsi="Fb Fontext"/>
          <w:sz w:val="32"/>
          <w:rtl/>
        </w:rPr>
        <w:t xml:space="preserve"> אנן אחתיניה ואנן מסקינן ליה, </w:t>
      </w:r>
      <w:r w:rsidRPr="00E954D1">
        <w:rPr>
          <w:rStyle w:val="afffff0"/>
          <w:rtl/>
        </w:rPr>
        <w:t>ו</w:t>
      </w:r>
      <w:r w:rsidR="00E954D1">
        <w:rPr>
          <w:rStyle w:val="afffff0"/>
          <w:rFonts w:hint="cs"/>
          <w:rtl/>
        </w:rPr>
        <w:t xml:space="preserve">לא חישי </w:t>
      </w:r>
      <w:r w:rsidRPr="00E954D1">
        <w:rPr>
          <w:rStyle w:val="afffff0"/>
          <w:rtl/>
        </w:rPr>
        <w:t>לזילותא דב"</w:t>
      </w:r>
      <w:r w:rsidRPr="00E954D1">
        <w:rPr>
          <w:rStyle w:val="afffff0"/>
          <w:rFonts w:hint="cs"/>
          <w:rtl/>
        </w:rPr>
        <w:t>ד</w:t>
      </w:r>
      <w:r w:rsidR="00E954D1">
        <w:rPr>
          <w:rStyle w:val="afffff0"/>
          <w:rFonts w:hint="cs"/>
          <w:rtl/>
        </w:rPr>
        <w:t>.</w:t>
      </w:r>
    </w:p>
    <w:p w14:paraId="77428F69" w14:textId="4AA18D93" w:rsidR="00E954D1" w:rsidRPr="00E954D1" w:rsidRDefault="00AC0AF5" w:rsidP="00E954D1">
      <w:pPr>
        <w:pStyle w:val="36"/>
        <w:framePr w:wrap="notBeside"/>
        <w:rPr>
          <w:rtl/>
        </w:rPr>
      </w:pPr>
      <w:r w:rsidRPr="00E954D1">
        <w:rPr>
          <w:rFonts w:hint="cs"/>
          <w:rtl/>
        </w:rPr>
        <w:t xml:space="preserve">והקשה </w:t>
      </w:r>
      <w:r w:rsidRPr="00E954D1">
        <w:rPr>
          <w:rtl/>
        </w:rPr>
        <w:t>ר</w:t>
      </w:r>
      <w:r w:rsidR="00E954D1">
        <w:rPr>
          <w:rFonts w:hint="cs"/>
          <w:rtl/>
        </w:rPr>
        <w:t>"א</w:t>
      </w:r>
      <w:r w:rsidRPr="00E954D1">
        <w:rPr>
          <w:rtl/>
        </w:rPr>
        <w:t>:</w:t>
      </w:r>
    </w:p>
    <w:p w14:paraId="1749E989" w14:textId="18971273" w:rsidR="00E954D1" w:rsidRDefault="00AC0AF5" w:rsidP="00E954D1">
      <w:pPr>
        <w:spacing w:after="60"/>
        <w:rPr>
          <w:rFonts w:ascii="Fb Fontext" w:hAnsi="Fb Fontext"/>
          <w:sz w:val="32"/>
          <w:rtl/>
        </w:rPr>
      </w:pPr>
      <w:r w:rsidRPr="00C35A2C">
        <w:rPr>
          <w:rFonts w:ascii="Fb Fontext" w:hAnsi="Fb Fontext" w:hint="cs"/>
          <w:sz w:val="32"/>
          <w:rtl/>
        </w:rPr>
        <w:t>ד</w:t>
      </w:r>
      <w:r w:rsidRPr="00C35A2C">
        <w:rPr>
          <w:rFonts w:ascii="Fb Fontext" w:hAnsi="Fb Fontext"/>
          <w:sz w:val="32"/>
          <w:rtl/>
        </w:rPr>
        <w:t>א"</w:t>
      </w:r>
      <w:r w:rsidR="004C1D22">
        <w:rPr>
          <w:rFonts w:ascii="Fb Fontext" w:hAnsi="Fb Fontext" w:hint="cs"/>
          <w:sz w:val="32"/>
          <w:rtl/>
        </w:rPr>
        <w:t>כ</w:t>
      </w:r>
      <w:r w:rsidRPr="00C35A2C">
        <w:rPr>
          <w:rFonts w:ascii="Fb Fontext" w:hAnsi="Fb Fontext" w:hint="cs"/>
          <w:sz w:val="32"/>
          <w:rtl/>
        </w:rPr>
        <w:t xml:space="preserve"> </w:t>
      </w:r>
      <w:r w:rsidR="004C1D22">
        <w:rPr>
          <w:rFonts w:ascii="Fb Fontext" w:hAnsi="Fb Fontext" w:hint="cs"/>
          <w:sz w:val="32"/>
          <w:rtl/>
        </w:rPr>
        <w:t>גם בשנים !</w:t>
      </w:r>
    </w:p>
    <w:p w14:paraId="109FAE6B" w14:textId="46E3A6B6" w:rsidR="004C1D22" w:rsidRDefault="003D4958" w:rsidP="004C1D22">
      <w:pPr>
        <w:pStyle w:val="affff9"/>
        <w:rPr>
          <w:rtl/>
        </w:rPr>
      </w:pPr>
      <w:r>
        <w:rPr>
          <w:rFonts w:hint="cs"/>
          <w:rtl/>
        </w:rPr>
        <w:t>ב. נחלקו</w:t>
      </w:r>
      <w:r w:rsidR="004C1D22">
        <w:rPr>
          <w:rFonts w:hint="cs"/>
          <w:rtl/>
        </w:rPr>
        <w:t xml:space="preserve"> בגדר צירוף עדות </w:t>
      </w:r>
    </w:p>
    <w:p w14:paraId="638F2B76" w14:textId="77777777" w:rsidR="00E954D1" w:rsidRPr="00E954D1" w:rsidRDefault="00AC0AF5" w:rsidP="00E954D1">
      <w:pPr>
        <w:pStyle w:val="36"/>
        <w:framePr w:wrap="notBeside"/>
        <w:rPr>
          <w:rtl/>
        </w:rPr>
      </w:pPr>
      <w:r w:rsidRPr="00E954D1">
        <w:rPr>
          <w:rtl/>
        </w:rPr>
        <w:t xml:space="preserve">אלא </w:t>
      </w:r>
      <w:r w:rsidRPr="00E954D1">
        <w:rPr>
          <w:rFonts w:hint="cs"/>
          <w:rtl/>
        </w:rPr>
        <w:t>אר</w:t>
      </w:r>
      <w:r w:rsidRPr="00E954D1">
        <w:rPr>
          <w:rtl/>
        </w:rPr>
        <w:t>"</w:t>
      </w:r>
      <w:r w:rsidRPr="00E954D1">
        <w:rPr>
          <w:rFonts w:hint="cs"/>
          <w:rtl/>
        </w:rPr>
        <w:t>א</w:t>
      </w:r>
    </w:p>
    <w:p w14:paraId="0DA82907" w14:textId="1E6BAE33" w:rsidR="00AC0AF5" w:rsidRPr="00E954D1" w:rsidRDefault="00AC0AF5" w:rsidP="00E954D1">
      <w:pPr>
        <w:rPr>
          <w:rFonts w:ascii="Fb Fontext" w:hAnsi="Fb Fontext"/>
          <w:sz w:val="32"/>
          <w:rtl/>
        </w:rPr>
      </w:pPr>
      <w:r w:rsidRPr="0081371E">
        <w:rPr>
          <w:rStyle w:val="afff8"/>
          <w:rFonts w:hint="cs"/>
          <w:rtl/>
        </w:rPr>
        <w:t>לכו</w:t>
      </w:r>
      <w:r w:rsidRPr="0081371E">
        <w:rPr>
          <w:rStyle w:val="afff8"/>
          <w:rtl/>
        </w:rPr>
        <w:t>"</w:t>
      </w:r>
      <w:r w:rsidRPr="0081371E">
        <w:rPr>
          <w:rStyle w:val="afff8"/>
          <w:rFonts w:hint="cs"/>
          <w:rtl/>
        </w:rPr>
        <w:t>ע</w:t>
      </w:r>
      <w:r w:rsidRPr="00C35A2C">
        <w:rPr>
          <w:rFonts w:ascii="Fb Fontext" w:hAnsi="Fb Fontext" w:hint="cs"/>
          <w:rtl/>
        </w:rPr>
        <w:t xml:space="preserve"> לא חיישי לזילותא דב</w:t>
      </w:r>
      <w:r w:rsidRPr="00C35A2C">
        <w:rPr>
          <w:rFonts w:ascii="Fb Fontext" w:hAnsi="Fb Fontext"/>
          <w:rtl/>
        </w:rPr>
        <w:t>"</w:t>
      </w:r>
      <w:r w:rsidRPr="00C35A2C">
        <w:rPr>
          <w:rFonts w:ascii="Fb Fontext" w:hAnsi="Fb Fontext" w:hint="cs"/>
          <w:rtl/>
        </w:rPr>
        <w:t xml:space="preserve">ד </w:t>
      </w:r>
      <w:r w:rsidRPr="00E954D1">
        <w:rPr>
          <w:rStyle w:val="affffe"/>
          <w:rFonts w:hint="cs"/>
          <w:rtl/>
        </w:rPr>
        <w:t>ו</w:t>
      </w:r>
      <w:r w:rsidR="00AD221F" w:rsidRPr="00E954D1">
        <w:rPr>
          <w:rStyle w:val="affffe"/>
          <w:rFonts w:hint="cs"/>
          <w:rtl/>
        </w:rPr>
        <w:t>חלקו</w:t>
      </w:r>
      <w:r w:rsidRPr="00C35A2C">
        <w:rPr>
          <w:rFonts w:ascii="Fb Fontext" w:hAnsi="Fb Fontext" w:hint="cs"/>
          <w:rtl/>
        </w:rPr>
        <w:t xml:space="preserve"> בלצרף עדות ובפלוגתת תנאי</w:t>
      </w:r>
    </w:p>
    <w:p w14:paraId="78C398EC" w14:textId="77777777" w:rsidR="00E954D1" w:rsidRPr="00E954D1" w:rsidRDefault="00AC0AF5" w:rsidP="00E954D1">
      <w:pPr>
        <w:pStyle w:val="36"/>
        <w:framePr w:wrap="notBeside"/>
        <w:rPr>
          <w:rtl/>
        </w:rPr>
      </w:pPr>
      <w:r w:rsidRPr="00E954D1">
        <w:rPr>
          <w:rtl/>
        </w:rPr>
        <w:t>דתניא:</w:t>
      </w:r>
    </w:p>
    <w:p w14:paraId="08B70D9B" w14:textId="77777777" w:rsidR="00E954D1" w:rsidRDefault="00AC0AF5" w:rsidP="00E954D1">
      <w:pPr>
        <w:rPr>
          <w:rFonts w:ascii="Fb Fontext" w:hAnsi="Fb Fontext"/>
          <w:spacing w:val="-2"/>
          <w:sz w:val="32"/>
          <w:rtl/>
        </w:rPr>
      </w:pPr>
      <w:r w:rsidRPr="006765C4">
        <w:rPr>
          <w:rFonts w:ascii="Fb Fontext" w:hAnsi="Fb Fontext"/>
          <w:spacing w:val="-2"/>
          <w:sz w:val="32"/>
          <w:rtl/>
        </w:rPr>
        <w:t>לעולם אין עדותן מצטרפת עד שיראו שניהן כאחד.</w:t>
      </w:r>
      <w:r w:rsidRPr="006765C4">
        <w:rPr>
          <w:rFonts w:ascii="Fb Fontext" w:hAnsi="Fb Fontext" w:hint="cs"/>
          <w:spacing w:val="-2"/>
          <w:sz w:val="32"/>
          <w:rtl/>
        </w:rPr>
        <w:t xml:space="preserve"> </w:t>
      </w:r>
    </w:p>
    <w:p w14:paraId="31AA593F" w14:textId="77777777" w:rsidR="00E954D1" w:rsidRPr="00E954D1" w:rsidRDefault="00AC0AF5" w:rsidP="00E954D1">
      <w:pPr>
        <w:pStyle w:val="36"/>
        <w:framePr w:wrap="notBeside"/>
        <w:rPr>
          <w:rtl/>
        </w:rPr>
      </w:pPr>
      <w:r w:rsidRPr="00E954D1">
        <w:rPr>
          <w:rFonts w:hint="cs"/>
          <w:rtl/>
        </w:rPr>
        <w:t>ול</w:t>
      </w:r>
      <w:r w:rsidRPr="00E954D1">
        <w:rPr>
          <w:rtl/>
        </w:rPr>
        <w:t>ר</w:t>
      </w:r>
      <w:r w:rsidRPr="00E954D1">
        <w:rPr>
          <w:rFonts w:hint="cs"/>
          <w:rtl/>
        </w:rPr>
        <w:t>יב</w:t>
      </w:r>
      <w:r w:rsidRPr="00E954D1">
        <w:rPr>
          <w:rtl/>
        </w:rPr>
        <w:t>"</w:t>
      </w:r>
      <w:r w:rsidRPr="00E954D1">
        <w:rPr>
          <w:rFonts w:hint="cs"/>
          <w:rtl/>
        </w:rPr>
        <w:t>ק:</w:t>
      </w:r>
    </w:p>
    <w:p w14:paraId="7271849C" w14:textId="627A2FBE" w:rsidR="00AC0AF5" w:rsidRPr="00E954D1" w:rsidRDefault="00AC0AF5" w:rsidP="00E954D1">
      <w:pPr>
        <w:rPr>
          <w:rFonts w:ascii="Fb Fontext" w:hAnsi="Fb Fontext"/>
          <w:spacing w:val="-2"/>
          <w:sz w:val="32"/>
          <w:rtl/>
        </w:rPr>
      </w:pPr>
      <w:r w:rsidRPr="006765C4">
        <w:rPr>
          <w:rFonts w:ascii="Fb Fontext" w:hAnsi="Fb Fontext"/>
          <w:spacing w:val="-2"/>
          <w:sz w:val="32"/>
          <w:rtl/>
        </w:rPr>
        <w:t>אפי</w:t>
      </w:r>
      <w:r w:rsidRPr="00F10693">
        <w:rPr>
          <w:rtl/>
        </w:rPr>
        <w:t xml:space="preserve">' </w:t>
      </w:r>
      <w:r w:rsidR="003D4958">
        <w:rPr>
          <w:rFonts w:ascii="Fb Fontext" w:hAnsi="Fb Fontext" w:hint="cs"/>
          <w:spacing w:val="-2"/>
          <w:sz w:val="32"/>
          <w:rtl/>
        </w:rPr>
        <w:t>בזא''ז</w:t>
      </w:r>
      <w:r w:rsidRPr="006765C4">
        <w:rPr>
          <w:rFonts w:ascii="Fb Fontext" w:hAnsi="Fb Fontext"/>
          <w:spacing w:val="-2"/>
          <w:sz w:val="32"/>
          <w:rtl/>
        </w:rPr>
        <w:t>,</w:t>
      </w:r>
      <w:r w:rsidR="00E954D1">
        <w:rPr>
          <w:rFonts w:ascii="Fb Fontext" w:hAnsi="Fb Fontext" w:hint="cs"/>
          <w:spacing w:val="-2"/>
          <w:sz w:val="32"/>
          <w:rtl/>
        </w:rPr>
        <w:t xml:space="preserve"> </w:t>
      </w:r>
      <w:r w:rsidRPr="00C35A2C">
        <w:rPr>
          <w:rFonts w:ascii="Fb Fontext" w:hAnsi="Fb Fontext"/>
          <w:sz w:val="32"/>
          <w:rtl/>
        </w:rPr>
        <w:t xml:space="preserve">אין עדותן מתקיימת </w:t>
      </w:r>
      <w:r w:rsidR="00E954D1">
        <w:rPr>
          <w:rFonts w:ascii="Fb Fontext" w:hAnsi="Fb Fontext" w:hint="cs"/>
          <w:sz w:val="32"/>
          <w:rtl/>
        </w:rPr>
        <w:t xml:space="preserve">בב''ד </w:t>
      </w:r>
      <w:r w:rsidRPr="00C35A2C">
        <w:rPr>
          <w:rFonts w:ascii="Fb Fontext" w:hAnsi="Fb Fontext"/>
          <w:sz w:val="32"/>
          <w:rtl/>
        </w:rPr>
        <w:t>עד שיעידו שניהם כאחד.</w:t>
      </w:r>
    </w:p>
    <w:p w14:paraId="04DE8AD7" w14:textId="77777777" w:rsidR="00E954D1" w:rsidRPr="00E954D1" w:rsidRDefault="00AC0AF5" w:rsidP="00E954D1">
      <w:pPr>
        <w:pStyle w:val="36"/>
        <w:framePr w:wrap="notBeside"/>
        <w:rPr>
          <w:rtl/>
        </w:rPr>
      </w:pPr>
      <w:r w:rsidRPr="00E954D1">
        <w:rPr>
          <w:rtl/>
        </w:rPr>
        <w:t>ר' נתן</w:t>
      </w:r>
      <w:r w:rsidRPr="00E954D1">
        <w:rPr>
          <w:rFonts w:hint="cs"/>
          <w:rtl/>
        </w:rPr>
        <w:t>:</w:t>
      </w:r>
      <w:r w:rsidRPr="00E954D1">
        <w:rPr>
          <w:rtl/>
        </w:rPr>
        <w:t xml:space="preserve"> </w:t>
      </w:r>
    </w:p>
    <w:p w14:paraId="07F95B8C" w14:textId="1C36FEED" w:rsidR="00AC0AF5" w:rsidRDefault="00AC0AF5" w:rsidP="00E954D1">
      <w:pPr>
        <w:spacing w:after="60"/>
        <w:rPr>
          <w:rFonts w:ascii="Fb Fontext" w:hAnsi="Fb Fontext" w:cs="Guttman Vilna"/>
          <w:b/>
          <w:bCs/>
          <w:rtl/>
        </w:rPr>
      </w:pPr>
      <w:r w:rsidRPr="00C35A2C">
        <w:rPr>
          <w:rFonts w:ascii="Fb Fontext" w:hAnsi="Fb Fontext"/>
          <w:rtl/>
        </w:rPr>
        <w:t>שומעין דבריו של זה היום, ולכשיבא חבירו למחר שומעין דבריו.</w:t>
      </w:r>
    </w:p>
    <w:p w14:paraId="6C710BC5" w14:textId="20A61A8B" w:rsidR="003D4958" w:rsidRPr="00C35A2C" w:rsidRDefault="003D4958" w:rsidP="003D4958">
      <w:pPr>
        <w:pStyle w:val="affff9"/>
        <w:rPr>
          <w:rtl/>
        </w:rPr>
      </w:pPr>
      <w:r>
        <w:rPr>
          <w:rFonts w:hint="cs"/>
          <w:rtl/>
        </w:rPr>
        <w:t>טענת מ''ל לשקר בקרקע</w:t>
      </w:r>
      <w:r>
        <w:rPr>
          <w:rtl/>
        </w:rPr>
        <w:t>–</w:t>
      </w:r>
      <w:r>
        <w:rPr>
          <w:rFonts w:hint="cs"/>
          <w:rtl/>
        </w:rPr>
        <w:t xml:space="preserve"> בשטר מזוייף</w:t>
      </w:r>
    </w:p>
    <w:p w14:paraId="0439BB8A" w14:textId="77777777" w:rsidR="00AC0AF5" w:rsidRPr="00C35A2C" w:rsidRDefault="00AC0AF5" w:rsidP="00982F98">
      <w:pPr>
        <w:pStyle w:val="affe"/>
        <w:framePr w:wrap="around"/>
        <w:rPr>
          <w:rtl/>
        </w:rPr>
      </w:pPr>
      <w:r w:rsidRPr="00C35A2C">
        <w:rPr>
          <w:rtl/>
        </w:rPr>
        <w:lastRenderedPageBreak/>
        <w:t>לב:</w:t>
      </w:r>
    </w:p>
    <w:p w14:paraId="44184468" w14:textId="77777777" w:rsidR="00E954D1" w:rsidRPr="00E954D1" w:rsidRDefault="00AC0AF5" w:rsidP="00E954D1">
      <w:pPr>
        <w:pStyle w:val="36"/>
        <w:framePr w:wrap="notBeside"/>
        <w:rPr>
          <w:rtl/>
        </w:rPr>
      </w:pPr>
      <w:r w:rsidRPr="00E954D1">
        <w:rPr>
          <w:rFonts w:hint="cs"/>
          <w:rtl/>
        </w:rPr>
        <w:t>אותו שאמר לחבירו</w:t>
      </w:r>
      <w:r w:rsidRPr="00E954D1">
        <w:rPr>
          <w:rtl/>
        </w:rPr>
        <w:t xml:space="preserve">: </w:t>
      </w:r>
    </w:p>
    <w:p w14:paraId="35DC6105" w14:textId="71533134" w:rsidR="00AC0AF5" w:rsidRDefault="00AC0AF5" w:rsidP="00AC0AF5">
      <w:pPr>
        <w:rPr>
          <w:rFonts w:ascii="Fb Fontext" w:hAnsi="Fb Fontext"/>
          <w:sz w:val="32"/>
          <w:rtl/>
        </w:rPr>
      </w:pPr>
      <w:r w:rsidRPr="00C35A2C">
        <w:rPr>
          <w:rFonts w:ascii="Fb Fontext" w:hAnsi="Fb Fontext"/>
          <w:sz w:val="32"/>
          <w:rtl/>
        </w:rPr>
        <w:t>מ</w:t>
      </w:r>
      <w:r w:rsidRPr="00C35A2C">
        <w:rPr>
          <w:rFonts w:ascii="Fb Fontext" w:hAnsi="Fb Fontext" w:hint="cs"/>
          <w:sz w:val="32"/>
          <w:rtl/>
        </w:rPr>
        <w:t>ה לך בביתי</w:t>
      </w:r>
      <w:r w:rsidRPr="00C35A2C">
        <w:rPr>
          <w:rFonts w:ascii="Fb Fontext" w:hAnsi="Fb Fontext"/>
          <w:sz w:val="32"/>
          <w:rtl/>
        </w:rPr>
        <w:t xml:space="preserve"> </w:t>
      </w:r>
      <w:r w:rsidRPr="00E954D1">
        <w:rPr>
          <w:rStyle w:val="affffe"/>
          <w:rtl/>
        </w:rPr>
        <w:t>א"ל:</w:t>
      </w:r>
      <w:r w:rsidRPr="00C35A2C">
        <w:rPr>
          <w:rFonts w:ascii="Fb Fontext" w:hAnsi="Fb Fontext"/>
          <w:sz w:val="32"/>
          <w:rtl/>
        </w:rPr>
        <w:t xml:space="preserve"> מ</w:t>
      </w:r>
      <w:r>
        <w:rPr>
          <w:rFonts w:ascii="Fb Fontext" w:hAnsi="Fb Fontext" w:hint="cs"/>
          <w:sz w:val="32"/>
          <w:rtl/>
        </w:rPr>
        <w:t xml:space="preserve">מך קניתי והנה השטר </w:t>
      </w:r>
      <w:r w:rsidRPr="00E954D1">
        <w:rPr>
          <w:rStyle w:val="affffe"/>
          <w:rtl/>
        </w:rPr>
        <w:t>א"ל:</w:t>
      </w:r>
      <w:r w:rsidRPr="00C35A2C">
        <w:rPr>
          <w:rFonts w:ascii="Fb Fontext" w:hAnsi="Fb Fontext"/>
          <w:sz w:val="32"/>
          <w:rtl/>
        </w:rPr>
        <w:t xml:space="preserve"> שטר </w:t>
      </w:r>
      <w:r>
        <w:rPr>
          <w:rFonts w:ascii="Fb Fontext" w:hAnsi="Fb Fontext" w:hint="cs"/>
          <w:sz w:val="32"/>
          <w:rtl/>
        </w:rPr>
        <w:t xml:space="preserve">מזוייף הוא </w:t>
      </w:r>
    </w:p>
    <w:p w14:paraId="6282C605" w14:textId="764F72D7" w:rsidR="00AC0AF5" w:rsidRPr="00E954D1" w:rsidRDefault="00AC0AF5" w:rsidP="00AC0AF5">
      <w:pPr>
        <w:rPr>
          <w:rtl/>
        </w:rPr>
      </w:pPr>
      <w:r w:rsidRPr="00E954D1">
        <w:rPr>
          <w:rStyle w:val="affffe"/>
          <w:rFonts w:hint="cs"/>
          <w:rtl/>
        </w:rPr>
        <w:t>התכופף ולחש לרבה</w:t>
      </w:r>
      <w:r w:rsidRPr="00E954D1">
        <w:rPr>
          <w:rFonts w:hint="cs"/>
          <w:rtl/>
        </w:rPr>
        <w:t xml:space="preserve"> דאכן שטר מזוייף</w:t>
      </w:r>
      <w:r w:rsidR="00E954D1">
        <w:rPr>
          <w:rFonts w:hint="cs"/>
          <w:rtl/>
        </w:rPr>
        <w:t>,</w:t>
      </w:r>
      <w:r w:rsidRPr="00E954D1">
        <w:rPr>
          <w:rFonts w:hint="cs"/>
          <w:rtl/>
        </w:rPr>
        <w:t xml:space="preserve"> מיהו שטר אמת היה לו ואבד ואמר להחזיק בידו כל שהוא</w:t>
      </w:r>
      <w:r w:rsidR="00E954D1">
        <w:rPr>
          <w:rFonts w:hint="cs"/>
          <w:rtl/>
        </w:rPr>
        <w:t>,</w:t>
      </w:r>
    </w:p>
    <w:p w14:paraId="47E8EB69" w14:textId="77777777" w:rsidR="00E954D1" w:rsidRPr="00E954D1" w:rsidRDefault="00AC0AF5" w:rsidP="00E954D1">
      <w:pPr>
        <w:pStyle w:val="36"/>
        <w:framePr w:wrap="notBeside"/>
        <w:rPr>
          <w:rtl/>
        </w:rPr>
      </w:pPr>
      <w:r w:rsidRPr="00E954D1">
        <w:rPr>
          <w:rFonts w:hint="cs"/>
          <w:rtl/>
        </w:rPr>
        <w:t>רבה</w:t>
      </w:r>
    </w:p>
    <w:p w14:paraId="4DF3996A" w14:textId="65B7EE75" w:rsidR="00AC0AF5" w:rsidRPr="00C35A2C" w:rsidRDefault="00AC0AF5" w:rsidP="00E954D1">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מה לו לשקר? </w:t>
      </w:r>
      <w:r w:rsidRPr="00E954D1">
        <w:rPr>
          <w:rStyle w:val="affffe"/>
          <w:rtl/>
        </w:rPr>
        <w:t>אי בעי א"ל</w:t>
      </w:r>
      <w:r w:rsidRPr="00C35A2C">
        <w:rPr>
          <w:rFonts w:ascii="Fb Fontext" w:hAnsi="Fb Fontext"/>
          <w:sz w:val="32"/>
          <w:rtl/>
        </w:rPr>
        <w:t xml:space="preserve"> שטרא מעליא הוא.</w:t>
      </w:r>
    </w:p>
    <w:p w14:paraId="72CAEA10" w14:textId="77777777" w:rsidR="00E954D1" w:rsidRPr="00E954D1" w:rsidRDefault="00AC0AF5" w:rsidP="00E954D1">
      <w:pPr>
        <w:pStyle w:val="36"/>
        <w:framePr w:wrap="notBeside"/>
        <w:rPr>
          <w:rtl/>
        </w:rPr>
      </w:pPr>
      <w:r w:rsidRPr="00E954D1">
        <w:rPr>
          <w:rtl/>
        </w:rPr>
        <w:t>א"ל רב יוסף:</w:t>
      </w:r>
    </w:p>
    <w:p w14:paraId="15514B0E" w14:textId="20AEF555" w:rsidR="00AC0AF5" w:rsidRDefault="00AC0AF5" w:rsidP="00AC0AF5">
      <w:pPr>
        <w:rPr>
          <w:rFonts w:ascii="Fb Fontext" w:hAnsi="Fb Fontext"/>
          <w:rtl/>
        </w:rPr>
      </w:pPr>
      <w:r w:rsidRPr="00C35A2C">
        <w:rPr>
          <w:rFonts w:ascii="Fb Fontext" w:hAnsi="Fb Fontext" w:hint="cs"/>
          <w:rtl/>
        </w:rPr>
        <w:t>סוף דבר סומך על השטר</w:t>
      </w:r>
      <w:r w:rsidR="00E954D1">
        <w:rPr>
          <w:rFonts w:ascii="Fb Fontext" w:hAnsi="Fb Fontext" w:hint="cs"/>
          <w:rtl/>
        </w:rPr>
        <w:t>,</w:t>
      </w:r>
      <w:r w:rsidRPr="00C35A2C">
        <w:rPr>
          <w:rFonts w:ascii="Fb Fontext" w:hAnsi="Fb Fontext" w:hint="cs"/>
          <w:rtl/>
        </w:rPr>
        <w:t xml:space="preserve"> וה</w:t>
      </w:r>
      <w:r w:rsidR="00E954D1">
        <w:rPr>
          <w:rFonts w:ascii="Fb Fontext" w:hAnsi="Fb Fontext" w:hint="cs"/>
          <w:rtl/>
        </w:rPr>
        <w:t>רי ה</w:t>
      </w:r>
      <w:r w:rsidRPr="00C35A2C">
        <w:rPr>
          <w:rFonts w:ascii="Fb Fontext" w:hAnsi="Fb Fontext" w:hint="cs"/>
          <w:rtl/>
        </w:rPr>
        <w:t>שטר מזוייף</w:t>
      </w:r>
      <w:r w:rsidR="00E954D1">
        <w:rPr>
          <w:rFonts w:ascii="Fb Fontext" w:hAnsi="Fb Fontext" w:hint="cs"/>
          <w:rtl/>
        </w:rPr>
        <w:t>.</w:t>
      </w:r>
    </w:p>
    <w:p w14:paraId="6AB91FDD" w14:textId="139B903B" w:rsidR="00AC0AF5" w:rsidRDefault="003D4958" w:rsidP="003D4958">
      <w:pPr>
        <w:pStyle w:val="affff9"/>
        <w:rPr>
          <w:rtl/>
        </w:rPr>
      </w:pPr>
      <w:r>
        <w:rPr>
          <w:rFonts w:hint="cs"/>
          <w:rtl/>
        </w:rPr>
        <w:t>טענת מ''ל לשקר בממון</w:t>
      </w:r>
      <w:r>
        <w:rPr>
          <w:rtl/>
        </w:rPr>
        <w:t>–</w:t>
      </w:r>
      <w:r>
        <w:rPr>
          <w:rFonts w:hint="cs"/>
          <w:rtl/>
        </w:rPr>
        <w:t xml:space="preserve"> בשטר מזוייף</w:t>
      </w:r>
    </w:p>
    <w:p w14:paraId="1D0F2BEF" w14:textId="77777777" w:rsidR="00E954D1" w:rsidRPr="00E954D1" w:rsidRDefault="00AC0AF5" w:rsidP="00E954D1">
      <w:pPr>
        <w:pStyle w:val="36"/>
        <w:framePr w:wrap="notBeside"/>
        <w:rPr>
          <w:rtl/>
        </w:rPr>
      </w:pPr>
      <w:r w:rsidRPr="00E954D1">
        <w:rPr>
          <w:rFonts w:hint="cs"/>
          <w:rtl/>
        </w:rPr>
        <w:t>אותו שאמר לחבירו</w:t>
      </w:r>
      <w:r w:rsidRPr="00E954D1">
        <w:rPr>
          <w:rtl/>
        </w:rPr>
        <w:t>:</w:t>
      </w:r>
    </w:p>
    <w:p w14:paraId="5B0861F0" w14:textId="0CA390BE" w:rsidR="00AC0AF5" w:rsidRDefault="00AC0AF5" w:rsidP="00AC0AF5">
      <w:pPr>
        <w:rPr>
          <w:rFonts w:ascii="Fb Fontext" w:hAnsi="Fb Fontext"/>
          <w:sz w:val="32"/>
          <w:rtl/>
        </w:rPr>
      </w:pPr>
      <w:r w:rsidRPr="00C35A2C">
        <w:rPr>
          <w:rFonts w:ascii="Fb Fontext" w:hAnsi="Fb Fontext"/>
          <w:sz w:val="32"/>
          <w:rtl/>
        </w:rPr>
        <w:t xml:space="preserve">הב לי מאה זוזי דמסיקנא בך והא שטרא, </w:t>
      </w:r>
      <w:r w:rsidRPr="00E954D1">
        <w:rPr>
          <w:rStyle w:val="affffe"/>
          <w:rtl/>
        </w:rPr>
        <w:t>א"ל:</w:t>
      </w:r>
      <w:r w:rsidRPr="00C35A2C">
        <w:rPr>
          <w:rFonts w:ascii="Fb Fontext" w:hAnsi="Fb Fontext"/>
          <w:sz w:val="32"/>
          <w:rtl/>
        </w:rPr>
        <w:t xml:space="preserve"> שטרא זייפא הוא.</w:t>
      </w:r>
    </w:p>
    <w:p w14:paraId="6BA2094E" w14:textId="5F399319" w:rsidR="00AC0AF5" w:rsidRPr="006765C4" w:rsidRDefault="00AC0AF5" w:rsidP="00AC0AF5">
      <w:pPr>
        <w:rPr>
          <w:rFonts w:ascii="Fb Fontext" w:hAnsi="Fb Fontext"/>
          <w:spacing w:val="-2"/>
          <w:rtl/>
        </w:rPr>
      </w:pPr>
      <w:r w:rsidRPr="00E954D1">
        <w:rPr>
          <w:rStyle w:val="affffe"/>
          <w:rtl/>
        </w:rPr>
        <w:t xml:space="preserve">גחין </w:t>
      </w:r>
      <w:r w:rsidRPr="00E954D1">
        <w:rPr>
          <w:rStyle w:val="affffe"/>
          <w:rFonts w:hint="cs"/>
          <w:rtl/>
        </w:rPr>
        <w:t>ו</w:t>
      </w:r>
      <w:r w:rsidRPr="00E954D1">
        <w:rPr>
          <w:rStyle w:val="affffe"/>
          <w:rtl/>
        </w:rPr>
        <w:t>לחש לרבה:</w:t>
      </w:r>
      <w:r w:rsidRPr="006765C4">
        <w:rPr>
          <w:rFonts w:ascii="Fb Fontext" w:hAnsi="Fb Fontext"/>
          <w:spacing w:val="-2"/>
          <w:rtl/>
        </w:rPr>
        <w:t xml:space="preserve"> </w:t>
      </w:r>
      <w:r w:rsidRPr="006765C4">
        <w:rPr>
          <w:rFonts w:ascii="Fb Fontext" w:hAnsi="Fb Fontext" w:hint="cs"/>
          <w:spacing w:val="-2"/>
          <w:rtl/>
        </w:rPr>
        <w:t>ד</w:t>
      </w:r>
      <w:r w:rsidRPr="006765C4">
        <w:rPr>
          <w:rFonts w:ascii="Fb Fontext" w:hAnsi="Fb Fontext"/>
          <w:spacing w:val="-2"/>
          <w:rtl/>
        </w:rPr>
        <w:t xml:space="preserve">שטר </w:t>
      </w:r>
      <w:r w:rsidR="00E954D1">
        <w:rPr>
          <w:rFonts w:ascii="Fb Fontext" w:hAnsi="Fb Fontext" w:hint="cs"/>
          <w:spacing w:val="-2"/>
          <w:rtl/>
        </w:rPr>
        <w:t>מזוייף</w:t>
      </w:r>
      <w:r w:rsidRPr="006765C4">
        <w:rPr>
          <w:rFonts w:ascii="Fb Fontext" w:hAnsi="Fb Fontext"/>
          <w:spacing w:val="-2"/>
          <w:rtl/>
        </w:rPr>
        <w:t xml:space="preserve">, </w:t>
      </w:r>
      <w:r w:rsidR="00E954D1">
        <w:rPr>
          <w:rFonts w:ascii="Fb Fontext" w:hAnsi="Fb Fontext" w:hint="cs"/>
          <w:spacing w:val="-2"/>
          <w:rtl/>
        </w:rPr>
        <w:t xml:space="preserve">אבל היה לו שטר מעליא ואבד </w:t>
      </w:r>
      <w:r w:rsidRPr="006765C4">
        <w:rPr>
          <w:rFonts w:ascii="Fb Fontext" w:hAnsi="Fb Fontext" w:hint="cs"/>
          <w:spacing w:val="-2"/>
          <w:rtl/>
        </w:rPr>
        <w:t>ואמר להחזיק בידו כל שהוא</w:t>
      </w:r>
    </w:p>
    <w:p w14:paraId="759D788C" w14:textId="77777777" w:rsidR="00E954D1" w:rsidRPr="00E954D1" w:rsidRDefault="00AC0AF5" w:rsidP="00E954D1">
      <w:pPr>
        <w:pStyle w:val="36"/>
        <w:framePr w:wrap="notBeside"/>
        <w:rPr>
          <w:rtl/>
        </w:rPr>
      </w:pPr>
      <w:r w:rsidRPr="00E954D1">
        <w:rPr>
          <w:rtl/>
        </w:rPr>
        <w:t xml:space="preserve">רבה: </w:t>
      </w:r>
    </w:p>
    <w:p w14:paraId="424BDC5D" w14:textId="66ADD406" w:rsidR="00AC0AF5" w:rsidRPr="00C35A2C" w:rsidRDefault="00AC0AF5" w:rsidP="00AC0AF5">
      <w:pPr>
        <w:rPr>
          <w:rFonts w:ascii="Fb Fontext" w:hAnsi="Fb Fontext"/>
          <w:rtl/>
        </w:rPr>
      </w:pPr>
      <w:r w:rsidRPr="00C35A2C">
        <w:rPr>
          <w:rFonts w:ascii="Fb Fontext" w:hAnsi="Fb Fontext"/>
          <w:rtl/>
        </w:rPr>
        <w:t xml:space="preserve">מה לו לשקר? </w:t>
      </w:r>
      <w:r w:rsidRPr="00E954D1">
        <w:rPr>
          <w:rStyle w:val="affffe"/>
          <w:rtl/>
        </w:rPr>
        <w:t>אי בעי א"ל</w:t>
      </w:r>
      <w:r w:rsidRPr="00C35A2C">
        <w:rPr>
          <w:rFonts w:ascii="Fb Fontext" w:hAnsi="Fb Fontext"/>
          <w:rtl/>
        </w:rPr>
        <w:t xml:space="preserve"> שטר מעליא הוא.</w:t>
      </w:r>
    </w:p>
    <w:p w14:paraId="50BBEC15" w14:textId="77777777" w:rsidR="00E954D1" w:rsidRPr="00E954D1" w:rsidRDefault="00AC0AF5" w:rsidP="00E954D1">
      <w:pPr>
        <w:pStyle w:val="36"/>
        <w:framePr w:wrap="notBeside"/>
        <w:rPr>
          <w:rtl/>
        </w:rPr>
      </w:pPr>
      <w:r w:rsidRPr="00E954D1">
        <w:rPr>
          <w:rtl/>
        </w:rPr>
        <w:t>א"ל רב יוסף:</w:t>
      </w:r>
    </w:p>
    <w:p w14:paraId="7351AC55" w14:textId="3D7A34B9" w:rsidR="00AC0AF5" w:rsidRPr="00C35A2C" w:rsidRDefault="00AC0AF5" w:rsidP="00AC0AF5">
      <w:pPr>
        <w:rPr>
          <w:rFonts w:ascii="Fb Fontext" w:hAnsi="Fb Fontext" w:cs="Guttman Vilna"/>
          <w:b/>
          <w:bCs/>
          <w:rtl/>
        </w:rPr>
      </w:pPr>
      <w:r w:rsidRPr="00C35A2C">
        <w:rPr>
          <w:rFonts w:ascii="Fb Fontext" w:hAnsi="Fb Fontext"/>
          <w:rtl/>
        </w:rPr>
        <w:t>אמאי</w:t>
      </w:r>
      <w:r>
        <w:rPr>
          <w:rFonts w:ascii="Fb Fontext" w:hAnsi="Fb Fontext"/>
          <w:rtl/>
        </w:rPr>
        <w:t xml:space="preserve"> </w:t>
      </w:r>
      <w:r w:rsidRPr="00C35A2C">
        <w:rPr>
          <w:rFonts w:ascii="Fb Fontext" w:hAnsi="Fb Fontext"/>
          <w:rtl/>
        </w:rPr>
        <w:t>סמכת? אהאי שטרא, האי שטרא חספא בעלמא הוא.</w:t>
      </w:r>
    </w:p>
    <w:p w14:paraId="6F0C50BB" w14:textId="5FA46DFB" w:rsidR="00E954D1" w:rsidRPr="00E954D1" w:rsidRDefault="00AC0AF5" w:rsidP="00E954D1">
      <w:pPr>
        <w:pStyle w:val="36"/>
        <w:framePr w:wrap="notBeside"/>
        <w:rPr>
          <w:rtl/>
        </w:rPr>
      </w:pPr>
      <w:r w:rsidRPr="00E954D1">
        <w:rPr>
          <w:rFonts w:hint="cs"/>
          <w:rtl/>
        </w:rPr>
        <w:t>ראב</w:t>
      </w:r>
      <w:r w:rsidRPr="00E954D1">
        <w:rPr>
          <w:rtl/>
        </w:rPr>
        <w:t>"</w:t>
      </w:r>
      <w:r w:rsidRPr="00E954D1">
        <w:rPr>
          <w:rFonts w:hint="cs"/>
          <w:rtl/>
        </w:rPr>
        <w:t>א</w:t>
      </w:r>
      <w:r w:rsidRPr="00E954D1">
        <w:rPr>
          <w:rtl/>
        </w:rPr>
        <w:t>:</w:t>
      </w:r>
    </w:p>
    <w:p w14:paraId="1F4D1CD6" w14:textId="548AECAA" w:rsidR="00AC0AF5" w:rsidRDefault="00AC0AF5" w:rsidP="00AC0AF5">
      <w:pPr>
        <w:rPr>
          <w:rFonts w:ascii="Fb Fontext" w:hAnsi="Fb Fontext"/>
          <w:sz w:val="32"/>
          <w:rtl/>
        </w:rPr>
      </w:pPr>
      <w:r w:rsidRPr="0081371E">
        <w:rPr>
          <w:rStyle w:val="afff8"/>
          <w:rtl/>
        </w:rPr>
        <w:t>הלכתא</w:t>
      </w:r>
      <w:r w:rsidRPr="00C35A2C">
        <w:rPr>
          <w:rFonts w:ascii="Fb Fontext" w:hAnsi="Fb Fontext"/>
          <w:sz w:val="32"/>
          <w:rtl/>
        </w:rPr>
        <w:t xml:space="preserve"> </w:t>
      </w:r>
      <w:r w:rsidR="00E954D1">
        <w:rPr>
          <w:rFonts w:ascii="Fb Fontext" w:hAnsi="Fb Fontext" w:hint="cs"/>
          <w:sz w:val="32"/>
          <w:rtl/>
        </w:rPr>
        <w:t>כ</w:t>
      </w:r>
      <w:r w:rsidRPr="00C35A2C">
        <w:rPr>
          <w:rFonts w:ascii="Fb Fontext" w:hAnsi="Fb Fontext"/>
          <w:sz w:val="32"/>
          <w:rtl/>
        </w:rPr>
        <w:t xml:space="preserve">רבה בארעא, דהיכא דקיימא ארעא </w:t>
      </w:r>
      <w:r w:rsidRPr="0081371E">
        <w:rPr>
          <w:rStyle w:val="afff8"/>
          <w:rtl/>
        </w:rPr>
        <w:t>תיקו</w:t>
      </w:r>
      <w:r w:rsidRPr="00C35A2C">
        <w:rPr>
          <w:rFonts w:ascii="Fb Fontext" w:hAnsi="Fb Fontext"/>
          <w:sz w:val="32"/>
          <w:rtl/>
        </w:rPr>
        <w:t>ם,</w:t>
      </w:r>
    </w:p>
    <w:p w14:paraId="0699AE54" w14:textId="46D397EB" w:rsidR="00AC0AF5" w:rsidRDefault="00AC0AF5" w:rsidP="00E954D1">
      <w:pPr>
        <w:spacing w:after="60"/>
        <w:rPr>
          <w:rFonts w:ascii="Fb Fontext" w:hAnsi="Fb Fontext"/>
          <w:rtl/>
        </w:rPr>
      </w:pPr>
      <w:r w:rsidRPr="00C35A2C">
        <w:rPr>
          <w:rFonts w:ascii="Fb Fontext" w:hAnsi="Fb Fontext"/>
          <w:rtl/>
        </w:rPr>
        <w:t>ו</w:t>
      </w:r>
      <w:r w:rsidRPr="0081371E">
        <w:rPr>
          <w:rStyle w:val="afff8"/>
          <w:rtl/>
        </w:rPr>
        <w:t>הלכתא</w:t>
      </w:r>
      <w:r w:rsidRPr="00C35A2C">
        <w:rPr>
          <w:rFonts w:ascii="Fb Fontext" w:hAnsi="Fb Fontext"/>
          <w:rtl/>
        </w:rPr>
        <w:t xml:space="preserve"> </w:t>
      </w:r>
      <w:r w:rsidR="00E954D1">
        <w:rPr>
          <w:rFonts w:ascii="Fb Fontext" w:hAnsi="Fb Fontext" w:hint="cs"/>
          <w:rtl/>
        </w:rPr>
        <w:t>כ</w:t>
      </w:r>
      <w:r w:rsidRPr="00C35A2C">
        <w:rPr>
          <w:rFonts w:ascii="Fb Fontext" w:hAnsi="Fb Fontext"/>
          <w:rtl/>
        </w:rPr>
        <w:t>רב יוסף בזוזי - דהיכא דקיימי זוזי לוקמי.</w:t>
      </w:r>
    </w:p>
    <w:p w14:paraId="0E79C040" w14:textId="5FE40A0A" w:rsidR="003D4958" w:rsidRPr="00E954D1" w:rsidRDefault="003D4958" w:rsidP="003D4958">
      <w:pPr>
        <w:pStyle w:val="affff9"/>
        <w:rPr>
          <w:rtl/>
        </w:rPr>
      </w:pPr>
      <w:r>
        <w:rPr>
          <w:rFonts w:hint="cs"/>
          <w:rtl/>
        </w:rPr>
        <w:t xml:space="preserve">טענת 'החזרתיו לך' או נשופו, כשיש שטר. </w:t>
      </w:r>
    </w:p>
    <w:p w14:paraId="7116647F" w14:textId="794E2D47" w:rsidR="00E954D1" w:rsidRPr="00E954D1" w:rsidRDefault="003D4958" w:rsidP="00E954D1">
      <w:pPr>
        <w:pStyle w:val="36"/>
        <w:framePr w:wrap="notBeside"/>
        <w:rPr>
          <w:rtl/>
        </w:rPr>
      </w:pPr>
      <w:r>
        <w:rPr>
          <w:rFonts w:hint="cs"/>
          <w:rtl/>
        </w:rPr>
        <w:t>אותו</w:t>
      </w:r>
      <w:r w:rsidR="00AC0AF5" w:rsidRPr="00E954D1">
        <w:rPr>
          <w:rtl/>
        </w:rPr>
        <w:t xml:space="preserve"> ערב </w:t>
      </w:r>
    </w:p>
    <w:p w14:paraId="11DC74CB" w14:textId="2DB4A19E" w:rsidR="00E954D1" w:rsidRDefault="003D4958" w:rsidP="00E954D1">
      <w:pPr>
        <w:rPr>
          <w:rStyle w:val="affffe"/>
          <w:rtl/>
        </w:rPr>
      </w:pPr>
      <w:r>
        <w:rPr>
          <w:rStyle w:val="affffe"/>
          <w:rFonts w:hint="cs"/>
          <w:rtl/>
        </w:rPr>
        <w:t xml:space="preserve">שאמר </w:t>
      </w:r>
      <w:r w:rsidR="00AC0AF5" w:rsidRPr="00E954D1">
        <w:rPr>
          <w:rStyle w:val="affffe"/>
          <w:rtl/>
        </w:rPr>
        <w:t>ללוה:</w:t>
      </w:r>
      <w:r w:rsidR="00AC0AF5" w:rsidRPr="00C35A2C">
        <w:rPr>
          <w:rFonts w:ascii="Fb Fontext" w:hAnsi="Fb Fontext"/>
          <w:sz w:val="32"/>
          <w:rtl/>
        </w:rPr>
        <w:t xml:space="preserve"> </w:t>
      </w:r>
      <w:r w:rsidR="00AC0AF5" w:rsidRPr="00C35A2C">
        <w:rPr>
          <w:rFonts w:ascii="Fb Fontext" w:hAnsi="Fb Fontext" w:hint="cs"/>
          <w:sz w:val="32"/>
          <w:rtl/>
        </w:rPr>
        <w:t xml:space="preserve">תן לי מאה זוז שפרעתי למלוה עליך וזה השטר, </w:t>
      </w:r>
      <w:r w:rsidR="00AC0AF5" w:rsidRPr="00E954D1">
        <w:rPr>
          <w:rStyle w:val="affffe"/>
          <w:rtl/>
        </w:rPr>
        <w:t>א"ל:</w:t>
      </w:r>
      <w:r w:rsidR="00AC0AF5" w:rsidRPr="00C35A2C">
        <w:rPr>
          <w:rFonts w:ascii="Fb Fontext" w:hAnsi="Fb Fontext"/>
          <w:sz w:val="32"/>
          <w:rtl/>
        </w:rPr>
        <w:t xml:space="preserve"> פרעתיך?</w:t>
      </w:r>
      <w:r w:rsidR="00E954D1">
        <w:rPr>
          <w:rFonts w:ascii="Fb Fontext" w:hAnsi="Fb Fontext" w:hint="cs"/>
          <w:sz w:val="32"/>
          <w:rtl/>
        </w:rPr>
        <w:t xml:space="preserve"> </w:t>
      </w:r>
      <w:r w:rsidR="00AC0AF5" w:rsidRPr="00E954D1">
        <w:rPr>
          <w:rStyle w:val="affffe"/>
          <w:rtl/>
        </w:rPr>
        <w:t>א"</w:t>
      </w:r>
      <w:r w:rsidR="00AC0AF5" w:rsidRPr="00E954D1">
        <w:rPr>
          <w:rStyle w:val="affffe"/>
          <w:rFonts w:hint="cs"/>
          <w:rtl/>
        </w:rPr>
        <w:t>ל</w:t>
      </w:r>
      <w:r w:rsidR="00AC0AF5" w:rsidRPr="00E954D1">
        <w:rPr>
          <w:rStyle w:val="affffe"/>
          <w:rtl/>
        </w:rPr>
        <w:t>:</w:t>
      </w:r>
      <w:r w:rsidR="00AC0AF5" w:rsidRPr="00C35A2C">
        <w:rPr>
          <w:rFonts w:ascii="Fb Fontext" w:hAnsi="Fb Fontext"/>
          <w:rtl/>
        </w:rPr>
        <w:t xml:space="preserve"> </w:t>
      </w:r>
      <w:r w:rsidR="00AC0AF5" w:rsidRPr="00C35A2C">
        <w:rPr>
          <w:rFonts w:ascii="Fb Fontext" w:hAnsi="Fb Fontext" w:hint="cs"/>
          <w:rtl/>
        </w:rPr>
        <w:t>לקחתם ממני בחזרה</w:t>
      </w:r>
    </w:p>
    <w:p w14:paraId="7FC50E95" w14:textId="6863B75B" w:rsidR="00E954D1" w:rsidRPr="00E954D1" w:rsidRDefault="00AC0AF5" w:rsidP="00E954D1">
      <w:pPr>
        <w:pStyle w:val="36"/>
        <w:framePr w:wrap="notBeside"/>
        <w:rPr>
          <w:rtl/>
        </w:rPr>
      </w:pPr>
      <w:r w:rsidRPr="00E954D1">
        <w:rPr>
          <w:rFonts w:hint="cs"/>
          <w:rtl/>
        </w:rPr>
        <w:t>אביי</w:t>
      </w:r>
    </w:p>
    <w:p w14:paraId="7A41343C" w14:textId="17A4B4E9" w:rsidR="00AC0AF5" w:rsidRPr="00C35A2C" w:rsidRDefault="00AC0AF5" w:rsidP="00E954D1">
      <w:pPr>
        <w:rPr>
          <w:rFonts w:ascii="Fb Fontext" w:hAnsi="Fb Fontext"/>
          <w:rtl/>
        </w:rPr>
      </w:pPr>
      <w:r w:rsidRPr="00C35A2C">
        <w:rPr>
          <w:rFonts w:ascii="Fb Fontext" w:hAnsi="Fb Fontext" w:hint="cs"/>
          <w:rtl/>
        </w:rPr>
        <w:t xml:space="preserve">והא </w:t>
      </w:r>
      <w:r w:rsidRPr="0081371E">
        <w:rPr>
          <w:rStyle w:val="afff8"/>
          <w:rFonts w:hint="cs"/>
          <w:rtl/>
        </w:rPr>
        <w:t>הלכתא</w:t>
      </w:r>
      <w:r w:rsidRPr="00C35A2C">
        <w:rPr>
          <w:rFonts w:ascii="Fb Fontext" w:hAnsi="Fb Fontext" w:hint="cs"/>
          <w:rtl/>
        </w:rPr>
        <w:t xml:space="preserve"> </w:t>
      </w:r>
      <w:r w:rsidRPr="00E954D1">
        <w:rPr>
          <w:rStyle w:val="affffe"/>
          <w:rFonts w:hint="cs"/>
          <w:rtl/>
        </w:rPr>
        <w:t>כרבה</w:t>
      </w:r>
      <w:r w:rsidRPr="00C35A2C">
        <w:rPr>
          <w:rFonts w:ascii="Fb Fontext" w:hAnsi="Fb Fontext" w:hint="cs"/>
          <w:rtl/>
        </w:rPr>
        <w:t xml:space="preserve"> בקרקע </w:t>
      </w:r>
      <w:r w:rsidRPr="00E954D1">
        <w:rPr>
          <w:rStyle w:val="affffe"/>
          <w:rFonts w:hint="cs"/>
          <w:rtl/>
        </w:rPr>
        <w:t>וכרב יוסף</w:t>
      </w:r>
      <w:r w:rsidRPr="00C35A2C">
        <w:rPr>
          <w:rFonts w:ascii="Fb Fontext" w:hAnsi="Fb Fontext" w:hint="cs"/>
          <w:rtl/>
        </w:rPr>
        <w:t xml:space="preserve"> בזוזי</w:t>
      </w:r>
      <w:r w:rsidRPr="00C35A2C">
        <w:rPr>
          <w:rFonts w:ascii="Fb Fontext" w:hAnsi="Fb Fontext"/>
          <w:rtl/>
        </w:rPr>
        <w:t xml:space="preserve"> דהיכא דאוקמו לוקמו.</w:t>
      </w:r>
    </w:p>
    <w:p w14:paraId="4A1B6DF9" w14:textId="77777777" w:rsidR="00E954D1" w:rsidRPr="00E954D1" w:rsidRDefault="00AC0AF5" w:rsidP="00E954D1">
      <w:pPr>
        <w:pStyle w:val="36"/>
        <w:framePr w:wrap="notBeside"/>
        <w:rPr>
          <w:rtl/>
        </w:rPr>
      </w:pPr>
      <w:r w:rsidRPr="00E954D1">
        <w:rPr>
          <w:rFonts w:hint="cs"/>
          <w:rtl/>
        </w:rPr>
        <w:t>וה</w:t>
      </w:r>
      <w:r w:rsidRPr="00E954D1">
        <w:rPr>
          <w:rtl/>
        </w:rPr>
        <w:t>"</w:t>
      </w:r>
      <w:r w:rsidRPr="00E954D1">
        <w:rPr>
          <w:rFonts w:hint="cs"/>
          <w:rtl/>
        </w:rPr>
        <w:t xml:space="preserve">מ </w:t>
      </w:r>
    </w:p>
    <w:p w14:paraId="5E1C8A03" w14:textId="77777777" w:rsidR="00E954D1" w:rsidRDefault="00AC0AF5" w:rsidP="00AC0AF5">
      <w:pPr>
        <w:rPr>
          <w:rtl/>
        </w:rPr>
      </w:pPr>
      <w:r w:rsidRPr="00E954D1">
        <w:rPr>
          <w:rFonts w:hint="cs"/>
          <w:rtl/>
        </w:rPr>
        <w:t>לקחתם ממני אח</w:t>
      </w:r>
      <w:r w:rsidRPr="00E954D1">
        <w:rPr>
          <w:rtl/>
        </w:rPr>
        <w:t>"</w:t>
      </w:r>
      <w:r w:rsidRPr="00E954D1">
        <w:rPr>
          <w:rFonts w:hint="cs"/>
          <w:rtl/>
        </w:rPr>
        <w:t>כ</w:t>
      </w:r>
      <w:r w:rsidR="00E954D1">
        <w:rPr>
          <w:rFonts w:hint="cs"/>
          <w:rtl/>
        </w:rPr>
        <w:t xml:space="preserve">, </w:t>
      </w:r>
    </w:p>
    <w:p w14:paraId="342F27A0" w14:textId="77777777" w:rsidR="00E954D1" w:rsidRPr="00E954D1" w:rsidRDefault="00AC0AF5" w:rsidP="00E954D1">
      <w:pPr>
        <w:pStyle w:val="36"/>
        <w:framePr w:wrap="notBeside"/>
        <w:rPr>
          <w:rtl/>
        </w:rPr>
      </w:pPr>
      <w:r w:rsidRPr="00E954D1">
        <w:rPr>
          <w:rFonts w:hint="cs"/>
          <w:rtl/>
        </w:rPr>
        <w:t>אבל</w:t>
      </w:r>
    </w:p>
    <w:p w14:paraId="327DD749" w14:textId="3758CAF1" w:rsidR="00AC0AF5" w:rsidRPr="00E954D1" w:rsidRDefault="00AC0AF5" w:rsidP="00E954D1">
      <w:pPr>
        <w:spacing w:after="60"/>
        <w:rPr>
          <w:rtl/>
        </w:rPr>
      </w:pPr>
      <w:r w:rsidRPr="00E954D1">
        <w:rPr>
          <w:rFonts w:hint="cs"/>
          <w:rtl/>
        </w:rPr>
        <w:t xml:space="preserve">אי אמר החזרתי לך </w:t>
      </w:r>
      <w:r w:rsidRPr="00E954D1">
        <w:rPr>
          <w:rStyle w:val="afffff0"/>
          <w:rFonts w:hint="cs"/>
          <w:rtl/>
        </w:rPr>
        <w:t>שנשופו ונתאמדו מדי-</w:t>
      </w:r>
      <w:r w:rsidRPr="00E954D1">
        <w:rPr>
          <w:rFonts w:hint="cs"/>
          <w:rtl/>
        </w:rPr>
        <w:t>אכתי יש לשיעבוד דשטר</w:t>
      </w:r>
    </w:p>
    <w:bookmarkEnd w:id="19"/>
    <w:p w14:paraId="513DB40B" w14:textId="77777777" w:rsidR="000A27BD" w:rsidRPr="004B4136" w:rsidRDefault="000A27BD" w:rsidP="000A27BD">
      <w:pPr>
        <w:pStyle w:val="affff9"/>
        <w:rPr>
          <w:rtl/>
        </w:rPr>
      </w:pPr>
      <w:r>
        <w:rPr>
          <w:rFonts w:hint="cs"/>
          <w:rtl/>
        </w:rPr>
        <w:t>טענת לקוחה בידי בקרקע במיגו שיש לי כסף אצלכם</w:t>
      </w:r>
    </w:p>
    <w:p w14:paraId="4730F1D9" w14:textId="77777777" w:rsidR="000A27BD" w:rsidRPr="00E954D1" w:rsidRDefault="000A27BD" w:rsidP="00982F98">
      <w:pPr>
        <w:pStyle w:val="affe"/>
        <w:framePr w:wrap="around"/>
        <w:rPr>
          <w:rtl/>
        </w:rPr>
      </w:pPr>
      <w:r w:rsidRPr="00E954D1">
        <w:rPr>
          <w:rtl/>
        </w:rPr>
        <w:t>לג.</w:t>
      </w:r>
    </w:p>
    <w:p w14:paraId="3BBAE23B" w14:textId="77777777" w:rsidR="000A27BD" w:rsidRPr="00E954D1" w:rsidRDefault="000A27BD" w:rsidP="000A27BD">
      <w:pPr>
        <w:pStyle w:val="36"/>
        <w:framePr w:wrap="notBeside"/>
        <w:rPr>
          <w:rtl/>
        </w:rPr>
      </w:pPr>
      <w:r w:rsidRPr="00E954D1">
        <w:rPr>
          <w:rtl/>
        </w:rPr>
        <w:t>רב"</w:t>
      </w:r>
      <w:r w:rsidRPr="00E954D1">
        <w:rPr>
          <w:rFonts w:hint="cs"/>
          <w:rtl/>
        </w:rPr>
        <w:t>ש</w:t>
      </w:r>
      <w:r>
        <w:rPr>
          <w:rFonts w:hint="cs"/>
          <w:rtl/>
        </w:rPr>
        <w:t>:</w:t>
      </w:r>
    </w:p>
    <w:p w14:paraId="0B85C774" w14:textId="77777777" w:rsidR="000A27BD" w:rsidRDefault="000A27BD" w:rsidP="000A27BD">
      <w:pPr>
        <w:rPr>
          <w:rFonts w:ascii="Fb Fontext" w:hAnsi="Fb Fontext"/>
          <w:sz w:val="32"/>
          <w:rtl/>
        </w:rPr>
      </w:pPr>
      <w:r w:rsidRPr="004B4136">
        <w:rPr>
          <w:rStyle w:val="afff8"/>
          <w:rFonts w:hint="cs"/>
          <w:rtl/>
        </w:rPr>
        <w:t>יצא עליו קול שאכל קרקע די</w:t>
      </w:r>
      <w:r w:rsidRPr="004B4136">
        <w:rPr>
          <w:rStyle w:val="afff8"/>
          <w:rtl/>
        </w:rPr>
        <w:t>תמי,</w:t>
      </w:r>
      <w:r w:rsidRPr="00C35A2C">
        <w:rPr>
          <w:rFonts w:ascii="Fb Fontext" w:hAnsi="Fb Fontext"/>
          <w:sz w:val="32"/>
          <w:rtl/>
        </w:rPr>
        <w:t xml:space="preserve"> </w:t>
      </w:r>
      <w:r w:rsidRPr="00E954D1">
        <w:rPr>
          <w:rStyle w:val="affffe"/>
          <w:rtl/>
        </w:rPr>
        <w:t>א"ל אביי:</w:t>
      </w:r>
      <w:r w:rsidRPr="00C35A2C">
        <w:rPr>
          <w:rFonts w:ascii="Fb Fontext" w:hAnsi="Fb Fontext" w:hint="cs"/>
          <w:sz w:val="32"/>
          <w:rtl/>
        </w:rPr>
        <w:t xml:space="preserve"> איך היה המעשה</w:t>
      </w:r>
      <w:r>
        <w:rPr>
          <w:rFonts w:ascii="Fb Fontext" w:hAnsi="Fb Fontext" w:hint="cs"/>
          <w:sz w:val="32"/>
          <w:rtl/>
        </w:rPr>
        <w:t>:</w:t>
      </w:r>
    </w:p>
    <w:p w14:paraId="264174B3" w14:textId="77777777" w:rsidR="000A27BD" w:rsidRPr="00E954D1" w:rsidRDefault="000A27BD" w:rsidP="000A27BD">
      <w:pPr>
        <w:pStyle w:val="36"/>
        <w:framePr w:wrap="notBeside"/>
        <w:rPr>
          <w:rtl/>
        </w:rPr>
      </w:pPr>
      <w:r w:rsidRPr="00E954D1">
        <w:rPr>
          <w:rtl/>
        </w:rPr>
        <w:t>א"ל:</w:t>
      </w:r>
    </w:p>
    <w:p w14:paraId="3826BC69" w14:textId="77777777" w:rsidR="000A27BD" w:rsidRPr="00C35A2C" w:rsidRDefault="000A27BD" w:rsidP="000A27BD">
      <w:pPr>
        <w:rPr>
          <w:rFonts w:ascii="Fb Fontext" w:hAnsi="Fb Fontext"/>
          <w:rtl/>
        </w:rPr>
      </w:pPr>
      <w:r w:rsidRPr="00C35A2C">
        <w:rPr>
          <w:rFonts w:ascii="Fb Fontext" w:hAnsi="Fb Fontext" w:hint="cs"/>
          <w:rtl/>
        </w:rPr>
        <w:t>קרקע במשכון לקחתי מאבי יתומים והיה לי זוזי אצלו ואכלתיה במשכון</w:t>
      </w:r>
      <w:r w:rsidRPr="00C35A2C">
        <w:rPr>
          <w:rFonts w:ascii="Fb Fontext" w:hAnsi="Fb Fontext"/>
          <w:rtl/>
        </w:rPr>
        <w:t xml:space="preserve"> </w:t>
      </w:r>
      <w:r w:rsidRPr="00E954D1">
        <w:rPr>
          <w:rStyle w:val="afffff0"/>
          <w:rFonts w:hint="cs"/>
          <w:rtl/>
        </w:rPr>
        <w:t>דסורא.</w:t>
      </w:r>
      <w:r>
        <w:rPr>
          <w:rFonts w:ascii="Fb Fontext" w:hAnsi="Fb Fontext" w:hint="cs"/>
          <w:rtl/>
        </w:rPr>
        <w:t xml:space="preserve"> </w:t>
      </w:r>
      <w:r w:rsidRPr="00E954D1">
        <w:rPr>
          <w:rStyle w:val="affffe"/>
          <w:rFonts w:hint="cs"/>
          <w:rtl/>
        </w:rPr>
        <w:t>אמרתי</w:t>
      </w:r>
      <w:r w:rsidRPr="00E954D1">
        <w:rPr>
          <w:rFonts w:hint="cs"/>
          <w:rtl/>
        </w:rPr>
        <w:t xml:space="preserve"> א</w:t>
      </w:r>
      <w:r>
        <w:rPr>
          <w:rFonts w:hint="cs"/>
          <w:rtl/>
        </w:rPr>
        <w:t>ם</w:t>
      </w:r>
      <w:r w:rsidRPr="00E954D1">
        <w:rPr>
          <w:rFonts w:hint="cs"/>
          <w:rtl/>
        </w:rPr>
        <w:t xml:space="preserve"> אומר ליתומים דיש לי זוזי אצל אביכם</w:t>
      </w:r>
      <w:r>
        <w:rPr>
          <w:rFonts w:hint="cs"/>
          <w:rtl/>
        </w:rPr>
        <w:t>,</w:t>
      </w:r>
      <w:r w:rsidRPr="00E954D1">
        <w:rPr>
          <w:rFonts w:hint="cs"/>
          <w:rtl/>
        </w:rPr>
        <w:t xml:space="preserve"> </w:t>
      </w:r>
      <w:r w:rsidRPr="00E954D1">
        <w:rPr>
          <w:rStyle w:val="affffe"/>
          <w:rFonts w:hint="cs"/>
          <w:rtl/>
        </w:rPr>
        <w:t>יאמרו רבנן</w:t>
      </w:r>
      <w:r w:rsidRPr="00E954D1">
        <w:rPr>
          <w:rFonts w:hint="cs"/>
          <w:rtl/>
        </w:rPr>
        <w:t xml:space="preserve"> דאין נפרעין מנכסי יתומין אלא בשבועה</w:t>
      </w:r>
      <w:r>
        <w:rPr>
          <w:rFonts w:hint="cs"/>
          <w:rtl/>
        </w:rPr>
        <w:t>,</w:t>
      </w:r>
      <w:r>
        <w:rPr>
          <w:rStyle w:val="affffe"/>
          <w:rFonts w:hint="cs"/>
          <w:rtl/>
        </w:rPr>
        <w:t xml:space="preserve"> </w:t>
      </w:r>
      <w:r w:rsidRPr="00E954D1">
        <w:rPr>
          <w:rStyle w:val="affffe"/>
          <w:rFonts w:hint="cs"/>
          <w:rtl/>
        </w:rPr>
        <w:t>אלא</w:t>
      </w:r>
      <w:r w:rsidRPr="00C35A2C">
        <w:rPr>
          <w:rFonts w:ascii="Fb Fontext" w:hAnsi="Fb Fontext" w:hint="cs"/>
          <w:rtl/>
        </w:rPr>
        <w:t xml:space="preserve"> אצניע </w:t>
      </w:r>
      <w:r w:rsidRPr="00C35A2C">
        <w:rPr>
          <w:rFonts w:ascii="Fb Fontext" w:hAnsi="Fb Fontext"/>
          <w:rtl/>
        </w:rPr>
        <w:t>שטר משכנתא ואוכל שיעור זוזי, דמיגו ד</w:t>
      </w:r>
      <w:r w:rsidRPr="00F10693">
        <w:rPr>
          <w:rFonts w:hint="cs"/>
          <w:rtl/>
        </w:rPr>
        <w:t>'</w:t>
      </w:r>
      <w:r w:rsidRPr="00F10693">
        <w:rPr>
          <w:rtl/>
        </w:rPr>
        <w:t>ל</w:t>
      </w:r>
      <w:r w:rsidRPr="00C35A2C">
        <w:rPr>
          <w:rFonts w:ascii="Fb Fontext" w:hAnsi="Fb Fontext"/>
          <w:rtl/>
        </w:rPr>
        <w:t>קוחה בידי</w:t>
      </w:r>
      <w:r w:rsidRPr="00F10693">
        <w:rPr>
          <w:rFonts w:hint="cs"/>
          <w:rtl/>
        </w:rPr>
        <w:t>'</w:t>
      </w:r>
      <w:r w:rsidRPr="00C35A2C">
        <w:rPr>
          <w:rFonts w:ascii="Fb Fontext" w:hAnsi="Fb Fontext"/>
          <w:rtl/>
        </w:rPr>
        <w:t xml:space="preserve"> </w:t>
      </w:r>
      <w:r w:rsidRPr="00C35A2C">
        <w:rPr>
          <w:rFonts w:ascii="Fb Fontext" w:hAnsi="Fb Fontext" w:hint="cs"/>
          <w:rtl/>
        </w:rPr>
        <w:t>נאמן</w:t>
      </w:r>
      <w:r>
        <w:rPr>
          <w:rFonts w:ascii="Fb Fontext" w:hAnsi="Fb Fontext" w:hint="cs"/>
          <w:rtl/>
        </w:rPr>
        <w:t>,</w:t>
      </w:r>
      <w:r w:rsidRPr="00C35A2C">
        <w:rPr>
          <w:rFonts w:ascii="Fb Fontext" w:hAnsi="Fb Fontext"/>
          <w:rtl/>
        </w:rPr>
        <w:t xml:space="preserve"> </w:t>
      </w:r>
      <w:r w:rsidRPr="00F10693">
        <w:rPr>
          <w:rFonts w:hint="cs"/>
          <w:rtl/>
        </w:rPr>
        <w:t>'</w:t>
      </w:r>
      <w:r w:rsidRPr="00F10693">
        <w:rPr>
          <w:rtl/>
        </w:rPr>
        <w:t>א</w:t>
      </w:r>
      <w:r w:rsidRPr="00C35A2C">
        <w:rPr>
          <w:rFonts w:ascii="Fb Fontext" w:hAnsi="Fb Fontext"/>
          <w:rtl/>
        </w:rPr>
        <w:t>ית לי זוזי גבייכו</w:t>
      </w:r>
      <w:r w:rsidRPr="00F10693">
        <w:rPr>
          <w:rFonts w:hint="cs"/>
          <w:rtl/>
        </w:rPr>
        <w:t>'</w:t>
      </w:r>
      <w:r w:rsidRPr="00F10693">
        <w:rPr>
          <w:rtl/>
        </w:rPr>
        <w:t xml:space="preserve"> </w:t>
      </w:r>
      <w:r w:rsidRPr="00C35A2C">
        <w:rPr>
          <w:rFonts w:ascii="Fb Fontext" w:hAnsi="Fb Fontext" w:hint="cs"/>
          <w:rtl/>
        </w:rPr>
        <w:t>נמי נאמן</w:t>
      </w:r>
      <w:r w:rsidRPr="00C35A2C">
        <w:rPr>
          <w:rFonts w:ascii="Fb Fontext" w:hAnsi="Fb Fontext"/>
          <w:rtl/>
        </w:rPr>
        <w:t>.</w:t>
      </w:r>
    </w:p>
    <w:p w14:paraId="4116E9A0" w14:textId="77777777" w:rsidR="000A27BD" w:rsidRPr="00E954D1" w:rsidRDefault="000A27BD" w:rsidP="000A27BD">
      <w:pPr>
        <w:pStyle w:val="36"/>
        <w:framePr w:wrap="notBeside"/>
        <w:rPr>
          <w:rtl/>
        </w:rPr>
      </w:pPr>
      <w:r w:rsidRPr="00E954D1">
        <w:rPr>
          <w:rtl/>
        </w:rPr>
        <w:t>א"ל</w:t>
      </w:r>
      <w:r>
        <w:rPr>
          <w:rFonts w:hint="cs"/>
          <w:rtl/>
        </w:rPr>
        <w:t xml:space="preserve"> אביי</w:t>
      </w:r>
      <w:r w:rsidRPr="00E954D1">
        <w:rPr>
          <w:rtl/>
        </w:rPr>
        <w:t>:</w:t>
      </w:r>
    </w:p>
    <w:p w14:paraId="270D8508" w14:textId="77777777" w:rsidR="000A27BD" w:rsidRDefault="000A27BD" w:rsidP="000A27BD">
      <w:pPr>
        <w:rPr>
          <w:rFonts w:ascii="Fb Fontext" w:hAnsi="Fb Fontext"/>
          <w:sz w:val="32"/>
          <w:rtl/>
        </w:rPr>
      </w:pPr>
      <w:r>
        <w:rPr>
          <w:rFonts w:ascii="Fb Fontext" w:hAnsi="Fb Fontext" w:hint="cs"/>
          <w:sz w:val="32"/>
          <w:rtl/>
        </w:rPr>
        <w:t xml:space="preserve">אינך יכול לומר </w:t>
      </w:r>
      <w:r w:rsidRPr="00C35A2C">
        <w:rPr>
          <w:rFonts w:ascii="Fb Fontext" w:hAnsi="Fb Fontext"/>
          <w:sz w:val="32"/>
          <w:rtl/>
        </w:rPr>
        <w:t>לקוחה בידי, ד</w:t>
      </w:r>
      <w:r>
        <w:rPr>
          <w:rFonts w:ascii="Fb Fontext" w:hAnsi="Fb Fontext" w:hint="cs"/>
          <w:sz w:val="32"/>
          <w:rtl/>
        </w:rPr>
        <w:t xml:space="preserve">יש קול שקרקע של יתומים הוא, </w:t>
      </w:r>
    </w:p>
    <w:p w14:paraId="4CB53895" w14:textId="77777777" w:rsidR="000A27BD" w:rsidRDefault="000A27BD" w:rsidP="000A27BD">
      <w:pPr>
        <w:spacing w:after="60"/>
        <w:rPr>
          <w:rFonts w:ascii="Fb Fontext" w:hAnsi="Fb Fontext"/>
          <w:rtl/>
        </w:rPr>
      </w:pPr>
      <w:r w:rsidRPr="00C35A2C">
        <w:rPr>
          <w:rFonts w:ascii="Fb Fontext" w:hAnsi="Fb Fontext"/>
          <w:sz w:val="32"/>
          <w:rtl/>
        </w:rPr>
        <w:t xml:space="preserve">אלא </w:t>
      </w:r>
      <w:r w:rsidRPr="00C35A2C">
        <w:rPr>
          <w:rFonts w:ascii="Fb Fontext" w:hAnsi="Fb Fontext" w:hint="cs"/>
          <w:sz w:val="32"/>
          <w:rtl/>
        </w:rPr>
        <w:t>לך והחזירם</w:t>
      </w:r>
      <w:r>
        <w:rPr>
          <w:rFonts w:ascii="Fb Fontext" w:hAnsi="Fb Fontext" w:hint="cs"/>
          <w:sz w:val="32"/>
          <w:rtl/>
        </w:rPr>
        <w:t xml:space="preserve">, </w:t>
      </w:r>
      <w:r w:rsidRPr="00C35A2C">
        <w:rPr>
          <w:rFonts w:ascii="Fb Fontext" w:hAnsi="Fb Fontext" w:hint="cs"/>
          <w:rtl/>
        </w:rPr>
        <w:t xml:space="preserve">וכשיגדלו היתומים </w:t>
      </w:r>
      <w:r w:rsidRPr="00C35A2C">
        <w:rPr>
          <w:rFonts w:ascii="Fb Fontext" w:hAnsi="Fb Fontext"/>
          <w:rtl/>
        </w:rPr>
        <w:t>אשתעי דינא בהדייהו.</w:t>
      </w:r>
    </w:p>
    <w:p w14:paraId="5F487A34" w14:textId="77777777" w:rsidR="000A27BD" w:rsidRPr="00C35A2C" w:rsidRDefault="000A27BD" w:rsidP="000A27BD">
      <w:pPr>
        <w:pStyle w:val="affff9"/>
        <w:rPr>
          <w:rtl/>
        </w:rPr>
      </w:pPr>
      <w:r>
        <w:rPr>
          <w:rFonts w:hint="cs"/>
          <w:rtl/>
        </w:rPr>
        <w:t xml:space="preserve">מחלוקת אם הודאת פיו מחייבת רק מרגע ההודאה </w:t>
      </w:r>
    </w:p>
    <w:p w14:paraId="7A850111" w14:textId="77777777" w:rsidR="000A27BD" w:rsidRPr="00E954D1" w:rsidRDefault="000A27BD" w:rsidP="000A27BD">
      <w:pPr>
        <w:pStyle w:val="36"/>
        <w:framePr w:wrap="notBeside"/>
        <w:rPr>
          <w:rtl/>
        </w:rPr>
      </w:pPr>
      <w:r>
        <w:rPr>
          <w:rFonts w:hint="cs"/>
          <w:rtl/>
        </w:rPr>
        <w:t xml:space="preserve">קרובו </w:t>
      </w:r>
      <w:r w:rsidRPr="00E954D1">
        <w:rPr>
          <w:rtl/>
        </w:rPr>
        <w:t>דר</w:t>
      </w:r>
      <w:r w:rsidRPr="00E954D1">
        <w:rPr>
          <w:rFonts w:hint="cs"/>
          <w:rtl/>
        </w:rPr>
        <w:t>אב</w:t>
      </w:r>
      <w:r w:rsidRPr="00E954D1">
        <w:rPr>
          <w:rtl/>
        </w:rPr>
        <w:t>"</w:t>
      </w:r>
      <w:r w:rsidRPr="00E954D1">
        <w:rPr>
          <w:rFonts w:hint="cs"/>
          <w:rtl/>
        </w:rPr>
        <w:t>א</w:t>
      </w:r>
    </w:p>
    <w:p w14:paraId="5B86E3C2" w14:textId="77777777" w:rsidR="000A27BD" w:rsidRPr="004B4136" w:rsidRDefault="000A27BD" w:rsidP="000A27BD">
      <w:pPr>
        <w:rPr>
          <w:rFonts w:ascii="Fb Fontext" w:hAnsi="Fb Fontext"/>
          <w:spacing w:val="-2"/>
          <w:rtl/>
        </w:rPr>
      </w:pPr>
      <w:r w:rsidRPr="004B4136">
        <w:rPr>
          <w:rStyle w:val="afff8"/>
          <w:rFonts w:hint="cs"/>
          <w:spacing w:val="-2"/>
          <w:rtl/>
        </w:rPr>
        <w:t>מת והניח דקל</w:t>
      </w:r>
      <w:r w:rsidRPr="004B4136">
        <w:rPr>
          <w:rFonts w:ascii="Fb Fontext" w:hAnsi="Fb Fontext" w:hint="cs"/>
          <w:spacing w:val="-2"/>
          <w:rtl/>
        </w:rPr>
        <w:t xml:space="preserve"> </w:t>
      </w:r>
      <w:r w:rsidRPr="004B4136">
        <w:rPr>
          <w:rStyle w:val="affffe"/>
          <w:rFonts w:hint="cs"/>
          <w:spacing w:val="-2"/>
          <w:rtl/>
        </w:rPr>
        <w:t>ראב</w:t>
      </w:r>
      <w:r w:rsidRPr="004B4136">
        <w:rPr>
          <w:rStyle w:val="affffe"/>
          <w:spacing w:val="-2"/>
          <w:rtl/>
        </w:rPr>
        <w:t>"</w:t>
      </w:r>
      <w:r w:rsidRPr="004B4136">
        <w:rPr>
          <w:rStyle w:val="affffe"/>
          <w:rFonts w:hint="cs"/>
          <w:spacing w:val="-2"/>
          <w:rtl/>
        </w:rPr>
        <w:t>א</w:t>
      </w:r>
      <w:r w:rsidRPr="004B4136">
        <w:rPr>
          <w:rStyle w:val="affffe"/>
          <w:spacing w:val="-2"/>
          <w:rtl/>
        </w:rPr>
        <w:t xml:space="preserve"> אמר:</w:t>
      </w:r>
      <w:r w:rsidRPr="004B4136">
        <w:rPr>
          <w:rFonts w:ascii="Fb Fontext" w:hAnsi="Fb Fontext"/>
          <w:spacing w:val="-2"/>
          <w:rtl/>
        </w:rPr>
        <w:t xml:space="preserve"> אנ</w:t>
      </w:r>
      <w:r w:rsidRPr="004B4136">
        <w:rPr>
          <w:rFonts w:ascii="Fb Fontext" w:hAnsi="Fb Fontext" w:hint="cs"/>
          <w:spacing w:val="-2"/>
          <w:rtl/>
        </w:rPr>
        <w:t xml:space="preserve">י קרוב יותר, </w:t>
      </w:r>
      <w:r w:rsidRPr="004B4136">
        <w:rPr>
          <w:rStyle w:val="affffe"/>
          <w:rFonts w:hint="cs"/>
          <w:spacing w:val="-2"/>
          <w:rtl/>
        </w:rPr>
        <w:t xml:space="preserve">ואדם אחר </w:t>
      </w:r>
      <w:r w:rsidRPr="004B4136">
        <w:rPr>
          <w:rStyle w:val="affffe"/>
          <w:spacing w:val="-2"/>
          <w:rtl/>
        </w:rPr>
        <w:t>אמר</w:t>
      </w:r>
      <w:r w:rsidRPr="004B4136">
        <w:rPr>
          <w:rFonts w:ascii="Fb Fontext" w:hAnsi="Fb Fontext" w:hint="cs"/>
          <w:spacing w:val="-2"/>
          <w:rtl/>
        </w:rPr>
        <w:t xml:space="preserve"> שהוא קרוב יותר</w:t>
      </w:r>
      <w:r w:rsidRPr="004B4136">
        <w:rPr>
          <w:rFonts w:ascii="Fb Fontext" w:hAnsi="Fb Fontext"/>
          <w:spacing w:val="-2"/>
          <w:rtl/>
        </w:rPr>
        <w:t>,</w:t>
      </w:r>
    </w:p>
    <w:p w14:paraId="60DC699C" w14:textId="77777777" w:rsidR="000A27BD" w:rsidRDefault="000A27BD" w:rsidP="000A27BD">
      <w:pPr>
        <w:rPr>
          <w:rFonts w:ascii="Fb Fontext" w:hAnsi="Fb Fontext"/>
          <w:sz w:val="32"/>
          <w:rtl/>
        </w:rPr>
      </w:pPr>
      <w:r w:rsidRPr="00E954D1">
        <w:rPr>
          <w:rStyle w:val="affffe"/>
          <w:rtl/>
        </w:rPr>
        <w:t xml:space="preserve">לסוף </w:t>
      </w:r>
      <w:r w:rsidRPr="00E954D1">
        <w:rPr>
          <w:rStyle w:val="affffe"/>
          <w:rFonts w:hint="cs"/>
          <w:rtl/>
        </w:rPr>
        <w:t xml:space="preserve">הודה </w:t>
      </w:r>
      <w:r>
        <w:rPr>
          <w:rStyle w:val="affffe"/>
          <w:rFonts w:hint="cs"/>
          <w:rtl/>
        </w:rPr>
        <w:t xml:space="preserve">האחר </w:t>
      </w:r>
      <w:r w:rsidRPr="00E954D1">
        <w:rPr>
          <w:rStyle w:val="affffe"/>
          <w:rFonts w:hint="cs"/>
          <w:rtl/>
        </w:rPr>
        <w:t>לראב</w:t>
      </w:r>
      <w:r w:rsidRPr="00E954D1">
        <w:rPr>
          <w:rStyle w:val="affffe"/>
          <w:rtl/>
        </w:rPr>
        <w:t>"</w:t>
      </w:r>
      <w:r w:rsidRPr="00E954D1">
        <w:rPr>
          <w:rStyle w:val="affffe"/>
          <w:rFonts w:hint="cs"/>
          <w:rtl/>
        </w:rPr>
        <w:t>א</w:t>
      </w:r>
      <w:r w:rsidRPr="00C35A2C">
        <w:rPr>
          <w:rFonts w:ascii="Fb Fontext" w:hAnsi="Fb Fontext" w:hint="cs"/>
          <w:sz w:val="32"/>
          <w:rtl/>
        </w:rPr>
        <w:t xml:space="preserve"> </w:t>
      </w:r>
      <w:r>
        <w:rPr>
          <w:rFonts w:ascii="Fb Fontext" w:hAnsi="Fb Fontext" w:hint="cs"/>
          <w:sz w:val="32"/>
          <w:rtl/>
        </w:rPr>
        <w:t xml:space="preserve">שהוא </w:t>
      </w:r>
      <w:r w:rsidRPr="00C35A2C">
        <w:rPr>
          <w:rFonts w:ascii="Fb Fontext" w:hAnsi="Fb Fontext" w:hint="cs"/>
          <w:sz w:val="32"/>
          <w:rtl/>
        </w:rPr>
        <w:t xml:space="preserve">קרוב יותר, </w:t>
      </w:r>
      <w:r w:rsidRPr="00E954D1">
        <w:rPr>
          <w:rStyle w:val="affffe"/>
          <w:rFonts w:hint="cs"/>
          <w:rtl/>
        </w:rPr>
        <w:t>ו</w:t>
      </w:r>
      <w:r>
        <w:rPr>
          <w:rStyle w:val="affffe"/>
          <w:rFonts w:hint="cs"/>
          <w:rtl/>
        </w:rPr>
        <w:t>העמידה</w:t>
      </w:r>
      <w:r w:rsidRPr="00E954D1">
        <w:rPr>
          <w:rStyle w:val="affffe"/>
          <w:rFonts w:hint="cs"/>
          <w:rtl/>
        </w:rPr>
        <w:t xml:space="preserve"> ר</w:t>
      </w:r>
      <w:r w:rsidRPr="00E954D1">
        <w:rPr>
          <w:rStyle w:val="affffe"/>
          <w:rtl/>
        </w:rPr>
        <w:t>"</w:t>
      </w:r>
      <w:r w:rsidRPr="00E954D1">
        <w:rPr>
          <w:rStyle w:val="affffe"/>
          <w:rFonts w:hint="cs"/>
          <w:rtl/>
        </w:rPr>
        <w:t>ח</w:t>
      </w:r>
      <w:r w:rsidRPr="00C35A2C">
        <w:rPr>
          <w:rFonts w:ascii="Fb Fontext" w:hAnsi="Fb Fontext" w:hint="cs"/>
          <w:sz w:val="32"/>
          <w:rtl/>
        </w:rPr>
        <w:t xml:space="preserve"> בידו. </w:t>
      </w:r>
    </w:p>
    <w:p w14:paraId="02CC613D" w14:textId="77777777" w:rsidR="000A27BD" w:rsidRDefault="000A27BD" w:rsidP="000A27BD">
      <w:pPr>
        <w:rPr>
          <w:rFonts w:ascii="Fb Fontext" w:hAnsi="Fb Fontext"/>
          <w:sz w:val="32"/>
          <w:rtl/>
        </w:rPr>
      </w:pPr>
      <w:r w:rsidRPr="00E954D1">
        <w:rPr>
          <w:rStyle w:val="affffe"/>
          <w:rtl/>
        </w:rPr>
        <w:t>א"ל</w:t>
      </w:r>
      <w:r>
        <w:rPr>
          <w:rStyle w:val="affffe"/>
          <w:rFonts w:hint="cs"/>
          <w:rtl/>
        </w:rPr>
        <w:t xml:space="preserve"> ראב'א</w:t>
      </w:r>
      <w:r w:rsidRPr="00E954D1">
        <w:rPr>
          <w:rStyle w:val="affffe"/>
          <w:rtl/>
        </w:rPr>
        <w:t>:</w:t>
      </w:r>
      <w:r w:rsidRPr="00C35A2C">
        <w:rPr>
          <w:rFonts w:ascii="Fb Fontext" w:hAnsi="Fb Fontext"/>
          <w:sz w:val="32"/>
          <w:rtl/>
        </w:rPr>
        <w:t xml:space="preserve"> </w:t>
      </w:r>
      <w:r w:rsidRPr="00C35A2C">
        <w:rPr>
          <w:rFonts w:ascii="Fb Fontext" w:hAnsi="Fb Fontext" w:hint="cs"/>
          <w:sz w:val="32"/>
          <w:rtl/>
        </w:rPr>
        <w:t>שיחזיר הפירות שאכל עד עכשיו.</w:t>
      </w:r>
    </w:p>
    <w:p w14:paraId="75BB1349" w14:textId="77777777" w:rsidR="000A27BD" w:rsidRPr="00E954D1" w:rsidRDefault="000A27BD" w:rsidP="000A27BD">
      <w:pPr>
        <w:pStyle w:val="36"/>
        <w:framePr w:wrap="notBeside"/>
        <w:rPr>
          <w:rtl/>
        </w:rPr>
      </w:pPr>
      <w:r w:rsidRPr="00E954D1">
        <w:rPr>
          <w:rtl/>
        </w:rPr>
        <w:t xml:space="preserve">- </w:t>
      </w:r>
      <w:r w:rsidRPr="00E954D1">
        <w:rPr>
          <w:rFonts w:hint="cs"/>
          <w:rtl/>
        </w:rPr>
        <w:t>ר</w:t>
      </w:r>
      <w:r w:rsidRPr="00E954D1">
        <w:rPr>
          <w:rtl/>
        </w:rPr>
        <w:t>"</w:t>
      </w:r>
      <w:r w:rsidRPr="00E954D1">
        <w:rPr>
          <w:rFonts w:hint="cs"/>
          <w:rtl/>
        </w:rPr>
        <w:t>ח</w:t>
      </w:r>
      <w:r w:rsidRPr="00E954D1">
        <w:rPr>
          <w:rtl/>
        </w:rPr>
        <w:t>:</w:t>
      </w:r>
    </w:p>
    <w:p w14:paraId="24DFC538" w14:textId="77777777" w:rsidR="000A27BD" w:rsidRDefault="000A27BD" w:rsidP="000A27BD">
      <w:pPr>
        <w:rPr>
          <w:rtl/>
        </w:rPr>
      </w:pPr>
      <w:r w:rsidRPr="00065E76">
        <w:rPr>
          <w:rtl/>
        </w:rPr>
        <w:t xml:space="preserve">זה הוא שאומרים עליו אדם גדול הוא? </w:t>
      </w:r>
    </w:p>
    <w:p w14:paraId="379DBCE7" w14:textId="77777777" w:rsidR="000A27BD" w:rsidRPr="00065E76" w:rsidRDefault="000A27BD" w:rsidP="000A27BD">
      <w:pPr>
        <w:rPr>
          <w:rtl/>
        </w:rPr>
      </w:pPr>
      <w:r w:rsidRPr="00065E76">
        <w:rPr>
          <w:rFonts w:hint="cs"/>
          <w:rtl/>
        </w:rPr>
        <w:t>הא אינך סומך אלא על הודאת פיו מעכשיו.</w:t>
      </w:r>
    </w:p>
    <w:p w14:paraId="3964AF4D" w14:textId="77777777" w:rsidR="000A27BD" w:rsidRPr="00E954D1" w:rsidRDefault="000A27BD" w:rsidP="000A27BD">
      <w:pPr>
        <w:pStyle w:val="36"/>
        <w:framePr w:wrap="notBeside"/>
        <w:rPr>
          <w:rtl/>
        </w:rPr>
      </w:pPr>
      <w:r w:rsidRPr="00E954D1">
        <w:rPr>
          <w:rtl/>
        </w:rPr>
        <w:t xml:space="preserve">אביי ורבא </w:t>
      </w:r>
    </w:p>
    <w:p w14:paraId="66A5FE74" w14:textId="77777777" w:rsidR="000A27BD" w:rsidRDefault="000A27BD" w:rsidP="000A27BD">
      <w:pPr>
        <w:rPr>
          <w:rFonts w:ascii="Fb Fontext" w:hAnsi="Fb Fontext"/>
          <w:b/>
          <w:bCs/>
          <w:rtl/>
        </w:rPr>
      </w:pPr>
      <w:r w:rsidRPr="00C35A2C">
        <w:rPr>
          <w:rFonts w:ascii="Fb Fontext" w:hAnsi="Fb Fontext"/>
          <w:rtl/>
        </w:rPr>
        <w:t xml:space="preserve">לא </w:t>
      </w:r>
      <w:r>
        <w:rPr>
          <w:rFonts w:ascii="Fb Fontext" w:hAnsi="Fb Fontext" w:hint="cs"/>
          <w:rtl/>
        </w:rPr>
        <w:t xml:space="preserve">סברו הא </w:t>
      </w:r>
      <w:r>
        <w:rPr>
          <w:rStyle w:val="affffe"/>
          <w:rFonts w:ascii="Fb Fontext" w:hAnsi="Fb Fontext"/>
          <w:rtl/>
          <w:rPrChange w:id="9141" w:author="מנוע אמוראים" w:date="2026-10-05T16:41:09Z">
            <w:rPr>
              <w:rFonts w:ascii="Fb Fontext" w:hAnsi="Fb Fontext"/>
              <w:rtl/>
            </w:rPr>
          </w:rPrChange>
        </w:rPr>
        <w:t xml:space="preserve">דר"</w:t>
      </w:r>
      <w:r>
        <w:rPr>
          <w:rStyle w:val="affffe"/>
          <w:rFonts w:ascii="Fb Fontext" w:hAnsi="Fb Fontext" w:hint="cs"/>
          <w:rtl/>
          <w:rPrChange w:id="9142" w:author="מנוע אמוראים" w:date="2026-10-05T16:41:09Z">
            <w:rPr>
              <w:rFonts w:ascii="Fb Fontext" w:hAnsi="Fb Fontext" w:hint="cs"/>
              <w:rtl/>
            </w:rPr>
          </w:rPrChange>
        </w:rPr>
        <w:t xml:space="preserve">ח</w:t>
      </w:r>
      <w:r w:rsidRPr="00C35A2C">
        <w:rPr>
          <w:rFonts w:ascii="Fb Fontext" w:hAnsi="Fb Fontext"/>
          <w:rtl/>
        </w:rPr>
        <w:t xml:space="preserve">, כיון </w:t>
      </w:r>
      <w:r>
        <w:rPr>
          <w:rFonts w:ascii="Fb Fontext" w:hAnsi="Fb Fontext" w:hint="cs"/>
          <w:rtl/>
        </w:rPr>
        <w:t xml:space="preserve">שהודה הודה </w:t>
      </w:r>
      <w:r>
        <w:rPr>
          <w:rFonts w:ascii="Fb Fontext" w:hAnsi="Fb Fontext"/>
          <w:rtl/>
        </w:rPr>
        <w:t>–</w:t>
      </w:r>
      <w:r>
        <w:rPr>
          <w:rFonts w:ascii="Fb Fontext" w:hAnsi="Fb Fontext" w:hint="cs"/>
          <w:rtl/>
        </w:rPr>
        <w:t xml:space="preserve"> </w:t>
      </w:r>
      <w:r w:rsidRPr="00E954D1">
        <w:rPr>
          <w:rFonts w:ascii="Fb Fontext" w:hAnsi="Fb Fontext" w:hint="cs"/>
          <w:b/>
          <w:bCs/>
          <w:rtl/>
        </w:rPr>
        <w:t>וכן הלכה</w:t>
      </w:r>
      <w:r w:rsidRPr="00E954D1">
        <w:rPr>
          <w:rFonts w:ascii="Fb Fontext" w:hAnsi="Fb Fontext"/>
          <w:b/>
          <w:bCs/>
          <w:rtl/>
        </w:rPr>
        <w:t>.</w:t>
      </w:r>
    </w:p>
    <w:p w14:paraId="091F8E0C" w14:textId="77777777" w:rsidR="000A27BD" w:rsidRPr="00C35A2C" w:rsidRDefault="000A27BD" w:rsidP="000A27BD">
      <w:pPr>
        <w:pStyle w:val="affff9"/>
        <w:rPr>
          <w:rFonts w:cs="Guttman Vilna"/>
          <w:rtl/>
        </w:rPr>
      </w:pPr>
      <w:r>
        <w:rPr>
          <w:rFonts w:hint="cs"/>
          <w:rtl/>
        </w:rPr>
        <w:t>האם אומרים מ''ל לשקר במקום עדים?</w:t>
      </w:r>
    </w:p>
    <w:p w14:paraId="1A991709" w14:textId="77777777" w:rsidR="000A27BD" w:rsidRPr="00C35A2C" w:rsidRDefault="000A27BD" w:rsidP="00982F98">
      <w:pPr>
        <w:pStyle w:val="affe"/>
        <w:framePr w:wrap="around"/>
        <w:rPr>
          <w:rtl/>
        </w:rPr>
      </w:pPr>
      <w:r w:rsidRPr="00C35A2C">
        <w:rPr>
          <w:rtl/>
        </w:rPr>
        <w:t>לג:</w:t>
      </w:r>
    </w:p>
    <w:p w14:paraId="7E158257" w14:textId="77777777" w:rsidR="000A27BD" w:rsidRPr="00E954D1" w:rsidRDefault="000A27BD" w:rsidP="000A27BD">
      <w:pPr>
        <w:pStyle w:val="36"/>
        <w:framePr w:wrap="notBeside"/>
        <w:rPr>
          <w:rtl/>
        </w:rPr>
      </w:pPr>
      <w:r w:rsidRPr="00E954D1">
        <w:rPr>
          <w:rtl/>
        </w:rPr>
        <w:t>•</w:t>
      </w:r>
    </w:p>
    <w:p w14:paraId="1A364E27" w14:textId="77777777" w:rsidR="000A27BD" w:rsidRDefault="000A27BD" w:rsidP="000A27BD">
      <w:pPr>
        <w:rPr>
          <w:rFonts w:ascii="Fb Fontext" w:hAnsi="Fb Fontext"/>
          <w:rtl/>
        </w:rPr>
      </w:pPr>
      <w:r w:rsidRPr="00C35A2C">
        <w:rPr>
          <w:rFonts w:ascii="Fb Fontext" w:hAnsi="Fb Fontext"/>
          <w:rtl/>
        </w:rPr>
        <w:t xml:space="preserve">זה אומר של אבותי וזה אומר של אבותי, </w:t>
      </w:r>
    </w:p>
    <w:p w14:paraId="3060DC1A" w14:textId="77777777" w:rsidR="000A27BD" w:rsidRDefault="000A27BD" w:rsidP="000A27BD">
      <w:pPr>
        <w:rPr>
          <w:rFonts w:ascii="Fb Fontext" w:hAnsi="Fb Fontext"/>
          <w:rtl/>
        </w:rPr>
      </w:pPr>
      <w:r w:rsidRPr="00C35A2C">
        <w:rPr>
          <w:rFonts w:ascii="Fb Fontext" w:hAnsi="Fb Fontext" w:hint="cs"/>
          <w:rtl/>
        </w:rPr>
        <w:t>זה הביא עדים דשל אבותיו וזה הביא עדים שאכל שני חזקה</w:t>
      </w:r>
    </w:p>
    <w:p w14:paraId="0EE89230" w14:textId="77777777" w:rsidR="000A27BD" w:rsidRPr="00E954D1" w:rsidRDefault="000A27BD" w:rsidP="000A27BD">
      <w:pPr>
        <w:pStyle w:val="36"/>
        <w:framePr w:wrap="notBeside"/>
        <w:rPr>
          <w:rtl/>
        </w:rPr>
      </w:pPr>
      <w:r w:rsidRPr="00E954D1">
        <w:rPr>
          <w:rtl/>
        </w:rPr>
        <w:t>ר"</w:t>
      </w:r>
      <w:r w:rsidRPr="00E954D1">
        <w:rPr>
          <w:rFonts w:hint="cs"/>
          <w:rtl/>
        </w:rPr>
        <w:t>ח</w:t>
      </w:r>
      <w:r w:rsidRPr="00E954D1">
        <w:rPr>
          <w:rtl/>
        </w:rPr>
        <w:t>:</w:t>
      </w:r>
    </w:p>
    <w:p w14:paraId="0B3CEC85" w14:textId="77777777" w:rsidR="000A27BD" w:rsidRPr="00C35A2C" w:rsidRDefault="000A27BD" w:rsidP="000A27BD">
      <w:pPr>
        <w:rPr>
          <w:rFonts w:ascii="Fb Fontext" w:hAnsi="Fb Fontext"/>
          <w:rtl/>
        </w:rPr>
      </w:pPr>
      <w:r w:rsidRPr="00C35A2C">
        <w:rPr>
          <w:rFonts w:ascii="Fb Fontext" w:hAnsi="Fb Fontext"/>
          <w:rtl/>
        </w:rPr>
        <w:t xml:space="preserve"> מה לו לשקר? אי בעי א"ל: מינך זבינתה ואכלתיה שני חזקה.</w:t>
      </w:r>
    </w:p>
    <w:p w14:paraId="3B4A5CD2" w14:textId="77777777" w:rsidR="000A27BD" w:rsidRPr="00E954D1" w:rsidRDefault="000A27BD" w:rsidP="000A27BD">
      <w:pPr>
        <w:pStyle w:val="36"/>
        <w:framePr w:wrap="notBeside"/>
        <w:rPr>
          <w:rtl/>
        </w:rPr>
      </w:pPr>
      <w:r w:rsidRPr="00E954D1">
        <w:rPr>
          <w:rtl/>
        </w:rPr>
        <w:t xml:space="preserve">אביי ורבא </w:t>
      </w:r>
    </w:p>
    <w:p w14:paraId="2ED7A81A" w14:textId="77777777" w:rsidR="000A27BD" w:rsidRDefault="000A27BD" w:rsidP="000A27BD">
      <w:pPr>
        <w:rPr>
          <w:rFonts w:ascii="Fb Fontext" w:hAnsi="Fb Fontext"/>
          <w:rtl/>
        </w:rPr>
      </w:pPr>
      <w:r w:rsidRPr="00C35A2C">
        <w:rPr>
          <w:rFonts w:ascii="Fb Fontext" w:hAnsi="Fb Fontext"/>
          <w:rtl/>
        </w:rPr>
        <w:t>לא ס"</w:t>
      </w:r>
      <w:r w:rsidRPr="00C35A2C">
        <w:rPr>
          <w:rFonts w:ascii="Fb Fontext" w:hAnsi="Fb Fontext" w:hint="cs"/>
          <w:rtl/>
        </w:rPr>
        <w:t xml:space="preserve">ל </w:t>
      </w:r>
      <w:r>
        <w:rPr>
          <w:rFonts w:ascii="Fb Fontext" w:hAnsi="Fb Fontext"/>
          <w:rtl/>
        </w:rPr>
        <w:t xml:space="preserve">הא </w:t>
      </w:r>
      <w:r>
        <w:rPr>
          <w:rStyle w:val="affffe"/>
          <w:rFonts w:ascii="Fb Fontext" w:hAnsi="Fb Fontext"/>
          <w:rtl/>
          <w:rPrChange w:id="9143" w:author="מנוע אמוראים" w:date="2026-10-05T16:41:09Z">
            <w:rPr>
              <w:rFonts w:ascii="Fb Fontext" w:hAnsi="Fb Fontext"/>
              <w:rtl/>
            </w:rPr>
          </w:rPrChange>
        </w:rPr>
        <w:t xml:space="preserve">דר"</w:t>
      </w:r>
      <w:r>
        <w:rPr>
          <w:rStyle w:val="affffe"/>
          <w:rFonts w:ascii="Fb Fontext" w:hAnsi="Fb Fontext" w:hint="cs"/>
          <w:rtl/>
          <w:rPrChange w:id="9144" w:author="מנוע אמוראים" w:date="2026-10-05T16:41:09Z">
            <w:rPr>
              <w:rFonts w:ascii="Fb Fontext" w:hAnsi="Fb Fontext" w:hint="cs"/>
              <w:rtl/>
            </w:rPr>
          </w:rPrChange>
        </w:rPr>
        <w:t xml:space="preserve">ח</w:t>
      </w:r>
      <w:r w:rsidRPr="00C35A2C">
        <w:rPr>
          <w:rFonts w:ascii="Fb Fontext" w:hAnsi="Fb Fontext"/>
          <w:rtl/>
        </w:rPr>
        <w:t>, מה לי לשקר במקום עדים לא אמרינן.</w:t>
      </w:r>
    </w:p>
    <w:p w14:paraId="2258AFAF" w14:textId="77777777" w:rsidR="000A27BD" w:rsidRPr="00C35A2C" w:rsidRDefault="000A27BD" w:rsidP="000A27BD">
      <w:pPr>
        <w:pStyle w:val="affff9"/>
        <w:rPr>
          <w:rFonts w:cs="Guttman Vilna"/>
          <w:rtl/>
        </w:rPr>
      </w:pPr>
      <w:r>
        <w:rPr>
          <w:rFonts w:hint="cs"/>
          <w:rtl/>
        </w:rPr>
        <w:t xml:space="preserve">בהביא עדים על חזקת שנתיים בקרקע ובפירות </w:t>
      </w:r>
    </w:p>
    <w:p w14:paraId="3F5895EE" w14:textId="77777777" w:rsidR="000A27BD" w:rsidRDefault="000A27BD" w:rsidP="000A27BD">
      <w:pPr>
        <w:rPr>
          <w:rtl/>
        </w:rPr>
      </w:pPr>
      <w:r w:rsidRPr="004B4136">
        <w:rPr>
          <w:rStyle w:val="affffe"/>
          <w:rFonts w:hint="cs"/>
          <w:rtl/>
        </w:rPr>
        <w:t>אותו שאמר לחבירו</w:t>
      </w:r>
      <w:r>
        <w:rPr>
          <w:rFonts w:hint="cs"/>
          <w:rtl/>
        </w:rPr>
        <w:t xml:space="preserve"> </w:t>
      </w:r>
      <w:r w:rsidRPr="00E954D1">
        <w:rPr>
          <w:rtl/>
        </w:rPr>
        <w:t>מ</w:t>
      </w:r>
      <w:r w:rsidRPr="00E954D1">
        <w:rPr>
          <w:rFonts w:hint="cs"/>
          <w:rtl/>
        </w:rPr>
        <w:t xml:space="preserve">ה לך בביתי, </w:t>
      </w:r>
    </w:p>
    <w:p w14:paraId="447C9EA2" w14:textId="77777777" w:rsidR="000A27BD" w:rsidRPr="00E954D1" w:rsidRDefault="000A27BD" w:rsidP="000A27BD">
      <w:pPr>
        <w:rPr>
          <w:rtl/>
        </w:rPr>
      </w:pPr>
      <w:r w:rsidRPr="00E954D1">
        <w:rPr>
          <w:rStyle w:val="affffe"/>
          <w:rFonts w:hint="cs"/>
          <w:rtl/>
        </w:rPr>
        <w:t>א</w:t>
      </w:r>
      <w:r w:rsidRPr="00E954D1">
        <w:rPr>
          <w:rStyle w:val="affffe"/>
          <w:rtl/>
        </w:rPr>
        <w:t>"</w:t>
      </w:r>
      <w:r w:rsidRPr="00E954D1">
        <w:rPr>
          <w:rStyle w:val="affffe"/>
          <w:rFonts w:hint="cs"/>
          <w:rtl/>
        </w:rPr>
        <w:t>ל</w:t>
      </w:r>
      <w:r w:rsidRPr="00E954D1">
        <w:rPr>
          <w:rFonts w:hint="cs"/>
          <w:rtl/>
        </w:rPr>
        <w:t xml:space="preserve"> ממך קניתי ואכלתיה שני חזקה</w:t>
      </w:r>
      <w:r>
        <w:rPr>
          <w:rFonts w:hint="cs"/>
          <w:rtl/>
        </w:rPr>
        <w:t>,</w:t>
      </w:r>
      <w:r w:rsidRPr="00E954D1">
        <w:rPr>
          <w:rFonts w:hint="cs"/>
          <w:rtl/>
        </w:rPr>
        <w:t xml:space="preserve"> והביא עדים </w:t>
      </w:r>
      <w:r>
        <w:rPr>
          <w:rFonts w:hint="cs"/>
          <w:rtl/>
        </w:rPr>
        <w:t xml:space="preserve">רק </w:t>
      </w:r>
      <w:r w:rsidRPr="00E954D1">
        <w:rPr>
          <w:rFonts w:hint="cs"/>
          <w:rtl/>
        </w:rPr>
        <w:t>על ב' שנים.</w:t>
      </w:r>
    </w:p>
    <w:p w14:paraId="7BDE7827" w14:textId="77777777" w:rsidR="000A27BD" w:rsidRPr="00E954D1" w:rsidRDefault="000A27BD" w:rsidP="000A27BD">
      <w:pPr>
        <w:pStyle w:val="36"/>
        <w:framePr w:wrap="notBeside"/>
        <w:rPr>
          <w:rtl/>
        </w:rPr>
      </w:pPr>
      <w:r>
        <w:rPr>
          <w:rFonts w:hint="cs"/>
          <w:rtl/>
        </w:rPr>
        <w:t xml:space="preserve">פסק </w:t>
      </w:r>
      <w:r w:rsidRPr="00E954D1">
        <w:rPr>
          <w:rtl/>
        </w:rPr>
        <w:t>ר"</w:t>
      </w:r>
      <w:r w:rsidRPr="00E954D1">
        <w:rPr>
          <w:rFonts w:hint="cs"/>
          <w:rtl/>
        </w:rPr>
        <w:t>נ</w:t>
      </w:r>
      <w:r w:rsidRPr="00E954D1">
        <w:rPr>
          <w:rtl/>
        </w:rPr>
        <w:t>:</w:t>
      </w:r>
    </w:p>
    <w:p w14:paraId="20B45F10" w14:textId="77777777" w:rsidR="000A27BD" w:rsidRPr="00C35A2C" w:rsidRDefault="000A27BD" w:rsidP="000A27BD">
      <w:pPr>
        <w:rPr>
          <w:rFonts w:ascii="Fb Fontext" w:hAnsi="Fb Fontext"/>
          <w:rtl/>
        </w:rPr>
      </w:pPr>
      <w:r w:rsidRPr="00C35A2C">
        <w:rPr>
          <w:rFonts w:ascii="Fb Fontext" w:hAnsi="Fb Fontext"/>
          <w:rtl/>
        </w:rPr>
        <w:t>הדרא ארעא והדרי פירי.</w:t>
      </w:r>
    </w:p>
    <w:p w14:paraId="42AFBC0F" w14:textId="77777777" w:rsidR="000A27BD" w:rsidRPr="001144D9" w:rsidRDefault="000A27BD" w:rsidP="000A27BD">
      <w:pPr>
        <w:pStyle w:val="36"/>
        <w:framePr w:wrap="notBeside"/>
        <w:rPr>
          <w:rtl/>
        </w:rPr>
      </w:pPr>
      <w:r w:rsidRPr="001144D9">
        <w:rPr>
          <w:rFonts w:hint="cs"/>
          <w:rtl/>
        </w:rPr>
        <w:t>ר</w:t>
      </w:r>
      <w:r w:rsidRPr="001144D9">
        <w:rPr>
          <w:rtl/>
        </w:rPr>
        <w:t>"</w:t>
      </w:r>
      <w:r w:rsidRPr="001144D9">
        <w:rPr>
          <w:rFonts w:hint="cs"/>
          <w:rtl/>
        </w:rPr>
        <w:t>ז</w:t>
      </w:r>
      <w:r w:rsidRPr="001144D9">
        <w:rPr>
          <w:rtl/>
        </w:rPr>
        <w:t>:</w:t>
      </w:r>
    </w:p>
    <w:p w14:paraId="6ACE5DB8" w14:textId="77777777" w:rsidR="000A27BD" w:rsidRPr="004B4136" w:rsidRDefault="000A27BD" w:rsidP="000A27BD">
      <w:pPr>
        <w:rPr>
          <w:rtl/>
        </w:rPr>
      </w:pPr>
      <w:r w:rsidRPr="004B4136">
        <w:rPr>
          <w:rStyle w:val="afff8"/>
          <w:rtl/>
        </w:rPr>
        <w:t xml:space="preserve">אם טען ואמר לפירות ירדתי </w:t>
      </w:r>
      <w:r w:rsidRPr="004B4136">
        <w:rPr>
          <w:rStyle w:val="afff8"/>
          <w:rFonts w:hint="cs"/>
          <w:rtl/>
        </w:rPr>
        <w:t>-</w:t>
      </w:r>
      <w:r w:rsidRPr="004B4136">
        <w:rPr>
          <w:rtl/>
        </w:rPr>
        <w:t>נאמן</w:t>
      </w:r>
      <w:r w:rsidRPr="004B4136">
        <w:rPr>
          <w:rFonts w:hint="cs"/>
          <w:rtl/>
        </w:rPr>
        <w:t xml:space="preserve"> רק על הפירות, שאין אדם חצוף לקצוץ תמרים מדקל שאינו שלו.</w:t>
      </w:r>
    </w:p>
    <w:p w14:paraId="09EE469F" w14:textId="77777777" w:rsidR="000A27BD" w:rsidRDefault="000A27BD" w:rsidP="000A27BD">
      <w:pPr>
        <w:rPr>
          <w:rStyle w:val="afffff0"/>
          <w:rtl/>
        </w:rPr>
      </w:pPr>
      <w:r w:rsidRPr="00C35A2C">
        <w:rPr>
          <w:rFonts w:ascii="Fb Fontext" w:hAnsi="Fb Fontext" w:hint="cs"/>
          <w:rtl/>
        </w:rPr>
        <w:t xml:space="preserve">אבל </w:t>
      </w:r>
      <w:r>
        <w:rPr>
          <w:rFonts w:ascii="Fb Fontext" w:hAnsi="Fb Fontext" w:hint="cs"/>
          <w:rtl/>
        </w:rPr>
        <w:t xml:space="preserve">בקרקע </w:t>
      </w:r>
      <w:r w:rsidRPr="00C35A2C">
        <w:rPr>
          <w:rFonts w:ascii="Fb Fontext" w:hAnsi="Fb Fontext" w:hint="cs"/>
          <w:rtl/>
        </w:rPr>
        <w:t>אמרי</w:t>
      </w:r>
      <w:r w:rsidRPr="00F10693">
        <w:rPr>
          <w:rFonts w:hint="cs"/>
          <w:rtl/>
        </w:rPr>
        <w:t xml:space="preserve">' </w:t>
      </w:r>
      <w:r w:rsidRPr="00C35A2C">
        <w:rPr>
          <w:rFonts w:ascii="Fb Fontext" w:hAnsi="Fb Fontext" w:hint="cs"/>
          <w:rtl/>
        </w:rPr>
        <w:t xml:space="preserve">הראה שטרך </w:t>
      </w:r>
      <w:r w:rsidRPr="001144D9">
        <w:rPr>
          <w:rStyle w:val="afffff0"/>
          <w:rFonts w:hint="cs"/>
          <w:rtl/>
        </w:rPr>
        <w:t>[אבל בפירות לא עושים שטר על זה]</w:t>
      </w:r>
    </w:p>
    <w:p w14:paraId="1517EF19" w14:textId="77777777" w:rsidR="000A27BD" w:rsidRPr="001144D9" w:rsidRDefault="000A27BD" w:rsidP="000A27BD">
      <w:pPr>
        <w:pStyle w:val="aff9"/>
        <w:rPr>
          <w:rtl/>
        </w:rPr>
      </w:pPr>
      <w:r w:rsidRPr="001144D9">
        <w:rPr>
          <w:rFonts w:hint="cs"/>
          <w:rtl/>
        </w:rPr>
        <w:t>***</w:t>
      </w:r>
    </w:p>
    <w:bookmarkEnd w:id="18"/>
    <w:p w14:paraId="2E73E22C" w14:textId="77777777" w:rsidR="001144D9" w:rsidRPr="001144D9" w:rsidRDefault="00AC0AF5" w:rsidP="001144D9">
      <w:pPr>
        <w:pStyle w:val="36"/>
        <w:framePr w:wrap="notBeside"/>
        <w:rPr>
          <w:rtl/>
        </w:rPr>
      </w:pPr>
      <w:r w:rsidRPr="001144D9">
        <w:rPr>
          <w:rtl/>
        </w:rPr>
        <w:t xml:space="preserve">ההוא </w:t>
      </w:r>
      <w:r w:rsidRPr="001144D9">
        <w:rPr>
          <w:rFonts w:hint="cs"/>
          <w:rtl/>
        </w:rPr>
        <w:t>ש</w:t>
      </w:r>
      <w:r w:rsidRPr="001144D9">
        <w:rPr>
          <w:rtl/>
        </w:rPr>
        <w:t>אמר לחבר</w:t>
      </w:r>
      <w:r w:rsidRPr="001144D9">
        <w:rPr>
          <w:rFonts w:hint="cs"/>
          <w:rtl/>
        </w:rPr>
        <w:t>ו</w:t>
      </w:r>
      <w:r w:rsidRPr="001144D9">
        <w:rPr>
          <w:rtl/>
        </w:rPr>
        <w:t>:</w:t>
      </w:r>
    </w:p>
    <w:p w14:paraId="528374C3" w14:textId="2D59B069" w:rsidR="00AC0AF5" w:rsidRDefault="00AC0AF5" w:rsidP="00AC0AF5">
      <w:pPr>
        <w:rPr>
          <w:rFonts w:ascii="Fb Fontext" w:hAnsi="Fb Fontext"/>
          <w:rtl/>
        </w:rPr>
      </w:pPr>
      <w:r w:rsidRPr="00C35A2C">
        <w:rPr>
          <w:rFonts w:ascii="Fb Fontext" w:hAnsi="Fb Fontext"/>
          <w:rtl/>
        </w:rPr>
        <w:t>מ</w:t>
      </w:r>
      <w:r w:rsidRPr="00C35A2C">
        <w:rPr>
          <w:rFonts w:ascii="Fb Fontext" w:hAnsi="Fb Fontext" w:hint="cs"/>
          <w:rtl/>
        </w:rPr>
        <w:t xml:space="preserve">ה לך בביתי </w:t>
      </w:r>
      <w:r w:rsidRPr="00C35A2C">
        <w:rPr>
          <w:rFonts w:ascii="Fb Fontext" w:hAnsi="Fb Fontext"/>
          <w:rtl/>
        </w:rPr>
        <w:t>א"ל: מ</w:t>
      </w:r>
      <w:r w:rsidRPr="00C35A2C">
        <w:rPr>
          <w:rFonts w:ascii="Fb Fontext" w:hAnsi="Fb Fontext" w:hint="cs"/>
          <w:rtl/>
        </w:rPr>
        <w:t>מך קניתי ואכלתיה שני חזקה והביא עד אחד על ג</w:t>
      </w:r>
      <w:r w:rsidRPr="00F10693">
        <w:rPr>
          <w:rFonts w:hint="cs"/>
          <w:rtl/>
        </w:rPr>
        <w:t xml:space="preserve">' </w:t>
      </w:r>
      <w:r w:rsidRPr="00C35A2C">
        <w:rPr>
          <w:rFonts w:ascii="Fb Fontext" w:hAnsi="Fb Fontext" w:hint="cs"/>
          <w:rtl/>
        </w:rPr>
        <w:t>שנים</w:t>
      </w:r>
    </w:p>
    <w:p w14:paraId="3B3A5889" w14:textId="77777777" w:rsidR="001144D9" w:rsidRPr="001144D9" w:rsidRDefault="00AC0AF5" w:rsidP="001144D9">
      <w:pPr>
        <w:pStyle w:val="36"/>
        <w:framePr w:wrap="notBeside"/>
        <w:rPr>
          <w:rtl/>
        </w:rPr>
      </w:pPr>
      <w:r w:rsidRPr="001144D9">
        <w:rPr>
          <w:rtl/>
        </w:rPr>
        <w:t xml:space="preserve">סבור רבנן </w:t>
      </w:r>
    </w:p>
    <w:p w14:paraId="182332EF" w14:textId="1B8D043C" w:rsidR="00AC0AF5" w:rsidRDefault="00AC0AF5" w:rsidP="00AC0AF5">
      <w:pPr>
        <w:rPr>
          <w:rFonts w:ascii="Fb Fontext" w:hAnsi="Fb Fontext"/>
          <w:rtl/>
        </w:rPr>
      </w:pPr>
      <w:r w:rsidRPr="00C35A2C">
        <w:rPr>
          <w:rFonts w:ascii="Fb Fontext" w:hAnsi="Fb Fontext" w:hint="cs"/>
          <w:rtl/>
        </w:rPr>
        <w:t>ד</w:t>
      </w:r>
      <w:r w:rsidRPr="00C35A2C">
        <w:rPr>
          <w:rFonts w:ascii="Fb Fontext" w:hAnsi="Fb Fontext"/>
          <w:rtl/>
        </w:rPr>
        <w:t xml:space="preserve">היינו נסכא דרבי אבא. </w:t>
      </w:r>
      <w:r w:rsidRPr="00C35A2C">
        <w:rPr>
          <w:rFonts w:ascii="Fb Fontext" w:hAnsi="Fb Fontext" w:hint="cs"/>
          <w:rtl/>
        </w:rPr>
        <w:t xml:space="preserve">כאותו שחטף נסכא מחברו  ובא לפני </w:t>
      </w:r>
      <w:r w:rsidRPr="00C35A2C">
        <w:rPr>
          <w:rFonts w:ascii="Fb Fontext" w:hAnsi="Fb Fontext"/>
          <w:rtl/>
        </w:rPr>
        <w:t xml:space="preserve">רבי אמי, </w:t>
      </w:r>
      <w:r>
        <w:rPr>
          <w:rFonts w:ascii="Fb Fontext" w:hAnsi="Fb Fontext" w:hint="cs"/>
          <w:rtl/>
        </w:rPr>
        <w:t xml:space="preserve">וישב </w:t>
      </w:r>
      <w:r>
        <w:rPr>
          <w:rStyle w:val="affffe"/>
          <w:rFonts w:ascii="Fb Fontext" w:hAnsi="Fb Fontext" w:hint="cs"/>
          <w:rtl/>
          <w:rPrChange w:id="9145" w:author="מנוע אמוראים" w:date="2026-10-05T16:41:09Z">
            <w:rPr>
              <w:rFonts w:ascii="Fb Fontext" w:hAnsi="Fb Fontext" w:hint="cs"/>
              <w:rtl/>
            </w:rPr>
          </w:rPrChange>
        </w:rPr>
        <w:t xml:space="preserve">ר</w:t>
      </w:r>
      <w:r>
        <w:rPr>
          <w:rStyle w:val="affffe"/>
          <w:rFonts w:ascii="Fb Fontext" w:hAnsi="Fb Fontext"/>
          <w:rtl/>
          <w:rPrChange w:id="9146" w:author="מנוע אמוראים" w:date="2026-10-05T16:41:09Z">
            <w:rPr>
              <w:rFonts w:ascii="Fb Fontext" w:hAnsi="Fb Fontext"/>
              <w:rtl/>
            </w:rPr>
          </w:rPrChange>
        </w:rPr>
        <w:t xml:space="preserve">"</w:t>
      </w:r>
      <w:r>
        <w:rPr>
          <w:rStyle w:val="affffe"/>
          <w:rFonts w:ascii="Fb Fontext" w:hAnsi="Fb Fontext" w:hint="cs"/>
          <w:rtl/>
          <w:rPrChange w:id="9147" w:author="מנוע אמוראים" w:date="2026-10-05T16:41:09Z">
            <w:rPr>
              <w:rFonts w:ascii="Fb Fontext" w:hAnsi="Fb Fontext" w:hint="cs"/>
              <w:rtl/>
            </w:rPr>
          </w:rPrChange>
        </w:rPr>
        <w:t xml:space="preserve">א</w:t>
      </w:r>
      <w:r>
        <w:rPr>
          <w:rFonts w:ascii="Fb Fontext" w:hAnsi="Fb Fontext" w:hint="cs"/>
          <w:rtl/>
        </w:rPr>
        <w:t xml:space="preserve"> לפניו והביא עד אחד שחטפה ממנו </w:t>
      </w:r>
      <w:r w:rsidRPr="001144D9">
        <w:rPr>
          <w:rStyle w:val="affffe"/>
          <w:rtl/>
        </w:rPr>
        <w:t>א"ל:</w:t>
      </w:r>
      <w:r w:rsidRPr="00C35A2C">
        <w:rPr>
          <w:rFonts w:ascii="Fb Fontext" w:hAnsi="Fb Fontext"/>
          <w:rtl/>
        </w:rPr>
        <w:t xml:space="preserve"> אין, חטפי ודידי חטפי.</w:t>
      </w:r>
    </w:p>
    <w:p w14:paraId="1965C95A" w14:textId="77777777" w:rsidR="00AC0AF5" w:rsidRPr="00C35A2C" w:rsidRDefault="00AC0AF5" w:rsidP="00982F98">
      <w:pPr>
        <w:pStyle w:val="affe"/>
        <w:framePr w:wrap="around"/>
        <w:rPr>
          <w:rtl/>
        </w:rPr>
      </w:pPr>
      <w:r w:rsidRPr="00C35A2C">
        <w:rPr>
          <w:rtl/>
        </w:rPr>
        <w:lastRenderedPageBreak/>
        <w:t>לד.</w:t>
      </w:r>
    </w:p>
    <w:p w14:paraId="5D92D7B8" w14:textId="77777777" w:rsidR="004F3EC9" w:rsidRPr="004F3EC9" w:rsidRDefault="00AC0AF5" w:rsidP="004F3EC9">
      <w:pPr>
        <w:pStyle w:val="36"/>
        <w:framePr w:wrap="notBeside"/>
        <w:rPr>
          <w:rtl/>
        </w:rPr>
      </w:pPr>
      <w:r w:rsidRPr="004F3EC9">
        <w:rPr>
          <w:rFonts w:hint="cs"/>
          <w:rtl/>
        </w:rPr>
        <w:t xml:space="preserve">א. </w:t>
      </w:r>
      <w:r w:rsidRPr="004F3EC9">
        <w:rPr>
          <w:rtl/>
        </w:rPr>
        <w:t>א</w:t>
      </w:r>
      <w:r w:rsidRPr="004F3EC9">
        <w:rPr>
          <w:rFonts w:hint="cs"/>
          <w:rtl/>
        </w:rPr>
        <w:t>ר</w:t>
      </w:r>
      <w:r w:rsidRPr="004F3EC9">
        <w:rPr>
          <w:rtl/>
        </w:rPr>
        <w:t>"</w:t>
      </w:r>
      <w:r w:rsidRPr="004F3EC9">
        <w:rPr>
          <w:rFonts w:hint="cs"/>
          <w:rtl/>
        </w:rPr>
        <w:t>א</w:t>
      </w:r>
      <w:r w:rsidRPr="004F3EC9">
        <w:rPr>
          <w:rtl/>
        </w:rPr>
        <w:t>:</w:t>
      </w:r>
    </w:p>
    <w:p w14:paraId="011904EB" w14:textId="77777777" w:rsidR="004F3EC9" w:rsidRDefault="00AC0AF5" w:rsidP="00AC0AF5">
      <w:pPr>
        <w:rPr>
          <w:rFonts w:ascii="Fb Fontext" w:hAnsi="Fb Fontext"/>
          <w:rtl/>
        </w:rPr>
      </w:pPr>
      <w:r w:rsidRPr="00C35A2C">
        <w:rPr>
          <w:rFonts w:ascii="Fb Fontext" w:hAnsi="Fb Fontext" w:hint="cs"/>
          <w:rtl/>
        </w:rPr>
        <w:t>א</w:t>
      </w:r>
      <w:r w:rsidRPr="00C35A2C">
        <w:rPr>
          <w:rFonts w:ascii="Fb Fontext" w:hAnsi="Fb Fontext"/>
          <w:rtl/>
        </w:rPr>
        <w:t>"</w:t>
      </w:r>
      <w:r w:rsidRPr="00C35A2C">
        <w:rPr>
          <w:rFonts w:ascii="Fb Fontext" w:hAnsi="Fb Fontext" w:hint="cs"/>
          <w:rtl/>
        </w:rPr>
        <w:t>א לשלם דאין ב</w:t>
      </w:r>
      <w:r w:rsidRPr="00F10693">
        <w:rPr>
          <w:rFonts w:hint="cs"/>
          <w:rtl/>
        </w:rPr>
        <w:t xml:space="preserve">' </w:t>
      </w:r>
      <w:r w:rsidRPr="00C35A2C">
        <w:rPr>
          <w:rFonts w:ascii="Fb Fontext" w:hAnsi="Fb Fontext" w:hint="cs"/>
          <w:rtl/>
        </w:rPr>
        <w:t>עדים, וא</w:t>
      </w:r>
      <w:r w:rsidRPr="00C35A2C">
        <w:rPr>
          <w:rFonts w:ascii="Fb Fontext" w:hAnsi="Fb Fontext"/>
          <w:rtl/>
        </w:rPr>
        <w:t>"</w:t>
      </w:r>
      <w:r w:rsidRPr="00C35A2C">
        <w:rPr>
          <w:rFonts w:ascii="Fb Fontext" w:hAnsi="Fb Fontext" w:hint="cs"/>
          <w:rtl/>
        </w:rPr>
        <w:t>א לפוטרו דיש ע</w:t>
      </w:r>
      <w:r w:rsidRPr="00C35A2C">
        <w:rPr>
          <w:rFonts w:ascii="Fb Fontext" w:hAnsi="Fb Fontext"/>
          <w:rtl/>
        </w:rPr>
        <w:t>"</w:t>
      </w:r>
      <w:r w:rsidRPr="00C35A2C">
        <w:rPr>
          <w:rFonts w:ascii="Fb Fontext" w:hAnsi="Fb Fontext" w:hint="cs"/>
          <w:rtl/>
        </w:rPr>
        <w:t xml:space="preserve">א, </w:t>
      </w:r>
    </w:p>
    <w:p w14:paraId="70EA42F5" w14:textId="7F873569" w:rsidR="00AC0AF5" w:rsidRDefault="00AC0AF5" w:rsidP="00AC0AF5">
      <w:pPr>
        <w:rPr>
          <w:rFonts w:ascii="Fb Fontext" w:hAnsi="Fb Fontext"/>
          <w:rtl/>
        </w:rPr>
      </w:pPr>
      <w:r w:rsidRPr="00C35A2C">
        <w:rPr>
          <w:rFonts w:ascii="Fb Fontext" w:hAnsi="Fb Fontext" w:hint="cs"/>
          <w:rtl/>
        </w:rPr>
        <w:t>וא</w:t>
      </w:r>
      <w:r w:rsidRPr="00C35A2C">
        <w:rPr>
          <w:rFonts w:ascii="Fb Fontext" w:hAnsi="Fb Fontext"/>
          <w:rtl/>
        </w:rPr>
        <w:t>"</w:t>
      </w:r>
      <w:r w:rsidRPr="00C35A2C">
        <w:rPr>
          <w:rFonts w:ascii="Fb Fontext" w:hAnsi="Fb Fontext" w:hint="cs"/>
          <w:rtl/>
        </w:rPr>
        <w:t>א להשביעו דאמר שחטפה והו</w:t>
      </w:r>
      <w:r w:rsidRPr="00C35A2C">
        <w:rPr>
          <w:rFonts w:ascii="Fb Fontext" w:hAnsi="Fb Fontext"/>
          <w:rtl/>
        </w:rPr>
        <w:t>"</w:t>
      </w:r>
      <w:r w:rsidRPr="00C35A2C">
        <w:rPr>
          <w:rFonts w:ascii="Fb Fontext" w:hAnsi="Fb Fontext" w:hint="cs"/>
          <w:rtl/>
        </w:rPr>
        <w:t>ל כגזלן</w:t>
      </w:r>
    </w:p>
    <w:p w14:paraId="07267120" w14:textId="77777777" w:rsidR="004F3EC9" w:rsidRPr="004F3EC9" w:rsidRDefault="00AC0AF5" w:rsidP="004F3EC9">
      <w:pPr>
        <w:pStyle w:val="36"/>
        <w:framePr w:wrap="notBeside"/>
        <w:rPr>
          <w:rtl/>
        </w:rPr>
      </w:pPr>
      <w:r w:rsidRPr="004F3EC9">
        <w:rPr>
          <w:rFonts w:hint="cs"/>
          <w:rtl/>
        </w:rPr>
        <w:t xml:space="preserve">ב. </w:t>
      </w:r>
      <w:r w:rsidRPr="004F3EC9">
        <w:rPr>
          <w:rtl/>
        </w:rPr>
        <w:t>א"</w:t>
      </w:r>
      <w:r w:rsidRPr="004F3EC9">
        <w:rPr>
          <w:rFonts w:hint="cs"/>
          <w:rtl/>
        </w:rPr>
        <w:t xml:space="preserve">ל </w:t>
      </w:r>
      <w:r w:rsidRPr="004F3EC9">
        <w:rPr>
          <w:rtl/>
        </w:rPr>
        <w:t>רבי אבא</w:t>
      </w:r>
    </w:p>
    <w:p w14:paraId="661792DC" w14:textId="7020915D" w:rsidR="00AC0AF5" w:rsidRDefault="00AC0AF5" w:rsidP="00AC0AF5">
      <w:pPr>
        <w:rPr>
          <w:rFonts w:ascii="Fb Fontext" w:hAnsi="Fb Fontext"/>
          <w:sz w:val="32"/>
          <w:rtl/>
        </w:rPr>
      </w:pPr>
      <w:r w:rsidRPr="00C35A2C">
        <w:rPr>
          <w:rFonts w:ascii="Fb Fontext" w:hAnsi="Fb Fontext"/>
          <w:sz w:val="32"/>
          <w:rtl/>
        </w:rPr>
        <w:t>הוי מחויב שבועה שאינו יכול לישבע,</w:t>
      </w:r>
      <w:r w:rsidRPr="00C35A2C">
        <w:rPr>
          <w:rFonts w:ascii="Fb Fontext" w:hAnsi="Fb Fontext" w:hint="cs"/>
          <w:sz w:val="32"/>
          <w:rtl/>
        </w:rPr>
        <w:t xml:space="preserve"> ד</w:t>
      </w:r>
      <w:r w:rsidRPr="00C35A2C">
        <w:rPr>
          <w:rFonts w:ascii="Fb Fontext" w:hAnsi="Fb Fontext"/>
          <w:sz w:val="32"/>
          <w:rtl/>
        </w:rPr>
        <w:t>משלם.</w:t>
      </w:r>
    </w:p>
    <w:p w14:paraId="20568420" w14:textId="77777777" w:rsidR="004F3EC9" w:rsidRPr="004F3EC9" w:rsidRDefault="00AC0AF5" w:rsidP="004F3EC9">
      <w:pPr>
        <w:pStyle w:val="36"/>
        <w:framePr w:wrap="notBeside"/>
        <w:rPr>
          <w:rtl/>
        </w:rPr>
      </w:pPr>
      <w:r w:rsidRPr="004F3EC9">
        <w:rPr>
          <w:rtl/>
        </w:rPr>
        <w:t>א"ל אביי:</w:t>
      </w:r>
    </w:p>
    <w:p w14:paraId="65AA06BA" w14:textId="77777777" w:rsidR="004F3EC9" w:rsidRDefault="00AC0AF5" w:rsidP="00AC0AF5">
      <w:pPr>
        <w:rPr>
          <w:rFonts w:ascii="Fb Fontext" w:hAnsi="Fb Fontext"/>
          <w:sz w:val="32"/>
          <w:rtl/>
        </w:rPr>
      </w:pPr>
      <w:r w:rsidRPr="00C35A2C">
        <w:rPr>
          <w:rFonts w:ascii="Fb Fontext" w:hAnsi="Fb Fontext"/>
          <w:sz w:val="32"/>
          <w:rtl/>
        </w:rPr>
        <w:t xml:space="preserve">מי דמי? התם </w:t>
      </w:r>
      <w:r w:rsidRPr="00C35A2C">
        <w:rPr>
          <w:rFonts w:ascii="Fb Fontext" w:hAnsi="Fb Fontext" w:hint="cs"/>
          <w:sz w:val="32"/>
          <w:rtl/>
        </w:rPr>
        <w:t xml:space="preserve">העדים לרעתו וכשיבוא אחר עמו מוציאים ממנו בכאן העדות לטובתו וכשיבוא אחר מעמידים בידו </w:t>
      </w:r>
    </w:p>
    <w:p w14:paraId="50BC9BCC" w14:textId="0272A2CB" w:rsidR="004F3EC9" w:rsidRPr="004F3EC9" w:rsidRDefault="00AC0AF5" w:rsidP="004F3EC9">
      <w:pPr>
        <w:pStyle w:val="36"/>
        <w:framePr w:wrap="notBeside"/>
        <w:rPr>
          <w:rtl/>
        </w:rPr>
      </w:pPr>
      <w:r w:rsidRPr="004F3EC9">
        <w:rPr>
          <w:rFonts w:hint="cs"/>
          <w:rtl/>
        </w:rPr>
        <w:t xml:space="preserve">ג. אלא </w:t>
      </w:r>
      <w:r w:rsidR="004F3EC9">
        <w:rPr>
          <w:rFonts w:hint="cs"/>
          <w:rtl/>
        </w:rPr>
        <w:t xml:space="preserve"> דמיא</w:t>
      </w:r>
    </w:p>
    <w:p w14:paraId="3169E474" w14:textId="6E9302BD" w:rsidR="00AC0AF5" w:rsidRPr="00C35A2C" w:rsidRDefault="00AC0AF5" w:rsidP="004F3EC9">
      <w:pPr>
        <w:spacing w:after="60"/>
        <w:rPr>
          <w:rFonts w:ascii="Fb Fontext" w:hAnsi="Fb Fontext" w:cs="Guttman Vilna"/>
          <w:b/>
          <w:bCs/>
          <w:rtl/>
        </w:rPr>
      </w:pPr>
      <w:r w:rsidRPr="00C35A2C">
        <w:rPr>
          <w:rFonts w:ascii="Fb Fontext" w:hAnsi="Fb Fontext" w:hint="cs"/>
          <w:rtl/>
        </w:rPr>
        <w:t>להא דרב אבא לעד אחד ולב</w:t>
      </w:r>
      <w:r w:rsidRPr="00F10693">
        <w:rPr>
          <w:rFonts w:hint="cs"/>
          <w:rtl/>
        </w:rPr>
        <w:t xml:space="preserve">' </w:t>
      </w:r>
      <w:r w:rsidRPr="00C35A2C">
        <w:rPr>
          <w:rFonts w:ascii="Fb Fontext" w:hAnsi="Fb Fontext" w:hint="cs"/>
          <w:rtl/>
        </w:rPr>
        <w:t>שנים ולפירות</w:t>
      </w:r>
    </w:p>
    <w:p w14:paraId="466E0A83" w14:textId="77777777" w:rsidR="00AC0AF5" w:rsidRDefault="00AC0AF5" w:rsidP="00982F98">
      <w:pPr>
        <w:pStyle w:val="affe"/>
        <w:framePr w:wrap="around"/>
        <w:rPr>
          <w:rtl/>
        </w:rPr>
      </w:pPr>
      <w:r w:rsidRPr="00C35A2C">
        <w:rPr>
          <w:rtl/>
        </w:rPr>
        <w:t>לד:</w:t>
      </w:r>
    </w:p>
    <w:p w14:paraId="1057E062" w14:textId="77777777" w:rsidR="004F3EC9" w:rsidRPr="004F3EC9" w:rsidRDefault="00AC0AF5" w:rsidP="004F3EC9">
      <w:pPr>
        <w:pStyle w:val="36"/>
        <w:framePr w:wrap="notBeside"/>
        <w:rPr>
          <w:rtl/>
        </w:rPr>
      </w:pPr>
      <w:r w:rsidRPr="004F3EC9">
        <w:rPr>
          <w:rtl/>
        </w:rPr>
        <w:t>•</w:t>
      </w:r>
      <w:r w:rsidRPr="004F3EC9">
        <w:rPr>
          <w:rFonts w:hint="cs"/>
          <w:rtl/>
        </w:rPr>
        <w:t xml:space="preserve"> </w:t>
      </w:r>
    </w:p>
    <w:p w14:paraId="453C35EE" w14:textId="2048DBD0" w:rsidR="00AC0AF5" w:rsidRPr="00C35A2C" w:rsidRDefault="00AC0AF5" w:rsidP="004F3EC9">
      <w:pPr>
        <w:rPr>
          <w:rFonts w:ascii="Fb Fontext" w:hAnsi="Fb Fontext"/>
          <w:rtl/>
        </w:rPr>
      </w:pPr>
      <w:r w:rsidRPr="006765C4">
        <w:rPr>
          <w:rFonts w:ascii="Fb Fontext" w:hAnsi="Fb Fontext" w:hint="cs"/>
          <w:spacing w:val="-2"/>
          <w:sz w:val="32"/>
          <w:rtl/>
        </w:rPr>
        <w:t>ספינה שרבו עליה שנים וכ</w:t>
      </w:r>
      <w:r w:rsidRPr="00F10693">
        <w:rPr>
          <w:rFonts w:hint="cs"/>
          <w:rtl/>
        </w:rPr>
        <w:t>'א</w:t>
      </w:r>
      <w:r w:rsidRPr="006765C4">
        <w:rPr>
          <w:rFonts w:ascii="Fb Fontext" w:hAnsi="Fb Fontext" w:hint="cs"/>
          <w:spacing w:val="-2"/>
          <w:sz w:val="32"/>
          <w:rtl/>
        </w:rPr>
        <w:t xml:space="preserve"> אמר שלי היא והגיע אחד לב</w:t>
      </w:r>
      <w:r w:rsidRPr="00F10693">
        <w:rPr>
          <w:rFonts w:hint="cs"/>
          <w:rtl/>
        </w:rPr>
        <w:t>'ד</w:t>
      </w:r>
      <w:r w:rsidRPr="006765C4">
        <w:rPr>
          <w:rFonts w:ascii="Fb Fontext" w:hAnsi="Fb Fontext" w:hint="cs"/>
          <w:spacing w:val="-2"/>
          <w:sz w:val="32"/>
          <w:rtl/>
        </w:rPr>
        <w:t xml:space="preserve"> וביקש לתופסה עד שיביא עדים</w:t>
      </w:r>
      <w:r w:rsidR="004F3EC9">
        <w:rPr>
          <w:rFonts w:ascii="Fb Fontext" w:hAnsi="Fb Fontext" w:hint="cs"/>
          <w:spacing w:val="-2"/>
          <w:rtl/>
        </w:rPr>
        <w:t xml:space="preserve">, </w:t>
      </w:r>
      <w:r w:rsidRPr="004F3EC9">
        <w:rPr>
          <w:rStyle w:val="affffe"/>
          <w:rtl/>
        </w:rPr>
        <w:t>ר"</w:t>
      </w:r>
      <w:r w:rsidRPr="004F3EC9">
        <w:rPr>
          <w:rStyle w:val="affffe"/>
          <w:rFonts w:hint="cs"/>
          <w:rtl/>
        </w:rPr>
        <w:t>ה</w:t>
      </w:r>
      <w:r w:rsidRPr="004F3EC9">
        <w:rPr>
          <w:rStyle w:val="affffe"/>
          <w:rtl/>
        </w:rPr>
        <w:t>:</w:t>
      </w:r>
      <w:r w:rsidRPr="00C35A2C">
        <w:rPr>
          <w:rFonts w:ascii="Fb Fontext" w:hAnsi="Fb Fontext"/>
          <w:rtl/>
        </w:rPr>
        <w:t xml:space="preserve"> תפסינן, </w:t>
      </w:r>
      <w:r w:rsidRPr="004F3EC9">
        <w:rPr>
          <w:rStyle w:val="affffe"/>
          <w:rtl/>
        </w:rPr>
        <w:t>ר"</w:t>
      </w:r>
      <w:r w:rsidRPr="004F3EC9">
        <w:rPr>
          <w:rStyle w:val="affffe"/>
          <w:rFonts w:hint="cs"/>
          <w:rtl/>
        </w:rPr>
        <w:t>י</w:t>
      </w:r>
      <w:r w:rsidRPr="004F3EC9">
        <w:rPr>
          <w:rStyle w:val="affffe"/>
          <w:rtl/>
        </w:rPr>
        <w:t>:</w:t>
      </w:r>
      <w:r w:rsidRPr="00C35A2C">
        <w:rPr>
          <w:rFonts w:ascii="Fb Fontext" w:hAnsi="Fb Fontext"/>
          <w:rtl/>
        </w:rPr>
        <w:t xml:space="preserve"> לא תפסינן.</w:t>
      </w:r>
    </w:p>
    <w:p w14:paraId="31EDC4B4" w14:textId="5D08A96A" w:rsidR="00AC0AF5" w:rsidRDefault="00AC0AF5" w:rsidP="00AC0AF5">
      <w:pPr>
        <w:rPr>
          <w:rFonts w:ascii="Fb Fontext" w:hAnsi="Fb Fontext"/>
          <w:rtl/>
        </w:rPr>
      </w:pPr>
      <w:r>
        <w:rPr>
          <w:rFonts w:ascii="Fb Fontext" w:hAnsi="Fb Fontext"/>
          <w:rtl/>
        </w:rPr>
        <w:t>הלך</w:t>
      </w:r>
      <w:r w:rsidRPr="00C35A2C">
        <w:rPr>
          <w:rFonts w:ascii="Fb Fontext" w:hAnsi="Fb Fontext"/>
          <w:rtl/>
        </w:rPr>
        <w:t xml:space="preserve"> ולא </w:t>
      </w:r>
      <w:r w:rsidR="004F3EC9">
        <w:rPr>
          <w:rFonts w:ascii="Fb Fontext" w:hAnsi="Fb Fontext" w:hint="cs"/>
          <w:rtl/>
        </w:rPr>
        <w:t>מצא עדים</w:t>
      </w:r>
      <w:r w:rsidRPr="00C35A2C">
        <w:rPr>
          <w:rFonts w:ascii="Fb Fontext" w:hAnsi="Fb Fontext"/>
          <w:rtl/>
        </w:rPr>
        <w:t xml:space="preserve">, </w:t>
      </w:r>
      <w:r w:rsidRPr="004F3EC9">
        <w:rPr>
          <w:rStyle w:val="affffe"/>
          <w:rtl/>
        </w:rPr>
        <w:t>אמר להו:</w:t>
      </w:r>
      <w:r w:rsidRPr="00C35A2C">
        <w:rPr>
          <w:rFonts w:ascii="Fb Fontext" w:hAnsi="Fb Fontext"/>
          <w:rtl/>
        </w:rPr>
        <w:t xml:space="preserve"> אפקוה וכל דאלים גבר,</w:t>
      </w:r>
    </w:p>
    <w:p w14:paraId="099FEDAF" w14:textId="77777777" w:rsidR="00AC0AF5" w:rsidRPr="00C35A2C" w:rsidRDefault="00AC0AF5" w:rsidP="00AC0AF5">
      <w:pPr>
        <w:rPr>
          <w:rFonts w:ascii="Fb Fontext" w:hAnsi="Fb Fontext"/>
          <w:rtl/>
        </w:rPr>
      </w:pPr>
      <w:r w:rsidRPr="004F3EC9">
        <w:rPr>
          <w:rStyle w:val="affffe"/>
          <w:rFonts w:hint="cs"/>
          <w:rtl/>
        </w:rPr>
        <w:t>ר</w:t>
      </w:r>
      <w:r w:rsidRPr="004F3EC9">
        <w:rPr>
          <w:rStyle w:val="affffe"/>
          <w:rtl/>
        </w:rPr>
        <w:t>"</w:t>
      </w:r>
      <w:r w:rsidRPr="004F3EC9">
        <w:rPr>
          <w:rStyle w:val="affffe"/>
          <w:rFonts w:hint="cs"/>
          <w:rtl/>
        </w:rPr>
        <w:t>י</w:t>
      </w:r>
      <w:r w:rsidRPr="004F3EC9">
        <w:rPr>
          <w:rStyle w:val="affffe"/>
          <w:rtl/>
        </w:rPr>
        <w:t>:</w:t>
      </w:r>
      <w:r w:rsidRPr="00C35A2C">
        <w:rPr>
          <w:rFonts w:ascii="Fb Fontext" w:hAnsi="Fb Fontext"/>
          <w:rtl/>
        </w:rPr>
        <w:t xml:space="preserve"> לא </w:t>
      </w:r>
      <w:r>
        <w:rPr>
          <w:rFonts w:ascii="Fb Fontext" w:hAnsi="Fb Fontext"/>
          <w:rtl/>
        </w:rPr>
        <w:t>מוציאים</w:t>
      </w:r>
      <w:r w:rsidRPr="00C35A2C">
        <w:rPr>
          <w:rFonts w:ascii="Fb Fontext" w:hAnsi="Fb Fontext"/>
          <w:rtl/>
        </w:rPr>
        <w:t xml:space="preserve">, </w:t>
      </w:r>
      <w:r w:rsidRPr="004F3EC9">
        <w:rPr>
          <w:rStyle w:val="affffe"/>
          <w:rtl/>
        </w:rPr>
        <w:t>ר"</w:t>
      </w:r>
      <w:r w:rsidRPr="004F3EC9">
        <w:rPr>
          <w:rStyle w:val="affffe"/>
          <w:rFonts w:hint="cs"/>
          <w:rtl/>
        </w:rPr>
        <w:t>פ</w:t>
      </w:r>
      <w:r w:rsidRPr="004F3EC9">
        <w:rPr>
          <w:rStyle w:val="affffe"/>
          <w:rtl/>
        </w:rPr>
        <w:t>:</w:t>
      </w:r>
      <w:r w:rsidRPr="00C35A2C">
        <w:rPr>
          <w:rFonts w:ascii="Fb Fontext" w:hAnsi="Fb Fontext"/>
          <w:rtl/>
        </w:rPr>
        <w:t xml:space="preserve"> </w:t>
      </w:r>
      <w:r>
        <w:rPr>
          <w:rFonts w:ascii="Fb Fontext" w:hAnsi="Fb Fontext"/>
          <w:rtl/>
        </w:rPr>
        <w:t>מוציאים</w:t>
      </w:r>
      <w:r w:rsidRPr="00C35A2C">
        <w:rPr>
          <w:rFonts w:ascii="Fb Fontext" w:hAnsi="Fb Fontext"/>
          <w:rtl/>
        </w:rPr>
        <w:t>.</w:t>
      </w:r>
    </w:p>
    <w:p w14:paraId="438C0FE8" w14:textId="2F004C32" w:rsidR="004F3EC9" w:rsidRPr="00100F91" w:rsidRDefault="00AC0AF5" w:rsidP="00100F91">
      <w:pPr>
        <w:spacing w:after="60"/>
        <w:rPr>
          <w:rFonts w:ascii="Fb Fontext" w:hAnsi="Fb Fontext"/>
          <w:rtl/>
        </w:rPr>
      </w:pPr>
      <w:r w:rsidRPr="00C35A2C">
        <w:rPr>
          <w:rStyle w:val="afff8"/>
          <w:rtl/>
        </w:rPr>
        <w:t>ו</w:t>
      </w:r>
      <w:r w:rsidRPr="00280F6D">
        <w:rPr>
          <w:rStyle w:val="afff8"/>
          <w:rtl/>
        </w:rPr>
        <w:t>הלכתא</w:t>
      </w:r>
      <w:r w:rsidRPr="00C35A2C">
        <w:rPr>
          <w:rFonts w:ascii="Fb Fontext" w:hAnsi="Fb Fontext"/>
          <w:rtl/>
        </w:rPr>
        <w:t xml:space="preserve">: לא תפסינן, והיכא דתפס - לא </w:t>
      </w:r>
      <w:r>
        <w:rPr>
          <w:rFonts w:ascii="Fb Fontext" w:hAnsi="Fb Fontext"/>
          <w:rtl/>
        </w:rPr>
        <w:t>מוציאים</w:t>
      </w:r>
      <w:r w:rsidRPr="00C35A2C">
        <w:rPr>
          <w:rFonts w:ascii="Fb Fontext" w:hAnsi="Fb Fontext"/>
          <w:rtl/>
        </w:rPr>
        <w:t>.</w:t>
      </w:r>
    </w:p>
    <w:p w14:paraId="320ABC7C" w14:textId="77777777" w:rsidR="00AC0AF5" w:rsidRPr="00C35A2C" w:rsidRDefault="00AC0AF5" w:rsidP="00982F98">
      <w:pPr>
        <w:pStyle w:val="affe"/>
        <w:framePr w:wrap="around"/>
        <w:rPr>
          <w:rtl/>
        </w:rPr>
      </w:pPr>
      <w:bookmarkStart w:id="20" w:name="_Hlk173191396"/>
      <w:r w:rsidRPr="00C35A2C">
        <w:rPr>
          <w:rtl/>
        </w:rPr>
        <w:t>לה.</w:t>
      </w:r>
    </w:p>
    <w:p w14:paraId="54F5A26F" w14:textId="77777777" w:rsidR="00100F91" w:rsidRPr="00100F91" w:rsidRDefault="00AC0AF5" w:rsidP="00100F91">
      <w:pPr>
        <w:pStyle w:val="36"/>
        <w:framePr w:wrap="notBeside"/>
        <w:rPr>
          <w:rtl/>
        </w:rPr>
      </w:pPr>
      <w:r w:rsidRPr="00100F91">
        <w:rPr>
          <w:rtl/>
        </w:rPr>
        <w:t>•</w:t>
      </w:r>
    </w:p>
    <w:p w14:paraId="60EDA29C" w14:textId="71B98D93" w:rsidR="00AC0AF5" w:rsidRPr="00C35A2C" w:rsidRDefault="00AC0AF5" w:rsidP="00AC0AF5">
      <w:pPr>
        <w:rPr>
          <w:rFonts w:ascii="Fb Fontext" w:hAnsi="Fb Fontext"/>
          <w:rtl/>
        </w:rPr>
      </w:pPr>
      <w:r w:rsidRPr="00C35A2C">
        <w:rPr>
          <w:rFonts w:ascii="Fb Fontext" w:hAnsi="Fb Fontext" w:hint="cs"/>
          <w:sz w:val="32"/>
          <w:rtl/>
        </w:rPr>
        <w:t xml:space="preserve"> </w:t>
      </w:r>
      <w:r w:rsidRPr="00C35A2C">
        <w:rPr>
          <w:rFonts w:ascii="Fb Fontext" w:hAnsi="Fb Fontext"/>
          <w:sz w:val="32"/>
          <w:rtl/>
        </w:rPr>
        <w:t xml:space="preserve">זה אומר של אבותי וזה אומר של אבותי </w:t>
      </w:r>
      <w:r w:rsidRPr="00100F91">
        <w:rPr>
          <w:rStyle w:val="affffe"/>
          <w:rFonts w:hint="cs"/>
          <w:rtl/>
        </w:rPr>
        <w:t>ר</w:t>
      </w:r>
      <w:r w:rsidRPr="00100F91">
        <w:rPr>
          <w:rStyle w:val="affffe"/>
          <w:rtl/>
        </w:rPr>
        <w:t>"</w:t>
      </w:r>
      <w:r w:rsidRPr="00100F91">
        <w:rPr>
          <w:rStyle w:val="affffe"/>
          <w:rFonts w:hint="cs"/>
          <w:rtl/>
        </w:rPr>
        <w:t>נ</w:t>
      </w:r>
      <w:r w:rsidRPr="00100F91">
        <w:rPr>
          <w:rStyle w:val="affffe"/>
          <w:rtl/>
        </w:rPr>
        <w:t>:</w:t>
      </w:r>
      <w:r w:rsidRPr="00C35A2C">
        <w:rPr>
          <w:rFonts w:ascii="Fb Fontext" w:hAnsi="Fb Fontext"/>
          <w:sz w:val="32"/>
          <w:rtl/>
        </w:rPr>
        <w:t xml:space="preserve"> כל דאלים גבר.</w:t>
      </w:r>
    </w:p>
    <w:p w14:paraId="1784120B" w14:textId="3B7565B9" w:rsidR="00AC0AF5" w:rsidRPr="00C35A2C" w:rsidRDefault="00AC0AF5" w:rsidP="00AC0AF5">
      <w:pPr>
        <w:rPr>
          <w:rFonts w:ascii="Fb Fontext" w:hAnsi="Fb Fontext"/>
          <w:rtl/>
        </w:rPr>
      </w:pPr>
      <w:r w:rsidRPr="00C35A2C">
        <w:rPr>
          <w:rFonts w:ascii="Fb Fontext" w:hAnsi="Fb Fontext" w:hint="cs"/>
          <w:rtl/>
        </w:rPr>
        <w:t>משא</w:t>
      </w:r>
      <w:r w:rsidRPr="00C35A2C">
        <w:rPr>
          <w:rFonts w:ascii="Fb Fontext" w:hAnsi="Fb Fontext"/>
          <w:rtl/>
        </w:rPr>
        <w:t>"</w:t>
      </w:r>
      <w:r w:rsidRPr="00C35A2C">
        <w:rPr>
          <w:rFonts w:ascii="Fb Fontext" w:hAnsi="Fb Fontext" w:hint="cs"/>
          <w:rtl/>
        </w:rPr>
        <w:t>כ ב</w:t>
      </w:r>
      <w:r w:rsidRPr="00C35A2C">
        <w:rPr>
          <w:rFonts w:ascii="Fb Fontext" w:hAnsi="Fb Fontext"/>
          <w:rtl/>
        </w:rPr>
        <w:t xml:space="preserve">שני שטרות היוצאין ביום אחד </w:t>
      </w:r>
      <w:r w:rsidRPr="00100F91">
        <w:rPr>
          <w:rStyle w:val="affffe"/>
          <w:rtl/>
        </w:rPr>
        <w:t>ד</w:t>
      </w:r>
      <w:r w:rsidRPr="00100F91">
        <w:rPr>
          <w:rStyle w:val="affffe"/>
          <w:rFonts w:hint="cs"/>
          <w:rtl/>
        </w:rPr>
        <w:t>ל</w:t>
      </w:r>
      <w:r w:rsidRPr="00100F91">
        <w:rPr>
          <w:rStyle w:val="affffe"/>
          <w:rtl/>
        </w:rPr>
        <w:t>רב:</w:t>
      </w:r>
      <w:r w:rsidRPr="00C35A2C">
        <w:rPr>
          <w:rFonts w:ascii="Fb Fontext" w:hAnsi="Fb Fontext"/>
          <w:rtl/>
        </w:rPr>
        <w:t xml:space="preserve"> יחלוקו,</w:t>
      </w:r>
      <w:r w:rsidR="00100F91">
        <w:rPr>
          <w:rStyle w:val="affffe"/>
          <w:rFonts w:hint="cs"/>
          <w:rtl/>
        </w:rPr>
        <w:t xml:space="preserve"> </w:t>
      </w:r>
      <w:r w:rsidRPr="00100F91">
        <w:rPr>
          <w:rStyle w:val="affffe"/>
          <w:rtl/>
        </w:rPr>
        <w:t>ו</w:t>
      </w:r>
      <w:r w:rsidRPr="00100F91">
        <w:rPr>
          <w:rStyle w:val="affffe"/>
          <w:rFonts w:hint="cs"/>
          <w:rtl/>
        </w:rPr>
        <w:t>ל</w:t>
      </w:r>
      <w:r w:rsidRPr="00100F91">
        <w:rPr>
          <w:rStyle w:val="affffe"/>
          <w:rtl/>
        </w:rPr>
        <w:t>שמואל:</w:t>
      </w:r>
      <w:r w:rsidRPr="00C35A2C">
        <w:rPr>
          <w:rFonts w:ascii="Fb Fontext" w:hAnsi="Fb Fontext"/>
          <w:rtl/>
        </w:rPr>
        <w:t xml:space="preserve"> שודא דדייני?</w:t>
      </w:r>
    </w:p>
    <w:p w14:paraId="6103E9AE" w14:textId="77777777" w:rsidR="00100F91" w:rsidRPr="00100F91" w:rsidRDefault="00AC0AF5" w:rsidP="00100F91">
      <w:pPr>
        <w:pStyle w:val="36"/>
        <w:framePr w:wrap="notBeside"/>
        <w:rPr>
          <w:rtl/>
        </w:rPr>
      </w:pPr>
      <w:r w:rsidRPr="00100F91">
        <w:rPr>
          <w:rtl/>
        </w:rPr>
        <w:t>- התם</w:t>
      </w:r>
    </w:p>
    <w:p w14:paraId="40B4DB88" w14:textId="0ADC026A" w:rsidR="00AC0AF5" w:rsidRPr="00065E76" w:rsidRDefault="00AD221F" w:rsidP="00335D75">
      <w:pPr>
        <w:spacing w:after="60"/>
        <w:rPr>
          <w:rtl/>
        </w:rPr>
      </w:pPr>
      <w:r>
        <w:rPr>
          <w:rtl/>
        </w:rPr>
        <w:t>אין</w:t>
      </w:r>
      <w:r w:rsidR="00AC0AF5" w:rsidRPr="00065E76">
        <w:rPr>
          <w:rtl/>
        </w:rPr>
        <w:t xml:space="preserve"> למיקם עלה דמילתא, הכא איכא למיקם עלה דמילתא.</w:t>
      </w:r>
    </w:p>
    <w:p w14:paraId="3BA98053" w14:textId="77777777" w:rsidR="00100F91" w:rsidRPr="00100F91" w:rsidRDefault="00AC0AF5" w:rsidP="00100F91">
      <w:pPr>
        <w:pStyle w:val="36"/>
        <w:framePr w:wrap="notBeside"/>
        <w:rPr>
          <w:rtl/>
        </w:rPr>
      </w:pPr>
      <w:r w:rsidRPr="00100F91">
        <w:rPr>
          <w:rFonts w:hint="cs"/>
          <w:rtl/>
        </w:rPr>
        <w:t>והך ד</w:t>
      </w:r>
      <w:r w:rsidRPr="00100F91">
        <w:rPr>
          <w:rtl/>
        </w:rPr>
        <w:t>תנן:</w:t>
      </w:r>
    </w:p>
    <w:p w14:paraId="7556B856" w14:textId="228B7740" w:rsidR="00AC0AF5" w:rsidRDefault="00AC0AF5" w:rsidP="00AC0AF5">
      <w:pPr>
        <w:rPr>
          <w:rFonts w:ascii="Fb Fontext" w:hAnsi="Fb Fontext"/>
          <w:sz w:val="32"/>
          <w:rtl/>
        </w:rPr>
      </w:pPr>
      <w:r w:rsidRPr="00C35A2C">
        <w:rPr>
          <w:rFonts w:ascii="Fb Fontext" w:hAnsi="Fb Fontext"/>
          <w:sz w:val="32"/>
          <w:rtl/>
        </w:rPr>
        <w:t>המחליף פרה בחמור וילדה, וכן המוכר שפחתו וילדה,</w:t>
      </w:r>
    </w:p>
    <w:p w14:paraId="1AEAA378" w14:textId="5EFF0E7F" w:rsidR="00AC0AF5" w:rsidRDefault="00AC0AF5" w:rsidP="00AC0AF5">
      <w:pPr>
        <w:rPr>
          <w:rFonts w:ascii="Fb Fontext" w:hAnsi="Fb Fontext"/>
          <w:rtl/>
        </w:rPr>
      </w:pPr>
      <w:r w:rsidRPr="00C35A2C">
        <w:rPr>
          <w:rFonts w:ascii="Fb Fontext" w:hAnsi="Fb Fontext"/>
          <w:rtl/>
        </w:rPr>
        <w:t>זה אומר עד שלא מכרתי ילדה וזה אומר משלקחתי ילדה</w:t>
      </w:r>
      <w:r w:rsidR="00335D75">
        <w:rPr>
          <w:rFonts w:ascii="Fb Fontext" w:hAnsi="Fb Fontext" w:hint="cs"/>
          <w:rtl/>
        </w:rPr>
        <w:t>-</w:t>
      </w:r>
      <w:r w:rsidRPr="00C35A2C">
        <w:rPr>
          <w:rFonts w:ascii="Fb Fontext" w:hAnsi="Fb Fontext"/>
          <w:rtl/>
        </w:rPr>
        <w:t xml:space="preserve"> יחלוק</w:t>
      </w:r>
      <w:r w:rsidRPr="00C35A2C">
        <w:rPr>
          <w:rFonts w:ascii="Fb Fontext" w:hAnsi="Fb Fontext" w:hint="cs"/>
          <w:rtl/>
        </w:rPr>
        <w:t>ו.</w:t>
      </w:r>
    </w:p>
    <w:p w14:paraId="368DFF8C" w14:textId="0DD1BA23" w:rsidR="00AC0AF5" w:rsidRPr="00C35A2C" w:rsidRDefault="00AC0AF5" w:rsidP="00AC0AF5">
      <w:pPr>
        <w:rPr>
          <w:rFonts w:ascii="Fb Fontext" w:hAnsi="Fb Fontext" w:cs="Guttman Vilna"/>
          <w:b/>
          <w:bCs/>
          <w:rtl/>
        </w:rPr>
      </w:pPr>
      <w:r w:rsidRPr="00335D75">
        <w:rPr>
          <w:rStyle w:val="affffe"/>
          <w:rFonts w:hint="cs"/>
          <w:rtl/>
        </w:rPr>
        <w:t>ד</w:t>
      </w:r>
      <w:r w:rsidRPr="00335D75">
        <w:rPr>
          <w:rStyle w:val="affffe"/>
          <w:rtl/>
        </w:rPr>
        <w:t>התם</w:t>
      </w:r>
      <w:r w:rsidRPr="00C35A2C">
        <w:rPr>
          <w:rFonts w:ascii="Fb Fontext" w:hAnsi="Fb Fontext"/>
          <w:rtl/>
        </w:rPr>
        <w:t xml:space="preserve"> ל</w:t>
      </w:r>
      <w:r w:rsidRPr="00C35A2C">
        <w:rPr>
          <w:rFonts w:ascii="Fb Fontext" w:hAnsi="Fb Fontext" w:hint="cs"/>
          <w:rtl/>
        </w:rPr>
        <w:t xml:space="preserve">תרוויהו </w:t>
      </w:r>
      <w:r>
        <w:rPr>
          <w:rFonts w:ascii="Fb Fontext" w:hAnsi="Fb Fontext" w:hint="cs"/>
          <w:rtl/>
        </w:rPr>
        <w:t xml:space="preserve">יש </w:t>
      </w:r>
      <w:r w:rsidRPr="00C35A2C">
        <w:rPr>
          <w:rFonts w:ascii="Fb Fontext" w:hAnsi="Fb Fontext"/>
          <w:rtl/>
        </w:rPr>
        <w:t>דררא ד</w:t>
      </w:r>
      <w:r>
        <w:rPr>
          <w:rFonts w:ascii="Fb Fontext" w:hAnsi="Fb Fontext"/>
          <w:rtl/>
        </w:rPr>
        <w:t>ממון</w:t>
      </w:r>
      <w:r w:rsidRPr="00C35A2C">
        <w:rPr>
          <w:rFonts w:ascii="Fb Fontext" w:hAnsi="Fb Fontext"/>
          <w:rtl/>
        </w:rPr>
        <w:t xml:space="preserve">, </w:t>
      </w:r>
      <w:r w:rsidRPr="00335D75">
        <w:rPr>
          <w:rStyle w:val="affffe"/>
          <w:rtl/>
        </w:rPr>
        <w:t xml:space="preserve">הכא </w:t>
      </w:r>
      <w:r w:rsidRPr="00C35A2C">
        <w:rPr>
          <w:rFonts w:ascii="Fb Fontext" w:hAnsi="Fb Fontext"/>
          <w:rtl/>
        </w:rPr>
        <w:t>אי דמר לא דמר, ואי דמר לא דמר.</w:t>
      </w:r>
    </w:p>
    <w:p w14:paraId="0091663F" w14:textId="77777777" w:rsidR="00AC0AF5" w:rsidRPr="00C35A2C" w:rsidRDefault="00AC0AF5" w:rsidP="00982F98">
      <w:pPr>
        <w:pStyle w:val="affe"/>
        <w:framePr w:wrap="around"/>
        <w:rPr>
          <w:rtl/>
        </w:rPr>
      </w:pPr>
      <w:r w:rsidRPr="00C35A2C">
        <w:rPr>
          <w:rtl/>
        </w:rPr>
        <w:t>לה:</w:t>
      </w:r>
    </w:p>
    <w:p w14:paraId="650C1DD5" w14:textId="53233CA4" w:rsidR="00AC0AF5" w:rsidRDefault="00AC0AF5" w:rsidP="00AC0AF5">
      <w:pPr>
        <w:rPr>
          <w:rFonts w:ascii="Fb Fontext" w:hAnsi="Fb Fontext"/>
          <w:sz w:val="32"/>
          <w:rtl/>
        </w:rPr>
      </w:pPr>
      <w:r w:rsidRPr="00335D75">
        <w:rPr>
          <w:rStyle w:val="affffe"/>
          <w:rtl/>
        </w:rPr>
        <w:t>נהרדעי:</w:t>
      </w:r>
      <w:r w:rsidRPr="00C35A2C">
        <w:rPr>
          <w:rFonts w:ascii="Fb Fontext" w:hAnsi="Fb Fontext"/>
          <w:sz w:val="32"/>
          <w:rtl/>
        </w:rPr>
        <w:t xml:space="preserve"> אם בא אחד מן השוק והחזיק בה אין מוציאין אותה מידו,</w:t>
      </w:r>
    </w:p>
    <w:p w14:paraId="2309F14D" w14:textId="77777777" w:rsidR="00100F91" w:rsidRPr="00100F91" w:rsidRDefault="00AC0AF5" w:rsidP="00100F91">
      <w:pPr>
        <w:pStyle w:val="36"/>
        <w:framePr w:wrap="notBeside"/>
        <w:rPr>
          <w:rtl/>
        </w:rPr>
      </w:pPr>
      <w:r w:rsidRPr="00100F91">
        <w:rPr>
          <w:rtl/>
        </w:rPr>
        <w:t>דת</w:t>
      </w:r>
      <w:r w:rsidRPr="00100F91">
        <w:rPr>
          <w:rFonts w:hint="cs"/>
          <w:rtl/>
        </w:rPr>
        <w:t>ר"ח</w:t>
      </w:r>
      <w:r w:rsidRPr="00100F91">
        <w:rPr>
          <w:rtl/>
        </w:rPr>
        <w:t xml:space="preserve">: </w:t>
      </w:r>
    </w:p>
    <w:p w14:paraId="1CE14EE5" w14:textId="3D208137" w:rsidR="00AC0AF5" w:rsidRPr="00C35A2C" w:rsidRDefault="00AC0AF5" w:rsidP="00AC0AF5">
      <w:pPr>
        <w:rPr>
          <w:rFonts w:ascii="Fb Fontext" w:hAnsi="Fb Fontext"/>
          <w:rtl/>
        </w:rPr>
      </w:pPr>
      <w:r w:rsidRPr="00C35A2C">
        <w:rPr>
          <w:rFonts w:ascii="Fb Fontext" w:hAnsi="Fb Fontext"/>
          <w:rtl/>
        </w:rPr>
        <w:t>גזלן של רבים לאו שמיה גזלן.</w:t>
      </w:r>
    </w:p>
    <w:p w14:paraId="54151283" w14:textId="77777777" w:rsidR="00100F91" w:rsidRPr="00100F91" w:rsidRDefault="00AC0AF5" w:rsidP="00100F91">
      <w:pPr>
        <w:pStyle w:val="36"/>
        <w:framePr w:wrap="notBeside"/>
        <w:rPr>
          <w:rtl/>
        </w:rPr>
      </w:pPr>
      <w:r w:rsidRPr="00100F91">
        <w:rPr>
          <w:rtl/>
        </w:rPr>
        <w:t xml:space="preserve">רב אשי: </w:t>
      </w:r>
    </w:p>
    <w:p w14:paraId="0A9C7652" w14:textId="07048954" w:rsidR="00AC0AF5" w:rsidRPr="00C35A2C" w:rsidRDefault="00AC0AF5" w:rsidP="00AC0AF5">
      <w:pPr>
        <w:rPr>
          <w:rFonts w:ascii="Fb Fontext" w:hAnsi="Fb Fontext"/>
          <w:rtl/>
        </w:rPr>
      </w:pPr>
      <w:r w:rsidRPr="00C35A2C">
        <w:rPr>
          <w:rFonts w:ascii="Fb Fontext" w:hAnsi="Fb Fontext"/>
          <w:rtl/>
        </w:rPr>
        <w:t xml:space="preserve">לעולם שמיה גזלן, ולא שמיה גזלן? </w:t>
      </w:r>
      <w:r w:rsidRPr="00C35A2C">
        <w:rPr>
          <w:rFonts w:ascii="Fb Fontext" w:hAnsi="Fb Fontext" w:hint="cs"/>
          <w:rtl/>
        </w:rPr>
        <w:t xml:space="preserve">היינו </w:t>
      </w:r>
      <w:r w:rsidRPr="00C35A2C">
        <w:rPr>
          <w:rFonts w:ascii="Fb Fontext" w:hAnsi="Fb Fontext"/>
          <w:rtl/>
        </w:rPr>
        <w:t>שלא ניתן להשבון.</w:t>
      </w:r>
    </w:p>
    <w:p w14:paraId="2F73D413" w14:textId="380FAF5E" w:rsidR="00AC0AF5" w:rsidRPr="001B450D" w:rsidRDefault="001B450D" w:rsidP="00AC0AF5">
      <w:pPr>
        <w:pStyle w:val="aff9"/>
        <w:rPr>
          <w:del w:id="90048" w:author="מנוע עיצוב" w:date="2026-10-08T11:01:28Z"/>
          <w:rtl/>
        </w:rPr>
      </w:pPr>
      <w:del w:id="90047" w:author="מנוע עיצוב" w:date="2026-10-08T11:01:28Z">
        <w:r w:rsidRPr="001B450D">
          <w:rPr>
            <w:rFonts w:hint="cs"/>
            <w:rtl/>
          </w:rPr>
          <w:delText xml:space="preserve">***</w:delText>
        </w:r>
      </w:del>
    </w:p>
    <w:p w14:paraId="099B9DCB" w14:textId="77777777" w:rsidR="00AC0AF5" w:rsidRPr="00801934" w:rsidRDefault="00AC0AF5" w:rsidP="00AF2FEB">
      <w:pPr>
        <w:pStyle w:val="afffb"/>
        <w:rPr>
          <w:rtl/>
        </w:rPr>
      </w:pPr>
      <w:ins w:id="9840" w:author="מספור קטעי משנה" w:date="2026-10-06T06:44:59Z">
        <w:r>
          <w:rPr>
            <w:rStyle w:val="MisparKeta"/>
          </w:rPr>
          <w:t xml:space="preserve">א. </w:t>
        </w:r>
      </w:ins>
      <w:r w:rsidRPr="00801934">
        <w:rPr>
          <w:rtl/>
        </w:rPr>
        <w:t>חזקתן שלש שנים מיום ליום וכו'.</w:t>
      </w:r>
    </w:p>
    <w:p w14:paraId="795AE681" w14:textId="77777777" w:rsidR="00100F91" w:rsidRPr="00100F91" w:rsidRDefault="00AC0AF5" w:rsidP="00100F91">
      <w:pPr>
        <w:pStyle w:val="36"/>
        <w:framePr w:wrap="notBeside"/>
        <w:rPr>
          <w:rtl/>
        </w:rPr>
      </w:pPr>
      <w:r w:rsidRPr="00100F91">
        <w:rPr>
          <w:rtl/>
        </w:rPr>
        <w:t>א"ר אבא:</w:t>
      </w:r>
    </w:p>
    <w:p w14:paraId="320133C3" w14:textId="37B87814" w:rsidR="00AC0AF5" w:rsidRPr="0081371E" w:rsidRDefault="00AC0AF5" w:rsidP="00AC0AF5">
      <w:pPr>
        <w:rPr>
          <w:rStyle w:val="afff8"/>
          <w:rtl/>
        </w:rPr>
      </w:pPr>
      <w:r w:rsidRPr="00C35A2C">
        <w:rPr>
          <w:rFonts w:ascii="Fb Fontext" w:hAnsi="Fb Fontext"/>
          <w:sz w:val="32"/>
          <w:rtl/>
        </w:rPr>
        <w:t xml:space="preserve">אי דלי ליה </w:t>
      </w:r>
      <w:r>
        <w:rPr>
          <w:rFonts w:ascii="Fb Fontext" w:hAnsi="Fb Fontext" w:hint="cs"/>
          <w:sz w:val="32"/>
          <w:rtl/>
        </w:rPr>
        <w:t>הוא</w:t>
      </w:r>
      <w:r w:rsidRPr="00C35A2C">
        <w:rPr>
          <w:rFonts w:ascii="Fb Fontext" w:hAnsi="Fb Fontext"/>
          <w:sz w:val="32"/>
          <w:rtl/>
        </w:rPr>
        <w:t xml:space="preserve"> גופיה צנא דפירי - לאלתר הוי חזקה.</w:t>
      </w:r>
    </w:p>
    <w:p w14:paraId="5C9BE721" w14:textId="39772871" w:rsidR="00100F91" w:rsidRPr="00100F91" w:rsidRDefault="00AC0AF5" w:rsidP="00100F91">
      <w:pPr>
        <w:pStyle w:val="36"/>
        <w:framePr w:wrap="notBeside"/>
        <w:rPr>
          <w:rtl/>
        </w:rPr>
      </w:pPr>
      <w:r w:rsidRPr="00100F91">
        <w:rPr>
          <w:rtl/>
        </w:rPr>
        <w:t>ר"</w:t>
      </w:r>
      <w:r w:rsidRPr="00100F91">
        <w:rPr>
          <w:rFonts w:hint="cs"/>
          <w:rtl/>
        </w:rPr>
        <w:t>ז</w:t>
      </w:r>
      <w:r w:rsidRPr="00100F91">
        <w:rPr>
          <w:rtl/>
        </w:rPr>
        <w:t>:</w:t>
      </w:r>
    </w:p>
    <w:p w14:paraId="5D1ACDDD" w14:textId="77777777" w:rsidR="00335D75" w:rsidRDefault="00AC0AF5" w:rsidP="00AC0AF5">
      <w:pPr>
        <w:rPr>
          <w:rFonts w:ascii="Fb Fontext" w:hAnsi="Fb Fontext"/>
          <w:sz w:val="32"/>
          <w:rtl/>
        </w:rPr>
      </w:pPr>
      <w:r w:rsidRPr="00C35A2C">
        <w:rPr>
          <w:rFonts w:ascii="Fb Fontext" w:hAnsi="Fb Fontext"/>
          <w:sz w:val="32"/>
          <w:rtl/>
        </w:rPr>
        <w:t>ואם טען ואמר לפירות הורדתיו - נאמן.</w:t>
      </w:r>
      <w:r w:rsidRPr="00C35A2C">
        <w:rPr>
          <w:rFonts w:ascii="Fb Fontext" w:hAnsi="Fb Fontext" w:hint="cs"/>
          <w:sz w:val="32"/>
          <w:rtl/>
        </w:rPr>
        <w:t xml:space="preserve">  </w:t>
      </w:r>
    </w:p>
    <w:p w14:paraId="732B9076" w14:textId="2F474B26" w:rsidR="00AC0AF5" w:rsidRPr="00C35A2C" w:rsidRDefault="00AC0AF5" w:rsidP="00AC0AF5">
      <w:pPr>
        <w:rPr>
          <w:rFonts w:ascii="Fb Fontext" w:hAnsi="Fb Fontext" w:cs="Guttman Vilna"/>
          <w:b/>
          <w:bCs/>
          <w:sz w:val="32"/>
          <w:rtl/>
        </w:rPr>
      </w:pPr>
      <w:r w:rsidRPr="00C35A2C">
        <w:rPr>
          <w:rFonts w:ascii="Fb Fontext" w:hAnsi="Fb Fontext"/>
          <w:sz w:val="32"/>
          <w:rtl/>
        </w:rPr>
        <w:t>וה"מ בתוך שלש, אבל לאחר שלש לא.</w:t>
      </w:r>
    </w:p>
    <w:p w14:paraId="0A456FA4" w14:textId="77777777" w:rsidR="00335D75" w:rsidRDefault="00AC0AF5" w:rsidP="00AC0AF5">
      <w:pPr>
        <w:rPr>
          <w:rStyle w:val="affffe"/>
          <w:rtl/>
        </w:rPr>
      </w:pPr>
      <w:r w:rsidRPr="00C35A2C">
        <w:rPr>
          <w:rFonts w:ascii="Fb Fontext" w:hAnsi="Fb Fontext" w:hint="cs"/>
          <w:sz w:val="32"/>
          <w:rtl/>
        </w:rPr>
        <w:t>ואפי</w:t>
      </w:r>
      <w:r w:rsidRPr="00F10693">
        <w:rPr>
          <w:rFonts w:hint="cs"/>
          <w:rtl/>
        </w:rPr>
        <w:t xml:space="preserve">' </w:t>
      </w:r>
      <w:r w:rsidRPr="00C35A2C">
        <w:rPr>
          <w:rFonts w:ascii="Fb Fontext" w:hAnsi="Fb Fontext" w:hint="cs"/>
          <w:sz w:val="32"/>
          <w:rtl/>
        </w:rPr>
        <w:t xml:space="preserve">אי אמר שהורידו לפירות היה לו למחות </w:t>
      </w:r>
    </w:p>
    <w:p w14:paraId="40FF0472" w14:textId="77777777" w:rsidR="00335D75" w:rsidRPr="00335D75" w:rsidRDefault="00AC0AF5" w:rsidP="00335D75">
      <w:pPr>
        <w:pStyle w:val="36"/>
        <w:framePr w:wrap="notBeside"/>
        <w:rPr>
          <w:rtl/>
        </w:rPr>
      </w:pPr>
      <w:r w:rsidRPr="00335D75">
        <w:rPr>
          <w:rFonts w:hint="cs"/>
          <w:rtl/>
        </w:rPr>
        <w:t>וזה הטעם</w:t>
      </w:r>
    </w:p>
    <w:p w14:paraId="6951E9CA" w14:textId="51335A83" w:rsidR="00AC0AF5" w:rsidRDefault="00AC0AF5" w:rsidP="00AC0AF5">
      <w:pPr>
        <w:rPr>
          <w:rFonts w:ascii="Fb Fontext" w:hAnsi="Fb Fontext"/>
          <w:sz w:val="32"/>
          <w:rtl/>
        </w:rPr>
      </w:pPr>
      <w:r w:rsidRPr="00C35A2C">
        <w:rPr>
          <w:rFonts w:ascii="Fb Fontext" w:hAnsi="Fb Fontext" w:hint="cs"/>
          <w:sz w:val="32"/>
          <w:rtl/>
        </w:rPr>
        <w:t>שבמשכנתא דסורא לא יהני לו</w:t>
      </w:r>
      <w:r>
        <w:rPr>
          <w:rFonts w:ascii="Fb Fontext" w:hAnsi="Fb Fontext" w:hint="cs"/>
          <w:sz w:val="32"/>
          <w:rtl/>
        </w:rPr>
        <w:t xml:space="preserve"> לכבוש השטר ולומר דלקוחה בידי </w:t>
      </w:r>
      <w:r w:rsidRPr="00C35A2C">
        <w:rPr>
          <w:rFonts w:ascii="Fb Fontext" w:hAnsi="Fb Fontext" w:hint="cs"/>
          <w:sz w:val="32"/>
          <w:rtl/>
        </w:rPr>
        <w:t xml:space="preserve">דרבנן לא מתקנים דבר שיבוא לידי </w:t>
      </w:r>
      <w:r>
        <w:rPr>
          <w:rFonts w:ascii="Fb Fontext" w:hAnsi="Fb Fontext" w:hint="cs"/>
          <w:sz w:val="32"/>
          <w:rtl/>
        </w:rPr>
        <w:t>הפס</w:t>
      </w:r>
      <w:r w:rsidRPr="00C35A2C">
        <w:rPr>
          <w:rFonts w:ascii="Fb Fontext" w:hAnsi="Fb Fontext" w:hint="cs"/>
          <w:sz w:val="32"/>
          <w:rtl/>
        </w:rPr>
        <w:t>ד והיינו דהיה לו למחות</w:t>
      </w:r>
    </w:p>
    <w:bookmarkEnd w:id="20"/>
    <w:p w14:paraId="767C6986" w14:textId="77777777" w:rsidR="00DE428E" w:rsidRPr="0050058A" w:rsidRDefault="00DE428E" w:rsidP="00DE428E">
      <w:pPr>
        <w:pStyle w:val="affff9"/>
        <w:rPr>
          <w:rtl/>
        </w:rPr>
      </w:pPr>
      <w:r>
        <w:rPr>
          <w:rFonts w:hint="cs"/>
          <w:rtl/>
        </w:rPr>
        <w:t>בבא מחמת הגוי</w:t>
      </w:r>
    </w:p>
    <w:p w14:paraId="1DE923C8" w14:textId="77777777" w:rsidR="00DE428E" w:rsidRDefault="00DE428E" w:rsidP="00982F98">
      <w:pPr>
        <w:pStyle w:val="affe"/>
        <w:framePr w:wrap="around"/>
        <w:rPr>
          <w:rtl/>
        </w:rPr>
      </w:pPr>
      <w:r w:rsidRPr="00C35A2C">
        <w:rPr>
          <w:rtl/>
        </w:rPr>
        <w:t>לו.</w:t>
      </w:r>
    </w:p>
    <w:p w14:paraId="140E6AED" w14:textId="77777777" w:rsidR="00DE428E" w:rsidRPr="00335D75" w:rsidRDefault="00DE428E" w:rsidP="00DE428E">
      <w:pPr>
        <w:pStyle w:val="36"/>
        <w:framePr w:wrap="notBeside"/>
        <w:rPr>
          <w:rtl/>
        </w:rPr>
      </w:pPr>
      <w:r w:rsidRPr="00335D75">
        <w:rPr>
          <w:rtl/>
        </w:rPr>
        <w:t>ר</w:t>
      </w:r>
      <w:r w:rsidRPr="00335D75">
        <w:rPr>
          <w:rFonts w:hint="cs"/>
          <w:rtl/>
        </w:rPr>
        <w:t>יא"ר</w:t>
      </w:r>
      <w:r w:rsidRPr="00335D75">
        <w:rPr>
          <w:rtl/>
        </w:rPr>
        <w:t>:</w:t>
      </w:r>
    </w:p>
    <w:p w14:paraId="0828D394" w14:textId="77777777" w:rsidR="00DE428E" w:rsidRPr="00C35A2C" w:rsidRDefault="00DE428E" w:rsidP="00DE428E">
      <w:pPr>
        <w:rPr>
          <w:rFonts w:ascii="Fb Fontext" w:hAnsi="Fb Fontext"/>
          <w:rtl/>
        </w:rPr>
      </w:pPr>
      <w:r w:rsidRPr="00C35A2C">
        <w:rPr>
          <w:rFonts w:ascii="Fb Fontext" w:hAnsi="Fb Fontext"/>
          <w:sz w:val="32"/>
          <w:rtl/>
        </w:rPr>
        <w:t xml:space="preserve">ישראל הבא מחמת </w:t>
      </w:r>
      <w:r>
        <w:rPr>
          <w:rFonts w:ascii="Fb Fontext" w:hAnsi="Fb Fontext" w:hint="cs"/>
          <w:sz w:val="32"/>
          <w:rtl/>
        </w:rPr>
        <w:t>גוי</w:t>
      </w:r>
      <w:r w:rsidRPr="00C35A2C">
        <w:rPr>
          <w:rFonts w:ascii="Fb Fontext" w:hAnsi="Fb Fontext"/>
          <w:sz w:val="32"/>
          <w:rtl/>
        </w:rPr>
        <w:t xml:space="preserve">- הרי הוא </w:t>
      </w:r>
      <w:r>
        <w:rPr>
          <w:rFonts w:ascii="Fb Fontext" w:hAnsi="Fb Fontext" w:hint="cs"/>
          <w:sz w:val="32"/>
          <w:rtl/>
        </w:rPr>
        <w:t>כגוי</w:t>
      </w:r>
      <w:r w:rsidRPr="00C35A2C">
        <w:rPr>
          <w:rFonts w:ascii="Fb Fontext" w:hAnsi="Fb Fontext"/>
          <w:sz w:val="32"/>
          <w:rtl/>
        </w:rPr>
        <w:t xml:space="preserve">, </w:t>
      </w:r>
      <w:r w:rsidRPr="00C35A2C">
        <w:rPr>
          <w:rFonts w:ascii="Fb Fontext" w:hAnsi="Fb Fontext" w:hint="cs"/>
          <w:sz w:val="32"/>
          <w:rtl/>
        </w:rPr>
        <w:t>ד</w:t>
      </w:r>
      <w:r w:rsidRPr="00C35A2C">
        <w:rPr>
          <w:rFonts w:ascii="Fb Fontext" w:hAnsi="Fb Fontext"/>
          <w:sz w:val="32"/>
          <w:rtl/>
        </w:rPr>
        <w:t>אין לו חזקה אלא בשטר.</w:t>
      </w:r>
    </w:p>
    <w:p w14:paraId="21498133" w14:textId="77777777" w:rsidR="00DE428E" w:rsidRPr="00335D75" w:rsidRDefault="00DE428E" w:rsidP="00DE428E">
      <w:pPr>
        <w:pStyle w:val="36"/>
        <w:framePr w:wrap="notBeside"/>
        <w:rPr>
          <w:rtl/>
        </w:rPr>
      </w:pPr>
      <w:r w:rsidRPr="00335D75">
        <w:rPr>
          <w:rtl/>
        </w:rPr>
        <w:t xml:space="preserve">רבא </w:t>
      </w:r>
    </w:p>
    <w:p w14:paraId="1BEE505B" w14:textId="77777777" w:rsidR="00DE428E" w:rsidRPr="0050058A" w:rsidRDefault="00DE428E" w:rsidP="00DE428E">
      <w:pPr>
        <w:rPr>
          <w:rtl/>
        </w:rPr>
      </w:pPr>
      <w:r w:rsidRPr="0050058A">
        <w:rPr>
          <w:rtl/>
        </w:rPr>
        <w:t xml:space="preserve">ואי אמר ישראל: </w:t>
      </w:r>
      <w:r w:rsidRPr="0050058A">
        <w:rPr>
          <w:rFonts w:hint="cs"/>
          <w:rtl/>
        </w:rPr>
        <w:t>לפני קנה העכו</w:t>
      </w:r>
      <w:r w:rsidRPr="0050058A">
        <w:rPr>
          <w:rtl/>
        </w:rPr>
        <w:t>"</w:t>
      </w:r>
      <w:r w:rsidRPr="0050058A">
        <w:rPr>
          <w:rFonts w:hint="cs"/>
          <w:rtl/>
        </w:rPr>
        <w:t>ם ממך ומכר לי נאמן דמיגו דאי בעי אמר אני קניתי ממך</w:t>
      </w:r>
    </w:p>
    <w:p w14:paraId="208D69D5" w14:textId="77777777" w:rsidR="00DE428E" w:rsidRDefault="00DE428E" w:rsidP="00DE428E">
      <w:pPr>
        <w:spacing w:after="60"/>
        <w:rPr>
          <w:rFonts w:ascii="Fb Fontext" w:hAnsi="Fb Fontext"/>
          <w:rtl/>
        </w:rPr>
      </w:pPr>
      <w:r w:rsidRPr="00C35A2C">
        <w:rPr>
          <w:rFonts w:ascii="Fb Fontext" w:hAnsi="Fb Fontext" w:hint="cs"/>
          <w:rtl/>
        </w:rPr>
        <w:t xml:space="preserve">אבל באמר לי </w:t>
      </w:r>
      <w:r>
        <w:rPr>
          <w:rFonts w:ascii="Fb Fontext" w:hAnsi="Fb Fontext" w:hint="cs"/>
          <w:rtl/>
        </w:rPr>
        <w:t xml:space="preserve">הגוי שקנה ממך, </w:t>
      </w:r>
      <w:r w:rsidRPr="00C35A2C">
        <w:rPr>
          <w:rFonts w:ascii="Fb Fontext" w:hAnsi="Fb Fontext" w:hint="cs"/>
          <w:rtl/>
        </w:rPr>
        <w:t xml:space="preserve">לא נאמן דאין </w:t>
      </w:r>
      <w:r>
        <w:rPr>
          <w:rFonts w:ascii="Fb Fontext" w:hAnsi="Fb Fontext" w:hint="cs"/>
          <w:rtl/>
        </w:rPr>
        <w:t xml:space="preserve">הגוי </w:t>
      </w:r>
      <w:r w:rsidRPr="00C35A2C">
        <w:rPr>
          <w:rFonts w:ascii="Fb Fontext" w:hAnsi="Fb Fontext" w:hint="cs"/>
          <w:rtl/>
        </w:rPr>
        <w:t>נאמן</w:t>
      </w:r>
    </w:p>
    <w:p w14:paraId="6C21E1C0" w14:textId="77777777" w:rsidR="00DE428E" w:rsidRPr="0050058A" w:rsidRDefault="00DE428E" w:rsidP="00DE428E">
      <w:pPr>
        <w:pStyle w:val="affff9"/>
        <w:rPr>
          <w:sz w:val="26"/>
          <w:szCs w:val="16"/>
          <w:rtl/>
        </w:rPr>
      </w:pPr>
      <w:r w:rsidRPr="0050058A">
        <w:rPr>
          <w:rFonts w:hint="cs"/>
          <w:sz w:val="26"/>
          <w:szCs w:val="16"/>
          <w:rtl/>
        </w:rPr>
        <w:t>מגל, ערודים, ערלה, שחת, מחוזא, תפתיחא, ליקט כזרע, ריש גלותא</w:t>
      </w:r>
    </w:p>
    <w:p w14:paraId="6ADE66A1" w14:textId="77777777" w:rsidR="00DE428E" w:rsidRPr="00335D75" w:rsidRDefault="00DE428E" w:rsidP="00DE428E">
      <w:pPr>
        <w:pStyle w:val="36"/>
        <w:framePr w:wrap="notBeside"/>
        <w:rPr>
          <w:rtl/>
        </w:rPr>
      </w:pPr>
      <w:r w:rsidRPr="00335D75">
        <w:rPr>
          <w:rFonts w:hint="cs"/>
          <w:rtl/>
        </w:rPr>
        <w:t>ר</w:t>
      </w:r>
      <w:r w:rsidRPr="00335D75">
        <w:rPr>
          <w:rtl/>
        </w:rPr>
        <w:t>"</w:t>
      </w:r>
      <w:r w:rsidRPr="00335D75">
        <w:rPr>
          <w:rFonts w:hint="cs"/>
          <w:rtl/>
        </w:rPr>
        <w:t>י</w:t>
      </w:r>
      <w:r>
        <w:rPr>
          <w:rFonts w:hint="cs"/>
          <w:rtl/>
        </w:rPr>
        <w:t>:</w:t>
      </w:r>
    </w:p>
    <w:p w14:paraId="71140D45" w14:textId="77777777" w:rsidR="00DE428E" w:rsidRPr="0050058A" w:rsidRDefault="00DE428E" w:rsidP="00DE428E">
      <w:pPr>
        <w:rPr>
          <w:rFonts w:ascii="Fb Fontext" w:hAnsi="Fb Fontext"/>
          <w:spacing w:val="-2"/>
          <w:rtl/>
        </w:rPr>
      </w:pPr>
      <w:r w:rsidRPr="0050058A">
        <w:rPr>
          <w:rFonts w:ascii="Fb Fontext" w:hAnsi="Fb Fontext" w:cs="BA Vilna Bold" w:hint="cs"/>
          <w:spacing w:val="-2"/>
          <w:rtl/>
        </w:rPr>
        <w:t>אותו שאחז מגל וחבל</w:t>
      </w:r>
      <w:r w:rsidRPr="0050058A">
        <w:rPr>
          <w:rFonts w:ascii="Fb Fontext" w:hAnsi="Fb Fontext" w:hint="cs"/>
          <w:spacing w:val="-2"/>
          <w:rtl/>
        </w:rPr>
        <w:t xml:space="preserve"> </w:t>
      </w:r>
      <w:r w:rsidRPr="0050058A">
        <w:rPr>
          <w:rStyle w:val="afffff0"/>
          <w:rFonts w:hint="cs"/>
          <w:spacing w:val="-2"/>
          <w:rtl/>
        </w:rPr>
        <w:t>סל</w:t>
      </w:r>
      <w:r w:rsidRPr="0050058A">
        <w:rPr>
          <w:rFonts w:ascii="Fb Fontext" w:hAnsi="Fb Fontext" w:hint="cs"/>
          <w:spacing w:val="-2"/>
          <w:rtl/>
        </w:rPr>
        <w:t xml:space="preserve"> בידו ואמר לגזור הדקל דפלוני שקניתי ממנו</w:t>
      </w:r>
    </w:p>
    <w:p w14:paraId="294E07BB" w14:textId="77777777" w:rsidR="00DE428E" w:rsidRPr="00065E76" w:rsidRDefault="00DE428E" w:rsidP="00DE428E">
      <w:pPr>
        <w:spacing w:after="60"/>
        <w:rPr>
          <w:rtl/>
        </w:rPr>
      </w:pPr>
      <w:r w:rsidRPr="00065E76">
        <w:rPr>
          <w:rtl/>
        </w:rPr>
        <w:t xml:space="preserve">- </w:t>
      </w:r>
      <w:r w:rsidRPr="00065E76">
        <w:rPr>
          <w:rFonts w:hint="cs"/>
          <w:rtl/>
        </w:rPr>
        <w:t>נאמן</w:t>
      </w:r>
      <w:r>
        <w:rPr>
          <w:rFonts w:hint="cs"/>
          <w:rtl/>
        </w:rPr>
        <w:t>,</w:t>
      </w:r>
      <w:r w:rsidRPr="00065E76">
        <w:rPr>
          <w:rFonts w:hint="cs"/>
          <w:rtl/>
        </w:rPr>
        <w:t xml:space="preserve"> </w:t>
      </w:r>
      <w:r>
        <w:rPr>
          <w:rFonts w:hint="cs"/>
          <w:rtl/>
        </w:rPr>
        <w:t xml:space="preserve">שאדם לא חצוף </w:t>
      </w:r>
      <w:r w:rsidRPr="00065E76">
        <w:rPr>
          <w:rFonts w:hint="cs"/>
          <w:rtl/>
        </w:rPr>
        <w:t>לגזור דקל שאינו שלו</w:t>
      </w:r>
    </w:p>
    <w:p w14:paraId="318B478F" w14:textId="77777777" w:rsidR="00DE428E" w:rsidRPr="00335D75" w:rsidRDefault="00DE428E" w:rsidP="00DE428E">
      <w:pPr>
        <w:pStyle w:val="36"/>
        <w:framePr w:wrap="notBeside"/>
        <w:rPr>
          <w:rtl/>
        </w:rPr>
      </w:pPr>
      <w:r w:rsidRPr="00335D75">
        <w:rPr>
          <w:rFonts w:hint="cs"/>
          <w:rtl/>
        </w:rPr>
        <w:t>ר</w:t>
      </w:r>
      <w:r w:rsidRPr="00335D75">
        <w:rPr>
          <w:rtl/>
        </w:rPr>
        <w:t>"</w:t>
      </w:r>
      <w:r w:rsidRPr="00335D75">
        <w:rPr>
          <w:rFonts w:hint="cs"/>
          <w:rtl/>
        </w:rPr>
        <w:t>י</w:t>
      </w:r>
      <w:r w:rsidRPr="00335D75">
        <w:rPr>
          <w:rtl/>
        </w:rPr>
        <w:t>:</w:t>
      </w:r>
    </w:p>
    <w:p w14:paraId="4744FC62" w14:textId="77777777" w:rsidR="00DE428E" w:rsidRDefault="00DE428E" w:rsidP="00DE428E">
      <w:pPr>
        <w:rPr>
          <w:rFonts w:ascii="Fb Fontext" w:hAnsi="Fb Fontext"/>
          <w:sz w:val="32"/>
          <w:rtl/>
        </w:rPr>
      </w:pPr>
      <w:r w:rsidRPr="0050058A">
        <w:rPr>
          <w:rFonts w:ascii="Fb Fontext" w:hAnsi="Fb Fontext" w:cs="BA Vilna Bold" w:hint="cs"/>
          <w:sz w:val="32"/>
          <w:rtl/>
        </w:rPr>
        <w:t>המחזיק מחיצת ערודים</w:t>
      </w:r>
      <w:r>
        <w:rPr>
          <w:rFonts w:ascii="Fb Fontext" w:hAnsi="Fb Fontext" w:hint="cs"/>
          <w:sz w:val="32"/>
          <w:rtl/>
        </w:rPr>
        <w:t xml:space="preserve"> </w:t>
      </w:r>
      <w:r>
        <w:rPr>
          <w:rFonts w:ascii="Fb Fontext" w:hAnsi="Fb Fontext"/>
          <w:sz w:val="32"/>
          <w:rtl/>
        </w:rPr>
        <w:t xml:space="preserve">ולבר </w:t>
      </w:r>
      <w:r>
        <w:rPr>
          <w:rFonts w:ascii="Fb Fontext" w:hAnsi="Fb Fontext" w:hint="cs"/>
          <w:sz w:val="32"/>
          <w:rtl/>
        </w:rPr>
        <w:t xml:space="preserve">- </w:t>
      </w:r>
      <w:r w:rsidRPr="00C35A2C">
        <w:rPr>
          <w:rFonts w:ascii="Fb Fontext" w:hAnsi="Fb Fontext"/>
          <w:sz w:val="32"/>
          <w:rtl/>
        </w:rPr>
        <w:t>לא הוי חזקה</w:t>
      </w:r>
      <w:r>
        <w:rPr>
          <w:rFonts w:ascii="Fb Fontext" w:hAnsi="Fb Fontext" w:hint="cs"/>
          <w:sz w:val="32"/>
          <w:rtl/>
        </w:rPr>
        <w:t xml:space="preserve"> </w:t>
      </w:r>
    </w:p>
    <w:p w14:paraId="3C9327B9" w14:textId="77777777" w:rsidR="00DE428E" w:rsidRPr="00C35A2C" w:rsidRDefault="00DE428E" w:rsidP="00DE428E">
      <w:pPr>
        <w:spacing w:after="60"/>
        <w:rPr>
          <w:rFonts w:ascii="Fb Fontext" w:hAnsi="Fb Fontext"/>
          <w:rtl/>
        </w:rPr>
      </w:pPr>
      <w:r w:rsidRPr="00C35A2C">
        <w:rPr>
          <w:rFonts w:ascii="Fb Fontext" w:hAnsi="Fb Fontext" w:hint="cs"/>
          <w:sz w:val="32"/>
          <w:rtl/>
        </w:rPr>
        <w:t xml:space="preserve">דאמר </w:t>
      </w:r>
      <w:r w:rsidRPr="00C35A2C">
        <w:rPr>
          <w:rFonts w:ascii="Fb Fontext" w:hAnsi="Fb Fontext"/>
          <w:sz w:val="32"/>
          <w:rtl/>
        </w:rPr>
        <w:t>כל דזרע ערודי אכלי ליה.</w:t>
      </w:r>
    </w:p>
    <w:p w14:paraId="7467C22A" w14:textId="77777777" w:rsidR="00DE428E" w:rsidRPr="00335D75" w:rsidRDefault="00DE428E" w:rsidP="00DE428E">
      <w:pPr>
        <w:pStyle w:val="36"/>
        <w:framePr w:wrap="notBeside"/>
        <w:rPr>
          <w:rtl/>
        </w:rPr>
      </w:pPr>
      <w:r w:rsidRPr="00335D75">
        <w:rPr>
          <w:rFonts w:hint="cs"/>
          <w:rtl/>
        </w:rPr>
        <w:t>ר</w:t>
      </w:r>
      <w:r w:rsidRPr="00335D75">
        <w:rPr>
          <w:rtl/>
        </w:rPr>
        <w:t>"</w:t>
      </w:r>
      <w:r w:rsidRPr="00335D75">
        <w:rPr>
          <w:rFonts w:hint="cs"/>
          <w:rtl/>
        </w:rPr>
        <w:t>י</w:t>
      </w:r>
      <w:r w:rsidRPr="00335D75">
        <w:rPr>
          <w:rtl/>
        </w:rPr>
        <w:t>:</w:t>
      </w:r>
    </w:p>
    <w:p w14:paraId="4B90BCEB" w14:textId="77777777" w:rsidR="00DE428E" w:rsidRPr="0050058A" w:rsidRDefault="00DE428E" w:rsidP="00DE428E">
      <w:pPr>
        <w:rPr>
          <w:rFonts w:ascii="Fb Fontext" w:hAnsi="Fb Fontext"/>
          <w:rtl/>
        </w:rPr>
      </w:pPr>
      <w:r w:rsidRPr="0050058A">
        <w:rPr>
          <w:rFonts w:ascii="Fb Fontext" w:hAnsi="Fb Fontext" w:cs="BA Vilna Bold"/>
          <w:rtl/>
        </w:rPr>
        <w:t>אכלה ערלה</w:t>
      </w:r>
      <w:r w:rsidRPr="00C35A2C">
        <w:rPr>
          <w:rFonts w:ascii="Fb Fontext" w:hAnsi="Fb Fontext"/>
          <w:rtl/>
        </w:rPr>
        <w:t xml:space="preserve"> אינה חזקה.</w:t>
      </w:r>
      <w:r w:rsidRPr="00C35A2C">
        <w:rPr>
          <w:rFonts w:ascii="Fb Fontext" w:hAnsi="Fb Fontext" w:hint="cs"/>
          <w:rtl/>
        </w:rPr>
        <w:t xml:space="preserve"> </w:t>
      </w:r>
      <w:r w:rsidRPr="00335D75">
        <w:rPr>
          <w:rStyle w:val="affffe"/>
          <w:rFonts w:hint="cs"/>
          <w:rtl/>
        </w:rPr>
        <w:t>ותנ</w:t>
      </w:r>
      <w:r w:rsidRPr="00335D75">
        <w:rPr>
          <w:rStyle w:val="affffe"/>
          <w:rtl/>
        </w:rPr>
        <w:t>"</w:t>
      </w:r>
      <w:r w:rsidRPr="00335D75">
        <w:rPr>
          <w:rStyle w:val="affffe"/>
          <w:rFonts w:hint="cs"/>
          <w:rtl/>
        </w:rPr>
        <w:t>ה</w:t>
      </w:r>
      <w:r w:rsidRPr="00335D75">
        <w:rPr>
          <w:rStyle w:val="affffe"/>
          <w:rtl/>
        </w:rPr>
        <w:t>:</w:t>
      </w:r>
      <w:r w:rsidRPr="00C35A2C">
        <w:rPr>
          <w:rFonts w:ascii="Fb Fontext" w:hAnsi="Fb Fontext"/>
          <w:rtl/>
        </w:rPr>
        <w:t xml:space="preserve"> </w:t>
      </w:r>
      <w:r w:rsidRPr="0050058A">
        <w:rPr>
          <w:rFonts w:ascii="Fb Fontext" w:hAnsi="Fb Fontext"/>
          <w:rtl/>
        </w:rPr>
        <w:t>ערלה, שביעית וכלאים אינה חזקה.</w:t>
      </w:r>
    </w:p>
    <w:p w14:paraId="0AAC605C" w14:textId="77777777" w:rsidR="00DE428E" w:rsidRPr="00335D75" w:rsidRDefault="00DE428E" w:rsidP="00DE428E">
      <w:pPr>
        <w:pStyle w:val="36"/>
        <w:framePr w:wrap="notBeside"/>
        <w:rPr>
          <w:rtl/>
        </w:rPr>
      </w:pPr>
      <w:r w:rsidRPr="00335D75">
        <w:rPr>
          <w:rtl/>
        </w:rPr>
        <w:t>רב יוסף:</w:t>
      </w:r>
    </w:p>
    <w:p w14:paraId="11F96CDC" w14:textId="77777777" w:rsidR="00DE428E" w:rsidRPr="0050058A" w:rsidRDefault="00DE428E" w:rsidP="00DE428E">
      <w:pPr>
        <w:rPr>
          <w:rFonts w:ascii="Fb Fontext" w:hAnsi="Fb Fontext"/>
          <w:rtl/>
        </w:rPr>
      </w:pPr>
      <w:r w:rsidRPr="0050058A">
        <w:rPr>
          <w:rFonts w:ascii="Fb Fontext" w:hAnsi="Fb Fontext" w:cs="BA Vilna Bold"/>
          <w:rtl/>
        </w:rPr>
        <w:t>אכלה שחת</w:t>
      </w:r>
      <w:r w:rsidRPr="0050058A">
        <w:rPr>
          <w:rFonts w:ascii="Fb Fontext" w:hAnsi="Fb Fontext"/>
          <w:rtl/>
        </w:rPr>
        <w:t xml:space="preserve"> לא הוי חזקה.</w:t>
      </w:r>
      <w:r w:rsidRPr="0050058A">
        <w:rPr>
          <w:rFonts w:ascii="Fb Fontext" w:hAnsi="Fb Fontext" w:hint="cs"/>
          <w:rtl/>
        </w:rPr>
        <w:t xml:space="preserve"> </w:t>
      </w:r>
      <w:r w:rsidRPr="0050058A">
        <w:rPr>
          <w:rStyle w:val="affffe"/>
          <w:rtl/>
        </w:rPr>
        <w:t>רבא:</w:t>
      </w:r>
      <w:r w:rsidRPr="0050058A">
        <w:rPr>
          <w:rFonts w:ascii="Fb Fontext" w:hAnsi="Fb Fontext"/>
          <w:rtl/>
        </w:rPr>
        <w:t xml:space="preserve"> וא</w:t>
      </w:r>
      <w:r w:rsidRPr="0050058A">
        <w:rPr>
          <w:rFonts w:ascii="Fb Fontext" w:hAnsi="Fb Fontext" w:hint="cs"/>
          <w:rtl/>
        </w:rPr>
        <w:t xml:space="preserve">ם השדה </w:t>
      </w:r>
      <w:r w:rsidRPr="0050058A">
        <w:rPr>
          <w:rFonts w:ascii="Fb Fontext" w:hAnsi="Fb Fontext" w:cs="BA Vilna Bold" w:hint="cs"/>
          <w:rtl/>
        </w:rPr>
        <w:t>בבקעת מחוזא</w:t>
      </w:r>
      <w:r w:rsidRPr="0050058A">
        <w:rPr>
          <w:rFonts w:ascii="Fb Fontext" w:hAnsi="Fb Fontext" w:hint="cs"/>
          <w:rtl/>
        </w:rPr>
        <w:t xml:space="preserve"> </w:t>
      </w:r>
      <w:r w:rsidRPr="0050058A">
        <w:rPr>
          <w:rFonts w:ascii="Fb Fontext" w:hAnsi="Fb Fontext"/>
          <w:rtl/>
        </w:rPr>
        <w:t>הוי חזקה.</w:t>
      </w:r>
    </w:p>
    <w:p w14:paraId="28D1F9AF" w14:textId="77777777" w:rsidR="00DE428E" w:rsidRPr="00335D75" w:rsidRDefault="00DE428E" w:rsidP="00DE428E">
      <w:pPr>
        <w:pStyle w:val="36"/>
        <w:framePr w:wrap="notBeside"/>
        <w:rPr>
          <w:rtl/>
        </w:rPr>
      </w:pPr>
      <w:r w:rsidRPr="00335D75">
        <w:rPr>
          <w:rtl/>
        </w:rPr>
        <w:t>רב נחמן:</w:t>
      </w:r>
    </w:p>
    <w:p w14:paraId="1A64662C" w14:textId="77777777" w:rsidR="00DE428E" w:rsidRPr="00C35A2C" w:rsidRDefault="00DE428E" w:rsidP="00DE428E">
      <w:pPr>
        <w:rPr>
          <w:rFonts w:ascii="Fb Fontext" w:hAnsi="Fb Fontext"/>
          <w:rtl/>
        </w:rPr>
      </w:pPr>
      <w:r w:rsidRPr="0050058A">
        <w:rPr>
          <w:rFonts w:ascii="Fb Fontext" w:hAnsi="Fb Fontext" w:cs="BA Vilna Bold"/>
          <w:rtl/>
        </w:rPr>
        <w:t>תפתיחא</w:t>
      </w:r>
      <w:r w:rsidRPr="00C35A2C">
        <w:rPr>
          <w:rFonts w:ascii="Fb Fontext" w:hAnsi="Fb Fontext" w:hint="cs"/>
          <w:rtl/>
        </w:rPr>
        <w:t xml:space="preserve"> </w:t>
      </w:r>
      <w:r w:rsidRPr="00335D75">
        <w:rPr>
          <w:rStyle w:val="afffff0"/>
          <w:rFonts w:hint="cs"/>
          <w:rtl/>
        </w:rPr>
        <w:t>[פתוחה ובקועה]</w:t>
      </w:r>
      <w:r w:rsidRPr="00C35A2C">
        <w:rPr>
          <w:rFonts w:ascii="Fb Fontext" w:hAnsi="Fb Fontext"/>
          <w:rtl/>
        </w:rPr>
        <w:t xml:space="preserve"> לא הוי חזקה.</w:t>
      </w:r>
    </w:p>
    <w:p w14:paraId="18B07749" w14:textId="77777777" w:rsidR="00DE428E" w:rsidRPr="00C35A2C" w:rsidRDefault="00DE428E" w:rsidP="00DE428E">
      <w:pPr>
        <w:rPr>
          <w:rFonts w:ascii="Fb Fontext" w:hAnsi="Fb Fontext" w:cs="Guttman Vilna"/>
          <w:b/>
          <w:bCs/>
          <w:sz w:val="32"/>
          <w:rtl/>
        </w:rPr>
      </w:pPr>
      <w:r w:rsidRPr="0050058A">
        <w:rPr>
          <w:rFonts w:ascii="Fb Fontext" w:hAnsi="Fb Fontext" w:cs="BA Vilna Bold" w:hint="cs"/>
          <w:sz w:val="32"/>
          <w:rtl/>
        </w:rPr>
        <w:t>זרע</w:t>
      </w:r>
      <w:r w:rsidRPr="0050058A">
        <w:rPr>
          <w:rFonts w:ascii="Fb Fontext" w:hAnsi="Fb Fontext" w:cs="BA Vilna Bold"/>
          <w:sz w:val="32"/>
          <w:rtl/>
        </w:rPr>
        <w:t xml:space="preserve"> כור ו</w:t>
      </w:r>
      <w:r w:rsidRPr="0050058A">
        <w:rPr>
          <w:rFonts w:ascii="Fb Fontext" w:hAnsi="Fb Fontext" w:cs="BA Vilna Bold" w:hint="cs"/>
          <w:sz w:val="32"/>
          <w:rtl/>
        </w:rPr>
        <w:t>ליקט כור</w:t>
      </w:r>
      <w:r w:rsidRPr="00C35A2C">
        <w:rPr>
          <w:rFonts w:ascii="Fb Fontext" w:hAnsi="Fb Fontext"/>
          <w:sz w:val="32"/>
          <w:rtl/>
        </w:rPr>
        <w:t xml:space="preserve"> - לא הוי חזקה.</w:t>
      </w:r>
    </w:p>
    <w:p w14:paraId="44DCE211" w14:textId="77777777" w:rsidR="00DE428E" w:rsidRPr="00335D75" w:rsidRDefault="00DE428E" w:rsidP="00DE428E">
      <w:pPr>
        <w:pStyle w:val="36"/>
        <w:framePr w:wrap="notBeside"/>
        <w:rPr>
          <w:rtl/>
        </w:rPr>
      </w:pPr>
      <w:r w:rsidRPr="00335D75">
        <w:rPr>
          <w:rtl/>
        </w:rPr>
        <w:t>•</w:t>
      </w:r>
    </w:p>
    <w:p w14:paraId="68D98901" w14:textId="77777777" w:rsidR="00DE428E" w:rsidRPr="00C35A2C" w:rsidRDefault="00DE428E" w:rsidP="00DE428E">
      <w:pPr>
        <w:rPr>
          <w:rFonts w:ascii="Fb Fontext" w:hAnsi="Fb Fontext"/>
          <w:rtl/>
        </w:rPr>
      </w:pPr>
      <w:r w:rsidRPr="0050058A">
        <w:rPr>
          <w:rFonts w:ascii="Fb Fontext" w:hAnsi="Fb Fontext" w:cs="BA Vilna Bold" w:hint="cs"/>
          <w:sz w:val="32"/>
          <w:rtl/>
        </w:rPr>
        <w:t xml:space="preserve">שדות </w:t>
      </w:r>
      <w:r w:rsidRPr="0050058A">
        <w:rPr>
          <w:rFonts w:ascii="Fb Fontext" w:hAnsi="Fb Fontext" w:cs="BA Vilna Bold"/>
          <w:sz w:val="32"/>
          <w:rtl/>
        </w:rPr>
        <w:t>דבי ריש גלותא</w:t>
      </w:r>
      <w:r w:rsidRPr="00C35A2C">
        <w:rPr>
          <w:rFonts w:ascii="Fb Fontext" w:hAnsi="Fb Fontext"/>
          <w:sz w:val="32"/>
          <w:rtl/>
        </w:rPr>
        <w:t xml:space="preserve"> לא מחזקי בן</w:t>
      </w:r>
      <w:r>
        <w:rPr>
          <w:rFonts w:ascii="Fb Fontext" w:hAnsi="Fb Fontext" w:hint="cs"/>
          <w:sz w:val="32"/>
          <w:rtl/>
        </w:rPr>
        <w:t>,</w:t>
      </w:r>
      <w:r w:rsidRPr="00C35A2C">
        <w:rPr>
          <w:rFonts w:ascii="Fb Fontext" w:hAnsi="Fb Fontext"/>
          <w:sz w:val="32"/>
          <w:rtl/>
        </w:rPr>
        <w:t xml:space="preserve"> ולא מחזקינן ב</w:t>
      </w:r>
      <w:r>
        <w:rPr>
          <w:rFonts w:ascii="Fb Fontext" w:hAnsi="Fb Fontext" w:hint="cs"/>
          <w:sz w:val="32"/>
          <w:rtl/>
        </w:rPr>
        <w:t xml:space="preserve">הם </w:t>
      </w:r>
      <w:r w:rsidRPr="00FD0569">
        <w:rPr>
          <w:rStyle w:val="afffff0"/>
          <w:rFonts w:hint="cs"/>
          <w:rtl/>
        </w:rPr>
        <w:t>שאי''ז ראיה</w:t>
      </w:r>
      <w:r w:rsidRPr="00C35A2C">
        <w:rPr>
          <w:rFonts w:ascii="Fb Fontext" w:hAnsi="Fb Fontext"/>
          <w:sz w:val="32"/>
          <w:rtl/>
        </w:rPr>
        <w:t>.</w:t>
      </w:r>
    </w:p>
    <w:p w14:paraId="7C69DB9A" w14:textId="77777777" w:rsidR="00DE428E" w:rsidRPr="00801934" w:rsidRDefault="00DE428E" w:rsidP="00DE428E">
      <w:pPr>
        <w:pStyle w:val="afffb"/>
        <w:rPr>
          <w:rtl/>
        </w:rPr>
      </w:pPr>
      <w:ins w:id="9841" w:author="מספור קטעי משנה" w:date="2026-10-06T06:44:59Z">
        <w:r>
          <w:rPr>
            <w:rStyle w:val="MisparKeta"/>
          </w:rPr>
          <w:t xml:space="preserve">א. </w:t>
        </w:r>
      </w:ins>
      <w:r w:rsidRPr="00801934">
        <w:rPr>
          <w:rtl/>
        </w:rPr>
        <w:t xml:space="preserve">והעבדים </w:t>
      </w:r>
      <w:r>
        <w:rPr>
          <w:rFonts w:hint="cs"/>
          <w:rtl/>
        </w:rPr>
        <w:t xml:space="preserve">יש להן חזקה </w:t>
      </w:r>
      <w:r w:rsidRPr="00801934">
        <w:rPr>
          <w:rtl/>
        </w:rPr>
        <w:t>וכו'.</w:t>
      </w:r>
    </w:p>
    <w:p w14:paraId="041AA6E6" w14:textId="77777777" w:rsidR="00DE428E" w:rsidRPr="00335D75" w:rsidRDefault="00DE428E" w:rsidP="00DE428E">
      <w:pPr>
        <w:pStyle w:val="36"/>
        <w:framePr w:wrap="notBeside"/>
        <w:rPr>
          <w:rtl/>
        </w:rPr>
      </w:pPr>
      <w:r w:rsidRPr="00335D75">
        <w:rPr>
          <w:rStyle w:val="affffe"/>
          <w:rFonts w:hint="cs"/>
          <w:rtl/>
        </w:rPr>
        <w:t>רבא:</w:t>
      </w:r>
      <w:r w:rsidRPr="00335D75">
        <w:rPr>
          <w:rFonts w:hint="cs"/>
          <w:rtl/>
        </w:rPr>
        <w:t xml:space="preserve"> </w:t>
      </w:r>
    </w:p>
    <w:p w14:paraId="0D817417" w14:textId="77777777" w:rsidR="00DE428E" w:rsidRPr="00C35A2C" w:rsidRDefault="00DE428E" w:rsidP="00DE428E">
      <w:pPr>
        <w:rPr>
          <w:rFonts w:ascii="Fb Fontext" w:hAnsi="Fb Fontext" w:cs="Guttman Vilna"/>
          <w:b/>
          <w:bCs/>
          <w:sz w:val="32"/>
          <w:rtl/>
        </w:rPr>
      </w:pPr>
      <w:r>
        <w:rPr>
          <w:rFonts w:ascii="Fb Fontext" w:hAnsi="Fb Fontext" w:hint="cs"/>
          <w:sz w:val="32"/>
          <w:rtl/>
        </w:rPr>
        <w:t xml:space="preserve">ואף </w:t>
      </w:r>
      <w:r w:rsidRPr="00C35A2C">
        <w:rPr>
          <w:rFonts w:ascii="Fb Fontext" w:hAnsi="Fb Fontext" w:hint="cs"/>
          <w:sz w:val="32"/>
          <w:rtl/>
        </w:rPr>
        <w:t xml:space="preserve">דהגודרות אין להם חזקה </w:t>
      </w:r>
      <w:r>
        <w:rPr>
          <w:rFonts w:ascii="Fb Fontext" w:hAnsi="Fb Fontext" w:hint="cs"/>
          <w:sz w:val="32"/>
          <w:rtl/>
        </w:rPr>
        <w:t xml:space="preserve">- </w:t>
      </w:r>
      <w:r w:rsidRPr="00C35A2C">
        <w:rPr>
          <w:rFonts w:ascii="Fb Fontext" w:hAnsi="Fb Fontext" w:hint="cs"/>
          <w:sz w:val="32"/>
          <w:rtl/>
        </w:rPr>
        <w:t>אבל אחר ג</w:t>
      </w:r>
      <w:r w:rsidRPr="00F10693">
        <w:rPr>
          <w:rFonts w:hint="cs"/>
          <w:rtl/>
        </w:rPr>
        <w:t xml:space="preserve">' </w:t>
      </w:r>
      <w:r w:rsidRPr="00C35A2C">
        <w:rPr>
          <w:rFonts w:ascii="Fb Fontext" w:hAnsi="Fb Fontext" w:hint="cs"/>
          <w:sz w:val="32"/>
          <w:rtl/>
        </w:rPr>
        <w:t>שנים יש להן חזקה</w:t>
      </w:r>
    </w:p>
    <w:p w14:paraId="3A4F421D" w14:textId="77777777" w:rsidR="00DE428E" w:rsidRPr="00335D75" w:rsidRDefault="00DE428E" w:rsidP="00DE428E">
      <w:pPr>
        <w:pStyle w:val="36"/>
        <w:framePr w:wrap="notBeside"/>
        <w:rPr>
          <w:rtl/>
        </w:rPr>
      </w:pPr>
      <w:r w:rsidRPr="00335D75">
        <w:rPr>
          <w:rtl/>
        </w:rPr>
        <w:t>רבא:</w:t>
      </w:r>
    </w:p>
    <w:p w14:paraId="0DA82F60" w14:textId="77777777" w:rsidR="00DE428E" w:rsidRDefault="00DE428E" w:rsidP="00DE428E">
      <w:pPr>
        <w:spacing w:after="60"/>
        <w:rPr>
          <w:rFonts w:ascii="Fb Fontext" w:hAnsi="Fb Fontext"/>
          <w:rtl/>
        </w:rPr>
      </w:pPr>
      <w:r w:rsidRPr="00C35A2C">
        <w:rPr>
          <w:rFonts w:ascii="Fb Fontext" w:hAnsi="Fb Fontext"/>
          <w:rtl/>
        </w:rPr>
        <w:lastRenderedPageBreak/>
        <w:t xml:space="preserve">אם היה </w:t>
      </w:r>
      <w:r w:rsidRPr="0050058A">
        <w:rPr>
          <w:rFonts w:ascii="Fb Fontext" w:hAnsi="Fb Fontext"/>
          <w:b/>
          <w:bCs/>
          <w:rtl/>
        </w:rPr>
        <w:t>קטן מוטל בעריסה</w:t>
      </w:r>
      <w:r w:rsidRPr="00C35A2C">
        <w:rPr>
          <w:rFonts w:ascii="Fb Fontext" w:hAnsi="Fb Fontext"/>
          <w:rtl/>
        </w:rPr>
        <w:t xml:space="preserve"> יש לו חזקה לאלתר.</w:t>
      </w:r>
      <w:r w:rsidRPr="00C35A2C">
        <w:rPr>
          <w:rFonts w:ascii="Fb Fontext" w:hAnsi="Fb Fontext" w:hint="cs"/>
          <w:rtl/>
        </w:rPr>
        <w:t xml:space="preserve"> </w:t>
      </w:r>
      <w:r w:rsidRPr="00335D75">
        <w:rPr>
          <w:rStyle w:val="affffe"/>
          <w:rFonts w:hint="cs"/>
          <w:rtl/>
        </w:rPr>
        <w:t>וקמ</w:t>
      </w:r>
      <w:r w:rsidRPr="00335D75">
        <w:rPr>
          <w:rStyle w:val="affffe"/>
          <w:rtl/>
        </w:rPr>
        <w:t>"</w:t>
      </w:r>
      <w:r w:rsidRPr="00335D75">
        <w:rPr>
          <w:rStyle w:val="affffe"/>
          <w:rFonts w:hint="cs"/>
          <w:rtl/>
        </w:rPr>
        <w:t>ל</w:t>
      </w:r>
      <w:r w:rsidRPr="00C35A2C">
        <w:rPr>
          <w:rFonts w:ascii="Fb Fontext" w:hAnsi="Fb Fontext" w:hint="cs"/>
          <w:rtl/>
        </w:rPr>
        <w:t xml:space="preserve"> בדיש לו אמא ולא חיישי ששכחה לבנה</w:t>
      </w:r>
    </w:p>
    <w:p w14:paraId="082E2B61" w14:textId="77777777" w:rsidR="00DE428E" w:rsidRPr="00335D75" w:rsidRDefault="00DE428E" w:rsidP="00DE428E">
      <w:pPr>
        <w:pStyle w:val="36"/>
        <w:framePr w:wrap="notBeside"/>
        <w:rPr>
          <w:rtl/>
        </w:rPr>
      </w:pPr>
      <w:r>
        <w:rPr>
          <w:rFonts w:hint="cs"/>
          <w:rtl/>
        </w:rPr>
        <w:t>אבוה דשמואל</w:t>
      </w:r>
    </w:p>
    <w:p w14:paraId="6E42CFDF" w14:textId="77777777" w:rsidR="00DE428E" w:rsidRDefault="00DE428E" w:rsidP="00DE428E">
      <w:pPr>
        <w:rPr>
          <w:rFonts w:ascii="Fb Fontext" w:hAnsi="Fb Fontext"/>
          <w:sz w:val="32"/>
          <w:rtl/>
        </w:rPr>
      </w:pPr>
      <w:r w:rsidRPr="0050058A">
        <w:rPr>
          <w:rFonts w:ascii="Fb Fontext" w:hAnsi="Fb Fontext" w:hint="cs"/>
          <w:b/>
          <w:bCs/>
          <w:sz w:val="32"/>
          <w:rtl/>
        </w:rPr>
        <w:t>לעיזי דאכלו שעורים</w:t>
      </w:r>
      <w:r w:rsidRPr="0050058A">
        <w:rPr>
          <w:rFonts w:ascii="Fb Fontext" w:hAnsi="Fb Fontext"/>
          <w:b/>
          <w:bCs/>
          <w:sz w:val="32"/>
          <w:rtl/>
        </w:rPr>
        <w:t xml:space="preserve"> בנהרדעא,</w:t>
      </w:r>
      <w:r w:rsidRPr="00C35A2C">
        <w:rPr>
          <w:rFonts w:ascii="Fb Fontext" w:hAnsi="Fb Fontext"/>
          <w:sz w:val="32"/>
          <w:rtl/>
        </w:rPr>
        <w:t xml:space="preserve"> </w:t>
      </w:r>
      <w:r w:rsidRPr="00C35A2C">
        <w:rPr>
          <w:rFonts w:ascii="Fb Fontext" w:hAnsi="Fb Fontext" w:hint="cs"/>
          <w:sz w:val="32"/>
          <w:rtl/>
        </w:rPr>
        <w:t>ובא בעל השעורים ותפסם, וטען להרבה נזק,</w:t>
      </w:r>
      <w:r>
        <w:t xml:space="preserve"> </w:t>
      </w:r>
      <w:r>
        <w:rPr>
          <w:rFonts w:hint="cs"/>
          <w:rtl/>
        </w:rPr>
        <w:t>שי</w:t>
      </w:r>
      <w:r w:rsidRPr="00065E76">
        <w:rPr>
          <w:rtl/>
        </w:rPr>
        <w:t xml:space="preserve">כול לטעון עד כדי דמיהן, </w:t>
      </w:r>
      <w:r w:rsidRPr="00335D75">
        <w:rPr>
          <w:rStyle w:val="affffe"/>
          <w:rtl/>
        </w:rPr>
        <w:t>דאי בעי אמר:</w:t>
      </w:r>
      <w:r w:rsidRPr="00065E76">
        <w:rPr>
          <w:rtl/>
        </w:rPr>
        <w:t xml:space="preserve"> לקוחות הן בידי.</w:t>
      </w:r>
      <w:r>
        <w:t xml:space="preserve"> </w:t>
      </w:r>
      <w:r w:rsidRPr="0050058A">
        <w:rPr>
          <w:rStyle w:val="affffe"/>
          <w:rFonts w:hint="cs"/>
          <w:rtl/>
        </w:rPr>
        <w:t>וא</w:t>
      </w:r>
      <w:r>
        <w:rPr>
          <w:rStyle w:val="affffe"/>
          <w:rFonts w:hint="cs"/>
          <w:rtl/>
        </w:rPr>
        <w:t xml:space="preserve">פי: </w:t>
      </w:r>
      <w:r w:rsidRPr="00C35A2C">
        <w:rPr>
          <w:rFonts w:ascii="Fb Fontext" w:hAnsi="Fb Fontext" w:hint="cs"/>
          <w:sz w:val="32"/>
          <w:rtl/>
        </w:rPr>
        <w:t>ד</w:t>
      </w:r>
      <w:r w:rsidRPr="00C35A2C">
        <w:rPr>
          <w:rFonts w:ascii="Fb Fontext" w:hAnsi="Fb Fontext"/>
          <w:sz w:val="32"/>
          <w:rtl/>
        </w:rPr>
        <w:t xml:space="preserve">הגודרות אין להן חזקה! </w:t>
      </w:r>
    </w:p>
    <w:p w14:paraId="142DA197" w14:textId="77777777" w:rsidR="00DE428E" w:rsidRPr="00FD0569" w:rsidRDefault="00DE428E" w:rsidP="00DE428E">
      <w:pPr>
        <w:pStyle w:val="36"/>
        <w:framePr w:wrap="notBeside"/>
        <w:rPr>
          <w:rtl/>
        </w:rPr>
      </w:pPr>
      <w:r w:rsidRPr="00FD0569">
        <w:rPr>
          <w:rFonts w:hint="cs"/>
          <w:rtl/>
        </w:rPr>
        <w:t xml:space="preserve">- </w:t>
      </w:r>
    </w:p>
    <w:p w14:paraId="359CCFD5" w14:textId="77777777" w:rsidR="00DE428E" w:rsidRDefault="00DE428E" w:rsidP="00DE428E">
      <w:pPr>
        <w:rPr>
          <w:rFonts w:ascii="Fb Fontext" w:hAnsi="Fb Fontext"/>
          <w:sz w:val="32"/>
          <w:rtl/>
        </w:rPr>
      </w:pPr>
      <w:r w:rsidRPr="00C35A2C">
        <w:rPr>
          <w:rFonts w:ascii="Fb Fontext" w:hAnsi="Fb Fontext"/>
          <w:sz w:val="32"/>
          <w:rtl/>
        </w:rPr>
        <w:t>שאני עיזי, דמסירה לרועה.</w:t>
      </w:r>
      <w:r w:rsidRPr="00C35A2C">
        <w:rPr>
          <w:rFonts w:ascii="Fb Fontext" w:hAnsi="Fb Fontext" w:hint="cs"/>
          <w:sz w:val="32"/>
          <w:rtl/>
        </w:rPr>
        <w:t xml:space="preserve"> ואפי</w:t>
      </w:r>
      <w:r w:rsidRPr="00F10693">
        <w:rPr>
          <w:rFonts w:hint="cs"/>
          <w:rtl/>
        </w:rPr>
        <w:t xml:space="preserve">' </w:t>
      </w:r>
      <w:r w:rsidRPr="00C35A2C">
        <w:rPr>
          <w:rFonts w:ascii="Fb Fontext" w:hAnsi="Fb Fontext" w:hint="cs"/>
          <w:sz w:val="32"/>
          <w:rtl/>
        </w:rPr>
        <w:t>דיש החוזרות לבד מן הרועה</w:t>
      </w:r>
    </w:p>
    <w:p w14:paraId="5BDDFE23" w14:textId="77777777" w:rsidR="00DE428E" w:rsidRPr="00C35A2C" w:rsidRDefault="00DE428E" w:rsidP="00DE428E">
      <w:pPr>
        <w:rPr>
          <w:rFonts w:ascii="Fb Fontext" w:hAnsi="Fb Fontext" w:cs="Guttman Vilna"/>
          <w:b/>
          <w:bCs/>
          <w:sz w:val="32"/>
          <w:rtl/>
        </w:rPr>
      </w:pPr>
      <w:r w:rsidRPr="00C35A2C">
        <w:rPr>
          <w:rFonts w:ascii="Fb Fontext" w:hAnsi="Fb Fontext" w:hint="cs"/>
          <w:sz w:val="32"/>
          <w:rtl/>
        </w:rPr>
        <w:t>בנהרדעא מצויים ישמעאלים גנבים</w:t>
      </w:r>
      <w:r w:rsidRPr="00C35A2C">
        <w:rPr>
          <w:rFonts w:ascii="Fb Fontext" w:hAnsi="Fb Fontext"/>
          <w:sz w:val="32"/>
          <w:rtl/>
        </w:rPr>
        <w:t>, ו</w:t>
      </w:r>
      <w:r w:rsidRPr="00C35A2C">
        <w:rPr>
          <w:rFonts w:ascii="Fb Fontext" w:hAnsi="Fb Fontext" w:hint="cs"/>
          <w:sz w:val="32"/>
          <w:rtl/>
        </w:rPr>
        <w:t>לכך משלמים מיד ליד</w:t>
      </w:r>
      <w:r w:rsidRPr="00C35A2C">
        <w:rPr>
          <w:rFonts w:ascii="Fb Fontext" w:hAnsi="Fb Fontext"/>
          <w:sz w:val="32"/>
          <w:rtl/>
        </w:rPr>
        <w:t>.</w:t>
      </w:r>
    </w:p>
    <w:p w14:paraId="6E6B63CC" w14:textId="77777777" w:rsidR="00DE428E" w:rsidRPr="00C35A2C" w:rsidRDefault="00DE428E" w:rsidP="00982F98">
      <w:pPr>
        <w:pStyle w:val="affe"/>
        <w:framePr w:wrap="around"/>
        <w:rPr>
          <w:rtl/>
        </w:rPr>
      </w:pPr>
      <w:r w:rsidRPr="00C35A2C">
        <w:rPr>
          <w:rFonts w:hint="cs"/>
          <w:rtl/>
        </w:rPr>
        <w:t>לו:</w:t>
      </w:r>
    </w:p>
    <w:p w14:paraId="28E07635" w14:textId="77777777" w:rsidR="00DE428E" w:rsidRPr="00801934" w:rsidRDefault="00DE428E" w:rsidP="00DE428E">
      <w:pPr>
        <w:pStyle w:val="afffb"/>
        <w:rPr>
          <w:rtl/>
        </w:rPr>
      </w:pPr>
      <w:ins w:id="9842" w:author="מספור קטעי משנה" w:date="2026-10-06T06:44:59Z">
        <w:r>
          <w:rPr>
            <w:rStyle w:val="MisparKeta"/>
          </w:rPr>
          <w:t xml:space="preserve">ב. </w:t>
        </w:r>
      </w:ins>
      <w:r w:rsidRPr="00801934">
        <w:rPr>
          <w:rtl/>
        </w:rPr>
        <w:t>ר' ישמעאל אומר: שלשה חדשים וכו'.</w:t>
      </w:r>
    </w:p>
    <w:p w14:paraId="462394B6" w14:textId="77777777" w:rsidR="00DE428E" w:rsidRPr="0050058A" w:rsidRDefault="00DE428E" w:rsidP="00DE428E">
      <w:pPr>
        <w:pStyle w:val="36"/>
        <w:framePr w:wrap="notBeside"/>
        <w:rPr>
          <w:rtl/>
        </w:rPr>
      </w:pPr>
      <w:r w:rsidRPr="0050058A">
        <w:rPr>
          <w:rFonts w:hint="cs"/>
          <w:rtl/>
        </w:rPr>
        <w:t>לכו</w:t>
      </w:r>
      <w:r w:rsidRPr="0050058A">
        <w:rPr>
          <w:rtl/>
        </w:rPr>
        <w:t>"</w:t>
      </w:r>
      <w:r w:rsidRPr="0050058A">
        <w:rPr>
          <w:rFonts w:hint="cs"/>
          <w:rtl/>
        </w:rPr>
        <w:t xml:space="preserve">ע </w:t>
      </w:r>
    </w:p>
    <w:p w14:paraId="5E0CF291" w14:textId="77777777" w:rsidR="00DE428E" w:rsidRDefault="00DE428E" w:rsidP="00DE428E">
      <w:pPr>
        <w:rPr>
          <w:rFonts w:ascii="Fb Fontext" w:hAnsi="Fb Fontext"/>
          <w:sz w:val="32"/>
          <w:rtl/>
        </w:rPr>
      </w:pPr>
      <w:r w:rsidRPr="00C35A2C">
        <w:rPr>
          <w:rFonts w:ascii="Fb Fontext" w:hAnsi="Fb Fontext"/>
          <w:sz w:val="32"/>
          <w:rtl/>
        </w:rPr>
        <w:t xml:space="preserve">ניר לא הוי חזקה </w:t>
      </w:r>
      <w:r>
        <w:rPr>
          <w:rStyle w:val="afffff0"/>
          <w:rFonts w:hint="cs"/>
          <w:rtl/>
        </w:rPr>
        <w:t xml:space="preserve">[</w:t>
      </w:r>
      <w:r>
        <w:rPr>
          <w:rStyle w:val="affffe"/>
          <w:rFonts w:hint="cs"/>
          <w:rtl/>
          <w:rPrChange w:id="9148" w:author="מנוע אמוראים" w:date="2026-10-05T16:41:09Z">
            <w:rPr>
              <w:rStyle w:val="afffff0"/>
              <w:rFonts w:hint="cs"/>
              <w:rtl/>
            </w:rPr>
          </w:rPrChange>
        </w:rPr>
        <w:t xml:space="preserve">דלר</w:t>
      </w:r>
      <w:r>
        <w:rPr>
          <w:rStyle w:val="affffe"/>
          <w:rtl/>
          <w:rPrChange w:id="9149" w:author="מנוע אמוראים" w:date="2026-10-05T16:41:09Z">
            <w:rPr>
              <w:rStyle w:val="afffff0"/>
              <w:rtl/>
            </w:rPr>
          </w:rPrChange>
        </w:rPr>
        <w:t xml:space="preserve">"</w:t>
      </w:r>
      <w:r>
        <w:rPr>
          <w:rStyle w:val="affffe"/>
          <w:rFonts w:hint="cs"/>
          <w:rtl/>
          <w:rPrChange w:id="9150" w:author="מנוע אמוראים" w:date="2026-10-05T16:41:09Z">
            <w:rPr>
              <w:rStyle w:val="afffff0"/>
              <w:rFonts w:hint="cs"/>
              <w:rtl/>
            </w:rPr>
          </w:rPrChange>
        </w:rPr>
        <w:t xml:space="preserve">ע</w:t>
      </w:r>
      <w:r>
        <w:rPr>
          <w:rStyle w:val="afffff0"/>
          <w:rFonts w:hint="cs"/>
          <w:rtl/>
        </w:rPr>
        <w:t xml:space="preserve"> א</w:t>
      </w:r>
      <w:r w:rsidRPr="00FD0569">
        <w:rPr>
          <w:rStyle w:val="afffff0"/>
          <w:rtl/>
        </w:rPr>
        <w:t>"</w:t>
      </w:r>
      <w:r w:rsidRPr="00FD0569">
        <w:rPr>
          <w:rStyle w:val="afffff0"/>
          <w:rFonts w:hint="cs"/>
          <w:rtl/>
        </w:rPr>
        <w:t>ה אפי' יום אחד]</w:t>
      </w:r>
      <w:r w:rsidRPr="00FD0569">
        <w:rPr>
          <w:rStyle w:val="afffff0"/>
          <w:rtl/>
        </w:rPr>
        <w:t>,</w:t>
      </w:r>
    </w:p>
    <w:p w14:paraId="31C28675" w14:textId="77777777" w:rsidR="00DE428E" w:rsidRPr="00FD0569" w:rsidRDefault="00DE428E" w:rsidP="00DE428E">
      <w:pPr>
        <w:pStyle w:val="36"/>
        <w:framePr w:wrap="notBeside"/>
        <w:rPr>
          <w:rtl/>
        </w:rPr>
      </w:pPr>
      <w:r>
        <w:rPr>
          <w:rFonts w:hint="cs"/>
          <w:rtl/>
        </w:rPr>
        <w:t>ונפק''מ</w:t>
      </w:r>
      <w:r w:rsidRPr="00FD0569">
        <w:rPr>
          <w:rFonts w:hint="cs"/>
          <w:rtl/>
        </w:rPr>
        <w:t>:</w:t>
      </w:r>
    </w:p>
    <w:p w14:paraId="0EAD11EB" w14:textId="77777777" w:rsidR="00DE428E" w:rsidRPr="00C35A2C" w:rsidRDefault="00DE428E" w:rsidP="00DE428E">
      <w:pPr>
        <w:spacing w:after="60"/>
        <w:rPr>
          <w:rFonts w:ascii="Fb Fontext" w:hAnsi="Fb Fontext" w:cs="Guttman Vilna"/>
          <w:b/>
          <w:bCs/>
          <w:sz w:val="32"/>
          <w:rtl/>
        </w:rPr>
      </w:pPr>
      <w:r w:rsidRPr="00C35A2C">
        <w:rPr>
          <w:rFonts w:ascii="Fb Fontext" w:hAnsi="Fb Fontext"/>
          <w:sz w:val="32"/>
          <w:rtl/>
        </w:rPr>
        <w:t xml:space="preserve">פירא רבא </w:t>
      </w:r>
      <w:r>
        <w:rPr>
          <w:rStyle w:val="afffff0"/>
          <w:rFonts w:hint="cs"/>
          <w:rtl/>
        </w:rPr>
        <w:t xml:space="preserve">[</w:t>
      </w:r>
      <w:r>
        <w:rPr>
          <w:rStyle w:val="affffe"/>
          <w:rFonts w:hint="cs"/>
          <w:rtl/>
          <w:rPrChange w:id="9151" w:author="מנוע אמוראים" w:date="2026-10-05T16:41:09Z">
            <w:rPr>
              <w:rStyle w:val="afffff0"/>
              <w:rFonts w:hint="cs"/>
              <w:rtl/>
            </w:rPr>
          </w:rPrChange>
        </w:rPr>
        <w:t xml:space="preserve">לרי</w:t>
      </w:r>
      <w:r>
        <w:rPr>
          <w:rStyle w:val="affffe"/>
          <w:rtl/>
          <w:rPrChange w:id="9152" w:author="מנוע אמוראים" w:date="2026-10-05T16:41:09Z">
            <w:rPr>
              <w:rStyle w:val="afffff0"/>
              <w:rtl/>
            </w:rPr>
          </w:rPrChange>
        </w:rPr>
        <w:t xml:space="preserve">"</w:t>
      </w:r>
      <w:r>
        <w:rPr>
          <w:rStyle w:val="affffe"/>
          <w:rFonts w:hint="cs"/>
          <w:rtl/>
          <w:rPrChange w:id="9153" w:author="מנוע אמוראים" w:date="2026-10-05T16:41:09Z">
            <w:rPr>
              <w:rStyle w:val="afffff0"/>
              <w:rFonts w:hint="cs"/>
              <w:rtl/>
            </w:rPr>
          </w:rPrChange>
        </w:rPr>
        <w:t xml:space="preserve">ש</w:t>
      </w:r>
      <w:r>
        <w:rPr>
          <w:rStyle w:val="afffff0"/>
          <w:rFonts w:hint="cs"/>
          <w:rtl/>
        </w:rPr>
        <w:t xml:space="preserve">]</w:t>
      </w:r>
      <w:r w:rsidRPr="00C35A2C">
        <w:rPr>
          <w:rFonts w:ascii="Fb Fontext" w:hAnsi="Fb Fontext"/>
          <w:sz w:val="32"/>
          <w:rtl/>
        </w:rPr>
        <w:t xml:space="preserve"> ופירא זוטא </w:t>
      </w:r>
      <w:r>
        <w:rPr>
          <w:rStyle w:val="afffff0"/>
          <w:rFonts w:hint="cs"/>
          <w:rtl/>
        </w:rPr>
        <w:t xml:space="preserve">[כשחת </w:t>
      </w:r>
      <w:r>
        <w:rPr>
          <w:rStyle w:val="affffe"/>
          <w:rFonts w:hint="cs"/>
          <w:rtl/>
          <w:rPrChange w:id="9154" w:author="מנוע אמוראים" w:date="2026-10-05T16:41:09Z">
            <w:rPr>
              <w:rStyle w:val="afffff0"/>
              <w:rFonts w:hint="cs"/>
              <w:rtl/>
            </w:rPr>
          </w:rPrChange>
        </w:rPr>
        <w:t xml:space="preserve">לר</w:t>
      </w:r>
      <w:r>
        <w:rPr>
          <w:rStyle w:val="affffe"/>
          <w:rtl/>
          <w:rPrChange w:id="9155" w:author="מנוע אמוראים" w:date="2026-10-05T16:41:09Z">
            <w:rPr>
              <w:rStyle w:val="afffff0"/>
              <w:rtl/>
            </w:rPr>
          </w:rPrChange>
        </w:rPr>
        <w:t xml:space="preserve">"</w:t>
      </w:r>
      <w:r>
        <w:rPr>
          <w:rStyle w:val="affffe"/>
          <w:rFonts w:hint="cs"/>
          <w:rtl/>
          <w:rPrChange w:id="9156" w:author="מנוע אמוראים" w:date="2026-10-05T16:41:09Z">
            <w:rPr>
              <w:rStyle w:val="afffff0"/>
              <w:rFonts w:hint="cs"/>
              <w:rtl/>
            </w:rPr>
          </w:rPrChange>
        </w:rPr>
        <w:t xml:space="preserve">ע</w:t>
      </w:r>
      <w:r>
        <w:rPr>
          <w:rStyle w:val="afffff0"/>
          <w:rFonts w:hint="cs"/>
          <w:rtl/>
        </w:rPr>
        <w:t xml:space="preserve">]</w:t>
      </w:r>
    </w:p>
    <w:p w14:paraId="20952EED" w14:textId="77777777" w:rsidR="00DE428E" w:rsidRDefault="00DE428E" w:rsidP="00DE428E">
      <w:pPr>
        <w:pStyle w:val="affff9"/>
        <w:rPr>
          <w:rtl/>
        </w:rPr>
      </w:pPr>
      <w:r w:rsidRPr="00C35A2C">
        <w:rPr>
          <w:rtl/>
        </w:rPr>
        <w:t xml:space="preserve">ניר </w:t>
      </w:r>
      <w:r w:rsidRPr="00FD0569">
        <w:rPr>
          <w:rStyle w:val="afffff0"/>
          <w:rFonts w:hint="cs"/>
          <w:rtl/>
        </w:rPr>
        <w:t>[חרישה]</w:t>
      </w:r>
      <w:r w:rsidRPr="00C35A2C">
        <w:rPr>
          <w:rtl/>
        </w:rPr>
        <w:t xml:space="preserve"> </w:t>
      </w:r>
    </w:p>
    <w:p w14:paraId="163609AD" w14:textId="77777777" w:rsidR="00DE428E" w:rsidRPr="00C35A2C" w:rsidRDefault="00DE428E" w:rsidP="00DE428E">
      <w:pPr>
        <w:rPr>
          <w:rFonts w:ascii="Fb Fontext" w:hAnsi="Fb Fontext" w:cs="Guttman Vilna"/>
          <w:b/>
          <w:bCs/>
          <w:sz w:val="32"/>
          <w:rtl/>
        </w:rPr>
      </w:pPr>
      <w:r w:rsidRPr="00C35A2C">
        <w:rPr>
          <w:rFonts w:ascii="Fb Fontext" w:hAnsi="Fb Fontext"/>
          <w:sz w:val="32"/>
          <w:rtl/>
        </w:rPr>
        <w:t xml:space="preserve">אינו חזקה, </w:t>
      </w:r>
      <w:r>
        <w:rPr>
          <w:rFonts w:ascii="Fb Fontext" w:hAnsi="Fb Fontext"/>
          <w:sz w:val="32"/>
          <w:rtl/>
        </w:rPr>
        <w:tab/>
      </w:r>
      <w:r>
        <w:rPr>
          <w:rFonts w:ascii="Fb Fontext" w:hAnsi="Fb Fontext"/>
          <w:sz w:val="32"/>
          <w:rtl/>
        </w:rPr>
        <w:tab/>
      </w:r>
      <w:r w:rsidRPr="00FD0569">
        <w:rPr>
          <w:rStyle w:val="afffff0"/>
          <w:rtl/>
        </w:rPr>
        <w:t>וי"א</w:t>
      </w:r>
      <w:r>
        <w:rPr>
          <w:rStyle w:val="afffff0"/>
          <w:rFonts w:hint="cs"/>
          <w:rtl/>
        </w:rPr>
        <w:t xml:space="preserve"> היינו ר' אחא</w:t>
      </w:r>
      <w:r w:rsidRPr="00FD0569">
        <w:rPr>
          <w:rStyle w:val="afffff0"/>
          <w:rtl/>
        </w:rPr>
        <w:t>:</w:t>
      </w:r>
      <w:r w:rsidRPr="00C35A2C">
        <w:rPr>
          <w:rFonts w:ascii="Fb Fontext" w:hAnsi="Fb Fontext"/>
          <w:sz w:val="32"/>
          <w:rtl/>
        </w:rPr>
        <w:t xml:space="preserve"> הרי זה חזקה.</w:t>
      </w:r>
    </w:p>
    <w:p w14:paraId="321DE194" w14:textId="77777777" w:rsidR="00DE428E" w:rsidRPr="00FD0569" w:rsidRDefault="00DE428E" w:rsidP="00DE428E">
      <w:pPr>
        <w:pStyle w:val="36"/>
        <w:framePr w:wrap="notBeside"/>
        <w:rPr>
          <w:rtl/>
        </w:rPr>
      </w:pPr>
      <w:r w:rsidRPr="00FD0569">
        <w:rPr>
          <w:rtl/>
        </w:rPr>
        <w:t>ר</w:t>
      </w:r>
      <w:r>
        <w:rPr>
          <w:rFonts w:hint="cs"/>
          <w:rtl/>
        </w:rPr>
        <w:t>'</w:t>
      </w:r>
      <w:r w:rsidRPr="00FD0569">
        <w:rPr>
          <w:rtl/>
        </w:rPr>
        <w:t xml:space="preserve"> אשי,</w:t>
      </w:r>
    </w:p>
    <w:p w14:paraId="3F63B94A" w14:textId="77777777" w:rsidR="00DE428E" w:rsidRPr="00C35A2C" w:rsidRDefault="00DE428E" w:rsidP="00DE428E">
      <w:pPr>
        <w:rPr>
          <w:rFonts w:ascii="Fb Fontext" w:hAnsi="Fb Fontext" w:cs="Guttman Vilna"/>
          <w:b/>
          <w:bCs/>
          <w:sz w:val="32"/>
          <w:rtl/>
        </w:rPr>
      </w:pPr>
      <w:r w:rsidRPr="00C35A2C">
        <w:rPr>
          <w:rFonts w:ascii="Fb Fontext" w:hAnsi="Fb Fontext"/>
          <w:sz w:val="32"/>
          <w:rtl/>
        </w:rPr>
        <w:t xml:space="preserve">שאלית כל גדולי הדור, </w:t>
      </w:r>
      <w:r w:rsidRPr="00FD0569">
        <w:rPr>
          <w:rStyle w:val="affffe"/>
          <w:rtl/>
        </w:rPr>
        <w:t>ואמרו לי:</w:t>
      </w:r>
      <w:r w:rsidRPr="00C35A2C">
        <w:rPr>
          <w:rFonts w:ascii="Fb Fontext" w:hAnsi="Fb Fontext"/>
          <w:sz w:val="32"/>
          <w:rtl/>
        </w:rPr>
        <w:t xml:space="preserve"> ניר הרי זה חזקה.</w:t>
      </w:r>
    </w:p>
    <w:p w14:paraId="6FC83382" w14:textId="77777777" w:rsidR="00DE428E" w:rsidRPr="00FD0569" w:rsidRDefault="00DE428E" w:rsidP="00DE428E">
      <w:pPr>
        <w:pStyle w:val="36"/>
        <w:framePr w:wrap="notBeside"/>
        <w:rPr>
          <w:rtl/>
        </w:rPr>
      </w:pPr>
      <w:r>
        <w:rPr>
          <w:rFonts w:hint="cs"/>
          <w:rtl/>
        </w:rPr>
        <w:t>והטעם- ר''נ:</w:t>
      </w:r>
    </w:p>
    <w:p w14:paraId="6E6CE415" w14:textId="77777777" w:rsidR="00DE428E" w:rsidRDefault="00DE428E" w:rsidP="00DE428E">
      <w:pPr>
        <w:rPr>
          <w:rFonts w:ascii="Fb Fontext" w:hAnsi="Fb Fontext"/>
          <w:sz w:val="32"/>
          <w:rtl/>
        </w:rPr>
      </w:pPr>
      <w:r w:rsidRPr="0050058A">
        <w:rPr>
          <w:rStyle w:val="affffe"/>
          <w:rFonts w:hint="cs"/>
          <w:rtl/>
        </w:rPr>
        <w:t>למ''ד דמהני:</w:t>
      </w:r>
      <w:r>
        <w:rPr>
          <w:rFonts w:ascii="Fb Fontext" w:hAnsi="Fb Fontext"/>
          <w:sz w:val="32"/>
        </w:rPr>
        <w:t xml:space="preserve"> </w:t>
      </w:r>
      <w:r>
        <w:rPr>
          <w:rFonts w:ascii="Fb Fontext" w:hAnsi="Fb Fontext" w:hint="cs"/>
          <w:sz w:val="32"/>
          <w:rtl/>
        </w:rPr>
        <w:t>שאין אדם מניח שיחרשו בשדהו ושותק.</w:t>
      </w:r>
    </w:p>
    <w:p w14:paraId="6276DC28" w14:textId="77777777" w:rsidR="00DE428E" w:rsidRDefault="00DE428E" w:rsidP="00DE428E">
      <w:pPr>
        <w:spacing w:after="60"/>
        <w:rPr>
          <w:rFonts w:ascii="Fb Fontext" w:hAnsi="Fb Fontext"/>
          <w:sz w:val="32"/>
          <w:rtl/>
        </w:rPr>
      </w:pPr>
      <w:r>
        <w:rPr>
          <w:rStyle w:val="affffe"/>
          <w:rFonts w:hint="cs"/>
          <w:rtl/>
        </w:rPr>
        <w:t xml:space="preserve">למ''ד </w:t>
      </w:r>
      <w:r w:rsidRPr="0050058A">
        <w:rPr>
          <w:rStyle w:val="affffe"/>
          <w:rFonts w:hint="cs"/>
          <w:rtl/>
        </w:rPr>
        <w:t>שלא מהני:</w:t>
      </w:r>
      <w:r>
        <w:rPr>
          <w:rFonts w:ascii="Fb Fontext" w:hAnsi="Fb Fontext" w:hint="cs"/>
          <w:sz w:val="32"/>
          <w:rtl/>
        </w:rPr>
        <w:t xml:space="preserve"> </w:t>
      </w:r>
      <w:r w:rsidRPr="0050058A">
        <w:rPr>
          <w:rFonts w:ascii="Fb Fontext" w:hAnsi="Fb Fontext" w:hint="cs"/>
          <w:sz w:val="32"/>
          <w:rtl/>
        </w:rPr>
        <w:t xml:space="preserve">שאדם אדרבה כל חרישה מועלת ואח''כ אני אטלה </w:t>
      </w:r>
    </w:p>
    <w:p w14:paraId="04E8E558" w14:textId="77777777" w:rsidR="00DE428E" w:rsidRPr="0010068C" w:rsidRDefault="00DE428E" w:rsidP="00DE428E">
      <w:pPr>
        <w:pStyle w:val="36"/>
        <w:framePr w:wrap="notBeside"/>
        <w:rPr>
          <w:rtl/>
        </w:rPr>
      </w:pPr>
      <w:r w:rsidRPr="0010068C">
        <w:rPr>
          <w:rFonts w:hint="cs"/>
          <w:rtl/>
        </w:rPr>
        <w:t>רנב</w:t>
      </w:r>
      <w:r w:rsidRPr="0010068C">
        <w:rPr>
          <w:rtl/>
        </w:rPr>
        <w:t>"</w:t>
      </w:r>
      <w:r w:rsidRPr="0010068C">
        <w:rPr>
          <w:rFonts w:hint="cs"/>
          <w:rtl/>
        </w:rPr>
        <w:t>י</w:t>
      </w:r>
      <w:r w:rsidRPr="0010068C">
        <w:rPr>
          <w:rtl/>
        </w:rPr>
        <w:t>:</w:t>
      </w:r>
    </w:p>
    <w:p w14:paraId="75B30947" w14:textId="77777777" w:rsidR="00DE428E" w:rsidRPr="0050058A" w:rsidRDefault="00DE428E" w:rsidP="00DE428E">
      <w:pPr>
        <w:rPr>
          <w:rtl/>
        </w:rPr>
      </w:pPr>
      <w:r w:rsidRPr="0010068C">
        <w:rPr>
          <w:rStyle w:val="affffe"/>
          <w:rtl/>
        </w:rPr>
        <w:t>הא רב ושמואל בבבל, ור</w:t>
      </w:r>
      <w:r w:rsidRPr="0010068C">
        <w:rPr>
          <w:rStyle w:val="affffe"/>
          <w:rFonts w:hint="cs"/>
          <w:rtl/>
        </w:rPr>
        <w:t>י</w:t>
      </w:r>
      <w:r w:rsidRPr="0010068C">
        <w:rPr>
          <w:rStyle w:val="affffe"/>
          <w:rtl/>
        </w:rPr>
        <w:t>"</w:t>
      </w:r>
      <w:r w:rsidRPr="0010068C">
        <w:rPr>
          <w:rStyle w:val="affffe"/>
          <w:rFonts w:hint="cs"/>
          <w:rtl/>
        </w:rPr>
        <w:t>ש ור</w:t>
      </w:r>
      <w:r w:rsidRPr="0010068C">
        <w:rPr>
          <w:rStyle w:val="affffe"/>
          <w:rtl/>
        </w:rPr>
        <w:t>"</w:t>
      </w:r>
      <w:r w:rsidRPr="0010068C">
        <w:rPr>
          <w:rStyle w:val="affffe"/>
          <w:rFonts w:hint="cs"/>
          <w:rtl/>
        </w:rPr>
        <w:t>ע בא</w:t>
      </w:r>
      <w:r w:rsidRPr="0010068C">
        <w:rPr>
          <w:rStyle w:val="affffe"/>
          <w:rtl/>
        </w:rPr>
        <w:t>"</w:t>
      </w:r>
      <w:r w:rsidRPr="0050058A">
        <w:rPr>
          <w:rStyle w:val="affffe"/>
          <w:rFonts w:hint="cs"/>
          <w:rtl/>
        </w:rPr>
        <w:t xml:space="preserve">י </w:t>
      </w:r>
      <w:r w:rsidRPr="0050058A">
        <w:rPr>
          <w:rStyle w:val="affffe"/>
          <w:rtl/>
        </w:rPr>
        <w:t>אמר:</w:t>
      </w:r>
      <w:r w:rsidRPr="006765C4">
        <w:rPr>
          <w:rFonts w:ascii="Fb Fontext" w:hAnsi="Fb Fontext"/>
          <w:spacing w:val="-4"/>
          <w:sz w:val="32"/>
          <w:rtl/>
        </w:rPr>
        <w:t xml:space="preserve"> </w:t>
      </w:r>
      <w:r w:rsidRPr="0050058A">
        <w:rPr>
          <w:rFonts w:hint="cs"/>
          <w:rtl/>
        </w:rPr>
        <w:t>ד</w:t>
      </w:r>
      <w:r w:rsidRPr="0050058A">
        <w:rPr>
          <w:rtl/>
        </w:rPr>
        <w:t>לא הוי חזקה.</w:t>
      </w:r>
    </w:p>
    <w:p w14:paraId="7077DE5A" w14:textId="77777777" w:rsidR="00DE428E" w:rsidRPr="0010068C" w:rsidRDefault="00DE428E" w:rsidP="00DE428E">
      <w:pPr>
        <w:pStyle w:val="36"/>
        <w:framePr w:wrap="notBeside"/>
        <w:rPr>
          <w:rtl/>
        </w:rPr>
      </w:pPr>
      <w:r w:rsidRPr="0010068C">
        <w:rPr>
          <w:rFonts w:hint="cs"/>
          <w:rtl/>
        </w:rPr>
        <w:t>רי''ש ור''ע</w:t>
      </w:r>
    </w:p>
    <w:p w14:paraId="419A22BF" w14:textId="77777777" w:rsidR="00DE428E" w:rsidRPr="00C35A2C" w:rsidRDefault="00DE428E" w:rsidP="00DE428E">
      <w:pPr>
        <w:rPr>
          <w:rFonts w:ascii="Fb Fontext" w:hAnsi="Fb Fontext"/>
          <w:rtl/>
        </w:rPr>
      </w:pPr>
      <w:r w:rsidRPr="00C35A2C">
        <w:rPr>
          <w:rFonts w:ascii="Fb Fontext" w:hAnsi="Fb Fontext"/>
          <w:rtl/>
        </w:rPr>
        <w:t>- מתני</w:t>
      </w:r>
      <w:r w:rsidRPr="00F10693">
        <w:rPr>
          <w:rtl/>
        </w:rPr>
        <w:t xml:space="preserve">' </w:t>
      </w:r>
      <w:r w:rsidRPr="00C35A2C">
        <w:rPr>
          <w:rFonts w:ascii="Fb Fontext" w:hAnsi="Fb Fontext"/>
          <w:rtl/>
        </w:rPr>
        <w:t>היא.</w:t>
      </w:r>
    </w:p>
    <w:p w14:paraId="5133E38F" w14:textId="77777777" w:rsidR="00DE428E" w:rsidRPr="0010068C" w:rsidRDefault="00DE428E" w:rsidP="00DE428E">
      <w:pPr>
        <w:pStyle w:val="36"/>
        <w:framePr w:wrap="notBeside"/>
        <w:rPr>
          <w:rtl/>
        </w:rPr>
      </w:pPr>
      <w:r w:rsidRPr="0010068C">
        <w:rPr>
          <w:rtl/>
        </w:rPr>
        <w:t>רב</w:t>
      </w:r>
      <w:r>
        <w:rPr>
          <w:rFonts w:hint="cs"/>
          <w:rtl/>
        </w:rPr>
        <w:t xml:space="preserve"> מריא''ר:</w:t>
      </w:r>
    </w:p>
    <w:p w14:paraId="4EADCD8C" w14:textId="77777777" w:rsidR="00DE428E" w:rsidRPr="0050058A" w:rsidRDefault="00DE428E" w:rsidP="00DE428E">
      <w:pPr>
        <w:rPr>
          <w:rFonts w:ascii="Fb Fontext" w:hAnsi="Fb Fontext"/>
          <w:rtl/>
        </w:rPr>
      </w:pPr>
      <w:r w:rsidRPr="0050058A">
        <w:rPr>
          <w:rStyle w:val="affffe"/>
          <w:rFonts w:hint="cs"/>
          <w:rtl/>
        </w:rPr>
        <w:t>זו דברי רי</w:t>
      </w:r>
      <w:r w:rsidRPr="0050058A">
        <w:rPr>
          <w:rStyle w:val="affffe"/>
          <w:rtl/>
        </w:rPr>
        <w:t>"</w:t>
      </w:r>
      <w:r w:rsidRPr="0050058A">
        <w:rPr>
          <w:rStyle w:val="affffe"/>
          <w:rFonts w:hint="cs"/>
          <w:rtl/>
        </w:rPr>
        <w:t>ש ור</w:t>
      </w:r>
      <w:r w:rsidRPr="0050058A">
        <w:rPr>
          <w:rStyle w:val="affffe"/>
          <w:rtl/>
        </w:rPr>
        <w:t>"</w:t>
      </w:r>
      <w:r w:rsidRPr="0050058A">
        <w:rPr>
          <w:rStyle w:val="affffe"/>
          <w:rFonts w:hint="cs"/>
          <w:rtl/>
        </w:rPr>
        <w:t>ע</w:t>
      </w:r>
      <w:r w:rsidRPr="0050058A">
        <w:rPr>
          <w:rFonts w:ascii="Fb Fontext" w:hAnsi="Fb Fontext" w:hint="cs"/>
          <w:rtl/>
        </w:rPr>
        <w:t xml:space="preserve"> </w:t>
      </w:r>
      <w:r w:rsidRPr="0050058A">
        <w:rPr>
          <w:rStyle w:val="affffe"/>
          <w:rFonts w:hint="cs"/>
          <w:rtl/>
        </w:rPr>
        <w:t>אבל חכ</w:t>
      </w:r>
      <w:r w:rsidRPr="0050058A">
        <w:rPr>
          <w:rStyle w:val="affffe"/>
          <w:rtl/>
        </w:rPr>
        <w:t>"</w:t>
      </w:r>
      <w:r w:rsidRPr="0050058A">
        <w:rPr>
          <w:rStyle w:val="affffe"/>
          <w:rFonts w:hint="cs"/>
          <w:rtl/>
        </w:rPr>
        <w:t>א</w:t>
      </w:r>
      <w:r w:rsidRPr="0050058A">
        <w:rPr>
          <w:rFonts w:ascii="Fb Fontext" w:hAnsi="Fb Fontext" w:hint="cs"/>
          <w:rtl/>
        </w:rPr>
        <w:t xml:space="preserve"> </w:t>
      </w:r>
      <w:r w:rsidRPr="0050058A">
        <w:rPr>
          <w:rFonts w:ascii="Fb Fontext" w:hAnsi="Fb Fontext"/>
          <w:rtl/>
        </w:rPr>
        <w:t>חזקתה ג</w:t>
      </w:r>
      <w:r w:rsidRPr="0050058A">
        <w:rPr>
          <w:rtl/>
        </w:rPr>
        <w:t xml:space="preserve">' </w:t>
      </w:r>
      <w:r w:rsidRPr="0050058A">
        <w:rPr>
          <w:rFonts w:ascii="Fb Fontext" w:hAnsi="Fb Fontext"/>
          <w:rtl/>
        </w:rPr>
        <w:t>שנים מיום ליום. למעוטי ניר דלא.</w:t>
      </w:r>
    </w:p>
    <w:p w14:paraId="7CB36393" w14:textId="77777777" w:rsidR="00DE428E" w:rsidRPr="0010068C" w:rsidRDefault="00DE428E" w:rsidP="00DE428E">
      <w:pPr>
        <w:pStyle w:val="36"/>
        <w:framePr w:wrap="notBeside"/>
        <w:rPr>
          <w:rtl/>
        </w:rPr>
      </w:pPr>
      <w:r>
        <w:rPr>
          <w:rFonts w:hint="cs"/>
          <w:rtl/>
        </w:rPr>
        <w:t>ריא''ש:</w:t>
      </w:r>
    </w:p>
    <w:p w14:paraId="08FFF7F1" w14:textId="77777777" w:rsidR="00DE428E" w:rsidRPr="00C35A2C" w:rsidRDefault="00DE428E" w:rsidP="00DE428E">
      <w:pPr>
        <w:rPr>
          <w:rFonts w:ascii="Fb Fontext" w:hAnsi="Fb Fontext"/>
          <w:rtl/>
        </w:rPr>
      </w:pPr>
      <w:r w:rsidRPr="0010068C">
        <w:rPr>
          <w:rStyle w:val="affffe"/>
          <w:rtl/>
        </w:rPr>
        <w:t>זו דברי ר</w:t>
      </w:r>
      <w:r w:rsidRPr="0010068C">
        <w:rPr>
          <w:rStyle w:val="affffe"/>
          <w:rFonts w:hint="cs"/>
          <w:rtl/>
        </w:rPr>
        <w:t>י</w:t>
      </w:r>
      <w:r w:rsidRPr="0010068C">
        <w:rPr>
          <w:rStyle w:val="affffe"/>
          <w:rtl/>
        </w:rPr>
        <w:t>"</w:t>
      </w:r>
      <w:r w:rsidRPr="0010068C">
        <w:rPr>
          <w:rStyle w:val="affffe"/>
          <w:rFonts w:hint="cs"/>
          <w:rtl/>
        </w:rPr>
        <w:t>ש ור</w:t>
      </w:r>
      <w:r w:rsidRPr="0010068C">
        <w:rPr>
          <w:rStyle w:val="affffe"/>
          <w:rtl/>
        </w:rPr>
        <w:t>"</w:t>
      </w:r>
      <w:r w:rsidRPr="0010068C">
        <w:rPr>
          <w:rStyle w:val="affffe"/>
          <w:rFonts w:hint="cs"/>
          <w:rtl/>
        </w:rPr>
        <w:t>ע</w:t>
      </w:r>
      <w:r w:rsidRPr="00C35A2C">
        <w:rPr>
          <w:rFonts w:ascii="Fb Fontext" w:hAnsi="Fb Fontext" w:hint="cs"/>
          <w:rtl/>
        </w:rPr>
        <w:t xml:space="preserve"> אבל חכ</w:t>
      </w:r>
      <w:r w:rsidRPr="00C35A2C">
        <w:rPr>
          <w:rFonts w:ascii="Fb Fontext" w:hAnsi="Fb Fontext"/>
          <w:rtl/>
        </w:rPr>
        <w:t>"</w:t>
      </w:r>
      <w:r w:rsidRPr="00C35A2C">
        <w:rPr>
          <w:rFonts w:ascii="Fb Fontext" w:hAnsi="Fb Fontext" w:hint="cs"/>
          <w:rtl/>
        </w:rPr>
        <w:t xml:space="preserve">א </w:t>
      </w:r>
      <w:r w:rsidRPr="00C35A2C">
        <w:rPr>
          <w:rFonts w:ascii="Fb Fontext" w:hAnsi="Fb Fontext"/>
          <w:rtl/>
        </w:rPr>
        <w:t xml:space="preserve">עד שיגדור </w:t>
      </w:r>
      <w:r w:rsidRPr="00C35A2C">
        <w:rPr>
          <w:rFonts w:ascii="Fb Fontext" w:hAnsi="Fb Fontext" w:hint="cs"/>
          <w:rtl/>
        </w:rPr>
        <w:t>ג</w:t>
      </w:r>
      <w:r w:rsidRPr="00F10693">
        <w:rPr>
          <w:rFonts w:hint="cs"/>
          <w:rtl/>
        </w:rPr>
        <w:t>',</w:t>
      </w:r>
      <w:r w:rsidRPr="00C35A2C">
        <w:rPr>
          <w:rFonts w:ascii="Fb Fontext" w:hAnsi="Fb Fontext" w:hint="cs"/>
          <w:rtl/>
        </w:rPr>
        <w:t xml:space="preserve"> </w:t>
      </w:r>
      <w:r w:rsidRPr="00C35A2C">
        <w:rPr>
          <w:rFonts w:ascii="Fb Fontext" w:hAnsi="Fb Fontext"/>
          <w:rtl/>
        </w:rPr>
        <w:t>ויבצור ג</w:t>
      </w:r>
      <w:r w:rsidRPr="00F10693">
        <w:rPr>
          <w:rtl/>
        </w:rPr>
        <w:t>'</w:t>
      </w:r>
      <w:r w:rsidRPr="00F10693">
        <w:rPr>
          <w:rFonts w:hint="cs"/>
          <w:rtl/>
        </w:rPr>
        <w:t>,</w:t>
      </w:r>
      <w:r w:rsidRPr="00C35A2C">
        <w:rPr>
          <w:rFonts w:ascii="Fb Fontext" w:hAnsi="Fb Fontext"/>
          <w:rtl/>
        </w:rPr>
        <w:t xml:space="preserve"> וימסוק ג</w:t>
      </w:r>
      <w:r w:rsidRPr="00F10693">
        <w:rPr>
          <w:rtl/>
        </w:rPr>
        <w:t>'</w:t>
      </w:r>
      <w:r w:rsidRPr="00F10693">
        <w:rPr>
          <w:rFonts w:hint="cs"/>
          <w:rtl/>
        </w:rPr>
        <w:t>,</w:t>
      </w:r>
    </w:p>
    <w:p w14:paraId="5ED77DA4" w14:textId="77777777" w:rsidR="00DE428E" w:rsidRPr="0010068C" w:rsidRDefault="00DE428E" w:rsidP="00DE428E">
      <w:pPr>
        <w:pStyle w:val="36"/>
        <w:framePr w:wrap="notBeside"/>
        <w:rPr>
          <w:rtl/>
        </w:rPr>
      </w:pPr>
      <w:r w:rsidRPr="0010068C">
        <w:rPr>
          <w:rFonts w:hint="cs"/>
          <w:rtl/>
        </w:rPr>
        <w:t>ונפק''מ</w:t>
      </w:r>
    </w:p>
    <w:p w14:paraId="0BFBD30D" w14:textId="77777777" w:rsidR="00DE428E" w:rsidRPr="0010068C" w:rsidRDefault="00DE428E" w:rsidP="00DE428E">
      <w:pPr>
        <w:rPr>
          <w:rStyle w:val="afffff0"/>
          <w:rtl/>
        </w:rPr>
      </w:pPr>
      <w:r w:rsidRPr="0010068C">
        <w:rPr>
          <w:rStyle w:val="affffe"/>
          <w:rFonts w:hint="cs"/>
          <w:rtl/>
        </w:rPr>
        <w:t>אביי:</w:t>
      </w:r>
      <w:r w:rsidRPr="00C35A2C">
        <w:rPr>
          <w:rFonts w:ascii="Fb Fontext" w:hAnsi="Fb Fontext" w:hint="cs"/>
          <w:rtl/>
        </w:rPr>
        <w:t xml:space="preserve"> </w:t>
      </w:r>
      <w:r w:rsidRPr="00C35A2C">
        <w:rPr>
          <w:rFonts w:ascii="Fb Fontext" w:hAnsi="Fb Fontext"/>
          <w:rtl/>
        </w:rPr>
        <w:t xml:space="preserve">דקל נערה </w:t>
      </w:r>
      <w:r w:rsidRPr="0010068C">
        <w:rPr>
          <w:rStyle w:val="afffff0"/>
          <w:rtl/>
        </w:rPr>
        <w:t>(שעושה שלש פעמים בשנה).</w:t>
      </w:r>
    </w:p>
    <w:p w14:paraId="5A5148CE" w14:textId="3436B5DA" w:rsidR="00DE428E" w:rsidRPr="00DE428E" w:rsidRDefault="00DE428E" w:rsidP="00DE428E">
      <w:pPr>
        <w:pStyle w:val="aff9"/>
        <w:rPr>
          <w:del w:id="90050" w:author="מנוע עיצוב" w:date="2026-10-08T11:01:28Z"/>
        </w:rPr>
      </w:pPr>
      <w:del w:id="90049" w:author="מנוע עיצוב" w:date="2026-10-08T11:01:28Z">
        <w:r w:rsidRPr="001B450D">
          <w:rPr>
            <w:rFonts w:hint="cs"/>
            <w:rtl/>
          </w:rPr>
          <w:delText xml:space="preserve">***</w:delText>
        </w:r>
      </w:del>
    </w:p>
    <w:p w14:paraId="7B62EA90" w14:textId="77777777" w:rsidR="00DE428E" w:rsidRPr="00C35A2C" w:rsidRDefault="00DE428E" w:rsidP="00982F98">
      <w:pPr>
        <w:pStyle w:val="affe"/>
        <w:framePr w:wrap="around"/>
        <w:rPr>
          <w:rtl/>
        </w:rPr>
      </w:pPr>
      <w:r w:rsidRPr="00C35A2C">
        <w:rPr>
          <w:rFonts w:hint="cs"/>
          <w:rtl/>
        </w:rPr>
        <w:t>לז.</w:t>
      </w:r>
    </w:p>
    <w:p w14:paraId="1CCD8D73" w14:textId="77777777" w:rsidR="00DE428E" w:rsidRPr="00801934" w:rsidRDefault="00DE428E" w:rsidP="00DE428E">
      <w:pPr>
        <w:pStyle w:val="afffb"/>
        <w:rPr>
          <w:rtl/>
        </w:rPr>
      </w:pPr>
      <w:ins w:id="9843" w:author="מספור קטעי משנה" w:date="2026-10-06T06:44:59Z">
        <w:r>
          <w:rPr>
            <w:rStyle w:val="MisparKeta"/>
          </w:rPr>
          <w:t xml:space="preserve">א. </w:t>
        </w:r>
      </w:ins>
      <w:r w:rsidRPr="00801934">
        <w:rPr>
          <w:rtl/>
        </w:rPr>
        <w:t>אמר רבי ישמעאל: בד"א - בשדה הלבן.</w:t>
      </w:r>
    </w:p>
    <w:p w14:paraId="14B8476D" w14:textId="77777777" w:rsidR="00DE428E" w:rsidRPr="0010068C" w:rsidRDefault="00DE428E" w:rsidP="00DE428E">
      <w:pPr>
        <w:pStyle w:val="36"/>
        <w:framePr w:wrap="notBeside"/>
        <w:rPr>
          <w:rtl/>
        </w:rPr>
      </w:pPr>
      <w:r w:rsidRPr="0010068C">
        <w:rPr>
          <w:rtl/>
        </w:rPr>
        <w:t xml:space="preserve">אביי, </w:t>
      </w:r>
    </w:p>
    <w:p w14:paraId="7C98E17B" w14:textId="77777777" w:rsidR="00DE428E" w:rsidRPr="0050058A" w:rsidRDefault="00DE428E" w:rsidP="00DE428E">
      <w:pPr>
        <w:rPr>
          <w:rFonts w:ascii="Fb Fontext" w:hAnsi="Fb Fontext"/>
          <w:spacing w:val="2"/>
          <w:sz w:val="32"/>
          <w:rtl/>
        </w:rPr>
      </w:pPr>
      <w:r w:rsidRPr="0050058A">
        <w:rPr>
          <w:rStyle w:val="affffe"/>
          <w:rFonts w:hint="cs"/>
          <w:spacing w:val="2"/>
          <w:rtl/>
        </w:rPr>
        <w:t xml:space="preserve">מדרי''ש </w:t>
      </w:r>
      <w:r w:rsidRPr="0050058A">
        <w:rPr>
          <w:rStyle w:val="affffe"/>
          <w:spacing w:val="2"/>
          <w:rtl/>
        </w:rPr>
        <w:t>נשמע לרבנן:</w:t>
      </w:r>
      <w:r w:rsidRPr="0050058A">
        <w:rPr>
          <w:rFonts w:ascii="Fb Fontext" w:hAnsi="Fb Fontext"/>
          <w:spacing w:val="2"/>
          <w:sz w:val="32"/>
          <w:rtl/>
        </w:rPr>
        <w:t xml:space="preserve"> היו לו שלשים אילנות ממטע עשרה לבית סאה,</w:t>
      </w:r>
    </w:p>
    <w:p w14:paraId="100F376E" w14:textId="77777777" w:rsidR="00DE428E" w:rsidRPr="0050058A" w:rsidRDefault="00DE428E" w:rsidP="00DE428E">
      <w:pPr>
        <w:rPr>
          <w:rFonts w:ascii="Fb Fontext" w:hAnsi="Fb Fontext"/>
          <w:sz w:val="32"/>
          <w:rtl/>
        </w:rPr>
      </w:pPr>
      <w:r w:rsidRPr="0050058A">
        <w:rPr>
          <w:rFonts w:ascii="Fb Fontext" w:hAnsi="Fb Fontext"/>
          <w:sz w:val="32"/>
          <w:rtl/>
        </w:rPr>
        <w:t>אכל עשרה בשנה זו ועשרה בשנה זו ועשרה בשנה זו – הר"</w:t>
      </w:r>
      <w:r w:rsidRPr="0050058A">
        <w:rPr>
          <w:rFonts w:ascii="Fb Fontext" w:hAnsi="Fb Fontext" w:hint="cs"/>
          <w:sz w:val="32"/>
          <w:rtl/>
        </w:rPr>
        <w:t xml:space="preserve">ז </w:t>
      </w:r>
      <w:r w:rsidRPr="0050058A">
        <w:rPr>
          <w:rFonts w:ascii="Fb Fontext" w:hAnsi="Fb Fontext"/>
          <w:sz w:val="32"/>
          <w:rtl/>
        </w:rPr>
        <w:t xml:space="preserve">חזקה! </w:t>
      </w:r>
    </w:p>
    <w:p w14:paraId="32CE214C" w14:textId="77777777" w:rsidR="00DE428E" w:rsidRPr="0010068C" w:rsidRDefault="00DE428E" w:rsidP="00DE428E">
      <w:pPr>
        <w:pStyle w:val="36"/>
        <w:framePr w:wrap="notBeside"/>
        <w:rPr>
          <w:rtl/>
        </w:rPr>
      </w:pPr>
      <w:r w:rsidRPr="0010068C">
        <w:rPr>
          <w:rFonts w:hint="cs"/>
          <w:rtl/>
        </w:rPr>
        <w:t>כרי</w:t>
      </w:r>
      <w:r w:rsidRPr="0010068C">
        <w:rPr>
          <w:rtl/>
        </w:rPr>
        <w:t>"</w:t>
      </w:r>
      <w:r w:rsidRPr="0010068C">
        <w:rPr>
          <w:rFonts w:hint="cs"/>
          <w:rtl/>
        </w:rPr>
        <w:t>ש:</w:t>
      </w:r>
    </w:p>
    <w:p w14:paraId="28E02C24" w14:textId="77777777" w:rsidR="00DE428E" w:rsidRPr="00C35A2C" w:rsidRDefault="00DE428E" w:rsidP="00DE428E">
      <w:pPr>
        <w:rPr>
          <w:rFonts w:ascii="Fb Fontext" w:hAnsi="Fb Fontext" w:cs="Guttman Vilna"/>
          <w:b/>
          <w:bCs/>
          <w:sz w:val="32"/>
          <w:rtl/>
        </w:rPr>
      </w:pPr>
      <w:r w:rsidRPr="00C35A2C">
        <w:rPr>
          <w:rFonts w:ascii="Fb Fontext" w:hAnsi="Fb Fontext"/>
          <w:sz w:val="32"/>
          <w:rtl/>
        </w:rPr>
        <w:t>חד פירא הוי חזקה לכולהו פירי? ה"</w:t>
      </w:r>
      <w:r w:rsidRPr="00C35A2C">
        <w:rPr>
          <w:rFonts w:ascii="Fb Fontext" w:hAnsi="Fb Fontext" w:hint="cs"/>
          <w:sz w:val="32"/>
          <w:rtl/>
        </w:rPr>
        <w:t>נ</w:t>
      </w:r>
      <w:r w:rsidRPr="00C35A2C">
        <w:rPr>
          <w:rFonts w:ascii="Fb Fontext" w:hAnsi="Fb Fontext"/>
          <w:sz w:val="32"/>
          <w:rtl/>
        </w:rPr>
        <w:t xml:space="preserve"> הני הוו חזקה להני, והני הוו חזקה להני.</w:t>
      </w:r>
    </w:p>
    <w:p w14:paraId="3B0A1827" w14:textId="77777777" w:rsidR="00DE428E" w:rsidRPr="0010068C" w:rsidRDefault="00DE428E" w:rsidP="00DE428E">
      <w:pPr>
        <w:pStyle w:val="36"/>
        <w:framePr w:wrap="notBeside"/>
        <w:rPr>
          <w:rtl/>
        </w:rPr>
      </w:pPr>
      <w:r w:rsidRPr="0010068C">
        <w:rPr>
          <w:rFonts w:hint="cs"/>
          <w:rtl/>
        </w:rPr>
        <w:t>וה</w:t>
      </w:r>
      <w:r w:rsidRPr="0010068C">
        <w:rPr>
          <w:rtl/>
        </w:rPr>
        <w:t>"</w:t>
      </w:r>
      <w:r w:rsidRPr="0010068C">
        <w:rPr>
          <w:rFonts w:hint="cs"/>
          <w:rtl/>
        </w:rPr>
        <w:t>מ</w:t>
      </w:r>
    </w:p>
    <w:p w14:paraId="0D4D570E" w14:textId="77777777" w:rsidR="00DE428E" w:rsidRDefault="00DE428E" w:rsidP="00DE428E">
      <w:pPr>
        <w:spacing w:after="60"/>
        <w:rPr>
          <w:rFonts w:ascii="Fb Fontext" w:hAnsi="Fb Fontext"/>
          <w:rtl/>
        </w:rPr>
      </w:pPr>
      <w:r w:rsidRPr="00C35A2C">
        <w:rPr>
          <w:rFonts w:ascii="Fb Fontext" w:hAnsi="Fb Fontext" w:hint="cs"/>
          <w:rtl/>
        </w:rPr>
        <w:t>ב</w:t>
      </w:r>
      <w:r>
        <w:rPr>
          <w:rFonts w:ascii="Fb Fontext" w:hAnsi="Fb Fontext" w:hint="cs"/>
          <w:rtl/>
        </w:rPr>
        <w:t>ש</w:t>
      </w:r>
      <w:r w:rsidRPr="00C35A2C">
        <w:rPr>
          <w:rFonts w:ascii="Fb Fontext" w:hAnsi="Fb Fontext"/>
          <w:rtl/>
        </w:rPr>
        <w:t xml:space="preserve">לא </w:t>
      </w:r>
      <w:r>
        <w:rPr>
          <w:rFonts w:ascii="Fb Fontext" w:hAnsi="Fb Fontext" w:hint="cs"/>
          <w:rtl/>
        </w:rPr>
        <w:t>הוציאו פירות</w:t>
      </w:r>
      <w:r w:rsidRPr="00C35A2C">
        <w:rPr>
          <w:rFonts w:ascii="Fb Fontext" w:hAnsi="Fb Fontext"/>
          <w:rtl/>
        </w:rPr>
        <w:t xml:space="preserve">, אבל </w:t>
      </w:r>
      <w:r>
        <w:rPr>
          <w:rFonts w:ascii="Fb Fontext" w:hAnsi="Fb Fontext" w:hint="cs"/>
          <w:rtl/>
        </w:rPr>
        <w:t xml:space="preserve">הוציאו </w:t>
      </w:r>
      <w:r w:rsidRPr="00C35A2C">
        <w:rPr>
          <w:rFonts w:ascii="Fb Fontext" w:hAnsi="Fb Fontext"/>
          <w:rtl/>
        </w:rPr>
        <w:t>ולא אכל - לא הויא חזקה.</w:t>
      </w:r>
      <w:r w:rsidRPr="00C35A2C">
        <w:rPr>
          <w:rFonts w:ascii="Fb Fontext" w:hAnsi="Fb Fontext" w:hint="cs"/>
          <w:rtl/>
        </w:rPr>
        <w:t xml:space="preserve"> </w:t>
      </w:r>
      <w:r w:rsidRPr="00C35A2C">
        <w:rPr>
          <w:rFonts w:ascii="Fb Fontext" w:hAnsi="Fb Fontext"/>
          <w:rtl/>
        </w:rPr>
        <w:t>והוא ד</w:t>
      </w:r>
      <w:r w:rsidRPr="00C35A2C">
        <w:rPr>
          <w:rFonts w:ascii="Fb Fontext" w:hAnsi="Fb Fontext" w:hint="cs"/>
          <w:rtl/>
        </w:rPr>
        <w:t>פיזר אכילתו מאילנות שונים</w:t>
      </w:r>
      <w:r>
        <w:rPr>
          <w:rFonts w:ascii="Fb Fontext" w:hAnsi="Fb Fontext" w:hint="cs"/>
          <w:rtl/>
        </w:rPr>
        <w:t>.</w:t>
      </w:r>
    </w:p>
    <w:p w14:paraId="6B11611E" w14:textId="77777777" w:rsidR="00DE428E" w:rsidRPr="0010068C" w:rsidRDefault="00DE428E" w:rsidP="00DE428E">
      <w:pPr>
        <w:pStyle w:val="36"/>
        <w:framePr w:wrap="notBeside"/>
        <w:rPr>
          <w:rtl/>
        </w:rPr>
      </w:pPr>
    </w:p>
    <w:p w14:paraId="14C79C1C" w14:textId="77777777" w:rsidR="00DE428E" w:rsidRDefault="00DE428E" w:rsidP="00DE428E">
      <w:pPr>
        <w:pStyle w:val="affff9"/>
        <w:rPr>
          <w:rtl/>
        </w:rPr>
      </w:pPr>
      <w:r w:rsidRPr="00C35A2C">
        <w:rPr>
          <w:rtl/>
        </w:rPr>
        <w:t xml:space="preserve">זה החזיק באילנות וזה החזיק בקרקע </w:t>
      </w:r>
    </w:p>
    <w:p w14:paraId="48BC9A57" w14:textId="77777777" w:rsidR="00DE428E" w:rsidRPr="0010068C" w:rsidRDefault="00DE428E" w:rsidP="00DE428E">
      <w:pPr>
        <w:pStyle w:val="36"/>
        <w:framePr w:wrap="notBeside"/>
        <w:rPr>
          <w:rtl/>
        </w:rPr>
      </w:pPr>
      <w:r>
        <w:rPr>
          <w:rFonts w:hint="cs"/>
          <w:rtl/>
        </w:rPr>
        <w:t>א.ר''ז:</w:t>
      </w:r>
    </w:p>
    <w:p w14:paraId="0679CFFB" w14:textId="77777777" w:rsidR="00DE428E" w:rsidRPr="00C35A2C" w:rsidRDefault="00DE428E" w:rsidP="00DE428E">
      <w:pPr>
        <w:rPr>
          <w:rStyle w:val="afff8"/>
          <w:b w:val="0"/>
          <w:rtl/>
        </w:rPr>
      </w:pPr>
      <w:r w:rsidRPr="0010068C">
        <w:rPr>
          <w:rStyle w:val="affffe"/>
          <w:rtl/>
        </w:rPr>
        <w:t xml:space="preserve"> </w:t>
      </w:r>
      <w:r w:rsidRPr="00C35A2C">
        <w:rPr>
          <w:rFonts w:ascii="Fb Fontext" w:hAnsi="Fb Fontext"/>
          <w:sz w:val="32"/>
          <w:rtl/>
        </w:rPr>
        <w:t>זה קנה אילנות וזה קנה קרקע.</w:t>
      </w:r>
    </w:p>
    <w:p w14:paraId="0A2C7188" w14:textId="77777777" w:rsidR="00DE428E" w:rsidRPr="0010068C" w:rsidRDefault="00DE428E" w:rsidP="00DE428E">
      <w:pPr>
        <w:pStyle w:val="36"/>
        <w:framePr w:wrap="notBeside"/>
        <w:rPr>
          <w:rtl/>
        </w:rPr>
      </w:pPr>
      <w:r w:rsidRPr="0010068C">
        <w:rPr>
          <w:rFonts w:hint="cs"/>
          <w:rtl/>
        </w:rPr>
        <w:t xml:space="preserve">ב. </w:t>
      </w:r>
      <w:r w:rsidRPr="0010068C">
        <w:rPr>
          <w:rtl/>
        </w:rPr>
        <w:t>מתקיף ר"</w:t>
      </w:r>
      <w:r w:rsidRPr="0010068C">
        <w:rPr>
          <w:rFonts w:hint="cs"/>
          <w:rtl/>
        </w:rPr>
        <w:t>פ</w:t>
      </w:r>
      <w:r w:rsidRPr="0010068C">
        <w:rPr>
          <w:rtl/>
        </w:rPr>
        <w:t>:</w:t>
      </w:r>
    </w:p>
    <w:p w14:paraId="660C1B5C" w14:textId="77777777" w:rsidR="00DE428E" w:rsidRPr="0050058A" w:rsidRDefault="00DE428E" w:rsidP="00DE428E">
      <w:pPr>
        <w:rPr>
          <w:rFonts w:ascii="Fb Fontext" w:hAnsi="Fb Fontext"/>
          <w:spacing w:val="2"/>
          <w:sz w:val="32"/>
          <w:rtl/>
        </w:rPr>
      </w:pPr>
      <w:r w:rsidRPr="0050058A">
        <w:rPr>
          <w:rFonts w:ascii="Fb Fontext" w:hAnsi="Fb Fontext"/>
          <w:spacing w:val="2"/>
          <w:sz w:val="32"/>
          <w:rtl/>
        </w:rPr>
        <w:t xml:space="preserve">א"כ, אין לו לבעל אילנות בקרקע כלום, </w:t>
      </w:r>
      <w:r w:rsidRPr="0050058A">
        <w:rPr>
          <w:rFonts w:ascii="Fb Fontext" w:hAnsi="Fb Fontext" w:hint="cs"/>
          <w:spacing w:val="2"/>
          <w:sz w:val="32"/>
          <w:rtl/>
        </w:rPr>
        <w:t>ויאמר עקור אילנך קח ולך</w:t>
      </w:r>
    </w:p>
    <w:p w14:paraId="79829806" w14:textId="77777777" w:rsidR="00DE428E" w:rsidRPr="0010068C" w:rsidRDefault="00DE428E" w:rsidP="00DE428E">
      <w:pPr>
        <w:pStyle w:val="36"/>
        <w:framePr w:wrap="notBeside"/>
        <w:rPr>
          <w:rtl/>
        </w:rPr>
      </w:pPr>
      <w:r w:rsidRPr="0010068C">
        <w:rPr>
          <w:rtl/>
        </w:rPr>
        <w:t>אלא א</w:t>
      </w:r>
      <w:r w:rsidRPr="0010068C">
        <w:rPr>
          <w:rFonts w:hint="cs"/>
          <w:rtl/>
        </w:rPr>
        <w:t>ר</w:t>
      </w:r>
      <w:r w:rsidRPr="0010068C">
        <w:rPr>
          <w:rtl/>
        </w:rPr>
        <w:t>"</w:t>
      </w:r>
      <w:r w:rsidRPr="0010068C">
        <w:rPr>
          <w:rFonts w:hint="cs"/>
          <w:rtl/>
        </w:rPr>
        <w:t>פ</w:t>
      </w:r>
      <w:r w:rsidRPr="0010068C">
        <w:rPr>
          <w:rtl/>
        </w:rPr>
        <w:t>:</w:t>
      </w:r>
    </w:p>
    <w:p w14:paraId="220F04D5" w14:textId="77777777" w:rsidR="00DE428E" w:rsidRPr="00C35A2C" w:rsidRDefault="00DE428E" w:rsidP="00DE428E">
      <w:pPr>
        <w:spacing w:after="60"/>
        <w:rPr>
          <w:rFonts w:ascii="Fb Fontext" w:hAnsi="Fb Fontext" w:cs="Guttman Vilna"/>
          <w:b/>
          <w:bCs/>
          <w:rtl/>
        </w:rPr>
      </w:pPr>
      <w:r w:rsidRPr="00C35A2C">
        <w:rPr>
          <w:rFonts w:ascii="Fb Fontext" w:hAnsi="Fb Fontext"/>
          <w:rtl/>
        </w:rPr>
        <w:t>זה קנה אילנות וחצי קרקע, וזה קנה חצי קרקע.</w:t>
      </w:r>
    </w:p>
    <w:p w14:paraId="35393386" w14:textId="77777777" w:rsidR="00DE428E" w:rsidRPr="0010068C" w:rsidRDefault="00DE428E" w:rsidP="00DE428E">
      <w:pPr>
        <w:pStyle w:val="36"/>
        <w:framePr w:wrap="notBeside"/>
        <w:rPr>
          <w:rtl/>
        </w:rPr>
      </w:pPr>
      <w:r w:rsidRPr="0010068C">
        <w:rPr>
          <w:rtl/>
        </w:rPr>
        <w:t>•</w:t>
      </w:r>
      <w:r w:rsidRPr="0010068C">
        <w:rPr>
          <w:rFonts w:hint="cs"/>
          <w:rtl/>
        </w:rPr>
        <w:t xml:space="preserve"> </w:t>
      </w:r>
      <w:r w:rsidRPr="0010068C">
        <w:rPr>
          <w:rtl/>
        </w:rPr>
        <w:t>פשיטא,</w:t>
      </w:r>
    </w:p>
    <w:p w14:paraId="6E7A74D8" w14:textId="77777777" w:rsidR="00DE428E" w:rsidRDefault="00DE428E" w:rsidP="00DE428E">
      <w:pPr>
        <w:pStyle w:val="affff9"/>
        <w:rPr>
          <w:rtl/>
        </w:rPr>
      </w:pPr>
      <w:r w:rsidRPr="00C35A2C">
        <w:rPr>
          <w:rtl/>
        </w:rPr>
        <w:t>מכר קרקע ושייר אילנות לפניו - יש לו קרקע,</w:t>
      </w:r>
    </w:p>
    <w:p w14:paraId="6AE16226" w14:textId="77777777" w:rsidR="00DE428E" w:rsidRPr="0010068C" w:rsidRDefault="00DE428E" w:rsidP="00DE428E">
      <w:pPr>
        <w:pStyle w:val="36"/>
        <w:framePr w:wrap="notBeside"/>
        <w:rPr>
          <w:rtl/>
        </w:rPr>
      </w:pPr>
      <w:r w:rsidRPr="0010068C">
        <w:rPr>
          <w:rtl/>
        </w:rPr>
        <w:t>ואפי</w:t>
      </w:r>
      <w:r w:rsidRPr="0010068C">
        <w:rPr>
          <w:rFonts w:hint="cs"/>
          <w:rtl/>
        </w:rPr>
        <w:t>'</w:t>
      </w:r>
      <w:r w:rsidRPr="0010068C">
        <w:rPr>
          <w:rtl/>
        </w:rPr>
        <w:t xml:space="preserve"> לר"</w:t>
      </w:r>
      <w:r w:rsidRPr="0010068C">
        <w:rPr>
          <w:rFonts w:hint="cs"/>
          <w:rtl/>
        </w:rPr>
        <w:t>ע</w:t>
      </w:r>
      <w:r w:rsidRPr="0010068C">
        <w:rPr>
          <w:rtl/>
        </w:rPr>
        <w:t>:</w:t>
      </w:r>
    </w:p>
    <w:p w14:paraId="637F4A5B" w14:textId="77777777" w:rsidR="00DE428E" w:rsidRDefault="00DE428E" w:rsidP="00DE428E">
      <w:pPr>
        <w:rPr>
          <w:rFonts w:ascii="Fb Fontext" w:hAnsi="Fb Fontext"/>
          <w:sz w:val="32"/>
          <w:rtl/>
        </w:rPr>
      </w:pPr>
      <w:r w:rsidRPr="00C35A2C">
        <w:rPr>
          <w:rFonts w:ascii="Fb Fontext" w:hAnsi="Fb Fontext"/>
          <w:sz w:val="32"/>
          <w:rtl/>
        </w:rPr>
        <w:t xml:space="preserve"> מוכר בעין יפה מוכר, ה"מ גבי בור ודות, דלא מכחשו בארעא,</w:t>
      </w:r>
    </w:p>
    <w:p w14:paraId="25547D52" w14:textId="77777777" w:rsidR="00DE428E" w:rsidRPr="00C35A2C" w:rsidRDefault="00DE428E" w:rsidP="00DE428E">
      <w:pPr>
        <w:rPr>
          <w:rFonts w:ascii="Fb Fontext" w:hAnsi="Fb Fontext" w:cs="Guttman Vilna"/>
          <w:b/>
          <w:bCs/>
          <w:rtl/>
        </w:rPr>
      </w:pPr>
      <w:r w:rsidRPr="00C35A2C">
        <w:rPr>
          <w:rFonts w:ascii="Fb Fontext" w:hAnsi="Fb Fontext"/>
          <w:rtl/>
        </w:rPr>
        <w:t>אבל אילנות דקמכחשי בארעא - שיורי שייר, דאי לא שייר, לימא ליה: עקור אילנא וזיל.</w:t>
      </w:r>
    </w:p>
    <w:p w14:paraId="35587AB9" w14:textId="77777777" w:rsidR="00DE428E" w:rsidRPr="00C35A2C" w:rsidRDefault="00DE428E" w:rsidP="00982F98">
      <w:pPr>
        <w:pStyle w:val="affe"/>
        <w:framePr w:wrap="around"/>
        <w:rPr>
          <w:rtl/>
        </w:rPr>
      </w:pPr>
      <w:r w:rsidRPr="00C35A2C">
        <w:rPr>
          <w:rtl/>
        </w:rPr>
        <w:t>לז:</w:t>
      </w:r>
    </w:p>
    <w:p w14:paraId="1E68CD12" w14:textId="77777777" w:rsidR="00DE428E" w:rsidRPr="0010068C" w:rsidRDefault="00DE428E" w:rsidP="00DE428E">
      <w:pPr>
        <w:pStyle w:val="affff9"/>
        <w:rPr>
          <w:rtl/>
        </w:rPr>
      </w:pPr>
      <w:r w:rsidRPr="0010068C">
        <w:rPr>
          <w:rtl/>
        </w:rPr>
        <w:t xml:space="preserve">מכר אילנות ושייר קרקע לפניו </w:t>
      </w:r>
    </w:p>
    <w:p w14:paraId="358FF86B" w14:textId="77777777" w:rsidR="00DE428E" w:rsidRPr="0010068C" w:rsidRDefault="00DE428E" w:rsidP="00DE428E">
      <w:pPr>
        <w:pStyle w:val="36"/>
        <w:framePr w:wrap="notBeside"/>
        <w:rPr>
          <w:rtl/>
        </w:rPr>
      </w:pPr>
      <w:r w:rsidRPr="0010068C">
        <w:rPr>
          <w:rtl/>
        </w:rPr>
        <w:t>לר"ע</w:t>
      </w:r>
    </w:p>
    <w:p w14:paraId="6F39E248" w14:textId="77777777" w:rsidR="00DE428E" w:rsidRPr="00C35A2C" w:rsidRDefault="00DE428E" w:rsidP="00DE428E">
      <w:pPr>
        <w:rPr>
          <w:rFonts w:ascii="Fb Fontext" w:hAnsi="Fb Fontext" w:cs="Guttman Vilna"/>
          <w:b/>
          <w:bCs/>
          <w:sz w:val="32"/>
          <w:rtl/>
        </w:rPr>
      </w:pPr>
      <w:r>
        <w:rPr>
          <w:rFonts w:ascii="Fb Fontext" w:hAnsi="Fb Fontext"/>
          <w:rtl/>
        </w:rPr>
        <w:t>יש לו</w:t>
      </w:r>
      <w:r w:rsidRPr="00C35A2C">
        <w:rPr>
          <w:rFonts w:ascii="Fb Fontext" w:hAnsi="Fb Fontext"/>
          <w:rtl/>
        </w:rPr>
        <w:t xml:space="preserve">, </w:t>
      </w:r>
      <w:r w:rsidRPr="0050058A">
        <w:rPr>
          <w:rStyle w:val="affffe"/>
          <w:rtl/>
        </w:rPr>
        <w:t>ואפילו לר"</w:t>
      </w:r>
      <w:r w:rsidRPr="0050058A">
        <w:rPr>
          <w:rStyle w:val="affffe"/>
          <w:rFonts w:hint="cs"/>
          <w:rtl/>
        </w:rPr>
        <w:t>ז</w:t>
      </w:r>
      <w:r w:rsidRPr="00C35A2C">
        <w:rPr>
          <w:rFonts w:ascii="Fb Fontext" w:hAnsi="Fb Fontext" w:hint="cs"/>
          <w:rtl/>
        </w:rPr>
        <w:t xml:space="preserve"> ד</w:t>
      </w:r>
      <w:r w:rsidRPr="00C35A2C">
        <w:rPr>
          <w:rFonts w:ascii="Fb Fontext" w:hAnsi="Fb Fontext"/>
          <w:rtl/>
        </w:rPr>
        <w:t>אין לו, ה"מ גבי שני לקוחות,</w:t>
      </w:r>
      <w:r>
        <w:rPr>
          <w:rFonts w:ascii="Fb Fontext" w:hAnsi="Fb Fontext" w:hint="cs"/>
          <w:sz w:val="32"/>
          <w:rtl/>
        </w:rPr>
        <w:t xml:space="preserve"> </w:t>
      </w:r>
      <w:r w:rsidRPr="0010068C">
        <w:rPr>
          <w:rStyle w:val="affffe"/>
          <w:rtl/>
        </w:rPr>
        <w:t>דא"ל:</w:t>
      </w:r>
      <w:r w:rsidRPr="00C35A2C">
        <w:rPr>
          <w:rFonts w:ascii="Fb Fontext" w:hAnsi="Fb Fontext"/>
          <w:sz w:val="32"/>
          <w:rtl/>
        </w:rPr>
        <w:t xml:space="preserve"> </w:t>
      </w:r>
      <w:r w:rsidRPr="00C35A2C">
        <w:rPr>
          <w:rFonts w:ascii="Fb Fontext" w:hAnsi="Fb Fontext" w:hint="cs"/>
          <w:sz w:val="32"/>
          <w:rtl/>
        </w:rPr>
        <w:t xml:space="preserve">דכמו שלי אין </w:t>
      </w:r>
      <w:r w:rsidRPr="00C35A2C">
        <w:rPr>
          <w:rFonts w:ascii="Fb Fontext" w:hAnsi="Fb Fontext"/>
          <w:sz w:val="32"/>
          <w:rtl/>
        </w:rPr>
        <w:t xml:space="preserve">באילנות, </w:t>
      </w:r>
      <w:r>
        <w:rPr>
          <w:rFonts w:ascii="Fb Fontext" w:hAnsi="Fb Fontext" w:hint="cs"/>
          <w:sz w:val="32"/>
          <w:rtl/>
        </w:rPr>
        <w:t xml:space="preserve">גם לך </w:t>
      </w:r>
      <w:r w:rsidRPr="00C35A2C">
        <w:rPr>
          <w:rFonts w:ascii="Fb Fontext" w:hAnsi="Fb Fontext" w:hint="cs"/>
          <w:sz w:val="32"/>
          <w:rtl/>
        </w:rPr>
        <w:t xml:space="preserve">אין </w:t>
      </w:r>
      <w:r w:rsidRPr="00C35A2C">
        <w:rPr>
          <w:rFonts w:ascii="Fb Fontext" w:hAnsi="Fb Fontext"/>
          <w:sz w:val="32"/>
          <w:rtl/>
        </w:rPr>
        <w:t xml:space="preserve">בקרקע, אבל </w:t>
      </w:r>
      <w:r>
        <w:rPr>
          <w:rFonts w:ascii="Fb Fontext" w:hAnsi="Fb Fontext" w:hint="cs"/>
          <w:sz w:val="32"/>
          <w:rtl/>
        </w:rPr>
        <w:t xml:space="preserve">כאן </w:t>
      </w:r>
      <w:r w:rsidRPr="00C35A2C">
        <w:rPr>
          <w:rFonts w:ascii="Fb Fontext" w:hAnsi="Fb Fontext"/>
          <w:sz w:val="32"/>
          <w:rtl/>
        </w:rPr>
        <w:t>מוכר בעין יפה מוכר.</w:t>
      </w:r>
    </w:p>
    <w:p w14:paraId="1AAAD3F4" w14:textId="77777777" w:rsidR="00DE428E" w:rsidRPr="0010068C" w:rsidRDefault="00DE428E" w:rsidP="00DE428E">
      <w:pPr>
        <w:pStyle w:val="36"/>
        <w:framePr w:wrap="notBeside"/>
        <w:rPr>
          <w:rtl/>
        </w:rPr>
      </w:pPr>
      <w:r w:rsidRPr="0010068C">
        <w:rPr>
          <w:rtl/>
        </w:rPr>
        <w:t>לרבנן</w:t>
      </w:r>
    </w:p>
    <w:p w14:paraId="2691EB6B" w14:textId="77777777" w:rsidR="00DE428E" w:rsidRDefault="00DE428E" w:rsidP="00DE428E">
      <w:pPr>
        <w:spacing w:after="60"/>
        <w:rPr>
          <w:rFonts w:ascii="Fb Fontext" w:hAnsi="Fb Fontext" w:cs="Guttman Vilna"/>
          <w:b/>
          <w:bCs/>
          <w:rtl/>
        </w:rPr>
      </w:pPr>
      <w:r>
        <w:rPr>
          <w:rFonts w:ascii="Fb Fontext" w:hAnsi="Fb Fontext"/>
          <w:sz w:val="32"/>
          <w:rtl/>
        </w:rPr>
        <w:t>אין לו</w:t>
      </w:r>
      <w:r w:rsidRPr="00C35A2C">
        <w:rPr>
          <w:rFonts w:ascii="Fb Fontext" w:hAnsi="Fb Fontext"/>
          <w:sz w:val="32"/>
          <w:rtl/>
        </w:rPr>
        <w:t xml:space="preserve">, </w:t>
      </w:r>
      <w:r w:rsidRPr="0050058A">
        <w:rPr>
          <w:rStyle w:val="affffe"/>
          <w:rtl/>
        </w:rPr>
        <w:t>ואפילו לר"</w:t>
      </w:r>
      <w:r w:rsidRPr="0050058A">
        <w:rPr>
          <w:rStyle w:val="affffe"/>
          <w:rFonts w:hint="cs"/>
          <w:rtl/>
        </w:rPr>
        <w:t>פ</w:t>
      </w:r>
      <w:r w:rsidRPr="00C35A2C">
        <w:rPr>
          <w:rFonts w:ascii="Fb Fontext" w:hAnsi="Fb Fontext" w:hint="cs"/>
          <w:sz w:val="32"/>
          <w:rtl/>
        </w:rPr>
        <w:t xml:space="preserve"> דיש לו</w:t>
      </w:r>
      <w:r w:rsidRPr="00C35A2C">
        <w:rPr>
          <w:rFonts w:ascii="Fb Fontext" w:hAnsi="Fb Fontext"/>
          <w:sz w:val="32"/>
          <w:rtl/>
        </w:rPr>
        <w:t>, ה"מ גבי שני לקוחות,</w:t>
      </w:r>
      <w:r>
        <w:rPr>
          <w:rFonts w:ascii="Fb Fontext" w:hAnsi="Fb Fontext" w:hint="cs"/>
          <w:rtl/>
        </w:rPr>
        <w:t xml:space="preserve"> </w:t>
      </w:r>
      <w:r w:rsidRPr="00C35A2C">
        <w:rPr>
          <w:rFonts w:ascii="Fb Fontext" w:hAnsi="Fb Fontext"/>
          <w:rtl/>
        </w:rPr>
        <w:t xml:space="preserve">דא"ל: </w:t>
      </w:r>
      <w:r w:rsidRPr="00C35A2C">
        <w:rPr>
          <w:rFonts w:ascii="Fb Fontext" w:hAnsi="Fb Fontext" w:hint="cs"/>
          <w:rtl/>
        </w:rPr>
        <w:t>דכמו דלך מוכר בעין יפה ה</w:t>
      </w:r>
      <w:r w:rsidRPr="00C35A2C">
        <w:rPr>
          <w:rFonts w:ascii="Fb Fontext" w:hAnsi="Fb Fontext"/>
          <w:rtl/>
        </w:rPr>
        <w:t>"</w:t>
      </w:r>
      <w:r w:rsidRPr="00C35A2C">
        <w:rPr>
          <w:rFonts w:ascii="Fb Fontext" w:hAnsi="Fb Fontext" w:hint="cs"/>
          <w:rtl/>
        </w:rPr>
        <w:t xml:space="preserve">נ לי בעין יפה אבל </w:t>
      </w:r>
      <w:r>
        <w:rPr>
          <w:rFonts w:ascii="Fb Fontext" w:hAnsi="Fb Fontext" w:hint="cs"/>
          <w:rtl/>
        </w:rPr>
        <w:t xml:space="preserve">כאן </w:t>
      </w:r>
      <w:r w:rsidRPr="00C35A2C">
        <w:rPr>
          <w:rFonts w:ascii="Fb Fontext" w:hAnsi="Fb Fontext"/>
          <w:rtl/>
        </w:rPr>
        <w:t>מוכר בעין רעה מוכר.</w:t>
      </w:r>
    </w:p>
    <w:p w14:paraId="47012F0E" w14:textId="77777777" w:rsidR="00DE428E" w:rsidRPr="00C35A2C" w:rsidRDefault="00DE428E" w:rsidP="00DE428E">
      <w:pPr>
        <w:pStyle w:val="affff9"/>
        <w:rPr>
          <w:rtl/>
        </w:rPr>
      </w:pPr>
      <w:r>
        <w:rPr>
          <w:rFonts w:hint="cs"/>
          <w:rtl/>
        </w:rPr>
        <w:t xml:space="preserve">רצופין </w:t>
      </w:r>
    </w:p>
    <w:p w14:paraId="1376F4FF" w14:textId="77777777" w:rsidR="00DE428E" w:rsidRPr="0010068C" w:rsidRDefault="00DE428E" w:rsidP="00DE428E">
      <w:pPr>
        <w:pStyle w:val="36"/>
        <w:framePr w:wrap="notBeside"/>
        <w:rPr>
          <w:rtl/>
        </w:rPr>
      </w:pPr>
      <w:r w:rsidRPr="0010068C">
        <w:rPr>
          <w:rtl/>
        </w:rPr>
        <w:t>אמרי נהרדעי:</w:t>
      </w:r>
    </w:p>
    <w:p w14:paraId="55A183FF" w14:textId="77777777" w:rsidR="00DE428E" w:rsidRPr="00C35A2C" w:rsidRDefault="00DE428E" w:rsidP="00DE428E">
      <w:pPr>
        <w:rPr>
          <w:rFonts w:ascii="Fb Fontext" w:hAnsi="Fb Fontext"/>
          <w:rtl/>
        </w:rPr>
      </w:pPr>
      <w:r w:rsidRPr="00C35A2C">
        <w:rPr>
          <w:rFonts w:ascii="Fb Fontext" w:hAnsi="Fb Fontext"/>
          <w:sz w:val="32"/>
          <w:rtl/>
        </w:rPr>
        <w:t xml:space="preserve"> </w:t>
      </w:r>
      <w:r w:rsidRPr="00C35A2C">
        <w:rPr>
          <w:rStyle w:val="afff8"/>
          <w:rtl/>
        </w:rPr>
        <w:t>אכלן</w:t>
      </w:r>
      <w:r w:rsidRPr="00C35A2C">
        <w:rPr>
          <w:rFonts w:ascii="Fb Fontext" w:hAnsi="Fb Fontext"/>
          <w:sz w:val="32"/>
          <w:rtl/>
        </w:rPr>
        <w:t xml:space="preserve"> רצופין - אין לו חזקה.</w:t>
      </w:r>
    </w:p>
    <w:p w14:paraId="3051B1AB" w14:textId="77777777" w:rsidR="00DE428E" w:rsidRPr="0010068C" w:rsidRDefault="00DE428E" w:rsidP="00DE428E">
      <w:pPr>
        <w:pStyle w:val="36"/>
        <w:framePr w:wrap="notBeside"/>
        <w:rPr>
          <w:rtl/>
        </w:rPr>
      </w:pPr>
      <w:r w:rsidRPr="0010068C">
        <w:rPr>
          <w:rFonts w:hint="cs"/>
          <w:rtl/>
        </w:rPr>
        <w:t xml:space="preserve">הקשה </w:t>
      </w:r>
      <w:r w:rsidRPr="0010068C">
        <w:rPr>
          <w:rtl/>
        </w:rPr>
        <w:t>רבא:</w:t>
      </w:r>
    </w:p>
    <w:p w14:paraId="4919B367" w14:textId="77777777" w:rsidR="00DE428E" w:rsidRDefault="00DE428E" w:rsidP="00DE428E">
      <w:pPr>
        <w:rPr>
          <w:rFonts w:ascii="Fb Fontext" w:hAnsi="Fb Fontext"/>
          <w:rtl/>
        </w:rPr>
      </w:pPr>
      <w:r>
        <w:rPr>
          <w:rFonts w:ascii="Fb Fontext" w:hAnsi="Fb Fontext" w:hint="cs"/>
          <w:rtl/>
        </w:rPr>
        <w:t xml:space="preserve">שא''כ </w:t>
      </w:r>
      <w:r w:rsidRPr="00C35A2C">
        <w:rPr>
          <w:rFonts w:ascii="Fb Fontext" w:hAnsi="Fb Fontext" w:hint="cs"/>
          <w:rtl/>
        </w:rPr>
        <w:t>ערוגת שחת במה יקנה</w:t>
      </w:r>
      <w:r w:rsidRPr="00C35A2C">
        <w:rPr>
          <w:rFonts w:ascii="Fb Fontext" w:hAnsi="Fb Fontext"/>
          <w:rtl/>
        </w:rPr>
        <w:t>?</w:t>
      </w:r>
      <w:r w:rsidRPr="00C35A2C">
        <w:rPr>
          <w:rFonts w:ascii="Fb Fontext" w:hAnsi="Fb Fontext" w:hint="cs"/>
          <w:rtl/>
        </w:rPr>
        <w:t xml:space="preserve"> </w:t>
      </w:r>
      <w:r w:rsidRPr="0050058A">
        <w:rPr>
          <w:rStyle w:val="affffe"/>
          <w:rFonts w:hint="cs"/>
          <w:rtl/>
        </w:rPr>
        <w:t>אלא</w:t>
      </w:r>
      <w:r w:rsidRPr="0050058A">
        <w:rPr>
          <w:rStyle w:val="affffe"/>
          <w:rtl/>
        </w:rPr>
        <w:t>:</w:t>
      </w:r>
      <w:r w:rsidRPr="00C35A2C">
        <w:rPr>
          <w:rFonts w:ascii="Fb Fontext" w:hAnsi="Fb Fontext"/>
          <w:rtl/>
        </w:rPr>
        <w:t xml:space="preserve"> </w:t>
      </w:r>
      <w:r w:rsidRPr="00C35A2C">
        <w:rPr>
          <w:rStyle w:val="afff8"/>
          <w:rtl/>
        </w:rPr>
        <w:t>מכרן</w:t>
      </w:r>
      <w:r w:rsidRPr="00C35A2C">
        <w:rPr>
          <w:rFonts w:ascii="Fb Fontext" w:hAnsi="Fb Fontext"/>
          <w:rtl/>
        </w:rPr>
        <w:t xml:space="preserve"> רצופין - אין לו קרקע.</w:t>
      </w:r>
    </w:p>
    <w:p w14:paraId="7A045ECA" w14:textId="77777777" w:rsidR="00DE428E" w:rsidRPr="0010068C" w:rsidRDefault="00DE428E" w:rsidP="00DE428E">
      <w:pPr>
        <w:pStyle w:val="36"/>
        <w:framePr w:wrap="notBeside"/>
        <w:rPr>
          <w:rtl/>
        </w:rPr>
      </w:pPr>
      <w:r w:rsidRPr="0010068C">
        <w:rPr>
          <w:rtl/>
        </w:rPr>
        <w:t>ר"</w:t>
      </w:r>
      <w:r w:rsidRPr="0010068C">
        <w:rPr>
          <w:rFonts w:hint="cs"/>
          <w:rtl/>
        </w:rPr>
        <w:t>ז</w:t>
      </w:r>
      <w:r w:rsidRPr="0010068C">
        <w:rPr>
          <w:rtl/>
        </w:rPr>
        <w:t xml:space="preserve"> כתנאי:</w:t>
      </w:r>
    </w:p>
    <w:p w14:paraId="14B56C90" w14:textId="77777777" w:rsidR="00DE428E" w:rsidRPr="00C35A2C" w:rsidRDefault="00DE428E" w:rsidP="00DE428E">
      <w:pPr>
        <w:rPr>
          <w:rFonts w:ascii="Fb Fontext" w:hAnsi="Fb Fontext"/>
          <w:rtl/>
        </w:rPr>
      </w:pPr>
      <w:r w:rsidRPr="00C35A2C">
        <w:rPr>
          <w:rFonts w:ascii="Fb Fontext" w:hAnsi="Fb Fontext"/>
          <w:rtl/>
        </w:rPr>
        <w:t>כרם שהוא נטוע על פחות מ</w:t>
      </w:r>
      <w:r w:rsidRPr="00C35A2C">
        <w:rPr>
          <w:rFonts w:ascii="Fb Fontext" w:hAnsi="Fb Fontext" w:hint="cs"/>
          <w:rtl/>
        </w:rPr>
        <w:t>ד</w:t>
      </w:r>
      <w:r w:rsidRPr="00F10693">
        <w:rPr>
          <w:rFonts w:hint="cs"/>
          <w:rtl/>
        </w:rPr>
        <w:t>'א</w:t>
      </w:r>
      <w:r w:rsidRPr="00C35A2C">
        <w:rPr>
          <w:rFonts w:ascii="Fb Fontext" w:hAnsi="Fb Fontext" w:hint="cs"/>
          <w:rtl/>
        </w:rPr>
        <w:t xml:space="preserve"> אמות</w:t>
      </w:r>
    </w:p>
    <w:p w14:paraId="0F12897C" w14:textId="77777777" w:rsidR="00DE428E" w:rsidRDefault="00DE428E" w:rsidP="00DE428E">
      <w:pPr>
        <w:rPr>
          <w:rFonts w:ascii="Fb Fontext" w:hAnsi="Fb Fontext"/>
          <w:spacing w:val="2"/>
          <w:rtl/>
        </w:rPr>
      </w:pPr>
      <w:r w:rsidRPr="0050058A">
        <w:rPr>
          <w:rStyle w:val="affffe"/>
          <w:rFonts w:hint="cs"/>
          <w:spacing w:val="2"/>
          <w:rtl/>
        </w:rPr>
        <w:t>לר</w:t>
      </w:r>
      <w:r w:rsidRPr="0050058A">
        <w:rPr>
          <w:rStyle w:val="affffe"/>
          <w:spacing w:val="2"/>
          <w:rtl/>
        </w:rPr>
        <w:t>"</w:t>
      </w:r>
      <w:r w:rsidRPr="0050058A">
        <w:rPr>
          <w:rStyle w:val="affffe"/>
          <w:rFonts w:hint="cs"/>
          <w:spacing w:val="2"/>
          <w:rtl/>
        </w:rPr>
        <w:t>ש</w:t>
      </w:r>
      <w:r w:rsidRPr="0050058A">
        <w:rPr>
          <w:rStyle w:val="affffe"/>
          <w:spacing w:val="2"/>
          <w:rtl/>
        </w:rPr>
        <w:t>:</w:t>
      </w:r>
      <w:r w:rsidRPr="0050058A">
        <w:rPr>
          <w:rFonts w:ascii="Fb Fontext" w:hAnsi="Fb Fontext"/>
          <w:spacing w:val="2"/>
          <w:rtl/>
        </w:rPr>
        <w:t xml:space="preserve"> אינו כרם, </w:t>
      </w:r>
      <w:r w:rsidRPr="0050058A">
        <w:rPr>
          <w:rStyle w:val="affffe"/>
          <w:spacing w:val="2"/>
          <w:rtl/>
        </w:rPr>
        <w:t>וחכ"א:</w:t>
      </w:r>
      <w:r w:rsidRPr="0050058A">
        <w:rPr>
          <w:rFonts w:ascii="Fb Fontext" w:hAnsi="Fb Fontext"/>
          <w:spacing w:val="2"/>
          <w:rtl/>
        </w:rPr>
        <w:t xml:space="preserve"> הרי זו כרם, ורואין את האמצעיים כאילו אינן.</w:t>
      </w:r>
    </w:p>
    <w:p w14:paraId="49656D1F" w14:textId="77777777" w:rsidR="00AC0AF5" w:rsidRDefault="00AC0AF5" w:rsidP="00982F98">
      <w:pPr>
        <w:pStyle w:val="affe"/>
        <w:framePr w:wrap="around"/>
        <w:rPr>
          <w:rtl/>
        </w:rPr>
      </w:pPr>
      <w:r w:rsidRPr="00C35A2C">
        <w:rPr>
          <w:rtl/>
        </w:rPr>
        <w:t>לח.</w:t>
      </w:r>
    </w:p>
    <w:p w14:paraId="40BE1024" w14:textId="77777777" w:rsidR="00DE428E" w:rsidRPr="00DE428E" w:rsidRDefault="00AC0AF5" w:rsidP="00DE428E">
      <w:pPr>
        <w:pStyle w:val="36"/>
        <w:framePr w:wrap="notBeside"/>
        <w:rPr>
          <w:rtl/>
        </w:rPr>
      </w:pPr>
      <w:bookmarkStart w:id="21" w:name="_Hlk173501876"/>
      <w:r w:rsidRPr="00DE428E">
        <w:rPr>
          <w:rtl/>
        </w:rPr>
        <w:t>אמרי נהרדעי:</w:t>
      </w:r>
    </w:p>
    <w:p w14:paraId="531829E5" w14:textId="0382CD1A" w:rsidR="00AC0AF5" w:rsidRPr="00C35A2C" w:rsidRDefault="00DE428E" w:rsidP="00AC0AF5">
      <w:pPr>
        <w:rPr>
          <w:rFonts w:ascii="Fb Fontext" w:hAnsi="Fb Fontext"/>
          <w:rtl/>
        </w:rPr>
      </w:pPr>
      <w:r w:rsidRPr="00DE428E">
        <w:rPr>
          <w:rFonts w:ascii="Fb Fontext" w:hAnsi="Fb Fontext" w:hint="cs"/>
          <w:b/>
          <w:bCs/>
          <w:sz w:val="32"/>
          <w:rtl/>
        </w:rPr>
        <w:t>ה</w:t>
      </w:r>
      <w:r w:rsidR="00AC0AF5" w:rsidRPr="00DE428E">
        <w:rPr>
          <w:rFonts w:ascii="Fb Fontext" w:hAnsi="Fb Fontext" w:hint="cs"/>
          <w:b/>
          <w:bCs/>
          <w:sz w:val="32"/>
          <w:rtl/>
        </w:rPr>
        <w:t>קונה דקל מחבירו</w:t>
      </w:r>
      <w:r w:rsidR="00AC0AF5">
        <w:rPr>
          <w:rFonts w:ascii="Fb Fontext" w:hAnsi="Fb Fontext" w:hint="cs"/>
          <w:sz w:val="32"/>
          <w:rtl/>
        </w:rPr>
        <w:t xml:space="preserve"> </w:t>
      </w:r>
      <w:r w:rsidR="00AC0AF5" w:rsidRPr="00C35A2C">
        <w:rPr>
          <w:rFonts w:ascii="Fb Fontext" w:hAnsi="Fb Fontext"/>
          <w:sz w:val="32"/>
          <w:rtl/>
        </w:rPr>
        <w:t xml:space="preserve"> </w:t>
      </w:r>
      <w:r w:rsidR="00AC0AF5">
        <w:rPr>
          <w:rFonts w:ascii="Fb Fontext" w:hAnsi="Fb Fontext"/>
          <w:sz w:val="32"/>
          <w:rtl/>
        </w:rPr>
        <w:t>–</w:t>
      </w:r>
      <w:r w:rsidR="00AC0AF5" w:rsidRPr="00C35A2C">
        <w:rPr>
          <w:rFonts w:ascii="Fb Fontext" w:hAnsi="Fb Fontext"/>
          <w:sz w:val="32"/>
          <w:rtl/>
        </w:rPr>
        <w:t xml:space="preserve"> </w:t>
      </w:r>
      <w:r w:rsidR="00AC0AF5">
        <w:rPr>
          <w:rFonts w:ascii="Fb Fontext" w:hAnsi="Fb Fontext" w:hint="cs"/>
          <w:sz w:val="32"/>
          <w:rtl/>
        </w:rPr>
        <w:t xml:space="preserve">קונה </w:t>
      </w:r>
      <w:r w:rsidR="00AC0AF5" w:rsidRPr="00C35A2C">
        <w:rPr>
          <w:rFonts w:ascii="Fb Fontext" w:hAnsi="Fb Fontext"/>
          <w:sz w:val="32"/>
          <w:rtl/>
        </w:rPr>
        <w:t>משפוליה עד ה</w:t>
      </w:r>
      <w:r w:rsidR="00AC0AF5" w:rsidRPr="00C35A2C">
        <w:rPr>
          <w:rFonts w:ascii="Fb Fontext" w:hAnsi="Fb Fontext" w:hint="cs"/>
          <w:sz w:val="32"/>
          <w:rtl/>
        </w:rPr>
        <w:t>תהום</w:t>
      </w:r>
      <w:r w:rsidR="00AC0AF5" w:rsidRPr="00C35A2C">
        <w:rPr>
          <w:rFonts w:ascii="Fb Fontext" w:hAnsi="Fb Fontext"/>
          <w:sz w:val="32"/>
          <w:rtl/>
        </w:rPr>
        <w:t>.</w:t>
      </w:r>
    </w:p>
    <w:p w14:paraId="72AD82E5" w14:textId="77777777" w:rsidR="00986DF4" w:rsidRPr="00986DF4" w:rsidRDefault="00AC0AF5" w:rsidP="00986DF4">
      <w:pPr>
        <w:pStyle w:val="36"/>
        <w:framePr w:wrap="notBeside"/>
        <w:rPr>
          <w:rtl/>
        </w:rPr>
      </w:pPr>
      <w:r w:rsidRPr="00986DF4">
        <w:rPr>
          <w:rFonts w:hint="cs"/>
          <w:rtl/>
        </w:rPr>
        <w:t>והקשה רבא</w:t>
      </w:r>
    </w:p>
    <w:p w14:paraId="610C2070" w14:textId="02BCFF25" w:rsidR="00AC0AF5" w:rsidRDefault="00AC0AF5" w:rsidP="00AC0AF5">
      <w:pPr>
        <w:rPr>
          <w:rFonts w:ascii="Fb Fontext" w:hAnsi="Fb Fontext"/>
          <w:rtl/>
        </w:rPr>
      </w:pPr>
      <w:r w:rsidRPr="00C35A2C">
        <w:rPr>
          <w:rFonts w:ascii="Fb Fontext" w:hAnsi="Fb Fontext" w:hint="cs"/>
          <w:rtl/>
        </w:rPr>
        <w:t>כיון שלא קנה הקרקע יאמר מכרתי לך עד שייבש ומשייבש עקרו ולך</w:t>
      </w:r>
    </w:p>
    <w:p w14:paraId="3CF2B912" w14:textId="77777777" w:rsidR="00986DF4" w:rsidRPr="00986DF4" w:rsidRDefault="00AC0AF5" w:rsidP="00986DF4">
      <w:pPr>
        <w:pStyle w:val="36"/>
        <w:framePr w:wrap="notBeside"/>
        <w:rPr>
          <w:rtl/>
        </w:rPr>
      </w:pPr>
      <w:r w:rsidRPr="00986DF4">
        <w:rPr>
          <w:rFonts w:hint="cs"/>
          <w:rtl/>
        </w:rPr>
        <w:lastRenderedPageBreak/>
        <w:t>אלא</w:t>
      </w:r>
    </w:p>
    <w:p w14:paraId="29455842" w14:textId="78B6E778" w:rsidR="00AC0AF5" w:rsidRDefault="00AC0AF5" w:rsidP="00AC0AF5">
      <w:pPr>
        <w:rPr>
          <w:rFonts w:ascii="Fb Fontext" w:hAnsi="Fb Fontext"/>
          <w:rtl/>
        </w:rPr>
      </w:pPr>
      <w:r w:rsidRPr="00C35A2C">
        <w:rPr>
          <w:rFonts w:ascii="Fb Fontext" w:hAnsi="Fb Fontext" w:hint="cs"/>
          <w:rtl/>
        </w:rPr>
        <w:t>מיירי בבא מחמת טענה שקנה גם הקרקע</w:t>
      </w:r>
    </w:p>
    <w:p w14:paraId="5478E410" w14:textId="77777777" w:rsidR="00986DF4" w:rsidRPr="00986DF4" w:rsidRDefault="00AC0AF5" w:rsidP="00986DF4">
      <w:pPr>
        <w:pStyle w:val="36"/>
        <w:framePr w:wrap="notBeside"/>
        <w:rPr>
          <w:rtl/>
        </w:rPr>
      </w:pPr>
      <w:r w:rsidRPr="00986DF4">
        <w:rPr>
          <w:rFonts w:hint="cs"/>
          <w:rtl/>
        </w:rPr>
        <w:t>מקבדר</w:t>
      </w:r>
      <w:r w:rsidRPr="00986DF4">
        <w:rPr>
          <w:rtl/>
        </w:rPr>
        <w:t>"</w:t>
      </w:r>
      <w:r w:rsidRPr="00986DF4">
        <w:rPr>
          <w:rFonts w:hint="cs"/>
          <w:rtl/>
        </w:rPr>
        <w:t>ח לר</w:t>
      </w:r>
      <w:r w:rsidRPr="00986DF4">
        <w:rPr>
          <w:rtl/>
        </w:rPr>
        <w:t>"</w:t>
      </w:r>
      <w:r w:rsidRPr="00986DF4">
        <w:rPr>
          <w:rFonts w:hint="cs"/>
          <w:rtl/>
        </w:rPr>
        <w:t>א</w:t>
      </w:r>
    </w:p>
    <w:p w14:paraId="6457A135" w14:textId="026AA5D9" w:rsidR="00AC0AF5" w:rsidRPr="00C35A2C" w:rsidRDefault="00AC0AF5" w:rsidP="00AC0AF5">
      <w:pPr>
        <w:rPr>
          <w:rFonts w:ascii="Fb Fontext" w:hAnsi="Fb Fontext"/>
          <w:rtl/>
        </w:rPr>
      </w:pPr>
      <w:r w:rsidRPr="00C35A2C">
        <w:rPr>
          <w:rFonts w:ascii="Fb Fontext" w:hAnsi="Fb Fontext" w:hint="cs"/>
          <w:rtl/>
        </w:rPr>
        <w:t>דאי מכר לו רק לערוגת השחת היה לו למחות</w:t>
      </w:r>
      <w:r w:rsidRPr="00C35A2C">
        <w:rPr>
          <w:rFonts w:ascii="Fb Fontext" w:hAnsi="Fb Fontext"/>
          <w:rtl/>
        </w:rPr>
        <w:t>.</w:t>
      </w:r>
      <w:r w:rsidR="00986DF4">
        <w:rPr>
          <w:rFonts w:ascii="Fb Fontext" w:hAnsi="Fb Fontext" w:hint="cs"/>
          <w:rtl/>
        </w:rPr>
        <w:t xml:space="preserve"> </w:t>
      </w:r>
    </w:p>
    <w:p w14:paraId="2638DB0B" w14:textId="74B11DC0" w:rsidR="00AC0AF5" w:rsidRDefault="00986DF4" w:rsidP="00986DF4">
      <w:pPr>
        <w:rPr>
          <w:rFonts w:ascii="Fb Fontext" w:hAnsi="Fb Fontext"/>
          <w:sz w:val="32"/>
          <w:rtl/>
        </w:rPr>
      </w:pPr>
      <w:r w:rsidRPr="00986DF4">
        <w:rPr>
          <w:rFonts w:hint="cs"/>
          <w:rtl/>
        </w:rPr>
        <w:t xml:space="preserve">שאל''כ </w:t>
      </w:r>
      <w:r w:rsidR="00AC0AF5" w:rsidRPr="00986DF4">
        <w:rPr>
          <w:rtl/>
        </w:rPr>
        <w:t xml:space="preserve">משכנתא דסורא </w:t>
      </w:r>
      <w:r w:rsidR="00AC0AF5" w:rsidRPr="00986DF4">
        <w:rPr>
          <w:rFonts w:hint="cs"/>
          <w:rtl/>
        </w:rPr>
        <w:t>שאוכל בה שני משכנתא כלום יוכל לכבוש השטר ולומר לקוח היא בידי</w:t>
      </w:r>
      <w:r>
        <w:rPr>
          <w:rFonts w:hint="cs"/>
          <w:rtl/>
        </w:rPr>
        <w:t xml:space="preserve"> </w:t>
      </w:r>
      <w:r w:rsidR="00AC0AF5" w:rsidRPr="00C35A2C">
        <w:rPr>
          <w:rFonts w:ascii="Fb Fontext" w:hAnsi="Fb Fontext" w:hint="cs"/>
          <w:sz w:val="32"/>
          <w:rtl/>
        </w:rPr>
        <w:t>אלא וודאי היה לו למחות</w:t>
      </w:r>
    </w:p>
    <w:p w14:paraId="6E37E8EB" w14:textId="75AD0415" w:rsidR="00AC0AF5" w:rsidRPr="001B450D" w:rsidRDefault="001B450D" w:rsidP="00AC0AF5">
      <w:pPr>
        <w:pStyle w:val="aff9"/>
        <w:rPr>
          <w:rtl/>
        </w:rPr>
      </w:pPr>
      <w:r w:rsidRPr="001B450D">
        <w:rPr>
          <w:rFonts w:hint="cs"/>
          <w:rtl/>
        </w:rPr>
        <w:t>***</w:t>
      </w:r>
    </w:p>
    <w:p w14:paraId="71EF7ADA" w14:textId="77777777" w:rsidR="00AC0AF5" w:rsidRPr="00C35A2C" w:rsidRDefault="00AC0AF5" w:rsidP="00986DF4">
      <w:pPr>
        <w:pStyle w:val="affffb"/>
        <w:framePr w:wrap="around"/>
        <w:rPr>
          <w:rtl/>
        </w:rPr>
      </w:pPr>
      <w:del w:id="20248" w:author="קלוד" w:date="2026-10-06T10:07:33Z">
        <w:r>
          <w:rPr>
            <w:rtl/>
          </w:rPr>
          <w:delText xml:space="preserve">מתני</w:delText>
        </w:r>
      </w:del>
      <w:ins w:id="20249" w:author="קלוד" w:date="2026-10-06T10:07:33Z">
        <w:r>
          <w:rPr>
            <w:rtl/>
          </w:rPr>
          <w:t xml:space="preserve">משנה ב</w:t>
        </w:r>
      </w:ins>
      <w:del w:id="20250" w:author="קלוד" w:date="2026-10-06T10:07:33Z">
        <w:r>
          <w:rPr>
            <w:rtl/>
          </w:rPr>
          <w:delText xml:space="preserve">'.</w:delText>
        </w:r>
      </w:del>
    </w:p>
    <w:p w14:paraId="0B48E43A" w14:textId="77777777" w:rsidR="00AC0AF5" w:rsidRPr="00C35A2C" w:rsidRDefault="00AC0AF5" w:rsidP="00DB3591">
      <w:pPr>
        <w:pStyle w:val="afff3"/>
        <w:rPr>
          <w:rtl/>
        </w:rPr>
      </w:pPr>
      <w:r w:rsidRPr="00C35A2C">
        <w:rPr>
          <w:rtl/>
        </w:rPr>
        <w:t>שלש ארצות לחזקה: יהודה, ועבר הירדן, והגליל.</w:t>
      </w:r>
    </w:p>
    <w:p w14:paraId="1A6BCB56" w14:textId="77777777" w:rsidR="00986DF4" w:rsidRDefault="00AC0AF5" w:rsidP="00DB3591">
      <w:pPr>
        <w:pStyle w:val="afff3"/>
        <w:rPr>
          <w:rtl/>
        </w:rPr>
      </w:pPr>
      <w:r w:rsidRPr="00C35A2C">
        <w:rPr>
          <w:rtl/>
        </w:rPr>
        <w:t xml:space="preserve">היה ביהודה והחזיק בגליל, בגליל והחזיק ביהודה </w:t>
      </w:r>
    </w:p>
    <w:p w14:paraId="06682F42" w14:textId="739EFFBD" w:rsidR="00AC0AF5" w:rsidRPr="00C35A2C" w:rsidRDefault="00986DF4" w:rsidP="00DB3591">
      <w:pPr>
        <w:pStyle w:val="afff3"/>
        <w:rPr>
          <w:rtl/>
        </w:rPr>
      </w:pPr>
      <w:r>
        <w:rPr>
          <w:rFonts w:hint="cs"/>
          <w:rtl/>
        </w:rPr>
        <w:t xml:space="preserve">  </w:t>
      </w:r>
      <w:r>
        <w:rPr>
          <w:rtl/>
        </w:rPr>
        <w:tab/>
      </w:r>
      <w:r>
        <w:rPr>
          <w:rtl/>
        </w:rPr>
        <w:tab/>
      </w:r>
      <w:r>
        <w:rPr>
          <w:rtl/>
        </w:rPr>
        <w:tab/>
      </w:r>
      <w:r w:rsidR="00AC0AF5" w:rsidRPr="00C35A2C">
        <w:rPr>
          <w:rtl/>
        </w:rPr>
        <w:t>- אינה חזקה עד שיהא עמו במדינה אחת.</w:t>
      </w:r>
    </w:p>
    <w:p w14:paraId="51C1045A" w14:textId="3571B39F" w:rsidR="00AC0AF5" w:rsidRPr="00C957D3" w:rsidRDefault="00AC0AF5" w:rsidP="00DB3591">
      <w:pPr>
        <w:pStyle w:val="afff3"/>
        <w:rPr>
          <w:rtl/>
        </w:rPr>
      </w:pPr>
      <w:r w:rsidRPr="00986DF4">
        <w:rPr>
          <w:rStyle w:val="TanaimMishna"/>
          <w:rtl/>
          <w:rPrChange w:id="20035" w:author="קלוד" w:date="2026-10-06T10:07:33Z">
            <w:rPr>
              <w:rStyle w:val="affffe"/>
              <w:rtl/>
            </w:rPr>
          </w:rPrChange>
        </w:rPr>
        <w:t>רבי יהודה:</w:t>
      </w:r>
      <w:r w:rsidRPr="00C35A2C">
        <w:rPr>
          <w:rtl/>
        </w:rPr>
        <w:t xml:space="preserve"> לא אמרו שלש שנים,</w:t>
      </w:r>
      <w:r w:rsidR="00986DF4">
        <w:rPr>
          <w:rFonts w:hint="cs"/>
          <w:rtl/>
        </w:rPr>
        <w:t xml:space="preserve"> </w:t>
      </w:r>
      <w:r w:rsidRPr="00C957D3">
        <w:rPr>
          <w:rtl/>
        </w:rPr>
        <w:t>אלא כדי שיהא באספמיא ויחזיק שנה, ילכו ויודיעוהו שנה, ויבא לשנה אחרת.</w:t>
      </w:r>
    </w:p>
    <w:p w14:paraId="195687F3" w14:textId="77777777" w:rsidR="00986DF4" w:rsidRPr="00986DF4" w:rsidRDefault="00AC0AF5" w:rsidP="00986DF4">
      <w:pPr>
        <w:pStyle w:val="36"/>
        <w:framePr w:wrap="notBeside"/>
        <w:rPr>
          <w:rtl/>
        </w:rPr>
      </w:pPr>
      <w:r w:rsidRPr="00986DF4">
        <w:rPr>
          <w:rtl/>
        </w:rPr>
        <w:t>רב</w:t>
      </w:r>
      <w:r w:rsidRPr="00986DF4">
        <w:rPr>
          <w:rFonts w:hint="cs"/>
          <w:rtl/>
        </w:rPr>
        <w:t>:</w:t>
      </w:r>
    </w:p>
    <w:p w14:paraId="3EFEB64A" w14:textId="5D562134" w:rsidR="00AC0AF5" w:rsidRDefault="00AC0AF5" w:rsidP="00986DF4">
      <w:pPr>
        <w:spacing w:after="60"/>
        <w:rPr>
          <w:rFonts w:ascii="Fb Fontext" w:hAnsi="Fb Fontext"/>
          <w:rtl/>
        </w:rPr>
      </w:pPr>
      <w:r w:rsidRPr="00C35A2C">
        <w:rPr>
          <w:rFonts w:ascii="Fb Fontext" w:hAnsi="Fb Fontext" w:hint="cs"/>
          <w:sz w:val="32"/>
          <w:rtl/>
        </w:rPr>
        <w:t>ת</w:t>
      </w:r>
      <w:r w:rsidRPr="00C35A2C">
        <w:rPr>
          <w:rFonts w:ascii="Fb Fontext" w:hAnsi="Fb Fontext"/>
          <w:sz w:val="32"/>
          <w:rtl/>
        </w:rPr>
        <w:t>"</w:t>
      </w:r>
      <w:r w:rsidRPr="00C35A2C">
        <w:rPr>
          <w:rFonts w:ascii="Fb Fontext" w:hAnsi="Fb Fontext" w:hint="cs"/>
          <w:sz w:val="32"/>
          <w:rtl/>
        </w:rPr>
        <w:t>ק סבר ד</w:t>
      </w:r>
      <w:r w:rsidRPr="00C35A2C">
        <w:rPr>
          <w:rFonts w:ascii="Fb Fontext" w:hAnsi="Fb Fontext"/>
          <w:sz w:val="32"/>
          <w:rtl/>
        </w:rPr>
        <w:t>מחאה שלא בפניו הויא מחאה, ומשנתינו בשעת חירום שנו.</w:t>
      </w:r>
      <w:r w:rsidR="00986DF4">
        <w:rPr>
          <w:rFonts w:ascii="Fb Fontext" w:hAnsi="Fb Fontext" w:hint="cs"/>
          <w:rtl/>
        </w:rPr>
        <w:t xml:space="preserve"> </w:t>
      </w:r>
      <w:r w:rsidRPr="00C35A2C">
        <w:rPr>
          <w:rFonts w:ascii="Fb Fontext" w:hAnsi="Fb Fontext" w:hint="cs"/>
          <w:rtl/>
        </w:rPr>
        <w:t xml:space="preserve">ונקט </w:t>
      </w:r>
      <w:r w:rsidRPr="00C35A2C">
        <w:rPr>
          <w:rFonts w:ascii="Fb Fontext" w:hAnsi="Fb Fontext"/>
          <w:rtl/>
        </w:rPr>
        <w:t xml:space="preserve">יהודה וגליל </w:t>
      </w:r>
      <w:r w:rsidRPr="00C35A2C">
        <w:rPr>
          <w:rFonts w:ascii="Fb Fontext" w:hAnsi="Fb Fontext" w:hint="cs"/>
          <w:rtl/>
        </w:rPr>
        <w:t xml:space="preserve">דסתמן </w:t>
      </w:r>
      <w:r w:rsidRPr="00C35A2C">
        <w:rPr>
          <w:rFonts w:ascii="Fb Fontext" w:hAnsi="Fb Fontext"/>
          <w:rtl/>
        </w:rPr>
        <w:t>כשעת חירום דמו.</w:t>
      </w:r>
    </w:p>
    <w:p w14:paraId="585D0F52" w14:textId="34CB54B3" w:rsidR="00986DF4" w:rsidRPr="00C35A2C" w:rsidRDefault="00986DF4" w:rsidP="00986DF4">
      <w:pPr>
        <w:pStyle w:val="affff9"/>
        <w:rPr>
          <w:rFonts w:cs="Guttman Vilna"/>
          <w:rtl/>
        </w:rPr>
      </w:pPr>
      <w:r>
        <w:rPr>
          <w:rFonts w:hint="cs"/>
          <w:rtl/>
        </w:rPr>
        <w:t>נכסי בורח</w:t>
      </w:r>
    </w:p>
    <w:p w14:paraId="4CA41AA3" w14:textId="77777777" w:rsidR="00AC0AF5" w:rsidRPr="00C35A2C" w:rsidRDefault="00AC0AF5" w:rsidP="00982F98">
      <w:pPr>
        <w:pStyle w:val="affe"/>
        <w:framePr w:wrap="around"/>
        <w:rPr>
          <w:rtl/>
        </w:rPr>
      </w:pPr>
      <w:r w:rsidRPr="00C35A2C">
        <w:rPr>
          <w:rtl/>
        </w:rPr>
        <w:t>לח:</w:t>
      </w:r>
    </w:p>
    <w:p w14:paraId="6FDFC4AA" w14:textId="0F772DD7" w:rsidR="00986DF4" w:rsidRPr="00986DF4" w:rsidRDefault="00986DF4" w:rsidP="00986DF4">
      <w:pPr>
        <w:pStyle w:val="36"/>
        <w:framePr w:wrap="notBeside"/>
        <w:rPr>
          <w:rtl/>
        </w:rPr>
      </w:pPr>
      <w:r>
        <w:rPr>
          <w:rFonts w:hint="cs"/>
          <w:rtl/>
        </w:rPr>
        <w:t>ר''י מרב</w:t>
      </w:r>
      <w:r w:rsidR="00AC0AF5" w:rsidRPr="00986DF4">
        <w:rPr>
          <w:rtl/>
        </w:rPr>
        <w:t>:</w:t>
      </w:r>
    </w:p>
    <w:p w14:paraId="384575BE" w14:textId="569BCB23" w:rsidR="00AC0AF5" w:rsidRDefault="00AC0AF5" w:rsidP="00986DF4">
      <w:pPr>
        <w:rPr>
          <w:rFonts w:ascii="Fb Fontext" w:hAnsi="Fb Fontext"/>
          <w:sz w:val="32"/>
          <w:rtl/>
        </w:rPr>
      </w:pPr>
      <w:r w:rsidRPr="00986DF4">
        <w:rPr>
          <w:rtl/>
        </w:rPr>
        <w:t>אין מחזיקין בנכסי בורח.</w:t>
      </w:r>
      <w:r w:rsidRPr="00986DF4">
        <w:rPr>
          <w:rFonts w:hint="cs"/>
          <w:rtl/>
        </w:rPr>
        <w:t xml:space="preserve"> </w:t>
      </w:r>
      <w:r w:rsidRPr="00986DF4">
        <w:rPr>
          <w:rStyle w:val="affffe"/>
          <w:rFonts w:hint="cs"/>
          <w:rtl/>
        </w:rPr>
        <w:t>וכשאמר לפני שמואל</w:t>
      </w:r>
      <w:r w:rsidRPr="00986DF4">
        <w:rPr>
          <w:rFonts w:hint="cs"/>
          <w:rtl/>
        </w:rPr>
        <w:t xml:space="preserve"> </w:t>
      </w:r>
      <w:r w:rsidRPr="00986DF4">
        <w:rPr>
          <w:rStyle w:val="affffe"/>
          <w:rFonts w:hint="cs"/>
          <w:rtl/>
        </w:rPr>
        <w:t>וקמ</w:t>
      </w:r>
      <w:r w:rsidRPr="00986DF4">
        <w:rPr>
          <w:rStyle w:val="affffe"/>
          <w:rtl/>
        </w:rPr>
        <w:t>"</w:t>
      </w:r>
      <w:r w:rsidRPr="00986DF4">
        <w:rPr>
          <w:rStyle w:val="affffe"/>
          <w:rFonts w:hint="cs"/>
          <w:rtl/>
        </w:rPr>
        <w:t xml:space="preserve">ל </w:t>
      </w:r>
      <w:r w:rsidRPr="00986DF4">
        <w:rPr>
          <w:rFonts w:hint="cs"/>
          <w:rtl/>
        </w:rPr>
        <w:t>דמחאה שלא בפניו לא הוי מחאה</w:t>
      </w:r>
      <w:r w:rsidR="00986DF4" w:rsidRPr="00986DF4">
        <w:rPr>
          <w:rStyle w:val="affffe"/>
          <w:rFonts w:hint="cs"/>
          <w:rtl/>
        </w:rPr>
        <w:t xml:space="preserve"> </w:t>
      </w:r>
      <w:r w:rsidRPr="00986DF4">
        <w:rPr>
          <w:rStyle w:val="affffe"/>
          <w:rFonts w:hint="cs"/>
          <w:rtl/>
        </w:rPr>
        <w:t>והך</w:t>
      </w:r>
      <w:r w:rsidRPr="00C35A2C">
        <w:rPr>
          <w:rFonts w:ascii="Fb Fontext" w:hAnsi="Fb Fontext" w:hint="cs"/>
          <w:sz w:val="32"/>
          <w:rtl/>
        </w:rPr>
        <w:t xml:space="preserve"> דאמר שכן</w:t>
      </w:r>
      <w:r w:rsidR="00986DF4">
        <w:rPr>
          <w:rFonts w:ascii="Fb Fontext" w:hAnsi="Fb Fontext" w:hint="cs"/>
          <w:sz w:val="32"/>
          <w:rtl/>
        </w:rPr>
        <w:t>,</w:t>
      </w:r>
      <w:r w:rsidRPr="00C35A2C">
        <w:rPr>
          <w:rFonts w:ascii="Fb Fontext" w:hAnsi="Fb Fontext" w:hint="cs"/>
          <w:sz w:val="32"/>
          <w:rtl/>
        </w:rPr>
        <w:t xml:space="preserve"> רק פירש לתנא דמתני</w:t>
      </w:r>
      <w:r w:rsidRPr="00F10693">
        <w:rPr>
          <w:rtl/>
        </w:rPr>
        <w:t>'</w:t>
      </w:r>
      <w:r w:rsidRPr="00F10693">
        <w:rPr>
          <w:rFonts w:hint="cs"/>
          <w:rtl/>
        </w:rPr>
        <w:t>,</w:t>
      </w:r>
    </w:p>
    <w:p w14:paraId="31D03784" w14:textId="60FAEBD5" w:rsidR="00986DF4" w:rsidRPr="00986DF4" w:rsidRDefault="00AC0AF5" w:rsidP="00986DF4">
      <w:pPr>
        <w:pStyle w:val="36"/>
        <w:framePr w:wrap="notBeside"/>
        <w:rPr>
          <w:rtl/>
        </w:rPr>
      </w:pPr>
      <w:r w:rsidRPr="00986DF4">
        <w:rPr>
          <w:rtl/>
        </w:rPr>
        <w:t>•</w:t>
      </w:r>
      <w:r w:rsidRPr="00986DF4">
        <w:rPr>
          <w:rFonts w:hint="cs"/>
          <w:rtl/>
        </w:rPr>
        <w:t xml:space="preserve"> </w:t>
      </w:r>
      <w:r w:rsidRPr="00986DF4">
        <w:rPr>
          <w:rtl/>
        </w:rPr>
        <w:t>וא"ד</w:t>
      </w:r>
      <w:r w:rsidRPr="00986DF4">
        <w:rPr>
          <w:rFonts w:hint="cs"/>
          <w:rtl/>
        </w:rPr>
        <w:t xml:space="preserve"> </w:t>
      </w:r>
      <w:r w:rsidR="00986DF4">
        <w:rPr>
          <w:rFonts w:hint="cs"/>
          <w:rtl/>
        </w:rPr>
        <w:t>ר''י מרב</w:t>
      </w:r>
      <w:r w:rsidRPr="00986DF4">
        <w:rPr>
          <w:rtl/>
        </w:rPr>
        <w:t>:</w:t>
      </w:r>
    </w:p>
    <w:p w14:paraId="5DB68667" w14:textId="74C28D2A" w:rsidR="00AC0AF5" w:rsidRPr="00986DF4" w:rsidRDefault="00AC0AF5" w:rsidP="00986DF4">
      <w:pPr>
        <w:rPr>
          <w:rtl/>
        </w:rPr>
      </w:pPr>
      <w:r w:rsidRPr="00986DF4">
        <w:rPr>
          <w:rtl/>
        </w:rPr>
        <w:t xml:space="preserve">מחזיקים בנכסי בורח. </w:t>
      </w:r>
      <w:r w:rsidRPr="00986DF4">
        <w:rPr>
          <w:rStyle w:val="affffe"/>
          <w:rFonts w:hint="cs"/>
          <w:rtl/>
        </w:rPr>
        <w:t>וכשאמר לפני שמואל קמ</w:t>
      </w:r>
      <w:r w:rsidRPr="00986DF4">
        <w:rPr>
          <w:rStyle w:val="affffe"/>
          <w:rtl/>
        </w:rPr>
        <w:t>"</w:t>
      </w:r>
      <w:r w:rsidRPr="00986DF4">
        <w:rPr>
          <w:rStyle w:val="affffe"/>
          <w:rFonts w:hint="cs"/>
          <w:rtl/>
        </w:rPr>
        <w:t>ל</w:t>
      </w:r>
      <w:r w:rsidRPr="00986DF4">
        <w:rPr>
          <w:rFonts w:hint="cs"/>
          <w:rtl/>
        </w:rPr>
        <w:t xml:space="preserve"> דמחאה שלא בפניו הוי מחאה</w:t>
      </w:r>
      <w:r w:rsidR="00986DF4">
        <w:rPr>
          <w:rFonts w:hint="cs"/>
          <w:rtl/>
        </w:rPr>
        <w:t>, ואף ש</w:t>
      </w:r>
      <w:r w:rsidRPr="00986DF4">
        <w:rPr>
          <w:rFonts w:hint="cs"/>
          <w:rtl/>
        </w:rPr>
        <w:t xml:space="preserve">כבר אמר לזה </w:t>
      </w:r>
      <w:r w:rsidRPr="00986DF4">
        <w:rPr>
          <w:rStyle w:val="affffe"/>
          <w:rFonts w:hint="cs"/>
          <w:rtl/>
        </w:rPr>
        <w:t>קמ</w:t>
      </w:r>
      <w:r w:rsidRPr="00986DF4">
        <w:rPr>
          <w:rStyle w:val="affffe"/>
          <w:rtl/>
        </w:rPr>
        <w:t>"</w:t>
      </w:r>
      <w:r w:rsidRPr="00986DF4">
        <w:rPr>
          <w:rStyle w:val="affffe"/>
          <w:rFonts w:hint="cs"/>
          <w:rtl/>
        </w:rPr>
        <w:t>ל</w:t>
      </w:r>
      <w:r w:rsidRPr="00986DF4">
        <w:rPr>
          <w:rFonts w:hint="cs"/>
          <w:rtl/>
        </w:rPr>
        <w:t xml:space="preserve"> </w:t>
      </w:r>
      <w:r w:rsidRPr="00986DF4">
        <w:rPr>
          <w:rtl/>
        </w:rPr>
        <w:t xml:space="preserve">דאפי' מיחה בפני ב' שאין יכולין לומר לו - הויא מחאה. </w:t>
      </w:r>
      <w:r>
        <w:rPr>
          <w:rFonts w:hint="cs"/>
          <w:rtl/>
        </w:rPr>
        <w:t xml:space="preserve">ולא </w:t>
      </w:r>
      <w:r>
        <w:rPr>
          <w:rStyle w:val="affffe"/>
          <w:rFonts w:hint="cs"/>
          <w:rtl/>
          <w:rPrChange w:id="9157" w:author="מנוע אמוראים" w:date="2026-10-05T16:41:09Z">
            <w:rPr>
              <w:rFonts w:hint="cs"/>
              <w:rtl/>
            </w:rPr>
          </w:rPrChange>
        </w:rPr>
        <w:t xml:space="preserve">כר</w:t>
      </w:r>
      <w:r>
        <w:rPr>
          <w:rStyle w:val="affffe"/>
          <w:rtl/>
          <w:rPrChange w:id="9158" w:author="מנוע אמוראים" w:date="2026-10-05T16:41:09Z">
            <w:rPr>
              <w:rtl/>
            </w:rPr>
          </w:rPrChange>
        </w:rPr>
        <w:t xml:space="preserve">"</w:t>
      </w:r>
      <w:r>
        <w:rPr>
          <w:rStyle w:val="affffe"/>
          <w:rFonts w:hint="cs"/>
          <w:rtl/>
          <w:rPrChange w:id="9159" w:author="מנוע אמוראים" w:date="2026-10-05T16:41:09Z">
            <w:rPr>
              <w:rFonts w:hint="cs"/>
              <w:rtl/>
            </w:rPr>
          </w:rPrChange>
        </w:rPr>
        <w:t xml:space="preserve">ע</w:t>
      </w:r>
      <w:r>
        <w:rPr>
          <w:rFonts w:hint="cs"/>
          <w:rtl/>
        </w:rPr>
        <w:t xml:space="preserve"> משמואל</w:t>
      </w:r>
    </w:p>
    <w:p w14:paraId="3F8B3124" w14:textId="77777777" w:rsidR="00986DF4" w:rsidRPr="00986DF4" w:rsidRDefault="00AC0AF5" w:rsidP="00986DF4">
      <w:pPr>
        <w:pStyle w:val="36"/>
        <w:framePr w:wrap="notBeside"/>
        <w:rPr>
          <w:rtl/>
        </w:rPr>
      </w:pPr>
      <w:r w:rsidRPr="00986DF4">
        <w:rPr>
          <w:rFonts w:hint="cs"/>
          <w:rtl/>
        </w:rPr>
        <w:t>דס</w:t>
      </w:r>
      <w:r w:rsidRPr="00986DF4">
        <w:rPr>
          <w:rtl/>
        </w:rPr>
        <w:t>"</w:t>
      </w:r>
      <w:r w:rsidRPr="00986DF4">
        <w:rPr>
          <w:rFonts w:hint="cs"/>
          <w:rtl/>
        </w:rPr>
        <w:t>ל</w:t>
      </w:r>
    </w:p>
    <w:p w14:paraId="3E4F0066" w14:textId="3D0A24C0" w:rsidR="00AC0AF5" w:rsidRPr="00C35A2C" w:rsidRDefault="00AC0AF5" w:rsidP="00D6483E">
      <w:pPr>
        <w:spacing w:after="60"/>
        <w:rPr>
          <w:rFonts w:ascii="Fb Fontext" w:hAnsi="Fb Fontext"/>
          <w:rtl/>
        </w:rPr>
      </w:pPr>
      <w:r>
        <w:rPr>
          <w:rFonts w:ascii="Fb Fontext" w:hAnsi="Fb Fontext"/>
          <w:sz w:val="32"/>
          <w:rtl/>
        </w:rPr>
        <w:t>חברך חב</w:t>
      </w:r>
      <w:r>
        <w:rPr>
          <w:rFonts w:ascii="Fb Fontext" w:hAnsi="Fb Fontext" w:hint="cs"/>
          <w:sz w:val="32"/>
          <w:rtl/>
        </w:rPr>
        <w:t>ר</w:t>
      </w:r>
      <w:r w:rsidRPr="00C35A2C">
        <w:rPr>
          <w:rFonts w:ascii="Fb Fontext" w:hAnsi="Fb Fontext"/>
          <w:sz w:val="32"/>
          <w:rtl/>
        </w:rPr>
        <w:t xml:space="preserve"> </w:t>
      </w:r>
      <w:r>
        <w:rPr>
          <w:rFonts w:ascii="Fb Fontext" w:hAnsi="Fb Fontext"/>
          <w:sz w:val="32"/>
          <w:rtl/>
        </w:rPr>
        <w:t>יש לו</w:t>
      </w:r>
      <w:r w:rsidRPr="00C35A2C">
        <w:rPr>
          <w:rFonts w:ascii="Fb Fontext" w:hAnsi="Fb Fontext"/>
          <w:sz w:val="32"/>
          <w:rtl/>
        </w:rPr>
        <w:t xml:space="preserve">, וחברא דחברך חבר </w:t>
      </w:r>
      <w:r>
        <w:rPr>
          <w:rFonts w:ascii="Fb Fontext" w:hAnsi="Fb Fontext"/>
          <w:sz w:val="32"/>
          <w:rtl/>
        </w:rPr>
        <w:t>יש לו</w:t>
      </w:r>
      <w:r w:rsidRPr="00C35A2C">
        <w:rPr>
          <w:rFonts w:ascii="Fb Fontext" w:hAnsi="Fb Fontext"/>
          <w:sz w:val="32"/>
          <w:rtl/>
        </w:rPr>
        <w:t>.</w:t>
      </w:r>
    </w:p>
    <w:p w14:paraId="75602F37" w14:textId="01D7FF48" w:rsidR="00986DF4" w:rsidRPr="00986DF4" w:rsidRDefault="00AC0AF5" w:rsidP="00986DF4">
      <w:pPr>
        <w:pStyle w:val="36"/>
        <w:framePr w:wrap="notBeside"/>
        <w:rPr>
          <w:rtl/>
        </w:rPr>
      </w:pPr>
      <w:r>
        <w:rPr>
          <w:rtl/>
        </w:rPr>
        <w:t xml:space="preserve">רבא</w:t>
      </w:r>
      <w:del w:id="41004" w:author="Claude" w:date="2026-10-07T09:24:35Z">
        <w:r>
          <w:rPr>
            <w:rtl/>
          </w:rPr>
          <w:delText xml:space="preserve"> </w:delText>
        </w:r>
      </w:del>
      <w:r w:rsidR="00986DF4">
        <w:rPr>
          <w:rFonts w:hint="cs"/>
          <w:rtl/>
        </w:rPr>
        <w:t>: הלכתא:</w:t>
      </w:r>
    </w:p>
    <w:p w14:paraId="59051867" w14:textId="77777777" w:rsidR="00986DF4" w:rsidRDefault="00AC0AF5" w:rsidP="00AC0AF5">
      <w:pPr>
        <w:rPr>
          <w:rFonts w:ascii="Fb Fontext" w:hAnsi="Fb Fontext"/>
          <w:rtl/>
        </w:rPr>
      </w:pPr>
      <w:r w:rsidRPr="00C35A2C">
        <w:rPr>
          <w:rFonts w:ascii="Fb Fontext" w:hAnsi="Fb Fontext"/>
          <w:rtl/>
        </w:rPr>
        <w:t xml:space="preserve">אין מחזיקין בנכסי בורח </w:t>
      </w:r>
      <w:r w:rsidRPr="00986DF4">
        <w:rPr>
          <w:rStyle w:val="afffff0"/>
          <w:rFonts w:hint="cs"/>
          <w:rtl/>
        </w:rPr>
        <w:t>[מחמת נפשות]</w:t>
      </w:r>
      <w:r w:rsidRPr="00986DF4">
        <w:rPr>
          <w:rStyle w:val="afffff0"/>
          <w:rtl/>
        </w:rPr>
        <w:t>,</w:t>
      </w:r>
      <w:r w:rsidRPr="00C35A2C">
        <w:rPr>
          <w:rFonts w:ascii="Fb Fontext" w:hAnsi="Fb Fontext"/>
          <w:rtl/>
        </w:rPr>
        <w:t xml:space="preserve"> </w:t>
      </w:r>
    </w:p>
    <w:p w14:paraId="77CF20DE" w14:textId="5B2296EE" w:rsidR="00AC0AF5" w:rsidRPr="00C35A2C" w:rsidRDefault="00AC0AF5" w:rsidP="00AC0AF5">
      <w:pPr>
        <w:rPr>
          <w:rFonts w:ascii="Fb Fontext" w:hAnsi="Fb Fontext" w:cs="Guttman Vilna"/>
          <w:b/>
          <w:bCs/>
          <w:rtl/>
        </w:rPr>
      </w:pPr>
      <w:r w:rsidRPr="00C35A2C">
        <w:rPr>
          <w:rFonts w:ascii="Fb Fontext" w:hAnsi="Fb Fontext"/>
          <w:rtl/>
        </w:rPr>
        <w:t>ומחאה שלא בפניו הויא מחאה</w:t>
      </w:r>
      <w:r w:rsidRPr="00C35A2C">
        <w:rPr>
          <w:rFonts w:ascii="Fb Fontext" w:hAnsi="Fb Fontext" w:hint="cs"/>
          <w:rtl/>
        </w:rPr>
        <w:t xml:space="preserve"> </w:t>
      </w:r>
      <w:r w:rsidRPr="00986DF4">
        <w:rPr>
          <w:rStyle w:val="afffff0"/>
          <w:rFonts w:hint="cs"/>
          <w:rtl/>
        </w:rPr>
        <w:t>[מחמת ממון]</w:t>
      </w:r>
      <w:r w:rsidRPr="00986DF4">
        <w:rPr>
          <w:rStyle w:val="afffff0"/>
          <w:rtl/>
        </w:rPr>
        <w:t>.</w:t>
      </w:r>
    </w:p>
    <w:p w14:paraId="602CE05A" w14:textId="77777777" w:rsidR="00AC0AF5" w:rsidRPr="00C35A2C" w:rsidRDefault="00AC0AF5" w:rsidP="00982F98">
      <w:pPr>
        <w:pStyle w:val="affe"/>
        <w:framePr w:wrap="around"/>
        <w:rPr>
          <w:rtl/>
        </w:rPr>
      </w:pPr>
      <w:r w:rsidRPr="00C35A2C">
        <w:rPr>
          <w:rtl/>
        </w:rPr>
        <w:t>לט.</w:t>
      </w:r>
    </w:p>
    <w:p w14:paraId="34A7D8B4" w14:textId="77313E33" w:rsidR="00AC0AF5" w:rsidRPr="00986DF4" w:rsidRDefault="00AC0AF5" w:rsidP="00986DF4">
      <w:pPr>
        <w:pStyle w:val="affff9"/>
        <w:rPr>
          <w:rtl/>
        </w:rPr>
      </w:pPr>
      <w:r w:rsidRPr="00986DF4">
        <w:rPr>
          <w:rtl/>
        </w:rPr>
        <w:t>ה"</w:t>
      </w:r>
      <w:r w:rsidRPr="00986DF4">
        <w:rPr>
          <w:rFonts w:hint="cs"/>
          <w:rtl/>
        </w:rPr>
        <w:t xml:space="preserve">ד </w:t>
      </w:r>
      <w:r w:rsidRPr="00986DF4">
        <w:rPr>
          <w:rtl/>
        </w:rPr>
        <w:t>מחאה?</w:t>
      </w:r>
    </w:p>
    <w:p w14:paraId="30DEAB20" w14:textId="77777777" w:rsidR="00986DF4" w:rsidRPr="00986DF4" w:rsidRDefault="00AC0AF5" w:rsidP="00986DF4">
      <w:pPr>
        <w:pStyle w:val="36"/>
        <w:framePr w:wrap="notBeside"/>
        <w:rPr>
          <w:rtl/>
        </w:rPr>
      </w:pPr>
      <w:r w:rsidRPr="00986DF4">
        <w:rPr>
          <w:rtl/>
        </w:rPr>
        <w:t>ר"</w:t>
      </w:r>
      <w:r w:rsidRPr="00986DF4">
        <w:rPr>
          <w:rFonts w:hint="cs"/>
          <w:rtl/>
        </w:rPr>
        <w:t>ז</w:t>
      </w:r>
      <w:r w:rsidRPr="00986DF4">
        <w:rPr>
          <w:rtl/>
        </w:rPr>
        <w:t>:</w:t>
      </w:r>
    </w:p>
    <w:p w14:paraId="3B4ABF2D" w14:textId="77777777" w:rsidR="00F418F7" w:rsidRDefault="00AC0AF5" w:rsidP="00AC0AF5">
      <w:pPr>
        <w:rPr>
          <w:rtl/>
        </w:rPr>
      </w:pPr>
      <w:r w:rsidRPr="00D6483E">
        <w:rPr>
          <w:b/>
          <w:bCs/>
          <w:rtl/>
        </w:rPr>
        <w:t>פל</w:t>
      </w:r>
      <w:r w:rsidRPr="00D6483E">
        <w:rPr>
          <w:rFonts w:hint="cs"/>
          <w:b/>
          <w:bCs/>
          <w:rtl/>
        </w:rPr>
        <w:t>ו</w:t>
      </w:r>
      <w:r w:rsidRPr="00D6483E">
        <w:rPr>
          <w:b/>
          <w:bCs/>
          <w:rtl/>
        </w:rPr>
        <w:t>ני גזל</w:t>
      </w:r>
      <w:r w:rsidRPr="00D6483E">
        <w:rPr>
          <w:rFonts w:hint="cs"/>
          <w:b/>
          <w:bCs/>
          <w:rtl/>
        </w:rPr>
        <w:t>ן</w:t>
      </w:r>
      <w:r w:rsidRPr="00986DF4">
        <w:rPr>
          <w:rtl/>
        </w:rPr>
        <w:t xml:space="preserve"> - לא הויא מחאה, </w:t>
      </w:r>
    </w:p>
    <w:p w14:paraId="26313C78" w14:textId="1B162309" w:rsidR="00AC0AF5" w:rsidRPr="00986DF4" w:rsidRDefault="00AC0AF5" w:rsidP="00F418F7">
      <w:pPr>
        <w:spacing w:after="60"/>
        <w:rPr>
          <w:rtl/>
        </w:rPr>
      </w:pPr>
      <w:r w:rsidRPr="00D6483E">
        <w:rPr>
          <w:b/>
          <w:bCs/>
          <w:rtl/>
        </w:rPr>
        <w:t>פל</w:t>
      </w:r>
      <w:r w:rsidRPr="00D6483E">
        <w:rPr>
          <w:rFonts w:hint="cs"/>
          <w:b/>
          <w:bCs/>
          <w:rtl/>
        </w:rPr>
        <w:t>וני גזלן שגזל לקרקע זו ולמחר אתבעהו בדין</w:t>
      </w:r>
      <w:r w:rsidRPr="00986DF4">
        <w:rPr>
          <w:rFonts w:hint="cs"/>
          <w:rtl/>
        </w:rPr>
        <w:t xml:space="preserve"> -הוי מחאה</w:t>
      </w:r>
    </w:p>
    <w:p w14:paraId="15689E55" w14:textId="77777777" w:rsidR="00986DF4" w:rsidRPr="00F418F7" w:rsidRDefault="00986DF4" w:rsidP="00AC0AF5">
      <w:pPr>
        <w:rPr>
          <w:rStyle w:val="afff8"/>
          <w:rtl/>
        </w:rPr>
      </w:pPr>
      <w:r w:rsidRPr="00F418F7">
        <w:rPr>
          <w:rStyle w:val="afff8"/>
          <w:rFonts w:hint="cs"/>
          <w:rtl/>
        </w:rPr>
        <w:t xml:space="preserve">ואם אמר לא תאמרו לו </w:t>
      </w:r>
    </w:p>
    <w:p w14:paraId="6C00C1B6" w14:textId="77777777" w:rsidR="00986DF4" w:rsidRPr="00986DF4" w:rsidRDefault="00AC0AF5" w:rsidP="00986DF4">
      <w:pPr>
        <w:pStyle w:val="36"/>
        <w:framePr w:wrap="notBeside"/>
        <w:rPr>
          <w:rtl/>
        </w:rPr>
      </w:pPr>
      <w:r w:rsidRPr="00986DF4">
        <w:rPr>
          <w:rFonts w:hint="cs"/>
          <w:rtl/>
        </w:rPr>
        <w:t>ר</w:t>
      </w:r>
      <w:r w:rsidRPr="00986DF4">
        <w:rPr>
          <w:rtl/>
        </w:rPr>
        <w:t>"</w:t>
      </w:r>
      <w:r w:rsidRPr="00986DF4">
        <w:rPr>
          <w:rFonts w:hint="cs"/>
          <w:rtl/>
        </w:rPr>
        <w:t>ז</w:t>
      </w:r>
      <w:r w:rsidRPr="00986DF4">
        <w:rPr>
          <w:rtl/>
        </w:rPr>
        <w:t>:</w:t>
      </w:r>
    </w:p>
    <w:p w14:paraId="49E9A195" w14:textId="71287EB4" w:rsidR="00AC0AF5" w:rsidRPr="00C35A2C" w:rsidRDefault="00AC0AF5" w:rsidP="00AC0AF5">
      <w:pPr>
        <w:rPr>
          <w:rFonts w:ascii="Fb Fontext" w:hAnsi="Fb Fontext"/>
          <w:rtl/>
        </w:rPr>
      </w:pPr>
      <w:r w:rsidRPr="00C35A2C">
        <w:rPr>
          <w:rFonts w:ascii="Fb Fontext" w:hAnsi="Fb Fontext"/>
          <w:rtl/>
        </w:rPr>
        <w:t xml:space="preserve">הא קאמר לא תימרו </w:t>
      </w:r>
      <w:r w:rsidR="00986DF4">
        <w:rPr>
          <w:rFonts w:ascii="Fb Fontext" w:hAnsi="Fb Fontext" w:hint="cs"/>
          <w:rtl/>
        </w:rPr>
        <w:t>לו.</w:t>
      </w:r>
    </w:p>
    <w:p w14:paraId="3A2CF7FC" w14:textId="77777777" w:rsidR="003E5BA1" w:rsidRPr="003E5BA1" w:rsidRDefault="00AC0AF5" w:rsidP="003E5BA1">
      <w:pPr>
        <w:pStyle w:val="36"/>
        <w:framePr w:wrap="notBeside"/>
        <w:rPr>
          <w:rtl/>
        </w:rPr>
      </w:pPr>
      <w:r w:rsidRPr="003E5BA1">
        <w:rPr>
          <w:rtl/>
        </w:rPr>
        <w:t>ר"</w:t>
      </w:r>
      <w:r w:rsidRPr="003E5BA1">
        <w:rPr>
          <w:rFonts w:hint="cs"/>
          <w:rtl/>
        </w:rPr>
        <w:t>פ</w:t>
      </w:r>
      <w:r w:rsidRPr="003E5BA1">
        <w:rPr>
          <w:rtl/>
        </w:rPr>
        <w:t>:</w:t>
      </w:r>
    </w:p>
    <w:p w14:paraId="22E8B0BD" w14:textId="6B354669" w:rsidR="00AC0AF5" w:rsidRPr="00C35A2C" w:rsidRDefault="00AC0AF5" w:rsidP="00F418F7">
      <w:pPr>
        <w:spacing w:after="60"/>
        <w:rPr>
          <w:rFonts w:ascii="Fb Fontext" w:hAnsi="Fb Fontext"/>
          <w:rtl/>
        </w:rPr>
      </w:pPr>
      <w:r w:rsidRPr="00C35A2C">
        <w:rPr>
          <w:rFonts w:ascii="Fb Fontext" w:hAnsi="Fb Fontext"/>
          <w:rtl/>
        </w:rPr>
        <w:t>ל</w:t>
      </w:r>
      <w:r w:rsidRPr="00C35A2C">
        <w:rPr>
          <w:rFonts w:ascii="Fb Fontext" w:hAnsi="Fb Fontext" w:hint="cs"/>
          <w:rtl/>
        </w:rPr>
        <w:t>ו לא תאמרו</w:t>
      </w:r>
      <w:r>
        <w:rPr>
          <w:rFonts w:ascii="Fb Fontext" w:hAnsi="Fb Fontext" w:hint="cs"/>
          <w:rtl/>
        </w:rPr>
        <w:t>,</w:t>
      </w:r>
      <w:r w:rsidRPr="00C35A2C">
        <w:rPr>
          <w:rFonts w:ascii="Fb Fontext" w:hAnsi="Fb Fontext" w:hint="cs"/>
          <w:rtl/>
        </w:rPr>
        <w:t xml:space="preserve"> לאחרים תאמרו - </w:t>
      </w:r>
      <w:r w:rsidRPr="00C35A2C">
        <w:rPr>
          <w:rFonts w:ascii="Fb Fontext" w:hAnsi="Fb Fontext"/>
          <w:rtl/>
        </w:rPr>
        <w:t xml:space="preserve">חברך </w:t>
      </w:r>
      <w:r>
        <w:rPr>
          <w:rFonts w:ascii="Fb Fontext" w:hAnsi="Fb Fontext"/>
          <w:rtl/>
        </w:rPr>
        <w:t xml:space="preserve">חבר </w:t>
      </w:r>
      <w:r w:rsidR="00B656A4">
        <w:rPr>
          <w:rFonts w:ascii="Fb Fontext" w:hAnsi="Fb Fontext" w:hint="cs"/>
          <w:rtl/>
        </w:rPr>
        <w:t xml:space="preserve">דחבר </w:t>
      </w:r>
      <w:r>
        <w:rPr>
          <w:rFonts w:ascii="Fb Fontext" w:hAnsi="Fb Fontext"/>
          <w:rtl/>
        </w:rPr>
        <w:t>יש לו</w:t>
      </w:r>
      <w:r w:rsidRPr="00C35A2C">
        <w:rPr>
          <w:rFonts w:ascii="Fb Fontext" w:hAnsi="Fb Fontext"/>
          <w:rtl/>
        </w:rPr>
        <w:t xml:space="preserve">, </w:t>
      </w:r>
    </w:p>
    <w:p w14:paraId="7BA9B819" w14:textId="77777777" w:rsidR="003E5BA1" w:rsidRPr="003E5BA1" w:rsidRDefault="00AC0AF5" w:rsidP="003E5BA1">
      <w:pPr>
        <w:pStyle w:val="36"/>
        <w:framePr w:wrap="notBeside"/>
        <w:rPr>
          <w:rtl/>
        </w:rPr>
      </w:pPr>
      <w:r w:rsidRPr="003E5BA1">
        <w:rPr>
          <w:rtl/>
        </w:rPr>
        <w:t>•</w:t>
      </w:r>
    </w:p>
    <w:p w14:paraId="1BCBC967" w14:textId="4C13FBA0" w:rsidR="003E5BA1" w:rsidRPr="00F418F7" w:rsidRDefault="00AC0AF5" w:rsidP="00AC0AF5">
      <w:pPr>
        <w:rPr>
          <w:rStyle w:val="afff8"/>
          <w:rtl/>
        </w:rPr>
      </w:pPr>
      <w:r w:rsidRPr="00F418F7">
        <w:rPr>
          <w:rStyle w:val="afff8"/>
          <w:rtl/>
        </w:rPr>
        <w:t>אמר לה</w:t>
      </w:r>
      <w:r w:rsidR="00F418F7" w:rsidRPr="00F418F7">
        <w:rPr>
          <w:rStyle w:val="afff8"/>
          <w:rFonts w:hint="cs"/>
          <w:rtl/>
        </w:rPr>
        <w:t xml:space="preserve">ם אל תספרו דבר, </w:t>
      </w:r>
    </w:p>
    <w:p w14:paraId="27A4C36F" w14:textId="77777777" w:rsidR="003E5BA1" w:rsidRPr="003E5BA1" w:rsidRDefault="00AC0AF5" w:rsidP="003E5BA1">
      <w:pPr>
        <w:pStyle w:val="36"/>
        <w:framePr w:wrap="notBeside"/>
        <w:rPr>
          <w:rtl/>
        </w:rPr>
      </w:pPr>
      <w:r w:rsidRPr="003E5BA1">
        <w:rPr>
          <w:rtl/>
        </w:rPr>
        <w:t xml:space="preserve">– </w:t>
      </w:r>
      <w:r w:rsidRPr="003E5BA1">
        <w:rPr>
          <w:rFonts w:hint="cs"/>
          <w:rtl/>
        </w:rPr>
        <w:t>אר</w:t>
      </w:r>
      <w:r w:rsidRPr="003E5BA1">
        <w:rPr>
          <w:rtl/>
        </w:rPr>
        <w:t>"</w:t>
      </w:r>
      <w:r w:rsidRPr="003E5BA1">
        <w:rPr>
          <w:rFonts w:hint="cs"/>
          <w:rtl/>
        </w:rPr>
        <w:t>ז</w:t>
      </w:r>
      <w:r w:rsidRPr="003E5BA1">
        <w:rPr>
          <w:rtl/>
        </w:rPr>
        <w:t>:</w:t>
      </w:r>
    </w:p>
    <w:p w14:paraId="52A6720E" w14:textId="1B2C7C78" w:rsidR="00AC0AF5" w:rsidRPr="00C35A2C" w:rsidRDefault="00AC0AF5" w:rsidP="00F418F7">
      <w:pPr>
        <w:spacing w:after="60"/>
        <w:rPr>
          <w:rFonts w:ascii="Fb Fontext" w:hAnsi="Fb Fontext"/>
          <w:rtl/>
        </w:rPr>
      </w:pPr>
      <w:r w:rsidRPr="00C35A2C">
        <w:rPr>
          <w:rFonts w:ascii="Fb Fontext" w:hAnsi="Fb Fontext"/>
          <w:sz w:val="32"/>
          <w:rtl/>
        </w:rPr>
        <w:t xml:space="preserve"> הא אמר </w:t>
      </w:r>
      <w:r w:rsidR="00F418F7">
        <w:rPr>
          <w:rFonts w:ascii="Fb Fontext" w:hAnsi="Fb Fontext" w:hint="cs"/>
          <w:sz w:val="32"/>
          <w:rtl/>
        </w:rPr>
        <w:t>להם שלא להוציא דבר</w:t>
      </w:r>
      <w:r w:rsidRPr="00C35A2C">
        <w:rPr>
          <w:rFonts w:ascii="Fb Fontext" w:hAnsi="Fb Fontext"/>
          <w:sz w:val="32"/>
          <w:rtl/>
        </w:rPr>
        <w:t>.</w:t>
      </w:r>
    </w:p>
    <w:p w14:paraId="3283CF42" w14:textId="77777777" w:rsidR="00B656A4" w:rsidRPr="00B656A4" w:rsidRDefault="00AC0AF5" w:rsidP="00B656A4">
      <w:pPr>
        <w:pStyle w:val="36"/>
        <w:framePr w:wrap="notBeside"/>
        <w:rPr>
          <w:rtl/>
        </w:rPr>
      </w:pPr>
      <w:r w:rsidRPr="00B656A4">
        <w:rPr>
          <w:rtl/>
        </w:rPr>
        <w:t>•</w:t>
      </w:r>
    </w:p>
    <w:p w14:paraId="007BB346" w14:textId="7009921F" w:rsidR="00B656A4" w:rsidRPr="00F418F7" w:rsidRDefault="00AC0AF5" w:rsidP="00AC0AF5">
      <w:pPr>
        <w:rPr>
          <w:rStyle w:val="afff8"/>
          <w:rtl/>
        </w:rPr>
      </w:pPr>
      <w:r w:rsidRPr="00F418F7">
        <w:rPr>
          <w:rStyle w:val="afff8"/>
          <w:rtl/>
        </w:rPr>
        <w:t>אמרו ל</w:t>
      </w:r>
      <w:r w:rsidR="00B656A4" w:rsidRPr="00F418F7">
        <w:rPr>
          <w:rStyle w:val="afff8"/>
          <w:rFonts w:hint="cs"/>
          <w:rtl/>
        </w:rPr>
        <w:t>ו</w:t>
      </w:r>
      <w:r w:rsidRPr="00F418F7">
        <w:rPr>
          <w:rStyle w:val="afff8"/>
          <w:rtl/>
        </w:rPr>
        <w:t xml:space="preserve"> </w:t>
      </w:r>
      <w:r w:rsidR="00F418F7" w:rsidRPr="00F418F7">
        <w:rPr>
          <w:rStyle w:val="afff8"/>
          <w:rFonts w:hint="cs"/>
          <w:rtl/>
        </w:rPr>
        <w:t xml:space="preserve">שאינם מוציאים דבר. </w:t>
      </w:r>
    </w:p>
    <w:p w14:paraId="5E112941" w14:textId="77777777" w:rsidR="00B656A4" w:rsidRPr="00B656A4" w:rsidRDefault="00AC0AF5" w:rsidP="00B656A4">
      <w:pPr>
        <w:pStyle w:val="36"/>
        <w:framePr w:wrap="notBeside"/>
        <w:rPr>
          <w:rtl/>
        </w:rPr>
      </w:pPr>
      <w:r w:rsidRPr="00B656A4">
        <w:rPr>
          <w:rFonts w:hint="cs"/>
          <w:rtl/>
        </w:rPr>
        <w:t>ר</w:t>
      </w:r>
      <w:r w:rsidRPr="00B656A4">
        <w:rPr>
          <w:rtl/>
        </w:rPr>
        <w:t>"</w:t>
      </w:r>
      <w:r w:rsidRPr="00B656A4">
        <w:rPr>
          <w:rFonts w:hint="cs"/>
          <w:rtl/>
        </w:rPr>
        <w:t>פ</w:t>
      </w:r>
      <w:r w:rsidRPr="00B656A4">
        <w:rPr>
          <w:rtl/>
        </w:rPr>
        <w:t>:</w:t>
      </w:r>
    </w:p>
    <w:p w14:paraId="56727294" w14:textId="48BB5E3F" w:rsidR="00AC0AF5" w:rsidRPr="00C35A2C" w:rsidRDefault="00AC0AF5" w:rsidP="00AC0AF5">
      <w:pPr>
        <w:rPr>
          <w:rFonts w:ascii="Fb Fontext" w:hAnsi="Fb Fontext"/>
          <w:rtl/>
        </w:rPr>
      </w:pPr>
      <w:r w:rsidRPr="00C35A2C">
        <w:rPr>
          <w:rFonts w:ascii="Fb Fontext" w:hAnsi="Fb Fontext"/>
          <w:rtl/>
        </w:rPr>
        <w:t>הא אמר</w:t>
      </w:r>
      <w:r w:rsidR="00B656A4">
        <w:rPr>
          <w:rFonts w:ascii="Fb Fontext" w:hAnsi="Fb Fontext" w:hint="cs"/>
          <w:rtl/>
        </w:rPr>
        <w:t xml:space="preserve">ו לו - </w:t>
      </w:r>
      <w:r w:rsidRPr="00C35A2C">
        <w:rPr>
          <w:rFonts w:ascii="Fb Fontext" w:hAnsi="Fb Fontext"/>
          <w:rtl/>
        </w:rPr>
        <w:t xml:space="preserve">לא </w:t>
      </w:r>
      <w:r>
        <w:rPr>
          <w:rFonts w:ascii="Fb Fontext" w:hAnsi="Fb Fontext"/>
          <w:rtl/>
        </w:rPr>
        <w:t>מוציאים</w:t>
      </w:r>
      <w:r w:rsidRPr="00C35A2C">
        <w:rPr>
          <w:rFonts w:ascii="Fb Fontext" w:hAnsi="Fb Fontext"/>
          <w:rtl/>
        </w:rPr>
        <w:t xml:space="preserve"> </w:t>
      </w:r>
      <w:r w:rsidR="00F418F7">
        <w:rPr>
          <w:rFonts w:ascii="Fb Fontext" w:hAnsi="Fb Fontext" w:hint="cs"/>
          <w:rtl/>
        </w:rPr>
        <w:t>דבר</w:t>
      </w:r>
      <w:r w:rsidRPr="00C35A2C">
        <w:rPr>
          <w:rFonts w:ascii="Fb Fontext" w:hAnsi="Fb Fontext"/>
          <w:rtl/>
        </w:rPr>
        <w:t>.</w:t>
      </w:r>
    </w:p>
    <w:p w14:paraId="7E38CF82" w14:textId="4B46AF3F" w:rsidR="00B656A4" w:rsidRPr="00B656A4" w:rsidRDefault="00AC0AF5" w:rsidP="00B656A4">
      <w:pPr>
        <w:pStyle w:val="36"/>
        <w:framePr w:wrap="notBeside"/>
        <w:rPr>
          <w:rtl/>
        </w:rPr>
      </w:pPr>
      <w:r w:rsidRPr="00B656A4">
        <w:rPr>
          <w:rtl/>
        </w:rPr>
        <w:t>ר</w:t>
      </w:r>
      <w:r w:rsidRPr="00B656A4">
        <w:rPr>
          <w:rFonts w:hint="cs"/>
          <w:rtl/>
        </w:rPr>
        <w:t>הבדר</w:t>
      </w:r>
      <w:r w:rsidRPr="00B656A4">
        <w:rPr>
          <w:rtl/>
        </w:rPr>
        <w:t>"</w:t>
      </w:r>
      <w:r w:rsidRPr="00B656A4">
        <w:rPr>
          <w:rFonts w:hint="cs"/>
          <w:rtl/>
        </w:rPr>
        <w:t>י</w:t>
      </w:r>
      <w:r w:rsidRPr="00B656A4">
        <w:rPr>
          <w:rtl/>
        </w:rPr>
        <w:t>:</w:t>
      </w:r>
    </w:p>
    <w:p w14:paraId="7FA27C64" w14:textId="67E8D1E0" w:rsidR="00AC0AF5" w:rsidRPr="00C35A2C" w:rsidRDefault="00AC0AF5" w:rsidP="00B656A4">
      <w:pPr>
        <w:spacing w:after="60"/>
        <w:rPr>
          <w:rFonts w:ascii="Fb Fontext" w:hAnsi="Fb Fontext"/>
          <w:rtl/>
        </w:rPr>
      </w:pPr>
      <w:r w:rsidRPr="00C35A2C">
        <w:rPr>
          <w:rFonts w:ascii="Fb Fontext" w:hAnsi="Fb Fontext"/>
          <w:rtl/>
        </w:rPr>
        <w:t>כל מילתא דלא רמיא עליה דאיניש, אמר לה ולאו אדעתיה.</w:t>
      </w:r>
    </w:p>
    <w:p w14:paraId="26355286" w14:textId="426450A7" w:rsidR="00F418F7" w:rsidRPr="00F418F7" w:rsidRDefault="00AC0AF5" w:rsidP="00F418F7">
      <w:pPr>
        <w:pStyle w:val="36"/>
        <w:framePr w:wrap="notBeside"/>
        <w:rPr>
          <w:rtl/>
        </w:rPr>
      </w:pPr>
      <w:r w:rsidRPr="00F418F7">
        <w:rPr>
          <w:rFonts w:hint="cs"/>
          <w:rtl/>
        </w:rPr>
        <w:t>רבא מר</w:t>
      </w:r>
      <w:r w:rsidRPr="00F418F7">
        <w:rPr>
          <w:rtl/>
        </w:rPr>
        <w:t>"</w:t>
      </w:r>
      <w:r w:rsidRPr="00F418F7">
        <w:rPr>
          <w:rFonts w:hint="cs"/>
          <w:rtl/>
        </w:rPr>
        <w:t>נ</w:t>
      </w:r>
      <w:r w:rsidRPr="00F418F7">
        <w:rPr>
          <w:rtl/>
        </w:rPr>
        <w:t>:</w:t>
      </w:r>
    </w:p>
    <w:p w14:paraId="178B065C" w14:textId="385C8394" w:rsidR="00AC0AF5" w:rsidRPr="00C35A2C" w:rsidRDefault="00AC0AF5" w:rsidP="00F418F7">
      <w:pPr>
        <w:pStyle w:val="affff9"/>
        <w:rPr>
          <w:rtl/>
        </w:rPr>
      </w:pPr>
      <w:r w:rsidRPr="00C35A2C">
        <w:rPr>
          <w:rtl/>
        </w:rPr>
        <w:t>מחאה שלא בפניו הויא מחאה.</w:t>
      </w:r>
    </w:p>
    <w:p w14:paraId="66E3544C" w14:textId="599BDBD2" w:rsidR="00F418F7" w:rsidRPr="00F418F7" w:rsidRDefault="00F418F7" w:rsidP="00F418F7">
      <w:pPr>
        <w:pStyle w:val="36"/>
        <w:framePr w:wrap="notBeside"/>
        <w:rPr>
          <w:rtl/>
        </w:rPr>
      </w:pPr>
      <w:r>
        <w:rPr>
          <w:rFonts w:hint="cs"/>
          <w:rtl/>
        </w:rPr>
        <w:t xml:space="preserve">ואין להוכיח </w:t>
      </w:r>
    </w:p>
    <w:p w14:paraId="4B7FBEFA" w14:textId="4806636B" w:rsidR="00AC0AF5" w:rsidRDefault="00F418F7" w:rsidP="00AC0AF5">
      <w:pPr>
        <w:rPr>
          <w:rFonts w:ascii="Fb Fontext" w:hAnsi="Fb Fontext"/>
          <w:rtl/>
        </w:rPr>
      </w:pPr>
      <w:r>
        <w:rPr>
          <w:rFonts w:ascii="Fb Fontext" w:hAnsi="Fb Fontext" w:hint="cs"/>
          <w:rtl/>
        </w:rPr>
        <w:t xml:space="preserve">שלא מהני מהך </w:t>
      </w:r>
      <w:r w:rsidR="00AC0AF5" w:rsidRPr="00C35A2C">
        <w:rPr>
          <w:rFonts w:ascii="Fb Fontext" w:hAnsi="Fb Fontext" w:hint="cs"/>
          <w:rtl/>
        </w:rPr>
        <w:t>ד</w:t>
      </w:r>
      <w:r w:rsidR="00AC0AF5" w:rsidRPr="00F10693">
        <w:rPr>
          <w:rFonts w:hint="cs"/>
          <w:rtl/>
        </w:rPr>
        <w:t>'</w:t>
      </w:r>
      <w:r w:rsidR="00AC0AF5" w:rsidRPr="00F10693">
        <w:rPr>
          <w:rtl/>
        </w:rPr>
        <w:t>ל</w:t>
      </w:r>
      <w:r w:rsidR="00AC0AF5" w:rsidRPr="00C35A2C">
        <w:rPr>
          <w:rFonts w:ascii="Fb Fontext" w:hAnsi="Fb Fontext"/>
          <w:rtl/>
        </w:rPr>
        <w:t>א אמרו</w:t>
      </w:r>
      <w:r w:rsidR="00AC0AF5" w:rsidRPr="00C35A2C">
        <w:rPr>
          <w:rFonts w:ascii="Fb Fontext" w:hAnsi="Fb Fontext" w:hint="cs"/>
          <w:rtl/>
        </w:rPr>
        <w:t xml:space="preserve"> ג</w:t>
      </w:r>
      <w:r w:rsidR="00AC0AF5" w:rsidRPr="00F10693">
        <w:rPr>
          <w:rFonts w:hint="cs"/>
          <w:rtl/>
        </w:rPr>
        <w:t>'</w:t>
      </w:r>
      <w:r w:rsidR="00AC0AF5" w:rsidRPr="00F10693">
        <w:rPr>
          <w:rtl/>
        </w:rPr>
        <w:t xml:space="preserve"> </w:t>
      </w:r>
      <w:r w:rsidR="00AC0AF5" w:rsidRPr="00C35A2C">
        <w:rPr>
          <w:rFonts w:ascii="Fb Fontext" w:hAnsi="Fb Fontext"/>
          <w:rtl/>
        </w:rPr>
        <w:t>שנים, אלא כדי שיהא באספמיא ויחזיק שנה, וילכו ויודיעוהו שנה, ויבא לשנה אחרת</w:t>
      </w:r>
      <w:r w:rsidR="00AC0AF5" w:rsidRPr="00F10693">
        <w:rPr>
          <w:rtl/>
        </w:rPr>
        <w:t>'</w:t>
      </w:r>
      <w:r w:rsidR="00AC0AF5" w:rsidRPr="00F10693">
        <w:rPr>
          <w:rFonts w:hint="cs"/>
          <w:rtl/>
        </w:rPr>
        <w:t>,</w:t>
      </w:r>
    </w:p>
    <w:p w14:paraId="6FB077B0" w14:textId="17779806" w:rsidR="00F418F7" w:rsidRPr="00F418F7" w:rsidRDefault="00F418F7" w:rsidP="00F418F7">
      <w:pPr>
        <w:pStyle w:val="36"/>
        <w:framePr w:wrap="notBeside"/>
        <w:rPr>
          <w:rtl/>
        </w:rPr>
      </w:pPr>
      <w:r>
        <w:rPr>
          <w:rFonts w:hint="cs"/>
          <w:rtl/>
        </w:rPr>
        <w:t>- דשם:</w:t>
      </w:r>
    </w:p>
    <w:p w14:paraId="7ECE6890" w14:textId="2DD72C23" w:rsidR="00AC0AF5" w:rsidRPr="00C35A2C" w:rsidRDefault="00AC0AF5" w:rsidP="00AC0AF5">
      <w:pPr>
        <w:rPr>
          <w:rFonts w:ascii="Fb Fontext" w:hAnsi="Fb Fontext"/>
          <w:rtl/>
        </w:rPr>
      </w:pPr>
      <w:r w:rsidRPr="00C35A2C">
        <w:rPr>
          <w:rFonts w:ascii="Fb Fontext" w:hAnsi="Fb Fontext"/>
          <w:rtl/>
        </w:rPr>
        <w:t>עצה טובה קמ"ל, דניתי ונשקול ארעא ופירי.</w:t>
      </w:r>
    </w:p>
    <w:p w14:paraId="3485CBDF" w14:textId="7BE4DA41" w:rsidR="00F418F7" w:rsidRPr="00F418F7" w:rsidRDefault="00AC0AF5" w:rsidP="00F418F7">
      <w:pPr>
        <w:pStyle w:val="36"/>
        <w:framePr w:wrap="notBeside"/>
        <w:rPr>
          <w:rtl/>
        </w:rPr>
      </w:pPr>
      <w:r w:rsidRPr="00F418F7">
        <w:rPr>
          <w:rFonts w:hint="cs"/>
          <w:rtl/>
        </w:rPr>
        <w:t>לרבא</w:t>
      </w:r>
    </w:p>
    <w:p w14:paraId="4F8E6428" w14:textId="73AA2660" w:rsidR="00AC0AF5" w:rsidRDefault="00AC0AF5" w:rsidP="00AC0AF5">
      <w:pPr>
        <w:rPr>
          <w:rFonts w:ascii="Fb Fontext" w:hAnsi="Fb Fontext"/>
          <w:rtl/>
        </w:rPr>
      </w:pPr>
      <w:r w:rsidRPr="00F418F7">
        <w:rPr>
          <w:rStyle w:val="affffe"/>
          <w:rFonts w:hint="cs"/>
          <w:rtl/>
        </w:rPr>
        <w:t>אחר ששמע מר</w:t>
      </w:r>
      <w:r w:rsidRPr="00F418F7">
        <w:rPr>
          <w:rStyle w:val="affffe"/>
          <w:rtl/>
        </w:rPr>
        <w:t>"</w:t>
      </w:r>
      <w:r w:rsidRPr="00F418F7">
        <w:rPr>
          <w:rStyle w:val="affffe"/>
          <w:rFonts w:hint="cs"/>
          <w:rtl/>
        </w:rPr>
        <w:t>נ</w:t>
      </w:r>
      <w:r w:rsidRPr="00C35A2C">
        <w:rPr>
          <w:rFonts w:ascii="Fb Fontext" w:hAnsi="Fb Fontext" w:hint="cs"/>
          <w:rtl/>
        </w:rPr>
        <w:t xml:space="preserve"> הדר סברה דשלא בפניו הויא מחאה</w:t>
      </w:r>
    </w:p>
    <w:p w14:paraId="24A53883" w14:textId="77777777" w:rsidR="00AC0AF5" w:rsidRPr="00C35A2C" w:rsidRDefault="00AC0AF5" w:rsidP="00982F98">
      <w:pPr>
        <w:pStyle w:val="affe"/>
        <w:framePr w:wrap="around"/>
        <w:rPr>
          <w:rtl/>
        </w:rPr>
      </w:pPr>
      <w:r w:rsidRPr="00C35A2C">
        <w:rPr>
          <w:rtl/>
        </w:rPr>
        <w:t>לט:</w:t>
      </w:r>
    </w:p>
    <w:p w14:paraId="7175B53B" w14:textId="42647C22" w:rsidR="00AC0AF5" w:rsidRDefault="00AC0AF5" w:rsidP="00F418F7">
      <w:pPr>
        <w:pStyle w:val="affff9"/>
        <w:rPr>
          <w:rtl/>
        </w:rPr>
      </w:pPr>
      <w:r w:rsidRPr="00C35A2C">
        <w:rPr>
          <w:rFonts w:hint="cs"/>
          <w:rtl/>
        </w:rPr>
        <w:t>מחאה בכמה</w:t>
      </w:r>
    </w:p>
    <w:p w14:paraId="4BB688C0" w14:textId="239B1034" w:rsidR="00AC0AF5" w:rsidRPr="00C35A2C" w:rsidRDefault="00AC0AF5" w:rsidP="00AC0AF5">
      <w:pPr>
        <w:rPr>
          <w:rStyle w:val="afff8"/>
          <w:b w:val="0"/>
          <w:rtl/>
        </w:rPr>
      </w:pPr>
      <w:r w:rsidRPr="00F418F7">
        <w:rPr>
          <w:rStyle w:val="affffe"/>
          <w:rFonts w:hint="cs"/>
          <w:rtl/>
        </w:rPr>
        <w:t>רחב</w:t>
      </w:r>
      <w:r w:rsidRPr="00F418F7">
        <w:rPr>
          <w:rStyle w:val="affffe"/>
          <w:rtl/>
        </w:rPr>
        <w:t>"</w:t>
      </w:r>
      <w:r w:rsidRPr="00F418F7">
        <w:rPr>
          <w:rStyle w:val="affffe"/>
          <w:rFonts w:hint="cs"/>
          <w:rtl/>
        </w:rPr>
        <w:t>א מרי</w:t>
      </w:r>
      <w:r w:rsidRPr="00F418F7">
        <w:rPr>
          <w:rStyle w:val="affffe"/>
          <w:rtl/>
        </w:rPr>
        <w:t>"</w:t>
      </w:r>
      <w:r w:rsidRPr="00F418F7">
        <w:rPr>
          <w:rStyle w:val="affffe"/>
          <w:rFonts w:hint="cs"/>
          <w:rtl/>
        </w:rPr>
        <w:t>ו</w:t>
      </w:r>
      <w:r w:rsidRPr="00F418F7">
        <w:rPr>
          <w:rStyle w:val="affffe"/>
          <w:rtl/>
        </w:rPr>
        <w:t>:</w:t>
      </w:r>
      <w:r w:rsidRPr="00C35A2C">
        <w:rPr>
          <w:rFonts w:ascii="Fb Fontext" w:hAnsi="Fb Fontext"/>
          <w:rtl/>
        </w:rPr>
        <w:t xml:space="preserve"> מחאה בפני שנים, </w:t>
      </w:r>
      <w:r w:rsidR="00F418F7">
        <w:rPr>
          <w:rFonts w:ascii="Fb Fontext" w:hAnsi="Fb Fontext"/>
          <w:rtl/>
        </w:rPr>
        <w:tab/>
      </w:r>
      <w:r w:rsidRPr="00F418F7">
        <w:rPr>
          <w:rStyle w:val="affffe"/>
          <w:rtl/>
        </w:rPr>
        <w:t>ר"</w:t>
      </w:r>
      <w:r w:rsidRPr="00F418F7">
        <w:rPr>
          <w:rStyle w:val="affffe"/>
          <w:rFonts w:hint="cs"/>
          <w:rtl/>
        </w:rPr>
        <w:t>א מרי</w:t>
      </w:r>
      <w:r w:rsidRPr="00F418F7">
        <w:rPr>
          <w:rStyle w:val="affffe"/>
          <w:rtl/>
        </w:rPr>
        <w:t>"</w:t>
      </w:r>
      <w:r w:rsidRPr="00F418F7">
        <w:rPr>
          <w:rStyle w:val="affffe"/>
          <w:rFonts w:hint="cs"/>
          <w:rtl/>
        </w:rPr>
        <w:t>ו</w:t>
      </w:r>
      <w:r w:rsidRPr="00F418F7">
        <w:rPr>
          <w:rStyle w:val="affffe"/>
          <w:rtl/>
        </w:rPr>
        <w:t>:</w:t>
      </w:r>
      <w:r w:rsidRPr="00C35A2C">
        <w:rPr>
          <w:rFonts w:ascii="Fb Fontext" w:hAnsi="Fb Fontext"/>
          <w:rtl/>
        </w:rPr>
        <w:t xml:space="preserve"> מחאה בפני שלשה.</w:t>
      </w:r>
    </w:p>
    <w:p w14:paraId="7FBC0427" w14:textId="77777777" w:rsidR="00F418F7" w:rsidRPr="00F418F7" w:rsidRDefault="00AC0AF5" w:rsidP="00F418F7">
      <w:pPr>
        <w:pStyle w:val="36"/>
        <w:framePr w:wrap="notBeside"/>
        <w:rPr>
          <w:rtl/>
        </w:rPr>
      </w:pPr>
      <w:r w:rsidRPr="00F418F7">
        <w:rPr>
          <w:rFonts w:hint="cs"/>
          <w:rtl/>
        </w:rPr>
        <w:t>א. לכו</w:t>
      </w:r>
      <w:r w:rsidRPr="00F418F7">
        <w:rPr>
          <w:rtl/>
        </w:rPr>
        <w:t>"</w:t>
      </w:r>
      <w:r w:rsidRPr="00F418F7">
        <w:rPr>
          <w:rFonts w:hint="cs"/>
          <w:rtl/>
        </w:rPr>
        <w:t xml:space="preserve">ע </w:t>
      </w:r>
    </w:p>
    <w:p w14:paraId="4C739559" w14:textId="07D7FC6D" w:rsidR="00F418F7" w:rsidRDefault="00D6483E" w:rsidP="00AC0AF5">
      <w:pPr>
        <w:rPr>
          <w:rFonts w:ascii="Fb Fontext" w:hAnsi="Fb Fontext"/>
          <w:spacing w:val="-4"/>
          <w:rtl/>
        </w:rPr>
      </w:pPr>
      <w:r w:rsidRPr="00D6483E">
        <w:rPr>
          <w:rStyle w:val="affffe"/>
          <w:rFonts w:hint="cs"/>
          <w:rtl/>
        </w:rPr>
        <w:t>כ</w:t>
      </w:r>
      <w:r w:rsidR="00AC0AF5" w:rsidRPr="00D6483E">
        <w:rPr>
          <w:rStyle w:val="affffe"/>
          <w:rFonts w:hint="cs"/>
          <w:rtl/>
        </w:rPr>
        <w:t>רבר</w:t>
      </w:r>
      <w:r w:rsidR="00AC0AF5" w:rsidRPr="00D6483E">
        <w:rPr>
          <w:rStyle w:val="affffe"/>
          <w:rtl/>
        </w:rPr>
        <w:t>"</w:t>
      </w:r>
      <w:r w:rsidR="00AC0AF5" w:rsidRPr="00D6483E">
        <w:rPr>
          <w:rStyle w:val="affffe"/>
          <w:rFonts w:hint="cs"/>
          <w:rtl/>
        </w:rPr>
        <w:t>ה</w:t>
      </w:r>
      <w:r w:rsidR="00AC0AF5" w:rsidRPr="00F418F7">
        <w:rPr>
          <w:rFonts w:hint="cs"/>
          <w:rtl/>
        </w:rPr>
        <w:t xml:space="preserve"> </w:t>
      </w:r>
      <w:r>
        <w:rPr>
          <w:rFonts w:hint="cs"/>
          <w:rtl/>
        </w:rPr>
        <w:t>ש</w:t>
      </w:r>
      <w:r w:rsidR="00AC0AF5" w:rsidRPr="00F418F7">
        <w:rPr>
          <w:rFonts w:hint="cs"/>
          <w:rtl/>
        </w:rPr>
        <w:t>כל דבר הנאמר בפני ג' אין בזה לה</w:t>
      </w:r>
      <w:r w:rsidR="00AC0AF5" w:rsidRPr="00F418F7">
        <w:rPr>
          <w:rtl/>
        </w:rPr>
        <w:t>"</w:t>
      </w:r>
      <w:r w:rsidR="00AC0AF5" w:rsidRPr="00F418F7">
        <w:rPr>
          <w:rFonts w:hint="cs"/>
          <w:rtl/>
        </w:rPr>
        <w:t>ר</w:t>
      </w:r>
      <w:r w:rsidR="00AC0AF5" w:rsidRPr="006765C4">
        <w:rPr>
          <w:rFonts w:ascii="Fb Fontext" w:hAnsi="Fb Fontext" w:hint="cs"/>
          <w:spacing w:val="-4"/>
          <w:rtl/>
        </w:rPr>
        <w:t xml:space="preserve"> </w:t>
      </w:r>
    </w:p>
    <w:p w14:paraId="036EAF2E" w14:textId="77777777" w:rsidR="00F418F7" w:rsidRPr="00F418F7" w:rsidRDefault="00F418F7" w:rsidP="00F418F7">
      <w:pPr>
        <w:pStyle w:val="36"/>
        <w:framePr w:wrap="notBeside"/>
        <w:rPr>
          <w:rtl/>
        </w:rPr>
      </w:pPr>
      <w:r w:rsidRPr="00F418F7">
        <w:rPr>
          <w:rFonts w:hint="cs"/>
          <w:rtl/>
        </w:rPr>
        <w:t>כאן</w:t>
      </w:r>
      <w:r w:rsidR="00AC0AF5" w:rsidRPr="00F418F7">
        <w:rPr>
          <w:rFonts w:hint="cs"/>
          <w:rtl/>
        </w:rPr>
        <w:t xml:space="preserve"> </w:t>
      </w:r>
      <w:r w:rsidR="00AD221F" w:rsidRPr="00F418F7">
        <w:rPr>
          <w:rFonts w:hint="cs"/>
          <w:rtl/>
        </w:rPr>
        <w:t>חלקו</w:t>
      </w:r>
    </w:p>
    <w:p w14:paraId="34A91261" w14:textId="11FFC74F" w:rsidR="00AC0AF5" w:rsidRPr="00F418F7" w:rsidRDefault="00AC0AF5" w:rsidP="00AC0AF5">
      <w:pPr>
        <w:rPr>
          <w:rtl/>
        </w:rPr>
      </w:pPr>
      <w:r w:rsidRPr="00F418F7">
        <w:rPr>
          <w:rFonts w:hint="cs"/>
          <w:rtl/>
        </w:rPr>
        <w:t>אי שלא בפניו הוי מחאה</w:t>
      </w:r>
    </w:p>
    <w:p w14:paraId="267F980D" w14:textId="77777777" w:rsidR="00F418F7" w:rsidRPr="00F418F7" w:rsidRDefault="00AC0AF5" w:rsidP="00F418F7">
      <w:pPr>
        <w:pStyle w:val="36"/>
        <w:framePr w:wrap="notBeside"/>
        <w:rPr>
          <w:rtl/>
        </w:rPr>
      </w:pPr>
      <w:r w:rsidRPr="00F418F7">
        <w:rPr>
          <w:rFonts w:hint="cs"/>
          <w:rtl/>
        </w:rPr>
        <w:t>ב. לכו</w:t>
      </w:r>
      <w:r w:rsidRPr="00F418F7">
        <w:rPr>
          <w:rtl/>
        </w:rPr>
        <w:t>"</w:t>
      </w:r>
      <w:r w:rsidRPr="00F418F7">
        <w:rPr>
          <w:rFonts w:hint="cs"/>
          <w:rtl/>
        </w:rPr>
        <w:t>ע</w:t>
      </w:r>
    </w:p>
    <w:p w14:paraId="5532EAE7" w14:textId="3C179539" w:rsidR="00AC0AF5" w:rsidRDefault="00AC0AF5" w:rsidP="00AC0AF5">
      <w:pPr>
        <w:rPr>
          <w:rFonts w:ascii="Fb Fontext" w:hAnsi="Fb Fontext"/>
          <w:rtl/>
        </w:rPr>
      </w:pPr>
      <w:r w:rsidRPr="00C35A2C">
        <w:rPr>
          <w:rFonts w:ascii="Fb Fontext" w:hAnsi="Fb Fontext" w:hint="cs"/>
          <w:rtl/>
        </w:rPr>
        <w:t xml:space="preserve">שלא בפניו הוי מחאה </w:t>
      </w:r>
      <w:r w:rsidRPr="00F418F7">
        <w:rPr>
          <w:rStyle w:val="affffe"/>
          <w:rFonts w:hint="cs"/>
          <w:rtl/>
        </w:rPr>
        <w:t>ו</w:t>
      </w:r>
      <w:r w:rsidR="00AD221F" w:rsidRPr="00F418F7">
        <w:rPr>
          <w:rStyle w:val="affffe"/>
          <w:rFonts w:hint="cs"/>
          <w:rtl/>
        </w:rPr>
        <w:t>חלקו</w:t>
      </w:r>
      <w:r w:rsidRPr="00C35A2C">
        <w:rPr>
          <w:rFonts w:ascii="Fb Fontext" w:hAnsi="Fb Fontext" w:hint="cs"/>
          <w:rtl/>
        </w:rPr>
        <w:t xml:space="preserve"> אי עדות בעי</w:t>
      </w:r>
      <w:r w:rsidRPr="00F10693">
        <w:rPr>
          <w:rFonts w:hint="cs"/>
          <w:rtl/>
        </w:rPr>
        <w:t xml:space="preserve">' </w:t>
      </w:r>
      <w:r w:rsidRPr="00C35A2C">
        <w:rPr>
          <w:rFonts w:ascii="Fb Fontext" w:hAnsi="Fb Fontext" w:hint="cs"/>
          <w:rtl/>
        </w:rPr>
        <w:t>או גילוי מילתא בעי</w:t>
      </w:r>
      <w:r w:rsidRPr="00F10693">
        <w:rPr>
          <w:rtl/>
        </w:rPr>
        <w:t>'</w:t>
      </w:r>
      <w:r w:rsidRPr="00F10693">
        <w:rPr>
          <w:rFonts w:hint="cs"/>
          <w:rtl/>
        </w:rPr>
        <w:t>,</w:t>
      </w:r>
    </w:p>
    <w:p w14:paraId="1D6A8DB1" w14:textId="77777777" w:rsidR="00AC0AF5" w:rsidRDefault="00AC0AF5" w:rsidP="00AC0AF5">
      <w:pPr>
        <w:rPr>
          <w:rFonts w:ascii="Fb Fontext" w:hAnsi="Fb Fontext"/>
          <w:rtl/>
        </w:rPr>
      </w:pPr>
    </w:p>
    <w:p w14:paraId="46A147CC" w14:textId="2ECC1588" w:rsidR="00F418F7" w:rsidRPr="00F418F7" w:rsidRDefault="00AC0AF5" w:rsidP="00F418F7">
      <w:pPr>
        <w:pStyle w:val="36"/>
        <w:framePr w:wrap="notBeside"/>
        <w:rPr>
          <w:rtl/>
        </w:rPr>
      </w:pPr>
      <w:r w:rsidRPr="00F418F7">
        <w:rPr>
          <w:rtl/>
        </w:rPr>
        <w:t>גידל בר</w:t>
      </w:r>
      <w:r w:rsidR="00F418F7">
        <w:rPr>
          <w:rFonts w:hint="cs"/>
          <w:rtl/>
        </w:rPr>
        <w:t xml:space="preserve"> מניומי:</w:t>
      </w:r>
      <w:r w:rsidRPr="00F418F7">
        <w:rPr>
          <w:rtl/>
        </w:rPr>
        <w:t xml:space="preserve"> </w:t>
      </w:r>
    </w:p>
    <w:p w14:paraId="1BCA76C0" w14:textId="5ADFF09A" w:rsidR="00AC0AF5" w:rsidRDefault="00AC0AF5" w:rsidP="00AC0AF5">
      <w:pPr>
        <w:rPr>
          <w:rFonts w:ascii="Fb Fontext" w:hAnsi="Fb Fontext"/>
          <w:sz w:val="32"/>
          <w:rtl/>
        </w:rPr>
      </w:pPr>
      <w:r w:rsidRPr="00C35A2C">
        <w:rPr>
          <w:rFonts w:ascii="Fb Fontext" w:hAnsi="Fb Fontext"/>
          <w:sz w:val="32"/>
          <w:rtl/>
        </w:rPr>
        <w:t>ה</w:t>
      </w:r>
      <w:r w:rsidRPr="00C35A2C">
        <w:rPr>
          <w:rFonts w:ascii="Fb Fontext" w:hAnsi="Fb Fontext" w:hint="cs"/>
          <w:sz w:val="32"/>
          <w:rtl/>
        </w:rPr>
        <w:t xml:space="preserve">יה לו מחאה למחות </w:t>
      </w:r>
      <w:r w:rsidRPr="00F418F7">
        <w:rPr>
          <w:rStyle w:val="affffe"/>
          <w:rFonts w:hint="cs"/>
          <w:rtl/>
        </w:rPr>
        <w:t>ומצא לר</w:t>
      </w:r>
      <w:r w:rsidRPr="00F418F7">
        <w:rPr>
          <w:rStyle w:val="affffe"/>
          <w:rtl/>
        </w:rPr>
        <w:t>"</w:t>
      </w:r>
      <w:r w:rsidRPr="00F418F7">
        <w:rPr>
          <w:rStyle w:val="affffe"/>
          <w:rFonts w:hint="cs"/>
          <w:rtl/>
        </w:rPr>
        <w:t>ה ולחב</w:t>
      </w:r>
      <w:r w:rsidRPr="00F418F7">
        <w:rPr>
          <w:rStyle w:val="affffe"/>
          <w:rtl/>
        </w:rPr>
        <w:t>"</w:t>
      </w:r>
      <w:r w:rsidRPr="00F418F7">
        <w:rPr>
          <w:rStyle w:val="affffe"/>
          <w:rFonts w:hint="cs"/>
          <w:rtl/>
        </w:rPr>
        <w:t>ר ולרחב</w:t>
      </w:r>
      <w:r w:rsidRPr="00F418F7">
        <w:rPr>
          <w:rStyle w:val="affffe"/>
          <w:rtl/>
        </w:rPr>
        <w:t>"</w:t>
      </w:r>
      <w:r w:rsidRPr="00F418F7">
        <w:rPr>
          <w:rStyle w:val="affffe"/>
          <w:rFonts w:hint="cs"/>
          <w:rtl/>
        </w:rPr>
        <w:t>ט</w:t>
      </w:r>
      <w:r w:rsidRPr="00C35A2C">
        <w:rPr>
          <w:rFonts w:ascii="Fb Fontext" w:hAnsi="Fb Fontext" w:hint="cs"/>
          <w:sz w:val="32"/>
          <w:rtl/>
        </w:rPr>
        <w:t xml:space="preserve"> דישבו ומחה לפניהם</w:t>
      </w:r>
    </w:p>
    <w:p w14:paraId="413A671C" w14:textId="68415029" w:rsidR="00AC0AF5" w:rsidRDefault="00AC0AF5" w:rsidP="00AC0AF5">
      <w:pPr>
        <w:rPr>
          <w:rFonts w:ascii="Fb Fontext" w:hAnsi="Fb Fontext"/>
          <w:rtl/>
        </w:rPr>
      </w:pPr>
      <w:r w:rsidRPr="00C35A2C">
        <w:rPr>
          <w:rFonts w:ascii="Fb Fontext" w:hAnsi="Fb Fontext"/>
          <w:rtl/>
        </w:rPr>
        <w:t xml:space="preserve">לשנה </w:t>
      </w:r>
      <w:r w:rsidR="00D6483E">
        <w:rPr>
          <w:rFonts w:ascii="Fb Fontext" w:hAnsi="Fb Fontext" w:hint="cs"/>
          <w:rtl/>
        </w:rPr>
        <w:t>ה</w:t>
      </w:r>
      <w:r w:rsidRPr="00C35A2C">
        <w:rPr>
          <w:rFonts w:ascii="Fb Fontext" w:hAnsi="Fb Fontext" w:hint="cs"/>
          <w:rtl/>
        </w:rPr>
        <w:t xml:space="preserve">בא למחות שוב </w:t>
      </w:r>
      <w:r w:rsidRPr="00F418F7">
        <w:rPr>
          <w:rStyle w:val="affffe"/>
          <w:rFonts w:hint="cs"/>
          <w:rtl/>
        </w:rPr>
        <w:t>ואמ</w:t>
      </w:r>
      <w:r w:rsidRPr="00F418F7">
        <w:rPr>
          <w:rStyle w:val="affffe"/>
          <w:rtl/>
        </w:rPr>
        <w:t>"</w:t>
      </w:r>
      <w:r w:rsidRPr="00F418F7">
        <w:rPr>
          <w:rStyle w:val="affffe"/>
          <w:rFonts w:hint="cs"/>
          <w:rtl/>
        </w:rPr>
        <w:t>ל שא</w:t>
      </w:r>
      <w:r w:rsidRPr="00F418F7">
        <w:rPr>
          <w:rStyle w:val="affffe"/>
          <w:rtl/>
        </w:rPr>
        <w:t>"</w:t>
      </w:r>
      <w:r w:rsidRPr="00F418F7">
        <w:rPr>
          <w:rStyle w:val="affffe"/>
          <w:rFonts w:hint="cs"/>
          <w:rtl/>
        </w:rPr>
        <w:t>צ דרב</w:t>
      </w:r>
      <w:r w:rsidRPr="00F418F7">
        <w:rPr>
          <w:rStyle w:val="affffe"/>
          <w:rtl/>
        </w:rPr>
        <w:t xml:space="preserve"> </w:t>
      </w:r>
      <w:r w:rsidRPr="00F418F7">
        <w:rPr>
          <w:rStyle w:val="affffe"/>
          <w:rFonts w:hint="cs"/>
          <w:rtl/>
        </w:rPr>
        <w:t>[או חב</w:t>
      </w:r>
      <w:r w:rsidRPr="00F418F7">
        <w:rPr>
          <w:rStyle w:val="affffe"/>
          <w:rtl/>
        </w:rPr>
        <w:t>"</w:t>
      </w:r>
      <w:r w:rsidRPr="00F418F7">
        <w:rPr>
          <w:rStyle w:val="affffe"/>
          <w:rFonts w:hint="cs"/>
          <w:rtl/>
        </w:rPr>
        <w:t>ר]:</w:t>
      </w:r>
      <w:r w:rsidRPr="00C35A2C">
        <w:rPr>
          <w:rFonts w:ascii="Fb Fontext" w:hAnsi="Fb Fontext"/>
          <w:rtl/>
        </w:rPr>
        <w:t xml:space="preserve"> כיון שמיחה שנה ראשונה, שוב אינו צריך למחות.</w:t>
      </w:r>
    </w:p>
    <w:p w14:paraId="5CFF1863" w14:textId="3C33E2B2" w:rsidR="00F418F7" w:rsidRPr="00F418F7" w:rsidRDefault="00AC0AF5" w:rsidP="00F418F7">
      <w:pPr>
        <w:pStyle w:val="36"/>
        <w:framePr w:wrap="notBeside"/>
        <w:rPr>
          <w:rtl/>
        </w:rPr>
      </w:pPr>
      <w:r w:rsidRPr="00F418F7">
        <w:rPr>
          <w:rtl/>
        </w:rPr>
        <w:t>ר"ל מב"</w:t>
      </w:r>
      <w:r w:rsidRPr="00F418F7">
        <w:rPr>
          <w:rFonts w:hint="cs"/>
          <w:rtl/>
        </w:rPr>
        <w:t>ק</w:t>
      </w:r>
      <w:r w:rsidRPr="00F418F7">
        <w:rPr>
          <w:rtl/>
        </w:rPr>
        <w:t>:</w:t>
      </w:r>
    </w:p>
    <w:p w14:paraId="78928252" w14:textId="723FEF7D" w:rsidR="00AC0AF5" w:rsidRDefault="00AC0AF5" w:rsidP="00AC0AF5">
      <w:pPr>
        <w:rPr>
          <w:rFonts w:ascii="Fb Fontext" w:hAnsi="Fb Fontext"/>
          <w:sz w:val="32"/>
          <w:rtl/>
        </w:rPr>
      </w:pPr>
      <w:r w:rsidRPr="00C35A2C">
        <w:rPr>
          <w:rFonts w:ascii="Fb Fontext" w:hAnsi="Fb Fontext"/>
          <w:sz w:val="32"/>
          <w:rtl/>
        </w:rPr>
        <w:t>וצריך למחות בסוף כל ג</w:t>
      </w:r>
      <w:r w:rsidRPr="00F10693">
        <w:rPr>
          <w:rtl/>
        </w:rPr>
        <w:t xml:space="preserve">' </w:t>
      </w:r>
      <w:r w:rsidRPr="00C35A2C">
        <w:rPr>
          <w:rFonts w:ascii="Fb Fontext" w:hAnsi="Fb Fontext"/>
          <w:sz w:val="32"/>
          <w:rtl/>
        </w:rPr>
        <w:t>וג</w:t>
      </w:r>
      <w:r w:rsidRPr="00F10693">
        <w:rPr>
          <w:rtl/>
        </w:rPr>
        <w:t>'.</w:t>
      </w:r>
      <w:r w:rsidRPr="00C35A2C">
        <w:rPr>
          <w:rFonts w:ascii="Fb Fontext" w:hAnsi="Fb Fontext" w:hint="cs"/>
          <w:sz w:val="32"/>
          <w:rtl/>
        </w:rPr>
        <w:t xml:space="preserve"> </w:t>
      </w:r>
      <w:r w:rsidRPr="00F418F7">
        <w:rPr>
          <w:rStyle w:val="affffe"/>
          <w:rtl/>
        </w:rPr>
        <w:t>תהי בה ר</w:t>
      </w:r>
      <w:r w:rsidRPr="00F418F7">
        <w:rPr>
          <w:rStyle w:val="affffe"/>
          <w:rFonts w:hint="cs"/>
          <w:rtl/>
        </w:rPr>
        <w:t>י</w:t>
      </w:r>
      <w:r w:rsidRPr="00F418F7">
        <w:rPr>
          <w:rStyle w:val="affffe"/>
          <w:rtl/>
        </w:rPr>
        <w:t>"</w:t>
      </w:r>
      <w:r w:rsidRPr="00F418F7">
        <w:rPr>
          <w:rStyle w:val="affffe"/>
          <w:rFonts w:hint="cs"/>
          <w:rtl/>
        </w:rPr>
        <w:t>ו</w:t>
      </w:r>
      <w:r w:rsidRPr="00C35A2C">
        <w:rPr>
          <w:rFonts w:ascii="Fb Fontext" w:hAnsi="Fb Fontext"/>
          <w:sz w:val="32"/>
          <w:rtl/>
        </w:rPr>
        <w:t xml:space="preserve"> וכי </w:t>
      </w:r>
      <w:r w:rsidRPr="00C35A2C">
        <w:rPr>
          <w:rFonts w:ascii="Fb Fontext" w:hAnsi="Fb Fontext" w:hint="cs"/>
          <w:sz w:val="32"/>
          <w:rtl/>
        </w:rPr>
        <w:t>כ</w:t>
      </w:r>
      <w:r w:rsidRPr="00C35A2C">
        <w:rPr>
          <w:rFonts w:ascii="Fb Fontext" w:hAnsi="Fb Fontext"/>
          <w:sz w:val="32"/>
          <w:rtl/>
        </w:rPr>
        <w:t>גזלן יש לו חזקה?</w:t>
      </w:r>
    </w:p>
    <w:p w14:paraId="12360EB9" w14:textId="77777777" w:rsidR="00F418F7" w:rsidRPr="00F418F7" w:rsidRDefault="00AC0AF5" w:rsidP="00F418F7">
      <w:pPr>
        <w:pStyle w:val="36"/>
        <w:framePr w:wrap="notBeside"/>
        <w:rPr>
          <w:rtl/>
        </w:rPr>
      </w:pPr>
      <w:r w:rsidRPr="00F418F7">
        <w:rPr>
          <w:rtl/>
        </w:rPr>
        <w:t>רבא הלכתא:</w:t>
      </w:r>
    </w:p>
    <w:p w14:paraId="279E8C3C" w14:textId="365A905D" w:rsidR="00AC0AF5" w:rsidRPr="0081371E" w:rsidRDefault="00AC0AF5" w:rsidP="00F418F7">
      <w:pPr>
        <w:spacing w:after="60"/>
        <w:rPr>
          <w:rStyle w:val="afff8"/>
          <w:rtl/>
        </w:rPr>
      </w:pPr>
      <w:r w:rsidRPr="00C35A2C">
        <w:rPr>
          <w:rFonts w:ascii="Fb Fontext" w:hAnsi="Fb Fontext"/>
          <w:rtl/>
        </w:rPr>
        <w:t>צריך למחות בסוף כל ג</w:t>
      </w:r>
      <w:r w:rsidRPr="00F10693">
        <w:rPr>
          <w:rtl/>
        </w:rPr>
        <w:t xml:space="preserve">' </w:t>
      </w:r>
      <w:r w:rsidRPr="00C35A2C">
        <w:rPr>
          <w:rFonts w:ascii="Fb Fontext" w:hAnsi="Fb Fontext"/>
          <w:rtl/>
        </w:rPr>
        <w:t>וג</w:t>
      </w:r>
      <w:r w:rsidRPr="00F10693">
        <w:rPr>
          <w:rtl/>
        </w:rPr>
        <w:t>'.</w:t>
      </w:r>
    </w:p>
    <w:bookmarkEnd w:id="21"/>
    <w:p w14:paraId="0876AACC" w14:textId="77777777" w:rsidR="00AC0AF5" w:rsidRPr="00C35A2C" w:rsidRDefault="00AC0AF5" w:rsidP="00982F98">
      <w:pPr>
        <w:pStyle w:val="affe"/>
        <w:framePr w:wrap="around"/>
        <w:rPr>
          <w:rtl/>
        </w:rPr>
      </w:pPr>
      <w:r w:rsidRPr="00C35A2C">
        <w:rPr>
          <w:rtl/>
        </w:rPr>
        <w:t>מ.</w:t>
      </w:r>
    </w:p>
    <w:p w14:paraId="1C7B8E0B" w14:textId="77777777" w:rsidR="00675E06" w:rsidRPr="00F418F7" w:rsidRDefault="00675E06" w:rsidP="00675E06">
      <w:pPr>
        <w:pStyle w:val="36"/>
        <w:framePr w:wrap="notBeside"/>
        <w:rPr>
          <w:rtl/>
        </w:rPr>
      </w:pPr>
      <w:r w:rsidRPr="00F418F7">
        <w:rPr>
          <w:rtl/>
        </w:rPr>
        <w:t>תני ב"</w:t>
      </w:r>
      <w:r w:rsidRPr="00F418F7">
        <w:rPr>
          <w:rFonts w:hint="cs"/>
          <w:rtl/>
        </w:rPr>
        <w:t>ק</w:t>
      </w:r>
      <w:r w:rsidRPr="00F418F7">
        <w:rPr>
          <w:rtl/>
        </w:rPr>
        <w:t>:</w:t>
      </w:r>
    </w:p>
    <w:p w14:paraId="4B0503B4" w14:textId="77777777" w:rsidR="00675E06" w:rsidRDefault="00675E06" w:rsidP="00675E06">
      <w:pPr>
        <w:pStyle w:val="affff9"/>
        <w:rPr>
          <w:rtl/>
        </w:rPr>
      </w:pPr>
      <w:r w:rsidRPr="00C35A2C">
        <w:rPr>
          <w:rtl/>
        </w:rPr>
        <w:t xml:space="preserve">ערער, חזר וערער, חזר וערער, </w:t>
      </w:r>
    </w:p>
    <w:p w14:paraId="1A6BE3B7" w14:textId="77777777" w:rsidR="00675E06" w:rsidRPr="00D632B6" w:rsidRDefault="00675E06" w:rsidP="00675E06">
      <w:pPr>
        <w:rPr>
          <w:rFonts w:ascii="Fb Fontext" w:hAnsi="Fb Fontext"/>
          <w:rtl/>
        </w:rPr>
      </w:pPr>
      <w:r w:rsidRPr="00D632B6">
        <w:rPr>
          <w:rFonts w:ascii="Fb Fontext" w:hAnsi="Fb Fontext"/>
          <w:sz w:val="32"/>
          <w:rtl/>
        </w:rPr>
        <w:t>אם מחמת טענה ראשונה ערער אין לו חזקה, ואם לאו - יש לו חזקה.</w:t>
      </w:r>
    </w:p>
    <w:p w14:paraId="380B965C" w14:textId="77777777" w:rsidR="00675E06" w:rsidRPr="00F418F7" w:rsidRDefault="00675E06" w:rsidP="00675E06">
      <w:pPr>
        <w:pStyle w:val="36"/>
        <w:framePr w:wrap="notBeside"/>
        <w:rPr>
          <w:rtl/>
        </w:rPr>
      </w:pPr>
      <w:r w:rsidRPr="00F418F7">
        <w:rPr>
          <w:rFonts w:hint="cs"/>
          <w:rtl/>
        </w:rPr>
        <w:t>רבא מר</w:t>
      </w:r>
      <w:r w:rsidRPr="00F418F7">
        <w:rPr>
          <w:rtl/>
        </w:rPr>
        <w:t>"</w:t>
      </w:r>
      <w:r w:rsidRPr="00F418F7">
        <w:rPr>
          <w:rFonts w:hint="cs"/>
          <w:rtl/>
        </w:rPr>
        <w:t>נ</w:t>
      </w:r>
      <w:r w:rsidRPr="00F418F7">
        <w:rPr>
          <w:rtl/>
        </w:rPr>
        <w:t>:</w:t>
      </w:r>
    </w:p>
    <w:p w14:paraId="2F9407B6" w14:textId="77777777" w:rsidR="00675E06" w:rsidRDefault="00675E06" w:rsidP="00675E06">
      <w:pPr>
        <w:rPr>
          <w:rFonts w:ascii="Fb Fontext" w:hAnsi="Fb Fontext"/>
          <w:rtl/>
        </w:rPr>
      </w:pPr>
      <w:r w:rsidRPr="00C35A2C">
        <w:rPr>
          <w:rStyle w:val="afff8"/>
          <w:rtl/>
        </w:rPr>
        <w:t>מחאה</w:t>
      </w:r>
      <w:r w:rsidRPr="00C35A2C">
        <w:rPr>
          <w:rFonts w:ascii="Fb Fontext" w:hAnsi="Fb Fontext"/>
          <w:rtl/>
        </w:rPr>
        <w:t xml:space="preserve"> בפני שנים, וא</w:t>
      </w:r>
      <w:r w:rsidRPr="00C35A2C">
        <w:rPr>
          <w:rFonts w:ascii="Fb Fontext" w:hAnsi="Fb Fontext" w:hint="cs"/>
          <w:rtl/>
        </w:rPr>
        <w:t>צ</w:t>
      </w:r>
      <w:r w:rsidRPr="00C35A2C">
        <w:rPr>
          <w:rFonts w:ascii="Fb Fontext" w:hAnsi="Fb Fontext"/>
          <w:rtl/>
        </w:rPr>
        <w:t>"</w:t>
      </w:r>
      <w:r w:rsidRPr="00C35A2C">
        <w:rPr>
          <w:rFonts w:ascii="Fb Fontext" w:hAnsi="Fb Fontext" w:hint="cs"/>
          <w:rtl/>
        </w:rPr>
        <w:t>ל כתובו</w:t>
      </w:r>
      <w:r w:rsidRPr="00C35A2C">
        <w:rPr>
          <w:rFonts w:ascii="Fb Fontext" w:hAnsi="Fb Fontext"/>
          <w:rtl/>
        </w:rPr>
        <w:t xml:space="preserve">. </w:t>
      </w:r>
    </w:p>
    <w:p w14:paraId="5CF8A51C" w14:textId="77777777" w:rsidR="00675E06" w:rsidRDefault="00675E06" w:rsidP="00675E06">
      <w:pPr>
        <w:rPr>
          <w:rFonts w:ascii="Fb Fontext" w:hAnsi="Fb Fontext"/>
          <w:rtl/>
        </w:rPr>
      </w:pPr>
      <w:r w:rsidRPr="00C35A2C">
        <w:rPr>
          <w:rStyle w:val="afff8"/>
          <w:rtl/>
        </w:rPr>
        <w:t>מודעא</w:t>
      </w:r>
      <w:r w:rsidRPr="00C35A2C">
        <w:rPr>
          <w:rFonts w:ascii="Fb Fontext" w:hAnsi="Fb Fontext"/>
          <w:rtl/>
        </w:rPr>
        <w:t xml:space="preserve"> בפני שנים, וא</w:t>
      </w:r>
      <w:r w:rsidRPr="00C35A2C">
        <w:rPr>
          <w:rFonts w:ascii="Fb Fontext" w:hAnsi="Fb Fontext" w:hint="cs"/>
          <w:rtl/>
        </w:rPr>
        <w:t>צ</w:t>
      </w:r>
      <w:r w:rsidRPr="00C35A2C">
        <w:rPr>
          <w:rFonts w:ascii="Fb Fontext" w:hAnsi="Fb Fontext"/>
          <w:rtl/>
        </w:rPr>
        <w:t>"</w:t>
      </w:r>
      <w:r w:rsidRPr="00C35A2C">
        <w:rPr>
          <w:rFonts w:ascii="Fb Fontext" w:hAnsi="Fb Fontext" w:hint="cs"/>
          <w:rtl/>
        </w:rPr>
        <w:t xml:space="preserve">ל </w:t>
      </w:r>
      <w:r w:rsidRPr="00C35A2C">
        <w:rPr>
          <w:rFonts w:ascii="Fb Fontext" w:hAnsi="Fb Fontext"/>
          <w:rtl/>
        </w:rPr>
        <w:t>כתובו.</w:t>
      </w:r>
    </w:p>
    <w:p w14:paraId="49E314C3" w14:textId="77777777" w:rsidR="00675E06" w:rsidRDefault="00675E06" w:rsidP="00675E06">
      <w:pPr>
        <w:rPr>
          <w:rFonts w:ascii="Fb Fontext" w:hAnsi="Fb Fontext"/>
          <w:rtl/>
        </w:rPr>
      </w:pPr>
      <w:r w:rsidRPr="00C35A2C">
        <w:rPr>
          <w:rStyle w:val="afff8"/>
          <w:rtl/>
        </w:rPr>
        <w:t>הודאה</w:t>
      </w:r>
      <w:r w:rsidRPr="00C35A2C">
        <w:rPr>
          <w:rFonts w:ascii="Fb Fontext" w:hAnsi="Fb Fontext"/>
          <w:rtl/>
        </w:rPr>
        <w:t xml:space="preserve"> בפני שנים, וצריך לומר כתובו. </w:t>
      </w:r>
    </w:p>
    <w:p w14:paraId="27A064C4" w14:textId="77777777" w:rsidR="00675E06" w:rsidRDefault="00675E06" w:rsidP="00675E06">
      <w:pPr>
        <w:rPr>
          <w:rFonts w:ascii="Fb Fontext" w:hAnsi="Fb Fontext"/>
          <w:rtl/>
        </w:rPr>
      </w:pPr>
      <w:r w:rsidRPr="00C35A2C">
        <w:rPr>
          <w:rStyle w:val="afff8"/>
          <w:rtl/>
        </w:rPr>
        <w:t>קנין</w:t>
      </w:r>
      <w:r w:rsidRPr="00C35A2C">
        <w:rPr>
          <w:rFonts w:ascii="Fb Fontext" w:hAnsi="Fb Fontext"/>
          <w:rtl/>
        </w:rPr>
        <w:t xml:space="preserve"> בפני שנים, וא</w:t>
      </w:r>
      <w:r w:rsidRPr="00C35A2C">
        <w:rPr>
          <w:rFonts w:ascii="Fb Fontext" w:hAnsi="Fb Fontext" w:hint="cs"/>
          <w:rtl/>
        </w:rPr>
        <w:t>צ</w:t>
      </w:r>
      <w:r w:rsidRPr="00C35A2C">
        <w:rPr>
          <w:rFonts w:ascii="Fb Fontext" w:hAnsi="Fb Fontext"/>
          <w:rtl/>
        </w:rPr>
        <w:t>"</w:t>
      </w:r>
      <w:r w:rsidRPr="00C35A2C">
        <w:rPr>
          <w:rFonts w:ascii="Fb Fontext" w:hAnsi="Fb Fontext" w:hint="cs"/>
          <w:rtl/>
        </w:rPr>
        <w:t xml:space="preserve">ל </w:t>
      </w:r>
      <w:r w:rsidRPr="00C35A2C">
        <w:rPr>
          <w:rFonts w:ascii="Fb Fontext" w:hAnsi="Fb Fontext"/>
          <w:rtl/>
        </w:rPr>
        <w:t xml:space="preserve">כתובו. </w:t>
      </w:r>
    </w:p>
    <w:p w14:paraId="4F468A92" w14:textId="77777777" w:rsidR="00675E06" w:rsidRDefault="00675E06" w:rsidP="00675E06">
      <w:pPr>
        <w:spacing w:after="60"/>
        <w:rPr>
          <w:rFonts w:ascii="Fb Fontext" w:hAnsi="Fb Fontext"/>
          <w:rtl/>
        </w:rPr>
      </w:pPr>
      <w:r w:rsidRPr="00C35A2C">
        <w:rPr>
          <w:rFonts w:ascii="Fb Fontext" w:hAnsi="Fb Fontext"/>
          <w:rtl/>
        </w:rPr>
        <w:t>ו</w:t>
      </w:r>
      <w:r w:rsidRPr="00C35A2C">
        <w:rPr>
          <w:rStyle w:val="afff8"/>
          <w:rtl/>
        </w:rPr>
        <w:t xml:space="preserve">קיום שטרות </w:t>
      </w:r>
      <w:r w:rsidRPr="00C35A2C">
        <w:rPr>
          <w:rFonts w:ascii="Fb Fontext" w:hAnsi="Fb Fontext"/>
          <w:rtl/>
        </w:rPr>
        <w:t>בשלשה.</w:t>
      </w:r>
    </w:p>
    <w:p w14:paraId="603ED4EF" w14:textId="77777777" w:rsidR="00675E06" w:rsidRPr="00D6483E" w:rsidRDefault="00675E06" w:rsidP="00675E06">
      <w:pPr>
        <w:pStyle w:val="36"/>
        <w:framePr w:wrap="notBeside"/>
        <w:rPr>
          <w:rtl/>
        </w:rPr>
      </w:pPr>
      <w:r w:rsidRPr="00D6483E">
        <w:rPr>
          <w:rtl/>
        </w:rPr>
        <w:t>רבא</w:t>
      </w:r>
      <w:r>
        <w:rPr>
          <w:rFonts w:hint="cs"/>
          <w:rtl/>
        </w:rPr>
        <w:t xml:space="preserve"> בעי</w:t>
      </w:r>
      <w:r w:rsidRPr="00D6483E">
        <w:rPr>
          <w:rtl/>
        </w:rPr>
        <w:t>:</w:t>
      </w:r>
    </w:p>
    <w:p w14:paraId="657BC31E" w14:textId="77777777" w:rsidR="00675E06" w:rsidRDefault="00675E06" w:rsidP="00675E06">
      <w:pPr>
        <w:rPr>
          <w:rFonts w:ascii="Fb Fontext" w:hAnsi="Fb Fontext"/>
          <w:rtl/>
        </w:rPr>
      </w:pPr>
      <w:r w:rsidRPr="00C35A2C">
        <w:rPr>
          <w:rFonts w:ascii="Fb Fontext" w:hAnsi="Fb Fontext"/>
          <w:rtl/>
        </w:rPr>
        <w:lastRenderedPageBreak/>
        <w:t xml:space="preserve">האי </w:t>
      </w:r>
      <w:r w:rsidRPr="00D632B6">
        <w:rPr>
          <w:rFonts w:ascii="Fb Fontext" w:hAnsi="Fb Fontext"/>
          <w:b/>
          <w:bCs/>
          <w:rtl/>
        </w:rPr>
        <w:t>קנין</w:t>
      </w:r>
      <w:r w:rsidRPr="00C35A2C">
        <w:rPr>
          <w:rFonts w:ascii="Fb Fontext" w:hAnsi="Fb Fontext"/>
          <w:rtl/>
        </w:rPr>
        <w:t xml:space="preserve"> אי כמעשה ב"</w:t>
      </w:r>
      <w:r w:rsidRPr="00C35A2C">
        <w:rPr>
          <w:rFonts w:ascii="Fb Fontext" w:hAnsi="Fb Fontext" w:hint="cs"/>
          <w:rtl/>
        </w:rPr>
        <w:t xml:space="preserve">ד </w:t>
      </w:r>
      <w:r w:rsidRPr="00C35A2C">
        <w:rPr>
          <w:rFonts w:ascii="Fb Fontext" w:hAnsi="Fb Fontext"/>
          <w:rtl/>
        </w:rPr>
        <w:t xml:space="preserve">ליבעי </w:t>
      </w:r>
      <w:r w:rsidRPr="00C35A2C">
        <w:rPr>
          <w:rFonts w:ascii="Fb Fontext" w:hAnsi="Fb Fontext" w:hint="cs"/>
          <w:rtl/>
        </w:rPr>
        <w:t>ג</w:t>
      </w:r>
      <w:r w:rsidRPr="00F10693">
        <w:rPr>
          <w:rFonts w:hint="cs"/>
          <w:rtl/>
        </w:rPr>
        <w:t>'</w:t>
      </w:r>
      <w:r w:rsidRPr="00F10693">
        <w:rPr>
          <w:rtl/>
        </w:rPr>
        <w:t xml:space="preserve"> </w:t>
      </w:r>
      <w:r w:rsidRPr="00C35A2C">
        <w:rPr>
          <w:rFonts w:ascii="Fb Fontext" w:hAnsi="Fb Fontext"/>
          <w:rtl/>
        </w:rPr>
        <w:t xml:space="preserve">אי לא </w:t>
      </w:r>
      <w:r w:rsidRPr="00C35A2C">
        <w:rPr>
          <w:rFonts w:ascii="Fb Fontext" w:hAnsi="Fb Fontext" w:hint="cs"/>
          <w:rtl/>
        </w:rPr>
        <w:t>אמאי א</w:t>
      </w:r>
      <w:r w:rsidRPr="00C35A2C">
        <w:rPr>
          <w:rFonts w:ascii="Fb Fontext" w:hAnsi="Fb Fontext"/>
          <w:rtl/>
        </w:rPr>
        <w:t>"</w:t>
      </w:r>
      <w:r w:rsidRPr="00C35A2C">
        <w:rPr>
          <w:rFonts w:ascii="Fb Fontext" w:hAnsi="Fb Fontext" w:hint="cs"/>
          <w:rtl/>
        </w:rPr>
        <w:t>צ</w:t>
      </w:r>
      <w:r w:rsidRPr="00C35A2C">
        <w:rPr>
          <w:rFonts w:ascii="Fb Fontext" w:hAnsi="Fb Fontext"/>
          <w:rtl/>
        </w:rPr>
        <w:t xml:space="preserve"> לומר כתובו?</w:t>
      </w:r>
    </w:p>
    <w:p w14:paraId="57F93E1F" w14:textId="77777777" w:rsidR="00675E06" w:rsidRPr="00D6483E" w:rsidRDefault="00675E06" w:rsidP="00675E06">
      <w:pPr>
        <w:pStyle w:val="36"/>
        <w:framePr w:wrap="notBeside"/>
        <w:rPr>
          <w:rtl/>
        </w:rPr>
      </w:pPr>
      <w:r w:rsidRPr="00D6483E">
        <w:rPr>
          <w:rtl/>
        </w:rPr>
        <w:t>הדר פשט</w:t>
      </w:r>
      <w:r>
        <w:rPr>
          <w:rFonts w:hint="cs"/>
          <w:rtl/>
        </w:rPr>
        <w:t>:</w:t>
      </w:r>
    </w:p>
    <w:p w14:paraId="0FD11E81" w14:textId="77777777" w:rsidR="00675E06" w:rsidRDefault="00675E06" w:rsidP="00675E06">
      <w:pPr>
        <w:rPr>
          <w:rFonts w:ascii="Fb Fontext" w:hAnsi="Fb Fontext"/>
          <w:rtl/>
        </w:rPr>
      </w:pPr>
      <w:r w:rsidRPr="00C35A2C">
        <w:rPr>
          <w:rFonts w:ascii="Fb Fontext" w:hAnsi="Fb Fontext" w:hint="cs"/>
          <w:rtl/>
        </w:rPr>
        <w:t>ד</w:t>
      </w:r>
      <w:r w:rsidRPr="00C35A2C">
        <w:rPr>
          <w:rFonts w:ascii="Fb Fontext" w:hAnsi="Fb Fontext"/>
          <w:rtl/>
        </w:rPr>
        <w:t>לאו כמעשה ב"</w:t>
      </w:r>
      <w:r w:rsidRPr="00C35A2C">
        <w:rPr>
          <w:rFonts w:ascii="Fb Fontext" w:hAnsi="Fb Fontext" w:hint="cs"/>
          <w:rtl/>
        </w:rPr>
        <w:t>ד</w:t>
      </w:r>
      <w:r w:rsidRPr="00C35A2C">
        <w:rPr>
          <w:rFonts w:ascii="Fb Fontext" w:hAnsi="Fb Fontext"/>
          <w:rtl/>
        </w:rPr>
        <w:t xml:space="preserve"> </w:t>
      </w:r>
      <w:r>
        <w:rPr>
          <w:rFonts w:ascii="Fb Fontext" w:hAnsi="Fb Fontext" w:hint="cs"/>
          <w:rtl/>
        </w:rPr>
        <w:t>ואצ''ל '</w:t>
      </w:r>
      <w:r w:rsidRPr="00C35A2C">
        <w:rPr>
          <w:rFonts w:ascii="Fb Fontext" w:hAnsi="Fb Fontext"/>
          <w:rtl/>
        </w:rPr>
        <w:t>כתובו</w:t>
      </w:r>
      <w:r>
        <w:rPr>
          <w:rFonts w:ascii="Fb Fontext" w:hAnsi="Fb Fontext" w:hint="cs"/>
          <w:rtl/>
        </w:rPr>
        <w:t xml:space="preserve">' - </w:t>
      </w:r>
      <w:r w:rsidRPr="00C35A2C">
        <w:rPr>
          <w:rFonts w:ascii="Fb Fontext" w:hAnsi="Fb Fontext"/>
          <w:rtl/>
        </w:rPr>
        <w:t>דסתם קנין לכתיבה עומד</w:t>
      </w:r>
    </w:p>
    <w:p w14:paraId="648BFC46" w14:textId="77777777" w:rsidR="00675E06" w:rsidRPr="006733B7" w:rsidRDefault="00675E06" w:rsidP="00675E06">
      <w:pPr>
        <w:pStyle w:val="affff9"/>
        <w:rPr>
          <w:b w:val="0"/>
          <w:bCs w:val="0"/>
          <w:rtl/>
        </w:rPr>
      </w:pPr>
      <w:r>
        <w:rPr>
          <w:rFonts w:hint="cs"/>
          <w:rtl/>
        </w:rPr>
        <w:t>'מודעא'</w:t>
      </w:r>
      <w:r>
        <w:rPr>
          <w:rStyle w:val="afffff0"/>
          <w:rFonts w:hint="cs"/>
          <w:rtl/>
        </w:rPr>
        <w:t xml:space="preserve"> </w:t>
      </w:r>
      <w:r w:rsidRPr="006733B7">
        <w:rPr>
          <w:rStyle w:val="afffff0"/>
          <w:rFonts w:hint="cs"/>
          <w:b w:val="0"/>
          <w:bCs w:val="0"/>
          <w:rtl/>
        </w:rPr>
        <w:t>[הצהרה שהפעולה שהולכת להיעשות היא באונס]</w:t>
      </w:r>
    </w:p>
    <w:p w14:paraId="6959F938" w14:textId="77777777" w:rsidR="00675E06" w:rsidRPr="00D6483E" w:rsidRDefault="00675E06" w:rsidP="00675E06">
      <w:pPr>
        <w:pStyle w:val="36"/>
        <w:framePr w:wrap="notBeside"/>
        <w:rPr>
          <w:rtl/>
        </w:rPr>
      </w:pPr>
      <w:r w:rsidRPr="00D6483E">
        <w:rPr>
          <w:rtl/>
        </w:rPr>
        <w:t>רבה ורב יוסף</w:t>
      </w:r>
    </w:p>
    <w:p w14:paraId="3BBAD9D9" w14:textId="77777777" w:rsidR="00675E06" w:rsidRPr="00C35A2C" w:rsidRDefault="00675E06" w:rsidP="00675E06">
      <w:pPr>
        <w:rPr>
          <w:rFonts w:ascii="Fb Fontext" w:hAnsi="Fb Fontext" w:cs="Guttman Vilna"/>
          <w:b/>
          <w:bCs/>
          <w:rtl/>
        </w:rPr>
      </w:pPr>
      <w:r>
        <w:rPr>
          <w:rFonts w:ascii="Fb Fontext" w:hAnsi="Fb Fontext" w:hint="cs"/>
          <w:sz w:val="32"/>
          <w:rtl/>
        </w:rPr>
        <w:t xml:space="preserve">כותבים רק על אדם שאינו מציית לדין, </w:t>
      </w:r>
      <w:r w:rsidRPr="006733B7">
        <w:rPr>
          <w:rStyle w:val="affffe"/>
          <w:rFonts w:hint="cs"/>
          <w:rtl/>
        </w:rPr>
        <w:t xml:space="preserve">אביי </w:t>
      </w:r>
      <w:r w:rsidRPr="006733B7">
        <w:rPr>
          <w:rStyle w:val="affffe"/>
          <w:rtl/>
        </w:rPr>
        <w:t>ורבא</w:t>
      </w:r>
      <w:r>
        <w:rPr>
          <w:rFonts w:ascii="Fb Fontext" w:hAnsi="Fb Fontext" w:hint="cs"/>
          <w:rtl/>
        </w:rPr>
        <w:t xml:space="preserve"> </w:t>
      </w:r>
      <w:r w:rsidRPr="00C35A2C">
        <w:rPr>
          <w:rFonts w:ascii="Fb Fontext" w:hAnsi="Fb Fontext"/>
          <w:rtl/>
        </w:rPr>
        <w:t>אפי</w:t>
      </w:r>
      <w:r w:rsidRPr="00F10693">
        <w:rPr>
          <w:rtl/>
        </w:rPr>
        <w:t xml:space="preserve">' </w:t>
      </w:r>
      <w:r w:rsidRPr="00C35A2C">
        <w:rPr>
          <w:rFonts w:ascii="Fb Fontext" w:hAnsi="Fb Fontext"/>
          <w:rtl/>
        </w:rPr>
        <w:t>עלי ועליך.</w:t>
      </w:r>
    </w:p>
    <w:p w14:paraId="0A442104" w14:textId="77777777" w:rsidR="00675E06" w:rsidRPr="00C35A2C" w:rsidRDefault="00675E06" w:rsidP="00982F98">
      <w:pPr>
        <w:pStyle w:val="affe"/>
        <w:framePr w:wrap="around"/>
        <w:rPr>
          <w:rtl/>
        </w:rPr>
      </w:pPr>
      <w:r w:rsidRPr="00C35A2C">
        <w:rPr>
          <w:rtl/>
        </w:rPr>
        <w:t>מ:</w:t>
      </w:r>
    </w:p>
    <w:p w14:paraId="72B35F5B" w14:textId="77777777" w:rsidR="00675E06" w:rsidRPr="006733B7" w:rsidRDefault="00675E06" w:rsidP="00675E06">
      <w:pPr>
        <w:pStyle w:val="36"/>
        <w:framePr w:wrap="notBeside"/>
        <w:rPr>
          <w:rtl/>
        </w:rPr>
      </w:pPr>
      <w:r w:rsidRPr="006733B7">
        <w:rPr>
          <w:rtl/>
        </w:rPr>
        <w:t>נהרדעי:</w:t>
      </w:r>
    </w:p>
    <w:p w14:paraId="665E1C25" w14:textId="77777777" w:rsidR="00675E06" w:rsidRPr="00D632B6" w:rsidRDefault="00675E06" w:rsidP="00675E06">
      <w:pPr>
        <w:rPr>
          <w:rFonts w:ascii="Fb Fontext" w:hAnsi="Fb Fontext"/>
          <w:sz w:val="32"/>
          <w:rtl/>
        </w:rPr>
      </w:pPr>
      <w:r w:rsidRPr="00D632B6">
        <w:rPr>
          <w:rStyle w:val="afff8"/>
          <w:rFonts w:hint="cs"/>
          <w:rtl/>
        </w:rPr>
        <w:t>מודעת מכר</w:t>
      </w:r>
      <w:r w:rsidRPr="00D632B6">
        <w:rPr>
          <w:rStyle w:val="afff8"/>
          <w:rtl/>
        </w:rPr>
        <w:t xml:space="preserve"> </w:t>
      </w:r>
      <w:r w:rsidRPr="00D632B6">
        <w:rPr>
          <w:rStyle w:val="afff8"/>
          <w:rFonts w:hint="cs"/>
          <w:rtl/>
        </w:rPr>
        <w:t xml:space="preserve">שלא כתוב בה שאנו יודעים באונס פלוני </w:t>
      </w:r>
      <w:r w:rsidRPr="00D632B6">
        <w:rPr>
          <w:rFonts w:ascii="Fb Fontext" w:hAnsi="Fb Fontext" w:hint="cs"/>
          <w:sz w:val="32"/>
          <w:rtl/>
        </w:rPr>
        <w:t xml:space="preserve">אינה מודעא </w:t>
      </w:r>
    </w:p>
    <w:p w14:paraId="436A9B79" w14:textId="77777777" w:rsidR="00675E06" w:rsidRPr="006733B7" w:rsidRDefault="00675E06" w:rsidP="00675E06">
      <w:pPr>
        <w:pStyle w:val="36"/>
        <w:framePr w:wrap="notBeside"/>
        <w:rPr>
          <w:rtl/>
        </w:rPr>
      </w:pPr>
      <w:r w:rsidRPr="006733B7">
        <w:rPr>
          <w:rFonts w:hint="cs"/>
          <w:rtl/>
        </w:rPr>
        <w:t>ומודה רבא</w:t>
      </w:r>
    </w:p>
    <w:p w14:paraId="6BDB373D" w14:textId="77777777" w:rsidR="00675E06" w:rsidRPr="00D632B6" w:rsidRDefault="00675E06" w:rsidP="00675E06">
      <w:pPr>
        <w:rPr>
          <w:rtl/>
        </w:rPr>
      </w:pPr>
      <w:r w:rsidRPr="006733B7">
        <w:rPr>
          <w:rFonts w:hint="cs"/>
          <w:rtl/>
        </w:rPr>
        <w:t>באנוס וכ</w:t>
      </w:r>
      <w:r w:rsidRPr="00D632B6">
        <w:rPr>
          <w:rFonts w:hint="cs"/>
          <w:rtl/>
        </w:rPr>
        <w:t>מעשה דפרדס שאחר שאכלה ג</w:t>
      </w:r>
      <w:r w:rsidRPr="00D632B6">
        <w:rPr>
          <w:rtl/>
        </w:rPr>
        <w:t>"</w:t>
      </w:r>
      <w:r w:rsidRPr="00D632B6">
        <w:rPr>
          <w:rFonts w:hint="cs"/>
          <w:rtl/>
        </w:rPr>
        <w:t>ש אמר אם תמכור לי טוב, ו</w:t>
      </w:r>
      <w:r w:rsidRPr="00D632B6">
        <w:rPr>
          <w:rtl/>
        </w:rPr>
        <w:t>אי לא</w:t>
      </w:r>
      <w:r w:rsidRPr="00D632B6">
        <w:rPr>
          <w:rFonts w:hint="cs"/>
          <w:rtl/>
        </w:rPr>
        <w:t>,</w:t>
      </w:r>
      <w:r w:rsidRPr="00D632B6">
        <w:rPr>
          <w:rtl/>
        </w:rPr>
        <w:t xml:space="preserve"> </w:t>
      </w:r>
      <w:r w:rsidRPr="00D632B6">
        <w:rPr>
          <w:rFonts w:hint="cs"/>
          <w:rtl/>
        </w:rPr>
        <w:t xml:space="preserve">אחביא שטר </w:t>
      </w:r>
      <w:r w:rsidRPr="00D632B6">
        <w:rPr>
          <w:rtl/>
        </w:rPr>
        <w:t>משכנתא וא</w:t>
      </w:r>
      <w:r w:rsidRPr="00D632B6">
        <w:rPr>
          <w:rFonts w:hint="cs"/>
          <w:rtl/>
        </w:rPr>
        <w:t xml:space="preserve">ומר </w:t>
      </w:r>
      <w:r w:rsidRPr="00D632B6">
        <w:rPr>
          <w:rtl/>
        </w:rPr>
        <w:t xml:space="preserve">לקוחה היא בידי, </w:t>
      </w:r>
    </w:p>
    <w:p w14:paraId="53E30789" w14:textId="77777777" w:rsidR="00675E06" w:rsidRPr="00D632B6" w:rsidRDefault="00675E06" w:rsidP="00675E06">
      <w:pPr>
        <w:rPr>
          <w:rtl/>
        </w:rPr>
      </w:pPr>
      <w:r w:rsidRPr="00D632B6">
        <w:rPr>
          <w:rFonts w:hint="cs"/>
          <w:rtl/>
        </w:rPr>
        <w:t xml:space="preserve">- </w:t>
      </w:r>
      <w:r w:rsidRPr="00D632B6">
        <w:rPr>
          <w:rtl/>
        </w:rPr>
        <w:t>כה"ג כתבינן מודעא.</w:t>
      </w:r>
    </w:p>
    <w:p w14:paraId="47A4EDA8" w14:textId="77777777" w:rsidR="00675E06" w:rsidRPr="006733B7" w:rsidRDefault="00675E06" w:rsidP="00675E06">
      <w:pPr>
        <w:pStyle w:val="36"/>
        <w:framePr w:wrap="notBeside"/>
        <w:rPr>
          <w:rtl/>
        </w:rPr>
      </w:pPr>
      <w:r w:rsidRPr="006733B7">
        <w:rPr>
          <w:rFonts w:hint="cs"/>
          <w:rtl/>
        </w:rPr>
        <w:t>ר</w:t>
      </w:r>
      <w:r w:rsidRPr="006733B7">
        <w:rPr>
          <w:rtl/>
        </w:rPr>
        <w:t>"</w:t>
      </w:r>
      <w:r w:rsidRPr="006733B7">
        <w:rPr>
          <w:rFonts w:hint="cs"/>
          <w:rtl/>
        </w:rPr>
        <w:t>י</w:t>
      </w:r>
      <w:r w:rsidRPr="006733B7">
        <w:rPr>
          <w:rtl/>
        </w:rPr>
        <w:t>:</w:t>
      </w:r>
    </w:p>
    <w:p w14:paraId="1D3E2C89" w14:textId="77777777" w:rsidR="00675E06" w:rsidRDefault="00675E06" w:rsidP="00675E06">
      <w:pPr>
        <w:pStyle w:val="affff9"/>
        <w:rPr>
          <w:rtl/>
        </w:rPr>
      </w:pPr>
      <w:r w:rsidRPr="00C35A2C">
        <w:rPr>
          <w:rtl/>
        </w:rPr>
        <w:t>מתנתא טמירתא - לא מגבינן בה.</w:t>
      </w:r>
      <w:r w:rsidRPr="00C35A2C">
        <w:rPr>
          <w:rFonts w:hint="cs"/>
          <w:rtl/>
        </w:rPr>
        <w:t xml:space="preserve"> </w:t>
      </w:r>
    </w:p>
    <w:p w14:paraId="753F49D3" w14:textId="77777777" w:rsidR="00675E06" w:rsidRPr="006733B7" w:rsidRDefault="00675E06" w:rsidP="00675E06">
      <w:pPr>
        <w:pStyle w:val="36"/>
        <w:framePr w:wrap="notBeside"/>
        <w:rPr>
          <w:rtl/>
        </w:rPr>
      </w:pPr>
      <w:r w:rsidRPr="006733B7">
        <w:rPr>
          <w:rFonts w:hint="cs"/>
          <w:rtl/>
        </w:rPr>
        <w:t>רב יוסף</w:t>
      </w:r>
    </w:p>
    <w:p w14:paraId="18001D7D" w14:textId="77777777" w:rsidR="00675E06" w:rsidRPr="00D632B6" w:rsidRDefault="00675E06" w:rsidP="00675E06">
      <w:pPr>
        <w:rPr>
          <w:rFonts w:ascii="Fb Fontext" w:hAnsi="Fb Fontext"/>
          <w:sz w:val="32"/>
          <w:rtl/>
        </w:rPr>
      </w:pPr>
      <w:r w:rsidRPr="00D632B6">
        <w:rPr>
          <w:rFonts w:ascii="Fb Fontext" w:hAnsi="Fb Fontext" w:hint="cs"/>
          <w:rtl/>
        </w:rPr>
        <w:t>שאמר לעדים שיתחבאו ויכתבו</w:t>
      </w:r>
      <w:r>
        <w:rPr>
          <w:rFonts w:ascii="Fb Fontext" w:hAnsi="Fb Fontext" w:hint="cs"/>
          <w:rtl/>
        </w:rPr>
        <w:t>.</w:t>
      </w:r>
      <w:r w:rsidRPr="00D632B6">
        <w:rPr>
          <w:rFonts w:ascii="Fb Fontext" w:hAnsi="Fb Fontext" w:hint="cs"/>
          <w:rtl/>
        </w:rPr>
        <w:t xml:space="preserve"> </w:t>
      </w:r>
      <w:r w:rsidRPr="00D632B6">
        <w:rPr>
          <w:rStyle w:val="affffe"/>
          <w:rFonts w:hint="cs"/>
          <w:spacing w:val="0"/>
          <w:rtl/>
        </w:rPr>
        <w:t>א''ד</w:t>
      </w:r>
      <w:r>
        <w:rPr>
          <w:rStyle w:val="affffe"/>
          <w:rFonts w:hint="cs"/>
          <w:rtl/>
        </w:rPr>
        <w:t>:</w:t>
      </w:r>
      <w:r w:rsidRPr="00D632B6">
        <w:rPr>
          <w:rFonts w:ascii="Fb Fontext" w:hAnsi="Fb Fontext"/>
          <w:sz w:val="32"/>
          <w:rtl/>
        </w:rPr>
        <w:t xml:space="preserve"> </w:t>
      </w:r>
      <w:r w:rsidRPr="00D632B6">
        <w:rPr>
          <w:rFonts w:ascii="Fb Fontext" w:hAnsi="Fb Fontext" w:hint="cs"/>
          <w:sz w:val="32"/>
          <w:rtl/>
        </w:rPr>
        <w:t>שלא אמר שיכתבו בשוק בחוץ</w:t>
      </w:r>
    </w:p>
    <w:p w14:paraId="5778055F" w14:textId="77777777" w:rsidR="00675E06" w:rsidRPr="006733B7" w:rsidRDefault="00675E06" w:rsidP="00675E06">
      <w:pPr>
        <w:pStyle w:val="36"/>
        <w:framePr w:wrap="notBeside"/>
        <w:rPr>
          <w:rtl/>
        </w:rPr>
      </w:pPr>
      <w:r w:rsidRPr="006733B7">
        <w:rPr>
          <w:rFonts w:hint="cs"/>
          <w:rtl/>
        </w:rPr>
        <w:t>נפק''מ:</w:t>
      </w:r>
    </w:p>
    <w:p w14:paraId="3272F9DC" w14:textId="77777777" w:rsidR="00675E06" w:rsidRPr="00C35A2C" w:rsidRDefault="00675E06" w:rsidP="00675E06">
      <w:pPr>
        <w:spacing w:after="60"/>
        <w:rPr>
          <w:rFonts w:ascii="Fb Fontext" w:hAnsi="Fb Fontext" w:cs="Guttman Vilna"/>
          <w:b/>
          <w:bCs/>
          <w:sz w:val="32"/>
          <w:rtl/>
        </w:rPr>
      </w:pPr>
      <w:r>
        <w:rPr>
          <w:rFonts w:ascii="Fb Fontext" w:hAnsi="Fb Fontext" w:hint="cs"/>
          <w:sz w:val="32"/>
          <w:rtl/>
        </w:rPr>
        <w:t>ב</w:t>
      </w:r>
      <w:r w:rsidRPr="00C35A2C">
        <w:rPr>
          <w:rFonts w:ascii="Fb Fontext" w:hAnsi="Fb Fontext"/>
          <w:sz w:val="32"/>
          <w:rtl/>
        </w:rPr>
        <w:t>סתמא.</w:t>
      </w:r>
    </w:p>
    <w:p w14:paraId="7FE8396C" w14:textId="77777777" w:rsidR="00675E06" w:rsidRPr="006733B7" w:rsidRDefault="00675E06" w:rsidP="00675E06">
      <w:pPr>
        <w:pStyle w:val="36"/>
        <w:framePr w:wrap="notBeside"/>
        <w:rPr>
          <w:rtl/>
        </w:rPr>
      </w:pPr>
      <w:r w:rsidRPr="006733B7">
        <w:rPr>
          <w:rtl/>
        </w:rPr>
        <w:t>רבא:</w:t>
      </w:r>
    </w:p>
    <w:p w14:paraId="0AEFCF89" w14:textId="77777777" w:rsidR="00675E06" w:rsidRPr="00C35A2C" w:rsidRDefault="00675E06" w:rsidP="00675E06">
      <w:pPr>
        <w:rPr>
          <w:rFonts w:ascii="Fb Fontext" w:hAnsi="Fb Fontext" w:cs="Guttman Vilna"/>
          <w:b/>
          <w:bCs/>
          <w:sz w:val="32"/>
          <w:rtl/>
        </w:rPr>
      </w:pPr>
      <w:r w:rsidRPr="00C35A2C">
        <w:rPr>
          <w:rFonts w:ascii="Fb Fontext" w:hAnsi="Fb Fontext"/>
          <w:sz w:val="32"/>
          <w:rtl/>
        </w:rPr>
        <w:t>והויא מודעא לחברתה</w:t>
      </w:r>
      <w:r w:rsidRPr="00C35A2C">
        <w:rPr>
          <w:rFonts w:ascii="Fb Fontext" w:hAnsi="Fb Fontext" w:hint="cs"/>
          <w:sz w:val="32"/>
          <w:rtl/>
        </w:rPr>
        <w:t xml:space="preserve"> </w:t>
      </w:r>
      <w:r w:rsidRPr="006733B7">
        <w:rPr>
          <w:rStyle w:val="afffff0"/>
          <w:rFonts w:hint="cs"/>
          <w:rtl/>
        </w:rPr>
        <w:t>[לבטל קנין שנעשה אח</w:t>
      </w:r>
      <w:r w:rsidRPr="006733B7">
        <w:rPr>
          <w:rStyle w:val="afffff0"/>
          <w:rtl/>
        </w:rPr>
        <w:t>"</w:t>
      </w:r>
      <w:r w:rsidRPr="006733B7">
        <w:rPr>
          <w:rStyle w:val="afffff0"/>
          <w:rFonts w:hint="cs"/>
          <w:rtl/>
        </w:rPr>
        <w:t>כ]</w:t>
      </w:r>
      <w:r w:rsidRPr="006733B7">
        <w:rPr>
          <w:rStyle w:val="afffff0"/>
          <w:rtl/>
        </w:rPr>
        <w:t>.</w:t>
      </w:r>
    </w:p>
    <w:p w14:paraId="2CF97271" w14:textId="77777777" w:rsidR="00675E06" w:rsidRPr="006733B7" w:rsidRDefault="00675E06" w:rsidP="00675E06">
      <w:pPr>
        <w:pStyle w:val="36"/>
        <w:framePr w:wrap="notBeside"/>
        <w:rPr>
          <w:rtl/>
        </w:rPr>
      </w:pPr>
      <w:r w:rsidRPr="006733B7">
        <w:rPr>
          <w:rFonts w:hint="cs"/>
          <w:rtl/>
        </w:rPr>
        <w:t>ר</w:t>
      </w:r>
      <w:r w:rsidRPr="006733B7">
        <w:rPr>
          <w:rtl/>
        </w:rPr>
        <w:t>"</w:t>
      </w:r>
      <w:r w:rsidRPr="006733B7">
        <w:rPr>
          <w:rFonts w:hint="cs"/>
          <w:rtl/>
        </w:rPr>
        <w:t>פ הך דרבא</w:t>
      </w:r>
    </w:p>
    <w:p w14:paraId="78A83150" w14:textId="77777777" w:rsidR="00675E06" w:rsidRPr="00C35A2C" w:rsidRDefault="00675E06" w:rsidP="00675E06">
      <w:pPr>
        <w:rPr>
          <w:rtl/>
        </w:rPr>
      </w:pPr>
      <w:r w:rsidRPr="00C35A2C">
        <w:rPr>
          <w:rFonts w:ascii="Fb Fontext" w:hAnsi="Fb Fontext" w:hint="cs"/>
          <w:sz w:val="32"/>
          <w:rtl/>
        </w:rPr>
        <w:t xml:space="preserve">לא </w:t>
      </w:r>
      <w:r>
        <w:rPr>
          <w:rFonts w:ascii="Fb Fontext" w:hAnsi="Fb Fontext" w:hint="cs"/>
          <w:sz w:val="32"/>
          <w:rtl/>
        </w:rPr>
        <w:t xml:space="preserve">אמר </w:t>
      </w:r>
      <w:r w:rsidRPr="00C35A2C">
        <w:rPr>
          <w:rFonts w:ascii="Fb Fontext" w:hAnsi="Fb Fontext" w:hint="cs"/>
          <w:sz w:val="32"/>
          <w:rtl/>
        </w:rPr>
        <w:t xml:space="preserve">בפירוש אלא מכלל </w:t>
      </w:r>
      <w:r>
        <w:rPr>
          <w:rFonts w:ascii="Fb Fontext" w:hAnsi="Fb Fontext" w:hint="cs"/>
          <w:sz w:val="32"/>
          <w:rtl/>
        </w:rPr>
        <w:t xml:space="preserve">- </w:t>
      </w:r>
      <w:r w:rsidRPr="00D632B6">
        <w:rPr>
          <w:rStyle w:val="affffe"/>
          <w:rFonts w:hint="cs"/>
          <w:rtl/>
        </w:rPr>
        <w:t>כמעשה שהיה</w:t>
      </w:r>
      <w:r>
        <w:rPr>
          <w:rFonts w:ascii="Fb Fontext" w:hAnsi="Fb Fontext" w:hint="cs"/>
          <w:rtl/>
        </w:rPr>
        <w:t xml:space="preserve"> שהלך </w:t>
      </w:r>
      <w:r w:rsidRPr="00C35A2C">
        <w:rPr>
          <w:rFonts w:ascii="Fb Fontext" w:hAnsi="Fb Fontext" w:hint="cs"/>
          <w:rtl/>
        </w:rPr>
        <w:t>לקדש אשה ואמרה לו אי תכתוב לכל הנכסים אהיה לך</w:t>
      </w:r>
      <w:r>
        <w:rPr>
          <w:rFonts w:ascii="Fb Fontext" w:hAnsi="Fb Fontext" w:hint="cs"/>
          <w:rtl/>
        </w:rPr>
        <w:t>,</w:t>
      </w:r>
      <w:r w:rsidRPr="00C35A2C">
        <w:rPr>
          <w:rFonts w:ascii="Fb Fontext" w:hAnsi="Fb Fontext" w:hint="cs"/>
          <w:rtl/>
        </w:rPr>
        <w:t xml:space="preserve"> </w:t>
      </w:r>
      <w:r>
        <w:rPr>
          <w:rFonts w:ascii="Fb Fontext" w:hAnsi="Fb Fontext" w:hint="cs"/>
          <w:rtl/>
        </w:rPr>
        <w:t xml:space="preserve">ורגע קודם הקנה לבנו בעדים ואמר להם להתחבא. </w:t>
      </w:r>
    </w:p>
    <w:p w14:paraId="6778C937" w14:textId="77777777" w:rsidR="00675E06" w:rsidRPr="006733B7" w:rsidRDefault="00675E06" w:rsidP="00675E06">
      <w:pPr>
        <w:pStyle w:val="36"/>
        <w:framePr w:wrap="notBeside"/>
        <w:rPr>
          <w:rtl/>
        </w:rPr>
      </w:pPr>
      <w:r w:rsidRPr="006733B7">
        <w:rPr>
          <w:rFonts w:hint="cs"/>
          <w:rtl/>
        </w:rPr>
        <w:t>ופסק רבא</w:t>
      </w:r>
      <w:r>
        <w:rPr>
          <w:rFonts w:hint="cs"/>
          <w:rtl/>
        </w:rPr>
        <w:t>:</w:t>
      </w:r>
    </w:p>
    <w:p w14:paraId="1FCC2643" w14:textId="77777777" w:rsidR="00675E06" w:rsidRPr="00D632B6" w:rsidRDefault="00675E06" w:rsidP="00675E06">
      <w:pPr>
        <w:rPr>
          <w:spacing w:val="2"/>
          <w:rtl/>
        </w:rPr>
      </w:pPr>
      <w:r w:rsidRPr="00D632B6">
        <w:rPr>
          <w:rFonts w:hint="cs"/>
          <w:spacing w:val="2"/>
          <w:rtl/>
        </w:rPr>
        <w:t xml:space="preserve">הבן לא קנה והאשה לא מקודשת </w:t>
      </w:r>
      <w:r w:rsidRPr="00D632B6">
        <w:rPr>
          <w:rStyle w:val="affffe"/>
          <w:spacing w:val="2"/>
          <w:rtl/>
        </w:rPr>
        <w:tab/>
      </w:r>
      <w:r w:rsidRPr="00D632B6">
        <w:rPr>
          <w:rStyle w:val="affffe"/>
          <w:rFonts w:hint="cs"/>
          <w:spacing w:val="2"/>
          <w:rtl/>
        </w:rPr>
        <w:t>וסברו:</w:t>
      </w:r>
      <w:r w:rsidRPr="00D632B6">
        <w:rPr>
          <w:rFonts w:hint="cs"/>
          <w:spacing w:val="2"/>
          <w:rtl/>
        </w:rPr>
        <w:t xml:space="preserve"> משום דמודעא לחברתה</w:t>
      </w:r>
    </w:p>
    <w:p w14:paraId="75E4A5AA" w14:textId="77777777" w:rsidR="00675E06" w:rsidRPr="006733B7" w:rsidRDefault="00675E06" w:rsidP="00675E06">
      <w:pPr>
        <w:pStyle w:val="36"/>
        <w:framePr w:wrap="notBeside"/>
        <w:rPr>
          <w:rtl/>
        </w:rPr>
      </w:pPr>
      <w:r w:rsidRPr="006733B7">
        <w:rPr>
          <w:rFonts w:hint="cs"/>
          <w:rtl/>
        </w:rPr>
        <w:t>ודחי'</w:t>
      </w:r>
    </w:p>
    <w:p w14:paraId="5FB455FB" w14:textId="77777777" w:rsidR="00675E06" w:rsidRPr="00D632B6" w:rsidRDefault="00675E06" w:rsidP="00675E06">
      <w:pPr>
        <w:rPr>
          <w:rFonts w:ascii="Fb Fontext" w:hAnsi="Fb Fontext"/>
          <w:rtl/>
        </w:rPr>
      </w:pPr>
      <w:r w:rsidRPr="00D632B6">
        <w:rPr>
          <w:rStyle w:val="affffe"/>
          <w:rFonts w:hint="cs"/>
          <w:spacing w:val="0"/>
          <w:rtl/>
        </w:rPr>
        <w:t>דוקא שם</w:t>
      </w:r>
      <w:r w:rsidRPr="00D632B6">
        <w:rPr>
          <w:rFonts w:ascii="Fb Fontext" w:hAnsi="Fb Fontext" w:hint="cs"/>
          <w:rtl/>
        </w:rPr>
        <w:t xml:space="preserve"> שמוכח שכתב מחמת האונס, </w:t>
      </w:r>
      <w:r w:rsidRPr="00D632B6">
        <w:rPr>
          <w:rStyle w:val="affffe"/>
          <w:rFonts w:hint="cs"/>
          <w:spacing w:val="0"/>
          <w:rtl/>
        </w:rPr>
        <w:t>משא</w:t>
      </w:r>
      <w:r w:rsidRPr="00D632B6">
        <w:rPr>
          <w:rStyle w:val="affffe"/>
          <w:spacing w:val="0"/>
          <w:rtl/>
        </w:rPr>
        <w:t>"</w:t>
      </w:r>
      <w:r w:rsidRPr="00D632B6">
        <w:rPr>
          <w:rStyle w:val="affffe"/>
          <w:rFonts w:hint="cs"/>
          <w:spacing w:val="0"/>
          <w:rtl/>
        </w:rPr>
        <w:t>כ כאן</w:t>
      </w:r>
      <w:r w:rsidRPr="00D632B6">
        <w:rPr>
          <w:rFonts w:ascii="Fb Fontext" w:hAnsi="Fb Fontext" w:hint="cs"/>
          <w:rtl/>
        </w:rPr>
        <w:t xml:space="preserve"> דלמר נח</w:t>
      </w:r>
      <w:r w:rsidRPr="00D632B6">
        <w:rPr>
          <w:rFonts w:ascii="Fb Fontext" w:hAnsi="Fb Fontext"/>
          <w:rtl/>
        </w:rPr>
        <w:t>"</w:t>
      </w:r>
      <w:r w:rsidRPr="00D632B6">
        <w:rPr>
          <w:rFonts w:ascii="Fb Fontext" w:hAnsi="Fb Fontext" w:hint="cs"/>
          <w:rtl/>
        </w:rPr>
        <w:t>ל דליקני.</w:t>
      </w:r>
    </w:p>
    <w:p w14:paraId="24535554" w14:textId="77777777" w:rsidR="00675E06" w:rsidRDefault="00675E06" w:rsidP="00675E06">
      <w:pPr>
        <w:pStyle w:val="affff9"/>
        <w:rPr>
          <w:rtl/>
        </w:rPr>
      </w:pPr>
      <w:r w:rsidRPr="00C35A2C">
        <w:rPr>
          <w:rtl/>
        </w:rPr>
        <w:t xml:space="preserve">איבעיא: סתמא מאי? </w:t>
      </w:r>
    </w:p>
    <w:p w14:paraId="2BFD3482" w14:textId="77777777" w:rsidR="00675E06" w:rsidRPr="00C35A2C" w:rsidRDefault="00675E06" w:rsidP="00675E06">
      <w:pPr>
        <w:rPr>
          <w:rFonts w:ascii="Fb Fontext" w:hAnsi="Fb Fontext"/>
          <w:rtl/>
        </w:rPr>
      </w:pPr>
      <w:r w:rsidRPr="006733B7">
        <w:rPr>
          <w:rStyle w:val="affffe"/>
          <w:rFonts w:hint="cs"/>
          <w:rtl/>
        </w:rPr>
        <w:t>ל</w:t>
      </w:r>
      <w:r w:rsidRPr="006733B7">
        <w:rPr>
          <w:rStyle w:val="affffe"/>
          <w:rtl/>
        </w:rPr>
        <w:t>רבינא:</w:t>
      </w:r>
      <w:r w:rsidRPr="00C35A2C">
        <w:rPr>
          <w:rFonts w:ascii="Fb Fontext" w:hAnsi="Fb Fontext"/>
          <w:sz w:val="32"/>
          <w:rtl/>
        </w:rPr>
        <w:t xml:space="preserve"> לא חיישינן, </w:t>
      </w:r>
      <w:r>
        <w:rPr>
          <w:rFonts w:ascii="Fb Fontext" w:hAnsi="Fb Fontext"/>
          <w:sz w:val="32"/>
          <w:rtl/>
        </w:rPr>
        <w:tab/>
      </w:r>
      <w:r w:rsidRPr="006733B7">
        <w:rPr>
          <w:rStyle w:val="affffe"/>
          <w:rFonts w:hint="cs"/>
          <w:rtl/>
        </w:rPr>
        <w:t>ול</w:t>
      </w:r>
      <w:r w:rsidRPr="006733B7">
        <w:rPr>
          <w:rStyle w:val="affffe"/>
          <w:rtl/>
        </w:rPr>
        <w:t>רב אשי:</w:t>
      </w:r>
      <w:r w:rsidRPr="00C35A2C">
        <w:rPr>
          <w:rFonts w:ascii="Fb Fontext" w:hAnsi="Fb Fontext"/>
          <w:sz w:val="32"/>
          <w:rtl/>
        </w:rPr>
        <w:t xml:space="preserve"> חיישינן.</w:t>
      </w:r>
      <w:r w:rsidRPr="00C35A2C">
        <w:rPr>
          <w:rFonts w:ascii="Fb Fontext" w:hAnsi="Fb Fontext" w:hint="cs"/>
          <w:sz w:val="32"/>
          <w:rtl/>
        </w:rPr>
        <w:t xml:space="preserve"> </w:t>
      </w:r>
      <w:r w:rsidRPr="00C35A2C">
        <w:rPr>
          <w:rStyle w:val="afff8"/>
          <w:rtl/>
        </w:rPr>
        <w:t>ו</w:t>
      </w:r>
      <w:r w:rsidRPr="00280F6D">
        <w:rPr>
          <w:rStyle w:val="afff8"/>
          <w:rtl/>
        </w:rPr>
        <w:t>הלכתא</w:t>
      </w:r>
      <w:r w:rsidRPr="00C35A2C">
        <w:rPr>
          <w:rFonts w:ascii="Fb Fontext" w:hAnsi="Fb Fontext"/>
          <w:sz w:val="32"/>
          <w:rtl/>
        </w:rPr>
        <w:t>: חיישינן.</w:t>
      </w:r>
    </w:p>
    <w:p w14:paraId="412C3538" w14:textId="79A7FDD9" w:rsidR="00AC0AF5" w:rsidRPr="001B450D" w:rsidRDefault="00675E06" w:rsidP="00675E06">
      <w:pPr>
        <w:pStyle w:val="aff9"/>
        <w:bidi w:val="0"/>
      </w:pPr>
      <w:r w:rsidRPr="001B450D">
        <w:rPr>
          <w:rFonts w:hint="cs"/>
          <w:rtl/>
        </w:rPr>
        <w:t>***</w:t>
      </w:r>
    </w:p>
    <w:p w14:paraId="10FDF7B5" w14:textId="77777777" w:rsidR="00AC0AF5" w:rsidRPr="00C35A2C" w:rsidRDefault="00AC0AF5" w:rsidP="00982F98">
      <w:pPr>
        <w:pStyle w:val="affe"/>
        <w:framePr w:wrap="around"/>
        <w:rPr>
          <w:rtl/>
        </w:rPr>
      </w:pPr>
      <w:r w:rsidRPr="00C35A2C">
        <w:rPr>
          <w:rtl/>
        </w:rPr>
        <w:t>מא.</w:t>
      </w:r>
    </w:p>
    <w:p w14:paraId="468553E7" w14:textId="77777777" w:rsidR="00FD1F1D" w:rsidRPr="00C35A2C" w:rsidRDefault="00FD1F1D" w:rsidP="00FD1F1D">
      <w:pPr>
        <w:pStyle w:val="affffb"/>
        <w:framePr w:wrap="around"/>
        <w:rPr>
          <w:rtl/>
        </w:rPr>
      </w:pPr>
      <w:del w:id="20251" w:author="קלוד" w:date="2026-10-06T10:07:33Z">
        <w:r>
          <w:rPr>
            <w:rtl/>
          </w:rPr>
          <w:delText xml:space="preserve">מתני</w:delText>
        </w:r>
      </w:del>
      <w:ins w:id="20252" w:author="קלוד" w:date="2026-10-06T10:07:33Z">
        <w:r>
          <w:rPr>
            <w:rtl/>
          </w:rPr>
          <w:t xml:space="preserve">משנה ג</w:t>
        </w:r>
      </w:ins>
      <w:del w:id="20253" w:author="קלוד" w:date="2026-10-06T10:07:33Z">
        <w:r>
          <w:rPr>
            <w:rtl/>
          </w:rPr>
          <w:delText xml:space="preserve">'.</w:delText>
        </w:r>
      </w:del>
    </w:p>
    <w:p w14:paraId="03F0AC53" w14:textId="77777777" w:rsidR="00FD1F1D" w:rsidRPr="001577EC" w:rsidRDefault="00FD1F1D" w:rsidP="00DB3591">
      <w:pPr>
        <w:pStyle w:val="afff3"/>
        <w:rPr>
          <w:rtl/>
        </w:rPr>
      </w:pPr>
      <w:r w:rsidRPr="001577EC">
        <w:rPr>
          <w:rtl/>
        </w:rPr>
        <w:t>כל חזקה שאין עמה טענה - אינה חזקה.</w:t>
      </w:r>
    </w:p>
    <w:p w14:paraId="430F92BE" w14:textId="77777777" w:rsidR="00FD1F1D" w:rsidRDefault="00FD1F1D" w:rsidP="00DB3591">
      <w:pPr>
        <w:pStyle w:val="afff3"/>
        <w:rPr>
          <w:rtl/>
        </w:rPr>
      </w:pPr>
      <w:r w:rsidRPr="00C35A2C">
        <w:rPr>
          <w:rtl/>
        </w:rPr>
        <w:t xml:space="preserve">כיצד? </w:t>
      </w:r>
      <w:r w:rsidRPr="00675E06">
        <w:rPr>
          <w:rStyle w:val="TanaimMishna"/>
          <w:rtl/>
          <w:rPrChange w:id="20036" w:author="קלוד" w:date="2026-10-06T10:07:33Z">
            <w:rPr>
              <w:rStyle w:val="affffe"/>
              <w:rtl/>
            </w:rPr>
          </w:rPrChange>
        </w:rPr>
        <w:t>א"ל:</w:t>
      </w:r>
      <w:r w:rsidRPr="00C35A2C">
        <w:rPr>
          <w:rtl/>
        </w:rPr>
        <w:t xml:space="preserve"> מה אתה עושה בתוך שלי? </w:t>
      </w:r>
      <w:r w:rsidRPr="00675E06">
        <w:rPr>
          <w:rStyle w:val="TanaimMishna"/>
          <w:rtl/>
          <w:rPrChange w:id="20037" w:author="קלוד" w:date="2026-10-06T10:07:33Z">
            <w:rPr>
              <w:rStyle w:val="affffe"/>
              <w:rtl/>
            </w:rPr>
          </w:rPrChange>
        </w:rPr>
        <w:t>והוא א"ל:</w:t>
      </w:r>
      <w:r w:rsidRPr="00C35A2C">
        <w:rPr>
          <w:rtl/>
        </w:rPr>
        <w:t xml:space="preserve"> שלא אמר לי אדם דבר מעולם אינה חזקה.</w:t>
      </w:r>
    </w:p>
    <w:p w14:paraId="477D4B67" w14:textId="77777777" w:rsidR="00FD1F1D" w:rsidRPr="001577EC" w:rsidRDefault="00FD1F1D" w:rsidP="00DB3591">
      <w:pPr>
        <w:pStyle w:val="afff3"/>
        <w:rPr>
          <w:rtl/>
        </w:rPr>
      </w:pPr>
      <w:r w:rsidRPr="001577EC">
        <w:rPr>
          <w:rtl/>
        </w:rPr>
        <w:t>שמכרת</w:t>
      </w:r>
      <w:r w:rsidRPr="001577EC">
        <w:rPr>
          <w:rFonts w:hint="cs"/>
          <w:rtl/>
        </w:rPr>
        <w:t xml:space="preserve">\ </w:t>
      </w:r>
      <w:r w:rsidRPr="001577EC">
        <w:rPr>
          <w:rtl/>
        </w:rPr>
        <w:t xml:space="preserve">שנתת לי במתנה, אביך מכרה </w:t>
      </w:r>
      <w:r w:rsidRPr="001577EC">
        <w:rPr>
          <w:rFonts w:hint="cs"/>
          <w:rtl/>
        </w:rPr>
        <w:t>\</w:t>
      </w:r>
      <w:r w:rsidRPr="001577EC">
        <w:rPr>
          <w:rtl/>
        </w:rPr>
        <w:t xml:space="preserve">נתנה לי במתנה </w:t>
      </w:r>
      <w:r w:rsidRPr="001577EC">
        <w:rPr>
          <w:rFonts w:hint="cs"/>
          <w:rtl/>
        </w:rPr>
        <w:t xml:space="preserve">הר''ז </w:t>
      </w:r>
      <w:r w:rsidRPr="001577EC">
        <w:rPr>
          <w:rtl/>
        </w:rPr>
        <w:t>חזקה.</w:t>
      </w:r>
    </w:p>
    <w:p w14:paraId="2CC29A17" w14:textId="77777777" w:rsidR="00FD1F1D" w:rsidRDefault="00FD1F1D" w:rsidP="00DB3591">
      <w:pPr>
        <w:pStyle w:val="afff3"/>
        <w:rPr>
          <w:rtl/>
        </w:rPr>
      </w:pPr>
      <w:r w:rsidRPr="00C35A2C">
        <w:rPr>
          <w:rtl/>
        </w:rPr>
        <w:t>והבא משום ירושה - אינו צריך טענה.</w:t>
      </w:r>
    </w:p>
    <w:p w14:paraId="409E3EDE" w14:textId="77777777" w:rsidR="00FD1F1D" w:rsidRPr="00675E06" w:rsidRDefault="00FD1F1D" w:rsidP="00FD1F1D">
      <w:pPr>
        <w:pStyle w:val="afffb"/>
        <w:rPr>
          <w:rtl/>
        </w:rPr>
      </w:pPr>
      <w:ins w:id="9846" w:author="מספור קטעי משנה" w:date="2026-10-06T06:44:59Z">
        <w:r>
          <w:rPr>
            <w:rStyle w:val="MisparKeta"/>
          </w:rPr>
          <w:t xml:space="preserve">א. </w:t>
        </w:r>
      </w:ins>
      <w:r w:rsidRPr="00675E06">
        <w:rPr>
          <w:rtl/>
        </w:rPr>
        <w:t>כל חזקה שאין עמה טענה - אינה חזקה.</w:t>
      </w:r>
    </w:p>
    <w:p w14:paraId="11DEB4AD" w14:textId="77777777" w:rsidR="00FD1F1D" w:rsidRPr="00675E06" w:rsidRDefault="00FD1F1D" w:rsidP="00FD1F1D">
      <w:pPr>
        <w:pStyle w:val="36"/>
        <w:framePr w:wrap="notBeside"/>
        <w:rPr>
          <w:rtl/>
        </w:rPr>
      </w:pPr>
      <w:r w:rsidRPr="00675E06">
        <w:rPr>
          <w:rFonts w:hint="cs"/>
          <w:rtl/>
        </w:rPr>
        <w:t>וקמ</w:t>
      </w:r>
      <w:r w:rsidRPr="00675E06">
        <w:rPr>
          <w:rtl/>
        </w:rPr>
        <w:t>"</w:t>
      </w:r>
      <w:r w:rsidRPr="00675E06">
        <w:rPr>
          <w:rFonts w:hint="cs"/>
          <w:rtl/>
        </w:rPr>
        <w:t>ל</w:t>
      </w:r>
      <w:r>
        <w:rPr>
          <w:rFonts w:hint="cs"/>
          <w:rtl/>
        </w:rPr>
        <w:t>:</w:t>
      </w:r>
    </w:p>
    <w:p w14:paraId="27C60526" w14:textId="77777777" w:rsidR="00FD1F1D" w:rsidRDefault="00FD1F1D" w:rsidP="00FD1F1D">
      <w:pPr>
        <w:spacing w:after="60"/>
        <w:rPr>
          <w:rFonts w:ascii="Fb Fontext" w:hAnsi="Fb Fontext"/>
          <w:sz w:val="32"/>
          <w:rtl/>
        </w:rPr>
      </w:pPr>
      <w:r w:rsidRPr="00C35A2C">
        <w:rPr>
          <w:rFonts w:ascii="Fb Fontext" w:hAnsi="Fb Fontext" w:hint="cs"/>
          <w:sz w:val="32"/>
          <w:rtl/>
        </w:rPr>
        <w:t>דלא אמרי</w:t>
      </w:r>
      <w:r w:rsidRPr="00F10693">
        <w:rPr>
          <w:rFonts w:hint="cs"/>
          <w:rtl/>
        </w:rPr>
        <w:t xml:space="preserve">' </w:t>
      </w:r>
      <w:r w:rsidRPr="00C35A2C">
        <w:rPr>
          <w:rFonts w:ascii="Fb Fontext" w:hAnsi="Fb Fontext" w:hint="cs"/>
          <w:sz w:val="32"/>
          <w:rtl/>
        </w:rPr>
        <w:t xml:space="preserve">דפתח פיך לאלם </w:t>
      </w:r>
      <w:r>
        <w:rPr>
          <w:rFonts w:ascii="Fb Fontext" w:hAnsi="Fb Fontext" w:hint="cs"/>
          <w:sz w:val="32"/>
          <w:rtl/>
        </w:rPr>
        <w:t>- ש</w:t>
      </w:r>
      <w:r w:rsidRPr="00C35A2C">
        <w:rPr>
          <w:rFonts w:ascii="Fb Fontext" w:hAnsi="Fb Fontext" w:hint="cs"/>
          <w:sz w:val="32"/>
          <w:rtl/>
        </w:rPr>
        <w:t>מא שטר היה לך ואבד</w:t>
      </w:r>
    </w:p>
    <w:p w14:paraId="72C05466" w14:textId="77777777" w:rsidR="00FD1F1D" w:rsidRPr="00675E06" w:rsidRDefault="00FD1F1D" w:rsidP="00FD1F1D">
      <w:pPr>
        <w:pStyle w:val="36"/>
        <w:framePr w:wrap="notBeside"/>
        <w:rPr>
          <w:rtl/>
        </w:rPr>
      </w:pPr>
      <w:r w:rsidRPr="00675E06">
        <w:rPr>
          <w:rtl/>
        </w:rPr>
        <w:t>ר"</w:t>
      </w:r>
      <w:r w:rsidRPr="00675E06">
        <w:rPr>
          <w:rFonts w:hint="cs"/>
          <w:rtl/>
        </w:rPr>
        <w:t>ע</w:t>
      </w:r>
    </w:p>
    <w:p w14:paraId="5772C5D7" w14:textId="77777777" w:rsidR="00FD1F1D" w:rsidRDefault="00FD1F1D" w:rsidP="00FD1F1D">
      <w:pPr>
        <w:rPr>
          <w:rFonts w:ascii="Fb Fontext" w:hAnsi="Fb Fontext"/>
          <w:rtl/>
        </w:rPr>
      </w:pPr>
      <w:r w:rsidRPr="00C35A2C">
        <w:rPr>
          <w:rFonts w:ascii="Fb Fontext" w:hAnsi="Fb Fontext" w:hint="cs"/>
          <w:rtl/>
        </w:rPr>
        <w:t xml:space="preserve">שטף מים לשדהו ובנה כותל בקרקע חבירו </w:t>
      </w:r>
      <w:r w:rsidRPr="00675E06">
        <w:rPr>
          <w:rStyle w:val="affffe"/>
          <w:rFonts w:hint="cs"/>
          <w:rtl/>
        </w:rPr>
        <w:t>וא</w:t>
      </w:r>
      <w:r w:rsidRPr="00675E06">
        <w:rPr>
          <w:rStyle w:val="affffe"/>
          <w:rtl/>
        </w:rPr>
        <w:t>"</w:t>
      </w:r>
      <w:r w:rsidRPr="00675E06">
        <w:rPr>
          <w:rStyle w:val="affffe"/>
          <w:rFonts w:hint="cs"/>
          <w:rtl/>
        </w:rPr>
        <w:t>ל ר''נ</w:t>
      </w:r>
      <w:r>
        <w:rPr>
          <w:rStyle w:val="affffe"/>
          <w:rFonts w:hint="cs"/>
          <w:rtl/>
        </w:rPr>
        <w:t>:</w:t>
      </w:r>
      <w:r w:rsidRPr="00675E06">
        <w:rPr>
          <w:rStyle w:val="affffe"/>
          <w:rFonts w:hint="cs"/>
          <w:rtl/>
        </w:rPr>
        <w:t xml:space="preserve"> </w:t>
      </w:r>
      <w:r w:rsidRPr="00C35A2C">
        <w:rPr>
          <w:rFonts w:ascii="Fb Fontext" w:hAnsi="Fb Fontext" w:hint="cs"/>
          <w:rtl/>
        </w:rPr>
        <w:t>שיחזיר</w:t>
      </w:r>
      <w:r>
        <w:rPr>
          <w:rFonts w:ascii="Fb Fontext" w:hAnsi="Fb Fontext" w:hint="cs"/>
          <w:rtl/>
        </w:rPr>
        <w:t>,</w:t>
      </w:r>
    </w:p>
    <w:p w14:paraId="691C9B73" w14:textId="77777777" w:rsidR="00FD1F1D" w:rsidRPr="00675E06" w:rsidRDefault="00FD1F1D" w:rsidP="00FD1F1D">
      <w:pPr>
        <w:pStyle w:val="36"/>
        <w:framePr w:wrap="notBeside"/>
        <w:rPr>
          <w:rtl/>
        </w:rPr>
      </w:pPr>
      <w:r w:rsidRPr="00675E06">
        <w:rPr>
          <w:rFonts w:hint="cs"/>
          <w:rtl/>
        </w:rPr>
        <w:t>א</w:t>
      </w:r>
      <w:r w:rsidRPr="00675E06">
        <w:rPr>
          <w:rtl/>
        </w:rPr>
        <w:t>"</w:t>
      </w:r>
      <w:r w:rsidRPr="00675E06">
        <w:rPr>
          <w:rFonts w:hint="cs"/>
          <w:rtl/>
        </w:rPr>
        <w:t>ל:</w:t>
      </w:r>
    </w:p>
    <w:p w14:paraId="09847C86" w14:textId="77777777" w:rsidR="00FD1F1D" w:rsidRDefault="00FD1F1D" w:rsidP="00FD1F1D">
      <w:pPr>
        <w:rPr>
          <w:rStyle w:val="affffe"/>
          <w:rtl/>
        </w:rPr>
      </w:pPr>
      <w:r w:rsidRPr="00C35A2C">
        <w:rPr>
          <w:rFonts w:ascii="Fb Fontext" w:hAnsi="Fb Fontext" w:hint="cs"/>
          <w:rtl/>
        </w:rPr>
        <w:t xml:space="preserve">הא בפניו לאלתר הוי חזקה </w:t>
      </w:r>
      <w:r w:rsidRPr="00675E06">
        <w:rPr>
          <w:rStyle w:val="affffe"/>
          <w:rFonts w:hint="cs"/>
          <w:rtl/>
        </w:rPr>
        <w:t>כר</w:t>
      </w:r>
      <w:r w:rsidRPr="00675E06">
        <w:rPr>
          <w:rStyle w:val="affffe"/>
          <w:rtl/>
        </w:rPr>
        <w:t>"</w:t>
      </w:r>
      <w:r w:rsidRPr="00675E06">
        <w:rPr>
          <w:rStyle w:val="affffe"/>
          <w:rFonts w:hint="cs"/>
          <w:rtl/>
        </w:rPr>
        <w:t>י ור</w:t>
      </w:r>
      <w:r w:rsidRPr="00675E06">
        <w:rPr>
          <w:rStyle w:val="affffe"/>
          <w:rtl/>
        </w:rPr>
        <w:t>"</w:t>
      </w:r>
      <w:r w:rsidRPr="00675E06">
        <w:rPr>
          <w:rStyle w:val="affffe"/>
          <w:rFonts w:hint="cs"/>
          <w:rtl/>
        </w:rPr>
        <w:t>ש</w:t>
      </w:r>
      <w:r>
        <w:rPr>
          <w:rStyle w:val="affffe"/>
          <w:rFonts w:hint="cs"/>
          <w:rtl/>
        </w:rPr>
        <w:t xml:space="preserve">, </w:t>
      </w:r>
      <w:r w:rsidRPr="00675E06">
        <w:rPr>
          <w:rStyle w:val="affffe"/>
          <w:rFonts w:hint="cs"/>
          <w:rtl/>
        </w:rPr>
        <w:t xml:space="preserve"> </w:t>
      </w:r>
    </w:p>
    <w:p w14:paraId="3AA9C9D1" w14:textId="77777777" w:rsidR="00FD1F1D" w:rsidRPr="00675E06" w:rsidRDefault="00FD1F1D" w:rsidP="00FD1F1D">
      <w:pPr>
        <w:pStyle w:val="36"/>
        <w:framePr w:wrap="notBeside"/>
        <w:rPr>
          <w:rtl/>
        </w:rPr>
      </w:pPr>
      <w:r w:rsidRPr="00675E06">
        <w:rPr>
          <w:rFonts w:hint="cs"/>
          <w:rtl/>
        </w:rPr>
        <w:t>א</w:t>
      </w:r>
      <w:r w:rsidRPr="00675E06">
        <w:rPr>
          <w:rtl/>
        </w:rPr>
        <w:t>"</w:t>
      </w:r>
      <w:r w:rsidRPr="00675E06">
        <w:rPr>
          <w:rFonts w:hint="cs"/>
          <w:rtl/>
        </w:rPr>
        <w:t>ל</w:t>
      </w:r>
      <w:r>
        <w:rPr>
          <w:rFonts w:hint="cs"/>
          <w:rtl/>
        </w:rPr>
        <w:t xml:space="preserve"> ר''נ:</w:t>
      </w:r>
      <w:r w:rsidRPr="00675E06">
        <w:rPr>
          <w:rFonts w:hint="cs"/>
          <w:rtl/>
        </w:rPr>
        <w:t xml:space="preserve"> </w:t>
      </w:r>
    </w:p>
    <w:p w14:paraId="1EB0260D" w14:textId="77777777" w:rsidR="00FD1F1D" w:rsidRPr="001577EC" w:rsidRDefault="00FD1F1D" w:rsidP="00FD1F1D">
      <w:pPr>
        <w:rPr>
          <w:rtl/>
        </w:rPr>
      </w:pPr>
      <w:r>
        <w:rPr>
          <w:rFonts w:ascii="Fb Fontext" w:hAnsi="Fb Fontext" w:hint="cs"/>
          <w:rtl/>
        </w:rPr>
        <w:t xml:space="preserve">שאין הלכה כמותו, </w:t>
      </w:r>
      <w:r>
        <w:rPr>
          <w:rStyle w:val="affffe"/>
          <w:rtl/>
        </w:rPr>
        <w:tab/>
      </w:r>
      <w:r w:rsidRPr="00675E06">
        <w:rPr>
          <w:rStyle w:val="affffe"/>
          <w:rtl/>
        </w:rPr>
        <w:t>א"ל:</w:t>
      </w:r>
      <w:r>
        <w:rPr>
          <w:rStyle w:val="affffe"/>
          <w:rFonts w:hint="cs"/>
          <w:rtl/>
        </w:rPr>
        <w:t xml:space="preserve">  </w:t>
      </w:r>
      <w:r w:rsidRPr="001577EC">
        <w:rPr>
          <w:rtl/>
        </w:rPr>
        <w:t xml:space="preserve">והא </w:t>
      </w:r>
      <w:r w:rsidRPr="001577EC">
        <w:rPr>
          <w:rFonts w:hint="cs"/>
          <w:rtl/>
        </w:rPr>
        <w:t>מחל</w:t>
      </w:r>
      <w:r>
        <w:rPr>
          <w:rFonts w:hint="cs"/>
          <w:rtl/>
        </w:rPr>
        <w:t>,</w:t>
      </w:r>
      <w:r w:rsidRPr="001577EC">
        <w:rPr>
          <w:rFonts w:hint="cs"/>
          <w:rtl/>
        </w:rPr>
        <w:t xml:space="preserve"> שסייע לי בבנית הכותל</w:t>
      </w:r>
      <w:r>
        <w:rPr>
          <w:rFonts w:hint="cs"/>
          <w:rtl/>
        </w:rPr>
        <w:t>.</w:t>
      </w:r>
      <w:r w:rsidRPr="001577EC">
        <w:rPr>
          <w:rFonts w:hint="cs"/>
          <w:rtl/>
        </w:rPr>
        <w:t xml:space="preserve"> </w:t>
      </w:r>
    </w:p>
    <w:p w14:paraId="66B0935E" w14:textId="77777777" w:rsidR="00FD1F1D" w:rsidRPr="00675E06" w:rsidRDefault="00FD1F1D" w:rsidP="00FD1F1D">
      <w:pPr>
        <w:pStyle w:val="36"/>
        <w:framePr w:wrap="notBeside"/>
        <w:rPr>
          <w:rtl/>
        </w:rPr>
      </w:pPr>
      <w:r w:rsidRPr="00675E06">
        <w:rPr>
          <w:rtl/>
        </w:rPr>
        <w:t>א"ל</w:t>
      </w:r>
      <w:r w:rsidRPr="00675E06">
        <w:rPr>
          <w:rFonts w:hint="cs"/>
          <w:rtl/>
        </w:rPr>
        <w:t xml:space="preserve"> ר''נ</w:t>
      </w:r>
      <w:r w:rsidRPr="00675E06">
        <w:rPr>
          <w:rtl/>
        </w:rPr>
        <w:t>:</w:t>
      </w:r>
    </w:p>
    <w:p w14:paraId="1F126467" w14:textId="77777777" w:rsidR="00FD1F1D" w:rsidRPr="001577EC" w:rsidRDefault="00FD1F1D" w:rsidP="00FD1F1D">
      <w:pPr>
        <w:spacing w:after="60"/>
        <w:rPr>
          <w:rtl/>
        </w:rPr>
      </w:pPr>
      <w:r w:rsidRPr="001577EC">
        <w:rPr>
          <w:rtl/>
        </w:rPr>
        <w:t xml:space="preserve">מחילה בטעות היא, </w:t>
      </w:r>
      <w:r w:rsidRPr="001577EC">
        <w:rPr>
          <w:rFonts w:hint="cs"/>
          <w:rtl/>
        </w:rPr>
        <w:t>כמו שאתה עצמך לא ידעת.</w:t>
      </w:r>
    </w:p>
    <w:p w14:paraId="1FA2826F" w14:textId="77777777" w:rsidR="00FD1F1D" w:rsidRPr="00C35A2C" w:rsidRDefault="00FD1F1D" w:rsidP="00982F98">
      <w:pPr>
        <w:pStyle w:val="affe"/>
        <w:framePr w:wrap="around"/>
        <w:rPr>
          <w:rtl/>
        </w:rPr>
      </w:pPr>
      <w:r w:rsidRPr="00C35A2C">
        <w:rPr>
          <w:rFonts w:hint="cs"/>
          <w:rtl/>
        </w:rPr>
        <w:t>מא:</w:t>
      </w:r>
    </w:p>
    <w:p w14:paraId="3872ACF3" w14:textId="77777777" w:rsidR="00FD1F1D" w:rsidRPr="00675E06" w:rsidRDefault="00FD1F1D" w:rsidP="00FD1F1D">
      <w:pPr>
        <w:pStyle w:val="36"/>
        <w:framePr w:wrap="notBeside"/>
        <w:rPr>
          <w:rtl/>
        </w:rPr>
      </w:pPr>
      <w:r w:rsidRPr="00675E06">
        <w:rPr>
          <w:rFonts w:hint="cs"/>
          <w:rtl/>
        </w:rPr>
        <w:t>ר'כ</w:t>
      </w:r>
    </w:p>
    <w:p w14:paraId="2261AAD7" w14:textId="77777777" w:rsidR="00FD1F1D" w:rsidRDefault="00FD1F1D" w:rsidP="00FD1F1D">
      <w:pPr>
        <w:rPr>
          <w:rFonts w:ascii="Fb Fontext" w:hAnsi="Fb Fontext"/>
          <w:sz w:val="32"/>
          <w:rtl/>
        </w:rPr>
      </w:pPr>
      <w:r w:rsidRPr="00C35A2C">
        <w:rPr>
          <w:rFonts w:ascii="Fb Fontext" w:hAnsi="Fb Fontext" w:hint="cs"/>
          <w:sz w:val="32"/>
          <w:rtl/>
        </w:rPr>
        <w:t>שטף מים לשדהו, ובנה כותל בקרקע חבירו</w:t>
      </w:r>
      <w:r>
        <w:rPr>
          <w:rFonts w:ascii="Fb Fontext" w:hAnsi="Fb Fontext" w:hint="cs"/>
          <w:sz w:val="32"/>
          <w:rtl/>
        </w:rPr>
        <w:t xml:space="preserve"> והביא עדים</w:t>
      </w:r>
    </w:p>
    <w:p w14:paraId="17E3B54D" w14:textId="77777777" w:rsidR="00FD1F1D" w:rsidRDefault="00FD1F1D" w:rsidP="00FD1F1D">
      <w:pPr>
        <w:rPr>
          <w:rFonts w:ascii="Fb Fontext" w:hAnsi="Fb Fontext"/>
          <w:rtl/>
        </w:rPr>
      </w:pPr>
      <w:r w:rsidRPr="00692D91">
        <w:rPr>
          <w:rStyle w:val="affffe"/>
          <w:rtl/>
        </w:rPr>
        <w:t>חד אמר:</w:t>
      </w:r>
      <w:r w:rsidRPr="00C35A2C">
        <w:rPr>
          <w:rFonts w:ascii="Fb Fontext" w:hAnsi="Fb Fontext"/>
          <w:rtl/>
        </w:rPr>
        <w:t xml:space="preserve"> </w:t>
      </w:r>
      <w:r w:rsidRPr="00C35A2C">
        <w:rPr>
          <w:rFonts w:ascii="Fb Fontext" w:hAnsi="Fb Fontext" w:hint="cs"/>
          <w:rtl/>
        </w:rPr>
        <w:t>ב</w:t>
      </w:r>
      <w:r w:rsidRPr="00F10693">
        <w:rPr>
          <w:rFonts w:hint="cs"/>
          <w:rtl/>
        </w:rPr>
        <w:t xml:space="preserve">' </w:t>
      </w:r>
      <w:r w:rsidRPr="00C35A2C">
        <w:rPr>
          <w:rFonts w:ascii="Fb Fontext" w:hAnsi="Fb Fontext" w:hint="cs"/>
          <w:rtl/>
        </w:rPr>
        <w:t xml:space="preserve">שורות נכנס </w:t>
      </w:r>
      <w:r w:rsidRPr="00692D91">
        <w:rPr>
          <w:rStyle w:val="affffe"/>
          <w:rFonts w:hint="cs"/>
          <w:rtl/>
        </w:rPr>
        <w:t>והשני אמר</w:t>
      </w:r>
      <w:r w:rsidRPr="00C35A2C">
        <w:rPr>
          <w:rFonts w:ascii="Fb Fontext" w:hAnsi="Fb Fontext" w:hint="cs"/>
          <w:rtl/>
        </w:rPr>
        <w:t xml:space="preserve"> ג</w:t>
      </w:r>
      <w:r w:rsidRPr="00F10693">
        <w:rPr>
          <w:rFonts w:hint="cs"/>
          <w:rtl/>
        </w:rPr>
        <w:t xml:space="preserve">' </w:t>
      </w:r>
      <w:r w:rsidRPr="00C35A2C">
        <w:rPr>
          <w:rFonts w:ascii="Fb Fontext" w:hAnsi="Fb Fontext" w:hint="cs"/>
          <w:rtl/>
        </w:rPr>
        <w:t>שורות נכנס</w:t>
      </w:r>
      <w:r>
        <w:rPr>
          <w:rFonts w:ascii="Fb Fontext" w:hAnsi="Fb Fontext" w:hint="cs"/>
          <w:rtl/>
        </w:rPr>
        <w:t>.</w:t>
      </w:r>
      <w:r w:rsidRPr="00C35A2C">
        <w:rPr>
          <w:rFonts w:ascii="Fb Fontext" w:hAnsi="Fb Fontext" w:hint="cs"/>
          <w:rtl/>
        </w:rPr>
        <w:t xml:space="preserve"> </w:t>
      </w:r>
    </w:p>
    <w:p w14:paraId="15AF117C" w14:textId="77777777" w:rsidR="00FD1F1D" w:rsidRPr="00692D91" w:rsidRDefault="00FD1F1D" w:rsidP="00FD1F1D">
      <w:pPr>
        <w:pStyle w:val="36"/>
        <w:framePr w:wrap="notBeside"/>
        <w:rPr>
          <w:rtl/>
        </w:rPr>
      </w:pPr>
      <w:r w:rsidRPr="00692D91">
        <w:rPr>
          <w:rFonts w:hint="cs"/>
          <w:rtl/>
        </w:rPr>
        <w:t>א</w:t>
      </w:r>
      <w:r w:rsidRPr="00692D91">
        <w:rPr>
          <w:rtl/>
        </w:rPr>
        <w:t>"</w:t>
      </w:r>
      <w:r w:rsidRPr="00692D91">
        <w:rPr>
          <w:rFonts w:hint="cs"/>
          <w:rtl/>
        </w:rPr>
        <w:t>ל ר''י</w:t>
      </w:r>
    </w:p>
    <w:p w14:paraId="783E7299" w14:textId="77777777" w:rsidR="00FD1F1D" w:rsidRDefault="00FD1F1D" w:rsidP="00FD1F1D">
      <w:pPr>
        <w:rPr>
          <w:rStyle w:val="affffe"/>
          <w:rtl/>
        </w:rPr>
      </w:pPr>
      <w:r w:rsidRPr="001577EC">
        <w:rPr>
          <w:rFonts w:ascii="Fb Fontext" w:hAnsi="Fb Fontext" w:hint="cs"/>
          <w:spacing w:val="2"/>
          <w:rtl/>
        </w:rPr>
        <w:t>שישלם ב</w:t>
      </w:r>
      <w:r w:rsidRPr="001577EC">
        <w:rPr>
          <w:rFonts w:hint="cs"/>
          <w:spacing w:val="2"/>
          <w:rtl/>
        </w:rPr>
        <w:t xml:space="preserve">' </w:t>
      </w:r>
      <w:r w:rsidRPr="001577EC">
        <w:rPr>
          <w:rFonts w:ascii="Fb Fontext" w:hAnsi="Fb Fontext" w:hint="cs"/>
          <w:spacing w:val="2"/>
          <w:rtl/>
        </w:rPr>
        <w:t>מתוך ג</w:t>
      </w:r>
      <w:r w:rsidRPr="001577EC">
        <w:rPr>
          <w:spacing w:val="2"/>
          <w:rtl/>
        </w:rPr>
        <w:t>'</w:t>
      </w:r>
      <w:r w:rsidRPr="001577EC">
        <w:rPr>
          <w:rFonts w:hint="cs"/>
          <w:spacing w:val="2"/>
          <w:rtl/>
        </w:rPr>
        <w:t>,</w:t>
      </w:r>
      <w:r w:rsidRPr="001577EC">
        <w:rPr>
          <w:rFonts w:ascii="Fb Fontext" w:hAnsi="Fb Fontext" w:hint="cs"/>
          <w:spacing w:val="2"/>
          <w:rtl/>
        </w:rPr>
        <w:t xml:space="preserve"> </w:t>
      </w:r>
      <w:r w:rsidRPr="001577EC">
        <w:rPr>
          <w:rStyle w:val="affffe"/>
          <w:rFonts w:hint="cs"/>
          <w:spacing w:val="2"/>
          <w:rtl/>
        </w:rPr>
        <w:t>וכרשב</w:t>
      </w:r>
      <w:r w:rsidRPr="001577EC">
        <w:rPr>
          <w:rStyle w:val="affffe"/>
          <w:spacing w:val="2"/>
          <w:rtl/>
        </w:rPr>
        <w:t>"</w:t>
      </w:r>
      <w:r w:rsidRPr="001577EC">
        <w:rPr>
          <w:rStyle w:val="affffe"/>
          <w:rFonts w:hint="cs"/>
          <w:spacing w:val="2"/>
          <w:rtl/>
        </w:rPr>
        <w:t>א</w:t>
      </w:r>
      <w:r w:rsidRPr="001577EC">
        <w:rPr>
          <w:rStyle w:val="affffe"/>
          <w:spacing w:val="2"/>
          <w:rtl/>
        </w:rPr>
        <w:t>:</w:t>
      </w:r>
      <w:r w:rsidRPr="001577EC">
        <w:rPr>
          <w:rFonts w:ascii="Fb Fontext" w:hAnsi="Fb Fontext"/>
          <w:spacing w:val="2"/>
          <w:sz w:val="32"/>
          <w:rtl/>
        </w:rPr>
        <w:t xml:space="preserve"> </w:t>
      </w:r>
      <w:r w:rsidRPr="001577EC">
        <w:rPr>
          <w:rStyle w:val="affffe"/>
          <w:rFonts w:hint="cs"/>
          <w:spacing w:val="2"/>
          <w:rtl/>
        </w:rPr>
        <w:t>ד</w:t>
      </w:r>
      <w:r w:rsidRPr="001577EC">
        <w:rPr>
          <w:rStyle w:val="affffe"/>
          <w:spacing w:val="2"/>
          <w:rtl/>
        </w:rPr>
        <w:t>לא נחלקו ב"</w:t>
      </w:r>
      <w:r w:rsidRPr="001577EC">
        <w:rPr>
          <w:rStyle w:val="affffe"/>
          <w:rFonts w:hint="cs"/>
          <w:spacing w:val="2"/>
          <w:rtl/>
        </w:rPr>
        <w:t>ש וב</w:t>
      </w:r>
      <w:r w:rsidRPr="001577EC">
        <w:rPr>
          <w:rStyle w:val="affffe"/>
          <w:spacing w:val="2"/>
          <w:rtl/>
        </w:rPr>
        <w:t>"</w:t>
      </w:r>
      <w:r w:rsidRPr="001577EC">
        <w:rPr>
          <w:rStyle w:val="affffe"/>
          <w:rFonts w:hint="cs"/>
          <w:spacing w:val="2"/>
          <w:rtl/>
        </w:rPr>
        <w:t>ה</w:t>
      </w:r>
      <w:r w:rsidRPr="001577EC">
        <w:rPr>
          <w:rFonts w:ascii="Fb Fontext" w:hAnsi="Fb Fontext" w:hint="cs"/>
          <w:spacing w:val="2"/>
          <w:sz w:val="32"/>
          <w:rtl/>
        </w:rPr>
        <w:t xml:space="preserve"> </w:t>
      </w:r>
      <w:r w:rsidRPr="001577EC">
        <w:rPr>
          <w:rFonts w:ascii="Fb Fontext" w:hAnsi="Fb Fontext"/>
          <w:spacing w:val="2"/>
          <w:sz w:val="32"/>
          <w:rtl/>
        </w:rPr>
        <w:t>על שתי כיתי עדים,</w:t>
      </w:r>
      <w:r w:rsidRPr="00C35A2C">
        <w:rPr>
          <w:rFonts w:ascii="Fb Fontext" w:hAnsi="Fb Fontext"/>
          <w:sz w:val="32"/>
          <w:rtl/>
        </w:rPr>
        <w:t xml:space="preserve"> </w:t>
      </w:r>
      <w:r w:rsidRPr="001577EC">
        <w:rPr>
          <w:rFonts w:ascii="Fb Fontext" w:hAnsi="Fb Fontext"/>
          <w:sz w:val="32"/>
          <w:rtl/>
        </w:rPr>
        <w:t>שאחת אומרת מנה ואחת אומרת מאתים</w:t>
      </w:r>
      <w:r w:rsidRPr="001577EC">
        <w:rPr>
          <w:rFonts w:ascii="Fb Fontext" w:hAnsi="Fb Fontext" w:hint="cs"/>
          <w:i/>
          <w:sz w:val="32"/>
          <w:rtl/>
        </w:rPr>
        <w:t xml:space="preserve"> </w:t>
      </w:r>
      <w:r w:rsidRPr="001577EC">
        <w:rPr>
          <w:rFonts w:ascii="Fb Fontext" w:hAnsi="Fb Fontext"/>
          <w:i/>
          <w:sz w:val="32"/>
          <w:rtl/>
        </w:rPr>
        <w:t>- שיש בכלל מאתים מנה,</w:t>
      </w:r>
      <w:r w:rsidRPr="00C35A2C">
        <w:rPr>
          <w:rFonts w:ascii="Fb Fontext" w:hAnsi="Fb Fontext"/>
          <w:i/>
          <w:sz w:val="32"/>
          <w:rtl/>
        </w:rPr>
        <w:t xml:space="preserve"> </w:t>
      </w:r>
    </w:p>
    <w:p w14:paraId="0EBF4C66" w14:textId="77777777" w:rsidR="00FD1F1D" w:rsidRPr="00C35A2C" w:rsidRDefault="00FD1F1D" w:rsidP="00FD1F1D">
      <w:pPr>
        <w:rPr>
          <w:rFonts w:ascii="Fb Fontext" w:hAnsi="Fb Fontext" w:cs="Guttman Vilna"/>
          <w:b/>
          <w:bCs/>
          <w:sz w:val="32"/>
          <w:rtl/>
        </w:rPr>
      </w:pPr>
      <w:r w:rsidRPr="00692D91">
        <w:rPr>
          <w:rStyle w:val="affffe"/>
          <w:rFonts w:hint="cs"/>
          <w:rtl/>
        </w:rPr>
        <w:t>אלא נחלקו</w:t>
      </w:r>
      <w:r w:rsidRPr="00C35A2C">
        <w:rPr>
          <w:rFonts w:ascii="Fb Fontext" w:hAnsi="Fb Fontext" w:hint="cs"/>
          <w:i/>
          <w:sz w:val="32"/>
          <w:rtl/>
        </w:rPr>
        <w:t xml:space="preserve"> על כת אחת </w:t>
      </w:r>
      <w:r w:rsidRPr="00C35A2C">
        <w:rPr>
          <w:rFonts w:ascii="Fb Fontext" w:hAnsi="Fb Fontext"/>
          <w:i/>
          <w:sz w:val="32"/>
          <w:rtl/>
        </w:rPr>
        <w:t>שאחד אומר מנה ואחד אומר מאתים,</w:t>
      </w:r>
      <w:r>
        <w:rPr>
          <w:rFonts w:ascii="Fb Fontext" w:hAnsi="Fb Fontext" w:hint="cs"/>
          <w:i/>
          <w:sz w:val="32"/>
          <w:rtl/>
        </w:rPr>
        <w:t xml:space="preserve"> </w:t>
      </w:r>
      <w:r>
        <w:rPr>
          <w:rFonts w:ascii="Fb Fontext" w:hAnsi="Fb Fontext"/>
          <w:i/>
          <w:sz w:val="32"/>
          <w:rtl/>
        </w:rPr>
        <w:br/>
      </w:r>
      <w:r>
        <w:rPr>
          <w:rStyle w:val="affffe"/>
          <w:rFonts w:hint="cs"/>
          <w:rtl/>
        </w:rPr>
        <w:t xml:space="preserve"> </w:t>
      </w:r>
      <w:r>
        <w:rPr>
          <w:rStyle w:val="affffe"/>
          <w:rtl/>
        </w:rPr>
        <w:tab/>
      </w:r>
      <w:r>
        <w:rPr>
          <w:rStyle w:val="affffe"/>
          <w:rFonts w:hint="cs"/>
          <w:rtl/>
        </w:rPr>
        <w:t xml:space="preserve">  </w:t>
      </w:r>
      <w:r w:rsidRPr="00692D91">
        <w:rPr>
          <w:rStyle w:val="affffe"/>
          <w:rFonts w:hint="cs"/>
          <w:rtl/>
        </w:rPr>
        <w:t>דלב</w:t>
      </w:r>
      <w:r w:rsidRPr="00692D91">
        <w:rPr>
          <w:rStyle w:val="affffe"/>
          <w:rtl/>
        </w:rPr>
        <w:t>"</w:t>
      </w:r>
      <w:r w:rsidRPr="00692D91">
        <w:rPr>
          <w:rStyle w:val="affffe"/>
          <w:rFonts w:hint="cs"/>
          <w:rtl/>
        </w:rPr>
        <w:t>ש</w:t>
      </w:r>
      <w:r w:rsidRPr="00692D91">
        <w:rPr>
          <w:rStyle w:val="affffe"/>
          <w:rtl/>
        </w:rPr>
        <w:t>:</w:t>
      </w:r>
      <w:r w:rsidRPr="00C35A2C">
        <w:rPr>
          <w:rFonts w:ascii="Fb Fontext" w:hAnsi="Fb Fontext"/>
          <w:sz w:val="32"/>
          <w:rtl/>
        </w:rPr>
        <w:t xml:space="preserve"> נחלקה עדותן, </w:t>
      </w:r>
      <w:r w:rsidRPr="00692D91">
        <w:rPr>
          <w:rStyle w:val="affffe"/>
          <w:rtl/>
        </w:rPr>
        <w:t>ו</w:t>
      </w:r>
      <w:r w:rsidRPr="00692D91">
        <w:rPr>
          <w:rStyle w:val="affffe"/>
          <w:rFonts w:hint="cs"/>
          <w:rtl/>
        </w:rPr>
        <w:t>לב</w:t>
      </w:r>
      <w:r w:rsidRPr="00692D91">
        <w:rPr>
          <w:rStyle w:val="affffe"/>
          <w:rtl/>
        </w:rPr>
        <w:t>"</w:t>
      </w:r>
      <w:r w:rsidRPr="00692D91">
        <w:rPr>
          <w:rStyle w:val="affffe"/>
          <w:rFonts w:hint="cs"/>
          <w:rtl/>
        </w:rPr>
        <w:t>ה</w:t>
      </w:r>
      <w:r w:rsidRPr="00692D91">
        <w:rPr>
          <w:rStyle w:val="affffe"/>
          <w:rtl/>
        </w:rPr>
        <w:t>:</w:t>
      </w:r>
      <w:r w:rsidRPr="00C35A2C">
        <w:rPr>
          <w:rFonts w:ascii="Fb Fontext" w:hAnsi="Fb Fontext"/>
          <w:sz w:val="32"/>
          <w:rtl/>
        </w:rPr>
        <w:t xml:space="preserve"> יש בכלל מאתים מנה.</w:t>
      </w:r>
    </w:p>
    <w:p w14:paraId="5BE29F6C" w14:textId="77777777" w:rsidR="00FD1F1D" w:rsidRPr="00692D91" w:rsidRDefault="00FD1F1D" w:rsidP="00FD1F1D">
      <w:pPr>
        <w:pStyle w:val="36"/>
        <w:framePr w:wrap="notBeside"/>
        <w:rPr>
          <w:rtl/>
        </w:rPr>
      </w:pPr>
      <w:r w:rsidRPr="00692D91">
        <w:rPr>
          <w:rtl/>
        </w:rPr>
        <w:t>א"ל:</w:t>
      </w:r>
    </w:p>
    <w:p w14:paraId="200ADF2F" w14:textId="77777777" w:rsidR="00FD1F1D" w:rsidRPr="001577EC" w:rsidRDefault="00FD1F1D" w:rsidP="00FD1F1D">
      <w:pPr>
        <w:spacing w:after="60"/>
        <w:rPr>
          <w:rFonts w:ascii="Fb Fontext" w:hAnsi="Fb Fontext" w:cs="Guttman Vilna"/>
          <w:b/>
          <w:bCs/>
          <w:rtl/>
        </w:rPr>
      </w:pPr>
      <w:r w:rsidRPr="001577EC">
        <w:rPr>
          <w:rFonts w:ascii="Fb Fontext" w:hAnsi="Fb Fontext"/>
          <w:rtl/>
        </w:rPr>
        <w:t xml:space="preserve">והא </w:t>
      </w:r>
      <w:r w:rsidRPr="001577EC">
        <w:rPr>
          <w:rFonts w:ascii="Fb Fontext" w:hAnsi="Fb Fontext" w:hint="cs"/>
          <w:rtl/>
        </w:rPr>
        <w:t>אביא</w:t>
      </w:r>
      <w:r w:rsidRPr="001577EC">
        <w:rPr>
          <w:rFonts w:ascii="Fb Fontext" w:hAnsi="Fb Fontext"/>
          <w:rtl/>
        </w:rPr>
        <w:t xml:space="preserve"> לך איגרת ממערבא </w:t>
      </w:r>
      <w:r w:rsidRPr="001577EC">
        <w:rPr>
          <w:rFonts w:ascii="Fb Fontext" w:hAnsi="Fb Fontext" w:hint="cs"/>
          <w:rtl/>
        </w:rPr>
        <w:t>ש</w:t>
      </w:r>
      <w:r>
        <w:rPr>
          <w:rFonts w:ascii="Fb Fontext" w:hAnsi="Fb Fontext"/>
          <w:rtl/>
        </w:rPr>
        <w:t xml:space="preserve">אין הלכה </w:t>
      </w:r>
      <w:r>
        <w:rPr>
          <w:rStyle w:val="affffe"/>
          <w:rFonts w:ascii="Fb Fontext" w:hAnsi="Fb Fontext"/>
          <w:rtl/>
          <w:rPrChange w:id="9160" w:author="מנוע אמוראים" w:date="2026-10-05T16:41:09Z">
            <w:rPr>
              <w:rFonts w:ascii="Fb Fontext" w:hAnsi="Fb Fontext"/>
              <w:rtl/>
            </w:rPr>
          </w:rPrChange>
        </w:rPr>
        <w:t xml:space="preserve">כר</w:t>
      </w:r>
      <w:r>
        <w:rPr>
          <w:rStyle w:val="affffe"/>
          <w:rFonts w:ascii="Fb Fontext" w:hAnsi="Fb Fontext" w:hint="cs"/>
          <w:rtl/>
          <w:rPrChange w:id="9161" w:author="מנוע אמוראים" w:date="2026-10-05T16:41:09Z">
            <w:rPr>
              <w:rFonts w:ascii="Fb Fontext" w:hAnsi="Fb Fontext" w:hint="cs"/>
              <w:rtl/>
            </w:rPr>
          </w:rPrChange>
        </w:rPr>
        <w:t xml:space="preserve">שב</w:t>
      </w:r>
      <w:r>
        <w:rPr>
          <w:rStyle w:val="affffe"/>
          <w:rFonts w:ascii="Fb Fontext" w:hAnsi="Fb Fontext"/>
          <w:rtl/>
          <w:rPrChange w:id="9162" w:author="מנוע אמוראים" w:date="2026-10-05T16:41:09Z">
            <w:rPr>
              <w:rFonts w:ascii="Fb Fontext" w:hAnsi="Fb Fontext"/>
              <w:rtl/>
            </w:rPr>
          </w:rPrChange>
        </w:rPr>
        <w:t xml:space="preserve">"</w:t>
      </w:r>
      <w:r>
        <w:rPr>
          <w:rStyle w:val="affffe"/>
          <w:rFonts w:ascii="Fb Fontext" w:hAnsi="Fb Fontext" w:hint="cs"/>
          <w:rtl/>
          <w:rPrChange w:id="9163" w:author="מנוע אמוראים" w:date="2026-10-05T16:41:09Z">
            <w:rPr>
              <w:rFonts w:ascii="Fb Fontext" w:hAnsi="Fb Fontext" w:hint="cs"/>
              <w:rtl/>
            </w:rPr>
          </w:rPrChange>
        </w:rPr>
        <w:t xml:space="preserve">א</w:t>
      </w:r>
      <w:r w:rsidRPr="001577EC">
        <w:rPr>
          <w:rFonts w:ascii="Fb Fontext" w:hAnsi="Fb Fontext"/>
          <w:rtl/>
        </w:rPr>
        <w:t xml:space="preserve">! </w:t>
      </w:r>
      <w:r w:rsidRPr="001577EC">
        <w:rPr>
          <w:rStyle w:val="affffe"/>
          <w:spacing w:val="0"/>
          <w:rtl/>
        </w:rPr>
        <w:t>א"ל:</w:t>
      </w:r>
      <w:r w:rsidRPr="001577EC">
        <w:rPr>
          <w:rFonts w:ascii="Fb Fontext" w:hAnsi="Fb Fontext"/>
          <w:rtl/>
        </w:rPr>
        <w:t xml:space="preserve"> לכ</w:t>
      </w:r>
      <w:r w:rsidRPr="001577EC">
        <w:rPr>
          <w:rFonts w:ascii="Fb Fontext" w:hAnsi="Fb Fontext" w:hint="cs"/>
          <w:rtl/>
        </w:rPr>
        <w:t>שתביא</w:t>
      </w:r>
      <w:r w:rsidRPr="001577EC">
        <w:rPr>
          <w:rFonts w:ascii="Fb Fontext" w:hAnsi="Fb Fontext"/>
          <w:rtl/>
        </w:rPr>
        <w:t>.</w:t>
      </w:r>
    </w:p>
    <w:p w14:paraId="5C20C598" w14:textId="77777777" w:rsidR="00FD1F1D" w:rsidRPr="00692D91" w:rsidRDefault="00FD1F1D" w:rsidP="00FD1F1D">
      <w:pPr>
        <w:pStyle w:val="36"/>
        <w:framePr w:wrap="notBeside"/>
        <w:rPr>
          <w:rtl/>
        </w:rPr>
      </w:pPr>
      <w:r>
        <w:rPr>
          <w:rFonts w:hint="cs"/>
          <w:rtl/>
        </w:rPr>
        <w:t>מעשה:</w:t>
      </w:r>
    </w:p>
    <w:p w14:paraId="704948E9" w14:textId="77777777" w:rsidR="00FD1F1D" w:rsidRDefault="00FD1F1D" w:rsidP="00FD1F1D">
      <w:pPr>
        <w:rPr>
          <w:rStyle w:val="affffe"/>
          <w:rtl/>
        </w:rPr>
      </w:pPr>
      <w:r w:rsidRPr="00C35A2C">
        <w:rPr>
          <w:rFonts w:ascii="Fb Fontext" w:hAnsi="Fb Fontext" w:hint="cs"/>
          <w:rtl/>
        </w:rPr>
        <w:t>שגר בקשתא בעלייה ד</w:t>
      </w:r>
      <w:r w:rsidRPr="00F10693">
        <w:rPr>
          <w:rFonts w:hint="cs"/>
          <w:rtl/>
        </w:rPr>
        <w:t>'</w:t>
      </w:r>
      <w:r w:rsidRPr="00F10693">
        <w:rPr>
          <w:rtl/>
        </w:rPr>
        <w:t xml:space="preserve"> </w:t>
      </w:r>
      <w:r w:rsidRPr="00C35A2C">
        <w:rPr>
          <w:rFonts w:ascii="Fb Fontext" w:hAnsi="Fb Fontext"/>
          <w:rtl/>
        </w:rPr>
        <w:t xml:space="preserve">שני, </w:t>
      </w:r>
      <w:r w:rsidRPr="001577EC">
        <w:rPr>
          <w:rStyle w:val="affffe"/>
          <w:rFonts w:hint="cs"/>
          <w:rtl/>
        </w:rPr>
        <w:t>וכשמצאו בעה</w:t>
      </w:r>
      <w:r w:rsidRPr="001577EC">
        <w:rPr>
          <w:rStyle w:val="affffe"/>
          <w:rtl/>
        </w:rPr>
        <w:t>"</w:t>
      </w:r>
      <w:r w:rsidRPr="001577EC">
        <w:rPr>
          <w:rStyle w:val="affffe"/>
          <w:rFonts w:hint="cs"/>
          <w:rtl/>
        </w:rPr>
        <w:t>ב שאלו</w:t>
      </w:r>
      <w:r w:rsidRPr="00C35A2C">
        <w:rPr>
          <w:rFonts w:ascii="Fb Fontext" w:hAnsi="Fb Fontext" w:hint="cs"/>
          <w:rtl/>
        </w:rPr>
        <w:t xml:space="preserve"> מה לו בביתו</w:t>
      </w:r>
      <w:r>
        <w:rPr>
          <w:rFonts w:ascii="Fb Fontext" w:hAnsi="Fb Fontext"/>
          <w:rtl/>
        </w:rPr>
        <w:br/>
      </w:r>
      <w:r w:rsidRPr="00692D91">
        <w:rPr>
          <w:rStyle w:val="affffe"/>
          <w:rtl/>
        </w:rPr>
        <w:t>א"ל</w:t>
      </w:r>
      <w:r>
        <w:rPr>
          <w:rStyle w:val="affffe"/>
          <w:rFonts w:hint="cs"/>
          <w:rtl/>
        </w:rPr>
        <w:t>:</w:t>
      </w:r>
      <w:r w:rsidRPr="00C35A2C">
        <w:rPr>
          <w:rFonts w:ascii="Fb Fontext" w:hAnsi="Fb Fontext" w:hint="cs"/>
          <w:rtl/>
        </w:rPr>
        <w:t xml:space="preserve"> </w:t>
      </w:r>
      <w:r w:rsidRPr="00C35A2C">
        <w:rPr>
          <w:rFonts w:ascii="Fb Fontext" w:hAnsi="Fb Fontext"/>
          <w:rtl/>
        </w:rPr>
        <w:t>מפל</w:t>
      </w:r>
      <w:r w:rsidRPr="00C35A2C">
        <w:rPr>
          <w:rFonts w:ascii="Fb Fontext" w:hAnsi="Fb Fontext" w:hint="cs"/>
          <w:rtl/>
        </w:rPr>
        <w:t>ו</w:t>
      </w:r>
      <w:r w:rsidRPr="00C35A2C">
        <w:rPr>
          <w:rFonts w:ascii="Fb Fontext" w:hAnsi="Fb Fontext"/>
          <w:rtl/>
        </w:rPr>
        <w:t>ני</w:t>
      </w:r>
      <w:r w:rsidRPr="00C35A2C">
        <w:rPr>
          <w:rFonts w:ascii="Fb Fontext" w:hAnsi="Fb Fontext" w:hint="cs"/>
          <w:rtl/>
        </w:rPr>
        <w:t xml:space="preserve"> קניתי שקנה ממך</w:t>
      </w:r>
      <w:r>
        <w:rPr>
          <w:rFonts w:ascii="Fb Fontext" w:hAnsi="Fb Fontext" w:hint="cs"/>
          <w:rtl/>
        </w:rPr>
        <w:t xml:space="preserve">, </w:t>
      </w:r>
    </w:p>
    <w:p w14:paraId="467EF3AD" w14:textId="77777777" w:rsidR="00FD1F1D" w:rsidRPr="00880811" w:rsidRDefault="00FD1F1D" w:rsidP="00FD1F1D">
      <w:pPr>
        <w:pStyle w:val="36"/>
        <w:framePr w:wrap="notBeside"/>
        <w:rPr>
          <w:rtl/>
        </w:rPr>
      </w:pPr>
      <w:r w:rsidRPr="00880811">
        <w:rPr>
          <w:rFonts w:hint="cs"/>
          <w:rtl/>
        </w:rPr>
        <w:t xml:space="preserve">ר''ח </w:t>
      </w:r>
    </w:p>
    <w:p w14:paraId="0F571662" w14:textId="77777777" w:rsidR="00FD1F1D" w:rsidRPr="00880811" w:rsidRDefault="00FD1F1D" w:rsidP="00FD1F1D">
      <w:pPr>
        <w:rPr>
          <w:rFonts w:ascii="Fb Fontext" w:hAnsi="Fb Fontext"/>
          <w:spacing w:val="-2"/>
          <w:rtl/>
        </w:rPr>
      </w:pPr>
      <w:r w:rsidRPr="00880811">
        <w:rPr>
          <w:rFonts w:ascii="Fb Fontext" w:hAnsi="Fb Fontext" w:hint="cs"/>
          <w:spacing w:val="-2"/>
          <w:sz w:val="32"/>
          <w:rtl/>
        </w:rPr>
        <w:t>אי יש לך עדים שהמוכר דר כאן אף יום אחד אעמיד בידך, ואי לא לא</w:t>
      </w:r>
    </w:p>
    <w:p w14:paraId="1B025B9C" w14:textId="77777777" w:rsidR="00FD1F1D" w:rsidRPr="00692D91" w:rsidRDefault="00FD1F1D" w:rsidP="00FD1F1D">
      <w:pPr>
        <w:pStyle w:val="36"/>
        <w:framePr w:wrap="notBeside"/>
        <w:rPr>
          <w:rtl/>
        </w:rPr>
      </w:pPr>
      <w:r w:rsidRPr="00692D91">
        <w:rPr>
          <w:rtl/>
        </w:rPr>
        <w:t>רב</w:t>
      </w:r>
      <w:r>
        <w:rPr>
          <w:rFonts w:hint="cs"/>
          <w:rtl/>
        </w:rPr>
        <w:t xml:space="preserve"> לר''ח</w:t>
      </w:r>
      <w:r w:rsidRPr="00692D91">
        <w:rPr>
          <w:rtl/>
        </w:rPr>
        <w:t xml:space="preserve">: </w:t>
      </w:r>
    </w:p>
    <w:p w14:paraId="44813761" w14:textId="77777777" w:rsidR="00FD1F1D" w:rsidRPr="00880811" w:rsidRDefault="00FD1F1D" w:rsidP="00FD1F1D">
      <w:pPr>
        <w:rPr>
          <w:rFonts w:ascii="BA Vilna Bold" w:hAnsi="BA Vilna Bold" w:cs="BA Vilna Bold"/>
          <w:b/>
          <w:sz w:val="14"/>
          <w:szCs w:val="14"/>
          <w:rtl/>
        </w:rPr>
      </w:pPr>
      <w:r w:rsidRPr="00C35A2C">
        <w:rPr>
          <w:rFonts w:ascii="Fb Fontext" w:hAnsi="Fb Fontext" w:hint="cs"/>
          <w:rtl/>
        </w:rPr>
        <w:t xml:space="preserve">וכי </w:t>
      </w:r>
      <w:r w:rsidRPr="00C35A2C">
        <w:rPr>
          <w:rFonts w:ascii="Fb Fontext" w:hAnsi="Fb Fontext"/>
          <w:rtl/>
        </w:rPr>
        <w:t>אין אדם עשוי ליקח ולמכור בלילה?</w:t>
      </w:r>
      <w:r>
        <w:rPr>
          <w:rFonts w:ascii="Fb Fontext" w:hAnsi="Fb Fontext" w:hint="cs"/>
          <w:rtl/>
        </w:rPr>
        <w:t xml:space="preserve"> </w:t>
      </w:r>
      <w:r>
        <w:rPr>
          <w:rStyle w:val="affffe"/>
          <w:rFonts w:hint="cs"/>
          <w:rtl/>
        </w:rPr>
        <w:t xml:space="preserve">ונ''ל </w:t>
      </w:r>
      <w:r w:rsidRPr="00880811">
        <w:rPr>
          <w:rStyle w:val="affffe"/>
          <w:rFonts w:hint="cs"/>
          <w:rtl/>
        </w:rPr>
        <w:t>לדעת</w:t>
      </w:r>
      <w:r>
        <w:rPr>
          <w:rStyle w:val="affffe"/>
          <w:rFonts w:hint="cs"/>
          <w:rtl/>
        </w:rPr>
        <w:t xml:space="preserve"> ר'ח:</w:t>
      </w:r>
      <w:r w:rsidRPr="00880811">
        <w:rPr>
          <w:rStyle w:val="affffe"/>
          <w:rFonts w:hint="cs"/>
          <w:rtl/>
        </w:rPr>
        <w:t xml:space="preserve"> אי א</w:t>
      </w:r>
      <w:r w:rsidRPr="00880811">
        <w:rPr>
          <w:rStyle w:val="affffe"/>
          <w:rtl/>
        </w:rPr>
        <w:t>"</w:t>
      </w:r>
      <w:r w:rsidRPr="00880811">
        <w:rPr>
          <w:rStyle w:val="affffe"/>
          <w:rFonts w:hint="cs"/>
          <w:rtl/>
        </w:rPr>
        <w:t>ל</w:t>
      </w:r>
      <w:r w:rsidRPr="00C35A2C">
        <w:rPr>
          <w:rFonts w:ascii="Fb Fontext" w:hAnsi="Fb Fontext" w:hint="cs"/>
          <w:rtl/>
        </w:rPr>
        <w:t xml:space="preserve"> לפני קנה ממך נאמן במיגו שהיה אומר שאני קניתי ממך</w:t>
      </w:r>
    </w:p>
    <w:p w14:paraId="2C36578F" w14:textId="77777777" w:rsidR="00FD1F1D" w:rsidRPr="00692D91" w:rsidRDefault="00FD1F1D" w:rsidP="00FD1F1D">
      <w:pPr>
        <w:pStyle w:val="36"/>
        <w:framePr w:wrap="notBeside"/>
        <w:rPr>
          <w:rtl/>
        </w:rPr>
      </w:pPr>
      <w:r w:rsidRPr="00692D91">
        <w:rPr>
          <w:rtl/>
        </w:rPr>
        <w:t>רבא:</w:t>
      </w:r>
    </w:p>
    <w:p w14:paraId="3BC9E230" w14:textId="77777777" w:rsidR="00FD1F1D" w:rsidRPr="00C35A2C" w:rsidRDefault="00FD1F1D" w:rsidP="00FD1F1D">
      <w:pPr>
        <w:rPr>
          <w:rFonts w:ascii="Fb Fontext" w:hAnsi="Fb Fontext"/>
          <w:rtl/>
        </w:rPr>
      </w:pPr>
      <w:r w:rsidRPr="00692D91">
        <w:rPr>
          <w:rStyle w:val="affffe"/>
          <w:rFonts w:hint="cs"/>
          <w:rtl/>
        </w:rPr>
        <w:t>מסתבר כר''ח:</w:t>
      </w:r>
      <w:r w:rsidRPr="00692D91">
        <w:rPr>
          <w:rStyle w:val="affffe"/>
        </w:rPr>
        <w:t xml:space="preserve"> </w:t>
      </w:r>
      <w:r w:rsidRPr="00692D91">
        <w:rPr>
          <w:rStyle w:val="affffe"/>
          <w:rtl/>
        </w:rPr>
        <w:t>דתני:</w:t>
      </w:r>
      <w:r w:rsidRPr="00C35A2C">
        <w:rPr>
          <w:rFonts w:ascii="Fb Fontext" w:hAnsi="Fb Fontext"/>
          <w:rtl/>
        </w:rPr>
        <w:t xml:space="preserve"> הבא משום ירושה </w:t>
      </w:r>
      <w:r w:rsidRPr="00C35A2C">
        <w:rPr>
          <w:rFonts w:ascii="Fb Fontext" w:hAnsi="Fb Fontext" w:hint="cs"/>
          <w:rtl/>
        </w:rPr>
        <w:t>א</w:t>
      </w:r>
      <w:r w:rsidRPr="00C35A2C">
        <w:rPr>
          <w:rFonts w:ascii="Fb Fontext" w:hAnsi="Fb Fontext"/>
          <w:rtl/>
        </w:rPr>
        <w:t>"</w:t>
      </w:r>
      <w:r w:rsidRPr="00C35A2C">
        <w:rPr>
          <w:rFonts w:ascii="Fb Fontext" w:hAnsi="Fb Fontext" w:hint="cs"/>
          <w:rtl/>
        </w:rPr>
        <w:t xml:space="preserve">צ </w:t>
      </w:r>
      <w:r w:rsidRPr="00C35A2C">
        <w:rPr>
          <w:rFonts w:ascii="Fb Fontext" w:hAnsi="Fb Fontext"/>
          <w:rtl/>
        </w:rPr>
        <w:t>טענה</w:t>
      </w:r>
      <w:r w:rsidRPr="00C35A2C">
        <w:rPr>
          <w:rFonts w:ascii="Fb Fontext" w:hAnsi="Fb Fontext" w:hint="cs"/>
          <w:rtl/>
        </w:rPr>
        <w:t xml:space="preserve"> - </w:t>
      </w:r>
      <w:r w:rsidRPr="00C35A2C">
        <w:rPr>
          <w:rFonts w:ascii="Fb Fontext" w:hAnsi="Fb Fontext"/>
          <w:rtl/>
        </w:rPr>
        <w:t>הא ראיה בעי.</w:t>
      </w:r>
    </w:p>
    <w:p w14:paraId="4AF73217" w14:textId="77777777" w:rsidR="00FD1F1D" w:rsidRPr="00880811" w:rsidRDefault="00FD1F1D" w:rsidP="00FD1F1D">
      <w:pPr>
        <w:rPr>
          <w:rFonts w:ascii="Fb Fontext" w:hAnsi="Fb Fontext" w:cs="Guttman Vilna"/>
          <w:b/>
          <w:bCs/>
          <w:spacing w:val="2"/>
          <w:rtl/>
        </w:rPr>
      </w:pPr>
      <w:r w:rsidRPr="00880811">
        <w:rPr>
          <w:rFonts w:ascii="Fb Fontext" w:hAnsi="Fb Fontext"/>
          <w:spacing w:val="2"/>
          <w:rtl/>
        </w:rPr>
        <w:t>ו</w:t>
      </w:r>
      <w:r w:rsidRPr="00880811">
        <w:rPr>
          <w:rFonts w:ascii="Fb Fontext" w:hAnsi="Fb Fontext" w:hint="cs"/>
          <w:spacing w:val="2"/>
          <w:rtl/>
        </w:rPr>
        <w:t>ש</w:t>
      </w:r>
      <w:r w:rsidRPr="00880811">
        <w:rPr>
          <w:rFonts w:ascii="Fb Fontext" w:hAnsi="Fb Fontext"/>
          <w:spacing w:val="2"/>
          <w:rtl/>
        </w:rPr>
        <w:t xml:space="preserve">מא </w:t>
      </w:r>
      <w:r w:rsidRPr="00880811">
        <w:rPr>
          <w:rFonts w:ascii="Fb Fontext" w:hAnsi="Fb Fontext" w:hint="cs"/>
          <w:spacing w:val="2"/>
          <w:rtl/>
        </w:rPr>
        <w:t>א''צ ל</w:t>
      </w:r>
      <w:r w:rsidRPr="00880811">
        <w:rPr>
          <w:rFonts w:ascii="Fb Fontext" w:hAnsi="Fb Fontext"/>
          <w:spacing w:val="2"/>
          <w:rtl/>
        </w:rPr>
        <w:t xml:space="preserve">א </w:t>
      </w:r>
      <w:r w:rsidRPr="00880811">
        <w:rPr>
          <w:rFonts w:ascii="Fb Fontext" w:hAnsi="Fb Fontext" w:hint="cs"/>
          <w:spacing w:val="2"/>
          <w:rtl/>
        </w:rPr>
        <w:t xml:space="preserve">ראייה </w:t>
      </w:r>
      <w:r w:rsidRPr="00880811">
        <w:rPr>
          <w:rFonts w:ascii="Fb Fontext" w:hAnsi="Fb Fontext"/>
          <w:spacing w:val="2"/>
          <w:rtl/>
        </w:rPr>
        <w:t xml:space="preserve">ולא טענה </w:t>
      </w:r>
      <w:r w:rsidRPr="00880811">
        <w:rPr>
          <w:rStyle w:val="affffe"/>
          <w:rFonts w:hint="cs"/>
          <w:spacing w:val="2"/>
          <w:rtl/>
        </w:rPr>
        <w:t>ב.</w:t>
      </w:r>
      <w:r w:rsidRPr="00880811">
        <w:rPr>
          <w:rFonts w:ascii="Fb Fontext" w:hAnsi="Fb Fontext"/>
          <w:spacing w:val="2"/>
          <w:rtl/>
        </w:rPr>
        <w:t xml:space="preserve"> שאני לוקח, דלא שדי זוזי בכדי.</w:t>
      </w:r>
    </w:p>
    <w:p w14:paraId="0849705B" w14:textId="77777777" w:rsidR="00FD1F1D" w:rsidRDefault="00FD1F1D" w:rsidP="00FD1F1D">
      <w:pPr>
        <w:pStyle w:val="affff9"/>
        <w:rPr>
          <w:rtl/>
        </w:rPr>
      </w:pPr>
      <w:r w:rsidRPr="00692D91">
        <w:rPr>
          <w:rtl/>
        </w:rPr>
        <w:t>איבעיא להו:</w:t>
      </w:r>
      <w:r w:rsidRPr="00C35A2C">
        <w:rPr>
          <w:rtl/>
        </w:rPr>
        <w:t xml:space="preserve"> נראה בו</w:t>
      </w:r>
      <w:r>
        <w:rPr>
          <w:rFonts w:hint="cs"/>
          <w:rtl/>
        </w:rPr>
        <w:t xml:space="preserve"> שמסייר</w:t>
      </w:r>
      <w:r w:rsidRPr="00C35A2C">
        <w:rPr>
          <w:rtl/>
        </w:rPr>
        <w:t>, מאי?</w:t>
      </w:r>
    </w:p>
    <w:p w14:paraId="0467F7ED" w14:textId="77777777" w:rsidR="00FD1F1D" w:rsidRPr="00C35A2C" w:rsidRDefault="00FD1F1D" w:rsidP="00FD1F1D">
      <w:pPr>
        <w:rPr>
          <w:rFonts w:ascii="Fb Fontext" w:hAnsi="Fb Fontext" w:cs="Guttman Vilna"/>
          <w:b/>
          <w:bCs/>
          <w:rtl/>
        </w:rPr>
      </w:pPr>
      <w:r w:rsidRPr="00692D91">
        <w:rPr>
          <w:rStyle w:val="affffe"/>
          <w:rtl/>
        </w:rPr>
        <w:t>אביי:</w:t>
      </w:r>
      <w:r w:rsidRPr="00C35A2C">
        <w:rPr>
          <w:rFonts w:ascii="Fb Fontext" w:hAnsi="Fb Fontext"/>
          <w:rtl/>
        </w:rPr>
        <w:t xml:space="preserve"> היא היא. </w:t>
      </w:r>
      <w:r>
        <w:rPr>
          <w:rFonts w:ascii="Fb Fontext" w:hAnsi="Fb Fontext"/>
          <w:rtl/>
        </w:rPr>
        <w:tab/>
      </w:r>
      <w:r w:rsidRPr="00692D91">
        <w:rPr>
          <w:rStyle w:val="affffe"/>
          <w:rtl/>
        </w:rPr>
        <w:t>רבא:</w:t>
      </w:r>
      <w:r w:rsidRPr="00C35A2C">
        <w:rPr>
          <w:rFonts w:ascii="Fb Fontext" w:hAnsi="Fb Fontext"/>
          <w:rtl/>
        </w:rPr>
        <w:t xml:space="preserve"> </w:t>
      </w:r>
      <w:r>
        <w:rPr>
          <w:rFonts w:ascii="Fb Fontext" w:hAnsi="Fb Fontext" w:hint="cs"/>
          <w:rtl/>
        </w:rPr>
        <w:t>עשוי אדם לסייר בקרקע ולא לקנות</w:t>
      </w:r>
      <w:r>
        <w:rPr>
          <w:rFonts w:ascii="Fb Fontext" w:hAnsi="Fb Fontext" w:cs="Guttman Vilna" w:hint="cs"/>
          <w:b/>
          <w:bCs/>
          <w:rtl/>
        </w:rPr>
        <w:t>.</w:t>
      </w:r>
    </w:p>
    <w:p w14:paraId="239F00A9" w14:textId="77777777" w:rsidR="00FD1F1D" w:rsidRPr="00E03E2C" w:rsidRDefault="00FD1F1D" w:rsidP="00FD1F1D">
      <w:pPr>
        <w:pStyle w:val="aff9"/>
        <w:rPr>
          <w:del w:id="90052" w:author="מנוע עיצוב" w:date="2026-10-08T11:01:28Z"/>
          <w:rtl/>
        </w:rPr>
      </w:pPr>
      <w:del w:id="90051" w:author="מנוע עיצוב" w:date="2026-10-08T11:01:28Z">
        <w:r>
          <w:rPr>
            <w:rFonts w:hint="cs"/>
            <w:rtl/>
          </w:rPr>
          <w:delText xml:space="preserve">***</w:delText>
        </w:r>
      </w:del>
    </w:p>
    <w:p w14:paraId="318F4521" w14:textId="77777777" w:rsidR="00AC0AF5" w:rsidRPr="00C35A2C" w:rsidRDefault="00AC0AF5" w:rsidP="00982F98">
      <w:pPr>
        <w:pStyle w:val="affe"/>
        <w:framePr w:wrap="around"/>
        <w:rPr>
          <w:rtl/>
        </w:rPr>
      </w:pPr>
      <w:bookmarkStart w:id="22" w:name="_Hlk173832686"/>
      <w:r w:rsidRPr="00C35A2C">
        <w:rPr>
          <w:rtl/>
        </w:rPr>
        <w:lastRenderedPageBreak/>
        <w:t>מב.</w:t>
      </w:r>
    </w:p>
    <w:p w14:paraId="605BDBDA" w14:textId="1F7592D0" w:rsidR="00AC0AF5" w:rsidRPr="00C35A2C" w:rsidRDefault="00AC0AF5" w:rsidP="00037C38">
      <w:pPr>
        <w:pStyle w:val="affff9"/>
        <w:rPr>
          <w:rtl/>
        </w:rPr>
      </w:pPr>
      <w:r w:rsidRPr="00C35A2C">
        <w:rPr>
          <w:rtl/>
        </w:rPr>
        <w:t>שלשה לקוחות מצטרפין</w:t>
      </w:r>
      <w:r w:rsidRPr="00C35A2C">
        <w:rPr>
          <w:rFonts w:hint="cs"/>
          <w:rtl/>
        </w:rPr>
        <w:t xml:space="preserve"> [בחזקתן של שנה שנה] </w:t>
      </w:r>
      <w:r w:rsidRPr="00C35A2C">
        <w:rPr>
          <w:rtl/>
        </w:rPr>
        <w:t>.</w:t>
      </w:r>
    </w:p>
    <w:p w14:paraId="6B865A25" w14:textId="77777777" w:rsidR="00037C38" w:rsidRPr="00037C38" w:rsidRDefault="00AC0AF5" w:rsidP="00037C38">
      <w:pPr>
        <w:pStyle w:val="36"/>
        <w:framePr w:wrap="notBeside"/>
        <w:rPr>
          <w:rtl/>
        </w:rPr>
      </w:pPr>
      <w:r w:rsidRPr="00037C38">
        <w:rPr>
          <w:rtl/>
        </w:rPr>
        <w:t xml:space="preserve">רב: </w:t>
      </w:r>
    </w:p>
    <w:p w14:paraId="3F0E245E" w14:textId="356B2C11" w:rsidR="00AC0AF5" w:rsidRDefault="00AC0AF5" w:rsidP="00AC0AF5">
      <w:pPr>
        <w:rPr>
          <w:rFonts w:ascii="Fb Fontext" w:hAnsi="Fb Fontext"/>
          <w:rtl/>
        </w:rPr>
      </w:pPr>
      <w:r w:rsidRPr="00C35A2C">
        <w:rPr>
          <w:rFonts w:ascii="Fb Fontext" w:hAnsi="Fb Fontext"/>
          <w:rtl/>
        </w:rPr>
        <w:t>וכולם בשטר.</w:t>
      </w:r>
      <w:r w:rsidRPr="00C35A2C">
        <w:rPr>
          <w:rFonts w:ascii="Fb Fontext" w:hAnsi="Fb Fontext" w:hint="cs"/>
          <w:rtl/>
        </w:rPr>
        <w:t>-  דלשטר יש קול, ולעדים אין קול</w:t>
      </w:r>
    </w:p>
    <w:p w14:paraId="5E585487" w14:textId="512FF737" w:rsidR="00037C38" w:rsidRPr="00037C38" w:rsidRDefault="00AC0AF5" w:rsidP="00037C38">
      <w:pPr>
        <w:pStyle w:val="36"/>
        <w:framePr w:wrap="notBeside"/>
        <w:rPr>
          <w:rtl/>
        </w:rPr>
      </w:pPr>
      <w:r w:rsidRPr="00037C38">
        <w:rPr>
          <w:rFonts w:hint="cs"/>
          <w:rtl/>
        </w:rPr>
        <w:t>והך</w:t>
      </w:r>
      <w:r w:rsidR="0061716D">
        <w:rPr>
          <w:rFonts w:hint="cs"/>
          <w:rtl/>
        </w:rPr>
        <w:t xml:space="preserve"> דלרב:</w:t>
      </w:r>
      <w:r w:rsidRPr="00037C38">
        <w:rPr>
          <w:rFonts w:hint="cs"/>
          <w:rtl/>
        </w:rPr>
        <w:t xml:space="preserve"> </w:t>
      </w:r>
    </w:p>
    <w:p w14:paraId="0C5BE195" w14:textId="755F4964" w:rsidR="0061716D" w:rsidRDefault="00AC0AF5" w:rsidP="00AC0AF5">
      <w:pPr>
        <w:rPr>
          <w:rFonts w:ascii="Fb Fontext" w:hAnsi="Fb Fontext"/>
          <w:rtl/>
        </w:rPr>
      </w:pPr>
      <w:r w:rsidRPr="00C35A2C">
        <w:rPr>
          <w:rFonts w:ascii="Fb Fontext" w:hAnsi="Fb Fontext" w:hint="cs"/>
          <w:rtl/>
        </w:rPr>
        <w:t>מוכר שדה בעדים גו</w:t>
      </w:r>
      <w:r w:rsidRPr="00C35A2C">
        <w:rPr>
          <w:rFonts w:ascii="Fb Fontext" w:hAnsi="Fb Fontext"/>
          <w:rtl/>
        </w:rPr>
        <w:t xml:space="preserve">בה מנכסים משועבדים! </w:t>
      </w:r>
      <w:r w:rsidR="0061716D" w:rsidRPr="0061716D">
        <w:rPr>
          <w:rStyle w:val="afffff0"/>
          <w:rFonts w:hint="cs"/>
          <w:rtl/>
        </w:rPr>
        <w:t>משמע ש</w:t>
      </w:r>
      <w:r w:rsidR="0061716D">
        <w:rPr>
          <w:rStyle w:val="afffff0"/>
          <w:rFonts w:hint="cs"/>
          <w:rtl/>
        </w:rPr>
        <w:t xml:space="preserve">בעדים </w:t>
      </w:r>
      <w:r w:rsidR="0061716D" w:rsidRPr="0061716D">
        <w:rPr>
          <w:rStyle w:val="afffff0"/>
          <w:rFonts w:hint="cs"/>
          <w:rtl/>
        </w:rPr>
        <w:t>יש קול</w:t>
      </w:r>
    </w:p>
    <w:p w14:paraId="00BC016A" w14:textId="77777777" w:rsidR="0061716D" w:rsidRPr="0061716D" w:rsidRDefault="0061716D" w:rsidP="0061716D">
      <w:pPr>
        <w:pStyle w:val="36"/>
        <w:framePr w:wrap="notBeside"/>
        <w:rPr>
          <w:rtl/>
        </w:rPr>
      </w:pPr>
      <w:r w:rsidRPr="0061716D">
        <w:rPr>
          <w:rFonts w:hint="cs"/>
          <w:rtl/>
        </w:rPr>
        <w:t>- דשם</w:t>
      </w:r>
    </w:p>
    <w:p w14:paraId="1C9612C0" w14:textId="5E9510C9" w:rsidR="00AC0AF5" w:rsidRPr="00C35A2C" w:rsidRDefault="0061716D" w:rsidP="00AC0AF5">
      <w:pPr>
        <w:rPr>
          <w:rFonts w:ascii="Fb Fontext" w:hAnsi="Fb Fontext"/>
          <w:rtl/>
        </w:rPr>
      </w:pPr>
      <w:r>
        <w:rPr>
          <w:rFonts w:ascii="Fb Fontext" w:hAnsi="Fb Fontext" w:hint="cs"/>
          <w:rtl/>
        </w:rPr>
        <w:t>ה</w:t>
      </w:r>
      <w:r w:rsidR="00AC0AF5" w:rsidRPr="00C35A2C">
        <w:rPr>
          <w:rFonts w:ascii="Fb Fontext" w:hAnsi="Fb Fontext"/>
          <w:rtl/>
        </w:rPr>
        <w:t xml:space="preserve">לקוחות </w:t>
      </w:r>
      <w:r w:rsidR="00AC0AF5">
        <w:rPr>
          <w:rFonts w:ascii="Fb Fontext" w:hAnsi="Fb Fontext" w:hint="cs"/>
          <w:rtl/>
        </w:rPr>
        <w:t xml:space="preserve">הפסידו </w:t>
      </w:r>
      <w:r>
        <w:rPr>
          <w:rFonts w:ascii="Fb Fontext" w:hAnsi="Fb Fontext" w:hint="cs"/>
          <w:rtl/>
        </w:rPr>
        <w:t xml:space="preserve">את </w:t>
      </w:r>
      <w:r w:rsidR="00AC0AF5">
        <w:rPr>
          <w:rFonts w:ascii="Fb Fontext" w:hAnsi="Fb Fontext" w:hint="cs"/>
          <w:rtl/>
        </w:rPr>
        <w:t>עצמם</w:t>
      </w:r>
      <w:r>
        <w:rPr>
          <w:rFonts w:ascii="Fb Fontext" w:hAnsi="Fb Fontext" w:hint="cs"/>
          <w:rtl/>
        </w:rPr>
        <w:t xml:space="preserve"> </w:t>
      </w:r>
      <w:r w:rsidRPr="0061716D">
        <w:rPr>
          <w:rStyle w:val="afffff0"/>
          <w:rFonts w:hint="cs"/>
          <w:rtl/>
        </w:rPr>
        <w:t>בזה שקנו קרקע מבלי לבדוק</w:t>
      </w:r>
      <w:r w:rsidR="00AC0AF5" w:rsidRPr="00C35A2C">
        <w:rPr>
          <w:rFonts w:ascii="Fb Fontext" w:hAnsi="Fb Fontext"/>
          <w:rtl/>
        </w:rPr>
        <w:t>.</w:t>
      </w:r>
    </w:p>
    <w:p w14:paraId="450EAC76" w14:textId="77777777" w:rsidR="00037C38" w:rsidRPr="00037C38" w:rsidRDefault="00AC0AF5" w:rsidP="00037C38">
      <w:pPr>
        <w:pStyle w:val="36"/>
        <w:framePr w:wrap="notBeside"/>
        <w:rPr>
          <w:rtl/>
        </w:rPr>
      </w:pPr>
      <w:r w:rsidRPr="00037C38">
        <w:rPr>
          <w:rFonts w:hint="cs"/>
          <w:rtl/>
        </w:rPr>
        <w:t>והך</w:t>
      </w:r>
    </w:p>
    <w:p w14:paraId="445A191B" w14:textId="02C45562" w:rsidR="00AC0AF5" w:rsidRPr="0061716D" w:rsidRDefault="00AC0AF5" w:rsidP="0061716D">
      <w:pPr>
        <w:rPr>
          <w:rFonts w:ascii="Fb Fontext" w:hAnsi="Fb Fontext"/>
          <w:spacing w:val="-2"/>
          <w:rtl/>
        </w:rPr>
      </w:pPr>
      <w:r w:rsidRPr="0061716D">
        <w:rPr>
          <w:rStyle w:val="afff8"/>
          <w:rFonts w:hint="cs"/>
          <w:spacing w:val="-2"/>
          <w:rtl/>
        </w:rPr>
        <w:t>ד</w:t>
      </w:r>
      <w:r w:rsidRPr="0061716D">
        <w:rPr>
          <w:rStyle w:val="afff8"/>
          <w:spacing w:val="-2"/>
          <w:rtl/>
        </w:rPr>
        <w:t>המלוה</w:t>
      </w:r>
      <w:r w:rsidRPr="0061716D">
        <w:rPr>
          <w:rFonts w:ascii="Fb Fontext" w:hAnsi="Fb Fontext"/>
          <w:spacing w:val="-2"/>
          <w:rtl/>
        </w:rPr>
        <w:t xml:space="preserve"> </w:t>
      </w:r>
      <w:r w:rsidRPr="0061716D">
        <w:rPr>
          <w:rFonts w:ascii="Fb Fontext" w:hAnsi="Fb Fontext"/>
          <w:b/>
          <w:bCs/>
          <w:spacing w:val="-2"/>
          <w:rtl/>
        </w:rPr>
        <w:t>בשטר</w:t>
      </w:r>
      <w:r w:rsidRPr="0061716D">
        <w:rPr>
          <w:rFonts w:ascii="Fb Fontext" w:hAnsi="Fb Fontext"/>
          <w:spacing w:val="-2"/>
          <w:rtl/>
        </w:rPr>
        <w:t xml:space="preserve"> גובה </w:t>
      </w:r>
      <w:r w:rsidR="0061716D" w:rsidRPr="0061716D">
        <w:rPr>
          <w:rFonts w:ascii="Fb Fontext" w:hAnsi="Fb Fontext" w:hint="cs"/>
          <w:spacing w:val="-2"/>
          <w:rtl/>
        </w:rPr>
        <w:t>מ</w:t>
      </w:r>
      <w:r w:rsidRPr="0061716D">
        <w:rPr>
          <w:rFonts w:ascii="Fb Fontext" w:hAnsi="Fb Fontext"/>
          <w:spacing w:val="-2"/>
          <w:rtl/>
        </w:rPr>
        <w:t xml:space="preserve">משועבדים, ע"י </w:t>
      </w:r>
      <w:r w:rsidRPr="0061716D">
        <w:rPr>
          <w:rFonts w:ascii="Fb Fontext" w:hAnsi="Fb Fontext"/>
          <w:b/>
          <w:bCs/>
          <w:spacing w:val="-2"/>
          <w:rtl/>
        </w:rPr>
        <w:t>עדים</w:t>
      </w:r>
      <w:r w:rsidRPr="0061716D">
        <w:rPr>
          <w:rFonts w:ascii="Fb Fontext" w:hAnsi="Fb Fontext"/>
          <w:spacing w:val="-2"/>
          <w:rtl/>
        </w:rPr>
        <w:t xml:space="preserve"> גובה מבני חורין!</w:t>
      </w:r>
    </w:p>
    <w:p w14:paraId="4F81F3FA" w14:textId="57008BD6" w:rsidR="00AC0AF5" w:rsidRPr="0061716D" w:rsidRDefault="00AC0AF5" w:rsidP="0061716D">
      <w:pPr>
        <w:pStyle w:val="afffff"/>
        <w:rPr>
          <w:spacing w:val="-2"/>
          <w:rtl/>
        </w:rPr>
      </w:pPr>
      <w:r w:rsidRPr="0061716D">
        <w:rPr>
          <w:rFonts w:hint="cs"/>
          <w:spacing w:val="-2"/>
          <w:rtl/>
        </w:rPr>
        <w:t>[ו</w:t>
      </w:r>
      <w:r w:rsidR="00AD221F" w:rsidRPr="0061716D">
        <w:rPr>
          <w:rFonts w:hint="cs"/>
          <w:spacing w:val="-2"/>
          <w:rtl/>
        </w:rPr>
        <w:t>אין לומר</w:t>
      </w:r>
      <w:r w:rsidRPr="0061716D">
        <w:rPr>
          <w:rFonts w:hint="cs"/>
          <w:spacing w:val="-2"/>
          <w:rtl/>
        </w:rPr>
        <w:t xml:space="preserve"> דרב תנא ופליג </w:t>
      </w:r>
      <w:r w:rsidR="0061716D" w:rsidRPr="0061716D">
        <w:rPr>
          <w:rFonts w:hint="cs"/>
          <w:spacing w:val="-2"/>
          <w:rtl/>
        </w:rPr>
        <w:t xml:space="preserve">שהרי לרב ושמואל </w:t>
      </w:r>
      <w:r w:rsidRPr="0061716D">
        <w:rPr>
          <w:rFonts w:hint="cs"/>
          <w:spacing w:val="-2"/>
          <w:rtl/>
        </w:rPr>
        <w:t>מלוה ע'פ לא גובים מיורשים ומלקוחות]</w:t>
      </w:r>
    </w:p>
    <w:p w14:paraId="5C1FF6E3" w14:textId="77777777" w:rsidR="0061716D" w:rsidRPr="0061716D" w:rsidRDefault="0061716D" w:rsidP="0061716D">
      <w:pPr>
        <w:pStyle w:val="36"/>
        <w:framePr w:wrap="notBeside"/>
        <w:rPr>
          <w:rtl/>
        </w:rPr>
      </w:pPr>
      <w:r w:rsidRPr="0061716D">
        <w:rPr>
          <w:rFonts w:hint="cs"/>
          <w:rtl/>
        </w:rPr>
        <w:t xml:space="preserve">- </w:t>
      </w:r>
      <w:r w:rsidR="00AC0AF5" w:rsidRPr="0061716D">
        <w:rPr>
          <w:rFonts w:hint="cs"/>
          <w:rtl/>
        </w:rPr>
        <w:t>דווקא</w:t>
      </w:r>
    </w:p>
    <w:p w14:paraId="4779AF7D" w14:textId="5B725E85" w:rsidR="00AC0AF5" w:rsidRDefault="00AC0AF5" w:rsidP="00AC0AF5">
      <w:pPr>
        <w:rPr>
          <w:rFonts w:ascii="Fb Fontext" w:hAnsi="Fb Fontext"/>
          <w:rtl/>
        </w:rPr>
      </w:pPr>
      <w:r w:rsidRPr="00C35A2C">
        <w:rPr>
          <w:rFonts w:ascii="Fb Fontext" w:hAnsi="Fb Fontext" w:hint="cs"/>
          <w:rtl/>
        </w:rPr>
        <w:t xml:space="preserve">מלוה </w:t>
      </w:r>
      <w:r w:rsidR="0061716D">
        <w:rPr>
          <w:rFonts w:ascii="Fb Fontext" w:hAnsi="Fb Fontext" w:hint="cs"/>
          <w:rtl/>
        </w:rPr>
        <w:t>ש</w:t>
      </w:r>
      <w:r w:rsidRPr="00C35A2C">
        <w:rPr>
          <w:rFonts w:ascii="Fb Fontext" w:hAnsi="Fb Fontext" w:hint="cs"/>
          <w:rtl/>
        </w:rPr>
        <w:t>בצנעא משא</w:t>
      </w:r>
      <w:r w:rsidRPr="00C35A2C">
        <w:rPr>
          <w:rFonts w:ascii="Fb Fontext" w:hAnsi="Fb Fontext"/>
          <w:rtl/>
        </w:rPr>
        <w:t>"</w:t>
      </w:r>
      <w:r w:rsidRPr="00C35A2C">
        <w:rPr>
          <w:rFonts w:ascii="Fb Fontext" w:hAnsi="Fb Fontext" w:hint="cs"/>
          <w:rtl/>
        </w:rPr>
        <w:t xml:space="preserve">כ מכירה </w:t>
      </w:r>
      <w:r w:rsidR="0061716D">
        <w:rPr>
          <w:rFonts w:ascii="Fb Fontext" w:hAnsi="Fb Fontext" w:hint="cs"/>
          <w:rtl/>
        </w:rPr>
        <w:t xml:space="preserve">עושה </w:t>
      </w:r>
      <w:r w:rsidRPr="00C35A2C">
        <w:rPr>
          <w:rFonts w:ascii="Fb Fontext" w:hAnsi="Fb Fontext" w:hint="cs"/>
          <w:rtl/>
        </w:rPr>
        <w:t>בפרהסיא כדי שיצא הקול</w:t>
      </w:r>
    </w:p>
    <w:p w14:paraId="224E16F1" w14:textId="434B5360" w:rsidR="00AC0AF5" w:rsidRPr="0061716D" w:rsidRDefault="0061716D" w:rsidP="0061716D">
      <w:pPr>
        <w:pStyle w:val="aff9"/>
        <w:rPr>
          <w:rtl/>
        </w:rPr>
      </w:pPr>
      <w:r w:rsidRPr="0061716D">
        <w:rPr>
          <w:rFonts w:hint="cs"/>
          <w:rtl/>
        </w:rPr>
        <w:t>***</w:t>
      </w:r>
    </w:p>
    <w:p w14:paraId="7C955170" w14:textId="29BE6DFB" w:rsidR="00037C38" w:rsidRPr="00037C38" w:rsidRDefault="00AC0AF5" w:rsidP="00037C38">
      <w:pPr>
        <w:pStyle w:val="36"/>
        <w:framePr w:wrap="notBeside"/>
        <w:rPr>
          <w:rtl/>
        </w:rPr>
      </w:pPr>
      <w:r w:rsidRPr="00037C38">
        <w:rPr>
          <w:rtl/>
        </w:rPr>
        <w:t>ת"ר:</w:t>
      </w:r>
    </w:p>
    <w:p w14:paraId="6625C80E" w14:textId="77777777" w:rsidR="0061716D" w:rsidRDefault="00AC0AF5" w:rsidP="0061716D">
      <w:pPr>
        <w:rPr>
          <w:rtl/>
        </w:rPr>
      </w:pPr>
      <w:r w:rsidRPr="0061716D">
        <w:rPr>
          <w:rtl/>
        </w:rPr>
        <w:t xml:space="preserve">אכלה האב שנה והבן </w:t>
      </w:r>
      <w:r w:rsidRPr="0061716D">
        <w:rPr>
          <w:rFonts w:hint="cs"/>
          <w:rtl/>
        </w:rPr>
        <w:t>ב'</w:t>
      </w:r>
      <w:r w:rsidRPr="0061716D">
        <w:rPr>
          <w:rtl/>
        </w:rPr>
        <w:t xml:space="preserve">, האב </w:t>
      </w:r>
      <w:r w:rsidRPr="0061716D">
        <w:rPr>
          <w:rFonts w:hint="cs"/>
          <w:rtl/>
        </w:rPr>
        <w:t xml:space="preserve">ב' </w:t>
      </w:r>
      <w:r w:rsidRPr="0061716D">
        <w:rPr>
          <w:rtl/>
        </w:rPr>
        <w:t xml:space="preserve">והבן שנה, האב שנה והבן שנה והלוקח שנה </w:t>
      </w:r>
      <w:r w:rsidR="0061716D">
        <w:rPr>
          <w:rFonts w:hint="cs"/>
          <w:rtl/>
        </w:rPr>
        <w:t>-</w:t>
      </w:r>
      <w:r w:rsidRPr="0061716D">
        <w:rPr>
          <w:rtl/>
        </w:rPr>
        <w:t>ה</w:t>
      </w:r>
      <w:r w:rsidRPr="0061716D">
        <w:rPr>
          <w:rFonts w:hint="cs"/>
          <w:rtl/>
        </w:rPr>
        <w:t>ר</w:t>
      </w:r>
      <w:r w:rsidRPr="0061716D">
        <w:rPr>
          <w:rtl/>
        </w:rPr>
        <w:t>"</w:t>
      </w:r>
      <w:r w:rsidRPr="0061716D">
        <w:rPr>
          <w:rFonts w:hint="cs"/>
          <w:rtl/>
        </w:rPr>
        <w:t>ז</w:t>
      </w:r>
      <w:r w:rsidRPr="0061716D">
        <w:rPr>
          <w:rtl/>
        </w:rPr>
        <w:t xml:space="preserve"> חזקה.</w:t>
      </w:r>
      <w:r w:rsidR="0061716D">
        <w:rPr>
          <w:rFonts w:hint="cs"/>
          <w:rtl/>
        </w:rPr>
        <w:t xml:space="preserve"> </w:t>
      </w:r>
      <w:r w:rsidRPr="0061716D">
        <w:rPr>
          <w:rFonts w:hint="cs"/>
          <w:rtl/>
        </w:rPr>
        <w:t>דבלוקח יש קול</w:t>
      </w:r>
      <w:r w:rsidRPr="0061716D">
        <w:rPr>
          <w:rtl/>
        </w:rPr>
        <w:t xml:space="preserve">, </w:t>
      </w:r>
    </w:p>
    <w:p w14:paraId="7E8587BA" w14:textId="77777777" w:rsidR="0061716D" w:rsidRPr="0061716D" w:rsidRDefault="00AC0AF5" w:rsidP="0061716D">
      <w:pPr>
        <w:pStyle w:val="36"/>
        <w:framePr w:wrap="notBeside"/>
        <w:rPr>
          <w:rtl/>
        </w:rPr>
      </w:pPr>
      <w:r w:rsidRPr="0061716D">
        <w:rPr>
          <w:rFonts w:hint="cs"/>
          <w:rtl/>
        </w:rPr>
        <w:t>והך</w:t>
      </w:r>
    </w:p>
    <w:p w14:paraId="3F1FDA62" w14:textId="2E75B424" w:rsidR="00AC0AF5" w:rsidRPr="0061716D" w:rsidRDefault="00AC0AF5" w:rsidP="0061716D">
      <w:pPr>
        <w:rPr>
          <w:rtl/>
        </w:rPr>
      </w:pPr>
      <w:r w:rsidRPr="0061716D">
        <w:rPr>
          <w:rFonts w:hint="cs"/>
          <w:rtl/>
        </w:rPr>
        <w:t>דאכלה בפני האב או הבן שנה או שנתיים בכל הני הרי זו חזקה</w:t>
      </w:r>
    </w:p>
    <w:p w14:paraId="4409A603" w14:textId="0BFF6BD4" w:rsidR="00AC0AF5" w:rsidRDefault="00AC0AF5" w:rsidP="00AC0AF5">
      <w:pPr>
        <w:rPr>
          <w:rFonts w:ascii="Fb Fontext" w:hAnsi="Fb Fontext"/>
          <w:rtl/>
        </w:rPr>
      </w:pPr>
      <w:r w:rsidRPr="0061716D">
        <w:rPr>
          <w:rStyle w:val="afffff0"/>
          <w:rFonts w:hint="cs"/>
          <w:rtl/>
        </w:rPr>
        <w:t>אפי' דלוקח יש לזה קול וא</w:t>
      </w:r>
      <w:r w:rsidRPr="0061716D">
        <w:rPr>
          <w:rStyle w:val="afffff0"/>
          <w:rtl/>
        </w:rPr>
        <w:t>"</w:t>
      </w:r>
      <w:r w:rsidRPr="0061716D">
        <w:rPr>
          <w:rStyle w:val="afffff0"/>
          <w:rFonts w:hint="cs"/>
          <w:rtl/>
        </w:rPr>
        <w:t>כ זו מחאה -</w:t>
      </w:r>
      <w:r w:rsidRPr="00C35A2C">
        <w:rPr>
          <w:rFonts w:ascii="Fb Fontext" w:hAnsi="Fb Fontext" w:hint="cs"/>
          <w:rtl/>
        </w:rPr>
        <w:t xml:space="preserve"> </w:t>
      </w:r>
      <w:r w:rsidRPr="0061716D">
        <w:rPr>
          <w:rStyle w:val="affffe"/>
          <w:rFonts w:hint="cs"/>
          <w:rtl/>
        </w:rPr>
        <w:t>כר</w:t>
      </w:r>
      <w:r w:rsidRPr="0061716D">
        <w:rPr>
          <w:rStyle w:val="affffe"/>
          <w:rtl/>
        </w:rPr>
        <w:t>"</w:t>
      </w:r>
      <w:r w:rsidRPr="0061716D">
        <w:rPr>
          <w:rStyle w:val="affffe"/>
          <w:rFonts w:hint="cs"/>
          <w:rtl/>
        </w:rPr>
        <w:t>פ</w:t>
      </w:r>
      <w:r w:rsidRPr="00C35A2C">
        <w:rPr>
          <w:rFonts w:ascii="Fb Fontext" w:hAnsi="Fb Fontext" w:hint="cs"/>
          <w:rtl/>
        </w:rPr>
        <w:t xml:space="preserve"> </w:t>
      </w:r>
      <w:r w:rsidRPr="0061716D">
        <w:rPr>
          <w:rStyle w:val="affffe"/>
          <w:rFonts w:hint="cs"/>
          <w:rtl/>
        </w:rPr>
        <w:t>דמיירי</w:t>
      </w:r>
      <w:r w:rsidRPr="00C35A2C">
        <w:rPr>
          <w:rFonts w:ascii="Fb Fontext" w:hAnsi="Fb Fontext" w:hint="cs"/>
          <w:rtl/>
        </w:rPr>
        <w:t xml:space="preserve"> שמכר כל שדותיו יחד סתם.</w:t>
      </w:r>
    </w:p>
    <w:p w14:paraId="413294B6" w14:textId="419A8AE4" w:rsidR="00AC0AF5" w:rsidRPr="001B450D" w:rsidRDefault="001B450D" w:rsidP="00AC0AF5">
      <w:pPr>
        <w:pStyle w:val="aff9"/>
        <w:rPr>
          <w:rtl/>
        </w:rPr>
      </w:pPr>
      <w:r w:rsidRPr="001B450D">
        <w:rPr>
          <w:rFonts w:hint="cs"/>
          <w:rtl/>
        </w:rPr>
        <w:t>***</w:t>
      </w:r>
    </w:p>
    <w:p w14:paraId="4C7FD8DE" w14:textId="77777777" w:rsidR="00AC0AF5" w:rsidRPr="00037C38" w:rsidRDefault="00AC0AF5" w:rsidP="00CA3378">
      <w:pPr>
        <w:pStyle w:val="affffb"/>
        <w:framePr w:wrap="around"/>
        <w:rPr>
          <w:rtl/>
        </w:rPr>
      </w:pPr>
      <w:del w:id="20254" w:author="קלוד" w:date="2026-10-06T10:07:33Z">
        <w:r>
          <w:rPr>
            <w:rtl/>
          </w:rPr>
          <w:delText xml:space="preserve">מתני'.</w:delText>
        </w:r>
      </w:del>
      <w:ins w:id="20255" w:author="קלוד" w:date="2026-10-06T10:07:33Z">
        <w:r>
          <w:rPr>
            <w:rtl/>
          </w:rPr>
          <w:t xml:space="preserve">משנה ג</w:t>
        </w:r>
      </w:ins>
    </w:p>
    <w:p w14:paraId="5FAF92D0" w14:textId="77777777" w:rsidR="00AC0AF5" w:rsidRPr="00037C38" w:rsidRDefault="00AC0AF5" w:rsidP="00DB3591">
      <w:pPr>
        <w:pStyle w:val="afff3"/>
        <w:rPr>
          <w:rtl/>
        </w:rPr>
      </w:pPr>
      <w:r w:rsidRPr="00037C38">
        <w:rPr>
          <w:rtl/>
        </w:rPr>
        <w:t>האומנין, והשותפין, והאריסין, והאפוטרופין - אין להם חזקה.</w:t>
      </w:r>
    </w:p>
    <w:p w14:paraId="6DA0316B" w14:textId="1988A0CE" w:rsidR="00AC0AF5" w:rsidRPr="00037C38" w:rsidRDefault="00AC0AF5" w:rsidP="00DB3591">
      <w:pPr>
        <w:pStyle w:val="afff3"/>
        <w:rPr>
          <w:rtl/>
        </w:rPr>
      </w:pPr>
      <w:r w:rsidRPr="00037C38">
        <w:rPr>
          <w:rtl/>
        </w:rPr>
        <w:t>לא לאיש חזקה בנכסי אשתו, ולא לאשה חזקה בנכסי בעלה. ולא לאב בנכסי הבן, ולא לבן בנכסי האב.</w:t>
      </w:r>
      <w:r w:rsidR="00CA3378">
        <w:rPr>
          <w:rFonts w:hint="cs"/>
          <w:rtl/>
        </w:rPr>
        <w:t xml:space="preserve"> בד''א </w:t>
      </w:r>
      <w:r w:rsidR="00CA3378">
        <w:rPr>
          <w:rtl/>
        </w:rPr>
        <w:t>–</w:t>
      </w:r>
      <w:r w:rsidR="00CA3378">
        <w:rPr>
          <w:rFonts w:hint="cs"/>
          <w:rtl/>
        </w:rPr>
        <w:t xml:space="preserve"> במחזיק.</w:t>
      </w:r>
    </w:p>
    <w:p w14:paraId="3594B960" w14:textId="142C930E" w:rsidR="00AC0AF5" w:rsidRPr="00037C38" w:rsidRDefault="00AC0AF5" w:rsidP="00DB3591">
      <w:pPr>
        <w:pStyle w:val="afff3"/>
        <w:rPr>
          <w:rtl/>
        </w:rPr>
      </w:pPr>
      <w:r w:rsidRPr="00037C38">
        <w:rPr>
          <w:rtl/>
        </w:rPr>
        <w:t>אבל בנותן מתנה, והאחין שחלקו, והמחזיק בנכסי הגר</w:t>
      </w:r>
    </w:p>
    <w:p w14:paraId="25987A1C" w14:textId="77777777" w:rsidR="00AC0AF5" w:rsidRPr="00037C38" w:rsidRDefault="00AC0AF5" w:rsidP="00DB3591">
      <w:pPr>
        <w:pStyle w:val="afff3"/>
        <w:rPr>
          <w:rtl/>
        </w:rPr>
      </w:pPr>
      <w:r w:rsidRPr="00037C38">
        <w:rPr>
          <w:rFonts w:hint="cs"/>
          <w:rtl/>
        </w:rPr>
        <w:t xml:space="preserve">- </w:t>
      </w:r>
      <w:r w:rsidRPr="00037C38">
        <w:rPr>
          <w:rtl/>
        </w:rPr>
        <w:t>נעל וגדר ופרץ כל שהוא הרי זו חזקה.</w:t>
      </w:r>
    </w:p>
    <w:p w14:paraId="0FD14451" w14:textId="77777777" w:rsidR="00AC0AF5" w:rsidRPr="00C35A2C" w:rsidRDefault="00AC0AF5" w:rsidP="00982F98">
      <w:pPr>
        <w:pStyle w:val="affe"/>
        <w:framePr w:wrap="around"/>
        <w:rPr>
          <w:rtl/>
        </w:rPr>
      </w:pPr>
      <w:r w:rsidRPr="00C35A2C">
        <w:rPr>
          <w:rtl/>
        </w:rPr>
        <w:t>מב:</w:t>
      </w:r>
    </w:p>
    <w:p w14:paraId="249E96DE" w14:textId="4B44764A" w:rsidR="00037C38" w:rsidRPr="00037C38" w:rsidRDefault="00AC0AF5" w:rsidP="00037C38">
      <w:pPr>
        <w:pStyle w:val="36"/>
        <w:framePr w:wrap="notBeside"/>
        <w:rPr>
          <w:rtl/>
        </w:rPr>
      </w:pPr>
      <w:r w:rsidRPr="00037C38">
        <w:rPr>
          <w:rtl/>
        </w:rPr>
        <w:t>אבוה דשמואל ולוי:</w:t>
      </w:r>
    </w:p>
    <w:p w14:paraId="6A3682E2" w14:textId="194C41CC" w:rsidR="00AC0AF5" w:rsidRPr="00C35A2C" w:rsidRDefault="00AC0AF5" w:rsidP="00AC0AF5">
      <w:pPr>
        <w:rPr>
          <w:rFonts w:ascii="Fb Fontext" w:hAnsi="Fb Fontext"/>
          <w:rtl/>
        </w:rPr>
      </w:pPr>
      <w:r w:rsidRPr="00C35A2C">
        <w:rPr>
          <w:rFonts w:ascii="Fb Fontext" w:hAnsi="Fb Fontext"/>
          <w:sz w:val="32"/>
          <w:rtl/>
        </w:rPr>
        <w:t>שותף אין לו חזקה, וכל שכן אומן.</w:t>
      </w:r>
    </w:p>
    <w:p w14:paraId="739C956E" w14:textId="77777777" w:rsidR="00037C38" w:rsidRPr="00037C38" w:rsidRDefault="00AC0AF5" w:rsidP="00037C38">
      <w:pPr>
        <w:pStyle w:val="36"/>
        <w:framePr w:wrap="notBeside"/>
        <w:rPr>
          <w:rtl/>
        </w:rPr>
      </w:pPr>
      <w:r w:rsidRPr="00037C38">
        <w:rPr>
          <w:rtl/>
        </w:rPr>
        <w:t>שמואל תני:</w:t>
      </w:r>
    </w:p>
    <w:p w14:paraId="4847FF6D" w14:textId="5503D8E0" w:rsidR="00AC0AF5" w:rsidRPr="00C35A2C" w:rsidRDefault="00AC0AF5" w:rsidP="00AC0AF5">
      <w:pPr>
        <w:rPr>
          <w:rFonts w:ascii="Fb Fontext" w:hAnsi="Fb Fontext"/>
          <w:rtl/>
        </w:rPr>
      </w:pPr>
      <w:r w:rsidRPr="00C35A2C">
        <w:rPr>
          <w:rFonts w:ascii="Fb Fontext" w:hAnsi="Fb Fontext"/>
          <w:rtl/>
        </w:rPr>
        <w:t>אומן אין לו חזקה, אבל שותף יש לו חזקה.</w:t>
      </w:r>
    </w:p>
    <w:p w14:paraId="6A139700" w14:textId="77777777" w:rsidR="00037C38" w:rsidRPr="00037C38" w:rsidRDefault="00037C38" w:rsidP="00037C38">
      <w:pPr>
        <w:pStyle w:val="36"/>
        <w:framePr w:wrap="notBeside"/>
        <w:rPr>
          <w:rtl/>
        </w:rPr>
      </w:pPr>
      <w:r w:rsidRPr="00037C38">
        <w:rPr>
          <w:rFonts w:hint="cs"/>
          <w:rtl/>
        </w:rPr>
        <w:t>ו</w:t>
      </w:r>
      <w:r w:rsidR="00AC0AF5" w:rsidRPr="00037C38">
        <w:rPr>
          <w:rtl/>
        </w:rPr>
        <w:t>שמואל לטעמ</w:t>
      </w:r>
      <w:r w:rsidR="00AC0AF5" w:rsidRPr="00037C38">
        <w:rPr>
          <w:rFonts w:hint="cs"/>
          <w:rtl/>
        </w:rPr>
        <w:t>ו</w:t>
      </w:r>
      <w:r w:rsidR="00AC0AF5" w:rsidRPr="00037C38">
        <w:rPr>
          <w:rtl/>
        </w:rPr>
        <w:t>,</w:t>
      </w:r>
    </w:p>
    <w:p w14:paraId="0D1EE4F3" w14:textId="7BB56482" w:rsidR="00AC0AF5" w:rsidRPr="00C35A2C" w:rsidRDefault="00AC0AF5" w:rsidP="00AC0AF5">
      <w:pPr>
        <w:rPr>
          <w:rFonts w:ascii="Fb Fontext" w:hAnsi="Fb Fontext"/>
          <w:rtl/>
        </w:rPr>
      </w:pPr>
      <w:r w:rsidRPr="00C35A2C">
        <w:rPr>
          <w:rFonts w:ascii="Fb Fontext" w:hAnsi="Fb Fontext"/>
          <w:rtl/>
        </w:rPr>
        <w:t>דהשותפין מחזיקין, ומעידין, ונעשים שומרי שכר זה לזה.</w:t>
      </w:r>
    </w:p>
    <w:p w14:paraId="69B0CE4F" w14:textId="5E74CDE1" w:rsidR="00037C38" w:rsidRPr="00037C38" w:rsidRDefault="00CA3378" w:rsidP="00037C38">
      <w:pPr>
        <w:pStyle w:val="36"/>
        <w:framePr w:wrap="notBeside"/>
        <w:rPr>
          <w:rtl/>
        </w:rPr>
      </w:pPr>
      <w:r>
        <w:rPr>
          <w:rFonts w:hint="cs"/>
          <w:rtl/>
        </w:rPr>
        <w:t>הקשה ר''א:</w:t>
      </w:r>
    </w:p>
    <w:p w14:paraId="667AB6BC" w14:textId="2C92AD59" w:rsidR="00037C38" w:rsidRDefault="00AC0AF5" w:rsidP="00AC0AF5">
      <w:pPr>
        <w:rPr>
          <w:rFonts w:ascii="Fb Fontext" w:hAnsi="Fb Fontext"/>
          <w:sz w:val="32"/>
          <w:rtl/>
        </w:rPr>
      </w:pPr>
      <w:r w:rsidRPr="00C35A2C">
        <w:rPr>
          <w:rFonts w:ascii="Fb Fontext" w:hAnsi="Fb Fontext"/>
          <w:sz w:val="32"/>
          <w:rtl/>
        </w:rPr>
        <w:t xml:space="preserve">מי אמר שמואל </w:t>
      </w:r>
      <w:r w:rsidRPr="00C35A2C">
        <w:rPr>
          <w:rFonts w:ascii="Fb Fontext" w:hAnsi="Fb Fontext" w:hint="cs"/>
          <w:sz w:val="32"/>
          <w:rtl/>
        </w:rPr>
        <w:t>ד</w:t>
      </w:r>
      <w:r w:rsidRPr="00C35A2C">
        <w:rPr>
          <w:rFonts w:ascii="Fb Fontext" w:hAnsi="Fb Fontext"/>
          <w:sz w:val="32"/>
          <w:rtl/>
        </w:rPr>
        <w:t>שותף יש לו חזקה? והא</w:t>
      </w:r>
      <w:r w:rsidRPr="00C35A2C">
        <w:rPr>
          <w:rFonts w:ascii="Fb Fontext" w:hAnsi="Fb Fontext" w:hint="cs"/>
          <w:sz w:val="32"/>
          <w:rtl/>
        </w:rPr>
        <w:t xml:space="preserve"> </w:t>
      </w:r>
      <w:r w:rsidRPr="00C35A2C">
        <w:rPr>
          <w:rFonts w:ascii="Fb Fontext" w:hAnsi="Fb Fontext"/>
          <w:sz w:val="32"/>
          <w:rtl/>
        </w:rPr>
        <w:t xml:space="preserve">שותף כיורד ברשות </w:t>
      </w:r>
    </w:p>
    <w:p w14:paraId="5C993B2B" w14:textId="33CD0EA5" w:rsidR="00CA3378" w:rsidRPr="00CA3378" w:rsidRDefault="00AC0AF5" w:rsidP="00CA3378">
      <w:pPr>
        <w:pStyle w:val="36"/>
        <w:framePr w:wrap="notBeside"/>
        <w:rPr>
          <w:rtl/>
        </w:rPr>
      </w:pPr>
      <w:r w:rsidRPr="00CA3378">
        <w:rPr>
          <w:rFonts w:hint="cs"/>
          <w:rtl/>
        </w:rPr>
        <w:t xml:space="preserve"> ל</w:t>
      </w:r>
      <w:r w:rsidRPr="00CA3378">
        <w:rPr>
          <w:rtl/>
        </w:rPr>
        <w:t>"</w:t>
      </w:r>
      <w:r w:rsidRPr="00CA3378">
        <w:rPr>
          <w:rFonts w:hint="cs"/>
          <w:rtl/>
        </w:rPr>
        <w:t xml:space="preserve">ק </w:t>
      </w:r>
      <w:r w:rsidR="00CA3378">
        <w:rPr>
          <w:rFonts w:hint="cs"/>
          <w:rtl/>
        </w:rPr>
        <w:t xml:space="preserve">ר''י: </w:t>
      </w:r>
      <w:r w:rsidRPr="00CA3378">
        <w:rPr>
          <w:rFonts w:hint="cs"/>
          <w:rtl/>
        </w:rPr>
        <w:t>א.</w:t>
      </w:r>
    </w:p>
    <w:p w14:paraId="7BE4A1CD" w14:textId="0F0E5D08" w:rsidR="00AC0AF5" w:rsidRPr="00CA3378" w:rsidRDefault="00AC0AF5" w:rsidP="00CA3378">
      <w:pPr>
        <w:rPr>
          <w:rStyle w:val="afff8"/>
          <w:rFonts w:cs="FrankRuehl"/>
          <w:bCs/>
          <w:sz w:val="32"/>
          <w:szCs w:val="18"/>
          <w:rtl/>
        </w:rPr>
      </w:pPr>
      <w:r w:rsidRPr="00C35A2C">
        <w:rPr>
          <w:rFonts w:ascii="Fb Fontext" w:hAnsi="Fb Fontext"/>
          <w:sz w:val="32"/>
          <w:rtl/>
        </w:rPr>
        <w:t xml:space="preserve">הא </w:t>
      </w:r>
      <w:r w:rsidR="00CA3378">
        <w:rPr>
          <w:rFonts w:ascii="Fb Fontext" w:hAnsi="Fb Fontext" w:hint="cs"/>
          <w:sz w:val="32"/>
          <w:rtl/>
        </w:rPr>
        <w:t>דירד להכל</w:t>
      </w:r>
      <w:r w:rsidRPr="00C35A2C">
        <w:rPr>
          <w:rFonts w:ascii="Fb Fontext" w:hAnsi="Fb Fontext"/>
          <w:sz w:val="32"/>
          <w:rtl/>
        </w:rPr>
        <w:t xml:space="preserve">, הא </w:t>
      </w:r>
      <w:r w:rsidR="00CA3378">
        <w:rPr>
          <w:rFonts w:ascii="Fb Fontext" w:hAnsi="Fb Fontext" w:hint="cs"/>
          <w:sz w:val="32"/>
          <w:rtl/>
        </w:rPr>
        <w:t>דירד</w:t>
      </w:r>
      <w:r w:rsidRPr="00C35A2C">
        <w:rPr>
          <w:rFonts w:ascii="Fb Fontext" w:hAnsi="Fb Fontext"/>
          <w:sz w:val="32"/>
          <w:rtl/>
        </w:rPr>
        <w:t xml:space="preserve"> ל</w:t>
      </w:r>
      <w:r w:rsidR="00CA3378">
        <w:rPr>
          <w:rFonts w:ascii="Fb Fontext" w:hAnsi="Fb Fontext" w:hint="cs"/>
          <w:sz w:val="32"/>
          <w:rtl/>
        </w:rPr>
        <w:t>חצי</w:t>
      </w:r>
      <w:r w:rsidR="00CA3378" w:rsidRPr="00CA3378">
        <w:rPr>
          <w:rStyle w:val="afffff0"/>
          <w:rFonts w:hint="cs"/>
          <w:rtl/>
        </w:rPr>
        <w:t xml:space="preserve"> </w:t>
      </w:r>
      <w:r w:rsidR="00CA3378">
        <w:rPr>
          <w:rStyle w:val="afffff0"/>
          <w:rFonts w:hint="cs"/>
          <w:rtl/>
        </w:rPr>
        <w:t xml:space="preserve">א. לחצי </w:t>
      </w:r>
      <w:r w:rsidR="00CA3378" w:rsidRPr="00CA3378">
        <w:rPr>
          <w:rStyle w:val="afffff0"/>
          <w:rFonts w:hint="cs"/>
          <w:rtl/>
        </w:rPr>
        <w:t xml:space="preserve">הוי חזקה וא''ד </w:t>
      </w:r>
      <w:r w:rsidR="00CA3378">
        <w:rPr>
          <w:rStyle w:val="afffff0"/>
          <w:rFonts w:hint="cs"/>
          <w:rtl/>
        </w:rPr>
        <w:t>לכל הוי חזקה</w:t>
      </w:r>
      <w:r w:rsidR="00CA3378">
        <w:rPr>
          <w:rFonts w:ascii="Fb Fontext" w:hAnsi="Fb Fontext" w:hint="cs"/>
          <w:sz w:val="32"/>
          <w:rtl/>
        </w:rPr>
        <w:t xml:space="preserve"> </w:t>
      </w:r>
    </w:p>
    <w:p w14:paraId="321E260A" w14:textId="50667AC7" w:rsidR="00037C38" w:rsidRPr="00037C38" w:rsidRDefault="00CA3378" w:rsidP="00037C38">
      <w:pPr>
        <w:pStyle w:val="36"/>
        <w:framePr w:wrap="notBeside"/>
        <w:rPr>
          <w:rtl/>
        </w:rPr>
      </w:pPr>
      <w:r>
        <w:rPr>
          <w:rFonts w:hint="cs"/>
          <w:rtl/>
        </w:rPr>
        <w:t>- רבינא: ב.</w:t>
      </w:r>
    </w:p>
    <w:p w14:paraId="0D2039E0" w14:textId="6C90A103" w:rsidR="00AC0AF5" w:rsidRPr="00C35A2C" w:rsidRDefault="00CA3378" w:rsidP="00CA3378">
      <w:pPr>
        <w:spacing w:after="60"/>
        <w:rPr>
          <w:rFonts w:ascii="Fb Fontext" w:hAnsi="Fb Fontext" w:cs="Guttman Vilna"/>
          <w:b/>
          <w:bCs/>
          <w:rtl/>
        </w:rPr>
      </w:pPr>
      <w:r>
        <w:rPr>
          <w:rFonts w:ascii="Fb Fontext" w:hAnsi="Fb Fontext" w:hint="cs"/>
          <w:rtl/>
        </w:rPr>
        <w:t xml:space="preserve">בשניהם ירד </w:t>
      </w:r>
      <w:r w:rsidR="00AC0AF5" w:rsidRPr="00C35A2C">
        <w:rPr>
          <w:rFonts w:ascii="Fb Fontext" w:hAnsi="Fb Fontext"/>
          <w:rtl/>
        </w:rPr>
        <w:t>לכולה, ול"</w:t>
      </w:r>
      <w:r w:rsidR="00AC0AF5" w:rsidRPr="00C35A2C">
        <w:rPr>
          <w:rFonts w:ascii="Fb Fontext" w:hAnsi="Fb Fontext" w:hint="cs"/>
          <w:rtl/>
        </w:rPr>
        <w:t>ק</w:t>
      </w:r>
      <w:r w:rsidR="00AC0AF5" w:rsidRPr="00C35A2C">
        <w:rPr>
          <w:rFonts w:ascii="Fb Fontext" w:hAnsi="Fb Fontext"/>
          <w:rtl/>
        </w:rPr>
        <w:t xml:space="preserve">: הא </w:t>
      </w:r>
      <w:r w:rsidR="00AC0AF5">
        <w:rPr>
          <w:rFonts w:ascii="Fb Fontext" w:hAnsi="Fb Fontext"/>
          <w:rtl/>
        </w:rPr>
        <w:t>דיש ב</w:t>
      </w:r>
      <w:r w:rsidR="00AC0AF5" w:rsidRPr="00C35A2C">
        <w:rPr>
          <w:rFonts w:ascii="Fb Fontext" w:hAnsi="Fb Fontext"/>
          <w:rtl/>
        </w:rPr>
        <w:t xml:space="preserve">ה דין חלוקה, הא </w:t>
      </w:r>
      <w:r w:rsidR="00AC0AF5">
        <w:rPr>
          <w:rFonts w:ascii="Fb Fontext" w:hAnsi="Fb Fontext"/>
          <w:rtl/>
        </w:rPr>
        <w:t>דאין ב</w:t>
      </w:r>
      <w:r w:rsidR="00AC0AF5" w:rsidRPr="00C35A2C">
        <w:rPr>
          <w:rFonts w:ascii="Fb Fontext" w:hAnsi="Fb Fontext"/>
          <w:rtl/>
        </w:rPr>
        <w:t>ה דין חלוקה.</w:t>
      </w:r>
    </w:p>
    <w:p w14:paraId="61102E88" w14:textId="77777777" w:rsidR="00037C38" w:rsidRPr="00037C38" w:rsidRDefault="00AC0AF5" w:rsidP="00037C38">
      <w:pPr>
        <w:pStyle w:val="36"/>
        <w:framePr w:wrap="notBeside"/>
        <w:rPr>
          <w:rtl/>
        </w:rPr>
      </w:pPr>
      <w:r w:rsidRPr="00037C38">
        <w:rPr>
          <w:rtl/>
        </w:rPr>
        <w:t>שמואל:</w:t>
      </w:r>
    </w:p>
    <w:p w14:paraId="2858F85B" w14:textId="540BBAF5" w:rsidR="00AC0AF5" w:rsidRDefault="00AC0AF5" w:rsidP="00AC0AF5">
      <w:pPr>
        <w:rPr>
          <w:rFonts w:ascii="Fb Fontext" w:hAnsi="Fb Fontext"/>
          <w:sz w:val="32"/>
          <w:rtl/>
        </w:rPr>
      </w:pPr>
      <w:r w:rsidRPr="00C35A2C">
        <w:rPr>
          <w:rFonts w:ascii="Fb Fontext" w:hAnsi="Fb Fontext"/>
          <w:sz w:val="32"/>
          <w:rtl/>
        </w:rPr>
        <w:t xml:space="preserve"> שותף כיורד ברשות דמי.</w:t>
      </w:r>
      <w:r w:rsidRPr="00C35A2C">
        <w:rPr>
          <w:rFonts w:ascii="Fb Fontext" w:hAnsi="Fb Fontext" w:hint="cs"/>
          <w:sz w:val="32"/>
          <w:rtl/>
        </w:rPr>
        <w:t xml:space="preserve"> וק</w:t>
      </w:r>
      <w:r w:rsidRPr="00C35A2C">
        <w:rPr>
          <w:rFonts w:ascii="Fb Fontext" w:hAnsi="Fb Fontext"/>
          <w:sz w:val="32"/>
          <w:rtl/>
        </w:rPr>
        <w:t xml:space="preserve">מ"ל </w:t>
      </w:r>
      <w:r w:rsidRPr="00C35A2C">
        <w:rPr>
          <w:rFonts w:ascii="Fb Fontext" w:hAnsi="Fb Fontext" w:hint="cs"/>
          <w:sz w:val="32"/>
          <w:rtl/>
        </w:rPr>
        <w:t>ד</w:t>
      </w:r>
      <w:r w:rsidRPr="00C35A2C">
        <w:rPr>
          <w:rFonts w:ascii="Fb Fontext" w:hAnsi="Fb Fontext"/>
          <w:sz w:val="32"/>
          <w:rtl/>
        </w:rPr>
        <w:t>שותפות אין לו חזקה,</w:t>
      </w:r>
    </w:p>
    <w:p w14:paraId="3BEAF992" w14:textId="77AA0DC0" w:rsidR="00037C38" w:rsidRPr="00037C38" w:rsidRDefault="00AC0AF5" w:rsidP="00037C38">
      <w:pPr>
        <w:pStyle w:val="36"/>
        <w:framePr w:wrap="notBeside"/>
        <w:rPr>
          <w:rtl/>
        </w:rPr>
      </w:pPr>
      <w:r w:rsidRPr="00037C38">
        <w:rPr>
          <w:rFonts w:hint="cs"/>
          <w:rtl/>
        </w:rPr>
        <w:t>רב</w:t>
      </w:r>
      <w:r w:rsidRPr="00037C38">
        <w:rPr>
          <w:rtl/>
        </w:rPr>
        <w:t>"</w:t>
      </w:r>
      <w:r w:rsidRPr="00037C38">
        <w:rPr>
          <w:rFonts w:hint="cs"/>
          <w:rtl/>
        </w:rPr>
        <w:t>א</w:t>
      </w:r>
      <w:r w:rsidRPr="00037C38">
        <w:rPr>
          <w:rtl/>
        </w:rPr>
        <w:t>:</w:t>
      </w:r>
    </w:p>
    <w:p w14:paraId="783C7473" w14:textId="6340374C" w:rsidR="00AC0AF5" w:rsidRPr="00C35A2C" w:rsidRDefault="00AC0AF5" w:rsidP="00037C38">
      <w:pPr>
        <w:spacing w:after="60"/>
        <w:rPr>
          <w:rFonts w:ascii="Fb Fontext" w:hAnsi="Fb Fontext" w:cs="Guttman Vilna"/>
          <w:b/>
          <w:bCs/>
          <w:rtl/>
        </w:rPr>
      </w:pPr>
      <w:r w:rsidRPr="00C35A2C">
        <w:rPr>
          <w:rFonts w:ascii="Fb Fontext" w:hAnsi="Fb Fontext"/>
          <w:rtl/>
        </w:rPr>
        <w:t>לומר שנוטל בשבח המגיע לכתפים בשדה שאינה עשויה ליטע כשדה העשויה ליטע.</w:t>
      </w:r>
    </w:p>
    <w:p w14:paraId="424C653A" w14:textId="77777777" w:rsidR="00AC0AF5" w:rsidRPr="00C35A2C" w:rsidRDefault="00AC0AF5" w:rsidP="00982F98">
      <w:pPr>
        <w:pStyle w:val="affe"/>
        <w:framePr w:wrap="around"/>
        <w:rPr>
          <w:rtl/>
        </w:rPr>
      </w:pPr>
      <w:bookmarkStart w:id="23" w:name="_Hlk173921713"/>
      <w:bookmarkEnd w:id="22"/>
      <w:r w:rsidRPr="00C35A2C">
        <w:rPr>
          <w:rFonts w:hint="cs"/>
          <w:rtl/>
        </w:rPr>
        <w:t>מג.</w:t>
      </w:r>
    </w:p>
    <w:p w14:paraId="1C51993F" w14:textId="77777777" w:rsidR="00A36856" w:rsidRPr="00A36856" w:rsidRDefault="00AC0AF5" w:rsidP="00A36856">
      <w:pPr>
        <w:pStyle w:val="afffb"/>
        <w:rPr>
          <w:rtl/>
        </w:rPr>
      </w:pPr>
      <w:ins w:id="9848" w:author="מספור קטעי משנה" w:date="2026-10-06T06:44:59Z">
        <w:r>
          <w:rPr>
            <w:rStyle w:val="MisparKeta"/>
          </w:rPr>
          <w:t xml:space="preserve">ב. </w:t>
        </w:r>
      </w:ins>
      <w:r w:rsidRPr="00A36856">
        <w:rPr>
          <w:rtl/>
        </w:rPr>
        <w:t>ומעידין זה לזה.</w:t>
      </w:r>
      <w:r w:rsidRPr="00A36856">
        <w:rPr>
          <w:rFonts w:hint="cs"/>
          <w:rtl/>
        </w:rPr>
        <w:t xml:space="preserve"> </w:t>
      </w:r>
    </w:p>
    <w:p w14:paraId="07D428E2" w14:textId="1AAB6EF0" w:rsidR="00AC0AF5" w:rsidRPr="00C35A2C" w:rsidRDefault="00A36856" w:rsidP="00AC0AF5">
      <w:pPr>
        <w:rPr>
          <w:rFonts w:ascii="Fb Fontext" w:hAnsi="Fb Fontext"/>
          <w:rtl/>
        </w:rPr>
      </w:pPr>
      <w:r>
        <w:rPr>
          <w:rFonts w:ascii="Fb Fontext" w:hAnsi="Fb Fontext" w:hint="cs"/>
          <w:sz w:val="32"/>
          <w:rtl/>
        </w:rPr>
        <w:t xml:space="preserve">ואינן </w:t>
      </w:r>
      <w:r w:rsidR="00AC0AF5" w:rsidRPr="00C35A2C">
        <w:rPr>
          <w:rFonts w:ascii="Fb Fontext" w:hAnsi="Fb Fontext" w:hint="cs"/>
          <w:sz w:val="32"/>
          <w:rtl/>
        </w:rPr>
        <w:t xml:space="preserve">נוגעין </w:t>
      </w:r>
      <w:r>
        <w:rPr>
          <w:rFonts w:ascii="Fb Fontext" w:hAnsi="Fb Fontext" w:hint="cs"/>
          <w:sz w:val="32"/>
          <w:rtl/>
        </w:rPr>
        <w:t xml:space="preserve">בעדות - </w:t>
      </w:r>
      <w:r w:rsidR="00AC0AF5" w:rsidRPr="00C35A2C">
        <w:rPr>
          <w:rFonts w:ascii="Fb Fontext" w:hAnsi="Fb Fontext" w:hint="cs"/>
          <w:sz w:val="32"/>
          <w:rtl/>
        </w:rPr>
        <w:t>דכתב ליה</w:t>
      </w:r>
      <w:r w:rsidR="00AC0AF5" w:rsidRPr="00C35A2C">
        <w:rPr>
          <w:rStyle w:val="afff8"/>
          <w:rFonts w:hint="cs"/>
          <w:rtl/>
        </w:rPr>
        <w:t xml:space="preserve"> </w:t>
      </w:r>
      <w:r w:rsidR="00AC0AF5" w:rsidRPr="00C35A2C">
        <w:rPr>
          <w:rFonts w:ascii="Fb Fontext" w:hAnsi="Fb Fontext"/>
          <w:sz w:val="32"/>
          <w:rtl/>
        </w:rPr>
        <w:t>דין ודברים אין לי על שדה זו.</w:t>
      </w:r>
    </w:p>
    <w:p w14:paraId="45D5A01A" w14:textId="77777777" w:rsidR="00A36856" w:rsidRPr="00A36856" w:rsidRDefault="00AC0AF5" w:rsidP="00A36856">
      <w:pPr>
        <w:pStyle w:val="36"/>
        <w:framePr w:wrap="notBeside"/>
        <w:rPr>
          <w:rtl/>
        </w:rPr>
      </w:pPr>
      <w:r w:rsidRPr="00A36856">
        <w:rPr>
          <w:rFonts w:hint="cs"/>
          <w:rtl/>
        </w:rPr>
        <w:t>ומיירי</w:t>
      </w:r>
    </w:p>
    <w:p w14:paraId="71310C2A" w14:textId="2D975AB5" w:rsidR="00AC0AF5" w:rsidRPr="00A36856" w:rsidRDefault="00AC0AF5" w:rsidP="00AC0AF5">
      <w:pPr>
        <w:rPr>
          <w:rStyle w:val="afffff0"/>
          <w:rtl/>
        </w:rPr>
      </w:pPr>
      <w:r w:rsidRPr="00C35A2C">
        <w:rPr>
          <w:rFonts w:ascii="Fb Fontext" w:hAnsi="Fb Fontext" w:hint="cs"/>
          <w:rtl/>
        </w:rPr>
        <w:t xml:space="preserve">בשקנו מידו, וקיבל עליו אחריות, </w:t>
      </w:r>
      <w:r w:rsidR="00A36856">
        <w:rPr>
          <w:rFonts w:ascii="Fb Fontext" w:hAnsi="Fb Fontext" w:hint="cs"/>
          <w:rtl/>
        </w:rPr>
        <w:t>שבא מחמתו</w:t>
      </w:r>
      <w:r w:rsidRPr="00C35A2C">
        <w:rPr>
          <w:rFonts w:ascii="Fb Fontext" w:hAnsi="Fb Fontext" w:hint="cs"/>
          <w:rtl/>
        </w:rPr>
        <w:t>,</w:t>
      </w:r>
      <w:r w:rsidRPr="00A36856">
        <w:rPr>
          <w:rStyle w:val="afffff0"/>
          <w:rFonts w:hint="cs"/>
          <w:rtl/>
        </w:rPr>
        <w:t xml:space="preserve"> [ואינו מעמידה בפני בע</w:t>
      </w:r>
      <w:r w:rsidRPr="00A36856">
        <w:rPr>
          <w:rStyle w:val="afffff0"/>
          <w:rtl/>
        </w:rPr>
        <w:t>"</w:t>
      </w:r>
      <w:r w:rsidRPr="00A36856">
        <w:rPr>
          <w:rStyle w:val="afffff0"/>
          <w:rFonts w:hint="cs"/>
          <w:rtl/>
        </w:rPr>
        <w:t>ח]</w:t>
      </w:r>
    </w:p>
    <w:p w14:paraId="7DFE51F9" w14:textId="77777777" w:rsidR="00A36856" w:rsidRDefault="00AC0AF5" w:rsidP="00AC0AF5">
      <w:pPr>
        <w:rPr>
          <w:rFonts w:ascii="Fb Fontext" w:hAnsi="Fb Fontext"/>
          <w:rtl/>
        </w:rPr>
      </w:pPr>
      <w:r w:rsidRPr="00C35A2C">
        <w:rPr>
          <w:rFonts w:ascii="Fb Fontext" w:hAnsi="Fb Fontext" w:hint="cs"/>
          <w:rtl/>
        </w:rPr>
        <w:t xml:space="preserve">ובמסתלק מהני, </w:t>
      </w:r>
    </w:p>
    <w:p w14:paraId="7B4CFB45" w14:textId="416B5785" w:rsidR="00A36856" w:rsidRPr="00A36856" w:rsidRDefault="00A36856" w:rsidP="00A36856">
      <w:pPr>
        <w:pStyle w:val="36"/>
        <w:framePr w:wrap="notBeside"/>
        <w:rPr>
          <w:rtl/>
        </w:rPr>
      </w:pPr>
      <w:r>
        <w:rPr>
          <w:rFonts w:hint="cs"/>
          <w:rtl/>
        </w:rPr>
        <w:t xml:space="preserve">א. </w:t>
      </w:r>
      <w:r w:rsidR="00AC0AF5" w:rsidRPr="00A36856">
        <w:rPr>
          <w:rFonts w:hint="cs"/>
          <w:rtl/>
        </w:rPr>
        <w:t>והך</w:t>
      </w:r>
    </w:p>
    <w:p w14:paraId="5373DBB9" w14:textId="7C4EE384" w:rsidR="00AC0AF5" w:rsidRDefault="00AC0AF5" w:rsidP="00A36856">
      <w:pPr>
        <w:rPr>
          <w:rFonts w:ascii="Fb Fontext" w:hAnsi="Fb Fontext"/>
          <w:rtl/>
        </w:rPr>
      </w:pPr>
      <w:r w:rsidRPr="00C35A2C">
        <w:rPr>
          <w:rFonts w:ascii="Fb Fontext" w:hAnsi="Fb Fontext" w:hint="cs"/>
          <w:rtl/>
        </w:rPr>
        <w:t>דלא מהני</w:t>
      </w:r>
      <w:r w:rsidR="00A36856">
        <w:rPr>
          <w:rFonts w:ascii="Fb Fontext" w:hAnsi="Fb Fontext" w:hint="cs"/>
          <w:rtl/>
        </w:rPr>
        <w:t xml:space="preserve">- </w:t>
      </w:r>
      <w:r w:rsidRPr="00C35A2C">
        <w:rPr>
          <w:rFonts w:ascii="Fb Fontext" w:hAnsi="Fb Fontext" w:hint="cs"/>
          <w:rtl/>
        </w:rPr>
        <w:t xml:space="preserve"> רק בס</w:t>
      </w:r>
      <w:r w:rsidRPr="00C35A2C">
        <w:rPr>
          <w:rFonts w:ascii="Fb Fontext" w:hAnsi="Fb Fontext"/>
          <w:rtl/>
        </w:rPr>
        <w:t>"</w:t>
      </w:r>
      <w:r w:rsidRPr="00C35A2C">
        <w:rPr>
          <w:rFonts w:ascii="Fb Fontext" w:hAnsi="Fb Fontext" w:hint="cs"/>
          <w:rtl/>
        </w:rPr>
        <w:t xml:space="preserve">ת </w:t>
      </w:r>
      <w:r w:rsidR="00A36856">
        <w:rPr>
          <w:rFonts w:ascii="Fb Fontext" w:hAnsi="Fb Fontext" w:hint="cs"/>
          <w:rtl/>
        </w:rPr>
        <w:t xml:space="preserve">שעומד לשמיעה, </w:t>
      </w:r>
      <w:r w:rsidRPr="00A36856">
        <w:rPr>
          <w:rStyle w:val="affffe"/>
          <w:rFonts w:hint="cs"/>
          <w:rtl/>
        </w:rPr>
        <w:t>כההיא</w:t>
      </w:r>
      <w:r w:rsidRPr="00C35A2C">
        <w:rPr>
          <w:rFonts w:ascii="Fb Fontext" w:hAnsi="Fb Fontext" w:hint="cs"/>
          <w:rtl/>
        </w:rPr>
        <w:t xml:space="preserve"> ד</w:t>
      </w:r>
      <w:r w:rsidRPr="00C35A2C">
        <w:rPr>
          <w:rFonts w:ascii="Fb Fontext" w:hAnsi="Fb Fontext"/>
          <w:rtl/>
        </w:rPr>
        <w:t>בני עיר שנגנב ס"</w:t>
      </w:r>
      <w:r w:rsidRPr="00C35A2C">
        <w:rPr>
          <w:rFonts w:ascii="Fb Fontext" w:hAnsi="Fb Fontext" w:hint="cs"/>
          <w:rtl/>
        </w:rPr>
        <w:t>ת</w:t>
      </w:r>
      <w:r w:rsidRPr="00C35A2C">
        <w:rPr>
          <w:rFonts w:ascii="Fb Fontext" w:hAnsi="Fb Fontext"/>
          <w:rtl/>
        </w:rPr>
        <w:t xml:space="preserve"> שלהן - אין דנין בדייני אותה העיר, ואין מביאין ראיה מאנשי אותה העיר.</w:t>
      </w:r>
    </w:p>
    <w:p w14:paraId="3F248B04" w14:textId="4EE76171" w:rsidR="00A36856" w:rsidRPr="00A36856" w:rsidRDefault="00A36856" w:rsidP="00A36856">
      <w:pPr>
        <w:pStyle w:val="36"/>
        <w:framePr w:wrap="notBeside"/>
        <w:rPr>
          <w:rtl/>
        </w:rPr>
      </w:pPr>
      <w:r>
        <w:rPr>
          <w:rFonts w:hint="cs"/>
          <w:rtl/>
        </w:rPr>
        <w:t xml:space="preserve">ב. </w:t>
      </w:r>
      <w:r w:rsidR="00AC0AF5" w:rsidRPr="00A36856">
        <w:rPr>
          <w:rFonts w:hint="cs"/>
          <w:rtl/>
        </w:rPr>
        <w:t>והך</w:t>
      </w:r>
    </w:p>
    <w:p w14:paraId="7304A65E" w14:textId="29359FB2" w:rsidR="00AC0AF5" w:rsidRPr="00065E76" w:rsidRDefault="00AC0AF5" w:rsidP="00A36856">
      <w:pPr>
        <w:rPr>
          <w:rtl/>
        </w:rPr>
      </w:pPr>
      <w:r w:rsidRPr="00A36856">
        <w:rPr>
          <w:rFonts w:hint="cs"/>
          <w:rtl/>
        </w:rPr>
        <w:t>ד</w:t>
      </w:r>
      <w:r w:rsidRPr="00A36856">
        <w:rPr>
          <w:rtl/>
        </w:rPr>
        <w:t>האומר תנו מנה לבני עירי אין דנין בדייני אותה העיר, ואין מביאין ראיה מאנשי אותה העיר</w:t>
      </w:r>
      <w:r w:rsidR="00A36856">
        <w:rPr>
          <w:rFonts w:hint="cs"/>
          <w:rtl/>
        </w:rPr>
        <w:t xml:space="preserve"> </w:t>
      </w:r>
      <w:r w:rsidRPr="00065E76">
        <w:rPr>
          <w:rtl/>
        </w:rPr>
        <w:t xml:space="preserve">- </w:t>
      </w:r>
      <w:r w:rsidRPr="00065E76">
        <w:rPr>
          <w:rFonts w:hint="cs"/>
          <w:rtl/>
        </w:rPr>
        <w:t>היינו בס</w:t>
      </w:r>
      <w:r w:rsidRPr="00065E76">
        <w:rPr>
          <w:rtl/>
        </w:rPr>
        <w:t>"</w:t>
      </w:r>
      <w:r w:rsidRPr="00065E76">
        <w:rPr>
          <w:rFonts w:hint="cs"/>
          <w:rtl/>
        </w:rPr>
        <w:t>ת</w:t>
      </w:r>
    </w:p>
    <w:p w14:paraId="791788AE" w14:textId="52B7F4B8" w:rsidR="00A36856" w:rsidRPr="00A36856" w:rsidRDefault="00A36856" w:rsidP="00A36856">
      <w:pPr>
        <w:pStyle w:val="36"/>
        <w:framePr w:wrap="notBeside"/>
        <w:rPr>
          <w:rtl/>
        </w:rPr>
      </w:pPr>
      <w:r>
        <w:rPr>
          <w:rFonts w:hint="cs"/>
          <w:rtl/>
        </w:rPr>
        <w:t xml:space="preserve">ג. </w:t>
      </w:r>
      <w:r w:rsidR="00AC0AF5" w:rsidRPr="00A36856">
        <w:rPr>
          <w:rFonts w:hint="cs"/>
          <w:rtl/>
        </w:rPr>
        <w:t xml:space="preserve">והך </w:t>
      </w:r>
    </w:p>
    <w:p w14:paraId="146F5345" w14:textId="784B3AB1" w:rsidR="00AC0AF5" w:rsidRDefault="00AC0AF5" w:rsidP="00AC0AF5">
      <w:pPr>
        <w:rPr>
          <w:rFonts w:ascii="Fb Fontext" w:hAnsi="Fb Fontext"/>
          <w:rtl/>
        </w:rPr>
      </w:pPr>
      <w:r w:rsidRPr="00C35A2C">
        <w:rPr>
          <w:rFonts w:ascii="Fb Fontext" w:hAnsi="Fb Fontext" w:hint="cs"/>
          <w:rtl/>
        </w:rPr>
        <w:t>ד</w:t>
      </w:r>
      <w:r w:rsidRPr="00C35A2C">
        <w:rPr>
          <w:rFonts w:ascii="Fb Fontext" w:hAnsi="Fb Fontext"/>
          <w:rtl/>
        </w:rPr>
        <w:t xml:space="preserve">האומר תנו מנה לעניי עירי אין דנין בדייני </w:t>
      </w:r>
      <w:r w:rsidRPr="00C35A2C">
        <w:rPr>
          <w:rFonts w:ascii="Fb Fontext" w:hAnsi="Fb Fontext" w:hint="cs"/>
          <w:rtl/>
        </w:rPr>
        <w:t xml:space="preserve">[עניי] </w:t>
      </w:r>
      <w:r w:rsidRPr="00C35A2C">
        <w:rPr>
          <w:rFonts w:ascii="Fb Fontext" w:hAnsi="Fb Fontext"/>
          <w:rtl/>
        </w:rPr>
        <w:t>אותה העיר, ואין מביאין ראיה מ</w:t>
      </w:r>
      <w:r w:rsidRPr="00C35A2C">
        <w:rPr>
          <w:rFonts w:ascii="Fb Fontext" w:hAnsi="Fb Fontext" w:hint="cs"/>
          <w:rtl/>
        </w:rPr>
        <w:t>עני</w:t>
      </w:r>
      <w:r w:rsidRPr="00C35A2C">
        <w:rPr>
          <w:rFonts w:ascii="Fb Fontext" w:hAnsi="Fb Fontext"/>
          <w:rtl/>
        </w:rPr>
        <w:t xml:space="preserve"> אותה העיר</w:t>
      </w:r>
    </w:p>
    <w:p w14:paraId="55492E77" w14:textId="34542A7B" w:rsidR="00A36856" w:rsidRPr="00A36856" w:rsidRDefault="00AC0AF5" w:rsidP="00A36856">
      <w:pPr>
        <w:pStyle w:val="36"/>
        <w:framePr w:wrap="notBeside"/>
        <w:rPr>
          <w:rtl/>
        </w:rPr>
      </w:pPr>
      <w:r w:rsidRPr="00A36856">
        <w:rPr>
          <w:rtl/>
        </w:rPr>
        <w:t>- ה"</w:t>
      </w:r>
      <w:r w:rsidRPr="00A36856">
        <w:rPr>
          <w:rFonts w:hint="cs"/>
          <w:rtl/>
        </w:rPr>
        <w:t>נ</w:t>
      </w:r>
      <w:r w:rsidR="00A36856">
        <w:rPr>
          <w:rFonts w:hint="cs"/>
          <w:rtl/>
        </w:rPr>
        <w:t xml:space="preserve"> א. </w:t>
      </w:r>
    </w:p>
    <w:p w14:paraId="0DDA3FEF" w14:textId="692C51B3" w:rsidR="00AC0AF5" w:rsidRPr="00065E76" w:rsidRDefault="00AC0AF5" w:rsidP="00065E76">
      <w:pPr>
        <w:rPr>
          <w:rtl/>
        </w:rPr>
      </w:pPr>
      <w:r w:rsidRPr="00065E76">
        <w:rPr>
          <w:rtl/>
        </w:rPr>
        <w:t>בספר תורה.</w:t>
      </w:r>
      <w:r w:rsidRPr="00065E76">
        <w:rPr>
          <w:rFonts w:hint="cs"/>
          <w:rtl/>
        </w:rPr>
        <w:t xml:space="preserve"> וקרי לי עניים </w:t>
      </w:r>
      <w:r w:rsidRPr="00065E76">
        <w:rPr>
          <w:rtl/>
        </w:rPr>
        <w:t>דהכל אצל ס"</w:t>
      </w:r>
      <w:r w:rsidRPr="00065E76">
        <w:rPr>
          <w:rFonts w:hint="cs"/>
          <w:rtl/>
        </w:rPr>
        <w:t>ת</w:t>
      </w:r>
      <w:r w:rsidRPr="00065E76">
        <w:rPr>
          <w:rtl/>
        </w:rPr>
        <w:t xml:space="preserve"> עניים הן.</w:t>
      </w:r>
    </w:p>
    <w:p w14:paraId="1C2E6315" w14:textId="5D88C299" w:rsidR="00A36856" w:rsidRPr="00A36856" w:rsidRDefault="00A36856" w:rsidP="00A36856">
      <w:pPr>
        <w:pStyle w:val="36"/>
        <w:framePr w:wrap="notBeside"/>
        <w:rPr>
          <w:rtl/>
        </w:rPr>
      </w:pPr>
      <w:r>
        <w:rPr>
          <w:rFonts w:hint="cs"/>
          <w:rtl/>
        </w:rPr>
        <w:t>ב.</w:t>
      </w:r>
    </w:p>
    <w:p w14:paraId="08D35A57" w14:textId="27174DED" w:rsidR="00AC0AF5" w:rsidRPr="00C35A2C" w:rsidRDefault="00AC0AF5" w:rsidP="00AC0AF5">
      <w:pPr>
        <w:rPr>
          <w:rFonts w:ascii="Fb Fontext" w:hAnsi="Fb Fontext"/>
          <w:rtl/>
        </w:rPr>
      </w:pPr>
      <w:r w:rsidRPr="00C35A2C">
        <w:rPr>
          <w:rFonts w:ascii="Fb Fontext" w:hAnsi="Fb Fontext"/>
          <w:sz w:val="32"/>
          <w:rtl/>
        </w:rPr>
        <w:t>לעולם כדתני עניים ממש, ובעניי דראמו עלייהו.</w:t>
      </w:r>
    </w:p>
    <w:p w14:paraId="1A333EB5" w14:textId="77777777" w:rsidR="00A36856" w:rsidRPr="00A36856" w:rsidRDefault="00AC0AF5" w:rsidP="00A36856">
      <w:pPr>
        <w:pStyle w:val="36"/>
        <w:framePr w:wrap="notBeside"/>
        <w:rPr>
          <w:rtl/>
        </w:rPr>
      </w:pPr>
      <w:r w:rsidRPr="00A36856">
        <w:rPr>
          <w:rFonts w:hint="cs"/>
          <w:rtl/>
        </w:rPr>
        <w:t>ומיירי</w:t>
      </w:r>
    </w:p>
    <w:p w14:paraId="2F3D7D05" w14:textId="1E42F1D9" w:rsidR="00AC0AF5" w:rsidRPr="00C35A2C" w:rsidRDefault="00AC0AF5" w:rsidP="00AC0AF5">
      <w:pPr>
        <w:rPr>
          <w:rFonts w:ascii="Fb Fontext" w:hAnsi="Fb Fontext" w:cs="Guttman Vilna"/>
          <w:b/>
          <w:bCs/>
          <w:rtl/>
        </w:rPr>
      </w:pPr>
      <w:r w:rsidRPr="00C35A2C">
        <w:rPr>
          <w:rFonts w:ascii="Fb Fontext" w:hAnsi="Fb Fontext" w:hint="cs"/>
          <w:rtl/>
        </w:rPr>
        <w:t>בדלא קייץ</w:t>
      </w:r>
      <w:r w:rsidRPr="00C35A2C">
        <w:rPr>
          <w:rStyle w:val="afff8"/>
          <w:rFonts w:hint="cs"/>
          <w:rtl/>
        </w:rPr>
        <w:t xml:space="preserve"> ב.</w:t>
      </w:r>
      <w:r w:rsidRPr="00C35A2C">
        <w:rPr>
          <w:rFonts w:ascii="Fb Fontext" w:hAnsi="Fb Fontext" w:hint="cs"/>
          <w:rtl/>
        </w:rPr>
        <w:t xml:space="preserve"> אפי</w:t>
      </w:r>
      <w:r w:rsidRPr="00F10693">
        <w:rPr>
          <w:rFonts w:hint="cs"/>
          <w:rtl/>
        </w:rPr>
        <w:t xml:space="preserve">' </w:t>
      </w:r>
      <w:r w:rsidRPr="00C35A2C">
        <w:rPr>
          <w:rFonts w:ascii="Fb Fontext" w:hAnsi="Fb Fontext" w:hint="cs"/>
          <w:rtl/>
        </w:rPr>
        <w:t>בד</w:t>
      </w:r>
      <w:r w:rsidRPr="00C35A2C">
        <w:rPr>
          <w:rFonts w:ascii="Fb Fontext" w:hAnsi="Fb Fontext"/>
          <w:rtl/>
        </w:rPr>
        <w:t>קיץ להו, וניח"</w:t>
      </w:r>
      <w:r w:rsidRPr="00C35A2C">
        <w:rPr>
          <w:rFonts w:ascii="Fb Fontext" w:hAnsi="Fb Fontext" w:hint="cs"/>
          <w:rtl/>
        </w:rPr>
        <w:t>ל</w:t>
      </w:r>
      <w:r w:rsidRPr="00C35A2C">
        <w:rPr>
          <w:rFonts w:ascii="Fb Fontext" w:hAnsi="Fb Fontext"/>
          <w:rtl/>
        </w:rPr>
        <w:t xml:space="preserve"> דכיון דרווח - רווח.</w:t>
      </w:r>
    </w:p>
    <w:p w14:paraId="64F1F23F" w14:textId="77777777" w:rsidR="00AC0AF5" w:rsidRPr="00C35A2C" w:rsidRDefault="00AC0AF5" w:rsidP="00982F98">
      <w:pPr>
        <w:pStyle w:val="affe"/>
        <w:framePr w:wrap="around"/>
        <w:rPr>
          <w:rtl/>
        </w:rPr>
      </w:pPr>
      <w:r w:rsidRPr="00C35A2C">
        <w:rPr>
          <w:rtl/>
        </w:rPr>
        <w:t>מג:</w:t>
      </w:r>
    </w:p>
    <w:p w14:paraId="30E73507" w14:textId="77777777" w:rsidR="00AC0AF5" w:rsidRPr="00801934" w:rsidRDefault="00AC0AF5" w:rsidP="00AF2FEB">
      <w:pPr>
        <w:pStyle w:val="afffb"/>
        <w:rPr>
          <w:rtl/>
        </w:rPr>
      </w:pPr>
      <w:ins w:id="9849" w:author="מספור קטעי משנה" w:date="2026-10-06T06:44:59Z">
        <w:r>
          <w:rPr>
            <w:rStyle w:val="MisparKeta"/>
          </w:rPr>
          <w:t xml:space="preserve">א. </w:t>
        </w:r>
      </w:ins>
      <w:r w:rsidRPr="00801934">
        <w:rPr>
          <w:rtl/>
        </w:rPr>
        <w:t>ונעשין שומרי שכר זה לזה.</w:t>
      </w:r>
    </w:p>
    <w:p w14:paraId="30EA14BA" w14:textId="595B9075" w:rsidR="00AC0AF5" w:rsidRDefault="00A36856" w:rsidP="00AC0AF5">
      <w:pPr>
        <w:rPr>
          <w:rFonts w:ascii="Fb Fontext" w:hAnsi="Fb Fontext" w:cs="Guttman Vilna"/>
          <w:b/>
          <w:bCs/>
          <w:sz w:val="32"/>
          <w:rtl/>
        </w:rPr>
      </w:pPr>
      <w:r>
        <w:rPr>
          <w:rFonts w:ascii="Fb Fontext" w:hAnsi="Fb Fontext" w:hint="cs"/>
          <w:sz w:val="32"/>
          <w:rtl/>
        </w:rPr>
        <w:t xml:space="preserve">ואי''ז </w:t>
      </w:r>
      <w:r w:rsidR="00AC0AF5" w:rsidRPr="00C35A2C">
        <w:rPr>
          <w:rFonts w:ascii="Fb Fontext" w:hAnsi="Fb Fontext"/>
          <w:sz w:val="32"/>
          <w:rtl/>
        </w:rPr>
        <w:t>שמירה בבעלים</w:t>
      </w:r>
      <w:r w:rsidR="00AC0AF5" w:rsidRPr="00C35A2C">
        <w:rPr>
          <w:rFonts w:ascii="Fb Fontext" w:hAnsi="Fb Fontext" w:hint="cs"/>
          <w:sz w:val="32"/>
          <w:rtl/>
        </w:rPr>
        <w:t xml:space="preserve">- </w:t>
      </w:r>
      <w:r w:rsidR="00AC0AF5" w:rsidRPr="00A36856">
        <w:rPr>
          <w:rStyle w:val="affffe"/>
          <w:rFonts w:hint="cs"/>
          <w:rtl/>
        </w:rPr>
        <w:t>כדר</w:t>
      </w:r>
      <w:r w:rsidR="00AC0AF5" w:rsidRPr="00A36856">
        <w:rPr>
          <w:rStyle w:val="affffe"/>
          <w:rtl/>
        </w:rPr>
        <w:t>"</w:t>
      </w:r>
      <w:r w:rsidR="00AC0AF5" w:rsidRPr="00A36856">
        <w:rPr>
          <w:rStyle w:val="affffe"/>
          <w:rFonts w:hint="cs"/>
          <w:rtl/>
        </w:rPr>
        <w:t xml:space="preserve">פ </w:t>
      </w:r>
      <w:r w:rsidR="00AC0AF5" w:rsidRPr="00A36856">
        <w:rPr>
          <w:rStyle w:val="affffe"/>
          <w:rtl/>
        </w:rPr>
        <w:t>דא"ל:</w:t>
      </w:r>
      <w:r w:rsidR="00AC0AF5" w:rsidRPr="00C35A2C">
        <w:rPr>
          <w:rFonts w:ascii="Fb Fontext" w:hAnsi="Fb Fontext"/>
          <w:sz w:val="32"/>
          <w:rtl/>
        </w:rPr>
        <w:t xml:space="preserve"> שמור לי היום ואני אשמור לך למחר.</w:t>
      </w:r>
    </w:p>
    <w:bookmarkEnd w:id="23"/>
    <w:p w14:paraId="6090AD61" w14:textId="77777777" w:rsidR="0093153F" w:rsidRPr="00C35A2C" w:rsidRDefault="0093153F" w:rsidP="0093153F">
      <w:pPr>
        <w:pStyle w:val="affff9"/>
        <w:rPr>
          <w:rtl/>
        </w:rPr>
      </w:pPr>
      <w:r>
        <w:rPr>
          <w:rFonts w:hint="cs"/>
          <w:rtl/>
        </w:rPr>
        <w:t xml:space="preserve">ג' אפשרויות להעמיד ולפרש את הברייתא </w:t>
      </w:r>
    </w:p>
    <w:p w14:paraId="295857CD" w14:textId="77777777" w:rsidR="0093153F" w:rsidRPr="00A36856" w:rsidRDefault="0093153F" w:rsidP="0093153F">
      <w:pPr>
        <w:pStyle w:val="36"/>
        <w:framePr w:wrap="notBeside"/>
        <w:rPr>
          <w:rtl/>
        </w:rPr>
      </w:pPr>
      <w:r w:rsidRPr="00A36856">
        <w:rPr>
          <w:rtl/>
        </w:rPr>
        <w:t>ת"ר:</w:t>
      </w:r>
    </w:p>
    <w:p w14:paraId="3D2D2D16" w14:textId="77777777" w:rsidR="0093153F" w:rsidRPr="00FD42C7" w:rsidRDefault="0093153F" w:rsidP="0093153F">
      <w:pPr>
        <w:rPr>
          <w:rtl/>
        </w:rPr>
      </w:pPr>
      <w:r w:rsidRPr="00FD42C7">
        <w:rPr>
          <w:rtl/>
        </w:rPr>
        <w:t xml:space="preserve">מכר לו בית, </w:t>
      </w:r>
      <w:r w:rsidRPr="00FD42C7">
        <w:rPr>
          <w:rFonts w:hint="cs"/>
          <w:rtl/>
        </w:rPr>
        <w:t xml:space="preserve">או </w:t>
      </w:r>
      <w:r w:rsidRPr="00FD42C7">
        <w:rPr>
          <w:rtl/>
        </w:rPr>
        <w:t xml:space="preserve">שדה - </w:t>
      </w:r>
      <w:r w:rsidRPr="00FD42C7">
        <w:rPr>
          <w:b/>
          <w:bCs/>
          <w:rtl/>
        </w:rPr>
        <w:t>אין מעיד</w:t>
      </w:r>
      <w:r w:rsidRPr="00FD42C7">
        <w:rPr>
          <w:rtl/>
        </w:rPr>
        <w:t xml:space="preserve"> לו עליה, מפני שאחריותו עליו.</w:t>
      </w:r>
    </w:p>
    <w:p w14:paraId="09278820" w14:textId="77777777" w:rsidR="0093153F" w:rsidRPr="00FD42C7" w:rsidRDefault="0093153F" w:rsidP="0093153F">
      <w:pPr>
        <w:spacing w:after="60"/>
        <w:rPr>
          <w:rtl/>
        </w:rPr>
      </w:pPr>
      <w:r w:rsidRPr="00FD42C7">
        <w:rPr>
          <w:rtl/>
        </w:rPr>
        <w:t xml:space="preserve">מכר לו פרה, </w:t>
      </w:r>
      <w:r w:rsidRPr="00FD42C7">
        <w:rPr>
          <w:rFonts w:hint="cs"/>
          <w:rtl/>
        </w:rPr>
        <w:t xml:space="preserve">או </w:t>
      </w:r>
      <w:r w:rsidRPr="00FD42C7">
        <w:rPr>
          <w:rtl/>
        </w:rPr>
        <w:t xml:space="preserve">טלית </w:t>
      </w:r>
      <w:r w:rsidRPr="00FD42C7">
        <w:rPr>
          <w:b/>
          <w:bCs/>
          <w:rtl/>
        </w:rPr>
        <w:t>מעיד</w:t>
      </w:r>
      <w:r w:rsidRPr="00FD42C7">
        <w:rPr>
          <w:rtl/>
        </w:rPr>
        <w:t xml:space="preserve"> לו עליה, מפני שאין אחריותו עליו.</w:t>
      </w:r>
    </w:p>
    <w:p w14:paraId="4C9DF304" w14:textId="77777777" w:rsidR="0093153F" w:rsidRPr="00A36856" w:rsidRDefault="0093153F" w:rsidP="0093153F">
      <w:pPr>
        <w:pStyle w:val="36"/>
        <w:framePr w:wrap="notBeside"/>
        <w:rPr>
          <w:rtl/>
        </w:rPr>
      </w:pPr>
      <w:r w:rsidRPr="00FD42C7">
        <w:rPr>
          <w:rFonts w:hint="cs"/>
          <w:rtl/>
        </w:rPr>
        <w:t xml:space="preserve">א. </w:t>
      </w:r>
      <w:r w:rsidRPr="00FD42C7">
        <w:rPr>
          <w:rtl/>
        </w:rPr>
        <w:t>ר"</w:t>
      </w:r>
      <w:r w:rsidRPr="00FD42C7">
        <w:rPr>
          <w:rFonts w:hint="cs"/>
          <w:rtl/>
        </w:rPr>
        <w:t>ש</w:t>
      </w:r>
      <w:r w:rsidRPr="00A36856">
        <w:rPr>
          <w:rtl/>
        </w:rPr>
        <w:t>:</w:t>
      </w:r>
    </w:p>
    <w:p w14:paraId="6280AD8D" w14:textId="77777777" w:rsidR="0093153F" w:rsidRDefault="0093153F" w:rsidP="0093153F">
      <w:pPr>
        <w:rPr>
          <w:rFonts w:ascii="Fb Fontext" w:hAnsi="Fb Fontext"/>
          <w:sz w:val="32"/>
          <w:rtl/>
        </w:rPr>
      </w:pPr>
      <w:r w:rsidRPr="00FD42C7">
        <w:rPr>
          <w:rFonts w:ascii="Fb Fontext" w:hAnsi="Fb Fontext"/>
          <w:b/>
          <w:bCs/>
          <w:sz w:val="32"/>
          <w:rtl/>
        </w:rPr>
        <w:t>רישא -</w:t>
      </w:r>
      <w:r w:rsidRPr="00C35A2C">
        <w:rPr>
          <w:rFonts w:ascii="Fb Fontext" w:hAnsi="Fb Fontext"/>
          <w:sz w:val="32"/>
          <w:rtl/>
        </w:rPr>
        <w:t xml:space="preserve"> בראובן שגזל שדה משמעון ומכרה ללוי, </w:t>
      </w:r>
    </w:p>
    <w:p w14:paraId="7D8EF6E6" w14:textId="77777777" w:rsidR="0093153F" w:rsidRDefault="0093153F" w:rsidP="0093153F">
      <w:pPr>
        <w:rPr>
          <w:rFonts w:ascii="Fb Fontext" w:hAnsi="Fb Fontext"/>
          <w:sz w:val="32"/>
          <w:rtl/>
        </w:rPr>
      </w:pPr>
      <w:r w:rsidRPr="00C35A2C">
        <w:rPr>
          <w:rFonts w:ascii="Fb Fontext" w:hAnsi="Fb Fontext"/>
          <w:sz w:val="32"/>
          <w:rtl/>
        </w:rPr>
        <w:t>ו</w:t>
      </w:r>
      <w:r w:rsidRPr="00C35A2C">
        <w:rPr>
          <w:rFonts w:ascii="Fb Fontext" w:hAnsi="Fb Fontext" w:hint="cs"/>
          <w:sz w:val="32"/>
          <w:rtl/>
        </w:rPr>
        <w:t>בא יהודה וערער</w:t>
      </w:r>
      <w:r>
        <w:rPr>
          <w:rFonts w:ascii="Fb Fontext" w:hAnsi="Fb Fontext" w:hint="cs"/>
          <w:sz w:val="32"/>
          <w:rtl/>
        </w:rPr>
        <w:t>,</w:t>
      </w:r>
      <w:r w:rsidRPr="00C35A2C">
        <w:rPr>
          <w:rFonts w:ascii="Fb Fontext" w:hAnsi="Fb Fontext" w:hint="cs"/>
          <w:sz w:val="32"/>
          <w:rtl/>
        </w:rPr>
        <w:t xml:space="preserve"> שלא ילך שמעון להעיד ללוי </w:t>
      </w:r>
      <w:r>
        <w:rPr>
          <w:rFonts w:ascii="Fb Fontext" w:hAnsi="Fb Fontext" w:hint="cs"/>
          <w:sz w:val="32"/>
          <w:rtl/>
        </w:rPr>
        <w:t>שנח לו שתחזור</w:t>
      </w:r>
    </w:p>
    <w:p w14:paraId="70A2DF58" w14:textId="77777777" w:rsidR="0093153F" w:rsidRDefault="0093153F" w:rsidP="0093153F">
      <w:pPr>
        <w:rPr>
          <w:rFonts w:ascii="Fb Fontext" w:hAnsi="Fb Fontext"/>
          <w:rtl/>
        </w:rPr>
      </w:pPr>
      <w:r w:rsidRPr="00C35A2C">
        <w:rPr>
          <w:rFonts w:ascii="Fb Fontext" w:hAnsi="Fb Fontext" w:hint="cs"/>
          <w:rtl/>
        </w:rPr>
        <w:t xml:space="preserve">ולא מעיד </w:t>
      </w:r>
      <w:r>
        <w:rPr>
          <w:rFonts w:ascii="Fb Fontext" w:hAnsi="Fb Fontext" w:hint="cs"/>
          <w:rtl/>
        </w:rPr>
        <w:t xml:space="preserve">שהיא </w:t>
      </w:r>
      <w:r w:rsidRPr="00C35A2C">
        <w:rPr>
          <w:rFonts w:ascii="Fb Fontext" w:hAnsi="Fb Fontext" w:hint="cs"/>
          <w:rtl/>
        </w:rPr>
        <w:t>של לוי</w:t>
      </w:r>
      <w:r>
        <w:rPr>
          <w:rFonts w:ascii="Fb Fontext" w:hAnsi="Fb Fontext" w:hint="cs"/>
          <w:rtl/>
        </w:rPr>
        <w:t>,</w:t>
      </w:r>
      <w:r w:rsidRPr="00C35A2C">
        <w:rPr>
          <w:rFonts w:ascii="Fb Fontext" w:hAnsi="Fb Fontext" w:hint="cs"/>
          <w:rtl/>
        </w:rPr>
        <w:t xml:space="preserve"> </w:t>
      </w:r>
      <w:r>
        <w:rPr>
          <w:rFonts w:ascii="Fb Fontext" w:hAnsi="Fb Fontext" w:hint="cs"/>
          <w:rtl/>
        </w:rPr>
        <w:t xml:space="preserve">- </w:t>
      </w:r>
      <w:r w:rsidRPr="00C35A2C">
        <w:rPr>
          <w:rFonts w:ascii="Fb Fontext" w:hAnsi="Fb Fontext" w:hint="cs"/>
          <w:rtl/>
        </w:rPr>
        <w:t xml:space="preserve">אלא שיודע שהיא לא של יהודה </w:t>
      </w:r>
    </w:p>
    <w:p w14:paraId="335F34AC" w14:textId="77777777" w:rsidR="0093153F" w:rsidRDefault="0093153F" w:rsidP="0093153F">
      <w:pPr>
        <w:spacing w:after="60"/>
        <w:rPr>
          <w:rFonts w:ascii="Fb Fontext" w:hAnsi="Fb Fontext"/>
          <w:rtl/>
        </w:rPr>
      </w:pPr>
      <w:r>
        <w:rPr>
          <w:rFonts w:ascii="Fb Fontext" w:hAnsi="Fb Fontext" w:hint="cs"/>
          <w:rtl/>
        </w:rPr>
        <w:t xml:space="preserve">רק </w:t>
      </w:r>
      <w:r w:rsidRPr="00C35A2C">
        <w:rPr>
          <w:rFonts w:ascii="Fb Fontext" w:hAnsi="Fb Fontext" w:hint="cs"/>
          <w:rtl/>
        </w:rPr>
        <w:t>שנוח לו להוציא מן השני יותר מן הראשון</w:t>
      </w:r>
      <w:r>
        <w:rPr>
          <w:rFonts w:ascii="Fb Fontext" w:hAnsi="Fb Fontext" w:hint="cs"/>
          <w:rtl/>
        </w:rPr>
        <w:t>.</w:t>
      </w:r>
    </w:p>
    <w:p w14:paraId="66746E25" w14:textId="77777777" w:rsidR="0093153F" w:rsidRPr="00C35A2C" w:rsidRDefault="0093153F" w:rsidP="00982F98">
      <w:pPr>
        <w:pStyle w:val="affe"/>
        <w:framePr w:wrap="around"/>
        <w:rPr>
          <w:rtl/>
        </w:rPr>
      </w:pPr>
      <w:r w:rsidRPr="00C35A2C">
        <w:rPr>
          <w:rtl/>
        </w:rPr>
        <w:lastRenderedPageBreak/>
        <w:t>מד.</w:t>
      </w:r>
    </w:p>
    <w:p w14:paraId="1BB25C1B" w14:textId="77777777" w:rsidR="0093153F" w:rsidRPr="00A36856" w:rsidRDefault="0093153F" w:rsidP="0093153F">
      <w:pPr>
        <w:pStyle w:val="36"/>
        <w:framePr w:wrap="notBeside"/>
        <w:rPr>
          <w:rtl/>
        </w:rPr>
      </w:pPr>
      <w:r>
        <w:rPr>
          <w:rFonts w:hint="cs"/>
          <w:rtl/>
        </w:rPr>
        <w:t>ב.</w:t>
      </w:r>
      <w:r w:rsidRPr="00A36856">
        <w:rPr>
          <w:rtl/>
        </w:rPr>
        <w:t xml:space="preserve"> </w:t>
      </w:r>
    </w:p>
    <w:p w14:paraId="24844968" w14:textId="77777777" w:rsidR="0093153F" w:rsidRDefault="0093153F" w:rsidP="0093153F">
      <w:pPr>
        <w:spacing w:after="60"/>
        <w:rPr>
          <w:rFonts w:ascii="Fb Fontext" w:hAnsi="Fb Fontext"/>
          <w:rtl/>
        </w:rPr>
      </w:pPr>
      <w:r w:rsidRPr="00C35A2C">
        <w:rPr>
          <w:rFonts w:ascii="Fb Fontext" w:hAnsi="Fb Fontext"/>
          <w:sz w:val="32"/>
          <w:rtl/>
        </w:rPr>
        <w:t xml:space="preserve">כגון </w:t>
      </w:r>
      <w:r>
        <w:rPr>
          <w:rFonts w:ascii="Fb Fontext" w:hAnsi="Fb Fontext" w:hint="cs"/>
          <w:sz w:val="32"/>
          <w:rtl/>
        </w:rPr>
        <w:t>ש</w:t>
      </w:r>
      <w:r w:rsidRPr="00C35A2C">
        <w:rPr>
          <w:rFonts w:ascii="Fb Fontext" w:hAnsi="Fb Fontext" w:hint="cs"/>
          <w:sz w:val="32"/>
          <w:rtl/>
        </w:rPr>
        <w:t>לכל אחד יש עדים,</w:t>
      </w:r>
      <w:r w:rsidRPr="00C35A2C">
        <w:rPr>
          <w:rFonts w:ascii="Fb Fontext" w:hAnsi="Fb Fontext"/>
          <w:sz w:val="32"/>
          <w:rtl/>
        </w:rPr>
        <w:t xml:space="preserve"> </w:t>
      </w:r>
      <w:r w:rsidRPr="00A36856">
        <w:rPr>
          <w:rStyle w:val="affffe"/>
          <w:rtl/>
        </w:rPr>
        <w:t>ואמור רבנן:</w:t>
      </w:r>
      <w:r w:rsidRPr="00C35A2C">
        <w:rPr>
          <w:rFonts w:ascii="Fb Fontext" w:hAnsi="Fb Fontext"/>
          <w:sz w:val="32"/>
          <w:rtl/>
        </w:rPr>
        <w:t xml:space="preserve"> </w:t>
      </w:r>
      <w:r>
        <w:rPr>
          <w:rFonts w:ascii="Fb Fontext" w:hAnsi="Fb Fontext" w:hint="cs"/>
          <w:sz w:val="32"/>
          <w:rtl/>
        </w:rPr>
        <w:t>שהקרקע תישאר במקומה</w:t>
      </w:r>
      <w:r w:rsidRPr="00C35A2C">
        <w:rPr>
          <w:rFonts w:ascii="Fb Fontext" w:hAnsi="Fb Fontext"/>
          <w:sz w:val="32"/>
          <w:rtl/>
        </w:rPr>
        <w:t>.</w:t>
      </w:r>
    </w:p>
    <w:p w14:paraId="0200ED35" w14:textId="77777777" w:rsidR="0093153F" w:rsidRPr="00B15707" w:rsidRDefault="0093153F" w:rsidP="0093153F">
      <w:pPr>
        <w:pStyle w:val="36"/>
        <w:framePr w:wrap="notBeside"/>
        <w:rPr>
          <w:rtl/>
        </w:rPr>
      </w:pPr>
      <w:r w:rsidRPr="00B15707">
        <w:rPr>
          <w:rtl/>
        </w:rPr>
        <w:t>ול</w:t>
      </w:r>
      <w:r w:rsidRPr="00B15707">
        <w:rPr>
          <w:rFonts w:hint="cs"/>
          <w:rtl/>
        </w:rPr>
        <w:t xml:space="preserve">א אוקמי </w:t>
      </w:r>
    </w:p>
    <w:p w14:paraId="7898B63C" w14:textId="77777777" w:rsidR="0093153F" w:rsidRPr="00065E76" w:rsidRDefault="0093153F" w:rsidP="0093153F">
      <w:pPr>
        <w:rPr>
          <w:rtl/>
        </w:rPr>
      </w:pPr>
      <w:r w:rsidRPr="00C35A2C">
        <w:rPr>
          <w:rFonts w:ascii="Fb Fontext" w:hAnsi="Fb Fontext" w:hint="cs"/>
          <w:rtl/>
        </w:rPr>
        <w:t xml:space="preserve">בגזלן </w:t>
      </w:r>
      <w:r w:rsidRPr="00B15707">
        <w:rPr>
          <w:rStyle w:val="affffe"/>
          <w:rFonts w:hint="cs"/>
          <w:rtl/>
        </w:rPr>
        <w:t>- משום דסיפא</w:t>
      </w:r>
      <w:r w:rsidRPr="00B15707">
        <w:rPr>
          <w:rStyle w:val="affffe"/>
          <w:rtl/>
        </w:rPr>
        <w:t>:</w:t>
      </w:r>
      <w:r w:rsidRPr="00C35A2C">
        <w:rPr>
          <w:rFonts w:ascii="Fb Fontext" w:hAnsi="Fb Fontext"/>
          <w:rtl/>
        </w:rPr>
        <w:t xml:space="preserve"> </w:t>
      </w:r>
      <w:r w:rsidRPr="00C35A2C">
        <w:rPr>
          <w:rStyle w:val="afff8"/>
          <w:rFonts w:hint="cs"/>
          <w:rtl/>
        </w:rPr>
        <w:t>ד</w:t>
      </w:r>
      <w:r w:rsidRPr="00C35A2C">
        <w:rPr>
          <w:rStyle w:val="afff8"/>
          <w:rtl/>
        </w:rPr>
        <w:t>מכר</w:t>
      </w:r>
      <w:r w:rsidRPr="00C35A2C">
        <w:rPr>
          <w:rFonts w:ascii="Fb Fontext" w:hAnsi="Fb Fontext"/>
          <w:rtl/>
        </w:rPr>
        <w:t xml:space="preserve"> לו פרה, מכר לו טלית</w:t>
      </w:r>
      <w:r w:rsidRPr="00F10693">
        <w:rPr>
          <w:rFonts w:hint="cs"/>
          <w:rtl/>
        </w:rPr>
        <w:t>'</w:t>
      </w:r>
      <w:r w:rsidRPr="00F10693">
        <w:rPr>
          <w:rtl/>
        </w:rPr>
        <w:t>,</w:t>
      </w:r>
      <w:r w:rsidRPr="00C35A2C">
        <w:rPr>
          <w:rFonts w:ascii="Fb Fontext" w:hAnsi="Fb Fontext"/>
          <w:rtl/>
        </w:rPr>
        <w:t xml:space="preserve"> דהו"</w:t>
      </w:r>
      <w:r w:rsidRPr="00C35A2C">
        <w:rPr>
          <w:rFonts w:ascii="Fb Fontext" w:hAnsi="Fb Fontext" w:hint="cs"/>
          <w:rtl/>
        </w:rPr>
        <w:t>ל</w:t>
      </w:r>
      <w:r w:rsidRPr="00C35A2C">
        <w:rPr>
          <w:rFonts w:ascii="Fb Fontext" w:hAnsi="Fb Fontext"/>
          <w:rtl/>
        </w:rPr>
        <w:t xml:space="preserve"> יאוש ושינוי רשות,</w:t>
      </w:r>
      <w:r>
        <w:rPr>
          <w:rFonts w:ascii="Fb Fontext" w:hAnsi="Fb Fontext" w:hint="cs"/>
          <w:sz w:val="32"/>
          <w:rtl/>
        </w:rPr>
        <w:t xml:space="preserve"> </w:t>
      </w:r>
      <w:r>
        <w:rPr>
          <w:rFonts w:ascii="Fb Fontext" w:hAnsi="Fb Fontext"/>
          <w:sz w:val="32"/>
          <w:rtl/>
        </w:rPr>
        <w:t xml:space="preserve">אבל לא מכר, </w:t>
      </w:r>
      <w:r>
        <w:rPr>
          <w:rStyle w:val="affffe"/>
          <w:rFonts w:ascii="Fb Fontext" w:hAnsi="Fb Fontext"/>
          <w:sz w:val="32"/>
          <w:rtl/>
          <w:rPrChange w:id="9164" w:author="מנוע אמוראים" w:date="2026-10-05T16:41:09Z">
            <w:rPr>
              <w:rFonts w:ascii="Fb Fontext" w:hAnsi="Fb Fontext"/>
              <w:sz w:val="32"/>
              <w:rtl/>
            </w:rPr>
          </w:rPrChange>
        </w:rPr>
        <w:t xml:space="preserve">דהדר"</w:t>
      </w:r>
      <w:r>
        <w:rPr>
          <w:rStyle w:val="affffe"/>
          <w:rFonts w:ascii="Fb Fontext" w:hAnsi="Fb Fontext" w:hint="cs"/>
          <w:sz w:val="32"/>
          <w:rtl/>
          <w:rPrChange w:id="9165" w:author="מנוע אמוראים" w:date="2026-10-05T16:41:09Z">
            <w:rPr>
              <w:rFonts w:ascii="Fb Fontext" w:hAnsi="Fb Fontext" w:hint="cs"/>
              <w:sz w:val="32"/>
              <w:rtl/>
            </w:rPr>
          </w:rPrChange>
        </w:rPr>
        <w:t xml:space="preserve">ל</w:t>
      </w:r>
      <w:r w:rsidRPr="00C35A2C">
        <w:rPr>
          <w:rFonts w:ascii="Fb Fontext" w:hAnsi="Fb Fontext"/>
          <w:sz w:val="32"/>
          <w:rtl/>
        </w:rPr>
        <w:t xml:space="preserve"> - לא, תנא רישא נמי מכר.</w:t>
      </w:r>
      <w:r>
        <w:rPr>
          <w:rFonts w:ascii="Fb Fontext" w:hAnsi="Fb Fontext" w:cs="Guttman Vilna" w:hint="cs"/>
          <w:b/>
          <w:bCs/>
          <w:sz w:val="32"/>
          <w:rtl/>
        </w:rPr>
        <w:t xml:space="preserve"> </w:t>
      </w:r>
      <w:r>
        <w:rPr>
          <w:rFonts w:ascii="Fb Fontext" w:hAnsi="Fb Fontext" w:hint="cs"/>
          <w:sz w:val="32"/>
          <w:rtl/>
        </w:rPr>
        <w:t xml:space="preserve">וגם בסיפא מתייאש אף מהדמים </w:t>
      </w:r>
      <w:r w:rsidRPr="00F10693">
        <w:rPr>
          <w:rFonts w:hint="cs"/>
          <w:rtl/>
        </w:rPr>
        <w:t>'</w:t>
      </w:r>
      <w:r w:rsidRPr="00F10693">
        <w:rPr>
          <w:rtl/>
        </w:rPr>
        <w:t>ה</w:t>
      </w:r>
      <w:r w:rsidRPr="00065E76">
        <w:rPr>
          <w:rtl/>
        </w:rPr>
        <w:t>גוזל ומאכיל את בניו, והניח לפניהם - פטורים מלשלם.</w:t>
      </w:r>
    </w:p>
    <w:p w14:paraId="15940D8B" w14:textId="77777777" w:rsidR="0093153F" w:rsidRPr="00A36856" w:rsidRDefault="0093153F" w:rsidP="0093153F">
      <w:pPr>
        <w:pStyle w:val="36"/>
        <w:framePr w:wrap="notBeside"/>
        <w:rPr>
          <w:rtl/>
        </w:rPr>
      </w:pPr>
      <w:r>
        <w:rPr>
          <w:rFonts w:hint="cs"/>
          <w:rtl/>
        </w:rPr>
        <w:t>ולא העמיד:</w:t>
      </w:r>
      <w:r w:rsidRPr="00A36856">
        <w:rPr>
          <w:rFonts w:hint="cs"/>
          <w:rtl/>
        </w:rPr>
        <w:t xml:space="preserve"> </w:t>
      </w:r>
    </w:p>
    <w:p w14:paraId="6BD84DB5" w14:textId="77777777" w:rsidR="0093153F" w:rsidRDefault="0093153F" w:rsidP="0093153F">
      <w:pPr>
        <w:rPr>
          <w:rFonts w:ascii="Fb Fontext" w:hAnsi="Fb Fontext"/>
          <w:rtl/>
        </w:rPr>
      </w:pPr>
      <w:r w:rsidRPr="00C35A2C">
        <w:rPr>
          <w:rFonts w:ascii="Fb Fontext" w:hAnsi="Fb Fontext" w:hint="cs"/>
          <w:rtl/>
        </w:rPr>
        <w:t>ב</w:t>
      </w:r>
      <w:r w:rsidRPr="00C35A2C">
        <w:rPr>
          <w:rFonts w:ascii="Fb Fontext" w:hAnsi="Fb Fontext"/>
          <w:rtl/>
        </w:rPr>
        <w:t>יורש</w:t>
      </w:r>
      <w:r w:rsidRPr="00C35A2C">
        <w:rPr>
          <w:rFonts w:ascii="Fb Fontext" w:hAnsi="Fb Fontext" w:hint="cs"/>
          <w:rtl/>
        </w:rPr>
        <w:t>, דהניחא למ</w:t>
      </w:r>
      <w:r w:rsidRPr="00C35A2C">
        <w:rPr>
          <w:rFonts w:ascii="Fb Fontext" w:hAnsi="Fb Fontext"/>
          <w:rtl/>
        </w:rPr>
        <w:t>"</w:t>
      </w:r>
      <w:r w:rsidRPr="00C35A2C">
        <w:rPr>
          <w:rFonts w:ascii="Fb Fontext" w:hAnsi="Fb Fontext" w:hint="cs"/>
          <w:rtl/>
        </w:rPr>
        <w:t xml:space="preserve">ד דלאו כרשות לוקח דמי, </w:t>
      </w:r>
    </w:p>
    <w:p w14:paraId="642A0C24" w14:textId="77777777" w:rsidR="0093153F" w:rsidRPr="00C35A2C" w:rsidRDefault="0093153F" w:rsidP="0093153F">
      <w:pPr>
        <w:rPr>
          <w:rFonts w:ascii="Fb Fontext" w:hAnsi="Fb Fontext"/>
          <w:rtl/>
        </w:rPr>
      </w:pPr>
      <w:r w:rsidRPr="00C35A2C">
        <w:rPr>
          <w:rFonts w:ascii="Fb Fontext" w:hAnsi="Fb Fontext" w:hint="cs"/>
          <w:rtl/>
        </w:rPr>
        <w:t>אבל לא למ</w:t>
      </w:r>
      <w:r w:rsidRPr="00C35A2C">
        <w:rPr>
          <w:rFonts w:ascii="Fb Fontext" w:hAnsi="Fb Fontext"/>
          <w:rtl/>
        </w:rPr>
        <w:t>"</w:t>
      </w:r>
      <w:r w:rsidRPr="00C35A2C">
        <w:rPr>
          <w:rFonts w:ascii="Fb Fontext" w:hAnsi="Fb Fontext" w:hint="cs"/>
          <w:rtl/>
        </w:rPr>
        <w:t>ד דרשות יורש כרשות לוקח</w:t>
      </w:r>
    </w:p>
    <w:p w14:paraId="3C20B6CB" w14:textId="77777777" w:rsidR="0093153F" w:rsidRPr="00B15707" w:rsidRDefault="0093153F" w:rsidP="0093153F">
      <w:pPr>
        <w:pStyle w:val="36"/>
        <w:framePr w:wrap="notBeside"/>
        <w:rPr>
          <w:rtl/>
        </w:rPr>
      </w:pPr>
      <w:r w:rsidRPr="00B15707">
        <w:rPr>
          <w:rFonts w:hint="cs"/>
          <w:rtl/>
        </w:rPr>
        <w:t>ועוד</w:t>
      </w:r>
      <w:r>
        <w:rPr>
          <w:rFonts w:hint="cs"/>
          <w:rtl/>
        </w:rPr>
        <w:t xml:space="preserve"> קשה</w:t>
      </w:r>
    </w:p>
    <w:p w14:paraId="4E114AEF" w14:textId="77777777" w:rsidR="0093153F" w:rsidRPr="00B15707" w:rsidRDefault="0093153F" w:rsidP="0093153F">
      <w:pPr>
        <w:spacing w:after="60"/>
        <w:rPr>
          <w:rStyle w:val="afffff0"/>
          <w:rtl/>
        </w:rPr>
      </w:pPr>
      <w:r>
        <w:rPr>
          <w:rStyle w:val="affffe"/>
          <w:rFonts w:hint="cs"/>
          <w:rtl/>
        </w:rPr>
        <w:t xml:space="preserve">שהיצ''ל </w:t>
      </w:r>
      <w:r w:rsidRPr="00C35A2C">
        <w:rPr>
          <w:rFonts w:ascii="Fb Fontext" w:hAnsi="Fb Fontext" w:hint="cs"/>
          <w:rtl/>
        </w:rPr>
        <w:t xml:space="preserve">מפני שהיא חוזרת או אינה חוזרת לו </w:t>
      </w:r>
      <w:r w:rsidRPr="00B15707">
        <w:rPr>
          <w:rStyle w:val="afffff0"/>
          <w:rFonts w:hint="cs"/>
          <w:rtl/>
        </w:rPr>
        <w:t>[ולא מפני שאחריותו עליו</w:t>
      </w:r>
    </w:p>
    <w:p w14:paraId="08748DB7" w14:textId="77777777" w:rsidR="0093153F" w:rsidRPr="00C35A2C" w:rsidRDefault="0093153F" w:rsidP="00982F98">
      <w:pPr>
        <w:pStyle w:val="affe"/>
        <w:framePr w:wrap="around"/>
        <w:rPr>
          <w:rtl/>
        </w:rPr>
      </w:pPr>
      <w:r w:rsidRPr="00C35A2C">
        <w:rPr>
          <w:rtl/>
        </w:rPr>
        <w:t>מד:</w:t>
      </w:r>
    </w:p>
    <w:p w14:paraId="7A6D659E" w14:textId="77777777" w:rsidR="0093153F" w:rsidRPr="00B15707" w:rsidRDefault="0093153F" w:rsidP="0093153F">
      <w:pPr>
        <w:pStyle w:val="36"/>
        <w:framePr w:wrap="notBeside"/>
        <w:rPr>
          <w:rtl/>
        </w:rPr>
      </w:pPr>
      <w:r>
        <w:rPr>
          <w:rFonts w:hint="cs"/>
          <w:rtl/>
        </w:rPr>
        <w:t xml:space="preserve">ג. </w:t>
      </w:r>
      <w:r w:rsidRPr="00B15707">
        <w:rPr>
          <w:rtl/>
        </w:rPr>
        <w:t>אלא כדר</w:t>
      </w:r>
      <w:r w:rsidRPr="00B15707">
        <w:rPr>
          <w:rFonts w:hint="cs"/>
          <w:rtl/>
        </w:rPr>
        <w:t>ב</w:t>
      </w:r>
      <w:r w:rsidRPr="00B15707">
        <w:rPr>
          <w:rtl/>
        </w:rPr>
        <w:t>"</w:t>
      </w:r>
      <w:r w:rsidRPr="00B15707">
        <w:rPr>
          <w:rFonts w:hint="cs"/>
          <w:rtl/>
        </w:rPr>
        <w:t>ש</w:t>
      </w:r>
      <w:r w:rsidRPr="00B15707">
        <w:rPr>
          <w:rtl/>
        </w:rPr>
        <w:t>:</w:t>
      </w:r>
    </w:p>
    <w:p w14:paraId="51E04AD2" w14:textId="77777777" w:rsidR="0093153F" w:rsidRDefault="0093153F" w:rsidP="0093153F">
      <w:pPr>
        <w:rPr>
          <w:rtl/>
        </w:rPr>
      </w:pPr>
      <w:r w:rsidRPr="00C35A2C">
        <w:rPr>
          <w:rFonts w:hint="cs"/>
          <w:rtl/>
        </w:rPr>
        <w:t>ד</w:t>
      </w:r>
      <w:r w:rsidRPr="00F10693">
        <w:rPr>
          <w:rFonts w:hint="cs"/>
          <w:rtl/>
        </w:rPr>
        <w:t>'</w:t>
      </w:r>
      <w:r w:rsidRPr="00F10693">
        <w:rPr>
          <w:rtl/>
        </w:rPr>
        <w:t>ה</w:t>
      </w:r>
      <w:r w:rsidRPr="00C35A2C">
        <w:rPr>
          <w:rtl/>
        </w:rPr>
        <w:t xml:space="preserve">מוכר שדה לחבירו שלא באחריות אין מעיד לו עליה, </w:t>
      </w:r>
    </w:p>
    <w:p w14:paraId="24A32DD6" w14:textId="77777777" w:rsidR="0093153F" w:rsidRPr="00B15707" w:rsidRDefault="0093153F" w:rsidP="0093153F">
      <w:pPr>
        <w:rPr>
          <w:b/>
          <w:bCs/>
          <w:rtl/>
        </w:rPr>
      </w:pPr>
      <w:r w:rsidRPr="00B15707">
        <w:rPr>
          <w:b/>
          <w:bCs/>
          <w:rtl/>
        </w:rPr>
        <w:t>מפני שמעמידה בפני בע</w:t>
      </w:r>
      <w:r w:rsidRPr="00B15707">
        <w:rPr>
          <w:rFonts w:hint="cs"/>
          <w:b/>
          <w:bCs/>
          <w:rtl/>
        </w:rPr>
        <w:t>"ח</w:t>
      </w:r>
    </w:p>
    <w:p w14:paraId="23223287" w14:textId="77777777" w:rsidR="0093153F" w:rsidRPr="00B15707" w:rsidRDefault="0093153F" w:rsidP="0093153F">
      <w:pPr>
        <w:pStyle w:val="36"/>
        <w:framePr w:wrap="notBeside"/>
        <w:rPr>
          <w:rtl/>
        </w:rPr>
      </w:pPr>
      <w:r w:rsidRPr="00B15707">
        <w:rPr>
          <w:rtl/>
        </w:rPr>
        <w:t>ודוקא</w:t>
      </w:r>
    </w:p>
    <w:p w14:paraId="71F918F7" w14:textId="77777777" w:rsidR="0093153F" w:rsidRDefault="0093153F" w:rsidP="0093153F">
      <w:pPr>
        <w:rPr>
          <w:rFonts w:ascii="Fb Fontext" w:hAnsi="Fb Fontext"/>
          <w:sz w:val="32"/>
          <w:rtl/>
        </w:rPr>
      </w:pPr>
      <w:r w:rsidRPr="00C35A2C">
        <w:rPr>
          <w:rFonts w:ascii="Fb Fontext" w:hAnsi="Fb Fontext"/>
          <w:sz w:val="32"/>
          <w:rtl/>
        </w:rPr>
        <w:t>בית או שדה, אבל פרה וטלית,</w:t>
      </w:r>
      <w:r w:rsidRPr="00C35A2C">
        <w:rPr>
          <w:rFonts w:ascii="Fb Fontext" w:hAnsi="Fb Fontext" w:hint="cs"/>
          <w:sz w:val="32"/>
          <w:rtl/>
        </w:rPr>
        <w:t xml:space="preserve"> אפי</w:t>
      </w:r>
      <w:r w:rsidRPr="00F10693">
        <w:rPr>
          <w:rFonts w:hint="cs"/>
          <w:rtl/>
        </w:rPr>
        <w:t xml:space="preserve">' </w:t>
      </w:r>
      <w:r w:rsidRPr="00C35A2C">
        <w:rPr>
          <w:rFonts w:ascii="Fb Fontext" w:hAnsi="Fb Fontext" w:hint="cs"/>
          <w:sz w:val="32"/>
          <w:rtl/>
        </w:rPr>
        <w:t xml:space="preserve">בסתמא לא משתעבדי </w:t>
      </w:r>
    </w:p>
    <w:p w14:paraId="7C3FB735" w14:textId="77777777" w:rsidR="0093153F" w:rsidRPr="00B15707" w:rsidRDefault="0093153F" w:rsidP="0093153F">
      <w:pPr>
        <w:pStyle w:val="36"/>
        <w:framePr w:wrap="notBeside"/>
        <w:rPr>
          <w:rtl/>
        </w:rPr>
      </w:pPr>
      <w:r w:rsidRPr="00B15707">
        <w:rPr>
          <w:rFonts w:hint="cs"/>
          <w:rtl/>
        </w:rPr>
        <w:t>ואפי'</w:t>
      </w:r>
    </w:p>
    <w:p w14:paraId="336479A5" w14:textId="77777777" w:rsidR="0093153F" w:rsidRDefault="0093153F" w:rsidP="0093153F">
      <w:pPr>
        <w:rPr>
          <w:rFonts w:ascii="Fb Fontext" w:hAnsi="Fb Fontext"/>
          <w:sz w:val="32"/>
          <w:rtl/>
        </w:rPr>
      </w:pPr>
      <w:r>
        <w:rPr>
          <w:rFonts w:ascii="Fb Fontext" w:hAnsi="Fb Fontext" w:hint="cs"/>
          <w:sz w:val="32"/>
          <w:rtl/>
        </w:rPr>
        <w:t>ש</w:t>
      </w:r>
      <w:r w:rsidRPr="00C35A2C">
        <w:rPr>
          <w:rFonts w:ascii="Fb Fontext" w:hAnsi="Fb Fontext" w:hint="cs"/>
          <w:sz w:val="32"/>
          <w:rtl/>
        </w:rPr>
        <w:t xml:space="preserve">כתב מגלימא </w:t>
      </w:r>
      <w:r>
        <w:rPr>
          <w:rFonts w:ascii="Fb Fontext" w:hAnsi="Fb Fontext" w:hint="cs"/>
          <w:sz w:val="32"/>
          <w:rtl/>
        </w:rPr>
        <w:t xml:space="preserve">שעל כתפי </w:t>
      </w:r>
      <w:r>
        <w:rPr>
          <w:rFonts w:ascii="Fb Fontext" w:hAnsi="Fb Fontext"/>
          <w:sz w:val="32"/>
          <w:rtl/>
        </w:rPr>
        <w:t>–</w:t>
      </w:r>
      <w:r>
        <w:rPr>
          <w:rFonts w:ascii="Fb Fontext" w:hAnsi="Fb Fontext" w:hint="cs"/>
          <w:sz w:val="32"/>
          <w:rtl/>
        </w:rPr>
        <w:t xml:space="preserve"> שאינה בעין. </w:t>
      </w:r>
    </w:p>
    <w:p w14:paraId="309B7F7E" w14:textId="77777777" w:rsidR="0093153F" w:rsidRPr="00B15707" w:rsidRDefault="0093153F" w:rsidP="0093153F">
      <w:pPr>
        <w:pStyle w:val="36"/>
        <w:framePr w:wrap="notBeside"/>
        <w:rPr>
          <w:rtl/>
        </w:rPr>
      </w:pPr>
      <w:r w:rsidRPr="00B15707">
        <w:rPr>
          <w:rFonts w:hint="cs"/>
          <w:rtl/>
        </w:rPr>
        <w:t>ואפי'</w:t>
      </w:r>
    </w:p>
    <w:p w14:paraId="5876C25D" w14:textId="77777777" w:rsidR="0093153F" w:rsidRDefault="0093153F" w:rsidP="0093153F">
      <w:pPr>
        <w:rPr>
          <w:rFonts w:ascii="Fb Fontext" w:hAnsi="Fb Fontext"/>
          <w:sz w:val="32"/>
          <w:rtl/>
        </w:rPr>
      </w:pPr>
      <w:r w:rsidRPr="00C35A2C">
        <w:rPr>
          <w:rFonts w:ascii="Fb Fontext" w:hAnsi="Fb Fontext" w:hint="cs"/>
          <w:sz w:val="32"/>
          <w:rtl/>
        </w:rPr>
        <w:t>עשאו אפותקי דדוקא בעשה עבדו אפותקי ומכרו בע</w:t>
      </w:r>
      <w:r w:rsidRPr="00F10693">
        <w:rPr>
          <w:rFonts w:hint="cs"/>
          <w:rtl/>
        </w:rPr>
        <w:t>'ח</w:t>
      </w:r>
      <w:r w:rsidRPr="00C35A2C">
        <w:rPr>
          <w:rFonts w:ascii="Fb Fontext" w:hAnsi="Fb Fontext" w:hint="cs"/>
          <w:sz w:val="32"/>
          <w:rtl/>
        </w:rPr>
        <w:t xml:space="preserve"> גובה ממנו</w:t>
      </w:r>
      <w:r>
        <w:rPr>
          <w:rFonts w:ascii="Fb Fontext" w:hAnsi="Fb Fontext" w:hint="cs"/>
          <w:sz w:val="32"/>
          <w:rtl/>
        </w:rPr>
        <w:t xml:space="preserve"> שיש לזה קול</w:t>
      </w:r>
      <w:r w:rsidRPr="00C35A2C">
        <w:rPr>
          <w:rFonts w:ascii="Fb Fontext" w:hAnsi="Fb Fontext" w:hint="cs"/>
          <w:sz w:val="32"/>
          <w:rtl/>
        </w:rPr>
        <w:t xml:space="preserve"> משא</w:t>
      </w:r>
      <w:r w:rsidRPr="00C35A2C">
        <w:rPr>
          <w:rFonts w:ascii="Fb Fontext" w:hAnsi="Fb Fontext"/>
          <w:sz w:val="32"/>
          <w:rtl/>
        </w:rPr>
        <w:t>"</w:t>
      </w:r>
      <w:r w:rsidRPr="00C35A2C">
        <w:rPr>
          <w:rFonts w:ascii="Fb Fontext" w:hAnsi="Fb Fontext" w:hint="cs"/>
          <w:sz w:val="32"/>
          <w:rtl/>
        </w:rPr>
        <w:t>כ שור וחמור</w:t>
      </w:r>
      <w:r>
        <w:rPr>
          <w:rFonts w:ascii="Fb Fontext" w:hAnsi="Fb Fontext" w:hint="cs"/>
          <w:sz w:val="32"/>
          <w:rtl/>
        </w:rPr>
        <w:t xml:space="preserve"> שאין לזה קול.</w:t>
      </w:r>
    </w:p>
    <w:p w14:paraId="5F0B4F76" w14:textId="77777777" w:rsidR="0093153F" w:rsidRPr="00B15707" w:rsidRDefault="0093153F" w:rsidP="0093153F">
      <w:pPr>
        <w:pStyle w:val="36"/>
        <w:framePr w:wrap="notBeside"/>
        <w:rPr>
          <w:rtl/>
        </w:rPr>
      </w:pPr>
      <w:r w:rsidRPr="00B15707">
        <w:rPr>
          <w:rFonts w:hint="cs"/>
          <w:rtl/>
        </w:rPr>
        <w:t>ולא חיישי</w:t>
      </w:r>
    </w:p>
    <w:p w14:paraId="4FF44E5D" w14:textId="77777777" w:rsidR="0093153F" w:rsidRPr="00065E76" w:rsidRDefault="0093153F" w:rsidP="0093153F">
      <w:pPr>
        <w:rPr>
          <w:rtl/>
        </w:rPr>
      </w:pPr>
      <w:r>
        <w:rPr>
          <w:rFonts w:ascii="Fb Fontext" w:hAnsi="Fb Fontext" w:hint="cs"/>
          <w:rtl/>
        </w:rPr>
        <w:t xml:space="preserve">שהקנה </w:t>
      </w:r>
      <w:r w:rsidRPr="00C35A2C">
        <w:rPr>
          <w:rFonts w:ascii="Fb Fontext" w:hAnsi="Fb Fontext"/>
          <w:rtl/>
        </w:rPr>
        <w:t xml:space="preserve">מטלטלי אגב מקרקעי, </w:t>
      </w:r>
      <w:r w:rsidRPr="00B15707">
        <w:rPr>
          <w:rStyle w:val="affffe"/>
          <w:rFonts w:hint="cs"/>
          <w:rtl/>
        </w:rPr>
        <w:t>דרבה וכר</w:t>
      </w:r>
      <w:r w:rsidRPr="00B15707">
        <w:rPr>
          <w:rStyle w:val="affffe"/>
          <w:rtl/>
        </w:rPr>
        <w:t>"</w:t>
      </w:r>
      <w:r w:rsidRPr="00B15707">
        <w:rPr>
          <w:rStyle w:val="affffe"/>
          <w:rFonts w:hint="cs"/>
          <w:rtl/>
        </w:rPr>
        <w:t>ח</w:t>
      </w:r>
      <w:r w:rsidRPr="00C35A2C">
        <w:rPr>
          <w:rFonts w:ascii="Fb Fontext" w:hAnsi="Fb Fontext" w:hint="cs"/>
          <w:rtl/>
        </w:rPr>
        <w:t xml:space="preserve"> דוהוא שכתב דלא כאסמכתא וטופסי דשטרא</w:t>
      </w:r>
      <w:r>
        <w:rPr>
          <w:rFonts w:ascii="Fb Fontext" w:hAnsi="Fb Fontext" w:hint="cs"/>
          <w:sz w:val="32"/>
          <w:rtl/>
        </w:rPr>
        <w:t xml:space="preserve"> - </w:t>
      </w:r>
      <w:r>
        <w:rPr>
          <w:rStyle w:val="affffe"/>
          <w:rFonts w:hint="cs"/>
          <w:rtl/>
        </w:rPr>
        <w:t>ש</w:t>
      </w:r>
      <w:r w:rsidRPr="00B15707">
        <w:rPr>
          <w:rStyle w:val="affffe"/>
          <w:rFonts w:hint="cs"/>
          <w:rtl/>
        </w:rPr>
        <w:t>כאן מדובר:</w:t>
      </w:r>
      <w:r>
        <w:rPr>
          <w:rFonts w:hint="cs"/>
          <w:rtl/>
        </w:rPr>
        <w:t xml:space="preserve"> </w:t>
      </w:r>
      <w:r w:rsidRPr="00065E76">
        <w:rPr>
          <w:rFonts w:hint="cs"/>
          <w:rtl/>
        </w:rPr>
        <w:t>שלקח ומכר לאלתר</w:t>
      </w:r>
    </w:p>
    <w:p w14:paraId="6A6F2039" w14:textId="77777777" w:rsidR="0093153F" w:rsidRPr="00B15707" w:rsidRDefault="0093153F" w:rsidP="0093153F">
      <w:pPr>
        <w:pStyle w:val="36"/>
        <w:framePr w:wrap="notBeside"/>
        <w:rPr>
          <w:rtl/>
        </w:rPr>
      </w:pPr>
      <w:r w:rsidRPr="00B15707">
        <w:rPr>
          <w:rFonts w:hint="cs"/>
          <w:rtl/>
        </w:rPr>
        <w:t>לא חיישי</w:t>
      </w:r>
    </w:p>
    <w:p w14:paraId="44340DC3" w14:textId="77777777" w:rsidR="0093153F" w:rsidRDefault="0093153F" w:rsidP="0093153F">
      <w:pPr>
        <w:rPr>
          <w:rFonts w:ascii="Fb Fontext" w:hAnsi="Fb Fontext"/>
          <w:sz w:val="32"/>
          <w:rtl/>
        </w:rPr>
      </w:pPr>
      <w:r>
        <w:rPr>
          <w:rFonts w:ascii="Fb Fontext" w:hAnsi="Fb Fontext" w:hint="cs"/>
          <w:sz w:val="32"/>
          <w:rtl/>
        </w:rPr>
        <w:t xml:space="preserve">שהוא הקנה </w:t>
      </w:r>
      <w:r w:rsidRPr="00C35A2C">
        <w:rPr>
          <w:rFonts w:ascii="Fb Fontext" w:hAnsi="Fb Fontext" w:hint="cs"/>
          <w:sz w:val="32"/>
          <w:rtl/>
        </w:rPr>
        <w:t>ו</w:t>
      </w:r>
      <w:r w:rsidRPr="0081371E">
        <w:rPr>
          <w:rStyle w:val="afff8"/>
          <w:rFonts w:hint="cs"/>
          <w:rtl/>
        </w:rPr>
        <w:t>ש</w:t>
      </w:r>
      <w:r w:rsidRPr="0081371E">
        <w:rPr>
          <w:rStyle w:val="afff8"/>
          <w:rtl/>
        </w:rPr>
        <w:t>"</w:t>
      </w:r>
      <w:r w:rsidRPr="0081371E">
        <w:rPr>
          <w:rStyle w:val="afff8"/>
          <w:rFonts w:hint="cs"/>
          <w:rtl/>
        </w:rPr>
        <w:t>מ</w:t>
      </w:r>
      <w:r w:rsidRPr="00C35A2C">
        <w:rPr>
          <w:rFonts w:ascii="Fb Fontext" w:hAnsi="Fb Fontext" w:hint="cs"/>
          <w:sz w:val="32"/>
          <w:rtl/>
        </w:rPr>
        <w:t xml:space="preserve"> דקנה ומכר אבל קנה והוריש לא משתעבד</w:t>
      </w:r>
    </w:p>
    <w:p w14:paraId="1C00D0A0" w14:textId="77777777" w:rsidR="0093153F" w:rsidRPr="00B15707" w:rsidRDefault="0093153F" w:rsidP="0093153F">
      <w:pPr>
        <w:pStyle w:val="36"/>
        <w:framePr w:wrap="notBeside"/>
        <w:rPr>
          <w:rtl/>
        </w:rPr>
      </w:pPr>
      <w:r w:rsidRPr="00B15707">
        <w:rPr>
          <w:rtl/>
        </w:rPr>
        <w:t xml:space="preserve">- </w:t>
      </w:r>
      <w:r w:rsidRPr="00B15707">
        <w:rPr>
          <w:rFonts w:hint="cs"/>
          <w:rtl/>
        </w:rPr>
        <w:t>דמיירי</w:t>
      </w:r>
    </w:p>
    <w:p w14:paraId="66505B58" w14:textId="77777777" w:rsidR="0093153F" w:rsidRPr="00065E76" w:rsidRDefault="0093153F" w:rsidP="0093153F">
      <w:pPr>
        <w:spacing w:after="60"/>
        <w:rPr>
          <w:rtl/>
        </w:rPr>
      </w:pPr>
      <w:r w:rsidRPr="00065E76">
        <w:rPr>
          <w:rFonts w:hint="cs"/>
          <w:rtl/>
        </w:rPr>
        <w:t xml:space="preserve"> </w:t>
      </w:r>
      <w:r>
        <w:rPr>
          <w:rFonts w:hint="cs"/>
          <w:rtl/>
        </w:rPr>
        <w:t>שהעדים אומרים</w:t>
      </w:r>
      <w:r w:rsidRPr="00065E76">
        <w:rPr>
          <w:rtl/>
        </w:rPr>
        <w:t xml:space="preserve">: </w:t>
      </w:r>
      <w:r>
        <w:rPr>
          <w:rFonts w:hint="cs"/>
          <w:rtl/>
        </w:rPr>
        <w:t>שאנו יודעים בו שלא היה לו קרקע מעולם</w:t>
      </w:r>
      <w:r w:rsidRPr="00065E76">
        <w:rPr>
          <w:rtl/>
        </w:rPr>
        <w:t>.</w:t>
      </w:r>
    </w:p>
    <w:p w14:paraId="33CD3B47" w14:textId="77777777" w:rsidR="0093153F" w:rsidRPr="00B15707" w:rsidRDefault="0093153F" w:rsidP="0093153F">
      <w:pPr>
        <w:pStyle w:val="36"/>
        <w:framePr w:wrap="notBeside"/>
        <w:rPr>
          <w:rtl/>
        </w:rPr>
      </w:pPr>
      <w:r w:rsidRPr="00B15707">
        <w:rPr>
          <w:rtl/>
        </w:rPr>
        <w:t>וה</w:t>
      </w:r>
      <w:r w:rsidRPr="00B15707">
        <w:rPr>
          <w:rFonts w:hint="cs"/>
          <w:rtl/>
        </w:rPr>
        <w:t>ך דר</w:t>
      </w:r>
      <w:r w:rsidRPr="00B15707">
        <w:rPr>
          <w:rtl/>
        </w:rPr>
        <w:t>"</w:t>
      </w:r>
      <w:r w:rsidRPr="00B15707">
        <w:rPr>
          <w:rFonts w:hint="cs"/>
          <w:rtl/>
        </w:rPr>
        <w:t>פ</w:t>
      </w:r>
    </w:p>
    <w:p w14:paraId="6367D361" w14:textId="77777777" w:rsidR="0093153F" w:rsidRDefault="0093153F" w:rsidP="0093153F">
      <w:pPr>
        <w:rPr>
          <w:rFonts w:ascii="Fb Fontext" w:hAnsi="Fb Fontext"/>
          <w:rtl/>
        </w:rPr>
      </w:pPr>
      <w:r w:rsidRPr="00B15707">
        <w:rPr>
          <w:rStyle w:val="affffe"/>
          <w:rtl/>
        </w:rPr>
        <w:t>א</w:t>
      </w:r>
      <w:r>
        <w:rPr>
          <w:rStyle w:val="affffe"/>
          <w:rFonts w:hint="cs"/>
          <w:rtl/>
        </w:rPr>
        <w:t xml:space="preserve">ף </w:t>
      </w:r>
      <w:r w:rsidRPr="00B15707">
        <w:rPr>
          <w:rStyle w:val="affffe"/>
          <w:rtl/>
        </w:rPr>
        <w:t>דאמור רבנן:</w:t>
      </w:r>
      <w:r w:rsidRPr="00C35A2C">
        <w:rPr>
          <w:rFonts w:ascii="Fb Fontext" w:hAnsi="Fb Fontext"/>
          <w:rtl/>
        </w:rPr>
        <w:t xml:space="preserve"> המוכר שדה שלא באחריות</w:t>
      </w:r>
      <w:r>
        <w:rPr>
          <w:rFonts w:ascii="Fb Fontext" w:hAnsi="Fb Fontext" w:hint="cs"/>
          <w:rtl/>
        </w:rPr>
        <w:t>,</w:t>
      </w:r>
      <w:r w:rsidRPr="00C35A2C">
        <w:rPr>
          <w:rFonts w:ascii="Fb Fontext" w:hAnsi="Fb Fontext"/>
          <w:rtl/>
        </w:rPr>
        <w:t xml:space="preserve"> </w:t>
      </w:r>
      <w:r>
        <w:rPr>
          <w:rFonts w:ascii="Fb Fontext" w:hAnsi="Fb Fontext" w:hint="cs"/>
          <w:rtl/>
        </w:rPr>
        <w:t>ובא ו</w:t>
      </w:r>
      <w:r w:rsidRPr="00C35A2C">
        <w:rPr>
          <w:rFonts w:ascii="Fb Fontext" w:hAnsi="Fb Fontext"/>
          <w:rtl/>
        </w:rPr>
        <w:t xml:space="preserve">בע"ח וטרפה </w:t>
      </w:r>
    </w:p>
    <w:p w14:paraId="2125201C" w14:textId="77777777" w:rsidR="0093153F" w:rsidRDefault="0093153F" w:rsidP="0093153F">
      <w:pPr>
        <w:rPr>
          <w:rFonts w:ascii="Fb Fontext" w:hAnsi="Fb Fontext"/>
          <w:rtl/>
        </w:rPr>
      </w:pPr>
      <w:r w:rsidRPr="00C35A2C">
        <w:rPr>
          <w:rFonts w:ascii="Fb Fontext" w:hAnsi="Fb Fontext"/>
          <w:rtl/>
        </w:rPr>
        <w:t>- אינו חוזר עליו,</w:t>
      </w:r>
      <w:r>
        <w:rPr>
          <w:rFonts w:ascii="Fb Fontext" w:hAnsi="Fb Fontext" w:hint="cs"/>
          <w:rtl/>
        </w:rPr>
        <w:t xml:space="preserve"> </w:t>
      </w:r>
      <w:r w:rsidRPr="00C35A2C">
        <w:rPr>
          <w:rFonts w:ascii="Fb Fontext" w:hAnsi="Fb Fontext"/>
          <w:rtl/>
        </w:rPr>
        <w:t xml:space="preserve">נמצאת שאינה שלו </w:t>
      </w:r>
      <w:r>
        <w:rPr>
          <w:rFonts w:ascii="Fb Fontext" w:hAnsi="Fb Fontext" w:hint="cs"/>
          <w:rtl/>
        </w:rPr>
        <w:t xml:space="preserve">- </w:t>
      </w:r>
      <w:r w:rsidRPr="00C35A2C">
        <w:rPr>
          <w:rFonts w:ascii="Fb Fontext" w:hAnsi="Fb Fontext"/>
          <w:rtl/>
        </w:rPr>
        <w:t>חוזר עליו!</w:t>
      </w:r>
    </w:p>
    <w:p w14:paraId="284D8CEB" w14:textId="77777777" w:rsidR="0093153F" w:rsidRPr="00B15707" w:rsidRDefault="0093153F" w:rsidP="0093153F">
      <w:pPr>
        <w:pStyle w:val="36"/>
        <w:framePr w:wrap="notBeside"/>
        <w:rPr>
          <w:rtl/>
        </w:rPr>
      </w:pPr>
      <w:r w:rsidRPr="00B15707">
        <w:rPr>
          <w:rFonts w:hint="cs"/>
          <w:rtl/>
        </w:rPr>
        <w:t>- כאן מיירי</w:t>
      </w:r>
    </w:p>
    <w:p w14:paraId="4223D66F" w14:textId="77777777" w:rsidR="0093153F" w:rsidRPr="00C35A2C" w:rsidRDefault="0093153F" w:rsidP="0093153F">
      <w:pPr>
        <w:rPr>
          <w:rFonts w:ascii="Fb Fontext" w:hAnsi="Fb Fontext" w:cs="Guttman Vilna"/>
          <w:b/>
          <w:bCs/>
          <w:sz w:val="32"/>
          <w:rtl/>
        </w:rPr>
      </w:pPr>
      <w:r w:rsidRPr="00C35A2C">
        <w:rPr>
          <w:rFonts w:ascii="Fb Fontext" w:hAnsi="Fb Fontext"/>
          <w:sz w:val="32"/>
          <w:rtl/>
        </w:rPr>
        <w:t>במכיר בה שהיא בת חמורו.</w:t>
      </w:r>
    </w:p>
    <w:p w14:paraId="73E6299A" w14:textId="77777777" w:rsidR="0093153F" w:rsidRPr="00B15707" w:rsidRDefault="0093153F" w:rsidP="0093153F">
      <w:pPr>
        <w:pStyle w:val="36"/>
        <w:framePr w:wrap="notBeside"/>
        <w:rPr>
          <w:rtl/>
        </w:rPr>
      </w:pPr>
      <w:r w:rsidRPr="00B15707">
        <w:rPr>
          <w:rtl/>
        </w:rPr>
        <w:t>ור"</w:t>
      </w:r>
      <w:r w:rsidRPr="00B15707">
        <w:rPr>
          <w:rFonts w:hint="cs"/>
          <w:rtl/>
        </w:rPr>
        <w:t>ז</w:t>
      </w:r>
      <w:r w:rsidRPr="00B15707">
        <w:rPr>
          <w:rtl/>
        </w:rPr>
        <w:t>:</w:t>
      </w:r>
    </w:p>
    <w:p w14:paraId="5FD6EB82" w14:textId="77777777" w:rsidR="0093153F" w:rsidRDefault="0093153F" w:rsidP="0093153F">
      <w:pPr>
        <w:rPr>
          <w:rFonts w:ascii="Fb Fontext" w:hAnsi="Fb Fontext"/>
          <w:sz w:val="32"/>
          <w:rtl/>
        </w:rPr>
      </w:pPr>
      <w:r w:rsidRPr="00C35A2C">
        <w:rPr>
          <w:rFonts w:ascii="Fb Fontext" w:hAnsi="Fb Fontext"/>
          <w:sz w:val="32"/>
          <w:rtl/>
        </w:rPr>
        <w:t xml:space="preserve">אפילו נמצאת שאינה שלו אינו חוזר עליו, </w:t>
      </w:r>
    </w:p>
    <w:p w14:paraId="5315D017" w14:textId="77777777" w:rsidR="0093153F" w:rsidRDefault="0093153F" w:rsidP="0093153F">
      <w:pPr>
        <w:rPr>
          <w:rFonts w:ascii="Fb Fontext" w:hAnsi="Fb Fontext"/>
          <w:sz w:val="32"/>
          <w:rtl/>
        </w:rPr>
      </w:pPr>
      <w:r w:rsidRPr="00B15707">
        <w:rPr>
          <w:rStyle w:val="affffe"/>
          <w:rtl/>
        </w:rPr>
        <w:t>דא"ל:</w:t>
      </w:r>
      <w:r w:rsidRPr="00C35A2C">
        <w:rPr>
          <w:rFonts w:ascii="Fb Fontext" w:hAnsi="Fb Fontext"/>
          <w:sz w:val="32"/>
          <w:rtl/>
        </w:rPr>
        <w:t xml:space="preserve"> </w:t>
      </w:r>
      <w:r>
        <w:rPr>
          <w:rFonts w:ascii="Fb Fontext" w:hAnsi="Fb Fontext"/>
          <w:sz w:val="32"/>
          <w:rtl/>
        </w:rPr>
        <w:t xml:space="preserve">לכך </w:t>
      </w:r>
      <w:r w:rsidRPr="00C35A2C">
        <w:rPr>
          <w:rFonts w:ascii="Fb Fontext" w:hAnsi="Fb Fontext"/>
          <w:sz w:val="32"/>
          <w:rtl/>
        </w:rPr>
        <w:t xml:space="preserve"> </w:t>
      </w:r>
      <w:r>
        <w:rPr>
          <w:rFonts w:ascii="Fb Fontext" w:hAnsi="Fb Fontext" w:hint="cs"/>
          <w:sz w:val="32"/>
          <w:rtl/>
        </w:rPr>
        <w:t xml:space="preserve">מכרתי </w:t>
      </w:r>
      <w:r w:rsidRPr="00C35A2C">
        <w:rPr>
          <w:rFonts w:ascii="Fb Fontext" w:hAnsi="Fb Fontext"/>
          <w:sz w:val="32"/>
          <w:rtl/>
        </w:rPr>
        <w:t>לך שלא באחריות.</w:t>
      </w:r>
    </w:p>
    <w:p w14:paraId="6EC64B09" w14:textId="2B996813" w:rsidR="0093153F" w:rsidRPr="00C35A2C" w:rsidRDefault="0093153F" w:rsidP="0093153F">
      <w:pPr>
        <w:rPr>
          <w:rFonts w:ascii="Fb Fontext" w:hAnsi="Fb Fontext" w:cs="Guttman Vilna"/>
          <w:b/>
          <w:bCs/>
          <w:sz w:val="32"/>
          <w:rtl/>
        </w:rPr>
      </w:pPr>
      <w:r>
        <w:rPr>
          <w:rFonts w:ascii="Fb Fontext" w:hAnsi="Fb Fontext" w:hint="cs"/>
          <w:sz w:val="32"/>
          <w:rtl/>
        </w:rPr>
        <w:t>***</w:t>
      </w:r>
    </w:p>
    <w:p w14:paraId="5E80DCC9" w14:textId="1746BA22" w:rsidR="00AC0AF5" w:rsidRPr="0093153F" w:rsidRDefault="00AC0AF5" w:rsidP="00982F98">
      <w:pPr>
        <w:pStyle w:val="affe"/>
        <w:framePr w:wrap="around"/>
        <w:rPr>
          <w:rtl/>
        </w:rPr>
      </w:pPr>
      <w:r w:rsidRPr="0093153F">
        <w:rPr>
          <w:rtl/>
        </w:rPr>
        <w:t>מה.</w:t>
      </w:r>
    </w:p>
    <w:p w14:paraId="7BB65D0A" w14:textId="77777777" w:rsidR="00B8621B" w:rsidRPr="00B8621B" w:rsidRDefault="00AC0AF5" w:rsidP="00B8621B">
      <w:pPr>
        <w:pStyle w:val="36"/>
        <w:framePr w:wrap="notBeside"/>
        <w:rPr>
          <w:rtl/>
        </w:rPr>
      </w:pPr>
      <w:r w:rsidRPr="00B8621B">
        <w:rPr>
          <w:rtl/>
        </w:rPr>
        <w:t>רב"</w:t>
      </w:r>
      <w:r w:rsidRPr="00B8621B">
        <w:rPr>
          <w:rFonts w:hint="cs"/>
          <w:rtl/>
        </w:rPr>
        <w:t>ש מ</w:t>
      </w:r>
      <w:r w:rsidRPr="00B8621B">
        <w:rPr>
          <w:rtl/>
        </w:rPr>
        <w:t>דשמואל:</w:t>
      </w:r>
    </w:p>
    <w:p w14:paraId="10A3005C" w14:textId="49042C26" w:rsidR="00AC0AF5" w:rsidRPr="00C35A2C" w:rsidRDefault="00AC0AF5" w:rsidP="00AC0AF5">
      <w:pPr>
        <w:rPr>
          <w:rFonts w:ascii="Fb Fontext" w:hAnsi="Fb Fontext"/>
          <w:rtl/>
        </w:rPr>
      </w:pPr>
      <w:r w:rsidRPr="00C35A2C">
        <w:rPr>
          <w:rFonts w:ascii="Fb Fontext" w:hAnsi="Fb Fontext"/>
          <w:rtl/>
        </w:rPr>
        <w:t>המוכר שדה לחבירו שלא באחריות אין מעיד לו עליה, מפני שמעמידה בפני בעל חובו.</w:t>
      </w:r>
    </w:p>
    <w:p w14:paraId="3232DA4C" w14:textId="77777777" w:rsidR="00B8621B" w:rsidRPr="00B8621B" w:rsidRDefault="00AC0AF5" w:rsidP="00B8621B">
      <w:pPr>
        <w:pStyle w:val="36"/>
        <w:framePr w:wrap="notBeside"/>
        <w:rPr>
          <w:rtl/>
        </w:rPr>
      </w:pPr>
      <w:r w:rsidRPr="00B8621B">
        <w:rPr>
          <w:rtl/>
        </w:rPr>
        <w:t xml:space="preserve">לעולם </w:t>
      </w:r>
    </w:p>
    <w:p w14:paraId="58518E21" w14:textId="62495446" w:rsidR="00AC0AF5" w:rsidRPr="00C35A2C" w:rsidRDefault="00B8621B" w:rsidP="00AC0AF5">
      <w:pPr>
        <w:rPr>
          <w:rFonts w:ascii="Fb Fontext" w:hAnsi="Fb Fontext"/>
          <w:rtl/>
        </w:rPr>
      </w:pPr>
      <w:r>
        <w:rPr>
          <w:rFonts w:ascii="Fb Fontext" w:hAnsi="Fb Fontext" w:hint="cs"/>
          <w:sz w:val="32"/>
          <w:rtl/>
        </w:rPr>
        <w:t>ש</w:t>
      </w:r>
      <w:r w:rsidR="00AC0AF5">
        <w:rPr>
          <w:rFonts w:ascii="Fb Fontext" w:hAnsi="Fb Fontext"/>
          <w:sz w:val="32"/>
          <w:rtl/>
        </w:rPr>
        <w:t>אין לו</w:t>
      </w:r>
      <w:r w:rsidR="00AC0AF5" w:rsidRPr="00C35A2C">
        <w:rPr>
          <w:rFonts w:ascii="Fb Fontext" w:hAnsi="Fb Fontext"/>
          <w:sz w:val="32"/>
          <w:rtl/>
        </w:rPr>
        <w:t xml:space="preserve"> </w:t>
      </w:r>
      <w:r w:rsidR="00AC0AF5">
        <w:rPr>
          <w:rFonts w:ascii="Fb Fontext" w:hAnsi="Fb Fontext" w:hint="cs"/>
          <w:sz w:val="32"/>
          <w:rtl/>
        </w:rPr>
        <w:t xml:space="preserve">קרקע </w:t>
      </w:r>
      <w:r w:rsidR="00AC0AF5">
        <w:rPr>
          <w:rFonts w:ascii="Fb Fontext" w:hAnsi="Fb Fontext"/>
          <w:sz w:val="32"/>
          <w:rtl/>
        </w:rPr>
        <w:t>אחרת</w:t>
      </w:r>
      <w:r w:rsidR="00AC0AF5" w:rsidRPr="00C35A2C">
        <w:rPr>
          <w:rFonts w:ascii="Fb Fontext" w:hAnsi="Fb Fontext"/>
          <w:sz w:val="32"/>
          <w:rtl/>
        </w:rPr>
        <w:t xml:space="preserve">, </w:t>
      </w:r>
      <w:r w:rsidR="00AC0AF5" w:rsidRPr="00B8621B">
        <w:rPr>
          <w:rStyle w:val="affffe"/>
          <w:rtl/>
        </w:rPr>
        <w:t>דאמר:</w:t>
      </w:r>
      <w:r w:rsidR="00AC0AF5" w:rsidRPr="00C35A2C">
        <w:rPr>
          <w:rFonts w:ascii="Fb Fontext" w:hAnsi="Fb Fontext"/>
          <w:sz w:val="32"/>
          <w:rtl/>
        </w:rPr>
        <w:t xml:space="preserve"> לא </w:t>
      </w:r>
      <w:r>
        <w:rPr>
          <w:rFonts w:ascii="Fb Fontext" w:hAnsi="Fb Fontext" w:hint="cs"/>
          <w:sz w:val="32"/>
          <w:rtl/>
        </w:rPr>
        <w:t xml:space="preserve">נח שיהא </w:t>
      </w:r>
      <w:r w:rsidR="00AC0AF5" w:rsidRPr="00C35A2C">
        <w:rPr>
          <w:rFonts w:ascii="Fb Fontext" w:hAnsi="Fb Fontext"/>
          <w:sz w:val="32"/>
          <w:rtl/>
        </w:rPr>
        <w:t>לוה רשע ולא ישלם.</w:t>
      </w:r>
    </w:p>
    <w:p w14:paraId="4BC6777B" w14:textId="4250100F" w:rsidR="00AC0AF5" w:rsidRDefault="00AC0AF5" w:rsidP="00B8621B">
      <w:pPr>
        <w:spacing w:after="60"/>
        <w:rPr>
          <w:rFonts w:ascii="Fb Fontext" w:hAnsi="Fb Fontext"/>
          <w:rtl/>
        </w:rPr>
      </w:pPr>
      <w:r w:rsidRPr="00C35A2C">
        <w:rPr>
          <w:rFonts w:ascii="Fb Fontext" w:hAnsi="Fb Fontext" w:hint="cs"/>
          <w:rtl/>
        </w:rPr>
        <w:t>משא</w:t>
      </w:r>
      <w:r w:rsidRPr="00C35A2C">
        <w:rPr>
          <w:rFonts w:ascii="Fb Fontext" w:hAnsi="Fb Fontext"/>
          <w:rtl/>
        </w:rPr>
        <w:t>"</w:t>
      </w:r>
      <w:r w:rsidRPr="00C35A2C">
        <w:rPr>
          <w:rFonts w:ascii="Fb Fontext" w:hAnsi="Fb Fontext" w:hint="cs"/>
          <w:rtl/>
        </w:rPr>
        <w:t xml:space="preserve">כ לגבי </w:t>
      </w:r>
      <w:r w:rsidR="00B8621B">
        <w:rPr>
          <w:rFonts w:ascii="Fb Fontext" w:hAnsi="Fb Fontext" w:hint="cs"/>
          <w:rtl/>
        </w:rPr>
        <w:t xml:space="preserve">אחר </w:t>
      </w:r>
      <w:r w:rsidR="00AD221F">
        <w:rPr>
          <w:rFonts w:ascii="Fb Fontext" w:hAnsi="Fb Fontext" w:hint="cs"/>
          <w:rtl/>
        </w:rPr>
        <w:t>לכך</w:t>
      </w:r>
      <w:r w:rsidRPr="00C35A2C">
        <w:rPr>
          <w:rFonts w:ascii="Fb Fontext" w:hAnsi="Fb Fontext" w:hint="cs"/>
          <w:rtl/>
        </w:rPr>
        <w:t xml:space="preserve"> </w:t>
      </w:r>
      <w:r w:rsidR="00B8621B">
        <w:rPr>
          <w:rFonts w:ascii="Fb Fontext" w:hAnsi="Fb Fontext" w:hint="cs"/>
          <w:rtl/>
        </w:rPr>
        <w:t xml:space="preserve">מכרתי </w:t>
      </w:r>
      <w:r w:rsidRPr="00C35A2C">
        <w:rPr>
          <w:rFonts w:ascii="Fb Fontext" w:hAnsi="Fb Fontext" w:hint="cs"/>
          <w:rtl/>
        </w:rPr>
        <w:t>שלא באחריות</w:t>
      </w:r>
    </w:p>
    <w:p w14:paraId="58CA79B9" w14:textId="77777777" w:rsidR="00B8621B" w:rsidRPr="00B8621B" w:rsidRDefault="00AC0AF5" w:rsidP="00B8621B">
      <w:pPr>
        <w:pStyle w:val="36"/>
        <w:framePr w:wrap="notBeside"/>
        <w:rPr>
          <w:rtl/>
        </w:rPr>
      </w:pPr>
      <w:r w:rsidRPr="00B8621B">
        <w:rPr>
          <w:rtl/>
        </w:rPr>
        <w:t>מכריז רבא</w:t>
      </w:r>
      <w:r w:rsidRPr="00B8621B">
        <w:rPr>
          <w:rFonts w:hint="cs"/>
          <w:rtl/>
        </w:rPr>
        <w:t>[ר</w:t>
      </w:r>
      <w:r w:rsidR="00F10693" w:rsidRPr="00B8621B">
        <w:rPr>
          <w:rtl/>
        </w:rPr>
        <w:t>"</w:t>
      </w:r>
      <w:r w:rsidRPr="00B8621B">
        <w:rPr>
          <w:rFonts w:hint="cs"/>
          <w:rtl/>
        </w:rPr>
        <w:t>פ]</w:t>
      </w:r>
      <w:r w:rsidRPr="00B8621B">
        <w:rPr>
          <w:rtl/>
        </w:rPr>
        <w:t xml:space="preserve"> </w:t>
      </w:r>
    </w:p>
    <w:p w14:paraId="350C916A" w14:textId="77777777" w:rsidR="00B8621B" w:rsidRDefault="00AC0AF5" w:rsidP="00AC0AF5">
      <w:pPr>
        <w:rPr>
          <w:rFonts w:ascii="Fb Fontext" w:hAnsi="Fb Fontext"/>
          <w:rtl/>
        </w:rPr>
      </w:pPr>
      <w:r w:rsidRPr="00B8621B">
        <w:rPr>
          <w:rStyle w:val="affffe"/>
          <w:rFonts w:hint="cs"/>
          <w:rtl/>
        </w:rPr>
        <w:t>העולים</w:t>
      </w:r>
      <w:r w:rsidRPr="00B8621B">
        <w:rPr>
          <w:rStyle w:val="affffe"/>
          <w:rtl/>
        </w:rPr>
        <w:t xml:space="preserve"> ל</w:t>
      </w:r>
      <w:r w:rsidRPr="00B8621B">
        <w:rPr>
          <w:rStyle w:val="affffe"/>
          <w:rFonts w:hint="cs"/>
          <w:rtl/>
        </w:rPr>
        <w:t>א"י</w:t>
      </w:r>
      <w:r w:rsidRPr="00B8621B">
        <w:rPr>
          <w:rStyle w:val="affffe"/>
          <w:rtl/>
        </w:rPr>
        <w:t xml:space="preserve"> ו</w:t>
      </w:r>
      <w:r w:rsidRPr="00B8621B">
        <w:rPr>
          <w:rStyle w:val="affffe"/>
          <w:rFonts w:hint="cs"/>
          <w:rtl/>
        </w:rPr>
        <w:t>היורדים לבבל</w:t>
      </w:r>
      <w:r w:rsidRPr="00B8621B">
        <w:rPr>
          <w:rStyle w:val="affffe"/>
          <w:rtl/>
        </w:rPr>
        <w:t>:</w:t>
      </w:r>
      <w:r>
        <w:rPr>
          <w:rFonts w:ascii="Fb Fontext" w:hAnsi="Fb Fontext"/>
          <w:rtl/>
        </w:rPr>
        <w:t xml:space="preserve"> </w:t>
      </w:r>
    </w:p>
    <w:p w14:paraId="17E28E51" w14:textId="7D58216E" w:rsidR="00AC0AF5" w:rsidRPr="00C35A2C" w:rsidRDefault="00AC0AF5" w:rsidP="00AC0AF5">
      <w:pPr>
        <w:rPr>
          <w:rFonts w:ascii="Fb Fontext" w:hAnsi="Fb Fontext"/>
          <w:rtl/>
        </w:rPr>
      </w:pPr>
      <w:r>
        <w:rPr>
          <w:rFonts w:ascii="Fb Fontext" w:hAnsi="Fb Fontext" w:hint="cs"/>
          <w:rtl/>
        </w:rPr>
        <w:t>בן</w:t>
      </w:r>
      <w:r>
        <w:rPr>
          <w:rFonts w:ascii="Fb Fontext" w:hAnsi="Fb Fontext"/>
          <w:rtl/>
        </w:rPr>
        <w:t xml:space="preserve"> ישראל </w:t>
      </w:r>
      <w:r>
        <w:rPr>
          <w:rFonts w:ascii="Fb Fontext" w:hAnsi="Fb Fontext" w:hint="cs"/>
          <w:rtl/>
        </w:rPr>
        <w:t>שמכר</w:t>
      </w:r>
      <w:r>
        <w:rPr>
          <w:rFonts w:ascii="Fb Fontext" w:hAnsi="Fb Fontext"/>
          <w:rtl/>
        </w:rPr>
        <w:t xml:space="preserve"> </w:t>
      </w:r>
      <w:r>
        <w:rPr>
          <w:rFonts w:ascii="Fb Fontext" w:hAnsi="Fb Fontext" w:hint="cs"/>
          <w:rtl/>
        </w:rPr>
        <w:t>חמור</w:t>
      </w:r>
      <w:r w:rsidRPr="00C35A2C">
        <w:rPr>
          <w:rFonts w:ascii="Fb Fontext" w:hAnsi="Fb Fontext"/>
          <w:rtl/>
        </w:rPr>
        <w:t xml:space="preserve"> </w:t>
      </w:r>
      <w:r w:rsidR="00753193">
        <w:rPr>
          <w:rFonts w:ascii="Fb Fontext" w:hAnsi="Fb Fontext" w:hint="cs"/>
          <w:rtl/>
        </w:rPr>
        <w:t>ל</w:t>
      </w:r>
      <w:r w:rsidRPr="00C35A2C">
        <w:rPr>
          <w:rFonts w:ascii="Fb Fontext" w:hAnsi="Fb Fontext"/>
          <w:rtl/>
        </w:rPr>
        <w:t>חבר</w:t>
      </w:r>
      <w:r>
        <w:rPr>
          <w:rFonts w:ascii="Fb Fontext" w:hAnsi="Fb Fontext" w:hint="cs"/>
          <w:rtl/>
        </w:rPr>
        <w:t>ו</w:t>
      </w:r>
      <w:r w:rsidRPr="00C35A2C">
        <w:rPr>
          <w:rFonts w:ascii="Fb Fontext" w:hAnsi="Fb Fontext"/>
          <w:rtl/>
        </w:rPr>
        <w:t>,</w:t>
      </w:r>
      <w:r>
        <w:rPr>
          <w:rFonts w:ascii="Fb Fontext" w:hAnsi="Fb Fontext"/>
          <w:rtl/>
        </w:rPr>
        <w:t xml:space="preserve"> ו</w:t>
      </w:r>
      <w:r>
        <w:rPr>
          <w:rFonts w:ascii="Fb Fontext" w:hAnsi="Fb Fontext" w:hint="cs"/>
          <w:rtl/>
        </w:rPr>
        <w:t>בא</w:t>
      </w:r>
      <w:r w:rsidRPr="00C35A2C">
        <w:rPr>
          <w:rFonts w:ascii="Fb Fontext" w:hAnsi="Fb Fontext"/>
          <w:rtl/>
        </w:rPr>
        <w:t xml:space="preserve"> </w:t>
      </w:r>
      <w:r w:rsidR="00B8621B">
        <w:rPr>
          <w:rFonts w:ascii="Fb Fontext" w:hAnsi="Fb Fontext" w:hint="cs"/>
          <w:rtl/>
        </w:rPr>
        <w:t xml:space="preserve">גוי </w:t>
      </w:r>
      <w:r w:rsidRPr="00C35A2C">
        <w:rPr>
          <w:rFonts w:ascii="Fb Fontext" w:hAnsi="Fb Fontext"/>
          <w:rtl/>
        </w:rPr>
        <w:t>ואנ</w:t>
      </w:r>
      <w:r>
        <w:rPr>
          <w:rFonts w:ascii="Fb Fontext" w:hAnsi="Fb Fontext" w:hint="cs"/>
          <w:rtl/>
        </w:rPr>
        <w:t xml:space="preserve">ס </w:t>
      </w:r>
      <w:r w:rsidR="00753193">
        <w:rPr>
          <w:rFonts w:ascii="Fb Fontext" w:hAnsi="Fb Fontext" w:hint="cs"/>
          <w:rtl/>
        </w:rPr>
        <w:t>ל</w:t>
      </w:r>
      <w:r>
        <w:rPr>
          <w:rFonts w:ascii="Fb Fontext" w:hAnsi="Fb Fontext" w:hint="cs"/>
          <w:rtl/>
        </w:rPr>
        <w:t>לוקח</w:t>
      </w:r>
      <w:r>
        <w:rPr>
          <w:rFonts w:ascii="Fb Fontext" w:hAnsi="Fb Fontext"/>
          <w:rtl/>
        </w:rPr>
        <w:t>, די</w:t>
      </w:r>
      <w:r>
        <w:rPr>
          <w:rFonts w:ascii="Fb Fontext" w:hAnsi="Fb Fontext" w:hint="cs"/>
          <w:rtl/>
        </w:rPr>
        <w:t>ן</w:t>
      </w:r>
      <w:r w:rsidRPr="00C35A2C">
        <w:rPr>
          <w:rFonts w:ascii="Fb Fontext" w:hAnsi="Fb Fontext"/>
          <w:rtl/>
        </w:rPr>
        <w:t xml:space="preserve"> הוא </w:t>
      </w:r>
      <w:r>
        <w:rPr>
          <w:rFonts w:ascii="Fb Fontext" w:hAnsi="Fb Fontext" w:hint="cs"/>
          <w:rtl/>
        </w:rPr>
        <w:t>שיפצהו</w:t>
      </w:r>
      <w:r w:rsidRPr="00C35A2C">
        <w:rPr>
          <w:rFonts w:ascii="Fb Fontext" w:hAnsi="Fb Fontext"/>
          <w:rtl/>
        </w:rPr>
        <w:t>.</w:t>
      </w:r>
    </w:p>
    <w:p w14:paraId="59FB7E29" w14:textId="77777777" w:rsidR="00B8621B" w:rsidRPr="00B8621B" w:rsidRDefault="00AC0AF5" w:rsidP="00B8621B">
      <w:pPr>
        <w:pStyle w:val="36"/>
        <w:framePr w:wrap="notBeside"/>
        <w:rPr>
          <w:rtl/>
        </w:rPr>
      </w:pPr>
      <w:r w:rsidRPr="00B8621B">
        <w:rPr>
          <w:rtl/>
        </w:rPr>
        <w:t>ו</w:t>
      </w:r>
      <w:r w:rsidRPr="00B8621B">
        <w:rPr>
          <w:rFonts w:hint="cs"/>
          <w:rtl/>
        </w:rPr>
        <w:t>דווקא</w:t>
      </w:r>
    </w:p>
    <w:p w14:paraId="697A6ABA" w14:textId="2BB16A4E" w:rsidR="00AC0AF5" w:rsidRPr="00C35A2C" w:rsidRDefault="00AC0AF5" w:rsidP="00753193">
      <w:pPr>
        <w:rPr>
          <w:rFonts w:ascii="Fb Fontext" w:hAnsi="Fb Fontext"/>
          <w:rtl/>
        </w:rPr>
      </w:pPr>
      <w:r w:rsidRPr="00C35A2C">
        <w:rPr>
          <w:rFonts w:ascii="Fb Fontext" w:hAnsi="Fb Fontext" w:hint="cs"/>
          <w:rtl/>
        </w:rPr>
        <w:t>ב</w:t>
      </w:r>
      <w:r w:rsidRPr="00C35A2C">
        <w:rPr>
          <w:rFonts w:ascii="Fb Fontext" w:hAnsi="Fb Fontext"/>
          <w:rtl/>
        </w:rPr>
        <w:t xml:space="preserve">שאינו מכיר בה שהיא בת חמורו, </w:t>
      </w:r>
    </w:p>
    <w:p w14:paraId="7EF5F039" w14:textId="77777777" w:rsidR="00B8621B" w:rsidRPr="00B8621B" w:rsidRDefault="00AC0AF5" w:rsidP="00B8621B">
      <w:pPr>
        <w:pStyle w:val="36"/>
        <w:framePr w:wrap="notBeside"/>
        <w:rPr>
          <w:rtl/>
        </w:rPr>
      </w:pPr>
      <w:r w:rsidRPr="00B8621B">
        <w:rPr>
          <w:rtl/>
        </w:rPr>
        <w:t>ו</w:t>
      </w:r>
      <w:r w:rsidRPr="00B8621B">
        <w:rPr>
          <w:rFonts w:hint="cs"/>
          <w:rtl/>
        </w:rPr>
        <w:t>דווקא</w:t>
      </w:r>
    </w:p>
    <w:p w14:paraId="185D4F58" w14:textId="1C2937F2" w:rsidR="00AC0AF5" w:rsidRPr="00753193" w:rsidRDefault="00AC0AF5" w:rsidP="00753193">
      <w:pPr>
        <w:rPr>
          <w:rStyle w:val="afffff0"/>
          <w:rtl/>
        </w:rPr>
      </w:pPr>
      <w:r w:rsidRPr="00C35A2C">
        <w:rPr>
          <w:rFonts w:ascii="Fb Fontext" w:hAnsi="Fb Fontext" w:hint="cs"/>
          <w:rtl/>
        </w:rPr>
        <w:t>ב</w:t>
      </w:r>
      <w:r w:rsidRPr="00C35A2C">
        <w:rPr>
          <w:rFonts w:ascii="Fb Fontext" w:hAnsi="Fb Fontext"/>
          <w:rtl/>
        </w:rPr>
        <w:t xml:space="preserve">דלא אנס </w:t>
      </w:r>
      <w:r w:rsidR="00753193">
        <w:rPr>
          <w:rFonts w:ascii="Fb Fontext" w:hAnsi="Fb Fontext" w:hint="cs"/>
          <w:rtl/>
        </w:rPr>
        <w:t xml:space="preserve">את החמור ואוכפו </w:t>
      </w:r>
      <w:r w:rsidR="00753193" w:rsidRPr="00753193">
        <w:rPr>
          <w:rStyle w:val="afffff0"/>
          <w:rFonts w:hint="cs"/>
          <w:rtl/>
        </w:rPr>
        <w:t xml:space="preserve">שאם לא </w:t>
      </w:r>
      <w:r w:rsidR="00753193">
        <w:rPr>
          <w:rStyle w:val="afffff0"/>
          <w:rFonts w:hint="cs"/>
          <w:rtl/>
        </w:rPr>
        <w:t xml:space="preserve">לקח את </w:t>
      </w:r>
      <w:r w:rsidR="00753193" w:rsidRPr="00753193">
        <w:rPr>
          <w:rStyle w:val="afffff0"/>
          <w:rFonts w:hint="cs"/>
          <w:rtl/>
        </w:rPr>
        <w:t>האוכף ניכר ש</w:t>
      </w:r>
      <w:r w:rsidR="00753193">
        <w:rPr>
          <w:rStyle w:val="afffff0"/>
          <w:rFonts w:hint="cs"/>
          <w:rtl/>
        </w:rPr>
        <w:t>רק</w:t>
      </w:r>
      <w:r w:rsidR="00753193" w:rsidRPr="00753193">
        <w:rPr>
          <w:rStyle w:val="afffff0"/>
          <w:rFonts w:hint="cs"/>
          <w:rtl/>
        </w:rPr>
        <w:t xml:space="preserve"> שלו לקח</w:t>
      </w:r>
    </w:p>
    <w:p w14:paraId="2E191F9A" w14:textId="77777777" w:rsidR="00B8621B" w:rsidRPr="00B8621B" w:rsidRDefault="00AC0AF5" w:rsidP="00B8621B">
      <w:pPr>
        <w:pStyle w:val="36"/>
        <w:framePr w:wrap="notBeside"/>
        <w:rPr>
          <w:rtl/>
        </w:rPr>
      </w:pPr>
      <w:r w:rsidRPr="00B8621B">
        <w:rPr>
          <w:rtl/>
        </w:rPr>
        <w:t>אמימר:</w:t>
      </w:r>
    </w:p>
    <w:p w14:paraId="4EB99A6A" w14:textId="0855440E" w:rsidR="00AC0AF5" w:rsidRPr="00B8621B" w:rsidRDefault="00AC0AF5" w:rsidP="00AC0AF5">
      <w:pPr>
        <w:rPr>
          <w:rStyle w:val="affff8"/>
          <w:rtl/>
        </w:rPr>
      </w:pPr>
      <w:r w:rsidRPr="00753193">
        <w:rPr>
          <w:rtl/>
        </w:rPr>
        <w:t xml:space="preserve">אפי' </w:t>
      </w:r>
      <w:r w:rsidR="00AD221F" w:rsidRPr="00753193">
        <w:rPr>
          <w:rtl/>
        </w:rPr>
        <w:t>אין</w:t>
      </w:r>
      <w:r w:rsidRPr="00753193">
        <w:rPr>
          <w:rtl/>
        </w:rPr>
        <w:t xml:space="preserve"> כל הני לא </w:t>
      </w:r>
      <w:r w:rsidRPr="00753193">
        <w:rPr>
          <w:rFonts w:hint="cs"/>
          <w:rtl/>
        </w:rPr>
        <w:t>-</w:t>
      </w:r>
      <w:r w:rsidRPr="00753193">
        <w:rPr>
          <w:rtl/>
        </w:rPr>
        <w:t xml:space="preserve"> </w:t>
      </w:r>
      <w:r w:rsidRPr="00753193">
        <w:rPr>
          <w:rFonts w:hint="cs"/>
          <w:rtl/>
        </w:rPr>
        <w:t>ד</w:t>
      </w:r>
      <w:r w:rsidRPr="00753193">
        <w:rPr>
          <w:rtl/>
        </w:rPr>
        <w:t xml:space="preserve">מידע דסתם </w:t>
      </w:r>
      <w:r w:rsidR="00B8621B" w:rsidRPr="00753193">
        <w:rPr>
          <w:rFonts w:hint="cs"/>
          <w:rtl/>
        </w:rPr>
        <w:t xml:space="preserve">גוי </w:t>
      </w:r>
      <w:r w:rsidRPr="00753193">
        <w:rPr>
          <w:rtl/>
        </w:rPr>
        <w:t>אנס הוא</w:t>
      </w:r>
      <w:r w:rsidRPr="006765C4">
        <w:rPr>
          <w:rFonts w:ascii="Fb Fontext" w:hAnsi="Fb Fontext"/>
          <w:spacing w:val="-4"/>
          <w:rtl/>
        </w:rPr>
        <w:t xml:space="preserve">, </w:t>
      </w:r>
      <w:r w:rsidRPr="00B8621B">
        <w:rPr>
          <w:rStyle w:val="affff8"/>
          <w:rFonts w:hint="cs"/>
          <w:rtl/>
        </w:rPr>
        <w:t>ד</w:t>
      </w:r>
      <w:r w:rsidRPr="00B8621B">
        <w:rPr>
          <w:rStyle w:val="affff8"/>
          <w:rtl/>
        </w:rPr>
        <w:t>אשר פיהם דבר שוא וימינם ימין שקר.</w:t>
      </w:r>
    </w:p>
    <w:p w14:paraId="4165BE3B" w14:textId="5A6ECA09" w:rsidR="00AC0AF5" w:rsidRPr="001B450D" w:rsidRDefault="001B450D" w:rsidP="00AC0AF5">
      <w:pPr>
        <w:pStyle w:val="aff9"/>
        <w:rPr>
          <w:del w:id="90054" w:author="מנוע עיצוב" w:date="2026-10-08T11:01:28Z"/>
          <w:rtl/>
        </w:rPr>
      </w:pPr>
      <w:del w:id="90053" w:author="מנוע עיצוב" w:date="2026-10-08T11:01:28Z">
        <w:r w:rsidRPr="001B450D">
          <w:rPr>
            <w:rFonts w:hint="cs"/>
            <w:rtl/>
          </w:rPr>
          <w:delText xml:space="preserve">***</w:delText>
        </w:r>
      </w:del>
    </w:p>
    <w:p w14:paraId="773FC295" w14:textId="77777777" w:rsidR="00AC0AF5" w:rsidRPr="00801934" w:rsidRDefault="00AC0AF5" w:rsidP="00AF2FEB">
      <w:pPr>
        <w:pStyle w:val="afffb"/>
        <w:rPr>
          <w:rtl/>
        </w:rPr>
      </w:pPr>
      <w:ins w:id="9850" w:author="מספור קטעי משנה" w:date="2026-10-06T06:44:59Z">
        <w:r>
          <w:rPr>
            <w:rStyle w:val="MisparKeta"/>
          </w:rPr>
          <w:t xml:space="preserve">ב. </w:t>
        </w:r>
      </w:ins>
      <w:r w:rsidRPr="00801934">
        <w:rPr>
          <w:rtl/>
        </w:rPr>
        <w:t>אומן אין לו חזקה וכו'.</w:t>
      </w:r>
    </w:p>
    <w:p w14:paraId="5C575B5F" w14:textId="77777777" w:rsidR="00BE047A" w:rsidRPr="00BE047A" w:rsidRDefault="00AC0AF5" w:rsidP="00BE047A">
      <w:pPr>
        <w:pStyle w:val="36"/>
        <w:framePr w:wrap="notBeside"/>
        <w:rPr>
          <w:rtl/>
        </w:rPr>
      </w:pPr>
      <w:r w:rsidRPr="00BE047A">
        <w:rPr>
          <w:rtl/>
        </w:rPr>
        <w:t>רבה:</w:t>
      </w:r>
    </w:p>
    <w:p w14:paraId="6418D692" w14:textId="52B950CF" w:rsidR="00AC0AF5" w:rsidRPr="00C35A2C" w:rsidRDefault="00AC0AF5" w:rsidP="00AC0AF5">
      <w:pPr>
        <w:rPr>
          <w:rFonts w:ascii="Fb Fontext" w:hAnsi="Fb Fontext"/>
          <w:rtl/>
        </w:rPr>
      </w:pPr>
      <w:r w:rsidRPr="00C35A2C">
        <w:rPr>
          <w:rFonts w:ascii="Fb Fontext" w:hAnsi="Fb Fontext" w:hint="cs"/>
          <w:rtl/>
        </w:rPr>
        <w:t>דווקא ב</w:t>
      </w:r>
      <w:r w:rsidRPr="00C35A2C">
        <w:rPr>
          <w:rFonts w:ascii="Fb Fontext" w:hAnsi="Fb Fontext"/>
          <w:rtl/>
        </w:rPr>
        <w:t xml:space="preserve">מסר לו בעדים, </w:t>
      </w:r>
      <w:r w:rsidRPr="00C35A2C">
        <w:rPr>
          <w:rFonts w:ascii="Fb Fontext" w:hAnsi="Fb Fontext" w:hint="cs"/>
          <w:rtl/>
        </w:rPr>
        <w:t>דב</w:t>
      </w:r>
      <w:r w:rsidRPr="00C35A2C">
        <w:rPr>
          <w:rFonts w:ascii="Fb Fontext" w:hAnsi="Fb Fontext"/>
          <w:rtl/>
        </w:rPr>
        <w:t>לא בעדים, מתוך שיכול לומר ל</w:t>
      </w:r>
      <w:r w:rsidRPr="00C35A2C">
        <w:rPr>
          <w:rFonts w:ascii="Fb Fontext" w:hAnsi="Fb Fontext" w:hint="cs"/>
          <w:rtl/>
        </w:rPr>
        <w:t>הד</w:t>
      </w:r>
      <w:r w:rsidRPr="00C35A2C">
        <w:rPr>
          <w:rFonts w:ascii="Fb Fontext" w:hAnsi="Fb Fontext"/>
          <w:rtl/>
        </w:rPr>
        <w:t>"</w:t>
      </w:r>
      <w:r w:rsidRPr="00C35A2C">
        <w:rPr>
          <w:rFonts w:ascii="Fb Fontext" w:hAnsi="Fb Fontext" w:hint="cs"/>
          <w:rtl/>
        </w:rPr>
        <w:t xml:space="preserve">ם </w:t>
      </w:r>
      <w:r w:rsidRPr="00BE047A">
        <w:rPr>
          <w:rStyle w:val="affffe"/>
          <w:rtl/>
        </w:rPr>
        <w:t>כ</w:t>
      </w:r>
      <w:r w:rsidR="00BE047A">
        <w:rPr>
          <w:rStyle w:val="affffe"/>
          <w:rFonts w:hint="cs"/>
          <w:rtl/>
        </w:rPr>
        <w:t>ש</w:t>
      </w:r>
      <w:r w:rsidRPr="00BE047A">
        <w:rPr>
          <w:rStyle w:val="affffe"/>
          <w:rtl/>
        </w:rPr>
        <w:t xml:space="preserve">א"ל </w:t>
      </w:r>
      <w:r w:rsidRPr="00C35A2C">
        <w:rPr>
          <w:rFonts w:ascii="Fb Fontext" w:hAnsi="Fb Fontext"/>
          <w:rtl/>
        </w:rPr>
        <w:t>לקוחה היא בידי</w:t>
      </w:r>
      <w:r w:rsidRPr="00C35A2C">
        <w:rPr>
          <w:rFonts w:ascii="Fb Fontext" w:hAnsi="Fb Fontext" w:hint="cs"/>
          <w:rtl/>
        </w:rPr>
        <w:t xml:space="preserve"> </w:t>
      </w:r>
      <w:r w:rsidR="00BE047A">
        <w:rPr>
          <w:rFonts w:ascii="Fb Fontext" w:hAnsi="Fb Fontext" w:hint="cs"/>
          <w:rtl/>
        </w:rPr>
        <w:t>נא</w:t>
      </w:r>
      <w:r w:rsidRPr="00C35A2C">
        <w:rPr>
          <w:rFonts w:ascii="Fb Fontext" w:hAnsi="Fb Fontext"/>
          <w:rtl/>
        </w:rPr>
        <w:t>מן.</w:t>
      </w:r>
    </w:p>
    <w:p w14:paraId="4F4673EA" w14:textId="77777777" w:rsidR="00BE047A" w:rsidRPr="00BE047A" w:rsidRDefault="00AC0AF5" w:rsidP="00BE047A">
      <w:pPr>
        <w:pStyle w:val="36"/>
        <w:framePr w:wrap="notBeside"/>
        <w:rPr>
          <w:rtl/>
        </w:rPr>
      </w:pPr>
      <w:r w:rsidRPr="00BE047A">
        <w:rPr>
          <w:rtl/>
        </w:rPr>
        <w:t>א"ל אביי:</w:t>
      </w:r>
    </w:p>
    <w:p w14:paraId="27EC9667" w14:textId="3101F06B" w:rsidR="00AC0AF5" w:rsidRPr="00BE047A" w:rsidRDefault="00AC0AF5" w:rsidP="00BE047A">
      <w:pPr>
        <w:rPr>
          <w:rtl/>
        </w:rPr>
      </w:pPr>
      <w:r w:rsidRPr="00BE047A">
        <w:rPr>
          <w:rtl/>
        </w:rPr>
        <w:t>א"</w:t>
      </w:r>
      <w:r w:rsidR="00BE047A">
        <w:rPr>
          <w:rFonts w:hint="cs"/>
          <w:rtl/>
        </w:rPr>
        <w:t xml:space="preserve">כ אף בעדים מתוך שיכול לומר החזקתיו ייאמן בלקוחה </w:t>
      </w:r>
    </w:p>
    <w:p w14:paraId="6393C248" w14:textId="77777777" w:rsidR="00BE047A" w:rsidRPr="00BE047A" w:rsidRDefault="00AC0AF5" w:rsidP="00BE047A">
      <w:pPr>
        <w:pStyle w:val="36"/>
        <w:framePr w:wrap="notBeside"/>
        <w:rPr>
          <w:rtl/>
        </w:rPr>
      </w:pPr>
      <w:r w:rsidRPr="00BE047A">
        <w:rPr>
          <w:rtl/>
        </w:rPr>
        <w:t>א"ל רבה:</w:t>
      </w:r>
    </w:p>
    <w:p w14:paraId="3A52AE75" w14:textId="03E8734B" w:rsidR="00AC0AF5" w:rsidRPr="00C35A2C" w:rsidRDefault="00AC0AF5" w:rsidP="00AC0AF5">
      <w:pPr>
        <w:rPr>
          <w:rFonts w:ascii="Fb Fontext" w:hAnsi="Fb Fontext" w:cs="Guttman Vilna"/>
          <w:b/>
          <w:bCs/>
          <w:rtl/>
        </w:rPr>
      </w:pPr>
      <w:r w:rsidRPr="00C35A2C">
        <w:rPr>
          <w:rFonts w:ascii="Fb Fontext" w:hAnsi="Fb Fontext" w:hint="cs"/>
          <w:rtl/>
        </w:rPr>
        <w:t xml:space="preserve">דאדרבה </w:t>
      </w:r>
      <w:r w:rsidRPr="00C35A2C">
        <w:rPr>
          <w:rFonts w:ascii="Fb Fontext" w:hAnsi="Fb Fontext"/>
          <w:rtl/>
        </w:rPr>
        <w:t xml:space="preserve">המפקיד אצל חבירו בעדים- </w:t>
      </w:r>
      <w:r w:rsidRPr="00C35A2C">
        <w:rPr>
          <w:rStyle w:val="afff8"/>
          <w:rtl/>
        </w:rPr>
        <w:t>צריך</w:t>
      </w:r>
      <w:r w:rsidRPr="00C35A2C">
        <w:rPr>
          <w:rFonts w:ascii="Fb Fontext" w:hAnsi="Fb Fontext"/>
          <w:rtl/>
        </w:rPr>
        <w:t xml:space="preserve"> להחזיר לו בעדים.</w:t>
      </w:r>
    </w:p>
    <w:p w14:paraId="10FB8B75" w14:textId="77777777" w:rsidR="00AC0AF5" w:rsidRPr="00C35A2C" w:rsidRDefault="00AC0AF5" w:rsidP="00982F98">
      <w:pPr>
        <w:pStyle w:val="affe"/>
        <w:framePr w:wrap="around"/>
        <w:rPr>
          <w:rtl/>
        </w:rPr>
      </w:pPr>
      <w:r w:rsidRPr="00C35A2C">
        <w:rPr>
          <w:rtl/>
        </w:rPr>
        <w:t>מה:</w:t>
      </w:r>
    </w:p>
    <w:p w14:paraId="5152AC8C" w14:textId="77777777" w:rsidR="00BE047A" w:rsidRPr="00BE047A" w:rsidRDefault="00AC0AF5" w:rsidP="00BE047A">
      <w:pPr>
        <w:pStyle w:val="36"/>
        <w:framePr w:wrap="notBeside"/>
        <w:rPr>
          <w:rtl/>
        </w:rPr>
      </w:pPr>
      <w:r w:rsidRPr="00BE047A">
        <w:rPr>
          <w:rtl/>
        </w:rPr>
        <w:t xml:space="preserve">מיתיבי אביי: </w:t>
      </w:r>
    </w:p>
    <w:p w14:paraId="1D21CFE3" w14:textId="4CDCE539" w:rsidR="00AC0AF5" w:rsidRDefault="00AC0AF5" w:rsidP="00AC0AF5">
      <w:pPr>
        <w:rPr>
          <w:rFonts w:ascii="Fb Fontext" w:hAnsi="Fb Fontext"/>
          <w:sz w:val="32"/>
          <w:rtl/>
        </w:rPr>
      </w:pPr>
      <w:r w:rsidRPr="00C35A2C">
        <w:rPr>
          <w:rFonts w:ascii="Fb Fontext" w:hAnsi="Fb Fontext"/>
          <w:sz w:val="32"/>
          <w:rtl/>
        </w:rPr>
        <w:t>ראה עבדו ביד אומן וטליתו ביד כובס, אומר לו: מה טיבו אצלך? אתה מכרתו לי, אתה נתתו לי במתנה - לא אמר כלום, בפני אמרת לו למוכרו וליתנו לו במתנה - דבריו קיימין.</w:t>
      </w:r>
    </w:p>
    <w:p w14:paraId="0EF3EBB9" w14:textId="77777777" w:rsidR="00BE047A" w:rsidRPr="00BE047A" w:rsidRDefault="00AC0AF5" w:rsidP="00BE047A">
      <w:pPr>
        <w:pStyle w:val="36"/>
        <w:framePr w:wrap="notBeside"/>
        <w:rPr>
          <w:rtl/>
        </w:rPr>
      </w:pPr>
      <w:r w:rsidRPr="00BE047A">
        <w:rPr>
          <w:rtl/>
        </w:rPr>
        <w:t>רבה:</w:t>
      </w:r>
    </w:p>
    <w:p w14:paraId="3530FCC6" w14:textId="15C66071" w:rsidR="00AC0AF5" w:rsidRDefault="00AC0AF5" w:rsidP="00AC0AF5">
      <w:pPr>
        <w:rPr>
          <w:rFonts w:ascii="Fb Fontext" w:hAnsi="Fb Fontext"/>
          <w:rtl/>
        </w:rPr>
      </w:pPr>
      <w:r w:rsidRPr="00C35A2C">
        <w:rPr>
          <w:rFonts w:ascii="Fb Fontext" w:hAnsi="Fb Fontext"/>
          <w:rtl/>
        </w:rPr>
        <w:t xml:space="preserve">סיפא - ביוצא מתחת ידי אחר, </w:t>
      </w:r>
      <w:r w:rsidRPr="00BE047A">
        <w:rPr>
          <w:rStyle w:val="affffe"/>
          <w:rtl/>
        </w:rPr>
        <w:t>וקא"ל אחר:</w:t>
      </w:r>
      <w:r w:rsidRPr="00C35A2C">
        <w:rPr>
          <w:rFonts w:ascii="Fb Fontext" w:hAnsi="Fb Fontext"/>
          <w:rtl/>
        </w:rPr>
        <w:t xml:space="preserve"> בפני אמרת לו למוכרו וליתנו במתנה,</w:t>
      </w:r>
    </w:p>
    <w:p w14:paraId="36414ACB" w14:textId="77777777" w:rsidR="00BE047A" w:rsidRPr="00BE047A" w:rsidRDefault="00AC0AF5" w:rsidP="00BE047A">
      <w:pPr>
        <w:pStyle w:val="36"/>
        <w:framePr w:wrap="notBeside"/>
        <w:rPr>
          <w:rtl/>
        </w:rPr>
      </w:pPr>
      <w:r w:rsidRPr="00BE047A">
        <w:rPr>
          <w:rtl/>
        </w:rPr>
        <w:t xml:space="preserve">- מיגו </w:t>
      </w:r>
    </w:p>
    <w:p w14:paraId="335E1272" w14:textId="44BCD94C" w:rsidR="00AC0AF5" w:rsidRPr="00065E76" w:rsidRDefault="00BE047A" w:rsidP="00065E76">
      <w:pPr>
        <w:rPr>
          <w:rtl/>
        </w:rPr>
      </w:pPr>
      <w:r>
        <w:rPr>
          <w:rFonts w:hint="cs"/>
          <w:rtl/>
        </w:rPr>
        <w:t xml:space="preserve">שיכול לומר קניתי ממך </w:t>
      </w:r>
      <w:r>
        <w:rPr>
          <w:rtl/>
        </w:rPr>
        <w:t>–</w:t>
      </w:r>
      <w:r>
        <w:rPr>
          <w:rFonts w:hint="cs"/>
          <w:rtl/>
        </w:rPr>
        <w:t xml:space="preserve"> כשאומר </w:t>
      </w:r>
      <w:r w:rsidR="00AC0AF5" w:rsidRPr="00065E76">
        <w:rPr>
          <w:rtl/>
        </w:rPr>
        <w:t>בפני אמרת לו למוכרו דבריו קיימין ומהימן.</w:t>
      </w:r>
    </w:p>
    <w:p w14:paraId="4CC02EAE" w14:textId="77777777" w:rsidR="00BE047A" w:rsidRPr="00BE047A" w:rsidRDefault="00AC0AF5" w:rsidP="00BE047A">
      <w:pPr>
        <w:pStyle w:val="36"/>
        <w:framePr w:wrap="notBeside"/>
        <w:rPr>
          <w:rtl/>
        </w:rPr>
      </w:pPr>
      <w:r w:rsidRPr="00BE047A">
        <w:rPr>
          <w:rtl/>
        </w:rPr>
        <w:t>רישא</w:t>
      </w:r>
      <w:r w:rsidRPr="00BE047A">
        <w:rPr>
          <w:rFonts w:hint="cs"/>
          <w:rtl/>
        </w:rPr>
        <w:t>:</w:t>
      </w:r>
      <w:r w:rsidRPr="00BE047A">
        <w:rPr>
          <w:rtl/>
        </w:rPr>
        <w:t xml:space="preserve"> </w:t>
      </w:r>
    </w:p>
    <w:p w14:paraId="3AF66313" w14:textId="3097DB2E" w:rsidR="00AC0AF5" w:rsidRDefault="00AC0AF5" w:rsidP="00AC0AF5">
      <w:pPr>
        <w:rPr>
          <w:rFonts w:ascii="Fb Fontext" w:hAnsi="Fb Fontext"/>
          <w:rtl/>
        </w:rPr>
      </w:pPr>
      <w:r w:rsidRPr="00F10693">
        <w:rPr>
          <w:rFonts w:hint="cs"/>
          <w:rtl/>
        </w:rPr>
        <w:t>'ד</w:t>
      </w:r>
      <w:r w:rsidRPr="0008384F">
        <w:rPr>
          <w:rStyle w:val="affff8"/>
          <w:rtl/>
        </w:rPr>
        <w:t>ראה</w:t>
      </w:r>
      <w:r w:rsidRPr="00F10693">
        <w:rPr>
          <w:rFonts w:hint="cs"/>
          <w:rtl/>
        </w:rPr>
        <w:t xml:space="preserve">' </w:t>
      </w:r>
      <w:r w:rsidRPr="00C35A2C">
        <w:rPr>
          <w:rFonts w:ascii="Fb Fontext" w:hAnsi="Fb Fontext" w:hint="cs"/>
          <w:rtl/>
        </w:rPr>
        <w:t>היינו בד</w:t>
      </w:r>
      <w:r w:rsidR="00AD221F">
        <w:rPr>
          <w:rFonts w:ascii="Fb Fontext" w:hAnsi="Fb Fontext" w:hint="cs"/>
          <w:rtl/>
        </w:rPr>
        <w:t>יש</w:t>
      </w:r>
      <w:r w:rsidRPr="00C35A2C">
        <w:rPr>
          <w:rFonts w:ascii="Fb Fontext" w:hAnsi="Fb Fontext" w:hint="cs"/>
          <w:rtl/>
        </w:rPr>
        <w:t xml:space="preserve"> עדים והוא דראה וחזר בו </w:t>
      </w:r>
      <w:r w:rsidRPr="00BE047A">
        <w:rPr>
          <w:rStyle w:val="affffe"/>
          <w:rFonts w:hint="cs"/>
          <w:rtl/>
        </w:rPr>
        <w:t>דס</w:t>
      </w:r>
      <w:r w:rsidRPr="00BE047A">
        <w:rPr>
          <w:rStyle w:val="affffe"/>
          <w:rtl/>
        </w:rPr>
        <w:t>"</w:t>
      </w:r>
      <w:r w:rsidRPr="00BE047A">
        <w:rPr>
          <w:rStyle w:val="affffe"/>
          <w:rFonts w:hint="cs"/>
          <w:rtl/>
        </w:rPr>
        <w:t>ל</w:t>
      </w:r>
      <w:r w:rsidRPr="00C35A2C">
        <w:rPr>
          <w:rFonts w:ascii="Fb Fontext" w:hAnsi="Fb Fontext" w:hint="cs"/>
          <w:rtl/>
        </w:rPr>
        <w:t xml:space="preserve"> דא</w:t>
      </w:r>
      <w:r w:rsidRPr="00C35A2C">
        <w:rPr>
          <w:rFonts w:ascii="Fb Fontext" w:hAnsi="Fb Fontext"/>
          <w:rtl/>
        </w:rPr>
        <w:t>"</w:t>
      </w:r>
      <w:r w:rsidRPr="00C35A2C">
        <w:rPr>
          <w:rFonts w:ascii="Fb Fontext" w:hAnsi="Fb Fontext" w:hint="cs"/>
          <w:rtl/>
        </w:rPr>
        <w:t>צ לפורעו בעדים</w:t>
      </w:r>
    </w:p>
    <w:p w14:paraId="359419DF" w14:textId="77777777" w:rsidR="00BE047A" w:rsidRPr="00BE047A" w:rsidRDefault="00AC0AF5" w:rsidP="00BE047A">
      <w:pPr>
        <w:pStyle w:val="36"/>
        <w:framePr w:wrap="notBeside"/>
        <w:rPr>
          <w:rtl/>
        </w:rPr>
      </w:pPr>
      <w:r w:rsidRPr="00BE047A">
        <w:rPr>
          <w:rtl/>
        </w:rPr>
        <w:t xml:space="preserve">מתיב רבא </w:t>
      </w:r>
    </w:p>
    <w:p w14:paraId="1943AA91" w14:textId="528E436B" w:rsidR="00AC0AF5" w:rsidRDefault="00AC0AF5" w:rsidP="00AC0AF5">
      <w:pPr>
        <w:rPr>
          <w:rFonts w:ascii="Fb Fontext" w:hAnsi="Fb Fontext"/>
          <w:rtl/>
        </w:rPr>
      </w:pPr>
      <w:r w:rsidRPr="00C35A2C">
        <w:rPr>
          <w:rFonts w:ascii="Fb Fontext" w:hAnsi="Fb Fontext" w:hint="cs"/>
          <w:rtl/>
        </w:rPr>
        <w:t>נתן טלית ו</w:t>
      </w:r>
      <w:r w:rsidRPr="00C35A2C">
        <w:rPr>
          <w:rFonts w:ascii="Fb Fontext" w:hAnsi="Fb Fontext"/>
          <w:rtl/>
        </w:rPr>
        <w:t>אומן אומר שתים קצצת לי, והלה אומר קצצתי לך</w:t>
      </w:r>
      <w:r w:rsidR="00BE047A">
        <w:rPr>
          <w:rFonts w:ascii="Fb Fontext" w:hAnsi="Fb Fontext" w:hint="cs"/>
          <w:rtl/>
        </w:rPr>
        <w:t xml:space="preserve"> רק</w:t>
      </w:r>
      <w:r w:rsidRPr="00C35A2C">
        <w:rPr>
          <w:rFonts w:ascii="Fb Fontext" w:hAnsi="Fb Fontext"/>
          <w:rtl/>
        </w:rPr>
        <w:t xml:space="preserve"> אחת,</w:t>
      </w:r>
    </w:p>
    <w:p w14:paraId="43E9579F" w14:textId="77777777" w:rsidR="00BE047A" w:rsidRDefault="00AC0AF5" w:rsidP="00AC0AF5">
      <w:pPr>
        <w:rPr>
          <w:rFonts w:ascii="Fb Fontext" w:hAnsi="Fb Fontext"/>
          <w:sz w:val="32"/>
          <w:rtl/>
        </w:rPr>
      </w:pPr>
      <w:r w:rsidRPr="00C35A2C">
        <w:rPr>
          <w:rFonts w:ascii="Fb Fontext" w:hAnsi="Fb Fontext"/>
          <w:sz w:val="32"/>
          <w:rtl/>
        </w:rPr>
        <w:t xml:space="preserve">כל זמן שהטלית ביד אומן - על בעה"ב להביא ראיה, </w:t>
      </w:r>
    </w:p>
    <w:p w14:paraId="53F34E46" w14:textId="7A0243A0" w:rsidR="00AC0AF5" w:rsidRDefault="00AC0AF5" w:rsidP="00AC0AF5">
      <w:pPr>
        <w:rPr>
          <w:rFonts w:ascii="Fb Fontext" w:hAnsi="Fb Fontext"/>
          <w:sz w:val="32"/>
          <w:rtl/>
        </w:rPr>
      </w:pPr>
      <w:r w:rsidRPr="00C35A2C">
        <w:rPr>
          <w:rFonts w:ascii="Fb Fontext" w:hAnsi="Fb Fontext"/>
          <w:sz w:val="32"/>
          <w:rtl/>
        </w:rPr>
        <w:t>נתנה לו בזמנו - נשבע ונוטל,</w:t>
      </w:r>
    </w:p>
    <w:p w14:paraId="380EA5DA" w14:textId="77777777" w:rsidR="00AC0AF5" w:rsidRDefault="00AC0AF5" w:rsidP="00AC0AF5">
      <w:pPr>
        <w:rPr>
          <w:rFonts w:ascii="Fb Fontext" w:hAnsi="Fb Fontext"/>
          <w:rtl/>
        </w:rPr>
      </w:pPr>
      <w:r w:rsidRPr="00C35A2C">
        <w:rPr>
          <w:rFonts w:ascii="Fb Fontext" w:hAnsi="Fb Fontext"/>
          <w:rtl/>
        </w:rPr>
        <w:t>עבר זמנו - המוציא מחבירו עליו הראיה.</w:t>
      </w:r>
    </w:p>
    <w:p w14:paraId="6B9D33F2" w14:textId="77777777" w:rsidR="00BE047A" w:rsidRDefault="00BE047A" w:rsidP="00AC0AF5">
      <w:pPr>
        <w:rPr>
          <w:rFonts w:ascii="Fb Fontext" w:hAnsi="Fb Fontext"/>
          <w:rtl/>
        </w:rPr>
      </w:pPr>
    </w:p>
    <w:p w14:paraId="71923AFB" w14:textId="77777777" w:rsidR="00BE047A" w:rsidRDefault="00BE047A" w:rsidP="00AC0AF5">
      <w:pPr>
        <w:rPr>
          <w:rFonts w:ascii="Fb Fontext" w:hAnsi="Fb Fontext"/>
          <w:rtl/>
        </w:rPr>
      </w:pPr>
    </w:p>
    <w:p w14:paraId="0B5A8717" w14:textId="77777777" w:rsidR="00BE047A" w:rsidRPr="00BE047A" w:rsidRDefault="00AC0AF5" w:rsidP="00BE047A">
      <w:pPr>
        <w:pStyle w:val="36"/>
        <w:framePr w:wrap="notBeside"/>
        <w:rPr>
          <w:rtl/>
        </w:rPr>
      </w:pPr>
      <w:r w:rsidRPr="00BE047A">
        <w:rPr>
          <w:rFonts w:hint="cs"/>
          <w:rtl/>
        </w:rPr>
        <w:lastRenderedPageBreak/>
        <w:t>ובהכרח</w:t>
      </w:r>
    </w:p>
    <w:p w14:paraId="24FD6E8B" w14:textId="45F07B76" w:rsidR="00AC0AF5" w:rsidRDefault="00AD221F" w:rsidP="00AC0AF5">
      <w:pPr>
        <w:rPr>
          <w:rFonts w:ascii="Fb Fontext" w:hAnsi="Fb Fontext"/>
          <w:rtl/>
        </w:rPr>
      </w:pPr>
      <w:r>
        <w:rPr>
          <w:rFonts w:ascii="Fb Fontext" w:hAnsi="Fb Fontext" w:hint="cs"/>
          <w:rtl/>
        </w:rPr>
        <w:t>שאין</w:t>
      </w:r>
      <w:r w:rsidR="00AC0AF5" w:rsidRPr="00C35A2C">
        <w:rPr>
          <w:rFonts w:ascii="Fb Fontext" w:hAnsi="Fb Fontext" w:hint="cs"/>
          <w:rtl/>
        </w:rPr>
        <w:t xml:space="preserve"> עדים ואומן מיגו דנאמן דלקוחה נאמן </w:t>
      </w:r>
      <w:r w:rsidR="00BE047A">
        <w:rPr>
          <w:rFonts w:ascii="Fb Fontext" w:hAnsi="Fb Fontext" w:hint="cs"/>
          <w:rtl/>
        </w:rPr>
        <w:t xml:space="preserve">גם על שכרו. </w:t>
      </w:r>
    </w:p>
    <w:p w14:paraId="75D4B625" w14:textId="77777777" w:rsidR="00BE047A" w:rsidRPr="00BE047A" w:rsidRDefault="00AC0AF5" w:rsidP="00BE047A">
      <w:pPr>
        <w:pStyle w:val="36"/>
        <w:framePr w:wrap="notBeside"/>
        <w:rPr>
          <w:rtl/>
        </w:rPr>
      </w:pPr>
      <w:r w:rsidRPr="00BE047A">
        <w:rPr>
          <w:rFonts w:hint="cs"/>
          <w:rtl/>
        </w:rPr>
        <w:t>ודחי'</w:t>
      </w:r>
    </w:p>
    <w:p w14:paraId="298695E0" w14:textId="209456DA" w:rsidR="00AC0AF5" w:rsidRPr="00C35A2C" w:rsidRDefault="00AC0AF5" w:rsidP="00AC0AF5">
      <w:pPr>
        <w:rPr>
          <w:rFonts w:ascii="Fb Fontext" w:hAnsi="Fb Fontext" w:cs="Guttman Vilna"/>
          <w:b/>
          <w:bCs/>
          <w:rtl/>
        </w:rPr>
      </w:pPr>
      <w:r w:rsidRPr="00F10693">
        <w:rPr>
          <w:rFonts w:hint="cs"/>
          <w:rtl/>
        </w:rPr>
        <w:t xml:space="preserve"> </w:t>
      </w:r>
      <w:r w:rsidRPr="00C35A2C">
        <w:rPr>
          <w:rFonts w:ascii="Fb Fontext" w:hAnsi="Fb Fontext" w:hint="cs"/>
          <w:rtl/>
        </w:rPr>
        <w:t>דל</w:t>
      </w:r>
      <w:r w:rsidRPr="00C35A2C">
        <w:rPr>
          <w:rFonts w:ascii="Fb Fontext" w:hAnsi="Fb Fontext"/>
          <w:rtl/>
        </w:rPr>
        <w:t xml:space="preserve">עולם </w:t>
      </w:r>
      <w:r w:rsidR="00AD221F">
        <w:rPr>
          <w:rFonts w:ascii="Fb Fontext" w:hAnsi="Fb Fontext"/>
          <w:rtl/>
        </w:rPr>
        <w:t>אין</w:t>
      </w:r>
      <w:r w:rsidRPr="00C35A2C">
        <w:rPr>
          <w:rFonts w:ascii="Fb Fontext" w:hAnsi="Fb Fontext"/>
          <w:rtl/>
        </w:rPr>
        <w:t xml:space="preserve"> עדים, והוא דלא ראה.</w:t>
      </w:r>
    </w:p>
    <w:p w14:paraId="2B3081E0" w14:textId="77777777" w:rsidR="00AC0AF5" w:rsidRPr="00C35A2C" w:rsidRDefault="00AC0AF5" w:rsidP="00982F98">
      <w:pPr>
        <w:pStyle w:val="affe"/>
        <w:framePr w:wrap="around"/>
        <w:rPr>
          <w:rtl/>
        </w:rPr>
      </w:pPr>
      <w:r w:rsidRPr="00C35A2C">
        <w:rPr>
          <w:rtl/>
        </w:rPr>
        <w:t>מו.</w:t>
      </w:r>
    </w:p>
    <w:p w14:paraId="28CD9983" w14:textId="77777777" w:rsidR="00BE047A" w:rsidRPr="00BE047A" w:rsidRDefault="00AC0AF5" w:rsidP="00BE047A">
      <w:pPr>
        <w:pStyle w:val="36"/>
        <w:framePr w:wrap="notBeside"/>
        <w:rPr>
          <w:rtl/>
        </w:rPr>
      </w:pPr>
      <w:r w:rsidRPr="00BE047A">
        <w:rPr>
          <w:rtl/>
        </w:rPr>
        <w:t>מתיב ר</w:t>
      </w:r>
      <w:r w:rsidRPr="00BE047A">
        <w:rPr>
          <w:rFonts w:hint="cs"/>
          <w:rtl/>
        </w:rPr>
        <w:t>נב</w:t>
      </w:r>
      <w:r w:rsidRPr="00BE047A">
        <w:rPr>
          <w:rtl/>
        </w:rPr>
        <w:t>"</w:t>
      </w:r>
      <w:r w:rsidRPr="00BE047A">
        <w:rPr>
          <w:rFonts w:hint="cs"/>
          <w:rtl/>
        </w:rPr>
        <w:t>י</w:t>
      </w:r>
      <w:r w:rsidRPr="00BE047A">
        <w:rPr>
          <w:rtl/>
        </w:rPr>
        <w:t>:</w:t>
      </w:r>
    </w:p>
    <w:p w14:paraId="79DCB4C4" w14:textId="165D5262" w:rsidR="00AC0AF5" w:rsidRDefault="00AC0AF5" w:rsidP="00BE047A">
      <w:pPr>
        <w:rPr>
          <w:rStyle w:val="afff8"/>
          <w:rtl/>
        </w:rPr>
      </w:pPr>
      <w:r w:rsidRPr="00C35A2C">
        <w:rPr>
          <w:rFonts w:ascii="Fb Fontext" w:hAnsi="Fb Fontext"/>
          <w:sz w:val="32"/>
          <w:rtl/>
        </w:rPr>
        <w:t xml:space="preserve">אומן אין לו חזקה. </w:t>
      </w:r>
      <w:r w:rsidRPr="00C35A2C">
        <w:rPr>
          <w:rFonts w:ascii="Fb Fontext" w:hAnsi="Fb Fontext" w:hint="cs"/>
          <w:sz w:val="32"/>
          <w:rtl/>
        </w:rPr>
        <w:t>ומשמע ד</w:t>
      </w:r>
      <w:r w:rsidRPr="00C35A2C">
        <w:rPr>
          <w:rFonts w:ascii="Fb Fontext" w:hAnsi="Fb Fontext"/>
          <w:sz w:val="32"/>
          <w:rtl/>
        </w:rPr>
        <w:t>אחר יש לו חזקה</w:t>
      </w:r>
      <w:r w:rsidRPr="00C35A2C">
        <w:rPr>
          <w:rFonts w:ascii="Fb Fontext" w:hAnsi="Fb Fontext" w:hint="cs"/>
          <w:sz w:val="32"/>
          <w:rtl/>
        </w:rPr>
        <w:t xml:space="preserve"> א</w:t>
      </w:r>
      <w:r w:rsidRPr="00C35A2C">
        <w:rPr>
          <w:rFonts w:ascii="Fb Fontext" w:hAnsi="Fb Fontext"/>
          <w:sz w:val="32"/>
          <w:rtl/>
        </w:rPr>
        <w:t>"</w:t>
      </w:r>
      <w:r w:rsidRPr="00C35A2C">
        <w:rPr>
          <w:rFonts w:ascii="Fb Fontext" w:hAnsi="Fb Fontext" w:hint="cs"/>
          <w:sz w:val="32"/>
          <w:rtl/>
        </w:rPr>
        <w:t>כ בהכרח</w:t>
      </w:r>
      <w:r w:rsidRPr="00C35A2C">
        <w:rPr>
          <w:rFonts w:ascii="Fb Fontext" w:hAnsi="Fb Fontext"/>
          <w:sz w:val="32"/>
          <w:rtl/>
        </w:rPr>
        <w:t xml:space="preserve"> </w:t>
      </w:r>
      <w:r w:rsidR="00AD221F">
        <w:rPr>
          <w:rFonts w:ascii="Fb Fontext" w:hAnsi="Fb Fontext"/>
          <w:sz w:val="32"/>
          <w:rtl/>
        </w:rPr>
        <w:t>שאין</w:t>
      </w:r>
      <w:r w:rsidRPr="00C35A2C">
        <w:rPr>
          <w:rFonts w:ascii="Fb Fontext" w:hAnsi="Fb Fontext"/>
          <w:sz w:val="32"/>
          <w:rtl/>
        </w:rPr>
        <w:t xml:space="preserve"> עדים,</w:t>
      </w:r>
      <w:r w:rsidR="00BE047A">
        <w:rPr>
          <w:rFonts w:ascii="Fb Fontext" w:hAnsi="Fb Fontext" w:hint="cs"/>
          <w:rtl/>
        </w:rPr>
        <w:t xml:space="preserve"> </w:t>
      </w:r>
      <w:r w:rsidRPr="00C35A2C">
        <w:rPr>
          <w:rFonts w:ascii="Fb Fontext" w:hAnsi="Fb Fontext"/>
          <w:rtl/>
        </w:rPr>
        <w:t xml:space="preserve">ותני: אומן אין לו חזקה, </w:t>
      </w:r>
      <w:r w:rsidRPr="00C35A2C">
        <w:rPr>
          <w:rStyle w:val="afff8"/>
          <w:rtl/>
        </w:rPr>
        <w:t>תיובתא</w:t>
      </w:r>
      <w:r w:rsidRPr="00C35A2C">
        <w:rPr>
          <w:rFonts w:ascii="Fb Fontext" w:hAnsi="Fb Fontext"/>
          <w:rtl/>
        </w:rPr>
        <w:t xml:space="preserve"> דרבה! </w:t>
      </w:r>
      <w:r w:rsidRPr="00C35A2C">
        <w:rPr>
          <w:rStyle w:val="afff8"/>
          <w:rtl/>
        </w:rPr>
        <w:t>תיובתא</w:t>
      </w:r>
      <w:r w:rsidRPr="00C35A2C">
        <w:rPr>
          <w:rFonts w:ascii="Fb Fontext" w:hAnsi="Fb Fontext"/>
          <w:rtl/>
        </w:rPr>
        <w:t>.</w:t>
      </w:r>
    </w:p>
    <w:p w14:paraId="58E1BDA6" w14:textId="2251E7DB" w:rsidR="00BE047A" w:rsidRPr="00BE047A" w:rsidRDefault="00BE047A" w:rsidP="00BE047A">
      <w:pPr>
        <w:pStyle w:val="aff9"/>
        <w:rPr>
          <w:rtl/>
        </w:rPr>
      </w:pPr>
      <w:r w:rsidRPr="00BE047A">
        <w:rPr>
          <w:rFonts w:hint="cs"/>
          <w:rtl/>
        </w:rPr>
        <w:t>***</w:t>
      </w:r>
    </w:p>
    <w:p w14:paraId="7B58C719" w14:textId="7BB9BE19" w:rsidR="00BE047A" w:rsidRPr="00BE047A" w:rsidRDefault="00AC0AF5" w:rsidP="00BE047A">
      <w:pPr>
        <w:pStyle w:val="36"/>
        <w:framePr w:wrap="notBeside"/>
        <w:rPr>
          <w:rtl/>
        </w:rPr>
      </w:pPr>
      <w:r w:rsidRPr="00BE047A">
        <w:rPr>
          <w:rtl/>
        </w:rPr>
        <w:t>ת"ר:</w:t>
      </w:r>
    </w:p>
    <w:p w14:paraId="7A3DEE55" w14:textId="77777777" w:rsidR="00BE047A" w:rsidRDefault="00AC0AF5" w:rsidP="00BE047A">
      <w:pPr>
        <w:pStyle w:val="affff9"/>
        <w:rPr>
          <w:rtl/>
        </w:rPr>
      </w:pPr>
      <w:r w:rsidRPr="006765C4">
        <w:rPr>
          <w:rtl/>
        </w:rPr>
        <w:t xml:space="preserve"> נתחלפו לו כלים בכלים </w:t>
      </w:r>
    </w:p>
    <w:p w14:paraId="230FAF8D" w14:textId="6CB30C89" w:rsidR="00AC0AF5" w:rsidRPr="006765C4" w:rsidRDefault="00AC0AF5" w:rsidP="00AC0AF5">
      <w:pPr>
        <w:rPr>
          <w:rFonts w:ascii="Fb Fontext" w:hAnsi="Fb Fontext"/>
          <w:spacing w:val="-2"/>
          <w:sz w:val="32"/>
          <w:rtl/>
        </w:rPr>
      </w:pPr>
      <w:r w:rsidRPr="006765C4">
        <w:rPr>
          <w:rFonts w:ascii="Fb Fontext" w:hAnsi="Fb Fontext"/>
          <w:spacing w:val="-2"/>
          <w:sz w:val="32"/>
          <w:rtl/>
        </w:rPr>
        <w:t>בבית האומן –ישתמש בהן עד שיבא הלה ויטול את שלו,</w:t>
      </w:r>
    </w:p>
    <w:p w14:paraId="2BCE80E0" w14:textId="6058499B" w:rsidR="00AC0AF5" w:rsidRPr="00C35A2C" w:rsidRDefault="00AC0AF5" w:rsidP="00AC0AF5">
      <w:pPr>
        <w:rPr>
          <w:rFonts w:ascii="Fb Fontext" w:hAnsi="Fb Fontext"/>
          <w:rtl/>
        </w:rPr>
      </w:pPr>
      <w:r w:rsidRPr="00C35A2C">
        <w:rPr>
          <w:rFonts w:ascii="Fb Fontext" w:hAnsi="Fb Fontext"/>
          <w:rtl/>
        </w:rPr>
        <w:t>בבית האבל או בבית המשתה לא ישתמש בהן עד שיבא הלה ויטול את שלו.</w:t>
      </w:r>
    </w:p>
    <w:p w14:paraId="75824879" w14:textId="72146768" w:rsidR="00BE047A" w:rsidRPr="00BE047A" w:rsidRDefault="00AC0AF5" w:rsidP="00BE047A">
      <w:pPr>
        <w:pStyle w:val="36"/>
        <w:framePr w:wrap="notBeside"/>
        <w:rPr>
          <w:rtl/>
        </w:rPr>
      </w:pPr>
      <w:r w:rsidRPr="00BE047A">
        <w:rPr>
          <w:rtl/>
        </w:rPr>
        <w:t>רב</w:t>
      </w:r>
      <w:r w:rsidR="00BE047A">
        <w:rPr>
          <w:rFonts w:hint="cs"/>
          <w:rtl/>
        </w:rPr>
        <w:t xml:space="preserve"> לר''ח</w:t>
      </w:r>
      <w:r w:rsidRPr="00BE047A">
        <w:rPr>
          <w:rtl/>
        </w:rPr>
        <w:t>:</w:t>
      </w:r>
    </w:p>
    <w:p w14:paraId="2C32E43F" w14:textId="1497F8CF" w:rsidR="00AC0AF5" w:rsidRDefault="00AC0AF5" w:rsidP="00AC0AF5">
      <w:pPr>
        <w:rPr>
          <w:rFonts w:ascii="Fb Fontext" w:hAnsi="Fb Fontext"/>
          <w:rtl/>
        </w:rPr>
      </w:pPr>
      <w:r w:rsidRPr="00C35A2C">
        <w:rPr>
          <w:rFonts w:ascii="Fb Fontext" w:hAnsi="Fb Fontext"/>
          <w:rtl/>
        </w:rPr>
        <w:t>וכי אין אדם עשוי לומר לאומן מכור לי טליתי?</w:t>
      </w:r>
    </w:p>
    <w:p w14:paraId="302CD9BB" w14:textId="77777777" w:rsidR="00BE047A" w:rsidRPr="00BE047A" w:rsidRDefault="00AC0AF5" w:rsidP="00BE047A">
      <w:pPr>
        <w:pStyle w:val="36"/>
        <w:framePr w:wrap="notBeside"/>
        <w:rPr>
          <w:rtl/>
        </w:rPr>
      </w:pPr>
      <w:r w:rsidRPr="00BE047A">
        <w:rPr>
          <w:rFonts w:hint="cs"/>
          <w:rtl/>
        </w:rPr>
        <w:t>רחב</w:t>
      </w:r>
      <w:r w:rsidRPr="00BE047A">
        <w:rPr>
          <w:rtl/>
        </w:rPr>
        <w:t>דר"נ:</w:t>
      </w:r>
    </w:p>
    <w:p w14:paraId="72BB334C" w14:textId="77777777" w:rsidR="00BE047A" w:rsidRDefault="00AC0AF5" w:rsidP="00AC0AF5">
      <w:pPr>
        <w:rPr>
          <w:rtl/>
        </w:rPr>
      </w:pPr>
      <w:r w:rsidRPr="00BE047A">
        <w:rPr>
          <w:rFonts w:hint="cs"/>
          <w:rtl/>
        </w:rPr>
        <w:t xml:space="preserve">דווקא </w:t>
      </w:r>
      <w:r w:rsidRPr="00BE047A">
        <w:rPr>
          <w:rtl/>
        </w:rPr>
        <w:t xml:space="preserve">הוא, </w:t>
      </w:r>
      <w:r w:rsidRPr="00BE047A">
        <w:rPr>
          <w:rFonts w:hint="cs"/>
          <w:rtl/>
        </w:rPr>
        <w:t>ולא א</w:t>
      </w:r>
      <w:r w:rsidRPr="00BE047A">
        <w:rPr>
          <w:rtl/>
        </w:rPr>
        <w:t>שתו ובניו</w:t>
      </w:r>
      <w:r w:rsidRPr="00BE047A">
        <w:rPr>
          <w:rFonts w:hint="cs"/>
          <w:rtl/>
        </w:rPr>
        <w:t xml:space="preserve"> </w:t>
      </w:r>
    </w:p>
    <w:p w14:paraId="376B1AAE" w14:textId="52287C70" w:rsidR="00AC0AF5" w:rsidRPr="00BE047A" w:rsidRDefault="00AC0AF5" w:rsidP="00BE047A">
      <w:pPr>
        <w:spacing w:after="60"/>
        <w:rPr>
          <w:rtl/>
        </w:rPr>
      </w:pPr>
      <w:r w:rsidRPr="00BE047A">
        <w:rPr>
          <w:rFonts w:hint="cs"/>
          <w:rtl/>
        </w:rPr>
        <w:t>ודווקא בא</w:t>
      </w:r>
      <w:r w:rsidRPr="00BE047A">
        <w:rPr>
          <w:rtl/>
        </w:rPr>
        <w:t>"</w:t>
      </w:r>
      <w:r w:rsidRPr="00BE047A">
        <w:rPr>
          <w:rFonts w:hint="cs"/>
          <w:rtl/>
        </w:rPr>
        <w:t xml:space="preserve">ל טלית סתם אבל טליתך לא </w:t>
      </w:r>
      <w:r w:rsidR="00BE047A">
        <w:rPr>
          <w:rFonts w:hint="cs"/>
          <w:rtl/>
        </w:rPr>
        <w:t>דאינה שלו.</w:t>
      </w:r>
    </w:p>
    <w:p w14:paraId="6E8D1DF2" w14:textId="3A160EA7" w:rsidR="00BE047A" w:rsidRPr="00BE047A" w:rsidRDefault="00AC0AF5" w:rsidP="00BE047A">
      <w:pPr>
        <w:pStyle w:val="36"/>
        <w:framePr w:wrap="notBeside"/>
        <w:rPr>
          <w:rtl/>
        </w:rPr>
      </w:pPr>
      <w:r w:rsidRPr="00BE047A">
        <w:rPr>
          <w:rtl/>
        </w:rPr>
        <w:t>אביי לרבא:</w:t>
      </w:r>
    </w:p>
    <w:p w14:paraId="22EB5E3A" w14:textId="4301F91C" w:rsidR="00AC0AF5" w:rsidRPr="00BE047A" w:rsidRDefault="00AC0AF5" w:rsidP="00AC0AF5">
      <w:pPr>
        <w:rPr>
          <w:rtl/>
        </w:rPr>
      </w:pPr>
      <w:r w:rsidRPr="00C35A2C">
        <w:rPr>
          <w:rFonts w:ascii="Fb Fontext" w:hAnsi="Fb Fontext"/>
          <w:rtl/>
        </w:rPr>
        <w:t xml:space="preserve">רמאי דפומבדיתא </w:t>
      </w:r>
      <w:r w:rsidR="00BE047A">
        <w:rPr>
          <w:rFonts w:ascii="Fb Fontext" w:hAnsi="Fb Fontext" w:hint="cs"/>
          <w:rtl/>
        </w:rPr>
        <w:t>איך נוהגים</w:t>
      </w:r>
      <w:r w:rsidRPr="00C35A2C">
        <w:rPr>
          <w:rFonts w:ascii="Fb Fontext" w:hAnsi="Fb Fontext"/>
          <w:rtl/>
        </w:rPr>
        <w:t xml:space="preserve">. </w:t>
      </w:r>
      <w:r w:rsidRPr="00BE047A">
        <w:rPr>
          <w:rStyle w:val="affffe"/>
          <w:rtl/>
        </w:rPr>
        <w:t>א"ל:</w:t>
      </w:r>
      <w:r w:rsidRPr="00C35A2C">
        <w:rPr>
          <w:rFonts w:ascii="Fb Fontext" w:hAnsi="Fb Fontext"/>
          <w:rtl/>
        </w:rPr>
        <w:t xml:space="preserve"> הב לי סרבלאי, </w:t>
      </w:r>
      <w:r w:rsidR="00BE047A" w:rsidRPr="00BE047A">
        <w:rPr>
          <w:rStyle w:val="affffe"/>
          <w:rFonts w:hint="cs"/>
          <w:rtl/>
        </w:rPr>
        <w:t>א''ל</w:t>
      </w:r>
      <w:r w:rsidR="00BE047A">
        <w:rPr>
          <w:rStyle w:val="affffe"/>
          <w:rFonts w:hint="cs"/>
          <w:rtl/>
        </w:rPr>
        <w:t>:</w:t>
      </w:r>
      <w:r w:rsidR="00BE047A">
        <w:rPr>
          <w:rFonts w:ascii="Fb Fontext" w:hAnsi="Fb Fontext" w:hint="cs"/>
          <w:rtl/>
        </w:rPr>
        <w:t xml:space="preserve"> </w:t>
      </w:r>
      <w:r w:rsidRPr="00C35A2C">
        <w:rPr>
          <w:rFonts w:ascii="Fb Fontext" w:hAnsi="Fb Fontext" w:hint="cs"/>
          <w:rtl/>
        </w:rPr>
        <w:t>להד</w:t>
      </w:r>
      <w:r w:rsidRPr="00C35A2C">
        <w:rPr>
          <w:rFonts w:ascii="Fb Fontext" w:hAnsi="Fb Fontext"/>
          <w:rtl/>
        </w:rPr>
        <w:t>"</w:t>
      </w:r>
      <w:r w:rsidRPr="00C35A2C">
        <w:rPr>
          <w:rFonts w:ascii="Fb Fontext" w:hAnsi="Fb Fontext" w:hint="cs"/>
          <w:rtl/>
        </w:rPr>
        <w:t>ם</w:t>
      </w:r>
      <w:r w:rsidR="00BE047A">
        <w:rPr>
          <w:rFonts w:ascii="Fb Fontext" w:hAnsi="Fb Fontext" w:hint="cs"/>
          <w:rtl/>
        </w:rPr>
        <w:t>,</w:t>
      </w:r>
      <w:r w:rsidRPr="00C35A2C">
        <w:rPr>
          <w:rFonts w:ascii="Fb Fontext" w:hAnsi="Fb Fontext" w:hint="cs"/>
          <w:rtl/>
        </w:rPr>
        <w:t xml:space="preserve"> והא </w:t>
      </w:r>
      <w:r w:rsidRPr="006765C4">
        <w:rPr>
          <w:rFonts w:ascii="Fb Fontext" w:hAnsi="Fb Fontext" w:hint="cs"/>
          <w:spacing w:val="-6"/>
          <w:rtl/>
        </w:rPr>
        <w:t xml:space="preserve">יש לי עדים שראוהו אצלך </w:t>
      </w:r>
      <w:r w:rsidRPr="00BE047A">
        <w:rPr>
          <w:rStyle w:val="affffe"/>
          <w:rFonts w:hint="cs"/>
          <w:rtl/>
        </w:rPr>
        <w:t>א</w:t>
      </w:r>
      <w:r w:rsidRPr="00BE047A">
        <w:rPr>
          <w:rStyle w:val="affffe"/>
          <w:rtl/>
        </w:rPr>
        <w:t>"</w:t>
      </w:r>
      <w:r w:rsidRPr="00BE047A">
        <w:rPr>
          <w:rStyle w:val="affffe"/>
          <w:rFonts w:hint="cs"/>
          <w:rtl/>
        </w:rPr>
        <w:t>ל</w:t>
      </w:r>
      <w:r w:rsidRPr="00BE047A">
        <w:rPr>
          <w:rStyle w:val="affffe"/>
          <w:rtl/>
        </w:rPr>
        <w:t>:</w:t>
      </w:r>
      <w:r w:rsidRPr="006765C4">
        <w:rPr>
          <w:rFonts w:ascii="Fb Fontext" w:hAnsi="Fb Fontext"/>
          <w:spacing w:val="-6"/>
          <w:rtl/>
        </w:rPr>
        <w:t xml:space="preserve"> ההוא אחר ה</w:t>
      </w:r>
      <w:r w:rsidRPr="006765C4">
        <w:rPr>
          <w:rFonts w:ascii="Fb Fontext" w:hAnsi="Fb Fontext" w:hint="cs"/>
          <w:spacing w:val="-6"/>
          <w:rtl/>
        </w:rPr>
        <w:t>וא</w:t>
      </w:r>
      <w:r w:rsidRPr="006765C4">
        <w:rPr>
          <w:rFonts w:ascii="Fb Fontext" w:hAnsi="Fb Fontext"/>
          <w:spacing w:val="-6"/>
          <w:rtl/>
        </w:rPr>
        <w:t>.</w:t>
      </w:r>
      <w:r w:rsidRPr="006765C4">
        <w:rPr>
          <w:rFonts w:ascii="Fb Fontext" w:hAnsi="Fb Fontext" w:hint="cs"/>
          <w:spacing w:val="-6"/>
          <w:rtl/>
        </w:rPr>
        <w:t xml:space="preserve"> </w:t>
      </w:r>
      <w:r w:rsidRPr="00BE047A">
        <w:rPr>
          <w:rFonts w:hint="cs"/>
          <w:rtl/>
        </w:rPr>
        <w:t xml:space="preserve">וכשמבקש להוציאו </w:t>
      </w:r>
      <w:r w:rsidRPr="00BE047A">
        <w:rPr>
          <w:rStyle w:val="affffe"/>
          <w:rFonts w:hint="cs"/>
          <w:rtl/>
        </w:rPr>
        <w:t>א</w:t>
      </w:r>
      <w:r w:rsidRPr="00BE047A">
        <w:rPr>
          <w:rStyle w:val="affffe"/>
          <w:rtl/>
        </w:rPr>
        <w:t>"</w:t>
      </w:r>
      <w:r w:rsidRPr="00BE047A">
        <w:rPr>
          <w:rStyle w:val="affffe"/>
          <w:rFonts w:hint="cs"/>
          <w:rtl/>
        </w:rPr>
        <w:t>ל</w:t>
      </w:r>
      <w:r w:rsidRPr="00BE047A">
        <w:rPr>
          <w:rFonts w:hint="cs"/>
          <w:rtl/>
        </w:rPr>
        <w:t xml:space="preserve"> שאינו מוציאו החוצה</w:t>
      </w:r>
    </w:p>
    <w:p w14:paraId="6E516E73" w14:textId="77777777" w:rsidR="00BE047A" w:rsidRPr="00BE047A" w:rsidRDefault="00AC0AF5" w:rsidP="00BE047A">
      <w:pPr>
        <w:pStyle w:val="36"/>
        <w:framePr w:wrap="notBeside"/>
        <w:rPr>
          <w:rtl/>
        </w:rPr>
      </w:pPr>
      <w:r w:rsidRPr="00BE047A">
        <w:rPr>
          <w:rtl/>
        </w:rPr>
        <w:t>רבא:</w:t>
      </w:r>
    </w:p>
    <w:p w14:paraId="747B3A48" w14:textId="73A79C8C" w:rsidR="00AC0AF5" w:rsidRDefault="00AC0AF5" w:rsidP="00BE047A">
      <w:pPr>
        <w:rPr>
          <w:rFonts w:ascii="Fb Fontext" w:hAnsi="Fb Fontext"/>
          <w:rtl/>
        </w:rPr>
      </w:pPr>
      <w:r w:rsidRPr="00BE047A">
        <w:rPr>
          <w:rStyle w:val="affffe"/>
          <w:rtl/>
        </w:rPr>
        <w:t>שפיר קא"ל,</w:t>
      </w:r>
      <w:r w:rsidRPr="00C35A2C">
        <w:rPr>
          <w:rFonts w:ascii="Fb Fontext" w:hAnsi="Fb Fontext"/>
          <w:sz w:val="32"/>
          <w:rtl/>
        </w:rPr>
        <w:t xml:space="preserve"> </w:t>
      </w:r>
      <w:r w:rsidR="00BE047A">
        <w:rPr>
          <w:rFonts w:ascii="Fb Fontext" w:hAnsi="Fb Fontext" w:hint="cs"/>
          <w:sz w:val="32"/>
          <w:rtl/>
        </w:rPr>
        <w:t>'</w:t>
      </w:r>
      <w:r w:rsidRPr="00C35A2C">
        <w:rPr>
          <w:rFonts w:ascii="Fb Fontext" w:hAnsi="Fb Fontext"/>
          <w:sz w:val="32"/>
          <w:rtl/>
        </w:rPr>
        <w:t>ראה</w:t>
      </w:r>
      <w:r w:rsidR="00BE047A">
        <w:rPr>
          <w:rFonts w:ascii="Fb Fontext" w:hAnsi="Fb Fontext" w:hint="cs"/>
          <w:sz w:val="32"/>
          <w:rtl/>
        </w:rPr>
        <w:t>'</w:t>
      </w:r>
      <w:r w:rsidRPr="00C35A2C">
        <w:rPr>
          <w:rFonts w:ascii="Fb Fontext" w:hAnsi="Fb Fontext"/>
          <w:sz w:val="32"/>
          <w:rtl/>
        </w:rPr>
        <w:t xml:space="preserve"> תניא.</w:t>
      </w:r>
      <w:r w:rsidR="00BE047A">
        <w:rPr>
          <w:rFonts w:ascii="Fb Fontext" w:hAnsi="Fb Fontext" w:hint="cs"/>
          <w:sz w:val="32"/>
          <w:rtl/>
        </w:rPr>
        <w:t xml:space="preserve"> </w:t>
      </w:r>
      <w:r w:rsidRPr="00BE047A">
        <w:rPr>
          <w:rStyle w:val="affffe"/>
          <w:rFonts w:hint="cs"/>
          <w:rtl/>
        </w:rPr>
        <w:t>ר</w:t>
      </w:r>
      <w:r w:rsidRPr="00BE047A">
        <w:rPr>
          <w:rStyle w:val="affffe"/>
          <w:rtl/>
        </w:rPr>
        <w:t>"</w:t>
      </w:r>
      <w:r w:rsidRPr="00BE047A">
        <w:rPr>
          <w:rStyle w:val="affffe"/>
          <w:rFonts w:hint="cs"/>
          <w:rtl/>
        </w:rPr>
        <w:t>א</w:t>
      </w:r>
      <w:r w:rsidRPr="00BE047A">
        <w:rPr>
          <w:rStyle w:val="affffe"/>
          <w:rtl/>
        </w:rPr>
        <w:t>:</w:t>
      </w:r>
      <w:r w:rsidRPr="00C35A2C">
        <w:rPr>
          <w:rFonts w:ascii="Fb Fontext" w:hAnsi="Fb Fontext"/>
          <w:rtl/>
        </w:rPr>
        <w:t xml:space="preserve"> ואי חכים משוי ליה ראה, </w:t>
      </w:r>
      <w:r w:rsidRPr="00BE047A">
        <w:rPr>
          <w:rStyle w:val="affffe"/>
          <w:rtl/>
        </w:rPr>
        <w:t>דא"ל:</w:t>
      </w:r>
      <w:r w:rsidRPr="00C35A2C">
        <w:rPr>
          <w:rFonts w:ascii="Fb Fontext" w:hAnsi="Fb Fontext"/>
          <w:rtl/>
        </w:rPr>
        <w:t xml:space="preserve"> </w:t>
      </w:r>
      <w:r w:rsidRPr="00C35A2C">
        <w:rPr>
          <w:rFonts w:ascii="Fb Fontext" w:hAnsi="Fb Fontext" w:hint="cs"/>
          <w:rtl/>
        </w:rPr>
        <w:t>מדוע תפסת לא משום שיש לך חוב עלי</w:t>
      </w:r>
      <w:r w:rsidR="00BE047A">
        <w:rPr>
          <w:rFonts w:ascii="Fb Fontext" w:hAnsi="Fb Fontext" w:hint="cs"/>
          <w:rtl/>
        </w:rPr>
        <w:t>?</w:t>
      </w:r>
      <w:r w:rsidRPr="00C35A2C">
        <w:rPr>
          <w:rFonts w:ascii="Fb Fontext" w:hAnsi="Fb Fontext" w:hint="cs"/>
          <w:rtl/>
        </w:rPr>
        <w:t xml:space="preserve"> א</w:t>
      </w:r>
      <w:r w:rsidRPr="00C35A2C">
        <w:rPr>
          <w:rFonts w:ascii="Fb Fontext" w:hAnsi="Fb Fontext"/>
          <w:rtl/>
        </w:rPr>
        <w:t>"</w:t>
      </w:r>
      <w:r w:rsidRPr="00C35A2C">
        <w:rPr>
          <w:rFonts w:ascii="Fb Fontext" w:hAnsi="Fb Fontext" w:hint="cs"/>
          <w:rtl/>
        </w:rPr>
        <w:t>כ עכשיו הוציאו ונשום קח את שלך ואקח את שלי</w:t>
      </w:r>
      <w:r w:rsidR="00BE047A">
        <w:rPr>
          <w:rFonts w:ascii="Fb Fontext" w:hAnsi="Fb Fontext" w:hint="cs"/>
          <w:rtl/>
        </w:rPr>
        <w:t>.</w:t>
      </w:r>
    </w:p>
    <w:p w14:paraId="5DED785D" w14:textId="77777777" w:rsidR="00BE047A" w:rsidRPr="00BE047A" w:rsidRDefault="00AC0AF5" w:rsidP="00BE047A">
      <w:pPr>
        <w:pStyle w:val="36"/>
        <w:framePr w:wrap="notBeside"/>
        <w:rPr>
          <w:rtl/>
        </w:rPr>
      </w:pPr>
      <w:r w:rsidRPr="00BE047A">
        <w:rPr>
          <w:rtl/>
        </w:rPr>
        <w:t>ר</w:t>
      </w:r>
      <w:r w:rsidRPr="00BE047A">
        <w:rPr>
          <w:rFonts w:hint="cs"/>
          <w:rtl/>
        </w:rPr>
        <w:t>רבדר</w:t>
      </w:r>
      <w:r w:rsidRPr="00BE047A">
        <w:rPr>
          <w:rtl/>
        </w:rPr>
        <w:t>"</w:t>
      </w:r>
      <w:r w:rsidRPr="00BE047A">
        <w:rPr>
          <w:rFonts w:hint="cs"/>
          <w:rtl/>
        </w:rPr>
        <w:t>א לר</w:t>
      </w:r>
      <w:r w:rsidRPr="00BE047A">
        <w:rPr>
          <w:rtl/>
        </w:rPr>
        <w:t>"</w:t>
      </w:r>
      <w:r w:rsidRPr="00BE047A">
        <w:rPr>
          <w:rFonts w:hint="cs"/>
          <w:rtl/>
        </w:rPr>
        <w:t>א</w:t>
      </w:r>
    </w:p>
    <w:p w14:paraId="3677CCA0" w14:textId="6075A4E1" w:rsidR="00AC0AF5" w:rsidRPr="00C35A2C" w:rsidRDefault="00AC0AF5" w:rsidP="00AC0AF5">
      <w:pPr>
        <w:rPr>
          <w:rFonts w:ascii="Fb Fontext" w:hAnsi="Fb Fontext"/>
          <w:rtl/>
        </w:rPr>
      </w:pPr>
      <w:r w:rsidRPr="00BE047A">
        <w:rPr>
          <w:rStyle w:val="affffe"/>
          <w:rFonts w:hint="cs"/>
          <w:rtl/>
        </w:rPr>
        <w:t>יכול לומר לו</w:t>
      </w:r>
      <w:r w:rsidR="00BE047A" w:rsidRPr="00BE047A">
        <w:rPr>
          <w:rStyle w:val="affffe"/>
          <w:rFonts w:hint="cs"/>
          <w:rtl/>
        </w:rPr>
        <w:t>:</w:t>
      </w:r>
      <w:r w:rsidRPr="00C35A2C">
        <w:rPr>
          <w:rFonts w:ascii="Fb Fontext" w:hAnsi="Fb Fontext" w:hint="cs"/>
          <w:rtl/>
        </w:rPr>
        <w:t xml:space="preserve"> א</w:t>
      </w:r>
      <w:r w:rsidRPr="00C35A2C">
        <w:rPr>
          <w:rFonts w:ascii="Fb Fontext" w:hAnsi="Fb Fontext"/>
          <w:rtl/>
        </w:rPr>
        <w:t>"</w:t>
      </w:r>
      <w:r w:rsidRPr="00C35A2C">
        <w:rPr>
          <w:rFonts w:ascii="Fb Fontext" w:hAnsi="Fb Fontext" w:hint="cs"/>
          <w:rtl/>
        </w:rPr>
        <w:t>צ לש</w:t>
      </w:r>
      <w:r w:rsidRPr="00C35A2C">
        <w:rPr>
          <w:rFonts w:ascii="Fb Fontext" w:hAnsi="Fb Fontext"/>
          <w:rtl/>
        </w:rPr>
        <w:t xml:space="preserve">ומא דידך, </w:t>
      </w:r>
      <w:r w:rsidRPr="00BE047A">
        <w:rPr>
          <w:rtl/>
        </w:rPr>
        <w:t xml:space="preserve">כבר שמוה </w:t>
      </w:r>
      <w:r w:rsidR="00BE047A" w:rsidRPr="00BE047A">
        <w:rPr>
          <w:rFonts w:hint="cs"/>
          <w:rtl/>
        </w:rPr>
        <w:t>לפניך</w:t>
      </w:r>
      <w:r w:rsidRPr="00C35A2C">
        <w:rPr>
          <w:rFonts w:ascii="Fb Fontext" w:hAnsi="Fb Fontext"/>
          <w:rtl/>
        </w:rPr>
        <w:t>.</w:t>
      </w:r>
    </w:p>
    <w:p w14:paraId="56847FF0" w14:textId="77777777" w:rsidR="00AC0AF5" w:rsidRDefault="00AC0AF5" w:rsidP="00982F98">
      <w:pPr>
        <w:pStyle w:val="affe"/>
        <w:framePr w:wrap="around"/>
        <w:rPr>
          <w:rtl/>
        </w:rPr>
      </w:pPr>
      <w:bookmarkStart w:id="24" w:name="_Hlk174269699"/>
      <w:r w:rsidRPr="00C35A2C">
        <w:rPr>
          <w:rtl/>
        </w:rPr>
        <w:t>מו:</w:t>
      </w:r>
    </w:p>
    <w:p w14:paraId="117CE55B" w14:textId="4051F8FF" w:rsidR="0043086B" w:rsidRPr="0043086B" w:rsidRDefault="00AC0AF5" w:rsidP="0043086B">
      <w:pPr>
        <w:pStyle w:val="affff9"/>
        <w:rPr>
          <w:rtl/>
        </w:rPr>
      </w:pPr>
      <w:r w:rsidRPr="0043086B">
        <w:rPr>
          <w:rtl/>
        </w:rPr>
        <w:t>אריס אין לו חזקה.</w:t>
      </w:r>
      <w:r w:rsidRPr="0043086B">
        <w:rPr>
          <w:rFonts w:hint="cs"/>
          <w:rtl/>
        </w:rPr>
        <w:t>-</w:t>
      </w:r>
    </w:p>
    <w:p w14:paraId="24C7B048" w14:textId="77777777" w:rsidR="0043086B" w:rsidRPr="0043086B" w:rsidRDefault="00AC0AF5" w:rsidP="0043086B">
      <w:pPr>
        <w:pStyle w:val="36"/>
        <w:framePr w:wrap="notBeside"/>
        <w:rPr>
          <w:rtl/>
        </w:rPr>
      </w:pPr>
      <w:r w:rsidRPr="0043086B">
        <w:rPr>
          <w:rFonts w:hint="cs"/>
          <w:rtl/>
        </w:rPr>
        <w:t xml:space="preserve"> ארי</w:t>
      </w:r>
      <w:r w:rsidRPr="0043086B">
        <w:rPr>
          <w:rtl/>
        </w:rPr>
        <w:t>"</w:t>
      </w:r>
      <w:r w:rsidRPr="0043086B">
        <w:rPr>
          <w:rFonts w:hint="cs"/>
          <w:rtl/>
        </w:rPr>
        <w:t>ו</w:t>
      </w:r>
      <w:r w:rsidRPr="0043086B">
        <w:rPr>
          <w:rtl/>
        </w:rPr>
        <w:t>:</w:t>
      </w:r>
    </w:p>
    <w:p w14:paraId="342D08B5" w14:textId="785660AC" w:rsidR="00AC0AF5" w:rsidRDefault="00AC0AF5" w:rsidP="00AC0AF5">
      <w:pPr>
        <w:rPr>
          <w:rFonts w:ascii="Fb Fontext" w:hAnsi="Fb Fontext"/>
          <w:rtl/>
        </w:rPr>
      </w:pPr>
      <w:r w:rsidRPr="00C35A2C">
        <w:rPr>
          <w:rFonts w:ascii="Fb Fontext" w:hAnsi="Fb Fontext"/>
          <w:sz w:val="32"/>
          <w:rtl/>
        </w:rPr>
        <w:t xml:space="preserve"> באריסי בתי אבות.</w:t>
      </w:r>
    </w:p>
    <w:p w14:paraId="056FC4E4" w14:textId="77777777" w:rsidR="0043086B" w:rsidRPr="0043086B" w:rsidRDefault="00AC0AF5" w:rsidP="0043086B">
      <w:pPr>
        <w:pStyle w:val="36"/>
        <w:framePr w:wrap="notBeside"/>
        <w:rPr>
          <w:rtl/>
        </w:rPr>
      </w:pPr>
      <w:r w:rsidRPr="0043086B">
        <w:rPr>
          <w:rtl/>
        </w:rPr>
        <w:t>ר"</w:t>
      </w:r>
      <w:r w:rsidRPr="0043086B">
        <w:rPr>
          <w:rFonts w:hint="cs"/>
          <w:rtl/>
        </w:rPr>
        <w:t>נ</w:t>
      </w:r>
      <w:r w:rsidRPr="0043086B">
        <w:rPr>
          <w:rtl/>
        </w:rPr>
        <w:t>:</w:t>
      </w:r>
    </w:p>
    <w:p w14:paraId="3EB3DE85" w14:textId="2EAB3B77" w:rsidR="00AC0AF5" w:rsidRPr="006765C4" w:rsidRDefault="00AC0AF5" w:rsidP="0043086B">
      <w:pPr>
        <w:rPr>
          <w:rFonts w:ascii="Fb Fontext" w:hAnsi="Fb Fontext"/>
          <w:spacing w:val="-2"/>
          <w:rtl/>
        </w:rPr>
      </w:pPr>
      <w:r w:rsidRPr="006765C4">
        <w:rPr>
          <w:rFonts w:ascii="Fb Fontext" w:hAnsi="Fb Fontext"/>
          <w:spacing w:val="-2"/>
          <w:rtl/>
        </w:rPr>
        <w:t xml:space="preserve">אריס שהוריד אריסין תחתיו יש לו חזקה. </w:t>
      </w:r>
      <w:r w:rsidR="00985B2B" w:rsidRPr="00985B2B">
        <w:rPr>
          <w:rStyle w:val="afffff0"/>
          <w:rFonts w:hint="cs"/>
          <w:rtl/>
        </w:rPr>
        <w:t>שוודאי לא ישתוק</w:t>
      </w:r>
    </w:p>
    <w:p w14:paraId="4EAB8E0E" w14:textId="77777777" w:rsidR="0043086B" w:rsidRPr="0043086B" w:rsidRDefault="00AC0AF5" w:rsidP="0043086B">
      <w:pPr>
        <w:pStyle w:val="36"/>
        <w:framePr w:wrap="notBeside"/>
        <w:rPr>
          <w:rtl/>
        </w:rPr>
      </w:pPr>
      <w:r w:rsidRPr="0043086B">
        <w:rPr>
          <w:rtl/>
        </w:rPr>
        <w:t>ר"</w:t>
      </w:r>
      <w:r w:rsidRPr="0043086B">
        <w:rPr>
          <w:rFonts w:hint="cs"/>
          <w:rtl/>
        </w:rPr>
        <w:t>יו</w:t>
      </w:r>
      <w:r w:rsidRPr="0043086B">
        <w:rPr>
          <w:rtl/>
        </w:rPr>
        <w:t>:</w:t>
      </w:r>
    </w:p>
    <w:p w14:paraId="156C7B32" w14:textId="720831E9" w:rsidR="00AC0AF5" w:rsidRPr="00C35A2C" w:rsidRDefault="00AC0AF5" w:rsidP="00985B2B">
      <w:pPr>
        <w:rPr>
          <w:rFonts w:ascii="Fb Fontext" w:hAnsi="Fb Fontext"/>
          <w:rtl/>
        </w:rPr>
      </w:pPr>
      <w:r w:rsidRPr="00C35A2C">
        <w:rPr>
          <w:rFonts w:ascii="Fb Fontext" w:hAnsi="Fb Fontext"/>
          <w:rtl/>
        </w:rPr>
        <w:t xml:space="preserve">אריס שחלק לאריסין - אין לו חזקה. </w:t>
      </w:r>
      <w:r w:rsidR="00985B2B">
        <w:rPr>
          <w:rFonts w:ascii="Fb Fontext" w:hAnsi="Fb Fontext" w:hint="cs"/>
          <w:rtl/>
        </w:rPr>
        <w:t>שבעה''ב נתן לו רשות לכך.</w:t>
      </w:r>
    </w:p>
    <w:p w14:paraId="07AE93D2" w14:textId="77777777" w:rsidR="0043086B" w:rsidRPr="0043086B" w:rsidRDefault="00AC0AF5" w:rsidP="0043086B">
      <w:pPr>
        <w:pStyle w:val="36"/>
        <w:framePr w:wrap="notBeside"/>
        <w:rPr>
          <w:rtl/>
        </w:rPr>
      </w:pPr>
      <w:r w:rsidRPr="0043086B">
        <w:rPr>
          <w:rtl/>
        </w:rPr>
        <w:t>ר</w:t>
      </w:r>
      <w:r w:rsidRPr="0043086B">
        <w:rPr>
          <w:rFonts w:hint="cs"/>
          <w:rtl/>
        </w:rPr>
        <w:t>נר</w:t>
      </w:r>
      <w:r w:rsidRPr="0043086B">
        <w:rPr>
          <w:rtl/>
        </w:rPr>
        <w:t>"</w:t>
      </w:r>
      <w:r w:rsidRPr="0043086B">
        <w:rPr>
          <w:rFonts w:hint="cs"/>
          <w:rtl/>
        </w:rPr>
        <w:t>ח לרנב</w:t>
      </w:r>
      <w:r w:rsidRPr="0043086B">
        <w:rPr>
          <w:rtl/>
        </w:rPr>
        <w:t>"</w:t>
      </w:r>
      <w:r w:rsidRPr="0043086B">
        <w:rPr>
          <w:rFonts w:hint="cs"/>
          <w:rtl/>
        </w:rPr>
        <w:t>י</w:t>
      </w:r>
      <w:r w:rsidRPr="0043086B">
        <w:rPr>
          <w:rtl/>
        </w:rPr>
        <w:t>,</w:t>
      </w:r>
    </w:p>
    <w:p w14:paraId="20FE8B42" w14:textId="030BB6FC" w:rsidR="00AC0AF5" w:rsidRPr="00C35A2C" w:rsidRDefault="00AC0AF5" w:rsidP="0043086B">
      <w:pPr>
        <w:rPr>
          <w:rFonts w:ascii="Fb Fontext" w:hAnsi="Fb Fontext"/>
          <w:rtl/>
        </w:rPr>
      </w:pPr>
      <w:r w:rsidRPr="00C35A2C">
        <w:rPr>
          <w:rFonts w:ascii="Fb Fontext" w:hAnsi="Fb Fontext"/>
          <w:rtl/>
        </w:rPr>
        <w:t>אריס מעיד או אינו מעיד?</w:t>
      </w:r>
      <w:r w:rsidR="0043086B">
        <w:rPr>
          <w:rFonts w:ascii="Fb Fontext" w:hAnsi="Fb Fontext" w:hint="cs"/>
          <w:rtl/>
        </w:rPr>
        <w:t xml:space="preserve"> </w:t>
      </w:r>
      <w:r w:rsidRPr="0043086B">
        <w:rPr>
          <w:rStyle w:val="affffe"/>
          <w:rtl/>
        </w:rPr>
        <w:t>רב יוסף</w:t>
      </w:r>
      <w:r w:rsidRPr="0043086B">
        <w:rPr>
          <w:rStyle w:val="affffe"/>
          <w:rFonts w:hint="cs"/>
          <w:rtl/>
        </w:rPr>
        <w:t xml:space="preserve"> מ</w:t>
      </w:r>
      <w:r w:rsidRPr="0043086B">
        <w:rPr>
          <w:rStyle w:val="affffe"/>
          <w:rtl/>
        </w:rPr>
        <w:t>שמואל:</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אריס מעיד.</w:t>
      </w:r>
    </w:p>
    <w:p w14:paraId="7FED429D" w14:textId="77777777" w:rsidR="0043086B" w:rsidRPr="0043086B" w:rsidRDefault="00AC0AF5" w:rsidP="0043086B">
      <w:pPr>
        <w:pStyle w:val="36"/>
        <w:framePr w:wrap="notBeside"/>
        <w:rPr>
          <w:rtl/>
        </w:rPr>
      </w:pPr>
      <w:r w:rsidRPr="0043086B">
        <w:rPr>
          <w:rtl/>
        </w:rPr>
        <w:t>וה</w:t>
      </w:r>
      <w:r w:rsidRPr="0043086B">
        <w:rPr>
          <w:rFonts w:hint="cs"/>
          <w:rtl/>
        </w:rPr>
        <w:t>ך</w:t>
      </w:r>
    </w:p>
    <w:p w14:paraId="7E9B33A5" w14:textId="5CA0D935" w:rsidR="00AC0AF5" w:rsidRPr="0043086B" w:rsidRDefault="00AC0AF5" w:rsidP="0043086B">
      <w:pPr>
        <w:spacing w:after="60"/>
        <w:rPr>
          <w:rStyle w:val="afff8"/>
          <w:rFonts w:cs="Guttman Vilna"/>
          <w:b w:val="0"/>
          <w:sz w:val="18"/>
          <w:szCs w:val="18"/>
          <w:rtl/>
        </w:rPr>
      </w:pPr>
      <w:r w:rsidRPr="00C35A2C">
        <w:rPr>
          <w:rFonts w:ascii="Fb Fontext" w:hAnsi="Fb Fontext" w:hint="cs"/>
          <w:rtl/>
        </w:rPr>
        <w:t>ד</w:t>
      </w:r>
      <w:r w:rsidRPr="00C35A2C">
        <w:rPr>
          <w:rFonts w:ascii="Fb Fontext" w:hAnsi="Fb Fontext"/>
          <w:rtl/>
        </w:rPr>
        <w:t>אינו מעיד</w:t>
      </w:r>
      <w:r w:rsidRPr="00C35A2C">
        <w:rPr>
          <w:rFonts w:ascii="Fb Fontext" w:hAnsi="Fb Fontext" w:hint="cs"/>
          <w:rtl/>
        </w:rPr>
        <w:t xml:space="preserve"> היינו ב</w:t>
      </w:r>
      <w:r w:rsidR="00AD221F">
        <w:rPr>
          <w:rFonts w:ascii="Fb Fontext" w:hAnsi="Fb Fontext"/>
          <w:rtl/>
        </w:rPr>
        <w:t>שאין</w:t>
      </w:r>
      <w:r w:rsidRPr="00C35A2C">
        <w:rPr>
          <w:rFonts w:ascii="Fb Fontext" w:hAnsi="Fb Fontext"/>
          <w:rtl/>
        </w:rPr>
        <w:t xml:space="preserve"> </w:t>
      </w:r>
      <w:r w:rsidR="00985B2B">
        <w:rPr>
          <w:rFonts w:ascii="Fb Fontext" w:hAnsi="Fb Fontext" w:hint="cs"/>
          <w:rtl/>
        </w:rPr>
        <w:t>פירות בקרקע</w:t>
      </w:r>
      <w:r w:rsidRPr="00C35A2C">
        <w:rPr>
          <w:rFonts w:ascii="Fb Fontext" w:hAnsi="Fb Fontext"/>
          <w:rtl/>
        </w:rPr>
        <w:t>.</w:t>
      </w:r>
    </w:p>
    <w:p w14:paraId="594221D2" w14:textId="77777777" w:rsidR="0043086B" w:rsidRPr="0043086B" w:rsidRDefault="00AC0AF5" w:rsidP="0043086B">
      <w:pPr>
        <w:pStyle w:val="36"/>
        <w:framePr w:wrap="notBeside"/>
        <w:rPr>
          <w:rtl/>
        </w:rPr>
      </w:pPr>
      <w:r w:rsidRPr="0043086B">
        <w:rPr>
          <w:rtl/>
        </w:rPr>
        <w:t>•</w:t>
      </w:r>
      <w:r w:rsidRPr="0043086B">
        <w:rPr>
          <w:rFonts w:hint="cs"/>
          <w:rtl/>
        </w:rPr>
        <w:t xml:space="preserve"> </w:t>
      </w:r>
      <w:r w:rsidRPr="0043086B">
        <w:rPr>
          <w:rtl/>
        </w:rPr>
        <w:t>ת"ר:</w:t>
      </w:r>
    </w:p>
    <w:p w14:paraId="2319353B" w14:textId="5CECE071" w:rsidR="00AC0AF5" w:rsidRDefault="00AC0AF5" w:rsidP="00AC0AF5">
      <w:pPr>
        <w:rPr>
          <w:rFonts w:ascii="Fb Fontext" w:hAnsi="Fb Fontext"/>
          <w:rtl/>
        </w:rPr>
      </w:pPr>
      <w:r w:rsidRPr="00C35A2C">
        <w:rPr>
          <w:rStyle w:val="afff8"/>
          <w:rtl/>
        </w:rPr>
        <w:t>ערב</w:t>
      </w:r>
      <w:r w:rsidRPr="00C35A2C">
        <w:rPr>
          <w:rFonts w:ascii="Fb Fontext" w:hAnsi="Fb Fontext"/>
          <w:rtl/>
        </w:rPr>
        <w:t xml:space="preserve"> מעיד ללוה, והוא </w:t>
      </w:r>
      <w:r w:rsidR="0043086B">
        <w:rPr>
          <w:rFonts w:ascii="Fb Fontext" w:hAnsi="Fb Fontext" w:hint="cs"/>
          <w:rtl/>
        </w:rPr>
        <w:t>שיש לו קרקע אחרת</w:t>
      </w:r>
      <w:r w:rsidRPr="00C35A2C">
        <w:rPr>
          <w:rFonts w:ascii="Fb Fontext" w:hAnsi="Fb Fontext"/>
          <w:rtl/>
        </w:rPr>
        <w:t>.</w:t>
      </w:r>
    </w:p>
    <w:p w14:paraId="4FBF85CF" w14:textId="77777777" w:rsidR="0043086B" w:rsidRDefault="00AC0AF5" w:rsidP="0043086B">
      <w:pPr>
        <w:rPr>
          <w:rStyle w:val="afff8"/>
          <w:rtl/>
        </w:rPr>
      </w:pPr>
      <w:r w:rsidRPr="00C35A2C">
        <w:rPr>
          <w:rStyle w:val="afff8"/>
          <w:rtl/>
        </w:rPr>
        <w:t>מלוה</w:t>
      </w:r>
      <w:r w:rsidRPr="00C35A2C">
        <w:rPr>
          <w:rFonts w:ascii="Fb Fontext" w:hAnsi="Fb Fontext"/>
          <w:rtl/>
        </w:rPr>
        <w:t xml:space="preserve"> מעיד ללוה, והוא </w:t>
      </w:r>
      <w:r w:rsidR="0043086B">
        <w:rPr>
          <w:rFonts w:ascii="Fb Fontext" w:hAnsi="Fb Fontext" w:hint="cs"/>
          <w:rtl/>
        </w:rPr>
        <w:t>שיש לו קרקע אחרת</w:t>
      </w:r>
      <w:r w:rsidR="0043086B" w:rsidRPr="00C35A2C">
        <w:rPr>
          <w:rFonts w:ascii="Fb Fontext" w:hAnsi="Fb Fontext"/>
          <w:rtl/>
        </w:rPr>
        <w:t>.</w:t>
      </w:r>
    </w:p>
    <w:p w14:paraId="5FA03F4F" w14:textId="316F4ABA" w:rsidR="00AC0AF5" w:rsidRDefault="00AC0AF5" w:rsidP="0043086B">
      <w:pPr>
        <w:rPr>
          <w:rFonts w:ascii="Fb Fontext" w:hAnsi="Fb Fontext"/>
          <w:rtl/>
        </w:rPr>
      </w:pPr>
      <w:r w:rsidRPr="00C35A2C">
        <w:rPr>
          <w:rStyle w:val="afff8"/>
          <w:rtl/>
        </w:rPr>
        <w:t>לוקח</w:t>
      </w:r>
      <w:r w:rsidRPr="00C35A2C">
        <w:rPr>
          <w:rFonts w:ascii="Fb Fontext" w:hAnsi="Fb Fontext"/>
          <w:rtl/>
        </w:rPr>
        <w:t xml:space="preserve"> ראשון מעיד ללוקח שני, והוא </w:t>
      </w:r>
      <w:r w:rsidR="0043086B">
        <w:rPr>
          <w:rFonts w:ascii="Fb Fontext" w:hAnsi="Fb Fontext" w:hint="cs"/>
          <w:rtl/>
        </w:rPr>
        <w:t>שיש לו קרקע אחרת</w:t>
      </w:r>
      <w:r w:rsidR="0043086B" w:rsidRPr="00C35A2C">
        <w:rPr>
          <w:rFonts w:ascii="Fb Fontext" w:hAnsi="Fb Fontext"/>
          <w:rtl/>
        </w:rPr>
        <w:t>.</w:t>
      </w:r>
    </w:p>
    <w:p w14:paraId="21A99916" w14:textId="77777777" w:rsidR="00AC0AF5" w:rsidRDefault="00AC0AF5" w:rsidP="00AC0AF5">
      <w:pPr>
        <w:rPr>
          <w:rFonts w:ascii="Fb Fontext" w:hAnsi="Fb Fontext"/>
          <w:rtl/>
        </w:rPr>
      </w:pPr>
      <w:r w:rsidRPr="00C35A2C">
        <w:rPr>
          <w:rStyle w:val="afff8"/>
          <w:rtl/>
        </w:rPr>
        <w:t>קבלן</w:t>
      </w:r>
      <w:r w:rsidRPr="00C35A2C">
        <w:rPr>
          <w:rFonts w:ascii="Fb Fontext" w:hAnsi="Fb Fontext"/>
          <w:rtl/>
        </w:rPr>
        <w:t xml:space="preserve"> - אמרי לה מעיד, כערב דמי.</w:t>
      </w:r>
    </w:p>
    <w:p w14:paraId="02629D3D" w14:textId="3CC50F81" w:rsidR="00AC0AF5" w:rsidRDefault="00AC0AF5" w:rsidP="0043086B">
      <w:pPr>
        <w:spacing w:after="60"/>
        <w:rPr>
          <w:rFonts w:ascii="Fb Fontext" w:hAnsi="Fb Fontext" w:cs="Guttman Vilna"/>
          <w:b/>
          <w:bCs/>
          <w:rtl/>
        </w:rPr>
      </w:pPr>
      <w:r w:rsidRPr="00C35A2C">
        <w:rPr>
          <w:rFonts w:ascii="Fb Fontext" w:hAnsi="Fb Fontext"/>
          <w:rtl/>
        </w:rPr>
        <w:t>ואמרי לה אינו מעיד, דניח"</w:t>
      </w:r>
      <w:r w:rsidRPr="00C35A2C">
        <w:rPr>
          <w:rFonts w:ascii="Fb Fontext" w:hAnsi="Fb Fontext" w:hint="cs"/>
          <w:rtl/>
        </w:rPr>
        <w:t>ל</w:t>
      </w:r>
      <w:r w:rsidRPr="00C35A2C">
        <w:rPr>
          <w:rFonts w:ascii="Fb Fontext" w:hAnsi="Fb Fontext"/>
          <w:rtl/>
        </w:rPr>
        <w:t xml:space="preserve"> </w:t>
      </w:r>
      <w:r w:rsidR="0043086B">
        <w:rPr>
          <w:rFonts w:ascii="Fb Fontext" w:hAnsi="Fb Fontext" w:hint="cs"/>
          <w:rtl/>
        </w:rPr>
        <w:t>שיהא בידו את שניהם</w:t>
      </w:r>
      <w:r w:rsidRPr="00C35A2C">
        <w:rPr>
          <w:rFonts w:ascii="Fb Fontext" w:hAnsi="Fb Fontext"/>
          <w:rtl/>
        </w:rPr>
        <w:t xml:space="preserve">, </w:t>
      </w:r>
      <w:r w:rsidR="0043086B">
        <w:rPr>
          <w:rFonts w:ascii="Fb Fontext" w:hAnsi="Fb Fontext" w:hint="cs"/>
          <w:rtl/>
        </w:rPr>
        <w:t>שבע''ח יוכל לקחת מה שירצה</w:t>
      </w:r>
    </w:p>
    <w:p w14:paraId="465F25EF" w14:textId="70825E08" w:rsidR="00985B2B" w:rsidRPr="00C35A2C" w:rsidRDefault="00985B2B" w:rsidP="00985B2B">
      <w:pPr>
        <w:pStyle w:val="aff9"/>
        <w:rPr>
          <w:rtl/>
        </w:rPr>
      </w:pPr>
      <w:r>
        <w:rPr>
          <w:rFonts w:hint="cs"/>
          <w:rtl/>
        </w:rPr>
        <w:t>***</w:t>
      </w:r>
    </w:p>
    <w:p w14:paraId="1C36E223" w14:textId="77777777" w:rsidR="00AC0AF5" w:rsidRDefault="00AC0AF5" w:rsidP="00982F98">
      <w:pPr>
        <w:pStyle w:val="affe"/>
        <w:framePr w:wrap="around"/>
        <w:rPr>
          <w:rtl/>
        </w:rPr>
      </w:pPr>
      <w:r w:rsidRPr="00C35A2C">
        <w:rPr>
          <w:rtl/>
        </w:rPr>
        <w:t>מז.</w:t>
      </w:r>
    </w:p>
    <w:p w14:paraId="5381332E" w14:textId="77777777" w:rsidR="0043086B" w:rsidRPr="0043086B" w:rsidRDefault="00AC0AF5" w:rsidP="0043086B">
      <w:pPr>
        <w:pStyle w:val="36"/>
        <w:framePr w:wrap="notBeside"/>
        <w:rPr>
          <w:rtl/>
        </w:rPr>
      </w:pPr>
      <w:bookmarkStart w:id="25" w:name="_Hlk174254882"/>
      <w:r w:rsidRPr="0043086B">
        <w:rPr>
          <w:rtl/>
        </w:rPr>
        <w:t>ר</w:t>
      </w:r>
      <w:r w:rsidRPr="0043086B">
        <w:rPr>
          <w:rFonts w:hint="cs"/>
          <w:rtl/>
        </w:rPr>
        <w:t>י</w:t>
      </w:r>
      <w:r w:rsidRPr="0043086B">
        <w:rPr>
          <w:rtl/>
        </w:rPr>
        <w:t>"</w:t>
      </w:r>
      <w:r w:rsidRPr="0043086B">
        <w:rPr>
          <w:rFonts w:hint="cs"/>
          <w:rtl/>
        </w:rPr>
        <w:t>ו</w:t>
      </w:r>
      <w:r w:rsidRPr="0043086B">
        <w:rPr>
          <w:rtl/>
        </w:rPr>
        <w:t>:</w:t>
      </w:r>
    </w:p>
    <w:p w14:paraId="5F9C19D5" w14:textId="77777777" w:rsidR="0043086B" w:rsidRDefault="00AC0AF5" w:rsidP="00AC0AF5">
      <w:pPr>
        <w:rPr>
          <w:rFonts w:ascii="Fb Fontext" w:hAnsi="Fb Fontext"/>
          <w:sz w:val="32"/>
          <w:rtl/>
        </w:rPr>
      </w:pPr>
      <w:r w:rsidRPr="00C35A2C">
        <w:rPr>
          <w:rFonts w:ascii="Fb Fontext" w:hAnsi="Fb Fontext"/>
          <w:sz w:val="32"/>
          <w:rtl/>
        </w:rPr>
        <w:t xml:space="preserve">אומן אין לו חזקה, בן אומן יש לו חזקה. </w:t>
      </w:r>
    </w:p>
    <w:p w14:paraId="008E1C4F" w14:textId="6672DD2E" w:rsidR="00AC0AF5" w:rsidRDefault="00AC0AF5" w:rsidP="00AC0AF5">
      <w:pPr>
        <w:rPr>
          <w:rFonts w:ascii="Fb Fontext" w:hAnsi="Fb Fontext"/>
          <w:sz w:val="32"/>
          <w:rtl/>
        </w:rPr>
      </w:pPr>
      <w:r w:rsidRPr="00C35A2C">
        <w:rPr>
          <w:rFonts w:ascii="Fb Fontext" w:hAnsi="Fb Fontext"/>
          <w:sz w:val="32"/>
          <w:rtl/>
        </w:rPr>
        <w:t>אריס אין לו חזקה, בן אריס יש לו חזקה.</w:t>
      </w:r>
    </w:p>
    <w:p w14:paraId="66E0A0AB" w14:textId="77777777" w:rsidR="00AC0AF5" w:rsidRPr="00C35A2C" w:rsidRDefault="00AC0AF5" w:rsidP="00AC0AF5">
      <w:pPr>
        <w:rPr>
          <w:rFonts w:ascii="Fb Fontext" w:hAnsi="Fb Fontext"/>
          <w:rtl/>
        </w:rPr>
      </w:pPr>
      <w:r w:rsidRPr="00C35A2C">
        <w:rPr>
          <w:rFonts w:ascii="Fb Fontext" w:hAnsi="Fb Fontext"/>
          <w:rtl/>
        </w:rPr>
        <w:t>גזלן ובן גזלן אין להן חזקה, בן בנו של גזלן יש לו חזקה.</w:t>
      </w:r>
    </w:p>
    <w:p w14:paraId="538B8623" w14:textId="594217E5" w:rsidR="0043086B" w:rsidRPr="0043086B" w:rsidRDefault="00AC0AF5" w:rsidP="0043086B">
      <w:pPr>
        <w:pStyle w:val="36"/>
        <w:framePr w:wrap="notBeside"/>
        <w:rPr>
          <w:rtl/>
        </w:rPr>
      </w:pPr>
      <w:r w:rsidRPr="0043086B">
        <w:rPr>
          <w:rFonts w:hint="cs"/>
          <w:rtl/>
        </w:rPr>
        <w:t>ומ</w:t>
      </w:r>
      <w:r w:rsidR="00985B2B">
        <w:rPr>
          <w:rFonts w:hint="cs"/>
          <w:rtl/>
        </w:rPr>
        <w:t>דובר:</w:t>
      </w:r>
      <w:r w:rsidRPr="0043086B">
        <w:rPr>
          <w:rFonts w:hint="cs"/>
          <w:rtl/>
        </w:rPr>
        <w:t xml:space="preserve"> </w:t>
      </w:r>
    </w:p>
    <w:p w14:paraId="5280B323" w14:textId="428D49D8" w:rsidR="00AC0AF5" w:rsidRDefault="00985B2B" w:rsidP="00985B2B">
      <w:pPr>
        <w:rPr>
          <w:rFonts w:ascii="Fb Fontext" w:hAnsi="Fb Fontext"/>
          <w:rtl/>
        </w:rPr>
      </w:pPr>
      <w:r>
        <w:rPr>
          <w:rFonts w:ascii="Fb Fontext" w:hAnsi="Fb Fontext" w:hint="cs"/>
          <w:rtl/>
        </w:rPr>
        <w:t xml:space="preserve">שאמרו </w:t>
      </w:r>
      <w:r w:rsidR="00AC0AF5" w:rsidRPr="00C35A2C">
        <w:rPr>
          <w:rFonts w:ascii="Fb Fontext" w:hAnsi="Fb Fontext"/>
          <w:rtl/>
        </w:rPr>
        <w:t xml:space="preserve">עדים: בפנינו הודה לו, </w:t>
      </w:r>
      <w:r>
        <w:rPr>
          <w:rFonts w:ascii="Fb Fontext" w:hAnsi="Fb Fontext" w:hint="cs"/>
          <w:rtl/>
        </w:rPr>
        <w:t>שבגזלן אפי' הודה לא נאמן.</w:t>
      </w:r>
    </w:p>
    <w:p w14:paraId="2E65240D" w14:textId="2DAF8645" w:rsidR="00AC0AF5" w:rsidRPr="00C35A2C" w:rsidRDefault="00AC0AF5" w:rsidP="0043086B">
      <w:pPr>
        <w:spacing w:after="60"/>
        <w:rPr>
          <w:rFonts w:ascii="Fb Fontext" w:hAnsi="Fb Fontext" w:cs="Guttman Vilna"/>
          <w:b/>
          <w:bCs/>
          <w:rtl/>
        </w:rPr>
      </w:pPr>
      <w:r w:rsidRPr="0043086B">
        <w:rPr>
          <w:rStyle w:val="affffe"/>
          <w:rtl/>
        </w:rPr>
        <w:t>כר"</w:t>
      </w:r>
      <w:r w:rsidRPr="0043086B">
        <w:rPr>
          <w:rStyle w:val="affffe"/>
          <w:rFonts w:hint="cs"/>
          <w:rtl/>
        </w:rPr>
        <w:t>כ</w:t>
      </w:r>
      <w:r w:rsidR="00985B2B">
        <w:rPr>
          <w:rStyle w:val="affffe"/>
          <w:rFonts w:hint="cs"/>
          <w:rtl/>
        </w:rPr>
        <w:t>:</w:t>
      </w:r>
      <w:r w:rsidR="00985B2B">
        <w:rPr>
          <w:rFonts w:ascii="Fb Fontext" w:hAnsi="Fb Fontext" w:hint="cs"/>
          <w:rtl/>
        </w:rPr>
        <w:t xml:space="preserve"> שאם לא </w:t>
      </w:r>
      <w:r w:rsidRPr="00C35A2C">
        <w:rPr>
          <w:rFonts w:ascii="Fb Fontext" w:hAnsi="Fb Fontext" w:hint="cs"/>
          <w:rtl/>
        </w:rPr>
        <w:t>היה מודה היה הגזלן מוסרו ואת חמורו לפקיד</w:t>
      </w:r>
    </w:p>
    <w:p w14:paraId="2C05A483" w14:textId="77777777" w:rsidR="0043086B" w:rsidRPr="0043086B" w:rsidRDefault="00AC0AF5" w:rsidP="0043086B">
      <w:pPr>
        <w:pStyle w:val="36"/>
        <w:framePr w:wrap="notBeside"/>
        <w:rPr>
          <w:rtl/>
        </w:rPr>
      </w:pPr>
      <w:r w:rsidRPr="0043086B">
        <w:rPr>
          <w:rtl/>
        </w:rPr>
        <w:t>רבא:</w:t>
      </w:r>
    </w:p>
    <w:p w14:paraId="7924D47F" w14:textId="10C53D05" w:rsidR="00AC0AF5" w:rsidRPr="00C35A2C" w:rsidRDefault="00AC0AF5" w:rsidP="0043086B">
      <w:pPr>
        <w:rPr>
          <w:rFonts w:ascii="Fb Fontext" w:hAnsi="Fb Fontext"/>
          <w:rtl/>
        </w:rPr>
      </w:pPr>
      <w:r w:rsidRPr="00C35A2C">
        <w:rPr>
          <w:rFonts w:ascii="Fb Fontext" w:hAnsi="Fb Fontext"/>
          <w:sz w:val="32"/>
          <w:rtl/>
        </w:rPr>
        <w:t xml:space="preserve">בן בנו של גזלן </w:t>
      </w:r>
      <w:r w:rsidR="0043086B">
        <w:rPr>
          <w:rFonts w:ascii="Fb Fontext" w:hAnsi="Fb Fontext" w:hint="cs"/>
          <w:sz w:val="32"/>
          <w:rtl/>
        </w:rPr>
        <w:t>שבא בטענת אבי אביו.</w:t>
      </w:r>
      <w:r w:rsidR="00985B2B">
        <w:rPr>
          <w:rFonts w:ascii="Fb Fontext" w:hAnsi="Fb Fontext" w:hint="cs"/>
          <w:sz w:val="32"/>
          <w:rtl/>
        </w:rPr>
        <w:t xml:space="preserve"> גם אין לו חזקה</w:t>
      </w:r>
    </w:p>
    <w:p w14:paraId="66EFF3D5" w14:textId="702E5A91" w:rsidR="0043086B" w:rsidRDefault="0043086B" w:rsidP="00AC0AF5">
      <w:pPr>
        <w:rPr>
          <w:rFonts w:ascii="Fb Fontext" w:hAnsi="Fb Fontext"/>
          <w:rtl/>
        </w:rPr>
      </w:pPr>
      <w:r>
        <w:rPr>
          <w:rFonts w:ascii="Fb Fontext" w:hAnsi="Fb Fontext" w:hint="cs"/>
          <w:rtl/>
        </w:rPr>
        <w:t xml:space="preserve">גזלן </w:t>
      </w:r>
      <w:r w:rsidR="00985B2B">
        <w:rPr>
          <w:rStyle w:val="affffe"/>
          <w:rFonts w:hint="cs"/>
          <w:rtl/>
        </w:rPr>
        <w:t xml:space="preserve">א. </w:t>
      </w:r>
      <w:r w:rsidR="00985B2B" w:rsidRPr="00985B2B">
        <w:rPr>
          <w:rStyle w:val="affffe"/>
          <w:rFonts w:hint="cs"/>
          <w:rtl/>
        </w:rPr>
        <w:t>רי''ו</w:t>
      </w:r>
      <w:r w:rsidR="00985B2B">
        <w:rPr>
          <w:rStyle w:val="affffe"/>
          <w:rFonts w:hint="cs"/>
          <w:rtl/>
        </w:rPr>
        <w:t xml:space="preserve"> </w:t>
      </w:r>
      <w:r>
        <w:rPr>
          <w:rFonts w:ascii="Fb Fontext" w:hAnsi="Fb Fontext" w:hint="cs"/>
          <w:rtl/>
        </w:rPr>
        <w:t xml:space="preserve">- </w:t>
      </w:r>
      <w:r w:rsidR="00AC0AF5" w:rsidRPr="00C35A2C">
        <w:rPr>
          <w:rFonts w:ascii="Fb Fontext" w:hAnsi="Fb Fontext"/>
          <w:rtl/>
        </w:rPr>
        <w:t xml:space="preserve">כגון שהוחזק על שדה זו בגזלנות. </w:t>
      </w:r>
    </w:p>
    <w:p w14:paraId="14F8FACF" w14:textId="0707FE78" w:rsidR="00AC0AF5" w:rsidRPr="00C35A2C" w:rsidRDefault="00985B2B" w:rsidP="00985B2B">
      <w:pPr>
        <w:spacing w:after="60"/>
        <w:ind w:left="226" w:firstLine="113"/>
        <w:rPr>
          <w:rFonts w:ascii="Fb Fontext" w:hAnsi="Fb Fontext" w:cs="Guttman Vilna"/>
          <w:b/>
          <w:bCs/>
          <w:rtl/>
        </w:rPr>
      </w:pPr>
      <w:r w:rsidRPr="00985B2B">
        <w:rPr>
          <w:rStyle w:val="affffe"/>
          <w:rFonts w:hint="cs"/>
          <w:rtl/>
        </w:rPr>
        <w:t>ב.ר''ח:</w:t>
      </w:r>
      <w:r>
        <w:rPr>
          <w:rFonts w:ascii="Fb Fontext" w:hAnsi="Fb Fontext" w:hint="cs"/>
          <w:rtl/>
        </w:rPr>
        <w:t xml:space="preserve"> </w:t>
      </w:r>
      <w:r w:rsidR="00AC0AF5" w:rsidRPr="00C35A2C">
        <w:rPr>
          <w:rFonts w:ascii="Fb Fontext" w:hAnsi="Fb Fontext"/>
          <w:rtl/>
        </w:rPr>
        <w:t>כגון דבית פלוני, שהורגין נפשות על עסקי ממון.</w:t>
      </w:r>
    </w:p>
    <w:p w14:paraId="3DEE0EA0" w14:textId="77777777" w:rsidR="00985B2B" w:rsidRPr="00985B2B" w:rsidRDefault="00AC0AF5" w:rsidP="00985B2B">
      <w:pPr>
        <w:pStyle w:val="36"/>
        <w:framePr w:wrap="notBeside"/>
        <w:rPr>
          <w:rtl/>
        </w:rPr>
      </w:pPr>
      <w:r w:rsidRPr="00985B2B">
        <w:rPr>
          <w:rFonts w:hint="cs"/>
          <w:rtl/>
        </w:rPr>
        <w:t>ת</w:t>
      </w:r>
      <w:r w:rsidRPr="00985B2B">
        <w:rPr>
          <w:rtl/>
        </w:rPr>
        <w:t>"ר:</w:t>
      </w:r>
    </w:p>
    <w:p w14:paraId="2EBA959E" w14:textId="5BFFDA78" w:rsidR="00AC0AF5" w:rsidRDefault="00AC0AF5" w:rsidP="00AC0AF5">
      <w:pPr>
        <w:rPr>
          <w:rFonts w:ascii="Fb Fontext" w:hAnsi="Fb Fontext"/>
          <w:sz w:val="32"/>
          <w:rtl/>
        </w:rPr>
      </w:pPr>
      <w:r w:rsidRPr="00BE047A">
        <w:rPr>
          <w:rFonts w:ascii="Fb Fontext" w:hAnsi="Fb Fontext"/>
          <w:b/>
          <w:bCs/>
          <w:rtl/>
        </w:rPr>
        <w:t>אומן</w:t>
      </w:r>
      <w:r w:rsidRPr="00C35A2C">
        <w:rPr>
          <w:rFonts w:ascii="Fb Fontext" w:hAnsi="Fb Fontext"/>
          <w:sz w:val="32"/>
          <w:rtl/>
        </w:rPr>
        <w:t xml:space="preserve"> אין לו חזקה, ירד מאומנותו - יש לו חזקה.</w:t>
      </w:r>
    </w:p>
    <w:p w14:paraId="21752990" w14:textId="77777777" w:rsidR="00985B2B" w:rsidRDefault="00AC0AF5" w:rsidP="00AC0AF5">
      <w:pPr>
        <w:rPr>
          <w:rFonts w:ascii="Fb Fontext" w:hAnsi="Fb Fontext"/>
          <w:rtl/>
        </w:rPr>
      </w:pPr>
      <w:r>
        <w:rPr>
          <w:rFonts w:ascii="Fb Fontext" w:hAnsi="Fb Fontext"/>
          <w:rtl/>
        </w:rPr>
        <w:t>אר</w:t>
      </w:r>
      <w:r w:rsidRPr="00C35A2C">
        <w:rPr>
          <w:rStyle w:val="afff8"/>
          <w:rtl/>
        </w:rPr>
        <w:t>יס</w:t>
      </w:r>
      <w:r w:rsidRPr="00C35A2C">
        <w:rPr>
          <w:rFonts w:ascii="Fb Fontext" w:hAnsi="Fb Fontext"/>
          <w:rtl/>
        </w:rPr>
        <w:t xml:space="preserve"> אין לו חזקה, ירד מאריסותו - יש לו חזקה. </w:t>
      </w:r>
    </w:p>
    <w:p w14:paraId="470A8DA3" w14:textId="007EF477" w:rsidR="00AC0AF5" w:rsidRPr="00C35A2C" w:rsidRDefault="00AC0AF5" w:rsidP="00AC0AF5">
      <w:pPr>
        <w:rPr>
          <w:rFonts w:ascii="Fb Fontext" w:hAnsi="Fb Fontext"/>
          <w:rtl/>
        </w:rPr>
      </w:pPr>
      <w:r w:rsidRPr="00C35A2C">
        <w:rPr>
          <w:rStyle w:val="afff8"/>
          <w:rtl/>
        </w:rPr>
        <w:t>בן שחלק</w:t>
      </w:r>
      <w:r w:rsidRPr="00C35A2C">
        <w:rPr>
          <w:rFonts w:ascii="Fb Fontext" w:hAnsi="Fb Fontext"/>
          <w:rtl/>
        </w:rPr>
        <w:t xml:space="preserve">, </w:t>
      </w:r>
      <w:r w:rsidRPr="00C35A2C">
        <w:rPr>
          <w:rStyle w:val="afff8"/>
          <w:rtl/>
        </w:rPr>
        <w:t>ואשה שנתגרשה</w:t>
      </w:r>
      <w:r w:rsidRPr="00C35A2C">
        <w:rPr>
          <w:rFonts w:ascii="Fb Fontext" w:hAnsi="Fb Fontext"/>
          <w:rtl/>
        </w:rPr>
        <w:t xml:space="preserve"> - הרי הן כשאר כל אדם.</w:t>
      </w:r>
    </w:p>
    <w:p w14:paraId="7AE88BBD" w14:textId="77777777" w:rsidR="00AC0AF5" w:rsidRDefault="00AC0AF5" w:rsidP="00AC0AF5">
      <w:pPr>
        <w:rPr>
          <w:rFonts w:ascii="Fb Fontext" w:hAnsi="Fb Fontext"/>
          <w:sz w:val="32"/>
          <w:rtl/>
        </w:rPr>
      </w:pPr>
      <w:r w:rsidRPr="00C35A2C">
        <w:rPr>
          <w:rFonts w:ascii="Fb Fontext" w:hAnsi="Fb Fontext"/>
          <w:sz w:val="32"/>
          <w:rtl/>
        </w:rPr>
        <w:t xml:space="preserve">בן שחלק </w:t>
      </w:r>
      <w:r w:rsidRPr="00C35A2C">
        <w:rPr>
          <w:rFonts w:ascii="Fb Fontext" w:hAnsi="Fb Fontext" w:hint="cs"/>
          <w:sz w:val="32"/>
          <w:rtl/>
        </w:rPr>
        <w:t>-</w:t>
      </w:r>
      <w:r w:rsidRPr="00C35A2C">
        <w:rPr>
          <w:rFonts w:ascii="Fb Fontext" w:hAnsi="Fb Fontext"/>
          <w:sz w:val="32"/>
          <w:rtl/>
        </w:rPr>
        <w:t>קמ"ל דלא</w:t>
      </w:r>
      <w:r w:rsidRPr="00C35A2C">
        <w:rPr>
          <w:rFonts w:ascii="Fb Fontext" w:hAnsi="Fb Fontext" w:hint="cs"/>
          <w:sz w:val="32"/>
          <w:rtl/>
        </w:rPr>
        <w:t xml:space="preserve"> אחיל גביה</w:t>
      </w:r>
      <w:r w:rsidRPr="00C35A2C">
        <w:rPr>
          <w:rFonts w:ascii="Fb Fontext" w:hAnsi="Fb Fontext"/>
          <w:sz w:val="32"/>
          <w:rtl/>
        </w:rPr>
        <w:t>.</w:t>
      </w:r>
    </w:p>
    <w:p w14:paraId="4645D695" w14:textId="77777777" w:rsidR="00AC0AF5" w:rsidRPr="00985B2B" w:rsidRDefault="00AC0AF5" w:rsidP="00985B2B">
      <w:pPr>
        <w:spacing w:after="60"/>
        <w:rPr>
          <w:rtl/>
        </w:rPr>
      </w:pPr>
      <w:r w:rsidRPr="006765C4">
        <w:rPr>
          <w:rFonts w:ascii="Fb Fontext" w:hAnsi="Fb Fontext"/>
          <w:spacing w:val="-4"/>
          <w:rtl/>
        </w:rPr>
        <w:t>אשה שנתגרשה</w:t>
      </w:r>
      <w:r w:rsidRPr="006765C4">
        <w:rPr>
          <w:rFonts w:ascii="Fb Fontext" w:hAnsi="Fb Fontext" w:hint="cs"/>
          <w:spacing w:val="-4"/>
          <w:rtl/>
        </w:rPr>
        <w:t>-</w:t>
      </w:r>
      <w:r w:rsidRPr="006765C4">
        <w:rPr>
          <w:rFonts w:ascii="Fb Fontext" w:hAnsi="Fb Fontext"/>
          <w:spacing w:val="-4"/>
          <w:rtl/>
        </w:rPr>
        <w:t xml:space="preserve"> </w:t>
      </w:r>
      <w:r w:rsidRPr="006765C4">
        <w:rPr>
          <w:rFonts w:ascii="Fb Fontext" w:hAnsi="Fb Fontext" w:hint="cs"/>
          <w:spacing w:val="-4"/>
          <w:rtl/>
        </w:rPr>
        <w:t xml:space="preserve">מיירי במגורשת ואינה מגורשת </w:t>
      </w:r>
      <w:r w:rsidRPr="00985B2B">
        <w:rPr>
          <w:rStyle w:val="affffe"/>
          <w:rFonts w:hint="cs"/>
          <w:rtl/>
        </w:rPr>
        <w:t>כריב</w:t>
      </w:r>
      <w:r w:rsidRPr="00985B2B">
        <w:rPr>
          <w:rStyle w:val="affffe"/>
          <w:rtl/>
        </w:rPr>
        <w:t>"</w:t>
      </w:r>
      <w:r w:rsidRPr="00985B2B">
        <w:rPr>
          <w:rStyle w:val="affffe"/>
          <w:rFonts w:hint="cs"/>
          <w:rtl/>
        </w:rPr>
        <w:t>א משמואל</w:t>
      </w:r>
      <w:r w:rsidRPr="006765C4">
        <w:rPr>
          <w:rFonts w:ascii="Fb Fontext" w:hAnsi="Fb Fontext" w:hint="cs"/>
          <w:spacing w:val="-4"/>
          <w:rtl/>
        </w:rPr>
        <w:t xml:space="preserve"> </w:t>
      </w:r>
      <w:r w:rsidRPr="00985B2B">
        <w:rPr>
          <w:rFonts w:hint="cs"/>
          <w:rtl/>
        </w:rPr>
        <w:t>דכל כה</w:t>
      </w:r>
      <w:r w:rsidRPr="00985B2B">
        <w:rPr>
          <w:rtl/>
        </w:rPr>
        <w:t>"</w:t>
      </w:r>
      <w:r w:rsidRPr="00985B2B">
        <w:rPr>
          <w:rFonts w:hint="cs"/>
          <w:rtl/>
        </w:rPr>
        <w:t>ג בעלה חייב במזונתיה</w:t>
      </w:r>
    </w:p>
    <w:p w14:paraId="0045F4F7" w14:textId="77777777" w:rsidR="00AC0AF5" w:rsidRPr="00C35A2C" w:rsidRDefault="00AC0AF5" w:rsidP="00982F98">
      <w:pPr>
        <w:pStyle w:val="affe"/>
        <w:framePr w:wrap="around"/>
        <w:rPr>
          <w:rtl/>
        </w:rPr>
      </w:pPr>
      <w:r w:rsidRPr="00C35A2C">
        <w:rPr>
          <w:rtl/>
        </w:rPr>
        <w:t>מז:</w:t>
      </w:r>
    </w:p>
    <w:p w14:paraId="063E0075" w14:textId="77777777" w:rsidR="00985B2B" w:rsidRPr="00985B2B" w:rsidRDefault="00AC0AF5" w:rsidP="00985B2B">
      <w:pPr>
        <w:pStyle w:val="36"/>
        <w:framePr w:wrap="notBeside"/>
        <w:rPr>
          <w:rtl/>
        </w:rPr>
      </w:pPr>
      <w:r w:rsidRPr="00985B2B">
        <w:rPr>
          <w:rFonts w:hint="cs"/>
          <w:rtl/>
        </w:rPr>
        <w:t>ר</w:t>
      </w:r>
      <w:r w:rsidRPr="00985B2B">
        <w:rPr>
          <w:rtl/>
        </w:rPr>
        <w:t>"</w:t>
      </w:r>
      <w:r w:rsidRPr="00985B2B">
        <w:rPr>
          <w:rFonts w:hint="cs"/>
          <w:rtl/>
        </w:rPr>
        <w:t>נ מר</w:t>
      </w:r>
      <w:r w:rsidRPr="00985B2B">
        <w:rPr>
          <w:rtl/>
        </w:rPr>
        <w:t>"</w:t>
      </w:r>
      <w:r w:rsidRPr="00985B2B">
        <w:rPr>
          <w:rFonts w:hint="cs"/>
          <w:rtl/>
        </w:rPr>
        <w:t>ה</w:t>
      </w:r>
      <w:r w:rsidRPr="00985B2B">
        <w:rPr>
          <w:rtl/>
        </w:rPr>
        <w:t>:</w:t>
      </w:r>
    </w:p>
    <w:p w14:paraId="16D34B40" w14:textId="2FA985F7" w:rsidR="00AC0AF5" w:rsidRDefault="00AC0AF5" w:rsidP="00AC0AF5">
      <w:pPr>
        <w:rPr>
          <w:rFonts w:ascii="Fb Fontext" w:hAnsi="Fb Fontext"/>
          <w:sz w:val="32"/>
          <w:rtl/>
        </w:rPr>
      </w:pPr>
      <w:r w:rsidRPr="00C35A2C">
        <w:rPr>
          <w:rFonts w:ascii="Fb Fontext" w:hAnsi="Fb Fontext"/>
          <w:sz w:val="32"/>
          <w:rtl/>
        </w:rPr>
        <w:t>כולן שהביאו ראיה - ראייתן ראיה, ומעמידין שדה בידן.</w:t>
      </w:r>
    </w:p>
    <w:p w14:paraId="42FA8D79" w14:textId="77777777" w:rsidR="00AC0AF5" w:rsidRPr="00C35A2C" w:rsidRDefault="00AC0AF5" w:rsidP="00AC0AF5">
      <w:pPr>
        <w:rPr>
          <w:rFonts w:ascii="Fb Fontext" w:hAnsi="Fb Fontext"/>
          <w:rtl/>
        </w:rPr>
      </w:pPr>
      <w:r w:rsidRPr="00C35A2C">
        <w:rPr>
          <w:rFonts w:ascii="Fb Fontext" w:hAnsi="Fb Fontext"/>
          <w:rtl/>
        </w:rPr>
        <w:t>גזלן שהביא ראיה - אין ראייתו ראיה, ואין מעמידין שדה בידו.</w:t>
      </w:r>
    </w:p>
    <w:p w14:paraId="21123E25" w14:textId="09898A7A" w:rsidR="00AC0AF5" w:rsidRDefault="00AC0AF5" w:rsidP="00AC0AF5">
      <w:pPr>
        <w:rPr>
          <w:rFonts w:ascii="Fb Fontext" w:hAnsi="Fb Fontext"/>
          <w:rtl/>
        </w:rPr>
      </w:pPr>
      <w:r w:rsidRPr="00985B2B">
        <w:rPr>
          <w:rStyle w:val="affffe"/>
          <w:rFonts w:hint="cs"/>
          <w:rtl/>
        </w:rPr>
        <w:t>ואפי' ד</w:t>
      </w:r>
      <w:r w:rsidRPr="00985B2B">
        <w:rPr>
          <w:rStyle w:val="affffe"/>
          <w:rtl/>
        </w:rPr>
        <w:t>תנינא:</w:t>
      </w:r>
      <w:r w:rsidRPr="00C35A2C">
        <w:rPr>
          <w:rFonts w:ascii="Fb Fontext" w:hAnsi="Fb Fontext"/>
          <w:rtl/>
        </w:rPr>
        <w:t xml:space="preserve"> לקח מסיקריקון וחזר ולקח מבעל הבית מקחו בטל</w:t>
      </w:r>
    </w:p>
    <w:p w14:paraId="5C08D6A9" w14:textId="7C206B01" w:rsidR="00985B2B" w:rsidRPr="00985B2B" w:rsidRDefault="00AC0AF5" w:rsidP="00985B2B">
      <w:pPr>
        <w:pStyle w:val="36"/>
        <w:framePr w:wrap="notBeside"/>
        <w:rPr>
          <w:rtl/>
        </w:rPr>
      </w:pPr>
      <w:r w:rsidRPr="00985B2B">
        <w:rPr>
          <w:rFonts w:hint="cs"/>
          <w:rtl/>
        </w:rPr>
        <w:t>קמ</w:t>
      </w:r>
      <w:r w:rsidRPr="00985B2B">
        <w:rPr>
          <w:rtl/>
        </w:rPr>
        <w:t>"</w:t>
      </w:r>
      <w:r w:rsidRPr="00985B2B">
        <w:rPr>
          <w:rFonts w:hint="cs"/>
          <w:rtl/>
        </w:rPr>
        <w:t>ל</w:t>
      </w:r>
      <w:r w:rsidR="00985B2B">
        <w:rPr>
          <w:rFonts w:hint="cs"/>
          <w:rtl/>
        </w:rPr>
        <w:t>:</w:t>
      </w:r>
    </w:p>
    <w:p w14:paraId="53E6DFAA" w14:textId="14E8B4EF" w:rsidR="00AC0AF5" w:rsidRDefault="00985B2B" w:rsidP="00985B2B">
      <w:pPr>
        <w:rPr>
          <w:rFonts w:ascii="Fb Fontext" w:hAnsi="Fb Fontext"/>
          <w:sz w:val="32"/>
          <w:rtl/>
        </w:rPr>
      </w:pPr>
      <w:r>
        <w:rPr>
          <w:rFonts w:ascii="Fb Fontext" w:hAnsi="Fb Fontext" w:hint="cs"/>
          <w:sz w:val="32"/>
          <w:rtl/>
        </w:rPr>
        <w:t xml:space="preserve">שלא </w:t>
      </w:r>
      <w:r w:rsidR="00AC0AF5" w:rsidRPr="00C35A2C">
        <w:rPr>
          <w:rFonts w:ascii="Fb Fontext" w:hAnsi="Fb Fontext"/>
          <w:sz w:val="32"/>
          <w:rtl/>
        </w:rPr>
        <w:t xml:space="preserve">רב, </w:t>
      </w:r>
      <w:r w:rsidR="00AC0AF5" w:rsidRPr="00C35A2C">
        <w:rPr>
          <w:rFonts w:ascii="Fb Fontext" w:hAnsi="Fb Fontext" w:hint="cs"/>
          <w:sz w:val="32"/>
          <w:rtl/>
        </w:rPr>
        <w:t>ד</w:t>
      </w:r>
      <w:r w:rsidR="00AC0AF5">
        <w:rPr>
          <w:rFonts w:ascii="Fb Fontext" w:hAnsi="Fb Fontext"/>
          <w:sz w:val="32"/>
          <w:rtl/>
        </w:rPr>
        <w:t>דווקא</w:t>
      </w:r>
      <w:r w:rsidR="00AC0AF5" w:rsidRPr="00C35A2C">
        <w:rPr>
          <w:rFonts w:ascii="Fb Fontext" w:hAnsi="Fb Fontext"/>
          <w:sz w:val="32"/>
          <w:rtl/>
        </w:rPr>
        <w:t xml:space="preserve"> דא"ל לך חזק וקני, אבל בשטר קנה,</w:t>
      </w:r>
    </w:p>
    <w:p w14:paraId="57037171" w14:textId="343E4980" w:rsidR="00985B2B" w:rsidRPr="00985B2B" w:rsidRDefault="00AC0AF5" w:rsidP="00985B2B">
      <w:pPr>
        <w:pStyle w:val="36"/>
        <w:framePr w:wrap="notBeside"/>
        <w:rPr>
          <w:rtl/>
        </w:rPr>
      </w:pPr>
      <w:r w:rsidRPr="00985B2B">
        <w:rPr>
          <w:rFonts w:hint="cs"/>
          <w:rtl/>
        </w:rPr>
        <w:t>ו</w:t>
      </w:r>
      <w:r w:rsidRPr="00985B2B">
        <w:rPr>
          <w:rtl/>
        </w:rPr>
        <w:t>קמ"ל</w:t>
      </w:r>
      <w:r w:rsidR="00985B2B">
        <w:rPr>
          <w:rFonts w:hint="cs"/>
          <w:rtl/>
        </w:rPr>
        <w:t>:</w:t>
      </w:r>
    </w:p>
    <w:p w14:paraId="5B1F6EDF" w14:textId="5BC12700" w:rsidR="00AC0AF5" w:rsidRPr="00C35A2C" w:rsidRDefault="00AC0AF5" w:rsidP="00985B2B">
      <w:pPr>
        <w:rPr>
          <w:rFonts w:ascii="Fb Fontext" w:hAnsi="Fb Fontext" w:cs="Guttman Vilna"/>
          <w:b/>
          <w:bCs/>
          <w:sz w:val="32"/>
          <w:rtl/>
        </w:rPr>
      </w:pPr>
      <w:r w:rsidRPr="00985B2B">
        <w:rPr>
          <w:rStyle w:val="affffe"/>
          <w:rtl/>
        </w:rPr>
        <w:t>כדשמואל</w:t>
      </w:r>
      <w:r w:rsidR="00985B2B">
        <w:rPr>
          <w:rStyle w:val="affffe"/>
          <w:rFonts w:hint="cs"/>
          <w:rtl/>
        </w:rPr>
        <w:t>:</w:t>
      </w:r>
      <w:r w:rsidRPr="00C35A2C">
        <w:rPr>
          <w:rFonts w:ascii="Fb Fontext" w:hAnsi="Fb Fontext"/>
          <w:sz w:val="32"/>
          <w:rtl/>
        </w:rPr>
        <w:t xml:space="preserve"> דאף בשטר לא קנה עד שיכתוב אחריות נכסים.</w:t>
      </w:r>
    </w:p>
    <w:p w14:paraId="7E0F984C" w14:textId="303498CB" w:rsidR="00985B2B" w:rsidRPr="00985B2B" w:rsidRDefault="00AC0AF5" w:rsidP="00985B2B">
      <w:pPr>
        <w:pStyle w:val="36"/>
        <w:framePr w:wrap="notBeside"/>
        <w:rPr>
          <w:rtl/>
        </w:rPr>
      </w:pPr>
      <w:r w:rsidRPr="00985B2B">
        <w:rPr>
          <w:rFonts w:hint="cs"/>
          <w:rtl/>
        </w:rPr>
        <w:t>ור</w:t>
      </w:r>
      <w:r w:rsidRPr="00985B2B">
        <w:rPr>
          <w:rtl/>
        </w:rPr>
        <w:t>"</w:t>
      </w:r>
      <w:r w:rsidRPr="00985B2B">
        <w:rPr>
          <w:rFonts w:hint="cs"/>
          <w:rtl/>
        </w:rPr>
        <w:t>ב מר</w:t>
      </w:r>
      <w:r w:rsidRPr="00985B2B">
        <w:rPr>
          <w:rtl/>
        </w:rPr>
        <w:t>"</w:t>
      </w:r>
      <w:r w:rsidRPr="00985B2B">
        <w:rPr>
          <w:rFonts w:hint="cs"/>
          <w:rtl/>
        </w:rPr>
        <w:t>נ</w:t>
      </w:r>
    </w:p>
    <w:p w14:paraId="5FED535A" w14:textId="3FBF2B28" w:rsidR="00AC0AF5" w:rsidRDefault="00AC0AF5" w:rsidP="00AC0AF5">
      <w:pPr>
        <w:rPr>
          <w:rFonts w:ascii="Fb Fontext" w:hAnsi="Fb Fontext"/>
          <w:sz w:val="32"/>
          <w:rtl/>
        </w:rPr>
      </w:pPr>
      <w:r w:rsidRPr="00C35A2C">
        <w:rPr>
          <w:rFonts w:ascii="Fb Fontext" w:hAnsi="Fb Fontext" w:hint="cs"/>
          <w:sz w:val="32"/>
          <w:rtl/>
        </w:rPr>
        <w:t>ד</w:t>
      </w:r>
      <w:r w:rsidRPr="00C35A2C">
        <w:rPr>
          <w:rFonts w:ascii="Fb Fontext" w:hAnsi="Fb Fontext"/>
          <w:sz w:val="32"/>
          <w:rtl/>
        </w:rPr>
        <w:t xml:space="preserve">קרקע אין לו, אבל מעות יש לו. </w:t>
      </w:r>
      <w:r w:rsidRPr="00C35A2C">
        <w:rPr>
          <w:rFonts w:ascii="Fb Fontext" w:hAnsi="Fb Fontext" w:hint="cs"/>
          <w:sz w:val="32"/>
          <w:rtl/>
        </w:rPr>
        <w:t>ודווקא ב</w:t>
      </w:r>
      <w:r w:rsidRPr="00C35A2C">
        <w:rPr>
          <w:rFonts w:ascii="Fb Fontext" w:hAnsi="Fb Fontext"/>
          <w:sz w:val="32"/>
          <w:rtl/>
        </w:rPr>
        <w:t xml:space="preserve">אמרו עדים בפנינו </w:t>
      </w:r>
      <w:r w:rsidRPr="00C35A2C">
        <w:rPr>
          <w:rStyle w:val="afff8"/>
          <w:rtl/>
        </w:rPr>
        <w:t>מנה</w:t>
      </w:r>
      <w:r w:rsidRPr="00C35A2C">
        <w:rPr>
          <w:rFonts w:ascii="Fb Fontext" w:hAnsi="Fb Fontext"/>
          <w:sz w:val="32"/>
          <w:rtl/>
        </w:rPr>
        <w:t xml:space="preserve"> לו,</w:t>
      </w:r>
    </w:p>
    <w:p w14:paraId="2EA38494" w14:textId="77777777" w:rsidR="00AC0AF5" w:rsidRPr="00985B2B" w:rsidRDefault="00AC0AF5" w:rsidP="00AC0AF5">
      <w:pPr>
        <w:rPr>
          <w:rtl/>
        </w:rPr>
      </w:pPr>
      <w:r w:rsidRPr="00985B2B">
        <w:rPr>
          <w:rtl/>
        </w:rPr>
        <w:t xml:space="preserve">אבל אמרו עדים, בפנינו הודה לו - לא, </w:t>
      </w:r>
      <w:r w:rsidRPr="00985B2B">
        <w:rPr>
          <w:rStyle w:val="affffe"/>
          <w:rtl/>
        </w:rPr>
        <w:t>כדר"</w:t>
      </w:r>
      <w:r w:rsidRPr="00985B2B">
        <w:rPr>
          <w:rStyle w:val="affffe"/>
          <w:rFonts w:hint="cs"/>
          <w:rtl/>
        </w:rPr>
        <w:t>כ</w:t>
      </w:r>
      <w:r w:rsidRPr="00985B2B">
        <w:rPr>
          <w:rFonts w:hint="cs"/>
          <w:rtl/>
        </w:rPr>
        <w:t xml:space="preserve"> דאי לא היה מודה לו היה מוסרו ואת חמורו לפקיד</w:t>
      </w:r>
    </w:p>
    <w:bookmarkEnd w:id="25"/>
    <w:p w14:paraId="5221F649" w14:textId="77777777" w:rsidR="00AC0AF5" w:rsidRPr="00C35A2C" w:rsidRDefault="00AC0AF5" w:rsidP="00982F98">
      <w:pPr>
        <w:pStyle w:val="affe"/>
        <w:framePr w:wrap="around"/>
        <w:rPr>
          <w:rtl/>
        </w:rPr>
      </w:pPr>
      <w:r w:rsidRPr="00C35A2C">
        <w:rPr>
          <w:rtl/>
        </w:rPr>
        <w:t>מח.</w:t>
      </w:r>
    </w:p>
    <w:p w14:paraId="13622A57" w14:textId="322F6050" w:rsidR="00AC0AF5" w:rsidRPr="00801934" w:rsidRDefault="00AC0AF5" w:rsidP="00AF2FEB">
      <w:pPr>
        <w:pStyle w:val="afffb"/>
        <w:rPr>
          <w:rtl/>
        </w:rPr>
      </w:pPr>
      <w:ins w:id="9851" w:author="מספור קטעי משנה" w:date="2026-10-06T06:44:59Z">
        <w:r>
          <w:rPr>
            <w:rStyle w:val="MisparKeta"/>
          </w:rPr>
          <w:t xml:space="preserve">ב. </w:t>
        </w:r>
      </w:ins>
      <w:r w:rsidRPr="00985B2B">
        <w:rPr>
          <w:rStyle w:val="affffe"/>
          <w:rFonts w:hint="cs"/>
          <w:rtl/>
        </w:rPr>
        <w:t>ר</w:t>
      </w:r>
      <w:r w:rsidRPr="00985B2B">
        <w:rPr>
          <w:rStyle w:val="affffe"/>
          <w:rtl/>
        </w:rPr>
        <w:t>"</w:t>
      </w:r>
      <w:r w:rsidRPr="00985B2B">
        <w:rPr>
          <w:rStyle w:val="affffe"/>
          <w:rFonts w:hint="cs"/>
          <w:rtl/>
        </w:rPr>
        <w:t>ה</w:t>
      </w:r>
      <w:r w:rsidRPr="00985B2B">
        <w:rPr>
          <w:rStyle w:val="affffe"/>
          <w:rtl/>
        </w:rPr>
        <w:t>:</w:t>
      </w:r>
      <w:r w:rsidRPr="00801934">
        <w:rPr>
          <w:rtl/>
        </w:rPr>
        <w:t xml:space="preserve"> תליוהו וזבין - זביניה זביני.</w:t>
      </w:r>
    </w:p>
    <w:p w14:paraId="41D331C5" w14:textId="13DFF2C2" w:rsidR="00FD3EB7" w:rsidRPr="00FD3EB7" w:rsidRDefault="00FD3EB7" w:rsidP="00FD3EB7">
      <w:pPr>
        <w:pStyle w:val="36"/>
        <w:framePr w:wrap="notBeside"/>
        <w:rPr>
          <w:rtl/>
        </w:rPr>
      </w:pPr>
      <w:r>
        <w:rPr>
          <w:rFonts w:hint="cs"/>
          <w:rtl/>
        </w:rPr>
        <w:t xml:space="preserve">א. </w:t>
      </w:r>
      <w:r w:rsidR="00AC0AF5" w:rsidRPr="00FD3EB7">
        <w:rPr>
          <w:rFonts w:hint="cs"/>
          <w:rtl/>
        </w:rPr>
        <w:t xml:space="preserve">לא מטעם </w:t>
      </w:r>
    </w:p>
    <w:p w14:paraId="37FEFF62" w14:textId="327B5E08" w:rsidR="00AC0AF5" w:rsidRDefault="00AC0AF5" w:rsidP="00AC0AF5">
      <w:pPr>
        <w:rPr>
          <w:rFonts w:ascii="Fb Fontext" w:hAnsi="Fb Fontext"/>
          <w:sz w:val="32"/>
          <w:rtl/>
        </w:rPr>
      </w:pPr>
      <w:r w:rsidRPr="00C35A2C">
        <w:rPr>
          <w:rFonts w:ascii="Fb Fontext" w:hAnsi="Fb Fontext" w:hint="cs"/>
          <w:sz w:val="32"/>
          <w:rtl/>
        </w:rPr>
        <w:lastRenderedPageBreak/>
        <w:t>דאין אדם מוכר אם אינו אנוס- ד</w:t>
      </w:r>
      <w:r>
        <w:rPr>
          <w:rFonts w:ascii="Fb Fontext" w:hAnsi="Fb Fontext"/>
          <w:sz w:val="32"/>
          <w:rtl/>
        </w:rPr>
        <w:t xml:space="preserve">שאני אונס </w:t>
      </w:r>
      <w:r w:rsidR="00FD3EB7">
        <w:rPr>
          <w:rFonts w:ascii="Fb Fontext" w:hAnsi="Fb Fontext" w:hint="cs"/>
          <w:sz w:val="32"/>
          <w:rtl/>
        </w:rPr>
        <w:t xml:space="preserve">עצמו </w:t>
      </w:r>
      <w:r>
        <w:rPr>
          <w:rFonts w:ascii="Fb Fontext" w:hAnsi="Fb Fontext"/>
          <w:sz w:val="32"/>
          <w:rtl/>
        </w:rPr>
        <w:t>מאונס</w:t>
      </w:r>
      <w:r w:rsidRPr="00C35A2C">
        <w:rPr>
          <w:rFonts w:ascii="Fb Fontext" w:hAnsi="Fb Fontext"/>
          <w:sz w:val="32"/>
          <w:rtl/>
        </w:rPr>
        <w:t xml:space="preserve"> דאחרי</w:t>
      </w:r>
      <w:r w:rsidR="00985B2B">
        <w:rPr>
          <w:rFonts w:ascii="Fb Fontext" w:hAnsi="Fb Fontext" w:hint="cs"/>
          <w:sz w:val="32"/>
          <w:rtl/>
        </w:rPr>
        <w:t>ם</w:t>
      </w:r>
      <w:r w:rsidRPr="00C35A2C">
        <w:rPr>
          <w:rFonts w:ascii="Fb Fontext" w:hAnsi="Fb Fontext"/>
          <w:sz w:val="32"/>
          <w:rtl/>
        </w:rPr>
        <w:t>!</w:t>
      </w:r>
    </w:p>
    <w:p w14:paraId="01049754" w14:textId="0E83883A" w:rsidR="00FD3EB7" w:rsidRPr="00FD3EB7" w:rsidRDefault="00FD3EB7" w:rsidP="00FD3EB7">
      <w:pPr>
        <w:pStyle w:val="36"/>
        <w:framePr w:wrap="notBeside"/>
        <w:rPr>
          <w:rtl/>
        </w:rPr>
      </w:pPr>
      <w:r>
        <w:rPr>
          <w:rFonts w:hint="cs"/>
          <w:rtl/>
        </w:rPr>
        <w:t xml:space="preserve">ב. </w:t>
      </w:r>
      <w:r w:rsidR="00AC0AF5" w:rsidRPr="00FD3EB7">
        <w:rPr>
          <w:rFonts w:hint="cs"/>
          <w:rtl/>
        </w:rPr>
        <w:t xml:space="preserve">ולאו </w:t>
      </w:r>
    </w:p>
    <w:p w14:paraId="4C9819C8" w14:textId="1480AF91" w:rsidR="00AC0AF5" w:rsidRPr="00C35A2C" w:rsidRDefault="00AC0AF5" w:rsidP="00AC0AF5">
      <w:pPr>
        <w:rPr>
          <w:rFonts w:ascii="Fb Fontext" w:hAnsi="Fb Fontext" w:cs="Guttman Vilna"/>
          <w:b/>
          <w:bCs/>
          <w:sz w:val="32"/>
          <w:rtl/>
        </w:rPr>
      </w:pPr>
      <w:r w:rsidRPr="00C35A2C">
        <w:rPr>
          <w:rFonts w:ascii="Fb Fontext" w:hAnsi="Fb Fontext" w:hint="cs"/>
          <w:sz w:val="32"/>
          <w:rtl/>
        </w:rPr>
        <w:t>מ</w:t>
      </w:r>
      <w:r w:rsidRPr="00FD3EB7">
        <w:rPr>
          <w:rStyle w:val="affff8"/>
          <w:rFonts w:hint="cs"/>
          <w:rtl/>
        </w:rPr>
        <w:t>'</w:t>
      </w:r>
      <w:r w:rsidRPr="00FD3EB7">
        <w:rPr>
          <w:rStyle w:val="affff8"/>
          <w:rtl/>
        </w:rPr>
        <w:t>יקריב אותו</w:t>
      </w:r>
      <w:r w:rsidRPr="00FD3EB7">
        <w:rPr>
          <w:rStyle w:val="affff8"/>
          <w:rFonts w:hint="cs"/>
          <w:rtl/>
        </w:rPr>
        <w:t>'</w:t>
      </w:r>
      <w:r w:rsidRPr="00F10693">
        <w:rPr>
          <w:rtl/>
        </w:rPr>
        <w:t xml:space="preserve"> </w:t>
      </w:r>
      <w:r w:rsidRPr="00C35A2C">
        <w:rPr>
          <w:rFonts w:ascii="Fb Fontext" w:hAnsi="Fb Fontext"/>
          <w:sz w:val="32"/>
          <w:rtl/>
        </w:rPr>
        <w:t>- מלמד שכופין אותו,</w:t>
      </w:r>
      <w:r w:rsidRPr="00577F86">
        <w:rPr>
          <w:rStyle w:val="affff8"/>
          <w:rFonts w:hint="cs"/>
          <w:rtl/>
        </w:rPr>
        <w:t xml:space="preserve"> </w:t>
      </w:r>
      <w:r w:rsidRPr="00FD3EB7">
        <w:rPr>
          <w:rStyle w:val="affff8"/>
          <w:rFonts w:hint="cs"/>
          <w:rtl/>
        </w:rPr>
        <w:t>'לרצונו'</w:t>
      </w:r>
      <w:r w:rsidRPr="00F10693">
        <w:rPr>
          <w:rFonts w:hint="cs"/>
          <w:rtl/>
        </w:rPr>
        <w:t xml:space="preserve"> </w:t>
      </w:r>
      <w:r w:rsidRPr="00C35A2C">
        <w:rPr>
          <w:rFonts w:ascii="Fb Fontext" w:hAnsi="Fb Fontext" w:hint="cs"/>
          <w:sz w:val="32"/>
          <w:rtl/>
        </w:rPr>
        <w:t>עד שיאמר רוצה אני</w:t>
      </w:r>
    </w:p>
    <w:p w14:paraId="6876E7AA" w14:textId="60B2E664" w:rsidR="00FD3EB7" w:rsidRPr="00FD3EB7" w:rsidRDefault="00FD3EB7" w:rsidP="00FD3EB7">
      <w:pPr>
        <w:pStyle w:val="36"/>
        <w:framePr w:wrap="notBeside"/>
        <w:rPr>
          <w:rtl/>
        </w:rPr>
      </w:pPr>
      <w:r>
        <w:rPr>
          <w:rFonts w:hint="cs"/>
          <w:rtl/>
        </w:rPr>
        <w:t xml:space="preserve">- </w:t>
      </w:r>
      <w:r w:rsidR="00AC0AF5" w:rsidRPr="00FD3EB7">
        <w:rPr>
          <w:rFonts w:hint="cs"/>
          <w:rtl/>
        </w:rPr>
        <w:t>ודחי'</w:t>
      </w:r>
    </w:p>
    <w:p w14:paraId="0221FCEE" w14:textId="674C3FCE" w:rsidR="00AC0AF5" w:rsidRDefault="00FD3EB7" w:rsidP="00AC0AF5">
      <w:pPr>
        <w:rPr>
          <w:rFonts w:ascii="Fb Fontext" w:hAnsi="Fb Fontext"/>
          <w:sz w:val="32"/>
          <w:rtl/>
        </w:rPr>
      </w:pPr>
      <w:r>
        <w:rPr>
          <w:rFonts w:ascii="Fb Fontext" w:hAnsi="Fb Fontext" w:hint="cs"/>
          <w:sz w:val="32"/>
          <w:rtl/>
        </w:rPr>
        <w:t xml:space="preserve">שמא בקרבן שונה </w:t>
      </w:r>
      <w:r w:rsidR="00AC0AF5" w:rsidRPr="00C35A2C">
        <w:rPr>
          <w:rFonts w:ascii="Fb Fontext" w:hAnsi="Fb Fontext"/>
          <w:sz w:val="32"/>
          <w:rtl/>
        </w:rPr>
        <w:t>דנ</w:t>
      </w:r>
      <w:r w:rsidR="00AC0AF5" w:rsidRPr="00C35A2C">
        <w:rPr>
          <w:rFonts w:ascii="Fb Fontext" w:hAnsi="Fb Fontext" w:hint="cs"/>
          <w:sz w:val="32"/>
          <w:rtl/>
        </w:rPr>
        <w:t>ח</w:t>
      </w:r>
      <w:r w:rsidR="00AC0AF5" w:rsidRPr="00C35A2C">
        <w:rPr>
          <w:rFonts w:ascii="Fb Fontext" w:hAnsi="Fb Fontext"/>
          <w:sz w:val="32"/>
          <w:rtl/>
        </w:rPr>
        <w:t>"</w:t>
      </w:r>
      <w:r w:rsidR="00AC0AF5" w:rsidRPr="00C35A2C">
        <w:rPr>
          <w:rFonts w:ascii="Fb Fontext" w:hAnsi="Fb Fontext" w:hint="cs"/>
          <w:sz w:val="32"/>
          <w:rtl/>
        </w:rPr>
        <w:t>ל</w:t>
      </w:r>
      <w:r w:rsidR="00AC0AF5" w:rsidRPr="00C35A2C">
        <w:rPr>
          <w:rFonts w:ascii="Fb Fontext" w:hAnsi="Fb Fontext"/>
          <w:sz w:val="32"/>
          <w:rtl/>
        </w:rPr>
        <w:t xml:space="preserve"> </w:t>
      </w:r>
      <w:r>
        <w:rPr>
          <w:rFonts w:ascii="Fb Fontext" w:hAnsi="Fb Fontext" w:hint="cs"/>
          <w:sz w:val="32"/>
          <w:rtl/>
        </w:rPr>
        <w:t xml:space="preserve">שתהא לו </w:t>
      </w:r>
      <w:r w:rsidR="00AC0AF5" w:rsidRPr="00C35A2C">
        <w:rPr>
          <w:rFonts w:ascii="Fb Fontext" w:hAnsi="Fb Fontext"/>
          <w:sz w:val="32"/>
          <w:rtl/>
        </w:rPr>
        <w:t>כפרה!</w:t>
      </w:r>
    </w:p>
    <w:p w14:paraId="481A61C5" w14:textId="193D0663" w:rsidR="00FD3EB7" w:rsidRPr="00FD3EB7" w:rsidRDefault="00FD3EB7" w:rsidP="00FD3EB7">
      <w:pPr>
        <w:pStyle w:val="36"/>
        <w:framePr w:wrap="notBeside"/>
        <w:rPr>
          <w:rtl/>
        </w:rPr>
      </w:pPr>
      <w:r>
        <w:rPr>
          <w:rFonts w:hint="cs"/>
          <w:rtl/>
        </w:rPr>
        <w:t xml:space="preserve">ג. </w:t>
      </w:r>
      <w:r w:rsidR="00AC0AF5" w:rsidRPr="00FD3EB7">
        <w:rPr>
          <w:rtl/>
        </w:rPr>
        <w:t>ו</w:t>
      </w:r>
      <w:r w:rsidR="00AC0AF5" w:rsidRPr="00FD3EB7">
        <w:rPr>
          <w:rFonts w:hint="cs"/>
          <w:rtl/>
        </w:rPr>
        <w:t xml:space="preserve">לאו </w:t>
      </w:r>
      <w:r w:rsidR="00AC0AF5" w:rsidRPr="00FD3EB7">
        <w:rPr>
          <w:rtl/>
        </w:rPr>
        <w:t>מסיפא:</w:t>
      </w:r>
    </w:p>
    <w:p w14:paraId="6CF0DFD2" w14:textId="16B3488E" w:rsidR="00AC0AF5" w:rsidRDefault="00AC0AF5" w:rsidP="00AC0AF5">
      <w:pPr>
        <w:rPr>
          <w:rFonts w:ascii="Fb Fontext" w:hAnsi="Fb Fontext"/>
          <w:sz w:val="32"/>
          <w:rtl/>
        </w:rPr>
      </w:pPr>
      <w:r w:rsidRPr="00C35A2C">
        <w:rPr>
          <w:rFonts w:ascii="Fb Fontext" w:hAnsi="Fb Fontext" w:hint="cs"/>
          <w:sz w:val="32"/>
          <w:rtl/>
        </w:rPr>
        <w:t>ד</w:t>
      </w:r>
      <w:r w:rsidRPr="00C35A2C">
        <w:rPr>
          <w:rFonts w:ascii="Fb Fontext" w:hAnsi="Fb Fontext"/>
          <w:sz w:val="32"/>
          <w:rtl/>
        </w:rPr>
        <w:t>וכן אתה אומר בגיטי נשים, כופין אותו עד שיאמר רוצה אני.</w:t>
      </w:r>
    </w:p>
    <w:p w14:paraId="0CD34D3A" w14:textId="77777777" w:rsidR="00FD3EB7" w:rsidRPr="00FD3EB7" w:rsidRDefault="00FD3EB7" w:rsidP="00FD3EB7">
      <w:pPr>
        <w:pStyle w:val="36"/>
        <w:framePr w:wrap="notBeside"/>
        <w:rPr>
          <w:rtl/>
        </w:rPr>
      </w:pPr>
      <w:r w:rsidRPr="00FD3EB7">
        <w:rPr>
          <w:rFonts w:hint="cs"/>
          <w:rtl/>
        </w:rPr>
        <w:t>- דחי'</w:t>
      </w:r>
    </w:p>
    <w:p w14:paraId="6FC75F51" w14:textId="4EE41ED4" w:rsidR="00AC0AF5" w:rsidRPr="00065E76" w:rsidRDefault="00FD3EB7" w:rsidP="00FD3EB7">
      <w:pPr>
        <w:rPr>
          <w:rtl/>
        </w:rPr>
      </w:pPr>
      <w:r>
        <w:rPr>
          <w:rFonts w:hint="cs"/>
          <w:rtl/>
        </w:rPr>
        <w:t xml:space="preserve">דשמא שם </w:t>
      </w:r>
      <w:r w:rsidR="00AC0AF5" w:rsidRPr="00065E76">
        <w:rPr>
          <w:rtl/>
        </w:rPr>
        <w:t>מצוה לשמוע דברי חכמים!</w:t>
      </w:r>
    </w:p>
    <w:p w14:paraId="736C7001" w14:textId="5776C8B5" w:rsidR="00FD3EB7" w:rsidRPr="00FD3EB7" w:rsidRDefault="00FD3EB7" w:rsidP="00FD3EB7">
      <w:pPr>
        <w:pStyle w:val="36"/>
        <w:framePr w:wrap="notBeside"/>
        <w:rPr>
          <w:rtl/>
        </w:rPr>
      </w:pPr>
      <w:r>
        <w:rPr>
          <w:rFonts w:ascii="BA Or Tzadikim Regular" w:hAnsi="BA Or Tzadikim Regular" w:cs="BA Or Tzadikim Regular"/>
          <w:rtl/>
        </w:rPr>
        <w:t>◄</w:t>
      </w:r>
      <w:r>
        <w:rPr>
          <w:rFonts w:hint="cs"/>
          <w:rtl/>
        </w:rPr>
        <w:t xml:space="preserve"> </w:t>
      </w:r>
      <w:r w:rsidR="00AC0AF5" w:rsidRPr="00FD3EB7">
        <w:rPr>
          <w:rtl/>
        </w:rPr>
        <w:t>אלא</w:t>
      </w:r>
    </w:p>
    <w:p w14:paraId="4EA0AA13" w14:textId="680A30AC" w:rsidR="00AC0AF5" w:rsidRPr="00C35A2C" w:rsidRDefault="00AC0AF5" w:rsidP="00FD3EB7">
      <w:pPr>
        <w:spacing w:after="60"/>
        <w:rPr>
          <w:rFonts w:ascii="Fb Fontext" w:hAnsi="Fb Fontext"/>
          <w:rtl/>
        </w:rPr>
      </w:pPr>
      <w:r w:rsidRPr="00C35A2C">
        <w:rPr>
          <w:rFonts w:ascii="Fb Fontext" w:hAnsi="Fb Fontext"/>
          <w:sz w:val="32"/>
          <w:rtl/>
        </w:rPr>
        <w:t>סברא הוא, אגב אונסיה גמר ומקנה.</w:t>
      </w:r>
    </w:p>
    <w:p w14:paraId="110B4230" w14:textId="4E92B02F" w:rsidR="00FD3EB7" w:rsidRPr="00FD3EB7" w:rsidRDefault="00FD3EB7" w:rsidP="00FD3EB7">
      <w:pPr>
        <w:pStyle w:val="36"/>
        <w:framePr w:wrap="notBeside"/>
        <w:rPr>
          <w:rtl/>
        </w:rPr>
      </w:pPr>
      <w:r>
        <w:rPr>
          <w:rFonts w:hint="cs"/>
          <w:rtl/>
        </w:rPr>
        <w:t xml:space="preserve">א. </w:t>
      </w:r>
      <w:r w:rsidR="00AC0AF5" w:rsidRPr="00FD3EB7">
        <w:rPr>
          <w:rFonts w:hint="cs"/>
          <w:rtl/>
        </w:rPr>
        <w:t>והך</w:t>
      </w:r>
    </w:p>
    <w:p w14:paraId="04A97A4A" w14:textId="1CFD38F4" w:rsidR="00AC0AF5" w:rsidRDefault="00AC0AF5" w:rsidP="00AC0AF5">
      <w:pPr>
        <w:rPr>
          <w:rFonts w:ascii="Fb Fontext" w:hAnsi="Fb Fontext"/>
          <w:sz w:val="32"/>
          <w:rtl/>
        </w:rPr>
      </w:pPr>
      <w:r w:rsidRPr="00C35A2C">
        <w:rPr>
          <w:rFonts w:ascii="Fb Fontext" w:hAnsi="Fb Fontext" w:hint="cs"/>
          <w:rtl/>
        </w:rPr>
        <w:t>ד</w:t>
      </w:r>
      <w:r w:rsidRPr="00C35A2C">
        <w:rPr>
          <w:rFonts w:ascii="Fb Fontext" w:hAnsi="Fb Fontext"/>
          <w:rtl/>
        </w:rPr>
        <w:t>גט המעושה, בישראל כשר, ו</w:t>
      </w:r>
      <w:r w:rsidR="00FD3EB7">
        <w:rPr>
          <w:rFonts w:ascii="Fb Fontext" w:hAnsi="Fb Fontext" w:hint="cs"/>
          <w:rtl/>
        </w:rPr>
        <w:t xml:space="preserve">בגוי </w:t>
      </w:r>
      <w:r w:rsidRPr="00C35A2C">
        <w:rPr>
          <w:rFonts w:ascii="Fb Fontext" w:hAnsi="Fb Fontext"/>
          <w:rtl/>
        </w:rPr>
        <w:t>פסול</w:t>
      </w:r>
      <w:r w:rsidR="00FD3EB7">
        <w:rPr>
          <w:rFonts w:ascii="Fb Fontext" w:hAnsi="Fb Fontext" w:hint="cs"/>
          <w:rtl/>
        </w:rPr>
        <w:t xml:space="preserve">, ובגוי </w:t>
      </w:r>
      <w:r w:rsidRPr="00C35A2C">
        <w:rPr>
          <w:rFonts w:ascii="Fb Fontext" w:hAnsi="Fb Fontext"/>
          <w:sz w:val="32"/>
          <w:rtl/>
        </w:rPr>
        <w:t>חובטין אותו ואומרין לו: עשה מה שישראל אומר לך</w:t>
      </w:r>
      <w:r w:rsidRPr="00F10693">
        <w:rPr>
          <w:rtl/>
        </w:rPr>
        <w:t>'</w:t>
      </w:r>
      <w:r w:rsidRPr="00F10693">
        <w:rPr>
          <w:rFonts w:hint="cs"/>
          <w:rtl/>
        </w:rPr>
        <w:t>,</w:t>
      </w:r>
    </w:p>
    <w:p w14:paraId="02F05341" w14:textId="26A6ECB1" w:rsidR="00FD3EB7" w:rsidRPr="00FD3EB7" w:rsidRDefault="00AC0AF5" w:rsidP="00FD3EB7">
      <w:pPr>
        <w:pStyle w:val="36"/>
        <w:framePr w:wrap="notBeside"/>
        <w:rPr>
          <w:rtl/>
        </w:rPr>
      </w:pPr>
      <w:r w:rsidRPr="00FD3EB7">
        <w:rPr>
          <w:rtl/>
        </w:rPr>
        <w:t xml:space="preserve">- </w:t>
      </w:r>
      <w:r w:rsidR="00FD3EB7">
        <w:rPr>
          <w:rFonts w:hint="cs"/>
          <w:rtl/>
        </w:rPr>
        <w:t>ש</w:t>
      </w:r>
      <w:r w:rsidRPr="00FD3EB7">
        <w:rPr>
          <w:rFonts w:hint="cs"/>
          <w:rtl/>
        </w:rPr>
        <w:t>ם</w:t>
      </w:r>
    </w:p>
    <w:p w14:paraId="74C5251F" w14:textId="73E55C80" w:rsidR="00AC0AF5" w:rsidRPr="00065E76" w:rsidRDefault="00AC0AF5" w:rsidP="00065E76">
      <w:pPr>
        <w:rPr>
          <w:rtl/>
        </w:rPr>
      </w:pPr>
      <w:r w:rsidRPr="00065E76">
        <w:rPr>
          <w:rFonts w:hint="cs"/>
          <w:rtl/>
        </w:rPr>
        <w:t>דדבר תורה אפי</w:t>
      </w:r>
      <w:r w:rsidRPr="00F10693">
        <w:rPr>
          <w:rFonts w:hint="cs"/>
          <w:rtl/>
        </w:rPr>
        <w:t xml:space="preserve">' </w:t>
      </w:r>
      <w:r w:rsidRPr="00065E76">
        <w:rPr>
          <w:rFonts w:hint="cs"/>
          <w:rtl/>
        </w:rPr>
        <w:t>בעכו</w:t>
      </w:r>
      <w:r w:rsidRPr="00065E76">
        <w:rPr>
          <w:rtl/>
        </w:rPr>
        <w:t>"</w:t>
      </w:r>
      <w:r w:rsidRPr="00065E76">
        <w:rPr>
          <w:rFonts w:hint="cs"/>
          <w:rtl/>
        </w:rPr>
        <w:t xml:space="preserve">ם כשר, והך דפסול רק </w:t>
      </w:r>
      <w:r w:rsidRPr="00065E76">
        <w:rPr>
          <w:rtl/>
        </w:rPr>
        <w:t xml:space="preserve">כדי שלא תהא כל אחת הולכת ותולה עצמה ביד </w:t>
      </w:r>
      <w:r w:rsidR="00FD3EB7">
        <w:rPr>
          <w:rFonts w:hint="cs"/>
          <w:rtl/>
        </w:rPr>
        <w:t xml:space="preserve">גוי </w:t>
      </w:r>
      <w:r w:rsidRPr="00065E76">
        <w:rPr>
          <w:rtl/>
        </w:rPr>
        <w:t>ומפקעת עצמה מיד בעלה.</w:t>
      </w:r>
    </w:p>
    <w:p w14:paraId="2B08EDBF" w14:textId="1E57DDA5" w:rsidR="00FD3EB7" w:rsidRPr="00FD3EB7" w:rsidRDefault="00FD3EB7" w:rsidP="00FD3EB7">
      <w:pPr>
        <w:pStyle w:val="36"/>
        <w:framePr w:wrap="notBeside"/>
        <w:rPr>
          <w:rtl/>
        </w:rPr>
      </w:pPr>
      <w:r>
        <w:rPr>
          <w:rFonts w:hint="cs"/>
          <w:rtl/>
        </w:rPr>
        <w:t xml:space="preserve">ב. </w:t>
      </w:r>
      <w:r w:rsidR="00AC0AF5" w:rsidRPr="00FD3EB7">
        <w:rPr>
          <w:rFonts w:hint="cs"/>
          <w:rtl/>
        </w:rPr>
        <w:t>והך דרה</w:t>
      </w:r>
      <w:r w:rsidR="00AC0AF5" w:rsidRPr="00FD3EB7">
        <w:rPr>
          <w:rtl/>
        </w:rPr>
        <w:t>"</w:t>
      </w:r>
      <w:r w:rsidR="00AC0AF5" w:rsidRPr="00FD3EB7">
        <w:rPr>
          <w:rFonts w:hint="cs"/>
          <w:rtl/>
        </w:rPr>
        <w:t>מ</w:t>
      </w:r>
      <w:r w:rsidR="00AC0AF5" w:rsidRPr="00FD3EB7">
        <w:rPr>
          <w:rtl/>
        </w:rPr>
        <w:t>:</w:t>
      </w:r>
    </w:p>
    <w:p w14:paraId="4A2E17F6" w14:textId="1F6DCFA2" w:rsidR="00AC0AF5" w:rsidRDefault="00AC0AF5" w:rsidP="00AC0AF5">
      <w:pPr>
        <w:rPr>
          <w:rFonts w:ascii="Fb Fontext" w:hAnsi="Fb Fontext"/>
          <w:sz w:val="32"/>
          <w:rtl/>
        </w:rPr>
      </w:pPr>
      <w:r w:rsidRPr="00C35A2C">
        <w:rPr>
          <w:rFonts w:ascii="Fb Fontext" w:hAnsi="Fb Fontext"/>
          <w:sz w:val="32"/>
          <w:rtl/>
        </w:rPr>
        <w:t xml:space="preserve">לקח מסיקריקון וחזר ולקח </w:t>
      </w:r>
      <w:r w:rsidR="00FD3EB7">
        <w:rPr>
          <w:rFonts w:ascii="Fb Fontext" w:hAnsi="Fb Fontext" w:hint="cs"/>
          <w:sz w:val="32"/>
          <w:rtl/>
        </w:rPr>
        <w:t xml:space="preserve">מבעה''ב </w:t>
      </w:r>
      <w:r w:rsidRPr="00C35A2C">
        <w:rPr>
          <w:rFonts w:ascii="Fb Fontext" w:hAnsi="Fb Fontext"/>
          <w:sz w:val="32"/>
          <w:rtl/>
        </w:rPr>
        <w:t xml:space="preserve">מקחו בטל. </w:t>
      </w:r>
      <w:r w:rsidRPr="00C35A2C">
        <w:rPr>
          <w:rFonts w:ascii="Fb Fontext" w:hAnsi="Fb Fontext" w:hint="cs"/>
          <w:sz w:val="32"/>
          <w:rtl/>
        </w:rPr>
        <w:t>לא אמרי</w:t>
      </w:r>
      <w:r w:rsidRPr="00F10693">
        <w:rPr>
          <w:rFonts w:hint="cs"/>
          <w:rtl/>
        </w:rPr>
        <w:t xml:space="preserve">' </w:t>
      </w:r>
      <w:r w:rsidRPr="00C35A2C">
        <w:rPr>
          <w:rFonts w:ascii="Fb Fontext" w:hAnsi="Fb Fontext" w:hint="cs"/>
          <w:sz w:val="32"/>
          <w:rtl/>
        </w:rPr>
        <w:t>דגמר ומקני</w:t>
      </w:r>
    </w:p>
    <w:p w14:paraId="3FEC06EF" w14:textId="77777777" w:rsidR="00FD3EB7" w:rsidRPr="00FD3EB7" w:rsidRDefault="00AC0AF5" w:rsidP="00FD3EB7">
      <w:pPr>
        <w:pStyle w:val="36"/>
        <w:framePr w:wrap="notBeside"/>
        <w:rPr>
          <w:rtl/>
        </w:rPr>
      </w:pPr>
      <w:r w:rsidRPr="00FD3EB7">
        <w:rPr>
          <w:rtl/>
        </w:rPr>
        <w:t xml:space="preserve">- </w:t>
      </w:r>
      <w:r w:rsidRPr="00FD3EB7">
        <w:rPr>
          <w:rFonts w:hint="cs"/>
          <w:rtl/>
        </w:rPr>
        <w:t>כרב</w:t>
      </w:r>
    </w:p>
    <w:p w14:paraId="655A2264" w14:textId="36A5D26C" w:rsidR="00AC0AF5" w:rsidRPr="00065E76" w:rsidRDefault="00AC0AF5" w:rsidP="00065E76">
      <w:pPr>
        <w:rPr>
          <w:rtl/>
        </w:rPr>
      </w:pPr>
      <w:r w:rsidRPr="00065E76">
        <w:rPr>
          <w:rFonts w:hint="cs"/>
          <w:rtl/>
        </w:rPr>
        <w:t>דהתם הוא בא</w:t>
      </w:r>
      <w:r w:rsidRPr="00065E76">
        <w:rPr>
          <w:rtl/>
        </w:rPr>
        <w:t>"</w:t>
      </w:r>
      <w:r w:rsidRPr="00065E76">
        <w:rPr>
          <w:rFonts w:hint="cs"/>
          <w:rtl/>
        </w:rPr>
        <w:t>ל לך חזק וקני אבל אי קנה בשטר וודאי קנה</w:t>
      </w:r>
    </w:p>
    <w:p w14:paraId="67A29D20" w14:textId="1457A15B" w:rsidR="00FD3EB7" w:rsidRPr="00FD3EB7" w:rsidRDefault="00FD3EB7" w:rsidP="00FD3EB7">
      <w:pPr>
        <w:pStyle w:val="36"/>
        <w:framePr w:wrap="notBeside"/>
        <w:rPr>
          <w:rtl/>
        </w:rPr>
      </w:pPr>
      <w:r>
        <w:rPr>
          <w:rFonts w:hint="cs"/>
          <w:rtl/>
        </w:rPr>
        <w:t>ואף</w:t>
      </w:r>
      <w:r>
        <w:rPr>
          <w:rFonts w:hint="cs"/>
          <w:rtl/>
        </w:rPr>
        <w:t xml:space="preserve"> לשמואל</w:t>
      </w:r>
      <w:del w:id="41005" w:author="Claude" w:date="2026-10-07T09:24:35Z">
        <w:r>
          <w:rPr>
            <w:rFonts w:hint="cs"/>
            <w:rtl/>
          </w:rPr>
          <w:delText xml:space="preserve"> </w:delText>
        </w:r>
      </w:del>
      <w:r>
        <w:rPr>
          <w:rFonts w:hint="cs"/>
          <w:rtl/>
        </w:rPr>
        <w:t>:</w:t>
      </w:r>
    </w:p>
    <w:p w14:paraId="4DE630FE" w14:textId="2386060B" w:rsidR="00AC0AF5" w:rsidRDefault="00AC0AF5" w:rsidP="00FD3EB7">
      <w:pPr>
        <w:spacing w:after="60"/>
        <w:rPr>
          <w:rFonts w:ascii="Fb Fontext" w:hAnsi="Fb Fontext"/>
          <w:sz w:val="32"/>
          <w:rtl/>
        </w:rPr>
      </w:pPr>
      <w:r w:rsidRPr="00C35A2C">
        <w:rPr>
          <w:rFonts w:ascii="Fb Fontext" w:hAnsi="Fb Fontext" w:hint="cs"/>
          <w:sz w:val="32"/>
          <w:rtl/>
        </w:rPr>
        <w:t xml:space="preserve">דבשטר לא קנה מודה היכא </w:t>
      </w:r>
      <w:r w:rsidR="00FD3EB7">
        <w:rPr>
          <w:rFonts w:ascii="Fb Fontext" w:hAnsi="Fb Fontext" w:hint="cs"/>
          <w:sz w:val="32"/>
          <w:rtl/>
        </w:rPr>
        <w:t xml:space="preserve">שנותן זוז. </w:t>
      </w:r>
    </w:p>
    <w:p w14:paraId="5BE61C1F" w14:textId="0C61CED6" w:rsidR="00FD3EB7" w:rsidRPr="00FD3EB7" w:rsidRDefault="00AC0AF5" w:rsidP="00FD3EB7">
      <w:pPr>
        <w:pStyle w:val="36"/>
        <w:framePr w:wrap="notBeside"/>
        <w:rPr>
          <w:rtl/>
        </w:rPr>
      </w:pPr>
      <w:r w:rsidRPr="00FD3EB7">
        <w:rPr>
          <w:rFonts w:hint="cs"/>
          <w:rtl/>
        </w:rPr>
        <w:t>והך</w:t>
      </w:r>
      <w:r w:rsidR="00FD3EB7">
        <w:rPr>
          <w:rFonts w:hint="cs"/>
          <w:rtl/>
        </w:rPr>
        <w:t xml:space="preserve"> </w:t>
      </w:r>
      <w:r w:rsidRPr="00FD3EB7">
        <w:rPr>
          <w:rFonts w:hint="cs"/>
          <w:rtl/>
        </w:rPr>
        <w:t>דר</w:t>
      </w:r>
      <w:r w:rsidRPr="00FD3EB7">
        <w:rPr>
          <w:rtl/>
        </w:rPr>
        <w:t>"</w:t>
      </w:r>
      <w:r w:rsidRPr="00FD3EB7">
        <w:rPr>
          <w:rFonts w:hint="cs"/>
          <w:rtl/>
        </w:rPr>
        <w:t>נ</w:t>
      </w:r>
      <w:r w:rsidRPr="00FD3EB7">
        <w:rPr>
          <w:rtl/>
        </w:rPr>
        <w:t>:</w:t>
      </w:r>
    </w:p>
    <w:p w14:paraId="12F251E0" w14:textId="26A676D7" w:rsidR="00AC0AF5" w:rsidRPr="006765C4" w:rsidRDefault="00AC0AF5" w:rsidP="00FD3EB7">
      <w:pPr>
        <w:spacing w:after="60"/>
        <w:rPr>
          <w:rFonts w:ascii="Fb Fontext" w:hAnsi="Fb Fontext" w:cs="Guttman Vilna"/>
          <w:b/>
          <w:bCs/>
          <w:spacing w:val="-2"/>
          <w:rtl/>
        </w:rPr>
      </w:pPr>
      <w:r w:rsidRPr="006765C4">
        <w:rPr>
          <w:rFonts w:ascii="Fb Fontext" w:hAnsi="Fb Fontext"/>
          <w:spacing w:val="-2"/>
          <w:rtl/>
        </w:rPr>
        <w:t xml:space="preserve">קרקע אין לו, מעות יש לו, </w:t>
      </w:r>
      <w:r w:rsidR="00FD3EB7">
        <w:rPr>
          <w:rFonts w:ascii="Fb Fontext" w:hAnsi="Fb Fontext" w:hint="cs"/>
          <w:spacing w:val="-2"/>
          <w:rtl/>
        </w:rPr>
        <w:t xml:space="preserve">-  </w:t>
      </w:r>
      <w:r w:rsidRPr="006765C4">
        <w:rPr>
          <w:rFonts w:ascii="Fb Fontext" w:hAnsi="Fb Fontext"/>
          <w:spacing w:val="-2"/>
          <w:rtl/>
        </w:rPr>
        <w:t xml:space="preserve">ומימרא </w:t>
      </w:r>
      <w:r w:rsidR="00FD3EB7">
        <w:rPr>
          <w:rFonts w:ascii="Fb Fontext" w:hAnsi="Fb Fontext" w:hint="cs"/>
          <w:spacing w:val="-2"/>
          <w:rtl/>
        </w:rPr>
        <w:t xml:space="preserve">דר''ב לא ס''ל לר''ה. </w:t>
      </w:r>
    </w:p>
    <w:p w14:paraId="753BAA6E" w14:textId="77777777" w:rsidR="00AC0AF5" w:rsidRPr="00C35A2C" w:rsidRDefault="00AC0AF5" w:rsidP="00982F98">
      <w:pPr>
        <w:pStyle w:val="affe"/>
        <w:framePr w:wrap="around"/>
        <w:rPr>
          <w:rtl/>
        </w:rPr>
      </w:pPr>
      <w:r w:rsidRPr="00C35A2C">
        <w:rPr>
          <w:rtl/>
        </w:rPr>
        <w:t>מח:</w:t>
      </w:r>
    </w:p>
    <w:p w14:paraId="23BEC8B6" w14:textId="77777777" w:rsidR="00FD3EB7" w:rsidRPr="00FD3EB7" w:rsidRDefault="00AC0AF5" w:rsidP="00FD3EB7">
      <w:pPr>
        <w:pStyle w:val="36"/>
        <w:framePr w:wrap="notBeside"/>
        <w:rPr>
          <w:rtl/>
        </w:rPr>
      </w:pPr>
      <w:r w:rsidRPr="00FD3EB7">
        <w:rPr>
          <w:rtl/>
        </w:rPr>
        <w:t>רבא הלכתא:</w:t>
      </w:r>
    </w:p>
    <w:p w14:paraId="1FF8F802" w14:textId="77777777" w:rsidR="00FD3EB7" w:rsidRDefault="00AC0AF5" w:rsidP="00FD3EB7">
      <w:pPr>
        <w:jc w:val="center"/>
        <w:rPr>
          <w:rFonts w:ascii="Fb Fontext" w:hAnsi="Fb Fontext"/>
          <w:b/>
          <w:bCs/>
          <w:sz w:val="32"/>
          <w:rtl/>
        </w:rPr>
      </w:pPr>
      <w:r w:rsidRPr="00FD3EB7">
        <w:rPr>
          <w:rFonts w:ascii="Fb Fontext" w:hAnsi="Fb Fontext"/>
          <w:b/>
          <w:bCs/>
          <w:sz w:val="32"/>
          <w:rtl/>
        </w:rPr>
        <w:t xml:space="preserve">תליוהו וזבין </w:t>
      </w:r>
      <w:r w:rsidR="00FD3EB7">
        <w:rPr>
          <w:rFonts w:ascii="Fb Fontext" w:hAnsi="Fb Fontext" w:hint="cs"/>
          <w:b/>
          <w:bCs/>
          <w:sz w:val="32"/>
          <w:rtl/>
        </w:rPr>
        <w:t xml:space="preserve">בשדה סתם- </w:t>
      </w:r>
      <w:r w:rsidRPr="00FD3EB7">
        <w:rPr>
          <w:rFonts w:ascii="Fb Fontext" w:hAnsi="Fb Fontext"/>
          <w:b/>
          <w:bCs/>
          <w:sz w:val="32"/>
          <w:rtl/>
        </w:rPr>
        <w:t xml:space="preserve"> </w:t>
      </w:r>
      <w:r w:rsidR="00FD3EB7">
        <w:rPr>
          <w:rFonts w:ascii="Fb Fontext" w:hAnsi="Fb Fontext" w:hint="cs"/>
          <w:b/>
          <w:bCs/>
          <w:sz w:val="32"/>
          <w:rtl/>
        </w:rPr>
        <w:t>מכירתו מכר</w:t>
      </w:r>
      <w:r w:rsidRPr="00FD3EB7">
        <w:rPr>
          <w:rFonts w:ascii="Fb Fontext" w:hAnsi="Fb Fontext"/>
          <w:b/>
          <w:bCs/>
          <w:sz w:val="32"/>
          <w:rtl/>
        </w:rPr>
        <w:t>.</w:t>
      </w:r>
      <w:r w:rsidRPr="00FD3EB7">
        <w:rPr>
          <w:rFonts w:ascii="Fb Fontext" w:hAnsi="Fb Fontext" w:hint="cs"/>
          <w:b/>
          <w:bCs/>
          <w:sz w:val="32"/>
          <w:rtl/>
        </w:rPr>
        <w:t xml:space="preserve"> </w:t>
      </w:r>
    </w:p>
    <w:p w14:paraId="426C2FF0" w14:textId="50332DA1" w:rsidR="00AC0AF5" w:rsidRPr="00FD3EB7" w:rsidRDefault="00FD3EB7" w:rsidP="00FD3EB7">
      <w:pPr>
        <w:jc w:val="center"/>
        <w:rPr>
          <w:rFonts w:ascii="Fb Fontext" w:hAnsi="Fb Fontext"/>
          <w:b/>
          <w:bCs/>
          <w:sz w:val="32"/>
          <w:rtl/>
        </w:rPr>
      </w:pPr>
      <w:r>
        <w:rPr>
          <w:rFonts w:ascii="Fb Fontext" w:hAnsi="Fb Fontext" w:hint="cs"/>
          <w:b/>
          <w:bCs/>
          <w:sz w:val="32"/>
          <w:rtl/>
        </w:rPr>
        <w:t xml:space="preserve">בשדה זו - רק אם הרצה מעות לפניו מהני </w:t>
      </w:r>
    </w:p>
    <w:p w14:paraId="4B77E0A8" w14:textId="6904977F" w:rsidR="00AC0AF5" w:rsidRPr="00FD3EB7" w:rsidRDefault="00FD3EB7" w:rsidP="00FD3EB7">
      <w:pPr>
        <w:jc w:val="center"/>
        <w:rPr>
          <w:rFonts w:ascii="Fb Fontext" w:hAnsi="Fb Fontext"/>
          <w:b/>
          <w:bCs/>
          <w:rtl/>
        </w:rPr>
      </w:pPr>
      <w:r>
        <w:rPr>
          <w:rFonts w:ascii="Fb Fontext" w:hAnsi="Fb Fontext" w:hint="cs"/>
          <w:b/>
          <w:bCs/>
          <w:rtl/>
        </w:rPr>
        <w:t xml:space="preserve">ואם יכל להשתמט </w:t>
      </w:r>
      <w:r>
        <w:rPr>
          <w:rFonts w:ascii="Fb Fontext" w:hAnsi="Fb Fontext"/>
          <w:b/>
          <w:bCs/>
          <w:rtl/>
        </w:rPr>
        <w:t>–</w:t>
      </w:r>
      <w:r>
        <w:rPr>
          <w:rFonts w:ascii="Fb Fontext" w:hAnsi="Fb Fontext" w:hint="cs"/>
          <w:b/>
          <w:bCs/>
          <w:rtl/>
        </w:rPr>
        <w:t xml:space="preserve"> בכל גוונא הוי מכר </w:t>
      </w:r>
    </w:p>
    <w:p w14:paraId="4EE2E181" w14:textId="7E0B4EB2" w:rsidR="00FD3EB7" w:rsidRPr="00FD3EB7" w:rsidRDefault="00AC0AF5" w:rsidP="00FD3EB7">
      <w:pPr>
        <w:pStyle w:val="36"/>
        <w:framePr w:wrap="notBeside"/>
        <w:rPr>
          <w:b/>
          <w:bCs/>
          <w:rtl/>
        </w:rPr>
      </w:pPr>
      <w:r w:rsidRPr="00FD3EB7">
        <w:rPr>
          <w:b/>
          <w:bCs/>
          <w:rtl/>
        </w:rPr>
        <w:t>והלכתא:</w:t>
      </w:r>
    </w:p>
    <w:p w14:paraId="50F25809" w14:textId="32F57142" w:rsidR="00AC0AF5" w:rsidRPr="00FD3EB7" w:rsidRDefault="00AC0AF5" w:rsidP="00AC0AF5">
      <w:pPr>
        <w:rPr>
          <w:rFonts w:ascii="Fb Fontext" w:hAnsi="Fb Fontext"/>
          <w:b/>
          <w:bCs/>
          <w:sz w:val="32"/>
          <w:rtl/>
        </w:rPr>
      </w:pPr>
      <w:r w:rsidRPr="00FD3EB7">
        <w:rPr>
          <w:rFonts w:ascii="Fb Fontext" w:hAnsi="Fb Fontext"/>
          <w:b/>
          <w:bCs/>
          <w:sz w:val="32"/>
          <w:rtl/>
        </w:rPr>
        <w:t xml:space="preserve">בכולהו </w:t>
      </w:r>
      <w:r w:rsidRPr="00FD3EB7">
        <w:rPr>
          <w:rFonts w:ascii="Fb Fontext" w:hAnsi="Fb Fontext" w:hint="cs"/>
          <w:b/>
          <w:bCs/>
          <w:sz w:val="32"/>
          <w:rtl/>
        </w:rPr>
        <w:t>מכירתו מכר</w:t>
      </w:r>
      <w:r w:rsidRPr="00FD3EB7">
        <w:rPr>
          <w:rFonts w:ascii="Fb Fontext" w:hAnsi="Fb Fontext"/>
          <w:b/>
          <w:bCs/>
          <w:sz w:val="32"/>
          <w:rtl/>
        </w:rPr>
        <w:t>, ואפי</w:t>
      </w:r>
      <w:r w:rsidRPr="00FD3EB7">
        <w:rPr>
          <w:b/>
          <w:bCs/>
          <w:rtl/>
        </w:rPr>
        <w:t xml:space="preserve">' </w:t>
      </w:r>
      <w:r w:rsidRPr="00FD3EB7">
        <w:rPr>
          <w:rFonts w:ascii="Fb Fontext" w:hAnsi="Fb Fontext"/>
          <w:b/>
          <w:bCs/>
          <w:sz w:val="32"/>
          <w:rtl/>
        </w:rPr>
        <w:t>בשדה זו,</w:t>
      </w:r>
    </w:p>
    <w:p w14:paraId="7C282449" w14:textId="101A54E6" w:rsidR="00AC0AF5" w:rsidRPr="00FD3EB7" w:rsidRDefault="00AC0AF5" w:rsidP="00065E76">
      <w:pPr>
        <w:rPr>
          <w:spacing w:val="-2"/>
          <w:rtl/>
        </w:rPr>
      </w:pPr>
      <w:r w:rsidRPr="00FD3EB7">
        <w:rPr>
          <w:spacing w:val="-2"/>
          <w:rtl/>
        </w:rPr>
        <w:t xml:space="preserve">דאשה כשדה זו דמיא, </w:t>
      </w:r>
      <w:r w:rsidRPr="00FD3EB7">
        <w:rPr>
          <w:rStyle w:val="affffe"/>
          <w:spacing w:val="-2"/>
          <w:rtl/>
        </w:rPr>
        <w:t>ו</w:t>
      </w:r>
      <w:r w:rsidRPr="00FD3EB7">
        <w:rPr>
          <w:rStyle w:val="affffe"/>
          <w:rFonts w:hint="cs"/>
          <w:spacing w:val="-2"/>
          <w:rtl/>
        </w:rPr>
        <w:t xml:space="preserve">אמר </w:t>
      </w:r>
      <w:r w:rsidRPr="00FD3EB7">
        <w:rPr>
          <w:rStyle w:val="affffe"/>
          <w:spacing w:val="-2"/>
          <w:rtl/>
        </w:rPr>
        <w:t>אמימר:</w:t>
      </w:r>
      <w:r w:rsidRPr="00FD3EB7">
        <w:rPr>
          <w:spacing w:val="-2"/>
          <w:rtl/>
        </w:rPr>
        <w:t xml:space="preserve"> תליוה וקדיש קדושיו קדושין.</w:t>
      </w:r>
    </w:p>
    <w:p w14:paraId="472B9303" w14:textId="77777777" w:rsidR="00FD3EB7" w:rsidRPr="00FD3EB7" w:rsidRDefault="00AC0AF5" w:rsidP="00FD3EB7">
      <w:pPr>
        <w:pStyle w:val="36"/>
        <w:framePr w:wrap="notBeside"/>
        <w:rPr>
          <w:rtl/>
        </w:rPr>
      </w:pPr>
      <w:r w:rsidRPr="00FD3EB7">
        <w:rPr>
          <w:rFonts w:hint="cs"/>
          <w:rtl/>
        </w:rPr>
        <w:t>מבר</w:t>
      </w:r>
      <w:r w:rsidRPr="00FD3EB7">
        <w:rPr>
          <w:rtl/>
        </w:rPr>
        <w:t>"</w:t>
      </w:r>
      <w:r w:rsidRPr="00FD3EB7">
        <w:rPr>
          <w:rFonts w:hint="cs"/>
          <w:rtl/>
        </w:rPr>
        <w:t>א</w:t>
      </w:r>
      <w:r w:rsidRPr="00FD3EB7">
        <w:rPr>
          <w:rtl/>
        </w:rPr>
        <w:t>:</w:t>
      </w:r>
    </w:p>
    <w:p w14:paraId="2B050E9D" w14:textId="7A339C7B" w:rsidR="00AC0AF5" w:rsidRPr="00C35A2C" w:rsidRDefault="00AC0AF5" w:rsidP="00AC0AF5">
      <w:pPr>
        <w:rPr>
          <w:rFonts w:ascii="Fb Fontext" w:hAnsi="Fb Fontext"/>
          <w:rtl/>
        </w:rPr>
      </w:pPr>
      <w:r w:rsidRPr="00FD3EB7">
        <w:rPr>
          <w:rFonts w:ascii="Fb Fontext" w:hAnsi="Fb Fontext"/>
          <w:b/>
          <w:bCs/>
          <w:sz w:val="32"/>
          <w:rtl/>
        </w:rPr>
        <w:t>באשה</w:t>
      </w:r>
      <w:r w:rsidRPr="00C35A2C">
        <w:rPr>
          <w:rFonts w:ascii="Fb Fontext" w:hAnsi="Fb Fontext"/>
          <w:sz w:val="32"/>
          <w:rtl/>
        </w:rPr>
        <w:t xml:space="preserve"> ודאי </w:t>
      </w:r>
      <w:r w:rsidR="00FD3EB7">
        <w:rPr>
          <w:rFonts w:ascii="Fb Fontext" w:hAnsi="Fb Fontext" w:hint="cs"/>
          <w:sz w:val="32"/>
          <w:rtl/>
        </w:rPr>
        <w:t xml:space="preserve">לאו הוו </w:t>
      </w:r>
      <w:r w:rsidRPr="00C35A2C">
        <w:rPr>
          <w:rFonts w:ascii="Fb Fontext" w:hAnsi="Fb Fontext"/>
          <w:sz w:val="32"/>
          <w:rtl/>
        </w:rPr>
        <w:t xml:space="preserve">קדושין </w:t>
      </w:r>
      <w:r w:rsidR="00FD3EB7">
        <w:rPr>
          <w:rFonts w:ascii="Fb Fontext" w:hAnsi="Fb Fontext" w:hint="cs"/>
          <w:sz w:val="32"/>
          <w:rtl/>
        </w:rPr>
        <w:t>-ש</w:t>
      </w:r>
      <w:r w:rsidRPr="00C35A2C">
        <w:rPr>
          <w:rFonts w:ascii="Fb Fontext" w:hAnsi="Fb Fontext"/>
          <w:sz w:val="32"/>
          <w:rtl/>
        </w:rPr>
        <w:t xml:space="preserve">הוא עשה שלא כהוגן, לפיכך עשו עמו שלא כהוגן ואפקעינהו רבנן </w:t>
      </w:r>
      <w:r w:rsidR="00FD3EB7">
        <w:rPr>
          <w:rFonts w:ascii="Fb Fontext" w:hAnsi="Fb Fontext" w:hint="cs"/>
          <w:sz w:val="32"/>
          <w:rtl/>
        </w:rPr>
        <w:t>את קידושיו ממנו</w:t>
      </w:r>
      <w:r w:rsidRPr="00C35A2C">
        <w:rPr>
          <w:rFonts w:ascii="Fb Fontext" w:hAnsi="Fb Fontext"/>
          <w:sz w:val="32"/>
          <w:rtl/>
        </w:rPr>
        <w:t>.</w:t>
      </w:r>
    </w:p>
    <w:p w14:paraId="7C0E6DE1" w14:textId="77777777" w:rsidR="00AC0AF5" w:rsidRDefault="00AC0AF5" w:rsidP="00FD3EB7">
      <w:pPr>
        <w:rPr>
          <w:rFonts w:ascii="Fb Fontext" w:hAnsi="Fb Fontext"/>
          <w:rtl/>
        </w:rPr>
      </w:pPr>
      <w:r w:rsidRPr="00C35A2C">
        <w:rPr>
          <w:rFonts w:ascii="Fb Fontext" w:hAnsi="Fb Fontext" w:hint="cs"/>
          <w:rtl/>
        </w:rPr>
        <w:t>ואפי</w:t>
      </w:r>
      <w:r w:rsidRPr="00F10693">
        <w:rPr>
          <w:rFonts w:hint="cs"/>
          <w:rtl/>
        </w:rPr>
        <w:t xml:space="preserve">' </w:t>
      </w:r>
      <w:r w:rsidRPr="00C35A2C">
        <w:rPr>
          <w:rFonts w:ascii="Fb Fontext" w:hAnsi="Fb Fontext" w:hint="cs"/>
          <w:rtl/>
        </w:rPr>
        <w:t>בקדיש בביאה ד</w:t>
      </w:r>
      <w:r w:rsidRPr="00C35A2C">
        <w:rPr>
          <w:rFonts w:ascii="Fb Fontext" w:hAnsi="Fb Fontext"/>
          <w:rtl/>
        </w:rPr>
        <w:t>שויוה רבנן לבעילתו בעילת זנות.</w:t>
      </w:r>
    </w:p>
    <w:p w14:paraId="28A0C814" w14:textId="0E8A2A75" w:rsidR="00FD3EB7" w:rsidRPr="00C35A2C" w:rsidRDefault="00FD3EB7" w:rsidP="00FD3EB7">
      <w:pPr>
        <w:pStyle w:val="aff9"/>
        <w:rPr>
          <w:rFonts w:cs="Guttman Vilna"/>
          <w:b/>
          <w:bCs/>
          <w:rtl/>
        </w:rPr>
      </w:pPr>
      <w:r>
        <w:rPr>
          <w:rFonts w:hint="cs"/>
          <w:rtl/>
        </w:rPr>
        <w:t>***</w:t>
      </w:r>
    </w:p>
    <w:p w14:paraId="163D2523" w14:textId="67C5796B" w:rsidR="00FD3EB7" w:rsidRPr="00FD3EB7" w:rsidRDefault="00FD3EB7" w:rsidP="00FD3EB7">
      <w:pPr>
        <w:pStyle w:val="36"/>
        <w:framePr w:wrap="notBeside"/>
        <w:rPr>
          <w:rtl/>
        </w:rPr>
      </w:pPr>
      <w:r>
        <w:rPr>
          <w:rFonts w:hint="cs"/>
          <w:rtl/>
        </w:rPr>
        <w:t xml:space="preserve">רבב''ח </w:t>
      </w:r>
    </w:p>
    <w:p w14:paraId="509A5091" w14:textId="71E22CD7" w:rsidR="00AC0AF5" w:rsidRDefault="00FD3EB7" w:rsidP="00FD3EB7">
      <w:pPr>
        <w:rPr>
          <w:rFonts w:ascii="Fb Fontext" w:hAnsi="Fb Fontext"/>
          <w:rtl/>
        </w:rPr>
      </w:pPr>
      <w:r>
        <w:rPr>
          <w:rFonts w:ascii="Fb Fontext" w:hAnsi="Fb Fontext" w:hint="cs"/>
          <w:sz w:val="32"/>
          <w:rtl/>
        </w:rPr>
        <w:t>חתם על מודעא ו</w:t>
      </w:r>
      <w:r w:rsidRPr="00FD3EB7">
        <w:rPr>
          <w:rStyle w:val="afffff0"/>
          <w:rFonts w:hint="cs"/>
          <w:rtl/>
        </w:rPr>
        <w:t>שטר מכר</w:t>
      </w:r>
      <w:r>
        <w:rPr>
          <w:rFonts w:ascii="Fb Fontext" w:hAnsi="Fb Fontext" w:hint="cs"/>
          <w:sz w:val="32"/>
          <w:rtl/>
        </w:rPr>
        <w:t xml:space="preserve"> - </w:t>
      </w:r>
      <w:r w:rsidR="00AC0AF5" w:rsidRPr="00C35A2C">
        <w:rPr>
          <w:rFonts w:ascii="Fb Fontext" w:hAnsi="Fb Fontext"/>
          <w:sz w:val="32"/>
          <w:rtl/>
        </w:rPr>
        <w:t xml:space="preserve">טאבי תלא לפאפי </w:t>
      </w:r>
      <w:r>
        <w:rPr>
          <w:rFonts w:ascii="Fb Fontext" w:hAnsi="Fb Fontext" w:hint="cs"/>
          <w:sz w:val="32"/>
          <w:rtl/>
        </w:rPr>
        <w:t>על אילן ומכר</w:t>
      </w:r>
      <w:r w:rsidR="00AC0AF5" w:rsidRPr="00C35A2C">
        <w:rPr>
          <w:rFonts w:ascii="Fb Fontext" w:hAnsi="Fb Fontext"/>
          <w:sz w:val="32"/>
          <w:rtl/>
        </w:rPr>
        <w:t xml:space="preserve">, </w:t>
      </w:r>
    </w:p>
    <w:p w14:paraId="6D667B74" w14:textId="77777777" w:rsidR="00FD3EB7" w:rsidRPr="00FD3EB7" w:rsidRDefault="00AC0AF5" w:rsidP="00FD3EB7">
      <w:pPr>
        <w:pStyle w:val="36"/>
        <w:framePr w:wrap="notBeside"/>
        <w:rPr>
          <w:rtl/>
        </w:rPr>
      </w:pPr>
      <w:r w:rsidRPr="00FD3EB7">
        <w:rPr>
          <w:rtl/>
        </w:rPr>
        <w:t>• אר"</w:t>
      </w:r>
      <w:r w:rsidRPr="00FD3EB7">
        <w:rPr>
          <w:rFonts w:hint="cs"/>
          <w:rtl/>
        </w:rPr>
        <w:t>ה</w:t>
      </w:r>
      <w:r w:rsidRPr="00FD3EB7">
        <w:rPr>
          <w:rtl/>
        </w:rPr>
        <w:t>:</w:t>
      </w:r>
    </w:p>
    <w:p w14:paraId="4B11A005" w14:textId="79FAD534" w:rsidR="00AC0AF5" w:rsidRPr="00FD3EB7" w:rsidRDefault="00AC0AF5" w:rsidP="00AC0AF5">
      <w:r w:rsidRPr="00FD3EB7">
        <w:rPr>
          <w:rtl/>
        </w:rPr>
        <w:t>אי לאו מודעא</w:t>
      </w:r>
      <w:r w:rsidR="00FD3EB7">
        <w:rPr>
          <w:rFonts w:hint="cs"/>
          <w:rtl/>
        </w:rPr>
        <w:t>,</w:t>
      </w:r>
      <w:r w:rsidRPr="00FD3EB7">
        <w:rPr>
          <w:rtl/>
        </w:rPr>
        <w:t xml:space="preserve"> </w:t>
      </w:r>
      <w:r w:rsidR="00FD3EB7" w:rsidRPr="00FD3EB7">
        <w:rPr>
          <w:rFonts w:hint="cs"/>
          <w:rtl/>
        </w:rPr>
        <w:t xml:space="preserve">שפיר חתם </w:t>
      </w:r>
      <w:r w:rsidRPr="00FD3EB7">
        <w:rPr>
          <w:rFonts w:hint="cs"/>
          <w:rtl/>
        </w:rPr>
        <w:t>אשטר מכר</w:t>
      </w:r>
      <w:r w:rsidR="00FD3EB7">
        <w:rPr>
          <w:rFonts w:hint="cs"/>
          <w:rtl/>
        </w:rPr>
        <w:t>,</w:t>
      </w:r>
      <w:r w:rsidRPr="00FD3EB7">
        <w:rPr>
          <w:rFonts w:hint="cs"/>
          <w:rtl/>
        </w:rPr>
        <w:t xml:space="preserve"> ולטעמיה דמכירתו מכר</w:t>
      </w:r>
      <w:r w:rsidR="00FD3EB7">
        <w:rPr>
          <w:rFonts w:hint="cs"/>
          <w:rtl/>
        </w:rPr>
        <w:t>.</w:t>
      </w:r>
    </w:p>
    <w:p w14:paraId="7E34B562" w14:textId="77777777" w:rsidR="00AC0AF5" w:rsidRPr="00FD3EB7" w:rsidRDefault="00AC0AF5" w:rsidP="00982F98">
      <w:pPr>
        <w:pStyle w:val="affe"/>
        <w:framePr w:wrap="around"/>
        <w:rPr>
          <w:rtl/>
        </w:rPr>
      </w:pPr>
      <w:r w:rsidRPr="00FD3EB7">
        <w:rPr>
          <w:rtl/>
        </w:rPr>
        <w:t>מט.</w:t>
      </w:r>
    </w:p>
    <w:p w14:paraId="11582DF4" w14:textId="77777777" w:rsidR="00FD3EB7" w:rsidRPr="00FD3EB7" w:rsidRDefault="00AC0AF5" w:rsidP="00FD3EB7">
      <w:pPr>
        <w:pStyle w:val="36"/>
        <w:framePr w:wrap="notBeside"/>
        <w:rPr>
          <w:rtl/>
        </w:rPr>
      </w:pPr>
      <w:r w:rsidRPr="00FD3EB7">
        <w:rPr>
          <w:rFonts w:hint="cs"/>
          <w:rtl/>
        </w:rPr>
        <w:t>והא דאר</w:t>
      </w:r>
      <w:r w:rsidRPr="00FD3EB7">
        <w:rPr>
          <w:rtl/>
        </w:rPr>
        <w:t>"</w:t>
      </w:r>
      <w:r w:rsidRPr="00FD3EB7">
        <w:rPr>
          <w:rFonts w:hint="cs"/>
          <w:rtl/>
        </w:rPr>
        <w:t>נ</w:t>
      </w:r>
    </w:p>
    <w:p w14:paraId="471F5B13" w14:textId="4D669DCD" w:rsidR="00AC0AF5" w:rsidRDefault="00AC0AF5" w:rsidP="00FD3EB7">
      <w:pPr>
        <w:rPr>
          <w:rFonts w:ascii="Fb Fontext" w:hAnsi="Fb Fontext"/>
          <w:sz w:val="32"/>
          <w:rtl/>
        </w:rPr>
      </w:pPr>
      <w:r w:rsidRPr="00C35A2C">
        <w:rPr>
          <w:rFonts w:ascii="Fb Fontext" w:hAnsi="Fb Fontext" w:hint="cs"/>
          <w:sz w:val="32"/>
          <w:rtl/>
        </w:rPr>
        <w:t>ד</w:t>
      </w:r>
      <w:r w:rsidRPr="00C35A2C">
        <w:rPr>
          <w:rFonts w:ascii="Fb Fontext" w:hAnsi="Fb Fontext"/>
          <w:sz w:val="32"/>
          <w:rtl/>
        </w:rPr>
        <w:t xml:space="preserve">העדים שאמרו אמנה </w:t>
      </w:r>
      <w:r w:rsidR="00FD3EB7">
        <w:rPr>
          <w:rFonts w:ascii="Fb Fontext" w:hAnsi="Fb Fontext" w:hint="cs"/>
          <w:sz w:val="32"/>
          <w:rtl/>
        </w:rPr>
        <w:t xml:space="preserve">או מודעא היו </w:t>
      </w:r>
      <w:r w:rsidRPr="00C35A2C">
        <w:rPr>
          <w:rFonts w:ascii="Fb Fontext" w:hAnsi="Fb Fontext"/>
          <w:sz w:val="32"/>
          <w:rtl/>
        </w:rPr>
        <w:t xml:space="preserve">דברינו - אין נאמנים, </w:t>
      </w:r>
    </w:p>
    <w:p w14:paraId="18F5C617" w14:textId="49C4E287" w:rsidR="00AC0AF5" w:rsidRDefault="00AC0AF5" w:rsidP="00AC0AF5">
      <w:pPr>
        <w:rPr>
          <w:rFonts w:ascii="Fb Fontext" w:hAnsi="Fb Fontext"/>
          <w:rtl/>
        </w:rPr>
      </w:pPr>
      <w:r w:rsidRPr="00C35A2C">
        <w:rPr>
          <w:rFonts w:ascii="Fb Fontext" w:hAnsi="Fb Fontext"/>
          <w:rtl/>
        </w:rPr>
        <w:t xml:space="preserve">ה"מ על פה דלא </w:t>
      </w:r>
      <w:r w:rsidRPr="00C35A2C">
        <w:rPr>
          <w:rFonts w:ascii="Fb Fontext" w:hAnsi="Fb Fontext" w:hint="cs"/>
          <w:rtl/>
        </w:rPr>
        <w:t>מ</w:t>
      </w:r>
      <w:r w:rsidRPr="00C35A2C">
        <w:rPr>
          <w:rFonts w:ascii="Fb Fontext" w:hAnsi="Fb Fontext"/>
          <w:rtl/>
        </w:rPr>
        <w:t>רע לשטר, אבל בשטר - אתי שטר ומרע</w:t>
      </w:r>
      <w:r w:rsidR="00FD3EB7">
        <w:rPr>
          <w:rFonts w:ascii="Fb Fontext" w:hAnsi="Fb Fontext" w:hint="cs"/>
          <w:rtl/>
        </w:rPr>
        <w:t xml:space="preserve"> </w:t>
      </w:r>
      <w:r w:rsidRPr="00C35A2C">
        <w:rPr>
          <w:rFonts w:ascii="Fb Fontext" w:hAnsi="Fb Fontext"/>
          <w:rtl/>
        </w:rPr>
        <w:t>לשטר.</w:t>
      </w:r>
    </w:p>
    <w:p w14:paraId="20B6FAA8" w14:textId="4037A2F7" w:rsidR="00FD3EB7" w:rsidRPr="00C35A2C" w:rsidRDefault="00FD3EB7" w:rsidP="00FD3EB7">
      <w:pPr>
        <w:pStyle w:val="aff9"/>
        <w:rPr>
          <w:rtl/>
        </w:rPr>
      </w:pPr>
      <w:r>
        <w:rPr>
          <w:rFonts w:hint="cs"/>
          <w:rtl/>
        </w:rPr>
        <w:t>***</w:t>
      </w:r>
    </w:p>
    <w:p w14:paraId="153A20C6" w14:textId="71514F07" w:rsidR="00FD3EB7" w:rsidRPr="00FD3EB7" w:rsidRDefault="00AC0AF5" w:rsidP="00FD3EB7">
      <w:pPr>
        <w:pStyle w:val="36"/>
        <w:framePr w:wrap="notBeside"/>
        <w:rPr>
          <w:rtl/>
        </w:rPr>
      </w:pPr>
      <w:r w:rsidRPr="00FD3EB7">
        <w:rPr>
          <w:rtl/>
        </w:rPr>
        <w:t xml:space="preserve">גופא </w:t>
      </w:r>
      <w:r w:rsidRPr="00FD3EB7">
        <w:rPr>
          <w:rFonts w:hint="cs"/>
          <w:rtl/>
        </w:rPr>
        <w:t>ר</w:t>
      </w:r>
      <w:r w:rsidRPr="00FD3EB7">
        <w:rPr>
          <w:rtl/>
        </w:rPr>
        <w:t>"</w:t>
      </w:r>
      <w:r w:rsidRPr="00FD3EB7">
        <w:rPr>
          <w:rFonts w:hint="cs"/>
          <w:rtl/>
        </w:rPr>
        <w:t>נ</w:t>
      </w:r>
      <w:r w:rsidRPr="00FD3EB7">
        <w:rPr>
          <w:rtl/>
        </w:rPr>
        <w:t>:</w:t>
      </w:r>
    </w:p>
    <w:p w14:paraId="27BD2032" w14:textId="6B77FD94" w:rsidR="00AC0AF5" w:rsidRPr="00FD3EB7" w:rsidRDefault="00AC0AF5" w:rsidP="00FD3EB7">
      <w:pPr>
        <w:rPr>
          <w:rtl/>
        </w:rPr>
      </w:pPr>
      <w:r w:rsidRPr="00FD3EB7">
        <w:rPr>
          <w:rtl/>
        </w:rPr>
        <w:t>אמנה היו דברינו - אין נאמנין, מודעא היו דברינו - אין נאמנין</w:t>
      </w:r>
      <w:r w:rsidRPr="00FD3EB7">
        <w:rPr>
          <w:rFonts w:hint="cs"/>
          <w:rtl/>
        </w:rPr>
        <w:t>.</w:t>
      </w:r>
    </w:p>
    <w:p w14:paraId="73A2CB61" w14:textId="77777777" w:rsidR="00FD3EB7" w:rsidRPr="00FD3EB7" w:rsidRDefault="00AC0AF5" w:rsidP="00FD3EB7">
      <w:pPr>
        <w:pStyle w:val="36"/>
        <w:framePr w:wrap="notBeside"/>
        <w:rPr>
          <w:rtl/>
        </w:rPr>
      </w:pPr>
      <w:r w:rsidRPr="00FD3EB7">
        <w:rPr>
          <w:rFonts w:hint="cs"/>
          <w:rtl/>
        </w:rPr>
        <w:t>ומבר</w:t>
      </w:r>
      <w:r w:rsidRPr="00FD3EB7">
        <w:rPr>
          <w:rtl/>
        </w:rPr>
        <w:t>"</w:t>
      </w:r>
      <w:r w:rsidRPr="00FD3EB7">
        <w:rPr>
          <w:rFonts w:hint="cs"/>
          <w:rtl/>
        </w:rPr>
        <w:t>א</w:t>
      </w:r>
      <w:r w:rsidRPr="00FD3EB7">
        <w:rPr>
          <w:rtl/>
        </w:rPr>
        <w:t>:</w:t>
      </w:r>
    </w:p>
    <w:p w14:paraId="191ECE6C" w14:textId="77777777" w:rsidR="00FD3EB7" w:rsidRDefault="00AC0AF5" w:rsidP="00AC0AF5">
      <w:pPr>
        <w:rPr>
          <w:rFonts w:ascii="Fb Fontext" w:hAnsi="Fb Fontext"/>
          <w:rtl/>
        </w:rPr>
      </w:pPr>
      <w:r w:rsidRPr="00FD3EB7">
        <w:rPr>
          <w:rFonts w:ascii="Fb Fontext" w:hAnsi="Fb Fontext"/>
          <w:b/>
          <w:bCs/>
          <w:rtl/>
        </w:rPr>
        <w:t>אמנה</w:t>
      </w:r>
      <w:r w:rsidRPr="00C35A2C">
        <w:rPr>
          <w:rFonts w:ascii="Fb Fontext" w:hAnsi="Fb Fontext"/>
          <w:rtl/>
        </w:rPr>
        <w:t xml:space="preserve"> היו דברינו אין נאמנין, </w:t>
      </w:r>
    </w:p>
    <w:p w14:paraId="1D88EEB7" w14:textId="05834C9D" w:rsidR="00AC0AF5" w:rsidRPr="00C35A2C" w:rsidRDefault="00AC0AF5" w:rsidP="00AC0AF5">
      <w:pPr>
        <w:rPr>
          <w:rFonts w:ascii="Fb Fontext" w:hAnsi="Fb Fontext"/>
          <w:rtl/>
        </w:rPr>
      </w:pPr>
      <w:r w:rsidRPr="00FD3EB7">
        <w:rPr>
          <w:rFonts w:ascii="Fb Fontext" w:hAnsi="Fb Fontext"/>
          <w:b/>
          <w:bCs/>
          <w:rtl/>
        </w:rPr>
        <w:t>מודעא</w:t>
      </w:r>
      <w:r w:rsidRPr="00C35A2C">
        <w:rPr>
          <w:rFonts w:ascii="Fb Fontext" w:hAnsi="Fb Fontext"/>
          <w:rtl/>
        </w:rPr>
        <w:t xml:space="preserve"> היו דברינו </w:t>
      </w:r>
      <w:r w:rsidRPr="00FD3EB7">
        <w:rPr>
          <w:rFonts w:ascii="Fb Fontext" w:hAnsi="Fb Fontext"/>
          <w:b/>
          <w:bCs/>
          <w:rtl/>
        </w:rPr>
        <w:t>נאמנין,</w:t>
      </w:r>
      <w:r w:rsidRPr="00FD3EB7">
        <w:rPr>
          <w:rFonts w:ascii="Fb Fontext" w:hAnsi="Fb Fontext" w:hint="cs"/>
          <w:b/>
          <w:bCs/>
          <w:rtl/>
        </w:rPr>
        <w:t>-</w:t>
      </w:r>
      <w:r w:rsidRPr="00C35A2C">
        <w:rPr>
          <w:rFonts w:ascii="Fb Fontext" w:hAnsi="Fb Fontext" w:hint="cs"/>
          <w:rtl/>
        </w:rPr>
        <w:t xml:space="preserve"> ד</w:t>
      </w:r>
      <w:r w:rsidRPr="00C35A2C">
        <w:rPr>
          <w:rFonts w:ascii="Fb Fontext" w:hAnsi="Fb Fontext"/>
          <w:rtl/>
        </w:rPr>
        <w:t>זה ניתן ליכתב, וזה לא ניתן ליכתב.</w:t>
      </w:r>
    </w:p>
    <w:p w14:paraId="293AA013" w14:textId="220E1D85" w:rsidR="00AC0AF5" w:rsidRPr="001B450D" w:rsidRDefault="001B450D" w:rsidP="00AC0AF5">
      <w:pPr>
        <w:pStyle w:val="aff9"/>
        <w:rPr>
          <w:del w:id="90056" w:author="מנוע עיצוב" w:date="2026-10-08T11:01:28Z"/>
          <w:rtl/>
        </w:rPr>
      </w:pPr>
      <w:bookmarkStart w:id="26" w:name="_Hlk174528717"/>
      <w:del w:id="90055" w:author="מנוע עיצוב" w:date="2026-10-08T11:01:28Z">
        <w:r w:rsidRPr="001B450D">
          <w:rPr>
            <w:rFonts w:hint="cs"/>
            <w:rtl/>
          </w:rPr>
          <w:delText xml:space="preserve">***</w:delText>
        </w:r>
      </w:del>
    </w:p>
    <w:bookmarkEnd w:id="24"/>
    <w:p w14:paraId="491BB837" w14:textId="77777777" w:rsidR="00AC0AF5" w:rsidRPr="00C35A2C" w:rsidRDefault="00AC0AF5" w:rsidP="00982F98">
      <w:pPr>
        <w:pStyle w:val="affe"/>
        <w:framePr w:wrap="around"/>
        <w:rPr>
          <w:rtl/>
        </w:rPr>
      </w:pPr>
      <w:r w:rsidRPr="00C35A2C">
        <w:rPr>
          <w:rtl/>
        </w:rPr>
        <w:t>מט:</w:t>
      </w:r>
    </w:p>
    <w:p w14:paraId="4777027A" w14:textId="77777777" w:rsidR="00AC0AF5" w:rsidRPr="00801934" w:rsidRDefault="00AC0AF5" w:rsidP="00AF2FEB">
      <w:pPr>
        <w:pStyle w:val="afffb"/>
        <w:rPr>
          <w:rtl/>
        </w:rPr>
      </w:pPr>
      <w:ins w:id="9852" w:author="מספור קטעי משנה" w:date="2026-10-06T06:44:59Z">
        <w:r>
          <w:rPr>
            <w:rStyle w:val="MisparKeta"/>
          </w:rPr>
          <w:t xml:space="preserve">א. </w:t>
        </w:r>
      </w:ins>
      <w:r w:rsidRPr="00801934">
        <w:rPr>
          <w:rtl/>
        </w:rPr>
        <w:t>ולא לאיש חזקה בנכסי אשתו וכו'.</w:t>
      </w:r>
    </w:p>
    <w:p w14:paraId="0B6FE189" w14:textId="07D7BB45" w:rsidR="00AC0AF5" w:rsidRPr="00C35A2C" w:rsidRDefault="00AC0AF5" w:rsidP="00B8621B">
      <w:pPr>
        <w:rPr>
          <w:rFonts w:ascii="Fb Fontext" w:hAnsi="Fb Fontext" w:cs="Guttman Vilna"/>
          <w:b/>
          <w:bCs/>
          <w:sz w:val="32"/>
          <w:rtl/>
        </w:rPr>
      </w:pPr>
      <w:r w:rsidRPr="00C35A2C">
        <w:rPr>
          <w:rFonts w:ascii="Fb Fontext" w:hAnsi="Fb Fontext" w:hint="cs"/>
          <w:sz w:val="32"/>
          <w:rtl/>
        </w:rPr>
        <w:t xml:space="preserve">לאו בפירות שאוכל </w:t>
      </w:r>
      <w:r w:rsidRPr="00991F5B">
        <w:rPr>
          <w:rStyle w:val="affff8"/>
          <w:rFonts w:hint="cs"/>
          <w:rtl/>
        </w:rPr>
        <w:t>אלא בכה</w:t>
      </w:r>
      <w:r w:rsidRPr="00991F5B">
        <w:rPr>
          <w:rStyle w:val="affff8"/>
          <w:rtl/>
        </w:rPr>
        <w:t>"</w:t>
      </w:r>
      <w:r w:rsidRPr="00991F5B">
        <w:rPr>
          <w:rStyle w:val="affff8"/>
          <w:rFonts w:hint="cs"/>
          <w:rtl/>
        </w:rPr>
        <w:t>ג</w:t>
      </w:r>
      <w:r w:rsidRPr="00991F5B">
        <w:rPr>
          <w:rStyle w:val="affff8"/>
          <w:rtl/>
        </w:rPr>
        <w:t xml:space="preserve"> דכתב לה:</w:t>
      </w:r>
      <w:r w:rsidRPr="00C35A2C">
        <w:rPr>
          <w:rFonts w:ascii="Fb Fontext" w:hAnsi="Fb Fontext"/>
          <w:sz w:val="32"/>
          <w:rtl/>
        </w:rPr>
        <w:t xml:space="preserve"> דין ודברים אין לי בנכסייך.</w:t>
      </w:r>
      <w:r w:rsidRPr="00C35A2C">
        <w:rPr>
          <w:rFonts w:ascii="Fb Fontext" w:hAnsi="Fb Fontext" w:hint="cs"/>
          <w:sz w:val="32"/>
          <w:rtl/>
        </w:rPr>
        <w:t xml:space="preserve"> ובעודה ארוסה</w:t>
      </w:r>
      <w:r w:rsidR="00B8621B">
        <w:rPr>
          <w:rFonts w:ascii="Fb Fontext" w:hAnsi="Fb Fontext" w:hint="cs"/>
          <w:sz w:val="32"/>
          <w:rtl/>
        </w:rPr>
        <w:t>.</w:t>
      </w:r>
      <w:r w:rsidR="00B8621B">
        <w:rPr>
          <w:rFonts w:ascii="Fb Fontext" w:hAnsi="Fb Fontext" w:cs="Guttman Vilna" w:hint="cs"/>
          <w:b/>
          <w:bCs/>
          <w:sz w:val="32"/>
          <w:rtl/>
        </w:rPr>
        <w:t xml:space="preserve"> </w:t>
      </w:r>
      <w:r w:rsidRPr="00991F5B">
        <w:rPr>
          <w:rStyle w:val="afffff0"/>
          <w:rFonts w:hint="cs"/>
          <w:rtl/>
        </w:rPr>
        <w:t>[דאל</w:t>
      </w:r>
      <w:r w:rsidRPr="00991F5B">
        <w:rPr>
          <w:rStyle w:val="afffff0"/>
          <w:rtl/>
        </w:rPr>
        <w:t>"</w:t>
      </w:r>
      <w:r w:rsidRPr="00991F5B">
        <w:rPr>
          <w:rStyle w:val="afffff0"/>
          <w:rFonts w:hint="cs"/>
          <w:rtl/>
        </w:rPr>
        <w:t>ה לא אמר כלום]</w:t>
      </w:r>
    </w:p>
    <w:p w14:paraId="088B5915" w14:textId="1F887C9D" w:rsidR="00B8621B" w:rsidRPr="00B8621B" w:rsidRDefault="00AC0AF5" w:rsidP="00B8621B">
      <w:pPr>
        <w:pStyle w:val="36"/>
        <w:framePr w:wrap="notBeside"/>
        <w:rPr>
          <w:rtl/>
        </w:rPr>
      </w:pPr>
      <w:r w:rsidRPr="00B8621B">
        <w:rPr>
          <w:rFonts w:hint="cs"/>
          <w:rtl/>
        </w:rPr>
        <w:t>וכר</w:t>
      </w:r>
      <w:r w:rsidRPr="00B8621B">
        <w:rPr>
          <w:rtl/>
        </w:rPr>
        <w:t>"</w:t>
      </w:r>
      <w:r w:rsidRPr="00B8621B">
        <w:rPr>
          <w:rFonts w:hint="cs"/>
          <w:rtl/>
        </w:rPr>
        <w:t>כ</w:t>
      </w:r>
    </w:p>
    <w:p w14:paraId="5E2BFD30" w14:textId="73AACAF9" w:rsidR="00AC0AF5" w:rsidRPr="00991F5B" w:rsidRDefault="00AC0AF5" w:rsidP="00AC0AF5">
      <w:pPr>
        <w:rPr>
          <w:rFonts w:ascii="Fb Fontext" w:hAnsi="Fb Fontext"/>
          <w:spacing w:val="-4"/>
          <w:sz w:val="32"/>
          <w:rtl/>
        </w:rPr>
      </w:pPr>
      <w:r w:rsidRPr="00991F5B">
        <w:rPr>
          <w:rFonts w:ascii="Fb Fontext" w:hAnsi="Fb Fontext" w:hint="cs"/>
          <w:spacing w:val="-4"/>
          <w:sz w:val="32"/>
          <w:rtl/>
        </w:rPr>
        <w:t>ד</w:t>
      </w:r>
      <w:r w:rsidRPr="00991F5B">
        <w:rPr>
          <w:rFonts w:ascii="Fb Fontext" w:hAnsi="Fb Fontext"/>
          <w:spacing w:val="-4"/>
          <w:sz w:val="32"/>
          <w:rtl/>
        </w:rPr>
        <w:t>נחלה הבאה לו לאדם ממקום אחר אדם מתנה עליה שלא יירשנה</w:t>
      </w:r>
    </w:p>
    <w:p w14:paraId="0F09A66F" w14:textId="5CAD4323" w:rsidR="00B8621B" w:rsidRPr="00B8621B" w:rsidRDefault="00AC0AF5" w:rsidP="00B8621B">
      <w:pPr>
        <w:pStyle w:val="36"/>
        <w:framePr w:wrap="notBeside"/>
        <w:rPr>
          <w:rtl/>
        </w:rPr>
      </w:pPr>
      <w:r w:rsidRPr="00B8621B">
        <w:rPr>
          <w:rtl/>
        </w:rPr>
        <w:t>וכרבא:</w:t>
      </w:r>
    </w:p>
    <w:p w14:paraId="589D1206" w14:textId="46168823" w:rsidR="00AC0AF5" w:rsidRPr="00C35A2C" w:rsidRDefault="00AC0AF5" w:rsidP="00AC0AF5">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 xml:space="preserve">כל האומר אי אפשי בתקנת חכמים </w:t>
      </w:r>
      <w:r w:rsidRPr="00991F5B">
        <w:rPr>
          <w:rFonts w:hint="cs"/>
          <w:b/>
          <w:bCs/>
          <w:u w:val="single"/>
          <w:rtl/>
        </w:rPr>
        <w:t>'</w:t>
      </w:r>
      <w:r w:rsidRPr="00991F5B">
        <w:rPr>
          <w:b/>
          <w:bCs/>
          <w:u w:val="single"/>
          <w:rtl/>
        </w:rPr>
        <w:t>כגון זאת</w:t>
      </w:r>
      <w:r w:rsidRPr="00991F5B">
        <w:rPr>
          <w:rFonts w:hint="cs"/>
          <w:b/>
          <w:bCs/>
          <w:u w:val="single"/>
          <w:rtl/>
        </w:rPr>
        <w:t>'</w:t>
      </w:r>
      <w:r w:rsidRPr="00991F5B">
        <w:rPr>
          <w:b/>
          <w:bCs/>
          <w:u w:val="single"/>
          <w:rtl/>
        </w:rPr>
        <w:t xml:space="preserve"> </w:t>
      </w:r>
      <w:r w:rsidRPr="00991F5B">
        <w:rPr>
          <w:rFonts w:ascii="Fb Fontext" w:hAnsi="Fb Fontext"/>
          <w:sz w:val="32"/>
          <w:u w:val="single"/>
          <w:rtl/>
        </w:rPr>
        <w:t>-</w:t>
      </w:r>
      <w:r w:rsidRPr="00C35A2C">
        <w:rPr>
          <w:rFonts w:ascii="Fb Fontext" w:hAnsi="Fb Fontext"/>
          <w:sz w:val="32"/>
          <w:rtl/>
        </w:rPr>
        <w:t xml:space="preserve"> שומעין לו.</w:t>
      </w:r>
    </w:p>
    <w:p w14:paraId="078B8A6C" w14:textId="77777777" w:rsidR="00991F5B" w:rsidRPr="00991F5B" w:rsidRDefault="00991F5B" w:rsidP="00991F5B">
      <w:pPr>
        <w:pStyle w:val="36"/>
        <w:framePr w:wrap="notBeside"/>
        <w:rPr>
          <w:rtl/>
        </w:rPr>
      </w:pPr>
      <w:r w:rsidRPr="00991F5B">
        <w:rPr>
          <w:rFonts w:hint="cs"/>
          <w:rtl/>
        </w:rPr>
        <w:t xml:space="preserve">והיינו </w:t>
      </w:r>
      <w:r w:rsidR="00AC0AF5" w:rsidRPr="00991F5B">
        <w:rPr>
          <w:rFonts w:hint="cs"/>
          <w:rtl/>
        </w:rPr>
        <w:t>כ</w:t>
      </w:r>
      <w:r w:rsidR="00AC0AF5" w:rsidRPr="00991F5B">
        <w:rPr>
          <w:rtl/>
        </w:rPr>
        <w:t xml:space="preserve">רב: </w:t>
      </w:r>
    </w:p>
    <w:p w14:paraId="1CC94620" w14:textId="2120EF5D" w:rsidR="00AC0AF5" w:rsidRPr="00C35A2C" w:rsidRDefault="00AC0AF5" w:rsidP="00AC0AF5">
      <w:pPr>
        <w:rPr>
          <w:rFonts w:ascii="Fb Fontext" w:hAnsi="Fb Fontext" w:cs="Guttman Vilna"/>
          <w:b/>
          <w:bCs/>
          <w:sz w:val="32"/>
          <w:rtl/>
        </w:rPr>
      </w:pPr>
      <w:r w:rsidRPr="00C35A2C">
        <w:rPr>
          <w:rFonts w:ascii="Fb Fontext" w:hAnsi="Fb Fontext"/>
          <w:sz w:val="32"/>
          <w:rtl/>
        </w:rPr>
        <w:t>יכולה אשה שתאמר לבעלה איני ניזונת ואיני עושה.</w:t>
      </w:r>
    </w:p>
    <w:p w14:paraId="31195581" w14:textId="77777777" w:rsidR="00991F5B" w:rsidRDefault="00AC0AF5" w:rsidP="00AC0AF5">
      <w:pPr>
        <w:rPr>
          <w:rStyle w:val="affffe"/>
          <w:rtl/>
        </w:rPr>
      </w:pPr>
      <w:r w:rsidRPr="00C35A2C">
        <w:rPr>
          <w:rStyle w:val="afff8"/>
          <w:rtl/>
        </w:rPr>
        <w:t>הא ראיה יש</w:t>
      </w:r>
      <w:r w:rsidRPr="00C35A2C">
        <w:rPr>
          <w:rFonts w:ascii="Fb Fontext" w:hAnsi="Fb Fontext"/>
          <w:rtl/>
        </w:rPr>
        <w:t xml:space="preserve"> </w:t>
      </w:r>
      <w:r w:rsidRPr="00C35A2C">
        <w:rPr>
          <w:rFonts w:ascii="Fb Fontext" w:hAnsi="Fb Fontext" w:hint="cs"/>
          <w:rtl/>
        </w:rPr>
        <w:t xml:space="preserve">ולא יכולה לומר נחת רוח עשיתי לבעלי </w:t>
      </w:r>
    </w:p>
    <w:p w14:paraId="7093FA36" w14:textId="6A178446" w:rsidR="00AC0AF5" w:rsidRDefault="00AC0AF5" w:rsidP="00AC0AF5">
      <w:pPr>
        <w:rPr>
          <w:rFonts w:ascii="Fb Fontext" w:hAnsi="Fb Fontext"/>
          <w:rtl/>
        </w:rPr>
      </w:pPr>
      <w:r w:rsidRPr="00991F5B">
        <w:rPr>
          <w:rStyle w:val="affffe"/>
          <w:rFonts w:hint="cs"/>
          <w:rtl/>
        </w:rPr>
        <w:t>וכההיא</w:t>
      </w:r>
      <w:r w:rsidRPr="00C35A2C">
        <w:rPr>
          <w:rFonts w:ascii="Fb Fontext" w:hAnsi="Fb Fontext" w:hint="cs"/>
          <w:rtl/>
        </w:rPr>
        <w:t xml:space="preserve"> דלקח מן האיש וחזר ולקח ממנה דמקחו בטל</w:t>
      </w:r>
    </w:p>
    <w:p w14:paraId="73DD4674" w14:textId="77777777" w:rsidR="00991F5B" w:rsidRPr="00991F5B" w:rsidRDefault="00AC0AF5" w:rsidP="00991F5B">
      <w:pPr>
        <w:pStyle w:val="36"/>
        <w:framePr w:wrap="notBeside"/>
        <w:rPr>
          <w:rtl/>
        </w:rPr>
      </w:pPr>
      <w:r w:rsidRPr="00991F5B">
        <w:rPr>
          <w:rFonts w:hint="cs"/>
          <w:rtl/>
        </w:rPr>
        <w:t>- כרבר</w:t>
      </w:r>
      <w:r w:rsidRPr="00991F5B">
        <w:rPr>
          <w:rtl/>
        </w:rPr>
        <w:t>"</w:t>
      </w:r>
      <w:r w:rsidRPr="00991F5B">
        <w:rPr>
          <w:rFonts w:hint="cs"/>
          <w:rtl/>
        </w:rPr>
        <w:t>ה:</w:t>
      </w:r>
    </w:p>
    <w:p w14:paraId="77F2D97B" w14:textId="3F3BB2B7" w:rsidR="00AC0AF5" w:rsidRPr="00C35A2C" w:rsidRDefault="00AC0AF5" w:rsidP="00AC0AF5">
      <w:pPr>
        <w:rPr>
          <w:rFonts w:ascii="Fb Fontext" w:hAnsi="Fb Fontext" w:cs="Guttman Vilna"/>
          <w:b/>
          <w:bCs/>
          <w:rtl/>
        </w:rPr>
      </w:pPr>
      <w:r w:rsidRPr="00991F5B">
        <w:rPr>
          <w:rStyle w:val="affffe"/>
          <w:rFonts w:hint="cs"/>
          <w:spacing w:val="-2"/>
          <w:rtl/>
        </w:rPr>
        <w:t>דה</w:t>
      </w:r>
      <w:r w:rsidRPr="00991F5B">
        <w:rPr>
          <w:rStyle w:val="affffe"/>
          <w:spacing w:val="-2"/>
          <w:rtl/>
        </w:rPr>
        <w:t>"</w:t>
      </w:r>
      <w:r w:rsidRPr="00991F5B">
        <w:rPr>
          <w:rStyle w:val="affffe"/>
          <w:rFonts w:hint="cs"/>
          <w:spacing w:val="-2"/>
          <w:rtl/>
        </w:rPr>
        <w:t>מ</w:t>
      </w:r>
      <w:r w:rsidRPr="00991F5B">
        <w:rPr>
          <w:rFonts w:ascii="Fb Fontext" w:hAnsi="Fb Fontext" w:hint="cs"/>
          <w:spacing w:val="-2"/>
          <w:rtl/>
        </w:rPr>
        <w:t xml:space="preserve"> דווקא </w:t>
      </w:r>
      <w:r w:rsidRPr="00991F5B">
        <w:rPr>
          <w:rFonts w:ascii="Fb Fontext" w:hAnsi="Fb Fontext"/>
          <w:spacing w:val="-2"/>
          <w:rtl/>
        </w:rPr>
        <w:t>באותן ג</w:t>
      </w:r>
      <w:r w:rsidRPr="00991F5B">
        <w:rPr>
          <w:spacing w:val="-2"/>
          <w:rtl/>
        </w:rPr>
        <w:t xml:space="preserve">' </w:t>
      </w:r>
      <w:r w:rsidRPr="00991F5B">
        <w:rPr>
          <w:rFonts w:ascii="Fb Fontext" w:hAnsi="Fb Fontext"/>
          <w:spacing w:val="-2"/>
          <w:rtl/>
        </w:rPr>
        <w:t xml:space="preserve">שדות, </w:t>
      </w:r>
      <w:r w:rsidRPr="00991F5B">
        <w:rPr>
          <w:rFonts w:ascii="Fb Fontext" w:hAnsi="Fb Fontext" w:hint="cs"/>
          <w:spacing w:val="-2"/>
          <w:rtl/>
        </w:rPr>
        <w:t xml:space="preserve">אחת </w:t>
      </w:r>
      <w:r w:rsidRPr="00991F5B">
        <w:rPr>
          <w:rStyle w:val="afff8"/>
          <w:rFonts w:hint="cs"/>
          <w:spacing w:val="-2"/>
          <w:rtl/>
        </w:rPr>
        <w:t>ש</w:t>
      </w:r>
      <w:r w:rsidRPr="00991F5B">
        <w:rPr>
          <w:rStyle w:val="afff8"/>
          <w:spacing w:val="-2"/>
          <w:rtl/>
        </w:rPr>
        <w:t>כתב</w:t>
      </w:r>
      <w:r w:rsidRPr="00991F5B">
        <w:rPr>
          <w:rStyle w:val="afff8"/>
          <w:rFonts w:hint="cs"/>
          <w:spacing w:val="-2"/>
          <w:rtl/>
        </w:rPr>
        <w:t>,</w:t>
      </w:r>
      <w:r w:rsidRPr="00991F5B">
        <w:rPr>
          <w:rFonts w:ascii="Fb Fontext" w:hAnsi="Fb Fontext"/>
          <w:spacing w:val="-2"/>
          <w:rtl/>
        </w:rPr>
        <w:t xml:space="preserve"> </w:t>
      </w:r>
      <w:r w:rsidRPr="00991F5B">
        <w:rPr>
          <w:rFonts w:ascii="Fb Fontext" w:hAnsi="Fb Fontext" w:hint="cs"/>
          <w:spacing w:val="-2"/>
          <w:rtl/>
        </w:rPr>
        <w:t xml:space="preserve">ואחת </w:t>
      </w:r>
      <w:r w:rsidRPr="00991F5B">
        <w:rPr>
          <w:rStyle w:val="afff8"/>
          <w:rFonts w:hint="cs"/>
          <w:spacing w:val="-2"/>
          <w:rtl/>
        </w:rPr>
        <w:t>ש</w:t>
      </w:r>
      <w:r w:rsidRPr="00991F5B">
        <w:rPr>
          <w:rStyle w:val="afff8"/>
          <w:spacing w:val="-2"/>
          <w:rtl/>
        </w:rPr>
        <w:t>יחד</w:t>
      </w:r>
      <w:r w:rsidRPr="00991F5B">
        <w:rPr>
          <w:rFonts w:ascii="Fb Fontext" w:hAnsi="Fb Fontext"/>
          <w:spacing w:val="-2"/>
          <w:rtl/>
        </w:rPr>
        <w:t xml:space="preserve"> בכתובתה,</w:t>
      </w:r>
      <w:r w:rsidRPr="00C35A2C">
        <w:rPr>
          <w:rFonts w:ascii="Fb Fontext" w:hAnsi="Fb Fontext"/>
          <w:rtl/>
        </w:rPr>
        <w:t xml:space="preserve"> </w:t>
      </w:r>
      <w:r w:rsidRPr="00C35A2C">
        <w:rPr>
          <w:rStyle w:val="afff8"/>
          <w:rtl/>
        </w:rPr>
        <w:t>ושהכניסה</w:t>
      </w:r>
      <w:r w:rsidRPr="00C35A2C">
        <w:rPr>
          <w:rFonts w:ascii="Fb Fontext" w:hAnsi="Fb Fontext"/>
          <w:rtl/>
        </w:rPr>
        <w:t xml:space="preserve"> לו שום משלה.</w:t>
      </w:r>
    </w:p>
    <w:p w14:paraId="3A8E4B3B" w14:textId="77777777" w:rsidR="00AC0AF5" w:rsidRPr="00C35A2C" w:rsidRDefault="00AC0AF5" w:rsidP="00982F98">
      <w:pPr>
        <w:pStyle w:val="affe"/>
        <w:framePr w:wrap="around"/>
        <w:rPr>
          <w:rtl/>
        </w:rPr>
      </w:pPr>
      <w:r w:rsidRPr="00C35A2C">
        <w:rPr>
          <w:rtl/>
        </w:rPr>
        <w:t>נ.</w:t>
      </w:r>
    </w:p>
    <w:p w14:paraId="1C2195AB" w14:textId="77777777" w:rsidR="00991F5B" w:rsidRPr="00991F5B" w:rsidRDefault="00AC0AF5" w:rsidP="00991F5B">
      <w:pPr>
        <w:pStyle w:val="36"/>
        <w:framePr w:wrap="notBeside"/>
        <w:rPr>
          <w:rtl/>
        </w:rPr>
      </w:pPr>
      <w:r w:rsidRPr="00991F5B">
        <w:rPr>
          <w:rFonts w:hint="cs"/>
          <w:rtl/>
        </w:rPr>
        <w:t xml:space="preserve">ולא </w:t>
      </w:r>
      <w:r w:rsidRPr="00991F5B">
        <w:rPr>
          <w:rtl/>
        </w:rPr>
        <w:t xml:space="preserve">למעט </w:t>
      </w:r>
    </w:p>
    <w:p w14:paraId="7FE8E089" w14:textId="230D8120" w:rsidR="00AC0AF5" w:rsidRDefault="00AC0AF5" w:rsidP="00AC0AF5">
      <w:pPr>
        <w:rPr>
          <w:rFonts w:ascii="Fb Fontext" w:hAnsi="Fb Fontext"/>
          <w:sz w:val="32"/>
          <w:rtl/>
        </w:rPr>
      </w:pPr>
      <w:r w:rsidRPr="00C35A2C">
        <w:rPr>
          <w:rFonts w:ascii="Fb Fontext" w:hAnsi="Fb Fontext"/>
          <w:sz w:val="32"/>
          <w:rtl/>
        </w:rPr>
        <w:t xml:space="preserve">שאר נכסים, </w:t>
      </w:r>
      <w:r w:rsidRPr="00C35A2C">
        <w:rPr>
          <w:rFonts w:ascii="Fb Fontext" w:hAnsi="Fb Fontext" w:hint="cs"/>
          <w:sz w:val="32"/>
          <w:rtl/>
        </w:rPr>
        <w:t>שכ</w:t>
      </w:r>
      <w:r w:rsidRPr="00C35A2C">
        <w:rPr>
          <w:rFonts w:ascii="Fb Fontext" w:hAnsi="Fb Fontext"/>
          <w:sz w:val="32"/>
          <w:rtl/>
        </w:rPr>
        <w:t>"</w:t>
      </w:r>
      <w:r w:rsidRPr="00C35A2C">
        <w:rPr>
          <w:rFonts w:ascii="Fb Fontext" w:hAnsi="Fb Fontext" w:hint="cs"/>
          <w:sz w:val="32"/>
          <w:rtl/>
        </w:rPr>
        <w:t>ש דהו</w:t>
      </w:r>
      <w:r w:rsidRPr="00C35A2C">
        <w:rPr>
          <w:rFonts w:ascii="Fb Fontext" w:hAnsi="Fb Fontext"/>
          <w:sz w:val="32"/>
          <w:rtl/>
        </w:rPr>
        <w:t>"</w:t>
      </w:r>
      <w:r w:rsidRPr="00C35A2C">
        <w:rPr>
          <w:rFonts w:ascii="Fb Fontext" w:hAnsi="Fb Fontext" w:hint="cs"/>
          <w:sz w:val="32"/>
          <w:rtl/>
        </w:rPr>
        <w:t>ל</w:t>
      </w:r>
      <w:r w:rsidRPr="00C35A2C">
        <w:rPr>
          <w:rFonts w:ascii="Fb Fontext" w:hAnsi="Fb Fontext"/>
          <w:sz w:val="32"/>
          <w:rtl/>
        </w:rPr>
        <w:t xml:space="preserve"> איבה, </w:t>
      </w:r>
      <w:r w:rsidR="00991F5B">
        <w:rPr>
          <w:rFonts w:ascii="Fb Fontext" w:hAnsi="Fb Fontext" w:hint="cs"/>
          <w:sz w:val="32"/>
          <w:rtl/>
        </w:rPr>
        <w:t>ד</w:t>
      </w:r>
      <w:r w:rsidRPr="00C35A2C">
        <w:rPr>
          <w:rFonts w:ascii="Fb Fontext" w:hAnsi="Fb Fontext"/>
          <w:sz w:val="32"/>
          <w:rtl/>
        </w:rPr>
        <w:t>עיניך נתת בגירושין ובמיתה</w:t>
      </w:r>
    </w:p>
    <w:p w14:paraId="048D4DA7" w14:textId="77777777" w:rsidR="00991F5B" w:rsidRPr="00991F5B" w:rsidRDefault="00AC0AF5" w:rsidP="00991F5B">
      <w:pPr>
        <w:pStyle w:val="36"/>
        <w:framePr w:wrap="notBeside"/>
        <w:rPr>
          <w:rtl/>
        </w:rPr>
      </w:pPr>
      <w:r w:rsidRPr="00991F5B">
        <w:rPr>
          <w:rtl/>
        </w:rPr>
        <w:t>אלא</w:t>
      </w:r>
    </w:p>
    <w:p w14:paraId="43FAE346" w14:textId="77777777" w:rsidR="00991F5B" w:rsidRDefault="00AC0AF5" w:rsidP="00991F5B">
      <w:pPr>
        <w:spacing w:after="60"/>
        <w:rPr>
          <w:rFonts w:ascii="Fb Fontext" w:hAnsi="Fb Fontext"/>
          <w:rtl/>
        </w:rPr>
      </w:pPr>
      <w:r w:rsidRPr="00C35A2C">
        <w:rPr>
          <w:rStyle w:val="afff8"/>
          <w:rtl/>
        </w:rPr>
        <w:t>למעט נכסי מלוג</w:t>
      </w:r>
      <w:r w:rsidRPr="00C35A2C">
        <w:rPr>
          <w:rFonts w:ascii="Fb Fontext" w:hAnsi="Fb Fontext"/>
          <w:rtl/>
        </w:rPr>
        <w:t xml:space="preserve">, </w:t>
      </w:r>
    </w:p>
    <w:p w14:paraId="72162B1B" w14:textId="77777777" w:rsidR="00991F5B" w:rsidRPr="00991F5B" w:rsidRDefault="00991F5B" w:rsidP="00991F5B">
      <w:pPr>
        <w:pStyle w:val="36"/>
        <w:framePr w:wrap="notBeside"/>
        <w:rPr>
          <w:rtl/>
        </w:rPr>
      </w:pPr>
      <w:r w:rsidRPr="00991F5B">
        <w:rPr>
          <w:rFonts w:hint="cs"/>
          <w:rtl/>
        </w:rPr>
        <w:t>והך ד</w:t>
      </w:r>
      <w:r w:rsidR="00AC0AF5" w:rsidRPr="00991F5B">
        <w:rPr>
          <w:rtl/>
        </w:rPr>
        <w:t xml:space="preserve">אמימר: </w:t>
      </w:r>
    </w:p>
    <w:p w14:paraId="23FADA43" w14:textId="07C6D641" w:rsidR="00AC0AF5" w:rsidRDefault="00AC0AF5" w:rsidP="00AC0AF5">
      <w:pPr>
        <w:rPr>
          <w:rFonts w:ascii="Fb Fontext" w:hAnsi="Fb Fontext"/>
          <w:rtl/>
        </w:rPr>
      </w:pPr>
      <w:r w:rsidRPr="00C35A2C">
        <w:rPr>
          <w:rFonts w:ascii="Fb Fontext" w:hAnsi="Fb Fontext"/>
          <w:rtl/>
        </w:rPr>
        <w:t>איש ואשה שמכרו בנכסי מלוג לא עשו ולא כלום!</w:t>
      </w:r>
    </w:p>
    <w:p w14:paraId="70823974" w14:textId="3541F043" w:rsidR="00991F5B" w:rsidRPr="00991F5B" w:rsidRDefault="00AC0AF5" w:rsidP="00991F5B">
      <w:pPr>
        <w:pStyle w:val="36"/>
        <w:framePr w:wrap="notBeside"/>
        <w:rPr>
          <w:rtl/>
        </w:rPr>
      </w:pPr>
      <w:r w:rsidRPr="00991F5B">
        <w:rPr>
          <w:rtl/>
        </w:rPr>
        <w:t xml:space="preserve">- </w:t>
      </w:r>
      <w:r w:rsidRPr="00991F5B">
        <w:rPr>
          <w:rFonts w:hint="cs"/>
          <w:rtl/>
        </w:rPr>
        <w:t>א.</w:t>
      </w:r>
      <w:r w:rsidR="00991F5B">
        <w:rPr>
          <w:rFonts w:hint="cs"/>
          <w:rtl/>
        </w:rPr>
        <w:t xml:space="preserve"> דחי' </w:t>
      </w:r>
    </w:p>
    <w:p w14:paraId="6E88D262" w14:textId="0A673871" w:rsidR="00AC0AF5" w:rsidRPr="00065E76" w:rsidRDefault="00AC0AF5" w:rsidP="00991F5B">
      <w:pPr>
        <w:rPr>
          <w:rtl/>
        </w:rPr>
      </w:pPr>
      <w:r w:rsidRPr="00991F5B">
        <w:rPr>
          <w:rStyle w:val="affffe"/>
          <w:rtl/>
        </w:rPr>
        <w:t>אמימר</w:t>
      </w:r>
      <w:r w:rsidR="00991F5B">
        <w:rPr>
          <w:rStyle w:val="affffe"/>
          <w:rFonts w:hint="cs"/>
          <w:rtl/>
        </w:rPr>
        <w:t xml:space="preserve"> מיירי:</w:t>
      </w:r>
      <w:r w:rsidRPr="00991F5B">
        <w:rPr>
          <w:rStyle w:val="affffe"/>
          <w:rtl/>
        </w:rPr>
        <w:t xml:space="preserve"> </w:t>
      </w:r>
      <w:r w:rsidR="00991F5B">
        <w:rPr>
          <w:rFonts w:hint="cs"/>
          <w:rtl/>
        </w:rPr>
        <w:t>כ</w:t>
      </w:r>
      <w:r w:rsidRPr="00065E76">
        <w:rPr>
          <w:rFonts w:hint="cs"/>
          <w:rtl/>
        </w:rPr>
        <w:t>שמכר הוא ומת והיא באה ומוציאה</w:t>
      </w:r>
      <w:r w:rsidR="00991F5B">
        <w:rPr>
          <w:rFonts w:hint="cs"/>
          <w:rtl/>
        </w:rPr>
        <w:t xml:space="preserve"> </w:t>
      </w:r>
      <w:r w:rsidRPr="00065E76">
        <w:rPr>
          <w:rtl/>
        </w:rPr>
        <w:t xml:space="preserve">- </w:t>
      </w:r>
      <w:r w:rsidRPr="00065E76">
        <w:rPr>
          <w:rFonts w:hint="cs"/>
          <w:rtl/>
        </w:rPr>
        <w:t xml:space="preserve">או דמכרה היא ומתה שהוא בא ומוציא בתקנת רבנן וכתקנת אושא </w:t>
      </w:r>
      <w:r w:rsidR="00991F5B">
        <w:rPr>
          <w:rFonts w:hint="cs"/>
          <w:rtl/>
        </w:rPr>
        <w:t>ש</w:t>
      </w:r>
      <w:r w:rsidRPr="00065E76">
        <w:rPr>
          <w:rtl/>
        </w:rPr>
        <w:t>הבעל מוצא מיד הלקוחות</w:t>
      </w:r>
      <w:r w:rsidR="00991F5B">
        <w:rPr>
          <w:rFonts w:hint="cs"/>
          <w:rtl/>
        </w:rPr>
        <w:t>,</w:t>
      </w:r>
    </w:p>
    <w:p w14:paraId="7BB13A1A" w14:textId="1BE00545" w:rsidR="00991F5B" w:rsidRPr="00991F5B" w:rsidRDefault="00AC0AF5" w:rsidP="00991F5B">
      <w:pPr>
        <w:pStyle w:val="36"/>
        <w:framePr w:wrap="notBeside"/>
        <w:rPr>
          <w:rtl/>
        </w:rPr>
      </w:pPr>
      <w:r w:rsidRPr="00991F5B">
        <w:rPr>
          <w:rtl/>
        </w:rPr>
        <w:t>אבל היכ</w:t>
      </w:r>
      <w:r w:rsidR="00991F5B">
        <w:rPr>
          <w:rFonts w:hint="cs"/>
          <w:rtl/>
        </w:rPr>
        <w:t>ן</w:t>
      </w:r>
    </w:p>
    <w:p w14:paraId="11FBF65C" w14:textId="4768ECB1" w:rsidR="00AC0AF5" w:rsidRPr="00C35A2C" w:rsidRDefault="00991F5B" w:rsidP="00991F5B">
      <w:pPr>
        <w:spacing w:after="60"/>
        <w:rPr>
          <w:rStyle w:val="afff8"/>
          <w:b w:val="0"/>
          <w:rtl/>
        </w:rPr>
      </w:pPr>
      <w:r>
        <w:rPr>
          <w:rFonts w:ascii="Fb Fontext" w:hAnsi="Fb Fontext" w:hint="cs"/>
          <w:sz w:val="32"/>
          <w:rtl/>
        </w:rPr>
        <w:t>שמכרו שניהם לעולם או שמכרה היא לעצמו מכירתו מכר.</w:t>
      </w:r>
    </w:p>
    <w:p w14:paraId="60B6D3B9" w14:textId="77777777" w:rsidR="00991F5B" w:rsidRPr="00991F5B" w:rsidRDefault="00AC0AF5" w:rsidP="00991F5B">
      <w:pPr>
        <w:pStyle w:val="36"/>
        <w:framePr w:wrap="notBeside"/>
        <w:rPr>
          <w:rtl/>
        </w:rPr>
      </w:pPr>
      <w:r w:rsidRPr="00991F5B">
        <w:rPr>
          <w:rtl/>
        </w:rPr>
        <w:t xml:space="preserve">- </w:t>
      </w:r>
      <w:r w:rsidRPr="00991F5B">
        <w:rPr>
          <w:rFonts w:hint="cs"/>
          <w:rtl/>
        </w:rPr>
        <w:t>ב.</w:t>
      </w:r>
    </w:p>
    <w:p w14:paraId="12269E85" w14:textId="22693A92" w:rsidR="00AC0AF5" w:rsidRPr="00991F5B" w:rsidRDefault="00AC0AF5" w:rsidP="00991F5B">
      <w:pPr>
        <w:rPr>
          <w:rtl/>
        </w:rPr>
      </w:pPr>
      <w:r w:rsidRPr="00991F5B">
        <w:rPr>
          <w:rStyle w:val="affffe"/>
          <w:rFonts w:hint="cs"/>
          <w:rtl/>
        </w:rPr>
        <w:t>אמימר כר</w:t>
      </w:r>
      <w:r w:rsidRPr="00991F5B">
        <w:rPr>
          <w:rStyle w:val="affffe"/>
          <w:rtl/>
        </w:rPr>
        <w:t>"</w:t>
      </w:r>
      <w:r w:rsidRPr="00991F5B">
        <w:rPr>
          <w:rStyle w:val="affffe"/>
          <w:rFonts w:hint="cs"/>
          <w:rtl/>
        </w:rPr>
        <w:t xml:space="preserve">א </w:t>
      </w:r>
      <w:r w:rsidRPr="00991F5B">
        <w:rPr>
          <w:rStyle w:val="affffe"/>
          <w:rtl/>
        </w:rPr>
        <w:t>- דתניא:</w:t>
      </w:r>
      <w:r w:rsidRPr="00991F5B">
        <w:rPr>
          <w:rtl/>
        </w:rPr>
        <w:t xml:space="preserve"> המוכר עבדו, ופסק עמו שישמשנו </w:t>
      </w:r>
      <w:r w:rsidR="00991F5B">
        <w:rPr>
          <w:rFonts w:hint="cs"/>
          <w:rtl/>
        </w:rPr>
        <w:t xml:space="preserve">ל' </w:t>
      </w:r>
      <w:r w:rsidRPr="00991F5B">
        <w:rPr>
          <w:rtl/>
        </w:rPr>
        <w:t>יום</w:t>
      </w:r>
    </w:p>
    <w:p w14:paraId="5C6DB353" w14:textId="77777777" w:rsidR="00991F5B" w:rsidRPr="00991F5B" w:rsidRDefault="00AC0AF5" w:rsidP="00991F5B">
      <w:pPr>
        <w:pStyle w:val="36"/>
        <w:framePr w:wrap="notBeside"/>
        <w:rPr>
          <w:rtl/>
        </w:rPr>
      </w:pPr>
      <w:r w:rsidRPr="00991F5B">
        <w:rPr>
          <w:rFonts w:hint="cs"/>
          <w:rtl/>
        </w:rPr>
        <w:t>לר</w:t>
      </w:r>
      <w:r w:rsidRPr="00991F5B">
        <w:rPr>
          <w:rtl/>
        </w:rPr>
        <w:t>"</w:t>
      </w:r>
      <w:r w:rsidRPr="00991F5B">
        <w:rPr>
          <w:rFonts w:hint="cs"/>
          <w:rtl/>
        </w:rPr>
        <w:t>מ</w:t>
      </w:r>
      <w:r w:rsidRPr="00991F5B">
        <w:rPr>
          <w:rtl/>
        </w:rPr>
        <w:t>:</w:t>
      </w:r>
    </w:p>
    <w:p w14:paraId="73B2BF1B" w14:textId="7BA64740" w:rsidR="00AC0AF5" w:rsidRDefault="00AC0AF5" w:rsidP="00991F5B">
      <w:pPr>
        <w:rPr>
          <w:rFonts w:ascii="Fb Fontext" w:hAnsi="Fb Fontext"/>
          <w:rtl/>
        </w:rPr>
      </w:pPr>
      <w:r w:rsidRPr="00991F5B">
        <w:rPr>
          <w:rtl/>
        </w:rPr>
        <w:lastRenderedPageBreak/>
        <w:t>הראשון ישנו בדין יום או יומים מפני שהוא</w:t>
      </w:r>
      <w:r w:rsidRPr="006765C4">
        <w:rPr>
          <w:rFonts w:ascii="Fb Fontext" w:hAnsi="Fb Fontext"/>
          <w:spacing w:val="-2"/>
          <w:sz w:val="32"/>
          <w:rtl/>
        </w:rPr>
        <w:t xml:space="preserve"> </w:t>
      </w:r>
      <w:r w:rsidRPr="006765C4">
        <w:rPr>
          <w:rStyle w:val="afff8"/>
          <w:spacing w:val="-2"/>
          <w:rtl/>
        </w:rPr>
        <w:t>תחתיו</w:t>
      </w:r>
      <w:r w:rsidRPr="006765C4">
        <w:rPr>
          <w:rFonts w:ascii="Fb Fontext" w:hAnsi="Fb Fontext"/>
          <w:spacing w:val="-2"/>
          <w:sz w:val="32"/>
          <w:rtl/>
        </w:rPr>
        <w:t>, והשני אינו בדין</w:t>
      </w:r>
      <w:r w:rsidRPr="006765C4">
        <w:rPr>
          <w:rFonts w:ascii="Fb Fontext" w:hAnsi="Fb Fontext" w:hint="cs"/>
          <w:spacing w:val="-2"/>
          <w:sz w:val="32"/>
          <w:rtl/>
        </w:rPr>
        <w:t>,</w:t>
      </w:r>
      <w:r w:rsidRPr="006765C4">
        <w:rPr>
          <w:rFonts w:ascii="Fb Fontext" w:hAnsi="Fb Fontext"/>
          <w:spacing w:val="-2"/>
          <w:sz w:val="32"/>
          <w:rtl/>
        </w:rPr>
        <w:t xml:space="preserve"> מפני שאינו תחתיו,</w:t>
      </w:r>
      <w:r w:rsidR="00991F5B">
        <w:rPr>
          <w:rFonts w:ascii="Fb Fontext" w:hAnsi="Fb Fontext" w:hint="cs"/>
          <w:spacing w:val="-2"/>
          <w:sz w:val="32"/>
          <w:rtl/>
        </w:rPr>
        <w:t xml:space="preserve"> </w:t>
      </w:r>
      <w:r w:rsidRPr="00991F5B">
        <w:rPr>
          <w:rStyle w:val="affffe"/>
          <w:rFonts w:hint="cs"/>
          <w:rtl/>
        </w:rPr>
        <w:t>דס</w:t>
      </w:r>
      <w:r w:rsidRPr="00991F5B">
        <w:rPr>
          <w:rStyle w:val="affffe"/>
          <w:rtl/>
        </w:rPr>
        <w:t>"</w:t>
      </w:r>
      <w:r w:rsidRPr="00991F5B">
        <w:rPr>
          <w:rStyle w:val="affffe"/>
          <w:rFonts w:hint="cs"/>
          <w:rtl/>
        </w:rPr>
        <w:t>ל</w:t>
      </w:r>
      <w:r w:rsidRPr="00991F5B">
        <w:rPr>
          <w:rStyle w:val="affffe"/>
          <w:rtl/>
        </w:rPr>
        <w:t>:</w:t>
      </w:r>
      <w:r w:rsidRPr="00C35A2C">
        <w:rPr>
          <w:rFonts w:ascii="Fb Fontext" w:hAnsi="Fb Fontext"/>
          <w:rtl/>
        </w:rPr>
        <w:t xml:space="preserve"> קנין פירות כקנין הגוף.</w:t>
      </w:r>
    </w:p>
    <w:p w14:paraId="677F6E8E" w14:textId="77777777" w:rsidR="00991F5B" w:rsidRPr="00991F5B" w:rsidRDefault="00AC0AF5" w:rsidP="00991F5B">
      <w:pPr>
        <w:pStyle w:val="36"/>
        <w:framePr w:wrap="notBeside"/>
        <w:rPr>
          <w:rtl/>
        </w:rPr>
      </w:pPr>
      <w:r w:rsidRPr="00991F5B">
        <w:rPr>
          <w:rFonts w:hint="cs"/>
          <w:rtl/>
        </w:rPr>
        <w:t>לר</w:t>
      </w:r>
      <w:r w:rsidRPr="00991F5B">
        <w:rPr>
          <w:rtl/>
        </w:rPr>
        <w:t>"</w:t>
      </w:r>
      <w:r>
        <w:rPr>
          <w:rFonts w:hint="cs"/>
          <w:rtl/>
        </w:rPr>
        <w:t xml:space="preserve">י</w:t>
      </w:r>
      <w:del w:id="41006" w:author="Claude" w:date="2026-10-07T09:24:35Z">
        <w:r>
          <w:rPr>
            <w:rFonts w:hint="cs"/>
            <w:rtl/>
          </w:rPr>
          <w:delText xml:space="preserve"> </w:delText>
        </w:r>
      </w:del>
      <w:r w:rsidRPr="00991F5B">
        <w:rPr>
          <w:rtl/>
        </w:rPr>
        <w:t>:</w:t>
      </w:r>
    </w:p>
    <w:p w14:paraId="431D48FB" w14:textId="788FFEE9" w:rsidR="00AC0AF5" w:rsidRDefault="00AC0AF5" w:rsidP="00991F5B">
      <w:pPr>
        <w:rPr>
          <w:rFonts w:ascii="Fb Fontext" w:hAnsi="Fb Fontext"/>
          <w:rtl/>
        </w:rPr>
      </w:pPr>
      <w:r w:rsidRPr="00991F5B">
        <w:rPr>
          <w:rtl/>
        </w:rPr>
        <w:t>השני ישנו בדין יום או יומים מפני שהוא כספו, הראשון אינו בדין יום או יומים שאינו כספו,</w:t>
      </w:r>
      <w:r w:rsidR="00991F5B">
        <w:rPr>
          <w:rFonts w:ascii="Fb Fontext" w:hAnsi="Fb Fontext" w:hint="cs"/>
          <w:rtl/>
        </w:rPr>
        <w:t xml:space="preserve"> </w:t>
      </w:r>
      <w:r w:rsidR="00991F5B" w:rsidRPr="00991F5B">
        <w:rPr>
          <w:rStyle w:val="affffe"/>
          <w:rFonts w:hint="cs"/>
          <w:rtl/>
        </w:rPr>
        <w:t>ד</w:t>
      </w:r>
      <w:r w:rsidRPr="00991F5B">
        <w:rPr>
          <w:rStyle w:val="affffe"/>
          <w:rtl/>
        </w:rPr>
        <w:t>סבר:</w:t>
      </w:r>
      <w:r w:rsidRPr="00C35A2C">
        <w:rPr>
          <w:rFonts w:ascii="Fb Fontext" w:hAnsi="Fb Fontext"/>
          <w:rtl/>
        </w:rPr>
        <w:t xml:space="preserve"> </w:t>
      </w:r>
      <w:r w:rsidR="00991F5B">
        <w:rPr>
          <w:rFonts w:ascii="Fb Fontext" w:hAnsi="Fb Fontext" w:hint="cs"/>
          <w:rtl/>
        </w:rPr>
        <w:t>שאינו</w:t>
      </w:r>
      <w:r w:rsidRPr="00C35A2C">
        <w:rPr>
          <w:rFonts w:ascii="Fb Fontext" w:hAnsi="Fb Fontext"/>
          <w:rtl/>
        </w:rPr>
        <w:t xml:space="preserve"> כקנין הגוף</w:t>
      </w:r>
      <w:r w:rsidR="00991F5B">
        <w:rPr>
          <w:rFonts w:ascii="Fb Fontext" w:hAnsi="Fb Fontext" w:hint="cs"/>
          <w:rtl/>
        </w:rPr>
        <w:t>.</w:t>
      </w:r>
    </w:p>
    <w:p w14:paraId="1FF875A9" w14:textId="77777777" w:rsidR="00991F5B" w:rsidRPr="00991F5B" w:rsidRDefault="00AC0AF5" w:rsidP="00991F5B">
      <w:pPr>
        <w:pStyle w:val="36"/>
        <w:framePr w:wrap="notBeside"/>
        <w:rPr>
          <w:rtl/>
        </w:rPr>
      </w:pPr>
      <w:r w:rsidRPr="00991F5B">
        <w:rPr>
          <w:rFonts w:hint="cs"/>
          <w:rtl/>
        </w:rPr>
        <w:t>ל</w:t>
      </w:r>
      <w:r w:rsidRPr="00991F5B">
        <w:rPr>
          <w:rtl/>
        </w:rPr>
        <w:t>ר' יוסי:</w:t>
      </w:r>
    </w:p>
    <w:p w14:paraId="02241B81" w14:textId="7407E8CD" w:rsidR="00AC0AF5" w:rsidRDefault="00AC0AF5" w:rsidP="00991F5B">
      <w:pPr>
        <w:rPr>
          <w:rFonts w:ascii="Fb Fontext" w:hAnsi="Fb Fontext"/>
          <w:rtl/>
        </w:rPr>
      </w:pPr>
      <w:r w:rsidRPr="00C35A2C">
        <w:rPr>
          <w:rFonts w:ascii="Fb Fontext" w:hAnsi="Fb Fontext"/>
          <w:rtl/>
        </w:rPr>
        <w:t xml:space="preserve">שניהם בדין יום או יומים, זה מפני שהוא </w:t>
      </w:r>
      <w:r w:rsidRPr="00C35A2C">
        <w:rPr>
          <w:rStyle w:val="afff8"/>
          <w:rtl/>
        </w:rPr>
        <w:t>תחתיו</w:t>
      </w:r>
      <w:r w:rsidRPr="00C35A2C">
        <w:rPr>
          <w:rFonts w:ascii="Fb Fontext" w:hAnsi="Fb Fontext"/>
          <w:rtl/>
        </w:rPr>
        <w:t xml:space="preserve">, וזה מפני שהוא </w:t>
      </w:r>
      <w:r w:rsidRPr="00C35A2C">
        <w:rPr>
          <w:rStyle w:val="afff8"/>
          <w:rtl/>
        </w:rPr>
        <w:t>כספו</w:t>
      </w:r>
      <w:r w:rsidRPr="00C35A2C">
        <w:rPr>
          <w:rFonts w:ascii="Fb Fontext" w:hAnsi="Fb Fontext"/>
          <w:rtl/>
        </w:rPr>
        <w:t>,</w:t>
      </w:r>
      <w:r w:rsidR="00991F5B">
        <w:rPr>
          <w:rFonts w:ascii="Fb Fontext" w:hAnsi="Fb Fontext" w:hint="cs"/>
          <w:rtl/>
        </w:rPr>
        <w:t xml:space="preserve"> </w:t>
      </w:r>
      <w:r w:rsidR="00991F5B">
        <w:rPr>
          <w:rStyle w:val="affffe"/>
          <w:rFonts w:hint="cs"/>
          <w:rtl/>
        </w:rPr>
        <w:t>ד</w:t>
      </w:r>
      <w:r w:rsidRPr="00991F5B">
        <w:rPr>
          <w:rStyle w:val="affffe"/>
          <w:rtl/>
        </w:rPr>
        <w:t>מספק"</w:t>
      </w:r>
      <w:r w:rsidRPr="00991F5B">
        <w:rPr>
          <w:rStyle w:val="affffe"/>
          <w:rFonts w:hint="cs"/>
          <w:rtl/>
        </w:rPr>
        <w:t>ל</w:t>
      </w:r>
      <w:r w:rsidRPr="00C35A2C">
        <w:rPr>
          <w:rFonts w:ascii="Fb Fontext" w:hAnsi="Fb Fontext"/>
          <w:rtl/>
        </w:rPr>
        <w:t xml:space="preserve"> אי קנין פירות כקנין הגוף א</w:t>
      </w:r>
      <w:r w:rsidR="00991F5B">
        <w:rPr>
          <w:rFonts w:ascii="Fb Fontext" w:hAnsi="Fb Fontext" w:hint="cs"/>
          <w:rtl/>
        </w:rPr>
        <w:t xml:space="preserve">ו </w:t>
      </w:r>
      <w:r w:rsidRPr="00C35A2C">
        <w:rPr>
          <w:rFonts w:ascii="Fb Fontext" w:hAnsi="Fb Fontext"/>
          <w:rtl/>
        </w:rPr>
        <w:t>לא</w:t>
      </w:r>
      <w:r w:rsidR="00991F5B">
        <w:rPr>
          <w:rFonts w:ascii="Fb Fontext" w:hAnsi="Fb Fontext" w:hint="cs"/>
          <w:rtl/>
        </w:rPr>
        <w:t xml:space="preserve"> ו</w:t>
      </w:r>
      <w:r w:rsidRPr="00C35A2C">
        <w:rPr>
          <w:rFonts w:ascii="Fb Fontext" w:hAnsi="Fb Fontext"/>
          <w:rtl/>
        </w:rPr>
        <w:t>ספק נפשות להקל.</w:t>
      </w:r>
    </w:p>
    <w:p w14:paraId="7F434419" w14:textId="77777777" w:rsidR="00991F5B" w:rsidRPr="00991F5B" w:rsidRDefault="00AC0AF5" w:rsidP="00991F5B">
      <w:pPr>
        <w:pStyle w:val="36"/>
        <w:framePr w:wrap="notBeside"/>
        <w:rPr>
          <w:rtl/>
        </w:rPr>
      </w:pPr>
      <w:r w:rsidRPr="00991F5B">
        <w:rPr>
          <w:rFonts w:hint="cs"/>
          <w:rtl/>
        </w:rPr>
        <w:t>לר</w:t>
      </w:r>
      <w:r w:rsidRPr="00991F5B">
        <w:rPr>
          <w:rtl/>
        </w:rPr>
        <w:t>"</w:t>
      </w:r>
      <w:r w:rsidRPr="00991F5B">
        <w:rPr>
          <w:rFonts w:hint="cs"/>
          <w:rtl/>
        </w:rPr>
        <w:t>א</w:t>
      </w:r>
      <w:r w:rsidRPr="00991F5B">
        <w:rPr>
          <w:rtl/>
        </w:rPr>
        <w:t>:</w:t>
      </w:r>
    </w:p>
    <w:p w14:paraId="3E3FC522" w14:textId="3A45113C" w:rsidR="00AC0AF5" w:rsidRPr="00C35A2C" w:rsidRDefault="00AC0AF5" w:rsidP="00AC0AF5">
      <w:pPr>
        <w:rPr>
          <w:rFonts w:ascii="Fb Fontext" w:hAnsi="Fb Fontext"/>
          <w:rtl/>
        </w:rPr>
      </w:pPr>
      <w:r w:rsidRPr="00C35A2C">
        <w:rPr>
          <w:rFonts w:ascii="Fb Fontext" w:hAnsi="Fb Fontext"/>
          <w:rtl/>
        </w:rPr>
        <w:t>שניהם אינן בדין יום או יומים, זה לפי שאינו תחתיו, וזה לפי שאינו כספו.</w:t>
      </w:r>
    </w:p>
    <w:p w14:paraId="27B20B6E" w14:textId="77777777" w:rsidR="00991F5B" w:rsidRPr="00991F5B" w:rsidRDefault="00AC0AF5" w:rsidP="00991F5B">
      <w:pPr>
        <w:pStyle w:val="36"/>
        <w:framePr w:wrap="notBeside"/>
        <w:rPr>
          <w:rtl/>
        </w:rPr>
      </w:pPr>
      <w:r w:rsidRPr="00991F5B">
        <w:rPr>
          <w:rtl/>
        </w:rPr>
        <w:t>רבא:</w:t>
      </w:r>
    </w:p>
    <w:p w14:paraId="2F7A75B5" w14:textId="417EAB8F" w:rsidR="00AC0AF5" w:rsidRPr="00C35A2C" w:rsidRDefault="00AC0AF5" w:rsidP="00AC0AF5">
      <w:pPr>
        <w:rPr>
          <w:rFonts w:ascii="Fb Fontext" w:hAnsi="Fb Fontext"/>
          <w:rtl/>
        </w:rPr>
      </w:pPr>
      <w:r w:rsidRPr="00991F5B">
        <w:rPr>
          <w:rStyle w:val="affffe"/>
          <w:rFonts w:hint="cs"/>
          <w:rtl/>
        </w:rPr>
        <w:t>טעמא דר</w:t>
      </w:r>
      <w:r w:rsidRPr="00991F5B">
        <w:rPr>
          <w:rStyle w:val="affffe"/>
          <w:rtl/>
        </w:rPr>
        <w:t>"</w:t>
      </w:r>
      <w:r w:rsidRPr="00991F5B">
        <w:rPr>
          <w:rStyle w:val="affffe"/>
          <w:rFonts w:hint="cs"/>
          <w:rtl/>
        </w:rPr>
        <w:t>א</w:t>
      </w:r>
      <w:r w:rsidRPr="00991F5B">
        <w:rPr>
          <w:rStyle w:val="affffe"/>
          <w:rtl/>
        </w:rPr>
        <w:t>:</w:t>
      </w:r>
      <w:r w:rsidRPr="00577F86">
        <w:rPr>
          <w:rStyle w:val="affff8"/>
          <w:rtl/>
        </w:rPr>
        <w:t xml:space="preserve"> </w:t>
      </w:r>
      <w:r w:rsidRPr="00F10693">
        <w:rPr>
          <w:rFonts w:hint="cs"/>
          <w:rtl/>
        </w:rPr>
        <w:t>'</w:t>
      </w:r>
      <w:r w:rsidRPr="00F10693">
        <w:rPr>
          <w:rtl/>
        </w:rPr>
        <w:t>ל</w:t>
      </w:r>
      <w:r w:rsidRPr="00577F86">
        <w:rPr>
          <w:rStyle w:val="affff8"/>
          <w:rtl/>
        </w:rPr>
        <w:t>א יוקם כי כספו הוא</w:t>
      </w:r>
      <w:r w:rsidRPr="00F10693">
        <w:rPr>
          <w:rFonts w:hint="cs"/>
          <w:rtl/>
        </w:rPr>
        <w:t>'</w:t>
      </w:r>
      <w:r w:rsidRPr="00F10693">
        <w:rPr>
          <w:rtl/>
        </w:rPr>
        <w:t>,</w:t>
      </w:r>
      <w:r w:rsidRPr="00C35A2C">
        <w:rPr>
          <w:rFonts w:ascii="Fb Fontext" w:hAnsi="Fb Fontext"/>
          <w:rtl/>
        </w:rPr>
        <w:t xml:space="preserve"> כספו המיוחד לו.</w:t>
      </w:r>
    </w:p>
    <w:p w14:paraId="08026EC2" w14:textId="1A1037EB" w:rsidR="00AC0AF5" w:rsidRPr="001B450D" w:rsidRDefault="001B450D" w:rsidP="00AC0AF5">
      <w:pPr>
        <w:pStyle w:val="aff9"/>
        <w:rPr>
          <w:del w:id="90058" w:author="מנוע עיצוב" w:date="2026-10-08T11:01:28Z"/>
          <w:rtl/>
        </w:rPr>
      </w:pPr>
      <w:del w:id="90057" w:author="מנוע עיצוב" w:date="2026-10-08T11:01:28Z">
        <w:r w:rsidRPr="001B450D">
          <w:rPr>
            <w:rFonts w:hint="cs"/>
            <w:rtl/>
          </w:rPr>
          <w:delText xml:space="preserve">***</w:delText>
        </w:r>
      </w:del>
    </w:p>
    <w:p w14:paraId="605FBF53" w14:textId="77777777" w:rsidR="00AC0AF5" w:rsidRPr="00C35A2C" w:rsidRDefault="00AC0AF5" w:rsidP="00982F98">
      <w:pPr>
        <w:pStyle w:val="affe"/>
        <w:framePr w:wrap="around"/>
        <w:rPr>
          <w:rtl/>
        </w:rPr>
      </w:pPr>
      <w:r w:rsidRPr="00C35A2C">
        <w:rPr>
          <w:rtl/>
        </w:rPr>
        <w:t>נ:</w:t>
      </w:r>
    </w:p>
    <w:p w14:paraId="543BAB7E" w14:textId="77777777" w:rsidR="00AC0AF5" w:rsidRPr="00801934" w:rsidRDefault="00AC0AF5" w:rsidP="00AF2FEB">
      <w:pPr>
        <w:pStyle w:val="afffb"/>
        <w:rPr>
          <w:rtl/>
        </w:rPr>
      </w:pPr>
      <w:ins w:id="9853" w:author="מספור קטעי משנה" w:date="2026-10-06T06:44:59Z">
        <w:r>
          <w:rPr>
            <w:rStyle w:val="MisparKeta"/>
          </w:rPr>
          <w:t xml:space="preserve">א. </w:t>
        </w:r>
      </w:ins>
      <w:r w:rsidRPr="00801934">
        <w:rPr>
          <w:rtl/>
        </w:rPr>
        <w:t>ולא לאיש חזקה בנכסי אשתו.</w:t>
      </w:r>
    </w:p>
    <w:p w14:paraId="09F11F3E" w14:textId="77777777" w:rsidR="00991F5B" w:rsidRPr="00991F5B" w:rsidRDefault="00AC0AF5" w:rsidP="00991F5B">
      <w:pPr>
        <w:pStyle w:val="36"/>
        <w:framePr w:wrap="notBeside"/>
        <w:rPr>
          <w:rtl/>
        </w:rPr>
      </w:pPr>
      <w:r w:rsidRPr="00991F5B">
        <w:rPr>
          <w:rtl/>
        </w:rPr>
        <w:t>והא</w:t>
      </w:r>
      <w:r w:rsidRPr="00991F5B">
        <w:rPr>
          <w:rFonts w:hint="cs"/>
          <w:rtl/>
        </w:rPr>
        <w:t xml:space="preserve"> דל</w:t>
      </w:r>
      <w:r w:rsidRPr="00991F5B">
        <w:rPr>
          <w:rtl/>
        </w:rPr>
        <w:t>רב:</w:t>
      </w:r>
    </w:p>
    <w:p w14:paraId="102EE089" w14:textId="310D9D00" w:rsidR="00AC0AF5" w:rsidRPr="00991F5B" w:rsidRDefault="00AC0AF5" w:rsidP="00AC0AF5">
      <w:pPr>
        <w:rPr>
          <w:rStyle w:val="afffff0"/>
          <w:rtl/>
        </w:rPr>
      </w:pPr>
      <w:r w:rsidRPr="00C35A2C">
        <w:rPr>
          <w:rFonts w:ascii="Fb Fontext" w:hAnsi="Fb Fontext"/>
          <w:sz w:val="32"/>
          <w:rtl/>
        </w:rPr>
        <w:t xml:space="preserve">אשת איש צריכה למחות, </w:t>
      </w:r>
      <w:r w:rsidRPr="00C35A2C">
        <w:rPr>
          <w:rFonts w:ascii="Fb Fontext" w:hAnsi="Fb Fontext" w:hint="cs"/>
          <w:sz w:val="32"/>
          <w:rtl/>
        </w:rPr>
        <w:t xml:space="preserve">ובהכרח בבעל </w:t>
      </w:r>
      <w:r w:rsidRPr="00991F5B">
        <w:rPr>
          <w:rStyle w:val="afffff0"/>
          <w:rFonts w:hint="cs"/>
          <w:rtl/>
        </w:rPr>
        <w:t>דבאחר אין מחזיקין בנכסי א</w:t>
      </w:r>
      <w:r w:rsidRPr="00991F5B">
        <w:rPr>
          <w:rStyle w:val="afffff0"/>
          <w:rtl/>
        </w:rPr>
        <w:t>"</w:t>
      </w:r>
      <w:r w:rsidRPr="00991F5B">
        <w:rPr>
          <w:rStyle w:val="afffff0"/>
          <w:rFonts w:hint="cs"/>
          <w:rtl/>
        </w:rPr>
        <w:t>א</w:t>
      </w:r>
    </w:p>
    <w:p w14:paraId="0E2270A1" w14:textId="77777777" w:rsidR="00991F5B" w:rsidRPr="00991F5B" w:rsidRDefault="00AC0AF5" w:rsidP="00991F5B">
      <w:pPr>
        <w:pStyle w:val="36"/>
        <w:framePr w:wrap="notBeside"/>
        <w:rPr>
          <w:rtl/>
        </w:rPr>
      </w:pPr>
      <w:r w:rsidRPr="00991F5B">
        <w:rPr>
          <w:rFonts w:hint="cs"/>
          <w:rtl/>
        </w:rPr>
        <w:t xml:space="preserve">א. </w:t>
      </w:r>
      <w:r w:rsidRPr="00991F5B">
        <w:rPr>
          <w:rtl/>
        </w:rPr>
        <w:t>רבא:</w:t>
      </w:r>
    </w:p>
    <w:p w14:paraId="7168A07D" w14:textId="18433577" w:rsidR="00AC0AF5" w:rsidRPr="00C35A2C" w:rsidRDefault="00AC0AF5" w:rsidP="00AC0AF5">
      <w:pPr>
        <w:rPr>
          <w:rFonts w:ascii="Fb Fontext" w:hAnsi="Fb Fontext" w:cs="Guttman Vilna"/>
          <w:b/>
          <w:bCs/>
          <w:sz w:val="32"/>
          <w:rtl/>
        </w:rPr>
      </w:pPr>
      <w:r w:rsidRPr="00C35A2C">
        <w:rPr>
          <w:rFonts w:ascii="Fb Fontext" w:hAnsi="Fb Fontext"/>
          <w:sz w:val="32"/>
          <w:rtl/>
        </w:rPr>
        <w:t>לעולם בבעל, וכגון שחפר בה בורות, שיחין ומערות.</w:t>
      </w:r>
    </w:p>
    <w:p w14:paraId="1AE81393" w14:textId="77777777" w:rsidR="00991F5B" w:rsidRPr="00991F5B" w:rsidRDefault="00AC0AF5" w:rsidP="00991F5B">
      <w:pPr>
        <w:pStyle w:val="36"/>
        <w:framePr w:wrap="notBeside"/>
        <w:rPr>
          <w:rtl/>
        </w:rPr>
      </w:pPr>
      <w:r w:rsidRPr="00991F5B">
        <w:rPr>
          <w:rFonts w:hint="cs"/>
          <w:rtl/>
        </w:rPr>
        <w:t>והך דרב'א</w:t>
      </w:r>
      <w:r w:rsidRPr="00991F5B">
        <w:rPr>
          <w:rtl/>
        </w:rPr>
        <w:t xml:space="preserve">: </w:t>
      </w:r>
    </w:p>
    <w:p w14:paraId="55E1C881" w14:textId="21C84411" w:rsidR="00AC0AF5" w:rsidRPr="00C35A2C" w:rsidRDefault="00AC0AF5" w:rsidP="00AC0AF5">
      <w:pPr>
        <w:rPr>
          <w:rStyle w:val="afff8"/>
          <w:rtl/>
        </w:rPr>
      </w:pPr>
      <w:r w:rsidRPr="00C35A2C">
        <w:rPr>
          <w:rFonts w:ascii="Fb Fontext" w:hAnsi="Fb Fontext"/>
          <w:sz w:val="32"/>
          <w:rtl/>
        </w:rPr>
        <w:t xml:space="preserve">אין חזקה לנזקין! אימא: אין </w:t>
      </w:r>
      <w:r w:rsidRPr="00C35A2C">
        <w:rPr>
          <w:rStyle w:val="afff8"/>
          <w:rtl/>
        </w:rPr>
        <w:t>דין</w:t>
      </w:r>
      <w:r w:rsidRPr="00C35A2C">
        <w:rPr>
          <w:rFonts w:ascii="Fb Fontext" w:hAnsi="Fb Fontext"/>
          <w:sz w:val="32"/>
          <w:rtl/>
        </w:rPr>
        <w:t xml:space="preserve"> חזקה לנזקין.</w:t>
      </w:r>
    </w:p>
    <w:p w14:paraId="51D5E8AF" w14:textId="77777777" w:rsidR="00AC0AF5" w:rsidRDefault="00AC0AF5" w:rsidP="00991F5B">
      <w:pPr>
        <w:spacing w:after="60"/>
        <w:rPr>
          <w:rFonts w:ascii="Fb Fontext" w:hAnsi="Fb Fontext"/>
          <w:sz w:val="32"/>
          <w:rtl/>
        </w:rPr>
      </w:pPr>
      <w:r w:rsidRPr="00991F5B">
        <w:rPr>
          <w:rStyle w:val="affffe"/>
          <w:rFonts w:hint="cs"/>
          <w:rtl/>
        </w:rPr>
        <w:t>ר'מ</w:t>
      </w:r>
      <w:r w:rsidRPr="00991F5B">
        <w:rPr>
          <w:rStyle w:val="affffe"/>
          <w:rtl/>
        </w:rPr>
        <w:t>:</w:t>
      </w:r>
      <w:r w:rsidRPr="00C35A2C">
        <w:rPr>
          <w:rFonts w:ascii="Fb Fontext" w:hAnsi="Fb Fontext"/>
          <w:sz w:val="32"/>
          <w:rtl/>
        </w:rPr>
        <w:t xml:space="preserve"> בקוטרא, </w:t>
      </w:r>
      <w:r w:rsidRPr="00991F5B">
        <w:rPr>
          <w:rStyle w:val="affffe"/>
          <w:rtl/>
        </w:rPr>
        <w:t>ר"</w:t>
      </w:r>
      <w:r w:rsidRPr="00991F5B">
        <w:rPr>
          <w:rStyle w:val="affffe"/>
          <w:rFonts w:hint="cs"/>
          <w:rtl/>
        </w:rPr>
        <w:t>ז</w:t>
      </w:r>
      <w:r w:rsidRPr="00991F5B">
        <w:rPr>
          <w:rStyle w:val="affffe"/>
          <w:rtl/>
        </w:rPr>
        <w:t>:</w:t>
      </w:r>
      <w:r w:rsidRPr="00C35A2C">
        <w:rPr>
          <w:rFonts w:ascii="Fb Fontext" w:hAnsi="Fb Fontext"/>
          <w:sz w:val="32"/>
          <w:rtl/>
        </w:rPr>
        <w:t xml:space="preserve"> בבית הכסא</w:t>
      </w:r>
    </w:p>
    <w:p w14:paraId="3050F6AC" w14:textId="77777777" w:rsidR="00991F5B" w:rsidRPr="00991F5B" w:rsidRDefault="00AC0AF5" w:rsidP="00991F5B">
      <w:pPr>
        <w:pStyle w:val="36"/>
        <w:framePr w:wrap="notBeside"/>
        <w:rPr>
          <w:rtl/>
        </w:rPr>
      </w:pPr>
      <w:r w:rsidRPr="00991F5B">
        <w:rPr>
          <w:rFonts w:hint="cs"/>
          <w:rtl/>
        </w:rPr>
        <w:t xml:space="preserve">ב. </w:t>
      </w:r>
      <w:r w:rsidRPr="00991F5B">
        <w:rPr>
          <w:rtl/>
        </w:rPr>
        <w:t>רב יוסף:</w:t>
      </w:r>
    </w:p>
    <w:p w14:paraId="0C8C49F7" w14:textId="01F97EC0" w:rsidR="00AC0AF5" w:rsidRPr="00C35A2C" w:rsidRDefault="00AC0AF5" w:rsidP="00991F5B">
      <w:pPr>
        <w:spacing w:after="60"/>
        <w:rPr>
          <w:rFonts w:ascii="Fb Fontext" w:hAnsi="Fb Fontext" w:cs="Guttman Vilna"/>
          <w:b/>
          <w:bCs/>
          <w:rtl/>
        </w:rPr>
      </w:pPr>
      <w:r w:rsidRPr="00C35A2C">
        <w:rPr>
          <w:rFonts w:ascii="Fb Fontext" w:hAnsi="Fb Fontext"/>
          <w:sz w:val="32"/>
          <w:rtl/>
        </w:rPr>
        <w:t>לעולם באחר, וכגון שאכלה מקצת חזקה בחיי הבעל ושלש לאחר מיתת הבעל,</w:t>
      </w:r>
      <w:r w:rsidR="00991F5B">
        <w:rPr>
          <w:rFonts w:ascii="Fb Fontext" w:hAnsi="Fb Fontext" w:hint="cs"/>
          <w:sz w:val="32"/>
          <w:rtl/>
        </w:rPr>
        <w:t xml:space="preserve"> </w:t>
      </w:r>
      <w:r w:rsidRPr="00C35A2C">
        <w:rPr>
          <w:rFonts w:ascii="Fb Fontext" w:hAnsi="Fb Fontext"/>
          <w:rtl/>
        </w:rPr>
        <w:t xml:space="preserve">מיגו </w:t>
      </w:r>
      <w:r w:rsidRPr="00991F5B">
        <w:rPr>
          <w:rStyle w:val="affffe"/>
          <w:rtl/>
        </w:rPr>
        <w:t>דאי בעי א"ל:</w:t>
      </w:r>
      <w:r w:rsidRPr="00C35A2C">
        <w:rPr>
          <w:rFonts w:ascii="Fb Fontext" w:hAnsi="Fb Fontext"/>
          <w:rtl/>
        </w:rPr>
        <w:t xml:space="preserve"> </w:t>
      </w:r>
      <w:r w:rsidR="00991F5B">
        <w:rPr>
          <w:rFonts w:ascii="Fb Fontext" w:hAnsi="Fb Fontext" w:hint="cs"/>
          <w:rtl/>
        </w:rPr>
        <w:t xml:space="preserve">אני קניתי ממך </w:t>
      </w:r>
      <w:r w:rsidRPr="00991F5B">
        <w:rPr>
          <w:rStyle w:val="affffe"/>
          <w:rtl/>
        </w:rPr>
        <w:t>כי א"ל נמי:</w:t>
      </w:r>
      <w:r w:rsidRPr="00C35A2C">
        <w:rPr>
          <w:rFonts w:ascii="Fb Fontext" w:hAnsi="Fb Fontext"/>
          <w:rtl/>
        </w:rPr>
        <w:t xml:space="preserve"> את זבינתה ליה וזבנה ניהלי - מהימן.</w:t>
      </w:r>
    </w:p>
    <w:p w14:paraId="4C19A7CD" w14:textId="77777777" w:rsidR="00991F5B" w:rsidRPr="00991F5B" w:rsidRDefault="00991F5B" w:rsidP="00991F5B">
      <w:pPr>
        <w:pStyle w:val="36"/>
        <w:framePr w:wrap="notBeside"/>
        <w:rPr>
          <w:rtl/>
        </w:rPr>
      </w:pPr>
      <w:r w:rsidRPr="00991F5B">
        <w:rPr>
          <w:rFonts w:hint="cs"/>
          <w:rtl/>
        </w:rPr>
        <w:t>ג</w:t>
      </w:r>
      <w:r w:rsidR="00AC0AF5" w:rsidRPr="00991F5B">
        <w:rPr>
          <w:rtl/>
        </w:rPr>
        <w:t xml:space="preserve">ופא </w:t>
      </w:r>
      <w:r w:rsidR="00AC0AF5" w:rsidRPr="00991F5B">
        <w:rPr>
          <w:rFonts w:hint="cs"/>
          <w:rtl/>
        </w:rPr>
        <w:t>מ</w:t>
      </w:r>
      <w:r w:rsidR="00AC0AF5" w:rsidRPr="00991F5B">
        <w:rPr>
          <w:rtl/>
        </w:rPr>
        <w:t xml:space="preserve">רב: </w:t>
      </w:r>
    </w:p>
    <w:p w14:paraId="4094EC36" w14:textId="5D974720" w:rsidR="00AC0AF5" w:rsidRPr="00C35A2C" w:rsidRDefault="00AC0AF5" w:rsidP="00991F5B">
      <w:pPr>
        <w:rPr>
          <w:rFonts w:ascii="Fb Fontext" w:hAnsi="Fb Fontext"/>
          <w:rtl/>
        </w:rPr>
      </w:pPr>
      <w:r w:rsidRPr="00C35A2C">
        <w:rPr>
          <w:rFonts w:ascii="Fb Fontext" w:hAnsi="Fb Fontext"/>
          <w:sz w:val="32"/>
          <w:rtl/>
        </w:rPr>
        <w:t>אין מחזיקין בנכסי אשת איש.</w:t>
      </w:r>
      <w:r w:rsidR="00991F5B">
        <w:rPr>
          <w:rFonts w:ascii="Fb Fontext" w:hAnsi="Fb Fontext" w:hint="cs"/>
          <w:rtl/>
        </w:rPr>
        <w:t xml:space="preserve"> </w:t>
      </w:r>
      <w:r w:rsidRPr="00C35A2C">
        <w:rPr>
          <w:rFonts w:ascii="Fb Fontext" w:hAnsi="Fb Fontext"/>
          <w:rtl/>
        </w:rPr>
        <w:t>ודייני גולה אמרו: מחזיקין.</w:t>
      </w:r>
    </w:p>
    <w:p w14:paraId="2C36A344" w14:textId="77777777" w:rsidR="00AC0AF5" w:rsidRDefault="00AC0AF5" w:rsidP="00AC0AF5">
      <w:pPr>
        <w:rPr>
          <w:rFonts w:ascii="Fb Fontext" w:hAnsi="Fb Fontext"/>
          <w:rtl/>
        </w:rPr>
      </w:pPr>
      <w:r w:rsidRPr="00991F5B">
        <w:rPr>
          <w:rStyle w:val="affffe"/>
          <w:rtl/>
        </w:rPr>
        <w:t>רב:</w:t>
      </w:r>
      <w:r w:rsidRPr="00C35A2C">
        <w:rPr>
          <w:rFonts w:ascii="Fb Fontext" w:hAnsi="Fb Fontext"/>
          <w:rtl/>
        </w:rPr>
        <w:t xml:space="preserve"> הלכה כדייני גולה</w:t>
      </w:r>
      <w:r w:rsidRPr="00C35A2C">
        <w:rPr>
          <w:rFonts w:ascii="Fb Fontext" w:hAnsi="Fb Fontext" w:hint="cs"/>
          <w:rtl/>
        </w:rPr>
        <w:t xml:space="preserve"> דמחזיקין, </w:t>
      </w:r>
      <w:r w:rsidRPr="00991F5B">
        <w:rPr>
          <w:rStyle w:val="affffe"/>
          <w:rFonts w:hint="cs"/>
          <w:rtl/>
        </w:rPr>
        <w:t>והיינו בכה</w:t>
      </w:r>
      <w:r w:rsidRPr="00991F5B">
        <w:rPr>
          <w:rStyle w:val="affffe"/>
          <w:rtl/>
        </w:rPr>
        <w:t>"</w:t>
      </w:r>
      <w:r w:rsidRPr="00991F5B">
        <w:rPr>
          <w:rStyle w:val="affffe"/>
          <w:rFonts w:hint="cs"/>
          <w:rtl/>
        </w:rPr>
        <w:t>ג דרב יוסף</w:t>
      </w:r>
      <w:r w:rsidRPr="00C35A2C">
        <w:rPr>
          <w:rFonts w:ascii="Fb Fontext" w:hAnsi="Fb Fontext" w:hint="cs"/>
          <w:rtl/>
        </w:rPr>
        <w:t xml:space="preserve"> שהחזיק עוד אחר מיתת הבעל ג</w:t>
      </w:r>
      <w:r w:rsidRPr="00C35A2C">
        <w:rPr>
          <w:rFonts w:ascii="Fb Fontext" w:hAnsi="Fb Fontext"/>
          <w:rtl/>
        </w:rPr>
        <w:t>"</w:t>
      </w:r>
      <w:r w:rsidRPr="00C35A2C">
        <w:rPr>
          <w:rFonts w:ascii="Fb Fontext" w:hAnsi="Fb Fontext" w:hint="cs"/>
          <w:rtl/>
        </w:rPr>
        <w:t>ש</w:t>
      </w:r>
    </w:p>
    <w:bookmarkEnd w:id="26"/>
    <w:p w14:paraId="472244C4" w14:textId="1502D554" w:rsidR="00AC0AF5" w:rsidRPr="001B450D" w:rsidRDefault="001B450D" w:rsidP="00AC0AF5">
      <w:pPr>
        <w:pStyle w:val="aff9"/>
        <w:rPr>
          <w:del w:id="90060" w:author="מנוע עיצוב" w:date="2026-10-08T11:01:28Z"/>
          <w:rtl/>
        </w:rPr>
      </w:pPr>
      <w:del w:id="90059" w:author="מנוע עיצוב" w:date="2026-10-08T11:01:28Z">
        <w:r w:rsidRPr="001B450D">
          <w:rPr>
            <w:rFonts w:hint="cs"/>
            <w:rtl/>
          </w:rPr>
          <w:delText xml:space="preserve">***</w:delText>
        </w:r>
      </w:del>
    </w:p>
    <w:p w14:paraId="08B4DD9C" w14:textId="77777777" w:rsidR="00AC0AF5" w:rsidRPr="00C35A2C" w:rsidRDefault="00AC0AF5" w:rsidP="00982F98">
      <w:pPr>
        <w:pStyle w:val="affe"/>
        <w:framePr w:wrap="around"/>
        <w:rPr>
          <w:rtl/>
        </w:rPr>
      </w:pPr>
      <w:r w:rsidRPr="00C35A2C">
        <w:rPr>
          <w:rtl/>
        </w:rPr>
        <w:t>נא.</w:t>
      </w:r>
    </w:p>
    <w:p w14:paraId="1DA66B50" w14:textId="77777777" w:rsidR="00AC0AF5" w:rsidRPr="00801934" w:rsidRDefault="00AC0AF5" w:rsidP="00AF2FEB">
      <w:pPr>
        <w:pStyle w:val="afffb"/>
        <w:rPr>
          <w:rtl/>
        </w:rPr>
      </w:pPr>
      <w:ins w:id="9854" w:author="מספור קטעי משנה" w:date="2026-10-06T06:44:59Z">
        <w:r>
          <w:rPr>
            <w:rStyle w:val="MisparKeta"/>
          </w:rPr>
          <w:t xml:space="preserve">א. </w:t>
        </w:r>
      </w:ins>
      <w:r w:rsidRPr="00801934">
        <w:rPr>
          <w:rtl/>
        </w:rPr>
        <w:t>ולא לאשה בנכסי בעלה וכו'.</w:t>
      </w:r>
    </w:p>
    <w:p w14:paraId="77AF17DB" w14:textId="3230D355" w:rsidR="008E3F77" w:rsidRPr="008E3F77" w:rsidRDefault="008E3F77" w:rsidP="008E3F77">
      <w:pPr>
        <w:pStyle w:val="36"/>
        <w:framePr w:wrap="notBeside"/>
        <w:rPr>
          <w:rtl/>
        </w:rPr>
      </w:pPr>
      <w:r w:rsidRPr="008E3F77">
        <w:rPr>
          <w:rFonts w:hint="cs"/>
          <w:rtl/>
        </w:rPr>
        <w:t>מייר</w:t>
      </w:r>
      <w:r>
        <w:rPr>
          <w:rFonts w:hint="cs"/>
          <w:rtl/>
        </w:rPr>
        <w:t>י</w:t>
      </w:r>
    </w:p>
    <w:p w14:paraId="05DC53C8" w14:textId="4128F874" w:rsidR="0027073D" w:rsidRDefault="00AC0AF5" w:rsidP="0027073D">
      <w:pPr>
        <w:rPr>
          <w:rFonts w:ascii="Fb Fontext" w:hAnsi="Fb Fontext"/>
          <w:sz w:val="32"/>
          <w:rtl/>
        </w:rPr>
      </w:pPr>
      <w:r w:rsidRPr="00C35A2C">
        <w:rPr>
          <w:rFonts w:ascii="Fb Fontext" w:hAnsi="Fb Fontext" w:hint="cs"/>
          <w:sz w:val="32"/>
          <w:rtl/>
        </w:rPr>
        <w:t>בייחד לה קרקע אחרת למזונה</w:t>
      </w:r>
      <w:r w:rsidR="008E3F77">
        <w:rPr>
          <w:rFonts w:ascii="Fb Fontext" w:hAnsi="Fb Fontext" w:hint="cs"/>
          <w:sz w:val="32"/>
          <w:rtl/>
        </w:rPr>
        <w:t xml:space="preserve"> </w:t>
      </w:r>
      <w:r w:rsidRPr="0027073D">
        <w:rPr>
          <w:rStyle w:val="affffe"/>
          <w:rFonts w:hint="cs"/>
          <w:rtl/>
        </w:rPr>
        <w:t>דייקי ממתני</w:t>
      </w:r>
      <w:r w:rsidR="0027073D">
        <w:rPr>
          <w:rFonts w:ascii="Fb Fontext" w:hAnsi="Fb Fontext" w:hint="cs"/>
          <w:sz w:val="32"/>
          <w:rtl/>
        </w:rPr>
        <w:t xml:space="preserve"> </w:t>
      </w:r>
      <w:r w:rsidRPr="00C35A2C">
        <w:rPr>
          <w:rFonts w:ascii="Fb Fontext" w:hAnsi="Fb Fontext" w:hint="cs"/>
          <w:sz w:val="32"/>
          <w:rtl/>
        </w:rPr>
        <w:t xml:space="preserve">דאי הביאה ראייה מהני </w:t>
      </w:r>
    </w:p>
    <w:p w14:paraId="03095B68" w14:textId="77777777" w:rsidR="0027073D" w:rsidRPr="0027073D" w:rsidRDefault="00AC0AF5" w:rsidP="0027073D">
      <w:pPr>
        <w:pStyle w:val="36"/>
        <w:framePr w:wrap="notBeside"/>
        <w:rPr>
          <w:rtl/>
        </w:rPr>
      </w:pPr>
      <w:r w:rsidRPr="0027073D">
        <w:rPr>
          <w:rFonts w:hint="cs"/>
          <w:rtl/>
        </w:rPr>
        <w:t xml:space="preserve">ויקשה </w:t>
      </w:r>
    </w:p>
    <w:p w14:paraId="178EEB0C" w14:textId="2DCF4150" w:rsidR="00AC0AF5" w:rsidRDefault="00AC0AF5" w:rsidP="0027073D">
      <w:pPr>
        <w:rPr>
          <w:rFonts w:ascii="Fb Fontext" w:hAnsi="Fb Fontext"/>
          <w:sz w:val="32"/>
          <w:rtl/>
        </w:rPr>
      </w:pPr>
      <w:r w:rsidRPr="0027073D">
        <w:rPr>
          <w:rStyle w:val="affffe"/>
          <w:rFonts w:hint="cs"/>
          <w:rtl/>
        </w:rPr>
        <w:t>דיאמר</w:t>
      </w:r>
      <w:r w:rsidRPr="00C35A2C">
        <w:rPr>
          <w:rFonts w:ascii="Fb Fontext" w:hAnsi="Fb Fontext" w:hint="cs"/>
          <w:sz w:val="32"/>
          <w:rtl/>
        </w:rPr>
        <w:t xml:space="preserve"> דנתן רק כדי לדעת היכן יש לה עוד מעות</w:t>
      </w:r>
    </w:p>
    <w:p w14:paraId="5F97B555" w14:textId="77777777" w:rsidR="0027073D" w:rsidRPr="0027073D" w:rsidRDefault="00AC0AF5" w:rsidP="0027073D">
      <w:pPr>
        <w:pStyle w:val="36"/>
        <w:framePr w:wrap="notBeside"/>
        <w:rPr>
          <w:rtl/>
        </w:rPr>
      </w:pPr>
      <w:r w:rsidRPr="0027073D">
        <w:rPr>
          <w:rtl/>
        </w:rPr>
        <w:t xml:space="preserve">- </w:t>
      </w:r>
      <w:r w:rsidRPr="0027073D">
        <w:rPr>
          <w:rFonts w:hint="cs"/>
          <w:rtl/>
        </w:rPr>
        <w:t>ודחי'</w:t>
      </w:r>
    </w:p>
    <w:p w14:paraId="60DBF3AA" w14:textId="38F30F1E" w:rsidR="00AC0AF5" w:rsidRPr="00065E76" w:rsidRDefault="00AC0AF5" w:rsidP="00065E76">
      <w:pPr>
        <w:rPr>
          <w:rtl/>
        </w:rPr>
      </w:pPr>
      <w:r w:rsidRPr="00F10693">
        <w:rPr>
          <w:rFonts w:hint="cs"/>
          <w:rtl/>
        </w:rPr>
        <w:t xml:space="preserve"> </w:t>
      </w:r>
      <w:r w:rsidRPr="00065E76">
        <w:rPr>
          <w:rFonts w:hint="cs"/>
          <w:rtl/>
        </w:rPr>
        <w:t>דאפשר דדייקי דמהני רק בשטר מתנה</w:t>
      </w:r>
    </w:p>
    <w:p w14:paraId="711FA575" w14:textId="6F40068D" w:rsidR="00AC0AF5" w:rsidRPr="00C35A2C" w:rsidRDefault="00AC0AF5" w:rsidP="0027073D">
      <w:pPr>
        <w:pStyle w:val="affffd"/>
        <w:ind w:firstLine="0"/>
        <w:jc w:val="center"/>
        <w:rPr>
          <w:rtl/>
        </w:rPr>
      </w:pPr>
      <w:r>
        <w:rPr>
          <w:rStyle w:val="affffe"/>
          <w:rtl/>
          <w:rPrChange w:id="9166" w:author="מנוע אמוראים" w:date="2026-10-05T16:41:09Z">
            <w:rPr>
              <w:rtl/>
            </w:rPr>
          </w:rPrChange>
        </w:rPr>
        <w:t xml:space="preserve">ר"</w:t>
      </w:r>
      <w:r>
        <w:rPr>
          <w:rStyle w:val="affffe"/>
          <w:rFonts w:hint="cs"/>
          <w:rtl/>
          <w:rPrChange w:id="9167" w:author="מנוע אמוראים" w:date="2026-10-05T16:41:09Z">
            <w:rPr>
              <w:rFonts w:hint="cs"/>
              <w:rtl/>
            </w:rPr>
          </w:rPrChange>
        </w:rPr>
        <w:t xml:space="preserve">נ</w:t>
      </w:r>
      <w:r>
        <w:rPr>
          <w:rFonts w:hint="cs"/>
          <w:rtl/>
        </w:rPr>
        <w:t xml:space="preserve"> </w:t>
      </w:r>
      <w:r>
        <w:rPr>
          <w:rStyle w:val="affffe"/>
          <w:rFonts w:hint="cs"/>
          <w:rtl/>
          <w:rPrChange w:id="9168" w:author="מנוע אמוראים" w:date="2026-10-05T16:41:09Z">
            <w:rPr>
              <w:rFonts w:hint="cs"/>
              <w:rtl/>
            </w:rPr>
          </w:rPrChange>
        </w:rPr>
        <w:t xml:space="preserve">לר</w:t>
      </w:r>
      <w:r>
        <w:rPr>
          <w:rStyle w:val="affffe"/>
          <w:rtl/>
          <w:rPrChange w:id="9169" w:author="מנוע אמוראים" w:date="2026-10-05T16:41:09Z">
            <w:rPr>
              <w:rtl/>
            </w:rPr>
          </w:rPrChange>
        </w:rPr>
        <w:t xml:space="preserve">"</w:t>
      </w:r>
      <w:r>
        <w:rPr>
          <w:rStyle w:val="affffe"/>
          <w:rFonts w:hint="cs"/>
          <w:rtl/>
          <w:rPrChange w:id="9170" w:author="מנוע אמוראים" w:date="2026-10-05T16:41:09Z">
            <w:rPr>
              <w:rFonts w:hint="cs"/>
              <w:rtl/>
            </w:rPr>
          </w:rPrChange>
        </w:rPr>
        <w:t xml:space="preserve">ה</w:t>
      </w:r>
      <w:r>
        <w:rPr>
          <w:rFonts w:hint="cs"/>
          <w:rtl/>
        </w:rPr>
        <w:t xml:space="preserve"> לא הייתי אצלנו בערבה שאמרנו </w:t>
      </w:r>
      <w:r w:rsidRPr="00C35A2C">
        <w:rPr>
          <w:rtl/>
        </w:rPr>
        <w:t>מילי מעלייתא.</w:t>
      </w:r>
    </w:p>
    <w:p w14:paraId="661B7E80" w14:textId="03F56821" w:rsidR="00AC0AF5" w:rsidRPr="00C35A2C" w:rsidRDefault="00AC0AF5" w:rsidP="0027073D">
      <w:pPr>
        <w:rPr>
          <w:rFonts w:ascii="Fb Fontext" w:hAnsi="Fb Fontext"/>
          <w:rtl/>
        </w:rPr>
      </w:pPr>
      <w:r w:rsidRPr="00C35A2C">
        <w:rPr>
          <w:rFonts w:ascii="Fb Fontext" w:hAnsi="Fb Fontext" w:hint="cs"/>
          <w:rtl/>
        </w:rPr>
        <w:t>ד</w:t>
      </w:r>
      <w:r w:rsidRPr="00C35A2C">
        <w:rPr>
          <w:rFonts w:ascii="Fb Fontext" w:hAnsi="Fb Fontext"/>
          <w:rtl/>
        </w:rPr>
        <w:t>המוכר שדה לאשתו קנתה, ולא אמרינן ל</w:t>
      </w:r>
      <w:r w:rsidR="0027073D">
        <w:rPr>
          <w:rFonts w:ascii="Fb Fontext" w:hAnsi="Fb Fontext" w:hint="cs"/>
          <w:rtl/>
        </w:rPr>
        <w:t xml:space="preserve">גלות כסף שהסתירה ממני </w:t>
      </w:r>
    </w:p>
    <w:p w14:paraId="5947476F" w14:textId="77777777" w:rsidR="0027073D" w:rsidRPr="0027073D" w:rsidRDefault="00AC0AF5" w:rsidP="0027073D">
      <w:pPr>
        <w:pStyle w:val="36"/>
        <w:framePr w:wrap="notBeside"/>
        <w:rPr>
          <w:rtl/>
        </w:rPr>
      </w:pPr>
      <w:r w:rsidRPr="0027073D">
        <w:rPr>
          <w:rtl/>
        </w:rPr>
        <w:t>א"ל:</w:t>
      </w:r>
    </w:p>
    <w:p w14:paraId="1344625B" w14:textId="77777777" w:rsidR="0027073D" w:rsidRDefault="00AC0AF5" w:rsidP="00AC0AF5">
      <w:pPr>
        <w:rPr>
          <w:rStyle w:val="affffe"/>
          <w:rtl/>
        </w:rPr>
      </w:pPr>
      <w:r w:rsidRPr="0027073D">
        <w:rPr>
          <w:rtl/>
        </w:rPr>
        <w:t xml:space="preserve">פשיטא דל זוזי מהכא </w:t>
      </w:r>
      <w:r w:rsidRPr="0027073D">
        <w:rPr>
          <w:b/>
          <w:bCs/>
          <w:rtl/>
        </w:rPr>
        <w:t>ותיקני בשטר</w:t>
      </w:r>
      <w:r w:rsidRPr="0027073D">
        <w:rPr>
          <w:rtl/>
        </w:rPr>
        <w:t xml:space="preserve"> </w:t>
      </w:r>
    </w:p>
    <w:p w14:paraId="47D0DE39" w14:textId="25ED14D1" w:rsidR="00AC0AF5" w:rsidRPr="0027073D" w:rsidRDefault="00AC0AF5" w:rsidP="00AC0AF5">
      <w:pPr>
        <w:rPr>
          <w:rtl/>
        </w:rPr>
      </w:pPr>
      <w:r w:rsidRPr="0027073D">
        <w:rPr>
          <w:rStyle w:val="affffe"/>
          <w:rFonts w:hint="cs"/>
          <w:rtl/>
        </w:rPr>
        <w:t>ד</w:t>
      </w:r>
      <w:r w:rsidRPr="0027073D">
        <w:rPr>
          <w:rStyle w:val="affffe"/>
          <w:rtl/>
        </w:rPr>
        <w:t>תנן:</w:t>
      </w:r>
      <w:r w:rsidRPr="0027073D">
        <w:rPr>
          <w:rtl/>
        </w:rPr>
        <w:t xml:space="preserve"> נכסים שיש להן אחריות נקנין בכסף ובשטר ובחזקה?</w:t>
      </w:r>
    </w:p>
    <w:p w14:paraId="6C9BEE88" w14:textId="77777777" w:rsidR="0027073D" w:rsidRPr="0027073D" w:rsidRDefault="00AC0AF5" w:rsidP="0027073D">
      <w:pPr>
        <w:pStyle w:val="36"/>
        <w:framePr w:wrap="notBeside"/>
        <w:rPr>
          <w:rtl/>
        </w:rPr>
      </w:pPr>
      <w:r w:rsidRPr="0027073D">
        <w:rPr>
          <w:rtl/>
        </w:rPr>
        <w:t>א"ל:</w:t>
      </w:r>
    </w:p>
    <w:p w14:paraId="32EA15DD" w14:textId="4C0AD496" w:rsidR="00AC0AF5" w:rsidRPr="0027073D" w:rsidRDefault="0027073D" w:rsidP="00AC0AF5">
      <w:pPr>
        <w:rPr>
          <w:rtl/>
        </w:rPr>
      </w:pPr>
      <w:r w:rsidRPr="0027073D">
        <w:rPr>
          <w:rStyle w:val="affffe"/>
          <w:rFonts w:hint="cs"/>
          <w:rtl/>
        </w:rPr>
        <w:t xml:space="preserve">והא </w:t>
      </w:r>
      <w:r w:rsidR="00AC0AF5" w:rsidRPr="0027073D">
        <w:rPr>
          <w:rStyle w:val="affffe"/>
          <w:rFonts w:hint="cs"/>
          <w:rtl/>
        </w:rPr>
        <w:t>שמואל</w:t>
      </w:r>
      <w:r w:rsidR="00AC0AF5" w:rsidRPr="0027073D">
        <w:rPr>
          <w:rFonts w:hint="cs"/>
          <w:rtl/>
        </w:rPr>
        <w:t xml:space="preserve"> דוקא </w:t>
      </w:r>
      <w:r w:rsidR="00AC0AF5" w:rsidRPr="0027073D">
        <w:rPr>
          <w:rtl/>
        </w:rPr>
        <w:t>בשטר מתנה, אבל בשטר מכר לא קנה עד שיתן לו דמיה</w:t>
      </w:r>
    </w:p>
    <w:p w14:paraId="7D95CABA" w14:textId="77777777" w:rsidR="0027073D" w:rsidRPr="0027073D" w:rsidRDefault="00AC0AF5" w:rsidP="0027073D">
      <w:pPr>
        <w:pStyle w:val="36"/>
        <w:framePr w:wrap="notBeside"/>
        <w:rPr>
          <w:rtl/>
        </w:rPr>
      </w:pPr>
      <w:r w:rsidRPr="0027073D">
        <w:rPr>
          <w:rFonts w:hint="cs"/>
          <w:rtl/>
        </w:rPr>
        <w:t>ואין להוכיח</w:t>
      </w:r>
    </w:p>
    <w:p w14:paraId="59557B00" w14:textId="45400AB9" w:rsidR="00AC0AF5" w:rsidRDefault="00AC0AF5" w:rsidP="00AC0AF5">
      <w:pPr>
        <w:rPr>
          <w:rFonts w:ascii="Fb Fontext" w:hAnsi="Fb Fontext"/>
          <w:rtl/>
        </w:rPr>
      </w:pPr>
      <w:r w:rsidRPr="0027073D">
        <w:rPr>
          <w:rStyle w:val="affffe"/>
          <w:rFonts w:hint="cs"/>
          <w:rtl/>
        </w:rPr>
        <w:t>מרב המנונא</w:t>
      </w:r>
      <w:r w:rsidR="0027073D">
        <w:rPr>
          <w:rStyle w:val="affffe"/>
          <w:rFonts w:hint="cs"/>
          <w:rtl/>
        </w:rPr>
        <w:t>:</w:t>
      </w:r>
      <w:r w:rsidRPr="00C35A2C">
        <w:rPr>
          <w:rFonts w:ascii="Fb Fontext" w:hAnsi="Fb Fontext" w:hint="cs"/>
          <w:rtl/>
        </w:rPr>
        <w:t xml:space="preserve"> דכתב לו על נייר וכו</w:t>
      </w:r>
      <w:r w:rsidRPr="00F10693">
        <w:rPr>
          <w:rFonts w:hint="cs"/>
          <w:rtl/>
        </w:rPr>
        <w:t xml:space="preserve">' </w:t>
      </w:r>
      <w:r w:rsidRPr="00C35A2C">
        <w:rPr>
          <w:rFonts w:ascii="Fb Fontext" w:hAnsi="Fb Fontext" w:hint="cs"/>
          <w:rtl/>
        </w:rPr>
        <w:t>אע</w:t>
      </w:r>
      <w:r w:rsidRPr="00C35A2C">
        <w:rPr>
          <w:rFonts w:ascii="Fb Fontext" w:hAnsi="Fb Fontext"/>
          <w:rtl/>
        </w:rPr>
        <w:t>"</w:t>
      </w:r>
      <w:r w:rsidRPr="00C35A2C">
        <w:rPr>
          <w:rFonts w:ascii="Fb Fontext" w:hAnsi="Fb Fontext" w:hint="cs"/>
          <w:rtl/>
        </w:rPr>
        <w:t>פ שאין בו שוו</w:t>
      </w:r>
      <w:r w:rsidRPr="00C35A2C">
        <w:rPr>
          <w:rFonts w:ascii="Fb Fontext" w:hAnsi="Fb Fontext"/>
          <w:rtl/>
        </w:rPr>
        <w:t>"</w:t>
      </w:r>
      <w:r w:rsidRPr="00C35A2C">
        <w:rPr>
          <w:rFonts w:ascii="Fb Fontext" w:hAnsi="Fb Fontext" w:hint="cs"/>
          <w:rtl/>
        </w:rPr>
        <w:t>פ שדי מכורה או נתונה לך הר</w:t>
      </w:r>
      <w:r w:rsidRPr="00C35A2C">
        <w:rPr>
          <w:rFonts w:ascii="Fb Fontext" w:hAnsi="Fb Fontext"/>
          <w:rtl/>
        </w:rPr>
        <w:t>"</w:t>
      </w:r>
      <w:r w:rsidRPr="00C35A2C">
        <w:rPr>
          <w:rFonts w:ascii="Fb Fontext" w:hAnsi="Fb Fontext" w:hint="cs"/>
          <w:rtl/>
        </w:rPr>
        <w:t>ז מכורה ונתונה</w:t>
      </w:r>
    </w:p>
    <w:p w14:paraId="471FF264" w14:textId="79829803" w:rsidR="0027073D" w:rsidRPr="0027073D" w:rsidRDefault="0027073D" w:rsidP="0027073D">
      <w:pPr>
        <w:pStyle w:val="36"/>
        <w:framePr w:wrap="notBeside"/>
        <w:rPr>
          <w:rtl/>
        </w:rPr>
      </w:pPr>
      <w:r>
        <w:rPr>
          <w:rFonts w:hint="cs"/>
          <w:rtl/>
        </w:rPr>
        <w:t xml:space="preserve">- </w:t>
      </w:r>
      <w:r w:rsidR="00AC0AF5" w:rsidRPr="0027073D">
        <w:rPr>
          <w:rFonts w:hint="cs"/>
          <w:rtl/>
        </w:rPr>
        <w:t>א.</w:t>
      </w:r>
    </w:p>
    <w:p w14:paraId="3F5CA649" w14:textId="4341F447" w:rsidR="00AC0AF5" w:rsidRDefault="00AC0AF5" w:rsidP="0027073D">
      <w:pPr>
        <w:rPr>
          <w:rFonts w:ascii="Fb Fontext" w:hAnsi="Fb Fontext"/>
          <w:sz w:val="32"/>
          <w:rtl/>
        </w:rPr>
      </w:pPr>
      <w:r w:rsidRPr="00C35A2C">
        <w:rPr>
          <w:rFonts w:ascii="Fb Fontext" w:hAnsi="Fb Fontext" w:hint="cs"/>
          <w:sz w:val="32"/>
          <w:rtl/>
        </w:rPr>
        <w:t>דהא אוקמי</w:t>
      </w:r>
      <w:r w:rsidRPr="00F10693">
        <w:rPr>
          <w:rFonts w:hint="cs"/>
          <w:rtl/>
        </w:rPr>
        <w:t xml:space="preserve">' </w:t>
      </w:r>
      <w:r w:rsidRPr="00C35A2C">
        <w:rPr>
          <w:rFonts w:ascii="Fb Fontext" w:hAnsi="Fb Fontext" w:hint="cs"/>
          <w:sz w:val="32"/>
          <w:rtl/>
        </w:rPr>
        <w:t>ב</w:t>
      </w:r>
      <w:r w:rsidRPr="00C35A2C">
        <w:rPr>
          <w:rFonts w:ascii="Fb Fontext" w:hAnsi="Fb Fontext"/>
          <w:sz w:val="32"/>
          <w:rtl/>
        </w:rPr>
        <w:t>מוכר שדהו מפני רעתה?</w:t>
      </w:r>
    </w:p>
    <w:p w14:paraId="7C6BD834" w14:textId="6C8C41E0" w:rsidR="0027073D" w:rsidRPr="0027073D" w:rsidRDefault="0027073D" w:rsidP="0027073D">
      <w:pPr>
        <w:pStyle w:val="36"/>
        <w:framePr w:wrap="notBeside"/>
        <w:rPr>
          <w:rtl/>
        </w:rPr>
      </w:pPr>
      <w:r>
        <w:rPr>
          <w:rFonts w:hint="cs"/>
          <w:rtl/>
        </w:rPr>
        <w:t xml:space="preserve">- </w:t>
      </w:r>
      <w:r w:rsidR="00AC0AF5" w:rsidRPr="0027073D">
        <w:rPr>
          <w:rFonts w:hint="cs"/>
          <w:rtl/>
        </w:rPr>
        <w:t>ב.</w:t>
      </w:r>
    </w:p>
    <w:p w14:paraId="60641EF3" w14:textId="04F9C0F3" w:rsidR="00AC0AF5" w:rsidRPr="00C35A2C" w:rsidRDefault="00AC0AF5" w:rsidP="0027073D">
      <w:pPr>
        <w:rPr>
          <w:rFonts w:ascii="Fb Fontext" w:hAnsi="Fb Fontext" w:cs="Guttman Vilna"/>
          <w:b/>
          <w:bCs/>
          <w:sz w:val="32"/>
          <w:rtl/>
        </w:rPr>
      </w:pPr>
      <w:r w:rsidRPr="0027073D">
        <w:rPr>
          <w:rStyle w:val="affffe"/>
          <w:rFonts w:hint="cs"/>
          <w:rtl/>
        </w:rPr>
        <w:t xml:space="preserve"> </w:t>
      </w:r>
      <w:r w:rsidRPr="0027073D">
        <w:rPr>
          <w:rStyle w:val="affffe"/>
          <w:rtl/>
        </w:rPr>
        <w:t>ו</w:t>
      </w:r>
      <w:r w:rsidRPr="0027073D">
        <w:rPr>
          <w:rStyle w:val="affffe"/>
          <w:rFonts w:hint="cs"/>
          <w:rtl/>
        </w:rPr>
        <w:t>ל</w:t>
      </w:r>
      <w:r w:rsidRPr="0027073D">
        <w:rPr>
          <w:rStyle w:val="affffe"/>
          <w:rtl/>
        </w:rPr>
        <w:t>רב אשי:</w:t>
      </w:r>
      <w:r w:rsidRPr="00C35A2C">
        <w:rPr>
          <w:rFonts w:ascii="Fb Fontext" w:hAnsi="Fb Fontext"/>
          <w:sz w:val="32"/>
          <w:rtl/>
        </w:rPr>
        <w:t xml:space="preserve"> במתנה בקש ליתנה לו, ו</w:t>
      </w:r>
      <w:r w:rsidRPr="00C35A2C">
        <w:rPr>
          <w:rFonts w:ascii="Fb Fontext" w:hAnsi="Fb Fontext" w:hint="cs"/>
          <w:sz w:val="32"/>
          <w:rtl/>
        </w:rPr>
        <w:t>כ</w:t>
      </w:r>
      <w:r w:rsidRPr="00C35A2C">
        <w:rPr>
          <w:rFonts w:ascii="Fb Fontext" w:hAnsi="Fb Fontext"/>
          <w:sz w:val="32"/>
          <w:rtl/>
        </w:rPr>
        <w:t>תב בלשון מכר כדי ליפות כחו.</w:t>
      </w:r>
    </w:p>
    <w:p w14:paraId="531D1C0B" w14:textId="64E509A6" w:rsidR="0027073D" w:rsidRPr="0027073D" w:rsidRDefault="0027073D" w:rsidP="0027073D">
      <w:pPr>
        <w:pStyle w:val="36"/>
        <w:framePr w:wrap="notBeside"/>
        <w:rPr>
          <w:rtl/>
        </w:rPr>
      </w:pPr>
      <w:r>
        <w:rPr>
          <w:rFonts w:hint="cs"/>
          <w:rtl/>
        </w:rPr>
        <w:t>והך:</w:t>
      </w:r>
    </w:p>
    <w:p w14:paraId="7C0447B6" w14:textId="0BB94E0D" w:rsidR="00AC0AF5" w:rsidRDefault="00AC0AF5" w:rsidP="00AC0AF5">
      <w:pPr>
        <w:rPr>
          <w:rFonts w:ascii="Fb Fontext" w:hAnsi="Fb Fontext"/>
          <w:sz w:val="32"/>
          <w:rtl/>
        </w:rPr>
      </w:pPr>
      <w:r w:rsidRPr="00C35A2C">
        <w:rPr>
          <w:rFonts w:ascii="Fb Fontext" w:hAnsi="Fb Fontext" w:hint="cs"/>
          <w:sz w:val="32"/>
          <w:rtl/>
        </w:rPr>
        <w:t>ד</w:t>
      </w:r>
      <w:r w:rsidRPr="00F10693">
        <w:rPr>
          <w:rFonts w:hint="cs"/>
          <w:rtl/>
        </w:rPr>
        <w:t>'</w:t>
      </w:r>
      <w:r w:rsidRPr="00F10693">
        <w:rPr>
          <w:rtl/>
        </w:rPr>
        <w:t>ל</w:t>
      </w:r>
      <w:r w:rsidRPr="00C35A2C">
        <w:rPr>
          <w:rFonts w:ascii="Fb Fontext" w:hAnsi="Fb Fontext"/>
          <w:sz w:val="32"/>
          <w:rtl/>
        </w:rPr>
        <w:t>וה מן העבד ושחררו, מן האשה וגרשה - אין להן עליו כלום</w:t>
      </w:r>
      <w:r w:rsidRPr="00F10693">
        <w:rPr>
          <w:rFonts w:hint="cs"/>
          <w:rtl/>
        </w:rPr>
        <w:t>'</w:t>
      </w:r>
      <w:r w:rsidRPr="00F10693">
        <w:rPr>
          <w:rtl/>
        </w:rPr>
        <w:t>.</w:t>
      </w:r>
    </w:p>
    <w:p w14:paraId="7E4F2CC8" w14:textId="77777777" w:rsidR="0027073D" w:rsidRPr="0027073D" w:rsidRDefault="0027073D" w:rsidP="0027073D">
      <w:pPr>
        <w:pStyle w:val="36"/>
        <w:framePr w:wrap="notBeside"/>
        <w:rPr>
          <w:rtl/>
        </w:rPr>
      </w:pPr>
      <w:r w:rsidRPr="0027073D">
        <w:rPr>
          <w:rFonts w:hint="cs"/>
          <w:rtl/>
        </w:rPr>
        <w:t>-</w:t>
      </w:r>
    </w:p>
    <w:p w14:paraId="4B3FFF7C" w14:textId="05FE0D41" w:rsidR="00AC0AF5" w:rsidRPr="00C35A2C" w:rsidRDefault="0027073D" w:rsidP="0027073D">
      <w:pPr>
        <w:spacing w:after="60"/>
        <w:rPr>
          <w:rFonts w:ascii="Fb Fontext" w:hAnsi="Fb Fontext"/>
          <w:rtl/>
        </w:rPr>
      </w:pPr>
      <w:r>
        <w:rPr>
          <w:rFonts w:ascii="Fb Fontext" w:hAnsi="Fb Fontext" w:hint="cs"/>
          <w:rtl/>
        </w:rPr>
        <w:t xml:space="preserve"> </w:t>
      </w:r>
      <w:r w:rsidR="00AC0AF5" w:rsidRPr="00C35A2C">
        <w:rPr>
          <w:rFonts w:ascii="Fb Fontext" w:hAnsi="Fb Fontext" w:hint="cs"/>
          <w:rtl/>
        </w:rPr>
        <w:t>לא משום דלגלויי זוזי אלא דלא ניח</w:t>
      </w:r>
      <w:r w:rsidR="00AC0AF5" w:rsidRPr="00C35A2C">
        <w:rPr>
          <w:rFonts w:ascii="Fb Fontext" w:hAnsi="Fb Fontext"/>
          <w:rtl/>
        </w:rPr>
        <w:t>"</w:t>
      </w:r>
      <w:r w:rsidR="00AC0AF5" w:rsidRPr="00C35A2C">
        <w:rPr>
          <w:rFonts w:ascii="Fb Fontext" w:hAnsi="Fb Fontext" w:hint="cs"/>
          <w:rtl/>
        </w:rPr>
        <w:t>ל להיות עבד לוה לאיש מלוה</w:t>
      </w:r>
    </w:p>
    <w:p w14:paraId="42E9E8AE" w14:textId="77777777" w:rsidR="0027073D" w:rsidRPr="0027073D" w:rsidRDefault="00AC0AF5" w:rsidP="0027073D">
      <w:pPr>
        <w:pStyle w:val="36"/>
        <w:framePr w:wrap="notBeside"/>
        <w:rPr>
          <w:rtl/>
        </w:rPr>
      </w:pPr>
      <w:r w:rsidRPr="0027073D">
        <w:rPr>
          <w:rtl/>
        </w:rPr>
        <w:t>•</w:t>
      </w:r>
      <w:r w:rsidRPr="0027073D">
        <w:rPr>
          <w:rFonts w:hint="cs"/>
          <w:rtl/>
        </w:rPr>
        <w:t xml:space="preserve"> </w:t>
      </w:r>
      <w:r w:rsidRPr="0027073D">
        <w:rPr>
          <w:rtl/>
        </w:rPr>
        <w:t>שלח ר</w:t>
      </w:r>
      <w:r w:rsidRPr="0027073D">
        <w:rPr>
          <w:rFonts w:hint="cs"/>
          <w:rtl/>
        </w:rPr>
        <w:t>הב</w:t>
      </w:r>
      <w:r w:rsidRPr="0027073D">
        <w:rPr>
          <w:rtl/>
        </w:rPr>
        <w:t>"</w:t>
      </w:r>
      <w:r w:rsidRPr="0027073D">
        <w:rPr>
          <w:rFonts w:hint="cs"/>
          <w:rtl/>
        </w:rPr>
        <w:t>א</w:t>
      </w:r>
      <w:r w:rsidRPr="0027073D">
        <w:rPr>
          <w:rtl/>
        </w:rPr>
        <w:t>:</w:t>
      </w:r>
    </w:p>
    <w:p w14:paraId="71392750" w14:textId="41A48F20" w:rsidR="00AC0AF5" w:rsidRDefault="00AC0AF5" w:rsidP="0027073D">
      <w:pPr>
        <w:pStyle w:val="affff9"/>
        <w:rPr>
          <w:rtl/>
        </w:rPr>
      </w:pPr>
      <w:r w:rsidRPr="00C35A2C">
        <w:rPr>
          <w:rtl/>
        </w:rPr>
        <w:t>המוכר שדה לאשתו - קנתה ובעל אוכל פירות,</w:t>
      </w:r>
    </w:p>
    <w:p w14:paraId="38A61E26" w14:textId="60DC00D6" w:rsidR="00AC0AF5" w:rsidRPr="00C35A2C" w:rsidRDefault="00AC0AF5" w:rsidP="00AC0AF5">
      <w:pPr>
        <w:rPr>
          <w:rFonts w:ascii="Fb Fontext" w:hAnsi="Fb Fontext" w:cs="Guttman Vilna"/>
          <w:b/>
          <w:bCs/>
          <w:rtl/>
        </w:rPr>
      </w:pPr>
      <w:r w:rsidRPr="0027073D">
        <w:rPr>
          <w:rStyle w:val="affffe"/>
          <w:rtl/>
        </w:rPr>
        <w:t>ברם ר"</w:t>
      </w:r>
      <w:r w:rsidRPr="0027073D">
        <w:rPr>
          <w:rStyle w:val="affffe"/>
          <w:rFonts w:hint="cs"/>
          <w:rtl/>
        </w:rPr>
        <w:t>א</w:t>
      </w:r>
      <w:r w:rsidRPr="0027073D">
        <w:rPr>
          <w:rStyle w:val="affffe"/>
          <w:rtl/>
        </w:rPr>
        <w:t xml:space="preserve"> ור"</w:t>
      </w:r>
      <w:r w:rsidRPr="0027073D">
        <w:rPr>
          <w:rStyle w:val="affffe"/>
          <w:rFonts w:hint="cs"/>
          <w:rtl/>
        </w:rPr>
        <w:t>א</w:t>
      </w:r>
      <w:r w:rsidRPr="0027073D">
        <w:rPr>
          <w:rStyle w:val="affffe"/>
          <w:rtl/>
        </w:rPr>
        <w:t xml:space="preserve"> וכל גדולי הדור אמרו:</w:t>
      </w:r>
      <w:r w:rsidRPr="00C35A2C">
        <w:rPr>
          <w:rFonts w:ascii="Fb Fontext" w:hAnsi="Fb Fontext"/>
          <w:rtl/>
        </w:rPr>
        <w:t xml:space="preserve"> במתנה בקש ליתנו לה, </w:t>
      </w:r>
      <w:r w:rsidRPr="00C35A2C">
        <w:rPr>
          <w:rFonts w:ascii="Fb Fontext" w:hAnsi="Fb Fontext" w:hint="cs"/>
          <w:rtl/>
        </w:rPr>
        <w:t>ו</w:t>
      </w:r>
      <w:r w:rsidRPr="00C35A2C">
        <w:rPr>
          <w:rFonts w:ascii="Fb Fontext" w:hAnsi="Fb Fontext"/>
          <w:rtl/>
        </w:rPr>
        <w:t>כתב לה לשום מכר</w:t>
      </w:r>
      <w:r w:rsidR="0027073D">
        <w:rPr>
          <w:rFonts w:ascii="Fb Fontext" w:hAnsi="Fb Fontext" w:hint="cs"/>
          <w:rtl/>
        </w:rPr>
        <w:t xml:space="preserve">- </w:t>
      </w:r>
      <w:r w:rsidRPr="00C35A2C">
        <w:rPr>
          <w:rFonts w:ascii="Fb Fontext" w:hAnsi="Fb Fontext"/>
          <w:rtl/>
        </w:rPr>
        <w:t xml:space="preserve"> כדי ליפות את כחה.</w:t>
      </w:r>
    </w:p>
    <w:p w14:paraId="57DF7BD5" w14:textId="77777777" w:rsidR="00AC0AF5" w:rsidRPr="00C35A2C" w:rsidRDefault="00AC0AF5" w:rsidP="00982F98">
      <w:pPr>
        <w:pStyle w:val="affe"/>
        <w:framePr w:wrap="around"/>
        <w:rPr>
          <w:rtl/>
        </w:rPr>
      </w:pPr>
      <w:r w:rsidRPr="00C35A2C">
        <w:rPr>
          <w:rtl/>
        </w:rPr>
        <w:t>נא:</w:t>
      </w:r>
    </w:p>
    <w:p w14:paraId="0C119CC4" w14:textId="77777777" w:rsidR="0027073D" w:rsidRPr="0027073D" w:rsidRDefault="00AC0AF5" w:rsidP="0027073D">
      <w:pPr>
        <w:pStyle w:val="36"/>
        <w:framePr w:wrap="notBeside"/>
        <w:rPr>
          <w:rtl/>
        </w:rPr>
      </w:pPr>
      <w:r w:rsidRPr="0027073D">
        <w:rPr>
          <w:rFonts w:hint="cs"/>
          <w:rtl/>
        </w:rPr>
        <w:t>והך</w:t>
      </w:r>
      <w:r w:rsidRPr="0027073D">
        <w:rPr>
          <w:rtl/>
        </w:rPr>
        <w:t>:</w:t>
      </w:r>
    </w:p>
    <w:p w14:paraId="062F09B8" w14:textId="77777777" w:rsidR="0027073D" w:rsidRDefault="00AC0AF5" w:rsidP="00AC0AF5">
      <w:pPr>
        <w:rPr>
          <w:rFonts w:ascii="Fb Fontext" w:hAnsi="Fb Fontext"/>
          <w:sz w:val="32"/>
          <w:rtl/>
        </w:rPr>
      </w:pPr>
      <w:r w:rsidRPr="00C35A2C">
        <w:rPr>
          <w:rFonts w:ascii="Fb Fontext" w:hAnsi="Fb Fontext" w:hint="cs"/>
          <w:sz w:val="32"/>
          <w:rtl/>
        </w:rPr>
        <w:t>ד</w:t>
      </w:r>
      <w:r w:rsidRPr="00C35A2C">
        <w:rPr>
          <w:rFonts w:ascii="Fb Fontext" w:hAnsi="Fb Fontext"/>
          <w:sz w:val="32"/>
          <w:rtl/>
        </w:rPr>
        <w:t>לוה מן העבד ושחררו, מן האשה וגרשה אין להן עליו כלום</w:t>
      </w:r>
      <w:r w:rsidRPr="00C35A2C">
        <w:rPr>
          <w:rFonts w:ascii="Fb Fontext" w:hAnsi="Fb Fontext" w:hint="cs"/>
          <w:sz w:val="32"/>
          <w:rtl/>
        </w:rPr>
        <w:t xml:space="preserve"> </w:t>
      </w:r>
    </w:p>
    <w:p w14:paraId="7B1A34ED" w14:textId="77777777" w:rsidR="0027073D" w:rsidRPr="0027073D" w:rsidRDefault="00AC0AF5" w:rsidP="0027073D">
      <w:pPr>
        <w:pStyle w:val="36"/>
        <w:framePr w:wrap="notBeside"/>
        <w:rPr>
          <w:rtl/>
        </w:rPr>
      </w:pPr>
      <w:r w:rsidRPr="0027073D">
        <w:rPr>
          <w:rFonts w:hint="cs"/>
          <w:rtl/>
        </w:rPr>
        <w:t>-</w:t>
      </w:r>
    </w:p>
    <w:p w14:paraId="63AED98E" w14:textId="468775A3" w:rsidR="00AC0AF5" w:rsidRPr="00065E76" w:rsidRDefault="00AC0AF5" w:rsidP="0027073D">
      <w:pPr>
        <w:rPr>
          <w:rtl/>
        </w:rPr>
      </w:pPr>
      <w:r w:rsidRPr="00C35A2C">
        <w:rPr>
          <w:rFonts w:ascii="Fb Fontext" w:hAnsi="Fb Fontext" w:hint="cs"/>
          <w:sz w:val="32"/>
          <w:rtl/>
        </w:rPr>
        <w:t>לאו משום</w:t>
      </w:r>
      <w:r w:rsidRPr="00C35A2C">
        <w:rPr>
          <w:rFonts w:ascii="Fb Fontext" w:hAnsi="Fb Fontext"/>
          <w:sz w:val="32"/>
          <w:rtl/>
        </w:rPr>
        <w:t xml:space="preserve"> לגלויי זוזי</w:t>
      </w:r>
      <w:r w:rsidR="0027073D">
        <w:rPr>
          <w:rFonts w:ascii="Fb Fontext" w:hAnsi="Fb Fontext" w:hint="cs"/>
          <w:sz w:val="32"/>
          <w:rtl/>
        </w:rPr>
        <w:t xml:space="preserve"> </w:t>
      </w:r>
      <w:r w:rsidRPr="0027073D">
        <w:rPr>
          <w:rStyle w:val="affffe"/>
          <w:rtl/>
        </w:rPr>
        <w:t>שאני התם,</w:t>
      </w:r>
      <w:r w:rsidRPr="00065E76">
        <w:rPr>
          <w:rtl/>
        </w:rPr>
        <w:t xml:space="preserve"> דלא לישוי איניש עבד לוה לאיש מלוה.</w:t>
      </w:r>
    </w:p>
    <w:p w14:paraId="6CEEDCDE" w14:textId="26A0636C" w:rsidR="0027073D" w:rsidRPr="0027073D" w:rsidRDefault="0027073D" w:rsidP="0027073D">
      <w:pPr>
        <w:pStyle w:val="36"/>
        <w:framePr w:wrap="notBeside"/>
        <w:rPr>
          <w:rtl/>
        </w:rPr>
      </w:pPr>
      <w:r>
        <w:rPr>
          <w:rFonts w:hint="cs"/>
          <w:rtl/>
        </w:rPr>
        <w:t>רב:</w:t>
      </w:r>
    </w:p>
    <w:p w14:paraId="2C5F0593" w14:textId="77777777" w:rsidR="0027073D" w:rsidRDefault="00AC0AF5" w:rsidP="00AC0AF5">
      <w:pPr>
        <w:rPr>
          <w:rStyle w:val="afff8"/>
          <w:rtl/>
        </w:rPr>
      </w:pPr>
      <w:r w:rsidRPr="00C35A2C">
        <w:rPr>
          <w:rStyle w:val="afff8"/>
          <w:rtl/>
        </w:rPr>
        <w:t>המוכר</w:t>
      </w:r>
      <w:r w:rsidRPr="00C35A2C">
        <w:rPr>
          <w:rFonts w:ascii="Fb Fontext" w:hAnsi="Fb Fontext"/>
          <w:sz w:val="32"/>
          <w:rtl/>
        </w:rPr>
        <w:t xml:space="preserve"> שדה לאשתו קנתה, והבעל אוכל פירות, </w:t>
      </w:r>
    </w:p>
    <w:p w14:paraId="45DCF766" w14:textId="4FC3FA1D" w:rsidR="00AC0AF5" w:rsidRPr="00C35A2C" w:rsidRDefault="00AC0AF5" w:rsidP="00AC0AF5">
      <w:pPr>
        <w:rPr>
          <w:rFonts w:ascii="Fb Fontext" w:hAnsi="Fb Fontext"/>
          <w:rtl/>
        </w:rPr>
      </w:pPr>
      <w:r w:rsidRPr="00C35A2C">
        <w:rPr>
          <w:rStyle w:val="afff8"/>
          <w:rtl/>
        </w:rPr>
        <w:t>במתנה</w:t>
      </w:r>
      <w:r w:rsidRPr="00C35A2C">
        <w:rPr>
          <w:rFonts w:ascii="Fb Fontext" w:hAnsi="Fb Fontext" w:hint="cs"/>
          <w:sz w:val="32"/>
          <w:rtl/>
        </w:rPr>
        <w:t>-</w:t>
      </w:r>
      <w:r w:rsidRPr="00C35A2C">
        <w:rPr>
          <w:rFonts w:ascii="Fb Fontext" w:hAnsi="Fb Fontext"/>
          <w:sz w:val="32"/>
          <w:rtl/>
        </w:rPr>
        <w:t xml:space="preserve"> קנתה, ואין הבעל אוכל פירות</w:t>
      </w:r>
      <w:r w:rsidRPr="00C35A2C">
        <w:rPr>
          <w:rFonts w:ascii="Fb Fontext" w:hAnsi="Fb Fontext" w:hint="cs"/>
          <w:sz w:val="32"/>
          <w:rtl/>
        </w:rPr>
        <w:t>.</w:t>
      </w:r>
    </w:p>
    <w:p w14:paraId="137F8763" w14:textId="77777777" w:rsidR="0027073D" w:rsidRPr="0027073D" w:rsidRDefault="00AC0AF5" w:rsidP="0027073D">
      <w:pPr>
        <w:pStyle w:val="36"/>
        <w:framePr w:wrap="notBeside"/>
        <w:rPr>
          <w:rtl/>
        </w:rPr>
      </w:pPr>
      <w:r w:rsidRPr="0027073D">
        <w:rPr>
          <w:rtl/>
        </w:rPr>
        <w:t>ור"</w:t>
      </w:r>
      <w:r w:rsidRPr="0027073D">
        <w:rPr>
          <w:rFonts w:hint="cs"/>
          <w:rtl/>
        </w:rPr>
        <w:t>א</w:t>
      </w:r>
      <w:r w:rsidRPr="0027073D">
        <w:rPr>
          <w:rtl/>
        </w:rPr>
        <w:t>:</w:t>
      </w:r>
    </w:p>
    <w:p w14:paraId="490BE397" w14:textId="47228CC7" w:rsidR="00AC0AF5" w:rsidRPr="00C35A2C" w:rsidRDefault="00AC0AF5" w:rsidP="00AC0AF5">
      <w:pPr>
        <w:rPr>
          <w:rFonts w:ascii="Fb Fontext" w:hAnsi="Fb Fontext"/>
          <w:rtl/>
        </w:rPr>
      </w:pPr>
      <w:r w:rsidRPr="00C35A2C">
        <w:rPr>
          <w:rFonts w:ascii="Fb Fontext" w:hAnsi="Fb Fontext"/>
          <w:rtl/>
        </w:rPr>
        <w:t xml:space="preserve"> אחד זה ואחד זה קנתה, ואין הבעל אוכל פירות.</w:t>
      </w:r>
    </w:p>
    <w:p w14:paraId="34497C67" w14:textId="77777777" w:rsidR="008E3F77" w:rsidRPr="008E3F77" w:rsidRDefault="008E3F77" w:rsidP="008E3F77">
      <w:pPr>
        <w:pStyle w:val="36"/>
        <w:framePr w:wrap="notBeside"/>
        <w:rPr>
          <w:rtl/>
        </w:rPr>
      </w:pPr>
      <w:r w:rsidRPr="008E3F77">
        <w:rPr>
          <w:rFonts w:hint="cs"/>
          <w:rtl/>
        </w:rPr>
        <w:t>ומעשה</w:t>
      </w:r>
    </w:p>
    <w:p w14:paraId="36BA465E" w14:textId="44FA16F7" w:rsidR="00AC0AF5" w:rsidRDefault="008E3F77" w:rsidP="008E3F77">
      <w:pPr>
        <w:rPr>
          <w:rFonts w:ascii="Fb Fontext" w:hAnsi="Fb Fontext"/>
          <w:rtl/>
        </w:rPr>
      </w:pPr>
      <w:r>
        <w:rPr>
          <w:rFonts w:ascii="Fb Fontext" w:hAnsi="Fb Fontext" w:hint="cs"/>
          <w:rtl/>
        </w:rPr>
        <w:t xml:space="preserve">שנהג </w:t>
      </w:r>
      <w:r w:rsidRPr="008E3F77">
        <w:rPr>
          <w:rStyle w:val="affffe"/>
          <w:rFonts w:hint="cs"/>
          <w:rtl/>
        </w:rPr>
        <w:t>ר''ח כר''א</w:t>
      </w:r>
      <w:r>
        <w:rPr>
          <w:rStyle w:val="affffe"/>
          <w:rFonts w:hint="cs"/>
          <w:rtl/>
        </w:rPr>
        <w:t>,</w:t>
      </w:r>
      <w:r>
        <w:rPr>
          <w:rFonts w:ascii="Fb Fontext" w:hAnsi="Fb Fontext" w:hint="cs"/>
          <w:rtl/>
        </w:rPr>
        <w:t xml:space="preserve"> </w:t>
      </w:r>
      <w:r w:rsidRPr="008E3F77">
        <w:rPr>
          <w:rStyle w:val="affffe"/>
          <w:rFonts w:hint="cs"/>
          <w:rtl/>
        </w:rPr>
        <w:t>שאלו ר''ע מר''נ</w:t>
      </w:r>
      <w:r>
        <w:rPr>
          <w:rFonts w:ascii="Fb Fontext" w:hAnsi="Fb Fontext" w:hint="cs"/>
          <w:rtl/>
        </w:rPr>
        <w:t xml:space="preserve"> הנחת דעת גדולים ונהגת </w:t>
      </w:r>
      <w:r w:rsidR="00AC0AF5" w:rsidRPr="00C35A2C">
        <w:rPr>
          <w:rFonts w:ascii="Fb Fontext" w:hAnsi="Fb Fontext"/>
          <w:rtl/>
        </w:rPr>
        <w:t>כזוטרי?</w:t>
      </w:r>
    </w:p>
    <w:p w14:paraId="751439F3" w14:textId="77777777" w:rsidR="008E3F77" w:rsidRPr="008E3F77" w:rsidRDefault="00AC0AF5" w:rsidP="008E3F77">
      <w:pPr>
        <w:pStyle w:val="36"/>
        <w:framePr w:wrap="notBeside"/>
        <w:rPr>
          <w:rtl/>
        </w:rPr>
      </w:pPr>
      <w:r w:rsidRPr="008E3F77">
        <w:rPr>
          <w:rtl/>
        </w:rPr>
        <w:t>א"ל:</w:t>
      </w:r>
    </w:p>
    <w:p w14:paraId="232A487C" w14:textId="4D6025F3" w:rsidR="00AC0AF5" w:rsidRPr="006765C4" w:rsidRDefault="008E3F77" w:rsidP="00AC0AF5">
      <w:pPr>
        <w:rPr>
          <w:rFonts w:ascii="Fb Fontext" w:hAnsi="Fb Fontext" w:cs="Guttman Vilna"/>
          <w:b/>
          <w:bCs/>
          <w:spacing w:val="-4"/>
          <w:rtl/>
        </w:rPr>
      </w:pPr>
      <w:r>
        <w:rPr>
          <w:rFonts w:ascii="Fb Fontext" w:hAnsi="Fb Fontext" w:hint="cs"/>
          <w:spacing w:val="-4"/>
          <w:rtl/>
        </w:rPr>
        <w:t xml:space="preserve">גם אני נהגתי כגדולים </w:t>
      </w:r>
      <w:r w:rsidRPr="008E3F77">
        <w:rPr>
          <w:rStyle w:val="affffe"/>
          <w:rFonts w:hint="cs"/>
          <w:rtl/>
        </w:rPr>
        <w:t>דרבין מרי''ו:</w:t>
      </w:r>
      <w:r>
        <w:rPr>
          <w:rFonts w:ascii="Fb Fontext" w:hAnsi="Fb Fontext" w:hint="cs"/>
          <w:spacing w:val="-4"/>
          <w:rtl/>
        </w:rPr>
        <w:t xml:space="preserve"> </w:t>
      </w:r>
      <w:r w:rsidR="00AC0AF5" w:rsidRPr="006765C4">
        <w:rPr>
          <w:rFonts w:ascii="Fb Fontext" w:hAnsi="Fb Fontext"/>
          <w:spacing w:val="-4"/>
          <w:rtl/>
        </w:rPr>
        <w:t>אחד זה ואחד זה קנתה, ואין הבעל אוכל פירות.</w:t>
      </w:r>
    </w:p>
    <w:p w14:paraId="0F1AF8E5" w14:textId="77777777" w:rsidR="008E3F77" w:rsidRPr="008E3F77" w:rsidRDefault="00AC0AF5" w:rsidP="008E3F77">
      <w:pPr>
        <w:pStyle w:val="36"/>
        <w:framePr w:wrap="notBeside"/>
        <w:rPr>
          <w:rtl/>
        </w:rPr>
      </w:pPr>
      <w:r w:rsidRPr="008E3F77">
        <w:rPr>
          <w:rtl/>
        </w:rPr>
        <w:t>רבא הלכתא:</w:t>
      </w:r>
    </w:p>
    <w:p w14:paraId="6A2CF852" w14:textId="77777777" w:rsidR="008E3F77" w:rsidRDefault="00AC0AF5" w:rsidP="00AC0AF5">
      <w:pPr>
        <w:rPr>
          <w:rFonts w:ascii="Fb Fontext" w:hAnsi="Fb Fontext"/>
          <w:rtl/>
        </w:rPr>
      </w:pPr>
      <w:r w:rsidRPr="00C35A2C">
        <w:rPr>
          <w:rStyle w:val="afff8"/>
          <w:rtl/>
        </w:rPr>
        <w:t>המוכר</w:t>
      </w:r>
      <w:r w:rsidRPr="00C35A2C">
        <w:rPr>
          <w:rFonts w:ascii="Fb Fontext" w:hAnsi="Fb Fontext"/>
          <w:rtl/>
        </w:rPr>
        <w:t xml:space="preserve"> שדה לאשתו לא קנתה, והבעל אוכל פירות. </w:t>
      </w:r>
    </w:p>
    <w:p w14:paraId="282B89B3" w14:textId="513B4759" w:rsidR="00AC0AF5" w:rsidRPr="00C35A2C" w:rsidRDefault="00AC0AF5" w:rsidP="00AC0AF5">
      <w:pPr>
        <w:rPr>
          <w:rFonts w:ascii="Fb Fontext" w:hAnsi="Fb Fontext" w:cs="Guttman Vilna"/>
          <w:b/>
          <w:bCs/>
          <w:rtl/>
        </w:rPr>
      </w:pPr>
      <w:r w:rsidRPr="00C35A2C">
        <w:rPr>
          <w:rStyle w:val="afff8"/>
          <w:rtl/>
        </w:rPr>
        <w:t>במתנה</w:t>
      </w:r>
      <w:r w:rsidRPr="00C35A2C">
        <w:rPr>
          <w:rFonts w:ascii="Fb Fontext" w:hAnsi="Fb Fontext"/>
          <w:rtl/>
        </w:rPr>
        <w:t xml:space="preserve"> קנתה, ואין הבעל אוכל פירות.</w:t>
      </w:r>
    </w:p>
    <w:p w14:paraId="294E6AE6" w14:textId="54E525C3" w:rsidR="00AC0AF5" w:rsidRPr="00C35A2C" w:rsidRDefault="00AC0AF5" w:rsidP="008E3F77">
      <w:pPr>
        <w:rPr>
          <w:rFonts w:ascii="Fb Fontext" w:hAnsi="Fb Fontext" w:cs="Guttman Vilna"/>
          <w:b/>
          <w:bCs/>
          <w:rtl/>
        </w:rPr>
      </w:pPr>
      <w:r w:rsidRPr="00C35A2C">
        <w:rPr>
          <w:rFonts w:ascii="Fb Fontext" w:hAnsi="Fb Fontext"/>
          <w:rtl/>
        </w:rPr>
        <w:lastRenderedPageBreak/>
        <w:t>במעות טמונין</w:t>
      </w:r>
      <w:r>
        <w:rPr>
          <w:rFonts w:ascii="Fb Fontext" w:hAnsi="Fb Fontext" w:hint="cs"/>
          <w:rtl/>
        </w:rPr>
        <w:t xml:space="preserve"> </w:t>
      </w:r>
      <w:r>
        <w:rPr>
          <w:rStyle w:val="affffe"/>
          <w:rFonts w:ascii="Fb Fontext" w:hAnsi="Fb Fontext" w:hint="cs"/>
          <w:rtl/>
          <w:rPrChange w:id="9171" w:author="מנוע אמוראים" w:date="2026-10-05T16:41:09Z">
            <w:rPr>
              <w:rFonts w:ascii="Fb Fontext" w:hAnsi="Fb Fontext" w:hint="cs"/>
              <w:rtl/>
            </w:rPr>
          </w:rPrChange>
        </w:rPr>
        <w:t xml:space="preserve">לר</w:t>
      </w:r>
      <w:r>
        <w:rPr>
          <w:rStyle w:val="affffe"/>
          <w:rFonts w:ascii="Fb Fontext" w:hAnsi="Fb Fontext"/>
          <w:rtl/>
          <w:rPrChange w:id="9172" w:author="מנוע אמוראים" w:date="2026-10-05T16:41:09Z">
            <w:rPr>
              <w:rFonts w:ascii="Fb Fontext" w:hAnsi="Fb Fontext"/>
              <w:rtl/>
            </w:rPr>
          </w:rPrChange>
        </w:rPr>
        <w:t xml:space="preserve">"</w:t>
      </w:r>
      <w:r>
        <w:rPr>
          <w:rStyle w:val="affffe"/>
          <w:rFonts w:ascii="Fb Fontext" w:hAnsi="Fb Fontext" w:hint="cs"/>
          <w:rtl/>
          <w:rPrChange w:id="9173" w:author="מנוע אמוראים" w:date="2026-10-05T16:41:09Z">
            <w:rPr>
              <w:rFonts w:ascii="Fb Fontext" w:hAnsi="Fb Fontext" w:hint="cs"/>
              <w:rtl/>
            </w:rPr>
          </w:rPrChange>
        </w:rPr>
        <w:t xml:space="preserve">י</w:t>
      </w:r>
      <w:r>
        <w:rPr>
          <w:rFonts w:ascii="Fb Fontext" w:hAnsi="Fb Fontext" w:hint="cs"/>
          <w:rtl/>
        </w:rPr>
        <w:t xml:space="preserve"> לא קנתה, </w:t>
      </w:r>
      <w:r w:rsidR="008E3F77">
        <w:rPr>
          <w:rFonts w:ascii="Fb Fontext" w:hAnsi="Fb Fontext" w:hint="cs"/>
          <w:rtl/>
        </w:rPr>
        <w:t xml:space="preserve"> ובש</w:t>
      </w:r>
      <w:r w:rsidRPr="00C35A2C">
        <w:rPr>
          <w:rFonts w:ascii="Fb Fontext" w:hAnsi="Fb Fontext"/>
          <w:rtl/>
        </w:rPr>
        <w:t>אינן טמונין - קנתה.</w:t>
      </w:r>
    </w:p>
    <w:p w14:paraId="4067CF59" w14:textId="77777777" w:rsidR="00AC0AF5" w:rsidRPr="00C35A2C" w:rsidRDefault="00AC0AF5" w:rsidP="00982F98">
      <w:pPr>
        <w:pStyle w:val="affe"/>
        <w:framePr w:wrap="around"/>
        <w:rPr>
          <w:rtl/>
        </w:rPr>
      </w:pPr>
      <w:r w:rsidRPr="00C35A2C">
        <w:rPr>
          <w:rtl/>
        </w:rPr>
        <w:t>נב.</w:t>
      </w:r>
    </w:p>
    <w:p w14:paraId="59CFB09C" w14:textId="44384FDC" w:rsidR="008E3F77" w:rsidRPr="008E3F77" w:rsidRDefault="00AC0AF5" w:rsidP="008E3F77">
      <w:pPr>
        <w:pStyle w:val="36"/>
        <w:framePr w:wrap="notBeside"/>
        <w:rPr>
          <w:rtl/>
        </w:rPr>
      </w:pPr>
      <w:r w:rsidRPr="008E3F77">
        <w:rPr>
          <w:rtl/>
        </w:rPr>
        <w:t>ת"ר:</w:t>
      </w:r>
    </w:p>
    <w:p w14:paraId="698A6258" w14:textId="473975CA" w:rsidR="00AC0AF5" w:rsidRDefault="00AC0AF5" w:rsidP="008E3F77">
      <w:pPr>
        <w:pStyle w:val="affff9"/>
        <w:rPr>
          <w:rtl/>
        </w:rPr>
      </w:pPr>
      <w:r w:rsidRPr="00C35A2C">
        <w:rPr>
          <w:rtl/>
        </w:rPr>
        <w:t xml:space="preserve"> אין מקבלין פקדונות </w:t>
      </w:r>
      <w:r w:rsidR="008E3F77">
        <w:rPr>
          <w:rFonts w:hint="cs"/>
          <w:rtl/>
        </w:rPr>
        <w:t>מ</w:t>
      </w:r>
      <w:r w:rsidRPr="00C35A2C">
        <w:rPr>
          <w:rtl/>
        </w:rPr>
        <w:t>נשים</w:t>
      </w:r>
      <w:r w:rsidR="008E3F77">
        <w:rPr>
          <w:rFonts w:hint="cs"/>
          <w:rtl/>
        </w:rPr>
        <w:t>,</w:t>
      </w:r>
      <w:r w:rsidRPr="00C35A2C">
        <w:rPr>
          <w:rtl/>
        </w:rPr>
        <w:t xml:space="preserve"> עבדים </w:t>
      </w:r>
      <w:r w:rsidR="008E3F77">
        <w:rPr>
          <w:rFonts w:hint="cs"/>
          <w:rtl/>
        </w:rPr>
        <w:t>ו</w:t>
      </w:r>
      <w:r w:rsidRPr="00C35A2C">
        <w:rPr>
          <w:rtl/>
        </w:rPr>
        <w:t>תינוקות.</w:t>
      </w:r>
    </w:p>
    <w:p w14:paraId="41EBA805" w14:textId="77777777" w:rsidR="008E3F77" w:rsidRDefault="00AC0AF5" w:rsidP="00AC0AF5">
      <w:pPr>
        <w:rPr>
          <w:rFonts w:ascii="Fb Fontext" w:hAnsi="Fb Fontext"/>
          <w:rtl/>
        </w:rPr>
      </w:pPr>
      <w:r w:rsidRPr="00C35A2C">
        <w:rPr>
          <w:rFonts w:ascii="Fb Fontext" w:hAnsi="Fb Fontext"/>
          <w:rtl/>
        </w:rPr>
        <w:t xml:space="preserve">קבל מן האשה יחזיר לאשה, ואם מתה יחזיר לבעלה. </w:t>
      </w:r>
    </w:p>
    <w:p w14:paraId="7CEBC213" w14:textId="6D7523CF" w:rsidR="00AC0AF5" w:rsidRDefault="00AC0AF5" w:rsidP="00AC0AF5">
      <w:pPr>
        <w:rPr>
          <w:rFonts w:ascii="Fb Fontext" w:hAnsi="Fb Fontext"/>
          <w:rtl/>
        </w:rPr>
      </w:pPr>
      <w:r w:rsidRPr="00C35A2C">
        <w:rPr>
          <w:rFonts w:ascii="Fb Fontext" w:hAnsi="Fb Fontext"/>
          <w:rtl/>
        </w:rPr>
        <w:t>קבל מן העבד יחזיר לעבד, ואם מת יחזיר לרבו.</w:t>
      </w:r>
    </w:p>
    <w:p w14:paraId="7B81599F" w14:textId="77777777" w:rsidR="00AC0AF5" w:rsidRDefault="00AC0AF5" w:rsidP="00AC0AF5">
      <w:pPr>
        <w:rPr>
          <w:rFonts w:ascii="Fb Fontext" w:hAnsi="Fb Fontext"/>
          <w:sz w:val="32"/>
          <w:rtl/>
        </w:rPr>
      </w:pPr>
      <w:r w:rsidRPr="00C35A2C">
        <w:rPr>
          <w:rFonts w:ascii="Fb Fontext" w:hAnsi="Fb Fontext"/>
          <w:sz w:val="32"/>
          <w:rtl/>
        </w:rPr>
        <w:t>קבל מן הקטן יעשה לו סגולה, ואם מת - יחזיר ליורשיו.</w:t>
      </w:r>
    </w:p>
    <w:p w14:paraId="2C581961" w14:textId="77777777" w:rsidR="00AC0AF5" w:rsidRPr="00C35A2C" w:rsidRDefault="00AC0AF5" w:rsidP="008E3F77">
      <w:pPr>
        <w:spacing w:after="60"/>
        <w:rPr>
          <w:rFonts w:ascii="Fb Fontext" w:hAnsi="Fb Fontext"/>
          <w:rtl/>
        </w:rPr>
      </w:pPr>
      <w:r w:rsidRPr="00C35A2C">
        <w:rPr>
          <w:rFonts w:ascii="Fb Fontext" w:hAnsi="Fb Fontext"/>
          <w:rtl/>
        </w:rPr>
        <w:t>וכולן שאמרו בשעת מיתתן של פלוני הן - יעשה כפירושן, ואם לאו - יעשה פירוש לפירושן.</w:t>
      </w:r>
    </w:p>
    <w:p w14:paraId="29BDFF77" w14:textId="416718EC" w:rsidR="008E3F77" w:rsidRPr="008E3F77" w:rsidRDefault="008E3F77" w:rsidP="008E3F77">
      <w:pPr>
        <w:pStyle w:val="36"/>
        <w:framePr w:wrap="notBeside"/>
        <w:rPr>
          <w:rtl/>
        </w:rPr>
      </w:pPr>
      <w:r>
        <w:rPr>
          <w:rFonts w:hint="cs"/>
          <w:rtl/>
        </w:rPr>
        <w:t>מעשה</w:t>
      </w:r>
    </w:p>
    <w:p w14:paraId="4AD27860" w14:textId="761A36A1" w:rsidR="00AC0AF5" w:rsidRDefault="008E3F77" w:rsidP="00AC0AF5">
      <w:pPr>
        <w:rPr>
          <w:rFonts w:ascii="Fb Fontext" w:hAnsi="Fb Fontext"/>
          <w:rtl/>
        </w:rPr>
      </w:pPr>
      <w:r>
        <w:rPr>
          <w:rFonts w:ascii="Fb Fontext" w:hAnsi="Fb Fontext" w:hint="cs"/>
          <w:rtl/>
        </w:rPr>
        <w:t xml:space="preserve">באשת </w:t>
      </w:r>
      <w:r>
        <w:rPr>
          <w:rStyle w:val="affffe"/>
          <w:rFonts w:ascii="Fb Fontext" w:hAnsi="Fb Fontext"/>
          <w:rtl/>
          <w:rPrChange w:id="9174" w:author="מנוע אמוראים" w:date="2026-10-05T16:41:09Z">
            <w:rPr>
              <w:rFonts w:ascii="Fb Fontext" w:hAnsi="Fb Fontext"/>
              <w:rtl/>
            </w:rPr>
          </w:rPrChange>
        </w:rPr>
        <w:t xml:space="preserve">ר</w:t>
      </w:r>
      <w:r>
        <w:rPr>
          <w:rStyle w:val="affffe"/>
          <w:rFonts w:ascii="Fb Fontext" w:hAnsi="Fb Fontext" w:hint="cs"/>
          <w:rtl/>
          <w:rPrChange w:id="9175" w:author="מנוע אמוראים" w:date="2026-10-05T16:41:09Z">
            <w:rPr>
              <w:rFonts w:ascii="Fb Fontext" w:hAnsi="Fb Fontext" w:hint="cs"/>
              <w:rtl/>
            </w:rPr>
          </w:rPrChange>
        </w:rPr>
        <w:t xml:space="preserve">בב</w:t>
      </w:r>
      <w:r>
        <w:rPr>
          <w:rStyle w:val="affffe"/>
          <w:rFonts w:ascii="Fb Fontext" w:hAnsi="Fb Fontext"/>
          <w:rtl/>
          <w:rPrChange w:id="9176" w:author="מנוע אמוראים" w:date="2026-10-05T16:41:09Z">
            <w:rPr>
              <w:rFonts w:ascii="Fb Fontext" w:hAnsi="Fb Fontext"/>
              <w:rtl/>
            </w:rPr>
          </w:rPrChange>
        </w:rPr>
        <w:t xml:space="preserve">"</w:t>
      </w:r>
      <w:r>
        <w:rPr>
          <w:rStyle w:val="affffe"/>
          <w:rFonts w:ascii="Fb Fontext" w:hAnsi="Fb Fontext" w:hint="cs"/>
          <w:rtl/>
          <w:rPrChange w:id="9177" w:author="מנוע אמוראים" w:date="2026-10-05T16:41:09Z">
            <w:rPr>
              <w:rFonts w:ascii="Fb Fontext" w:hAnsi="Fb Fontext" w:hint="cs"/>
              <w:rtl/>
            </w:rPr>
          </w:rPrChange>
        </w:rPr>
        <w:t xml:space="preserve">ח</w:t>
      </w:r>
      <w:r>
        <w:rPr>
          <w:rFonts w:ascii="Fb Fontext" w:hAnsi="Fb Fontext" w:hint="cs"/>
          <w:rtl/>
        </w:rPr>
        <w:t xml:space="preserve"> כשנפטרה</w:t>
      </w:r>
      <w:r w:rsidR="00AC0AF5" w:rsidRPr="00C35A2C">
        <w:rPr>
          <w:rFonts w:ascii="Fb Fontext" w:hAnsi="Fb Fontext"/>
          <w:rtl/>
        </w:rPr>
        <w:t xml:space="preserve"> אמרה: הני כיפי דמרתא ובני ברתא.</w:t>
      </w:r>
    </w:p>
    <w:p w14:paraId="33050F26" w14:textId="77777777" w:rsidR="008E3F77" w:rsidRPr="008E3F77" w:rsidRDefault="008E3F77" w:rsidP="008E3F77">
      <w:pPr>
        <w:pStyle w:val="36"/>
        <w:framePr w:wrap="notBeside"/>
      </w:pPr>
      <w:r w:rsidRPr="008E3F77">
        <w:rPr>
          <w:rFonts w:hint="cs"/>
          <w:rtl/>
        </w:rPr>
        <w:t>א''ל רב:</w:t>
      </w:r>
    </w:p>
    <w:p w14:paraId="0760E86D" w14:textId="473957E8" w:rsidR="00AC0AF5" w:rsidRPr="00C35A2C" w:rsidRDefault="00AC0AF5" w:rsidP="00AC0AF5">
      <w:pPr>
        <w:rPr>
          <w:rFonts w:ascii="Fb Fontext" w:hAnsi="Fb Fontext"/>
          <w:rtl/>
        </w:rPr>
      </w:pPr>
      <w:r w:rsidRPr="00C35A2C">
        <w:rPr>
          <w:rFonts w:ascii="Fb Fontext" w:hAnsi="Fb Fontext"/>
          <w:rtl/>
        </w:rPr>
        <w:t xml:space="preserve">אי </w:t>
      </w:r>
      <w:r w:rsidRPr="00C35A2C">
        <w:rPr>
          <w:rStyle w:val="afff8"/>
          <w:rtl/>
        </w:rPr>
        <w:t>מהימנא</w:t>
      </w:r>
      <w:r w:rsidRPr="00C35A2C">
        <w:rPr>
          <w:rFonts w:ascii="Fb Fontext" w:hAnsi="Fb Fontext"/>
          <w:rtl/>
        </w:rPr>
        <w:t xml:space="preserve"> לך עשה כפירושה, ואי לא - עשה פירוש לפירושה.</w:t>
      </w:r>
    </w:p>
    <w:p w14:paraId="64A1E468" w14:textId="1786F7F7" w:rsidR="008E3F77" w:rsidRPr="008E3F77" w:rsidRDefault="00AC0AF5" w:rsidP="008E3F77">
      <w:pPr>
        <w:pStyle w:val="36"/>
        <w:framePr w:wrap="notBeside"/>
        <w:rPr>
          <w:rtl/>
        </w:rPr>
      </w:pPr>
      <w:r w:rsidRPr="008E3F77">
        <w:rPr>
          <w:rtl/>
        </w:rPr>
        <w:t>וא"ד</w:t>
      </w:r>
      <w:r w:rsidRPr="008E3F77">
        <w:rPr>
          <w:rFonts w:hint="cs"/>
          <w:rtl/>
        </w:rPr>
        <w:t>:</w:t>
      </w:r>
      <w:r w:rsidRPr="008E3F77">
        <w:rPr>
          <w:rtl/>
        </w:rPr>
        <w:t xml:space="preserve"> </w:t>
      </w:r>
      <w:r w:rsidR="008E3F77">
        <w:rPr>
          <w:rFonts w:hint="cs"/>
          <w:rtl/>
        </w:rPr>
        <w:t>כך</w:t>
      </w:r>
      <w:r w:rsidRPr="008E3F77">
        <w:rPr>
          <w:rtl/>
        </w:rPr>
        <w:t xml:space="preserve"> א"ל:</w:t>
      </w:r>
    </w:p>
    <w:p w14:paraId="2BC14024" w14:textId="65A69F5C" w:rsidR="00AC0AF5" w:rsidRPr="00C35A2C" w:rsidRDefault="00AC0AF5" w:rsidP="00AC0AF5">
      <w:pPr>
        <w:rPr>
          <w:rFonts w:ascii="Fb Fontext" w:hAnsi="Fb Fontext"/>
          <w:rtl/>
        </w:rPr>
      </w:pPr>
      <w:r w:rsidRPr="00C35A2C">
        <w:rPr>
          <w:rFonts w:ascii="Fb Fontext" w:hAnsi="Fb Fontext"/>
          <w:rtl/>
        </w:rPr>
        <w:t xml:space="preserve">אי </w:t>
      </w:r>
      <w:r w:rsidRPr="00C35A2C">
        <w:rPr>
          <w:rStyle w:val="afff8"/>
          <w:rtl/>
        </w:rPr>
        <w:t>אמיד</w:t>
      </w:r>
      <w:r w:rsidR="008E3F77">
        <w:rPr>
          <w:rStyle w:val="afff8"/>
          <w:rFonts w:hint="cs"/>
          <w:rtl/>
        </w:rPr>
        <w:t>ה</w:t>
      </w:r>
      <w:r w:rsidRPr="00C35A2C">
        <w:rPr>
          <w:rFonts w:ascii="Fb Fontext" w:hAnsi="Fb Fontext" w:hint="cs"/>
          <w:rtl/>
        </w:rPr>
        <w:t xml:space="preserve"> </w:t>
      </w:r>
      <w:r w:rsidRPr="00C35A2C">
        <w:rPr>
          <w:rFonts w:ascii="Fb Fontext" w:hAnsi="Fb Fontext"/>
          <w:rtl/>
        </w:rPr>
        <w:t>לך עשה כפירושה, ואי לא - עשה פירוש לפירושה.</w:t>
      </w:r>
    </w:p>
    <w:p w14:paraId="2A1ABBF1" w14:textId="77777777" w:rsidR="008E3F77" w:rsidRPr="008E3F77" w:rsidRDefault="00AC0AF5" w:rsidP="008E3F77">
      <w:pPr>
        <w:pStyle w:val="36"/>
        <w:framePr w:wrap="notBeside"/>
        <w:rPr>
          <w:rtl/>
        </w:rPr>
      </w:pPr>
      <w:r w:rsidRPr="008E3F77">
        <w:rPr>
          <w:rtl/>
        </w:rPr>
        <w:t>•</w:t>
      </w:r>
    </w:p>
    <w:p w14:paraId="2FC674CE" w14:textId="057AE716" w:rsidR="00AC0AF5" w:rsidRPr="00C35A2C" w:rsidRDefault="00AC0AF5" w:rsidP="00AC0AF5">
      <w:pPr>
        <w:rPr>
          <w:rFonts w:ascii="Fb Fontext" w:hAnsi="Fb Fontext"/>
          <w:rtl/>
        </w:rPr>
      </w:pPr>
      <w:r w:rsidRPr="008E3F77">
        <w:rPr>
          <w:rFonts w:ascii="Fb Fontext" w:hAnsi="Fb Fontext"/>
          <w:b/>
          <w:bCs/>
          <w:rtl/>
        </w:rPr>
        <w:t>מן הקטן יעשה לו סגולה.</w:t>
      </w:r>
      <w:r w:rsidRPr="00C35A2C">
        <w:rPr>
          <w:rFonts w:ascii="Fb Fontext" w:hAnsi="Fb Fontext" w:hint="cs"/>
          <w:rtl/>
        </w:rPr>
        <w:t xml:space="preserve"> </w:t>
      </w:r>
      <w:r w:rsidRPr="008E3F77">
        <w:rPr>
          <w:rStyle w:val="affffe"/>
          <w:rFonts w:hint="cs"/>
          <w:rtl/>
        </w:rPr>
        <w:t>ר</w:t>
      </w:r>
      <w:r w:rsidRPr="008E3F77">
        <w:rPr>
          <w:rStyle w:val="affffe"/>
          <w:rtl/>
        </w:rPr>
        <w:t>"</w:t>
      </w:r>
      <w:r w:rsidRPr="008E3F77">
        <w:rPr>
          <w:rStyle w:val="affffe"/>
          <w:rFonts w:hint="cs"/>
          <w:rtl/>
        </w:rPr>
        <w:t>ח:</w:t>
      </w:r>
      <w:r w:rsidRPr="00C35A2C">
        <w:rPr>
          <w:rFonts w:ascii="Fb Fontext" w:hAnsi="Fb Fontext" w:hint="cs"/>
          <w:rtl/>
        </w:rPr>
        <w:t xml:space="preserve"> ס</w:t>
      </w:r>
      <w:r w:rsidRPr="00C35A2C">
        <w:rPr>
          <w:rFonts w:ascii="Fb Fontext" w:hAnsi="Fb Fontext"/>
          <w:rtl/>
        </w:rPr>
        <w:t>"</w:t>
      </w:r>
      <w:r w:rsidRPr="00C35A2C">
        <w:rPr>
          <w:rFonts w:ascii="Fb Fontext" w:hAnsi="Fb Fontext" w:hint="cs"/>
          <w:rtl/>
        </w:rPr>
        <w:t xml:space="preserve">ת, </w:t>
      </w:r>
      <w:r w:rsidRPr="008E3F77">
        <w:rPr>
          <w:rStyle w:val="affffe"/>
          <w:rFonts w:hint="cs"/>
          <w:rtl/>
        </w:rPr>
        <w:t>רבר</w:t>
      </w:r>
      <w:r w:rsidRPr="008E3F77">
        <w:rPr>
          <w:rStyle w:val="affffe"/>
          <w:rtl/>
        </w:rPr>
        <w:t>"</w:t>
      </w:r>
      <w:r w:rsidRPr="008E3F77">
        <w:rPr>
          <w:rStyle w:val="affffe"/>
          <w:rFonts w:hint="cs"/>
          <w:rtl/>
        </w:rPr>
        <w:t>ה</w:t>
      </w:r>
      <w:r w:rsidRPr="008E3F77">
        <w:rPr>
          <w:rStyle w:val="affffe"/>
          <w:rtl/>
        </w:rPr>
        <w:t>:</w:t>
      </w:r>
      <w:r w:rsidRPr="00C35A2C">
        <w:rPr>
          <w:rFonts w:ascii="Fb Fontext" w:hAnsi="Fb Fontext"/>
          <w:rtl/>
        </w:rPr>
        <w:t xml:space="preserve"> דקל </w:t>
      </w:r>
      <w:r w:rsidR="008E3F77">
        <w:rPr>
          <w:rFonts w:ascii="Fb Fontext" w:hAnsi="Fb Fontext" w:hint="cs"/>
          <w:rtl/>
        </w:rPr>
        <w:t>לאכילת תמרים</w:t>
      </w:r>
      <w:r w:rsidRPr="00C35A2C">
        <w:rPr>
          <w:rFonts w:ascii="Fb Fontext" w:hAnsi="Fb Fontext"/>
          <w:rtl/>
        </w:rPr>
        <w:t>.</w:t>
      </w:r>
    </w:p>
    <w:p w14:paraId="6B7BC080" w14:textId="377E8F41" w:rsidR="00AC0AF5" w:rsidRPr="001B450D" w:rsidRDefault="001B450D" w:rsidP="00AC0AF5">
      <w:pPr>
        <w:pStyle w:val="aff9"/>
        <w:rPr>
          <w:del w:id="90062" w:author="מנוע עיצוב" w:date="2026-10-08T11:01:28Z"/>
          <w:rtl/>
        </w:rPr>
      </w:pPr>
      <w:del w:id="90061" w:author="מנוע עיצוב" w:date="2026-10-08T11:01:28Z">
        <w:r w:rsidRPr="001B450D">
          <w:rPr>
            <w:rFonts w:hint="cs"/>
            <w:rtl/>
          </w:rPr>
          <w:delText xml:space="preserve">***</w:delText>
        </w:r>
      </w:del>
    </w:p>
    <w:p w14:paraId="0594DB26" w14:textId="77777777" w:rsidR="00AC0AF5" w:rsidRPr="00801934" w:rsidRDefault="00AC0AF5" w:rsidP="00AF2FEB">
      <w:pPr>
        <w:pStyle w:val="afffb"/>
        <w:rPr>
          <w:rtl/>
        </w:rPr>
      </w:pPr>
      <w:ins w:id="9855" w:author="מספור קטעי משנה" w:date="2026-10-06T06:44:59Z">
        <w:r>
          <w:rPr>
            <w:rStyle w:val="MisparKeta"/>
          </w:rPr>
          <w:t xml:space="preserve">א. </w:t>
        </w:r>
      </w:ins>
      <w:r w:rsidRPr="00801934">
        <w:rPr>
          <w:rtl/>
        </w:rPr>
        <w:t>ולא לאב בנכסי הבן ולא לבן בנכסי האב.</w:t>
      </w:r>
    </w:p>
    <w:p w14:paraId="3AA802F8" w14:textId="0B55CD1D" w:rsidR="00AC0AF5" w:rsidRPr="00C35A2C" w:rsidRDefault="00AC0AF5" w:rsidP="00AC0AF5">
      <w:pPr>
        <w:rPr>
          <w:rFonts w:ascii="Fb Fontext" w:hAnsi="Fb Fontext" w:cs="Guttman Vilna"/>
          <w:b/>
          <w:bCs/>
          <w:sz w:val="32"/>
          <w:rtl/>
        </w:rPr>
      </w:pPr>
      <w:r w:rsidRPr="008E3F77">
        <w:rPr>
          <w:rStyle w:val="affffe"/>
          <w:rtl/>
        </w:rPr>
        <w:t>רב יוסף:</w:t>
      </w:r>
      <w:r w:rsidRPr="00C35A2C">
        <w:rPr>
          <w:rFonts w:ascii="Fb Fontext" w:hAnsi="Fb Fontext"/>
          <w:sz w:val="32"/>
          <w:rtl/>
        </w:rPr>
        <w:t xml:space="preserve"> אפילו חלקו. </w:t>
      </w:r>
      <w:r w:rsidRPr="00C35A2C">
        <w:rPr>
          <w:rFonts w:ascii="Fb Fontext" w:hAnsi="Fb Fontext" w:hint="cs"/>
          <w:sz w:val="32"/>
          <w:rtl/>
        </w:rPr>
        <w:t xml:space="preserve">    </w:t>
      </w:r>
      <w:r w:rsidRPr="008E3F77">
        <w:rPr>
          <w:rStyle w:val="affffe"/>
          <w:rtl/>
        </w:rPr>
        <w:t>רבא:</w:t>
      </w:r>
      <w:r w:rsidRPr="00C35A2C">
        <w:rPr>
          <w:rFonts w:ascii="Fb Fontext" w:hAnsi="Fb Fontext"/>
          <w:sz w:val="32"/>
          <w:rtl/>
        </w:rPr>
        <w:t xml:space="preserve"> חלקו לא</w:t>
      </w:r>
      <w:r w:rsidR="008E3F77">
        <w:rPr>
          <w:rFonts w:ascii="Fb Fontext" w:hAnsi="Fb Fontext" w:hint="cs"/>
          <w:sz w:val="32"/>
          <w:rtl/>
        </w:rPr>
        <w:t>,</w:t>
      </w:r>
      <w:r w:rsidRPr="00C35A2C">
        <w:rPr>
          <w:rFonts w:ascii="Fb Fontext" w:hAnsi="Fb Fontext" w:hint="cs"/>
          <w:sz w:val="32"/>
          <w:rtl/>
        </w:rPr>
        <w:t xml:space="preserve"> </w:t>
      </w:r>
      <w:r w:rsidRPr="008E3F77">
        <w:rPr>
          <w:rStyle w:val="affffe"/>
          <w:rFonts w:hint="cs"/>
          <w:rtl/>
        </w:rPr>
        <w:t>וכן נהג ר</w:t>
      </w:r>
      <w:r w:rsidRPr="008E3F77">
        <w:rPr>
          <w:rStyle w:val="affffe"/>
          <w:rtl/>
        </w:rPr>
        <w:t>"</w:t>
      </w:r>
      <w:r w:rsidRPr="008E3F77">
        <w:rPr>
          <w:rStyle w:val="affffe"/>
          <w:rFonts w:hint="cs"/>
          <w:rtl/>
        </w:rPr>
        <w:t>פ כרבא</w:t>
      </w:r>
      <w:r w:rsidRPr="008E3F77">
        <w:rPr>
          <w:rStyle w:val="affffe"/>
          <w:rtl/>
        </w:rPr>
        <w:t>.</w:t>
      </w:r>
    </w:p>
    <w:p w14:paraId="29CE2EFB" w14:textId="77777777" w:rsidR="008E3F77" w:rsidRPr="008E3F77" w:rsidRDefault="00AC0AF5" w:rsidP="008E3F77">
      <w:pPr>
        <w:pStyle w:val="36"/>
        <w:framePr w:wrap="notBeside"/>
        <w:rPr>
          <w:rtl/>
        </w:rPr>
      </w:pPr>
      <w:r w:rsidRPr="008E3F77">
        <w:rPr>
          <w:rFonts w:hint="cs"/>
          <w:rtl/>
        </w:rPr>
        <w:t>רנבר</w:t>
      </w:r>
      <w:r w:rsidRPr="008E3F77">
        <w:rPr>
          <w:rtl/>
        </w:rPr>
        <w:t>"</w:t>
      </w:r>
      <w:r w:rsidRPr="008E3F77">
        <w:rPr>
          <w:rFonts w:hint="cs"/>
          <w:rtl/>
        </w:rPr>
        <w:t>י</w:t>
      </w:r>
      <w:r w:rsidRPr="008E3F77">
        <w:rPr>
          <w:rtl/>
        </w:rPr>
        <w:t xml:space="preserve"> </w:t>
      </w:r>
    </w:p>
    <w:p w14:paraId="5A86A67B" w14:textId="5F3EB63A" w:rsidR="00AC0AF5" w:rsidRPr="006765C4" w:rsidRDefault="008E3F77" w:rsidP="00AC0AF5">
      <w:pPr>
        <w:rPr>
          <w:rFonts w:ascii="Fb Fontext" w:hAnsi="Fb Fontext" w:cs="Guttman Vilna"/>
          <w:b/>
          <w:bCs/>
          <w:spacing w:val="-2"/>
          <w:sz w:val="32"/>
          <w:rtl/>
        </w:rPr>
      </w:pPr>
      <w:r w:rsidRPr="008E3F77">
        <w:rPr>
          <w:rStyle w:val="affffe"/>
          <w:rFonts w:hint="cs"/>
          <w:rtl/>
        </w:rPr>
        <w:t>מ</w:t>
      </w:r>
      <w:r w:rsidR="00AC0AF5" w:rsidRPr="008E3F77">
        <w:rPr>
          <w:rStyle w:val="affffe"/>
          <w:rtl/>
        </w:rPr>
        <w:t>ר"</w:t>
      </w:r>
      <w:r w:rsidR="00AC0AF5" w:rsidRPr="008E3F77">
        <w:rPr>
          <w:rStyle w:val="affffe"/>
          <w:rFonts w:hint="cs"/>
          <w:rtl/>
        </w:rPr>
        <w:t xml:space="preserve">ח </w:t>
      </w:r>
      <w:r w:rsidR="00AC0AF5" w:rsidRPr="008E3F77">
        <w:rPr>
          <w:rStyle w:val="affffe"/>
          <w:rtl/>
        </w:rPr>
        <w:t xml:space="preserve">מהורמיז ארדשיד </w:t>
      </w:r>
      <w:r w:rsidRPr="008E3F77">
        <w:rPr>
          <w:rStyle w:val="affffe"/>
          <w:rFonts w:hint="cs"/>
          <w:rtl/>
        </w:rPr>
        <w:t>מ</w:t>
      </w:r>
      <w:r w:rsidR="00AC0AF5" w:rsidRPr="008E3F77">
        <w:rPr>
          <w:rStyle w:val="affffe"/>
          <w:rtl/>
        </w:rPr>
        <w:t>ר</w:t>
      </w:r>
      <w:r w:rsidR="00AC0AF5" w:rsidRPr="008E3F77">
        <w:rPr>
          <w:rStyle w:val="affffe"/>
          <w:rFonts w:hint="cs"/>
          <w:rtl/>
        </w:rPr>
        <w:t>אב</w:t>
      </w:r>
      <w:r w:rsidR="00AC0AF5" w:rsidRPr="008E3F77">
        <w:rPr>
          <w:rStyle w:val="affffe"/>
          <w:rtl/>
        </w:rPr>
        <w:t>"</w:t>
      </w:r>
      <w:r w:rsidR="00AC0AF5" w:rsidRPr="008E3F77">
        <w:rPr>
          <w:rStyle w:val="affffe"/>
          <w:rFonts w:hint="cs"/>
          <w:rtl/>
        </w:rPr>
        <w:t>י מרנב</w:t>
      </w:r>
      <w:r w:rsidR="00AC0AF5" w:rsidRPr="008E3F77">
        <w:rPr>
          <w:rStyle w:val="affffe"/>
          <w:rtl/>
        </w:rPr>
        <w:t>"</w:t>
      </w:r>
      <w:r w:rsidR="00AC0AF5" w:rsidRPr="008E3F77">
        <w:rPr>
          <w:rStyle w:val="affffe"/>
          <w:rFonts w:hint="cs"/>
          <w:rtl/>
        </w:rPr>
        <w:t>י</w:t>
      </w:r>
      <w:r w:rsidR="00AC0AF5" w:rsidRPr="008E3F77">
        <w:rPr>
          <w:rStyle w:val="affffe"/>
          <w:rtl/>
        </w:rPr>
        <w:t>:</w:t>
      </w:r>
      <w:r w:rsidR="00AC0AF5" w:rsidRPr="006765C4">
        <w:rPr>
          <w:rFonts w:ascii="Fb Fontext" w:hAnsi="Fb Fontext"/>
          <w:spacing w:val="-2"/>
          <w:sz w:val="32"/>
          <w:rtl/>
        </w:rPr>
        <w:t xml:space="preserve"> </w:t>
      </w:r>
      <w:r w:rsidR="00AC0AF5" w:rsidRPr="008E3F77">
        <w:rPr>
          <w:rtl/>
        </w:rPr>
        <w:t>חלקו</w:t>
      </w:r>
      <w:r w:rsidR="00AC0AF5" w:rsidRPr="006765C4">
        <w:rPr>
          <w:rFonts w:ascii="Fb Fontext" w:hAnsi="Fb Fontext"/>
          <w:spacing w:val="-2"/>
          <w:sz w:val="32"/>
          <w:rtl/>
        </w:rPr>
        <w:t xml:space="preserve"> </w:t>
      </w:r>
      <w:r w:rsidR="00AC0AF5" w:rsidRPr="006765C4">
        <w:rPr>
          <w:rStyle w:val="afff8"/>
          <w:spacing w:val="-2"/>
          <w:rtl/>
        </w:rPr>
        <w:t>לא</w:t>
      </w:r>
      <w:r w:rsidR="00AC0AF5" w:rsidRPr="006765C4">
        <w:rPr>
          <w:rFonts w:ascii="Fb Fontext" w:hAnsi="Fb Fontext"/>
          <w:spacing w:val="-2"/>
          <w:sz w:val="32"/>
          <w:rtl/>
        </w:rPr>
        <w:t>.</w:t>
      </w:r>
      <w:r w:rsidR="00AC0AF5" w:rsidRPr="006765C4">
        <w:rPr>
          <w:rFonts w:ascii="Fb Fontext" w:hAnsi="Fb Fontext" w:hint="cs"/>
          <w:spacing w:val="-2"/>
          <w:sz w:val="32"/>
          <w:rtl/>
        </w:rPr>
        <w:t xml:space="preserve"> </w:t>
      </w:r>
      <w:r w:rsidRPr="008E3F77">
        <w:rPr>
          <w:rFonts w:ascii="Fb Fontext" w:hAnsi="Fb Fontext" w:hint="cs"/>
          <w:b/>
          <w:bCs/>
          <w:spacing w:val="-2"/>
          <w:sz w:val="32"/>
          <w:rtl/>
        </w:rPr>
        <w:t>וכן הלכה</w:t>
      </w:r>
      <w:r w:rsidR="00AC0AF5" w:rsidRPr="006765C4">
        <w:rPr>
          <w:rFonts w:ascii="Fb Fontext" w:hAnsi="Fb Fontext"/>
          <w:spacing w:val="-2"/>
          <w:sz w:val="32"/>
          <w:rtl/>
        </w:rPr>
        <w:t>.</w:t>
      </w:r>
    </w:p>
    <w:p w14:paraId="58C044B6" w14:textId="77777777" w:rsidR="008E3F77" w:rsidRPr="008E3F77" w:rsidRDefault="00AC0AF5" w:rsidP="008E3F77">
      <w:pPr>
        <w:pStyle w:val="36"/>
        <w:framePr w:wrap="notBeside"/>
        <w:rPr>
          <w:rtl/>
        </w:rPr>
      </w:pPr>
      <w:r w:rsidRPr="008E3F77">
        <w:rPr>
          <w:rFonts w:hint="cs"/>
          <w:rtl/>
        </w:rPr>
        <w:t>תנ</w:t>
      </w:r>
      <w:r w:rsidRPr="008E3F77">
        <w:rPr>
          <w:rtl/>
        </w:rPr>
        <w:t>"</w:t>
      </w:r>
      <w:r w:rsidRPr="008E3F77">
        <w:rPr>
          <w:rFonts w:hint="cs"/>
          <w:rtl/>
        </w:rPr>
        <w:t>ה</w:t>
      </w:r>
      <w:r w:rsidRPr="008E3F77">
        <w:rPr>
          <w:rtl/>
        </w:rPr>
        <w:t>:</w:t>
      </w:r>
    </w:p>
    <w:p w14:paraId="7AAD93F9" w14:textId="5CEA916F" w:rsidR="00AC0AF5" w:rsidRPr="00C35A2C" w:rsidRDefault="00AC0AF5" w:rsidP="008E3F77">
      <w:pPr>
        <w:spacing w:after="60"/>
        <w:rPr>
          <w:rFonts w:ascii="Fb Fontext" w:hAnsi="Fb Fontext" w:cs="Guttman Vilna"/>
          <w:b/>
          <w:bCs/>
          <w:sz w:val="32"/>
          <w:rtl/>
        </w:rPr>
      </w:pPr>
      <w:r w:rsidRPr="00C35A2C">
        <w:rPr>
          <w:rFonts w:ascii="Fb Fontext" w:hAnsi="Fb Fontext"/>
          <w:sz w:val="32"/>
          <w:rtl/>
        </w:rPr>
        <w:t>בן שחלק, ואשתו שנתגרשה - הרי הן כשאר כל אדם.</w:t>
      </w:r>
    </w:p>
    <w:p w14:paraId="363F6320" w14:textId="77777777" w:rsidR="008E3F77" w:rsidRDefault="008E3F77" w:rsidP="008E3F77">
      <w:pPr>
        <w:pStyle w:val="affff9"/>
        <w:rPr>
          <w:rtl/>
        </w:rPr>
      </w:pPr>
      <w:r w:rsidRPr="008E3F77">
        <w:rPr>
          <w:rFonts w:hint="cs"/>
          <w:rtl/>
        </w:rPr>
        <w:t>א' מה</w:t>
      </w:r>
      <w:r w:rsidR="00AC0AF5" w:rsidRPr="008E3F77">
        <w:rPr>
          <w:rtl/>
        </w:rPr>
        <w:t xml:space="preserve">אחין שהיה נושא ונותן בתוך הבית, </w:t>
      </w:r>
    </w:p>
    <w:p w14:paraId="7012A8BF" w14:textId="6C6ED881" w:rsidR="00AC0AF5" w:rsidRDefault="008E3F77" w:rsidP="008E3F77">
      <w:pPr>
        <w:rPr>
          <w:rFonts w:ascii="Fb Fontext" w:hAnsi="Fb Fontext"/>
          <w:sz w:val="32"/>
          <w:rtl/>
        </w:rPr>
      </w:pPr>
      <w:r>
        <w:rPr>
          <w:rFonts w:hint="cs"/>
          <w:rtl/>
        </w:rPr>
        <w:t>ו</w:t>
      </w:r>
      <w:r w:rsidR="00AC0AF5" w:rsidRPr="008E3F77">
        <w:rPr>
          <w:rtl/>
        </w:rPr>
        <w:t>אונות ושטרות יוצאין על שמו,</w:t>
      </w:r>
      <w:r>
        <w:rPr>
          <w:rFonts w:hint="cs"/>
          <w:rtl/>
        </w:rPr>
        <w:t xml:space="preserve"> </w:t>
      </w:r>
      <w:r w:rsidR="00AC0AF5" w:rsidRPr="008E3F77">
        <w:rPr>
          <w:rStyle w:val="affffe"/>
          <w:rtl/>
        </w:rPr>
        <w:t xml:space="preserve"> ואמר:</w:t>
      </w:r>
      <w:r w:rsidR="00AC0AF5" w:rsidRPr="008E3F77">
        <w:rPr>
          <w:rtl/>
        </w:rPr>
        <w:t xml:space="preserve"> שלי ה</w:t>
      </w:r>
      <w:r w:rsidR="00AC0AF5" w:rsidRPr="00C35A2C">
        <w:rPr>
          <w:rFonts w:ascii="Fb Fontext" w:hAnsi="Fb Fontext"/>
          <w:sz w:val="32"/>
          <w:rtl/>
        </w:rPr>
        <w:t>ם, שנפלו לי מבית אבי אמא</w:t>
      </w:r>
    </w:p>
    <w:p w14:paraId="16E099CE" w14:textId="30E562D9" w:rsidR="00AC0AF5" w:rsidRPr="00C35A2C" w:rsidRDefault="00AC0AF5" w:rsidP="00AC0AF5">
      <w:pPr>
        <w:rPr>
          <w:rFonts w:ascii="Fb Fontext" w:hAnsi="Fb Fontext" w:cs="Guttman Vilna"/>
          <w:b/>
          <w:bCs/>
          <w:sz w:val="32"/>
          <w:rtl/>
        </w:rPr>
      </w:pPr>
      <w:r w:rsidRPr="008E3F77">
        <w:rPr>
          <w:rStyle w:val="affffe"/>
          <w:rtl/>
        </w:rPr>
        <w:t>רב:</w:t>
      </w:r>
      <w:r w:rsidRPr="00C35A2C">
        <w:rPr>
          <w:rFonts w:ascii="Fb Fontext" w:hAnsi="Fb Fontext"/>
          <w:sz w:val="32"/>
          <w:rtl/>
        </w:rPr>
        <w:t xml:space="preserve"> עליו להביא ראיה, </w:t>
      </w:r>
      <w:r w:rsidR="008E3F77">
        <w:rPr>
          <w:rFonts w:ascii="Fb Fontext" w:hAnsi="Fb Fontext"/>
          <w:sz w:val="32"/>
          <w:rtl/>
        </w:rPr>
        <w:tab/>
      </w:r>
      <w:r w:rsidR="008E3F77">
        <w:rPr>
          <w:rFonts w:ascii="Fb Fontext" w:hAnsi="Fb Fontext"/>
          <w:sz w:val="32"/>
          <w:rtl/>
        </w:rPr>
        <w:tab/>
      </w:r>
      <w:r w:rsidR="008E3F77">
        <w:rPr>
          <w:rFonts w:ascii="Fb Fontext" w:hAnsi="Fb Fontext"/>
          <w:sz w:val="32"/>
          <w:rtl/>
        </w:rPr>
        <w:tab/>
      </w:r>
      <w:r w:rsidRPr="008E3F77">
        <w:rPr>
          <w:rStyle w:val="affffe"/>
          <w:rtl/>
        </w:rPr>
        <w:t>ושמואל:</w:t>
      </w:r>
      <w:r w:rsidRPr="00C35A2C">
        <w:rPr>
          <w:rFonts w:ascii="Fb Fontext" w:hAnsi="Fb Fontext"/>
          <w:sz w:val="32"/>
          <w:rtl/>
        </w:rPr>
        <w:t xml:space="preserve"> על האחין להביא ראיה.</w:t>
      </w:r>
    </w:p>
    <w:p w14:paraId="41793566" w14:textId="77777777" w:rsidR="00AC0AF5" w:rsidRPr="00C35A2C" w:rsidRDefault="00AC0AF5" w:rsidP="00AC0AF5">
      <w:pPr>
        <w:rPr>
          <w:rFonts w:ascii="Fb Fontext" w:hAnsi="Fb Fontext" w:cs="Guttman Vilna"/>
          <w:b/>
          <w:bCs/>
          <w:sz w:val="32"/>
          <w:rtl/>
        </w:rPr>
      </w:pPr>
      <w:r w:rsidRPr="00E71DFD">
        <w:rPr>
          <w:rStyle w:val="affffe"/>
          <w:rtl/>
        </w:rPr>
        <w:t>שמואל: מודה לי אבא,</w:t>
      </w:r>
      <w:r w:rsidRPr="00C35A2C">
        <w:rPr>
          <w:rFonts w:ascii="Fb Fontext" w:hAnsi="Fb Fontext"/>
          <w:sz w:val="32"/>
          <w:rtl/>
        </w:rPr>
        <w:t xml:space="preserve"> שאם מת - על האחין להביא ראיה.</w:t>
      </w:r>
    </w:p>
    <w:p w14:paraId="40694041" w14:textId="719A6DBE" w:rsidR="00E71DFD" w:rsidRPr="00E71DFD" w:rsidRDefault="00AC0AF5" w:rsidP="00E71DFD">
      <w:pPr>
        <w:pStyle w:val="36"/>
        <w:framePr w:wrap="notBeside"/>
        <w:rPr>
          <w:rtl/>
        </w:rPr>
      </w:pPr>
      <w:r w:rsidRPr="00E71DFD">
        <w:rPr>
          <w:rtl/>
        </w:rPr>
        <w:t xml:space="preserve">מתקיף </w:t>
      </w:r>
      <w:r w:rsidRPr="00E71DFD">
        <w:rPr>
          <w:rFonts w:hint="cs"/>
          <w:rtl/>
        </w:rPr>
        <w:t>ר</w:t>
      </w:r>
      <w:r w:rsidRPr="00E71DFD">
        <w:rPr>
          <w:rtl/>
        </w:rPr>
        <w:t>"</w:t>
      </w:r>
      <w:r w:rsidRPr="00E71DFD">
        <w:rPr>
          <w:rFonts w:hint="cs"/>
          <w:rtl/>
        </w:rPr>
        <w:t>פ</w:t>
      </w:r>
      <w:r w:rsidRPr="00E71DFD">
        <w:rPr>
          <w:rtl/>
        </w:rPr>
        <w:t>:</w:t>
      </w:r>
    </w:p>
    <w:p w14:paraId="10603E22" w14:textId="09102CDB" w:rsidR="00AC0AF5" w:rsidRPr="00E71DFD" w:rsidRDefault="00AC0AF5" w:rsidP="00E71DFD">
      <w:pPr>
        <w:rPr>
          <w:rtl/>
        </w:rPr>
      </w:pPr>
      <w:r w:rsidRPr="00C35A2C">
        <w:rPr>
          <w:rFonts w:ascii="Fb Fontext" w:hAnsi="Fb Fontext" w:hint="cs"/>
          <w:sz w:val="32"/>
          <w:rtl/>
        </w:rPr>
        <w:t>דלא טענינן ליתמי ב</w:t>
      </w:r>
      <w:r w:rsidRPr="00C35A2C">
        <w:rPr>
          <w:rFonts w:ascii="Fb Fontext" w:hAnsi="Fb Fontext"/>
          <w:sz w:val="32"/>
          <w:rtl/>
        </w:rPr>
        <w:t>מידי דלא טען להו אבוהון</w:t>
      </w:r>
      <w:r w:rsidR="00E71DFD">
        <w:rPr>
          <w:rFonts w:ascii="Fb Fontext" w:hAnsi="Fb Fontext" w:cs="Guttman Vilna" w:hint="cs"/>
          <w:b/>
          <w:bCs/>
          <w:sz w:val="32"/>
          <w:rtl/>
        </w:rPr>
        <w:t xml:space="preserve">, </w:t>
      </w:r>
      <w:r w:rsidR="00E71DFD" w:rsidRPr="00E71DFD">
        <w:rPr>
          <w:rStyle w:val="affffe"/>
          <w:rFonts w:hint="cs"/>
          <w:rtl/>
        </w:rPr>
        <w:t>שהרי רבא</w:t>
      </w:r>
      <w:r w:rsidR="00E71DFD">
        <w:rPr>
          <w:rStyle w:val="affffe"/>
          <w:rFonts w:hint="cs"/>
          <w:rtl/>
        </w:rPr>
        <w:t xml:space="preserve"> </w:t>
      </w:r>
      <w:r w:rsidR="00E71DFD">
        <w:rPr>
          <w:rFonts w:hint="cs"/>
          <w:rtl/>
        </w:rPr>
        <w:t xml:space="preserve">הוציא מספרי בגדים </w:t>
      </w:r>
      <w:r w:rsidRPr="00E71DFD">
        <w:rPr>
          <w:rtl/>
        </w:rPr>
        <w:t>וספר אגדתא מיתמי בלא ראיה, בדברים העשוים להשאיל ולהשכיר,</w:t>
      </w:r>
    </w:p>
    <w:p w14:paraId="638A25EF" w14:textId="77777777" w:rsidR="00E71DFD" w:rsidRPr="00E71DFD" w:rsidRDefault="00AC0AF5" w:rsidP="00E71DFD">
      <w:pPr>
        <w:pStyle w:val="36"/>
        <w:framePr w:wrap="notBeside"/>
        <w:rPr>
          <w:rtl/>
        </w:rPr>
      </w:pPr>
      <w:r w:rsidRPr="00E71DFD">
        <w:rPr>
          <w:rtl/>
        </w:rPr>
        <w:t>כדשלח ר</w:t>
      </w:r>
      <w:r w:rsidRPr="00E71DFD">
        <w:rPr>
          <w:rFonts w:hint="cs"/>
          <w:rtl/>
        </w:rPr>
        <w:t>הב</w:t>
      </w:r>
      <w:r w:rsidRPr="00E71DFD">
        <w:rPr>
          <w:rtl/>
        </w:rPr>
        <w:t>"</w:t>
      </w:r>
      <w:r w:rsidRPr="00E71DFD">
        <w:rPr>
          <w:rFonts w:hint="cs"/>
          <w:rtl/>
        </w:rPr>
        <w:t>א</w:t>
      </w:r>
      <w:r w:rsidRPr="00E71DFD">
        <w:rPr>
          <w:rtl/>
        </w:rPr>
        <w:t>:</w:t>
      </w:r>
    </w:p>
    <w:p w14:paraId="413B9DE2" w14:textId="77777777" w:rsidR="00E71DFD" w:rsidRDefault="00AC0AF5" w:rsidP="00AC0AF5">
      <w:pPr>
        <w:rPr>
          <w:rFonts w:ascii="Fb Fontext" w:hAnsi="Fb Fontext"/>
          <w:b/>
          <w:bCs/>
          <w:rtl/>
        </w:rPr>
      </w:pPr>
      <w:r w:rsidRPr="00C35A2C">
        <w:rPr>
          <w:rFonts w:ascii="Fb Fontext" w:hAnsi="Fb Fontext"/>
          <w:rtl/>
        </w:rPr>
        <w:t xml:space="preserve">דברים העשוין להשאיל ולהשכיר, ואמר לקוחין הן בידי - אינו נאמן! </w:t>
      </w:r>
    </w:p>
    <w:p w14:paraId="573C6648" w14:textId="476678F8" w:rsidR="00AC0AF5" w:rsidRPr="00C35A2C" w:rsidRDefault="00AC0AF5" w:rsidP="00AC0AF5">
      <w:pPr>
        <w:rPr>
          <w:rFonts w:ascii="Fb Fontext" w:hAnsi="Fb Fontext" w:cs="Guttman Vilna"/>
          <w:b/>
          <w:bCs/>
          <w:rtl/>
        </w:rPr>
      </w:pPr>
      <w:r w:rsidRPr="00E71DFD">
        <w:rPr>
          <w:rFonts w:ascii="Fb Fontext" w:hAnsi="Fb Fontext"/>
          <w:b/>
          <w:bCs/>
          <w:rtl/>
        </w:rPr>
        <w:t>קשיא.</w:t>
      </w:r>
    </w:p>
    <w:p w14:paraId="432CC062" w14:textId="77777777" w:rsidR="00AC0AF5" w:rsidRPr="00C35A2C" w:rsidRDefault="00AC0AF5" w:rsidP="00982F98">
      <w:pPr>
        <w:pStyle w:val="affe"/>
        <w:framePr w:wrap="around"/>
        <w:rPr>
          <w:rtl/>
        </w:rPr>
      </w:pPr>
      <w:r w:rsidRPr="00C35A2C">
        <w:rPr>
          <w:rtl/>
        </w:rPr>
        <w:t>נב:</w:t>
      </w:r>
    </w:p>
    <w:p w14:paraId="3BF73613" w14:textId="77777777" w:rsidR="0031396D" w:rsidRPr="0031396D" w:rsidRDefault="00AC0AF5" w:rsidP="0031396D">
      <w:pPr>
        <w:pStyle w:val="36"/>
        <w:framePr w:wrap="notBeside"/>
        <w:rPr>
          <w:rtl/>
        </w:rPr>
      </w:pPr>
      <w:r w:rsidRPr="0031396D">
        <w:rPr>
          <w:rFonts w:hint="cs"/>
          <w:rtl/>
        </w:rPr>
        <w:t>אר</w:t>
      </w:r>
      <w:r w:rsidRPr="0031396D">
        <w:rPr>
          <w:rtl/>
        </w:rPr>
        <w:t>"</w:t>
      </w:r>
      <w:r w:rsidRPr="0031396D">
        <w:rPr>
          <w:rFonts w:hint="cs"/>
          <w:rtl/>
        </w:rPr>
        <w:t>ח</w:t>
      </w:r>
      <w:r w:rsidRPr="0031396D">
        <w:rPr>
          <w:rtl/>
        </w:rPr>
        <w:t>:</w:t>
      </w:r>
    </w:p>
    <w:p w14:paraId="5F636BB1" w14:textId="6F52324F" w:rsidR="0031396D" w:rsidRDefault="00AC0AF5" w:rsidP="00AC0AF5">
      <w:pPr>
        <w:rPr>
          <w:rFonts w:ascii="Fb Fontext" w:hAnsi="Fb Fontext"/>
          <w:sz w:val="32"/>
          <w:rtl/>
        </w:rPr>
      </w:pPr>
      <w:r>
        <w:rPr>
          <w:rFonts w:ascii="Fb Fontext" w:hAnsi="Fb Fontext"/>
          <w:sz w:val="32"/>
          <w:rtl/>
        </w:rPr>
        <w:t>דווקא</w:t>
      </w:r>
      <w:r w:rsidRPr="00C35A2C">
        <w:rPr>
          <w:rFonts w:ascii="Fb Fontext" w:hAnsi="Fb Fontext"/>
          <w:sz w:val="32"/>
          <w:rtl/>
        </w:rPr>
        <w:t xml:space="preserve"> </w:t>
      </w:r>
      <w:r w:rsidR="0031396D">
        <w:rPr>
          <w:rFonts w:ascii="Fb Fontext" w:hAnsi="Fb Fontext" w:hint="cs"/>
          <w:sz w:val="32"/>
          <w:rtl/>
        </w:rPr>
        <w:t>ש</w:t>
      </w:r>
      <w:r w:rsidRPr="00C35A2C">
        <w:rPr>
          <w:rFonts w:ascii="Fb Fontext" w:hAnsi="Fb Fontext"/>
          <w:sz w:val="32"/>
          <w:rtl/>
        </w:rPr>
        <w:t>אין חלוקין</w:t>
      </w:r>
      <w:r w:rsidR="0031396D">
        <w:rPr>
          <w:rFonts w:ascii="Fb Fontext" w:hAnsi="Fb Fontext" w:hint="cs"/>
          <w:sz w:val="32"/>
          <w:rtl/>
        </w:rPr>
        <w:t xml:space="preserve"> האחין</w:t>
      </w:r>
      <w:r w:rsidRPr="00C35A2C">
        <w:rPr>
          <w:rFonts w:ascii="Fb Fontext" w:hAnsi="Fb Fontext"/>
          <w:sz w:val="32"/>
          <w:rtl/>
        </w:rPr>
        <w:t xml:space="preserve"> בעיסת</w:t>
      </w:r>
      <w:r w:rsidR="0031396D">
        <w:rPr>
          <w:rFonts w:ascii="Fb Fontext" w:hAnsi="Fb Fontext" w:hint="cs"/>
          <w:sz w:val="32"/>
          <w:rtl/>
        </w:rPr>
        <w:t xml:space="preserve">ן </w:t>
      </w:r>
      <w:r w:rsidR="0031396D" w:rsidRPr="0031396D">
        <w:rPr>
          <w:rStyle w:val="afffff0"/>
          <w:rFonts w:hint="cs"/>
          <w:rtl/>
        </w:rPr>
        <w:t>ב</w:t>
      </w:r>
      <w:r w:rsidR="0031396D">
        <w:rPr>
          <w:rStyle w:val="afffff0"/>
          <w:rFonts w:hint="cs"/>
          <w:rtl/>
        </w:rPr>
        <w:t>מ</w:t>
      </w:r>
      <w:r w:rsidR="0031396D" w:rsidRPr="0031396D">
        <w:rPr>
          <w:rStyle w:val="afffff0"/>
          <w:rFonts w:hint="cs"/>
          <w:rtl/>
        </w:rPr>
        <w:t>זונותיהן</w:t>
      </w:r>
      <w:r w:rsidRPr="00C35A2C">
        <w:rPr>
          <w:rFonts w:ascii="Fb Fontext" w:hAnsi="Fb Fontext"/>
          <w:sz w:val="32"/>
          <w:rtl/>
        </w:rPr>
        <w:t xml:space="preserve"> </w:t>
      </w:r>
    </w:p>
    <w:p w14:paraId="26DD3C7B" w14:textId="1E8E97D4" w:rsidR="00AC0AF5" w:rsidRPr="00C35A2C" w:rsidRDefault="00AC0AF5" w:rsidP="00AC0AF5">
      <w:pPr>
        <w:rPr>
          <w:rFonts w:ascii="Fb Fontext" w:hAnsi="Fb Fontext"/>
          <w:rtl/>
        </w:rPr>
      </w:pPr>
      <w:r w:rsidRPr="00C35A2C">
        <w:rPr>
          <w:rFonts w:ascii="Fb Fontext" w:hAnsi="Fb Fontext"/>
          <w:sz w:val="32"/>
          <w:rtl/>
        </w:rPr>
        <w:t>אבל חלוקים בעיסתן אימור מעיסתו קימץ.</w:t>
      </w:r>
    </w:p>
    <w:p w14:paraId="1065FC19" w14:textId="77777777" w:rsidR="00AC0AF5" w:rsidRPr="00C35A2C" w:rsidRDefault="00AC0AF5" w:rsidP="0031396D">
      <w:pPr>
        <w:rPr>
          <w:rFonts w:ascii="Fb Fontext" w:hAnsi="Fb Fontext"/>
          <w:rtl/>
        </w:rPr>
      </w:pPr>
      <w:r w:rsidRPr="00C35A2C">
        <w:rPr>
          <w:rFonts w:ascii="Fb Fontext" w:hAnsi="Fb Fontext"/>
          <w:rtl/>
        </w:rPr>
        <w:t xml:space="preserve">ראיה במאי? </w:t>
      </w:r>
      <w:r w:rsidRPr="0031396D">
        <w:rPr>
          <w:rStyle w:val="affffe"/>
          <w:rFonts w:hint="cs"/>
          <w:rtl/>
        </w:rPr>
        <w:t xml:space="preserve">- </w:t>
      </w:r>
      <w:r w:rsidRPr="0031396D">
        <w:rPr>
          <w:rStyle w:val="affffe"/>
          <w:rtl/>
        </w:rPr>
        <w:t>רבה:</w:t>
      </w:r>
      <w:r w:rsidRPr="00C35A2C">
        <w:rPr>
          <w:rFonts w:ascii="Fb Fontext" w:hAnsi="Fb Fontext"/>
          <w:rtl/>
        </w:rPr>
        <w:t xml:space="preserve"> ראיה בעדים. </w:t>
      </w:r>
      <w:r w:rsidRPr="0031396D">
        <w:rPr>
          <w:rStyle w:val="affffe"/>
          <w:rtl/>
        </w:rPr>
        <w:t>רב ששת:</w:t>
      </w:r>
      <w:r w:rsidRPr="00C35A2C">
        <w:rPr>
          <w:rFonts w:ascii="Fb Fontext" w:hAnsi="Fb Fontext"/>
          <w:rtl/>
        </w:rPr>
        <w:t xml:space="preserve"> ראיה בקיום השטר.</w:t>
      </w:r>
    </w:p>
    <w:p w14:paraId="578F6575" w14:textId="44C58EB3" w:rsidR="0031396D" w:rsidRPr="0031396D" w:rsidRDefault="00AC0AF5" w:rsidP="0031396D">
      <w:pPr>
        <w:pStyle w:val="36"/>
        <w:framePr w:wrap="notBeside"/>
        <w:rPr>
          <w:rtl/>
        </w:rPr>
      </w:pPr>
      <w:r w:rsidRPr="0031396D">
        <w:rPr>
          <w:rtl/>
        </w:rPr>
        <w:t>רבא לר</w:t>
      </w:r>
      <w:r w:rsidR="0031396D">
        <w:rPr>
          <w:rFonts w:hint="cs"/>
          <w:rtl/>
        </w:rPr>
        <w:t>"נ</w:t>
      </w:r>
      <w:r w:rsidRPr="0031396D">
        <w:rPr>
          <w:rtl/>
        </w:rPr>
        <w:t xml:space="preserve">: </w:t>
      </w:r>
    </w:p>
    <w:p w14:paraId="33851483" w14:textId="25B40511" w:rsidR="00AC0AF5" w:rsidRDefault="00AC0AF5" w:rsidP="00AC0AF5">
      <w:pPr>
        <w:rPr>
          <w:rFonts w:ascii="Fb Fontext" w:hAnsi="Fb Fontext"/>
          <w:rtl/>
        </w:rPr>
      </w:pPr>
      <w:r w:rsidRPr="00C35A2C">
        <w:rPr>
          <w:rFonts w:ascii="Fb Fontext" w:hAnsi="Fb Fontext"/>
          <w:rtl/>
        </w:rPr>
        <w:t xml:space="preserve">הא רב והא שמואל, הא רבה והא רב ששת, מר כמאן </w:t>
      </w:r>
      <w:r w:rsidR="0031396D">
        <w:rPr>
          <w:rFonts w:ascii="Fb Fontext" w:hAnsi="Fb Fontext" w:hint="cs"/>
          <w:rtl/>
        </w:rPr>
        <w:t>סובר</w:t>
      </w:r>
      <w:r w:rsidRPr="00C35A2C">
        <w:rPr>
          <w:rFonts w:ascii="Fb Fontext" w:hAnsi="Fb Fontext"/>
          <w:rtl/>
        </w:rPr>
        <w:t>?</w:t>
      </w:r>
    </w:p>
    <w:p w14:paraId="5D5DD0DC" w14:textId="77777777" w:rsidR="0031396D" w:rsidRPr="0031396D" w:rsidRDefault="00AC0AF5" w:rsidP="0031396D">
      <w:pPr>
        <w:pStyle w:val="36"/>
        <w:framePr w:wrap="notBeside"/>
        <w:rPr>
          <w:rtl/>
        </w:rPr>
      </w:pPr>
      <w:r w:rsidRPr="0031396D">
        <w:rPr>
          <w:rtl/>
        </w:rPr>
        <w:t>א"ל:</w:t>
      </w:r>
    </w:p>
    <w:p w14:paraId="1370BFBB" w14:textId="14009648" w:rsidR="00AC0AF5" w:rsidRDefault="00AC0AF5" w:rsidP="00AC0AF5">
      <w:pPr>
        <w:rPr>
          <w:rFonts w:ascii="Fb Fontext" w:hAnsi="Fb Fontext"/>
          <w:rtl/>
        </w:rPr>
      </w:pPr>
      <w:r w:rsidRPr="00C35A2C">
        <w:rPr>
          <w:rFonts w:ascii="Fb Fontext" w:hAnsi="Fb Fontext"/>
          <w:rtl/>
        </w:rPr>
        <w:t xml:space="preserve">אנא מתניתא ידענא. </w:t>
      </w:r>
      <w:r w:rsidRPr="0031396D">
        <w:rPr>
          <w:rStyle w:val="affffe"/>
          <w:rtl/>
        </w:rPr>
        <w:t>דתניא:</w:t>
      </w:r>
      <w:r w:rsidRPr="00C35A2C">
        <w:rPr>
          <w:rFonts w:ascii="Fb Fontext" w:hAnsi="Fb Fontext"/>
          <w:rtl/>
        </w:rPr>
        <w:t xml:space="preserve"> אחד מן האחין שהיה נותן ונושא בתוך הבית, והיו אונות </w:t>
      </w:r>
      <w:r w:rsidRPr="006765C4">
        <w:rPr>
          <w:rFonts w:ascii="Fb Fontext" w:hAnsi="Fb Fontext"/>
          <w:spacing w:val="-2"/>
          <w:rtl/>
        </w:rPr>
        <w:t>ושטרות יוצאין על שמו, ואמר: שלי הן, שנפלו לי מבית אב</w:t>
      </w:r>
      <w:r w:rsidRPr="006765C4">
        <w:rPr>
          <w:rFonts w:ascii="Fb Fontext" w:hAnsi="Fb Fontext" w:hint="cs"/>
          <w:spacing w:val="-2"/>
          <w:rtl/>
        </w:rPr>
        <w:t>א או</w:t>
      </w:r>
      <w:r w:rsidRPr="006765C4">
        <w:rPr>
          <w:rFonts w:ascii="Fb Fontext" w:hAnsi="Fb Fontext"/>
          <w:spacing w:val="-2"/>
          <w:rtl/>
        </w:rPr>
        <w:t xml:space="preserve"> אמא - עליו להביא ראיה.</w:t>
      </w:r>
    </w:p>
    <w:p w14:paraId="4735C391" w14:textId="77777777" w:rsidR="0031396D" w:rsidRPr="0031396D" w:rsidRDefault="00AC0AF5" w:rsidP="0031396D">
      <w:pPr>
        <w:pStyle w:val="36"/>
        <w:framePr w:wrap="notBeside"/>
        <w:rPr>
          <w:rtl/>
        </w:rPr>
      </w:pPr>
      <w:r w:rsidRPr="0031396D">
        <w:rPr>
          <w:rtl/>
        </w:rPr>
        <w:t xml:space="preserve">וכן </w:t>
      </w:r>
    </w:p>
    <w:p w14:paraId="6778301D" w14:textId="01C03ECC" w:rsidR="00AC0AF5" w:rsidRPr="00C35A2C" w:rsidRDefault="00AC0AF5" w:rsidP="00AC0AF5">
      <w:pPr>
        <w:rPr>
          <w:rFonts w:ascii="Fb Fontext" w:hAnsi="Fb Fontext"/>
          <w:rtl/>
        </w:rPr>
      </w:pPr>
      <w:r w:rsidRPr="00C35A2C">
        <w:rPr>
          <w:rFonts w:ascii="Fb Fontext" w:hAnsi="Fb Fontext"/>
          <w:rtl/>
        </w:rPr>
        <w:t>האשה שהיא נושאת ונותנת בתוך הבית, והיו אונות ושטרות יוצאין על שמה, ואמרה: שלי הן, שנפלו לי מבית אבי אבא או מבית אבי אמא - עליה להביא ראיה.</w:t>
      </w:r>
    </w:p>
    <w:p w14:paraId="4044C7A7" w14:textId="77777777" w:rsidR="0031396D" w:rsidRPr="0031396D" w:rsidRDefault="00AC0AF5" w:rsidP="0031396D">
      <w:pPr>
        <w:pStyle w:val="36"/>
        <w:framePr w:wrap="notBeside"/>
        <w:rPr>
          <w:rtl/>
        </w:rPr>
      </w:pPr>
      <w:r w:rsidRPr="0031396D">
        <w:rPr>
          <w:rtl/>
        </w:rPr>
        <w:t>וכן</w:t>
      </w:r>
      <w:r w:rsidRPr="0031396D">
        <w:rPr>
          <w:rFonts w:hint="cs"/>
          <w:rtl/>
        </w:rPr>
        <w:t xml:space="preserve"> </w:t>
      </w:r>
    </w:p>
    <w:p w14:paraId="08DAB7CF" w14:textId="6BA1FBC6" w:rsidR="00AC0AF5" w:rsidRPr="00C35A2C" w:rsidRDefault="00AC0AF5" w:rsidP="00AC0AF5">
      <w:pPr>
        <w:rPr>
          <w:rFonts w:ascii="Fb Fontext" w:hAnsi="Fb Fontext"/>
          <w:rtl/>
        </w:rPr>
      </w:pPr>
      <w:r w:rsidRPr="0031396D">
        <w:rPr>
          <w:rStyle w:val="affffe"/>
          <w:rFonts w:hint="cs"/>
          <w:rtl/>
        </w:rPr>
        <w:t>דלא אמרי'</w:t>
      </w:r>
      <w:r w:rsidRPr="00F10693">
        <w:rPr>
          <w:rFonts w:hint="cs"/>
          <w:rtl/>
        </w:rPr>
        <w:t xml:space="preserve"> </w:t>
      </w:r>
      <w:r w:rsidRPr="00C35A2C">
        <w:rPr>
          <w:rFonts w:ascii="Fb Fontext" w:hAnsi="Fb Fontext" w:hint="cs"/>
          <w:rtl/>
        </w:rPr>
        <w:t>דשביחה מילתא וכיוון שטרחה ליתמי לא גוזלת מהן קמ</w:t>
      </w:r>
      <w:r w:rsidRPr="00C35A2C">
        <w:rPr>
          <w:rFonts w:ascii="Fb Fontext" w:hAnsi="Fb Fontext"/>
          <w:rtl/>
        </w:rPr>
        <w:t>"</w:t>
      </w:r>
      <w:r w:rsidRPr="00C35A2C">
        <w:rPr>
          <w:rFonts w:ascii="Fb Fontext" w:hAnsi="Fb Fontext" w:hint="cs"/>
          <w:rtl/>
        </w:rPr>
        <w:t>ל</w:t>
      </w:r>
      <w:r w:rsidRPr="00C35A2C">
        <w:rPr>
          <w:rFonts w:ascii="Fb Fontext" w:hAnsi="Fb Fontext"/>
          <w:rtl/>
        </w:rPr>
        <w:t>.</w:t>
      </w:r>
    </w:p>
    <w:p w14:paraId="49CA298F" w14:textId="7E892300" w:rsidR="00AC0AF5" w:rsidRPr="001B450D" w:rsidRDefault="001B450D" w:rsidP="00AC0AF5">
      <w:pPr>
        <w:pStyle w:val="aff9"/>
        <w:rPr>
          <w:del w:id="90064" w:author="מנוע עיצוב" w:date="2026-10-08T11:01:28Z"/>
          <w:rtl/>
        </w:rPr>
      </w:pPr>
      <w:del w:id="90063" w:author="מנוע עיצוב" w:date="2026-10-08T11:01:28Z">
        <w:r w:rsidRPr="001B450D">
          <w:rPr>
            <w:rFonts w:hint="cs"/>
            <w:rtl/>
          </w:rPr>
          <w:delText xml:space="preserve">***</w:delText>
        </w:r>
      </w:del>
    </w:p>
    <w:p w14:paraId="6BA936FA" w14:textId="233732C8" w:rsidR="00AC0AF5" w:rsidRPr="00801934" w:rsidRDefault="0031396D" w:rsidP="00AF2FEB">
      <w:pPr>
        <w:pStyle w:val="afffb"/>
        <w:rPr>
          <w:rtl/>
        </w:rPr>
      </w:pPr>
      <w:ins w:id="9856" w:author="מספור קטעי משנה" w:date="2026-10-06T06:44:59Z">
        <w:r>
          <w:rPr>
            <w:rStyle w:val="MisparKeta"/>
          </w:rPr>
          <w:t xml:space="preserve">א. </w:t>
        </w:r>
      </w:ins>
      <w:r>
        <w:rPr>
          <w:rFonts w:hint="cs"/>
          <w:rtl/>
        </w:rPr>
        <w:t xml:space="preserve">בד''א </w:t>
      </w:r>
      <w:r w:rsidR="00AC0AF5" w:rsidRPr="00801934">
        <w:rPr>
          <w:rtl/>
        </w:rPr>
        <w:t>במחזיק, אבל בנותן מתנה והאחין שחלקו וכו'.</w:t>
      </w:r>
    </w:p>
    <w:p w14:paraId="49846BEF" w14:textId="77777777" w:rsidR="0031396D" w:rsidRPr="0031396D" w:rsidRDefault="00AC0AF5" w:rsidP="0031396D">
      <w:pPr>
        <w:pStyle w:val="36"/>
        <w:framePr w:wrap="notBeside"/>
        <w:rPr>
          <w:rtl/>
        </w:rPr>
      </w:pPr>
      <w:r w:rsidRPr="0031396D">
        <w:rPr>
          <w:rFonts w:hint="cs"/>
          <w:rtl/>
        </w:rPr>
        <w:t>וה</w:t>
      </w:r>
      <w:r w:rsidRPr="0031396D">
        <w:rPr>
          <w:rtl/>
        </w:rPr>
        <w:t>"</w:t>
      </w:r>
      <w:r w:rsidRPr="0031396D">
        <w:rPr>
          <w:rFonts w:hint="cs"/>
          <w:rtl/>
        </w:rPr>
        <w:t>ק</w:t>
      </w:r>
      <w:r w:rsidRPr="0031396D">
        <w:rPr>
          <w:rtl/>
        </w:rPr>
        <w:t>:</w:t>
      </w:r>
    </w:p>
    <w:p w14:paraId="55AF0177" w14:textId="44AE1431" w:rsidR="00AC0AF5" w:rsidRDefault="00AC0AF5" w:rsidP="00AC0AF5">
      <w:pPr>
        <w:rPr>
          <w:rFonts w:ascii="Fb Fontext" w:hAnsi="Fb Fontext"/>
          <w:sz w:val="32"/>
          <w:rtl/>
        </w:rPr>
      </w:pPr>
      <w:r w:rsidRPr="00C35A2C">
        <w:rPr>
          <w:rFonts w:ascii="Fb Fontext" w:hAnsi="Fb Fontext"/>
          <w:sz w:val="32"/>
          <w:rtl/>
        </w:rPr>
        <w:t>ב</w:t>
      </w:r>
      <w:r w:rsidRPr="00C35A2C">
        <w:rPr>
          <w:rFonts w:ascii="Fb Fontext" w:hAnsi="Fb Fontext" w:hint="cs"/>
          <w:sz w:val="32"/>
          <w:rtl/>
        </w:rPr>
        <w:t>ד</w:t>
      </w:r>
      <w:r w:rsidRPr="00C35A2C">
        <w:rPr>
          <w:rFonts w:ascii="Fb Fontext" w:hAnsi="Fb Fontext"/>
          <w:sz w:val="32"/>
          <w:rtl/>
        </w:rPr>
        <w:t>"</w:t>
      </w:r>
      <w:r w:rsidRPr="00C35A2C">
        <w:rPr>
          <w:rFonts w:ascii="Fb Fontext" w:hAnsi="Fb Fontext" w:hint="cs"/>
          <w:sz w:val="32"/>
          <w:rtl/>
        </w:rPr>
        <w:t>א</w:t>
      </w:r>
      <w:r w:rsidRPr="00C35A2C">
        <w:rPr>
          <w:rFonts w:ascii="Fb Fontext" w:hAnsi="Fb Fontext"/>
          <w:sz w:val="32"/>
          <w:rtl/>
        </w:rPr>
        <w:t xml:space="preserve"> - בחזקה שיש עמה טענה, כגון מוכר אומר לא מכרתי ולוקח אומר לקחתי,</w:t>
      </w:r>
    </w:p>
    <w:p w14:paraId="35D81AC2" w14:textId="77777777" w:rsidR="00AC0AF5" w:rsidRPr="00C35A2C" w:rsidRDefault="00AC0AF5" w:rsidP="00AC0AF5">
      <w:pPr>
        <w:rPr>
          <w:rFonts w:ascii="Fb Fontext" w:hAnsi="Fb Fontext" w:cs="Guttman Vilna"/>
          <w:b/>
          <w:bCs/>
          <w:rtl/>
        </w:rPr>
      </w:pPr>
      <w:r w:rsidRPr="00C35A2C">
        <w:rPr>
          <w:rFonts w:ascii="Fb Fontext" w:hAnsi="Fb Fontext"/>
          <w:rtl/>
        </w:rPr>
        <w:t>אבל חזקה שאין עמה טענה, כגון נותן מתנה, והאחין שחלקו, והמחזיק בנכסי הגר, דלמקני בעלמא הוא, נעל, גדר, פרץ כל שהוא – הר"</w:t>
      </w:r>
      <w:r w:rsidRPr="00C35A2C">
        <w:rPr>
          <w:rFonts w:ascii="Fb Fontext" w:hAnsi="Fb Fontext" w:hint="cs"/>
          <w:rtl/>
        </w:rPr>
        <w:t>ז</w:t>
      </w:r>
      <w:r w:rsidRPr="00C35A2C">
        <w:rPr>
          <w:rFonts w:ascii="Fb Fontext" w:hAnsi="Fb Fontext"/>
          <w:rtl/>
        </w:rPr>
        <w:t xml:space="preserve"> חזקה.</w:t>
      </w:r>
    </w:p>
    <w:p w14:paraId="3E8746DD" w14:textId="77777777" w:rsidR="00AC0AF5" w:rsidRPr="00C35A2C" w:rsidRDefault="00AC0AF5" w:rsidP="00982F98">
      <w:pPr>
        <w:pStyle w:val="affe"/>
        <w:framePr w:wrap="around"/>
        <w:rPr>
          <w:rtl/>
        </w:rPr>
      </w:pPr>
      <w:r w:rsidRPr="00C35A2C">
        <w:rPr>
          <w:rtl/>
        </w:rPr>
        <w:t>נג.</w:t>
      </w:r>
    </w:p>
    <w:p w14:paraId="66B66393" w14:textId="77777777" w:rsidR="00AC0AF5" w:rsidRPr="00801934" w:rsidRDefault="00AC0AF5" w:rsidP="0031396D">
      <w:pPr>
        <w:pStyle w:val="affff9"/>
        <w:rPr>
          <w:rtl/>
        </w:rPr>
      </w:pPr>
      <w:r w:rsidRPr="00801934">
        <w:rPr>
          <w:rtl/>
        </w:rPr>
        <w:t>תני רב הושעיא בקדושין דבי לוי: נעל, גדר, פרץ כל שהוא בפניו - הרי זו חזקה.</w:t>
      </w:r>
    </w:p>
    <w:p w14:paraId="73DC7905" w14:textId="77777777" w:rsidR="0031396D" w:rsidRPr="0031396D" w:rsidRDefault="00AC0AF5" w:rsidP="0031396D">
      <w:pPr>
        <w:pStyle w:val="36"/>
        <w:framePr w:wrap="notBeside"/>
        <w:rPr>
          <w:rtl/>
        </w:rPr>
      </w:pPr>
      <w:r w:rsidRPr="0031396D">
        <w:rPr>
          <w:rFonts w:hint="cs"/>
          <w:rtl/>
        </w:rPr>
        <w:t>ו</w:t>
      </w:r>
      <w:r w:rsidRPr="0031396D">
        <w:rPr>
          <w:rtl/>
        </w:rPr>
        <w:t>ה"</w:t>
      </w:r>
      <w:r w:rsidRPr="0031396D">
        <w:rPr>
          <w:rFonts w:hint="cs"/>
          <w:rtl/>
        </w:rPr>
        <w:t>ק</w:t>
      </w:r>
      <w:r w:rsidRPr="0031396D">
        <w:rPr>
          <w:rtl/>
        </w:rPr>
        <w:t xml:space="preserve">: </w:t>
      </w:r>
    </w:p>
    <w:p w14:paraId="7E16EFB1" w14:textId="657404A3" w:rsidR="00AC0AF5" w:rsidRPr="00C35A2C" w:rsidRDefault="00AC0AF5" w:rsidP="00AC0AF5">
      <w:pPr>
        <w:rPr>
          <w:rFonts w:ascii="Fb Fontext" w:hAnsi="Fb Fontext" w:cs="Guttman Vilna"/>
          <w:b/>
          <w:bCs/>
          <w:sz w:val="32"/>
          <w:rtl/>
        </w:rPr>
      </w:pPr>
      <w:r w:rsidRPr="0031396D">
        <w:rPr>
          <w:rFonts w:ascii="Fb Fontext" w:hAnsi="Fb Fontext"/>
          <w:b/>
          <w:bCs/>
          <w:sz w:val="32"/>
          <w:rtl/>
        </w:rPr>
        <w:t xml:space="preserve">בפניו </w:t>
      </w:r>
      <w:r w:rsidR="0031396D">
        <w:rPr>
          <w:rFonts w:ascii="Fb Fontext" w:hAnsi="Fb Fontext" w:hint="cs"/>
          <w:sz w:val="32"/>
          <w:rtl/>
        </w:rPr>
        <w:t xml:space="preserve">אצ''ל </w:t>
      </w:r>
      <w:r>
        <w:rPr>
          <w:rFonts w:ascii="Fb Fontext" w:hAnsi="Fb Fontext" w:hint="cs"/>
          <w:sz w:val="32"/>
          <w:rtl/>
        </w:rPr>
        <w:t>ל</w:t>
      </w:r>
      <w:r w:rsidRPr="00C35A2C">
        <w:rPr>
          <w:rFonts w:ascii="Fb Fontext" w:hAnsi="Fb Fontext"/>
          <w:sz w:val="32"/>
          <w:rtl/>
        </w:rPr>
        <w:t xml:space="preserve">ך חזק וקני, </w:t>
      </w:r>
      <w:r w:rsidRPr="0031396D">
        <w:rPr>
          <w:rFonts w:ascii="Fb Fontext" w:hAnsi="Fb Fontext"/>
          <w:b/>
          <w:bCs/>
          <w:sz w:val="32"/>
          <w:rtl/>
        </w:rPr>
        <w:t>שלא בפניו -</w:t>
      </w:r>
      <w:r w:rsidRPr="00C35A2C">
        <w:rPr>
          <w:rFonts w:ascii="Fb Fontext" w:hAnsi="Fb Fontext"/>
          <w:sz w:val="32"/>
          <w:rtl/>
        </w:rPr>
        <w:t xml:space="preserve"> צריך ל</w:t>
      </w:r>
      <w:r w:rsidR="0031396D">
        <w:rPr>
          <w:rFonts w:ascii="Fb Fontext" w:hAnsi="Fb Fontext" w:hint="cs"/>
          <w:sz w:val="32"/>
          <w:rtl/>
        </w:rPr>
        <w:t>ו</w:t>
      </w:r>
      <w:r w:rsidRPr="00C35A2C">
        <w:rPr>
          <w:rFonts w:ascii="Fb Fontext" w:hAnsi="Fb Fontext"/>
          <w:sz w:val="32"/>
          <w:rtl/>
        </w:rPr>
        <w:t xml:space="preserve">מר </w:t>
      </w:r>
      <w:r>
        <w:rPr>
          <w:rFonts w:ascii="Fb Fontext" w:hAnsi="Fb Fontext" w:hint="cs"/>
          <w:sz w:val="32"/>
          <w:rtl/>
        </w:rPr>
        <w:t>ל</w:t>
      </w:r>
      <w:r w:rsidRPr="00C35A2C">
        <w:rPr>
          <w:rFonts w:ascii="Fb Fontext" w:hAnsi="Fb Fontext"/>
          <w:sz w:val="32"/>
          <w:rtl/>
        </w:rPr>
        <w:t>ך חזק וקני.</w:t>
      </w:r>
    </w:p>
    <w:p w14:paraId="5C6626A8" w14:textId="77777777" w:rsidR="0031396D" w:rsidRPr="0031396D" w:rsidRDefault="00AC0AF5" w:rsidP="0031396D">
      <w:pPr>
        <w:pStyle w:val="36"/>
        <w:framePr w:wrap="notBeside"/>
        <w:rPr>
          <w:rtl/>
        </w:rPr>
      </w:pPr>
      <w:r w:rsidRPr="0031396D">
        <w:rPr>
          <w:rtl/>
        </w:rPr>
        <w:t>•</w:t>
      </w:r>
      <w:r w:rsidRPr="0031396D">
        <w:rPr>
          <w:rFonts w:hint="cs"/>
          <w:rtl/>
        </w:rPr>
        <w:t xml:space="preserve"> </w:t>
      </w:r>
      <w:r w:rsidRPr="0031396D">
        <w:rPr>
          <w:rtl/>
        </w:rPr>
        <w:t>בעי רב:</w:t>
      </w:r>
    </w:p>
    <w:p w14:paraId="11EECF6D" w14:textId="77777777" w:rsidR="0031396D" w:rsidRPr="00DB3591" w:rsidRDefault="00AC0AF5" w:rsidP="0031396D">
      <w:pPr>
        <w:pStyle w:val="affff9"/>
        <w:rPr>
          <w:rStyle w:val="afff8"/>
          <w:rFonts w:cs="BA TM • Vilna Extra-Bold"/>
          <w:rtl/>
        </w:rPr>
      </w:pPr>
      <w:r w:rsidRPr="00C35A2C">
        <w:rPr>
          <w:rtl/>
        </w:rPr>
        <w:t xml:space="preserve">מתנה היאך? </w:t>
      </w:r>
    </w:p>
    <w:p w14:paraId="74566FA0" w14:textId="77777777" w:rsidR="0031396D" w:rsidRPr="0031396D" w:rsidRDefault="00AC0AF5" w:rsidP="0031396D">
      <w:pPr>
        <w:pStyle w:val="36"/>
        <w:framePr w:wrap="notBeside"/>
        <w:rPr>
          <w:rtl/>
        </w:rPr>
      </w:pPr>
      <w:r w:rsidRPr="0031396D">
        <w:rPr>
          <w:rFonts w:hint="cs"/>
          <w:rtl/>
        </w:rPr>
        <w:t>שמואל</w:t>
      </w:r>
      <w:r w:rsidRPr="0031396D">
        <w:rPr>
          <w:rtl/>
        </w:rPr>
        <w:t>:</w:t>
      </w:r>
    </w:p>
    <w:p w14:paraId="50F64BB7" w14:textId="3D70D0F9" w:rsidR="00AC0AF5" w:rsidRDefault="00AC0AF5" w:rsidP="00AC0AF5">
      <w:pPr>
        <w:rPr>
          <w:rFonts w:ascii="Fb Fontext" w:hAnsi="Fb Fontext"/>
          <w:sz w:val="32"/>
          <w:rtl/>
        </w:rPr>
      </w:pPr>
      <w:r w:rsidRPr="00C35A2C">
        <w:rPr>
          <w:rFonts w:ascii="Fb Fontext" w:hAnsi="Fb Fontext" w:hint="cs"/>
          <w:sz w:val="32"/>
          <w:rtl/>
        </w:rPr>
        <w:t xml:space="preserve">אי מכר </w:t>
      </w:r>
      <w:r w:rsidR="0031396D">
        <w:rPr>
          <w:rFonts w:ascii="Fb Fontext" w:hAnsi="Fb Fontext" w:hint="cs"/>
          <w:sz w:val="32"/>
          <w:rtl/>
        </w:rPr>
        <w:t xml:space="preserve">שנותן </w:t>
      </w:r>
      <w:r w:rsidRPr="00C35A2C">
        <w:rPr>
          <w:rFonts w:ascii="Fb Fontext" w:hAnsi="Fb Fontext" w:hint="cs"/>
          <w:sz w:val="32"/>
          <w:rtl/>
        </w:rPr>
        <w:t>זוזי מהני רק בא</w:t>
      </w:r>
      <w:r w:rsidRPr="00C35A2C">
        <w:rPr>
          <w:rFonts w:ascii="Fb Fontext" w:hAnsi="Fb Fontext"/>
          <w:sz w:val="32"/>
          <w:rtl/>
        </w:rPr>
        <w:t>"</w:t>
      </w:r>
      <w:r w:rsidRPr="00C35A2C">
        <w:rPr>
          <w:rFonts w:ascii="Fb Fontext" w:hAnsi="Fb Fontext" w:hint="cs"/>
          <w:sz w:val="32"/>
          <w:rtl/>
        </w:rPr>
        <w:t>ל לך חזק וקני כ</w:t>
      </w:r>
      <w:r w:rsidRPr="00C35A2C">
        <w:rPr>
          <w:rFonts w:ascii="Fb Fontext" w:hAnsi="Fb Fontext"/>
          <w:sz w:val="32"/>
          <w:rtl/>
        </w:rPr>
        <w:t>"</w:t>
      </w:r>
      <w:r w:rsidRPr="00C35A2C">
        <w:rPr>
          <w:rFonts w:ascii="Fb Fontext" w:hAnsi="Fb Fontext" w:hint="cs"/>
          <w:sz w:val="32"/>
          <w:rtl/>
        </w:rPr>
        <w:t>ש מתנה</w:t>
      </w:r>
    </w:p>
    <w:p w14:paraId="6F588700" w14:textId="77777777" w:rsidR="0031396D" w:rsidRPr="0031396D" w:rsidRDefault="00AC0AF5" w:rsidP="0031396D">
      <w:pPr>
        <w:pStyle w:val="36"/>
        <w:framePr w:wrap="notBeside"/>
        <w:rPr>
          <w:rtl/>
        </w:rPr>
      </w:pPr>
      <w:r w:rsidRPr="0031396D">
        <w:rPr>
          <w:rFonts w:hint="cs"/>
          <w:rtl/>
        </w:rPr>
        <w:t>ולרב</w:t>
      </w:r>
    </w:p>
    <w:p w14:paraId="13C39369" w14:textId="039EB56B" w:rsidR="00AC0AF5" w:rsidRDefault="00AC0AF5" w:rsidP="0031396D">
      <w:pPr>
        <w:rPr>
          <w:rFonts w:ascii="Fb Fontext" w:hAnsi="Fb Fontext"/>
          <w:sz w:val="32"/>
          <w:rtl/>
        </w:rPr>
      </w:pPr>
      <w:r w:rsidRPr="00C35A2C">
        <w:rPr>
          <w:rFonts w:ascii="Fb Fontext" w:hAnsi="Fb Fontext" w:hint="cs"/>
          <w:sz w:val="32"/>
          <w:rtl/>
        </w:rPr>
        <w:t>אפשר דבמתנה בעין יפה יהיב</w:t>
      </w:r>
    </w:p>
    <w:p w14:paraId="2E0C5EAC" w14:textId="77777777" w:rsidR="0031396D" w:rsidRPr="0031396D" w:rsidRDefault="00AC0AF5" w:rsidP="0031396D">
      <w:pPr>
        <w:pStyle w:val="36"/>
        <w:framePr w:wrap="notBeside"/>
        <w:rPr>
          <w:rtl/>
        </w:rPr>
      </w:pPr>
      <w:r w:rsidRPr="0031396D">
        <w:rPr>
          <w:rtl/>
        </w:rPr>
        <w:t>וכמה?</w:t>
      </w:r>
    </w:p>
    <w:p w14:paraId="50FAD426" w14:textId="082CFBA5" w:rsidR="00AC0AF5" w:rsidRPr="00C35A2C" w:rsidRDefault="00AC0AF5" w:rsidP="0031396D">
      <w:pPr>
        <w:rPr>
          <w:rFonts w:ascii="Fb Fontext" w:hAnsi="Fb Fontext"/>
          <w:rtl/>
        </w:rPr>
      </w:pPr>
      <w:r w:rsidRPr="00C35A2C">
        <w:rPr>
          <w:rFonts w:ascii="Fb Fontext" w:hAnsi="Fb Fontext"/>
          <w:rtl/>
        </w:rPr>
        <w:t xml:space="preserve">כל שהוא, </w:t>
      </w:r>
      <w:r w:rsidRPr="0031396D">
        <w:rPr>
          <w:rStyle w:val="affffe"/>
          <w:rtl/>
        </w:rPr>
        <w:t>כדשמואל:</w:t>
      </w:r>
      <w:r w:rsidRPr="00C35A2C">
        <w:rPr>
          <w:rFonts w:ascii="Fb Fontext" w:hAnsi="Fb Fontext"/>
          <w:rtl/>
        </w:rPr>
        <w:t xml:space="preserve"> גדר גדר והשלימו לעשרה, ופרץ פרצה כדי שיכנס ויצא בה - הרי זו חזקה.</w:t>
      </w:r>
    </w:p>
    <w:p w14:paraId="41A987B4" w14:textId="7B0CB3F4" w:rsidR="00AC0AF5" w:rsidRPr="00C35A2C" w:rsidRDefault="00AC0AF5" w:rsidP="00AC0AF5">
      <w:pPr>
        <w:rPr>
          <w:rFonts w:ascii="Fb Fontext" w:hAnsi="Fb Fontext"/>
          <w:rtl/>
        </w:rPr>
      </w:pPr>
      <w:r w:rsidRPr="00C35A2C">
        <w:rPr>
          <w:rStyle w:val="afff8"/>
          <w:rFonts w:hint="cs"/>
          <w:rtl/>
        </w:rPr>
        <w:t>גדר</w:t>
      </w:r>
      <w:r w:rsidRPr="00C35A2C">
        <w:rPr>
          <w:rFonts w:ascii="Fb Fontext" w:hAnsi="Fb Fontext" w:hint="cs"/>
          <w:sz w:val="32"/>
          <w:rtl/>
        </w:rPr>
        <w:t xml:space="preserve">  ד</w:t>
      </w:r>
      <w:r w:rsidRPr="00C35A2C">
        <w:rPr>
          <w:rFonts w:ascii="Fb Fontext" w:hAnsi="Fb Fontext"/>
          <w:sz w:val="32"/>
          <w:rtl/>
        </w:rPr>
        <w:t xml:space="preserve">מעיקרא הוו סלקי לה ברווח, </w:t>
      </w:r>
      <w:r w:rsidR="0031396D">
        <w:rPr>
          <w:rFonts w:ascii="Fb Fontext" w:hAnsi="Fb Fontext" w:hint="cs"/>
          <w:sz w:val="32"/>
          <w:rtl/>
        </w:rPr>
        <w:t>וכעת בדוחק</w:t>
      </w:r>
      <w:r w:rsidRPr="00C35A2C">
        <w:rPr>
          <w:rFonts w:ascii="Fb Fontext" w:hAnsi="Fb Fontext"/>
          <w:sz w:val="32"/>
          <w:rtl/>
        </w:rPr>
        <w:t>.</w:t>
      </w:r>
    </w:p>
    <w:p w14:paraId="1FC7CC53" w14:textId="29F3DEC2" w:rsidR="00AC0AF5" w:rsidRPr="00C35A2C" w:rsidRDefault="00AC0AF5" w:rsidP="00AC0AF5">
      <w:pPr>
        <w:rPr>
          <w:rFonts w:ascii="Fb Fontext" w:hAnsi="Fb Fontext"/>
          <w:rtl/>
        </w:rPr>
      </w:pPr>
      <w:r w:rsidRPr="00C35A2C">
        <w:rPr>
          <w:rStyle w:val="afff8"/>
          <w:rtl/>
        </w:rPr>
        <w:t>פרצה</w:t>
      </w:r>
      <w:r w:rsidRPr="00C35A2C">
        <w:rPr>
          <w:rFonts w:ascii="Fb Fontext" w:hAnsi="Fb Fontext"/>
          <w:rtl/>
        </w:rPr>
        <w:t xml:space="preserve"> דמעיקרא הוו עיילי בה בדוחק, ו</w:t>
      </w:r>
      <w:r w:rsidR="0031396D">
        <w:rPr>
          <w:rFonts w:ascii="Fb Fontext" w:hAnsi="Fb Fontext" w:hint="cs"/>
          <w:rtl/>
        </w:rPr>
        <w:t>כעת ברווח</w:t>
      </w:r>
      <w:r w:rsidRPr="00C35A2C">
        <w:rPr>
          <w:rFonts w:ascii="Fb Fontext" w:hAnsi="Fb Fontext"/>
          <w:rtl/>
        </w:rPr>
        <w:t>.</w:t>
      </w:r>
    </w:p>
    <w:p w14:paraId="4EF64E04" w14:textId="77777777" w:rsidR="00AC0AF5" w:rsidRDefault="00AC0AF5" w:rsidP="00AC0AF5">
      <w:pPr>
        <w:rPr>
          <w:rtl/>
        </w:rPr>
      </w:pPr>
    </w:p>
    <w:p w14:paraId="75E19118" w14:textId="77777777" w:rsidR="0031396D" w:rsidRPr="0031396D" w:rsidRDefault="00AC0AF5" w:rsidP="0031396D">
      <w:pPr>
        <w:pStyle w:val="36"/>
        <w:framePr w:wrap="notBeside"/>
        <w:rPr>
          <w:rtl/>
        </w:rPr>
      </w:pPr>
      <w:r w:rsidRPr="0031396D">
        <w:rPr>
          <w:rFonts w:hint="cs"/>
          <w:rtl/>
        </w:rPr>
        <w:lastRenderedPageBreak/>
        <w:t>ר</w:t>
      </w:r>
      <w:r w:rsidRPr="0031396D">
        <w:rPr>
          <w:rtl/>
        </w:rPr>
        <w:t>"</w:t>
      </w:r>
      <w:r w:rsidRPr="0031396D">
        <w:rPr>
          <w:rFonts w:hint="cs"/>
          <w:rtl/>
        </w:rPr>
        <w:t>א ארי</w:t>
      </w:r>
      <w:r w:rsidRPr="0031396D">
        <w:rPr>
          <w:rtl/>
        </w:rPr>
        <w:t>"</w:t>
      </w:r>
      <w:r w:rsidRPr="0031396D">
        <w:rPr>
          <w:rFonts w:hint="cs"/>
          <w:rtl/>
        </w:rPr>
        <w:t>ו</w:t>
      </w:r>
      <w:r w:rsidRPr="0031396D">
        <w:rPr>
          <w:rtl/>
        </w:rPr>
        <w:t>:</w:t>
      </w:r>
    </w:p>
    <w:p w14:paraId="5A1BBC54" w14:textId="7E4582D6" w:rsidR="00AC0AF5" w:rsidRPr="00C35A2C" w:rsidRDefault="00AC0AF5" w:rsidP="00AC0AF5">
      <w:pPr>
        <w:rPr>
          <w:rtl/>
        </w:rPr>
      </w:pPr>
      <w:r w:rsidRPr="00C35A2C">
        <w:rPr>
          <w:rtl/>
        </w:rPr>
        <w:t>נתן צרור והועיל, נטל צרור והועיל - ה"ז חזקה.</w:t>
      </w:r>
    </w:p>
    <w:p w14:paraId="7514CA4A" w14:textId="2E2AAC7D" w:rsidR="00AC0AF5" w:rsidRPr="00C35A2C" w:rsidRDefault="00AC0AF5" w:rsidP="00AC0AF5">
      <w:pPr>
        <w:rPr>
          <w:rFonts w:ascii="Fb Fontext" w:hAnsi="Fb Fontext" w:cs="Guttman Vilna"/>
          <w:b/>
          <w:bCs/>
          <w:rtl/>
        </w:rPr>
      </w:pPr>
      <w:r w:rsidRPr="00C35A2C">
        <w:rPr>
          <w:rFonts w:ascii="Fb Fontext" w:hAnsi="Fb Fontext"/>
          <w:rtl/>
        </w:rPr>
        <w:t xml:space="preserve">נתן צרור </w:t>
      </w:r>
      <w:r w:rsidR="0031396D">
        <w:rPr>
          <w:rFonts w:ascii="Fb Fontext" w:hAnsi="Fb Fontext"/>
          <w:rtl/>
        </w:rPr>
        <w:t>–</w:t>
      </w:r>
      <w:r w:rsidRPr="00C35A2C">
        <w:rPr>
          <w:rFonts w:ascii="Fb Fontext" w:hAnsi="Fb Fontext"/>
          <w:rtl/>
        </w:rPr>
        <w:t xml:space="preserve"> </w:t>
      </w:r>
      <w:r w:rsidR="0031396D">
        <w:rPr>
          <w:rFonts w:ascii="Fb Fontext" w:hAnsi="Fb Fontext" w:hint="cs"/>
          <w:rtl/>
        </w:rPr>
        <w:t xml:space="preserve">הצמיד המים </w:t>
      </w:r>
      <w:r w:rsidR="0031396D" w:rsidRPr="0031396D">
        <w:rPr>
          <w:rStyle w:val="afffff0"/>
          <w:rFonts w:hint="cs"/>
          <w:rtl/>
        </w:rPr>
        <w:t>שלא יי</w:t>
      </w:r>
      <w:r w:rsidR="0031396D">
        <w:rPr>
          <w:rStyle w:val="afffff0"/>
          <w:rFonts w:hint="cs"/>
          <w:rtl/>
        </w:rPr>
        <w:t>צ</w:t>
      </w:r>
      <w:r w:rsidR="0031396D" w:rsidRPr="0031396D">
        <w:rPr>
          <w:rStyle w:val="afffff0"/>
          <w:rFonts w:hint="cs"/>
          <w:rtl/>
        </w:rPr>
        <w:t>או</w:t>
      </w:r>
      <w:r w:rsidRPr="00C35A2C">
        <w:rPr>
          <w:rFonts w:ascii="Fb Fontext" w:hAnsi="Fb Fontext"/>
          <w:rtl/>
        </w:rPr>
        <w:t>, נטל צרור - וארוח לה מיא.</w:t>
      </w:r>
    </w:p>
    <w:p w14:paraId="39A168AD" w14:textId="77777777" w:rsidR="00AC0AF5" w:rsidRPr="00C35A2C" w:rsidRDefault="00AC0AF5" w:rsidP="00982F98">
      <w:pPr>
        <w:pStyle w:val="affe"/>
        <w:framePr w:wrap="around"/>
        <w:rPr>
          <w:rtl/>
        </w:rPr>
      </w:pPr>
      <w:r w:rsidRPr="00C35A2C">
        <w:rPr>
          <w:rtl/>
        </w:rPr>
        <w:t>נג:</w:t>
      </w:r>
    </w:p>
    <w:p w14:paraId="31862090" w14:textId="77777777" w:rsidR="0031396D" w:rsidRDefault="00AC0AF5" w:rsidP="0031396D">
      <w:pPr>
        <w:pStyle w:val="affff9"/>
        <w:rPr>
          <w:rtl/>
        </w:rPr>
      </w:pPr>
      <w:r w:rsidRPr="00C35A2C">
        <w:rPr>
          <w:rtl/>
        </w:rPr>
        <w:t xml:space="preserve">שתי שדות ומצר אחד ביניהן, </w:t>
      </w:r>
    </w:p>
    <w:p w14:paraId="37764BD3" w14:textId="77777777" w:rsidR="0031396D" w:rsidRPr="0031396D" w:rsidRDefault="0031396D" w:rsidP="0031396D">
      <w:pPr>
        <w:pStyle w:val="36"/>
        <w:framePr w:wrap="notBeside"/>
        <w:rPr>
          <w:rtl/>
        </w:rPr>
      </w:pPr>
      <w:r w:rsidRPr="0031396D">
        <w:rPr>
          <w:rtl/>
        </w:rPr>
        <w:t xml:space="preserve">רב אסי </w:t>
      </w:r>
      <w:r w:rsidRPr="0031396D">
        <w:rPr>
          <w:rFonts w:hint="cs"/>
          <w:rtl/>
        </w:rPr>
        <w:t>מרי</w:t>
      </w:r>
      <w:r w:rsidRPr="0031396D">
        <w:rPr>
          <w:rtl/>
        </w:rPr>
        <w:t>"</w:t>
      </w:r>
      <w:r w:rsidRPr="0031396D">
        <w:rPr>
          <w:rFonts w:hint="cs"/>
          <w:rtl/>
        </w:rPr>
        <w:t>ו</w:t>
      </w:r>
      <w:r w:rsidRPr="0031396D">
        <w:rPr>
          <w:rtl/>
        </w:rPr>
        <w:t>:</w:t>
      </w:r>
    </w:p>
    <w:p w14:paraId="00398EFE" w14:textId="47FFB2AC" w:rsidR="00AC0AF5" w:rsidRDefault="00AC0AF5" w:rsidP="00AC0AF5">
      <w:pPr>
        <w:rPr>
          <w:rFonts w:ascii="Fb Fontext" w:hAnsi="Fb Fontext"/>
          <w:sz w:val="32"/>
          <w:rtl/>
        </w:rPr>
      </w:pPr>
      <w:r w:rsidRPr="00C35A2C">
        <w:rPr>
          <w:rFonts w:ascii="Fb Fontext" w:hAnsi="Fb Fontext"/>
          <w:sz w:val="32"/>
          <w:rtl/>
        </w:rPr>
        <w:t>החזיק באחת מהן לקנותה - קנאה.</w:t>
      </w:r>
    </w:p>
    <w:p w14:paraId="3579B0A3" w14:textId="77777777" w:rsidR="0031396D" w:rsidRDefault="00AC0AF5" w:rsidP="00AC0AF5">
      <w:pPr>
        <w:rPr>
          <w:rFonts w:ascii="Fb Fontext" w:hAnsi="Fb Fontext"/>
          <w:rtl/>
        </w:rPr>
      </w:pPr>
      <w:r w:rsidRPr="00C35A2C">
        <w:rPr>
          <w:rFonts w:ascii="Fb Fontext" w:hAnsi="Fb Fontext"/>
          <w:rtl/>
        </w:rPr>
        <w:t xml:space="preserve">לקנות אותה ואת חברתה - אותה קנה, חברתה לא קנה. </w:t>
      </w:r>
    </w:p>
    <w:p w14:paraId="3B2F4718" w14:textId="761C446B" w:rsidR="00AC0AF5" w:rsidRPr="00C35A2C" w:rsidRDefault="00AC0AF5" w:rsidP="00AC0AF5">
      <w:pPr>
        <w:rPr>
          <w:rFonts w:ascii="Fb Fontext" w:hAnsi="Fb Fontext"/>
          <w:rtl/>
        </w:rPr>
      </w:pPr>
      <w:r w:rsidRPr="00C35A2C">
        <w:rPr>
          <w:rFonts w:ascii="Fb Fontext" w:hAnsi="Fb Fontext"/>
          <w:rtl/>
        </w:rPr>
        <w:t>לקנות את חברתה - אף אותה לא קנה.</w:t>
      </w:r>
    </w:p>
    <w:p w14:paraId="63019EDE" w14:textId="77777777" w:rsidR="0031396D" w:rsidRPr="0031396D" w:rsidRDefault="00AC0AF5" w:rsidP="0031396D">
      <w:pPr>
        <w:pStyle w:val="36"/>
        <w:framePr w:wrap="notBeside"/>
        <w:rPr>
          <w:rtl/>
        </w:rPr>
      </w:pPr>
      <w:r w:rsidRPr="0031396D">
        <w:rPr>
          <w:rtl/>
        </w:rPr>
        <w:t>•</w:t>
      </w:r>
      <w:r w:rsidRPr="0031396D">
        <w:rPr>
          <w:rFonts w:hint="cs"/>
          <w:rtl/>
        </w:rPr>
        <w:t xml:space="preserve"> </w:t>
      </w:r>
      <w:r w:rsidRPr="0031396D">
        <w:rPr>
          <w:rtl/>
        </w:rPr>
        <w:t>בעי ר"</w:t>
      </w:r>
      <w:r w:rsidRPr="0031396D">
        <w:rPr>
          <w:rFonts w:hint="cs"/>
          <w:rtl/>
        </w:rPr>
        <w:t>ז</w:t>
      </w:r>
      <w:r w:rsidRPr="0031396D">
        <w:rPr>
          <w:rtl/>
        </w:rPr>
        <w:t>:</w:t>
      </w:r>
    </w:p>
    <w:p w14:paraId="1FC72CA1" w14:textId="4CB20FB6" w:rsidR="00AC0AF5" w:rsidRPr="0031396D" w:rsidRDefault="00AC0AF5" w:rsidP="00AC0AF5">
      <w:pPr>
        <w:rPr>
          <w:rFonts w:ascii="Fb Fontext" w:hAnsi="Fb Fontext"/>
          <w:b/>
          <w:bCs/>
          <w:rtl/>
        </w:rPr>
      </w:pPr>
      <w:r w:rsidRPr="0031396D">
        <w:rPr>
          <w:rFonts w:ascii="Fb Fontext" w:hAnsi="Fb Fontext"/>
          <w:b/>
          <w:bCs/>
          <w:rtl/>
        </w:rPr>
        <w:t>החזיק באחת מהן לקנות אותה ואת המצר ואת חברתה, מהו?</w:t>
      </w:r>
    </w:p>
    <w:p w14:paraId="3707D43C" w14:textId="418B53D2" w:rsidR="00AC0AF5" w:rsidRPr="00C35A2C" w:rsidRDefault="0031396D" w:rsidP="0031396D">
      <w:pPr>
        <w:rPr>
          <w:rFonts w:ascii="Fb Fontext" w:hAnsi="Fb Fontext"/>
          <w:rtl/>
        </w:rPr>
      </w:pPr>
      <w:r>
        <w:rPr>
          <w:rFonts w:ascii="Fb Fontext" w:hAnsi="Fb Fontext" w:hint="cs"/>
          <w:rtl/>
        </w:rPr>
        <w:t xml:space="preserve">אי </w:t>
      </w:r>
      <w:r w:rsidR="00AC0AF5" w:rsidRPr="00C35A2C">
        <w:rPr>
          <w:rFonts w:ascii="Fb Fontext" w:hAnsi="Fb Fontext"/>
          <w:rtl/>
        </w:rPr>
        <w:t xml:space="preserve">מצר דארעא חד הוא וקני, </w:t>
      </w:r>
      <w:r w:rsidR="00AC0AF5" w:rsidRPr="0081371E">
        <w:rPr>
          <w:rStyle w:val="afff8"/>
          <w:rtl/>
        </w:rPr>
        <w:t>או</w:t>
      </w:r>
      <w:r w:rsidR="00AC0AF5" w:rsidRPr="00C35A2C">
        <w:rPr>
          <w:rFonts w:ascii="Fb Fontext" w:hAnsi="Fb Fontext"/>
          <w:rtl/>
        </w:rPr>
        <w:t xml:space="preserve"> </w:t>
      </w:r>
      <w:r>
        <w:rPr>
          <w:rFonts w:ascii="Fb Fontext" w:hAnsi="Fb Fontext" w:hint="cs"/>
          <w:rtl/>
        </w:rPr>
        <w:t xml:space="preserve">כל אחד עומד לחודו </w:t>
      </w:r>
      <w:r>
        <w:rPr>
          <w:rFonts w:ascii="Fb Fontext" w:hAnsi="Fb Fontext"/>
          <w:rtl/>
        </w:rPr>
        <w:t>–</w:t>
      </w:r>
      <w:r>
        <w:rPr>
          <w:rFonts w:ascii="Fb Fontext" w:hAnsi="Fb Fontext" w:hint="cs"/>
          <w:rtl/>
        </w:rPr>
        <w:t xml:space="preserve"> </w:t>
      </w:r>
      <w:r w:rsidRPr="0031396D">
        <w:rPr>
          <w:rFonts w:ascii="Fb Fontext" w:hAnsi="Fb Fontext" w:hint="cs"/>
          <w:b/>
          <w:bCs/>
          <w:rtl/>
        </w:rPr>
        <w:t>תיקו</w:t>
      </w:r>
      <w:r>
        <w:rPr>
          <w:rFonts w:ascii="Fb Fontext" w:hAnsi="Fb Fontext" w:hint="cs"/>
          <w:rtl/>
        </w:rPr>
        <w:t xml:space="preserve"> </w:t>
      </w:r>
    </w:p>
    <w:p w14:paraId="41196942" w14:textId="1840366B" w:rsidR="0031396D" w:rsidRPr="0031396D" w:rsidRDefault="00AC0AF5" w:rsidP="0031396D">
      <w:pPr>
        <w:pStyle w:val="36"/>
        <w:framePr w:wrap="notBeside"/>
        <w:rPr>
          <w:rtl/>
        </w:rPr>
      </w:pPr>
      <w:r w:rsidRPr="0031396D">
        <w:rPr>
          <w:rtl/>
        </w:rPr>
        <w:t>בעי ר"</w:t>
      </w:r>
      <w:r w:rsidRPr="0031396D">
        <w:rPr>
          <w:rFonts w:hint="cs"/>
          <w:rtl/>
        </w:rPr>
        <w:t>א</w:t>
      </w:r>
      <w:r w:rsidRPr="0031396D">
        <w:rPr>
          <w:rtl/>
        </w:rPr>
        <w:t>:</w:t>
      </w:r>
    </w:p>
    <w:p w14:paraId="4265E108" w14:textId="0EA5AA01" w:rsidR="00AC0AF5" w:rsidRPr="0031396D" w:rsidRDefault="00AC0AF5" w:rsidP="00AC0AF5">
      <w:pPr>
        <w:rPr>
          <w:rFonts w:ascii="Fb Fontext" w:hAnsi="Fb Fontext"/>
          <w:b/>
          <w:bCs/>
          <w:rtl/>
        </w:rPr>
      </w:pPr>
      <w:r w:rsidRPr="0031396D">
        <w:rPr>
          <w:rFonts w:ascii="Fb Fontext" w:hAnsi="Fb Fontext"/>
          <w:b/>
          <w:bCs/>
          <w:rtl/>
        </w:rPr>
        <w:t>החזיק במצר לקנות שתיהן, מהו?</w:t>
      </w:r>
    </w:p>
    <w:p w14:paraId="6ED7DA3D" w14:textId="43E4072F" w:rsidR="0031396D" w:rsidRPr="00C35A2C" w:rsidRDefault="0031396D" w:rsidP="0031396D">
      <w:pPr>
        <w:rPr>
          <w:rFonts w:ascii="Fb Fontext" w:hAnsi="Fb Fontext"/>
          <w:rtl/>
        </w:rPr>
      </w:pPr>
      <w:r>
        <w:rPr>
          <w:rFonts w:ascii="Fb Fontext" w:hAnsi="Fb Fontext" w:hint="cs"/>
          <w:rtl/>
        </w:rPr>
        <w:t xml:space="preserve">אי </w:t>
      </w:r>
      <w:r w:rsidR="00AC0AF5" w:rsidRPr="00C35A2C">
        <w:rPr>
          <w:rFonts w:ascii="Fb Fontext" w:hAnsi="Fb Fontext"/>
          <w:rtl/>
        </w:rPr>
        <w:t xml:space="preserve">מצר אפסרא דארעא הוא וקני, </w:t>
      </w:r>
      <w:r w:rsidR="00AC0AF5" w:rsidRPr="0081371E">
        <w:rPr>
          <w:rStyle w:val="afff8"/>
          <w:rtl/>
        </w:rPr>
        <w:t>א</w:t>
      </w:r>
      <w:r>
        <w:rPr>
          <w:rStyle w:val="afff8"/>
          <w:rFonts w:hint="cs"/>
          <w:rtl/>
        </w:rPr>
        <w:t xml:space="preserve">ו </w:t>
      </w:r>
      <w:r>
        <w:rPr>
          <w:rFonts w:ascii="Fb Fontext" w:hAnsi="Fb Fontext" w:hint="cs"/>
          <w:rtl/>
        </w:rPr>
        <w:t>כל אחד עומד לחודו</w:t>
      </w:r>
      <w:r w:rsidR="00AC0AF5" w:rsidRPr="00C35A2C">
        <w:rPr>
          <w:rFonts w:ascii="Fb Fontext" w:hAnsi="Fb Fontext"/>
          <w:rtl/>
        </w:rPr>
        <w:t xml:space="preserve">? </w:t>
      </w:r>
      <w:r w:rsidR="00AC0AF5" w:rsidRPr="0081371E">
        <w:rPr>
          <w:rStyle w:val="afff8"/>
          <w:rtl/>
        </w:rPr>
        <w:t>תיקו</w:t>
      </w:r>
      <w:r w:rsidR="00AC0AF5" w:rsidRPr="00C35A2C">
        <w:rPr>
          <w:rFonts w:ascii="Fb Fontext" w:hAnsi="Fb Fontext"/>
          <w:rtl/>
        </w:rPr>
        <w:t>.</w:t>
      </w:r>
    </w:p>
    <w:p w14:paraId="040CC640" w14:textId="77777777" w:rsidR="0031396D" w:rsidRDefault="00AC0AF5" w:rsidP="0031396D">
      <w:pPr>
        <w:pStyle w:val="affff9"/>
        <w:rPr>
          <w:rtl/>
        </w:rPr>
      </w:pPr>
      <w:r w:rsidRPr="00C35A2C">
        <w:rPr>
          <w:rtl/>
        </w:rPr>
        <w:t xml:space="preserve">שני בתים זה לפנים מזה, </w:t>
      </w:r>
    </w:p>
    <w:p w14:paraId="21D689EA" w14:textId="77777777" w:rsidR="0031396D" w:rsidRPr="0031396D" w:rsidRDefault="0031396D" w:rsidP="0031396D">
      <w:pPr>
        <w:pStyle w:val="36"/>
        <w:framePr w:wrap="notBeside"/>
        <w:rPr>
          <w:rtl/>
        </w:rPr>
      </w:pPr>
      <w:r w:rsidRPr="0031396D">
        <w:rPr>
          <w:rFonts w:hint="cs"/>
          <w:rtl/>
        </w:rPr>
        <w:t>ר</w:t>
      </w:r>
      <w:r w:rsidRPr="0031396D">
        <w:rPr>
          <w:rtl/>
        </w:rPr>
        <w:t>"</w:t>
      </w:r>
      <w:r w:rsidRPr="0031396D">
        <w:rPr>
          <w:rFonts w:hint="cs"/>
          <w:rtl/>
        </w:rPr>
        <w:t>נ מרב</w:t>
      </w:r>
      <w:r w:rsidRPr="0031396D">
        <w:rPr>
          <w:rtl/>
        </w:rPr>
        <w:t>"</w:t>
      </w:r>
      <w:r w:rsidRPr="0031396D">
        <w:rPr>
          <w:rFonts w:hint="cs"/>
          <w:rtl/>
        </w:rPr>
        <w:t>א</w:t>
      </w:r>
      <w:r w:rsidRPr="0031396D">
        <w:rPr>
          <w:rtl/>
        </w:rPr>
        <w:t>:</w:t>
      </w:r>
    </w:p>
    <w:p w14:paraId="3C601EFC" w14:textId="03691A87" w:rsidR="00AC0AF5" w:rsidRPr="0031396D" w:rsidRDefault="00AC0AF5" w:rsidP="0031396D">
      <w:pPr>
        <w:rPr>
          <w:rtl/>
        </w:rPr>
      </w:pPr>
      <w:r w:rsidRPr="0031396D">
        <w:rPr>
          <w:rtl/>
        </w:rPr>
        <w:t>החזיק בחיצון לקנותו - קנאו,</w:t>
      </w:r>
    </w:p>
    <w:p w14:paraId="2EF10F8E" w14:textId="77777777" w:rsidR="0031396D" w:rsidRDefault="00AC0AF5" w:rsidP="00AC0AF5">
      <w:pPr>
        <w:rPr>
          <w:rFonts w:ascii="Fb Fontext" w:hAnsi="Fb Fontext"/>
          <w:spacing w:val="-2"/>
          <w:rtl/>
        </w:rPr>
      </w:pPr>
      <w:r w:rsidRPr="006765C4">
        <w:rPr>
          <w:rFonts w:ascii="Fb Fontext" w:hAnsi="Fb Fontext"/>
          <w:spacing w:val="-2"/>
          <w:rtl/>
        </w:rPr>
        <w:t xml:space="preserve">לקנות אותו ואת הפנימי - חיצון קנה, פנימי לא קנה, </w:t>
      </w:r>
    </w:p>
    <w:p w14:paraId="4E916C62" w14:textId="39DEAF1F" w:rsidR="00AC0AF5" w:rsidRPr="006765C4" w:rsidRDefault="00AC0AF5" w:rsidP="00AC0AF5">
      <w:pPr>
        <w:rPr>
          <w:rFonts w:ascii="Fb Fontext" w:hAnsi="Fb Fontext"/>
          <w:spacing w:val="-2"/>
          <w:rtl/>
        </w:rPr>
      </w:pPr>
      <w:r w:rsidRPr="006765C4">
        <w:rPr>
          <w:rFonts w:ascii="Fb Fontext" w:hAnsi="Fb Fontext"/>
          <w:spacing w:val="-2"/>
          <w:rtl/>
        </w:rPr>
        <w:t>לקנות את הפנימי - אף חיצון נמי לא קנה.</w:t>
      </w:r>
    </w:p>
    <w:p w14:paraId="3BF7C657" w14:textId="77777777" w:rsidR="00AC0AF5" w:rsidRPr="00C35A2C" w:rsidRDefault="00AC0AF5" w:rsidP="00AC0AF5">
      <w:pPr>
        <w:rPr>
          <w:rFonts w:ascii="Fb Fontext" w:hAnsi="Fb Fontext"/>
          <w:rtl/>
        </w:rPr>
      </w:pPr>
      <w:r w:rsidRPr="00C35A2C">
        <w:rPr>
          <w:rFonts w:ascii="Fb Fontext" w:hAnsi="Fb Fontext"/>
          <w:rtl/>
        </w:rPr>
        <w:t>החזיק בפנימי לקנות</w:t>
      </w:r>
      <w:r w:rsidRPr="00C35A2C">
        <w:rPr>
          <w:rFonts w:ascii="Fb Fontext" w:hAnsi="Fb Fontext" w:hint="cs"/>
          <w:rtl/>
        </w:rPr>
        <w:t>ו</w:t>
      </w:r>
      <w:r w:rsidRPr="00C35A2C">
        <w:rPr>
          <w:rFonts w:ascii="Fb Fontext" w:hAnsi="Fb Fontext"/>
          <w:rtl/>
        </w:rPr>
        <w:t xml:space="preserve"> קנאו, לקנות אותו ואת החיצון קנה שניהן, לקנות את החיצון אף פנימי לא קנה.</w:t>
      </w:r>
    </w:p>
    <w:p w14:paraId="264BD0A1" w14:textId="77777777" w:rsidR="0031396D" w:rsidRPr="0031396D" w:rsidRDefault="00AC0AF5" w:rsidP="0031396D">
      <w:pPr>
        <w:pStyle w:val="36"/>
        <w:framePr w:wrap="notBeside"/>
        <w:rPr>
          <w:rtl/>
        </w:rPr>
      </w:pPr>
      <w:r w:rsidRPr="0031396D">
        <w:rPr>
          <w:rFonts w:hint="cs"/>
          <w:rtl/>
        </w:rPr>
        <w:t>רנמרב</w:t>
      </w:r>
      <w:r w:rsidRPr="0031396D">
        <w:rPr>
          <w:rtl/>
        </w:rPr>
        <w:t>"</w:t>
      </w:r>
      <w:r w:rsidRPr="0031396D">
        <w:rPr>
          <w:rFonts w:hint="cs"/>
          <w:rtl/>
        </w:rPr>
        <w:t>א</w:t>
      </w:r>
      <w:r w:rsidRPr="0031396D">
        <w:rPr>
          <w:rtl/>
        </w:rPr>
        <w:t>:</w:t>
      </w:r>
    </w:p>
    <w:p w14:paraId="07BEF64A" w14:textId="3C872121" w:rsidR="00AC0AF5" w:rsidRPr="00C35A2C" w:rsidRDefault="00AC0AF5" w:rsidP="009F05DD">
      <w:pPr>
        <w:rPr>
          <w:rFonts w:ascii="Fb Fontext" w:hAnsi="Fb Fontext" w:cs="Guttman Vilna"/>
          <w:b/>
          <w:bCs/>
          <w:sz w:val="32"/>
          <w:rtl/>
        </w:rPr>
      </w:pPr>
      <w:r w:rsidRPr="009F05DD">
        <w:rPr>
          <w:rFonts w:ascii="Fb Fontext" w:hAnsi="Fb Fontext"/>
          <w:b/>
          <w:bCs/>
          <w:sz w:val="32"/>
          <w:rtl/>
        </w:rPr>
        <w:t>הבונה</w:t>
      </w:r>
      <w:r w:rsidRPr="00C35A2C">
        <w:rPr>
          <w:rFonts w:ascii="Fb Fontext" w:hAnsi="Fb Fontext"/>
          <w:sz w:val="32"/>
          <w:rtl/>
        </w:rPr>
        <w:t xml:space="preserve"> פלטרין גדולים בנכסי הגר, ובא אחר והעמיד להן דלתות קנה.</w:t>
      </w:r>
      <w:r w:rsidR="009F05DD">
        <w:rPr>
          <w:rFonts w:ascii="Fb Fontext" w:hAnsi="Fb Fontext" w:hint="cs"/>
          <w:sz w:val="32"/>
          <w:rtl/>
        </w:rPr>
        <w:t xml:space="preserve">  </w:t>
      </w:r>
      <w:r w:rsidRPr="00C35A2C">
        <w:rPr>
          <w:rFonts w:ascii="Fb Fontext" w:hAnsi="Fb Fontext" w:hint="cs"/>
          <w:sz w:val="32"/>
          <w:rtl/>
        </w:rPr>
        <w:t>- ד</w:t>
      </w:r>
      <w:r w:rsidRPr="00C35A2C">
        <w:rPr>
          <w:rFonts w:ascii="Fb Fontext" w:hAnsi="Fb Fontext"/>
          <w:sz w:val="32"/>
          <w:rtl/>
        </w:rPr>
        <w:t>לבני בעלמא הוא דאפיך.</w:t>
      </w:r>
    </w:p>
    <w:p w14:paraId="44111658" w14:textId="77777777" w:rsidR="009F05DD" w:rsidRPr="009F05DD" w:rsidRDefault="00AC0AF5" w:rsidP="009F05DD">
      <w:pPr>
        <w:pStyle w:val="36"/>
        <w:framePr w:wrap="notBeside"/>
        <w:rPr>
          <w:rtl/>
        </w:rPr>
      </w:pPr>
      <w:r w:rsidRPr="009F05DD">
        <w:rPr>
          <w:rFonts w:hint="cs"/>
          <w:rtl/>
        </w:rPr>
        <w:t>רדב</w:t>
      </w:r>
      <w:r w:rsidRPr="009F05DD">
        <w:rPr>
          <w:rtl/>
        </w:rPr>
        <w:t>"</w:t>
      </w:r>
      <w:r w:rsidRPr="009F05DD">
        <w:rPr>
          <w:rFonts w:hint="cs"/>
          <w:rtl/>
        </w:rPr>
        <w:t>י מר</w:t>
      </w:r>
      <w:r w:rsidRPr="009F05DD">
        <w:rPr>
          <w:rtl/>
        </w:rPr>
        <w:t>"</w:t>
      </w:r>
      <w:r w:rsidRPr="009F05DD">
        <w:rPr>
          <w:rFonts w:hint="cs"/>
          <w:rtl/>
        </w:rPr>
        <w:t>א</w:t>
      </w:r>
      <w:r w:rsidRPr="009F05DD">
        <w:rPr>
          <w:rtl/>
        </w:rPr>
        <w:t>:</w:t>
      </w:r>
    </w:p>
    <w:p w14:paraId="43FB213E" w14:textId="30F9C8A6" w:rsidR="00AC0AF5" w:rsidRPr="00C35A2C" w:rsidRDefault="00AC0AF5" w:rsidP="00AC0AF5">
      <w:pPr>
        <w:rPr>
          <w:rFonts w:ascii="Fb Fontext" w:hAnsi="Fb Fontext"/>
          <w:rtl/>
        </w:rPr>
      </w:pPr>
      <w:r w:rsidRPr="009F05DD">
        <w:rPr>
          <w:rFonts w:ascii="Fb Fontext" w:hAnsi="Fb Fontext"/>
          <w:b/>
          <w:bCs/>
          <w:rtl/>
        </w:rPr>
        <w:t>המוצא</w:t>
      </w:r>
      <w:r w:rsidRPr="00C35A2C">
        <w:rPr>
          <w:rFonts w:ascii="Fb Fontext" w:hAnsi="Fb Fontext"/>
          <w:rtl/>
        </w:rPr>
        <w:t xml:space="preserve"> פלטרין בנכסי הגר, וסד בהן סיוד אחד או כיור אחד - קנאן.</w:t>
      </w:r>
      <w:r w:rsidRPr="00C35A2C">
        <w:rPr>
          <w:rFonts w:ascii="Fb Fontext" w:hAnsi="Fb Fontext" w:hint="cs"/>
          <w:rtl/>
        </w:rPr>
        <w:t xml:space="preserve"> אמה וכנגד הפתח</w:t>
      </w:r>
    </w:p>
    <w:p w14:paraId="75EF077B" w14:textId="77777777" w:rsidR="009F05DD" w:rsidRPr="009F05DD" w:rsidRDefault="00AC0AF5" w:rsidP="009F05DD">
      <w:pPr>
        <w:pStyle w:val="36"/>
        <w:framePr w:wrap="notBeside"/>
        <w:rPr>
          <w:rtl/>
        </w:rPr>
      </w:pPr>
      <w:r w:rsidRPr="009F05DD">
        <w:rPr>
          <w:rtl/>
        </w:rPr>
        <w:t>רב עמרם:</w:t>
      </w:r>
    </w:p>
    <w:p w14:paraId="14370F62" w14:textId="417BD2ED" w:rsidR="00AC0AF5" w:rsidRPr="00C35A2C" w:rsidRDefault="009F05DD" w:rsidP="00AC0AF5">
      <w:pPr>
        <w:rPr>
          <w:rFonts w:ascii="Fb Fontext" w:hAnsi="Fb Fontext"/>
          <w:rtl/>
        </w:rPr>
      </w:pPr>
      <w:r w:rsidRPr="009F05DD">
        <w:rPr>
          <w:rStyle w:val="affffe"/>
          <w:rFonts w:hint="cs"/>
          <w:rtl/>
        </w:rPr>
        <w:t xml:space="preserve">דבר זה </w:t>
      </w:r>
      <w:r w:rsidR="00AC0AF5" w:rsidRPr="009F05DD">
        <w:rPr>
          <w:rStyle w:val="affffe"/>
          <w:rtl/>
        </w:rPr>
        <w:t>א"</w:t>
      </w:r>
      <w:r w:rsidR="00AC0AF5" w:rsidRPr="009F05DD">
        <w:rPr>
          <w:rStyle w:val="affffe"/>
          <w:rFonts w:hint="cs"/>
          <w:rtl/>
        </w:rPr>
        <w:t>ל ר</w:t>
      </w:r>
      <w:r w:rsidR="00AC0AF5" w:rsidRPr="009F05DD">
        <w:rPr>
          <w:rStyle w:val="affffe"/>
          <w:rtl/>
        </w:rPr>
        <w:t>"</w:t>
      </w:r>
      <w:r w:rsidR="00AC0AF5" w:rsidRPr="009F05DD">
        <w:rPr>
          <w:rStyle w:val="affffe"/>
          <w:rFonts w:hint="cs"/>
          <w:rtl/>
        </w:rPr>
        <w:t>ש</w:t>
      </w:r>
      <w:r w:rsidR="00AC0AF5" w:rsidRPr="00C35A2C">
        <w:rPr>
          <w:rFonts w:ascii="Fb Fontext" w:hAnsi="Fb Fontext" w:hint="cs"/>
          <w:sz w:val="32"/>
          <w:rtl/>
        </w:rPr>
        <w:t xml:space="preserve"> והאיר עיננו ממתני</w:t>
      </w:r>
      <w:r w:rsidR="00AC0AF5" w:rsidRPr="00F10693">
        <w:rPr>
          <w:rFonts w:hint="cs"/>
          <w:rtl/>
        </w:rPr>
        <w:t xml:space="preserve">' </w:t>
      </w:r>
      <w:r w:rsidR="00AC0AF5" w:rsidRPr="00C35A2C">
        <w:rPr>
          <w:rFonts w:ascii="Fb Fontext" w:hAnsi="Fb Fontext" w:hint="cs"/>
          <w:sz w:val="32"/>
          <w:rtl/>
        </w:rPr>
        <w:t>ד</w:t>
      </w:r>
      <w:r w:rsidR="00AC0AF5" w:rsidRPr="00C35A2C">
        <w:rPr>
          <w:rFonts w:ascii="Fb Fontext" w:hAnsi="Fb Fontext"/>
          <w:sz w:val="32"/>
          <w:rtl/>
        </w:rPr>
        <w:t>המציע מצעות בנכסי הגר - קנה.</w:t>
      </w:r>
    </w:p>
    <w:p w14:paraId="1F55DD7F" w14:textId="77777777" w:rsidR="00AC0AF5" w:rsidRDefault="00AC0AF5" w:rsidP="00AC0AF5">
      <w:pPr>
        <w:rPr>
          <w:rFonts w:ascii="Fb Fontext" w:hAnsi="Fb Fontext"/>
          <w:rtl/>
        </w:rPr>
      </w:pPr>
      <w:r w:rsidRPr="00C35A2C">
        <w:rPr>
          <w:rFonts w:ascii="Fb Fontext" w:hAnsi="Fb Fontext"/>
          <w:rtl/>
        </w:rPr>
        <w:t>ו</w:t>
      </w:r>
      <w:r w:rsidRPr="00C35A2C">
        <w:rPr>
          <w:rFonts w:ascii="Fb Fontext" w:hAnsi="Fb Fontext" w:hint="cs"/>
          <w:rtl/>
        </w:rPr>
        <w:t>האיר ענינו ד</w:t>
      </w:r>
      <w:r w:rsidRPr="00F10693">
        <w:rPr>
          <w:rFonts w:hint="cs"/>
          <w:rtl/>
        </w:rPr>
        <w:t>'</w:t>
      </w:r>
      <w:r w:rsidRPr="00F10693">
        <w:rPr>
          <w:rtl/>
        </w:rPr>
        <w:t>כ</w:t>
      </w:r>
      <w:r w:rsidRPr="00C35A2C">
        <w:rPr>
          <w:rFonts w:ascii="Fb Fontext" w:hAnsi="Fb Fontext"/>
          <w:rtl/>
        </w:rPr>
        <w:t>יצד בחזקה? נעל לו מנעלו, או התיר לו מנעלו, או שהוליך כליו אחריו לבית המרחץ, והפשיטו, והרחיצו, סכו, גרדו, והלבישו, והנעילו, והגביהו - קנאו.</w:t>
      </w:r>
    </w:p>
    <w:p w14:paraId="4908E08C" w14:textId="77777777" w:rsidR="009F05DD" w:rsidRPr="009F05DD" w:rsidRDefault="00AC0AF5" w:rsidP="009F05DD">
      <w:pPr>
        <w:pStyle w:val="36"/>
        <w:framePr w:wrap="notBeside"/>
        <w:rPr>
          <w:rtl/>
        </w:rPr>
      </w:pPr>
      <w:r w:rsidRPr="009F05DD">
        <w:rPr>
          <w:rtl/>
        </w:rPr>
        <w:t>• אר"ש:</w:t>
      </w:r>
    </w:p>
    <w:p w14:paraId="3C1F2223" w14:textId="62C1488C" w:rsidR="00AC0AF5" w:rsidRPr="00C35A2C" w:rsidRDefault="00AC0AF5" w:rsidP="00AC0AF5">
      <w:pPr>
        <w:rPr>
          <w:rFonts w:ascii="Fb Fontext" w:hAnsi="Fb Fontext"/>
          <w:rtl/>
        </w:rPr>
      </w:pPr>
      <w:r w:rsidRPr="00C35A2C">
        <w:rPr>
          <w:rFonts w:ascii="Fb Fontext" w:hAnsi="Fb Fontext"/>
          <w:rtl/>
        </w:rPr>
        <w:t>לא תהא חזקה גדולה מהגבהה, שהגבהה קונה בכל מקום.</w:t>
      </w:r>
    </w:p>
    <w:p w14:paraId="47DF4770" w14:textId="77777777" w:rsidR="009F05DD" w:rsidRPr="009F05DD" w:rsidRDefault="00AC0AF5" w:rsidP="009F05DD">
      <w:pPr>
        <w:pStyle w:val="36"/>
        <w:framePr w:wrap="notBeside"/>
        <w:rPr>
          <w:rtl/>
        </w:rPr>
      </w:pPr>
      <w:r w:rsidRPr="009F05DD">
        <w:rPr>
          <w:rFonts w:hint="cs"/>
          <w:rtl/>
        </w:rPr>
        <w:t>וה</w:t>
      </w:r>
      <w:r w:rsidRPr="009F05DD">
        <w:rPr>
          <w:rtl/>
        </w:rPr>
        <w:t>"</w:t>
      </w:r>
      <w:r w:rsidRPr="009F05DD">
        <w:rPr>
          <w:rFonts w:hint="cs"/>
          <w:rtl/>
        </w:rPr>
        <w:t>ק</w:t>
      </w:r>
      <w:r w:rsidRPr="009F05DD">
        <w:rPr>
          <w:rtl/>
        </w:rPr>
        <w:t>:</w:t>
      </w:r>
    </w:p>
    <w:p w14:paraId="116D59C1" w14:textId="4AEEC628" w:rsidR="00AC0AF5" w:rsidRDefault="00AC0AF5" w:rsidP="00AC0AF5">
      <w:pPr>
        <w:rPr>
          <w:rFonts w:ascii="Fb Fontext" w:hAnsi="Fb Fontext"/>
          <w:rtl/>
        </w:rPr>
      </w:pPr>
      <w:r w:rsidRPr="00C35A2C">
        <w:rPr>
          <w:rFonts w:ascii="Fb Fontext" w:hAnsi="Fb Fontext"/>
          <w:rtl/>
        </w:rPr>
        <w:t>הגביהו לרבו - קנאו, הגביה רבו לו - לא קנאו.</w:t>
      </w:r>
    </w:p>
    <w:p w14:paraId="2CB3D2F9" w14:textId="77777777" w:rsidR="009F05DD" w:rsidRPr="009F05DD" w:rsidRDefault="00AC0AF5" w:rsidP="009F05DD">
      <w:pPr>
        <w:pStyle w:val="36"/>
        <w:framePr w:wrap="notBeside"/>
        <w:rPr>
          <w:rtl/>
        </w:rPr>
      </w:pPr>
      <w:r w:rsidRPr="009F05DD">
        <w:rPr>
          <w:rtl/>
        </w:rPr>
        <w:t xml:space="preserve">• אר"ש: </w:t>
      </w:r>
    </w:p>
    <w:p w14:paraId="5AF93667" w14:textId="7B0E453E" w:rsidR="00AC0AF5" w:rsidRPr="00C35A2C" w:rsidRDefault="00AC0AF5" w:rsidP="009F05DD">
      <w:pPr>
        <w:rPr>
          <w:rFonts w:ascii="Fb Fontext" w:hAnsi="Fb Fontext" w:cs="Guttman Vilna"/>
          <w:b/>
          <w:bCs/>
        </w:rPr>
      </w:pPr>
      <w:r w:rsidRPr="00C35A2C">
        <w:rPr>
          <w:rFonts w:ascii="Fb Fontext" w:hAnsi="Fb Fontext"/>
          <w:rtl/>
        </w:rPr>
        <w:t>לא תהא חזקה גדולה מהגבהה, שהגבהה קונה בכל מקום.</w:t>
      </w:r>
    </w:p>
    <w:p w14:paraId="7B3D6A8E" w14:textId="77777777" w:rsidR="00AC0AF5" w:rsidRPr="00C35A2C" w:rsidRDefault="00AC0AF5" w:rsidP="00982F98">
      <w:pPr>
        <w:pStyle w:val="affe"/>
        <w:framePr w:wrap="around"/>
        <w:rPr>
          <w:rtl/>
        </w:rPr>
      </w:pPr>
      <w:r w:rsidRPr="00C35A2C">
        <w:rPr>
          <w:rtl/>
        </w:rPr>
        <w:t>נד.</w:t>
      </w:r>
    </w:p>
    <w:p w14:paraId="00D3BEC1" w14:textId="77777777" w:rsidR="008E3F77" w:rsidRDefault="00AC0AF5" w:rsidP="008E3F77">
      <w:pPr>
        <w:pStyle w:val="affff9"/>
        <w:rPr>
          <w:rtl/>
        </w:rPr>
      </w:pPr>
      <w:bookmarkStart w:id="27" w:name="_Hlk174834104"/>
      <w:r w:rsidRPr="00C35A2C">
        <w:rPr>
          <w:rFonts w:hint="cs"/>
          <w:rtl/>
        </w:rPr>
        <w:t xml:space="preserve">הזורק </w:t>
      </w:r>
      <w:r w:rsidRPr="00C35A2C">
        <w:rPr>
          <w:rtl/>
        </w:rPr>
        <w:t>ל</w:t>
      </w:r>
      <w:r w:rsidRPr="00C35A2C">
        <w:rPr>
          <w:rFonts w:hint="cs"/>
          <w:rtl/>
        </w:rPr>
        <w:t xml:space="preserve">פת בנקעי קרקע הגר </w:t>
      </w:r>
    </w:p>
    <w:p w14:paraId="0335D7E3" w14:textId="77777777" w:rsidR="008E3F77" w:rsidRPr="000B1922" w:rsidRDefault="008E3F77" w:rsidP="008E3F77">
      <w:pPr>
        <w:pStyle w:val="36"/>
        <w:framePr w:wrap="notBeside"/>
        <w:rPr>
          <w:rtl/>
        </w:rPr>
      </w:pPr>
      <w:r w:rsidRPr="000B1922">
        <w:rPr>
          <w:rFonts w:hint="cs"/>
          <w:rtl/>
        </w:rPr>
        <w:t>רי</w:t>
      </w:r>
      <w:r w:rsidRPr="000B1922">
        <w:rPr>
          <w:rtl/>
        </w:rPr>
        <w:t>"</w:t>
      </w:r>
      <w:r w:rsidRPr="000B1922">
        <w:rPr>
          <w:rFonts w:hint="cs"/>
          <w:rtl/>
        </w:rPr>
        <w:t>ב מר</w:t>
      </w:r>
      <w:r w:rsidRPr="000B1922">
        <w:rPr>
          <w:rtl/>
        </w:rPr>
        <w:t>"</w:t>
      </w:r>
      <w:r w:rsidRPr="000B1922">
        <w:rPr>
          <w:rFonts w:hint="cs"/>
          <w:rtl/>
        </w:rPr>
        <w:t>י</w:t>
      </w:r>
      <w:r w:rsidRPr="000B1922">
        <w:rPr>
          <w:rtl/>
        </w:rPr>
        <w:t>:</w:t>
      </w:r>
    </w:p>
    <w:p w14:paraId="7E2DB541" w14:textId="0535ED0D" w:rsidR="00AC0AF5" w:rsidRDefault="000B1922" w:rsidP="00AC0AF5">
      <w:pPr>
        <w:rPr>
          <w:rFonts w:ascii="Fb Fontext" w:hAnsi="Fb Fontext"/>
          <w:rtl/>
        </w:rPr>
      </w:pPr>
      <w:r>
        <w:rPr>
          <w:rFonts w:ascii="Fb Fontext" w:hAnsi="Fb Fontext" w:hint="cs"/>
          <w:rtl/>
        </w:rPr>
        <w:t xml:space="preserve">אי''ז </w:t>
      </w:r>
      <w:r w:rsidR="00AC0AF5" w:rsidRPr="00C35A2C">
        <w:rPr>
          <w:rFonts w:ascii="Fb Fontext" w:hAnsi="Fb Fontext" w:hint="cs"/>
          <w:rtl/>
        </w:rPr>
        <w:t>חזקה דבזמן שזרק לא הושבח והשתא ממילא שבח</w:t>
      </w:r>
    </w:p>
    <w:p w14:paraId="308A9696" w14:textId="77777777" w:rsidR="008E3F77" w:rsidRDefault="00AC0AF5" w:rsidP="008E3F77">
      <w:pPr>
        <w:pStyle w:val="affff9"/>
        <w:rPr>
          <w:rtl/>
        </w:rPr>
      </w:pPr>
      <w:r w:rsidRPr="00C414D2">
        <w:rPr>
          <w:rFonts w:hint="cs"/>
          <w:rtl/>
        </w:rPr>
        <w:t xml:space="preserve">המוריד ענפים מן הדקל </w:t>
      </w:r>
    </w:p>
    <w:p w14:paraId="5990FE89" w14:textId="77777777" w:rsidR="008E3F77" w:rsidRPr="000B1922" w:rsidRDefault="008E3F77" w:rsidP="008E3F77">
      <w:pPr>
        <w:pStyle w:val="36"/>
        <w:framePr w:wrap="notBeside"/>
        <w:rPr>
          <w:rtl/>
        </w:rPr>
      </w:pPr>
      <w:r w:rsidRPr="000B1922">
        <w:rPr>
          <w:rtl/>
        </w:rPr>
        <w:t>שמואל:</w:t>
      </w:r>
    </w:p>
    <w:p w14:paraId="725031F4" w14:textId="77777777" w:rsidR="008E3F77" w:rsidRDefault="00AC0AF5" w:rsidP="00AC0AF5">
      <w:pPr>
        <w:rPr>
          <w:rFonts w:ascii="Fb Fontext" w:hAnsi="Fb Fontext"/>
          <w:spacing w:val="-2"/>
          <w:rtl/>
        </w:rPr>
      </w:pPr>
      <w:r w:rsidRPr="00C414D2">
        <w:rPr>
          <w:rFonts w:ascii="Fb Fontext" w:hAnsi="Fb Fontext" w:hint="cs"/>
          <w:spacing w:val="-2"/>
          <w:rtl/>
        </w:rPr>
        <w:t xml:space="preserve">אי על דעת דקל </w:t>
      </w:r>
      <w:r w:rsidR="008E3F77" w:rsidRPr="008E3F77">
        <w:rPr>
          <w:rStyle w:val="afffff0"/>
          <w:rFonts w:hint="cs"/>
          <w:rtl/>
        </w:rPr>
        <w:t>[שלוקח משני צדדים]</w:t>
      </w:r>
      <w:r w:rsidR="008E3F77">
        <w:rPr>
          <w:rFonts w:ascii="Fb Fontext" w:hAnsi="Fb Fontext" w:hint="cs"/>
          <w:spacing w:val="-2"/>
          <w:rtl/>
        </w:rPr>
        <w:t xml:space="preserve"> </w:t>
      </w:r>
      <w:r w:rsidRPr="00C414D2">
        <w:rPr>
          <w:rFonts w:ascii="Fb Fontext" w:hAnsi="Fb Fontext" w:hint="cs"/>
          <w:spacing w:val="-2"/>
          <w:rtl/>
        </w:rPr>
        <w:t>קני</w:t>
      </w:r>
      <w:r w:rsidR="008E3F77">
        <w:rPr>
          <w:rFonts w:ascii="Fb Fontext" w:hAnsi="Fb Fontext" w:hint="cs"/>
          <w:spacing w:val="-2"/>
          <w:rtl/>
        </w:rPr>
        <w:t>,</w:t>
      </w:r>
      <w:r w:rsidRPr="00C414D2">
        <w:rPr>
          <w:rFonts w:ascii="Fb Fontext" w:hAnsi="Fb Fontext" w:hint="cs"/>
          <w:spacing w:val="-2"/>
          <w:rtl/>
        </w:rPr>
        <w:t xml:space="preserve"> </w:t>
      </w:r>
    </w:p>
    <w:p w14:paraId="3A8F7F91" w14:textId="444C31BA" w:rsidR="00AC0AF5" w:rsidRPr="00C414D2" w:rsidRDefault="00AC0AF5" w:rsidP="00AC0AF5">
      <w:pPr>
        <w:rPr>
          <w:rFonts w:ascii="Fb Fontext" w:hAnsi="Fb Fontext"/>
          <w:spacing w:val="-2"/>
          <w:rtl/>
        </w:rPr>
      </w:pPr>
      <w:r w:rsidRPr="00C414D2">
        <w:rPr>
          <w:rFonts w:ascii="Fb Fontext" w:hAnsi="Fb Fontext" w:hint="cs"/>
          <w:spacing w:val="-2"/>
          <w:rtl/>
        </w:rPr>
        <w:t>ואי ע</w:t>
      </w:r>
      <w:r w:rsidRPr="00C414D2">
        <w:rPr>
          <w:rFonts w:ascii="Fb Fontext" w:hAnsi="Fb Fontext"/>
          <w:spacing w:val="-2"/>
          <w:rtl/>
        </w:rPr>
        <w:t>"</w:t>
      </w:r>
      <w:r w:rsidRPr="00C414D2">
        <w:rPr>
          <w:rFonts w:ascii="Fb Fontext" w:hAnsi="Fb Fontext" w:hint="cs"/>
          <w:spacing w:val="-2"/>
          <w:rtl/>
        </w:rPr>
        <w:t xml:space="preserve">ד בהמותיו </w:t>
      </w:r>
      <w:r w:rsidR="008E3F77" w:rsidRPr="008E3F77">
        <w:rPr>
          <w:rStyle w:val="afffff0"/>
          <w:rFonts w:hint="cs"/>
          <w:rtl/>
        </w:rPr>
        <w:t>שלוקח מצד אחד</w:t>
      </w:r>
      <w:r w:rsidR="008E3F77">
        <w:rPr>
          <w:rFonts w:ascii="Fb Fontext" w:hAnsi="Fb Fontext" w:hint="cs"/>
          <w:spacing w:val="-2"/>
          <w:rtl/>
        </w:rPr>
        <w:t xml:space="preserve"> </w:t>
      </w:r>
      <w:r w:rsidRPr="00C414D2">
        <w:rPr>
          <w:rFonts w:ascii="Fb Fontext" w:hAnsi="Fb Fontext" w:hint="cs"/>
          <w:spacing w:val="-2"/>
          <w:rtl/>
        </w:rPr>
        <w:t xml:space="preserve">שיוכלו לאכול </w:t>
      </w:r>
      <w:r w:rsidR="008E3F77">
        <w:rPr>
          <w:rFonts w:ascii="Fb Fontext" w:hAnsi="Fb Fontext" w:hint="cs"/>
          <w:spacing w:val="-2"/>
          <w:rtl/>
        </w:rPr>
        <w:t xml:space="preserve">- </w:t>
      </w:r>
      <w:r w:rsidRPr="00C414D2">
        <w:rPr>
          <w:rFonts w:ascii="Fb Fontext" w:hAnsi="Fb Fontext" w:hint="cs"/>
          <w:spacing w:val="-2"/>
          <w:rtl/>
        </w:rPr>
        <w:t>לא קני</w:t>
      </w:r>
    </w:p>
    <w:p w14:paraId="707798E5" w14:textId="77777777" w:rsidR="009820B2" w:rsidRDefault="00AC0AF5" w:rsidP="009820B2">
      <w:pPr>
        <w:pStyle w:val="affff9"/>
        <w:rPr>
          <w:rtl/>
        </w:rPr>
      </w:pPr>
      <w:r w:rsidRPr="00C35A2C">
        <w:rPr>
          <w:rtl/>
        </w:rPr>
        <w:t>ה</w:t>
      </w:r>
      <w:r w:rsidRPr="00C35A2C">
        <w:rPr>
          <w:rFonts w:hint="cs"/>
          <w:rtl/>
        </w:rPr>
        <w:t xml:space="preserve">מוריד ומנכש עשבים </w:t>
      </w:r>
    </w:p>
    <w:p w14:paraId="14235FD9" w14:textId="77777777" w:rsidR="008E3F77" w:rsidRPr="000B1922" w:rsidRDefault="008E3F77" w:rsidP="008E3F77">
      <w:pPr>
        <w:pStyle w:val="36"/>
        <w:framePr w:wrap="notBeside"/>
        <w:rPr>
          <w:rtl/>
        </w:rPr>
      </w:pPr>
      <w:r w:rsidRPr="000B1922">
        <w:rPr>
          <w:rtl/>
        </w:rPr>
        <w:t>שמואל:</w:t>
      </w:r>
    </w:p>
    <w:p w14:paraId="029C60DD" w14:textId="77777777" w:rsidR="009820B2" w:rsidRDefault="00AC0AF5" w:rsidP="00AC0AF5">
      <w:pPr>
        <w:rPr>
          <w:rFonts w:ascii="Fb Fontext" w:hAnsi="Fb Fontext"/>
          <w:rtl/>
        </w:rPr>
      </w:pPr>
      <w:r w:rsidRPr="00C35A2C">
        <w:rPr>
          <w:rFonts w:ascii="Fb Fontext" w:hAnsi="Fb Fontext" w:hint="cs"/>
          <w:rtl/>
        </w:rPr>
        <w:t xml:space="preserve">אי </w:t>
      </w:r>
      <w:r w:rsidR="009820B2">
        <w:rPr>
          <w:rFonts w:ascii="Fb Fontext" w:hAnsi="Fb Fontext" w:hint="cs"/>
          <w:rtl/>
        </w:rPr>
        <w:t xml:space="preserve">לוקח קדולים וקטנים - </w:t>
      </w:r>
      <w:r w:rsidRPr="00C35A2C">
        <w:rPr>
          <w:rFonts w:ascii="Fb Fontext" w:hAnsi="Fb Fontext" w:hint="cs"/>
          <w:rtl/>
        </w:rPr>
        <w:t xml:space="preserve">אדעתא דארעא </w:t>
      </w:r>
      <w:r w:rsidR="009820B2">
        <w:rPr>
          <w:rFonts w:ascii="Fb Fontext" w:hAnsi="Fb Fontext" w:hint="cs"/>
          <w:rtl/>
        </w:rPr>
        <w:t xml:space="preserve">וקונה </w:t>
      </w:r>
    </w:p>
    <w:p w14:paraId="42D16EC0" w14:textId="081669B1" w:rsidR="00AC0AF5" w:rsidRDefault="00AC0AF5" w:rsidP="00AC0AF5">
      <w:pPr>
        <w:rPr>
          <w:rFonts w:ascii="Fb Fontext" w:hAnsi="Fb Fontext"/>
          <w:rtl/>
        </w:rPr>
      </w:pPr>
      <w:r w:rsidRPr="00C35A2C">
        <w:rPr>
          <w:rFonts w:ascii="Fb Fontext" w:hAnsi="Fb Fontext" w:hint="cs"/>
          <w:rtl/>
        </w:rPr>
        <w:t xml:space="preserve">קני </w:t>
      </w:r>
      <w:r w:rsidR="009820B2">
        <w:rPr>
          <w:rFonts w:ascii="Fb Fontext" w:hAnsi="Fb Fontext" w:hint="cs"/>
          <w:rtl/>
        </w:rPr>
        <w:t>ואם לוקח רק גדולים סימן שע''ד</w:t>
      </w:r>
      <w:r w:rsidRPr="00C35A2C">
        <w:rPr>
          <w:rFonts w:ascii="Fb Fontext" w:hAnsi="Fb Fontext" w:hint="cs"/>
          <w:rtl/>
        </w:rPr>
        <w:t xml:space="preserve"> העצים ללקטם </w:t>
      </w:r>
      <w:r w:rsidR="009820B2">
        <w:rPr>
          <w:rFonts w:ascii="Fb Fontext" w:hAnsi="Fb Fontext" w:hint="cs"/>
          <w:rtl/>
        </w:rPr>
        <w:t>ו</w:t>
      </w:r>
      <w:r w:rsidRPr="00C35A2C">
        <w:rPr>
          <w:rFonts w:ascii="Fb Fontext" w:hAnsi="Fb Fontext" w:hint="cs"/>
          <w:rtl/>
        </w:rPr>
        <w:t>לא קני</w:t>
      </w:r>
    </w:p>
    <w:p w14:paraId="670A7429" w14:textId="77777777" w:rsidR="009820B2" w:rsidRDefault="00AC0AF5" w:rsidP="009820B2">
      <w:pPr>
        <w:pStyle w:val="affff9"/>
        <w:rPr>
          <w:rtl/>
        </w:rPr>
      </w:pPr>
      <w:r w:rsidRPr="00C35A2C">
        <w:rPr>
          <w:rtl/>
        </w:rPr>
        <w:t>ה</w:t>
      </w:r>
      <w:r w:rsidRPr="00C35A2C">
        <w:rPr>
          <w:rFonts w:hint="cs"/>
          <w:rtl/>
        </w:rPr>
        <w:t xml:space="preserve">מסיר מכשולות מן המחרשה </w:t>
      </w:r>
    </w:p>
    <w:p w14:paraId="27860A50" w14:textId="77777777" w:rsidR="008E3F77" w:rsidRPr="000B1922" w:rsidRDefault="008E3F77" w:rsidP="008E3F77">
      <w:pPr>
        <w:pStyle w:val="36"/>
        <w:framePr w:wrap="notBeside"/>
        <w:rPr>
          <w:rtl/>
        </w:rPr>
      </w:pPr>
      <w:r w:rsidRPr="000B1922">
        <w:rPr>
          <w:rtl/>
        </w:rPr>
        <w:t>שמואל:</w:t>
      </w:r>
    </w:p>
    <w:p w14:paraId="62115B47" w14:textId="77777777" w:rsidR="009820B2" w:rsidRDefault="00AC0AF5" w:rsidP="00AC0AF5">
      <w:pPr>
        <w:rPr>
          <w:rFonts w:ascii="Fb Fontext" w:hAnsi="Fb Fontext"/>
          <w:rtl/>
        </w:rPr>
      </w:pPr>
      <w:r w:rsidRPr="00C35A2C">
        <w:rPr>
          <w:rFonts w:ascii="Fb Fontext" w:hAnsi="Fb Fontext" w:hint="cs"/>
          <w:rtl/>
        </w:rPr>
        <w:t xml:space="preserve">אי </w:t>
      </w:r>
      <w:r w:rsidR="009820B2" w:rsidRPr="00C35A2C">
        <w:rPr>
          <w:rFonts w:ascii="Fb Fontext" w:hAnsi="Fb Fontext" w:hint="cs"/>
          <w:rtl/>
        </w:rPr>
        <w:t xml:space="preserve">אי לקח מן הערמה ומילא החור </w:t>
      </w:r>
      <w:r w:rsidRPr="00C35A2C">
        <w:rPr>
          <w:rFonts w:ascii="Fb Fontext" w:hAnsi="Fb Fontext" w:hint="cs"/>
          <w:rtl/>
        </w:rPr>
        <w:t>ע</w:t>
      </w:r>
      <w:r w:rsidRPr="00C35A2C">
        <w:rPr>
          <w:rFonts w:ascii="Fb Fontext" w:hAnsi="Fb Fontext"/>
          <w:rtl/>
        </w:rPr>
        <w:t>"</w:t>
      </w:r>
      <w:r w:rsidRPr="00C35A2C">
        <w:rPr>
          <w:rFonts w:ascii="Fb Fontext" w:hAnsi="Fb Fontext" w:hint="cs"/>
          <w:rtl/>
        </w:rPr>
        <w:t xml:space="preserve">ד הקרקע קני </w:t>
      </w:r>
    </w:p>
    <w:p w14:paraId="4BB5A838" w14:textId="0B0F67E9" w:rsidR="00AC0AF5" w:rsidRDefault="009820B2" w:rsidP="00AC0AF5">
      <w:pPr>
        <w:rPr>
          <w:rFonts w:ascii="Fb Fontext" w:hAnsi="Fb Fontext"/>
          <w:rtl/>
        </w:rPr>
      </w:pPr>
      <w:r w:rsidRPr="00C35A2C">
        <w:rPr>
          <w:rFonts w:ascii="Fb Fontext" w:hAnsi="Fb Fontext" w:hint="cs"/>
          <w:rtl/>
        </w:rPr>
        <w:t xml:space="preserve">ואי לקח מערמה לערמה </w:t>
      </w:r>
      <w:r>
        <w:rPr>
          <w:rFonts w:ascii="Fb Fontext" w:hAnsi="Fb Fontext" w:hint="cs"/>
          <w:rtl/>
        </w:rPr>
        <w:t>ירד על דעת הגורן ולא קני</w:t>
      </w:r>
    </w:p>
    <w:p w14:paraId="4A04A9F4" w14:textId="77777777" w:rsidR="009820B2" w:rsidRDefault="00AC0AF5" w:rsidP="009820B2">
      <w:pPr>
        <w:pStyle w:val="affff9"/>
        <w:rPr>
          <w:rtl/>
        </w:rPr>
      </w:pPr>
      <w:r w:rsidRPr="00C35A2C">
        <w:rPr>
          <w:rtl/>
        </w:rPr>
        <w:t xml:space="preserve"> </w:t>
      </w:r>
      <w:r w:rsidRPr="00C35A2C">
        <w:rPr>
          <w:rFonts w:hint="cs"/>
          <w:rtl/>
        </w:rPr>
        <w:t xml:space="preserve">הפותח מקום לנהר לעבור בשדה </w:t>
      </w:r>
    </w:p>
    <w:p w14:paraId="3BFA85ED" w14:textId="77777777" w:rsidR="008E3F77" w:rsidRPr="000B1922" w:rsidRDefault="008E3F77" w:rsidP="008E3F77">
      <w:pPr>
        <w:pStyle w:val="36"/>
        <w:framePr w:wrap="notBeside"/>
        <w:rPr>
          <w:rtl/>
        </w:rPr>
      </w:pPr>
      <w:r w:rsidRPr="000B1922">
        <w:rPr>
          <w:rtl/>
        </w:rPr>
        <w:t>שמואל:</w:t>
      </w:r>
    </w:p>
    <w:p w14:paraId="06B17320" w14:textId="77777777" w:rsidR="009820B2" w:rsidRDefault="00AC0AF5" w:rsidP="009820B2">
      <w:pPr>
        <w:rPr>
          <w:rtl/>
        </w:rPr>
      </w:pPr>
      <w:r w:rsidRPr="009820B2">
        <w:rPr>
          <w:rFonts w:hint="cs"/>
          <w:rtl/>
        </w:rPr>
        <w:t xml:space="preserve">אי </w:t>
      </w:r>
      <w:r w:rsidR="009820B2" w:rsidRPr="009820B2">
        <w:rPr>
          <w:rFonts w:hint="cs"/>
          <w:rtl/>
        </w:rPr>
        <w:t xml:space="preserve">ואי פתח בצד אחד </w:t>
      </w:r>
      <w:r w:rsidRPr="009820B2">
        <w:rPr>
          <w:rFonts w:hint="cs"/>
          <w:rtl/>
        </w:rPr>
        <w:t>ע</w:t>
      </w:r>
      <w:r w:rsidRPr="009820B2">
        <w:rPr>
          <w:rtl/>
        </w:rPr>
        <w:t>"</w:t>
      </w:r>
      <w:r w:rsidRPr="009820B2">
        <w:rPr>
          <w:rFonts w:hint="cs"/>
          <w:rtl/>
        </w:rPr>
        <w:t xml:space="preserve">ד הקרקע קני </w:t>
      </w:r>
    </w:p>
    <w:p w14:paraId="00B0BEDA" w14:textId="068799A8" w:rsidR="00AC0AF5" w:rsidRPr="009820B2" w:rsidRDefault="00AC0AF5" w:rsidP="009820B2">
      <w:pPr>
        <w:spacing w:after="60"/>
        <w:rPr>
          <w:rtl/>
        </w:rPr>
      </w:pPr>
      <w:r w:rsidRPr="009820B2">
        <w:rPr>
          <w:rFonts w:hint="cs"/>
          <w:rtl/>
        </w:rPr>
        <w:t xml:space="preserve">ואי </w:t>
      </w:r>
      <w:r w:rsidR="009820B2">
        <w:rPr>
          <w:rFonts w:hint="cs"/>
          <w:rtl/>
        </w:rPr>
        <w:t xml:space="preserve">פתח בשני צדדים - </w:t>
      </w:r>
      <w:r w:rsidRPr="009820B2">
        <w:rPr>
          <w:rFonts w:hint="cs"/>
          <w:rtl/>
        </w:rPr>
        <w:t>ע</w:t>
      </w:r>
      <w:r w:rsidRPr="009820B2">
        <w:rPr>
          <w:rtl/>
        </w:rPr>
        <w:t>"</w:t>
      </w:r>
      <w:r w:rsidRPr="009820B2">
        <w:rPr>
          <w:rFonts w:hint="cs"/>
          <w:rtl/>
        </w:rPr>
        <w:t>ד לצוד דגים לא קני</w:t>
      </w:r>
    </w:p>
    <w:p w14:paraId="2C599F71" w14:textId="6B9EB4C2" w:rsidR="009820B2" w:rsidRPr="009820B2" w:rsidRDefault="009820B2" w:rsidP="009820B2">
      <w:pPr>
        <w:pStyle w:val="36"/>
        <w:framePr w:wrap="notBeside"/>
        <w:rPr>
          <w:rtl/>
        </w:rPr>
      </w:pPr>
      <w:r>
        <w:rPr>
          <w:rFonts w:hint="cs"/>
          <w:rtl/>
        </w:rPr>
        <w:t xml:space="preserve">מעשה</w:t>
      </w:r>
      <w:del w:id="41007" w:author="Claude" w:date="2026-10-07T09:24:35Z">
        <w:r>
          <w:rPr>
            <w:rFonts w:hint="cs"/>
            <w:rtl/>
          </w:rPr>
          <w:delText xml:space="preserve"> </w:delText>
        </w:r>
      </w:del>
      <w:r>
        <w:rPr>
          <w:rFonts w:hint="cs"/>
          <w:rtl/>
        </w:rPr>
        <w:t xml:space="preserve">:</w:t>
      </w:r>
    </w:p>
    <w:p w14:paraId="44F6B292" w14:textId="2EED8721" w:rsidR="009820B2" w:rsidRDefault="009820B2" w:rsidP="00AC0AF5">
      <w:pPr>
        <w:rPr>
          <w:rFonts w:ascii="Fb Fontext" w:hAnsi="Fb Fontext"/>
          <w:sz w:val="32"/>
          <w:rtl/>
        </w:rPr>
      </w:pPr>
      <w:r>
        <w:rPr>
          <w:rFonts w:ascii="Fb Fontext" w:hAnsi="Fb Fontext" w:hint="cs"/>
          <w:sz w:val="32"/>
          <w:rtl/>
        </w:rPr>
        <w:t>ב</w:t>
      </w:r>
      <w:r w:rsidR="00AC0AF5">
        <w:rPr>
          <w:rFonts w:ascii="Fb Fontext" w:hAnsi="Fb Fontext" w:hint="cs"/>
          <w:sz w:val="32"/>
          <w:rtl/>
        </w:rPr>
        <w:t>אשה שאכלה דקל</w:t>
      </w:r>
      <w:r w:rsidR="00AC0AF5" w:rsidRPr="00C35A2C">
        <w:rPr>
          <w:rFonts w:ascii="Fb Fontext" w:hAnsi="Fb Fontext" w:hint="cs"/>
          <w:sz w:val="32"/>
          <w:rtl/>
        </w:rPr>
        <w:t xml:space="preserve"> </w:t>
      </w:r>
      <w:r w:rsidR="00AC0AF5" w:rsidRPr="00C35A2C">
        <w:rPr>
          <w:rFonts w:ascii="Fb Fontext" w:hAnsi="Fb Fontext"/>
          <w:sz w:val="32"/>
          <w:rtl/>
        </w:rPr>
        <w:t xml:space="preserve">בתפשיחא </w:t>
      </w:r>
      <w:r w:rsidR="00AC0AF5" w:rsidRPr="00C35A2C">
        <w:rPr>
          <w:rFonts w:ascii="Fb Fontext" w:hAnsi="Fb Fontext" w:hint="cs"/>
          <w:sz w:val="32"/>
          <w:rtl/>
        </w:rPr>
        <w:t>י</w:t>
      </w:r>
      <w:r w:rsidR="00AC0AF5" w:rsidRPr="00C35A2C">
        <w:rPr>
          <w:rFonts w:ascii="Fb Fontext" w:hAnsi="Fb Fontext"/>
          <w:sz w:val="32"/>
          <w:rtl/>
        </w:rPr>
        <w:t>"</w:t>
      </w:r>
      <w:r w:rsidR="00AC0AF5" w:rsidRPr="00C35A2C">
        <w:rPr>
          <w:rFonts w:ascii="Fb Fontext" w:hAnsi="Fb Fontext" w:hint="cs"/>
          <w:sz w:val="32"/>
          <w:rtl/>
        </w:rPr>
        <w:t>ג</w:t>
      </w:r>
      <w:r w:rsidR="00AC0AF5" w:rsidRPr="00C35A2C">
        <w:rPr>
          <w:rFonts w:ascii="Fb Fontext" w:hAnsi="Fb Fontext"/>
          <w:sz w:val="32"/>
          <w:rtl/>
        </w:rPr>
        <w:t xml:space="preserve"> שנ</w:t>
      </w:r>
      <w:r w:rsidR="00AC0AF5" w:rsidRPr="00C35A2C">
        <w:rPr>
          <w:rFonts w:ascii="Fb Fontext" w:hAnsi="Fb Fontext" w:hint="cs"/>
          <w:sz w:val="32"/>
          <w:rtl/>
        </w:rPr>
        <w:t>ה</w:t>
      </w:r>
      <w:r w:rsidR="00AC0AF5" w:rsidRPr="00C35A2C">
        <w:rPr>
          <w:rFonts w:ascii="Fb Fontext" w:hAnsi="Fb Fontext"/>
          <w:sz w:val="32"/>
          <w:rtl/>
        </w:rPr>
        <w:t xml:space="preserve">, </w:t>
      </w:r>
      <w:r w:rsidR="00AC0AF5" w:rsidRPr="00C35A2C">
        <w:rPr>
          <w:rFonts w:ascii="Fb Fontext" w:hAnsi="Fb Fontext" w:hint="cs"/>
          <w:sz w:val="32"/>
          <w:rtl/>
        </w:rPr>
        <w:t>ו</w:t>
      </w:r>
      <w:r>
        <w:rPr>
          <w:rFonts w:ascii="Fb Fontext" w:hAnsi="Fb Fontext" w:hint="cs"/>
          <w:sz w:val="32"/>
          <w:rtl/>
        </w:rPr>
        <w:t>בא</w:t>
      </w:r>
      <w:r w:rsidR="00AC0AF5" w:rsidRPr="00C35A2C">
        <w:rPr>
          <w:rFonts w:ascii="Fb Fontext" w:hAnsi="Fb Fontext" w:hint="cs"/>
          <w:sz w:val="32"/>
          <w:rtl/>
        </w:rPr>
        <w:t xml:space="preserve"> אחד וחפר מעט תחתיו</w:t>
      </w:r>
      <w:r w:rsidR="001459C6">
        <w:rPr>
          <w:rFonts w:ascii="Fb Fontext" w:hAnsi="Fb Fontext" w:hint="cs"/>
          <w:sz w:val="32"/>
          <w:rtl/>
        </w:rPr>
        <w:t>.</w:t>
      </w:r>
    </w:p>
    <w:p w14:paraId="3FA12903" w14:textId="77777777" w:rsidR="009820B2" w:rsidRPr="009820B2" w:rsidRDefault="00AC0AF5" w:rsidP="009820B2">
      <w:pPr>
        <w:pStyle w:val="36"/>
        <w:framePr w:wrap="notBeside"/>
        <w:rPr>
          <w:rtl/>
        </w:rPr>
      </w:pPr>
      <w:r w:rsidRPr="009820B2">
        <w:rPr>
          <w:rFonts w:hint="cs"/>
          <w:rtl/>
        </w:rPr>
        <w:t xml:space="preserve">לוי </w:t>
      </w:r>
    </w:p>
    <w:p w14:paraId="003C252E" w14:textId="6E0A7D2B" w:rsidR="00AC0AF5" w:rsidRPr="00C35A2C" w:rsidRDefault="00AC0AF5" w:rsidP="00AC0AF5">
      <w:pPr>
        <w:rPr>
          <w:rFonts w:ascii="Fb Fontext" w:hAnsi="Fb Fontext"/>
          <w:rtl/>
        </w:rPr>
      </w:pPr>
      <w:r w:rsidRPr="00C35A2C">
        <w:rPr>
          <w:rFonts w:ascii="Fb Fontext" w:hAnsi="Fb Fontext" w:hint="cs"/>
          <w:sz w:val="32"/>
          <w:rtl/>
        </w:rPr>
        <w:t xml:space="preserve">העמיד בידו וכשצווחה לפניו </w:t>
      </w:r>
      <w:r w:rsidRPr="009820B2">
        <w:rPr>
          <w:rStyle w:val="affffe"/>
          <w:rFonts w:hint="cs"/>
          <w:rtl/>
        </w:rPr>
        <w:t>א</w:t>
      </w:r>
      <w:r w:rsidRPr="009820B2">
        <w:rPr>
          <w:rStyle w:val="affffe"/>
          <w:rtl/>
        </w:rPr>
        <w:t>"</w:t>
      </w:r>
      <w:r w:rsidRPr="009820B2">
        <w:rPr>
          <w:rStyle w:val="affffe"/>
          <w:rFonts w:hint="cs"/>
          <w:rtl/>
        </w:rPr>
        <w:t xml:space="preserve">ל </w:t>
      </w:r>
      <w:r w:rsidRPr="00C35A2C">
        <w:rPr>
          <w:rFonts w:ascii="Fb Fontext" w:hAnsi="Fb Fontext" w:hint="cs"/>
          <w:sz w:val="32"/>
          <w:rtl/>
        </w:rPr>
        <w:t>מה אעשה לך שלא החזקת כדמחזקי אינשי</w:t>
      </w:r>
    </w:p>
    <w:p w14:paraId="22E8D1AB" w14:textId="77777777" w:rsidR="009820B2" w:rsidRPr="009820B2" w:rsidRDefault="00AC0AF5" w:rsidP="009820B2">
      <w:pPr>
        <w:pStyle w:val="36"/>
        <w:framePr w:wrap="notBeside"/>
        <w:rPr>
          <w:rtl/>
        </w:rPr>
      </w:pPr>
      <w:r w:rsidRPr="009820B2">
        <w:rPr>
          <w:rtl/>
        </w:rPr>
        <w:t>רב:</w:t>
      </w:r>
    </w:p>
    <w:p w14:paraId="1E6AF585" w14:textId="63FB0BD9" w:rsidR="00AC0AF5" w:rsidRPr="00C35A2C" w:rsidRDefault="00AC0AF5" w:rsidP="009820B2">
      <w:pPr>
        <w:spacing w:after="60"/>
        <w:rPr>
          <w:rFonts w:ascii="Fb Fontext" w:hAnsi="Fb Fontext" w:cs="Guttman Vilna"/>
          <w:b/>
          <w:bCs/>
          <w:rtl/>
        </w:rPr>
      </w:pPr>
      <w:r w:rsidRPr="009820B2">
        <w:rPr>
          <w:rFonts w:ascii="Fb Fontext" w:hAnsi="Fb Fontext"/>
          <w:b/>
          <w:bCs/>
          <w:rtl/>
        </w:rPr>
        <w:t>הצר צורה בנכסי הגר -</w:t>
      </w:r>
      <w:r w:rsidRPr="00C35A2C">
        <w:rPr>
          <w:rFonts w:ascii="Fb Fontext" w:hAnsi="Fb Fontext"/>
          <w:rtl/>
        </w:rPr>
        <w:t xml:space="preserve"> קנה, דרב לא קני לגנתא דבי רב אלא בצורתא </w:t>
      </w:r>
      <w:r w:rsidRPr="00C35A2C">
        <w:rPr>
          <w:rFonts w:ascii="Fb Fontext" w:hAnsi="Fb Fontext" w:hint="cs"/>
          <w:rtl/>
        </w:rPr>
        <w:t>[של חיה או עוף]</w:t>
      </w:r>
      <w:r w:rsidRPr="00C35A2C">
        <w:rPr>
          <w:rFonts w:ascii="Fb Fontext" w:hAnsi="Fb Fontext"/>
          <w:rtl/>
        </w:rPr>
        <w:t>.</w:t>
      </w:r>
    </w:p>
    <w:p w14:paraId="0859BA10" w14:textId="77777777" w:rsidR="00AC0AF5" w:rsidRPr="00C35A2C" w:rsidRDefault="00AC0AF5" w:rsidP="00982F98">
      <w:pPr>
        <w:pStyle w:val="affe"/>
        <w:framePr w:wrap="around"/>
        <w:rPr>
          <w:rtl/>
        </w:rPr>
      </w:pPr>
      <w:r w:rsidRPr="00C35A2C">
        <w:rPr>
          <w:rtl/>
        </w:rPr>
        <w:t>נד:</w:t>
      </w:r>
    </w:p>
    <w:p w14:paraId="7543ADA5" w14:textId="68E0C7DE" w:rsidR="00AC0AF5" w:rsidRPr="007D4233" w:rsidRDefault="00AC0AF5" w:rsidP="007D4233">
      <w:pPr>
        <w:pStyle w:val="affff9"/>
        <w:rPr>
          <w:rtl/>
        </w:rPr>
      </w:pPr>
      <w:r w:rsidRPr="007D4233">
        <w:rPr>
          <w:rtl/>
        </w:rPr>
        <w:t>איתמר: שדה המסויימת במצריה –</w:t>
      </w:r>
    </w:p>
    <w:p w14:paraId="523B8E47" w14:textId="77777777" w:rsidR="009820B2" w:rsidRPr="009820B2" w:rsidRDefault="00AC0AF5" w:rsidP="009820B2">
      <w:pPr>
        <w:pStyle w:val="36"/>
        <w:framePr w:wrap="notBeside"/>
        <w:rPr>
          <w:rtl/>
        </w:rPr>
      </w:pPr>
      <w:r w:rsidRPr="009820B2">
        <w:rPr>
          <w:rFonts w:hint="cs"/>
          <w:rtl/>
        </w:rPr>
        <w:t>ר</w:t>
      </w:r>
      <w:r w:rsidRPr="009820B2">
        <w:rPr>
          <w:rtl/>
        </w:rPr>
        <w:t>"</w:t>
      </w:r>
      <w:r w:rsidRPr="009820B2">
        <w:rPr>
          <w:rFonts w:hint="cs"/>
          <w:rtl/>
        </w:rPr>
        <w:t>ה מ</w:t>
      </w:r>
      <w:r w:rsidRPr="009820B2">
        <w:rPr>
          <w:rtl/>
        </w:rPr>
        <w:t>רב:</w:t>
      </w:r>
    </w:p>
    <w:p w14:paraId="52BC7678" w14:textId="65322D3D" w:rsidR="009820B2" w:rsidRDefault="00AC0AF5" w:rsidP="00AC0AF5">
      <w:pPr>
        <w:rPr>
          <w:rFonts w:ascii="Fb Fontext" w:hAnsi="Fb Fontext"/>
          <w:sz w:val="32"/>
          <w:rtl/>
        </w:rPr>
      </w:pPr>
      <w:r w:rsidRPr="00C35A2C">
        <w:rPr>
          <w:rFonts w:ascii="Fb Fontext" w:hAnsi="Fb Fontext"/>
          <w:sz w:val="32"/>
          <w:rtl/>
        </w:rPr>
        <w:t xml:space="preserve">כיון שהכיש בה מכוש אחד - קנה כולה. </w:t>
      </w:r>
    </w:p>
    <w:p w14:paraId="29716A4D" w14:textId="77777777" w:rsidR="009820B2" w:rsidRPr="009820B2" w:rsidRDefault="00AC0AF5" w:rsidP="009820B2">
      <w:pPr>
        <w:pStyle w:val="36"/>
        <w:framePr w:wrap="notBeside"/>
        <w:rPr>
          <w:rtl/>
        </w:rPr>
      </w:pPr>
      <w:r w:rsidRPr="009820B2">
        <w:rPr>
          <w:rtl/>
        </w:rPr>
        <w:t>ושמואל:</w:t>
      </w:r>
    </w:p>
    <w:p w14:paraId="4069937B" w14:textId="20CD25FD" w:rsidR="00AC0AF5" w:rsidRPr="00C63CA0" w:rsidRDefault="00AC0AF5" w:rsidP="00AC0AF5">
      <w:pPr>
        <w:rPr>
          <w:rFonts w:ascii="Fb Fontext" w:hAnsi="Fb Fontext"/>
          <w:rtl/>
        </w:rPr>
      </w:pPr>
      <w:r w:rsidRPr="00C35A2C">
        <w:rPr>
          <w:rFonts w:ascii="Fb Fontext" w:hAnsi="Fb Fontext"/>
          <w:sz w:val="32"/>
          <w:rtl/>
        </w:rPr>
        <w:t>לא קנה אלא מקום מכושו בלבד.</w:t>
      </w:r>
    </w:p>
    <w:p w14:paraId="72D2A56D" w14:textId="77777777" w:rsidR="007D4233" w:rsidRPr="007D4233" w:rsidRDefault="007D4233" w:rsidP="007D4233">
      <w:pPr>
        <w:pStyle w:val="36"/>
        <w:framePr w:wrap="notBeside"/>
        <w:rPr>
          <w:rtl/>
        </w:rPr>
      </w:pPr>
      <w:r w:rsidRPr="007D4233">
        <w:rPr>
          <w:rFonts w:hint="cs"/>
          <w:rtl/>
        </w:rPr>
        <w:t>ר</w:t>
      </w:r>
      <w:r w:rsidRPr="007D4233">
        <w:rPr>
          <w:rtl/>
        </w:rPr>
        <w:t>"</w:t>
      </w:r>
      <w:r w:rsidRPr="007D4233">
        <w:rPr>
          <w:rFonts w:hint="cs"/>
          <w:rtl/>
        </w:rPr>
        <w:t>פ</w:t>
      </w:r>
      <w:r w:rsidRPr="007D4233">
        <w:rPr>
          <w:rtl/>
        </w:rPr>
        <w:t>:</w:t>
      </w:r>
    </w:p>
    <w:p w14:paraId="2D4BB392" w14:textId="26150EDB" w:rsidR="00AC0AF5" w:rsidRPr="00C35A2C" w:rsidRDefault="00AC0AF5" w:rsidP="00AC0AF5">
      <w:pPr>
        <w:rPr>
          <w:rFonts w:ascii="Fb Fontext" w:hAnsi="Fb Fontext"/>
          <w:rtl/>
        </w:rPr>
      </w:pPr>
      <w:r w:rsidRPr="00C35A2C">
        <w:rPr>
          <w:rFonts w:ascii="Fb Fontext" w:hAnsi="Fb Fontext"/>
          <w:sz w:val="32"/>
          <w:rtl/>
        </w:rPr>
        <w:t xml:space="preserve">ושאינה מסויימת במצריה, </w:t>
      </w:r>
      <w:r w:rsidR="007D4233">
        <w:rPr>
          <w:rFonts w:ascii="Fb Fontext" w:hAnsi="Fb Fontext" w:hint="cs"/>
          <w:sz w:val="32"/>
          <w:rtl/>
        </w:rPr>
        <w:t xml:space="preserve">- </w:t>
      </w:r>
      <w:r w:rsidRPr="00C35A2C">
        <w:rPr>
          <w:rFonts w:ascii="Fb Fontext" w:hAnsi="Fb Fontext"/>
          <w:sz w:val="32"/>
          <w:rtl/>
        </w:rPr>
        <w:t>כדאזיל תיירא דשורי והדר.</w:t>
      </w:r>
    </w:p>
    <w:p w14:paraId="084CD8CB" w14:textId="77777777" w:rsidR="009820B2" w:rsidRPr="009820B2" w:rsidRDefault="00AC0AF5" w:rsidP="009820B2">
      <w:pPr>
        <w:pStyle w:val="36"/>
        <w:framePr w:wrap="notBeside"/>
        <w:rPr>
          <w:rtl/>
        </w:rPr>
      </w:pPr>
      <w:r w:rsidRPr="009820B2">
        <w:rPr>
          <w:rFonts w:hint="cs"/>
          <w:rtl/>
        </w:rPr>
        <w:t>ריא</w:t>
      </w:r>
      <w:r w:rsidRPr="009820B2">
        <w:rPr>
          <w:rtl/>
        </w:rPr>
        <w:t>"</w:t>
      </w:r>
      <w:r w:rsidRPr="009820B2">
        <w:rPr>
          <w:rFonts w:hint="cs"/>
          <w:rtl/>
        </w:rPr>
        <w:t>ש:</w:t>
      </w:r>
    </w:p>
    <w:p w14:paraId="4C34B25E" w14:textId="0118941A" w:rsidR="00AC0AF5" w:rsidRPr="00C35A2C" w:rsidRDefault="00AC0AF5" w:rsidP="00AC0AF5">
      <w:pPr>
        <w:rPr>
          <w:rFonts w:ascii="Fb Fontext" w:hAnsi="Fb Fontext"/>
          <w:rtl/>
        </w:rPr>
      </w:pPr>
      <w:r w:rsidRPr="00C35A2C">
        <w:rPr>
          <w:rFonts w:ascii="Fb Fontext" w:hAnsi="Fb Fontext"/>
          <w:rtl/>
        </w:rPr>
        <w:t xml:space="preserve">נכסי </w:t>
      </w:r>
      <w:r w:rsidR="009820B2">
        <w:rPr>
          <w:rFonts w:ascii="Fb Fontext" w:hAnsi="Fb Fontext" w:hint="cs"/>
          <w:rtl/>
        </w:rPr>
        <w:t>גויים</w:t>
      </w:r>
      <w:r w:rsidRPr="00C35A2C">
        <w:rPr>
          <w:rFonts w:ascii="Fb Fontext" w:hAnsi="Fb Fontext"/>
          <w:rtl/>
        </w:rPr>
        <w:t xml:space="preserve"> הרי הן כמדבר, כל המחזיק בהן זכה בהן.</w:t>
      </w:r>
    </w:p>
    <w:p w14:paraId="1CABA12F" w14:textId="4FDE2009" w:rsidR="00AC0AF5" w:rsidRPr="00C35A2C" w:rsidRDefault="007D4233" w:rsidP="00AC0AF5">
      <w:pPr>
        <w:rPr>
          <w:rtl/>
        </w:rPr>
      </w:pPr>
      <w:r>
        <w:rPr>
          <w:rFonts w:hint="cs"/>
          <w:rtl/>
        </w:rPr>
        <w:t>גוים מכשבא המעות לידו מסתלק , ישראל רק משבא שטר לידו, ה</w:t>
      </w:r>
      <w:r w:rsidR="00AC0AF5" w:rsidRPr="00C35A2C">
        <w:rPr>
          <w:rtl/>
        </w:rPr>
        <w:t>לכך הרי הן כמדבר, וכל המחזיק בהן זכה בהן.</w:t>
      </w:r>
    </w:p>
    <w:p w14:paraId="51112592" w14:textId="77777777" w:rsidR="009820B2" w:rsidRPr="009820B2" w:rsidRDefault="009820B2" w:rsidP="009820B2">
      <w:pPr>
        <w:pStyle w:val="36"/>
        <w:framePr w:wrap="notBeside"/>
        <w:rPr>
          <w:rtl/>
        </w:rPr>
      </w:pPr>
      <w:r w:rsidRPr="009820B2">
        <w:rPr>
          <w:rFonts w:hint="cs"/>
          <w:rtl/>
        </w:rPr>
        <w:t>א</w:t>
      </w:r>
      <w:r w:rsidR="00AC0AF5" w:rsidRPr="009820B2">
        <w:rPr>
          <w:rtl/>
        </w:rPr>
        <w:t>ביי לרב יוסף:</w:t>
      </w:r>
    </w:p>
    <w:p w14:paraId="7F53442A" w14:textId="6663ACDC" w:rsidR="00AC0AF5" w:rsidRPr="007D4233" w:rsidRDefault="00AC0AF5" w:rsidP="007D4233">
      <w:pPr>
        <w:spacing w:after="60"/>
        <w:rPr>
          <w:rtl/>
        </w:rPr>
      </w:pPr>
      <w:r w:rsidRPr="007D4233">
        <w:rPr>
          <w:rStyle w:val="affffe"/>
          <w:rtl/>
        </w:rPr>
        <w:t>והא</w:t>
      </w:r>
      <w:r w:rsidRPr="006765C4">
        <w:rPr>
          <w:rFonts w:ascii="Fb Fontext" w:hAnsi="Fb Fontext"/>
          <w:spacing w:val="-8"/>
          <w:rtl/>
        </w:rPr>
        <w:t xml:space="preserve"> </w:t>
      </w:r>
      <w:r w:rsidRPr="007D4233">
        <w:rPr>
          <w:rtl/>
        </w:rPr>
        <w:t xml:space="preserve">דינא דמלכותא דינא, </w:t>
      </w:r>
      <w:r w:rsidRPr="007D4233">
        <w:rPr>
          <w:rStyle w:val="affffe"/>
          <w:rtl/>
        </w:rPr>
        <w:t>ומלכא אמר:</w:t>
      </w:r>
      <w:r w:rsidRPr="007D4233">
        <w:rPr>
          <w:rtl/>
        </w:rPr>
        <w:t xml:space="preserve"> לא ליקני ארעא אלא באיגרתא!</w:t>
      </w:r>
    </w:p>
    <w:p w14:paraId="0EBA12C4" w14:textId="77777777" w:rsidR="007D4233" w:rsidRPr="007D4233" w:rsidRDefault="00AC0AF5" w:rsidP="007D4233">
      <w:pPr>
        <w:pStyle w:val="36"/>
        <w:framePr w:wrap="notBeside"/>
        <w:rPr>
          <w:rtl/>
        </w:rPr>
      </w:pPr>
      <w:r w:rsidRPr="007D4233">
        <w:rPr>
          <w:rtl/>
        </w:rPr>
        <w:lastRenderedPageBreak/>
        <w:t>א"ל:</w:t>
      </w:r>
    </w:p>
    <w:p w14:paraId="386AF306" w14:textId="333ADA06" w:rsidR="00AC0AF5" w:rsidRDefault="00AC0AF5" w:rsidP="00AC0AF5">
      <w:pPr>
        <w:rPr>
          <w:rFonts w:ascii="Fb Fontext" w:hAnsi="Fb Fontext"/>
          <w:sz w:val="32"/>
          <w:rtl/>
        </w:rPr>
      </w:pPr>
      <w:r w:rsidRPr="00C35A2C">
        <w:rPr>
          <w:rFonts w:ascii="Fb Fontext" w:hAnsi="Fb Fontext"/>
          <w:sz w:val="32"/>
          <w:rtl/>
        </w:rPr>
        <w:t>אנ</w:t>
      </w:r>
      <w:r w:rsidR="007D4233">
        <w:rPr>
          <w:rFonts w:ascii="Fb Fontext" w:hAnsi="Fb Fontext" w:hint="cs"/>
          <w:sz w:val="32"/>
          <w:rtl/>
        </w:rPr>
        <w:t xml:space="preserve">א </w:t>
      </w:r>
      <w:r w:rsidRPr="00C35A2C">
        <w:rPr>
          <w:rFonts w:ascii="Fb Fontext" w:hAnsi="Fb Fontext"/>
          <w:sz w:val="32"/>
          <w:rtl/>
        </w:rPr>
        <w:t>לא ידענא,</w:t>
      </w:r>
      <w:r w:rsidR="007D4233">
        <w:rPr>
          <w:rFonts w:ascii="Fb Fontext" w:hAnsi="Fb Fontext" w:hint="cs"/>
          <w:sz w:val="32"/>
          <w:rtl/>
        </w:rPr>
        <w:t xml:space="preserve"> מעשה היה</w:t>
      </w:r>
      <w:r w:rsidRPr="00C35A2C">
        <w:rPr>
          <w:rFonts w:ascii="Fb Fontext" w:hAnsi="Fb Fontext"/>
          <w:sz w:val="32"/>
          <w:rtl/>
        </w:rPr>
        <w:t xml:space="preserve"> בדורא דרעותא, בישראל </w:t>
      </w:r>
      <w:r w:rsidR="007D4233">
        <w:rPr>
          <w:rFonts w:ascii="Fb Fontext" w:hAnsi="Fb Fontext" w:hint="cs"/>
          <w:sz w:val="32"/>
          <w:rtl/>
        </w:rPr>
        <w:t>ש</w:t>
      </w:r>
      <w:r w:rsidRPr="00C35A2C">
        <w:rPr>
          <w:rFonts w:ascii="Fb Fontext" w:hAnsi="Fb Fontext" w:hint="cs"/>
          <w:sz w:val="32"/>
          <w:rtl/>
        </w:rPr>
        <w:t xml:space="preserve">קנה קרקע </w:t>
      </w:r>
      <w:r w:rsidR="007D4233">
        <w:rPr>
          <w:rFonts w:ascii="Fb Fontext" w:hAnsi="Fb Fontext" w:hint="cs"/>
          <w:sz w:val="32"/>
          <w:rtl/>
        </w:rPr>
        <w:t>מנכרי</w:t>
      </w:r>
      <w:r w:rsidRPr="00C35A2C">
        <w:rPr>
          <w:rFonts w:ascii="Fb Fontext" w:hAnsi="Fb Fontext"/>
          <w:sz w:val="32"/>
          <w:rtl/>
        </w:rPr>
        <w:t>, ו</w:t>
      </w:r>
      <w:r>
        <w:rPr>
          <w:rFonts w:ascii="Fb Fontext" w:hAnsi="Fb Fontext" w:hint="cs"/>
          <w:sz w:val="32"/>
          <w:rtl/>
        </w:rPr>
        <w:t xml:space="preserve">הגיע ישראל אחר וחרש בזה מעט והגיע לפני </w:t>
      </w:r>
      <w:r>
        <w:rPr>
          <w:rStyle w:val="affffe"/>
          <w:rFonts w:ascii="Fb Fontext" w:hAnsi="Fb Fontext" w:hint="cs"/>
          <w:sz w:val="32"/>
          <w:rtl/>
          <w:rPrChange w:id="9178" w:author="מנוע אמוראים" w:date="2026-10-05T16:41:09Z">
            <w:rPr>
              <w:rFonts w:ascii="Fb Fontext" w:hAnsi="Fb Fontext" w:hint="cs"/>
              <w:sz w:val="32"/>
              <w:rtl/>
            </w:rPr>
          </w:rPrChange>
        </w:rPr>
        <w:t xml:space="preserve">ר</w:t>
      </w:r>
      <w:r>
        <w:rPr>
          <w:rStyle w:val="affffe"/>
          <w:rFonts w:ascii="Fb Fontext" w:hAnsi="Fb Fontext"/>
          <w:sz w:val="32"/>
          <w:rtl/>
          <w:rPrChange w:id="9179" w:author="מנוע אמוראים" w:date="2026-10-05T16:41:09Z">
            <w:rPr>
              <w:rFonts w:ascii="Fb Fontext" w:hAnsi="Fb Fontext"/>
              <w:sz w:val="32"/>
              <w:rtl/>
            </w:rPr>
          </w:rPrChange>
        </w:rPr>
        <w:t xml:space="preserve">"</w:t>
      </w:r>
      <w:r>
        <w:rPr>
          <w:rStyle w:val="affffe"/>
          <w:rFonts w:ascii="Fb Fontext" w:hAnsi="Fb Fontext" w:hint="cs"/>
          <w:sz w:val="32"/>
          <w:rtl/>
          <w:rPrChange w:id="9180" w:author="מנוע אמוראים" w:date="2026-10-05T16:41:09Z">
            <w:rPr>
              <w:rFonts w:ascii="Fb Fontext" w:hAnsi="Fb Fontext" w:hint="cs"/>
              <w:sz w:val="32"/>
              <w:rtl/>
            </w:rPr>
          </w:rPrChange>
        </w:rPr>
        <w:t xml:space="preserve">י</w:t>
      </w:r>
      <w:r>
        <w:rPr>
          <w:rFonts w:ascii="Fb Fontext" w:hAnsi="Fb Fontext" w:hint="cs"/>
          <w:sz w:val="32"/>
          <w:rtl/>
        </w:rPr>
        <w:t xml:space="preserve"> והעמיד ביד שני</w:t>
      </w:r>
    </w:p>
    <w:p w14:paraId="3ECC2BFD" w14:textId="77777777" w:rsidR="007D4233" w:rsidRPr="007D4233" w:rsidRDefault="00AC0AF5" w:rsidP="007D4233">
      <w:pPr>
        <w:pStyle w:val="36"/>
        <w:framePr w:wrap="notBeside"/>
        <w:rPr>
          <w:rtl/>
        </w:rPr>
      </w:pPr>
      <w:r w:rsidRPr="007D4233">
        <w:rPr>
          <w:rtl/>
        </w:rPr>
        <w:t>א"ל:</w:t>
      </w:r>
    </w:p>
    <w:p w14:paraId="79F9F914" w14:textId="204D9340" w:rsidR="000B1922" w:rsidRDefault="00AC0AF5" w:rsidP="00AC0AF5">
      <w:pPr>
        <w:rPr>
          <w:rFonts w:ascii="Fb Fontext" w:hAnsi="Fb Fontext" w:cs="Guttman Vilna"/>
          <w:b/>
          <w:bCs/>
          <w:rtl/>
        </w:rPr>
      </w:pPr>
      <w:r w:rsidRPr="00C35A2C">
        <w:rPr>
          <w:rFonts w:ascii="Fb Fontext" w:hAnsi="Fb Fontext"/>
          <w:rtl/>
        </w:rPr>
        <w:t>דורא דרעותא ב</w:t>
      </w:r>
      <w:r w:rsidRPr="00C35A2C">
        <w:rPr>
          <w:rFonts w:ascii="Fb Fontext" w:hAnsi="Fb Fontext" w:hint="cs"/>
          <w:rtl/>
        </w:rPr>
        <w:t>שדות טמונות היו</w:t>
      </w:r>
      <w:r w:rsidRPr="007D4233">
        <w:rPr>
          <w:rStyle w:val="afffff0"/>
          <w:rFonts w:hint="cs"/>
          <w:rtl/>
        </w:rPr>
        <w:t xml:space="preserve"> שלא היו משלמים מס למלך ודינם דליכול ארעא</w:t>
      </w:r>
      <w:r w:rsidRPr="00C35A2C">
        <w:rPr>
          <w:rFonts w:ascii="Fb Fontext" w:hAnsi="Fb Fontext"/>
          <w:rtl/>
        </w:rPr>
        <w:t>.</w:t>
      </w:r>
    </w:p>
    <w:bookmarkEnd w:id="27"/>
    <w:p w14:paraId="4DE05670" w14:textId="77777777" w:rsidR="000B1922" w:rsidRDefault="000B1922">
      <w:pPr>
        <w:bidi w:val="0"/>
        <w:spacing w:after="160" w:line="259" w:lineRule="auto"/>
        <w:jc w:val="left"/>
        <w:rPr>
          <w:rFonts w:ascii="Fb Fontext" w:hAnsi="Fb Fontext" w:cs="Guttman Vilna"/>
          <w:b/>
          <w:bCs/>
        </w:rPr>
      </w:pPr>
      <w:r>
        <w:rPr>
          <w:rFonts w:ascii="Fb Fontext" w:hAnsi="Fb Fontext" w:cs="Guttman Vilna"/>
          <w:b/>
          <w:bCs/>
          <w:rtl/>
        </w:rPr>
        <w:br w:type="page"/>
      </w:r>
    </w:p>
    <w:p w14:paraId="49C91BF1" w14:textId="77777777" w:rsidR="00AC0AF5" w:rsidRPr="00C35A2C" w:rsidRDefault="00AC0AF5" w:rsidP="00AC0AF5">
      <w:pPr>
        <w:rPr>
          <w:rFonts w:ascii="Fb Fontext" w:hAnsi="Fb Fontext" w:cs="Guttman Vilna"/>
          <w:b/>
          <w:bCs/>
          <w:rtl/>
        </w:rPr>
      </w:pPr>
    </w:p>
    <w:p w14:paraId="05D5748C" w14:textId="77777777" w:rsidR="00AC0AF5" w:rsidRPr="00C35A2C" w:rsidRDefault="00AC0AF5" w:rsidP="00982F98">
      <w:pPr>
        <w:pStyle w:val="affe"/>
        <w:framePr w:wrap="around"/>
        <w:rPr>
          <w:rtl/>
        </w:rPr>
      </w:pPr>
      <w:r w:rsidRPr="00C35A2C">
        <w:rPr>
          <w:rtl/>
        </w:rPr>
        <w:t>נה.</w:t>
      </w:r>
    </w:p>
    <w:p w14:paraId="7E6E4495" w14:textId="77777777" w:rsidR="00882A70" w:rsidRPr="00882A70" w:rsidRDefault="00AC0AF5" w:rsidP="00882A70">
      <w:pPr>
        <w:pStyle w:val="36"/>
        <w:framePr w:wrap="notBeside"/>
        <w:rPr>
          <w:rtl/>
        </w:rPr>
      </w:pPr>
      <w:r w:rsidRPr="00882A70">
        <w:rPr>
          <w:rtl/>
        </w:rPr>
        <w:t>ר"</w:t>
      </w:r>
      <w:r w:rsidRPr="00882A70">
        <w:rPr>
          <w:rFonts w:hint="cs"/>
          <w:rtl/>
        </w:rPr>
        <w:t>ה</w:t>
      </w:r>
    </w:p>
    <w:p w14:paraId="53291435" w14:textId="08AAE694" w:rsidR="00882A70" w:rsidRPr="00882A70" w:rsidRDefault="00AC0AF5" w:rsidP="00882A70">
      <w:pPr>
        <w:rPr>
          <w:rtl/>
        </w:rPr>
      </w:pPr>
      <w:r w:rsidRPr="00C35A2C">
        <w:rPr>
          <w:rFonts w:ascii="Fb Fontext" w:hAnsi="Fb Fontext" w:hint="cs"/>
          <w:sz w:val="32"/>
          <w:rtl/>
        </w:rPr>
        <w:t>קנה קרקע מעכו</w:t>
      </w:r>
      <w:r w:rsidRPr="00C35A2C">
        <w:rPr>
          <w:rFonts w:ascii="Fb Fontext" w:hAnsi="Fb Fontext"/>
          <w:sz w:val="32"/>
          <w:rtl/>
        </w:rPr>
        <w:t>"</w:t>
      </w:r>
      <w:r w:rsidRPr="00C35A2C">
        <w:rPr>
          <w:rFonts w:ascii="Fb Fontext" w:hAnsi="Fb Fontext" w:hint="cs"/>
          <w:sz w:val="32"/>
          <w:rtl/>
        </w:rPr>
        <w:t>ם</w:t>
      </w:r>
      <w:r w:rsidRPr="00C35A2C">
        <w:rPr>
          <w:rFonts w:ascii="Fb Fontext" w:hAnsi="Fb Fontext"/>
          <w:sz w:val="32"/>
          <w:rtl/>
        </w:rPr>
        <w:t xml:space="preserve">, </w:t>
      </w:r>
      <w:r w:rsidRPr="00C35A2C">
        <w:rPr>
          <w:rFonts w:ascii="Fb Fontext" w:hAnsi="Fb Fontext" w:hint="cs"/>
          <w:sz w:val="32"/>
          <w:rtl/>
        </w:rPr>
        <w:t xml:space="preserve">וישראל </w:t>
      </w:r>
      <w:r w:rsidRPr="00C35A2C">
        <w:rPr>
          <w:rFonts w:ascii="Fb Fontext" w:hAnsi="Fb Fontext"/>
          <w:sz w:val="32"/>
          <w:rtl/>
        </w:rPr>
        <w:t xml:space="preserve">אחר רפיק בה </w:t>
      </w:r>
      <w:r w:rsidR="00882A70">
        <w:rPr>
          <w:rFonts w:ascii="Fb Fontext" w:hAnsi="Fb Fontext" w:hint="cs"/>
          <w:sz w:val="32"/>
          <w:rtl/>
        </w:rPr>
        <w:t>מעט</w:t>
      </w:r>
      <w:r w:rsidRPr="00C35A2C">
        <w:rPr>
          <w:rFonts w:ascii="Fb Fontext" w:hAnsi="Fb Fontext"/>
          <w:sz w:val="32"/>
          <w:rtl/>
        </w:rPr>
        <w:t>,</w:t>
      </w:r>
      <w:r w:rsidR="00882A70">
        <w:rPr>
          <w:rFonts w:ascii="Fb Fontext" w:hAnsi="Fb Fontext" w:hint="cs"/>
          <w:sz w:val="32"/>
          <w:rtl/>
        </w:rPr>
        <w:t xml:space="preserve"> </w:t>
      </w:r>
      <w:r w:rsidR="00882A70" w:rsidRPr="00882A70">
        <w:rPr>
          <w:rStyle w:val="affffe"/>
          <w:rFonts w:hint="cs"/>
          <w:rtl/>
        </w:rPr>
        <w:t>ור''נ</w:t>
      </w:r>
      <w:r w:rsidR="00882A70">
        <w:rPr>
          <w:rFonts w:hint="cs"/>
          <w:rtl/>
        </w:rPr>
        <w:t xml:space="preserve"> העמיד בידו</w:t>
      </w:r>
    </w:p>
    <w:p w14:paraId="1B506E49" w14:textId="77777777" w:rsidR="00882A70" w:rsidRPr="00882A70" w:rsidRDefault="00882A70" w:rsidP="00882A70">
      <w:pPr>
        <w:pStyle w:val="36"/>
        <w:framePr w:wrap="notBeside"/>
        <w:rPr>
          <w:rtl/>
        </w:rPr>
      </w:pPr>
      <w:r w:rsidRPr="00882A70">
        <w:rPr>
          <w:rFonts w:hint="cs"/>
          <w:rtl/>
        </w:rPr>
        <w:t>שאלו ר''ה</w:t>
      </w:r>
      <w:r w:rsidR="00AC0AF5" w:rsidRPr="00882A70">
        <w:rPr>
          <w:rtl/>
        </w:rPr>
        <w:t>:</w:t>
      </w:r>
    </w:p>
    <w:p w14:paraId="61A4EBDE" w14:textId="77777777" w:rsidR="00882A70" w:rsidRDefault="00882A70" w:rsidP="00AC0AF5">
      <w:pPr>
        <w:rPr>
          <w:rFonts w:ascii="Fb Fontext" w:hAnsi="Fb Fontext"/>
          <w:rtl/>
        </w:rPr>
      </w:pPr>
      <w:r w:rsidRPr="00882A70">
        <w:rPr>
          <w:rStyle w:val="affffe"/>
          <w:rFonts w:hint="cs"/>
          <w:rtl/>
        </w:rPr>
        <w:t>אם מפני שמואל</w:t>
      </w:r>
      <w:r w:rsidR="00AC0AF5" w:rsidRPr="00882A70">
        <w:rPr>
          <w:rStyle w:val="affffe"/>
          <w:rtl/>
        </w:rPr>
        <w:t>:</w:t>
      </w:r>
      <w:r w:rsidR="00AC0AF5" w:rsidRPr="00C35A2C">
        <w:rPr>
          <w:rFonts w:ascii="Fb Fontext" w:hAnsi="Fb Fontext"/>
          <w:rtl/>
        </w:rPr>
        <w:t xml:space="preserve"> </w:t>
      </w:r>
      <w:r>
        <w:rPr>
          <w:rFonts w:ascii="Fb Fontext" w:hAnsi="Fb Fontext" w:hint="cs"/>
          <w:rtl/>
        </w:rPr>
        <w:t xml:space="preserve">דנכסי גוי </w:t>
      </w:r>
      <w:r w:rsidR="00AC0AF5" w:rsidRPr="00C35A2C">
        <w:rPr>
          <w:rFonts w:ascii="Fb Fontext" w:hAnsi="Fb Fontext"/>
          <w:rtl/>
        </w:rPr>
        <w:t xml:space="preserve">הרי הן כמדבר, וכל המחזיק בהם זכה, </w:t>
      </w:r>
    </w:p>
    <w:p w14:paraId="2D3800FC" w14:textId="7DCA803D" w:rsidR="00AC0AF5" w:rsidRDefault="00882A70" w:rsidP="00AC0AF5">
      <w:pPr>
        <w:rPr>
          <w:rFonts w:ascii="Fb Fontext" w:hAnsi="Fb Fontext"/>
          <w:rtl/>
        </w:rPr>
      </w:pPr>
      <w:r w:rsidRPr="00882A70">
        <w:rPr>
          <w:rStyle w:val="affffe"/>
          <w:rFonts w:hint="cs"/>
          <w:rtl/>
        </w:rPr>
        <w:t>נהג בי כאידך דשמואל:</w:t>
      </w:r>
      <w:r>
        <w:rPr>
          <w:rFonts w:ascii="Fb Fontext" w:hAnsi="Fb Fontext" w:hint="cs"/>
          <w:rtl/>
        </w:rPr>
        <w:t xml:space="preserve"> שקנה רק </w:t>
      </w:r>
      <w:r w:rsidR="00AC0AF5" w:rsidRPr="00C35A2C">
        <w:rPr>
          <w:rFonts w:ascii="Fb Fontext" w:hAnsi="Fb Fontext"/>
          <w:rtl/>
        </w:rPr>
        <w:t>מקום מכושו בלבד!</w:t>
      </w:r>
    </w:p>
    <w:p w14:paraId="393BF260" w14:textId="77777777" w:rsidR="00882A70" w:rsidRPr="00882A70" w:rsidRDefault="00AC0AF5" w:rsidP="00882A70">
      <w:pPr>
        <w:pStyle w:val="36"/>
        <w:framePr w:wrap="notBeside"/>
        <w:rPr>
          <w:rtl/>
        </w:rPr>
      </w:pPr>
      <w:r w:rsidRPr="00882A70">
        <w:rPr>
          <w:rtl/>
        </w:rPr>
        <w:t>א"ל:</w:t>
      </w:r>
    </w:p>
    <w:p w14:paraId="588A9225" w14:textId="785B2FE8" w:rsidR="00AC0AF5" w:rsidRPr="00C35A2C" w:rsidRDefault="00AC0AF5" w:rsidP="00AE59CD">
      <w:pPr>
        <w:spacing w:after="60"/>
        <w:rPr>
          <w:rFonts w:ascii="Fb Fontext" w:hAnsi="Fb Fontext" w:cs="Guttman Vilna"/>
          <w:b/>
          <w:bCs/>
          <w:rtl/>
        </w:rPr>
      </w:pPr>
      <w:r w:rsidRPr="00C35A2C">
        <w:rPr>
          <w:rFonts w:ascii="Fb Fontext" w:hAnsi="Fb Fontext"/>
          <w:rtl/>
        </w:rPr>
        <w:t>ב</w:t>
      </w:r>
      <w:r w:rsidRPr="00C35A2C">
        <w:rPr>
          <w:rFonts w:ascii="Fb Fontext" w:hAnsi="Fb Fontext" w:hint="cs"/>
          <w:rtl/>
        </w:rPr>
        <w:t xml:space="preserve">זה </w:t>
      </w:r>
      <w:r w:rsidRPr="00C35A2C">
        <w:rPr>
          <w:rFonts w:ascii="Fb Fontext" w:hAnsi="Fb Fontext"/>
          <w:rtl/>
        </w:rPr>
        <w:t>כשמעתין ס"</w:t>
      </w:r>
      <w:r w:rsidRPr="00C35A2C">
        <w:rPr>
          <w:rFonts w:ascii="Fb Fontext" w:hAnsi="Fb Fontext" w:hint="cs"/>
          <w:rtl/>
        </w:rPr>
        <w:t xml:space="preserve">ל </w:t>
      </w:r>
      <w:r w:rsidRPr="00882A70">
        <w:rPr>
          <w:rStyle w:val="affffe"/>
          <w:rtl/>
        </w:rPr>
        <w:t>דא</w:t>
      </w:r>
      <w:r w:rsidRPr="00882A70">
        <w:rPr>
          <w:rStyle w:val="affffe"/>
          <w:rFonts w:hint="cs"/>
          <w:rtl/>
        </w:rPr>
        <w:t>ר</w:t>
      </w:r>
      <w:r w:rsidRPr="00882A70">
        <w:rPr>
          <w:rStyle w:val="affffe"/>
          <w:rtl/>
        </w:rPr>
        <w:t>"</w:t>
      </w:r>
      <w:r w:rsidRPr="00882A70">
        <w:rPr>
          <w:rStyle w:val="affffe"/>
          <w:rFonts w:hint="cs"/>
          <w:rtl/>
        </w:rPr>
        <w:t>ה מרב</w:t>
      </w:r>
      <w:r w:rsidRPr="00882A70">
        <w:rPr>
          <w:rStyle w:val="affffe"/>
          <w:rtl/>
        </w:rPr>
        <w:t>:</w:t>
      </w:r>
      <w:r w:rsidRPr="00C35A2C">
        <w:rPr>
          <w:rFonts w:ascii="Fb Fontext" w:hAnsi="Fb Fontext"/>
          <w:rtl/>
        </w:rPr>
        <w:t xml:space="preserve"> כיון שניכש בה מכוש אחד - קנה כולה.</w:t>
      </w:r>
    </w:p>
    <w:p w14:paraId="544D7389" w14:textId="77777777" w:rsidR="00882A70" w:rsidRPr="00882A70" w:rsidRDefault="00AC0AF5" w:rsidP="00882A70">
      <w:pPr>
        <w:pStyle w:val="36"/>
        <w:framePr w:wrap="notBeside"/>
        <w:rPr>
          <w:rtl/>
        </w:rPr>
      </w:pPr>
      <w:r w:rsidRPr="00882A70">
        <w:rPr>
          <w:rtl/>
        </w:rPr>
        <w:t>שלח ר</w:t>
      </w:r>
      <w:r w:rsidRPr="00882A70">
        <w:rPr>
          <w:rFonts w:hint="cs"/>
          <w:rtl/>
        </w:rPr>
        <w:t>הב</w:t>
      </w:r>
      <w:r w:rsidRPr="00882A70">
        <w:rPr>
          <w:rtl/>
        </w:rPr>
        <w:t>"</w:t>
      </w:r>
      <w:r w:rsidRPr="00882A70">
        <w:rPr>
          <w:rFonts w:hint="cs"/>
          <w:rtl/>
        </w:rPr>
        <w:t>א</w:t>
      </w:r>
      <w:r w:rsidRPr="00882A70">
        <w:rPr>
          <w:rtl/>
        </w:rPr>
        <w:t>:</w:t>
      </w:r>
    </w:p>
    <w:p w14:paraId="1CF5ABF1" w14:textId="77777777" w:rsidR="00AE59CD" w:rsidRDefault="00AC0AF5" w:rsidP="00AE59CD">
      <w:pPr>
        <w:pStyle w:val="affff9"/>
        <w:rPr>
          <w:rtl/>
        </w:rPr>
      </w:pPr>
      <w:r w:rsidRPr="00882A70">
        <w:rPr>
          <w:rtl/>
        </w:rPr>
        <w:t xml:space="preserve">ישראל שלקח שדה </w:t>
      </w:r>
      <w:r w:rsidR="00882A70" w:rsidRPr="00882A70">
        <w:rPr>
          <w:rFonts w:hint="cs"/>
          <w:rtl/>
        </w:rPr>
        <w:t>מגוי</w:t>
      </w:r>
      <w:r w:rsidRPr="00882A70">
        <w:rPr>
          <w:rtl/>
        </w:rPr>
        <w:t xml:space="preserve">, ובא ישראל אחר והחזיק בה </w:t>
      </w:r>
    </w:p>
    <w:p w14:paraId="57158409" w14:textId="2484FD49" w:rsidR="00AC0AF5" w:rsidRPr="00882A70" w:rsidRDefault="00AC0AF5" w:rsidP="00AC0AF5">
      <w:pPr>
        <w:rPr>
          <w:rtl/>
        </w:rPr>
      </w:pPr>
      <w:r w:rsidRPr="00882A70">
        <w:rPr>
          <w:rtl/>
        </w:rPr>
        <w:t>- אין מוציאים אותה מידו.</w:t>
      </w:r>
    </w:p>
    <w:p w14:paraId="6F772B01" w14:textId="77777777" w:rsidR="00AC0AF5" w:rsidRDefault="00AC0AF5" w:rsidP="00AC0AF5">
      <w:pPr>
        <w:rPr>
          <w:rFonts w:ascii="Fb Fontext" w:hAnsi="Fb Fontext" w:cs="Guttman Vilna"/>
          <w:b/>
          <w:bCs/>
          <w:rtl/>
        </w:rPr>
      </w:pPr>
      <w:r w:rsidRPr="00C35A2C">
        <w:rPr>
          <w:rFonts w:ascii="Fb Fontext" w:hAnsi="Fb Fontext"/>
          <w:rtl/>
        </w:rPr>
        <w:t>וכן היה ר</w:t>
      </w:r>
      <w:r w:rsidRPr="00F10693">
        <w:rPr>
          <w:rtl/>
        </w:rPr>
        <w:t xml:space="preserve">' </w:t>
      </w:r>
      <w:r w:rsidRPr="00C35A2C">
        <w:rPr>
          <w:rFonts w:ascii="Fb Fontext" w:hAnsi="Fb Fontext"/>
          <w:rtl/>
        </w:rPr>
        <w:t>אבין ור</w:t>
      </w:r>
      <w:r w:rsidRPr="00F10693">
        <w:rPr>
          <w:rtl/>
        </w:rPr>
        <w:t xml:space="preserve">' </w:t>
      </w:r>
      <w:r w:rsidRPr="00C35A2C">
        <w:rPr>
          <w:rFonts w:ascii="Fb Fontext" w:hAnsi="Fb Fontext"/>
          <w:rtl/>
        </w:rPr>
        <w:t>אילעא וכל רבותינו שוין בדבר.</w:t>
      </w:r>
    </w:p>
    <w:p w14:paraId="01D42BA9" w14:textId="77777777" w:rsidR="00A21245" w:rsidRPr="00C35A2C" w:rsidRDefault="00A21245" w:rsidP="00AC0AF5">
      <w:pPr>
        <w:rPr>
          <w:rFonts w:ascii="Fb Fontext" w:hAnsi="Fb Fontext" w:cs="Guttman Vilna"/>
          <w:b/>
          <w:bCs/>
          <w:rtl/>
        </w:rPr>
      </w:pPr>
    </w:p>
    <w:p w14:paraId="70EC7748" w14:textId="77777777" w:rsidR="00AE59CD" w:rsidRPr="00AE59CD" w:rsidRDefault="00AC0AF5" w:rsidP="00AE59CD">
      <w:pPr>
        <w:pStyle w:val="36"/>
        <w:framePr w:wrap="notBeside"/>
        <w:rPr>
          <w:rtl/>
        </w:rPr>
      </w:pPr>
      <w:r w:rsidRPr="00AE59CD">
        <w:rPr>
          <w:rtl/>
        </w:rPr>
        <w:t xml:space="preserve">רבה, </w:t>
      </w:r>
    </w:p>
    <w:p w14:paraId="49B9A81E" w14:textId="489A9A9A" w:rsidR="00AC0AF5" w:rsidRDefault="00AE59CD" w:rsidP="00AE59CD">
      <w:pPr>
        <w:pStyle w:val="affff9"/>
        <w:rPr>
          <w:rtl/>
        </w:rPr>
      </w:pPr>
      <w:r>
        <w:rPr>
          <w:rFonts w:hint="cs"/>
          <w:rtl/>
        </w:rPr>
        <w:t xml:space="preserve">ג' אלו שמעתי מריש גלותא [עב''נ] בשם שמואל </w:t>
      </w:r>
    </w:p>
    <w:p w14:paraId="735EFDB5" w14:textId="77777777" w:rsidR="00AE59CD" w:rsidRPr="00AE59CD" w:rsidRDefault="00A21245" w:rsidP="00AE59CD">
      <w:pPr>
        <w:pStyle w:val="36"/>
        <w:framePr w:wrap="notBeside"/>
        <w:rPr>
          <w:rtl/>
        </w:rPr>
      </w:pPr>
      <w:r w:rsidRPr="00AE59CD">
        <w:rPr>
          <w:rFonts w:hint="cs"/>
          <w:rtl/>
        </w:rPr>
        <w:t>א.</w:t>
      </w:r>
    </w:p>
    <w:p w14:paraId="7905246C" w14:textId="72A37047" w:rsidR="00A21245" w:rsidRDefault="00AC0AF5" w:rsidP="00AC0AF5">
      <w:pPr>
        <w:rPr>
          <w:rFonts w:ascii="Fb Fontext" w:hAnsi="Fb Fontext"/>
          <w:rtl/>
        </w:rPr>
      </w:pPr>
      <w:r w:rsidRPr="00C35A2C">
        <w:rPr>
          <w:rFonts w:ascii="Fb Fontext" w:hAnsi="Fb Fontext"/>
          <w:rtl/>
        </w:rPr>
        <w:t xml:space="preserve">דינא דמלכותא דינא, </w:t>
      </w:r>
    </w:p>
    <w:p w14:paraId="55A864A2" w14:textId="77777777" w:rsidR="00AE59CD" w:rsidRPr="00AE59CD" w:rsidRDefault="00A21245" w:rsidP="00AE59CD">
      <w:pPr>
        <w:pStyle w:val="36"/>
        <w:framePr w:wrap="notBeside"/>
        <w:rPr>
          <w:rtl/>
        </w:rPr>
      </w:pPr>
      <w:r w:rsidRPr="00AE59CD">
        <w:rPr>
          <w:rFonts w:hint="cs"/>
          <w:rtl/>
        </w:rPr>
        <w:t>ב.</w:t>
      </w:r>
    </w:p>
    <w:p w14:paraId="3D4A512F" w14:textId="5C9D3FF4" w:rsidR="00A21245" w:rsidRDefault="00AC0AF5" w:rsidP="00AC0AF5">
      <w:pPr>
        <w:rPr>
          <w:rFonts w:ascii="Fb Fontext" w:hAnsi="Fb Fontext"/>
          <w:rtl/>
        </w:rPr>
      </w:pPr>
      <w:r w:rsidRPr="00C35A2C">
        <w:rPr>
          <w:rFonts w:ascii="Fb Fontext" w:hAnsi="Fb Fontext"/>
          <w:rtl/>
        </w:rPr>
        <w:t>ואריסותא דפרסאי עד מ</w:t>
      </w:r>
      <w:r w:rsidRPr="00F10693">
        <w:rPr>
          <w:rtl/>
        </w:rPr>
        <w:t xml:space="preserve">' </w:t>
      </w:r>
      <w:r w:rsidRPr="00C35A2C">
        <w:rPr>
          <w:rFonts w:ascii="Fb Fontext" w:hAnsi="Fb Fontext"/>
          <w:rtl/>
        </w:rPr>
        <w:t xml:space="preserve">שנין, </w:t>
      </w:r>
    </w:p>
    <w:p w14:paraId="45C90AE4" w14:textId="77777777" w:rsidR="00AE59CD" w:rsidRPr="00AE59CD" w:rsidRDefault="00A21245" w:rsidP="00AE59CD">
      <w:pPr>
        <w:pStyle w:val="36"/>
        <w:framePr w:wrap="notBeside"/>
        <w:rPr>
          <w:rtl/>
        </w:rPr>
      </w:pPr>
      <w:r w:rsidRPr="00AE59CD">
        <w:rPr>
          <w:rFonts w:hint="cs"/>
          <w:rtl/>
        </w:rPr>
        <w:t>ג.</w:t>
      </w:r>
    </w:p>
    <w:p w14:paraId="72737052" w14:textId="565CA3FF" w:rsidR="00AC0AF5" w:rsidRDefault="00AC0AF5" w:rsidP="00AC0AF5">
      <w:pPr>
        <w:rPr>
          <w:rFonts w:ascii="Fb Fontext" w:hAnsi="Fb Fontext"/>
          <w:rtl/>
        </w:rPr>
      </w:pPr>
      <w:r w:rsidRPr="00C35A2C">
        <w:rPr>
          <w:rFonts w:ascii="Fb Fontext" w:hAnsi="Fb Fontext"/>
          <w:rtl/>
        </w:rPr>
        <w:t>ו</w:t>
      </w:r>
      <w:r w:rsidRPr="00C35A2C">
        <w:rPr>
          <w:rFonts w:ascii="Fb Fontext" w:hAnsi="Fb Fontext" w:hint="cs"/>
          <w:rtl/>
        </w:rPr>
        <w:t>אותם עשירים הקונים שדות מפני המס דהוי מכר</w:t>
      </w:r>
    </w:p>
    <w:p w14:paraId="51A8E96E" w14:textId="77777777" w:rsidR="00AC0AF5" w:rsidRPr="00C35A2C" w:rsidRDefault="00AC0AF5" w:rsidP="00AC0AF5">
      <w:pPr>
        <w:rPr>
          <w:rFonts w:ascii="Fb Fontext" w:hAnsi="Fb Fontext" w:cs="Guttman Vilna"/>
          <w:b/>
          <w:bCs/>
          <w:rtl/>
        </w:rPr>
      </w:pPr>
      <w:r w:rsidRPr="00C35A2C">
        <w:rPr>
          <w:rFonts w:ascii="Fb Fontext" w:hAnsi="Fb Fontext" w:hint="cs"/>
          <w:rtl/>
        </w:rPr>
        <w:t>ודווקא למס הקרקע ולא לארנונה המוטלת על האיש עצמו</w:t>
      </w:r>
    </w:p>
    <w:p w14:paraId="5EB50FDF" w14:textId="77777777" w:rsidR="00A21245" w:rsidRPr="00A21245" w:rsidRDefault="00AC0AF5" w:rsidP="00A21245">
      <w:pPr>
        <w:pStyle w:val="36"/>
        <w:framePr w:wrap="notBeside"/>
        <w:rPr>
          <w:rtl/>
        </w:rPr>
      </w:pPr>
      <w:r w:rsidRPr="00A21245">
        <w:rPr>
          <w:rFonts w:hint="cs"/>
          <w:rtl/>
        </w:rPr>
        <w:t>רהבדר</w:t>
      </w:r>
      <w:r w:rsidRPr="00A21245">
        <w:rPr>
          <w:rtl/>
        </w:rPr>
        <w:t>"</w:t>
      </w:r>
      <w:r>
        <w:rPr>
          <w:rFonts w:hint="cs"/>
          <w:rtl/>
        </w:rPr>
        <w:t xml:space="preserve">י</w:t>
      </w:r>
      <w:del w:id="41008" w:author="Claude" w:date="2026-10-07T09:24:35Z">
        <w:r>
          <w:rPr>
            <w:rFonts w:hint="cs"/>
            <w:rtl/>
          </w:rPr>
          <w:delText xml:space="preserve"> </w:delText>
        </w:r>
      </w:del>
      <w:r w:rsidRPr="00A21245">
        <w:rPr>
          <w:rtl/>
        </w:rPr>
        <w:t xml:space="preserve">: </w:t>
      </w:r>
    </w:p>
    <w:p w14:paraId="581013AD" w14:textId="70E97C07" w:rsidR="00AC0AF5" w:rsidRPr="00C35A2C" w:rsidRDefault="00AC0AF5" w:rsidP="00AC0AF5">
      <w:pPr>
        <w:rPr>
          <w:rFonts w:ascii="Fb Fontext" w:hAnsi="Fb Fontext"/>
          <w:rtl/>
        </w:rPr>
      </w:pPr>
      <w:r w:rsidRPr="00C35A2C">
        <w:rPr>
          <w:rFonts w:ascii="Fb Fontext" w:hAnsi="Fb Fontext"/>
          <w:rtl/>
        </w:rPr>
        <w:t>אפילו שע</w:t>
      </w:r>
      <w:r w:rsidR="00AE59CD">
        <w:rPr>
          <w:rFonts w:ascii="Fb Fontext" w:hAnsi="Fb Fontext" w:hint="cs"/>
          <w:rtl/>
        </w:rPr>
        <w:t xml:space="preserve">ורים בכד </w:t>
      </w:r>
      <w:r w:rsidR="00AE59CD" w:rsidRPr="00AE59CD">
        <w:rPr>
          <w:rStyle w:val="afffff0"/>
          <w:rFonts w:hint="cs"/>
          <w:rtl/>
        </w:rPr>
        <w:t>[תלושים]</w:t>
      </w:r>
      <w:r w:rsidR="00AE59CD">
        <w:rPr>
          <w:rFonts w:ascii="Fb Fontext" w:hAnsi="Fb Fontext" w:hint="cs"/>
          <w:rtl/>
        </w:rPr>
        <w:t xml:space="preserve"> </w:t>
      </w:r>
      <w:r w:rsidRPr="00C35A2C">
        <w:rPr>
          <w:rFonts w:ascii="Fb Fontext" w:hAnsi="Fb Fontext"/>
          <w:rtl/>
        </w:rPr>
        <w:t xml:space="preserve">משתעבדי </w:t>
      </w:r>
      <w:r w:rsidR="00AE59CD">
        <w:rPr>
          <w:rFonts w:ascii="Fb Fontext" w:hAnsi="Fb Fontext" w:hint="cs"/>
          <w:rtl/>
        </w:rPr>
        <w:t>למס</w:t>
      </w:r>
      <w:r w:rsidRPr="00C35A2C">
        <w:rPr>
          <w:rFonts w:ascii="Fb Fontext" w:hAnsi="Fb Fontext"/>
          <w:rtl/>
        </w:rPr>
        <w:t>.</w:t>
      </w:r>
    </w:p>
    <w:p w14:paraId="77DB2197" w14:textId="77777777" w:rsidR="00A21245" w:rsidRPr="00A21245" w:rsidRDefault="00AC0AF5" w:rsidP="00A21245">
      <w:pPr>
        <w:pStyle w:val="36"/>
        <w:framePr w:wrap="notBeside"/>
        <w:rPr>
          <w:rtl/>
        </w:rPr>
      </w:pPr>
      <w:r w:rsidRPr="00A21245">
        <w:rPr>
          <w:rFonts w:hint="cs"/>
          <w:rtl/>
        </w:rPr>
        <w:t>ר</w:t>
      </w:r>
      <w:r w:rsidRPr="00A21245">
        <w:rPr>
          <w:rtl/>
        </w:rPr>
        <w:t>"</w:t>
      </w:r>
      <w:r w:rsidRPr="00A21245">
        <w:rPr>
          <w:rFonts w:hint="cs"/>
          <w:rtl/>
        </w:rPr>
        <w:t>א</w:t>
      </w:r>
      <w:r w:rsidRPr="00A21245">
        <w:rPr>
          <w:rtl/>
        </w:rPr>
        <w:t>:</w:t>
      </w:r>
    </w:p>
    <w:p w14:paraId="16D00726" w14:textId="2BE01129" w:rsidR="00A21245" w:rsidRPr="00AE59CD" w:rsidRDefault="00AC0AF5" w:rsidP="00AE59CD">
      <w:pPr>
        <w:spacing w:after="60"/>
        <w:rPr>
          <w:rFonts w:ascii="Fb Fontext" w:hAnsi="Fb Fontext"/>
          <w:rtl/>
        </w:rPr>
      </w:pPr>
      <w:r w:rsidRPr="00C35A2C">
        <w:rPr>
          <w:rFonts w:ascii="Fb Fontext" w:hAnsi="Fb Fontext" w:hint="cs"/>
          <w:rtl/>
        </w:rPr>
        <w:t>דהו</w:t>
      </w:r>
      <w:r w:rsidRPr="00C35A2C">
        <w:rPr>
          <w:rFonts w:ascii="Fb Fontext" w:hAnsi="Fb Fontext"/>
          <w:rtl/>
        </w:rPr>
        <w:t>"</w:t>
      </w:r>
      <w:r w:rsidRPr="00C35A2C">
        <w:rPr>
          <w:rFonts w:ascii="Fb Fontext" w:hAnsi="Fb Fontext" w:hint="cs"/>
          <w:rtl/>
        </w:rPr>
        <w:t xml:space="preserve">ל ראוי ואין הבכור נוטל </w:t>
      </w:r>
      <w:r w:rsidRPr="00A21245">
        <w:rPr>
          <w:rStyle w:val="affffe"/>
          <w:rFonts w:hint="cs"/>
          <w:rtl/>
        </w:rPr>
        <w:t>דמיירי</w:t>
      </w:r>
      <w:r w:rsidRPr="00C35A2C">
        <w:rPr>
          <w:rFonts w:ascii="Fb Fontext" w:hAnsi="Fb Fontext" w:hint="cs"/>
          <w:rtl/>
        </w:rPr>
        <w:t xml:space="preserve"> </w:t>
      </w:r>
      <w:r w:rsidR="00AE59CD">
        <w:rPr>
          <w:rFonts w:ascii="Fb Fontext" w:hAnsi="Fb Fontext" w:hint="cs"/>
          <w:rtl/>
        </w:rPr>
        <w:t xml:space="preserve">שנתן </w:t>
      </w:r>
      <w:r w:rsidRPr="00C35A2C">
        <w:rPr>
          <w:rFonts w:ascii="Fb Fontext" w:hAnsi="Fb Fontext" w:hint="cs"/>
          <w:rtl/>
        </w:rPr>
        <w:t>כרגא ומת וכדאמרי</w:t>
      </w:r>
      <w:r w:rsidRPr="00F10693">
        <w:rPr>
          <w:rFonts w:hint="cs"/>
          <w:rtl/>
        </w:rPr>
        <w:t xml:space="preserve">' </w:t>
      </w:r>
      <w:r w:rsidRPr="00C35A2C">
        <w:rPr>
          <w:rFonts w:ascii="Fb Fontext" w:hAnsi="Fb Fontext" w:hint="cs"/>
          <w:rtl/>
        </w:rPr>
        <w:t>בטסקא</w:t>
      </w:r>
    </w:p>
    <w:p w14:paraId="4C5F1AF5" w14:textId="6773E56F" w:rsidR="00A21245" w:rsidRPr="00A21245" w:rsidRDefault="00AC0AF5" w:rsidP="00A21245">
      <w:pPr>
        <w:pStyle w:val="36"/>
        <w:framePr w:wrap="notBeside"/>
        <w:rPr>
          <w:rtl/>
        </w:rPr>
      </w:pPr>
      <w:r w:rsidRPr="00A21245">
        <w:rPr>
          <w:rtl/>
        </w:rPr>
        <w:t>רב אשי</w:t>
      </w:r>
      <w:r w:rsidRPr="00A21245">
        <w:rPr>
          <w:rFonts w:hint="cs"/>
          <w:rtl/>
        </w:rPr>
        <w:t xml:space="preserve"> </w:t>
      </w:r>
      <w:r w:rsidR="00A21245">
        <w:rPr>
          <w:rFonts w:hint="cs"/>
          <w:rtl/>
        </w:rPr>
        <w:t>מהב''נ</w:t>
      </w:r>
      <w:r w:rsidRPr="00A21245">
        <w:rPr>
          <w:rtl/>
        </w:rPr>
        <w:t>:</w:t>
      </w:r>
    </w:p>
    <w:p w14:paraId="69CE2487" w14:textId="518906F8" w:rsidR="00AC0AF5" w:rsidRPr="00C35A2C" w:rsidRDefault="00AC0AF5" w:rsidP="00AC0AF5">
      <w:pPr>
        <w:rPr>
          <w:rFonts w:ascii="Fb Fontext" w:hAnsi="Fb Fontext"/>
          <w:rtl/>
        </w:rPr>
      </w:pPr>
      <w:r w:rsidRPr="00C35A2C">
        <w:rPr>
          <w:rFonts w:ascii="Fb Fontext" w:hAnsi="Fb Fontext"/>
          <w:sz w:val="32"/>
          <w:rtl/>
        </w:rPr>
        <w:t xml:space="preserve">שאילתינהו לספרי דרבא, ואמרו לי: </w:t>
      </w:r>
      <w:r w:rsidRPr="0081371E">
        <w:rPr>
          <w:rStyle w:val="afff8"/>
          <w:rtl/>
        </w:rPr>
        <w:t>הלכתא</w:t>
      </w:r>
      <w:r>
        <w:rPr>
          <w:rFonts w:ascii="Fb Fontext" w:hAnsi="Fb Fontext"/>
          <w:sz w:val="32"/>
          <w:rtl/>
        </w:rPr>
        <w:t xml:space="preserve"> </w:t>
      </w:r>
      <w:r>
        <w:rPr>
          <w:rStyle w:val="affffe"/>
          <w:rFonts w:ascii="Fb Fontext" w:hAnsi="Fb Fontext"/>
          <w:sz w:val="32"/>
          <w:rtl/>
          <w:rPrChange w:id="9181" w:author="מנוע אמוראים" w:date="2026-10-05T16:41:09Z">
            <w:rPr>
              <w:rFonts w:ascii="Fb Fontext" w:hAnsi="Fb Fontext"/>
              <w:sz w:val="32"/>
              <w:rtl/>
            </w:rPr>
          </w:rPrChange>
        </w:rPr>
        <w:t xml:space="preserve">כר</w:t>
      </w:r>
      <w:r>
        <w:rPr>
          <w:rStyle w:val="affffe"/>
          <w:rFonts w:ascii="Fb Fontext" w:hAnsi="Fb Fontext" w:hint="cs"/>
          <w:sz w:val="32"/>
          <w:rtl/>
          <w:rPrChange w:id="9182" w:author="מנוע אמוראים" w:date="2026-10-05T16:41:09Z">
            <w:rPr>
              <w:rFonts w:ascii="Fb Fontext" w:hAnsi="Fb Fontext" w:hint="cs"/>
              <w:sz w:val="32"/>
              <w:rtl/>
            </w:rPr>
          </w:rPrChange>
        </w:rPr>
        <w:t xml:space="preserve">הבדר</w:t>
      </w:r>
      <w:r>
        <w:rPr>
          <w:rStyle w:val="affffe"/>
          <w:rFonts w:ascii="Fb Fontext" w:hAnsi="Fb Fontext"/>
          <w:sz w:val="32"/>
          <w:rtl/>
          <w:rPrChange w:id="9183" w:author="מנוע אמוראים" w:date="2026-10-05T16:41:09Z">
            <w:rPr>
              <w:rFonts w:ascii="Fb Fontext" w:hAnsi="Fb Fontext"/>
              <w:sz w:val="32"/>
              <w:rtl/>
            </w:rPr>
          </w:rPrChange>
        </w:rPr>
        <w:t xml:space="preserve">"</w:t>
      </w:r>
      <w:r>
        <w:rPr>
          <w:rStyle w:val="affffe"/>
          <w:rFonts w:ascii="Fb Fontext" w:hAnsi="Fb Fontext" w:hint="cs"/>
          <w:sz w:val="32"/>
          <w:rtl/>
          <w:rPrChange w:id="9184" w:author="מנוע אמוראים" w:date="2026-10-05T16:41:09Z">
            <w:rPr>
              <w:rFonts w:ascii="Fb Fontext" w:hAnsi="Fb Fontext" w:hint="cs"/>
              <w:sz w:val="32"/>
              <w:rtl/>
            </w:rPr>
          </w:rPrChange>
        </w:rPr>
        <w:t xml:space="preserve">י</w:t>
      </w:r>
      <w:r w:rsidRPr="00C35A2C">
        <w:rPr>
          <w:rFonts w:ascii="Fb Fontext" w:hAnsi="Fb Fontext"/>
          <w:sz w:val="32"/>
          <w:rtl/>
        </w:rPr>
        <w:t>.</w:t>
      </w:r>
    </w:p>
    <w:p w14:paraId="07560D21" w14:textId="77777777" w:rsidR="00A21245" w:rsidRPr="00A21245" w:rsidRDefault="00AC0AF5" w:rsidP="00A21245">
      <w:pPr>
        <w:pStyle w:val="36"/>
        <w:framePr w:wrap="notBeside"/>
        <w:rPr>
          <w:rtl/>
        </w:rPr>
      </w:pPr>
      <w:r w:rsidRPr="00A21245">
        <w:rPr>
          <w:rtl/>
        </w:rPr>
        <w:t>ולא היא,</w:t>
      </w:r>
    </w:p>
    <w:p w14:paraId="245C4D00" w14:textId="00C62FC4" w:rsidR="00AC0AF5" w:rsidRPr="00C35A2C" w:rsidRDefault="00AC0AF5" w:rsidP="00A21245">
      <w:pPr>
        <w:spacing w:after="60"/>
        <w:rPr>
          <w:rFonts w:ascii="Fb Fontext" w:hAnsi="Fb Fontext"/>
          <w:rtl/>
        </w:rPr>
      </w:pPr>
      <w:r w:rsidRPr="00C35A2C">
        <w:rPr>
          <w:rFonts w:ascii="Fb Fontext" w:hAnsi="Fb Fontext"/>
          <w:rtl/>
        </w:rPr>
        <w:t>התם לאוקומי מילתיה הוא דאמר.</w:t>
      </w:r>
    </w:p>
    <w:p w14:paraId="2049C881" w14:textId="77777777" w:rsidR="00A21245" w:rsidRPr="00A21245" w:rsidRDefault="00AC0AF5" w:rsidP="00A21245">
      <w:pPr>
        <w:pStyle w:val="36"/>
        <w:framePr w:wrap="notBeside"/>
        <w:rPr>
          <w:rtl/>
        </w:rPr>
      </w:pPr>
      <w:r w:rsidRPr="00A21245">
        <w:rPr>
          <w:rtl/>
        </w:rPr>
        <w:t>רב אשי:</w:t>
      </w:r>
    </w:p>
    <w:p w14:paraId="0402B971" w14:textId="59F56B4B" w:rsidR="00AC0AF5" w:rsidRDefault="00AC0AF5" w:rsidP="00A21245">
      <w:pPr>
        <w:spacing w:after="60"/>
        <w:rPr>
          <w:rFonts w:ascii="Fb Fontext" w:hAnsi="Fb Fontext"/>
          <w:rtl/>
        </w:rPr>
      </w:pPr>
      <w:r w:rsidRPr="00C35A2C">
        <w:rPr>
          <w:rFonts w:ascii="Fb Fontext" w:hAnsi="Fb Fontext" w:hint="cs"/>
          <w:rtl/>
        </w:rPr>
        <w:t>אדם בטל מתורה ועבודה חייב במס</w:t>
      </w:r>
      <w:r w:rsidR="00A21245">
        <w:rPr>
          <w:rFonts w:ascii="Fb Fontext" w:hAnsi="Fb Fontext" w:hint="cs"/>
          <w:rtl/>
        </w:rPr>
        <w:t>,</w:t>
      </w:r>
      <w:r w:rsidRPr="00C35A2C">
        <w:rPr>
          <w:rFonts w:ascii="Fb Fontext" w:hAnsi="Fb Fontext" w:hint="cs"/>
          <w:rtl/>
        </w:rPr>
        <w:t xml:space="preserve"> אבל אי ממוני המלך שכחו ממנו פטור</w:t>
      </w:r>
      <w:r w:rsidR="00A21245">
        <w:rPr>
          <w:rFonts w:ascii="Fb Fontext" w:hAnsi="Fb Fontext" w:hint="cs"/>
          <w:rtl/>
        </w:rPr>
        <w:t>,</w:t>
      </w:r>
      <w:r w:rsidRPr="00C35A2C">
        <w:rPr>
          <w:rFonts w:ascii="Fb Fontext" w:hAnsi="Fb Fontext" w:hint="cs"/>
          <w:rtl/>
        </w:rPr>
        <w:t xml:space="preserve"> </w:t>
      </w:r>
      <w:r w:rsidR="00A21245">
        <w:rPr>
          <w:rFonts w:ascii="Fb Fontext" w:hAnsi="Fb Fontext" w:hint="cs"/>
          <w:rtl/>
        </w:rPr>
        <w:t xml:space="preserve">- </w:t>
      </w:r>
      <w:r w:rsidRPr="00C35A2C">
        <w:rPr>
          <w:rFonts w:ascii="Fb Fontext" w:hAnsi="Fb Fontext" w:hint="cs"/>
          <w:rtl/>
        </w:rPr>
        <w:t>דסיע</w:t>
      </w:r>
      <w:r w:rsidRPr="00F10693">
        <w:rPr>
          <w:rFonts w:hint="cs"/>
          <w:rtl/>
        </w:rPr>
        <w:t>'ת</w:t>
      </w:r>
      <w:r w:rsidRPr="00C35A2C">
        <w:rPr>
          <w:rFonts w:ascii="Fb Fontext" w:hAnsi="Fb Fontext"/>
          <w:rtl/>
        </w:rPr>
        <w:t>"</w:t>
      </w:r>
      <w:r w:rsidRPr="00C35A2C">
        <w:rPr>
          <w:rFonts w:ascii="Fb Fontext" w:hAnsi="Fb Fontext" w:hint="cs"/>
          <w:rtl/>
        </w:rPr>
        <w:t>ד היא</w:t>
      </w:r>
    </w:p>
    <w:p w14:paraId="7BFCB047" w14:textId="77777777" w:rsidR="00AE59CD" w:rsidRDefault="00AC0AF5" w:rsidP="00AE59CD">
      <w:pPr>
        <w:pStyle w:val="affff9"/>
        <w:rPr>
          <w:rtl/>
        </w:rPr>
      </w:pPr>
      <w:r w:rsidRPr="00C35A2C">
        <w:rPr>
          <w:rtl/>
        </w:rPr>
        <w:t xml:space="preserve">המצר והחצב מפסיקין בנכסי הגר, </w:t>
      </w:r>
    </w:p>
    <w:p w14:paraId="0BDF99C0" w14:textId="72FA0D4C" w:rsidR="00AC0AF5" w:rsidRPr="00C35A2C" w:rsidRDefault="00AE59CD" w:rsidP="00AE59CD">
      <w:pPr>
        <w:rPr>
          <w:rFonts w:ascii="Fb Fontext" w:hAnsi="Fb Fontext"/>
          <w:rtl/>
        </w:rPr>
      </w:pPr>
      <w:r w:rsidRPr="00AE59CD">
        <w:rPr>
          <w:rStyle w:val="affffe"/>
          <w:rFonts w:hint="cs"/>
          <w:rtl/>
        </w:rPr>
        <w:t>ר''א מרי''ו</w:t>
      </w:r>
      <w:r>
        <w:rPr>
          <w:rFonts w:hint="cs"/>
          <w:rtl/>
        </w:rPr>
        <w:t xml:space="preserve"> </w:t>
      </w:r>
      <w:r w:rsidRPr="00AE59CD">
        <w:rPr>
          <w:rFonts w:hint="cs"/>
          <w:rtl/>
        </w:rPr>
        <w:t xml:space="preserve">ולא </w:t>
      </w:r>
      <w:r w:rsidR="00AC0AF5" w:rsidRPr="00AE59CD">
        <w:rPr>
          <w:rtl/>
        </w:rPr>
        <w:t>לענין פאה וטומאה</w:t>
      </w:r>
      <w:r>
        <w:rPr>
          <w:rFonts w:hint="cs"/>
          <w:rtl/>
        </w:rPr>
        <w:t xml:space="preserve"> </w:t>
      </w:r>
      <w:r w:rsidRPr="00AE59CD">
        <w:rPr>
          <w:rStyle w:val="affffe"/>
          <w:rFonts w:hint="cs"/>
          <w:rtl/>
        </w:rPr>
        <w:t>רבין מרי''ו</w:t>
      </w:r>
      <w:r>
        <w:rPr>
          <w:rStyle w:val="affffe"/>
          <w:rFonts w:hint="cs"/>
          <w:rtl/>
        </w:rPr>
        <w:t xml:space="preserve"> </w:t>
      </w:r>
      <w:r>
        <w:rPr>
          <w:rFonts w:ascii="Fb Fontext" w:hAnsi="Fb Fontext" w:hint="cs"/>
          <w:rtl/>
        </w:rPr>
        <w:t>אפ</w:t>
      </w:r>
      <w:r w:rsidR="00AC0AF5" w:rsidRPr="00C35A2C">
        <w:rPr>
          <w:rFonts w:ascii="Fb Fontext" w:hAnsi="Fb Fontext"/>
          <w:rtl/>
        </w:rPr>
        <w:t>ילו לפאה וטומאה.</w:t>
      </w:r>
    </w:p>
    <w:p w14:paraId="7E88FF6C" w14:textId="17444F50" w:rsidR="00AE59CD" w:rsidRPr="00AE59CD" w:rsidRDefault="00AC0AF5" w:rsidP="00AE59CD">
      <w:pPr>
        <w:pStyle w:val="36"/>
        <w:framePr w:wrap="notBeside"/>
        <w:rPr>
          <w:rtl/>
        </w:rPr>
      </w:pPr>
      <w:r w:rsidRPr="00AE59CD">
        <w:rPr>
          <w:rtl/>
        </w:rPr>
        <w:t xml:space="preserve">פאה </w:t>
      </w:r>
      <w:r w:rsidR="00AE59CD">
        <w:rPr>
          <w:rFonts w:hint="cs"/>
          <w:rtl/>
        </w:rPr>
        <w:t xml:space="preserve">- </w:t>
      </w:r>
      <w:r w:rsidRPr="00AE59CD">
        <w:rPr>
          <w:rtl/>
        </w:rPr>
        <w:t xml:space="preserve">דתנן </w:t>
      </w:r>
    </w:p>
    <w:p w14:paraId="1C1A1D37" w14:textId="497A93E8" w:rsidR="00AC0AF5" w:rsidRDefault="00AC0AF5" w:rsidP="00AC0AF5">
      <w:pPr>
        <w:rPr>
          <w:rFonts w:ascii="Fb Fontext" w:hAnsi="Fb Fontext"/>
          <w:rtl/>
        </w:rPr>
      </w:pPr>
      <w:r w:rsidRPr="00C35A2C">
        <w:rPr>
          <w:rFonts w:ascii="Fb Fontext" w:hAnsi="Fb Fontext"/>
          <w:rtl/>
        </w:rPr>
        <w:t>ואלו מפסיקין לפאה: הנחל והשלולית, ודרך הרבים ודרך היחיד, ושביל הרבים</w:t>
      </w:r>
    </w:p>
    <w:p w14:paraId="30DF7EE1" w14:textId="77777777" w:rsidR="00AC0AF5" w:rsidRPr="00C35A2C" w:rsidRDefault="00AC0AF5" w:rsidP="00AC0AF5">
      <w:pPr>
        <w:rPr>
          <w:rFonts w:ascii="Fb Fontext" w:hAnsi="Fb Fontext" w:cs="Guttman Vilna"/>
          <w:b/>
          <w:bCs/>
          <w:rtl/>
        </w:rPr>
      </w:pPr>
      <w:r w:rsidRPr="00C35A2C">
        <w:rPr>
          <w:rFonts w:ascii="Fb Fontext" w:hAnsi="Fb Fontext"/>
          <w:rtl/>
        </w:rPr>
        <w:t>ושביל היחיד הקבוע בין בימות החמה ובין בימות הגשמים.</w:t>
      </w:r>
    </w:p>
    <w:p w14:paraId="0913448D" w14:textId="77777777" w:rsidR="00AC0AF5" w:rsidRPr="00C35A2C" w:rsidRDefault="00AC0AF5" w:rsidP="00982F98">
      <w:pPr>
        <w:pStyle w:val="affe"/>
        <w:framePr w:wrap="around"/>
        <w:rPr>
          <w:rtl/>
        </w:rPr>
      </w:pPr>
      <w:r w:rsidRPr="00C35A2C">
        <w:rPr>
          <w:rtl/>
        </w:rPr>
        <w:t>נה:</w:t>
      </w:r>
    </w:p>
    <w:p w14:paraId="5BFCE794" w14:textId="77777777" w:rsidR="00AE59CD" w:rsidRPr="00AE59CD" w:rsidRDefault="00AC0AF5" w:rsidP="00AE59CD">
      <w:pPr>
        <w:pStyle w:val="36"/>
        <w:framePr w:wrap="notBeside"/>
        <w:rPr>
          <w:rtl/>
        </w:rPr>
      </w:pPr>
      <w:r w:rsidRPr="00AE59CD">
        <w:rPr>
          <w:rtl/>
        </w:rPr>
        <w:t>טומאה דתנן:</w:t>
      </w:r>
    </w:p>
    <w:p w14:paraId="74F6513B" w14:textId="77777777" w:rsidR="00AE59CD" w:rsidRDefault="00AC0AF5" w:rsidP="00AE59CD">
      <w:pPr>
        <w:rPr>
          <w:rFonts w:ascii="Fb Fontext" w:hAnsi="Fb Fontext"/>
          <w:sz w:val="32"/>
          <w:rtl/>
        </w:rPr>
      </w:pPr>
      <w:r w:rsidRPr="006765C4">
        <w:rPr>
          <w:rFonts w:ascii="Fb Fontext" w:hAnsi="Fb Fontext"/>
          <w:spacing w:val="-2"/>
          <w:sz w:val="32"/>
          <w:rtl/>
        </w:rPr>
        <w:t>הנכנס לבקעה בימות הגשמים וטומאה בשדה פלונית, ואמר: הלכתי למקום הלז</w:t>
      </w:r>
      <w:r w:rsidR="00A21245">
        <w:rPr>
          <w:rFonts w:ascii="Fb Fontext" w:hAnsi="Fb Fontext" w:hint="cs"/>
          <w:sz w:val="32"/>
          <w:rtl/>
        </w:rPr>
        <w:t xml:space="preserve">, </w:t>
      </w:r>
      <w:r w:rsidRPr="00C35A2C">
        <w:rPr>
          <w:rFonts w:ascii="Fb Fontext" w:hAnsi="Fb Fontext"/>
          <w:sz w:val="32"/>
          <w:rtl/>
        </w:rPr>
        <w:t xml:space="preserve">ואיני יודע אם נכנסתי לאותו מקום ואם לאו </w:t>
      </w:r>
    </w:p>
    <w:p w14:paraId="217FE867" w14:textId="77777777" w:rsidR="00AE59CD" w:rsidRPr="00AE59CD" w:rsidRDefault="00AC0AF5" w:rsidP="00AE59CD">
      <w:pPr>
        <w:pStyle w:val="36"/>
        <w:framePr w:wrap="notBeside"/>
        <w:rPr>
          <w:rtl/>
        </w:rPr>
      </w:pPr>
      <w:r w:rsidRPr="00AE59CD">
        <w:rPr>
          <w:rtl/>
        </w:rPr>
        <w:t xml:space="preserve">ר"א </w:t>
      </w:r>
    </w:p>
    <w:p w14:paraId="793DFDFC" w14:textId="75BB840E" w:rsidR="00AC0AF5" w:rsidRPr="00A21245" w:rsidRDefault="00AC0AF5" w:rsidP="00AE59CD">
      <w:pPr>
        <w:rPr>
          <w:rFonts w:ascii="Fb Fontext" w:hAnsi="Fb Fontext"/>
          <w:sz w:val="32"/>
          <w:rtl/>
        </w:rPr>
      </w:pPr>
      <w:r w:rsidRPr="00C35A2C">
        <w:rPr>
          <w:rFonts w:ascii="Fb Fontext" w:hAnsi="Fb Fontext"/>
          <w:sz w:val="32"/>
          <w:rtl/>
        </w:rPr>
        <w:t xml:space="preserve">מטהר, </w:t>
      </w:r>
      <w:r w:rsidR="00AE59CD">
        <w:rPr>
          <w:rFonts w:ascii="Fb Fontext" w:hAnsi="Fb Fontext" w:hint="cs"/>
          <w:sz w:val="32"/>
          <w:rtl/>
        </w:rPr>
        <w:t>ד</w:t>
      </w:r>
      <w:r w:rsidRPr="00C35A2C">
        <w:rPr>
          <w:rFonts w:ascii="Fb Fontext" w:hAnsi="Fb Fontext"/>
          <w:sz w:val="32"/>
          <w:rtl/>
        </w:rPr>
        <w:t>ספק ביאה - טהור, ספק מגע טומאה - טמא.</w:t>
      </w:r>
      <w:r w:rsidRPr="00C35A2C">
        <w:rPr>
          <w:rFonts w:ascii="Fb Fontext" w:hAnsi="Fb Fontext" w:hint="cs"/>
          <w:sz w:val="32"/>
          <w:rtl/>
        </w:rPr>
        <w:t xml:space="preserve"> </w:t>
      </w:r>
      <w:r w:rsidRPr="00C35A2C">
        <w:rPr>
          <w:rFonts w:ascii="Fb Fontext" w:hAnsi="Fb Fontext"/>
          <w:sz w:val="32"/>
          <w:rtl/>
        </w:rPr>
        <w:t>אבל לשבת - לא.</w:t>
      </w:r>
      <w:r w:rsidR="00A21245">
        <w:rPr>
          <w:rFonts w:ascii="Fb Fontext" w:hAnsi="Fb Fontext" w:hint="cs"/>
          <w:sz w:val="32"/>
          <w:rtl/>
        </w:rPr>
        <w:t xml:space="preserve"> </w:t>
      </w:r>
      <w:r w:rsidR="00A21245" w:rsidRPr="00A21245">
        <w:rPr>
          <w:rStyle w:val="affffe"/>
          <w:rtl/>
        </w:rPr>
        <w:t>וחכמים</w:t>
      </w:r>
      <w:r w:rsidR="00A21245" w:rsidRPr="00C35A2C">
        <w:rPr>
          <w:rFonts w:ascii="Fb Fontext" w:hAnsi="Fb Fontext"/>
          <w:sz w:val="32"/>
          <w:rtl/>
        </w:rPr>
        <w:t xml:space="preserve"> מטמאין,</w:t>
      </w:r>
    </w:p>
    <w:p w14:paraId="239D4924" w14:textId="77777777" w:rsidR="00A21245" w:rsidRPr="00A21245" w:rsidRDefault="00AC0AF5" w:rsidP="00A21245">
      <w:pPr>
        <w:pStyle w:val="36"/>
        <w:framePr w:wrap="notBeside"/>
        <w:rPr>
          <w:rtl/>
        </w:rPr>
      </w:pPr>
      <w:r w:rsidRPr="00A21245">
        <w:rPr>
          <w:rtl/>
        </w:rPr>
        <w:t>רבא:</w:t>
      </w:r>
    </w:p>
    <w:p w14:paraId="3DB656DC" w14:textId="48EE8519" w:rsidR="00AC0AF5" w:rsidRDefault="00AC0AF5" w:rsidP="00A21245">
      <w:pPr>
        <w:rPr>
          <w:rFonts w:ascii="Fb Fontext" w:hAnsi="Fb Fontext"/>
          <w:sz w:val="32"/>
          <w:rtl/>
        </w:rPr>
      </w:pPr>
      <w:r w:rsidRPr="006765C4">
        <w:rPr>
          <w:rFonts w:ascii="Fb Fontext" w:hAnsi="Fb Fontext"/>
          <w:spacing w:val="-2"/>
          <w:sz w:val="32"/>
          <w:rtl/>
        </w:rPr>
        <w:t xml:space="preserve">אפילו לענין שבת. </w:t>
      </w:r>
      <w:r w:rsidRPr="00A21245">
        <w:rPr>
          <w:rStyle w:val="affffe"/>
          <w:rtl/>
        </w:rPr>
        <w:t>דתניא:</w:t>
      </w:r>
      <w:r w:rsidRPr="006765C4">
        <w:rPr>
          <w:rFonts w:ascii="Fb Fontext" w:hAnsi="Fb Fontext"/>
          <w:spacing w:val="-2"/>
          <w:sz w:val="32"/>
          <w:rtl/>
        </w:rPr>
        <w:t xml:space="preserve"> </w:t>
      </w:r>
      <w:r w:rsidRPr="00A21245">
        <w:rPr>
          <w:rtl/>
        </w:rPr>
        <w:t>הוציא חצי גרוגרת לרשות הרבים והניחה, וחזר והוציא חצי</w:t>
      </w:r>
      <w:r w:rsidR="00A21245">
        <w:rPr>
          <w:rFonts w:hint="cs"/>
          <w:rtl/>
        </w:rPr>
        <w:t xml:space="preserve"> </w:t>
      </w:r>
      <w:r w:rsidRPr="00C35A2C">
        <w:rPr>
          <w:rFonts w:ascii="Fb Fontext" w:hAnsi="Fb Fontext"/>
          <w:sz w:val="32"/>
          <w:rtl/>
        </w:rPr>
        <w:t>גרוגרת אחרת, בהעלם אחד - חייב, בשני העלמות - פטור.</w:t>
      </w:r>
    </w:p>
    <w:p w14:paraId="172F0E57" w14:textId="3F1B93CA" w:rsidR="00AC0AF5" w:rsidRPr="00C35A2C" w:rsidRDefault="00AC0AF5" w:rsidP="00AC0AF5">
      <w:pPr>
        <w:rPr>
          <w:rFonts w:ascii="Fb Fontext" w:hAnsi="Fb Fontext" w:cs="Guttman Vilna"/>
          <w:b/>
          <w:bCs/>
          <w:rtl/>
        </w:rPr>
      </w:pPr>
      <w:r w:rsidRPr="00A21245">
        <w:rPr>
          <w:rStyle w:val="affffe"/>
          <w:rtl/>
        </w:rPr>
        <w:t>רבי יוסי:</w:t>
      </w:r>
      <w:r w:rsidRPr="00C35A2C">
        <w:rPr>
          <w:rFonts w:ascii="Fb Fontext" w:hAnsi="Fb Fontext"/>
          <w:rtl/>
        </w:rPr>
        <w:t xml:space="preserve"> בהעלם אחד ברשות אחת חייב, בשתי רשויות - פטור.</w:t>
      </w:r>
    </w:p>
    <w:p w14:paraId="0345DFF9" w14:textId="77777777" w:rsidR="00AC0AF5" w:rsidRPr="00C35A2C" w:rsidRDefault="00AC0AF5" w:rsidP="00982F98">
      <w:pPr>
        <w:pStyle w:val="affe"/>
        <w:framePr w:wrap="around"/>
        <w:rPr>
          <w:rtl/>
        </w:rPr>
      </w:pPr>
      <w:r w:rsidRPr="00C35A2C">
        <w:rPr>
          <w:rtl/>
        </w:rPr>
        <w:t>נו.</w:t>
      </w:r>
    </w:p>
    <w:p w14:paraId="2AAE080F" w14:textId="77777777" w:rsidR="00AC0AF5" w:rsidRDefault="00AC0AF5" w:rsidP="00AC0AF5">
      <w:pPr>
        <w:rPr>
          <w:rFonts w:ascii="Fb Fontext" w:hAnsi="Fb Fontext"/>
          <w:sz w:val="32"/>
          <w:rtl/>
        </w:rPr>
      </w:pPr>
      <w:r w:rsidRPr="00A21245">
        <w:rPr>
          <w:rStyle w:val="affffe"/>
          <w:rtl/>
        </w:rPr>
        <w:t>רבה:</w:t>
      </w:r>
      <w:r w:rsidRPr="00C35A2C">
        <w:rPr>
          <w:rFonts w:ascii="Fb Fontext" w:hAnsi="Fb Fontext"/>
          <w:sz w:val="32"/>
          <w:rtl/>
        </w:rPr>
        <w:t xml:space="preserve"> והוא, שיש חיוב חטאת ביניהם, אבל כרמלית - לא.</w:t>
      </w:r>
    </w:p>
    <w:p w14:paraId="5E30D685" w14:textId="77777777" w:rsidR="00A21245" w:rsidRDefault="00AC0AF5" w:rsidP="00AC0AF5">
      <w:pPr>
        <w:rPr>
          <w:rFonts w:ascii="Fb Fontext" w:hAnsi="Fb Fontext"/>
          <w:rtl/>
        </w:rPr>
      </w:pPr>
      <w:r w:rsidRPr="00A21245">
        <w:rPr>
          <w:rStyle w:val="affffe"/>
          <w:rtl/>
        </w:rPr>
        <w:t>אביי:</w:t>
      </w:r>
      <w:r w:rsidRPr="00C35A2C">
        <w:rPr>
          <w:rFonts w:ascii="Fb Fontext" w:hAnsi="Fb Fontext"/>
          <w:rtl/>
        </w:rPr>
        <w:t xml:space="preserve"> אפילו כרמלית, אבל פיסלא - לא. </w:t>
      </w:r>
      <w:r w:rsidRPr="00C35A2C">
        <w:rPr>
          <w:rFonts w:ascii="Fb Fontext" w:hAnsi="Fb Fontext" w:hint="cs"/>
          <w:rtl/>
        </w:rPr>
        <w:t xml:space="preserve"> </w:t>
      </w:r>
    </w:p>
    <w:p w14:paraId="7177EE8E" w14:textId="4B5A31AF" w:rsidR="00AC0AF5" w:rsidRPr="00C35A2C" w:rsidRDefault="00AC0AF5" w:rsidP="00A21245">
      <w:pPr>
        <w:spacing w:after="60"/>
        <w:rPr>
          <w:rFonts w:ascii="Fb Fontext" w:hAnsi="Fb Fontext"/>
          <w:rtl/>
        </w:rPr>
      </w:pPr>
      <w:r w:rsidRPr="00A21245">
        <w:rPr>
          <w:rStyle w:val="affffe"/>
          <w:rFonts w:hint="cs"/>
          <w:rtl/>
        </w:rPr>
        <w:t>ול</w:t>
      </w:r>
      <w:r w:rsidRPr="00A21245">
        <w:rPr>
          <w:rStyle w:val="affffe"/>
          <w:rtl/>
        </w:rPr>
        <w:t>רבא:</w:t>
      </w:r>
      <w:r w:rsidRPr="00C35A2C">
        <w:rPr>
          <w:rFonts w:ascii="Fb Fontext" w:hAnsi="Fb Fontext"/>
          <w:rtl/>
        </w:rPr>
        <w:t xml:space="preserve"> אפי</w:t>
      </w:r>
      <w:r w:rsidRPr="00F10693">
        <w:rPr>
          <w:rtl/>
        </w:rPr>
        <w:t xml:space="preserve">' </w:t>
      </w:r>
      <w:r w:rsidRPr="00C35A2C">
        <w:rPr>
          <w:rFonts w:ascii="Fb Fontext" w:hAnsi="Fb Fontext"/>
          <w:rtl/>
        </w:rPr>
        <w:t>פיסלא</w:t>
      </w:r>
      <w:r w:rsidRPr="00C35A2C">
        <w:rPr>
          <w:rFonts w:ascii="Fb Fontext" w:hAnsi="Fb Fontext" w:hint="cs"/>
          <w:rtl/>
        </w:rPr>
        <w:t xml:space="preserve"> ד</w:t>
      </w:r>
      <w:r w:rsidRPr="00C35A2C">
        <w:rPr>
          <w:rFonts w:ascii="Fb Fontext" w:hAnsi="Fb Fontext"/>
          <w:rtl/>
        </w:rPr>
        <w:t>רשות שבת כרשות גיטין דמי.</w:t>
      </w:r>
    </w:p>
    <w:p w14:paraId="30D8763B" w14:textId="5C90E6F8" w:rsidR="004446E5" w:rsidRDefault="004446E5" w:rsidP="004446E5">
      <w:pPr>
        <w:pStyle w:val="affff9"/>
        <w:rPr>
          <w:rtl/>
        </w:rPr>
      </w:pPr>
      <w:r>
        <w:rPr>
          <w:rFonts w:hint="cs"/>
          <w:rtl/>
        </w:rPr>
        <w:t xml:space="preserve">אם </w:t>
      </w:r>
      <w:r w:rsidRPr="006765C4">
        <w:rPr>
          <w:rtl/>
        </w:rPr>
        <w:t>אין</w:t>
      </w:r>
      <w:r>
        <w:rPr>
          <w:rFonts w:hint="cs"/>
          <w:rtl/>
        </w:rPr>
        <w:t xml:space="preserve"> בשדה</w:t>
      </w:r>
      <w:r w:rsidRPr="006765C4">
        <w:rPr>
          <w:rtl/>
        </w:rPr>
        <w:t xml:space="preserve"> מצר </w:t>
      </w:r>
      <w:r>
        <w:rPr>
          <w:rFonts w:hint="cs"/>
          <w:rtl/>
        </w:rPr>
        <w:t>או</w:t>
      </w:r>
      <w:r w:rsidRPr="006765C4">
        <w:rPr>
          <w:rtl/>
        </w:rPr>
        <w:t xml:space="preserve"> חצב, </w:t>
      </w:r>
    </w:p>
    <w:p w14:paraId="7B3C9304" w14:textId="77777777" w:rsidR="004446E5" w:rsidRPr="006765C4" w:rsidRDefault="004446E5" w:rsidP="004446E5">
      <w:pPr>
        <w:rPr>
          <w:rFonts w:ascii="Fb Fontext" w:hAnsi="Fb Fontext"/>
          <w:spacing w:val="-4"/>
          <w:rtl/>
        </w:rPr>
      </w:pPr>
      <w:r w:rsidRPr="00A21245">
        <w:rPr>
          <w:rStyle w:val="affffe"/>
          <w:rFonts w:hint="cs"/>
          <w:rtl/>
        </w:rPr>
        <w:t>ר</w:t>
      </w:r>
      <w:r w:rsidRPr="00A21245">
        <w:rPr>
          <w:rStyle w:val="affffe"/>
          <w:rtl/>
        </w:rPr>
        <w:t>"</w:t>
      </w:r>
      <w:r w:rsidRPr="00A21245">
        <w:rPr>
          <w:rStyle w:val="affffe"/>
          <w:rFonts w:hint="cs"/>
          <w:rtl/>
        </w:rPr>
        <w:t>מ</w:t>
      </w:r>
      <w:r w:rsidRPr="00A21245">
        <w:rPr>
          <w:rStyle w:val="affffe"/>
          <w:rtl/>
        </w:rPr>
        <w:t>:</w:t>
      </w:r>
      <w:r w:rsidRPr="006765C4">
        <w:rPr>
          <w:rFonts w:ascii="Fb Fontext" w:hAnsi="Fb Fontext"/>
          <w:spacing w:val="-4"/>
          <w:rtl/>
        </w:rPr>
        <w:t xml:space="preserve"> כל שנקראת על שמו.</w:t>
      </w:r>
      <w:r w:rsidRPr="006765C4">
        <w:rPr>
          <w:rFonts w:ascii="Fb Fontext" w:hAnsi="Fb Fontext" w:hint="cs"/>
          <w:spacing w:val="-4"/>
          <w:rtl/>
        </w:rPr>
        <w:t xml:space="preserve"> </w:t>
      </w:r>
      <w:r w:rsidRPr="00A21245">
        <w:rPr>
          <w:rStyle w:val="affffe"/>
          <w:rFonts w:hint="cs"/>
          <w:rtl/>
        </w:rPr>
        <w:t>והיינו כר</w:t>
      </w:r>
      <w:r w:rsidRPr="00A21245">
        <w:rPr>
          <w:rStyle w:val="affffe"/>
          <w:rtl/>
        </w:rPr>
        <w:t>"</w:t>
      </w:r>
      <w:r w:rsidRPr="00A21245">
        <w:rPr>
          <w:rStyle w:val="affffe"/>
          <w:rFonts w:hint="cs"/>
          <w:rtl/>
        </w:rPr>
        <w:t>פ</w:t>
      </w:r>
      <w:r w:rsidRPr="00A21245">
        <w:rPr>
          <w:rStyle w:val="affffe"/>
          <w:rtl/>
        </w:rPr>
        <w:t>:</w:t>
      </w:r>
      <w:r w:rsidRPr="006765C4">
        <w:rPr>
          <w:rFonts w:ascii="Fb Fontext" w:hAnsi="Fb Fontext"/>
          <w:spacing w:val="-4"/>
          <w:rtl/>
        </w:rPr>
        <w:t xml:space="preserve"> </w:t>
      </w:r>
      <w:r w:rsidRPr="00326803">
        <w:rPr>
          <w:rtl/>
        </w:rPr>
        <w:t>דקרו לה בי גרגותא דפלניא.</w:t>
      </w:r>
    </w:p>
    <w:p w14:paraId="5DE0FBA2" w14:textId="77777777" w:rsidR="004446E5" w:rsidRPr="00326803" w:rsidRDefault="004446E5" w:rsidP="004446E5">
      <w:pPr>
        <w:pStyle w:val="36"/>
        <w:framePr w:wrap="notBeside"/>
        <w:rPr>
          <w:rtl/>
        </w:rPr>
      </w:pPr>
      <w:r w:rsidRPr="00326803">
        <w:rPr>
          <w:rtl/>
        </w:rPr>
        <w:t>ר</w:t>
      </w:r>
      <w:r w:rsidRPr="00326803">
        <w:rPr>
          <w:rFonts w:hint="cs"/>
          <w:rtl/>
        </w:rPr>
        <w:t>אב</w:t>
      </w:r>
      <w:r w:rsidRPr="00326803">
        <w:rPr>
          <w:rtl/>
        </w:rPr>
        <w:t>"</w:t>
      </w:r>
      <w:r w:rsidRPr="00326803">
        <w:rPr>
          <w:rFonts w:hint="cs"/>
          <w:rtl/>
        </w:rPr>
        <w:t>ע</w:t>
      </w:r>
    </w:p>
    <w:p w14:paraId="1B22675F" w14:textId="77777777" w:rsidR="004446E5" w:rsidRPr="00C35A2C" w:rsidRDefault="004446E5" w:rsidP="004446E5">
      <w:pPr>
        <w:pStyle w:val="affff9"/>
        <w:rPr>
          <w:rtl/>
        </w:rPr>
      </w:pPr>
      <w:r w:rsidRPr="00C35A2C">
        <w:rPr>
          <w:rtl/>
        </w:rPr>
        <w:t>חצובא מפסיק בנכסי הגר.</w:t>
      </w:r>
    </w:p>
    <w:p w14:paraId="11E4621C" w14:textId="77777777" w:rsidR="004446E5" w:rsidRPr="00A21245" w:rsidRDefault="004446E5" w:rsidP="004446E5">
      <w:pPr>
        <w:pStyle w:val="36"/>
        <w:framePr w:wrap="notBeside"/>
        <w:rPr>
          <w:rtl/>
        </w:rPr>
      </w:pPr>
      <w:r w:rsidRPr="00A21245">
        <w:rPr>
          <w:rFonts w:hint="cs"/>
          <w:rtl/>
        </w:rPr>
        <w:t>רב</w:t>
      </w:r>
      <w:r w:rsidRPr="00A21245">
        <w:rPr>
          <w:rtl/>
        </w:rPr>
        <w:t>:</w:t>
      </w:r>
    </w:p>
    <w:p w14:paraId="0194814D" w14:textId="77777777" w:rsidR="004446E5" w:rsidRPr="00C35A2C" w:rsidRDefault="004446E5" w:rsidP="004446E5">
      <w:pPr>
        <w:rPr>
          <w:rFonts w:ascii="Fb Fontext" w:hAnsi="Fb Fontext"/>
          <w:rtl/>
        </w:rPr>
      </w:pPr>
      <w:r w:rsidRPr="00C35A2C">
        <w:rPr>
          <w:rFonts w:ascii="Fb Fontext" w:hAnsi="Fb Fontext" w:hint="cs"/>
          <w:rtl/>
        </w:rPr>
        <w:t>ח</w:t>
      </w:r>
      <w:r w:rsidRPr="00C35A2C">
        <w:rPr>
          <w:rFonts w:ascii="Fb Fontext" w:hAnsi="Fb Fontext"/>
          <w:rtl/>
        </w:rPr>
        <w:t>צובא</w:t>
      </w:r>
      <w:r w:rsidRPr="00C35A2C">
        <w:rPr>
          <w:rFonts w:ascii="Fb Fontext" w:hAnsi="Fb Fontext" w:hint="cs"/>
          <w:rtl/>
        </w:rPr>
        <w:t>-</w:t>
      </w:r>
      <w:r w:rsidRPr="00C35A2C">
        <w:rPr>
          <w:rFonts w:ascii="Fb Fontext" w:hAnsi="Fb Fontext"/>
          <w:rtl/>
        </w:rPr>
        <w:t xml:space="preserve"> שבו תיחם יהושע לישראל את הארץ.</w:t>
      </w:r>
    </w:p>
    <w:p w14:paraId="39311222" w14:textId="77777777" w:rsidR="004446E5" w:rsidRDefault="004446E5" w:rsidP="004446E5">
      <w:pPr>
        <w:rPr>
          <w:rFonts w:ascii="Fb Fontext" w:hAnsi="Fb Fontext"/>
          <w:rtl/>
        </w:rPr>
      </w:pPr>
      <w:r w:rsidRPr="00C35A2C">
        <w:rPr>
          <w:rFonts w:ascii="Fb Fontext" w:hAnsi="Fb Fontext"/>
          <w:rtl/>
        </w:rPr>
        <w:t xml:space="preserve">יהושע </w:t>
      </w:r>
      <w:r>
        <w:rPr>
          <w:rFonts w:ascii="Fb Fontext" w:hAnsi="Fb Fontext" w:hint="cs"/>
          <w:rtl/>
        </w:rPr>
        <w:t>מנה רק ע</w:t>
      </w:r>
      <w:r w:rsidRPr="00C35A2C">
        <w:rPr>
          <w:rFonts w:ascii="Fb Fontext" w:hAnsi="Fb Fontext"/>
          <w:rtl/>
        </w:rPr>
        <w:t>יירות העומדות על הגבולין.</w:t>
      </w:r>
    </w:p>
    <w:p w14:paraId="2A916DCF" w14:textId="77777777" w:rsidR="004446E5" w:rsidRPr="00A21245" w:rsidRDefault="004446E5" w:rsidP="004446E5">
      <w:pPr>
        <w:pStyle w:val="36"/>
        <w:framePr w:wrap="notBeside"/>
        <w:rPr>
          <w:rtl/>
        </w:rPr>
      </w:pPr>
      <w:r>
        <w:rPr>
          <w:rFonts w:hint="cs"/>
          <w:rtl/>
        </w:rPr>
        <w:t>שמואל</w:t>
      </w:r>
      <w:r w:rsidRPr="00A21245">
        <w:rPr>
          <w:rtl/>
        </w:rPr>
        <w:t>:</w:t>
      </w:r>
    </w:p>
    <w:p w14:paraId="282E59C5" w14:textId="77777777" w:rsidR="004446E5" w:rsidRPr="00C35A2C" w:rsidRDefault="004446E5" w:rsidP="004446E5">
      <w:pPr>
        <w:pStyle w:val="affff9"/>
        <w:rPr>
          <w:rFonts w:cs="Guttman Vilna"/>
          <w:rtl/>
        </w:rPr>
      </w:pPr>
      <w:r w:rsidRPr="00C35A2C">
        <w:rPr>
          <w:rtl/>
        </w:rPr>
        <w:t>כל שהראהו הקב"ה למשה - חייב במעשר.</w:t>
      </w:r>
      <w:r>
        <w:rPr>
          <w:rtl/>
        </w:rPr>
        <w:br/>
      </w:r>
      <w:r w:rsidRPr="00C35A2C">
        <w:rPr>
          <w:rtl/>
        </w:rPr>
        <w:t>לאפוקי</w:t>
      </w:r>
      <w:r w:rsidRPr="00C35A2C">
        <w:rPr>
          <w:rFonts w:hint="cs"/>
          <w:rtl/>
        </w:rPr>
        <w:t>:</w:t>
      </w:r>
      <w:r w:rsidRPr="00C35A2C">
        <w:rPr>
          <w:rtl/>
        </w:rPr>
        <w:t xml:space="preserve"> קיני, קניזי, וקדמוני.</w:t>
      </w:r>
    </w:p>
    <w:p w14:paraId="15369D8E" w14:textId="77777777" w:rsidR="004446E5" w:rsidRPr="00102C74" w:rsidRDefault="004446E5" w:rsidP="004446E5">
      <w:pPr>
        <w:pStyle w:val="36"/>
        <w:framePr w:wrap="notBeside"/>
        <w:rPr>
          <w:rtl/>
        </w:rPr>
      </w:pPr>
      <w:r w:rsidRPr="00102C74">
        <w:rPr>
          <w:rtl/>
        </w:rPr>
        <w:t>ר"</w:t>
      </w:r>
      <w:r w:rsidRPr="00102C74">
        <w:rPr>
          <w:rFonts w:hint="cs"/>
          <w:rtl/>
        </w:rPr>
        <w:t>מ:</w:t>
      </w:r>
    </w:p>
    <w:p w14:paraId="6B4712E5" w14:textId="77777777" w:rsidR="004446E5" w:rsidRDefault="004446E5" w:rsidP="004446E5">
      <w:pPr>
        <w:rPr>
          <w:rFonts w:ascii="Fb Fontext" w:hAnsi="Fb Fontext"/>
          <w:sz w:val="32"/>
          <w:rtl/>
        </w:rPr>
      </w:pPr>
      <w:r w:rsidRPr="00C35A2C">
        <w:rPr>
          <w:rFonts w:ascii="Fb Fontext" w:hAnsi="Fb Fontext" w:hint="cs"/>
          <w:sz w:val="32"/>
          <w:rtl/>
        </w:rPr>
        <w:t xml:space="preserve"> </w:t>
      </w:r>
      <w:r w:rsidRPr="00C35A2C">
        <w:rPr>
          <w:rFonts w:ascii="Fb Fontext" w:hAnsi="Fb Fontext"/>
          <w:sz w:val="32"/>
          <w:rtl/>
        </w:rPr>
        <w:t>נפתוחא, ערבאה, ושלמאה.</w:t>
      </w:r>
    </w:p>
    <w:p w14:paraId="20ACD1E1" w14:textId="77777777" w:rsidR="004446E5" w:rsidRPr="00102C74" w:rsidRDefault="004446E5" w:rsidP="004446E5">
      <w:pPr>
        <w:pStyle w:val="36"/>
        <w:framePr w:wrap="notBeside"/>
        <w:rPr>
          <w:rtl/>
        </w:rPr>
      </w:pPr>
      <w:r w:rsidRPr="00102C74">
        <w:rPr>
          <w:rtl/>
        </w:rPr>
        <w:t>ר"</w:t>
      </w:r>
      <w:r w:rsidRPr="00102C74">
        <w:rPr>
          <w:rFonts w:hint="cs"/>
          <w:rtl/>
        </w:rPr>
        <w:t>י</w:t>
      </w:r>
      <w:r w:rsidRPr="00102C74">
        <w:rPr>
          <w:rtl/>
        </w:rPr>
        <w:t>:</w:t>
      </w:r>
    </w:p>
    <w:p w14:paraId="20FC73CA" w14:textId="77777777" w:rsidR="004446E5" w:rsidRDefault="004446E5" w:rsidP="004446E5">
      <w:pPr>
        <w:rPr>
          <w:rFonts w:ascii="Fb Fontext" w:hAnsi="Fb Fontext"/>
          <w:sz w:val="32"/>
          <w:rtl/>
        </w:rPr>
      </w:pPr>
      <w:r w:rsidRPr="00C35A2C">
        <w:rPr>
          <w:rFonts w:ascii="Fb Fontext" w:hAnsi="Fb Fontext"/>
          <w:sz w:val="32"/>
          <w:rtl/>
        </w:rPr>
        <w:t xml:space="preserve"> הר שעיר, עמון, ומואב.</w:t>
      </w:r>
    </w:p>
    <w:p w14:paraId="0FF2D810" w14:textId="77777777" w:rsidR="004446E5" w:rsidRPr="00102C74" w:rsidRDefault="004446E5" w:rsidP="004446E5">
      <w:pPr>
        <w:pStyle w:val="36"/>
        <w:framePr w:wrap="notBeside"/>
        <w:rPr>
          <w:rtl/>
        </w:rPr>
      </w:pPr>
      <w:r w:rsidRPr="00102C74">
        <w:rPr>
          <w:rtl/>
        </w:rPr>
        <w:t>ר"</w:t>
      </w:r>
      <w:r w:rsidRPr="00102C74">
        <w:rPr>
          <w:rFonts w:hint="cs"/>
          <w:rtl/>
        </w:rPr>
        <w:t>ש</w:t>
      </w:r>
      <w:r w:rsidRPr="00102C74">
        <w:rPr>
          <w:rtl/>
        </w:rPr>
        <w:t>:</w:t>
      </w:r>
    </w:p>
    <w:p w14:paraId="7257A2D2" w14:textId="77777777" w:rsidR="004446E5" w:rsidRPr="00C35A2C" w:rsidRDefault="004446E5" w:rsidP="004446E5">
      <w:pPr>
        <w:rPr>
          <w:rFonts w:ascii="Fb Fontext" w:hAnsi="Fb Fontext" w:cs="Guttman Vilna"/>
          <w:b/>
          <w:bCs/>
          <w:sz w:val="32"/>
          <w:rtl/>
        </w:rPr>
      </w:pPr>
      <w:r w:rsidRPr="00C35A2C">
        <w:rPr>
          <w:rFonts w:ascii="Fb Fontext" w:hAnsi="Fb Fontext"/>
          <w:sz w:val="32"/>
          <w:rtl/>
        </w:rPr>
        <w:t xml:space="preserve"> ערדיסקיס, אסיא, ואספמיא.</w:t>
      </w:r>
    </w:p>
    <w:p w14:paraId="270E374B" w14:textId="77777777" w:rsidR="004446E5" w:rsidRPr="001B450D" w:rsidRDefault="004446E5" w:rsidP="004446E5">
      <w:pPr>
        <w:pStyle w:val="aff9"/>
        <w:rPr>
          <w:rtl/>
        </w:rPr>
      </w:pPr>
      <w:r w:rsidRPr="001B450D">
        <w:rPr>
          <w:rFonts w:hint="cs"/>
          <w:rtl/>
        </w:rPr>
        <w:t>***</w:t>
      </w:r>
    </w:p>
    <w:p w14:paraId="676C0C63" w14:textId="77777777" w:rsidR="004446E5" w:rsidRPr="00C35A2C" w:rsidRDefault="004446E5" w:rsidP="00982F98">
      <w:pPr>
        <w:pStyle w:val="affe"/>
        <w:framePr w:wrap="around"/>
        <w:rPr>
          <w:rtl/>
        </w:rPr>
      </w:pPr>
      <w:r w:rsidRPr="00C35A2C">
        <w:rPr>
          <w:rtl/>
        </w:rPr>
        <w:t>נו:</w:t>
      </w:r>
    </w:p>
    <w:p w14:paraId="3724317E" w14:textId="77777777" w:rsidR="004446E5" w:rsidRPr="00C35A2C" w:rsidRDefault="004446E5" w:rsidP="004446E5">
      <w:pPr>
        <w:pStyle w:val="affffb"/>
        <w:framePr w:wrap="around"/>
        <w:rPr>
          <w:rtl/>
        </w:rPr>
      </w:pPr>
      <w:del w:id="20256" w:author="קלוד" w:date="2026-10-06T10:07:33Z">
        <w:r>
          <w:rPr>
            <w:rtl/>
          </w:rPr>
          <w:delText xml:space="preserve">מתני</w:delText>
        </w:r>
      </w:del>
      <w:ins w:id="20257" w:author="קלוד" w:date="2026-10-06T10:07:33Z">
        <w:r>
          <w:rPr>
            <w:rtl/>
          </w:rPr>
          <w:t xml:space="preserve">משנה ד</w:t>
        </w:r>
      </w:ins>
      <w:del w:id="20258" w:author="קלוד" w:date="2026-10-06T10:07:33Z">
        <w:r>
          <w:rPr>
            <w:rtl/>
          </w:rPr>
          <w:delText xml:space="preserve">'.</w:delText>
        </w:r>
      </w:del>
    </w:p>
    <w:p w14:paraId="028B8E76" w14:textId="77777777" w:rsidR="004446E5" w:rsidRPr="00326803" w:rsidRDefault="004446E5" w:rsidP="00DB3591">
      <w:pPr>
        <w:pStyle w:val="afff3"/>
        <w:rPr>
          <w:rtl/>
        </w:rPr>
      </w:pPr>
      <w:r w:rsidRPr="00326803">
        <w:rPr>
          <w:rtl/>
        </w:rPr>
        <w:t xml:space="preserve">שנים מעידין אותו שאכלה </w:t>
      </w:r>
      <w:r w:rsidRPr="00326803">
        <w:rPr>
          <w:rFonts w:hint="cs"/>
          <w:rtl/>
        </w:rPr>
        <w:t xml:space="preserve">ג' </w:t>
      </w:r>
      <w:r w:rsidRPr="00326803">
        <w:rPr>
          <w:rtl/>
        </w:rPr>
        <w:t>שנים, ונמצאו זוממים משלמין הכל.</w:t>
      </w:r>
    </w:p>
    <w:p w14:paraId="3EE4F69F" w14:textId="77777777" w:rsidR="004446E5" w:rsidRPr="00326803" w:rsidRDefault="004446E5" w:rsidP="00DB3591">
      <w:pPr>
        <w:pStyle w:val="afff3"/>
        <w:rPr>
          <w:rtl/>
        </w:rPr>
      </w:pPr>
      <w:r w:rsidRPr="00326803">
        <w:rPr>
          <w:rtl/>
        </w:rPr>
        <w:t>שנים בראשונה, שנים בשניה, ושנים בשלישית משלשין ביניהם.</w:t>
      </w:r>
    </w:p>
    <w:p w14:paraId="70D5FC9D" w14:textId="77777777" w:rsidR="004446E5" w:rsidRPr="001B450D" w:rsidRDefault="004446E5" w:rsidP="00DB3591">
      <w:pPr>
        <w:pStyle w:val="afff3"/>
        <w:rPr>
          <w:rtl/>
        </w:rPr>
      </w:pPr>
      <w:r>
        <w:rPr>
          <w:rFonts w:hint="cs"/>
          <w:rtl/>
        </w:rPr>
        <w:t xml:space="preserve">ג' </w:t>
      </w:r>
      <w:r w:rsidRPr="00C957D3">
        <w:rPr>
          <w:rtl/>
        </w:rPr>
        <w:t xml:space="preserve">אחים ואחד מצטרף עמהם הרי אלו </w:t>
      </w:r>
      <w:r>
        <w:rPr>
          <w:rFonts w:hint="cs"/>
          <w:rtl/>
        </w:rPr>
        <w:t xml:space="preserve">ג' </w:t>
      </w:r>
      <w:r w:rsidRPr="00C957D3">
        <w:rPr>
          <w:rtl/>
        </w:rPr>
        <w:t>עדיות, והן עדות אחת להזמה.</w:t>
      </w:r>
    </w:p>
    <w:p w14:paraId="5C49157C" w14:textId="77777777" w:rsidR="004446E5" w:rsidRDefault="004446E5" w:rsidP="004446E5">
      <w:pPr>
        <w:pStyle w:val="affff9"/>
        <w:rPr>
          <w:rtl/>
        </w:rPr>
      </w:pPr>
      <w:r w:rsidRPr="00C35A2C">
        <w:rPr>
          <w:rtl/>
        </w:rPr>
        <w:t>מתני</w:t>
      </w:r>
      <w:r w:rsidRPr="00F10693">
        <w:rPr>
          <w:rtl/>
        </w:rPr>
        <w:t xml:space="preserve">' </w:t>
      </w:r>
      <w:r w:rsidRPr="00C35A2C">
        <w:rPr>
          <w:rtl/>
        </w:rPr>
        <w:t>דלא כר"</w:t>
      </w:r>
      <w:r w:rsidRPr="00C35A2C">
        <w:rPr>
          <w:rFonts w:hint="cs"/>
          <w:rtl/>
        </w:rPr>
        <w:t>ע</w:t>
      </w:r>
      <w:r w:rsidRPr="00C35A2C">
        <w:rPr>
          <w:rtl/>
        </w:rPr>
        <w:t xml:space="preserve"> דתניא, </w:t>
      </w:r>
    </w:p>
    <w:p w14:paraId="7ACA1906" w14:textId="77777777" w:rsidR="004446E5" w:rsidRPr="00326803" w:rsidRDefault="004446E5" w:rsidP="004446E5">
      <w:pPr>
        <w:pStyle w:val="36"/>
        <w:framePr w:wrap="notBeside"/>
        <w:rPr>
          <w:rtl/>
        </w:rPr>
      </w:pPr>
      <w:r w:rsidRPr="00326803">
        <w:rPr>
          <w:rtl/>
        </w:rPr>
        <w:t>א"ר יוסי:</w:t>
      </w:r>
    </w:p>
    <w:p w14:paraId="362EF95C" w14:textId="77777777" w:rsidR="004446E5" w:rsidRPr="00C35A2C" w:rsidRDefault="004446E5" w:rsidP="004446E5">
      <w:pPr>
        <w:pStyle w:val="affffd"/>
        <w:ind w:firstLine="0"/>
        <w:rPr>
          <w:rtl/>
        </w:rPr>
      </w:pPr>
      <w:r>
        <w:rPr>
          <w:rtl/>
        </w:rPr>
        <w:t xml:space="preserve">כשהלך אבא חלפתא אצל </w:t>
      </w:r>
      <w:r>
        <w:rPr>
          <w:rStyle w:val="affffe"/>
          <w:rtl/>
          <w:rPrChange w:id="9185" w:author="מנוע אמוראים" w:date="2026-10-05T16:41:09Z">
            <w:rPr>
              <w:rtl/>
            </w:rPr>
          </w:rPrChange>
        </w:rPr>
        <w:t xml:space="preserve">ר</w:t>
      </w:r>
      <w:r>
        <w:rPr>
          <w:rStyle w:val="affffe"/>
          <w:rFonts w:hint="cs"/>
          <w:rtl/>
          <w:rPrChange w:id="9186" w:author="מנוע אמוראים" w:date="2026-10-05T16:41:09Z">
            <w:rPr>
              <w:rFonts w:hint="cs"/>
              <w:rtl/>
            </w:rPr>
          </w:rPrChange>
        </w:rPr>
        <w:t xml:space="preserve">יב</w:t>
      </w:r>
      <w:r>
        <w:rPr>
          <w:rStyle w:val="affffe"/>
          <w:rtl/>
          <w:rPrChange w:id="9187" w:author="מנוע אמוראים" w:date="2026-10-05T16:41:09Z">
            <w:rPr>
              <w:rtl/>
            </w:rPr>
          </w:rPrChange>
        </w:rPr>
        <w:t xml:space="preserve">"</w:t>
      </w:r>
      <w:r>
        <w:rPr>
          <w:rStyle w:val="affffe"/>
          <w:rFonts w:hint="cs"/>
          <w:rtl/>
          <w:rPrChange w:id="9188" w:author="מנוע אמוראים" w:date="2026-10-05T16:41:09Z">
            <w:rPr>
              <w:rFonts w:hint="cs"/>
              <w:rtl/>
            </w:rPr>
          </w:rPrChange>
        </w:rPr>
        <w:t xml:space="preserve">נ</w:t>
      </w:r>
      <w:r w:rsidRPr="00C35A2C">
        <w:rPr>
          <w:rtl/>
        </w:rPr>
        <w:t xml:space="preserve"> ללמוד תורה,</w:t>
      </w:r>
      <w:r>
        <w:rPr>
          <w:rFonts w:hint="cs"/>
          <w:rtl/>
        </w:rPr>
        <w:t xml:space="preserve"> </w:t>
      </w:r>
      <w:r w:rsidRPr="00C35A2C">
        <w:rPr>
          <w:rFonts w:hint="cs"/>
          <w:rtl/>
        </w:rPr>
        <w:t>[או להיפך]</w:t>
      </w:r>
    </w:p>
    <w:p w14:paraId="432113C4" w14:textId="77777777" w:rsidR="004446E5" w:rsidRPr="00102C74" w:rsidRDefault="004446E5" w:rsidP="004446E5">
      <w:pPr>
        <w:pStyle w:val="36"/>
        <w:framePr w:wrap="notBeside"/>
        <w:rPr>
          <w:rtl/>
        </w:rPr>
      </w:pPr>
      <w:r w:rsidRPr="00102C74">
        <w:rPr>
          <w:rtl/>
        </w:rPr>
        <w:t>א"ל:</w:t>
      </w:r>
    </w:p>
    <w:p w14:paraId="67001BC5" w14:textId="77777777" w:rsidR="004446E5" w:rsidRDefault="004446E5" w:rsidP="004446E5">
      <w:pPr>
        <w:rPr>
          <w:rFonts w:ascii="Fb Fontext" w:hAnsi="Fb Fontext"/>
          <w:rtl/>
        </w:rPr>
      </w:pPr>
      <w:r w:rsidRPr="001832BA">
        <w:rPr>
          <w:rFonts w:ascii="Fb Fontext" w:hAnsi="Fb Fontext"/>
          <w:spacing w:val="-2"/>
          <w:rtl/>
        </w:rPr>
        <w:lastRenderedPageBreak/>
        <w:t>אכלה</w:t>
      </w:r>
      <w:r w:rsidRPr="001832BA">
        <w:rPr>
          <w:rFonts w:ascii="Fb Fontext" w:hAnsi="Fb Fontext" w:hint="cs"/>
          <w:spacing w:val="-2"/>
          <w:rtl/>
        </w:rPr>
        <w:t xml:space="preserve"> </w:t>
      </w:r>
      <w:r w:rsidRPr="001832BA">
        <w:rPr>
          <w:rFonts w:ascii="Fb Fontext" w:hAnsi="Fb Fontext"/>
          <w:spacing w:val="-2"/>
          <w:rtl/>
        </w:rPr>
        <w:t xml:space="preserve">ראשונה בפני שנים, שניה בפני שנים, שלישית בפני שנים, מהו </w:t>
      </w:r>
    </w:p>
    <w:p w14:paraId="0A363F0B" w14:textId="77777777" w:rsidR="004446E5" w:rsidRDefault="004446E5" w:rsidP="004446E5">
      <w:pPr>
        <w:rPr>
          <w:rFonts w:ascii="Fb Fontext" w:hAnsi="Fb Fontext"/>
          <w:rtl/>
        </w:rPr>
      </w:pPr>
      <w:r w:rsidRPr="001832BA">
        <w:rPr>
          <w:rStyle w:val="affffe"/>
          <w:rtl/>
        </w:rPr>
        <w:t>א"ל:</w:t>
      </w:r>
      <w:r w:rsidRPr="00C35A2C">
        <w:rPr>
          <w:rFonts w:ascii="Fb Fontext" w:hAnsi="Fb Fontext"/>
          <w:rtl/>
        </w:rPr>
        <w:t xml:space="preserve"> ה</w:t>
      </w:r>
      <w:r w:rsidRPr="00C35A2C">
        <w:rPr>
          <w:rFonts w:ascii="Fb Fontext" w:hAnsi="Fb Fontext" w:hint="cs"/>
          <w:rtl/>
        </w:rPr>
        <w:t>ר</w:t>
      </w:r>
      <w:r w:rsidRPr="00C35A2C">
        <w:rPr>
          <w:rFonts w:ascii="Fb Fontext" w:hAnsi="Fb Fontext"/>
          <w:rtl/>
        </w:rPr>
        <w:t>"</w:t>
      </w:r>
      <w:r w:rsidRPr="00C35A2C">
        <w:rPr>
          <w:rFonts w:ascii="Fb Fontext" w:hAnsi="Fb Fontext" w:hint="cs"/>
          <w:rtl/>
        </w:rPr>
        <w:t xml:space="preserve">ז </w:t>
      </w:r>
      <w:r w:rsidRPr="00C35A2C">
        <w:rPr>
          <w:rFonts w:ascii="Fb Fontext" w:hAnsi="Fb Fontext"/>
          <w:rtl/>
        </w:rPr>
        <w:t>חזקה.</w:t>
      </w:r>
    </w:p>
    <w:p w14:paraId="5E1D40BE" w14:textId="77777777" w:rsidR="004446E5" w:rsidRPr="00102C74" w:rsidRDefault="004446E5" w:rsidP="004446E5">
      <w:pPr>
        <w:pStyle w:val="36"/>
        <w:framePr w:wrap="notBeside"/>
        <w:rPr>
          <w:rtl/>
        </w:rPr>
      </w:pPr>
      <w:r w:rsidRPr="00102C74">
        <w:rPr>
          <w:rtl/>
        </w:rPr>
        <w:t>א"ל:</w:t>
      </w:r>
    </w:p>
    <w:p w14:paraId="23499842" w14:textId="77777777" w:rsidR="004446E5" w:rsidRPr="00C35A2C" w:rsidRDefault="004446E5" w:rsidP="004446E5">
      <w:pPr>
        <w:rPr>
          <w:rFonts w:ascii="Fb Fontext" w:hAnsi="Fb Fontext"/>
          <w:rtl/>
        </w:rPr>
      </w:pPr>
      <w:r w:rsidRPr="00326803">
        <w:rPr>
          <w:rStyle w:val="affffe"/>
          <w:rtl/>
        </w:rPr>
        <w:t>אף אני אומר כן</w:t>
      </w:r>
      <w:r>
        <w:rPr>
          <w:rFonts w:ascii="Fb Fontext" w:hAnsi="Fb Fontext"/>
          <w:sz w:val="32"/>
          <w:rtl/>
        </w:rPr>
        <w:t xml:space="preserve"> אלא </w:t>
      </w:r>
      <w:r>
        <w:rPr>
          <w:rStyle w:val="affffe"/>
          <w:rFonts w:ascii="Fb Fontext" w:hAnsi="Fb Fontext"/>
          <w:sz w:val="32"/>
          <w:rtl/>
          <w:rPrChange w:id="9189" w:author="מנוע אמוראים" w:date="2026-10-05T16:41:09Z">
            <w:rPr>
              <w:rFonts w:ascii="Fb Fontext" w:hAnsi="Fb Fontext"/>
              <w:sz w:val="32"/>
              <w:rtl/>
            </w:rPr>
          </w:rPrChange>
        </w:rPr>
        <w:t xml:space="preserve">שר"ע</w:t>
      </w:r>
      <w:r>
        <w:rPr>
          <w:rFonts w:ascii="Fb Fontext" w:hAnsi="Fb Fontext"/>
          <w:sz w:val="32"/>
          <w:rtl/>
        </w:rPr>
        <w:t xml:space="preserve"> חולק </w:t>
      </w:r>
      <w:r>
        <w:rPr>
          <w:rFonts w:ascii="Fb Fontext" w:hAnsi="Fb Fontext" w:hint="cs"/>
          <w:sz w:val="32"/>
          <w:rtl/>
        </w:rPr>
        <w:t>ב</w:t>
      </w:r>
      <w:r w:rsidRPr="00C35A2C">
        <w:rPr>
          <w:rFonts w:ascii="Fb Fontext" w:hAnsi="Fb Fontext"/>
          <w:sz w:val="32"/>
          <w:rtl/>
        </w:rPr>
        <w:t>זה</w:t>
      </w:r>
      <w:r>
        <w:rPr>
          <w:rFonts w:ascii="Fb Fontext" w:hAnsi="Fb Fontext" w:hint="cs"/>
          <w:sz w:val="32"/>
          <w:rtl/>
        </w:rPr>
        <w:t xml:space="preserve"> </w:t>
      </w:r>
      <w:r w:rsidRPr="001832BA">
        <w:rPr>
          <w:rStyle w:val="affffe"/>
          <w:rFonts w:hint="cs"/>
          <w:rtl/>
        </w:rPr>
        <w:t>ש</w:t>
      </w:r>
      <w:r>
        <w:rPr>
          <w:rStyle w:val="affffe"/>
          <w:rFonts w:hint="cs"/>
          <w:rtl/>
        </w:rPr>
        <w:t>א</w:t>
      </w:r>
      <w:r w:rsidRPr="001832BA">
        <w:rPr>
          <w:rStyle w:val="affffe"/>
          <w:rFonts w:hint="cs"/>
          <w:rtl/>
        </w:rPr>
        <w:t>מר</w:t>
      </w:r>
      <w:r>
        <w:rPr>
          <w:rStyle w:val="affffe"/>
          <w:rFonts w:hint="cs"/>
          <w:rtl/>
        </w:rPr>
        <w:t>:</w:t>
      </w:r>
      <w:r>
        <w:rPr>
          <w:rFonts w:ascii="Fb Fontext" w:hAnsi="Fb Fontext" w:hint="cs"/>
          <w:sz w:val="32"/>
          <w:rtl/>
        </w:rPr>
        <w:t xml:space="preserve"> </w:t>
      </w:r>
      <w:r w:rsidRPr="00F87BCF">
        <w:rPr>
          <w:rStyle w:val="affff8"/>
          <w:rtl/>
        </w:rPr>
        <w:t>דבר</w:t>
      </w:r>
      <w:r>
        <w:rPr>
          <w:rStyle w:val="affff8"/>
          <w:rFonts w:hint="cs"/>
          <w:rtl/>
        </w:rPr>
        <w:t>-</w:t>
      </w:r>
      <w:r w:rsidRPr="00C35A2C">
        <w:rPr>
          <w:rFonts w:ascii="Fb Fontext" w:hAnsi="Fb Fontext"/>
          <w:sz w:val="32"/>
          <w:rtl/>
        </w:rPr>
        <w:t xml:space="preserve"> ולא חצי דבר.</w:t>
      </w:r>
    </w:p>
    <w:p w14:paraId="5962F0A5" w14:textId="77777777" w:rsidR="004446E5" w:rsidRPr="00102C74" w:rsidRDefault="004446E5" w:rsidP="004446E5">
      <w:pPr>
        <w:pStyle w:val="36"/>
        <w:framePr w:wrap="notBeside"/>
        <w:rPr>
          <w:rtl/>
        </w:rPr>
      </w:pPr>
      <w:r w:rsidRPr="00102C74">
        <w:rPr>
          <w:rtl/>
        </w:rPr>
        <w:t xml:space="preserve">ורבנן </w:t>
      </w:r>
    </w:p>
    <w:p w14:paraId="43B6CD85" w14:textId="77777777" w:rsidR="004446E5" w:rsidRPr="001832BA" w:rsidRDefault="004446E5" w:rsidP="004446E5">
      <w:pPr>
        <w:spacing w:after="60"/>
        <w:rPr>
          <w:rStyle w:val="afffff0"/>
          <w:rtl/>
        </w:rPr>
      </w:pPr>
      <w:r w:rsidRPr="00F10693">
        <w:rPr>
          <w:rFonts w:hint="cs"/>
          <w:rtl/>
        </w:rPr>
        <w:t>'</w:t>
      </w:r>
      <w:r w:rsidRPr="00F10693">
        <w:rPr>
          <w:rtl/>
        </w:rPr>
        <w:t>ד</w:t>
      </w:r>
      <w:r w:rsidRPr="00577F86">
        <w:rPr>
          <w:rStyle w:val="affff8"/>
          <w:rtl/>
        </w:rPr>
        <w:t>בר</w:t>
      </w:r>
      <w:r w:rsidRPr="00F10693">
        <w:rPr>
          <w:rFonts w:hint="cs"/>
          <w:rtl/>
        </w:rPr>
        <w:t>'</w:t>
      </w:r>
      <w:r w:rsidRPr="00F10693">
        <w:rPr>
          <w:rtl/>
        </w:rPr>
        <w:t xml:space="preserve"> </w:t>
      </w:r>
      <w:r w:rsidRPr="00C35A2C">
        <w:rPr>
          <w:rFonts w:ascii="Fb Fontext" w:hAnsi="Fb Fontext"/>
          <w:rtl/>
        </w:rPr>
        <w:t>-</w:t>
      </w:r>
      <w:r>
        <w:rPr>
          <w:rFonts w:ascii="Fb Fontext" w:hAnsi="Fb Fontext" w:hint="cs"/>
          <w:rtl/>
        </w:rPr>
        <w:t xml:space="preserve"> </w:t>
      </w:r>
      <w:r w:rsidRPr="00C35A2C">
        <w:rPr>
          <w:rFonts w:ascii="Fb Fontext" w:hAnsi="Fb Fontext"/>
          <w:rtl/>
        </w:rPr>
        <w:t xml:space="preserve">ולא חצי דבר </w:t>
      </w:r>
      <w:r w:rsidRPr="00C35A2C">
        <w:rPr>
          <w:rFonts w:ascii="Fb Fontext" w:hAnsi="Fb Fontext" w:hint="cs"/>
          <w:rtl/>
        </w:rPr>
        <w:t>למעט שנים אומרים אחת בגבה ושנים אומרים אחת בכריסה</w:t>
      </w:r>
      <w:r>
        <w:rPr>
          <w:rFonts w:ascii="Fb Fontext" w:hAnsi="Fb Fontext" w:hint="cs"/>
          <w:rtl/>
        </w:rPr>
        <w:t xml:space="preserve">, </w:t>
      </w:r>
      <w:r w:rsidRPr="001832BA">
        <w:rPr>
          <w:rStyle w:val="afffff0"/>
          <w:rFonts w:hint="cs"/>
          <w:rtl/>
        </w:rPr>
        <w:t>[דאי חד אומר בכל צד חצי דבר וחצי עדות הוא]</w:t>
      </w:r>
    </w:p>
    <w:p w14:paraId="56F75084" w14:textId="77777777" w:rsidR="004446E5" w:rsidRPr="00102C74" w:rsidRDefault="004446E5" w:rsidP="004446E5">
      <w:pPr>
        <w:pStyle w:val="36"/>
        <w:framePr w:wrap="notBeside"/>
        <w:rPr>
          <w:rtl/>
        </w:rPr>
      </w:pPr>
      <w:r w:rsidRPr="00102C74">
        <w:rPr>
          <w:rFonts w:hint="cs"/>
          <w:rtl/>
        </w:rPr>
        <w:t>ר</w:t>
      </w:r>
      <w:r w:rsidRPr="00102C74">
        <w:rPr>
          <w:rtl/>
        </w:rPr>
        <w:t>"</w:t>
      </w:r>
      <w:r w:rsidRPr="00102C74">
        <w:rPr>
          <w:rFonts w:hint="cs"/>
          <w:rtl/>
        </w:rPr>
        <w:t>י</w:t>
      </w:r>
      <w:r w:rsidRPr="00102C74">
        <w:rPr>
          <w:rtl/>
        </w:rPr>
        <w:t>:</w:t>
      </w:r>
    </w:p>
    <w:p w14:paraId="68D8B2B0" w14:textId="77777777" w:rsidR="004446E5" w:rsidRPr="00C35A2C" w:rsidRDefault="004446E5" w:rsidP="004446E5">
      <w:pPr>
        <w:rPr>
          <w:rFonts w:ascii="Fb Fontext" w:hAnsi="Fb Fontext"/>
          <w:rtl/>
        </w:rPr>
      </w:pPr>
      <w:r w:rsidRPr="00C35A2C">
        <w:rPr>
          <w:rFonts w:ascii="Fb Fontext" w:hAnsi="Fb Fontext"/>
          <w:sz w:val="32"/>
          <w:rtl/>
        </w:rPr>
        <w:t xml:space="preserve">אחד אומר אכלה חטים, ואחד אומר אכלה שעורים </w:t>
      </w:r>
      <w:r>
        <w:rPr>
          <w:rFonts w:ascii="Fb Fontext" w:hAnsi="Fb Fontext" w:hint="cs"/>
          <w:sz w:val="32"/>
          <w:rtl/>
        </w:rPr>
        <w:t>-</w:t>
      </w:r>
      <w:r w:rsidRPr="00C35A2C">
        <w:rPr>
          <w:rFonts w:ascii="Fb Fontext" w:hAnsi="Fb Fontext"/>
          <w:sz w:val="32"/>
          <w:rtl/>
        </w:rPr>
        <w:t>הר"</w:t>
      </w:r>
      <w:r w:rsidRPr="00C35A2C">
        <w:rPr>
          <w:rFonts w:ascii="Fb Fontext" w:hAnsi="Fb Fontext" w:hint="cs"/>
          <w:sz w:val="32"/>
          <w:rtl/>
        </w:rPr>
        <w:t>ז חזקה,</w:t>
      </w:r>
    </w:p>
    <w:p w14:paraId="5C4C08DD" w14:textId="77777777" w:rsidR="004446E5" w:rsidRPr="00102C74" w:rsidRDefault="004446E5" w:rsidP="004446E5">
      <w:pPr>
        <w:pStyle w:val="36"/>
        <w:framePr w:wrap="notBeside"/>
        <w:rPr>
          <w:rtl/>
        </w:rPr>
      </w:pPr>
      <w:r w:rsidRPr="00102C74">
        <w:rPr>
          <w:rFonts w:hint="cs"/>
          <w:rtl/>
        </w:rPr>
        <w:t xml:space="preserve">ואין לדמות </w:t>
      </w:r>
    </w:p>
    <w:p w14:paraId="6BFCFAF2" w14:textId="77777777" w:rsidR="004446E5" w:rsidRPr="001832BA" w:rsidRDefault="004446E5" w:rsidP="004446E5">
      <w:pPr>
        <w:rPr>
          <w:rStyle w:val="afffff0"/>
          <w:rtl/>
        </w:rPr>
      </w:pPr>
      <w:r w:rsidRPr="001832BA">
        <w:rPr>
          <w:rStyle w:val="affffe"/>
          <w:rFonts w:hint="cs"/>
          <w:rtl/>
        </w:rPr>
        <w:t>לחד</w:t>
      </w:r>
      <w:r w:rsidRPr="00C35A2C">
        <w:rPr>
          <w:rFonts w:ascii="Fb Fontext" w:hAnsi="Fb Fontext" w:hint="cs"/>
          <w:sz w:val="32"/>
          <w:rtl/>
        </w:rPr>
        <w:t xml:space="preserve"> אמר בשנים א</w:t>
      </w:r>
      <w:r w:rsidRPr="00F10693">
        <w:rPr>
          <w:rFonts w:hint="cs"/>
          <w:rtl/>
        </w:rPr>
        <w:t xml:space="preserve">'ג'ה' </w:t>
      </w:r>
      <w:r w:rsidRPr="001832BA">
        <w:rPr>
          <w:rStyle w:val="affffe"/>
          <w:rFonts w:hint="cs"/>
          <w:rtl/>
        </w:rPr>
        <w:t>וחד</w:t>
      </w:r>
      <w:r w:rsidRPr="00C35A2C">
        <w:rPr>
          <w:rFonts w:ascii="Fb Fontext" w:hAnsi="Fb Fontext" w:hint="cs"/>
          <w:sz w:val="32"/>
          <w:rtl/>
        </w:rPr>
        <w:t xml:space="preserve"> בשנים ב</w:t>
      </w:r>
      <w:r w:rsidRPr="00F10693">
        <w:rPr>
          <w:rFonts w:hint="cs"/>
          <w:rtl/>
        </w:rPr>
        <w:t xml:space="preserve">'ד'ו' </w:t>
      </w:r>
      <w:r w:rsidRPr="001832BA">
        <w:rPr>
          <w:rStyle w:val="afffff0"/>
          <w:rFonts w:hint="cs"/>
          <w:rtl/>
        </w:rPr>
        <w:t>דבשנה שמעיד זה לא מעיד זה</w:t>
      </w:r>
    </w:p>
    <w:p w14:paraId="63340EFF" w14:textId="77777777" w:rsidR="004446E5" w:rsidRPr="00102C74" w:rsidRDefault="004446E5" w:rsidP="004446E5">
      <w:pPr>
        <w:pStyle w:val="36"/>
        <w:framePr w:wrap="notBeside"/>
        <w:rPr>
          <w:rtl/>
        </w:rPr>
      </w:pPr>
      <w:r w:rsidRPr="00102C74">
        <w:rPr>
          <w:rFonts w:hint="cs"/>
          <w:rtl/>
        </w:rPr>
        <w:t>משא'כ כאן</w:t>
      </w:r>
    </w:p>
    <w:p w14:paraId="5F303ADB" w14:textId="77777777" w:rsidR="004446E5" w:rsidRPr="001832BA" w:rsidRDefault="004446E5" w:rsidP="004446E5">
      <w:pPr>
        <w:rPr>
          <w:rFonts w:ascii="Fb Fontext" w:hAnsi="Fb Fontext" w:cs="Guttman Vilna"/>
          <w:b/>
          <w:bCs/>
          <w:sz w:val="32"/>
          <w:rtl/>
        </w:rPr>
      </w:pPr>
      <w:r w:rsidRPr="001832BA">
        <w:rPr>
          <w:rFonts w:ascii="Fb Fontext" w:hAnsi="Fb Fontext" w:hint="cs"/>
          <w:sz w:val="32"/>
          <w:rtl/>
        </w:rPr>
        <w:t>שנים מעידים על אותם שנים ובין חיטי לשערי אנשים לא מבחינים</w:t>
      </w:r>
    </w:p>
    <w:p w14:paraId="766D807D" w14:textId="61759656" w:rsidR="00AC0AF5" w:rsidRPr="001B450D" w:rsidRDefault="001B450D" w:rsidP="00AC0AF5">
      <w:pPr>
        <w:pStyle w:val="aff9"/>
        <w:rPr>
          <w:del w:id="90066" w:author="מנוע עיצוב" w:date="2026-10-08T11:01:28Z"/>
          <w:rtl/>
        </w:rPr>
      </w:pPr>
      <w:del w:id="90065" w:author="מנוע עיצוב" w:date="2026-10-08T11:01:28Z">
        <w:r w:rsidRPr="001B450D">
          <w:rPr>
            <w:rFonts w:hint="cs"/>
            <w:rtl/>
          </w:rPr>
          <w:delText xml:space="preserve">***</w:delText>
        </w:r>
      </w:del>
    </w:p>
    <w:p w14:paraId="61E7200A" w14:textId="77777777" w:rsidR="00AC0AF5" w:rsidRPr="00C35A2C" w:rsidRDefault="00AC0AF5" w:rsidP="00982F98">
      <w:pPr>
        <w:pStyle w:val="affe"/>
        <w:framePr w:wrap="around"/>
        <w:rPr>
          <w:rtl/>
        </w:rPr>
      </w:pPr>
      <w:r w:rsidRPr="00C35A2C">
        <w:rPr>
          <w:rtl/>
        </w:rPr>
        <w:t>נז.</w:t>
      </w:r>
    </w:p>
    <w:p w14:paraId="7AC4F75F" w14:textId="77777777" w:rsidR="00AC0AF5" w:rsidRPr="00801934" w:rsidRDefault="00AC0AF5" w:rsidP="00AF2FEB">
      <w:pPr>
        <w:pStyle w:val="afffb"/>
        <w:rPr>
          <w:rtl/>
        </w:rPr>
      </w:pPr>
      <w:ins w:id="9857" w:author="מספור קטעי משנה" w:date="2026-10-06T06:44:59Z">
        <w:r>
          <w:rPr>
            <w:rStyle w:val="MisparKeta"/>
          </w:rPr>
          <w:t xml:space="preserve">ג. </w:t>
        </w:r>
      </w:ins>
      <w:r w:rsidRPr="00801934">
        <w:rPr>
          <w:rtl/>
        </w:rPr>
        <w:t>שלשה אחין ואחד מצטרף עמהן - הרי אלו שלש עדיות, והן עדות אחת להזמה.</w:t>
      </w:r>
    </w:p>
    <w:p w14:paraId="7152EC3F" w14:textId="3BCC870B" w:rsidR="00AC0AF5" w:rsidRDefault="00AC0AF5" w:rsidP="00AC0AF5">
      <w:pPr>
        <w:rPr>
          <w:rFonts w:ascii="Fb Fontext" w:hAnsi="Fb Fontext"/>
          <w:rtl/>
        </w:rPr>
      </w:pPr>
      <w:r w:rsidRPr="00C35A2C">
        <w:rPr>
          <w:rFonts w:ascii="Fb Fontext" w:hAnsi="Fb Fontext" w:hint="cs"/>
          <w:rtl/>
        </w:rPr>
        <w:t>שטר שהיו חתומים עליו שנים וחד מהם נפטר והגיע אחי העד החי ו</w:t>
      </w:r>
      <w:r w:rsidR="003A50A2">
        <w:rPr>
          <w:rFonts w:ascii="Fb Fontext" w:hAnsi="Fb Fontext" w:hint="cs"/>
          <w:rtl/>
        </w:rPr>
        <w:t>א</w:t>
      </w:r>
      <w:r w:rsidRPr="00C35A2C">
        <w:rPr>
          <w:rFonts w:ascii="Fb Fontext" w:hAnsi="Fb Fontext" w:hint="cs"/>
          <w:rtl/>
        </w:rPr>
        <w:t>חד נוסף להעיד על חתימת השני</w:t>
      </w:r>
    </w:p>
    <w:p w14:paraId="2298571D" w14:textId="375B3CF8" w:rsidR="003A50A2" w:rsidRPr="003A50A2" w:rsidRDefault="003A50A2" w:rsidP="003A50A2">
      <w:pPr>
        <w:pStyle w:val="36"/>
        <w:framePr w:wrap="notBeside"/>
        <w:rPr>
          <w:rtl/>
        </w:rPr>
      </w:pPr>
      <w:r w:rsidRPr="003A50A2">
        <w:rPr>
          <w:rFonts w:hint="cs"/>
          <w:rtl/>
        </w:rPr>
        <w:t xml:space="preserve">סבר </w:t>
      </w:r>
      <w:r w:rsidR="00AC0AF5" w:rsidRPr="003A50A2">
        <w:rPr>
          <w:rFonts w:hint="cs"/>
          <w:rtl/>
        </w:rPr>
        <w:t>רבינ</w:t>
      </w:r>
      <w:r w:rsidRPr="003A50A2">
        <w:rPr>
          <w:rFonts w:hint="cs"/>
          <w:rtl/>
        </w:rPr>
        <w:t>א</w:t>
      </w:r>
      <w:r w:rsidR="00AC0AF5" w:rsidRPr="003A50A2">
        <w:rPr>
          <w:rtl/>
        </w:rPr>
        <w:t>:</w:t>
      </w:r>
    </w:p>
    <w:p w14:paraId="153E2D18" w14:textId="138BD3FA" w:rsidR="00AC0AF5" w:rsidRDefault="00AC0AF5" w:rsidP="00AC0AF5">
      <w:pPr>
        <w:rPr>
          <w:rFonts w:ascii="Fb Fontext" w:hAnsi="Fb Fontext"/>
          <w:sz w:val="32"/>
          <w:rtl/>
        </w:rPr>
      </w:pPr>
      <w:r w:rsidRPr="00C35A2C">
        <w:rPr>
          <w:rFonts w:ascii="Fb Fontext" w:hAnsi="Fb Fontext" w:hint="cs"/>
          <w:sz w:val="32"/>
          <w:rtl/>
        </w:rPr>
        <w:t>ד</w:t>
      </w:r>
      <w:r w:rsidRPr="00C35A2C">
        <w:rPr>
          <w:rFonts w:ascii="Fb Fontext" w:hAnsi="Fb Fontext"/>
          <w:sz w:val="32"/>
          <w:rtl/>
        </w:rPr>
        <w:t>היינו מתני</w:t>
      </w:r>
      <w:r w:rsidRPr="00F10693">
        <w:rPr>
          <w:rtl/>
        </w:rPr>
        <w:t xml:space="preserve">' </w:t>
      </w:r>
      <w:r w:rsidRPr="00C35A2C">
        <w:rPr>
          <w:rFonts w:ascii="Fb Fontext" w:hAnsi="Fb Fontext"/>
          <w:sz w:val="32"/>
          <w:rtl/>
        </w:rPr>
        <w:t>ג</w:t>
      </w:r>
      <w:r w:rsidRPr="00F10693">
        <w:rPr>
          <w:rtl/>
        </w:rPr>
        <w:t xml:space="preserve">' </w:t>
      </w:r>
      <w:r w:rsidRPr="00C35A2C">
        <w:rPr>
          <w:rFonts w:ascii="Fb Fontext" w:hAnsi="Fb Fontext"/>
          <w:sz w:val="32"/>
          <w:rtl/>
        </w:rPr>
        <w:t>אחין ואחד מצטרף עמהן,</w:t>
      </w:r>
    </w:p>
    <w:p w14:paraId="1CCB11B1" w14:textId="77777777" w:rsidR="003A50A2" w:rsidRPr="003A50A2" w:rsidRDefault="00AC0AF5" w:rsidP="003A50A2">
      <w:pPr>
        <w:pStyle w:val="36"/>
        <w:framePr w:wrap="notBeside"/>
        <w:rPr>
          <w:rtl/>
        </w:rPr>
      </w:pPr>
      <w:r w:rsidRPr="003A50A2">
        <w:rPr>
          <w:rtl/>
        </w:rPr>
        <w:t>רב אשי:</w:t>
      </w:r>
    </w:p>
    <w:p w14:paraId="0D549D1B" w14:textId="4B0398E7" w:rsidR="00AC0AF5" w:rsidRPr="00C35A2C" w:rsidRDefault="003A50A2" w:rsidP="00AC0AF5">
      <w:pPr>
        <w:rPr>
          <w:rFonts w:ascii="Fb Fontext" w:hAnsi="Fb Fontext"/>
          <w:rtl/>
        </w:rPr>
      </w:pPr>
      <w:r>
        <w:rPr>
          <w:rFonts w:ascii="Fb Fontext" w:hAnsi="Fb Fontext" w:hint="cs"/>
          <w:rtl/>
        </w:rPr>
        <w:t xml:space="preserve">בשטר </w:t>
      </w:r>
      <w:r w:rsidR="00AC0AF5" w:rsidRPr="00C35A2C">
        <w:rPr>
          <w:rFonts w:ascii="Fb Fontext" w:hAnsi="Fb Fontext" w:hint="cs"/>
          <w:rtl/>
        </w:rPr>
        <w:t>יוצא ג</w:t>
      </w:r>
      <w:r w:rsidR="00AC0AF5" w:rsidRPr="00F10693">
        <w:rPr>
          <w:rFonts w:hint="cs"/>
          <w:rtl/>
        </w:rPr>
        <w:t xml:space="preserve">' </w:t>
      </w:r>
      <w:r w:rsidR="00AC0AF5" w:rsidRPr="00C35A2C">
        <w:rPr>
          <w:rFonts w:ascii="Fb Fontext" w:hAnsi="Fb Fontext" w:hint="cs"/>
          <w:rtl/>
        </w:rPr>
        <w:t>חלקים, על ידי א</w:t>
      </w:r>
      <w:r>
        <w:rPr>
          <w:rFonts w:ascii="Fb Fontext" w:hAnsi="Fb Fontext" w:hint="cs"/>
          <w:rtl/>
        </w:rPr>
        <w:t>'</w:t>
      </w:r>
      <w:r w:rsidR="00AC0AF5" w:rsidRPr="00C35A2C">
        <w:rPr>
          <w:rFonts w:ascii="Fb Fontext" w:hAnsi="Fb Fontext" w:hint="cs"/>
          <w:rtl/>
        </w:rPr>
        <w:t xml:space="preserve"> מן האחין </w:t>
      </w:r>
      <w:r w:rsidR="00AC0AF5" w:rsidRPr="003A50A2">
        <w:rPr>
          <w:rStyle w:val="affffe"/>
          <w:rFonts w:hint="cs"/>
          <w:rtl/>
        </w:rPr>
        <w:t>משא</w:t>
      </w:r>
      <w:r w:rsidR="00AC0AF5" w:rsidRPr="003A50A2">
        <w:rPr>
          <w:rStyle w:val="affffe"/>
          <w:rtl/>
        </w:rPr>
        <w:t>"</w:t>
      </w:r>
      <w:r w:rsidR="00AC0AF5" w:rsidRPr="003A50A2">
        <w:rPr>
          <w:rStyle w:val="affffe"/>
          <w:rFonts w:hint="cs"/>
          <w:rtl/>
        </w:rPr>
        <w:t>כ במתני'</w:t>
      </w:r>
      <w:r w:rsidR="00AC0AF5" w:rsidRPr="00F10693">
        <w:rPr>
          <w:rFonts w:hint="cs"/>
          <w:rtl/>
        </w:rPr>
        <w:t xml:space="preserve"> </w:t>
      </w:r>
      <w:r w:rsidR="00AC0AF5" w:rsidRPr="00C35A2C">
        <w:rPr>
          <w:rFonts w:ascii="Fb Fontext" w:hAnsi="Fb Fontext" w:hint="cs"/>
          <w:rtl/>
        </w:rPr>
        <w:t>דג</w:t>
      </w:r>
      <w:r w:rsidR="00AC0AF5" w:rsidRPr="00F10693">
        <w:rPr>
          <w:rFonts w:hint="cs"/>
          <w:rtl/>
        </w:rPr>
        <w:t xml:space="preserve">' </w:t>
      </w:r>
      <w:r w:rsidR="00AC0AF5" w:rsidRPr="00C35A2C">
        <w:rPr>
          <w:rFonts w:ascii="Fb Fontext" w:hAnsi="Fb Fontext" w:hint="cs"/>
          <w:rtl/>
        </w:rPr>
        <w:t>אחין</w:t>
      </w:r>
    </w:p>
    <w:p w14:paraId="021BCECF" w14:textId="059C59E4" w:rsidR="00AC0AF5" w:rsidRPr="001B450D" w:rsidRDefault="001B450D" w:rsidP="00AC0AF5">
      <w:pPr>
        <w:pStyle w:val="aff9"/>
        <w:rPr>
          <w:rtl/>
        </w:rPr>
      </w:pPr>
      <w:r w:rsidRPr="001B450D">
        <w:rPr>
          <w:rFonts w:hint="cs"/>
          <w:rtl/>
        </w:rPr>
        <w:t>***</w:t>
      </w:r>
    </w:p>
    <w:p w14:paraId="7FD97EF0" w14:textId="77777777" w:rsidR="00AC0AF5" w:rsidRPr="00C35A2C" w:rsidRDefault="00AC0AF5" w:rsidP="003A50A2">
      <w:pPr>
        <w:pStyle w:val="affffb"/>
        <w:framePr w:wrap="around"/>
        <w:rPr>
          <w:rtl/>
        </w:rPr>
      </w:pPr>
      <w:del w:id="20259" w:author="קלוד" w:date="2026-10-06T10:07:33Z">
        <w:r>
          <w:rPr>
            <w:rtl/>
          </w:rPr>
          <w:delText xml:space="preserve">מתני</w:delText>
        </w:r>
      </w:del>
      <w:ins w:id="20260" w:author="קלוד" w:date="2026-10-06T10:07:33Z">
        <w:r>
          <w:rPr>
            <w:rtl/>
          </w:rPr>
          <w:t xml:space="preserve">משנה ה</w:t>
        </w:r>
      </w:ins>
      <w:del w:id="20261" w:author="קלוד" w:date="2026-10-06T10:07:33Z">
        <w:r>
          <w:rPr>
            <w:rtl/>
          </w:rPr>
          <w:delText xml:space="preserve">'.</w:delText>
        </w:r>
      </w:del>
    </w:p>
    <w:p w14:paraId="55E7AFAE" w14:textId="77777777" w:rsidR="00AC0AF5" w:rsidRDefault="00AC0AF5" w:rsidP="00DB3591">
      <w:pPr>
        <w:pStyle w:val="afff3"/>
        <w:rPr>
          <w:rtl/>
        </w:rPr>
      </w:pPr>
      <w:r w:rsidRPr="00C35A2C">
        <w:rPr>
          <w:rtl/>
        </w:rPr>
        <w:t>אלו דברים שיש להן חזקה, ואלו דברים שאין להן חזקה:</w:t>
      </w:r>
    </w:p>
    <w:p w14:paraId="344B85BF" w14:textId="77777777" w:rsidR="00AC0AF5" w:rsidRDefault="00AC0AF5" w:rsidP="00DB3591">
      <w:pPr>
        <w:pStyle w:val="afff3"/>
        <w:rPr>
          <w:rtl/>
        </w:rPr>
      </w:pPr>
      <w:r w:rsidRPr="00C35A2C">
        <w:rPr>
          <w:rtl/>
        </w:rPr>
        <w:t>היה מעמיד בהמה בחצר, תנור, ריחים וכיריים, ומגדל תרנגולים, ונותן זבלו בחצר  אינה חזקה.</w:t>
      </w:r>
    </w:p>
    <w:p w14:paraId="5056BA91" w14:textId="77777777" w:rsidR="00AC0AF5" w:rsidRPr="00C35A2C" w:rsidRDefault="00AC0AF5" w:rsidP="00DB3591">
      <w:pPr>
        <w:pStyle w:val="afff3"/>
        <w:rPr>
          <w:rtl/>
        </w:rPr>
      </w:pPr>
      <w:r w:rsidRPr="00C35A2C">
        <w:rPr>
          <w:rtl/>
        </w:rPr>
        <w:t>אבל עשה מחיצה לבהמתו גבוה עשרה טפחים, וכן לתנור וכן לכיריים וכן לריחים, הכניס תרנגולין לתוך הבית, ועשה מקום לזבלו עמוק שלשה או גבוה שלשה - הרי זו חזקה.</w:t>
      </w:r>
    </w:p>
    <w:p w14:paraId="790FB343" w14:textId="77777777" w:rsidR="00AC0AF5" w:rsidRDefault="00AC0AF5" w:rsidP="003A50A2">
      <w:pPr>
        <w:pStyle w:val="affff9"/>
        <w:rPr>
          <w:rtl/>
        </w:rPr>
      </w:pPr>
      <w:r w:rsidRPr="00C35A2C">
        <w:rPr>
          <w:rtl/>
        </w:rPr>
        <w:t>מאי שנא רישא ומאי שנא סיפא?</w:t>
      </w:r>
    </w:p>
    <w:p w14:paraId="134BE319" w14:textId="77777777" w:rsidR="003A50A2" w:rsidRPr="003A50A2" w:rsidRDefault="00AC0AF5" w:rsidP="003A50A2">
      <w:pPr>
        <w:pStyle w:val="36"/>
        <w:framePr w:wrap="notBeside"/>
        <w:rPr>
          <w:rtl/>
        </w:rPr>
      </w:pPr>
      <w:r w:rsidRPr="003A50A2">
        <w:rPr>
          <w:rtl/>
        </w:rPr>
        <w:t>עולא:</w:t>
      </w:r>
    </w:p>
    <w:p w14:paraId="6A5D045A" w14:textId="1EECA730" w:rsidR="00AC0AF5" w:rsidRPr="00C35A2C" w:rsidRDefault="00AC0AF5" w:rsidP="00AC0AF5">
      <w:pPr>
        <w:rPr>
          <w:rFonts w:ascii="Fb Fontext" w:hAnsi="Fb Fontext"/>
          <w:rtl/>
        </w:rPr>
      </w:pPr>
      <w:r w:rsidRPr="00C35A2C">
        <w:rPr>
          <w:rFonts w:ascii="Fb Fontext" w:hAnsi="Fb Fontext"/>
          <w:rtl/>
        </w:rPr>
        <w:t>כל שאילו בנכסי הגר קנה - בנכסי חבירו קנה, כל שאילו בנכסי הגר לא קנה - בנכסי חבירו לא קנה.</w:t>
      </w:r>
    </w:p>
    <w:p w14:paraId="681DD166" w14:textId="77777777" w:rsidR="003A50A2" w:rsidRPr="003A50A2" w:rsidRDefault="00AC0AF5" w:rsidP="003A50A2">
      <w:pPr>
        <w:pStyle w:val="36"/>
        <w:framePr w:wrap="notBeside"/>
        <w:rPr>
          <w:rtl/>
        </w:rPr>
      </w:pPr>
      <w:r w:rsidRPr="003A50A2">
        <w:rPr>
          <w:rFonts w:hint="cs"/>
          <w:rtl/>
        </w:rPr>
        <w:t>ו</w:t>
      </w:r>
      <w:r w:rsidRPr="003A50A2">
        <w:rPr>
          <w:rtl/>
        </w:rPr>
        <w:t xml:space="preserve">מתקיף </w:t>
      </w:r>
      <w:r w:rsidRPr="003A50A2">
        <w:rPr>
          <w:rFonts w:hint="cs"/>
          <w:rtl/>
        </w:rPr>
        <w:t>ר"ש</w:t>
      </w:r>
      <w:r w:rsidRPr="003A50A2">
        <w:rPr>
          <w:rtl/>
        </w:rPr>
        <w:t>:</w:t>
      </w:r>
    </w:p>
    <w:p w14:paraId="0D7CEA02" w14:textId="5962D92D" w:rsidR="00AC0AF5" w:rsidRDefault="00AC0AF5" w:rsidP="00AC0AF5">
      <w:pPr>
        <w:rPr>
          <w:rFonts w:ascii="Fb Fontext" w:hAnsi="Fb Fontext"/>
          <w:sz w:val="32"/>
          <w:rtl/>
        </w:rPr>
      </w:pPr>
      <w:r w:rsidRPr="00C35A2C">
        <w:rPr>
          <w:rFonts w:ascii="Fb Fontext" w:hAnsi="Fb Fontext"/>
          <w:sz w:val="32"/>
          <w:rtl/>
        </w:rPr>
        <w:t>וכללא הוא? והרי ניר, דבנכסי הגר קנה, בנכסי חבירו לא קנה!</w:t>
      </w:r>
    </w:p>
    <w:p w14:paraId="0C2A0521" w14:textId="77777777" w:rsidR="00AC0AF5" w:rsidRDefault="00AC0AF5" w:rsidP="00AC0AF5">
      <w:pPr>
        <w:rPr>
          <w:rFonts w:ascii="Fb Fontext" w:hAnsi="Fb Fontext"/>
          <w:sz w:val="32"/>
          <w:rtl/>
        </w:rPr>
      </w:pPr>
      <w:r w:rsidRPr="00C35A2C">
        <w:rPr>
          <w:rFonts w:ascii="Fb Fontext" w:hAnsi="Fb Fontext"/>
          <w:sz w:val="32"/>
          <w:rtl/>
        </w:rPr>
        <w:t>והרי אכילת פירות, דבנכסי חבירו קנה, בנכסי הגר לא קנה!</w:t>
      </w:r>
    </w:p>
    <w:p w14:paraId="73C736B6" w14:textId="77777777" w:rsidR="003A50A2" w:rsidRPr="003A50A2" w:rsidRDefault="00AC0AF5" w:rsidP="003A50A2">
      <w:pPr>
        <w:pStyle w:val="36"/>
        <w:framePr w:wrap="notBeside"/>
        <w:rPr>
          <w:rtl/>
        </w:rPr>
      </w:pPr>
      <w:r w:rsidRPr="003A50A2">
        <w:rPr>
          <w:rFonts w:hint="cs"/>
          <w:rtl/>
        </w:rPr>
        <w:t>ר</w:t>
      </w:r>
      <w:r w:rsidRPr="003A50A2">
        <w:rPr>
          <w:rtl/>
        </w:rPr>
        <w:t>"</w:t>
      </w:r>
      <w:r w:rsidRPr="003A50A2">
        <w:rPr>
          <w:rFonts w:hint="cs"/>
          <w:rtl/>
        </w:rPr>
        <w:t>נ מרב</w:t>
      </w:r>
      <w:r w:rsidRPr="003A50A2">
        <w:rPr>
          <w:rtl/>
        </w:rPr>
        <w:t>"</w:t>
      </w:r>
      <w:r>
        <w:rPr>
          <w:rFonts w:hint="cs"/>
          <w:rtl/>
        </w:rPr>
        <w:t xml:space="preserve">א</w:t>
      </w:r>
      <w:del w:id="41009" w:author="Claude" w:date="2026-10-07T09:24:35Z">
        <w:r>
          <w:rPr>
            <w:rFonts w:hint="cs"/>
            <w:rtl/>
          </w:rPr>
          <w:delText xml:space="preserve"> </w:delText>
        </w:r>
      </w:del>
      <w:r w:rsidRPr="003A50A2">
        <w:rPr>
          <w:rtl/>
        </w:rPr>
        <w:t>:</w:t>
      </w:r>
    </w:p>
    <w:p w14:paraId="43137185" w14:textId="569771A2" w:rsidR="00AC0AF5" w:rsidRDefault="00AC0AF5" w:rsidP="00AC0AF5">
      <w:pPr>
        <w:rPr>
          <w:rFonts w:ascii="Fb Fontext" w:hAnsi="Fb Fontext"/>
          <w:rtl/>
        </w:rPr>
      </w:pPr>
      <w:r w:rsidRPr="00C35A2C">
        <w:rPr>
          <w:rFonts w:ascii="Fb Fontext" w:hAnsi="Fb Fontext" w:hint="cs"/>
          <w:rtl/>
        </w:rPr>
        <w:t>לאו בחצר השותפין ו</w:t>
      </w:r>
      <w:r w:rsidRPr="00C35A2C">
        <w:rPr>
          <w:rFonts w:ascii="Fb Fontext" w:hAnsi="Fb Fontext"/>
          <w:rtl/>
        </w:rPr>
        <w:t xml:space="preserve">בהעמדה כדי לא קפדי, </w:t>
      </w:r>
      <w:r w:rsidRPr="00C35A2C">
        <w:rPr>
          <w:rFonts w:ascii="Fb Fontext" w:hAnsi="Fb Fontext" w:hint="cs"/>
          <w:rtl/>
        </w:rPr>
        <w:t>דהא ב</w:t>
      </w:r>
      <w:r w:rsidRPr="00C35A2C">
        <w:rPr>
          <w:rFonts w:ascii="Fb Fontext" w:hAnsi="Fb Fontext"/>
          <w:rtl/>
        </w:rPr>
        <w:t>נדרו הנאה זה מזה - אסורין ליכנס לחצר!</w:t>
      </w:r>
    </w:p>
    <w:p w14:paraId="03EBE6FF" w14:textId="6DEC476B" w:rsidR="003A50A2" w:rsidRPr="003A50A2" w:rsidRDefault="00AC0AF5" w:rsidP="003A50A2">
      <w:pPr>
        <w:pStyle w:val="36"/>
        <w:framePr w:wrap="notBeside"/>
        <w:rPr>
          <w:rtl/>
        </w:rPr>
      </w:pPr>
      <w:r w:rsidRPr="003A50A2">
        <w:rPr>
          <w:rFonts w:hint="cs"/>
          <w:rtl/>
        </w:rPr>
        <w:t>א.</w:t>
      </w:r>
      <w:r w:rsidR="003A50A2">
        <w:rPr>
          <w:rFonts w:hint="cs"/>
          <w:rtl/>
        </w:rPr>
        <w:t xml:space="preserve"> מרבא:</w:t>
      </w:r>
    </w:p>
    <w:p w14:paraId="5BF6CD70" w14:textId="2C604C19" w:rsidR="00AC0AF5" w:rsidRPr="00C35A2C" w:rsidRDefault="00AC0AF5" w:rsidP="00AC0AF5">
      <w:pPr>
        <w:rPr>
          <w:rStyle w:val="afff8"/>
          <w:b w:val="0"/>
          <w:rtl/>
        </w:rPr>
      </w:pPr>
      <w:r w:rsidRPr="00C35A2C">
        <w:rPr>
          <w:rFonts w:ascii="Fb Fontext" w:hAnsi="Fb Fontext"/>
          <w:rtl/>
        </w:rPr>
        <w:t>הכא ברחבה של אחורי בתים עסקינן, דבהעמדה כדי לא קפדי, ואמחיצה קפדי.</w:t>
      </w:r>
    </w:p>
    <w:p w14:paraId="3CCAA387" w14:textId="77777777" w:rsidR="003A50A2" w:rsidRPr="003A50A2" w:rsidRDefault="00AC0AF5" w:rsidP="003A50A2">
      <w:pPr>
        <w:pStyle w:val="36"/>
        <w:framePr w:wrap="notBeside"/>
        <w:rPr>
          <w:rtl/>
        </w:rPr>
      </w:pPr>
      <w:r w:rsidRPr="003A50A2">
        <w:rPr>
          <w:rFonts w:hint="cs"/>
          <w:rtl/>
        </w:rPr>
        <w:t>ב. ר</w:t>
      </w:r>
      <w:r w:rsidRPr="003A50A2">
        <w:rPr>
          <w:rtl/>
        </w:rPr>
        <w:t>"</w:t>
      </w:r>
      <w:r w:rsidRPr="003A50A2">
        <w:rPr>
          <w:rFonts w:hint="cs"/>
          <w:rtl/>
        </w:rPr>
        <w:t>פ</w:t>
      </w:r>
      <w:r w:rsidRPr="003A50A2">
        <w:rPr>
          <w:rtl/>
        </w:rPr>
        <w:t>:</w:t>
      </w:r>
    </w:p>
    <w:p w14:paraId="26341E87" w14:textId="21C3F6B5" w:rsidR="00AC0AF5" w:rsidRPr="003A50A2" w:rsidRDefault="00AC0AF5" w:rsidP="00AC0AF5">
      <w:pPr>
        <w:rPr>
          <w:rtl/>
        </w:rPr>
      </w:pPr>
      <w:r w:rsidRPr="003A50A2">
        <w:rPr>
          <w:rFonts w:hint="cs"/>
          <w:rtl/>
        </w:rPr>
        <w:t>תרויהו</w:t>
      </w:r>
      <w:r w:rsidRPr="003A50A2">
        <w:rPr>
          <w:rtl/>
        </w:rPr>
        <w:t xml:space="preserve"> בחצר השותפין, ו</w:t>
      </w:r>
      <w:r w:rsidR="00AD221F" w:rsidRPr="003A50A2">
        <w:rPr>
          <w:rtl/>
        </w:rPr>
        <w:t>יש</w:t>
      </w:r>
      <w:r w:rsidRPr="003A50A2">
        <w:rPr>
          <w:rtl/>
        </w:rPr>
        <w:t xml:space="preserve"> דקפדי ו</w:t>
      </w:r>
      <w:r w:rsidR="00AD221F" w:rsidRPr="003A50A2">
        <w:rPr>
          <w:rtl/>
        </w:rPr>
        <w:t>יש</w:t>
      </w:r>
      <w:r w:rsidRPr="003A50A2">
        <w:rPr>
          <w:rtl/>
        </w:rPr>
        <w:t xml:space="preserve"> דלא קפדי, גבי ממון לקולא, גבי איסור לחומרא.</w:t>
      </w:r>
    </w:p>
    <w:p w14:paraId="2ED891D0" w14:textId="77777777" w:rsidR="003A50A2" w:rsidRPr="003A50A2" w:rsidRDefault="00AC0AF5" w:rsidP="003A50A2">
      <w:pPr>
        <w:pStyle w:val="36"/>
        <w:framePr w:wrap="notBeside"/>
        <w:rPr>
          <w:rtl/>
        </w:rPr>
      </w:pPr>
      <w:r w:rsidRPr="003A50A2">
        <w:rPr>
          <w:rFonts w:hint="cs"/>
          <w:rtl/>
        </w:rPr>
        <w:t xml:space="preserve">ג. </w:t>
      </w:r>
      <w:r w:rsidRPr="003A50A2">
        <w:rPr>
          <w:rtl/>
        </w:rPr>
        <w:t>רבינא:</w:t>
      </w:r>
    </w:p>
    <w:p w14:paraId="3883D68B" w14:textId="7C178F12" w:rsidR="00AC0AF5" w:rsidRPr="00C35A2C" w:rsidRDefault="00AC0AF5" w:rsidP="00AC0AF5">
      <w:pPr>
        <w:rPr>
          <w:rFonts w:ascii="Fb Fontext" w:hAnsi="Fb Fontext" w:cs="Guttman Vilna"/>
          <w:b/>
          <w:bCs/>
          <w:rtl/>
        </w:rPr>
      </w:pPr>
      <w:r w:rsidRPr="00C35A2C">
        <w:rPr>
          <w:rFonts w:ascii="Fb Fontext" w:hAnsi="Fb Fontext"/>
          <w:rtl/>
        </w:rPr>
        <w:t xml:space="preserve"> לעולם לא קפדי, </w:t>
      </w:r>
      <w:r w:rsidRPr="003A50A2">
        <w:rPr>
          <w:rStyle w:val="affffe"/>
          <w:rtl/>
        </w:rPr>
        <w:t xml:space="preserve">והא מני? </w:t>
      </w:r>
      <w:r w:rsidRPr="003A50A2">
        <w:rPr>
          <w:rStyle w:val="affffe"/>
          <w:rFonts w:hint="cs"/>
          <w:rtl/>
        </w:rPr>
        <w:t>כר</w:t>
      </w:r>
      <w:r w:rsidRPr="003A50A2">
        <w:rPr>
          <w:rStyle w:val="affffe"/>
          <w:rtl/>
        </w:rPr>
        <w:t>"</w:t>
      </w:r>
      <w:r w:rsidRPr="003A50A2">
        <w:rPr>
          <w:rStyle w:val="affffe"/>
          <w:rFonts w:hint="cs"/>
          <w:rtl/>
        </w:rPr>
        <w:t>א</w:t>
      </w:r>
      <w:r w:rsidRPr="003A50A2">
        <w:rPr>
          <w:rStyle w:val="affffe"/>
          <w:rtl/>
        </w:rPr>
        <w:t>:</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אפילו ויתור אסור במודר הנאה.</w:t>
      </w:r>
    </w:p>
    <w:p w14:paraId="0D7843FC" w14:textId="77777777" w:rsidR="003A50A2" w:rsidRPr="003A50A2" w:rsidRDefault="00AC0AF5" w:rsidP="003A50A2">
      <w:pPr>
        <w:pStyle w:val="36"/>
        <w:framePr w:wrap="notBeside"/>
        <w:rPr>
          <w:rtl/>
        </w:rPr>
      </w:pPr>
      <w:r w:rsidRPr="003A50A2">
        <w:rPr>
          <w:rFonts w:hint="cs"/>
          <w:rtl/>
        </w:rPr>
        <w:t>רי</w:t>
      </w:r>
      <w:r w:rsidRPr="003A50A2">
        <w:rPr>
          <w:rtl/>
        </w:rPr>
        <w:t>"</w:t>
      </w:r>
      <w:r w:rsidRPr="003A50A2">
        <w:rPr>
          <w:rFonts w:hint="cs"/>
          <w:rtl/>
        </w:rPr>
        <w:t>ו מר</w:t>
      </w:r>
      <w:r w:rsidRPr="003A50A2">
        <w:rPr>
          <w:rtl/>
        </w:rPr>
        <w:t>"</w:t>
      </w:r>
      <w:r w:rsidRPr="003A50A2">
        <w:rPr>
          <w:rFonts w:hint="cs"/>
          <w:rtl/>
        </w:rPr>
        <w:t>ב</w:t>
      </w:r>
      <w:r w:rsidRPr="003A50A2">
        <w:rPr>
          <w:rtl/>
        </w:rPr>
        <w:t>:</w:t>
      </w:r>
    </w:p>
    <w:p w14:paraId="34CA607F" w14:textId="114DB441" w:rsidR="00AC0AF5" w:rsidRPr="00C35A2C" w:rsidRDefault="00AC0AF5" w:rsidP="00AC0AF5">
      <w:pPr>
        <w:rPr>
          <w:rFonts w:ascii="Fb Fontext" w:hAnsi="Fb Fontext"/>
          <w:rtl/>
        </w:rPr>
      </w:pPr>
      <w:r w:rsidRPr="00C35A2C">
        <w:rPr>
          <w:rFonts w:ascii="Fb Fontext" w:hAnsi="Fb Fontext"/>
          <w:sz w:val="32"/>
          <w:rtl/>
        </w:rPr>
        <w:t>בכל שותפין מעכבין זה את זה, חוץ מן הכביסה, שאין דרכן של בנות ישראל להתבזות על הכביסה.</w:t>
      </w:r>
    </w:p>
    <w:p w14:paraId="0860B538" w14:textId="07E8AEB9" w:rsidR="003A50A2" w:rsidRPr="003A50A2" w:rsidRDefault="003A50A2" w:rsidP="003A50A2">
      <w:pPr>
        <w:pStyle w:val="36"/>
        <w:framePr w:wrap="notBeside"/>
        <w:rPr>
          <w:rtl/>
        </w:rPr>
      </w:pPr>
      <w:r w:rsidRPr="00C35A2C">
        <w:rPr>
          <w:rFonts w:ascii="Fb Fontext" w:hAnsi="Fb Fontext" w:hint="cs"/>
          <w:rtl/>
        </w:rPr>
        <w:t>רחב</w:t>
      </w:r>
      <w:r w:rsidRPr="00C35A2C">
        <w:rPr>
          <w:rFonts w:ascii="Fb Fontext" w:hAnsi="Fb Fontext"/>
          <w:rtl/>
        </w:rPr>
        <w:t>"</w:t>
      </w:r>
      <w:r w:rsidRPr="00C35A2C">
        <w:rPr>
          <w:rFonts w:ascii="Fb Fontext" w:hAnsi="Fb Fontext" w:hint="cs"/>
          <w:rtl/>
        </w:rPr>
        <w:t>א</w:t>
      </w:r>
      <w:r w:rsidRPr="00C35A2C">
        <w:rPr>
          <w:rFonts w:ascii="Fb Fontext" w:hAnsi="Fb Fontext"/>
          <w:rtl/>
        </w:rPr>
        <w:t>:</w:t>
      </w:r>
    </w:p>
    <w:p w14:paraId="52E4C559" w14:textId="3A795186" w:rsidR="00AC0AF5" w:rsidRPr="00C35A2C" w:rsidRDefault="00AC0AF5" w:rsidP="00AC0AF5">
      <w:pPr>
        <w:rPr>
          <w:rFonts w:ascii="Fb Fontext" w:hAnsi="Fb Fontext"/>
          <w:rtl/>
        </w:rPr>
      </w:pPr>
      <w:r w:rsidRPr="00F10693">
        <w:rPr>
          <w:rFonts w:hint="cs"/>
          <w:rtl/>
        </w:rPr>
        <w:t>'</w:t>
      </w:r>
      <w:r w:rsidRPr="00F10693">
        <w:rPr>
          <w:rtl/>
        </w:rPr>
        <w:t>ו</w:t>
      </w:r>
      <w:r w:rsidRPr="00577F86">
        <w:rPr>
          <w:rStyle w:val="affff8"/>
          <w:rtl/>
        </w:rPr>
        <w:t>עוצם עיניו מראות ברע</w:t>
      </w:r>
      <w:r w:rsidRPr="00F10693">
        <w:rPr>
          <w:rFonts w:hint="cs"/>
          <w:rtl/>
        </w:rPr>
        <w:t>'</w:t>
      </w:r>
      <w:r w:rsidRPr="00F10693">
        <w:rPr>
          <w:rtl/>
        </w:rPr>
        <w:t xml:space="preserve"> </w:t>
      </w:r>
      <w:r w:rsidRPr="00C35A2C">
        <w:rPr>
          <w:rFonts w:ascii="Fb Fontext" w:hAnsi="Fb Fontext"/>
          <w:rtl/>
        </w:rPr>
        <w:t>זה שאין מסתכל בנשים בשעה שעומדות על הכביסה.</w:t>
      </w:r>
    </w:p>
    <w:p w14:paraId="2D73BFAD" w14:textId="292DA784" w:rsidR="00AC0AF5" w:rsidRPr="00C35A2C" w:rsidRDefault="003A50A2" w:rsidP="003A50A2">
      <w:pPr>
        <w:rPr>
          <w:rFonts w:ascii="Fb Fontext" w:hAnsi="Fb Fontext" w:cs="Guttman Vilna"/>
          <w:b/>
          <w:bCs/>
          <w:sz w:val="32"/>
          <w:rtl/>
        </w:rPr>
      </w:pPr>
      <w:r>
        <w:rPr>
          <w:rFonts w:ascii="Fb Fontext" w:hAnsi="Fb Fontext" w:hint="cs"/>
          <w:sz w:val="32"/>
          <w:rtl/>
        </w:rPr>
        <w:t xml:space="preserve">כאן בשאין דרך אחרת </w:t>
      </w:r>
      <w:r w:rsidR="00AC0AF5" w:rsidRPr="00C35A2C">
        <w:rPr>
          <w:rFonts w:ascii="Fb Fontext" w:hAnsi="Fb Fontext"/>
          <w:sz w:val="32"/>
          <w:rtl/>
        </w:rPr>
        <w:t xml:space="preserve">ואפ"ה מיבעי </w:t>
      </w:r>
      <w:r w:rsidR="00AC0AF5">
        <w:rPr>
          <w:rFonts w:ascii="Fb Fontext" w:hAnsi="Fb Fontext" w:hint="cs"/>
          <w:sz w:val="32"/>
          <w:rtl/>
        </w:rPr>
        <w:t>ל</w:t>
      </w:r>
      <w:r w:rsidR="00AC0AF5" w:rsidRPr="00C35A2C">
        <w:rPr>
          <w:rFonts w:ascii="Fb Fontext" w:hAnsi="Fb Fontext"/>
          <w:sz w:val="32"/>
          <w:rtl/>
        </w:rPr>
        <w:t>מינס נפשיה.</w:t>
      </w:r>
    </w:p>
    <w:p w14:paraId="4C8D093E" w14:textId="656B7248" w:rsidR="00AC0AF5" w:rsidRDefault="00AC0AF5" w:rsidP="00AC0AF5">
      <w:pPr>
        <w:rPr>
          <w:rFonts w:ascii="Fb Fontext" w:hAnsi="Fb Fontext"/>
          <w:rtl/>
        </w:rPr>
      </w:pPr>
      <w:r w:rsidRPr="00C35A2C">
        <w:rPr>
          <w:rFonts w:ascii="Fb Fontext" w:hAnsi="Fb Fontext" w:hint="cs"/>
          <w:rtl/>
        </w:rPr>
        <w:t>דב</w:t>
      </w:r>
      <w:r w:rsidRPr="00C35A2C">
        <w:rPr>
          <w:rFonts w:ascii="Fb Fontext" w:hAnsi="Fb Fontext"/>
          <w:rtl/>
        </w:rPr>
        <w:t>ד</w:t>
      </w:r>
      <w:r w:rsidR="00AD221F">
        <w:rPr>
          <w:rFonts w:ascii="Fb Fontext" w:hAnsi="Fb Fontext"/>
          <w:rtl/>
        </w:rPr>
        <w:t>יש</w:t>
      </w:r>
      <w:r w:rsidRPr="00C35A2C">
        <w:rPr>
          <w:rFonts w:ascii="Fb Fontext" w:hAnsi="Fb Fontext"/>
          <w:rtl/>
        </w:rPr>
        <w:t xml:space="preserve"> דרכא אחריתא, רשע הוא! </w:t>
      </w:r>
      <w:r w:rsidRPr="00C35A2C">
        <w:rPr>
          <w:rFonts w:ascii="Fb Fontext" w:hAnsi="Fb Fontext" w:hint="cs"/>
          <w:rtl/>
        </w:rPr>
        <w:t>ב</w:t>
      </w:r>
      <w:r w:rsidR="00AD221F">
        <w:rPr>
          <w:rFonts w:ascii="Fb Fontext" w:hAnsi="Fb Fontext"/>
          <w:rtl/>
        </w:rPr>
        <w:t>שאין</w:t>
      </w:r>
      <w:r w:rsidRPr="00C35A2C">
        <w:rPr>
          <w:rFonts w:ascii="Fb Fontext" w:hAnsi="Fb Fontext"/>
          <w:rtl/>
        </w:rPr>
        <w:t xml:space="preserve"> דרכא אחריתא, אנוס הוא!</w:t>
      </w:r>
    </w:p>
    <w:p w14:paraId="59A86E9B" w14:textId="77777777" w:rsidR="00AC0AF5" w:rsidRDefault="00AC0AF5" w:rsidP="00AC0AF5">
      <w:pPr>
        <w:rPr>
          <w:rFonts w:ascii="Fb Fontext" w:hAnsi="Fb Fontext"/>
          <w:rtl/>
        </w:rPr>
      </w:pPr>
    </w:p>
    <w:p w14:paraId="4AD041FE" w14:textId="77777777" w:rsidR="003A50A2" w:rsidRPr="003A50A2" w:rsidRDefault="00AC0AF5" w:rsidP="003A50A2">
      <w:pPr>
        <w:pStyle w:val="36"/>
        <w:framePr w:wrap="notBeside"/>
        <w:rPr>
          <w:rtl/>
        </w:rPr>
      </w:pPr>
      <w:r w:rsidRPr="003A50A2">
        <w:rPr>
          <w:rFonts w:hint="cs"/>
          <w:rtl/>
        </w:rPr>
        <w:t>רי</w:t>
      </w:r>
      <w:r w:rsidRPr="003A50A2">
        <w:rPr>
          <w:rtl/>
        </w:rPr>
        <w:t>"</w:t>
      </w:r>
      <w:r w:rsidRPr="003A50A2">
        <w:rPr>
          <w:rFonts w:hint="cs"/>
          <w:rtl/>
        </w:rPr>
        <w:t>ו מר</w:t>
      </w:r>
      <w:r w:rsidRPr="003A50A2">
        <w:rPr>
          <w:rtl/>
        </w:rPr>
        <w:t>"</w:t>
      </w:r>
      <w:r w:rsidRPr="003A50A2">
        <w:rPr>
          <w:rFonts w:hint="cs"/>
          <w:rtl/>
        </w:rPr>
        <w:t>ב</w:t>
      </w:r>
      <w:r w:rsidRPr="003A50A2">
        <w:rPr>
          <w:rtl/>
        </w:rPr>
        <w:t>:</w:t>
      </w:r>
    </w:p>
    <w:p w14:paraId="2DA81D68" w14:textId="74A5FC54" w:rsidR="00AC0AF5" w:rsidRPr="00C35A2C" w:rsidRDefault="00AC0AF5" w:rsidP="00AC0AF5">
      <w:pPr>
        <w:rPr>
          <w:rFonts w:ascii="Fb Fontext" w:hAnsi="Fb Fontext"/>
          <w:rtl/>
        </w:rPr>
      </w:pPr>
      <w:r w:rsidRPr="0081371E">
        <w:rPr>
          <w:rStyle w:val="afff8"/>
          <w:rtl/>
        </w:rPr>
        <w:t>חלוק</w:t>
      </w:r>
      <w:r w:rsidRPr="00C35A2C">
        <w:rPr>
          <w:rFonts w:ascii="Fb Fontext" w:hAnsi="Fb Fontext"/>
          <w:sz w:val="32"/>
          <w:rtl/>
        </w:rPr>
        <w:t xml:space="preserve"> של ת"ח כיצד? כל שאין בשרו נראה מתחתיו.</w:t>
      </w:r>
    </w:p>
    <w:p w14:paraId="257CE43E" w14:textId="09C71FE7" w:rsidR="00AC0AF5" w:rsidRPr="00C35A2C" w:rsidRDefault="00AC0AF5" w:rsidP="00AC0AF5">
      <w:pPr>
        <w:rPr>
          <w:rFonts w:ascii="Fb Fontext" w:hAnsi="Fb Fontext"/>
          <w:rtl/>
        </w:rPr>
      </w:pPr>
      <w:r w:rsidRPr="0081371E">
        <w:rPr>
          <w:rStyle w:val="afff8"/>
          <w:rtl/>
        </w:rPr>
        <w:t>טלית</w:t>
      </w:r>
      <w:r w:rsidRPr="00C35A2C">
        <w:rPr>
          <w:rFonts w:ascii="Fb Fontext" w:hAnsi="Fb Fontext"/>
          <w:rtl/>
        </w:rPr>
        <w:t xml:space="preserve"> של ת"ח כיצד? כל שאין חלוקו נראה מתחתיו טפח.</w:t>
      </w:r>
    </w:p>
    <w:p w14:paraId="434CE09C" w14:textId="0A95618B" w:rsidR="00AC0AF5" w:rsidRPr="00C35A2C" w:rsidRDefault="00AC0AF5" w:rsidP="00AC0AF5">
      <w:pPr>
        <w:rPr>
          <w:rFonts w:ascii="Fb Fontext" w:hAnsi="Fb Fontext"/>
          <w:rtl/>
        </w:rPr>
      </w:pPr>
      <w:r w:rsidRPr="0081371E">
        <w:rPr>
          <w:rStyle w:val="afff8"/>
          <w:rtl/>
        </w:rPr>
        <w:t>שלחן</w:t>
      </w:r>
      <w:r w:rsidRPr="00C35A2C">
        <w:rPr>
          <w:rFonts w:ascii="Fb Fontext" w:hAnsi="Fb Fontext"/>
          <w:rtl/>
        </w:rPr>
        <w:t xml:space="preserve"> של ת"ח כיצד? שני שלישי גדיל ושליש גלאי, ועליו קערות וירק, וטבעתו מבחוץ.</w:t>
      </w:r>
    </w:p>
    <w:p w14:paraId="047888F1" w14:textId="77777777" w:rsidR="003A50A2" w:rsidRPr="003A50A2" w:rsidRDefault="00AC0AF5" w:rsidP="003A50A2">
      <w:pPr>
        <w:pStyle w:val="36"/>
        <w:framePr w:wrap="notBeside"/>
        <w:rPr>
          <w:rtl/>
        </w:rPr>
      </w:pPr>
      <w:r w:rsidRPr="003A50A2">
        <w:rPr>
          <w:rtl/>
        </w:rPr>
        <w:t>וה</w:t>
      </w:r>
      <w:r w:rsidRPr="003A50A2">
        <w:rPr>
          <w:rFonts w:hint="cs"/>
          <w:rtl/>
        </w:rPr>
        <w:t>ך</w:t>
      </w:r>
    </w:p>
    <w:p w14:paraId="7751A273" w14:textId="04720279" w:rsidR="00AC0AF5" w:rsidRPr="00C35A2C" w:rsidRDefault="00AC0AF5" w:rsidP="003A50A2">
      <w:pPr>
        <w:rPr>
          <w:rFonts w:ascii="Fb Fontext" w:hAnsi="Fb Fontext" w:cs="Guttman Vilna"/>
          <w:b/>
          <w:bCs/>
          <w:sz w:val="32"/>
          <w:rtl/>
        </w:rPr>
      </w:pPr>
      <w:r w:rsidRPr="00C35A2C">
        <w:rPr>
          <w:rFonts w:ascii="Fb Fontext" w:hAnsi="Fb Fontext" w:hint="cs"/>
          <w:sz w:val="32"/>
          <w:rtl/>
        </w:rPr>
        <w:t>ד</w:t>
      </w:r>
      <w:r w:rsidRPr="00C35A2C">
        <w:rPr>
          <w:rFonts w:ascii="Fb Fontext" w:hAnsi="Fb Fontext"/>
          <w:sz w:val="32"/>
          <w:rtl/>
        </w:rPr>
        <w:t>טבעתו מבפנים</w:t>
      </w:r>
      <w:r w:rsidRPr="00C35A2C">
        <w:rPr>
          <w:rFonts w:ascii="Fb Fontext" w:hAnsi="Fb Fontext" w:hint="cs"/>
          <w:sz w:val="32"/>
          <w:rtl/>
        </w:rPr>
        <w:t xml:space="preserve"> ב</w:t>
      </w:r>
      <w:r w:rsidR="00AD221F">
        <w:rPr>
          <w:rFonts w:ascii="Fb Fontext" w:hAnsi="Fb Fontext"/>
          <w:sz w:val="32"/>
          <w:rtl/>
        </w:rPr>
        <w:t>שאין</w:t>
      </w:r>
      <w:r w:rsidRPr="00C35A2C">
        <w:rPr>
          <w:rFonts w:ascii="Fb Fontext" w:hAnsi="Fb Fontext"/>
          <w:sz w:val="32"/>
          <w:rtl/>
        </w:rPr>
        <w:t xml:space="preserve"> ינוקא.</w:t>
      </w:r>
    </w:p>
    <w:p w14:paraId="7CFC42DB" w14:textId="77777777" w:rsidR="003A50A2" w:rsidRPr="003A50A2" w:rsidRDefault="00AC0AF5" w:rsidP="003A50A2">
      <w:pPr>
        <w:pStyle w:val="36"/>
        <w:framePr w:wrap="notBeside"/>
        <w:rPr>
          <w:rtl/>
        </w:rPr>
      </w:pPr>
      <w:r w:rsidRPr="003A50A2">
        <w:rPr>
          <w:rtl/>
        </w:rPr>
        <w:t xml:space="preserve">ואב"א: </w:t>
      </w:r>
    </w:p>
    <w:p w14:paraId="11D2178E" w14:textId="704AB485" w:rsidR="00AC0AF5" w:rsidRPr="00C35A2C" w:rsidRDefault="00AC0AF5" w:rsidP="003A50A2">
      <w:pPr>
        <w:rPr>
          <w:rFonts w:ascii="Fb Fontext" w:hAnsi="Fb Fontext" w:cs="Guttman Vilna"/>
          <w:b/>
          <w:bCs/>
          <w:sz w:val="32"/>
          <w:rtl/>
        </w:rPr>
      </w:pPr>
      <w:r w:rsidRPr="00C35A2C">
        <w:rPr>
          <w:rFonts w:ascii="Fb Fontext" w:hAnsi="Fb Fontext" w:hint="cs"/>
          <w:sz w:val="32"/>
          <w:rtl/>
        </w:rPr>
        <w:t>תרויהו ב</w:t>
      </w:r>
      <w:r w:rsidR="00AD221F">
        <w:rPr>
          <w:rFonts w:ascii="Fb Fontext" w:hAnsi="Fb Fontext"/>
          <w:sz w:val="32"/>
          <w:rtl/>
        </w:rPr>
        <w:t>שאין</w:t>
      </w:r>
      <w:r w:rsidRPr="00C35A2C">
        <w:rPr>
          <w:rFonts w:ascii="Fb Fontext" w:hAnsi="Fb Fontext"/>
          <w:sz w:val="32"/>
          <w:rtl/>
        </w:rPr>
        <w:t xml:space="preserve"> ינוקא, </w:t>
      </w:r>
      <w:r w:rsidRPr="00C35A2C">
        <w:rPr>
          <w:rFonts w:ascii="Fb Fontext" w:hAnsi="Fb Fontext" w:hint="cs"/>
          <w:sz w:val="32"/>
          <w:rtl/>
        </w:rPr>
        <w:t>ובפנים היינו בד</w:t>
      </w:r>
      <w:r w:rsidR="00AD221F">
        <w:rPr>
          <w:rFonts w:ascii="Fb Fontext" w:hAnsi="Fb Fontext" w:hint="cs"/>
          <w:sz w:val="32"/>
          <w:rtl/>
        </w:rPr>
        <w:t>יש</w:t>
      </w:r>
      <w:r w:rsidRPr="00C35A2C">
        <w:rPr>
          <w:rFonts w:ascii="Fb Fontext" w:hAnsi="Fb Fontext"/>
          <w:sz w:val="32"/>
          <w:rtl/>
        </w:rPr>
        <w:t xml:space="preserve"> שמעא.</w:t>
      </w:r>
    </w:p>
    <w:p w14:paraId="43C85646" w14:textId="77777777" w:rsidR="003A50A2" w:rsidRPr="003A50A2" w:rsidRDefault="00AC0AF5" w:rsidP="003A50A2">
      <w:pPr>
        <w:pStyle w:val="36"/>
        <w:framePr w:wrap="notBeside"/>
        <w:rPr>
          <w:rtl/>
        </w:rPr>
      </w:pPr>
      <w:r w:rsidRPr="003A50A2">
        <w:rPr>
          <w:rtl/>
        </w:rPr>
        <w:t>ואב"א:</w:t>
      </w:r>
    </w:p>
    <w:p w14:paraId="43DE6D24" w14:textId="784C5B6D" w:rsidR="00AC0AF5" w:rsidRPr="00C35A2C" w:rsidRDefault="00AC0AF5" w:rsidP="00AC0AF5">
      <w:pPr>
        <w:rPr>
          <w:rFonts w:ascii="Fb Fontext" w:hAnsi="Fb Fontext" w:cs="Guttman Vilna"/>
          <w:b/>
          <w:bCs/>
          <w:rtl/>
        </w:rPr>
      </w:pPr>
      <w:r w:rsidRPr="00C35A2C">
        <w:rPr>
          <w:rFonts w:ascii="Fb Fontext" w:hAnsi="Fb Fontext"/>
          <w:rtl/>
        </w:rPr>
        <w:t xml:space="preserve">הא והא </w:t>
      </w:r>
      <w:r w:rsidRPr="00C35A2C">
        <w:rPr>
          <w:rFonts w:ascii="Fb Fontext" w:hAnsi="Fb Fontext" w:hint="cs"/>
          <w:rtl/>
        </w:rPr>
        <w:t>ב</w:t>
      </w:r>
      <w:r w:rsidRPr="00C35A2C">
        <w:rPr>
          <w:rFonts w:ascii="Fb Fontext" w:hAnsi="Fb Fontext"/>
          <w:rtl/>
        </w:rPr>
        <w:t>ד</w:t>
      </w:r>
      <w:r w:rsidR="00AD221F">
        <w:rPr>
          <w:rFonts w:ascii="Fb Fontext" w:hAnsi="Fb Fontext"/>
          <w:rtl/>
        </w:rPr>
        <w:t>יש</w:t>
      </w:r>
      <w:r w:rsidRPr="00C35A2C">
        <w:rPr>
          <w:rFonts w:ascii="Fb Fontext" w:hAnsi="Fb Fontext"/>
          <w:rtl/>
        </w:rPr>
        <w:t xml:space="preserve"> שמעא, ו</w:t>
      </w:r>
      <w:r w:rsidRPr="00C35A2C">
        <w:rPr>
          <w:rFonts w:ascii="Fb Fontext" w:hAnsi="Fb Fontext" w:hint="cs"/>
          <w:rtl/>
        </w:rPr>
        <w:t xml:space="preserve">בפנים היינו </w:t>
      </w:r>
      <w:r w:rsidRPr="00C35A2C">
        <w:rPr>
          <w:rFonts w:ascii="Fb Fontext" w:hAnsi="Fb Fontext"/>
          <w:rtl/>
        </w:rPr>
        <w:t>בליליא.</w:t>
      </w:r>
    </w:p>
    <w:p w14:paraId="470DCDA7" w14:textId="77777777" w:rsidR="00AC0AF5" w:rsidRPr="00C35A2C" w:rsidRDefault="00AC0AF5" w:rsidP="00982F98">
      <w:pPr>
        <w:pStyle w:val="affe"/>
        <w:framePr w:wrap="around"/>
        <w:rPr>
          <w:rtl/>
        </w:rPr>
      </w:pPr>
      <w:r w:rsidRPr="00C35A2C">
        <w:rPr>
          <w:rtl/>
        </w:rPr>
        <w:t>נח.</w:t>
      </w:r>
    </w:p>
    <w:p w14:paraId="779755C2" w14:textId="77777777" w:rsidR="00AC0AF5" w:rsidRPr="00C35A2C" w:rsidRDefault="00AC0AF5" w:rsidP="00AC0AF5">
      <w:pPr>
        <w:rPr>
          <w:rFonts w:ascii="Fb Fontext" w:hAnsi="Fb Fontext"/>
          <w:rtl/>
        </w:rPr>
      </w:pPr>
      <w:r w:rsidRPr="00C35A2C">
        <w:rPr>
          <w:rFonts w:ascii="Fb Fontext" w:hAnsi="Fb Fontext"/>
          <w:sz w:val="32"/>
          <w:rtl/>
        </w:rPr>
        <w:t>ושל עם הארץ דומה למדורה, וקדרות מקיפות אותה.</w:t>
      </w:r>
    </w:p>
    <w:p w14:paraId="03C1E85E" w14:textId="4F313379" w:rsidR="00AC0AF5" w:rsidRDefault="00AC0AF5" w:rsidP="00AC0AF5">
      <w:pPr>
        <w:rPr>
          <w:rFonts w:ascii="Fb Fontext" w:hAnsi="Fb Fontext"/>
          <w:rtl/>
        </w:rPr>
      </w:pPr>
      <w:r w:rsidRPr="0081371E">
        <w:rPr>
          <w:rStyle w:val="afff8"/>
          <w:rtl/>
        </w:rPr>
        <w:t>מטה</w:t>
      </w:r>
      <w:r w:rsidRPr="00C35A2C">
        <w:rPr>
          <w:rFonts w:ascii="Fb Fontext" w:hAnsi="Fb Fontext"/>
          <w:rtl/>
        </w:rPr>
        <w:t xml:space="preserve"> של ת"</w:t>
      </w:r>
      <w:r w:rsidRPr="00C35A2C">
        <w:rPr>
          <w:rFonts w:ascii="Fb Fontext" w:hAnsi="Fb Fontext" w:hint="cs"/>
          <w:rtl/>
        </w:rPr>
        <w:t xml:space="preserve">ח- </w:t>
      </w:r>
      <w:r w:rsidRPr="00C35A2C">
        <w:rPr>
          <w:rFonts w:ascii="Fb Fontext" w:hAnsi="Fb Fontext"/>
          <w:rtl/>
        </w:rPr>
        <w:t xml:space="preserve"> כל שאין תחתיה אלא סנדלין בימות החמה ומנעלין בימות הגשמים,</w:t>
      </w:r>
    </w:p>
    <w:p w14:paraId="40FC1F69" w14:textId="77777777" w:rsidR="00AC0AF5" w:rsidRDefault="00AC0AF5" w:rsidP="00AC0AF5">
      <w:pPr>
        <w:rPr>
          <w:rFonts w:ascii="Fb Fontext" w:hAnsi="Fb Fontext" w:cs="Guttman Vilna"/>
          <w:b/>
          <w:bCs/>
          <w:rtl/>
        </w:rPr>
      </w:pPr>
      <w:r w:rsidRPr="00C35A2C">
        <w:rPr>
          <w:rFonts w:ascii="Fb Fontext" w:hAnsi="Fb Fontext"/>
          <w:rtl/>
        </w:rPr>
        <w:t>ושל עם הארץ - דומה לאוצר בלוס.</w:t>
      </w:r>
    </w:p>
    <w:p w14:paraId="205C44EE" w14:textId="68870F22" w:rsidR="003A50A2" w:rsidRPr="00C35A2C" w:rsidRDefault="003A50A2" w:rsidP="00AC0AF5">
      <w:pPr>
        <w:rPr>
          <w:rFonts w:ascii="Fb Fontext" w:hAnsi="Fb Fontext" w:cs="Guttman Vilna"/>
          <w:b/>
          <w:bCs/>
          <w:rtl/>
        </w:rPr>
      </w:pPr>
      <w:r>
        <w:rPr>
          <w:rFonts w:ascii="Fb Fontext" w:hAnsi="Fb Fontext" w:cs="Guttman Vilna" w:hint="cs"/>
          <w:b/>
          <w:bCs/>
          <w:rtl/>
        </w:rPr>
        <w:t>***</w:t>
      </w:r>
    </w:p>
    <w:p w14:paraId="33A83E7A" w14:textId="77777777" w:rsidR="00DD227F" w:rsidRPr="00DD227F" w:rsidRDefault="00AC0AF5" w:rsidP="00DD227F">
      <w:pPr>
        <w:pStyle w:val="36"/>
        <w:framePr w:wrap="notBeside"/>
        <w:rPr>
          <w:rtl/>
        </w:rPr>
      </w:pPr>
      <w:bookmarkStart w:id="28" w:name="_Hlk175327232"/>
      <w:r w:rsidRPr="00DD227F">
        <w:rPr>
          <w:rtl/>
        </w:rPr>
        <w:lastRenderedPageBreak/>
        <w:t>ר' בנאה</w:t>
      </w:r>
    </w:p>
    <w:p w14:paraId="6E983908" w14:textId="48C472AD" w:rsidR="00AC0AF5" w:rsidRPr="00C35A2C" w:rsidRDefault="00AC0AF5" w:rsidP="00DD227F">
      <w:pPr>
        <w:rPr>
          <w:rFonts w:ascii="Fb Fontext" w:hAnsi="Fb Fontext"/>
          <w:rtl/>
        </w:rPr>
      </w:pPr>
      <w:r w:rsidRPr="00C35A2C">
        <w:rPr>
          <w:rFonts w:ascii="Fb Fontext" w:hAnsi="Fb Fontext"/>
          <w:sz w:val="32"/>
          <w:rtl/>
        </w:rPr>
        <w:t>ה</w:t>
      </w:r>
      <w:r w:rsidRPr="00C35A2C">
        <w:rPr>
          <w:rFonts w:ascii="Fb Fontext" w:hAnsi="Fb Fontext" w:hint="cs"/>
          <w:sz w:val="32"/>
          <w:rtl/>
        </w:rPr>
        <w:t xml:space="preserve">יה מציין מערות וכשהגיע למערת אברהם ראה לאליעזר עבד אברהם עומד לפני הפתח </w:t>
      </w:r>
      <w:r w:rsidRPr="00DD227F">
        <w:rPr>
          <w:rStyle w:val="affffe"/>
          <w:rFonts w:hint="cs"/>
          <w:rtl/>
        </w:rPr>
        <w:t>ושאלו</w:t>
      </w:r>
      <w:r w:rsidRPr="00C35A2C">
        <w:rPr>
          <w:rFonts w:ascii="Fb Fontext" w:hAnsi="Fb Fontext" w:hint="cs"/>
          <w:sz w:val="32"/>
          <w:rtl/>
        </w:rPr>
        <w:t xml:space="preserve"> מה עושה </w:t>
      </w:r>
      <w:r w:rsidRPr="00C35A2C">
        <w:rPr>
          <w:rFonts w:ascii="Fb Fontext" w:hAnsi="Fb Fontext"/>
          <w:sz w:val="32"/>
          <w:rtl/>
        </w:rPr>
        <w:t xml:space="preserve">אברהם? </w:t>
      </w:r>
      <w:r w:rsidRPr="00DD227F">
        <w:rPr>
          <w:rStyle w:val="affffe"/>
          <w:rtl/>
        </w:rPr>
        <w:t>א"ל:</w:t>
      </w:r>
      <w:r w:rsidRPr="00C35A2C">
        <w:rPr>
          <w:rFonts w:ascii="Fb Fontext" w:hAnsi="Fb Fontext"/>
          <w:sz w:val="32"/>
          <w:rtl/>
        </w:rPr>
        <w:t xml:space="preserve"> גאני בכנפה דשרה</w:t>
      </w:r>
      <w:r>
        <w:rPr>
          <w:rFonts w:ascii="Fb Fontext" w:hAnsi="Fb Fontext"/>
          <w:sz w:val="32"/>
          <w:rtl/>
        </w:rPr>
        <w:t xml:space="preserve"> ו</w:t>
      </w:r>
      <w:r w:rsidRPr="00C35A2C">
        <w:rPr>
          <w:rFonts w:ascii="Fb Fontext" w:hAnsi="Fb Fontext"/>
          <w:sz w:val="32"/>
          <w:rtl/>
        </w:rPr>
        <w:t>מעיינא ליה ברישיה.</w:t>
      </w:r>
      <w:r w:rsidR="00DD227F">
        <w:rPr>
          <w:rFonts w:ascii="Fb Fontext" w:hAnsi="Fb Fontext" w:hint="cs"/>
          <w:rtl/>
        </w:rPr>
        <w:t xml:space="preserve"> </w:t>
      </w:r>
      <w:r w:rsidRPr="00DD227F">
        <w:rPr>
          <w:rStyle w:val="affffe"/>
          <w:rtl/>
        </w:rPr>
        <w:t xml:space="preserve">א"ל, </w:t>
      </w:r>
      <w:r w:rsidRPr="00DD227F">
        <w:rPr>
          <w:rStyle w:val="affffe"/>
          <w:rFonts w:hint="cs"/>
          <w:rtl/>
        </w:rPr>
        <w:t>לך אמור לו</w:t>
      </w:r>
      <w:r w:rsidRPr="00DD227F">
        <w:rPr>
          <w:rStyle w:val="affffe"/>
          <w:rtl/>
        </w:rPr>
        <w:t>:</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 xml:space="preserve">בנאה </w:t>
      </w:r>
      <w:r w:rsidRPr="00C35A2C">
        <w:rPr>
          <w:rFonts w:ascii="Fb Fontext" w:hAnsi="Fb Fontext" w:hint="cs"/>
          <w:rtl/>
        </w:rPr>
        <w:t xml:space="preserve">עומד בפתח </w:t>
      </w:r>
      <w:r w:rsidRPr="00DD227F">
        <w:rPr>
          <w:rStyle w:val="affffe"/>
          <w:rFonts w:hint="cs"/>
          <w:rtl/>
        </w:rPr>
        <w:t>א</w:t>
      </w:r>
      <w:r w:rsidRPr="00DD227F">
        <w:rPr>
          <w:rStyle w:val="affffe"/>
          <w:rtl/>
        </w:rPr>
        <w:t>"</w:t>
      </w:r>
      <w:r w:rsidRPr="00DD227F">
        <w:rPr>
          <w:rStyle w:val="affffe"/>
          <w:rFonts w:hint="cs"/>
          <w:rtl/>
        </w:rPr>
        <w:t>ל</w:t>
      </w:r>
      <w:r w:rsidRPr="00C35A2C">
        <w:rPr>
          <w:rFonts w:ascii="Fb Fontext" w:hAnsi="Fb Fontext" w:hint="cs"/>
          <w:rtl/>
        </w:rPr>
        <w:t xml:space="preserve"> שיכנס </w:t>
      </w:r>
      <w:r w:rsidR="00DD227F">
        <w:rPr>
          <w:rFonts w:ascii="Fb Fontext" w:hAnsi="Fb Fontext" w:hint="cs"/>
          <w:rtl/>
        </w:rPr>
        <w:t>ש</w:t>
      </w:r>
      <w:r w:rsidRPr="00C35A2C">
        <w:rPr>
          <w:rFonts w:ascii="Fb Fontext" w:hAnsi="Fb Fontext" w:hint="cs"/>
          <w:rtl/>
        </w:rPr>
        <w:t xml:space="preserve">יודע </w:t>
      </w:r>
      <w:r w:rsidR="00DD227F">
        <w:rPr>
          <w:rFonts w:ascii="Fb Fontext" w:hAnsi="Fb Fontext" w:hint="cs"/>
          <w:rtl/>
        </w:rPr>
        <w:t xml:space="preserve">שבעוה''ז אין יצר, </w:t>
      </w:r>
      <w:r w:rsidRPr="00C35A2C">
        <w:rPr>
          <w:rFonts w:ascii="Fb Fontext" w:hAnsi="Fb Fontext"/>
          <w:rtl/>
        </w:rPr>
        <w:t>עייל, עיין ונפק.</w:t>
      </w:r>
    </w:p>
    <w:p w14:paraId="0AACBAA5" w14:textId="77777777" w:rsidR="00DD227F" w:rsidRPr="00DD227F" w:rsidRDefault="00AC0AF5" w:rsidP="00DD227F">
      <w:pPr>
        <w:pStyle w:val="36"/>
        <w:framePr w:wrap="notBeside"/>
        <w:rPr>
          <w:rtl/>
        </w:rPr>
      </w:pPr>
      <w:r w:rsidRPr="00DD227F">
        <w:rPr>
          <w:rtl/>
        </w:rPr>
        <w:t>•</w:t>
      </w:r>
    </w:p>
    <w:p w14:paraId="47E9DCFD" w14:textId="12F5D20E" w:rsidR="00AC0AF5" w:rsidRPr="00C35A2C" w:rsidRDefault="00AC0AF5" w:rsidP="00DD227F">
      <w:pPr>
        <w:rPr>
          <w:rFonts w:ascii="Fb Fontext" w:hAnsi="Fb Fontext"/>
          <w:rtl/>
        </w:rPr>
      </w:pPr>
      <w:r w:rsidRPr="00C35A2C">
        <w:rPr>
          <w:rFonts w:ascii="Fb Fontext" w:hAnsi="Fb Fontext" w:hint="cs"/>
          <w:rtl/>
        </w:rPr>
        <w:t xml:space="preserve">כשהגיע למערת אדם הראשון יצתה </w:t>
      </w:r>
      <w:r w:rsidRPr="00C35A2C">
        <w:rPr>
          <w:rFonts w:ascii="Fb Fontext" w:hAnsi="Fb Fontext"/>
          <w:rtl/>
        </w:rPr>
        <w:t>בת קול ואמרה: נסתכלת בדמות דיוקני, בדיוקני עצמה אל תסתכל.</w:t>
      </w:r>
      <w:r w:rsidR="00DD227F">
        <w:rPr>
          <w:rFonts w:ascii="Fb Fontext" w:hAnsi="Fb Fontext" w:hint="cs"/>
          <w:rtl/>
        </w:rPr>
        <w:t xml:space="preserve"> </w:t>
      </w:r>
      <w:r w:rsidR="00DD227F" w:rsidRPr="00DD227F">
        <w:rPr>
          <w:rStyle w:val="affffe"/>
          <w:rFonts w:hint="cs"/>
          <w:rtl/>
        </w:rPr>
        <w:t>ושאל</w:t>
      </w:r>
      <w:r w:rsidR="00DD227F">
        <w:rPr>
          <w:rFonts w:ascii="Fb Fontext" w:hAnsi="Fb Fontext" w:hint="cs"/>
          <w:rtl/>
        </w:rPr>
        <w:t xml:space="preserve"> </w:t>
      </w:r>
      <w:r w:rsidRPr="00C35A2C">
        <w:rPr>
          <w:rFonts w:ascii="Fb Fontext" w:hAnsi="Fb Fontext"/>
          <w:sz w:val="32"/>
          <w:rtl/>
        </w:rPr>
        <w:t xml:space="preserve">הא בעינא לציוני מערתא! </w:t>
      </w:r>
      <w:r w:rsidR="00DD227F" w:rsidRPr="00DD227F">
        <w:rPr>
          <w:rStyle w:val="affffe"/>
          <w:rFonts w:hint="cs"/>
          <w:rtl/>
        </w:rPr>
        <w:t>השיבו</w:t>
      </w:r>
      <w:r w:rsidR="00DD227F">
        <w:rPr>
          <w:rFonts w:ascii="Fb Fontext" w:hAnsi="Fb Fontext" w:hint="cs"/>
          <w:sz w:val="32"/>
          <w:rtl/>
        </w:rPr>
        <w:t xml:space="preserve"> </w:t>
      </w:r>
      <w:r w:rsidRPr="00C35A2C">
        <w:rPr>
          <w:rFonts w:ascii="Fb Fontext" w:hAnsi="Fb Fontext"/>
          <w:sz w:val="32"/>
          <w:rtl/>
        </w:rPr>
        <w:t>כמדת החיצונה כך מדת הפנימית.</w:t>
      </w:r>
    </w:p>
    <w:p w14:paraId="71CFBD29" w14:textId="77777777" w:rsidR="00AC0AF5" w:rsidRPr="00C35A2C" w:rsidRDefault="00AC0AF5" w:rsidP="00DD227F">
      <w:pPr>
        <w:spacing w:after="60"/>
        <w:rPr>
          <w:rFonts w:ascii="Fb Fontext" w:hAnsi="Fb Fontext" w:cs="Guttman Vilna"/>
          <w:b/>
          <w:bCs/>
          <w:rtl/>
        </w:rPr>
      </w:pPr>
      <w:r w:rsidRPr="00DD227F">
        <w:rPr>
          <w:rStyle w:val="affffe"/>
          <w:rtl/>
        </w:rPr>
        <w:t>ולמ"ד:</w:t>
      </w:r>
      <w:r w:rsidRPr="00C35A2C">
        <w:rPr>
          <w:rFonts w:ascii="Fb Fontext" w:hAnsi="Fb Fontext"/>
          <w:rtl/>
        </w:rPr>
        <w:t xml:space="preserve"> שני בתים זו למעלה מזו, כמדת עליונה כך מדת התחתונה.</w:t>
      </w:r>
    </w:p>
    <w:p w14:paraId="139C7731" w14:textId="28F0C57B" w:rsidR="00DD227F" w:rsidRPr="00DD227F" w:rsidRDefault="00AC0AF5" w:rsidP="00DD227F">
      <w:pPr>
        <w:pStyle w:val="36"/>
        <w:framePr w:wrap="notBeside"/>
        <w:rPr>
          <w:rtl/>
        </w:rPr>
      </w:pPr>
      <w:r w:rsidRPr="00DD227F">
        <w:rPr>
          <w:rtl/>
        </w:rPr>
        <w:t>א"ר בנאה:</w:t>
      </w:r>
    </w:p>
    <w:p w14:paraId="4998B346" w14:textId="3AC236E5" w:rsidR="00AC0AF5" w:rsidRDefault="00AC0AF5" w:rsidP="00AC0AF5">
      <w:pPr>
        <w:rPr>
          <w:rFonts w:ascii="Fb Fontext" w:hAnsi="Fb Fontext"/>
          <w:sz w:val="32"/>
          <w:rtl/>
        </w:rPr>
      </w:pPr>
      <w:r w:rsidRPr="00C35A2C">
        <w:rPr>
          <w:rFonts w:ascii="Fb Fontext" w:hAnsi="Fb Fontext"/>
          <w:sz w:val="32"/>
          <w:rtl/>
        </w:rPr>
        <w:t>נסתכלתי בשני עקיביו, ודומים לשני גלגלי חמה.</w:t>
      </w:r>
    </w:p>
    <w:p w14:paraId="02225522" w14:textId="77777777" w:rsidR="00AC0AF5" w:rsidRDefault="00AC0AF5" w:rsidP="00AC0AF5">
      <w:pPr>
        <w:rPr>
          <w:rFonts w:ascii="Fb Fontext" w:hAnsi="Fb Fontext"/>
          <w:rtl/>
        </w:rPr>
      </w:pPr>
      <w:r w:rsidRPr="00C35A2C">
        <w:rPr>
          <w:rFonts w:ascii="Fb Fontext" w:hAnsi="Fb Fontext"/>
          <w:rtl/>
        </w:rPr>
        <w:t>הכל בפני שרה כקוף בפני אדם, שרה בפני חוה - כקוף בפני אדם,</w:t>
      </w:r>
    </w:p>
    <w:p w14:paraId="7A289E83" w14:textId="77777777" w:rsidR="00AC0AF5" w:rsidRPr="00C35A2C" w:rsidRDefault="00AC0AF5" w:rsidP="00AC0AF5">
      <w:pPr>
        <w:rPr>
          <w:rFonts w:ascii="Fb Fontext" w:hAnsi="Fb Fontext"/>
          <w:rtl/>
        </w:rPr>
      </w:pPr>
      <w:r w:rsidRPr="00C35A2C">
        <w:rPr>
          <w:rFonts w:ascii="Fb Fontext" w:hAnsi="Fb Fontext"/>
          <w:rtl/>
        </w:rPr>
        <w:t>חוה בפני אדם - כקוף בפני אדם, אדם בפני שכינה - כקוף בפני אדם.</w:t>
      </w:r>
    </w:p>
    <w:p w14:paraId="03560B65" w14:textId="4BC7DF81" w:rsidR="00AC0AF5" w:rsidRPr="006765C4" w:rsidRDefault="00DD227F" w:rsidP="00DD227F">
      <w:pPr>
        <w:spacing w:after="60"/>
        <w:rPr>
          <w:rFonts w:ascii="Fb Fontext" w:hAnsi="Fb Fontext"/>
          <w:spacing w:val="-2"/>
          <w:rtl/>
        </w:rPr>
      </w:pPr>
      <w:r>
        <w:rPr>
          <w:rFonts w:ascii="Fb Fontext" w:hAnsi="Fb Fontext" w:hint="cs"/>
          <w:spacing w:val="-2"/>
          <w:rtl/>
        </w:rPr>
        <w:t xml:space="preserve">יופיו </w:t>
      </w:r>
      <w:r>
        <w:rPr>
          <w:rStyle w:val="affffe"/>
          <w:rFonts w:ascii="Fb Fontext" w:hAnsi="Fb Fontext"/>
          <w:spacing w:val="-2"/>
          <w:rtl/>
          <w:rPrChange w:id="9190" w:author="מנוע אמוראים" w:date="2026-10-05T16:41:09Z">
            <w:rPr>
              <w:rFonts w:ascii="Fb Fontext" w:hAnsi="Fb Fontext"/>
              <w:spacing w:val="-2"/>
              <w:rtl/>
            </w:rPr>
          </w:rPrChange>
        </w:rPr>
        <w:t xml:space="preserve">דר"</w:t>
      </w:r>
      <w:r>
        <w:rPr>
          <w:rStyle w:val="affffe"/>
          <w:rFonts w:ascii="Fb Fontext" w:hAnsi="Fb Fontext" w:hint="cs"/>
          <w:spacing w:val="-2"/>
          <w:rtl/>
          <w:rPrChange w:id="9191" w:author="מנוע אמוראים" w:date="2026-10-05T16:41:09Z">
            <w:rPr>
              <w:rFonts w:ascii="Fb Fontext" w:hAnsi="Fb Fontext" w:hint="cs"/>
              <w:spacing w:val="-2"/>
              <w:rtl/>
            </w:rPr>
          </w:rPrChange>
        </w:rPr>
        <w:t xml:space="preserve">כ</w:t>
      </w:r>
      <w:r>
        <w:rPr>
          <w:rFonts w:ascii="Fb Fontext" w:hAnsi="Fb Fontext" w:hint="cs"/>
          <w:spacing w:val="-2"/>
          <w:rtl/>
        </w:rPr>
        <w:t xml:space="preserve"> </w:t>
      </w:r>
      <w:r w:rsidR="00AC0AF5" w:rsidRPr="006765C4">
        <w:rPr>
          <w:rFonts w:ascii="Fb Fontext" w:hAnsi="Fb Fontext"/>
          <w:spacing w:val="-2"/>
          <w:rtl/>
        </w:rPr>
        <w:t xml:space="preserve">מעין </w:t>
      </w:r>
      <w:r>
        <w:rPr>
          <w:rFonts w:ascii="Fb Fontext" w:hAnsi="Fb Fontext" w:hint="cs"/>
          <w:spacing w:val="-2"/>
          <w:rtl/>
        </w:rPr>
        <w:t xml:space="preserve">יופיו </w:t>
      </w:r>
      <w:r>
        <w:rPr>
          <w:rStyle w:val="affffe"/>
          <w:rFonts w:ascii="Fb Fontext" w:hAnsi="Fb Fontext"/>
          <w:spacing w:val="-2"/>
          <w:rtl/>
          <w:rPrChange w:id="9192" w:author="מנוע אמוראים" w:date="2026-10-05T16:41:09Z">
            <w:rPr>
              <w:rFonts w:ascii="Fb Fontext" w:hAnsi="Fb Fontext"/>
              <w:spacing w:val="-2"/>
              <w:rtl/>
            </w:rPr>
          </w:rPrChange>
        </w:rPr>
        <w:t xml:space="preserve">דר"</w:t>
      </w:r>
      <w:r>
        <w:rPr>
          <w:rStyle w:val="affffe"/>
          <w:rFonts w:ascii="Fb Fontext" w:hAnsi="Fb Fontext" w:hint="cs"/>
          <w:spacing w:val="-2"/>
          <w:rtl/>
          <w:rPrChange w:id="9193" w:author="מנוע אמוראים" w:date="2026-10-05T16:41:09Z">
            <w:rPr>
              <w:rFonts w:ascii="Fb Fontext" w:hAnsi="Fb Fontext" w:hint="cs"/>
              <w:spacing w:val="-2"/>
              <w:rtl/>
            </w:rPr>
          </w:rPrChange>
        </w:rPr>
        <w:t xml:space="preserve">א</w:t>
      </w:r>
      <w:r>
        <w:rPr>
          <w:rFonts w:ascii="Fb Fontext" w:hAnsi="Fb Fontext" w:hint="cs"/>
          <w:spacing w:val="-2"/>
          <w:rtl/>
        </w:rPr>
        <w:t xml:space="preserve"> ור</w:t>
      </w:r>
      <w:r w:rsidR="00AC0AF5" w:rsidRPr="00F10693">
        <w:rPr>
          <w:rFonts w:hint="cs"/>
          <w:rtl/>
        </w:rPr>
        <w:t>'א</w:t>
      </w:r>
      <w:r w:rsidR="00AC0AF5" w:rsidRPr="006765C4">
        <w:rPr>
          <w:rFonts w:ascii="Fb Fontext" w:hAnsi="Fb Fontext" w:hint="cs"/>
          <w:spacing w:val="-2"/>
          <w:rtl/>
        </w:rPr>
        <w:t xml:space="preserve"> מעין </w:t>
      </w:r>
      <w:r>
        <w:rPr>
          <w:rFonts w:ascii="Fb Fontext" w:hAnsi="Fb Fontext" w:hint="cs"/>
          <w:spacing w:val="-2"/>
          <w:rtl/>
        </w:rPr>
        <w:t xml:space="preserve">יופיו </w:t>
      </w:r>
      <w:r w:rsidR="00AC0AF5" w:rsidRPr="006765C4">
        <w:rPr>
          <w:rFonts w:ascii="Fb Fontext" w:hAnsi="Fb Fontext" w:hint="cs"/>
          <w:spacing w:val="-2"/>
          <w:rtl/>
        </w:rPr>
        <w:t xml:space="preserve">דיעקב אבינו </w:t>
      </w:r>
      <w:r>
        <w:rPr>
          <w:rFonts w:ascii="Fb Fontext" w:hAnsi="Fb Fontext" w:hint="cs"/>
          <w:spacing w:val="-2"/>
          <w:rtl/>
        </w:rPr>
        <w:t xml:space="preserve">ויופיו </w:t>
      </w:r>
      <w:r w:rsidR="00AC0AF5" w:rsidRPr="006765C4">
        <w:rPr>
          <w:rFonts w:ascii="Fb Fontext" w:hAnsi="Fb Fontext" w:hint="cs"/>
          <w:spacing w:val="-2"/>
          <w:rtl/>
        </w:rPr>
        <w:t xml:space="preserve"> מעין אדם הראשון</w:t>
      </w:r>
    </w:p>
    <w:p w14:paraId="6BF51ECA" w14:textId="77777777" w:rsidR="00DD227F" w:rsidRPr="00DD227F" w:rsidRDefault="00AC0AF5" w:rsidP="00DD227F">
      <w:pPr>
        <w:pStyle w:val="36"/>
        <w:framePr w:wrap="notBeside"/>
        <w:rPr>
          <w:rtl/>
        </w:rPr>
      </w:pPr>
      <w:r w:rsidRPr="00DD227F">
        <w:rPr>
          <w:rtl/>
        </w:rPr>
        <w:t>•</w:t>
      </w:r>
      <w:r w:rsidRPr="00DD227F">
        <w:rPr>
          <w:rFonts w:hint="cs"/>
          <w:rtl/>
        </w:rPr>
        <w:t xml:space="preserve"> אותו</w:t>
      </w:r>
    </w:p>
    <w:p w14:paraId="703CDD4F" w14:textId="5CC4AA44" w:rsidR="00AC0AF5" w:rsidRDefault="00AC0AF5" w:rsidP="00DD227F">
      <w:pPr>
        <w:rPr>
          <w:rFonts w:ascii="Fb Fontext" w:hAnsi="Fb Fontext"/>
          <w:rtl/>
        </w:rPr>
      </w:pPr>
      <w:r>
        <w:rPr>
          <w:rFonts w:ascii="Fb Fontext" w:hAnsi="Fb Fontext" w:hint="cs"/>
          <w:sz w:val="32"/>
          <w:rtl/>
        </w:rPr>
        <w:t xml:space="preserve">מכשף שהיה מחטט אצל המתים להפשיטם כשהגיע למערת </w:t>
      </w:r>
      <w:r>
        <w:rPr>
          <w:rStyle w:val="affffe"/>
          <w:rFonts w:ascii="Fb Fontext" w:hAnsi="Fb Fontext" w:hint="cs"/>
          <w:sz w:val="32"/>
          <w:rtl/>
          <w:rPrChange w:id="9194" w:author="מנוע אמוראים" w:date="2026-10-05T16:41:09Z">
            <w:rPr>
              <w:rFonts w:ascii="Fb Fontext" w:hAnsi="Fb Fontext" w:hint="cs"/>
              <w:sz w:val="32"/>
              <w:rtl/>
            </w:rPr>
          </w:rPrChange>
        </w:rPr>
        <w:t xml:space="preserve">רטב</w:t>
      </w:r>
      <w:r>
        <w:rPr>
          <w:rStyle w:val="affffe"/>
          <w:rFonts w:ascii="Fb Fontext" w:hAnsi="Fb Fontext"/>
          <w:sz w:val="32"/>
          <w:rtl/>
          <w:rPrChange w:id="9195" w:author="מנוע אמוראים" w:date="2026-10-05T16:41:09Z">
            <w:rPr>
              <w:rFonts w:ascii="Fb Fontext" w:hAnsi="Fb Fontext"/>
              <w:sz w:val="32"/>
              <w:rtl/>
            </w:rPr>
          </w:rPrChange>
        </w:rPr>
        <w:t xml:space="preserve">"</w:t>
      </w:r>
      <w:r>
        <w:rPr>
          <w:rStyle w:val="affffe"/>
          <w:rFonts w:ascii="Fb Fontext" w:hAnsi="Fb Fontext" w:hint="cs"/>
          <w:sz w:val="32"/>
          <w:rtl/>
          <w:rPrChange w:id="9196" w:author="מנוע אמוראים" w:date="2026-10-05T16:41:09Z">
            <w:rPr>
              <w:rFonts w:ascii="Fb Fontext" w:hAnsi="Fb Fontext" w:hint="cs"/>
              <w:sz w:val="32"/>
              <w:rtl/>
            </w:rPr>
          </w:rPrChange>
        </w:rPr>
        <w:t xml:space="preserve">מ</w:t>
      </w:r>
      <w:r>
        <w:rPr>
          <w:rFonts w:ascii="Fb Fontext" w:hAnsi="Fb Fontext" w:hint="cs"/>
          <w:sz w:val="32"/>
          <w:rtl/>
        </w:rPr>
        <w:t xml:space="preserve"> תפסו בזקנו</w:t>
      </w:r>
      <w:r w:rsidR="00DD227F">
        <w:rPr>
          <w:rFonts w:ascii="Fb Fontext" w:hAnsi="Fb Fontext" w:hint="cs"/>
          <w:sz w:val="32"/>
          <w:rtl/>
        </w:rPr>
        <w:t xml:space="preserve">, </w:t>
      </w:r>
      <w:r w:rsidRPr="00C35A2C">
        <w:rPr>
          <w:rFonts w:ascii="Fb Fontext" w:hAnsi="Fb Fontext" w:hint="cs"/>
          <w:rtl/>
        </w:rPr>
        <w:t>עד שהגיע אביי וביקש הימנו שיעזבו</w:t>
      </w:r>
    </w:p>
    <w:p w14:paraId="6A0300BB" w14:textId="21AACC13" w:rsidR="00AC0AF5" w:rsidRDefault="00AC0AF5" w:rsidP="00DD227F">
      <w:pPr>
        <w:spacing w:after="60"/>
        <w:rPr>
          <w:rFonts w:ascii="Fb Fontext" w:hAnsi="Fb Fontext"/>
          <w:rtl/>
        </w:rPr>
      </w:pPr>
      <w:r w:rsidRPr="00C35A2C">
        <w:rPr>
          <w:rFonts w:ascii="Fb Fontext" w:hAnsi="Fb Fontext"/>
          <w:rtl/>
        </w:rPr>
        <w:t xml:space="preserve">לשנה אחרת </w:t>
      </w:r>
      <w:r w:rsidRPr="00C35A2C">
        <w:rPr>
          <w:rFonts w:ascii="Fb Fontext" w:hAnsi="Fb Fontext" w:hint="cs"/>
          <w:rtl/>
        </w:rPr>
        <w:t xml:space="preserve">שוב הגיע ותפשו בזקנו </w:t>
      </w:r>
      <w:r w:rsidRPr="00DD227F">
        <w:rPr>
          <w:rStyle w:val="affffe"/>
          <w:rFonts w:hint="cs"/>
          <w:rtl/>
        </w:rPr>
        <w:t>וכשהגיע אביי</w:t>
      </w:r>
      <w:r w:rsidRPr="00C35A2C">
        <w:rPr>
          <w:rFonts w:ascii="Fb Fontext" w:hAnsi="Fb Fontext" w:hint="cs"/>
          <w:rtl/>
        </w:rPr>
        <w:t xml:space="preserve"> לא עזבו עד שהביא מספרים וגזר לזקנו</w:t>
      </w:r>
    </w:p>
    <w:p w14:paraId="3CB24AC8" w14:textId="77777777" w:rsidR="00DD227F" w:rsidRPr="00DD227F" w:rsidRDefault="00AC0AF5" w:rsidP="00DD227F">
      <w:pPr>
        <w:pStyle w:val="36"/>
        <w:framePr w:wrap="notBeside"/>
        <w:rPr>
          <w:rtl/>
        </w:rPr>
      </w:pPr>
      <w:r w:rsidRPr="00DD227F">
        <w:rPr>
          <w:rtl/>
        </w:rPr>
        <w:t>•</w:t>
      </w:r>
      <w:r w:rsidRPr="00DD227F">
        <w:rPr>
          <w:rFonts w:hint="cs"/>
          <w:rtl/>
        </w:rPr>
        <w:t xml:space="preserve"> </w:t>
      </w:r>
      <w:r w:rsidRPr="00DD227F">
        <w:rPr>
          <w:rtl/>
        </w:rPr>
        <w:t>ההוא דא</w:t>
      </w:r>
      <w:r w:rsidRPr="00DD227F">
        <w:rPr>
          <w:rFonts w:hint="cs"/>
          <w:rtl/>
        </w:rPr>
        <w:t>"ל</w:t>
      </w:r>
      <w:r w:rsidRPr="00DD227F">
        <w:rPr>
          <w:rtl/>
        </w:rPr>
        <w:t>:</w:t>
      </w:r>
    </w:p>
    <w:p w14:paraId="7EC5F199" w14:textId="62CD989D" w:rsidR="00AC0AF5" w:rsidRDefault="00AC0AF5" w:rsidP="00DD227F">
      <w:pPr>
        <w:spacing w:after="60"/>
        <w:rPr>
          <w:rFonts w:ascii="Fb Fontext" w:hAnsi="Fb Fontext"/>
          <w:rtl/>
        </w:rPr>
      </w:pPr>
      <w:r w:rsidRPr="00C35A2C">
        <w:rPr>
          <w:rFonts w:ascii="Fb Fontext" w:hAnsi="Fb Fontext"/>
          <w:rtl/>
        </w:rPr>
        <w:t>חבית עפר ל</w:t>
      </w:r>
      <w:r w:rsidRPr="00C35A2C">
        <w:rPr>
          <w:rFonts w:ascii="Fb Fontext" w:hAnsi="Fb Fontext" w:hint="cs"/>
          <w:rtl/>
        </w:rPr>
        <w:t>בן אחד</w:t>
      </w:r>
      <w:r w:rsidR="00DD227F">
        <w:rPr>
          <w:rFonts w:ascii="Fb Fontext" w:hAnsi="Fb Fontext" w:hint="cs"/>
          <w:rtl/>
        </w:rPr>
        <w:t>,</w:t>
      </w:r>
      <w:r w:rsidRPr="00C35A2C">
        <w:rPr>
          <w:rFonts w:ascii="Fb Fontext" w:hAnsi="Fb Fontext" w:hint="cs"/>
          <w:rtl/>
        </w:rPr>
        <w:t xml:space="preserve"> וחבית עצמות לבן אחד</w:t>
      </w:r>
      <w:r w:rsidR="00DD227F">
        <w:rPr>
          <w:rFonts w:ascii="Fb Fontext" w:hAnsi="Fb Fontext" w:hint="cs"/>
          <w:rtl/>
        </w:rPr>
        <w:t>,</w:t>
      </w:r>
      <w:r w:rsidRPr="00C35A2C">
        <w:rPr>
          <w:rFonts w:ascii="Fb Fontext" w:hAnsi="Fb Fontext" w:hint="cs"/>
          <w:rtl/>
        </w:rPr>
        <w:t xml:space="preserve"> וחבית דמוכין לבן אחד</w:t>
      </w:r>
      <w:r w:rsidR="00DD227F">
        <w:rPr>
          <w:rFonts w:ascii="Fb Fontext" w:hAnsi="Fb Fontext" w:hint="cs"/>
          <w:rtl/>
        </w:rPr>
        <w:t>,</w:t>
      </w:r>
      <w:r w:rsidRPr="00C35A2C">
        <w:rPr>
          <w:rFonts w:ascii="Fb Fontext" w:hAnsi="Fb Fontext" w:hint="cs"/>
          <w:rtl/>
        </w:rPr>
        <w:t xml:space="preserve"> ולא ידעו מה אמר</w:t>
      </w:r>
      <w:r w:rsidR="00DD227F">
        <w:rPr>
          <w:rFonts w:ascii="Fb Fontext" w:hAnsi="Fb Fontext" w:hint="cs"/>
          <w:rtl/>
        </w:rPr>
        <w:t xml:space="preserve">, </w:t>
      </w:r>
      <w:r w:rsidRPr="00DD227F">
        <w:rPr>
          <w:rStyle w:val="affffe"/>
          <w:rFonts w:hint="cs"/>
          <w:rtl/>
        </w:rPr>
        <w:t>כשהגיעו לר</w:t>
      </w:r>
      <w:r w:rsidRPr="00DD227F">
        <w:rPr>
          <w:rStyle w:val="affffe"/>
          <w:rtl/>
        </w:rPr>
        <w:t>"</w:t>
      </w:r>
      <w:r w:rsidRPr="00DD227F">
        <w:rPr>
          <w:rStyle w:val="affffe"/>
          <w:rFonts w:hint="cs"/>
          <w:rtl/>
        </w:rPr>
        <w:t>ב א</w:t>
      </w:r>
      <w:r w:rsidRPr="00DD227F">
        <w:rPr>
          <w:rStyle w:val="affffe"/>
          <w:rtl/>
        </w:rPr>
        <w:t>"</w:t>
      </w:r>
      <w:r w:rsidRPr="00DD227F">
        <w:rPr>
          <w:rStyle w:val="affffe"/>
          <w:rFonts w:hint="cs"/>
          <w:rtl/>
        </w:rPr>
        <w:t>ל</w:t>
      </w:r>
      <w:r w:rsidRPr="00C35A2C">
        <w:rPr>
          <w:rFonts w:ascii="Fb Fontext" w:hAnsi="Fb Fontext" w:hint="cs"/>
          <w:rtl/>
        </w:rPr>
        <w:t xml:space="preserve"> יש לכם קרקע, בהמות בגדים </w:t>
      </w:r>
      <w:r w:rsidRPr="00C35A2C">
        <w:rPr>
          <w:rFonts w:ascii="Fb Fontext" w:hAnsi="Fb Fontext"/>
          <w:rtl/>
        </w:rPr>
        <w:t>–</w:t>
      </w:r>
      <w:r w:rsidRPr="00C35A2C">
        <w:rPr>
          <w:rFonts w:ascii="Fb Fontext" w:hAnsi="Fb Fontext" w:hint="cs"/>
          <w:rtl/>
        </w:rPr>
        <w:t xml:space="preserve"> כשאמרו לו שכן, אמר דע</w:t>
      </w:r>
      <w:r w:rsidRPr="00C35A2C">
        <w:rPr>
          <w:rFonts w:ascii="Fb Fontext" w:hAnsi="Fb Fontext"/>
          <w:rtl/>
        </w:rPr>
        <w:t>"</w:t>
      </w:r>
      <w:r w:rsidRPr="00C35A2C">
        <w:rPr>
          <w:rFonts w:ascii="Fb Fontext" w:hAnsi="Fb Fontext" w:hint="cs"/>
          <w:rtl/>
        </w:rPr>
        <w:t>ז כיוון</w:t>
      </w:r>
    </w:p>
    <w:p w14:paraId="1B705688" w14:textId="77777777" w:rsidR="00DD227F" w:rsidRPr="00DD227F" w:rsidRDefault="00AC0AF5" w:rsidP="00DD227F">
      <w:pPr>
        <w:pStyle w:val="36"/>
        <w:framePr w:wrap="notBeside"/>
        <w:rPr>
          <w:rtl/>
        </w:rPr>
      </w:pPr>
      <w:r w:rsidRPr="00DD227F">
        <w:rPr>
          <w:rtl/>
        </w:rPr>
        <w:t>•</w:t>
      </w:r>
      <w:r w:rsidRPr="00DD227F">
        <w:rPr>
          <w:rFonts w:hint="cs"/>
          <w:rtl/>
        </w:rPr>
        <w:t xml:space="preserve"> אותו ששמע</w:t>
      </w:r>
    </w:p>
    <w:p w14:paraId="4505A210" w14:textId="7CA7392C" w:rsidR="00AC0AF5" w:rsidRDefault="00AC0AF5" w:rsidP="00DD227F">
      <w:pPr>
        <w:rPr>
          <w:rFonts w:ascii="Fb Fontext" w:hAnsi="Fb Fontext"/>
          <w:sz w:val="32"/>
          <w:rtl/>
        </w:rPr>
      </w:pPr>
      <w:r w:rsidRPr="006765C4">
        <w:rPr>
          <w:rFonts w:ascii="Fb Fontext" w:hAnsi="Fb Fontext" w:hint="cs"/>
          <w:spacing w:val="-4"/>
          <w:rtl/>
        </w:rPr>
        <w:t>לאשתו שאמרה ל</w:t>
      </w:r>
      <w:r w:rsidR="00F05A40">
        <w:rPr>
          <w:rFonts w:ascii="Fb Fontext" w:hAnsi="Fb Fontext" w:hint="cs"/>
          <w:spacing w:val="-4"/>
          <w:rtl/>
        </w:rPr>
        <w:t>אשתו שאומרת לבתה מדוע</w:t>
      </w:r>
      <w:r w:rsidRPr="006765C4">
        <w:rPr>
          <w:rFonts w:ascii="Fb Fontext" w:hAnsi="Fb Fontext" w:hint="cs"/>
          <w:spacing w:val="-4"/>
          <w:rtl/>
        </w:rPr>
        <w:t xml:space="preserve"> </w:t>
      </w:r>
      <w:r w:rsidR="00F05A40">
        <w:rPr>
          <w:rFonts w:ascii="Fb Fontext" w:hAnsi="Fb Fontext" w:hint="cs"/>
          <w:spacing w:val="-4"/>
          <w:rtl/>
        </w:rPr>
        <w:t>אינך</w:t>
      </w:r>
      <w:r w:rsidRPr="006765C4">
        <w:rPr>
          <w:rFonts w:ascii="Fb Fontext" w:hAnsi="Fb Fontext" w:hint="cs"/>
          <w:spacing w:val="-4"/>
          <w:rtl/>
        </w:rPr>
        <w:t xml:space="preserve"> צנועה באיסור </w:t>
      </w:r>
      <w:r w:rsidR="00F05A40">
        <w:rPr>
          <w:rFonts w:ascii="Fb Fontext" w:hAnsi="Fb Fontext" w:hint="cs"/>
          <w:spacing w:val="-4"/>
          <w:rtl/>
        </w:rPr>
        <w:t xml:space="preserve">הא </w:t>
      </w:r>
      <w:r w:rsidRPr="006765C4">
        <w:rPr>
          <w:rFonts w:ascii="Fb Fontext" w:hAnsi="Fb Fontext" w:hint="cs"/>
          <w:spacing w:val="-4"/>
          <w:rtl/>
        </w:rPr>
        <w:t>עשרה בנים יש לי ומאביך רק אחד</w:t>
      </w:r>
      <w:r w:rsidR="00DD227F">
        <w:rPr>
          <w:rFonts w:ascii="Fb Fontext" w:hAnsi="Fb Fontext" w:hint="cs"/>
          <w:spacing w:val="-4"/>
          <w:rtl/>
        </w:rPr>
        <w:t>,</w:t>
      </w:r>
      <w:r w:rsidR="00DD227F">
        <w:rPr>
          <w:rFonts w:ascii="Fb Fontext" w:hAnsi="Fb Fontext" w:hint="cs"/>
          <w:sz w:val="32"/>
          <w:rtl/>
        </w:rPr>
        <w:t xml:space="preserve"> </w:t>
      </w:r>
      <w:r w:rsidRPr="00C35A2C">
        <w:rPr>
          <w:rFonts w:ascii="Fb Fontext" w:hAnsi="Fb Fontext" w:hint="cs"/>
          <w:sz w:val="32"/>
          <w:rtl/>
        </w:rPr>
        <w:t>וכשנפטר אמר שכל נכסיו רק לבן אחד ולא ידעו על איזה דיבר</w:t>
      </w:r>
    </w:p>
    <w:p w14:paraId="04272006" w14:textId="77777777" w:rsidR="00AC0AF5" w:rsidRDefault="00AC0AF5" w:rsidP="00DD227F">
      <w:pPr>
        <w:spacing w:after="60"/>
        <w:rPr>
          <w:rFonts w:ascii="Fb Fontext" w:hAnsi="Fb Fontext"/>
          <w:rtl/>
        </w:rPr>
      </w:pPr>
      <w:r w:rsidRPr="00DD227F">
        <w:rPr>
          <w:rStyle w:val="affffe"/>
          <w:rFonts w:hint="cs"/>
          <w:rtl/>
        </w:rPr>
        <w:t>וכשהגיעו לר</w:t>
      </w:r>
      <w:r w:rsidRPr="00DD227F">
        <w:rPr>
          <w:rStyle w:val="affffe"/>
          <w:rtl/>
        </w:rPr>
        <w:t>"</w:t>
      </w:r>
      <w:r w:rsidRPr="00DD227F">
        <w:rPr>
          <w:rStyle w:val="affffe"/>
          <w:rFonts w:hint="cs"/>
          <w:rtl/>
        </w:rPr>
        <w:t>ב</w:t>
      </w:r>
      <w:r w:rsidRPr="00C35A2C">
        <w:rPr>
          <w:rFonts w:ascii="Fb Fontext" w:hAnsi="Fb Fontext" w:hint="cs"/>
          <w:rtl/>
        </w:rPr>
        <w:t xml:space="preserve"> א</w:t>
      </w:r>
      <w:r w:rsidRPr="00C35A2C">
        <w:rPr>
          <w:rFonts w:ascii="Fb Fontext" w:hAnsi="Fb Fontext"/>
          <w:rtl/>
        </w:rPr>
        <w:t>"</w:t>
      </w:r>
      <w:r w:rsidRPr="00C35A2C">
        <w:rPr>
          <w:rFonts w:ascii="Fb Fontext" w:hAnsi="Fb Fontext" w:hint="cs"/>
          <w:rtl/>
        </w:rPr>
        <w:t>ל שיחבטו על קבר אביהם וכולם הגיעו חוץ מאחד ואמר שזה הוא בנו</w:t>
      </w:r>
    </w:p>
    <w:p w14:paraId="379C7E31" w14:textId="77777777" w:rsidR="00DD227F" w:rsidRPr="00DD227F" w:rsidRDefault="00AC0AF5" w:rsidP="00DD227F">
      <w:pPr>
        <w:pStyle w:val="36"/>
        <w:framePr w:wrap="notBeside"/>
        <w:rPr>
          <w:rtl/>
        </w:rPr>
      </w:pPr>
      <w:r w:rsidRPr="00DD227F">
        <w:rPr>
          <w:rtl/>
        </w:rPr>
        <w:t>•</w:t>
      </w:r>
      <w:r w:rsidRPr="00DD227F">
        <w:rPr>
          <w:rFonts w:hint="cs"/>
          <w:rtl/>
        </w:rPr>
        <w:t xml:space="preserve"> </w:t>
      </w:r>
    </w:p>
    <w:p w14:paraId="7A7224B3" w14:textId="18F88CED" w:rsidR="00AC0AF5" w:rsidRDefault="00AC0AF5" w:rsidP="00DD227F">
      <w:pPr>
        <w:rPr>
          <w:rFonts w:ascii="Fb Fontext" w:hAnsi="Fb Fontext"/>
          <w:sz w:val="32"/>
          <w:rtl/>
        </w:rPr>
      </w:pPr>
      <w:r w:rsidRPr="00DD227F">
        <w:rPr>
          <w:rFonts w:hint="cs"/>
          <w:rtl/>
        </w:rPr>
        <w:t>הלכו הלשינו למלך שיש יהודי אחד שמוציא ממון מאנשים בלא עדים ובלא כלום לקחוהו ואסרוהו</w:t>
      </w:r>
      <w:r w:rsidR="00DD227F">
        <w:rPr>
          <w:rFonts w:hint="cs"/>
          <w:rtl/>
        </w:rPr>
        <w:t xml:space="preserve">, </w:t>
      </w:r>
      <w:r w:rsidRPr="00DD227F">
        <w:rPr>
          <w:rStyle w:val="affffe"/>
          <w:rFonts w:hint="cs"/>
          <w:rtl/>
        </w:rPr>
        <w:t>הלכה אשתו ואמרה</w:t>
      </w:r>
      <w:r w:rsidRPr="00C35A2C">
        <w:rPr>
          <w:rFonts w:ascii="Fb Fontext" w:hAnsi="Fb Fontext" w:hint="cs"/>
          <w:sz w:val="32"/>
          <w:rtl/>
        </w:rPr>
        <w:t xml:space="preserve"> עבד אחד היה לי חתכו לראשו ופשטו לעורו ואכלו בשרו ומילאו בו מים והשקו לחברים ולא הביאו לי דמי אגריה </w:t>
      </w:r>
      <w:r w:rsidRPr="00C35A2C">
        <w:rPr>
          <w:rFonts w:ascii="Fb Fontext" w:hAnsi="Fb Fontext"/>
          <w:sz w:val="32"/>
          <w:rtl/>
        </w:rPr>
        <w:t>–</w:t>
      </w:r>
      <w:r w:rsidRPr="00C35A2C">
        <w:rPr>
          <w:rFonts w:ascii="Fb Fontext" w:hAnsi="Fb Fontext" w:hint="cs"/>
          <w:sz w:val="32"/>
          <w:rtl/>
        </w:rPr>
        <w:t xml:space="preserve"> ולא ידעו מה אומרת</w:t>
      </w:r>
    </w:p>
    <w:p w14:paraId="0049B5E8" w14:textId="77777777" w:rsidR="00DD227F" w:rsidRPr="00DD227F" w:rsidRDefault="00AC0AF5" w:rsidP="00DD227F">
      <w:pPr>
        <w:pStyle w:val="36"/>
        <w:framePr w:wrap="notBeside"/>
        <w:rPr>
          <w:rtl/>
        </w:rPr>
      </w:pPr>
      <w:r w:rsidRPr="00DD227F">
        <w:rPr>
          <w:rFonts w:hint="cs"/>
          <w:rtl/>
        </w:rPr>
        <w:t>אמרו</w:t>
      </w:r>
    </w:p>
    <w:p w14:paraId="235FB338" w14:textId="5458AA67" w:rsidR="00AC0AF5" w:rsidRDefault="00AC0AF5" w:rsidP="00DD227F">
      <w:pPr>
        <w:rPr>
          <w:rFonts w:ascii="Fb Fontext" w:hAnsi="Fb Fontext"/>
          <w:rtl/>
        </w:rPr>
      </w:pPr>
      <w:r w:rsidRPr="00C35A2C">
        <w:rPr>
          <w:rFonts w:ascii="Fb Fontext" w:hAnsi="Fb Fontext" w:hint="cs"/>
          <w:rtl/>
        </w:rPr>
        <w:t xml:space="preserve"> נלך ל</w:t>
      </w:r>
      <w:r w:rsidRPr="00C35A2C">
        <w:rPr>
          <w:rFonts w:ascii="Fb Fontext" w:hAnsi="Fb Fontext"/>
          <w:rtl/>
        </w:rPr>
        <w:t>חכימא דיהודאי ולימא.</w:t>
      </w:r>
      <w:r>
        <w:rPr>
          <w:rFonts w:ascii="Fb Fontext" w:hAnsi="Fb Fontext" w:hint="cs"/>
          <w:rtl/>
        </w:rPr>
        <w:t xml:space="preserve"> וכשקראו </w:t>
      </w:r>
      <w:r>
        <w:rPr>
          <w:rStyle w:val="affffe"/>
          <w:rFonts w:ascii="Fb Fontext" w:hAnsi="Fb Fontext" w:hint="cs"/>
          <w:rtl/>
          <w:rPrChange w:id="9197" w:author="מנוע אמוראים" w:date="2026-10-05T16:41:09Z">
            <w:rPr>
              <w:rFonts w:ascii="Fb Fontext" w:hAnsi="Fb Fontext" w:hint="cs"/>
              <w:rtl/>
            </w:rPr>
          </w:rPrChange>
        </w:rPr>
        <w:t xml:space="preserve">לר</w:t>
      </w:r>
      <w:r>
        <w:rPr>
          <w:rStyle w:val="affffe"/>
          <w:rFonts w:ascii="Fb Fontext" w:hAnsi="Fb Fontext"/>
          <w:rtl/>
          <w:rPrChange w:id="9198" w:author="מנוע אמוראים" w:date="2026-10-05T16:41:09Z">
            <w:rPr>
              <w:rFonts w:ascii="Fb Fontext" w:hAnsi="Fb Fontext"/>
              <w:rtl/>
            </w:rPr>
          </w:rPrChange>
        </w:rPr>
        <w:t xml:space="preserve">"</w:t>
      </w:r>
      <w:r>
        <w:rPr>
          <w:rStyle w:val="affffe"/>
          <w:rFonts w:ascii="Fb Fontext" w:hAnsi="Fb Fontext" w:hint="cs"/>
          <w:rtl/>
          <w:rPrChange w:id="9199" w:author="מנוע אמוראים" w:date="2026-10-05T16:41:09Z">
            <w:rPr>
              <w:rFonts w:ascii="Fb Fontext" w:hAnsi="Fb Fontext" w:hint="cs"/>
              <w:rtl/>
            </w:rPr>
          </w:rPrChange>
        </w:rPr>
        <w:t xml:space="preserve">ב</w:t>
      </w:r>
      <w:r>
        <w:rPr>
          <w:rFonts w:ascii="Fb Fontext" w:hAnsi="Fb Fontext" w:hint="cs"/>
          <w:rtl/>
        </w:rPr>
        <w:t xml:space="preserve"> </w:t>
      </w:r>
      <w:r w:rsidRPr="00DD227F">
        <w:rPr>
          <w:rStyle w:val="affffe"/>
          <w:rFonts w:hint="cs"/>
          <w:rtl/>
        </w:rPr>
        <w:t>א</w:t>
      </w:r>
      <w:r w:rsidRPr="00DD227F">
        <w:rPr>
          <w:rStyle w:val="affffe"/>
          <w:rtl/>
        </w:rPr>
        <w:t>"</w:t>
      </w:r>
      <w:r w:rsidRPr="00DD227F">
        <w:rPr>
          <w:rStyle w:val="affffe"/>
          <w:rFonts w:hint="cs"/>
          <w:rtl/>
        </w:rPr>
        <w:t>ל</w:t>
      </w:r>
      <w:r w:rsidRPr="00C35A2C">
        <w:rPr>
          <w:rFonts w:ascii="Fb Fontext" w:hAnsi="Fb Fontext" w:hint="cs"/>
          <w:rtl/>
        </w:rPr>
        <w:t xml:space="preserve"> שכוונתה על עור התייש שגנבו ממנה</w:t>
      </w:r>
      <w:r w:rsidR="00DD227F">
        <w:rPr>
          <w:rStyle w:val="affffe"/>
          <w:rFonts w:hint="cs"/>
          <w:rtl/>
        </w:rPr>
        <w:t xml:space="preserve"> </w:t>
      </w:r>
      <w:r w:rsidRPr="00DD227F">
        <w:rPr>
          <w:rStyle w:val="affffe"/>
          <w:rtl/>
        </w:rPr>
        <w:t>אמרי:</w:t>
      </w:r>
      <w:r>
        <w:rPr>
          <w:rFonts w:ascii="Fb Fontext" w:hAnsi="Fb Fontext"/>
          <w:rtl/>
        </w:rPr>
        <w:t xml:space="preserve"> הואיל וחכים כולי האי, </w:t>
      </w:r>
      <w:r>
        <w:rPr>
          <w:rFonts w:ascii="Fb Fontext" w:hAnsi="Fb Fontext" w:hint="cs"/>
          <w:rtl/>
        </w:rPr>
        <w:t>שישב בשער וידון דין</w:t>
      </w:r>
      <w:r w:rsidRPr="00C35A2C">
        <w:rPr>
          <w:rFonts w:ascii="Fb Fontext" w:hAnsi="Fb Fontext"/>
          <w:rtl/>
        </w:rPr>
        <w:t>.</w:t>
      </w:r>
    </w:p>
    <w:p w14:paraId="296B4350" w14:textId="4D502607" w:rsidR="00AC0AF5" w:rsidRPr="00C35A2C" w:rsidRDefault="00AC0AF5" w:rsidP="00AC0AF5">
      <w:pPr>
        <w:rPr>
          <w:rFonts w:ascii="Fb Fontext" w:hAnsi="Fb Fontext" w:cs="Guttman Vilna"/>
          <w:b/>
          <w:bCs/>
          <w:sz w:val="32"/>
          <w:rtl/>
        </w:rPr>
      </w:pPr>
      <w:r w:rsidRPr="00C35A2C">
        <w:rPr>
          <w:rFonts w:ascii="Fb Fontext" w:hAnsi="Fb Fontext" w:hint="cs"/>
          <w:sz w:val="32"/>
          <w:rtl/>
        </w:rPr>
        <w:t>ראה שכתוב בשער ד</w:t>
      </w:r>
      <w:r w:rsidRPr="00C35A2C">
        <w:rPr>
          <w:rFonts w:ascii="Fb Fontext" w:hAnsi="Fb Fontext"/>
          <w:sz w:val="32"/>
          <w:rtl/>
        </w:rPr>
        <w:t xml:space="preserve">כל דיין דמתקרי לדין </w:t>
      </w:r>
      <w:r w:rsidR="00F05A40">
        <w:rPr>
          <w:rFonts w:ascii="Fb Fontext" w:hAnsi="Fb Fontext"/>
          <w:sz w:val="32"/>
          <w:rtl/>
        </w:rPr>
        <w:t>–</w:t>
      </w:r>
      <w:r w:rsidRPr="00C35A2C">
        <w:rPr>
          <w:rFonts w:ascii="Fb Fontext" w:hAnsi="Fb Fontext"/>
          <w:sz w:val="32"/>
          <w:rtl/>
        </w:rPr>
        <w:t xml:space="preserve"> </w:t>
      </w:r>
      <w:r w:rsidR="00F05A40">
        <w:rPr>
          <w:rFonts w:ascii="Fb Fontext" w:hAnsi="Fb Fontext" w:hint="cs"/>
          <w:sz w:val="32"/>
          <w:rtl/>
        </w:rPr>
        <w:t xml:space="preserve">אין שמו דיין. </w:t>
      </w:r>
    </w:p>
    <w:p w14:paraId="130210FB" w14:textId="77777777" w:rsidR="00AC0AF5" w:rsidRPr="00C35A2C" w:rsidRDefault="00AC0AF5" w:rsidP="00AC0AF5">
      <w:pPr>
        <w:rPr>
          <w:rFonts w:ascii="Fb Fontext" w:hAnsi="Fb Fontext" w:cs="Guttman Vilna"/>
          <w:b/>
          <w:bCs/>
          <w:sz w:val="32"/>
          <w:rtl/>
        </w:rPr>
      </w:pPr>
      <w:r w:rsidRPr="00DD227F">
        <w:rPr>
          <w:rStyle w:val="affffe"/>
          <w:rFonts w:hint="cs"/>
          <w:rtl/>
        </w:rPr>
        <w:t>א</w:t>
      </w:r>
      <w:r w:rsidRPr="00DD227F">
        <w:rPr>
          <w:rStyle w:val="affffe"/>
          <w:rtl/>
        </w:rPr>
        <w:t>"</w:t>
      </w:r>
      <w:r w:rsidRPr="00DD227F">
        <w:rPr>
          <w:rStyle w:val="affffe"/>
          <w:rFonts w:hint="cs"/>
          <w:rtl/>
        </w:rPr>
        <w:t>ל</w:t>
      </w:r>
      <w:r w:rsidRPr="00DD227F">
        <w:rPr>
          <w:rStyle w:val="affffe"/>
          <w:rtl/>
        </w:rPr>
        <w:t>:</w:t>
      </w:r>
      <w:r w:rsidRPr="00C35A2C">
        <w:rPr>
          <w:rFonts w:ascii="Fb Fontext" w:hAnsi="Fb Fontext"/>
          <w:sz w:val="32"/>
          <w:rtl/>
        </w:rPr>
        <w:t xml:space="preserve"> אלא מעתה, </w:t>
      </w:r>
      <w:r w:rsidRPr="00C35A2C">
        <w:rPr>
          <w:rFonts w:ascii="Fb Fontext" w:hAnsi="Fb Fontext" w:hint="cs"/>
          <w:sz w:val="32"/>
          <w:rtl/>
        </w:rPr>
        <w:t>יבוא אדם סתם ויזמין לדין אפסלו?</w:t>
      </w:r>
    </w:p>
    <w:p w14:paraId="51523A82" w14:textId="60620F4E" w:rsidR="00AC0AF5" w:rsidRPr="00C35A2C" w:rsidRDefault="00AC0AF5" w:rsidP="00AC0AF5">
      <w:pPr>
        <w:rPr>
          <w:rFonts w:ascii="Fb Fontext" w:hAnsi="Fb Fontext" w:cs="Guttman Vilna"/>
          <w:b/>
          <w:bCs/>
          <w:sz w:val="32"/>
          <w:rtl/>
        </w:rPr>
      </w:pPr>
      <w:r w:rsidRPr="00C35A2C">
        <w:rPr>
          <w:rFonts w:ascii="Fb Fontext" w:hAnsi="Fb Fontext" w:hint="cs"/>
          <w:sz w:val="32"/>
          <w:rtl/>
        </w:rPr>
        <w:t xml:space="preserve">אלא כל דיין </w:t>
      </w:r>
      <w:r w:rsidRPr="00C35A2C">
        <w:rPr>
          <w:rFonts w:ascii="Fb Fontext" w:hAnsi="Fb Fontext"/>
          <w:sz w:val="32"/>
          <w:rtl/>
        </w:rPr>
        <w:t xml:space="preserve"> </w:t>
      </w:r>
      <w:r w:rsidR="00DD227F">
        <w:rPr>
          <w:rFonts w:ascii="Fb Fontext" w:hAnsi="Fb Fontext" w:hint="cs"/>
          <w:sz w:val="32"/>
          <w:rtl/>
        </w:rPr>
        <w:t xml:space="preserve">שנקרא לדין ומוציאין </w:t>
      </w:r>
      <w:r>
        <w:rPr>
          <w:rFonts w:ascii="Fb Fontext" w:hAnsi="Fb Fontext"/>
          <w:sz w:val="32"/>
          <w:rtl/>
        </w:rPr>
        <w:t>ממנו</w:t>
      </w:r>
      <w:r w:rsidRPr="00C35A2C">
        <w:rPr>
          <w:rFonts w:ascii="Fb Fontext" w:hAnsi="Fb Fontext"/>
          <w:sz w:val="32"/>
          <w:rtl/>
        </w:rPr>
        <w:t xml:space="preserve"> </w:t>
      </w:r>
      <w:r>
        <w:rPr>
          <w:rFonts w:ascii="Fb Fontext" w:hAnsi="Fb Fontext"/>
          <w:sz w:val="32"/>
          <w:rtl/>
        </w:rPr>
        <w:t>ממון</w:t>
      </w:r>
      <w:r w:rsidRPr="00C35A2C">
        <w:rPr>
          <w:rFonts w:ascii="Fb Fontext" w:hAnsi="Fb Fontext"/>
          <w:sz w:val="32"/>
          <w:rtl/>
        </w:rPr>
        <w:t xml:space="preserve"> בדין </w:t>
      </w:r>
      <w:r w:rsidR="00DD227F">
        <w:rPr>
          <w:rFonts w:ascii="Fb Fontext" w:hAnsi="Fb Fontext"/>
          <w:sz w:val="32"/>
          <w:rtl/>
        </w:rPr>
        <w:t>–</w:t>
      </w:r>
      <w:r w:rsidRPr="00C35A2C">
        <w:rPr>
          <w:rFonts w:ascii="Fb Fontext" w:hAnsi="Fb Fontext"/>
          <w:sz w:val="32"/>
          <w:rtl/>
        </w:rPr>
        <w:t xml:space="preserve"> </w:t>
      </w:r>
      <w:r w:rsidR="00DD227F">
        <w:rPr>
          <w:rFonts w:ascii="Fb Fontext" w:hAnsi="Fb Fontext" w:hint="cs"/>
          <w:sz w:val="32"/>
          <w:rtl/>
        </w:rPr>
        <w:t xml:space="preserve">אין שמו </w:t>
      </w:r>
      <w:r w:rsidRPr="00C35A2C">
        <w:rPr>
          <w:rFonts w:ascii="Fb Fontext" w:hAnsi="Fb Fontext"/>
          <w:sz w:val="32"/>
          <w:rtl/>
        </w:rPr>
        <w:t>דיין.</w:t>
      </w:r>
    </w:p>
    <w:p w14:paraId="16E6137B" w14:textId="6E20CBBA" w:rsidR="00DD227F" w:rsidRPr="00F05A40" w:rsidRDefault="00AC0AF5" w:rsidP="00F05A40">
      <w:pPr>
        <w:spacing w:after="60"/>
        <w:rPr>
          <w:rFonts w:ascii="Fb Fontext" w:hAnsi="Fb Fontext"/>
          <w:spacing w:val="-4"/>
          <w:rtl/>
        </w:rPr>
      </w:pPr>
      <w:r w:rsidRPr="00F05A40">
        <w:rPr>
          <w:rStyle w:val="affffe"/>
          <w:rtl/>
        </w:rPr>
        <w:t xml:space="preserve">כתבו </w:t>
      </w:r>
      <w:r w:rsidR="00F05A40">
        <w:rPr>
          <w:rStyle w:val="affffe"/>
          <w:rFonts w:hint="cs"/>
          <w:rtl/>
        </w:rPr>
        <w:t>כך</w:t>
      </w:r>
      <w:r w:rsidRPr="00F05A40">
        <w:rPr>
          <w:rStyle w:val="affffe"/>
          <w:rtl/>
        </w:rPr>
        <w:t xml:space="preserve">, </w:t>
      </w:r>
      <w:r w:rsidRPr="00F05A40">
        <w:rPr>
          <w:rStyle w:val="affffe"/>
          <w:rFonts w:hint="cs"/>
          <w:rtl/>
        </w:rPr>
        <w:t>ד</w:t>
      </w:r>
      <w:r w:rsidRPr="00F05A40">
        <w:rPr>
          <w:rStyle w:val="affffe"/>
          <w:rtl/>
        </w:rPr>
        <w:t>סאבי דיהודאי אמרי:</w:t>
      </w:r>
      <w:r w:rsidRPr="006765C4">
        <w:rPr>
          <w:rFonts w:ascii="Fb Fontext" w:hAnsi="Fb Fontext"/>
          <w:spacing w:val="-4"/>
          <w:rtl/>
        </w:rPr>
        <w:t xml:space="preserve"> כל דיין דמתקרי לדין ו</w:t>
      </w:r>
      <w:r w:rsidR="00F05A40">
        <w:rPr>
          <w:rFonts w:ascii="Fb Fontext" w:hAnsi="Fb Fontext" w:hint="cs"/>
          <w:spacing w:val="-4"/>
          <w:rtl/>
        </w:rPr>
        <w:t xml:space="preserve">מוציאין ממנו </w:t>
      </w:r>
      <w:r w:rsidRPr="006765C4">
        <w:rPr>
          <w:rFonts w:ascii="Fb Fontext" w:hAnsi="Fb Fontext"/>
          <w:spacing w:val="-4"/>
          <w:rtl/>
        </w:rPr>
        <w:t xml:space="preserve">ממון בדין </w:t>
      </w:r>
      <w:r w:rsidR="00F05A40">
        <w:rPr>
          <w:rFonts w:ascii="Fb Fontext" w:hAnsi="Fb Fontext"/>
          <w:spacing w:val="-4"/>
          <w:rtl/>
        </w:rPr>
        <w:t>–</w:t>
      </w:r>
      <w:r w:rsidRPr="006765C4">
        <w:rPr>
          <w:rFonts w:ascii="Fb Fontext" w:hAnsi="Fb Fontext"/>
          <w:spacing w:val="-4"/>
          <w:rtl/>
        </w:rPr>
        <w:t xml:space="preserve"> </w:t>
      </w:r>
      <w:r w:rsidR="00F05A40">
        <w:rPr>
          <w:rFonts w:ascii="Fb Fontext" w:hAnsi="Fb Fontext" w:hint="cs"/>
          <w:spacing w:val="-4"/>
          <w:rtl/>
        </w:rPr>
        <w:t>אין שמו דיין</w:t>
      </w:r>
      <w:r w:rsidRPr="006765C4">
        <w:rPr>
          <w:rFonts w:ascii="Fb Fontext" w:hAnsi="Fb Fontext"/>
          <w:spacing w:val="-4"/>
          <w:rtl/>
        </w:rPr>
        <w:t>.</w:t>
      </w:r>
    </w:p>
    <w:p w14:paraId="77DB36DE" w14:textId="77777777" w:rsidR="00F05A40" w:rsidRPr="00F05A40" w:rsidRDefault="00AC0AF5" w:rsidP="00F05A40">
      <w:pPr>
        <w:pStyle w:val="36"/>
        <w:framePr w:wrap="notBeside"/>
        <w:rPr>
          <w:rtl/>
        </w:rPr>
      </w:pPr>
      <w:r w:rsidRPr="00F05A40">
        <w:rPr>
          <w:rtl/>
        </w:rPr>
        <w:t>•</w:t>
      </w:r>
    </w:p>
    <w:p w14:paraId="1968AAD9" w14:textId="60CC9A7B" w:rsidR="00AC0AF5" w:rsidRDefault="00AC0AF5" w:rsidP="00AC0AF5">
      <w:pPr>
        <w:rPr>
          <w:rFonts w:ascii="Fb Fontext" w:hAnsi="Fb Fontext"/>
          <w:sz w:val="32"/>
          <w:rtl/>
        </w:rPr>
      </w:pPr>
      <w:r w:rsidRPr="00DD227F">
        <w:rPr>
          <w:rStyle w:val="affffe"/>
          <w:rFonts w:hint="cs"/>
          <w:rtl/>
        </w:rPr>
        <w:t>ראה שכתב</w:t>
      </w:r>
      <w:r w:rsidRPr="00DD227F">
        <w:rPr>
          <w:rStyle w:val="affffe"/>
          <w:rtl/>
        </w:rPr>
        <w:t>:</w:t>
      </w:r>
      <w:r w:rsidRPr="00C35A2C">
        <w:rPr>
          <w:rFonts w:ascii="Fb Fontext" w:hAnsi="Fb Fontext"/>
          <w:sz w:val="32"/>
          <w:rtl/>
        </w:rPr>
        <w:t xml:space="preserve"> בראש כל </w:t>
      </w:r>
      <w:r w:rsidRPr="00C35A2C">
        <w:rPr>
          <w:rFonts w:ascii="Fb Fontext" w:hAnsi="Fb Fontext" w:hint="cs"/>
          <w:sz w:val="32"/>
          <w:rtl/>
        </w:rPr>
        <w:t xml:space="preserve">מיתות </w:t>
      </w:r>
      <w:r w:rsidRPr="00C35A2C">
        <w:rPr>
          <w:rFonts w:ascii="Fb Fontext" w:hAnsi="Fb Fontext"/>
          <w:sz w:val="32"/>
          <w:rtl/>
        </w:rPr>
        <w:t>–</w:t>
      </w:r>
      <w:r w:rsidRPr="00C35A2C">
        <w:rPr>
          <w:rFonts w:ascii="Fb Fontext" w:hAnsi="Fb Fontext" w:hint="cs"/>
          <w:sz w:val="32"/>
          <w:rtl/>
        </w:rPr>
        <w:t xml:space="preserve">דם בראש כל חיים </w:t>
      </w:r>
      <w:r w:rsidRPr="00C35A2C">
        <w:rPr>
          <w:rFonts w:ascii="Fb Fontext" w:hAnsi="Fb Fontext"/>
          <w:sz w:val="32"/>
          <w:rtl/>
        </w:rPr>
        <w:t>–</w:t>
      </w:r>
      <w:r w:rsidRPr="00C35A2C">
        <w:rPr>
          <w:rFonts w:ascii="Fb Fontext" w:hAnsi="Fb Fontext" w:hint="cs"/>
          <w:sz w:val="32"/>
          <w:rtl/>
        </w:rPr>
        <w:t xml:space="preserve"> יין</w:t>
      </w:r>
    </w:p>
    <w:p w14:paraId="49B95356" w14:textId="77777777" w:rsidR="00DD227F" w:rsidRDefault="00AC0AF5" w:rsidP="00AC0AF5">
      <w:pPr>
        <w:rPr>
          <w:rFonts w:ascii="Fb Fontext" w:hAnsi="Fb Fontext"/>
          <w:spacing w:val="-2"/>
          <w:rtl/>
        </w:rPr>
      </w:pPr>
      <w:r w:rsidRPr="006765C4">
        <w:rPr>
          <w:rFonts w:ascii="Fb Fontext" w:hAnsi="Fb Fontext" w:hint="cs"/>
          <w:spacing w:val="-2"/>
          <w:rtl/>
        </w:rPr>
        <w:t>שאלם דא</w:t>
      </w:r>
      <w:r w:rsidRPr="006765C4">
        <w:rPr>
          <w:rFonts w:ascii="Fb Fontext" w:hAnsi="Fb Fontext"/>
          <w:spacing w:val="-2"/>
          <w:rtl/>
        </w:rPr>
        <w:t>"</w:t>
      </w:r>
      <w:r w:rsidRPr="006765C4">
        <w:rPr>
          <w:rFonts w:ascii="Fb Fontext" w:hAnsi="Fb Fontext" w:hint="cs"/>
          <w:spacing w:val="-2"/>
          <w:rtl/>
        </w:rPr>
        <w:t xml:space="preserve">כ הנופל מגג או מדקל ומת </w:t>
      </w:r>
      <w:r w:rsidRPr="006765C4">
        <w:rPr>
          <w:rFonts w:ascii="Fb Fontext" w:hAnsi="Fb Fontext"/>
          <w:spacing w:val="-2"/>
          <w:rtl/>
        </w:rPr>
        <w:t>–</w:t>
      </w:r>
      <w:r w:rsidRPr="006765C4">
        <w:rPr>
          <w:rFonts w:ascii="Fb Fontext" w:hAnsi="Fb Fontext" w:hint="cs"/>
          <w:spacing w:val="-2"/>
          <w:rtl/>
        </w:rPr>
        <w:t xml:space="preserve"> דמו הרגו? </w:t>
      </w:r>
    </w:p>
    <w:p w14:paraId="5F6EFCDB" w14:textId="203C709F" w:rsidR="00AC0AF5" w:rsidRPr="006765C4" w:rsidRDefault="00AC0AF5" w:rsidP="00AC0AF5">
      <w:pPr>
        <w:rPr>
          <w:rFonts w:ascii="Fb Fontext" w:hAnsi="Fb Fontext"/>
          <w:spacing w:val="-2"/>
          <w:rtl/>
        </w:rPr>
      </w:pPr>
      <w:r w:rsidRPr="00DD227F">
        <w:rPr>
          <w:rStyle w:val="affffe"/>
          <w:rFonts w:hint="cs"/>
          <w:rtl/>
        </w:rPr>
        <w:t>ועוד</w:t>
      </w:r>
      <w:r w:rsidRPr="006765C4">
        <w:rPr>
          <w:rFonts w:ascii="Fb Fontext" w:hAnsi="Fb Fontext" w:hint="cs"/>
          <w:spacing w:val="-2"/>
          <w:rtl/>
        </w:rPr>
        <w:t xml:space="preserve"> דההולך למות משקים אותו יין וחיה?</w:t>
      </w:r>
    </w:p>
    <w:p w14:paraId="0D6FADE6" w14:textId="50ED2BE7" w:rsidR="00DD227F" w:rsidRPr="00DD227F" w:rsidRDefault="00AC0AF5" w:rsidP="00DD227F">
      <w:pPr>
        <w:pStyle w:val="36"/>
        <w:framePr w:wrap="notBeside"/>
        <w:rPr>
          <w:rtl/>
        </w:rPr>
      </w:pPr>
      <w:r w:rsidRPr="00DD227F">
        <w:rPr>
          <w:rtl/>
        </w:rPr>
        <w:t>•</w:t>
      </w:r>
      <w:r w:rsidRPr="00DD227F">
        <w:rPr>
          <w:rFonts w:hint="cs"/>
          <w:rtl/>
        </w:rPr>
        <w:t xml:space="preserve"> </w:t>
      </w:r>
      <w:r w:rsidRPr="00DD227F">
        <w:rPr>
          <w:rtl/>
        </w:rPr>
        <w:t xml:space="preserve">אלא </w:t>
      </w:r>
      <w:r w:rsidRPr="00DD227F">
        <w:rPr>
          <w:rFonts w:hint="cs"/>
          <w:rtl/>
        </w:rPr>
        <w:t>כ</w:t>
      </w:r>
      <w:r w:rsidR="00DD227F">
        <w:rPr>
          <w:rFonts w:hint="cs"/>
          <w:rtl/>
        </w:rPr>
        <w:t>"צ</w:t>
      </w:r>
      <w:r w:rsidRPr="00DD227F">
        <w:rPr>
          <w:rFonts w:hint="cs"/>
          <w:rtl/>
        </w:rPr>
        <w:t xml:space="preserve"> </w:t>
      </w:r>
    </w:p>
    <w:p w14:paraId="3FE735F9" w14:textId="3C5B1634" w:rsidR="00AC0AF5" w:rsidRPr="00C35A2C" w:rsidRDefault="00AC0AF5" w:rsidP="00AC0AF5">
      <w:pPr>
        <w:rPr>
          <w:rtl/>
        </w:rPr>
      </w:pPr>
      <w:r w:rsidRPr="00C35A2C">
        <w:rPr>
          <w:rFonts w:hint="cs"/>
          <w:rtl/>
        </w:rPr>
        <w:t>לכתוב ד</w:t>
      </w:r>
      <w:r w:rsidRPr="00F10693">
        <w:rPr>
          <w:rFonts w:hint="cs"/>
          <w:rtl/>
        </w:rPr>
        <w:t>'</w:t>
      </w:r>
      <w:r w:rsidRPr="00F10693">
        <w:rPr>
          <w:rtl/>
        </w:rPr>
        <w:t>ב</w:t>
      </w:r>
      <w:r w:rsidRPr="00C35A2C">
        <w:rPr>
          <w:rtl/>
        </w:rPr>
        <w:t>ראש כל מרעין אנא דם, בראש כל אסוון אנא חמר.</w:t>
      </w:r>
    </w:p>
    <w:p w14:paraId="5A257E09" w14:textId="572AD889" w:rsidR="00AC0AF5" w:rsidRDefault="00AC0AF5" w:rsidP="00DD227F">
      <w:pPr>
        <w:rPr>
          <w:rFonts w:ascii="Fb Fontext" w:hAnsi="Fb Fontext"/>
          <w:sz w:val="32"/>
          <w:rtl/>
        </w:rPr>
      </w:pPr>
      <w:r w:rsidRPr="00F05A40">
        <w:rPr>
          <w:rStyle w:val="affffe"/>
          <w:rFonts w:hint="cs"/>
          <w:rtl/>
        </w:rPr>
        <w:t xml:space="preserve">לכן כתבו דסאבי דיהודאי </w:t>
      </w:r>
      <w:r w:rsidRPr="00F05A40">
        <w:rPr>
          <w:rStyle w:val="affffe"/>
          <w:rtl/>
        </w:rPr>
        <w:t>אמרי:</w:t>
      </w:r>
      <w:r w:rsidRPr="00C35A2C">
        <w:rPr>
          <w:rFonts w:ascii="Fb Fontext" w:hAnsi="Fb Fontext"/>
          <w:sz w:val="32"/>
          <w:rtl/>
        </w:rPr>
        <w:t xml:space="preserve"> בראש כל מרעין אנא דם, בראש כל אסוון אנא חמר,</w:t>
      </w:r>
      <w:r w:rsidR="00DD227F">
        <w:rPr>
          <w:rFonts w:ascii="Fb Fontext" w:hAnsi="Fb Fontext" w:hint="cs"/>
          <w:sz w:val="32"/>
          <w:rtl/>
        </w:rPr>
        <w:t xml:space="preserve"> </w:t>
      </w:r>
      <w:r w:rsidRPr="00C35A2C">
        <w:rPr>
          <w:rFonts w:ascii="Fb Fontext" w:hAnsi="Fb Fontext" w:hint="cs"/>
          <w:sz w:val="32"/>
          <w:rtl/>
        </w:rPr>
        <w:t>ובמקום שאין יין צריכין לסממנין</w:t>
      </w:r>
    </w:p>
    <w:p w14:paraId="7953482D" w14:textId="77777777" w:rsidR="00DD227F" w:rsidRPr="00DD227F" w:rsidRDefault="00AC0AF5" w:rsidP="00DD227F">
      <w:pPr>
        <w:pStyle w:val="36"/>
        <w:framePr w:wrap="notBeside"/>
        <w:rPr>
          <w:rtl/>
        </w:rPr>
      </w:pPr>
      <w:r w:rsidRPr="00DD227F">
        <w:rPr>
          <w:rtl/>
        </w:rPr>
        <w:t>•</w:t>
      </w:r>
      <w:r w:rsidRPr="00DD227F">
        <w:rPr>
          <w:rFonts w:hint="cs"/>
          <w:rtl/>
        </w:rPr>
        <w:t xml:space="preserve"> </w:t>
      </w:r>
      <w:r w:rsidRPr="00DD227F">
        <w:rPr>
          <w:rtl/>
        </w:rPr>
        <w:t>כתיב</w:t>
      </w:r>
    </w:p>
    <w:p w14:paraId="6B610CBD" w14:textId="603718E9" w:rsidR="00AC0AF5" w:rsidRPr="00C35A2C" w:rsidRDefault="00AC0AF5" w:rsidP="00AC0AF5">
      <w:pPr>
        <w:rPr>
          <w:rFonts w:ascii="Fb Fontext" w:hAnsi="Fb Fontext"/>
          <w:rtl/>
        </w:rPr>
      </w:pPr>
      <w:r w:rsidRPr="00A37D80">
        <w:rPr>
          <w:rStyle w:val="affffe"/>
          <w:rtl/>
        </w:rPr>
        <w:t xml:space="preserve">אפיתחא דקפוטקיא: </w:t>
      </w:r>
      <w:r w:rsidRPr="00C35A2C">
        <w:rPr>
          <w:rFonts w:ascii="Fb Fontext" w:hAnsi="Fb Fontext"/>
          <w:sz w:val="32"/>
          <w:rtl/>
        </w:rPr>
        <w:t>אנפק, אנבג, אנטל</w:t>
      </w:r>
      <w:r w:rsidRPr="00C35A2C">
        <w:rPr>
          <w:rFonts w:ascii="Fb Fontext" w:hAnsi="Fb Fontext" w:hint="cs"/>
          <w:sz w:val="32"/>
          <w:rtl/>
        </w:rPr>
        <w:t>-</w:t>
      </w:r>
      <w:r w:rsidRPr="00C35A2C">
        <w:rPr>
          <w:rFonts w:ascii="Fb Fontext" w:hAnsi="Fb Fontext"/>
          <w:sz w:val="32"/>
          <w:rtl/>
        </w:rPr>
        <w:t xml:space="preserve"> זהו רביעית של תורה.</w:t>
      </w:r>
      <w:r w:rsidRPr="00C35A2C">
        <w:rPr>
          <w:rFonts w:ascii="Fb Fontext" w:hAnsi="Fb Fontext" w:hint="cs"/>
          <w:sz w:val="32"/>
          <w:rtl/>
        </w:rPr>
        <w:t xml:space="preserve"> </w:t>
      </w:r>
      <w:r w:rsidRPr="00A37D80">
        <w:rPr>
          <w:rStyle w:val="afffff0"/>
          <w:rFonts w:hint="cs"/>
          <w:rtl/>
        </w:rPr>
        <w:t>[רביעית הלוג]</w:t>
      </w:r>
    </w:p>
    <w:p w14:paraId="053296F7" w14:textId="671AE0F7" w:rsidR="00AC0AF5" w:rsidRPr="001B450D" w:rsidRDefault="00F05A40" w:rsidP="00AC0AF5">
      <w:pPr>
        <w:pStyle w:val="aff9"/>
        <w:rPr>
          <w:rtl/>
        </w:rPr>
      </w:pPr>
      <w:r>
        <w:rPr>
          <w:rFonts w:hint="cs"/>
          <w:rtl/>
        </w:rPr>
        <w:t>חזקת תשמישין</w:t>
      </w:r>
    </w:p>
    <w:p w14:paraId="00D62F37" w14:textId="77777777" w:rsidR="00AC0AF5" w:rsidRPr="00F05A40" w:rsidRDefault="00AC0AF5" w:rsidP="00F05A40">
      <w:pPr>
        <w:pStyle w:val="affffb"/>
        <w:framePr w:wrap="around"/>
        <w:rPr>
          <w:szCs w:val="16"/>
          <w:rtl/>
        </w:rPr>
      </w:pPr>
      <w:del w:id="20262" w:author="קלוד" w:date="2026-10-06T10:07:33Z">
        <w:r>
          <w:rPr>
            <w:szCs w:val="16"/>
            <w:rtl/>
          </w:rPr>
          <w:delText xml:space="preserve">מתני'.</w:delText>
        </w:r>
      </w:del>
      <w:ins w:id="20263" w:author="קלוד" w:date="2026-10-06T10:07:33Z">
        <w:r>
          <w:rPr>
            <w:szCs w:val="16"/>
            <w:rtl/>
          </w:rPr>
          <w:t xml:space="preserve">משנה ו</w:t>
        </w:r>
      </w:ins>
    </w:p>
    <w:p w14:paraId="33DE0E46" w14:textId="77777777" w:rsidR="00AC0AF5" w:rsidRPr="00C35A2C" w:rsidRDefault="00AC0AF5" w:rsidP="00DB3591">
      <w:pPr>
        <w:pStyle w:val="afff3"/>
        <w:rPr>
          <w:rtl/>
        </w:rPr>
      </w:pPr>
      <w:r w:rsidRPr="00C35A2C">
        <w:rPr>
          <w:rtl/>
        </w:rPr>
        <w:t>המרזב אין לו חזקה, ויש למקומו חזקה.</w:t>
      </w:r>
    </w:p>
    <w:p w14:paraId="68D65D3C" w14:textId="77777777" w:rsidR="00AC0AF5" w:rsidRPr="00C35A2C" w:rsidRDefault="00AC0AF5" w:rsidP="00DB3591">
      <w:pPr>
        <w:pStyle w:val="afff3"/>
        <w:rPr>
          <w:rtl/>
        </w:rPr>
      </w:pPr>
      <w:r w:rsidRPr="00C35A2C">
        <w:rPr>
          <w:rtl/>
        </w:rPr>
        <w:t>המזחילה יש לה חזקה.</w:t>
      </w:r>
    </w:p>
    <w:p w14:paraId="02C3A8EB" w14:textId="77777777" w:rsidR="00AC0AF5" w:rsidRPr="00C35A2C" w:rsidRDefault="00AC0AF5" w:rsidP="00DB3591">
      <w:pPr>
        <w:pStyle w:val="afff3"/>
        <w:rPr>
          <w:rtl/>
        </w:rPr>
      </w:pPr>
      <w:r w:rsidRPr="00C35A2C">
        <w:rPr>
          <w:rtl/>
        </w:rPr>
        <w:t>סולם המצרי אין לו חזקה, ולצורי - יש לו חזקה.</w:t>
      </w:r>
    </w:p>
    <w:p w14:paraId="27340090" w14:textId="77777777" w:rsidR="00AC0AF5" w:rsidRPr="00C35A2C" w:rsidRDefault="00AC0AF5" w:rsidP="00DB3591">
      <w:pPr>
        <w:pStyle w:val="afff3"/>
        <w:rPr>
          <w:rtl/>
        </w:rPr>
      </w:pPr>
      <w:r w:rsidRPr="00C35A2C">
        <w:rPr>
          <w:rtl/>
        </w:rPr>
        <w:t>חלון המצרית אין לה חזקה, ולצורית - יש לה חזקה.</w:t>
      </w:r>
    </w:p>
    <w:p w14:paraId="110648D8" w14:textId="77777777" w:rsidR="00AC0AF5" w:rsidRDefault="00AC0AF5" w:rsidP="00DB3591">
      <w:pPr>
        <w:pStyle w:val="afff3"/>
        <w:rPr>
          <w:rtl/>
        </w:rPr>
      </w:pPr>
      <w:r w:rsidRPr="00C35A2C">
        <w:rPr>
          <w:rtl/>
        </w:rPr>
        <w:t>איזו היא חלון המצרית? כל שאין ראשו של אדם יכול ליכנס לתוכה.</w:t>
      </w:r>
    </w:p>
    <w:p w14:paraId="3925373F" w14:textId="77777777" w:rsidR="00AC0AF5" w:rsidRPr="00C35A2C" w:rsidRDefault="00AC0AF5" w:rsidP="00DB3591">
      <w:pPr>
        <w:pStyle w:val="afff3"/>
        <w:rPr>
          <w:rtl/>
        </w:rPr>
      </w:pPr>
      <w:r w:rsidRPr="00F05A40">
        <w:rPr>
          <w:rStyle w:val="TanaimMishna"/>
          <w:rtl/>
          <w:rPrChange w:id="20038" w:author="קלוד" w:date="2026-10-06T10:07:33Z">
            <w:rPr>
              <w:rStyle w:val="affffe"/>
              <w:rtl/>
            </w:rPr>
          </w:rPrChange>
        </w:rPr>
        <w:t>ר"</w:t>
      </w:r>
      <w:r w:rsidRPr="00F05A40">
        <w:rPr>
          <w:rStyle w:val="TanaimMishna"/>
          <w:rFonts w:hint="cs"/>
          <w:rtl/>
          <w:rPrChange w:id="20039" w:author="קלוד" w:date="2026-10-06T10:07:33Z">
            <w:rPr>
              <w:rStyle w:val="affffe"/>
              <w:rFonts w:hint="cs"/>
              <w:rtl/>
            </w:rPr>
          </w:rPrChange>
        </w:rPr>
        <w:t>י</w:t>
      </w:r>
      <w:r w:rsidRPr="00F05A40">
        <w:rPr>
          <w:rStyle w:val="TanaimMishna"/>
          <w:rtl/>
          <w:rPrChange w:id="20040" w:author="קלוד" w:date="2026-10-06T10:07:33Z">
            <w:rPr>
              <w:rStyle w:val="affffe"/>
              <w:rtl/>
            </w:rPr>
          </w:rPrChange>
        </w:rPr>
        <w:t xml:space="preserve"> אומר:</w:t>
      </w:r>
      <w:r w:rsidRPr="00C35A2C">
        <w:rPr>
          <w:rtl/>
        </w:rPr>
        <w:t xml:space="preserve"> אם יש לה מלבן, אע"פ שאין ראשו של אדם יכול ליכנס לתוכה - הרי זו חזקה.</w:t>
      </w:r>
    </w:p>
    <w:p w14:paraId="64F0C2A1" w14:textId="77777777" w:rsidR="00F05A40" w:rsidRDefault="00AC0AF5" w:rsidP="00AC0AF5">
      <w:pPr>
        <w:rPr>
          <w:rFonts w:ascii="Fb Fontext" w:hAnsi="Fb Fontext"/>
          <w:sz w:val="32"/>
          <w:rtl/>
        </w:rPr>
      </w:pPr>
      <w:r w:rsidRPr="00C35A2C">
        <w:rPr>
          <w:rStyle w:val="afff8"/>
          <w:rFonts w:hint="cs"/>
          <w:rtl/>
        </w:rPr>
        <w:lastRenderedPageBreak/>
        <w:t>המרזב</w:t>
      </w:r>
      <w:r w:rsidRPr="00C35A2C">
        <w:rPr>
          <w:rFonts w:ascii="Fb Fontext" w:hAnsi="Fb Fontext" w:hint="cs"/>
          <w:sz w:val="32"/>
          <w:rtl/>
        </w:rPr>
        <w:t xml:space="preserve">  </w:t>
      </w:r>
    </w:p>
    <w:p w14:paraId="678EC494" w14:textId="77777777" w:rsidR="00F05A40" w:rsidRPr="00F05A40" w:rsidRDefault="00AC0AF5" w:rsidP="00F05A40">
      <w:pPr>
        <w:pStyle w:val="36"/>
        <w:framePr w:wrap="notBeside"/>
        <w:rPr>
          <w:rtl/>
        </w:rPr>
      </w:pPr>
      <w:r w:rsidRPr="00F05A40">
        <w:rPr>
          <w:rFonts w:hint="cs"/>
          <w:rtl/>
        </w:rPr>
        <w:t>ריא</w:t>
      </w:r>
      <w:r w:rsidRPr="00F05A40">
        <w:rPr>
          <w:rtl/>
        </w:rPr>
        <w:t>"</w:t>
      </w:r>
      <w:r w:rsidRPr="00F05A40">
        <w:rPr>
          <w:rFonts w:hint="cs"/>
          <w:rtl/>
        </w:rPr>
        <w:t>ש:</w:t>
      </w:r>
    </w:p>
    <w:p w14:paraId="237DD1D2" w14:textId="28227652" w:rsidR="00AC0AF5" w:rsidRPr="00C35A2C" w:rsidRDefault="00AC0AF5" w:rsidP="00AC0AF5">
      <w:pPr>
        <w:rPr>
          <w:rFonts w:ascii="Fb Fontext" w:hAnsi="Fb Fontext"/>
          <w:rtl/>
        </w:rPr>
      </w:pPr>
      <w:r w:rsidRPr="00C35A2C">
        <w:rPr>
          <w:rFonts w:ascii="Fb Fontext" w:hAnsi="Fb Fontext"/>
          <w:sz w:val="32"/>
          <w:rtl/>
        </w:rPr>
        <w:t>מרזב אין לו חזקה - מרוח אחת, ויש למקומו חזקה - משתי רוחות.</w:t>
      </w:r>
    </w:p>
    <w:p w14:paraId="0FCAC05F" w14:textId="77777777" w:rsidR="00F05A40" w:rsidRPr="00F05A40" w:rsidRDefault="00AC0AF5" w:rsidP="00F05A40">
      <w:pPr>
        <w:pStyle w:val="36"/>
        <w:framePr w:wrap="notBeside"/>
        <w:rPr>
          <w:rtl/>
        </w:rPr>
      </w:pPr>
      <w:r w:rsidRPr="00F05A40">
        <w:rPr>
          <w:rtl/>
        </w:rPr>
        <w:t>ר"</w:t>
      </w:r>
      <w:r w:rsidRPr="00F05A40">
        <w:rPr>
          <w:rFonts w:hint="cs"/>
          <w:rtl/>
        </w:rPr>
        <w:t>ח</w:t>
      </w:r>
      <w:r w:rsidRPr="00F05A40">
        <w:rPr>
          <w:rtl/>
        </w:rPr>
        <w:t>:</w:t>
      </w:r>
    </w:p>
    <w:p w14:paraId="469F097D" w14:textId="77777777" w:rsidR="00F05A40" w:rsidRDefault="00AC0AF5" w:rsidP="00AC0AF5">
      <w:pPr>
        <w:rPr>
          <w:rFonts w:ascii="Fb Fontext" w:hAnsi="Fb Fontext"/>
          <w:rtl/>
        </w:rPr>
      </w:pPr>
      <w:r w:rsidRPr="00C35A2C">
        <w:rPr>
          <w:rFonts w:ascii="Fb Fontext" w:hAnsi="Fb Fontext"/>
          <w:rtl/>
        </w:rPr>
        <w:t xml:space="preserve">המרזב אין לו חזקה - שאם היה ארוך מקצרו, </w:t>
      </w:r>
    </w:p>
    <w:p w14:paraId="2CE72607" w14:textId="367F2444" w:rsidR="00AC0AF5" w:rsidRPr="00C35A2C" w:rsidRDefault="00AC0AF5" w:rsidP="00AC0AF5">
      <w:pPr>
        <w:rPr>
          <w:rFonts w:ascii="Fb Fontext" w:hAnsi="Fb Fontext"/>
          <w:rtl/>
        </w:rPr>
      </w:pPr>
      <w:r w:rsidRPr="00C35A2C">
        <w:rPr>
          <w:rFonts w:ascii="Fb Fontext" w:hAnsi="Fb Fontext"/>
          <w:rtl/>
        </w:rPr>
        <w:t>ויש למקומו חזקה - שאם בא לעוקרו אינו עוקרו.</w:t>
      </w:r>
    </w:p>
    <w:p w14:paraId="07CAF761" w14:textId="77777777" w:rsidR="00F05A40" w:rsidRPr="00F05A40" w:rsidRDefault="00AC0AF5" w:rsidP="00F05A40">
      <w:pPr>
        <w:pStyle w:val="36"/>
        <w:framePr w:wrap="notBeside"/>
        <w:rPr>
          <w:rtl/>
        </w:rPr>
      </w:pPr>
      <w:r w:rsidRPr="00F05A40">
        <w:rPr>
          <w:rtl/>
        </w:rPr>
        <w:t>ר</w:t>
      </w:r>
      <w:r w:rsidRPr="00F05A40">
        <w:rPr>
          <w:rFonts w:hint="cs"/>
          <w:rtl/>
        </w:rPr>
        <w:t>יב</w:t>
      </w:r>
      <w:r w:rsidRPr="00F05A40">
        <w:rPr>
          <w:rtl/>
        </w:rPr>
        <w:t>"</w:t>
      </w:r>
      <w:r w:rsidRPr="00F05A40">
        <w:rPr>
          <w:rFonts w:hint="cs"/>
          <w:rtl/>
        </w:rPr>
        <w:t>א</w:t>
      </w:r>
      <w:r w:rsidRPr="00F05A40">
        <w:rPr>
          <w:rtl/>
        </w:rPr>
        <w:t>:</w:t>
      </w:r>
    </w:p>
    <w:p w14:paraId="292A42D3" w14:textId="77777777" w:rsidR="00F05A40" w:rsidRDefault="00AC0AF5" w:rsidP="00AC0AF5">
      <w:pPr>
        <w:rPr>
          <w:rFonts w:ascii="Fb Fontext" w:hAnsi="Fb Fontext"/>
          <w:rtl/>
        </w:rPr>
      </w:pPr>
      <w:r w:rsidRPr="00C35A2C">
        <w:rPr>
          <w:rFonts w:ascii="Fb Fontext" w:hAnsi="Fb Fontext"/>
          <w:rtl/>
        </w:rPr>
        <w:t xml:space="preserve">מרזב אין לו חזקה - שאם רוצה לבנות תחתיו בונה, </w:t>
      </w:r>
    </w:p>
    <w:p w14:paraId="3AAAB1FC" w14:textId="7CD24191" w:rsidR="00AC0AF5" w:rsidRPr="00C35A2C" w:rsidRDefault="00AC0AF5" w:rsidP="00F05A40">
      <w:pPr>
        <w:spacing w:after="60"/>
        <w:rPr>
          <w:rFonts w:ascii="Fb Fontext" w:hAnsi="Fb Fontext" w:cs="Guttman Vilna"/>
          <w:b/>
          <w:bCs/>
          <w:rtl/>
        </w:rPr>
      </w:pPr>
      <w:r w:rsidRPr="00C35A2C">
        <w:rPr>
          <w:rFonts w:ascii="Fb Fontext" w:hAnsi="Fb Fontext"/>
          <w:rtl/>
        </w:rPr>
        <w:t>ויש למקומו חזקה - שאם בא לעוקרו אינו עוקרו.</w:t>
      </w:r>
    </w:p>
    <w:p w14:paraId="417AE969" w14:textId="77777777" w:rsidR="00AC0AF5" w:rsidRPr="00C35A2C" w:rsidRDefault="00AC0AF5" w:rsidP="00982F98">
      <w:pPr>
        <w:pStyle w:val="affe"/>
        <w:framePr w:wrap="around"/>
        <w:rPr>
          <w:rtl/>
        </w:rPr>
      </w:pPr>
      <w:r w:rsidRPr="00C35A2C">
        <w:rPr>
          <w:rtl/>
        </w:rPr>
        <w:t>נט.</w:t>
      </w:r>
    </w:p>
    <w:p w14:paraId="46A96A61" w14:textId="77777777" w:rsidR="00F05A40" w:rsidRPr="00F05A40" w:rsidRDefault="00AC0AF5" w:rsidP="00F05A40">
      <w:pPr>
        <w:pStyle w:val="36"/>
        <w:framePr w:wrap="notBeside"/>
        <w:rPr>
          <w:rtl/>
        </w:rPr>
      </w:pPr>
      <w:r w:rsidRPr="00F05A40">
        <w:rPr>
          <w:rtl/>
        </w:rPr>
        <w:t>תנן:</w:t>
      </w:r>
    </w:p>
    <w:p w14:paraId="23594B52" w14:textId="2EB1919A" w:rsidR="00AC0AF5" w:rsidRDefault="00AC0AF5" w:rsidP="00AC0AF5">
      <w:pPr>
        <w:rPr>
          <w:rFonts w:ascii="Fb Fontext" w:hAnsi="Fb Fontext"/>
          <w:sz w:val="32"/>
          <w:rtl/>
        </w:rPr>
      </w:pPr>
      <w:r w:rsidRPr="00C35A2C">
        <w:rPr>
          <w:rFonts w:ascii="Fb Fontext" w:hAnsi="Fb Fontext"/>
          <w:sz w:val="32"/>
          <w:rtl/>
        </w:rPr>
        <w:t xml:space="preserve">המזחילה יש לה חזקה. </w:t>
      </w:r>
      <w:r w:rsidRPr="00C35A2C">
        <w:rPr>
          <w:rFonts w:ascii="Fb Fontext" w:hAnsi="Fb Fontext" w:hint="cs"/>
          <w:sz w:val="32"/>
          <w:rtl/>
        </w:rPr>
        <w:t>למ</w:t>
      </w:r>
      <w:r w:rsidRPr="00C35A2C">
        <w:rPr>
          <w:rFonts w:ascii="Fb Fontext" w:hAnsi="Fb Fontext"/>
          <w:sz w:val="32"/>
          <w:rtl/>
        </w:rPr>
        <w:t>"</w:t>
      </w:r>
      <w:r w:rsidRPr="00C35A2C">
        <w:rPr>
          <w:rFonts w:ascii="Fb Fontext" w:hAnsi="Fb Fontext" w:hint="cs"/>
          <w:sz w:val="32"/>
          <w:rtl/>
        </w:rPr>
        <w:t xml:space="preserve">ד </w:t>
      </w:r>
      <w:r w:rsidRPr="00C35A2C">
        <w:rPr>
          <w:rFonts w:ascii="Fb Fontext" w:hAnsi="Fb Fontext"/>
          <w:sz w:val="32"/>
          <w:rtl/>
        </w:rPr>
        <w:t>הנך תרתי - שפיר,</w:t>
      </w:r>
    </w:p>
    <w:p w14:paraId="33AB4B07" w14:textId="5D6CF9DB" w:rsidR="00AC0AF5" w:rsidRDefault="00AC0AF5" w:rsidP="00AC0AF5">
      <w:pPr>
        <w:rPr>
          <w:rFonts w:ascii="Fb Fontext" w:hAnsi="Fb Fontext"/>
          <w:rtl/>
        </w:rPr>
      </w:pPr>
      <w:r w:rsidRPr="00F05A40">
        <w:rPr>
          <w:rStyle w:val="affffe"/>
          <w:rFonts w:hint="cs"/>
          <w:rtl/>
        </w:rPr>
        <w:t>ולמ</w:t>
      </w:r>
      <w:r w:rsidRPr="00F05A40">
        <w:rPr>
          <w:rStyle w:val="affffe"/>
          <w:rtl/>
        </w:rPr>
        <w:t>"</w:t>
      </w:r>
      <w:r w:rsidRPr="00F05A40">
        <w:rPr>
          <w:rStyle w:val="affffe"/>
          <w:rFonts w:hint="cs"/>
          <w:rtl/>
        </w:rPr>
        <w:t>ד</w:t>
      </w:r>
      <w:r w:rsidR="00F05A40">
        <w:rPr>
          <w:rStyle w:val="affffe"/>
          <w:rFonts w:hint="cs"/>
          <w:rtl/>
        </w:rPr>
        <w:t>:</w:t>
      </w:r>
      <w:r w:rsidRPr="00C35A2C">
        <w:rPr>
          <w:rFonts w:ascii="Fb Fontext" w:hAnsi="Fb Fontext" w:hint="cs"/>
          <w:rtl/>
        </w:rPr>
        <w:t xml:space="preserve"> </w:t>
      </w:r>
      <w:r w:rsidRPr="00C35A2C">
        <w:rPr>
          <w:rFonts w:ascii="Fb Fontext" w:hAnsi="Fb Fontext"/>
          <w:rtl/>
        </w:rPr>
        <w:t xml:space="preserve">שאם רצה לבנות תחתיו בונה, </w:t>
      </w:r>
      <w:r w:rsidRPr="00C35A2C">
        <w:rPr>
          <w:rFonts w:ascii="Fb Fontext" w:hAnsi="Fb Fontext" w:hint="cs"/>
          <w:rtl/>
        </w:rPr>
        <w:t xml:space="preserve">מיירי </w:t>
      </w:r>
      <w:r w:rsidRPr="00C35A2C">
        <w:rPr>
          <w:rFonts w:ascii="Fb Fontext" w:hAnsi="Fb Fontext"/>
          <w:rtl/>
        </w:rPr>
        <w:t>במזחילה של בנין,</w:t>
      </w:r>
      <w:r>
        <w:rPr>
          <w:rFonts w:ascii="Fb Fontext" w:hAnsi="Fb Fontext"/>
          <w:rtl/>
        </w:rPr>
        <w:t xml:space="preserve"> </w:t>
      </w:r>
      <w:r w:rsidRPr="00F05A40">
        <w:rPr>
          <w:rStyle w:val="affffe"/>
          <w:rtl/>
        </w:rPr>
        <w:t>דא"ל:</w:t>
      </w:r>
      <w:r>
        <w:rPr>
          <w:rFonts w:ascii="Fb Fontext" w:hAnsi="Fb Fontext"/>
          <w:rtl/>
        </w:rPr>
        <w:t xml:space="preserve"> לא ניחא לי ד</w:t>
      </w:r>
      <w:r>
        <w:rPr>
          <w:rFonts w:ascii="Fb Fontext" w:hAnsi="Fb Fontext" w:hint="cs"/>
          <w:rtl/>
        </w:rPr>
        <w:t>יורע כותלי</w:t>
      </w:r>
    </w:p>
    <w:p w14:paraId="44039CAC" w14:textId="77777777" w:rsidR="00F05A40" w:rsidRPr="00F05A40" w:rsidRDefault="00AC0AF5" w:rsidP="00F05A40">
      <w:pPr>
        <w:pStyle w:val="36"/>
        <w:framePr w:wrap="notBeside"/>
        <w:rPr>
          <w:rtl/>
        </w:rPr>
      </w:pPr>
      <w:r w:rsidRPr="00F05A40">
        <w:rPr>
          <w:rtl/>
        </w:rPr>
        <w:t>ר</w:t>
      </w:r>
      <w:r w:rsidRPr="00F05A40">
        <w:rPr>
          <w:rFonts w:hint="cs"/>
          <w:rtl/>
        </w:rPr>
        <w:t>יא</w:t>
      </w:r>
      <w:r w:rsidRPr="00F05A40">
        <w:rPr>
          <w:rtl/>
        </w:rPr>
        <w:t>"</w:t>
      </w:r>
      <w:r w:rsidRPr="00F05A40">
        <w:rPr>
          <w:rFonts w:hint="cs"/>
          <w:rtl/>
        </w:rPr>
        <w:t>ש</w:t>
      </w:r>
      <w:r w:rsidRPr="00F05A40">
        <w:rPr>
          <w:rtl/>
        </w:rPr>
        <w:t>:</w:t>
      </w:r>
    </w:p>
    <w:p w14:paraId="3741E930" w14:textId="77777777" w:rsidR="00F05A40" w:rsidRDefault="00AC0AF5" w:rsidP="00AC0AF5">
      <w:pPr>
        <w:rPr>
          <w:rFonts w:ascii="Fb Fontext" w:hAnsi="Fb Fontext"/>
          <w:sz w:val="32"/>
          <w:rtl/>
        </w:rPr>
      </w:pPr>
      <w:r w:rsidRPr="00C35A2C">
        <w:rPr>
          <w:rFonts w:ascii="Fb Fontext" w:hAnsi="Fb Fontext"/>
          <w:sz w:val="32"/>
          <w:rtl/>
        </w:rPr>
        <w:t xml:space="preserve">צינור המקלח מים לחצר חברו, ובא בעל הגג לסותמו </w:t>
      </w:r>
    </w:p>
    <w:p w14:paraId="4D6A14E6" w14:textId="002EC1A1" w:rsidR="00AC0AF5" w:rsidRPr="00C35A2C" w:rsidRDefault="00AC0AF5" w:rsidP="00F05A40">
      <w:pPr>
        <w:spacing w:after="60"/>
        <w:rPr>
          <w:rFonts w:ascii="Fb Fontext" w:hAnsi="Fb Fontext"/>
          <w:rtl/>
        </w:rPr>
      </w:pPr>
      <w:r w:rsidRPr="00C35A2C">
        <w:rPr>
          <w:rFonts w:ascii="Fb Fontext" w:hAnsi="Fb Fontext"/>
          <w:sz w:val="32"/>
          <w:rtl/>
        </w:rPr>
        <w:t xml:space="preserve">- בעל החצר מעכב עליו, </w:t>
      </w:r>
      <w:r w:rsidR="00F05A40">
        <w:rPr>
          <w:rStyle w:val="affffe"/>
          <w:rFonts w:hint="cs"/>
          <w:rtl/>
        </w:rPr>
        <w:t xml:space="preserve"> </w:t>
      </w:r>
      <w:r w:rsidRPr="00F05A40">
        <w:rPr>
          <w:rStyle w:val="affffe"/>
          <w:rtl/>
        </w:rPr>
        <w:t xml:space="preserve">דא"ל: </w:t>
      </w:r>
      <w:r>
        <w:rPr>
          <w:rFonts w:ascii="Fb Fontext" w:hAnsi="Fb Fontext" w:hint="cs"/>
          <w:sz w:val="32"/>
          <w:rtl/>
        </w:rPr>
        <w:t xml:space="preserve">כמו </w:t>
      </w:r>
      <w:r w:rsidRPr="00C35A2C">
        <w:rPr>
          <w:rFonts w:ascii="Fb Fontext" w:hAnsi="Fb Fontext"/>
          <w:sz w:val="32"/>
          <w:rtl/>
        </w:rPr>
        <w:t xml:space="preserve">דאת קנית לך חצרי </w:t>
      </w:r>
      <w:r w:rsidR="00F05A40">
        <w:rPr>
          <w:rFonts w:ascii="Fb Fontext" w:hAnsi="Fb Fontext" w:hint="cs"/>
          <w:sz w:val="32"/>
          <w:rtl/>
        </w:rPr>
        <w:t>לזרוק בה מימך</w:t>
      </w:r>
      <w:r w:rsidRPr="00C35A2C">
        <w:rPr>
          <w:rFonts w:ascii="Fb Fontext" w:hAnsi="Fb Fontext"/>
          <w:sz w:val="32"/>
          <w:rtl/>
        </w:rPr>
        <w:t xml:space="preserve">, </w:t>
      </w:r>
      <w:r w:rsidR="00F05A40">
        <w:rPr>
          <w:rFonts w:hint="cs"/>
          <w:rtl/>
        </w:rPr>
        <w:t xml:space="preserve">כך </w:t>
      </w:r>
      <w:r w:rsidR="00F05A40" w:rsidRPr="00F05A40">
        <w:rPr>
          <w:rFonts w:hint="cs"/>
          <w:rtl/>
        </w:rPr>
        <w:t xml:space="preserve">קנויים </w:t>
      </w:r>
      <w:r w:rsidR="00F05A40">
        <w:rPr>
          <w:rFonts w:hint="cs"/>
          <w:rtl/>
        </w:rPr>
        <w:t xml:space="preserve">לי </w:t>
      </w:r>
      <w:r w:rsidR="00F05A40" w:rsidRPr="00F05A40">
        <w:rPr>
          <w:rFonts w:hint="cs"/>
          <w:rtl/>
        </w:rPr>
        <w:t>המים שבגגך</w:t>
      </w:r>
      <w:r w:rsidR="00F05A40">
        <w:rPr>
          <w:rStyle w:val="affffe"/>
          <w:rFonts w:hint="cs"/>
          <w:rtl/>
        </w:rPr>
        <w:t xml:space="preserve"> </w:t>
      </w:r>
      <w:r w:rsidR="00F05A40">
        <w:rPr>
          <w:rFonts w:ascii="Fb Fontext" w:hAnsi="Fb Fontext" w:hint="cs"/>
          <w:sz w:val="32"/>
          <w:rtl/>
        </w:rPr>
        <w:t>שעתידים ליפול לחצרי</w:t>
      </w:r>
    </w:p>
    <w:p w14:paraId="030BC485" w14:textId="77777777" w:rsidR="00F05A40" w:rsidRPr="00F05A40" w:rsidRDefault="00AC0AF5" w:rsidP="00F05A40">
      <w:pPr>
        <w:pStyle w:val="36"/>
        <w:framePr w:wrap="notBeside"/>
        <w:rPr>
          <w:rtl/>
        </w:rPr>
      </w:pPr>
      <w:r w:rsidRPr="00F05A40">
        <w:rPr>
          <w:rtl/>
        </w:rPr>
        <w:t>איתמר</w:t>
      </w:r>
    </w:p>
    <w:p w14:paraId="79B08EB9" w14:textId="69536C61" w:rsidR="00AC0AF5" w:rsidRPr="00C35A2C" w:rsidRDefault="00AC0AF5" w:rsidP="00F05A40">
      <w:pPr>
        <w:rPr>
          <w:rFonts w:ascii="Fb Fontext" w:hAnsi="Fb Fontext"/>
          <w:rtl/>
        </w:rPr>
      </w:pPr>
      <w:r w:rsidRPr="00F05A40">
        <w:rPr>
          <w:rStyle w:val="affffe"/>
          <w:rtl/>
        </w:rPr>
        <w:t>רבי אושעיא:</w:t>
      </w:r>
      <w:r w:rsidRPr="00C35A2C">
        <w:rPr>
          <w:rFonts w:ascii="Fb Fontext" w:hAnsi="Fb Fontext"/>
          <w:rtl/>
        </w:rPr>
        <w:t xml:space="preserve"> מעכב, </w:t>
      </w:r>
      <w:r w:rsidRPr="00F05A40">
        <w:rPr>
          <w:rStyle w:val="affffe"/>
          <w:rtl/>
        </w:rPr>
        <w:t>ר' חמא:</w:t>
      </w:r>
      <w:r w:rsidRPr="00C35A2C">
        <w:rPr>
          <w:rFonts w:ascii="Fb Fontext" w:hAnsi="Fb Fontext"/>
          <w:rtl/>
        </w:rPr>
        <w:t xml:space="preserve"> אינו מעכב.</w:t>
      </w:r>
      <w:r w:rsidRPr="00C35A2C">
        <w:rPr>
          <w:rFonts w:ascii="Fb Fontext" w:hAnsi="Fb Fontext" w:hint="cs"/>
          <w:rtl/>
        </w:rPr>
        <w:t xml:space="preserve"> </w:t>
      </w:r>
      <w:r w:rsidRPr="00F05A40">
        <w:rPr>
          <w:rStyle w:val="affffe"/>
          <w:rFonts w:hint="cs"/>
          <w:rtl/>
        </w:rPr>
        <w:t>ור</w:t>
      </w:r>
      <w:r w:rsidRPr="00F05A40">
        <w:rPr>
          <w:rStyle w:val="affffe"/>
          <w:rtl/>
        </w:rPr>
        <w:t>"</w:t>
      </w:r>
      <w:r w:rsidRPr="00F05A40">
        <w:rPr>
          <w:rStyle w:val="affffe"/>
          <w:rFonts w:hint="cs"/>
          <w:rtl/>
        </w:rPr>
        <w:t>ב</w:t>
      </w:r>
      <w:r w:rsidR="00F05A40">
        <w:rPr>
          <w:rStyle w:val="affffe"/>
          <w:rFonts w:hint="cs"/>
          <w:rtl/>
        </w:rPr>
        <w:t>:</w:t>
      </w:r>
      <w:r w:rsidRPr="00C35A2C">
        <w:rPr>
          <w:rFonts w:ascii="Fb Fontext" w:hAnsi="Fb Fontext" w:hint="cs"/>
          <w:rtl/>
        </w:rPr>
        <w:t xml:space="preserve"> דמעכב</w:t>
      </w:r>
    </w:p>
    <w:p w14:paraId="0459BAD1" w14:textId="77777777" w:rsidR="00F05A40" w:rsidRPr="00F05A40" w:rsidRDefault="00AC0AF5" w:rsidP="00F05A40">
      <w:pPr>
        <w:pStyle w:val="36"/>
        <w:framePr w:wrap="notBeside"/>
        <w:rPr>
          <w:rtl/>
        </w:rPr>
      </w:pPr>
      <w:r w:rsidRPr="00F05A40">
        <w:rPr>
          <w:rtl/>
        </w:rPr>
        <w:t>קרי עליה ר</w:t>
      </w:r>
      <w:r w:rsidRPr="00F05A40">
        <w:rPr>
          <w:rFonts w:hint="cs"/>
          <w:rtl/>
        </w:rPr>
        <w:t>ב</w:t>
      </w:r>
      <w:r w:rsidRPr="00F05A40">
        <w:rPr>
          <w:rtl/>
        </w:rPr>
        <w:t>"</w:t>
      </w:r>
      <w:r w:rsidRPr="00F05A40">
        <w:rPr>
          <w:rFonts w:hint="cs"/>
          <w:rtl/>
        </w:rPr>
        <w:t>ח</w:t>
      </w:r>
      <w:r w:rsidRPr="00F05A40">
        <w:rPr>
          <w:rtl/>
        </w:rPr>
        <w:t>:</w:t>
      </w:r>
    </w:p>
    <w:p w14:paraId="056040E1" w14:textId="5B027CFB" w:rsidR="00AC0AF5" w:rsidRPr="006765C4" w:rsidRDefault="00AC0AF5" w:rsidP="00AC0AF5">
      <w:pPr>
        <w:rPr>
          <w:rFonts w:ascii="Fb Fontext" w:hAnsi="Fb Fontext"/>
          <w:spacing w:val="-2"/>
          <w:rtl/>
        </w:rPr>
      </w:pPr>
      <w:r w:rsidRPr="00F05A40">
        <w:rPr>
          <w:rStyle w:val="affff8"/>
          <w:rFonts w:hint="cs"/>
          <w:rtl/>
        </w:rPr>
        <w:t>'</w:t>
      </w:r>
      <w:r w:rsidRPr="00F05A40">
        <w:rPr>
          <w:rStyle w:val="affff8"/>
          <w:rtl/>
        </w:rPr>
        <w:t>והחוט המשולש לא במהרה ינתק</w:t>
      </w:r>
      <w:r w:rsidRPr="00F05A40">
        <w:rPr>
          <w:rStyle w:val="affff8"/>
          <w:rFonts w:hint="cs"/>
          <w:rtl/>
        </w:rPr>
        <w:t>'</w:t>
      </w:r>
      <w:r w:rsidRPr="00F05A40">
        <w:rPr>
          <w:rStyle w:val="affff8"/>
          <w:rtl/>
        </w:rPr>
        <w:t xml:space="preserve"> -</w:t>
      </w:r>
      <w:r w:rsidRPr="006765C4">
        <w:rPr>
          <w:rFonts w:ascii="Fb Fontext" w:hAnsi="Fb Fontext"/>
          <w:spacing w:val="-2"/>
          <w:rtl/>
        </w:rPr>
        <w:t xml:space="preserve"> זה רבי אושעיא ב</w:t>
      </w:r>
      <w:r w:rsidRPr="006765C4">
        <w:rPr>
          <w:rFonts w:ascii="Fb Fontext" w:hAnsi="Fb Fontext" w:hint="cs"/>
          <w:spacing w:val="-2"/>
          <w:rtl/>
        </w:rPr>
        <w:t xml:space="preserve">ן </w:t>
      </w:r>
      <w:r w:rsidRPr="006765C4">
        <w:rPr>
          <w:rFonts w:ascii="Fb Fontext" w:hAnsi="Fb Fontext"/>
          <w:spacing w:val="-2"/>
          <w:rtl/>
        </w:rPr>
        <w:t>רבי חמא בנו של רבי ביסא.</w:t>
      </w:r>
    </w:p>
    <w:p w14:paraId="64110C65" w14:textId="77777777" w:rsidR="00AC0AF5" w:rsidRPr="00801934" w:rsidRDefault="00AC0AF5" w:rsidP="00AF2FEB">
      <w:pPr>
        <w:pStyle w:val="afffb"/>
        <w:rPr>
          <w:rtl/>
        </w:rPr>
      </w:pPr>
      <w:ins w:id="9859" w:author="מספור קטעי משנה" w:date="2026-10-06T06:44:59Z">
        <w:r>
          <w:rPr>
            <w:rStyle w:val="MisparKeta"/>
          </w:rPr>
          <w:t xml:space="preserve">א. </w:t>
        </w:r>
      </w:ins>
      <w:r w:rsidRPr="00801934">
        <w:rPr>
          <w:rtl/>
        </w:rPr>
        <w:t>סולם המצרי אין לו חזקה.</w:t>
      </w:r>
    </w:p>
    <w:p w14:paraId="6C98AFC4" w14:textId="77777777" w:rsidR="00F05A40" w:rsidRPr="00F05A40" w:rsidRDefault="00AC0AF5" w:rsidP="00F05A40">
      <w:pPr>
        <w:pStyle w:val="36"/>
        <w:framePr w:wrap="notBeside"/>
        <w:rPr>
          <w:rtl/>
        </w:rPr>
      </w:pPr>
      <w:r w:rsidRPr="00F05A40">
        <w:rPr>
          <w:rFonts w:hint="cs"/>
          <w:rtl/>
        </w:rPr>
        <w:t xml:space="preserve">- </w:t>
      </w:r>
      <w:r w:rsidRPr="00F05A40">
        <w:rPr>
          <w:rtl/>
        </w:rPr>
        <w:t>דבי ר' ינאי:</w:t>
      </w:r>
    </w:p>
    <w:p w14:paraId="7D157334" w14:textId="1A19D8A3" w:rsidR="00AC0AF5" w:rsidRPr="00C35A2C" w:rsidRDefault="00AC0AF5" w:rsidP="00AC0AF5">
      <w:pPr>
        <w:rPr>
          <w:rFonts w:ascii="Fb Fontext" w:hAnsi="Fb Fontext" w:cs="Guttman Vilna"/>
          <w:b/>
          <w:bCs/>
          <w:sz w:val="32"/>
          <w:rtl/>
        </w:rPr>
      </w:pPr>
      <w:r w:rsidRPr="00C35A2C">
        <w:rPr>
          <w:rFonts w:ascii="Fb Fontext" w:hAnsi="Fb Fontext"/>
          <w:sz w:val="32"/>
          <w:rtl/>
        </w:rPr>
        <w:t xml:space="preserve"> כל שאין לו ארבעה חווקין.</w:t>
      </w:r>
    </w:p>
    <w:p w14:paraId="5D56B8E1" w14:textId="77777777" w:rsidR="00AC0AF5" w:rsidRPr="00801934" w:rsidRDefault="00AC0AF5" w:rsidP="00AF2FEB">
      <w:pPr>
        <w:pStyle w:val="afffb"/>
        <w:rPr>
          <w:rtl/>
        </w:rPr>
      </w:pPr>
      <w:ins w:id="9860" w:author="מספור קטעי משנה" w:date="2026-10-06T06:44:59Z">
        <w:r>
          <w:rPr>
            <w:rStyle w:val="MisparKeta"/>
          </w:rPr>
          <w:t xml:space="preserve">ב. </w:t>
        </w:r>
      </w:ins>
      <w:r w:rsidRPr="00801934">
        <w:rPr>
          <w:rtl/>
        </w:rPr>
        <w:t>חלון המצרית אין לה חזקה כו'.</w:t>
      </w:r>
    </w:p>
    <w:p w14:paraId="62FF7E2E" w14:textId="77777777" w:rsidR="00AC0AF5" w:rsidRDefault="00AC0AF5" w:rsidP="00AC0AF5">
      <w:pPr>
        <w:rPr>
          <w:rFonts w:ascii="Fb Fontext" w:hAnsi="Fb Fontext"/>
          <w:sz w:val="32"/>
          <w:rtl/>
        </w:rPr>
      </w:pPr>
      <w:r w:rsidRPr="00C35A2C">
        <w:rPr>
          <w:rFonts w:ascii="Fb Fontext" w:hAnsi="Fb Fontext" w:hint="cs"/>
          <w:sz w:val="32"/>
          <w:rtl/>
        </w:rPr>
        <w:t>בחלון מפרש משא</w:t>
      </w:r>
      <w:r w:rsidRPr="00F10693">
        <w:rPr>
          <w:rFonts w:hint="cs"/>
          <w:rtl/>
        </w:rPr>
        <w:t>'כ</w:t>
      </w:r>
      <w:r>
        <w:rPr>
          <w:rFonts w:ascii="Fb Fontext" w:hAnsi="Fb Fontext" w:hint="cs"/>
          <w:sz w:val="32"/>
          <w:rtl/>
        </w:rPr>
        <w:t xml:space="preserve"> מסולם משום דבעי איפלוגי </w:t>
      </w:r>
      <w:r>
        <w:rPr>
          <w:rStyle w:val="affffe"/>
          <w:rFonts w:ascii="Fb Fontext" w:hAnsi="Fb Fontext" w:hint="cs"/>
          <w:sz w:val="32"/>
          <w:rtl/>
          <w:rPrChange w:id="9200" w:author="מנוע אמוראים" w:date="2026-10-05T16:41:09Z">
            <w:rPr>
              <w:rFonts w:ascii="Fb Fontext" w:hAnsi="Fb Fontext" w:hint="cs"/>
              <w:sz w:val="32"/>
              <w:rtl/>
            </w:rPr>
          </w:rPrChange>
        </w:rPr>
        <w:t xml:space="preserve">ר</w:t>
      </w:r>
      <w:r>
        <w:rPr>
          <w:rStyle w:val="affffe"/>
          <w:rFonts w:ascii="Fb Fontext" w:hAnsi="Fb Fontext"/>
          <w:sz w:val="32"/>
          <w:rtl/>
          <w:rPrChange w:id="9201" w:author="מנוע אמוראים" w:date="2026-10-05T16:41:09Z">
            <w:rPr>
              <w:rFonts w:ascii="Fb Fontext" w:hAnsi="Fb Fontext"/>
              <w:sz w:val="32"/>
              <w:rtl/>
            </w:rPr>
          </w:rPrChange>
        </w:rPr>
        <w:t xml:space="preserve">"</w:t>
      </w:r>
      <w:r>
        <w:rPr>
          <w:rStyle w:val="affffe"/>
          <w:rFonts w:ascii="Fb Fontext" w:hAnsi="Fb Fontext" w:hint="cs"/>
          <w:sz w:val="32"/>
          <w:rtl/>
          <w:rPrChange w:id="9202" w:author="מנוע אמוראים" w:date="2026-10-05T16:41:09Z">
            <w:rPr>
              <w:rFonts w:ascii="Fb Fontext" w:hAnsi="Fb Fontext" w:hint="cs"/>
              <w:sz w:val="32"/>
              <w:rtl/>
            </w:rPr>
          </w:rPrChange>
        </w:rPr>
        <w:t xml:space="preserve">י</w:t>
      </w:r>
      <w:r>
        <w:rPr>
          <w:rFonts w:ascii="Fb Fontext" w:hAnsi="Fb Fontext" w:hint="cs"/>
          <w:sz w:val="32"/>
          <w:rtl/>
        </w:rPr>
        <w:t xml:space="preserve"> בסיפא</w:t>
      </w:r>
    </w:p>
    <w:p w14:paraId="7E98A0DF" w14:textId="77777777" w:rsidR="00AC0AF5" w:rsidRDefault="00AC0AF5" w:rsidP="00AC0AF5">
      <w:pPr>
        <w:rPr>
          <w:rFonts w:ascii="Fb Fontext" w:hAnsi="Fb Fontext"/>
          <w:rtl/>
        </w:rPr>
      </w:pPr>
      <w:r>
        <w:rPr>
          <w:rStyle w:val="affffe"/>
          <w:rFonts w:ascii="Fb Fontext" w:hAnsi="Fb Fontext" w:hint="cs"/>
          <w:rtl/>
          <w:rPrChange w:id="9203" w:author="מנוע אמוראים" w:date="2026-10-05T16:41:09Z">
            <w:rPr>
              <w:rFonts w:ascii="Fb Fontext" w:hAnsi="Fb Fontext" w:hint="cs"/>
              <w:rtl/>
            </w:rPr>
          </w:rPrChange>
        </w:rPr>
        <w:t xml:space="preserve">ר</w:t>
      </w:r>
      <w:r>
        <w:rPr>
          <w:rStyle w:val="affffe"/>
          <w:rFonts w:ascii="Fb Fontext" w:hAnsi="Fb Fontext"/>
          <w:rtl/>
          <w:rPrChange w:id="9204" w:author="מנוע אמוראים" w:date="2026-10-05T16:41:09Z">
            <w:rPr>
              <w:rFonts w:ascii="Fb Fontext" w:hAnsi="Fb Fontext"/>
              <w:rtl/>
            </w:rPr>
          </w:rPrChange>
        </w:rPr>
        <w:t xml:space="preserve">"</w:t>
      </w:r>
      <w:r>
        <w:rPr>
          <w:rStyle w:val="affffe"/>
          <w:rFonts w:ascii="Fb Fontext" w:hAnsi="Fb Fontext" w:hint="cs"/>
          <w:rtl/>
          <w:rPrChange w:id="9205" w:author="מנוע אמוראים" w:date="2026-10-05T16:41:09Z">
            <w:rPr>
              <w:rFonts w:ascii="Fb Fontext" w:hAnsi="Fb Fontext" w:hint="cs"/>
              <w:rtl/>
            </w:rPr>
          </w:rPrChange>
        </w:rPr>
        <w:t xml:space="preserve">ז</w:t>
      </w:r>
      <w:r w:rsidRPr="00C35A2C">
        <w:rPr>
          <w:rFonts w:ascii="Fb Fontext" w:hAnsi="Fb Fontext"/>
          <w:rtl/>
        </w:rPr>
        <w:t>: למטה מד</w:t>
      </w:r>
      <w:r w:rsidRPr="00F10693">
        <w:rPr>
          <w:rtl/>
        </w:rPr>
        <w:t xml:space="preserve">' </w:t>
      </w:r>
      <w:r w:rsidRPr="00C35A2C">
        <w:rPr>
          <w:rFonts w:ascii="Fb Fontext" w:hAnsi="Fb Fontext"/>
          <w:rtl/>
        </w:rPr>
        <w:t>אמות יש לו חזקה, ויכול למחות. למעלה מ</w:t>
      </w:r>
      <w:r w:rsidRPr="00C35A2C">
        <w:rPr>
          <w:rFonts w:ascii="Fb Fontext" w:hAnsi="Fb Fontext" w:hint="cs"/>
          <w:rtl/>
        </w:rPr>
        <w:t>ד</w:t>
      </w:r>
      <w:r w:rsidRPr="00F10693">
        <w:rPr>
          <w:rFonts w:hint="cs"/>
          <w:rtl/>
        </w:rPr>
        <w:t xml:space="preserve">' </w:t>
      </w:r>
      <w:r w:rsidRPr="00C35A2C">
        <w:rPr>
          <w:rFonts w:ascii="Fb Fontext" w:hAnsi="Fb Fontext"/>
          <w:rtl/>
        </w:rPr>
        <w:t>אמות - אין לו חזקה, ואינו יכול למחות.</w:t>
      </w:r>
    </w:p>
    <w:p w14:paraId="40607602" w14:textId="3EA31C8D" w:rsidR="00AC0AF5" w:rsidRPr="00C35A2C" w:rsidRDefault="00AC0AF5" w:rsidP="00AC0AF5">
      <w:pPr>
        <w:rPr>
          <w:rFonts w:ascii="Fb Fontext" w:hAnsi="Fb Fontext"/>
          <w:rtl/>
        </w:rPr>
      </w:pPr>
      <w:r w:rsidRPr="00F05A40">
        <w:rPr>
          <w:rStyle w:val="affffe"/>
          <w:rtl/>
        </w:rPr>
        <w:t>ורבי אילעא:</w:t>
      </w:r>
      <w:r w:rsidRPr="00C35A2C">
        <w:rPr>
          <w:rFonts w:ascii="Fb Fontext" w:hAnsi="Fb Fontext"/>
          <w:sz w:val="32"/>
          <w:rtl/>
        </w:rPr>
        <w:t xml:space="preserve"> אפילו למעלה מ</w:t>
      </w:r>
      <w:r w:rsidRPr="00C35A2C">
        <w:rPr>
          <w:rFonts w:ascii="Fb Fontext" w:hAnsi="Fb Fontext" w:hint="cs"/>
          <w:sz w:val="32"/>
          <w:rtl/>
        </w:rPr>
        <w:t>ד</w:t>
      </w:r>
      <w:r w:rsidRPr="00F10693">
        <w:rPr>
          <w:rFonts w:hint="cs"/>
          <w:rtl/>
        </w:rPr>
        <w:t>'</w:t>
      </w:r>
      <w:r w:rsidRPr="00F10693">
        <w:rPr>
          <w:rtl/>
        </w:rPr>
        <w:t xml:space="preserve"> </w:t>
      </w:r>
      <w:r w:rsidRPr="00C35A2C">
        <w:rPr>
          <w:rFonts w:ascii="Fb Fontext" w:hAnsi="Fb Fontext"/>
          <w:sz w:val="32"/>
          <w:rtl/>
        </w:rPr>
        <w:t>אמות אין לו חזקה, ויכול למחות.</w:t>
      </w:r>
    </w:p>
    <w:p w14:paraId="00BBB778" w14:textId="77777777" w:rsidR="00F05A40" w:rsidRPr="00F05A40" w:rsidRDefault="00AC0AF5" w:rsidP="00F05A40">
      <w:pPr>
        <w:pStyle w:val="36"/>
        <w:framePr w:wrap="notBeside"/>
        <w:rPr>
          <w:rtl/>
        </w:rPr>
      </w:pPr>
      <w:r w:rsidRPr="00F05A40">
        <w:rPr>
          <w:rFonts w:hint="cs"/>
          <w:rtl/>
        </w:rPr>
        <w:t>ולאו ד</w:t>
      </w:r>
      <w:r w:rsidR="00AD221F" w:rsidRPr="00F05A40">
        <w:rPr>
          <w:rFonts w:hint="cs"/>
          <w:rtl/>
        </w:rPr>
        <w:t>חלקו</w:t>
      </w:r>
      <w:r w:rsidRPr="00F05A40">
        <w:rPr>
          <w:rFonts w:hint="cs"/>
          <w:rtl/>
        </w:rPr>
        <w:t xml:space="preserve"> </w:t>
      </w:r>
    </w:p>
    <w:p w14:paraId="319B6700" w14:textId="4957CCEE" w:rsidR="00AC0AF5" w:rsidRPr="00C35A2C" w:rsidRDefault="00AC0AF5" w:rsidP="00F05A40">
      <w:pPr>
        <w:rPr>
          <w:rFonts w:ascii="Fb Fontext" w:hAnsi="Fb Fontext"/>
          <w:rtl/>
        </w:rPr>
      </w:pPr>
      <w:r w:rsidRPr="00C35A2C">
        <w:rPr>
          <w:rFonts w:ascii="Fb Fontext" w:hAnsi="Fb Fontext" w:hint="cs"/>
          <w:rtl/>
        </w:rPr>
        <w:t>אי כופין דאפשר לכו</w:t>
      </w:r>
      <w:r w:rsidRPr="00F10693">
        <w:rPr>
          <w:rFonts w:hint="cs"/>
          <w:rtl/>
        </w:rPr>
        <w:t>'ע</w:t>
      </w:r>
      <w:r w:rsidRPr="00C35A2C">
        <w:rPr>
          <w:rFonts w:ascii="Fb Fontext" w:hAnsi="Fb Fontext" w:hint="cs"/>
          <w:rtl/>
        </w:rPr>
        <w:t xml:space="preserve"> כופין </w:t>
      </w:r>
      <w:r w:rsidRPr="00F05A40">
        <w:rPr>
          <w:rStyle w:val="affffe"/>
          <w:rFonts w:hint="cs"/>
          <w:rtl/>
        </w:rPr>
        <w:t xml:space="preserve">והכא </w:t>
      </w:r>
      <w:r w:rsidRPr="00F05A40">
        <w:rPr>
          <w:rStyle w:val="affffe"/>
          <w:rtl/>
        </w:rPr>
        <w:t>א"ל:</w:t>
      </w:r>
      <w:r w:rsidRPr="00C35A2C">
        <w:rPr>
          <w:rFonts w:ascii="Fb Fontext" w:hAnsi="Fb Fontext"/>
          <w:rtl/>
        </w:rPr>
        <w:t xml:space="preserve"> זימנין </w:t>
      </w:r>
      <w:r w:rsidRPr="00C35A2C">
        <w:rPr>
          <w:rFonts w:ascii="Fb Fontext" w:hAnsi="Fb Fontext" w:hint="cs"/>
          <w:rtl/>
        </w:rPr>
        <w:t>דתושיב ספסל, וכשתעמוד תראה</w:t>
      </w:r>
      <w:r w:rsidR="00F05A40">
        <w:rPr>
          <w:rFonts w:ascii="Fb Fontext" w:hAnsi="Fb Fontext" w:hint="cs"/>
          <w:rtl/>
        </w:rPr>
        <w:t xml:space="preserve">, </w:t>
      </w:r>
      <w:r w:rsidRPr="00F05A40">
        <w:rPr>
          <w:rStyle w:val="affffe"/>
          <w:rFonts w:hint="cs"/>
          <w:rtl/>
        </w:rPr>
        <w:t>אותו שהגיע לר</w:t>
      </w:r>
      <w:r w:rsidRPr="00F05A40">
        <w:rPr>
          <w:rStyle w:val="affffe"/>
          <w:rtl/>
        </w:rPr>
        <w:t>"</w:t>
      </w:r>
      <w:r w:rsidRPr="00F05A40">
        <w:rPr>
          <w:rStyle w:val="affffe"/>
          <w:rFonts w:hint="cs"/>
          <w:rtl/>
        </w:rPr>
        <w:t>א</w:t>
      </w:r>
      <w:r w:rsidRPr="00C35A2C">
        <w:rPr>
          <w:rFonts w:ascii="Fb Fontext" w:hAnsi="Fb Fontext" w:hint="cs"/>
          <w:rtl/>
        </w:rPr>
        <w:t xml:space="preserve"> ושלחו לפני ראב</w:t>
      </w:r>
      <w:r w:rsidRPr="00F10693">
        <w:rPr>
          <w:rFonts w:hint="cs"/>
          <w:rtl/>
        </w:rPr>
        <w:t>'מ</w:t>
      </w:r>
      <w:r w:rsidRPr="00C35A2C">
        <w:rPr>
          <w:rFonts w:ascii="Fb Fontext" w:hAnsi="Fb Fontext" w:hint="cs"/>
          <w:rtl/>
        </w:rPr>
        <w:t xml:space="preserve"> ונהג </w:t>
      </w:r>
      <w:r w:rsidRPr="00C35A2C">
        <w:rPr>
          <w:rFonts w:ascii="Fb Fontext" w:hAnsi="Fb Fontext"/>
          <w:rtl/>
        </w:rPr>
        <w:t>כרבי אילעא.</w:t>
      </w:r>
    </w:p>
    <w:p w14:paraId="31CB424B" w14:textId="77777777" w:rsidR="00AC0AF5" w:rsidRPr="00C35A2C" w:rsidRDefault="00AC0AF5" w:rsidP="00AC0AF5">
      <w:pPr>
        <w:rPr>
          <w:rFonts w:ascii="Fb Fontext" w:hAnsi="Fb Fontext"/>
          <w:rtl/>
        </w:rPr>
      </w:pPr>
      <w:r w:rsidRPr="00F05A40">
        <w:rPr>
          <w:rStyle w:val="affffe"/>
          <w:rFonts w:hint="cs"/>
          <w:rtl/>
        </w:rPr>
        <w:t>ו</w:t>
      </w:r>
      <w:r w:rsidRPr="00F05A40">
        <w:rPr>
          <w:rStyle w:val="affffe"/>
          <w:rtl/>
        </w:rPr>
        <w:t>אמר שמואל:</w:t>
      </w:r>
      <w:r w:rsidRPr="00C35A2C">
        <w:rPr>
          <w:rFonts w:ascii="Fb Fontext" w:hAnsi="Fb Fontext"/>
          <w:rtl/>
        </w:rPr>
        <w:t xml:space="preserve"> </w:t>
      </w:r>
      <w:r w:rsidRPr="00C35A2C">
        <w:rPr>
          <w:rFonts w:ascii="Fb Fontext" w:hAnsi="Fb Fontext" w:hint="cs"/>
          <w:rtl/>
        </w:rPr>
        <w:t>ד</w:t>
      </w:r>
      <w:r w:rsidRPr="00C35A2C">
        <w:rPr>
          <w:rFonts w:ascii="Fb Fontext" w:hAnsi="Fb Fontext"/>
          <w:rtl/>
        </w:rPr>
        <w:t>לאורה, אפי</w:t>
      </w:r>
      <w:r w:rsidRPr="00F10693">
        <w:rPr>
          <w:rtl/>
        </w:rPr>
        <w:t xml:space="preserve">' </w:t>
      </w:r>
      <w:r w:rsidRPr="00C35A2C">
        <w:rPr>
          <w:rFonts w:ascii="Fb Fontext" w:hAnsi="Fb Fontext"/>
          <w:rtl/>
        </w:rPr>
        <w:t>כל שהוא יש לו חזקה.</w:t>
      </w:r>
    </w:p>
    <w:p w14:paraId="5DBB022C" w14:textId="4CC2797C" w:rsidR="00AC0AF5" w:rsidRPr="001B450D" w:rsidRDefault="001B450D" w:rsidP="00AC0AF5">
      <w:pPr>
        <w:pStyle w:val="aff9"/>
        <w:rPr>
          <w:rtl/>
        </w:rPr>
      </w:pPr>
      <w:r w:rsidRPr="001B450D">
        <w:rPr>
          <w:rFonts w:hint="cs"/>
          <w:rtl/>
        </w:rPr>
        <w:t>***</w:t>
      </w:r>
    </w:p>
    <w:p w14:paraId="6A4F4466" w14:textId="77777777" w:rsidR="00AC0AF5" w:rsidRPr="00C35A2C" w:rsidRDefault="00AC0AF5" w:rsidP="00982F98">
      <w:pPr>
        <w:pStyle w:val="affe"/>
        <w:framePr w:wrap="around"/>
        <w:rPr>
          <w:rtl/>
        </w:rPr>
      </w:pPr>
      <w:r w:rsidRPr="00C35A2C">
        <w:rPr>
          <w:rtl/>
        </w:rPr>
        <w:t>נט:</w:t>
      </w:r>
    </w:p>
    <w:p w14:paraId="7DFFE4E7" w14:textId="77777777" w:rsidR="00AC0AF5" w:rsidRPr="00C35A2C" w:rsidRDefault="00AC0AF5" w:rsidP="00F05A40">
      <w:pPr>
        <w:pStyle w:val="affffb"/>
        <w:framePr w:wrap="around"/>
        <w:rPr>
          <w:rtl/>
        </w:rPr>
      </w:pPr>
      <w:del w:id="20264" w:author="קלוד" w:date="2026-10-06T10:07:33Z">
        <w:r>
          <w:rPr>
            <w:rtl/>
          </w:rPr>
          <w:delText xml:space="preserve">מתני</w:delText>
        </w:r>
      </w:del>
      <w:ins w:id="20265" w:author="קלוד" w:date="2026-10-06T10:07:33Z">
        <w:r>
          <w:rPr>
            <w:rtl/>
          </w:rPr>
          <w:t xml:space="preserve">משנה ו</w:t>
        </w:r>
      </w:ins>
      <w:del w:id="20266" w:author="קלוד" w:date="2026-10-06T10:07:33Z">
        <w:r>
          <w:rPr>
            <w:rtl/>
          </w:rPr>
          <w:delText xml:space="preserve">'.</w:delText>
        </w:r>
      </w:del>
    </w:p>
    <w:p w14:paraId="33551545" w14:textId="77777777" w:rsidR="00F05A40" w:rsidRDefault="00AC0AF5" w:rsidP="00DB3591">
      <w:pPr>
        <w:pStyle w:val="afff3"/>
        <w:rPr>
          <w:rtl/>
        </w:rPr>
      </w:pPr>
      <w:r w:rsidRPr="00C35A2C">
        <w:rPr>
          <w:rtl/>
        </w:rPr>
        <w:t xml:space="preserve">הזיז, עד טפח - יש לו חזקה, ויכול למחות. </w:t>
      </w:r>
    </w:p>
    <w:p w14:paraId="5CFD68AE" w14:textId="418C02D2" w:rsidR="00AC0AF5" w:rsidRPr="00C35A2C" w:rsidRDefault="00AC0AF5" w:rsidP="00DB3591">
      <w:pPr>
        <w:pStyle w:val="afff3"/>
        <w:rPr>
          <w:rtl/>
        </w:rPr>
      </w:pPr>
      <w:r w:rsidRPr="00C35A2C">
        <w:rPr>
          <w:rtl/>
        </w:rPr>
        <w:t>פחות מטפח - אין לו חזקה, ואין יכול למחות.</w:t>
      </w:r>
    </w:p>
    <w:p w14:paraId="26E3D19E" w14:textId="6F8F77CD" w:rsidR="00F05A40" w:rsidRPr="00F05A40" w:rsidRDefault="00AC0AF5" w:rsidP="00F05A40">
      <w:pPr>
        <w:pStyle w:val="36"/>
        <w:framePr w:wrap="notBeside"/>
        <w:rPr>
          <w:rtl/>
        </w:rPr>
      </w:pPr>
      <w:r w:rsidRPr="00F05A40">
        <w:rPr>
          <w:rtl/>
        </w:rPr>
        <w:t xml:space="preserve">רבי אסי </w:t>
      </w:r>
      <w:r w:rsidR="00F05A40">
        <w:rPr>
          <w:rFonts w:hint="cs"/>
          <w:rtl/>
        </w:rPr>
        <w:t xml:space="preserve"> מר''מ</w:t>
      </w:r>
    </w:p>
    <w:p w14:paraId="6F8FCBDC" w14:textId="03B38902" w:rsidR="00AC0AF5" w:rsidRPr="00C35A2C" w:rsidRDefault="00AC0AF5" w:rsidP="00AC0AF5">
      <w:pPr>
        <w:rPr>
          <w:rFonts w:ascii="Fb Fontext" w:hAnsi="Fb Fontext"/>
          <w:rtl/>
        </w:rPr>
      </w:pPr>
      <w:r w:rsidRPr="00C35A2C">
        <w:rPr>
          <w:rFonts w:ascii="Fb Fontext" w:hAnsi="Fb Fontext"/>
          <w:sz w:val="32"/>
          <w:rtl/>
        </w:rPr>
        <w:t>החזיק בטפח החזיק בד</w:t>
      </w:r>
      <w:r w:rsidRPr="00F10693">
        <w:rPr>
          <w:rtl/>
        </w:rPr>
        <w:t>'.</w:t>
      </w:r>
    </w:p>
    <w:p w14:paraId="058E773C" w14:textId="77777777" w:rsidR="00F05A40" w:rsidRPr="00F05A40" w:rsidRDefault="00AC0AF5" w:rsidP="00F05A40">
      <w:pPr>
        <w:pStyle w:val="36"/>
        <w:framePr w:wrap="notBeside"/>
        <w:rPr>
          <w:rtl/>
        </w:rPr>
      </w:pPr>
      <w:r w:rsidRPr="00F05A40">
        <w:rPr>
          <w:rtl/>
        </w:rPr>
        <w:t>אביי ה"ק:</w:t>
      </w:r>
    </w:p>
    <w:p w14:paraId="7A8C9E8C" w14:textId="16B3AA06" w:rsidR="00AC0AF5" w:rsidRPr="00C35A2C" w:rsidRDefault="00AC0AF5" w:rsidP="00AC0AF5">
      <w:pPr>
        <w:rPr>
          <w:rFonts w:ascii="Fb Fontext" w:hAnsi="Fb Fontext"/>
          <w:rtl/>
        </w:rPr>
      </w:pPr>
      <w:r w:rsidRPr="00C35A2C">
        <w:rPr>
          <w:rFonts w:ascii="Fb Fontext" w:hAnsi="Fb Fontext"/>
          <w:rtl/>
        </w:rPr>
        <w:t xml:space="preserve"> החזיק רוחב טפח במשך ארבע, החזיק ברוחב ארבע.</w:t>
      </w:r>
    </w:p>
    <w:p w14:paraId="69E8D4E3" w14:textId="77777777" w:rsidR="00AC0AF5" w:rsidRPr="00801934" w:rsidRDefault="00AC0AF5" w:rsidP="00AF2FEB">
      <w:pPr>
        <w:pStyle w:val="afffb"/>
        <w:rPr>
          <w:rtl/>
        </w:rPr>
      </w:pPr>
      <w:ins w:id="9861" w:author="מספור קטעי משנה" w:date="2026-10-06T06:44:59Z">
        <w:r>
          <w:rPr>
            <w:rStyle w:val="MisparKeta"/>
          </w:rPr>
          <w:t xml:space="preserve">ג. </w:t>
        </w:r>
      </w:ins>
      <w:r w:rsidRPr="00801934">
        <w:rPr>
          <w:rtl/>
        </w:rPr>
        <w:t>פחות מטפח - אין לו חזקה, ואינו יכול למחות.</w:t>
      </w:r>
    </w:p>
    <w:p w14:paraId="13B45146" w14:textId="77777777" w:rsidR="00F05A40" w:rsidRPr="00F05A40" w:rsidRDefault="00AC0AF5" w:rsidP="00F05A40">
      <w:pPr>
        <w:pStyle w:val="36"/>
        <w:framePr w:wrap="notBeside"/>
        <w:rPr>
          <w:rtl/>
        </w:rPr>
      </w:pPr>
      <w:r w:rsidRPr="00F05A40">
        <w:rPr>
          <w:rFonts w:hint="cs"/>
          <w:rtl/>
        </w:rPr>
        <w:t>ר</w:t>
      </w:r>
      <w:r w:rsidRPr="00F05A40">
        <w:rPr>
          <w:rtl/>
        </w:rPr>
        <w:t>"</w:t>
      </w:r>
      <w:r w:rsidRPr="00F05A40">
        <w:rPr>
          <w:rFonts w:hint="cs"/>
          <w:rtl/>
        </w:rPr>
        <w:t>ה</w:t>
      </w:r>
      <w:r w:rsidRPr="00F05A40">
        <w:rPr>
          <w:rtl/>
        </w:rPr>
        <w:t>:</w:t>
      </w:r>
    </w:p>
    <w:p w14:paraId="243C09B8" w14:textId="1CA67FD9" w:rsidR="00AC0AF5" w:rsidRDefault="00AC0AF5" w:rsidP="00AC0AF5">
      <w:pPr>
        <w:rPr>
          <w:rFonts w:ascii="Fb Fontext" w:hAnsi="Fb Fontext"/>
          <w:sz w:val="32"/>
          <w:rtl/>
        </w:rPr>
      </w:pPr>
      <w:r>
        <w:rPr>
          <w:rFonts w:ascii="Fb Fontext" w:hAnsi="Fb Fontext"/>
          <w:sz w:val="32"/>
          <w:rtl/>
        </w:rPr>
        <w:t>דווקא</w:t>
      </w:r>
      <w:r w:rsidRPr="00C35A2C">
        <w:rPr>
          <w:rFonts w:ascii="Fb Fontext" w:hAnsi="Fb Fontext"/>
          <w:sz w:val="32"/>
          <w:rtl/>
        </w:rPr>
        <w:t xml:space="preserve"> בעל הגג בבעל החצר, אבל בעל החצר בבעל הגג יכול למחות.</w:t>
      </w:r>
    </w:p>
    <w:p w14:paraId="1C00BE54" w14:textId="77777777" w:rsidR="00F05A40" w:rsidRPr="00F05A40" w:rsidRDefault="00AC0AF5" w:rsidP="00F05A40">
      <w:pPr>
        <w:pStyle w:val="36"/>
        <w:framePr w:wrap="notBeside"/>
        <w:rPr>
          <w:rtl/>
        </w:rPr>
      </w:pPr>
      <w:r w:rsidRPr="00F05A40">
        <w:rPr>
          <w:rFonts w:hint="cs"/>
          <w:rtl/>
        </w:rPr>
        <w:t>ור'י</w:t>
      </w:r>
      <w:r w:rsidRPr="00F05A40">
        <w:rPr>
          <w:rtl/>
        </w:rPr>
        <w:t xml:space="preserve">: </w:t>
      </w:r>
    </w:p>
    <w:p w14:paraId="2E4D97FC" w14:textId="040A58E3" w:rsidR="00AC0AF5" w:rsidRPr="00C35A2C" w:rsidRDefault="00AC0AF5" w:rsidP="00AC0AF5">
      <w:pPr>
        <w:rPr>
          <w:rFonts w:ascii="Fb Fontext" w:hAnsi="Fb Fontext" w:cs="Guttman Vilna"/>
          <w:b/>
          <w:bCs/>
          <w:sz w:val="32"/>
          <w:rtl/>
        </w:rPr>
      </w:pPr>
      <w:r w:rsidRPr="00C35A2C">
        <w:rPr>
          <w:rFonts w:ascii="Fb Fontext" w:hAnsi="Fb Fontext"/>
          <w:sz w:val="32"/>
          <w:rtl/>
        </w:rPr>
        <w:t>אפילו בעל חצר בבעל הגג אינו יכול למחות.</w:t>
      </w:r>
    </w:p>
    <w:p w14:paraId="71CC649A" w14:textId="5C131C33" w:rsidR="00AC0AF5" w:rsidRDefault="00AC0AF5" w:rsidP="00AC0AF5">
      <w:pPr>
        <w:rPr>
          <w:rFonts w:ascii="Fb Fontext" w:hAnsi="Fb Fontext"/>
          <w:sz w:val="32"/>
          <w:rtl/>
        </w:rPr>
      </w:pPr>
      <w:r w:rsidRPr="00C35A2C">
        <w:rPr>
          <w:rFonts w:ascii="Fb Fontext" w:hAnsi="Fb Fontext" w:hint="cs"/>
          <w:sz w:val="32"/>
          <w:rtl/>
        </w:rPr>
        <w:t>ולאו ד</w:t>
      </w:r>
      <w:r w:rsidR="00AD221F" w:rsidRPr="0081371E">
        <w:rPr>
          <w:rStyle w:val="afff8"/>
          <w:rFonts w:hint="cs"/>
          <w:rtl/>
        </w:rPr>
        <w:t>חלקו</w:t>
      </w:r>
      <w:r w:rsidRPr="00C35A2C">
        <w:rPr>
          <w:rFonts w:ascii="Fb Fontext" w:hAnsi="Fb Fontext" w:hint="cs"/>
          <w:sz w:val="32"/>
          <w:rtl/>
        </w:rPr>
        <w:t xml:space="preserve"> בהיזק ראיה </w:t>
      </w:r>
      <w:r w:rsidRPr="0081371E">
        <w:rPr>
          <w:rStyle w:val="afff8"/>
          <w:rFonts w:hint="cs"/>
          <w:rtl/>
        </w:rPr>
        <w:t>דאפשר לכו</w:t>
      </w:r>
      <w:r w:rsidRPr="0081371E">
        <w:rPr>
          <w:rStyle w:val="afff8"/>
          <w:rtl/>
        </w:rPr>
        <w:t>"</w:t>
      </w:r>
      <w:r w:rsidRPr="0081371E">
        <w:rPr>
          <w:rStyle w:val="afff8"/>
          <w:rFonts w:hint="cs"/>
          <w:rtl/>
        </w:rPr>
        <w:t xml:space="preserve">ע </w:t>
      </w:r>
      <w:r w:rsidRPr="00C35A2C">
        <w:rPr>
          <w:rFonts w:ascii="Fb Fontext" w:hAnsi="Fb Fontext" w:hint="cs"/>
          <w:sz w:val="32"/>
          <w:rtl/>
        </w:rPr>
        <w:t>שמיה היזק</w:t>
      </w:r>
    </w:p>
    <w:p w14:paraId="493C61C7" w14:textId="77777777" w:rsidR="00AC0AF5" w:rsidRPr="00C35A2C" w:rsidRDefault="00AC0AF5" w:rsidP="00AC0AF5">
      <w:pPr>
        <w:rPr>
          <w:rFonts w:ascii="Fb Fontext" w:hAnsi="Fb Fontext" w:cs="Guttman Vilna"/>
          <w:b/>
          <w:bCs/>
          <w:sz w:val="32"/>
          <w:rtl/>
        </w:rPr>
      </w:pPr>
      <w:r w:rsidRPr="00F05A40">
        <w:rPr>
          <w:rStyle w:val="affffe"/>
          <w:rFonts w:hint="cs"/>
          <w:rtl/>
        </w:rPr>
        <w:t>ושאני הכא ד</w:t>
      </w:r>
      <w:r w:rsidRPr="00F05A40">
        <w:rPr>
          <w:rStyle w:val="affffe"/>
          <w:rtl/>
        </w:rPr>
        <w:t>א"ל:</w:t>
      </w:r>
      <w:r w:rsidRPr="00C35A2C">
        <w:rPr>
          <w:rFonts w:ascii="Fb Fontext" w:hAnsi="Fb Fontext"/>
          <w:sz w:val="32"/>
          <w:rtl/>
        </w:rPr>
        <w:t xml:space="preserve"> לתשמיש לא חזי, </w:t>
      </w:r>
      <w:r w:rsidRPr="00C35A2C">
        <w:rPr>
          <w:rFonts w:ascii="Fb Fontext" w:hAnsi="Fb Fontext" w:hint="cs"/>
          <w:sz w:val="32"/>
          <w:rtl/>
        </w:rPr>
        <w:t xml:space="preserve">וחזי רק </w:t>
      </w:r>
      <w:r w:rsidRPr="00C35A2C">
        <w:rPr>
          <w:rFonts w:ascii="Fb Fontext" w:hAnsi="Fb Fontext"/>
          <w:sz w:val="32"/>
          <w:rtl/>
        </w:rPr>
        <w:t xml:space="preserve">למתלא ביה מידי, </w:t>
      </w:r>
      <w:r w:rsidRPr="00C35A2C">
        <w:rPr>
          <w:rFonts w:ascii="Fb Fontext" w:hAnsi="Fb Fontext" w:hint="cs"/>
          <w:sz w:val="32"/>
          <w:rtl/>
        </w:rPr>
        <w:t>אחזיר פני ואתלה</w:t>
      </w:r>
    </w:p>
    <w:p w14:paraId="2179A00B" w14:textId="77777777" w:rsidR="00F05A40" w:rsidRPr="00F05A40" w:rsidRDefault="00AC0AF5" w:rsidP="00F05A40">
      <w:pPr>
        <w:pStyle w:val="36"/>
        <w:framePr w:wrap="notBeside"/>
        <w:rPr>
          <w:rtl/>
        </w:rPr>
      </w:pPr>
      <w:r w:rsidRPr="00F05A40">
        <w:rPr>
          <w:rtl/>
        </w:rPr>
        <w:t>ואידך?</w:t>
      </w:r>
    </w:p>
    <w:p w14:paraId="2C7FF69F" w14:textId="24CC2421" w:rsidR="00AC0AF5" w:rsidRPr="00C35A2C" w:rsidRDefault="00AC0AF5" w:rsidP="00AC0AF5">
      <w:pPr>
        <w:rPr>
          <w:rFonts w:ascii="Fb Fontext" w:hAnsi="Fb Fontext" w:cs="Guttman Vilna"/>
          <w:b/>
          <w:bCs/>
          <w:sz w:val="32"/>
          <w:rtl/>
        </w:rPr>
      </w:pPr>
      <w:r w:rsidRPr="00C35A2C">
        <w:rPr>
          <w:rFonts w:ascii="Fb Fontext" w:hAnsi="Fb Fontext"/>
          <w:sz w:val="32"/>
          <w:rtl/>
        </w:rPr>
        <w:t xml:space="preserve">א"ל: </w:t>
      </w:r>
      <w:r w:rsidRPr="00C35A2C">
        <w:rPr>
          <w:rFonts w:ascii="Fb Fontext" w:hAnsi="Fb Fontext" w:hint="cs"/>
          <w:sz w:val="32"/>
          <w:rtl/>
        </w:rPr>
        <w:t>פעמים שתפחד ליפול ותסתכל ויהא לי היזק ראייה</w:t>
      </w:r>
      <w:r w:rsidRPr="00C35A2C">
        <w:rPr>
          <w:rFonts w:ascii="Fb Fontext" w:hAnsi="Fb Fontext"/>
          <w:sz w:val="32"/>
          <w:rtl/>
        </w:rPr>
        <w:t>.</w:t>
      </w:r>
    </w:p>
    <w:p w14:paraId="4424F7BF" w14:textId="14D5392E" w:rsidR="00AC0AF5" w:rsidRPr="001B450D" w:rsidRDefault="001B450D" w:rsidP="00AC0AF5">
      <w:pPr>
        <w:pStyle w:val="aff9"/>
        <w:rPr>
          <w:rtl/>
        </w:rPr>
      </w:pPr>
      <w:r w:rsidRPr="001B450D">
        <w:rPr>
          <w:rFonts w:hint="cs"/>
          <w:rtl/>
        </w:rPr>
        <w:t>***</w:t>
      </w:r>
    </w:p>
    <w:p w14:paraId="594126E3" w14:textId="77777777" w:rsidR="00AC0AF5" w:rsidRPr="00C35A2C" w:rsidRDefault="00AC0AF5" w:rsidP="00F05A40">
      <w:pPr>
        <w:pStyle w:val="affffb"/>
        <w:framePr w:wrap="around"/>
        <w:rPr>
          <w:rtl/>
        </w:rPr>
      </w:pPr>
      <w:del w:id="20267" w:author="קלוד" w:date="2026-10-06T10:07:33Z">
        <w:r>
          <w:rPr>
            <w:rtl/>
          </w:rPr>
          <w:delText xml:space="preserve">מתני</w:delText>
        </w:r>
      </w:del>
      <w:ins w:id="20268" w:author="קלוד" w:date="2026-10-06T10:07:33Z">
        <w:r>
          <w:rPr>
            <w:rtl/>
          </w:rPr>
          <w:t xml:space="preserve">משנה ז</w:t>
        </w:r>
      </w:ins>
      <w:del w:id="20269" w:author="קלוד" w:date="2026-10-06T10:07:33Z">
        <w:r>
          <w:rPr>
            <w:rtl/>
          </w:rPr>
          <w:delText xml:space="preserve">'.</w:delText>
        </w:r>
      </w:del>
    </w:p>
    <w:p w14:paraId="337DBDC3" w14:textId="77777777" w:rsidR="00AC0AF5" w:rsidRPr="00C35A2C" w:rsidRDefault="00AC0AF5" w:rsidP="00DB3591">
      <w:pPr>
        <w:pStyle w:val="afff3"/>
        <w:rPr>
          <w:rtl/>
        </w:rPr>
      </w:pPr>
      <w:r w:rsidRPr="00C35A2C">
        <w:rPr>
          <w:rtl/>
        </w:rPr>
        <w:t>לא יפתח אדם חלונותיו לחצר השותפין.</w:t>
      </w:r>
    </w:p>
    <w:p w14:paraId="79E5BFDF" w14:textId="77777777" w:rsidR="00AC0AF5" w:rsidRPr="00C35A2C" w:rsidRDefault="00AC0AF5" w:rsidP="00DB3591">
      <w:pPr>
        <w:pStyle w:val="afff3"/>
        <w:rPr>
          <w:rtl/>
        </w:rPr>
      </w:pPr>
      <w:r w:rsidRPr="00C35A2C">
        <w:rPr>
          <w:rtl/>
        </w:rPr>
        <w:t>לקח בית בחצר אחרת - לא יפתחנה בחצר השותפין.</w:t>
      </w:r>
    </w:p>
    <w:p w14:paraId="7DFECCA3" w14:textId="77777777" w:rsidR="00AC0AF5" w:rsidRDefault="00AC0AF5" w:rsidP="00DB3591">
      <w:pPr>
        <w:pStyle w:val="afff3"/>
        <w:rPr>
          <w:rtl/>
        </w:rPr>
      </w:pPr>
      <w:r w:rsidRPr="00C35A2C">
        <w:rPr>
          <w:rtl/>
        </w:rPr>
        <w:t>בנה עלייה על גבי ביתו - לא יפתחנה לחצר השותפין,</w:t>
      </w:r>
    </w:p>
    <w:p w14:paraId="32FD8885" w14:textId="77777777" w:rsidR="00AC0AF5" w:rsidRPr="00C35A2C" w:rsidRDefault="00AC0AF5" w:rsidP="00DB3591">
      <w:pPr>
        <w:pStyle w:val="afff3"/>
        <w:rPr>
          <w:rtl/>
        </w:rPr>
      </w:pPr>
      <w:r w:rsidRPr="00C35A2C">
        <w:rPr>
          <w:rtl/>
        </w:rPr>
        <w:t>אלא אם רצה - בונה את החדר לפנים מביתו, ובונה עלייה על גבי ביתו, ופותחה לתוך ביתו.</w:t>
      </w:r>
    </w:p>
    <w:p w14:paraId="7FE45A11" w14:textId="58131EA3" w:rsidR="00AC0AF5" w:rsidRPr="00C35A2C" w:rsidRDefault="00F05A40" w:rsidP="0004117C">
      <w:pPr>
        <w:spacing w:after="60"/>
        <w:rPr>
          <w:rFonts w:ascii="Fb Fontext" w:hAnsi="Fb Fontext" w:cs="Guttman Vilna"/>
          <w:b/>
          <w:bCs/>
          <w:rtl/>
        </w:rPr>
      </w:pPr>
      <w:r>
        <w:rPr>
          <w:rStyle w:val="afff8"/>
          <w:rFonts w:hint="cs"/>
          <w:rtl/>
        </w:rPr>
        <w:t xml:space="preserve">לא יפתח אף לחצר השותפין </w:t>
      </w:r>
      <w:r w:rsidR="00AC0AF5" w:rsidRPr="00F05A40">
        <w:rPr>
          <w:rStyle w:val="affffe"/>
          <w:rtl/>
        </w:rPr>
        <w:t>דא"ל:</w:t>
      </w:r>
      <w:r w:rsidR="00AC0AF5" w:rsidRPr="00C35A2C">
        <w:rPr>
          <w:rFonts w:ascii="Fb Fontext" w:hAnsi="Fb Fontext"/>
          <w:rtl/>
        </w:rPr>
        <w:t xml:space="preserve"> </w:t>
      </w:r>
      <w:r w:rsidR="00AC0AF5" w:rsidRPr="00C35A2C">
        <w:rPr>
          <w:rFonts w:ascii="Fb Fontext" w:hAnsi="Fb Fontext" w:hint="cs"/>
          <w:rtl/>
        </w:rPr>
        <w:t xml:space="preserve">דבסוף הא תצטרך להצטנע ממני בחצר - </w:t>
      </w:r>
      <w:r w:rsidR="00AC0AF5" w:rsidRPr="00F05A40">
        <w:rPr>
          <w:rStyle w:val="affffe"/>
          <w:rFonts w:hint="cs"/>
          <w:rtl/>
        </w:rPr>
        <w:t>קמ</w:t>
      </w:r>
      <w:r w:rsidR="00AC0AF5" w:rsidRPr="00F05A40">
        <w:rPr>
          <w:rStyle w:val="affffe"/>
          <w:rtl/>
        </w:rPr>
        <w:t>"</w:t>
      </w:r>
      <w:r w:rsidR="00AC0AF5" w:rsidRPr="00F05A40">
        <w:rPr>
          <w:rStyle w:val="affffe"/>
          <w:rFonts w:hint="cs"/>
          <w:rtl/>
        </w:rPr>
        <w:t xml:space="preserve">ל </w:t>
      </w:r>
      <w:r w:rsidR="00AC0AF5" w:rsidRPr="00F05A40">
        <w:rPr>
          <w:rStyle w:val="affffe"/>
          <w:rtl/>
        </w:rPr>
        <w:t>דא"ל:</w:t>
      </w:r>
      <w:r w:rsidR="00AC0AF5" w:rsidRPr="00C35A2C">
        <w:rPr>
          <w:rFonts w:ascii="Fb Fontext" w:hAnsi="Fb Fontext"/>
          <w:rtl/>
        </w:rPr>
        <w:t xml:space="preserve"> עד </w:t>
      </w:r>
      <w:r>
        <w:rPr>
          <w:rFonts w:ascii="Fb Fontext" w:hAnsi="Fb Fontext" w:hint="cs"/>
          <w:rtl/>
        </w:rPr>
        <w:t xml:space="preserve">עכשיו היית צריך להצטנע </w:t>
      </w:r>
      <w:r w:rsidR="00AC0AF5" w:rsidRPr="00C35A2C">
        <w:rPr>
          <w:rFonts w:ascii="Fb Fontext" w:hAnsi="Fb Fontext"/>
          <w:rtl/>
        </w:rPr>
        <w:t xml:space="preserve">מינך, </w:t>
      </w:r>
      <w:r>
        <w:rPr>
          <w:rFonts w:ascii="Fb Fontext" w:hAnsi="Fb Fontext" w:hint="cs"/>
          <w:rtl/>
        </w:rPr>
        <w:t>כעת</w:t>
      </w:r>
      <w:r w:rsidR="00AC0AF5" w:rsidRPr="00C35A2C">
        <w:rPr>
          <w:rFonts w:ascii="Fb Fontext" w:hAnsi="Fb Fontext"/>
          <w:rtl/>
        </w:rPr>
        <w:t xml:space="preserve"> אפי</w:t>
      </w:r>
      <w:r w:rsidR="00AC0AF5" w:rsidRPr="00F10693">
        <w:rPr>
          <w:rtl/>
        </w:rPr>
        <w:t xml:space="preserve">' </w:t>
      </w:r>
      <w:r w:rsidR="00AC0AF5" w:rsidRPr="00C35A2C">
        <w:rPr>
          <w:rFonts w:ascii="Fb Fontext" w:hAnsi="Fb Fontext"/>
          <w:rtl/>
        </w:rPr>
        <w:t xml:space="preserve">בבית </w:t>
      </w:r>
      <w:r>
        <w:rPr>
          <w:rFonts w:ascii="Fb Fontext" w:hAnsi="Fb Fontext" w:hint="cs"/>
          <w:rtl/>
        </w:rPr>
        <w:t>צריך להצטנע ממך</w:t>
      </w:r>
      <w:r w:rsidR="00AC0AF5" w:rsidRPr="00C35A2C">
        <w:rPr>
          <w:rFonts w:ascii="Fb Fontext" w:hAnsi="Fb Fontext"/>
          <w:rtl/>
        </w:rPr>
        <w:t>.</w:t>
      </w:r>
    </w:p>
    <w:p w14:paraId="033200C5" w14:textId="0874D1EC" w:rsidR="00F05A40" w:rsidRPr="00F05A40" w:rsidRDefault="0004117C" w:rsidP="00F05A40">
      <w:pPr>
        <w:pStyle w:val="36"/>
        <w:framePr w:wrap="notBeside"/>
        <w:rPr>
          <w:rtl/>
        </w:rPr>
      </w:pPr>
      <w:r>
        <w:rPr>
          <w:rFonts w:hint="cs"/>
          <w:rtl/>
        </w:rPr>
        <w:t xml:space="preserve">מעשה </w:t>
      </w:r>
    </w:p>
    <w:p w14:paraId="2E9CD394" w14:textId="77777777" w:rsidR="0004117C" w:rsidRDefault="00AC0AF5" w:rsidP="0004117C">
      <w:pPr>
        <w:rPr>
          <w:rStyle w:val="affffe"/>
          <w:rtl/>
        </w:rPr>
      </w:pPr>
      <w:r w:rsidRPr="006765C4">
        <w:rPr>
          <w:rFonts w:ascii="Fb Fontext" w:hAnsi="Fb Fontext"/>
          <w:spacing w:val="-2"/>
          <w:sz w:val="32"/>
          <w:rtl/>
        </w:rPr>
        <w:t>שפתח חלונ</w:t>
      </w:r>
      <w:r w:rsidR="0004117C">
        <w:rPr>
          <w:rFonts w:ascii="Fb Fontext" w:hAnsi="Fb Fontext" w:hint="cs"/>
          <w:spacing w:val="-2"/>
          <w:sz w:val="32"/>
          <w:rtl/>
        </w:rPr>
        <w:t>ות</w:t>
      </w:r>
      <w:r w:rsidRPr="006765C4">
        <w:rPr>
          <w:rFonts w:ascii="Fb Fontext" w:hAnsi="Fb Fontext"/>
          <w:spacing w:val="-2"/>
          <w:sz w:val="32"/>
          <w:rtl/>
        </w:rPr>
        <w:t>יו לחצר השותפין</w:t>
      </w:r>
      <w:r w:rsidRPr="0004117C">
        <w:rPr>
          <w:rStyle w:val="affffe"/>
          <w:rtl/>
        </w:rPr>
        <w:t xml:space="preserve"> </w:t>
      </w:r>
      <w:r w:rsidR="0004117C" w:rsidRPr="0004117C">
        <w:rPr>
          <w:rStyle w:val="affffe"/>
          <w:rFonts w:hint="cs"/>
          <w:rtl/>
        </w:rPr>
        <w:t xml:space="preserve">וא''ל </w:t>
      </w:r>
      <w:r w:rsidRPr="0004117C">
        <w:rPr>
          <w:rStyle w:val="affffe"/>
          <w:rtl/>
        </w:rPr>
        <w:t>ר</w:t>
      </w:r>
      <w:r w:rsidRPr="0004117C">
        <w:rPr>
          <w:rStyle w:val="affffe"/>
          <w:rFonts w:hint="cs"/>
          <w:rtl/>
        </w:rPr>
        <w:t>יבר</w:t>
      </w:r>
      <w:r w:rsidRPr="0004117C">
        <w:rPr>
          <w:rStyle w:val="affffe"/>
          <w:rtl/>
        </w:rPr>
        <w:t>"</w:t>
      </w:r>
      <w:r w:rsidRPr="0004117C">
        <w:rPr>
          <w:rStyle w:val="affffe"/>
          <w:rFonts w:hint="cs"/>
          <w:rtl/>
        </w:rPr>
        <w:t>י</w:t>
      </w:r>
      <w:r w:rsidRPr="0004117C">
        <w:rPr>
          <w:rStyle w:val="affffe"/>
          <w:rtl/>
        </w:rPr>
        <w:t>:</w:t>
      </w:r>
      <w:r w:rsidRPr="006765C4">
        <w:rPr>
          <w:rFonts w:ascii="Fb Fontext" w:hAnsi="Fb Fontext"/>
          <w:spacing w:val="-2"/>
          <w:sz w:val="32"/>
          <w:rtl/>
        </w:rPr>
        <w:t xml:space="preserve"> החזקת, בני, החזקת.</w:t>
      </w:r>
      <w:r w:rsidR="00F05A40">
        <w:rPr>
          <w:rFonts w:ascii="Fb Fontext" w:hAnsi="Fb Fontext" w:hint="cs"/>
          <w:spacing w:val="-2"/>
          <w:sz w:val="32"/>
          <w:rtl/>
        </w:rPr>
        <w:t xml:space="preserve"> </w:t>
      </w:r>
    </w:p>
    <w:p w14:paraId="623DC3E7" w14:textId="290ACCE9" w:rsidR="00AC0AF5" w:rsidRPr="00C35A2C" w:rsidRDefault="0004117C" w:rsidP="0004117C">
      <w:pPr>
        <w:rPr>
          <w:rFonts w:ascii="Fb Fontext" w:hAnsi="Fb Fontext"/>
          <w:rtl/>
        </w:rPr>
      </w:pPr>
      <w:r>
        <w:rPr>
          <w:rStyle w:val="affffe"/>
          <w:rFonts w:hint="cs"/>
          <w:rtl/>
        </w:rPr>
        <w:t>ו</w:t>
      </w:r>
      <w:r w:rsidR="00AC0AF5" w:rsidRPr="00F05A40">
        <w:rPr>
          <w:rStyle w:val="affffe"/>
          <w:rtl/>
        </w:rPr>
        <w:t>ר"</w:t>
      </w:r>
      <w:r w:rsidR="00AC0AF5" w:rsidRPr="00F05A40">
        <w:rPr>
          <w:rStyle w:val="affffe"/>
          <w:rFonts w:hint="cs"/>
          <w:rtl/>
        </w:rPr>
        <w:t>ח</w:t>
      </w:r>
      <w:r w:rsidR="00AC0AF5" w:rsidRPr="00F05A40">
        <w:rPr>
          <w:rStyle w:val="affffe"/>
          <w:rtl/>
        </w:rPr>
        <w:t xml:space="preserve"> </w:t>
      </w:r>
      <w:r w:rsidR="00AC0AF5" w:rsidRPr="00F05A40">
        <w:rPr>
          <w:rStyle w:val="affffe"/>
          <w:rFonts w:hint="cs"/>
          <w:rtl/>
        </w:rPr>
        <w:t>א"ל</w:t>
      </w:r>
      <w:r w:rsidR="00AC0AF5" w:rsidRPr="00F05A40">
        <w:rPr>
          <w:rStyle w:val="affffe"/>
          <w:rtl/>
        </w:rPr>
        <w:t>:</w:t>
      </w:r>
      <w:r w:rsidR="00F05A40">
        <w:rPr>
          <w:rStyle w:val="affffe"/>
          <w:rFonts w:hint="cs"/>
          <w:rtl/>
        </w:rPr>
        <w:t xml:space="preserve"> </w:t>
      </w:r>
      <w:r w:rsidR="00AC0AF5" w:rsidRPr="00C35A2C">
        <w:rPr>
          <w:rFonts w:ascii="Fb Fontext" w:hAnsi="Fb Fontext"/>
          <w:sz w:val="32"/>
          <w:rtl/>
        </w:rPr>
        <w:t>יגעת ופתחת, יגע וסתום.</w:t>
      </w:r>
    </w:p>
    <w:p w14:paraId="3BD3DE2D" w14:textId="75458B22" w:rsidR="00F05A40" w:rsidRPr="00F05A40" w:rsidRDefault="00AC0AF5" w:rsidP="00F05A40">
      <w:pPr>
        <w:pStyle w:val="36"/>
        <w:framePr w:wrap="notBeside"/>
        <w:rPr>
          <w:rtl/>
        </w:rPr>
      </w:pPr>
      <w:r w:rsidRPr="00F05A40">
        <w:rPr>
          <w:rFonts w:hint="cs"/>
          <w:rtl/>
        </w:rPr>
        <w:t>ר</w:t>
      </w:r>
      <w:r w:rsidRPr="00F05A40">
        <w:rPr>
          <w:rtl/>
        </w:rPr>
        <w:t>"</w:t>
      </w:r>
      <w:r w:rsidRPr="00F05A40">
        <w:rPr>
          <w:rFonts w:hint="cs"/>
          <w:rtl/>
        </w:rPr>
        <w:t>נ:</w:t>
      </w:r>
    </w:p>
    <w:p w14:paraId="7691557F" w14:textId="42F17223" w:rsidR="00AC0AF5" w:rsidRPr="00C35A2C" w:rsidRDefault="00AC0AF5" w:rsidP="00AC0AF5">
      <w:pPr>
        <w:rPr>
          <w:rFonts w:ascii="Fb Fontext" w:hAnsi="Fb Fontext"/>
          <w:rtl/>
        </w:rPr>
      </w:pPr>
      <w:r w:rsidRPr="00C35A2C">
        <w:rPr>
          <w:rStyle w:val="afff8"/>
          <w:rtl/>
        </w:rPr>
        <w:t>ולסתום</w:t>
      </w:r>
      <w:r w:rsidRPr="00C35A2C">
        <w:rPr>
          <w:rFonts w:ascii="Fb Fontext" w:hAnsi="Fb Fontext"/>
          <w:sz w:val="32"/>
          <w:rtl/>
        </w:rPr>
        <w:t xml:space="preserve"> לאלתר הוי חזקה, שאין אדם עשוי שסותמים אורו בפניו ושותק.</w:t>
      </w:r>
    </w:p>
    <w:p w14:paraId="4089EE82" w14:textId="6E5A9027" w:rsidR="00AC0AF5" w:rsidRPr="001B450D" w:rsidRDefault="001B450D" w:rsidP="00AC0AF5">
      <w:pPr>
        <w:pStyle w:val="aff9"/>
        <w:rPr>
          <w:del w:id="90068" w:author="מנוע עיצוב" w:date="2026-10-08T11:01:28Z"/>
          <w:rtl/>
        </w:rPr>
      </w:pPr>
      <w:del w:id="90067" w:author="מנוע עיצוב" w:date="2026-10-08T11:01:28Z">
        <w:r w:rsidRPr="001B450D">
          <w:rPr>
            <w:rFonts w:hint="cs"/>
            <w:rtl/>
          </w:rPr>
          <w:delText xml:space="preserve">***</w:delText>
        </w:r>
      </w:del>
    </w:p>
    <w:p w14:paraId="068FD75C" w14:textId="77777777" w:rsidR="00AC0AF5" w:rsidRPr="00C35A2C" w:rsidRDefault="00AC0AF5" w:rsidP="00982F98">
      <w:pPr>
        <w:pStyle w:val="affe"/>
        <w:framePr w:wrap="around"/>
        <w:rPr>
          <w:rtl/>
        </w:rPr>
      </w:pPr>
      <w:bookmarkStart w:id="29" w:name="_Hlk175483748"/>
      <w:bookmarkEnd w:id="28"/>
      <w:r w:rsidRPr="00C35A2C">
        <w:rPr>
          <w:rtl/>
        </w:rPr>
        <w:t>ס.</w:t>
      </w:r>
    </w:p>
    <w:p w14:paraId="574587A3" w14:textId="77777777" w:rsidR="00AC0AF5" w:rsidRPr="00801934" w:rsidRDefault="00AC0AF5" w:rsidP="00AF2FEB">
      <w:pPr>
        <w:pStyle w:val="afffb"/>
        <w:rPr>
          <w:rtl/>
        </w:rPr>
      </w:pPr>
      <w:ins w:id="9863" w:author="מספור קטעי משנה" w:date="2026-10-06T06:44:59Z">
        <w:r>
          <w:rPr>
            <w:rStyle w:val="MisparKeta"/>
          </w:rPr>
          <w:t xml:space="preserve">א. </w:t>
        </w:r>
      </w:ins>
      <w:r w:rsidRPr="00801934">
        <w:rPr>
          <w:rFonts w:hint="cs"/>
          <w:rtl/>
        </w:rPr>
        <w:t xml:space="preserve"> </w:t>
      </w:r>
      <w:bookmarkStart w:id="30" w:name="_Hlk175484094"/>
      <w:bookmarkStart w:id="31" w:name="_Hlk175483886"/>
      <w:r w:rsidRPr="00801934">
        <w:rPr>
          <w:rtl/>
        </w:rPr>
        <w:t>לקח בית בחצר אחרת - לא יפתחנו לחצר השותפין.</w:t>
      </w:r>
    </w:p>
    <w:p w14:paraId="2171604B" w14:textId="77777777" w:rsidR="00AC0AF5" w:rsidRPr="00C35A2C" w:rsidRDefault="00AC0AF5" w:rsidP="00AC0AF5">
      <w:pPr>
        <w:rPr>
          <w:rFonts w:ascii="Fb Fontext" w:hAnsi="Fb Fontext" w:cs="Guttman Vilna"/>
          <w:b/>
          <w:bCs/>
          <w:sz w:val="32"/>
          <w:rtl/>
        </w:rPr>
      </w:pPr>
      <w:r w:rsidRPr="00C35A2C">
        <w:rPr>
          <w:rFonts w:ascii="Fb Fontext" w:hAnsi="Fb Fontext"/>
          <w:sz w:val="32"/>
          <w:rtl/>
        </w:rPr>
        <w:t>מפני שמרבה עליהם את הדרך.</w:t>
      </w:r>
    </w:p>
    <w:p w14:paraId="6C98EAB9" w14:textId="77777777" w:rsidR="0004117C" w:rsidRPr="0004117C" w:rsidRDefault="00AC0AF5" w:rsidP="0004117C">
      <w:pPr>
        <w:pStyle w:val="36"/>
        <w:framePr w:wrap="notBeside"/>
        <w:rPr>
          <w:rtl/>
        </w:rPr>
      </w:pPr>
      <w:r w:rsidRPr="0004117C">
        <w:rPr>
          <w:rFonts w:hint="cs"/>
          <w:rtl/>
        </w:rPr>
        <w:t>והך דסיפא</w:t>
      </w:r>
    </w:p>
    <w:p w14:paraId="1587DC30" w14:textId="5D3AA623" w:rsidR="00AC0AF5" w:rsidRPr="0004117C" w:rsidRDefault="00AC0AF5" w:rsidP="00AC0AF5">
      <w:pPr>
        <w:rPr>
          <w:rFonts w:ascii="Fb Fontext" w:hAnsi="Fb Fontext"/>
          <w:spacing w:val="-2"/>
          <w:sz w:val="32"/>
          <w:rtl/>
        </w:rPr>
      </w:pPr>
      <w:r w:rsidRPr="0004117C">
        <w:rPr>
          <w:rFonts w:ascii="Fb Fontext" w:hAnsi="Fb Fontext" w:hint="cs"/>
          <w:spacing w:val="-2"/>
          <w:sz w:val="32"/>
          <w:rtl/>
        </w:rPr>
        <w:t>ד</w:t>
      </w:r>
      <w:r w:rsidRPr="0004117C">
        <w:rPr>
          <w:rFonts w:hint="cs"/>
          <w:spacing w:val="-2"/>
          <w:rtl/>
        </w:rPr>
        <w:t>'</w:t>
      </w:r>
      <w:r w:rsidRPr="0004117C">
        <w:rPr>
          <w:spacing w:val="-2"/>
          <w:rtl/>
        </w:rPr>
        <w:t>א</w:t>
      </w:r>
      <w:r w:rsidRPr="0004117C">
        <w:rPr>
          <w:rFonts w:ascii="Fb Fontext" w:hAnsi="Fb Fontext"/>
          <w:spacing w:val="-2"/>
          <w:sz w:val="32"/>
          <w:rtl/>
        </w:rPr>
        <w:t xml:space="preserve">ם רצה בונה את החדר לפנים מביתו, ובונה עלייה </w:t>
      </w:r>
      <w:r w:rsidR="0004117C" w:rsidRPr="0004117C">
        <w:rPr>
          <w:rFonts w:ascii="Fb Fontext" w:hAnsi="Fb Fontext" w:hint="cs"/>
          <w:spacing w:val="-2"/>
          <w:sz w:val="32"/>
          <w:rtl/>
        </w:rPr>
        <w:t xml:space="preserve">ע'''ג </w:t>
      </w:r>
      <w:r w:rsidRPr="0004117C">
        <w:rPr>
          <w:rFonts w:ascii="Fb Fontext" w:hAnsi="Fb Fontext"/>
          <w:spacing w:val="-2"/>
          <w:sz w:val="32"/>
          <w:rtl/>
        </w:rPr>
        <w:t>ביתו.</w:t>
      </w:r>
    </w:p>
    <w:p w14:paraId="57B5F156" w14:textId="77777777" w:rsidR="0004117C" w:rsidRPr="0004117C" w:rsidRDefault="0004117C" w:rsidP="0004117C">
      <w:pPr>
        <w:pStyle w:val="36"/>
        <w:framePr w:wrap="notBeside"/>
        <w:rPr>
          <w:rtl/>
        </w:rPr>
      </w:pPr>
      <w:r w:rsidRPr="0004117C">
        <w:rPr>
          <w:rFonts w:hint="cs"/>
          <w:rtl/>
        </w:rPr>
        <w:t>-</w:t>
      </w:r>
      <w:r w:rsidR="00AC0AF5" w:rsidRPr="0004117C">
        <w:rPr>
          <w:rFonts w:hint="cs"/>
          <w:rtl/>
        </w:rPr>
        <w:t xml:space="preserve">שם </w:t>
      </w:r>
    </w:p>
    <w:p w14:paraId="1816E718" w14:textId="19EA972A" w:rsidR="00AC0AF5" w:rsidRPr="0004117C" w:rsidRDefault="00AC0AF5" w:rsidP="00AC0AF5">
      <w:pPr>
        <w:rPr>
          <w:rStyle w:val="afffff0"/>
          <w:rtl/>
        </w:rPr>
      </w:pPr>
      <w:r w:rsidRPr="006765C4">
        <w:rPr>
          <w:rFonts w:ascii="Fb Fontext" w:hAnsi="Fb Fontext" w:hint="cs"/>
          <w:spacing w:val="-2"/>
          <w:sz w:val="32"/>
          <w:rtl/>
        </w:rPr>
        <w:lastRenderedPageBreak/>
        <w:t xml:space="preserve">לא מרבה הדרך </w:t>
      </w:r>
      <w:r w:rsidRPr="0004117C">
        <w:rPr>
          <w:rStyle w:val="affffe"/>
          <w:rFonts w:hint="cs"/>
          <w:rtl/>
        </w:rPr>
        <w:t>כר</w:t>
      </w:r>
      <w:r w:rsidRPr="0004117C">
        <w:rPr>
          <w:rStyle w:val="affffe"/>
          <w:rtl/>
        </w:rPr>
        <w:t>"</w:t>
      </w:r>
      <w:r w:rsidRPr="0004117C">
        <w:rPr>
          <w:rStyle w:val="affffe"/>
          <w:rFonts w:hint="cs"/>
          <w:rtl/>
        </w:rPr>
        <w:t>ה</w:t>
      </w:r>
      <w:r w:rsidRPr="006765C4">
        <w:rPr>
          <w:rFonts w:ascii="Fb Fontext" w:hAnsi="Fb Fontext" w:hint="cs"/>
          <w:spacing w:val="-2"/>
          <w:sz w:val="32"/>
          <w:rtl/>
        </w:rPr>
        <w:t xml:space="preserve"> דחדר היינו שחלקו בשנים ועלייה היינו יציע </w:t>
      </w:r>
      <w:r w:rsidRPr="0004117C">
        <w:rPr>
          <w:rStyle w:val="afffff0"/>
          <w:rFonts w:hint="cs"/>
          <w:rtl/>
        </w:rPr>
        <w:t>[וא</w:t>
      </w:r>
      <w:r w:rsidRPr="0004117C">
        <w:rPr>
          <w:rStyle w:val="afffff0"/>
          <w:rtl/>
        </w:rPr>
        <w:t>"</w:t>
      </w:r>
      <w:r w:rsidRPr="0004117C">
        <w:rPr>
          <w:rStyle w:val="afffff0"/>
          <w:rFonts w:hint="cs"/>
          <w:rtl/>
        </w:rPr>
        <w:t>כ אין תוספת בנין]</w:t>
      </w:r>
    </w:p>
    <w:p w14:paraId="41AC4C66" w14:textId="2CA86AB2" w:rsidR="00AC0AF5" w:rsidRPr="001B450D" w:rsidRDefault="001B450D" w:rsidP="00AC0AF5">
      <w:pPr>
        <w:pStyle w:val="aff9"/>
        <w:rPr>
          <w:rtl/>
        </w:rPr>
      </w:pPr>
      <w:r w:rsidRPr="001B450D">
        <w:rPr>
          <w:rFonts w:hint="cs"/>
          <w:rtl/>
        </w:rPr>
        <w:t>***</w:t>
      </w:r>
    </w:p>
    <w:p w14:paraId="09FBC63E" w14:textId="77777777" w:rsidR="00AC0AF5" w:rsidRPr="00C35A2C" w:rsidRDefault="00AC0AF5" w:rsidP="00A31C54">
      <w:pPr>
        <w:pStyle w:val="affffb"/>
        <w:framePr w:wrap="around"/>
        <w:rPr>
          <w:rtl/>
        </w:rPr>
      </w:pPr>
      <w:del w:id="20270" w:author="קלוד" w:date="2026-10-06T10:07:33Z">
        <w:r>
          <w:rPr>
            <w:rtl/>
          </w:rPr>
          <w:delText xml:space="preserve">מתני</w:delText>
        </w:r>
      </w:del>
      <w:ins w:id="20271" w:author="קלוד" w:date="2026-10-06T10:07:33Z">
        <w:r>
          <w:rPr>
            <w:rtl/>
          </w:rPr>
          <w:t xml:space="preserve">משנה ז</w:t>
        </w:r>
      </w:ins>
      <w:del w:id="20272" w:author="קלוד" w:date="2026-10-06T10:07:33Z">
        <w:r>
          <w:rPr>
            <w:rtl/>
          </w:rPr>
          <w:delText xml:space="preserve">'.</w:delText>
        </w:r>
      </w:del>
    </w:p>
    <w:p w14:paraId="1AF0DC31" w14:textId="77777777" w:rsidR="00AC0AF5" w:rsidRDefault="00AC0AF5" w:rsidP="00DB3591">
      <w:pPr>
        <w:pStyle w:val="afff3"/>
        <w:rPr>
          <w:rtl/>
        </w:rPr>
      </w:pPr>
      <w:r w:rsidRPr="00C35A2C">
        <w:rPr>
          <w:rtl/>
        </w:rPr>
        <w:t>לא יפתח אדם לחצר השותפין פתח כנגד פתח וחלון כנגד חלון.</w:t>
      </w:r>
    </w:p>
    <w:p w14:paraId="253C08F6" w14:textId="77777777" w:rsidR="00AC0AF5" w:rsidRPr="00C35A2C" w:rsidRDefault="00AC0AF5" w:rsidP="00DB3591">
      <w:pPr>
        <w:pStyle w:val="afff3"/>
        <w:rPr>
          <w:rtl/>
        </w:rPr>
      </w:pPr>
      <w:r w:rsidRPr="00C35A2C">
        <w:rPr>
          <w:rtl/>
        </w:rPr>
        <w:t>היה קטן - לא יעשנו גדול, אחד - לא יעשנו שנים.</w:t>
      </w:r>
    </w:p>
    <w:p w14:paraId="0B3091F3" w14:textId="77777777" w:rsidR="00AC0AF5" w:rsidRDefault="00AC0AF5" w:rsidP="00DB3591">
      <w:pPr>
        <w:pStyle w:val="afff3"/>
        <w:rPr>
          <w:rtl/>
        </w:rPr>
      </w:pPr>
      <w:r w:rsidRPr="00C35A2C">
        <w:rPr>
          <w:rtl/>
        </w:rPr>
        <w:t>אבל פותח הוא לרה"ר פתח כנגד פתח וחלון כנגד חלון.</w:t>
      </w:r>
    </w:p>
    <w:p w14:paraId="615BBCD1" w14:textId="77777777" w:rsidR="00AC0AF5" w:rsidRPr="00C35A2C" w:rsidRDefault="00AC0AF5" w:rsidP="00DB3591">
      <w:pPr>
        <w:pStyle w:val="afff3"/>
        <w:rPr>
          <w:rtl/>
        </w:rPr>
      </w:pPr>
      <w:r w:rsidRPr="00C35A2C">
        <w:rPr>
          <w:rtl/>
        </w:rPr>
        <w:t>היה קטן - עושה אותו גדול, ואחד - עושה אותו שנים.</w:t>
      </w:r>
    </w:p>
    <w:p w14:paraId="176777D8" w14:textId="4DEF274F" w:rsidR="00AC0AF5" w:rsidRPr="001B450D" w:rsidRDefault="001B450D" w:rsidP="00AC0AF5">
      <w:pPr>
        <w:pStyle w:val="aff9"/>
        <w:rPr>
          <w:rtl/>
        </w:rPr>
      </w:pPr>
      <w:r w:rsidRPr="001B450D">
        <w:rPr>
          <w:rFonts w:hint="cs"/>
          <w:rtl/>
        </w:rPr>
        <w:t>***</w:t>
      </w:r>
    </w:p>
    <w:p w14:paraId="6672EA16" w14:textId="77777777" w:rsidR="002361DA" w:rsidRPr="002361DA" w:rsidRDefault="00AC0AF5" w:rsidP="002361DA">
      <w:pPr>
        <w:pStyle w:val="36"/>
        <w:framePr w:wrap="notBeside"/>
        <w:rPr>
          <w:rtl/>
        </w:rPr>
      </w:pPr>
      <w:r w:rsidRPr="002361DA">
        <w:rPr>
          <w:rFonts w:hint="cs"/>
          <w:rtl/>
        </w:rPr>
        <w:t>מדרי</w:t>
      </w:r>
      <w:r w:rsidRPr="002361DA">
        <w:rPr>
          <w:rtl/>
        </w:rPr>
        <w:t>"</w:t>
      </w:r>
      <w:r w:rsidRPr="002361DA">
        <w:rPr>
          <w:rFonts w:hint="cs"/>
          <w:rtl/>
        </w:rPr>
        <w:t>ו</w:t>
      </w:r>
      <w:r w:rsidRPr="002361DA">
        <w:rPr>
          <w:rtl/>
        </w:rPr>
        <w:t>:</w:t>
      </w:r>
    </w:p>
    <w:p w14:paraId="776D4BBE" w14:textId="700BBD1E" w:rsidR="00AC0AF5" w:rsidRDefault="00AC0AF5" w:rsidP="00AC0AF5">
      <w:pPr>
        <w:rPr>
          <w:rFonts w:ascii="Fb Fontext" w:hAnsi="Fb Fontext"/>
          <w:sz w:val="32"/>
          <w:rtl/>
        </w:rPr>
      </w:pPr>
      <w:r w:rsidRPr="00577F86">
        <w:rPr>
          <w:rStyle w:val="affff8"/>
          <w:rFonts w:hint="cs"/>
          <w:rtl/>
        </w:rPr>
        <w:t>ד</w:t>
      </w:r>
      <w:r w:rsidRPr="00F10693">
        <w:rPr>
          <w:rFonts w:hint="cs"/>
          <w:rtl/>
        </w:rPr>
        <w:t>'</w:t>
      </w:r>
      <w:r w:rsidRPr="00F10693">
        <w:rPr>
          <w:rtl/>
        </w:rPr>
        <w:t>ו</w:t>
      </w:r>
      <w:r w:rsidRPr="00577F86">
        <w:rPr>
          <w:rStyle w:val="affff8"/>
          <w:rtl/>
        </w:rPr>
        <w:t>ישא בלעם את עיניו וירא את ישראל שוכן לשבטיו</w:t>
      </w:r>
      <w:r w:rsidRPr="00F10693">
        <w:rPr>
          <w:rFonts w:hint="cs"/>
          <w:rtl/>
        </w:rPr>
        <w:t>'</w:t>
      </w:r>
      <w:r w:rsidRPr="00F10693">
        <w:rPr>
          <w:rtl/>
        </w:rPr>
        <w:t>,</w:t>
      </w:r>
    </w:p>
    <w:p w14:paraId="36FFB3A8" w14:textId="77777777" w:rsidR="00AC0AF5" w:rsidRPr="00C35A2C" w:rsidRDefault="00AC0AF5" w:rsidP="00AC0AF5">
      <w:pPr>
        <w:rPr>
          <w:rFonts w:ascii="Fb Fontext" w:hAnsi="Fb Fontext" w:cs="Guttman Vilna"/>
          <w:b/>
          <w:bCs/>
          <w:sz w:val="32"/>
          <w:rtl/>
        </w:rPr>
      </w:pPr>
      <w:r w:rsidRPr="00C35A2C">
        <w:rPr>
          <w:rFonts w:ascii="Fb Fontext" w:hAnsi="Fb Fontext"/>
          <w:sz w:val="32"/>
          <w:rtl/>
        </w:rPr>
        <w:t xml:space="preserve">ראה שאין פתחי אהליהם מכוונין זה לזה, </w:t>
      </w:r>
      <w:r w:rsidRPr="002361DA">
        <w:rPr>
          <w:rStyle w:val="affffe"/>
          <w:rtl/>
        </w:rPr>
        <w:t xml:space="preserve">אמר: </w:t>
      </w:r>
      <w:r w:rsidRPr="00C35A2C">
        <w:rPr>
          <w:rFonts w:ascii="Fb Fontext" w:hAnsi="Fb Fontext"/>
          <w:sz w:val="32"/>
          <w:rtl/>
        </w:rPr>
        <w:t>ראוין הללו שתשרה עליהם שכינה.</w:t>
      </w:r>
    </w:p>
    <w:p w14:paraId="1E2388D4" w14:textId="77777777" w:rsidR="00AC0AF5" w:rsidRPr="00A31C54" w:rsidRDefault="00AC0AF5" w:rsidP="00A31C54">
      <w:pPr>
        <w:pStyle w:val="afffb"/>
        <w:rPr>
          <w:rtl/>
        </w:rPr>
      </w:pPr>
      <w:ins w:id="9865" w:author="מספור קטעי משנה" w:date="2026-10-06T06:44:59Z">
        <w:r>
          <w:rPr>
            <w:rStyle w:val="MisparKeta"/>
          </w:rPr>
          <w:t xml:space="preserve">ב. </w:t>
        </w:r>
      </w:ins>
      <w:r w:rsidRPr="00A31C54">
        <w:rPr>
          <w:rtl/>
        </w:rPr>
        <w:t>היה קטן - לא יעשנו גדול.</w:t>
      </w:r>
    </w:p>
    <w:p w14:paraId="66A3FE82" w14:textId="77777777" w:rsidR="00A31C54" w:rsidRPr="00A31C54" w:rsidRDefault="00AC0AF5" w:rsidP="00A31C54">
      <w:pPr>
        <w:pStyle w:val="36"/>
        <w:framePr w:wrap="notBeside"/>
        <w:rPr>
          <w:rtl/>
        </w:rPr>
      </w:pPr>
      <w:r w:rsidRPr="00A31C54">
        <w:rPr>
          <w:rtl/>
        </w:rPr>
        <w:t xml:space="preserve">סבר </w:t>
      </w:r>
      <w:r w:rsidRPr="00A31C54">
        <w:rPr>
          <w:rFonts w:hint="cs"/>
          <w:rtl/>
        </w:rPr>
        <w:t>רב</w:t>
      </w:r>
      <w:r w:rsidRPr="00A31C54">
        <w:rPr>
          <w:rtl/>
        </w:rPr>
        <w:t>"</w:t>
      </w:r>
      <w:r w:rsidRPr="00A31C54">
        <w:rPr>
          <w:rFonts w:hint="cs"/>
          <w:rtl/>
        </w:rPr>
        <w:t>ח</w:t>
      </w:r>
      <w:r w:rsidRPr="00A31C54">
        <w:rPr>
          <w:rtl/>
        </w:rPr>
        <w:t>:</w:t>
      </w:r>
    </w:p>
    <w:p w14:paraId="5444DC25" w14:textId="7F440280" w:rsidR="00AC0AF5" w:rsidRPr="00C414D2" w:rsidRDefault="00AC0AF5" w:rsidP="00A31C54">
      <w:pPr>
        <w:rPr>
          <w:rFonts w:ascii="Fb Fontext" w:hAnsi="Fb Fontext"/>
          <w:spacing w:val="-2"/>
          <w:rtl/>
        </w:rPr>
      </w:pPr>
      <w:r w:rsidRPr="00C414D2">
        <w:rPr>
          <w:rFonts w:ascii="Fb Fontext" w:hAnsi="Fb Fontext"/>
          <w:spacing w:val="-2"/>
          <w:rtl/>
        </w:rPr>
        <w:t>ב</w:t>
      </w:r>
      <w:r w:rsidR="00A31C54">
        <w:rPr>
          <w:rFonts w:ascii="Fb Fontext" w:hAnsi="Fb Fontext" w:hint="cs"/>
          <w:spacing w:val="-2"/>
          <w:rtl/>
        </w:rPr>
        <w:t>ן</w:t>
      </w:r>
      <w:r w:rsidRPr="00C414D2">
        <w:rPr>
          <w:rFonts w:ascii="Fb Fontext" w:hAnsi="Fb Fontext"/>
          <w:spacing w:val="-2"/>
          <w:rtl/>
        </w:rPr>
        <w:t xml:space="preserve"> ד</w:t>
      </w:r>
      <w:r w:rsidRPr="00F10693">
        <w:rPr>
          <w:rtl/>
        </w:rPr>
        <w:t xml:space="preserve">' </w:t>
      </w:r>
      <w:r w:rsidRPr="00C414D2">
        <w:rPr>
          <w:rFonts w:ascii="Fb Fontext" w:hAnsi="Fb Fontext"/>
          <w:spacing w:val="-2"/>
          <w:rtl/>
        </w:rPr>
        <w:t xml:space="preserve">לא </w:t>
      </w:r>
      <w:r w:rsidR="00A31C54">
        <w:rPr>
          <w:rFonts w:ascii="Fb Fontext" w:hAnsi="Fb Fontext" w:hint="cs"/>
          <w:spacing w:val="-2"/>
          <w:rtl/>
        </w:rPr>
        <w:t>יעשהו בן ח'</w:t>
      </w:r>
      <w:r w:rsidRPr="00C414D2">
        <w:rPr>
          <w:rFonts w:ascii="Fb Fontext" w:hAnsi="Fb Fontext"/>
          <w:spacing w:val="-2"/>
          <w:rtl/>
        </w:rPr>
        <w:t>, ד</w:t>
      </w:r>
      <w:r w:rsidRPr="00C414D2">
        <w:rPr>
          <w:rFonts w:ascii="Fb Fontext" w:hAnsi="Fb Fontext" w:hint="cs"/>
          <w:spacing w:val="-2"/>
          <w:rtl/>
        </w:rPr>
        <w:t>לוקח</w:t>
      </w:r>
      <w:r w:rsidRPr="00C414D2">
        <w:rPr>
          <w:rFonts w:ascii="Fb Fontext" w:hAnsi="Fb Fontext"/>
          <w:spacing w:val="-2"/>
          <w:rtl/>
        </w:rPr>
        <w:t xml:space="preserve"> </w:t>
      </w:r>
      <w:r w:rsidRPr="00C414D2">
        <w:rPr>
          <w:rFonts w:ascii="Fb Fontext" w:hAnsi="Fb Fontext" w:hint="cs"/>
          <w:spacing w:val="-2"/>
          <w:rtl/>
        </w:rPr>
        <w:t>ח</w:t>
      </w:r>
      <w:r w:rsidRPr="00F10693">
        <w:rPr>
          <w:rFonts w:hint="cs"/>
          <w:rtl/>
        </w:rPr>
        <w:t xml:space="preserve">' </w:t>
      </w:r>
      <w:r w:rsidRPr="00C414D2">
        <w:rPr>
          <w:rFonts w:ascii="Fb Fontext" w:hAnsi="Fb Fontext"/>
          <w:spacing w:val="-2"/>
          <w:rtl/>
        </w:rPr>
        <w:t xml:space="preserve">בחצר, אבל בר </w:t>
      </w:r>
      <w:r w:rsidRPr="00C414D2">
        <w:rPr>
          <w:rFonts w:ascii="Fb Fontext" w:hAnsi="Fb Fontext" w:hint="cs"/>
          <w:spacing w:val="-2"/>
          <w:rtl/>
        </w:rPr>
        <w:t>ב</w:t>
      </w:r>
      <w:r w:rsidRPr="00F10693">
        <w:rPr>
          <w:rFonts w:hint="cs"/>
          <w:rtl/>
        </w:rPr>
        <w:t xml:space="preserve">' </w:t>
      </w:r>
      <w:r w:rsidR="00A31C54">
        <w:rPr>
          <w:rFonts w:ascii="Fb Fontext" w:hAnsi="Fb Fontext" w:hint="cs"/>
          <w:spacing w:val="-2"/>
          <w:rtl/>
        </w:rPr>
        <w:t xml:space="preserve">יכול לעשותו ד' </w:t>
      </w:r>
    </w:p>
    <w:p w14:paraId="468F4011" w14:textId="77777777" w:rsidR="00A31C54" w:rsidRPr="00A31C54" w:rsidRDefault="00AC0AF5" w:rsidP="00A31C54">
      <w:pPr>
        <w:pStyle w:val="36"/>
        <w:framePr w:wrap="notBeside"/>
        <w:rPr>
          <w:rtl/>
        </w:rPr>
      </w:pPr>
      <w:r w:rsidRPr="00A31C54">
        <w:rPr>
          <w:rtl/>
        </w:rPr>
        <w:t>א"ל רבא,</w:t>
      </w:r>
    </w:p>
    <w:p w14:paraId="70BE5AF2" w14:textId="7753F488" w:rsidR="00AC0AF5" w:rsidRDefault="00A31C54" w:rsidP="00AC0AF5">
      <w:pPr>
        <w:rPr>
          <w:rFonts w:ascii="Fb Fontext" w:hAnsi="Fb Fontext"/>
          <w:sz w:val="32"/>
          <w:rtl/>
        </w:rPr>
      </w:pPr>
      <w:r>
        <w:rPr>
          <w:rStyle w:val="affffe"/>
          <w:rFonts w:hint="cs"/>
          <w:rtl/>
        </w:rPr>
        <w:t>יכול לומר לו</w:t>
      </w:r>
      <w:r w:rsidR="00AC0AF5" w:rsidRPr="00A31C54">
        <w:rPr>
          <w:rStyle w:val="affffe"/>
          <w:rtl/>
        </w:rPr>
        <w:t>:</w:t>
      </w:r>
      <w:r w:rsidR="00AC0AF5">
        <w:rPr>
          <w:rFonts w:ascii="Fb Fontext" w:hAnsi="Fb Fontext"/>
          <w:sz w:val="32"/>
          <w:rtl/>
        </w:rPr>
        <w:t xml:space="preserve"> בפתח</w:t>
      </w:r>
      <w:r w:rsidR="00AC0AF5">
        <w:rPr>
          <w:rFonts w:ascii="Fb Fontext" w:hAnsi="Fb Fontext" w:hint="cs"/>
          <w:sz w:val="32"/>
          <w:rtl/>
        </w:rPr>
        <w:t xml:space="preserve"> קטן אני יכול להצטנע ממך ולא בפתח גדול </w:t>
      </w:r>
    </w:p>
    <w:p w14:paraId="7B77E25F" w14:textId="77777777" w:rsidR="00AC0AF5" w:rsidRPr="00801934" w:rsidRDefault="00AC0AF5" w:rsidP="00AF2FEB">
      <w:pPr>
        <w:pStyle w:val="afffb"/>
        <w:rPr>
          <w:rtl/>
        </w:rPr>
      </w:pPr>
      <w:ins w:id="9866" w:author="מספור קטעי משנה" w:date="2026-10-06T06:44:59Z">
        <w:r>
          <w:rPr>
            <w:rStyle w:val="MisparKeta"/>
          </w:rPr>
          <w:t xml:space="preserve">ו. </w:t>
        </w:r>
      </w:ins>
      <w:r w:rsidRPr="00801934">
        <w:rPr>
          <w:rtl/>
        </w:rPr>
        <w:t>אחד - לא יעשנו שנים.</w:t>
      </w:r>
    </w:p>
    <w:p w14:paraId="455B4081" w14:textId="77777777" w:rsidR="00A31C54" w:rsidRPr="00A31C54" w:rsidRDefault="00AC0AF5" w:rsidP="00A31C54">
      <w:pPr>
        <w:pStyle w:val="36"/>
        <w:framePr w:wrap="notBeside"/>
        <w:rPr>
          <w:rtl/>
        </w:rPr>
      </w:pPr>
      <w:r w:rsidRPr="00A31C54">
        <w:rPr>
          <w:rtl/>
        </w:rPr>
        <w:t>סבר ר</w:t>
      </w:r>
      <w:r w:rsidRPr="00A31C54">
        <w:rPr>
          <w:rFonts w:hint="cs"/>
          <w:rtl/>
        </w:rPr>
        <w:t>ב</w:t>
      </w:r>
      <w:r w:rsidRPr="00A31C54">
        <w:rPr>
          <w:rtl/>
        </w:rPr>
        <w:t>"</w:t>
      </w:r>
      <w:r w:rsidRPr="00A31C54">
        <w:rPr>
          <w:rFonts w:hint="cs"/>
          <w:rtl/>
        </w:rPr>
        <w:t>ח</w:t>
      </w:r>
      <w:r w:rsidRPr="00A31C54">
        <w:rPr>
          <w:rtl/>
        </w:rPr>
        <w:t>:</w:t>
      </w:r>
    </w:p>
    <w:p w14:paraId="41345C09" w14:textId="789AACC3" w:rsidR="00AC0AF5" w:rsidRDefault="00AC0AF5" w:rsidP="00AC0AF5">
      <w:pPr>
        <w:rPr>
          <w:rFonts w:ascii="Fb Fontext" w:hAnsi="Fb Fontext"/>
          <w:sz w:val="32"/>
          <w:rtl/>
        </w:rPr>
      </w:pPr>
      <w:r w:rsidRPr="00C35A2C">
        <w:rPr>
          <w:rFonts w:ascii="Fb Fontext" w:hAnsi="Fb Fontext" w:hint="cs"/>
          <w:sz w:val="32"/>
          <w:rtl/>
        </w:rPr>
        <w:t>ד</w:t>
      </w:r>
      <w:r w:rsidRPr="00F10693">
        <w:rPr>
          <w:rFonts w:hint="cs"/>
          <w:rtl/>
        </w:rPr>
        <w:t xml:space="preserve">' </w:t>
      </w:r>
      <w:r w:rsidRPr="00C35A2C">
        <w:rPr>
          <w:rFonts w:ascii="Fb Fontext" w:hAnsi="Fb Fontext"/>
          <w:sz w:val="32"/>
          <w:rtl/>
        </w:rPr>
        <w:t xml:space="preserve">לא </w:t>
      </w:r>
      <w:r w:rsidRPr="00C35A2C">
        <w:rPr>
          <w:rFonts w:ascii="Fb Fontext" w:hAnsi="Fb Fontext" w:hint="cs"/>
          <w:sz w:val="32"/>
          <w:rtl/>
        </w:rPr>
        <w:t>יעשה ב</w:t>
      </w:r>
      <w:r w:rsidRPr="00F10693">
        <w:rPr>
          <w:rFonts w:hint="cs"/>
          <w:rtl/>
        </w:rPr>
        <w:t xml:space="preserve">' </w:t>
      </w:r>
      <w:r w:rsidRPr="00C35A2C">
        <w:rPr>
          <w:rFonts w:ascii="Fb Fontext" w:hAnsi="Fb Fontext" w:hint="cs"/>
          <w:sz w:val="32"/>
          <w:rtl/>
        </w:rPr>
        <w:t>של ב</w:t>
      </w:r>
      <w:r w:rsidRPr="00F10693">
        <w:rPr>
          <w:rFonts w:hint="cs"/>
          <w:rtl/>
        </w:rPr>
        <w:t xml:space="preserve">' </w:t>
      </w:r>
      <w:r w:rsidRPr="00C35A2C">
        <w:rPr>
          <w:rFonts w:ascii="Fb Fontext" w:hAnsi="Fb Fontext" w:hint="cs"/>
          <w:sz w:val="32"/>
          <w:rtl/>
        </w:rPr>
        <w:t>שלוקח ח</w:t>
      </w:r>
      <w:r w:rsidRPr="00F10693">
        <w:rPr>
          <w:rFonts w:hint="cs"/>
          <w:rtl/>
        </w:rPr>
        <w:t xml:space="preserve">' </w:t>
      </w:r>
      <w:r w:rsidRPr="00C35A2C">
        <w:rPr>
          <w:rFonts w:ascii="Fb Fontext" w:hAnsi="Fb Fontext" w:hint="cs"/>
          <w:sz w:val="32"/>
          <w:rtl/>
        </w:rPr>
        <w:t>בחצר, אבל בן ח</w:t>
      </w:r>
      <w:r w:rsidRPr="00F10693">
        <w:rPr>
          <w:rFonts w:hint="cs"/>
          <w:rtl/>
        </w:rPr>
        <w:t xml:space="preserve">' </w:t>
      </w:r>
      <w:r w:rsidRPr="00C35A2C">
        <w:rPr>
          <w:rFonts w:ascii="Fb Fontext" w:hAnsi="Fb Fontext" w:hint="cs"/>
          <w:sz w:val="32"/>
          <w:rtl/>
        </w:rPr>
        <w:t>יכול לעשות ב</w:t>
      </w:r>
      <w:r w:rsidRPr="00F10693">
        <w:rPr>
          <w:rFonts w:hint="cs"/>
          <w:rtl/>
        </w:rPr>
        <w:t xml:space="preserve">' </w:t>
      </w:r>
      <w:r w:rsidRPr="00C35A2C">
        <w:rPr>
          <w:rFonts w:ascii="Fb Fontext" w:hAnsi="Fb Fontext" w:hint="cs"/>
          <w:sz w:val="32"/>
          <w:rtl/>
        </w:rPr>
        <w:t>של ד</w:t>
      </w:r>
      <w:r w:rsidRPr="00F10693">
        <w:rPr>
          <w:rFonts w:hint="cs"/>
          <w:rtl/>
        </w:rPr>
        <w:t xml:space="preserve">' </w:t>
      </w:r>
      <w:r w:rsidRPr="00C35A2C">
        <w:rPr>
          <w:rFonts w:ascii="Fb Fontext" w:hAnsi="Fb Fontext" w:hint="cs"/>
          <w:sz w:val="32"/>
          <w:rtl/>
        </w:rPr>
        <w:t>ד</w:t>
      </w:r>
      <w:r w:rsidRPr="00F10693">
        <w:rPr>
          <w:rtl/>
        </w:rPr>
        <w:t>'</w:t>
      </w:r>
      <w:r w:rsidRPr="00F10693">
        <w:rPr>
          <w:rFonts w:hint="cs"/>
          <w:rtl/>
        </w:rPr>
        <w:t>,</w:t>
      </w:r>
    </w:p>
    <w:p w14:paraId="5B9CBCD9" w14:textId="77777777" w:rsidR="00A31C54" w:rsidRPr="00A31C54" w:rsidRDefault="00AC0AF5" w:rsidP="00A31C54">
      <w:pPr>
        <w:pStyle w:val="36"/>
        <w:framePr w:wrap="notBeside"/>
        <w:rPr>
          <w:rtl/>
        </w:rPr>
      </w:pPr>
      <w:r w:rsidRPr="00A31C54">
        <w:rPr>
          <w:rtl/>
        </w:rPr>
        <w:t>א"ל רבא,</w:t>
      </w:r>
    </w:p>
    <w:p w14:paraId="10BB9320" w14:textId="26FEBD91" w:rsidR="00AC0AF5" w:rsidRDefault="00A31C54" w:rsidP="00AC0AF5">
      <w:pPr>
        <w:rPr>
          <w:rFonts w:ascii="Fb Fontext" w:hAnsi="Fb Fontext"/>
          <w:sz w:val="32"/>
          <w:rtl/>
        </w:rPr>
      </w:pPr>
      <w:r>
        <w:rPr>
          <w:rStyle w:val="affffe"/>
          <w:rFonts w:hint="cs"/>
          <w:rtl/>
        </w:rPr>
        <w:t>יכול לומר לו</w:t>
      </w:r>
      <w:r w:rsidR="00AC0AF5" w:rsidRPr="00A31C54">
        <w:rPr>
          <w:rStyle w:val="affffe"/>
          <w:rtl/>
        </w:rPr>
        <w:t>:</w:t>
      </w:r>
      <w:r w:rsidR="00AC0AF5" w:rsidRPr="00C35A2C">
        <w:rPr>
          <w:rFonts w:ascii="Fb Fontext" w:hAnsi="Fb Fontext"/>
          <w:sz w:val="32"/>
          <w:rtl/>
        </w:rPr>
        <w:t xml:space="preserve"> </w:t>
      </w:r>
      <w:r w:rsidR="00AC0AF5" w:rsidRPr="00C35A2C">
        <w:rPr>
          <w:rFonts w:ascii="Fb Fontext" w:hAnsi="Fb Fontext" w:hint="cs"/>
          <w:sz w:val="32"/>
          <w:rtl/>
        </w:rPr>
        <w:t>בפתח אחד אני יכול להצטנע ממך ולא בשני פתחים</w:t>
      </w:r>
    </w:p>
    <w:p w14:paraId="3EB83446" w14:textId="77777777" w:rsidR="00A31C54" w:rsidRPr="00A31C54" w:rsidRDefault="00AC0AF5" w:rsidP="00A31C54">
      <w:pPr>
        <w:pStyle w:val="afffb"/>
        <w:rPr>
          <w:rtl/>
        </w:rPr>
      </w:pPr>
      <w:ins w:id="9867" w:author="מספור קטעי משנה" w:date="2026-10-06T06:44:59Z">
        <w:r>
          <w:rPr>
            <w:rStyle w:val="MisparKeta"/>
          </w:rPr>
          <w:t xml:space="preserve">ו. </w:t>
        </w:r>
      </w:ins>
      <w:r w:rsidRPr="00A31C54">
        <w:rPr>
          <w:rtl/>
        </w:rPr>
        <w:t>אבל פותח הוא לרה"ר פתח כנגד פתח.</w:t>
      </w:r>
      <w:r w:rsidRPr="00A31C54">
        <w:rPr>
          <w:rFonts w:hint="cs"/>
          <w:rtl/>
        </w:rPr>
        <w:t xml:space="preserve"> </w:t>
      </w:r>
    </w:p>
    <w:p w14:paraId="537DF75A" w14:textId="19837335" w:rsidR="00AC0AF5" w:rsidRPr="00C414D2" w:rsidRDefault="00A31C54" w:rsidP="00AC0AF5">
      <w:pPr>
        <w:rPr>
          <w:rFonts w:ascii="Fb Fontext" w:hAnsi="Fb Fontext"/>
          <w:spacing w:val="-4"/>
          <w:rtl/>
        </w:rPr>
      </w:pPr>
      <w:r w:rsidRPr="00A31C54">
        <w:rPr>
          <w:rStyle w:val="affffe"/>
          <w:rFonts w:hint="cs"/>
          <w:rtl/>
        </w:rPr>
        <w:t>שאומר לו</w:t>
      </w:r>
      <w:r>
        <w:rPr>
          <w:rStyle w:val="affffe"/>
          <w:rFonts w:hint="cs"/>
          <w:rtl/>
        </w:rPr>
        <w:t>:</w:t>
      </w:r>
      <w:r>
        <w:rPr>
          <w:rFonts w:ascii="Fb Fontext" w:hAnsi="Fb Fontext" w:hint="cs"/>
          <w:spacing w:val="-4"/>
          <w:sz w:val="32"/>
          <w:rtl/>
        </w:rPr>
        <w:t xml:space="preserve"> </w:t>
      </w:r>
      <w:r w:rsidR="00AC0AF5" w:rsidRPr="00C414D2">
        <w:rPr>
          <w:rFonts w:ascii="Fb Fontext" w:hAnsi="Fb Fontext"/>
          <w:spacing w:val="-4"/>
          <w:sz w:val="32"/>
          <w:rtl/>
        </w:rPr>
        <w:t xml:space="preserve">סוף סוף הא </w:t>
      </w:r>
      <w:r>
        <w:rPr>
          <w:rFonts w:ascii="Fb Fontext" w:hAnsi="Fb Fontext" w:hint="cs"/>
          <w:spacing w:val="-4"/>
          <w:sz w:val="32"/>
          <w:rtl/>
        </w:rPr>
        <w:t xml:space="preserve">תצטרך להצטנע מפני </w:t>
      </w:r>
      <w:r w:rsidR="00AC0AF5" w:rsidRPr="00C414D2">
        <w:rPr>
          <w:rFonts w:ascii="Fb Fontext" w:hAnsi="Fb Fontext"/>
          <w:spacing w:val="-4"/>
          <w:sz w:val="32"/>
          <w:rtl/>
        </w:rPr>
        <w:t>בני רה"ר.</w:t>
      </w:r>
    </w:p>
    <w:p w14:paraId="228716B5" w14:textId="69586EF5" w:rsidR="00AC0AF5" w:rsidRPr="001B450D" w:rsidRDefault="001B450D" w:rsidP="00AC0AF5">
      <w:pPr>
        <w:pStyle w:val="aff9"/>
        <w:rPr>
          <w:rtl/>
        </w:rPr>
      </w:pPr>
      <w:r w:rsidRPr="001B450D">
        <w:rPr>
          <w:rFonts w:hint="cs"/>
          <w:rtl/>
        </w:rPr>
        <w:t>***</w:t>
      </w:r>
    </w:p>
    <w:p w14:paraId="337EDD85" w14:textId="77777777" w:rsidR="00AC0AF5" w:rsidRPr="00C35A2C" w:rsidRDefault="00AC0AF5" w:rsidP="00A31C54">
      <w:pPr>
        <w:pStyle w:val="affffb"/>
        <w:framePr w:wrap="around"/>
        <w:rPr>
          <w:rtl/>
        </w:rPr>
      </w:pPr>
      <w:del w:id="20273" w:author="קלוד" w:date="2026-10-06T10:07:33Z">
        <w:r>
          <w:rPr>
            <w:rtl/>
          </w:rPr>
          <w:delText xml:space="preserve">מתני</w:delText>
        </w:r>
      </w:del>
      <w:ins w:id="20274" w:author="קלוד" w:date="2026-10-06T10:07:33Z">
        <w:r>
          <w:rPr>
            <w:rtl/>
          </w:rPr>
          <w:t xml:space="preserve">משנה ח</w:t>
        </w:r>
      </w:ins>
      <w:del w:id="20275" w:author="קלוד" w:date="2026-10-06T10:07:33Z">
        <w:r>
          <w:rPr>
            <w:rtl/>
          </w:rPr>
          <w:delText xml:space="preserve">'.</w:delText>
        </w:r>
      </w:del>
    </w:p>
    <w:p w14:paraId="250500E6" w14:textId="77777777" w:rsidR="00AC0AF5" w:rsidRDefault="00AC0AF5" w:rsidP="00DB3591">
      <w:pPr>
        <w:pStyle w:val="afff3"/>
        <w:rPr>
          <w:rtl/>
        </w:rPr>
      </w:pPr>
      <w:r w:rsidRPr="00C35A2C">
        <w:rPr>
          <w:rtl/>
        </w:rPr>
        <w:t>אין עושין חלל תחת רה"ר, בורות, שיחין ומערות.</w:t>
      </w:r>
    </w:p>
    <w:p w14:paraId="4C003944" w14:textId="77777777" w:rsidR="00AC0AF5" w:rsidRPr="00C35A2C" w:rsidRDefault="00AC0AF5" w:rsidP="00DB3591">
      <w:pPr>
        <w:pStyle w:val="afff3"/>
        <w:rPr>
          <w:rtl/>
        </w:rPr>
      </w:pPr>
      <w:r>
        <w:rPr>
          <w:rStyle w:val="TanaimMishna"/>
          <w:rtl/>
          <w:rPrChange w:id="43087" w:author="Claude" w:date="2026-10-07T09:47:58Z">
            <w:rPr>
              <w:rtl/>
            </w:rPr>
          </w:rPrChange>
        </w:rPr>
        <w:t xml:space="preserve">ר"א</w:t>
      </w:r>
      <w:r>
        <w:rPr>
          <w:rtl/>
        </w:rPr>
        <w:t xml:space="preserve"> מתיר כדי שתהא עגלה מהלכת וטעונה אבנים.</w:t>
      </w:r>
    </w:p>
    <w:p w14:paraId="3FA1CB02" w14:textId="77777777" w:rsidR="00AC0AF5" w:rsidRPr="00A343FC" w:rsidRDefault="00AC0AF5" w:rsidP="00DB3591">
      <w:pPr>
        <w:pStyle w:val="afff3"/>
        <w:rPr>
          <w:rtl/>
        </w:rPr>
      </w:pPr>
      <w:r w:rsidRPr="00A343FC">
        <w:rPr>
          <w:rtl/>
        </w:rPr>
        <w:t>אין מוציאין זיזין וגזוזטראות לרה"ר, אלא אם רצה - כונס לתוך שלו ומוציא.</w:t>
      </w:r>
    </w:p>
    <w:p w14:paraId="3CF5D562" w14:textId="77777777" w:rsidR="00AC0AF5" w:rsidRPr="00C35A2C" w:rsidRDefault="00AC0AF5" w:rsidP="00DB3591">
      <w:pPr>
        <w:pStyle w:val="afff3"/>
        <w:rPr>
          <w:rtl/>
        </w:rPr>
      </w:pPr>
      <w:r w:rsidRPr="00C35A2C">
        <w:rPr>
          <w:rtl/>
        </w:rPr>
        <w:t>לקח חצר ובה זיזין וגזוזטראות - הרי זו בחזקתה.</w:t>
      </w:r>
      <w:bookmarkEnd w:id="30"/>
    </w:p>
    <w:p w14:paraId="3E07D948" w14:textId="6DA52AED" w:rsidR="00AC0AF5" w:rsidRPr="001B450D" w:rsidRDefault="001B450D" w:rsidP="00AC0AF5">
      <w:pPr>
        <w:pStyle w:val="aff9"/>
        <w:rPr>
          <w:rtl/>
        </w:rPr>
      </w:pPr>
      <w:r w:rsidRPr="001B450D">
        <w:rPr>
          <w:rFonts w:hint="cs"/>
          <w:rtl/>
        </w:rPr>
        <w:t>***</w:t>
      </w:r>
      <w:bookmarkStart w:id="32" w:name="_Hlk175484168"/>
      <w:bookmarkStart w:id="33" w:name="_Hlk175484108"/>
    </w:p>
    <w:p w14:paraId="2AADE6A8" w14:textId="77777777" w:rsidR="00A31C54" w:rsidRPr="00A31C54" w:rsidRDefault="00AC0AF5" w:rsidP="00A31C54">
      <w:pPr>
        <w:pStyle w:val="36"/>
        <w:framePr w:wrap="notBeside"/>
        <w:rPr>
          <w:rtl/>
        </w:rPr>
      </w:pPr>
      <w:r w:rsidRPr="00A31C54">
        <w:rPr>
          <w:rtl/>
        </w:rPr>
        <w:t>ורבנן</w:t>
      </w:r>
      <w:r w:rsidRPr="00A31C54">
        <w:rPr>
          <w:rFonts w:hint="cs"/>
          <w:rtl/>
        </w:rPr>
        <w:t>:</w:t>
      </w:r>
    </w:p>
    <w:p w14:paraId="4E278056" w14:textId="4340DEBE" w:rsidR="00AC0AF5" w:rsidRPr="00C35A2C" w:rsidRDefault="00AC0AF5" w:rsidP="00AC0AF5">
      <w:pPr>
        <w:rPr>
          <w:rFonts w:ascii="Fb Fontext" w:hAnsi="Fb Fontext"/>
          <w:rtl/>
        </w:rPr>
      </w:pPr>
      <w:r w:rsidRPr="00C35A2C">
        <w:rPr>
          <w:rFonts w:ascii="Fb Fontext" w:hAnsi="Fb Fontext"/>
          <w:sz w:val="32"/>
          <w:rtl/>
        </w:rPr>
        <w:t xml:space="preserve"> </w:t>
      </w:r>
      <w:r>
        <w:rPr>
          <w:rFonts w:ascii="Fb Fontext" w:hAnsi="Fb Fontext" w:hint="cs"/>
          <w:sz w:val="32"/>
          <w:rtl/>
        </w:rPr>
        <w:t>פעמים</w:t>
      </w:r>
      <w:r w:rsidRPr="00C35A2C">
        <w:rPr>
          <w:rFonts w:ascii="Fb Fontext" w:hAnsi="Fb Fontext"/>
          <w:sz w:val="32"/>
          <w:rtl/>
        </w:rPr>
        <w:t xml:space="preserve"> דמפחית ולאו אדעתיה.</w:t>
      </w:r>
    </w:p>
    <w:p w14:paraId="5C7353A2" w14:textId="77777777" w:rsidR="00AC0AF5" w:rsidRPr="00801934" w:rsidRDefault="00AC0AF5" w:rsidP="00AF2FEB">
      <w:pPr>
        <w:pStyle w:val="afffb"/>
        <w:rPr>
          <w:rtl/>
        </w:rPr>
      </w:pPr>
      <w:ins w:id="9869" w:author="מספור קטעי משנה" w:date="2026-10-06T06:44:59Z">
        <w:r>
          <w:rPr>
            <w:rStyle w:val="MisparKeta"/>
          </w:rPr>
          <w:t xml:space="preserve">ט. </w:t>
        </w:r>
      </w:ins>
      <w:r w:rsidRPr="00801934">
        <w:rPr>
          <w:rtl/>
        </w:rPr>
        <w:t>אין מוציאין זיזין וגזוזטראות וכו'.</w:t>
      </w:r>
    </w:p>
    <w:p w14:paraId="79A85533" w14:textId="37D158CC" w:rsidR="00A31C54" w:rsidRPr="00A31C54" w:rsidRDefault="00A31C54" w:rsidP="00A31C54">
      <w:pPr>
        <w:pStyle w:val="36"/>
        <w:framePr w:wrap="notBeside"/>
        <w:rPr>
          <w:rtl/>
        </w:rPr>
      </w:pPr>
      <w:r>
        <w:rPr>
          <w:rFonts w:hint="cs"/>
          <w:rtl/>
        </w:rPr>
        <w:t>ל</w:t>
      </w:r>
      <w:r w:rsidR="00AC0AF5" w:rsidRPr="00A31C54">
        <w:rPr>
          <w:rtl/>
        </w:rPr>
        <w:t>ר' אמי</w:t>
      </w:r>
    </w:p>
    <w:p w14:paraId="24DD8474" w14:textId="0E3FC91D" w:rsidR="00AC0AF5" w:rsidRDefault="00AC0AF5" w:rsidP="00A31C54">
      <w:pPr>
        <w:rPr>
          <w:rFonts w:ascii="Fb Fontext" w:hAnsi="Fb Fontext"/>
          <w:rtl/>
        </w:rPr>
      </w:pPr>
      <w:r w:rsidRPr="00C35A2C">
        <w:rPr>
          <w:rFonts w:ascii="Fb Fontext" w:hAnsi="Fb Fontext"/>
          <w:rtl/>
        </w:rPr>
        <w:t>ה</w:t>
      </w:r>
      <w:r w:rsidRPr="00C35A2C">
        <w:rPr>
          <w:rFonts w:ascii="Fb Fontext" w:hAnsi="Fb Fontext" w:hint="cs"/>
          <w:rtl/>
        </w:rPr>
        <w:t xml:space="preserve">יה לו שבלט למבוי, </w:t>
      </w:r>
      <w:r w:rsidRPr="00A31C54">
        <w:rPr>
          <w:rStyle w:val="affffe"/>
          <w:rFonts w:hint="cs"/>
          <w:rtl/>
        </w:rPr>
        <w:t>ו</w:t>
      </w:r>
      <w:r w:rsidR="00A31C54" w:rsidRPr="00A31C54">
        <w:rPr>
          <w:rStyle w:val="affffe"/>
          <w:rFonts w:hint="cs"/>
          <w:rtl/>
        </w:rPr>
        <w:t>אמר לאחר</w:t>
      </w:r>
      <w:r w:rsidR="00A31C54">
        <w:rPr>
          <w:rFonts w:ascii="Fb Fontext" w:hAnsi="Fb Fontext" w:hint="cs"/>
          <w:rtl/>
        </w:rPr>
        <w:t xml:space="preserve"> ש</w:t>
      </w:r>
      <w:r w:rsidRPr="00C35A2C">
        <w:rPr>
          <w:rFonts w:ascii="Fb Fontext" w:hAnsi="Fb Fontext" w:hint="cs"/>
          <w:rtl/>
        </w:rPr>
        <w:t>היה שהיה לו זיז שבלט לבני רה</w:t>
      </w:r>
      <w:r w:rsidRPr="00C35A2C">
        <w:rPr>
          <w:rFonts w:ascii="Fb Fontext" w:hAnsi="Fb Fontext"/>
          <w:rtl/>
        </w:rPr>
        <w:t>"</w:t>
      </w:r>
      <w:r w:rsidRPr="00C35A2C">
        <w:rPr>
          <w:rFonts w:ascii="Fb Fontext" w:hAnsi="Fb Fontext" w:hint="cs"/>
          <w:rtl/>
        </w:rPr>
        <w:t>ר</w:t>
      </w:r>
      <w:r w:rsidR="00A31C54">
        <w:rPr>
          <w:rStyle w:val="affffe"/>
          <w:rFonts w:hint="cs"/>
          <w:rtl/>
        </w:rPr>
        <w:t>,</w:t>
      </w:r>
      <w:r w:rsidRPr="00C35A2C">
        <w:rPr>
          <w:rFonts w:ascii="Fb Fontext" w:hAnsi="Fb Fontext" w:hint="cs"/>
          <w:rtl/>
        </w:rPr>
        <w:t xml:space="preserve"> דשלו יוצא למבוי ומוחלין לו, אבל של</w:t>
      </w:r>
      <w:r w:rsidR="00A31C54">
        <w:rPr>
          <w:rFonts w:ascii="Fb Fontext" w:hAnsi="Fb Fontext" w:hint="cs"/>
          <w:rtl/>
        </w:rPr>
        <w:t>ך</w:t>
      </w:r>
      <w:r>
        <w:rPr>
          <w:rFonts w:ascii="Fb Fontext" w:hAnsi="Fb Fontext" w:hint="cs"/>
          <w:rtl/>
        </w:rPr>
        <w:t xml:space="preserve"> יוצא </w:t>
      </w:r>
      <w:r>
        <w:rPr>
          <w:rStyle w:val="affffe"/>
          <w:rFonts w:ascii="Fb Fontext" w:hAnsi="Fb Fontext" w:hint="cs"/>
          <w:rtl/>
          <w:rPrChange w:id="9206" w:author="מנוע אמוראים" w:date="2026-10-05T16:41:09Z">
            <w:rPr>
              <w:rFonts w:ascii="Fb Fontext" w:hAnsi="Fb Fontext" w:hint="cs"/>
              <w:rtl/>
            </w:rPr>
          </w:rPrChange>
        </w:rPr>
        <w:t xml:space="preserve">לרה</w:t>
      </w:r>
      <w:r>
        <w:rPr>
          <w:rStyle w:val="affffe"/>
          <w:rFonts w:ascii="Fb Fontext" w:hAnsi="Fb Fontext"/>
          <w:rtl/>
          <w:rPrChange w:id="9207" w:author="מנוע אמוראים" w:date="2026-10-05T16:41:09Z">
            <w:rPr>
              <w:rFonts w:ascii="Fb Fontext" w:hAnsi="Fb Fontext"/>
              <w:rtl/>
            </w:rPr>
          </w:rPrChange>
        </w:rPr>
        <w:t xml:space="preserve">"</w:t>
      </w:r>
      <w:r>
        <w:rPr>
          <w:rStyle w:val="affffe"/>
          <w:rFonts w:ascii="Fb Fontext" w:hAnsi="Fb Fontext" w:hint="cs"/>
          <w:rtl/>
          <w:rPrChange w:id="9208" w:author="מנוע אמוראים" w:date="2026-10-05T16:41:09Z">
            <w:rPr>
              <w:rFonts w:ascii="Fb Fontext" w:hAnsi="Fb Fontext" w:hint="cs"/>
              <w:rtl/>
            </w:rPr>
          </w:rPrChange>
        </w:rPr>
        <w:t xml:space="preserve">ר</w:t>
      </w:r>
      <w:r>
        <w:rPr>
          <w:rFonts w:ascii="Fb Fontext" w:hAnsi="Fb Fontext" w:hint="cs"/>
          <w:rtl/>
        </w:rPr>
        <w:t xml:space="preserve"> ואין מי שימחל</w:t>
      </w:r>
    </w:p>
    <w:p w14:paraId="4689211F" w14:textId="1CF51F5E" w:rsidR="00A31C54" w:rsidRPr="00A31C54" w:rsidRDefault="00A31C54" w:rsidP="00A31C54">
      <w:pPr>
        <w:pStyle w:val="36"/>
        <w:framePr w:wrap="notBeside"/>
        <w:rPr>
          <w:rtl/>
        </w:rPr>
      </w:pPr>
      <w:r>
        <w:rPr>
          <w:rFonts w:hint="cs"/>
          <w:rtl/>
        </w:rPr>
        <w:t>ל</w:t>
      </w:r>
      <w:r w:rsidR="00AC0AF5" w:rsidRPr="00A31C54">
        <w:rPr>
          <w:rFonts w:hint="cs"/>
          <w:rtl/>
        </w:rPr>
        <w:t>ר</w:t>
      </w:r>
      <w:r w:rsidR="00AC0AF5" w:rsidRPr="00A31C54">
        <w:rPr>
          <w:rtl/>
        </w:rPr>
        <w:t>' ינאי</w:t>
      </w:r>
    </w:p>
    <w:p w14:paraId="0E69984A" w14:textId="0857080C" w:rsidR="00AC0AF5" w:rsidRDefault="00AC0AF5" w:rsidP="00A31C54">
      <w:pPr>
        <w:rPr>
          <w:rFonts w:ascii="Fb Fontext" w:hAnsi="Fb Fontext"/>
          <w:sz w:val="32"/>
          <w:rtl/>
        </w:rPr>
      </w:pPr>
      <w:r w:rsidRPr="00C35A2C">
        <w:rPr>
          <w:rFonts w:ascii="Fb Fontext" w:hAnsi="Fb Fontext"/>
          <w:rtl/>
        </w:rPr>
        <w:t>ה</w:t>
      </w:r>
      <w:r>
        <w:rPr>
          <w:rFonts w:ascii="Fb Fontext" w:hAnsi="Fb Fontext" w:hint="cs"/>
          <w:rtl/>
        </w:rPr>
        <w:t xml:space="preserve">יה אילן הנוטה </w:t>
      </w:r>
      <w:r>
        <w:rPr>
          <w:rStyle w:val="affffe"/>
          <w:rFonts w:ascii="Fb Fontext" w:hAnsi="Fb Fontext" w:hint="cs"/>
          <w:rtl/>
          <w:rPrChange w:id="9209" w:author="מנוע אמוראים" w:date="2026-10-05T16:41:09Z">
            <w:rPr>
              <w:rFonts w:ascii="Fb Fontext" w:hAnsi="Fb Fontext" w:hint="cs"/>
              <w:rtl/>
            </w:rPr>
          </w:rPrChange>
        </w:rPr>
        <w:t xml:space="preserve">לרה</w:t>
      </w:r>
      <w:r>
        <w:rPr>
          <w:rStyle w:val="affffe"/>
          <w:rFonts w:ascii="Fb Fontext" w:hAnsi="Fb Fontext"/>
          <w:rtl/>
          <w:rPrChange w:id="9210" w:author="מנוע אמוראים" w:date="2026-10-05T16:41:09Z">
            <w:rPr>
              <w:rFonts w:ascii="Fb Fontext" w:hAnsi="Fb Fontext"/>
              <w:rtl/>
            </w:rPr>
          </w:rPrChange>
        </w:rPr>
        <w:t xml:space="preserve">"</w:t>
      </w:r>
      <w:r>
        <w:rPr>
          <w:rStyle w:val="affffe"/>
          <w:rFonts w:ascii="Fb Fontext" w:hAnsi="Fb Fontext" w:hint="cs"/>
          <w:rtl/>
          <w:rPrChange w:id="9211" w:author="מנוע אמוראים" w:date="2026-10-05T16:41:09Z">
            <w:rPr>
              <w:rFonts w:ascii="Fb Fontext" w:hAnsi="Fb Fontext" w:hint="cs"/>
              <w:rtl/>
            </w:rPr>
          </w:rPrChange>
        </w:rPr>
        <w:t xml:space="preserve">ר</w:t>
      </w:r>
      <w:r>
        <w:rPr>
          <w:rFonts w:ascii="Fb Fontext" w:hAnsi="Fb Fontext" w:hint="cs"/>
          <w:rtl/>
        </w:rPr>
        <w:t xml:space="preserve"> ואדם אחר גם היה לו אילן הנוטה </w:t>
      </w:r>
      <w:r>
        <w:rPr>
          <w:rStyle w:val="affffe"/>
          <w:rFonts w:ascii="Fb Fontext" w:hAnsi="Fb Fontext" w:hint="cs"/>
          <w:rtl/>
          <w:rPrChange w:id="9212" w:author="מנוע אמוראים" w:date="2026-10-05T16:41:09Z">
            <w:rPr>
              <w:rFonts w:ascii="Fb Fontext" w:hAnsi="Fb Fontext" w:hint="cs"/>
              <w:rtl/>
            </w:rPr>
          </w:rPrChange>
        </w:rPr>
        <w:t xml:space="preserve">לרה</w:t>
      </w:r>
      <w:r>
        <w:rPr>
          <w:rStyle w:val="affffe"/>
          <w:rFonts w:ascii="Fb Fontext" w:hAnsi="Fb Fontext"/>
          <w:rtl/>
          <w:rPrChange w:id="9213" w:author="מנוע אמוראים" w:date="2026-10-05T16:41:09Z">
            <w:rPr>
              <w:rFonts w:ascii="Fb Fontext" w:hAnsi="Fb Fontext"/>
              <w:rtl/>
            </w:rPr>
          </w:rPrChange>
        </w:rPr>
        <w:t xml:space="preserve">"</w:t>
      </w:r>
      <w:r>
        <w:rPr>
          <w:rStyle w:val="affffe"/>
          <w:rFonts w:ascii="Fb Fontext" w:hAnsi="Fb Fontext" w:hint="cs"/>
          <w:rtl/>
          <w:rPrChange w:id="9214" w:author="מנוע אמוראים" w:date="2026-10-05T16:41:09Z">
            <w:rPr>
              <w:rFonts w:ascii="Fb Fontext" w:hAnsi="Fb Fontext" w:hint="cs"/>
              <w:rtl/>
            </w:rPr>
          </w:rPrChange>
        </w:rPr>
        <w:t xml:space="preserve">ר</w:t>
      </w:r>
      <w:r>
        <w:rPr>
          <w:rFonts w:ascii="Fb Fontext" w:hAnsi="Fb Fontext" w:hint="cs"/>
          <w:rtl/>
        </w:rPr>
        <w:t xml:space="preserve"> ובאו בני רה</w:t>
      </w:r>
      <w:r w:rsidRPr="00C35A2C">
        <w:rPr>
          <w:rFonts w:ascii="Fb Fontext" w:hAnsi="Fb Fontext"/>
          <w:rtl/>
        </w:rPr>
        <w:t>"</w:t>
      </w:r>
      <w:r w:rsidRPr="00C35A2C">
        <w:rPr>
          <w:rFonts w:ascii="Fb Fontext" w:hAnsi="Fb Fontext" w:hint="cs"/>
          <w:rtl/>
        </w:rPr>
        <w:t>ר לעכב עליו</w:t>
      </w:r>
      <w:r w:rsidR="00A31C54">
        <w:rPr>
          <w:rFonts w:ascii="Fb Fontext" w:hAnsi="Fb Fontext" w:hint="cs"/>
          <w:rtl/>
        </w:rPr>
        <w:t xml:space="preserve">. </w:t>
      </w:r>
      <w:r w:rsidR="00A31C54">
        <w:rPr>
          <w:rStyle w:val="affffe"/>
          <w:rFonts w:hint="cs"/>
          <w:rtl/>
        </w:rPr>
        <w:t>וכשבא ל</w:t>
      </w:r>
      <w:r w:rsidRPr="00A31C54">
        <w:rPr>
          <w:rStyle w:val="affffe"/>
          <w:rFonts w:hint="cs"/>
          <w:rtl/>
        </w:rPr>
        <w:t xml:space="preserve">ר'ינ </w:t>
      </w:r>
      <w:r w:rsidR="00A31C54">
        <w:rPr>
          <w:rStyle w:val="affffe"/>
          <w:rFonts w:hint="cs"/>
          <w:rtl/>
        </w:rPr>
        <w:t xml:space="preserve">א"ל: </w:t>
      </w:r>
      <w:r w:rsidRPr="00C35A2C">
        <w:rPr>
          <w:rFonts w:ascii="Fb Fontext" w:hAnsi="Fb Fontext" w:hint="cs"/>
          <w:rtl/>
        </w:rPr>
        <w:t>שיבוא למחר ובלילה שלח שיקצצו את שלו וכשהגיע למחרת</w:t>
      </w:r>
      <w:r w:rsidR="00A31C54">
        <w:rPr>
          <w:rFonts w:ascii="Fb Fontext" w:hAnsi="Fb Fontext" w:hint="cs"/>
          <w:rtl/>
        </w:rPr>
        <w:t xml:space="preserve"> </w:t>
      </w:r>
      <w:r w:rsidRPr="00A31C54">
        <w:rPr>
          <w:rStyle w:val="affffe"/>
          <w:rFonts w:hint="cs"/>
          <w:rtl/>
        </w:rPr>
        <w:t>א</w:t>
      </w:r>
      <w:r w:rsidRPr="00A31C54">
        <w:rPr>
          <w:rStyle w:val="affffe"/>
          <w:rtl/>
        </w:rPr>
        <w:t>"</w:t>
      </w:r>
      <w:r w:rsidRPr="00A31C54">
        <w:rPr>
          <w:rStyle w:val="affffe"/>
          <w:rFonts w:hint="cs"/>
          <w:rtl/>
        </w:rPr>
        <w:t>ל</w:t>
      </w:r>
      <w:r w:rsidR="00A31C54">
        <w:rPr>
          <w:rStyle w:val="affffe"/>
          <w:rFonts w:hint="cs"/>
          <w:rtl/>
        </w:rPr>
        <w:t>:</w:t>
      </w:r>
      <w:r w:rsidRPr="00C35A2C">
        <w:rPr>
          <w:rFonts w:ascii="Fb Fontext" w:hAnsi="Fb Fontext" w:hint="cs"/>
          <w:sz w:val="32"/>
          <w:rtl/>
        </w:rPr>
        <w:t xml:space="preserve"> שיקוץ הוא </w:t>
      </w:r>
      <w:r w:rsidRPr="00A31C54">
        <w:rPr>
          <w:rStyle w:val="affffe"/>
          <w:rFonts w:hint="cs"/>
          <w:rtl/>
        </w:rPr>
        <w:t>א</w:t>
      </w:r>
      <w:r w:rsidRPr="00A31C54">
        <w:rPr>
          <w:rStyle w:val="affffe"/>
          <w:rtl/>
        </w:rPr>
        <w:t>"</w:t>
      </w:r>
      <w:r w:rsidRPr="00A31C54">
        <w:rPr>
          <w:rStyle w:val="affffe"/>
          <w:rFonts w:hint="cs"/>
          <w:rtl/>
        </w:rPr>
        <w:t>ל</w:t>
      </w:r>
      <w:r w:rsidRPr="00C35A2C">
        <w:rPr>
          <w:rFonts w:ascii="Fb Fontext" w:hAnsi="Fb Fontext" w:hint="cs"/>
          <w:sz w:val="32"/>
          <w:rtl/>
        </w:rPr>
        <w:t xml:space="preserve"> לך וראה אי קצצתי קצוץ גם אתה ואי לא לא</w:t>
      </w:r>
    </w:p>
    <w:p w14:paraId="0403FDCB" w14:textId="2A419C48" w:rsidR="00AC0AF5" w:rsidRDefault="00AC0AF5" w:rsidP="00AC0AF5">
      <w:pPr>
        <w:rPr>
          <w:rFonts w:ascii="Fb Fontext" w:hAnsi="Fb Fontext"/>
          <w:sz w:val="32"/>
          <w:rtl/>
        </w:rPr>
      </w:pPr>
      <w:r w:rsidRPr="00A31C54">
        <w:rPr>
          <w:rStyle w:val="affffe"/>
          <w:rFonts w:hint="cs"/>
          <w:rtl/>
        </w:rPr>
        <w:t>בתחילה סבר רי'נ</w:t>
      </w:r>
      <w:r w:rsidRPr="00C35A2C">
        <w:rPr>
          <w:rFonts w:ascii="Fb Fontext" w:hAnsi="Fb Fontext" w:hint="cs"/>
          <w:sz w:val="32"/>
          <w:rtl/>
        </w:rPr>
        <w:t xml:space="preserve"> שנוח לבני רה</w:t>
      </w:r>
      <w:r w:rsidRPr="00C35A2C">
        <w:rPr>
          <w:rFonts w:ascii="Fb Fontext" w:hAnsi="Fb Fontext"/>
          <w:sz w:val="32"/>
          <w:rtl/>
        </w:rPr>
        <w:t>"</w:t>
      </w:r>
      <w:r w:rsidRPr="00C35A2C">
        <w:rPr>
          <w:rFonts w:ascii="Fb Fontext" w:hAnsi="Fb Fontext" w:hint="cs"/>
          <w:sz w:val="32"/>
          <w:rtl/>
        </w:rPr>
        <w:t>ר מחמת הצל וכשראה שלא שלח לקצוץ</w:t>
      </w:r>
    </w:p>
    <w:p w14:paraId="282BFCFC" w14:textId="3A7FC56C" w:rsidR="00AC0AF5" w:rsidRPr="00C35A2C" w:rsidRDefault="00AC0AF5" w:rsidP="00AC0AF5">
      <w:pPr>
        <w:rPr>
          <w:rFonts w:ascii="Fb Fontext" w:hAnsi="Fb Fontext" w:cs="Guttman Vilna"/>
          <w:b/>
          <w:bCs/>
          <w:sz w:val="32"/>
          <w:rtl/>
        </w:rPr>
      </w:pPr>
      <w:r w:rsidRPr="00C35A2C">
        <w:rPr>
          <w:rFonts w:ascii="Fb Fontext" w:hAnsi="Fb Fontext" w:hint="cs"/>
          <w:sz w:val="32"/>
          <w:rtl/>
        </w:rPr>
        <w:t xml:space="preserve">וקודם קצץ את שלו </w:t>
      </w:r>
      <w:r w:rsidRPr="00A31C54">
        <w:rPr>
          <w:rStyle w:val="affffe"/>
          <w:rFonts w:hint="cs"/>
          <w:rtl/>
        </w:rPr>
        <w:t>כר</w:t>
      </w:r>
      <w:r w:rsidRPr="00A31C54">
        <w:rPr>
          <w:rStyle w:val="affffe"/>
          <w:rtl/>
        </w:rPr>
        <w:t>"</w:t>
      </w:r>
      <w:r w:rsidRPr="00A31C54">
        <w:rPr>
          <w:rStyle w:val="affffe"/>
          <w:rFonts w:hint="cs"/>
          <w:rtl/>
        </w:rPr>
        <w:t>ל</w:t>
      </w:r>
      <w:r w:rsidRPr="00A31C54">
        <w:rPr>
          <w:rStyle w:val="affffe"/>
          <w:rtl/>
        </w:rPr>
        <w:t>:</w:t>
      </w:r>
      <w:r w:rsidRPr="00C35A2C">
        <w:rPr>
          <w:rFonts w:ascii="Fb Fontext" w:hAnsi="Fb Fontext"/>
          <w:sz w:val="32"/>
          <w:rtl/>
        </w:rPr>
        <w:t xml:space="preserve"> </w:t>
      </w:r>
      <w:r w:rsidRPr="00577F86">
        <w:rPr>
          <w:rStyle w:val="affff8"/>
          <w:rFonts w:hint="cs"/>
          <w:rtl/>
        </w:rPr>
        <w:t>ד</w:t>
      </w:r>
      <w:r w:rsidRPr="00F10693">
        <w:rPr>
          <w:rFonts w:hint="cs"/>
          <w:rtl/>
        </w:rPr>
        <w:t>'</w:t>
      </w:r>
      <w:r w:rsidRPr="00F10693">
        <w:rPr>
          <w:rtl/>
        </w:rPr>
        <w:t>ה</w:t>
      </w:r>
      <w:r w:rsidRPr="00577F86">
        <w:rPr>
          <w:rStyle w:val="affff8"/>
          <w:rtl/>
        </w:rPr>
        <w:t>תקוששו וקושו</w:t>
      </w:r>
      <w:r w:rsidRPr="00C35A2C">
        <w:rPr>
          <w:rFonts w:ascii="Fb Fontext" w:hAnsi="Fb Fontext"/>
          <w:sz w:val="32"/>
          <w:rtl/>
        </w:rPr>
        <w:t xml:space="preserve"> קשוט עצמך ואח"כ קשוט אחרים.</w:t>
      </w:r>
    </w:p>
    <w:p w14:paraId="04BE0B08" w14:textId="77777777" w:rsidR="00AC0AF5" w:rsidRPr="00C35A2C" w:rsidRDefault="00AC0AF5" w:rsidP="00982F98">
      <w:pPr>
        <w:pStyle w:val="affe"/>
        <w:framePr w:wrap="around"/>
        <w:rPr>
          <w:rtl/>
        </w:rPr>
      </w:pPr>
      <w:r w:rsidRPr="00C35A2C">
        <w:rPr>
          <w:rFonts w:hint="cs"/>
          <w:rtl/>
        </w:rPr>
        <w:t>ס:</w:t>
      </w:r>
    </w:p>
    <w:p w14:paraId="09B9EE4D" w14:textId="77777777" w:rsidR="00AC0AF5" w:rsidRPr="00801934" w:rsidRDefault="00AC0AF5" w:rsidP="00AF2FEB">
      <w:pPr>
        <w:pStyle w:val="afffb"/>
        <w:ind w:end="0"/>
        <w:rPr>
          <w:rtl/>
        </w:rPr>
      </w:pPr>
      <w:r w:rsidRPr="00801934">
        <w:rPr>
          <w:rtl/>
        </w:rPr>
        <w:t>אבל אם רצה - כונס לתוך שלו ומוציא.</w:t>
      </w:r>
    </w:p>
    <w:p w14:paraId="3CF7C2E2" w14:textId="32D617EC" w:rsidR="00AC0AF5" w:rsidRPr="00C35A2C" w:rsidRDefault="00AC0AF5" w:rsidP="00AC0AF5">
      <w:pPr>
        <w:rPr>
          <w:rFonts w:ascii="Fb Fontext" w:hAnsi="Fb Fontext"/>
          <w:rtl/>
        </w:rPr>
      </w:pPr>
      <w:r w:rsidRPr="0081371E">
        <w:rPr>
          <w:rStyle w:val="afff8"/>
          <w:rtl/>
        </w:rPr>
        <w:t>איבעיא להו</w:t>
      </w:r>
      <w:r w:rsidRPr="00C35A2C">
        <w:rPr>
          <w:rFonts w:ascii="Fb Fontext" w:hAnsi="Fb Fontext"/>
          <w:rtl/>
        </w:rPr>
        <w:t>: כנס ולא הוציא, מהו שיחזור ויוציא?</w:t>
      </w:r>
    </w:p>
    <w:p w14:paraId="07FC39D0" w14:textId="77777777" w:rsidR="00AC0AF5" w:rsidRPr="00C35A2C" w:rsidRDefault="00AC0AF5" w:rsidP="00AC0AF5">
      <w:pPr>
        <w:rPr>
          <w:rFonts w:ascii="Fb Fontext" w:hAnsi="Fb Fontext"/>
          <w:rtl/>
        </w:rPr>
      </w:pPr>
      <w:r w:rsidRPr="00A31C54">
        <w:rPr>
          <w:rStyle w:val="affffe"/>
          <w:rFonts w:hint="cs"/>
          <w:rtl/>
        </w:rPr>
        <w:t>רי</w:t>
      </w:r>
      <w:r w:rsidRPr="00A31C54">
        <w:rPr>
          <w:rStyle w:val="affffe"/>
          <w:rtl/>
        </w:rPr>
        <w:t>"</w:t>
      </w:r>
      <w:r w:rsidRPr="00A31C54">
        <w:rPr>
          <w:rStyle w:val="affffe"/>
          <w:rFonts w:hint="cs"/>
          <w:rtl/>
        </w:rPr>
        <w:t>ו</w:t>
      </w:r>
      <w:r w:rsidRPr="00A31C54">
        <w:rPr>
          <w:rStyle w:val="affffe"/>
          <w:rtl/>
        </w:rPr>
        <w:t>:</w:t>
      </w:r>
      <w:r w:rsidRPr="00C35A2C">
        <w:rPr>
          <w:rFonts w:ascii="Fb Fontext" w:hAnsi="Fb Fontext"/>
          <w:rtl/>
        </w:rPr>
        <w:t xml:space="preserve"> כנס - מוציא, </w:t>
      </w:r>
      <w:r w:rsidRPr="00A31C54">
        <w:rPr>
          <w:rStyle w:val="affffe"/>
          <w:rtl/>
        </w:rPr>
        <w:t>ור"</w:t>
      </w:r>
      <w:r w:rsidRPr="00A31C54">
        <w:rPr>
          <w:rStyle w:val="affffe"/>
          <w:rFonts w:hint="cs"/>
          <w:rtl/>
        </w:rPr>
        <w:t>ל</w:t>
      </w:r>
      <w:r w:rsidRPr="00A31C54">
        <w:rPr>
          <w:rStyle w:val="affffe"/>
          <w:rtl/>
        </w:rPr>
        <w:t>:</w:t>
      </w:r>
      <w:r w:rsidRPr="00C35A2C">
        <w:rPr>
          <w:rFonts w:ascii="Fb Fontext" w:hAnsi="Fb Fontext"/>
          <w:rtl/>
        </w:rPr>
        <w:t xml:space="preserve"> כנס - אינו מוציא.</w:t>
      </w:r>
    </w:p>
    <w:p w14:paraId="28C2453B" w14:textId="5E5C108E" w:rsidR="00A31C54" w:rsidRPr="00A31C54" w:rsidRDefault="00A31C54" w:rsidP="00A31C54">
      <w:pPr>
        <w:pStyle w:val="36"/>
        <w:framePr w:wrap="notBeside"/>
        <w:rPr>
          <w:rtl/>
        </w:rPr>
      </w:pPr>
      <w:r>
        <w:rPr>
          <w:rFonts w:hint="cs"/>
          <w:rtl/>
        </w:rPr>
        <w:t xml:space="preserve">רי''ע </w:t>
      </w:r>
      <w:r w:rsidR="00AC0AF5" w:rsidRPr="00A31C54">
        <w:rPr>
          <w:rtl/>
        </w:rPr>
        <w:t>לר</w:t>
      </w:r>
      <w:r w:rsidR="00AC0AF5" w:rsidRPr="00A31C54">
        <w:rPr>
          <w:rFonts w:hint="cs"/>
          <w:rtl/>
        </w:rPr>
        <w:t>יב</w:t>
      </w:r>
      <w:r w:rsidR="00AC0AF5" w:rsidRPr="00A31C54">
        <w:rPr>
          <w:rtl/>
        </w:rPr>
        <w:t>"</w:t>
      </w:r>
      <w:r w:rsidR="00AC0AF5" w:rsidRPr="00A31C54">
        <w:rPr>
          <w:rFonts w:hint="cs"/>
          <w:rtl/>
        </w:rPr>
        <w:t xml:space="preserve">ת </w:t>
      </w:r>
    </w:p>
    <w:p w14:paraId="72428EA4" w14:textId="42ED03E1" w:rsidR="00AC0AF5" w:rsidRPr="00A31C54" w:rsidRDefault="00AC0AF5" w:rsidP="00AC0AF5">
      <w:pPr>
        <w:rPr>
          <w:rtl/>
        </w:rPr>
      </w:pPr>
      <w:r w:rsidRPr="00A31C54">
        <w:rPr>
          <w:rtl/>
        </w:rPr>
        <w:t xml:space="preserve">להוציא - </w:t>
      </w:r>
      <w:r w:rsidR="00A31C54">
        <w:rPr>
          <w:rFonts w:hint="cs"/>
          <w:rtl/>
        </w:rPr>
        <w:t>ל</w:t>
      </w:r>
      <w:r w:rsidRPr="00A31C54">
        <w:rPr>
          <w:rtl/>
        </w:rPr>
        <w:t xml:space="preserve">כ"ע מוציא, </w:t>
      </w:r>
      <w:r w:rsidR="00A31C54">
        <w:rPr>
          <w:rFonts w:hint="cs"/>
          <w:rtl/>
        </w:rPr>
        <w:t>ו</w:t>
      </w:r>
      <w:r w:rsidR="00AD221F" w:rsidRPr="00A31C54">
        <w:rPr>
          <w:rtl/>
        </w:rPr>
        <w:t>חלקו</w:t>
      </w:r>
      <w:r w:rsidRPr="00A31C54">
        <w:rPr>
          <w:rtl/>
        </w:rPr>
        <w:t xml:space="preserve"> - להחזיר כתלים למקומן,</w:t>
      </w:r>
    </w:p>
    <w:p w14:paraId="550E62BF" w14:textId="12BF2E41" w:rsidR="00AC0AF5" w:rsidRDefault="00AC0AF5" w:rsidP="00A31C54">
      <w:pPr>
        <w:rPr>
          <w:rFonts w:ascii="Fb Fontext" w:hAnsi="Fb Fontext"/>
          <w:rtl/>
        </w:rPr>
      </w:pPr>
      <w:r w:rsidRPr="00A31C54">
        <w:rPr>
          <w:rStyle w:val="affffe"/>
          <w:rtl/>
        </w:rPr>
        <w:t>ואיפכא איתמר, ר</w:t>
      </w:r>
      <w:r w:rsidRPr="00A31C54">
        <w:rPr>
          <w:rStyle w:val="affffe"/>
          <w:rFonts w:hint="cs"/>
          <w:rtl/>
        </w:rPr>
        <w:t>י</w:t>
      </w:r>
      <w:r w:rsidRPr="00A31C54">
        <w:rPr>
          <w:rStyle w:val="affffe"/>
          <w:rtl/>
        </w:rPr>
        <w:t>"</w:t>
      </w:r>
      <w:r w:rsidRPr="00A31C54">
        <w:rPr>
          <w:rStyle w:val="affffe"/>
          <w:rFonts w:hint="cs"/>
          <w:rtl/>
        </w:rPr>
        <w:t>ו</w:t>
      </w:r>
      <w:r w:rsidRPr="00A31C54">
        <w:rPr>
          <w:rStyle w:val="affffe"/>
          <w:rtl/>
        </w:rPr>
        <w:t>:</w:t>
      </w:r>
      <w:r w:rsidRPr="00C35A2C">
        <w:rPr>
          <w:rFonts w:ascii="Fb Fontext" w:hAnsi="Fb Fontext"/>
          <w:sz w:val="32"/>
          <w:rtl/>
        </w:rPr>
        <w:t xml:space="preserve"> אינו מחזיר, </w:t>
      </w:r>
      <w:r w:rsidR="00A31C54" w:rsidRPr="00A31C54">
        <w:rPr>
          <w:rStyle w:val="affffe"/>
          <w:rFonts w:hint="cs"/>
          <w:rtl/>
        </w:rPr>
        <w:t>כ</w:t>
      </w:r>
      <w:r w:rsidRPr="00A31C54">
        <w:rPr>
          <w:rStyle w:val="affffe"/>
          <w:rtl/>
        </w:rPr>
        <w:t>ר"</w:t>
      </w:r>
      <w:r w:rsidRPr="00A31C54">
        <w:rPr>
          <w:rStyle w:val="affffe"/>
          <w:rFonts w:hint="cs"/>
          <w:rtl/>
        </w:rPr>
        <w:t>י</w:t>
      </w:r>
      <w:r w:rsidRPr="00A31C54">
        <w:rPr>
          <w:rStyle w:val="affffe"/>
          <w:rtl/>
        </w:rPr>
        <w:t>:</w:t>
      </w:r>
      <w:r w:rsidRPr="00C35A2C">
        <w:rPr>
          <w:rFonts w:ascii="Fb Fontext" w:hAnsi="Fb Fontext"/>
          <w:rtl/>
        </w:rPr>
        <w:t xml:space="preserve"> מצר שהחזיקו בו רבים אסור לקלקלו.</w:t>
      </w:r>
    </w:p>
    <w:p w14:paraId="23EF2104" w14:textId="73F88FF9" w:rsidR="00AC0AF5" w:rsidRPr="00C35A2C" w:rsidRDefault="00AC0AF5" w:rsidP="00AC0AF5">
      <w:pPr>
        <w:rPr>
          <w:rFonts w:ascii="Fb Fontext" w:hAnsi="Fb Fontext"/>
          <w:rtl/>
        </w:rPr>
      </w:pPr>
      <w:r w:rsidRPr="00A31C54">
        <w:rPr>
          <w:rStyle w:val="affffe"/>
          <w:rtl/>
        </w:rPr>
        <w:t>ו</w:t>
      </w:r>
      <w:r w:rsidRPr="00A31C54">
        <w:rPr>
          <w:rStyle w:val="affffe"/>
          <w:rFonts w:hint="cs"/>
          <w:rtl/>
        </w:rPr>
        <w:t>ל</w:t>
      </w:r>
      <w:r w:rsidRPr="00A31C54">
        <w:rPr>
          <w:rStyle w:val="affffe"/>
          <w:rtl/>
        </w:rPr>
        <w:t>ר"</w:t>
      </w:r>
      <w:r w:rsidRPr="00A31C54">
        <w:rPr>
          <w:rStyle w:val="affffe"/>
          <w:rFonts w:hint="cs"/>
          <w:rtl/>
        </w:rPr>
        <w:t>ל:</w:t>
      </w:r>
      <w:r w:rsidRPr="00C35A2C">
        <w:rPr>
          <w:rFonts w:ascii="Fb Fontext" w:hAnsi="Fb Fontext"/>
          <w:rtl/>
        </w:rPr>
        <w:t xml:space="preserve"> מחזיר</w:t>
      </w:r>
      <w:r w:rsidR="00A31C54">
        <w:rPr>
          <w:rFonts w:ascii="Fb Fontext" w:hAnsi="Fb Fontext" w:hint="cs"/>
          <w:rtl/>
        </w:rPr>
        <w:t>,</w:t>
      </w:r>
      <w:r w:rsidRPr="00C35A2C">
        <w:rPr>
          <w:rFonts w:ascii="Fb Fontext" w:hAnsi="Fb Fontext"/>
          <w:rtl/>
        </w:rPr>
        <w:t xml:space="preserve"> </w:t>
      </w:r>
      <w:r w:rsidR="00A31C54">
        <w:rPr>
          <w:rFonts w:ascii="Fb Fontext" w:hAnsi="Fb Fontext" w:hint="cs"/>
          <w:rtl/>
        </w:rPr>
        <w:t>דדווקא כ</w:t>
      </w:r>
      <w:r w:rsidRPr="00C35A2C">
        <w:rPr>
          <w:rFonts w:ascii="Fb Fontext" w:hAnsi="Fb Fontext"/>
          <w:rtl/>
        </w:rPr>
        <w:t>ש</w:t>
      </w:r>
      <w:r w:rsidR="00AD221F">
        <w:rPr>
          <w:rFonts w:ascii="Fb Fontext" w:hAnsi="Fb Fontext"/>
          <w:rtl/>
        </w:rPr>
        <w:t>אין</w:t>
      </w:r>
      <w:r w:rsidRPr="00C35A2C">
        <w:rPr>
          <w:rFonts w:ascii="Fb Fontext" w:hAnsi="Fb Fontext"/>
          <w:rtl/>
        </w:rPr>
        <w:t xml:space="preserve"> רווחא, </w:t>
      </w:r>
      <w:r w:rsidR="00A31C54">
        <w:rPr>
          <w:rFonts w:ascii="Fb Fontext" w:hAnsi="Fb Fontext" w:hint="cs"/>
          <w:rtl/>
        </w:rPr>
        <w:t xml:space="preserve">כאן הרי </w:t>
      </w:r>
      <w:r w:rsidR="00AD221F">
        <w:rPr>
          <w:rFonts w:ascii="Fb Fontext" w:hAnsi="Fb Fontext"/>
          <w:rtl/>
        </w:rPr>
        <w:t>יש</w:t>
      </w:r>
      <w:r w:rsidRPr="00C35A2C">
        <w:rPr>
          <w:rFonts w:ascii="Fb Fontext" w:hAnsi="Fb Fontext"/>
          <w:rtl/>
        </w:rPr>
        <w:t xml:space="preserve"> רווחא.</w:t>
      </w:r>
    </w:p>
    <w:p w14:paraId="27D251F3" w14:textId="4744E6D9" w:rsidR="00AC0AF5" w:rsidRPr="001B450D" w:rsidRDefault="001B450D" w:rsidP="00AC0AF5">
      <w:pPr>
        <w:pStyle w:val="aff9"/>
        <w:rPr>
          <w:del w:id="90070" w:author="מנוע עיצוב" w:date="2026-10-08T11:01:28Z"/>
          <w:rtl/>
        </w:rPr>
      </w:pPr>
      <w:del w:id="90069" w:author="מנוע עיצוב" w:date="2026-10-08T11:01:28Z">
        <w:r w:rsidRPr="001B450D">
          <w:rPr>
            <w:rFonts w:hint="cs"/>
            <w:rtl/>
          </w:rPr>
          <w:delText xml:space="preserve">***</w:delText>
        </w:r>
      </w:del>
    </w:p>
    <w:p w14:paraId="4A9E934B" w14:textId="77777777" w:rsidR="00AC0AF5" w:rsidRPr="00801934" w:rsidRDefault="00AC0AF5" w:rsidP="00AF2FEB">
      <w:pPr>
        <w:pStyle w:val="afffb"/>
        <w:ind w:end="0"/>
        <w:rPr>
          <w:rtl/>
        </w:rPr>
      </w:pPr>
      <w:r w:rsidRPr="00801934">
        <w:rPr>
          <w:rtl/>
        </w:rPr>
        <w:t>לקח חצר ובה זיזין וגזוזטראות - הרי היא בחזקתה.</w:t>
      </w:r>
    </w:p>
    <w:p w14:paraId="66610DA5" w14:textId="77777777" w:rsidR="00A31C54" w:rsidRPr="00A31C54" w:rsidRDefault="00AC0AF5" w:rsidP="00A31C54">
      <w:pPr>
        <w:pStyle w:val="36"/>
        <w:framePr w:wrap="notBeside"/>
        <w:rPr>
          <w:rtl/>
        </w:rPr>
      </w:pPr>
      <w:r w:rsidRPr="00A31C54">
        <w:rPr>
          <w:rFonts w:hint="cs"/>
          <w:rtl/>
        </w:rPr>
        <w:t>ר</w:t>
      </w:r>
      <w:r w:rsidRPr="00A31C54">
        <w:rPr>
          <w:rtl/>
        </w:rPr>
        <w:t>"</w:t>
      </w:r>
      <w:r w:rsidRPr="00A31C54">
        <w:rPr>
          <w:rFonts w:hint="cs"/>
          <w:rtl/>
        </w:rPr>
        <w:t>ה</w:t>
      </w:r>
      <w:r w:rsidRPr="00A31C54">
        <w:rPr>
          <w:rtl/>
        </w:rPr>
        <w:t>:</w:t>
      </w:r>
    </w:p>
    <w:p w14:paraId="4085910B" w14:textId="505CC49D" w:rsidR="00AC0AF5" w:rsidRPr="00C35A2C" w:rsidRDefault="00AC0AF5" w:rsidP="00AC0AF5">
      <w:pPr>
        <w:rPr>
          <w:rFonts w:ascii="Fb Fontext" w:hAnsi="Fb Fontext" w:cs="Guttman Vilna"/>
          <w:b/>
          <w:bCs/>
          <w:sz w:val="32"/>
          <w:rtl/>
        </w:rPr>
      </w:pPr>
      <w:r w:rsidRPr="00C35A2C">
        <w:rPr>
          <w:rFonts w:ascii="Fb Fontext" w:hAnsi="Fb Fontext"/>
          <w:sz w:val="32"/>
          <w:rtl/>
        </w:rPr>
        <w:t>נפלה - חוזר ובונה אותה.</w:t>
      </w:r>
    </w:p>
    <w:p w14:paraId="3CB60D98" w14:textId="77777777" w:rsidR="00A31C54" w:rsidRPr="00A31C54" w:rsidRDefault="00AC0AF5" w:rsidP="00A31C54">
      <w:pPr>
        <w:pStyle w:val="36"/>
        <w:framePr w:wrap="notBeside"/>
        <w:rPr>
          <w:rtl/>
        </w:rPr>
      </w:pPr>
      <w:r w:rsidRPr="00A31C54">
        <w:rPr>
          <w:rtl/>
        </w:rPr>
        <w:t>מיתיבי:</w:t>
      </w:r>
    </w:p>
    <w:p w14:paraId="5F1A22F1" w14:textId="54D35CC3" w:rsidR="00AC0AF5" w:rsidRDefault="00AC0AF5" w:rsidP="00AC0AF5">
      <w:pPr>
        <w:rPr>
          <w:rFonts w:ascii="Fb Fontext" w:hAnsi="Fb Fontext"/>
          <w:sz w:val="32"/>
          <w:rtl/>
        </w:rPr>
      </w:pPr>
      <w:r w:rsidRPr="00C35A2C">
        <w:rPr>
          <w:rFonts w:ascii="Fb Fontext" w:hAnsi="Fb Fontext"/>
          <w:sz w:val="32"/>
          <w:rtl/>
        </w:rPr>
        <w:t>אין מסיידין ואין מכיירין ואין מפייחין בזמן הזה.</w:t>
      </w:r>
    </w:p>
    <w:p w14:paraId="48467AC2" w14:textId="77777777" w:rsidR="00A31C54" w:rsidRDefault="00AC0AF5" w:rsidP="00AC0AF5">
      <w:pPr>
        <w:rPr>
          <w:rtl/>
        </w:rPr>
      </w:pPr>
      <w:r w:rsidRPr="00A31C54">
        <w:rPr>
          <w:rtl/>
        </w:rPr>
        <w:t>לקח חצר מסוידת, מכוירת, מפויחת – הר"</w:t>
      </w:r>
      <w:r w:rsidRPr="00A31C54">
        <w:rPr>
          <w:rFonts w:hint="cs"/>
          <w:rtl/>
        </w:rPr>
        <w:t>ז</w:t>
      </w:r>
      <w:r w:rsidRPr="00A31C54">
        <w:rPr>
          <w:rtl/>
        </w:rPr>
        <w:t xml:space="preserve"> בחזקתה. </w:t>
      </w:r>
    </w:p>
    <w:p w14:paraId="08BB707D" w14:textId="7589701C" w:rsidR="00AC0AF5" w:rsidRPr="00A31C54" w:rsidRDefault="00AC0AF5" w:rsidP="00A31C54">
      <w:pPr>
        <w:spacing w:after="60"/>
        <w:rPr>
          <w:rtl/>
        </w:rPr>
      </w:pPr>
      <w:r w:rsidRPr="00A31C54">
        <w:rPr>
          <w:rtl/>
        </w:rPr>
        <w:t>נפלה - אינו חוזר ובונה אותה</w:t>
      </w:r>
      <w:r w:rsidR="00A31C54">
        <w:rPr>
          <w:rFonts w:hint="cs"/>
          <w:rtl/>
        </w:rPr>
        <w:t xml:space="preserve">  </w:t>
      </w:r>
      <w:r w:rsidR="00A31C54">
        <w:rPr>
          <w:rtl/>
        </w:rPr>
        <w:tab/>
      </w:r>
      <w:r w:rsidRPr="00A31C54">
        <w:rPr>
          <w:rStyle w:val="affffe"/>
          <w:rFonts w:hint="cs"/>
          <w:rtl/>
        </w:rPr>
        <w:t>-</w:t>
      </w:r>
      <w:r w:rsidR="00A31C54" w:rsidRPr="00A31C54">
        <w:rPr>
          <w:rStyle w:val="affffe"/>
          <w:rFonts w:hint="cs"/>
          <w:rtl/>
        </w:rPr>
        <w:t>ודחי'</w:t>
      </w:r>
      <w:r w:rsidR="00A31C54">
        <w:rPr>
          <w:rFonts w:hint="cs"/>
          <w:rtl/>
        </w:rPr>
        <w:t xml:space="preserve"> </w:t>
      </w:r>
      <w:r w:rsidRPr="00A31C54">
        <w:rPr>
          <w:rtl/>
        </w:rPr>
        <w:t xml:space="preserve"> </w:t>
      </w:r>
      <w:r w:rsidR="00A31C54">
        <w:rPr>
          <w:rFonts w:hint="cs"/>
          <w:rtl/>
        </w:rPr>
        <w:t>ד</w:t>
      </w:r>
      <w:r w:rsidRPr="00A31C54">
        <w:rPr>
          <w:rtl/>
        </w:rPr>
        <w:t>איסור שאני.</w:t>
      </w:r>
    </w:p>
    <w:bookmarkEnd w:id="32"/>
    <w:p w14:paraId="48E2A2D7" w14:textId="77777777" w:rsidR="00A31C54" w:rsidRPr="00A31C54" w:rsidRDefault="00AC0AF5" w:rsidP="00A31C54">
      <w:pPr>
        <w:pStyle w:val="36"/>
        <w:framePr w:wrap="notBeside"/>
        <w:rPr>
          <w:rtl/>
        </w:rPr>
      </w:pPr>
      <w:r w:rsidRPr="00A31C54">
        <w:rPr>
          <w:rtl/>
        </w:rPr>
        <w:t>ת"ר:</w:t>
      </w:r>
    </w:p>
    <w:p w14:paraId="19D72555" w14:textId="596A42AF" w:rsidR="00AC0AF5" w:rsidRDefault="00AC0AF5" w:rsidP="00AC0AF5">
      <w:pPr>
        <w:rPr>
          <w:rFonts w:ascii="Fb Fontext" w:hAnsi="Fb Fontext"/>
          <w:sz w:val="32"/>
          <w:rtl/>
        </w:rPr>
      </w:pPr>
      <w:bookmarkStart w:id="34" w:name="_Hlk175484181"/>
      <w:r w:rsidRPr="00C35A2C">
        <w:rPr>
          <w:rFonts w:ascii="Fb Fontext" w:hAnsi="Fb Fontext"/>
          <w:sz w:val="32"/>
          <w:rtl/>
        </w:rPr>
        <w:t>לא יסוד אדם את ביתו בסיד, ואם עירב בו חול או תבן - מותר.</w:t>
      </w:r>
    </w:p>
    <w:p w14:paraId="7F5B5C1A" w14:textId="77777777" w:rsidR="00A31C54" w:rsidRPr="00A31C54" w:rsidRDefault="00AC0AF5" w:rsidP="00A31C54">
      <w:pPr>
        <w:pStyle w:val="36"/>
        <w:framePr w:wrap="notBeside"/>
        <w:rPr>
          <w:rtl/>
        </w:rPr>
      </w:pPr>
      <w:r w:rsidRPr="00A31C54">
        <w:rPr>
          <w:rtl/>
        </w:rPr>
        <w:t>ר"י:</w:t>
      </w:r>
    </w:p>
    <w:p w14:paraId="6DBFF103" w14:textId="2731BEEB" w:rsidR="00AC0AF5" w:rsidRPr="0081371E" w:rsidRDefault="00AC0AF5" w:rsidP="00A31C54">
      <w:pPr>
        <w:spacing w:after="60"/>
        <w:rPr>
          <w:rStyle w:val="afff8"/>
          <w:rtl/>
        </w:rPr>
      </w:pPr>
      <w:r w:rsidRPr="00C35A2C">
        <w:rPr>
          <w:rFonts w:ascii="Fb Fontext" w:hAnsi="Fb Fontext"/>
          <w:rtl/>
        </w:rPr>
        <w:t>עירב בו חול - הרי זה טרכסיד ואסור, תבן - מותר.</w:t>
      </w:r>
    </w:p>
    <w:p w14:paraId="1F562C5F" w14:textId="77777777" w:rsidR="00A31C54" w:rsidRPr="00A31C54" w:rsidRDefault="00AC0AF5" w:rsidP="00A31C54">
      <w:pPr>
        <w:pStyle w:val="36"/>
        <w:framePr w:wrap="notBeside"/>
        <w:rPr>
          <w:rtl/>
        </w:rPr>
      </w:pPr>
      <w:r w:rsidRPr="00A31C54">
        <w:rPr>
          <w:rtl/>
        </w:rPr>
        <w:t>•</w:t>
      </w:r>
      <w:r w:rsidRPr="00A31C54">
        <w:rPr>
          <w:rFonts w:hint="cs"/>
          <w:rtl/>
        </w:rPr>
        <w:t xml:space="preserve"> </w:t>
      </w:r>
      <w:r w:rsidRPr="00A31C54">
        <w:rPr>
          <w:rtl/>
        </w:rPr>
        <w:t>ת"ר:</w:t>
      </w:r>
    </w:p>
    <w:p w14:paraId="06680E75" w14:textId="77777777" w:rsidR="00A31C54" w:rsidRDefault="00AC0AF5" w:rsidP="00AC0AF5">
      <w:pPr>
        <w:rPr>
          <w:rFonts w:ascii="Fb Fontext" w:hAnsi="Fb Fontext"/>
          <w:rtl/>
        </w:rPr>
      </w:pPr>
      <w:r w:rsidRPr="00C35A2C">
        <w:rPr>
          <w:rFonts w:ascii="Fb Fontext" w:hAnsi="Fb Fontext"/>
          <w:rtl/>
        </w:rPr>
        <w:t xml:space="preserve">כשחרב הבית בשניה, </w:t>
      </w:r>
    </w:p>
    <w:p w14:paraId="778DF6B3" w14:textId="4A003E6F" w:rsidR="00AC0AF5" w:rsidRPr="00C35A2C" w:rsidRDefault="00AC0AF5" w:rsidP="00AC0AF5">
      <w:pPr>
        <w:rPr>
          <w:rFonts w:ascii="Fb Fontext" w:hAnsi="Fb Fontext"/>
          <w:rtl/>
        </w:rPr>
      </w:pPr>
      <w:r w:rsidRPr="00C35A2C">
        <w:rPr>
          <w:rFonts w:ascii="Fb Fontext" w:hAnsi="Fb Fontext"/>
          <w:rtl/>
        </w:rPr>
        <w:lastRenderedPageBreak/>
        <w:t>רבו פרושין בישראל שלא לאכול בשר ושלא לשתות יין.</w:t>
      </w:r>
    </w:p>
    <w:p w14:paraId="572DC1DE" w14:textId="77777777" w:rsidR="00A31C54" w:rsidRPr="00A31C54" w:rsidRDefault="00AC0AF5" w:rsidP="00A31C54">
      <w:pPr>
        <w:pStyle w:val="36"/>
        <w:framePr w:wrap="notBeside"/>
        <w:rPr>
          <w:rtl/>
        </w:rPr>
      </w:pPr>
      <w:r w:rsidRPr="00A31C54">
        <w:rPr>
          <w:rtl/>
        </w:rPr>
        <w:t>נטפל להן ר' יהושע,</w:t>
      </w:r>
    </w:p>
    <w:p w14:paraId="1C3E1F8D" w14:textId="17365936" w:rsidR="00AC0AF5" w:rsidRDefault="00A31C54" w:rsidP="00AC0AF5">
      <w:pPr>
        <w:rPr>
          <w:rFonts w:ascii="Fb Fontext" w:hAnsi="Fb Fontext"/>
          <w:rtl/>
        </w:rPr>
      </w:pPr>
      <w:r>
        <w:rPr>
          <w:rStyle w:val="affffe"/>
          <w:rFonts w:hint="cs"/>
          <w:rtl/>
        </w:rPr>
        <w:t>א''ל:</w:t>
      </w:r>
      <w:r w:rsidR="00AC0AF5" w:rsidRPr="00C35A2C">
        <w:rPr>
          <w:rFonts w:ascii="Fb Fontext" w:hAnsi="Fb Fontext"/>
          <w:rtl/>
        </w:rPr>
        <w:t xml:space="preserve"> בני, מפני מה אי אתם אוכלין בשר ואין אתם שותין יין?</w:t>
      </w:r>
    </w:p>
    <w:p w14:paraId="164D14B4" w14:textId="77777777" w:rsidR="00AC0AF5" w:rsidRDefault="00AC0AF5" w:rsidP="00AC0AF5">
      <w:pPr>
        <w:rPr>
          <w:rFonts w:ascii="Fb Fontext" w:hAnsi="Fb Fontext"/>
          <w:rtl/>
        </w:rPr>
      </w:pPr>
      <w:r w:rsidRPr="00A31C54">
        <w:rPr>
          <w:rStyle w:val="affffe"/>
          <w:rtl/>
        </w:rPr>
        <w:t>אמרו לו:</w:t>
      </w:r>
      <w:r w:rsidRPr="00C35A2C">
        <w:rPr>
          <w:rFonts w:ascii="Fb Fontext" w:hAnsi="Fb Fontext"/>
          <w:rtl/>
        </w:rPr>
        <w:t xml:space="preserve"> נאכל בשר שממנו מקריבין על גבי מזבח, ועכשיו בטל? נשתה יין שמנסכין על גבי המזבח, ועכשיו בטל?</w:t>
      </w:r>
    </w:p>
    <w:p w14:paraId="0413EE00" w14:textId="77777777" w:rsidR="00A31C54" w:rsidRPr="00A31C54" w:rsidRDefault="00AC0AF5" w:rsidP="00A31C54">
      <w:pPr>
        <w:pStyle w:val="36"/>
        <w:framePr w:wrap="notBeside"/>
        <w:rPr>
          <w:rtl/>
        </w:rPr>
      </w:pPr>
      <w:r w:rsidRPr="00A31C54">
        <w:rPr>
          <w:rtl/>
        </w:rPr>
        <w:t>אמר להם:</w:t>
      </w:r>
    </w:p>
    <w:p w14:paraId="262004E0" w14:textId="73C0ED68" w:rsidR="00AC0AF5" w:rsidRPr="00C35A2C" w:rsidRDefault="00AC0AF5" w:rsidP="00A31C54">
      <w:pPr>
        <w:rPr>
          <w:rFonts w:ascii="Fb Fontext" w:hAnsi="Fb Fontext" w:cs="Guttman Vilna"/>
          <w:b/>
          <w:bCs/>
          <w:sz w:val="32"/>
          <w:rtl/>
        </w:rPr>
      </w:pPr>
      <w:r w:rsidRPr="00C35A2C">
        <w:rPr>
          <w:rFonts w:ascii="Fb Fontext" w:hAnsi="Fb Fontext"/>
          <w:sz w:val="32"/>
          <w:rtl/>
        </w:rPr>
        <w:t>א"כ, לחם לא נאכל, שכבר בטלו מנחות! אפשר בפירות.</w:t>
      </w:r>
    </w:p>
    <w:p w14:paraId="3567C3CB" w14:textId="77777777" w:rsidR="00AC0AF5" w:rsidRPr="00C35A2C" w:rsidRDefault="00AC0AF5" w:rsidP="00A31C54">
      <w:pPr>
        <w:rPr>
          <w:rFonts w:ascii="Fb Fontext" w:hAnsi="Fb Fontext" w:cs="Guttman Vilna"/>
          <w:b/>
          <w:bCs/>
          <w:sz w:val="32"/>
          <w:rtl/>
        </w:rPr>
      </w:pPr>
      <w:r w:rsidRPr="00C35A2C">
        <w:rPr>
          <w:rFonts w:ascii="Fb Fontext" w:hAnsi="Fb Fontext"/>
          <w:sz w:val="32"/>
          <w:rtl/>
        </w:rPr>
        <w:t>פירות לא נאכל, שכבר בטלו בכורים! אפשר בפירות אחרים.</w:t>
      </w:r>
    </w:p>
    <w:p w14:paraId="68CF01FC" w14:textId="77777777" w:rsidR="00AC0AF5" w:rsidRPr="00C35A2C" w:rsidRDefault="00AC0AF5" w:rsidP="00A31C54">
      <w:pPr>
        <w:rPr>
          <w:rFonts w:ascii="Fb Fontext" w:hAnsi="Fb Fontext" w:cs="Guttman Vilna"/>
          <w:b/>
          <w:bCs/>
          <w:sz w:val="32"/>
          <w:rtl/>
        </w:rPr>
      </w:pPr>
      <w:r w:rsidRPr="00C35A2C">
        <w:rPr>
          <w:rFonts w:ascii="Fb Fontext" w:hAnsi="Fb Fontext"/>
          <w:sz w:val="32"/>
          <w:rtl/>
        </w:rPr>
        <w:t>מים לא נשתה, שכבר בטל ניסוך המים! שתקו.</w:t>
      </w:r>
    </w:p>
    <w:p w14:paraId="067D5081" w14:textId="77777777" w:rsidR="00A31C54" w:rsidRPr="00A31C54" w:rsidRDefault="00AC0AF5" w:rsidP="00A31C54">
      <w:pPr>
        <w:pStyle w:val="36"/>
        <w:framePr w:wrap="notBeside"/>
        <w:rPr>
          <w:rtl/>
        </w:rPr>
      </w:pPr>
      <w:r w:rsidRPr="00A31C54">
        <w:rPr>
          <w:rtl/>
        </w:rPr>
        <w:t>אמר להן:</w:t>
      </w:r>
    </w:p>
    <w:p w14:paraId="5ED1E576" w14:textId="40CD16E3" w:rsidR="00AC0AF5" w:rsidRDefault="00AC0AF5" w:rsidP="00A31C54">
      <w:pPr>
        <w:rPr>
          <w:rFonts w:ascii="Fb Fontext" w:hAnsi="Fb Fontext"/>
          <w:sz w:val="32"/>
          <w:rtl/>
        </w:rPr>
      </w:pPr>
      <w:r w:rsidRPr="00A31C54">
        <w:rPr>
          <w:rStyle w:val="affffe"/>
          <w:rtl/>
        </w:rPr>
        <w:t>בני, בואו ואומר לכם:</w:t>
      </w:r>
      <w:r w:rsidRPr="00C35A2C">
        <w:rPr>
          <w:rFonts w:ascii="Fb Fontext" w:hAnsi="Fb Fontext"/>
          <w:sz w:val="32"/>
          <w:rtl/>
        </w:rPr>
        <w:t xml:space="preserve"> שלא להתאבל כל עיקר אי אפשר - שכבר נגזרה גזרה,</w:t>
      </w:r>
      <w:r w:rsidR="00A31C54">
        <w:rPr>
          <w:rFonts w:ascii="Fb Fontext" w:hAnsi="Fb Fontext" w:hint="cs"/>
          <w:sz w:val="32"/>
          <w:rtl/>
        </w:rPr>
        <w:t xml:space="preserve">  </w:t>
      </w:r>
      <w:r w:rsidRPr="00C35A2C">
        <w:rPr>
          <w:rFonts w:ascii="Fb Fontext" w:hAnsi="Fb Fontext"/>
          <w:sz w:val="32"/>
          <w:rtl/>
        </w:rPr>
        <w:t xml:space="preserve">ולהתאבל יותר מדאי אי אפשר - שאין גוזרין גזירה על הצבור אא"כ רוב צבור יכולין לעמוד בה, </w:t>
      </w:r>
      <w:r w:rsidRPr="00A31C54">
        <w:rPr>
          <w:rStyle w:val="affffe"/>
          <w:rtl/>
        </w:rPr>
        <w:t>דכתיב:</w:t>
      </w:r>
      <w:r w:rsidRPr="00577F86">
        <w:rPr>
          <w:rStyle w:val="affff8"/>
          <w:rtl/>
        </w:rPr>
        <w:t xml:space="preserve"> </w:t>
      </w:r>
      <w:r w:rsidRPr="00F10693">
        <w:rPr>
          <w:rFonts w:hint="cs"/>
          <w:rtl/>
        </w:rPr>
        <w:t>'</w:t>
      </w:r>
      <w:r w:rsidRPr="00F10693">
        <w:rPr>
          <w:rtl/>
        </w:rPr>
        <w:t>ב</w:t>
      </w:r>
      <w:r w:rsidRPr="00577F86">
        <w:rPr>
          <w:rStyle w:val="affff8"/>
          <w:rtl/>
        </w:rPr>
        <w:t>מארה אתם נארים ואותי אתם קובעים הגוי כולו</w:t>
      </w:r>
      <w:r w:rsidRPr="00F10693">
        <w:rPr>
          <w:rFonts w:hint="cs"/>
          <w:rtl/>
        </w:rPr>
        <w:t>'</w:t>
      </w:r>
      <w:r w:rsidRPr="00F10693">
        <w:rPr>
          <w:rtl/>
        </w:rPr>
        <w:t>,</w:t>
      </w:r>
    </w:p>
    <w:p w14:paraId="42A0572A" w14:textId="281BE10E" w:rsidR="00AC0AF5" w:rsidRPr="00C35A2C" w:rsidRDefault="00AC0AF5" w:rsidP="00A31C54">
      <w:pPr>
        <w:rPr>
          <w:rFonts w:ascii="Fb Fontext" w:hAnsi="Fb Fontext"/>
          <w:rtl/>
        </w:rPr>
      </w:pPr>
      <w:r w:rsidRPr="00A31C54">
        <w:rPr>
          <w:rStyle w:val="affffe"/>
          <w:rtl/>
        </w:rPr>
        <w:t>אלא כך אמרו חכמים:</w:t>
      </w:r>
      <w:r w:rsidRPr="006765C4">
        <w:rPr>
          <w:rFonts w:ascii="Fb Fontext" w:hAnsi="Fb Fontext"/>
          <w:spacing w:val="-4"/>
          <w:rtl/>
        </w:rPr>
        <w:t xml:space="preserve"> סד אדם את ביתו בסיד, ומשייר בו דבר מועט.</w:t>
      </w:r>
      <w:r w:rsidRPr="006765C4">
        <w:rPr>
          <w:rFonts w:ascii="Fb Fontext" w:hAnsi="Fb Fontext" w:hint="cs"/>
          <w:spacing w:val="-4"/>
          <w:rtl/>
        </w:rPr>
        <w:t>-</w:t>
      </w:r>
      <w:r w:rsidRPr="006765C4">
        <w:rPr>
          <w:rFonts w:ascii="Fb Fontext" w:hAnsi="Fb Fontext"/>
          <w:spacing w:val="-4"/>
          <w:rtl/>
        </w:rPr>
        <w:t xml:space="preserve"> אמה על אמה</w:t>
      </w:r>
      <w:r w:rsidRPr="006765C4">
        <w:rPr>
          <w:rFonts w:ascii="Fb Fontext" w:hAnsi="Fb Fontext" w:hint="cs"/>
          <w:spacing w:val="-4"/>
          <w:rtl/>
        </w:rPr>
        <w:t xml:space="preserve"> ו</w:t>
      </w:r>
      <w:r w:rsidRPr="006765C4">
        <w:rPr>
          <w:rFonts w:ascii="Fb Fontext" w:hAnsi="Fb Fontext"/>
          <w:spacing w:val="-4"/>
          <w:rtl/>
        </w:rPr>
        <w:t>כנגד הפתח.</w:t>
      </w:r>
      <w:r w:rsidR="00A31C54">
        <w:rPr>
          <w:rFonts w:ascii="Fb Fontext" w:hAnsi="Fb Fontext" w:hint="cs"/>
          <w:spacing w:val="-4"/>
          <w:rtl/>
        </w:rPr>
        <w:t xml:space="preserve"> </w:t>
      </w:r>
      <w:r w:rsidRPr="00C35A2C">
        <w:rPr>
          <w:rFonts w:ascii="Fb Fontext" w:hAnsi="Fb Fontext"/>
          <w:sz w:val="32"/>
          <w:rtl/>
        </w:rPr>
        <w:t>עושה אדם כל צרכי סעודה, ומשייר דבר מועט.</w:t>
      </w:r>
      <w:r w:rsidR="00A31C54">
        <w:rPr>
          <w:rFonts w:ascii="Fb Fontext" w:hAnsi="Fb Fontext" w:hint="cs"/>
          <w:sz w:val="32"/>
          <w:rtl/>
        </w:rPr>
        <w:t xml:space="preserve"> </w:t>
      </w:r>
      <w:r w:rsidRPr="00A31C54">
        <w:rPr>
          <w:rStyle w:val="affffe"/>
          <w:rFonts w:hint="cs"/>
          <w:rtl/>
        </w:rPr>
        <w:t>-ר</w:t>
      </w:r>
      <w:r w:rsidRPr="00A31C54">
        <w:rPr>
          <w:rStyle w:val="affffe"/>
          <w:rtl/>
        </w:rPr>
        <w:t>"</w:t>
      </w:r>
      <w:r w:rsidRPr="00A31C54">
        <w:rPr>
          <w:rStyle w:val="affffe"/>
          <w:rFonts w:hint="cs"/>
          <w:rtl/>
        </w:rPr>
        <w:t>פ</w:t>
      </w:r>
      <w:r w:rsidRPr="00A31C54">
        <w:rPr>
          <w:rStyle w:val="affffe"/>
          <w:rtl/>
        </w:rPr>
        <w:t>:</w:t>
      </w:r>
      <w:r w:rsidRPr="00C35A2C">
        <w:rPr>
          <w:rFonts w:ascii="Fb Fontext" w:hAnsi="Fb Fontext"/>
          <w:sz w:val="32"/>
          <w:rtl/>
        </w:rPr>
        <w:t xml:space="preserve"> כסא דהרסנא.</w:t>
      </w:r>
    </w:p>
    <w:p w14:paraId="1C3CCC16" w14:textId="77777777" w:rsidR="00AC0AF5" w:rsidRPr="00C35A2C" w:rsidRDefault="00AC0AF5" w:rsidP="00AC0AF5">
      <w:pPr>
        <w:rPr>
          <w:rFonts w:ascii="Fb Fontext" w:hAnsi="Fb Fontext"/>
          <w:rtl/>
        </w:rPr>
      </w:pPr>
      <w:r w:rsidRPr="00C35A2C">
        <w:rPr>
          <w:rFonts w:ascii="Fb Fontext" w:hAnsi="Fb Fontext"/>
          <w:rtl/>
        </w:rPr>
        <w:t>עושה אשה כל תכשיטיה, ומשיירת דבר מועט.</w:t>
      </w:r>
    </w:p>
    <w:p w14:paraId="26A5221A" w14:textId="77777777" w:rsidR="00A31C54" w:rsidRPr="00A31C54" w:rsidRDefault="00AC0AF5" w:rsidP="00A31C54">
      <w:pPr>
        <w:pStyle w:val="36"/>
        <w:framePr w:wrap="notBeside"/>
        <w:rPr>
          <w:rtl/>
        </w:rPr>
      </w:pPr>
      <w:r w:rsidRPr="00A31C54">
        <w:rPr>
          <w:rtl/>
        </w:rPr>
        <w:t>- רב:</w:t>
      </w:r>
    </w:p>
    <w:p w14:paraId="636E3C0F" w14:textId="4B5F6B53" w:rsidR="00AC0AF5" w:rsidRPr="00065E76" w:rsidRDefault="00AC0AF5" w:rsidP="00065E76">
      <w:pPr>
        <w:rPr>
          <w:rtl/>
        </w:rPr>
      </w:pPr>
      <w:r w:rsidRPr="00065E76">
        <w:rPr>
          <w:rtl/>
        </w:rPr>
        <w:t xml:space="preserve"> בת צדעא, </w:t>
      </w:r>
      <w:r w:rsidRPr="00065E76">
        <w:rPr>
          <w:rFonts w:hint="cs"/>
          <w:rtl/>
        </w:rPr>
        <w:t>ד</w:t>
      </w:r>
      <w:r w:rsidRPr="00A31C54">
        <w:rPr>
          <w:rStyle w:val="affff8"/>
          <w:rFonts w:hint="cs"/>
          <w:rtl/>
        </w:rPr>
        <w:t>'</w:t>
      </w:r>
      <w:r w:rsidRPr="00A31C54">
        <w:rPr>
          <w:rStyle w:val="affff8"/>
          <w:rtl/>
        </w:rPr>
        <w:t>אם אשכחך ירושלים תשכח ימיני תדבק לשוני לחכי וגו'.</w:t>
      </w:r>
    </w:p>
    <w:p w14:paraId="3572E576" w14:textId="77777777" w:rsidR="00A31C54" w:rsidRPr="00A31C54" w:rsidRDefault="00A31C54" w:rsidP="00A31C54">
      <w:pPr>
        <w:pStyle w:val="36"/>
        <w:framePr w:wrap="notBeside"/>
        <w:rPr>
          <w:rtl/>
        </w:rPr>
      </w:pPr>
      <w:r w:rsidRPr="00A31C54">
        <w:rPr>
          <w:rFonts w:hint="cs"/>
          <w:rtl/>
        </w:rPr>
        <w:t>ארי</w:t>
      </w:r>
      <w:r w:rsidRPr="00A31C54">
        <w:rPr>
          <w:rtl/>
        </w:rPr>
        <w:t>"</w:t>
      </w:r>
      <w:r w:rsidRPr="00A31C54">
        <w:rPr>
          <w:rFonts w:hint="cs"/>
          <w:rtl/>
        </w:rPr>
        <w:t>צ</w:t>
      </w:r>
      <w:r w:rsidRPr="00A31C54">
        <w:rPr>
          <w:rtl/>
        </w:rPr>
        <w:t>:</w:t>
      </w:r>
    </w:p>
    <w:p w14:paraId="17030403" w14:textId="0E718E75" w:rsidR="00AC0AF5" w:rsidRPr="00C35A2C" w:rsidRDefault="00AC0AF5" w:rsidP="00AC0AF5">
      <w:pPr>
        <w:rPr>
          <w:rFonts w:ascii="Fb Fontext" w:hAnsi="Fb Fontext"/>
          <w:rtl/>
        </w:rPr>
      </w:pPr>
      <w:r w:rsidRPr="00F10693">
        <w:rPr>
          <w:rFonts w:hint="cs"/>
          <w:rtl/>
        </w:rPr>
        <w:t>'ע</w:t>
      </w:r>
      <w:r w:rsidRPr="0008384F">
        <w:rPr>
          <w:rStyle w:val="affff8"/>
          <w:rtl/>
        </w:rPr>
        <w:t>ל ראש שמחתי</w:t>
      </w:r>
      <w:r w:rsidRPr="00F10693">
        <w:rPr>
          <w:rFonts w:hint="cs"/>
          <w:rtl/>
        </w:rPr>
        <w:t xml:space="preserve">' </w:t>
      </w:r>
      <w:r w:rsidRPr="00C35A2C">
        <w:rPr>
          <w:rFonts w:ascii="Fb Fontext" w:hAnsi="Fb Fontext"/>
          <w:sz w:val="32"/>
          <w:rtl/>
        </w:rPr>
        <w:t>זה אפר מקלה שבראש חתנים.</w:t>
      </w:r>
    </w:p>
    <w:p w14:paraId="5A9BA878" w14:textId="3705BAF1" w:rsidR="00A31C54" w:rsidRPr="00A31C54" w:rsidRDefault="00A31C54" w:rsidP="00A31C54">
      <w:pPr>
        <w:pStyle w:val="36"/>
        <w:framePr w:wrap="notBeside"/>
        <w:rPr>
          <w:rtl/>
        </w:rPr>
      </w:pPr>
      <w:r>
        <w:rPr>
          <w:rFonts w:hint="cs"/>
          <w:rtl/>
        </w:rPr>
        <w:t>ר''פ:</w:t>
      </w:r>
      <w:r w:rsidR="00AC0AF5" w:rsidRPr="00A31C54">
        <w:rPr>
          <w:rtl/>
        </w:rPr>
        <w:t xml:space="preserve"> </w:t>
      </w:r>
    </w:p>
    <w:p w14:paraId="69BDA487" w14:textId="48DD5483" w:rsidR="00AC0AF5" w:rsidRPr="00013BCE" w:rsidRDefault="00A31C54" w:rsidP="00AC0AF5">
      <w:pPr>
        <w:rPr>
          <w:rStyle w:val="affff8"/>
          <w:rtl/>
        </w:rPr>
      </w:pPr>
      <w:r>
        <w:rPr>
          <w:rFonts w:ascii="Fb Fontext" w:hAnsi="Fb Fontext" w:hint="cs"/>
          <w:rtl/>
        </w:rPr>
        <w:t xml:space="preserve">ומניח </w:t>
      </w:r>
      <w:r w:rsidR="00AC0AF5" w:rsidRPr="00C35A2C">
        <w:rPr>
          <w:rFonts w:ascii="Fb Fontext" w:hAnsi="Fb Fontext"/>
          <w:rtl/>
        </w:rPr>
        <w:t xml:space="preserve">במקום תפילין, </w:t>
      </w:r>
      <w:r w:rsidR="00AC0AF5" w:rsidRPr="00013BCE">
        <w:rPr>
          <w:rStyle w:val="affff8"/>
          <w:rFonts w:hint="cs"/>
          <w:rtl/>
        </w:rPr>
        <w:t>ד</w:t>
      </w:r>
      <w:r w:rsidR="00AC0AF5" w:rsidRPr="00F10693">
        <w:rPr>
          <w:rFonts w:hint="cs"/>
          <w:rtl/>
        </w:rPr>
        <w:t>'</w:t>
      </w:r>
      <w:r w:rsidR="00AC0AF5" w:rsidRPr="00F10693">
        <w:rPr>
          <w:rtl/>
        </w:rPr>
        <w:t>ל</w:t>
      </w:r>
      <w:r w:rsidR="00AC0AF5" w:rsidRPr="00013BCE">
        <w:rPr>
          <w:rStyle w:val="affff8"/>
          <w:rtl/>
        </w:rPr>
        <w:t>שום לאבלי ציון לתת להם פאר תחת אפר.</w:t>
      </w:r>
    </w:p>
    <w:p w14:paraId="2B5DCD26" w14:textId="24CD1E2E" w:rsidR="00AC0AF5" w:rsidRPr="00C35A2C" w:rsidRDefault="00AC0AF5" w:rsidP="00A31C54">
      <w:pPr>
        <w:spacing w:after="60"/>
        <w:rPr>
          <w:rFonts w:ascii="Fb Fontext" w:hAnsi="Fb Fontext" w:cs="Guttman Vilna"/>
          <w:b/>
          <w:bCs/>
          <w:rtl/>
        </w:rPr>
      </w:pPr>
      <w:r w:rsidRPr="00C35A2C">
        <w:rPr>
          <w:rFonts w:ascii="Fb Fontext" w:hAnsi="Fb Fontext"/>
          <w:rtl/>
        </w:rPr>
        <w:t xml:space="preserve">וכל המתאבל על ירושלים - זוכה ורואה בשמחתה, </w:t>
      </w:r>
      <w:r w:rsidRPr="00F10693">
        <w:rPr>
          <w:rFonts w:hint="cs"/>
          <w:rtl/>
        </w:rPr>
        <w:t>'</w:t>
      </w:r>
      <w:r w:rsidRPr="00F10693">
        <w:rPr>
          <w:rtl/>
        </w:rPr>
        <w:t>ש</w:t>
      </w:r>
      <w:r w:rsidRPr="00577F86">
        <w:rPr>
          <w:rStyle w:val="affff8"/>
          <w:rtl/>
        </w:rPr>
        <w:t>מחו את ירושלים וגו</w:t>
      </w:r>
      <w:r w:rsidRPr="00F10693">
        <w:rPr>
          <w:rtl/>
        </w:rPr>
        <w:t>'.</w:t>
      </w:r>
    </w:p>
    <w:p w14:paraId="4EA96188" w14:textId="77777777" w:rsidR="00A31C54" w:rsidRPr="00A31C54" w:rsidRDefault="00AC0AF5" w:rsidP="00A31C54">
      <w:pPr>
        <w:pStyle w:val="36"/>
        <w:framePr w:wrap="notBeside"/>
        <w:rPr>
          <w:rtl/>
        </w:rPr>
      </w:pPr>
      <w:r w:rsidRPr="00A31C54">
        <w:rPr>
          <w:rtl/>
        </w:rPr>
        <w:t>•</w:t>
      </w:r>
      <w:r w:rsidRPr="00A31C54">
        <w:rPr>
          <w:rFonts w:hint="cs"/>
          <w:rtl/>
        </w:rPr>
        <w:t xml:space="preserve"> </w:t>
      </w:r>
      <w:r w:rsidRPr="00A31C54">
        <w:rPr>
          <w:rtl/>
        </w:rPr>
        <w:t xml:space="preserve">תניא, </w:t>
      </w:r>
    </w:p>
    <w:p w14:paraId="4893F92E" w14:textId="7A3E9A10" w:rsidR="00AC0AF5" w:rsidRDefault="00AC0AF5" w:rsidP="00AC0AF5">
      <w:pPr>
        <w:rPr>
          <w:rFonts w:ascii="Fb Fontext" w:hAnsi="Fb Fontext"/>
          <w:sz w:val="32"/>
          <w:rtl/>
        </w:rPr>
      </w:pPr>
      <w:r w:rsidRPr="00C35A2C">
        <w:rPr>
          <w:rFonts w:ascii="Fb Fontext" w:hAnsi="Fb Fontext"/>
          <w:sz w:val="32"/>
          <w:rtl/>
        </w:rPr>
        <w:t>אמר ר</w:t>
      </w:r>
      <w:r w:rsidRPr="00F10693">
        <w:rPr>
          <w:rtl/>
        </w:rPr>
        <w:t xml:space="preserve">' </w:t>
      </w:r>
      <w:r w:rsidRPr="00C35A2C">
        <w:rPr>
          <w:rFonts w:ascii="Fb Fontext" w:hAnsi="Fb Fontext"/>
          <w:sz w:val="32"/>
          <w:rtl/>
        </w:rPr>
        <w:t>ישמעאל בן אלישע: מיום שחרב בית המקדש, דין הוא שנגזור על עצמנו שלא לאכול בשר ולא לשתות יין, אלא אין גוזרין גזרה על הצבור אא"כ רוב צבור יכולין לעמוד בה.</w:t>
      </w:r>
    </w:p>
    <w:p w14:paraId="6FCB3366" w14:textId="77777777" w:rsidR="00AC0AF5" w:rsidRDefault="00AC0AF5" w:rsidP="00AC0AF5">
      <w:pPr>
        <w:rPr>
          <w:rFonts w:ascii="Fb Fontext" w:hAnsi="Fb Fontext"/>
          <w:rtl/>
        </w:rPr>
      </w:pPr>
      <w:r w:rsidRPr="00C35A2C">
        <w:rPr>
          <w:rFonts w:ascii="Fb Fontext" w:hAnsi="Fb Fontext"/>
          <w:rtl/>
        </w:rPr>
        <w:t>ומיום שפשטה מלכות הרשעה, שגוזרת עלינו גזירות רעות וקשות, ומבטלת ממנו תורה ומצות, ואין מנחת אותנו ליכנס לשבוע הבן, ואמרי לה: לישוע הבן, דין הוא שנגזור על עצמנו שלא לישא אשה ולהוליד בנים, ונמצא זרעו של אברהם אבינו כלה מאליו,</w:t>
      </w:r>
    </w:p>
    <w:p w14:paraId="7C09660E" w14:textId="77777777" w:rsidR="00A31C54" w:rsidRPr="00A31C54" w:rsidRDefault="00AC0AF5" w:rsidP="00A31C54">
      <w:pPr>
        <w:pStyle w:val="36"/>
        <w:framePr w:wrap="notBeside"/>
        <w:rPr>
          <w:rtl/>
        </w:rPr>
      </w:pPr>
      <w:r w:rsidRPr="00A31C54">
        <w:rPr>
          <w:rtl/>
        </w:rPr>
        <w:t>-</w:t>
      </w:r>
    </w:p>
    <w:p w14:paraId="617FBA27" w14:textId="18CC98AA" w:rsidR="00AC0AF5" w:rsidRPr="00065E76" w:rsidRDefault="00AC0AF5" w:rsidP="00065E76">
      <w:r w:rsidRPr="00065E76">
        <w:rPr>
          <w:rtl/>
        </w:rPr>
        <w:t xml:space="preserve"> אלא הנח להם לישראל, מוטב שיהיו שוגגין ואל יהיו מזידין.</w:t>
      </w:r>
    </w:p>
    <w:p w14:paraId="7C154BCC" w14:textId="230F1913" w:rsidR="00AC0AF5" w:rsidRPr="001B450D" w:rsidRDefault="001B450D" w:rsidP="00AC0AF5">
      <w:pPr>
        <w:pStyle w:val="aff9"/>
        <w:rPr>
          <w:del w:id="90072" w:author="מנוע עיצוב" w:date="2026-10-08T11:01:28Z"/>
          <w:rtl/>
        </w:rPr>
      </w:pPr>
      <w:del w:id="90071" w:author="מנוע עיצוב" w:date="2026-10-08T11:01:28Z">
        <w:r w:rsidRPr="001B450D">
          <w:rPr>
            <w:rFonts w:hint="cs"/>
            <w:rtl/>
          </w:rPr>
          <w:delText xml:space="preserve">***</w:delText>
        </w:r>
      </w:del>
    </w:p>
    <w:bookmarkEnd w:id="34"/>
    <w:p w14:paraId="5809C4F3" w14:textId="77777777" w:rsidR="00AC0AF5" w:rsidRPr="00F97732" w:rsidRDefault="00AC0AF5" w:rsidP="00C52227">
      <w:pPr>
        <w:pStyle w:val="afff9"/>
        <w:rPr>
          <w:rStyle w:val="afff8"/>
          <w:rFonts w:cs="BA חניכי הישיבות"/>
          <w:rtl/>
        </w:rPr>
        <w:sectPr w:rsidR="00AC0AF5" w:rsidRPr="00F97732" w:rsidSect="00A04630">
          <w:type w:val="continuous"/>
          <w:pgSz w:w="5103" w:h="14572"/>
          <w:pgMar w:top="567" w:right="1134" w:bottom="567" w:left="567" w:header="284" w:footer="284" w:gutter="0"/>
          <w:pgNumType w:start="1"/>
          <w:cols w:space="720"/>
          <w:bidi/>
          <w:rtlGutter/>
          <w:docGrid w:linePitch="360"/>
        </w:sectPr>
      </w:pPr>
    </w:p>
    <w:p w14:paraId="09D5713A" w14:textId="77777777" w:rsidR="00AC0AF5" w:rsidRPr="00F97732" w:rsidRDefault="00AC0AF5" w:rsidP="00A31C54">
      <w:pPr>
        <w:pStyle w:val="Hadran"/>
        <w:rPr>
          <w:rtl/>
        </w:rPr>
        <w:sectPr w:rsidR="00AC0AF5" w:rsidRPr="00F97732" w:rsidSect="00A04630">
          <w:type w:val="continuous"/>
          <w:pgSz w:w="5103" w:h="14572"/>
          <w:pgMar w:top="567" w:right="1134" w:bottom="567" w:left="567" w:header="284" w:footer="284" w:gutter="0"/>
          <w:pgNumType w:start="1"/>
          <w:cols w:space="720"/>
          <w:bidi/>
          <w:rtlGutter/>
          <w:docGrid w:linePitch="360"/>
        </w:sectPr>
        <w:pPrChange w:id="91202" w:author="Claude" w:date="2026-10-08T08:34:53Z">
          <w:pPr>
            <w:pStyle w:val="affff9"/>
            <w:rPr>
              <w:rtl/>
            </w:rPr>
            <w:sectPr w:rsidR="00AC0AF5" w:rsidRPr="00F97732" w:rsidSect="00A04630">
              <w:type w:val="continuous"/>
              <w:pgSz w:w="5103" w:h="14572"/>
              <w:pgMar w:top="567" w:right="1134" w:bottom="567" w:left="567" w:header="284" w:footer="284" w:gutter="0"/>
              <w:pgNumType w:start="1"/>
              <w:cols w:space="720"/>
              <w:bidi/>
              <w:rtlGutter/>
              <w:docGrid w:linePitch="360"/>
            </w:sectPr>
          </w:pPr>
        </w:pPrChange>
      </w:pPr>
      <w:r w:rsidRPr="00F97732">
        <w:rPr>
          <w:rStyle w:val="afff8"/>
          <w:rFonts w:cs="BA חניכי הישיבות"/>
          <w:rtl/>
        </w:rPr>
        <w:t>הדרן עלך חזקת הבתים.</w:t>
      </w:r>
      <w:bookmarkEnd w:id="33"/>
    </w:p>
    <w:bookmarkEnd w:id="29"/>
    <w:bookmarkEnd w:id="31"/>
    <w:p w14:paraId="5C657478" w14:textId="77777777" w:rsidR="00AC0AF5" w:rsidRPr="00F97732" w:rsidRDefault="00AC0AF5" w:rsidP="00C52227">
      <w:pPr>
        <w:pStyle w:val="afff9"/>
      </w:pPr>
    </w:p>
    <w:p w14:paraId="3B31F47D" w14:textId="77777777" w:rsidR="00AC0AF5" w:rsidRDefault="00AC0AF5" w:rsidP="00AC0AF5">
      <w:pPr>
        <w:pStyle w:val="afff0"/>
        <w:framePr w:wrap="around"/>
        <w:spacing w:line="276" w:lineRule="auto"/>
        <w:rPr>
          <w:del w:id="41041" w:author="Claude" w:date="2026-10-07T09:24:35Z"/>
          <w:rFonts w:ascii="Fb Fontext" w:hAnsi="Fb Fontext"/>
          <w:rtl/>
        </w:rPr>
      </w:pPr>
      <w:del w:id="41040" w:author="Claude" w:date="2026-10-07T09:24:35Z">
        <w:r w:rsidRPr="00C35A2C">
          <w:rPr>
            <w:rFonts w:ascii="Fb Fontext" w:hAnsi="Fb Fontext" w:hint="cs"/>
            <w:rtl/>
          </w:rPr>
          <w:lastRenderedPageBreak/>
          <w:delText xml:space="preserve">פרק רביעי</w:delText>
        </w:r>
      </w:del>
    </w:p>
    <w:p w14:paraId="067D3189" w14:textId="77777777" w:rsidR="00AC0AF5" w:rsidRDefault="00AC0AF5" w:rsidP="00AC0AF5">
      <w:pPr>
        <w:pStyle w:val="afff1"/>
        <w:framePr w:wrap="around"/>
        <w:spacing w:line="276" w:lineRule="auto"/>
        <w:rPr>
          <w:del w:id="41043" w:author="Claude" w:date="2026-10-07T09:24:35Z"/>
          <w:rStyle w:val="afff8"/>
          <w:rtl/>
        </w:rPr>
      </w:pPr>
      <w:del w:id="41042" w:author="Claude" w:date="2026-10-07T09:24:35Z">
        <w:r w:rsidRPr="00C35A2C">
          <w:rPr>
            <w:rStyle w:val="afff8"/>
            <w:rFonts w:hint="cs"/>
            <w:rtl/>
          </w:rPr>
          <w:delText xml:space="preserve">המוכר את הבית</w:delText>
        </w:r>
      </w:del>
    </w:p>
    <w:p w14:paraId="0BE20B3F" w14:textId="77777777" w:rsidR="00AC0AF5" w:rsidRPr="00C35A2C" w:rsidRDefault="00AC0AF5" w:rsidP="00AC0AF5">
      <w:pPr>
        <w:pStyle w:val="afff2"/>
        <w:framePr w:wrap="around"/>
        <w:spacing w:after="0" w:line="276" w:lineRule="auto"/>
        <w:rPr>
          <w:rStyle w:val="afff8"/>
          <w:rtl/>
        </w:rPr>
      </w:pPr>
      <w:r w:rsidRPr="00C35A2C">
        <w:rPr>
          <w:rStyle w:val="afff8"/>
          <w:rFonts w:hint="cs"/>
          <w:rtl/>
        </w:rPr>
        <w:t>סא. - עג.</w:t>
      </w:r>
    </w:p>
    <w:p w14:paraId="79D62562" w14:textId="77777777" w:rsidR="00AC0AF5" w:rsidRPr="00DB3591" w:rsidRDefault="00AC0AF5" w:rsidP="00982F98">
      <w:pPr>
        <w:pStyle w:val="affe"/>
        <w:framePr w:wrap="around"/>
        <w:rPr>
          <w:rStyle w:val="afff8"/>
          <w:rFonts w:cs="BA TM • Vilna Extra-Bold"/>
          <w:bCs/>
          <w:rtl/>
        </w:rPr>
      </w:pPr>
      <w:r w:rsidRPr="00C35A2C">
        <w:rPr>
          <w:rStyle w:val="afff8"/>
          <w:rFonts w:hint="cs"/>
          <w:rtl/>
        </w:rPr>
        <w:t>סא:</w:t>
      </w:r>
    </w:p>
    <w:p>
      <w:pPr>
        <w:pStyle w:val="PetichatPerek"/>
        <w:rPr>
          <w:ins w:id="41039" w:author="Claude" w:date="2026-10-07T09:24:35Z"/>
        </w:rPr>
      </w:pPr>
      <w:ins w:id="41038" w:author="Claude" w:date="2026-10-07T09:24:35Z">
        <w:r>
          <w:rPr>
            <w:rFonts w:ascii="Fb Fontext" w:hAnsi="Fb Fontext" w:hint="cs"/>
            <w:rtl/>
          </w:rPr>
          <w:t xml:space="preserve">פרק רביעי</w:t>
        </w:r>
        <w:r>
          <w:rPr>
            <w:rFonts w:ascii="Fb Fontext" w:hAnsi="Fb Fontext" w:hint="cs"/>
            <w:rtl/>
          </w:rPr>
          <w:t xml:space="preserve"> - </w:t>
        </w:r>
        <w:r>
          <w:rPr>
            <w:rStyle w:val="afff8"/>
            <w:rFonts w:hint="cs"/>
            <w:rtl/>
          </w:rPr>
          <w:t xml:space="preserve">המוכר את הבית</w:t>
        </w:r>
      </w:ins>
    </w:p>
    <w:p>
      <w:pPr>
        <w:pStyle w:val="affffb"/>
        <w:rPr>
          <w:ins w:id="20446" w:author="קלוד" w:date="2026-10-06T10:07:33Z"/>
        </w:rPr>
      </w:pPr>
      <w:ins w:id="20445" w:author="קלוד" w:date="2026-10-06T10:07:33Z">
        <w:r>
          <w:t xml:space="preserve">משנה א</w:t>
        </w:r>
      </w:ins>
    </w:p>
    <w:p w14:paraId="276514F8" w14:textId="77777777" w:rsidR="00AC0AF5" w:rsidRPr="005F3BAA" w:rsidRDefault="00AC0AF5" w:rsidP="00DB3591">
      <w:pPr>
        <w:pStyle w:val="afff3"/>
        <w:rPr>
          <w:del w:id="20003" w:author="קלוד" w:date="2026-10-06T10:12:23Z"/>
          <w:rtl/>
        </w:rPr>
      </w:pPr>
      <w:ins w:id="9811" w:author="מספור קטעי משנה" w:date="2026-10-06T10:02:29Z">
        <w:del w:id="20001" w:author="קלוד" w:date="2026-10-06T10:12:23Z">
          <w:r>
            <w:rPr>
              <w:rStyle w:val="MisparKeta"/>
            </w:rPr>
            <w:delText xml:space="preserve">א. </w:delText>
          </w:r>
        </w:del>
      </w:ins>
      <w:del w:id="20002" w:author="קלוד" w:date="2026-10-06T10:12:23Z">
        <w:r w:rsidRPr="005F3BAA">
          <w:rPr>
            <w:rFonts w:hint="cs"/>
            <w:rtl/>
          </w:rPr>
          <w:delText xml:space="preserve">משנה</w:delText>
        </w:r>
      </w:del>
    </w:p>
    <w:p w14:paraId="73B14916" w14:textId="32DD17F4" w:rsidR="00D2624B" w:rsidRDefault="00AC0AF5" w:rsidP="00DB3591">
      <w:pPr>
        <w:pStyle w:val="afff3"/>
        <w:rPr>
          <w:rtl/>
        </w:rPr>
      </w:pPr>
      <w:r w:rsidRPr="005F3BAA">
        <w:rPr>
          <w:rFonts w:hint="cs"/>
          <w:rtl/>
        </w:rPr>
        <w:t>המוכר</w:t>
      </w:r>
      <w:r w:rsidRPr="005F3BAA">
        <w:rPr>
          <w:rtl/>
        </w:rPr>
        <w:t xml:space="preserve"> </w:t>
      </w:r>
      <w:r w:rsidRPr="005F3BAA">
        <w:rPr>
          <w:rFonts w:hint="cs"/>
          <w:rtl/>
        </w:rPr>
        <w:t>את</w:t>
      </w:r>
      <w:r w:rsidRPr="005F3BAA">
        <w:rPr>
          <w:rtl/>
        </w:rPr>
        <w:t xml:space="preserve"> </w:t>
      </w:r>
      <w:r w:rsidRPr="005F3BAA">
        <w:rPr>
          <w:rFonts w:hint="cs"/>
          <w:rtl/>
        </w:rPr>
        <w:t>הבית</w:t>
      </w:r>
    </w:p>
    <w:p w14:paraId="6BE22504" w14:textId="062C7C82" w:rsidR="00AC0AF5" w:rsidRPr="005F3BAA" w:rsidRDefault="00AC0AF5" w:rsidP="00DB3591">
      <w:pPr>
        <w:pStyle w:val="afff3"/>
        <w:rPr>
          <w:rtl/>
        </w:rPr>
      </w:pPr>
      <w:r w:rsidRPr="005F3BAA">
        <w:rPr>
          <w:rtl/>
        </w:rPr>
        <w:t xml:space="preserve">- </w:t>
      </w:r>
      <w:r w:rsidRPr="005F3BAA">
        <w:rPr>
          <w:rFonts w:hint="cs"/>
          <w:rtl/>
        </w:rPr>
        <w:t>לא</w:t>
      </w:r>
      <w:r w:rsidRPr="005F3BAA">
        <w:rPr>
          <w:rtl/>
        </w:rPr>
        <w:t xml:space="preserve"> </w:t>
      </w:r>
      <w:r w:rsidRPr="005F3BAA">
        <w:rPr>
          <w:rFonts w:hint="cs"/>
          <w:rtl/>
        </w:rPr>
        <w:t>מכר</w:t>
      </w:r>
      <w:r w:rsidRPr="005F3BAA">
        <w:rPr>
          <w:rtl/>
        </w:rPr>
        <w:t xml:space="preserve"> </w:t>
      </w:r>
      <w:r w:rsidRPr="005F3BAA">
        <w:rPr>
          <w:rFonts w:hint="cs"/>
          <w:rtl/>
        </w:rPr>
        <w:t>יציע</w:t>
      </w:r>
      <w:r w:rsidRPr="005F3BAA">
        <w:rPr>
          <w:rtl/>
        </w:rPr>
        <w:t xml:space="preserve">, </w:t>
      </w:r>
      <w:r w:rsidRPr="005F3BAA">
        <w:rPr>
          <w:rFonts w:hint="cs"/>
          <w:rtl/>
        </w:rPr>
        <w:t>ואע</w:t>
      </w:r>
      <w:r w:rsidRPr="005F3BAA">
        <w:rPr>
          <w:rtl/>
        </w:rPr>
        <w:t>"</w:t>
      </w:r>
      <w:r w:rsidRPr="005F3BAA">
        <w:rPr>
          <w:rFonts w:hint="cs"/>
          <w:rtl/>
        </w:rPr>
        <w:t>פ</w:t>
      </w:r>
      <w:r w:rsidRPr="005F3BAA">
        <w:rPr>
          <w:rtl/>
        </w:rPr>
        <w:t xml:space="preserve"> </w:t>
      </w:r>
      <w:r w:rsidRPr="005F3BAA">
        <w:rPr>
          <w:rFonts w:hint="cs"/>
          <w:rtl/>
        </w:rPr>
        <w:t>שהיא</w:t>
      </w:r>
      <w:r w:rsidRPr="005F3BAA">
        <w:rPr>
          <w:rtl/>
        </w:rPr>
        <w:t xml:space="preserve"> </w:t>
      </w:r>
      <w:r w:rsidRPr="005F3BAA">
        <w:rPr>
          <w:rFonts w:hint="cs"/>
          <w:rtl/>
        </w:rPr>
        <w:t>פתוחה</w:t>
      </w:r>
      <w:r w:rsidRPr="005F3BAA">
        <w:rPr>
          <w:rtl/>
        </w:rPr>
        <w:t xml:space="preserve"> </w:t>
      </w:r>
      <w:r w:rsidRPr="005F3BAA">
        <w:rPr>
          <w:rFonts w:hint="cs"/>
          <w:rtl/>
        </w:rPr>
        <w:t>לתוכו</w:t>
      </w:r>
      <w:r w:rsidRPr="005F3BAA">
        <w:rPr>
          <w:rtl/>
        </w:rPr>
        <w:t>.</w:t>
      </w:r>
    </w:p>
    <w:p w14:paraId="5DB2E9C3" w14:textId="77777777" w:rsidR="00AC0AF5" w:rsidRPr="005F3BAA" w:rsidRDefault="00AC0AF5" w:rsidP="00DB3591">
      <w:pPr>
        <w:pStyle w:val="afff3"/>
        <w:rPr>
          <w:rtl/>
        </w:rPr>
      </w:pPr>
      <w:r w:rsidRPr="005F3BAA">
        <w:rPr>
          <w:rFonts w:hint="cs"/>
          <w:rtl/>
        </w:rPr>
        <w:t>ולא</w:t>
      </w:r>
      <w:r w:rsidRPr="005F3BAA">
        <w:rPr>
          <w:rtl/>
        </w:rPr>
        <w:t xml:space="preserve"> </w:t>
      </w:r>
      <w:r w:rsidRPr="005F3BAA">
        <w:rPr>
          <w:rFonts w:hint="cs"/>
          <w:rtl/>
        </w:rPr>
        <w:t>את</w:t>
      </w:r>
      <w:r w:rsidRPr="005F3BAA">
        <w:rPr>
          <w:rtl/>
        </w:rPr>
        <w:t xml:space="preserve"> </w:t>
      </w:r>
      <w:r w:rsidRPr="005F3BAA">
        <w:rPr>
          <w:rFonts w:hint="cs"/>
          <w:rtl/>
        </w:rPr>
        <w:t>החדר</w:t>
      </w:r>
      <w:r w:rsidRPr="005F3BAA">
        <w:rPr>
          <w:rtl/>
        </w:rPr>
        <w:t xml:space="preserve"> </w:t>
      </w:r>
      <w:r w:rsidRPr="005F3BAA">
        <w:rPr>
          <w:rFonts w:hint="cs"/>
          <w:rtl/>
        </w:rPr>
        <w:t>שלפנים</w:t>
      </w:r>
      <w:r w:rsidRPr="005F3BAA">
        <w:rPr>
          <w:rtl/>
        </w:rPr>
        <w:t xml:space="preserve"> </w:t>
      </w:r>
      <w:r w:rsidRPr="005F3BAA">
        <w:rPr>
          <w:rFonts w:hint="cs"/>
          <w:rtl/>
        </w:rPr>
        <w:t>הימנו</w:t>
      </w:r>
      <w:r w:rsidRPr="005F3BAA">
        <w:rPr>
          <w:rtl/>
        </w:rPr>
        <w:t>.</w:t>
      </w:r>
    </w:p>
    <w:p w14:paraId="33BEB97A" w14:textId="77777777" w:rsidR="00AC0AF5" w:rsidRPr="005F3BAA" w:rsidRDefault="00AC0AF5" w:rsidP="00DB3591">
      <w:pPr>
        <w:pStyle w:val="afff3"/>
        <w:rPr>
          <w:rtl/>
        </w:rPr>
      </w:pPr>
      <w:r w:rsidRPr="005F3BAA">
        <w:rPr>
          <w:rFonts w:hint="cs"/>
          <w:rtl/>
        </w:rPr>
        <w:t>ולא</w:t>
      </w:r>
      <w:r w:rsidRPr="005F3BAA">
        <w:rPr>
          <w:rtl/>
        </w:rPr>
        <w:t xml:space="preserve"> </w:t>
      </w:r>
      <w:r w:rsidRPr="005F3BAA">
        <w:rPr>
          <w:rFonts w:hint="cs"/>
          <w:rtl/>
        </w:rPr>
        <w:t>את</w:t>
      </w:r>
      <w:r w:rsidRPr="005F3BAA">
        <w:rPr>
          <w:rtl/>
        </w:rPr>
        <w:t xml:space="preserve"> </w:t>
      </w:r>
      <w:r w:rsidRPr="005F3BAA">
        <w:rPr>
          <w:rFonts w:hint="cs"/>
          <w:rtl/>
        </w:rPr>
        <w:t>הגג</w:t>
      </w:r>
      <w:r w:rsidRPr="005F3BAA">
        <w:rPr>
          <w:rtl/>
        </w:rPr>
        <w:t xml:space="preserve"> </w:t>
      </w:r>
      <w:r w:rsidRPr="005F3BAA">
        <w:rPr>
          <w:rFonts w:hint="cs"/>
          <w:rtl/>
        </w:rPr>
        <w:t>בזמן</w:t>
      </w:r>
      <w:r w:rsidRPr="005F3BAA">
        <w:rPr>
          <w:rtl/>
        </w:rPr>
        <w:t xml:space="preserve"> </w:t>
      </w:r>
      <w:r w:rsidRPr="005F3BAA">
        <w:rPr>
          <w:rFonts w:hint="cs"/>
          <w:rtl/>
        </w:rPr>
        <w:t>שיש</w:t>
      </w:r>
      <w:r w:rsidRPr="005F3BAA">
        <w:rPr>
          <w:rtl/>
        </w:rPr>
        <w:t xml:space="preserve"> </w:t>
      </w:r>
      <w:r w:rsidRPr="005F3BAA">
        <w:rPr>
          <w:rFonts w:hint="cs"/>
          <w:rtl/>
        </w:rPr>
        <w:t>לו</w:t>
      </w:r>
      <w:r w:rsidRPr="005F3BAA">
        <w:rPr>
          <w:rtl/>
        </w:rPr>
        <w:t xml:space="preserve"> </w:t>
      </w:r>
      <w:r w:rsidRPr="005F3BAA">
        <w:rPr>
          <w:rFonts w:hint="cs"/>
          <w:rtl/>
        </w:rPr>
        <w:t>מעקה</w:t>
      </w:r>
      <w:r w:rsidRPr="005F3BAA">
        <w:rPr>
          <w:rtl/>
        </w:rPr>
        <w:t xml:space="preserve"> </w:t>
      </w:r>
      <w:r w:rsidRPr="005F3BAA">
        <w:rPr>
          <w:rFonts w:hint="cs"/>
          <w:rtl/>
        </w:rPr>
        <w:t>גבוה</w:t>
      </w:r>
      <w:r w:rsidRPr="005F3BAA">
        <w:rPr>
          <w:rtl/>
        </w:rPr>
        <w:t xml:space="preserve"> </w:t>
      </w:r>
      <w:r w:rsidRPr="005F3BAA">
        <w:rPr>
          <w:rFonts w:hint="cs"/>
          <w:rtl/>
        </w:rPr>
        <w:t>י</w:t>
      </w:r>
      <w:r w:rsidRPr="005F3BAA">
        <w:rPr>
          <w:rtl/>
        </w:rPr>
        <w:t>"</w:t>
      </w:r>
      <w:r w:rsidRPr="005F3BAA">
        <w:rPr>
          <w:rFonts w:hint="cs"/>
          <w:rtl/>
        </w:rPr>
        <w:t>ט</w:t>
      </w:r>
    </w:p>
    <w:p w14:paraId="36DE5CC8" w14:textId="77777777" w:rsidR="00AC0AF5" w:rsidRPr="005F3BAA" w:rsidRDefault="00AC0AF5" w:rsidP="00DB3591">
      <w:pPr>
        <w:pStyle w:val="afff3"/>
        <w:rPr>
          <w:rtl/>
        </w:rPr>
      </w:pPr>
      <w:r w:rsidRPr="005F3BAA">
        <w:rPr>
          <w:rFonts w:hint="cs"/>
          <w:rtl/>
        </w:rPr>
        <w:t>ולר</w:t>
      </w:r>
      <w:r w:rsidRPr="005F3BAA">
        <w:rPr>
          <w:rtl/>
        </w:rPr>
        <w:t>"</w:t>
      </w:r>
      <w:r w:rsidRPr="005F3BAA">
        <w:rPr>
          <w:rFonts w:hint="cs"/>
          <w:rtl/>
        </w:rPr>
        <w:t>י יש לו צורת פתח אע</w:t>
      </w:r>
      <w:r w:rsidRPr="005F3BAA">
        <w:rPr>
          <w:rtl/>
        </w:rPr>
        <w:t>"</w:t>
      </w:r>
      <w:r w:rsidRPr="005F3BAA">
        <w:rPr>
          <w:rFonts w:hint="cs"/>
          <w:rtl/>
        </w:rPr>
        <w:t>פ שאינו גבוה י</w:t>
      </w:r>
      <w:r w:rsidRPr="005F3BAA">
        <w:rPr>
          <w:rtl/>
        </w:rPr>
        <w:t>"</w:t>
      </w:r>
      <w:r w:rsidRPr="005F3BAA">
        <w:rPr>
          <w:rFonts w:hint="cs"/>
          <w:rtl/>
        </w:rPr>
        <w:t>ט אינו</w:t>
      </w:r>
      <w:r w:rsidRPr="005F3BAA">
        <w:rPr>
          <w:rtl/>
        </w:rPr>
        <w:t xml:space="preserve"> </w:t>
      </w:r>
      <w:r w:rsidRPr="005F3BAA">
        <w:rPr>
          <w:rFonts w:hint="cs"/>
          <w:rtl/>
        </w:rPr>
        <w:t>מכור</w:t>
      </w:r>
    </w:p>
    <w:p w14:paraId="0B9A27DF" w14:textId="12405342" w:rsidR="00AC0AF5" w:rsidRPr="001B450D" w:rsidRDefault="001B450D" w:rsidP="00AC0AF5">
      <w:pPr>
        <w:pStyle w:val="aff9"/>
        <w:rPr>
          <w:rtl/>
        </w:rPr>
      </w:pPr>
      <w:r w:rsidRPr="001B450D">
        <w:rPr>
          <w:rFonts w:hint="cs"/>
          <w:rtl/>
        </w:rPr>
        <w:t>***</w:t>
      </w:r>
    </w:p>
    <w:p w14:paraId="33F846DE" w14:textId="77777777" w:rsidR="00AC0AF5" w:rsidRPr="00C35A2C" w:rsidRDefault="00AC0AF5" w:rsidP="00AC0AF5">
      <w:pPr>
        <w:rPr>
          <w:rFonts w:ascii="Fb Fontext" w:hAnsi="Fb Fontext"/>
          <w:rtl/>
        </w:rPr>
      </w:pPr>
      <w:r w:rsidRPr="00C35A2C">
        <w:rPr>
          <w:rFonts w:ascii="Fb Fontext" w:hAnsi="Fb Fontext" w:hint="cs"/>
          <w:sz w:val="32"/>
          <w:rtl/>
        </w:rPr>
        <w:t>יציע</w:t>
      </w:r>
      <w:r w:rsidRPr="00C35A2C">
        <w:rPr>
          <w:rFonts w:ascii="Fb Fontext" w:hAnsi="Fb Fontext"/>
          <w:sz w:val="32"/>
          <w:rtl/>
        </w:rPr>
        <w:t xml:space="preserve">: </w:t>
      </w:r>
      <w:r w:rsidRPr="00C35A2C">
        <w:rPr>
          <w:rFonts w:ascii="Fb Fontext" w:hAnsi="Fb Fontext" w:hint="cs"/>
          <w:sz w:val="32"/>
          <w:rtl/>
        </w:rPr>
        <w:t>אפתא, וכ</w:t>
      </w:r>
      <w:r w:rsidRPr="00C35A2C">
        <w:rPr>
          <w:rFonts w:ascii="Fb Fontext" w:hAnsi="Fb Fontext"/>
          <w:sz w:val="32"/>
          <w:rtl/>
        </w:rPr>
        <w:t>"</w:t>
      </w:r>
      <w:r w:rsidRPr="00C35A2C">
        <w:rPr>
          <w:rFonts w:ascii="Fb Fontext" w:hAnsi="Fb Fontext" w:hint="cs"/>
          <w:sz w:val="32"/>
          <w:rtl/>
        </w:rPr>
        <w:t>ש בדקא חלילה לא מזדבנא</w:t>
      </w:r>
    </w:p>
    <w:p w14:paraId="56C3769B" w14:textId="77777777" w:rsidR="00AC0AF5" w:rsidRPr="00C35A2C" w:rsidRDefault="00AC0AF5" w:rsidP="00AC0AF5">
      <w:pPr>
        <w:rPr>
          <w:rFonts w:ascii="Fb Fontext" w:hAnsi="Fb Fontext"/>
          <w:rtl/>
        </w:rPr>
      </w:pPr>
      <w:r w:rsidRPr="00C35A2C">
        <w:rPr>
          <w:rFonts w:ascii="Fb Fontext" w:hAnsi="Fb Fontext" w:hint="cs"/>
          <w:rtl/>
        </w:rPr>
        <w:t>רב</w:t>
      </w:r>
      <w:r w:rsidRPr="00C35A2C">
        <w:rPr>
          <w:rFonts w:ascii="Fb Fontext" w:hAnsi="Fb Fontext"/>
          <w:rtl/>
        </w:rPr>
        <w:t xml:space="preserve"> </w:t>
      </w:r>
      <w:r w:rsidRPr="00C35A2C">
        <w:rPr>
          <w:rFonts w:ascii="Fb Fontext" w:hAnsi="Fb Fontext" w:hint="cs"/>
          <w:rtl/>
        </w:rPr>
        <w:t>יוסף</w:t>
      </w:r>
      <w:r w:rsidRPr="00C35A2C">
        <w:rPr>
          <w:rFonts w:ascii="Fb Fontext" w:hAnsi="Fb Fontext"/>
          <w:rtl/>
        </w:rPr>
        <w:t xml:space="preserve">: </w:t>
      </w:r>
      <w:r w:rsidRPr="00C35A2C">
        <w:rPr>
          <w:rFonts w:ascii="Fb Fontext" w:hAnsi="Fb Fontext" w:hint="cs"/>
          <w:rtl/>
        </w:rPr>
        <w:t>בדקא</w:t>
      </w:r>
      <w:r w:rsidRPr="00C35A2C">
        <w:rPr>
          <w:rFonts w:ascii="Fb Fontext" w:hAnsi="Fb Fontext"/>
          <w:rtl/>
        </w:rPr>
        <w:t xml:space="preserve"> </w:t>
      </w:r>
      <w:r w:rsidRPr="00C35A2C">
        <w:rPr>
          <w:rFonts w:ascii="Fb Fontext" w:hAnsi="Fb Fontext" w:hint="cs"/>
          <w:rtl/>
        </w:rPr>
        <w:t>חלילה, אבל אפתא מזדבנא</w:t>
      </w:r>
    </w:p>
    <w:p w14:paraId="23AA0ED9" w14:textId="77777777" w:rsidR="00AC0AF5" w:rsidRDefault="00AC0AF5" w:rsidP="00AC0AF5">
      <w:pPr>
        <w:rPr>
          <w:rFonts w:ascii="Fb Fontext" w:hAnsi="Fb Fontext"/>
          <w:rtl/>
        </w:rPr>
      </w:pPr>
      <w:r w:rsidRPr="00C35A2C">
        <w:rPr>
          <w:rFonts w:ascii="Fb Fontext" w:hAnsi="Fb Fontext"/>
          <w:rtl/>
        </w:rPr>
        <w:t>רב יוסף, ג</w:t>
      </w:r>
      <w:r w:rsidRPr="00F10693">
        <w:rPr>
          <w:rtl/>
        </w:rPr>
        <w:t xml:space="preserve">' </w:t>
      </w:r>
      <w:r w:rsidRPr="00C35A2C">
        <w:rPr>
          <w:rFonts w:ascii="Fb Fontext" w:hAnsi="Fb Fontext"/>
          <w:rtl/>
        </w:rPr>
        <w:t xml:space="preserve">שמות יש לו </w:t>
      </w:r>
      <w:r w:rsidRPr="00C35A2C">
        <w:rPr>
          <w:rFonts w:ascii="Fb Fontext" w:hAnsi="Fb Fontext" w:hint="cs"/>
          <w:sz w:val="30"/>
          <w:szCs w:val="16"/>
          <w:rtl/>
        </w:rPr>
        <w:t>ליציע דקרא</w:t>
      </w:r>
      <w:r w:rsidRPr="00C35A2C">
        <w:rPr>
          <w:rFonts w:ascii="Fb Fontext" w:hAnsi="Fb Fontext"/>
          <w:rtl/>
        </w:rPr>
        <w:t xml:space="preserve">- </w:t>
      </w:r>
      <w:r w:rsidRPr="00C35A2C">
        <w:rPr>
          <w:rStyle w:val="afff8"/>
          <w:rtl/>
        </w:rPr>
        <w:t>יציע,</w:t>
      </w:r>
      <w:r w:rsidRPr="00577F86">
        <w:rPr>
          <w:rStyle w:val="affff8"/>
          <w:rtl/>
        </w:rPr>
        <w:t xml:space="preserve"> </w:t>
      </w:r>
      <w:r w:rsidRPr="00F10693">
        <w:rPr>
          <w:rtl/>
        </w:rPr>
        <w:t>'ה</w:t>
      </w:r>
      <w:r w:rsidRPr="00577F86">
        <w:rPr>
          <w:rStyle w:val="affff8"/>
          <w:rtl/>
        </w:rPr>
        <w:t>יציע התחתונה</w:t>
      </w:r>
      <w:r w:rsidRPr="00F10693">
        <w:rPr>
          <w:rtl/>
        </w:rPr>
        <w:t xml:space="preserve">' </w:t>
      </w:r>
      <w:r w:rsidRPr="00C35A2C">
        <w:rPr>
          <w:rFonts w:ascii="Fb Fontext" w:hAnsi="Fb Fontext"/>
          <w:rtl/>
        </w:rPr>
        <w:t>וגו</w:t>
      </w:r>
      <w:r w:rsidRPr="00F10693">
        <w:rPr>
          <w:rtl/>
        </w:rPr>
        <w:t>',</w:t>
      </w:r>
    </w:p>
    <w:p w14:paraId="4E085BF2" w14:textId="77777777" w:rsidR="00AC0AF5" w:rsidRPr="00C35A2C" w:rsidRDefault="00AC0AF5" w:rsidP="00AC0AF5">
      <w:pPr>
        <w:rPr>
          <w:rFonts w:ascii="Fb Fontext" w:hAnsi="Fb Fontext"/>
          <w:rtl/>
        </w:rPr>
      </w:pPr>
      <w:r w:rsidRPr="00C35A2C">
        <w:rPr>
          <w:rFonts w:ascii="Fb Fontext" w:hAnsi="Fb Fontext"/>
          <w:rtl/>
        </w:rPr>
        <w:tab/>
        <w:t xml:space="preserve"> </w:t>
      </w:r>
      <w:r w:rsidRPr="00C35A2C">
        <w:rPr>
          <w:rStyle w:val="afff8"/>
          <w:rtl/>
        </w:rPr>
        <w:t>צלע</w:t>
      </w:r>
      <w:r w:rsidRPr="00C35A2C">
        <w:rPr>
          <w:rFonts w:ascii="Fb Fontext" w:hAnsi="Fb Fontext"/>
          <w:rtl/>
        </w:rPr>
        <w:t>,</w:t>
      </w:r>
      <w:r w:rsidRPr="00577F86">
        <w:rPr>
          <w:rStyle w:val="affff8"/>
          <w:rtl/>
        </w:rPr>
        <w:t xml:space="preserve"> </w:t>
      </w:r>
      <w:r w:rsidRPr="00F10693">
        <w:rPr>
          <w:rtl/>
        </w:rPr>
        <w:t>'ו</w:t>
      </w:r>
      <w:r w:rsidRPr="00577F86">
        <w:rPr>
          <w:rStyle w:val="affff8"/>
          <w:rtl/>
        </w:rPr>
        <w:t>הצלעות צלע אל צלע</w:t>
      </w:r>
      <w:r w:rsidRPr="00F10693">
        <w:rPr>
          <w:rtl/>
        </w:rPr>
        <w:t xml:space="preserve">' </w:t>
      </w:r>
      <w:r w:rsidRPr="00C35A2C">
        <w:rPr>
          <w:rFonts w:ascii="Fb Fontext" w:hAnsi="Fb Fontext"/>
          <w:rtl/>
        </w:rPr>
        <w:t>וגו</w:t>
      </w:r>
      <w:r w:rsidRPr="00F10693">
        <w:rPr>
          <w:rtl/>
        </w:rPr>
        <w:t xml:space="preserve">' </w:t>
      </w:r>
      <w:r w:rsidRPr="00C35A2C">
        <w:rPr>
          <w:rFonts w:ascii="Fb Fontext" w:hAnsi="Fb Fontext" w:hint="cs"/>
          <w:sz w:val="30"/>
          <w:szCs w:val="16"/>
          <w:rtl/>
        </w:rPr>
        <w:t>וכתיב בתרוויהו בקירות הבית</w:t>
      </w:r>
    </w:p>
    <w:p w14:paraId="31BC26D6" w14:textId="77777777" w:rsidR="00AC0AF5" w:rsidRDefault="00AC0AF5" w:rsidP="00AC0AF5">
      <w:pPr>
        <w:rPr>
          <w:rFonts w:ascii="Fb Fontext" w:hAnsi="Fb Fontext"/>
          <w:rtl/>
        </w:rPr>
      </w:pPr>
      <w:r w:rsidRPr="00C35A2C">
        <w:rPr>
          <w:rFonts w:ascii="Fb Fontext" w:hAnsi="Fb Fontext"/>
          <w:rtl/>
        </w:rPr>
        <w:tab/>
        <w:t xml:space="preserve"> </w:t>
      </w:r>
      <w:r w:rsidRPr="00C35A2C">
        <w:rPr>
          <w:rStyle w:val="afff8"/>
          <w:rtl/>
        </w:rPr>
        <w:t>תא</w:t>
      </w:r>
      <w:r w:rsidRPr="00C35A2C">
        <w:rPr>
          <w:rFonts w:ascii="Fb Fontext" w:hAnsi="Fb Fontext"/>
          <w:rtl/>
        </w:rPr>
        <w:t>,</w:t>
      </w:r>
      <w:r w:rsidRPr="00577F86">
        <w:rPr>
          <w:rStyle w:val="affff8"/>
          <w:rtl/>
        </w:rPr>
        <w:t xml:space="preserve"> </w:t>
      </w:r>
      <w:r w:rsidRPr="00F10693">
        <w:rPr>
          <w:rtl/>
        </w:rPr>
        <w:t>'ו</w:t>
      </w:r>
      <w:r w:rsidRPr="00577F86">
        <w:rPr>
          <w:rStyle w:val="affff8"/>
          <w:rtl/>
        </w:rPr>
        <w:t>התא קנה אחד</w:t>
      </w:r>
      <w:r w:rsidRPr="00F10693">
        <w:rPr>
          <w:rtl/>
        </w:rPr>
        <w:t xml:space="preserve">' </w:t>
      </w:r>
      <w:r w:rsidRPr="00C35A2C">
        <w:rPr>
          <w:rFonts w:ascii="Fb Fontext" w:hAnsi="Fb Fontext"/>
          <w:rtl/>
        </w:rPr>
        <w:t>וגו</w:t>
      </w:r>
      <w:r w:rsidRPr="00F10693">
        <w:rPr>
          <w:rtl/>
        </w:rPr>
        <w:t xml:space="preserve">' </w:t>
      </w:r>
      <w:r w:rsidRPr="00C35A2C">
        <w:rPr>
          <w:rFonts w:ascii="Fb Fontext" w:hAnsi="Fb Fontext"/>
          <w:rtl/>
        </w:rPr>
        <w:t>|</w:t>
      </w:r>
      <w:r w:rsidRPr="0081371E">
        <w:rPr>
          <w:rStyle w:val="afff8"/>
          <w:rtl/>
        </w:rPr>
        <w:t xml:space="preserve"> ואב"א</w:t>
      </w:r>
      <w:r w:rsidRPr="00C35A2C">
        <w:rPr>
          <w:rFonts w:ascii="Fb Fontext" w:hAnsi="Fb Fontext"/>
          <w:rtl/>
        </w:rPr>
        <w:t xml:space="preserve"> </w:t>
      </w:r>
      <w:r w:rsidRPr="00C35A2C">
        <w:rPr>
          <w:rFonts w:ascii="Fb Fontext" w:hAnsi="Fb Fontext" w:hint="cs"/>
          <w:sz w:val="30"/>
          <w:szCs w:val="16"/>
          <w:rtl/>
        </w:rPr>
        <w:t>ואי</w:t>
      </w:r>
      <w:r w:rsidRPr="00C35A2C">
        <w:rPr>
          <w:rFonts w:ascii="Fb Fontext" w:hAnsi="Fb Fontext"/>
          <w:sz w:val="30"/>
          <w:szCs w:val="16"/>
          <w:rtl/>
        </w:rPr>
        <w:t>"</w:t>
      </w:r>
      <w:r w:rsidRPr="00C35A2C">
        <w:rPr>
          <w:rFonts w:ascii="Fb Fontext" w:hAnsi="Fb Fontext" w:hint="cs"/>
          <w:sz w:val="30"/>
          <w:szCs w:val="16"/>
          <w:rtl/>
        </w:rPr>
        <w:t>ז ועוד לקרא</w:t>
      </w:r>
      <w:r w:rsidRPr="009C12DE">
        <w:rPr>
          <w:rStyle w:val="affff8"/>
          <w:rtl/>
        </w:rPr>
        <w:t xml:space="preserve"> </w:t>
      </w:r>
      <w:r w:rsidRPr="00F10693">
        <w:rPr>
          <w:rtl/>
        </w:rPr>
        <w:t>'ו</w:t>
      </w:r>
      <w:r w:rsidRPr="009C12DE">
        <w:rPr>
          <w:rStyle w:val="affff8"/>
          <w:rtl/>
        </w:rPr>
        <w:t>התא שש</w:t>
      </w:r>
      <w:r w:rsidRPr="00F10693">
        <w:rPr>
          <w:rtl/>
        </w:rPr>
        <w:t>',</w:t>
      </w:r>
    </w:p>
    <w:p w14:paraId="1A2AA401" w14:textId="77777777" w:rsidR="00AC0AF5" w:rsidRDefault="00AC0AF5" w:rsidP="00AC0AF5">
      <w:pPr>
        <w:ind w:left="720"/>
        <w:rPr>
          <w:sz w:val="30"/>
          <w:szCs w:val="16"/>
          <w:rtl/>
        </w:rPr>
      </w:pPr>
      <w:r w:rsidRPr="00C35A2C">
        <w:rPr>
          <w:rStyle w:val="afff8"/>
          <w:rFonts w:hint="cs"/>
          <w:rtl/>
        </w:rPr>
        <w:t>לתוס</w:t>
      </w:r>
      <w:r w:rsidRPr="00F10693">
        <w:rPr>
          <w:rFonts w:hint="cs"/>
          <w:rtl/>
        </w:rPr>
        <w:t xml:space="preserve">' </w:t>
      </w:r>
      <w:r w:rsidRPr="00C35A2C">
        <w:rPr>
          <w:rFonts w:hint="cs"/>
          <w:sz w:val="30"/>
          <w:szCs w:val="16"/>
          <w:rtl/>
        </w:rPr>
        <w:t>הך שש היינו בתיכונה ומצד כותל התא היתה המגרעת</w:t>
      </w:r>
    </w:p>
    <w:p w14:paraId="70E2800B" w14:textId="77777777" w:rsidR="00AC0AF5" w:rsidRDefault="00AC0AF5" w:rsidP="00AC0AF5">
      <w:pPr>
        <w:ind w:left="720"/>
        <w:rPr>
          <w:sz w:val="30"/>
          <w:szCs w:val="16"/>
          <w:rtl/>
        </w:rPr>
      </w:pPr>
      <w:r>
        <w:rPr>
          <w:rStyle w:val="affffe"/>
          <w:rFonts w:hint="cs"/>
          <w:rtl/>
          <w:rPrChange w:id="9215" w:author="מנוע אמוראים" w:date="2026-10-05T16:41:09Z">
            <w:rPr>
              <w:rStyle w:val="afff8"/>
              <w:rFonts w:hint="cs"/>
              <w:rtl/>
            </w:rPr>
          </w:rPrChange>
        </w:rPr>
        <w:t xml:space="preserve">לר</w:t>
      </w:r>
      <w:r>
        <w:rPr>
          <w:rStyle w:val="affffe"/>
          <w:rtl/>
          <w:rPrChange w:id="9216" w:author="מנוע אמוראים" w:date="2026-10-05T16:41:09Z">
            <w:rPr>
              <w:rStyle w:val="afff8"/>
              <w:rtl/>
            </w:rPr>
          </w:rPrChange>
        </w:rPr>
        <w:t xml:space="preserve">"</w:t>
      </w:r>
      <w:r>
        <w:rPr>
          <w:rStyle w:val="affffe"/>
          <w:rFonts w:hint="cs"/>
          <w:rtl/>
          <w:rPrChange w:id="9217" w:author="מנוע אמוראים" w:date="2026-10-05T16:41:09Z">
            <w:rPr>
              <w:rStyle w:val="afff8"/>
              <w:rFonts w:hint="cs"/>
              <w:rtl/>
            </w:rPr>
          </w:rPrChange>
        </w:rPr>
        <w:t xml:space="preserve">י</w:t>
      </w:r>
      <w:r w:rsidRPr="00C35A2C">
        <w:rPr>
          <w:rFonts w:hint="cs"/>
          <w:sz w:val="30"/>
          <w:szCs w:val="16"/>
          <w:rtl/>
        </w:rPr>
        <w:t xml:space="preserve"> המגרעת היתה בכל ד</w:t>
      </w:r>
      <w:r w:rsidRPr="00F10693">
        <w:rPr>
          <w:rFonts w:hint="cs"/>
          <w:rtl/>
        </w:rPr>
        <w:t xml:space="preserve">' </w:t>
      </w:r>
      <w:r w:rsidRPr="00C35A2C">
        <w:rPr>
          <w:rFonts w:hint="cs"/>
          <w:sz w:val="30"/>
          <w:szCs w:val="16"/>
          <w:rtl/>
        </w:rPr>
        <w:t>כתלים חצי אמה והיו כולם מרובעים   ומגרעת קרי רובד</w:t>
      </w:r>
    </w:p>
    <w:p w14:paraId="3C57235A" w14:textId="77777777" w:rsidR="00AC0AF5" w:rsidRDefault="00AC0AF5" w:rsidP="00AC0AF5">
      <w:pPr>
        <w:ind w:left="720"/>
        <w:rPr>
          <w:sz w:val="30"/>
          <w:szCs w:val="16"/>
          <w:rtl/>
        </w:rPr>
      </w:pPr>
      <w:r w:rsidRPr="00C35A2C">
        <w:rPr>
          <w:rStyle w:val="afff8"/>
          <w:rFonts w:hint="cs"/>
          <w:rtl/>
        </w:rPr>
        <w:t>ועוד יש לפרש</w:t>
      </w:r>
      <w:r w:rsidRPr="00C35A2C">
        <w:rPr>
          <w:rFonts w:hint="cs"/>
          <w:sz w:val="30"/>
          <w:szCs w:val="16"/>
          <w:rtl/>
        </w:rPr>
        <w:t xml:space="preserve"> דבבית שני תחתונה היתה שש ולא כבבית ראשון</w:t>
      </w:r>
    </w:p>
    <w:p w14:paraId="75F4092F" w14:textId="0C3771CC" w:rsidR="00AC0AF5" w:rsidRPr="001B450D" w:rsidRDefault="001B450D" w:rsidP="00AC0AF5">
      <w:pPr>
        <w:pStyle w:val="aff9"/>
        <w:rPr>
          <w:rtl/>
        </w:rPr>
      </w:pPr>
      <w:r w:rsidRPr="001B450D">
        <w:rPr>
          <w:rFonts w:hint="cs"/>
          <w:rtl/>
        </w:rPr>
        <w:t>***</w:t>
      </w:r>
    </w:p>
    <w:p w14:paraId="2E1159F2" w14:textId="77777777" w:rsidR="00AC0AF5" w:rsidRPr="00C35A2C" w:rsidRDefault="00AC0AF5" w:rsidP="00AC0AF5">
      <w:pPr>
        <w:rPr>
          <w:rFonts w:ascii="Fb Fontext" w:hAnsi="Fb Fontext"/>
          <w:rtl/>
        </w:rPr>
      </w:pPr>
      <w:r w:rsidRPr="00C35A2C">
        <w:rPr>
          <w:rFonts w:ascii="Fb Fontext" w:hAnsi="Fb Fontext" w:hint="cs"/>
          <w:sz w:val="32"/>
          <w:rtl/>
        </w:rPr>
        <w:t>מ</w:t>
      </w:r>
      <w:r w:rsidRPr="00C35A2C">
        <w:rPr>
          <w:rFonts w:ascii="Fb Fontext" w:hAnsi="Fb Fontext"/>
          <w:sz w:val="32"/>
          <w:rtl/>
        </w:rPr>
        <w:t>"</w:t>
      </w:r>
      <w:r w:rsidRPr="00C35A2C">
        <w:rPr>
          <w:rFonts w:ascii="Fb Fontext" w:hAnsi="Fb Fontext" w:hint="cs"/>
          <w:sz w:val="32"/>
          <w:rtl/>
        </w:rPr>
        <w:t>ז והוא דהוי</w:t>
      </w:r>
      <w:r w:rsidRPr="00C35A2C">
        <w:rPr>
          <w:rFonts w:ascii="Fb Fontext" w:hAnsi="Fb Fontext"/>
          <w:sz w:val="32"/>
          <w:rtl/>
        </w:rPr>
        <w:t xml:space="preserve"> </w:t>
      </w:r>
      <w:r w:rsidRPr="00C35A2C">
        <w:rPr>
          <w:rFonts w:ascii="Fb Fontext" w:hAnsi="Fb Fontext" w:hint="cs"/>
          <w:sz w:val="32"/>
          <w:rtl/>
        </w:rPr>
        <w:t>ארבע</w:t>
      </w:r>
      <w:r w:rsidRPr="00C35A2C">
        <w:rPr>
          <w:rFonts w:ascii="Fb Fontext" w:hAnsi="Fb Fontext"/>
          <w:sz w:val="32"/>
          <w:rtl/>
        </w:rPr>
        <w:t xml:space="preserve"> </w:t>
      </w:r>
      <w:r w:rsidRPr="00C35A2C">
        <w:rPr>
          <w:rFonts w:ascii="Fb Fontext" w:hAnsi="Fb Fontext" w:hint="cs"/>
          <w:sz w:val="32"/>
          <w:rtl/>
        </w:rPr>
        <w:t>אמות</w:t>
      </w:r>
    </w:p>
    <w:p w14:paraId="6AB454C8" w14:textId="77777777" w:rsidR="00AC0AF5" w:rsidRDefault="00AC0AF5" w:rsidP="00AC0AF5">
      <w:pPr>
        <w:rPr>
          <w:rFonts w:ascii="Fb Fontext" w:hAnsi="Fb Fontext"/>
          <w:rtl/>
        </w:rPr>
      </w:pPr>
      <w:r w:rsidRPr="00C35A2C">
        <w:rPr>
          <w:rFonts w:ascii="Fb Fontext" w:hAnsi="Fb Fontext" w:hint="cs"/>
          <w:rtl/>
        </w:rPr>
        <w:t>והך דלא מכר לו בור ודות גם בפחות מד</w:t>
      </w:r>
      <w:r w:rsidRPr="00C35A2C">
        <w:rPr>
          <w:rFonts w:ascii="Fb Fontext" w:hAnsi="Fb Fontext"/>
          <w:rtl/>
        </w:rPr>
        <w:t>"</w:t>
      </w:r>
      <w:r w:rsidRPr="00C35A2C">
        <w:rPr>
          <w:rFonts w:ascii="Fb Fontext" w:hAnsi="Fb Fontext" w:hint="cs"/>
          <w:rtl/>
        </w:rPr>
        <w:t>א דלאו תשמיש אחד הוא כהכא</w:t>
      </w:r>
    </w:p>
    <w:p w14:paraId="23255B84" w14:textId="3CF10070" w:rsidR="00AC0AF5" w:rsidRPr="001B450D" w:rsidRDefault="001B450D" w:rsidP="00AC0AF5">
      <w:pPr>
        <w:pStyle w:val="aff9"/>
        <w:rPr>
          <w:del w:id="90074" w:author="מנוע עיצוב" w:date="2026-10-08T11:01:28Z"/>
          <w:rtl/>
        </w:rPr>
      </w:pPr>
      <w:del w:id="90073" w:author="מנוע עיצוב" w:date="2026-10-08T11:01:28Z">
        <w:r w:rsidRPr="001B450D">
          <w:rPr>
            <w:rFonts w:hint="cs"/>
            <w:rtl/>
          </w:rPr>
          <w:delText xml:space="preserve">***</w:delText>
        </w:r>
      </w:del>
    </w:p>
    <w:p w14:paraId="6B34AF24" w14:textId="77777777" w:rsidR="00AC0AF5" w:rsidRPr="00C35A2C" w:rsidRDefault="00AC0AF5" w:rsidP="00982F98">
      <w:pPr>
        <w:pStyle w:val="affe"/>
        <w:framePr w:wrap="around"/>
        <w:rPr>
          <w:rtl/>
        </w:rPr>
      </w:pPr>
      <w:r w:rsidRPr="00C35A2C">
        <w:rPr>
          <w:rtl/>
        </w:rPr>
        <w:t>סא:</w:t>
      </w:r>
    </w:p>
    <w:p w14:paraId="5F2FF043" w14:textId="77777777" w:rsidR="00AC0AF5" w:rsidRPr="00801934" w:rsidRDefault="00AC0AF5" w:rsidP="00AF2FEB">
      <w:pPr>
        <w:pStyle w:val="afffb"/>
        <w:rPr>
          <w:rtl/>
        </w:rPr>
      </w:pPr>
      <w:ins w:id="9870" w:author="מספור קטעי משנה" w:date="2026-10-06T06:44:59Z">
        <w:r>
          <w:rPr>
            <w:rStyle w:val="MisparKeta"/>
          </w:rPr>
          <w:t xml:space="preserve">ד. </w:t>
        </w:r>
      </w:ins>
      <w:r w:rsidRPr="00801934">
        <w:rPr>
          <w:rtl/>
        </w:rPr>
        <w:t>ולא את החדר שלפנים הימנו</w:t>
      </w:r>
    </w:p>
    <w:p w14:paraId="4D2121AA" w14:textId="77777777" w:rsidR="00AC0AF5" w:rsidRDefault="00AC0AF5" w:rsidP="00AC0AF5">
      <w:pPr>
        <w:rPr>
          <w:rFonts w:ascii="Fb Fontext" w:hAnsi="Fb Fontext"/>
          <w:sz w:val="32"/>
          <w:rtl/>
        </w:rPr>
      </w:pPr>
      <w:r w:rsidRPr="00C35A2C">
        <w:rPr>
          <w:rFonts w:ascii="Fb Fontext" w:hAnsi="Fb Fontext" w:hint="cs"/>
          <w:sz w:val="32"/>
          <w:rtl/>
        </w:rPr>
        <w:t>אפי</w:t>
      </w:r>
      <w:r w:rsidRPr="00F10693">
        <w:rPr>
          <w:rFonts w:hint="cs"/>
          <w:rtl/>
        </w:rPr>
        <w:t xml:space="preserve">' </w:t>
      </w:r>
      <w:r w:rsidRPr="00C35A2C">
        <w:rPr>
          <w:rFonts w:ascii="Fb Fontext" w:hAnsi="Fb Fontext" w:hint="cs"/>
          <w:sz w:val="32"/>
          <w:rtl/>
        </w:rPr>
        <w:t>דאמרי</w:t>
      </w:r>
      <w:r w:rsidRPr="00F10693">
        <w:rPr>
          <w:rFonts w:hint="cs"/>
          <w:rtl/>
        </w:rPr>
        <w:t xml:space="preserve">' </w:t>
      </w:r>
      <w:r w:rsidRPr="00C35A2C">
        <w:rPr>
          <w:rFonts w:ascii="Fb Fontext" w:hAnsi="Fb Fontext" w:hint="cs"/>
          <w:sz w:val="32"/>
          <w:rtl/>
        </w:rPr>
        <w:t>הכי ביציע, צריכא דאע</w:t>
      </w:r>
      <w:r w:rsidRPr="00C35A2C">
        <w:rPr>
          <w:rFonts w:ascii="Fb Fontext" w:hAnsi="Fb Fontext"/>
          <w:sz w:val="32"/>
          <w:rtl/>
        </w:rPr>
        <w:t>"</w:t>
      </w:r>
      <w:r w:rsidRPr="00C35A2C">
        <w:rPr>
          <w:rFonts w:ascii="Fb Fontext" w:hAnsi="Fb Fontext" w:hint="cs"/>
          <w:sz w:val="32"/>
          <w:rtl/>
        </w:rPr>
        <w:t>ג</w:t>
      </w:r>
      <w:r w:rsidRPr="00C35A2C">
        <w:rPr>
          <w:rFonts w:ascii="Fb Fontext" w:hAnsi="Fb Fontext"/>
          <w:sz w:val="32"/>
          <w:rtl/>
        </w:rPr>
        <w:t xml:space="preserve"> </w:t>
      </w:r>
      <w:r w:rsidRPr="00C35A2C">
        <w:rPr>
          <w:rFonts w:ascii="Fb Fontext" w:hAnsi="Fb Fontext" w:hint="cs"/>
          <w:sz w:val="32"/>
          <w:rtl/>
        </w:rPr>
        <w:t>דמצר</w:t>
      </w:r>
      <w:r w:rsidRPr="00C35A2C">
        <w:rPr>
          <w:rFonts w:ascii="Fb Fontext" w:hAnsi="Fb Fontext"/>
          <w:sz w:val="32"/>
          <w:rtl/>
        </w:rPr>
        <w:t xml:space="preserve"> </w:t>
      </w:r>
      <w:r w:rsidRPr="00C35A2C">
        <w:rPr>
          <w:rFonts w:ascii="Fb Fontext" w:hAnsi="Fb Fontext" w:hint="cs"/>
          <w:sz w:val="32"/>
          <w:rtl/>
        </w:rPr>
        <w:t>ליה</w:t>
      </w:r>
      <w:r w:rsidRPr="00C35A2C">
        <w:rPr>
          <w:rFonts w:ascii="Fb Fontext" w:hAnsi="Fb Fontext"/>
          <w:sz w:val="32"/>
          <w:rtl/>
        </w:rPr>
        <w:t xml:space="preserve"> </w:t>
      </w:r>
      <w:r w:rsidRPr="00C35A2C">
        <w:rPr>
          <w:rFonts w:ascii="Fb Fontext" w:hAnsi="Fb Fontext" w:hint="cs"/>
          <w:sz w:val="32"/>
          <w:rtl/>
        </w:rPr>
        <w:t>מצרי</w:t>
      </w:r>
      <w:r w:rsidRPr="00C35A2C">
        <w:rPr>
          <w:rFonts w:ascii="Fb Fontext" w:hAnsi="Fb Fontext"/>
          <w:sz w:val="32"/>
          <w:rtl/>
        </w:rPr>
        <w:t xml:space="preserve"> </w:t>
      </w:r>
      <w:r w:rsidRPr="00C35A2C">
        <w:rPr>
          <w:rFonts w:ascii="Fb Fontext" w:hAnsi="Fb Fontext" w:hint="cs"/>
          <w:sz w:val="32"/>
          <w:rtl/>
        </w:rPr>
        <w:t>אבראי</w:t>
      </w:r>
      <w:r w:rsidRPr="00C35A2C">
        <w:rPr>
          <w:rFonts w:ascii="Fb Fontext" w:hAnsi="Fb Fontext"/>
          <w:sz w:val="32"/>
          <w:rtl/>
        </w:rPr>
        <w:t>,</w:t>
      </w:r>
    </w:p>
    <w:p w14:paraId="0B15631C" w14:textId="77777777" w:rsidR="00AC0AF5" w:rsidRDefault="00AC0AF5" w:rsidP="00AC0AF5">
      <w:pPr>
        <w:rPr>
          <w:rFonts w:ascii="Fb Fontext" w:hAnsi="Fb Fontext"/>
          <w:szCs w:val="16"/>
          <w:rtl/>
        </w:rPr>
      </w:pPr>
      <w:r>
        <w:rPr>
          <w:rFonts w:ascii="Fb Fontext" w:hAnsi="Fb Fontext" w:hint="cs"/>
          <w:sz w:val="30"/>
          <w:szCs w:val="16"/>
          <w:rtl/>
        </w:rPr>
        <w:t xml:space="preserve">מספקא </w:t>
      </w:r>
      <w:r>
        <w:rPr>
          <w:rStyle w:val="affffe"/>
          <w:rFonts w:ascii="Fb Fontext" w:hAnsi="Fb Fontext" w:hint="cs"/>
          <w:sz w:val="30"/>
          <w:szCs w:val="16"/>
          <w:rtl/>
          <w:rPrChange w:id="9218" w:author="מנוע אמוראים" w:date="2026-10-05T16:41:09Z">
            <w:rPr>
              <w:rFonts w:ascii="Fb Fontext" w:hAnsi="Fb Fontext" w:hint="cs"/>
              <w:sz w:val="30"/>
              <w:szCs w:val="16"/>
              <w:rtl/>
            </w:rPr>
          </w:rPrChange>
        </w:rPr>
        <w:t xml:space="preserve">לר</w:t>
      </w:r>
      <w:r>
        <w:rPr>
          <w:rStyle w:val="affffe"/>
          <w:rFonts w:ascii="Fb Fontext" w:hAnsi="Fb Fontext"/>
          <w:sz w:val="30"/>
          <w:szCs w:val="16"/>
          <w:rtl/>
          <w:rPrChange w:id="9219" w:author="מנוע אמוראים" w:date="2026-10-05T16:41:09Z">
            <w:rPr>
              <w:rFonts w:ascii="Fb Fontext" w:hAnsi="Fb Fontext"/>
              <w:sz w:val="30"/>
              <w:szCs w:val="16"/>
              <w:rtl/>
            </w:rPr>
          </w:rPrChange>
        </w:rPr>
        <w:t xml:space="preserve">"</w:t>
      </w:r>
      <w:r>
        <w:rPr>
          <w:rStyle w:val="affffe"/>
          <w:rFonts w:ascii="Fb Fontext" w:hAnsi="Fb Fontext" w:hint="cs"/>
          <w:sz w:val="30"/>
          <w:szCs w:val="16"/>
          <w:rtl/>
          <w:rPrChange w:id="9220" w:author="מנוע אמוראים" w:date="2026-10-05T16:41:09Z">
            <w:rPr>
              <w:rFonts w:ascii="Fb Fontext" w:hAnsi="Fb Fontext" w:hint="cs"/>
              <w:sz w:val="30"/>
              <w:szCs w:val="16"/>
              <w:rtl/>
            </w:rPr>
          </w:rPrChange>
        </w:rPr>
        <w:t xml:space="preserve">י</w:t>
      </w:r>
      <w:r>
        <w:rPr>
          <w:rFonts w:ascii="Fb Fontext" w:hAnsi="Fb Fontext" w:hint="cs"/>
          <w:sz w:val="30"/>
          <w:szCs w:val="16"/>
          <w:rtl/>
        </w:rPr>
        <w:t xml:space="preserve"> מרחיב מצרים ביציע אי כדין חדר דהרחיב לו א</w:t>
      </w:r>
      <w:r w:rsidRPr="00C35A2C">
        <w:rPr>
          <w:rFonts w:ascii="Fb Fontext" w:hAnsi="Fb Fontext"/>
          <w:sz w:val="30"/>
          <w:szCs w:val="16"/>
          <w:rtl/>
        </w:rPr>
        <w:t>"</w:t>
      </w:r>
      <w:r w:rsidRPr="00C35A2C">
        <w:rPr>
          <w:rFonts w:ascii="Fb Fontext" w:hAnsi="Fb Fontext" w:hint="cs"/>
          <w:sz w:val="30"/>
          <w:szCs w:val="16"/>
          <w:rtl/>
        </w:rPr>
        <w:t>ד כיוון דתשמיש אחד הוא קנה</w:t>
      </w:r>
    </w:p>
    <w:p w14:paraId="4E87CF4F" w14:textId="77777777" w:rsidR="00AC0AF5" w:rsidRPr="00C35A2C" w:rsidRDefault="00AC0AF5" w:rsidP="00AC0AF5">
      <w:pPr>
        <w:rPr>
          <w:rFonts w:ascii="Fb Fontext" w:hAnsi="Fb Fontext"/>
          <w:rtl/>
        </w:rPr>
      </w:pPr>
      <w:r>
        <w:rPr>
          <w:rStyle w:val="affffe"/>
          <w:rFonts w:ascii="Fb Fontext" w:hAnsi="Fb Fontext" w:hint="cs"/>
          <w:sz w:val="32"/>
          <w:rtl/>
          <w:rPrChange w:id="9221" w:author="מנוע אמוראים" w:date="2026-10-05T16:41:09Z">
            <w:rPr>
              <w:rFonts w:ascii="Fb Fontext" w:hAnsi="Fb Fontext" w:hint="cs"/>
              <w:sz w:val="32"/>
              <w:rtl/>
            </w:rPr>
          </w:rPrChange>
        </w:rPr>
        <w:t xml:space="preserve">וכדר</w:t>
      </w:r>
      <w:r>
        <w:rPr>
          <w:rStyle w:val="affffe"/>
          <w:rFonts w:ascii="Fb Fontext" w:hAnsi="Fb Fontext"/>
          <w:sz w:val="32"/>
          <w:rtl/>
          <w:rPrChange w:id="9222" w:author="מנוע אמוראים" w:date="2026-10-05T16:41:09Z">
            <w:rPr>
              <w:rFonts w:ascii="Fb Fontext" w:hAnsi="Fb Fontext"/>
              <w:sz w:val="32"/>
              <w:rtl/>
            </w:rPr>
          </w:rPrChange>
        </w:rPr>
        <w:t xml:space="preserve">"</w:t>
      </w:r>
      <w:r>
        <w:rPr>
          <w:rStyle w:val="affffe"/>
          <w:rFonts w:ascii="Fb Fontext" w:hAnsi="Fb Fontext" w:hint="cs"/>
          <w:sz w:val="32"/>
          <w:rtl/>
          <w:rPrChange w:id="9223" w:author="מנוע אמוראים" w:date="2026-10-05T16:41:09Z">
            <w:rPr>
              <w:rFonts w:ascii="Fb Fontext" w:hAnsi="Fb Fontext" w:hint="cs"/>
              <w:sz w:val="32"/>
              <w:rtl/>
            </w:rPr>
          </w:rPrChange>
        </w:rPr>
        <w:t xml:space="preserve">נ</w:t>
      </w:r>
      <w:r>
        <w:rPr>
          <w:rFonts w:ascii="Fb Fontext" w:hAnsi="Fb Fontext" w:hint="cs"/>
          <w:sz w:val="32"/>
          <w:rtl/>
        </w:rPr>
        <w:t xml:space="preserve"> </w:t>
      </w:r>
      <w:r>
        <w:rPr>
          <w:rStyle w:val="affffe"/>
          <w:rFonts w:ascii="Fb Fontext" w:hAnsi="Fb Fontext" w:hint="cs"/>
          <w:sz w:val="32"/>
          <w:rtl/>
          <w:rPrChange w:id="9224" w:author="מנוע אמוראים" w:date="2026-10-05T16:41:09Z">
            <w:rPr>
              <w:rFonts w:ascii="Fb Fontext" w:hAnsi="Fb Fontext" w:hint="cs"/>
              <w:sz w:val="32"/>
              <w:rtl/>
            </w:rPr>
          </w:rPrChange>
        </w:rPr>
        <w:t xml:space="preserve">מרב</w:t>
      </w:r>
      <w:r>
        <w:rPr>
          <w:rStyle w:val="affffe"/>
          <w:rFonts w:ascii="Fb Fontext" w:hAnsi="Fb Fontext"/>
          <w:sz w:val="32"/>
          <w:rtl/>
          <w:rPrChange w:id="9225" w:author="מנוע אמוראים" w:date="2026-10-05T16:41:09Z">
            <w:rPr>
              <w:rFonts w:ascii="Fb Fontext" w:hAnsi="Fb Fontext"/>
              <w:sz w:val="32"/>
              <w:rtl/>
            </w:rPr>
          </w:rPrChange>
        </w:rPr>
        <w:t xml:space="preserve">"</w:t>
      </w:r>
      <w:r>
        <w:rPr>
          <w:rStyle w:val="affffe"/>
          <w:rFonts w:ascii="Fb Fontext" w:hAnsi="Fb Fontext" w:hint="cs"/>
          <w:sz w:val="32"/>
          <w:rtl/>
          <w:rPrChange w:id="9226" w:author="מנוע אמוראים" w:date="2026-10-05T16:41:09Z">
            <w:rPr>
              <w:rFonts w:ascii="Fb Fontext" w:hAnsi="Fb Fontext" w:hint="cs"/>
              <w:sz w:val="32"/>
              <w:rtl/>
            </w:rPr>
          </w:rPrChange>
        </w:rPr>
        <w:t xml:space="preserve">א</w:t>
      </w:r>
      <w:r>
        <w:rPr>
          <w:rFonts w:ascii="Fb Fontext" w:hAnsi="Fb Fontext" w:hint="cs"/>
          <w:sz w:val="32"/>
          <w:rtl/>
        </w:rPr>
        <w:t xml:space="preserve"> דמוכר</w:t>
      </w:r>
      <w:r w:rsidRPr="00C35A2C">
        <w:rPr>
          <w:rFonts w:ascii="Fb Fontext" w:hAnsi="Fb Fontext"/>
          <w:sz w:val="32"/>
          <w:rtl/>
        </w:rPr>
        <w:t xml:space="preserve"> </w:t>
      </w:r>
      <w:r w:rsidRPr="00C35A2C">
        <w:rPr>
          <w:rFonts w:ascii="Fb Fontext" w:hAnsi="Fb Fontext" w:hint="cs"/>
          <w:sz w:val="32"/>
          <w:rtl/>
        </w:rPr>
        <w:t>בית</w:t>
      </w:r>
      <w:r w:rsidRPr="00C35A2C">
        <w:rPr>
          <w:rFonts w:ascii="Fb Fontext" w:hAnsi="Fb Fontext"/>
          <w:sz w:val="32"/>
          <w:rtl/>
        </w:rPr>
        <w:t xml:space="preserve"> </w:t>
      </w:r>
      <w:r w:rsidRPr="00C35A2C">
        <w:rPr>
          <w:rFonts w:ascii="Fb Fontext" w:hAnsi="Fb Fontext" w:hint="cs"/>
          <w:sz w:val="32"/>
          <w:rtl/>
        </w:rPr>
        <w:t>בבירה</w:t>
      </w:r>
      <w:r w:rsidRPr="00C35A2C">
        <w:rPr>
          <w:rFonts w:ascii="Fb Fontext" w:hAnsi="Fb Fontext"/>
          <w:sz w:val="32"/>
          <w:rtl/>
        </w:rPr>
        <w:t xml:space="preserve"> </w:t>
      </w:r>
      <w:r w:rsidRPr="00C35A2C">
        <w:rPr>
          <w:rFonts w:ascii="Fb Fontext" w:hAnsi="Fb Fontext" w:hint="cs"/>
          <w:sz w:val="32"/>
          <w:rtl/>
        </w:rPr>
        <w:t>גדולה</w:t>
      </w:r>
      <w:r w:rsidRPr="00C35A2C">
        <w:rPr>
          <w:rFonts w:ascii="Fb Fontext" w:hAnsi="Fb Fontext"/>
          <w:sz w:val="32"/>
          <w:rtl/>
        </w:rPr>
        <w:t xml:space="preserve"> </w:t>
      </w:r>
      <w:r w:rsidRPr="00C35A2C">
        <w:rPr>
          <w:rFonts w:ascii="Fb Fontext" w:hAnsi="Fb Fontext" w:hint="cs"/>
          <w:sz w:val="32"/>
          <w:rtl/>
        </w:rPr>
        <w:t>אמרי</w:t>
      </w:r>
      <w:r w:rsidRPr="00F10693">
        <w:rPr>
          <w:rFonts w:hint="cs"/>
          <w:rtl/>
        </w:rPr>
        <w:t xml:space="preserve">' </w:t>
      </w:r>
      <w:r w:rsidRPr="00C35A2C">
        <w:rPr>
          <w:rFonts w:ascii="Fb Fontext" w:hAnsi="Fb Fontext" w:hint="cs"/>
          <w:sz w:val="32"/>
          <w:rtl/>
        </w:rPr>
        <w:t>דמצרים</w:t>
      </w:r>
      <w:r w:rsidRPr="00C35A2C">
        <w:rPr>
          <w:rFonts w:ascii="Fb Fontext" w:hAnsi="Fb Fontext"/>
          <w:sz w:val="32"/>
          <w:rtl/>
        </w:rPr>
        <w:t xml:space="preserve"> </w:t>
      </w:r>
      <w:r w:rsidRPr="00C35A2C">
        <w:rPr>
          <w:rFonts w:ascii="Fb Fontext" w:hAnsi="Fb Fontext" w:hint="cs"/>
          <w:sz w:val="32"/>
          <w:rtl/>
        </w:rPr>
        <w:t>החיצונים</w:t>
      </w:r>
      <w:r w:rsidRPr="00C35A2C">
        <w:rPr>
          <w:rFonts w:ascii="Fb Fontext" w:hAnsi="Fb Fontext"/>
          <w:sz w:val="32"/>
          <w:rtl/>
        </w:rPr>
        <w:t xml:space="preserve"> </w:t>
      </w:r>
      <w:r w:rsidRPr="00C35A2C">
        <w:rPr>
          <w:rFonts w:ascii="Fb Fontext" w:hAnsi="Fb Fontext" w:hint="cs"/>
          <w:sz w:val="32"/>
          <w:rtl/>
        </w:rPr>
        <w:t>הרחיב</w:t>
      </w:r>
      <w:r w:rsidRPr="00C35A2C">
        <w:rPr>
          <w:rFonts w:ascii="Fb Fontext" w:hAnsi="Fb Fontext"/>
          <w:sz w:val="32"/>
          <w:rtl/>
        </w:rPr>
        <w:t xml:space="preserve"> </w:t>
      </w:r>
      <w:r w:rsidRPr="00C35A2C">
        <w:rPr>
          <w:rFonts w:ascii="Fb Fontext" w:hAnsi="Fb Fontext" w:hint="cs"/>
          <w:sz w:val="32"/>
          <w:rtl/>
        </w:rPr>
        <w:t>לו</w:t>
      </w:r>
    </w:p>
    <w:p w14:paraId="4B28F4FF" w14:textId="4185119E" w:rsidR="00AC0AF5" w:rsidRDefault="00AC0AF5" w:rsidP="00AC0AF5">
      <w:pPr>
        <w:ind w:firstLine="340"/>
        <w:rPr>
          <w:rFonts w:ascii="Fb Fontext" w:hAnsi="Fb Fontext"/>
          <w:sz w:val="32"/>
          <w:rtl/>
        </w:rPr>
      </w:pPr>
      <w:r>
        <w:rPr>
          <w:rFonts w:ascii="Fb Fontext" w:hAnsi="Fb Fontext" w:hint="cs"/>
          <w:sz w:val="32"/>
          <w:rtl/>
        </w:rPr>
        <w:t xml:space="preserve">     ומיירי דרוב</w:t>
      </w:r>
      <w:r w:rsidRPr="00C35A2C">
        <w:rPr>
          <w:rFonts w:ascii="Fb Fontext" w:hAnsi="Fb Fontext" w:hint="cs"/>
          <w:sz w:val="32"/>
          <w:rtl/>
        </w:rPr>
        <w:t xml:space="preserve"> קרו לבית בית ולבירה בירה ו</w:t>
      </w:r>
      <w:r w:rsidR="00AD221F">
        <w:rPr>
          <w:rFonts w:ascii="Fb Fontext" w:hAnsi="Fb Fontext" w:hint="cs"/>
          <w:sz w:val="32"/>
          <w:rtl/>
        </w:rPr>
        <w:t>יש</w:t>
      </w:r>
      <w:r w:rsidRPr="00C35A2C">
        <w:rPr>
          <w:rFonts w:ascii="Fb Fontext" w:hAnsi="Fb Fontext" w:hint="cs"/>
          <w:sz w:val="32"/>
          <w:rtl/>
        </w:rPr>
        <w:t xml:space="preserve"> דלבירה</w:t>
      </w:r>
      <w:r w:rsidRPr="00C35A2C">
        <w:rPr>
          <w:rFonts w:ascii="Fb Fontext" w:hAnsi="Fb Fontext"/>
          <w:sz w:val="32"/>
          <w:rtl/>
        </w:rPr>
        <w:t xml:space="preserve"> </w:t>
      </w:r>
      <w:r w:rsidRPr="00C35A2C">
        <w:rPr>
          <w:rFonts w:ascii="Fb Fontext" w:hAnsi="Fb Fontext" w:hint="cs"/>
          <w:sz w:val="32"/>
          <w:rtl/>
        </w:rPr>
        <w:t>קרו</w:t>
      </w:r>
      <w:r w:rsidRPr="00C35A2C">
        <w:rPr>
          <w:rFonts w:ascii="Fb Fontext" w:hAnsi="Fb Fontext"/>
          <w:sz w:val="32"/>
          <w:rtl/>
        </w:rPr>
        <w:t xml:space="preserve"> </w:t>
      </w:r>
      <w:r w:rsidRPr="00C35A2C">
        <w:rPr>
          <w:rFonts w:ascii="Fb Fontext" w:hAnsi="Fb Fontext" w:hint="cs"/>
          <w:sz w:val="32"/>
          <w:rtl/>
        </w:rPr>
        <w:t>בית</w:t>
      </w:r>
      <w:r w:rsidRPr="00C35A2C">
        <w:rPr>
          <w:rFonts w:ascii="Fb Fontext" w:hAnsi="Fb Fontext"/>
          <w:sz w:val="32"/>
          <w:rtl/>
        </w:rPr>
        <w:t>,</w:t>
      </w:r>
    </w:p>
    <w:p w14:paraId="7D4BB8AB" w14:textId="77777777" w:rsidR="00AC0AF5" w:rsidRPr="00C35A2C" w:rsidRDefault="00AC0AF5" w:rsidP="00AC0AF5">
      <w:pPr>
        <w:rPr>
          <w:rFonts w:ascii="Fb Fontext" w:hAnsi="Fb Fontext"/>
          <w:rtl/>
        </w:rPr>
      </w:pPr>
      <w:r w:rsidRPr="00C35A2C">
        <w:rPr>
          <w:rFonts w:ascii="Fb Fontext" w:hAnsi="Fb Fontext"/>
          <w:sz w:val="32"/>
          <w:rtl/>
        </w:rPr>
        <w:tab/>
      </w:r>
      <w:r w:rsidRPr="00C35A2C">
        <w:rPr>
          <w:rFonts w:ascii="Fb Fontext" w:hAnsi="Fb Fontext" w:hint="cs"/>
          <w:sz w:val="32"/>
          <w:rtl/>
        </w:rPr>
        <w:tab/>
        <w:t xml:space="preserve">     ו</w:t>
      </w:r>
      <w:r w:rsidRPr="0081371E">
        <w:rPr>
          <w:rStyle w:val="afff8"/>
          <w:rFonts w:hint="cs"/>
          <w:rtl/>
        </w:rPr>
        <w:t>ש</w:t>
      </w:r>
      <w:r w:rsidRPr="0081371E">
        <w:rPr>
          <w:rStyle w:val="afff8"/>
          <w:rtl/>
        </w:rPr>
        <w:t>"</w:t>
      </w:r>
      <w:r w:rsidRPr="0081371E">
        <w:rPr>
          <w:rStyle w:val="afff8"/>
          <w:rFonts w:hint="cs"/>
          <w:rtl/>
        </w:rPr>
        <w:t>מ</w:t>
      </w:r>
      <w:r w:rsidRPr="00C35A2C">
        <w:rPr>
          <w:rFonts w:ascii="Fb Fontext" w:hAnsi="Fb Fontext" w:hint="cs"/>
          <w:sz w:val="32"/>
          <w:rtl/>
        </w:rPr>
        <w:t xml:space="preserve"> דשייר מדלא כתב ולא שיירת בזביני אלין כלום</w:t>
      </w:r>
    </w:p>
    <w:p w14:paraId="5CF876C0" w14:textId="77777777" w:rsidR="00AC0AF5" w:rsidRDefault="00AC0AF5" w:rsidP="00AC0AF5">
      <w:pPr>
        <w:ind w:left="720"/>
        <w:rPr>
          <w:sz w:val="30"/>
          <w:szCs w:val="16"/>
          <w:rtl/>
        </w:rPr>
      </w:pPr>
      <w:r w:rsidRPr="00C35A2C">
        <w:rPr>
          <w:rFonts w:hint="cs"/>
          <w:sz w:val="30"/>
          <w:szCs w:val="16"/>
          <w:rtl/>
        </w:rPr>
        <w:t>אי לבירה נמי קרו בית כולה זבין לה</w:t>
      </w:r>
    </w:p>
    <w:p w14:paraId="42F07CB1" w14:textId="77777777" w:rsidR="00AC0AF5" w:rsidRDefault="00AC0AF5" w:rsidP="00AC0AF5">
      <w:pPr>
        <w:ind w:left="720"/>
        <w:rPr>
          <w:rFonts w:ascii="Fb Fontext" w:hAnsi="Fb Fontext"/>
          <w:sz w:val="32"/>
          <w:szCs w:val="16"/>
          <w:rtl/>
        </w:rPr>
      </w:pPr>
      <w:r>
        <w:rPr>
          <w:rStyle w:val="affffe"/>
          <w:rFonts w:hint="cs"/>
          <w:sz w:val="30"/>
          <w:szCs w:val="16"/>
          <w:rtl/>
          <w:rPrChange w:id="9227" w:author="מנוע אמוראים" w:date="2026-10-05T16:41:09Z">
            <w:rPr>
              <w:rFonts w:hint="cs"/>
              <w:sz w:val="30"/>
              <w:szCs w:val="16"/>
              <w:rtl/>
            </w:rPr>
          </w:rPrChange>
        </w:rPr>
        <w:t xml:space="preserve">לריב</w:t>
      </w:r>
      <w:r>
        <w:rPr>
          <w:rStyle w:val="affffe"/>
          <w:sz w:val="30"/>
          <w:szCs w:val="16"/>
          <w:rtl/>
          <w:rPrChange w:id="9228" w:author="מנוע אמוראים" w:date="2026-10-05T16:41:09Z">
            <w:rPr>
              <w:sz w:val="30"/>
              <w:szCs w:val="16"/>
              <w:rtl/>
            </w:rPr>
          </w:rPrChange>
        </w:rPr>
        <w:t xml:space="preserve">"</w:t>
      </w:r>
      <w:r>
        <w:rPr>
          <w:rStyle w:val="affffe"/>
          <w:rFonts w:hint="cs"/>
          <w:sz w:val="30"/>
          <w:szCs w:val="16"/>
          <w:rtl/>
          <w:rPrChange w:id="9229" w:author="מנוע אמוראים" w:date="2026-10-05T16:41:09Z">
            <w:rPr>
              <w:rFonts w:hint="cs"/>
              <w:sz w:val="30"/>
              <w:szCs w:val="16"/>
              <w:rtl/>
            </w:rPr>
          </w:rPrChange>
        </w:rPr>
        <w:t xml:space="preserve">ם</w:t>
      </w:r>
      <w:r>
        <w:rPr>
          <w:rFonts w:hint="cs"/>
          <w:sz w:val="30"/>
          <w:szCs w:val="16"/>
          <w:rtl/>
        </w:rPr>
        <w:t xml:space="preserve"> מצד דהיצ</w:t>
      </w:r>
      <w:r w:rsidRPr="00C35A2C">
        <w:rPr>
          <w:sz w:val="30"/>
          <w:szCs w:val="16"/>
          <w:rtl/>
        </w:rPr>
        <w:t>"</w:t>
      </w:r>
      <w:r>
        <w:rPr>
          <w:rFonts w:hint="cs"/>
          <w:sz w:val="30"/>
          <w:szCs w:val="16"/>
          <w:rtl/>
        </w:rPr>
        <w:t xml:space="preserve">ל בית בלא בירה | </w:t>
      </w:r>
      <w:r>
        <w:rPr>
          <w:rStyle w:val="affffe"/>
          <w:rFonts w:hint="cs"/>
          <w:sz w:val="30"/>
          <w:szCs w:val="16"/>
          <w:rtl/>
          <w:rPrChange w:id="9230" w:author="מנוע אמוראים" w:date="2026-10-05T16:41:09Z">
            <w:rPr>
              <w:rFonts w:hint="cs"/>
              <w:sz w:val="30"/>
              <w:szCs w:val="16"/>
              <w:rtl/>
            </w:rPr>
          </w:rPrChange>
        </w:rPr>
        <w:t xml:space="preserve">ולר</w:t>
      </w:r>
      <w:r>
        <w:rPr>
          <w:rStyle w:val="affffe"/>
          <w:sz w:val="30"/>
          <w:szCs w:val="16"/>
          <w:rtl/>
          <w:rPrChange w:id="9231" w:author="מנוע אמוראים" w:date="2026-10-05T16:41:09Z">
            <w:rPr>
              <w:sz w:val="30"/>
              <w:szCs w:val="16"/>
              <w:rtl/>
            </w:rPr>
          </w:rPrChange>
        </w:rPr>
        <w:t xml:space="preserve">"</w:t>
      </w:r>
      <w:r>
        <w:rPr>
          <w:rStyle w:val="affffe"/>
          <w:rFonts w:hint="cs"/>
          <w:sz w:val="30"/>
          <w:szCs w:val="16"/>
          <w:rtl/>
          <w:rPrChange w:id="9232" w:author="מנוע אמוראים" w:date="2026-10-05T16:41:09Z">
            <w:rPr>
              <w:rFonts w:hint="cs"/>
              <w:sz w:val="30"/>
              <w:szCs w:val="16"/>
              <w:rtl/>
            </w:rPr>
          </w:rPrChange>
        </w:rPr>
        <w:t xml:space="preserve">י</w:t>
      </w:r>
      <w:r>
        <w:rPr>
          <w:rFonts w:hint="cs"/>
          <w:sz w:val="30"/>
          <w:szCs w:val="16"/>
          <w:rtl/>
        </w:rPr>
        <w:t xml:space="preserve"> לפי שמצרים הרחיב לו</w:t>
      </w:r>
    </w:p>
    <w:p w14:paraId="1EEC5D15" w14:textId="77777777" w:rsidR="00AC0AF5" w:rsidRPr="00C35A2C" w:rsidRDefault="00AC0AF5" w:rsidP="00AC0AF5">
      <w:pPr>
        <w:ind w:left="720"/>
        <w:rPr>
          <w:rStyle w:val="afff8"/>
          <w:rtl/>
        </w:rPr>
      </w:pPr>
      <w:r w:rsidRPr="00C35A2C">
        <w:rPr>
          <w:rStyle w:val="afff8"/>
          <w:rFonts w:hint="cs"/>
          <w:rtl/>
        </w:rPr>
        <w:t xml:space="preserve">ולא אמרי דמים מודיעים: </w:t>
      </w:r>
      <w:r w:rsidRPr="00C35A2C">
        <w:rPr>
          <w:rFonts w:hint="cs"/>
          <w:sz w:val="30"/>
          <w:szCs w:val="16"/>
          <w:rtl/>
        </w:rPr>
        <w:t>דמתני</w:t>
      </w:r>
      <w:r w:rsidRPr="00F10693">
        <w:rPr>
          <w:rFonts w:hint="cs"/>
          <w:rtl/>
        </w:rPr>
        <w:t xml:space="preserve">' </w:t>
      </w:r>
      <w:r>
        <w:rPr>
          <w:rFonts w:hint="cs"/>
          <w:sz w:val="30"/>
          <w:szCs w:val="16"/>
          <w:rtl/>
        </w:rPr>
        <w:t xml:space="preserve">כרבנן ולא </w:t>
      </w:r>
      <w:r>
        <w:rPr>
          <w:rStyle w:val="affffe"/>
          <w:rFonts w:hint="cs"/>
          <w:sz w:val="30"/>
          <w:szCs w:val="16"/>
          <w:rtl/>
          <w:rPrChange w:id="9233" w:author="מנוע אמוראים" w:date="2026-10-05T16:41:09Z">
            <w:rPr>
              <w:rFonts w:hint="cs"/>
              <w:sz w:val="30"/>
              <w:szCs w:val="16"/>
              <w:rtl/>
            </w:rPr>
          </w:rPrChange>
        </w:rPr>
        <w:t xml:space="preserve">כר</w:t>
      </w:r>
      <w:r>
        <w:rPr>
          <w:rStyle w:val="affffe"/>
          <w:sz w:val="30"/>
          <w:szCs w:val="16"/>
          <w:rtl/>
          <w:rPrChange w:id="9234" w:author="מנוע אמוראים" w:date="2026-10-05T16:41:09Z">
            <w:rPr>
              <w:sz w:val="30"/>
              <w:szCs w:val="16"/>
              <w:rtl/>
            </w:rPr>
          </w:rPrChange>
        </w:rPr>
        <w:t xml:space="preserve">"</w:t>
      </w:r>
      <w:r>
        <w:rPr>
          <w:rStyle w:val="affffe"/>
          <w:rFonts w:hint="cs"/>
          <w:sz w:val="30"/>
          <w:szCs w:val="16"/>
          <w:rtl/>
          <w:rPrChange w:id="9235" w:author="מנוע אמוראים" w:date="2026-10-05T16:41:09Z">
            <w:rPr>
              <w:rFonts w:hint="cs"/>
              <w:sz w:val="30"/>
              <w:szCs w:val="16"/>
              <w:rtl/>
            </w:rPr>
          </w:rPrChange>
        </w:rPr>
        <w:t xml:space="preserve">י</w:t>
      </w:r>
      <w:r>
        <w:rPr>
          <w:rFonts w:hint="cs"/>
          <w:sz w:val="30"/>
          <w:szCs w:val="16"/>
          <w:rtl/>
        </w:rPr>
        <w:t xml:space="preserve"> ועוד דקרקע שאני אפי</w:t>
      </w:r>
      <w:r w:rsidRPr="00F10693">
        <w:rPr>
          <w:rFonts w:hint="cs"/>
          <w:rtl/>
        </w:rPr>
        <w:t xml:space="preserve">' </w:t>
      </w:r>
      <w:r>
        <w:rPr>
          <w:rStyle w:val="affffe"/>
          <w:rFonts w:hint="cs"/>
          <w:sz w:val="30"/>
          <w:szCs w:val="16"/>
          <w:rtl/>
          <w:rPrChange w:id="9236" w:author="מנוע אמוראים" w:date="2026-10-05T16:41:09Z">
            <w:rPr>
              <w:rFonts w:hint="cs"/>
              <w:sz w:val="30"/>
              <w:szCs w:val="16"/>
              <w:rtl/>
            </w:rPr>
          </w:rPrChange>
        </w:rPr>
        <w:t xml:space="preserve">לר</w:t>
      </w:r>
      <w:r>
        <w:rPr>
          <w:rStyle w:val="affffe"/>
          <w:sz w:val="30"/>
          <w:szCs w:val="16"/>
          <w:rtl/>
          <w:rPrChange w:id="9237" w:author="מנוע אמוראים" w:date="2026-10-05T16:41:09Z">
            <w:rPr>
              <w:sz w:val="30"/>
              <w:szCs w:val="16"/>
              <w:rtl/>
            </w:rPr>
          </w:rPrChange>
        </w:rPr>
        <w:t xml:space="preserve">"</w:t>
      </w:r>
      <w:r>
        <w:rPr>
          <w:rStyle w:val="affffe"/>
          <w:rFonts w:hint="cs"/>
          <w:sz w:val="30"/>
          <w:szCs w:val="16"/>
          <w:rtl/>
          <w:rPrChange w:id="9238" w:author="מנוע אמוראים" w:date="2026-10-05T16:41:09Z">
            <w:rPr>
              <w:rFonts w:hint="cs"/>
              <w:sz w:val="30"/>
              <w:szCs w:val="16"/>
              <w:rtl/>
            </w:rPr>
          </w:rPrChange>
        </w:rPr>
        <w:t xml:space="preserve">י</w:t>
      </w:r>
      <w:r w:rsidRPr="00C35A2C">
        <w:rPr>
          <w:rStyle w:val="afff8"/>
          <w:rFonts w:hint="cs"/>
          <w:rtl/>
        </w:rPr>
        <w:t>.</w:t>
      </w:r>
    </w:p>
    <w:p w14:paraId="6CBBACBE" w14:textId="77777777" w:rsidR="00AC0AF5" w:rsidRDefault="00AC0AF5" w:rsidP="00AC0AF5">
      <w:pPr>
        <w:ind w:left="720"/>
        <w:rPr>
          <w:sz w:val="30"/>
          <w:szCs w:val="16"/>
          <w:rtl/>
        </w:rPr>
      </w:pPr>
      <w:r>
        <w:rPr>
          <w:rFonts w:hint="cs"/>
          <w:sz w:val="30"/>
          <w:szCs w:val="16"/>
          <w:rtl/>
        </w:rPr>
        <w:t>ולאו מטעם</w:t>
      </w:r>
      <w:r w:rsidRPr="00C35A2C">
        <w:rPr>
          <w:rFonts w:hint="cs"/>
          <w:sz w:val="30"/>
          <w:szCs w:val="16"/>
          <w:rtl/>
        </w:rPr>
        <w:t xml:space="preserve"> דגזה</w:t>
      </w:r>
      <w:r w:rsidRPr="00C35A2C">
        <w:rPr>
          <w:sz w:val="30"/>
          <w:szCs w:val="16"/>
          <w:rtl/>
        </w:rPr>
        <w:t>"</w:t>
      </w:r>
      <w:r w:rsidRPr="00C35A2C">
        <w:rPr>
          <w:rFonts w:hint="cs"/>
          <w:sz w:val="30"/>
          <w:szCs w:val="16"/>
          <w:rtl/>
        </w:rPr>
        <w:t>כ הוא דה</w:t>
      </w:r>
      <w:r w:rsidRPr="00C35A2C">
        <w:rPr>
          <w:sz w:val="30"/>
          <w:szCs w:val="16"/>
          <w:rtl/>
        </w:rPr>
        <w:t>"</w:t>
      </w:r>
      <w:r w:rsidRPr="00C35A2C">
        <w:rPr>
          <w:rFonts w:hint="cs"/>
          <w:sz w:val="30"/>
          <w:szCs w:val="16"/>
          <w:rtl/>
        </w:rPr>
        <w:t>נ בהקשות ועבדים ועוד דיש להם ביטול מקח</w:t>
      </w:r>
    </w:p>
    <w:p w14:paraId="76DEE51D" w14:textId="77777777" w:rsidR="00AC0AF5" w:rsidRDefault="00AC0AF5" w:rsidP="00AC0AF5">
      <w:pPr>
        <w:rPr>
          <w:rFonts w:ascii="Fb Fontext" w:hAnsi="Fb Fontext"/>
          <w:sz w:val="32"/>
          <w:rtl/>
        </w:rPr>
      </w:pPr>
      <w:r w:rsidRPr="00C35A2C">
        <w:rPr>
          <w:rFonts w:ascii="Fb Fontext" w:hAnsi="Fb Fontext" w:hint="cs"/>
          <w:sz w:val="32"/>
          <w:rtl/>
        </w:rPr>
        <w:t>וכן גבי מוכר שדה בבקעה</w:t>
      </w:r>
      <w:r w:rsidRPr="00C35A2C">
        <w:rPr>
          <w:rFonts w:ascii="Fb Fontext" w:hAnsi="Fb Fontext"/>
          <w:sz w:val="32"/>
          <w:rtl/>
        </w:rPr>
        <w:t xml:space="preserve"> </w:t>
      </w:r>
      <w:r w:rsidRPr="00C35A2C">
        <w:rPr>
          <w:rFonts w:ascii="Fb Fontext" w:hAnsi="Fb Fontext" w:hint="cs"/>
          <w:sz w:val="32"/>
          <w:rtl/>
        </w:rPr>
        <w:t>גדולה</w:t>
      </w:r>
      <w:r w:rsidRPr="00C35A2C">
        <w:rPr>
          <w:rFonts w:ascii="Fb Fontext" w:hAnsi="Fb Fontext"/>
          <w:sz w:val="32"/>
          <w:rtl/>
        </w:rPr>
        <w:t>,</w:t>
      </w:r>
    </w:p>
    <w:p w14:paraId="60087F8C" w14:textId="77777777" w:rsidR="00AC0AF5" w:rsidRDefault="00AC0AF5" w:rsidP="00AC0AF5">
      <w:pPr>
        <w:rPr>
          <w:rFonts w:ascii="Fb Fontext" w:hAnsi="Fb Fontext"/>
          <w:rtl/>
        </w:rPr>
      </w:pPr>
      <w:r w:rsidRPr="00C35A2C">
        <w:rPr>
          <w:rFonts w:ascii="Fb Fontext" w:hAnsi="Fb Fontext" w:hint="cs"/>
          <w:rtl/>
        </w:rPr>
        <w:t>וצריכא לתרוויהו בבקעה אפי</w:t>
      </w:r>
      <w:r w:rsidRPr="00F10693">
        <w:rPr>
          <w:rFonts w:hint="cs"/>
          <w:rtl/>
        </w:rPr>
        <w:t xml:space="preserve">' </w:t>
      </w:r>
      <w:r w:rsidRPr="00C35A2C">
        <w:rPr>
          <w:rFonts w:ascii="Fb Fontext" w:hAnsi="Fb Fontext" w:hint="cs"/>
          <w:rtl/>
        </w:rPr>
        <w:t>דכולה חדא תשמיש</w:t>
      </w:r>
      <w:r>
        <w:rPr>
          <w:rFonts w:ascii="Fb Fontext" w:hAnsi="Fb Fontext" w:hint="cs"/>
          <w:rtl/>
        </w:rPr>
        <w:t xml:space="preserve"> </w:t>
      </w:r>
      <w:r w:rsidRPr="00C35A2C">
        <w:rPr>
          <w:rFonts w:ascii="Fb Fontext" w:hAnsi="Fb Fontext" w:hint="cs"/>
          <w:rtl/>
        </w:rPr>
        <w:t>דלא אמרי דקנה</w:t>
      </w:r>
    </w:p>
    <w:p w14:paraId="4111FAFF" w14:textId="77777777" w:rsidR="00AC0AF5" w:rsidRDefault="00AC0AF5" w:rsidP="00AC0AF5">
      <w:pPr>
        <w:rPr>
          <w:rFonts w:ascii="Fb Fontext" w:hAnsi="Fb Fontext"/>
          <w:rtl/>
        </w:rPr>
      </w:pPr>
      <w:r w:rsidRPr="00C35A2C">
        <w:rPr>
          <w:rFonts w:ascii="Fb Fontext" w:hAnsi="Fb Fontext"/>
          <w:rtl/>
        </w:rPr>
        <w:tab/>
      </w:r>
      <w:r w:rsidRPr="00C35A2C">
        <w:rPr>
          <w:rFonts w:ascii="Fb Fontext" w:hAnsi="Fb Fontext" w:hint="cs"/>
          <w:rtl/>
        </w:rPr>
        <w:tab/>
      </w:r>
      <w:r w:rsidRPr="00C35A2C">
        <w:rPr>
          <w:rFonts w:ascii="Fb Fontext" w:hAnsi="Fb Fontext"/>
          <w:rtl/>
        </w:rPr>
        <w:tab/>
      </w:r>
      <w:r w:rsidRPr="00C35A2C">
        <w:rPr>
          <w:rFonts w:ascii="Fb Fontext" w:hAnsi="Fb Fontext" w:hint="cs"/>
          <w:rtl/>
        </w:rPr>
        <w:t xml:space="preserve">   ובית אפי</w:t>
      </w:r>
      <w:r w:rsidRPr="00F10693">
        <w:rPr>
          <w:rFonts w:hint="cs"/>
          <w:rtl/>
        </w:rPr>
        <w:t xml:space="preserve">' </w:t>
      </w:r>
      <w:r w:rsidRPr="00C35A2C">
        <w:rPr>
          <w:rFonts w:ascii="Fb Fontext" w:hAnsi="Fb Fontext" w:hint="cs"/>
          <w:rtl/>
        </w:rPr>
        <w:t>דהו</w:t>
      </w:r>
      <w:r w:rsidRPr="00C35A2C">
        <w:rPr>
          <w:rFonts w:ascii="Fb Fontext" w:hAnsi="Fb Fontext"/>
          <w:rtl/>
        </w:rPr>
        <w:t>"</w:t>
      </w:r>
      <w:r w:rsidRPr="00C35A2C">
        <w:rPr>
          <w:rFonts w:ascii="Fb Fontext" w:hAnsi="Fb Fontext" w:hint="cs"/>
          <w:rtl/>
        </w:rPr>
        <w:t>ל למימצר ליה</w:t>
      </w:r>
    </w:p>
    <w:p w14:paraId="69D6DA02" w14:textId="77777777" w:rsidR="00AC0AF5" w:rsidRPr="00C35A2C" w:rsidRDefault="00AC0AF5" w:rsidP="00AC0AF5">
      <w:pPr>
        <w:rPr>
          <w:rFonts w:ascii="Fb Fontext" w:hAnsi="Fb Fontext"/>
          <w:rtl/>
        </w:rPr>
      </w:pPr>
      <w:r>
        <w:rPr>
          <w:rFonts w:ascii="Fb Fontext" w:hAnsi="Fb Fontext" w:hint="cs"/>
          <w:rtl/>
        </w:rPr>
        <w:t xml:space="preserve">וכן הך דאמר אביי דצריך למכתב לא שיירית בזביני אלין קדמי כלום </w:t>
      </w:r>
      <w:r>
        <w:rPr>
          <w:rStyle w:val="affffe"/>
          <w:rFonts w:ascii="Fb Fontext" w:hAnsi="Fb Fontext" w:hint="cs"/>
          <w:rtl/>
          <w:rPrChange w:id="9239" w:author="מנוע אמוראים" w:date="2026-10-05T16:41:09Z">
            <w:rPr>
              <w:rFonts w:ascii="Fb Fontext" w:hAnsi="Fb Fontext" w:hint="cs"/>
              <w:rtl/>
            </w:rPr>
          </w:rPrChange>
        </w:rPr>
        <w:t xml:space="preserve">כר</w:t>
      </w:r>
      <w:r>
        <w:rPr>
          <w:rStyle w:val="affffe"/>
          <w:rFonts w:ascii="Fb Fontext" w:hAnsi="Fb Fontext"/>
          <w:rtl/>
          <w:rPrChange w:id="9240" w:author="מנוע אמוראים" w:date="2026-10-05T16:41:09Z">
            <w:rPr>
              <w:rFonts w:ascii="Fb Fontext" w:hAnsi="Fb Fontext"/>
              <w:rtl/>
            </w:rPr>
          </w:rPrChange>
        </w:rPr>
        <w:t xml:space="preserve">"</w:t>
      </w:r>
      <w:r>
        <w:rPr>
          <w:rStyle w:val="affffe"/>
          <w:rFonts w:ascii="Fb Fontext" w:hAnsi="Fb Fontext" w:hint="cs"/>
          <w:rtl/>
          <w:rPrChange w:id="9241" w:author="מנוע אמוראים" w:date="2026-10-05T16:41:09Z">
            <w:rPr>
              <w:rFonts w:ascii="Fb Fontext" w:hAnsi="Fb Fontext" w:hint="cs"/>
              <w:rtl/>
            </w:rPr>
          </w:rPrChange>
        </w:rPr>
        <w:t xml:space="preserve">נ</w:t>
      </w:r>
      <w:r>
        <w:rPr>
          <w:rFonts w:ascii="Fb Fontext" w:hAnsi="Fb Fontext" w:hint="cs"/>
          <w:rtl/>
        </w:rPr>
        <w:t xml:space="preserve"> </w:t>
      </w:r>
      <w:r>
        <w:rPr>
          <w:rStyle w:val="affffe"/>
          <w:rFonts w:ascii="Fb Fontext" w:hAnsi="Fb Fontext" w:hint="cs"/>
          <w:rtl/>
          <w:rPrChange w:id="9242" w:author="מנוע אמוראים" w:date="2026-10-05T16:41:09Z">
            <w:rPr>
              <w:rFonts w:ascii="Fb Fontext" w:hAnsi="Fb Fontext" w:hint="cs"/>
              <w:rtl/>
            </w:rPr>
          </w:rPrChange>
        </w:rPr>
        <w:t xml:space="preserve">ורב</w:t>
      </w:r>
      <w:r>
        <w:rPr>
          <w:rStyle w:val="affffe"/>
          <w:rFonts w:ascii="Fb Fontext" w:hAnsi="Fb Fontext"/>
          <w:rtl/>
          <w:rPrChange w:id="9243" w:author="מנוע אמוראים" w:date="2026-10-05T16:41:09Z">
            <w:rPr>
              <w:rFonts w:ascii="Fb Fontext" w:hAnsi="Fb Fontext"/>
              <w:rtl/>
            </w:rPr>
          </w:rPrChange>
        </w:rPr>
        <w:t xml:space="preserve">"</w:t>
      </w:r>
      <w:r>
        <w:rPr>
          <w:rStyle w:val="affffe"/>
          <w:rFonts w:ascii="Fb Fontext" w:hAnsi="Fb Fontext" w:hint="cs"/>
          <w:rtl/>
          <w:rPrChange w:id="9244" w:author="מנוע אמוראים" w:date="2026-10-05T16:41:09Z">
            <w:rPr>
              <w:rFonts w:ascii="Fb Fontext" w:hAnsi="Fb Fontext" w:hint="cs"/>
              <w:rtl/>
            </w:rPr>
          </w:rPrChange>
        </w:rPr>
        <w:t xml:space="preserve">א</w:t>
      </w:r>
    </w:p>
    <w:p w14:paraId="7276629A" w14:textId="20D3AA99" w:rsidR="00AC0AF5" w:rsidRPr="001B450D" w:rsidRDefault="001B450D" w:rsidP="00AC0AF5">
      <w:pPr>
        <w:pStyle w:val="aff9"/>
        <w:rPr>
          <w:rtl/>
        </w:rPr>
      </w:pPr>
      <w:r w:rsidRPr="001B450D">
        <w:rPr>
          <w:rFonts w:hint="cs"/>
          <w:rtl/>
        </w:rPr>
        <w:t>***</w:t>
      </w:r>
    </w:p>
    <w:p w14:paraId="42B1B305" w14:textId="77777777" w:rsidR="00AC0AF5" w:rsidRDefault="00AC0AF5" w:rsidP="00AC0AF5">
      <w:pPr>
        <w:rPr>
          <w:rFonts w:ascii="Fb Fontext" w:hAnsi="Fb Fontext"/>
          <w:sz w:val="32"/>
          <w:rtl/>
        </w:rPr>
      </w:pPr>
      <w:r w:rsidRPr="00F10693">
        <w:rPr>
          <w:rFonts w:hint="cs"/>
          <w:rtl/>
        </w:rPr>
        <w:t>'א</w:t>
      </w:r>
      <w:r w:rsidRPr="00C35A2C">
        <w:rPr>
          <w:rFonts w:ascii="Fb Fontext" w:hAnsi="Fb Fontext" w:hint="cs"/>
          <w:sz w:val="32"/>
          <w:rtl/>
        </w:rPr>
        <w:t>רעא</w:t>
      </w:r>
      <w:r w:rsidRPr="00C35A2C">
        <w:rPr>
          <w:rFonts w:ascii="Fb Fontext" w:hAnsi="Fb Fontext"/>
          <w:sz w:val="32"/>
          <w:rtl/>
        </w:rPr>
        <w:t xml:space="preserve"> </w:t>
      </w:r>
      <w:r w:rsidRPr="00C35A2C">
        <w:rPr>
          <w:rFonts w:ascii="Fb Fontext" w:hAnsi="Fb Fontext" w:hint="cs"/>
          <w:sz w:val="32"/>
          <w:rtl/>
        </w:rPr>
        <w:t>דבי</w:t>
      </w:r>
      <w:r w:rsidRPr="00C35A2C">
        <w:rPr>
          <w:rFonts w:ascii="Fb Fontext" w:hAnsi="Fb Fontext"/>
          <w:sz w:val="32"/>
          <w:rtl/>
        </w:rPr>
        <w:t xml:space="preserve"> </w:t>
      </w:r>
      <w:r w:rsidRPr="00C35A2C">
        <w:rPr>
          <w:rFonts w:ascii="Fb Fontext" w:hAnsi="Fb Fontext" w:hint="cs"/>
          <w:sz w:val="32"/>
          <w:rtl/>
        </w:rPr>
        <w:t>חייא</w:t>
      </w:r>
      <w:r w:rsidRPr="00F10693">
        <w:rPr>
          <w:rFonts w:hint="cs"/>
          <w:rtl/>
        </w:rPr>
        <w:t>'</w:t>
      </w:r>
      <w:r w:rsidRPr="00F10693">
        <w:rPr>
          <w:rtl/>
        </w:rPr>
        <w:t xml:space="preserve"> </w:t>
      </w:r>
      <w:r w:rsidRPr="00C35A2C">
        <w:rPr>
          <w:rFonts w:ascii="Fb Fontext" w:hAnsi="Fb Fontext" w:hint="cs"/>
          <w:sz w:val="32"/>
          <w:rtl/>
        </w:rPr>
        <w:t>מזבננא</w:t>
      </w:r>
      <w:r w:rsidRPr="00C35A2C">
        <w:rPr>
          <w:rFonts w:ascii="Fb Fontext" w:hAnsi="Fb Fontext"/>
          <w:sz w:val="32"/>
          <w:rtl/>
        </w:rPr>
        <w:t xml:space="preserve"> </w:t>
      </w:r>
      <w:r w:rsidRPr="00C35A2C">
        <w:rPr>
          <w:rFonts w:ascii="Fb Fontext" w:hAnsi="Fb Fontext" w:hint="cs"/>
          <w:sz w:val="32"/>
          <w:rtl/>
        </w:rPr>
        <w:t>לך</w:t>
      </w:r>
      <w:r w:rsidRPr="00C35A2C">
        <w:rPr>
          <w:rFonts w:ascii="Fb Fontext" w:hAnsi="Fb Fontext"/>
          <w:sz w:val="32"/>
          <w:rtl/>
        </w:rPr>
        <w:t xml:space="preserve">, </w:t>
      </w:r>
      <w:r w:rsidRPr="00C35A2C">
        <w:rPr>
          <w:rFonts w:ascii="Fb Fontext" w:hAnsi="Fb Fontext" w:hint="cs"/>
          <w:sz w:val="32"/>
          <w:rtl/>
        </w:rPr>
        <w:t>חדא</w:t>
      </w:r>
      <w:r w:rsidRPr="00C35A2C">
        <w:rPr>
          <w:rFonts w:ascii="Fb Fontext" w:hAnsi="Fb Fontext"/>
          <w:sz w:val="32"/>
          <w:rtl/>
        </w:rPr>
        <w:t xml:space="preserve"> </w:t>
      </w:r>
      <w:r w:rsidRPr="00C35A2C">
        <w:rPr>
          <w:rFonts w:ascii="Fb Fontext" w:hAnsi="Fb Fontext" w:hint="cs"/>
          <w:sz w:val="32"/>
          <w:rtl/>
        </w:rPr>
        <w:t>אמר</w:t>
      </w:r>
      <w:r w:rsidRPr="00C35A2C">
        <w:rPr>
          <w:rFonts w:ascii="Fb Fontext" w:hAnsi="Fb Fontext"/>
          <w:sz w:val="32"/>
          <w:rtl/>
        </w:rPr>
        <w:t xml:space="preserve"> </w:t>
      </w:r>
      <w:r w:rsidRPr="00C35A2C">
        <w:rPr>
          <w:rFonts w:ascii="Fb Fontext" w:hAnsi="Fb Fontext" w:hint="cs"/>
          <w:sz w:val="32"/>
          <w:rtl/>
        </w:rPr>
        <w:t>ולא תרתי</w:t>
      </w:r>
    </w:p>
    <w:p w14:paraId="362D9112" w14:textId="77777777" w:rsidR="00AC0AF5" w:rsidRDefault="00AC0AF5" w:rsidP="00AC0AF5">
      <w:pPr>
        <w:rPr>
          <w:rFonts w:ascii="Fb Fontext" w:hAnsi="Fb Fontext"/>
          <w:rtl/>
        </w:rPr>
      </w:pPr>
      <w:r w:rsidRPr="00F10693">
        <w:rPr>
          <w:rFonts w:hint="cs"/>
          <w:rtl/>
        </w:rPr>
        <w:t>'א</w:t>
      </w:r>
      <w:r w:rsidRPr="00C35A2C">
        <w:rPr>
          <w:rFonts w:ascii="Fb Fontext" w:hAnsi="Fb Fontext" w:hint="cs"/>
          <w:rtl/>
        </w:rPr>
        <w:t>רעתא</w:t>
      </w:r>
      <w:r w:rsidRPr="00F10693">
        <w:rPr>
          <w:rFonts w:hint="cs"/>
          <w:rtl/>
        </w:rPr>
        <w:t>'</w:t>
      </w:r>
      <w:r w:rsidRPr="00F10693">
        <w:rPr>
          <w:rtl/>
        </w:rPr>
        <w:t xml:space="preserve"> </w:t>
      </w:r>
      <w:r w:rsidRPr="00C35A2C">
        <w:rPr>
          <w:rFonts w:ascii="Fb Fontext" w:hAnsi="Fb Fontext" w:hint="cs"/>
          <w:rtl/>
        </w:rPr>
        <w:t>סתמא</w:t>
      </w:r>
      <w:r w:rsidRPr="00C35A2C">
        <w:rPr>
          <w:rFonts w:ascii="Fb Fontext" w:hAnsi="Fb Fontext"/>
          <w:rtl/>
        </w:rPr>
        <w:t xml:space="preserve"> - </w:t>
      </w:r>
      <w:r w:rsidRPr="00C35A2C">
        <w:rPr>
          <w:rFonts w:ascii="Fb Fontext" w:hAnsi="Fb Fontext" w:hint="cs"/>
          <w:rtl/>
        </w:rPr>
        <w:t>מיעוט</w:t>
      </w:r>
      <w:r w:rsidRPr="00C35A2C">
        <w:rPr>
          <w:rFonts w:ascii="Fb Fontext" w:hAnsi="Fb Fontext"/>
          <w:rtl/>
        </w:rPr>
        <w:t xml:space="preserve"> </w:t>
      </w:r>
      <w:r w:rsidRPr="00C35A2C">
        <w:rPr>
          <w:rFonts w:ascii="Fb Fontext" w:hAnsi="Fb Fontext" w:hint="cs"/>
          <w:rtl/>
        </w:rPr>
        <w:t>ארעתא</w:t>
      </w:r>
      <w:r w:rsidRPr="00C35A2C">
        <w:rPr>
          <w:rFonts w:ascii="Fb Fontext" w:hAnsi="Fb Fontext"/>
          <w:rtl/>
        </w:rPr>
        <w:t xml:space="preserve"> </w:t>
      </w:r>
      <w:r w:rsidRPr="00C35A2C">
        <w:rPr>
          <w:rFonts w:ascii="Fb Fontext" w:hAnsi="Fb Fontext" w:hint="cs"/>
          <w:rtl/>
        </w:rPr>
        <w:t>שתים</w:t>
      </w:r>
    </w:p>
    <w:p w14:paraId="0D23399B" w14:textId="77777777" w:rsidR="00AC0AF5" w:rsidRPr="00C35A2C" w:rsidRDefault="00AC0AF5" w:rsidP="00AC0AF5">
      <w:pPr>
        <w:rPr>
          <w:rFonts w:ascii="Fb Fontext" w:hAnsi="Fb Fontext"/>
          <w:sz w:val="30"/>
          <w:szCs w:val="16"/>
          <w:rtl/>
        </w:rPr>
      </w:pPr>
      <w:r w:rsidRPr="00C35A2C">
        <w:rPr>
          <w:rStyle w:val="afff8"/>
          <w:rFonts w:hint="cs"/>
          <w:rtl/>
        </w:rPr>
        <w:t>ול</w:t>
      </w:r>
      <w:r w:rsidRPr="00C35A2C">
        <w:rPr>
          <w:rStyle w:val="afff8"/>
          <w:rtl/>
        </w:rPr>
        <w:t>"</w:t>
      </w:r>
      <w:r w:rsidRPr="00C35A2C">
        <w:rPr>
          <w:rStyle w:val="afff8"/>
          <w:rFonts w:hint="cs"/>
          <w:rtl/>
        </w:rPr>
        <w:t>ד</w:t>
      </w:r>
      <w:r w:rsidRPr="00C35A2C">
        <w:rPr>
          <w:rFonts w:ascii="Fb Fontext" w:hAnsi="Fb Fontext" w:hint="cs"/>
          <w:sz w:val="30"/>
          <w:szCs w:val="16"/>
          <w:rtl/>
        </w:rPr>
        <w:t xml:space="preserve"> למירפק פרדיסא דהתם דרך שמשאיל לו לכל מה שצריך</w:t>
      </w:r>
    </w:p>
    <w:p w14:paraId="1B65AF86" w14:textId="77777777" w:rsidR="00AC0AF5" w:rsidRDefault="00AC0AF5" w:rsidP="00AC0AF5">
      <w:pPr>
        <w:rPr>
          <w:rFonts w:ascii="Fb Fontext" w:hAnsi="Fb Fontext"/>
          <w:sz w:val="30"/>
          <w:szCs w:val="16"/>
          <w:rtl/>
        </w:rPr>
      </w:pPr>
      <w:r w:rsidRPr="00C35A2C">
        <w:rPr>
          <w:rStyle w:val="afff8"/>
          <w:rFonts w:hint="cs"/>
          <w:rtl/>
        </w:rPr>
        <w:t>ולאו משום</w:t>
      </w:r>
      <w:r w:rsidRPr="00C35A2C">
        <w:rPr>
          <w:rFonts w:ascii="Fb Fontext" w:hAnsi="Fb Fontext" w:hint="cs"/>
          <w:sz w:val="30"/>
          <w:szCs w:val="16"/>
          <w:rtl/>
        </w:rPr>
        <w:t xml:space="preserve"> דדוקא התם יד שואל על העליונה שהוא מוחזק </w:t>
      </w:r>
      <w:r w:rsidRPr="00C35A2C">
        <w:rPr>
          <w:rStyle w:val="afff8"/>
          <w:rFonts w:hint="cs"/>
          <w:rtl/>
        </w:rPr>
        <w:t>דהא</w:t>
      </w:r>
      <w:r w:rsidRPr="00C35A2C">
        <w:rPr>
          <w:rFonts w:ascii="Fb Fontext" w:hAnsi="Fb Fontext" w:hint="cs"/>
          <w:sz w:val="30"/>
          <w:szCs w:val="16"/>
          <w:rtl/>
        </w:rPr>
        <w:t xml:space="preserve"> סופה לחזור לבעליה</w:t>
      </w:r>
    </w:p>
    <w:p w14:paraId="270B74B5" w14:textId="77777777" w:rsidR="00AC0AF5" w:rsidRPr="00C35A2C" w:rsidRDefault="00AC0AF5" w:rsidP="00AC0AF5">
      <w:pPr>
        <w:rPr>
          <w:rFonts w:ascii="Fb Fontext" w:hAnsi="Fb Fontext"/>
          <w:sz w:val="30"/>
          <w:szCs w:val="16"/>
          <w:rtl/>
        </w:rPr>
      </w:pPr>
      <w:r w:rsidRPr="00C35A2C">
        <w:rPr>
          <w:rStyle w:val="afff8"/>
          <w:rFonts w:hint="cs"/>
          <w:rtl/>
        </w:rPr>
        <w:t>ואין לחלק</w:t>
      </w:r>
      <w:r w:rsidRPr="00C35A2C">
        <w:rPr>
          <w:rFonts w:ascii="Fb Fontext" w:hAnsi="Fb Fontext" w:hint="cs"/>
          <w:sz w:val="30"/>
          <w:szCs w:val="16"/>
          <w:rtl/>
        </w:rPr>
        <w:t xml:space="preserve"> בין חזקת שוכר בקרקע שאינה חשובה כבמטלטלין </w:t>
      </w:r>
      <w:r w:rsidRPr="00C35A2C">
        <w:rPr>
          <w:rStyle w:val="afff8"/>
          <w:rFonts w:hint="cs"/>
          <w:rtl/>
        </w:rPr>
        <w:t xml:space="preserve">דהא </w:t>
      </w:r>
      <w:r w:rsidRPr="00C35A2C">
        <w:rPr>
          <w:rFonts w:ascii="Fb Fontext" w:hAnsi="Fb Fontext" w:hint="cs"/>
          <w:sz w:val="30"/>
          <w:szCs w:val="16"/>
          <w:rtl/>
        </w:rPr>
        <w:t>חזי</w:t>
      </w:r>
      <w:r w:rsidRPr="00F10693">
        <w:rPr>
          <w:rFonts w:hint="cs"/>
          <w:rtl/>
        </w:rPr>
        <w:t xml:space="preserve">' </w:t>
      </w:r>
      <w:r w:rsidRPr="00C35A2C">
        <w:rPr>
          <w:rFonts w:ascii="Fb Fontext" w:hAnsi="Fb Fontext" w:hint="cs"/>
          <w:sz w:val="30"/>
          <w:szCs w:val="16"/>
          <w:rtl/>
        </w:rPr>
        <w:t>דאלימה היא</w:t>
      </w:r>
    </w:p>
    <w:p w14:paraId="7D891319" w14:textId="77777777" w:rsidR="00AC0AF5" w:rsidRDefault="00AC0AF5" w:rsidP="00AC0AF5">
      <w:pPr>
        <w:rPr>
          <w:rFonts w:ascii="Fb Fontext" w:hAnsi="Fb Fontext"/>
          <w:rtl/>
        </w:rPr>
      </w:pPr>
      <w:r>
        <w:rPr>
          <w:rStyle w:val="affffe"/>
          <w:rFonts w:hint="cs"/>
          <w:rtl/>
          <w:rPrChange w:id="9245" w:author="מנוע אמוראים" w:date="2026-10-05T16:41:09Z">
            <w:rPr>
              <w:rStyle w:val="afff8"/>
              <w:rFonts w:hint="cs"/>
              <w:rtl/>
            </w:rPr>
          </w:rPrChange>
        </w:rPr>
        <w:t xml:space="preserve">וריב</w:t>
      </w:r>
      <w:r>
        <w:rPr>
          <w:rStyle w:val="affffe"/>
          <w:rtl/>
          <w:rPrChange w:id="9246" w:author="מנוע אמוראים" w:date="2026-10-05T16:41:09Z">
            <w:rPr>
              <w:rStyle w:val="afff8"/>
              <w:rtl/>
            </w:rPr>
          </w:rPrChange>
        </w:rPr>
        <w:t xml:space="preserve">"</w:t>
      </w:r>
      <w:r>
        <w:rPr>
          <w:rStyle w:val="affffe"/>
          <w:rFonts w:hint="cs"/>
          <w:rtl/>
          <w:rPrChange w:id="9247" w:author="מנוע אמוראים" w:date="2026-10-05T16:41:09Z">
            <w:rPr>
              <w:rStyle w:val="afff8"/>
              <w:rFonts w:hint="cs"/>
              <w:rtl/>
            </w:rPr>
          </w:rPrChange>
        </w:rPr>
        <w:t xml:space="preserve">ם</w:t>
      </w:r>
      <w:r>
        <w:rPr>
          <w:rStyle w:val="afff8"/>
          <w:rFonts w:hint="cs"/>
          <w:rtl/>
        </w:rPr>
        <w:t xml:space="preserve"> חילק</w:t>
      </w:r>
      <w:r w:rsidRPr="00C35A2C">
        <w:rPr>
          <w:rFonts w:ascii="Fb Fontext" w:hAnsi="Fb Fontext" w:hint="cs"/>
          <w:sz w:val="30"/>
          <w:szCs w:val="16"/>
          <w:rtl/>
        </w:rPr>
        <w:t xml:space="preserve"> מצד הלשון בין פרדיסא לארעתא וה</w:t>
      </w:r>
      <w:r w:rsidRPr="00C35A2C">
        <w:rPr>
          <w:rFonts w:ascii="Fb Fontext" w:hAnsi="Fb Fontext"/>
          <w:sz w:val="30"/>
          <w:szCs w:val="16"/>
          <w:rtl/>
        </w:rPr>
        <w:t>"</w:t>
      </w:r>
      <w:r w:rsidRPr="00C35A2C">
        <w:rPr>
          <w:rFonts w:ascii="Fb Fontext" w:hAnsi="Fb Fontext" w:hint="cs"/>
          <w:sz w:val="30"/>
          <w:szCs w:val="16"/>
          <w:rtl/>
        </w:rPr>
        <w:t>נ אי אמר מקרקעי משמע כל שיש לו</w:t>
      </w:r>
    </w:p>
    <w:p w14:paraId="0EAEB400" w14:textId="77777777" w:rsidR="00AC0AF5" w:rsidRPr="00C35A2C" w:rsidRDefault="00AC0AF5" w:rsidP="00AC0AF5">
      <w:pPr>
        <w:rPr>
          <w:rFonts w:ascii="Fb Fontext" w:hAnsi="Fb Fontext"/>
          <w:rtl/>
        </w:rPr>
      </w:pPr>
      <w:r w:rsidRPr="00F10693">
        <w:rPr>
          <w:rFonts w:hint="cs"/>
          <w:rtl/>
        </w:rPr>
        <w:t>'כ</w:t>
      </w:r>
      <w:r w:rsidRPr="00C35A2C">
        <w:rPr>
          <w:rFonts w:ascii="Fb Fontext" w:hAnsi="Fb Fontext" w:hint="cs"/>
          <w:rtl/>
        </w:rPr>
        <w:t>ל</w:t>
      </w:r>
      <w:r w:rsidRPr="00C35A2C">
        <w:rPr>
          <w:rFonts w:ascii="Fb Fontext" w:hAnsi="Fb Fontext"/>
          <w:rtl/>
        </w:rPr>
        <w:t xml:space="preserve"> </w:t>
      </w:r>
      <w:r w:rsidRPr="00C35A2C">
        <w:rPr>
          <w:rFonts w:ascii="Fb Fontext" w:hAnsi="Fb Fontext" w:hint="cs"/>
          <w:rtl/>
        </w:rPr>
        <w:t>ארעתא</w:t>
      </w:r>
      <w:r w:rsidRPr="00F10693">
        <w:rPr>
          <w:rFonts w:hint="cs"/>
          <w:rtl/>
        </w:rPr>
        <w:t>'</w:t>
      </w:r>
      <w:r w:rsidRPr="00F10693">
        <w:rPr>
          <w:rtl/>
        </w:rPr>
        <w:t xml:space="preserve"> </w:t>
      </w:r>
      <w:r w:rsidRPr="00C35A2C">
        <w:rPr>
          <w:rFonts w:ascii="Fb Fontext" w:hAnsi="Fb Fontext"/>
          <w:rtl/>
        </w:rPr>
        <w:t xml:space="preserve">- </w:t>
      </w:r>
      <w:r w:rsidRPr="00C35A2C">
        <w:rPr>
          <w:rFonts w:ascii="Fb Fontext" w:hAnsi="Fb Fontext" w:hint="cs"/>
          <w:rtl/>
        </w:rPr>
        <w:t>כל</w:t>
      </w:r>
      <w:r w:rsidRPr="00C35A2C">
        <w:rPr>
          <w:rFonts w:ascii="Fb Fontext" w:hAnsi="Fb Fontext"/>
          <w:rtl/>
        </w:rPr>
        <w:t xml:space="preserve"> </w:t>
      </w:r>
      <w:r w:rsidRPr="00C35A2C">
        <w:rPr>
          <w:rFonts w:ascii="Fb Fontext" w:hAnsi="Fb Fontext" w:hint="cs"/>
          <w:rtl/>
        </w:rPr>
        <w:t>ארעתא</w:t>
      </w:r>
      <w:r w:rsidRPr="00C35A2C">
        <w:rPr>
          <w:rFonts w:ascii="Fb Fontext" w:hAnsi="Fb Fontext"/>
          <w:rtl/>
        </w:rPr>
        <w:t xml:space="preserve"> </w:t>
      </w:r>
      <w:r w:rsidRPr="00C35A2C">
        <w:rPr>
          <w:rFonts w:ascii="Fb Fontext" w:hAnsi="Fb Fontext" w:hint="cs"/>
          <w:rtl/>
        </w:rPr>
        <w:t>ד</w:t>
      </w:r>
      <w:r>
        <w:rPr>
          <w:rFonts w:ascii="Fb Fontext" w:hAnsi="Fb Fontext" w:hint="cs"/>
          <w:rtl/>
        </w:rPr>
        <w:t>יש לו</w:t>
      </w:r>
      <w:r w:rsidRPr="00C35A2C">
        <w:rPr>
          <w:rFonts w:ascii="Fb Fontext" w:hAnsi="Fb Fontext"/>
          <w:rtl/>
        </w:rPr>
        <w:t xml:space="preserve">, </w:t>
      </w:r>
      <w:r w:rsidRPr="00C35A2C">
        <w:rPr>
          <w:rFonts w:ascii="Fb Fontext" w:hAnsi="Fb Fontext" w:hint="cs"/>
          <w:rtl/>
        </w:rPr>
        <w:t>לבר</w:t>
      </w:r>
      <w:r w:rsidRPr="00C35A2C">
        <w:rPr>
          <w:rFonts w:ascii="Fb Fontext" w:hAnsi="Fb Fontext"/>
          <w:rtl/>
        </w:rPr>
        <w:t xml:space="preserve"> </w:t>
      </w:r>
      <w:r w:rsidRPr="00C35A2C">
        <w:rPr>
          <w:rFonts w:ascii="Fb Fontext" w:hAnsi="Fb Fontext" w:hint="cs"/>
          <w:rtl/>
        </w:rPr>
        <w:t>מבוסתני</w:t>
      </w:r>
      <w:r w:rsidRPr="00C35A2C">
        <w:rPr>
          <w:rFonts w:ascii="Fb Fontext" w:hAnsi="Fb Fontext"/>
          <w:rtl/>
        </w:rPr>
        <w:t xml:space="preserve"> </w:t>
      </w:r>
      <w:r w:rsidRPr="00C35A2C">
        <w:rPr>
          <w:rFonts w:ascii="Fb Fontext" w:hAnsi="Fb Fontext" w:hint="cs"/>
          <w:rtl/>
        </w:rPr>
        <w:t>ופרדיסי</w:t>
      </w:r>
    </w:p>
    <w:p w14:paraId="5F3C18AC" w14:textId="77777777" w:rsidR="00AC0AF5" w:rsidRPr="00C35A2C" w:rsidRDefault="00AC0AF5" w:rsidP="00AC0AF5">
      <w:pPr>
        <w:rPr>
          <w:rFonts w:ascii="Fb Fontext" w:hAnsi="Fb Fontext"/>
          <w:rtl/>
        </w:rPr>
      </w:pPr>
      <w:r w:rsidRPr="00F10693">
        <w:rPr>
          <w:rFonts w:hint="cs"/>
          <w:rtl/>
        </w:rPr>
        <w:t>'ז</w:t>
      </w:r>
      <w:r w:rsidRPr="00C35A2C">
        <w:rPr>
          <w:rFonts w:ascii="Fb Fontext" w:hAnsi="Fb Fontext" w:hint="cs"/>
          <w:rtl/>
        </w:rPr>
        <w:t>יהרא</w:t>
      </w:r>
      <w:r w:rsidRPr="00F10693">
        <w:rPr>
          <w:rFonts w:hint="cs"/>
          <w:rtl/>
        </w:rPr>
        <w:t>'</w:t>
      </w:r>
      <w:r w:rsidRPr="00F10693">
        <w:rPr>
          <w:rtl/>
        </w:rPr>
        <w:t xml:space="preserve"> </w:t>
      </w:r>
      <w:r w:rsidRPr="00C35A2C">
        <w:rPr>
          <w:rFonts w:ascii="Fb Fontext" w:hAnsi="Fb Fontext"/>
          <w:rtl/>
        </w:rPr>
        <w:t xml:space="preserve">- </w:t>
      </w:r>
      <w:r w:rsidRPr="00C35A2C">
        <w:rPr>
          <w:rFonts w:ascii="Fb Fontext" w:hAnsi="Fb Fontext" w:hint="cs"/>
          <w:rtl/>
        </w:rPr>
        <w:t>אפי</w:t>
      </w:r>
      <w:r w:rsidRPr="00F10693">
        <w:rPr>
          <w:rtl/>
        </w:rPr>
        <w:t xml:space="preserve">' </w:t>
      </w:r>
      <w:r w:rsidRPr="00C35A2C">
        <w:rPr>
          <w:rFonts w:ascii="Fb Fontext" w:hAnsi="Fb Fontext" w:hint="cs"/>
          <w:rtl/>
        </w:rPr>
        <w:t>בי</w:t>
      </w:r>
      <w:r w:rsidRPr="00C35A2C">
        <w:rPr>
          <w:rFonts w:ascii="Fb Fontext" w:hAnsi="Fb Fontext"/>
          <w:rtl/>
        </w:rPr>
        <w:t xml:space="preserve"> </w:t>
      </w:r>
      <w:r w:rsidRPr="00C35A2C">
        <w:rPr>
          <w:rFonts w:ascii="Fb Fontext" w:hAnsi="Fb Fontext" w:hint="cs"/>
          <w:rtl/>
        </w:rPr>
        <w:t>בוסתני</w:t>
      </w:r>
      <w:r w:rsidRPr="00C35A2C">
        <w:rPr>
          <w:rFonts w:ascii="Fb Fontext" w:hAnsi="Fb Fontext"/>
          <w:rtl/>
        </w:rPr>
        <w:t xml:space="preserve"> </w:t>
      </w:r>
      <w:r w:rsidRPr="00C35A2C">
        <w:rPr>
          <w:rFonts w:ascii="Fb Fontext" w:hAnsi="Fb Fontext" w:hint="cs"/>
          <w:rtl/>
        </w:rPr>
        <w:t>ופרדיסי</w:t>
      </w:r>
      <w:r w:rsidRPr="00C35A2C">
        <w:rPr>
          <w:rFonts w:ascii="Fb Fontext" w:hAnsi="Fb Fontext"/>
          <w:rtl/>
        </w:rPr>
        <w:t xml:space="preserve">, </w:t>
      </w:r>
      <w:r w:rsidRPr="00C35A2C">
        <w:rPr>
          <w:rFonts w:ascii="Fb Fontext" w:hAnsi="Fb Fontext" w:hint="cs"/>
          <w:rtl/>
        </w:rPr>
        <w:t>לבר</w:t>
      </w:r>
      <w:r w:rsidRPr="00C35A2C">
        <w:rPr>
          <w:rFonts w:ascii="Fb Fontext" w:hAnsi="Fb Fontext"/>
          <w:rtl/>
        </w:rPr>
        <w:t xml:space="preserve"> </w:t>
      </w:r>
      <w:r w:rsidRPr="00C35A2C">
        <w:rPr>
          <w:rFonts w:ascii="Fb Fontext" w:hAnsi="Fb Fontext" w:hint="cs"/>
          <w:rtl/>
        </w:rPr>
        <w:t>מבתי</w:t>
      </w:r>
      <w:r w:rsidRPr="00C35A2C">
        <w:rPr>
          <w:rFonts w:ascii="Fb Fontext" w:hAnsi="Fb Fontext"/>
          <w:rtl/>
        </w:rPr>
        <w:t xml:space="preserve"> </w:t>
      </w:r>
      <w:r w:rsidRPr="00C35A2C">
        <w:rPr>
          <w:rFonts w:ascii="Fb Fontext" w:hAnsi="Fb Fontext" w:hint="cs"/>
          <w:rtl/>
        </w:rPr>
        <w:t>ועבדי</w:t>
      </w:r>
    </w:p>
    <w:p w14:paraId="1F8B72ED" w14:textId="77777777" w:rsidR="00AC0AF5" w:rsidRPr="00C35A2C" w:rsidRDefault="00AC0AF5" w:rsidP="00AC0AF5">
      <w:pPr>
        <w:rPr>
          <w:rFonts w:ascii="Fb Fontext" w:hAnsi="Fb Fontext"/>
          <w:rtl/>
        </w:rPr>
      </w:pPr>
      <w:r w:rsidRPr="00F10693">
        <w:rPr>
          <w:rFonts w:hint="cs"/>
          <w:rtl/>
        </w:rPr>
        <w:t>'נ</w:t>
      </w:r>
      <w:r w:rsidRPr="00C35A2C">
        <w:rPr>
          <w:rFonts w:ascii="Fb Fontext" w:hAnsi="Fb Fontext" w:hint="cs"/>
          <w:rtl/>
        </w:rPr>
        <w:t>כסי</w:t>
      </w:r>
      <w:r w:rsidRPr="00F10693">
        <w:rPr>
          <w:rFonts w:hint="cs"/>
          <w:rtl/>
        </w:rPr>
        <w:t>'</w:t>
      </w:r>
      <w:r w:rsidRPr="00F10693">
        <w:rPr>
          <w:rtl/>
        </w:rPr>
        <w:t xml:space="preserve"> </w:t>
      </w:r>
      <w:r w:rsidRPr="00C35A2C">
        <w:rPr>
          <w:rFonts w:ascii="Fb Fontext" w:hAnsi="Fb Fontext"/>
          <w:rtl/>
        </w:rPr>
        <w:t xml:space="preserve">- </w:t>
      </w:r>
      <w:r w:rsidRPr="00C35A2C">
        <w:rPr>
          <w:rFonts w:ascii="Fb Fontext" w:hAnsi="Fb Fontext" w:hint="cs"/>
          <w:rtl/>
        </w:rPr>
        <w:t>אפילו</w:t>
      </w:r>
      <w:r w:rsidRPr="00C35A2C">
        <w:rPr>
          <w:rFonts w:ascii="Fb Fontext" w:hAnsi="Fb Fontext"/>
          <w:rtl/>
        </w:rPr>
        <w:t xml:space="preserve"> </w:t>
      </w:r>
      <w:r w:rsidRPr="00C35A2C">
        <w:rPr>
          <w:rFonts w:ascii="Fb Fontext" w:hAnsi="Fb Fontext" w:hint="cs"/>
          <w:rtl/>
        </w:rPr>
        <w:t>בתי</w:t>
      </w:r>
      <w:r w:rsidRPr="00C35A2C">
        <w:rPr>
          <w:rFonts w:ascii="Fb Fontext" w:hAnsi="Fb Fontext"/>
          <w:rtl/>
        </w:rPr>
        <w:t xml:space="preserve"> </w:t>
      </w:r>
      <w:r w:rsidRPr="00C35A2C">
        <w:rPr>
          <w:rFonts w:ascii="Fb Fontext" w:hAnsi="Fb Fontext" w:hint="cs"/>
          <w:rtl/>
        </w:rPr>
        <w:t>ועבדי</w:t>
      </w:r>
    </w:p>
    <w:p w14:paraId="43C4ABEA" w14:textId="77777777" w:rsidR="00AC0AF5" w:rsidRDefault="00AC0AF5" w:rsidP="00AC0AF5">
      <w:pPr>
        <w:rPr>
          <w:sz w:val="30"/>
          <w:szCs w:val="16"/>
          <w:rtl/>
        </w:rPr>
      </w:pPr>
      <w:r w:rsidRPr="00C35A2C">
        <w:rPr>
          <w:rFonts w:hint="cs"/>
          <w:sz w:val="30"/>
          <w:szCs w:val="16"/>
          <w:rtl/>
        </w:rPr>
        <w:lastRenderedPageBreak/>
        <w:t>אבל לא מטלטלין: והא דאפי</w:t>
      </w:r>
      <w:r w:rsidRPr="00F10693">
        <w:rPr>
          <w:rFonts w:hint="cs"/>
          <w:rtl/>
        </w:rPr>
        <w:t xml:space="preserve">' </w:t>
      </w:r>
      <w:r w:rsidRPr="00C35A2C">
        <w:rPr>
          <w:rFonts w:hint="cs"/>
          <w:sz w:val="30"/>
          <w:szCs w:val="16"/>
          <w:rtl/>
        </w:rPr>
        <w:t>גלימא היינו באומר נכסיי משמע יותר</w:t>
      </w:r>
    </w:p>
    <w:p w14:paraId="6B04043A" w14:textId="77777777" w:rsidR="00AC0AF5" w:rsidRPr="00C35A2C" w:rsidRDefault="00AC0AF5" w:rsidP="00AC0AF5">
      <w:pPr>
        <w:rPr>
          <w:rFonts w:ascii="Fb Fontext" w:hAnsi="Fb Fontext"/>
          <w:rtl/>
        </w:rPr>
      </w:pPr>
      <w:r w:rsidRPr="00C35A2C">
        <w:rPr>
          <w:rStyle w:val="afff8"/>
          <w:rFonts w:hint="cs"/>
          <w:rtl/>
        </w:rPr>
        <w:t xml:space="preserve">ועוד </w:t>
      </w:r>
      <w:r w:rsidRPr="00C35A2C">
        <w:rPr>
          <w:rFonts w:ascii="Fb Fontext" w:hAnsi="Fb Fontext" w:hint="cs"/>
          <w:sz w:val="30"/>
          <w:szCs w:val="16"/>
          <w:rtl/>
        </w:rPr>
        <w:t>דיש לחלק בין מכר דהכא למתנה דבעין יפה נותן</w:t>
      </w:r>
    </w:p>
    <w:p w14:paraId="14230535" w14:textId="22CF7A28" w:rsidR="00AC0AF5" w:rsidRPr="001B450D" w:rsidRDefault="001B450D" w:rsidP="00AC0AF5">
      <w:pPr>
        <w:pStyle w:val="aff9"/>
        <w:rPr>
          <w:del w:id="90076" w:author="מנוע עיצוב" w:date="2026-10-08T11:01:28Z"/>
          <w:rtl/>
        </w:rPr>
      </w:pPr>
      <w:del w:id="90075" w:author="מנוע עיצוב" w:date="2026-10-08T11:01:28Z">
        <w:r w:rsidRPr="001B450D">
          <w:rPr>
            <w:rFonts w:hint="cs"/>
            <w:rtl/>
          </w:rPr>
          <w:delText xml:space="preserve">***</w:delText>
        </w:r>
      </w:del>
    </w:p>
    <w:p w14:paraId="1E8B7788" w14:textId="77777777" w:rsidR="00AC0AF5" w:rsidRPr="00C35A2C" w:rsidRDefault="00AC0AF5" w:rsidP="00982F98">
      <w:pPr>
        <w:pStyle w:val="affe"/>
        <w:framePr w:wrap="around"/>
        <w:rPr>
          <w:rtl/>
        </w:rPr>
      </w:pPr>
      <w:r w:rsidRPr="00C35A2C">
        <w:rPr>
          <w:rtl/>
        </w:rPr>
        <w:t>סב.</w:t>
      </w:r>
    </w:p>
    <w:p w14:paraId="4EB72BFC" w14:textId="77777777" w:rsidR="004E7BCF" w:rsidRPr="00B21255" w:rsidRDefault="004E7BCF" w:rsidP="004E7BCF">
      <w:pPr>
        <w:pStyle w:val="affff9"/>
        <w:rPr>
          <w:rtl/>
        </w:rPr>
      </w:pPr>
      <w:r w:rsidRPr="00B21255">
        <w:rPr>
          <w:rtl/>
        </w:rPr>
        <w:t>מצר לו מצר אחד ארוך ומצר אחד קצר</w:t>
      </w:r>
    </w:p>
    <w:p w14:paraId="641F50EA" w14:textId="77777777" w:rsidR="004E7BCF" w:rsidRPr="00B21255" w:rsidRDefault="004E7BCF" w:rsidP="004E7BCF">
      <w:pPr>
        <w:pStyle w:val="36"/>
        <w:framePr w:wrap="notBeside"/>
        <w:rPr>
          <w:rtl/>
        </w:rPr>
      </w:pPr>
      <w:r w:rsidRPr="00B21255">
        <w:rPr>
          <w:rtl/>
        </w:rPr>
        <w:t>- רב:</w:t>
      </w:r>
    </w:p>
    <w:p w14:paraId="20701034" w14:textId="77777777" w:rsidR="004E7BCF" w:rsidRPr="00B21255" w:rsidRDefault="004E7BCF" w:rsidP="004E7BCF">
      <w:pPr>
        <w:rPr>
          <w:rtl/>
        </w:rPr>
      </w:pPr>
      <w:r w:rsidRPr="00C35A2C">
        <w:rPr>
          <w:rFonts w:ascii="Fb Fontext" w:hAnsi="Fb Fontext"/>
          <w:sz w:val="32"/>
          <w:rtl/>
        </w:rPr>
        <w:t xml:space="preserve"> לא קנה אלא כנגד הקצר</w:t>
      </w:r>
      <w:r w:rsidRPr="00B21255">
        <w:rPr>
          <w:rFonts w:hint="cs"/>
          <w:rtl/>
        </w:rPr>
        <w:t xml:space="preserve">, </w:t>
      </w:r>
      <w:r w:rsidRPr="00B21255">
        <w:rPr>
          <w:rStyle w:val="affffe"/>
          <w:rFonts w:hint="cs"/>
          <w:rtl/>
        </w:rPr>
        <w:t>ומיירי</w:t>
      </w:r>
      <w:r>
        <w:rPr>
          <w:rFonts w:hint="cs"/>
          <w:rtl/>
        </w:rPr>
        <w:t xml:space="preserve"> דמצר </w:t>
      </w:r>
      <w:r w:rsidRPr="00B21255">
        <w:rPr>
          <w:rFonts w:hint="cs"/>
          <w:rtl/>
        </w:rPr>
        <w:t>מכל ד' רוחות, והא דקונה כנגד הקצר דמצר רביעי הרחיב לו</w:t>
      </w:r>
    </w:p>
    <w:p w14:paraId="062A63A6" w14:textId="77777777" w:rsidR="004E7BCF" w:rsidRPr="00B21255" w:rsidRDefault="004E7BCF" w:rsidP="004E7BCF">
      <w:pPr>
        <w:pStyle w:val="36"/>
        <w:framePr w:wrap="notBeside"/>
        <w:rPr>
          <w:rtl/>
        </w:rPr>
      </w:pPr>
      <w:r w:rsidRPr="00B21255">
        <w:rPr>
          <w:rtl/>
        </w:rPr>
        <w:t>וכשא"ל ר"כ ור"א</w:t>
      </w:r>
    </w:p>
    <w:p w14:paraId="233D9918" w14:textId="77777777" w:rsidR="004E7BCF" w:rsidRPr="00C35A2C" w:rsidRDefault="004E7BCF" w:rsidP="004E7BCF">
      <w:pPr>
        <w:spacing w:after="60"/>
        <w:rPr>
          <w:rFonts w:ascii="Fb Fontext" w:hAnsi="Fb Fontext" w:cs="Guttman Vilna"/>
          <w:b/>
          <w:bCs/>
          <w:sz w:val="32"/>
          <w:rtl/>
        </w:rPr>
      </w:pPr>
      <w:r>
        <w:rPr>
          <w:rFonts w:ascii="Fb Fontext" w:hAnsi="Fb Fontext" w:hint="cs"/>
          <w:sz w:val="32"/>
          <w:rtl/>
        </w:rPr>
        <w:t>ש</w:t>
      </w:r>
      <w:r w:rsidRPr="00C35A2C">
        <w:rPr>
          <w:rFonts w:ascii="Fb Fontext" w:hAnsi="Fb Fontext"/>
          <w:sz w:val="32"/>
          <w:rtl/>
        </w:rPr>
        <w:t xml:space="preserve">יקנה כנגד ראש תור, </w:t>
      </w:r>
      <w:r>
        <w:rPr>
          <w:rFonts w:ascii="Fb Fontext" w:hAnsi="Fb Fontext"/>
          <w:sz w:val="32"/>
          <w:rtl/>
        </w:rPr>
        <w:tab/>
      </w:r>
      <w:r>
        <w:rPr>
          <w:rFonts w:ascii="Fb Fontext" w:hAnsi="Fb Fontext"/>
          <w:sz w:val="32"/>
          <w:rtl/>
        </w:rPr>
        <w:tab/>
      </w:r>
      <w:r>
        <w:rPr>
          <w:rFonts w:ascii="Fb Fontext" w:hAnsi="Fb Fontext" w:hint="cs"/>
          <w:sz w:val="32"/>
          <w:rtl/>
        </w:rPr>
        <w:t>שתק</w:t>
      </w:r>
      <w:r w:rsidRPr="00C35A2C">
        <w:rPr>
          <w:rFonts w:ascii="Fb Fontext" w:hAnsi="Fb Fontext"/>
          <w:sz w:val="32"/>
          <w:rtl/>
        </w:rPr>
        <w:t xml:space="preserve"> רב </w:t>
      </w:r>
      <w:r w:rsidRPr="00B21255">
        <w:rPr>
          <w:rStyle w:val="affffe"/>
          <w:rFonts w:hint="cs"/>
          <w:rtl/>
        </w:rPr>
        <w:t>ומשמע</w:t>
      </w:r>
      <w:r>
        <w:rPr>
          <w:rStyle w:val="afff8"/>
          <w:rFonts w:hint="cs"/>
          <w:rtl/>
        </w:rPr>
        <w:t>:</w:t>
      </w:r>
      <w:r w:rsidRPr="00C35A2C">
        <w:rPr>
          <w:rStyle w:val="afff8"/>
          <w:rFonts w:hint="cs"/>
          <w:rtl/>
        </w:rPr>
        <w:t xml:space="preserve"> משום דהודה</w:t>
      </w:r>
    </w:p>
    <w:p w14:paraId="0D26F3A1" w14:textId="77777777" w:rsidR="004E7BCF" w:rsidRPr="00B21255" w:rsidRDefault="004E7BCF" w:rsidP="004E7BCF">
      <w:pPr>
        <w:pStyle w:val="36"/>
        <w:framePr w:wrap="notBeside"/>
        <w:rPr>
          <w:rtl/>
        </w:rPr>
      </w:pPr>
      <w:r w:rsidRPr="00B21255">
        <w:rPr>
          <w:rFonts w:hint="cs"/>
          <w:rtl/>
        </w:rPr>
        <w:t>ב.</w:t>
      </w:r>
      <w:r w:rsidRPr="00B21255">
        <w:rPr>
          <w:rtl/>
        </w:rPr>
        <w:t xml:space="preserve"> </w:t>
      </w:r>
    </w:p>
    <w:p w14:paraId="2A5D2D06" w14:textId="77777777" w:rsidR="004E7BCF" w:rsidRPr="00B21255" w:rsidRDefault="004E7BCF" w:rsidP="004E7BCF">
      <w:pPr>
        <w:rPr>
          <w:rStyle w:val="afff8"/>
          <w:sz w:val="32"/>
          <w:rtl/>
        </w:rPr>
      </w:pPr>
      <w:r w:rsidRPr="00B21255">
        <w:rPr>
          <w:rStyle w:val="affffe"/>
          <w:rFonts w:hint="cs"/>
          <w:rtl/>
        </w:rPr>
        <w:t>ומודה רב:</w:t>
      </w:r>
      <w:r>
        <w:rPr>
          <w:rFonts w:hint="cs"/>
          <w:rtl/>
        </w:rPr>
        <w:t xml:space="preserve"> </w:t>
      </w:r>
      <w:r w:rsidRPr="00F10693">
        <w:rPr>
          <w:rFonts w:hint="cs"/>
          <w:rtl/>
        </w:rPr>
        <w:t>מ</w:t>
      </w:r>
      <w:r w:rsidRPr="00C35A2C">
        <w:rPr>
          <w:rFonts w:ascii="Fb Fontext" w:hAnsi="Fb Fontext" w:hint="cs"/>
          <w:sz w:val="32"/>
          <w:rtl/>
        </w:rPr>
        <w:t>צר</w:t>
      </w:r>
      <w:r w:rsidRPr="00C35A2C">
        <w:rPr>
          <w:rFonts w:ascii="Fb Fontext" w:hAnsi="Fb Fontext"/>
          <w:sz w:val="32"/>
          <w:rtl/>
        </w:rPr>
        <w:t xml:space="preserve"> </w:t>
      </w:r>
      <w:r w:rsidRPr="00C35A2C">
        <w:rPr>
          <w:rFonts w:ascii="Fb Fontext" w:hAnsi="Fb Fontext" w:hint="cs"/>
          <w:sz w:val="32"/>
          <w:rtl/>
        </w:rPr>
        <w:t>ראובן</w:t>
      </w:r>
      <w:r w:rsidRPr="00C35A2C">
        <w:rPr>
          <w:rFonts w:ascii="Fb Fontext" w:hAnsi="Fb Fontext"/>
          <w:sz w:val="32"/>
          <w:rtl/>
        </w:rPr>
        <w:t xml:space="preserve"> </w:t>
      </w:r>
      <w:r w:rsidRPr="00C35A2C">
        <w:rPr>
          <w:rFonts w:ascii="Fb Fontext" w:hAnsi="Fb Fontext" w:hint="cs"/>
          <w:sz w:val="32"/>
          <w:rtl/>
        </w:rPr>
        <w:t>ושמעון</w:t>
      </w:r>
      <w:r w:rsidRPr="00C35A2C">
        <w:rPr>
          <w:rFonts w:ascii="Fb Fontext" w:hAnsi="Fb Fontext"/>
          <w:sz w:val="32"/>
          <w:rtl/>
        </w:rPr>
        <w:t xml:space="preserve"> </w:t>
      </w:r>
      <w:r w:rsidRPr="00C35A2C">
        <w:rPr>
          <w:rFonts w:ascii="Fb Fontext" w:hAnsi="Fb Fontext" w:hint="cs"/>
          <w:sz w:val="32"/>
          <w:rtl/>
        </w:rPr>
        <w:t>מחד ומצר</w:t>
      </w:r>
      <w:r w:rsidRPr="00C35A2C">
        <w:rPr>
          <w:rFonts w:ascii="Fb Fontext" w:hAnsi="Fb Fontext"/>
          <w:sz w:val="32"/>
          <w:rtl/>
        </w:rPr>
        <w:t xml:space="preserve"> </w:t>
      </w:r>
      <w:r w:rsidRPr="00C35A2C">
        <w:rPr>
          <w:rFonts w:ascii="Fb Fontext" w:hAnsi="Fb Fontext" w:hint="cs"/>
          <w:sz w:val="32"/>
          <w:rtl/>
        </w:rPr>
        <w:t>לוי</w:t>
      </w:r>
      <w:r w:rsidRPr="00C35A2C">
        <w:rPr>
          <w:rFonts w:ascii="Fb Fontext" w:hAnsi="Fb Fontext"/>
          <w:sz w:val="32"/>
          <w:rtl/>
        </w:rPr>
        <w:t xml:space="preserve"> </w:t>
      </w:r>
      <w:r w:rsidRPr="00C35A2C">
        <w:rPr>
          <w:rFonts w:ascii="Fb Fontext" w:hAnsi="Fb Fontext" w:hint="cs"/>
          <w:sz w:val="32"/>
          <w:rtl/>
        </w:rPr>
        <w:t>ויהודה</w:t>
      </w:r>
      <w:r w:rsidRPr="00C35A2C">
        <w:rPr>
          <w:rFonts w:ascii="Fb Fontext" w:hAnsi="Fb Fontext"/>
          <w:sz w:val="32"/>
          <w:rtl/>
        </w:rPr>
        <w:t xml:space="preserve"> </w:t>
      </w:r>
      <w:r w:rsidRPr="00C35A2C">
        <w:rPr>
          <w:rFonts w:ascii="Fb Fontext" w:hAnsi="Fb Fontext" w:hint="cs"/>
          <w:sz w:val="32"/>
          <w:rtl/>
        </w:rPr>
        <w:t>מחד</w:t>
      </w:r>
      <w:r w:rsidRPr="00C35A2C">
        <w:rPr>
          <w:rFonts w:ascii="Fb Fontext" w:hAnsi="Fb Fontext"/>
          <w:sz w:val="32"/>
          <w:rtl/>
        </w:rPr>
        <w:t xml:space="preserve"> </w:t>
      </w:r>
      <w:r w:rsidRPr="00C35A2C">
        <w:rPr>
          <w:rFonts w:ascii="Fb Fontext" w:hAnsi="Fb Fontext" w:hint="cs"/>
          <w:sz w:val="32"/>
          <w:rtl/>
        </w:rPr>
        <w:t>גיסא</w:t>
      </w:r>
      <w:r w:rsidRPr="00F10693">
        <w:rPr>
          <w:rFonts w:hint="cs"/>
          <w:rtl/>
        </w:rPr>
        <w:t>'</w:t>
      </w:r>
      <w:r w:rsidRPr="00F10693">
        <w:rPr>
          <w:rtl/>
        </w:rPr>
        <w:t>,</w:t>
      </w:r>
      <w:r w:rsidRPr="00C35A2C">
        <w:rPr>
          <w:rFonts w:ascii="Fb Fontext" w:hAnsi="Fb Fontext"/>
          <w:sz w:val="32"/>
          <w:rtl/>
        </w:rPr>
        <w:t xml:space="preserve"> </w:t>
      </w:r>
      <w:r w:rsidRPr="00C35A2C">
        <w:rPr>
          <w:rFonts w:ascii="Fb Fontext" w:hAnsi="Fb Fontext" w:hint="cs"/>
          <w:sz w:val="32"/>
          <w:rtl/>
        </w:rPr>
        <w:t>דכנגד ראש תור</w:t>
      </w:r>
      <w:r>
        <w:rPr>
          <w:rFonts w:ascii="Fb Fontext" w:hAnsi="Fb Fontext" w:hint="cs"/>
          <w:sz w:val="32"/>
          <w:rtl/>
        </w:rPr>
        <w:t xml:space="preserve">, </w:t>
      </w:r>
      <w:r w:rsidRPr="00C35A2C">
        <w:rPr>
          <w:rFonts w:ascii="Fb Fontext" w:hAnsi="Fb Fontext" w:hint="cs"/>
          <w:sz w:val="32"/>
          <w:rtl/>
        </w:rPr>
        <w:t>מדהו</w:t>
      </w:r>
      <w:r w:rsidRPr="00C35A2C">
        <w:rPr>
          <w:rFonts w:ascii="Fb Fontext" w:hAnsi="Fb Fontext"/>
          <w:sz w:val="32"/>
          <w:rtl/>
        </w:rPr>
        <w:t>"</w:t>
      </w:r>
      <w:r w:rsidRPr="00C35A2C">
        <w:rPr>
          <w:rFonts w:ascii="Fb Fontext" w:hAnsi="Fb Fontext" w:hint="cs"/>
          <w:sz w:val="32"/>
          <w:rtl/>
        </w:rPr>
        <w:t>ל למכתב</w:t>
      </w:r>
      <w:r w:rsidRPr="00C35A2C">
        <w:rPr>
          <w:rFonts w:ascii="Fb Fontext" w:hAnsi="Fb Fontext"/>
          <w:sz w:val="32"/>
          <w:rtl/>
        </w:rPr>
        <w:t xml:space="preserve"> </w:t>
      </w:r>
      <w:r w:rsidRPr="00C35A2C">
        <w:rPr>
          <w:rFonts w:ascii="Fb Fontext" w:hAnsi="Fb Fontext" w:hint="cs"/>
          <w:sz w:val="32"/>
          <w:rtl/>
        </w:rPr>
        <w:t>דראובן</w:t>
      </w:r>
      <w:r w:rsidRPr="00C35A2C">
        <w:rPr>
          <w:rFonts w:ascii="Fb Fontext" w:hAnsi="Fb Fontext"/>
          <w:sz w:val="32"/>
          <w:rtl/>
        </w:rPr>
        <w:t xml:space="preserve"> </w:t>
      </w:r>
      <w:r w:rsidRPr="00C35A2C">
        <w:rPr>
          <w:rFonts w:ascii="Fb Fontext" w:hAnsi="Fb Fontext" w:hint="cs"/>
          <w:sz w:val="32"/>
          <w:rtl/>
        </w:rPr>
        <w:t>כנגד</w:t>
      </w:r>
      <w:r w:rsidRPr="00C35A2C">
        <w:rPr>
          <w:rFonts w:ascii="Fb Fontext" w:hAnsi="Fb Fontext"/>
          <w:sz w:val="32"/>
          <w:rtl/>
        </w:rPr>
        <w:t xml:space="preserve"> </w:t>
      </w:r>
      <w:r w:rsidRPr="00C35A2C">
        <w:rPr>
          <w:rFonts w:ascii="Fb Fontext" w:hAnsi="Fb Fontext" w:hint="cs"/>
          <w:sz w:val="32"/>
          <w:rtl/>
        </w:rPr>
        <w:t>לוי</w:t>
      </w:r>
      <w:r w:rsidRPr="00C35A2C">
        <w:rPr>
          <w:rFonts w:ascii="Fb Fontext" w:hAnsi="Fb Fontext"/>
          <w:sz w:val="32"/>
          <w:rtl/>
        </w:rPr>
        <w:t xml:space="preserve"> </w:t>
      </w:r>
      <w:r w:rsidRPr="00C35A2C">
        <w:rPr>
          <w:rFonts w:ascii="Fb Fontext" w:hAnsi="Fb Fontext" w:hint="cs"/>
          <w:sz w:val="32"/>
          <w:rtl/>
        </w:rPr>
        <w:t>ודשמעון</w:t>
      </w:r>
      <w:r w:rsidRPr="00C35A2C">
        <w:rPr>
          <w:rFonts w:ascii="Fb Fontext" w:hAnsi="Fb Fontext"/>
          <w:sz w:val="32"/>
          <w:rtl/>
        </w:rPr>
        <w:t xml:space="preserve"> </w:t>
      </w:r>
      <w:r w:rsidRPr="00C35A2C">
        <w:rPr>
          <w:rFonts w:ascii="Fb Fontext" w:hAnsi="Fb Fontext" w:hint="cs"/>
          <w:sz w:val="32"/>
          <w:rtl/>
        </w:rPr>
        <w:t>כנגד</w:t>
      </w:r>
      <w:r w:rsidRPr="00C35A2C">
        <w:rPr>
          <w:rFonts w:ascii="Fb Fontext" w:hAnsi="Fb Fontext"/>
          <w:sz w:val="32"/>
          <w:rtl/>
        </w:rPr>
        <w:t xml:space="preserve"> </w:t>
      </w:r>
      <w:r w:rsidRPr="00C35A2C">
        <w:rPr>
          <w:rFonts w:ascii="Fb Fontext" w:hAnsi="Fb Fontext" w:hint="cs"/>
          <w:sz w:val="32"/>
          <w:rtl/>
        </w:rPr>
        <w:t>יהודה</w:t>
      </w:r>
      <w:r w:rsidRPr="00C35A2C">
        <w:rPr>
          <w:rFonts w:ascii="Fb Fontext" w:hAnsi="Fb Fontext"/>
          <w:sz w:val="32"/>
          <w:rtl/>
        </w:rPr>
        <w:t xml:space="preserve"> </w:t>
      </w:r>
      <w:r w:rsidRPr="00C35A2C">
        <w:rPr>
          <w:rFonts w:ascii="Fb Fontext" w:hAnsi="Fb Fontext" w:hint="cs"/>
          <w:sz w:val="32"/>
          <w:rtl/>
        </w:rPr>
        <w:t>ולא</w:t>
      </w:r>
      <w:r w:rsidRPr="00C35A2C">
        <w:rPr>
          <w:rFonts w:ascii="Fb Fontext" w:hAnsi="Fb Fontext"/>
          <w:sz w:val="32"/>
          <w:rtl/>
        </w:rPr>
        <w:t xml:space="preserve"> </w:t>
      </w:r>
      <w:r w:rsidRPr="00C35A2C">
        <w:rPr>
          <w:rFonts w:ascii="Fb Fontext" w:hAnsi="Fb Fontext" w:hint="cs"/>
          <w:sz w:val="32"/>
          <w:rtl/>
        </w:rPr>
        <w:t>כתב</w:t>
      </w:r>
      <w:r>
        <w:rPr>
          <w:rStyle w:val="aff1"/>
          <w:rFonts w:ascii="Fb Fontext" w:hAnsi="Fb Fontext"/>
          <w:sz w:val="32"/>
          <w:rtl/>
        </w:rPr>
        <w:footnoteReference w:id="39"/>
      </w:r>
    </w:p>
    <w:p w14:paraId="5395083C" w14:textId="77777777" w:rsidR="004E7BCF" w:rsidRPr="00B21255" w:rsidRDefault="004E7BCF" w:rsidP="004E7BCF">
      <w:pPr>
        <w:pStyle w:val="36"/>
        <w:framePr w:wrap="notBeside"/>
        <w:rPr>
          <w:rtl/>
        </w:rPr>
      </w:pPr>
      <w:r w:rsidRPr="00B21255">
        <w:rPr>
          <w:rtl/>
        </w:rPr>
        <w:t>ג.</w:t>
      </w:r>
    </w:p>
    <w:p w14:paraId="1769C376" w14:textId="77777777" w:rsidR="004E7BCF" w:rsidRPr="00B21255" w:rsidRDefault="004E7BCF" w:rsidP="004E7BCF">
      <w:pPr>
        <w:rPr>
          <w:rStyle w:val="afff8"/>
          <w:rtl/>
        </w:rPr>
      </w:pPr>
      <w:r w:rsidRPr="00F10693">
        <w:rPr>
          <w:rtl/>
        </w:rPr>
        <w:t>'מ</w:t>
      </w:r>
      <w:r w:rsidRPr="00C35A2C">
        <w:rPr>
          <w:rFonts w:ascii="Fb Fontext" w:hAnsi="Fb Fontext"/>
          <w:rtl/>
        </w:rPr>
        <w:t>צר ראובן מזרח ומערב, ושמעון צפון ודרום</w:t>
      </w:r>
      <w:r w:rsidRPr="00F10693">
        <w:rPr>
          <w:rtl/>
        </w:rPr>
        <w:t xml:space="preserve">' </w:t>
      </w:r>
      <w:r w:rsidRPr="00C35A2C">
        <w:rPr>
          <w:rFonts w:ascii="Fb Fontext" w:hAnsi="Fb Fontext"/>
          <w:rtl/>
        </w:rPr>
        <w:t>בעי למכתב מראובן רוחין תרין, ומשמעון רוחין תרין</w:t>
      </w:r>
      <w:r>
        <w:rPr>
          <w:rStyle w:val="aff1"/>
          <w:rFonts w:ascii="Fb Fontext" w:hAnsi="Fb Fontext"/>
          <w:rtl/>
        </w:rPr>
        <w:footnoteReference w:id="40"/>
      </w:r>
    </w:p>
    <w:p w14:paraId="4F7C3B4A" w14:textId="77777777" w:rsidR="004E7BCF" w:rsidRPr="00B21255" w:rsidRDefault="004E7BCF" w:rsidP="004E7BCF">
      <w:pPr>
        <w:pStyle w:val="36"/>
        <w:framePr w:wrap="notBeside"/>
        <w:rPr>
          <w:rtl/>
        </w:rPr>
      </w:pPr>
      <w:r w:rsidRPr="00B21255">
        <w:rPr>
          <w:rtl/>
        </w:rPr>
        <w:t>ד.</w:t>
      </w:r>
    </w:p>
    <w:p w14:paraId="6BFB7347" w14:textId="77777777" w:rsidR="004E7BCF" w:rsidRPr="00B21255" w:rsidRDefault="004E7BCF" w:rsidP="004E7BCF">
      <w:pPr>
        <w:rPr>
          <w:rFonts w:ascii="Fb Fontext" w:hAnsi="Fb Fontext" w:cs="Guttman Vilna"/>
          <w:b/>
          <w:bCs/>
          <w:sz w:val="32"/>
          <w:rtl/>
        </w:rPr>
      </w:pPr>
      <w:r w:rsidRPr="00F10693">
        <w:rPr>
          <w:rtl/>
        </w:rPr>
        <w:t>'ס</w:t>
      </w:r>
      <w:r w:rsidRPr="00C35A2C">
        <w:rPr>
          <w:rFonts w:ascii="Fb Fontext" w:hAnsi="Fb Fontext"/>
          <w:sz w:val="32"/>
          <w:rtl/>
        </w:rPr>
        <w:t>יים לו את הקרנות</w:t>
      </w:r>
      <w:r w:rsidRPr="00F10693">
        <w:rPr>
          <w:rtl/>
        </w:rPr>
        <w:t>',</w:t>
      </w:r>
      <w:r w:rsidRPr="00C35A2C">
        <w:rPr>
          <w:rFonts w:ascii="Fb Fontext" w:hAnsi="Fb Fontext"/>
          <w:sz w:val="32"/>
          <w:rtl/>
        </w:rPr>
        <w:t xml:space="preserve"> כמין גאם, בסירוגין –</w:t>
      </w:r>
      <w:r w:rsidRPr="0081371E">
        <w:rPr>
          <w:rStyle w:val="afff8"/>
          <w:rtl/>
        </w:rPr>
        <w:t>תיקו</w:t>
      </w:r>
      <w:r>
        <w:rPr>
          <w:rStyle w:val="aff1"/>
          <w:rFonts w:ascii="Fb Fontext" w:hAnsi="Fb Fontext" w:cs="Guttman Vilna"/>
          <w:b/>
          <w:bCs/>
          <w:sz w:val="32"/>
          <w:rtl/>
        </w:rPr>
        <w:footnoteReference w:id="41"/>
      </w:r>
    </w:p>
    <w:p w14:paraId="28824C20" w14:textId="77777777" w:rsidR="004E7BCF" w:rsidRPr="00B21255" w:rsidRDefault="004E7BCF" w:rsidP="004E7BCF">
      <w:pPr>
        <w:pStyle w:val="36"/>
        <w:framePr w:wrap="notBeside"/>
        <w:rPr>
          <w:rtl/>
        </w:rPr>
      </w:pPr>
      <w:r w:rsidRPr="00B21255">
        <w:rPr>
          <w:rtl/>
        </w:rPr>
        <w:t>ה.</w:t>
      </w:r>
    </w:p>
    <w:p w14:paraId="29AF3FAB" w14:textId="77777777" w:rsidR="004E7BCF" w:rsidRPr="00C35A2C" w:rsidRDefault="004E7BCF" w:rsidP="004E7BCF">
      <w:pPr>
        <w:rPr>
          <w:rFonts w:ascii="Fb Fontext" w:hAnsi="Fb Fontext" w:cs="Guttman Vilna"/>
          <w:b/>
          <w:bCs/>
          <w:sz w:val="32"/>
          <w:rtl/>
        </w:rPr>
      </w:pPr>
      <w:r w:rsidRPr="00F10693">
        <w:rPr>
          <w:rtl/>
        </w:rPr>
        <w:t>'מ</w:t>
      </w:r>
      <w:r w:rsidRPr="00C35A2C">
        <w:rPr>
          <w:rFonts w:ascii="Fb Fontext" w:hAnsi="Fb Fontext"/>
          <w:sz w:val="32"/>
          <w:rtl/>
        </w:rPr>
        <w:t>צר לו מצר ראשון, שני, ושלישי</w:t>
      </w:r>
      <w:r w:rsidRPr="00F10693">
        <w:rPr>
          <w:rtl/>
        </w:rPr>
        <w:t>'.</w:t>
      </w:r>
      <w:r w:rsidRPr="00C35A2C">
        <w:rPr>
          <w:rFonts w:ascii="Fb Fontext" w:hAnsi="Fb Fontext"/>
          <w:sz w:val="32"/>
          <w:rtl/>
        </w:rPr>
        <w:t xml:space="preserve"> ורביעי לא מצר לו</w:t>
      </w:r>
    </w:p>
    <w:p w14:paraId="432A4702" w14:textId="77777777" w:rsidR="004E7BCF" w:rsidRDefault="004E7BCF" w:rsidP="004E7BCF">
      <w:pPr>
        <w:rPr>
          <w:rFonts w:ascii="Fb Fontext" w:hAnsi="Fb Fontext"/>
          <w:sz w:val="32"/>
          <w:rtl/>
        </w:rPr>
      </w:pPr>
      <w:r w:rsidRPr="00B21255">
        <w:rPr>
          <w:rStyle w:val="affffe"/>
          <w:rFonts w:hint="cs"/>
          <w:rtl/>
        </w:rPr>
        <w:t>לרב</w:t>
      </w:r>
      <w:r w:rsidRPr="00B21255">
        <w:rPr>
          <w:rStyle w:val="affffe"/>
          <w:rtl/>
        </w:rPr>
        <w:t>:</w:t>
      </w:r>
      <w:r w:rsidRPr="00C35A2C">
        <w:rPr>
          <w:rFonts w:ascii="Fb Fontext" w:hAnsi="Fb Fontext"/>
          <w:sz w:val="32"/>
          <w:rtl/>
        </w:rPr>
        <w:t xml:space="preserve"> </w:t>
      </w:r>
      <w:r w:rsidRPr="00C35A2C">
        <w:rPr>
          <w:rFonts w:ascii="Fb Fontext" w:hAnsi="Fb Fontext" w:hint="cs"/>
          <w:sz w:val="32"/>
          <w:rtl/>
        </w:rPr>
        <w:t>קנה</w:t>
      </w:r>
      <w:r w:rsidRPr="00C35A2C">
        <w:rPr>
          <w:rFonts w:ascii="Fb Fontext" w:hAnsi="Fb Fontext"/>
          <w:sz w:val="32"/>
          <w:rtl/>
        </w:rPr>
        <w:t xml:space="preserve"> </w:t>
      </w:r>
      <w:r w:rsidRPr="00C35A2C">
        <w:rPr>
          <w:rFonts w:ascii="Fb Fontext" w:hAnsi="Fb Fontext" w:hint="cs"/>
          <w:sz w:val="32"/>
          <w:rtl/>
        </w:rPr>
        <w:t>הכל</w:t>
      </w:r>
      <w:r w:rsidRPr="00C35A2C">
        <w:rPr>
          <w:rFonts w:ascii="Fb Fontext" w:hAnsi="Fb Fontext"/>
          <w:sz w:val="32"/>
          <w:rtl/>
        </w:rPr>
        <w:t xml:space="preserve"> </w:t>
      </w:r>
      <w:r w:rsidRPr="00C35A2C">
        <w:rPr>
          <w:rFonts w:ascii="Fb Fontext" w:hAnsi="Fb Fontext" w:hint="cs"/>
          <w:sz w:val="32"/>
          <w:rtl/>
        </w:rPr>
        <w:t>חוץ</w:t>
      </w:r>
      <w:r w:rsidRPr="00C35A2C">
        <w:rPr>
          <w:rFonts w:ascii="Fb Fontext" w:hAnsi="Fb Fontext"/>
          <w:sz w:val="32"/>
          <w:rtl/>
        </w:rPr>
        <w:t xml:space="preserve"> </w:t>
      </w:r>
      <w:r w:rsidRPr="00C35A2C">
        <w:rPr>
          <w:rFonts w:ascii="Fb Fontext" w:hAnsi="Fb Fontext" w:hint="cs"/>
          <w:sz w:val="32"/>
          <w:rtl/>
        </w:rPr>
        <w:t>ממצר</w:t>
      </w:r>
      <w:r w:rsidRPr="00C35A2C">
        <w:rPr>
          <w:rFonts w:ascii="Fb Fontext" w:hAnsi="Fb Fontext"/>
          <w:sz w:val="32"/>
          <w:rtl/>
        </w:rPr>
        <w:t xml:space="preserve"> </w:t>
      </w:r>
      <w:r w:rsidRPr="00C35A2C">
        <w:rPr>
          <w:rFonts w:ascii="Fb Fontext" w:hAnsi="Fb Fontext" w:hint="cs"/>
          <w:sz w:val="32"/>
          <w:rtl/>
        </w:rPr>
        <w:t>רביעי</w:t>
      </w:r>
      <w:r w:rsidRPr="00C35A2C">
        <w:rPr>
          <w:rFonts w:ascii="Fb Fontext" w:hAnsi="Fb Fontext"/>
          <w:sz w:val="32"/>
          <w:rtl/>
        </w:rPr>
        <w:t>.</w:t>
      </w:r>
      <w:r>
        <w:rPr>
          <w:rFonts w:ascii="Fb Fontext" w:hAnsi="Fb Fontext" w:hint="cs"/>
          <w:sz w:val="32"/>
          <w:rtl/>
        </w:rPr>
        <w:t xml:space="preserve"> </w:t>
      </w:r>
      <w:r w:rsidRPr="00B21255">
        <w:rPr>
          <w:rStyle w:val="affffe"/>
          <w:rFonts w:hint="cs"/>
          <w:rtl/>
        </w:rPr>
        <w:t>ושמואל:</w:t>
      </w:r>
      <w:r w:rsidRPr="00C35A2C">
        <w:rPr>
          <w:rFonts w:ascii="Fb Fontext" w:hAnsi="Fb Fontext" w:hint="cs"/>
          <w:sz w:val="32"/>
          <w:rtl/>
        </w:rPr>
        <w:t xml:space="preserve"> אפי</w:t>
      </w:r>
      <w:r w:rsidRPr="00F10693">
        <w:rPr>
          <w:rtl/>
        </w:rPr>
        <w:t xml:space="preserve">' </w:t>
      </w:r>
      <w:r w:rsidRPr="00C35A2C">
        <w:rPr>
          <w:rFonts w:ascii="Fb Fontext" w:hAnsi="Fb Fontext" w:hint="cs"/>
          <w:sz w:val="32"/>
          <w:rtl/>
        </w:rPr>
        <w:t>מצר</w:t>
      </w:r>
      <w:r w:rsidRPr="00C35A2C">
        <w:rPr>
          <w:rFonts w:ascii="Fb Fontext" w:hAnsi="Fb Fontext"/>
          <w:sz w:val="32"/>
          <w:rtl/>
        </w:rPr>
        <w:t xml:space="preserve"> </w:t>
      </w:r>
      <w:r w:rsidRPr="00C35A2C">
        <w:rPr>
          <w:rFonts w:ascii="Fb Fontext" w:hAnsi="Fb Fontext" w:hint="cs"/>
          <w:sz w:val="32"/>
          <w:rtl/>
        </w:rPr>
        <w:t>רביעי</w:t>
      </w:r>
      <w:r w:rsidRPr="00C35A2C">
        <w:rPr>
          <w:rFonts w:ascii="Fb Fontext" w:hAnsi="Fb Fontext"/>
          <w:sz w:val="32"/>
          <w:rtl/>
        </w:rPr>
        <w:t>.</w:t>
      </w:r>
    </w:p>
    <w:p w14:paraId="47F2E0EE" w14:textId="77777777" w:rsidR="004E7BCF" w:rsidRDefault="004E7BCF" w:rsidP="004E7BCF">
      <w:pPr>
        <w:rPr>
          <w:rFonts w:ascii="Fb Fontext" w:hAnsi="Fb Fontext"/>
          <w:sz w:val="32"/>
          <w:rtl/>
        </w:rPr>
      </w:pPr>
      <w:r w:rsidRPr="00B21255">
        <w:rPr>
          <w:rStyle w:val="affffe"/>
          <w:rFonts w:hint="cs"/>
          <w:rtl/>
        </w:rPr>
        <w:t>לרב</w:t>
      </w:r>
      <w:r w:rsidRPr="00B21255">
        <w:rPr>
          <w:rStyle w:val="affffe"/>
          <w:rtl/>
        </w:rPr>
        <w:t xml:space="preserve"> </w:t>
      </w:r>
      <w:r w:rsidRPr="00B21255">
        <w:rPr>
          <w:rStyle w:val="affffe"/>
          <w:rFonts w:hint="cs"/>
          <w:rtl/>
        </w:rPr>
        <w:t>אסי</w:t>
      </w:r>
      <w:r w:rsidRPr="00B21255">
        <w:rPr>
          <w:rStyle w:val="affffe"/>
          <w:rtl/>
        </w:rPr>
        <w:t>:</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קנה</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תלם</w:t>
      </w:r>
      <w:r w:rsidRPr="00C35A2C">
        <w:rPr>
          <w:rFonts w:ascii="Fb Fontext" w:hAnsi="Fb Fontext"/>
          <w:sz w:val="32"/>
          <w:rtl/>
        </w:rPr>
        <w:t xml:space="preserve"> </w:t>
      </w:r>
      <w:r w:rsidRPr="00C35A2C">
        <w:rPr>
          <w:rFonts w:ascii="Fb Fontext" w:hAnsi="Fb Fontext" w:hint="cs"/>
          <w:sz w:val="32"/>
          <w:rtl/>
        </w:rPr>
        <w:t>אחד</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פני</w:t>
      </w:r>
      <w:r w:rsidRPr="00C35A2C">
        <w:rPr>
          <w:rFonts w:ascii="Fb Fontext" w:hAnsi="Fb Fontext"/>
          <w:sz w:val="32"/>
          <w:rtl/>
        </w:rPr>
        <w:t xml:space="preserve"> </w:t>
      </w:r>
      <w:r w:rsidRPr="00C35A2C">
        <w:rPr>
          <w:rFonts w:ascii="Fb Fontext" w:hAnsi="Fb Fontext" w:hint="cs"/>
          <w:sz w:val="32"/>
          <w:rtl/>
        </w:rPr>
        <w:t>כולה</w:t>
      </w:r>
      <w:r w:rsidRPr="00C35A2C">
        <w:rPr>
          <w:rFonts w:ascii="Fb Fontext" w:hAnsi="Fb Fontext"/>
          <w:sz w:val="32"/>
          <w:rtl/>
        </w:rPr>
        <w:t>,</w:t>
      </w:r>
      <w:r>
        <w:rPr>
          <w:rFonts w:ascii="Fb Fontext" w:hAnsi="Fb Fontext" w:hint="cs"/>
          <w:sz w:val="32"/>
          <w:rtl/>
        </w:rPr>
        <w:t xml:space="preserve"> </w:t>
      </w:r>
    </w:p>
    <w:p w14:paraId="4BABF60F" w14:textId="77777777" w:rsidR="004E7BCF" w:rsidRDefault="004E7BCF" w:rsidP="004E7BCF">
      <w:pPr>
        <w:spacing w:after="60"/>
        <w:ind w:left="339" w:firstLine="113"/>
        <w:rPr>
          <w:rFonts w:ascii="Fb Fontext" w:hAnsi="Fb Fontext"/>
          <w:sz w:val="32"/>
          <w:rtl/>
        </w:rPr>
      </w:pPr>
      <w:r w:rsidRPr="00B21255">
        <w:rPr>
          <w:rStyle w:val="affffe"/>
          <w:rFonts w:hint="cs"/>
          <w:rtl/>
        </w:rPr>
        <w:t>דס</w:t>
      </w:r>
      <w:r w:rsidRPr="00B21255">
        <w:rPr>
          <w:rStyle w:val="affffe"/>
          <w:rtl/>
        </w:rPr>
        <w:t>"</w:t>
      </w:r>
      <w:r w:rsidRPr="00B21255">
        <w:rPr>
          <w:rStyle w:val="affffe"/>
          <w:rFonts w:hint="cs"/>
          <w:rtl/>
        </w:rPr>
        <w:t>ל כרב</w:t>
      </w:r>
      <w:r w:rsidRPr="00C35A2C">
        <w:rPr>
          <w:rFonts w:ascii="Fb Fontext" w:hAnsi="Fb Fontext" w:hint="cs"/>
          <w:sz w:val="32"/>
          <w:rtl/>
        </w:rPr>
        <w:t xml:space="preserve"> דשיורי שייר וס</w:t>
      </w:r>
      <w:r w:rsidRPr="00C35A2C">
        <w:rPr>
          <w:rFonts w:ascii="Fb Fontext" w:hAnsi="Fb Fontext"/>
          <w:sz w:val="32"/>
          <w:rtl/>
        </w:rPr>
        <w:t>"</w:t>
      </w:r>
      <w:r w:rsidRPr="00C35A2C">
        <w:rPr>
          <w:rFonts w:ascii="Fb Fontext" w:hAnsi="Fb Fontext" w:hint="cs"/>
          <w:sz w:val="32"/>
          <w:rtl/>
        </w:rPr>
        <w:t>ל מדשייר שייר בכולה</w:t>
      </w:r>
    </w:p>
    <w:p w14:paraId="1F0B70FF" w14:textId="77777777" w:rsidR="004E7BCF" w:rsidRPr="00B21255" w:rsidRDefault="004E7BCF" w:rsidP="004E7BCF">
      <w:pPr>
        <w:pStyle w:val="36"/>
        <w:framePr w:wrap="notBeside"/>
        <w:rPr>
          <w:rtl/>
        </w:rPr>
      </w:pPr>
      <w:r w:rsidRPr="00B21255">
        <w:rPr>
          <w:rFonts w:hint="cs"/>
          <w:rtl/>
        </w:rPr>
        <w:t>רבא</w:t>
      </w:r>
      <w:r w:rsidRPr="00B21255">
        <w:rPr>
          <w:rtl/>
        </w:rPr>
        <w:t xml:space="preserve">, </w:t>
      </w:r>
      <w:r w:rsidRPr="00B21255">
        <w:rPr>
          <w:rFonts w:hint="cs"/>
          <w:rtl/>
        </w:rPr>
        <w:t>הלכתא</w:t>
      </w:r>
      <w:r w:rsidRPr="00B21255">
        <w:rPr>
          <w:rtl/>
        </w:rPr>
        <w:t>:</w:t>
      </w:r>
    </w:p>
    <w:p w14:paraId="14FAAE6C" w14:textId="77777777" w:rsidR="004E7BCF" w:rsidRDefault="004E7BCF" w:rsidP="004E7BCF">
      <w:pPr>
        <w:rPr>
          <w:rFonts w:ascii="Fb Fontext" w:hAnsi="Fb Fontext"/>
          <w:sz w:val="32"/>
          <w:rtl/>
        </w:rPr>
      </w:pPr>
      <w:r w:rsidRPr="00C35A2C">
        <w:rPr>
          <w:rFonts w:ascii="Fb Fontext" w:hAnsi="Fb Fontext" w:hint="cs"/>
          <w:sz w:val="32"/>
          <w:rtl/>
        </w:rPr>
        <w:t>קנה</w:t>
      </w:r>
      <w:r w:rsidRPr="00C35A2C">
        <w:rPr>
          <w:rFonts w:ascii="Fb Fontext" w:hAnsi="Fb Fontext"/>
          <w:sz w:val="32"/>
          <w:rtl/>
        </w:rPr>
        <w:t xml:space="preserve"> </w:t>
      </w:r>
      <w:r w:rsidRPr="00C35A2C">
        <w:rPr>
          <w:rFonts w:ascii="Fb Fontext" w:hAnsi="Fb Fontext" w:hint="cs"/>
          <w:sz w:val="32"/>
          <w:rtl/>
        </w:rPr>
        <w:t>הכל</w:t>
      </w:r>
      <w:r w:rsidRPr="00C35A2C">
        <w:rPr>
          <w:rFonts w:ascii="Fb Fontext" w:hAnsi="Fb Fontext"/>
          <w:sz w:val="32"/>
          <w:rtl/>
        </w:rPr>
        <w:t xml:space="preserve"> </w:t>
      </w:r>
      <w:r w:rsidRPr="00C35A2C">
        <w:rPr>
          <w:rFonts w:ascii="Fb Fontext" w:hAnsi="Fb Fontext" w:hint="cs"/>
          <w:sz w:val="32"/>
          <w:rtl/>
        </w:rPr>
        <w:t>חוץ</w:t>
      </w:r>
      <w:r w:rsidRPr="00C35A2C">
        <w:rPr>
          <w:rFonts w:ascii="Fb Fontext" w:hAnsi="Fb Fontext"/>
          <w:sz w:val="32"/>
          <w:rtl/>
        </w:rPr>
        <w:t xml:space="preserve"> </w:t>
      </w:r>
      <w:r w:rsidRPr="00C35A2C">
        <w:rPr>
          <w:rFonts w:ascii="Fb Fontext" w:hAnsi="Fb Fontext" w:hint="cs"/>
          <w:sz w:val="32"/>
          <w:rtl/>
        </w:rPr>
        <w:t>ממצר</w:t>
      </w:r>
      <w:r w:rsidRPr="00C35A2C">
        <w:rPr>
          <w:rFonts w:ascii="Fb Fontext" w:hAnsi="Fb Fontext"/>
          <w:sz w:val="32"/>
          <w:rtl/>
        </w:rPr>
        <w:t xml:space="preserve"> </w:t>
      </w:r>
      <w:r w:rsidRPr="00C35A2C">
        <w:rPr>
          <w:rFonts w:ascii="Fb Fontext" w:hAnsi="Fb Fontext" w:hint="cs"/>
          <w:sz w:val="32"/>
          <w:rtl/>
        </w:rPr>
        <w:t>רביעי ובדלא</w:t>
      </w:r>
      <w:r w:rsidRPr="00C35A2C">
        <w:rPr>
          <w:rFonts w:ascii="Fb Fontext" w:hAnsi="Fb Fontext"/>
          <w:sz w:val="32"/>
          <w:rtl/>
        </w:rPr>
        <w:t xml:space="preserve"> </w:t>
      </w:r>
      <w:r w:rsidRPr="00C35A2C">
        <w:rPr>
          <w:rFonts w:ascii="Fb Fontext" w:hAnsi="Fb Fontext" w:hint="cs"/>
          <w:sz w:val="32"/>
          <w:rtl/>
        </w:rPr>
        <w:t>מבלע</w:t>
      </w:r>
      <w:r w:rsidRPr="00C35A2C">
        <w:rPr>
          <w:rFonts w:ascii="Fb Fontext" w:hAnsi="Fb Fontext"/>
          <w:sz w:val="32"/>
          <w:rtl/>
        </w:rPr>
        <w:t xml:space="preserve">, </w:t>
      </w:r>
      <w:r w:rsidRPr="00C35A2C">
        <w:rPr>
          <w:rFonts w:ascii="Fb Fontext" w:hAnsi="Fb Fontext" w:hint="cs"/>
          <w:sz w:val="32"/>
          <w:rtl/>
        </w:rPr>
        <w:t>אבל</w:t>
      </w:r>
      <w:r w:rsidRPr="00C35A2C">
        <w:rPr>
          <w:rFonts w:ascii="Fb Fontext" w:hAnsi="Fb Fontext"/>
          <w:sz w:val="32"/>
          <w:rtl/>
        </w:rPr>
        <w:t xml:space="preserve"> </w:t>
      </w:r>
      <w:r w:rsidRPr="00C35A2C">
        <w:rPr>
          <w:rFonts w:ascii="Fb Fontext" w:hAnsi="Fb Fontext" w:hint="cs"/>
          <w:sz w:val="32"/>
          <w:rtl/>
        </w:rPr>
        <w:t>מבלע</w:t>
      </w:r>
      <w:r w:rsidRPr="00C35A2C">
        <w:rPr>
          <w:rFonts w:ascii="Fb Fontext" w:hAnsi="Fb Fontext"/>
          <w:sz w:val="32"/>
          <w:rtl/>
        </w:rPr>
        <w:t xml:space="preserve"> </w:t>
      </w:r>
      <w:r>
        <w:rPr>
          <w:rFonts w:ascii="Fb Fontext" w:hAnsi="Fb Fontext"/>
          <w:sz w:val="32"/>
          <w:rtl/>
        </w:rPr>
        <w:t>–</w:t>
      </w:r>
      <w:r w:rsidRPr="00C35A2C">
        <w:rPr>
          <w:rFonts w:ascii="Fb Fontext" w:hAnsi="Fb Fontext"/>
          <w:sz w:val="32"/>
          <w:rtl/>
        </w:rPr>
        <w:t xml:space="preserve"> </w:t>
      </w:r>
      <w:r w:rsidRPr="00C35A2C">
        <w:rPr>
          <w:rFonts w:ascii="Fb Fontext" w:hAnsi="Fb Fontext" w:hint="cs"/>
          <w:sz w:val="32"/>
          <w:rtl/>
        </w:rPr>
        <w:t>קנה</w:t>
      </w:r>
    </w:p>
    <w:p w14:paraId="70021928" w14:textId="77777777" w:rsidR="004E7BCF" w:rsidRPr="000A28C3" w:rsidRDefault="004E7BCF" w:rsidP="004E7BCF">
      <w:pPr>
        <w:rPr>
          <w:rStyle w:val="afffff0"/>
          <w:rtl/>
        </w:rPr>
      </w:pPr>
      <w:r w:rsidRPr="00C35A2C">
        <w:rPr>
          <w:rFonts w:ascii="Fb Fontext" w:hAnsi="Fb Fontext" w:hint="cs"/>
          <w:sz w:val="32"/>
          <w:rtl/>
        </w:rPr>
        <w:t xml:space="preserve">ובלא מיבלע רק </w:t>
      </w:r>
      <w:r>
        <w:rPr>
          <w:rFonts w:ascii="Fb Fontext" w:hAnsi="Fb Fontext" w:hint="cs"/>
          <w:sz w:val="32"/>
          <w:rtl/>
        </w:rPr>
        <w:t xml:space="preserve">כשיש </w:t>
      </w:r>
      <w:r w:rsidRPr="00C35A2C">
        <w:rPr>
          <w:rFonts w:ascii="Fb Fontext" w:hAnsi="Fb Fontext" w:hint="cs"/>
          <w:sz w:val="32"/>
          <w:rtl/>
        </w:rPr>
        <w:t>עליה</w:t>
      </w:r>
      <w:r w:rsidRPr="00C35A2C">
        <w:rPr>
          <w:rFonts w:ascii="Fb Fontext" w:hAnsi="Fb Fontext"/>
          <w:sz w:val="32"/>
          <w:rtl/>
        </w:rPr>
        <w:t xml:space="preserve"> </w:t>
      </w:r>
      <w:r>
        <w:rPr>
          <w:rFonts w:ascii="Fb Fontext" w:hAnsi="Fb Fontext" w:hint="cs"/>
          <w:sz w:val="32"/>
          <w:rtl/>
        </w:rPr>
        <w:t>דקלים צפופים -</w:t>
      </w:r>
      <w:r w:rsidRPr="000A28C3">
        <w:rPr>
          <w:rFonts w:ascii="Fb Fontext" w:hAnsi="Fb Fontext" w:hint="cs"/>
          <w:sz w:val="32"/>
          <w:rtl/>
        </w:rPr>
        <w:t>ט</w:t>
      </w:r>
      <w:r w:rsidRPr="000A28C3">
        <w:rPr>
          <w:rFonts w:hint="cs"/>
          <w:rtl/>
        </w:rPr>
        <w:t xml:space="preserve">' </w:t>
      </w:r>
      <w:r w:rsidRPr="000A28C3">
        <w:rPr>
          <w:rFonts w:ascii="Fb Fontext" w:hAnsi="Fb Fontext" w:hint="cs"/>
          <w:sz w:val="32"/>
          <w:rtl/>
        </w:rPr>
        <w:t xml:space="preserve">קבין </w:t>
      </w:r>
      <w:r w:rsidRPr="000A28C3">
        <w:rPr>
          <w:rStyle w:val="afffff0"/>
          <w:rFonts w:hint="cs"/>
          <w:rtl/>
        </w:rPr>
        <w:t>אבל בשאין קנה</w:t>
      </w:r>
    </w:p>
    <w:p w14:paraId="1B8C0F04" w14:textId="77777777" w:rsidR="004E7BCF" w:rsidRPr="00C35A2C" w:rsidRDefault="004E7BCF" w:rsidP="004E7BCF">
      <w:pPr>
        <w:spacing w:after="60"/>
        <w:rPr>
          <w:rFonts w:cs="Guttman Vilna"/>
          <w:b/>
          <w:bCs/>
          <w:sz w:val="32"/>
          <w:rtl/>
        </w:rPr>
      </w:pPr>
      <w:r w:rsidRPr="00C35A2C">
        <w:rPr>
          <w:rFonts w:ascii="Fb Fontext" w:hAnsi="Fb Fontext" w:hint="cs"/>
          <w:sz w:val="32"/>
          <w:rtl/>
        </w:rPr>
        <w:t>מכלל דבמבלע א</w:t>
      </w:r>
      <w:r>
        <w:rPr>
          <w:rFonts w:ascii="Fb Fontext" w:hAnsi="Fb Fontext" w:hint="cs"/>
          <w:sz w:val="32"/>
          <w:rtl/>
        </w:rPr>
        <w:t>ף</w:t>
      </w:r>
      <w:r w:rsidRPr="00C35A2C">
        <w:rPr>
          <w:rFonts w:ascii="Fb Fontext" w:hAnsi="Fb Fontext" w:hint="cs"/>
          <w:sz w:val="32"/>
          <w:rtl/>
        </w:rPr>
        <w:t xml:space="preserve"> ד</w:t>
      </w:r>
      <w:r>
        <w:rPr>
          <w:rFonts w:ascii="Fb Fontext" w:hAnsi="Fb Fontext" w:hint="cs"/>
          <w:sz w:val="32"/>
          <w:rtl/>
        </w:rPr>
        <w:t>יש</w:t>
      </w:r>
      <w:r w:rsidRPr="00C35A2C">
        <w:rPr>
          <w:rFonts w:ascii="Fb Fontext" w:hAnsi="Fb Fontext"/>
          <w:sz w:val="32"/>
          <w:rtl/>
        </w:rPr>
        <w:t xml:space="preserve"> </w:t>
      </w:r>
      <w:r w:rsidRPr="00C35A2C">
        <w:rPr>
          <w:rFonts w:ascii="Fb Fontext" w:hAnsi="Fb Fontext" w:hint="cs"/>
          <w:sz w:val="32"/>
          <w:rtl/>
        </w:rPr>
        <w:t>עליה</w:t>
      </w:r>
      <w:r w:rsidRPr="00C35A2C">
        <w:rPr>
          <w:rFonts w:ascii="Fb Fontext" w:hAnsi="Fb Fontext"/>
          <w:sz w:val="32"/>
          <w:rtl/>
        </w:rPr>
        <w:t xml:space="preserve"> </w:t>
      </w:r>
      <w:r w:rsidRPr="00C35A2C">
        <w:rPr>
          <w:rFonts w:ascii="Fb Fontext" w:hAnsi="Fb Fontext" w:hint="cs"/>
          <w:sz w:val="32"/>
          <w:rtl/>
        </w:rPr>
        <w:t>ריכבא</w:t>
      </w:r>
      <w:r w:rsidRPr="00C35A2C">
        <w:rPr>
          <w:rFonts w:ascii="Fb Fontext" w:hAnsi="Fb Fontext"/>
          <w:sz w:val="32"/>
          <w:rtl/>
        </w:rPr>
        <w:t xml:space="preserve"> </w:t>
      </w:r>
      <w:r w:rsidRPr="00C35A2C">
        <w:rPr>
          <w:rFonts w:ascii="Fb Fontext" w:hAnsi="Fb Fontext" w:hint="cs"/>
          <w:sz w:val="32"/>
          <w:rtl/>
        </w:rPr>
        <w:t>דדיקלא</w:t>
      </w:r>
      <w:r w:rsidRPr="00C35A2C">
        <w:rPr>
          <w:rFonts w:ascii="Fb Fontext" w:hAnsi="Fb Fontext"/>
          <w:sz w:val="32"/>
          <w:rtl/>
        </w:rPr>
        <w:t xml:space="preserve"> </w:t>
      </w:r>
      <w:r w:rsidRPr="00C35A2C">
        <w:rPr>
          <w:rFonts w:ascii="Fb Fontext" w:hAnsi="Fb Fontext" w:hint="cs"/>
          <w:sz w:val="32"/>
          <w:rtl/>
        </w:rPr>
        <w:t>והוי</w:t>
      </w:r>
      <w:r w:rsidRPr="00C35A2C">
        <w:rPr>
          <w:rFonts w:ascii="Fb Fontext" w:hAnsi="Fb Fontext"/>
          <w:sz w:val="32"/>
          <w:rtl/>
        </w:rPr>
        <w:t xml:space="preserve"> </w:t>
      </w:r>
      <w:r w:rsidRPr="00C35A2C">
        <w:rPr>
          <w:rFonts w:ascii="Fb Fontext" w:hAnsi="Fb Fontext" w:hint="cs"/>
          <w:sz w:val="32"/>
          <w:rtl/>
        </w:rPr>
        <w:t>ט</w:t>
      </w:r>
      <w:r w:rsidRPr="00F10693">
        <w:rPr>
          <w:rFonts w:hint="cs"/>
          <w:rtl/>
        </w:rPr>
        <w:t>'</w:t>
      </w:r>
      <w:r w:rsidRPr="00F10693">
        <w:rPr>
          <w:rtl/>
        </w:rPr>
        <w:t xml:space="preserve"> </w:t>
      </w:r>
      <w:r w:rsidRPr="00C35A2C">
        <w:rPr>
          <w:rFonts w:ascii="Fb Fontext" w:hAnsi="Fb Fontext"/>
          <w:sz w:val="32"/>
          <w:rtl/>
        </w:rPr>
        <w:t xml:space="preserve">- </w:t>
      </w:r>
      <w:r w:rsidRPr="00C35A2C">
        <w:rPr>
          <w:rFonts w:ascii="Fb Fontext" w:hAnsi="Fb Fontext" w:hint="cs"/>
          <w:sz w:val="32"/>
          <w:rtl/>
        </w:rPr>
        <w:t>קנה</w:t>
      </w:r>
    </w:p>
    <w:p w14:paraId="6728CD1D" w14:textId="77777777" w:rsidR="004E7BCF" w:rsidRPr="00B21255" w:rsidRDefault="004E7BCF" w:rsidP="004E7BCF">
      <w:pPr>
        <w:pStyle w:val="36"/>
        <w:framePr w:wrap="notBeside"/>
        <w:rPr>
          <w:rtl/>
        </w:rPr>
      </w:pPr>
      <w:r w:rsidRPr="00B21255">
        <w:rPr>
          <w:rFonts w:hint="cs"/>
          <w:rtl/>
        </w:rPr>
        <w:t>א</w:t>
      </w:r>
      <w:r w:rsidRPr="00B21255">
        <w:rPr>
          <w:rtl/>
        </w:rPr>
        <w:t>"</w:t>
      </w:r>
      <w:r w:rsidRPr="00B21255">
        <w:rPr>
          <w:rFonts w:hint="cs"/>
          <w:rtl/>
        </w:rPr>
        <w:t>ד הלכתא</w:t>
      </w:r>
      <w:r w:rsidRPr="00B21255">
        <w:rPr>
          <w:rtl/>
        </w:rPr>
        <w:t>:</w:t>
      </w:r>
    </w:p>
    <w:p w14:paraId="2351C860" w14:textId="77777777" w:rsidR="004E7BCF" w:rsidRDefault="004E7BCF" w:rsidP="004E7BCF">
      <w:pPr>
        <w:rPr>
          <w:rFonts w:ascii="Fb Fontext" w:hAnsi="Fb Fontext"/>
          <w:sz w:val="32"/>
          <w:rtl/>
        </w:rPr>
      </w:pPr>
      <w:r w:rsidRPr="00C35A2C">
        <w:rPr>
          <w:rFonts w:ascii="Fb Fontext" w:hAnsi="Fb Fontext" w:hint="cs"/>
          <w:sz w:val="32"/>
          <w:rtl/>
        </w:rPr>
        <w:t>קנה</w:t>
      </w:r>
      <w:r w:rsidRPr="00C35A2C">
        <w:rPr>
          <w:rFonts w:ascii="Fb Fontext" w:hAnsi="Fb Fontext"/>
          <w:sz w:val="32"/>
          <w:rtl/>
        </w:rPr>
        <w:t xml:space="preserve"> </w:t>
      </w:r>
      <w:r w:rsidRPr="00C35A2C">
        <w:rPr>
          <w:rFonts w:ascii="Fb Fontext" w:hAnsi="Fb Fontext" w:hint="cs"/>
          <w:sz w:val="32"/>
          <w:rtl/>
        </w:rPr>
        <w:t>הכל</w:t>
      </w:r>
      <w:r w:rsidRPr="00C35A2C">
        <w:rPr>
          <w:rFonts w:ascii="Fb Fontext" w:hAnsi="Fb Fontext"/>
          <w:sz w:val="32"/>
          <w:rtl/>
        </w:rPr>
        <w:t xml:space="preserve"> </w:t>
      </w:r>
      <w:r w:rsidRPr="00C35A2C">
        <w:rPr>
          <w:rFonts w:ascii="Fb Fontext" w:hAnsi="Fb Fontext" w:hint="cs"/>
          <w:sz w:val="32"/>
          <w:rtl/>
        </w:rPr>
        <w:t>ואפילו</w:t>
      </w:r>
      <w:r w:rsidRPr="00C35A2C">
        <w:rPr>
          <w:rFonts w:ascii="Fb Fontext" w:hAnsi="Fb Fontext"/>
          <w:sz w:val="32"/>
          <w:rtl/>
        </w:rPr>
        <w:t xml:space="preserve"> </w:t>
      </w:r>
      <w:r w:rsidRPr="00C35A2C">
        <w:rPr>
          <w:rFonts w:ascii="Fb Fontext" w:hAnsi="Fb Fontext" w:hint="cs"/>
          <w:sz w:val="32"/>
          <w:rtl/>
        </w:rPr>
        <w:t>מצר</w:t>
      </w:r>
      <w:r w:rsidRPr="00C35A2C">
        <w:rPr>
          <w:rFonts w:ascii="Fb Fontext" w:hAnsi="Fb Fontext"/>
          <w:sz w:val="32"/>
          <w:rtl/>
        </w:rPr>
        <w:t xml:space="preserve"> </w:t>
      </w:r>
      <w:r w:rsidRPr="00C35A2C">
        <w:rPr>
          <w:rFonts w:ascii="Fb Fontext" w:hAnsi="Fb Fontext" w:hint="cs"/>
          <w:sz w:val="32"/>
          <w:rtl/>
        </w:rPr>
        <w:t>רביעי, ובמבלע, וב</w:t>
      </w:r>
      <w:r>
        <w:rPr>
          <w:rFonts w:ascii="Fb Fontext" w:hAnsi="Fb Fontext" w:hint="cs"/>
          <w:sz w:val="32"/>
          <w:rtl/>
        </w:rPr>
        <w:t>שאין</w:t>
      </w:r>
      <w:r w:rsidRPr="00C35A2C">
        <w:rPr>
          <w:rFonts w:ascii="Fb Fontext" w:hAnsi="Fb Fontext"/>
          <w:sz w:val="32"/>
          <w:rtl/>
        </w:rPr>
        <w:t xml:space="preserve"> </w:t>
      </w:r>
      <w:r w:rsidRPr="00C35A2C">
        <w:rPr>
          <w:rFonts w:ascii="Fb Fontext" w:hAnsi="Fb Fontext" w:hint="cs"/>
          <w:sz w:val="32"/>
          <w:rtl/>
        </w:rPr>
        <w:t>עליה</w:t>
      </w:r>
      <w:r w:rsidRPr="00C35A2C">
        <w:rPr>
          <w:rFonts w:ascii="Fb Fontext" w:hAnsi="Fb Fontext"/>
          <w:sz w:val="32"/>
          <w:rtl/>
        </w:rPr>
        <w:t xml:space="preserve"> </w:t>
      </w:r>
      <w:r w:rsidRPr="00C35A2C">
        <w:rPr>
          <w:rFonts w:ascii="Fb Fontext" w:hAnsi="Fb Fontext" w:hint="cs"/>
          <w:sz w:val="32"/>
          <w:rtl/>
        </w:rPr>
        <w:t>ריכבא דדיקלא</w:t>
      </w:r>
      <w:r w:rsidRPr="00C35A2C">
        <w:rPr>
          <w:rFonts w:ascii="Fb Fontext" w:hAnsi="Fb Fontext"/>
          <w:sz w:val="32"/>
          <w:rtl/>
        </w:rPr>
        <w:t>,</w:t>
      </w:r>
      <w:r w:rsidRPr="00C35A2C">
        <w:rPr>
          <w:rFonts w:ascii="Fb Fontext" w:hAnsi="Fb Fontext" w:hint="cs"/>
          <w:sz w:val="32"/>
          <w:rtl/>
        </w:rPr>
        <w:t xml:space="preserve"> ולא ט</w:t>
      </w:r>
      <w:r w:rsidRPr="00F10693">
        <w:rPr>
          <w:rFonts w:hint="cs"/>
          <w:rtl/>
        </w:rPr>
        <w:t>'ק</w:t>
      </w:r>
    </w:p>
    <w:p w14:paraId="1380C180" w14:textId="77777777" w:rsidR="004E7BCF" w:rsidRPr="00B21255" w:rsidRDefault="004E7BCF" w:rsidP="004E7BCF">
      <w:pPr>
        <w:pStyle w:val="36"/>
        <w:framePr w:wrap="notBeside"/>
        <w:rPr>
          <w:rtl/>
        </w:rPr>
      </w:pPr>
      <w:r w:rsidRPr="00B21255">
        <w:rPr>
          <w:rFonts w:hint="cs"/>
          <w:rtl/>
        </w:rPr>
        <w:t>שמעינן</w:t>
      </w:r>
      <w:r w:rsidRPr="00B21255">
        <w:rPr>
          <w:rtl/>
        </w:rPr>
        <w:t xml:space="preserve"> </w:t>
      </w:r>
      <w:r w:rsidRPr="00B21255">
        <w:rPr>
          <w:rFonts w:hint="cs"/>
          <w:rtl/>
        </w:rPr>
        <w:t>מתרוייהו</w:t>
      </w:r>
    </w:p>
    <w:p w14:paraId="4D8C0EEF" w14:textId="77777777" w:rsidR="004E7BCF" w:rsidRPr="00C35A2C" w:rsidRDefault="004E7BCF" w:rsidP="004E7BCF">
      <w:pPr>
        <w:rPr>
          <w:rFonts w:cs="Guttman Vilna"/>
          <w:b/>
          <w:bCs/>
          <w:sz w:val="32"/>
          <w:rtl/>
        </w:rPr>
      </w:pPr>
      <w:r w:rsidRPr="00B21255">
        <w:rPr>
          <w:rStyle w:val="affffe"/>
          <w:rFonts w:hint="cs"/>
          <w:rtl/>
        </w:rPr>
        <w:t>לישני</w:t>
      </w:r>
      <w:r w:rsidRPr="00B21255">
        <w:rPr>
          <w:rStyle w:val="affffe"/>
          <w:rtl/>
        </w:rPr>
        <w:t xml:space="preserve"> </w:t>
      </w:r>
      <w:r w:rsidRPr="00B21255">
        <w:rPr>
          <w:rStyle w:val="affffe"/>
          <w:rFonts w:hint="cs"/>
          <w:rtl/>
        </w:rPr>
        <w:t>דרבא</w:t>
      </w:r>
      <w:r w:rsidRPr="00B21255">
        <w:rPr>
          <w:rStyle w:val="affffe"/>
          <w:rtl/>
        </w:rPr>
        <w:t>,</w:t>
      </w:r>
      <w:r w:rsidRPr="00C35A2C">
        <w:rPr>
          <w:rFonts w:ascii="Fb Fontext" w:hAnsi="Fb Fontext"/>
          <w:sz w:val="32"/>
          <w:rtl/>
        </w:rPr>
        <w:t xml:space="preserve"> </w:t>
      </w:r>
      <w:r w:rsidRPr="00C35A2C">
        <w:rPr>
          <w:rFonts w:ascii="Fb Fontext" w:hAnsi="Fb Fontext" w:hint="cs"/>
          <w:sz w:val="32"/>
          <w:rtl/>
        </w:rPr>
        <w:t>דבשדה</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שייר</w:t>
      </w:r>
      <w:r w:rsidRPr="00C35A2C">
        <w:rPr>
          <w:rFonts w:ascii="Fb Fontext" w:hAnsi="Fb Fontext"/>
          <w:sz w:val="32"/>
          <w:rtl/>
        </w:rPr>
        <w:t xml:space="preserve"> </w:t>
      </w:r>
      <w:r w:rsidRPr="00C35A2C">
        <w:rPr>
          <w:rFonts w:ascii="Fb Fontext" w:hAnsi="Fb Fontext" w:hint="cs"/>
          <w:sz w:val="32"/>
          <w:rtl/>
        </w:rPr>
        <w:t>ולא</w:t>
      </w:r>
      <w:r w:rsidRPr="00C35A2C">
        <w:rPr>
          <w:rFonts w:ascii="Fb Fontext" w:hAnsi="Fb Fontext"/>
          <w:sz w:val="32"/>
          <w:rtl/>
        </w:rPr>
        <w:t xml:space="preserve"> </w:t>
      </w:r>
      <w:r w:rsidRPr="00C35A2C">
        <w:rPr>
          <w:rFonts w:ascii="Fb Fontext" w:hAnsi="Fb Fontext" w:hint="cs"/>
          <w:sz w:val="32"/>
          <w:rtl/>
        </w:rPr>
        <w:t>מידי</w:t>
      </w:r>
    </w:p>
    <w:p w14:paraId="1125D2F3" w14:textId="77777777" w:rsidR="004E7BCF" w:rsidRPr="00B21255" w:rsidRDefault="004E7BCF" w:rsidP="004E7BCF">
      <w:pPr>
        <w:pStyle w:val="36"/>
        <w:framePr w:wrap="notBeside"/>
        <w:rPr>
          <w:rtl/>
        </w:rPr>
      </w:pPr>
      <w:r w:rsidRPr="00B21255">
        <w:rPr>
          <w:rFonts w:hint="cs"/>
          <w:rtl/>
        </w:rPr>
        <w:t>ושמעינן</w:t>
      </w:r>
      <w:r w:rsidRPr="00B21255">
        <w:rPr>
          <w:rtl/>
        </w:rPr>
        <w:t xml:space="preserve"> </w:t>
      </w:r>
      <w:r w:rsidRPr="00B21255">
        <w:rPr>
          <w:rFonts w:hint="cs"/>
          <w:rtl/>
        </w:rPr>
        <w:t>גם</w:t>
      </w:r>
    </w:p>
    <w:p w14:paraId="731A6BDF" w14:textId="77777777" w:rsidR="004E7BCF" w:rsidRDefault="004E7BCF" w:rsidP="004E7BCF">
      <w:pPr>
        <w:rPr>
          <w:rFonts w:ascii="Fb Fontext" w:hAnsi="Fb Fontext"/>
          <w:sz w:val="32"/>
          <w:rtl/>
        </w:rPr>
      </w:pPr>
      <w:r>
        <w:rPr>
          <w:rFonts w:ascii="Fb Fontext" w:hAnsi="Fb Fontext" w:hint="cs"/>
          <w:sz w:val="32"/>
          <w:rtl/>
        </w:rPr>
        <w:t>דכש</w:t>
      </w:r>
      <w:r w:rsidRPr="00C35A2C">
        <w:rPr>
          <w:rFonts w:ascii="Fb Fontext" w:hAnsi="Fb Fontext" w:hint="cs"/>
          <w:sz w:val="32"/>
          <w:rtl/>
        </w:rPr>
        <w:t>מבלע</w:t>
      </w:r>
      <w:r w:rsidRPr="00C35A2C">
        <w:rPr>
          <w:rFonts w:ascii="Fb Fontext" w:hAnsi="Fb Fontext"/>
          <w:sz w:val="32"/>
          <w:rtl/>
        </w:rPr>
        <w:t xml:space="preserve">, </w:t>
      </w:r>
      <w:r w:rsidRPr="00C35A2C">
        <w:rPr>
          <w:rFonts w:ascii="Fb Fontext" w:hAnsi="Fb Fontext" w:hint="cs"/>
          <w:sz w:val="32"/>
          <w:rtl/>
        </w:rPr>
        <w:t>ו</w:t>
      </w:r>
      <w:r>
        <w:rPr>
          <w:rFonts w:ascii="Fb Fontext" w:hAnsi="Fb Fontext" w:hint="cs"/>
          <w:sz w:val="32"/>
          <w:rtl/>
        </w:rPr>
        <w:t>אין</w:t>
      </w:r>
      <w:r w:rsidRPr="00C35A2C">
        <w:rPr>
          <w:rFonts w:ascii="Fb Fontext" w:hAnsi="Fb Fontext"/>
          <w:sz w:val="32"/>
          <w:rtl/>
        </w:rPr>
        <w:t xml:space="preserve"> </w:t>
      </w:r>
      <w:r w:rsidRPr="00C35A2C">
        <w:rPr>
          <w:rFonts w:ascii="Fb Fontext" w:hAnsi="Fb Fontext" w:hint="cs"/>
          <w:sz w:val="32"/>
          <w:rtl/>
        </w:rPr>
        <w:t>עליה</w:t>
      </w:r>
      <w:r w:rsidRPr="00C35A2C">
        <w:rPr>
          <w:rFonts w:ascii="Fb Fontext" w:hAnsi="Fb Fontext"/>
          <w:sz w:val="32"/>
          <w:rtl/>
        </w:rPr>
        <w:t xml:space="preserve"> </w:t>
      </w:r>
      <w:r w:rsidRPr="00C35A2C">
        <w:rPr>
          <w:rFonts w:ascii="Fb Fontext" w:hAnsi="Fb Fontext" w:hint="cs"/>
          <w:sz w:val="32"/>
          <w:rtl/>
        </w:rPr>
        <w:t>ריכבא</w:t>
      </w:r>
      <w:r w:rsidRPr="00C35A2C">
        <w:rPr>
          <w:rFonts w:ascii="Fb Fontext" w:hAnsi="Fb Fontext"/>
          <w:sz w:val="32"/>
          <w:rtl/>
        </w:rPr>
        <w:t xml:space="preserve"> </w:t>
      </w:r>
      <w:r w:rsidRPr="00C35A2C">
        <w:rPr>
          <w:rFonts w:ascii="Fb Fontext" w:hAnsi="Fb Fontext" w:hint="cs"/>
          <w:sz w:val="32"/>
          <w:rtl/>
        </w:rPr>
        <w:t>דדיקלא</w:t>
      </w:r>
      <w:r w:rsidRPr="00C35A2C">
        <w:rPr>
          <w:rFonts w:ascii="Fb Fontext" w:hAnsi="Fb Fontext"/>
          <w:sz w:val="32"/>
          <w:rtl/>
        </w:rPr>
        <w:t xml:space="preserve">, </w:t>
      </w:r>
      <w:r w:rsidRPr="00C35A2C">
        <w:rPr>
          <w:rFonts w:ascii="Fb Fontext" w:hAnsi="Fb Fontext" w:hint="cs"/>
          <w:sz w:val="32"/>
          <w:rtl/>
        </w:rPr>
        <w:t>ולא</w:t>
      </w:r>
      <w:r w:rsidRPr="00C35A2C">
        <w:rPr>
          <w:rFonts w:ascii="Fb Fontext" w:hAnsi="Fb Fontext"/>
          <w:sz w:val="32"/>
          <w:rtl/>
        </w:rPr>
        <w:t xml:space="preserve"> </w:t>
      </w:r>
      <w:r w:rsidRPr="00C35A2C">
        <w:rPr>
          <w:rFonts w:ascii="Fb Fontext" w:hAnsi="Fb Fontext" w:hint="cs"/>
          <w:sz w:val="32"/>
          <w:rtl/>
        </w:rPr>
        <w:t>הוי</w:t>
      </w:r>
      <w:r w:rsidRPr="00C35A2C">
        <w:rPr>
          <w:rFonts w:ascii="Fb Fontext" w:hAnsi="Fb Fontext"/>
          <w:sz w:val="32"/>
          <w:rtl/>
        </w:rPr>
        <w:t xml:space="preserve"> </w:t>
      </w:r>
      <w:r w:rsidRPr="00C35A2C">
        <w:rPr>
          <w:rFonts w:ascii="Fb Fontext" w:hAnsi="Fb Fontext" w:hint="cs"/>
          <w:sz w:val="32"/>
          <w:rtl/>
        </w:rPr>
        <w:t>ט</w:t>
      </w:r>
      <w:r w:rsidRPr="00F10693">
        <w:rPr>
          <w:rFonts w:hint="cs"/>
          <w:rtl/>
        </w:rPr>
        <w:t>'</w:t>
      </w:r>
      <w:r w:rsidRPr="00F10693">
        <w:rPr>
          <w:rtl/>
        </w:rPr>
        <w:t xml:space="preserve"> </w:t>
      </w:r>
      <w:r w:rsidRPr="00C35A2C">
        <w:rPr>
          <w:rFonts w:ascii="Fb Fontext" w:hAnsi="Fb Fontext" w:hint="cs"/>
          <w:sz w:val="32"/>
          <w:rtl/>
        </w:rPr>
        <w:t>קבין</w:t>
      </w:r>
      <w:r w:rsidRPr="00C35A2C">
        <w:rPr>
          <w:rFonts w:ascii="Fb Fontext" w:hAnsi="Fb Fontext"/>
          <w:sz w:val="32"/>
          <w:rtl/>
        </w:rPr>
        <w:t xml:space="preserve"> </w:t>
      </w:r>
      <w:r w:rsidRPr="00C35A2C">
        <w:rPr>
          <w:rFonts w:ascii="Fb Fontext" w:hAnsi="Fb Fontext" w:hint="cs"/>
          <w:sz w:val="32"/>
          <w:rtl/>
        </w:rPr>
        <w:t>קנה,</w:t>
      </w:r>
    </w:p>
    <w:p w14:paraId="57A941AC" w14:textId="77777777" w:rsidR="004E7BCF" w:rsidRPr="00C35A2C" w:rsidRDefault="004E7BCF" w:rsidP="004E7BCF">
      <w:pPr>
        <w:rPr>
          <w:rFonts w:cs="Guttman Vilna"/>
          <w:b/>
          <w:bCs/>
          <w:sz w:val="32"/>
          <w:rtl/>
        </w:rPr>
      </w:pP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מבלע</w:t>
      </w:r>
      <w:r w:rsidRPr="00C35A2C">
        <w:rPr>
          <w:rFonts w:ascii="Fb Fontext" w:hAnsi="Fb Fontext"/>
          <w:sz w:val="32"/>
          <w:rtl/>
        </w:rPr>
        <w:t xml:space="preserve">, </w:t>
      </w:r>
      <w:r w:rsidRPr="00C35A2C">
        <w:rPr>
          <w:rFonts w:ascii="Fb Fontext" w:hAnsi="Fb Fontext" w:hint="cs"/>
          <w:sz w:val="32"/>
          <w:rtl/>
        </w:rPr>
        <w:t>ו</w:t>
      </w:r>
      <w:r>
        <w:rPr>
          <w:rFonts w:ascii="Fb Fontext" w:hAnsi="Fb Fontext" w:hint="cs"/>
          <w:sz w:val="32"/>
          <w:rtl/>
        </w:rPr>
        <w:t>יש</w:t>
      </w:r>
      <w:r w:rsidRPr="00C35A2C">
        <w:rPr>
          <w:rFonts w:ascii="Fb Fontext" w:hAnsi="Fb Fontext"/>
          <w:sz w:val="32"/>
          <w:rtl/>
        </w:rPr>
        <w:t xml:space="preserve"> </w:t>
      </w:r>
      <w:r w:rsidRPr="00C35A2C">
        <w:rPr>
          <w:rFonts w:ascii="Fb Fontext" w:hAnsi="Fb Fontext" w:hint="cs"/>
          <w:sz w:val="32"/>
          <w:rtl/>
        </w:rPr>
        <w:t>עליה</w:t>
      </w:r>
      <w:r w:rsidRPr="00C35A2C">
        <w:rPr>
          <w:rFonts w:ascii="Fb Fontext" w:hAnsi="Fb Fontext"/>
          <w:sz w:val="32"/>
          <w:rtl/>
        </w:rPr>
        <w:t xml:space="preserve"> </w:t>
      </w:r>
      <w:r w:rsidRPr="00C35A2C">
        <w:rPr>
          <w:rFonts w:ascii="Fb Fontext" w:hAnsi="Fb Fontext" w:hint="cs"/>
          <w:sz w:val="32"/>
          <w:rtl/>
        </w:rPr>
        <w:t>ריכבא</w:t>
      </w:r>
      <w:r w:rsidRPr="00C35A2C">
        <w:rPr>
          <w:rFonts w:ascii="Fb Fontext" w:hAnsi="Fb Fontext"/>
          <w:sz w:val="32"/>
          <w:rtl/>
        </w:rPr>
        <w:t xml:space="preserve"> </w:t>
      </w:r>
      <w:r w:rsidRPr="00C35A2C">
        <w:rPr>
          <w:rFonts w:ascii="Fb Fontext" w:hAnsi="Fb Fontext" w:hint="cs"/>
          <w:sz w:val="32"/>
          <w:rtl/>
        </w:rPr>
        <w:t>דדיקלא</w:t>
      </w:r>
      <w:r w:rsidRPr="00C35A2C">
        <w:rPr>
          <w:rFonts w:ascii="Fb Fontext" w:hAnsi="Fb Fontext"/>
          <w:sz w:val="32"/>
          <w:rtl/>
        </w:rPr>
        <w:t xml:space="preserve"> </w:t>
      </w:r>
      <w:r w:rsidRPr="00C35A2C">
        <w:rPr>
          <w:rFonts w:ascii="Fb Fontext" w:hAnsi="Fb Fontext" w:hint="cs"/>
          <w:sz w:val="32"/>
          <w:rtl/>
        </w:rPr>
        <w:t>והוי</w:t>
      </w:r>
      <w:r w:rsidRPr="00C35A2C">
        <w:rPr>
          <w:rFonts w:ascii="Fb Fontext" w:hAnsi="Fb Fontext"/>
          <w:sz w:val="32"/>
          <w:rtl/>
        </w:rPr>
        <w:t xml:space="preserve"> </w:t>
      </w:r>
      <w:r w:rsidRPr="00C35A2C">
        <w:rPr>
          <w:rFonts w:ascii="Fb Fontext" w:hAnsi="Fb Fontext" w:hint="cs"/>
          <w:sz w:val="32"/>
          <w:rtl/>
        </w:rPr>
        <w:t>ט</w:t>
      </w:r>
      <w:r w:rsidRPr="00F10693">
        <w:rPr>
          <w:rtl/>
        </w:rPr>
        <w:t xml:space="preserve">' </w:t>
      </w:r>
      <w:r w:rsidRPr="00C35A2C">
        <w:rPr>
          <w:rFonts w:ascii="Fb Fontext" w:hAnsi="Fb Fontext" w:hint="cs"/>
          <w:sz w:val="32"/>
          <w:rtl/>
        </w:rPr>
        <w:t>קבין</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קנה</w:t>
      </w:r>
    </w:p>
    <w:p w14:paraId="13494079" w14:textId="77777777" w:rsidR="004E7BCF" w:rsidRPr="00C35A2C" w:rsidRDefault="004E7BCF" w:rsidP="004E7BCF">
      <w:pPr>
        <w:rPr>
          <w:rFonts w:cs="Guttman Vilna"/>
          <w:b/>
          <w:bCs/>
          <w:sz w:val="32"/>
          <w:rtl/>
        </w:rPr>
      </w:pPr>
      <w:r w:rsidRPr="00B21255">
        <w:rPr>
          <w:rFonts w:hint="cs"/>
          <w:rtl/>
        </w:rPr>
        <w:t>מבלע</w:t>
      </w:r>
      <w:r w:rsidRPr="00B21255">
        <w:rPr>
          <w:rtl/>
        </w:rPr>
        <w:t xml:space="preserve"> </w:t>
      </w:r>
      <w:r w:rsidRPr="00B21255">
        <w:rPr>
          <w:rFonts w:hint="cs"/>
          <w:rtl/>
        </w:rPr>
        <w:t>ויש</w:t>
      </w:r>
      <w:r w:rsidRPr="00B21255">
        <w:rPr>
          <w:rtl/>
        </w:rPr>
        <w:t xml:space="preserve"> </w:t>
      </w:r>
      <w:r w:rsidRPr="00B21255">
        <w:rPr>
          <w:rFonts w:hint="cs"/>
          <w:rtl/>
        </w:rPr>
        <w:t>עליה</w:t>
      </w:r>
      <w:r w:rsidRPr="00B21255">
        <w:rPr>
          <w:rtl/>
        </w:rPr>
        <w:t xml:space="preserve">, </w:t>
      </w:r>
      <w:r w:rsidRPr="00B21255">
        <w:rPr>
          <w:rFonts w:hint="cs"/>
          <w:rtl/>
        </w:rPr>
        <w:t>לא</w:t>
      </w:r>
      <w:r w:rsidRPr="00B21255">
        <w:rPr>
          <w:rtl/>
        </w:rPr>
        <w:t xml:space="preserve"> </w:t>
      </w:r>
      <w:r w:rsidRPr="00B21255">
        <w:rPr>
          <w:rFonts w:hint="cs"/>
          <w:rtl/>
        </w:rPr>
        <w:t>מבלע</w:t>
      </w:r>
      <w:r w:rsidRPr="00B21255">
        <w:rPr>
          <w:rtl/>
        </w:rPr>
        <w:t xml:space="preserve"> </w:t>
      </w:r>
      <w:r w:rsidRPr="00B21255">
        <w:rPr>
          <w:rFonts w:hint="cs"/>
          <w:rtl/>
        </w:rPr>
        <w:t>ואין</w:t>
      </w:r>
      <w:r w:rsidRPr="00B21255">
        <w:rPr>
          <w:rtl/>
        </w:rPr>
        <w:t xml:space="preserve"> </w:t>
      </w:r>
      <w:r w:rsidRPr="00B21255">
        <w:rPr>
          <w:rFonts w:hint="cs"/>
          <w:rtl/>
        </w:rPr>
        <w:t>עליה,</w:t>
      </w:r>
      <w:r w:rsidRPr="00B21255">
        <w:rPr>
          <w:rtl/>
        </w:rPr>
        <w:t xml:space="preserve"> </w:t>
      </w:r>
      <w:r w:rsidRPr="00B21255">
        <w:rPr>
          <w:rStyle w:val="affffe"/>
          <w:rFonts w:hint="cs"/>
          <w:rtl/>
        </w:rPr>
        <w:t>אתמר</w:t>
      </w:r>
      <w:r w:rsidRPr="00B21255">
        <w:rPr>
          <w:rtl/>
        </w:rPr>
        <w:t xml:space="preserve"> </w:t>
      </w:r>
      <w:r w:rsidRPr="00B21255">
        <w:rPr>
          <w:rFonts w:hint="cs"/>
          <w:rtl/>
        </w:rPr>
        <w:t xml:space="preserve">להאי </w:t>
      </w:r>
      <w:r w:rsidRPr="00B21255">
        <w:rPr>
          <w:rStyle w:val="affffe"/>
          <w:rFonts w:hint="cs"/>
          <w:rtl/>
        </w:rPr>
        <w:t>ואתמר</w:t>
      </w:r>
      <w:r w:rsidRPr="00B21255">
        <w:rPr>
          <w:rFonts w:hint="cs"/>
          <w:rtl/>
        </w:rPr>
        <w:t xml:space="preserve"> להך גיסא</w:t>
      </w:r>
      <w:r>
        <w:rPr>
          <w:rFonts w:hint="cs"/>
          <w:rtl/>
        </w:rPr>
        <w:t xml:space="preserve">, </w:t>
      </w:r>
      <w:r w:rsidRPr="00B21255">
        <w:rPr>
          <w:rStyle w:val="affffe"/>
          <w:rFonts w:hint="cs"/>
          <w:rtl/>
        </w:rPr>
        <w:t>ואמרי' עלה</w:t>
      </w:r>
      <w:r w:rsidRPr="00C35A2C">
        <w:rPr>
          <w:rFonts w:ascii="Fb Fontext" w:hAnsi="Fb Fontext" w:hint="cs"/>
          <w:sz w:val="32"/>
          <w:rtl/>
        </w:rPr>
        <w:t xml:space="preserve"> שודא</w:t>
      </w:r>
      <w:r w:rsidRPr="00C35A2C">
        <w:rPr>
          <w:rFonts w:ascii="Fb Fontext" w:hAnsi="Fb Fontext"/>
          <w:sz w:val="32"/>
          <w:rtl/>
        </w:rPr>
        <w:t xml:space="preserve"> </w:t>
      </w:r>
      <w:r w:rsidRPr="00C35A2C">
        <w:rPr>
          <w:rFonts w:ascii="Fb Fontext" w:hAnsi="Fb Fontext" w:hint="cs"/>
          <w:sz w:val="32"/>
          <w:rtl/>
        </w:rPr>
        <w:t>דדייני</w:t>
      </w:r>
      <w:r>
        <w:rPr>
          <w:rStyle w:val="aff1"/>
          <w:rFonts w:cs="Guttman Vilna"/>
          <w:b/>
          <w:bCs/>
          <w:sz w:val="32"/>
          <w:rtl/>
        </w:rPr>
        <w:footnoteReference w:id="42"/>
      </w:r>
    </w:p>
    <w:p w14:paraId="7C3B2564" w14:textId="77777777" w:rsidR="004E7BCF" w:rsidRPr="001B450D" w:rsidRDefault="004E7BCF" w:rsidP="004E7BCF">
      <w:pPr>
        <w:pStyle w:val="aff9"/>
        <w:rPr>
          <w:rtl/>
        </w:rPr>
      </w:pPr>
      <w:r w:rsidRPr="001B450D">
        <w:rPr>
          <w:rFonts w:hint="cs"/>
          <w:rtl/>
        </w:rPr>
        <w:t>***</w:t>
      </w:r>
    </w:p>
    <w:p w14:paraId="04165974" w14:textId="77777777" w:rsidR="004E7BCF" w:rsidRPr="00B21255" w:rsidRDefault="004E7BCF" w:rsidP="004E7BCF">
      <w:pPr>
        <w:pStyle w:val="36"/>
        <w:framePr w:wrap="notBeside"/>
        <w:rPr>
          <w:rtl/>
        </w:rPr>
      </w:pPr>
      <w:r w:rsidRPr="00B21255">
        <w:rPr>
          <w:rFonts w:hint="cs"/>
          <w:rtl/>
        </w:rPr>
        <w:t>רבה</w:t>
      </w:r>
      <w:r w:rsidRPr="00B21255">
        <w:rPr>
          <w:rtl/>
        </w:rPr>
        <w:t>:</w:t>
      </w:r>
    </w:p>
    <w:p w14:paraId="68726ECF" w14:textId="77777777" w:rsidR="004E7BCF" w:rsidRPr="00C35A2C" w:rsidRDefault="004E7BCF" w:rsidP="004E7BCF">
      <w:pPr>
        <w:pStyle w:val="affff9"/>
        <w:rPr>
          <w:rtl/>
        </w:rPr>
      </w:pPr>
      <w:r>
        <w:rPr>
          <w:rFonts w:hint="cs"/>
          <w:rtl/>
        </w:rPr>
        <w:t>חצי שיש לי בקרקע</w:t>
      </w:r>
      <w:r w:rsidRPr="00C35A2C">
        <w:rPr>
          <w:rtl/>
        </w:rPr>
        <w:t xml:space="preserve">- </w:t>
      </w:r>
      <w:r w:rsidRPr="00C35A2C">
        <w:rPr>
          <w:rFonts w:hint="cs"/>
          <w:rtl/>
        </w:rPr>
        <w:t>פלגא</w:t>
      </w:r>
      <w:r w:rsidRPr="00C35A2C">
        <w:rPr>
          <w:rtl/>
        </w:rPr>
        <w:t>,</w:t>
      </w:r>
      <w:r w:rsidRPr="00C35A2C">
        <w:rPr>
          <w:rFonts w:hint="cs"/>
          <w:rtl/>
        </w:rPr>
        <w:t xml:space="preserve"> </w:t>
      </w:r>
      <w:r>
        <w:rPr>
          <w:rFonts w:hint="cs"/>
          <w:rtl/>
        </w:rPr>
        <w:t>חצי בקרקע שיש לי</w:t>
      </w:r>
      <w:r w:rsidRPr="00C35A2C">
        <w:rPr>
          <w:rtl/>
        </w:rPr>
        <w:t xml:space="preserve">- </w:t>
      </w:r>
      <w:r w:rsidRPr="00C35A2C">
        <w:rPr>
          <w:rFonts w:hint="cs"/>
          <w:rtl/>
        </w:rPr>
        <w:t>ריבעא</w:t>
      </w:r>
    </w:p>
    <w:p w14:paraId="0911F9D5" w14:textId="77777777" w:rsidR="004E7BCF" w:rsidRPr="00B21255" w:rsidRDefault="004E7BCF" w:rsidP="004E7BCF">
      <w:pPr>
        <w:pStyle w:val="36"/>
        <w:framePr w:wrap="notBeside"/>
        <w:rPr>
          <w:rtl/>
        </w:rPr>
      </w:pPr>
      <w:r w:rsidRPr="00B21255">
        <w:rPr>
          <w:rFonts w:hint="cs"/>
          <w:rtl/>
        </w:rPr>
        <w:t>ואביי</w:t>
      </w:r>
    </w:p>
    <w:p w14:paraId="11AA12CF" w14:textId="77777777" w:rsidR="004E7BCF" w:rsidRDefault="004E7BCF" w:rsidP="004E7BCF">
      <w:pPr>
        <w:rPr>
          <w:rFonts w:ascii="Fb Fontext" w:hAnsi="Fb Fontext"/>
          <w:rtl/>
        </w:rPr>
      </w:pPr>
      <w:r w:rsidRPr="00C35A2C">
        <w:rPr>
          <w:rFonts w:ascii="Fb Fontext" w:hAnsi="Fb Fontext" w:hint="cs"/>
          <w:rtl/>
        </w:rPr>
        <w:t>מ</w:t>
      </w:r>
      <w:r w:rsidRPr="00C35A2C">
        <w:rPr>
          <w:rFonts w:ascii="Fb Fontext" w:hAnsi="Fb Fontext"/>
          <w:rtl/>
        </w:rPr>
        <w:t>"</w:t>
      </w:r>
      <w:r w:rsidRPr="00C35A2C">
        <w:rPr>
          <w:rFonts w:ascii="Fb Fontext" w:hAnsi="Fb Fontext" w:hint="cs"/>
          <w:rtl/>
        </w:rPr>
        <w:t>ש ומ</w:t>
      </w:r>
      <w:r w:rsidRPr="00C35A2C">
        <w:rPr>
          <w:rFonts w:ascii="Fb Fontext" w:hAnsi="Fb Fontext"/>
          <w:rtl/>
        </w:rPr>
        <w:t>"</w:t>
      </w:r>
      <w:r w:rsidRPr="00C35A2C">
        <w:rPr>
          <w:rFonts w:ascii="Fb Fontext" w:hAnsi="Fb Fontext" w:hint="cs"/>
          <w:rtl/>
        </w:rPr>
        <w:t xml:space="preserve">ש הכי, </w:t>
      </w:r>
    </w:p>
    <w:p w14:paraId="44A04C0B" w14:textId="77777777" w:rsidR="004E7BCF" w:rsidRPr="00C35A2C" w:rsidRDefault="004E7BCF" w:rsidP="004E7BCF">
      <w:pPr>
        <w:spacing w:after="60"/>
        <w:rPr>
          <w:rFonts w:ascii="Fb Fontext" w:hAnsi="Fb Fontext"/>
          <w:rtl/>
        </w:rPr>
      </w:pPr>
      <w:r w:rsidRPr="00B21255">
        <w:rPr>
          <w:rStyle w:val="affffe"/>
          <w:rFonts w:hint="cs"/>
          <w:rtl/>
        </w:rPr>
        <w:t>ושתק רבה</w:t>
      </w:r>
      <w:r w:rsidRPr="00C35A2C">
        <w:rPr>
          <w:rFonts w:ascii="Fb Fontext" w:hAnsi="Fb Fontext" w:hint="cs"/>
          <w:rtl/>
        </w:rPr>
        <w:t xml:space="preserve"> </w:t>
      </w:r>
      <w:r>
        <w:rPr>
          <w:rFonts w:ascii="Fb Fontext" w:hAnsi="Fb Fontext" w:hint="cs"/>
          <w:rtl/>
        </w:rPr>
        <w:t xml:space="preserve">- </w:t>
      </w:r>
      <w:r w:rsidRPr="00C35A2C">
        <w:rPr>
          <w:rFonts w:ascii="Fb Fontext" w:hAnsi="Fb Fontext" w:hint="cs"/>
          <w:rtl/>
        </w:rPr>
        <w:t xml:space="preserve">לא </w:t>
      </w:r>
      <w:r>
        <w:rPr>
          <w:rFonts w:ascii="Fb Fontext" w:hAnsi="Fb Fontext" w:hint="cs"/>
          <w:rtl/>
        </w:rPr>
        <w:t>ש</w:t>
      </w:r>
      <w:r w:rsidRPr="00C35A2C">
        <w:rPr>
          <w:rFonts w:ascii="Fb Fontext" w:hAnsi="Fb Fontext" w:hint="cs"/>
          <w:rtl/>
        </w:rPr>
        <w:t xml:space="preserve">קיבל אלא </w:t>
      </w:r>
      <w:r>
        <w:rPr>
          <w:rFonts w:ascii="Fb Fontext" w:hAnsi="Fb Fontext" w:hint="cs"/>
          <w:rtl/>
        </w:rPr>
        <w:t>שכך כתוב בשטר היוצא מר''ה</w:t>
      </w:r>
    </w:p>
    <w:p w14:paraId="5492085A" w14:textId="77777777" w:rsidR="004E7BCF" w:rsidRPr="00B21255" w:rsidRDefault="004E7BCF" w:rsidP="004E7BCF">
      <w:pPr>
        <w:pStyle w:val="36"/>
        <w:framePr w:wrap="notBeside"/>
        <w:rPr>
          <w:rtl/>
        </w:rPr>
      </w:pPr>
      <w:r w:rsidRPr="00B21255">
        <w:rPr>
          <w:rFonts w:hint="cs"/>
          <w:rtl/>
        </w:rPr>
        <w:t>רבה</w:t>
      </w:r>
      <w:r w:rsidRPr="00B21255">
        <w:rPr>
          <w:rtl/>
        </w:rPr>
        <w:t>:</w:t>
      </w:r>
    </w:p>
    <w:p w14:paraId="0157540B" w14:textId="77777777" w:rsidR="004E7BCF" w:rsidRPr="000A28C3" w:rsidRDefault="004E7BCF" w:rsidP="004E7BCF">
      <w:pPr>
        <w:pStyle w:val="affff9"/>
        <w:rPr>
          <w:rtl/>
        </w:rPr>
      </w:pPr>
      <w:r w:rsidRPr="000A28C3">
        <w:rPr>
          <w:rFonts w:hint="cs"/>
          <w:spacing w:val="-2"/>
          <w:rtl/>
        </w:rPr>
        <w:t>מצר</w:t>
      </w:r>
      <w:r w:rsidRPr="000A28C3">
        <w:rPr>
          <w:spacing w:val="-2"/>
          <w:rtl/>
        </w:rPr>
        <w:t xml:space="preserve"> </w:t>
      </w:r>
      <w:r w:rsidRPr="000A28C3">
        <w:rPr>
          <w:rFonts w:hint="cs"/>
          <w:spacing w:val="-2"/>
          <w:rtl/>
        </w:rPr>
        <w:t>ארעא</w:t>
      </w:r>
      <w:r w:rsidRPr="000A28C3">
        <w:rPr>
          <w:spacing w:val="-2"/>
          <w:rtl/>
        </w:rPr>
        <w:t xml:space="preserve"> </w:t>
      </w:r>
      <w:r w:rsidRPr="000A28C3">
        <w:rPr>
          <w:rFonts w:hint="cs"/>
          <w:spacing w:val="-2"/>
          <w:rtl/>
        </w:rPr>
        <w:t>דמינה</w:t>
      </w:r>
      <w:r w:rsidRPr="000A28C3">
        <w:rPr>
          <w:spacing w:val="-2"/>
          <w:rtl/>
        </w:rPr>
        <w:t xml:space="preserve"> </w:t>
      </w:r>
      <w:r w:rsidRPr="000A28C3">
        <w:rPr>
          <w:rFonts w:hint="cs"/>
          <w:spacing w:val="-2"/>
          <w:rtl/>
        </w:rPr>
        <w:t>פלגא</w:t>
      </w:r>
      <w:r w:rsidRPr="000A28C3">
        <w:rPr>
          <w:rtl/>
        </w:rPr>
        <w:t xml:space="preserve"> </w:t>
      </w:r>
      <w:r>
        <w:rPr>
          <w:rFonts w:hint="cs"/>
          <w:rtl/>
        </w:rPr>
        <w:t>-</w:t>
      </w:r>
      <w:r w:rsidRPr="000A28C3">
        <w:rPr>
          <w:rFonts w:hint="cs"/>
          <w:rtl/>
        </w:rPr>
        <w:t>חצי</w:t>
      </w:r>
      <w:r w:rsidRPr="000A28C3">
        <w:rPr>
          <w:rtl/>
        </w:rPr>
        <w:t xml:space="preserve">, </w:t>
      </w:r>
      <w:r w:rsidRPr="000A28C3">
        <w:rPr>
          <w:rFonts w:hint="cs"/>
          <w:rtl/>
        </w:rPr>
        <w:t>מצר</w:t>
      </w:r>
      <w:r w:rsidRPr="000A28C3">
        <w:rPr>
          <w:rtl/>
        </w:rPr>
        <w:t xml:space="preserve"> </w:t>
      </w:r>
      <w:r w:rsidRPr="000A28C3">
        <w:rPr>
          <w:rFonts w:hint="cs"/>
          <w:rtl/>
        </w:rPr>
        <w:t>ארעא</w:t>
      </w:r>
      <w:r w:rsidRPr="000A28C3">
        <w:rPr>
          <w:rtl/>
        </w:rPr>
        <w:t xml:space="preserve"> </w:t>
      </w:r>
      <w:r w:rsidRPr="000A28C3">
        <w:rPr>
          <w:rFonts w:hint="cs"/>
          <w:rtl/>
        </w:rPr>
        <w:t>דמינה</w:t>
      </w:r>
      <w:r w:rsidRPr="000A28C3">
        <w:rPr>
          <w:rtl/>
        </w:rPr>
        <w:t xml:space="preserve"> </w:t>
      </w:r>
      <w:r w:rsidRPr="000A28C3">
        <w:rPr>
          <w:rFonts w:hint="cs"/>
          <w:rtl/>
        </w:rPr>
        <w:t>פסיקא</w:t>
      </w:r>
      <w:r w:rsidRPr="000A28C3">
        <w:rPr>
          <w:rtl/>
        </w:rPr>
        <w:t xml:space="preserve"> - </w:t>
      </w:r>
      <w:r w:rsidRPr="000A28C3">
        <w:rPr>
          <w:rFonts w:hint="cs"/>
          <w:rtl/>
        </w:rPr>
        <w:t>ט</w:t>
      </w:r>
      <w:r w:rsidRPr="000A28C3">
        <w:rPr>
          <w:rtl/>
        </w:rPr>
        <w:t xml:space="preserve">' </w:t>
      </w:r>
      <w:r w:rsidRPr="000A28C3">
        <w:rPr>
          <w:rFonts w:hint="cs"/>
          <w:rtl/>
        </w:rPr>
        <w:t>קבין</w:t>
      </w:r>
    </w:p>
    <w:p w14:paraId="0E3FDA54" w14:textId="77777777" w:rsidR="004E7BCF" w:rsidRPr="00B21255" w:rsidRDefault="004E7BCF" w:rsidP="004E7BCF">
      <w:pPr>
        <w:pStyle w:val="36"/>
        <w:framePr w:wrap="notBeside"/>
        <w:rPr>
          <w:rtl/>
        </w:rPr>
      </w:pPr>
      <w:r w:rsidRPr="00B21255">
        <w:rPr>
          <w:rFonts w:hint="cs"/>
          <w:rtl/>
        </w:rPr>
        <w:t>ואביי א</w:t>
      </w:r>
      <w:r w:rsidRPr="00B21255">
        <w:rPr>
          <w:rtl/>
        </w:rPr>
        <w:t>"</w:t>
      </w:r>
      <w:r w:rsidRPr="00B21255">
        <w:rPr>
          <w:rFonts w:hint="cs"/>
          <w:rtl/>
        </w:rPr>
        <w:t>ל</w:t>
      </w:r>
    </w:p>
    <w:p w14:paraId="42A78210" w14:textId="77777777" w:rsidR="004E7BCF" w:rsidRDefault="004E7BCF" w:rsidP="004E7BCF">
      <w:pPr>
        <w:rPr>
          <w:rFonts w:ascii="Fb Fontext" w:hAnsi="Fb Fontext"/>
          <w:rtl/>
        </w:rPr>
      </w:pPr>
      <w:r w:rsidRPr="00C35A2C">
        <w:rPr>
          <w:rFonts w:ascii="Fb Fontext" w:hAnsi="Fb Fontext" w:hint="cs"/>
          <w:rtl/>
        </w:rPr>
        <w:t>מ</w:t>
      </w:r>
      <w:r w:rsidRPr="00C35A2C">
        <w:rPr>
          <w:rFonts w:ascii="Fb Fontext" w:hAnsi="Fb Fontext"/>
          <w:rtl/>
        </w:rPr>
        <w:t>"</w:t>
      </w:r>
      <w:r w:rsidRPr="00C35A2C">
        <w:rPr>
          <w:rFonts w:ascii="Fb Fontext" w:hAnsi="Fb Fontext" w:hint="cs"/>
          <w:rtl/>
        </w:rPr>
        <w:t>ש הכי ומ</w:t>
      </w:r>
      <w:r w:rsidRPr="00C35A2C">
        <w:rPr>
          <w:rFonts w:ascii="Fb Fontext" w:hAnsi="Fb Fontext"/>
          <w:rtl/>
        </w:rPr>
        <w:t>"</w:t>
      </w:r>
      <w:r w:rsidRPr="00C35A2C">
        <w:rPr>
          <w:rFonts w:ascii="Fb Fontext" w:hAnsi="Fb Fontext" w:hint="cs"/>
          <w:rtl/>
        </w:rPr>
        <w:t>ש הכי,</w:t>
      </w:r>
    </w:p>
    <w:p w14:paraId="2F3571F9" w14:textId="77777777" w:rsidR="004E7BCF" w:rsidRPr="00B21255" w:rsidRDefault="004E7BCF" w:rsidP="004E7BCF">
      <w:pPr>
        <w:pStyle w:val="36"/>
        <w:framePr w:wrap="notBeside"/>
        <w:rPr>
          <w:rtl/>
        </w:rPr>
      </w:pPr>
      <w:r w:rsidRPr="00B21255">
        <w:rPr>
          <w:rFonts w:hint="cs"/>
          <w:rtl/>
        </w:rPr>
        <w:t xml:space="preserve">ורבה </w:t>
      </w:r>
    </w:p>
    <w:p w14:paraId="30622AA2" w14:textId="77777777" w:rsidR="004E7BCF" w:rsidRDefault="004E7BCF" w:rsidP="004E7BCF">
      <w:pPr>
        <w:rPr>
          <w:rFonts w:ascii="Fb Fontext" w:hAnsi="Fb Fontext"/>
        </w:rPr>
      </w:pPr>
      <w:r w:rsidRPr="000A28C3">
        <w:rPr>
          <w:rFonts w:ascii="Fb Fontext" w:hAnsi="Fb Fontext" w:hint="cs"/>
          <w:spacing w:val="2"/>
          <w:rtl/>
        </w:rPr>
        <w:t>שתק דס</w:t>
      </w:r>
      <w:r w:rsidRPr="000A28C3">
        <w:rPr>
          <w:rFonts w:ascii="Fb Fontext" w:hAnsi="Fb Fontext"/>
          <w:spacing w:val="2"/>
          <w:rtl/>
        </w:rPr>
        <w:t>"</w:t>
      </w:r>
      <w:r w:rsidRPr="000A28C3">
        <w:rPr>
          <w:rFonts w:ascii="Fb Fontext" w:hAnsi="Fb Fontext" w:hint="cs"/>
          <w:spacing w:val="2"/>
          <w:rtl/>
        </w:rPr>
        <w:t xml:space="preserve">ל דבשניהם </w:t>
      </w:r>
      <w:r w:rsidRPr="000A28C3">
        <w:rPr>
          <w:rStyle w:val="affffe"/>
          <w:rFonts w:hint="cs"/>
          <w:spacing w:val="2"/>
          <w:rtl/>
        </w:rPr>
        <w:t>אי</w:t>
      </w:r>
      <w:r w:rsidRPr="000A28C3">
        <w:rPr>
          <w:rStyle w:val="affffe"/>
          <w:spacing w:val="2"/>
          <w:rtl/>
        </w:rPr>
        <w:t xml:space="preserve"> </w:t>
      </w:r>
      <w:r w:rsidRPr="000A28C3">
        <w:rPr>
          <w:rStyle w:val="affffe"/>
          <w:rFonts w:hint="cs"/>
          <w:spacing w:val="2"/>
          <w:rtl/>
        </w:rPr>
        <w:t>א</w:t>
      </w:r>
      <w:r w:rsidRPr="000A28C3">
        <w:rPr>
          <w:rStyle w:val="affffe"/>
          <w:spacing w:val="2"/>
          <w:rtl/>
        </w:rPr>
        <w:t>"</w:t>
      </w:r>
      <w:r w:rsidRPr="000A28C3">
        <w:rPr>
          <w:rStyle w:val="affffe"/>
          <w:rFonts w:hint="cs"/>
          <w:spacing w:val="2"/>
          <w:rtl/>
        </w:rPr>
        <w:t>ל</w:t>
      </w:r>
      <w:r w:rsidRPr="000A28C3">
        <w:rPr>
          <w:rFonts w:ascii="Fb Fontext" w:hAnsi="Fb Fontext" w:hint="cs"/>
          <w:spacing w:val="2"/>
          <w:rtl/>
        </w:rPr>
        <w:t xml:space="preserve"> אלין</w:t>
      </w:r>
      <w:r w:rsidRPr="000A28C3">
        <w:rPr>
          <w:rFonts w:ascii="Fb Fontext" w:hAnsi="Fb Fontext"/>
          <w:spacing w:val="2"/>
          <w:rtl/>
        </w:rPr>
        <w:t xml:space="preserve"> </w:t>
      </w:r>
      <w:r w:rsidRPr="000A28C3">
        <w:rPr>
          <w:rFonts w:ascii="Fb Fontext" w:hAnsi="Fb Fontext" w:hint="cs"/>
          <w:spacing w:val="2"/>
          <w:rtl/>
        </w:rPr>
        <w:t>מצרנהא</w:t>
      </w:r>
      <w:r w:rsidRPr="000A28C3">
        <w:rPr>
          <w:rFonts w:ascii="Fb Fontext" w:hAnsi="Fb Fontext"/>
          <w:spacing w:val="2"/>
          <w:rtl/>
        </w:rPr>
        <w:t xml:space="preserve"> </w:t>
      </w:r>
      <w:r w:rsidRPr="000A28C3">
        <w:rPr>
          <w:rFonts w:ascii="Fb Fontext" w:hAnsi="Fb Fontext" w:hint="cs"/>
          <w:spacing w:val="2"/>
          <w:rtl/>
        </w:rPr>
        <w:t>פלגא</w:t>
      </w:r>
      <w:r w:rsidRPr="000A28C3">
        <w:rPr>
          <w:rFonts w:ascii="Fb Fontext" w:hAnsi="Fb Fontext"/>
          <w:spacing w:val="2"/>
          <w:rtl/>
        </w:rPr>
        <w:t xml:space="preserve">, </w:t>
      </w:r>
      <w:r w:rsidRPr="000A28C3">
        <w:rPr>
          <w:rStyle w:val="affffe"/>
          <w:rFonts w:hint="cs"/>
          <w:spacing w:val="2"/>
          <w:rtl/>
        </w:rPr>
        <w:t>אי לא</w:t>
      </w:r>
      <w:r w:rsidRPr="000A28C3">
        <w:rPr>
          <w:rStyle w:val="affffe"/>
          <w:spacing w:val="2"/>
          <w:rtl/>
        </w:rPr>
        <w:t xml:space="preserve"> </w:t>
      </w:r>
      <w:r w:rsidRPr="000A28C3">
        <w:rPr>
          <w:rStyle w:val="affffe"/>
          <w:rFonts w:hint="cs"/>
          <w:spacing w:val="2"/>
          <w:rtl/>
        </w:rPr>
        <w:t>א</w:t>
      </w:r>
      <w:r w:rsidRPr="000A28C3">
        <w:rPr>
          <w:rStyle w:val="affffe"/>
          <w:spacing w:val="2"/>
          <w:rtl/>
        </w:rPr>
        <w:t>"</w:t>
      </w:r>
      <w:r w:rsidRPr="000A28C3">
        <w:rPr>
          <w:rStyle w:val="affffe"/>
          <w:rFonts w:hint="cs"/>
          <w:spacing w:val="2"/>
          <w:rtl/>
        </w:rPr>
        <w:t>ל-</w:t>
      </w:r>
      <w:r w:rsidRPr="000A28C3">
        <w:rPr>
          <w:rFonts w:ascii="Fb Fontext" w:hAnsi="Fb Fontext" w:hint="cs"/>
          <w:spacing w:val="2"/>
          <w:rtl/>
        </w:rPr>
        <w:t xml:space="preserve"> ט</w:t>
      </w:r>
      <w:r w:rsidRPr="000A28C3">
        <w:rPr>
          <w:rFonts w:hint="cs"/>
          <w:spacing w:val="2"/>
          <w:rtl/>
        </w:rPr>
        <w:t>'</w:t>
      </w:r>
      <w:r w:rsidRPr="000A28C3">
        <w:rPr>
          <w:spacing w:val="2"/>
          <w:rtl/>
        </w:rPr>
        <w:t xml:space="preserve"> </w:t>
      </w:r>
      <w:r w:rsidRPr="000A28C3">
        <w:rPr>
          <w:rFonts w:ascii="Fb Fontext" w:hAnsi="Fb Fontext" w:hint="cs"/>
          <w:spacing w:val="2"/>
          <w:rtl/>
        </w:rPr>
        <w:t>קבין</w:t>
      </w:r>
    </w:p>
    <w:p w14:paraId="410A6623" w14:textId="77777777" w:rsidR="004E7BCF" w:rsidRDefault="004E7BCF" w:rsidP="004E7BCF">
      <w:pPr>
        <w:bidi w:val="0"/>
        <w:spacing w:after="160" w:line="259" w:lineRule="auto"/>
        <w:jc w:val="left"/>
        <w:rPr>
          <w:rFonts w:ascii="Fb Fontext" w:hAnsi="Fb Fontext"/>
        </w:rPr>
      </w:pPr>
      <w:r>
        <w:rPr>
          <w:rFonts w:ascii="Fb Fontext" w:hAnsi="Fb Fontext"/>
        </w:rPr>
        <w:br w:type="page"/>
      </w:r>
    </w:p>
    <w:p w14:paraId="46FD2C06" w14:textId="77777777" w:rsidR="004E7BCF" w:rsidRPr="00C35A2C" w:rsidRDefault="004E7BCF" w:rsidP="00982F98">
      <w:pPr>
        <w:pStyle w:val="affe"/>
        <w:framePr w:wrap="around"/>
        <w:rPr>
          <w:rtl/>
        </w:rPr>
      </w:pPr>
      <w:r w:rsidRPr="00C35A2C">
        <w:rPr>
          <w:rFonts w:hint="cs"/>
          <w:rtl/>
        </w:rPr>
        <w:lastRenderedPageBreak/>
        <w:t>סג.</w:t>
      </w:r>
    </w:p>
    <w:p w14:paraId="798EBDD0" w14:textId="77777777" w:rsidR="004E7BCF" w:rsidRPr="00455996" w:rsidRDefault="004E7BCF" w:rsidP="004E7BCF">
      <w:pPr>
        <w:pStyle w:val="36"/>
        <w:framePr w:wrap="notBeside"/>
        <w:rPr>
          <w:rtl/>
        </w:rPr>
      </w:pPr>
      <w:r w:rsidRPr="00455996">
        <w:rPr>
          <w:rFonts w:hint="cs"/>
          <w:rtl/>
        </w:rPr>
        <w:t>פשיטא</w:t>
      </w:r>
      <w:r w:rsidRPr="00455996">
        <w:rPr>
          <w:rtl/>
        </w:rPr>
        <w:t>,</w:t>
      </w:r>
    </w:p>
    <w:p w14:paraId="7414DA62" w14:textId="77777777" w:rsidR="004E7BCF" w:rsidRDefault="004E7BCF" w:rsidP="004E7BCF">
      <w:pPr>
        <w:rPr>
          <w:rFonts w:ascii="Fb Fontext" w:hAnsi="Fb Fontext"/>
          <w:sz w:val="32"/>
          <w:rtl/>
        </w:rPr>
      </w:pPr>
      <w:r w:rsidRPr="004A22D3">
        <w:rPr>
          <w:rStyle w:val="afff8"/>
          <w:rFonts w:hint="cs"/>
          <w:rtl/>
        </w:rPr>
        <w:t>יחלוק</w:t>
      </w:r>
      <w:r w:rsidRPr="004A22D3">
        <w:rPr>
          <w:rStyle w:val="afff8"/>
          <w:rtl/>
        </w:rPr>
        <w:t xml:space="preserve"> </w:t>
      </w:r>
      <w:r w:rsidRPr="004A22D3">
        <w:rPr>
          <w:rStyle w:val="afff8"/>
          <w:rFonts w:hint="cs"/>
          <w:rtl/>
        </w:rPr>
        <w:t>פלוני</w:t>
      </w:r>
      <w:r w:rsidRPr="004A22D3">
        <w:rPr>
          <w:rStyle w:val="afff8"/>
          <w:rtl/>
        </w:rPr>
        <w:t xml:space="preserve"> </w:t>
      </w:r>
      <w:r w:rsidRPr="004A22D3">
        <w:rPr>
          <w:rStyle w:val="afff8"/>
          <w:rFonts w:hint="cs"/>
          <w:rtl/>
        </w:rPr>
        <w:t>בנכסי</w:t>
      </w:r>
      <w:r w:rsidRPr="00C35A2C">
        <w:rPr>
          <w:rFonts w:ascii="Fb Fontext" w:hAnsi="Fb Fontext"/>
          <w:sz w:val="32"/>
          <w:rtl/>
        </w:rPr>
        <w:t xml:space="preserve"> - </w:t>
      </w:r>
      <w:r>
        <w:rPr>
          <w:rFonts w:ascii="Fb Fontext" w:hAnsi="Fb Fontext" w:hint="cs"/>
          <w:sz w:val="32"/>
          <w:rtl/>
        </w:rPr>
        <w:t>חצי</w:t>
      </w:r>
      <w:r w:rsidRPr="00C35A2C">
        <w:rPr>
          <w:rFonts w:ascii="Fb Fontext" w:hAnsi="Fb Fontext"/>
          <w:sz w:val="32"/>
          <w:rtl/>
        </w:rPr>
        <w:t>,</w:t>
      </w:r>
    </w:p>
    <w:p w14:paraId="5F0ACB53" w14:textId="77777777" w:rsidR="004E7BCF" w:rsidRPr="004A22D3" w:rsidRDefault="004E7BCF" w:rsidP="004E7BCF">
      <w:pPr>
        <w:rPr>
          <w:spacing w:val="2"/>
          <w:rtl/>
        </w:rPr>
      </w:pPr>
      <w:r w:rsidRPr="004A22D3">
        <w:rPr>
          <w:rStyle w:val="afff8"/>
          <w:rFonts w:hint="cs"/>
          <w:rtl/>
        </w:rPr>
        <w:t>תנו</w:t>
      </w:r>
      <w:r w:rsidRPr="004A22D3">
        <w:rPr>
          <w:rStyle w:val="afff8"/>
          <w:rtl/>
        </w:rPr>
        <w:t xml:space="preserve"> </w:t>
      </w:r>
      <w:r w:rsidRPr="004A22D3">
        <w:rPr>
          <w:rStyle w:val="afff8"/>
          <w:rFonts w:hint="cs"/>
          <w:rtl/>
        </w:rPr>
        <w:t>חלק</w:t>
      </w:r>
      <w:r w:rsidRPr="004A22D3">
        <w:rPr>
          <w:rStyle w:val="afff8"/>
          <w:rtl/>
        </w:rPr>
        <w:t xml:space="preserve"> </w:t>
      </w:r>
      <w:r w:rsidRPr="004A22D3">
        <w:rPr>
          <w:rStyle w:val="afff8"/>
          <w:rFonts w:hint="cs"/>
          <w:rtl/>
        </w:rPr>
        <w:t>לפלוני</w:t>
      </w:r>
      <w:r w:rsidRPr="004A22D3">
        <w:rPr>
          <w:rStyle w:val="afff8"/>
          <w:rtl/>
        </w:rPr>
        <w:t xml:space="preserve"> </w:t>
      </w:r>
      <w:r w:rsidRPr="004A22D3">
        <w:rPr>
          <w:rStyle w:val="afff8"/>
          <w:rFonts w:hint="cs"/>
          <w:rtl/>
        </w:rPr>
        <w:t>בנכסי</w:t>
      </w:r>
      <w:r w:rsidRPr="004A22D3">
        <w:rPr>
          <w:rStyle w:val="afff8"/>
          <w:rtl/>
        </w:rPr>
        <w:t>,</w:t>
      </w:r>
      <w:r w:rsidRPr="004A22D3">
        <w:rPr>
          <w:spacing w:val="2"/>
          <w:rtl/>
        </w:rPr>
        <w:t xml:space="preserve"> </w:t>
      </w:r>
      <w:r w:rsidRPr="004A22D3">
        <w:rPr>
          <w:rFonts w:hint="cs"/>
          <w:spacing w:val="2"/>
          <w:rtl/>
        </w:rPr>
        <w:t>- ממון המוטל בספק וחולקין, ונוטל רביע.</w:t>
      </w:r>
    </w:p>
    <w:p w14:paraId="3C271462" w14:textId="77777777" w:rsidR="004E7BCF" w:rsidRPr="00C35A2C" w:rsidRDefault="004E7BCF" w:rsidP="004E7BCF">
      <w:pPr>
        <w:ind w:left="339"/>
        <w:rPr>
          <w:rFonts w:ascii="Fb Fontext" w:hAnsi="Fb Fontext"/>
          <w:rtl/>
        </w:rPr>
      </w:pPr>
      <w:r>
        <w:rPr>
          <w:rFonts w:ascii="Fb Fontext" w:hAnsi="Fb Fontext" w:hint="cs"/>
          <w:rtl/>
        </w:rPr>
        <w:t>מ</w:t>
      </w:r>
      <w:r w:rsidRPr="00C35A2C">
        <w:rPr>
          <w:rFonts w:ascii="Fb Fontext" w:hAnsi="Fb Fontext"/>
          <w:rtl/>
        </w:rPr>
        <w:t xml:space="preserve">תנו חלק לפלוני בבור, </w:t>
      </w:r>
      <w:r w:rsidRPr="00455996">
        <w:rPr>
          <w:rStyle w:val="affffe"/>
          <w:rFonts w:hint="cs"/>
          <w:rtl/>
        </w:rPr>
        <w:t>דלסומכוס</w:t>
      </w:r>
      <w:r>
        <w:rPr>
          <w:rStyle w:val="affffe"/>
          <w:rFonts w:hint="cs"/>
          <w:rtl/>
        </w:rPr>
        <w:t>:</w:t>
      </w:r>
      <w:r>
        <w:rPr>
          <w:rFonts w:ascii="Fb Fontext" w:hAnsi="Fb Fontext" w:hint="cs"/>
          <w:rtl/>
        </w:rPr>
        <w:t xml:space="preserve"> -</w:t>
      </w:r>
      <w:r w:rsidRPr="00C35A2C">
        <w:rPr>
          <w:rFonts w:ascii="Fb Fontext" w:hAnsi="Fb Fontext"/>
          <w:rtl/>
        </w:rPr>
        <w:t>אין פחות מרביע,</w:t>
      </w:r>
      <w:r>
        <w:rPr>
          <w:rStyle w:val="aff1"/>
          <w:rFonts w:ascii="Fb Fontext" w:hAnsi="Fb Fontext"/>
          <w:rtl/>
        </w:rPr>
        <w:footnoteReference w:id="43"/>
      </w:r>
      <w:r w:rsidRPr="00C35A2C">
        <w:rPr>
          <w:rFonts w:ascii="Fb Fontext" w:hAnsi="Fb Fontext"/>
          <w:rtl/>
        </w:rPr>
        <w:t xml:space="preserve"> </w:t>
      </w:r>
    </w:p>
    <w:p w14:paraId="4245B64A" w14:textId="77777777" w:rsidR="004E7BCF" w:rsidRDefault="004E7BCF" w:rsidP="004E7BCF">
      <w:pPr>
        <w:ind w:left="339"/>
        <w:rPr>
          <w:rFonts w:ascii="Fb Fontext" w:hAnsi="Fb Fontext"/>
          <w:rtl/>
        </w:rPr>
      </w:pPr>
      <w:r w:rsidRPr="00C35A2C">
        <w:rPr>
          <w:rFonts w:ascii="Fb Fontext" w:hAnsi="Fb Fontext" w:hint="cs"/>
          <w:rtl/>
        </w:rPr>
        <w:t>לחבית</w:t>
      </w:r>
      <w:r w:rsidRPr="00C35A2C">
        <w:rPr>
          <w:rFonts w:ascii="Fb Fontext" w:hAnsi="Fb Fontext"/>
          <w:rtl/>
        </w:rPr>
        <w:t xml:space="preserve"> </w:t>
      </w:r>
      <w:r>
        <w:rPr>
          <w:rFonts w:ascii="Fb Fontext" w:hAnsi="Fb Fontext" w:hint="cs"/>
          <w:rtl/>
        </w:rPr>
        <w:t>-</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פחות</w:t>
      </w:r>
      <w:r w:rsidRPr="00C35A2C">
        <w:rPr>
          <w:rFonts w:ascii="Fb Fontext" w:hAnsi="Fb Fontext"/>
          <w:rtl/>
        </w:rPr>
        <w:t xml:space="preserve"> </w:t>
      </w:r>
      <w:r w:rsidRPr="00C35A2C">
        <w:rPr>
          <w:rFonts w:ascii="Fb Fontext" w:hAnsi="Fb Fontext" w:hint="cs"/>
          <w:rtl/>
        </w:rPr>
        <w:t>משמינית</w:t>
      </w:r>
      <w:r w:rsidRPr="00C35A2C">
        <w:rPr>
          <w:rFonts w:ascii="Fb Fontext" w:hAnsi="Fb Fontext"/>
          <w:rtl/>
        </w:rPr>
        <w:t xml:space="preserve">, </w:t>
      </w:r>
      <w:r w:rsidRPr="00C35A2C">
        <w:rPr>
          <w:rFonts w:ascii="Fb Fontext" w:hAnsi="Fb Fontext" w:hint="cs"/>
          <w:rtl/>
        </w:rPr>
        <w:t>| לקדרה</w:t>
      </w:r>
      <w:r w:rsidRPr="00C35A2C">
        <w:rPr>
          <w:rFonts w:ascii="Fb Fontext" w:hAnsi="Fb Fontext"/>
          <w:rtl/>
        </w:rPr>
        <w:t xml:space="preserve"> -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פחות</w:t>
      </w:r>
      <w:r w:rsidRPr="00C35A2C">
        <w:rPr>
          <w:rFonts w:ascii="Fb Fontext" w:hAnsi="Fb Fontext"/>
          <w:rtl/>
        </w:rPr>
        <w:t xml:space="preserve"> </w:t>
      </w:r>
      <w:r w:rsidRPr="00C35A2C">
        <w:rPr>
          <w:rFonts w:ascii="Fb Fontext" w:hAnsi="Fb Fontext" w:hint="cs"/>
          <w:rtl/>
        </w:rPr>
        <w:t>מי</w:t>
      </w:r>
      <w:r w:rsidRPr="00C35A2C">
        <w:rPr>
          <w:rFonts w:ascii="Fb Fontext" w:hAnsi="Fb Fontext"/>
          <w:rtl/>
        </w:rPr>
        <w:t>"</w:t>
      </w:r>
      <w:r w:rsidRPr="00C35A2C">
        <w:rPr>
          <w:rFonts w:ascii="Fb Fontext" w:hAnsi="Fb Fontext" w:hint="cs"/>
          <w:rtl/>
        </w:rPr>
        <w:t>ב</w:t>
      </w:r>
      <w:r w:rsidRPr="00C35A2C">
        <w:rPr>
          <w:rFonts w:ascii="Fb Fontext" w:hAnsi="Fb Fontext"/>
          <w:rtl/>
        </w:rPr>
        <w:t>,</w:t>
      </w:r>
    </w:p>
    <w:p w14:paraId="076F01B0" w14:textId="77777777" w:rsidR="004E7BCF" w:rsidRPr="00455996" w:rsidRDefault="004E7BCF" w:rsidP="004E7BCF">
      <w:pPr>
        <w:ind w:left="339"/>
        <w:rPr>
          <w:rFonts w:ascii="Fb Fontext" w:hAnsi="Fb Fontext"/>
          <w:rtl/>
        </w:rPr>
      </w:pPr>
      <w:r w:rsidRPr="00C35A2C">
        <w:rPr>
          <w:rFonts w:ascii="Fb Fontext" w:hAnsi="Fb Fontext" w:hint="cs"/>
          <w:rtl/>
        </w:rPr>
        <w:t>לטפיח</w:t>
      </w:r>
      <w:r w:rsidRPr="00C35A2C">
        <w:rPr>
          <w:rFonts w:ascii="Fb Fontext" w:hAnsi="Fb Fontext"/>
          <w:rtl/>
        </w:rPr>
        <w:t xml:space="preserve"> -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פחות</w:t>
      </w:r>
      <w:r w:rsidRPr="00C35A2C">
        <w:rPr>
          <w:rFonts w:ascii="Fb Fontext" w:hAnsi="Fb Fontext"/>
          <w:rtl/>
        </w:rPr>
        <w:t xml:space="preserve"> </w:t>
      </w:r>
      <w:r w:rsidRPr="00C35A2C">
        <w:rPr>
          <w:rFonts w:ascii="Fb Fontext" w:hAnsi="Fb Fontext" w:hint="cs"/>
          <w:rtl/>
        </w:rPr>
        <w:t>מט</w:t>
      </w:r>
      <w:r w:rsidRPr="00C35A2C">
        <w:rPr>
          <w:rFonts w:ascii="Fb Fontext" w:hAnsi="Fb Fontext"/>
          <w:rtl/>
        </w:rPr>
        <w:t>"</w:t>
      </w:r>
      <w:r w:rsidRPr="00C35A2C">
        <w:rPr>
          <w:rFonts w:ascii="Fb Fontext" w:hAnsi="Fb Fontext" w:hint="cs"/>
          <w:rtl/>
        </w:rPr>
        <w:t>ז</w:t>
      </w:r>
      <w:r>
        <w:rPr>
          <w:rStyle w:val="aff1"/>
          <w:rFonts w:ascii="Fb Fontext" w:hAnsi="Fb Fontext"/>
          <w:rtl/>
        </w:rPr>
        <w:footnoteReference w:id="44"/>
      </w:r>
    </w:p>
    <w:p w14:paraId="48A07762" w14:textId="77777777" w:rsidR="004E7BCF" w:rsidRDefault="004E7BCF" w:rsidP="004E7BCF">
      <w:pPr>
        <w:pStyle w:val="affff9"/>
        <w:rPr>
          <w:rtl/>
        </w:rPr>
      </w:pPr>
      <w:r w:rsidRPr="00C35A2C">
        <w:rPr>
          <w:rFonts w:hint="cs"/>
          <w:rtl/>
        </w:rPr>
        <w:t>בן</w:t>
      </w:r>
      <w:r w:rsidRPr="00C35A2C">
        <w:rPr>
          <w:rtl/>
        </w:rPr>
        <w:t xml:space="preserve"> </w:t>
      </w:r>
      <w:r w:rsidRPr="00C35A2C">
        <w:rPr>
          <w:rFonts w:hint="cs"/>
          <w:rtl/>
        </w:rPr>
        <w:t>לוי</w:t>
      </w:r>
      <w:r w:rsidRPr="00C35A2C">
        <w:rPr>
          <w:rtl/>
        </w:rPr>
        <w:t xml:space="preserve"> </w:t>
      </w:r>
      <w:r w:rsidRPr="00C35A2C">
        <w:rPr>
          <w:rFonts w:hint="cs"/>
          <w:rtl/>
        </w:rPr>
        <w:t>שמכר</w:t>
      </w:r>
      <w:r w:rsidRPr="00C35A2C">
        <w:rPr>
          <w:rtl/>
        </w:rPr>
        <w:t xml:space="preserve"> </w:t>
      </w:r>
      <w:r w:rsidRPr="00C35A2C">
        <w:rPr>
          <w:rFonts w:hint="cs"/>
          <w:rtl/>
        </w:rPr>
        <w:t>שדה</w:t>
      </w:r>
      <w:r w:rsidRPr="00C35A2C">
        <w:rPr>
          <w:rtl/>
        </w:rPr>
        <w:t xml:space="preserve"> </w:t>
      </w:r>
      <w:r w:rsidRPr="00C35A2C">
        <w:rPr>
          <w:rFonts w:hint="cs"/>
          <w:rtl/>
        </w:rPr>
        <w:t>לישראל</w:t>
      </w:r>
      <w:r w:rsidRPr="00C35A2C">
        <w:rPr>
          <w:rtl/>
        </w:rPr>
        <w:t xml:space="preserve">, </w:t>
      </w:r>
    </w:p>
    <w:p w14:paraId="4F10B827" w14:textId="77777777" w:rsidR="004E7BCF" w:rsidRDefault="004E7BCF" w:rsidP="004E7BCF">
      <w:pPr>
        <w:rPr>
          <w:rFonts w:ascii="Fb Fontext" w:hAnsi="Fb Fontext"/>
          <w:sz w:val="32"/>
          <w:rtl/>
        </w:rPr>
      </w:pPr>
      <w:r w:rsidRPr="004A22D3">
        <w:rPr>
          <w:rStyle w:val="afff8"/>
          <w:rFonts w:hint="cs"/>
          <w:rtl/>
        </w:rPr>
        <w:t>וא</w:t>
      </w:r>
      <w:r w:rsidRPr="004A22D3">
        <w:rPr>
          <w:rStyle w:val="afff8"/>
          <w:rtl/>
        </w:rPr>
        <w:t>"</w:t>
      </w:r>
      <w:r w:rsidRPr="004A22D3">
        <w:rPr>
          <w:rStyle w:val="afff8"/>
          <w:rFonts w:hint="cs"/>
          <w:rtl/>
        </w:rPr>
        <w:t>ל ע</w:t>
      </w:r>
      <w:r w:rsidRPr="004A22D3">
        <w:rPr>
          <w:rStyle w:val="afff8"/>
          <w:rtl/>
        </w:rPr>
        <w:t>"</w:t>
      </w:r>
      <w:r w:rsidRPr="004A22D3">
        <w:rPr>
          <w:rStyle w:val="afff8"/>
          <w:rFonts w:hint="cs"/>
          <w:rtl/>
        </w:rPr>
        <w:t>מ שמעש</w:t>
      </w:r>
      <w:r w:rsidRPr="004A22D3">
        <w:rPr>
          <w:rStyle w:val="afff8"/>
          <w:rtl/>
        </w:rPr>
        <w:t>"</w:t>
      </w:r>
      <w:r w:rsidRPr="004A22D3">
        <w:rPr>
          <w:rStyle w:val="afff8"/>
          <w:rFonts w:hint="cs"/>
          <w:rtl/>
        </w:rPr>
        <w:t>ר שלי</w:t>
      </w:r>
      <w:r w:rsidRPr="004A22D3">
        <w:rPr>
          <w:rStyle w:val="afff8"/>
          <w:rtl/>
        </w:rPr>
        <w:t xml:space="preserve"> </w:t>
      </w:r>
      <w:r w:rsidRPr="004A22D3">
        <w:rPr>
          <w:rStyle w:val="afff8"/>
          <w:rFonts w:hint="cs"/>
          <w:rtl/>
        </w:rPr>
        <w:t xml:space="preserve">- </w:t>
      </w:r>
      <w:r w:rsidRPr="00C35A2C">
        <w:rPr>
          <w:rFonts w:ascii="Fb Fontext" w:hAnsi="Fb Fontext" w:hint="cs"/>
          <w:sz w:val="32"/>
          <w:rtl/>
        </w:rPr>
        <w:t>מעש</w:t>
      </w:r>
      <w:r w:rsidRPr="00C35A2C">
        <w:rPr>
          <w:rFonts w:ascii="Fb Fontext" w:hAnsi="Fb Fontext"/>
          <w:sz w:val="32"/>
          <w:rtl/>
        </w:rPr>
        <w:t>"</w:t>
      </w:r>
      <w:r w:rsidRPr="00C35A2C">
        <w:rPr>
          <w:rFonts w:ascii="Fb Fontext" w:hAnsi="Fb Fontext" w:hint="cs"/>
          <w:sz w:val="32"/>
          <w:rtl/>
        </w:rPr>
        <w:t>ר שלו- דשייר מקום.</w:t>
      </w:r>
    </w:p>
    <w:p w14:paraId="4F7589EE" w14:textId="77777777" w:rsidR="004E7BCF" w:rsidRDefault="004E7BCF" w:rsidP="004E7BCF">
      <w:pPr>
        <w:rPr>
          <w:rFonts w:ascii="Fb Fontext" w:hAnsi="Fb Fontext"/>
          <w:rtl/>
        </w:rPr>
      </w:pPr>
      <w:r w:rsidRPr="004A22D3">
        <w:rPr>
          <w:rStyle w:val="afff8"/>
          <w:rFonts w:hint="cs"/>
          <w:rtl/>
        </w:rPr>
        <w:t>'לי</w:t>
      </w:r>
      <w:r w:rsidRPr="004A22D3">
        <w:rPr>
          <w:rStyle w:val="afff8"/>
          <w:rtl/>
        </w:rPr>
        <w:t xml:space="preserve"> </w:t>
      </w:r>
      <w:r w:rsidRPr="004A22D3">
        <w:rPr>
          <w:rStyle w:val="afff8"/>
          <w:rFonts w:hint="cs"/>
          <w:rtl/>
        </w:rPr>
        <w:t>ולבניי'</w:t>
      </w:r>
      <w:r w:rsidRPr="004A22D3">
        <w:rPr>
          <w:rStyle w:val="afff8"/>
          <w:rtl/>
        </w:rPr>
        <w:t xml:space="preserve"> </w:t>
      </w:r>
      <w:r w:rsidRPr="004A22D3">
        <w:rPr>
          <w:rStyle w:val="afff8"/>
          <w:rFonts w:hint="cs"/>
          <w:rtl/>
        </w:rPr>
        <w:t xml:space="preserve">- </w:t>
      </w:r>
      <w:r w:rsidRPr="00C35A2C">
        <w:rPr>
          <w:rFonts w:ascii="Fb Fontext" w:hAnsi="Fb Fontext" w:hint="cs"/>
          <w:rtl/>
        </w:rPr>
        <w:t>מת</w:t>
      </w:r>
      <w:r w:rsidRPr="00C35A2C">
        <w:rPr>
          <w:rFonts w:ascii="Fb Fontext" w:hAnsi="Fb Fontext"/>
          <w:rtl/>
        </w:rPr>
        <w:t xml:space="preserve"> </w:t>
      </w:r>
      <w:r w:rsidRPr="00C35A2C">
        <w:rPr>
          <w:rFonts w:ascii="Fb Fontext" w:hAnsi="Fb Fontext" w:hint="cs"/>
          <w:rtl/>
        </w:rPr>
        <w:t>יתן</w:t>
      </w:r>
      <w:r w:rsidRPr="00C35A2C">
        <w:rPr>
          <w:rFonts w:ascii="Fb Fontext" w:hAnsi="Fb Fontext"/>
          <w:rtl/>
        </w:rPr>
        <w:t xml:space="preserve"> </w:t>
      </w:r>
      <w:r w:rsidRPr="00C35A2C">
        <w:rPr>
          <w:rFonts w:ascii="Fb Fontext" w:hAnsi="Fb Fontext" w:hint="cs"/>
          <w:rtl/>
        </w:rPr>
        <w:t xml:space="preserve">לבניו </w:t>
      </w:r>
      <w:r w:rsidRPr="00C35A2C">
        <w:rPr>
          <w:rFonts w:ascii="Fb Fontext" w:hAnsi="Fb Fontext"/>
          <w:rtl/>
        </w:rPr>
        <w:t xml:space="preserve"> </w:t>
      </w:r>
    </w:p>
    <w:p w14:paraId="6B396087" w14:textId="77777777" w:rsidR="004E7BCF" w:rsidRPr="00C35A2C" w:rsidRDefault="004E7BCF" w:rsidP="004E7BCF">
      <w:pPr>
        <w:rPr>
          <w:rFonts w:ascii="Fb Fontext" w:hAnsi="Fb Fontext"/>
          <w:rtl/>
        </w:rPr>
      </w:pPr>
      <w:r w:rsidRPr="004A22D3">
        <w:rPr>
          <w:rStyle w:val="afff8"/>
          <w:rFonts w:hint="cs"/>
          <w:rtl/>
        </w:rPr>
        <w:t>'כל</w:t>
      </w:r>
      <w:r w:rsidRPr="004A22D3">
        <w:rPr>
          <w:rStyle w:val="afff8"/>
          <w:rtl/>
        </w:rPr>
        <w:t xml:space="preserve"> </w:t>
      </w:r>
      <w:r w:rsidRPr="004A22D3">
        <w:rPr>
          <w:rStyle w:val="afff8"/>
          <w:rFonts w:hint="cs"/>
          <w:rtl/>
        </w:rPr>
        <w:t>זמן</w:t>
      </w:r>
      <w:r w:rsidRPr="004A22D3">
        <w:rPr>
          <w:rStyle w:val="afff8"/>
          <w:rtl/>
        </w:rPr>
        <w:t xml:space="preserve"> </w:t>
      </w:r>
      <w:r w:rsidRPr="004A22D3">
        <w:rPr>
          <w:rStyle w:val="afff8"/>
          <w:rFonts w:hint="cs"/>
          <w:rtl/>
        </w:rPr>
        <w:t>שהשדה</w:t>
      </w:r>
      <w:r w:rsidRPr="004A22D3">
        <w:rPr>
          <w:rStyle w:val="afff8"/>
          <w:rtl/>
        </w:rPr>
        <w:t xml:space="preserve"> </w:t>
      </w:r>
      <w:r w:rsidRPr="004A22D3">
        <w:rPr>
          <w:rStyle w:val="afff8"/>
          <w:rFonts w:hint="cs"/>
          <w:rtl/>
        </w:rPr>
        <w:t>זו</w:t>
      </w:r>
      <w:r w:rsidRPr="004A22D3">
        <w:rPr>
          <w:rStyle w:val="afff8"/>
          <w:rtl/>
        </w:rPr>
        <w:t xml:space="preserve"> </w:t>
      </w:r>
      <w:r w:rsidRPr="004A22D3">
        <w:rPr>
          <w:rStyle w:val="afff8"/>
          <w:rFonts w:hint="cs"/>
          <w:rtl/>
        </w:rPr>
        <w:t>בידך'</w:t>
      </w:r>
      <w:r w:rsidRPr="004A22D3">
        <w:rPr>
          <w:rStyle w:val="afff8"/>
          <w:rtl/>
        </w:rPr>
        <w:t xml:space="preserve"> </w:t>
      </w:r>
      <w:r w:rsidRPr="00C35A2C">
        <w:rPr>
          <w:rFonts w:ascii="Fb Fontext" w:hAnsi="Fb Fontext" w:hint="cs"/>
          <w:rtl/>
        </w:rPr>
        <w:t>מכרה</w:t>
      </w:r>
      <w:r w:rsidRPr="00C35A2C">
        <w:rPr>
          <w:rFonts w:ascii="Fb Fontext" w:hAnsi="Fb Fontext"/>
          <w:rtl/>
        </w:rPr>
        <w:t xml:space="preserve"> </w:t>
      </w:r>
      <w:r w:rsidRPr="00C35A2C">
        <w:rPr>
          <w:rFonts w:ascii="Fb Fontext" w:hAnsi="Fb Fontext" w:hint="cs"/>
          <w:rtl/>
        </w:rPr>
        <w:t>וחזר</w:t>
      </w:r>
      <w:r w:rsidRPr="00C35A2C">
        <w:rPr>
          <w:rFonts w:ascii="Fb Fontext" w:hAnsi="Fb Fontext"/>
          <w:rtl/>
        </w:rPr>
        <w:t xml:space="preserve"> </w:t>
      </w:r>
      <w:r w:rsidRPr="00C35A2C">
        <w:rPr>
          <w:rFonts w:ascii="Fb Fontext" w:hAnsi="Fb Fontext" w:hint="cs"/>
          <w:rtl/>
        </w:rPr>
        <w:t>ולקחה</w:t>
      </w:r>
      <w:r w:rsidRPr="00C35A2C">
        <w:rPr>
          <w:rFonts w:ascii="Fb Fontext" w:hAnsi="Fb Fontext"/>
          <w:rtl/>
        </w:rPr>
        <w:t xml:space="preserve">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כלום</w:t>
      </w:r>
      <w:r>
        <w:rPr>
          <w:rStyle w:val="aff1"/>
          <w:rFonts w:ascii="Fb Fontext" w:hAnsi="Fb Fontext"/>
          <w:rtl/>
        </w:rPr>
        <w:footnoteReference w:id="45"/>
      </w:r>
    </w:p>
    <w:p w14:paraId="1338F88E" w14:textId="77777777" w:rsidR="004E7BCF" w:rsidRPr="00455996" w:rsidRDefault="004E7BCF" w:rsidP="00982F98">
      <w:pPr>
        <w:pStyle w:val="affe"/>
        <w:framePr w:wrap="around"/>
        <w:rPr>
          <w:rtl/>
        </w:rPr>
      </w:pPr>
      <w:r w:rsidRPr="00455996">
        <w:rPr>
          <w:rFonts w:hint="cs"/>
          <w:rtl/>
        </w:rPr>
        <w:t>סג:</w:t>
      </w:r>
    </w:p>
    <w:p w14:paraId="0BA42D71" w14:textId="77777777" w:rsidR="004E7BCF" w:rsidRPr="00455996" w:rsidRDefault="004E7BCF" w:rsidP="004E7BCF">
      <w:pPr>
        <w:pStyle w:val="36"/>
        <w:framePr w:wrap="notBeside"/>
        <w:rPr>
          <w:rtl/>
        </w:rPr>
      </w:pPr>
      <w:r w:rsidRPr="00455996">
        <w:rPr>
          <w:rtl/>
        </w:rPr>
        <w:t>ר"ל</w:t>
      </w:r>
      <w:r>
        <w:rPr>
          <w:rFonts w:hint="cs"/>
          <w:rtl/>
        </w:rPr>
        <w:t>: זאת אומרת:</w:t>
      </w:r>
    </w:p>
    <w:p w14:paraId="346FF0F6" w14:textId="77777777" w:rsidR="004E7BCF" w:rsidRPr="00C35A2C" w:rsidRDefault="004E7BCF" w:rsidP="004E7BCF">
      <w:pPr>
        <w:spacing w:after="60"/>
        <w:rPr>
          <w:rFonts w:ascii="Fb Fontext" w:hAnsi="Fb Fontext" w:cs="Guttman Vilna"/>
          <w:b/>
          <w:bCs/>
          <w:sz w:val="32"/>
          <w:rtl/>
        </w:rPr>
      </w:pPr>
      <w:r w:rsidRPr="004A22D3">
        <w:rPr>
          <w:rStyle w:val="afff8"/>
          <w:rtl/>
        </w:rPr>
        <w:t xml:space="preserve">מוכר בית לחבירו וא"ל </w:t>
      </w:r>
      <w:r w:rsidRPr="00C35A2C">
        <w:rPr>
          <w:rStyle w:val="afff8"/>
          <w:rtl/>
        </w:rPr>
        <w:t>ע"מ</w:t>
      </w:r>
      <w:r w:rsidRPr="004A22D3">
        <w:rPr>
          <w:rStyle w:val="afff8"/>
          <w:rtl/>
        </w:rPr>
        <w:t xml:space="preserve"> שדיוטא העליונה שלי </w:t>
      </w:r>
      <w:r>
        <w:rPr>
          <w:rStyle w:val="afff8"/>
          <w:rFonts w:hint="cs"/>
          <w:rtl/>
        </w:rPr>
        <w:t xml:space="preserve">- </w:t>
      </w:r>
      <w:r w:rsidRPr="00C35A2C">
        <w:rPr>
          <w:rFonts w:ascii="Fb Fontext" w:hAnsi="Fb Fontext"/>
          <w:sz w:val="32"/>
          <w:rtl/>
        </w:rPr>
        <w:t>עליונה שלו</w:t>
      </w:r>
    </w:p>
    <w:p w14:paraId="457BEDF3" w14:textId="77777777" w:rsidR="004E7BCF" w:rsidRPr="00455996" w:rsidRDefault="004E7BCF" w:rsidP="004E7BCF">
      <w:pPr>
        <w:pStyle w:val="36"/>
        <w:framePr w:wrap="notBeside"/>
        <w:rPr>
          <w:rtl/>
        </w:rPr>
      </w:pPr>
      <w:r w:rsidRPr="00455996">
        <w:rPr>
          <w:rtl/>
        </w:rPr>
        <w:t>הלכתא</w:t>
      </w:r>
      <w:r w:rsidRPr="00455996">
        <w:rPr>
          <w:rFonts w:hint="cs"/>
          <w:rtl/>
        </w:rPr>
        <w:t>:</w:t>
      </w:r>
    </w:p>
    <w:p w14:paraId="3E646249" w14:textId="77777777" w:rsidR="004E7BCF" w:rsidRDefault="004E7BCF" w:rsidP="004E7BCF">
      <w:pPr>
        <w:rPr>
          <w:rFonts w:ascii="Fb Fontext" w:hAnsi="Fb Fontext"/>
          <w:sz w:val="32"/>
          <w:rtl/>
        </w:rPr>
      </w:pPr>
      <w:r w:rsidRPr="00455996">
        <w:rPr>
          <w:rStyle w:val="affffe"/>
          <w:rtl/>
        </w:rPr>
        <w:t>לר"ז</w:t>
      </w:r>
      <w:r>
        <w:rPr>
          <w:rStyle w:val="affffe"/>
          <w:rFonts w:hint="cs"/>
          <w:rtl/>
        </w:rPr>
        <w:t>:</w:t>
      </w:r>
      <w:r w:rsidRPr="00C35A2C">
        <w:rPr>
          <w:rFonts w:ascii="Fb Fontext" w:hAnsi="Fb Fontext"/>
          <w:sz w:val="32"/>
          <w:rtl/>
        </w:rPr>
        <w:t xml:space="preserve"> שאם רצה להוציא בה זיזין מוציא </w:t>
      </w:r>
      <w:r w:rsidRPr="00455996">
        <w:rPr>
          <w:rStyle w:val="afffff0"/>
          <w:rtl/>
        </w:rPr>
        <w:t>[והיינו דזאת אומרת]</w:t>
      </w:r>
      <w:r>
        <w:rPr>
          <w:rStyle w:val="aff1"/>
          <w:rFonts w:ascii="Fb Fontext" w:hAnsi="Fb Fontext"/>
          <w:sz w:val="32"/>
          <w:rtl/>
        </w:rPr>
        <w:footnoteReference w:id="46"/>
      </w:r>
    </w:p>
    <w:p w14:paraId="2C1B70A6" w14:textId="77777777" w:rsidR="004E7BCF" w:rsidRDefault="004E7BCF" w:rsidP="004E7BCF">
      <w:pPr>
        <w:rPr>
          <w:rFonts w:ascii="Fb Fontext" w:hAnsi="Fb Fontext"/>
          <w:sz w:val="32"/>
          <w:rtl/>
        </w:rPr>
      </w:pPr>
      <w:r w:rsidRPr="00455996">
        <w:rPr>
          <w:rStyle w:val="affffe"/>
          <w:rtl/>
        </w:rPr>
        <w:t>ולר"פ</w:t>
      </w:r>
      <w:r>
        <w:rPr>
          <w:rStyle w:val="affffe"/>
          <w:rFonts w:hint="cs"/>
          <w:rtl/>
        </w:rPr>
        <w:t>:</w:t>
      </w:r>
      <w:r w:rsidRPr="00C35A2C">
        <w:rPr>
          <w:rFonts w:ascii="Fb Fontext" w:hAnsi="Fb Fontext"/>
          <w:sz w:val="32"/>
          <w:rtl/>
        </w:rPr>
        <w:t xml:space="preserve"> שאם רצה לבנות עלייה ע"ג </w:t>
      </w:r>
      <w:r w:rsidRPr="00455996">
        <w:rPr>
          <w:rFonts w:hint="cs"/>
          <w:rtl/>
        </w:rPr>
        <w:t>אי נפלה</w:t>
      </w:r>
      <w:r w:rsidRPr="00C35A2C">
        <w:rPr>
          <w:rFonts w:ascii="Fb Fontext" w:hAnsi="Fb Fontext"/>
          <w:sz w:val="32"/>
          <w:rtl/>
        </w:rPr>
        <w:t xml:space="preserve"> בונה, </w:t>
      </w:r>
    </w:p>
    <w:p w14:paraId="33BD59E3" w14:textId="77777777" w:rsidR="004E7BCF" w:rsidRPr="00455996" w:rsidRDefault="004E7BCF" w:rsidP="004E7BCF">
      <w:pPr>
        <w:pStyle w:val="36"/>
        <w:framePr w:wrap="notBeside"/>
        <w:rPr>
          <w:rtl/>
        </w:rPr>
      </w:pPr>
      <w:r w:rsidRPr="00455996">
        <w:rPr>
          <w:rtl/>
        </w:rPr>
        <w:t>והך</w:t>
      </w:r>
    </w:p>
    <w:p w14:paraId="022E1B2E" w14:textId="77777777" w:rsidR="004E7BCF" w:rsidRPr="00C35A2C" w:rsidRDefault="004E7BCF" w:rsidP="004E7BCF">
      <w:pPr>
        <w:rPr>
          <w:rFonts w:ascii="Fb Fontext" w:hAnsi="Fb Fontext"/>
          <w:rtl/>
        </w:rPr>
      </w:pPr>
      <w:r w:rsidRPr="00C35A2C">
        <w:rPr>
          <w:rFonts w:ascii="Fb Fontext" w:hAnsi="Fb Fontext"/>
          <w:sz w:val="32"/>
          <w:rtl/>
        </w:rPr>
        <w:t>דזאת אומרת קשיא</w:t>
      </w:r>
    </w:p>
    <w:p w14:paraId="3DD572A7" w14:textId="77777777" w:rsidR="004E7BCF" w:rsidRPr="001B450D" w:rsidRDefault="004E7BCF" w:rsidP="004E7BCF">
      <w:pPr>
        <w:pStyle w:val="aff9"/>
        <w:rPr>
          <w:rtl/>
        </w:rPr>
      </w:pPr>
      <w:r w:rsidRPr="001B450D">
        <w:rPr>
          <w:rFonts w:hint="cs"/>
          <w:rtl/>
        </w:rPr>
        <w:t>***</w:t>
      </w:r>
    </w:p>
    <w:p w14:paraId="409C3A53" w14:textId="77777777" w:rsidR="004E7BCF" w:rsidRPr="00431487" w:rsidRDefault="004E7BCF" w:rsidP="004E7BCF">
      <w:pPr>
        <w:pStyle w:val="36"/>
        <w:framePr w:wrap="notBeside"/>
        <w:rPr>
          <w:rtl/>
        </w:rPr>
      </w:pPr>
      <w:r w:rsidRPr="00431487">
        <w:rPr>
          <w:rFonts w:hint="cs"/>
          <w:rtl/>
        </w:rPr>
        <w:t>רב</w:t>
      </w:r>
      <w:r w:rsidRPr="00431487">
        <w:rPr>
          <w:rtl/>
        </w:rPr>
        <w:t xml:space="preserve"> </w:t>
      </w:r>
      <w:r w:rsidRPr="00431487">
        <w:rPr>
          <w:rFonts w:hint="cs"/>
          <w:rtl/>
        </w:rPr>
        <w:t>דימי</w:t>
      </w:r>
      <w:r w:rsidRPr="00431487">
        <w:rPr>
          <w:rtl/>
        </w:rPr>
        <w:t xml:space="preserve"> </w:t>
      </w:r>
      <w:r w:rsidRPr="00431487">
        <w:rPr>
          <w:rFonts w:hint="cs"/>
          <w:rtl/>
        </w:rPr>
        <w:t>מנהרדעא</w:t>
      </w:r>
      <w:r w:rsidRPr="00431487">
        <w:rPr>
          <w:rtl/>
        </w:rPr>
        <w:t>:</w:t>
      </w:r>
    </w:p>
    <w:p w14:paraId="447661D6" w14:textId="77777777" w:rsidR="004E7BCF" w:rsidRPr="00C35A2C" w:rsidRDefault="004E7BCF" w:rsidP="004E7BCF">
      <w:pPr>
        <w:rPr>
          <w:rFonts w:ascii="Fb Fontext" w:hAnsi="Fb Fontext"/>
          <w:rtl/>
        </w:rPr>
      </w:pPr>
      <w:r w:rsidRPr="004A22D3">
        <w:rPr>
          <w:rStyle w:val="afff8"/>
          <w:rFonts w:hint="cs"/>
          <w:rtl/>
        </w:rPr>
        <w:t>'עומקא ורומא' -</w:t>
      </w:r>
      <w:r w:rsidRPr="00C35A2C">
        <w:rPr>
          <w:rFonts w:ascii="Fb Fontext" w:hAnsi="Fb Fontext" w:hint="cs"/>
          <w:sz w:val="32"/>
          <w:rtl/>
        </w:rPr>
        <w:t>אהני לעומקא ורומא דבסתמא לא קני.</w:t>
      </w:r>
    </w:p>
    <w:p w14:paraId="0C9426DC" w14:textId="77777777" w:rsidR="004E7BCF" w:rsidRPr="00C35A2C" w:rsidRDefault="004E7BCF" w:rsidP="004E7BCF">
      <w:pPr>
        <w:rPr>
          <w:rFonts w:ascii="Fb Fontext" w:hAnsi="Fb Fontext"/>
          <w:rtl/>
        </w:rPr>
      </w:pPr>
      <w:r w:rsidRPr="004A22D3">
        <w:rPr>
          <w:rStyle w:val="afff8"/>
          <w:rFonts w:hint="cs"/>
          <w:rtl/>
        </w:rPr>
        <w:t xml:space="preserve">'מתהום ארעא ועד רום רקיעא' </w:t>
      </w:r>
      <w:r w:rsidRPr="00C35A2C">
        <w:rPr>
          <w:rFonts w:ascii="Fb Fontext" w:hAnsi="Fb Fontext" w:hint="cs"/>
          <w:rtl/>
        </w:rPr>
        <w:t>אהני לבור ודות ומחילות</w:t>
      </w:r>
      <w:r>
        <w:rPr>
          <w:rStyle w:val="aff1"/>
          <w:rFonts w:ascii="Fb Fontext" w:hAnsi="Fb Fontext"/>
          <w:rtl/>
        </w:rPr>
        <w:footnoteReference w:id="47"/>
      </w:r>
    </w:p>
    <w:p w14:paraId="2AA390C7" w14:textId="77777777" w:rsidR="004E7BCF" w:rsidRPr="00431487" w:rsidRDefault="004E7BCF" w:rsidP="004E7BCF">
      <w:pPr>
        <w:pStyle w:val="36"/>
        <w:framePr w:wrap="notBeside"/>
        <w:rPr>
          <w:rtl/>
        </w:rPr>
      </w:pPr>
      <w:r w:rsidRPr="00431487">
        <w:rPr>
          <w:rFonts w:hint="cs"/>
          <w:rtl/>
        </w:rPr>
        <w:t xml:space="preserve">אין להוכיח </w:t>
      </w:r>
    </w:p>
    <w:p w14:paraId="5FF5E760" w14:textId="77777777" w:rsidR="004E7BCF" w:rsidRDefault="004E7BCF" w:rsidP="004E7BCF">
      <w:pPr>
        <w:rPr>
          <w:rFonts w:ascii="Fb Fontext" w:hAnsi="Fb Fontext"/>
          <w:rtl/>
        </w:rPr>
      </w:pPr>
      <w:r w:rsidRPr="00C35A2C">
        <w:rPr>
          <w:rFonts w:ascii="Fb Fontext" w:hAnsi="Fb Fontext" w:hint="cs"/>
          <w:rtl/>
        </w:rPr>
        <w:t xml:space="preserve">מהא </w:t>
      </w:r>
      <w:r>
        <w:rPr>
          <w:rFonts w:ascii="Fb Fontext" w:hAnsi="Fb Fontext" w:hint="cs"/>
          <w:rtl/>
        </w:rPr>
        <w:t xml:space="preserve">דאף </w:t>
      </w:r>
      <w:r w:rsidRPr="00C35A2C">
        <w:rPr>
          <w:rFonts w:ascii="Fb Fontext" w:hAnsi="Fb Fontext" w:hint="cs"/>
          <w:rtl/>
        </w:rPr>
        <w:t xml:space="preserve">שכתב עומקא ורומא </w:t>
      </w:r>
      <w:r>
        <w:rPr>
          <w:rStyle w:val="affffe"/>
          <w:rFonts w:hint="cs"/>
          <w:rtl/>
        </w:rPr>
        <w:t>שהיצ''ל</w:t>
      </w:r>
      <w:r>
        <w:rPr>
          <w:rFonts w:ascii="Fb Fontext" w:hAnsi="Fb Fontext" w:hint="cs"/>
          <w:rtl/>
        </w:rPr>
        <w:t xml:space="preserve"> אף </w:t>
      </w:r>
      <w:r w:rsidRPr="00C35A2C">
        <w:rPr>
          <w:rFonts w:ascii="Fb Fontext" w:hAnsi="Fb Fontext" w:hint="cs"/>
          <w:rtl/>
        </w:rPr>
        <w:t xml:space="preserve">שלא כתב כמאן דכתב עומקא ורומא, </w:t>
      </w:r>
    </w:p>
    <w:p w14:paraId="77BA39D8" w14:textId="77777777" w:rsidR="004E7BCF" w:rsidRPr="00C35A2C" w:rsidRDefault="004E7BCF" w:rsidP="004E7BCF">
      <w:pPr>
        <w:rPr>
          <w:rFonts w:ascii="Fb Fontext" w:hAnsi="Fb Fontext"/>
          <w:rtl/>
        </w:rPr>
      </w:pPr>
      <w:r w:rsidRPr="00C35A2C">
        <w:rPr>
          <w:rFonts w:ascii="Fb Fontext" w:hAnsi="Fb Fontext" w:hint="cs"/>
          <w:rtl/>
        </w:rPr>
        <w:t xml:space="preserve">אבל לבור ודות </w:t>
      </w:r>
      <w:r>
        <w:rPr>
          <w:rFonts w:ascii="Fb Fontext" w:hAnsi="Fb Fontext" w:hint="cs"/>
          <w:rtl/>
        </w:rPr>
        <w:t xml:space="preserve">צריך לכתוב </w:t>
      </w:r>
      <w:r w:rsidRPr="00C35A2C">
        <w:rPr>
          <w:rFonts w:ascii="Fb Fontext" w:hAnsi="Fb Fontext" w:hint="cs"/>
          <w:rtl/>
        </w:rPr>
        <w:t>מתהום ארעא ועד רום רקיעא</w:t>
      </w:r>
    </w:p>
    <w:p w14:paraId="3E4A09DB" w14:textId="77777777" w:rsidR="004E7BCF" w:rsidRPr="00431487" w:rsidRDefault="004E7BCF" w:rsidP="004E7BCF">
      <w:pPr>
        <w:pStyle w:val="36"/>
        <w:framePr w:wrap="notBeside"/>
        <w:rPr>
          <w:rtl/>
        </w:rPr>
      </w:pPr>
      <w:r w:rsidRPr="00431487">
        <w:rPr>
          <w:rtl/>
        </w:rPr>
        <w:t>ואין להקשות</w:t>
      </w:r>
    </w:p>
    <w:p w14:paraId="3968F019" w14:textId="77777777" w:rsidR="004E7BCF" w:rsidRPr="004A22D3" w:rsidRDefault="004E7BCF" w:rsidP="004E7BCF">
      <w:pPr>
        <w:rPr>
          <w:spacing w:val="-2"/>
          <w:rtl/>
        </w:rPr>
      </w:pPr>
      <w:r w:rsidRPr="004A22D3">
        <w:rPr>
          <w:spacing w:val="-2"/>
          <w:rtl/>
        </w:rPr>
        <w:t xml:space="preserve">מהך דגג דבזמן שיש לו מעקה י"ט </w:t>
      </w:r>
      <w:r w:rsidRPr="004A22D3">
        <w:rPr>
          <w:rFonts w:hint="cs"/>
          <w:spacing w:val="-2"/>
          <w:rtl/>
        </w:rPr>
        <w:t>ואפי' דכתב רומא</w:t>
      </w:r>
      <w:r w:rsidRPr="004A22D3">
        <w:rPr>
          <w:spacing w:val="-2"/>
          <w:rtl/>
        </w:rPr>
        <w:t xml:space="preserve"> </w:t>
      </w:r>
      <w:r w:rsidRPr="004A22D3">
        <w:rPr>
          <w:rFonts w:hint="cs"/>
          <w:spacing w:val="-2"/>
          <w:rtl/>
        </w:rPr>
        <w:t>-</w:t>
      </w:r>
      <w:r w:rsidRPr="004A22D3">
        <w:rPr>
          <w:spacing w:val="-2"/>
          <w:rtl/>
        </w:rPr>
        <w:t>דשאני דחשיב</w:t>
      </w:r>
    </w:p>
    <w:p w14:paraId="09CFCB3F" w14:textId="77777777" w:rsidR="004E7BCF" w:rsidRPr="00431487" w:rsidRDefault="004E7BCF" w:rsidP="004E7BCF">
      <w:pPr>
        <w:pStyle w:val="36"/>
        <w:framePr w:wrap="notBeside"/>
        <w:rPr>
          <w:rtl/>
        </w:rPr>
      </w:pPr>
      <w:r w:rsidRPr="00431487">
        <w:rPr>
          <w:rFonts w:hint="cs"/>
          <w:rtl/>
        </w:rPr>
        <w:t>והך</w:t>
      </w:r>
    </w:p>
    <w:p w14:paraId="03B4F367" w14:textId="77777777" w:rsidR="004E7BCF" w:rsidRPr="004A22D3" w:rsidRDefault="004E7BCF" w:rsidP="004E7BCF">
      <w:pPr>
        <w:rPr>
          <w:rFonts w:ascii="Fb Fontext" w:hAnsi="Fb Fontext"/>
          <w:rtl/>
        </w:rPr>
      </w:pPr>
      <w:r w:rsidRPr="004A22D3">
        <w:rPr>
          <w:rFonts w:hint="cs"/>
          <w:rtl/>
        </w:rPr>
        <w:t>'ז</w:t>
      </w:r>
      <w:r w:rsidRPr="004A22D3">
        <w:rPr>
          <w:rFonts w:ascii="Fb Fontext" w:hAnsi="Fb Fontext" w:hint="cs"/>
          <w:rtl/>
        </w:rPr>
        <w:t>את אומרת דיוטא עליונה שלו</w:t>
      </w:r>
      <w:r w:rsidRPr="004A22D3">
        <w:rPr>
          <w:rFonts w:hint="cs"/>
          <w:rtl/>
        </w:rPr>
        <w:t xml:space="preserve">' </w:t>
      </w:r>
      <w:r w:rsidRPr="004A22D3">
        <w:rPr>
          <w:rStyle w:val="affffe"/>
          <w:rFonts w:hint="cs"/>
          <w:rtl/>
        </w:rPr>
        <w:t>לר</w:t>
      </w:r>
      <w:r w:rsidRPr="004A22D3">
        <w:rPr>
          <w:rStyle w:val="affffe"/>
          <w:rtl/>
        </w:rPr>
        <w:t>"</w:t>
      </w:r>
      <w:r w:rsidRPr="004A22D3">
        <w:rPr>
          <w:rStyle w:val="affffe"/>
          <w:rFonts w:hint="cs"/>
          <w:rtl/>
        </w:rPr>
        <w:t>פ</w:t>
      </w:r>
      <w:r w:rsidRPr="004A22D3">
        <w:rPr>
          <w:rFonts w:ascii="Fb Fontext" w:hAnsi="Fb Fontext" w:hint="cs"/>
          <w:rtl/>
        </w:rPr>
        <w:t xml:space="preserve"> דאי רצה לבנות עלייה ע</w:t>
      </w:r>
      <w:r w:rsidRPr="004A22D3">
        <w:rPr>
          <w:rFonts w:ascii="Fb Fontext" w:hAnsi="Fb Fontext"/>
          <w:rtl/>
        </w:rPr>
        <w:t>"</w:t>
      </w:r>
      <w:r w:rsidRPr="004A22D3">
        <w:rPr>
          <w:rFonts w:ascii="Fb Fontext" w:hAnsi="Fb Fontext" w:hint="cs"/>
          <w:rtl/>
        </w:rPr>
        <w:t>ג בונה</w:t>
      </w:r>
    </w:p>
    <w:p w14:paraId="4FEA5CC8" w14:textId="77777777" w:rsidR="004E7BCF" w:rsidRPr="00431487" w:rsidRDefault="004E7BCF" w:rsidP="004E7BCF">
      <w:pPr>
        <w:pStyle w:val="36"/>
        <w:framePr w:wrap="notBeside"/>
        <w:rPr>
          <w:rtl/>
        </w:rPr>
      </w:pPr>
      <w:r w:rsidRPr="00431487">
        <w:rPr>
          <w:rFonts w:hint="cs"/>
          <w:rtl/>
        </w:rPr>
        <w:t>הך</w:t>
      </w:r>
    </w:p>
    <w:p w14:paraId="6CF63E7E" w14:textId="77777777" w:rsidR="004E7BCF" w:rsidRPr="00C35A2C" w:rsidRDefault="004E7BCF" w:rsidP="004E7BCF">
      <w:pPr>
        <w:rPr>
          <w:rFonts w:ascii="Fb Fontext" w:hAnsi="Fb Fontext"/>
          <w:rtl/>
        </w:rPr>
      </w:pPr>
      <w:r w:rsidRPr="00F10693">
        <w:rPr>
          <w:rFonts w:hint="cs"/>
          <w:rtl/>
        </w:rPr>
        <w:t>'ע</w:t>
      </w:r>
      <w:r w:rsidRPr="00C35A2C">
        <w:rPr>
          <w:rFonts w:ascii="Fb Fontext" w:hAnsi="Fb Fontext" w:hint="cs"/>
          <w:rtl/>
        </w:rPr>
        <w:t>ל מנת</w:t>
      </w:r>
      <w:r w:rsidRPr="00F10693">
        <w:rPr>
          <w:rFonts w:hint="cs"/>
          <w:rtl/>
        </w:rPr>
        <w:t xml:space="preserve">' </w:t>
      </w:r>
      <w:r w:rsidRPr="00C35A2C">
        <w:rPr>
          <w:rFonts w:ascii="Fb Fontext" w:hAnsi="Fb Fontext" w:hint="cs"/>
          <w:rtl/>
        </w:rPr>
        <w:t>אהני</w:t>
      </w:r>
      <w:r w:rsidRPr="00C35A2C">
        <w:rPr>
          <w:rFonts w:ascii="Fb Fontext" w:hAnsi="Fb Fontext"/>
          <w:rtl/>
        </w:rPr>
        <w:t xml:space="preserve"> </w:t>
      </w:r>
      <w:r w:rsidRPr="00C35A2C">
        <w:rPr>
          <w:rFonts w:ascii="Fb Fontext" w:hAnsi="Fb Fontext" w:hint="cs"/>
          <w:rtl/>
        </w:rPr>
        <w:t>דאי</w:t>
      </w:r>
      <w:r w:rsidRPr="00C35A2C">
        <w:rPr>
          <w:rFonts w:ascii="Fb Fontext" w:hAnsi="Fb Fontext"/>
          <w:rtl/>
        </w:rPr>
        <w:t xml:space="preserve"> </w:t>
      </w:r>
      <w:r w:rsidRPr="00C35A2C">
        <w:rPr>
          <w:rFonts w:ascii="Fb Fontext" w:hAnsi="Fb Fontext" w:hint="cs"/>
          <w:rtl/>
        </w:rPr>
        <w:t>נפיל</w:t>
      </w:r>
      <w:r w:rsidRPr="00C35A2C">
        <w:rPr>
          <w:rFonts w:ascii="Fb Fontext" w:hAnsi="Fb Fontext"/>
          <w:rtl/>
        </w:rPr>
        <w:t xml:space="preserve"> </w:t>
      </w:r>
      <w:r w:rsidRPr="00C35A2C">
        <w:rPr>
          <w:rFonts w:ascii="Fb Fontext" w:hAnsi="Fb Fontext" w:hint="cs"/>
          <w:rtl/>
        </w:rPr>
        <w:t>הדר</w:t>
      </w:r>
      <w:r w:rsidRPr="00C35A2C">
        <w:rPr>
          <w:rFonts w:ascii="Fb Fontext" w:hAnsi="Fb Fontext"/>
          <w:rtl/>
        </w:rPr>
        <w:t xml:space="preserve"> </w:t>
      </w:r>
      <w:r w:rsidRPr="00C35A2C">
        <w:rPr>
          <w:rFonts w:ascii="Fb Fontext" w:hAnsi="Fb Fontext" w:hint="cs"/>
          <w:rtl/>
        </w:rPr>
        <w:t>בני</w:t>
      </w:r>
      <w:r w:rsidRPr="00C35A2C">
        <w:rPr>
          <w:rFonts w:ascii="Fb Fontext" w:hAnsi="Fb Fontext"/>
          <w:rtl/>
        </w:rPr>
        <w:t xml:space="preserve"> </w:t>
      </w:r>
      <w:r w:rsidRPr="00C35A2C">
        <w:rPr>
          <w:rFonts w:ascii="Fb Fontext" w:hAnsi="Fb Fontext" w:hint="cs"/>
          <w:rtl/>
        </w:rPr>
        <w:t>לה</w:t>
      </w:r>
      <w:r>
        <w:rPr>
          <w:rStyle w:val="aff1"/>
          <w:rFonts w:ascii="Fb Fontext" w:hAnsi="Fb Fontext"/>
          <w:rtl/>
        </w:rPr>
        <w:footnoteReference w:id="48"/>
      </w:r>
    </w:p>
    <w:p w14:paraId="3DC85FCF" w14:textId="77777777" w:rsidR="004E7BCF" w:rsidRPr="001B450D" w:rsidRDefault="004E7BCF" w:rsidP="004E7BCF">
      <w:pPr>
        <w:pStyle w:val="aff9"/>
        <w:rPr>
          <w:rtl/>
        </w:rPr>
      </w:pPr>
      <w:r w:rsidRPr="001B450D">
        <w:rPr>
          <w:rFonts w:hint="cs"/>
          <w:rtl/>
        </w:rPr>
        <w:t>***</w:t>
      </w:r>
    </w:p>
    <w:p w14:paraId="00286BDB" w14:textId="77777777" w:rsidR="00D772CD" w:rsidRPr="00D772CD" w:rsidRDefault="00AC0AF5" w:rsidP="00D772CD">
      <w:pPr>
        <w:pStyle w:val="36"/>
        <w:framePr w:wrap="notBeside"/>
        <w:rPr>
          <w:rtl/>
        </w:rPr>
      </w:pPr>
      <w:r w:rsidRPr="00D772CD">
        <w:rPr>
          <w:rFonts w:hint="cs"/>
          <w:rtl/>
        </w:rPr>
        <w:t>רב</w:t>
      </w:r>
      <w:r w:rsidRPr="00D772CD">
        <w:rPr>
          <w:rtl/>
        </w:rPr>
        <w:t xml:space="preserve"> </w:t>
      </w:r>
      <w:r w:rsidRPr="00D772CD">
        <w:rPr>
          <w:rFonts w:hint="cs"/>
          <w:rtl/>
        </w:rPr>
        <w:t>דימי</w:t>
      </w:r>
      <w:r w:rsidRPr="00D772CD">
        <w:rPr>
          <w:rtl/>
        </w:rPr>
        <w:t xml:space="preserve"> </w:t>
      </w:r>
      <w:r w:rsidRPr="00D772CD">
        <w:rPr>
          <w:rFonts w:hint="cs"/>
          <w:rtl/>
        </w:rPr>
        <w:t>מנהרדעא</w:t>
      </w:r>
      <w:r w:rsidRPr="00D772CD">
        <w:rPr>
          <w:rtl/>
        </w:rPr>
        <w:t>:</w:t>
      </w:r>
    </w:p>
    <w:p w14:paraId="072A0189" w14:textId="37EC5292" w:rsidR="00AC0AF5" w:rsidRPr="00C35A2C" w:rsidRDefault="00AC0AF5" w:rsidP="00AC0AF5">
      <w:pPr>
        <w:rPr>
          <w:rFonts w:ascii="Fb Fontext" w:hAnsi="Fb Fontext"/>
          <w:rtl/>
        </w:rPr>
      </w:pPr>
      <w:r w:rsidRPr="00C35A2C">
        <w:rPr>
          <w:rFonts w:ascii="Fb Fontext" w:hAnsi="Fb Fontext"/>
          <w:sz w:val="32"/>
          <w:rtl/>
        </w:rPr>
        <w:t xml:space="preserve"> </w:t>
      </w:r>
      <w:r w:rsidRPr="00F10693">
        <w:rPr>
          <w:rFonts w:hint="cs"/>
          <w:rtl/>
        </w:rPr>
        <w:t>'ע</w:t>
      </w:r>
      <w:r w:rsidRPr="00C35A2C">
        <w:rPr>
          <w:rFonts w:ascii="Fb Fontext" w:hAnsi="Fb Fontext" w:hint="cs"/>
          <w:sz w:val="32"/>
          <w:rtl/>
        </w:rPr>
        <w:t>ומקא ורומא</w:t>
      </w:r>
      <w:r w:rsidRPr="00F10693">
        <w:rPr>
          <w:rFonts w:hint="cs"/>
          <w:rtl/>
        </w:rPr>
        <w:t xml:space="preserve">' </w:t>
      </w:r>
      <w:r w:rsidRPr="00C35A2C">
        <w:rPr>
          <w:rFonts w:ascii="Fb Fontext" w:hAnsi="Fb Fontext" w:hint="cs"/>
          <w:sz w:val="32"/>
          <w:rtl/>
        </w:rPr>
        <w:t>אהני לעומקא ורומא דבסתמא לא קני.</w:t>
      </w:r>
    </w:p>
    <w:p w14:paraId="718987FC" w14:textId="7E2FACBE" w:rsidR="00AC0AF5" w:rsidRPr="00C35A2C" w:rsidRDefault="00AC0AF5" w:rsidP="00AC0AF5">
      <w:pPr>
        <w:rPr>
          <w:rFonts w:ascii="Fb Fontext" w:hAnsi="Fb Fontext"/>
          <w:rtl/>
        </w:rPr>
      </w:pPr>
      <w:r w:rsidRPr="00C35A2C">
        <w:rPr>
          <w:rFonts w:ascii="Fb Fontext" w:hAnsi="Fb Fontext" w:hint="cs"/>
          <w:rtl/>
        </w:rPr>
        <w:t xml:space="preserve"> </w:t>
      </w:r>
      <w:r w:rsidRPr="00F10693">
        <w:rPr>
          <w:rFonts w:hint="cs"/>
          <w:rtl/>
        </w:rPr>
        <w:t>'מ</w:t>
      </w:r>
      <w:r w:rsidRPr="00C35A2C">
        <w:rPr>
          <w:rFonts w:ascii="Fb Fontext" w:hAnsi="Fb Fontext" w:hint="cs"/>
          <w:rtl/>
        </w:rPr>
        <w:t>תהום ארעא ועד רום רקיעא</w:t>
      </w:r>
      <w:r w:rsidRPr="00F10693">
        <w:rPr>
          <w:rFonts w:hint="cs"/>
          <w:rtl/>
        </w:rPr>
        <w:t xml:space="preserve">' </w:t>
      </w:r>
      <w:r w:rsidRPr="00C35A2C">
        <w:rPr>
          <w:rFonts w:ascii="Fb Fontext" w:hAnsi="Fb Fontext" w:hint="cs"/>
          <w:rtl/>
        </w:rPr>
        <w:t>אהני לבור ודות ומחילות</w:t>
      </w:r>
    </w:p>
    <w:p w14:paraId="1D3694AB" w14:textId="2DCA0468" w:rsidR="00AC0AF5" w:rsidRPr="001B450D" w:rsidRDefault="001B450D" w:rsidP="00AC0AF5">
      <w:pPr>
        <w:pStyle w:val="aff9"/>
        <w:rPr>
          <w:rtl/>
        </w:rPr>
      </w:pPr>
      <w:r w:rsidRPr="001B450D">
        <w:rPr>
          <w:rFonts w:hint="cs"/>
          <w:rtl/>
        </w:rPr>
        <w:t>***</w:t>
      </w:r>
    </w:p>
    <w:p w14:paraId="51F22D1A" w14:textId="77777777" w:rsidR="00AC0AF5" w:rsidRDefault="00AC0AF5" w:rsidP="00982F98">
      <w:pPr>
        <w:pStyle w:val="affe"/>
        <w:framePr w:wrap="around"/>
        <w:rPr>
          <w:rtl/>
        </w:rPr>
      </w:pPr>
      <w:r w:rsidRPr="00C35A2C">
        <w:rPr>
          <w:rFonts w:hint="cs"/>
          <w:rtl/>
        </w:rPr>
        <w:t>סד.</w:t>
      </w:r>
    </w:p>
    <w:p>
      <w:pPr>
        <w:pStyle w:val="affffb"/>
        <w:rPr>
          <w:ins w:id="20448" w:author="קלוד" w:date="2026-10-06T10:07:33Z"/>
        </w:rPr>
      </w:pPr>
      <w:ins w:id="20447" w:author="קלוד" w:date="2026-10-06T10:07:33Z">
        <w:r>
          <w:t xml:space="preserve">משנה ב</w:t>
        </w:r>
      </w:ins>
    </w:p>
    <w:p w14:paraId="52B91523" w14:textId="77777777" w:rsidR="00AC0AF5" w:rsidRPr="006635A9" w:rsidRDefault="00AC0AF5" w:rsidP="00DB3591">
      <w:pPr>
        <w:pStyle w:val="afff3"/>
        <w:rPr>
          <w:del w:id="20007" w:author="קלוד" w:date="2026-10-06T10:12:23Z"/>
          <w:rtl/>
        </w:rPr>
      </w:pPr>
      <w:ins w:id="9871" w:author="מספור קטעי משנה" w:date="2026-10-06T06:44:59Z">
        <w:del w:id="20004" w:author="קלוד" w:date="2026-10-06T10:12:23Z">
          <w:r>
            <w:rPr>
              <w:rStyle w:val="MisparKeta"/>
            </w:rPr>
            <w:delText xml:space="preserve">א. </w:delText>
          </w:r>
        </w:del>
      </w:ins>
      <w:del w:id="20005" w:author="קלוד" w:date="2026-10-06T10:12:23Z">
        <w:r w:rsidRPr="006635A9">
          <w:rPr>
            <w:rFonts w:hint="cs"/>
            <w:rtl/>
          </w:rPr>
          <w:delText xml:space="preserve">מתני</w:delText>
        </w:r>
      </w:del>
      <w:del w:id="20006" w:author="קלוד" w:date="2026-10-06T10:12:23Z">
        <w:r w:rsidRPr="006635A9">
          <w:rPr>
            <w:rtl/>
          </w:rPr>
          <w:delText xml:space="preserve">'</w:delText>
        </w:r>
      </w:del>
    </w:p>
    <w:p w14:paraId="216CBFA0" w14:textId="77777777" w:rsidR="00AC0AF5" w:rsidRPr="006635A9" w:rsidRDefault="00AC0AF5" w:rsidP="00DB3591">
      <w:pPr>
        <w:pStyle w:val="afff3"/>
        <w:rPr>
          <w:rtl/>
        </w:rPr>
      </w:pPr>
      <w:r w:rsidRPr="006635A9">
        <w:rPr>
          <w:rFonts w:hint="cs"/>
          <w:rtl/>
        </w:rPr>
        <w:t>לא</w:t>
      </w:r>
      <w:r w:rsidRPr="006635A9">
        <w:rPr>
          <w:rtl/>
        </w:rPr>
        <w:t xml:space="preserve"> </w:t>
      </w:r>
      <w:r w:rsidRPr="006635A9">
        <w:rPr>
          <w:rFonts w:hint="cs"/>
          <w:rtl/>
        </w:rPr>
        <w:t>את</w:t>
      </w:r>
      <w:r w:rsidRPr="006635A9">
        <w:rPr>
          <w:rtl/>
        </w:rPr>
        <w:t xml:space="preserve"> </w:t>
      </w:r>
      <w:r w:rsidRPr="006635A9">
        <w:rPr>
          <w:rFonts w:hint="cs"/>
          <w:rtl/>
        </w:rPr>
        <w:t>הבור</w:t>
      </w:r>
      <w:r w:rsidRPr="006635A9">
        <w:rPr>
          <w:rtl/>
        </w:rPr>
        <w:t xml:space="preserve"> </w:t>
      </w:r>
      <w:r w:rsidRPr="006635A9">
        <w:rPr>
          <w:rFonts w:hint="cs"/>
          <w:rtl/>
        </w:rPr>
        <w:t>ולא</w:t>
      </w:r>
      <w:r w:rsidRPr="006635A9">
        <w:rPr>
          <w:rtl/>
        </w:rPr>
        <w:t xml:space="preserve"> </w:t>
      </w:r>
      <w:r w:rsidRPr="006635A9">
        <w:rPr>
          <w:rFonts w:hint="cs"/>
          <w:rtl/>
        </w:rPr>
        <w:t>את</w:t>
      </w:r>
      <w:r w:rsidRPr="006635A9">
        <w:rPr>
          <w:rtl/>
        </w:rPr>
        <w:t xml:space="preserve"> </w:t>
      </w:r>
      <w:r w:rsidRPr="006635A9">
        <w:rPr>
          <w:rFonts w:hint="cs"/>
          <w:rtl/>
        </w:rPr>
        <w:t>הדות</w:t>
      </w:r>
      <w:r w:rsidRPr="006635A9">
        <w:rPr>
          <w:rtl/>
        </w:rPr>
        <w:t xml:space="preserve"> </w:t>
      </w:r>
      <w:r w:rsidRPr="006635A9">
        <w:rPr>
          <w:rFonts w:hint="cs"/>
          <w:rtl/>
        </w:rPr>
        <w:t>אע</w:t>
      </w:r>
      <w:r w:rsidRPr="006635A9">
        <w:rPr>
          <w:rtl/>
        </w:rPr>
        <w:t>"</w:t>
      </w:r>
      <w:r w:rsidRPr="006635A9">
        <w:rPr>
          <w:rFonts w:hint="cs"/>
          <w:rtl/>
        </w:rPr>
        <w:t>פ</w:t>
      </w:r>
      <w:r w:rsidRPr="006635A9">
        <w:rPr>
          <w:rtl/>
        </w:rPr>
        <w:t xml:space="preserve"> </w:t>
      </w:r>
      <w:r w:rsidRPr="006635A9">
        <w:rPr>
          <w:rFonts w:hint="cs"/>
          <w:rtl/>
        </w:rPr>
        <w:t>שכתב</w:t>
      </w:r>
      <w:r w:rsidRPr="006635A9">
        <w:rPr>
          <w:rtl/>
        </w:rPr>
        <w:t xml:space="preserve"> </w:t>
      </w:r>
      <w:r w:rsidRPr="006635A9">
        <w:rPr>
          <w:rFonts w:hint="cs"/>
          <w:rtl/>
        </w:rPr>
        <w:t>לו</w:t>
      </w:r>
      <w:r w:rsidRPr="006635A9">
        <w:rPr>
          <w:rtl/>
        </w:rPr>
        <w:t xml:space="preserve"> </w:t>
      </w:r>
      <w:r w:rsidRPr="006635A9">
        <w:rPr>
          <w:rFonts w:hint="cs"/>
          <w:rtl/>
        </w:rPr>
        <w:t>עומקא</w:t>
      </w:r>
      <w:r w:rsidRPr="006635A9">
        <w:rPr>
          <w:rtl/>
        </w:rPr>
        <w:t xml:space="preserve"> </w:t>
      </w:r>
      <w:r w:rsidRPr="006635A9">
        <w:rPr>
          <w:rFonts w:hint="cs"/>
          <w:rtl/>
        </w:rPr>
        <w:t>ורומא</w:t>
      </w:r>
    </w:p>
    <w:p w14:paraId="640023C8" w14:textId="77777777" w:rsidR="00AC0AF5" w:rsidRPr="006635A9" w:rsidRDefault="00AC0AF5" w:rsidP="00DB3591">
      <w:pPr>
        <w:pStyle w:val="afff3"/>
        <w:rPr>
          <w:rtl/>
        </w:rPr>
      </w:pPr>
      <w:r w:rsidRPr="006635A9">
        <w:rPr>
          <w:rtl/>
        </w:rPr>
        <w:tab/>
      </w:r>
      <w:r>
        <w:rPr>
          <w:rFonts w:hint="cs"/>
          <w:rtl/>
        </w:rPr>
        <w:t xml:space="preserve">ל</w:t>
      </w:r>
      <w:r>
        <w:rPr>
          <w:rStyle w:val="TanaimMishna"/>
          <w:rFonts w:hint="cs"/>
          <w:rtl/>
          <w:rPrChange w:id="43088" w:author="Claude" w:date="2026-10-07T09:47:58Z">
            <w:rPr>
              <w:rFonts w:hint="cs"/>
              <w:rtl/>
            </w:rPr>
          </w:rPrChange>
        </w:rPr>
        <w:t xml:space="preserve">ר</w:t>
      </w:r>
      <w:r>
        <w:rPr>
          <w:rStyle w:val="TanaimMishna"/>
          <w:rtl/>
          <w:rPrChange w:id="43089" w:author="Claude" w:date="2026-10-07T09:47:58Z">
            <w:rPr>
              <w:rtl/>
            </w:rPr>
          </w:rPrChange>
        </w:rPr>
        <w:t xml:space="preserve">"</w:t>
      </w:r>
      <w:r>
        <w:rPr>
          <w:rStyle w:val="TanaimMishna"/>
          <w:rFonts w:hint="cs"/>
          <w:rtl/>
          <w:rPrChange w:id="43090" w:author="Claude" w:date="2026-10-07T09:47:58Z">
            <w:rPr>
              <w:rFonts w:hint="cs"/>
              <w:rtl/>
            </w:rPr>
          </w:rPrChange>
        </w:rPr>
        <w:t xml:space="preserve">ע</w:t>
      </w:r>
      <w:r>
        <w:rPr>
          <w:rFonts w:hint="cs"/>
          <w:rtl/>
        </w:rPr>
        <w:t xml:space="preserve"> צריך</w:t>
      </w:r>
      <w:r w:rsidRPr="006635A9">
        <w:rPr>
          <w:rtl/>
        </w:rPr>
        <w:t xml:space="preserve"> </w:t>
      </w:r>
      <w:r w:rsidRPr="006635A9">
        <w:rPr>
          <w:rFonts w:hint="cs"/>
          <w:rtl/>
        </w:rPr>
        <w:t>ליקח</w:t>
      </w:r>
      <w:r w:rsidRPr="006635A9">
        <w:rPr>
          <w:rtl/>
        </w:rPr>
        <w:t xml:space="preserve"> </w:t>
      </w:r>
      <w:r w:rsidRPr="006635A9">
        <w:rPr>
          <w:rFonts w:hint="cs"/>
          <w:rtl/>
        </w:rPr>
        <w:t>לו</w:t>
      </w:r>
      <w:r w:rsidRPr="006635A9">
        <w:rPr>
          <w:rtl/>
        </w:rPr>
        <w:t xml:space="preserve"> </w:t>
      </w:r>
      <w:r w:rsidRPr="006635A9">
        <w:rPr>
          <w:rFonts w:hint="cs"/>
          <w:rtl/>
        </w:rPr>
        <w:t>דרך</w:t>
      </w:r>
      <w:r w:rsidRPr="006635A9">
        <w:rPr>
          <w:rtl/>
        </w:rPr>
        <w:t xml:space="preserve">, </w:t>
      </w:r>
      <w:r w:rsidRPr="006635A9">
        <w:rPr>
          <w:rFonts w:hint="cs"/>
          <w:rtl/>
        </w:rPr>
        <w:t>וחכ</w:t>
      </w:r>
      <w:r w:rsidRPr="006635A9">
        <w:rPr>
          <w:rtl/>
        </w:rPr>
        <w:t>"</w:t>
      </w:r>
      <w:r w:rsidRPr="006635A9">
        <w:rPr>
          <w:rFonts w:hint="cs"/>
          <w:rtl/>
        </w:rPr>
        <w:t>א</w:t>
      </w:r>
      <w:r w:rsidRPr="006635A9">
        <w:rPr>
          <w:rtl/>
        </w:rPr>
        <w:t xml:space="preserve">: </w:t>
      </w:r>
      <w:r w:rsidRPr="006635A9">
        <w:rPr>
          <w:rFonts w:hint="cs"/>
          <w:rtl/>
        </w:rPr>
        <w:t>א</w:t>
      </w:r>
      <w:r w:rsidRPr="006635A9">
        <w:rPr>
          <w:rtl/>
        </w:rPr>
        <w:t>"</w:t>
      </w:r>
      <w:r w:rsidRPr="006635A9">
        <w:rPr>
          <w:rFonts w:hint="cs"/>
          <w:rtl/>
        </w:rPr>
        <w:t>צ</w:t>
      </w:r>
      <w:r w:rsidRPr="006635A9">
        <w:rPr>
          <w:rtl/>
        </w:rPr>
        <w:t xml:space="preserve"> </w:t>
      </w:r>
      <w:r w:rsidRPr="006635A9">
        <w:rPr>
          <w:rFonts w:hint="cs"/>
          <w:rtl/>
        </w:rPr>
        <w:t>ליקח</w:t>
      </w:r>
      <w:r w:rsidRPr="006635A9">
        <w:rPr>
          <w:rtl/>
        </w:rPr>
        <w:t xml:space="preserve"> </w:t>
      </w:r>
      <w:r w:rsidRPr="006635A9">
        <w:rPr>
          <w:rFonts w:hint="cs"/>
          <w:rtl/>
        </w:rPr>
        <w:t>לו</w:t>
      </w:r>
      <w:r w:rsidRPr="006635A9">
        <w:rPr>
          <w:rtl/>
        </w:rPr>
        <w:t xml:space="preserve"> </w:t>
      </w:r>
      <w:r w:rsidRPr="006635A9">
        <w:rPr>
          <w:rFonts w:hint="cs"/>
          <w:rtl/>
        </w:rPr>
        <w:t>דרך</w:t>
      </w:r>
    </w:p>
    <w:p w14:paraId="74699482" w14:textId="77777777" w:rsidR="00AC0AF5" w:rsidRPr="006635A9" w:rsidRDefault="00AC0AF5" w:rsidP="00DB3591">
      <w:pPr>
        <w:pStyle w:val="afff3"/>
        <w:rPr>
          <w:rtl/>
        </w:rPr>
      </w:pPr>
      <w:r w:rsidRPr="006635A9">
        <w:rPr>
          <w:rFonts w:hint="cs"/>
          <w:rtl/>
        </w:rPr>
        <w:t>ומודה</w:t>
      </w:r>
      <w:r w:rsidRPr="006635A9">
        <w:rPr>
          <w:rtl/>
        </w:rPr>
        <w:t xml:space="preserve"> </w:t>
      </w:r>
      <w:r>
        <w:rPr>
          <w:rStyle w:val="TanaimMishna"/>
          <w:rFonts w:hint="cs"/>
          <w:rtl/>
          <w:rPrChange w:id="43091" w:author="Claude" w:date="2026-10-07T09:47:58Z">
            <w:rPr>
              <w:rFonts w:hint="cs"/>
              <w:rtl/>
            </w:rPr>
          </w:rPrChange>
        </w:rPr>
        <w:t xml:space="preserve">ר</w:t>
      </w:r>
      <w:r>
        <w:rPr>
          <w:rStyle w:val="TanaimMishna"/>
          <w:rtl/>
          <w:rPrChange w:id="43092" w:author="Claude" w:date="2026-10-07T09:47:58Z">
            <w:rPr>
              <w:rtl/>
            </w:rPr>
          </w:rPrChange>
        </w:rPr>
        <w:t xml:space="preserve">"</w:t>
      </w:r>
      <w:r>
        <w:rPr>
          <w:rStyle w:val="TanaimMishna"/>
          <w:rFonts w:hint="cs"/>
          <w:rtl/>
          <w:rPrChange w:id="43093" w:author="Claude" w:date="2026-10-07T09:47:58Z">
            <w:rPr>
              <w:rFonts w:hint="cs"/>
              <w:rtl/>
            </w:rPr>
          </w:rPrChange>
        </w:rPr>
        <w:t xml:space="preserve">ע</w:t>
      </w:r>
      <w:r w:rsidRPr="006635A9">
        <w:rPr>
          <w:rtl/>
        </w:rPr>
        <w:t xml:space="preserve">, </w:t>
      </w:r>
      <w:r w:rsidRPr="006635A9">
        <w:rPr>
          <w:rFonts w:hint="cs"/>
          <w:rtl/>
        </w:rPr>
        <w:t>בזמן</w:t>
      </w:r>
      <w:r w:rsidRPr="006635A9">
        <w:rPr>
          <w:rtl/>
        </w:rPr>
        <w:t xml:space="preserve"> </w:t>
      </w:r>
      <w:r w:rsidRPr="006635A9">
        <w:rPr>
          <w:rFonts w:hint="cs"/>
          <w:rtl/>
        </w:rPr>
        <w:t>שאמר</w:t>
      </w:r>
      <w:r w:rsidRPr="006635A9">
        <w:rPr>
          <w:rtl/>
        </w:rPr>
        <w:t xml:space="preserve"> </w:t>
      </w:r>
      <w:r w:rsidRPr="006635A9">
        <w:rPr>
          <w:rFonts w:hint="cs"/>
          <w:rtl/>
        </w:rPr>
        <w:t>לו</w:t>
      </w:r>
      <w:r w:rsidRPr="006635A9">
        <w:rPr>
          <w:rtl/>
        </w:rPr>
        <w:t xml:space="preserve"> </w:t>
      </w:r>
      <w:r w:rsidRPr="006635A9">
        <w:rPr>
          <w:rFonts w:hint="cs"/>
          <w:rtl/>
        </w:rPr>
        <w:t>חוץ</w:t>
      </w:r>
      <w:r w:rsidRPr="006635A9">
        <w:rPr>
          <w:rtl/>
        </w:rPr>
        <w:t xml:space="preserve"> </w:t>
      </w:r>
      <w:r w:rsidRPr="006635A9">
        <w:rPr>
          <w:rFonts w:hint="cs"/>
          <w:rtl/>
        </w:rPr>
        <w:t>מאלו</w:t>
      </w:r>
      <w:r w:rsidRPr="006635A9">
        <w:rPr>
          <w:rtl/>
        </w:rPr>
        <w:t xml:space="preserve"> – </w:t>
      </w:r>
      <w:r w:rsidRPr="006635A9">
        <w:rPr>
          <w:rFonts w:hint="cs"/>
          <w:rtl/>
        </w:rPr>
        <w:t>שא</w:t>
      </w:r>
      <w:r w:rsidRPr="006635A9">
        <w:rPr>
          <w:rtl/>
        </w:rPr>
        <w:t>"</w:t>
      </w:r>
      <w:r w:rsidRPr="006635A9">
        <w:rPr>
          <w:rFonts w:hint="cs"/>
          <w:rtl/>
        </w:rPr>
        <w:t>צ</w:t>
      </w:r>
      <w:r w:rsidRPr="006635A9">
        <w:rPr>
          <w:rtl/>
        </w:rPr>
        <w:t xml:space="preserve"> </w:t>
      </w:r>
      <w:r w:rsidRPr="006635A9">
        <w:rPr>
          <w:rFonts w:hint="cs"/>
          <w:rtl/>
        </w:rPr>
        <w:t>ליקח</w:t>
      </w:r>
      <w:r w:rsidRPr="006635A9">
        <w:rPr>
          <w:rtl/>
        </w:rPr>
        <w:t xml:space="preserve"> </w:t>
      </w:r>
      <w:r w:rsidRPr="006635A9">
        <w:rPr>
          <w:rFonts w:hint="cs"/>
          <w:rtl/>
        </w:rPr>
        <w:t>דרך</w:t>
      </w:r>
    </w:p>
    <w:p w14:paraId="11732BCD" w14:textId="77777777" w:rsidR="00AC0AF5" w:rsidRPr="006635A9" w:rsidRDefault="00AC0AF5" w:rsidP="00DB3591">
      <w:pPr>
        <w:pStyle w:val="afff3"/>
        <w:rPr>
          <w:rtl/>
        </w:rPr>
      </w:pPr>
      <w:r w:rsidRPr="006635A9">
        <w:rPr>
          <w:rFonts w:hint="cs"/>
          <w:rtl/>
        </w:rPr>
        <w:t>מכרן</w:t>
      </w:r>
      <w:r w:rsidRPr="006635A9">
        <w:rPr>
          <w:rtl/>
        </w:rPr>
        <w:t xml:space="preserve"> </w:t>
      </w:r>
      <w:r w:rsidRPr="006635A9">
        <w:rPr>
          <w:rFonts w:hint="cs"/>
          <w:rtl/>
        </w:rPr>
        <w:t>לאחר:</w:t>
      </w:r>
      <w:r w:rsidRPr="006635A9">
        <w:rPr>
          <w:rtl/>
        </w:rPr>
        <w:t xml:space="preserve"> </w:t>
      </w:r>
      <w:r>
        <w:rPr>
          <w:rFonts w:hint="cs"/>
          <w:rtl/>
        </w:rPr>
        <w:t xml:space="preserve">ל</w:t>
      </w:r>
      <w:r>
        <w:rPr>
          <w:rStyle w:val="TanaimMishna"/>
          <w:rFonts w:hint="cs"/>
          <w:rtl/>
          <w:rPrChange w:id="43094" w:author="Claude" w:date="2026-10-07T09:47:58Z">
            <w:rPr>
              <w:rFonts w:hint="cs"/>
              <w:rtl/>
            </w:rPr>
          </w:rPrChange>
        </w:rPr>
        <w:t xml:space="preserve">ר</w:t>
      </w:r>
      <w:r>
        <w:rPr>
          <w:rStyle w:val="TanaimMishna"/>
          <w:rtl/>
          <w:rPrChange w:id="43095" w:author="Claude" w:date="2026-10-07T09:47:58Z">
            <w:rPr>
              <w:rtl/>
            </w:rPr>
          </w:rPrChange>
        </w:rPr>
        <w:t xml:space="preserve">"</w:t>
      </w:r>
      <w:r>
        <w:rPr>
          <w:rStyle w:val="TanaimMishna"/>
          <w:rFonts w:hint="cs"/>
          <w:rtl/>
          <w:rPrChange w:id="43096" w:author="Claude" w:date="2026-10-07T09:47:58Z">
            <w:rPr>
              <w:rFonts w:hint="cs"/>
              <w:rtl/>
            </w:rPr>
          </w:rPrChange>
        </w:rPr>
        <w:t xml:space="preserve">ע</w:t>
      </w:r>
      <w:r>
        <w:rPr>
          <w:rFonts w:hint="cs"/>
          <w:rtl/>
        </w:rPr>
        <w:t xml:space="preserve"> א</w:t>
      </w:r>
      <w:r w:rsidRPr="006635A9">
        <w:rPr>
          <w:rtl/>
        </w:rPr>
        <w:t>"</w:t>
      </w:r>
      <w:r w:rsidRPr="006635A9">
        <w:rPr>
          <w:rFonts w:hint="cs"/>
          <w:rtl/>
        </w:rPr>
        <w:t>צ</w:t>
      </w:r>
      <w:r w:rsidRPr="006635A9">
        <w:rPr>
          <w:rtl/>
        </w:rPr>
        <w:t xml:space="preserve"> </w:t>
      </w:r>
      <w:r w:rsidRPr="006635A9">
        <w:rPr>
          <w:rFonts w:hint="cs"/>
          <w:rtl/>
        </w:rPr>
        <w:t>ליקח</w:t>
      </w:r>
      <w:r w:rsidRPr="006635A9">
        <w:rPr>
          <w:rtl/>
        </w:rPr>
        <w:t xml:space="preserve"> </w:t>
      </w:r>
      <w:r w:rsidRPr="006635A9">
        <w:rPr>
          <w:rFonts w:hint="cs"/>
          <w:rtl/>
        </w:rPr>
        <w:t>לו</w:t>
      </w:r>
      <w:r w:rsidRPr="006635A9">
        <w:rPr>
          <w:rtl/>
        </w:rPr>
        <w:t xml:space="preserve"> </w:t>
      </w:r>
      <w:r w:rsidRPr="006635A9">
        <w:rPr>
          <w:rFonts w:hint="cs"/>
          <w:rtl/>
        </w:rPr>
        <w:t>דרך</w:t>
      </w:r>
      <w:r w:rsidRPr="006635A9">
        <w:rPr>
          <w:rtl/>
        </w:rPr>
        <w:t xml:space="preserve">, </w:t>
      </w:r>
      <w:r w:rsidRPr="006635A9">
        <w:rPr>
          <w:rFonts w:hint="cs"/>
          <w:rtl/>
        </w:rPr>
        <w:t>וחכ</w:t>
      </w:r>
      <w:r w:rsidRPr="006635A9">
        <w:rPr>
          <w:rtl/>
        </w:rPr>
        <w:t>"</w:t>
      </w:r>
      <w:r w:rsidRPr="006635A9">
        <w:rPr>
          <w:rFonts w:hint="cs"/>
          <w:rtl/>
        </w:rPr>
        <w:t>א</w:t>
      </w:r>
      <w:r w:rsidRPr="006635A9">
        <w:rPr>
          <w:rtl/>
        </w:rPr>
        <w:t xml:space="preserve">: </w:t>
      </w:r>
      <w:r w:rsidRPr="006635A9">
        <w:rPr>
          <w:rFonts w:hint="cs"/>
          <w:rtl/>
        </w:rPr>
        <w:t>צריך</w:t>
      </w:r>
      <w:r w:rsidRPr="006635A9">
        <w:rPr>
          <w:rtl/>
        </w:rPr>
        <w:t xml:space="preserve"> </w:t>
      </w:r>
      <w:r w:rsidRPr="006635A9">
        <w:rPr>
          <w:rFonts w:hint="cs"/>
          <w:rtl/>
        </w:rPr>
        <w:t>ליקח</w:t>
      </w:r>
      <w:r w:rsidRPr="006635A9">
        <w:rPr>
          <w:rtl/>
        </w:rPr>
        <w:t xml:space="preserve"> </w:t>
      </w:r>
      <w:r w:rsidRPr="006635A9">
        <w:rPr>
          <w:rFonts w:hint="cs"/>
          <w:rtl/>
        </w:rPr>
        <w:t>לו</w:t>
      </w:r>
      <w:r w:rsidRPr="006635A9">
        <w:rPr>
          <w:rtl/>
        </w:rPr>
        <w:t xml:space="preserve"> </w:t>
      </w:r>
      <w:r w:rsidRPr="006635A9">
        <w:rPr>
          <w:rFonts w:hint="cs"/>
          <w:rtl/>
        </w:rPr>
        <w:t>דרך</w:t>
      </w:r>
    </w:p>
    <w:p w14:paraId="3C2A10C2" w14:textId="77777777" w:rsidR="00AC0AF5" w:rsidRPr="00C35A2C" w:rsidRDefault="00AC0AF5" w:rsidP="00AC0AF5">
      <w:pPr>
        <w:rPr>
          <w:rFonts w:ascii="Fb Fontext" w:hAnsi="Fb Fontext"/>
          <w:rtl/>
        </w:rPr>
      </w:pPr>
      <w:r w:rsidRPr="00C35A2C">
        <w:rPr>
          <w:rFonts w:ascii="Fb Fontext" w:hAnsi="Fb Fontext" w:hint="cs"/>
          <w:sz w:val="32"/>
          <w:rtl/>
        </w:rPr>
        <w:t>בור ודות בקרקע</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שהבור</w:t>
      </w:r>
      <w:r w:rsidRPr="00C35A2C">
        <w:rPr>
          <w:rFonts w:ascii="Fb Fontext" w:hAnsi="Fb Fontext"/>
          <w:sz w:val="32"/>
          <w:rtl/>
        </w:rPr>
        <w:t xml:space="preserve"> </w:t>
      </w:r>
      <w:r w:rsidRPr="00C35A2C">
        <w:rPr>
          <w:rFonts w:ascii="Fb Fontext" w:hAnsi="Fb Fontext" w:hint="cs"/>
          <w:sz w:val="32"/>
          <w:rtl/>
        </w:rPr>
        <w:t>בחפירה</w:t>
      </w:r>
      <w:r w:rsidRPr="00C35A2C">
        <w:rPr>
          <w:rFonts w:ascii="Fb Fontext" w:hAnsi="Fb Fontext"/>
          <w:sz w:val="32"/>
          <w:rtl/>
        </w:rPr>
        <w:t xml:space="preserve"> </w:t>
      </w:r>
      <w:r w:rsidRPr="00C35A2C">
        <w:rPr>
          <w:rFonts w:ascii="Fb Fontext" w:hAnsi="Fb Fontext" w:hint="cs"/>
          <w:sz w:val="32"/>
          <w:rtl/>
        </w:rPr>
        <w:t>והדות</w:t>
      </w:r>
      <w:r w:rsidRPr="00C35A2C">
        <w:rPr>
          <w:rFonts w:ascii="Fb Fontext" w:hAnsi="Fb Fontext"/>
          <w:sz w:val="32"/>
          <w:rtl/>
        </w:rPr>
        <w:t xml:space="preserve"> </w:t>
      </w:r>
      <w:r w:rsidRPr="00C35A2C">
        <w:rPr>
          <w:rFonts w:ascii="Fb Fontext" w:hAnsi="Fb Fontext" w:hint="cs"/>
          <w:sz w:val="32"/>
          <w:rtl/>
        </w:rPr>
        <w:t>בבנין</w:t>
      </w:r>
    </w:p>
    <w:p w14:paraId="6D603F07" w14:textId="77777777" w:rsidR="00AC0AF5" w:rsidRPr="00C35A2C" w:rsidRDefault="00AC0AF5" w:rsidP="00982F98">
      <w:pPr>
        <w:pStyle w:val="affe"/>
        <w:framePr w:wrap="around"/>
        <w:rPr>
          <w:rtl/>
        </w:rPr>
      </w:pPr>
      <w:r w:rsidRPr="00C35A2C">
        <w:rPr>
          <w:rFonts w:hint="cs"/>
          <w:rtl/>
        </w:rPr>
        <w:t>סד:</w:t>
      </w:r>
    </w:p>
    <w:p w14:paraId="205ED3B9" w14:textId="77777777" w:rsidR="00AC0AF5" w:rsidRPr="00801934" w:rsidRDefault="00AC0AF5" w:rsidP="00AF2FEB">
      <w:pPr>
        <w:pStyle w:val="afffb"/>
        <w:rPr>
          <w:rtl/>
        </w:rPr>
      </w:pPr>
      <w:ins w:id="9872" w:author="מספור קטעי משנה" w:date="2026-10-06T06:44:59Z">
        <w:r>
          <w:rPr>
            <w:rStyle w:val="MisparKeta"/>
          </w:rPr>
          <w:t xml:space="preserve">ג. </w:t>
        </w:r>
      </w:ins>
      <w:r w:rsidRPr="00801934">
        <w:rPr>
          <w:rFonts w:hint="cs"/>
          <w:rtl/>
        </w:rPr>
        <w:t>וצריך ליקח לו דרך דברי ר</w:t>
      </w:r>
      <w:r w:rsidRPr="00801934">
        <w:rPr>
          <w:rtl/>
        </w:rPr>
        <w:t>"</w:t>
      </w:r>
      <w:r w:rsidRPr="00801934">
        <w:rPr>
          <w:rFonts w:hint="cs"/>
          <w:rtl/>
        </w:rPr>
        <w:t>ע, וחכ</w:t>
      </w:r>
      <w:r w:rsidRPr="00801934">
        <w:rPr>
          <w:rtl/>
        </w:rPr>
        <w:t>"</w:t>
      </w:r>
      <w:r w:rsidRPr="00801934">
        <w:rPr>
          <w:rFonts w:hint="cs"/>
          <w:rtl/>
        </w:rPr>
        <w:t>א א</w:t>
      </w:r>
      <w:r w:rsidRPr="00801934">
        <w:rPr>
          <w:rtl/>
        </w:rPr>
        <w:t>"</w:t>
      </w:r>
      <w:r w:rsidRPr="00801934">
        <w:rPr>
          <w:rFonts w:hint="cs"/>
          <w:rtl/>
        </w:rPr>
        <w:t>צ</w:t>
      </w:r>
    </w:p>
    <w:p w14:paraId="41EE053F" w14:textId="77777777" w:rsidR="006635A9" w:rsidRPr="006635A9" w:rsidRDefault="00AC0AF5" w:rsidP="006635A9">
      <w:pPr>
        <w:pStyle w:val="36"/>
        <w:framePr w:wrap="notBeside"/>
        <w:rPr>
          <w:rtl/>
        </w:rPr>
      </w:pPr>
      <w:r w:rsidRPr="006635A9">
        <w:rPr>
          <w:rFonts w:hint="cs"/>
          <w:rtl/>
        </w:rPr>
        <w:t>ר</w:t>
      </w:r>
      <w:r w:rsidRPr="006635A9">
        <w:rPr>
          <w:rtl/>
        </w:rPr>
        <w:t>"</w:t>
      </w:r>
      <w:r w:rsidRPr="006635A9">
        <w:rPr>
          <w:rFonts w:hint="cs"/>
          <w:rtl/>
        </w:rPr>
        <w:t>ע</w:t>
      </w:r>
    </w:p>
    <w:p w14:paraId="70ED3480" w14:textId="1B566806" w:rsidR="00AC0AF5" w:rsidRDefault="00AC0AF5" w:rsidP="006635A9">
      <w:pPr>
        <w:rPr>
          <w:rFonts w:ascii="Fb Fontext" w:hAnsi="Fb Fontext"/>
          <w:sz w:val="32"/>
          <w:rtl/>
        </w:rPr>
      </w:pPr>
      <w:r w:rsidRPr="00C35A2C">
        <w:rPr>
          <w:rFonts w:ascii="Fb Fontext" w:hAnsi="Fb Fontext" w:hint="cs"/>
          <w:sz w:val="32"/>
          <w:rtl/>
        </w:rPr>
        <w:t>מוכר</w:t>
      </w:r>
      <w:r w:rsidRPr="00C35A2C">
        <w:rPr>
          <w:rFonts w:ascii="Fb Fontext" w:hAnsi="Fb Fontext"/>
          <w:sz w:val="32"/>
          <w:rtl/>
        </w:rPr>
        <w:t xml:space="preserve"> </w:t>
      </w:r>
      <w:r w:rsidRPr="00C35A2C">
        <w:rPr>
          <w:rFonts w:ascii="Fb Fontext" w:hAnsi="Fb Fontext" w:hint="cs"/>
          <w:sz w:val="32"/>
          <w:rtl/>
        </w:rPr>
        <w:t>בעין</w:t>
      </w:r>
      <w:r w:rsidRPr="00C35A2C">
        <w:rPr>
          <w:rFonts w:ascii="Fb Fontext" w:hAnsi="Fb Fontext"/>
          <w:sz w:val="32"/>
          <w:rtl/>
        </w:rPr>
        <w:t xml:space="preserve"> </w:t>
      </w:r>
      <w:r w:rsidRPr="00C35A2C">
        <w:rPr>
          <w:rFonts w:ascii="Fb Fontext" w:hAnsi="Fb Fontext" w:hint="cs"/>
          <w:sz w:val="32"/>
          <w:rtl/>
        </w:rPr>
        <w:t>יפה</w:t>
      </w:r>
      <w:r w:rsidRPr="00C35A2C">
        <w:rPr>
          <w:rFonts w:ascii="Fb Fontext" w:hAnsi="Fb Fontext"/>
          <w:sz w:val="32"/>
          <w:rtl/>
        </w:rPr>
        <w:t xml:space="preserve"> </w:t>
      </w:r>
      <w:r w:rsidRPr="00C35A2C">
        <w:rPr>
          <w:rFonts w:ascii="Fb Fontext" w:hAnsi="Fb Fontext" w:hint="cs"/>
          <w:sz w:val="32"/>
          <w:rtl/>
        </w:rPr>
        <w:t>מוכר</w:t>
      </w:r>
      <w:r w:rsidRPr="00C35A2C">
        <w:rPr>
          <w:rFonts w:ascii="Fb Fontext" w:hAnsi="Fb Fontext"/>
          <w:sz w:val="32"/>
          <w:rtl/>
        </w:rPr>
        <w:t xml:space="preserve">, </w:t>
      </w:r>
      <w:r w:rsidRPr="006635A9">
        <w:rPr>
          <w:rStyle w:val="affffe"/>
          <w:rFonts w:hint="cs"/>
          <w:rtl/>
        </w:rPr>
        <w:t>ורבנן</w:t>
      </w:r>
      <w:r w:rsidRPr="006635A9">
        <w:rPr>
          <w:rStyle w:val="affffe"/>
          <w:rtl/>
        </w:rPr>
        <w:t xml:space="preserve"> </w:t>
      </w:r>
      <w:r w:rsidRPr="006635A9">
        <w:rPr>
          <w:rStyle w:val="affffe"/>
          <w:rFonts w:hint="cs"/>
          <w:rtl/>
        </w:rPr>
        <w:t>ס</w:t>
      </w:r>
      <w:r w:rsidRPr="006635A9">
        <w:rPr>
          <w:rStyle w:val="affffe"/>
          <w:rtl/>
        </w:rPr>
        <w:t>"</w:t>
      </w:r>
      <w:r w:rsidRPr="006635A9">
        <w:rPr>
          <w:rStyle w:val="affffe"/>
          <w:rFonts w:hint="cs"/>
          <w:rtl/>
        </w:rPr>
        <w:t>ל</w:t>
      </w:r>
      <w:r w:rsidR="006635A9">
        <w:rPr>
          <w:rStyle w:val="affffe"/>
          <w:rFonts w:hint="cs"/>
          <w:rtl/>
        </w:rPr>
        <w:t>:</w:t>
      </w:r>
      <w:r w:rsidRPr="00C35A2C">
        <w:rPr>
          <w:rFonts w:ascii="Fb Fontext" w:hAnsi="Fb Fontext" w:hint="cs"/>
          <w:sz w:val="32"/>
          <w:rtl/>
        </w:rPr>
        <w:t xml:space="preserve"> מוכר</w:t>
      </w:r>
      <w:r w:rsidRPr="00C35A2C">
        <w:rPr>
          <w:rFonts w:ascii="Fb Fontext" w:hAnsi="Fb Fontext"/>
          <w:sz w:val="32"/>
          <w:rtl/>
        </w:rPr>
        <w:t xml:space="preserve"> </w:t>
      </w:r>
      <w:r w:rsidRPr="00C35A2C">
        <w:rPr>
          <w:rFonts w:ascii="Fb Fontext" w:hAnsi="Fb Fontext" w:hint="cs"/>
          <w:sz w:val="32"/>
          <w:rtl/>
        </w:rPr>
        <w:t>בעין</w:t>
      </w:r>
      <w:r w:rsidRPr="00C35A2C">
        <w:rPr>
          <w:rFonts w:ascii="Fb Fontext" w:hAnsi="Fb Fontext"/>
          <w:sz w:val="32"/>
          <w:rtl/>
        </w:rPr>
        <w:t xml:space="preserve"> </w:t>
      </w:r>
      <w:r w:rsidRPr="00C35A2C">
        <w:rPr>
          <w:rFonts w:ascii="Fb Fontext" w:hAnsi="Fb Fontext" w:hint="cs"/>
          <w:sz w:val="32"/>
          <w:rtl/>
        </w:rPr>
        <w:t>רעה</w:t>
      </w:r>
      <w:r w:rsidRPr="00C35A2C">
        <w:rPr>
          <w:rFonts w:ascii="Fb Fontext" w:hAnsi="Fb Fontext"/>
          <w:sz w:val="32"/>
          <w:rtl/>
        </w:rPr>
        <w:t xml:space="preserve"> </w:t>
      </w:r>
      <w:r w:rsidRPr="00C35A2C">
        <w:rPr>
          <w:rFonts w:ascii="Fb Fontext" w:hAnsi="Fb Fontext" w:hint="cs"/>
          <w:sz w:val="32"/>
          <w:rtl/>
        </w:rPr>
        <w:t>מוכר</w:t>
      </w:r>
      <w:r w:rsidRPr="00C35A2C">
        <w:rPr>
          <w:rFonts w:ascii="Fb Fontext" w:hAnsi="Fb Fontext"/>
          <w:sz w:val="32"/>
          <w:rtl/>
        </w:rPr>
        <w:t xml:space="preserve">, </w:t>
      </w:r>
      <w:r w:rsidRPr="00C35A2C">
        <w:rPr>
          <w:rFonts w:ascii="Fb Fontext" w:hAnsi="Fb Fontext" w:hint="cs"/>
          <w:sz w:val="32"/>
          <w:rtl/>
        </w:rPr>
        <w:t>וכן הוא בעלמא</w:t>
      </w:r>
    </w:p>
    <w:p w14:paraId="736E58D9" w14:textId="77777777" w:rsidR="006635A9" w:rsidRPr="006635A9" w:rsidRDefault="00AC0AF5" w:rsidP="006635A9">
      <w:pPr>
        <w:pStyle w:val="36"/>
        <w:framePr w:wrap="notBeside"/>
        <w:rPr>
          <w:rtl/>
        </w:rPr>
      </w:pPr>
      <w:r w:rsidRPr="006635A9">
        <w:rPr>
          <w:rFonts w:hint="cs"/>
          <w:rtl/>
        </w:rPr>
        <w:t xml:space="preserve">ומוכח מסיפא דמתני' </w:t>
      </w:r>
    </w:p>
    <w:p w14:paraId="5703F99A" w14:textId="66CE0CDB" w:rsidR="00AC0AF5" w:rsidRDefault="00AC0AF5" w:rsidP="00AC0AF5">
      <w:pPr>
        <w:rPr>
          <w:rFonts w:ascii="Fb Fontext" w:hAnsi="Fb Fontext"/>
          <w:sz w:val="32"/>
          <w:rtl/>
        </w:rPr>
      </w:pPr>
      <w:r w:rsidRPr="00C35A2C">
        <w:rPr>
          <w:rFonts w:ascii="Fb Fontext" w:hAnsi="Fb Fontext" w:hint="cs"/>
          <w:sz w:val="32"/>
          <w:rtl/>
        </w:rPr>
        <w:t xml:space="preserve">דבור גת ושובך מכרן לאחר </w:t>
      </w:r>
      <w:r w:rsidRPr="006635A9">
        <w:rPr>
          <w:rStyle w:val="affffe"/>
          <w:rFonts w:hint="cs"/>
          <w:rtl/>
        </w:rPr>
        <w:t>דלר</w:t>
      </w:r>
      <w:r w:rsidRPr="006635A9">
        <w:rPr>
          <w:rStyle w:val="affffe"/>
          <w:rtl/>
        </w:rPr>
        <w:t>"</w:t>
      </w:r>
      <w:r w:rsidRPr="006635A9">
        <w:rPr>
          <w:rStyle w:val="affffe"/>
          <w:rFonts w:hint="cs"/>
          <w:rtl/>
        </w:rPr>
        <w:t>ע</w:t>
      </w:r>
      <w:r w:rsidRPr="00C35A2C">
        <w:rPr>
          <w:rFonts w:ascii="Fb Fontext" w:hAnsi="Fb Fontext" w:hint="cs"/>
          <w:sz w:val="32"/>
          <w:rtl/>
        </w:rPr>
        <w:t xml:space="preserve"> א</w:t>
      </w:r>
      <w:r w:rsidRPr="00C35A2C">
        <w:rPr>
          <w:rFonts w:ascii="Fb Fontext" w:hAnsi="Fb Fontext"/>
          <w:sz w:val="32"/>
          <w:rtl/>
        </w:rPr>
        <w:t>"</w:t>
      </w:r>
      <w:r w:rsidRPr="00C35A2C">
        <w:rPr>
          <w:rFonts w:ascii="Fb Fontext" w:hAnsi="Fb Fontext" w:hint="cs"/>
          <w:sz w:val="32"/>
          <w:rtl/>
        </w:rPr>
        <w:t>צ</w:t>
      </w:r>
      <w:r w:rsidR="006635A9">
        <w:rPr>
          <w:rFonts w:ascii="Fb Fontext" w:hAnsi="Fb Fontext" w:hint="cs"/>
          <w:sz w:val="32"/>
          <w:rtl/>
        </w:rPr>
        <w:t>.</w:t>
      </w:r>
      <w:r w:rsidRPr="00C35A2C">
        <w:rPr>
          <w:rFonts w:ascii="Fb Fontext" w:hAnsi="Fb Fontext" w:hint="cs"/>
          <w:sz w:val="32"/>
          <w:rtl/>
        </w:rPr>
        <w:t xml:space="preserve"> </w:t>
      </w:r>
      <w:r w:rsidRPr="006635A9">
        <w:rPr>
          <w:rStyle w:val="affffe"/>
          <w:rFonts w:hint="cs"/>
          <w:rtl/>
        </w:rPr>
        <w:t>ולר</w:t>
      </w:r>
      <w:r w:rsidRPr="006635A9">
        <w:rPr>
          <w:rStyle w:val="affffe"/>
          <w:rtl/>
        </w:rPr>
        <w:t>"</w:t>
      </w:r>
      <w:r w:rsidRPr="006635A9">
        <w:rPr>
          <w:rStyle w:val="affffe"/>
          <w:rFonts w:hint="cs"/>
          <w:rtl/>
        </w:rPr>
        <w:t>ע</w:t>
      </w:r>
      <w:r w:rsidR="006635A9">
        <w:rPr>
          <w:rStyle w:val="affffe"/>
          <w:rFonts w:hint="cs"/>
          <w:rtl/>
        </w:rPr>
        <w:t>:</w:t>
      </w:r>
      <w:r w:rsidRPr="00C35A2C">
        <w:rPr>
          <w:rFonts w:ascii="Fb Fontext" w:hAnsi="Fb Fontext" w:hint="cs"/>
          <w:sz w:val="32"/>
          <w:rtl/>
        </w:rPr>
        <w:t xml:space="preserve"> צריך</w:t>
      </w:r>
    </w:p>
    <w:p w14:paraId="04645A0E" w14:textId="77777777" w:rsidR="006635A9" w:rsidRPr="006635A9" w:rsidRDefault="00AC0AF5" w:rsidP="006635A9">
      <w:pPr>
        <w:pStyle w:val="36"/>
        <w:framePr w:wrap="notBeside"/>
        <w:rPr>
          <w:rtl/>
        </w:rPr>
      </w:pPr>
      <w:r w:rsidRPr="006635A9">
        <w:rPr>
          <w:rFonts w:hint="cs"/>
          <w:rtl/>
        </w:rPr>
        <w:t>ולאו ממתני'</w:t>
      </w:r>
    </w:p>
    <w:p w14:paraId="4E8B6063" w14:textId="389F7881" w:rsidR="00AC0AF5" w:rsidRDefault="00AC0AF5" w:rsidP="00AC0AF5">
      <w:pPr>
        <w:rPr>
          <w:rFonts w:ascii="Fb Fontext" w:hAnsi="Fb Fontext"/>
          <w:sz w:val="32"/>
          <w:rtl/>
        </w:rPr>
      </w:pPr>
      <w:r w:rsidRPr="00C35A2C">
        <w:rPr>
          <w:rFonts w:ascii="Fb Fontext" w:hAnsi="Fb Fontext" w:hint="cs"/>
          <w:sz w:val="32"/>
          <w:rtl/>
        </w:rPr>
        <w:t xml:space="preserve">דצריך ליקח לו דרך </w:t>
      </w:r>
      <w:r w:rsidRPr="006635A9">
        <w:rPr>
          <w:rStyle w:val="affffe"/>
          <w:rFonts w:hint="cs"/>
          <w:rtl/>
        </w:rPr>
        <w:t>ד</w:t>
      </w:r>
      <w:r w:rsidR="006635A9">
        <w:rPr>
          <w:rStyle w:val="affffe"/>
          <w:rFonts w:hint="cs"/>
          <w:rtl/>
        </w:rPr>
        <w:t>ש</w:t>
      </w:r>
      <w:r w:rsidRPr="006635A9">
        <w:rPr>
          <w:rStyle w:val="affffe"/>
          <w:rFonts w:hint="cs"/>
          <w:rtl/>
        </w:rPr>
        <w:t>ם אפשר ד</w:t>
      </w:r>
      <w:r w:rsidR="00AD221F" w:rsidRPr="006635A9">
        <w:rPr>
          <w:rStyle w:val="affffe"/>
          <w:rFonts w:hint="cs"/>
          <w:rtl/>
        </w:rPr>
        <w:t>חלקו</w:t>
      </w:r>
      <w:r w:rsidRPr="00C35A2C">
        <w:rPr>
          <w:rFonts w:ascii="Fb Fontext" w:hAnsi="Fb Fontext" w:hint="cs"/>
          <w:sz w:val="32"/>
          <w:rtl/>
        </w:rPr>
        <w:t xml:space="preserve"> אי רוצה שיתן מעות וידרסוהו אחרים</w:t>
      </w:r>
    </w:p>
    <w:p w14:paraId="53FD8ED4" w14:textId="6293BF53" w:rsidR="00AC0AF5" w:rsidRDefault="00AC0AF5" w:rsidP="00AC0AF5">
      <w:pPr>
        <w:rPr>
          <w:rFonts w:ascii="Fb Fontext" w:hAnsi="Fb Fontext"/>
          <w:sz w:val="32"/>
          <w:rtl/>
        </w:rPr>
      </w:pPr>
      <w:r w:rsidRPr="00C35A2C">
        <w:rPr>
          <w:rFonts w:ascii="Fb Fontext" w:hAnsi="Fb Fontext"/>
          <w:sz w:val="32"/>
          <w:rtl/>
        </w:rPr>
        <w:t>ולאו מסיפא דמכרן לאחר דאפשר ד</w:t>
      </w:r>
      <w:r w:rsidR="00AD221F" w:rsidRPr="0081371E">
        <w:rPr>
          <w:rStyle w:val="afff8"/>
          <w:rtl/>
        </w:rPr>
        <w:t>חלקו</w:t>
      </w:r>
      <w:r w:rsidRPr="00C35A2C">
        <w:rPr>
          <w:rFonts w:ascii="Fb Fontext" w:hAnsi="Fb Fontext"/>
          <w:sz w:val="32"/>
          <w:rtl/>
        </w:rPr>
        <w:t xml:space="preserve"> אי </w:t>
      </w:r>
      <w:r>
        <w:rPr>
          <w:rFonts w:ascii="Fb Fontext" w:hAnsi="Fb Fontext"/>
          <w:sz w:val="32"/>
          <w:rtl/>
        </w:rPr>
        <w:t>אחר דעת</w:t>
      </w:r>
      <w:r w:rsidRPr="00C35A2C">
        <w:rPr>
          <w:rFonts w:ascii="Fb Fontext" w:hAnsi="Fb Fontext"/>
          <w:sz w:val="32"/>
          <w:rtl/>
        </w:rPr>
        <w:t xml:space="preserve"> דלוקח או מוכר </w:t>
      </w:r>
      <w:r>
        <w:rPr>
          <w:rFonts w:ascii="Fb Fontext" w:hAnsi="Fb Fontext"/>
          <w:sz w:val="32"/>
          <w:rtl/>
        </w:rPr>
        <w:t>הולכים</w:t>
      </w:r>
    </w:p>
    <w:p w14:paraId="415D4530" w14:textId="77777777" w:rsidR="00AC0AF5" w:rsidRDefault="00AC0AF5" w:rsidP="00AC0AF5">
      <w:pPr>
        <w:rPr>
          <w:sz w:val="30"/>
          <w:szCs w:val="16"/>
          <w:rtl/>
        </w:rPr>
      </w:pPr>
      <w:r w:rsidRPr="00C35A2C">
        <w:rPr>
          <w:rFonts w:hint="cs"/>
          <w:sz w:val="30"/>
          <w:szCs w:val="16"/>
          <w:rtl/>
        </w:rPr>
        <w:t>היכא דשייך טעמא דדריסה</w:t>
      </w:r>
    </w:p>
    <w:p w14:paraId="32342B0A" w14:textId="77777777" w:rsidR="00AC0AF5" w:rsidRDefault="00AC0AF5" w:rsidP="00AC0AF5">
      <w:pPr>
        <w:rPr>
          <w:rFonts w:ascii="Fb Fontext" w:hAnsi="Fb Fontext"/>
          <w:sz w:val="32"/>
          <w:rtl/>
        </w:rPr>
      </w:pPr>
      <w:r w:rsidRPr="00C35A2C">
        <w:rPr>
          <w:rFonts w:ascii="Fb Fontext" w:hAnsi="Fb Fontext" w:hint="cs"/>
          <w:sz w:val="32"/>
          <w:rtl/>
        </w:rPr>
        <w:lastRenderedPageBreak/>
        <w:t>ולאו מבור</w:t>
      </w:r>
      <w:r w:rsidRPr="00C35A2C">
        <w:rPr>
          <w:rFonts w:ascii="Fb Fontext" w:hAnsi="Fb Fontext"/>
          <w:sz w:val="32"/>
          <w:rtl/>
        </w:rPr>
        <w:t xml:space="preserve"> </w:t>
      </w:r>
      <w:r w:rsidRPr="00C35A2C">
        <w:rPr>
          <w:rFonts w:ascii="Fb Fontext" w:hAnsi="Fb Fontext" w:hint="cs"/>
          <w:sz w:val="32"/>
          <w:rtl/>
        </w:rPr>
        <w:t>וגת</w:t>
      </w:r>
      <w:r w:rsidRPr="00C35A2C">
        <w:rPr>
          <w:rFonts w:ascii="Fb Fontext" w:hAnsi="Fb Fontext"/>
          <w:sz w:val="32"/>
          <w:rtl/>
        </w:rPr>
        <w:t xml:space="preserve"> </w:t>
      </w:r>
      <w:r w:rsidRPr="00C35A2C">
        <w:rPr>
          <w:rFonts w:ascii="Fb Fontext" w:hAnsi="Fb Fontext" w:hint="cs"/>
          <w:sz w:val="32"/>
          <w:rtl/>
        </w:rPr>
        <w:t>ושובך</w:t>
      </w:r>
      <w:r w:rsidRPr="00C35A2C">
        <w:rPr>
          <w:rFonts w:ascii="Fb Fontext" w:hAnsi="Fb Fontext"/>
          <w:sz w:val="32"/>
          <w:rtl/>
        </w:rPr>
        <w:t xml:space="preserve">, </w:t>
      </w: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חרבין</w:t>
      </w:r>
      <w:r w:rsidRPr="00C35A2C">
        <w:rPr>
          <w:rFonts w:ascii="Fb Fontext" w:hAnsi="Fb Fontext"/>
          <w:sz w:val="32"/>
          <w:rtl/>
        </w:rPr>
        <w:t xml:space="preserve"> </w:t>
      </w: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ישובין דקמ</w:t>
      </w:r>
      <w:r w:rsidRPr="00C35A2C">
        <w:rPr>
          <w:rFonts w:ascii="Fb Fontext" w:hAnsi="Fb Fontext"/>
          <w:sz w:val="32"/>
          <w:rtl/>
        </w:rPr>
        <w:t>"</w:t>
      </w:r>
      <w:r w:rsidRPr="00C35A2C">
        <w:rPr>
          <w:rFonts w:ascii="Fb Fontext" w:hAnsi="Fb Fontext" w:hint="cs"/>
          <w:sz w:val="32"/>
          <w:rtl/>
        </w:rPr>
        <w:t>ל בית אפי</w:t>
      </w:r>
      <w:r w:rsidRPr="00F10693">
        <w:rPr>
          <w:rFonts w:hint="cs"/>
          <w:rtl/>
        </w:rPr>
        <w:t xml:space="preserve">' </w:t>
      </w:r>
      <w:r w:rsidRPr="00C35A2C">
        <w:rPr>
          <w:rFonts w:ascii="Fb Fontext" w:hAnsi="Fb Fontext" w:hint="cs"/>
          <w:sz w:val="32"/>
          <w:rtl/>
        </w:rPr>
        <w:t>דלא קשו לדוושא</w:t>
      </w:r>
    </w:p>
    <w:p w14:paraId="1663E7FE" w14:textId="7440A249" w:rsidR="00AC0AF5" w:rsidRDefault="00AC0AF5" w:rsidP="00AC0AF5">
      <w:pPr>
        <w:rPr>
          <w:rFonts w:ascii="Fb Fontext" w:hAnsi="Fb Fontext"/>
          <w:sz w:val="32"/>
          <w:rtl/>
        </w:rPr>
      </w:pPr>
      <w:r w:rsidRPr="00C35A2C">
        <w:rPr>
          <w:rFonts w:ascii="Fb Fontext" w:hAnsi="Fb Fontext"/>
          <w:sz w:val="32"/>
          <w:rtl/>
        </w:rPr>
        <w:tab/>
      </w:r>
      <w:r w:rsidRPr="00C35A2C">
        <w:rPr>
          <w:rFonts w:ascii="Fb Fontext" w:hAnsi="Fb Fontext" w:hint="cs"/>
          <w:sz w:val="32"/>
          <w:rtl/>
        </w:rPr>
        <w:tab/>
      </w:r>
      <w:r w:rsidRPr="00C35A2C">
        <w:rPr>
          <w:rFonts w:ascii="Fb Fontext" w:hAnsi="Fb Fontext"/>
          <w:sz w:val="32"/>
          <w:rtl/>
        </w:rPr>
        <w:tab/>
      </w:r>
      <w:r w:rsidRPr="00C35A2C">
        <w:rPr>
          <w:rFonts w:ascii="Fb Fontext" w:hAnsi="Fb Fontext" w:hint="cs"/>
          <w:sz w:val="32"/>
          <w:rtl/>
        </w:rPr>
        <w:t>ושדה אפ</w:t>
      </w:r>
      <w:r w:rsidRPr="00F10693">
        <w:rPr>
          <w:rFonts w:hint="cs"/>
          <w:rtl/>
        </w:rPr>
        <w:t>'י</w:t>
      </w:r>
      <w:r w:rsidRPr="00C35A2C">
        <w:rPr>
          <w:rFonts w:ascii="Fb Fontext" w:hAnsi="Fb Fontext" w:hint="cs"/>
          <w:sz w:val="32"/>
          <w:rtl/>
        </w:rPr>
        <w:t xml:space="preserve"> </w:t>
      </w:r>
      <w:r w:rsidR="00AD221F">
        <w:rPr>
          <w:rFonts w:ascii="Fb Fontext" w:hAnsi="Fb Fontext" w:hint="cs"/>
          <w:sz w:val="32"/>
          <w:rtl/>
        </w:rPr>
        <w:t>שאין</w:t>
      </w:r>
      <w:r w:rsidRPr="00C35A2C">
        <w:rPr>
          <w:rFonts w:ascii="Fb Fontext" w:hAnsi="Fb Fontext" w:hint="cs"/>
          <w:sz w:val="32"/>
          <w:rtl/>
        </w:rPr>
        <w:t xml:space="preserve"> לטעמא דצניעותא</w:t>
      </w:r>
    </w:p>
    <w:p w14:paraId="11C7A815" w14:textId="07E2E58D" w:rsidR="00AC0AF5" w:rsidRPr="001B450D" w:rsidRDefault="001B450D" w:rsidP="00AC0AF5">
      <w:pPr>
        <w:pStyle w:val="aff9"/>
        <w:rPr>
          <w:rtl/>
        </w:rPr>
      </w:pPr>
      <w:r w:rsidRPr="001B450D">
        <w:rPr>
          <w:rFonts w:hint="cs"/>
          <w:rtl/>
        </w:rPr>
        <w:t>***</w:t>
      </w:r>
    </w:p>
    <w:p w14:paraId="3387F8EF" w14:textId="77777777" w:rsidR="00AC0AF5" w:rsidRPr="00C35A2C" w:rsidRDefault="00AC0AF5" w:rsidP="00982F98">
      <w:pPr>
        <w:pStyle w:val="affe"/>
        <w:framePr w:wrap="around"/>
        <w:rPr>
          <w:rtl/>
        </w:rPr>
      </w:pPr>
      <w:r w:rsidRPr="00C35A2C">
        <w:rPr>
          <w:rFonts w:hint="cs"/>
          <w:rtl/>
        </w:rPr>
        <w:t>סה.</w:t>
      </w:r>
    </w:p>
    <w:p w14:paraId="0265B15C" w14:textId="77777777" w:rsidR="00AC0AF5" w:rsidRPr="00C35A2C" w:rsidRDefault="00AC0AF5" w:rsidP="00AC0AF5">
      <w:pPr>
        <w:rPr>
          <w:rFonts w:ascii="Fb Fontext" w:hAnsi="Fb Fontext"/>
          <w:rtl/>
        </w:rPr>
      </w:pPr>
      <w:r>
        <w:rPr>
          <w:rStyle w:val="affffe"/>
          <w:rFonts w:ascii="Fb Fontext" w:hAnsi="Fb Fontext" w:hint="cs"/>
          <w:sz w:val="32"/>
          <w:rtl/>
          <w:rPrChange w:id="9248" w:author="מנוע אמוראים" w:date="2026-10-05T16:41:09Z">
            <w:rPr>
              <w:rFonts w:ascii="Fb Fontext" w:hAnsi="Fb Fontext" w:hint="cs"/>
              <w:sz w:val="32"/>
              <w:rtl/>
            </w:rPr>
          </w:rPrChange>
        </w:rPr>
        <w:t xml:space="preserve">ר</w:t>
      </w:r>
      <w:r>
        <w:rPr>
          <w:rStyle w:val="affffe"/>
          <w:rFonts w:ascii="Fb Fontext" w:hAnsi="Fb Fontext"/>
          <w:sz w:val="32"/>
          <w:rtl/>
          <w:rPrChange w:id="9249" w:author="מנוע אמוראים" w:date="2026-10-05T16:41:09Z">
            <w:rPr>
              <w:rFonts w:ascii="Fb Fontext" w:hAnsi="Fb Fontext"/>
              <w:sz w:val="32"/>
              <w:rtl/>
            </w:rPr>
          </w:rPrChange>
        </w:rPr>
        <w:t xml:space="preserve">"</w:t>
      </w:r>
      <w:r>
        <w:rPr>
          <w:rStyle w:val="affffe"/>
          <w:rFonts w:ascii="Fb Fontext" w:hAnsi="Fb Fontext" w:hint="cs"/>
          <w:sz w:val="32"/>
          <w:rtl/>
          <w:rPrChange w:id="9250" w:author="מנוע אמוראים" w:date="2026-10-05T16:41:09Z">
            <w:rPr>
              <w:rFonts w:ascii="Fb Fontext" w:hAnsi="Fb Fontext" w:hint="cs"/>
              <w:sz w:val="32"/>
              <w:rtl/>
            </w:rPr>
          </w:rPrChange>
        </w:rPr>
        <w:t xml:space="preserve">ה</w:t>
      </w:r>
      <w:r>
        <w:rPr>
          <w:rFonts w:ascii="Fb Fontext" w:hAnsi="Fb Fontext" w:hint="cs"/>
          <w:sz w:val="32"/>
          <w:rtl/>
        </w:rPr>
        <w:t xml:space="preserve"> מרב הלכה</w:t>
      </w:r>
      <w:r w:rsidRPr="00C35A2C">
        <w:rPr>
          <w:rFonts w:ascii="Fb Fontext" w:hAnsi="Fb Fontext"/>
          <w:sz w:val="32"/>
          <w:rtl/>
        </w:rPr>
        <w:t xml:space="preserve"> </w:t>
      </w:r>
      <w:r w:rsidRPr="00C35A2C">
        <w:rPr>
          <w:rFonts w:ascii="Fb Fontext" w:hAnsi="Fb Fontext" w:hint="cs"/>
          <w:sz w:val="32"/>
          <w:rtl/>
        </w:rPr>
        <w:t>כחכמים</w:t>
      </w:r>
      <w:r w:rsidRPr="00C35A2C">
        <w:rPr>
          <w:rFonts w:ascii="Fb Fontext" w:hAnsi="Fb Fontext"/>
          <w:sz w:val="32"/>
          <w:rtl/>
        </w:rPr>
        <w:t xml:space="preserve">, </w:t>
      </w:r>
      <w:r>
        <w:rPr>
          <w:rStyle w:val="affffe"/>
          <w:rFonts w:ascii="Fb Fontext" w:hAnsi="Fb Fontext" w:hint="cs"/>
          <w:sz w:val="32"/>
          <w:rtl/>
          <w:rPrChange w:id="9251" w:author="מנוע אמוראים" w:date="2026-10-05T16:41:09Z">
            <w:rPr>
              <w:rFonts w:ascii="Fb Fontext" w:hAnsi="Fb Fontext" w:hint="cs"/>
              <w:sz w:val="32"/>
              <w:rtl/>
            </w:rPr>
          </w:rPrChange>
        </w:rPr>
        <w:t xml:space="preserve">וריב</w:t>
      </w:r>
      <w:r>
        <w:rPr>
          <w:rStyle w:val="affffe"/>
          <w:rFonts w:ascii="Fb Fontext" w:hAnsi="Fb Fontext"/>
          <w:sz w:val="32"/>
          <w:rtl/>
          <w:rPrChange w:id="9252" w:author="מנוע אמוראים" w:date="2026-10-05T16:41:09Z">
            <w:rPr>
              <w:rFonts w:ascii="Fb Fontext" w:hAnsi="Fb Fontext"/>
              <w:sz w:val="32"/>
              <w:rtl/>
            </w:rPr>
          </w:rPrChange>
        </w:rPr>
        <w:t xml:space="preserve">"</w:t>
      </w:r>
      <w:r>
        <w:rPr>
          <w:rStyle w:val="affffe"/>
          <w:rFonts w:ascii="Fb Fontext" w:hAnsi="Fb Fontext" w:hint="cs"/>
          <w:sz w:val="32"/>
          <w:rtl/>
          <w:rPrChange w:id="9253" w:author="מנוע אמוראים" w:date="2026-10-05T16:41:09Z">
            <w:rPr>
              <w:rFonts w:ascii="Fb Fontext" w:hAnsi="Fb Fontext" w:hint="cs"/>
              <w:sz w:val="32"/>
              <w:rtl/>
            </w:rPr>
          </w:rPrChange>
        </w:rPr>
        <w:t xml:space="preserve">א</w:t>
      </w:r>
      <w:r>
        <w:rPr>
          <w:rFonts w:ascii="Fb Fontext" w:hAnsi="Fb Fontext" w:hint="cs"/>
          <w:sz w:val="32"/>
          <w:rtl/>
        </w:rPr>
        <w:t xml:space="preserve"> משמואל</w:t>
      </w:r>
      <w:r w:rsidRPr="00C35A2C">
        <w:rPr>
          <w:rFonts w:ascii="Fb Fontext" w:hAnsi="Fb Fontext"/>
          <w:sz w:val="32"/>
          <w:rtl/>
        </w:rPr>
        <w:t xml:space="preserve">: </w:t>
      </w:r>
      <w:r w:rsidRPr="00C35A2C">
        <w:rPr>
          <w:rFonts w:ascii="Fb Fontext" w:hAnsi="Fb Fontext" w:hint="cs"/>
          <w:sz w:val="32"/>
          <w:rtl/>
        </w:rPr>
        <w:t>הלכה</w:t>
      </w:r>
      <w:r w:rsidRPr="00C35A2C">
        <w:rPr>
          <w:rFonts w:ascii="Fb Fontext" w:hAnsi="Fb Fontext"/>
          <w:sz w:val="32"/>
          <w:rtl/>
        </w:rPr>
        <w:t xml:space="preserve"> </w:t>
      </w:r>
      <w:r>
        <w:rPr>
          <w:rStyle w:val="affffe"/>
          <w:rFonts w:ascii="Fb Fontext" w:hAnsi="Fb Fontext" w:hint="cs"/>
          <w:sz w:val="32"/>
          <w:rtl/>
          <w:rPrChange w:id="9254" w:author="מנוע אמוראים" w:date="2026-10-05T16:41:09Z">
            <w:rPr>
              <w:rFonts w:ascii="Fb Fontext" w:hAnsi="Fb Fontext" w:hint="cs"/>
              <w:sz w:val="32"/>
              <w:rtl/>
            </w:rPr>
          </w:rPrChange>
        </w:rPr>
        <w:t xml:space="preserve">כר</w:t>
      </w:r>
      <w:r>
        <w:rPr>
          <w:rStyle w:val="affffe"/>
          <w:rFonts w:ascii="Fb Fontext" w:hAnsi="Fb Fontext"/>
          <w:sz w:val="32"/>
          <w:rtl/>
          <w:rPrChange w:id="9255" w:author="מנוע אמוראים" w:date="2026-10-05T16:41:09Z">
            <w:rPr>
              <w:rFonts w:ascii="Fb Fontext" w:hAnsi="Fb Fontext"/>
              <w:sz w:val="32"/>
              <w:rtl/>
            </w:rPr>
          </w:rPrChange>
        </w:rPr>
        <w:t xml:space="preserve">"</w:t>
      </w:r>
      <w:r>
        <w:rPr>
          <w:rStyle w:val="affffe"/>
          <w:rFonts w:ascii="Fb Fontext" w:hAnsi="Fb Fontext" w:hint="cs"/>
          <w:sz w:val="32"/>
          <w:rtl/>
          <w:rPrChange w:id="9256" w:author="מנוע אמוראים" w:date="2026-10-05T16:41:09Z">
            <w:rPr>
              <w:rFonts w:ascii="Fb Fontext" w:hAnsi="Fb Fontext" w:hint="cs"/>
              <w:sz w:val="32"/>
              <w:rtl/>
            </w:rPr>
          </w:rPrChange>
        </w:rPr>
        <w:t xml:space="preserve">ע</w:t>
      </w:r>
    </w:p>
    <w:p w14:paraId="1251C34F" w14:textId="77777777" w:rsidR="00AC0AF5" w:rsidRPr="00C35A2C" w:rsidRDefault="00AC0AF5" w:rsidP="00AC0AF5">
      <w:pPr>
        <w:rPr>
          <w:rFonts w:ascii="Fb Fontext" w:hAnsi="Fb Fontext"/>
          <w:rtl/>
        </w:rPr>
      </w:pPr>
      <w:r>
        <w:rPr>
          <w:rFonts w:ascii="Fb Fontext" w:hAnsi="Fb Fontext" w:hint="cs"/>
          <w:rtl/>
        </w:rPr>
        <w:t xml:space="preserve">והך </w:t>
      </w:r>
      <w:r>
        <w:rPr>
          <w:rStyle w:val="affffe"/>
          <w:rFonts w:ascii="Fb Fontext" w:hAnsi="Fb Fontext" w:hint="cs"/>
          <w:rtl/>
          <w:rPrChange w:id="9257" w:author="מנוע אמוראים" w:date="2026-10-05T16:41:09Z">
            <w:rPr>
              <w:rFonts w:ascii="Fb Fontext" w:hAnsi="Fb Fontext" w:hint="cs"/>
              <w:rtl/>
            </w:rPr>
          </w:rPrChange>
        </w:rPr>
        <w:t xml:space="preserve">דריב</w:t>
      </w:r>
      <w:r>
        <w:rPr>
          <w:rStyle w:val="affffe"/>
          <w:rFonts w:ascii="Fb Fontext" w:hAnsi="Fb Fontext"/>
          <w:rtl/>
          <w:rPrChange w:id="9258" w:author="מנוע אמוראים" w:date="2026-10-05T16:41:09Z">
            <w:rPr>
              <w:rFonts w:ascii="Fb Fontext" w:hAnsi="Fb Fontext"/>
              <w:rtl/>
            </w:rPr>
          </w:rPrChange>
        </w:rPr>
        <w:t xml:space="preserve">"</w:t>
      </w:r>
      <w:r>
        <w:rPr>
          <w:rStyle w:val="affffe"/>
          <w:rFonts w:ascii="Fb Fontext" w:hAnsi="Fb Fontext" w:hint="cs"/>
          <w:rtl/>
          <w:rPrChange w:id="9259" w:author="מנוע אמוראים" w:date="2026-10-05T16:41:09Z">
            <w:rPr>
              <w:rFonts w:ascii="Fb Fontext" w:hAnsi="Fb Fontext" w:hint="cs"/>
              <w:rtl/>
            </w:rPr>
          </w:rPrChange>
        </w:rPr>
        <w:t xml:space="preserve">א</w:t>
      </w:r>
      <w:r>
        <w:rPr>
          <w:rFonts w:ascii="Fb Fontext" w:hAnsi="Fb Fontext" w:hint="cs"/>
          <w:rtl/>
        </w:rPr>
        <w:t xml:space="preserve"> אמר לפני רב דהלכה </w:t>
      </w:r>
      <w:r>
        <w:rPr>
          <w:rStyle w:val="affffe"/>
          <w:rFonts w:ascii="Fb Fontext" w:hAnsi="Fb Fontext" w:hint="cs"/>
          <w:rtl/>
          <w:rPrChange w:id="9260" w:author="מנוע אמוראים" w:date="2026-10-05T16:41:09Z">
            <w:rPr>
              <w:rFonts w:ascii="Fb Fontext" w:hAnsi="Fb Fontext" w:hint="cs"/>
              <w:rtl/>
            </w:rPr>
          </w:rPrChange>
        </w:rPr>
        <w:t xml:space="preserve">כר</w:t>
      </w:r>
      <w:r>
        <w:rPr>
          <w:rStyle w:val="affffe"/>
          <w:rFonts w:ascii="Fb Fontext" w:hAnsi="Fb Fontext"/>
          <w:rtl/>
          <w:rPrChange w:id="9261" w:author="מנוע אמוראים" w:date="2026-10-05T16:41:09Z">
            <w:rPr>
              <w:rFonts w:ascii="Fb Fontext" w:hAnsi="Fb Fontext"/>
              <w:rtl/>
            </w:rPr>
          </w:rPrChange>
        </w:rPr>
        <w:t xml:space="preserve">"</w:t>
      </w:r>
      <w:r>
        <w:rPr>
          <w:rStyle w:val="affffe"/>
          <w:rFonts w:ascii="Fb Fontext" w:hAnsi="Fb Fontext" w:hint="cs"/>
          <w:rtl/>
          <w:rPrChange w:id="9262" w:author="מנוע אמוראים" w:date="2026-10-05T16:41:09Z">
            <w:rPr>
              <w:rFonts w:ascii="Fb Fontext" w:hAnsi="Fb Fontext" w:hint="cs"/>
              <w:rtl/>
            </w:rPr>
          </w:rPrChange>
        </w:rPr>
        <w:t xml:space="preserve">ע</w:t>
      </w:r>
      <w:r>
        <w:rPr>
          <w:rFonts w:ascii="Fb Fontext" w:hAnsi="Fb Fontext" w:hint="cs"/>
          <w:rtl/>
        </w:rPr>
        <w:t xml:space="preserve"> ולא פרכו משום דאיפכא תנינא</w:t>
      </w:r>
    </w:p>
    <w:p w14:paraId="65BE599C" w14:textId="0A20A136" w:rsidR="00AC0AF5" w:rsidRPr="001B450D" w:rsidRDefault="001B450D" w:rsidP="00AC0AF5">
      <w:pPr>
        <w:pStyle w:val="aff9"/>
        <w:rPr>
          <w:rtl/>
        </w:rPr>
      </w:pPr>
      <w:r w:rsidRPr="001B450D">
        <w:rPr>
          <w:rFonts w:hint="cs"/>
          <w:rtl/>
        </w:rPr>
        <w:t>***</w:t>
      </w:r>
    </w:p>
    <w:p w14:paraId="52809115" w14:textId="77777777" w:rsidR="00AC0AF5" w:rsidRPr="00C414D2" w:rsidRDefault="00AC0AF5" w:rsidP="00AC0AF5">
      <w:pPr>
        <w:rPr>
          <w:rFonts w:ascii="Fb Fontext" w:hAnsi="Fb Fontext"/>
          <w:spacing w:val="-2"/>
          <w:sz w:val="32"/>
          <w:rtl/>
        </w:rPr>
      </w:pPr>
      <w:r w:rsidRPr="00C414D2">
        <w:rPr>
          <w:rFonts w:ascii="Fb Fontext" w:hAnsi="Fb Fontext" w:hint="cs"/>
          <w:spacing w:val="-2"/>
          <w:sz w:val="32"/>
          <w:rtl/>
        </w:rPr>
        <w:t>רבינא</w:t>
      </w:r>
      <w:r w:rsidRPr="00C414D2">
        <w:rPr>
          <w:rFonts w:ascii="Fb Fontext" w:hAnsi="Fb Fontext"/>
          <w:spacing w:val="-2"/>
          <w:sz w:val="32"/>
          <w:rtl/>
        </w:rPr>
        <w:t xml:space="preserve"> </w:t>
      </w:r>
      <w:r>
        <w:rPr>
          <w:rStyle w:val="affffe"/>
          <w:rFonts w:ascii="Fb Fontext" w:hAnsi="Fb Fontext" w:hint="cs"/>
          <w:spacing w:val="-2"/>
          <w:sz w:val="32"/>
          <w:rtl/>
          <w:rPrChange w:id="9263" w:author="מנוע אמוראים" w:date="2026-10-05T16:41:09Z">
            <w:rPr>
              <w:rFonts w:ascii="Fb Fontext" w:hAnsi="Fb Fontext" w:hint="cs"/>
              <w:spacing w:val="-2"/>
              <w:sz w:val="32"/>
              <w:rtl/>
            </w:rPr>
          </w:rPrChange>
        </w:rPr>
        <w:t xml:space="preserve">לר</w:t>
      </w:r>
      <w:r>
        <w:rPr>
          <w:rStyle w:val="affffe"/>
          <w:rFonts w:ascii="Fb Fontext" w:hAnsi="Fb Fontext"/>
          <w:spacing w:val="-2"/>
          <w:sz w:val="32"/>
          <w:rtl/>
          <w:rPrChange w:id="9264" w:author="מנוע אמוראים" w:date="2026-10-05T16:41:09Z">
            <w:rPr>
              <w:rFonts w:ascii="Fb Fontext" w:hAnsi="Fb Fontext"/>
              <w:spacing w:val="-2"/>
              <w:sz w:val="32"/>
              <w:rtl/>
            </w:rPr>
          </w:rPrChange>
        </w:rPr>
        <w:t xml:space="preserve">"</w:t>
      </w:r>
      <w:r>
        <w:rPr>
          <w:rStyle w:val="affffe"/>
          <w:rFonts w:ascii="Fb Fontext" w:hAnsi="Fb Fontext" w:hint="cs"/>
          <w:spacing w:val="-2"/>
          <w:sz w:val="32"/>
          <w:rtl/>
          <w:rPrChange w:id="9265" w:author="מנוע אמוראים" w:date="2026-10-05T16:41:09Z">
            <w:rPr>
              <w:rFonts w:ascii="Fb Fontext" w:hAnsi="Fb Fontext" w:hint="cs"/>
              <w:spacing w:val="-2"/>
              <w:sz w:val="32"/>
              <w:rtl/>
            </w:rPr>
          </w:rPrChange>
        </w:rPr>
        <w:t xml:space="preserve">א</w:t>
      </w:r>
      <w:r w:rsidRPr="00C414D2">
        <w:rPr>
          <w:rFonts w:ascii="Fb Fontext" w:hAnsi="Fb Fontext"/>
          <w:spacing w:val="-2"/>
          <w:sz w:val="32"/>
          <w:rtl/>
        </w:rPr>
        <w:t xml:space="preserve">: </w:t>
      </w:r>
      <w:r w:rsidRPr="00C414D2">
        <w:rPr>
          <w:rFonts w:ascii="Fb Fontext" w:hAnsi="Fb Fontext" w:hint="cs"/>
          <w:spacing w:val="-2"/>
          <w:sz w:val="32"/>
          <w:rtl/>
        </w:rPr>
        <w:t>אזדו</w:t>
      </w:r>
      <w:r w:rsidRPr="00C414D2">
        <w:rPr>
          <w:rFonts w:ascii="Fb Fontext" w:hAnsi="Fb Fontext"/>
          <w:spacing w:val="-2"/>
          <w:sz w:val="32"/>
          <w:rtl/>
        </w:rPr>
        <w:t xml:space="preserve"> </w:t>
      </w:r>
      <w:r w:rsidRPr="00C414D2">
        <w:rPr>
          <w:rFonts w:ascii="Fb Fontext" w:hAnsi="Fb Fontext" w:hint="cs"/>
          <w:spacing w:val="-2"/>
          <w:sz w:val="32"/>
          <w:rtl/>
        </w:rPr>
        <w:t>לטעמייהו</w:t>
      </w:r>
      <w:r w:rsidRPr="00C414D2">
        <w:rPr>
          <w:rFonts w:ascii="Fb Fontext" w:hAnsi="Fb Fontext"/>
          <w:spacing w:val="-2"/>
          <w:sz w:val="32"/>
          <w:rtl/>
        </w:rPr>
        <w:t>,</w:t>
      </w:r>
      <w:r w:rsidRPr="00C414D2">
        <w:rPr>
          <w:rFonts w:ascii="Fb Fontext" w:hAnsi="Fb Fontext" w:hint="cs"/>
          <w:spacing w:val="-2"/>
          <w:sz w:val="32"/>
          <w:rtl/>
        </w:rPr>
        <w:t xml:space="preserve"> דאחין</w:t>
      </w:r>
      <w:r w:rsidRPr="00C414D2">
        <w:rPr>
          <w:rFonts w:ascii="Fb Fontext" w:hAnsi="Fb Fontext"/>
          <w:spacing w:val="-2"/>
          <w:sz w:val="32"/>
          <w:rtl/>
        </w:rPr>
        <w:t xml:space="preserve"> </w:t>
      </w:r>
      <w:r w:rsidRPr="00C414D2">
        <w:rPr>
          <w:rFonts w:ascii="Fb Fontext" w:hAnsi="Fb Fontext" w:hint="cs"/>
          <w:spacing w:val="-2"/>
          <w:sz w:val="32"/>
          <w:rtl/>
        </w:rPr>
        <w:t>שחלקו</w:t>
      </w:r>
      <w:r w:rsidRPr="00C414D2">
        <w:rPr>
          <w:rFonts w:ascii="Fb Fontext" w:hAnsi="Fb Fontext"/>
          <w:spacing w:val="-2"/>
          <w:sz w:val="32"/>
          <w:rtl/>
        </w:rPr>
        <w:t xml:space="preserve">  </w:t>
      </w:r>
      <w:r w:rsidRPr="00C414D2">
        <w:rPr>
          <w:rFonts w:ascii="Fb Fontext" w:hAnsi="Fb Fontext" w:hint="cs"/>
          <w:spacing w:val="-2"/>
          <w:sz w:val="32"/>
          <w:rtl/>
        </w:rPr>
        <w:t>אי יש להם זע</w:t>
      </w:r>
      <w:r w:rsidRPr="00C414D2">
        <w:rPr>
          <w:rFonts w:ascii="Fb Fontext" w:hAnsi="Fb Fontext"/>
          <w:spacing w:val="-2"/>
          <w:sz w:val="32"/>
          <w:rtl/>
        </w:rPr>
        <w:t>"</w:t>
      </w:r>
      <w:r w:rsidRPr="00C414D2">
        <w:rPr>
          <w:rFonts w:ascii="Fb Fontext" w:hAnsi="Fb Fontext" w:hint="cs"/>
          <w:spacing w:val="-2"/>
          <w:sz w:val="32"/>
          <w:rtl/>
        </w:rPr>
        <w:t>ז דרך סולמות, חלונות, אמת המים,</w:t>
      </w:r>
    </w:p>
    <w:p w14:paraId="294AC38C" w14:textId="77777777" w:rsidR="00AC0AF5" w:rsidRDefault="00AC0AF5" w:rsidP="00AC0AF5">
      <w:pPr>
        <w:rPr>
          <w:rFonts w:ascii="Fb Fontext" w:hAnsi="Fb Fontext"/>
          <w:rtl/>
        </w:rPr>
      </w:pPr>
      <w:r w:rsidRPr="00C35A2C">
        <w:rPr>
          <w:rFonts w:ascii="Fb Fontext" w:hAnsi="Fb Fontext" w:hint="cs"/>
          <w:rtl/>
        </w:rPr>
        <w:t>לשמואל: אין להן והזהרו בהן שהלכות קבועות הן</w:t>
      </w:r>
    </w:p>
    <w:p w14:paraId="343CA16F" w14:textId="77777777" w:rsidR="00AC0AF5" w:rsidRPr="00C35A2C" w:rsidRDefault="00AC0AF5" w:rsidP="00AC0AF5">
      <w:pPr>
        <w:rPr>
          <w:rFonts w:ascii="Fb Fontext" w:hAnsi="Fb Fontext"/>
          <w:rtl/>
        </w:rPr>
      </w:pPr>
      <w:r w:rsidRPr="00C35A2C">
        <w:rPr>
          <w:rFonts w:ascii="Fb Fontext" w:hAnsi="Fb Fontext"/>
          <w:rtl/>
        </w:rPr>
        <w:tab/>
      </w:r>
      <w:r w:rsidRPr="00C35A2C">
        <w:rPr>
          <w:rFonts w:ascii="Fb Fontext" w:hAnsi="Fb Fontext" w:hint="cs"/>
          <w:rtl/>
        </w:rPr>
        <w:tab/>
        <w:t xml:space="preserve"> ולרב:</w:t>
      </w:r>
      <w:r w:rsidRPr="00C35A2C">
        <w:rPr>
          <w:rFonts w:ascii="Fb Fontext" w:hAnsi="Fb Fontext"/>
          <w:rtl/>
        </w:rPr>
        <w:t xml:space="preserve"> </w:t>
      </w:r>
      <w:r w:rsidRPr="00C35A2C">
        <w:rPr>
          <w:rFonts w:ascii="Fb Fontext" w:hAnsi="Fb Fontext" w:hint="cs"/>
          <w:rtl/>
        </w:rPr>
        <w:t xml:space="preserve"> יש</w:t>
      </w:r>
      <w:r w:rsidRPr="00C35A2C">
        <w:rPr>
          <w:rFonts w:ascii="Fb Fontext" w:hAnsi="Fb Fontext"/>
          <w:rtl/>
        </w:rPr>
        <w:t xml:space="preserve"> </w:t>
      </w:r>
      <w:r w:rsidRPr="00C35A2C">
        <w:rPr>
          <w:rFonts w:ascii="Fb Fontext" w:hAnsi="Fb Fontext" w:hint="cs"/>
          <w:rtl/>
        </w:rPr>
        <w:t>להן</w:t>
      </w:r>
    </w:p>
    <w:p w14:paraId="1509F56B" w14:textId="77777777" w:rsidR="00AC0AF5" w:rsidRPr="00C414D2" w:rsidRDefault="00AC0AF5" w:rsidP="00AC0AF5">
      <w:pPr>
        <w:rPr>
          <w:rFonts w:ascii="Fb Fontext" w:hAnsi="Fb Fontext"/>
          <w:spacing w:val="-2"/>
          <w:rtl/>
        </w:rPr>
      </w:pPr>
      <w:r w:rsidRPr="00C414D2">
        <w:rPr>
          <w:rFonts w:ascii="Fb Fontext" w:hAnsi="Fb Fontext" w:hint="cs"/>
          <w:spacing w:val="-2"/>
          <w:rtl/>
        </w:rPr>
        <w:t>וצריכא לתרוויהו דלא לימא דרב אמר דווקא בההיא דבעי למידר כאבותיו</w:t>
      </w:r>
      <w:r w:rsidRPr="00C414D2">
        <w:rPr>
          <w:rStyle w:val="affff8"/>
          <w:rFonts w:hint="cs"/>
          <w:spacing w:val="-2"/>
          <w:rtl/>
        </w:rPr>
        <w:t xml:space="preserve"> </w:t>
      </w:r>
      <w:r w:rsidRPr="00F10693">
        <w:rPr>
          <w:rFonts w:hint="cs"/>
          <w:rtl/>
        </w:rPr>
        <w:t>'ד</w:t>
      </w:r>
      <w:r w:rsidRPr="00C414D2">
        <w:rPr>
          <w:rStyle w:val="affff8"/>
          <w:rFonts w:hint="cs"/>
          <w:spacing w:val="-2"/>
          <w:rtl/>
        </w:rPr>
        <w:t>תחת אבותיך יהיו בניך</w:t>
      </w:r>
      <w:r w:rsidRPr="00F10693">
        <w:rPr>
          <w:rFonts w:hint="cs"/>
          <w:rtl/>
        </w:rPr>
        <w:t>',</w:t>
      </w:r>
    </w:p>
    <w:p w14:paraId="3A18D866" w14:textId="77777777" w:rsidR="00AC0AF5" w:rsidRPr="00C35A2C" w:rsidRDefault="00AC0AF5" w:rsidP="00AC0AF5">
      <w:pPr>
        <w:rPr>
          <w:rFonts w:ascii="Fb Fontext" w:hAnsi="Fb Fontext"/>
          <w:rtl/>
        </w:rPr>
      </w:pPr>
      <w:r w:rsidRPr="00C35A2C">
        <w:rPr>
          <w:rFonts w:ascii="Fb Fontext" w:hAnsi="Fb Fontext" w:hint="cs"/>
          <w:sz w:val="32"/>
          <w:rtl/>
        </w:rPr>
        <w:t>ואי איתמר בהא אימא בהא קאמר שמואל משא</w:t>
      </w:r>
      <w:r w:rsidRPr="00C35A2C">
        <w:rPr>
          <w:rFonts w:ascii="Fb Fontext" w:hAnsi="Fb Fontext"/>
          <w:sz w:val="32"/>
          <w:rtl/>
        </w:rPr>
        <w:t>"</w:t>
      </w:r>
      <w:r w:rsidRPr="00C35A2C">
        <w:rPr>
          <w:rFonts w:ascii="Fb Fontext" w:hAnsi="Fb Fontext" w:hint="cs"/>
          <w:sz w:val="32"/>
          <w:rtl/>
        </w:rPr>
        <w:t>כ הכא דמודה</w:t>
      </w:r>
    </w:p>
    <w:p w14:paraId="66328251" w14:textId="77777777" w:rsidR="00AC0AF5" w:rsidRPr="00C35A2C" w:rsidRDefault="00AC0AF5" w:rsidP="00AC0AF5">
      <w:pPr>
        <w:rPr>
          <w:rFonts w:ascii="Fb Fontext" w:hAnsi="Fb Fontext"/>
          <w:rtl/>
        </w:rPr>
      </w:pPr>
      <w:r>
        <w:rPr>
          <w:rStyle w:val="affffe"/>
          <w:rFonts w:ascii="Fb Fontext" w:hAnsi="Fb Fontext" w:hint="cs"/>
          <w:rtl/>
          <w:rPrChange w:id="9266" w:author="מנוע אמוראים" w:date="2026-10-05T16:41:09Z">
            <w:rPr>
              <w:rFonts w:ascii="Fb Fontext" w:hAnsi="Fb Fontext" w:hint="cs"/>
              <w:rtl/>
            </w:rPr>
          </w:rPrChange>
        </w:rPr>
        <w:t xml:space="preserve">ור</w:t>
      </w:r>
      <w:r>
        <w:rPr>
          <w:rStyle w:val="affffe"/>
          <w:rFonts w:ascii="Fb Fontext" w:hAnsi="Fb Fontext"/>
          <w:rtl/>
          <w:rPrChange w:id="9267" w:author="מנוע אמוראים" w:date="2026-10-05T16:41:09Z">
            <w:rPr>
              <w:rFonts w:ascii="Fb Fontext" w:hAnsi="Fb Fontext"/>
              <w:rtl/>
            </w:rPr>
          </w:rPrChange>
        </w:rPr>
        <w:t xml:space="preserve">"</w:t>
      </w:r>
      <w:r>
        <w:rPr>
          <w:rStyle w:val="affffe"/>
          <w:rFonts w:ascii="Fb Fontext" w:hAnsi="Fb Fontext" w:hint="cs"/>
          <w:rtl/>
          <w:rPrChange w:id="9268" w:author="מנוע אמוראים" w:date="2026-10-05T16:41:09Z">
            <w:rPr>
              <w:rFonts w:ascii="Fb Fontext" w:hAnsi="Fb Fontext" w:hint="cs"/>
              <w:rtl/>
            </w:rPr>
          </w:rPrChange>
        </w:rPr>
        <w:t xml:space="preserve">ה</w:t>
      </w:r>
      <w:r>
        <w:rPr>
          <w:rFonts w:ascii="Fb Fontext" w:hAnsi="Fb Fontext" w:hint="cs"/>
          <w:rtl/>
        </w:rPr>
        <w:t xml:space="preserve"> אמר </w:t>
      </w:r>
      <w:r>
        <w:rPr>
          <w:rStyle w:val="affffe"/>
          <w:rFonts w:ascii="Fb Fontext" w:hAnsi="Fb Fontext" w:hint="cs"/>
          <w:rtl/>
          <w:rPrChange w:id="9269" w:author="מנוע אמוראים" w:date="2026-10-05T16:41:09Z">
            <w:rPr>
              <w:rFonts w:ascii="Fb Fontext" w:hAnsi="Fb Fontext" w:hint="cs"/>
              <w:rtl/>
            </w:rPr>
          </w:rPrChange>
        </w:rPr>
        <w:t xml:space="preserve">לר</w:t>
      </w:r>
      <w:r>
        <w:rPr>
          <w:rStyle w:val="affffe"/>
          <w:rFonts w:ascii="Fb Fontext" w:hAnsi="Fb Fontext"/>
          <w:rtl/>
          <w:rPrChange w:id="9270" w:author="מנוע אמוראים" w:date="2026-10-05T16:41:09Z">
            <w:rPr>
              <w:rFonts w:ascii="Fb Fontext" w:hAnsi="Fb Fontext"/>
              <w:rtl/>
            </w:rPr>
          </w:rPrChange>
        </w:rPr>
        <w:t xml:space="preserve">"</w:t>
      </w:r>
      <w:r>
        <w:rPr>
          <w:rStyle w:val="affffe"/>
          <w:rFonts w:ascii="Fb Fontext" w:hAnsi="Fb Fontext" w:hint="cs"/>
          <w:rtl/>
          <w:rPrChange w:id="9271" w:author="מנוע אמוראים" w:date="2026-10-05T16:41:09Z">
            <w:rPr>
              <w:rFonts w:ascii="Fb Fontext" w:hAnsi="Fb Fontext" w:hint="cs"/>
              <w:rtl/>
            </w:rPr>
          </w:rPrChange>
        </w:rPr>
        <w:t xml:space="preserve">נ</w:t>
      </w:r>
      <w:r>
        <w:rPr>
          <w:rFonts w:ascii="Fb Fontext" w:hAnsi="Fb Fontext" w:hint="cs"/>
          <w:rtl/>
        </w:rPr>
        <w:t xml:space="preserve"> ד</w:t>
      </w:r>
      <w:r w:rsidRPr="0081371E">
        <w:rPr>
          <w:rStyle w:val="afff8"/>
          <w:rFonts w:hint="cs"/>
          <w:rtl/>
        </w:rPr>
        <w:t>הלכתא</w:t>
      </w:r>
      <w:r w:rsidRPr="00C35A2C">
        <w:rPr>
          <w:rFonts w:ascii="Fb Fontext" w:hAnsi="Fb Fontext" w:hint="cs"/>
          <w:rtl/>
        </w:rPr>
        <w:t xml:space="preserve"> כוותיכו דמקרביתו לבבא דריש גלותא דשכיחי דייני</w:t>
      </w:r>
    </w:p>
    <w:p w14:paraId="3ABE3F48" w14:textId="34634E0D" w:rsidR="00AC0AF5" w:rsidRPr="001B450D" w:rsidRDefault="001B450D" w:rsidP="00AC0AF5">
      <w:pPr>
        <w:pStyle w:val="aff9"/>
        <w:rPr>
          <w:rtl/>
        </w:rPr>
      </w:pPr>
      <w:r w:rsidRPr="001B450D">
        <w:rPr>
          <w:rFonts w:hint="cs"/>
          <w:rtl/>
        </w:rPr>
        <w:t>***</w:t>
      </w:r>
    </w:p>
    <w:p w14:paraId="2F8E8F8A" w14:textId="77777777" w:rsidR="00AC0AF5" w:rsidRPr="00C35A2C" w:rsidRDefault="00AC0AF5" w:rsidP="00AC0AF5">
      <w:pPr>
        <w:rPr>
          <w:rFonts w:ascii="Fb Fontext" w:hAnsi="Fb Fontext"/>
          <w:rtl/>
        </w:rPr>
      </w:pPr>
      <w:r w:rsidRPr="00C35A2C">
        <w:rPr>
          <w:rFonts w:ascii="Fb Fontext" w:hAnsi="Fb Fontext" w:hint="cs"/>
          <w:sz w:val="32"/>
          <w:rtl/>
        </w:rPr>
        <w:t>שני</w:t>
      </w:r>
      <w:r w:rsidRPr="00C35A2C">
        <w:rPr>
          <w:rFonts w:ascii="Fb Fontext" w:hAnsi="Fb Fontext"/>
          <w:sz w:val="32"/>
          <w:rtl/>
        </w:rPr>
        <w:t xml:space="preserve"> </w:t>
      </w:r>
      <w:r w:rsidRPr="00C35A2C">
        <w:rPr>
          <w:rFonts w:ascii="Fb Fontext" w:hAnsi="Fb Fontext" w:hint="cs"/>
          <w:sz w:val="32"/>
          <w:rtl/>
        </w:rPr>
        <w:t>בתים</w:t>
      </w:r>
      <w:r w:rsidRPr="00C35A2C">
        <w:rPr>
          <w:rFonts w:ascii="Fb Fontext" w:hAnsi="Fb Fontext"/>
          <w:sz w:val="32"/>
          <w:rtl/>
        </w:rPr>
        <w:t xml:space="preserve"> </w:t>
      </w:r>
      <w:r w:rsidRPr="00C35A2C">
        <w:rPr>
          <w:rFonts w:ascii="Fb Fontext" w:hAnsi="Fb Fontext" w:hint="cs"/>
          <w:sz w:val="32"/>
          <w:rtl/>
        </w:rPr>
        <w:t>זה</w:t>
      </w:r>
      <w:r w:rsidRPr="00C35A2C">
        <w:rPr>
          <w:rFonts w:ascii="Fb Fontext" w:hAnsi="Fb Fontext"/>
          <w:sz w:val="32"/>
          <w:rtl/>
        </w:rPr>
        <w:t xml:space="preserve"> </w:t>
      </w:r>
      <w:r w:rsidRPr="00C35A2C">
        <w:rPr>
          <w:rFonts w:ascii="Fb Fontext" w:hAnsi="Fb Fontext" w:hint="cs"/>
          <w:sz w:val="32"/>
          <w:rtl/>
        </w:rPr>
        <w:t>לפנים</w:t>
      </w:r>
      <w:r w:rsidRPr="00C35A2C">
        <w:rPr>
          <w:rFonts w:ascii="Fb Fontext" w:hAnsi="Fb Fontext"/>
          <w:sz w:val="32"/>
          <w:rtl/>
        </w:rPr>
        <w:t xml:space="preserve"> </w:t>
      </w:r>
      <w:r w:rsidRPr="00C35A2C">
        <w:rPr>
          <w:rFonts w:ascii="Fb Fontext" w:hAnsi="Fb Fontext" w:hint="cs"/>
          <w:sz w:val="32"/>
          <w:rtl/>
        </w:rPr>
        <w:t>מזה</w:t>
      </w:r>
      <w:r w:rsidRPr="00C35A2C">
        <w:rPr>
          <w:rFonts w:ascii="Fb Fontext" w:hAnsi="Fb Fontext"/>
          <w:sz w:val="32"/>
          <w:rtl/>
        </w:rPr>
        <w:t xml:space="preserve">, </w:t>
      </w:r>
      <w:r w:rsidRPr="00C35A2C">
        <w:rPr>
          <w:rFonts w:ascii="Fb Fontext" w:hAnsi="Fb Fontext" w:hint="cs"/>
          <w:sz w:val="32"/>
          <w:rtl/>
        </w:rPr>
        <w:t>שניהם</w:t>
      </w:r>
      <w:r w:rsidRPr="00C35A2C">
        <w:rPr>
          <w:rFonts w:ascii="Fb Fontext" w:hAnsi="Fb Fontext"/>
          <w:sz w:val="32"/>
          <w:rtl/>
        </w:rPr>
        <w:t xml:space="preserve"> </w:t>
      </w:r>
      <w:r w:rsidRPr="00C35A2C">
        <w:rPr>
          <w:rFonts w:ascii="Fb Fontext" w:hAnsi="Fb Fontext" w:hint="cs"/>
          <w:sz w:val="32"/>
          <w:rtl/>
        </w:rPr>
        <w:t>במכר</w:t>
      </w:r>
      <w:r w:rsidRPr="00C35A2C">
        <w:rPr>
          <w:rFonts w:ascii="Fb Fontext" w:hAnsi="Fb Fontext"/>
          <w:sz w:val="32"/>
          <w:rtl/>
        </w:rPr>
        <w:t xml:space="preserve">, </w:t>
      </w:r>
      <w:r w:rsidRPr="00C35A2C">
        <w:rPr>
          <w:rFonts w:ascii="Fb Fontext" w:hAnsi="Fb Fontext" w:hint="cs"/>
          <w:sz w:val="32"/>
          <w:rtl/>
        </w:rPr>
        <w:t>שניהם</w:t>
      </w:r>
      <w:r w:rsidRPr="00C35A2C">
        <w:rPr>
          <w:rFonts w:ascii="Fb Fontext" w:hAnsi="Fb Fontext"/>
          <w:sz w:val="32"/>
          <w:rtl/>
        </w:rPr>
        <w:t xml:space="preserve"> </w:t>
      </w:r>
      <w:r w:rsidRPr="00C35A2C">
        <w:rPr>
          <w:rFonts w:ascii="Fb Fontext" w:hAnsi="Fb Fontext" w:hint="cs"/>
          <w:sz w:val="32"/>
          <w:rtl/>
        </w:rPr>
        <w:t>במתנה</w:t>
      </w:r>
      <w:r w:rsidRPr="00C35A2C">
        <w:rPr>
          <w:rFonts w:ascii="Fb Fontext" w:hAnsi="Fb Fontext"/>
          <w:sz w:val="32"/>
          <w:rtl/>
        </w:rPr>
        <w:t xml:space="preserve"> - </w:t>
      </w:r>
      <w:r w:rsidRPr="00C35A2C">
        <w:rPr>
          <w:rFonts w:ascii="Fb Fontext" w:hAnsi="Fb Fontext" w:hint="cs"/>
          <w:sz w:val="32"/>
          <w:rtl/>
        </w:rPr>
        <w:t>אין</w:t>
      </w:r>
      <w:r w:rsidRPr="00C35A2C">
        <w:rPr>
          <w:rFonts w:ascii="Fb Fontext" w:hAnsi="Fb Fontext"/>
          <w:sz w:val="32"/>
          <w:rtl/>
        </w:rPr>
        <w:t xml:space="preserve"> </w:t>
      </w:r>
      <w:r w:rsidRPr="00C35A2C">
        <w:rPr>
          <w:rFonts w:ascii="Fb Fontext" w:hAnsi="Fb Fontext" w:hint="cs"/>
          <w:sz w:val="32"/>
          <w:rtl/>
        </w:rPr>
        <w:t>להן</w:t>
      </w:r>
      <w:r w:rsidRPr="00C35A2C">
        <w:rPr>
          <w:rFonts w:ascii="Fb Fontext" w:hAnsi="Fb Fontext"/>
          <w:sz w:val="32"/>
          <w:rtl/>
        </w:rPr>
        <w:t xml:space="preserve"> </w:t>
      </w:r>
      <w:r w:rsidRPr="00C35A2C">
        <w:rPr>
          <w:rFonts w:ascii="Fb Fontext" w:hAnsi="Fb Fontext" w:hint="cs"/>
          <w:sz w:val="32"/>
          <w:rtl/>
        </w:rPr>
        <w:t>דרך</w:t>
      </w:r>
      <w:r w:rsidRPr="00C35A2C">
        <w:rPr>
          <w:rFonts w:ascii="Fb Fontext" w:hAnsi="Fb Fontext"/>
          <w:sz w:val="32"/>
          <w:rtl/>
        </w:rPr>
        <w:t xml:space="preserve"> </w:t>
      </w:r>
      <w:r w:rsidRPr="00C35A2C">
        <w:rPr>
          <w:rFonts w:ascii="Fb Fontext" w:hAnsi="Fb Fontext" w:hint="cs"/>
          <w:sz w:val="32"/>
          <w:rtl/>
        </w:rPr>
        <w:t>זע</w:t>
      </w:r>
      <w:r w:rsidRPr="00C35A2C">
        <w:rPr>
          <w:rFonts w:ascii="Fb Fontext" w:hAnsi="Fb Fontext"/>
          <w:sz w:val="32"/>
          <w:rtl/>
        </w:rPr>
        <w:t>"</w:t>
      </w:r>
      <w:r w:rsidRPr="00C35A2C">
        <w:rPr>
          <w:rFonts w:ascii="Fb Fontext" w:hAnsi="Fb Fontext" w:hint="cs"/>
          <w:sz w:val="32"/>
          <w:rtl/>
        </w:rPr>
        <w:t>ז</w:t>
      </w:r>
      <w:r w:rsidRPr="00C35A2C">
        <w:rPr>
          <w:rFonts w:ascii="Fb Fontext" w:hAnsi="Fb Fontext"/>
          <w:sz w:val="32"/>
          <w:rtl/>
        </w:rPr>
        <w:t>,</w:t>
      </w:r>
    </w:p>
    <w:p w14:paraId="0B256792" w14:textId="77777777" w:rsidR="00AC0AF5" w:rsidRPr="00C35A2C" w:rsidRDefault="00AC0AF5" w:rsidP="00AC0AF5">
      <w:pPr>
        <w:rPr>
          <w:rFonts w:ascii="Fb Fontext" w:hAnsi="Fb Fontext"/>
          <w:rtl/>
        </w:rPr>
      </w:pPr>
      <w:r w:rsidRPr="00C35A2C">
        <w:rPr>
          <w:rFonts w:ascii="Fb Fontext" w:hAnsi="Fb Fontext" w:hint="cs"/>
          <w:rtl/>
        </w:rPr>
        <w:t>כ</w:t>
      </w:r>
      <w:r w:rsidRPr="00C35A2C">
        <w:rPr>
          <w:rFonts w:ascii="Fb Fontext" w:hAnsi="Fb Fontext"/>
          <w:rtl/>
        </w:rPr>
        <w:t>"</w:t>
      </w:r>
      <w:r w:rsidRPr="00C35A2C">
        <w:rPr>
          <w:rFonts w:ascii="Fb Fontext" w:hAnsi="Fb Fontext" w:hint="cs"/>
          <w:rtl/>
        </w:rPr>
        <w:t>ש</w:t>
      </w:r>
      <w:r w:rsidRPr="00C35A2C">
        <w:rPr>
          <w:rFonts w:ascii="Fb Fontext" w:hAnsi="Fb Fontext"/>
          <w:rtl/>
        </w:rPr>
        <w:t xml:space="preserve"> </w:t>
      </w:r>
      <w:r w:rsidRPr="00C35A2C">
        <w:rPr>
          <w:rFonts w:ascii="Fb Fontext" w:hAnsi="Fb Fontext" w:hint="cs"/>
          <w:rtl/>
        </w:rPr>
        <w:t>חיצון</w:t>
      </w:r>
      <w:r w:rsidRPr="00C35A2C">
        <w:rPr>
          <w:rFonts w:ascii="Fb Fontext" w:hAnsi="Fb Fontext"/>
          <w:rtl/>
        </w:rPr>
        <w:t xml:space="preserve"> </w:t>
      </w:r>
      <w:r w:rsidRPr="00C35A2C">
        <w:rPr>
          <w:rFonts w:ascii="Fb Fontext" w:hAnsi="Fb Fontext" w:hint="cs"/>
          <w:rtl/>
        </w:rPr>
        <w:t>במתנה</w:t>
      </w:r>
      <w:r w:rsidRPr="00C35A2C">
        <w:rPr>
          <w:rFonts w:ascii="Fb Fontext" w:hAnsi="Fb Fontext"/>
          <w:rtl/>
        </w:rPr>
        <w:t xml:space="preserve"> </w:t>
      </w:r>
      <w:r w:rsidRPr="00C35A2C">
        <w:rPr>
          <w:rFonts w:ascii="Fb Fontext" w:hAnsi="Fb Fontext" w:hint="cs"/>
          <w:rtl/>
        </w:rPr>
        <w:t>ופנימי</w:t>
      </w:r>
      <w:r w:rsidRPr="00C35A2C">
        <w:rPr>
          <w:rFonts w:ascii="Fb Fontext" w:hAnsi="Fb Fontext"/>
          <w:rtl/>
        </w:rPr>
        <w:t xml:space="preserve"> </w:t>
      </w:r>
      <w:r w:rsidRPr="00C35A2C">
        <w:rPr>
          <w:rFonts w:ascii="Fb Fontext" w:hAnsi="Fb Fontext" w:hint="cs"/>
          <w:rtl/>
        </w:rPr>
        <w:t>במכר</w:t>
      </w:r>
    </w:p>
    <w:p w14:paraId="3502F5A0" w14:textId="77777777" w:rsidR="00AC0AF5" w:rsidRPr="00C35A2C" w:rsidRDefault="00AC0AF5" w:rsidP="00AC0AF5">
      <w:pPr>
        <w:rPr>
          <w:rFonts w:ascii="Fb Fontext" w:hAnsi="Fb Fontext"/>
          <w:rtl/>
        </w:rPr>
      </w:pPr>
      <w:r w:rsidRPr="00C35A2C">
        <w:rPr>
          <w:rFonts w:ascii="Fb Fontext" w:hAnsi="Fb Fontext" w:hint="cs"/>
          <w:rtl/>
        </w:rPr>
        <w:t>חיצון</w:t>
      </w:r>
      <w:r w:rsidRPr="00C35A2C">
        <w:rPr>
          <w:rFonts w:ascii="Fb Fontext" w:hAnsi="Fb Fontext"/>
          <w:rtl/>
        </w:rPr>
        <w:t xml:space="preserve"> </w:t>
      </w:r>
      <w:r w:rsidRPr="00C35A2C">
        <w:rPr>
          <w:rFonts w:ascii="Fb Fontext" w:hAnsi="Fb Fontext" w:hint="cs"/>
          <w:rtl/>
        </w:rPr>
        <w:t>במכר</w:t>
      </w:r>
      <w:r w:rsidRPr="00C35A2C">
        <w:rPr>
          <w:rFonts w:ascii="Fb Fontext" w:hAnsi="Fb Fontext"/>
          <w:rtl/>
        </w:rPr>
        <w:t xml:space="preserve"> </w:t>
      </w:r>
      <w:r w:rsidRPr="00C35A2C">
        <w:rPr>
          <w:rFonts w:ascii="Fb Fontext" w:hAnsi="Fb Fontext" w:hint="cs"/>
          <w:rtl/>
        </w:rPr>
        <w:t>ופנימי</w:t>
      </w:r>
      <w:r w:rsidRPr="00C35A2C">
        <w:rPr>
          <w:rFonts w:ascii="Fb Fontext" w:hAnsi="Fb Fontext"/>
          <w:rtl/>
        </w:rPr>
        <w:t xml:space="preserve"> </w:t>
      </w:r>
      <w:r w:rsidRPr="00C35A2C">
        <w:rPr>
          <w:rFonts w:ascii="Fb Fontext" w:hAnsi="Fb Fontext" w:hint="cs"/>
          <w:rtl/>
        </w:rPr>
        <w:t>במתנה</w:t>
      </w:r>
      <w:r w:rsidRPr="00C35A2C">
        <w:rPr>
          <w:rFonts w:ascii="Fb Fontext" w:hAnsi="Fb Fontext"/>
          <w:rtl/>
        </w:rPr>
        <w:t xml:space="preserve"> </w:t>
      </w:r>
      <w:r w:rsidRPr="00C35A2C">
        <w:rPr>
          <w:rFonts w:ascii="Fb Fontext" w:hAnsi="Fb Fontext" w:hint="cs"/>
          <w:rtl/>
        </w:rPr>
        <w:t>יש לו דרך דמאן</w:t>
      </w:r>
      <w:r w:rsidRPr="00C35A2C">
        <w:rPr>
          <w:rFonts w:ascii="Fb Fontext" w:hAnsi="Fb Fontext"/>
          <w:rtl/>
        </w:rPr>
        <w:t xml:space="preserve"> </w:t>
      </w:r>
      <w:r w:rsidRPr="00C35A2C">
        <w:rPr>
          <w:rFonts w:ascii="Fb Fontext" w:hAnsi="Fb Fontext" w:hint="cs"/>
          <w:rtl/>
        </w:rPr>
        <w:t>דיהיב</w:t>
      </w:r>
      <w:r w:rsidRPr="00C35A2C">
        <w:rPr>
          <w:rFonts w:ascii="Fb Fontext" w:hAnsi="Fb Fontext"/>
          <w:rtl/>
        </w:rPr>
        <w:t xml:space="preserve"> </w:t>
      </w:r>
      <w:r w:rsidRPr="00C35A2C">
        <w:rPr>
          <w:rFonts w:ascii="Fb Fontext" w:hAnsi="Fb Fontext" w:hint="cs"/>
          <w:rtl/>
        </w:rPr>
        <w:t>מתנה</w:t>
      </w:r>
      <w:r w:rsidRPr="00C35A2C">
        <w:rPr>
          <w:rFonts w:ascii="Fb Fontext" w:hAnsi="Fb Fontext"/>
          <w:rtl/>
        </w:rPr>
        <w:t xml:space="preserve"> </w:t>
      </w:r>
      <w:r w:rsidRPr="00C35A2C">
        <w:rPr>
          <w:rFonts w:ascii="Fb Fontext" w:hAnsi="Fb Fontext" w:hint="cs"/>
          <w:rtl/>
        </w:rPr>
        <w:t>בעין</w:t>
      </w:r>
      <w:r w:rsidRPr="00C35A2C">
        <w:rPr>
          <w:rFonts w:ascii="Fb Fontext" w:hAnsi="Fb Fontext"/>
          <w:rtl/>
        </w:rPr>
        <w:t xml:space="preserve"> </w:t>
      </w:r>
      <w:r w:rsidRPr="00C35A2C">
        <w:rPr>
          <w:rFonts w:ascii="Fb Fontext" w:hAnsi="Fb Fontext" w:hint="cs"/>
          <w:rtl/>
        </w:rPr>
        <w:t>יפה</w:t>
      </w:r>
      <w:r w:rsidRPr="00C35A2C">
        <w:rPr>
          <w:rFonts w:ascii="Fb Fontext" w:hAnsi="Fb Fontext"/>
          <w:rtl/>
        </w:rPr>
        <w:t xml:space="preserve"> </w:t>
      </w:r>
      <w:r w:rsidRPr="00C35A2C">
        <w:rPr>
          <w:rFonts w:ascii="Fb Fontext" w:hAnsi="Fb Fontext" w:hint="cs"/>
          <w:rtl/>
        </w:rPr>
        <w:t>יהיב.</w:t>
      </w:r>
    </w:p>
    <w:p w14:paraId="4D95CDB2" w14:textId="45366D0C" w:rsidR="00AC0AF5" w:rsidRPr="001B450D" w:rsidRDefault="001B450D" w:rsidP="00AC0AF5">
      <w:pPr>
        <w:pStyle w:val="aff9"/>
        <w:rPr>
          <w:rtl/>
        </w:rPr>
      </w:pPr>
      <w:r w:rsidRPr="001B450D">
        <w:rPr>
          <w:rFonts w:hint="cs"/>
          <w:rtl/>
        </w:rPr>
        <w:t>***</w:t>
      </w:r>
    </w:p>
    <w:p>
      <w:pPr>
        <w:pStyle w:val="affffb"/>
        <w:rPr>
          <w:ins w:id="20450" w:author="קלוד" w:date="2026-10-06T10:07:33Z"/>
        </w:rPr>
      </w:pPr>
      <w:ins w:id="20449" w:author="קלוד" w:date="2026-10-06T10:07:33Z">
        <w:r>
          <w:t xml:space="preserve">משנה ג</w:t>
        </w:r>
      </w:ins>
    </w:p>
    <w:p w14:paraId="070105F3" w14:textId="77777777" w:rsidR="00AC0AF5" w:rsidRPr="00F10693" w:rsidRDefault="00AC0AF5" w:rsidP="00DB3591">
      <w:pPr>
        <w:pStyle w:val="afff3"/>
        <w:rPr>
          <w:del w:id="20011" w:author="קלוד" w:date="2026-10-06T10:12:23Z"/>
          <w:rtl/>
        </w:rPr>
      </w:pPr>
      <w:ins w:id="9873" w:author="מספור קטעי משנה" w:date="2026-10-06T06:44:59Z">
        <w:del w:id="20008" w:author="קלוד" w:date="2026-10-06T10:12:23Z">
          <w:r>
            <w:rPr>
              <w:rStyle w:val="MisparKeta"/>
            </w:rPr>
            <w:delText xml:space="preserve">ב. </w:delText>
          </w:r>
        </w:del>
      </w:ins>
      <w:del w:id="20009" w:author="קלוד" w:date="2026-10-06T10:12:23Z">
        <w:r w:rsidRPr="00C35A2C">
          <w:rPr>
            <w:rFonts w:hint="cs"/>
            <w:rtl/>
          </w:rPr>
          <w:delText xml:space="preserve">מתני</w:delText>
        </w:r>
      </w:del>
      <w:del w:id="20010" w:author="קלוד" w:date="2026-10-06T10:12:23Z">
        <w:r w:rsidRPr="00F10693">
          <w:rPr>
            <w:rtl/>
          </w:rPr>
          <w:delText xml:space="preserve">'</w:delText>
        </w:r>
      </w:del>
    </w:p>
    <w:p w14:paraId="051B3AEB" w14:textId="0349579C" w:rsidR="00D2624B" w:rsidRDefault="00AC0AF5" w:rsidP="00DB3591">
      <w:pPr>
        <w:pStyle w:val="afff3"/>
        <w:rPr>
          <w:rtl/>
        </w:rPr>
      </w:pPr>
      <w:r w:rsidRPr="00C35A2C">
        <w:rPr>
          <w:rFonts w:hint="cs"/>
          <w:rtl/>
        </w:rPr>
        <w:t>המוכר</w:t>
      </w:r>
      <w:r w:rsidRPr="00C35A2C">
        <w:rPr>
          <w:rtl/>
        </w:rPr>
        <w:t xml:space="preserve"> </w:t>
      </w:r>
      <w:r w:rsidRPr="00C35A2C">
        <w:rPr>
          <w:rFonts w:hint="cs"/>
          <w:rtl/>
        </w:rPr>
        <w:t>את</w:t>
      </w:r>
      <w:r w:rsidRPr="00C35A2C">
        <w:rPr>
          <w:rtl/>
        </w:rPr>
        <w:t xml:space="preserve"> </w:t>
      </w:r>
      <w:r w:rsidRPr="00C35A2C">
        <w:rPr>
          <w:rFonts w:hint="cs"/>
          <w:rtl/>
        </w:rPr>
        <w:t>הבית</w:t>
      </w:r>
    </w:p>
    <w:p w14:paraId="4D4DFE6A" w14:textId="5BAC8946" w:rsidR="00AC0AF5" w:rsidRDefault="00AC0AF5" w:rsidP="00DB3591">
      <w:pPr>
        <w:pStyle w:val="afff3"/>
        <w:rPr>
          <w:rtl/>
        </w:rPr>
      </w:pPr>
      <w:r w:rsidRPr="00C35A2C">
        <w:rPr>
          <w:rtl/>
        </w:rPr>
        <w:t xml:space="preserve">- </w:t>
      </w:r>
      <w:r w:rsidRPr="00C35A2C">
        <w:rPr>
          <w:rFonts w:hint="cs"/>
          <w:rtl/>
        </w:rPr>
        <w:t>מכר</w:t>
      </w:r>
      <w:r w:rsidRPr="00C35A2C">
        <w:rPr>
          <w:rtl/>
        </w:rPr>
        <w:t xml:space="preserve"> </w:t>
      </w:r>
      <w:r w:rsidRPr="00C35A2C">
        <w:rPr>
          <w:rFonts w:hint="cs"/>
          <w:rtl/>
        </w:rPr>
        <w:t>את</w:t>
      </w:r>
      <w:r w:rsidRPr="00C35A2C">
        <w:rPr>
          <w:rtl/>
        </w:rPr>
        <w:t xml:space="preserve"> </w:t>
      </w:r>
      <w:r w:rsidRPr="00C35A2C">
        <w:rPr>
          <w:rFonts w:hint="cs"/>
          <w:rtl/>
        </w:rPr>
        <w:t>הדלת</w:t>
      </w:r>
      <w:r w:rsidRPr="00C35A2C">
        <w:rPr>
          <w:rtl/>
        </w:rPr>
        <w:t xml:space="preserve"> </w:t>
      </w:r>
      <w:r w:rsidRPr="00C35A2C">
        <w:rPr>
          <w:rFonts w:hint="cs"/>
          <w:rtl/>
        </w:rPr>
        <w:t>אבל</w:t>
      </w:r>
      <w:r w:rsidRPr="00C35A2C">
        <w:rPr>
          <w:rtl/>
        </w:rPr>
        <w:t xml:space="preserve"> </w:t>
      </w:r>
      <w:r w:rsidRPr="00C35A2C">
        <w:rPr>
          <w:rFonts w:hint="cs"/>
          <w:rtl/>
        </w:rPr>
        <w:t>לא</w:t>
      </w:r>
      <w:r w:rsidRPr="00C35A2C">
        <w:rPr>
          <w:rtl/>
        </w:rPr>
        <w:t xml:space="preserve"> </w:t>
      </w:r>
      <w:r w:rsidRPr="00C35A2C">
        <w:rPr>
          <w:rFonts w:hint="cs"/>
          <w:rtl/>
        </w:rPr>
        <w:t>את</w:t>
      </w:r>
      <w:r w:rsidRPr="00C35A2C">
        <w:rPr>
          <w:rtl/>
        </w:rPr>
        <w:t xml:space="preserve"> </w:t>
      </w:r>
      <w:r w:rsidRPr="00C35A2C">
        <w:rPr>
          <w:rFonts w:hint="cs"/>
          <w:rtl/>
        </w:rPr>
        <w:t>המפתח</w:t>
      </w:r>
      <w:r w:rsidRPr="00C35A2C">
        <w:rPr>
          <w:rtl/>
        </w:rPr>
        <w:t>,</w:t>
      </w:r>
    </w:p>
    <w:p w14:paraId="4425F8C2" w14:textId="77777777" w:rsidR="00AC0AF5" w:rsidRDefault="00AC0AF5" w:rsidP="00DB3591">
      <w:pPr>
        <w:pStyle w:val="afff3"/>
        <w:rPr>
          <w:rtl/>
        </w:rPr>
      </w:pPr>
      <w:r w:rsidRPr="00C35A2C">
        <w:rPr>
          <w:rFonts w:hint="cs"/>
          <w:rtl/>
        </w:rPr>
        <w:t>מכר</w:t>
      </w:r>
      <w:r w:rsidRPr="00C35A2C">
        <w:rPr>
          <w:rtl/>
        </w:rPr>
        <w:t xml:space="preserve"> </w:t>
      </w:r>
      <w:r w:rsidRPr="00C35A2C">
        <w:rPr>
          <w:rFonts w:hint="cs"/>
          <w:rtl/>
        </w:rPr>
        <w:t>את</w:t>
      </w:r>
      <w:r w:rsidRPr="00C35A2C">
        <w:rPr>
          <w:rtl/>
        </w:rPr>
        <w:t xml:space="preserve"> </w:t>
      </w:r>
      <w:r w:rsidRPr="00C35A2C">
        <w:rPr>
          <w:rFonts w:hint="cs"/>
          <w:rtl/>
        </w:rPr>
        <w:t>המכתשת</w:t>
      </w:r>
      <w:r w:rsidRPr="00C35A2C">
        <w:rPr>
          <w:rtl/>
        </w:rPr>
        <w:t xml:space="preserve"> </w:t>
      </w:r>
      <w:r w:rsidRPr="00C35A2C">
        <w:rPr>
          <w:rFonts w:hint="cs"/>
          <w:rtl/>
        </w:rPr>
        <w:t>קבועה</w:t>
      </w:r>
      <w:r w:rsidRPr="00C35A2C">
        <w:rPr>
          <w:rtl/>
        </w:rPr>
        <w:t xml:space="preserve"> </w:t>
      </w:r>
      <w:r w:rsidRPr="00C35A2C">
        <w:rPr>
          <w:rFonts w:hint="cs"/>
          <w:rtl/>
        </w:rPr>
        <w:t>אבל</w:t>
      </w:r>
      <w:r w:rsidRPr="00C35A2C">
        <w:rPr>
          <w:rtl/>
        </w:rPr>
        <w:t xml:space="preserve"> </w:t>
      </w:r>
      <w:r w:rsidRPr="00C35A2C">
        <w:rPr>
          <w:rFonts w:hint="cs"/>
          <w:rtl/>
        </w:rPr>
        <w:t>לא</w:t>
      </w:r>
      <w:r w:rsidRPr="00C35A2C">
        <w:rPr>
          <w:rtl/>
        </w:rPr>
        <w:t xml:space="preserve"> </w:t>
      </w:r>
      <w:r w:rsidRPr="00C35A2C">
        <w:rPr>
          <w:rFonts w:hint="cs"/>
          <w:rtl/>
        </w:rPr>
        <w:t>את</w:t>
      </w:r>
      <w:r w:rsidRPr="00C35A2C">
        <w:rPr>
          <w:rtl/>
        </w:rPr>
        <w:t xml:space="preserve"> </w:t>
      </w:r>
      <w:r w:rsidRPr="00C35A2C">
        <w:rPr>
          <w:rFonts w:hint="cs"/>
          <w:rtl/>
        </w:rPr>
        <w:t>המיטלטלת</w:t>
      </w:r>
      <w:r w:rsidRPr="00C35A2C">
        <w:rPr>
          <w:rtl/>
        </w:rPr>
        <w:t>,</w:t>
      </w:r>
    </w:p>
    <w:p w14:paraId="7FC4F28E" w14:textId="77777777" w:rsidR="00AC0AF5" w:rsidRPr="00C35A2C" w:rsidRDefault="00AC0AF5" w:rsidP="00DB3591">
      <w:pPr>
        <w:pStyle w:val="afff3"/>
        <w:rPr>
          <w:rtl/>
        </w:rPr>
      </w:pPr>
      <w:r w:rsidRPr="00C35A2C">
        <w:rPr>
          <w:rFonts w:hint="cs"/>
          <w:rtl/>
        </w:rPr>
        <w:t>מכר</w:t>
      </w:r>
      <w:r w:rsidRPr="00C35A2C">
        <w:rPr>
          <w:rtl/>
        </w:rPr>
        <w:t xml:space="preserve"> </w:t>
      </w:r>
      <w:r w:rsidRPr="00C35A2C">
        <w:rPr>
          <w:rFonts w:hint="cs"/>
          <w:rtl/>
        </w:rPr>
        <w:t>את</w:t>
      </w:r>
      <w:r w:rsidRPr="00C35A2C">
        <w:rPr>
          <w:rtl/>
        </w:rPr>
        <w:t xml:space="preserve"> </w:t>
      </w:r>
      <w:r w:rsidRPr="00C35A2C">
        <w:rPr>
          <w:rFonts w:hint="cs"/>
          <w:rtl/>
        </w:rPr>
        <w:t>האיצטרוביל</w:t>
      </w:r>
      <w:r w:rsidRPr="00C35A2C">
        <w:rPr>
          <w:rtl/>
        </w:rPr>
        <w:t xml:space="preserve"> </w:t>
      </w:r>
      <w:r w:rsidRPr="00C35A2C">
        <w:rPr>
          <w:rFonts w:hint="cs"/>
          <w:rtl/>
        </w:rPr>
        <w:t>אבל</w:t>
      </w:r>
      <w:r w:rsidRPr="00C35A2C">
        <w:rPr>
          <w:rtl/>
        </w:rPr>
        <w:t xml:space="preserve"> </w:t>
      </w:r>
      <w:r w:rsidRPr="00C35A2C">
        <w:rPr>
          <w:rFonts w:hint="cs"/>
          <w:rtl/>
        </w:rPr>
        <w:t>לא</w:t>
      </w:r>
      <w:r w:rsidRPr="00C35A2C">
        <w:rPr>
          <w:rtl/>
        </w:rPr>
        <w:t xml:space="preserve"> </w:t>
      </w:r>
      <w:r w:rsidRPr="00C35A2C">
        <w:rPr>
          <w:rFonts w:hint="cs"/>
          <w:rtl/>
        </w:rPr>
        <w:t>את</w:t>
      </w:r>
      <w:r w:rsidRPr="00C35A2C">
        <w:rPr>
          <w:rtl/>
        </w:rPr>
        <w:t xml:space="preserve"> </w:t>
      </w:r>
      <w:r w:rsidRPr="00C35A2C">
        <w:rPr>
          <w:rFonts w:hint="cs"/>
          <w:rtl/>
        </w:rPr>
        <w:t>הקלת</w:t>
      </w:r>
      <w:r w:rsidRPr="00C35A2C">
        <w:rPr>
          <w:rtl/>
        </w:rPr>
        <w:t xml:space="preserve"> </w:t>
      </w:r>
      <w:r w:rsidRPr="00C35A2C">
        <w:rPr>
          <w:rFonts w:hint="cs"/>
          <w:rtl/>
        </w:rPr>
        <w:t>ולא</w:t>
      </w:r>
      <w:r w:rsidRPr="00C35A2C">
        <w:rPr>
          <w:rtl/>
        </w:rPr>
        <w:t xml:space="preserve"> </w:t>
      </w:r>
      <w:r w:rsidRPr="00C35A2C">
        <w:rPr>
          <w:rFonts w:hint="cs"/>
          <w:rtl/>
        </w:rPr>
        <w:t>את</w:t>
      </w:r>
      <w:r w:rsidRPr="00C35A2C">
        <w:rPr>
          <w:rtl/>
        </w:rPr>
        <w:t xml:space="preserve"> </w:t>
      </w:r>
      <w:r w:rsidRPr="00C35A2C">
        <w:rPr>
          <w:rFonts w:hint="cs"/>
          <w:rtl/>
        </w:rPr>
        <w:t>התנור</w:t>
      </w:r>
      <w:r w:rsidRPr="00C35A2C">
        <w:rPr>
          <w:rtl/>
        </w:rPr>
        <w:t xml:space="preserve"> </w:t>
      </w:r>
      <w:r w:rsidRPr="00C35A2C">
        <w:rPr>
          <w:rFonts w:hint="cs"/>
          <w:rtl/>
        </w:rPr>
        <w:t>ולא</w:t>
      </w:r>
      <w:r w:rsidRPr="00C35A2C">
        <w:rPr>
          <w:rtl/>
        </w:rPr>
        <w:t xml:space="preserve"> </w:t>
      </w:r>
      <w:r w:rsidRPr="00C35A2C">
        <w:rPr>
          <w:rFonts w:hint="cs"/>
          <w:rtl/>
        </w:rPr>
        <w:t>את</w:t>
      </w:r>
      <w:r w:rsidRPr="00C35A2C">
        <w:rPr>
          <w:rtl/>
        </w:rPr>
        <w:t xml:space="preserve"> </w:t>
      </w:r>
      <w:r w:rsidRPr="00C35A2C">
        <w:rPr>
          <w:rFonts w:hint="cs"/>
          <w:rtl/>
        </w:rPr>
        <w:t>הכירים</w:t>
      </w:r>
    </w:p>
    <w:p w14:paraId="419A27C0" w14:textId="77777777" w:rsidR="00AC0AF5" w:rsidRPr="00C35A2C" w:rsidRDefault="00AC0AF5" w:rsidP="00DB3591">
      <w:pPr>
        <w:pStyle w:val="afff3"/>
        <w:rPr>
          <w:rtl/>
        </w:rPr>
      </w:pPr>
      <w:r w:rsidRPr="00C35A2C">
        <w:rPr>
          <w:rFonts w:hint="cs"/>
          <w:rtl/>
        </w:rPr>
        <w:t>בזמן</w:t>
      </w:r>
      <w:r w:rsidRPr="00C35A2C">
        <w:rPr>
          <w:rtl/>
        </w:rPr>
        <w:t xml:space="preserve"> </w:t>
      </w:r>
      <w:r w:rsidRPr="00C35A2C">
        <w:rPr>
          <w:rFonts w:hint="cs"/>
          <w:rtl/>
        </w:rPr>
        <w:t>שאמר</w:t>
      </w:r>
      <w:r w:rsidRPr="00C35A2C">
        <w:rPr>
          <w:rtl/>
        </w:rPr>
        <w:t xml:space="preserve"> </w:t>
      </w:r>
      <w:r w:rsidRPr="00C35A2C">
        <w:rPr>
          <w:rFonts w:hint="cs"/>
          <w:rtl/>
        </w:rPr>
        <w:t>לו</w:t>
      </w:r>
      <w:r w:rsidRPr="00C35A2C">
        <w:rPr>
          <w:rtl/>
        </w:rPr>
        <w:t xml:space="preserve">: </w:t>
      </w:r>
      <w:r w:rsidRPr="00C35A2C">
        <w:rPr>
          <w:rFonts w:hint="cs"/>
          <w:rtl/>
        </w:rPr>
        <w:t>הוא</w:t>
      </w:r>
      <w:r w:rsidRPr="00C35A2C">
        <w:rPr>
          <w:rtl/>
        </w:rPr>
        <w:t xml:space="preserve"> </w:t>
      </w:r>
      <w:r w:rsidRPr="00C35A2C">
        <w:rPr>
          <w:rFonts w:hint="cs"/>
          <w:rtl/>
        </w:rPr>
        <w:t>וכל</w:t>
      </w:r>
      <w:r w:rsidRPr="00C35A2C">
        <w:rPr>
          <w:rtl/>
        </w:rPr>
        <w:t xml:space="preserve"> </w:t>
      </w:r>
      <w:r w:rsidRPr="00C35A2C">
        <w:rPr>
          <w:rFonts w:hint="cs"/>
          <w:rtl/>
        </w:rPr>
        <w:t>מה</w:t>
      </w:r>
      <w:r w:rsidRPr="00C35A2C">
        <w:rPr>
          <w:rtl/>
        </w:rPr>
        <w:t xml:space="preserve"> </w:t>
      </w:r>
      <w:r w:rsidRPr="00C35A2C">
        <w:rPr>
          <w:rFonts w:hint="cs"/>
          <w:rtl/>
        </w:rPr>
        <w:t>שבתוכו</w:t>
      </w:r>
      <w:r w:rsidRPr="00C35A2C">
        <w:rPr>
          <w:rtl/>
        </w:rPr>
        <w:t xml:space="preserve"> -</w:t>
      </w:r>
      <w:r w:rsidRPr="00C35A2C">
        <w:rPr>
          <w:rFonts w:hint="cs"/>
          <w:rtl/>
        </w:rPr>
        <w:t>הרי</w:t>
      </w:r>
      <w:r w:rsidRPr="00C35A2C">
        <w:rPr>
          <w:rtl/>
        </w:rPr>
        <w:t xml:space="preserve"> </w:t>
      </w:r>
      <w:r w:rsidRPr="00C35A2C">
        <w:rPr>
          <w:rFonts w:hint="cs"/>
          <w:rtl/>
        </w:rPr>
        <w:t>כולן</w:t>
      </w:r>
      <w:r w:rsidRPr="00C35A2C">
        <w:rPr>
          <w:rtl/>
        </w:rPr>
        <w:t xml:space="preserve"> </w:t>
      </w:r>
      <w:r w:rsidRPr="00C35A2C">
        <w:rPr>
          <w:rFonts w:hint="cs"/>
          <w:rtl/>
        </w:rPr>
        <w:t>מכורין</w:t>
      </w:r>
    </w:p>
    <w:p w14:paraId="0D853900" w14:textId="77777777" w:rsidR="00AC0AF5" w:rsidRPr="00C35A2C" w:rsidRDefault="00AC0AF5" w:rsidP="00982F98">
      <w:pPr>
        <w:pStyle w:val="affe"/>
        <w:framePr w:wrap="around"/>
        <w:rPr>
          <w:rtl/>
        </w:rPr>
      </w:pPr>
      <w:r w:rsidRPr="00C35A2C">
        <w:rPr>
          <w:rFonts w:hint="cs"/>
          <w:rtl/>
        </w:rPr>
        <w:t>סה:</w:t>
      </w:r>
    </w:p>
    <w:p w14:paraId="4AE87344" w14:textId="77777777" w:rsidR="00AC0AF5" w:rsidRDefault="00AC0AF5" w:rsidP="00AC0AF5">
      <w:pPr>
        <w:rPr>
          <w:rFonts w:ascii="Fb Fontext" w:hAnsi="Fb Fontext"/>
          <w:sz w:val="32"/>
          <w:rtl/>
        </w:rPr>
      </w:pPr>
      <w:r w:rsidRPr="00C35A2C">
        <w:rPr>
          <w:rFonts w:ascii="Fb Fontext" w:hAnsi="Fb Fontext" w:hint="cs"/>
          <w:sz w:val="32"/>
          <w:rtl/>
        </w:rPr>
        <w:t>מתני</w:t>
      </w:r>
      <w:r w:rsidRPr="00F10693">
        <w:rPr>
          <w:rFonts w:hint="cs"/>
          <w:rtl/>
        </w:rPr>
        <w:t xml:space="preserve">' </w:t>
      </w:r>
      <w:r w:rsidRPr="00C35A2C">
        <w:rPr>
          <w:rFonts w:ascii="Fb Fontext" w:hAnsi="Fb Fontext" w:hint="cs"/>
          <w:sz w:val="32"/>
          <w:rtl/>
        </w:rPr>
        <w:t>דלא</w:t>
      </w:r>
      <w:r w:rsidRPr="00C35A2C">
        <w:rPr>
          <w:rFonts w:ascii="Fb Fontext" w:hAnsi="Fb Fontext"/>
          <w:sz w:val="32"/>
          <w:rtl/>
        </w:rPr>
        <w:t xml:space="preserve"> </w:t>
      </w:r>
      <w:r>
        <w:rPr>
          <w:rStyle w:val="affffe"/>
          <w:rFonts w:ascii="Fb Fontext" w:hAnsi="Fb Fontext" w:hint="cs"/>
          <w:sz w:val="32"/>
          <w:rtl/>
          <w:rPrChange w:id="9272" w:author="מנוע אמוראים" w:date="2026-10-05T16:41:09Z">
            <w:rPr>
              <w:rFonts w:ascii="Fb Fontext" w:hAnsi="Fb Fontext" w:hint="cs"/>
              <w:sz w:val="32"/>
              <w:rtl/>
            </w:rPr>
          </w:rPrChange>
        </w:rPr>
        <w:t xml:space="preserve">כר</w:t>
      </w:r>
      <w:r>
        <w:rPr>
          <w:rStyle w:val="affffe"/>
          <w:rFonts w:ascii="Fb Fontext" w:hAnsi="Fb Fontext"/>
          <w:sz w:val="32"/>
          <w:rtl/>
          <w:rPrChange w:id="9273" w:author="מנוע אמוראים" w:date="2026-10-05T16:41:09Z">
            <w:rPr>
              <w:rFonts w:ascii="Fb Fontext" w:hAnsi="Fb Fontext"/>
              <w:sz w:val="32"/>
              <w:rtl/>
            </w:rPr>
          </w:rPrChange>
        </w:rPr>
        <w:t xml:space="preserve">"</w:t>
      </w:r>
      <w:r>
        <w:rPr>
          <w:rStyle w:val="affffe"/>
          <w:rFonts w:ascii="Fb Fontext" w:hAnsi="Fb Fontext" w:hint="cs"/>
          <w:sz w:val="32"/>
          <w:rtl/>
          <w:rPrChange w:id="9274" w:author="מנוע אמוראים" w:date="2026-10-05T16:41:09Z">
            <w:rPr>
              <w:rFonts w:ascii="Fb Fontext" w:hAnsi="Fb Fontext" w:hint="cs"/>
              <w:sz w:val="32"/>
              <w:rtl/>
            </w:rPr>
          </w:rPrChange>
        </w:rPr>
        <w:t xml:space="preserve">מ</w:t>
      </w:r>
      <w:r w:rsidRPr="00C35A2C">
        <w:rPr>
          <w:rFonts w:ascii="Fb Fontext" w:hAnsi="Fb Fontext"/>
          <w:sz w:val="32"/>
          <w:rtl/>
        </w:rPr>
        <w:t xml:space="preserve"> </w:t>
      </w:r>
      <w:r w:rsidRPr="00C35A2C">
        <w:rPr>
          <w:rFonts w:ascii="Fb Fontext" w:hAnsi="Fb Fontext" w:hint="cs"/>
          <w:sz w:val="32"/>
          <w:rtl/>
        </w:rPr>
        <w:t>דאמר דמכר</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הכרם</w:t>
      </w:r>
      <w:r w:rsidRPr="00C35A2C">
        <w:rPr>
          <w:rFonts w:ascii="Fb Fontext" w:hAnsi="Fb Fontext"/>
          <w:sz w:val="32"/>
          <w:rtl/>
        </w:rPr>
        <w:t xml:space="preserve"> </w:t>
      </w:r>
      <w:r w:rsidRPr="00C35A2C">
        <w:rPr>
          <w:rFonts w:ascii="Fb Fontext" w:hAnsi="Fb Fontext" w:hint="cs"/>
          <w:sz w:val="32"/>
          <w:rtl/>
        </w:rPr>
        <w:t>מכר</w:t>
      </w:r>
      <w:r w:rsidRPr="00C35A2C">
        <w:rPr>
          <w:rFonts w:ascii="Fb Fontext" w:hAnsi="Fb Fontext"/>
          <w:sz w:val="32"/>
          <w:rtl/>
        </w:rPr>
        <w:t xml:space="preserve"> </w:t>
      </w:r>
      <w:r w:rsidRPr="00C35A2C">
        <w:rPr>
          <w:rFonts w:ascii="Fb Fontext" w:hAnsi="Fb Fontext" w:hint="cs"/>
          <w:sz w:val="32"/>
          <w:rtl/>
        </w:rPr>
        <w:t>תשמישי</w:t>
      </w:r>
      <w:r w:rsidRPr="00C35A2C">
        <w:rPr>
          <w:rFonts w:ascii="Fb Fontext" w:hAnsi="Fb Fontext"/>
          <w:sz w:val="32"/>
          <w:rtl/>
        </w:rPr>
        <w:t xml:space="preserve"> </w:t>
      </w:r>
      <w:r w:rsidRPr="00C35A2C">
        <w:rPr>
          <w:rFonts w:ascii="Fb Fontext" w:hAnsi="Fb Fontext" w:hint="cs"/>
          <w:sz w:val="32"/>
          <w:rtl/>
        </w:rPr>
        <w:t>כרם</w:t>
      </w:r>
    </w:p>
    <w:p w14:paraId="529ACF5E" w14:textId="77777777" w:rsidR="00AC0AF5" w:rsidRPr="00C35A2C" w:rsidRDefault="00AC0AF5" w:rsidP="00AC0AF5">
      <w:pPr>
        <w:rPr>
          <w:rFonts w:cs="Guttman Vilna"/>
          <w:b/>
          <w:bCs/>
          <w:sz w:val="32"/>
          <w:rtl/>
        </w:rPr>
      </w:pPr>
      <w:r w:rsidRPr="00C35A2C">
        <w:rPr>
          <w:rFonts w:ascii="Fb Fontext" w:hAnsi="Fb Fontext" w:hint="cs"/>
          <w:sz w:val="32"/>
          <w:rtl/>
        </w:rPr>
        <w:t>ואין לומר דהכא שאני דלא קביע, דהכא מפתח</w:t>
      </w:r>
      <w:r w:rsidRPr="00C35A2C">
        <w:rPr>
          <w:rFonts w:ascii="Fb Fontext" w:hAnsi="Fb Fontext"/>
          <w:sz w:val="32"/>
          <w:rtl/>
        </w:rPr>
        <w:t xml:space="preserve"> </w:t>
      </w:r>
      <w:r w:rsidRPr="00C35A2C">
        <w:rPr>
          <w:rFonts w:ascii="Fb Fontext" w:hAnsi="Fb Fontext" w:hint="cs"/>
          <w:sz w:val="32"/>
          <w:rtl/>
        </w:rPr>
        <w:t>דומיא</w:t>
      </w:r>
      <w:r w:rsidRPr="00C35A2C">
        <w:rPr>
          <w:rFonts w:ascii="Fb Fontext" w:hAnsi="Fb Fontext"/>
          <w:sz w:val="32"/>
          <w:rtl/>
        </w:rPr>
        <w:t xml:space="preserve"> </w:t>
      </w:r>
      <w:r w:rsidRPr="00C35A2C">
        <w:rPr>
          <w:rFonts w:ascii="Fb Fontext" w:hAnsi="Fb Fontext" w:hint="cs"/>
          <w:sz w:val="32"/>
          <w:rtl/>
        </w:rPr>
        <w:t>דדלת</w:t>
      </w:r>
      <w:r w:rsidRPr="00C35A2C">
        <w:rPr>
          <w:rFonts w:ascii="Fb Fontext" w:hAnsi="Fb Fontext"/>
          <w:sz w:val="32"/>
          <w:rtl/>
        </w:rPr>
        <w:t xml:space="preserve"> </w:t>
      </w:r>
      <w:r w:rsidRPr="00C35A2C">
        <w:rPr>
          <w:rFonts w:ascii="Fb Fontext" w:hAnsi="Fb Fontext" w:hint="cs"/>
          <w:sz w:val="32"/>
          <w:rtl/>
        </w:rPr>
        <w:t>קתני</w:t>
      </w:r>
      <w:r w:rsidRPr="00C35A2C">
        <w:rPr>
          <w:rFonts w:ascii="Fb Fontext" w:hAnsi="Fb Fontext"/>
          <w:sz w:val="32"/>
          <w:rtl/>
        </w:rPr>
        <w:t xml:space="preserve"> </w:t>
      </w:r>
      <w:r w:rsidRPr="00C35A2C">
        <w:rPr>
          <w:rFonts w:ascii="Fb Fontext" w:hAnsi="Fb Fontext" w:hint="cs"/>
          <w:sz w:val="32"/>
          <w:rtl/>
        </w:rPr>
        <w:t>אפי</w:t>
      </w:r>
      <w:r w:rsidRPr="00F10693">
        <w:rPr>
          <w:rFonts w:hint="cs"/>
          <w:rtl/>
        </w:rPr>
        <w:t xml:space="preserve">' </w:t>
      </w:r>
      <w:r w:rsidRPr="00C35A2C">
        <w:rPr>
          <w:rFonts w:ascii="Fb Fontext" w:hAnsi="Fb Fontext" w:hint="cs"/>
          <w:sz w:val="32"/>
          <w:rtl/>
        </w:rPr>
        <w:t>דקביע.</w:t>
      </w:r>
    </w:p>
    <w:p w14:paraId="181236EC" w14:textId="24E34EEB" w:rsidR="00AC0AF5" w:rsidRPr="001B450D" w:rsidRDefault="001B450D" w:rsidP="00AC0AF5">
      <w:pPr>
        <w:pStyle w:val="aff9"/>
        <w:rPr>
          <w:rtl/>
        </w:rPr>
      </w:pPr>
      <w:r w:rsidRPr="001B450D">
        <w:rPr>
          <w:rFonts w:hint="cs"/>
          <w:rtl/>
        </w:rPr>
        <w:t>***</w:t>
      </w:r>
    </w:p>
    <w:p w14:paraId="0DD1B32F" w14:textId="77777777" w:rsidR="00AC0AF5" w:rsidRDefault="00AC0AF5" w:rsidP="00AC0AF5">
      <w:pPr>
        <w:rPr>
          <w:rFonts w:ascii="Fb Fontext" w:hAnsi="Fb Fontext"/>
          <w:sz w:val="32"/>
          <w:rtl/>
        </w:rPr>
      </w:pPr>
      <w:r w:rsidRPr="0081371E">
        <w:rPr>
          <w:rStyle w:val="afff8"/>
          <w:rtl/>
        </w:rPr>
        <w:t>• ת"ר</w:t>
      </w:r>
      <w:r w:rsidRPr="00C35A2C">
        <w:rPr>
          <w:rFonts w:ascii="Fb Fontext" w:hAnsi="Fb Fontext"/>
          <w:sz w:val="32"/>
          <w:rtl/>
        </w:rPr>
        <w:t xml:space="preserve">: </w:t>
      </w:r>
      <w:r w:rsidRPr="00C35A2C">
        <w:rPr>
          <w:rFonts w:ascii="Fb Fontext" w:hAnsi="Fb Fontext" w:hint="cs"/>
          <w:sz w:val="32"/>
          <w:rtl/>
        </w:rPr>
        <w:t>המוכר</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הבית</w:t>
      </w:r>
      <w:r w:rsidRPr="00C35A2C">
        <w:rPr>
          <w:rFonts w:ascii="Fb Fontext" w:hAnsi="Fb Fontext"/>
          <w:sz w:val="32"/>
          <w:rtl/>
        </w:rPr>
        <w:t xml:space="preserve"> </w:t>
      </w:r>
      <w:r w:rsidRPr="00C35A2C">
        <w:rPr>
          <w:rFonts w:ascii="Fb Fontext" w:hAnsi="Fb Fontext" w:hint="cs"/>
          <w:sz w:val="32"/>
          <w:rtl/>
        </w:rPr>
        <w:t>מכר</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הדלת</w:t>
      </w:r>
      <w:r w:rsidRPr="00C35A2C">
        <w:rPr>
          <w:rFonts w:ascii="Fb Fontext" w:hAnsi="Fb Fontext"/>
          <w:sz w:val="32"/>
          <w:rtl/>
        </w:rPr>
        <w:t xml:space="preserve"> </w:t>
      </w:r>
      <w:r w:rsidRPr="00C35A2C">
        <w:rPr>
          <w:rFonts w:ascii="Fb Fontext" w:hAnsi="Fb Fontext" w:hint="cs"/>
          <w:sz w:val="32"/>
          <w:rtl/>
        </w:rPr>
        <w:t>והנגר</w:t>
      </w:r>
      <w:r w:rsidRPr="00C35A2C">
        <w:rPr>
          <w:rFonts w:ascii="Fb Fontext" w:hAnsi="Fb Fontext"/>
          <w:sz w:val="32"/>
          <w:rtl/>
        </w:rPr>
        <w:t xml:space="preserve"> </w:t>
      </w:r>
      <w:r w:rsidRPr="00C35A2C">
        <w:rPr>
          <w:rFonts w:ascii="Fb Fontext" w:hAnsi="Fb Fontext" w:hint="cs"/>
          <w:sz w:val="32"/>
          <w:rtl/>
        </w:rPr>
        <w:t>והמנעול</w:t>
      </w:r>
      <w:r w:rsidRPr="00C35A2C">
        <w:rPr>
          <w:rFonts w:ascii="Fb Fontext" w:hAnsi="Fb Fontext"/>
          <w:sz w:val="32"/>
          <w:rtl/>
        </w:rPr>
        <w:t xml:space="preserve"> </w:t>
      </w:r>
      <w:r w:rsidRPr="00C35A2C">
        <w:rPr>
          <w:rFonts w:ascii="Fb Fontext" w:hAnsi="Fb Fontext" w:hint="cs"/>
          <w:sz w:val="32"/>
          <w:rtl/>
        </w:rPr>
        <w:t>אבל</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המפתח</w:t>
      </w:r>
      <w:r w:rsidRPr="00C35A2C">
        <w:rPr>
          <w:rFonts w:ascii="Fb Fontext" w:hAnsi="Fb Fontext"/>
          <w:sz w:val="32"/>
          <w:rtl/>
        </w:rPr>
        <w:t>,</w:t>
      </w:r>
    </w:p>
    <w:p w14:paraId="40D3D56F" w14:textId="77777777" w:rsidR="00AC0AF5" w:rsidRDefault="00AC0AF5" w:rsidP="00AC0AF5">
      <w:pPr>
        <w:rPr>
          <w:rFonts w:ascii="Fb Fontext" w:hAnsi="Fb Fontext"/>
          <w:rtl/>
        </w:rPr>
      </w:pPr>
      <w:r w:rsidRPr="00C35A2C">
        <w:rPr>
          <w:rFonts w:ascii="Fb Fontext" w:hAnsi="Fb Fontext" w:hint="cs"/>
          <w:rtl/>
        </w:rPr>
        <w:t>מכר</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המכתשת</w:t>
      </w:r>
      <w:r w:rsidRPr="00C35A2C">
        <w:rPr>
          <w:rFonts w:ascii="Fb Fontext" w:hAnsi="Fb Fontext"/>
          <w:rtl/>
        </w:rPr>
        <w:t xml:space="preserve"> </w:t>
      </w:r>
      <w:r w:rsidRPr="00C35A2C">
        <w:rPr>
          <w:rFonts w:ascii="Fb Fontext" w:hAnsi="Fb Fontext" w:hint="cs"/>
          <w:rtl/>
        </w:rPr>
        <w:t>החקוקה</w:t>
      </w:r>
      <w:r w:rsidRPr="00C35A2C">
        <w:rPr>
          <w:rFonts w:ascii="Fb Fontext" w:hAnsi="Fb Fontext"/>
          <w:rtl/>
        </w:rPr>
        <w:t xml:space="preserve"> </w:t>
      </w:r>
      <w:r w:rsidRPr="00C35A2C">
        <w:rPr>
          <w:rFonts w:ascii="Fb Fontext" w:hAnsi="Fb Fontext" w:hint="cs"/>
          <w:rtl/>
        </w:rPr>
        <w:t>אבל</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הקבועה</w:t>
      </w:r>
      <w:r w:rsidRPr="00C35A2C">
        <w:rPr>
          <w:rFonts w:ascii="Fb Fontext" w:hAnsi="Fb Fontext"/>
          <w:rtl/>
        </w:rPr>
        <w:t>,</w:t>
      </w:r>
    </w:p>
    <w:p w14:paraId="19AFE87B" w14:textId="77777777" w:rsidR="00AC0AF5" w:rsidRDefault="00AC0AF5" w:rsidP="00AC0AF5">
      <w:pPr>
        <w:rPr>
          <w:rFonts w:ascii="Fb Fontext" w:hAnsi="Fb Fontext"/>
          <w:rtl/>
        </w:rPr>
      </w:pPr>
      <w:r w:rsidRPr="00C35A2C">
        <w:rPr>
          <w:rFonts w:ascii="Fb Fontext" w:hAnsi="Fb Fontext" w:hint="cs"/>
          <w:rtl/>
        </w:rPr>
        <w:t>מכר</w:t>
      </w:r>
      <w:r w:rsidRPr="00C35A2C">
        <w:rPr>
          <w:rFonts w:ascii="Fb Fontext" w:hAnsi="Fb Fontext"/>
          <w:rtl/>
        </w:rPr>
        <w:t xml:space="preserve"> </w:t>
      </w:r>
      <w:r w:rsidRPr="00C35A2C">
        <w:rPr>
          <w:rFonts w:ascii="Fb Fontext" w:hAnsi="Fb Fontext" w:hint="cs"/>
          <w:rtl/>
        </w:rPr>
        <w:t>האיצטרוביל</w:t>
      </w:r>
      <w:r w:rsidRPr="00C35A2C">
        <w:rPr>
          <w:rFonts w:ascii="Fb Fontext" w:hAnsi="Fb Fontext"/>
          <w:rtl/>
        </w:rPr>
        <w:t xml:space="preserve"> </w:t>
      </w:r>
      <w:r w:rsidRPr="00C35A2C">
        <w:rPr>
          <w:rFonts w:ascii="Fb Fontext" w:hAnsi="Fb Fontext" w:hint="cs"/>
          <w:rtl/>
        </w:rPr>
        <w:t>אבל</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הקלת</w:t>
      </w:r>
      <w:r w:rsidRPr="00C35A2C">
        <w:rPr>
          <w:rFonts w:ascii="Fb Fontext" w:hAnsi="Fb Fontext"/>
          <w:rtl/>
        </w:rPr>
        <w:t>,</w:t>
      </w:r>
    </w:p>
    <w:p w14:paraId="0C767268" w14:textId="77777777" w:rsidR="00AC0AF5" w:rsidRPr="00C35A2C" w:rsidRDefault="00AC0AF5" w:rsidP="00AC0AF5">
      <w:pPr>
        <w:rPr>
          <w:rFonts w:ascii="Fb Fontext" w:hAnsi="Fb Fontext"/>
          <w:sz w:val="30"/>
          <w:szCs w:val="16"/>
          <w:rtl/>
        </w:rPr>
      </w:pPr>
      <w:r w:rsidRPr="00C35A2C">
        <w:rPr>
          <w:rFonts w:ascii="Fb Fontext" w:hAnsi="Fb Fontext"/>
          <w:rtl/>
        </w:rPr>
        <w:t xml:space="preserve">לא את התנור ולא את הכירים ולא את הריחים </w:t>
      </w:r>
      <w:r w:rsidRPr="00C35A2C">
        <w:rPr>
          <w:rFonts w:ascii="Fb Fontext" w:hAnsi="Fb Fontext" w:hint="cs"/>
          <w:sz w:val="30"/>
          <w:szCs w:val="16"/>
          <w:rtl/>
        </w:rPr>
        <w:t>ומיירי בתלושין או דחיבורן לא חשיב</w:t>
      </w:r>
    </w:p>
    <w:p w14:paraId="370FAA57" w14:textId="77777777" w:rsidR="00AC0AF5" w:rsidRDefault="00AC0AF5" w:rsidP="00AC0AF5">
      <w:pPr>
        <w:rPr>
          <w:rFonts w:ascii="Fb Fontext" w:hAnsi="Fb Fontext"/>
          <w:rtl/>
        </w:rPr>
      </w:pPr>
      <w:r>
        <w:rPr>
          <w:rStyle w:val="affffe"/>
          <w:rFonts w:ascii="Fb Fontext" w:hAnsi="Fb Fontext" w:hint="cs"/>
          <w:rtl/>
          <w:rPrChange w:id="9275" w:author="מנוע אמוראים" w:date="2026-10-05T16:41:09Z">
            <w:rPr>
              <w:rFonts w:ascii="Fb Fontext" w:hAnsi="Fb Fontext" w:hint="cs"/>
              <w:rtl/>
            </w:rPr>
          </w:rPrChange>
        </w:rPr>
        <w:t xml:space="preserve">לר</w:t>
      </w:r>
      <w:r>
        <w:rPr>
          <w:rStyle w:val="affffe"/>
          <w:rFonts w:ascii="Fb Fontext" w:hAnsi="Fb Fontext"/>
          <w:rtl/>
          <w:rPrChange w:id="9276" w:author="מנוע אמוראים" w:date="2026-10-05T16:41:09Z">
            <w:rPr>
              <w:rFonts w:ascii="Fb Fontext" w:hAnsi="Fb Fontext"/>
              <w:rtl/>
            </w:rPr>
          </w:rPrChange>
        </w:rPr>
        <w:t xml:space="preserve">"</w:t>
      </w:r>
      <w:r>
        <w:rPr>
          <w:rStyle w:val="affffe"/>
          <w:rFonts w:ascii="Fb Fontext" w:hAnsi="Fb Fontext" w:hint="cs"/>
          <w:rtl/>
          <w:rPrChange w:id="9277" w:author="מנוע אמוראים" w:date="2026-10-05T16:41:09Z">
            <w:rPr>
              <w:rFonts w:ascii="Fb Fontext" w:hAnsi="Fb Fontext" w:hint="cs"/>
              <w:rtl/>
            </w:rPr>
          </w:rPrChange>
        </w:rPr>
        <w:t xml:space="preserve">א</w:t>
      </w:r>
      <w:r>
        <w:rPr>
          <w:rFonts w:ascii="Fb Fontext" w:hAnsi="Fb Fontext" w:hint="cs"/>
          <w:rtl/>
        </w:rPr>
        <w:t xml:space="preserve"> כל</w:t>
      </w:r>
      <w:r w:rsidRPr="00C35A2C">
        <w:rPr>
          <w:rFonts w:ascii="Fb Fontext" w:hAnsi="Fb Fontext"/>
          <w:rtl/>
        </w:rPr>
        <w:t xml:space="preserve"> </w:t>
      </w:r>
      <w:r w:rsidRPr="00C35A2C">
        <w:rPr>
          <w:rFonts w:ascii="Fb Fontext" w:hAnsi="Fb Fontext" w:hint="cs"/>
          <w:rtl/>
        </w:rPr>
        <w:t>המחובר</w:t>
      </w:r>
      <w:r w:rsidRPr="00C35A2C">
        <w:rPr>
          <w:rFonts w:ascii="Fb Fontext" w:hAnsi="Fb Fontext"/>
          <w:rtl/>
        </w:rPr>
        <w:t xml:space="preserve"> </w:t>
      </w:r>
      <w:r w:rsidRPr="00C35A2C">
        <w:rPr>
          <w:rFonts w:ascii="Fb Fontext" w:hAnsi="Fb Fontext" w:hint="cs"/>
          <w:rtl/>
        </w:rPr>
        <w:t>לקרקע</w:t>
      </w:r>
      <w:r w:rsidRPr="00C35A2C">
        <w:rPr>
          <w:rFonts w:ascii="Fb Fontext" w:hAnsi="Fb Fontext"/>
          <w:rtl/>
        </w:rPr>
        <w:t xml:space="preserve"> </w:t>
      </w:r>
      <w:r w:rsidRPr="00C35A2C">
        <w:rPr>
          <w:rFonts w:ascii="Fb Fontext" w:hAnsi="Fb Fontext" w:hint="cs"/>
          <w:rtl/>
        </w:rPr>
        <w:t>הרי</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w:t>
      </w:r>
      <w:r w:rsidRPr="00C35A2C">
        <w:rPr>
          <w:rFonts w:ascii="Fb Fontext" w:hAnsi="Fb Fontext" w:hint="cs"/>
          <w:rtl/>
        </w:rPr>
        <w:t>כקרקע</w:t>
      </w:r>
    </w:p>
    <w:p w14:paraId="6F06AC09" w14:textId="77777777" w:rsidR="00AC0AF5" w:rsidRDefault="00AC0AF5" w:rsidP="00AC0AF5">
      <w:pPr>
        <w:rPr>
          <w:rFonts w:ascii="Fb Fontext" w:hAnsi="Fb Fontext"/>
          <w:rtl/>
        </w:rPr>
      </w:pPr>
      <w:r w:rsidRPr="00F10693">
        <w:rPr>
          <w:rFonts w:hint="cs"/>
          <w:rtl/>
        </w:rPr>
        <w:t>'ה</w:t>
      </w:r>
      <w:r w:rsidRPr="00C35A2C">
        <w:rPr>
          <w:rFonts w:ascii="Fb Fontext" w:hAnsi="Fb Fontext" w:hint="cs"/>
          <w:rtl/>
        </w:rPr>
        <w:t>וא</w:t>
      </w:r>
      <w:r w:rsidRPr="00C35A2C">
        <w:rPr>
          <w:rFonts w:ascii="Fb Fontext" w:hAnsi="Fb Fontext"/>
          <w:rtl/>
        </w:rPr>
        <w:t xml:space="preserve"> </w:t>
      </w:r>
      <w:r w:rsidRPr="00C35A2C">
        <w:rPr>
          <w:rFonts w:ascii="Fb Fontext" w:hAnsi="Fb Fontext" w:hint="cs"/>
          <w:rtl/>
        </w:rPr>
        <w:t>וכל</w:t>
      </w:r>
      <w:r w:rsidRPr="00C35A2C">
        <w:rPr>
          <w:rFonts w:ascii="Fb Fontext" w:hAnsi="Fb Fontext"/>
          <w:rtl/>
        </w:rPr>
        <w:t xml:space="preserve"> </w:t>
      </w:r>
      <w:r w:rsidRPr="00C35A2C">
        <w:rPr>
          <w:rFonts w:ascii="Fb Fontext" w:hAnsi="Fb Fontext" w:hint="cs"/>
          <w:rtl/>
        </w:rPr>
        <w:t>מה</w:t>
      </w:r>
      <w:r w:rsidRPr="00C35A2C">
        <w:rPr>
          <w:rFonts w:ascii="Fb Fontext" w:hAnsi="Fb Fontext"/>
          <w:rtl/>
        </w:rPr>
        <w:t xml:space="preserve"> </w:t>
      </w:r>
      <w:r w:rsidRPr="00C35A2C">
        <w:rPr>
          <w:rFonts w:ascii="Fb Fontext" w:hAnsi="Fb Fontext" w:hint="cs"/>
          <w:rtl/>
        </w:rPr>
        <w:t>שבתוכו</w:t>
      </w:r>
      <w:r w:rsidRPr="00F10693">
        <w:rPr>
          <w:rFonts w:hint="cs"/>
          <w:rtl/>
        </w:rPr>
        <w:t>'</w:t>
      </w:r>
      <w:r w:rsidRPr="00F10693">
        <w:rPr>
          <w:rtl/>
        </w:rPr>
        <w:t xml:space="preserve"> </w:t>
      </w:r>
      <w:r w:rsidRPr="00C35A2C">
        <w:rPr>
          <w:rFonts w:ascii="Fb Fontext" w:hAnsi="Fb Fontext" w:hint="cs"/>
          <w:rtl/>
        </w:rPr>
        <w:t>כולן</w:t>
      </w:r>
      <w:r w:rsidRPr="00C35A2C">
        <w:rPr>
          <w:rFonts w:ascii="Fb Fontext" w:hAnsi="Fb Fontext"/>
          <w:rtl/>
        </w:rPr>
        <w:t xml:space="preserve"> </w:t>
      </w:r>
      <w:r w:rsidRPr="00C35A2C">
        <w:rPr>
          <w:rFonts w:ascii="Fb Fontext" w:hAnsi="Fb Fontext" w:hint="cs"/>
          <w:rtl/>
        </w:rPr>
        <w:t>מכורין</w:t>
      </w:r>
    </w:p>
    <w:p w14:paraId="6E02CCB4" w14:textId="77777777" w:rsidR="00AC0AF5" w:rsidRPr="00C35A2C" w:rsidRDefault="00AC0AF5" w:rsidP="00AC0AF5">
      <w:pPr>
        <w:rPr>
          <w:rFonts w:ascii="Fb Fontext" w:hAnsi="Fb Fontext"/>
        </w:rPr>
      </w:pPr>
      <w:r w:rsidRPr="00C35A2C">
        <w:rPr>
          <w:rFonts w:ascii="Fb Fontext" w:hAnsi="Fb Fontext" w:hint="cs"/>
          <w:rtl/>
        </w:rPr>
        <w:t>בין</w:t>
      </w:r>
      <w:r w:rsidRPr="00C35A2C">
        <w:rPr>
          <w:rFonts w:ascii="Fb Fontext" w:hAnsi="Fb Fontext"/>
          <w:rtl/>
        </w:rPr>
        <w:t xml:space="preserve"> </w:t>
      </w:r>
      <w:r w:rsidRPr="00C35A2C">
        <w:rPr>
          <w:rFonts w:ascii="Fb Fontext" w:hAnsi="Fb Fontext" w:hint="cs"/>
          <w:rtl/>
        </w:rPr>
        <w:t>כך</w:t>
      </w:r>
      <w:r w:rsidRPr="00C35A2C">
        <w:rPr>
          <w:rFonts w:ascii="Fb Fontext" w:hAnsi="Fb Fontext"/>
          <w:rtl/>
        </w:rPr>
        <w:t xml:space="preserve"> </w:t>
      </w:r>
      <w:r w:rsidRPr="00C35A2C">
        <w:rPr>
          <w:rFonts w:ascii="Fb Fontext" w:hAnsi="Fb Fontext" w:hint="cs"/>
          <w:rtl/>
        </w:rPr>
        <w:t>ובין</w:t>
      </w:r>
      <w:r w:rsidRPr="00C35A2C">
        <w:rPr>
          <w:rFonts w:ascii="Fb Fontext" w:hAnsi="Fb Fontext"/>
          <w:rtl/>
        </w:rPr>
        <w:t xml:space="preserve"> </w:t>
      </w:r>
      <w:r w:rsidRPr="00C35A2C">
        <w:rPr>
          <w:rFonts w:ascii="Fb Fontext" w:hAnsi="Fb Fontext" w:hint="cs"/>
          <w:rtl/>
        </w:rPr>
        <w:t>כך</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מכר</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הבור</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הדות</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היציע</w:t>
      </w:r>
    </w:p>
    <w:p w14:paraId="5123C218" w14:textId="5214514D" w:rsidR="00A47557" w:rsidRDefault="001B450D" w:rsidP="00A47557">
      <w:pPr>
        <w:pStyle w:val="aff9"/>
        <w:rPr>
          <w:rtl/>
        </w:rPr>
      </w:pPr>
      <w:r w:rsidRPr="001B450D">
        <w:rPr>
          <w:rFonts w:hint="cs"/>
          <w:rtl/>
        </w:rPr>
        <w:t>***</w:t>
      </w:r>
    </w:p>
    <w:p w14:paraId="707FD754" w14:textId="77777777" w:rsidR="00A47557" w:rsidRDefault="00A47557">
      <w:pPr>
        <w:bidi w:val="0"/>
        <w:spacing w:after="160" w:line="259" w:lineRule="auto"/>
        <w:jc w:val="left"/>
        <w:rPr>
          <w:rFonts w:ascii="BA חניכי הישיבות" w:hAnsi="BA חניכי הישיבות" w:cs="BA TM • Vilna Extra-Bold"/>
          <w:color w:val="806000" w:themeColor="accent4" w:themeShade="80"/>
          <w:sz w:val="32"/>
          <w:rtl/>
        </w:rPr>
      </w:pPr>
      <w:r>
        <w:rPr>
          <w:rtl/>
        </w:rPr>
        <w:br w:type="page"/>
      </w:r>
    </w:p>
    <w:p w14:paraId="1C4D5060" w14:textId="77777777" w:rsidR="00A47557" w:rsidRPr="00A47557" w:rsidRDefault="00AC0AF5" w:rsidP="00A47557">
      <w:pPr>
        <w:pStyle w:val="36"/>
        <w:framePr w:wrap="notBeside"/>
        <w:rPr>
          <w:rtl/>
        </w:rPr>
      </w:pPr>
      <w:r w:rsidRPr="00A47557">
        <w:rPr>
          <w:rtl/>
        </w:rPr>
        <w:lastRenderedPageBreak/>
        <w:t xml:space="preserve">ת"ר: </w:t>
      </w:r>
    </w:p>
    <w:p w14:paraId="09C6D87D" w14:textId="740FC6DF" w:rsidR="00AC0AF5" w:rsidRDefault="00AC0AF5" w:rsidP="00A47557">
      <w:pPr>
        <w:pStyle w:val="affff9"/>
        <w:rPr>
          <w:rtl/>
        </w:rPr>
      </w:pPr>
      <w:r w:rsidRPr="00C35A2C">
        <w:rPr>
          <w:rtl/>
        </w:rPr>
        <w:t>צינור שחקקו ולבסוף קבעו - פוסל את המקוה,</w:t>
      </w:r>
    </w:p>
    <w:p w14:paraId="65A70C60" w14:textId="35E7F036" w:rsidR="00AC0AF5" w:rsidRPr="00A47557" w:rsidRDefault="00AC0AF5" w:rsidP="00A47557">
      <w:pPr>
        <w:rPr>
          <w:rFonts w:ascii="Fb Fontext" w:hAnsi="Fb Fontext"/>
          <w:sz w:val="32"/>
          <w:rtl/>
        </w:rPr>
      </w:pPr>
      <w:r w:rsidRPr="00C35A2C">
        <w:rPr>
          <w:rFonts w:ascii="Fb Fontext" w:hAnsi="Fb Fontext" w:hint="cs"/>
          <w:sz w:val="32"/>
          <w:rtl/>
        </w:rPr>
        <w:t xml:space="preserve">                 קבעו</w:t>
      </w:r>
      <w:r w:rsidRPr="00C35A2C">
        <w:rPr>
          <w:rFonts w:ascii="Fb Fontext" w:hAnsi="Fb Fontext"/>
          <w:sz w:val="32"/>
          <w:rtl/>
        </w:rPr>
        <w:t xml:space="preserve"> </w:t>
      </w:r>
      <w:r w:rsidRPr="00C35A2C">
        <w:rPr>
          <w:rFonts w:ascii="Fb Fontext" w:hAnsi="Fb Fontext" w:hint="cs"/>
          <w:sz w:val="32"/>
          <w:rtl/>
        </w:rPr>
        <w:t>ולבסוף</w:t>
      </w:r>
      <w:r w:rsidRPr="00C35A2C">
        <w:rPr>
          <w:rFonts w:ascii="Fb Fontext" w:hAnsi="Fb Fontext"/>
          <w:sz w:val="32"/>
          <w:rtl/>
        </w:rPr>
        <w:t xml:space="preserve"> </w:t>
      </w:r>
      <w:r w:rsidRPr="00C35A2C">
        <w:rPr>
          <w:rFonts w:ascii="Fb Fontext" w:hAnsi="Fb Fontext" w:hint="cs"/>
          <w:sz w:val="32"/>
          <w:rtl/>
        </w:rPr>
        <w:t>חקקו</w:t>
      </w:r>
      <w:r w:rsidRPr="00C35A2C">
        <w:rPr>
          <w:rFonts w:ascii="Fb Fontext" w:hAnsi="Fb Fontext"/>
          <w:sz w:val="32"/>
          <w:rtl/>
        </w:rPr>
        <w:t xml:space="preserve"> - </w:t>
      </w:r>
      <w:r w:rsidRPr="00C35A2C">
        <w:rPr>
          <w:rFonts w:ascii="Fb Fontext" w:hAnsi="Fb Fontext" w:hint="cs"/>
          <w:sz w:val="32"/>
          <w:rtl/>
        </w:rPr>
        <w:t>אינו</w:t>
      </w:r>
      <w:r w:rsidRPr="00C35A2C">
        <w:rPr>
          <w:rFonts w:ascii="Fb Fontext" w:hAnsi="Fb Fontext"/>
          <w:sz w:val="32"/>
          <w:rtl/>
        </w:rPr>
        <w:t xml:space="preserve"> </w:t>
      </w:r>
      <w:r w:rsidRPr="00C35A2C">
        <w:rPr>
          <w:rFonts w:ascii="Fb Fontext" w:hAnsi="Fb Fontext" w:hint="cs"/>
          <w:sz w:val="32"/>
          <w:rtl/>
        </w:rPr>
        <w:t>פוסל</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המקוה</w:t>
      </w:r>
      <w:r w:rsidRPr="00C35A2C">
        <w:rPr>
          <w:rFonts w:ascii="Fb Fontext" w:hAnsi="Fb Fontext"/>
          <w:sz w:val="32"/>
          <w:rtl/>
        </w:rPr>
        <w:t>.</w:t>
      </w:r>
      <w:r w:rsidR="00A47557">
        <w:rPr>
          <w:rStyle w:val="aff1"/>
          <w:rFonts w:ascii="Fb Fontext" w:hAnsi="Fb Fontext"/>
          <w:sz w:val="32"/>
          <w:rtl/>
        </w:rPr>
        <w:footnoteReference w:id="49"/>
      </w:r>
    </w:p>
    <w:p w14:paraId="593416B1" w14:textId="24768306" w:rsidR="00A47557" w:rsidRPr="00A47557" w:rsidRDefault="00AC0AF5" w:rsidP="00A47557">
      <w:pPr>
        <w:pStyle w:val="36"/>
        <w:framePr w:wrap="notBeside"/>
        <w:rPr>
          <w:rtl/>
        </w:rPr>
      </w:pPr>
      <w:r w:rsidRPr="00A47557">
        <w:rPr>
          <w:rFonts w:hint="cs"/>
          <w:rtl/>
        </w:rPr>
        <w:t>היינו</w:t>
      </w:r>
      <w:r w:rsidR="00A47557">
        <w:rPr>
          <w:rFonts w:hint="cs"/>
          <w:rtl/>
        </w:rPr>
        <w:t xml:space="preserve"> רבנן:</w:t>
      </w:r>
    </w:p>
    <w:p w14:paraId="549299E9" w14:textId="62CA6571" w:rsidR="00AC0AF5" w:rsidRPr="00C35A2C" w:rsidRDefault="00AC0AF5" w:rsidP="00AC0AF5">
      <w:pPr>
        <w:rPr>
          <w:rFonts w:ascii="Fb Fontext" w:hAnsi="Fb Fontext"/>
          <w:rtl/>
        </w:rPr>
      </w:pPr>
      <w:r w:rsidRPr="00C35A2C">
        <w:rPr>
          <w:rFonts w:ascii="Fb Fontext" w:hAnsi="Fb Fontext" w:hint="cs"/>
          <w:sz w:val="32"/>
          <w:rtl/>
        </w:rPr>
        <w:t xml:space="preserve">ושאני שאיבה דרבנן להתיר, ובחקקו קודם </w:t>
      </w:r>
      <w:r w:rsidR="00AD221F">
        <w:rPr>
          <w:rFonts w:ascii="Fb Fontext" w:hAnsi="Fb Fontext" w:hint="cs"/>
          <w:sz w:val="32"/>
          <w:rtl/>
        </w:rPr>
        <w:t>יש</w:t>
      </w:r>
      <w:r w:rsidRPr="00C35A2C">
        <w:rPr>
          <w:rFonts w:ascii="Fb Fontext" w:hAnsi="Fb Fontext" w:hint="cs"/>
          <w:sz w:val="32"/>
          <w:rtl/>
        </w:rPr>
        <w:t xml:space="preserve"> תורת כלי עליו בתלוש</w:t>
      </w:r>
    </w:p>
    <w:p w14:paraId="4EE36E8B" w14:textId="77777777" w:rsidR="00A47557" w:rsidRDefault="00A47557" w:rsidP="00982F98">
      <w:pPr>
        <w:pStyle w:val="affe"/>
        <w:framePr w:wrap="around"/>
        <w:rPr>
          <w:rStyle w:val="afff8"/>
          <w:rtl/>
        </w:rPr>
      </w:pPr>
      <w:r>
        <w:rPr>
          <w:rStyle w:val="afff8"/>
          <w:rFonts w:hint="cs"/>
          <w:rtl/>
        </w:rPr>
        <w:t xml:space="preserve">סו. </w:t>
      </w:r>
    </w:p>
    <w:p w14:paraId="2A8F613A" w14:textId="77777777" w:rsidR="00A47557" w:rsidRPr="00A47557" w:rsidRDefault="00AC0AF5" w:rsidP="00A47557">
      <w:pPr>
        <w:pStyle w:val="36"/>
        <w:framePr w:wrap="notBeside"/>
        <w:rPr>
          <w:rtl/>
        </w:rPr>
      </w:pPr>
      <w:r w:rsidRPr="00A47557">
        <w:rPr>
          <w:rtl/>
        </w:rPr>
        <w:t>ולא ר"א</w:t>
      </w:r>
    </w:p>
    <w:p w14:paraId="2BF3326C" w14:textId="4F26FBFC" w:rsidR="00AC0AF5" w:rsidRPr="00A47557" w:rsidRDefault="00AC0AF5" w:rsidP="00A47557">
      <w:pPr>
        <w:spacing w:after="60"/>
        <w:rPr>
          <w:rFonts w:ascii="Fb Fontext" w:hAnsi="Fb Fontext" w:cs="PFT_Frank"/>
          <w:bCs/>
          <w:sz w:val="14"/>
          <w:szCs w:val="14"/>
          <w:rtl/>
        </w:rPr>
      </w:pPr>
      <w:r w:rsidRPr="00C35A2C">
        <w:rPr>
          <w:rFonts w:ascii="Fb Fontext" w:hAnsi="Fb Fontext"/>
          <w:rtl/>
        </w:rPr>
        <w:t xml:space="preserve">דבית, </w:t>
      </w:r>
      <w:r w:rsidR="00A47557" w:rsidRPr="00A47557">
        <w:rPr>
          <w:rFonts w:hint="cs"/>
          <w:rtl/>
        </w:rPr>
        <w:t>דשם משום</w:t>
      </w:r>
      <w:r w:rsidR="00A47557">
        <w:rPr>
          <w:rStyle w:val="affffe"/>
          <w:rFonts w:hint="cs"/>
          <w:rtl/>
        </w:rPr>
        <w:t xml:space="preserve"> דלר''א: </w:t>
      </w:r>
      <w:r w:rsidRPr="00C35A2C">
        <w:rPr>
          <w:rFonts w:ascii="Fb Fontext" w:hAnsi="Fb Fontext"/>
          <w:rtl/>
        </w:rPr>
        <w:t xml:space="preserve">בעין יפה מוכר </w:t>
      </w:r>
      <w:r w:rsidRPr="00A47557">
        <w:rPr>
          <w:rStyle w:val="affffe"/>
          <w:rtl/>
        </w:rPr>
        <w:t>ולרבנן</w:t>
      </w:r>
      <w:r w:rsidRPr="00C35A2C">
        <w:rPr>
          <w:rFonts w:ascii="Fb Fontext" w:hAnsi="Fb Fontext"/>
          <w:rtl/>
        </w:rPr>
        <w:t xml:space="preserve"> בעין רעה מוכר</w:t>
      </w:r>
      <w:r w:rsidR="00A47557">
        <w:rPr>
          <w:rStyle w:val="aff1"/>
          <w:rFonts w:ascii="Fb Fontext" w:hAnsi="Fb Fontext" w:cs="PFT_Frank"/>
          <w:bCs/>
          <w:sz w:val="14"/>
          <w:szCs w:val="14"/>
          <w:rtl/>
        </w:rPr>
        <w:footnoteReference w:id="50"/>
      </w:r>
    </w:p>
    <w:p w14:paraId="1225781C" w14:textId="77777777" w:rsidR="00A47557" w:rsidRPr="00A47557" w:rsidRDefault="00AC0AF5" w:rsidP="00A47557">
      <w:pPr>
        <w:pStyle w:val="36"/>
        <w:framePr w:wrap="notBeside"/>
        <w:rPr>
          <w:rtl/>
        </w:rPr>
      </w:pPr>
      <w:r w:rsidRPr="00A47557">
        <w:rPr>
          <w:rtl/>
        </w:rPr>
        <w:t>ולא ר"א</w:t>
      </w:r>
    </w:p>
    <w:p w14:paraId="1AFFE8EE" w14:textId="1D47DA20" w:rsidR="00AC0AF5" w:rsidRPr="006765C4" w:rsidRDefault="00AC0AF5" w:rsidP="00A47557">
      <w:pPr>
        <w:rPr>
          <w:rFonts w:ascii="Fb Fontext" w:hAnsi="Fb Fontext"/>
          <w:spacing w:val="-2"/>
          <w:sz w:val="32"/>
          <w:rtl/>
        </w:rPr>
      </w:pPr>
      <w:r w:rsidRPr="00A47557">
        <w:rPr>
          <w:rStyle w:val="afff8"/>
          <w:rtl/>
        </w:rPr>
        <w:t>דכוורת דבורים</w:t>
      </w:r>
      <w:r w:rsidRPr="00C35A2C">
        <w:rPr>
          <w:rFonts w:ascii="Fb Fontext" w:hAnsi="Fb Fontext"/>
          <w:sz w:val="32"/>
          <w:rtl/>
        </w:rPr>
        <w:t xml:space="preserve">, </w:t>
      </w:r>
      <w:r w:rsidRPr="00A47557">
        <w:rPr>
          <w:rStyle w:val="affffe"/>
          <w:rtl/>
        </w:rPr>
        <w:t>דס"ל</w:t>
      </w:r>
      <w:r w:rsidRPr="00C35A2C">
        <w:rPr>
          <w:rFonts w:ascii="Fb Fontext" w:hAnsi="Fb Fontext"/>
          <w:sz w:val="32"/>
          <w:rtl/>
        </w:rPr>
        <w:t xml:space="preserve"> דהיא כקרקע,</w:t>
      </w:r>
      <w:r w:rsidRPr="00C35A2C">
        <w:rPr>
          <w:rFonts w:ascii="Fb Fontext" w:hAnsi="Fb Fontext" w:hint="cs"/>
          <w:sz w:val="30"/>
          <w:szCs w:val="16"/>
          <w:rtl/>
        </w:rPr>
        <w:t xml:space="preserve"> </w:t>
      </w:r>
      <w:r w:rsidRPr="00C35A2C">
        <w:rPr>
          <w:rFonts w:ascii="Fb Fontext" w:hAnsi="Fb Fontext"/>
          <w:sz w:val="32"/>
          <w:rtl/>
        </w:rPr>
        <w:t>שכותבין עליה פרוזבול, ואינה מקבלת טומאה במקומה, והרודה ממנה בשבת חייב</w:t>
      </w:r>
      <w:r w:rsidR="00A47557">
        <w:rPr>
          <w:rFonts w:ascii="Fb Fontext" w:hAnsi="Fb Fontext" w:hint="cs"/>
          <w:sz w:val="32"/>
          <w:rtl/>
        </w:rPr>
        <w:t xml:space="preserve">- משום </w:t>
      </w:r>
      <w:r w:rsidR="00A47557">
        <w:rPr>
          <w:rStyle w:val="affff8"/>
          <w:rFonts w:hint="cs"/>
          <w:rtl/>
        </w:rPr>
        <w:t>ד</w:t>
      </w:r>
      <w:r w:rsidRPr="00A47557">
        <w:rPr>
          <w:rStyle w:val="affff8"/>
          <w:rFonts w:hint="cs"/>
          <w:rtl/>
        </w:rPr>
        <w:t>ויטבול</w:t>
      </w:r>
      <w:r w:rsidRPr="00A47557">
        <w:rPr>
          <w:rStyle w:val="affff8"/>
          <w:rtl/>
        </w:rPr>
        <w:t xml:space="preserve"> </w:t>
      </w:r>
      <w:r w:rsidRPr="00A47557">
        <w:rPr>
          <w:rStyle w:val="affff8"/>
          <w:rFonts w:hint="cs"/>
          <w:rtl/>
        </w:rPr>
        <w:t>אותה</w:t>
      </w:r>
      <w:r w:rsidRPr="00A47557">
        <w:rPr>
          <w:rStyle w:val="affff8"/>
          <w:rtl/>
        </w:rPr>
        <w:t xml:space="preserve"> </w:t>
      </w:r>
      <w:r w:rsidRPr="00A47557">
        <w:rPr>
          <w:rStyle w:val="affff8"/>
          <w:rFonts w:hint="cs"/>
          <w:rtl/>
        </w:rPr>
        <w:t>ביערת</w:t>
      </w:r>
      <w:r w:rsidRPr="00A47557">
        <w:rPr>
          <w:rStyle w:val="affff8"/>
          <w:rtl/>
        </w:rPr>
        <w:t xml:space="preserve"> </w:t>
      </w:r>
      <w:r w:rsidRPr="00A47557">
        <w:rPr>
          <w:rStyle w:val="affff8"/>
          <w:rFonts w:hint="cs"/>
          <w:rtl/>
        </w:rPr>
        <w:t>הדבש'</w:t>
      </w:r>
      <w:r w:rsidRPr="006765C4">
        <w:rPr>
          <w:rFonts w:ascii="Fb Fontext" w:hAnsi="Fb Fontext"/>
          <w:spacing w:val="-2"/>
          <w:sz w:val="32"/>
          <w:rtl/>
        </w:rPr>
        <w:t xml:space="preserve"> </w:t>
      </w:r>
      <w:r w:rsidRPr="006765C4">
        <w:rPr>
          <w:rFonts w:ascii="Fb Fontext" w:hAnsi="Fb Fontext" w:hint="cs"/>
          <w:spacing w:val="-2"/>
          <w:sz w:val="32"/>
          <w:rtl/>
        </w:rPr>
        <w:t>דבש דומיא דיער</w:t>
      </w:r>
      <w:r w:rsidRPr="006765C4">
        <w:rPr>
          <w:rFonts w:ascii="Fb Fontext" w:hAnsi="Fb Fontext"/>
          <w:spacing w:val="-2"/>
          <w:sz w:val="32"/>
          <w:rtl/>
        </w:rPr>
        <w:t xml:space="preserve"> </w:t>
      </w:r>
      <w:r w:rsidRPr="006765C4">
        <w:rPr>
          <w:rFonts w:ascii="Fb Fontext" w:hAnsi="Fb Fontext" w:hint="cs"/>
          <w:spacing w:val="-2"/>
          <w:sz w:val="32"/>
          <w:rtl/>
        </w:rPr>
        <w:t>דתולש</w:t>
      </w:r>
      <w:r w:rsidRPr="006765C4">
        <w:rPr>
          <w:rFonts w:ascii="Fb Fontext" w:hAnsi="Fb Fontext"/>
          <w:spacing w:val="-2"/>
          <w:sz w:val="32"/>
          <w:rtl/>
        </w:rPr>
        <w:t xml:space="preserve"> </w:t>
      </w:r>
      <w:r w:rsidRPr="006765C4">
        <w:rPr>
          <w:rFonts w:ascii="Fb Fontext" w:hAnsi="Fb Fontext" w:hint="cs"/>
          <w:spacing w:val="-2"/>
          <w:sz w:val="32"/>
          <w:rtl/>
        </w:rPr>
        <w:t>הימנה בשבת</w:t>
      </w:r>
      <w:r w:rsidRPr="006765C4">
        <w:rPr>
          <w:rFonts w:ascii="Fb Fontext" w:hAnsi="Fb Fontext"/>
          <w:spacing w:val="-2"/>
          <w:sz w:val="32"/>
          <w:rtl/>
        </w:rPr>
        <w:t xml:space="preserve"> </w:t>
      </w:r>
      <w:r w:rsidRPr="006765C4">
        <w:rPr>
          <w:rFonts w:ascii="Fb Fontext" w:hAnsi="Fb Fontext" w:hint="cs"/>
          <w:spacing w:val="-2"/>
          <w:sz w:val="32"/>
          <w:rtl/>
        </w:rPr>
        <w:t>חייב</w:t>
      </w:r>
      <w:r w:rsidRPr="006765C4">
        <w:rPr>
          <w:rFonts w:ascii="Fb Fontext" w:hAnsi="Fb Fontext"/>
          <w:spacing w:val="-2"/>
          <w:sz w:val="32"/>
          <w:rtl/>
        </w:rPr>
        <w:t xml:space="preserve"> </w:t>
      </w:r>
      <w:r w:rsidRPr="006765C4">
        <w:rPr>
          <w:rFonts w:ascii="Fb Fontext" w:hAnsi="Fb Fontext" w:hint="cs"/>
          <w:spacing w:val="-2"/>
          <w:sz w:val="32"/>
          <w:rtl/>
        </w:rPr>
        <w:t>חטאת</w:t>
      </w:r>
    </w:p>
    <w:p w14:paraId="6697A496" w14:textId="40379ECB" w:rsidR="00AC0AF5" w:rsidRPr="00C35A2C" w:rsidRDefault="00A47557" w:rsidP="00A47557">
      <w:pPr>
        <w:spacing w:after="60"/>
        <w:rPr>
          <w:rFonts w:cs="Guttman Vilna"/>
          <w:b/>
          <w:bCs/>
          <w:sz w:val="30"/>
          <w:szCs w:val="26"/>
          <w:rtl/>
        </w:rPr>
      </w:pPr>
      <w:r w:rsidRPr="00A47557">
        <w:rPr>
          <w:rStyle w:val="affffe"/>
          <w:rFonts w:hint="cs"/>
          <w:rtl/>
        </w:rPr>
        <w:t>וחכ''א:</w:t>
      </w:r>
      <w:r>
        <w:rPr>
          <w:rFonts w:ascii="Fb Fontext" w:hAnsi="Fb Fontext" w:hint="cs"/>
          <w:sz w:val="32"/>
          <w:rtl/>
        </w:rPr>
        <w:t xml:space="preserve"> </w:t>
      </w:r>
      <w:r w:rsidR="00AC0AF5" w:rsidRPr="00C35A2C">
        <w:rPr>
          <w:rFonts w:ascii="Fb Fontext" w:hAnsi="Fb Fontext"/>
          <w:sz w:val="32"/>
          <w:rtl/>
        </w:rPr>
        <w:t xml:space="preserve">אינה כקרקע, ואין כותבין עליה פרוזבול, ומקבלת טומאה </w:t>
      </w:r>
      <w:r w:rsidR="00AC0AF5" w:rsidRPr="00C35A2C">
        <w:rPr>
          <w:rFonts w:hint="cs"/>
          <w:sz w:val="30"/>
          <w:szCs w:val="16"/>
          <w:rtl/>
        </w:rPr>
        <w:t>אפי</w:t>
      </w:r>
      <w:r w:rsidR="00AC0AF5" w:rsidRPr="00F10693">
        <w:rPr>
          <w:rFonts w:hint="cs"/>
          <w:rtl/>
        </w:rPr>
        <w:t>'</w:t>
      </w:r>
      <w:r w:rsidR="00AC0AF5" w:rsidRPr="00F10693">
        <w:rPr>
          <w:rtl/>
        </w:rPr>
        <w:t xml:space="preserve"> </w:t>
      </w:r>
      <w:r w:rsidR="00AC0AF5" w:rsidRPr="00C35A2C">
        <w:rPr>
          <w:rFonts w:ascii="Fb Fontext" w:hAnsi="Fb Fontext"/>
          <w:sz w:val="32"/>
          <w:rtl/>
        </w:rPr>
        <w:t>במקומה</w:t>
      </w:r>
      <w:r w:rsidR="00AC0AF5" w:rsidRPr="00C35A2C">
        <w:rPr>
          <w:rFonts w:hint="cs"/>
          <w:sz w:val="30"/>
          <w:szCs w:val="16"/>
          <w:rtl/>
        </w:rPr>
        <w:t>. ורודה בשבת פטור</w:t>
      </w:r>
      <w:r w:rsidRPr="00A47557">
        <w:rPr>
          <w:vertAlign w:val="superscript"/>
          <w:rtl/>
        </w:rPr>
        <w:footnoteReference w:id="51"/>
      </w:r>
    </w:p>
    <w:p w14:paraId="0E711124" w14:textId="77777777" w:rsidR="00A47557" w:rsidRPr="00A47557" w:rsidRDefault="00AC0AF5" w:rsidP="00A47557">
      <w:pPr>
        <w:pStyle w:val="36"/>
        <w:framePr w:wrap="notBeside"/>
        <w:rPr>
          <w:rtl/>
        </w:rPr>
      </w:pPr>
      <w:r w:rsidRPr="00A47557">
        <w:rPr>
          <w:rtl/>
        </w:rPr>
        <w:t>ולא ר"א</w:t>
      </w:r>
    </w:p>
    <w:p w14:paraId="1A3955A4" w14:textId="09F61DCE" w:rsidR="00AC0AF5" w:rsidRDefault="00AC0AF5" w:rsidP="00AC0AF5">
      <w:pPr>
        <w:rPr>
          <w:rFonts w:ascii="Fb Fontext" w:hAnsi="Fb Fontext"/>
          <w:sz w:val="32"/>
          <w:rtl/>
        </w:rPr>
      </w:pPr>
      <w:r w:rsidRPr="00A47557">
        <w:rPr>
          <w:rStyle w:val="afff8"/>
          <w:rtl/>
        </w:rPr>
        <w:t>דדף של נחתומין</w:t>
      </w:r>
      <w:r w:rsidRPr="00C35A2C">
        <w:rPr>
          <w:rFonts w:ascii="Fb Fontext" w:hAnsi="Fb Fontext"/>
          <w:sz w:val="32"/>
          <w:rtl/>
        </w:rPr>
        <w:t xml:space="preserve"> שקבעו בכותל מטהר, </w:t>
      </w:r>
      <w:r w:rsidRPr="00A47557">
        <w:rPr>
          <w:rStyle w:val="affffe"/>
          <w:rtl/>
        </w:rPr>
        <w:t>וחכמ'</w:t>
      </w:r>
      <w:r w:rsidRPr="00F10693">
        <w:rPr>
          <w:rtl/>
        </w:rPr>
        <w:t xml:space="preserve"> </w:t>
      </w:r>
      <w:r w:rsidRPr="00C35A2C">
        <w:rPr>
          <w:rFonts w:ascii="Fb Fontext" w:hAnsi="Fb Fontext"/>
          <w:sz w:val="32"/>
          <w:rtl/>
        </w:rPr>
        <w:t>מטמאין דא"ה אפי חקקו קודם</w:t>
      </w:r>
    </w:p>
    <w:p w14:paraId="249732FF" w14:textId="77777777" w:rsidR="00AC0AF5" w:rsidRPr="00C35A2C" w:rsidRDefault="00AC0AF5" w:rsidP="00AC0AF5">
      <w:pPr>
        <w:rPr>
          <w:rFonts w:ascii="Fb Fontext" w:hAnsi="Fb Fontext"/>
          <w:rtl/>
        </w:rPr>
      </w:pPr>
      <w:r w:rsidRPr="00C35A2C">
        <w:rPr>
          <w:rFonts w:ascii="Fb Fontext" w:hAnsi="Fb Fontext" w:hint="cs"/>
          <w:rtl/>
        </w:rPr>
        <w:t>ולא אמרי</w:t>
      </w:r>
      <w:r w:rsidRPr="00F10693">
        <w:rPr>
          <w:rFonts w:hint="cs"/>
          <w:rtl/>
        </w:rPr>
        <w:t xml:space="preserve">' </w:t>
      </w:r>
      <w:r>
        <w:rPr>
          <w:rStyle w:val="affffe"/>
          <w:rFonts w:ascii="Fb Fontext" w:hAnsi="Fb Fontext" w:hint="cs"/>
          <w:rtl/>
          <w:rPrChange w:id="9278" w:author="מנוע אמוראים" w:date="2026-10-05T16:41:09Z">
            <w:rPr>
              <w:rFonts w:ascii="Fb Fontext" w:hAnsi="Fb Fontext" w:hint="cs"/>
              <w:rtl/>
            </w:rPr>
          </w:rPrChange>
        </w:rPr>
        <w:t xml:space="preserve">דר</w:t>
      </w:r>
      <w:r>
        <w:rPr>
          <w:rStyle w:val="affffe"/>
          <w:rFonts w:ascii="Fb Fontext" w:hAnsi="Fb Fontext"/>
          <w:rtl/>
          <w:rPrChange w:id="9279" w:author="מנוע אמוראים" w:date="2026-10-05T16:41:09Z">
            <w:rPr>
              <w:rFonts w:ascii="Fb Fontext" w:hAnsi="Fb Fontext"/>
              <w:rtl/>
            </w:rPr>
          </w:rPrChange>
        </w:rPr>
        <w:t xml:space="preserve">"</w:t>
      </w:r>
      <w:r>
        <w:rPr>
          <w:rStyle w:val="affffe"/>
          <w:rFonts w:ascii="Fb Fontext" w:hAnsi="Fb Fontext" w:hint="cs"/>
          <w:rtl/>
          <w:rPrChange w:id="9280" w:author="מנוע אמוראים" w:date="2026-10-05T16:41:09Z">
            <w:rPr>
              <w:rFonts w:ascii="Fb Fontext" w:hAnsi="Fb Fontext" w:hint="cs"/>
              <w:rtl/>
            </w:rPr>
          </w:rPrChange>
        </w:rPr>
        <w:t xml:space="preserve">א</w:t>
      </w:r>
      <w:r>
        <w:rPr>
          <w:rFonts w:ascii="Fb Fontext" w:hAnsi="Fb Fontext" w:hint="cs"/>
          <w:rtl/>
        </w:rPr>
        <w:t xml:space="preserve"> ושאני</w:t>
      </w:r>
      <w:r w:rsidRPr="00C35A2C">
        <w:rPr>
          <w:rFonts w:ascii="Fb Fontext" w:hAnsi="Fb Fontext"/>
          <w:rtl/>
        </w:rPr>
        <w:t xml:space="preserve"> </w:t>
      </w:r>
      <w:r w:rsidRPr="00C35A2C">
        <w:rPr>
          <w:rFonts w:ascii="Fb Fontext" w:hAnsi="Fb Fontext" w:hint="cs"/>
          <w:rtl/>
        </w:rPr>
        <w:t>פשוטי</w:t>
      </w:r>
      <w:r w:rsidRPr="00C35A2C">
        <w:rPr>
          <w:rFonts w:ascii="Fb Fontext" w:hAnsi="Fb Fontext"/>
          <w:rtl/>
        </w:rPr>
        <w:t xml:space="preserve"> </w:t>
      </w:r>
      <w:r w:rsidRPr="00C35A2C">
        <w:rPr>
          <w:rFonts w:ascii="Fb Fontext" w:hAnsi="Fb Fontext" w:hint="cs"/>
          <w:rtl/>
        </w:rPr>
        <w:t>כלי</w:t>
      </w:r>
      <w:r w:rsidRPr="00C35A2C">
        <w:rPr>
          <w:rFonts w:ascii="Fb Fontext" w:hAnsi="Fb Fontext"/>
          <w:rtl/>
        </w:rPr>
        <w:t xml:space="preserve"> </w:t>
      </w:r>
      <w:r w:rsidRPr="00C35A2C">
        <w:rPr>
          <w:rFonts w:ascii="Fb Fontext" w:hAnsi="Fb Fontext" w:hint="cs"/>
          <w:rtl/>
        </w:rPr>
        <w:t>עץ</w:t>
      </w:r>
      <w:r w:rsidRPr="00C35A2C">
        <w:rPr>
          <w:rFonts w:ascii="Fb Fontext" w:hAnsi="Fb Fontext"/>
          <w:rtl/>
        </w:rPr>
        <w:t xml:space="preserve">, </w:t>
      </w:r>
      <w:r w:rsidRPr="00C35A2C">
        <w:rPr>
          <w:rFonts w:ascii="Fb Fontext" w:hAnsi="Fb Fontext" w:hint="cs"/>
          <w:rtl/>
        </w:rPr>
        <w:t>ודוקא בטומאה</w:t>
      </w:r>
      <w:r w:rsidRPr="00C35A2C">
        <w:rPr>
          <w:rFonts w:ascii="Fb Fontext" w:hAnsi="Fb Fontext"/>
          <w:rtl/>
        </w:rPr>
        <w:t xml:space="preserve"> </w:t>
      </w:r>
      <w:r w:rsidRPr="00C35A2C">
        <w:rPr>
          <w:rFonts w:ascii="Fb Fontext" w:hAnsi="Fb Fontext" w:hint="cs"/>
          <w:rtl/>
        </w:rPr>
        <w:t>דרבנן</w:t>
      </w:r>
      <w:r w:rsidRPr="00C35A2C">
        <w:rPr>
          <w:rFonts w:ascii="Fb Fontext" w:hAnsi="Fb Fontext"/>
          <w:rtl/>
        </w:rPr>
        <w:t>.</w:t>
      </w:r>
    </w:p>
    <w:p w14:paraId="4DF52346" w14:textId="44E87F19" w:rsidR="00A47557" w:rsidRPr="00A47557" w:rsidRDefault="00AC0AF5" w:rsidP="00A47557">
      <w:pPr>
        <w:pStyle w:val="36"/>
        <w:framePr w:wrap="notBeside"/>
        <w:rPr>
          <w:rtl/>
        </w:rPr>
      </w:pPr>
      <w:r w:rsidRPr="00A47557">
        <w:rPr>
          <w:rtl/>
        </w:rPr>
        <w:t xml:space="preserve">- </w:t>
      </w:r>
    </w:p>
    <w:p w14:paraId="35AFB9E7" w14:textId="4F266CA8" w:rsidR="00AC0AF5" w:rsidRPr="00C35A2C" w:rsidRDefault="00A47557" w:rsidP="00A47557">
      <w:pPr>
        <w:rPr>
          <w:rFonts w:ascii="Fb Fontext" w:hAnsi="Fb Fontext"/>
          <w:rtl/>
        </w:rPr>
      </w:pPr>
      <w:r w:rsidRPr="00A47557">
        <w:rPr>
          <w:rStyle w:val="affffe"/>
          <w:rFonts w:hint="cs"/>
          <w:rtl/>
        </w:rPr>
        <w:t>א. דקיימ''ל:</w:t>
      </w:r>
      <w:r>
        <w:rPr>
          <w:rFonts w:hint="cs"/>
          <w:rtl/>
        </w:rPr>
        <w:t xml:space="preserve"> </w:t>
      </w:r>
      <w:r w:rsidR="00AC0AF5" w:rsidRPr="00065E76">
        <w:rPr>
          <w:rFonts w:hint="cs"/>
          <w:rtl/>
        </w:rPr>
        <w:t xml:space="preserve">שאיבה דרבנן </w:t>
      </w:r>
      <w:r w:rsidR="00AC0AF5" w:rsidRPr="00A47557">
        <w:rPr>
          <w:rStyle w:val="affffe"/>
          <w:rFonts w:hint="cs"/>
          <w:rtl/>
        </w:rPr>
        <w:t>ב. דלריבר</w:t>
      </w:r>
      <w:r w:rsidR="00AC0AF5" w:rsidRPr="00A47557">
        <w:rPr>
          <w:rStyle w:val="affffe"/>
          <w:rtl/>
        </w:rPr>
        <w:t>"</w:t>
      </w:r>
      <w:r w:rsidR="00AC0AF5" w:rsidRPr="00A47557">
        <w:rPr>
          <w:rStyle w:val="affffe"/>
          <w:rFonts w:hint="cs"/>
          <w:rtl/>
        </w:rPr>
        <w:t>ח</w:t>
      </w:r>
      <w:r w:rsidR="00AC0AF5" w:rsidRPr="00065E76">
        <w:rPr>
          <w:rFonts w:hint="cs"/>
          <w:rtl/>
        </w:rPr>
        <w:t xml:space="preserve"> בדף של מתכת מחלוקת</w:t>
      </w:r>
      <w:r>
        <w:rPr>
          <w:rStyle w:val="aff1"/>
        </w:rPr>
        <w:footnoteReference w:id="52"/>
      </w:r>
      <w:r>
        <w:rPr>
          <w:rStyle w:val="aff1"/>
          <w:rFonts w:ascii="Fb Fontext" w:hAnsi="Fb Fontext"/>
          <w:rtl/>
        </w:rPr>
        <w:footnoteReference w:id="53"/>
      </w:r>
    </w:p>
    <w:p w14:paraId="62E5F14A" w14:textId="5714AD94" w:rsidR="00AC0AF5" w:rsidRPr="001B450D" w:rsidRDefault="001B450D" w:rsidP="00AC0AF5">
      <w:pPr>
        <w:pStyle w:val="aff9"/>
        <w:rPr>
          <w:rtl/>
        </w:rPr>
      </w:pPr>
      <w:r w:rsidRPr="001B450D">
        <w:rPr>
          <w:rFonts w:hint="cs"/>
          <w:rtl/>
        </w:rPr>
        <w:t>***</w:t>
      </w:r>
    </w:p>
    <w:p w14:paraId="3659581E" w14:textId="77777777" w:rsidR="00A47557" w:rsidRPr="00A47557" w:rsidRDefault="00AC0AF5" w:rsidP="00A47557">
      <w:pPr>
        <w:pStyle w:val="36"/>
        <w:framePr w:wrap="notBeside"/>
        <w:rPr>
          <w:rtl/>
        </w:rPr>
      </w:pPr>
      <w:r w:rsidRPr="00A47557">
        <w:rPr>
          <w:rtl/>
        </w:rPr>
        <w:t xml:space="preserve">בעי </w:t>
      </w:r>
      <w:r w:rsidRPr="00A47557">
        <w:rPr>
          <w:rFonts w:hint="cs"/>
          <w:rtl/>
        </w:rPr>
        <w:t>רב</w:t>
      </w:r>
      <w:r w:rsidRPr="00A47557">
        <w:rPr>
          <w:rtl/>
        </w:rPr>
        <w:t xml:space="preserve"> </w:t>
      </w:r>
      <w:r w:rsidRPr="00A47557">
        <w:rPr>
          <w:rFonts w:hint="cs"/>
          <w:rtl/>
        </w:rPr>
        <w:t>יוסף</w:t>
      </w:r>
      <w:r w:rsidRPr="00A47557">
        <w:rPr>
          <w:rtl/>
        </w:rPr>
        <w:t>:</w:t>
      </w:r>
    </w:p>
    <w:p w14:paraId="2A667EEC" w14:textId="6514A799" w:rsidR="00AC0AF5" w:rsidRDefault="00AC0AF5" w:rsidP="00A47557">
      <w:pPr>
        <w:pStyle w:val="affff9"/>
        <w:rPr>
          <w:rtl/>
        </w:rPr>
      </w:pPr>
      <w:r w:rsidRPr="00C35A2C">
        <w:rPr>
          <w:rFonts w:hint="cs"/>
          <w:rtl/>
        </w:rPr>
        <w:t>מי</w:t>
      </w:r>
      <w:r w:rsidRPr="00C35A2C">
        <w:rPr>
          <w:rtl/>
        </w:rPr>
        <w:t xml:space="preserve"> </w:t>
      </w:r>
      <w:r w:rsidRPr="00C35A2C">
        <w:rPr>
          <w:rFonts w:hint="cs"/>
          <w:rtl/>
        </w:rPr>
        <w:t>גשמים</w:t>
      </w:r>
      <w:r w:rsidRPr="00C35A2C">
        <w:rPr>
          <w:rtl/>
        </w:rPr>
        <w:t xml:space="preserve"> </w:t>
      </w:r>
      <w:r w:rsidRPr="00C35A2C">
        <w:rPr>
          <w:rFonts w:hint="cs"/>
          <w:rtl/>
        </w:rPr>
        <w:t>שחשב</w:t>
      </w:r>
      <w:r w:rsidRPr="00C35A2C">
        <w:rPr>
          <w:rtl/>
        </w:rPr>
        <w:t xml:space="preserve"> </w:t>
      </w:r>
      <w:r w:rsidRPr="00C35A2C">
        <w:rPr>
          <w:rFonts w:hint="cs"/>
          <w:rtl/>
        </w:rPr>
        <w:t>עליהם</w:t>
      </w:r>
      <w:r w:rsidRPr="00C35A2C">
        <w:rPr>
          <w:rtl/>
        </w:rPr>
        <w:t xml:space="preserve"> </w:t>
      </w:r>
      <w:r w:rsidRPr="00C35A2C">
        <w:rPr>
          <w:rFonts w:hint="cs"/>
          <w:rtl/>
        </w:rPr>
        <w:t>להדיח</w:t>
      </w:r>
      <w:r w:rsidRPr="00C35A2C">
        <w:rPr>
          <w:rtl/>
        </w:rPr>
        <w:t xml:space="preserve"> </w:t>
      </w:r>
      <w:r w:rsidRPr="00C35A2C">
        <w:rPr>
          <w:rFonts w:hint="cs"/>
          <w:rtl/>
        </w:rPr>
        <w:t>את</w:t>
      </w:r>
      <w:r w:rsidRPr="00C35A2C">
        <w:rPr>
          <w:rtl/>
        </w:rPr>
        <w:t xml:space="preserve"> </w:t>
      </w:r>
      <w:r w:rsidRPr="00C35A2C">
        <w:rPr>
          <w:rFonts w:hint="cs"/>
          <w:rtl/>
        </w:rPr>
        <w:t>האיצטרובלין</w:t>
      </w:r>
      <w:r w:rsidRPr="00C35A2C">
        <w:rPr>
          <w:rtl/>
        </w:rPr>
        <w:t xml:space="preserve">, </w:t>
      </w:r>
      <w:r w:rsidRPr="00C35A2C">
        <w:rPr>
          <w:rFonts w:hint="cs"/>
          <w:rtl/>
        </w:rPr>
        <w:t>מהו</w:t>
      </w:r>
      <w:r w:rsidRPr="00C35A2C">
        <w:rPr>
          <w:rtl/>
        </w:rPr>
        <w:t xml:space="preserve"> </w:t>
      </w:r>
      <w:r w:rsidRPr="00C35A2C">
        <w:rPr>
          <w:rFonts w:hint="cs"/>
          <w:rtl/>
        </w:rPr>
        <w:t>לזרעים</w:t>
      </w:r>
      <w:r w:rsidRPr="00C35A2C">
        <w:rPr>
          <w:rtl/>
        </w:rPr>
        <w:t>?</w:t>
      </w:r>
    </w:p>
    <w:p w14:paraId="3827B155" w14:textId="77777777" w:rsidR="00A47557" w:rsidRPr="00A47557" w:rsidRDefault="00AC0AF5" w:rsidP="00A47557">
      <w:pPr>
        <w:pStyle w:val="36"/>
        <w:framePr w:wrap="notBeside"/>
        <w:rPr>
          <w:rtl/>
        </w:rPr>
      </w:pPr>
      <w:r w:rsidRPr="00A47557">
        <w:rPr>
          <w:rFonts w:hint="cs"/>
          <w:rtl/>
        </w:rPr>
        <w:t xml:space="preserve">לרבנן </w:t>
      </w:r>
    </w:p>
    <w:p w14:paraId="391FF1CF" w14:textId="40AC96F3" w:rsidR="00AC0AF5" w:rsidRDefault="00AC0AF5" w:rsidP="00A47557">
      <w:pPr>
        <w:rPr>
          <w:rFonts w:ascii="Fb Fontext" w:hAnsi="Fb Fontext"/>
          <w:sz w:val="32"/>
          <w:rtl/>
        </w:rPr>
      </w:pPr>
      <w:r w:rsidRPr="00C35A2C">
        <w:rPr>
          <w:rFonts w:ascii="Fb Fontext" w:hAnsi="Fb Fontext" w:hint="cs"/>
          <w:sz w:val="32"/>
          <w:rtl/>
        </w:rPr>
        <w:t xml:space="preserve">דאינו כקרקע </w:t>
      </w:r>
      <w:r w:rsidRPr="00C35A2C">
        <w:rPr>
          <w:rFonts w:ascii="Fb Fontext" w:hAnsi="Fb Fontext"/>
          <w:sz w:val="32"/>
          <w:rtl/>
        </w:rPr>
        <w:t>–</w:t>
      </w:r>
      <w:r w:rsidRPr="00C35A2C">
        <w:rPr>
          <w:rFonts w:ascii="Fb Fontext" w:hAnsi="Fb Fontext" w:hint="cs"/>
          <w:sz w:val="32"/>
          <w:rtl/>
        </w:rPr>
        <w:t xml:space="preserve"> </w:t>
      </w:r>
      <w:r w:rsidRPr="0081371E">
        <w:rPr>
          <w:rStyle w:val="afff8"/>
          <w:rFonts w:hint="cs"/>
          <w:rtl/>
        </w:rPr>
        <w:t>תיקו</w:t>
      </w:r>
    </w:p>
    <w:p w14:paraId="3A86B006" w14:textId="77777777" w:rsidR="00A47557" w:rsidRPr="00A47557" w:rsidRDefault="00AC0AF5" w:rsidP="00A47557">
      <w:pPr>
        <w:pStyle w:val="36"/>
        <w:framePr w:wrap="notBeside"/>
        <w:rPr>
          <w:rtl/>
        </w:rPr>
      </w:pPr>
      <w:r w:rsidRPr="00A47557">
        <w:rPr>
          <w:rFonts w:hint="cs"/>
          <w:rtl/>
        </w:rPr>
        <w:t>דלר</w:t>
      </w:r>
      <w:r w:rsidRPr="00A47557">
        <w:rPr>
          <w:rtl/>
        </w:rPr>
        <w:t>"</w:t>
      </w:r>
      <w:r w:rsidRPr="00A47557">
        <w:rPr>
          <w:rFonts w:hint="cs"/>
          <w:rtl/>
        </w:rPr>
        <w:t>א</w:t>
      </w:r>
    </w:p>
    <w:p w14:paraId="198C7662" w14:textId="057FAAA8" w:rsidR="00AC0AF5" w:rsidRDefault="00AC0AF5" w:rsidP="00AC0AF5">
      <w:pPr>
        <w:rPr>
          <w:rFonts w:ascii="Fb Fontext" w:hAnsi="Fb Fontext"/>
          <w:sz w:val="32"/>
          <w:rtl/>
        </w:rPr>
      </w:pPr>
      <w:r w:rsidRPr="00C35A2C">
        <w:rPr>
          <w:rFonts w:ascii="Fb Fontext" w:hAnsi="Fb Fontext" w:hint="cs"/>
          <w:sz w:val="32"/>
          <w:rtl/>
        </w:rPr>
        <w:t xml:space="preserve">לא תיבעי </w:t>
      </w:r>
      <w:r w:rsidR="00A47557">
        <w:rPr>
          <w:rFonts w:ascii="Fb Fontext" w:hAnsi="Fb Fontext" w:hint="cs"/>
          <w:sz w:val="32"/>
          <w:rtl/>
        </w:rPr>
        <w:t xml:space="preserve">- </w:t>
      </w:r>
      <w:r w:rsidRPr="00C35A2C">
        <w:rPr>
          <w:rFonts w:ascii="Fb Fontext" w:hAnsi="Fb Fontext" w:hint="cs"/>
          <w:sz w:val="32"/>
          <w:rtl/>
        </w:rPr>
        <w:t>דכל המחובר לקרקע כקרקע</w:t>
      </w:r>
      <w:r w:rsidR="00A47557">
        <w:rPr>
          <w:rStyle w:val="aff1"/>
          <w:rFonts w:ascii="Fb Fontext" w:hAnsi="Fb Fontext"/>
          <w:sz w:val="32"/>
          <w:rtl/>
        </w:rPr>
        <w:footnoteReference w:id="54"/>
      </w:r>
    </w:p>
    <w:p w14:paraId="7C9FCBB8" w14:textId="2702DEA0" w:rsidR="00AC0AF5" w:rsidRPr="00C35A2C" w:rsidRDefault="00AC0AF5" w:rsidP="00AC0AF5">
      <w:pPr>
        <w:rPr>
          <w:rFonts w:ascii="Fb Fontext" w:hAnsi="Fb Fontext"/>
          <w:rtl/>
        </w:rPr>
      </w:pPr>
    </w:p>
    <w:p w14:paraId="19574323" w14:textId="5F74F0A2" w:rsidR="00AC0AF5" w:rsidRPr="001B450D" w:rsidRDefault="001B450D" w:rsidP="00AC0AF5">
      <w:pPr>
        <w:pStyle w:val="aff9"/>
        <w:rPr>
          <w:rtl/>
        </w:rPr>
      </w:pPr>
      <w:r w:rsidRPr="001B450D">
        <w:rPr>
          <w:rFonts w:hint="cs"/>
          <w:rtl/>
        </w:rPr>
        <w:t>***</w:t>
      </w:r>
    </w:p>
    <w:p w14:paraId="07D34912" w14:textId="77777777" w:rsidR="00D2624B" w:rsidRDefault="00AC0AF5" w:rsidP="00AC0AF5">
      <w:pPr>
        <w:rPr>
          <w:rFonts w:ascii="Fb Fontext" w:hAnsi="Fb Fontext"/>
          <w:spacing w:val="-8"/>
          <w:rtl/>
        </w:rPr>
      </w:pPr>
      <w:r w:rsidRPr="00D2624B">
        <w:rPr>
          <w:rStyle w:val="affffe"/>
          <w:rFonts w:hint="cs"/>
          <w:rtl/>
        </w:rPr>
        <w:t>שלח רנבדר</w:t>
      </w:r>
      <w:r w:rsidRPr="00D2624B">
        <w:rPr>
          <w:rStyle w:val="affffe"/>
          <w:rtl/>
        </w:rPr>
        <w:t>"</w:t>
      </w:r>
      <w:r w:rsidRPr="00D2624B">
        <w:rPr>
          <w:rStyle w:val="affffe"/>
          <w:rFonts w:hint="cs"/>
          <w:rtl/>
        </w:rPr>
        <w:t>י לרבדר</w:t>
      </w:r>
      <w:r w:rsidRPr="00D2624B">
        <w:rPr>
          <w:rStyle w:val="affffe"/>
          <w:rtl/>
        </w:rPr>
        <w:t>"</w:t>
      </w:r>
      <w:r w:rsidRPr="00D2624B">
        <w:rPr>
          <w:rStyle w:val="affffe"/>
          <w:rFonts w:hint="cs"/>
          <w:rtl/>
        </w:rPr>
        <w:t>הז לנהרדעא</w:t>
      </w:r>
      <w:r w:rsidRPr="00D2624B">
        <w:rPr>
          <w:rStyle w:val="affffe"/>
          <w:rtl/>
        </w:rPr>
        <w:t>:</w:t>
      </w:r>
      <w:r w:rsidRPr="006765C4">
        <w:rPr>
          <w:rFonts w:ascii="Fb Fontext" w:hAnsi="Fb Fontext"/>
          <w:spacing w:val="-8"/>
          <w:rtl/>
        </w:rPr>
        <w:t xml:space="preserve"> </w:t>
      </w:r>
    </w:p>
    <w:p w14:paraId="43B761C4" w14:textId="3DF55539" w:rsidR="00AC0AF5" w:rsidRPr="006765C4" w:rsidRDefault="00AC0AF5" w:rsidP="00AC0AF5">
      <w:pPr>
        <w:rPr>
          <w:rFonts w:ascii="Fb Fontext" w:hAnsi="Fb Fontext"/>
          <w:spacing w:val="-8"/>
          <w:rtl/>
        </w:rPr>
      </w:pPr>
      <w:r w:rsidRPr="006765C4">
        <w:rPr>
          <w:rFonts w:ascii="Fb Fontext" w:hAnsi="Fb Fontext" w:hint="cs"/>
          <w:spacing w:val="-8"/>
          <w:rtl/>
        </w:rPr>
        <w:t>כשתבוא אשה לפניך גבה מעישור</w:t>
      </w:r>
      <w:r w:rsidRPr="006765C4">
        <w:rPr>
          <w:rFonts w:ascii="Fb Fontext" w:hAnsi="Fb Fontext"/>
          <w:spacing w:val="-8"/>
          <w:rtl/>
        </w:rPr>
        <w:t xml:space="preserve"> </w:t>
      </w:r>
      <w:r w:rsidRPr="006765C4">
        <w:rPr>
          <w:rFonts w:ascii="Fb Fontext" w:hAnsi="Fb Fontext" w:hint="cs"/>
          <w:spacing w:val="-8"/>
          <w:rtl/>
        </w:rPr>
        <w:t>נכסי</w:t>
      </w:r>
      <w:r w:rsidRPr="006765C4">
        <w:rPr>
          <w:rFonts w:ascii="Fb Fontext" w:hAnsi="Fb Fontext"/>
          <w:spacing w:val="-8"/>
          <w:rtl/>
        </w:rPr>
        <w:t xml:space="preserve"> </w:t>
      </w:r>
      <w:r w:rsidRPr="006765C4">
        <w:rPr>
          <w:rFonts w:ascii="Fb Fontext" w:hAnsi="Fb Fontext" w:hint="cs"/>
          <w:spacing w:val="-8"/>
          <w:rtl/>
        </w:rPr>
        <w:t>אפי</w:t>
      </w:r>
      <w:r w:rsidRPr="00F10693">
        <w:rPr>
          <w:rtl/>
        </w:rPr>
        <w:t xml:space="preserve">' </w:t>
      </w:r>
      <w:r w:rsidRPr="006765C4">
        <w:rPr>
          <w:rFonts w:ascii="Fb Fontext" w:hAnsi="Fb Fontext" w:hint="cs"/>
          <w:spacing w:val="-8"/>
          <w:rtl/>
        </w:rPr>
        <w:t>מאצטרובלי</w:t>
      </w:r>
      <w:r w:rsidRPr="006765C4">
        <w:rPr>
          <w:rFonts w:ascii="Fb Fontext" w:hAnsi="Fb Fontext"/>
          <w:spacing w:val="-8"/>
          <w:rtl/>
        </w:rPr>
        <w:t xml:space="preserve"> </w:t>
      </w:r>
      <w:r w:rsidRPr="006765C4">
        <w:rPr>
          <w:rFonts w:ascii="Fb Fontext" w:hAnsi="Fb Fontext" w:hint="cs"/>
          <w:spacing w:val="-8"/>
          <w:rtl/>
        </w:rPr>
        <w:t>דריחיים</w:t>
      </w:r>
      <w:r w:rsidRPr="006765C4">
        <w:rPr>
          <w:rFonts w:ascii="Fb Fontext" w:hAnsi="Fb Fontext"/>
          <w:spacing w:val="-8"/>
          <w:rtl/>
        </w:rPr>
        <w:t>.</w:t>
      </w:r>
    </w:p>
    <w:p w14:paraId="6D2E840D" w14:textId="77777777" w:rsidR="00AC0AF5" w:rsidRPr="00C35A2C" w:rsidRDefault="00AC0AF5" w:rsidP="00AC0AF5">
      <w:pPr>
        <w:rPr>
          <w:rFonts w:ascii="Fb Fontext" w:hAnsi="Fb Fontext"/>
          <w:rtl/>
        </w:rPr>
      </w:pPr>
      <w:r w:rsidRPr="00C35A2C">
        <w:rPr>
          <w:rFonts w:ascii="Fb Fontext" w:hAnsi="Fb Fontext" w:hint="cs"/>
          <w:sz w:val="32"/>
          <w:rtl/>
        </w:rPr>
        <w:t>א</w:t>
      </w:r>
      <w:r w:rsidRPr="00C35A2C">
        <w:rPr>
          <w:rFonts w:ascii="Fb Fontext" w:hAnsi="Fb Fontext"/>
          <w:sz w:val="32"/>
          <w:rtl/>
        </w:rPr>
        <w:t>"</w:t>
      </w:r>
      <w:r w:rsidRPr="00C35A2C">
        <w:rPr>
          <w:rFonts w:ascii="Fb Fontext" w:hAnsi="Fb Fontext" w:hint="cs"/>
          <w:sz w:val="32"/>
          <w:rtl/>
        </w:rPr>
        <w:t>ר</w:t>
      </w:r>
      <w:r w:rsidRPr="00C35A2C">
        <w:rPr>
          <w:rFonts w:ascii="Fb Fontext" w:hAnsi="Fb Fontext"/>
          <w:sz w:val="32"/>
          <w:rtl/>
        </w:rPr>
        <w:t xml:space="preserve"> </w:t>
      </w:r>
      <w:r w:rsidRPr="00C35A2C">
        <w:rPr>
          <w:rFonts w:ascii="Fb Fontext" w:hAnsi="Fb Fontext" w:hint="cs"/>
          <w:sz w:val="32"/>
          <w:rtl/>
        </w:rPr>
        <w:t>אשי</w:t>
      </w:r>
      <w:r w:rsidRPr="00C35A2C">
        <w:rPr>
          <w:rFonts w:ascii="Fb Fontext" w:hAnsi="Fb Fontext"/>
          <w:sz w:val="32"/>
          <w:rtl/>
        </w:rPr>
        <w:t xml:space="preserve">: </w:t>
      </w:r>
      <w:r w:rsidRPr="00C35A2C">
        <w:rPr>
          <w:rFonts w:ascii="Fb Fontext" w:hAnsi="Fb Fontext" w:hint="cs"/>
          <w:sz w:val="32"/>
          <w:rtl/>
        </w:rPr>
        <w:t>כי</w:t>
      </w:r>
      <w:r w:rsidRPr="00C35A2C">
        <w:rPr>
          <w:rFonts w:ascii="Fb Fontext" w:hAnsi="Fb Fontext"/>
          <w:sz w:val="32"/>
          <w:rtl/>
        </w:rPr>
        <w:t xml:space="preserve"> </w:t>
      </w:r>
      <w:r w:rsidRPr="00C35A2C">
        <w:rPr>
          <w:rFonts w:ascii="Fb Fontext" w:hAnsi="Fb Fontext" w:hint="cs"/>
          <w:sz w:val="32"/>
          <w:rtl/>
        </w:rPr>
        <w:t>הוינן</w:t>
      </w:r>
      <w:r w:rsidRPr="00C35A2C">
        <w:rPr>
          <w:rFonts w:ascii="Fb Fontext" w:hAnsi="Fb Fontext"/>
          <w:sz w:val="32"/>
          <w:rtl/>
        </w:rPr>
        <w:t xml:space="preserve"> </w:t>
      </w:r>
      <w:r w:rsidRPr="00C35A2C">
        <w:rPr>
          <w:rFonts w:ascii="Fb Fontext" w:hAnsi="Fb Fontext" w:hint="cs"/>
          <w:sz w:val="32"/>
          <w:rtl/>
        </w:rPr>
        <w:t>בי</w:t>
      </w:r>
      <w:r w:rsidRPr="00C35A2C">
        <w:rPr>
          <w:rFonts w:ascii="Fb Fontext" w:hAnsi="Fb Fontext"/>
          <w:sz w:val="32"/>
          <w:rtl/>
        </w:rPr>
        <w:t xml:space="preserve"> </w:t>
      </w:r>
      <w:r w:rsidRPr="00C35A2C">
        <w:rPr>
          <w:rFonts w:ascii="Fb Fontext" w:hAnsi="Fb Fontext" w:hint="cs"/>
          <w:sz w:val="32"/>
          <w:rtl/>
        </w:rPr>
        <w:t>רב</w:t>
      </w:r>
      <w:r w:rsidRPr="00C35A2C">
        <w:rPr>
          <w:rFonts w:ascii="Fb Fontext" w:hAnsi="Fb Fontext"/>
          <w:sz w:val="32"/>
          <w:rtl/>
        </w:rPr>
        <w:t xml:space="preserve"> </w:t>
      </w:r>
      <w:r w:rsidRPr="00C35A2C">
        <w:rPr>
          <w:rFonts w:ascii="Fb Fontext" w:hAnsi="Fb Fontext" w:hint="cs"/>
          <w:sz w:val="32"/>
          <w:rtl/>
        </w:rPr>
        <w:t>כהנא</w:t>
      </w:r>
      <w:r w:rsidRPr="00C35A2C">
        <w:rPr>
          <w:rFonts w:ascii="Fb Fontext" w:hAnsi="Fb Fontext"/>
          <w:sz w:val="32"/>
          <w:rtl/>
        </w:rPr>
        <w:t xml:space="preserve">, </w:t>
      </w:r>
      <w:r w:rsidRPr="00C35A2C">
        <w:rPr>
          <w:rFonts w:ascii="Fb Fontext" w:hAnsi="Fb Fontext" w:hint="cs"/>
          <w:sz w:val="32"/>
          <w:rtl/>
        </w:rPr>
        <w:t>מגבינן</w:t>
      </w:r>
      <w:r w:rsidRPr="00C35A2C">
        <w:rPr>
          <w:rFonts w:ascii="Fb Fontext" w:hAnsi="Fb Fontext"/>
          <w:sz w:val="32"/>
          <w:rtl/>
        </w:rPr>
        <w:t xml:space="preserve"> </w:t>
      </w:r>
      <w:r w:rsidRPr="00C35A2C">
        <w:rPr>
          <w:rFonts w:ascii="Fb Fontext" w:hAnsi="Fb Fontext" w:hint="cs"/>
          <w:sz w:val="32"/>
          <w:rtl/>
        </w:rPr>
        <w:t>אפי</w:t>
      </w:r>
      <w:r w:rsidRPr="00F10693">
        <w:rPr>
          <w:rtl/>
        </w:rPr>
        <w:t xml:space="preserve">' </w:t>
      </w:r>
      <w:r w:rsidRPr="00C35A2C">
        <w:rPr>
          <w:rFonts w:ascii="Fb Fontext" w:hAnsi="Fb Fontext" w:hint="cs"/>
          <w:sz w:val="32"/>
          <w:rtl/>
        </w:rPr>
        <w:t>מעמלא</w:t>
      </w:r>
      <w:r w:rsidRPr="00C35A2C">
        <w:rPr>
          <w:rFonts w:ascii="Fb Fontext" w:hAnsi="Fb Fontext"/>
          <w:sz w:val="32"/>
          <w:rtl/>
        </w:rPr>
        <w:t xml:space="preserve"> </w:t>
      </w:r>
      <w:r w:rsidRPr="00C35A2C">
        <w:rPr>
          <w:rFonts w:ascii="Fb Fontext" w:hAnsi="Fb Fontext" w:hint="cs"/>
          <w:sz w:val="32"/>
          <w:rtl/>
        </w:rPr>
        <w:t>דבתי</w:t>
      </w:r>
      <w:r w:rsidRPr="00C35A2C">
        <w:rPr>
          <w:rFonts w:ascii="Fb Fontext" w:hAnsi="Fb Fontext"/>
          <w:sz w:val="32"/>
          <w:rtl/>
        </w:rPr>
        <w:t>.</w:t>
      </w:r>
    </w:p>
    <w:p w14:paraId="2C8CDD7C" w14:textId="574F6F54" w:rsidR="00AC0AF5" w:rsidRPr="001B450D" w:rsidRDefault="001B450D" w:rsidP="00AC0AF5">
      <w:pPr>
        <w:pStyle w:val="aff9"/>
        <w:rPr>
          <w:rtl/>
        </w:rPr>
      </w:pPr>
      <w:r w:rsidRPr="001B450D">
        <w:rPr>
          <w:rFonts w:hint="cs"/>
          <w:rtl/>
        </w:rPr>
        <w:t>***</w:t>
      </w:r>
    </w:p>
    <w:p w14:paraId="3319B424" w14:textId="77777777" w:rsidR="00AC0AF5" w:rsidRPr="00C35A2C" w:rsidRDefault="00AC0AF5" w:rsidP="00982F98">
      <w:pPr>
        <w:pStyle w:val="affe"/>
        <w:framePr w:wrap="around"/>
        <w:rPr>
          <w:rtl/>
        </w:rPr>
      </w:pPr>
      <w:r w:rsidRPr="00C35A2C">
        <w:rPr>
          <w:rtl/>
        </w:rPr>
        <w:t>סז.</w:t>
      </w:r>
    </w:p>
    <w:p w14:paraId="7C20979A" w14:textId="77777777" w:rsidR="00AC0AF5" w:rsidRPr="00C35A2C" w:rsidRDefault="00AC0AF5" w:rsidP="00FB60E0">
      <w:pPr>
        <w:pStyle w:val="affffb"/>
        <w:framePr w:wrap="around"/>
        <w:rPr>
          <w:rtl/>
        </w:rPr>
      </w:pPr>
      <w:del w:id="20276" w:author="קלוד" w:date="2026-10-06T10:07:33Z">
        <w:r>
          <w:rPr>
            <w:rtl/>
          </w:rPr>
          <w:delText xml:space="preserve">מתני</w:delText>
        </w:r>
      </w:del>
      <w:ins w:id="20277" w:author="קלוד" w:date="2026-10-06T10:07:33Z">
        <w:r>
          <w:rPr>
            <w:rtl/>
          </w:rPr>
          <w:t xml:space="preserve">משנה ד</w:t>
        </w:r>
      </w:ins>
      <w:del w:id="20278" w:author="קלוד" w:date="2026-10-06T10:07:33Z">
        <w:r>
          <w:rPr>
            <w:rtl/>
          </w:rPr>
          <w:delText xml:space="preserve">'.</w:delText>
        </w:r>
      </w:del>
    </w:p>
    <w:p w14:paraId="71A427F0" w14:textId="43B07C81" w:rsidR="00FB60E0" w:rsidRPr="00FB60E0" w:rsidRDefault="00AC0AF5" w:rsidP="00DB3591">
      <w:pPr>
        <w:pStyle w:val="afff3"/>
        <w:rPr>
          <w:rtl/>
        </w:rPr>
      </w:pPr>
      <w:r w:rsidRPr="00FB60E0">
        <w:rPr>
          <w:rFonts w:hint="cs"/>
          <w:rtl/>
        </w:rPr>
        <w:t>המוכר</w:t>
      </w:r>
      <w:r w:rsidRPr="00FB60E0">
        <w:rPr>
          <w:rtl/>
        </w:rPr>
        <w:t xml:space="preserve"> </w:t>
      </w:r>
      <w:r w:rsidRPr="00FB60E0">
        <w:rPr>
          <w:rFonts w:hint="cs"/>
          <w:rtl/>
        </w:rPr>
        <w:t>את</w:t>
      </w:r>
      <w:r w:rsidRPr="00FB60E0">
        <w:rPr>
          <w:rtl/>
        </w:rPr>
        <w:t xml:space="preserve"> </w:t>
      </w:r>
      <w:r w:rsidRPr="00FB60E0">
        <w:rPr>
          <w:rFonts w:hint="cs"/>
          <w:rtl/>
        </w:rPr>
        <w:t>החצר</w:t>
      </w:r>
    </w:p>
    <w:p w14:paraId="68D53E9B" w14:textId="77777777" w:rsidR="00FB60E0" w:rsidRDefault="00AC0AF5" w:rsidP="00DB3591">
      <w:pPr>
        <w:pStyle w:val="afff3"/>
        <w:rPr>
          <w:rtl/>
        </w:rPr>
      </w:pPr>
      <w:r w:rsidRPr="00C35A2C">
        <w:rPr>
          <w:rtl/>
        </w:rPr>
        <w:t xml:space="preserve">- </w:t>
      </w:r>
      <w:r w:rsidRPr="00C35A2C">
        <w:rPr>
          <w:rFonts w:hint="cs"/>
          <w:rtl/>
        </w:rPr>
        <w:t>מכר</w:t>
      </w:r>
      <w:r w:rsidRPr="00C35A2C">
        <w:rPr>
          <w:rtl/>
        </w:rPr>
        <w:t xml:space="preserve"> </w:t>
      </w:r>
      <w:r w:rsidRPr="00C35A2C">
        <w:rPr>
          <w:rFonts w:hint="cs"/>
          <w:rtl/>
        </w:rPr>
        <w:t>בתים</w:t>
      </w:r>
      <w:r w:rsidRPr="00C35A2C">
        <w:rPr>
          <w:rtl/>
        </w:rPr>
        <w:t xml:space="preserve">, </w:t>
      </w:r>
      <w:r w:rsidRPr="00C35A2C">
        <w:rPr>
          <w:rFonts w:hint="cs"/>
          <w:rtl/>
        </w:rPr>
        <w:t>בורות</w:t>
      </w:r>
      <w:r w:rsidRPr="00C35A2C">
        <w:rPr>
          <w:rtl/>
        </w:rPr>
        <w:t xml:space="preserve"> </w:t>
      </w:r>
      <w:r w:rsidRPr="00C35A2C">
        <w:rPr>
          <w:rFonts w:hint="cs"/>
          <w:rtl/>
        </w:rPr>
        <w:t>שיחין</w:t>
      </w:r>
      <w:r w:rsidRPr="00C35A2C">
        <w:rPr>
          <w:rtl/>
        </w:rPr>
        <w:t xml:space="preserve"> </w:t>
      </w:r>
      <w:r w:rsidRPr="00C35A2C">
        <w:rPr>
          <w:rFonts w:hint="cs"/>
          <w:rtl/>
        </w:rPr>
        <w:t>ומערות</w:t>
      </w:r>
      <w:r w:rsidRPr="00C35A2C">
        <w:rPr>
          <w:rtl/>
        </w:rPr>
        <w:t xml:space="preserve">, </w:t>
      </w:r>
      <w:r w:rsidRPr="00C35A2C">
        <w:rPr>
          <w:rFonts w:hint="cs"/>
          <w:rtl/>
        </w:rPr>
        <w:t>אבל</w:t>
      </w:r>
      <w:r w:rsidRPr="00C35A2C">
        <w:rPr>
          <w:rtl/>
        </w:rPr>
        <w:t xml:space="preserve"> </w:t>
      </w:r>
      <w:r w:rsidRPr="00C35A2C">
        <w:rPr>
          <w:rFonts w:hint="cs"/>
          <w:rtl/>
        </w:rPr>
        <w:t>לא</w:t>
      </w:r>
      <w:r w:rsidRPr="00C35A2C">
        <w:rPr>
          <w:rtl/>
        </w:rPr>
        <w:t xml:space="preserve"> </w:t>
      </w:r>
      <w:r w:rsidRPr="00C35A2C">
        <w:rPr>
          <w:rFonts w:hint="cs"/>
          <w:rtl/>
        </w:rPr>
        <w:t>את</w:t>
      </w:r>
      <w:r w:rsidRPr="00C35A2C">
        <w:rPr>
          <w:rtl/>
        </w:rPr>
        <w:t xml:space="preserve"> </w:t>
      </w:r>
      <w:r w:rsidRPr="00C35A2C">
        <w:rPr>
          <w:rFonts w:hint="cs"/>
          <w:rtl/>
        </w:rPr>
        <w:t>המטלטלין</w:t>
      </w:r>
      <w:r w:rsidRPr="00C35A2C">
        <w:rPr>
          <w:rtl/>
        </w:rPr>
        <w:t xml:space="preserve">. </w:t>
      </w:r>
    </w:p>
    <w:p w14:paraId="0964D693" w14:textId="7F0473A3" w:rsidR="00AC0AF5" w:rsidRDefault="00AC0AF5" w:rsidP="00DB3591">
      <w:pPr>
        <w:pStyle w:val="afff3"/>
        <w:rPr>
          <w:rtl/>
        </w:rPr>
      </w:pPr>
      <w:r w:rsidRPr="00C35A2C">
        <w:rPr>
          <w:rFonts w:hint="cs"/>
          <w:rtl/>
        </w:rPr>
        <w:t>בזמן</w:t>
      </w:r>
      <w:r w:rsidRPr="00C35A2C">
        <w:rPr>
          <w:rtl/>
        </w:rPr>
        <w:t xml:space="preserve"> </w:t>
      </w:r>
      <w:r w:rsidRPr="00C35A2C">
        <w:rPr>
          <w:rFonts w:hint="cs"/>
          <w:rtl/>
        </w:rPr>
        <w:t>שאמר</w:t>
      </w:r>
      <w:r w:rsidRPr="00C35A2C">
        <w:rPr>
          <w:rtl/>
        </w:rPr>
        <w:t xml:space="preserve"> </w:t>
      </w:r>
      <w:r w:rsidRPr="00C35A2C">
        <w:rPr>
          <w:rFonts w:hint="cs"/>
          <w:rtl/>
        </w:rPr>
        <w:t>לו</w:t>
      </w:r>
      <w:r w:rsidRPr="00C35A2C">
        <w:rPr>
          <w:rtl/>
        </w:rPr>
        <w:t xml:space="preserve">: </w:t>
      </w:r>
      <w:r w:rsidRPr="00C35A2C">
        <w:rPr>
          <w:rFonts w:hint="cs"/>
          <w:rtl/>
        </w:rPr>
        <w:t>הוא</w:t>
      </w:r>
      <w:r w:rsidRPr="00C35A2C">
        <w:rPr>
          <w:rtl/>
        </w:rPr>
        <w:t xml:space="preserve"> </w:t>
      </w:r>
      <w:r w:rsidRPr="00C35A2C">
        <w:rPr>
          <w:rFonts w:hint="cs"/>
          <w:rtl/>
        </w:rPr>
        <w:t>וכל</w:t>
      </w:r>
      <w:r w:rsidRPr="00C35A2C">
        <w:rPr>
          <w:rtl/>
        </w:rPr>
        <w:t xml:space="preserve"> </w:t>
      </w:r>
      <w:r w:rsidRPr="00C35A2C">
        <w:rPr>
          <w:rFonts w:hint="cs"/>
          <w:rtl/>
        </w:rPr>
        <w:t>מה</w:t>
      </w:r>
      <w:r w:rsidRPr="00C35A2C">
        <w:rPr>
          <w:rtl/>
        </w:rPr>
        <w:t xml:space="preserve"> </w:t>
      </w:r>
      <w:r w:rsidRPr="00C35A2C">
        <w:rPr>
          <w:rFonts w:hint="cs"/>
          <w:rtl/>
        </w:rPr>
        <w:t>שבתוכו</w:t>
      </w:r>
      <w:r w:rsidRPr="00C35A2C">
        <w:rPr>
          <w:rtl/>
        </w:rPr>
        <w:t xml:space="preserve"> - </w:t>
      </w:r>
      <w:r w:rsidRPr="00C35A2C">
        <w:rPr>
          <w:rFonts w:hint="cs"/>
          <w:rtl/>
        </w:rPr>
        <w:t>הרי</w:t>
      </w:r>
      <w:r w:rsidRPr="00C35A2C">
        <w:rPr>
          <w:rtl/>
        </w:rPr>
        <w:t xml:space="preserve"> </w:t>
      </w:r>
      <w:r w:rsidRPr="00C35A2C">
        <w:rPr>
          <w:rFonts w:hint="cs"/>
          <w:rtl/>
        </w:rPr>
        <w:t>כולן</w:t>
      </w:r>
      <w:r w:rsidRPr="00C35A2C">
        <w:rPr>
          <w:rtl/>
        </w:rPr>
        <w:t xml:space="preserve"> </w:t>
      </w:r>
      <w:r w:rsidRPr="00C35A2C">
        <w:rPr>
          <w:rFonts w:hint="cs"/>
          <w:rtl/>
        </w:rPr>
        <w:t>מכורין</w:t>
      </w:r>
      <w:r w:rsidRPr="00C35A2C">
        <w:rPr>
          <w:rtl/>
        </w:rPr>
        <w:t>.</w:t>
      </w:r>
    </w:p>
    <w:p w14:paraId="7C8880F8" w14:textId="77777777" w:rsidR="00AC0AF5" w:rsidRDefault="00AC0AF5" w:rsidP="00DB3591">
      <w:pPr>
        <w:pStyle w:val="afff3"/>
        <w:rPr>
          <w:rtl/>
        </w:rPr>
      </w:pPr>
      <w:r w:rsidRPr="00C35A2C">
        <w:rPr>
          <w:rFonts w:hint="cs"/>
          <w:rtl/>
        </w:rPr>
        <w:t>בין</w:t>
      </w:r>
      <w:r w:rsidRPr="00C35A2C">
        <w:rPr>
          <w:rtl/>
        </w:rPr>
        <w:t xml:space="preserve"> </w:t>
      </w:r>
      <w:r w:rsidRPr="00C35A2C">
        <w:rPr>
          <w:rFonts w:hint="cs"/>
          <w:rtl/>
        </w:rPr>
        <w:t>כך</w:t>
      </w:r>
      <w:r w:rsidRPr="00C35A2C">
        <w:rPr>
          <w:rtl/>
        </w:rPr>
        <w:t xml:space="preserve"> </w:t>
      </w:r>
      <w:r w:rsidRPr="00C35A2C">
        <w:rPr>
          <w:rFonts w:hint="cs"/>
          <w:rtl/>
        </w:rPr>
        <w:t>ובין</w:t>
      </w:r>
      <w:r w:rsidRPr="00C35A2C">
        <w:rPr>
          <w:rtl/>
        </w:rPr>
        <w:t xml:space="preserve"> </w:t>
      </w:r>
      <w:r w:rsidRPr="00C35A2C">
        <w:rPr>
          <w:rFonts w:hint="cs"/>
          <w:rtl/>
        </w:rPr>
        <w:t>כך</w:t>
      </w:r>
      <w:r w:rsidRPr="00C35A2C">
        <w:rPr>
          <w:rtl/>
        </w:rPr>
        <w:t xml:space="preserve">, </w:t>
      </w:r>
      <w:r w:rsidRPr="00C35A2C">
        <w:rPr>
          <w:rFonts w:hint="cs"/>
          <w:rtl/>
        </w:rPr>
        <w:t>לא</w:t>
      </w:r>
      <w:r w:rsidRPr="00C35A2C">
        <w:rPr>
          <w:rtl/>
        </w:rPr>
        <w:t xml:space="preserve"> </w:t>
      </w:r>
      <w:r w:rsidRPr="00C35A2C">
        <w:rPr>
          <w:rFonts w:hint="cs"/>
          <w:rtl/>
        </w:rPr>
        <w:t>מכר</w:t>
      </w:r>
      <w:r w:rsidRPr="00C35A2C">
        <w:rPr>
          <w:rtl/>
        </w:rPr>
        <w:t xml:space="preserve"> </w:t>
      </w:r>
      <w:r w:rsidRPr="00C35A2C">
        <w:rPr>
          <w:rFonts w:hint="cs"/>
          <w:rtl/>
        </w:rPr>
        <w:t>לא</w:t>
      </w:r>
      <w:r w:rsidRPr="00C35A2C">
        <w:rPr>
          <w:rtl/>
        </w:rPr>
        <w:t xml:space="preserve"> </w:t>
      </w:r>
      <w:r w:rsidRPr="00C35A2C">
        <w:rPr>
          <w:rFonts w:hint="cs"/>
          <w:rtl/>
        </w:rPr>
        <w:t>את</w:t>
      </w:r>
      <w:r w:rsidRPr="00C35A2C">
        <w:rPr>
          <w:rtl/>
        </w:rPr>
        <w:t xml:space="preserve"> </w:t>
      </w:r>
      <w:r w:rsidRPr="00C35A2C">
        <w:rPr>
          <w:rFonts w:hint="cs"/>
          <w:rtl/>
        </w:rPr>
        <w:t>המרחץ</w:t>
      </w:r>
      <w:r w:rsidRPr="00C35A2C">
        <w:rPr>
          <w:rtl/>
        </w:rPr>
        <w:t xml:space="preserve"> </w:t>
      </w:r>
      <w:r w:rsidRPr="00C35A2C">
        <w:rPr>
          <w:rFonts w:hint="cs"/>
          <w:rtl/>
        </w:rPr>
        <w:t>ולא</w:t>
      </w:r>
      <w:r w:rsidRPr="00C35A2C">
        <w:rPr>
          <w:rtl/>
        </w:rPr>
        <w:t xml:space="preserve"> </w:t>
      </w:r>
      <w:r w:rsidRPr="00C35A2C">
        <w:rPr>
          <w:rFonts w:hint="cs"/>
          <w:rtl/>
        </w:rPr>
        <w:t>את</w:t>
      </w:r>
      <w:r w:rsidRPr="00C35A2C">
        <w:rPr>
          <w:rtl/>
        </w:rPr>
        <w:t xml:space="preserve"> </w:t>
      </w:r>
      <w:r w:rsidRPr="00C35A2C">
        <w:rPr>
          <w:rFonts w:hint="cs"/>
          <w:rtl/>
        </w:rPr>
        <w:t>בית</w:t>
      </w:r>
      <w:r w:rsidRPr="00C35A2C">
        <w:rPr>
          <w:rtl/>
        </w:rPr>
        <w:t xml:space="preserve"> </w:t>
      </w:r>
      <w:r w:rsidRPr="00C35A2C">
        <w:rPr>
          <w:rFonts w:hint="cs"/>
          <w:rtl/>
        </w:rPr>
        <w:t>הבד</w:t>
      </w:r>
      <w:r w:rsidRPr="00C35A2C">
        <w:rPr>
          <w:rtl/>
        </w:rPr>
        <w:t xml:space="preserve"> </w:t>
      </w:r>
      <w:r w:rsidRPr="00C35A2C">
        <w:rPr>
          <w:rFonts w:hint="cs"/>
          <w:rtl/>
        </w:rPr>
        <w:t>שבתוכה</w:t>
      </w:r>
      <w:r w:rsidRPr="00C35A2C">
        <w:rPr>
          <w:rtl/>
        </w:rPr>
        <w:t>.</w:t>
      </w:r>
    </w:p>
    <w:p w14:paraId="1BC89372" w14:textId="77777777" w:rsidR="00AC0AF5" w:rsidRPr="00C35A2C" w:rsidRDefault="00AC0AF5" w:rsidP="00DB3591">
      <w:pPr>
        <w:pStyle w:val="afff3"/>
        <w:rPr>
          <w:rtl/>
        </w:rPr>
      </w:pPr>
      <w:r w:rsidRPr="00FB60E0">
        <w:rPr>
          <w:rStyle w:val="TanaimMishna"/>
          <w:rFonts w:hint="cs"/>
          <w:rtl/>
          <w:rPrChange w:id="20041" w:author="קלוד" w:date="2026-10-06T10:07:33Z">
            <w:rPr>
              <w:rStyle w:val="affffe"/>
              <w:rFonts w:hint="cs"/>
              <w:rtl/>
            </w:rPr>
          </w:rPrChange>
        </w:rPr>
        <w:t>ר</w:t>
      </w:r>
      <w:r w:rsidRPr="00FB60E0">
        <w:rPr>
          <w:rStyle w:val="TanaimMishna"/>
          <w:rtl/>
          <w:rPrChange w:id="20042" w:author="קלוד" w:date="2026-10-06T10:07:33Z">
            <w:rPr>
              <w:rStyle w:val="affffe"/>
              <w:rtl/>
            </w:rPr>
          </w:rPrChange>
        </w:rPr>
        <w:t>"</w:t>
      </w:r>
      <w:r w:rsidRPr="00FB60E0">
        <w:rPr>
          <w:rStyle w:val="TanaimMishna"/>
          <w:rFonts w:hint="cs"/>
          <w:rtl/>
          <w:rPrChange w:id="20043" w:author="קלוד" w:date="2026-10-06T10:07:33Z">
            <w:rPr>
              <w:rStyle w:val="affffe"/>
              <w:rFonts w:hint="cs"/>
              <w:rtl/>
            </w:rPr>
          </w:rPrChange>
        </w:rPr>
        <w:t>א</w:t>
      </w:r>
      <w:r w:rsidRPr="00FB60E0">
        <w:rPr>
          <w:rStyle w:val="TanaimMishna"/>
          <w:rtl/>
          <w:rPrChange w:id="20044" w:author="קלוד" w:date="2026-10-06T10:07:33Z">
            <w:rPr>
              <w:rStyle w:val="affffe"/>
              <w:rtl/>
            </w:rPr>
          </w:rPrChange>
        </w:rPr>
        <w:t xml:space="preserve"> </w:t>
      </w:r>
      <w:r w:rsidRPr="00FB60E0">
        <w:rPr>
          <w:rStyle w:val="TanaimMishna"/>
          <w:rFonts w:hint="cs"/>
          <w:rtl/>
          <w:rPrChange w:id="20045" w:author="קלוד" w:date="2026-10-06T10:07:33Z">
            <w:rPr>
              <w:rStyle w:val="affffe"/>
              <w:rFonts w:hint="cs"/>
              <w:rtl/>
            </w:rPr>
          </w:rPrChange>
        </w:rPr>
        <w:t>אומר</w:t>
      </w:r>
      <w:r w:rsidRPr="00FB60E0">
        <w:rPr>
          <w:rStyle w:val="TanaimMishna"/>
          <w:rtl/>
          <w:rPrChange w:id="20046" w:author="קלוד" w:date="2026-10-06T10:07:33Z">
            <w:rPr>
              <w:rStyle w:val="affffe"/>
              <w:rtl/>
            </w:rPr>
          </w:rPrChange>
        </w:rPr>
        <w:t>:</w:t>
      </w:r>
      <w:r w:rsidRPr="00C35A2C">
        <w:rPr>
          <w:rtl/>
        </w:rPr>
        <w:t xml:space="preserve"> </w:t>
      </w:r>
      <w:r w:rsidRPr="00C35A2C">
        <w:rPr>
          <w:rFonts w:hint="cs"/>
          <w:rtl/>
        </w:rPr>
        <w:t>המוכר</w:t>
      </w:r>
      <w:r w:rsidRPr="00C35A2C">
        <w:rPr>
          <w:rtl/>
        </w:rPr>
        <w:t xml:space="preserve"> </w:t>
      </w:r>
      <w:r w:rsidRPr="00C35A2C">
        <w:rPr>
          <w:rFonts w:hint="cs"/>
          <w:rtl/>
        </w:rPr>
        <w:t>את</w:t>
      </w:r>
      <w:r w:rsidRPr="00C35A2C">
        <w:rPr>
          <w:rtl/>
        </w:rPr>
        <w:t xml:space="preserve"> </w:t>
      </w:r>
      <w:r w:rsidRPr="00C35A2C">
        <w:rPr>
          <w:rFonts w:hint="cs"/>
          <w:rtl/>
        </w:rPr>
        <w:t>החצר</w:t>
      </w:r>
      <w:r w:rsidRPr="00C35A2C">
        <w:rPr>
          <w:rtl/>
        </w:rPr>
        <w:t xml:space="preserve"> - </w:t>
      </w:r>
      <w:r w:rsidRPr="00C35A2C">
        <w:rPr>
          <w:rFonts w:hint="cs"/>
          <w:rtl/>
        </w:rPr>
        <w:t>לא</w:t>
      </w:r>
      <w:r w:rsidRPr="00C35A2C">
        <w:rPr>
          <w:rtl/>
        </w:rPr>
        <w:t xml:space="preserve"> </w:t>
      </w:r>
      <w:r w:rsidRPr="00C35A2C">
        <w:rPr>
          <w:rFonts w:hint="cs"/>
          <w:rtl/>
        </w:rPr>
        <w:t>מכר</w:t>
      </w:r>
      <w:r w:rsidRPr="00C35A2C">
        <w:rPr>
          <w:rtl/>
        </w:rPr>
        <w:t xml:space="preserve"> </w:t>
      </w:r>
      <w:r w:rsidRPr="00C35A2C">
        <w:rPr>
          <w:rFonts w:hint="cs"/>
          <w:rtl/>
        </w:rPr>
        <w:t>אלא</w:t>
      </w:r>
      <w:r w:rsidRPr="00C35A2C">
        <w:rPr>
          <w:rtl/>
        </w:rPr>
        <w:t xml:space="preserve"> </w:t>
      </w:r>
      <w:r w:rsidRPr="00C35A2C">
        <w:rPr>
          <w:rFonts w:hint="cs"/>
          <w:rtl/>
        </w:rPr>
        <w:t>אוירה</w:t>
      </w:r>
      <w:r w:rsidRPr="00C35A2C">
        <w:rPr>
          <w:rtl/>
        </w:rPr>
        <w:t xml:space="preserve"> </w:t>
      </w:r>
      <w:r w:rsidRPr="00C35A2C">
        <w:rPr>
          <w:rFonts w:hint="cs"/>
          <w:rtl/>
        </w:rPr>
        <w:t>של</w:t>
      </w:r>
      <w:r w:rsidRPr="00C35A2C">
        <w:rPr>
          <w:rtl/>
        </w:rPr>
        <w:t xml:space="preserve"> </w:t>
      </w:r>
      <w:r w:rsidRPr="00C35A2C">
        <w:rPr>
          <w:rFonts w:hint="cs"/>
          <w:rtl/>
        </w:rPr>
        <w:t>חצר</w:t>
      </w:r>
      <w:r w:rsidRPr="00C35A2C">
        <w:rPr>
          <w:rtl/>
        </w:rPr>
        <w:t>.</w:t>
      </w:r>
    </w:p>
    <w:p w14:paraId="4FD534DB" w14:textId="77777777" w:rsidR="00FB60E0" w:rsidRPr="00FB60E0" w:rsidRDefault="00AC0AF5" w:rsidP="00FB60E0">
      <w:pPr>
        <w:pStyle w:val="36"/>
        <w:framePr w:wrap="notBeside"/>
        <w:rPr>
          <w:rtl/>
        </w:rPr>
      </w:pPr>
      <w:r w:rsidRPr="00FB60E0">
        <w:rPr>
          <w:rtl/>
        </w:rPr>
        <w:t>• ת"ר:</w:t>
      </w:r>
    </w:p>
    <w:p w14:paraId="74F1F5A2" w14:textId="73A9728F" w:rsidR="00AC0AF5" w:rsidRDefault="00AC0AF5" w:rsidP="00AC0AF5">
      <w:pPr>
        <w:rPr>
          <w:rFonts w:ascii="Fb Fontext" w:hAnsi="Fb Fontext"/>
          <w:sz w:val="32"/>
          <w:rtl/>
        </w:rPr>
      </w:pPr>
      <w:r w:rsidRPr="00FB60E0">
        <w:rPr>
          <w:rStyle w:val="afff8"/>
          <w:rFonts w:hint="cs"/>
          <w:rtl/>
        </w:rPr>
        <w:t>המוכר</w:t>
      </w:r>
      <w:r w:rsidRPr="00FB60E0">
        <w:rPr>
          <w:rStyle w:val="afff8"/>
          <w:rtl/>
        </w:rPr>
        <w:t xml:space="preserve"> </w:t>
      </w:r>
      <w:r w:rsidRPr="00FB60E0">
        <w:rPr>
          <w:rStyle w:val="afff8"/>
          <w:rFonts w:hint="cs"/>
          <w:rtl/>
        </w:rPr>
        <w:t>את</w:t>
      </w:r>
      <w:r w:rsidRPr="00FB60E0">
        <w:rPr>
          <w:rStyle w:val="afff8"/>
          <w:rtl/>
        </w:rPr>
        <w:t xml:space="preserve"> </w:t>
      </w:r>
      <w:r w:rsidRPr="00FB60E0">
        <w:rPr>
          <w:rStyle w:val="afff8"/>
          <w:rFonts w:hint="cs"/>
          <w:rtl/>
        </w:rPr>
        <w:t>החצר</w:t>
      </w:r>
      <w:r w:rsidRPr="00FB60E0">
        <w:rPr>
          <w:rStyle w:val="afff8"/>
          <w:rtl/>
        </w:rPr>
        <w:t xml:space="preserve"> -</w:t>
      </w:r>
      <w:r w:rsidRPr="00C35A2C">
        <w:rPr>
          <w:rFonts w:ascii="Fb Fontext" w:hAnsi="Fb Fontext"/>
          <w:sz w:val="32"/>
          <w:rtl/>
        </w:rPr>
        <w:t xml:space="preserve"> </w:t>
      </w:r>
      <w:r w:rsidRPr="00C35A2C">
        <w:rPr>
          <w:rFonts w:ascii="Fb Fontext" w:hAnsi="Fb Fontext" w:hint="cs"/>
          <w:sz w:val="32"/>
          <w:rtl/>
        </w:rPr>
        <w:t>מכר</w:t>
      </w:r>
      <w:r w:rsidRPr="00C35A2C">
        <w:rPr>
          <w:rFonts w:ascii="Fb Fontext" w:hAnsi="Fb Fontext"/>
          <w:sz w:val="32"/>
          <w:rtl/>
        </w:rPr>
        <w:t xml:space="preserve"> </w:t>
      </w:r>
      <w:r w:rsidRPr="00C35A2C">
        <w:rPr>
          <w:rFonts w:ascii="Fb Fontext" w:hAnsi="Fb Fontext" w:hint="cs"/>
          <w:sz w:val="32"/>
          <w:rtl/>
        </w:rPr>
        <w:t>בתים</w:t>
      </w:r>
      <w:r w:rsidRPr="00C35A2C">
        <w:rPr>
          <w:rFonts w:ascii="Fb Fontext" w:hAnsi="Fb Fontext"/>
          <w:sz w:val="32"/>
          <w:rtl/>
        </w:rPr>
        <w:t xml:space="preserve"> </w:t>
      </w:r>
      <w:r w:rsidRPr="00C35A2C">
        <w:rPr>
          <w:rFonts w:ascii="Fb Fontext" w:hAnsi="Fb Fontext" w:hint="cs"/>
          <w:sz w:val="32"/>
          <w:rtl/>
        </w:rPr>
        <w:t>החיצונים</w:t>
      </w:r>
      <w:r w:rsidRPr="00C35A2C">
        <w:rPr>
          <w:rFonts w:ascii="Fb Fontext" w:hAnsi="Fb Fontext"/>
          <w:sz w:val="32"/>
          <w:rtl/>
        </w:rPr>
        <w:t xml:space="preserve"> </w:t>
      </w:r>
      <w:r w:rsidRPr="00C35A2C">
        <w:rPr>
          <w:rFonts w:ascii="Fb Fontext" w:hAnsi="Fb Fontext" w:hint="cs"/>
          <w:sz w:val="32"/>
          <w:rtl/>
        </w:rPr>
        <w:t>ובתים</w:t>
      </w:r>
      <w:r w:rsidRPr="00C35A2C">
        <w:rPr>
          <w:rFonts w:ascii="Fb Fontext" w:hAnsi="Fb Fontext"/>
          <w:sz w:val="32"/>
          <w:rtl/>
        </w:rPr>
        <w:t xml:space="preserve"> </w:t>
      </w:r>
      <w:r w:rsidRPr="00C35A2C">
        <w:rPr>
          <w:rFonts w:ascii="Fb Fontext" w:hAnsi="Fb Fontext" w:hint="cs"/>
          <w:sz w:val="32"/>
          <w:rtl/>
        </w:rPr>
        <w:t>הפנימים</w:t>
      </w:r>
      <w:r w:rsidRPr="00C35A2C">
        <w:rPr>
          <w:rFonts w:ascii="Fb Fontext" w:hAnsi="Fb Fontext"/>
          <w:sz w:val="32"/>
          <w:rtl/>
        </w:rPr>
        <w:t xml:space="preserve"> </w:t>
      </w:r>
      <w:r w:rsidRPr="00C35A2C">
        <w:rPr>
          <w:rFonts w:ascii="Fb Fontext" w:hAnsi="Fb Fontext" w:hint="cs"/>
          <w:sz w:val="32"/>
          <w:rtl/>
        </w:rPr>
        <w:t>ובית</w:t>
      </w:r>
      <w:r w:rsidRPr="00C35A2C">
        <w:rPr>
          <w:rFonts w:ascii="Fb Fontext" w:hAnsi="Fb Fontext"/>
          <w:sz w:val="32"/>
          <w:rtl/>
        </w:rPr>
        <w:t xml:space="preserve"> </w:t>
      </w:r>
      <w:r w:rsidRPr="00C35A2C">
        <w:rPr>
          <w:rFonts w:ascii="Fb Fontext" w:hAnsi="Fb Fontext" w:hint="cs"/>
          <w:sz w:val="32"/>
          <w:rtl/>
        </w:rPr>
        <w:t>החולסאות</w:t>
      </w:r>
      <w:r w:rsidRPr="00C35A2C">
        <w:rPr>
          <w:rFonts w:ascii="Fb Fontext" w:hAnsi="Fb Fontext"/>
          <w:sz w:val="32"/>
          <w:rtl/>
        </w:rPr>
        <w:t xml:space="preserve">. </w:t>
      </w:r>
      <w:r w:rsidRPr="00C35A2C">
        <w:rPr>
          <w:rFonts w:ascii="Fb Fontext" w:hAnsi="Fb Fontext" w:hint="cs"/>
          <w:sz w:val="32"/>
          <w:rtl/>
        </w:rPr>
        <w:t>חנויות</w:t>
      </w:r>
      <w:r w:rsidRPr="00C35A2C">
        <w:rPr>
          <w:rFonts w:ascii="Fb Fontext" w:hAnsi="Fb Fontext"/>
          <w:sz w:val="32"/>
          <w:rtl/>
        </w:rPr>
        <w:t xml:space="preserve"> </w:t>
      </w:r>
      <w:r w:rsidRPr="00C35A2C">
        <w:rPr>
          <w:rFonts w:ascii="Fb Fontext" w:hAnsi="Fb Fontext" w:hint="cs"/>
          <w:sz w:val="32"/>
          <w:rtl/>
        </w:rPr>
        <w:t>פתוחות</w:t>
      </w:r>
      <w:r w:rsidRPr="00C35A2C">
        <w:rPr>
          <w:rFonts w:ascii="Fb Fontext" w:hAnsi="Fb Fontext"/>
          <w:sz w:val="32"/>
          <w:rtl/>
        </w:rPr>
        <w:t xml:space="preserve"> </w:t>
      </w:r>
      <w:r w:rsidRPr="00C35A2C">
        <w:rPr>
          <w:rFonts w:ascii="Fb Fontext" w:hAnsi="Fb Fontext" w:hint="cs"/>
          <w:sz w:val="32"/>
          <w:rtl/>
        </w:rPr>
        <w:t>לתוכה</w:t>
      </w:r>
      <w:r w:rsidRPr="00C35A2C">
        <w:rPr>
          <w:rFonts w:ascii="Fb Fontext" w:hAnsi="Fb Fontext"/>
          <w:sz w:val="32"/>
          <w:rtl/>
        </w:rPr>
        <w:t xml:space="preserve"> - </w:t>
      </w:r>
      <w:r w:rsidRPr="00C35A2C">
        <w:rPr>
          <w:rFonts w:ascii="Fb Fontext" w:hAnsi="Fb Fontext" w:hint="cs"/>
          <w:sz w:val="32"/>
          <w:rtl/>
        </w:rPr>
        <w:t>נמכרות</w:t>
      </w:r>
      <w:r w:rsidRPr="00C35A2C">
        <w:rPr>
          <w:rFonts w:ascii="Fb Fontext" w:hAnsi="Fb Fontext"/>
          <w:sz w:val="32"/>
          <w:rtl/>
        </w:rPr>
        <w:t xml:space="preserve"> </w:t>
      </w:r>
      <w:r w:rsidRPr="00C35A2C">
        <w:rPr>
          <w:rFonts w:ascii="Fb Fontext" w:hAnsi="Fb Fontext" w:hint="cs"/>
          <w:sz w:val="32"/>
          <w:rtl/>
        </w:rPr>
        <w:t>עמה</w:t>
      </w:r>
      <w:r w:rsidRPr="00C35A2C">
        <w:rPr>
          <w:rFonts w:ascii="Fb Fontext" w:hAnsi="Fb Fontext"/>
          <w:sz w:val="32"/>
          <w:rtl/>
        </w:rPr>
        <w:t>,</w:t>
      </w:r>
    </w:p>
    <w:p w14:paraId="0169352D" w14:textId="77777777" w:rsidR="00AC0AF5" w:rsidRDefault="00AC0AF5" w:rsidP="00AC0AF5">
      <w:pPr>
        <w:rPr>
          <w:rFonts w:ascii="Fb Fontext" w:hAnsi="Fb Fontext"/>
          <w:rtl/>
        </w:rPr>
      </w:pPr>
      <w:r w:rsidRPr="00C35A2C">
        <w:rPr>
          <w:rFonts w:ascii="Fb Fontext" w:hAnsi="Fb Fontext" w:hint="cs"/>
          <w:rtl/>
        </w:rPr>
        <w:t>ושאין</w:t>
      </w:r>
      <w:r w:rsidRPr="00C35A2C">
        <w:rPr>
          <w:rFonts w:ascii="Fb Fontext" w:hAnsi="Fb Fontext"/>
          <w:rtl/>
        </w:rPr>
        <w:t xml:space="preserve"> </w:t>
      </w:r>
      <w:r w:rsidRPr="00C35A2C">
        <w:rPr>
          <w:rFonts w:ascii="Fb Fontext" w:hAnsi="Fb Fontext" w:hint="cs"/>
          <w:rtl/>
        </w:rPr>
        <w:t>פתוחות</w:t>
      </w:r>
      <w:r w:rsidRPr="00C35A2C">
        <w:rPr>
          <w:rFonts w:ascii="Fb Fontext" w:hAnsi="Fb Fontext"/>
          <w:rtl/>
        </w:rPr>
        <w:t xml:space="preserve"> </w:t>
      </w:r>
      <w:r w:rsidRPr="00C35A2C">
        <w:rPr>
          <w:rFonts w:ascii="Fb Fontext" w:hAnsi="Fb Fontext" w:hint="cs"/>
          <w:rtl/>
        </w:rPr>
        <w:t>לתוכה</w:t>
      </w:r>
      <w:r w:rsidRPr="00C35A2C">
        <w:rPr>
          <w:rFonts w:ascii="Fb Fontext" w:hAnsi="Fb Fontext"/>
          <w:rtl/>
        </w:rPr>
        <w:t xml:space="preserve"> -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נמכרות</w:t>
      </w:r>
      <w:r w:rsidRPr="00C35A2C">
        <w:rPr>
          <w:rFonts w:ascii="Fb Fontext" w:hAnsi="Fb Fontext"/>
          <w:rtl/>
        </w:rPr>
        <w:t xml:space="preserve"> </w:t>
      </w:r>
      <w:r w:rsidRPr="00C35A2C">
        <w:rPr>
          <w:rFonts w:ascii="Fb Fontext" w:hAnsi="Fb Fontext" w:hint="cs"/>
          <w:rtl/>
        </w:rPr>
        <w:t>עמה</w:t>
      </w:r>
      <w:r w:rsidRPr="00C35A2C">
        <w:rPr>
          <w:rFonts w:ascii="Fb Fontext" w:hAnsi="Fb Fontext"/>
          <w:rtl/>
        </w:rPr>
        <w:t xml:space="preserve">. </w:t>
      </w:r>
      <w:r w:rsidRPr="00C35A2C">
        <w:rPr>
          <w:rFonts w:ascii="Fb Fontext" w:hAnsi="Fb Fontext" w:hint="cs"/>
          <w:rtl/>
        </w:rPr>
        <w:t>פתוחות</w:t>
      </w:r>
      <w:r w:rsidRPr="00C35A2C">
        <w:rPr>
          <w:rFonts w:ascii="Fb Fontext" w:hAnsi="Fb Fontext"/>
          <w:rtl/>
        </w:rPr>
        <w:t xml:space="preserve"> </w:t>
      </w:r>
      <w:r w:rsidRPr="00C35A2C">
        <w:rPr>
          <w:rFonts w:ascii="Fb Fontext" w:hAnsi="Fb Fontext" w:hint="cs"/>
          <w:rtl/>
        </w:rPr>
        <w:t>לכאן</w:t>
      </w:r>
      <w:r w:rsidRPr="00C35A2C">
        <w:rPr>
          <w:rFonts w:ascii="Fb Fontext" w:hAnsi="Fb Fontext"/>
          <w:rtl/>
        </w:rPr>
        <w:t xml:space="preserve"> </w:t>
      </w:r>
      <w:r w:rsidRPr="00C35A2C">
        <w:rPr>
          <w:rFonts w:ascii="Fb Fontext" w:hAnsi="Fb Fontext" w:hint="cs"/>
          <w:rtl/>
        </w:rPr>
        <w:t>ולכאן</w:t>
      </w:r>
      <w:r w:rsidRPr="00C35A2C">
        <w:rPr>
          <w:rFonts w:ascii="Fb Fontext" w:hAnsi="Fb Fontext"/>
          <w:rtl/>
        </w:rPr>
        <w:t xml:space="preserve"> - </w:t>
      </w:r>
      <w:r w:rsidRPr="00C35A2C">
        <w:rPr>
          <w:rFonts w:ascii="Fb Fontext" w:hAnsi="Fb Fontext" w:hint="cs"/>
          <w:rtl/>
        </w:rPr>
        <w:t>נמכרות</w:t>
      </w:r>
      <w:r w:rsidRPr="00C35A2C">
        <w:rPr>
          <w:rFonts w:ascii="Fb Fontext" w:hAnsi="Fb Fontext"/>
          <w:rtl/>
        </w:rPr>
        <w:t xml:space="preserve"> </w:t>
      </w:r>
      <w:r w:rsidRPr="00C35A2C">
        <w:rPr>
          <w:rFonts w:ascii="Fb Fontext" w:hAnsi="Fb Fontext" w:hint="cs"/>
          <w:rtl/>
        </w:rPr>
        <w:t>עמה</w:t>
      </w:r>
      <w:r w:rsidRPr="00C35A2C">
        <w:rPr>
          <w:rFonts w:ascii="Fb Fontext" w:hAnsi="Fb Fontext"/>
          <w:rtl/>
        </w:rPr>
        <w:t>.</w:t>
      </w:r>
    </w:p>
    <w:p w14:paraId="07F5186E" w14:textId="77777777" w:rsidR="00FB60E0" w:rsidRPr="00FB60E0" w:rsidRDefault="00AC0AF5" w:rsidP="00FB60E0">
      <w:pPr>
        <w:pStyle w:val="36"/>
        <w:framePr w:wrap="notBeside"/>
        <w:rPr>
          <w:rtl/>
        </w:rPr>
      </w:pPr>
      <w:r w:rsidRPr="00FB60E0">
        <w:rPr>
          <w:rFonts w:hint="cs"/>
          <w:rtl/>
        </w:rPr>
        <w:t>ר</w:t>
      </w:r>
      <w:r w:rsidRPr="00FB60E0">
        <w:rPr>
          <w:rtl/>
        </w:rPr>
        <w:t>"</w:t>
      </w:r>
      <w:r w:rsidRPr="00FB60E0">
        <w:rPr>
          <w:rFonts w:hint="cs"/>
          <w:rtl/>
        </w:rPr>
        <w:t>א</w:t>
      </w:r>
      <w:r w:rsidRPr="00FB60E0">
        <w:rPr>
          <w:rtl/>
        </w:rPr>
        <w:t xml:space="preserve"> </w:t>
      </w:r>
      <w:r w:rsidRPr="00FB60E0">
        <w:rPr>
          <w:rFonts w:hint="cs"/>
          <w:rtl/>
        </w:rPr>
        <w:t>אומר</w:t>
      </w:r>
      <w:r w:rsidRPr="00FB60E0">
        <w:rPr>
          <w:rtl/>
        </w:rPr>
        <w:t xml:space="preserve">: </w:t>
      </w:r>
    </w:p>
    <w:p w14:paraId="3C29B36C" w14:textId="15D9AC1B" w:rsidR="00AC0AF5" w:rsidRPr="00C35A2C" w:rsidRDefault="00AC0AF5" w:rsidP="00FB60E0">
      <w:pPr>
        <w:spacing w:after="60"/>
        <w:rPr>
          <w:rFonts w:ascii="Fb Fontext" w:hAnsi="Fb Fontext"/>
          <w:rtl/>
        </w:rPr>
      </w:pPr>
      <w:r w:rsidRPr="00C35A2C">
        <w:rPr>
          <w:rFonts w:ascii="Fb Fontext" w:hAnsi="Fb Fontext" w:hint="cs"/>
          <w:rtl/>
        </w:rPr>
        <w:t>המוכר</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החצר</w:t>
      </w:r>
      <w:r w:rsidRPr="00C35A2C">
        <w:rPr>
          <w:rFonts w:ascii="Fb Fontext" w:hAnsi="Fb Fontext"/>
          <w:rtl/>
        </w:rPr>
        <w:t xml:space="preserve"> -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מכר</w:t>
      </w:r>
      <w:r w:rsidRPr="00C35A2C">
        <w:rPr>
          <w:rFonts w:ascii="Fb Fontext" w:hAnsi="Fb Fontext"/>
          <w:rtl/>
        </w:rPr>
        <w:t xml:space="preserve"> </w:t>
      </w:r>
      <w:r w:rsidRPr="00C35A2C">
        <w:rPr>
          <w:rFonts w:ascii="Fb Fontext" w:hAnsi="Fb Fontext" w:hint="cs"/>
          <w:rtl/>
        </w:rPr>
        <w:t>אלא</w:t>
      </w:r>
      <w:r w:rsidRPr="00C35A2C">
        <w:rPr>
          <w:rFonts w:ascii="Fb Fontext" w:hAnsi="Fb Fontext"/>
          <w:rtl/>
        </w:rPr>
        <w:t xml:space="preserve"> </w:t>
      </w:r>
      <w:r w:rsidRPr="00C35A2C">
        <w:rPr>
          <w:rFonts w:ascii="Fb Fontext" w:hAnsi="Fb Fontext" w:hint="cs"/>
          <w:rtl/>
        </w:rPr>
        <w:t>מילוסא</w:t>
      </w:r>
      <w:r w:rsidRPr="00C35A2C">
        <w:rPr>
          <w:rFonts w:ascii="Fb Fontext" w:hAnsi="Fb Fontext"/>
          <w:rtl/>
        </w:rPr>
        <w:t xml:space="preserve"> </w:t>
      </w:r>
      <w:r w:rsidR="00FB60E0">
        <w:rPr>
          <w:rFonts w:ascii="Fb Fontext" w:hAnsi="Fb Fontext" w:hint="cs"/>
          <w:rtl/>
        </w:rPr>
        <w:t xml:space="preserve">[חלל]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חצר</w:t>
      </w:r>
      <w:r w:rsidRPr="00C35A2C">
        <w:rPr>
          <w:rFonts w:ascii="Fb Fontext" w:hAnsi="Fb Fontext"/>
          <w:rtl/>
        </w:rPr>
        <w:t>.</w:t>
      </w:r>
    </w:p>
    <w:p w14:paraId="4C72C2DB" w14:textId="77777777" w:rsidR="00FB60E0" w:rsidRPr="00FB60E0" w:rsidRDefault="00AC0AF5" w:rsidP="00FB60E0">
      <w:pPr>
        <w:pStyle w:val="36"/>
        <w:framePr w:wrap="notBeside"/>
        <w:rPr>
          <w:rtl/>
        </w:rPr>
      </w:pPr>
      <w:r w:rsidRPr="00FB60E0">
        <w:rPr>
          <w:rFonts w:hint="cs"/>
          <w:rtl/>
        </w:rPr>
        <w:t>אמר</w:t>
      </w:r>
      <w:r w:rsidRPr="00FB60E0">
        <w:rPr>
          <w:rtl/>
        </w:rPr>
        <w:t xml:space="preserve"> </w:t>
      </w:r>
      <w:r w:rsidRPr="00FB60E0">
        <w:rPr>
          <w:rFonts w:hint="cs"/>
          <w:rtl/>
        </w:rPr>
        <w:t>מר</w:t>
      </w:r>
      <w:r w:rsidRPr="00FB60E0">
        <w:rPr>
          <w:rtl/>
        </w:rPr>
        <w:t>:</w:t>
      </w:r>
    </w:p>
    <w:p w14:paraId="26D5194B" w14:textId="3CF25173" w:rsidR="00AC0AF5" w:rsidRDefault="00AC0AF5" w:rsidP="00AC0AF5">
      <w:pPr>
        <w:rPr>
          <w:rFonts w:ascii="Fb Fontext" w:hAnsi="Fb Fontext"/>
          <w:rtl/>
        </w:rPr>
      </w:pPr>
      <w:r w:rsidRPr="00C35A2C">
        <w:rPr>
          <w:rFonts w:ascii="Fb Fontext" w:hAnsi="Fb Fontext" w:hint="cs"/>
          <w:rtl/>
        </w:rPr>
        <w:t>פתוחות</w:t>
      </w:r>
      <w:r w:rsidRPr="00C35A2C">
        <w:rPr>
          <w:rFonts w:ascii="Fb Fontext" w:hAnsi="Fb Fontext"/>
          <w:rtl/>
        </w:rPr>
        <w:t xml:space="preserve"> </w:t>
      </w:r>
      <w:r w:rsidRPr="00C35A2C">
        <w:rPr>
          <w:rFonts w:ascii="Fb Fontext" w:hAnsi="Fb Fontext" w:hint="cs"/>
          <w:rtl/>
        </w:rPr>
        <w:t>לכאן</w:t>
      </w:r>
      <w:r w:rsidRPr="00C35A2C">
        <w:rPr>
          <w:rFonts w:ascii="Fb Fontext" w:hAnsi="Fb Fontext"/>
          <w:rtl/>
        </w:rPr>
        <w:t xml:space="preserve"> </w:t>
      </w:r>
      <w:r w:rsidRPr="00C35A2C">
        <w:rPr>
          <w:rFonts w:ascii="Fb Fontext" w:hAnsi="Fb Fontext" w:hint="cs"/>
          <w:rtl/>
        </w:rPr>
        <w:t>ולכאן</w:t>
      </w:r>
      <w:r w:rsidRPr="00C35A2C">
        <w:rPr>
          <w:rFonts w:ascii="Fb Fontext" w:hAnsi="Fb Fontext"/>
          <w:rtl/>
        </w:rPr>
        <w:t xml:space="preserve"> - </w:t>
      </w:r>
      <w:r w:rsidRPr="00C35A2C">
        <w:rPr>
          <w:rFonts w:ascii="Fb Fontext" w:hAnsi="Fb Fontext" w:hint="cs"/>
          <w:rtl/>
        </w:rPr>
        <w:t>נמכרות</w:t>
      </w:r>
      <w:r w:rsidRPr="00C35A2C">
        <w:rPr>
          <w:rFonts w:ascii="Fb Fontext" w:hAnsi="Fb Fontext"/>
          <w:rtl/>
        </w:rPr>
        <w:t xml:space="preserve"> </w:t>
      </w:r>
      <w:r w:rsidRPr="00C35A2C">
        <w:rPr>
          <w:rFonts w:ascii="Fb Fontext" w:hAnsi="Fb Fontext" w:hint="cs"/>
          <w:rtl/>
        </w:rPr>
        <w:t>עמה</w:t>
      </w:r>
      <w:r w:rsidRPr="00C35A2C">
        <w:rPr>
          <w:rFonts w:ascii="Fb Fontext" w:hAnsi="Fb Fontext"/>
          <w:rtl/>
        </w:rPr>
        <w:t xml:space="preserve">. </w:t>
      </w:r>
      <w:r w:rsidRPr="00C35A2C">
        <w:rPr>
          <w:rFonts w:ascii="Fb Fontext" w:hAnsi="Fb Fontext" w:hint="cs"/>
          <w:rtl/>
        </w:rPr>
        <w:t xml:space="preserve">ברוב </w:t>
      </w:r>
      <w:r w:rsidR="00FB60E0">
        <w:rPr>
          <w:rFonts w:ascii="Fb Fontext" w:hAnsi="Fb Fontext" w:hint="cs"/>
          <w:rtl/>
        </w:rPr>
        <w:t xml:space="preserve">תשמישים </w:t>
      </w:r>
      <w:r w:rsidRPr="00C35A2C">
        <w:rPr>
          <w:rFonts w:ascii="Fb Fontext" w:hAnsi="Fb Fontext" w:hint="cs"/>
          <w:rtl/>
        </w:rPr>
        <w:t>לתוך החצר</w:t>
      </w:r>
    </w:p>
    <w:p w14:paraId="55D0E4F5" w14:textId="77777777" w:rsidR="00FB60E0" w:rsidRPr="00FB60E0" w:rsidRDefault="00AC0AF5" w:rsidP="00FB60E0">
      <w:pPr>
        <w:pStyle w:val="36"/>
        <w:framePr w:wrap="notBeside"/>
        <w:rPr>
          <w:rtl/>
        </w:rPr>
      </w:pPr>
      <w:r w:rsidRPr="00FB60E0">
        <w:rPr>
          <w:rFonts w:hint="cs"/>
          <w:rtl/>
        </w:rPr>
        <w:t>והך דר</w:t>
      </w:r>
      <w:r w:rsidRPr="00FB60E0">
        <w:rPr>
          <w:rtl/>
        </w:rPr>
        <w:t>"</w:t>
      </w:r>
      <w:r w:rsidRPr="00FB60E0">
        <w:rPr>
          <w:rFonts w:hint="cs"/>
          <w:rtl/>
        </w:rPr>
        <w:t>ח</w:t>
      </w:r>
      <w:r w:rsidRPr="00FB60E0">
        <w:rPr>
          <w:rtl/>
        </w:rPr>
        <w:t>:</w:t>
      </w:r>
    </w:p>
    <w:p w14:paraId="58381621" w14:textId="2BAFE3D7" w:rsidR="00AC0AF5" w:rsidRPr="00C35A2C" w:rsidRDefault="00AC0AF5" w:rsidP="00AC0AF5">
      <w:pPr>
        <w:rPr>
          <w:rFonts w:ascii="Fb Fontext" w:hAnsi="Fb Fontext"/>
          <w:rtl/>
        </w:rPr>
      </w:pPr>
      <w:r w:rsidRPr="00C35A2C">
        <w:rPr>
          <w:rFonts w:ascii="Fb Fontext" w:hAnsi="Fb Fontext" w:hint="cs"/>
          <w:rtl/>
        </w:rPr>
        <w:t>דאין</w:t>
      </w:r>
      <w:r w:rsidRPr="00C35A2C">
        <w:rPr>
          <w:rFonts w:ascii="Fb Fontext" w:hAnsi="Fb Fontext"/>
          <w:rtl/>
        </w:rPr>
        <w:t xml:space="preserve"> </w:t>
      </w:r>
      <w:r w:rsidRPr="00C35A2C">
        <w:rPr>
          <w:rFonts w:ascii="Fb Fontext" w:hAnsi="Fb Fontext" w:hint="cs"/>
          <w:rtl/>
        </w:rPr>
        <w:t>נמכרות</w:t>
      </w:r>
      <w:r w:rsidRPr="00C35A2C">
        <w:rPr>
          <w:rFonts w:ascii="Fb Fontext" w:hAnsi="Fb Fontext"/>
          <w:rtl/>
        </w:rPr>
        <w:t xml:space="preserve"> </w:t>
      </w:r>
      <w:r w:rsidRPr="00C35A2C">
        <w:rPr>
          <w:rFonts w:ascii="Fb Fontext" w:hAnsi="Fb Fontext" w:hint="cs"/>
          <w:rtl/>
        </w:rPr>
        <w:t>עמה</w:t>
      </w:r>
      <w:r w:rsidRPr="00C35A2C">
        <w:rPr>
          <w:rFonts w:ascii="Fb Fontext" w:hAnsi="Fb Fontext"/>
          <w:rtl/>
        </w:rPr>
        <w:t xml:space="preserve"> </w:t>
      </w:r>
      <w:r w:rsidR="00FB60E0">
        <w:rPr>
          <w:rFonts w:ascii="Fb Fontext" w:hAnsi="Fb Fontext" w:hint="cs"/>
          <w:rtl/>
        </w:rPr>
        <w:t xml:space="preserve">- </w:t>
      </w:r>
      <w:r w:rsidRPr="00C35A2C">
        <w:rPr>
          <w:rFonts w:ascii="Fb Fontext" w:hAnsi="Fb Fontext" w:hint="cs"/>
          <w:rtl/>
        </w:rPr>
        <w:t>דרוב</w:t>
      </w:r>
      <w:r w:rsidRPr="00C35A2C">
        <w:rPr>
          <w:rFonts w:ascii="Fb Fontext" w:hAnsi="Fb Fontext"/>
          <w:rtl/>
        </w:rPr>
        <w:t xml:space="preserve"> </w:t>
      </w:r>
      <w:r w:rsidRPr="00C35A2C">
        <w:rPr>
          <w:rFonts w:ascii="Fb Fontext" w:hAnsi="Fb Fontext" w:hint="cs"/>
          <w:rtl/>
        </w:rPr>
        <w:t>תשמישתייהו</w:t>
      </w:r>
      <w:r w:rsidRPr="00C35A2C">
        <w:rPr>
          <w:rFonts w:ascii="Fb Fontext" w:hAnsi="Fb Fontext"/>
          <w:rtl/>
        </w:rPr>
        <w:t xml:space="preserve"> </w:t>
      </w:r>
      <w:r w:rsidRPr="00C35A2C">
        <w:rPr>
          <w:rFonts w:ascii="Fb Fontext" w:hAnsi="Fb Fontext" w:hint="cs"/>
          <w:rtl/>
        </w:rPr>
        <w:t>לבר</w:t>
      </w:r>
      <w:r w:rsidRPr="00C35A2C">
        <w:rPr>
          <w:rFonts w:ascii="Fb Fontext" w:hAnsi="Fb Fontext"/>
          <w:rtl/>
        </w:rPr>
        <w:t>.</w:t>
      </w:r>
    </w:p>
    <w:p w14:paraId="7AB5DF8E" w14:textId="506D1DE3" w:rsidR="00AC0AF5" w:rsidRPr="001B450D" w:rsidRDefault="001B450D" w:rsidP="00AC0AF5">
      <w:pPr>
        <w:pStyle w:val="aff9"/>
        <w:rPr>
          <w:del w:id="90078" w:author="מנוע עיצוב" w:date="2026-10-08T11:01:28Z"/>
          <w:rtl/>
        </w:rPr>
      </w:pPr>
      <w:del w:id="90077" w:author="מנוע עיצוב" w:date="2026-10-08T11:01:28Z">
        <w:r w:rsidRPr="001B450D">
          <w:rPr>
            <w:rFonts w:hint="cs"/>
            <w:rtl/>
          </w:rPr>
          <w:delText xml:space="preserve">***</w:delText>
        </w:r>
      </w:del>
    </w:p>
    <w:p w14:paraId="2E4E362F" w14:textId="77777777" w:rsidR="00AC0AF5" w:rsidRPr="00C35A2C" w:rsidRDefault="00AC0AF5" w:rsidP="00FB60E0">
      <w:pPr>
        <w:pStyle w:val="afffb"/>
        <w:rPr>
          <w:rtl/>
        </w:rPr>
      </w:pPr>
      <w:ins w:id="9875" w:author="מספור קטעי משנה" w:date="2026-10-06T06:44:59Z">
        <w:r>
          <w:rPr>
            <w:rStyle w:val="MisparKeta"/>
          </w:rPr>
          <w:t xml:space="preserve">ג. </w:t>
        </w:r>
      </w:ins>
      <w:r w:rsidRPr="00C35A2C">
        <w:rPr>
          <w:rFonts w:hint="cs"/>
          <w:rtl/>
        </w:rPr>
        <w:t>ר</w:t>
      </w:r>
      <w:r w:rsidRPr="00C35A2C">
        <w:rPr>
          <w:rtl/>
        </w:rPr>
        <w:t>"</w:t>
      </w:r>
      <w:r w:rsidRPr="00C35A2C">
        <w:rPr>
          <w:rFonts w:hint="cs"/>
          <w:rtl/>
        </w:rPr>
        <w:t>א</w:t>
      </w:r>
      <w:r w:rsidRPr="00C35A2C">
        <w:rPr>
          <w:rtl/>
        </w:rPr>
        <w:t xml:space="preserve"> </w:t>
      </w:r>
      <w:r w:rsidRPr="00C35A2C">
        <w:rPr>
          <w:rFonts w:hint="cs"/>
          <w:rtl/>
        </w:rPr>
        <w:t>אומר</w:t>
      </w:r>
      <w:r w:rsidRPr="00C35A2C">
        <w:rPr>
          <w:rtl/>
        </w:rPr>
        <w:t xml:space="preserve">: </w:t>
      </w:r>
      <w:r w:rsidRPr="00C35A2C">
        <w:rPr>
          <w:rFonts w:hint="cs"/>
          <w:rtl/>
        </w:rPr>
        <w:t>המוכר</w:t>
      </w:r>
      <w:r w:rsidRPr="00C35A2C">
        <w:rPr>
          <w:rtl/>
        </w:rPr>
        <w:t xml:space="preserve"> </w:t>
      </w:r>
      <w:r w:rsidRPr="00C35A2C">
        <w:rPr>
          <w:rFonts w:hint="cs"/>
          <w:rtl/>
        </w:rPr>
        <w:t>את</w:t>
      </w:r>
      <w:r w:rsidRPr="00C35A2C">
        <w:rPr>
          <w:rtl/>
        </w:rPr>
        <w:t xml:space="preserve"> </w:t>
      </w:r>
      <w:r w:rsidRPr="00C35A2C">
        <w:rPr>
          <w:rFonts w:hint="cs"/>
          <w:rtl/>
        </w:rPr>
        <w:t>החצר</w:t>
      </w:r>
      <w:r w:rsidRPr="00C35A2C">
        <w:rPr>
          <w:rtl/>
        </w:rPr>
        <w:t xml:space="preserve"> - </w:t>
      </w:r>
      <w:r w:rsidRPr="00C35A2C">
        <w:rPr>
          <w:rFonts w:hint="cs"/>
          <w:rtl/>
        </w:rPr>
        <w:t>לא</w:t>
      </w:r>
      <w:r w:rsidRPr="00C35A2C">
        <w:rPr>
          <w:rtl/>
        </w:rPr>
        <w:t xml:space="preserve"> </w:t>
      </w:r>
      <w:r w:rsidRPr="00C35A2C">
        <w:rPr>
          <w:rFonts w:hint="cs"/>
          <w:rtl/>
        </w:rPr>
        <w:t>מכר</w:t>
      </w:r>
      <w:r w:rsidRPr="00C35A2C">
        <w:rPr>
          <w:rtl/>
        </w:rPr>
        <w:t xml:space="preserve"> </w:t>
      </w:r>
      <w:r w:rsidRPr="00C35A2C">
        <w:rPr>
          <w:rFonts w:hint="cs"/>
          <w:rtl/>
        </w:rPr>
        <w:t>אלא</w:t>
      </w:r>
      <w:r w:rsidRPr="00C35A2C">
        <w:rPr>
          <w:rtl/>
        </w:rPr>
        <w:t xml:space="preserve"> </w:t>
      </w:r>
      <w:r w:rsidRPr="00C35A2C">
        <w:rPr>
          <w:rFonts w:hint="cs"/>
          <w:rtl/>
        </w:rPr>
        <w:t>אוירה</w:t>
      </w:r>
      <w:r w:rsidRPr="00C35A2C">
        <w:rPr>
          <w:rtl/>
        </w:rPr>
        <w:t xml:space="preserve"> </w:t>
      </w:r>
      <w:r w:rsidRPr="00C35A2C">
        <w:rPr>
          <w:rFonts w:hint="cs"/>
          <w:rtl/>
        </w:rPr>
        <w:t>של</w:t>
      </w:r>
      <w:r w:rsidRPr="00C35A2C">
        <w:rPr>
          <w:rtl/>
        </w:rPr>
        <w:t xml:space="preserve"> </w:t>
      </w:r>
      <w:r w:rsidRPr="00C35A2C">
        <w:rPr>
          <w:rFonts w:hint="cs"/>
          <w:rtl/>
        </w:rPr>
        <w:t>חצר</w:t>
      </w:r>
      <w:r w:rsidRPr="00C35A2C">
        <w:rPr>
          <w:rtl/>
        </w:rPr>
        <w:t>.</w:t>
      </w:r>
    </w:p>
    <w:p w14:paraId="201D6DF0" w14:textId="3C85CACC" w:rsidR="00FB60E0" w:rsidRPr="00FB60E0" w:rsidRDefault="00AC0AF5" w:rsidP="00FB60E0">
      <w:pPr>
        <w:pStyle w:val="36"/>
        <w:framePr w:wrap="notBeside"/>
        <w:rPr>
          <w:rtl/>
        </w:rPr>
      </w:pPr>
      <w:r>
        <w:rPr>
          <w:rFonts w:hint="cs"/>
          <w:rtl/>
        </w:rPr>
        <w:t xml:space="preserve">רבא</w:t>
      </w:r>
      <w:del w:id="41010" w:author="Claude" w:date="2026-10-07T09:24:35Z">
        <w:r>
          <w:rPr>
            <w:rFonts w:hint="cs"/>
            <w:rtl/>
          </w:rPr>
          <w:delText xml:space="preserve"> </w:delText>
        </w:r>
      </w:del>
      <w:r w:rsidR="00FB60E0">
        <w:rPr>
          <w:rFonts w:hint="cs"/>
          <w:rtl/>
        </w:rPr>
        <w:t>:</w:t>
      </w:r>
    </w:p>
    <w:p w14:paraId="09817C9F" w14:textId="6AC62DFD" w:rsidR="00AC0AF5" w:rsidRDefault="00AC0AF5" w:rsidP="00AC0AF5">
      <w:pPr>
        <w:rPr>
          <w:rFonts w:ascii="Fb Fontext" w:hAnsi="Fb Fontext"/>
          <w:rtl/>
        </w:rPr>
      </w:pPr>
      <w:r w:rsidRPr="00FB60E0">
        <w:rPr>
          <w:rStyle w:val="afff8"/>
          <w:rFonts w:hint="cs"/>
          <w:rtl/>
        </w:rPr>
        <w:t>דירתא</w:t>
      </w:r>
      <w:r w:rsidRPr="00C35A2C">
        <w:rPr>
          <w:rFonts w:ascii="Fb Fontext" w:hAnsi="Fb Fontext"/>
          <w:rtl/>
        </w:rPr>
        <w:t xml:space="preserve"> </w:t>
      </w:r>
      <w:r w:rsidR="00FB60E0">
        <w:rPr>
          <w:rFonts w:ascii="Fb Fontext" w:hAnsi="Fb Fontext" w:hint="cs"/>
          <w:rtl/>
        </w:rPr>
        <w:t xml:space="preserve">- </w:t>
      </w:r>
      <w:r w:rsidRPr="00C35A2C">
        <w:rPr>
          <w:rFonts w:ascii="Fb Fontext" w:hAnsi="Fb Fontext" w:hint="cs"/>
          <w:rtl/>
        </w:rPr>
        <w:t>בתי</w:t>
      </w:r>
      <w:r w:rsidRPr="00C35A2C">
        <w:rPr>
          <w:rFonts w:ascii="Fb Fontext" w:hAnsi="Fb Fontext"/>
          <w:rtl/>
        </w:rPr>
        <w:t xml:space="preserve"> </w:t>
      </w:r>
      <w:r w:rsidRPr="00C35A2C">
        <w:rPr>
          <w:rFonts w:ascii="Fb Fontext" w:hAnsi="Fb Fontext" w:hint="cs"/>
          <w:rtl/>
        </w:rPr>
        <w:t>משמע</w:t>
      </w:r>
      <w:r w:rsidRPr="00C35A2C">
        <w:rPr>
          <w:rFonts w:ascii="Fb Fontext" w:hAnsi="Fb Fontext"/>
          <w:rtl/>
        </w:rPr>
        <w:t>,</w:t>
      </w:r>
    </w:p>
    <w:p w14:paraId="4796A78B" w14:textId="2ACAE563" w:rsidR="00AC0AF5" w:rsidRPr="00C35A2C" w:rsidRDefault="00AC0AF5" w:rsidP="00AC0AF5">
      <w:pPr>
        <w:rPr>
          <w:rFonts w:ascii="Fb Fontext" w:hAnsi="Fb Fontext"/>
          <w:rtl/>
        </w:rPr>
      </w:pPr>
      <w:r w:rsidRPr="00FB60E0">
        <w:rPr>
          <w:rStyle w:val="afff8"/>
          <w:rFonts w:hint="cs"/>
          <w:rtl/>
        </w:rPr>
        <w:t>דרתא</w:t>
      </w:r>
      <w:r w:rsidRPr="00C35A2C">
        <w:rPr>
          <w:rFonts w:ascii="Fb Fontext" w:hAnsi="Fb Fontext" w:hint="cs"/>
          <w:rtl/>
        </w:rPr>
        <w:t xml:space="preserve"> </w:t>
      </w:r>
      <w:r w:rsidR="00AD221F" w:rsidRPr="00FB60E0">
        <w:rPr>
          <w:rStyle w:val="affffe"/>
          <w:rFonts w:hint="cs"/>
          <w:rtl/>
        </w:rPr>
        <w:t>חלקו</w:t>
      </w:r>
      <w:r w:rsidRPr="00C35A2C">
        <w:rPr>
          <w:rFonts w:ascii="Fb Fontext" w:hAnsi="Fb Fontext" w:hint="cs"/>
          <w:rtl/>
        </w:rPr>
        <w:t xml:space="preserve"> אי תרביצא</w:t>
      </w:r>
      <w:r w:rsidRPr="00C35A2C">
        <w:rPr>
          <w:rFonts w:ascii="Fb Fontext" w:hAnsi="Fb Fontext"/>
          <w:rtl/>
        </w:rPr>
        <w:t xml:space="preserve"> </w:t>
      </w:r>
      <w:r w:rsidR="00FB60E0" w:rsidRPr="00FB60E0">
        <w:rPr>
          <w:rStyle w:val="afffff0"/>
          <w:rFonts w:hint="cs"/>
          <w:rtl/>
        </w:rPr>
        <w:t>[חצר הפתוחה לאויר</w:t>
      </w:r>
      <w:r w:rsidR="00FB60E0">
        <w:rPr>
          <w:rStyle w:val="afffff0"/>
          <w:rFonts w:hint="cs"/>
          <w:rtl/>
        </w:rPr>
        <w:t xml:space="preserve">] </w:t>
      </w:r>
      <w:r w:rsidRPr="00C35A2C">
        <w:rPr>
          <w:rFonts w:ascii="Fb Fontext" w:hAnsi="Fb Fontext" w:hint="cs"/>
          <w:rtl/>
        </w:rPr>
        <w:t>משמע</w:t>
      </w:r>
      <w:r w:rsidRPr="00C35A2C">
        <w:rPr>
          <w:rFonts w:ascii="Fb Fontext" w:hAnsi="Fb Fontext"/>
          <w:rtl/>
        </w:rPr>
        <w:t xml:space="preserve">, </w:t>
      </w:r>
      <w:r w:rsidRPr="00C35A2C">
        <w:rPr>
          <w:rFonts w:ascii="Fb Fontext" w:hAnsi="Fb Fontext" w:hint="cs"/>
          <w:rtl/>
        </w:rPr>
        <w:t>אי</w:t>
      </w:r>
      <w:r w:rsidRPr="00C35A2C">
        <w:rPr>
          <w:rFonts w:ascii="Fb Fontext" w:hAnsi="Fb Fontext"/>
          <w:rtl/>
        </w:rPr>
        <w:t xml:space="preserve"> </w:t>
      </w:r>
      <w:r w:rsidRPr="00C35A2C">
        <w:rPr>
          <w:rFonts w:ascii="Fb Fontext" w:hAnsi="Fb Fontext" w:hint="cs"/>
          <w:rtl/>
        </w:rPr>
        <w:t>בתי</w:t>
      </w:r>
      <w:r w:rsidRPr="00C35A2C">
        <w:rPr>
          <w:rFonts w:ascii="Fb Fontext" w:hAnsi="Fb Fontext"/>
          <w:rtl/>
        </w:rPr>
        <w:t xml:space="preserve"> </w:t>
      </w:r>
      <w:r w:rsidRPr="00C35A2C">
        <w:rPr>
          <w:rFonts w:ascii="Fb Fontext" w:hAnsi="Fb Fontext" w:hint="cs"/>
          <w:rtl/>
        </w:rPr>
        <w:t>משמע</w:t>
      </w:r>
      <w:r w:rsidRPr="00C35A2C">
        <w:rPr>
          <w:rFonts w:ascii="Fb Fontext" w:hAnsi="Fb Fontext"/>
          <w:rtl/>
        </w:rPr>
        <w:t>.</w:t>
      </w:r>
    </w:p>
    <w:p w14:paraId="5A05C4E7" w14:textId="77777777" w:rsidR="00FB60E0" w:rsidRPr="00FB60E0" w:rsidRDefault="00AC0AF5" w:rsidP="00FB60E0">
      <w:pPr>
        <w:pStyle w:val="36"/>
        <w:framePr w:wrap="notBeside"/>
        <w:rPr>
          <w:rtl/>
        </w:rPr>
      </w:pPr>
      <w:r w:rsidRPr="00FB60E0">
        <w:rPr>
          <w:rFonts w:hint="cs"/>
          <w:rtl/>
        </w:rPr>
        <w:t>א</w:t>
      </w:r>
      <w:r w:rsidRPr="00FB60E0">
        <w:rPr>
          <w:rtl/>
        </w:rPr>
        <w:t>"</w:t>
      </w:r>
      <w:r w:rsidRPr="00FB60E0">
        <w:rPr>
          <w:rFonts w:hint="cs"/>
          <w:rtl/>
        </w:rPr>
        <w:t>ד מרבא:</w:t>
      </w:r>
    </w:p>
    <w:p w14:paraId="79A659C8" w14:textId="249F1825" w:rsidR="00AC0AF5" w:rsidRDefault="00AC0AF5" w:rsidP="00AC0AF5">
      <w:pPr>
        <w:rPr>
          <w:rFonts w:ascii="Fb Fontext" w:hAnsi="Fb Fontext"/>
          <w:rtl/>
        </w:rPr>
      </w:pPr>
      <w:r w:rsidRPr="00FB60E0">
        <w:rPr>
          <w:rStyle w:val="afff8"/>
          <w:rFonts w:hint="cs"/>
          <w:rtl/>
        </w:rPr>
        <w:t>דרתא</w:t>
      </w:r>
      <w:r w:rsidRPr="00C35A2C">
        <w:rPr>
          <w:rFonts w:ascii="Fb Fontext" w:hAnsi="Fb Fontext"/>
          <w:rtl/>
        </w:rPr>
        <w:t xml:space="preserve"> </w:t>
      </w:r>
      <w:r w:rsidR="00FB60E0">
        <w:rPr>
          <w:rFonts w:ascii="Fb Fontext" w:hAnsi="Fb Fontext" w:hint="cs"/>
          <w:rtl/>
        </w:rPr>
        <w:t xml:space="preserve">- </w:t>
      </w:r>
      <w:r w:rsidRPr="00C35A2C">
        <w:rPr>
          <w:rFonts w:ascii="Fb Fontext" w:hAnsi="Fb Fontext" w:hint="cs"/>
          <w:rtl/>
        </w:rPr>
        <w:t>בתי</w:t>
      </w:r>
      <w:r w:rsidRPr="00C35A2C">
        <w:rPr>
          <w:rFonts w:ascii="Fb Fontext" w:hAnsi="Fb Fontext"/>
          <w:rtl/>
        </w:rPr>
        <w:t xml:space="preserve"> </w:t>
      </w:r>
      <w:r w:rsidRPr="00C35A2C">
        <w:rPr>
          <w:rFonts w:ascii="Fb Fontext" w:hAnsi="Fb Fontext" w:hint="cs"/>
          <w:rtl/>
        </w:rPr>
        <w:t>משמע</w:t>
      </w:r>
      <w:r w:rsidRPr="00C35A2C">
        <w:rPr>
          <w:rFonts w:ascii="Fb Fontext" w:hAnsi="Fb Fontext"/>
          <w:rtl/>
        </w:rPr>
        <w:t>,</w:t>
      </w:r>
    </w:p>
    <w:p w14:paraId="7DCF4922" w14:textId="7D26B6A7" w:rsidR="00AC0AF5" w:rsidRPr="00C35A2C" w:rsidRDefault="00AC0AF5" w:rsidP="00FB60E0">
      <w:pPr>
        <w:spacing w:after="60"/>
        <w:rPr>
          <w:rFonts w:ascii="Fb Fontext" w:hAnsi="Fb Fontext" w:cs="Guttman Vilna"/>
          <w:b/>
          <w:bCs/>
          <w:rtl/>
        </w:rPr>
      </w:pPr>
      <w:r w:rsidRPr="00FB60E0">
        <w:rPr>
          <w:rStyle w:val="afff8"/>
          <w:rFonts w:hint="cs"/>
          <w:rtl/>
        </w:rPr>
        <w:t>חצר</w:t>
      </w:r>
      <w:r w:rsidRPr="00C35A2C">
        <w:rPr>
          <w:rFonts w:ascii="Fb Fontext" w:hAnsi="Fb Fontext" w:hint="cs"/>
          <w:rtl/>
        </w:rPr>
        <w:t xml:space="preserve"> </w:t>
      </w:r>
      <w:r w:rsidR="00AD221F" w:rsidRPr="00FB60E0">
        <w:rPr>
          <w:rStyle w:val="affffe"/>
          <w:rFonts w:hint="cs"/>
          <w:rtl/>
        </w:rPr>
        <w:t>חלקו</w:t>
      </w:r>
      <w:r w:rsidRPr="00C35A2C">
        <w:rPr>
          <w:rFonts w:ascii="Fb Fontext" w:hAnsi="Fb Fontext" w:hint="cs"/>
          <w:rtl/>
        </w:rPr>
        <w:t xml:space="preserve"> אי אויר</w:t>
      </w:r>
      <w:r w:rsidRPr="00C35A2C">
        <w:rPr>
          <w:rFonts w:ascii="Fb Fontext" w:hAnsi="Fb Fontext"/>
          <w:rtl/>
        </w:rPr>
        <w:t xml:space="preserve"> </w:t>
      </w:r>
      <w:r w:rsidRPr="00C35A2C">
        <w:rPr>
          <w:rFonts w:ascii="Fb Fontext" w:hAnsi="Fb Fontext" w:hint="cs"/>
          <w:rtl/>
        </w:rPr>
        <w:t>משמע</w:t>
      </w:r>
      <w:r w:rsidRPr="00C35A2C">
        <w:rPr>
          <w:rFonts w:ascii="Fb Fontext" w:hAnsi="Fb Fontext"/>
          <w:rtl/>
        </w:rPr>
        <w:t xml:space="preserve">, </w:t>
      </w:r>
      <w:r w:rsidRPr="00C35A2C">
        <w:rPr>
          <w:rFonts w:ascii="Fb Fontext" w:hAnsi="Fb Fontext" w:hint="cs"/>
          <w:rtl/>
        </w:rPr>
        <w:t>אי כחצר</w:t>
      </w:r>
      <w:r w:rsidRPr="00C35A2C">
        <w:rPr>
          <w:rFonts w:ascii="Fb Fontext" w:hAnsi="Fb Fontext"/>
          <w:rtl/>
        </w:rPr>
        <w:t xml:space="preserve"> </w:t>
      </w:r>
      <w:r w:rsidRPr="00C35A2C">
        <w:rPr>
          <w:rFonts w:ascii="Fb Fontext" w:hAnsi="Fb Fontext" w:hint="cs"/>
          <w:rtl/>
        </w:rPr>
        <w:t>המשכן</w:t>
      </w:r>
      <w:r w:rsidRPr="00C35A2C">
        <w:rPr>
          <w:rFonts w:ascii="Fb Fontext" w:hAnsi="Fb Fontext"/>
          <w:rtl/>
        </w:rPr>
        <w:t>.</w:t>
      </w:r>
    </w:p>
    <w:p w14:paraId="195321F3" w14:textId="77777777" w:rsidR="00FB60E0" w:rsidRPr="00FB60E0" w:rsidRDefault="00AC0AF5" w:rsidP="00FB60E0">
      <w:pPr>
        <w:pStyle w:val="36"/>
        <w:framePr w:wrap="notBeside"/>
        <w:rPr>
          <w:rtl/>
        </w:rPr>
      </w:pPr>
      <w:r w:rsidRPr="00FB60E0">
        <w:rPr>
          <w:rFonts w:hint="cs"/>
          <w:rtl/>
        </w:rPr>
        <w:t>רבא מר</w:t>
      </w:r>
      <w:r w:rsidRPr="00FB60E0">
        <w:rPr>
          <w:rtl/>
        </w:rPr>
        <w:t>"</w:t>
      </w:r>
      <w:r w:rsidRPr="00FB60E0">
        <w:rPr>
          <w:rFonts w:hint="cs"/>
          <w:rtl/>
        </w:rPr>
        <w:t>נ</w:t>
      </w:r>
      <w:r w:rsidRPr="00FB60E0">
        <w:rPr>
          <w:rtl/>
        </w:rPr>
        <w:t>:</w:t>
      </w:r>
    </w:p>
    <w:p w14:paraId="1435AABF" w14:textId="3E7C72F0" w:rsidR="00AC0AF5" w:rsidRDefault="00AC0AF5" w:rsidP="00AC0AF5">
      <w:pPr>
        <w:rPr>
          <w:rFonts w:ascii="Fb Fontext" w:hAnsi="Fb Fontext"/>
          <w:sz w:val="32"/>
          <w:rtl/>
        </w:rPr>
      </w:pPr>
      <w:r w:rsidRPr="00C35A2C">
        <w:rPr>
          <w:rFonts w:ascii="Fb Fontext" w:hAnsi="Fb Fontext" w:hint="cs"/>
          <w:sz w:val="32"/>
          <w:rtl/>
        </w:rPr>
        <w:t>מכר</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חולסית</w:t>
      </w:r>
      <w:r w:rsidRPr="00C35A2C">
        <w:rPr>
          <w:rFonts w:ascii="Fb Fontext" w:hAnsi="Fb Fontext"/>
          <w:sz w:val="32"/>
          <w:rtl/>
        </w:rPr>
        <w:t xml:space="preserve"> </w:t>
      </w:r>
      <w:r w:rsidRPr="00C35A2C">
        <w:rPr>
          <w:rFonts w:ascii="Fb Fontext" w:hAnsi="Fb Fontext" w:hint="cs"/>
          <w:sz w:val="32"/>
          <w:rtl/>
        </w:rPr>
        <w:t>ומצולה</w:t>
      </w:r>
      <w:r w:rsidRPr="00C35A2C">
        <w:rPr>
          <w:rFonts w:ascii="Fb Fontext" w:hAnsi="Fb Fontext"/>
          <w:sz w:val="32"/>
          <w:rtl/>
        </w:rPr>
        <w:t xml:space="preserve">, </w:t>
      </w:r>
      <w:r w:rsidRPr="00C35A2C">
        <w:rPr>
          <w:rFonts w:ascii="Fb Fontext" w:hAnsi="Fb Fontext" w:hint="cs"/>
          <w:sz w:val="32"/>
          <w:rtl/>
        </w:rPr>
        <w:t>החזיק</w:t>
      </w:r>
      <w:r w:rsidRPr="00C35A2C">
        <w:rPr>
          <w:rFonts w:ascii="Fb Fontext" w:hAnsi="Fb Fontext"/>
          <w:sz w:val="32"/>
          <w:rtl/>
        </w:rPr>
        <w:t xml:space="preserve"> </w:t>
      </w:r>
      <w:r w:rsidRPr="00C35A2C">
        <w:rPr>
          <w:rFonts w:ascii="Fb Fontext" w:hAnsi="Fb Fontext" w:hint="cs"/>
          <w:sz w:val="32"/>
          <w:rtl/>
        </w:rPr>
        <w:t>בזה לא קנה בזה דתרי תשמיש הוא</w:t>
      </w:r>
    </w:p>
    <w:p w14:paraId="06424E73" w14:textId="77777777" w:rsidR="00FB60E0" w:rsidRPr="00FB60E0" w:rsidRDefault="00AC0AF5" w:rsidP="00FB60E0">
      <w:pPr>
        <w:pStyle w:val="36"/>
        <w:framePr w:wrap="notBeside"/>
        <w:rPr>
          <w:rtl/>
        </w:rPr>
      </w:pPr>
      <w:r w:rsidRPr="00FB60E0">
        <w:rPr>
          <w:rFonts w:hint="cs"/>
          <w:rtl/>
        </w:rPr>
        <w:t>והך</w:t>
      </w:r>
    </w:p>
    <w:p w14:paraId="0D140A28" w14:textId="77777777" w:rsidR="00FB60E0" w:rsidRDefault="00AC0AF5" w:rsidP="00AC0AF5">
      <w:pPr>
        <w:rPr>
          <w:rFonts w:ascii="Fb Fontext" w:hAnsi="Fb Fontext"/>
          <w:rtl/>
        </w:rPr>
      </w:pPr>
      <w:r w:rsidRPr="00C35A2C">
        <w:rPr>
          <w:rFonts w:ascii="Fb Fontext" w:hAnsi="Fb Fontext" w:hint="cs"/>
          <w:rtl/>
        </w:rPr>
        <w:t>דהחזיק בא</w:t>
      </w:r>
      <w:r w:rsidRPr="00F10693">
        <w:rPr>
          <w:rFonts w:hint="cs"/>
          <w:rtl/>
        </w:rPr>
        <w:t xml:space="preserve">' </w:t>
      </w:r>
      <w:r w:rsidRPr="00C35A2C">
        <w:rPr>
          <w:rFonts w:ascii="Fb Fontext" w:hAnsi="Fb Fontext" w:hint="cs"/>
          <w:rtl/>
        </w:rPr>
        <w:t>מי</w:t>
      </w:r>
      <w:r w:rsidRPr="00F10693">
        <w:rPr>
          <w:rFonts w:hint="cs"/>
          <w:rtl/>
        </w:rPr>
        <w:t xml:space="preserve">' </w:t>
      </w:r>
      <w:r w:rsidRPr="00C35A2C">
        <w:rPr>
          <w:rFonts w:ascii="Fb Fontext" w:hAnsi="Fb Fontext" w:hint="cs"/>
          <w:rtl/>
        </w:rPr>
        <w:t>שדות בי</w:t>
      </w:r>
      <w:r w:rsidRPr="00F10693">
        <w:rPr>
          <w:rFonts w:hint="cs"/>
          <w:rtl/>
        </w:rPr>
        <w:t xml:space="preserve">' </w:t>
      </w:r>
      <w:r w:rsidRPr="00C35A2C">
        <w:rPr>
          <w:rFonts w:ascii="Fb Fontext" w:hAnsi="Fb Fontext" w:hint="cs"/>
          <w:rtl/>
        </w:rPr>
        <w:t xml:space="preserve">מדינות קנה כולן </w:t>
      </w:r>
    </w:p>
    <w:p w14:paraId="1973CD68" w14:textId="77777777" w:rsidR="00FB60E0" w:rsidRPr="00FB60E0" w:rsidRDefault="00FB60E0" w:rsidP="00FB60E0">
      <w:pPr>
        <w:pStyle w:val="36"/>
        <w:framePr w:wrap="notBeside"/>
        <w:rPr>
          <w:rtl/>
        </w:rPr>
      </w:pPr>
      <w:r w:rsidRPr="00FB60E0">
        <w:rPr>
          <w:rFonts w:hint="cs"/>
          <w:rtl/>
        </w:rPr>
        <w:t>-</w:t>
      </w:r>
    </w:p>
    <w:p w14:paraId="69E40B92" w14:textId="56FC9589" w:rsidR="00AC0AF5" w:rsidRDefault="00AC0AF5" w:rsidP="00AC0AF5">
      <w:pPr>
        <w:rPr>
          <w:rFonts w:ascii="Fb Fontext" w:hAnsi="Fb Fontext"/>
          <w:rtl/>
        </w:rPr>
      </w:pPr>
      <w:r w:rsidRPr="00C35A2C">
        <w:rPr>
          <w:rFonts w:ascii="Fb Fontext" w:hAnsi="Fb Fontext" w:hint="cs"/>
          <w:rtl/>
        </w:rPr>
        <w:t>דחד תשמיש וסדנא דארעא חד</w:t>
      </w:r>
    </w:p>
    <w:p w14:paraId="29CDA3CD" w14:textId="77777777" w:rsidR="00FB60E0" w:rsidRPr="00FB60E0" w:rsidRDefault="00AC0AF5" w:rsidP="00FB60E0">
      <w:pPr>
        <w:pStyle w:val="36"/>
        <w:framePr w:wrap="notBeside"/>
        <w:rPr>
          <w:rtl/>
        </w:rPr>
      </w:pPr>
      <w:r w:rsidRPr="00FB60E0">
        <w:rPr>
          <w:rFonts w:hint="cs"/>
          <w:rtl/>
        </w:rPr>
        <w:t>א</w:t>
      </w:r>
      <w:r w:rsidRPr="00FB60E0">
        <w:rPr>
          <w:rtl/>
        </w:rPr>
        <w:t>"</w:t>
      </w:r>
      <w:r w:rsidRPr="00FB60E0">
        <w:rPr>
          <w:rFonts w:hint="cs"/>
          <w:rtl/>
        </w:rPr>
        <w:t>ד רבא מר</w:t>
      </w:r>
      <w:r w:rsidRPr="00FB60E0">
        <w:rPr>
          <w:rtl/>
        </w:rPr>
        <w:t>"</w:t>
      </w:r>
      <w:r w:rsidRPr="00FB60E0">
        <w:rPr>
          <w:rFonts w:hint="cs"/>
          <w:rtl/>
        </w:rPr>
        <w:t>נ</w:t>
      </w:r>
      <w:r w:rsidRPr="00FB60E0">
        <w:rPr>
          <w:rtl/>
        </w:rPr>
        <w:t>:</w:t>
      </w:r>
    </w:p>
    <w:p w14:paraId="6C9CC3FE" w14:textId="2A97C816" w:rsidR="00AC0AF5" w:rsidRPr="00FB60E0" w:rsidRDefault="00AC0AF5" w:rsidP="00AC0AF5">
      <w:pPr>
        <w:rPr>
          <w:rFonts w:ascii="Fb Fontext" w:hAnsi="Fb Fontext"/>
          <w:spacing w:val="-4"/>
          <w:rtl/>
        </w:rPr>
      </w:pPr>
      <w:r w:rsidRPr="00FB60E0">
        <w:rPr>
          <w:rFonts w:ascii="Fb Fontext" w:hAnsi="Fb Fontext" w:hint="cs"/>
          <w:spacing w:val="-4"/>
          <w:rtl/>
        </w:rPr>
        <w:t>החזיק</w:t>
      </w:r>
      <w:r w:rsidRPr="00FB60E0">
        <w:rPr>
          <w:rFonts w:ascii="Fb Fontext" w:hAnsi="Fb Fontext"/>
          <w:spacing w:val="-4"/>
          <w:rtl/>
        </w:rPr>
        <w:t xml:space="preserve"> </w:t>
      </w:r>
      <w:r w:rsidRPr="00FB60E0">
        <w:rPr>
          <w:rFonts w:ascii="Fb Fontext" w:hAnsi="Fb Fontext" w:hint="cs"/>
          <w:spacing w:val="-4"/>
          <w:rtl/>
        </w:rPr>
        <w:t>בחולסית</w:t>
      </w:r>
      <w:r w:rsidRPr="00FB60E0">
        <w:rPr>
          <w:rFonts w:ascii="Fb Fontext" w:hAnsi="Fb Fontext"/>
          <w:spacing w:val="-4"/>
          <w:rtl/>
        </w:rPr>
        <w:t xml:space="preserve"> </w:t>
      </w:r>
      <w:r w:rsidRPr="00FB60E0">
        <w:rPr>
          <w:rFonts w:ascii="Fb Fontext" w:hAnsi="Fb Fontext" w:hint="cs"/>
          <w:spacing w:val="-4"/>
          <w:rtl/>
        </w:rPr>
        <w:t>קנה</w:t>
      </w:r>
      <w:r w:rsidRPr="00FB60E0">
        <w:rPr>
          <w:rFonts w:ascii="Fb Fontext" w:hAnsi="Fb Fontext"/>
          <w:spacing w:val="-4"/>
          <w:rtl/>
        </w:rPr>
        <w:t xml:space="preserve"> </w:t>
      </w:r>
      <w:r w:rsidRPr="00FB60E0">
        <w:rPr>
          <w:rFonts w:ascii="Fb Fontext" w:hAnsi="Fb Fontext" w:hint="cs"/>
          <w:spacing w:val="-4"/>
          <w:rtl/>
        </w:rPr>
        <w:t xml:space="preserve">מצולה </w:t>
      </w:r>
      <w:r w:rsidRPr="00FB60E0">
        <w:rPr>
          <w:rStyle w:val="affffe"/>
          <w:rFonts w:hint="cs"/>
          <w:spacing w:val="-4"/>
          <w:rtl/>
        </w:rPr>
        <w:t>וקמ</w:t>
      </w:r>
      <w:r w:rsidRPr="00FB60E0">
        <w:rPr>
          <w:rStyle w:val="affffe"/>
          <w:spacing w:val="-4"/>
          <w:rtl/>
        </w:rPr>
        <w:t>"</w:t>
      </w:r>
      <w:r w:rsidRPr="00FB60E0">
        <w:rPr>
          <w:rStyle w:val="affffe"/>
          <w:rFonts w:hint="cs"/>
          <w:spacing w:val="-4"/>
          <w:rtl/>
        </w:rPr>
        <w:t>ל</w:t>
      </w:r>
      <w:r w:rsidRPr="00FB60E0">
        <w:rPr>
          <w:rFonts w:ascii="Fb Fontext" w:hAnsi="Fb Fontext" w:hint="cs"/>
          <w:spacing w:val="-4"/>
          <w:rtl/>
        </w:rPr>
        <w:t xml:space="preserve"> אפי</w:t>
      </w:r>
      <w:r w:rsidRPr="00FB60E0">
        <w:rPr>
          <w:rFonts w:hint="cs"/>
          <w:spacing w:val="-4"/>
          <w:rtl/>
        </w:rPr>
        <w:t xml:space="preserve">' </w:t>
      </w:r>
      <w:r w:rsidR="00FB60E0" w:rsidRPr="00FB60E0">
        <w:rPr>
          <w:rFonts w:ascii="Fb Fontext" w:hAnsi="Fb Fontext" w:hint="cs"/>
          <w:spacing w:val="-4"/>
          <w:rtl/>
        </w:rPr>
        <w:t xml:space="preserve">שאינו </w:t>
      </w:r>
      <w:r w:rsidRPr="00FB60E0">
        <w:rPr>
          <w:rFonts w:ascii="Fb Fontext" w:hAnsi="Fb Fontext" w:hint="cs"/>
          <w:spacing w:val="-4"/>
          <w:rtl/>
        </w:rPr>
        <w:t xml:space="preserve">חד תשמיש </w:t>
      </w:r>
      <w:r w:rsidR="00FB60E0" w:rsidRPr="00FB60E0">
        <w:rPr>
          <w:rStyle w:val="afffff0"/>
          <w:rFonts w:hint="cs"/>
          <w:spacing w:val="-4"/>
          <w:rtl/>
        </w:rPr>
        <w:t>ו</w:t>
      </w:r>
      <w:r w:rsidRPr="00FB60E0">
        <w:rPr>
          <w:rStyle w:val="afffff0"/>
          <w:rFonts w:hint="cs"/>
          <w:spacing w:val="-4"/>
          <w:rtl/>
        </w:rPr>
        <w:t>כעשר שדות</w:t>
      </w:r>
    </w:p>
    <w:p w14:paraId="5517CCF3" w14:textId="4A6F473F" w:rsidR="00AC0AF5" w:rsidRPr="001B450D" w:rsidRDefault="001B450D" w:rsidP="00AC0AF5">
      <w:pPr>
        <w:pStyle w:val="aff9"/>
        <w:rPr>
          <w:rtl/>
        </w:rPr>
      </w:pPr>
      <w:r w:rsidRPr="001B450D">
        <w:rPr>
          <w:rFonts w:hint="cs"/>
          <w:rtl/>
        </w:rPr>
        <w:t>***</w:t>
      </w:r>
    </w:p>
    <w:p w14:paraId="0D1E72DA" w14:textId="77777777" w:rsidR="00AC0AF5" w:rsidRPr="00C35A2C" w:rsidRDefault="00AC0AF5" w:rsidP="00982F98">
      <w:pPr>
        <w:pStyle w:val="affe"/>
        <w:framePr w:wrap="around"/>
        <w:rPr>
          <w:rtl/>
        </w:rPr>
      </w:pPr>
      <w:r w:rsidRPr="00C35A2C">
        <w:rPr>
          <w:rtl/>
        </w:rPr>
        <w:t>סז:</w:t>
      </w:r>
    </w:p>
    <w:p w14:paraId="6428D03D" w14:textId="77777777" w:rsidR="00AC0AF5" w:rsidRPr="00C35A2C" w:rsidRDefault="00AC0AF5" w:rsidP="00FB60E0">
      <w:pPr>
        <w:pStyle w:val="affffb"/>
        <w:framePr w:wrap="around"/>
        <w:rPr>
          <w:rtl/>
        </w:rPr>
      </w:pPr>
      <w:del w:id="20279" w:author="קלוד" w:date="2026-10-06T10:07:33Z">
        <w:r>
          <w:rPr>
            <w:rtl/>
          </w:rPr>
          <w:delText xml:space="preserve">מתני</w:delText>
        </w:r>
      </w:del>
      <w:ins w:id="20280" w:author="קלוד" w:date="2026-10-06T10:07:33Z">
        <w:r>
          <w:rPr>
            <w:rtl/>
          </w:rPr>
          <w:t xml:space="preserve">משנה ה</w:t>
        </w:r>
      </w:ins>
      <w:del w:id="20281" w:author="קלוד" w:date="2026-10-06T10:07:33Z">
        <w:r>
          <w:rPr>
            <w:rtl/>
          </w:rPr>
          <w:delText xml:space="preserve">'.</w:delText>
        </w:r>
      </w:del>
    </w:p>
    <w:p w14:paraId="327160FF" w14:textId="77777777" w:rsidR="00FB60E0" w:rsidRDefault="00AC0AF5" w:rsidP="00DB3591">
      <w:pPr>
        <w:pStyle w:val="afff3"/>
        <w:rPr>
          <w:rtl/>
        </w:rPr>
      </w:pPr>
      <w:r w:rsidRPr="00C35A2C">
        <w:rPr>
          <w:rFonts w:hint="cs"/>
          <w:rtl/>
        </w:rPr>
        <w:t>המוכר</w:t>
      </w:r>
      <w:r w:rsidRPr="00C35A2C">
        <w:rPr>
          <w:rtl/>
        </w:rPr>
        <w:t xml:space="preserve"> </w:t>
      </w:r>
      <w:r w:rsidRPr="00C35A2C">
        <w:rPr>
          <w:rFonts w:hint="cs"/>
          <w:rtl/>
        </w:rPr>
        <w:t>בית</w:t>
      </w:r>
      <w:r w:rsidRPr="00C35A2C">
        <w:rPr>
          <w:rtl/>
        </w:rPr>
        <w:t xml:space="preserve"> </w:t>
      </w:r>
      <w:r w:rsidRPr="00C35A2C">
        <w:rPr>
          <w:rFonts w:hint="cs"/>
          <w:rtl/>
        </w:rPr>
        <w:t>הבד</w:t>
      </w:r>
    </w:p>
    <w:p w14:paraId="3841B5FA" w14:textId="1B3DF1C9" w:rsidR="00FB60E0" w:rsidRDefault="00AC0AF5" w:rsidP="00DB3591">
      <w:pPr>
        <w:pStyle w:val="afff3"/>
        <w:rPr>
          <w:rtl/>
        </w:rPr>
      </w:pPr>
      <w:r w:rsidRPr="00C35A2C">
        <w:rPr>
          <w:rtl/>
        </w:rPr>
        <w:t xml:space="preserve"> - </w:t>
      </w:r>
      <w:r w:rsidRPr="00C35A2C">
        <w:rPr>
          <w:rFonts w:hint="cs"/>
          <w:rtl/>
        </w:rPr>
        <w:t>מכר</w:t>
      </w:r>
      <w:r w:rsidRPr="00C35A2C">
        <w:rPr>
          <w:rtl/>
        </w:rPr>
        <w:t xml:space="preserve"> </w:t>
      </w:r>
      <w:r w:rsidRPr="00C35A2C">
        <w:rPr>
          <w:rFonts w:hint="cs"/>
          <w:rtl/>
        </w:rPr>
        <w:t>את</w:t>
      </w:r>
      <w:r w:rsidRPr="00C35A2C">
        <w:rPr>
          <w:rtl/>
        </w:rPr>
        <w:t xml:space="preserve"> </w:t>
      </w:r>
      <w:r w:rsidRPr="00C35A2C">
        <w:rPr>
          <w:rFonts w:hint="cs"/>
          <w:rtl/>
        </w:rPr>
        <w:t>הים</w:t>
      </w:r>
      <w:r w:rsidRPr="00C35A2C">
        <w:rPr>
          <w:rtl/>
        </w:rPr>
        <w:t xml:space="preserve"> </w:t>
      </w:r>
      <w:r w:rsidRPr="00C35A2C">
        <w:rPr>
          <w:rFonts w:hint="cs"/>
          <w:rtl/>
        </w:rPr>
        <w:t>ואת</w:t>
      </w:r>
      <w:r w:rsidRPr="00C35A2C">
        <w:rPr>
          <w:rtl/>
        </w:rPr>
        <w:t xml:space="preserve"> </w:t>
      </w:r>
      <w:r w:rsidRPr="00C35A2C">
        <w:rPr>
          <w:rFonts w:hint="cs"/>
          <w:rtl/>
        </w:rPr>
        <w:t>הממל</w:t>
      </w:r>
      <w:r w:rsidRPr="00C35A2C">
        <w:rPr>
          <w:rtl/>
        </w:rPr>
        <w:t xml:space="preserve"> </w:t>
      </w:r>
      <w:r w:rsidRPr="00C35A2C">
        <w:rPr>
          <w:rFonts w:hint="cs"/>
          <w:rtl/>
        </w:rPr>
        <w:t>ואת</w:t>
      </w:r>
      <w:r w:rsidRPr="00C35A2C">
        <w:rPr>
          <w:rtl/>
        </w:rPr>
        <w:t xml:space="preserve"> </w:t>
      </w:r>
      <w:r w:rsidRPr="00C35A2C">
        <w:rPr>
          <w:rFonts w:hint="cs"/>
          <w:rtl/>
        </w:rPr>
        <w:t>הבתולות</w:t>
      </w:r>
      <w:r w:rsidRPr="00C35A2C">
        <w:rPr>
          <w:rtl/>
        </w:rPr>
        <w:t xml:space="preserve">, </w:t>
      </w:r>
    </w:p>
    <w:p w14:paraId="0CC99319" w14:textId="201A9E90" w:rsidR="00AC0AF5" w:rsidRDefault="00AC0AF5" w:rsidP="00DB3591">
      <w:pPr>
        <w:pStyle w:val="afff3"/>
        <w:rPr>
          <w:rtl/>
        </w:rPr>
      </w:pPr>
      <w:r w:rsidRPr="00C35A2C">
        <w:rPr>
          <w:rFonts w:hint="cs"/>
          <w:rtl/>
        </w:rPr>
        <w:t>אבל</w:t>
      </w:r>
      <w:r w:rsidRPr="00C35A2C">
        <w:rPr>
          <w:rtl/>
        </w:rPr>
        <w:t xml:space="preserve"> </w:t>
      </w:r>
      <w:r w:rsidRPr="00C35A2C">
        <w:rPr>
          <w:rFonts w:hint="cs"/>
          <w:rtl/>
        </w:rPr>
        <w:t>לא</w:t>
      </w:r>
      <w:r w:rsidRPr="00C35A2C">
        <w:rPr>
          <w:rtl/>
        </w:rPr>
        <w:t xml:space="preserve"> </w:t>
      </w:r>
      <w:r w:rsidRPr="00C35A2C">
        <w:rPr>
          <w:rFonts w:hint="cs"/>
          <w:rtl/>
        </w:rPr>
        <w:t>מכר</w:t>
      </w:r>
      <w:r w:rsidRPr="00C35A2C">
        <w:rPr>
          <w:rtl/>
        </w:rPr>
        <w:t xml:space="preserve"> </w:t>
      </w:r>
      <w:r w:rsidRPr="00C35A2C">
        <w:rPr>
          <w:rFonts w:hint="cs"/>
          <w:rtl/>
        </w:rPr>
        <w:t>את</w:t>
      </w:r>
      <w:r w:rsidRPr="00C35A2C">
        <w:rPr>
          <w:rtl/>
        </w:rPr>
        <w:t xml:space="preserve"> </w:t>
      </w:r>
      <w:r w:rsidRPr="00C35A2C">
        <w:rPr>
          <w:rFonts w:hint="cs"/>
          <w:rtl/>
        </w:rPr>
        <w:t>העבירים</w:t>
      </w:r>
      <w:r w:rsidRPr="00C35A2C">
        <w:rPr>
          <w:rtl/>
        </w:rPr>
        <w:t xml:space="preserve"> </w:t>
      </w:r>
      <w:r w:rsidRPr="00C35A2C">
        <w:rPr>
          <w:rFonts w:hint="cs"/>
          <w:rtl/>
        </w:rPr>
        <w:t>ואת</w:t>
      </w:r>
      <w:r w:rsidRPr="00C35A2C">
        <w:rPr>
          <w:rtl/>
        </w:rPr>
        <w:t xml:space="preserve"> </w:t>
      </w:r>
      <w:r w:rsidRPr="00C35A2C">
        <w:rPr>
          <w:rFonts w:hint="cs"/>
          <w:rtl/>
        </w:rPr>
        <w:t>הגלגל</w:t>
      </w:r>
      <w:r w:rsidRPr="00C35A2C">
        <w:rPr>
          <w:rtl/>
        </w:rPr>
        <w:t xml:space="preserve"> </w:t>
      </w:r>
      <w:r w:rsidRPr="00C35A2C">
        <w:rPr>
          <w:rFonts w:hint="cs"/>
          <w:rtl/>
        </w:rPr>
        <w:t>ואת</w:t>
      </w:r>
      <w:r w:rsidRPr="00C35A2C">
        <w:rPr>
          <w:rtl/>
        </w:rPr>
        <w:t xml:space="preserve"> </w:t>
      </w:r>
      <w:r w:rsidRPr="00C35A2C">
        <w:rPr>
          <w:rFonts w:hint="cs"/>
          <w:rtl/>
        </w:rPr>
        <w:t>הקורה</w:t>
      </w:r>
      <w:r w:rsidRPr="00C35A2C">
        <w:rPr>
          <w:rtl/>
        </w:rPr>
        <w:t>,</w:t>
      </w:r>
    </w:p>
    <w:p w14:paraId="2C1CDEE1" w14:textId="77777777" w:rsidR="00AC0AF5" w:rsidRDefault="00AC0AF5" w:rsidP="00DB3591">
      <w:pPr>
        <w:pStyle w:val="afff3"/>
        <w:rPr>
          <w:rtl/>
        </w:rPr>
      </w:pPr>
      <w:r w:rsidRPr="00C35A2C">
        <w:rPr>
          <w:rFonts w:hint="cs"/>
          <w:rtl/>
        </w:rPr>
        <w:t>ובזמן</w:t>
      </w:r>
      <w:r w:rsidRPr="00C35A2C">
        <w:rPr>
          <w:rtl/>
        </w:rPr>
        <w:t xml:space="preserve"> </w:t>
      </w:r>
      <w:r w:rsidRPr="00C35A2C">
        <w:rPr>
          <w:rFonts w:hint="cs"/>
          <w:rtl/>
        </w:rPr>
        <w:t>שאמר</w:t>
      </w:r>
      <w:r w:rsidRPr="00C35A2C">
        <w:rPr>
          <w:rtl/>
        </w:rPr>
        <w:t xml:space="preserve"> </w:t>
      </w:r>
      <w:r w:rsidRPr="00C35A2C">
        <w:rPr>
          <w:rFonts w:hint="cs"/>
          <w:rtl/>
        </w:rPr>
        <w:t>לו</w:t>
      </w:r>
      <w:r w:rsidRPr="00C35A2C">
        <w:rPr>
          <w:rtl/>
        </w:rPr>
        <w:t xml:space="preserve">: </w:t>
      </w:r>
      <w:r w:rsidRPr="00C35A2C">
        <w:rPr>
          <w:rFonts w:hint="cs"/>
          <w:rtl/>
        </w:rPr>
        <w:t>הוא</w:t>
      </w:r>
      <w:r w:rsidRPr="00C35A2C">
        <w:rPr>
          <w:rtl/>
        </w:rPr>
        <w:t xml:space="preserve"> </w:t>
      </w:r>
      <w:r w:rsidRPr="00C35A2C">
        <w:rPr>
          <w:rFonts w:hint="cs"/>
          <w:rtl/>
        </w:rPr>
        <w:t>וכל</w:t>
      </w:r>
      <w:r w:rsidRPr="00C35A2C">
        <w:rPr>
          <w:rtl/>
        </w:rPr>
        <w:t xml:space="preserve"> </w:t>
      </w:r>
      <w:r w:rsidRPr="00C35A2C">
        <w:rPr>
          <w:rFonts w:hint="cs"/>
          <w:rtl/>
        </w:rPr>
        <w:t>מה</w:t>
      </w:r>
      <w:r w:rsidRPr="00C35A2C">
        <w:rPr>
          <w:rtl/>
        </w:rPr>
        <w:t xml:space="preserve"> </w:t>
      </w:r>
      <w:r w:rsidRPr="00C35A2C">
        <w:rPr>
          <w:rFonts w:hint="cs"/>
          <w:rtl/>
        </w:rPr>
        <w:t>שבתוכו</w:t>
      </w:r>
      <w:r w:rsidRPr="00C35A2C">
        <w:rPr>
          <w:rtl/>
        </w:rPr>
        <w:t xml:space="preserve"> - </w:t>
      </w:r>
      <w:r w:rsidRPr="00C35A2C">
        <w:rPr>
          <w:rFonts w:hint="cs"/>
          <w:rtl/>
        </w:rPr>
        <w:t>הרי</w:t>
      </w:r>
      <w:r w:rsidRPr="00C35A2C">
        <w:rPr>
          <w:rtl/>
        </w:rPr>
        <w:t xml:space="preserve"> </w:t>
      </w:r>
      <w:r w:rsidRPr="00C35A2C">
        <w:rPr>
          <w:rFonts w:hint="cs"/>
          <w:rtl/>
        </w:rPr>
        <w:t>כולן</w:t>
      </w:r>
      <w:r w:rsidRPr="00C35A2C">
        <w:rPr>
          <w:rtl/>
        </w:rPr>
        <w:t xml:space="preserve"> </w:t>
      </w:r>
      <w:r w:rsidRPr="00C35A2C">
        <w:rPr>
          <w:rFonts w:hint="cs"/>
          <w:rtl/>
        </w:rPr>
        <w:t>מכורין,</w:t>
      </w:r>
    </w:p>
    <w:p w14:paraId="6A9F2B70" w14:textId="77777777" w:rsidR="00AC0AF5" w:rsidRPr="00C35A2C" w:rsidRDefault="00AC0AF5" w:rsidP="00DB3591">
      <w:pPr>
        <w:pStyle w:val="afff3"/>
        <w:rPr>
          <w:rtl/>
        </w:rPr>
      </w:pPr>
      <w:r w:rsidRPr="00FB60E0">
        <w:rPr>
          <w:rStyle w:val="TanaimMishna"/>
          <w:rFonts w:hint="cs"/>
          <w:rtl/>
          <w:rPrChange w:id="20047" w:author="קלוד" w:date="2026-10-06T10:07:33Z">
            <w:rPr>
              <w:rStyle w:val="affffe"/>
              <w:rFonts w:hint="cs"/>
              <w:rtl/>
            </w:rPr>
          </w:rPrChange>
        </w:rPr>
        <w:t>ר</w:t>
      </w:r>
      <w:r w:rsidRPr="00FB60E0">
        <w:rPr>
          <w:rStyle w:val="TanaimMishna"/>
          <w:rtl/>
          <w:rPrChange w:id="20048" w:author="קלוד" w:date="2026-10-06T10:07:33Z">
            <w:rPr>
              <w:rStyle w:val="affffe"/>
              <w:rtl/>
            </w:rPr>
          </w:rPrChange>
        </w:rPr>
        <w:t>"</w:t>
      </w:r>
      <w:r w:rsidRPr="00FB60E0">
        <w:rPr>
          <w:rStyle w:val="TanaimMishna"/>
          <w:rFonts w:hint="cs"/>
          <w:rtl/>
          <w:rPrChange w:id="20049" w:author="קלוד" w:date="2026-10-06T10:07:33Z">
            <w:rPr>
              <w:rStyle w:val="affffe"/>
              <w:rFonts w:hint="cs"/>
              <w:rtl/>
            </w:rPr>
          </w:rPrChange>
        </w:rPr>
        <w:t>א</w:t>
      </w:r>
      <w:r w:rsidRPr="00FB60E0">
        <w:rPr>
          <w:rStyle w:val="TanaimMishna"/>
          <w:rtl/>
          <w:rPrChange w:id="20050" w:author="קלוד" w:date="2026-10-06T10:07:33Z">
            <w:rPr>
              <w:rStyle w:val="affffe"/>
              <w:rtl/>
            </w:rPr>
          </w:rPrChange>
        </w:rPr>
        <w:t xml:space="preserve"> </w:t>
      </w:r>
      <w:r w:rsidRPr="00FB60E0">
        <w:rPr>
          <w:rStyle w:val="TanaimMishna"/>
          <w:rFonts w:hint="cs"/>
          <w:rtl/>
          <w:rPrChange w:id="20051" w:author="קלוד" w:date="2026-10-06T10:07:33Z">
            <w:rPr>
              <w:rStyle w:val="affffe"/>
              <w:rFonts w:hint="cs"/>
              <w:rtl/>
            </w:rPr>
          </w:rPrChange>
        </w:rPr>
        <w:t>אומר</w:t>
      </w:r>
      <w:r w:rsidRPr="00FB60E0">
        <w:rPr>
          <w:rStyle w:val="TanaimMishna"/>
          <w:rtl/>
          <w:rPrChange w:id="20052" w:author="קלוד" w:date="2026-10-06T10:07:33Z">
            <w:rPr>
              <w:rStyle w:val="affffe"/>
              <w:rtl/>
            </w:rPr>
          </w:rPrChange>
        </w:rPr>
        <w:t>:</w:t>
      </w:r>
      <w:r w:rsidRPr="00C35A2C">
        <w:rPr>
          <w:rtl/>
        </w:rPr>
        <w:t xml:space="preserve"> </w:t>
      </w:r>
      <w:r w:rsidRPr="00C35A2C">
        <w:rPr>
          <w:rFonts w:hint="cs"/>
          <w:rtl/>
        </w:rPr>
        <w:t>המוכר</w:t>
      </w:r>
      <w:r w:rsidRPr="00C35A2C">
        <w:rPr>
          <w:rtl/>
        </w:rPr>
        <w:t xml:space="preserve"> </w:t>
      </w:r>
      <w:r w:rsidRPr="00C35A2C">
        <w:rPr>
          <w:rFonts w:hint="cs"/>
          <w:rtl/>
        </w:rPr>
        <w:t>בית</w:t>
      </w:r>
      <w:r w:rsidRPr="00C35A2C">
        <w:rPr>
          <w:rtl/>
        </w:rPr>
        <w:t xml:space="preserve"> </w:t>
      </w:r>
      <w:r w:rsidRPr="00C35A2C">
        <w:rPr>
          <w:rFonts w:hint="cs"/>
          <w:rtl/>
        </w:rPr>
        <w:t>הבד</w:t>
      </w:r>
      <w:r w:rsidRPr="00C35A2C">
        <w:rPr>
          <w:rtl/>
        </w:rPr>
        <w:t xml:space="preserve"> - </w:t>
      </w:r>
      <w:r w:rsidRPr="00C35A2C">
        <w:rPr>
          <w:rFonts w:hint="cs"/>
          <w:rtl/>
        </w:rPr>
        <w:t>מכר</w:t>
      </w:r>
      <w:r w:rsidRPr="00C35A2C">
        <w:rPr>
          <w:rtl/>
        </w:rPr>
        <w:t xml:space="preserve"> </w:t>
      </w:r>
      <w:r w:rsidRPr="00C35A2C">
        <w:rPr>
          <w:rFonts w:hint="cs"/>
          <w:rtl/>
        </w:rPr>
        <w:t>את</w:t>
      </w:r>
      <w:r w:rsidRPr="00C35A2C">
        <w:rPr>
          <w:rtl/>
        </w:rPr>
        <w:t xml:space="preserve"> </w:t>
      </w:r>
      <w:r w:rsidRPr="00C35A2C">
        <w:rPr>
          <w:rFonts w:hint="cs"/>
          <w:rtl/>
        </w:rPr>
        <w:t>הקורה</w:t>
      </w:r>
      <w:r w:rsidRPr="00C35A2C">
        <w:rPr>
          <w:rtl/>
        </w:rPr>
        <w:t>.</w:t>
      </w:r>
    </w:p>
    <w:p w14:paraId="2BBC71CB" w14:textId="44A30A01" w:rsidR="00AC0AF5" w:rsidRDefault="00AC0AF5" w:rsidP="00AC0AF5">
      <w:pPr>
        <w:rPr>
          <w:rFonts w:ascii="Fb Fontext" w:hAnsi="Fb Fontext"/>
          <w:sz w:val="32"/>
          <w:rtl/>
        </w:rPr>
      </w:pPr>
      <w:r w:rsidRPr="00FB60E0">
        <w:rPr>
          <w:rStyle w:val="afffc"/>
          <w:rFonts w:hint="cs"/>
          <w:rtl/>
        </w:rPr>
        <w:t>ים</w:t>
      </w:r>
      <w:r w:rsidRPr="00C35A2C">
        <w:rPr>
          <w:rFonts w:ascii="Fb Fontext" w:hAnsi="Fb Fontext"/>
          <w:sz w:val="32"/>
          <w:rtl/>
        </w:rPr>
        <w:t xml:space="preserve"> </w:t>
      </w:r>
      <w:r w:rsidRPr="00C35A2C">
        <w:rPr>
          <w:rFonts w:ascii="Fb Fontext" w:hAnsi="Fb Fontext" w:hint="cs"/>
          <w:sz w:val="32"/>
          <w:rtl/>
        </w:rPr>
        <w:t xml:space="preserve">טלפחא </w:t>
      </w:r>
      <w:r w:rsidRPr="00FB60E0">
        <w:rPr>
          <w:rStyle w:val="afffff0"/>
          <w:rFonts w:hint="cs"/>
          <w:rtl/>
        </w:rPr>
        <w:t>[גיגית]</w:t>
      </w:r>
      <w:r w:rsidRPr="00C35A2C">
        <w:rPr>
          <w:rFonts w:ascii="Fb Fontext" w:hAnsi="Fb Fontext" w:hint="cs"/>
          <w:sz w:val="32"/>
          <w:rtl/>
        </w:rPr>
        <w:t xml:space="preserve"> | </w:t>
      </w:r>
      <w:r w:rsidR="00FB60E0">
        <w:rPr>
          <w:rStyle w:val="afffc"/>
          <w:rtl/>
        </w:rPr>
        <w:tab/>
      </w:r>
      <w:r w:rsidR="00FB60E0">
        <w:rPr>
          <w:rStyle w:val="afffc"/>
          <w:rtl/>
        </w:rPr>
        <w:tab/>
      </w:r>
      <w:r w:rsidR="00FB60E0">
        <w:rPr>
          <w:rStyle w:val="afffc"/>
          <w:rtl/>
        </w:rPr>
        <w:tab/>
      </w:r>
      <w:r w:rsidR="00FB60E0">
        <w:rPr>
          <w:rStyle w:val="afffc"/>
          <w:rtl/>
        </w:rPr>
        <w:tab/>
      </w:r>
      <w:r w:rsidRPr="00FB60E0">
        <w:rPr>
          <w:rStyle w:val="afffc"/>
          <w:rFonts w:hint="cs"/>
          <w:rtl/>
        </w:rPr>
        <w:t>ממל</w:t>
      </w:r>
      <w:r w:rsidRPr="00C35A2C">
        <w:rPr>
          <w:rFonts w:ascii="Fb Fontext" w:hAnsi="Fb Fontext"/>
          <w:sz w:val="32"/>
          <w:rtl/>
        </w:rPr>
        <w:t xml:space="preserve"> </w:t>
      </w:r>
      <w:r w:rsidRPr="00FB60E0">
        <w:rPr>
          <w:rStyle w:val="affffe"/>
          <w:rtl/>
        </w:rPr>
        <w:t xml:space="preserve">– </w:t>
      </w:r>
      <w:r w:rsidRPr="00FB60E0">
        <w:rPr>
          <w:rStyle w:val="affffe"/>
          <w:rFonts w:hint="cs"/>
          <w:rtl/>
        </w:rPr>
        <w:t>ראב</w:t>
      </w:r>
      <w:r w:rsidRPr="00FB60E0">
        <w:rPr>
          <w:rStyle w:val="affffe"/>
          <w:rtl/>
        </w:rPr>
        <w:t>"</w:t>
      </w:r>
      <w:r w:rsidRPr="00FB60E0">
        <w:rPr>
          <w:rStyle w:val="affffe"/>
          <w:rFonts w:hint="cs"/>
          <w:rtl/>
        </w:rPr>
        <w:t>מ</w:t>
      </w:r>
      <w:r w:rsidRPr="00FB60E0">
        <w:rPr>
          <w:rStyle w:val="affffe"/>
          <w:rtl/>
        </w:rPr>
        <w:t>:</w:t>
      </w:r>
      <w:r w:rsidRPr="00C35A2C">
        <w:rPr>
          <w:rFonts w:ascii="Fb Fontext" w:hAnsi="Fb Fontext"/>
          <w:sz w:val="32"/>
          <w:rtl/>
        </w:rPr>
        <w:t xml:space="preserve"> </w:t>
      </w:r>
      <w:r w:rsidRPr="00C35A2C">
        <w:rPr>
          <w:rFonts w:ascii="Fb Fontext" w:hAnsi="Fb Fontext" w:hint="cs"/>
          <w:sz w:val="32"/>
          <w:rtl/>
        </w:rPr>
        <w:t>מפרכתא</w:t>
      </w:r>
      <w:r w:rsidRPr="00C35A2C">
        <w:rPr>
          <w:rFonts w:ascii="Fb Fontext" w:hAnsi="Fb Fontext"/>
          <w:sz w:val="32"/>
          <w:rtl/>
        </w:rPr>
        <w:t>.</w:t>
      </w:r>
      <w:r w:rsidR="00FB60E0">
        <w:rPr>
          <w:rFonts w:ascii="Fb Fontext" w:hAnsi="Fb Fontext" w:hint="cs"/>
          <w:sz w:val="32"/>
          <w:rtl/>
        </w:rPr>
        <w:t xml:space="preserve"> </w:t>
      </w:r>
      <w:r w:rsidRPr="00FB60E0">
        <w:rPr>
          <w:rStyle w:val="afffff0"/>
          <w:rFonts w:hint="cs"/>
          <w:rtl/>
        </w:rPr>
        <w:t>[האבן הנקובה]</w:t>
      </w:r>
    </w:p>
    <w:p w14:paraId="776630B7" w14:textId="2E59FB4A" w:rsidR="00AC0AF5" w:rsidRDefault="00AC0AF5" w:rsidP="00FB60E0">
      <w:pPr>
        <w:spacing w:after="60"/>
        <w:rPr>
          <w:rFonts w:ascii="Fb Fontext" w:hAnsi="Fb Fontext"/>
          <w:rtl/>
        </w:rPr>
      </w:pPr>
      <w:r w:rsidRPr="00FB60E0">
        <w:rPr>
          <w:rStyle w:val="afffc"/>
          <w:rFonts w:hint="cs"/>
          <w:rtl/>
        </w:rPr>
        <w:t>בתולות</w:t>
      </w:r>
      <w:r w:rsidRPr="00C35A2C">
        <w:rPr>
          <w:rFonts w:ascii="Fb Fontext" w:hAnsi="Fb Fontext"/>
          <w:rtl/>
        </w:rPr>
        <w:t xml:space="preserve"> - </w:t>
      </w:r>
      <w:r w:rsidRPr="00FB60E0">
        <w:rPr>
          <w:rStyle w:val="affffe"/>
          <w:rFonts w:hint="cs"/>
          <w:rtl/>
        </w:rPr>
        <w:t>ארי</w:t>
      </w:r>
      <w:r w:rsidRPr="00FB60E0">
        <w:rPr>
          <w:rStyle w:val="affffe"/>
          <w:rtl/>
        </w:rPr>
        <w:t>"</w:t>
      </w:r>
      <w:r w:rsidRPr="00FB60E0">
        <w:rPr>
          <w:rStyle w:val="affffe"/>
          <w:rFonts w:hint="cs"/>
          <w:rtl/>
        </w:rPr>
        <w:t>ו</w:t>
      </w:r>
      <w:r w:rsidRPr="00FB60E0">
        <w:rPr>
          <w:rStyle w:val="affffe"/>
          <w:rtl/>
        </w:rPr>
        <w:t>:</w:t>
      </w:r>
      <w:r w:rsidRPr="00C35A2C">
        <w:rPr>
          <w:rFonts w:ascii="Fb Fontext" w:hAnsi="Fb Fontext"/>
          <w:rtl/>
        </w:rPr>
        <w:t xml:space="preserve"> </w:t>
      </w:r>
      <w:r w:rsidRPr="00C35A2C">
        <w:rPr>
          <w:rFonts w:ascii="Fb Fontext" w:hAnsi="Fb Fontext" w:hint="cs"/>
          <w:rtl/>
        </w:rPr>
        <w:t>כלונסות</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ארז</w:t>
      </w:r>
      <w:r w:rsidRPr="00C35A2C">
        <w:rPr>
          <w:rFonts w:ascii="Fb Fontext" w:hAnsi="Fb Fontext"/>
          <w:rtl/>
        </w:rPr>
        <w:t xml:space="preserve"> </w:t>
      </w:r>
      <w:r w:rsidRPr="00C35A2C">
        <w:rPr>
          <w:rFonts w:ascii="Fb Fontext" w:hAnsi="Fb Fontext" w:hint="cs"/>
          <w:rtl/>
        </w:rPr>
        <w:t>שמעמידין</w:t>
      </w:r>
      <w:r w:rsidRPr="00C35A2C">
        <w:rPr>
          <w:rFonts w:ascii="Fb Fontext" w:hAnsi="Fb Fontext"/>
          <w:rtl/>
        </w:rPr>
        <w:t xml:space="preserve"> </w:t>
      </w:r>
      <w:r w:rsidRPr="00C35A2C">
        <w:rPr>
          <w:rFonts w:ascii="Fb Fontext" w:hAnsi="Fb Fontext" w:hint="cs"/>
          <w:rtl/>
        </w:rPr>
        <w:t>בהן</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הקורה</w:t>
      </w:r>
      <w:r w:rsidRPr="00C35A2C">
        <w:rPr>
          <w:rFonts w:ascii="Fb Fontext" w:hAnsi="Fb Fontext"/>
          <w:rtl/>
        </w:rPr>
        <w:t>.</w:t>
      </w:r>
      <w:r w:rsidRPr="00C35A2C">
        <w:rPr>
          <w:rFonts w:ascii="Fb Fontext" w:hAnsi="Fb Fontext" w:hint="cs"/>
          <w:rtl/>
        </w:rPr>
        <w:t xml:space="preserve">| </w:t>
      </w:r>
      <w:r w:rsidRPr="00FB60E0">
        <w:rPr>
          <w:rStyle w:val="afffc"/>
          <w:rFonts w:hint="cs"/>
          <w:rtl/>
        </w:rPr>
        <w:t>עבירים</w:t>
      </w:r>
      <w:r w:rsidRPr="00C35A2C">
        <w:rPr>
          <w:rFonts w:ascii="Fb Fontext" w:hAnsi="Fb Fontext"/>
          <w:rtl/>
        </w:rPr>
        <w:t xml:space="preserve"> – </w:t>
      </w:r>
      <w:r w:rsidRPr="00C35A2C">
        <w:rPr>
          <w:rFonts w:ascii="Fb Fontext" w:hAnsi="Fb Fontext" w:hint="cs"/>
          <w:rtl/>
        </w:rPr>
        <w:t xml:space="preserve">כבשי </w:t>
      </w:r>
      <w:r w:rsidRPr="00FB60E0">
        <w:rPr>
          <w:rStyle w:val="afffff0"/>
          <w:rFonts w:hint="cs"/>
          <w:rtl/>
        </w:rPr>
        <w:t>[הנסרים]</w:t>
      </w:r>
      <w:r w:rsidR="00FB60E0">
        <w:rPr>
          <w:rFonts w:ascii="Fb Fontext" w:hAnsi="Fb Fontext" w:hint="cs"/>
          <w:rtl/>
        </w:rPr>
        <w:t xml:space="preserve"> </w:t>
      </w:r>
      <w:r w:rsidRPr="00C35A2C">
        <w:rPr>
          <w:rFonts w:ascii="Fb Fontext" w:hAnsi="Fb Fontext" w:hint="cs"/>
          <w:rtl/>
        </w:rPr>
        <w:t xml:space="preserve">| </w:t>
      </w:r>
      <w:r w:rsidRPr="00FB60E0">
        <w:rPr>
          <w:rStyle w:val="afffc"/>
          <w:rFonts w:hint="cs"/>
          <w:rtl/>
        </w:rPr>
        <w:t>גלגל</w:t>
      </w:r>
      <w:r w:rsidRPr="00C35A2C">
        <w:rPr>
          <w:rFonts w:ascii="Fb Fontext" w:hAnsi="Fb Fontext"/>
          <w:rtl/>
        </w:rPr>
        <w:t xml:space="preserve"> – </w:t>
      </w:r>
      <w:r w:rsidRPr="00C35A2C">
        <w:rPr>
          <w:rFonts w:ascii="Fb Fontext" w:hAnsi="Fb Fontext" w:hint="cs"/>
          <w:rtl/>
        </w:rPr>
        <w:t xml:space="preserve">חומרתא </w:t>
      </w:r>
      <w:r w:rsidRPr="00FB60E0">
        <w:rPr>
          <w:rStyle w:val="afffff0"/>
          <w:rFonts w:hint="cs"/>
          <w:rtl/>
        </w:rPr>
        <w:t>[הבורג]</w:t>
      </w:r>
    </w:p>
    <w:p w14:paraId="2667D09F" w14:textId="77777777" w:rsidR="00AC0AF5" w:rsidRDefault="00AC0AF5" w:rsidP="00AC0AF5">
      <w:pPr>
        <w:rPr>
          <w:rFonts w:ascii="Fb Fontext" w:hAnsi="Fb Fontext"/>
          <w:rtl/>
        </w:rPr>
      </w:pPr>
      <w:r w:rsidRPr="00FB60E0">
        <w:rPr>
          <w:rStyle w:val="afff8"/>
          <w:rFonts w:hint="cs"/>
          <w:rtl/>
        </w:rPr>
        <w:t>המוכר</w:t>
      </w:r>
      <w:r w:rsidRPr="00FB60E0">
        <w:rPr>
          <w:rStyle w:val="afff8"/>
          <w:rtl/>
        </w:rPr>
        <w:t xml:space="preserve"> </w:t>
      </w:r>
      <w:r w:rsidRPr="00FB60E0">
        <w:rPr>
          <w:rStyle w:val="afff8"/>
          <w:rFonts w:hint="cs"/>
          <w:rtl/>
        </w:rPr>
        <w:t>בית</w:t>
      </w:r>
      <w:r w:rsidRPr="00FB60E0">
        <w:rPr>
          <w:rStyle w:val="afff8"/>
          <w:rtl/>
        </w:rPr>
        <w:t xml:space="preserve"> </w:t>
      </w:r>
      <w:r w:rsidRPr="00FB60E0">
        <w:rPr>
          <w:rStyle w:val="afff8"/>
          <w:rFonts w:hint="cs"/>
          <w:rtl/>
        </w:rPr>
        <w:t>הבד</w:t>
      </w:r>
      <w:r w:rsidRPr="00C35A2C">
        <w:rPr>
          <w:rFonts w:ascii="Fb Fontext" w:hAnsi="Fb Fontext"/>
          <w:rtl/>
        </w:rPr>
        <w:t xml:space="preserve"> </w:t>
      </w:r>
      <w:r w:rsidRPr="00C35A2C">
        <w:rPr>
          <w:rFonts w:ascii="Fb Fontext" w:hAnsi="Fb Fontext" w:hint="cs"/>
          <w:rtl/>
        </w:rPr>
        <w:t>מכר</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הנסרים,</w:t>
      </w:r>
      <w:r w:rsidRPr="00C35A2C">
        <w:rPr>
          <w:rFonts w:ascii="Fb Fontext" w:hAnsi="Fb Fontext"/>
          <w:rtl/>
        </w:rPr>
        <w:t xml:space="preserve"> </w:t>
      </w:r>
      <w:r w:rsidRPr="00C35A2C">
        <w:rPr>
          <w:rFonts w:ascii="Fb Fontext" w:hAnsi="Fb Fontext" w:hint="cs"/>
          <w:rtl/>
        </w:rPr>
        <w:t>יקבים, מפרכות</w:t>
      </w:r>
      <w:r w:rsidRPr="00C35A2C">
        <w:rPr>
          <w:rFonts w:ascii="Fb Fontext" w:hAnsi="Fb Fontext"/>
          <w:rtl/>
        </w:rPr>
        <w:t>,</w:t>
      </w:r>
      <w:r w:rsidRPr="00C35A2C">
        <w:rPr>
          <w:rFonts w:ascii="Fb Fontext" w:hAnsi="Fb Fontext" w:hint="cs"/>
          <w:rtl/>
        </w:rPr>
        <w:t xml:space="preserve"> ריחים</w:t>
      </w:r>
      <w:r w:rsidRPr="00C35A2C">
        <w:rPr>
          <w:rFonts w:ascii="Fb Fontext" w:hAnsi="Fb Fontext"/>
          <w:rtl/>
        </w:rPr>
        <w:t xml:space="preserve"> </w:t>
      </w:r>
      <w:r w:rsidRPr="00C35A2C">
        <w:rPr>
          <w:rFonts w:ascii="Fb Fontext" w:hAnsi="Fb Fontext" w:hint="cs"/>
          <w:rtl/>
        </w:rPr>
        <w:t>תחתונות</w:t>
      </w:r>
      <w:r w:rsidRPr="00C35A2C">
        <w:rPr>
          <w:rFonts w:ascii="Fb Fontext" w:hAnsi="Fb Fontext"/>
          <w:rtl/>
        </w:rPr>
        <w:t xml:space="preserve">  </w:t>
      </w:r>
      <w:r w:rsidRPr="00C35A2C">
        <w:rPr>
          <w:rFonts w:ascii="Fb Fontext" w:hAnsi="Fb Fontext" w:hint="cs"/>
          <w:rtl/>
        </w:rPr>
        <w:t>ולא עליונה</w:t>
      </w:r>
    </w:p>
    <w:p w14:paraId="77BB2C37" w14:textId="77777777" w:rsidR="00AC0AF5" w:rsidRPr="00C35A2C" w:rsidRDefault="00AC0AF5" w:rsidP="00AC0AF5">
      <w:pPr>
        <w:rPr>
          <w:rFonts w:ascii="Fb Fontext" w:hAnsi="Fb Fontext"/>
          <w:rtl/>
        </w:rPr>
      </w:pPr>
      <w:r w:rsidRPr="00C35A2C">
        <w:rPr>
          <w:rFonts w:ascii="Fb Fontext" w:hAnsi="Fb Fontext" w:hint="cs"/>
          <w:rtl/>
        </w:rPr>
        <w:t>ובזמן</w:t>
      </w:r>
      <w:r w:rsidRPr="00C35A2C">
        <w:rPr>
          <w:rFonts w:ascii="Fb Fontext" w:hAnsi="Fb Fontext"/>
          <w:rtl/>
        </w:rPr>
        <w:t xml:space="preserve"> </w:t>
      </w:r>
      <w:r w:rsidRPr="00C35A2C">
        <w:rPr>
          <w:rFonts w:ascii="Fb Fontext" w:hAnsi="Fb Fontext" w:hint="cs"/>
          <w:rtl/>
        </w:rPr>
        <w:t>שאמר</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הוא</w:t>
      </w:r>
      <w:r w:rsidRPr="00C35A2C">
        <w:rPr>
          <w:rFonts w:ascii="Fb Fontext" w:hAnsi="Fb Fontext"/>
          <w:rtl/>
        </w:rPr>
        <w:t xml:space="preserve"> </w:t>
      </w:r>
      <w:r w:rsidRPr="00C35A2C">
        <w:rPr>
          <w:rFonts w:ascii="Fb Fontext" w:hAnsi="Fb Fontext" w:hint="cs"/>
          <w:rtl/>
        </w:rPr>
        <w:t>וכל</w:t>
      </w:r>
      <w:r w:rsidRPr="00C35A2C">
        <w:rPr>
          <w:rFonts w:ascii="Fb Fontext" w:hAnsi="Fb Fontext"/>
          <w:rtl/>
        </w:rPr>
        <w:t xml:space="preserve"> </w:t>
      </w:r>
      <w:r w:rsidRPr="00C35A2C">
        <w:rPr>
          <w:rFonts w:ascii="Fb Fontext" w:hAnsi="Fb Fontext" w:hint="cs"/>
          <w:rtl/>
        </w:rPr>
        <w:t>מה</w:t>
      </w:r>
      <w:r w:rsidRPr="00C35A2C">
        <w:rPr>
          <w:rFonts w:ascii="Fb Fontext" w:hAnsi="Fb Fontext"/>
          <w:rtl/>
        </w:rPr>
        <w:t xml:space="preserve"> </w:t>
      </w:r>
      <w:r w:rsidRPr="00C35A2C">
        <w:rPr>
          <w:rFonts w:ascii="Fb Fontext" w:hAnsi="Fb Fontext" w:hint="cs"/>
          <w:rtl/>
        </w:rPr>
        <w:t>שבתוכו</w:t>
      </w:r>
      <w:r w:rsidRPr="00C35A2C">
        <w:rPr>
          <w:rFonts w:ascii="Fb Fontext" w:hAnsi="Fb Fontext"/>
          <w:rtl/>
        </w:rPr>
        <w:t xml:space="preserve"> </w:t>
      </w:r>
      <w:r w:rsidRPr="00C35A2C">
        <w:rPr>
          <w:rFonts w:ascii="Fb Fontext" w:hAnsi="Fb Fontext" w:hint="cs"/>
          <w:rtl/>
        </w:rPr>
        <w:t>הרי</w:t>
      </w:r>
      <w:r w:rsidRPr="00C35A2C">
        <w:rPr>
          <w:rFonts w:ascii="Fb Fontext" w:hAnsi="Fb Fontext"/>
          <w:rtl/>
        </w:rPr>
        <w:t xml:space="preserve"> </w:t>
      </w:r>
      <w:r w:rsidRPr="00C35A2C">
        <w:rPr>
          <w:rFonts w:ascii="Fb Fontext" w:hAnsi="Fb Fontext" w:hint="cs"/>
          <w:rtl/>
        </w:rPr>
        <w:t>כולן</w:t>
      </w:r>
      <w:r w:rsidRPr="00C35A2C">
        <w:rPr>
          <w:rFonts w:ascii="Fb Fontext" w:hAnsi="Fb Fontext"/>
          <w:rtl/>
        </w:rPr>
        <w:t xml:space="preserve"> </w:t>
      </w:r>
      <w:r w:rsidRPr="00C35A2C">
        <w:rPr>
          <w:rFonts w:ascii="Fb Fontext" w:hAnsi="Fb Fontext" w:hint="cs"/>
          <w:rtl/>
        </w:rPr>
        <w:t>מכורין.</w:t>
      </w:r>
    </w:p>
    <w:p w14:paraId="629C2C9E" w14:textId="4962EA20" w:rsidR="00AC0AF5" w:rsidRDefault="00AC0AF5" w:rsidP="00AC0AF5">
      <w:pPr>
        <w:rPr>
          <w:rFonts w:ascii="Fb Fontext" w:hAnsi="Fb Fontext"/>
          <w:rtl/>
        </w:rPr>
      </w:pPr>
      <w:r w:rsidRPr="00C35A2C">
        <w:rPr>
          <w:rFonts w:ascii="Fb Fontext" w:hAnsi="Fb Fontext" w:hint="cs"/>
          <w:rtl/>
        </w:rPr>
        <w:t>בין</w:t>
      </w:r>
      <w:r w:rsidRPr="00C35A2C">
        <w:rPr>
          <w:rFonts w:ascii="Fb Fontext" w:hAnsi="Fb Fontext"/>
          <w:rtl/>
        </w:rPr>
        <w:t xml:space="preserve"> </w:t>
      </w:r>
      <w:r w:rsidRPr="00C35A2C">
        <w:rPr>
          <w:rFonts w:ascii="Fb Fontext" w:hAnsi="Fb Fontext" w:hint="cs"/>
          <w:rtl/>
        </w:rPr>
        <w:t>כך</w:t>
      </w:r>
      <w:r w:rsidRPr="00C35A2C">
        <w:rPr>
          <w:rFonts w:ascii="Fb Fontext" w:hAnsi="Fb Fontext"/>
          <w:rtl/>
        </w:rPr>
        <w:t xml:space="preserve"> </w:t>
      </w:r>
      <w:r w:rsidRPr="00C35A2C">
        <w:rPr>
          <w:rFonts w:ascii="Fb Fontext" w:hAnsi="Fb Fontext" w:hint="cs"/>
          <w:rtl/>
        </w:rPr>
        <w:t>ובין</w:t>
      </w:r>
      <w:r w:rsidRPr="00C35A2C">
        <w:rPr>
          <w:rFonts w:ascii="Fb Fontext" w:hAnsi="Fb Fontext"/>
          <w:rtl/>
        </w:rPr>
        <w:t xml:space="preserve"> </w:t>
      </w:r>
      <w:r w:rsidRPr="00C35A2C">
        <w:rPr>
          <w:rFonts w:ascii="Fb Fontext" w:hAnsi="Fb Fontext" w:hint="cs"/>
          <w:rtl/>
        </w:rPr>
        <w:t>כך</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מכר</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העבירים</w:t>
      </w:r>
      <w:r w:rsidR="00FB60E0">
        <w:rPr>
          <w:rFonts w:ascii="Fb Fontext" w:hAnsi="Fb Fontext" w:hint="cs"/>
          <w:rtl/>
        </w:rPr>
        <w:t>,</w:t>
      </w:r>
      <w:r w:rsidRPr="00C35A2C">
        <w:rPr>
          <w:rFonts w:ascii="Fb Fontext" w:hAnsi="Fb Fontext"/>
          <w:rtl/>
        </w:rPr>
        <w:t xml:space="preserve"> </w:t>
      </w:r>
      <w:r w:rsidRPr="00C35A2C">
        <w:rPr>
          <w:rFonts w:ascii="Fb Fontext" w:hAnsi="Fb Fontext" w:hint="cs"/>
          <w:rtl/>
        </w:rPr>
        <w:t>השקין</w:t>
      </w:r>
      <w:r w:rsidR="00FB60E0">
        <w:rPr>
          <w:rFonts w:ascii="Fb Fontext" w:hAnsi="Fb Fontext" w:hint="cs"/>
          <w:rtl/>
        </w:rPr>
        <w:t>,</w:t>
      </w:r>
      <w:r w:rsidRPr="00C35A2C">
        <w:rPr>
          <w:rFonts w:ascii="Fb Fontext" w:hAnsi="Fb Fontext"/>
          <w:rtl/>
        </w:rPr>
        <w:t xml:space="preserve"> </w:t>
      </w:r>
      <w:r w:rsidR="00FB60E0">
        <w:rPr>
          <w:rFonts w:ascii="Fb Fontext" w:hAnsi="Fb Fontext" w:hint="cs"/>
          <w:rtl/>
        </w:rPr>
        <w:t>ו</w:t>
      </w:r>
      <w:r w:rsidRPr="00C35A2C">
        <w:rPr>
          <w:rFonts w:ascii="Fb Fontext" w:hAnsi="Fb Fontext" w:hint="cs"/>
          <w:rtl/>
        </w:rPr>
        <w:t>המרצופין</w:t>
      </w:r>
      <w:r w:rsidRPr="00C35A2C">
        <w:rPr>
          <w:rFonts w:ascii="Fb Fontext" w:hAnsi="Fb Fontext"/>
          <w:rtl/>
        </w:rPr>
        <w:t>.</w:t>
      </w:r>
    </w:p>
    <w:p w14:paraId="1AB34785" w14:textId="77777777" w:rsidR="00FB60E0" w:rsidRPr="00FB60E0" w:rsidRDefault="00AC0AF5" w:rsidP="00FB60E0">
      <w:pPr>
        <w:pStyle w:val="36"/>
        <w:framePr w:wrap="notBeside"/>
        <w:rPr>
          <w:rtl/>
        </w:rPr>
      </w:pPr>
      <w:r w:rsidRPr="00FB60E0">
        <w:rPr>
          <w:rFonts w:hint="cs"/>
          <w:rtl/>
        </w:rPr>
        <w:t>הך דר</w:t>
      </w:r>
      <w:r w:rsidRPr="00FB60E0">
        <w:rPr>
          <w:rtl/>
        </w:rPr>
        <w:t>"</w:t>
      </w:r>
      <w:r w:rsidRPr="00FB60E0">
        <w:rPr>
          <w:rFonts w:hint="cs"/>
          <w:rtl/>
        </w:rPr>
        <w:t>א</w:t>
      </w:r>
    </w:p>
    <w:p w14:paraId="1C68A64E" w14:textId="373BCC0B" w:rsidR="00AC0AF5" w:rsidRDefault="00AC0AF5" w:rsidP="00AC0AF5">
      <w:pPr>
        <w:rPr>
          <w:rFonts w:ascii="Fb Fontext" w:hAnsi="Fb Fontext"/>
          <w:rtl/>
        </w:rPr>
      </w:pPr>
      <w:r w:rsidRPr="00C35A2C">
        <w:rPr>
          <w:rFonts w:ascii="Fb Fontext" w:hAnsi="Fb Fontext" w:hint="cs"/>
          <w:rtl/>
        </w:rPr>
        <w:t xml:space="preserve">דמוכר בית הבד </w:t>
      </w:r>
      <w:r w:rsidR="00FB60E0">
        <w:rPr>
          <w:rFonts w:ascii="Fb Fontext" w:hAnsi="Fb Fontext" w:hint="cs"/>
          <w:rtl/>
        </w:rPr>
        <w:t xml:space="preserve">- </w:t>
      </w:r>
      <w:r w:rsidRPr="00C35A2C">
        <w:rPr>
          <w:rFonts w:ascii="Fb Fontext" w:hAnsi="Fb Fontext" w:hint="cs"/>
          <w:rtl/>
        </w:rPr>
        <w:t>מכר את הקורה משום שנקרא על שמה</w:t>
      </w:r>
      <w:r w:rsidR="00FB60E0">
        <w:rPr>
          <w:rStyle w:val="aff1"/>
          <w:rFonts w:ascii="Fb Fontext" w:hAnsi="Fb Fontext"/>
          <w:rtl/>
        </w:rPr>
        <w:footnoteReference w:id="55"/>
      </w:r>
    </w:p>
    <w:p w14:paraId="3105A9F2" w14:textId="01E130E6" w:rsidR="00AC0AF5" w:rsidRPr="001B450D" w:rsidRDefault="001B450D" w:rsidP="00AC0AF5">
      <w:pPr>
        <w:pStyle w:val="aff9"/>
        <w:rPr>
          <w:rtl/>
        </w:rPr>
      </w:pPr>
      <w:r w:rsidRPr="001B450D">
        <w:rPr>
          <w:rFonts w:hint="cs"/>
          <w:rtl/>
        </w:rPr>
        <w:lastRenderedPageBreak/>
        <w:t>***</w:t>
      </w:r>
    </w:p>
    <w:p w14:paraId="41556E26" w14:textId="77777777" w:rsidR="00AC0AF5" w:rsidRPr="00FB60E0" w:rsidRDefault="00AC0AF5" w:rsidP="00FB60E0">
      <w:pPr>
        <w:pStyle w:val="affffb"/>
        <w:framePr w:wrap="around"/>
        <w:rPr>
          <w:rtl/>
        </w:rPr>
      </w:pPr>
      <w:del w:id="20282" w:author="קלוד" w:date="2026-10-06T10:07:33Z">
        <w:r>
          <w:rPr>
            <w:rFonts w:hint="cs"/>
            <w:rtl/>
          </w:rPr>
          <w:delText xml:space="preserve">מתני</w:delText>
        </w:r>
      </w:del>
      <w:ins w:id="20283" w:author="קלוד" w:date="2026-10-06T10:07:33Z">
        <w:r>
          <w:rPr>
            <w:rFonts w:hint="cs"/>
            <w:rtl/>
          </w:rPr>
          <w:t xml:space="preserve">משנה ו</w:t>
        </w:r>
      </w:ins>
      <w:del w:id="20284" w:author="קלוד" w:date="2026-10-06T10:07:33Z">
        <w:r>
          <w:rPr>
            <w:rtl/>
          </w:rPr>
          <w:delText xml:space="preserve">'.</w:delText>
        </w:r>
      </w:del>
    </w:p>
    <w:p w14:paraId="57A24244" w14:textId="4F7CBA8B" w:rsidR="00FB60E0" w:rsidRDefault="00AC0AF5" w:rsidP="00DB3591">
      <w:pPr>
        <w:pStyle w:val="afff3"/>
        <w:rPr>
          <w:rtl/>
        </w:rPr>
      </w:pPr>
      <w:r w:rsidRPr="00FB60E0">
        <w:rPr>
          <w:rFonts w:hint="cs"/>
          <w:rtl/>
        </w:rPr>
        <w:t>המוכר</w:t>
      </w:r>
      <w:r w:rsidRPr="00FB60E0">
        <w:rPr>
          <w:rtl/>
        </w:rPr>
        <w:t xml:space="preserve"> </w:t>
      </w:r>
      <w:r w:rsidRPr="00FB60E0">
        <w:rPr>
          <w:rFonts w:hint="cs"/>
          <w:rtl/>
        </w:rPr>
        <w:t>את</w:t>
      </w:r>
      <w:r w:rsidRPr="00FB60E0">
        <w:rPr>
          <w:rtl/>
        </w:rPr>
        <w:t xml:space="preserve"> </w:t>
      </w:r>
      <w:r w:rsidRPr="00FB60E0">
        <w:rPr>
          <w:rFonts w:hint="cs"/>
          <w:rtl/>
        </w:rPr>
        <w:t>המרחץ</w:t>
      </w:r>
    </w:p>
    <w:p w14:paraId="056F7B5B" w14:textId="2E3F90C9" w:rsidR="00AC0AF5" w:rsidRPr="00FB60E0" w:rsidRDefault="00AC0AF5" w:rsidP="00DB3591">
      <w:pPr>
        <w:pStyle w:val="afff3"/>
        <w:rPr>
          <w:rStyle w:val="afffff0"/>
          <w:rtl/>
        </w:rPr>
      </w:pPr>
      <w:r w:rsidRPr="00FB60E0">
        <w:rPr>
          <w:rFonts w:hint="cs"/>
          <w:rtl/>
        </w:rPr>
        <w:t>לא</w:t>
      </w:r>
      <w:r w:rsidRPr="00FB60E0">
        <w:rPr>
          <w:rtl/>
        </w:rPr>
        <w:t xml:space="preserve"> </w:t>
      </w:r>
      <w:r w:rsidRPr="00FB60E0">
        <w:rPr>
          <w:rFonts w:hint="cs"/>
          <w:rtl/>
        </w:rPr>
        <w:t>מכר</w:t>
      </w:r>
      <w:r w:rsidRPr="00FB60E0">
        <w:rPr>
          <w:rtl/>
        </w:rPr>
        <w:t xml:space="preserve"> </w:t>
      </w:r>
      <w:r w:rsidRPr="00FB60E0">
        <w:rPr>
          <w:rFonts w:hint="cs"/>
          <w:rtl/>
        </w:rPr>
        <w:t>את</w:t>
      </w:r>
      <w:r w:rsidRPr="00FB60E0">
        <w:rPr>
          <w:rtl/>
        </w:rPr>
        <w:t xml:space="preserve"> </w:t>
      </w:r>
      <w:r w:rsidRPr="00FB60E0">
        <w:rPr>
          <w:rFonts w:hint="cs"/>
          <w:rtl/>
        </w:rPr>
        <w:t>הנסרין</w:t>
      </w:r>
      <w:r w:rsidRPr="00FB60E0">
        <w:rPr>
          <w:rtl/>
        </w:rPr>
        <w:t xml:space="preserve"> </w:t>
      </w:r>
      <w:r w:rsidRPr="00FB60E0">
        <w:rPr>
          <w:rFonts w:hint="cs"/>
          <w:rtl/>
        </w:rPr>
        <w:t>ואת</w:t>
      </w:r>
      <w:r w:rsidRPr="00FB60E0">
        <w:rPr>
          <w:rtl/>
        </w:rPr>
        <w:t xml:space="preserve"> </w:t>
      </w:r>
      <w:r w:rsidRPr="00FB60E0">
        <w:rPr>
          <w:rFonts w:hint="cs"/>
          <w:rtl/>
        </w:rPr>
        <w:t>הספלין</w:t>
      </w:r>
      <w:r w:rsidRPr="00FB60E0">
        <w:rPr>
          <w:rtl/>
        </w:rPr>
        <w:t xml:space="preserve"> </w:t>
      </w:r>
      <w:r w:rsidRPr="00FB60E0">
        <w:rPr>
          <w:rFonts w:hint="cs"/>
          <w:rtl/>
        </w:rPr>
        <w:t>ואת</w:t>
      </w:r>
      <w:r w:rsidRPr="00FB60E0">
        <w:rPr>
          <w:rtl/>
        </w:rPr>
        <w:t xml:space="preserve"> </w:t>
      </w:r>
      <w:r w:rsidRPr="00FB60E0">
        <w:rPr>
          <w:rFonts w:hint="cs"/>
          <w:rtl/>
        </w:rPr>
        <w:t>הבלניות</w:t>
      </w:r>
      <w:r w:rsidRPr="00FB60E0">
        <w:rPr>
          <w:rtl/>
        </w:rPr>
        <w:t xml:space="preserve"> </w:t>
      </w:r>
      <w:r w:rsidRPr="00FB60E0">
        <w:rPr>
          <w:rStyle w:val="HesberMishna"/>
          <w:rFonts w:hint="cs"/>
          <w:rtl/>
          <w:rPrChange w:id="20053" w:author="קלוד" w:date="2026-10-06T10:07:33Z">
            <w:rPr>
              <w:rStyle w:val="afffff0"/>
              <w:rFonts w:hint="cs"/>
              <w:rtl/>
            </w:rPr>
          </w:rPrChange>
        </w:rPr>
        <w:t>[וילאות].</w:t>
      </w:r>
    </w:p>
    <w:p w14:paraId="20DBF37B" w14:textId="77777777" w:rsidR="00AC0AF5" w:rsidRPr="00FB60E0" w:rsidRDefault="00AC0AF5" w:rsidP="00DB3591">
      <w:pPr>
        <w:pStyle w:val="afff3"/>
        <w:rPr>
          <w:rtl/>
        </w:rPr>
      </w:pPr>
      <w:r w:rsidRPr="00FB60E0">
        <w:rPr>
          <w:rFonts w:hint="cs"/>
          <w:rtl/>
        </w:rPr>
        <w:t>בזמן</w:t>
      </w:r>
      <w:r w:rsidRPr="00FB60E0">
        <w:rPr>
          <w:rtl/>
        </w:rPr>
        <w:t xml:space="preserve"> </w:t>
      </w:r>
      <w:r w:rsidRPr="00FB60E0">
        <w:rPr>
          <w:rFonts w:hint="cs"/>
          <w:rtl/>
        </w:rPr>
        <w:t>שאמר</w:t>
      </w:r>
      <w:r w:rsidRPr="00FB60E0">
        <w:rPr>
          <w:rtl/>
        </w:rPr>
        <w:t xml:space="preserve"> </w:t>
      </w:r>
      <w:r w:rsidRPr="00FB60E0">
        <w:rPr>
          <w:rFonts w:hint="cs"/>
          <w:rtl/>
        </w:rPr>
        <w:t>לו</w:t>
      </w:r>
      <w:r w:rsidRPr="00FB60E0">
        <w:rPr>
          <w:rtl/>
        </w:rPr>
        <w:t xml:space="preserve">: </w:t>
      </w:r>
      <w:r w:rsidRPr="00FB60E0">
        <w:rPr>
          <w:rFonts w:hint="cs"/>
          <w:rtl/>
        </w:rPr>
        <w:t>היא</w:t>
      </w:r>
      <w:r w:rsidRPr="00FB60E0">
        <w:rPr>
          <w:rtl/>
        </w:rPr>
        <w:t xml:space="preserve"> </w:t>
      </w:r>
      <w:r w:rsidRPr="00FB60E0">
        <w:rPr>
          <w:rFonts w:hint="cs"/>
          <w:rtl/>
        </w:rPr>
        <w:t>וכל</w:t>
      </w:r>
      <w:r w:rsidRPr="00FB60E0">
        <w:rPr>
          <w:rtl/>
        </w:rPr>
        <w:t xml:space="preserve"> </w:t>
      </w:r>
      <w:r w:rsidRPr="00FB60E0">
        <w:rPr>
          <w:rFonts w:hint="cs"/>
          <w:rtl/>
        </w:rPr>
        <w:t>מה</w:t>
      </w:r>
      <w:r w:rsidRPr="00FB60E0">
        <w:rPr>
          <w:rtl/>
        </w:rPr>
        <w:t xml:space="preserve"> </w:t>
      </w:r>
      <w:r w:rsidRPr="00FB60E0">
        <w:rPr>
          <w:rFonts w:hint="cs"/>
          <w:rtl/>
        </w:rPr>
        <w:t>שבתוכה</w:t>
      </w:r>
      <w:r w:rsidRPr="00FB60E0">
        <w:rPr>
          <w:rtl/>
        </w:rPr>
        <w:t xml:space="preserve"> - </w:t>
      </w:r>
      <w:r w:rsidRPr="00FB60E0">
        <w:rPr>
          <w:rFonts w:hint="cs"/>
          <w:rtl/>
        </w:rPr>
        <w:t>הרי</w:t>
      </w:r>
      <w:r w:rsidRPr="00FB60E0">
        <w:rPr>
          <w:rtl/>
        </w:rPr>
        <w:t xml:space="preserve"> </w:t>
      </w:r>
      <w:r w:rsidRPr="00FB60E0">
        <w:rPr>
          <w:rFonts w:hint="cs"/>
          <w:rtl/>
        </w:rPr>
        <w:t>כולן</w:t>
      </w:r>
      <w:r w:rsidRPr="00FB60E0">
        <w:rPr>
          <w:rtl/>
        </w:rPr>
        <w:t xml:space="preserve"> </w:t>
      </w:r>
      <w:r w:rsidRPr="00FB60E0">
        <w:rPr>
          <w:rFonts w:hint="cs"/>
          <w:rtl/>
        </w:rPr>
        <w:t>מכורין</w:t>
      </w:r>
      <w:r w:rsidRPr="00FB60E0">
        <w:rPr>
          <w:rtl/>
        </w:rPr>
        <w:t>.</w:t>
      </w:r>
    </w:p>
    <w:p w14:paraId="3118699C" w14:textId="77777777" w:rsidR="00AC0AF5" w:rsidRPr="00FB60E0" w:rsidRDefault="00AC0AF5" w:rsidP="00DB3591">
      <w:pPr>
        <w:pStyle w:val="afff3"/>
        <w:rPr>
          <w:rtl/>
        </w:rPr>
      </w:pPr>
      <w:r w:rsidRPr="00FB60E0">
        <w:rPr>
          <w:rFonts w:hint="cs"/>
          <w:rtl/>
        </w:rPr>
        <w:t>בין</w:t>
      </w:r>
      <w:r w:rsidRPr="00FB60E0">
        <w:rPr>
          <w:rtl/>
        </w:rPr>
        <w:t xml:space="preserve"> </w:t>
      </w:r>
      <w:r w:rsidRPr="00FB60E0">
        <w:rPr>
          <w:rFonts w:hint="cs"/>
          <w:rtl/>
        </w:rPr>
        <w:t>כך</w:t>
      </w:r>
      <w:r w:rsidRPr="00FB60E0">
        <w:rPr>
          <w:rtl/>
        </w:rPr>
        <w:t xml:space="preserve"> </w:t>
      </w:r>
      <w:r w:rsidRPr="00FB60E0">
        <w:rPr>
          <w:rFonts w:hint="cs"/>
          <w:rtl/>
        </w:rPr>
        <w:t>ובין</w:t>
      </w:r>
      <w:r w:rsidRPr="00FB60E0">
        <w:rPr>
          <w:rtl/>
        </w:rPr>
        <w:t xml:space="preserve"> </w:t>
      </w:r>
      <w:r w:rsidRPr="00FB60E0">
        <w:rPr>
          <w:rFonts w:hint="cs"/>
          <w:rtl/>
        </w:rPr>
        <w:t>כך</w:t>
      </w:r>
      <w:r w:rsidRPr="00FB60E0">
        <w:rPr>
          <w:rtl/>
        </w:rPr>
        <w:t xml:space="preserve">, </w:t>
      </w:r>
      <w:r w:rsidRPr="00FB60E0">
        <w:rPr>
          <w:rFonts w:hint="cs"/>
          <w:rtl/>
        </w:rPr>
        <w:t>לא</w:t>
      </w:r>
      <w:r w:rsidRPr="00FB60E0">
        <w:rPr>
          <w:rtl/>
        </w:rPr>
        <w:t xml:space="preserve"> </w:t>
      </w:r>
      <w:r w:rsidRPr="00FB60E0">
        <w:rPr>
          <w:rFonts w:hint="cs"/>
          <w:rtl/>
        </w:rPr>
        <w:t>מכר</w:t>
      </w:r>
      <w:r w:rsidRPr="00FB60E0">
        <w:rPr>
          <w:rtl/>
        </w:rPr>
        <w:t xml:space="preserve"> </w:t>
      </w:r>
      <w:r w:rsidRPr="00FB60E0">
        <w:rPr>
          <w:rFonts w:hint="cs"/>
          <w:rtl/>
        </w:rPr>
        <w:t>לא</w:t>
      </w:r>
      <w:r w:rsidRPr="00FB60E0">
        <w:rPr>
          <w:rtl/>
        </w:rPr>
        <w:t xml:space="preserve"> </w:t>
      </w:r>
      <w:r w:rsidRPr="00FB60E0">
        <w:rPr>
          <w:rFonts w:hint="cs"/>
          <w:rtl/>
        </w:rPr>
        <w:t>את</w:t>
      </w:r>
      <w:r w:rsidRPr="00FB60E0">
        <w:rPr>
          <w:rtl/>
        </w:rPr>
        <w:t xml:space="preserve"> </w:t>
      </w:r>
      <w:r w:rsidRPr="00FB60E0">
        <w:rPr>
          <w:rFonts w:hint="cs"/>
          <w:rtl/>
        </w:rPr>
        <w:t>המגורות</w:t>
      </w:r>
      <w:r w:rsidRPr="00FB60E0">
        <w:rPr>
          <w:rtl/>
        </w:rPr>
        <w:t xml:space="preserve"> </w:t>
      </w:r>
      <w:r w:rsidRPr="00FB60E0">
        <w:rPr>
          <w:rFonts w:hint="cs"/>
          <w:rtl/>
        </w:rPr>
        <w:t>של</w:t>
      </w:r>
      <w:r w:rsidRPr="00FB60E0">
        <w:rPr>
          <w:rtl/>
        </w:rPr>
        <w:t xml:space="preserve"> </w:t>
      </w:r>
      <w:r w:rsidRPr="00FB60E0">
        <w:rPr>
          <w:rFonts w:hint="cs"/>
          <w:rtl/>
        </w:rPr>
        <w:t>מים</w:t>
      </w:r>
      <w:r w:rsidRPr="00FB60E0">
        <w:rPr>
          <w:rtl/>
        </w:rPr>
        <w:t xml:space="preserve"> </w:t>
      </w:r>
      <w:r w:rsidRPr="00FB60E0">
        <w:rPr>
          <w:rFonts w:hint="cs"/>
          <w:rtl/>
        </w:rPr>
        <w:t>ולא</w:t>
      </w:r>
      <w:r w:rsidRPr="00FB60E0">
        <w:rPr>
          <w:rtl/>
        </w:rPr>
        <w:t xml:space="preserve"> </w:t>
      </w:r>
      <w:r w:rsidRPr="00FB60E0">
        <w:rPr>
          <w:rFonts w:hint="cs"/>
          <w:rtl/>
        </w:rPr>
        <w:t>את</w:t>
      </w:r>
      <w:r w:rsidRPr="00FB60E0">
        <w:rPr>
          <w:rtl/>
        </w:rPr>
        <w:t xml:space="preserve"> </w:t>
      </w:r>
      <w:r w:rsidRPr="00FB60E0">
        <w:rPr>
          <w:rFonts w:hint="cs"/>
          <w:rtl/>
        </w:rPr>
        <w:t>אוצרות</w:t>
      </w:r>
      <w:r w:rsidRPr="00FB60E0">
        <w:rPr>
          <w:rtl/>
        </w:rPr>
        <w:t xml:space="preserve"> </w:t>
      </w:r>
      <w:r w:rsidRPr="00FB60E0">
        <w:rPr>
          <w:rFonts w:hint="cs"/>
          <w:rtl/>
        </w:rPr>
        <w:t>של</w:t>
      </w:r>
      <w:r w:rsidRPr="00FB60E0">
        <w:rPr>
          <w:rtl/>
        </w:rPr>
        <w:t xml:space="preserve"> </w:t>
      </w:r>
      <w:r w:rsidRPr="00FB60E0">
        <w:rPr>
          <w:rFonts w:hint="cs"/>
          <w:rtl/>
        </w:rPr>
        <w:t>עצים</w:t>
      </w:r>
      <w:r w:rsidRPr="00FB60E0">
        <w:rPr>
          <w:rtl/>
        </w:rPr>
        <w:t>.</w:t>
      </w:r>
    </w:p>
    <w:p w14:paraId="10985ACB" w14:textId="77777777" w:rsidR="00AC0AF5" w:rsidRPr="00FB60E0" w:rsidRDefault="00AC0AF5" w:rsidP="00982F98">
      <w:pPr>
        <w:pStyle w:val="affe"/>
        <w:framePr w:wrap="around"/>
        <w:rPr>
          <w:rtl/>
        </w:rPr>
      </w:pPr>
      <w:r w:rsidRPr="00FB60E0">
        <w:rPr>
          <w:rtl/>
        </w:rPr>
        <w:t>סח.</w:t>
      </w:r>
    </w:p>
    <w:p w14:paraId="6519B4B7" w14:textId="77777777" w:rsidR="00FB60E0" w:rsidRPr="00FB60E0" w:rsidRDefault="00FB60E0" w:rsidP="00FB60E0">
      <w:pPr>
        <w:pStyle w:val="36"/>
        <w:framePr w:wrap="notBeside"/>
        <w:rPr>
          <w:rtl/>
        </w:rPr>
      </w:pPr>
      <w:r w:rsidRPr="00FB60E0">
        <w:rPr>
          <w:rFonts w:hint="cs"/>
          <w:rtl/>
        </w:rPr>
        <w:t xml:space="preserve">ת''ר </w:t>
      </w:r>
    </w:p>
    <w:p w14:paraId="3FDFDE69" w14:textId="1B8C0147" w:rsidR="00AC0AF5" w:rsidRPr="00FB60E0" w:rsidRDefault="00AC0AF5" w:rsidP="00FB60E0">
      <w:pPr>
        <w:pStyle w:val="affff9"/>
        <w:rPr>
          <w:rtl/>
        </w:rPr>
      </w:pPr>
      <w:r w:rsidRPr="00FB60E0">
        <w:rPr>
          <w:rtl/>
        </w:rPr>
        <w:t>המוכר את המרחץ</w:t>
      </w:r>
    </w:p>
    <w:p w14:paraId="0A64329F" w14:textId="77777777" w:rsidR="00AC0AF5" w:rsidRPr="00FB60E0" w:rsidRDefault="00AC0AF5" w:rsidP="00FB60E0">
      <w:pPr>
        <w:rPr>
          <w:rtl/>
        </w:rPr>
      </w:pPr>
      <w:r w:rsidRPr="00FB60E0">
        <w:rPr>
          <w:rtl/>
        </w:rPr>
        <w:t xml:space="preserve">- </w:t>
      </w:r>
      <w:r w:rsidRPr="00FB60E0">
        <w:rPr>
          <w:rFonts w:hint="cs"/>
          <w:rtl/>
        </w:rPr>
        <w:t>מכר</w:t>
      </w:r>
      <w:r w:rsidRPr="00FB60E0">
        <w:rPr>
          <w:rtl/>
        </w:rPr>
        <w:t xml:space="preserve"> </w:t>
      </w:r>
      <w:r w:rsidRPr="00FB60E0">
        <w:rPr>
          <w:rFonts w:hint="cs"/>
          <w:rtl/>
        </w:rPr>
        <w:t>את</w:t>
      </w:r>
      <w:r w:rsidRPr="00FB60E0">
        <w:rPr>
          <w:rtl/>
        </w:rPr>
        <w:t xml:space="preserve"> </w:t>
      </w:r>
      <w:r w:rsidRPr="00FB60E0">
        <w:rPr>
          <w:rFonts w:hint="cs"/>
          <w:rtl/>
        </w:rPr>
        <w:t>בית</w:t>
      </w:r>
      <w:r w:rsidRPr="00FB60E0">
        <w:rPr>
          <w:rtl/>
        </w:rPr>
        <w:t xml:space="preserve"> </w:t>
      </w:r>
      <w:r w:rsidRPr="00FB60E0">
        <w:rPr>
          <w:rFonts w:hint="cs"/>
          <w:rtl/>
        </w:rPr>
        <w:t>הנסרין</w:t>
      </w:r>
      <w:r w:rsidRPr="00FB60E0">
        <w:rPr>
          <w:rtl/>
        </w:rPr>
        <w:t xml:space="preserve"> </w:t>
      </w:r>
      <w:r w:rsidRPr="00FB60E0">
        <w:rPr>
          <w:rFonts w:hint="cs"/>
          <w:rtl/>
        </w:rPr>
        <w:t>ואת</w:t>
      </w:r>
      <w:r w:rsidRPr="00FB60E0">
        <w:rPr>
          <w:rtl/>
        </w:rPr>
        <w:t xml:space="preserve"> </w:t>
      </w:r>
      <w:r w:rsidRPr="00FB60E0">
        <w:rPr>
          <w:rFonts w:hint="cs"/>
          <w:rtl/>
        </w:rPr>
        <w:t>בית</w:t>
      </w:r>
      <w:r w:rsidRPr="00FB60E0">
        <w:rPr>
          <w:rtl/>
        </w:rPr>
        <w:t xml:space="preserve"> </w:t>
      </w:r>
      <w:r w:rsidRPr="00FB60E0">
        <w:rPr>
          <w:rFonts w:hint="cs"/>
          <w:rtl/>
        </w:rPr>
        <w:t>היקמין</w:t>
      </w:r>
      <w:r w:rsidRPr="00FB60E0">
        <w:rPr>
          <w:rtl/>
        </w:rPr>
        <w:t xml:space="preserve">, </w:t>
      </w:r>
      <w:r w:rsidRPr="00FB60E0">
        <w:rPr>
          <w:rFonts w:hint="cs"/>
          <w:rtl/>
        </w:rPr>
        <w:t>ואת</w:t>
      </w:r>
      <w:r w:rsidRPr="00FB60E0">
        <w:rPr>
          <w:rtl/>
        </w:rPr>
        <w:t xml:space="preserve"> </w:t>
      </w:r>
      <w:r w:rsidRPr="00FB60E0">
        <w:rPr>
          <w:rFonts w:hint="cs"/>
          <w:rtl/>
        </w:rPr>
        <w:t>בית</w:t>
      </w:r>
      <w:r w:rsidRPr="00FB60E0">
        <w:rPr>
          <w:rtl/>
        </w:rPr>
        <w:t xml:space="preserve"> </w:t>
      </w:r>
      <w:r w:rsidRPr="00FB60E0">
        <w:rPr>
          <w:rFonts w:hint="cs"/>
          <w:rtl/>
        </w:rPr>
        <w:t>הספלים</w:t>
      </w:r>
      <w:r w:rsidRPr="00FB60E0">
        <w:rPr>
          <w:rtl/>
        </w:rPr>
        <w:t xml:space="preserve"> </w:t>
      </w:r>
      <w:r w:rsidRPr="00FB60E0">
        <w:rPr>
          <w:rFonts w:hint="cs"/>
          <w:rtl/>
        </w:rPr>
        <w:t>ואת</w:t>
      </w:r>
      <w:r w:rsidRPr="00FB60E0">
        <w:rPr>
          <w:rtl/>
        </w:rPr>
        <w:t xml:space="preserve"> </w:t>
      </w:r>
      <w:r w:rsidRPr="00FB60E0">
        <w:rPr>
          <w:rFonts w:hint="cs"/>
          <w:rtl/>
        </w:rPr>
        <w:t>בית</w:t>
      </w:r>
      <w:r w:rsidRPr="00FB60E0">
        <w:rPr>
          <w:rtl/>
        </w:rPr>
        <w:t xml:space="preserve"> </w:t>
      </w:r>
      <w:r w:rsidRPr="00FB60E0">
        <w:rPr>
          <w:rFonts w:hint="cs"/>
          <w:rtl/>
        </w:rPr>
        <w:t>הוילאות</w:t>
      </w:r>
      <w:r w:rsidRPr="00FB60E0">
        <w:rPr>
          <w:rtl/>
        </w:rPr>
        <w:t>,</w:t>
      </w:r>
    </w:p>
    <w:p w14:paraId="40F6B462" w14:textId="77777777" w:rsidR="00AC0AF5" w:rsidRPr="00FB60E0" w:rsidRDefault="00AC0AF5" w:rsidP="00FB60E0">
      <w:pPr>
        <w:rPr>
          <w:rtl/>
        </w:rPr>
      </w:pPr>
      <w:r w:rsidRPr="00FB60E0">
        <w:rPr>
          <w:rFonts w:hint="cs"/>
          <w:rtl/>
        </w:rPr>
        <w:t>- אבל</w:t>
      </w:r>
      <w:r w:rsidRPr="00FB60E0">
        <w:rPr>
          <w:rtl/>
        </w:rPr>
        <w:t xml:space="preserve"> </w:t>
      </w:r>
      <w:r w:rsidRPr="00FB60E0">
        <w:rPr>
          <w:rFonts w:hint="cs"/>
          <w:rtl/>
        </w:rPr>
        <w:t>לא</w:t>
      </w:r>
      <w:r w:rsidRPr="00FB60E0">
        <w:rPr>
          <w:rtl/>
        </w:rPr>
        <w:t xml:space="preserve"> </w:t>
      </w:r>
      <w:r w:rsidRPr="00FB60E0">
        <w:rPr>
          <w:rFonts w:hint="cs"/>
          <w:rtl/>
        </w:rPr>
        <w:t>את</w:t>
      </w:r>
      <w:r w:rsidRPr="00FB60E0">
        <w:rPr>
          <w:rtl/>
        </w:rPr>
        <w:t xml:space="preserve"> </w:t>
      </w:r>
      <w:r w:rsidRPr="00FB60E0">
        <w:rPr>
          <w:rFonts w:hint="cs"/>
          <w:rtl/>
        </w:rPr>
        <w:t>נסרין</w:t>
      </w:r>
      <w:r w:rsidRPr="00FB60E0">
        <w:rPr>
          <w:rtl/>
        </w:rPr>
        <w:t xml:space="preserve"> </w:t>
      </w:r>
      <w:r w:rsidRPr="00FB60E0">
        <w:rPr>
          <w:rFonts w:hint="cs"/>
          <w:rtl/>
        </w:rPr>
        <w:t>עצמן</w:t>
      </w:r>
      <w:r w:rsidRPr="00FB60E0">
        <w:rPr>
          <w:rtl/>
        </w:rPr>
        <w:t xml:space="preserve"> </w:t>
      </w:r>
      <w:r w:rsidRPr="00FB60E0">
        <w:rPr>
          <w:rFonts w:hint="cs"/>
          <w:rtl/>
        </w:rPr>
        <w:t>ולא</w:t>
      </w:r>
      <w:r w:rsidRPr="00FB60E0">
        <w:rPr>
          <w:rtl/>
        </w:rPr>
        <w:t xml:space="preserve"> </w:t>
      </w:r>
      <w:r w:rsidRPr="00FB60E0">
        <w:rPr>
          <w:rFonts w:hint="cs"/>
          <w:rtl/>
        </w:rPr>
        <w:t>יקמין</w:t>
      </w:r>
      <w:r w:rsidRPr="00FB60E0">
        <w:rPr>
          <w:rtl/>
        </w:rPr>
        <w:t xml:space="preserve"> </w:t>
      </w:r>
      <w:r w:rsidRPr="00FB60E0">
        <w:rPr>
          <w:rFonts w:hint="cs"/>
          <w:rtl/>
        </w:rPr>
        <w:t>עצמן</w:t>
      </w:r>
      <w:r w:rsidRPr="00FB60E0">
        <w:rPr>
          <w:rtl/>
        </w:rPr>
        <w:t xml:space="preserve">, </w:t>
      </w:r>
      <w:r w:rsidRPr="00FB60E0">
        <w:rPr>
          <w:rFonts w:hint="cs"/>
          <w:rtl/>
        </w:rPr>
        <w:t>ולא</w:t>
      </w:r>
      <w:r w:rsidRPr="00FB60E0">
        <w:rPr>
          <w:rtl/>
        </w:rPr>
        <w:t xml:space="preserve"> </w:t>
      </w:r>
      <w:r w:rsidRPr="00FB60E0">
        <w:rPr>
          <w:rFonts w:hint="cs"/>
          <w:rtl/>
        </w:rPr>
        <w:t>ספלים</w:t>
      </w:r>
      <w:r w:rsidRPr="00FB60E0">
        <w:rPr>
          <w:rtl/>
        </w:rPr>
        <w:t xml:space="preserve"> </w:t>
      </w:r>
      <w:r w:rsidRPr="00FB60E0">
        <w:rPr>
          <w:rFonts w:hint="cs"/>
          <w:rtl/>
        </w:rPr>
        <w:t>עצמן</w:t>
      </w:r>
      <w:r w:rsidRPr="00FB60E0">
        <w:rPr>
          <w:rtl/>
        </w:rPr>
        <w:t xml:space="preserve"> </w:t>
      </w:r>
      <w:r w:rsidRPr="00FB60E0">
        <w:rPr>
          <w:rFonts w:hint="cs"/>
          <w:rtl/>
        </w:rPr>
        <w:t>ולא</w:t>
      </w:r>
      <w:r w:rsidRPr="00FB60E0">
        <w:rPr>
          <w:rtl/>
        </w:rPr>
        <w:t xml:space="preserve"> </w:t>
      </w:r>
      <w:r w:rsidRPr="00FB60E0">
        <w:rPr>
          <w:rFonts w:hint="cs"/>
          <w:rtl/>
        </w:rPr>
        <w:t>וילאות</w:t>
      </w:r>
      <w:r w:rsidRPr="00FB60E0">
        <w:rPr>
          <w:rtl/>
        </w:rPr>
        <w:t xml:space="preserve"> </w:t>
      </w:r>
      <w:r w:rsidRPr="00FB60E0">
        <w:rPr>
          <w:rFonts w:hint="cs"/>
          <w:rtl/>
        </w:rPr>
        <w:t>עצמן</w:t>
      </w:r>
      <w:r w:rsidRPr="00FB60E0">
        <w:rPr>
          <w:rtl/>
        </w:rPr>
        <w:t>,</w:t>
      </w:r>
    </w:p>
    <w:p w14:paraId="5372FD66" w14:textId="325FD374" w:rsidR="00AC0AF5" w:rsidRPr="00FB60E0" w:rsidRDefault="00AC0AF5" w:rsidP="00FB60E0">
      <w:pPr>
        <w:rPr>
          <w:rtl/>
        </w:rPr>
      </w:pPr>
      <w:r w:rsidRPr="00FB60E0">
        <w:rPr>
          <w:rStyle w:val="afff8"/>
          <w:rFonts w:hint="cs"/>
          <w:rtl/>
        </w:rPr>
        <w:t xml:space="preserve"> ובזמן</w:t>
      </w:r>
      <w:r w:rsidRPr="00FB60E0">
        <w:rPr>
          <w:rStyle w:val="afff8"/>
          <w:rtl/>
        </w:rPr>
        <w:t xml:space="preserve"> </w:t>
      </w:r>
      <w:r w:rsidRPr="00FB60E0">
        <w:rPr>
          <w:rStyle w:val="afff8"/>
          <w:rFonts w:hint="cs"/>
          <w:rtl/>
        </w:rPr>
        <w:t>שאמר</w:t>
      </w:r>
      <w:r w:rsidRPr="00FB60E0">
        <w:rPr>
          <w:rStyle w:val="afff8"/>
          <w:rtl/>
        </w:rPr>
        <w:t xml:space="preserve"> </w:t>
      </w:r>
      <w:r w:rsidRPr="00FB60E0">
        <w:rPr>
          <w:rStyle w:val="afff8"/>
          <w:rFonts w:hint="cs"/>
          <w:rtl/>
        </w:rPr>
        <w:t>לו</w:t>
      </w:r>
      <w:r w:rsidRPr="00FB60E0">
        <w:rPr>
          <w:rStyle w:val="afff8"/>
          <w:rtl/>
        </w:rPr>
        <w:t>:</w:t>
      </w:r>
      <w:r w:rsidRPr="00FB60E0">
        <w:rPr>
          <w:rtl/>
        </w:rPr>
        <w:t xml:space="preserve"> </w:t>
      </w:r>
      <w:r w:rsidRPr="00FB60E0">
        <w:rPr>
          <w:rFonts w:hint="cs"/>
          <w:rtl/>
        </w:rPr>
        <w:t>היא</w:t>
      </w:r>
      <w:r w:rsidRPr="00FB60E0">
        <w:rPr>
          <w:rtl/>
        </w:rPr>
        <w:t xml:space="preserve"> </w:t>
      </w:r>
      <w:r w:rsidRPr="00FB60E0">
        <w:rPr>
          <w:rFonts w:hint="cs"/>
          <w:rtl/>
        </w:rPr>
        <w:t>וכל</w:t>
      </w:r>
      <w:r w:rsidRPr="00FB60E0">
        <w:rPr>
          <w:rtl/>
        </w:rPr>
        <w:t xml:space="preserve"> </w:t>
      </w:r>
      <w:r w:rsidRPr="00FB60E0">
        <w:rPr>
          <w:rFonts w:hint="cs"/>
          <w:rtl/>
        </w:rPr>
        <w:t>מה</w:t>
      </w:r>
      <w:r w:rsidRPr="00FB60E0">
        <w:rPr>
          <w:rtl/>
        </w:rPr>
        <w:t xml:space="preserve"> </w:t>
      </w:r>
      <w:r w:rsidRPr="00FB60E0">
        <w:rPr>
          <w:rFonts w:hint="cs"/>
          <w:rtl/>
        </w:rPr>
        <w:t>שבתוכה</w:t>
      </w:r>
      <w:r w:rsidRPr="00FB60E0">
        <w:rPr>
          <w:rtl/>
        </w:rPr>
        <w:t xml:space="preserve"> - </w:t>
      </w:r>
      <w:r w:rsidRPr="00FB60E0">
        <w:rPr>
          <w:rFonts w:hint="cs"/>
          <w:rtl/>
        </w:rPr>
        <w:t>הרי</w:t>
      </w:r>
      <w:r w:rsidRPr="00FB60E0">
        <w:rPr>
          <w:rtl/>
        </w:rPr>
        <w:t xml:space="preserve"> </w:t>
      </w:r>
      <w:r w:rsidRPr="00FB60E0">
        <w:rPr>
          <w:rFonts w:hint="cs"/>
          <w:rtl/>
        </w:rPr>
        <w:t>כולן</w:t>
      </w:r>
      <w:r w:rsidRPr="00FB60E0">
        <w:rPr>
          <w:rtl/>
        </w:rPr>
        <w:t xml:space="preserve"> </w:t>
      </w:r>
      <w:r w:rsidRPr="00FB60E0">
        <w:rPr>
          <w:rFonts w:hint="cs"/>
          <w:rtl/>
        </w:rPr>
        <w:t>מכורין</w:t>
      </w:r>
      <w:r w:rsidRPr="00FB60E0">
        <w:rPr>
          <w:rtl/>
        </w:rPr>
        <w:t>.</w:t>
      </w:r>
    </w:p>
    <w:p w14:paraId="7D701E2C" w14:textId="77777777" w:rsidR="00AC0AF5" w:rsidRPr="00FB60E0" w:rsidRDefault="00AC0AF5" w:rsidP="00FB60E0">
      <w:pPr>
        <w:rPr>
          <w:rtl/>
        </w:rPr>
      </w:pPr>
      <w:r w:rsidRPr="00FB60E0">
        <w:rPr>
          <w:rFonts w:hint="cs"/>
          <w:rtl/>
        </w:rPr>
        <w:t>בין</w:t>
      </w:r>
      <w:r w:rsidRPr="00FB60E0">
        <w:rPr>
          <w:rtl/>
        </w:rPr>
        <w:t xml:space="preserve"> </w:t>
      </w:r>
      <w:r w:rsidRPr="00FB60E0">
        <w:rPr>
          <w:rFonts w:hint="cs"/>
          <w:rtl/>
        </w:rPr>
        <w:t>כך</w:t>
      </w:r>
      <w:r w:rsidRPr="00FB60E0">
        <w:rPr>
          <w:rtl/>
        </w:rPr>
        <w:t xml:space="preserve"> </w:t>
      </w:r>
      <w:r w:rsidRPr="00FB60E0">
        <w:rPr>
          <w:rFonts w:hint="cs"/>
          <w:rtl/>
        </w:rPr>
        <w:t>ובין</w:t>
      </w:r>
      <w:r w:rsidRPr="00FB60E0">
        <w:rPr>
          <w:rtl/>
        </w:rPr>
        <w:t xml:space="preserve"> </w:t>
      </w:r>
      <w:r w:rsidRPr="00FB60E0">
        <w:rPr>
          <w:rFonts w:hint="cs"/>
          <w:rtl/>
        </w:rPr>
        <w:t>כך</w:t>
      </w:r>
      <w:r w:rsidRPr="00FB60E0">
        <w:rPr>
          <w:rtl/>
        </w:rPr>
        <w:t xml:space="preserve">, </w:t>
      </w:r>
      <w:r w:rsidRPr="00FB60E0">
        <w:rPr>
          <w:rFonts w:hint="cs"/>
          <w:rtl/>
        </w:rPr>
        <w:t>לא</w:t>
      </w:r>
      <w:r w:rsidRPr="00FB60E0">
        <w:rPr>
          <w:rtl/>
        </w:rPr>
        <w:t xml:space="preserve"> </w:t>
      </w:r>
      <w:r w:rsidRPr="00FB60E0">
        <w:rPr>
          <w:rFonts w:hint="cs"/>
          <w:rtl/>
        </w:rPr>
        <w:t>מכר</w:t>
      </w:r>
      <w:r w:rsidRPr="00FB60E0">
        <w:rPr>
          <w:rtl/>
        </w:rPr>
        <w:t xml:space="preserve"> </w:t>
      </w:r>
      <w:r w:rsidRPr="00FB60E0">
        <w:rPr>
          <w:rFonts w:hint="cs"/>
          <w:rtl/>
        </w:rPr>
        <w:t>לו</w:t>
      </w:r>
      <w:r w:rsidRPr="00FB60E0">
        <w:rPr>
          <w:rtl/>
        </w:rPr>
        <w:t xml:space="preserve"> </w:t>
      </w:r>
      <w:r w:rsidRPr="00FB60E0">
        <w:rPr>
          <w:rFonts w:hint="cs"/>
          <w:rtl/>
        </w:rPr>
        <w:t>את</w:t>
      </w:r>
      <w:r w:rsidRPr="00FB60E0">
        <w:rPr>
          <w:rtl/>
        </w:rPr>
        <w:t xml:space="preserve"> </w:t>
      </w:r>
      <w:r w:rsidRPr="00FB60E0">
        <w:rPr>
          <w:rFonts w:hint="cs"/>
          <w:rtl/>
        </w:rPr>
        <w:t>הבריכות</w:t>
      </w:r>
      <w:r w:rsidRPr="00FB60E0">
        <w:rPr>
          <w:rtl/>
        </w:rPr>
        <w:t xml:space="preserve"> </w:t>
      </w:r>
      <w:r w:rsidRPr="00FB60E0">
        <w:rPr>
          <w:rFonts w:hint="cs"/>
          <w:rtl/>
        </w:rPr>
        <w:t>המספקות</w:t>
      </w:r>
      <w:r w:rsidRPr="00FB60E0">
        <w:rPr>
          <w:rtl/>
        </w:rPr>
        <w:t xml:space="preserve"> </w:t>
      </w:r>
      <w:r w:rsidRPr="00FB60E0">
        <w:rPr>
          <w:rFonts w:hint="cs"/>
          <w:rtl/>
        </w:rPr>
        <w:t>לו</w:t>
      </w:r>
      <w:r w:rsidRPr="00FB60E0">
        <w:rPr>
          <w:rtl/>
        </w:rPr>
        <w:t xml:space="preserve"> </w:t>
      </w:r>
      <w:r w:rsidRPr="00FB60E0">
        <w:rPr>
          <w:rFonts w:hint="cs"/>
          <w:rtl/>
        </w:rPr>
        <w:t>מים</w:t>
      </w:r>
      <w:r w:rsidRPr="00FB60E0">
        <w:rPr>
          <w:rtl/>
        </w:rPr>
        <w:t xml:space="preserve">, </w:t>
      </w:r>
      <w:r w:rsidRPr="00FB60E0">
        <w:rPr>
          <w:rFonts w:hint="cs"/>
          <w:rtl/>
        </w:rPr>
        <w:t>בין</w:t>
      </w:r>
      <w:r w:rsidRPr="00FB60E0">
        <w:rPr>
          <w:rtl/>
        </w:rPr>
        <w:t xml:space="preserve"> </w:t>
      </w:r>
      <w:r w:rsidRPr="00FB60E0">
        <w:rPr>
          <w:rFonts w:hint="cs"/>
          <w:rtl/>
        </w:rPr>
        <w:t>בימות</w:t>
      </w:r>
      <w:r w:rsidRPr="00FB60E0">
        <w:rPr>
          <w:rtl/>
        </w:rPr>
        <w:t xml:space="preserve"> </w:t>
      </w:r>
      <w:r w:rsidRPr="00FB60E0">
        <w:rPr>
          <w:rFonts w:hint="cs"/>
          <w:rtl/>
        </w:rPr>
        <w:t>החמה</w:t>
      </w:r>
      <w:r w:rsidRPr="00FB60E0">
        <w:rPr>
          <w:rtl/>
        </w:rPr>
        <w:t xml:space="preserve"> </w:t>
      </w:r>
      <w:r w:rsidRPr="00FB60E0">
        <w:rPr>
          <w:rFonts w:hint="cs"/>
          <w:rtl/>
        </w:rPr>
        <w:t>ובימות</w:t>
      </w:r>
      <w:r w:rsidRPr="00FB60E0">
        <w:rPr>
          <w:rtl/>
        </w:rPr>
        <w:t xml:space="preserve"> </w:t>
      </w:r>
      <w:r w:rsidRPr="00FB60E0">
        <w:rPr>
          <w:rFonts w:hint="cs"/>
          <w:rtl/>
        </w:rPr>
        <w:t>הגשמים</w:t>
      </w:r>
      <w:r w:rsidRPr="00FB60E0">
        <w:rPr>
          <w:rtl/>
        </w:rPr>
        <w:t xml:space="preserve">, </w:t>
      </w:r>
      <w:r w:rsidRPr="00FB60E0">
        <w:rPr>
          <w:rFonts w:hint="cs"/>
          <w:rtl/>
        </w:rPr>
        <w:t>ולא</w:t>
      </w:r>
      <w:r w:rsidRPr="00FB60E0">
        <w:rPr>
          <w:rtl/>
        </w:rPr>
        <w:t xml:space="preserve"> </w:t>
      </w:r>
      <w:r w:rsidRPr="00FB60E0">
        <w:rPr>
          <w:rFonts w:hint="cs"/>
          <w:rtl/>
        </w:rPr>
        <w:t>בית</w:t>
      </w:r>
      <w:r w:rsidRPr="00FB60E0">
        <w:rPr>
          <w:rtl/>
        </w:rPr>
        <w:t xml:space="preserve"> </w:t>
      </w:r>
      <w:r w:rsidRPr="00FB60E0">
        <w:rPr>
          <w:rFonts w:hint="cs"/>
          <w:rtl/>
        </w:rPr>
        <w:t>כינוס</w:t>
      </w:r>
      <w:r w:rsidRPr="00FB60E0">
        <w:rPr>
          <w:rtl/>
        </w:rPr>
        <w:t xml:space="preserve"> </w:t>
      </w:r>
      <w:r w:rsidRPr="00FB60E0">
        <w:rPr>
          <w:rFonts w:hint="cs"/>
          <w:rtl/>
        </w:rPr>
        <w:t>העצים</w:t>
      </w:r>
      <w:r w:rsidRPr="00FB60E0">
        <w:rPr>
          <w:rtl/>
        </w:rPr>
        <w:t>.</w:t>
      </w:r>
    </w:p>
    <w:p w14:paraId="5142824F" w14:textId="77777777" w:rsidR="00AC0AF5" w:rsidRPr="00FB60E0" w:rsidRDefault="00AC0AF5" w:rsidP="00FB60E0">
      <w:pPr>
        <w:rPr>
          <w:rtl/>
        </w:rPr>
      </w:pPr>
      <w:r w:rsidRPr="00FB60E0">
        <w:rPr>
          <w:rFonts w:hint="cs"/>
          <w:rtl/>
        </w:rPr>
        <w:t>ואם</w:t>
      </w:r>
      <w:r w:rsidRPr="00FB60E0">
        <w:rPr>
          <w:rtl/>
        </w:rPr>
        <w:t xml:space="preserve"> </w:t>
      </w:r>
      <w:r w:rsidRPr="00FB60E0">
        <w:rPr>
          <w:rFonts w:hint="cs"/>
          <w:rtl/>
        </w:rPr>
        <w:t>אמר</w:t>
      </w:r>
      <w:r w:rsidRPr="00FB60E0">
        <w:rPr>
          <w:rtl/>
        </w:rPr>
        <w:t xml:space="preserve"> </w:t>
      </w:r>
      <w:r w:rsidRPr="00FB60E0">
        <w:rPr>
          <w:rFonts w:hint="cs"/>
          <w:rtl/>
        </w:rPr>
        <w:t>לו</w:t>
      </w:r>
      <w:r w:rsidRPr="00FB60E0">
        <w:rPr>
          <w:rtl/>
        </w:rPr>
        <w:t xml:space="preserve">: </w:t>
      </w:r>
      <w:r w:rsidRPr="00FB60E0">
        <w:rPr>
          <w:rFonts w:hint="cs"/>
          <w:rtl/>
        </w:rPr>
        <w:t>בית</w:t>
      </w:r>
      <w:r w:rsidRPr="00FB60E0">
        <w:rPr>
          <w:rtl/>
        </w:rPr>
        <w:t xml:space="preserve"> </w:t>
      </w:r>
      <w:r w:rsidRPr="00FB60E0">
        <w:rPr>
          <w:rFonts w:hint="cs"/>
          <w:rtl/>
        </w:rPr>
        <w:t>המרחץ</w:t>
      </w:r>
      <w:r w:rsidRPr="00FB60E0">
        <w:rPr>
          <w:rtl/>
        </w:rPr>
        <w:t xml:space="preserve"> </w:t>
      </w:r>
      <w:r w:rsidRPr="00FB60E0">
        <w:rPr>
          <w:rFonts w:hint="cs"/>
          <w:rtl/>
        </w:rPr>
        <w:t>וכל</w:t>
      </w:r>
      <w:r w:rsidRPr="00FB60E0">
        <w:rPr>
          <w:rtl/>
        </w:rPr>
        <w:t xml:space="preserve"> </w:t>
      </w:r>
      <w:r w:rsidRPr="00FB60E0">
        <w:rPr>
          <w:rFonts w:hint="cs"/>
          <w:rtl/>
        </w:rPr>
        <w:t>תשמישיו</w:t>
      </w:r>
      <w:r w:rsidRPr="00FB60E0">
        <w:rPr>
          <w:rtl/>
        </w:rPr>
        <w:t xml:space="preserve"> </w:t>
      </w:r>
      <w:r w:rsidRPr="00FB60E0">
        <w:rPr>
          <w:rFonts w:hint="cs"/>
          <w:rtl/>
        </w:rPr>
        <w:t>אני</w:t>
      </w:r>
      <w:r w:rsidRPr="00FB60E0">
        <w:rPr>
          <w:rtl/>
        </w:rPr>
        <w:t xml:space="preserve"> </w:t>
      </w:r>
      <w:r w:rsidRPr="00FB60E0">
        <w:rPr>
          <w:rFonts w:hint="cs"/>
          <w:rtl/>
        </w:rPr>
        <w:t>מוכר</w:t>
      </w:r>
      <w:r w:rsidRPr="00FB60E0">
        <w:rPr>
          <w:rtl/>
        </w:rPr>
        <w:t xml:space="preserve"> </w:t>
      </w:r>
      <w:r w:rsidRPr="00FB60E0">
        <w:rPr>
          <w:rFonts w:hint="cs"/>
          <w:rtl/>
        </w:rPr>
        <w:t>לך</w:t>
      </w:r>
      <w:r w:rsidRPr="00FB60E0">
        <w:rPr>
          <w:rtl/>
        </w:rPr>
        <w:t xml:space="preserve"> - </w:t>
      </w:r>
      <w:r w:rsidRPr="00FB60E0">
        <w:rPr>
          <w:rFonts w:hint="cs"/>
          <w:rtl/>
        </w:rPr>
        <w:t>כולן</w:t>
      </w:r>
      <w:r w:rsidRPr="00FB60E0">
        <w:rPr>
          <w:rtl/>
        </w:rPr>
        <w:t xml:space="preserve"> </w:t>
      </w:r>
      <w:r w:rsidRPr="00FB60E0">
        <w:rPr>
          <w:rFonts w:hint="cs"/>
          <w:rtl/>
        </w:rPr>
        <w:t>מכורין</w:t>
      </w:r>
      <w:r w:rsidRPr="00FB60E0">
        <w:rPr>
          <w:rtl/>
        </w:rPr>
        <w:t>.</w:t>
      </w:r>
    </w:p>
    <w:p w14:paraId="0129904B" w14:textId="77777777" w:rsidR="00AC0AF5" w:rsidRDefault="00AC0AF5" w:rsidP="00FB60E0">
      <w:pPr>
        <w:pStyle w:val="affff9"/>
        <w:rPr>
          <w:rtl/>
        </w:rPr>
      </w:pPr>
      <w:r w:rsidRPr="00C35A2C">
        <w:rPr>
          <w:rFonts w:hint="cs"/>
          <w:rtl/>
        </w:rPr>
        <w:t>בית</w:t>
      </w:r>
      <w:r w:rsidRPr="00C35A2C">
        <w:rPr>
          <w:rtl/>
        </w:rPr>
        <w:t xml:space="preserve"> </w:t>
      </w:r>
      <w:r w:rsidRPr="00C35A2C">
        <w:rPr>
          <w:rFonts w:hint="cs"/>
          <w:rtl/>
        </w:rPr>
        <w:t>הבד</w:t>
      </w:r>
      <w:r w:rsidRPr="00C35A2C">
        <w:rPr>
          <w:rtl/>
        </w:rPr>
        <w:t xml:space="preserve"> </w:t>
      </w:r>
      <w:r w:rsidRPr="00C35A2C">
        <w:rPr>
          <w:rFonts w:hint="cs"/>
          <w:rtl/>
        </w:rPr>
        <w:t>וכל</w:t>
      </w:r>
      <w:r w:rsidRPr="00C35A2C">
        <w:rPr>
          <w:rtl/>
        </w:rPr>
        <w:t xml:space="preserve"> </w:t>
      </w:r>
      <w:r w:rsidRPr="00C35A2C">
        <w:rPr>
          <w:rFonts w:hint="cs"/>
          <w:rtl/>
        </w:rPr>
        <w:t>תשמישיו</w:t>
      </w:r>
      <w:r w:rsidRPr="00C35A2C">
        <w:rPr>
          <w:rtl/>
        </w:rPr>
        <w:t xml:space="preserve"> </w:t>
      </w:r>
      <w:r w:rsidRPr="00C35A2C">
        <w:rPr>
          <w:rFonts w:hint="cs"/>
          <w:rtl/>
        </w:rPr>
        <w:t>אני</w:t>
      </w:r>
      <w:r w:rsidRPr="00C35A2C">
        <w:rPr>
          <w:rtl/>
        </w:rPr>
        <w:t xml:space="preserve"> </w:t>
      </w:r>
      <w:r w:rsidRPr="00C35A2C">
        <w:rPr>
          <w:rFonts w:hint="cs"/>
          <w:rtl/>
        </w:rPr>
        <w:t>מוכר</w:t>
      </w:r>
      <w:r w:rsidRPr="00C35A2C">
        <w:rPr>
          <w:rtl/>
        </w:rPr>
        <w:t xml:space="preserve"> </w:t>
      </w:r>
      <w:r w:rsidRPr="00C35A2C">
        <w:rPr>
          <w:rFonts w:hint="cs"/>
          <w:rtl/>
        </w:rPr>
        <w:t>לך</w:t>
      </w:r>
      <w:r w:rsidRPr="00C35A2C">
        <w:rPr>
          <w:rtl/>
        </w:rPr>
        <w:t>,</w:t>
      </w:r>
    </w:p>
    <w:p w14:paraId="3291419F" w14:textId="77777777" w:rsidR="00AC0AF5" w:rsidRDefault="00AC0AF5" w:rsidP="00AC0AF5">
      <w:pPr>
        <w:rPr>
          <w:rFonts w:ascii="Fb Fontext" w:hAnsi="Fb Fontext"/>
          <w:rtl/>
        </w:rPr>
      </w:pPr>
      <w:r w:rsidRPr="00C35A2C">
        <w:rPr>
          <w:rFonts w:ascii="Fb Fontext" w:hAnsi="Fb Fontext" w:hint="cs"/>
          <w:rtl/>
        </w:rPr>
        <w:t>והויא</w:t>
      </w:r>
      <w:r w:rsidRPr="00C35A2C">
        <w:rPr>
          <w:rFonts w:ascii="Fb Fontext" w:hAnsi="Fb Fontext"/>
          <w:rtl/>
        </w:rPr>
        <w:t xml:space="preserve"> </w:t>
      </w:r>
      <w:r w:rsidRPr="00C35A2C">
        <w:rPr>
          <w:rFonts w:ascii="Fb Fontext" w:hAnsi="Fb Fontext" w:hint="cs"/>
          <w:rtl/>
        </w:rPr>
        <w:t>חנות</w:t>
      </w:r>
      <w:r w:rsidRPr="00C35A2C">
        <w:rPr>
          <w:rFonts w:ascii="Fb Fontext" w:hAnsi="Fb Fontext"/>
          <w:rtl/>
        </w:rPr>
        <w:t xml:space="preserve"> </w:t>
      </w:r>
      <w:r>
        <w:rPr>
          <w:rFonts w:ascii="Fb Fontext" w:hAnsi="Fb Fontext" w:hint="cs"/>
          <w:rtl/>
        </w:rPr>
        <w:t>בחוץ</w:t>
      </w:r>
      <w:r w:rsidRPr="00C35A2C">
        <w:rPr>
          <w:rFonts w:ascii="Fb Fontext" w:hAnsi="Fb Fontext"/>
          <w:rtl/>
        </w:rPr>
        <w:t xml:space="preserve"> </w:t>
      </w:r>
      <w:r>
        <w:rPr>
          <w:rFonts w:ascii="Fb Fontext" w:hAnsi="Fb Fontext" w:hint="cs"/>
          <w:rtl/>
        </w:rPr>
        <w:t>ד</w:t>
      </w:r>
      <w:r w:rsidRPr="00C35A2C">
        <w:rPr>
          <w:rFonts w:ascii="Fb Fontext" w:hAnsi="Fb Fontext" w:hint="cs"/>
          <w:rtl/>
        </w:rPr>
        <w:t>שטחו</w:t>
      </w:r>
      <w:r w:rsidRPr="00C35A2C">
        <w:rPr>
          <w:rFonts w:ascii="Fb Fontext" w:hAnsi="Fb Fontext"/>
          <w:rtl/>
        </w:rPr>
        <w:t xml:space="preserve"> </w:t>
      </w:r>
      <w:r w:rsidRPr="00C35A2C">
        <w:rPr>
          <w:rFonts w:ascii="Fb Fontext" w:hAnsi="Fb Fontext" w:hint="cs"/>
          <w:rtl/>
        </w:rPr>
        <w:t>בהו</w:t>
      </w:r>
      <w:r w:rsidRPr="00C35A2C">
        <w:rPr>
          <w:rFonts w:ascii="Fb Fontext" w:hAnsi="Fb Fontext"/>
          <w:rtl/>
        </w:rPr>
        <w:t xml:space="preserve"> </w:t>
      </w:r>
      <w:r w:rsidRPr="00C35A2C">
        <w:rPr>
          <w:rFonts w:ascii="Fb Fontext" w:hAnsi="Fb Fontext" w:hint="cs"/>
          <w:rtl/>
        </w:rPr>
        <w:t>שומשמי</w:t>
      </w:r>
      <w:r w:rsidRPr="00C35A2C">
        <w:rPr>
          <w:rFonts w:ascii="Fb Fontext" w:hAnsi="Fb Fontext"/>
          <w:rtl/>
        </w:rPr>
        <w:t>,</w:t>
      </w:r>
    </w:p>
    <w:p w14:paraId="098F4955" w14:textId="4DE8B039" w:rsidR="00AC0AF5" w:rsidRPr="00C35A2C" w:rsidRDefault="00AC0AF5" w:rsidP="00AC0AF5">
      <w:pPr>
        <w:rPr>
          <w:rFonts w:ascii="Fb Fontext" w:hAnsi="Fb Fontext"/>
        </w:rPr>
      </w:pPr>
      <w:r w:rsidRPr="00FB60E0">
        <w:rPr>
          <w:rStyle w:val="affffe"/>
          <w:rFonts w:hint="cs"/>
          <w:rtl/>
        </w:rPr>
        <w:t>אי</w:t>
      </w:r>
      <w:r w:rsidRPr="00FB60E0">
        <w:rPr>
          <w:rStyle w:val="affffe"/>
          <w:rtl/>
        </w:rPr>
        <w:t xml:space="preserve"> </w:t>
      </w:r>
      <w:r w:rsidRPr="00FB60E0">
        <w:rPr>
          <w:rStyle w:val="affffe"/>
          <w:rFonts w:hint="cs"/>
          <w:rtl/>
        </w:rPr>
        <w:t>א</w:t>
      </w:r>
      <w:r w:rsidRPr="00FB60E0">
        <w:rPr>
          <w:rStyle w:val="affffe"/>
          <w:rtl/>
        </w:rPr>
        <w:t>"</w:t>
      </w:r>
      <w:r w:rsidRPr="00FB60E0">
        <w:rPr>
          <w:rStyle w:val="affffe"/>
          <w:rFonts w:hint="cs"/>
          <w:rtl/>
        </w:rPr>
        <w:t>ל</w:t>
      </w:r>
      <w:r w:rsidRPr="00FB60E0">
        <w:rPr>
          <w:rStyle w:val="affffe"/>
          <w:rtl/>
        </w:rPr>
        <w:t>:</w:t>
      </w:r>
      <w:r w:rsidRPr="00C35A2C">
        <w:rPr>
          <w:rFonts w:ascii="Fb Fontext" w:hAnsi="Fb Fontext"/>
          <w:rtl/>
        </w:rPr>
        <w:t xml:space="preserve"> </w:t>
      </w:r>
      <w:r w:rsidRPr="00FB60E0">
        <w:rPr>
          <w:rStyle w:val="afff8"/>
          <w:rFonts w:hint="cs"/>
          <w:rtl/>
        </w:rPr>
        <w:t>בית</w:t>
      </w:r>
      <w:r w:rsidRPr="00FB60E0">
        <w:rPr>
          <w:rStyle w:val="afff8"/>
          <w:rtl/>
        </w:rPr>
        <w:t xml:space="preserve"> </w:t>
      </w:r>
      <w:r w:rsidRPr="00FB60E0">
        <w:rPr>
          <w:rStyle w:val="afff8"/>
          <w:rFonts w:hint="cs"/>
          <w:rtl/>
        </w:rPr>
        <w:t>הבד</w:t>
      </w:r>
      <w:r w:rsidRPr="00FB60E0">
        <w:rPr>
          <w:rStyle w:val="afff8"/>
          <w:rtl/>
        </w:rPr>
        <w:t xml:space="preserve"> </w:t>
      </w:r>
      <w:r w:rsidRPr="00FB60E0">
        <w:rPr>
          <w:rStyle w:val="afff8"/>
          <w:rFonts w:hint="cs"/>
          <w:rtl/>
        </w:rPr>
        <w:t>וכל</w:t>
      </w:r>
      <w:r w:rsidRPr="00FB60E0">
        <w:rPr>
          <w:rStyle w:val="afff8"/>
          <w:rtl/>
        </w:rPr>
        <w:t xml:space="preserve"> </w:t>
      </w:r>
      <w:r w:rsidRPr="00FB60E0">
        <w:rPr>
          <w:rStyle w:val="afff8"/>
          <w:rFonts w:hint="cs"/>
          <w:rtl/>
        </w:rPr>
        <w:t>תשמישיו</w:t>
      </w:r>
      <w:r w:rsidR="00FB60E0" w:rsidRPr="00FB60E0">
        <w:rPr>
          <w:rStyle w:val="afff8"/>
          <w:rFonts w:hint="cs"/>
          <w:rtl/>
        </w:rPr>
        <w:t xml:space="preserve"> ואלו מצריו</w:t>
      </w:r>
      <w:r w:rsidRPr="00C35A2C">
        <w:rPr>
          <w:rFonts w:ascii="Fb Fontext" w:hAnsi="Fb Fontext"/>
          <w:rtl/>
        </w:rPr>
        <w:t xml:space="preserve"> - </w:t>
      </w:r>
      <w:r w:rsidRPr="00C35A2C">
        <w:rPr>
          <w:rFonts w:ascii="Fb Fontext" w:hAnsi="Fb Fontext" w:hint="cs"/>
          <w:rtl/>
        </w:rPr>
        <w:t>קני</w:t>
      </w:r>
      <w:r w:rsidRPr="00C35A2C">
        <w:rPr>
          <w:rFonts w:ascii="Fb Fontext" w:hAnsi="Fb Fontext"/>
          <w:rtl/>
        </w:rPr>
        <w:t xml:space="preserve">, </w:t>
      </w:r>
      <w:r w:rsidRPr="00C35A2C">
        <w:rPr>
          <w:rFonts w:ascii="Fb Fontext" w:hAnsi="Fb Fontext" w:hint="cs"/>
          <w:rtl/>
        </w:rPr>
        <w:t>ואי</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קני</w:t>
      </w:r>
      <w:r w:rsidRPr="00C35A2C">
        <w:rPr>
          <w:rFonts w:ascii="Fb Fontext" w:hAnsi="Fb Fontext"/>
          <w:rtl/>
        </w:rPr>
        <w:t>.</w:t>
      </w:r>
    </w:p>
    <w:p w14:paraId="58FCF551" w14:textId="1F48C8E2" w:rsidR="00AC0AF5" w:rsidRPr="001B450D" w:rsidRDefault="001B450D" w:rsidP="00AC0AF5">
      <w:pPr>
        <w:pStyle w:val="aff9"/>
        <w:rPr>
          <w:rtl/>
        </w:rPr>
      </w:pPr>
      <w:r w:rsidRPr="001B450D">
        <w:rPr>
          <w:rFonts w:hint="cs"/>
          <w:rtl/>
        </w:rPr>
        <w:t>***</w:t>
      </w:r>
    </w:p>
    <w:p w14:paraId="7B5C05CB" w14:textId="77777777" w:rsidR="00AC0AF5" w:rsidRPr="00C35A2C" w:rsidRDefault="00AC0AF5" w:rsidP="00FB60E0">
      <w:pPr>
        <w:pStyle w:val="affffb"/>
        <w:framePr w:wrap="around"/>
        <w:rPr>
          <w:rtl/>
        </w:rPr>
      </w:pPr>
      <w:del w:id="20285" w:author="קלוד" w:date="2026-10-06T10:07:33Z">
        <w:r>
          <w:rPr>
            <w:rFonts w:hint="cs"/>
            <w:rtl/>
          </w:rPr>
          <w:delText xml:space="preserve">מתני</w:delText>
        </w:r>
      </w:del>
      <w:ins w:id="20286" w:author="קלוד" w:date="2026-10-06T10:07:33Z">
        <w:r>
          <w:rPr>
            <w:rFonts w:hint="cs"/>
            <w:rtl/>
          </w:rPr>
          <w:t xml:space="preserve">משנה ז</w:t>
        </w:r>
      </w:ins>
      <w:del w:id="20287" w:author="קלוד" w:date="2026-10-06T10:07:33Z">
        <w:r>
          <w:rPr>
            <w:rtl/>
          </w:rPr>
          <w:delText xml:space="preserve">'.</w:delText>
        </w:r>
      </w:del>
    </w:p>
    <w:p w14:paraId="291D9726" w14:textId="0DB39EB1" w:rsidR="00FB60E0" w:rsidRDefault="00AC0AF5" w:rsidP="00DB3591">
      <w:pPr>
        <w:pStyle w:val="afff3"/>
        <w:rPr>
          <w:rtl/>
        </w:rPr>
      </w:pPr>
      <w:r w:rsidRPr="00C35A2C">
        <w:rPr>
          <w:rFonts w:hint="cs"/>
          <w:rtl/>
        </w:rPr>
        <w:t>המוכר</w:t>
      </w:r>
      <w:r w:rsidRPr="00C35A2C">
        <w:rPr>
          <w:rtl/>
        </w:rPr>
        <w:t xml:space="preserve"> </w:t>
      </w:r>
      <w:r w:rsidRPr="00C35A2C">
        <w:rPr>
          <w:rFonts w:hint="cs"/>
          <w:rtl/>
        </w:rPr>
        <w:t>את</w:t>
      </w:r>
      <w:r w:rsidRPr="00C35A2C">
        <w:rPr>
          <w:rtl/>
        </w:rPr>
        <w:t xml:space="preserve"> </w:t>
      </w:r>
      <w:r w:rsidRPr="00C35A2C">
        <w:rPr>
          <w:rFonts w:hint="cs"/>
          <w:rtl/>
        </w:rPr>
        <w:t>העיר</w:t>
      </w:r>
    </w:p>
    <w:p w14:paraId="14572B58" w14:textId="57DEA618" w:rsidR="00AC0AF5" w:rsidRPr="00FB60E0" w:rsidRDefault="00AC0AF5" w:rsidP="00DB3591">
      <w:pPr>
        <w:pStyle w:val="afff3"/>
        <w:rPr>
          <w:rtl/>
        </w:rPr>
      </w:pPr>
      <w:r w:rsidRPr="00FB60E0">
        <w:rPr>
          <w:rFonts w:hint="cs"/>
          <w:rtl/>
        </w:rPr>
        <w:t>מכר</w:t>
      </w:r>
      <w:r w:rsidRPr="00FB60E0">
        <w:rPr>
          <w:rtl/>
        </w:rPr>
        <w:t xml:space="preserve"> </w:t>
      </w:r>
      <w:r w:rsidRPr="00FB60E0">
        <w:rPr>
          <w:rFonts w:hint="cs"/>
          <w:rtl/>
        </w:rPr>
        <w:t>בתים</w:t>
      </w:r>
      <w:r w:rsidRPr="00FB60E0">
        <w:rPr>
          <w:rtl/>
        </w:rPr>
        <w:t xml:space="preserve">, </w:t>
      </w:r>
      <w:r w:rsidRPr="00FB60E0">
        <w:rPr>
          <w:rFonts w:hint="cs"/>
          <w:rtl/>
        </w:rPr>
        <w:t>בורות</w:t>
      </w:r>
      <w:r w:rsidRPr="00FB60E0">
        <w:rPr>
          <w:rtl/>
        </w:rPr>
        <w:t xml:space="preserve"> </w:t>
      </w:r>
      <w:r w:rsidRPr="00FB60E0">
        <w:rPr>
          <w:rFonts w:hint="cs"/>
          <w:rtl/>
        </w:rPr>
        <w:t>שיחין</w:t>
      </w:r>
      <w:r w:rsidRPr="00FB60E0">
        <w:rPr>
          <w:rtl/>
        </w:rPr>
        <w:t xml:space="preserve"> </w:t>
      </w:r>
      <w:r w:rsidRPr="00FB60E0">
        <w:rPr>
          <w:rFonts w:hint="cs"/>
          <w:rtl/>
        </w:rPr>
        <w:t>ומערות</w:t>
      </w:r>
      <w:r w:rsidRPr="00FB60E0">
        <w:rPr>
          <w:rtl/>
        </w:rPr>
        <w:t xml:space="preserve">, </w:t>
      </w:r>
      <w:r w:rsidRPr="00FB60E0">
        <w:rPr>
          <w:rFonts w:hint="cs"/>
          <w:rtl/>
        </w:rPr>
        <w:t>מרחצאות</w:t>
      </w:r>
      <w:r w:rsidRPr="00FB60E0">
        <w:rPr>
          <w:rtl/>
        </w:rPr>
        <w:t xml:space="preserve"> </w:t>
      </w:r>
      <w:r w:rsidRPr="00FB60E0">
        <w:rPr>
          <w:rFonts w:hint="cs"/>
          <w:rtl/>
        </w:rPr>
        <w:t>ושובכות</w:t>
      </w:r>
      <w:r w:rsidRPr="00FB60E0">
        <w:rPr>
          <w:rtl/>
        </w:rPr>
        <w:t xml:space="preserve">, </w:t>
      </w:r>
      <w:r w:rsidRPr="00FB60E0">
        <w:rPr>
          <w:rFonts w:hint="cs"/>
          <w:rtl/>
        </w:rPr>
        <w:t>בית</w:t>
      </w:r>
      <w:r w:rsidRPr="00FB60E0">
        <w:rPr>
          <w:rtl/>
        </w:rPr>
        <w:t xml:space="preserve"> </w:t>
      </w:r>
      <w:r w:rsidRPr="00FB60E0">
        <w:rPr>
          <w:rFonts w:hint="cs"/>
          <w:rtl/>
        </w:rPr>
        <w:t>הבדין</w:t>
      </w:r>
      <w:r w:rsidRPr="00FB60E0">
        <w:rPr>
          <w:rtl/>
        </w:rPr>
        <w:t xml:space="preserve"> </w:t>
      </w:r>
      <w:r w:rsidRPr="00FB60E0">
        <w:rPr>
          <w:rFonts w:hint="cs"/>
          <w:rtl/>
        </w:rPr>
        <w:t>ובית</w:t>
      </w:r>
      <w:r w:rsidRPr="00FB60E0">
        <w:rPr>
          <w:rtl/>
        </w:rPr>
        <w:t xml:space="preserve"> </w:t>
      </w:r>
      <w:r w:rsidRPr="00FB60E0">
        <w:rPr>
          <w:rFonts w:hint="cs"/>
          <w:rtl/>
        </w:rPr>
        <w:t>השלחין</w:t>
      </w:r>
      <w:r w:rsidRPr="00FB60E0">
        <w:rPr>
          <w:rtl/>
        </w:rPr>
        <w:t xml:space="preserve">, </w:t>
      </w:r>
      <w:r w:rsidRPr="00FB60E0">
        <w:rPr>
          <w:rFonts w:hint="cs"/>
          <w:rtl/>
        </w:rPr>
        <w:t>אבל</w:t>
      </w:r>
      <w:r w:rsidRPr="00FB60E0">
        <w:rPr>
          <w:rtl/>
        </w:rPr>
        <w:t xml:space="preserve"> </w:t>
      </w:r>
      <w:r w:rsidRPr="00FB60E0">
        <w:rPr>
          <w:rFonts w:hint="cs"/>
          <w:rtl/>
        </w:rPr>
        <w:t>לא</w:t>
      </w:r>
      <w:r w:rsidRPr="00FB60E0">
        <w:rPr>
          <w:rtl/>
        </w:rPr>
        <w:t xml:space="preserve"> </w:t>
      </w:r>
      <w:r w:rsidRPr="00FB60E0">
        <w:rPr>
          <w:rFonts w:hint="cs"/>
          <w:rtl/>
        </w:rPr>
        <w:t>את</w:t>
      </w:r>
      <w:r w:rsidRPr="00FB60E0">
        <w:rPr>
          <w:rtl/>
        </w:rPr>
        <w:t xml:space="preserve"> </w:t>
      </w:r>
      <w:r w:rsidRPr="00FB60E0">
        <w:rPr>
          <w:rFonts w:hint="cs"/>
          <w:rtl/>
        </w:rPr>
        <w:t>המטלטלין</w:t>
      </w:r>
      <w:r w:rsidRPr="00FB60E0">
        <w:rPr>
          <w:rtl/>
        </w:rPr>
        <w:t>.</w:t>
      </w:r>
    </w:p>
    <w:p w14:paraId="6F268657" w14:textId="10133718" w:rsidR="00AC0AF5" w:rsidRPr="00FB60E0" w:rsidRDefault="00AC0AF5" w:rsidP="00DB3591">
      <w:pPr>
        <w:pStyle w:val="afff3"/>
        <w:rPr>
          <w:rtl/>
        </w:rPr>
      </w:pPr>
      <w:r w:rsidRPr="00FB60E0">
        <w:rPr>
          <w:rFonts w:hint="cs"/>
          <w:rtl/>
        </w:rPr>
        <w:t>ובזמן</w:t>
      </w:r>
      <w:r w:rsidRPr="00FB60E0">
        <w:rPr>
          <w:rtl/>
        </w:rPr>
        <w:t xml:space="preserve"> </w:t>
      </w:r>
      <w:r w:rsidRPr="00FB60E0">
        <w:rPr>
          <w:rFonts w:hint="cs"/>
          <w:rtl/>
        </w:rPr>
        <w:t>שאמר</w:t>
      </w:r>
      <w:r w:rsidRPr="00FB60E0">
        <w:rPr>
          <w:rtl/>
        </w:rPr>
        <w:t xml:space="preserve"> </w:t>
      </w:r>
      <w:r w:rsidRPr="00FB60E0">
        <w:rPr>
          <w:rFonts w:hint="cs"/>
          <w:rtl/>
        </w:rPr>
        <w:t xml:space="preserve">לו </w:t>
      </w:r>
      <w:r w:rsidR="00FB60E0">
        <w:rPr>
          <w:rFonts w:hint="cs"/>
          <w:rtl/>
        </w:rPr>
        <w:t>'</w:t>
      </w:r>
      <w:r w:rsidRPr="00FB60E0">
        <w:rPr>
          <w:rFonts w:hint="cs"/>
          <w:rtl/>
        </w:rPr>
        <w:t>היא</w:t>
      </w:r>
      <w:r w:rsidRPr="00FB60E0">
        <w:rPr>
          <w:rtl/>
        </w:rPr>
        <w:t xml:space="preserve"> </w:t>
      </w:r>
      <w:r w:rsidRPr="00FB60E0">
        <w:rPr>
          <w:rFonts w:hint="cs"/>
          <w:rtl/>
        </w:rPr>
        <w:t>וכל</w:t>
      </w:r>
      <w:r w:rsidRPr="00FB60E0">
        <w:rPr>
          <w:rtl/>
        </w:rPr>
        <w:t xml:space="preserve"> </w:t>
      </w:r>
      <w:r w:rsidRPr="00FB60E0">
        <w:rPr>
          <w:rFonts w:hint="cs"/>
          <w:rtl/>
        </w:rPr>
        <w:t>מה</w:t>
      </w:r>
      <w:r w:rsidRPr="00FB60E0">
        <w:rPr>
          <w:rtl/>
        </w:rPr>
        <w:t xml:space="preserve"> </w:t>
      </w:r>
      <w:r w:rsidRPr="00FB60E0">
        <w:rPr>
          <w:rFonts w:hint="cs"/>
          <w:rtl/>
        </w:rPr>
        <w:t>שבתוכה</w:t>
      </w:r>
      <w:r w:rsidR="00FB60E0">
        <w:rPr>
          <w:rFonts w:hint="cs"/>
          <w:rtl/>
        </w:rPr>
        <w:t>'</w:t>
      </w:r>
      <w:r w:rsidRPr="00FB60E0">
        <w:rPr>
          <w:rFonts w:hint="cs"/>
          <w:rtl/>
        </w:rPr>
        <w:t xml:space="preserve"> אפי'</w:t>
      </w:r>
      <w:r w:rsidRPr="00FB60E0">
        <w:rPr>
          <w:rtl/>
        </w:rPr>
        <w:t xml:space="preserve"> </w:t>
      </w:r>
      <w:r w:rsidRPr="00FB60E0">
        <w:rPr>
          <w:rFonts w:hint="cs"/>
          <w:rtl/>
        </w:rPr>
        <w:t>היו</w:t>
      </w:r>
      <w:r w:rsidRPr="00FB60E0">
        <w:rPr>
          <w:rtl/>
        </w:rPr>
        <w:t xml:space="preserve"> </w:t>
      </w:r>
      <w:r w:rsidRPr="00FB60E0">
        <w:rPr>
          <w:rFonts w:hint="cs"/>
          <w:rtl/>
        </w:rPr>
        <w:t>בה</w:t>
      </w:r>
      <w:r w:rsidRPr="00FB60E0">
        <w:rPr>
          <w:rtl/>
        </w:rPr>
        <w:t xml:space="preserve"> </w:t>
      </w:r>
      <w:r w:rsidRPr="00FB60E0">
        <w:rPr>
          <w:rFonts w:hint="cs"/>
          <w:rtl/>
        </w:rPr>
        <w:t>בהמה</w:t>
      </w:r>
      <w:r w:rsidRPr="00FB60E0">
        <w:rPr>
          <w:rtl/>
        </w:rPr>
        <w:t xml:space="preserve"> </w:t>
      </w:r>
      <w:r w:rsidRPr="00FB60E0">
        <w:rPr>
          <w:rFonts w:hint="cs"/>
          <w:rtl/>
        </w:rPr>
        <w:t>ועבדים הרי</w:t>
      </w:r>
      <w:r w:rsidRPr="00FB60E0">
        <w:rPr>
          <w:rtl/>
        </w:rPr>
        <w:t xml:space="preserve"> </w:t>
      </w:r>
      <w:r w:rsidRPr="00FB60E0">
        <w:rPr>
          <w:rFonts w:hint="cs"/>
          <w:rtl/>
        </w:rPr>
        <w:t>כולן</w:t>
      </w:r>
      <w:r w:rsidRPr="00FB60E0">
        <w:rPr>
          <w:rtl/>
        </w:rPr>
        <w:t xml:space="preserve"> </w:t>
      </w:r>
      <w:r w:rsidRPr="00FB60E0">
        <w:rPr>
          <w:rFonts w:hint="cs"/>
          <w:rtl/>
        </w:rPr>
        <w:t>מכורין</w:t>
      </w:r>
    </w:p>
    <w:p w14:paraId="33FC9A5D" w14:textId="77777777" w:rsidR="00AC0AF5" w:rsidRPr="00C35A2C" w:rsidRDefault="00AC0AF5" w:rsidP="00DB3591">
      <w:pPr>
        <w:pStyle w:val="afff3"/>
        <w:rPr>
          <w:rtl/>
        </w:rPr>
      </w:pPr>
      <w:r w:rsidRPr="00C35A2C">
        <w:rPr>
          <w:rFonts w:hint="cs"/>
          <w:rtl/>
        </w:rPr>
        <w:t>רשב</w:t>
      </w:r>
      <w:r w:rsidRPr="00C35A2C">
        <w:rPr>
          <w:rtl/>
        </w:rPr>
        <w:t>"</w:t>
      </w:r>
      <w:r w:rsidRPr="00C35A2C">
        <w:rPr>
          <w:rFonts w:hint="cs"/>
          <w:rtl/>
        </w:rPr>
        <w:t>ג</w:t>
      </w:r>
      <w:r w:rsidRPr="00C35A2C">
        <w:rPr>
          <w:rtl/>
        </w:rPr>
        <w:t xml:space="preserve"> </w:t>
      </w:r>
      <w:r w:rsidRPr="00C35A2C">
        <w:rPr>
          <w:rFonts w:hint="cs"/>
          <w:rtl/>
        </w:rPr>
        <w:t>אומר</w:t>
      </w:r>
      <w:r w:rsidRPr="00C35A2C">
        <w:rPr>
          <w:rtl/>
        </w:rPr>
        <w:t xml:space="preserve">: </w:t>
      </w:r>
      <w:r w:rsidRPr="00C35A2C">
        <w:rPr>
          <w:rFonts w:hint="cs"/>
          <w:rtl/>
        </w:rPr>
        <w:t>המוכר</w:t>
      </w:r>
      <w:r w:rsidRPr="00C35A2C">
        <w:rPr>
          <w:rtl/>
        </w:rPr>
        <w:t xml:space="preserve"> </w:t>
      </w:r>
      <w:r w:rsidRPr="00C35A2C">
        <w:rPr>
          <w:rFonts w:hint="cs"/>
          <w:rtl/>
        </w:rPr>
        <w:t>את</w:t>
      </w:r>
      <w:r w:rsidRPr="00C35A2C">
        <w:rPr>
          <w:rtl/>
        </w:rPr>
        <w:t xml:space="preserve"> </w:t>
      </w:r>
      <w:r w:rsidRPr="00C35A2C">
        <w:rPr>
          <w:rFonts w:hint="cs"/>
          <w:rtl/>
        </w:rPr>
        <w:t>העיר</w:t>
      </w:r>
      <w:r w:rsidRPr="00C35A2C">
        <w:rPr>
          <w:rtl/>
        </w:rPr>
        <w:t xml:space="preserve"> - </w:t>
      </w:r>
      <w:r w:rsidRPr="00C35A2C">
        <w:rPr>
          <w:rFonts w:hint="cs"/>
          <w:rtl/>
        </w:rPr>
        <w:t>מכר</w:t>
      </w:r>
      <w:r w:rsidRPr="00C35A2C">
        <w:rPr>
          <w:rtl/>
        </w:rPr>
        <w:t xml:space="preserve"> </w:t>
      </w:r>
      <w:r w:rsidRPr="00C35A2C">
        <w:rPr>
          <w:rFonts w:hint="cs"/>
          <w:rtl/>
        </w:rPr>
        <w:t>את</w:t>
      </w:r>
      <w:r w:rsidRPr="00C35A2C">
        <w:rPr>
          <w:rtl/>
        </w:rPr>
        <w:t xml:space="preserve"> </w:t>
      </w:r>
      <w:r w:rsidRPr="00C35A2C">
        <w:rPr>
          <w:rFonts w:hint="cs"/>
          <w:rtl/>
        </w:rPr>
        <w:t>הסנטר</w:t>
      </w:r>
      <w:r w:rsidRPr="00C35A2C">
        <w:rPr>
          <w:rtl/>
        </w:rPr>
        <w:t>.</w:t>
      </w:r>
    </w:p>
    <w:p w14:paraId="32E48E2A" w14:textId="77777777" w:rsidR="00FB60E0" w:rsidRPr="00FB60E0" w:rsidRDefault="00AC0AF5" w:rsidP="00FB60E0">
      <w:pPr>
        <w:pStyle w:val="36"/>
        <w:framePr w:wrap="notBeside"/>
        <w:rPr>
          <w:rtl/>
        </w:rPr>
      </w:pPr>
      <w:r w:rsidRPr="00FB60E0">
        <w:rPr>
          <w:rFonts w:hint="cs"/>
          <w:rtl/>
        </w:rPr>
        <w:t>אין להוכיח</w:t>
      </w:r>
    </w:p>
    <w:p w14:paraId="6D698DC1" w14:textId="77777777" w:rsidR="00FB60E0" w:rsidRDefault="00AC0AF5" w:rsidP="00AC0AF5">
      <w:pPr>
        <w:rPr>
          <w:rFonts w:ascii="Fb Fontext" w:hAnsi="Fb Fontext"/>
          <w:sz w:val="32"/>
          <w:rtl/>
        </w:rPr>
      </w:pPr>
      <w:r w:rsidRPr="00C35A2C">
        <w:rPr>
          <w:rFonts w:ascii="Fb Fontext" w:hAnsi="Fb Fontext" w:hint="cs"/>
          <w:sz w:val="32"/>
          <w:rtl/>
        </w:rPr>
        <w:t xml:space="preserve">אי עבדי כמקרקעי או כמטלטלי </w:t>
      </w:r>
    </w:p>
    <w:p w14:paraId="3A5E9BE4" w14:textId="77777777" w:rsidR="00FB60E0" w:rsidRPr="00FB60E0" w:rsidRDefault="00FB60E0" w:rsidP="00FB60E0">
      <w:pPr>
        <w:pStyle w:val="36"/>
        <w:framePr w:wrap="notBeside"/>
        <w:rPr>
          <w:rtl/>
        </w:rPr>
      </w:pPr>
      <w:r w:rsidRPr="00FB60E0">
        <w:rPr>
          <w:rFonts w:hint="cs"/>
          <w:rtl/>
        </w:rPr>
        <w:t>-</w:t>
      </w:r>
    </w:p>
    <w:p w14:paraId="1F52E21D" w14:textId="2E20C627" w:rsidR="00AC0AF5" w:rsidRPr="00C35A2C" w:rsidRDefault="00FB60E0" w:rsidP="00AC0AF5">
      <w:pPr>
        <w:rPr>
          <w:rFonts w:ascii="Fb Fontext" w:hAnsi="Fb Fontext"/>
          <w:rtl/>
        </w:rPr>
      </w:pPr>
      <w:r>
        <w:rPr>
          <w:rFonts w:ascii="Fb Fontext" w:hAnsi="Fb Fontext" w:hint="cs"/>
          <w:sz w:val="32"/>
          <w:rtl/>
        </w:rPr>
        <w:t xml:space="preserve"> </w:t>
      </w:r>
      <w:r w:rsidR="00AC0AF5" w:rsidRPr="00C35A2C">
        <w:rPr>
          <w:rFonts w:ascii="Fb Fontext" w:hAnsi="Fb Fontext" w:hint="cs"/>
          <w:sz w:val="32"/>
          <w:rtl/>
        </w:rPr>
        <w:t>דשאני</w:t>
      </w:r>
      <w:r w:rsidR="00AC0AF5" w:rsidRPr="00C35A2C">
        <w:rPr>
          <w:rFonts w:ascii="Fb Fontext" w:hAnsi="Fb Fontext"/>
          <w:sz w:val="32"/>
          <w:rtl/>
        </w:rPr>
        <w:t xml:space="preserve"> </w:t>
      </w:r>
      <w:r w:rsidR="00AC0AF5" w:rsidRPr="00C35A2C">
        <w:rPr>
          <w:rFonts w:ascii="Fb Fontext" w:hAnsi="Fb Fontext" w:hint="cs"/>
          <w:sz w:val="32"/>
          <w:rtl/>
        </w:rPr>
        <w:t>בין</w:t>
      </w:r>
      <w:r w:rsidR="00AC0AF5" w:rsidRPr="00C35A2C">
        <w:rPr>
          <w:rFonts w:ascii="Fb Fontext" w:hAnsi="Fb Fontext"/>
          <w:sz w:val="32"/>
          <w:rtl/>
        </w:rPr>
        <w:t xml:space="preserve"> </w:t>
      </w:r>
      <w:r w:rsidR="00AC0AF5" w:rsidRPr="00C35A2C">
        <w:rPr>
          <w:rFonts w:ascii="Fb Fontext" w:hAnsi="Fb Fontext" w:hint="cs"/>
          <w:sz w:val="32"/>
          <w:rtl/>
        </w:rPr>
        <w:t>מטלטלא</w:t>
      </w:r>
      <w:r w:rsidR="00AC0AF5" w:rsidRPr="00C35A2C">
        <w:rPr>
          <w:rFonts w:ascii="Fb Fontext" w:hAnsi="Fb Fontext"/>
          <w:sz w:val="32"/>
          <w:rtl/>
        </w:rPr>
        <w:t xml:space="preserve"> </w:t>
      </w:r>
      <w:r w:rsidR="00AC0AF5" w:rsidRPr="00C35A2C">
        <w:rPr>
          <w:rFonts w:ascii="Fb Fontext" w:hAnsi="Fb Fontext" w:hint="cs"/>
          <w:sz w:val="32"/>
          <w:rtl/>
        </w:rPr>
        <w:t>דניידי</w:t>
      </w:r>
      <w:r w:rsidR="00AC0AF5" w:rsidRPr="00C35A2C">
        <w:rPr>
          <w:rFonts w:ascii="Fb Fontext" w:hAnsi="Fb Fontext"/>
          <w:sz w:val="32"/>
          <w:rtl/>
        </w:rPr>
        <w:t xml:space="preserve"> </w:t>
      </w:r>
      <w:r w:rsidR="00AC0AF5" w:rsidRPr="00C35A2C">
        <w:rPr>
          <w:rFonts w:ascii="Fb Fontext" w:hAnsi="Fb Fontext" w:hint="cs"/>
          <w:sz w:val="32"/>
          <w:rtl/>
        </w:rPr>
        <w:t>לדלא</w:t>
      </w:r>
      <w:r w:rsidR="00AC0AF5" w:rsidRPr="00C35A2C">
        <w:rPr>
          <w:rFonts w:ascii="Fb Fontext" w:hAnsi="Fb Fontext"/>
          <w:sz w:val="32"/>
          <w:rtl/>
        </w:rPr>
        <w:t xml:space="preserve"> </w:t>
      </w:r>
      <w:r w:rsidR="00AC0AF5" w:rsidRPr="00C35A2C">
        <w:rPr>
          <w:rFonts w:ascii="Fb Fontext" w:hAnsi="Fb Fontext" w:hint="cs"/>
          <w:sz w:val="32"/>
          <w:rtl/>
        </w:rPr>
        <w:t>ניידי</w:t>
      </w:r>
      <w:r w:rsidR="00AC0AF5" w:rsidRPr="00C35A2C">
        <w:rPr>
          <w:rFonts w:ascii="Fb Fontext" w:hAnsi="Fb Fontext"/>
          <w:sz w:val="32"/>
          <w:rtl/>
        </w:rPr>
        <w:t>,</w:t>
      </w:r>
    </w:p>
    <w:p w14:paraId="49B93EE3" w14:textId="77777777" w:rsidR="00AC0AF5" w:rsidRDefault="00AC0AF5" w:rsidP="00AC0AF5">
      <w:pPr>
        <w:rPr>
          <w:sz w:val="30"/>
          <w:szCs w:val="16"/>
          <w:rtl/>
        </w:rPr>
      </w:pPr>
      <w:r w:rsidRPr="00C35A2C">
        <w:rPr>
          <w:rFonts w:hint="cs"/>
          <w:sz w:val="30"/>
          <w:szCs w:val="16"/>
          <w:rtl/>
        </w:rPr>
        <w:t>ובקושיית הגמ</w:t>
      </w:r>
      <w:r w:rsidRPr="00F10693">
        <w:rPr>
          <w:rFonts w:hint="cs"/>
          <w:rtl/>
        </w:rPr>
        <w:t xml:space="preserve">' </w:t>
      </w:r>
      <w:r w:rsidRPr="00C35A2C">
        <w:rPr>
          <w:rFonts w:hint="cs"/>
          <w:sz w:val="30"/>
          <w:szCs w:val="16"/>
          <w:rtl/>
        </w:rPr>
        <w:t>לתרוויהו יקשה אמאי אמרי</w:t>
      </w:r>
      <w:r w:rsidRPr="00F10693">
        <w:rPr>
          <w:rFonts w:hint="cs"/>
          <w:rtl/>
        </w:rPr>
        <w:t xml:space="preserve">' </w:t>
      </w:r>
      <w:r w:rsidRPr="00C35A2C">
        <w:rPr>
          <w:rFonts w:hint="cs"/>
          <w:sz w:val="30"/>
          <w:szCs w:val="16"/>
          <w:rtl/>
        </w:rPr>
        <w:t>אפי</w:t>
      </w:r>
      <w:r w:rsidRPr="00F10693">
        <w:rPr>
          <w:rFonts w:hint="cs"/>
          <w:rtl/>
        </w:rPr>
        <w:t xml:space="preserve">' </w:t>
      </w:r>
      <w:r w:rsidRPr="00C35A2C">
        <w:rPr>
          <w:rFonts w:hint="cs"/>
          <w:sz w:val="30"/>
          <w:szCs w:val="16"/>
          <w:rtl/>
        </w:rPr>
        <w:t>בהמה</w:t>
      </w:r>
    </w:p>
    <w:p w14:paraId="57D1EFEE" w14:textId="77777777" w:rsidR="00AC0AF5" w:rsidRPr="00801934" w:rsidRDefault="00AC0AF5" w:rsidP="00AF2FEB">
      <w:pPr>
        <w:pStyle w:val="afffb"/>
        <w:rPr>
          <w:rtl/>
        </w:rPr>
      </w:pPr>
      <w:ins w:id="9879" w:author="מספור קטעי משנה" w:date="2026-10-06T06:44:59Z">
        <w:r>
          <w:rPr>
            <w:rStyle w:val="MisparKeta"/>
          </w:rPr>
          <w:t xml:space="preserve">ג. </w:t>
        </w:r>
      </w:ins>
      <w:r w:rsidRPr="00801934">
        <w:rPr>
          <w:rFonts w:hint="cs"/>
          <w:rtl/>
        </w:rPr>
        <w:t>רשב</w:t>
      </w:r>
      <w:r w:rsidRPr="00801934">
        <w:rPr>
          <w:rtl/>
        </w:rPr>
        <w:t>"</w:t>
      </w:r>
      <w:r w:rsidRPr="00801934">
        <w:rPr>
          <w:rFonts w:hint="cs"/>
          <w:rtl/>
        </w:rPr>
        <w:t>ג</w:t>
      </w:r>
      <w:r w:rsidRPr="00801934">
        <w:rPr>
          <w:rtl/>
        </w:rPr>
        <w:t xml:space="preserve"> </w:t>
      </w:r>
      <w:r w:rsidRPr="00801934">
        <w:rPr>
          <w:rFonts w:hint="cs"/>
          <w:rtl/>
        </w:rPr>
        <w:t>אומר</w:t>
      </w:r>
      <w:r w:rsidRPr="00801934">
        <w:rPr>
          <w:rtl/>
        </w:rPr>
        <w:t xml:space="preserve">: </w:t>
      </w:r>
      <w:r w:rsidRPr="00801934">
        <w:rPr>
          <w:rFonts w:hint="cs"/>
          <w:rtl/>
        </w:rPr>
        <w:t>המוכר</w:t>
      </w:r>
      <w:r w:rsidRPr="00801934">
        <w:rPr>
          <w:rtl/>
        </w:rPr>
        <w:t xml:space="preserve"> </w:t>
      </w:r>
      <w:r w:rsidRPr="00801934">
        <w:rPr>
          <w:rFonts w:hint="cs"/>
          <w:rtl/>
        </w:rPr>
        <w:t>את</w:t>
      </w:r>
      <w:r w:rsidRPr="00801934">
        <w:rPr>
          <w:rtl/>
        </w:rPr>
        <w:t xml:space="preserve"> </w:t>
      </w:r>
      <w:r w:rsidRPr="00801934">
        <w:rPr>
          <w:rFonts w:hint="cs"/>
          <w:rtl/>
        </w:rPr>
        <w:t>העיר</w:t>
      </w:r>
      <w:r w:rsidRPr="00801934">
        <w:rPr>
          <w:rtl/>
        </w:rPr>
        <w:t xml:space="preserve"> - </w:t>
      </w:r>
      <w:r w:rsidRPr="00801934">
        <w:rPr>
          <w:rFonts w:hint="cs"/>
          <w:rtl/>
        </w:rPr>
        <w:t>מכר</w:t>
      </w:r>
      <w:r w:rsidRPr="00801934">
        <w:rPr>
          <w:rtl/>
        </w:rPr>
        <w:t xml:space="preserve"> </w:t>
      </w:r>
      <w:r w:rsidRPr="00801934">
        <w:rPr>
          <w:rFonts w:hint="cs"/>
          <w:rtl/>
        </w:rPr>
        <w:t>את</w:t>
      </w:r>
      <w:r w:rsidRPr="00801934">
        <w:rPr>
          <w:rtl/>
        </w:rPr>
        <w:t xml:space="preserve"> </w:t>
      </w:r>
      <w:r w:rsidRPr="00801934">
        <w:rPr>
          <w:rFonts w:hint="cs"/>
          <w:rtl/>
        </w:rPr>
        <w:t>הסנטר</w:t>
      </w:r>
      <w:r w:rsidRPr="00801934">
        <w:rPr>
          <w:rtl/>
        </w:rPr>
        <w:t>.</w:t>
      </w:r>
    </w:p>
    <w:p w14:paraId="2BEE54FB" w14:textId="3A171359" w:rsidR="00AC0AF5" w:rsidRPr="00C35A2C" w:rsidRDefault="00AC0AF5" w:rsidP="00AC0AF5">
      <w:pPr>
        <w:rPr>
          <w:rFonts w:ascii="Fb Fontext" w:hAnsi="Fb Fontext"/>
          <w:rtl/>
        </w:rPr>
      </w:pPr>
      <w:r w:rsidRPr="00FB60E0">
        <w:rPr>
          <w:rStyle w:val="afff8"/>
          <w:rFonts w:hint="cs"/>
          <w:rtl/>
        </w:rPr>
        <w:t>סנטר</w:t>
      </w:r>
      <w:r w:rsidRPr="00C35A2C">
        <w:rPr>
          <w:rFonts w:ascii="Fb Fontext" w:hAnsi="Fb Fontext" w:hint="cs"/>
          <w:rtl/>
        </w:rPr>
        <w:t xml:space="preserve"> </w:t>
      </w:r>
      <w:r w:rsidRPr="00FB60E0">
        <w:rPr>
          <w:rStyle w:val="affffe"/>
          <w:rFonts w:hint="cs"/>
          <w:rtl/>
        </w:rPr>
        <w:t>הכא</w:t>
      </w:r>
      <w:r w:rsidRPr="00FB60E0">
        <w:rPr>
          <w:rStyle w:val="affffe"/>
          <w:rtl/>
        </w:rPr>
        <w:t xml:space="preserve"> </w:t>
      </w:r>
      <w:r w:rsidRPr="00FB60E0">
        <w:rPr>
          <w:rStyle w:val="affffe"/>
          <w:rFonts w:hint="cs"/>
          <w:rtl/>
        </w:rPr>
        <w:t>תרגימו</w:t>
      </w:r>
      <w:r w:rsidRPr="00FB60E0">
        <w:rPr>
          <w:rStyle w:val="affffe"/>
          <w:rtl/>
        </w:rPr>
        <w:t>:</w:t>
      </w:r>
      <w:r w:rsidRPr="00C35A2C">
        <w:rPr>
          <w:rFonts w:ascii="Fb Fontext" w:hAnsi="Fb Fontext"/>
          <w:rtl/>
        </w:rPr>
        <w:t xml:space="preserve"> </w:t>
      </w:r>
      <w:r w:rsidRPr="00C35A2C">
        <w:rPr>
          <w:rFonts w:ascii="Fb Fontext" w:hAnsi="Fb Fontext" w:hint="cs"/>
          <w:rtl/>
        </w:rPr>
        <w:t>בר</w:t>
      </w:r>
      <w:r w:rsidRPr="00C35A2C">
        <w:rPr>
          <w:rFonts w:ascii="Fb Fontext" w:hAnsi="Fb Fontext"/>
          <w:rtl/>
        </w:rPr>
        <w:t xml:space="preserve"> </w:t>
      </w:r>
      <w:r w:rsidRPr="00C35A2C">
        <w:rPr>
          <w:rFonts w:ascii="Fb Fontext" w:hAnsi="Fb Fontext" w:hint="cs"/>
          <w:rtl/>
        </w:rPr>
        <w:t>מחווניתא</w:t>
      </w:r>
      <w:r w:rsidR="00FB60E0">
        <w:rPr>
          <w:rFonts w:ascii="Fb Fontext" w:hAnsi="Fb Fontext" w:hint="cs"/>
          <w:rtl/>
        </w:rPr>
        <w:t xml:space="preserve"> </w:t>
      </w:r>
      <w:r w:rsidR="00FB60E0" w:rsidRPr="00FB60E0">
        <w:rPr>
          <w:rStyle w:val="afffff0"/>
          <w:rFonts w:hint="cs"/>
          <w:rtl/>
        </w:rPr>
        <w:t>הבקי בתחומי העיר</w:t>
      </w:r>
      <w:r w:rsidRPr="00C35A2C">
        <w:rPr>
          <w:rFonts w:ascii="Fb Fontext" w:hAnsi="Fb Fontext"/>
          <w:rtl/>
        </w:rPr>
        <w:t xml:space="preserve">. </w:t>
      </w:r>
      <w:r w:rsidR="00FB60E0">
        <w:rPr>
          <w:rStyle w:val="affffe"/>
          <w:rFonts w:hint="cs"/>
          <w:rtl/>
        </w:rPr>
        <w:t>שב''א</w:t>
      </w:r>
      <w:r w:rsidRPr="00C35A2C">
        <w:rPr>
          <w:rFonts w:ascii="Fb Fontext" w:hAnsi="Fb Fontext"/>
          <w:rtl/>
        </w:rPr>
        <w:t xml:space="preserve">: </w:t>
      </w:r>
      <w:r w:rsidRPr="00C35A2C">
        <w:rPr>
          <w:rFonts w:ascii="Fb Fontext" w:hAnsi="Fb Fontext" w:hint="cs"/>
          <w:rtl/>
        </w:rPr>
        <w:t>באגי</w:t>
      </w:r>
      <w:r w:rsidR="00FB60E0">
        <w:rPr>
          <w:rFonts w:ascii="Fb Fontext" w:hAnsi="Fb Fontext" w:hint="cs"/>
          <w:rtl/>
        </w:rPr>
        <w:t xml:space="preserve"> </w:t>
      </w:r>
      <w:r w:rsidR="00FB60E0" w:rsidRPr="00FB60E0">
        <w:rPr>
          <w:rStyle w:val="afffff0"/>
          <w:rFonts w:hint="cs"/>
          <w:rtl/>
        </w:rPr>
        <w:t>שדות שסביבה</w:t>
      </w:r>
      <w:r w:rsidRPr="00C35A2C">
        <w:rPr>
          <w:rFonts w:ascii="Fb Fontext" w:hAnsi="Fb Fontext"/>
          <w:rtl/>
        </w:rPr>
        <w:t>.</w:t>
      </w:r>
    </w:p>
    <w:p w14:paraId="713EDAA7" w14:textId="455FDAEC" w:rsidR="00AC0AF5" w:rsidRPr="00C35A2C" w:rsidRDefault="00FB60E0" w:rsidP="00FB60E0">
      <w:pPr>
        <w:spacing w:after="60"/>
        <w:rPr>
          <w:rFonts w:ascii="Fb Fontext" w:hAnsi="Fb Fontext" w:cs="Guttman Vilna"/>
          <w:b/>
          <w:bCs/>
          <w:rtl/>
        </w:rPr>
      </w:pPr>
      <w:r>
        <w:rPr>
          <w:rStyle w:val="affffe"/>
          <w:rFonts w:hint="cs"/>
          <w:rtl/>
        </w:rPr>
        <w:t xml:space="preserve">מ''ד </w:t>
      </w:r>
      <w:r w:rsidR="00AC0AF5" w:rsidRPr="00FB60E0">
        <w:rPr>
          <w:rStyle w:val="affffe"/>
          <w:rFonts w:hint="cs"/>
          <w:rtl/>
        </w:rPr>
        <w:t>בר</w:t>
      </w:r>
      <w:r w:rsidR="00AC0AF5" w:rsidRPr="00FB60E0">
        <w:rPr>
          <w:rStyle w:val="affffe"/>
          <w:rtl/>
        </w:rPr>
        <w:t xml:space="preserve"> </w:t>
      </w:r>
      <w:r w:rsidR="00AC0AF5" w:rsidRPr="00FB60E0">
        <w:rPr>
          <w:rStyle w:val="affffe"/>
          <w:rFonts w:hint="cs"/>
          <w:rtl/>
        </w:rPr>
        <w:t>מחווניתא</w:t>
      </w:r>
      <w:r w:rsidR="00AC0AF5" w:rsidRPr="00C35A2C">
        <w:rPr>
          <w:rFonts w:ascii="Fb Fontext" w:hAnsi="Fb Fontext"/>
          <w:rtl/>
        </w:rPr>
        <w:t xml:space="preserve"> </w:t>
      </w:r>
      <w:r>
        <w:rPr>
          <w:rFonts w:ascii="Fb Fontext" w:hAnsi="Fb Fontext" w:hint="cs"/>
          <w:rtl/>
        </w:rPr>
        <w:t xml:space="preserve">כ''ש </w:t>
      </w:r>
      <w:r w:rsidR="00AC0AF5" w:rsidRPr="00C35A2C">
        <w:rPr>
          <w:rFonts w:ascii="Fb Fontext" w:hAnsi="Fb Fontext" w:hint="cs"/>
          <w:rtl/>
        </w:rPr>
        <w:t>באגי</w:t>
      </w:r>
      <w:r w:rsidR="00AC0AF5" w:rsidRPr="00C35A2C">
        <w:rPr>
          <w:rFonts w:ascii="Fb Fontext" w:hAnsi="Fb Fontext"/>
          <w:rtl/>
        </w:rPr>
        <w:t xml:space="preserve">. </w:t>
      </w:r>
      <w:r>
        <w:rPr>
          <w:rFonts w:ascii="Fb Fontext" w:hAnsi="Fb Fontext"/>
          <w:rtl/>
        </w:rPr>
        <w:tab/>
      </w:r>
      <w:r w:rsidR="00AC0AF5" w:rsidRPr="00FB60E0">
        <w:rPr>
          <w:rStyle w:val="affffe"/>
          <w:rFonts w:hint="cs"/>
          <w:rtl/>
        </w:rPr>
        <w:t>מ</w:t>
      </w:r>
      <w:r w:rsidR="00AC0AF5" w:rsidRPr="00FB60E0">
        <w:rPr>
          <w:rStyle w:val="affffe"/>
          <w:rtl/>
        </w:rPr>
        <w:t>"</w:t>
      </w:r>
      <w:r w:rsidR="00AC0AF5" w:rsidRPr="00FB60E0">
        <w:rPr>
          <w:rStyle w:val="affffe"/>
          <w:rFonts w:hint="cs"/>
          <w:rtl/>
        </w:rPr>
        <w:t>ד</w:t>
      </w:r>
      <w:r w:rsidR="00AC0AF5" w:rsidRPr="00FB60E0">
        <w:rPr>
          <w:rStyle w:val="affffe"/>
          <w:rtl/>
        </w:rPr>
        <w:t xml:space="preserve"> </w:t>
      </w:r>
      <w:r w:rsidR="00AC0AF5" w:rsidRPr="00FB60E0">
        <w:rPr>
          <w:rStyle w:val="affffe"/>
          <w:rFonts w:hint="cs"/>
          <w:rtl/>
        </w:rPr>
        <w:t>באגי</w:t>
      </w:r>
      <w:r w:rsidR="00AC0AF5" w:rsidRPr="00C35A2C">
        <w:rPr>
          <w:rFonts w:ascii="Fb Fontext" w:hAnsi="Fb Fontext"/>
          <w:rtl/>
        </w:rPr>
        <w:t xml:space="preserve"> </w:t>
      </w:r>
      <w:r w:rsidR="00AC0AF5" w:rsidRPr="00C35A2C">
        <w:rPr>
          <w:rFonts w:ascii="Fb Fontext" w:hAnsi="Fb Fontext" w:hint="cs"/>
          <w:rtl/>
        </w:rPr>
        <w:t>אבל</w:t>
      </w:r>
      <w:r w:rsidR="00AC0AF5" w:rsidRPr="00C35A2C">
        <w:rPr>
          <w:rFonts w:ascii="Fb Fontext" w:hAnsi="Fb Fontext"/>
          <w:rtl/>
        </w:rPr>
        <w:t xml:space="preserve"> </w:t>
      </w:r>
      <w:r>
        <w:rPr>
          <w:rFonts w:ascii="Fb Fontext" w:hAnsi="Fb Fontext" w:hint="cs"/>
          <w:rtl/>
        </w:rPr>
        <w:t xml:space="preserve">לא </w:t>
      </w:r>
      <w:r w:rsidR="00AC0AF5" w:rsidRPr="00C35A2C">
        <w:rPr>
          <w:rFonts w:ascii="Fb Fontext" w:hAnsi="Fb Fontext" w:hint="cs"/>
          <w:rtl/>
        </w:rPr>
        <w:t>בר</w:t>
      </w:r>
      <w:r w:rsidR="00AC0AF5" w:rsidRPr="00C35A2C">
        <w:rPr>
          <w:rFonts w:ascii="Fb Fontext" w:hAnsi="Fb Fontext"/>
          <w:rtl/>
        </w:rPr>
        <w:t xml:space="preserve"> </w:t>
      </w:r>
      <w:r w:rsidR="00AC0AF5" w:rsidRPr="00C35A2C">
        <w:rPr>
          <w:rFonts w:ascii="Fb Fontext" w:hAnsi="Fb Fontext" w:hint="cs"/>
          <w:rtl/>
        </w:rPr>
        <w:t>מחווניתא</w:t>
      </w:r>
      <w:r w:rsidR="00AC0AF5" w:rsidRPr="00C35A2C">
        <w:rPr>
          <w:rFonts w:ascii="Fb Fontext" w:hAnsi="Fb Fontext"/>
          <w:rtl/>
        </w:rPr>
        <w:t>.</w:t>
      </w:r>
    </w:p>
    <w:p w14:paraId="57672CC6" w14:textId="77777777" w:rsidR="00FB60E0" w:rsidRPr="00FB60E0" w:rsidRDefault="00AC0AF5" w:rsidP="00FB60E0">
      <w:pPr>
        <w:pStyle w:val="36"/>
        <w:framePr w:wrap="notBeside"/>
        <w:rPr>
          <w:rtl/>
        </w:rPr>
      </w:pPr>
      <w:r w:rsidRPr="00FB60E0">
        <w:rPr>
          <w:rFonts w:hint="cs"/>
          <w:rtl/>
        </w:rPr>
        <w:t>תנן</w:t>
      </w:r>
      <w:r w:rsidRPr="00FB60E0">
        <w:rPr>
          <w:rtl/>
        </w:rPr>
        <w:t>:</w:t>
      </w:r>
    </w:p>
    <w:p w14:paraId="13571EB9" w14:textId="7112CE66" w:rsidR="00AC0AF5" w:rsidRPr="00C35A2C" w:rsidRDefault="00AC0AF5" w:rsidP="00AC0AF5">
      <w:pPr>
        <w:rPr>
          <w:rFonts w:ascii="Fb Fontext" w:hAnsi="Fb Fontext"/>
          <w:rtl/>
        </w:rPr>
      </w:pPr>
      <w:r w:rsidRPr="00C35A2C">
        <w:rPr>
          <w:rFonts w:ascii="Fb Fontext" w:hAnsi="Fb Fontext" w:hint="cs"/>
          <w:sz w:val="32"/>
          <w:rtl/>
        </w:rPr>
        <w:t>בית</w:t>
      </w:r>
      <w:r w:rsidRPr="00C35A2C">
        <w:rPr>
          <w:rFonts w:ascii="Fb Fontext" w:hAnsi="Fb Fontext"/>
          <w:sz w:val="32"/>
          <w:rtl/>
        </w:rPr>
        <w:t xml:space="preserve"> </w:t>
      </w:r>
      <w:r w:rsidRPr="00C35A2C">
        <w:rPr>
          <w:rFonts w:ascii="Fb Fontext" w:hAnsi="Fb Fontext" w:hint="cs"/>
          <w:sz w:val="32"/>
          <w:rtl/>
        </w:rPr>
        <w:t>הבדים</w:t>
      </w:r>
      <w:r w:rsidRPr="00C35A2C">
        <w:rPr>
          <w:rFonts w:ascii="Fb Fontext" w:hAnsi="Fb Fontext"/>
          <w:sz w:val="32"/>
          <w:rtl/>
        </w:rPr>
        <w:t xml:space="preserve"> </w:t>
      </w:r>
      <w:r w:rsidRPr="00C35A2C">
        <w:rPr>
          <w:rFonts w:ascii="Fb Fontext" w:hAnsi="Fb Fontext" w:hint="cs"/>
          <w:sz w:val="32"/>
          <w:rtl/>
        </w:rPr>
        <w:t>ובית</w:t>
      </w:r>
      <w:r w:rsidRPr="00C35A2C">
        <w:rPr>
          <w:rFonts w:ascii="Fb Fontext" w:hAnsi="Fb Fontext"/>
          <w:sz w:val="32"/>
          <w:rtl/>
        </w:rPr>
        <w:t xml:space="preserve"> </w:t>
      </w:r>
      <w:r w:rsidRPr="00C35A2C">
        <w:rPr>
          <w:rFonts w:ascii="Fb Fontext" w:hAnsi="Fb Fontext" w:hint="cs"/>
          <w:sz w:val="32"/>
          <w:rtl/>
        </w:rPr>
        <w:t xml:space="preserve">השלחין </w:t>
      </w:r>
      <w:r w:rsidRPr="00FB60E0">
        <w:rPr>
          <w:rStyle w:val="affffe"/>
          <w:rFonts w:hint="cs"/>
          <w:rtl/>
        </w:rPr>
        <w:t xml:space="preserve">סברוה </w:t>
      </w:r>
      <w:r w:rsidRPr="00C35A2C">
        <w:rPr>
          <w:rFonts w:ascii="Fb Fontext" w:hAnsi="Fb Fontext" w:hint="cs"/>
          <w:sz w:val="32"/>
          <w:rtl/>
        </w:rPr>
        <w:t>דהוא באגי</w:t>
      </w:r>
      <w:r w:rsidRPr="00C35A2C">
        <w:rPr>
          <w:rFonts w:ascii="Fb Fontext" w:hAnsi="Fb Fontext"/>
          <w:sz w:val="32"/>
          <w:rtl/>
        </w:rPr>
        <w:t xml:space="preserve"> </w:t>
      </w:r>
      <w:r w:rsidRPr="00C35A2C">
        <w:rPr>
          <w:rFonts w:ascii="Fb Fontext" w:hAnsi="Fb Fontext" w:hint="cs"/>
          <w:sz w:val="32"/>
          <w:rtl/>
        </w:rPr>
        <w:t>ד</w:t>
      </w:r>
      <w:r w:rsidRPr="00943595">
        <w:rPr>
          <w:rStyle w:val="affff8"/>
          <w:rFonts w:hint="cs"/>
          <w:rtl/>
        </w:rPr>
        <w:t>ושולח</w:t>
      </w:r>
      <w:r w:rsidRPr="00943595">
        <w:rPr>
          <w:rStyle w:val="affff8"/>
          <w:rtl/>
        </w:rPr>
        <w:t xml:space="preserve"> </w:t>
      </w:r>
      <w:r w:rsidRPr="00943595">
        <w:rPr>
          <w:rStyle w:val="affff8"/>
          <w:rFonts w:hint="cs"/>
          <w:rtl/>
        </w:rPr>
        <w:t>מים</w:t>
      </w:r>
      <w:r w:rsidRPr="00943595">
        <w:rPr>
          <w:rStyle w:val="affff8"/>
          <w:rtl/>
        </w:rPr>
        <w:t xml:space="preserve"> </w:t>
      </w:r>
      <w:r w:rsidRPr="00943595">
        <w:rPr>
          <w:rStyle w:val="affff8"/>
          <w:rFonts w:hint="cs"/>
          <w:rtl/>
        </w:rPr>
        <w:t>על</w:t>
      </w:r>
      <w:r w:rsidRPr="00943595">
        <w:rPr>
          <w:rStyle w:val="affff8"/>
          <w:rtl/>
        </w:rPr>
        <w:t xml:space="preserve"> </w:t>
      </w:r>
      <w:r w:rsidRPr="00943595">
        <w:rPr>
          <w:rStyle w:val="affff8"/>
          <w:rFonts w:hint="cs"/>
          <w:rtl/>
        </w:rPr>
        <w:t>פני</w:t>
      </w:r>
      <w:r w:rsidRPr="00943595">
        <w:rPr>
          <w:rStyle w:val="affff8"/>
          <w:rtl/>
        </w:rPr>
        <w:t xml:space="preserve"> </w:t>
      </w:r>
      <w:r w:rsidRPr="00943595">
        <w:rPr>
          <w:rStyle w:val="affff8"/>
          <w:rFonts w:hint="cs"/>
          <w:rtl/>
        </w:rPr>
        <w:t>חוצות</w:t>
      </w:r>
      <w:r w:rsidRPr="00C35A2C">
        <w:rPr>
          <w:rFonts w:ascii="Fb Fontext" w:hAnsi="Fb Fontext"/>
          <w:sz w:val="32"/>
          <w:rtl/>
        </w:rPr>
        <w:t>.</w:t>
      </w:r>
    </w:p>
    <w:p w14:paraId="104261F9" w14:textId="77777777" w:rsidR="00AC0AF5" w:rsidRDefault="00AC0AF5" w:rsidP="00FB60E0">
      <w:pPr>
        <w:pStyle w:val="afffff"/>
        <w:rPr>
          <w:rtl/>
        </w:rPr>
      </w:pPr>
      <w:r w:rsidRPr="00C35A2C">
        <w:rPr>
          <w:rFonts w:hint="cs"/>
          <w:rtl/>
        </w:rPr>
        <w:t>דאין חילוק בין בעל לשלחין לענין מכר משא</w:t>
      </w:r>
      <w:r w:rsidRPr="00C35A2C">
        <w:rPr>
          <w:rtl/>
        </w:rPr>
        <w:t>"</w:t>
      </w:r>
      <w:r w:rsidRPr="00C35A2C">
        <w:rPr>
          <w:rFonts w:hint="cs"/>
          <w:rtl/>
        </w:rPr>
        <w:t>כ יש חילוק בין גאני לגינוניתא</w:t>
      </w:r>
    </w:p>
    <w:p w14:paraId="5DB53ADD" w14:textId="58E05B3E" w:rsidR="00AC0AF5" w:rsidRDefault="00AC0AF5" w:rsidP="00AC0AF5">
      <w:pPr>
        <w:rPr>
          <w:rFonts w:ascii="Fb Fontext" w:hAnsi="Fb Fontext"/>
          <w:rtl/>
        </w:rPr>
      </w:pPr>
      <w:r w:rsidRPr="00FB60E0">
        <w:rPr>
          <w:rStyle w:val="affffe"/>
          <w:rFonts w:hint="cs"/>
          <w:rtl/>
        </w:rPr>
        <w:t>למ</w:t>
      </w:r>
      <w:r w:rsidRPr="00FB60E0">
        <w:rPr>
          <w:rStyle w:val="affffe"/>
          <w:rtl/>
        </w:rPr>
        <w:t>"</w:t>
      </w:r>
      <w:r w:rsidRPr="00FB60E0">
        <w:rPr>
          <w:rStyle w:val="affffe"/>
          <w:rFonts w:hint="cs"/>
          <w:rtl/>
        </w:rPr>
        <w:t>ד ב</w:t>
      </w:r>
      <w:r w:rsidRPr="00FB60E0">
        <w:rPr>
          <w:rStyle w:val="affffe"/>
          <w:rtl/>
        </w:rPr>
        <w:t>"</w:t>
      </w:r>
      <w:r w:rsidRPr="00FB60E0">
        <w:rPr>
          <w:rStyle w:val="affffe"/>
          <w:rFonts w:hint="cs"/>
          <w:rtl/>
        </w:rPr>
        <w:t>מ</w:t>
      </w:r>
      <w:r w:rsidRPr="00C35A2C">
        <w:rPr>
          <w:rFonts w:ascii="Fb Fontext" w:hAnsi="Fb Fontext" w:hint="cs"/>
          <w:rtl/>
        </w:rPr>
        <w:t xml:space="preserve"> שפיר </w:t>
      </w:r>
      <w:r w:rsidRPr="00FB60E0">
        <w:rPr>
          <w:rStyle w:val="affffe"/>
          <w:rFonts w:hint="cs"/>
          <w:rtl/>
        </w:rPr>
        <w:t>דס</w:t>
      </w:r>
      <w:r w:rsidRPr="00FB60E0">
        <w:rPr>
          <w:rStyle w:val="affffe"/>
          <w:rtl/>
        </w:rPr>
        <w:t>"</w:t>
      </w:r>
      <w:r w:rsidRPr="00FB60E0">
        <w:rPr>
          <w:rStyle w:val="affffe"/>
          <w:rFonts w:hint="cs"/>
          <w:rtl/>
        </w:rPr>
        <w:t>ל לת</w:t>
      </w:r>
      <w:r w:rsidRPr="00FB60E0">
        <w:rPr>
          <w:rStyle w:val="affffe"/>
          <w:rtl/>
        </w:rPr>
        <w:t>"</w:t>
      </w:r>
      <w:r w:rsidRPr="00FB60E0">
        <w:rPr>
          <w:rStyle w:val="affffe"/>
          <w:rFonts w:hint="cs"/>
          <w:rtl/>
        </w:rPr>
        <w:t>ק</w:t>
      </w:r>
      <w:r w:rsidRPr="00C35A2C">
        <w:rPr>
          <w:rFonts w:ascii="Fb Fontext" w:hAnsi="Fb Fontext" w:hint="cs"/>
          <w:rtl/>
        </w:rPr>
        <w:t xml:space="preserve"> דלא </w:t>
      </w:r>
      <w:r w:rsidR="00FB60E0">
        <w:rPr>
          <w:rFonts w:ascii="Fb Fontext" w:hAnsi="Fb Fontext" w:hint="cs"/>
          <w:rtl/>
        </w:rPr>
        <w:t xml:space="preserve">נמכר </w:t>
      </w:r>
      <w:r w:rsidR="00FB60E0">
        <w:rPr>
          <w:rStyle w:val="affffe"/>
          <w:rFonts w:hint="cs"/>
          <w:rtl/>
        </w:rPr>
        <w:t xml:space="preserve">ורשב''ג חלק </w:t>
      </w:r>
      <w:r w:rsidRPr="00FB60E0">
        <w:rPr>
          <w:rStyle w:val="affffe"/>
          <w:rFonts w:hint="cs"/>
          <w:rtl/>
        </w:rPr>
        <w:t>וס</w:t>
      </w:r>
      <w:r w:rsidRPr="00FB60E0">
        <w:rPr>
          <w:rStyle w:val="affffe"/>
          <w:rtl/>
        </w:rPr>
        <w:t>"</w:t>
      </w:r>
      <w:r w:rsidRPr="00FB60E0">
        <w:rPr>
          <w:rStyle w:val="affffe"/>
          <w:rFonts w:hint="cs"/>
          <w:rtl/>
        </w:rPr>
        <w:t>ל</w:t>
      </w:r>
      <w:r w:rsidRPr="00C35A2C">
        <w:rPr>
          <w:rFonts w:ascii="Fb Fontext" w:hAnsi="Fb Fontext" w:hint="cs"/>
          <w:rtl/>
        </w:rPr>
        <w:t xml:space="preserve"> </w:t>
      </w:r>
      <w:r w:rsidR="00FB60E0">
        <w:rPr>
          <w:rFonts w:ascii="Fb Fontext" w:hAnsi="Fb Fontext" w:hint="cs"/>
          <w:rtl/>
        </w:rPr>
        <w:t>שנמכר</w:t>
      </w:r>
    </w:p>
    <w:p w14:paraId="6E8E6CDE" w14:textId="30F9AC3D" w:rsidR="00FB60E0" w:rsidRDefault="00AC0AF5" w:rsidP="00AC0AF5">
      <w:pPr>
        <w:rPr>
          <w:rFonts w:ascii="Fb Fontext" w:hAnsi="Fb Fontext"/>
          <w:rtl/>
        </w:rPr>
      </w:pPr>
      <w:r w:rsidRPr="00FB60E0">
        <w:rPr>
          <w:rStyle w:val="affffe"/>
          <w:rFonts w:hint="cs"/>
          <w:rtl/>
        </w:rPr>
        <w:t>ולמ</w:t>
      </w:r>
      <w:r w:rsidRPr="00FB60E0">
        <w:rPr>
          <w:rStyle w:val="affffe"/>
          <w:rtl/>
        </w:rPr>
        <w:t>"</w:t>
      </w:r>
      <w:r w:rsidRPr="00FB60E0">
        <w:rPr>
          <w:rStyle w:val="affffe"/>
          <w:rFonts w:hint="cs"/>
          <w:rtl/>
        </w:rPr>
        <w:t>ד באגי</w:t>
      </w:r>
      <w:r w:rsidR="00FB60E0">
        <w:rPr>
          <w:rStyle w:val="affffe"/>
          <w:rFonts w:hint="cs"/>
          <w:rtl/>
        </w:rPr>
        <w:t>:</w:t>
      </w:r>
      <w:r w:rsidRPr="00C35A2C">
        <w:rPr>
          <w:rFonts w:ascii="Fb Fontext" w:hAnsi="Fb Fontext" w:hint="cs"/>
          <w:rtl/>
        </w:rPr>
        <w:t xml:space="preserve"> הך שלחין </w:t>
      </w:r>
      <w:r w:rsidR="00FB60E0">
        <w:rPr>
          <w:rFonts w:ascii="Fb Fontext" w:hAnsi="Fb Fontext" w:hint="cs"/>
          <w:rtl/>
        </w:rPr>
        <w:t xml:space="preserve">גינות הסמוכות </w:t>
      </w:r>
    </w:p>
    <w:p w14:paraId="0CA00CFA" w14:textId="425EC34B" w:rsidR="00AC0AF5" w:rsidRPr="00C35A2C" w:rsidRDefault="00AC0AF5" w:rsidP="00FB60E0">
      <w:pPr>
        <w:ind w:left="452" w:firstLine="113"/>
        <w:rPr>
          <w:rFonts w:ascii="Fb Fontext" w:hAnsi="Fb Fontext"/>
          <w:rtl/>
        </w:rPr>
      </w:pPr>
      <w:r w:rsidRPr="00C35A2C">
        <w:rPr>
          <w:rFonts w:ascii="Fb Fontext" w:hAnsi="Fb Fontext" w:hint="cs"/>
          <w:rtl/>
        </w:rPr>
        <w:t xml:space="preserve">אבל באגי </w:t>
      </w:r>
      <w:r w:rsidRPr="00FB60E0">
        <w:rPr>
          <w:rStyle w:val="affffe"/>
          <w:rFonts w:hint="cs"/>
          <w:rtl/>
        </w:rPr>
        <w:t>לת</w:t>
      </w:r>
      <w:r w:rsidRPr="00FB60E0">
        <w:rPr>
          <w:rStyle w:val="affffe"/>
          <w:rtl/>
        </w:rPr>
        <w:t>"</w:t>
      </w:r>
      <w:r w:rsidRPr="00FB60E0">
        <w:rPr>
          <w:rStyle w:val="affffe"/>
          <w:rFonts w:hint="cs"/>
          <w:rtl/>
        </w:rPr>
        <w:t>ק</w:t>
      </w:r>
      <w:r w:rsidR="00FB60E0">
        <w:rPr>
          <w:rStyle w:val="affffe"/>
          <w:rFonts w:hint="cs"/>
          <w:rtl/>
        </w:rPr>
        <w:t>:</w:t>
      </w:r>
      <w:r w:rsidRPr="00C35A2C">
        <w:rPr>
          <w:rFonts w:ascii="Fb Fontext" w:hAnsi="Fb Fontext" w:hint="cs"/>
          <w:rtl/>
        </w:rPr>
        <w:t xml:space="preserve"> לא </w:t>
      </w:r>
      <w:r w:rsidR="00FB60E0">
        <w:rPr>
          <w:rFonts w:ascii="Fb Fontext" w:hAnsi="Fb Fontext" w:hint="cs"/>
          <w:rtl/>
        </w:rPr>
        <w:t xml:space="preserve">נמכר. </w:t>
      </w:r>
      <w:r w:rsidRPr="00FB60E0">
        <w:rPr>
          <w:rStyle w:val="affffe"/>
          <w:rFonts w:hint="cs"/>
          <w:rtl/>
        </w:rPr>
        <w:t>ולרשב</w:t>
      </w:r>
      <w:r w:rsidRPr="00FB60E0">
        <w:rPr>
          <w:rStyle w:val="affffe"/>
          <w:rtl/>
        </w:rPr>
        <w:t>"</w:t>
      </w:r>
      <w:r w:rsidRPr="00FB60E0">
        <w:rPr>
          <w:rStyle w:val="affffe"/>
          <w:rFonts w:hint="cs"/>
          <w:rtl/>
        </w:rPr>
        <w:t>ג</w:t>
      </w:r>
      <w:r w:rsidR="00FB60E0">
        <w:rPr>
          <w:rStyle w:val="affffe"/>
          <w:rFonts w:hint="cs"/>
          <w:rtl/>
        </w:rPr>
        <w:t>:</w:t>
      </w:r>
      <w:r w:rsidRPr="00C35A2C">
        <w:rPr>
          <w:rFonts w:ascii="Fb Fontext" w:hAnsi="Fb Fontext" w:hint="cs"/>
          <w:rtl/>
        </w:rPr>
        <w:t xml:space="preserve"> </w:t>
      </w:r>
      <w:r w:rsidR="00FB60E0">
        <w:rPr>
          <w:rFonts w:ascii="Fb Fontext" w:hAnsi="Fb Fontext" w:hint="cs"/>
          <w:rtl/>
        </w:rPr>
        <w:t>נמכר.</w:t>
      </w:r>
    </w:p>
    <w:p w14:paraId="1ED7529D" w14:textId="15CC9C83" w:rsidR="00FB60E0" w:rsidRDefault="00AC0AF5" w:rsidP="00AC0AF5">
      <w:pPr>
        <w:rPr>
          <w:rFonts w:ascii="Fb Fontext" w:hAnsi="Fb Fontext"/>
          <w:rtl/>
        </w:rPr>
      </w:pPr>
      <w:r w:rsidRPr="00FB60E0">
        <w:rPr>
          <w:rStyle w:val="affffe"/>
          <w:rFonts w:hint="cs"/>
          <w:rtl/>
        </w:rPr>
        <w:t>ולמ</w:t>
      </w:r>
      <w:r w:rsidRPr="00FB60E0">
        <w:rPr>
          <w:rStyle w:val="affffe"/>
          <w:rtl/>
        </w:rPr>
        <w:t>"</w:t>
      </w:r>
      <w:r w:rsidRPr="00FB60E0">
        <w:rPr>
          <w:rStyle w:val="affffe"/>
          <w:rFonts w:hint="cs"/>
          <w:rtl/>
        </w:rPr>
        <w:t>ד ב</w:t>
      </w:r>
      <w:r w:rsidRPr="00FB60E0">
        <w:rPr>
          <w:rStyle w:val="affffe"/>
          <w:rtl/>
        </w:rPr>
        <w:t>"</w:t>
      </w:r>
      <w:r w:rsidRPr="00FB60E0">
        <w:rPr>
          <w:rStyle w:val="affffe"/>
          <w:rFonts w:hint="cs"/>
          <w:rtl/>
        </w:rPr>
        <w:t>מ</w:t>
      </w:r>
      <w:r w:rsidR="00FB60E0">
        <w:rPr>
          <w:rStyle w:val="affffe"/>
          <w:rFonts w:hint="cs"/>
          <w:rtl/>
        </w:rPr>
        <w:t>:</w:t>
      </w:r>
      <w:r w:rsidRPr="00C35A2C">
        <w:rPr>
          <w:rFonts w:ascii="Fb Fontext" w:hAnsi="Fb Fontext" w:hint="cs"/>
          <w:rtl/>
        </w:rPr>
        <w:t xml:space="preserve"> הך שלחין היינו באגי ד</w:t>
      </w:r>
      <w:r w:rsidRPr="00943595">
        <w:rPr>
          <w:rStyle w:val="affff8"/>
          <w:rFonts w:hint="cs"/>
          <w:rtl/>
        </w:rPr>
        <w:t>ושולח</w:t>
      </w:r>
      <w:r w:rsidRPr="00943595">
        <w:rPr>
          <w:rStyle w:val="affff8"/>
          <w:rtl/>
        </w:rPr>
        <w:t xml:space="preserve"> </w:t>
      </w:r>
      <w:r w:rsidRPr="00943595">
        <w:rPr>
          <w:rStyle w:val="affff8"/>
          <w:rFonts w:hint="cs"/>
          <w:rtl/>
        </w:rPr>
        <w:t>מים</w:t>
      </w:r>
      <w:r w:rsidRPr="00943595">
        <w:rPr>
          <w:rStyle w:val="affff8"/>
          <w:rtl/>
        </w:rPr>
        <w:t xml:space="preserve"> </w:t>
      </w:r>
      <w:r w:rsidRPr="00943595">
        <w:rPr>
          <w:rStyle w:val="affff8"/>
          <w:rFonts w:hint="cs"/>
          <w:rtl/>
        </w:rPr>
        <w:t>על</w:t>
      </w:r>
      <w:r w:rsidRPr="00943595">
        <w:rPr>
          <w:rStyle w:val="affff8"/>
          <w:rtl/>
        </w:rPr>
        <w:t xml:space="preserve"> </w:t>
      </w:r>
      <w:r w:rsidRPr="00943595">
        <w:rPr>
          <w:rStyle w:val="affff8"/>
          <w:rFonts w:hint="cs"/>
          <w:rtl/>
        </w:rPr>
        <w:t>פני</w:t>
      </w:r>
      <w:r w:rsidRPr="00943595">
        <w:rPr>
          <w:rStyle w:val="affff8"/>
          <w:rtl/>
        </w:rPr>
        <w:t xml:space="preserve"> </w:t>
      </w:r>
      <w:r w:rsidRPr="00943595">
        <w:rPr>
          <w:rStyle w:val="affff8"/>
          <w:rFonts w:hint="cs"/>
          <w:rtl/>
        </w:rPr>
        <w:t>חוצות</w:t>
      </w:r>
      <w:r w:rsidRPr="00C35A2C">
        <w:rPr>
          <w:rFonts w:ascii="Fb Fontext" w:hAnsi="Fb Fontext"/>
          <w:rtl/>
        </w:rPr>
        <w:t xml:space="preserve">, </w:t>
      </w:r>
    </w:p>
    <w:p w14:paraId="731E7A61" w14:textId="0815152F" w:rsidR="00AC0AF5" w:rsidRPr="00C35A2C" w:rsidRDefault="00AC0AF5" w:rsidP="00FB60E0">
      <w:pPr>
        <w:ind w:left="452"/>
        <w:rPr>
          <w:rFonts w:ascii="Fb Fontext" w:hAnsi="Fb Fontext"/>
          <w:rtl/>
        </w:rPr>
      </w:pPr>
      <w:r w:rsidRPr="00C35A2C">
        <w:rPr>
          <w:rFonts w:ascii="Fb Fontext" w:hAnsi="Fb Fontext" w:hint="cs"/>
          <w:rtl/>
        </w:rPr>
        <w:t>אבל</w:t>
      </w:r>
      <w:r w:rsidRPr="00C35A2C">
        <w:rPr>
          <w:rFonts w:ascii="Fb Fontext" w:hAnsi="Fb Fontext"/>
          <w:rtl/>
        </w:rPr>
        <w:t xml:space="preserve"> </w:t>
      </w:r>
      <w:r w:rsidRPr="00C35A2C">
        <w:rPr>
          <w:rFonts w:ascii="Fb Fontext" w:hAnsi="Fb Fontext" w:hint="cs"/>
          <w:rtl/>
        </w:rPr>
        <w:t>ב</w:t>
      </w:r>
      <w:r w:rsidRPr="00C35A2C">
        <w:rPr>
          <w:rFonts w:ascii="Fb Fontext" w:hAnsi="Fb Fontext"/>
          <w:rtl/>
        </w:rPr>
        <w:t>"</w:t>
      </w:r>
      <w:r w:rsidRPr="00C35A2C">
        <w:rPr>
          <w:rFonts w:ascii="Fb Fontext" w:hAnsi="Fb Fontext" w:hint="cs"/>
          <w:rtl/>
        </w:rPr>
        <w:t>מ לא</w:t>
      </w:r>
      <w:r w:rsidRPr="00C35A2C">
        <w:rPr>
          <w:rFonts w:ascii="Fb Fontext" w:hAnsi="Fb Fontext"/>
          <w:rtl/>
        </w:rPr>
        <w:t xml:space="preserve"> </w:t>
      </w:r>
      <w:r w:rsidRPr="00C35A2C">
        <w:rPr>
          <w:rFonts w:ascii="Fb Fontext" w:hAnsi="Fb Fontext" w:hint="cs"/>
          <w:rtl/>
        </w:rPr>
        <w:t>מזדבן</w:t>
      </w:r>
      <w:r w:rsidRPr="00C35A2C">
        <w:rPr>
          <w:rFonts w:ascii="Fb Fontext" w:hAnsi="Fb Fontext"/>
          <w:rtl/>
        </w:rPr>
        <w:t xml:space="preserve">, </w:t>
      </w:r>
      <w:r w:rsidR="00FB60E0" w:rsidRPr="00FB60E0">
        <w:rPr>
          <w:rStyle w:val="affffe"/>
          <w:rFonts w:hint="cs"/>
          <w:rtl/>
        </w:rPr>
        <w:t>וחלק רשב''</w:t>
      </w:r>
      <w:r w:rsidRPr="00FB60E0">
        <w:rPr>
          <w:rStyle w:val="affffe"/>
          <w:rFonts w:hint="cs"/>
          <w:rtl/>
        </w:rPr>
        <w:t>ג</w:t>
      </w:r>
      <w:r w:rsidRPr="00C35A2C">
        <w:rPr>
          <w:rFonts w:ascii="Fb Fontext" w:hAnsi="Fb Fontext" w:hint="cs"/>
          <w:rtl/>
        </w:rPr>
        <w:t xml:space="preserve"> דאפי</w:t>
      </w:r>
      <w:r w:rsidRPr="00F10693">
        <w:rPr>
          <w:rFonts w:hint="cs"/>
          <w:rtl/>
        </w:rPr>
        <w:t xml:space="preserve">' </w:t>
      </w:r>
      <w:r w:rsidRPr="00C35A2C">
        <w:rPr>
          <w:rFonts w:ascii="Fb Fontext" w:hAnsi="Fb Fontext" w:hint="cs"/>
          <w:rtl/>
        </w:rPr>
        <w:t>ב</w:t>
      </w:r>
      <w:r w:rsidRPr="00C35A2C">
        <w:rPr>
          <w:rFonts w:ascii="Fb Fontext" w:hAnsi="Fb Fontext"/>
          <w:rtl/>
        </w:rPr>
        <w:t>"</w:t>
      </w:r>
      <w:r w:rsidRPr="00C35A2C">
        <w:rPr>
          <w:rFonts w:ascii="Fb Fontext" w:hAnsi="Fb Fontext" w:hint="cs"/>
          <w:rtl/>
        </w:rPr>
        <w:t>מ מזדבן.</w:t>
      </w:r>
    </w:p>
    <w:p w14:paraId="7349D7D7" w14:textId="6A35DF9F" w:rsidR="00AC0AF5" w:rsidRPr="00C35A2C" w:rsidRDefault="00AC0AF5" w:rsidP="00FB60E0">
      <w:pPr>
        <w:spacing w:after="60"/>
        <w:rPr>
          <w:rFonts w:ascii="Fb Fontext" w:hAnsi="Fb Fontext" w:cs="Guttman Vilna"/>
          <w:b/>
          <w:bCs/>
          <w:rtl/>
        </w:rPr>
      </w:pPr>
      <w:r w:rsidRPr="00FB60E0">
        <w:rPr>
          <w:rStyle w:val="affffe"/>
          <w:rtl/>
        </w:rPr>
        <w:t>למ"ד שלחין</w:t>
      </w:r>
      <w:r w:rsidRPr="00C35A2C">
        <w:rPr>
          <w:rFonts w:ascii="Fb Fontext" w:hAnsi="Fb Fontext"/>
          <w:rtl/>
        </w:rPr>
        <w:t xml:space="preserve"> </w:t>
      </w:r>
      <w:r w:rsidR="00FB60E0">
        <w:rPr>
          <w:rFonts w:ascii="Fb Fontext" w:hAnsi="Fb Fontext" w:hint="cs"/>
          <w:rtl/>
        </w:rPr>
        <w:t xml:space="preserve">גינות הסמוכות </w:t>
      </w:r>
      <w:r w:rsidRPr="00C35A2C">
        <w:rPr>
          <w:rFonts w:ascii="Fb Fontext" w:hAnsi="Fb Fontext"/>
          <w:rtl/>
        </w:rPr>
        <w:t xml:space="preserve">מהך </w:t>
      </w:r>
      <w:r w:rsidRPr="00FB60E0">
        <w:rPr>
          <w:rStyle w:val="affff8"/>
          <w:rtl/>
        </w:rPr>
        <w:t>דשלחייך פרדס</w:t>
      </w:r>
      <w:r w:rsidRPr="00C35A2C">
        <w:rPr>
          <w:rFonts w:ascii="Fb Fontext" w:hAnsi="Fb Fontext"/>
          <w:rtl/>
        </w:rPr>
        <w:t xml:space="preserve"> </w:t>
      </w:r>
      <w:r w:rsidRPr="00C35A2C">
        <w:rPr>
          <w:rFonts w:ascii="Fb Fontext" w:hAnsi="Fb Fontext" w:hint="cs"/>
          <w:sz w:val="30"/>
          <w:szCs w:val="16"/>
          <w:rtl/>
        </w:rPr>
        <w:t>והיינו ששולח פארות</w:t>
      </w:r>
    </w:p>
    <w:p w14:paraId="50BA89A1" w14:textId="77777777" w:rsidR="00FB60E0" w:rsidRPr="00FB60E0" w:rsidRDefault="00AC0AF5" w:rsidP="00FB60E0">
      <w:pPr>
        <w:pStyle w:val="36"/>
        <w:framePr w:wrap="notBeside"/>
        <w:rPr>
          <w:rtl/>
        </w:rPr>
      </w:pPr>
      <w:r w:rsidRPr="00FB60E0">
        <w:rPr>
          <w:rFonts w:hint="cs"/>
          <w:rtl/>
        </w:rPr>
        <w:t>ת</w:t>
      </w:r>
      <w:r w:rsidRPr="00FB60E0">
        <w:rPr>
          <w:rtl/>
        </w:rPr>
        <w:t>"</w:t>
      </w:r>
      <w:r w:rsidRPr="00FB60E0">
        <w:rPr>
          <w:rFonts w:hint="cs"/>
          <w:rtl/>
        </w:rPr>
        <w:t xml:space="preserve">ש </w:t>
      </w:r>
    </w:p>
    <w:p w14:paraId="72EA5601" w14:textId="0ACADFC9" w:rsidR="00AC0AF5" w:rsidRDefault="00AC0AF5" w:rsidP="00FB60E0">
      <w:pPr>
        <w:rPr>
          <w:rFonts w:ascii="Fb Fontext" w:hAnsi="Fb Fontext"/>
          <w:sz w:val="32"/>
          <w:rtl/>
        </w:rPr>
      </w:pPr>
      <w:r w:rsidRPr="00FB60E0">
        <w:rPr>
          <w:rStyle w:val="afff8"/>
          <w:rFonts w:hint="cs"/>
          <w:rtl/>
        </w:rPr>
        <w:t>סנטר</w:t>
      </w:r>
      <w:r w:rsidRPr="00C35A2C">
        <w:rPr>
          <w:rFonts w:ascii="Fb Fontext" w:hAnsi="Fb Fontext"/>
          <w:sz w:val="32"/>
          <w:rtl/>
        </w:rPr>
        <w:t xml:space="preserve"> </w:t>
      </w:r>
      <w:r w:rsidR="00FB60E0" w:rsidRPr="00FB60E0">
        <w:rPr>
          <w:rStyle w:val="affffe"/>
          <w:rFonts w:hint="cs"/>
          <w:rtl/>
        </w:rPr>
        <w:t>לר''י</w:t>
      </w:r>
      <w:r w:rsidR="00FB60E0">
        <w:rPr>
          <w:rStyle w:val="affffe"/>
          <w:rFonts w:hint="cs"/>
          <w:rtl/>
        </w:rPr>
        <w:t>:</w:t>
      </w:r>
      <w:r w:rsidR="00FB60E0">
        <w:rPr>
          <w:rFonts w:ascii="Fb Fontext" w:hAnsi="Fb Fontext" w:hint="cs"/>
          <w:sz w:val="32"/>
          <w:rtl/>
        </w:rPr>
        <w:t xml:space="preserve"> </w:t>
      </w:r>
      <w:r w:rsidRPr="00C35A2C">
        <w:rPr>
          <w:rFonts w:ascii="Fb Fontext" w:hAnsi="Fb Fontext" w:hint="cs"/>
          <w:sz w:val="32"/>
          <w:rtl/>
        </w:rPr>
        <w:t>אינו</w:t>
      </w:r>
      <w:r w:rsidRPr="00C35A2C">
        <w:rPr>
          <w:rFonts w:ascii="Fb Fontext" w:hAnsi="Fb Fontext"/>
          <w:sz w:val="32"/>
          <w:rtl/>
        </w:rPr>
        <w:t xml:space="preserve"> </w:t>
      </w:r>
      <w:r w:rsidRPr="00C35A2C">
        <w:rPr>
          <w:rFonts w:ascii="Fb Fontext" w:hAnsi="Fb Fontext" w:hint="cs"/>
          <w:sz w:val="32"/>
          <w:rtl/>
        </w:rPr>
        <w:t>מכור</w:t>
      </w:r>
      <w:r w:rsidRPr="00C35A2C">
        <w:rPr>
          <w:rFonts w:ascii="Fb Fontext" w:hAnsi="Fb Fontext"/>
          <w:sz w:val="32"/>
          <w:rtl/>
        </w:rPr>
        <w:t xml:space="preserve">, </w:t>
      </w:r>
      <w:r w:rsidRPr="00C35A2C">
        <w:rPr>
          <w:rFonts w:ascii="Fb Fontext" w:hAnsi="Fb Fontext" w:hint="cs"/>
          <w:sz w:val="32"/>
          <w:rtl/>
        </w:rPr>
        <w:t>אנקולמוס</w:t>
      </w:r>
      <w:r w:rsidRPr="00C35A2C">
        <w:rPr>
          <w:rFonts w:ascii="Fb Fontext" w:hAnsi="Fb Fontext"/>
          <w:sz w:val="32"/>
          <w:rtl/>
        </w:rPr>
        <w:t xml:space="preserve"> </w:t>
      </w:r>
      <w:r w:rsidR="00FB60E0" w:rsidRPr="00FB60E0">
        <w:rPr>
          <w:rStyle w:val="afffff0"/>
          <w:rFonts w:hint="cs"/>
          <w:rtl/>
        </w:rPr>
        <w:t>סופר המלך</w:t>
      </w:r>
      <w:r w:rsidR="00FB60E0">
        <w:rPr>
          <w:rFonts w:ascii="Fb Fontext" w:hAnsi="Fb Fontext" w:hint="cs"/>
          <w:sz w:val="32"/>
          <w:rtl/>
        </w:rPr>
        <w:t xml:space="preserve"> </w:t>
      </w:r>
      <w:r w:rsidRPr="00C35A2C">
        <w:rPr>
          <w:rFonts w:ascii="Fb Fontext" w:hAnsi="Fb Fontext" w:hint="cs"/>
          <w:sz w:val="32"/>
          <w:rtl/>
        </w:rPr>
        <w:t>מכור</w:t>
      </w:r>
      <w:r w:rsidRPr="00C35A2C">
        <w:rPr>
          <w:rFonts w:ascii="Fb Fontext" w:hAnsi="Fb Fontext"/>
          <w:sz w:val="32"/>
          <w:rtl/>
        </w:rPr>
        <w:t>.</w:t>
      </w:r>
    </w:p>
    <w:p w14:paraId="78E88F04" w14:textId="77777777" w:rsidR="00FB60E0" w:rsidRPr="00FB60E0" w:rsidRDefault="00AC0AF5" w:rsidP="00FB60E0">
      <w:pPr>
        <w:pStyle w:val="36"/>
        <w:framePr w:wrap="notBeside"/>
        <w:rPr>
          <w:rtl/>
        </w:rPr>
      </w:pPr>
      <w:r w:rsidRPr="00FB60E0">
        <w:rPr>
          <w:rFonts w:hint="cs"/>
          <w:rtl/>
        </w:rPr>
        <w:t xml:space="preserve">ואין להוכיח </w:t>
      </w:r>
    </w:p>
    <w:p w14:paraId="22F24ACB" w14:textId="5C51005B" w:rsidR="00AC0AF5" w:rsidRPr="00C35A2C" w:rsidRDefault="00AC0AF5" w:rsidP="00AC0AF5">
      <w:pPr>
        <w:rPr>
          <w:rFonts w:ascii="Fb Fontext" w:hAnsi="Fb Fontext"/>
          <w:rtl/>
        </w:rPr>
      </w:pPr>
      <w:r w:rsidRPr="00C35A2C">
        <w:rPr>
          <w:rFonts w:ascii="Fb Fontext" w:hAnsi="Fb Fontext" w:hint="cs"/>
          <w:rtl/>
        </w:rPr>
        <w:t xml:space="preserve">דסנטר </w:t>
      </w:r>
      <w:r w:rsidR="00FB60E0">
        <w:rPr>
          <w:rFonts w:ascii="Fb Fontext" w:hAnsi="Fb Fontext" w:hint="cs"/>
          <w:rtl/>
        </w:rPr>
        <w:t xml:space="preserve">הוא אדם- </w:t>
      </w:r>
      <w:r w:rsidRPr="00C35A2C">
        <w:rPr>
          <w:rFonts w:ascii="Fb Fontext" w:hAnsi="Fb Fontext" w:hint="cs"/>
          <w:rtl/>
        </w:rPr>
        <w:t>דהא כדאיתא</w:t>
      </w:r>
      <w:r w:rsidRPr="00C35A2C">
        <w:rPr>
          <w:rFonts w:ascii="Fb Fontext" w:hAnsi="Fb Fontext"/>
          <w:rtl/>
        </w:rPr>
        <w:t xml:space="preserve"> </w:t>
      </w:r>
      <w:r w:rsidRPr="00C35A2C">
        <w:rPr>
          <w:rFonts w:ascii="Fb Fontext" w:hAnsi="Fb Fontext" w:hint="cs"/>
          <w:rtl/>
        </w:rPr>
        <w:t>והא</w:t>
      </w:r>
      <w:r w:rsidRPr="00C35A2C">
        <w:rPr>
          <w:rFonts w:ascii="Fb Fontext" w:hAnsi="Fb Fontext"/>
          <w:rtl/>
        </w:rPr>
        <w:t xml:space="preserve"> </w:t>
      </w:r>
      <w:r w:rsidRPr="00C35A2C">
        <w:rPr>
          <w:rFonts w:ascii="Fb Fontext" w:hAnsi="Fb Fontext" w:hint="cs"/>
          <w:rtl/>
        </w:rPr>
        <w:t>כדאיתא</w:t>
      </w:r>
      <w:r w:rsidRPr="00C35A2C">
        <w:rPr>
          <w:rFonts w:ascii="Fb Fontext" w:hAnsi="Fb Fontext"/>
          <w:rtl/>
        </w:rPr>
        <w:t>.</w:t>
      </w:r>
    </w:p>
    <w:p w14:paraId="5687B174" w14:textId="77777777" w:rsidR="00FB60E0" w:rsidRPr="00FB60E0" w:rsidRDefault="00AC0AF5" w:rsidP="00FB60E0">
      <w:pPr>
        <w:pStyle w:val="36"/>
        <w:framePr w:wrap="notBeside"/>
        <w:rPr>
          <w:rtl/>
        </w:rPr>
      </w:pPr>
      <w:r w:rsidRPr="00FB60E0">
        <w:rPr>
          <w:rFonts w:hint="cs"/>
          <w:rtl/>
        </w:rPr>
        <w:t xml:space="preserve">ואין להקשות </w:t>
      </w:r>
    </w:p>
    <w:p w14:paraId="442C0CE9" w14:textId="6776E04C" w:rsidR="00AC0AF5" w:rsidRDefault="00AC0AF5" w:rsidP="00AC0AF5">
      <w:pPr>
        <w:rPr>
          <w:rFonts w:ascii="Fb Fontext" w:hAnsi="Fb Fontext"/>
          <w:rtl/>
        </w:rPr>
      </w:pPr>
      <w:r w:rsidRPr="00C35A2C">
        <w:rPr>
          <w:rFonts w:ascii="Fb Fontext" w:hAnsi="Fb Fontext" w:hint="cs"/>
          <w:rtl/>
        </w:rPr>
        <w:t>מסיפא דאבל לא שייריה [פיסקי בגי] ולא</w:t>
      </w:r>
      <w:r w:rsidRPr="00C35A2C">
        <w:rPr>
          <w:rFonts w:ascii="Fb Fontext" w:hAnsi="Fb Fontext"/>
          <w:rtl/>
        </w:rPr>
        <w:t xml:space="preserve"> </w:t>
      </w:r>
      <w:r w:rsidRPr="00C35A2C">
        <w:rPr>
          <w:rFonts w:ascii="Fb Fontext" w:hAnsi="Fb Fontext" w:hint="cs"/>
          <w:rtl/>
        </w:rPr>
        <w:t>בנותיה</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חורשין</w:t>
      </w:r>
      <w:r w:rsidRPr="00C35A2C">
        <w:rPr>
          <w:rFonts w:ascii="Fb Fontext" w:hAnsi="Fb Fontext"/>
          <w:rtl/>
        </w:rPr>
        <w:t xml:space="preserve"> </w:t>
      </w:r>
      <w:r w:rsidRPr="00C35A2C">
        <w:rPr>
          <w:rFonts w:ascii="Fb Fontext" w:hAnsi="Fb Fontext" w:hint="cs"/>
          <w:rtl/>
        </w:rPr>
        <w:t>המוקצין</w:t>
      </w:r>
      <w:r w:rsidRPr="00C35A2C">
        <w:rPr>
          <w:rFonts w:ascii="Fb Fontext" w:hAnsi="Fb Fontext"/>
          <w:rtl/>
        </w:rPr>
        <w:t xml:space="preserve"> </w:t>
      </w:r>
      <w:r w:rsidRPr="00C35A2C">
        <w:rPr>
          <w:rFonts w:ascii="Fb Fontext" w:hAnsi="Fb Fontext" w:hint="cs"/>
          <w:rtl/>
        </w:rPr>
        <w:t>לה</w:t>
      </w:r>
      <w:r w:rsidRPr="00C35A2C">
        <w:rPr>
          <w:rFonts w:ascii="Fb Fontext" w:hAnsi="Fb Fontext"/>
          <w:rtl/>
        </w:rPr>
        <w:t xml:space="preserve">, </w:t>
      </w:r>
      <w:r w:rsidRPr="00C35A2C">
        <w:rPr>
          <w:rFonts w:ascii="Fb Fontext" w:hAnsi="Fb Fontext" w:hint="cs"/>
          <w:rtl/>
        </w:rPr>
        <w:t>ולא</w:t>
      </w:r>
      <w:r w:rsidRPr="00C35A2C">
        <w:rPr>
          <w:rFonts w:ascii="Fb Fontext" w:hAnsi="Fb Fontext"/>
          <w:rtl/>
        </w:rPr>
        <w:t xml:space="preserve"> </w:t>
      </w:r>
      <w:r w:rsidRPr="00C35A2C">
        <w:rPr>
          <w:rFonts w:ascii="Fb Fontext" w:hAnsi="Fb Fontext" w:hint="cs"/>
          <w:rtl/>
        </w:rPr>
        <w:t>ביברין</w:t>
      </w:r>
      <w:r w:rsidRPr="00C35A2C">
        <w:rPr>
          <w:rFonts w:ascii="Fb Fontext" w:hAnsi="Fb Fontext"/>
          <w:rtl/>
        </w:rPr>
        <w:t xml:space="preserve"> </w:t>
      </w:r>
      <w:r w:rsidRPr="00C35A2C">
        <w:rPr>
          <w:rFonts w:ascii="Fb Fontext" w:hAnsi="Fb Fontext" w:hint="cs"/>
          <w:rtl/>
        </w:rPr>
        <w:t>של</w:t>
      </w:r>
      <w:r w:rsidRPr="00C35A2C">
        <w:rPr>
          <w:rFonts w:ascii="Fb Fontext" w:hAnsi="Fb Fontext"/>
          <w:rtl/>
        </w:rPr>
        <w:t xml:space="preserve"> </w:t>
      </w:r>
      <w:r w:rsidRPr="00C35A2C">
        <w:rPr>
          <w:rFonts w:ascii="Fb Fontext" w:hAnsi="Fb Fontext" w:hint="cs"/>
          <w:rtl/>
        </w:rPr>
        <w:t>חיה</w:t>
      </w:r>
      <w:r w:rsidRPr="00C35A2C">
        <w:rPr>
          <w:rFonts w:ascii="Fb Fontext" w:hAnsi="Fb Fontext"/>
          <w:rtl/>
        </w:rPr>
        <w:t xml:space="preserve"> </w:t>
      </w:r>
      <w:r w:rsidRPr="00C35A2C">
        <w:rPr>
          <w:rFonts w:ascii="Fb Fontext" w:hAnsi="Fb Fontext" w:hint="cs"/>
          <w:rtl/>
        </w:rPr>
        <w:t>ושל</w:t>
      </w:r>
      <w:r w:rsidRPr="00C35A2C">
        <w:rPr>
          <w:rFonts w:ascii="Fb Fontext" w:hAnsi="Fb Fontext"/>
          <w:rtl/>
        </w:rPr>
        <w:t xml:space="preserve"> </w:t>
      </w:r>
      <w:r w:rsidRPr="00C35A2C">
        <w:rPr>
          <w:rFonts w:ascii="Fb Fontext" w:hAnsi="Fb Fontext" w:hint="cs"/>
          <w:rtl/>
        </w:rPr>
        <w:t>עופות</w:t>
      </w:r>
      <w:r w:rsidRPr="00C35A2C">
        <w:rPr>
          <w:rFonts w:ascii="Fb Fontext" w:hAnsi="Fb Fontext"/>
          <w:rtl/>
        </w:rPr>
        <w:t xml:space="preserve"> </w:t>
      </w:r>
      <w:r w:rsidRPr="00C35A2C">
        <w:rPr>
          <w:rFonts w:ascii="Fb Fontext" w:hAnsi="Fb Fontext" w:hint="cs"/>
          <w:rtl/>
        </w:rPr>
        <w:t>ושל</w:t>
      </w:r>
      <w:r w:rsidRPr="00C35A2C">
        <w:rPr>
          <w:rFonts w:ascii="Fb Fontext" w:hAnsi="Fb Fontext"/>
          <w:rtl/>
        </w:rPr>
        <w:t xml:space="preserve"> </w:t>
      </w:r>
      <w:r w:rsidRPr="00C35A2C">
        <w:rPr>
          <w:rFonts w:ascii="Fb Fontext" w:hAnsi="Fb Fontext" w:hint="cs"/>
          <w:rtl/>
        </w:rPr>
        <w:t>דגים</w:t>
      </w:r>
      <w:r w:rsidRPr="00C35A2C">
        <w:rPr>
          <w:rFonts w:ascii="Fb Fontext" w:hAnsi="Fb Fontext"/>
          <w:rtl/>
        </w:rPr>
        <w:t>.</w:t>
      </w:r>
    </w:p>
    <w:p w14:paraId="574B3EBE" w14:textId="77777777" w:rsidR="00FB60E0" w:rsidRDefault="00AC0AF5" w:rsidP="00AC0AF5">
      <w:pPr>
        <w:rPr>
          <w:rFonts w:ascii="Fb Fontext" w:hAnsi="Fb Fontext"/>
          <w:rtl/>
        </w:rPr>
      </w:pPr>
      <w:r w:rsidRPr="00FB60E0">
        <w:rPr>
          <w:rStyle w:val="affffe"/>
          <w:rFonts w:hint="cs"/>
          <w:rtl/>
        </w:rPr>
        <w:t>ולדקדק בר</w:t>
      </w:r>
      <w:r w:rsidRPr="00FB60E0">
        <w:rPr>
          <w:rStyle w:val="affffe"/>
          <w:rtl/>
        </w:rPr>
        <w:t>"</w:t>
      </w:r>
      <w:r w:rsidRPr="00FB60E0">
        <w:rPr>
          <w:rStyle w:val="affffe"/>
          <w:rFonts w:hint="cs"/>
          <w:rtl/>
        </w:rPr>
        <w:t>י</w:t>
      </w:r>
      <w:r w:rsidRPr="00C35A2C">
        <w:rPr>
          <w:rFonts w:ascii="Fb Fontext" w:hAnsi="Fb Fontext" w:hint="cs"/>
          <w:rtl/>
        </w:rPr>
        <w:t xml:space="preserve"> דהא</w:t>
      </w:r>
      <w:r w:rsidRPr="00C35A2C">
        <w:rPr>
          <w:rFonts w:ascii="Fb Fontext" w:hAnsi="Fb Fontext"/>
          <w:rtl/>
        </w:rPr>
        <w:t xml:space="preserve"> </w:t>
      </w:r>
      <w:r w:rsidRPr="00C35A2C">
        <w:rPr>
          <w:rFonts w:ascii="Fb Fontext" w:hAnsi="Fb Fontext" w:hint="cs"/>
          <w:rtl/>
        </w:rPr>
        <w:t>בגי</w:t>
      </w:r>
      <w:r w:rsidRPr="00C35A2C">
        <w:rPr>
          <w:rFonts w:ascii="Fb Fontext" w:hAnsi="Fb Fontext"/>
          <w:rtl/>
        </w:rPr>
        <w:t xml:space="preserve"> </w:t>
      </w:r>
      <w:r w:rsidRPr="00C35A2C">
        <w:rPr>
          <w:rFonts w:ascii="Fb Fontext" w:hAnsi="Fb Fontext" w:hint="cs"/>
          <w:rtl/>
        </w:rPr>
        <w:t>עצמן</w:t>
      </w:r>
      <w:r w:rsidRPr="00C35A2C">
        <w:rPr>
          <w:rFonts w:ascii="Fb Fontext" w:hAnsi="Fb Fontext"/>
          <w:rtl/>
        </w:rPr>
        <w:t xml:space="preserve"> </w:t>
      </w:r>
      <w:r w:rsidRPr="00C35A2C">
        <w:rPr>
          <w:rFonts w:ascii="Fb Fontext" w:hAnsi="Fb Fontext" w:hint="cs"/>
          <w:rtl/>
        </w:rPr>
        <w:t xml:space="preserve">מכור | </w:t>
      </w:r>
    </w:p>
    <w:p w14:paraId="7807382E" w14:textId="77777777" w:rsidR="00FB60E0" w:rsidRPr="00FB60E0" w:rsidRDefault="00FB60E0" w:rsidP="00FB60E0">
      <w:pPr>
        <w:pStyle w:val="36"/>
        <w:framePr w:wrap="notBeside"/>
        <w:rPr>
          <w:rtl/>
        </w:rPr>
      </w:pPr>
      <w:r w:rsidRPr="00FB60E0">
        <w:rPr>
          <w:rFonts w:hint="cs"/>
          <w:rtl/>
        </w:rPr>
        <w:t>-</w:t>
      </w:r>
    </w:p>
    <w:p w14:paraId="68F82534" w14:textId="495C6122" w:rsidR="00AC0AF5" w:rsidRPr="00C35A2C" w:rsidRDefault="00FB60E0" w:rsidP="00AC0AF5">
      <w:pPr>
        <w:rPr>
          <w:rFonts w:ascii="Fb Fontext" w:hAnsi="Fb Fontext"/>
          <w:rtl/>
        </w:rPr>
      </w:pPr>
      <w:r>
        <w:rPr>
          <w:rStyle w:val="affffe"/>
          <w:rFonts w:hint="cs"/>
          <w:rtl/>
        </w:rPr>
        <w:t xml:space="preserve"> </w:t>
      </w:r>
      <w:r w:rsidR="00AC0AF5" w:rsidRPr="00FB60E0">
        <w:rPr>
          <w:rStyle w:val="affffe"/>
          <w:rFonts w:hint="cs"/>
          <w:rtl/>
        </w:rPr>
        <w:t>דאיפוך</w:t>
      </w:r>
      <w:r w:rsidR="00AC0AF5" w:rsidRPr="00C35A2C">
        <w:rPr>
          <w:rFonts w:ascii="Fb Fontext" w:hAnsi="Fb Fontext" w:hint="cs"/>
          <w:rtl/>
        </w:rPr>
        <w:t xml:space="preserve"> סנטר</w:t>
      </w:r>
      <w:r w:rsidR="00AC0AF5" w:rsidRPr="00C35A2C">
        <w:rPr>
          <w:rFonts w:ascii="Fb Fontext" w:hAnsi="Fb Fontext"/>
          <w:rtl/>
        </w:rPr>
        <w:t xml:space="preserve"> </w:t>
      </w:r>
      <w:r w:rsidR="00AC0AF5" w:rsidRPr="00C35A2C">
        <w:rPr>
          <w:rFonts w:ascii="Fb Fontext" w:hAnsi="Fb Fontext" w:hint="cs"/>
          <w:rtl/>
        </w:rPr>
        <w:t>מכור</w:t>
      </w:r>
      <w:r w:rsidR="00AC0AF5" w:rsidRPr="00C35A2C">
        <w:rPr>
          <w:rFonts w:ascii="Fb Fontext" w:hAnsi="Fb Fontext"/>
          <w:rtl/>
        </w:rPr>
        <w:t xml:space="preserve">, </w:t>
      </w:r>
      <w:r w:rsidR="00AC0AF5" w:rsidRPr="00C35A2C">
        <w:rPr>
          <w:rFonts w:ascii="Fb Fontext" w:hAnsi="Fb Fontext" w:hint="cs"/>
          <w:rtl/>
        </w:rPr>
        <w:t>אנקולמוס</w:t>
      </w:r>
      <w:r w:rsidR="00AC0AF5" w:rsidRPr="00C35A2C">
        <w:rPr>
          <w:rFonts w:ascii="Fb Fontext" w:hAnsi="Fb Fontext"/>
          <w:rtl/>
        </w:rPr>
        <w:t xml:space="preserve"> </w:t>
      </w:r>
      <w:r w:rsidR="00AC0AF5" w:rsidRPr="00C35A2C">
        <w:rPr>
          <w:rFonts w:ascii="Fb Fontext" w:hAnsi="Fb Fontext" w:hint="cs"/>
          <w:rtl/>
        </w:rPr>
        <w:t>אינו</w:t>
      </w:r>
      <w:r w:rsidR="00AC0AF5" w:rsidRPr="00C35A2C">
        <w:rPr>
          <w:rFonts w:ascii="Fb Fontext" w:hAnsi="Fb Fontext"/>
          <w:rtl/>
        </w:rPr>
        <w:t xml:space="preserve"> </w:t>
      </w:r>
      <w:r w:rsidR="00AC0AF5" w:rsidRPr="00C35A2C">
        <w:rPr>
          <w:rFonts w:ascii="Fb Fontext" w:hAnsi="Fb Fontext" w:hint="cs"/>
          <w:rtl/>
        </w:rPr>
        <w:t>מכור</w:t>
      </w:r>
      <w:r w:rsidR="00AC0AF5" w:rsidRPr="00C35A2C">
        <w:rPr>
          <w:rFonts w:ascii="Fb Fontext" w:hAnsi="Fb Fontext"/>
          <w:rtl/>
        </w:rPr>
        <w:t>.</w:t>
      </w:r>
    </w:p>
    <w:p w14:paraId="12B81E93" w14:textId="77777777" w:rsidR="00AC0AF5" w:rsidRDefault="00AC0AF5" w:rsidP="00AC0AF5">
      <w:pPr>
        <w:rPr>
          <w:rFonts w:ascii="Fb Fontext" w:hAnsi="Fb Fontext"/>
          <w:rtl/>
        </w:rPr>
      </w:pPr>
      <w:r w:rsidRPr="00FB60E0">
        <w:rPr>
          <w:rStyle w:val="affffe"/>
          <w:rFonts w:hint="cs"/>
          <w:rtl/>
        </w:rPr>
        <w:t>והך דר</w:t>
      </w:r>
      <w:r w:rsidRPr="00FB60E0">
        <w:rPr>
          <w:rStyle w:val="affffe"/>
          <w:rtl/>
        </w:rPr>
        <w:t>"</w:t>
      </w:r>
      <w:r w:rsidRPr="00FB60E0">
        <w:rPr>
          <w:rStyle w:val="affffe"/>
          <w:rFonts w:hint="cs"/>
          <w:rtl/>
        </w:rPr>
        <w:t>י</w:t>
      </w:r>
      <w:r w:rsidRPr="00C35A2C">
        <w:rPr>
          <w:rFonts w:ascii="Fb Fontext" w:hAnsi="Fb Fontext" w:hint="cs"/>
          <w:rtl/>
        </w:rPr>
        <w:t xml:space="preserve"> דלא את בנותיה </w:t>
      </w:r>
      <w:r w:rsidRPr="00FB60E0">
        <w:rPr>
          <w:rStyle w:val="affffe"/>
          <w:rFonts w:hint="cs"/>
          <w:rtl/>
        </w:rPr>
        <w:t>ורשב</w:t>
      </w:r>
      <w:r w:rsidRPr="00FB60E0">
        <w:rPr>
          <w:rStyle w:val="affffe"/>
          <w:rtl/>
        </w:rPr>
        <w:t>"</w:t>
      </w:r>
      <w:r w:rsidRPr="00FB60E0">
        <w:rPr>
          <w:rStyle w:val="affffe"/>
          <w:rFonts w:hint="cs"/>
          <w:rtl/>
        </w:rPr>
        <w:t>ג ס</w:t>
      </w:r>
      <w:r w:rsidRPr="00FB60E0">
        <w:rPr>
          <w:rStyle w:val="affffe"/>
          <w:rtl/>
        </w:rPr>
        <w:t>"</w:t>
      </w:r>
      <w:r w:rsidRPr="00FB60E0">
        <w:rPr>
          <w:rStyle w:val="affffe"/>
          <w:rFonts w:hint="cs"/>
          <w:rtl/>
        </w:rPr>
        <w:t>ל</w:t>
      </w:r>
      <w:r w:rsidRPr="00C35A2C">
        <w:rPr>
          <w:rFonts w:ascii="Fb Fontext" w:hAnsi="Fb Fontext" w:hint="cs"/>
          <w:rtl/>
        </w:rPr>
        <w:t xml:space="preserve"> דמכר את בנותיה</w:t>
      </w:r>
    </w:p>
    <w:p w14:paraId="22627ACC" w14:textId="6321EBDB" w:rsidR="00AC0AF5" w:rsidRPr="00C35A2C" w:rsidRDefault="00AC0AF5" w:rsidP="00FB60E0">
      <w:pPr>
        <w:rPr>
          <w:rFonts w:ascii="Fb Fontext" w:hAnsi="Fb Fontext"/>
          <w:rtl/>
        </w:rPr>
      </w:pPr>
      <w:r w:rsidRPr="00FB60E0">
        <w:rPr>
          <w:rStyle w:val="affffe"/>
          <w:rFonts w:hint="cs"/>
          <w:rtl/>
        </w:rPr>
        <w:t>ר</w:t>
      </w:r>
      <w:r w:rsidRPr="00FB60E0">
        <w:rPr>
          <w:rStyle w:val="affffe"/>
          <w:rtl/>
        </w:rPr>
        <w:t>"</w:t>
      </w:r>
      <w:r w:rsidRPr="00FB60E0">
        <w:rPr>
          <w:rStyle w:val="affffe"/>
          <w:rFonts w:hint="cs"/>
          <w:rtl/>
        </w:rPr>
        <w:t>י ס</w:t>
      </w:r>
      <w:r w:rsidRPr="00FB60E0">
        <w:rPr>
          <w:rStyle w:val="affffe"/>
          <w:rtl/>
        </w:rPr>
        <w:t>"</w:t>
      </w:r>
      <w:r w:rsidRPr="00FB60E0">
        <w:rPr>
          <w:rStyle w:val="affffe"/>
          <w:rFonts w:hint="cs"/>
          <w:rtl/>
        </w:rPr>
        <w:t>ל כרשב</w:t>
      </w:r>
      <w:r w:rsidRPr="00FB60E0">
        <w:rPr>
          <w:rStyle w:val="affffe"/>
          <w:rtl/>
        </w:rPr>
        <w:t>"</w:t>
      </w:r>
      <w:r w:rsidRPr="00FB60E0">
        <w:rPr>
          <w:rStyle w:val="affffe"/>
          <w:rFonts w:hint="cs"/>
          <w:rtl/>
        </w:rPr>
        <w:t>ג</w:t>
      </w:r>
      <w:r w:rsidRPr="00C35A2C">
        <w:rPr>
          <w:rFonts w:ascii="Fb Fontext" w:hAnsi="Fb Fontext" w:hint="cs"/>
          <w:rtl/>
        </w:rPr>
        <w:t xml:space="preserve"> בחדא ופליג עליה בחדא</w:t>
      </w:r>
      <w:r w:rsidR="00FB60E0">
        <w:rPr>
          <w:rStyle w:val="aff1"/>
          <w:rFonts w:ascii="Fb Fontext" w:hAnsi="Fb Fontext"/>
          <w:rtl/>
        </w:rPr>
        <w:footnoteReference w:id="56"/>
      </w:r>
    </w:p>
    <w:p w14:paraId="4AC18198" w14:textId="77777777" w:rsidR="00FB60E0" w:rsidRDefault="00AC0AF5" w:rsidP="00FB60E0">
      <w:pPr>
        <w:pStyle w:val="affff9"/>
        <w:rPr>
          <w:rtl/>
        </w:rPr>
      </w:pPr>
      <w:r w:rsidRPr="00C35A2C">
        <w:rPr>
          <w:rFonts w:hint="cs"/>
          <w:rtl/>
        </w:rPr>
        <w:t>ולא</w:t>
      </w:r>
      <w:r w:rsidRPr="00C35A2C">
        <w:rPr>
          <w:rtl/>
        </w:rPr>
        <w:t xml:space="preserve"> </w:t>
      </w:r>
      <w:r w:rsidRPr="00C35A2C">
        <w:rPr>
          <w:rFonts w:hint="cs"/>
          <w:rtl/>
        </w:rPr>
        <w:t>ביברין</w:t>
      </w:r>
      <w:r w:rsidRPr="00C35A2C">
        <w:rPr>
          <w:rtl/>
        </w:rPr>
        <w:t xml:space="preserve"> </w:t>
      </w:r>
      <w:r w:rsidRPr="00C35A2C">
        <w:rPr>
          <w:rFonts w:hint="cs"/>
          <w:rtl/>
        </w:rPr>
        <w:t>של</w:t>
      </w:r>
      <w:r w:rsidRPr="00C35A2C">
        <w:rPr>
          <w:rtl/>
        </w:rPr>
        <w:t xml:space="preserve"> </w:t>
      </w:r>
      <w:r w:rsidRPr="00C35A2C">
        <w:rPr>
          <w:rFonts w:hint="cs"/>
          <w:rtl/>
        </w:rPr>
        <w:t>חיה וכו</w:t>
      </w:r>
      <w:r w:rsidRPr="00F10693">
        <w:rPr>
          <w:rFonts w:hint="cs"/>
          <w:rtl/>
        </w:rPr>
        <w:t xml:space="preserve">' </w:t>
      </w:r>
      <w:r w:rsidRPr="00C35A2C">
        <w:rPr>
          <w:rFonts w:hint="cs"/>
          <w:rtl/>
        </w:rPr>
        <w:t xml:space="preserve">שפתחיהן לחוץ, </w:t>
      </w:r>
    </w:p>
    <w:p w14:paraId="3F192708" w14:textId="77777777" w:rsidR="00FB60E0" w:rsidRPr="00FB60E0" w:rsidRDefault="00AC0AF5" w:rsidP="00FB60E0">
      <w:pPr>
        <w:pStyle w:val="36"/>
        <w:framePr w:wrap="notBeside"/>
        <w:rPr>
          <w:rtl/>
        </w:rPr>
      </w:pPr>
      <w:r w:rsidRPr="00FB60E0">
        <w:rPr>
          <w:rFonts w:hint="cs"/>
          <w:rtl/>
        </w:rPr>
        <w:t>והך</w:t>
      </w:r>
    </w:p>
    <w:p w14:paraId="245F8EE9" w14:textId="1FEFFDFE" w:rsidR="00AC0AF5" w:rsidRPr="00C35A2C" w:rsidRDefault="00AC0AF5" w:rsidP="00AC0AF5">
      <w:pPr>
        <w:rPr>
          <w:rFonts w:ascii="Fb Fontext" w:hAnsi="Fb Fontext"/>
          <w:rtl/>
        </w:rPr>
      </w:pPr>
      <w:r w:rsidRPr="00C35A2C">
        <w:rPr>
          <w:rFonts w:ascii="Fb Fontext" w:hAnsi="Fb Fontext" w:hint="cs"/>
          <w:sz w:val="32"/>
          <w:rtl/>
        </w:rPr>
        <w:t xml:space="preserve">דנמכרין עמה </w:t>
      </w:r>
      <w:r w:rsidR="00FB60E0">
        <w:rPr>
          <w:rFonts w:ascii="Fb Fontext" w:hAnsi="Fb Fontext" w:hint="cs"/>
          <w:sz w:val="32"/>
          <w:rtl/>
        </w:rPr>
        <w:t xml:space="preserve">- </w:t>
      </w:r>
      <w:r w:rsidRPr="00C35A2C">
        <w:rPr>
          <w:rFonts w:ascii="Fb Fontext" w:hAnsi="Fb Fontext" w:hint="cs"/>
          <w:sz w:val="32"/>
          <w:rtl/>
        </w:rPr>
        <w:t>שפתחיהן לתוך העיר,</w:t>
      </w:r>
    </w:p>
    <w:p w14:paraId="62D4DD35" w14:textId="77777777" w:rsidR="00FB60E0" w:rsidRPr="00FB60E0" w:rsidRDefault="00AC0AF5" w:rsidP="00FB60E0">
      <w:pPr>
        <w:pStyle w:val="36"/>
        <w:framePr w:wrap="notBeside"/>
        <w:rPr>
          <w:rtl/>
        </w:rPr>
      </w:pPr>
      <w:r w:rsidRPr="00FB60E0">
        <w:rPr>
          <w:rFonts w:hint="cs"/>
          <w:rtl/>
        </w:rPr>
        <w:t>והך</w:t>
      </w:r>
    </w:p>
    <w:p w14:paraId="00FA3E17" w14:textId="74F125FA" w:rsidR="00AC0AF5" w:rsidRPr="00C35A2C" w:rsidRDefault="00AC0AF5" w:rsidP="00AC0AF5">
      <w:pPr>
        <w:rPr>
          <w:rFonts w:ascii="Fb Fontext" w:hAnsi="Fb Fontext"/>
          <w:rtl/>
        </w:rPr>
      </w:pPr>
      <w:r w:rsidRPr="00C35A2C">
        <w:rPr>
          <w:rFonts w:ascii="Fb Fontext" w:hAnsi="Fb Fontext" w:hint="cs"/>
          <w:rtl/>
        </w:rPr>
        <w:t>דולא</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חורשין</w:t>
      </w:r>
      <w:r w:rsidRPr="00C35A2C">
        <w:rPr>
          <w:rFonts w:ascii="Fb Fontext" w:hAnsi="Fb Fontext"/>
          <w:rtl/>
        </w:rPr>
        <w:t xml:space="preserve"> </w:t>
      </w:r>
      <w:r w:rsidRPr="00C35A2C">
        <w:rPr>
          <w:rFonts w:ascii="Fb Fontext" w:hAnsi="Fb Fontext" w:hint="cs"/>
          <w:rtl/>
        </w:rPr>
        <w:t>המוקצין</w:t>
      </w:r>
      <w:r w:rsidRPr="00C35A2C">
        <w:rPr>
          <w:rFonts w:ascii="Fb Fontext" w:hAnsi="Fb Fontext"/>
          <w:rtl/>
        </w:rPr>
        <w:t xml:space="preserve"> </w:t>
      </w:r>
      <w:r w:rsidRPr="00C35A2C">
        <w:rPr>
          <w:rFonts w:ascii="Fb Fontext" w:hAnsi="Fb Fontext" w:hint="cs"/>
          <w:rtl/>
        </w:rPr>
        <w:t xml:space="preserve">לה </w:t>
      </w:r>
      <w:r w:rsidR="00FB60E0">
        <w:rPr>
          <w:rFonts w:ascii="Fb Fontext" w:hAnsi="Fb Fontext" w:hint="cs"/>
          <w:rtl/>
        </w:rPr>
        <w:t xml:space="preserve">- </w:t>
      </w:r>
      <w:r w:rsidRPr="00C35A2C">
        <w:rPr>
          <w:rFonts w:ascii="Fb Fontext" w:hAnsi="Fb Fontext" w:hint="cs"/>
          <w:rtl/>
        </w:rPr>
        <w:t>היינו המוקצין ממנה</w:t>
      </w:r>
    </w:p>
    <w:p w14:paraId="1B2CA9BC" w14:textId="4753D329" w:rsidR="00AC0AF5" w:rsidRPr="001B450D" w:rsidRDefault="001B450D" w:rsidP="00AC0AF5">
      <w:pPr>
        <w:pStyle w:val="aff9"/>
        <w:rPr>
          <w:rtl/>
        </w:rPr>
      </w:pPr>
      <w:r w:rsidRPr="001B450D">
        <w:rPr>
          <w:rFonts w:hint="cs"/>
          <w:rtl/>
        </w:rPr>
        <w:t>***</w:t>
      </w:r>
    </w:p>
    <w:p w14:paraId="1B785FAD" w14:textId="77777777" w:rsidR="00AC0AF5" w:rsidRPr="00C35A2C" w:rsidRDefault="00AC0AF5" w:rsidP="00421564">
      <w:pPr>
        <w:pStyle w:val="affffb"/>
        <w:framePr w:wrap="around"/>
        <w:rPr>
          <w:rtl/>
        </w:rPr>
      </w:pPr>
      <w:del w:id="20288" w:author="קלוד" w:date="2026-10-06T10:07:33Z">
        <w:r>
          <w:rPr>
            <w:rtl/>
          </w:rPr>
          <w:delText xml:space="preserve">מתני</w:delText>
        </w:r>
      </w:del>
      <w:ins w:id="20289" w:author="קלוד" w:date="2026-10-06T10:07:33Z">
        <w:r>
          <w:rPr>
            <w:rtl/>
          </w:rPr>
          <w:t xml:space="preserve">משנה ח</w:t>
        </w:r>
      </w:ins>
      <w:del w:id="20290" w:author="קלוד" w:date="2026-10-06T10:07:33Z">
        <w:r>
          <w:rPr>
            <w:rtl/>
          </w:rPr>
          <w:delText xml:space="preserve">'.</w:delText>
        </w:r>
      </w:del>
    </w:p>
    <w:p w14:paraId="76F06D7F" w14:textId="77777777" w:rsidR="00FB60E0" w:rsidRPr="00421564" w:rsidRDefault="00FB60E0" w:rsidP="00DB3591">
      <w:pPr>
        <w:pStyle w:val="afff3"/>
        <w:rPr>
          <w:rtl/>
        </w:rPr>
      </w:pPr>
      <w:r w:rsidRPr="00421564">
        <w:rPr>
          <w:rtl/>
        </w:rPr>
        <w:t>המוכר את השדה</w:t>
      </w:r>
    </w:p>
    <w:p w14:paraId="00A59EDF" w14:textId="77777777" w:rsidR="00FB60E0" w:rsidRPr="00A27FAA" w:rsidRDefault="00FB60E0" w:rsidP="00DB3591">
      <w:pPr>
        <w:pStyle w:val="afff3"/>
        <w:rPr>
          <w:spacing w:val="-2"/>
          <w:rtl/>
        </w:rPr>
      </w:pPr>
      <w:r w:rsidRPr="00C35A2C">
        <w:rPr>
          <w:rtl/>
        </w:rPr>
        <w:lastRenderedPageBreak/>
        <w:t>מכר את האבנים שהם לצרכה, ואת הקנים שבכרם שהם לצרכו, ואת התבואה שהיא מחוברת לקרקע, ואת חיצת הקנים שהיא פחותה מבית רובע, ואת השומירה שאינה עשויה בטיט,</w:t>
      </w:r>
      <w:r>
        <w:rPr>
          <w:rFonts w:cs="FrankRuehl" w:hint="cs"/>
          <w:rtl/>
        </w:rPr>
        <w:t xml:space="preserve"> </w:t>
      </w:r>
      <w:r w:rsidRPr="00A27FAA">
        <w:rPr>
          <w:rFonts w:cs="FrankRuehl" w:hint="cs"/>
          <w:spacing w:val="-2"/>
          <w:rtl/>
        </w:rPr>
        <w:t>[ור</w:t>
      </w:r>
      <w:r w:rsidRPr="00A27FAA">
        <w:rPr>
          <w:rFonts w:cs="FrankRuehl"/>
          <w:spacing w:val="-2"/>
          <w:rtl/>
        </w:rPr>
        <w:t>"</w:t>
      </w:r>
      <w:r w:rsidRPr="00A27FAA">
        <w:rPr>
          <w:rFonts w:cs="FrankRuehl" w:hint="cs"/>
          <w:spacing w:val="-2"/>
          <w:rtl/>
        </w:rPr>
        <w:t>ח גרס איפכא]</w:t>
      </w:r>
      <w:r w:rsidRPr="00A27FAA">
        <w:rPr>
          <w:spacing w:val="-2"/>
          <w:rtl/>
        </w:rPr>
        <w:t xml:space="preserve"> ואת החרוב שאינו מורכב, ואת בתולת השקמה.</w:t>
      </w:r>
    </w:p>
    <w:p w14:paraId="6CCC7CB1" w14:textId="77777777" w:rsidR="00FB60E0" w:rsidRPr="00A27FAA" w:rsidRDefault="00FB60E0" w:rsidP="00DB3591">
      <w:pPr>
        <w:pStyle w:val="afff3"/>
        <w:rPr>
          <w:rtl/>
        </w:rPr>
      </w:pPr>
      <w:r w:rsidRPr="00C35A2C">
        <w:rPr>
          <w:rFonts w:hint="cs"/>
          <w:rtl/>
        </w:rPr>
        <w:t>אבל</w:t>
      </w:r>
      <w:r w:rsidRPr="00C35A2C">
        <w:rPr>
          <w:rtl/>
        </w:rPr>
        <w:t xml:space="preserve"> </w:t>
      </w:r>
      <w:r w:rsidRPr="00C35A2C">
        <w:rPr>
          <w:rFonts w:hint="cs"/>
          <w:rtl/>
        </w:rPr>
        <w:t>לא</w:t>
      </w:r>
      <w:r w:rsidRPr="00C35A2C">
        <w:rPr>
          <w:rtl/>
        </w:rPr>
        <w:t xml:space="preserve"> </w:t>
      </w:r>
      <w:r w:rsidRPr="00C35A2C">
        <w:rPr>
          <w:rFonts w:hint="cs"/>
          <w:rtl/>
        </w:rPr>
        <w:t>מכר</w:t>
      </w:r>
      <w:r w:rsidRPr="00C35A2C">
        <w:rPr>
          <w:rtl/>
        </w:rPr>
        <w:t xml:space="preserve"> </w:t>
      </w:r>
      <w:r w:rsidRPr="00C35A2C">
        <w:rPr>
          <w:rFonts w:hint="cs"/>
          <w:rtl/>
        </w:rPr>
        <w:t>לא</w:t>
      </w:r>
      <w:r w:rsidRPr="00C35A2C">
        <w:rPr>
          <w:rtl/>
        </w:rPr>
        <w:t xml:space="preserve"> </w:t>
      </w:r>
      <w:r w:rsidRPr="00C35A2C">
        <w:rPr>
          <w:rFonts w:hint="cs"/>
          <w:rtl/>
        </w:rPr>
        <w:t>את</w:t>
      </w:r>
      <w:r w:rsidRPr="00C35A2C">
        <w:rPr>
          <w:rtl/>
        </w:rPr>
        <w:t xml:space="preserve"> </w:t>
      </w:r>
      <w:r w:rsidRPr="00C35A2C">
        <w:rPr>
          <w:rFonts w:hint="cs"/>
          <w:rtl/>
        </w:rPr>
        <w:t>האבנים</w:t>
      </w:r>
      <w:r w:rsidRPr="00C35A2C">
        <w:rPr>
          <w:rtl/>
        </w:rPr>
        <w:t xml:space="preserve"> </w:t>
      </w:r>
      <w:r w:rsidRPr="00C35A2C">
        <w:rPr>
          <w:rFonts w:hint="cs"/>
          <w:rtl/>
        </w:rPr>
        <w:t>שאינן</w:t>
      </w:r>
      <w:r w:rsidRPr="00C35A2C">
        <w:rPr>
          <w:rtl/>
        </w:rPr>
        <w:t xml:space="preserve"> </w:t>
      </w:r>
      <w:r w:rsidRPr="00C35A2C">
        <w:rPr>
          <w:rFonts w:hint="cs"/>
          <w:rtl/>
        </w:rPr>
        <w:t>לצרכה</w:t>
      </w:r>
      <w:r w:rsidRPr="00C35A2C">
        <w:rPr>
          <w:rtl/>
        </w:rPr>
        <w:t xml:space="preserve">, </w:t>
      </w:r>
      <w:r w:rsidRPr="00C35A2C">
        <w:rPr>
          <w:rFonts w:hint="cs"/>
          <w:rtl/>
        </w:rPr>
        <w:t>ולא</w:t>
      </w:r>
      <w:r w:rsidRPr="00C35A2C">
        <w:rPr>
          <w:rtl/>
        </w:rPr>
        <w:t xml:space="preserve"> </w:t>
      </w:r>
      <w:r w:rsidRPr="00C35A2C">
        <w:rPr>
          <w:rFonts w:hint="cs"/>
          <w:rtl/>
        </w:rPr>
        <w:t>את</w:t>
      </w:r>
      <w:r w:rsidRPr="00C35A2C">
        <w:rPr>
          <w:rtl/>
        </w:rPr>
        <w:t xml:space="preserve"> </w:t>
      </w:r>
      <w:r w:rsidRPr="00C35A2C">
        <w:rPr>
          <w:rFonts w:hint="cs"/>
          <w:rtl/>
        </w:rPr>
        <w:t>הקנים</w:t>
      </w:r>
      <w:r w:rsidRPr="00C35A2C">
        <w:rPr>
          <w:rtl/>
        </w:rPr>
        <w:t xml:space="preserve"> </w:t>
      </w:r>
      <w:r w:rsidRPr="00A27FAA">
        <w:rPr>
          <w:rFonts w:hint="cs"/>
          <w:rtl/>
        </w:rPr>
        <w:t>שבכרם</w:t>
      </w:r>
      <w:r w:rsidRPr="00A27FAA">
        <w:rPr>
          <w:rtl/>
        </w:rPr>
        <w:t xml:space="preserve"> </w:t>
      </w:r>
      <w:r w:rsidRPr="00A27FAA">
        <w:rPr>
          <w:rFonts w:hint="cs"/>
          <w:rtl/>
        </w:rPr>
        <w:t>שאינן</w:t>
      </w:r>
      <w:r w:rsidRPr="00A27FAA">
        <w:rPr>
          <w:rtl/>
        </w:rPr>
        <w:t xml:space="preserve"> </w:t>
      </w:r>
      <w:r w:rsidRPr="00A27FAA">
        <w:rPr>
          <w:rFonts w:hint="cs"/>
          <w:rtl/>
        </w:rPr>
        <w:t>לצרכו</w:t>
      </w:r>
      <w:r w:rsidRPr="00A27FAA">
        <w:rPr>
          <w:rtl/>
        </w:rPr>
        <w:t xml:space="preserve">, </w:t>
      </w:r>
      <w:r w:rsidRPr="00A27FAA">
        <w:rPr>
          <w:rFonts w:hint="cs"/>
          <w:rtl/>
        </w:rPr>
        <w:t>ולא</w:t>
      </w:r>
      <w:r w:rsidRPr="00A27FAA">
        <w:rPr>
          <w:rtl/>
        </w:rPr>
        <w:t xml:space="preserve"> </w:t>
      </w:r>
      <w:r w:rsidRPr="00A27FAA">
        <w:rPr>
          <w:rFonts w:hint="cs"/>
          <w:rtl/>
        </w:rPr>
        <w:t>את</w:t>
      </w:r>
      <w:r w:rsidRPr="00A27FAA">
        <w:rPr>
          <w:rtl/>
        </w:rPr>
        <w:t xml:space="preserve"> </w:t>
      </w:r>
      <w:r w:rsidRPr="00A27FAA">
        <w:rPr>
          <w:rFonts w:hint="cs"/>
          <w:rtl/>
        </w:rPr>
        <w:t>התבואה</w:t>
      </w:r>
      <w:r w:rsidRPr="00A27FAA">
        <w:rPr>
          <w:rtl/>
        </w:rPr>
        <w:t xml:space="preserve"> </w:t>
      </w:r>
      <w:r w:rsidRPr="00A27FAA">
        <w:rPr>
          <w:rFonts w:hint="cs"/>
          <w:rtl/>
        </w:rPr>
        <w:t>שהיא</w:t>
      </w:r>
      <w:r w:rsidRPr="00A27FAA">
        <w:rPr>
          <w:rtl/>
        </w:rPr>
        <w:t xml:space="preserve"> </w:t>
      </w:r>
      <w:r w:rsidRPr="00A27FAA">
        <w:rPr>
          <w:rFonts w:hint="cs"/>
          <w:rtl/>
        </w:rPr>
        <w:t>תלושה</w:t>
      </w:r>
      <w:r w:rsidRPr="00A27FAA">
        <w:rPr>
          <w:rtl/>
        </w:rPr>
        <w:t xml:space="preserve"> </w:t>
      </w:r>
      <w:r w:rsidRPr="00A27FAA">
        <w:rPr>
          <w:rFonts w:hint="cs"/>
          <w:rtl/>
        </w:rPr>
        <w:t>מן</w:t>
      </w:r>
      <w:r w:rsidRPr="00A27FAA">
        <w:rPr>
          <w:rtl/>
        </w:rPr>
        <w:t xml:space="preserve"> </w:t>
      </w:r>
      <w:r w:rsidRPr="00A27FAA">
        <w:rPr>
          <w:rFonts w:hint="cs"/>
          <w:rtl/>
        </w:rPr>
        <w:t>הקרקע</w:t>
      </w:r>
      <w:r w:rsidRPr="00A27FAA">
        <w:rPr>
          <w:rtl/>
        </w:rPr>
        <w:t>.</w:t>
      </w:r>
    </w:p>
    <w:p w14:paraId="7BD88E88" w14:textId="77777777" w:rsidR="00FB60E0" w:rsidRPr="00C35A2C" w:rsidRDefault="00FB60E0" w:rsidP="00DB3591">
      <w:pPr>
        <w:pStyle w:val="afff3"/>
        <w:rPr>
          <w:rtl/>
        </w:rPr>
      </w:pPr>
      <w:r w:rsidRPr="00C35A2C">
        <w:rPr>
          <w:rFonts w:hint="cs"/>
          <w:rtl/>
        </w:rPr>
        <w:t>בזמן</w:t>
      </w:r>
      <w:r w:rsidRPr="00C35A2C">
        <w:rPr>
          <w:rtl/>
        </w:rPr>
        <w:t xml:space="preserve"> </w:t>
      </w:r>
      <w:r w:rsidRPr="00C35A2C">
        <w:rPr>
          <w:rFonts w:hint="cs"/>
          <w:rtl/>
        </w:rPr>
        <w:t>שאמר</w:t>
      </w:r>
      <w:r w:rsidRPr="00C35A2C">
        <w:rPr>
          <w:rtl/>
        </w:rPr>
        <w:t xml:space="preserve"> </w:t>
      </w:r>
      <w:r w:rsidRPr="00C35A2C">
        <w:rPr>
          <w:rFonts w:hint="cs"/>
          <w:rtl/>
        </w:rPr>
        <w:t>לו</w:t>
      </w:r>
      <w:r w:rsidRPr="00C35A2C">
        <w:rPr>
          <w:rtl/>
        </w:rPr>
        <w:t xml:space="preserve"> </w:t>
      </w:r>
      <w:r w:rsidRPr="00F10693">
        <w:rPr>
          <w:rFonts w:hint="cs"/>
          <w:rtl/>
        </w:rPr>
        <w:t>'ה</w:t>
      </w:r>
      <w:r w:rsidRPr="00C35A2C">
        <w:rPr>
          <w:rFonts w:hint="cs"/>
          <w:rtl/>
        </w:rPr>
        <w:t>יא</w:t>
      </w:r>
      <w:r w:rsidRPr="00C35A2C">
        <w:rPr>
          <w:rtl/>
        </w:rPr>
        <w:t xml:space="preserve"> </w:t>
      </w:r>
      <w:r w:rsidRPr="00C35A2C">
        <w:rPr>
          <w:rFonts w:hint="cs"/>
          <w:rtl/>
        </w:rPr>
        <w:t>וכל</w:t>
      </w:r>
      <w:r w:rsidRPr="00C35A2C">
        <w:rPr>
          <w:rtl/>
        </w:rPr>
        <w:t xml:space="preserve"> </w:t>
      </w:r>
      <w:r w:rsidRPr="00C35A2C">
        <w:rPr>
          <w:rFonts w:hint="cs"/>
          <w:rtl/>
        </w:rPr>
        <w:t>מה</w:t>
      </w:r>
      <w:r w:rsidRPr="00C35A2C">
        <w:rPr>
          <w:rtl/>
        </w:rPr>
        <w:t xml:space="preserve"> </w:t>
      </w:r>
      <w:r w:rsidRPr="00C35A2C">
        <w:rPr>
          <w:rFonts w:hint="cs"/>
          <w:rtl/>
        </w:rPr>
        <w:t>שבתוכה</w:t>
      </w:r>
      <w:r w:rsidRPr="00F10693">
        <w:rPr>
          <w:rFonts w:hint="cs"/>
          <w:rtl/>
        </w:rPr>
        <w:t>'</w:t>
      </w:r>
      <w:r w:rsidRPr="00F10693">
        <w:rPr>
          <w:rtl/>
        </w:rPr>
        <w:t xml:space="preserve"> </w:t>
      </w:r>
      <w:r w:rsidRPr="00C35A2C">
        <w:rPr>
          <w:rtl/>
        </w:rPr>
        <w:t xml:space="preserve">- </w:t>
      </w:r>
      <w:r w:rsidRPr="00C35A2C">
        <w:rPr>
          <w:rFonts w:hint="cs"/>
          <w:rtl/>
        </w:rPr>
        <w:t>הרי</w:t>
      </w:r>
      <w:r w:rsidRPr="00C35A2C">
        <w:rPr>
          <w:rtl/>
        </w:rPr>
        <w:t xml:space="preserve"> </w:t>
      </w:r>
      <w:r w:rsidRPr="00C35A2C">
        <w:rPr>
          <w:rFonts w:hint="cs"/>
          <w:rtl/>
        </w:rPr>
        <w:t>כולן</w:t>
      </w:r>
      <w:r w:rsidRPr="00C35A2C">
        <w:rPr>
          <w:rtl/>
        </w:rPr>
        <w:t xml:space="preserve"> </w:t>
      </w:r>
      <w:r w:rsidRPr="00C35A2C">
        <w:rPr>
          <w:rFonts w:hint="cs"/>
          <w:rtl/>
        </w:rPr>
        <w:t>מכורין</w:t>
      </w:r>
    </w:p>
    <w:p w14:paraId="3DE0E2EE" w14:textId="77777777" w:rsidR="00FB60E0" w:rsidRDefault="00FB60E0" w:rsidP="00DB3591">
      <w:pPr>
        <w:pStyle w:val="afff3"/>
        <w:rPr>
          <w:rtl/>
        </w:rPr>
      </w:pPr>
      <w:r w:rsidRPr="00C35A2C">
        <w:rPr>
          <w:rFonts w:hint="cs"/>
          <w:rtl/>
        </w:rPr>
        <w:t>בין</w:t>
      </w:r>
      <w:r w:rsidRPr="00C35A2C">
        <w:rPr>
          <w:rtl/>
        </w:rPr>
        <w:t xml:space="preserve"> </w:t>
      </w:r>
      <w:r w:rsidRPr="00C35A2C">
        <w:rPr>
          <w:rFonts w:hint="cs"/>
          <w:rtl/>
        </w:rPr>
        <w:t>כך</w:t>
      </w:r>
      <w:r w:rsidRPr="00C35A2C">
        <w:rPr>
          <w:rtl/>
        </w:rPr>
        <w:t xml:space="preserve"> </w:t>
      </w:r>
      <w:r w:rsidRPr="00C35A2C">
        <w:rPr>
          <w:rFonts w:hint="cs"/>
          <w:rtl/>
        </w:rPr>
        <w:t>ובין</w:t>
      </w:r>
      <w:r w:rsidRPr="00C35A2C">
        <w:rPr>
          <w:rtl/>
        </w:rPr>
        <w:t xml:space="preserve"> </w:t>
      </w:r>
      <w:r w:rsidRPr="00C35A2C">
        <w:rPr>
          <w:rFonts w:hint="cs"/>
          <w:rtl/>
        </w:rPr>
        <w:t>כך</w:t>
      </w:r>
      <w:r w:rsidRPr="00C35A2C">
        <w:rPr>
          <w:rtl/>
        </w:rPr>
        <w:t xml:space="preserve">, </w:t>
      </w:r>
      <w:r w:rsidRPr="00C35A2C">
        <w:rPr>
          <w:rFonts w:hint="cs"/>
          <w:rtl/>
        </w:rPr>
        <w:t>לא</w:t>
      </w:r>
      <w:r w:rsidRPr="00C35A2C">
        <w:rPr>
          <w:rtl/>
        </w:rPr>
        <w:t xml:space="preserve"> </w:t>
      </w:r>
      <w:r w:rsidRPr="00C35A2C">
        <w:rPr>
          <w:rFonts w:hint="cs"/>
          <w:rtl/>
        </w:rPr>
        <w:t>מכר</w:t>
      </w:r>
      <w:r w:rsidRPr="00C35A2C">
        <w:rPr>
          <w:rtl/>
        </w:rPr>
        <w:t xml:space="preserve"> </w:t>
      </w:r>
      <w:r w:rsidRPr="00C35A2C">
        <w:rPr>
          <w:rFonts w:hint="cs"/>
          <w:rtl/>
        </w:rPr>
        <w:t>לא</w:t>
      </w:r>
      <w:r w:rsidRPr="00C35A2C">
        <w:rPr>
          <w:rtl/>
        </w:rPr>
        <w:t xml:space="preserve"> </w:t>
      </w:r>
      <w:r w:rsidRPr="00C35A2C">
        <w:rPr>
          <w:rFonts w:hint="cs"/>
          <w:rtl/>
        </w:rPr>
        <w:t>את</w:t>
      </w:r>
      <w:r w:rsidRPr="00C35A2C">
        <w:rPr>
          <w:rtl/>
        </w:rPr>
        <w:t xml:space="preserve"> </w:t>
      </w:r>
      <w:r w:rsidRPr="00C35A2C">
        <w:rPr>
          <w:rFonts w:hint="cs"/>
          <w:rtl/>
        </w:rPr>
        <w:t>חיצת</w:t>
      </w:r>
      <w:r w:rsidRPr="00C35A2C">
        <w:rPr>
          <w:rtl/>
        </w:rPr>
        <w:t xml:space="preserve"> </w:t>
      </w:r>
      <w:r w:rsidRPr="00C35A2C">
        <w:rPr>
          <w:rFonts w:hint="cs"/>
          <w:rtl/>
        </w:rPr>
        <w:t>הקנים</w:t>
      </w:r>
      <w:r w:rsidRPr="00C35A2C">
        <w:rPr>
          <w:rtl/>
        </w:rPr>
        <w:t xml:space="preserve"> </w:t>
      </w:r>
      <w:r w:rsidRPr="00C35A2C">
        <w:rPr>
          <w:rFonts w:hint="cs"/>
          <w:rtl/>
        </w:rPr>
        <w:t>שהיא</w:t>
      </w:r>
      <w:r w:rsidRPr="00C35A2C">
        <w:rPr>
          <w:rtl/>
        </w:rPr>
        <w:t xml:space="preserve"> </w:t>
      </w:r>
      <w:r w:rsidRPr="00C35A2C">
        <w:rPr>
          <w:rFonts w:hint="cs"/>
          <w:rtl/>
        </w:rPr>
        <w:t>בית</w:t>
      </w:r>
      <w:r w:rsidRPr="00C35A2C">
        <w:rPr>
          <w:rtl/>
        </w:rPr>
        <w:t xml:space="preserve"> </w:t>
      </w:r>
      <w:r w:rsidRPr="00C35A2C">
        <w:rPr>
          <w:rFonts w:hint="cs"/>
          <w:rtl/>
        </w:rPr>
        <w:t>רובע</w:t>
      </w:r>
      <w:r w:rsidRPr="00C35A2C">
        <w:rPr>
          <w:rtl/>
        </w:rPr>
        <w:t>,</w:t>
      </w:r>
    </w:p>
    <w:p w14:paraId="776E911C" w14:textId="77777777" w:rsidR="00FB60E0" w:rsidRPr="00A343FC" w:rsidRDefault="00FB60E0" w:rsidP="00DB3591">
      <w:pPr>
        <w:pStyle w:val="afff3"/>
        <w:rPr>
          <w:rtl/>
        </w:rPr>
      </w:pPr>
      <w:r w:rsidRPr="00A343FC">
        <w:rPr>
          <w:rFonts w:hint="cs"/>
          <w:rtl/>
        </w:rPr>
        <w:t>ולא</w:t>
      </w:r>
      <w:r w:rsidRPr="00A343FC">
        <w:rPr>
          <w:rtl/>
        </w:rPr>
        <w:t xml:space="preserve"> </w:t>
      </w:r>
      <w:r w:rsidRPr="00A343FC">
        <w:rPr>
          <w:rFonts w:hint="cs"/>
          <w:rtl/>
        </w:rPr>
        <w:t>את</w:t>
      </w:r>
      <w:r w:rsidRPr="00A343FC">
        <w:rPr>
          <w:rtl/>
        </w:rPr>
        <w:t xml:space="preserve"> </w:t>
      </w:r>
      <w:r w:rsidRPr="00A343FC">
        <w:rPr>
          <w:rFonts w:hint="cs"/>
          <w:rtl/>
        </w:rPr>
        <w:t>השומירה</w:t>
      </w:r>
      <w:r w:rsidRPr="00A343FC">
        <w:rPr>
          <w:rtl/>
        </w:rPr>
        <w:t xml:space="preserve"> </w:t>
      </w:r>
      <w:r w:rsidRPr="00A343FC">
        <w:rPr>
          <w:rFonts w:hint="cs"/>
          <w:rtl/>
        </w:rPr>
        <w:t>שהיא</w:t>
      </w:r>
      <w:r w:rsidRPr="00A343FC">
        <w:rPr>
          <w:rtl/>
        </w:rPr>
        <w:t xml:space="preserve"> </w:t>
      </w:r>
      <w:r w:rsidRPr="00A343FC">
        <w:rPr>
          <w:rFonts w:hint="cs"/>
          <w:rtl/>
        </w:rPr>
        <w:t>עשויה</w:t>
      </w:r>
      <w:r w:rsidRPr="00A343FC">
        <w:rPr>
          <w:rtl/>
        </w:rPr>
        <w:t xml:space="preserve"> </w:t>
      </w:r>
      <w:r w:rsidRPr="00A343FC">
        <w:rPr>
          <w:rFonts w:hint="cs"/>
          <w:rtl/>
        </w:rPr>
        <w:t>בטיט</w:t>
      </w:r>
      <w:r w:rsidRPr="00A343FC">
        <w:rPr>
          <w:rtl/>
        </w:rPr>
        <w:t xml:space="preserve">, </w:t>
      </w:r>
      <w:r w:rsidRPr="00A343FC">
        <w:rPr>
          <w:rFonts w:hint="cs"/>
          <w:rtl/>
        </w:rPr>
        <w:t>ולא</w:t>
      </w:r>
      <w:r w:rsidRPr="00A343FC">
        <w:rPr>
          <w:rtl/>
        </w:rPr>
        <w:t xml:space="preserve"> </w:t>
      </w:r>
      <w:r w:rsidRPr="00A343FC">
        <w:rPr>
          <w:rFonts w:hint="cs"/>
          <w:rtl/>
        </w:rPr>
        <w:t>את</w:t>
      </w:r>
      <w:r w:rsidRPr="00A343FC">
        <w:rPr>
          <w:rtl/>
        </w:rPr>
        <w:t xml:space="preserve"> </w:t>
      </w:r>
      <w:r w:rsidRPr="00A343FC">
        <w:rPr>
          <w:rFonts w:hint="cs"/>
          <w:rtl/>
        </w:rPr>
        <w:t>החרוב</w:t>
      </w:r>
      <w:r w:rsidRPr="00A343FC">
        <w:rPr>
          <w:rtl/>
        </w:rPr>
        <w:t xml:space="preserve"> </w:t>
      </w:r>
      <w:r w:rsidRPr="00A343FC">
        <w:rPr>
          <w:rFonts w:hint="cs"/>
          <w:rtl/>
        </w:rPr>
        <w:t>המורכב</w:t>
      </w:r>
      <w:r w:rsidRPr="00A343FC">
        <w:rPr>
          <w:rtl/>
        </w:rPr>
        <w:t xml:space="preserve">, </w:t>
      </w:r>
      <w:r w:rsidRPr="00A343FC">
        <w:rPr>
          <w:rFonts w:hint="cs"/>
          <w:rtl/>
        </w:rPr>
        <w:t>ולא</w:t>
      </w:r>
      <w:r w:rsidRPr="00A343FC">
        <w:rPr>
          <w:rtl/>
        </w:rPr>
        <w:t xml:space="preserve"> </w:t>
      </w:r>
      <w:r w:rsidRPr="00A343FC">
        <w:rPr>
          <w:rFonts w:hint="cs"/>
          <w:rtl/>
        </w:rPr>
        <w:t>את</w:t>
      </w:r>
      <w:r w:rsidRPr="00A343FC">
        <w:rPr>
          <w:rtl/>
        </w:rPr>
        <w:t xml:space="preserve"> </w:t>
      </w:r>
      <w:r w:rsidRPr="00A343FC">
        <w:rPr>
          <w:rFonts w:hint="cs"/>
          <w:rtl/>
        </w:rPr>
        <w:t>סדן</w:t>
      </w:r>
      <w:r w:rsidRPr="00A343FC">
        <w:rPr>
          <w:rtl/>
        </w:rPr>
        <w:t xml:space="preserve"> </w:t>
      </w:r>
      <w:r w:rsidRPr="00A343FC">
        <w:rPr>
          <w:rFonts w:hint="cs"/>
          <w:rtl/>
        </w:rPr>
        <w:t>השקמה</w:t>
      </w:r>
      <w:r w:rsidRPr="00A343FC">
        <w:rPr>
          <w:rtl/>
        </w:rPr>
        <w:t>.</w:t>
      </w:r>
    </w:p>
    <w:p w14:paraId="67C1D867" w14:textId="77777777" w:rsidR="00FB60E0" w:rsidRPr="00C35A2C" w:rsidRDefault="00FB60E0" w:rsidP="00982F98">
      <w:pPr>
        <w:pStyle w:val="affe"/>
        <w:framePr w:wrap="around"/>
        <w:rPr>
          <w:rtl/>
        </w:rPr>
      </w:pPr>
      <w:r w:rsidRPr="00C35A2C">
        <w:rPr>
          <w:rFonts w:hint="cs"/>
          <w:rtl/>
        </w:rPr>
        <w:t>סט.</w:t>
      </w:r>
    </w:p>
    <w:p w14:paraId="1297E3BA" w14:textId="77777777" w:rsidR="00FB60E0" w:rsidRDefault="00FB60E0" w:rsidP="00FB60E0">
      <w:pPr>
        <w:pStyle w:val="afffb"/>
        <w:rPr>
          <w:rtl/>
        </w:rPr>
      </w:pPr>
      <w:ins w:id="9880" w:author="מספור קטעי משנה" w:date="2026-10-06T06:44:59Z">
        <w:r>
          <w:rPr>
            <w:rStyle w:val="MisparKeta"/>
          </w:rPr>
          <w:t xml:space="preserve">א. </w:t>
        </w:r>
      </w:ins>
      <w:r w:rsidRPr="00C35A2C">
        <w:rPr>
          <w:rFonts w:hint="cs"/>
          <w:rtl/>
        </w:rPr>
        <w:t>אבנים</w:t>
      </w:r>
      <w:r w:rsidRPr="00C35A2C">
        <w:rPr>
          <w:rtl/>
        </w:rPr>
        <w:t xml:space="preserve"> </w:t>
      </w:r>
      <w:r w:rsidRPr="00C35A2C">
        <w:rPr>
          <w:rFonts w:hint="cs"/>
          <w:rtl/>
        </w:rPr>
        <w:t>שהן</w:t>
      </w:r>
      <w:r w:rsidRPr="00C35A2C">
        <w:rPr>
          <w:rtl/>
        </w:rPr>
        <w:t xml:space="preserve"> </w:t>
      </w:r>
      <w:r w:rsidRPr="00C35A2C">
        <w:rPr>
          <w:rFonts w:hint="cs"/>
          <w:rtl/>
        </w:rPr>
        <w:t>לצרכה-</w:t>
      </w:r>
    </w:p>
    <w:p w14:paraId="68081728" w14:textId="77777777" w:rsidR="00FB60E0" w:rsidRPr="00421564" w:rsidRDefault="00FB60E0" w:rsidP="00FB60E0">
      <w:pPr>
        <w:pStyle w:val="36"/>
        <w:framePr w:wrap="notBeside"/>
        <w:rPr>
          <w:rtl/>
        </w:rPr>
      </w:pPr>
      <w:r w:rsidRPr="00421564">
        <w:rPr>
          <w:rFonts w:hint="cs"/>
          <w:rtl/>
        </w:rPr>
        <w:t>הכא</w:t>
      </w:r>
      <w:r w:rsidRPr="00421564">
        <w:rPr>
          <w:rtl/>
        </w:rPr>
        <w:t xml:space="preserve"> </w:t>
      </w:r>
      <w:r w:rsidRPr="00421564">
        <w:rPr>
          <w:rFonts w:hint="cs"/>
          <w:rtl/>
        </w:rPr>
        <w:t>תרגימו</w:t>
      </w:r>
      <w:r w:rsidRPr="00421564">
        <w:rPr>
          <w:rtl/>
        </w:rPr>
        <w:t>:</w:t>
      </w:r>
    </w:p>
    <w:p w14:paraId="196D4967" w14:textId="77777777" w:rsidR="00FB60E0" w:rsidRDefault="00FB60E0" w:rsidP="00FB60E0">
      <w:pPr>
        <w:rPr>
          <w:rFonts w:ascii="Fb Fontext" w:hAnsi="Fb Fontext"/>
          <w:rtl/>
        </w:rPr>
      </w:pPr>
      <w:r w:rsidRPr="00C35A2C">
        <w:rPr>
          <w:rFonts w:ascii="Fb Fontext" w:hAnsi="Fb Fontext" w:hint="cs"/>
          <w:rtl/>
        </w:rPr>
        <w:t>אבני</w:t>
      </w:r>
      <w:r w:rsidRPr="00C35A2C">
        <w:rPr>
          <w:rFonts w:ascii="Fb Fontext" w:hAnsi="Fb Fontext"/>
          <w:rtl/>
        </w:rPr>
        <w:t xml:space="preserve"> </w:t>
      </w:r>
      <w:r w:rsidRPr="00C35A2C">
        <w:rPr>
          <w:rFonts w:ascii="Fb Fontext" w:hAnsi="Fb Fontext" w:hint="cs"/>
          <w:rtl/>
        </w:rPr>
        <w:t xml:space="preserve">דאכפא </w:t>
      </w:r>
      <w:r w:rsidRPr="00A27FAA">
        <w:rPr>
          <w:rStyle w:val="afffff0"/>
          <w:rFonts w:hint="cs"/>
          <w:rtl/>
        </w:rPr>
        <w:t>[מונחות על העמרים שלא יתפזרו ברוח]</w:t>
      </w:r>
      <w:r w:rsidRPr="00C35A2C">
        <w:rPr>
          <w:rFonts w:ascii="Fb Fontext" w:hAnsi="Fb Fontext"/>
          <w:rtl/>
        </w:rPr>
        <w:t>.</w:t>
      </w:r>
    </w:p>
    <w:p w14:paraId="10A5AF2A" w14:textId="77777777" w:rsidR="00FB60E0" w:rsidRPr="00421564" w:rsidRDefault="00FB60E0" w:rsidP="00FB60E0">
      <w:pPr>
        <w:pStyle w:val="36"/>
        <w:framePr w:wrap="notBeside"/>
        <w:rPr>
          <w:rtl/>
        </w:rPr>
      </w:pPr>
      <w:r w:rsidRPr="00421564">
        <w:rPr>
          <w:rtl/>
        </w:rPr>
        <w:t>לר"מ</w:t>
      </w:r>
    </w:p>
    <w:p w14:paraId="3F3DA152" w14:textId="77777777" w:rsidR="00FB60E0" w:rsidRPr="00A27FAA" w:rsidRDefault="00FB60E0" w:rsidP="00FB60E0">
      <w:pPr>
        <w:spacing w:after="60"/>
        <w:rPr>
          <w:rtl/>
        </w:rPr>
      </w:pPr>
      <w:r>
        <w:rPr>
          <w:rFonts w:ascii="Fb Fontext" w:hAnsi="Fb Fontext" w:hint="cs"/>
          <w:rtl/>
        </w:rPr>
        <w:t xml:space="preserve">אף </w:t>
      </w:r>
      <w:r w:rsidRPr="00C35A2C">
        <w:rPr>
          <w:rFonts w:ascii="Fb Fontext" w:hAnsi="Fb Fontext"/>
          <w:rtl/>
        </w:rPr>
        <w:t xml:space="preserve">דלא </w:t>
      </w:r>
      <w:r>
        <w:rPr>
          <w:rFonts w:ascii="Fb Fontext" w:hAnsi="Fb Fontext" w:hint="cs"/>
          <w:rtl/>
        </w:rPr>
        <w:t>הניחן</w:t>
      </w:r>
      <w:r w:rsidRPr="00C35A2C">
        <w:rPr>
          <w:rFonts w:ascii="Fb Fontext" w:hAnsi="Fb Fontext"/>
          <w:rtl/>
        </w:rPr>
        <w:t xml:space="preserve">, </w:t>
      </w:r>
      <w:r w:rsidRPr="00421564">
        <w:rPr>
          <w:rStyle w:val="affffe"/>
          <w:rtl/>
        </w:rPr>
        <w:t>ולרבנן</w:t>
      </w:r>
      <w:r w:rsidRPr="00C35A2C">
        <w:rPr>
          <w:rFonts w:ascii="Fb Fontext" w:hAnsi="Fb Fontext"/>
          <w:rtl/>
        </w:rPr>
        <w:t xml:space="preserve"> הוא </w:t>
      </w:r>
      <w:r>
        <w:rPr>
          <w:rFonts w:ascii="Fb Fontext" w:hAnsi="Fb Fontext" w:hint="cs"/>
          <w:rtl/>
        </w:rPr>
        <w:t xml:space="preserve">שהניחן </w:t>
      </w:r>
      <w:r w:rsidRPr="00A27FAA">
        <w:rPr>
          <w:rStyle w:val="afffff0"/>
          <w:rFonts w:hint="cs"/>
          <w:rtl/>
        </w:rPr>
        <w:t>כעת על העומרין</w:t>
      </w:r>
      <w:r w:rsidRPr="00C35A2C">
        <w:rPr>
          <w:rFonts w:ascii="Fb Fontext" w:hAnsi="Fb Fontext" w:hint="cs"/>
          <w:sz w:val="30"/>
          <w:szCs w:val="16"/>
          <w:rtl/>
        </w:rPr>
        <w:t xml:space="preserve"> </w:t>
      </w:r>
      <w:r w:rsidRPr="00A27FAA">
        <w:rPr>
          <w:rStyle w:val="affffe"/>
          <w:rFonts w:hint="cs"/>
          <w:rtl/>
        </w:rPr>
        <w:t>ר'י</w:t>
      </w:r>
      <w:r>
        <w:rPr>
          <w:rStyle w:val="affffe"/>
          <w:rFonts w:hint="cs"/>
          <w:rtl/>
        </w:rPr>
        <w:t>:</w:t>
      </w:r>
      <w:r w:rsidRPr="00C35A2C">
        <w:rPr>
          <w:rFonts w:ascii="Fb Fontext" w:hAnsi="Fb Fontext" w:hint="cs"/>
          <w:sz w:val="30"/>
          <w:szCs w:val="16"/>
          <w:rtl/>
        </w:rPr>
        <w:t xml:space="preserve"> </w:t>
      </w:r>
      <w:r w:rsidRPr="00A27FAA">
        <w:rPr>
          <w:rFonts w:hint="cs"/>
          <w:rtl/>
        </w:rPr>
        <w:t>שכבר הונחו</w:t>
      </w:r>
    </w:p>
    <w:p w14:paraId="3A629012" w14:textId="77777777" w:rsidR="00FB60E0" w:rsidRPr="00421564" w:rsidRDefault="00FB60E0" w:rsidP="00FB60E0">
      <w:pPr>
        <w:pStyle w:val="36"/>
        <w:framePr w:wrap="notBeside"/>
        <w:rPr>
          <w:rtl/>
        </w:rPr>
      </w:pPr>
      <w:r w:rsidRPr="00421564">
        <w:rPr>
          <w:rFonts w:hint="cs"/>
          <w:rtl/>
        </w:rPr>
        <w:t>עולא</w:t>
      </w:r>
      <w:r w:rsidRPr="00421564">
        <w:rPr>
          <w:rtl/>
        </w:rPr>
        <w:t>:</w:t>
      </w:r>
    </w:p>
    <w:p w14:paraId="723DCEBD" w14:textId="77777777" w:rsidR="00FB60E0" w:rsidRPr="00A27FAA" w:rsidRDefault="00FB60E0" w:rsidP="00FB60E0">
      <w:pPr>
        <w:rPr>
          <w:rFonts w:ascii="Fb Fontext" w:hAnsi="Fb Fontext"/>
          <w:rtl/>
        </w:rPr>
      </w:pPr>
      <w:r w:rsidRPr="00A27FAA">
        <w:rPr>
          <w:rFonts w:ascii="Fb Fontext" w:hAnsi="Fb Fontext" w:hint="cs"/>
          <w:rtl/>
        </w:rPr>
        <w:t>אבנים</w:t>
      </w:r>
      <w:r w:rsidRPr="00A27FAA">
        <w:rPr>
          <w:rFonts w:ascii="Fb Fontext" w:hAnsi="Fb Fontext"/>
          <w:rtl/>
        </w:rPr>
        <w:t xml:space="preserve"> </w:t>
      </w:r>
      <w:r w:rsidRPr="00A27FAA">
        <w:rPr>
          <w:rFonts w:ascii="Fb Fontext" w:hAnsi="Fb Fontext" w:hint="cs"/>
          <w:rtl/>
        </w:rPr>
        <w:t>הסדורות</w:t>
      </w:r>
      <w:r w:rsidRPr="00A27FAA">
        <w:rPr>
          <w:rFonts w:ascii="Fb Fontext" w:hAnsi="Fb Fontext"/>
          <w:rtl/>
        </w:rPr>
        <w:t xml:space="preserve"> </w:t>
      </w:r>
      <w:r w:rsidRPr="00A27FAA">
        <w:rPr>
          <w:rFonts w:ascii="Fb Fontext" w:hAnsi="Fb Fontext" w:hint="cs"/>
          <w:rtl/>
        </w:rPr>
        <w:t>לגדר</w:t>
      </w:r>
      <w:r w:rsidRPr="00A27FAA">
        <w:rPr>
          <w:rFonts w:ascii="Fb Fontext" w:hAnsi="Fb Fontext"/>
          <w:rtl/>
        </w:rPr>
        <w:t>.</w:t>
      </w:r>
      <w:r w:rsidRPr="00A27FAA">
        <w:rPr>
          <w:rFonts w:ascii="Fb Fontext" w:hAnsi="Fb Fontext" w:hint="cs"/>
          <w:rtl/>
        </w:rPr>
        <w:t xml:space="preserve"> </w:t>
      </w:r>
      <w:r w:rsidRPr="00A27FAA">
        <w:rPr>
          <w:rStyle w:val="affffe"/>
          <w:rFonts w:hint="cs"/>
          <w:rtl/>
        </w:rPr>
        <w:t>לר</w:t>
      </w:r>
      <w:r w:rsidRPr="00A27FAA">
        <w:rPr>
          <w:rStyle w:val="affffe"/>
          <w:rtl/>
        </w:rPr>
        <w:t>"</w:t>
      </w:r>
      <w:r w:rsidRPr="00A27FAA">
        <w:rPr>
          <w:rStyle w:val="affffe"/>
          <w:rFonts w:hint="cs"/>
          <w:rtl/>
        </w:rPr>
        <w:t>מ</w:t>
      </w:r>
      <w:r w:rsidRPr="00A27FAA">
        <w:rPr>
          <w:rFonts w:ascii="Fb Fontext" w:hAnsi="Fb Fontext" w:hint="cs"/>
          <w:rtl/>
        </w:rPr>
        <w:t xml:space="preserve"> מתקנן אף שלא סדרן</w:t>
      </w:r>
      <w:r w:rsidRPr="00A27FAA">
        <w:rPr>
          <w:rFonts w:ascii="Fb Fontext" w:hAnsi="Fb Fontext" w:hint="cs"/>
          <w:sz w:val="32"/>
          <w:rtl/>
        </w:rPr>
        <w:t xml:space="preserve"> </w:t>
      </w:r>
      <w:r w:rsidRPr="00A27FAA">
        <w:rPr>
          <w:rStyle w:val="affffe"/>
          <w:rFonts w:hint="cs"/>
          <w:rtl/>
        </w:rPr>
        <w:t>ולרבנן:</w:t>
      </w:r>
      <w:r w:rsidRPr="00A27FAA">
        <w:rPr>
          <w:rFonts w:ascii="Fb Fontext" w:hAnsi="Fb Fontext" w:hint="cs"/>
          <w:sz w:val="32"/>
          <w:rtl/>
        </w:rPr>
        <w:t xml:space="preserve"> הוא דסדרן</w:t>
      </w:r>
    </w:p>
    <w:p w14:paraId="48311E72" w14:textId="77777777" w:rsidR="00FB60E0" w:rsidRPr="00421564" w:rsidRDefault="00FB60E0" w:rsidP="00FB60E0">
      <w:pPr>
        <w:pStyle w:val="36"/>
        <w:framePr w:wrap="notBeside"/>
        <w:rPr>
          <w:rtl/>
        </w:rPr>
      </w:pPr>
      <w:r w:rsidRPr="00421564">
        <w:rPr>
          <w:rFonts w:hint="cs"/>
          <w:rtl/>
        </w:rPr>
        <w:t>והך דר</w:t>
      </w:r>
      <w:r w:rsidRPr="00421564">
        <w:rPr>
          <w:rtl/>
        </w:rPr>
        <w:t>"</w:t>
      </w:r>
      <w:r w:rsidRPr="00421564">
        <w:rPr>
          <w:rFonts w:hint="cs"/>
          <w:rtl/>
        </w:rPr>
        <w:t>ח</w:t>
      </w:r>
    </w:p>
    <w:p w14:paraId="1F69E9F0" w14:textId="77777777" w:rsidR="00FB60E0" w:rsidRPr="00421564" w:rsidRDefault="00FB60E0" w:rsidP="00FB60E0">
      <w:pPr>
        <w:rPr>
          <w:rFonts w:ascii="Fb Fontext" w:hAnsi="Fb Fontext"/>
          <w:sz w:val="32"/>
          <w:rtl/>
        </w:rPr>
      </w:pPr>
      <w:r w:rsidRPr="00C35A2C">
        <w:rPr>
          <w:rFonts w:ascii="Fb Fontext" w:hAnsi="Fb Fontext" w:hint="cs"/>
          <w:sz w:val="32"/>
          <w:rtl/>
        </w:rPr>
        <w:t>דצבורות לגדר, היינו סדורות</w:t>
      </w:r>
    </w:p>
    <w:p w14:paraId="3D404C97" w14:textId="77777777" w:rsidR="00FB60E0" w:rsidRPr="00801934" w:rsidRDefault="00FB60E0" w:rsidP="00FB60E0">
      <w:pPr>
        <w:pStyle w:val="afffb"/>
        <w:rPr>
          <w:rtl/>
        </w:rPr>
      </w:pPr>
      <w:ins w:id="9881" w:author="מספור קטעי משנה" w:date="2026-10-06T06:44:59Z">
        <w:r>
          <w:rPr>
            <w:rStyle w:val="MisparKeta"/>
          </w:rPr>
          <w:t xml:space="preserve">ב. </w:t>
        </w:r>
      </w:ins>
      <w:r w:rsidRPr="00801934">
        <w:rPr>
          <w:rFonts w:hint="cs"/>
          <w:rtl/>
        </w:rPr>
        <w:t>ואת</w:t>
      </w:r>
      <w:r w:rsidRPr="00801934">
        <w:rPr>
          <w:rtl/>
        </w:rPr>
        <w:t xml:space="preserve"> </w:t>
      </w:r>
      <w:r w:rsidRPr="00801934">
        <w:rPr>
          <w:rFonts w:hint="cs"/>
          <w:rtl/>
        </w:rPr>
        <w:t>הקנים</w:t>
      </w:r>
      <w:r w:rsidRPr="00801934">
        <w:rPr>
          <w:rtl/>
        </w:rPr>
        <w:t xml:space="preserve"> </w:t>
      </w:r>
      <w:r w:rsidRPr="00801934">
        <w:rPr>
          <w:rFonts w:hint="cs"/>
          <w:rtl/>
        </w:rPr>
        <w:t>שבכרם</w:t>
      </w:r>
      <w:r w:rsidRPr="00801934">
        <w:rPr>
          <w:rtl/>
        </w:rPr>
        <w:t xml:space="preserve"> </w:t>
      </w:r>
      <w:r w:rsidRPr="00801934">
        <w:rPr>
          <w:rFonts w:hint="cs"/>
          <w:rtl/>
        </w:rPr>
        <w:t>שהן</w:t>
      </w:r>
      <w:r w:rsidRPr="00801934">
        <w:rPr>
          <w:rtl/>
        </w:rPr>
        <w:t xml:space="preserve"> </w:t>
      </w:r>
      <w:r w:rsidRPr="00801934">
        <w:rPr>
          <w:rFonts w:hint="cs"/>
          <w:rtl/>
        </w:rPr>
        <w:t>לצרכו</w:t>
      </w:r>
      <w:r w:rsidRPr="00801934">
        <w:rPr>
          <w:rtl/>
        </w:rPr>
        <w:t>.</w:t>
      </w:r>
    </w:p>
    <w:p w14:paraId="66C723BB" w14:textId="77777777" w:rsidR="00FB60E0" w:rsidRPr="00421564" w:rsidRDefault="00FB60E0" w:rsidP="00FB60E0">
      <w:pPr>
        <w:pStyle w:val="36"/>
        <w:framePr w:wrap="notBeside"/>
        <w:rPr>
          <w:rtl/>
        </w:rPr>
      </w:pPr>
      <w:r w:rsidRPr="00421564">
        <w:rPr>
          <w:rtl/>
        </w:rPr>
        <w:t>קנים דבר"י:</w:t>
      </w:r>
    </w:p>
    <w:p w14:paraId="00B2A5D6" w14:textId="77777777" w:rsidR="00FB60E0" w:rsidRDefault="00FB60E0" w:rsidP="00FB60E0">
      <w:pPr>
        <w:rPr>
          <w:rFonts w:ascii="Fb Fontext" w:hAnsi="Fb Fontext"/>
          <w:sz w:val="32"/>
          <w:rtl/>
        </w:rPr>
      </w:pPr>
      <w:r w:rsidRPr="00C35A2C">
        <w:rPr>
          <w:rFonts w:ascii="Fb Fontext" w:hAnsi="Fb Fontext"/>
          <w:sz w:val="32"/>
          <w:rtl/>
        </w:rPr>
        <w:t>קנים המחולקין</w:t>
      </w:r>
      <w:r w:rsidRPr="00C35A2C">
        <w:rPr>
          <w:rFonts w:ascii="Fb Fontext" w:hAnsi="Fb Fontext" w:hint="cs"/>
          <w:sz w:val="30"/>
          <w:szCs w:val="16"/>
          <w:rtl/>
        </w:rPr>
        <w:t xml:space="preserve"> שהסירו הקליפות</w:t>
      </w:r>
      <w:r w:rsidRPr="00C35A2C">
        <w:rPr>
          <w:rFonts w:ascii="Fb Fontext" w:hAnsi="Fb Fontext"/>
          <w:sz w:val="32"/>
          <w:rtl/>
        </w:rPr>
        <w:t xml:space="preserve"> שמעמידים תחת הגפנים,</w:t>
      </w:r>
    </w:p>
    <w:p w14:paraId="6090C19B" w14:textId="77777777" w:rsidR="00FB60E0" w:rsidRPr="00C35A2C" w:rsidRDefault="00FB60E0" w:rsidP="00FB60E0">
      <w:pPr>
        <w:rPr>
          <w:rFonts w:cs="Guttman Vilna"/>
          <w:b/>
          <w:bCs/>
          <w:sz w:val="32"/>
          <w:rtl/>
        </w:rPr>
      </w:pPr>
      <w:r w:rsidRPr="00421564">
        <w:rPr>
          <w:rStyle w:val="affffe"/>
          <w:rFonts w:hint="cs"/>
          <w:rtl/>
        </w:rPr>
        <w:t>לר</w:t>
      </w:r>
      <w:r w:rsidRPr="00421564">
        <w:rPr>
          <w:rStyle w:val="affffe"/>
          <w:rtl/>
        </w:rPr>
        <w:t>"</w:t>
      </w:r>
      <w:r w:rsidRPr="00421564">
        <w:rPr>
          <w:rStyle w:val="affffe"/>
          <w:rFonts w:hint="cs"/>
          <w:rtl/>
        </w:rPr>
        <w:t>מ</w:t>
      </w:r>
      <w:r w:rsidRPr="00C35A2C">
        <w:rPr>
          <w:rFonts w:ascii="Fb Fontext" w:hAnsi="Fb Fontext"/>
          <w:sz w:val="32"/>
          <w:rtl/>
        </w:rPr>
        <w:t xml:space="preserve"> - </w:t>
      </w:r>
      <w:r w:rsidRPr="00C35A2C">
        <w:rPr>
          <w:rFonts w:ascii="Fb Fontext" w:hAnsi="Fb Fontext" w:hint="cs"/>
          <w:sz w:val="32"/>
          <w:rtl/>
        </w:rPr>
        <w:t>דמשפיין</w:t>
      </w:r>
      <w:r w:rsidRPr="00C35A2C">
        <w:rPr>
          <w:rFonts w:ascii="Fb Fontext" w:hAnsi="Fb Fontext"/>
          <w:sz w:val="32"/>
          <w:rtl/>
        </w:rPr>
        <w:t xml:space="preserve"> </w:t>
      </w:r>
      <w:r>
        <w:rPr>
          <w:rFonts w:ascii="Fb Fontext" w:hAnsi="Fb Fontext" w:hint="cs"/>
          <w:sz w:val="32"/>
          <w:rtl/>
        </w:rPr>
        <w:t xml:space="preserve">אף שלא </w:t>
      </w:r>
      <w:r w:rsidRPr="00C35A2C">
        <w:rPr>
          <w:rFonts w:ascii="Fb Fontext" w:hAnsi="Fb Fontext" w:hint="cs"/>
          <w:sz w:val="32"/>
          <w:rtl/>
        </w:rPr>
        <w:t>מוקמן</w:t>
      </w:r>
      <w:r w:rsidRPr="00C35A2C">
        <w:rPr>
          <w:rFonts w:ascii="Fb Fontext" w:hAnsi="Fb Fontext"/>
          <w:sz w:val="32"/>
          <w:rtl/>
        </w:rPr>
        <w:t>,</w:t>
      </w:r>
      <w:r>
        <w:rPr>
          <w:rFonts w:ascii="Fb Fontext" w:hAnsi="Fb Fontext" w:hint="cs"/>
          <w:sz w:val="32"/>
          <w:rtl/>
        </w:rPr>
        <w:t xml:space="preserve"> </w:t>
      </w:r>
      <w:r>
        <w:rPr>
          <w:rStyle w:val="affffe"/>
          <w:rtl/>
        </w:rPr>
        <w:tab/>
      </w:r>
      <w:r w:rsidRPr="00421564">
        <w:rPr>
          <w:rStyle w:val="affffe"/>
          <w:rFonts w:hint="cs"/>
          <w:rtl/>
        </w:rPr>
        <w:t>לרבנן</w:t>
      </w:r>
      <w:r w:rsidRPr="00421564">
        <w:rPr>
          <w:rStyle w:val="affffe"/>
          <w:rtl/>
        </w:rPr>
        <w:t xml:space="preserve"> -</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 xml:space="preserve"> </w:t>
      </w:r>
      <w:r w:rsidRPr="00C35A2C">
        <w:rPr>
          <w:rFonts w:ascii="Fb Fontext" w:hAnsi="Fb Fontext" w:hint="cs"/>
          <w:sz w:val="32"/>
          <w:rtl/>
        </w:rPr>
        <w:t>דמוקמן</w:t>
      </w:r>
      <w:r w:rsidRPr="00C35A2C">
        <w:rPr>
          <w:rFonts w:ascii="Fb Fontext" w:hAnsi="Fb Fontext"/>
          <w:sz w:val="32"/>
          <w:rtl/>
        </w:rPr>
        <w:t>.</w:t>
      </w:r>
    </w:p>
    <w:p w14:paraId="2C60405C" w14:textId="77777777" w:rsidR="00FB60E0" w:rsidRPr="001B450D" w:rsidRDefault="00FB60E0" w:rsidP="00FB60E0">
      <w:pPr>
        <w:pStyle w:val="aff9"/>
        <w:rPr>
          <w:rtl/>
        </w:rPr>
      </w:pPr>
      <w:r w:rsidRPr="001B450D">
        <w:rPr>
          <w:rFonts w:hint="cs"/>
          <w:rtl/>
        </w:rPr>
        <w:t>***</w:t>
      </w:r>
    </w:p>
    <w:p w14:paraId="0391E1B1" w14:textId="77777777" w:rsidR="00FB60E0" w:rsidRDefault="00FB60E0" w:rsidP="00FB60E0">
      <w:pPr>
        <w:rPr>
          <w:rFonts w:ascii="Fb Fontext" w:hAnsi="Fb Fontext"/>
          <w:rtl/>
        </w:rPr>
      </w:pPr>
      <w:r w:rsidRPr="00421564">
        <w:rPr>
          <w:rStyle w:val="afffc"/>
          <w:rFonts w:hint="cs"/>
          <w:rtl/>
        </w:rPr>
        <w:t>ואת</w:t>
      </w:r>
      <w:r w:rsidRPr="00421564">
        <w:rPr>
          <w:rStyle w:val="afffc"/>
          <w:rtl/>
        </w:rPr>
        <w:t xml:space="preserve"> </w:t>
      </w:r>
      <w:r w:rsidRPr="00421564">
        <w:rPr>
          <w:rStyle w:val="afffc"/>
          <w:rFonts w:hint="cs"/>
          <w:rtl/>
        </w:rPr>
        <w:t>התבואה</w:t>
      </w:r>
      <w:r w:rsidRPr="00421564">
        <w:rPr>
          <w:rStyle w:val="afffc"/>
          <w:rtl/>
        </w:rPr>
        <w:t xml:space="preserve"> </w:t>
      </w:r>
      <w:r w:rsidRPr="00421564">
        <w:rPr>
          <w:rStyle w:val="afffc"/>
          <w:rFonts w:hint="cs"/>
          <w:rtl/>
        </w:rPr>
        <w:t>המחוברת</w:t>
      </w:r>
      <w:r w:rsidRPr="00421564">
        <w:rPr>
          <w:rStyle w:val="afffc"/>
          <w:rtl/>
        </w:rPr>
        <w:t xml:space="preserve"> </w:t>
      </w:r>
      <w:r w:rsidRPr="00421564">
        <w:rPr>
          <w:rStyle w:val="afffc"/>
          <w:rFonts w:hint="cs"/>
          <w:rtl/>
        </w:rPr>
        <w:t>לקרקע</w:t>
      </w:r>
      <w:r w:rsidRPr="00421564">
        <w:rPr>
          <w:rStyle w:val="afffc"/>
          <w:rtl/>
        </w:rPr>
        <w:t xml:space="preserve"> </w:t>
      </w:r>
      <w:r w:rsidRPr="00421564">
        <w:rPr>
          <w:rStyle w:val="afffc"/>
          <w:rFonts w:hint="cs"/>
          <w:rtl/>
        </w:rPr>
        <w:t>וכו</w:t>
      </w:r>
      <w:r w:rsidRPr="00421564">
        <w:rPr>
          <w:rStyle w:val="afffc"/>
          <w:rtl/>
        </w:rPr>
        <w:t>'</w:t>
      </w:r>
      <w:r w:rsidRPr="00421564">
        <w:rPr>
          <w:rStyle w:val="afffc"/>
          <w:rFonts w:hint="cs"/>
          <w:rtl/>
        </w:rPr>
        <w:t>-</w:t>
      </w:r>
      <w:r w:rsidRPr="00C35A2C">
        <w:rPr>
          <w:rFonts w:ascii="Fb Fontext" w:hAnsi="Fb Fontext" w:hint="cs"/>
          <w:rtl/>
        </w:rPr>
        <w:t xml:space="preserve"> ואע</w:t>
      </w:r>
      <w:r w:rsidRPr="00C35A2C">
        <w:rPr>
          <w:rFonts w:ascii="Fb Fontext" w:hAnsi="Fb Fontext"/>
          <w:rtl/>
        </w:rPr>
        <w:t>"</w:t>
      </w:r>
      <w:r w:rsidRPr="00C35A2C">
        <w:rPr>
          <w:rFonts w:ascii="Fb Fontext" w:hAnsi="Fb Fontext" w:hint="cs"/>
          <w:rtl/>
        </w:rPr>
        <w:t>ג דעומדת ליקצר</w:t>
      </w:r>
    </w:p>
    <w:p w14:paraId="0E8BF5BB" w14:textId="77777777" w:rsidR="00FB60E0" w:rsidRPr="00C35A2C" w:rsidRDefault="00FB60E0" w:rsidP="00FB60E0">
      <w:pPr>
        <w:rPr>
          <w:rFonts w:ascii="Fb Fontext" w:hAnsi="Fb Fontext"/>
          <w:rtl/>
        </w:rPr>
      </w:pPr>
      <w:r w:rsidRPr="00421564">
        <w:rPr>
          <w:rStyle w:val="afffc"/>
          <w:rFonts w:hint="cs"/>
          <w:rtl/>
        </w:rPr>
        <w:t>ואת</w:t>
      </w:r>
      <w:r w:rsidRPr="00421564">
        <w:rPr>
          <w:rStyle w:val="afffc"/>
          <w:rtl/>
        </w:rPr>
        <w:t xml:space="preserve"> </w:t>
      </w:r>
      <w:r w:rsidRPr="00421564">
        <w:rPr>
          <w:rStyle w:val="afffc"/>
          <w:rFonts w:hint="cs"/>
          <w:rtl/>
        </w:rPr>
        <w:t>חיצת</w:t>
      </w:r>
      <w:r w:rsidRPr="00421564">
        <w:rPr>
          <w:rStyle w:val="afffc"/>
          <w:rtl/>
        </w:rPr>
        <w:t xml:space="preserve"> </w:t>
      </w:r>
      <w:r w:rsidRPr="00421564">
        <w:rPr>
          <w:rStyle w:val="afffc"/>
          <w:rFonts w:hint="cs"/>
          <w:rtl/>
        </w:rPr>
        <w:t>הקנים</w:t>
      </w:r>
      <w:r w:rsidRPr="00421564">
        <w:rPr>
          <w:rStyle w:val="afffc"/>
          <w:rtl/>
        </w:rPr>
        <w:t xml:space="preserve"> </w:t>
      </w:r>
      <w:r w:rsidRPr="00421564">
        <w:rPr>
          <w:rStyle w:val="afffc"/>
          <w:rFonts w:hint="cs"/>
          <w:rtl/>
        </w:rPr>
        <w:t>שפחותה</w:t>
      </w:r>
      <w:r w:rsidRPr="00421564">
        <w:rPr>
          <w:rStyle w:val="afffc"/>
          <w:rtl/>
        </w:rPr>
        <w:t xml:space="preserve"> </w:t>
      </w:r>
      <w:r w:rsidRPr="00421564">
        <w:rPr>
          <w:rStyle w:val="afffc"/>
          <w:rFonts w:hint="cs"/>
          <w:rtl/>
        </w:rPr>
        <w:t>מבית</w:t>
      </w:r>
      <w:r w:rsidRPr="00421564">
        <w:rPr>
          <w:rStyle w:val="afffc"/>
          <w:rtl/>
        </w:rPr>
        <w:t xml:space="preserve"> </w:t>
      </w:r>
      <w:r w:rsidRPr="00421564">
        <w:rPr>
          <w:rStyle w:val="afffc"/>
          <w:rFonts w:hint="cs"/>
          <w:rtl/>
        </w:rPr>
        <w:t>רובע</w:t>
      </w:r>
      <w:r w:rsidRPr="00C35A2C">
        <w:rPr>
          <w:rFonts w:ascii="Fb Fontext" w:hAnsi="Fb Fontext"/>
          <w:sz w:val="32"/>
          <w:rtl/>
        </w:rPr>
        <w:t>.</w:t>
      </w:r>
      <w:r w:rsidRPr="00C35A2C">
        <w:rPr>
          <w:rFonts w:ascii="Fb Fontext" w:hAnsi="Fb Fontext" w:hint="cs"/>
          <w:sz w:val="32"/>
          <w:rtl/>
        </w:rPr>
        <w:t xml:space="preserve"> </w:t>
      </w:r>
      <w:r>
        <w:rPr>
          <w:rFonts w:ascii="Fb Fontext" w:hAnsi="Fb Fontext" w:hint="cs"/>
          <w:sz w:val="32"/>
          <w:rtl/>
        </w:rPr>
        <w:t>ואף שהיא גדולה</w:t>
      </w:r>
      <w:r w:rsidRPr="00C35A2C">
        <w:rPr>
          <w:rFonts w:ascii="Fb Fontext" w:hAnsi="Fb Fontext"/>
          <w:sz w:val="32"/>
          <w:rtl/>
        </w:rPr>
        <w:t>.</w:t>
      </w:r>
    </w:p>
    <w:p w14:paraId="2A5EC3C7" w14:textId="77777777" w:rsidR="00FB60E0" w:rsidRPr="00A27FAA" w:rsidRDefault="00FB60E0" w:rsidP="00FB60E0">
      <w:pPr>
        <w:rPr>
          <w:rFonts w:ascii="Fb Fontext" w:hAnsi="Fb Fontext"/>
          <w:spacing w:val="2"/>
          <w:rtl/>
        </w:rPr>
      </w:pPr>
      <w:r w:rsidRPr="00A27FAA">
        <w:rPr>
          <w:rStyle w:val="afffc"/>
          <w:rFonts w:hint="cs"/>
          <w:spacing w:val="2"/>
          <w:rtl/>
        </w:rPr>
        <w:t>ואת</w:t>
      </w:r>
      <w:r w:rsidRPr="00A27FAA">
        <w:rPr>
          <w:rStyle w:val="afffc"/>
          <w:spacing w:val="2"/>
          <w:rtl/>
        </w:rPr>
        <w:t xml:space="preserve"> </w:t>
      </w:r>
      <w:r w:rsidRPr="00A27FAA">
        <w:rPr>
          <w:rStyle w:val="afffc"/>
          <w:rFonts w:hint="cs"/>
          <w:spacing w:val="2"/>
          <w:rtl/>
        </w:rPr>
        <w:t>השומירה</w:t>
      </w:r>
      <w:r w:rsidRPr="00A27FAA">
        <w:rPr>
          <w:rStyle w:val="afffc"/>
          <w:spacing w:val="2"/>
          <w:rtl/>
        </w:rPr>
        <w:t xml:space="preserve"> </w:t>
      </w:r>
      <w:r w:rsidRPr="00A27FAA">
        <w:rPr>
          <w:rStyle w:val="afffc"/>
          <w:rFonts w:hint="cs"/>
          <w:spacing w:val="2"/>
          <w:rtl/>
        </w:rPr>
        <w:t>שאינה</w:t>
      </w:r>
      <w:r w:rsidRPr="00A27FAA">
        <w:rPr>
          <w:rStyle w:val="afffc"/>
          <w:spacing w:val="2"/>
          <w:rtl/>
        </w:rPr>
        <w:t xml:space="preserve"> </w:t>
      </w:r>
      <w:r w:rsidRPr="00A27FAA">
        <w:rPr>
          <w:rStyle w:val="afffc"/>
          <w:rFonts w:hint="cs"/>
          <w:spacing w:val="2"/>
          <w:rtl/>
        </w:rPr>
        <w:t>עשויה</w:t>
      </w:r>
      <w:r w:rsidRPr="00A27FAA">
        <w:rPr>
          <w:rStyle w:val="afffc"/>
          <w:spacing w:val="2"/>
          <w:rtl/>
        </w:rPr>
        <w:t xml:space="preserve"> </w:t>
      </w:r>
      <w:r w:rsidRPr="00A27FAA">
        <w:rPr>
          <w:rStyle w:val="afffc"/>
          <w:rFonts w:hint="cs"/>
          <w:spacing w:val="2"/>
          <w:rtl/>
        </w:rPr>
        <w:t>בטיט</w:t>
      </w:r>
      <w:r w:rsidRPr="00A27FAA">
        <w:rPr>
          <w:rStyle w:val="afffc"/>
          <w:spacing w:val="2"/>
          <w:rtl/>
        </w:rPr>
        <w:t>.</w:t>
      </w:r>
      <w:r w:rsidRPr="00A27FAA">
        <w:rPr>
          <w:rFonts w:ascii="Fb Fontext" w:hAnsi="Fb Fontext" w:hint="cs"/>
          <w:spacing w:val="2"/>
          <w:rtl/>
        </w:rPr>
        <w:t xml:space="preserve"> אף שלא קבועה בקרקע </w:t>
      </w:r>
    </w:p>
    <w:p w14:paraId="10896FA7" w14:textId="77777777" w:rsidR="00FB60E0" w:rsidRPr="00A27FAA" w:rsidRDefault="00FB60E0" w:rsidP="00FB60E0">
      <w:pPr>
        <w:rPr>
          <w:rFonts w:ascii="Fb Fontext" w:hAnsi="Fb Fontext"/>
          <w:spacing w:val="-2"/>
          <w:rtl/>
        </w:rPr>
      </w:pPr>
      <w:r w:rsidRPr="00A27FAA">
        <w:rPr>
          <w:rStyle w:val="afffc"/>
          <w:rFonts w:hint="cs"/>
          <w:spacing w:val="-2"/>
          <w:rtl/>
        </w:rPr>
        <w:t>ואת</w:t>
      </w:r>
      <w:r w:rsidRPr="00A27FAA">
        <w:rPr>
          <w:rStyle w:val="afffc"/>
          <w:spacing w:val="-2"/>
          <w:rtl/>
        </w:rPr>
        <w:t xml:space="preserve"> </w:t>
      </w:r>
      <w:r w:rsidRPr="00A27FAA">
        <w:rPr>
          <w:rStyle w:val="afffc"/>
          <w:rFonts w:hint="cs"/>
          <w:spacing w:val="-2"/>
          <w:rtl/>
        </w:rPr>
        <w:t>החרוב</w:t>
      </w:r>
      <w:r w:rsidRPr="00A27FAA">
        <w:rPr>
          <w:rStyle w:val="afffc"/>
          <w:spacing w:val="-2"/>
          <w:rtl/>
        </w:rPr>
        <w:t xml:space="preserve"> </w:t>
      </w:r>
      <w:r w:rsidRPr="00A27FAA">
        <w:rPr>
          <w:rStyle w:val="afffc"/>
          <w:rFonts w:hint="cs"/>
          <w:spacing w:val="-2"/>
          <w:rtl/>
        </w:rPr>
        <w:t>שאינו</w:t>
      </w:r>
      <w:r w:rsidRPr="00A27FAA">
        <w:rPr>
          <w:rStyle w:val="afffc"/>
          <w:spacing w:val="-2"/>
          <w:rtl/>
        </w:rPr>
        <w:t xml:space="preserve"> </w:t>
      </w:r>
      <w:r w:rsidRPr="00A27FAA">
        <w:rPr>
          <w:rStyle w:val="afffc"/>
          <w:rFonts w:hint="cs"/>
          <w:spacing w:val="-2"/>
          <w:rtl/>
        </w:rPr>
        <w:t>מורכב</w:t>
      </w:r>
      <w:r w:rsidRPr="00A27FAA">
        <w:rPr>
          <w:rStyle w:val="afffc"/>
          <w:spacing w:val="-2"/>
          <w:rtl/>
        </w:rPr>
        <w:t xml:space="preserve">, </w:t>
      </w:r>
      <w:r w:rsidRPr="00A27FAA">
        <w:rPr>
          <w:rStyle w:val="afffc"/>
          <w:rFonts w:hint="cs"/>
          <w:spacing w:val="-2"/>
          <w:rtl/>
        </w:rPr>
        <w:t>ואת</w:t>
      </w:r>
      <w:r w:rsidRPr="00A27FAA">
        <w:rPr>
          <w:rStyle w:val="afffc"/>
          <w:spacing w:val="-2"/>
          <w:rtl/>
        </w:rPr>
        <w:t xml:space="preserve"> </w:t>
      </w:r>
      <w:r w:rsidRPr="00A27FAA">
        <w:rPr>
          <w:rStyle w:val="afffc"/>
          <w:rFonts w:hint="cs"/>
          <w:spacing w:val="-2"/>
          <w:rtl/>
        </w:rPr>
        <w:t>בתולת</w:t>
      </w:r>
      <w:r w:rsidRPr="00A27FAA">
        <w:rPr>
          <w:rStyle w:val="afffc"/>
          <w:spacing w:val="-2"/>
          <w:rtl/>
        </w:rPr>
        <w:t xml:space="preserve"> </w:t>
      </w:r>
      <w:r w:rsidRPr="00A27FAA">
        <w:rPr>
          <w:rStyle w:val="afffc"/>
          <w:rFonts w:hint="cs"/>
          <w:spacing w:val="-2"/>
          <w:rtl/>
        </w:rPr>
        <w:t>השקמה</w:t>
      </w:r>
      <w:r w:rsidRPr="00A27FAA">
        <w:rPr>
          <w:rStyle w:val="afffc"/>
          <w:spacing w:val="-2"/>
          <w:rtl/>
        </w:rPr>
        <w:t>.</w:t>
      </w:r>
      <w:r w:rsidRPr="00A27FAA">
        <w:rPr>
          <w:rStyle w:val="afffc"/>
          <w:rFonts w:hint="cs"/>
          <w:spacing w:val="-2"/>
          <w:rtl/>
        </w:rPr>
        <w:t xml:space="preserve"> </w:t>
      </w:r>
      <w:r w:rsidRPr="00A27FAA">
        <w:rPr>
          <w:rFonts w:ascii="Fb Fontext" w:hAnsi="Fb Fontext" w:hint="cs"/>
          <w:spacing w:val="-2"/>
          <w:rtl/>
        </w:rPr>
        <w:t>אף שהן גדולים</w:t>
      </w:r>
    </w:p>
    <w:p w14:paraId="038D22A7" w14:textId="77777777" w:rsidR="00FB60E0" w:rsidRPr="00421564" w:rsidRDefault="00FB60E0" w:rsidP="00FB60E0">
      <w:pPr>
        <w:pStyle w:val="afffb"/>
        <w:rPr>
          <w:rtl/>
        </w:rPr>
      </w:pPr>
      <w:ins w:id="9882" w:author="מספור קטעי משנה" w:date="2026-10-06T06:44:59Z">
        <w:r>
          <w:rPr>
            <w:rStyle w:val="MisparKeta"/>
          </w:rPr>
          <w:t xml:space="preserve">ג. </w:t>
        </w:r>
      </w:ins>
      <w:r w:rsidRPr="00421564">
        <w:rPr>
          <w:rFonts w:hint="cs"/>
          <w:rtl/>
        </w:rPr>
        <w:t>אבל</w:t>
      </w:r>
      <w:r w:rsidRPr="00421564">
        <w:rPr>
          <w:rtl/>
        </w:rPr>
        <w:t xml:space="preserve"> </w:t>
      </w:r>
      <w:r w:rsidRPr="00421564">
        <w:rPr>
          <w:rFonts w:hint="cs"/>
          <w:rtl/>
        </w:rPr>
        <w:t>לא</w:t>
      </w:r>
      <w:r w:rsidRPr="00421564">
        <w:rPr>
          <w:rtl/>
        </w:rPr>
        <w:t xml:space="preserve"> </w:t>
      </w:r>
      <w:r w:rsidRPr="00421564">
        <w:rPr>
          <w:rFonts w:hint="cs"/>
          <w:rtl/>
        </w:rPr>
        <w:t>מכר</w:t>
      </w:r>
      <w:r w:rsidRPr="00421564">
        <w:rPr>
          <w:rtl/>
        </w:rPr>
        <w:t xml:space="preserve"> </w:t>
      </w:r>
      <w:r w:rsidRPr="00421564">
        <w:rPr>
          <w:rFonts w:hint="cs"/>
          <w:rtl/>
        </w:rPr>
        <w:t>את</w:t>
      </w:r>
      <w:r w:rsidRPr="00421564">
        <w:rPr>
          <w:rtl/>
        </w:rPr>
        <w:t xml:space="preserve"> </w:t>
      </w:r>
      <w:r w:rsidRPr="00421564">
        <w:rPr>
          <w:rFonts w:hint="cs"/>
          <w:rtl/>
        </w:rPr>
        <w:t>האבנים</w:t>
      </w:r>
      <w:r w:rsidRPr="00421564">
        <w:rPr>
          <w:rtl/>
        </w:rPr>
        <w:t xml:space="preserve"> </w:t>
      </w:r>
      <w:r w:rsidRPr="00421564">
        <w:rPr>
          <w:rFonts w:hint="cs"/>
          <w:rtl/>
        </w:rPr>
        <w:t>שאינן</w:t>
      </w:r>
      <w:r w:rsidRPr="00421564">
        <w:rPr>
          <w:rtl/>
        </w:rPr>
        <w:t xml:space="preserve"> </w:t>
      </w:r>
      <w:r w:rsidRPr="00421564">
        <w:rPr>
          <w:rFonts w:hint="cs"/>
          <w:rtl/>
        </w:rPr>
        <w:t>לצרכה</w:t>
      </w:r>
      <w:r w:rsidRPr="00421564">
        <w:rPr>
          <w:rtl/>
        </w:rPr>
        <w:t>.</w:t>
      </w:r>
    </w:p>
    <w:p w14:paraId="587710FF" w14:textId="77777777" w:rsidR="00FB60E0" w:rsidRPr="00C35A2C" w:rsidRDefault="00FB60E0" w:rsidP="00FB60E0">
      <w:pPr>
        <w:rPr>
          <w:rFonts w:ascii="Fb Fontext" w:hAnsi="Fb Fontext"/>
          <w:rtl/>
        </w:rPr>
      </w:pPr>
      <w:r w:rsidRPr="00421564">
        <w:rPr>
          <w:rStyle w:val="affffe"/>
          <w:rtl/>
        </w:rPr>
        <w:tab/>
      </w:r>
      <w:r w:rsidRPr="00421564">
        <w:rPr>
          <w:rStyle w:val="affffe"/>
          <w:rFonts w:hint="cs"/>
          <w:rtl/>
        </w:rPr>
        <w:t>לר</w:t>
      </w:r>
      <w:r w:rsidRPr="00421564">
        <w:rPr>
          <w:rStyle w:val="affffe"/>
          <w:rtl/>
        </w:rPr>
        <w:t>"</w:t>
      </w:r>
      <w:r w:rsidRPr="00421564">
        <w:rPr>
          <w:rStyle w:val="affffe"/>
          <w:rFonts w:hint="cs"/>
          <w:rtl/>
        </w:rPr>
        <w:t>מ</w:t>
      </w:r>
      <w:r w:rsidRPr="00C35A2C">
        <w:rPr>
          <w:rFonts w:ascii="Fb Fontext" w:hAnsi="Fb Fontext"/>
          <w:rtl/>
        </w:rPr>
        <w:t xml:space="preserve"> - </w:t>
      </w:r>
      <w:r w:rsidRPr="00C35A2C">
        <w:rPr>
          <w:rFonts w:ascii="Fb Fontext" w:hAnsi="Fb Fontext" w:hint="cs"/>
          <w:rtl/>
        </w:rPr>
        <w:t>דלא</w:t>
      </w:r>
      <w:r w:rsidRPr="00C35A2C">
        <w:rPr>
          <w:rFonts w:ascii="Fb Fontext" w:hAnsi="Fb Fontext"/>
          <w:rtl/>
        </w:rPr>
        <w:t xml:space="preserve"> </w:t>
      </w:r>
      <w:r w:rsidRPr="00C35A2C">
        <w:rPr>
          <w:rFonts w:ascii="Fb Fontext" w:hAnsi="Fb Fontext" w:hint="cs"/>
          <w:rtl/>
        </w:rPr>
        <w:t>מתקנן</w:t>
      </w:r>
      <w:r w:rsidRPr="00C35A2C">
        <w:rPr>
          <w:rFonts w:ascii="Fb Fontext" w:hAnsi="Fb Fontext"/>
          <w:rtl/>
        </w:rPr>
        <w:t xml:space="preserve">, </w:t>
      </w:r>
      <w:r w:rsidRPr="00421564">
        <w:rPr>
          <w:rStyle w:val="affffe"/>
          <w:rFonts w:hint="cs"/>
          <w:rtl/>
        </w:rPr>
        <w:t>לרבנן</w:t>
      </w:r>
      <w:r w:rsidRPr="00421564">
        <w:rPr>
          <w:rStyle w:val="affffe"/>
          <w:rtl/>
        </w:rPr>
        <w:t xml:space="preserve"> </w:t>
      </w:r>
      <w:r>
        <w:rPr>
          <w:rStyle w:val="affffe"/>
          <w:rtl/>
        </w:rPr>
        <w:t>–</w:t>
      </w:r>
      <w:r w:rsidRPr="00C35A2C">
        <w:rPr>
          <w:rFonts w:ascii="Fb Fontext" w:hAnsi="Fb Fontext"/>
          <w:rtl/>
        </w:rPr>
        <w:t xml:space="preserve"> </w:t>
      </w:r>
      <w:r>
        <w:rPr>
          <w:rFonts w:ascii="Fb Fontext" w:hAnsi="Fb Fontext" w:hint="cs"/>
          <w:rtl/>
        </w:rPr>
        <w:t>שלא מונחות שם</w:t>
      </w:r>
    </w:p>
    <w:p w14:paraId="6AD3E68B" w14:textId="77777777" w:rsidR="00FB60E0" w:rsidRPr="00421564" w:rsidRDefault="00FB60E0" w:rsidP="00FB60E0">
      <w:pPr>
        <w:pStyle w:val="36"/>
        <w:framePr w:wrap="notBeside"/>
        <w:rPr>
          <w:rtl/>
        </w:rPr>
      </w:pPr>
      <w:r w:rsidRPr="00421564">
        <w:rPr>
          <w:rFonts w:hint="cs"/>
          <w:rtl/>
        </w:rPr>
        <w:t>לעולא</w:t>
      </w:r>
      <w:r w:rsidRPr="00421564">
        <w:rPr>
          <w:rtl/>
        </w:rPr>
        <w:t xml:space="preserve"> </w:t>
      </w:r>
    </w:p>
    <w:p w14:paraId="5E404F84" w14:textId="77777777" w:rsidR="00FB60E0" w:rsidRPr="00C35A2C" w:rsidRDefault="00FB60E0" w:rsidP="00FB60E0">
      <w:pPr>
        <w:rPr>
          <w:rFonts w:ascii="Fb Fontext" w:hAnsi="Fb Fontext" w:cs="Guttman Vilna"/>
          <w:b/>
          <w:bCs/>
          <w:rtl/>
        </w:rPr>
      </w:pPr>
      <w:r w:rsidRPr="00C35A2C">
        <w:rPr>
          <w:rFonts w:ascii="Fb Fontext" w:hAnsi="Fb Fontext" w:hint="cs"/>
          <w:rtl/>
        </w:rPr>
        <w:t>דאבנים</w:t>
      </w:r>
      <w:r w:rsidRPr="00C35A2C">
        <w:rPr>
          <w:rFonts w:ascii="Fb Fontext" w:hAnsi="Fb Fontext"/>
          <w:rtl/>
        </w:rPr>
        <w:t xml:space="preserve"> </w:t>
      </w:r>
      <w:r w:rsidRPr="00C35A2C">
        <w:rPr>
          <w:rFonts w:ascii="Fb Fontext" w:hAnsi="Fb Fontext" w:hint="cs"/>
          <w:rtl/>
        </w:rPr>
        <w:t>הסדורות</w:t>
      </w:r>
      <w:r w:rsidRPr="00C35A2C">
        <w:rPr>
          <w:rFonts w:ascii="Fb Fontext" w:hAnsi="Fb Fontext"/>
          <w:rtl/>
        </w:rPr>
        <w:t xml:space="preserve"> </w:t>
      </w:r>
      <w:r w:rsidRPr="00C35A2C">
        <w:rPr>
          <w:rFonts w:ascii="Fb Fontext" w:hAnsi="Fb Fontext" w:hint="cs"/>
          <w:rtl/>
        </w:rPr>
        <w:t>לגדר</w:t>
      </w:r>
      <w:r w:rsidRPr="00C35A2C">
        <w:rPr>
          <w:rFonts w:ascii="Fb Fontext" w:hAnsi="Fb Fontext"/>
          <w:rtl/>
        </w:rPr>
        <w:t xml:space="preserve">, </w:t>
      </w:r>
      <w:r w:rsidRPr="00421564">
        <w:rPr>
          <w:rStyle w:val="affffe"/>
          <w:rFonts w:hint="cs"/>
          <w:rtl/>
        </w:rPr>
        <w:t>לר</w:t>
      </w:r>
      <w:r w:rsidRPr="00421564">
        <w:rPr>
          <w:rStyle w:val="affffe"/>
          <w:rtl/>
        </w:rPr>
        <w:t>"</w:t>
      </w:r>
      <w:r w:rsidRPr="00421564">
        <w:rPr>
          <w:rStyle w:val="affffe"/>
          <w:rFonts w:hint="cs"/>
          <w:rtl/>
        </w:rPr>
        <w:t>מ</w:t>
      </w:r>
      <w:r w:rsidRPr="00C35A2C">
        <w:rPr>
          <w:rFonts w:ascii="Fb Fontext" w:hAnsi="Fb Fontext"/>
          <w:rtl/>
        </w:rPr>
        <w:t xml:space="preserve"> </w:t>
      </w:r>
      <w:r w:rsidRPr="00C35A2C">
        <w:rPr>
          <w:rFonts w:ascii="Fb Fontext" w:hAnsi="Fb Fontext" w:hint="cs"/>
          <w:rtl/>
        </w:rPr>
        <w:t>דלא</w:t>
      </w:r>
      <w:r w:rsidRPr="00C35A2C">
        <w:rPr>
          <w:rFonts w:ascii="Fb Fontext" w:hAnsi="Fb Fontext"/>
          <w:rtl/>
        </w:rPr>
        <w:t xml:space="preserve"> </w:t>
      </w:r>
      <w:r w:rsidRPr="00C35A2C">
        <w:rPr>
          <w:rFonts w:ascii="Fb Fontext" w:hAnsi="Fb Fontext" w:hint="cs"/>
          <w:rtl/>
        </w:rPr>
        <w:t>מתקנן</w:t>
      </w:r>
      <w:r w:rsidRPr="00C35A2C">
        <w:rPr>
          <w:rFonts w:ascii="Fb Fontext" w:hAnsi="Fb Fontext"/>
          <w:rtl/>
        </w:rPr>
        <w:t xml:space="preserve">, </w:t>
      </w:r>
      <w:r w:rsidRPr="00421564">
        <w:rPr>
          <w:rStyle w:val="affffe"/>
          <w:rFonts w:hint="cs"/>
          <w:rtl/>
        </w:rPr>
        <w:t>לרבנן</w:t>
      </w:r>
      <w:r w:rsidRPr="00C35A2C">
        <w:rPr>
          <w:rFonts w:ascii="Fb Fontext" w:hAnsi="Fb Fontext"/>
          <w:rtl/>
        </w:rPr>
        <w:t xml:space="preserve"> </w:t>
      </w:r>
      <w:r w:rsidRPr="00C35A2C">
        <w:rPr>
          <w:rFonts w:ascii="Fb Fontext" w:hAnsi="Fb Fontext" w:hint="cs"/>
          <w:rtl/>
        </w:rPr>
        <w:t>דלא</w:t>
      </w:r>
      <w:r w:rsidRPr="00C35A2C">
        <w:rPr>
          <w:rFonts w:ascii="Fb Fontext" w:hAnsi="Fb Fontext"/>
          <w:rtl/>
        </w:rPr>
        <w:t xml:space="preserve"> </w:t>
      </w:r>
      <w:r w:rsidRPr="00C35A2C">
        <w:rPr>
          <w:rFonts w:ascii="Fb Fontext" w:hAnsi="Fb Fontext" w:hint="cs"/>
          <w:rtl/>
        </w:rPr>
        <w:t>סדרן</w:t>
      </w:r>
      <w:r w:rsidRPr="00C35A2C">
        <w:rPr>
          <w:rFonts w:ascii="Fb Fontext" w:hAnsi="Fb Fontext"/>
          <w:rtl/>
        </w:rPr>
        <w:t>.</w:t>
      </w:r>
    </w:p>
    <w:p w14:paraId="64375FE1" w14:textId="77777777" w:rsidR="00FB60E0" w:rsidRDefault="00FB60E0" w:rsidP="00FB60E0">
      <w:pPr>
        <w:pStyle w:val="afffb"/>
        <w:rPr>
          <w:rtl/>
        </w:rPr>
      </w:pPr>
      <w:ins w:id="9883" w:author="מספור קטעי משנה" w:date="2026-10-06T06:44:59Z">
        <w:r>
          <w:rPr>
            <w:rStyle w:val="MisparKeta"/>
          </w:rPr>
          <w:t xml:space="preserve">ג. </w:t>
        </w:r>
      </w:ins>
      <w:r w:rsidRPr="00A27FAA">
        <w:rPr>
          <w:rFonts w:hint="cs"/>
          <w:rtl/>
        </w:rPr>
        <w:t>ולא</w:t>
      </w:r>
      <w:r w:rsidRPr="00A27FAA">
        <w:rPr>
          <w:rtl/>
        </w:rPr>
        <w:t xml:space="preserve"> </w:t>
      </w:r>
      <w:r w:rsidRPr="00A27FAA">
        <w:rPr>
          <w:rFonts w:hint="cs"/>
          <w:rtl/>
        </w:rPr>
        <w:t>את</w:t>
      </w:r>
      <w:r w:rsidRPr="00A27FAA">
        <w:rPr>
          <w:rtl/>
        </w:rPr>
        <w:t xml:space="preserve"> </w:t>
      </w:r>
      <w:r w:rsidRPr="00A27FAA">
        <w:rPr>
          <w:rFonts w:hint="cs"/>
          <w:rtl/>
        </w:rPr>
        <w:t>הקנים</w:t>
      </w:r>
      <w:r w:rsidRPr="00A27FAA">
        <w:rPr>
          <w:rtl/>
        </w:rPr>
        <w:t xml:space="preserve"> </w:t>
      </w:r>
      <w:r w:rsidRPr="00A27FAA">
        <w:rPr>
          <w:rFonts w:hint="cs"/>
          <w:rtl/>
        </w:rPr>
        <w:t>שבכרם</w:t>
      </w:r>
      <w:r w:rsidRPr="00A27FAA">
        <w:rPr>
          <w:rtl/>
        </w:rPr>
        <w:t xml:space="preserve"> </w:t>
      </w:r>
      <w:r w:rsidRPr="00A27FAA">
        <w:rPr>
          <w:rFonts w:hint="cs"/>
          <w:rtl/>
        </w:rPr>
        <w:t>שאינן</w:t>
      </w:r>
      <w:r w:rsidRPr="00A27FAA">
        <w:rPr>
          <w:rtl/>
        </w:rPr>
        <w:t xml:space="preserve"> </w:t>
      </w:r>
      <w:r w:rsidRPr="00A27FAA">
        <w:rPr>
          <w:rFonts w:hint="cs"/>
          <w:rtl/>
        </w:rPr>
        <w:t>לצרכו</w:t>
      </w:r>
      <w:r w:rsidRPr="00A27FAA">
        <w:rPr>
          <w:rtl/>
        </w:rPr>
        <w:t>.</w:t>
      </w:r>
      <w:r w:rsidRPr="00C35A2C">
        <w:rPr>
          <w:rFonts w:hint="cs"/>
          <w:rtl/>
        </w:rPr>
        <w:t xml:space="preserve"> </w:t>
      </w:r>
    </w:p>
    <w:p w14:paraId="3B662E47" w14:textId="77777777" w:rsidR="00FB60E0" w:rsidRPr="00C35A2C" w:rsidRDefault="00FB60E0" w:rsidP="00FB60E0">
      <w:pPr>
        <w:spacing w:after="60"/>
        <w:rPr>
          <w:rFonts w:ascii="Fb Fontext" w:hAnsi="Fb Fontext"/>
          <w:rtl/>
        </w:rPr>
      </w:pPr>
      <w:r w:rsidRPr="00421564">
        <w:rPr>
          <w:rStyle w:val="affffe"/>
          <w:rFonts w:hint="cs"/>
          <w:rtl/>
        </w:rPr>
        <w:t>לר</w:t>
      </w:r>
      <w:r w:rsidRPr="00421564">
        <w:rPr>
          <w:rStyle w:val="affffe"/>
          <w:rtl/>
        </w:rPr>
        <w:t>"</w:t>
      </w:r>
      <w:r w:rsidRPr="00421564">
        <w:rPr>
          <w:rStyle w:val="affffe"/>
          <w:rFonts w:hint="cs"/>
          <w:rtl/>
        </w:rPr>
        <w:t>מ</w:t>
      </w:r>
      <w:r>
        <w:rPr>
          <w:rStyle w:val="affffe"/>
          <w:rFonts w:hint="cs"/>
          <w:rtl/>
        </w:rPr>
        <w:t>:</w:t>
      </w:r>
      <w:r w:rsidRPr="00C35A2C">
        <w:rPr>
          <w:rFonts w:ascii="Fb Fontext" w:hAnsi="Fb Fontext"/>
          <w:sz w:val="32"/>
          <w:rtl/>
        </w:rPr>
        <w:t xml:space="preserve"> </w:t>
      </w:r>
      <w:r w:rsidRPr="00C35A2C">
        <w:rPr>
          <w:rFonts w:ascii="Fb Fontext" w:hAnsi="Fb Fontext" w:hint="cs"/>
          <w:sz w:val="32"/>
          <w:rtl/>
        </w:rPr>
        <w:t>דלא</w:t>
      </w:r>
      <w:r w:rsidRPr="00C35A2C">
        <w:rPr>
          <w:rFonts w:ascii="Fb Fontext" w:hAnsi="Fb Fontext"/>
          <w:sz w:val="32"/>
          <w:rtl/>
        </w:rPr>
        <w:t xml:space="preserve"> </w:t>
      </w:r>
      <w:r w:rsidRPr="00C35A2C">
        <w:rPr>
          <w:rFonts w:ascii="Fb Fontext" w:hAnsi="Fb Fontext" w:hint="cs"/>
          <w:sz w:val="32"/>
          <w:rtl/>
        </w:rPr>
        <w:t>משפיין</w:t>
      </w:r>
      <w:r w:rsidRPr="00C35A2C">
        <w:rPr>
          <w:rFonts w:ascii="Fb Fontext" w:hAnsi="Fb Fontext"/>
          <w:sz w:val="32"/>
          <w:rtl/>
        </w:rPr>
        <w:t xml:space="preserve">, </w:t>
      </w:r>
      <w:r w:rsidRPr="00421564">
        <w:rPr>
          <w:rStyle w:val="affffe"/>
          <w:rFonts w:hint="cs"/>
          <w:rtl/>
        </w:rPr>
        <w:t>לרבנן</w:t>
      </w:r>
      <w:r>
        <w:rPr>
          <w:rFonts w:ascii="Fb Fontext" w:hAnsi="Fb Fontext" w:hint="cs"/>
          <w:sz w:val="32"/>
          <w:rtl/>
        </w:rPr>
        <w:t>:</w:t>
      </w:r>
      <w:r w:rsidRPr="00C35A2C">
        <w:rPr>
          <w:rFonts w:ascii="Fb Fontext" w:hAnsi="Fb Fontext"/>
          <w:sz w:val="32"/>
          <w:rtl/>
        </w:rPr>
        <w:t xml:space="preserve"> </w:t>
      </w:r>
      <w:r w:rsidRPr="00C35A2C">
        <w:rPr>
          <w:rFonts w:ascii="Fb Fontext" w:hAnsi="Fb Fontext" w:hint="cs"/>
          <w:sz w:val="32"/>
          <w:rtl/>
        </w:rPr>
        <w:t>דלא</w:t>
      </w:r>
      <w:r w:rsidRPr="00C35A2C">
        <w:rPr>
          <w:rFonts w:ascii="Fb Fontext" w:hAnsi="Fb Fontext"/>
          <w:sz w:val="32"/>
          <w:rtl/>
        </w:rPr>
        <w:t xml:space="preserve"> </w:t>
      </w:r>
      <w:r w:rsidRPr="00C35A2C">
        <w:rPr>
          <w:rFonts w:ascii="Fb Fontext" w:hAnsi="Fb Fontext" w:hint="cs"/>
          <w:sz w:val="32"/>
          <w:rtl/>
        </w:rPr>
        <w:t>מוקמן</w:t>
      </w:r>
      <w:r w:rsidRPr="00C35A2C">
        <w:rPr>
          <w:rFonts w:ascii="Fb Fontext" w:hAnsi="Fb Fontext"/>
          <w:sz w:val="32"/>
          <w:rtl/>
        </w:rPr>
        <w:t>.</w:t>
      </w:r>
    </w:p>
    <w:p w14:paraId="5A0A3714" w14:textId="77777777" w:rsidR="00FB60E0" w:rsidRPr="00C35A2C" w:rsidRDefault="00FB60E0" w:rsidP="00FB60E0">
      <w:pPr>
        <w:spacing w:after="60"/>
        <w:rPr>
          <w:rFonts w:ascii="Fb Fontext" w:hAnsi="Fb Fontext"/>
          <w:rtl/>
        </w:rPr>
      </w:pPr>
      <w:r w:rsidRPr="00421564">
        <w:rPr>
          <w:rStyle w:val="afffc"/>
          <w:rFonts w:hint="cs"/>
          <w:rtl/>
        </w:rPr>
        <w:t>ולא</w:t>
      </w:r>
      <w:r w:rsidRPr="00421564">
        <w:rPr>
          <w:rStyle w:val="afffc"/>
          <w:rtl/>
        </w:rPr>
        <w:t xml:space="preserve"> </w:t>
      </w:r>
      <w:r w:rsidRPr="00421564">
        <w:rPr>
          <w:rStyle w:val="afffc"/>
          <w:rFonts w:hint="cs"/>
          <w:rtl/>
        </w:rPr>
        <w:t>את</w:t>
      </w:r>
      <w:r w:rsidRPr="00421564">
        <w:rPr>
          <w:rStyle w:val="afffc"/>
          <w:rtl/>
        </w:rPr>
        <w:t xml:space="preserve"> </w:t>
      </w:r>
      <w:r w:rsidRPr="00421564">
        <w:rPr>
          <w:rStyle w:val="afffc"/>
          <w:rFonts w:hint="cs"/>
          <w:rtl/>
        </w:rPr>
        <w:t>התבואה</w:t>
      </w:r>
      <w:r w:rsidRPr="00421564">
        <w:rPr>
          <w:rStyle w:val="afffc"/>
          <w:rtl/>
        </w:rPr>
        <w:t xml:space="preserve"> </w:t>
      </w:r>
      <w:r w:rsidRPr="00421564">
        <w:rPr>
          <w:rStyle w:val="afffc"/>
          <w:rFonts w:hint="cs"/>
          <w:rtl/>
        </w:rPr>
        <w:t>התלושה</w:t>
      </w:r>
      <w:r w:rsidRPr="00421564">
        <w:rPr>
          <w:rStyle w:val="afffc"/>
          <w:rtl/>
        </w:rPr>
        <w:t xml:space="preserve"> </w:t>
      </w:r>
      <w:r w:rsidRPr="00421564">
        <w:rPr>
          <w:rStyle w:val="afffc"/>
          <w:rFonts w:hint="cs"/>
          <w:rtl/>
        </w:rPr>
        <w:t>מן</w:t>
      </w:r>
      <w:r w:rsidRPr="00421564">
        <w:rPr>
          <w:rStyle w:val="afffc"/>
          <w:rtl/>
        </w:rPr>
        <w:t xml:space="preserve"> </w:t>
      </w:r>
      <w:r w:rsidRPr="00421564">
        <w:rPr>
          <w:rStyle w:val="afffc"/>
          <w:rFonts w:hint="cs"/>
          <w:rtl/>
        </w:rPr>
        <w:t>הקרקע</w:t>
      </w:r>
      <w:r w:rsidRPr="00421564">
        <w:rPr>
          <w:rStyle w:val="afffc"/>
          <w:rtl/>
        </w:rPr>
        <w:t>.</w:t>
      </w:r>
      <w:r w:rsidRPr="00C35A2C">
        <w:rPr>
          <w:rFonts w:ascii="Fb Fontext" w:hAnsi="Fb Fontext" w:hint="cs"/>
          <w:rtl/>
        </w:rPr>
        <w:t xml:space="preserve"> </w:t>
      </w:r>
      <w:r>
        <w:rPr>
          <w:rFonts w:ascii="Fb Fontext" w:hAnsi="Fb Fontext" w:hint="cs"/>
          <w:rtl/>
        </w:rPr>
        <w:t>אף הצריכה לקרקע</w:t>
      </w:r>
      <w:r w:rsidRPr="00C35A2C">
        <w:rPr>
          <w:rFonts w:ascii="Fb Fontext" w:hAnsi="Fb Fontext"/>
          <w:rtl/>
        </w:rPr>
        <w:t>.</w:t>
      </w:r>
    </w:p>
    <w:p w14:paraId="54EFD993" w14:textId="77777777" w:rsidR="00FB60E0" w:rsidRPr="00C35A2C" w:rsidRDefault="00FB60E0" w:rsidP="00FB60E0">
      <w:pPr>
        <w:rPr>
          <w:rFonts w:ascii="Fb Fontext" w:hAnsi="Fb Fontext"/>
          <w:rtl/>
        </w:rPr>
      </w:pPr>
      <w:r w:rsidRPr="00421564">
        <w:rPr>
          <w:rStyle w:val="afffc"/>
          <w:rFonts w:hint="cs"/>
          <w:rtl/>
        </w:rPr>
        <w:t>ולא</w:t>
      </w:r>
      <w:r w:rsidRPr="00421564">
        <w:rPr>
          <w:rStyle w:val="afffc"/>
          <w:rtl/>
        </w:rPr>
        <w:t xml:space="preserve"> </w:t>
      </w:r>
      <w:r w:rsidRPr="00421564">
        <w:rPr>
          <w:rStyle w:val="afffc"/>
          <w:rFonts w:hint="cs"/>
          <w:rtl/>
        </w:rPr>
        <w:t>את</w:t>
      </w:r>
      <w:r w:rsidRPr="00421564">
        <w:rPr>
          <w:rStyle w:val="afffc"/>
          <w:rtl/>
        </w:rPr>
        <w:t xml:space="preserve"> </w:t>
      </w:r>
      <w:r w:rsidRPr="00421564">
        <w:rPr>
          <w:rStyle w:val="afffc"/>
          <w:rFonts w:hint="cs"/>
          <w:rtl/>
        </w:rPr>
        <w:t>חיצת</w:t>
      </w:r>
      <w:r w:rsidRPr="00421564">
        <w:rPr>
          <w:rStyle w:val="afffc"/>
          <w:rtl/>
        </w:rPr>
        <w:t xml:space="preserve"> </w:t>
      </w:r>
      <w:r w:rsidRPr="00421564">
        <w:rPr>
          <w:rStyle w:val="afffc"/>
          <w:rFonts w:hint="cs"/>
          <w:rtl/>
        </w:rPr>
        <w:t>הקנים</w:t>
      </w:r>
      <w:r w:rsidRPr="00421564">
        <w:rPr>
          <w:rStyle w:val="afffc"/>
          <w:rtl/>
        </w:rPr>
        <w:t xml:space="preserve"> </w:t>
      </w:r>
      <w:r w:rsidRPr="00421564">
        <w:rPr>
          <w:rStyle w:val="afffc"/>
          <w:rFonts w:hint="cs"/>
          <w:rtl/>
        </w:rPr>
        <w:t>שהיא</w:t>
      </w:r>
      <w:r w:rsidRPr="00421564">
        <w:rPr>
          <w:rStyle w:val="afffc"/>
          <w:rtl/>
        </w:rPr>
        <w:t xml:space="preserve"> </w:t>
      </w:r>
      <w:r w:rsidRPr="00421564">
        <w:rPr>
          <w:rStyle w:val="afffc"/>
          <w:rFonts w:hint="cs"/>
          <w:rtl/>
        </w:rPr>
        <w:t>בית</w:t>
      </w:r>
      <w:r w:rsidRPr="00421564">
        <w:rPr>
          <w:rStyle w:val="afffc"/>
          <w:rtl/>
        </w:rPr>
        <w:t xml:space="preserve"> </w:t>
      </w:r>
      <w:r w:rsidRPr="00421564">
        <w:rPr>
          <w:rStyle w:val="afffc"/>
          <w:rFonts w:hint="cs"/>
          <w:rtl/>
        </w:rPr>
        <w:t>רובע</w:t>
      </w:r>
      <w:r w:rsidRPr="00421564">
        <w:rPr>
          <w:rStyle w:val="afffc"/>
          <w:rtl/>
        </w:rPr>
        <w:t>.</w:t>
      </w:r>
      <w:r w:rsidRPr="00C35A2C">
        <w:rPr>
          <w:rFonts w:ascii="Fb Fontext" w:hAnsi="Fb Fontext" w:hint="cs"/>
          <w:rtl/>
        </w:rPr>
        <w:t xml:space="preserve"> </w:t>
      </w:r>
      <w:r>
        <w:rPr>
          <w:rFonts w:ascii="Fb Fontext" w:hAnsi="Fb Fontext" w:hint="cs"/>
          <w:rtl/>
        </w:rPr>
        <w:t xml:space="preserve">ואף </w:t>
      </w:r>
      <w:r w:rsidRPr="00C35A2C">
        <w:rPr>
          <w:rFonts w:ascii="Fb Fontext" w:hAnsi="Fb Fontext" w:hint="cs"/>
          <w:rtl/>
        </w:rPr>
        <w:t>דקטיני</w:t>
      </w:r>
      <w:r w:rsidRPr="00C35A2C">
        <w:rPr>
          <w:rFonts w:ascii="Fb Fontext" w:hAnsi="Fb Fontext"/>
          <w:rtl/>
        </w:rPr>
        <w:t>.</w:t>
      </w:r>
    </w:p>
    <w:p w14:paraId="107AB80B" w14:textId="77777777" w:rsidR="00FB60E0" w:rsidRPr="00421564" w:rsidRDefault="00FB60E0" w:rsidP="00FB60E0">
      <w:pPr>
        <w:pStyle w:val="36"/>
        <w:framePr w:wrap="notBeside"/>
        <w:rPr>
          <w:rtl/>
        </w:rPr>
      </w:pPr>
      <w:r w:rsidRPr="00421564">
        <w:rPr>
          <w:rFonts w:hint="cs"/>
          <w:rtl/>
        </w:rPr>
        <w:t>רי</w:t>
      </w:r>
      <w:r w:rsidRPr="00421564">
        <w:rPr>
          <w:rtl/>
        </w:rPr>
        <w:t>"</w:t>
      </w:r>
      <w:r w:rsidRPr="00421564">
        <w:rPr>
          <w:rFonts w:hint="cs"/>
          <w:rtl/>
        </w:rPr>
        <w:t>ו</w:t>
      </w:r>
      <w:r w:rsidRPr="00421564">
        <w:rPr>
          <w:rtl/>
        </w:rPr>
        <w:t>:</w:t>
      </w:r>
    </w:p>
    <w:p w14:paraId="4EF33717" w14:textId="77777777" w:rsidR="00FB60E0" w:rsidRPr="00C35A2C" w:rsidRDefault="00FB60E0" w:rsidP="00FB60E0">
      <w:pPr>
        <w:rPr>
          <w:rFonts w:ascii="Fb Fontext" w:hAnsi="Fb Fontext"/>
          <w:rtl/>
        </w:rPr>
      </w:pPr>
      <w:r w:rsidRPr="00C35A2C">
        <w:rPr>
          <w:rFonts w:ascii="Fb Fontext" w:hAnsi="Fb Fontext" w:hint="cs"/>
          <w:rtl/>
        </w:rPr>
        <w:t>אפי</w:t>
      </w:r>
      <w:r w:rsidRPr="00F10693">
        <w:rPr>
          <w:rFonts w:hint="cs"/>
          <w:rtl/>
        </w:rPr>
        <w:t>'</w:t>
      </w:r>
      <w:r w:rsidRPr="00F10693">
        <w:rPr>
          <w:rtl/>
        </w:rPr>
        <w:t xml:space="preserve"> </w:t>
      </w:r>
      <w:r w:rsidRPr="00C35A2C">
        <w:rPr>
          <w:rFonts w:ascii="Fb Fontext" w:hAnsi="Fb Fontext" w:hint="cs"/>
          <w:rtl/>
        </w:rPr>
        <w:t>ערוג</w:t>
      </w:r>
      <w:r>
        <w:rPr>
          <w:rFonts w:ascii="Fb Fontext" w:hAnsi="Fb Fontext" w:hint="cs"/>
          <w:rtl/>
        </w:rPr>
        <w:t>ת</w:t>
      </w:r>
      <w:r w:rsidRPr="00C35A2C">
        <w:rPr>
          <w:rFonts w:ascii="Fb Fontext" w:hAnsi="Fb Fontext"/>
          <w:rtl/>
        </w:rPr>
        <w:t xml:space="preserve"> </w:t>
      </w:r>
      <w:r w:rsidRPr="00C35A2C">
        <w:rPr>
          <w:rFonts w:ascii="Fb Fontext" w:hAnsi="Fb Fontext" w:hint="cs"/>
          <w:rtl/>
        </w:rPr>
        <w:t>בשמים</w:t>
      </w:r>
      <w:r w:rsidRPr="00C35A2C">
        <w:rPr>
          <w:rFonts w:ascii="Fb Fontext" w:hAnsi="Fb Fontext"/>
          <w:rtl/>
        </w:rPr>
        <w:t xml:space="preserve"> </w:t>
      </w:r>
      <w:r>
        <w:rPr>
          <w:rFonts w:ascii="Fb Fontext" w:hAnsi="Fb Fontext" w:hint="cs"/>
          <w:rtl/>
        </w:rPr>
        <w:t xml:space="preserve">קטנה </w:t>
      </w:r>
      <w:r w:rsidRPr="00C35A2C">
        <w:rPr>
          <w:rFonts w:ascii="Fb Fontext" w:hAnsi="Fb Fontext" w:hint="cs"/>
          <w:rtl/>
        </w:rPr>
        <w:t>ויש</w:t>
      </w:r>
      <w:r w:rsidRPr="00C35A2C">
        <w:rPr>
          <w:rFonts w:ascii="Fb Fontext" w:hAnsi="Fb Fontext"/>
          <w:rtl/>
        </w:rPr>
        <w:t xml:space="preserve"> </w:t>
      </w:r>
      <w:r w:rsidRPr="00C35A2C">
        <w:rPr>
          <w:rFonts w:ascii="Fb Fontext" w:hAnsi="Fb Fontext" w:hint="cs"/>
          <w:rtl/>
        </w:rPr>
        <w:t>לה</w:t>
      </w:r>
      <w:r w:rsidRPr="00C35A2C">
        <w:rPr>
          <w:rFonts w:ascii="Fb Fontext" w:hAnsi="Fb Fontext"/>
          <w:rtl/>
        </w:rPr>
        <w:t xml:space="preserve"> </w:t>
      </w:r>
      <w:r w:rsidRPr="00C35A2C">
        <w:rPr>
          <w:rFonts w:ascii="Fb Fontext" w:hAnsi="Fb Fontext" w:hint="cs"/>
          <w:rtl/>
        </w:rPr>
        <w:t>שם</w:t>
      </w:r>
      <w:r w:rsidRPr="00C35A2C">
        <w:rPr>
          <w:rFonts w:ascii="Fb Fontext" w:hAnsi="Fb Fontext"/>
          <w:rtl/>
        </w:rPr>
        <w:t xml:space="preserve"> </w:t>
      </w:r>
      <w:r w:rsidRPr="00C35A2C">
        <w:rPr>
          <w:rFonts w:ascii="Fb Fontext" w:hAnsi="Fb Fontext" w:hint="cs"/>
          <w:rtl/>
        </w:rPr>
        <w:t>בפנ</w:t>
      </w:r>
      <w:r w:rsidRPr="00C35A2C">
        <w:rPr>
          <w:rFonts w:ascii="Fb Fontext" w:hAnsi="Fb Fontext"/>
          <w:rtl/>
        </w:rPr>
        <w:t>"</w:t>
      </w:r>
      <w:r w:rsidRPr="00C35A2C">
        <w:rPr>
          <w:rFonts w:ascii="Fb Fontext" w:hAnsi="Fb Fontext" w:hint="cs"/>
          <w:rtl/>
        </w:rPr>
        <w:t>ע</w:t>
      </w:r>
      <w:r w:rsidRPr="00C35A2C">
        <w:rPr>
          <w:rFonts w:ascii="Fb Fontext" w:hAnsi="Fb Fontext"/>
          <w:rtl/>
        </w:rPr>
        <w:t xml:space="preserve"> </w:t>
      </w:r>
      <w:r w:rsidRPr="00C35A2C">
        <w:rPr>
          <w:rFonts w:ascii="Fb Fontext" w:hAnsi="Fb Fontext" w:hint="cs"/>
          <w:rtl/>
        </w:rPr>
        <w:t>אינה</w:t>
      </w:r>
      <w:r w:rsidRPr="00C35A2C">
        <w:rPr>
          <w:rFonts w:ascii="Fb Fontext" w:hAnsi="Fb Fontext"/>
          <w:rtl/>
        </w:rPr>
        <w:t xml:space="preserve"> </w:t>
      </w:r>
      <w:r w:rsidRPr="00C35A2C">
        <w:rPr>
          <w:rFonts w:ascii="Fb Fontext" w:hAnsi="Fb Fontext" w:hint="cs"/>
          <w:rtl/>
        </w:rPr>
        <w:t>נמכרת</w:t>
      </w:r>
      <w:r w:rsidRPr="00C35A2C">
        <w:rPr>
          <w:rFonts w:ascii="Fb Fontext" w:hAnsi="Fb Fontext"/>
          <w:rtl/>
        </w:rPr>
        <w:t xml:space="preserve"> </w:t>
      </w:r>
      <w:r w:rsidRPr="00C35A2C">
        <w:rPr>
          <w:rFonts w:ascii="Fb Fontext" w:hAnsi="Fb Fontext" w:hint="cs"/>
          <w:rtl/>
        </w:rPr>
        <w:t>עמה</w:t>
      </w:r>
    </w:p>
    <w:p w14:paraId="639556ED" w14:textId="77777777" w:rsidR="00FB60E0" w:rsidRPr="00C35A2C" w:rsidRDefault="00FB60E0" w:rsidP="00FB60E0">
      <w:pPr>
        <w:spacing w:after="60"/>
        <w:rPr>
          <w:rFonts w:ascii="Fb Fontext" w:hAnsi="Fb Fontext"/>
          <w:rtl/>
        </w:rPr>
      </w:pPr>
      <w:r w:rsidRPr="00421564">
        <w:rPr>
          <w:rStyle w:val="affffe"/>
          <w:rFonts w:hint="cs"/>
          <w:rtl/>
        </w:rPr>
        <w:t>ר</w:t>
      </w:r>
      <w:r w:rsidRPr="00421564">
        <w:rPr>
          <w:rStyle w:val="affffe"/>
          <w:rtl/>
        </w:rPr>
        <w:t>"</w:t>
      </w:r>
      <w:r w:rsidRPr="00421564">
        <w:rPr>
          <w:rStyle w:val="affffe"/>
          <w:rFonts w:hint="cs"/>
          <w:rtl/>
        </w:rPr>
        <w:t>פ</w:t>
      </w:r>
      <w:r w:rsidRPr="00421564">
        <w:rPr>
          <w:rStyle w:val="affffe"/>
          <w:rtl/>
        </w:rPr>
        <w:t>:</w:t>
      </w:r>
      <w:r w:rsidRPr="00C35A2C">
        <w:rPr>
          <w:rFonts w:ascii="Fb Fontext" w:hAnsi="Fb Fontext"/>
          <w:rtl/>
        </w:rPr>
        <w:t xml:space="preserve"> </w:t>
      </w:r>
      <w:r w:rsidRPr="00C35A2C">
        <w:rPr>
          <w:rFonts w:ascii="Fb Fontext" w:hAnsi="Fb Fontext" w:hint="cs"/>
          <w:rtl/>
        </w:rPr>
        <w:t>והוא</w:t>
      </w:r>
      <w:r w:rsidRPr="00C35A2C">
        <w:rPr>
          <w:rFonts w:ascii="Fb Fontext" w:hAnsi="Fb Fontext"/>
          <w:rtl/>
        </w:rPr>
        <w:t xml:space="preserve"> </w:t>
      </w:r>
      <w:r w:rsidRPr="00C35A2C">
        <w:rPr>
          <w:rFonts w:ascii="Fb Fontext" w:hAnsi="Fb Fontext" w:hint="cs"/>
          <w:rtl/>
        </w:rPr>
        <w:t>דקרו</w:t>
      </w:r>
      <w:r w:rsidRPr="00C35A2C">
        <w:rPr>
          <w:rFonts w:ascii="Fb Fontext" w:hAnsi="Fb Fontext"/>
          <w:rtl/>
        </w:rPr>
        <w:t xml:space="preserve"> </w:t>
      </w:r>
      <w:r w:rsidRPr="00C35A2C">
        <w:rPr>
          <w:rFonts w:ascii="Fb Fontext" w:hAnsi="Fb Fontext" w:hint="cs"/>
          <w:rtl/>
        </w:rPr>
        <w:t>לה</w:t>
      </w:r>
      <w:r w:rsidRPr="00C35A2C">
        <w:rPr>
          <w:rFonts w:ascii="Fb Fontext" w:hAnsi="Fb Fontext"/>
          <w:rtl/>
        </w:rPr>
        <w:t xml:space="preserve"> </w:t>
      </w:r>
      <w:r>
        <w:rPr>
          <w:rFonts w:ascii="Fb Fontext" w:hAnsi="Fb Fontext" w:hint="cs"/>
          <w:rtl/>
        </w:rPr>
        <w:t xml:space="preserve">'בית ורדים </w:t>
      </w:r>
      <w:r w:rsidRPr="00C35A2C">
        <w:rPr>
          <w:rFonts w:ascii="Fb Fontext" w:hAnsi="Fb Fontext" w:hint="cs"/>
          <w:rtl/>
        </w:rPr>
        <w:t>דפל</w:t>
      </w:r>
      <w:r>
        <w:rPr>
          <w:rFonts w:ascii="Fb Fontext" w:hAnsi="Fb Fontext" w:hint="cs"/>
          <w:rtl/>
        </w:rPr>
        <w:t>וני'</w:t>
      </w:r>
      <w:r w:rsidRPr="00C35A2C">
        <w:rPr>
          <w:rFonts w:ascii="Fb Fontext" w:hAnsi="Fb Fontext" w:hint="cs"/>
          <w:rtl/>
        </w:rPr>
        <w:t xml:space="preserve"> </w:t>
      </w:r>
      <w:r w:rsidRPr="00421564">
        <w:rPr>
          <w:rStyle w:val="afffff0"/>
          <w:rFonts w:hint="cs"/>
          <w:rtl/>
        </w:rPr>
        <w:t>[שם בפנ</w:t>
      </w:r>
      <w:r w:rsidRPr="00421564">
        <w:rPr>
          <w:rStyle w:val="afffff0"/>
          <w:rtl/>
        </w:rPr>
        <w:t>"</w:t>
      </w:r>
      <w:r w:rsidRPr="00421564">
        <w:rPr>
          <w:rStyle w:val="afffff0"/>
          <w:rFonts w:hint="cs"/>
          <w:rtl/>
        </w:rPr>
        <w:t>ע]</w:t>
      </w:r>
      <w:r w:rsidRPr="00421564">
        <w:rPr>
          <w:rStyle w:val="afffff0"/>
          <w:rtl/>
        </w:rPr>
        <w:t>.</w:t>
      </w:r>
    </w:p>
    <w:p w14:paraId="7334BFAD" w14:textId="77777777" w:rsidR="00FB60E0" w:rsidRPr="00C35A2C" w:rsidRDefault="00FB60E0" w:rsidP="00FB60E0">
      <w:pPr>
        <w:spacing w:after="60"/>
        <w:rPr>
          <w:rFonts w:ascii="Fb Fontext" w:hAnsi="Fb Fontext"/>
          <w:rtl/>
        </w:rPr>
      </w:pPr>
      <w:r w:rsidRPr="00421564">
        <w:rPr>
          <w:rStyle w:val="afffc"/>
          <w:rFonts w:hint="cs"/>
          <w:rtl/>
        </w:rPr>
        <w:t>ולא</w:t>
      </w:r>
      <w:r w:rsidRPr="00421564">
        <w:rPr>
          <w:rStyle w:val="afffc"/>
          <w:rtl/>
        </w:rPr>
        <w:t xml:space="preserve"> </w:t>
      </w:r>
      <w:r w:rsidRPr="00421564">
        <w:rPr>
          <w:rStyle w:val="afffc"/>
          <w:rFonts w:hint="cs"/>
          <w:rtl/>
        </w:rPr>
        <w:t>השומירה</w:t>
      </w:r>
      <w:r w:rsidRPr="00421564">
        <w:rPr>
          <w:rStyle w:val="afffc"/>
          <w:rtl/>
        </w:rPr>
        <w:t xml:space="preserve"> </w:t>
      </w:r>
      <w:r w:rsidRPr="00421564">
        <w:rPr>
          <w:rStyle w:val="afffc"/>
          <w:rFonts w:hint="cs"/>
          <w:rtl/>
        </w:rPr>
        <w:t>העשויה</w:t>
      </w:r>
      <w:r w:rsidRPr="00421564">
        <w:rPr>
          <w:rStyle w:val="afffc"/>
          <w:rtl/>
        </w:rPr>
        <w:t xml:space="preserve"> </w:t>
      </w:r>
      <w:r w:rsidRPr="00421564">
        <w:rPr>
          <w:rStyle w:val="afffc"/>
          <w:rFonts w:hint="cs"/>
          <w:rtl/>
        </w:rPr>
        <w:t>בטיט</w:t>
      </w:r>
      <w:r w:rsidRPr="00421564">
        <w:rPr>
          <w:rStyle w:val="afffc"/>
          <w:rtl/>
        </w:rPr>
        <w:t>.</w:t>
      </w:r>
      <w:r w:rsidRPr="00C35A2C">
        <w:rPr>
          <w:rFonts w:ascii="Fb Fontext" w:hAnsi="Fb Fontext" w:hint="cs"/>
          <w:rtl/>
        </w:rPr>
        <w:t xml:space="preserve"> </w:t>
      </w:r>
      <w:r>
        <w:rPr>
          <w:rFonts w:ascii="Fb Fontext" w:hAnsi="Fb Fontext" w:hint="cs"/>
          <w:rtl/>
        </w:rPr>
        <w:t>ואף שמחוברת לקרקע</w:t>
      </w:r>
      <w:r w:rsidRPr="00C35A2C">
        <w:rPr>
          <w:rFonts w:ascii="Fb Fontext" w:hAnsi="Fb Fontext"/>
          <w:rtl/>
        </w:rPr>
        <w:t>.</w:t>
      </w:r>
    </w:p>
    <w:p w14:paraId="49AA3A2C" w14:textId="77777777" w:rsidR="00FB60E0" w:rsidRDefault="00FB60E0" w:rsidP="00FB60E0">
      <w:pPr>
        <w:rPr>
          <w:rFonts w:ascii="Fb Fontext" w:hAnsi="Fb Fontext"/>
          <w:rtl/>
        </w:rPr>
      </w:pPr>
      <w:r w:rsidRPr="00421564">
        <w:rPr>
          <w:rStyle w:val="afff8"/>
          <w:rtl/>
        </w:rPr>
        <w:t>מלבנות של פתחים</w:t>
      </w:r>
      <w:r w:rsidRPr="00C35A2C">
        <w:rPr>
          <w:rFonts w:ascii="Fb Fontext" w:hAnsi="Fb Fontext"/>
          <w:rtl/>
        </w:rPr>
        <w:t>,</w:t>
      </w:r>
      <w:r>
        <w:rPr>
          <w:rFonts w:ascii="Fb Fontext" w:hAnsi="Fb Fontext" w:hint="cs"/>
          <w:rtl/>
        </w:rPr>
        <w:t xml:space="preserve"> </w:t>
      </w:r>
      <w:r w:rsidRPr="00421564">
        <w:rPr>
          <w:rStyle w:val="afff8"/>
          <w:rFonts w:hint="cs"/>
          <w:rtl/>
        </w:rPr>
        <w:t>כשמחוברים בטיט</w:t>
      </w:r>
      <w:r>
        <w:rPr>
          <w:rFonts w:ascii="Fb Fontext" w:hAnsi="Fb Fontext" w:hint="cs"/>
          <w:rtl/>
        </w:rPr>
        <w:t xml:space="preserve"> </w:t>
      </w:r>
      <w:r w:rsidRPr="00C35A2C">
        <w:rPr>
          <w:rFonts w:ascii="Fb Fontext" w:hAnsi="Fb Fontext"/>
          <w:rtl/>
        </w:rPr>
        <w:t xml:space="preserve">נמכרים </w:t>
      </w:r>
    </w:p>
    <w:p w14:paraId="22867A3C" w14:textId="77777777" w:rsidR="00FB60E0" w:rsidRPr="00C35A2C" w:rsidRDefault="00FB60E0" w:rsidP="00FB60E0">
      <w:pPr>
        <w:ind w:left="1017" w:firstLine="113"/>
        <w:rPr>
          <w:rFonts w:ascii="Fb Fontext" w:hAnsi="Fb Fontext"/>
          <w:rtl/>
        </w:rPr>
      </w:pPr>
      <w:r>
        <w:rPr>
          <w:rStyle w:val="affffe"/>
          <w:rFonts w:ascii="Fb Fontext" w:hAnsi="Fb Fontext" w:hint="cs"/>
          <w:sz w:val="30"/>
          <w:szCs w:val="16"/>
          <w:rtl/>
          <w:rPrChange w:id="9281" w:author="מנוע אמוראים" w:date="2026-10-05T16:41:09Z">
            <w:rPr>
              <w:rFonts w:ascii="Fb Fontext" w:hAnsi="Fb Fontext" w:hint="cs"/>
              <w:sz w:val="30"/>
              <w:szCs w:val="16"/>
              <w:rtl/>
            </w:rPr>
          </w:rPrChange>
        </w:rPr>
        <w:t xml:space="preserve">ר</w:t>
      </w:r>
      <w:r>
        <w:rPr>
          <w:rStyle w:val="affffe"/>
          <w:rFonts w:ascii="Fb Fontext" w:hAnsi="Fb Fontext"/>
          <w:sz w:val="30"/>
          <w:szCs w:val="16"/>
          <w:rtl/>
          <w:rPrChange w:id="9282" w:author="מנוע אמוראים" w:date="2026-10-05T16:41:09Z">
            <w:rPr>
              <w:rFonts w:ascii="Fb Fontext" w:hAnsi="Fb Fontext"/>
              <w:sz w:val="30"/>
              <w:szCs w:val="16"/>
              <w:rtl/>
            </w:rPr>
          </w:rPrChange>
        </w:rPr>
        <w:t xml:space="preserve">"</w:t>
      </w:r>
      <w:r>
        <w:rPr>
          <w:rStyle w:val="affffe"/>
          <w:rFonts w:ascii="Fb Fontext" w:hAnsi="Fb Fontext" w:hint="cs"/>
          <w:sz w:val="30"/>
          <w:szCs w:val="16"/>
          <w:rtl/>
          <w:rPrChange w:id="9283" w:author="מנוע אמוראים" w:date="2026-10-05T16:41:09Z">
            <w:rPr>
              <w:rFonts w:ascii="Fb Fontext" w:hAnsi="Fb Fontext" w:hint="cs"/>
              <w:sz w:val="30"/>
              <w:szCs w:val="16"/>
              <w:rtl/>
            </w:rPr>
          </w:rPrChange>
        </w:rPr>
        <w:t xml:space="preserve">ש</w:t>
      </w:r>
      <w:r>
        <w:rPr>
          <w:rFonts w:ascii="Fb Fontext" w:hAnsi="Fb Fontext" w:hint="cs"/>
          <w:sz w:val="30"/>
          <w:szCs w:val="16"/>
          <w:rtl/>
        </w:rPr>
        <w:t>:</w:t>
      </w:r>
      <w:r w:rsidRPr="00C35A2C">
        <w:rPr>
          <w:rFonts w:ascii="Fb Fontext" w:hAnsi="Fb Fontext" w:hint="cs"/>
          <w:sz w:val="30"/>
          <w:szCs w:val="16"/>
          <w:rtl/>
        </w:rPr>
        <w:t xml:space="preserve"> אפתח הבית</w:t>
      </w:r>
      <w:r>
        <w:rPr>
          <w:rFonts w:ascii="Fb Fontext" w:hAnsi="Fb Fontext" w:hint="cs"/>
          <w:sz w:val="30"/>
          <w:szCs w:val="16"/>
          <w:rtl/>
        </w:rPr>
        <w:t>,</w:t>
      </w:r>
      <w:r>
        <w:rPr>
          <w:rFonts w:ascii="Fb Fontext" w:hAnsi="Fb Fontext" w:hint="cs"/>
          <w:sz w:val="30"/>
          <w:szCs w:val="16"/>
          <w:rtl/>
        </w:rPr>
        <w:t xml:space="preserve"> </w:t>
      </w:r>
      <w:r>
        <w:rPr>
          <w:rStyle w:val="affffe"/>
          <w:rFonts w:ascii="Fb Fontext" w:hAnsi="Fb Fontext" w:hint="cs"/>
          <w:sz w:val="30"/>
          <w:szCs w:val="16"/>
          <w:rtl/>
          <w:rPrChange w:id="9284" w:author="מנוע אמוראים" w:date="2026-10-05T16:41:09Z">
            <w:rPr>
              <w:rFonts w:ascii="Fb Fontext" w:hAnsi="Fb Fontext" w:hint="cs"/>
              <w:sz w:val="30"/>
              <w:szCs w:val="16"/>
              <w:rtl/>
            </w:rPr>
          </w:rPrChange>
        </w:rPr>
        <w:t xml:space="preserve">ר</w:t>
      </w:r>
      <w:r>
        <w:rPr>
          <w:rStyle w:val="affffe"/>
          <w:rFonts w:ascii="Fb Fontext" w:hAnsi="Fb Fontext"/>
          <w:sz w:val="30"/>
          <w:szCs w:val="16"/>
          <w:rtl/>
          <w:rPrChange w:id="9285" w:author="מנוע אמוראים" w:date="2026-10-05T16:41:09Z">
            <w:rPr>
              <w:rFonts w:ascii="Fb Fontext" w:hAnsi="Fb Fontext"/>
              <w:sz w:val="30"/>
              <w:szCs w:val="16"/>
              <w:rtl/>
            </w:rPr>
          </w:rPrChange>
        </w:rPr>
        <w:t xml:space="preserve">"</w:t>
      </w:r>
      <w:r>
        <w:rPr>
          <w:rStyle w:val="affffe"/>
          <w:rFonts w:ascii="Fb Fontext" w:hAnsi="Fb Fontext" w:hint="cs"/>
          <w:sz w:val="30"/>
          <w:szCs w:val="16"/>
          <w:rtl/>
          <w:rPrChange w:id="9286" w:author="מנוע אמוראים" w:date="2026-10-05T16:41:09Z">
            <w:rPr>
              <w:rFonts w:ascii="Fb Fontext" w:hAnsi="Fb Fontext" w:hint="cs"/>
              <w:sz w:val="30"/>
              <w:szCs w:val="16"/>
              <w:rtl/>
            </w:rPr>
          </w:rPrChange>
        </w:rPr>
        <w:t xml:space="preserve">י</w:t>
      </w:r>
      <w:r>
        <w:rPr>
          <w:rFonts w:ascii="Fb Fontext" w:hAnsi="Fb Fontext" w:hint="cs"/>
          <w:sz w:val="30"/>
          <w:szCs w:val="16"/>
          <w:rtl/>
        </w:rPr>
        <w:t>:</w:t>
      </w:r>
      <w:r w:rsidRPr="00C35A2C">
        <w:rPr>
          <w:rFonts w:ascii="Fb Fontext" w:hAnsi="Fb Fontext" w:hint="cs"/>
          <w:sz w:val="30"/>
          <w:szCs w:val="16"/>
          <w:rtl/>
        </w:rPr>
        <w:t xml:space="preserve"> </w:t>
      </w:r>
      <w:r>
        <w:rPr>
          <w:rFonts w:ascii="Fb Fontext" w:hAnsi="Fb Fontext" w:hint="cs"/>
          <w:sz w:val="30"/>
          <w:szCs w:val="16"/>
          <w:rtl/>
        </w:rPr>
        <w:t xml:space="preserve">על פתח </w:t>
      </w:r>
      <w:r w:rsidRPr="00C35A2C">
        <w:rPr>
          <w:rFonts w:ascii="Fb Fontext" w:hAnsi="Fb Fontext" w:hint="cs"/>
          <w:sz w:val="30"/>
          <w:szCs w:val="16"/>
          <w:rtl/>
        </w:rPr>
        <w:t>השומירה</w:t>
      </w:r>
    </w:p>
    <w:p w14:paraId="1C0C17E1" w14:textId="77777777" w:rsidR="00FB60E0" w:rsidRPr="00421564" w:rsidRDefault="00FB60E0" w:rsidP="00FB60E0">
      <w:pPr>
        <w:ind w:left="904" w:firstLine="113"/>
        <w:rPr>
          <w:rtl/>
        </w:rPr>
      </w:pPr>
      <w:r>
        <w:rPr>
          <w:rStyle w:val="afff8"/>
          <w:rFonts w:hint="cs"/>
          <w:rtl/>
        </w:rPr>
        <w:t xml:space="preserve">  </w:t>
      </w:r>
      <w:r w:rsidRPr="00421564">
        <w:rPr>
          <w:rStyle w:val="afff8"/>
          <w:rFonts w:hint="cs"/>
          <w:rtl/>
        </w:rPr>
        <w:t>כשלא מחבר בטיט</w:t>
      </w:r>
      <w:r>
        <w:rPr>
          <w:rFonts w:hint="cs"/>
          <w:rtl/>
        </w:rPr>
        <w:t xml:space="preserve"> </w:t>
      </w:r>
      <w:r w:rsidRPr="00421564">
        <w:rPr>
          <w:rStyle w:val="afffff0"/>
          <w:rFonts w:hint="cs"/>
          <w:rtl/>
        </w:rPr>
        <w:t>[אחוזים ביתדות עץ]-</w:t>
      </w:r>
      <w:r w:rsidRPr="00421564">
        <w:rPr>
          <w:rtl/>
        </w:rPr>
        <w:t xml:space="preserve"> </w:t>
      </w:r>
      <w:r w:rsidRPr="00421564">
        <w:rPr>
          <w:rFonts w:hint="cs"/>
          <w:rtl/>
        </w:rPr>
        <w:t>תיקו</w:t>
      </w:r>
      <w:r w:rsidRPr="00421564">
        <w:rPr>
          <w:rtl/>
        </w:rPr>
        <w:t>.</w:t>
      </w:r>
    </w:p>
    <w:p w14:paraId="16FCE28A" w14:textId="77777777" w:rsidR="00FB60E0" w:rsidRPr="00A27FAA" w:rsidRDefault="00FB60E0" w:rsidP="00FB60E0">
      <w:pPr>
        <w:rPr>
          <w:rFonts w:ascii="Fb Fontext" w:hAnsi="Fb Fontext"/>
          <w:spacing w:val="2"/>
          <w:rtl/>
        </w:rPr>
      </w:pPr>
      <w:r w:rsidRPr="00A27FAA">
        <w:rPr>
          <w:rStyle w:val="afff8"/>
          <w:rFonts w:hint="cs"/>
          <w:spacing w:val="2"/>
          <w:rtl/>
        </w:rPr>
        <w:t>מלבנות</w:t>
      </w:r>
      <w:r w:rsidRPr="00A27FAA">
        <w:rPr>
          <w:rStyle w:val="afff8"/>
          <w:spacing w:val="2"/>
          <w:rtl/>
        </w:rPr>
        <w:t xml:space="preserve"> </w:t>
      </w:r>
      <w:r w:rsidRPr="00A27FAA">
        <w:rPr>
          <w:rStyle w:val="afff8"/>
          <w:rFonts w:hint="cs"/>
          <w:spacing w:val="2"/>
          <w:rtl/>
        </w:rPr>
        <w:t>של</w:t>
      </w:r>
      <w:r w:rsidRPr="00A27FAA">
        <w:rPr>
          <w:rStyle w:val="afff8"/>
          <w:spacing w:val="2"/>
          <w:rtl/>
        </w:rPr>
        <w:t xml:space="preserve"> </w:t>
      </w:r>
      <w:r w:rsidRPr="00A27FAA">
        <w:rPr>
          <w:rStyle w:val="afff8"/>
          <w:rFonts w:hint="cs"/>
          <w:spacing w:val="2"/>
          <w:rtl/>
        </w:rPr>
        <w:t>חלונות</w:t>
      </w:r>
      <w:r w:rsidRPr="00A27FAA">
        <w:rPr>
          <w:rFonts w:ascii="Fb Fontext" w:hAnsi="Fb Fontext"/>
          <w:spacing w:val="2"/>
          <w:sz w:val="32"/>
          <w:rtl/>
        </w:rPr>
        <w:t xml:space="preserve">, </w:t>
      </w:r>
      <w:r w:rsidRPr="00A27FAA">
        <w:rPr>
          <w:rStyle w:val="affffe"/>
          <w:rFonts w:hint="cs"/>
          <w:spacing w:val="2"/>
          <w:rtl/>
        </w:rPr>
        <w:t>בעי</w:t>
      </w:r>
      <w:r w:rsidRPr="00A27FAA">
        <w:rPr>
          <w:rStyle w:val="affffe"/>
          <w:spacing w:val="2"/>
          <w:rtl/>
        </w:rPr>
        <w:t xml:space="preserve"> </w:t>
      </w:r>
      <w:r w:rsidRPr="00A27FAA">
        <w:rPr>
          <w:rStyle w:val="affffe"/>
          <w:rFonts w:hint="cs"/>
          <w:spacing w:val="2"/>
          <w:rtl/>
        </w:rPr>
        <w:t>ר</w:t>
      </w:r>
      <w:r w:rsidRPr="00A27FAA">
        <w:rPr>
          <w:rStyle w:val="affffe"/>
          <w:spacing w:val="2"/>
          <w:rtl/>
        </w:rPr>
        <w:t>"</w:t>
      </w:r>
      <w:r w:rsidRPr="00A27FAA">
        <w:rPr>
          <w:rStyle w:val="affffe"/>
          <w:rFonts w:hint="cs"/>
          <w:spacing w:val="2"/>
          <w:rtl/>
        </w:rPr>
        <w:t>ז</w:t>
      </w:r>
      <w:r w:rsidRPr="00A27FAA">
        <w:rPr>
          <w:rFonts w:ascii="Fb Fontext" w:hAnsi="Fb Fontext"/>
          <w:spacing w:val="2"/>
          <w:sz w:val="32"/>
          <w:rtl/>
        </w:rPr>
        <w:t xml:space="preserve"> </w:t>
      </w:r>
      <w:r w:rsidRPr="00A27FAA">
        <w:rPr>
          <w:rFonts w:ascii="Fb Fontext" w:hAnsi="Fb Fontext" w:hint="cs"/>
          <w:spacing w:val="2"/>
          <w:sz w:val="32"/>
          <w:rtl/>
        </w:rPr>
        <w:t>אי</w:t>
      </w:r>
      <w:r w:rsidRPr="00A27FAA">
        <w:rPr>
          <w:rFonts w:ascii="Fb Fontext" w:hAnsi="Fb Fontext"/>
          <w:spacing w:val="2"/>
          <w:sz w:val="32"/>
          <w:rtl/>
        </w:rPr>
        <w:t xml:space="preserve"> </w:t>
      </w:r>
      <w:r w:rsidRPr="00A27FAA">
        <w:rPr>
          <w:rFonts w:ascii="Fb Fontext" w:hAnsi="Fb Fontext" w:hint="cs"/>
          <w:spacing w:val="2"/>
          <w:sz w:val="32"/>
          <w:rtl/>
        </w:rPr>
        <w:t>לנוי</w:t>
      </w:r>
      <w:r w:rsidRPr="00A27FAA">
        <w:rPr>
          <w:rFonts w:ascii="Fb Fontext" w:hAnsi="Fb Fontext"/>
          <w:spacing w:val="2"/>
          <w:sz w:val="32"/>
          <w:rtl/>
        </w:rPr>
        <w:t xml:space="preserve"> </w:t>
      </w:r>
      <w:r w:rsidRPr="00A27FAA">
        <w:rPr>
          <w:rFonts w:ascii="Fb Fontext" w:hAnsi="Fb Fontext" w:hint="cs"/>
          <w:spacing w:val="2"/>
          <w:sz w:val="32"/>
          <w:rtl/>
        </w:rPr>
        <w:t>בעלמא</w:t>
      </w:r>
      <w:r w:rsidRPr="00A27FAA">
        <w:rPr>
          <w:rFonts w:ascii="Fb Fontext" w:hAnsi="Fb Fontext"/>
          <w:spacing w:val="2"/>
          <w:sz w:val="32"/>
          <w:rtl/>
        </w:rPr>
        <w:t xml:space="preserve">, </w:t>
      </w:r>
      <w:r w:rsidRPr="00A27FAA">
        <w:rPr>
          <w:rStyle w:val="affffe"/>
          <w:rFonts w:hint="cs"/>
          <w:spacing w:val="2"/>
          <w:rtl/>
        </w:rPr>
        <w:t>או</w:t>
      </w:r>
      <w:r w:rsidRPr="00A27FAA">
        <w:rPr>
          <w:rFonts w:ascii="Fb Fontext" w:hAnsi="Fb Fontext" w:hint="cs"/>
          <w:spacing w:val="2"/>
          <w:sz w:val="32"/>
          <w:rtl/>
        </w:rPr>
        <w:t xml:space="preserve"> כיון</w:t>
      </w:r>
      <w:r w:rsidRPr="00A27FAA">
        <w:rPr>
          <w:rFonts w:ascii="Fb Fontext" w:hAnsi="Fb Fontext"/>
          <w:spacing w:val="2"/>
          <w:sz w:val="32"/>
          <w:rtl/>
        </w:rPr>
        <w:t xml:space="preserve"> </w:t>
      </w:r>
      <w:r w:rsidRPr="00A27FAA">
        <w:rPr>
          <w:rFonts w:ascii="Fb Fontext" w:hAnsi="Fb Fontext" w:hint="cs"/>
          <w:spacing w:val="2"/>
          <w:sz w:val="32"/>
          <w:rtl/>
        </w:rPr>
        <w:t>דמחברי-</w:t>
      </w:r>
      <w:r w:rsidRPr="00A27FAA">
        <w:rPr>
          <w:rFonts w:ascii="Fb Fontext" w:hAnsi="Fb Fontext"/>
          <w:spacing w:val="2"/>
          <w:sz w:val="32"/>
          <w:rtl/>
        </w:rPr>
        <w:t xml:space="preserve"> </w:t>
      </w:r>
      <w:r w:rsidRPr="00A27FAA">
        <w:rPr>
          <w:rStyle w:val="afff8"/>
          <w:rFonts w:hint="cs"/>
          <w:spacing w:val="2"/>
          <w:rtl/>
        </w:rPr>
        <w:t>תיקו</w:t>
      </w:r>
      <w:r w:rsidRPr="00A27FAA">
        <w:rPr>
          <w:rFonts w:ascii="Fb Fontext" w:hAnsi="Fb Fontext"/>
          <w:spacing w:val="2"/>
          <w:sz w:val="32"/>
          <w:rtl/>
        </w:rPr>
        <w:t>.</w:t>
      </w:r>
    </w:p>
    <w:p w14:paraId="7E8B8CC3" w14:textId="77777777" w:rsidR="00FB60E0" w:rsidRDefault="00FB60E0" w:rsidP="00FB60E0">
      <w:pPr>
        <w:rPr>
          <w:rFonts w:ascii="Fb Fontext" w:hAnsi="Fb Fontext"/>
          <w:sz w:val="32"/>
          <w:rtl/>
        </w:rPr>
      </w:pPr>
      <w:r w:rsidRPr="00421564">
        <w:rPr>
          <w:rStyle w:val="afff8"/>
          <w:rFonts w:hint="cs"/>
          <w:rtl/>
        </w:rPr>
        <w:t>מלבנות</w:t>
      </w:r>
      <w:r w:rsidRPr="00421564">
        <w:rPr>
          <w:rStyle w:val="afff8"/>
          <w:rtl/>
        </w:rPr>
        <w:t xml:space="preserve"> </w:t>
      </w:r>
      <w:r w:rsidRPr="00421564">
        <w:rPr>
          <w:rStyle w:val="afff8"/>
          <w:rFonts w:hint="cs"/>
          <w:rtl/>
        </w:rPr>
        <w:t>של</w:t>
      </w:r>
      <w:r w:rsidRPr="00421564">
        <w:rPr>
          <w:rStyle w:val="afff8"/>
          <w:rtl/>
        </w:rPr>
        <w:t xml:space="preserve"> </w:t>
      </w:r>
      <w:r w:rsidRPr="00421564">
        <w:rPr>
          <w:rStyle w:val="afff8"/>
          <w:rFonts w:hint="cs"/>
          <w:rtl/>
        </w:rPr>
        <w:t>כרעי</w:t>
      </w:r>
      <w:r w:rsidRPr="00421564">
        <w:rPr>
          <w:rStyle w:val="afff8"/>
          <w:rtl/>
        </w:rPr>
        <w:t xml:space="preserve"> </w:t>
      </w:r>
      <w:r w:rsidRPr="00421564">
        <w:rPr>
          <w:rStyle w:val="afff8"/>
          <w:rFonts w:hint="cs"/>
          <w:rtl/>
        </w:rPr>
        <w:t>המטה</w:t>
      </w:r>
      <w:r w:rsidRPr="00C35A2C">
        <w:rPr>
          <w:rFonts w:ascii="Fb Fontext" w:hAnsi="Fb Fontext"/>
          <w:rtl/>
        </w:rPr>
        <w:t xml:space="preserve">, </w:t>
      </w:r>
      <w:r>
        <w:rPr>
          <w:rFonts w:ascii="Fb Fontext" w:hAnsi="Fb Fontext" w:hint="cs"/>
          <w:rtl/>
        </w:rPr>
        <w:t xml:space="preserve">כשמטלטלים עמה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תיבעי</w:t>
      </w:r>
      <w:r w:rsidRPr="00C35A2C">
        <w:rPr>
          <w:rFonts w:ascii="Fb Fontext" w:hAnsi="Fb Fontext"/>
          <w:rtl/>
        </w:rPr>
        <w:t xml:space="preserve"> </w:t>
      </w:r>
      <w:r w:rsidRPr="00C35A2C">
        <w:rPr>
          <w:rFonts w:ascii="Fb Fontext" w:hAnsi="Fb Fontext" w:hint="cs"/>
          <w:rtl/>
        </w:rPr>
        <w:t>לך</w:t>
      </w:r>
      <w:r>
        <w:rPr>
          <w:rFonts w:ascii="Fb Fontext" w:hAnsi="Fb Fontext" w:hint="cs"/>
          <w:rtl/>
        </w:rPr>
        <w:t xml:space="preserve"> </w:t>
      </w:r>
    </w:p>
    <w:p w14:paraId="4AA423BA" w14:textId="77777777" w:rsidR="00FB60E0" w:rsidRPr="00C35A2C" w:rsidRDefault="00FB60E0" w:rsidP="00FB60E0">
      <w:pPr>
        <w:ind w:left="1243" w:firstLine="113"/>
        <w:rPr>
          <w:rFonts w:cs="Guttman Vilna"/>
          <w:b/>
          <w:bCs/>
          <w:sz w:val="32"/>
          <w:rtl/>
        </w:rPr>
      </w:pPr>
      <w:r>
        <w:rPr>
          <w:rFonts w:ascii="Fb Fontext" w:hAnsi="Fb Fontext" w:hint="cs"/>
          <w:sz w:val="32"/>
          <w:rtl/>
        </w:rPr>
        <w:t>כ</w:t>
      </w:r>
      <w:r w:rsidRPr="00C35A2C">
        <w:rPr>
          <w:rFonts w:ascii="Fb Fontext" w:hAnsi="Fb Fontext"/>
          <w:sz w:val="32"/>
          <w:rtl/>
        </w:rPr>
        <w:t>ש</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מיטלטלי</w:t>
      </w:r>
      <w:r>
        <w:rPr>
          <w:rFonts w:ascii="Fb Fontext" w:hAnsi="Fb Fontext" w:hint="cs"/>
          <w:sz w:val="32"/>
          <w:rtl/>
        </w:rPr>
        <w:t xml:space="preserve"> </w:t>
      </w:r>
      <w:r w:rsidRPr="00421564">
        <w:rPr>
          <w:rStyle w:val="affffe"/>
          <w:rFonts w:hint="cs"/>
          <w:rtl/>
        </w:rPr>
        <w:t>בעי רי''ר</w:t>
      </w:r>
      <w:r w:rsidRPr="00C35A2C">
        <w:rPr>
          <w:rFonts w:ascii="Fb Fontext" w:hAnsi="Fb Fontext"/>
          <w:sz w:val="32"/>
          <w:rtl/>
        </w:rPr>
        <w:t xml:space="preserve">, </w:t>
      </w:r>
      <w:r w:rsidRPr="00C35A2C">
        <w:rPr>
          <w:rFonts w:ascii="Fb Fontext" w:hAnsi="Fb Fontext" w:hint="cs"/>
          <w:sz w:val="32"/>
          <w:rtl/>
        </w:rPr>
        <w:t>-</w:t>
      </w:r>
      <w:r w:rsidRPr="0081371E">
        <w:rPr>
          <w:rStyle w:val="afff8"/>
          <w:rFonts w:hint="cs"/>
          <w:rtl/>
        </w:rPr>
        <w:t>תיקו</w:t>
      </w:r>
      <w:r w:rsidRPr="00C35A2C">
        <w:rPr>
          <w:rFonts w:ascii="Fb Fontext" w:hAnsi="Fb Fontext"/>
          <w:sz w:val="32"/>
          <w:rtl/>
        </w:rPr>
        <w:t>.</w:t>
      </w:r>
    </w:p>
    <w:p w14:paraId="15FB7F66" w14:textId="77777777" w:rsidR="00FB60E0" w:rsidRPr="00C35A2C" w:rsidRDefault="00FB60E0" w:rsidP="00982F98">
      <w:pPr>
        <w:pStyle w:val="affe"/>
        <w:framePr w:wrap="around"/>
        <w:rPr>
          <w:rtl/>
        </w:rPr>
      </w:pPr>
      <w:r w:rsidRPr="00C35A2C">
        <w:rPr>
          <w:rFonts w:hint="cs"/>
          <w:rtl/>
        </w:rPr>
        <w:t>סט:</w:t>
      </w:r>
    </w:p>
    <w:p w14:paraId="6C5323F3" w14:textId="77777777" w:rsidR="00FB60E0" w:rsidRPr="00801934" w:rsidRDefault="00FB60E0" w:rsidP="00FB60E0">
      <w:pPr>
        <w:pStyle w:val="afffb"/>
        <w:rPr>
          <w:rtl/>
        </w:rPr>
      </w:pPr>
      <w:ins w:id="9884" w:author="מספור קטעי משנה" w:date="2026-10-06T06:44:59Z">
        <w:r>
          <w:rPr>
            <w:rStyle w:val="MisparKeta"/>
          </w:rPr>
          <w:t xml:space="preserve">ה. </w:t>
        </w:r>
      </w:ins>
      <w:r w:rsidRPr="00801934">
        <w:rPr>
          <w:rFonts w:hint="cs"/>
          <w:rtl/>
        </w:rPr>
        <w:t>ולא</w:t>
      </w:r>
      <w:r w:rsidRPr="00801934">
        <w:rPr>
          <w:rtl/>
        </w:rPr>
        <w:t xml:space="preserve"> </w:t>
      </w:r>
      <w:r w:rsidRPr="00801934">
        <w:rPr>
          <w:rFonts w:hint="cs"/>
          <w:rtl/>
        </w:rPr>
        <w:t>את</w:t>
      </w:r>
      <w:r w:rsidRPr="00801934">
        <w:rPr>
          <w:rtl/>
        </w:rPr>
        <w:t xml:space="preserve"> </w:t>
      </w:r>
      <w:r w:rsidRPr="00801934">
        <w:rPr>
          <w:rFonts w:hint="cs"/>
          <w:rtl/>
        </w:rPr>
        <w:t>חרוב</w:t>
      </w:r>
      <w:r w:rsidRPr="00801934">
        <w:rPr>
          <w:rtl/>
        </w:rPr>
        <w:t xml:space="preserve"> </w:t>
      </w:r>
      <w:r w:rsidRPr="00801934">
        <w:rPr>
          <w:rFonts w:hint="cs"/>
          <w:rtl/>
        </w:rPr>
        <w:t>המורכב</w:t>
      </w:r>
      <w:r w:rsidRPr="00801934">
        <w:rPr>
          <w:rtl/>
        </w:rPr>
        <w:t xml:space="preserve"> </w:t>
      </w:r>
      <w:r w:rsidRPr="00801934">
        <w:rPr>
          <w:rFonts w:hint="cs"/>
          <w:rtl/>
        </w:rPr>
        <w:t>ולא</w:t>
      </w:r>
      <w:r w:rsidRPr="00801934">
        <w:rPr>
          <w:rtl/>
        </w:rPr>
        <w:t xml:space="preserve"> </w:t>
      </w:r>
      <w:r w:rsidRPr="00801934">
        <w:rPr>
          <w:rFonts w:hint="cs"/>
          <w:rtl/>
        </w:rPr>
        <w:t>סדן</w:t>
      </w:r>
      <w:r w:rsidRPr="00801934">
        <w:rPr>
          <w:rtl/>
        </w:rPr>
        <w:t xml:space="preserve"> </w:t>
      </w:r>
      <w:r w:rsidRPr="00801934">
        <w:rPr>
          <w:rFonts w:hint="cs"/>
          <w:rtl/>
        </w:rPr>
        <w:t>השקמה</w:t>
      </w:r>
      <w:r w:rsidRPr="00801934">
        <w:rPr>
          <w:rtl/>
        </w:rPr>
        <w:t xml:space="preserve"> </w:t>
      </w:r>
      <w:r w:rsidRPr="00801934">
        <w:rPr>
          <w:rFonts w:hint="cs"/>
          <w:rtl/>
        </w:rPr>
        <w:t>וכו</w:t>
      </w:r>
      <w:r w:rsidRPr="00801934">
        <w:rPr>
          <w:rtl/>
        </w:rPr>
        <w:t>'.</w:t>
      </w:r>
    </w:p>
    <w:p w14:paraId="4C970E73" w14:textId="77777777" w:rsidR="00FB60E0" w:rsidRPr="00421564" w:rsidRDefault="00FB60E0" w:rsidP="00FB60E0">
      <w:pPr>
        <w:pStyle w:val="36"/>
        <w:framePr w:wrap="notBeside"/>
        <w:rPr>
          <w:rtl/>
        </w:rPr>
      </w:pPr>
      <w:r w:rsidRPr="00421564">
        <w:rPr>
          <w:rFonts w:hint="cs"/>
          <w:rtl/>
        </w:rPr>
        <w:t>ריא</w:t>
      </w:r>
      <w:r w:rsidRPr="00421564">
        <w:rPr>
          <w:rtl/>
        </w:rPr>
        <w:t>"</w:t>
      </w:r>
      <w:r w:rsidRPr="00421564">
        <w:rPr>
          <w:rFonts w:hint="cs"/>
          <w:rtl/>
        </w:rPr>
        <w:t>ר</w:t>
      </w:r>
    </w:p>
    <w:p w14:paraId="5A121E47" w14:textId="77777777" w:rsidR="00FB60E0" w:rsidRPr="006765C4" w:rsidRDefault="00FB60E0" w:rsidP="00FB60E0">
      <w:pPr>
        <w:rPr>
          <w:rFonts w:cs="Guttman Vilna"/>
          <w:b/>
          <w:bCs/>
          <w:spacing w:val="-4"/>
          <w:sz w:val="32"/>
          <w:rtl/>
        </w:rPr>
      </w:pPr>
      <w:r w:rsidRPr="00421564">
        <w:rPr>
          <w:rStyle w:val="affff8"/>
          <w:rFonts w:hint="cs"/>
          <w:rtl/>
        </w:rPr>
        <w:t>'ויקם</w:t>
      </w:r>
      <w:r w:rsidRPr="00421564">
        <w:rPr>
          <w:rStyle w:val="affff8"/>
          <w:rtl/>
        </w:rPr>
        <w:t xml:space="preserve"> </w:t>
      </w:r>
      <w:r w:rsidRPr="00421564">
        <w:rPr>
          <w:rStyle w:val="affff8"/>
          <w:rFonts w:hint="cs"/>
          <w:rtl/>
        </w:rPr>
        <w:t>שדה</w:t>
      </w:r>
      <w:r w:rsidRPr="00421564">
        <w:rPr>
          <w:rStyle w:val="affff8"/>
          <w:rtl/>
        </w:rPr>
        <w:t xml:space="preserve"> </w:t>
      </w:r>
      <w:r w:rsidRPr="00421564">
        <w:rPr>
          <w:rStyle w:val="affff8"/>
          <w:rFonts w:hint="cs"/>
          <w:rtl/>
        </w:rPr>
        <w:t>עפרון</w:t>
      </w:r>
      <w:r w:rsidRPr="00421564">
        <w:rPr>
          <w:rStyle w:val="affff8"/>
          <w:rtl/>
        </w:rPr>
        <w:t xml:space="preserve"> </w:t>
      </w:r>
      <w:r w:rsidRPr="00421564">
        <w:rPr>
          <w:rStyle w:val="affff8"/>
          <w:rFonts w:hint="cs"/>
          <w:rtl/>
        </w:rPr>
        <w:t>אשר</w:t>
      </w:r>
      <w:r w:rsidRPr="00421564">
        <w:rPr>
          <w:rStyle w:val="affff8"/>
          <w:rtl/>
        </w:rPr>
        <w:t xml:space="preserve"> </w:t>
      </w:r>
      <w:r w:rsidRPr="00421564">
        <w:rPr>
          <w:rStyle w:val="affff8"/>
          <w:rFonts w:hint="cs"/>
          <w:rtl/>
        </w:rPr>
        <w:t>במכפלה</w:t>
      </w:r>
      <w:r w:rsidRPr="00421564">
        <w:rPr>
          <w:rStyle w:val="affff8"/>
          <w:rtl/>
        </w:rPr>
        <w:t xml:space="preserve"> </w:t>
      </w:r>
      <w:r w:rsidRPr="00421564">
        <w:rPr>
          <w:rStyle w:val="affff8"/>
          <w:rFonts w:hint="cs"/>
          <w:rtl/>
        </w:rPr>
        <w:t>וגו</w:t>
      </w:r>
      <w:r w:rsidRPr="00421564">
        <w:rPr>
          <w:rStyle w:val="affff8"/>
          <w:rtl/>
        </w:rPr>
        <w:t>',</w:t>
      </w:r>
      <w:r w:rsidRPr="006765C4">
        <w:rPr>
          <w:rFonts w:ascii="Fb Fontext" w:hAnsi="Fb Fontext"/>
          <w:spacing w:val="-4"/>
          <w:sz w:val="32"/>
          <w:rtl/>
        </w:rPr>
        <w:t xml:space="preserve"> </w:t>
      </w:r>
      <w:r w:rsidRPr="006765C4">
        <w:rPr>
          <w:rFonts w:ascii="Fb Fontext" w:hAnsi="Fb Fontext" w:hint="cs"/>
          <w:spacing w:val="-4"/>
          <w:sz w:val="32"/>
          <w:rtl/>
        </w:rPr>
        <w:t>מי</w:t>
      </w:r>
      <w:r w:rsidRPr="006765C4">
        <w:rPr>
          <w:rFonts w:ascii="Fb Fontext" w:hAnsi="Fb Fontext"/>
          <w:spacing w:val="-4"/>
          <w:sz w:val="32"/>
          <w:rtl/>
        </w:rPr>
        <w:t xml:space="preserve"> </w:t>
      </w:r>
      <w:r w:rsidRPr="006765C4">
        <w:rPr>
          <w:rFonts w:ascii="Fb Fontext" w:hAnsi="Fb Fontext" w:hint="cs"/>
          <w:spacing w:val="-4"/>
          <w:sz w:val="32"/>
          <w:rtl/>
        </w:rPr>
        <w:t>שצריך</w:t>
      </w:r>
      <w:r w:rsidRPr="006765C4">
        <w:rPr>
          <w:rFonts w:ascii="Fb Fontext" w:hAnsi="Fb Fontext"/>
          <w:spacing w:val="-4"/>
          <w:sz w:val="32"/>
          <w:rtl/>
        </w:rPr>
        <w:t xml:space="preserve"> </w:t>
      </w:r>
      <w:r w:rsidRPr="006765C4">
        <w:rPr>
          <w:rFonts w:ascii="Fb Fontext" w:hAnsi="Fb Fontext" w:hint="cs"/>
          <w:spacing w:val="-4"/>
          <w:sz w:val="32"/>
          <w:rtl/>
        </w:rPr>
        <w:t>לגבול</w:t>
      </w:r>
      <w:r w:rsidRPr="006765C4">
        <w:rPr>
          <w:rFonts w:ascii="Fb Fontext" w:hAnsi="Fb Fontext"/>
          <w:spacing w:val="-4"/>
          <w:sz w:val="32"/>
          <w:rtl/>
        </w:rPr>
        <w:t xml:space="preserve"> </w:t>
      </w:r>
      <w:r w:rsidRPr="006765C4">
        <w:rPr>
          <w:rFonts w:ascii="Fb Fontext" w:hAnsi="Fb Fontext" w:hint="cs"/>
          <w:spacing w:val="-4"/>
          <w:sz w:val="32"/>
          <w:rtl/>
        </w:rPr>
        <w:t>סביב</w:t>
      </w:r>
      <w:r w:rsidRPr="006765C4">
        <w:rPr>
          <w:rFonts w:ascii="Fb Fontext" w:hAnsi="Fb Fontext"/>
          <w:spacing w:val="-4"/>
          <w:sz w:val="32"/>
          <w:rtl/>
        </w:rPr>
        <w:t>,</w:t>
      </w:r>
      <w:r w:rsidRPr="006765C4">
        <w:rPr>
          <w:rFonts w:ascii="Fb Fontext" w:hAnsi="Fb Fontext" w:hint="cs"/>
          <w:spacing w:val="-4"/>
          <w:sz w:val="32"/>
          <w:rtl/>
        </w:rPr>
        <w:t xml:space="preserve">  יצאו</w:t>
      </w:r>
      <w:r w:rsidRPr="006765C4">
        <w:rPr>
          <w:rFonts w:ascii="Fb Fontext" w:hAnsi="Fb Fontext"/>
          <w:spacing w:val="-4"/>
          <w:sz w:val="32"/>
          <w:rtl/>
        </w:rPr>
        <w:t xml:space="preserve"> </w:t>
      </w:r>
      <w:r w:rsidRPr="006765C4">
        <w:rPr>
          <w:rFonts w:ascii="Fb Fontext" w:hAnsi="Fb Fontext" w:hint="cs"/>
          <w:spacing w:val="-4"/>
          <w:sz w:val="32"/>
          <w:rtl/>
        </w:rPr>
        <w:t>אלו</w:t>
      </w:r>
      <w:r w:rsidRPr="006765C4">
        <w:rPr>
          <w:rFonts w:ascii="Fb Fontext" w:hAnsi="Fb Fontext"/>
          <w:spacing w:val="-4"/>
          <w:sz w:val="32"/>
          <w:rtl/>
        </w:rPr>
        <w:t xml:space="preserve"> </w:t>
      </w:r>
      <w:r w:rsidRPr="006765C4">
        <w:rPr>
          <w:rFonts w:ascii="Fb Fontext" w:hAnsi="Fb Fontext" w:hint="cs"/>
          <w:spacing w:val="-4"/>
          <w:sz w:val="32"/>
          <w:rtl/>
        </w:rPr>
        <w:t>שאין</w:t>
      </w:r>
      <w:r w:rsidRPr="006765C4">
        <w:rPr>
          <w:rFonts w:ascii="Fb Fontext" w:hAnsi="Fb Fontext"/>
          <w:spacing w:val="-4"/>
          <w:sz w:val="32"/>
          <w:rtl/>
        </w:rPr>
        <w:t xml:space="preserve"> </w:t>
      </w:r>
      <w:r w:rsidRPr="006765C4">
        <w:rPr>
          <w:rFonts w:ascii="Fb Fontext" w:hAnsi="Fb Fontext" w:hint="cs"/>
          <w:spacing w:val="-4"/>
          <w:sz w:val="32"/>
          <w:rtl/>
        </w:rPr>
        <w:t>צריכין</w:t>
      </w:r>
      <w:r w:rsidRPr="006765C4">
        <w:rPr>
          <w:rFonts w:ascii="Fb Fontext" w:hAnsi="Fb Fontext"/>
          <w:spacing w:val="-4"/>
          <w:sz w:val="32"/>
          <w:rtl/>
        </w:rPr>
        <w:t xml:space="preserve"> </w:t>
      </w:r>
      <w:r w:rsidRPr="006765C4">
        <w:rPr>
          <w:rFonts w:ascii="Fb Fontext" w:hAnsi="Fb Fontext" w:hint="cs"/>
          <w:spacing w:val="-4"/>
          <w:sz w:val="32"/>
          <w:rtl/>
        </w:rPr>
        <w:t>לגבול</w:t>
      </w:r>
      <w:r w:rsidRPr="006765C4">
        <w:rPr>
          <w:rFonts w:ascii="Fb Fontext" w:hAnsi="Fb Fontext"/>
          <w:spacing w:val="-4"/>
          <w:sz w:val="32"/>
          <w:rtl/>
        </w:rPr>
        <w:t xml:space="preserve"> </w:t>
      </w:r>
      <w:r w:rsidRPr="006765C4">
        <w:rPr>
          <w:rFonts w:ascii="Fb Fontext" w:hAnsi="Fb Fontext" w:hint="cs"/>
          <w:spacing w:val="-4"/>
          <w:sz w:val="32"/>
          <w:rtl/>
        </w:rPr>
        <w:t>סביב</w:t>
      </w:r>
      <w:r w:rsidRPr="00F10693">
        <w:rPr>
          <w:rFonts w:hint="cs"/>
          <w:rtl/>
        </w:rPr>
        <w:t>'</w:t>
      </w:r>
      <w:r w:rsidRPr="00F10693">
        <w:rPr>
          <w:rtl/>
        </w:rPr>
        <w:t>.</w:t>
      </w:r>
    </w:p>
    <w:p w14:paraId="04207518" w14:textId="77777777" w:rsidR="00FB60E0" w:rsidRPr="00421564" w:rsidRDefault="00FB60E0" w:rsidP="00FB60E0">
      <w:pPr>
        <w:pStyle w:val="36"/>
        <w:framePr w:wrap="notBeside"/>
        <w:rPr>
          <w:rtl/>
        </w:rPr>
      </w:pPr>
      <w:r w:rsidRPr="00421564">
        <w:rPr>
          <w:rFonts w:hint="cs"/>
          <w:rtl/>
        </w:rPr>
        <w:t>ר</w:t>
      </w:r>
      <w:r w:rsidRPr="00421564">
        <w:rPr>
          <w:rtl/>
        </w:rPr>
        <w:t>"</w:t>
      </w:r>
      <w:r w:rsidRPr="00421564">
        <w:rPr>
          <w:rFonts w:hint="cs"/>
          <w:rtl/>
        </w:rPr>
        <w:t>מש</w:t>
      </w:r>
      <w:r w:rsidRPr="00421564">
        <w:rPr>
          <w:rtl/>
        </w:rPr>
        <w:t>:</w:t>
      </w:r>
    </w:p>
    <w:p w14:paraId="6C38D163" w14:textId="77777777" w:rsidR="00FB60E0" w:rsidRPr="00C35A2C" w:rsidRDefault="00FB60E0" w:rsidP="00FB60E0">
      <w:pPr>
        <w:spacing w:after="60"/>
        <w:rPr>
          <w:rFonts w:cs="Guttman Vilna"/>
          <w:b/>
          <w:bCs/>
          <w:sz w:val="32"/>
          <w:rtl/>
        </w:rPr>
      </w:pPr>
      <w:r w:rsidRPr="00C35A2C">
        <w:rPr>
          <w:rFonts w:ascii="Fb Fontext" w:hAnsi="Fb Fontext" w:hint="cs"/>
          <w:sz w:val="32"/>
          <w:rtl/>
        </w:rPr>
        <w:t>מכאן</w:t>
      </w:r>
      <w:r w:rsidRPr="00C35A2C">
        <w:rPr>
          <w:rFonts w:ascii="Fb Fontext" w:hAnsi="Fb Fontext"/>
          <w:sz w:val="32"/>
          <w:rtl/>
        </w:rPr>
        <w:t xml:space="preserve"> </w:t>
      </w:r>
      <w:r w:rsidRPr="00C35A2C">
        <w:rPr>
          <w:rFonts w:ascii="Fb Fontext" w:hAnsi="Fb Fontext" w:hint="cs"/>
          <w:sz w:val="32"/>
          <w:rtl/>
        </w:rPr>
        <w:t>למצרים</w:t>
      </w:r>
      <w:r w:rsidRPr="00C35A2C">
        <w:rPr>
          <w:rFonts w:ascii="Fb Fontext" w:hAnsi="Fb Fontext"/>
          <w:sz w:val="32"/>
          <w:rtl/>
        </w:rPr>
        <w:t xml:space="preserve"> </w:t>
      </w:r>
      <w:r w:rsidRPr="00C35A2C">
        <w:rPr>
          <w:rFonts w:ascii="Fb Fontext" w:hAnsi="Fb Fontext" w:hint="cs"/>
          <w:sz w:val="32"/>
          <w:rtl/>
        </w:rPr>
        <w:t>מן</w:t>
      </w:r>
      <w:r w:rsidRPr="00C35A2C">
        <w:rPr>
          <w:rFonts w:ascii="Fb Fontext" w:hAnsi="Fb Fontext"/>
          <w:sz w:val="32"/>
          <w:rtl/>
        </w:rPr>
        <w:t xml:space="preserve"> </w:t>
      </w:r>
      <w:r w:rsidRPr="00C35A2C">
        <w:rPr>
          <w:rFonts w:ascii="Fb Fontext" w:hAnsi="Fb Fontext" w:hint="cs"/>
          <w:sz w:val="32"/>
          <w:rtl/>
        </w:rPr>
        <w:t>התורה</w:t>
      </w:r>
      <w:r w:rsidRPr="00C35A2C">
        <w:rPr>
          <w:rFonts w:ascii="Fb Fontext" w:hAnsi="Fb Fontext"/>
          <w:sz w:val="32"/>
          <w:rtl/>
        </w:rPr>
        <w:t>.</w:t>
      </w:r>
    </w:p>
    <w:p w14:paraId="5AC5C198" w14:textId="77777777" w:rsidR="00FB60E0" w:rsidRPr="00421564" w:rsidRDefault="00FB60E0" w:rsidP="00FB60E0">
      <w:pPr>
        <w:pStyle w:val="36"/>
        <w:framePr w:wrap="notBeside"/>
        <w:rPr>
          <w:rtl/>
        </w:rPr>
      </w:pPr>
      <w:r w:rsidRPr="00421564">
        <w:rPr>
          <w:rFonts w:hint="cs"/>
          <w:rtl/>
        </w:rPr>
        <w:t>ר</w:t>
      </w:r>
      <w:r w:rsidRPr="00421564">
        <w:rPr>
          <w:rtl/>
        </w:rPr>
        <w:t>"</w:t>
      </w:r>
      <w:r w:rsidRPr="00421564">
        <w:rPr>
          <w:rFonts w:hint="cs"/>
          <w:rtl/>
        </w:rPr>
        <w:t>י</w:t>
      </w:r>
      <w:r w:rsidRPr="00421564">
        <w:rPr>
          <w:rtl/>
        </w:rPr>
        <w:t>:</w:t>
      </w:r>
    </w:p>
    <w:p w14:paraId="6FA0BD28" w14:textId="77777777" w:rsidR="00FB60E0" w:rsidRDefault="00FB60E0" w:rsidP="00FB60E0">
      <w:pPr>
        <w:pStyle w:val="affff9"/>
        <w:rPr>
          <w:rtl/>
        </w:rPr>
      </w:pPr>
      <w:r>
        <w:rPr>
          <w:rFonts w:hint="cs"/>
          <w:rtl/>
        </w:rPr>
        <w:t>הרוצה למכור קרקע לחבירו צריך לכתוב:</w:t>
      </w:r>
      <w:r w:rsidRPr="00C35A2C">
        <w:rPr>
          <w:rtl/>
        </w:rPr>
        <w:t xml:space="preserve"> </w:t>
      </w:r>
    </w:p>
    <w:p w14:paraId="048598AD" w14:textId="77777777" w:rsidR="00FB60E0" w:rsidRDefault="00FB60E0" w:rsidP="00FB60E0">
      <w:pPr>
        <w:rPr>
          <w:rFonts w:ascii="Fb Fontext" w:hAnsi="Fb Fontext"/>
          <w:sz w:val="32"/>
          <w:rtl/>
        </w:rPr>
      </w:pPr>
      <w:r w:rsidRPr="00C35A2C">
        <w:rPr>
          <w:rFonts w:ascii="Fb Fontext" w:hAnsi="Fb Fontext" w:hint="cs"/>
          <w:sz w:val="32"/>
          <w:rtl/>
        </w:rPr>
        <w:t>קני</w:t>
      </w:r>
      <w:r w:rsidRPr="00C35A2C">
        <w:rPr>
          <w:rFonts w:ascii="Fb Fontext" w:hAnsi="Fb Fontext"/>
          <w:sz w:val="32"/>
          <w:rtl/>
        </w:rPr>
        <w:t xml:space="preserve"> </w:t>
      </w:r>
      <w:r w:rsidRPr="00C35A2C">
        <w:rPr>
          <w:rFonts w:ascii="Fb Fontext" w:hAnsi="Fb Fontext" w:hint="cs"/>
          <w:sz w:val="32"/>
          <w:rtl/>
        </w:rPr>
        <w:t>לך</w:t>
      </w:r>
      <w:r w:rsidRPr="00C35A2C">
        <w:rPr>
          <w:rFonts w:ascii="Fb Fontext" w:hAnsi="Fb Fontext"/>
          <w:sz w:val="32"/>
          <w:rtl/>
        </w:rPr>
        <w:t xml:space="preserve"> </w:t>
      </w:r>
      <w:r w:rsidRPr="00C35A2C">
        <w:rPr>
          <w:rFonts w:ascii="Fb Fontext" w:hAnsi="Fb Fontext" w:hint="cs"/>
          <w:sz w:val="32"/>
          <w:rtl/>
        </w:rPr>
        <w:t>דיקלין</w:t>
      </w:r>
      <w:r w:rsidRPr="00C35A2C">
        <w:rPr>
          <w:rFonts w:ascii="Fb Fontext" w:hAnsi="Fb Fontext"/>
          <w:sz w:val="32"/>
          <w:rtl/>
        </w:rPr>
        <w:t xml:space="preserve"> </w:t>
      </w:r>
      <w:r w:rsidRPr="00C35A2C">
        <w:rPr>
          <w:rFonts w:ascii="Fb Fontext" w:hAnsi="Fb Fontext" w:hint="cs"/>
          <w:sz w:val="32"/>
          <w:rtl/>
        </w:rPr>
        <w:t>ותאלין</w:t>
      </w:r>
      <w:r w:rsidRPr="00C35A2C">
        <w:rPr>
          <w:rFonts w:ascii="Fb Fontext" w:hAnsi="Fb Fontext"/>
          <w:sz w:val="32"/>
          <w:rtl/>
        </w:rPr>
        <w:t xml:space="preserve"> </w:t>
      </w:r>
      <w:r w:rsidRPr="00C35A2C">
        <w:rPr>
          <w:rFonts w:ascii="Fb Fontext" w:hAnsi="Fb Fontext" w:hint="cs"/>
          <w:sz w:val="32"/>
          <w:rtl/>
        </w:rPr>
        <w:t>והוצין</w:t>
      </w:r>
      <w:r w:rsidRPr="00C35A2C">
        <w:rPr>
          <w:rFonts w:ascii="Fb Fontext" w:hAnsi="Fb Fontext"/>
          <w:sz w:val="32"/>
          <w:rtl/>
        </w:rPr>
        <w:t xml:space="preserve"> </w:t>
      </w:r>
      <w:r w:rsidRPr="00C35A2C">
        <w:rPr>
          <w:rFonts w:ascii="Fb Fontext" w:hAnsi="Fb Fontext" w:hint="cs"/>
          <w:sz w:val="32"/>
          <w:rtl/>
        </w:rPr>
        <w:t>וציצין</w:t>
      </w:r>
      <w:r w:rsidRPr="00C35A2C">
        <w:rPr>
          <w:rFonts w:ascii="Fb Fontext" w:hAnsi="Fb Fontext"/>
          <w:sz w:val="32"/>
          <w:rtl/>
        </w:rPr>
        <w:t>,</w:t>
      </w:r>
    </w:p>
    <w:p w14:paraId="143EE31E" w14:textId="77777777" w:rsidR="00FB60E0" w:rsidRPr="00C35A2C" w:rsidRDefault="00FB60E0" w:rsidP="00FB60E0">
      <w:pPr>
        <w:spacing w:after="60"/>
        <w:rPr>
          <w:rFonts w:ascii="Fb Fontext" w:hAnsi="Fb Fontext" w:cs="Guttman Vilna"/>
          <w:b/>
          <w:bCs/>
          <w:rtl/>
        </w:rPr>
      </w:pPr>
      <w:r>
        <w:rPr>
          <w:rFonts w:ascii="Fb Fontext" w:hAnsi="Fb Fontext" w:hint="cs"/>
          <w:rtl/>
        </w:rPr>
        <w:t xml:space="preserve">ואף שלא כתב כך </w:t>
      </w:r>
      <w:r w:rsidRPr="00C35A2C">
        <w:rPr>
          <w:rFonts w:ascii="Fb Fontext" w:hAnsi="Fb Fontext" w:hint="cs"/>
          <w:rtl/>
        </w:rPr>
        <w:t>קנ</w:t>
      </w:r>
      <w:r>
        <w:rPr>
          <w:rFonts w:ascii="Fb Fontext" w:hAnsi="Fb Fontext" w:hint="cs"/>
          <w:rtl/>
        </w:rPr>
        <w:t>ה</w:t>
      </w:r>
      <w:r w:rsidRPr="00C35A2C">
        <w:rPr>
          <w:rFonts w:ascii="Fb Fontext" w:hAnsi="Fb Fontext"/>
          <w:rtl/>
        </w:rPr>
        <w:t xml:space="preserve">, </w:t>
      </w:r>
      <w:r w:rsidRPr="00C35A2C">
        <w:rPr>
          <w:rFonts w:ascii="Fb Fontext" w:hAnsi="Fb Fontext" w:hint="cs"/>
          <w:rtl/>
        </w:rPr>
        <w:t>אפ</w:t>
      </w:r>
      <w:r w:rsidRPr="00C35A2C">
        <w:rPr>
          <w:rFonts w:ascii="Fb Fontext" w:hAnsi="Fb Fontext"/>
          <w:rtl/>
        </w:rPr>
        <w:t>"</w:t>
      </w:r>
      <w:r w:rsidRPr="00C35A2C">
        <w:rPr>
          <w:rFonts w:ascii="Fb Fontext" w:hAnsi="Fb Fontext" w:hint="cs"/>
          <w:rtl/>
        </w:rPr>
        <w:t>ה</w:t>
      </w:r>
      <w:r w:rsidRPr="00C35A2C">
        <w:rPr>
          <w:rFonts w:ascii="Fb Fontext" w:hAnsi="Fb Fontext"/>
          <w:rtl/>
        </w:rPr>
        <w:t xml:space="preserve"> </w:t>
      </w:r>
      <w:r w:rsidRPr="00C35A2C">
        <w:rPr>
          <w:rFonts w:ascii="Fb Fontext" w:hAnsi="Fb Fontext" w:hint="cs"/>
          <w:rtl/>
        </w:rPr>
        <w:t>שופרא</w:t>
      </w:r>
      <w:r w:rsidRPr="00C35A2C">
        <w:rPr>
          <w:rFonts w:ascii="Fb Fontext" w:hAnsi="Fb Fontext"/>
          <w:rtl/>
        </w:rPr>
        <w:t xml:space="preserve"> </w:t>
      </w:r>
      <w:r w:rsidRPr="00C35A2C">
        <w:rPr>
          <w:rFonts w:ascii="Fb Fontext" w:hAnsi="Fb Fontext" w:hint="cs"/>
          <w:rtl/>
        </w:rPr>
        <w:t>דשטרא</w:t>
      </w:r>
      <w:r w:rsidRPr="00C35A2C">
        <w:rPr>
          <w:rFonts w:ascii="Fb Fontext" w:hAnsi="Fb Fontext"/>
          <w:rtl/>
        </w:rPr>
        <w:t xml:space="preserve"> </w:t>
      </w:r>
      <w:r w:rsidRPr="00C35A2C">
        <w:rPr>
          <w:rFonts w:ascii="Fb Fontext" w:hAnsi="Fb Fontext" w:hint="cs"/>
          <w:rtl/>
        </w:rPr>
        <w:t>הוא</w:t>
      </w:r>
    </w:p>
    <w:p w14:paraId="4B9BA733" w14:textId="77777777" w:rsidR="00FB60E0" w:rsidRPr="00421564" w:rsidRDefault="00FB60E0" w:rsidP="00FB60E0">
      <w:pPr>
        <w:pStyle w:val="36"/>
        <w:framePr w:wrap="notBeside"/>
        <w:rPr>
          <w:rtl/>
        </w:rPr>
      </w:pPr>
      <w:r w:rsidRPr="00421564">
        <w:rPr>
          <w:rtl/>
        </w:rPr>
        <w:t>•</w:t>
      </w:r>
    </w:p>
    <w:p w14:paraId="2D6A3D4C" w14:textId="77777777" w:rsidR="00FB60E0" w:rsidRDefault="00FB60E0" w:rsidP="00FB60E0">
      <w:pPr>
        <w:rPr>
          <w:rFonts w:ascii="Fb Fontext" w:hAnsi="Fb Fontext"/>
          <w:sz w:val="32"/>
          <w:rtl/>
        </w:rPr>
      </w:pPr>
      <w:r>
        <w:rPr>
          <w:rFonts w:ascii="Fb Fontext" w:hAnsi="Fb Fontext"/>
          <w:sz w:val="32"/>
          <w:rtl/>
        </w:rPr>
        <w:t xml:space="preserve"> </w:t>
      </w:r>
      <w:r w:rsidRPr="00421564">
        <w:rPr>
          <w:rStyle w:val="afff8"/>
          <w:rFonts w:hint="cs"/>
          <w:rtl/>
        </w:rPr>
        <w:t xml:space="preserve">אם </w:t>
      </w:r>
      <w:r w:rsidRPr="00421564">
        <w:rPr>
          <w:rStyle w:val="afff8"/>
          <w:rtl/>
        </w:rPr>
        <w:t>א"ל</w:t>
      </w:r>
      <w:r w:rsidRPr="00421564">
        <w:rPr>
          <w:rStyle w:val="afff8"/>
          <w:rFonts w:hint="cs"/>
          <w:rtl/>
        </w:rPr>
        <w:t>:</w:t>
      </w:r>
      <w:r w:rsidRPr="00421564">
        <w:rPr>
          <w:rStyle w:val="afff8"/>
          <w:rtl/>
        </w:rPr>
        <w:t xml:space="preserve"> </w:t>
      </w:r>
      <w:r w:rsidRPr="00421564">
        <w:rPr>
          <w:rStyle w:val="afff8"/>
          <w:rFonts w:hint="cs"/>
          <w:rtl/>
        </w:rPr>
        <w:t>קרקע ודקלים</w:t>
      </w:r>
      <w:r w:rsidRPr="00421564">
        <w:rPr>
          <w:rStyle w:val="afff8"/>
          <w:rtl/>
        </w:rPr>
        <w:t>:</w:t>
      </w:r>
      <w:r w:rsidRPr="00C35A2C">
        <w:rPr>
          <w:rFonts w:ascii="Fb Fontext" w:hAnsi="Fb Fontext"/>
          <w:sz w:val="32"/>
          <w:rtl/>
        </w:rPr>
        <w:t xml:space="preserve"> אי </w:t>
      </w:r>
      <w:r>
        <w:rPr>
          <w:rFonts w:ascii="Fb Fontext" w:hAnsi="Fb Fontext"/>
          <w:sz w:val="32"/>
          <w:rtl/>
        </w:rPr>
        <w:t>יש לו</w:t>
      </w:r>
      <w:r w:rsidRPr="00C35A2C">
        <w:rPr>
          <w:rFonts w:ascii="Fb Fontext" w:hAnsi="Fb Fontext"/>
          <w:sz w:val="32"/>
          <w:rtl/>
        </w:rPr>
        <w:t xml:space="preserve"> </w:t>
      </w:r>
      <w:r>
        <w:rPr>
          <w:rFonts w:ascii="Fb Fontext" w:hAnsi="Fb Fontext" w:hint="cs"/>
          <w:sz w:val="32"/>
          <w:rtl/>
        </w:rPr>
        <w:t xml:space="preserve">דקלים יתן לו שני דקלים </w:t>
      </w:r>
    </w:p>
    <w:p w14:paraId="5FBE6A6B" w14:textId="77777777" w:rsidR="00FB60E0" w:rsidRPr="00C35A2C" w:rsidRDefault="00FB60E0" w:rsidP="00FB60E0">
      <w:pPr>
        <w:rPr>
          <w:rFonts w:ascii="Fb Fontext" w:hAnsi="Fb Fontext"/>
          <w:sz w:val="32"/>
          <w:rtl/>
        </w:rPr>
      </w:pPr>
      <w:r w:rsidRPr="00C35A2C">
        <w:rPr>
          <w:rFonts w:hint="cs"/>
          <w:szCs w:val="16"/>
          <w:rtl/>
        </w:rPr>
        <w:t>[דהשתא גרע דאילו לא אמר כולן היו מכורין ועוד דהכא לא אמר דיקלין וליתא לשופרא דשטרא</w:t>
      </w:r>
    </w:p>
    <w:p w14:paraId="27057499" w14:textId="77777777" w:rsidR="00FB60E0" w:rsidRDefault="00FB60E0" w:rsidP="00FB60E0">
      <w:pPr>
        <w:spacing w:after="60"/>
        <w:rPr>
          <w:rFonts w:ascii="Fb Fontext" w:hAnsi="Fb Fontext"/>
          <w:sz w:val="32"/>
          <w:rtl/>
        </w:rPr>
      </w:pPr>
      <w:r w:rsidRPr="00C35A2C">
        <w:rPr>
          <w:rFonts w:ascii="Fb Fontext" w:hAnsi="Fb Fontext" w:hint="cs"/>
          <w:sz w:val="32"/>
          <w:rtl/>
        </w:rPr>
        <w:t>ואי</w:t>
      </w:r>
      <w:r w:rsidRPr="00C35A2C">
        <w:rPr>
          <w:rFonts w:ascii="Fb Fontext" w:hAnsi="Fb Fontext"/>
          <w:sz w:val="32"/>
          <w:rtl/>
        </w:rPr>
        <w:t xml:space="preserve"> </w:t>
      </w:r>
      <w:r>
        <w:rPr>
          <w:rFonts w:ascii="Fb Fontext" w:hAnsi="Fb Fontext" w:hint="cs"/>
          <w:sz w:val="32"/>
          <w:rtl/>
        </w:rPr>
        <w:t>אין לו</w:t>
      </w:r>
      <w:r w:rsidRPr="00C35A2C">
        <w:rPr>
          <w:rFonts w:ascii="Fb Fontext" w:hAnsi="Fb Fontext"/>
          <w:sz w:val="32"/>
          <w:rtl/>
        </w:rPr>
        <w:t xml:space="preserve"> </w:t>
      </w:r>
      <w:r>
        <w:rPr>
          <w:rFonts w:ascii="Fb Fontext" w:hAnsi="Fb Fontext" w:hint="cs"/>
          <w:sz w:val="32"/>
          <w:rtl/>
        </w:rPr>
        <w:t>ימכור לו ב' דקלים</w:t>
      </w:r>
      <w:r w:rsidRPr="00C35A2C">
        <w:rPr>
          <w:rFonts w:ascii="Fb Fontext" w:hAnsi="Fb Fontext"/>
          <w:sz w:val="32"/>
          <w:rtl/>
        </w:rPr>
        <w:t xml:space="preserve">, </w:t>
      </w:r>
      <w:r w:rsidRPr="00C35A2C">
        <w:rPr>
          <w:rFonts w:ascii="Fb Fontext" w:hAnsi="Fb Fontext" w:hint="cs"/>
          <w:sz w:val="32"/>
          <w:rtl/>
        </w:rPr>
        <w:t>ואי</w:t>
      </w:r>
      <w:r w:rsidRPr="00C35A2C">
        <w:rPr>
          <w:rFonts w:ascii="Fb Fontext" w:hAnsi="Fb Fontext"/>
          <w:sz w:val="32"/>
          <w:rtl/>
        </w:rPr>
        <w:t xml:space="preserve"> </w:t>
      </w:r>
      <w:r w:rsidRPr="00C35A2C">
        <w:rPr>
          <w:rFonts w:ascii="Fb Fontext" w:hAnsi="Fb Fontext" w:hint="cs"/>
          <w:sz w:val="32"/>
          <w:rtl/>
        </w:rPr>
        <w:t>משעבדי</w:t>
      </w:r>
      <w:r w:rsidRPr="00C35A2C">
        <w:rPr>
          <w:rFonts w:ascii="Fb Fontext" w:hAnsi="Fb Fontext"/>
          <w:sz w:val="32"/>
          <w:rtl/>
        </w:rPr>
        <w:t xml:space="preserve"> </w:t>
      </w:r>
      <w:r w:rsidRPr="00C35A2C">
        <w:rPr>
          <w:rFonts w:ascii="Fb Fontext" w:hAnsi="Fb Fontext" w:hint="cs"/>
          <w:sz w:val="32"/>
          <w:rtl/>
        </w:rPr>
        <w:t>פריק</w:t>
      </w:r>
      <w:r w:rsidRPr="00C35A2C">
        <w:rPr>
          <w:rFonts w:ascii="Fb Fontext" w:hAnsi="Fb Fontext"/>
          <w:sz w:val="32"/>
          <w:rtl/>
        </w:rPr>
        <w:t xml:space="preserve"> </w:t>
      </w:r>
      <w:r w:rsidRPr="00C35A2C">
        <w:rPr>
          <w:rFonts w:ascii="Fb Fontext" w:hAnsi="Fb Fontext" w:hint="cs"/>
          <w:sz w:val="32"/>
          <w:rtl/>
        </w:rPr>
        <w:t>ליה</w:t>
      </w:r>
      <w:r w:rsidRPr="00C35A2C">
        <w:rPr>
          <w:rFonts w:ascii="Fb Fontext" w:hAnsi="Fb Fontext"/>
          <w:sz w:val="32"/>
          <w:rtl/>
        </w:rPr>
        <w:t xml:space="preserve"> </w:t>
      </w:r>
      <w:r w:rsidRPr="00C35A2C">
        <w:rPr>
          <w:rFonts w:ascii="Fb Fontext" w:hAnsi="Fb Fontext" w:hint="cs"/>
          <w:sz w:val="32"/>
          <w:rtl/>
        </w:rPr>
        <w:t>תרי</w:t>
      </w:r>
      <w:r w:rsidRPr="00C35A2C">
        <w:rPr>
          <w:rFonts w:ascii="Fb Fontext" w:hAnsi="Fb Fontext"/>
          <w:sz w:val="32"/>
          <w:rtl/>
        </w:rPr>
        <w:t xml:space="preserve"> </w:t>
      </w:r>
      <w:r w:rsidRPr="00C35A2C">
        <w:rPr>
          <w:rFonts w:ascii="Fb Fontext" w:hAnsi="Fb Fontext" w:hint="cs"/>
          <w:sz w:val="32"/>
          <w:rtl/>
        </w:rPr>
        <w:t>דיקלי</w:t>
      </w:r>
      <w:r w:rsidRPr="00C35A2C">
        <w:rPr>
          <w:rFonts w:ascii="Fb Fontext" w:hAnsi="Fb Fontext"/>
          <w:sz w:val="32"/>
          <w:rtl/>
        </w:rPr>
        <w:t>.</w:t>
      </w:r>
    </w:p>
    <w:p w14:paraId="1756D060" w14:textId="77777777" w:rsidR="00FB60E0" w:rsidRPr="00421564" w:rsidRDefault="00FB60E0" w:rsidP="00FB60E0">
      <w:pPr>
        <w:pStyle w:val="36"/>
        <w:framePr w:wrap="notBeside"/>
        <w:rPr>
          <w:rtl/>
        </w:rPr>
      </w:pPr>
      <w:r w:rsidRPr="00421564">
        <w:rPr>
          <w:rtl/>
        </w:rPr>
        <w:t>•</w:t>
      </w:r>
    </w:p>
    <w:p w14:paraId="7884AE97" w14:textId="77777777" w:rsidR="00FB60E0" w:rsidRPr="00A27FAA" w:rsidRDefault="00FB60E0" w:rsidP="00FB60E0">
      <w:pPr>
        <w:rPr>
          <w:rFonts w:ascii="Fb Fontext" w:hAnsi="Fb Fontext"/>
          <w:spacing w:val="2"/>
          <w:sz w:val="32"/>
          <w:rtl/>
        </w:rPr>
      </w:pPr>
      <w:r w:rsidRPr="00A27FAA">
        <w:rPr>
          <w:rStyle w:val="afff8"/>
          <w:rFonts w:hint="cs"/>
          <w:spacing w:val="2"/>
          <w:rtl/>
        </w:rPr>
        <w:t>קרקע עם דקלים</w:t>
      </w:r>
      <w:r w:rsidRPr="00A27FAA">
        <w:rPr>
          <w:rFonts w:ascii="Fb Fontext" w:hAnsi="Fb Fontext" w:hint="cs"/>
          <w:spacing w:val="2"/>
          <w:sz w:val="32"/>
          <w:rtl/>
        </w:rPr>
        <w:t>: אי</w:t>
      </w:r>
      <w:r w:rsidRPr="00A27FAA">
        <w:rPr>
          <w:rFonts w:ascii="Fb Fontext" w:hAnsi="Fb Fontext"/>
          <w:spacing w:val="2"/>
          <w:sz w:val="32"/>
          <w:rtl/>
        </w:rPr>
        <w:t xml:space="preserve"> </w:t>
      </w:r>
      <w:r w:rsidRPr="00A27FAA">
        <w:rPr>
          <w:rFonts w:ascii="Fb Fontext" w:hAnsi="Fb Fontext" w:hint="cs"/>
          <w:spacing w:val="2"/>
          <w:sz w:val="32"/>
          <w:rtl/>
        </w:rPr>
        <w:t>יש בה דקלים יתן לו</w:t>
      </w:r>
      <w:r w:rsidRPr="00A27FAA">
        <w:rPr>
          <w:rFonts w:ascii="Fb Fontext" w:hAnsi="Fb Fontext"/>
          <w:spacing w:val="2"/>
          <w:sz w:val="32"/>
          <w:rtl/>
        </w:rPr>
        <w:t xml:space="preserve">, </w:t>
      </w:r>
      <w:r w:rsidRPr="00A27FAA">
        <w:rPr>
          <w:rFonts w:ascii="Fb Fontext" w:hAnsi="Fb Fontext" w:hint="cs"/>
          <w:spacing w:val="2"/>
          <w:sz w:val="32"/>
          <w:rtl/>
        </w:rPr>
        <w:t>ואי</w:t>
      </w:r>
      <w:r w:rsidRPr="00A27FAA">
        <w:rPr>
          <w:rFonts w:ascii="Fb Fontext" w:hAnsi="Fb Fontext"/>
          <w:spacing w:val="2"/>
          <w:sz w:val="32"/>
          <w:rtl/>
        </w:rPr>
        <w:t xml:space="preserve"> </w:t>
      </w:r>
      <w:r w:rsidRPr="00A27FAA">
        <w:rPr>
          <w:rFonts w:ascii="Fb Fontext" w:hAnsi="Fb Fontext" w:hint="cs"/>
          <w:spacing w:val="2"/>
          <w:sz w:val="32"/>
          <w:rtl/>
        </w:rPr>
        <w:t>לא</w:t>
      </w:r>
      <w:r w:rsidRPr="00A27FAA">
        <w:rPr>
          <w:rFonts w:ascii="Fb Fontext" w:hAnsi="Fb Fontext"/>
          <w:spacing w:val="2"/>
          <w:sz w:val="32"/>
          <w:rtl/>
        </w:rPr>
        <w:t xml:space="preserve"> </w:t>
      </w:r>
      <w:r w:rsidRPr="00A27FAA">
        <w:rPr>
          <w:rFonts w:ascii="Fb Fontext" w:hAnsi="Fb Fontext" w:hint="cs"/>
          <w:spacing w:val="2"/>
          <w:sz w:val="32"/>
          <w:rtl/>
        </w:rPr>
        <w:t>מקח</w:t>
      </w:r>
      <w:r w:rsidRPr="00A27FAA">
        <w:rPr>
          <w:rFonts w:ascii="Fb Fontext" w:hAnsi="Fb Fontext"/>
          <w:spacing w:val="2"/>
          <w:sz w:val="32"/>
          <w:rtl/>
        </w:rPr>
        <w:t xml:space="preserve"> </w:t>
      </w:r>
      <w:r w:rsidRPr="00A27FAA">
        <w:rPr>
          <w:rFonts w:ascii="Fb Fontext" w:hAnsi="Fb Fontext" w:hint="cs"/>
          <w:spacing w:val="2"/>
          <w:sz w:val="32"/>
          <w:rtl/>
        </w:rPr>
        <w:t>טעות</w:t>
      </w:r>
      <w:r w:rsidRPr="00A27FAA">
        <w:rPr>
          <w:rFonts w:ascii="Fb Fontext" w:hAnsi="Fb Fontext"/>
          <w:spacing w:val="2"/>
          <w:sz w:val="32"/>
          <w:rtl/>
        </w:rPr>
        <w:t xml:space="preserve"> </w:t>
      </w:r>
      <w:r w:rsidRPr="00A27FAA">
        <w:rPr>
          <w:rFonts w:ascii="Fb Fontext" w:hAnsi="Fb Fontext" w:hint="cs"/>
          <w:spacing w:val="2"/>
          <w:sz w:val="32"/>
          <w:rtl/>
        </w:rPr>
        <w:t>הוא</w:t>
      </w:r>
      <w:r w:rsidRPr="00A27FAA">
        <w:rPr>
          <w:rFonts w:ascii="Fb Fontext" w:hAnsi="Fb Fontext"/>
          <w:spacing w:val="2"/>
          <w:sz w:val="32"/>
          <w:rtl/>
        </w:rPr>
        <w:t>.</w:t>
      </w:r>
    </w:p>
    <w:p w14:paraId="152ACE25" w14:textId="77777777" w:rsidR="00FB60E0" w:rsidRPr="00421564" w:rsidRDefault="00FB60E0" w:rsidP="00FB60E0">
      <w:pPr>
        <w:pStyle w:val="36"/>
        <w:framePr w:wrap="notBeside"/>
        <w:rPr>
          <w:rtl/>
        </w:rPr>
      </w:pPr>
      <w:r w:rsidRPr="00421564">
        <w:rPr>
          <w:rtl/>
        </w:rPr>
        <w:t>•</w:t>
      </w:r>
    </w:p>
    <w:p w14:paraId="26331B83" w14:textId="77777777" w:rsidR="00FB60E0" w:rsidRPr="00C35A2C" w:rsidRDefault="00FB60E0" w:rsidP="00FB60E0">
      <w:pPr>
        <w:rPr>
          <w:rFonts w:ascii="Fb Fontext" w:hAnsi="Fb Fontext"/>
          <w:sz w:val="32"/>
          <w:rtl/>
        </w:rPr>
      </w:pPr>
      <w:r w:rsidRPr="00421564">
        <w:rPr>
          <w:rStyle w:val="afff8"/>
          <w:rFonts w:hint="cs"/>
          <w:rtl/>
        </w:rPr>
        <w:t>שדה לדקלים:</w:t>
      </w:r>
      <w:r w:rsidRPr="00C35A2C">
        <w:rPr>
          <w:rFonts w:ascii="Fb Fontext" w:hAnsi="Fb Fontext"/>
          <w:sz w:val="32"/>
          <w:rtl/>
        </w:rPr>
        <w:t xml:space="preserve"> </w:t>
      </w:r>
      <w:r>
        <w:rPr>
          <w:rFonts w:ascii="Fb Fontext" w:hAnsi="Fb Fontext" w:hint="cs"/>
          <w:sz w:val="32"/>
          <w:rtl/>
        </w:rPr>
        <w:t>אם אין לו</w:t>
      </w:r>
      <w:r w:rsidRPr="00C35A2C">
        <w:rPr>
          <w:rFonts w:ascii="Fb Fontext" w:hAnsi="Fb Fontext"/>
          <w:sz w:val="32"/>
          <w:rtl/>
        </w:rPr>
        <w:t xml:space="preserve"> </w:t>
      </w:r>
      <w:r w:rsidRPr="00C35A2C">
        <w:rPr>
          <w:rFonts w:ascii="Fb Fontext" w:hAnsi="Fb Fontext" w:hint="cs"/>
          <w:sz w:val="32"/>
          <w:rtl/>
        </w:rPr>
        <w:t>דיקלי</w:t>
      </w:r>
      <w:r w:rsidRPr="00C35A2C">
        <w:rPr>
          <w:rFonts w:ascii="Fb Fontext" w:hAnsi="Fb Fontext"/>
          <w:sz w:val="32"/>
          <w:rtl/>
        </w:rPr>
        <w:t xml:space="preserve">, </w:t>
      </w:r>
      <w:r>
        <w:rPr>
          <w:rFonts w:ascii="Fb Fontext" w:hAnsi="Fb Fontext" w:hint="cs"/>
          <w:sz w:val="32"/>
          <w:rtl/>
        </w:rPr>
        <w:t>כוונתו שדה הראויה לדקלים</w:t>
      </w:r>
      <w:r w:rsidRPr="00C35A2C">
        <w:rPr>
          <w:rFonts w:ascii="Fb Fontext" w:hAnsi="Fb Fontext"/>
          <w:sz w:val="32"/>
          <w:rtl/>
        </w:rPr>
        <w:t>.</w:t>
      </w:r>
    </w:p>
    <w:p w14:paraId="11B341AA" w14:textId="77777777" w:rsidR="00FB60E0" w:rsidRPr="00421564" w:rsidRDefault="00FB60E0" w:rsidP="00FB60E0">
      <w:pPr>
        <w:pStyle w:val="36"/>
        <w:framePr w:wrap="notBeside"/>
        <w:rPr>
          <w:rtl/>
        </w:rPr>
      </w:pPr>
      <w:r w:rsidRPr="00421564">
        <w:rPr>
          <w:rtl/>
        </w:rPr>
        <w:t>•</w:t>
      </w:r>
    </w:p>
    <w:p w14:paraId="24EADEC4" w14:textId="77777777" w:rsidR="00FB60E0" w:rsidRPr="00421564" w:rsidRDefault="00FB60E0" w:rsidP="00FB60E0">
      <w:pPr>
        <w:rPr>
          <w:rtl/>
        </w:rPr>
      </w:pPr>
      <w:r w:rsidRPr="00421564">
        <w:rPr>
          <w:rStyle w:val="afff8"/>
          <w:rFonts w:hint="cs"/>
          <w:rtl/>
        </w:rPr>
        <w:t>א''ל חוץ מדקל פלוני</w:t>
      </w:r>
      <w:r w:rsidRPr="00421564">
        <w:rPr>
          <w:rFonts w:hint="cs"/>
          <w:rtl/>
        </w:rPr>
        <w:t xml:space="preserve"> חזינן</w:t>
      </w:r>
      <w:r w:rsidRPr="00421564">
        <w:rPr>
          <w:rtl/>
        </w:rPr>
        <w:t xml:space="preserve">, </w:t>
      </w:r>
      <w:r w:rsidRPr="00421564">
        <w:rPr>
          <w:rFonts w:hint="cs"/>
          <w:rtl/>
        </w:rPr>
        <w:t>אי</w:t>
      </w:r>
      <w:r w:rsidRPr="00421564">
        <w:rPr>
          <w:rtl/>
        </w:rPr>
        <w:t xml:space="preserve"> </w:t>
      </w:r>
      <w:r w:rsidRPr="00421564">
        <w:rPr>
          <w:rFonts w:hint="cs"/>
          <w:rtl/>
        </w:rPr>
        <w:t>דקל</w:t>
      </w:r>
      <w:r w:rsidRPr="00421564">
        <w:rPr>
          <w:rtl/>
        </w:rPr>
        <w:t xml:space="preserve"> </w:t>
      </w:r>
      <w:r w:rsidRPr="00421564">
        <w:rPr>
          <w:rFonts w:hint="cs"/>
          <w:rtl/>
        </w:rPr>
        <w:t>טוב</w:t>
      </w:r>
      <w:r w:rsidRPr="00421564">
        <w:rPr>
          <w:rtl/>
        </w:rPr>
        <w:t xml:space="preserve"> </w:t>
      </w:r>
      <w:r w:rsidRPr="00421564">
        <w:rPr>
          <w:rFonts w:hint="cs"/>
          <w:rtl/>
        </w:rPr>
        <w:t>הוא</w:t>
      </w:r>
      <w:r w:rsidRPr="00421564">
        <w:rPr>
          <w:rtl/>
        </w:rPr>
        <w:t xml:space="preserve"> - </w:t>
      </w:r>
      <w:r w:rsidRPr="00421564">
        <w:rPr>
          <w:rFonts w:hint="cs"/>
          <w:rtl/>
        </w:rPr>
        <w:t>שיורי</w:t>
      </w:r>
      <w:r w:rsidRPr="00421564">
        <w:rPr>
          <w:rtl/>
        </w:rPr>
        <w:t xml:space="preserve"> </w:t>
      </w:r>
      <w:r w:rsidRPr="00421564">
        <w:rPr>
          <w:rFonts w:hint="cs"/>
          <w:rtl/>
        </w:rPr>
        <w:t>שייריה</w:t>
      </w:r>
      <w:r w:rsidRPr="00421564">
        <w:rPr>
          <w:rtl/>
        </w:rPr>
        <w:t>,</w:t>
      </w:r>
    </w:p>
    <w:p w14:paraId="6170CE08" w14:textId="77777777" w:rsidR="00FB60E0" w:rsidRPr="00C35A2C" w:rsidRDefault="00FB60E0" w:rsidP="00FB60E0">
      <w:pPr>
        <w:rPr>
          <w:rFonts w:ascii="Fb Fontext" w:hAnsi="Fb Fontext"/>
          <w:sz w:val="32"/>
          <w:rtl/>
        </w:rPr>
      </w:pPr>
      <w:r>
        <w:rPr>
          <w:rFonts w:ascii="Fb Fontext" w:hAnsi="Fb Fontext"/>
          <w:sz w:val="32"/>
          <w:rtl/>
        </w:rPr>
        <w:lastRenderedPageBreak/>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sidRPr="00C35A2C">
        <w:rPr>
          <w:rFonts w:ascii="Fb Fontext" w:hAnsi="Fb Fontext"/>
          <w:sz w:val="32"/>
          <w:rtl/>
        </w:rPr>
        <w:tab/>
      </w:r>
      <w:r w:rsidRPr="00C35A2C">
        <w:rPr>
          <w:rFonts w:ascii="Fb Fontext" w:hAnsi="Fb Fontext" w:hint="cs"/>
          <w:sz w:val="32"/>
          <w:rtl/>
        </w:rPr>
        <w:tab/>
        <w:t xml:space="preserve">             אי</w:t>
      </w:r>
      <w:r w:rsidRPr="00C35A2C">
        <w:rPr>
          <w:rFonts w:ascii="Fb Fontext" w:hAnsi="Fb Fontext"/>
          <w:sz w:val="32"/>
          <w:rtl/>
        </w:rPr>
        <w:t xml:space="preserve"> </w:t>
      </w:r>
      <w:r>
        <w:rPr>
          <w:rFonts w:ascii="Fb Fontext" w:hAnsi="Fb Fontext" w:hint="cs"/>
          <w:sz w:val="32"/>
          <w:rtl/>
        </w:rPr>
        <w:t>דקל רע</w:t>
      </w:r>
      <w:r w:rsidRPr="00C35A2C">
        <w:rPr>
          <w:rFonts w:ascii="Fb Fontext" w:hAnsi="Fb Fontext"/>
          <w:sz w:val="32"/>
          <w:rtl/>
        </w:rPr>
        <w:t xml:space="preserve"> </w:t>
      </w:r>
      <w:r w:rsidRPr="00C35A2C">
        <w:rPr>
          <w:rFonts w:ascii="Fb Fontext" w:hAnsi="Fb Fontext" w:hint="cs"/>
          <w:sz w:val="32"/>
          <w:rtl/>
        </w:rPr>
        <w:t>הוא</w:t>
      </w:r>
      <w:r w:rsidRPr="00C35A2C">
        <w:rPr>
          <w:rFonts w:ascii="Fb Fontext" w:hAnsi="Fb Fontext"/>
          <w:sz w:val="32"/>
          <w:rtl/>
        </w:rPr>
        <w:t xml:space="preserve"> - </w:t>
      </w:r>
      <w:r w:rsidRPr="00C35A2C">
        <w:rPr>
          <w:rFonts w:ascii="Fb Fontext" w:hAnsi="Fb Fontext" w:hint="cs"/>
          <w:sz w:val="32"/>
          <w:rtl/>
        </w:rPr>
        <w:t>כל</w:t>
      </w:r>
      <w:r w:rsidRPr="00C35A2C">
        <w:rPr>
          <w:rFonts w:ascii="Fb Fontext" w:hAnsi="Fb Fontext"/>
          <w:sz w:val="32"/>
          <w:rtl/>
        </w:rPr>
        <w:t xml:space="preserve"> </w:t>
      </w:r>
      <w:r w:rsidRPr="00C35A2C">
        <w:rPr>
          <w:rFonts w:ascii="Fb Fontext" w:hAnsi="Fb Fontext" w:hint="cs"/>
          <w:sz w:val="32"/>
          <w:rtl/>
        </w:rPr>
        <w:t>שכן</w:t>
      </w:r>
      <w:r w:rsidRPr="00C35A2C">
        <w:rPr>
          <w:rFonts w:ascii="Fb Fontext" w:hAnsi="Fb Fontext"/>
          <w:sz w:val="32"/>
          <w:rtl/>
        </w:rPr>
        <w:t xml:space="preserve"> </w:t>
      </w:r>
      <w:r w:rsidRPr="00C35A2C">
        <w:rPr>
          <w:rFonts w:ascii="Fb Fontext" w:hAnsi="Fb Fontext" w:hint="cs"/>
          <w:sz w:val="32"/>
          <w:rtl/>
        </w:rPr>
        <w:t>הנך</w:t>
      </w:r>
      <w:r w:rsidRPr="00C35A2C">
        <w:rPr>
          <w:rFonts w:ascii="Fb Fontext" w:hAnsi="Fb Fontext"/>
          <w:sz w:val="32"/>
          <w:rtl/>
        </w:rPr>
        <w:t>.</w:t>
      </w:r>
    </w:p>
    <w:p w14:paraId="3F9CF806" w14:textId="77777777" w:rsidR="00FB60E0" w:rsidRPr="00421564" w:rsidRDefault="00FB60E0" w:rsidP="00FB60E0">
      <w:pPr>
        <w:pStyle w:val="36"/>
        <w:framePr w:wrap="notBeside"/>
        <w:rPr>
          <w:rtl/>
        </w:rPr>
      </w:pPr>
      <w:r w:rsidRPr="00421564">
        <w:rPr>
          <w:rtl/>
        </w:rPr>
        <w:t>•</w:t>
      </w:r>
    </w:p>
    <w:p w14:paraId="03E3E656" w14:textId="77777777" w:rsidR="00FB60E0" w:rsidRDefault="00FB60E0" w:rsidP="00FB60E0">
      <w:pPr>
        <w:rPr>
          <w:rFonts w:ascii="Fb Fontext" w:hAnsi="Fb Fontext"/>
          <w:sz w:val="32"/>
          <w:rtl/>
        </w:rPr>
      </w:pPr>
      <w:r w:rsidRPr="00421564">
        <w:rPr>
          <w:rStyle w:val="afff8"/>
          <w:rFonts w:hint="cs"/>
          <w:rtl/>
        </w:rPr>
        <w:t>א''ל חוץ מאילנות</w:t>
      </w:r>
      <w:r w:rsidRPr="00C35A2C">
        <w:rPr>
          <w:rFonts w:ascii="Fb Fontext" w:hAnsi="Fb Fontext"/>
          <w:sz w:val="32"/>
          <w:rtl/>
        </w:rPr>
        <w:t xml:space="preserve">, </w:t>
      </w:r>
      <w:r w:rsidRPr="00C35A2C">
        <w:rPr>
          <w:rFonts w:ascii="Fb Fontext" w:hAnsi="Fb Fontext" w:hint="cs"/>
          <w:sz w:val="32"/>
          <w:rtl/>
        </w:rPr>
        <w:t>אי</w:t>
      </w:r>
      <w:r w:rsidRPr="00C35A2C">
        <w:rPr>
          <w:rFonts w:ascii="Fb Fontext" w:hAnsi="Fb Fontext"/>
          <w:sz w:val="32"/>
          <w:rtl/>
        </w:rPr>
        <w:t xml:space="preserve"> </w:t>
      </w:r>
      <w:r>
        <w:rPr>
          <w:rFonts w:ascii="Fb Fontext" w:hAnsi="Fb Fontext" w:hint="cs"/>
          <w:sz w:val="32"/>
          <w:rtl/>
        </w:rPr>
        <w:t>יש לו</w:t>
      </w:r>
      <w:r w:rsidRPr="00C35A2C">
        <w:rPr>
          <w:rFonts w:ascii="Fb Fontext" w:hAnsi="Fb Fontext"/>
          <w:sz w:val="32"/>
          <w:rtl/>
        </w:rPr>
        <w:t xml:space="preserve"> </w:t>
      </w:r>
      <w:r w:rsidRPr="00C35A2C">
        <w:rPr>
          <w:rFonts w:ascii="Fb Fontext" w:hAnsi="Fb Fontext" w:hint="cs"/>
          <w:sz w:val="32"/>
          <w:rtl/>
        </w:rPr>
        <w:t>אילני</w:t>
      </w:r>
      <w:r w:rsidRPr="00C35A2C">
        <w:rPr>
          <w:rFonts w:ascii="Fb Fontext" w:hAnsi="Fb Fontext"/>
          <w:sz w:val="32"/>
          <w:rtl/>
        </w:rPr>
        <w:t xml:space="preserve"> - </w:t>
      </w:r>
      <w:r w:rsidRPr="00C35A2C">
        <w:rPr>
          <w:rFonts w:ascii="Fb Fontext" w:hAnsi="Fb Fontext" w:hint="cs"/>
          <w:sz w:val="32"/>
          <w:rtl/>
        </w:rPr>
        <w:t>לבר</w:t>
      </w:r>
      <w:r w:rsidRPr="00C35A2C">
        <w:rPr>
          <w:rFonts w:ascii="Fb Fontext" w:hAnsi="Fb Fontext"/>
          <w:sz w:val="32"/>
          <w:rtl/>
        </w:rPr>
        <w:t xml:space="preserve"> </w:t>
      </w:r>
      <w:r w:rsidRPr="00C35A2C">
        <w:rPr>
          <w:rFonts w:ascii="Fb Fontext" w:hAnsi="Fb Fontext" w:hint="cs"/>
          <w:sz w:val="32"/>
          <w:rtl/>
        </w:rPr>
        <w:t>מאילני</w:t>
      </w:r>
      <w:r w:rsidRPr="00C35A2C">
        <w:rPr>
          <w:rFonts w:ascii="Fb Fontext" w:hAnsi="Fb Fontext"/>
          <w:sz w:val="32"/>
          <w:rtl/>
        </w:rPr>
        <w:t>,</w:t>
      </w:r>
    </w:p>
    <w:p w14:paraId="590810C9" w14:textId="77777777" w:rsidR="00FB60E0" w:rsidRDefault="00FB60E0" w:rsidP="00FB60E0">
      <w:pPr>
        <w:ind w:left="904" w:firstLine="113"/>
        <w:rPr>
          <w:rFonts w:ascii="Fb Fontext" w:hAnsi="Fb Fontext"/>
          <w:sz w:val="32"/>
          <w:rtl/>
        </w:rPr>
      </w:pPr>
      <w:r w:rsidRPr="00C35A2C">
        <w:rPr>
          <w:rFonts w:ascii="Fb Fontext" w:hAnsi="Fb Fontext" w:hint="cs"/>
          <w:sz w:val="32"/>
          <w:rtl/>
        </w:rPr>
        <w:t>אי</w:t>
      </w:r>
      <w:r w:rsidRPr="00C35A2C">
        <w:rPr>
          <w:rFonts w:ascii="Fb Fontext" w:hAnsi="Fb Fontext"/>
          <w:sz w:val="32"/>
          <w:rtl/>
        </w:rPr>
        <w:t xml:space="preserve"> </w:t>
      </w:r>
      <w:r>
        <w:rPr>
          <w:rFonts w:ascii="Fb Fontext" w:hAnsi="Fb Fontext" w:hint="cs"/>
          <w:sz w:val="32"/>
          <w:rtl/>
        </w:rPr>
        <w:t>יש לו</w:t>
      </w:r>
      <w:r w:rsidRPr="00C35A2C">
        <w:rPr>
          <w:rFonts w:ascii="Fb Fontext" w:hAnsi="Fb Fontext"/>
          <w:sz w:val="32"/>
          <w:rtl/>
        </w:rPr>
        <w:t xml:space="preserve"> </w:t>
      </w:r>
      <w:r w:rsidRPr="00C35A2C">
        <w:rPr>
          <w:rFonts w:ascii="Fb Fontext" w:hAnsi="Fb Fontext" w:hint="cs"/>
          <w:sz w:val="32"/>
          <w:rtl/>
        </w:rPr>
        <w:t>דיקלי</w:t>
      </w:r>
      <w:r w:rsidRPr="00C35A2C">
        <w:rPr>
          <w:rFonts w:ascii="Fb Fontext" w:hAnsi="Fb Fontext"/>
          <w:sz w:val="32"/>
          <w:rtl/>
        </w:rPr>
        <w:t xml:space="preserve"> - </w:t>
      </w:r>
      <w:r w:rsidRPr="00C35A2C">
        <w:rPr>
          <w:rFonts w:ascii="Fb Fontext" w:hAnsi="Fb Fontext" w:hint="cs"/>
          <w:sz w:val="32"/>
          <w:rtl/>
        </w:rPr>
        <w:t>לבר</w:t>
      </w:r>
      <w:r w:rsidRPr="00C35A2C">
        <w:rPr>
          <w:rFonts w:ascii="Fb Fontext" w:hAnsi="Fb Fontext"/>
          <w:sz w:val="32"/>
          <w:rtl/>
        </w:rPr>
        <w:t xml:space="preserve"> </w:t>
      </w:r>
      <w:r w:rsidRPr="00C35A2C">
        <w:rPr>
          <w:rFonts w:ascii="Fb Fontext" w:hAnsi="Fb Fontext" w:hint="cs"/>
          <w:sz w:val="32"/>
          <w:rtl/>
        </w:rPr>
        <w:t>מדיקלי</w:t>
      </w:r>
      <w:r w:rsidRPr="00C35A2C">
        <w:rPr>
          <w:rFonts w:ascii="Fb Fontext" w:hAnsi="Fb Fontext"/>
          <w:sz w:val="32"/>
          <w:rtl/>
        </w:rPr>
        <w:t>,</w:t>
      </w:r>
    </w:p>
    <w:p w14:paraId="2578DAEB" w14:textId="77777777" w:rsidR="00FB60E0" w:rsidRDefault="00FB60E0" w:rsidP="00FB60E0">
      <w:pPr>
        <w:ind w:left="452"/>
        <w:rPr>
          <w:rFonts w:ascii="Fb Fontext" w:hAnsi="Fb Fontext"/>
          <w:sz w:val="32"/>
          <w:rtl/>
        </w:rPr>
      </w:pPr>
      <w:r w:rsidRPr="00C35A2C">
        <w:rPr>
          <w:rFonts w:ascii="Fb Fontext" w:hAnsi="Fb Fontext" w:hint="cs"/>
          <w:sz w:val="32"/>
          <w:rtl/>
        </w:rPr>
        <w:t>אי</w:t>
      </w:r>
      <w:r w:rsidRPr="00C35A2C">
        <w:rPr>
          <w:rFonts w:ascii="Fb Fontext" w:hAnsi="Fb Fontext"/>
          <w:sz w:val="32"/>
          <w:rtl/>
        </w:rPr>
        <w:t xml:space="preserve"> </w:t>
      </w:r>
      <w:r>
        <w:rPr>
          <w:rFonts w:ascii="Fb Fontext" w:hAnsi="Fb Fontext" w:hint="cs"/>
          <w:sz w:val="32"/>
          <w:rtl/>
        </w:rPr>
        <w:t>יש לו</w:t>
      </w:r>
      <w:r w:rsidRPr="00C35A2C">
        <w:rPr>
          <w:rFonts w:ascii="Fb Fontext" w:hAnsi="Fb Fontext"/>
          <w:sz w:val="32"/>
          <w:rtl/>
        </w:rPr>
        <w:t xml:space="preserve"> </w:t>
      </w:r>
      <w:r w:rsidRPr="00C35A2C">
        <w:rPr>
          <w:rFonts w:ascii="Fb Fontext" w:hAnsi="Fb Fontext" w:hint="cs"/>
          <w:sz w:val="32"/>
          <w:rtl/>
        </w:rPr>
        <w:t>גופני</w:t>
      </w:r>
      <w:r w:rsidRPr="00C35A2C">
        <w:rPr>
          <w:rFonts w:ascii="Fb Fontext" w:hAnsi="Fb Fontext"/>
          <w:sz w:val="32"/>
          <w:rtl/>
        </w:rPr>
        <w:t xml:space="preserve"> - </w:t>
      </w:r>
      <w:r w:rsidRPr="00C35A2C">
        <w:rPr>
          <w:rFonts w:ascii="Fb Fontext" w:hAnsi="Fb Fontext" w:hint="cs"/>
          <w:sz w:val="32"/>
          <w:rtl/>
        </w:rPr>
        <w:t>לבר</w:t>
      </w:r>
      <w:r w:rsidRPr="00C35A2C">
        <w:rPr>
          <w:rFonts w:ascii="Fb Fontext" w:hAnsi="Fb Fontext"/>
          <w:sz w:val="32"/>
          <w:rtl/>
        </w:rPr>
        <w:t xml:space="preserve"> </w:t>
      </w:r>
      <w:r w:rsidRPr="00C35A2C">
        <w:rPr>
          <w:rFonts w:ascii="Fb Fontext" w:hAnsi="Fb Fontext" w:hint="cs"/>
          <w:sz w:val="32"/>
          <w:rtl/>
        </w:rPr>
        <w:t>מגופני</w:t>
      </w:r>
      <w:r w:rsidRPr="00C35A2C">
        <w:rPr>
          <w:rFonts w:ascii="Fb Fontext" w:hAnsi="Fb Fontext"/>
          <w:sz w:val="32"/>
          <w:rtl/>
        </w:rPr>
        <w:t xml:space="preserve">, </w:t>
      </w:r>
      <w:r w:rsidRPr="00C35A2C">
        <w:rPr>
          <w:rFonts w:ascii="Fb Fontext" w:hAnsi="Fb Fontext" w:hint="cs"/>
          <w:sz w:val="32"/>
          <w:rtl/>
        </w:rPr>
        <w:t>אילני</w:t>
      </w:r>
      <w:r w:rsidRPr="00C35A2C">
        <w:rPr>
          <w:rFonts w:ascii="Fb Fontext" w:hAnsi="Fb Fontext"/>
          <w:sz w:val="32"/>
          <w:rtl/>
        </w:rPr>
        <w:t xml:space="preserve"> </w:t>
      </w:r>
      <w:r w:rsidRPr="00C35A2C">
        <w:rPr>
          <w:rFonts w:ascii="Fb Fontext" w:hAnsi="Fb Fontext" w:hint="cs"/>
          <w:sz w:val="32"/>
          <w:rtl/>
        </w:rPr>
        <w:t>וגופני</w:t>
      </w:r>
      <w:r w:rsidRPr="00C35A2C">
        <w:rPr>
          <w:rFonts w:ascii="Fb Fontext" w:hAnsi="Fb Fontext"/>
          <w:sz w:val="32"/>
          <w:rtl/>
        </w:rPr>
        <w:t xml:space="preserve"> </w:t>
      </w:r>
      <w:r w:rsidRPr="00C35A2C">
        <w:rPr>
          <w:rFonts w:ascii="Fb Fontext" w:hAnsi="Fb Fontext" w:hint="cs"/>
          <w:sz w:val="32"/>
          <w:rtl/>
        </w:rPr>
        <w:t>לבר</w:t>
      </w:r>
      <w:r w:rsidRPr="00C35A2C">
        <w:rPr>
          <w:rFonts w:ascii="Fb Fontext" w:hAnsi="Fb Fontext"/>
          <w:sz w:val="32"/>
          <w:rtl/>
        </w:rPr>
        <w:t xml:space="preserve"> </w:t>
      </w:r>
      <w:r w:rsidRPr="00C35A2C">
        <w:rPr>
          <w:rFonts w:ascii="Fb Fontext" w:hAnsi="Fb Fontext" w:hint="cs"/>
          <w:sz w:val="32"/>
          <w:rtl/>
        </w:rPr>
        <w:t>מאילני</w:t>
      </w:r>
      <w:r w:rsidRPr="00C35A2C">
        <w:rPr>
          <w:rFonts w:ascii="Fb Fontext" w:hAnsi="Fb Fontext"/>
          <w:sz w:val="32"/>
          <w:rtl/>
        </w:rPr>
        <w:t>,</w:t>
      </w:r>
    </w:p>
    <w:p w14:paraId="2873326E" w14:textId="77777777" w:rsidR="00FB60E0" w:rsidRPr="00C35A2C" w:rsidRDefault="00FB60E0" w:rsidP="00FB60E0">
      <w:pPr>
        <w:ind w:left="226" w:firstLine="113"/>
        <w:rPr>
          <w:rFonts w:ascii="Fb Fontext" w:hAnsi="Fb Fontext"/>
          <w:sz w:val="32"/>
          <w:rtl/>
        </w:rPr>
      </w:pPr>
      <w:r>
        <w:rPr>
          <w:rFonts w:ascii="Fb Fontext" w:hAnsi="Fb Fontext" w:hint="cs"/>
          <w:sz w:val="32"/>
          <w:rtl/>
        </w:rPr>
        <w:t xml:space="preserve"> </w:t>
      </w:r>
      <w:r w:rsidRPr="00C35A2C">
        <w:rPr>
          <w:rFonts w:ascii="Fb Fontext" w:hAnsi="Fb Fontext" w:hint="cs"/>
          <w:sz w:val="32"/>
          <w:rtl/>
        </w:rPr>
        <w:t>אילני</w:t>
      </w:r>
      <w:r w:rsidRPr="00C35A2C">
        <w:rPr>
          <w:rFonts w:ascii="Fb Fontext" w:hAnsi="Fb Fontext"/>
          <w:sz w:val="32"/>
          <w:rtl/>
        </w:rPr>
        <w:t xml:space="preserve"> </w:t>
      </w:r>
      <w:r w:rsidRPr="00C35A2C">
        <w:rPr>
          <w:rFonts w:ascii="Fb Fontext" w:hAnsi="Fb Fontext" w:hint="cs"/>
          <w:sz w:val="32"/>
          <w:rtl/>
        </w:rPr>
        <w:t>ודיקלי</w:t>
      </w:r>
      <w:r w:rsidRPr="00C35A2C">
        <w:rPr>
          <w:rFonts w:ascii="Fb Fontext" w:hAnsi="Fb Fontext"/>
          <w:sz w:val="32"/>
          <w:rtl/>
        </w:rPr>
        <w:t xml:space="preserve"> - </w:t>
      </w:r>
      <w:r w:rsidRPr="00C35A2C">
        <w:rPr>
          <w:rFonts w:ascii="Fb Fontext" w:hAnsi="Fb Fontext" w:hint="cs"/>
          <w:sz w:val="32"/>
          <w:rtl/>
        </w:rPr>
        <w:t>לבר</w:t>
      </w:r>
      <w:r w:rsidRPr="00C35A2C">
        <w:rPr>
          <w:rFonts w:ascii="Fb Fontext" w:hAnsi="Fb Fontext"/>
          <w:sz w:val="32"/>
          <w:rtl/>
        </w:rPr>
        <w:t xml:space="preserve"> </w:t>
      </w:r>
      <w:r w:rsidRPr="00C35A2C">
        <w:rPr>
          <w:rFonts w:ascii="Fb Fontext" w:hAnsi="Fb Fontext" w:hint="cs"/>
          <w:sz w:val="32"/>
          <w:rtl/>
        </w:rPr>
        <w:t>מאילני</w:t>
      </w:r>
      <w:r w:rsidRPr="00C35A2C">
        <w:rPr>
          <w:rFonts w:ascii="Fb Fontext" w:hAnsi="Fb Fontext"/>
          <w:sz w:val="32"/>
          <w:rtl/>
        </w:rPr>
        <w:t xml:space="preserve">, </w:t>
      </w:r>
      <w:r w:rsidRPr="00C35A2C">
        <w:rPr>
          <w:rFonts w:ascii="Fb Fontext" w:hAnsi="Fb Fontext" w:hint="cs"/>
          <w:sz w:val="32"/>
          <w:rtl/>
        </w:rPr>
        <w:t>גופני</w:t>
      </w:r>
      <w:r w:rsidRPr="00C35A2C">
        <w:rPr>
          <w:rFonts w:ascii="Fb Fontext" w:hAnsi="Fb Fontext"/>
          <w:sz w:val="32"/>
          <w:rtl/>
        </w:rPr>
        <w:t xml:space="preserve"> </w:t>
      </w:r>
      <w:r w:rsidRPr="00C35A2C">
        <w:rPr>
          <w:rFonts w:ascii="Fb Fontext" w:hAnsi="Fb Fontext" w:hint="cs"/>
          <w:sz w:val="32"/>
          <w:rtl/>
        </w:rPr>
        <w:t>ודיקלי</w:t>
      </w:r>
      <w:r w:rsidRPr="00C35A2C">
        <w:rPr>
          <w:rFonts w:ascii="Fb Fontext" w:hAnsi="Fb Fontext"/>
          <w:sz w:val="32"/>
          <w:rtl/>
        </w:rPr>
        <w:t xml:space="preserve"> - </w:t>
      </w:r>
      <w:r w:rsidRPr="00C35A2C">
        <w:rPr>
          <w:rFonts w:ascii="Fb Fontext" w:hAnsi="Fb Fontext" w:hint="cs"/>
          <w:sz w:val="32"/>
          <w:rtl/>
        </w:rPr>
        <w:t>לבר</w:t>
      </w:r>
      <w:r w:rsidRPr="00C35A2C">
        <w:rPr>
          <w:rFonts w:ascii="Fb Fontext" w:hAnsi="Fb Fontext"/>
          <w:sz w:val="32"/>
          <w:rtl/>
        </w:rPr>
        <w:t xml:space="preserve"> </w:t>
      </w:r>
      <w:r w:rsidRPr="00C35A2C">
        <w:rPr>
          <w:rFonts w:ascii="Fb Fontext" w:hAnsi="Fb Fontext" w:hint="cs"/>
          <w:sz w:val="32"/>
          <w:rtl/>
        </w:rPr>
        <w:t>מגופני</w:t>
      </w:r>
      <w:r w:rsidRPr="00C35A2C">
        <w:rPr>
          <w:rFonts w:ascii="Fb Fontext" w:hAnsi="Fb Fontext"/>
          <w:sz w:val="32"/>
          <w:rtl/>
        </w:rPr>
        <w:t>.</w:t>
      </w:r>
    </w:p>
    <w:p w14:paraId="0098BC3A" w14:textId="77777777" w:rsidR="003D26D0" w:rsidRPr="00A27FAA" w:rsidRDefault="003D26D0" w:rsidP="003D26D0">
      <w:pPr>
        <w:pStyle w:val="affff9"/>
        <w:rPr>
          <w:rtl/>
        </w:rPr>
      </w:pPr>
      <w:r>
        <w:rPr>
          <w:rFonts w:hint="cs"/>
          <w:rtl/>
        </w:rPr>
        <w:t>באמר חוץ מאילנות</w:t>
      </w:r>
    </w:p>
    <w:p w14:paraId="7E79BDE1" w14:textId="77777777" w:rsidR="003D26D0" w:rsidRDefault="003D26D0" w:rsidP="00982F98">
      <w:pPr>
        <w:pStyle w:val="affe"/>
        <w:framePr w:wrap="around"/>
        <w:rPr>
          <w:rtl/>
        </w:rPr>
      </w:pPr>
      <w:r w:rsidRPr="00C35A2C">
        <w:rPr>
          <w:rFonts w:hint="cs"/>
          <w:rtl/>
        </w:rPr>
        <w:t>ע.</w:t>
      </w:r>
    </w:p>
    <w:p w14:paraId="1F766584" w14:textId="77777777" w:rsidR="003D26D0" w:rsidRPr="007007D8" w:rsidRDefault="003D26D0" w:rsidP="003D26D0">
      <w:pPr>
        <w:pStyle w:val="36"/>
        <w:framePr w:wrap="notBeside"/>
        <w:rPr>
          <w:rtl/>
        </w:rPr>
      </w:pPr>
      <w:r w:rsidRPr="007007D8">
        <w:rPr>
          <w:rFonts w:hint="cs"/>
          <w:rtl/>
        </w:rPr>
        <w:t>רב</w:t>
      </w:r>
      <w:r w:rsidRPr="007007D8">
        <w:rPr>
          <w:rtl/>
        </w:rPr>
        <w:t>:</w:t>
      </w:r>
    </w:p>
    <w:p w14:paraId="1C2132E0" w14:textId="77777777" w:rsidR="003D26D0" w:rsidRDefault="003D26D0" w:rsidP="003D26D0">
      <w:pPr>
        <w:rPr>
          <w:rFonts w:ascii="Fb Fontext" w:hAnsi="Fb Fontext"/>
          <w:sz w:val="32"/>
          <w:rtl/>
        </w:rPr>
      </w:pPr>
      <w:r w:rsidRPr="00C35A2C">
        <w:rPr>
          <w:rFonts w:ascii="Fb Fontext" w:hAnsi="Fb Fontext" w:hint="cs"/>
          <w:sz w:val="32"/>
          <w:rtl/>
        </w:rPr>
        <w:t>כל</w:t>
      </w:r>
      <w:r w:rsidRPr="00C35A2C">
        <w:rPr>
          <w:rFonts w:ascii="Fb Fontext" w:hAnsi="Fb Fontext"/>
          <w:sz w:val="32"/>
          <w:rtl/>
        </w:rPr>
        <w:t xml:space="preserve"> </w:t>
      </w:r>
      <w:r w:rsidRPr="00C35A2C">
        <w:rPr>
          <w:rFonts w:ascii="Fb Fontext" w:hAnsi="Fb Fontext" w:hint="cs"/>
          <w:sz w:val="32"/>
          <w:rtl/>
        </w:rPr>
        <w:t>שעולין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בחבל</w:t>
      </w:r>
      <w:r w:rsidRPr="00C35A2C">
        <w:rPr>
          <w:rFonts w:ascii="Fb Fontext" w:hAnsi="Fb Fontext"/>
          <w:sz w:val="32"/>
          <w:rtl/>
        </w:rPr>
        <w:t xml:space="preserve"> </w:t>
      </w:r>
      <w:r w:rsidRPr="00C35A2C">
        <w:rPr>
          <w:rFonts w:ascii="Fb Fontext" w:hAnsi="Fb Fontext" w:hint="cs"/>
          <w:sz w:val="32"/>
          <w:rtl/>
        </w:rPr>
        <w:t>הוי</w:t>
      </w:r>
      <w:r w:rsidRPr="00C35A2C">
        <w:rPr>
          <w:rFonts w:ascii="Fb Fontext" w:hAnsi="Fb Fontext"/>
          <w:sz w:val="32"/>
          <w:rtl/>
        </w:rPr>
        <w:t xml:space="preserve"> </w:t>
      </w:r>
      <w:r w:rsidRPr="00C35A2C">
        <w:rPr>
          <w:rFonts w:ascii="Fb Fontext" w:hAnsi="Fb Fontext" w:hint="cs"/>
          <w:sz w:val="32"/>
          <w:rtl/>
        </w:rPr>
        <w:t>שיור</w:t>
      </w:r>
      <w:r w:rsidRPr="00C35A2C">
        <w:rPr>
          <w:rFonts w:ascii="Fb Fontext" w:hAnsi="Fb Fontext"/>
          <w:sz w:val="32"/>
          <w:rtl/>
        </w:rPr>
        <w:t xml:space="preserve">, </w:t>
      </w:r>
      <w:r w:rsidRPr="00C35A2C">
        <w:rPr>
          <w:rFonts w:ascii="Fb Fontext" w:hAnsi="Fb Fontext" w:hint="cs"/>
          <w:sz w:val="32"/>
          <w:rtl/>
        </w:rPr>
        <w:t>כל</w:t>
      </w:r>
      <w:r w:rsidRPr="00C35A2C">
        <w:rPr>
          <w:rFonts w:ascii="Fb Fontext" w:hAnsi="Fb Fontext"/>
          <w:sz w:val="32"/>
          <w:rtl/>
        </w:rPr>
        <w:t xml:space="preserve"> </w:t>
      </w:r>
      <w:r w:rsidRPr="00C35A2C">
        <w:rPr>
          <w:rFonts w:ascii="Fb Fontext" w:hAnsi="Fb Fontext" w:hint="cs"/>
          <w:sz w:val="32"/>
          <w:rtl/>
        </w:rPr>
        <w:t>שאין</w:t>
      </w:r>
      <w:r w:rsidRPr="00C35A2C">
        <w:rPr>
          <w:rFonts w:ascii="Fb Fontext" w:hAnsi="Fb Fontext"/>
          <w:sz w:val="32"/>
          <w:rtl/>
        </w:rPr>
        <w:t xml:space="preserve"> </w:t>
      </w:r>
      <w:r w:rsidRPr="00C35A2C">
        <w:rPr>
          <w:rFonts w:ascii="Fb Fontext" w:hAnsi="Fb Fontext" w:hint="cs"/>
          <w:sz w:val="32"/>
          <w:rtl/>
        </w:rPr>
        <w:t>עולין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בחבל</w:t>
      </w:r>
      <w:r w:rsidRPr="00C35A2C">
        <w:rPr>
          <w:rFonts w:ascii="Fb Fontext" w:hAnsi="Fb Fontext"/>
          <w:sz w:val="32"/>
          <w:rtl/>
        </w:rPr>
        <w:t xml:space="preserve"> </w:t>
      </w:r>
      <w:r>
        <w:rPr>
          <w:rFonts w:ascii="Fb Fontext" w:hAnsi="Fb Fontext" w:hint="cs"/>
          <w:sz w:val="32"/>
          <w:rtl/>
        </w:rPr>
        <w:t xml:space="preserve">אינו </w:t>
      </w:r>
      <w:r w:rsidRPr="00C35A2C">
        <w:rPr>
          <w:rFonts w:ascii="Fb Fontext" w:hAnsi="Fb Fontext" w:hint="cs"/>
          <w:sz w:val="32"/>
          <w:rtl/>
        </w:rPr>
        <w:t>שיור</w:t>
      </w:r>
    </w:p>
    <w:p w14:paraId="40A97E83" w14:textId="77777777" w:rsidR="003D26D0" w:rsidRPr="00000248" w:rsidRDefault="003D26D0" w:rsidP="003D26D0">
      <w:pPr>
        <w:pStyle w:val="36"/>
        <w:framePr w:wrap="notBeside"/>
        <w:rPr>
          <w:rtl/>
        </w:rPr>
      </w:pPr>
      <w:r w:rsidRPr="00000248">
        <w:rPr>
          <w:rFonts w:hint="cs"/>
          <w:rtl/>
        </w:rPr>
        <w:t>דייני</w:t>
      </w:r>
      <w:r w:rsidRPr="00000248">
        <w:rPr>
          <w:rtl/>
        </w:rPr>
        <w:t xml:space="preserve"> </w:t>
      </w:r>
      <w:r w:rsidRPr="00000248">
        <w:rPr>
          <w:rFonts w:hint="cs"/>
          <w:rtl/>
        </w:rPr>
        <w:t>גולה</w:t>
      </w:r>
      <w:r w:rsidRPr="00000248">
        <w:rPr>
          <w:rtl/>
        </w:rPr>
        <w:t>:</w:t>
      </w:r>
    </w:p>
    <w:p w14:paraId="416737D7" w14:textId="77777777" w:rsidR="003D26D0" w:rsidRDefault="003D26D0" w:rsidP="003D26D0">
      <w:pPr>
        <w:rPr>
          <w:rFonts w:ascii="Fb Fontext" w:hAnsi="Fb Fontext"/>
          <w:rtl/>
        </w:rPr>
      </w:pPr>
      <w:r w:rsidRPr="00C35A2C">
        <w:rPr>
          <w:rFonts w:ascii="Fb Fontext" w:hAnsi="Fb Fontext" w:hint="cs"/>
          <w:rtl/>
        </w:rPr>
        <w:t>כל</w:t>
      </w:r>
      <w:r w:rsidRPr="00C35A2C">
        <w:rPr>
          <w:rFonts w:ascii="Fb Fontext" w:hAnsi="Fb Fontext"/>
          <w:rtl/>
        </w:rPr>
        <w:t xml:space="preserve"> </w:t>
      </w:r>
      <w:r w:rsidRPr="00C35A2C">
        <w:rPr>
          <w:rFonts w:ascii="Fb Fontext" w:hAnsi="Fb Fontext" w:hint="cs"/>
          <w:rtl/>
        </w:rPr>
        <w:t>שהעול</w:t>
      </w:r>
      <w:r w:rsidRPr="00C35A2C">
        <w:rPr>
          <w:rFonts w:ascii="Fb Fontext" w:hAnsi="Fb Fontext"/>
          <w:rtl/>
        </w:rPr>
        <w:t xml:space="preserve"> </w:t>
      </w:r>
      <w:r w:rsidRPr="00C35A2C">
        <w:rPr>
          <w:rFonts w:ascii="Fb Fontext" w:hAnsi="Fb Fontext" w:hint="cs"/>
          <w:rtl/>
        </w:rPr>
        <w:t>כובשו</w:t>
      </w:r>
      <w:r w:rsidRPr="00C35A2C">
        <w:rPr>
          <w:rFonts w:ascii="Fb Fontext" w:hAnsi="Fb Fontext"/>
          <w:rtl/>
        </w:rPr>
        <w:t xml:space="preserve"> - </w:t>
      </w:r>
      <w:r w:rsidRPr="00C35A2C">
        <w:rPr>
          <w:rFonts w:ascii="Fb Fontext" w:hAnsi="Fb Fontext" w:hint="cs"/>
          <w:rtl/>
        </w:rPr>
        <w:t>לא</w:t>
      </w:r>
      <w:r w:rsidRPr="00C35A2C">
        <w:rPr>
          <w:rFonts w:ascii="Fb Fontext" w:hAnsi="Fb Fontext"/>
          <w:rtl/>
        </w:rPr>
        <w:t xml:space="preserve"> </w:t>
      </w:r>
      <w:r w:rsidRPr="00C35A2C">
        <w:rPr>
          <w:rFonts w:ascii="Fb Fontext" w:hAnsi="Fb Fontext" w:hint="cs"/>
          <w:rtl/>
        </w:rPr>
        <w:t>הוי</w:t>
      </w:r>
      <w:r w:rsidRPr="00C35A2C">
        <w:rPr>
          <w:rFonts w:ascii="Fb Fontext" w:hAnsi="Fb Fontext"/>
          <w:rtl/>
        </w:rPr>
        <w:t xml:space="preserve"> </w:t>
      </w:r>
      <w:r w:rsidRPr="00C35A2C">
        <w:rPr>
          <w:rFonts w:ascii="Fb Fontext" w:hAnsi="Fb Fontext" w:hint="cs"/>
          <w:rtl/>
        </w:rPr>
        <w:t>שיור</w:t>
      </w:r>
      <w:r w:rsidRPr="00C35A2C">
        <w:rPr>
          <w:rFonts w:ascii="Fb Fontext" w:hAnsi="Fb Fontext"/>
          <w:rtl/>
        </w:rPr>
        <w:t>,</w:t>
      </w:r>
      <w:r>
        <w:rPr>
          <w:rFonts w:ascii="Fb Fontext" w:hAnsi="Fb Fontext" w:hint="cs"/>
          <w:rtl/>
        </w:rPr>
        <w:t xml:space="preserve"> </w:t>
      </w:r>
      <w:r w:rsidRPr="00C35A2C">
        <w:rPr>
          <w:rFonts w:ascii="Fb Fontext" w:hAnsi="Fb Fontext" w:hint="cs"/>
          <w:rtl/>
        </w:rPr>
        <w:t>כל</w:t>
      </w:r>
      <w:r w:rsidRPr="00C35A2C">
        <w:rPr>
          <w:rFonts w:ascii="Fb Fontext" w:hAnsi="Fb Fontext"/>
          <w:rtl/>
        </w:rPr>
        <w:t xml:space="preserve"> </w:t>
      </w:r>
      <w:r w:rsidRPr="00C35A2C">
        <w:rPr>
          <w:rFonts w:ascii="Fb Fontext" w:hAnsi="Fb Fontext" w:hint="cs"/>
          <w:rtl/>
        </w:rPr>
        <w:t>שאין</w:t>
      </w:r>
      <w:r w:rsidRPr="00C35A2C">
        <w:rPr>
          <w:rFonts w:ascii="Fb Fontext" w:hAnsi="Fb Fontext"/>
          <w:rtl/>
        </w:rPr>
        <w:t xml:space="preserve"> </w:t>
      </w:r>
      <w:r w:rsidRPr="00C35A2C">
        <w:rPr>
          <w:rFonts w:ascii="Fb Fontext" w:hAnsi="Fb Fontext" w:hint="cs"/>
          <w:rtl/>
        </w:rPr>
        <w:t>העול</w:t>
      </w:r>
      <w:r w:rsidRPr="00C35A2C">
        <w:rPr>
          <w:rFonts w:ascii="Fb Fontext" w:hAnsi="Fb Fontext"/>
          <w:rtl/>
        </w:rPr>
        <w:t xml:space="preserve"> </w:t>
      </w:r>
      <w:r w:rsidRPr="00C35A2C">
        <w:rPr>
          <w:rFonts w:ascii="Fb Fontext" w:hAnsi="Fb Fontext" w:hint="cs"/>
          <w:rtl/>
        </w:rPr>
        <w:t>כובשו</w:t>
      </w:r>
      <w:r w:rsidRPr="00C35A2C">
        <w:rPr>
          <w:rFonts w:ascii="Fb Fontext" w:hAnsi="Fb Fontext"/>
          <w:rtl/>
        </w:rPr>
        <w:t xml:space="preserve"> </w:t>
      </w:r>
      <w:r w:rsidRPr="00C35A2C">
        <w:rPr>
          <w:rFonts w:ascii="Fb Fontext" w:hAnsi="Fb Fontext" w:hint="cs"/>
          <w:rtl/>
        </w:rPr>
        <w:t>הוי</w:t>
      </w:r>
      <w:r w:rsidRPr="00C35A2C">
        <w:rPr>
          <w:rFonts w:ascii="Fb Fontext" w:hAnsi="Fb Fontext"/>
          <w:rtl/>
        </w:rPr>
        <w:t xml:space="preserve"> </w:t>
      </w:r>
      <w:r w:rsidRPr="00C35A2C">
        <w:rPr>
          <w:rFonts w:ascii="Fb Fontext" w:hAnsi="Fb Fontext" w:hint="cs"/>
          <w:rtl/>
        </w:rPr>
        <w:t>שיור</w:t>
      </w:r>
      <w:r w:rsidRPr="00C35A2C">
        <w:rPr>
          <w:rFonts w:ascii="Fb Fontext" w:hAnsi="Fb Fontext"/>
          <w:rtl/>
        </w:rPr>
        <w:t xml:space="preserve"> </w:t>
      </w:r>
    </w:p>
    <w:p w14:paraId="2FD5FB30" w14:textId="77777777" w:rsidR="003D26D0" w:rsidRPr="00000248" w:rsidRDefault="003D26D0" w:rsidP="003D26D0">
      <w:pPr>
        <w:pStyle w:val="36"/>
        <w:framePr w:wrap="notBeside"/>
        <w:rPr>
          <w:rtl/>
        </w:rPr>
      </w:pPr>
      <w:r w:rsidRPr="00000248">
        <w:rPr>
          <w:rFonts w:hint="cs"/>
          <w:rtl/>
        </w:rPr>
        <w:t>ולא</w:t>
      </w:r>
      <w:r w:rsidRPr="00000248">
        <w:rPr>
          <w:rtl/>
        </w:rPr>
        <w:t xml:space="preserve"> </w:t>
      </w:r>
      <w:r w:rsidRPr="00000248">
        <w:rPr>
          <w:rFonts w:hint="cs"/>
          <w:rtl/>
        </w:rPr>
        <w:t>חלקו</w:t>
      </w:r>
      <w:r w:rsidRPr="00000248">
        <w:rPr>
          <w:rtl/>
        </w:rPr>
        <w:t>:</w:t>
      </w:r>
    </w:p>
    <w:p w14:paraId="3F12303D" w14:textId="77777777" w:rsidR="003D26D0" w:rsidRPr="00C35A2C" w:rsidRDefault="003D26D0" w:rsidP="003D26D0">
      <w:pPr>
        <w:rPr>
          <w:rFonts w:ascii="Fb Fontext" w:hAnsi="Fb Fontext"/>
          <w:rtl/>
        </w:rPr>
      </w:pPr>
      <w:r w:rsidRPr="00C35A2C">
        <w:rPr>
          <w:rFonts w:ascii="Fb Fontext" w:hAnsi="Fb Fontext" w:hint="cs"/>
          <w:rtl/>
        </w:rPr>
        <w:t>הא</w:t>
      </w:r>
      <w:r w:rsidRPr="00C35A2C">
        <w:rPr>
          <w:rFonts w:ascii="Fb Fontext" w:hAnsi="Fb Fontext"/>
          <w:rtl/>
        </w:rPr>
        <w:t xml:space="preserve"> </w:t>
      </w:r>
      <w:r w:rsidRPr="00C35A2C">
        <w:rPr>
          <w:rFonts w:ascii="Fb Fontext" w:hAnsi="Fb Fontext" w:hint="cs"/>
          <w:rtl/>
        </w:rPr>
        <w:t>בדקל</w:t>
      </w:r>
      <w:r w:rsidRPr="00C35A2C">
        <w:rPr>
          <w:rFonts w:ascii="Fb Fontext" w:hAnsi="Fb Fontext"/>
          <w:rtl/>
        </w:rPr>
        <w:t xml:space="preserve">, </w:t>
      </w:r>
      <w:r w:rsidRPr="00C35A2C">
        <w:rPr>
          <w:rFonts w:ascii="Fb Fontext" w:hAnsi="Fb Fontext" w:hint="cs"/>
          <w:rtl/>
        </w:rPr>
        <w:t>הא</w:t>
      </w:r>
      <w:r w:rsidRPr="00C35A2C">
        <w:rPr>
          <w:rFonts w:ascii="Fb Fontext" w:hAnsi="Fb Fontext"/>
          <w:rtl/>
        </w:rPr>
        <w:t xml:space="preserve"> </w:t>
      </w:r>
      <w:r w:rsidRPr="00C35A2C">
        <w:rPr>
          <w:rFonts w:ascii="Fb Fontext" w:hAnsi="Fb Fontext" w:hint="cs"/>
          <w:rtl/>
        </w:rPr>
        <w:t>ב</w:t>
      </w:r>
      <w:r>
        <w:rPr>
          <w:rFonts w:ascii="Fb Fontext" w:hAnsi="Fb Fontext" w:hint="cs"/>
          <w:rtl/>
        </w:rPr>
        <w:t>שאר אילנות</w:t>
      </w:r>
      <w:r w:rsidRPr="00C35A2C">
        <w:rPr>
          <w:rFonts w:ascii="Fb Fontext" w:hAnsi="Fb Fontext"/>
          <w:rtl/>
        </w:rPr>
        <w:t>.</w:t>
      </w:r>
    </w:p>
    <w:p w14:paraId="37D158CC" w14:textId="77777777" w:rsidR="003D26D0" w:rsidRPr="001B450D" w:rsidRDefault="003D26D0" w:rsidP="003D26D0">
      <w:pPr>
        <w:pStyle w:val="aff9"/>
        <w:rPr>
          <w:rtl/>
        </w:rPr>
      </w:pPr>
      <w:r w:rsidRPr="001B450D">
        <w:rPr>
          <w:rFonts w:hint="cs"/>
          <w:rtl/>
        </w:rPr>
        <w:t>***</w:t>
      </w:r>
    </w:p>
    <w:p w14:paraId="75484C45" w14:textId="77777777" w:rsidR="003D26D0" w:rsidRPr="007007D8" w:rsidRDefault="003D26D0" w:rsidP="003D26D0">
      <w:pPr>
        <w:pStyle w:val="36"/>
        <w:framePr w:wrap="notBeside"/>
        <w:rPr>
          <w:rtl/>
        </w:rPr>
      </w:pPr>
      <w:r w:rsidRPr="007007D8">
        <w:rPr>
          <w:rFonts w:hint="cs"/>
          <w:rtl/>
        </w:rPr>
        <w:t>בעא</w:t>
      </w:r>
      <w:r w:rsidRPr="007007D8">
        <w:rPr>
          <w:rtl/>
        </w:rPr>
        <w:t xml:space="preserve"> </w:t>
      </w:r>
      <w:r w:rsidRPr="007007D8">
        <w:rPr>
          <w:rFonts w:hint="cs"/>
          <w:rtl/>
        </w:rPr>
        <w:t>ראב</w:t>
      </w:r>
      <w:r w:rsidRPr="007007D8">
        <w:rPr>
          <w:rtl/>
        </w:rPr>
        <w:t>"</w:t>
      </w:r>
      <w:r w:rsidRPr="007007D8">
        <w:rPr>
          <w:rFonts w:hint="cs"/>
          <w:rtl/>
        </w:rPr>
        <w:t>ה מר</w:t>
      </w:r>
      <w:r w:rsidRPr="007007D8">
        <w:rPr>
          <w:rtl/>
        </w:rPr>
        <w:t>"</w:t>
      </w:r>
      <w:r w:rsidRPr="007007D8">
        <w:rPr>
          <w:rFonts w:hint="cs"/>
          <w:rtl/>
        </w:rPr>
        <w:t>ש</w:t>
      </w:r>
      <w:r w:rsidRPr="007007D8">
        <w:rPr>
          <w:rtl/>
        </w:rPr>
        <w:t>:</w:t>
      </w:r>
    </w:p>
    <w:p w14:paraId="71A2DBD0" w14:textId="77777777" w:rsidR="003D26D0" w:rsidRPr="00C35A2C" w:rsidRDefault="003D26D0" w:rsidP="003D26D0">
      <w:pPr>
        <w:rPr>
          <w:rFonts w:ascii="Fb Fontext" w:hAnsi="Fb Fontext"/>
          <w:rtl/>
        </w:rPr>
      </w:pPr>
      <w:r w:rsidRPr="0081371E">
        <w:rPr>
          <w:rStyle w:val="afff8"/>
          <w:rFonts w:hint="cs"/>
          <w:rtl/>
        </w:rPr>
        <w:t>חוץ</w:t>
      </w:r>
      <w:r w:rsidRPr="0081371E">
        <w:rPr>
          <w:rStyle w:val="afff8"/>
          <w:rtl/>
        </w:rPr>
        <w:t xml:space="preserve"> </w:t>
      </w:r>
      <w:r w:rsidRPr="0081371E">
        <w:rPr>
          <w:rStyle w:val="afff8"/>
          <w:rFonts w:hint="cs"/>
          <w:rtl/>
        </w:rPr>
        <w:t>מחרוב</w:t>
      </w:r>
      <w:r w:rsidRPr="0081371E">
        <w:rPr>
          <w:rStyle w:val="afff8"/>
          <w:rtl/>
        </w:rPr>
        <w:t xml:space="preserve"> </w:t>
      </w:r>
      <w:r w:rsidRPr="0081371E">
        <w:rPr>
          <w:rStyle w:val="afff8"/>
          <w:rFonts w:hint="cs"/>
          <w:rtl/>
        </w:rPr>
        <w:t>פלוני</w:t>
      </w:r>
      <w:r w:rsidRPr="0081371E">
        <w:rPr>
          <w:rStyle w:val="afff8"/>
          <w:rtl/>
        </w:rPr>
        <w:t xml:space="preserve">, </w:t>
      </w:r>
      <w:r w:rsidRPr="0081371E">
        <w:rPr>
          <w:rStyle w:val="afff8"/>
          <w:rFonts w:hint="cs"/>
          <w:rtl/>
        </w:rPr>
        <w:t>חוץ</w:t>
      </w:r>
      <w:r w:rsidRPr="0081371E">
        <w:rPr>
          <w:rStyle w:val="afff8"/>
          <w:rtl/>
        </w:rPr>
        <w:t xml:space="preserve"> </w:t>
      </w:r>
      <w:r w:rsidRPr="0081371E">
        <w:rPr>
          <w:rStyle w:val="afff8"/>
          <w:rFonts w:hint="cs"/>
          <w:rtl/>
        </w:rPr>
        <w:t>מסדן</w:t>
      </w:r>
      <w:r w:rsidRPr="0081371E">
        <w:rPr>
          <w:rStyle w:val="afff8"/>
          <w:rtl/>
        </w:rPr>
        <w:t xml:space="preserve"> </w:t>
      </w:r>
      <w:r w:rsidRPr="0081371E">
        <w:rPr>
          <w:rStyle w:val="afff8"/>
          <w:rFonts w:hint="cs"/>
          <w:rtl/>
        </w:rPr>
        <w:t>פלוני</w:t>
      </w:r>
      <w:r w:rsidRPr="0081371E">
        <w:rPr>
          <w:rStyle w:val="afff8"/>
          <w:rtl/>
        </w:rPr>
        <w:t>,</w:t>
      </w:r>
      <w:r w:rsidRPr="00C35A2C">
        <w:rPr>
          <w:rFonts w:ascii="Fb Fontext" w:hAnsi="Fb Fontext"/>
          <w:sz w:val="32"/>
          <w:rtl/>
        </w:rPr>
        <w:t xml:space="preserve"> </w:t>
      </w:r>
      <w:r w:rsidRPr="007007D8">
        <w:rPr>
          <w:rStyle w:val="affffe"/>
          <w:rFonts w:hint="cs"/>
          <w:rtl/>
        </w:rPr>
        <w:t>א</w:t>
      </w:r>
      <w:r w:rsidRPr="007007D8">
        <w:rPr>
          <w:rStyle w:val="affffe"/>
          <w:rtl/>
        </w:rPr>
        <w:t>"</w:t>
      </w:r>
      <w:r w:rsidRPr="007007D8">
        <w:rPr>
          <w:rStyle w:val="affffe"/>
          <w:rFonts w:hint="cs"/>
          <w:rtl/>
        </w:rPr>
        <w:t>ל</w:t>
      </w:r>
      <w:r w:rsidRPr="00C35A2C">
        <w:rPr>
          <w:rFonts w:ascii="Fb Fontext" w:hAnsi="Fb Fontext" w:hint="cs"/>
          <w:sz w:val="32"/>
          <w:rtl/>
        </w:rPr>
        <w:t xml:space="preserve"> </w:t>
      </w:r>
      <w:r>
        <w:rPr>
          <w:rFonts w:ascii="Fb Fontext" w:hAnsi="Fb Fontext" w:hint="cs"/>
          <w:sz w:val="32"/>
          <w:rtl/>
        </w:rPr>
        <w:t>גם את ה</w:t>
      </w:r>
      <w:r w:rsidRPr="00C35A2C">
        <w:rPr>
          <w:rFonts w:ascii="Fb Fontext" w:hAnsi="Fb Fontext" w:hint="cs"/>
          <w:sz w:val="32"/>
          <w:rtl/>
        </w:rPr>
        <w:t>שאר</w:t>
      </w:r>
      <w:r>
        <w:rPr>
          <w:rFonts w:ascii="Fb Fontext" w:hAnsi="Fb Fontext" w:hint="cs"/>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קנה</w:t>
      </w:r>
      <w:r w:rsidRPr="00C35A2C">
        <w:rPr>
          <w:rFonts w:ascii="Fb Fontext" w:hAnsi="Fb Fontext"/>
          <w:sz w:val="32"/>
          <w:rtl/>
        </w:rPr>
        <w:t>.</w:t>
      </w:r>
    </w:p>
    <w:p w14:paraId="0FD7B85F" w14:textId="77777777" w:rsidR="003D26D0" w:rsidRPr="00000248" w:rsidRDefault="003D26D0" w:rsidP="003D26D0">
      <w:pPr>
        <w:pStyle w:val="36"/>
        <w:framePr w:wrap="notBeside"/>
        <w:rPr>
          <w:rtl/>
        </w:rPr>
      </w:pPr>
      <w:r w:rsidRPr="00000248">
        <w:rPr>
          <w:rFonts w:hint="cs"/>
          <w:rtl/>
        </w:rPr>
        <w:t>והוכיח כן</w:t>
      </w:r>
    </w:p>
    <w:p w14:paraId="61C8C716" w14:textId="77777777" w:rsidR="003D26D0" w:rsidRDefault="003D26D0" w:rsidP="003D26D0">
      <w:pPr>
        <w:spacing w:after="60"/>
        <w:rPr>
          <w:rFonts w:ascii="Fb Fontext" w:hAnsi="Fb Fontext"/>
          <w:rtl/>
        </w:rPr>
      </w:pPr>
      <w:r w:rsidRPr="00C35A2C">
        <w:rPr>
          <w:rFonts w:ascii="Fb Fontext" w:hAnsi="Fb Fontext" w:hint="cs"/>
          <w:rtl/>
        </w:rPr>
        <w:t>מדשדי מכורה לך חוץ משדה פלונית לא קנה כל השאר</w:t>
      </w:r>
    </w:p>
    <w:p w14:paraId="6E8A8822" w14:textId="77777777" w:rsidR="003D26D0" w:rsidRPr="007007D8" w:rsidRDefault="003D26D0" w:rsidP="003D26D0">
      <w:pPr>
        <w:pStyle w:val="36"/>
        <w:framePr w:wrap="notBeside"/>
        <w:rPr>
          <w:rtl/>
        </w:rPr>
      </w:pPr>
      <w:r w:rsidRPr="007007D8">
        <w:rPr>
          <w:rFonts w:hint="cs"/>
          <w:rtl/>
        </w:rPr>
        <w:t>וא</w:t>
      </w:r>
      <w:r w:rsidRPr="007007D8">
        <w:rPr>
          <w:rtl/>
        </w:rPr>
        <w:t>"</w:t>
      </w:r>
      <w:r w:rsidRPr="007007D8">
        <w:rPr>
          <w:rFonts w:hint="cs"/>
          <w:rtl/>
        </w:rPr>
        <w:t xml:space="preserve">ד בעי </w:t>
      </w:r>
    </w:p>
    <w:p w14:paraId="539564D4" w14:textId="77777777" w:rsidR="003D26D0" w:rsidRPr="00C35A2C" w:rsidRDefault="003D26D0" w:rsidP="003D26D0">
      <w:pPr>
        <w:rPr>
          <w:rFonts w:ascii="Fb Fontext" w:hAnsi="Fb Fontext"/>
          <w:rtl/>
        </w:rPr>
      </w:pPr>
      <w:r w:rsidRPr="007007D8">
        <w:rPr>
          <w:rFonts w:ascii="Fb Fontext" w:hAnsi="Fb Fontext" w:hint="cs"/>
          <w:b/>
          <w:bCs/>
          <w:rtl/>
        </w:rPr>
        <w:t>חוץ</w:t>
      </w:r>
      <w:r w:rsidRPr="007007D8">
        <w:rPr>
          <w:rFonts w:ascii="Fb Fontext" w:hAnsi="Fb Fontext"/>
          <w:b/>
          <w:bCs/>
          <w:rtl/>
        </w:rPr>
        <w:t xml:space="preserve"> </w:t>
      </w:r>
      <w:r w:rsidRPr="007007D8">
        <w:rPr>
          <w:rFonts w:ascii="Fb Fontext" w:hAnsi="Fb Fontext" w:hint="cs"/>
          <w:b/>
          <w:bCs/>
          <w:rtl/>
        </w:rPr>
        <w:t>מחצי</w:t>
      </w:r>
      <w:r w:rsidRPr="007007D8">
        <w:rPr>
          <w:rFonts w:ascii="Fb Fontext" w:hAnsi="Fb Fontext"/>
          <w:b/>
          <w:bCs/>
          <w:rtl/>
        </w:rPr>
        <w:t xml:space="preserve"> </w:t>
      </w:r>
      <w:r w:rsidRPr="007007D8">
        <w:rPr>
          <w:rFonts w:ascii="Fb Fontext" w:hAnsi="Fb Fontext" w:hint="cs"/>
          <w:b/>
          <w:bCs/>
          <w:rtl/>
        </w:rPr>
        <w:t>חרוב</w:t>
      </w:r>
      <w:r w:rsidRPr="007007D8">
        <w:rPr>
          <w:rFonts w:ascii="Fb Fontext" w:hAnsi="Fb Fontext"/>
          <w:b/>
          <w:bCs/>
          <w:rtl/>
        </w:rPr>
        <w:t xml:space="preserve"> </w:t>
      </w:r>
      <w:r w:rsidRPr="007007D8">
        <w:rPr>
          <w:rFonts w:ascii="Fb Fontext" w:hAnsi="Fb Fontext" w:hint="cs"/>
          <w:b/>
          <w:bCs/>
          <w:rtl/>
        </w:rPr>
        <w:t>או חצי סדן פלוני,</w:t>
      </w:r>
      <w:r w:rsidRPr="00C35A2C">
        <w:rPr>
          <w:rFonts w:ascii="Fb Fontext" w:hAnsi="Fb Fontext" w:hint="cs"/>
          <w:rtl/>
        </w:rPr>
        <w:t xml:space="preserve"> </w:t>
      </w:r>
      <w:r w:rsidRPr="007007D8">
        <w:rPr>
          <w:rStyle w:val="affffe"/>
          <w:rFonts w:hint="cs"/>
          <w:rtl/>
        </w:rPr>
        <w:t>וא</w:t>
      </w:r>
      <w:r w:rsidRPr="007007D8">
        <w:rPr>
          <w:rStyle w:val="affffe"/>
          <w:rtl/>
        </w:rPr>
        <w:t>"</w:t>
      </w:r>
      <w:r w:rsidRPr="007007D8">
        <w:rPr>
          <w:rStyle w:val="affffe"/>
          <w:rFonts w:hint="cs"/>
          <w:rtl/>
        </w:rPr>
        <w:t>ל</w:t>
      </w:r>
      <w:r w:rsidRPr="00C35A2C">
        <w:rPr>
          <w:rFonts w:ascii="Fb Fontext" w:hAnsi="Fb Fontext" w:hint="cs"/>
          <w:rtl/>
        </w:rPr>
        <w:t xml:space="preserve"> לא קנה אף מה ששייר באותו חרוב</w:t>
      </w:r>
    </w:p>
    <w:p w14:paraId="254A092F" w14:textId="77777777" w:rsidR="003D26D0" w:rsidRPr="00000248" w:rsidRDefault="003D26D0" w:rsidP="003D26D0">
      <w:pPr>
        <w:pStyle w:val="36"/>
        <w:framePr w:wrap="notBeside"/>
        <w:rPr>
          <w:rtl/>
        </w:rPr>
      </w:pPr>
      <w:r w:rsidRPr="00000248">
        <w:rPr>
          <w:rFonts w:hint="cs"/>
          <w:rtl/>
        </w:rPr>
        <w:t>והוכיח כן</w:t>
      </w:r>
    </w:p>
    <w:p w14:paraId="244F26B1" w14:textId="77777777" w:rsidR="003D26D0" w:rsidRPr="00C35A2C" w:rsidRDefault="003D26D0" w:rsidP="003D26D0">
      <w:pPr>
        <w:spacing w:after="60"/>
        <w:rPr>
          <w:rFonts w:ascii="Fb Fontext" w:hAnsi="Fb Fontext"/>
          <w:rtl/>
        </w:rPr>
      </w:pPr>
      <w:r>
        <w:rPr>
          <w:rFonts w:ascii="Fb Fontext" w:hAnsi="Fb Fontext" w:hint="cs"/>
          <w:sz w:val="32"/>
          <w:rtl/>
        </w:rPr>
        <w:t>מ</w:t>
      </w:r>
      <w:r w:rsidRPr="00C35A2C">
        <w:rPr>
          <w:rFonts w:ascii="Fb Fontext" w:hAnsi="Fb Fontext" w:hint="cs"/>
          <w:sz w:val="32"/>
          <w:rtl/>
        </w:rPr>
        <w:t>שדי</w:t>
      </w:r>
      <w:r w:rsidRPr="00C35A2C">
        <w:rPr>
          <w:rFonts w:ascii="Fb Fontext" w:hAnsi="Fb Fontext"/>
          <w:sz w:val="32"/>
          <w:rtl/>
        </w:rPr>
        <w:t xml:space="preserve"> </w:t>
      </w:r>
      <w:r w:rsidRPr="00C35A2C">
        <w:rPr>
          <w:rFonts w:ascii="Fb Fontext" w:hAnsi="Fb Fontext" w:hint="cs"/>
          <w:sz w:val="32"/>
          <w:rtl/>
        </w:rPr>
        <w:t>מכורה</w:t>
      </w:r>
      <w:r w:rsidRPr="00C35A2C">
        <w:rPr>
          <w:rFonts w:ascii="Fb Fontext" w:hAnsi="Fb Fontext"/>
          <w:sz w:val="32"/>
          <w:rtl/>
        </w:rPr>
        <w:t xml:space="preserve"> </w:t>
      </w:r>
      <w:r w:rsidRPr="00C35A2C">
        <w:rPr>
          <w:rFonts w:ascii="Fb Fontext" w:hAnsi="Fb Fontext" w:hint="cs"/>
          <w:sz w:val="32"/>
          <w:rtl/>
        </w:rPr>
        <w:t>לך</w:t>
      </w:r>
      <w:r w:rsidRPr="00C35A2C">
        <w:rPr>
          <w:rFonts w:ascii="Fb Fontext" w:hAnsi="Fb Fontext"/>
          <w:sz w:val="32"/>
          <w:rtl/>
        </w:rPr>
        <w:t xml:space="preserve"> </w:t>
      </w:r>
      <w:r w:rsidRPr="00C35A2C">
        <w:rPr>
          <w:rFonts w:ascii="Fb Fontext" w:hAnsi="Fb Fontext" w:hint="cs"/>
          <w:sz w:val="32"/>
          <w:rtl/>
        </w:rPr>
        <w:t>חוץ</w:t>
      </w:r>
      <w:r w:rsidRPr="00C35A2C">
        <w:rPr>
          <w:rFonts w:ascii="Fb Fontext" w:hAnsi="Fb Fontext"/>
          <w:sz w:val="32"/>
          <w:rtl/>
        </w:rPr>
        <w:t xml:space="preserve"> </w:t>
      </w:r>
      <w:r w:rsidRPr="00C35A2C">
        <w:rPr>
          <w:rFonts w:ascii="Fb Fontext" w:hAnsi="Fb Fontext" w:hint="cs"/>
          <w:sz w:val="32"/>
          <w:rtl/>
        </w:rPr>
        <w:t>מחצי</w:t>
      </w:r>
      <w:r w:rsidRPr="00C35A2C">
        <w:rPr>
          <w:rFonts w:ascii="Fb Fontext" w:hAnsi="Fb Fontext"/>
          <w:sz w:val="32"/>
          <w:rtl/>
        </w:rPr>
        <w:t xml:space="preserve"> </w:t>
      </w:r>
      <w:r w:rsidRPr="00C35A2C">
        <w:rPr>
          <w:rFonts w:ascii="Fb Fontext" w:hAnsi="Fb Fontext" w:hint="cs"/>
          <w:sz w:val="32"/>
          <w:rtl/>
        </w:rPr>
        <w:t>שדה</w:t>
      </w:r>
      <w:r w:rsidRPr="00C35A2C">
        <w:rPr>
          <w:rFonts w:ascii="Fb Fontext" w:hAnsi="Fb Fontext"/>
          <w:sz w:val="32"/>
          <w:rtl/>
        </w:rPr>
        <w:t xml:space="preserve"> </w:t>
      </w:r>
      <w:r w:rsidRPr="00C35A2C">
        <w:rPr>
          <w:rFonts w:ascii="Fb Fontext" w:hAnsi="Fb Fontext" w:hint="cs"/>
          <w:sz w:val="32"/>
          <w:rtl/>
        </w:rPr>
        <w:t>פלוני</w:t>
      </w:r>
      <w:r w:rsidRPr="00C35A2C">
        <w:rPr>
          <w:rFonts w:ascii="Fb Fontext" w:hAnsi="Fb Fontext"/>
          <w:sz w:val="32"/>
          <w:rtl/>
        </w:rPr>
        <w:t xml:space="preserve"> </w:t>
      </w:r>
      <w:r w:rsidRPr="00C35A2C">
        <w:rPr>
          <w:rFonts w:ascii="Fb Fontext" w:hAnsi="Fb Fontext" w:hint="cs"/>
          <w:sz w:val="32"/>
          <w:rtl/>
        </w:rPr>
        <w:t>דוודאי לא קנה הכל</w:t>
      </w:r>
    </w:p>
    <w:p w14:paraId="0B8C2D3F" w14:textId="77777777" w:rsidR="003D26D0" w:rsidRPr="00C35A2C" w:rsidRDefault="003D26D0" w:rsidP="00982F98">
      <w:pPr>
        <w:pStyle w:val="affe"/>
        <w:framePr w:wrap="around"/>
        <w:rPr>
          <w:rtl/>
        </w:rPr>
      </w:pPr>
      <w:r w:rsidRPr="00C35A2C">
        <w:rPr>
          <w:rFonts w:hint="cs"/>
          <w:rtl/>
        </w:rPr>
        <w:t>ע.</w:t>
      </w:r>
    </w:p>
    <w:p w14:paraId="1BB06E4E" w14:textId="77777777" w:rsidR="003D26D0" w:rsidRPr="007007D8" w:rsidRDefault="003D26D0" w:rsidP="003D26D0">
      <w:pPr>
        <w:pStyle w:val="36"/>
        <w:framePr w:wrap="notBeside"/>
        <w:rPr>
          <w:rtl/>
        </w:rPr>
      </w:pPr>
      <w:r w:rsidRPr="007007D8">
        <w:rPr>
          <w:rFonts w:hint="cs"/>
          <w:rtl/>
        </w:rPr>
        <w:t>ר</w:t>
      </w:r>
      <w:r w:rsidRPr="007007D8">
        <w:rPr>
          <w:rtl/>
        </w:rPr>
        <w:t>"</w:t>
      </w:r>
      <w:r w:rsidRPr="007007D8">
        <w:rPr>
          <w:rFonts w:hint="cs"/>
          <w:rtl/>
        </w:rPr>
        <w:t>ח לר</w:t>
      </w:r>
      <w:r w:rsidRPr="007007D8">
        <w:rPr>
          <w:rtl/>
        </w:rPr>
        <w:t>"</w:t>
      </w:r>
      <w:r w:rsidRPr="007007D8">
        <w:rPr>
          <w:rFonts w:hint="cs"/>
          <w:rtl/>
        </w:rPr>
        <w:t>ע</w:t>
      </w:r>
      <w:r w:rsidRPr="007007D8">
        <w:rPr>
          <w:rtl/>
        </w:rPr>
        <w:t>:</w:t>
      </w:r>
    </w:p>
    <w:p w14:paraId="5A846473" w14:textId="77777777" w:rsidR="003D26D0" w:rsidRDefault="003D26D0" w:rsidP="003D26D0">
      <w:pPr>
        <w:rPr>
          <w:rFonts w:ascii="Fb Fontext" w:hAnsi="Fb Fontext"/>
          <w:sz w:val="32"/>
          <w:rtl/>
        </w:rPr>
      </w:pPr>
      <w:r w:rsidRPr="007007D8">
        <w:rPr>
          <w:rFonts w:ascii="Fb Fontext" w:hAnsi="Fb Fontext" w:hint="cs"/>
          <w:b/>
          <w:bCs/>
          <w:sz w:val="32"/>
          <w:rtl/>
        </w:rPr>
        <w:t>המפקיד</w:t>
      </w:r>
      <w:r w:rsidRPr="007007D8">
        <w:rPr>
          <w:rFonts w:ascii="Fb Fontext" w:hAnsi="Fb Fontext"/>
          <w:b/>
          <w:bCs/>
          <w:sz w:val="32"/>
          <w:rtl/>
        </w:rPr>
        <w:t xml:space="preserve"> </w:t>
      </w:r>
      <w:r w:rsidRPr="007007D8">
        <w:rPr>
          <w:rFonts w:ascii="Fb Fontext" w:hAnsi="Fb Fontext" w:hint="cs"/>
          <w:b/>
          <w:bCs/>
          <w:sz w:val="32"/>
          <w:rtl/>
        </w:rPr>
        <w:t>אצל</w:t>
      </w:r>
      <w:r w:rsidRPr="007007D8">
        <w:rPr>
          <w:rFonts w:ascii="Fb Fontext" w:hAnsi="Fb Fontext"/>
          <w:b/>
          <w:bCs/>
          <w:sz w:val="32"/>
          <w:rtl/>
        </w:rPr>
        <w:t xml:space="preserve"> </w:t>
      </w:r>
      <w:r w:rsidRPr="007007D8">
        <w:rPr>
          <w:rFonts w:ascii="Fb Fontext" w:hAnsi="Fb Fontext" w:hint="cs"/>
          <w:b/>
          <w:bCs/>
          <w:sz w:val="32"/>
          <w:rtl/>
        </w:rPr>
        <w:t>חבירו</w:t>
      </w:r>
      <w:r w:rsidRPr="007007D8">
        <w:rPr>
          <w:rFonts w:ascii="Fb Fontext" w:hAnsi="Fb Fontext"/>
          <w:b/>
          <w:bCs/>
          <w:sz w:val="32"/>
          <w:rtl/>
        </w:rPr>
        <w:t xml:space="preserve"> </w:t>
      </w:r>
      <w:r w:rsidRPr="007007D8">
        <w:rPr>
          <w:rFonts w:ascii="Fb Fontext" w:hAnsi="Fb Fontext" w:hint="cs"/>
          <w:b/>
          <w:bCs/>
          <w:sz w:val="32"/>
          <w:rtl/>
        </w:rPr>
        <w:t>בשטר</w:t>
      </w:r>
      <w:r w:rsidRPr="00C35A2C">
        <w:rPr>
          <w:rFonts w:ascii="Fb Fontext" w:hAnsi="Fb Fontext"/>
          <w:sz w:val="32"/>
          <w:rtl/>
        </w:rPr>
        <w:t xml:space="preserve"> </w:t>
      </w:r>
      <w:r w:rsidRPr="007007D8">
        <w:rPr>
          <w:rStyle w:val="affffe"/>
          <w:rFonts w:hint="cs"/>
          <w:rtl/>
        </w:rPr>
        <w:t>וא</w:t>
      </w:r>
      <w:r w:rsidRPr="007007D8">
        <w:rPr>
          <w:rStyle w:val="affffe"/>
          <w:rtl/>
        </w:rPr>
        <w:t>"</w:t>
      </w:r>
      <w:r w:rsidRPr="007007D8">
        <w:rPr>
          <w:rStyle w:val="affffe"/>
          <w:rFonts w:hint="cs"/>
          <w:rtl/>
        </w:rPr>
        <w:t>ל</w:t>
      </w:r>
      <w:r w:rsidRPr="00C35A2C">
        <w:rPr>
          <w:rFonts w:ascii="Fb Fontext" w:hAnsi="Fb Fontext"/>
          <w:sz w:val="32"/>
          <w:rtl/>
        </w:rPr>
        <w:t xml:space="preserve"> </w:t>
      </w:r>
      <w:r w:rsidRPr="00C35A2C">
        <w:rPr>
          <w:rFonts w:ascii="Fb Fontext" w:hAnsi="Fb Fontext" w:hint="cs"/>
          <w:sz w:val="32"/>
          <w:rtl/>
        </w:rPr>
        <w:t>החזרתים</w:t>
      </w:r>
      <w:r w:rsidRPr="00C35A2C">
        <w:rPr>
          <w:rFonts w:ascii="Fb Fontext" w:hAnsi="Fb Fontext"/>
          <w:sz w:val="32"/>
          <w:rtl/>
        </w:rPr>
        <w:t xml:space="preserve"> </w:t>
      </w:r>
      <w:r w:rsidRPr="00C35A2C">
        <w:rPr>
          <w:rFonts w:ascii="Fb Fontext" w:hAnsi="Fb Fontext" w:hint="cs"/>
          <w:sz w:val="32"/>
          <w:rtl/>
        </w:rPr>
        <w:t>לך</w:t>
      </w:r>
      <w:r w:rsidRPr="00C35A2C">
        <w:rPr>
          <w:rFonts w:ascii="Fb Fontext" w:hAnsi="Fb Fontext"/>
          <w:sz w:val="32"/>
          <w:rtl/>
        </w:rPr>
        <w:t>,</w:t>
      </w:r>
      <w:r w:rsidRPr="00C35A2C">
        <w:rPr>
          <w:rFonts w:ascii="Fb Fontext" w:hAnsi="Fb Fontext" w:hint="cs"/>
          <w:sz w:val="32"/>
          <w:rtl/>
        </w:rPr>
        <w:t xml:space="preserve"> </w:t>
      </w:r>
    </w:p>
    <w:p w14:paraId="240E7FDF" w14:textId="77777777" w:rsidR="003D26D0" w:rsidRPr="00C35A2C" w:rsidRDefault="003D26D0" w:rsidP="003D26D0">
      <w:pPr>
        <w:spacing w:after="60"/>
        <w:rPr>
          <w:rFonts w:cs="Guttman Vilna"/>
          <w:b/>
          <w:bCs/>
          <w:sz w:val="32"/>
          <w:rtl/>
        </w:rPr>
      </w:pPr>
      <w:r w:rsidRPr="00C35A2C">
        <w:rPr>
          <w:rFonts w:ascii="Fb Fontext" w:hAnsi="Fb Fontext" w:hint="cs"/>
          <w:sz w:val="32"/>
          <w:rtl/>
        </w:rPr>
        <w:t>נאמן בשבועה במיגו דאי בעי אמר נאנסו שאז גם נשבע ועדין לא הוי מיגו במקום עדים</w:t>
      </w:r>
      <w:r>
        <w:rPr>
          <w:rStyle w:val="aff1"/>
          <w:rFonts w:cs="Guttman Vilna"/>
          <w:b/>
          <w:bCs/>
          <w:sz w:val="32"/>
          <w:rtl/>
        </w:rPr>
        <w:footnoteReference w:id="57"/>
      </w:r>
    </w:p>
    <w:p w14:paraId="5B4C5DA9" w14:textId="77777777" w:rsidR="003D26D0" w:rsidRPr="007007D8" w:rsidRDefault="003D26D0" w:rsidP="003D26D0">
      <w:pPr>
        <w:pStyle w:val="36"/>
        <w:framePr w:wrap="notBeside"/>
        <w:rPr>
          <w:rtl/>
        </w:rPr>
      </w:pPr>
      <w:r w:rsidRPr="007007D8">
        <w:rPr>
          <w:rFonts w:hint="cs"/>
          <w:rtl/>
        </w:rPr>
        <w:t>ולא אמרי'</w:t>
      </w:r>
    </w:p>
    <w:p w14:paraId="1BB1F975" w14:textId="77777777" w:rsidR="003D26D0" w:rsidRDefault="003D26D0" w:rsidP="003D26D0">
      <w:pPr>
        <w:rPr>
          <w:rFonts w:ascii="Fb Fontext" w:hAnsi="Fb Fontext"/>
          <w:sz w:val="32"/>
          <w:rtl/>
        </w:rPr>
      </w:pPr>
      <w:r w:rsidRPr="007007D8">
        <w:rPr>
          <w:rStyle w:val="affffe"/>
          <w:rFonts w:hint="cs"/>
          <w:rtl/>
        </w:rPr>
        <w:t>דחלקו</w:t>
      </w:r>
      <w:r w:rsidRPr="00C35A2C">
        <w:rPr>
          <w:rFonts w:ascii="Fb Fontext" w:hAnsi="Fb Fontext" w:hint="cs"/>
          <w:sz w:val="32"/>
          <w:rtl/>
        </w:rPr>
        <w:t xml:space="preserve"> בתנאי גבי שטר</w:t>
      </w:r>
      <w:r w:rsidRPr="00C35A2C">
        <w:rPr>
          <w:rFonts w:ascii="Fb Fontext" w:hAnsi="Fb Fontext"/>
          <w:sz w:val="32"/>
          <w:rtl/>
        </w:rPr>
        <w:t xml:space="preserve"> </w:t>
      </w:r>
      <w:r w:rsidRPr="00C35A2C">
        <w:rPr>
          <w:rFonts w:ascii="Fb Fontext" w:hAnsi="Fb Fontext" w:hint="cs"/>
          <w:sz w:val="32"/>
          <w:rtl/>
        </w:rPr>
        <w:t>כיס</w:t>
      </w:r>
      <w:r w:rsidRPr="00C35A2C">
        <w:rPr>
          <w:rFonts w:ascii="Fb Fontext" w:hAnsi="Fb Fontext"/>
          <w:sz w:val="32"/>
          <w:rtl/>
        </w:rPr>
        <w:t xml:space="preserve"> </w:t>
      </w:r>
      <w:r w:rsidRPr="00C35A2C">
        <w:rPr>
          <w:rFonts w:ascii="Fb Fontext" w:hAnsi="Fb Fontext" w:hint="cs"/>
          <w:sz w:val="32"/>
          <w:rtl/>
        </w:rPr>
        <w:t>היוצא</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יתמי</w:t>
      </w:r>
    </w:p>
    <w:p w14:paraId="15BBC7E9" w14:textId="77777777" w:rsidR="003D26D0" w:rsidRPr="007007D8" w:rsidRDefault="003D26D0" w:rsidP="003D26D0">
      <w:pPr>
        <w:rPr>
          <w:rFonts w:ascii="Fb Fontext" w:hAnsi="Fb Fontext"/>
          <w:sz w:val="32"/>
          <w:rtl/>
        </w:rPr>
      </w:pPr>
      <w:r w:rsidRPr="007007D8">
        <w:rPr>
          <w:rStyle w:val="affffe"/>
          <w:rFonts w:hint="cs"/>
          <w:rtl/>
        </w:rPr>
        <w:t>ולכו</w:t>
      </w:r>
      <w:r w:rsidRPr="007007D8">
        <w:rPr>
          <w:rStyle w:val="affffe"/>
          <w:rtl/>
        </w:rPr>
        <w:t>"</w:t>
      </w:r>
      <w:r w:rsidRPr="007007D8">
        <w:rPr>
          <w:rStyle w:val="affffe"/>
          <w:rFonts w:hint="cs"/>
          <w:rtl/>
        </w:rPr>
        <w:t>ע</w:t>
      </w:r>
      <w:r w:rsidRPr="00C35A2C">
        <w:rPr>
          <w:rFonts w:ascii="Fb Fontext" w:hAnsi="Fb Fontext" w:hint="cs"/>
          <w:sz w:val="32"/>
          <w:rtl/>
        </w:rPr>
        <w:t xml:space="preserve"> עיסקא </w:t>
      </w:r>
      <w:r>
        <w:rPr>
          <w:rFonts w:ascii="Fb Fontext" w:hAnsi="Fb Fontext" w:hint="cs"/>
          <w:sz w:val="32"/>
          <w:rtl/>
        </w:rPr>
        <w:t xml:space="preserve">חצי </w:t>
      </w:r>
      <w:r w:rsidRPr="00C35A2C">
        <w:rPr>
          <w:rFonts w:ascii="Fb Fontext" w:hAnsi="Fb Fontext" w:hint="cs"/>
          <w:sz w:val="32"/>
          <w:rtl/>
        </w:rPr>
        <w:t xml:space="preserve">מלווה </w:t>
      </w:r>
      <w:r>
        <w:rPr>
          <w:rFonts w:ascii="Fb Fontext" w:hAnsi="Fb Fontext" w:hint="cs"/>
          <w:sz w:val="32"/>
          <w:rtl/>
        </w:rPr>
        <w:t xml:space="preserve">וחצי </w:t>
      </w:r>
      <w:r w:rsidRPr="00C35A2C">
        <w:rPr>
          <w:rFonts w:ascii="Fb Fontext" w:hAnsi="Fb Fontext" w:hint="cs"/>
          <w:sz w:val="32"/>
          <w:rtl/>
        </w:rPr>
        <w:t xml:space="preserve">פקדון </w:t>
      </w:r>
      <w:r w:rsidRPr="007007D8">
        <w:rPr>
          <w:rStyle w:val="affffe"/>
          <w:rFonts w:hint="cs"/>
          <w:rtl/>
        </w:rPr>
        <w:t>וחלקו בר</w:t>
      </w:r>
      <w:r w:rsidRPr="007007D8">
        <w:rPr>
          <w:rStyle w:val="affffe"/>
          <w:rtl/>
        </w:rPr>
        <w:t>"</w:t>
      </w:r>
      <w:r w:rsidRPr="007007D8">
        <w:rPr>
          <w:rStyle w:val="affffe"/>
          <w:rFonts w:hint="cs"/>
          <w:rtl/>
        </w:rPr>
        <w:t>ח</w:t>
      </w:r>
      <w:r w:rsidRPr="00C35A2C">
        <w:rPr>
          <w:rFonts w:ascii="Fb Fontext" w:hAnsi="Fb Fontext" w:hint="cs"/>
          <w:sz w:val="32"/>
          <w:rtl/>
        </w:rPr>
        <w:t xml:space="preserve"> אי מצי טעין שטרך בידי</w:t>
      </w:r>
      <w:r>
        <w:rPr>
          <w:rStyle w:val="aff1"/>
          <w:rFonts w:ascii="Fb Fontext" w:hAnsi="Fb Fontext"/>
          <w:sz w:val="32"/>
          <w:rtl/>
        </w:rPr>
        <w:footnoteReference w:id="58"/>
      </w:r>
    </w:p>
    <w:p w14:paraId="5FF0F748" w14:textId="77777777" w:rsidR="003D26D0" w:rsidRPr="007007D8" w:rsidRDefault="003D26D0" w:rsidP="003D26D0">
      <w:pPr>
        <w:pStyle w:val="36"/>
        <w:framePr w:wrap="notBeside"/>
        <w:rPr>
          <w:rtl/>
        </w:rPr>
      </w:pPr>
      <w:r w:rsidRPr="007007D8">
        <w:rPr>
          <w:rFonts w:hint="cs"/>
          <w:rtl/>
        </w:rPr>
        <w:t>- דאפשר דס</w:t>
      </w:r>
      <w:r w:rsidRPr="007007D8">
        <w:rPr>
          <w:rtl/>
        </w:rPr>
        <w:t>"</w:t>
      </w:r>
      <w:r w:rsidRPr="007007D8">
        <w:rPr>
          <w:rFonts w:hint="cs"/>
          <w:rtl/>
        </w:rPr>
        <w:t>ל כר</w:t>
      </w:r>
      <w:r w:rsidRPr="007007D8">
        <w:rPr>
          <w:rtl/>
        </w:rPr>
        <w:t>"</w:t>
      </w:r>
      <w:r w:rsidRPr="007007D8">
        <w:rPr>
          <w:rFonts w:hint="cs"/>
          <w:rtl/>
        </w:rPr>
        <w:t>ח</w:t>
      </w:r>
    </w:p>
    <w:p w14:paraId="3A4B637E" w14:textId="77777777" w:rsidR="003D26D0" w:rsidRDefault="003D26D0" w:rsidP="003D26D0">
      <w:pPr>
        <w:rPr>
          <w:rFonts w:ascii="Fb Fontext" w:hAnsi="Fb Fontext"/>
          <w:sz w:val="32"/>
          <w:rtl/>
        </w:rPr>
      </w:pPr>
      <w:r w:rsidRPr="007007D8">
        <w:rPr>
          <w:rStyle w:val="affffe"/>
          <w:rFonts w:hint="cs"/>
          <w:rtl/>
        </w:rPr>
        <w:t>ולדייני</w:t>
      </w:r>
      <w:r w:rsidRPr="007007D8">
        <w:rPr>
          <w:rStyle w:val="affffe"/>
          <w:rtl/>
        </w:rPr>
        <w:t xml:space="preserve"> </w:t>
      </w:r>
      <w:r w:rsidRPr="007007D8">
        <w:rPr>
          <w:rStyle w:val="affffe"/>
          <w:rFonts w:hint="cs"/>
          <w:rtl/>
        </w:rPr>
        <w:t>גולה</w:t>
      </w:r>
      <w:r w:rsidRPr="007007D8">
        <w:rPr>
          <w:rStyle w:val="affffe"/>
          <w:rtl/>
        </w:rPr>
        <w:t>:</w:t>
      </w:r>
      <w:r w:rsidRPr="00C35A2C">
        <w:rPr>
          <w:rFonts w:ascii="Fb Fontext" w:hAnsi="Fb Fontext"/>
          <w:sz w:val="32"/>
          <w:rtl/>
        </w:rPr>
        <w:t xml:space="preserve"> </w:t>
      </w:r>
      <w:r w:rsidRPr="00C35A2C">
        <w:rPr>
          <w:rFonts w:ascii="Fb Fontext" w:hAnsi="Fb Fontext" w:hint="cs"/>
          <w:sz w:val="32"/>
          <w:rtl/>
        </w:rPr>
        <w:t>נשבע</w:t>
      </w:r>
      <w:r w:rsidRPr="00C35A2C">
        <w:rPr>
          <w:rFonts w:ascii="Fb Fontext" w:hAnsi="Fb Fontext"/>
          <w:sz w:val="32"/>
          <w:rtl/>
        </w:rPr>
        <w:t xml:space="preserve"> </w:t>
      </w:r>
      <w:r w:rsidRPr="00C35A2C">
        <w:rPr>
          <w:rFonts w:ascii="Fb Fontext" w:hAnsi="Fb Fontext" w:hint="cs"/>
          <w:sz w:val="32"/>
          <w:rtl/>
        </w:rPr>
        <w:t>וגובה</w:t>
      </w:r>
      <w:r w:rsidRPr="00C35A2C">
        <w:rPr>
          <w:rFonts w:ascii="Fb Fontext" w:hAnsi="Fb Fontext"/>
          <w:sz w:val="32"/>
          <w:rtl/>
        </w:rPr>
        <w:t xml:space="preserve"> </w:t>
      </w:r>
      <w:r w:rsidRPr="00C35A2C">
        <w:rPr>
          <w:rFonts w:ascii="Fb Fontext" w:hAnsi="Fb Fontext" w:hint="cs"/>
          <w:sz w:val="32"/>
          <w:rtl/>
        </w:rPr>
        <w:t>כולו</w:t>
      </w:r>
      <w:r w:rsidRPr="00C35A2C">
        <w:rPr>
          <w:rFonts w:ascii="Fb Fontext" w:hAnsi="Fb Fontext"/>
          <w:sz w:val="32"/>
          <w:rtl/>
        </w:rPr>
        <w:t>,</w:t>
      </w:r>
      <w:r w:rsidRPr="00C35A2C">
        <w:rPr>
          <w:rFonts w:ascii="Fb Fontext" w:hAnsi="Fb Fontext" w:hint="cs"/>
          <w:sz w:val="32"/>
          <w:rtl/>
        </w:rPr>
        <w:t xml:space="preserve"> דאי פרע אביהם מימר אמר</w:t>
      </w:r>
    </w:p>
    <w:p w14:paraId="7934A68C" w14:textId="77777777" w:rsidR="003D26D0" w:rsidRPr="007007D8" w:rsidRDefault="003D26D0" w:rsidP="003D26D0">
      <w:pPr>
        <w:rPr>
          <w:rFonts w:ascii="Fb Fontext" w:hAnsi="Fb Fontext"/>
          <w:rtl/>
        </w:rPr>
      </w:pPr>
      <w:r w:rsidRPr="007007D8">
        <w:rPr>
          <w:rStyle w:val="affffe"/>
          <w:rFonts w:hint="cs"/>
          <w:rtl/>
        </w:rPr>
        <w:t>ולדייני</w:t>
      </w:r>
      <w:r w:rsidRPr="007007D8">
        <w:rPr>
          <w:rStyle w:val="affffe"/>
          <w:rtl/>
        </w:rPr>
        <w:t xml:space="preserve"> </w:t>
      </w:r>
      <w:r w:rsidRPr="007007D8">
        <w:rPr>
          <w:rStyle w:val="affffe"/>
          <w:rFonts w:hint="cs"/>
          <w:rtl/>
        </w:rPr>
        <w:t>א</w:t>
      </w:r>
      <w:r w:rsidRPr="007007D8">
        <w:rPr>
          <w:rStyle w:val="affffe"/>
          <w:rtl/>
        </w:rPr>
        <w:t>"</w:t>
      </w:r>
      <w:r w:rsidRPr="007007D8">
        <w:rPr>
          <w:rStyle w:val="affffe"/>
          <w:rFonts w:hint="cs"/>
          <w:rtl/>
        </w:rPr>
        <w:t>י</w:t>
      </w:r>
      <w:r w:rsidRPr="007007D8">
        <w:rPr>
          <w:rStyle w:val="affffe"/>
          <w:rtl/>
        </w:rPr>
        <w:t>:</w:t>
      </w:r>
      <w:r w:rsidRPr="00C35A2C">
        <w:rPr>
          <w:rFonts w:ascii="Fb Fontext" w:hAnsi="Fb Fontext"/>
          <w:rtl/>
        </w:rPr>
        <w:t xml:space="preserve"> </w:t>
      </w:r>
      <w:r w:rsidRPr="00C35A2C">
        <w:rPr>
          <w:rFonts w:ascii="Fb Fontext" w:hAnsi="Fb Fontext" w:hint="cs"/>
          <w:rtl/>
        </w:rPr>
        <w:t>נשבע</w:t>
      </w:r>
      <w:r w:rsidRPr="00C35A2C">
        <w:rPr>
          <w:rFonts w:ascii="Fb Fontext" w:hAnsi="Fb Fontext"/>
          <w:rtl/>
        </w:rPr>
        <w:t xml:space="preserve"> </w:t>
      </w:r>
      <w:r w:rsidRPr="00C35A2C">
        <w:rPr>
          <w:rFonts w:ascii="Fb Fontext" w:hAnsi="Fb Fontext" w:hint="cs"/>
          <w:rtl/>
        </w:rPr>
        <w:t>וגובה</w:t>
      </w:r>
      <w:r w:rsidRPr="00C35A2C">
        <w:rPr>
          <w:rFonts w:ascii="Fb Fontext" w:hAnsi="Fb Fontext"/>
          <w:rtl/>
        </w:rPr>
        <w:t xml:space="preserve"> </w:t>
      </w:r>
      <w:r w:rsidRPr="00C35A2C">
        <w:rPr>
          <w:rFonts w:ascii="Fb Fontext" w:hAnsi="Fb Fontext" w:hint="cs"/>
          <w:rtl/>
        </w:rPr>
        <w:t>מחצה</w:t>
      </w:r>
      <w:r w:rsidRPr="00C35A2C">
        <w:rPr>
          <w:rFonts w:ascii="Fb Fontext" w:hAnsi="Fb Fontext"/>
          <w:rtl/>
        </w:rPr>
        <w:t>,</w:t>
      </w:r>
      <w:r w:rsidRPr="00C35A2C">
        <w:rPr>
          <w:rFonts w:ascii="Fb Fontext" w:hAnsi="Fb Fontext" w:hint="cs"/>
          <w:rtl/>
        </w:rPr>
        <w:t xml:space="preserve"> דאמרי מלאך המוות אנסיה</w:t>
      </w:r>
      <w:r>
        <w:rPr>
          <w:rStyle w:val="aff1"/>
          <w:rFonts w:ascii="Fb Fontext" w:hAnsi="Fb Fontext"/>
          <w:rtl/>
        </w:rPr>
        <w:footnoteReference w:id="59"/>
      </w:r>
    </w:p>
    <w:p w14:paraId="73E63787" w14:textId="77777777" w:rsidR="003D26D0" w:rsidRPr="007007D8" w:rsidRDefault="003D26D0" w:rsidP="003D26D0">
      <w:pPr>
        <w:pStyle w:val="36"/>
        <w:framePr w:wrap="notBeside"/>
        <w:rPr>
          <w:rtl/>
        </w:rPr>
      </w:pPr>
      <w:r w:rsidRPr="007007D8">
        <w:rPr>
          <w:rFonts w:hint="cs"/>
          <w:rtl/>
        </w:rPr>
        <w:t>רהב</w:t>
      </w:r>
      <w:r w:rsidRPr="007007D8">
        <w:rPr>
          <w:rtl/>
        </w:rPr>
        <w:t>"</w:t>
      </w:r>
      <w:r w:rsidRPr="007007D8">
        <w:rPr>
          <w:rFonts w:hint="cs"/>
          <w:rtl/>
        </w:rPr>
        <w:t>א</w:t>
      </w:r>
      <w:r w:rsidRPr="007007D8">
        <w:rPr>
          <w:rtl/>
        </w:rPr>
        <w:t>:</w:t>
      </w:r>
    </w:p>
    <w:p w14:paraId="61ED1AD2" w14:textId="77777777" w:rsidR="003D26D0" w:rsidRDefault="003D26D0" w:rsidP="003D26D0">
      <w:pPr>
        <w:pStyle w:val="affff9"/>
        <w:rPr>
          <w:rtl/>
        </w:rPr>
      </w:pPr>
      <w:r w:rsidRPr="00C35A2C">
        <w:rPr>
          <w:rFonts w:hint="cs"/>
          <w:rtl/>
        </w:rPr>
        <w:t>המפקיד</w:t>
      </w:r>
      <w:r w:rsidRPr="00C35A2C">
        <w:rPr>
          <w:rtl/>
        </w:rPr>
        <w:t xml:space="preserve"> </w:t>
      </w:r>
      <w:r w:rsidRPr="00C35A2C">
        <w:rPr>
          <w:rFonts w:hint="cs"/>
          <w:rtl/>
        </w:rPr>
        <w:t>אצל</w:t>
      </w:r>
      <w:r w:rsidRPr="00C35A2C">
        <w:rPr>
          <w:rtl/>
        </w:rPr>
        <w:t xml:space="preserve"> </w:t>
      </w:r>
      <w:r w:rsidRPr="00C35A2C">
        <w:rPr>
          <w:rFonts w:hint="cs"/>
          <w:rtl/>
        </w:rPr>
        <w:t>חבירו</w:t>
      </w:r>
      <w:r w:rsidRPr="00C35A2C">
        <w:rPr>
          <w:rtl/>
        </w:rPr>
        <w:t xml:space="preserve"> </w:t>
      </w:r>
      <w:r w:rsidRPr="00C35A2C">
        <w:rPr>
          <w:rFonts w:hint="cs"/>
          <w:rtl/>
        </w:rPr>
        <w:t>בשטר</w:t>
      </w:r>
      <w:r w:rsidRPr="00C35A2C">
        <w:rPr>
          <w:rtl/>
        </w:rPr>
        <w:t xml:space="preserve">, </w:t>
      </w:r>
      <w:r w:rsidRPr="00C35A2C">
        <w:rPr>
          <w:rFonts w:hint="cs"/>
          <w:rtl/>
        </w:rPr>
        <w:t>וא</w:t>
      </w:r>
      <w:r w:rsidRPr="00C35A2C">
        <w:rPr>
          <w:rtl/>
        </w:rPr>
        <w:t>"</w:t>
      </w:r>
      <w:r w:rsidRPr="00C35A2C">
        <w:rPr>
          <w:rFonts w:hint="cs"/>
          <w:rtl/>
        </w:rPr>
        <w:t>ל</w:t>
      </w:r>
      <w:r w:rsidRPr="00C35A2C">
        <w:rPr>
          <w:rtl/>
        </w:rPr>
        <w:t xml:space="preserve"> </w:t>
      </w:r>
      <w:r w:rsidRPr="00C35A2C">
        <w:rPr>
          <w:rFonts w:hint="cs"/>
          <w:rtl/>
        </w:rPr>
        <w:t>החזרתיו</w:t>
      </w:r>
      <w:r w:rsidRPr="00C35A2C">
        <w:rPr>
          <w:rtl/>
        </w:rPr>
        <w:t xml:space="preserve"> </w:t>
      </w:r>
      <w:r w:rsidRPr="00C35A2C">
        <w:rPr>
          <w:rFonts w:hint="cs"/>
          <w:rtl/>
        </w:rPr>
        <w:t>לך</w:t>
      </w:r>
      <w:r>
        <w:rPr>
          <w:rFonts w:hint="cs"/>
          <w:rtl/>
        </w:rPr>
        <w:t>-</w:t>
      </w:r>
      <w:r w:rsidRPr="00C35A2C">
        <w:rPr>
          <w:rtl/>
        </w:rPr>
        <w:t xml:space="preserve"> </w:t>
      </w:r>
      <w:r w:rsidRPr="00C35A2C">
        <w:rPr>
          <w:rFonts w:hint="cs"/>
          <w:rtl/>
        </w:rPr>
        <w:t>נאמן</w:t>
      </w:r>
      <w:r w:rsidRPr="00C35A2C">
        <w:rPr>
          <w:rtl/>
        </w:rPr>
        <w:t>,</w:t>
      </w:r>
    </w:p>
    <w:p w14:paraId="602ACFF7" w14:textId="74D8BEA1" w:rsidR="003D26D0" w:rsidRPr="007007D8" w:rsidRDefault="003D26D0" w:rsidP="003D26D0">
      <w:pPr>
        <w:rPr>
          <w:rStyle w:val="afffff0"/>
          <w:rtl/>
        </w:rPr>
      </w:pPr>
      <w:r w:rsidRPr="00C35A2C">
        <w:rPr>
          <w:rFonts w:ascii="Fb Fontext" w:hAnsi="Fb Fontext" w:hint="cs"/>
          <w:rtl/>
        </w:rPr>
        <w:t>ושטר</w:t>
      </w:r>
      <w:r w:rsidRPr="00C35A2C">
        <w:rPr>
          <w:rFonts w:ascii="Fb Fontext" w:hAnsi="Fb Fontext"/>
          <w:rtl/>
        </w:rPr>
        <w:t xml:space="preserve"> </w:t>
      </w:r>
      <w:r w:rsidRPr="00C35A2C">
        <w:rPr>
          <w:rFonts w:ascii="Fb Fontext" w:hAnsi="Fb Fontext" w:hint="cs"/>
          <w:rtl/>
        </w:rPr>
        <w:t>כיס</w:t>
      </w:r>
      <w:r w:rsidRPr="00C35A2C">
        <w:rPr>
          <w:rFonts w:ascii="Fb Fontext" w:hAnsi="Fb Fontext"/>
          <w:rtl/>
        </w:rPr>
        <w:t xml:space="preserve"> </w:t>
      </w:r>
      <w:r w:rsidRPr="00C35A2C">
        <w:rPr>
          <w:rFonts w:ascii="Fb Fontext" w:hAnsi="Fb Fontext" w:hint="cs"/>
          <w:rtl/>
        </w:rPr>
        <w:t>היוצא</w:t>
      </w:r>
      <w:r w:rsidRPr="00C35A2C">
        <w:rPr>
          <w:rFonts w:ascii="Fb Fontext" w:hAnsi="Fb Fontext"/>
          <w:rtl/>
        </w:rPr>
        <w:t xml:space="preserve"> </w:t>
      </w:r>
      <w:r w:rsidRPr="00C35A2C">
        <w:rPr>
          <w:rFonts w:ascii="Fb Fontext" w:hAnsi="Fb Fontext" w:hint="cs"/>
          <w:rtl/>
        </w:rPr>
        <w:t>על</w:t>
      </w:r>
      <w:r w:rsidRPr="00C35A2C">
        <w:rPr>
          <w:rFonts w:ascii="Fb Fontext" w:hAnsi="Fb Fontext"/>
          <w:rtl/>
        </w:rPr>
        <w:t xml:space="preserve"> </w:t>
      </w:r>
      <w:r w:rsidRPr="00C35A2C">
        <w:rPr>
          <w:rFonts w:ascii="Fb Fontext" w:hAnsi="Fb Fontext" w:hint="cs"/>
          <w:rtl/>
        </w:rPr>
        <w:t>היתומין</w:t>
      </w:r>
      <w:r w:rsidRPr="00C35A2C">
        <w:rPr>
          <w:rFonts w:ascii="Fb Fontext" w:hAnsi="Fb Fontext"/>
          <w:rtl/>
        </w:rPr>
        <w:t xml:space="preserve"> </w:t>
      </w:r>
      <w:r w:rsidRPr="00C35A2C">
        <w:rPr>
          <w:rFonts w:ascii="Fb Fontext" w:hAnsi="Fb Fontext" w:hint="cs"/>
          <w:rtl/>
        </w:rPr>
        <w:t>נשבע</w:t>
      </w:r>
      <w:r w:rsidRPr="00C35A2C">
        <w:rPr>
          <w:rFonts w:ascii="Fb Fontext" w:hAnsi="Fb Fontext"/>
          <w:rtl/>
        </w:rPr>
        <w:t xml:space="preserve"> </w:t>
      </w:r>
      <w:r w:rsidRPr="00C35A2C">
        <w:rPr>
          <w:rFonts w:ascii="Fb Fontext" w:hAnsi="Fb Fontext" w:hint="cs"/>
          <w:rtl/>
        </w:rPr>
        <w:t>וגובה</w:t>
      </w:r>
      <w:r w:rsidRPr="00C35A2C">
        <w:rPr>
          <w:rFonts w:ascii="Fb Fontext" w:hAnsi="Fb Fontext"/>
          <w:rtl/>
        </w:rPr>
        <w:t xml:space="preserve"> </w:t>
      </w:r>
      <w:r w:rsidRPr="00C35A2C">
        <w:rPr>
          <w:rFonts w:ascii="Fb Fontext" w:hAnsi="Fb Fontext" w:hint="cs"/>
          <w:rtl/>
        </w:rPr>
        <w:t>כולו</w:t>
      </w:r>
      <w:r>
        <w:rPr>
          <w:rFonts w:ascii="Fb Fontext" w:hAnsi="Fb Fontext" w:hint="cs"/>
          <w:rtl/>
        </w:rPr>
        <w:t xml:space="preserve"> </w:t>
      </w:r>
      <w:r w:rsidRPr="007007D8">
        <w:rPr>
          <w:rStyle w:val="afffff0"/>
          <w:rFonts w:hint="cs"/>
          <w:rtl/>
        </w:rPr>
        <w:t xml:space="preserve">דאם </w:t>
      </w:r>
      <w:r>
        <w:rPr>
          <w:rStyle w:val="afffff0"/>
          <w:rFonts w:hint="cs"/>
          <w:rtl/>
        </w:rPr>
        <w:t>פרעו היה אומר</w:t>
      </w:r>
    </w:p>
    <w:p w14:paraId="6579233A" w14:textId="77777777" w:rsidR="003D26D0" w:rsidRPr="00C35A2C" w:rsidRDefault="003D26D0" w:rsidP="003D26D0">
      <w:pPr>
        <w:rPr>
          <w:rFonts w:ascii="Fb Fontext" w:hAnsi="Fb Fontext"/>
          <w:rtl/>
        </w:rPr>
      </w:pPr>
      <w:r w:rsidRPr="00C35A2C">
        <w:rPr>
          <w:rFonts w:ascii="Fb Fontext" w:hAnsi="Fb Fontext" w:hint="cs"/>
          <w:rtl/>
        </w:rPr>
        <w:t>רבא</w:t>
      </w:r>
      <w:r w:rsidRPr="00C35A2C">
        <w:rPr>
          <w:rFonts w:ascii="Fb Fontext" w:hAnsi="Fb Fontext"/>
          <w:rtl/>
        </w:rPr>
        <w:t xml:space="preserve"> </w:t>
      </w:r>
      <w:r w:rsidRPr="0081371E">
        <w:rPr>
          <w:rStyle w:val="afff8"/>
          <w:rFonts w:hint="cs"/>
          <w:rtl/>
        </w:rPr>
        <w:t>הלכתא</w:t>
      </w:r>
      <w:r w:rsidRPr="00C35A2C">
        <w:rPr>
          <w:rFonts w:ascii="Fb Fontext" w:hAnsi="Fb Fontext"/>
          <w:rtl/>
        </w:rPr>
        <w:t xml:space="preserve">: </w:t>
      </w:r>
      <w:r w:rsidRPr="00C35A2C">
        <w:rPr>
          <w:rFonts w:ascii="Fb Fontext" w:hAnsi="Fb Fontext" w:hint="cs"/>
          <w:rtl/>
        </w:rPr>
        <w:t>נשבע</w:t>
      </w:r>
      <w:r w:rsidRPr="00C35A2C">
        <w:rPr>
          <w:rFonts w:ascii="Fb Fontext" w:hAnsi="Fb Fontext"/>
          <w:rtl/>
        </w:rPr>
        <w:t xml:space="preserve"> </w:t>
      </w:r>
      <w:r w:rsidRPr="00C35A2C">
        <w:rPr>
          <w:rFonts w:ascii="Fb Fontext" w:hAnsi="Fb Fontext" w:hint="cs"/>
          <w:rtl/>
        </w:rPr>
        <w:t>וגובה</w:t>
      </w:r>
      <w:r w:rsidRPr="00C35A2C">
        <w:rPr>
          <w:rFonts w:ascii="Fb Fontext" w:hAnsi="Fb Fontext"/>
          <w:rtl/>
        </w:rPr>
        <w:t xml:space="preserve"> </w:t>
      </w:r>
      <w:r w:rsidRPr="00C35A2C">
        <w:rPr>
          <w:rFonts w:ascii="Fb Fontext" w:hAnsi="Fb Fontext" w:hint="cs"/>
          <w:rtl/>
        </w:rPr>
        <w:t>מחצה</w:t>
      </w:r>
      <w:r w:rsidRPr="00C35A2C">
        <w:rPr>
          <w:rFonts w:ascii="Fb Fontext" w:hAnsi="Fb Fontext"/>
          <w:rtl/>
        </w:rPr>
        <w:t>.</w:t>
      </w:r>
    </w:p>
    <w:p w14:paraId="73494282" w14:textId="77777777" w:rsidR="003D26D0" w:rsidRPr="007007D8" w:rsidRDefault="003D26D0" w:rsidP="003D26D0">
      <w:pPr>
        <w:pStyle w:val="36"/>
        <w:framePr w:wrap="notBeside"/>
        <w:rPr>
          <w:rtl/>
        </w:rPr>
      </w:pPr>
      <w:r w:rsidRPr="007007D8">
        <w:rPr>
          <w:rFonts w:hint="cs"/>
          <w:rtl/>
        </w:rPr>
        <w:t>מ</w:t>
      </w:r>
      <w:r w:rsidRPr="007007D8">
        <w:rPr>
          <w:rtl/>
        </w:rPr>
        <w:t>"</w:t>
      </w:r>
      <w:r w:rsidRPr="007007D8">
        <w:rPr>
          <w:rFonts w:hint="cs"/>
          <w:rtl/>
        </w:rPr>
        <w:t>ז</w:t>
      </w:r>
      <w:r w:rsidRPr="007007D8">
        <w:rPr>
          <w:rtl/>
        </w:rPr>
        <w:t>:</w:t>
      </w:r>
    </w:p>
    <w:p w14:paraId="58921E3E" w14:textId="646AC422" w:rsidR="00AC0AF5" w:rsidRPr="003D26D0" w:rsidRDefault="003D26D0" w:rsidP="003D26D0">
      <w:pPr>
        <w:rPr>
          <w:rFonts w:ascii="Fb Fontext" w:hAnsi="Fb Fontext"/>
          <w:rtl/>
        </w:rPr>
      </w:pPr>
      <w:r w:rsidRPr="00C35A2C">
        <w:rPr>
          <w:rFonts w:ascii="Fb Fontext" w:hAnsi="Fb Fontext"/>
          <w:rtl/>
        </w:rPr>
        <w:t xml:space="preserve"> </w:t>
      </w:r>
      <w:r w:rsidRPr="0081371E">
        <w:rPr>
          <w:rStyle w:val="afff8"/>
          <w:rFonts w:hint="cs"/>
          <w:rtl/>
        </w:rPr>
        <w:t>הלכתא</w:t>
      </w:r>
      <w:r w:rsidRPr="00C35A2C">
        <w:rPr>
          <w:rFonts w:ascii="Fb Fontext" w:hAnsi="Fb Fontext"/>
          <w:rtl/>
        </w:rPr>
        <w:t xml:space="preserve"> </w:t>
      </w:r>
      <w:r w:rsidRPr="00C35A2C">
        <w:rPr>
          <w:rFonts w:ascii="Fb Fontext" w:hAnsi="Fb Fontext" w:hint="cs"/>
          <w:rtl/>
        </w:rPr>
        <w:t>כדייני</w:t>
      </w:r>
      <w:r w:rsidRPr="00C35A2C">
        <w:rPr>
          <w:rFonts w:ascii="Fb Fontext" w:hAnsi="Fb Fontext"/>
          <w:rtl/>
        </w:rPr>
        <w:t xml:space="preserve"> </w:t>
      </w:r>
      <w:r w:rsidRPr="00C35A2C">
        <w:rPr>
          <w:rFonts w:ascii="Fb Fontext" w:hAnsi="Fb Fontext" w:hint="cs"/>
          <w:rtl/>
        </w:rPr>
        <w:t>גולה</w:t>
      </w:r>
      <w:r w:rsidRPr="00C35A2C">
        <w:rPr>
          <w:rFonts w:ascii="Fb Fontext" w:hAnsi="Fb Fontext"/>
          <w:rtl/>
        </w:rPr>
        <w:t>.</w:t>
      </w:r>
      <w:r w:rsidRPr="00C35A2C">
        <w:rPr>
          <w:rFonts w:ascii="Fb Fontext" w:hAnsi="Fb Fontext" w:hint="cs"/>
          <w:rtl/>
        </w:rPr>
        <w:t xml:space="preserve"> </w:t>
      </w:r>
      <w:r w:rsidRPr="00000248">
        <w:rPr>
          <w:rStyle w:val="afffff0"/>
          <w:rFonts w:hint="cs"/>
          <w:rtl/>
        </w:rPr>
        <w:t>[דאיפכא מתנינן לה]</w:t>
      </w:r>
      <w:r>
        <w:rPr>
          <w:rStyle w:val="aff1"/>
          <w:rFonts w:ascii="Fb Fontext" w:hAnsi="Fb Fontext"/>
          <w:rtl/>
        </w:rPr>
        <w:footnoteReference w:id="60"/>
      </w:r>
    </w:p>
    <w:p w14:paraId="789F0F3B" w14:textId="5E3037F3" w:rsidR="00134A33" w:rsidRDefault="001B450D" w:rsidP="00AC0AF5">
      <w:pPr>
        <w:pStyle w:val="aff9"/>
        <w:rPr>
          <w:rtl/>
        </w:rPr>
      </w:pPr>
      <w:r w:rsidRPr="001B450D">
        <w:rPr>
          <w:rFonts w:hint="cs"/>
          <w:rtl/>
        </w:rPr>
        <w:t>***</w:t>
      </w:r>
    </w:p>
    <w:p w14:paraId="7ADF573D" w14:textId="77777777" w:rsidR="00134A33" w:rsidRDefault="00134A33">
      <w:pPr>
        <w:bidi w:val="0"/>
        <w:spacing w:after="160" w:line="259" w:lineRule="auto"/>
        <w:jc w:val="left"/>
        <w:rPr>
          <w:rFonts w:ascii="BA חניכי הישיבות" w:hAnsi="BA חניכי הישיבות" w:cs="BA TM • Vilna Extra-Bold"/>
          <w:color w:val="806000" w:themeColor="accent4" w:themeShade="80"/>
          <w:sz w:val="32"/>
          <w:rtl/>
        </w:rPr>
      </w:pPr>
      <w:r>
        <w:rPr>
          <w:rtl/>
        </w:rPr>
        <w:br w:type="page"/>
      </w:r>
    </w:p>
    <w:p w14:paraId="474FDF24" w14:textId="77777777" w:rsidR="00AC0AF5" w:rsidRPr="001B450D" w:rsidRDefault="00AC0AF5" w:rsidP="00AC0AF5">
      <w:pPr>
        <w:pStyle w:val="aff9"/>
        <w:rPr>
          <w:rtl/>
        </w:rPr>
      </w:pPr>
    </w:p>
    <w:p w14:paraId="09183B0E" w14:textId="77777777" w:rsidR="00AC0AF5" w:rsidRPr="00C35A2C" w:rsidRDefault="00AC0AF5" w:rsidP="00982F98">
      <w:pPr>
        <w:pStyle w:val="affe"/>
        <w:framePr w:wrap="around"/>
        <w:rPr>
          <w:rtl/>
        </w:rPr>
      </w:pPr>
      <w:r w:rsidRPr="00C35A2C">
        <w:rPr>
          <w:rFonts w:hint="cs"/>
          <w:rtl/>
        </w:rPr>
        <w:t>עא.</w:t>
      </w:r>
    </w:p>
    <w:p w14:paraId="019E3BDE" w14:textId="77777777" w:rsidR="00AC0AF5" w:rsidRPr="00134A33" w:rsidRDefault="00AC0AF5" w:rsidP="00134A33">
      <w:pPr>
        <w:pStyle w:val="affffb"/>
        <w:framePr w:wrap="around"/>
        <w:rPr>
          <w:rtl/>
        </w:rPr>
      </w:pPr>
      <w:del w:id="20291" w:author="קלוד" w:date="2026-10-06T10:07:33Z">
        <w:r>
          <w:rPr>
            <w:rFonts w:hint="cs"/>
            <w:rtl/>
          </w:rPr>
          <w:delText xml:space="preserve">מתני</w:delText>
        </w:r>
      </w:del>
      <w:ins w:id="20292" w:author="קלוד" w:date="2026-10-06T10:07:33Z">
        <w:r>
          <w:rPr>
            <w:rFonts w:hint="cs"/>
            <w:rtl/>
          </w:rPr>
          <w:t xml:space="preserve">משנה ט</w:t>
        </w:r>
      </w:ins>
      <w:del w:id="20293" w:author="קלוד" w:date="2026-10-06T10:07:33Z">
        <w:r>
          <w:rPr>
            <w:rtl/>
          </w:rPr>
          <w:delText xml:space="preserve">'.</w:delText>
        </w:r>
      </w:del>
    </w:p>
    <w:p w14:paraId="2EC5E07F" w14:textId="3330AC07" w:rsidR="00134A33" w:rsidRDefault="00134A33" w:rsidP="00DB3591">
      <w:pPr>
        <w:pStyle w:val="afff3"/>
        <w:rPr>
          <w:rtl/>
        </w:rPr>
      </w:pPr>
      <w:r w:rsidRPr="00134A33">
        <w:rPr>
          <w:rFonts w:hint="cs"/>
          <w:rtl/>
        </w:rPr>
        <w:t>המוכר שדה</w:t>
      </w:r>
    </w:p>
    <w:p w14:paraId="2E6B5478" w14:textId="29EBE14A" w:rsidR="00AC0AF5" w:rsidRPr="00134A33" w:rsidRDefault="00AC0AF5" w:rsidP="00DB3591">
      <w:pPr>
        <w:pStyle w:val="afff3"/>
        <w:rPr>
          <w:rtl/>
        </w:rPr>
      </w:pPr>
      <w:r w:rsidRPr="00134A33">
        <w:rPr>
          <w:rFonts w:hint="cs"/>
          <w:rtl/>
        </w:rPr>
        <w:t>לא</w:t>
      </w:r>
      <w:r w:rsidRPr="00134A33">
        <w:rPr>
          <w:rtl/>
        </w:rPr>
        <w:t xml:space="preserve"> </w:t>
      </w:r>
      <w:r w:rsidR="00134A33">
        <w:rPr>
          <w:rFonts w:hint="cs"/>
          <w:rtl/>
        </w:rPr>
        <w:t xml:space="preserve">מכר את </w:t>
      </w:r>
      <w:r w:rsidRPr="00134A33">
        <w:rPr>
          <w:rFonts w:hint="cs"/>
          <w:rtl/>
        </w:rPr>
        <w:t>הבור</w:t>
      </w:r>
      <w:r w:rsidR="00134A33">
        <w:rPr>
          <w:rFonts w:hint="cs"/>
          <w:rtl/>
        </w:rPr>
        <w:t>,</w:t>
      </w:r>
      <w:r w:rsidRPr="00134A33">
        <w:rPr>
          <w:rtl/>
        </w:rPr>
        <w:t xml:space="preserve"> </w:t>
      </w:r>
      <w:r w:rsidRPr="00134A33">
        <w:rPr>
          <w:rFonts w:hint="cs"/>
          <w:rtl/>
        </w:rPr>
        <w:t>הגת</w:t>
      </w:r>
      <w:r w:rsidR="00134A33">
        <w:rPr>
          <w:rFonts w:hint="cs"/>
          <w:rtl/>
        </w:rPr>
        <w:t>,</w:t>
      </w:r>
      <w:r w:rsidRPr="00134A33">
        <w:rPr>
          <w:rtl/>
        </w:rPr>
        <w:t xml:space="preserve"> </w:t>
      </w:r>
      <w:r w:rsidRPr="00134A33">
        <w:rPr>
          <w:rFonts w:hint="cs"/>
          <w:rtl/>
        </w:rPr>
        <w:t>השובך</w:t>
      </w:r>
      <w:r w:rsidRPr="00134A33">
        <w:rPr>
          <w:rtl/>
        </w:rPr>
        <w:t xml:space="preserve">, </w:t>
      </w:r>
      <w:r w:rsidRPr="00134A33">
        <w:rPr>
          <w:rFonts w:hint="cs"/>
          <w:rtl/>
        </w:rPr>
        <w:t>בין</w:t>
      </w:r>
      <w:r w:rsidRPr="00134A33">
        <w:rPr>
          <w:rtl/>
        </w:rPr>
        <w:t xml:space="preserve"> </w:t>
      </w:r>
      <w:r w:rsidRPr="00134A33">
        <w:rPr>
          <w:rFonts w:hint="cs"/>
          <w:rtl/>
        </w:rPr>
        <w:t>חרבין</w:t>
      </w:r>
      <w:r w:rsidRPr="00134A33">
        <w:rPr>
          <w:rtl/>
        </w:rPr>
        <w:t xml:space="preserve"> </w:t>
      </w:r>
      <w:r w:rsidRPr="00134A33">
        <w:rPr>
          <w:rFonts w:hint="cs"/>
          <w:rtl/>
        </w:rPr>
        <w:t>בין</w:t>
      </w:r>
      <w:r w:rsidRPr="00134A33">
        <w:rPr>
          <w:rtl/>
        </w:rPr>
        <w:t xml:space="preserve"> </w:t>
      </w:r>
      <w:r w:rsidRPr="00134A33">
        <w:rPr>
          <w:rFonts w:hint="cs"/>
          <w:rtl/>
        </w:rPr>
        <w:t>ישובין</w:t>
      </w:r>
      <w:r w:rsidRPr="00134A33">
        <w:rPr>
          <w:rtl/>
        </w:rPr>
        <w:t>.</w:t>
      </w:r>
    </w:p>
    <w:p w14:paraId="66944880" w14:textId="3E45E773" w:rsidR="00AC0AF5" w:rsidRPr="00134A33" w:rsidRDefault="00AC0AF5" w:rsidP="00DB3591">
      <w:pPr>
        <w:pStyle w:val="afff3"/>
        <w:rPr>
          <w:rtl/>
        </w:rPr>
      </w:pPr>
      <w:r w:rsidRPr="00134A33">
        <w:rPr>
          <w:rStyle w:val="TanaimMishna"/>
          <w:rFonts w:hint="cs"/>
          <w:rtl/>
          <w:rPrChange w:id="20054" w:author="קלוד" w:date="2026-10-06T10:07:33Z">
            <w:rPr>
              <w:rStyle w:val="affffe"/>
              <w:rFonts w:hint="cs"/>
              <w:rtl/>
            </w:rPr>
          </w:rPrChange>
        </w:rPr>
        <w:t>לר</w:t>
      </w:r>
      <w:r w:rsidRPr="00134A33">
        <w:rPr>
          <w:rStyle w:val="TanaimMishna"/>
          <w:rtl/>
          <w:rPrChange w:id="20055" w:author="קלוד" w:date="2026-10-06T10:07:33Z">
            <w:rPr>
              <w:rStyle w:val="affffe"/>
              <w:rtl/>
            </w:rPr>
          </w:rPrChange>
        </w:rPr>
        <w:t>"</w:t>
      </w:r>
      <w:r w:rsidRPr="00134A33">
        <w:rPr>
          <w:rStyle w:val="TanaimMishna"/>
          <w:rFonts w:hint="cs"/>
          <w:rtl/>
          <w:rPrChange w:id="20056" w:author="קלוד" w:date="2026-10-06T10:07:33Z">
            <w:rPr>
              <w:rStyle w:val="affffe"/>
              <w:rFonts w:hint="cs"/>
              <w:rtl/>
            </w:rPr>
          </w:rPrChange>
        </w:rPr>
        <w:t>ע</w:t>
      </w:r>
      <w:r w:rsidR="00134A33">
        <w:rPr>
          <w:rStyle w:val="TanaimMishna"/>
          <w:rFonts w:hint="cs"/>
          <w:rtl/>
          <w:rPrChange w:id="20057" w:author="קלוד" w:date="2026-10-06T10:07:33Z">
            <w:rPr>
              <w:rStyle w:val="affffe"/>
              <w:rFonts w:hint="cs"/>
              <w:rtl/>
            </w:rPr>
          </w:rPrChange>
        </w:rPr>
        <w:t>:</w:t>
      </w:r>
      <w:r w:rsidRPr="00134A33">
        <w:rPr>
          <w:rStyle w:val="TanaimMishna"/>
          <w:rFonts w:hint="cs"/>
          <w:rtl/>
          <w:rPrChange w:id="20058" w:author="קלוד" w:date="2026-10-06T10:07:33Z">
            <w:rPr>
              <w:rStyle w:val="affffe"/>
              <w:rFonts w:hint="cs"/>
              <w:rtl/>
            </w:rPr>
          </w:rPrChange>
        </w:rPr>
        <w:t xml:space="preserve"> </w:t>
      </w:r>
      <w:r w:rsidRPr="00134A33">
        <w:rPr>
          <w:rFonts w:hint="cs"/>
          <w:rtl/>
        </w:rPr>
        <w:t>צריך</w:t>
      </w:r>
      <w:r w:rsidRPr="00134A33">
        <w:rPr>
          <w:rtl/>
        </w:rPr>
        <w:t xml:space="preserve"> </w:t>
      </w:r>
      <w:r w:rsidRPr="00134A33">
        <w:rPr>
          <w:rFonts w:hint="cs"/>
          <w:rtl/>
        </w:rPr>
        <w:t>ליקח</w:t>
      </w:r>
      <w:r w:rsidRPr="00134A33">
        <w:rPr>
          <w:rtl/>
        </w:rPr>
        <w:t xml:space="preserve"> </w:t>
      </w:r>
      <w:r w:rsidRPr="00134A33">
        <w:rPr>
          <w:rFonts w:hint="cs"/>
          <w:rtl/>
        </w:rPr>
        <w:t>לו</w:t>
      </w:r>
      <w:r w:rsidRPr="00134A33">
        <w:rPr>
          <w:rtl/>
        </w:rPr>
        <w:t xml:space="preserve"> </w:t>
      </w:r>
      <w:r w:rsidRPr="00134A33">
        <w:rPr>
          <w:rFonts w:hint="cs"/>
          <w:rtl/>
        </w:rPr>
        <w:t>דרך</w:t>
      </w:r>
      <w:r w:rsidRPr="00134A33">
        <w:rPr>
          <w:rtl/>
        </w:rPr>
        <w:t xml:space="preserve">, </w:t>
      </w:r>
      <w:r w:rsidRPr="00134A33">
        <w:rPr>
          <w:rStyle w:val="TanaimMishna"/>
          <w:rFonts w:hint="cs"/>
          <w:rtl/>
          <w:rPrChange w:id="20059" w:author="קלוד" w:date="2026-10-06T10:07:33Z">
            <w:rPr>
              <w:rStyle w:val="affffe"/>
              <w:rFonts w:hint="cs"/>
              <w:rtl/>
            </w:rPr>
          </w:rPrChange>
        </w:rPr>
        <w:t>וחכ</w:t>
      </w:r>
      <w:r w:rsidRPr="00134A33">
        <w:rPr>
          <w:rStyle w:val="TanaimMishna"/>
          <w:rtl/>
          <w:rPrChange w:id="20060" w:author="קלוד" w:date="2026-10-06T10:07:33Z">
            <w:rPr>
              <w:rStyle w:val="affffe"/>
              <w:rtl/>
            </w:rPr>
          </w:rPrChange>
        </w:rPr>
        <w:t>"</w:t>
      </w:r>
      <w:r w:rsidRPr="00134A33">
        <w:rPr>
          <w:rStyle w:val="TanaimMishna"/>
          <w:rFonts w:hint="cs"/>
          <w:rtl/>
          <w:rPrChange w:id="20061" w:author="קלוד" w:date="2026-10-06T10:07:33Z">
            <w:rPr>
              <w:rStyle w:val="affffe"/>
              <w:rFonts w:hint="cs"/>
              <w:rtl/>
            </w:rPr>
          </w:rPrChange>
        </w:rPr>
        <w:t>א</w:t>
      </w:r>
      <w:r w:rsidRPr="00134A33">
        <w:rPr>
          <w:rStyle w:val="TanaimMishna"/>
          <w:rtl/>
          <w:rPrChange w:id="20062" w:author="קלוד" w:date="2026-10-06T10:07:33Z">
            <w:rPr>
              <w:rStyle w:val="affffe"/>
              <w:rtl/>
            </w:rPr>
          </w:rPrChange>
        </w:rPr>
        <w:t>:</w:t>
      </w:r>
      <w:r w:rsidRPr="00134A33">
        <w:rPr>
          <w:rtl/>
        </w:rPr>
        <w:t xml:space="preserve"> </w:t>
      </w:r>
      <w:r w:rsidRPr="00134A33">
        <w:rPr>
          <w:rFonts w:hint="cs"/>
          <w:rtl/>
        </w:rPr>
        <w:t>אינו</w:t>
      </w:r>
      <w:r w:rsidRPr="00134A33">
        <w:rPr>
          <w:rtl/>
        </w:rPr>
        <w:t xml:space="preserve"> </w:t>
      </w:r>
      <w:r w:rsidRPr="00134A33">
        <w:rPr>
          <w:rFonts w:hint="cs"/>
          <w:rtl/>
        </w:rPr>
        <w:t>צריך</w:t>
      </w:r>
      <w:r w:rsidRPr="00134A33">
        <w:rPr>
          <w:rtl/>
        </w:rPr>
        <w:t>.</w:t>
      </w:r>
    </w:p>
    <w:p w14:paraId="61AE31B9" w14:textId="55FAEC5F" w:rsidR="00AC0AF5" w:rsidRPr="00134A33" w:rsidRDefault="00AC0AF5" w:rsidP="00DB3591">
      <w:pPr>
        <w:pStyle w:val="afff3"/>
        <w:rPr>
          <w:rtl/>
        </w:rPr>
      </w:pPr>
      <w:r w:rsidRPr="00134A33">
        <w:rPr>
          <w:rStyle w:val="TanaimMishna"/>
          <w:rFonts w:hint="cs"/>
          <w:rtl/>
          <w:rPrChange w:id="20063" w:author="קלוד" w:date="2026-10-06T10:07:33Z">
            <w:rPr>
              <w:rStyle w:val="affffe"/>
              <w:rFonts w:hint="cs"/>
              <w:rtl/>
            </w:rPr>
          </w:rPrChange>
        </w:rPr>
        <w:t>ומודה</w:t>
      </w:r>
      <w:r w:rsidRPr="00134A33">
        <w:rPr>
          <w:rStyle w:val="TanaimMishna"/>
          <w:rtl/>
          <w:rPrChange w:id="20064" w:author="קלוד" w:date="2026-10-06T10:07:33Z">
            <w:rPr>
              <w:rStyle w:val="affffe"/>
              <w:rtl/>
            </w:rPr>
          </w:rPrChange>
        </w:rPr>
        <w:t xml:space="preserve"> </w:t>
      </w:r>
      <w:r w:rsidRPr="00134A33">
        <w:rPr>
          <w:rStyle w:val="TanaimMishna"/>
          <w:rFonts w:hint="cs"/>
          <w:rtl/>
          <w:rPrChange w:id="20065" w:author="קלוד" w:date="2026-10-06T10:07:33Z">
            <w:rPr>
              <w:rStyle w:val="affffe"/>
              <w:rFonts w:hint="cs"/>
              <w:rtl/>
            </w:rPr>
          </w:rPrChange>
        </w:rPr>
        <w:t>ר</w:t>
      </w:r>
      <w:r w:rsidRPr="00134A33">
        <w:rPr>
          <w:rStyle w:val="TanaimMishna"/>
          <w:rtl/>
          <w:rPrChange w:id="20066" w:author="קלוד" w:date="2026-10-06T10:07:33Z">
            <w:rPr>
              <w:rStyle w:val="affffe"/>
              <w:rtl/>
            </w:rPr>
          </w:rPrChange>
        </w:rPr>
        <w:t>"</w:t>
      </w:r>
      <w:r w:rsidRPr="00134A33">
        <w:rPr>
          <w:rStyle w:val="TanaimMishna"/>
          <w:rFonts w:hint="cs"/>
          <w:rtl/>
          <w:rPrChange w:id="20067" w:author="קלוד" w:date="2026-10-06T10:07:33Z">
            <w:rPr>
              <w:rStyle w:val="affffe"/>
              <w:rFonts w:hint="cs"/>
              <w:rtl/>
            </w:rPr>
          </w:rPrChange>
        </w:rPr>
        <w:t>ע</w:t>
      </w:r>
      <w:r w:rsidR="00134A33">
        <w:rPr>
          <w:rStyle w:val="TanaimMishna"/>
          <w:rFonts w:hint="cs"/>
          <w:rtl/>
          <w:rPrChange w:id="20068" w:author="קלוד" w:date="2026-10-06T10:07:33Z">
            <w:rPr>
              <w:rStyle w:val="affffe"/>
              <w:rFonts w:hint="cs"/>
              <w:rtl/>
            </w:rPr>
          </w:rPrChange>
        </w:rPr>
        <w:t>:</w:t>
      </w:r>
      <w:r w:rsidRPr="00134A33">
        <w:rPr>
          <w:rtl/>
        </w:rPr>
        <w:t xml:space="preserve"> </w:t>
      </w:r>
      <w:r w:rsidRPr="00134A33">
        <w:rPr>
          <w:rFonts w:hint="cs"/>
          <w:rtl/>
        </w:rPr>
        <w:t>בזמן</w:t>
      </w:r>
      <w:r w:rsidRPr="00134A33">
        <w:rPr>
          <w:rtl/>
        </w:rPr>
        <w:t xml:space="preserve"> </w:t>
      </w:r>
      <w:r w:rsidRPr="00134A33">
        <w:rPr>
          <w:rFonts w:hint="cs"/>
          <w:rtl/>
        </w:rPr>
        <w:t>שאמר</w:t>
      </w:r>
      <w:r w:rsidRPr="00134A33">
        <w:rPr>
          <w:rtl/>
        </w:rPr>
        <w:t xml:space="preserve"> </w:t>
      </w:r>
      <w:r w:rsidRPr="00134A33">
        <w:rPr>
          <w:rFonts w:hint="cs"/>
          <w:rtl/>
        </w:rPr>
        <w:t>לו</w:t>
      </w:r>
      <w:r w:rsidRPr="00134A33">
        <w:rPr>
          <w:rtl/>
        </w:rPr>
        <w:t xml:space="preserve"> </w:t>
      </w:r>
      <w:r w:rsidRPr="00134A33">
        <w:rPr>
          <w:rFonts w:hint="cs"/>
          <w:rtl/>
        </w:rPr>
        <w:t>חוץ</w:t>
      </w:r>
      <w:r w:rsidRPr="00134A33">
        <w:rPr>
          <w:rtl/>
        </w:rPr>
        <w:t xml:space="preserve"> </w:t>
      </w:r>
      <w:r w:rsidRPr="00134A33">
        <w:rPr>
          <w:rFonts w:hint="cs"/>
          <w:rtl/>
        </w:rPr>
        <w:t>מאלו</w:t>
      </w:r>
      <w:r w:rsidRPr="00134A33">
        <w:rPr>
          <w:rtl/>
        </w:rPr>
        <w:t xml:space="preserve"> </w:t>
      </w:r>
      <w:r w:rsidRPr="00134A33">
        <w:rPr>
          <w:rFonts w:hint="cs"/>
          <w:rtl/>
        </w:rPr>
        <w:t>שא</w:t>
      </w:r>
      <w:r w:rsidRPr="00134A33">
        <w:rPr>
          <w:rtl/>
        </w:rPr>
        <w:t>"</w:t>
      </w:r>
      <w:r w:rsidRPr="00134A33">
        <w:rPr>
          <w:rFonts w:hint="cs"/>
          <w:rtl/>
        </w:rPr>
        <w:t>צ</w:t>
      </w:r>
      <w:r w:rsidRPr="00134A33">
        <w:rPr>
          <w:rtl/>
        </w:rPr>
        <w:t xml:space="preserve"> </w:t>
      </w:r>
      <w:r w:rsidRPr="00134A33">
        <w:rPr>
          <w:rFonts w:hint="cs"/>
          <w:rtl/>
        </w:rPr>
        <w:t>ליקח</w:t>
      </w:r>
      <w:r w:rsidRPr="00134A33">
        <w:rPr>
          <w:rtl/>
        </w:rPr>
        <w:t xml:space="preserve"> </w:t>
      </w:r>
      <w:r w:rsidRPr="00134A33">
        <w:rPr>
          <w:rFonts w:hint="cs"/>
          <w:rtl/>
        </w:rPr>
        <w:t>לו</w:t>
      </w:r>
      <w:r w:rsidRPr="00134A33">
        <w:rPr>
          <w:rtl/>
        </w:rPr>
        <w:t xml:space="preserve"> </w:t>
      </w:r>
      <w:r w:rsidRPr="00134A33">
        <w:rPr>
          <w:rFonts w:hint="cs"/>
          <w:rtl/>
        </w:rPr>
        <w:t>דרך</w:t>
      </w:r>
      <w:r w:rsidRPr="00134A33">
        <w:rPr>
          <w:rtl/>
        </w:rPr>
        <w:t>.</w:t>
      </w:r>
    </w:p>
    <w:p w14:paraId="72B678D8" w14:textId="77777777" w:rsidR="00AC0AF5" w:rsidRPr="00134A33" w:rsidRDefault="00AC0AF5" w:rsidP="00DB3591">
      <w:pPr>
        <w:pStyle w:val="afff3"/>
        <w:rPr>
          <w:rtl/>
        </w:rPr>
      </w:pPr>
      <w:r w:rsidRPr="00134A33">
        <w:rPr>
          <w:rFonts w:hint="cs"/>
          <w:rtl/>
        </w:rPr>
        <w:t>מכרן</w:t>
      </w:r>
      <w:r w:rsidRPr="00134A33">
        <w:rPr>
          <w:rtl/>
        </w:rPr>
        <w:t xml:space="preserve"> </w:t>
      </w:r>
      <w:r w:rsidRPr="00134A33">
        <w:rPr>
          <w:rFonts w:hint="cs"/>
          <w:rtl/>
        </w:rPr>
        <w:t>לאחר</w:t>
      </w:r>
      <w:r w:rsidRPr="00134A33">
        <w:rPr>
          <w:rtl/>
        </w:rPr>
        <w:t xml:space="preserve"> </w:t>
      </w:r>
      <w:r w:rsidRPr="00134A33">
        <w:rPr>
          <w:rStyle w:val="TanaimMishna"/>
          <w:rFonts w:hint="cs"/>
          <w:rtl/>
          <w:rPrChange w:id="20069" w:author="קלוד" w:date="2026-10-06T10:07:33Z">
            <w:rPr>
              <w:rStyle w:val="affffe"/>
              <w:rFonts w:hint="cs"/>
              <w:rtl/>
            </w:rPr>
          </w:rPrChange>
        </w:rPr>
        <w:t>לר</w:t>
      </w:r>
      <w:r w:rsidRPr="00134A33">
        <w:rPr>
          <w:rStyle w:val="TanaimMishna"/>
          <w:rtl/>
          <w:rPrChange w:id="20070" w:author="קלוד" w:date="2026-10-06T10:07:33Z">
            <w:rPr>
              <w:rStyle w:val="affffe"/>
              <w:rtl/>
            </w:rPr>
          </w:rPrChange>
        </w:rPr>
        <w:t>"</w:t>
      </w:r>
      <w:r w:rsidRPr="00134A33">
        <w:rPr>
          <w:rStyle w:val="TanaimMishna"/>
          <w:rFonts w:hint="cs"/>
          <w:rtl/>
          <w:rPrChange w:id="20071" w:author="קלוד" w:date="2026-10-06T10:07:33Z">
            <w:rPr>
              <w:rStyle w:val="affffe"/>
              <w:rFonts w:hint="cs"/>
              <w:rtl/>
            </w:rPr>
          </w:rPrChange>
        </w:rPr>
        <w:t>ע</w:t>
      </w:r>
      <w:r w:rsidRPr="00134A33">
        <w:rPr>
          <w:rtl/>
        </w:rPr>
        <w:t xml:space="preserve"> </w:t>
      </w:r>
      <w:r w:rsidRPr="00134A33">
        <w:rPr>
          <w:rFonts w:hint="cs"/>
          <w:rtl/>
        </w:rPr>
        <w:t>א</w:t>
      </w:r>
      <w:r w:rsidRPr="00134A33">
        <w:rPr>
          <w:rtl/>
        </w:rPr>
        <w:t>"</w:t>
      </w:r>
      <w:r w:rsidRPr="00134A33">
        <w:rPr>
          <w:rFonts w:hint="cs"/>
          <w:rtl/>
        </w:rPr>
        <w:t>צ</w:t>
      </w:r>
      <w:r w:rsidRPr="00134A33">
        <w:rPr>
          <w:rtl/>
        </w:rPr>
        <w:t xml:space="preserve"> </w:t>
      </w:r>
      <w:r w:rsidRPr="00134A33">
        <w:rPr>
          <w:rFonts w:hint="cs"/>
          <w:rtl/>
        </w:rPr>
        <w:t>ליקח</w:t>
      </w:r>
      <w:r w:rsidRPr="00134A33">
        <w:rPr>
          <w:rtl/>
        </w:rPr>
        <w:t xml:space="preserve"> </w:t>
      </w:r>
      <w:r w:rsidRPr="00134A33">
        <w:rPr>
          <w:rFonts w:hint="cs"/>
          <w:rtl/>
        </w:rPr>
        <w:t>לו</w:t>
      </w:r>
      <w:r w:rsidRPr="00134A33">
        <w:rPr>
          <w:rtl/>
        </w:rPr>
        <w:t xml:space="preserve"> </w:t>
      </w:r>
      <w:r w:rsidRPr="00134A33">
        <w:rPr>
          <w:rFonts w:hint="cs"/>
          <w:rtl/>
        </w:rPr>
        <w:t>דרך</w:t>
      </w:r>
      <w:r w:rsidRPr="00134A33">
        <w:rPr>
          <w:rtl/>
        </w:rPr>
        <w:t xml:space="preserve">, </w:t>
      </w:r>
      <w:r w:rsidRPr="00134A33">
        <w:rPr>
          <w:rStyle w:val="TanaimMishna"/>
          <w:rFonts w:hint="cs"/>
          <w:rtl/>
          <w:rPrChange w:id="20072" w:author="קלוד" w:date="2026-10-06T10:07:33Z">
            <w:rPr>
              <w:rStyle w:val="affffe"/>
              <w:rFonts w:hint="cs"/>
              <w:rtl/>
            </w:rPr>
          </w:rPrChange>
        </w:rPr>
        <w:t>וחכ</w:t>
      </w:r>
      <w:r w:rsidRPr="00134A33">
        <w:rPr>
          <w:rStyle w:val="TanaimMishna"/>
          <w:rtl/>
          <w:rPrChange w:id="20073" w:author="קלוד" w:date="2026-10-06T10:07:33Z">
            <w:rPr>
              <w:rStyle w:val="affffe"/>
              <w:rtl/>
            </w:rPr>
          </w:rPrChange>
        </w:rPr>
        <w:t>"</w:t>
      </w:r>
      <w:r w:rsidRPr="00134A33">
        <w:rPr>
          <w:rStyle w:val="TanaimMishna"/>
          <w:rFonts w:hint="cs"/>
          <w:rtl/>
          <w:rPrChange w:id="20074" w:author="קלוד" w:date="2026-10-06T10:07:33Z">
            <w:rPr>
              <w:rStyle w:val="affffe"/>
              <w:rFonts w:hint="cs"/>
              <w:rtl/>
            </w:rPr>
          </w:rPrChange>
        </w:rPr>
        <w:t>א</w:t>
      </w:r>
      <w:r w:rsidRPr="00134A33">
        <w:rPr>
          <w:rStyle w:val="TanaimMishna"/>
          <w:rtl/>
          <w:rPrChange w:id="20075" w:author="קלוד" w:date="2026-10-06T10:07:33Z">
            <w:rPr>
              <w:rStyle w:val="affffe"/>
              <w:rtl/>
            </w:rPr>
          </w:rPrChange>
        </w:rPr>
        <w:t>:</w:t>
      </w:r>
      <w:r w:rsidRPr="00134A33">
        <w:rPr>
          <w:rtl/>
        </w:rPr>
        <w:t xml:space="preserve"> </w:t>
      </w:r>
      <w:r w:rsidRPr="00134A33">
        <w:rPr>
          <w:rFonts w:hint="cs"/>
          <w:rtl/>
        </w:rPr>
        <w:t>צריך</w:t>
      </w:r>
      <w:r w:rsidRPr="00134A33">
        <w:rPr>
          <w:rtl/>
        </w:rPr>
        <w:t xml:space="preserve"> </w:t>
      </w:r>
      <w:r w:rsidRPr="00134A33">
        <w:rPr>
          <w:rFonts w:hint="cs"/>
          <w:rtl/>
        </w:rPr>
        <w:t>ליקח</w:t>
      </w:r>
      <w:r w:rsidRPr="00134A33">
        <w:rPr>
          <w:rtl/>
        </w:rPr>
        <w:t xml:space="preserve"> </w:t>
      </w:r>
      <w:r w:rsidRPr="00134A33">
        <w:rPr>
          <w:rFonts w:hint="cs"/>
          <w:rtl/>
        </w:rPr>
        <w:t>לו</w:t>
      </w:r>
      <w:r w:rsidRPr="00134A33">
        <w:rPr>
          <w:rtl/>
        </w:rPr>
        <w:t xml:space="preserve"> </w:t>
      </w:r>
      <w:r w:rsidRPr="00134A33">
        <w:rPr>
          <w:rFonts w:hint="cs"/>
          <w:rtl/>
        </w:rPr>
        <w:t>דרך</w:t>
      </w:r>
      <w:r w:rsidRPr="00134A33">
        <w:rPr>
          <w:rtl/>
        </w:rPr>
        <w:t>.</w:t>
      </w:r>
    </w:p>
    <w:p w14:paraId="5D46F339" w14:textId="77777777" w:rsidR="00AC0AF5" w:rsidRPr="00134A33" w:rsidRDefault="00AC0AF5" w:rsidP="00DB3591">
      <w:pPr>
        <w:pStyle w:val="afff3"/>
        <w:rPr>
          <w:rtl/>
        </w:rPr>
      </w:pPr>
      <w:r w:rsidRPr="00134A33">
        <w:rPr>
          <w:rStyle w:val="TanaimMishna"/>
          <w:rFonts w:hint="cs"/>
          <w:rtl/>
          <w:rPrChange w:id="20076" w:author="קלוד" w:date="2026-10-06T10:07:33Z">
            <w:rPr>
              <w:rStyle w:val="affffe"/>
              <w:rFonts w:hint="cs"/>
              <w:rtl/>
            </w:rPr>
          </w:rPrChange>
        </w:rPr>
        <w:t>בד</w:t>
      </w:r>
      <w:r w:rsidRPr="00134A33">
        <w:rPr>
          <w:rStyle w:val="TanaimMishna"/>
          <w:rtl/>
          <w:rPrChange w:id="20077" w:author="קלוד" w:date="2026-10-06T10:07:33Z">
            <w:rPr>
              <w:rStyle w:val="affffe"/>
              <w:rtl/>
            </w:rPr>
          </w:rPrChange>
        </w:rPr>
        <w:t>"</w:t>
      </w:r>
      <w:r w:rsidRPr="00134A33">
        <w:rPr>
          <w:rStyle w:val="TanaimMishna"/>
          <w:rFonts w:hint="cs"/>
          <w:rtl/>
          <w:rPrChange w:id="20078" w:author="קלוד" w:date="2026-10-06T10:07:33Z">
            <w:rPr>
              <w:rStyle w:val="affffe"/>
              <w:rFonts w:hint="cs"/>
              <w:rtl/>
            </w:rPr>
          </w:rPrChange>
        </w:rPr>
        <w:t>א</w:t>
      </w:r>
      <w:r w:rsidRPr="00134A33">
        <w:rPr>
          <w:rtl/>
        </w:rPr>
        <w:t xml:space="preserve"> </w:t>
      </w:r>
      <w:r w:rsidRPr="00134A33">
        <w:rPr>
          <w:rFonts w:hint="cs"/>
          <w:rtl/>
        </w:rPr>
        <w:t>במוכר</w:t>
      </w:r>
      <w:r w:rsidRPr="00134A33">
        <w:rPr>
          <w:rtl/>
        </w:rPr>
        <w:t xml:space="preserve">, </w:t>
      </w:r>
      <w:r w:rsidRPr="00134A33">
        <w:rPr>
          <w:rFonts w:hint="cs"/>
          <w:rtl/>
        </w:rPr>
        <w:t>אבל</w:t>
      </w:r>
      <w:r w:rsidRPr="00134A33">
        <w:rPr>
          <w:rtl/>
        </w:rPr>
        <w:t xml:space="preserve"> </w:t>
      </w:r>
      <w:r w:rsidRPr="00134A33">
        <w:rPr>
          <w:rFonts w:hint="cs"/>
          <w:rtl/>
        </w:rPr>
        <w:t>בנותן</w:t>
      </w:r>
      <w:r w:rsidRPr="00134A33">
        <w:rPr>
          <w:rtl/>
        </w:rPr>
        <w:t xml:space="preserve"> </w:t>
      </w:r>
      <w:r w:rsidRPr="00134A33">
        <w:rPr>
          <w:rFonts w:hint="cs"/>
          <w:rtl/>
        </w:rPr>
        <w:t>מתנה</w:t>
      </w:r>
      <w:r w:rsidRPr="00134A33">
        <w:rPr>
          <w:rtl/>
        </w:rPr>
        <w:t xml:space="preserve"> </w:t>
      </w:r>
      <w:r w:rsidRPr="00134A33">
        <w:rPr>
          <w:rFonts w:hint="cs"/>
          <w:rtl/>
        </w:rPr>
        <w:t>נותן</w:t>
      </w:r>
      <w:r w:rsidRPr="00134A33">
        <w:rPr>
          <w:rtl/>
        </w:rPr>
        <w:t xml:space="preserve"> </w:t>
      </w:r>
      <w:r w:rsidRPr="00134A33">
        <w:rPr>
          <w:rFonts w:hint="cs"/>
          <w:rtl/>
        </w:rPr>
        <w:t>את</w:t>
      </w:r>
      <w:r w:rsidRPr="00134A33">
        <w:rPr>
          <w:rtl/>
        </w:rPr>
        <w:t xml:space="preserve"> </w:t>
      </w:r>
      <w:r w:rsidRPr="00134A33">
        <w:rPr>
          <w:rFonts w:hint="cs"/>
          <w:rtl/>
        </w:rPr>
        <w:t>כולה</w:t>
      </w:r>
      <w:r w:rsidRPr="00134A33">
        <w:rPr>
          <w:rtl/>
        </w:rPr>
        <w:t>.</w:t>
      </w:r>
    </w:p>
    <w:p w14:paraId="05EDBC2F" w14:textId="77777777" w:rsidR="00AC0AF5" w:rsidRPr="00134A33" w:rsidRDefault="00AC0AF5" w:rsidP="00DB3591">
      <w:pPr>
        <w:pStyle w:val="afff3"/>
        <w:rPr>
          <w:rtl/>
        </w:rPr>
      </w:pPr>
      <w:r w:rsidRPr="00134A33">
        <w:rPr>
          <w:rFonts w:hint="cs"/>
          <w:rtl/>
        </w:rPr>
        <w:t>האחין</w:t>
      </w:r>
      <w:r w:rsidRPr="00134A33">
        <w:rPr>
          <w:rtl/>
        </w:rPr>
        <w:t xml:space="preserve"> </w:t>
      </w:r>
      <w:r w:rsidRPr="00134A33">
        <w:rPr>
          <w:rFonts w:hint="cs"/>
          <w:rtl/>
        </w:rPr>
        <w:t>שחלקו</w:t>
      </w:r>
      <w:r w:rsidRPr="00134A33">
        <w:rPr>
          <w:rtl/>
        </w:rPr>
        <w:t xml:space="preserve"> - </w:t>
      </w:r>
      <w:r w:rsidRPr="00134A33">
        <w:rPr>
          <w:rFonts w:hint="cs"/>
          <w:rtl/>
        </w:rPr>
        <w:t>זכו</w:t>
      </w:r>
      <w:r w:rsidRPr="00134A33">
        <w:rPr>
          <w:rtl/>
        </w:rPr>
        <w:t xml:space="preserve"> </w:t>
      </w:r>
      <w:r w:rsidRPr="00134A33">
        <w:rPr>
          <w:rFonts w:hint="cs"/>
          <w:rtl/>
        </w:rPr>
        <w:t>בשדה</w:t>
      </w:r>
      <w:r w:rsidRPr="00134A33">
        <w:rPr>
          <w:rtl/>
        </w:rPr>
        <w:t xml:space="preserve"> </w:t>
      </w:r>
      <w:r w:rsidRPr="00134A33">
        <w:rPr>
          <w:rFonts w:hint="cs"/>
          <w:rtl/>
        </w:rPr>
        <w:t>זכו</w:t>
      </w:r>
      <w:r w:rsidRPr="00134A33">
        <w:rPr>
          <w:rtl/>
        </w:rPr>
        <w:t xml:space="preserve"> </w:t>
      </w:r>
      <w:r w:rsidRPr="00134A33">
        <w:rPr>
          <w:rFonts w:hint="cs"/>
          <w:rtl/>
        </w:rPr>
        <w:t>בכולה</w:t>
      </w:r>
      <w:r w:rsidRPr="00134A33">
        <w:rPr>
          <w:rtl/>
        </w:rPr>
        <w:t>.</w:t>
      </w:r>
    </w:p>
    <w:p w14:paraId="0C590ED3" w14:textId="77777777" w:rsidR="00AC0AF5" w:rsidRPr="00134A33" w:rsidRDefault="00AC0AF5" w:rsidP="00DB3591">
      <w:pPr>
        <w:pStyle w:val="afff3"/>
        <w:rPr>
          <w:rtl/>
        </w:rPr>
      </w:pPr>
      <w:r w:rsidRPr="00134A33">
        <w:rPr>
          <w:rFonts w:hint="cs"/>
          <w:rtl/>
        </w:rPr>
        <w:t>המחזיק</w:t>
      </w:r>
      <w:r w:rsidRPr="00134A33">
        <w:rPr>
          <w:rtl/>
        </w:rPr>
        <w:t xml:space="preserve"> </w:t>
      </w:r>
      <w:r w:rsidRPr="00134A33">
        <w:rPr>
          <w:rFonts w:hint="cs"/>
          <w:rtl/>
        </w:rPr>
        <w:t>בנכסי</w:t>
      </w:r>
      <w:r w:rsidRPr="00134A33">
        <w:rPr>
          <w:rtl/>
        </w:rPr>
        <w:t xml:space="preserve"> </w:t>
      </w:r>
      <w:r w:rsidRPr="00134A33">
        <w:rPr>
          <w:rFonts w:hint="cs"/>
          <w:rtl/>
        </w:rPr>
        <w:t>הגר</w:t>
      </w:r>
      <w:r w:rsidRPr="00134A33">
        <w:rPr>
          <w:rtl/>
        </w:rPr>
        <w:t xml:space="preserve"> - </w:t>
      </w:r>
      <w:r w:rsidRPr="00134A33">
        <w:rPr>
          <w:rFonts w:hint="cs"/>
          <w:rtl/>
        </w:rPr>
        <w:t>החזיק</w:t>
      </w:r>
      <w:r w:rsidRPr="00134A33">
        <w:rPr>
          <w:rtl/>
        </w:rPr>
        <w:t xml:space="preserve"> </w:t>
      </w:r>
      <w:r w:rsidRPr="00134A33">
        <w:rPr>
          <w:rFonts w:hint="cs"/>
          <w:rtl/>
        </w:rPr>
        <w:t>בשדה</w:t>
      </w:r>
      <w:r w:rsidRPr="00134A33">
        <w:rPr>
          <w:rtl/>
        </w:rPr>
        <w:t xml:space="preserve"> </w:t>
      </w:r>
      <w:r w:rsidRPr="00134A33">
        <w:rPr>
          <w:rFonts w:hint="cs"/>
          <w:rtl/>
        </w:rPr>
        <w:t>החזיק</w:t>
      </w:r>
      <w:r w:rsidRPr="00134A33">
        <w:rPr>
          <w:rtl/>
        </w:rPr>
        <w:t xml:space="preserve"> </w:t>
      </w:r>
      <w:r w:rsidRPr="00134A33">
        <w:rPr>
          <w:rFonts w:hint="cs"/>
          <w:rtl/>
        </w:rPr>
        <w:t>בכולה</w:t>
      </w:r>
      <w:r w:rsidRPr="00134A33">
        <w:rPr>
          <w:rtl/>
        </w:rPr>
        <w:t>.</w:t>
      </w:r>
    </w:p>
    <w:p w14:paraId="4F9A6D86" w14:textId="77777777" w:rsidR="00AC0AF5" w:rsidRPr="00134A33" w:rsidRDefault="00AC0AF5" w:rsidP="00DB3591">
      <w:pPr>
        <w:pStyle w:val="afff3"/>
        <w:rPr>
          <w:rtl/>
        </w:rPr>
      </w:pPr>
      <w:r w:rsidRPr="00134A33">
        <w:rPr>
          <w:rFonts w:hint="cs"/>
          <w:rtl/>
        </w:rPr>
        <w:t>המקדיש</w:t>
      </w:r>
      <w:r w:rsidRPr="00134A33">
        <w:rPr>
          <w:rtl/>
        </w:rPr>
        <w:t xml:space="preserve"> </w:t>
      </w:r>
      <w:r w:rsidRPr="00134A33">
        <w:rPr>
          <w:rFonts w:hint="cs"/>
          <w:rtl/>
        </w:rPr>
        <w:t>את</w:t>
      </w:r>
      <w:r w:rsidRPr="00134A33">
        <w:rPr>
          <w:rtl/>
        </w:rPr>
        <w:t xml:space="preserve"> </w:t>
      </w:r>
      <w:r w:rsidRPr="00134A33">
        <w:rPr>
          <w:rFonts w:hint="cs"/>
          <w:rtl/>
        </w:rPr>
        <w:t>השדה</w:t>
      </w:r>
      <w:r w:rsidRPr="00134A33">
        <w:rPr>
          <w:rtl/>
        </w:rPr>
        <w:t xml:space="preserve"> - </w:t>
      </w:r>
      <w:r w:rsidRPr="00134A33">
        <w:rPr>
          <w:rFonts w:hint="cs"/>
          <w:rtl/>
        </w:rPr>
        <w:t>הקדיש</w:t>
      </w:r>
      <w:r w:rsidRPr="00134A33">
        <w:rPr>
          <w:rtl/>
        </w:rPr>
        <w:t xml:space="preserve"> </w:t>
      </w:r>
      <w:r w:rsidRPr="00134A33">
        <w:rPr>
          <w:rFonts w:hint="cs"/>
          <w:rtl/>
        </w:rPr>
        <w:t>את</w:t>
      </w:r>
      <w:r w:rsidRPr="00134A33">
        <w:rPr>
          <w:rtl/>
        </w:rPr>
        <w:t xml:space="preserve"> </w:t>
      </w:r>
      <w:r w:rsidRPr="00134A33">
        <w:rPr>
          <w:rFonts w:hint="cs"/>
          <w:rtl/>
        </w:rPr>
        <w:t>כולה</w:t>
      </w:r>
    </w:p>
    <w:p w14:paraId="72688259" w14:textId="07ACC0A4" w:rsidR="00AC0AF5" w:rsidRPr="00134A33" w:rsidRDefault="00134A33" w:rsidP="00DB3591">
      <w:pPr>
        <w:pStyle w:val="afff3"/>
        <w:rPr>
          <w:rtl/>
        </w:rPr>
      </w:pPr>
      <w:r>
        <w:rPr>
          <w:rStyle w:val="TanaimMishna"/>
          <w:rFonts w:hint="cs"/>
          <w:rtl/>
          <w:rPrChange w:id="20079" w:author="קלוד" w:date="2026-10-06T10:07:33Z">
            <w:rPr>
              <w:rStyle w:val="affffe"/>
              <w:rFonts w:hint="cs"/>
              <w:rtl/>
            </w:rPr>
          </w:rPrChange>
        </w:rPr>
        <w:t xml:space="preserve"> </w:t>
      </w:r>
      <w:r>
        <w:rPr>
          <w:rStyle w:val="TanaimMishna"/>
          <w:rtl/>
          <w:rPrChange w:id="20080" w:author="קלוד" w:date="2026-10-06T10:07:33Z">
            <w:rPr>
              <w:rStyle w:val="affffe"/>
              <w:rtl/>
            </w:rPr>
          </w:rPrChange>
        </w:rPr>
        <w:tab/>
      </w:r>
      <w:r>
        <w:rPr>
          <w:rStyle w:val="TanaimMishna"/>
          <w:rtl/>
          <w:rPrChange w:id="20081" w:author="קלוד" w:date="2026-10-06T10:07:33Z">
            <w:rPr>
              <w:rStyle w:val="affffe"/>
              <w:rtl/>
            </w:rPr>
          </w:rPrChange>
        </w:rPr>
        <w:tab/>
      </w:r>
      <w:r>
        <w:rPr>
          <w:rStyle w:val="TanaimMishna"/>
          <w:rtl/>
          <w:rPrChange w:id="20082" w:author="קלוד" w:date="2026-10-06T10:07:33Z">
            <w:rPr>
              <w:rStyle w:val="affffe"/>
              <w:rtl/>
            </w:rPr>
          </w:rPrChange>
        </w:rPr>
        <w:tab/>
      </w:r>
      <w:r>
        <w:rPr>
          <w:rStyle w:val="TanaimMishna"/>
          <w:rtl/>
          <w:rPrChange w:id="20083" w:author="קלוד" w:date="2026-10-06T10:07:33Z">
            <w:rPr>
              <w:rStyle w:val="affffe"/>
              <w:rtl/>
            </w:rPr>
          </w:rPrChange>
        </w:rPr>
        <w:tab/>
      </w:r>
      <w:r>
        <w:rPr>
          <w:rStyle w:val="TanaimMishna"/>
          <w:rtl/>
          <w:rPrChange w:id="20084" w:author="קלוד" w:date="2026-10-06T10:07:33Z">
            <w:rPr>
              <w:rStyle w:val="affffe"/>
              <w:rtl/>
            </w:rPr>
          </w:rPrChange>
        </w:rPr>
        <w:tab/>
      </w:r>
      <w:r>
        <w:rPr>
          <w:rStyle w:val="TanaimMishna"/>
          <w:rtl/>
          <w:rPrChange w:id="20085" w:author="קלוד" w:date="2026-10-06T10:07:33Z">
            <w:rPr>
              <w:rStyle w:val="affffe"/>
              <w:rtl/>
            </w:rPr>
          </w:rPrChange>
        </w:rPr>
        <w:tab/>
      </w:r>
      <w:r>
        <w:rPr>
          <w:rStyle w:val="TanaimMishna"/>
          <w:rtl/>
          <w:rPrChange w:id="20086" w:author="קלוד" w:date="2026-10-06T10:07:33Z">
            <w:rPr>
              <w:rStyle w:val="affffe"/>
              <w:rtl/>
            </w:rPr>
          </w:rPrChange>
        </w:rPr>
        <w:tab/>
      </w:r>
      <w:r>
        <w:rPr>
          <w:rStyle w:val="TanaimMishna"/>
          <w:rtl/>
          <w:rPrChange w:id="20087" w:author="קלוד" w:date="2026-10-06T10:07:33Z">
            <w:rPr>
              <w:rStyle w:val="affffe"/>
              <w:rtl/>
            </w:rPr>
          </w:rPrChange>
        </w:rPr>
        <w:tab/>
      </w:r>
      <w:r w:rsidR="00AC0AF5" w:rsidRPr="00134A33">
        <w:rPr>
          <w:rStyle w:val="TanaimMishna"/>
          <w:rFonts w:hint="cs"/>
          <w:rtl/>
          <w:rPrChange w:id="20088" w:author="קלוד" w:date="2026-10-06T10:07:33Z">
            <w:rPr>
              <w:rStyle w:val="affffe"/>
              <w:rFonts w:hint="cs"/>
              <w:rtl/>
            </w:rPr>
          </w:rPrChange>
        </w:rPr>
        <w:t>ולר</w:t>
      </w:r>
      <w:r w:rsidR="00AC0AF5" w:rsidRPr="00134A33">
        <w:rPr>
          <w:rStyle w:val="TanaimMishna"/>
          <w:rtl/>
          <w:rPrChange w:id="20089" w:author="קלוד" w:date="2026-10-06T10:07:33Z">
            <w:rPr>
              <w:rStyle w:val="affffe"/>
              <w:rtl/>
            </w:rPr>
          </w:rPrChange>
        </w:rPr>
        <w:t>"</w:t>
      </w:r>
      <w:r w:rsidR="00AC0AF5" w:rsidRPr="00134A33">
        <w:rPr>
          <w:rStyle w:val="TanaimMishna"/>
          <w:rFonts w:hint="cs"/>
          <w:rtl/>
          <w:rPrChange w:id="20090" w:author="קלוד" w:date="2026-10-06T10:07:33Z">
            <w:rPr>
              <w:rStyle w:val="affffe"/>
              <w:rFonts w:hint="cs"/>
              <w:rtl/>
            </w:rPr>
          </w:rPrChange>
        </w:rPr>
        <w:t>ש</w:t>
      </w:r>
      <w:r>
        <w:rPr>
          <w:rStyle w:val="TanaimMishna"/>
          <w:rFonts w:hint="cs"/>
          <w:rtl/>
          <w:rPrChange w:id="20091" w:author="קלוד" w:date="2026-10-06T10:07:33Z">
            <w:rPr>
              <w:rStyle w:val="affffe"/>
              <w:rFonts w:hint="cs"/>
              <w:rtl/>
            </w:rPr>
          </w:rPrChange>
        </w:rPr>
        <w:t>:</w:t>
      </w:r>
      <w:r w:rsidR="00AC0AF5" w:rsidRPr="00134A33">
        <w:rPr>
          <w:rStyle w:val="TanaimMishna"/>
          <w:rtl/>
          <w:rPrChange w:id="20092" w:author="קלוד" w:date="2026-10-06T10:07:33Z">
            <w:rPr>
              <w:rStyle w:val="affffe"/>
              <w:rtl/>
            </w:rPr>
          </w:rPrChange>
        </w:rPr>
        <w:t xml:space="preserve"> </w:t>
      </w:r>
      <w:r>
        <w:rPr>
          <w:rFonts w:hint="cs"/>
          <w:rtl/>
        </w:rPr>
        <w:t xml:space="preserve">רק </w:t>
      </w:r>
      <w:r w:rsidR="00AC0AF5" w:rsidRPr="00134A33">
        <w:rPr>
          <w:rFonts w:hint="cs"/>
          <w:rtl/>
        </w:rPr>
        <w:t>את</w:t>
      </w:r>
      <w:r w:rsidR="00AC0AF5" w:rsidRPr="00134A33">
        <w:rPr>
          <w:rtl/>
        </w:rPr>
        <w:t xml:space="preserve"> </w:t>
      </w:r>
      <w:r w:rsidR="00AC0AF5" w:rsidRPr="00134A33">
        <w:rPr>
          <w:rFonts w:hint="cs"/>
          <w:rtl/>
        </w:rPr>
        <w:t>החרוב</w:t>
      </w:r>
      <w:r w:rsidR="00AC0AF5" w:rsidRPr="00134A33">
        <w:rPr>
          <w:rtl/>
        </w:rPr>
        <w:t xml:space="preserve"> </w:t>
      </w:r>
      <w:r w:rsidR="00AC0AF5" w:rsidRPr="00134A33">
        <w:rPr>
          <w:rFonts w:hint="cs"/>
          <w:rtl/>
        </w:rPr>
        <w:t>המורכב</w:t>
      </w:r>
      <w:r w:rsidR="00AC0AF5" w:rsidRPr="00134A33">
        <w:rPr>
          <w:rtl/>
        </w:rPr>
        <w:t xml:space="preserve"> </w:t>
      </w:r>
      <w:r w:rsidR="00AC0AF5" w:rsidRPr="00134A33">
        <w:rPr>
          <w:rFonts w:hint="cs"/>
          <w:rtl/>
        </w:rPr>
        <w:t>ואת</w:t>
      </w:r>
      <w:r w:rsidR="00AC0AF5" w:rsidRPr="00134A33">
        <w:rPr>
          <w:rtl/>
        </w:rPr>
        <w:t xml:space="preserve"> </w:t>
      </w:r>
      <w:r w:rsidR="00AC0AF5" w:rsidRPr="00134A33">
        <w:rPr>
          <w:rFonts w:hint="cs"/>
          <w:rtl/>
        </w:rPr>
        <w:t>סדן</w:t>
      </w:r>
      <w:r w:rsidR="00AC0AF5" w:rsidRPr="00134A33">
        <w:rPr>
          <w:rtl/>
        </w:rPr>
        <w:t xml:space="preserve"> </w:t>
      </w:r>
      <w:r w:rsidR="00AC0AF5" w:rsidRPr="00134A33">
        <w:rPr>
          <w:rFonts w:hint="cs"/>
          <w:rtl/>
        </w:rPr>
        <w:t>השקמה</w:t>
      </w:r>
    </w:p>
    <w:p w14:paraId="481F5238" w14:textId="77777777" w:rsidR="00134A33" w:rsidRDefault="00AC0AF5" w:rsidP="00134A33">
      <w:pPr>
        <w:pStyle w:val="afffb"/>
        <w:rPr>
          <w:rtl/>
        </w:rPr>
      </w:pPr>
      <w:ins w:id="9885" w:author="מספור קטעי משנה" w:date="2026-10-06T06:44:59Z">
        <w:r>
          <w:rPr>
            <w:rStyle w:val="MisparKeta"/>
          </w:rPr>
          <w:t xml:space="preserve">א. </w:t>
        </w:r>
      </w:ins>
      <w:r w:rsidRPr="00C35A2C">
        <w:rPr>
          <w:rFonts w:hint="cs"/>
          <w:rtl/>
        </w:rPr>
        <w:t xml:space="preserve">אחין שחלקו </w:t>
      </w:r>
    </w:p>
    <w:p w14:paraId="2E5D73EA" w14:textId="0D13D3A3" w:rsidR="00AC0AF5" w:rsidRPr="00134A33" w:rsidRDefault="00134A33" w:rsidP="00134A33">
      <w:pPr>
        <w:pStyle w:val="afffff"/>
        <w:rPr>
          <w:rtl/>
        </w:rPr>
      </w:pPr>
      <w:r w:rsidRPr="00134A33">
        <w:rPr>
          <w:rFonts w:hint="cs"/>
          <w:rtl/>
        </w:rPr>
        <w:t xml:space="preserve">לא </w:t>
      </w:r>
      <w:r w:rsidR="00AC0AF5" w:rsidRPr="00134A33">
        <w:rPr>
          <w:rFonts w:hint="cs"/>
          <w:rtl/>
        </w:rPr>
        <w:t>משום</w:t>
      </w:r>
      <w:r w:rsidR="00AC0AF5" w:rsidRPr="00134A33">
        <w:rPr>
          <w:rtl/>
        </w:rPr>
        <w:t xml:space="preserve"> </w:t>
      </w:r>
      <w:r w:rsidR="00AC0AF5" w:rsidRPr="00134A33">
        <w:rPr>
          <w:rFonts w:hint="cs"/>
          <w:rtl/>
        </w:rPr>
        <w:t>עין</w:t>
      </w:r>
      <w:r w:rsidR="00AC0AF5" w:rsidRPr="00134A33">
        <w:rPr>
          <w:rtl/>
        </w:rPr>
        <w:t xml:space="preserve"> </w:t>
      </w:r>
      <w:r w:rsidR="00AC0AF5" w:rsidRPr="00134A33">
        <w:rPr>
          <w:rFonts w:hint="cs"/>
          <w:rtl/>
        </w:rPr>
        <w:t>יפה,</w:t>
      </w:r>
      <w:r w:rsidR="00AC0AF5" w:rsidRPr="00134A33">
        <w:rPr>
          <w:rtl/>
        </w:rPr>
        <w:t xml:space="preserve"> </w:t>
      </w:r>
      <w:r w:rsidR="00AC0AF5" w:rsidRPr="00134A33">
        <w:rPr>
          <w:rFonts w:hint="cs"/>
          <w:rtl/>
        </w:rPr>
        <w:t>אלא</w:t>
      </w:r>
      <w:r w:rsidR="00AC0AF5" w:rsidRPr="00134A33">
        <w:rPr>
          <w:rtl/>
        </w:rPr>
        <w:t xml:space="preserve"> </w:t>
      </w:r>
      <w:r w:rsidRPr="00134A33">
        <w:rPr>
          <w:rFonts w:hint="cs"/>
          <w:rtl/>
        </w:rPr>
        <w:t>ש</w:t>
      </w:r>
      <w:r w:rsidR="00AC0AF5" w:rsidRPr="00134A33">
        <w:rPr>
          <w:rFonts w:hint="cs"/>
          <w:rtl/>
        </w:rPr>
        <w:t>רוצין</w:t>
      </w:r>
      <w:r w:rsidR="00AC0AF5" w:rsidRPr="00134A33">
        <w:rPr>
          <w:rtl/>
        </w:rPr>
        <w:t xml:space="preserve"> </w:t>
      </w:r>
      <w:r w:rsidR="00AC0AF5" w:rsidRPr="00134A33">
        <w:rPr>
          <w:rFonts w:hint="cs"/>
          <w:rtl/>
        </w:rPr>
        <w:t>להסתלק</w:t>
      </w:r>
      <w:r w:rsidR="00AC0AF5" w:rsidRPr="00134A33">
        <w:rPr>
          <w:rtl/>
        </w:rPr>
        <w:t xml:space="preserve"> </w:t>
      </w:r>
      <w:r w:rsidR="00AC0AF5" w:rsidRPr="00134A33">
        <w:rPr>
          <w:rFonts w:hint="cs"/>
          <w:rtl/>
        </w:rPr>
        <w:t>זמ</w:t>
      </w:r>
      <w:r w:rsidR="00AC0AF5" w:rsidRPr="00134A33">
        <w:rPr>
          <w:rtl/>
        </w:rPr>
        <w:t>"</w:t>
      </w:r>
      <w:r w:rsidR="00AC0AF5" w:rsidRPr="00134A33">
        <w:rPr>
          <w:rFonts w:hint="cs"/>
          <w:rtl/>
        </w:rPr>
        <w:t>ז</w:t>
      </w:r>
      <w:r w:rsidR="00AC0AF5" w:rsidRPr="00134A33">
        <w:rPr>
          <w:rtl/>
        </w:rPr>
        <w:t xml:space="preserve"> </w:t>
      </w:r>
      <w:r w:rsidR="00AC0AF5" w:rsidRPr="00134A33">
        <w:rPr>
          <w:rFonts w:hint="cs"/>
          <w:rtl/>
        </w:rPr>
        <w:t>ואין</w:t>
      </w:r>
      <w:r w:rsidR="00AC0AF5" w:rsidRPr="00134A33">
        <w:rPr>
          <w:rtl/>
        </w:rPr>
        <w:t xml:space="preserve"> </w:t>
      </w:r>
      <w:r w:rsidR="00AC0AF5" w:rsidRPr="00134A33">
        <w:rPr>
          <w:rFonts w:hint="cs"/>
          <w:rtl/>
        </w:rPr>
        <w:t>משיירין</w:t>
      </w:r>
      <w:r w:rsidR="00AC0AF5" w:rsidRPr="00134A33">
        <w:rPr>
          <w:rtl/>
        </w:rPr>
        <w:t xml:space="preserve"> </w:t>
      </w:r>
      <w:r w:rsidR="00AC0AF5" w:rsidRPr="00134A33">
        <w:rPr>
          <w:rFonts w:hint="cs"/>
          <w:rtl/>
        </w:rPr>
        <w:t>לכ</w:t>
      </w:r>
      <w:r w:rsidR="00AC0AF5" w:rsidRPr="00134A33">
        <w:rPr>
          <w:rtl/>
        </w:rPr>
        <w:t>"</w:t>
      </w:r>
      <w:r w:rsidR="00AC0AF5" w:rsidRPr="00134A33">
        <w:rPr>
          <w:rFonts w:hint="cs"/>
          <w:rtl/>
        </w:rPr>
        <w:t>א אלא הנצרך לדרך.</w:t>
      </w:r>
    </w:p>
    <w:p w14:paraId="1AA7FA5C" w14:textId="77777777" w:rsidR="00134A33" w:rsidRPr="00134A33" w:rsidRDefault="00134A33" w:rsidP="00134A33">
      <w:pPr>
        <w:pStyle w:val="afffb"/>
        <w:rPr>
          <w:rtl/>
        </w:rPr>
      </w:pPr>
      <w:ins w:id="9886" w:author="מספור קטעי משנה" w:date="2026-10-06T06:44:59Z">
        <w:r>
          <w:rPr>
            <w:rStyle w:val="MisparKeta"/>
          </w:rPr>
          <w:t xml:space="preserve">א. </w:t>
        </w:r>
      </w:ins>
      <w:r w:rsidRPr="00134A33">
        <w:rPr>
          <w:rStyle w:val="affffe"/>
          <w:rFonts w:hint="cs"/>
          <w:rtl/>
        </w:rPr>
        <w:t>בד</w:t>
      </w:r>
      <w:r w:rsidRPr="00134A33">
        <w:rPr>
          <w:rStyle w:val="affffe"/>
          <w:rtl/>
        </w:rPr>
        <w:t>"</w:t>
      </w:r>
      <w:r w:rsidRPr="00134A33">
        <w:rPr>
          <w:rStyle w:val="affffe"/>
          <w:rFonts w:hint="cs"/>
          <w:rtl/>
        </w:rPr>
        <w:t>א</w:t>
      </w:r>
      <w:r w:rsidRPr="00134A33">
        <w:rPr>
          <w:rtl/>
        </w:rPr>
        <w:t xml:space="preserve"> </w:t>
      </w:r>
      <w:r w:rsidRPr="00134A33">
        <w:rPr>
          <w:rFonts w:hint="cs"/>
          <w:rtl/>
        </w:rPr>
        <w:t>במוכר</w:t>
      </w:r>
      <w:r w:rsidRPr="00134A33">
        <w:rPr>
          <w:rtl/>
        </w:rPr>
        <w:t xml:space="preserve">, </w:t>
      </w:r>
      <w:r w:rsidRPr="00134A33">
        <w:rPr>
          <w:rFonts w:hint="cs"/>
          <w:rtl/>
        </w:rPr>
        <w:t>אבל</w:t>
      </w:r>
      <w:r w:rsidRPr="00134A33">
        <w:rPr>
          <w:rtl/>
        </w:rPr>
        <w:t xml:space="preserve"> </w:t>
      </w:r>
      <w:r w:rsidRPr="00134A33">
        <w:rPr>
          <w:rFonts w:hint="cs"/>
          <w:rtl/>
        </w:rPr>
        <w:t>בנותן</w:t>
      </w:r>
      <w:r w:rsidRPr="00134A33">
        <w:rPr>
          <w:rtl/>
        </w:rPr>
        <w:t xml:space="preserve"> </w:t>
      </w:r>
      <w:r w:rsidRPr="00134A33">
        <w:rPr>
          <w:rFonts w:hint="cs"/>
          <w:rtl/>
        </w:rPr>
        <w:t>מתנה</w:t>
      </w:r>
      <w:r w:rsidRPr="00134A33">
        <w:rPr>
          <w:rtl/>
        </w:rPr>
        <w:t xml:space="preserve"> </w:t>
      </w:r>
      <w:r w:rsidRPr="00134A33">
        <w:rPr>
          <w:rFonts w:hint="cs"/>
          <w:rtl/>
        </w:rPr>
        <w:t>נותן</w:t>
      </w:r>
      <w:r w:rsidRPr="00134A33">
        <w:rPr>
          <w:rtl/>
        </w:rPr>
        <w:t xml:space="preserve"> </w:t>
      </w:r>
      <w:r w:rsidRPr="00134A33">
        <w:rPr>
          <w:rFonts w:hint="cs"/>
          <w:rtl/>
        </w:rPr>
        <w:t>את</w:t>
      </w:r>
      <w:r w:rsidRPr="00134A33">
        <w:rPr>
          <w:rtl/>
        </w:rPr>
        <w:t xml:space="preserve"> </w:t>
      </w:r>
      <w:r w:rsidRPr="00134A33">
        <w:rPr>
          <w:rFonts w:hint="cs"/>
          <w:rtl/>
        </w:rPr>
        <w:t>כולה</w:t>
      </w:r>
      <w:r w:rsidRPr="00134A33">
        <w:rPr>
          <w:rtl/>
        </w:rPr>
        <w:t>.</w:t>
      </w:r>
    </w:p>
    <w:p w14:paraId="47280B14" w14:textId="77777777" w:rsidR="00AC0AF5" w:rsidRPr="00C35A2C" w:rsidRDefault="00AC0AF5" w:rsidP="00AC0AF5">
      <w:pPr>
        <w:rPr>
          <w:rFonts w:ascii="Fb Fontext" w:hAnsi="Fb Fontext"/>
          <w:rtl/>
        </w:rPr>
      </w:pPr>
      <w:r w:rsidRPr="00C35A2C">
        <w:rPr>
          <w:rFonts w:ascii="Fb Fontext" w:hAnsi="Fb Fontext" w:hint="cs"/>
          <w:sz w:val="32"/>
          <w:rtl/>
        </w:rPr>
        <w:t>דבמתנה היה</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לפרש</w:t>
      </w:r>
      <w:r w:rsidRPr="00C35A2C">
        <w:rPr>
          <w:rFonts w:ascii="Fb Fontext" w:hAnsi="Fb Fontext"/>
          <w:sz w:val="32"/>
          <w:rtl/>
        </w:rPr>
        <w:t xml:space="preserve">, </w:t>
      </w:r>
      <w:r w:rsidRPr="00C35A2C">
        <w:rPr>
          <w:rFonts w:ascii="Fb Fontext" w:hAnsi="Fb Fontext" w:hint="cs"/>
          <w:sz w:val="32"/>
          <w:rtl/>
        </w:rPr>
        <w:t>ובמכר</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היה</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לפרש מה אינו מוכר</w:t>
      </w:r>
      <w:r w:rsidRPr="00C35A2C">
        <w:rPr>
          <w:rFonts w:ascii="Fb Fontext" w:hAnsi="Fb Fontext"/>
          <w:sz w:val="32"/>
          <w:rtl/>
        </w:rPr>
        <w:t>.</w:t>
      </w:r>
    </w:p>
    <w:p w14:paraId="3A44500D" w14:textId="0036D92A" w:rsidR="00134A33" w:rsidRPr="00134A33" w:rsidRDefault="00134A33" w:rsidP="00134A33">
      <w:pPr>
        <w:pStyle w:val="36"/>
        <w:framePr w:wrap="notBeside"/>
        <w:rPr>
          <w:rtl/>
        </w:rPr>
      </w:pPr>
      <w:r w:rsidRPr="00134A33">
        <w:rPr>
          <w:rFonts w:hint="cs"/>
          <w:rtl/>
        </w:rPr>
        <w:t xml:space="preserve">מעשה </w:t>
      </w:r>
      <w:r>
        <w:rPr>
          <w:rFonts w:hint="cs"/>
          <w:rtl/>
        </w:rPr>
        <w:t xml:space="preserve"> שאמר:</w:t>
      </w:r>
    </w:p>
    <w:p w14:paraId="663DD2B5" w14:textId="6D3CEF8D" w:rsidR="00AC0AF5" w:rsidRDefault="00134A33" w:rsidP="00AC0AF5">
      <w:pPr>
        <w:rPr>
          <w:rFonts w:ascii="Fb Fontext" w:hAnsi="Fb Fontext"/>
          <w:rtl/>
        </w:rPr>
      </w:pPr>
      <w:r>
        <w:rPr>
          <w:rFonts w:ascii="Fb Fontext" w:hAnsi="Fb Fontext" w:hint="cs"/>
          <w:rtl/>
        </w:rPr>
        <w:t xml:space="preserve">תנו לפלוני בית המחזיק </w:t>
      </w:r>
      <w:r w:rsidR="00AC0AF5" w:rsidRPr="00C35A2C">
        <w:rPr>
          <w:rFonts w:ascii="Fb Fontext" w:hAnsi="Fb Fontext" w:hint="cs"/>
          <w:rtl/>
        </w:rPr>
        <w:t>מאה</w:t>
      </w:r>
      <w:r w:rsidR="00AC0AF5" w:rsidRPr="00C35A2C">
        <w:rPr>
          <w:rFonts w:ascii="Fb Fontext" w:hAnsi="Fb Fontext"/>
          <w:rtl/>
        </w:rPr>
        <w:t xml:space="preserve"> </w:t>
      </w:r>
      <w:r>
        <w:rPr>
          <w:rFonts w:ascii="Fb Fontext" w:hAnsi="Fb Fontext" w:hint="cs"/>
          <w:rtl/>
        </w:rPr>
        <w:t>חביות</w:t>
      </w:r>
      <w:r w:rsidR="00AC0AF5" w:rsidRPr="00C35A2C">
        <w:rPr>
          <w:rFonts w:ascii="Fb Fontext" w:hAnsi="Fb Fontext"/>
          <w:rtl/>
        </w:rPr>
        <w:t xml:space="preserve">, </w:t>
      </w:r>
      <w:r w:rsidR="00AC0AF5">
        <w:rPr>
          <w:rFonts w:ascii="Fb Fontext" w:hAnsi="Fb Fontext" w:hint="cs"/>
          <w:rtl/>
        </w:rPr>
        <w:t>נמצא שהיה מ</w:t>
      </w:r>
      <w:r w:rsidR="00AC0AF5" w:rsidRPr="00C35A2C">
        <w:rPr>
          <w:rFonts w:ascii="Fb Fontext" w:hAnsi="Fb Fontext" w:hint="cs"/>
          <w:rtl/>
        </w:rPr>
        <w:t>חזיק</w:t>
      </w:r>
      <w:r w:rsidR="00AC0AF5" w:rsidRPr="00C35A2C">
        <w:rPr>
          <w:rFonts w:ascii="Fb Fontext" w:hAnsi="Fb Fontext"/>
          <w:rtl/>
        </w:rPr>
        <w:t xml:space="preserve"> </w:t>
      </w:r>
      <w:r w:rsidR="00AC0AF5" w:rsidRPr="00C35A2C">
        <w:rPr>
          <w:rFonts w:ascii="Fb Fontext" w:hAnsi="Fb Fontext" w:hint="cs"/>
          <w:rtl/>
        </w:rPr>
        <w:t>מאה</w:t>
      </w:r>
      <w:r w:rsidR="00AC0AF5" w:rsidRPr="00C35A2C">
        <w:rPr>
          <w:rFonts w:ascii="Fb Fontext" w:hAnsi="Fb Fontext"/>
          <w:rtl/>
        </w:rPr>
        <w:t xml:space="preserve"> </w:t>
      </w:r>
      <w:r w:rsidR="00AC0AF5" w:rsidRPr="00C35A2C">
        <w:rPr>
          <w:rFonts w:ascii="Fb Fontext" w:hAnsi="Fb Fontext" w:hint="cs"/>
          <w:rtl/>
        </w:rPr>
        <w:t>ועשרין</w:t>
      </w:r>
      <w:r w:rsidR="00AC0AF5" w:rsidRPr="00C35A2C">
        <w:rPr>
          <w:rFonts w:ascii="Fb Fontext" w:hAnsi="Fb Fontext"/>
          <w:rtl/>
        </w:rPr>
        <w:t>,</w:t>
      </w:r>
    </w:p>
    <w:p w14:paraId="0B4245CD" w14:textId="77777777" w:rsidR="00134A33" w:rsidRPr="00134A33" w:rsidRDefault="00AC0AF5" w:rsidP="00134A33">
      <w:pPr>
        <w:pStyle w:val="36"/>
        <w:framePr w:wrap="notBeside"/>
        <w:rPr>
          <w:rtl/>
        </w:rPr>
      </w:pPr>
      <w:r w:rsidRPr="00134A33">
        <w:rPr>
          <w:rFonts w:hint="cs"/>
          <w:rtl/>
        </w:rPr>
        <w:t>מ</w:t>
      </w:r>
      <w:r w:rsidRPr="00134A33">
        <w:rPr>
          <w:rtl/>
        </w:rPr>
        <w:t>"</w:t>
      </w:r>
      <w:r w:rsidRPr="00134A33">
        <w:rPr>
          <w:rFonts w:hint="cs"/>
          <w:rtl/>
        </w:rPr>
        <w:t>ז</w:t>
      </w:r>
      <w:r w:rsidRPr="00134A33">
        <w:rPr>
          <w:rtl/>
        </w:rPr>
        <w:t xml:space="preserve">: </w:t>
      </w:r>
    </w:p>
    <w:p w14:paraId="6CC95ECA" w14:textId="32333524" w:rsidR="00AC0AF5" w:rsidRPr="00C35A2C" w:rsidRDefault="00AC0AF5" w:rsidP="00AC0AF5">
      <w:pPr>
        <w:rPr>
          <w:rFonts w:ascii="Fb Fontext" w:hAnsi="Fb Fontext"/>
          <w:rtl/>
        </w:rPr>
      </w:pPr>
      <w:r w:rsidRPr="00C35A2C">
        <w:rPr>
          <w:rFonts w:ascii="Fb Fontext" w:hAnsi="Fb Fontext" w:hint="cs"/>
          <w:rtl/>
        </w:rPr>
        <w:t>מאה</w:t>
      </w:r>
      <w:r w:rsidRPr="00C35A2C">
        <w:rPr>
          <w:rFonts w:ascii="Fb Fontext" w:hAnsi="Fb Fontext"/>
          <w:rtl/>
        </w:rPr>
        <w:t xml:space="preserve"> </w:t>
      </w:r>
      <w:r w:rsidRPr="00C35A2C">
        <w:rPr>
          <w:rFonts w:ascii="Fb Fontext" w:hAnsi="Fb Fontext" w:hint="cs"/>
          <w:rtl/>
        </w:rPr>
        <w:t>אמר</w:t>
      </w:r>
      <w:r w:rsidRPr="00C35A2C">
        <w:rPr>
          <w:rFonts w:ascii="Fb Fontext" w:hAnsi="Fb Fontext"/>
          <w:rtl/>
        </w:rPr>
        <w:t xml:space="preserve"> </w:t>
      </w:r>
      <w:r w:rsidR="00134A33">
        <w:rPr>
          <w:rFonts w:ascii="Fb Fontext" w:hAnsi="Fb Fontext" w:hint="cs"/>
          <w:rtl/>
        </w:rPr>
        <w:t>ולא מאה ועשרים</w:t>
      </w:r>
      <w:r w:rsidRPr="00C35A2C">
        <w:rPr>
          <w:rFonts w:ascii="Fb Fontext" w:hAnsi="Fb Fontext"/>
          <w:rtl/>
        </w:rPr>
        <w:t>.</w:t>
      </w:r>
    </w:p>
    <w:p w14:paraId="0CDB2AD0" w14:textId="77777777" w:rsidR="00134A33" w:rsidRPr="00134A33" w:rsidRDefault="00AC0AF5" w:rsidP="00134A33">
      <w:pPr>
        <w:pStyle w:val="36"/>
        <w:framePr w:wrap="notBeside"/>
        <w:rPr>
          <w:rtl/>
        </w:rPr>
      </w:pPr>
      <w:r w:rsidRPr="00134A33">
        <w:rPr>
          <w:rFonts w:hint="cs"/>
          <w:rtl/>
        </w:rPr>
        <w:t>ר</w:t>
      </w:r>
      <w:r w:rsidRPr="00134A33">
        <w:rPr>
          <w:rtl/>
        </w:rPr>
        <w:t>"</w:t>
      </w:r>
      <w:r w:rsidRPr="00134A33">
        <w:rPr>
          <w:rFonts w:hint="cs"/>
          <w:rtl/>
        </w:rPr>
        <w:t>א</w:t>
      </w:r>
      <w:r w:rsidRPr="00134A33">
        <w:rPr>
          <w:rtl/>
        </w:rPr>
        <w:t>:</w:t>
      </w:r>
    </w:p>
    <w:p w14:paraId="044660F3" w14:textId="52272252" w:rsidR="00AC0AF5" w:rsidRDefault="00AC0AF5" w:rsidP="00AC0AF5">
      <w:pPr>
        <w:rPr>
          <w:rFonts w:ascii="Fb Fontext" w:hAnsi="Fb Fontext"/>
          <w:rtl/>
        </w:rPr>
      </w:pPr>
      <w:r w:rsidRPr="00C35A2C">
        <w:rPr>
          <w:rFonts w:ascii="Fb Fontext" w:hAnsi="Fb Fontext"/>
          <w:rtl/>
        </w:rPr>
        <w:t xml:space="preserve"> </w:t>
      </w:r>
      <w:r w:rsidRPr="00C35A2C">
        <w:rPr>
          <w:rFonts w:ascii="Fb Fontext" w:hAnsi="Fb Fontext" w:hint="cs"/>
          <w:rtl/>
        </w:rPr>
        <w:t>בד</w:t>
      </w:r>
      <w:r w:rsidRPr="00C35A2C">
        <w:rPr>
          <w:rFonts w:ascii="Fb Fontext" w:hAnsi="Fb Fontext"/>
          <w:rtl/>
        </w:rPr>
        <w:t>"</w:t>
      </w:r>
      <w:r w:rsidRPr="00C35A2C">
        <w:rPr>
          <w:rFonts w:ascii="Fb Fontext" w:hAnsi="Fb Fontext" w:hint="cs"/>
          <w:rtl/>
        </w:rPr>
        <w:t>א במוכר</w:t>
      </w:r>
      <w:r w:rsidRPr="00C35A2C">
        <w:rPr>
          <w:rFonts w:ascii="Fb Fontext" w:hAnsi="Fb Fontext"/>
          <w:rtl/>
        </w:rPr>
        <w:t xml:space="preserve">, </w:t>
      </w:r>
      <w:r w:rsidRPr="00C35A2C">
        <w:rPr>
          <w:rFonts w:ascii="Fb Fontext" w:hAnsi="Fb Fontext" w:hint="cs"/>
          <w:rtl/>
        </w:rPr>
        <w:t>אבל</w:t>
      </w:r>
      <w:r w:rsidRPr="00C35A2C">
        <w:rPr>
          <w:rFonts w:ascii="Fb Fontext" w:hAnsi="Fb Fontext"/>
          <w:rtl/>
        </w:rPr>
        <w:t xml:space="preserve"> </w:t>
      </w:r>
      <w:r w:rsidRPr="00C35A2C">
        <w:rPr>
          <w:rFonts w:ascii="Fb Fontext" w:hAnsi="Fb Fontext" w:hint="cs"/>
          <w:rtl/>
        </w:rPr>
        <w:t>בנותן</w:t>
      </w:r>
      <w:r w:rsidRPr="00C35A2C">
        <w:rPr>
          <w:rFonts w:ascii="Fb Fontext" w:hAnsi="Fb Fontext"/>
          <w:rtl/>
        </w:rPr>
        <w:t xml:space="preserve"> </w:t>
      </w:r>
      <w:r w:rsidRPr="00C35A2C">
        <w:rPr>
          <w:rFonts w:ascii="Fb Fontext" w:hAnsi="Fb Fontext" w:hint="cs"/>
          <w:rtl/>
        </w:rPr>
        <w:t>מתנה</w:t>
      </w:r>
      <w:r w:rsidRPr="00C35A2C">
        <w:rPr>
          <w:rFonts w:ascii="Fb Fontext" w:hAnsi="Fb Fontext"/>
          <w:rtl/>
        </w:rPr>
        <w:t xml:space="preserve"> </w:t>
      </w:r>
      <w:r w:rsidRPr="00C35A2C">
        <w:rPr>
          <w:rFonts w:ascii="Fb Fontext" w:hAnsi="Fb Fontext" w:hint="cs"/>
          <w:rtl/>
        </w:rPr>
        <w:t>נותן את כולם דבעין</w:t>
      </w:r>
      <w:r w:rsidRPr="00C35A2C">
        <w:rPr>
          <w:rFonts w:ascii="Fb Fontext" w:hAnsi="Fb Fontext"/>
          <w:rtl/>
        </w:rPr>
        <w:t xml:space="preserve"> </w:t>
      </w:r>
      <w:r w:rsidRPr="00C35A2C">
        <w:rPr>
          <w:rFonts w:ascii="Fb Fontext" w:hAnsi="Fb Fontext" w:hint="cs"/>
          <w:rtl/>
        </w:rPr>
        <w:t>יפה</w:t>
      </w:r>
      <w:r w:rsidRPr="00C35A2C">
        <w:rPr>
          <w:rFonts w:ascii="Fb Fontext" w:hAnsi="Fb Fontext"/>
          <w:rtl/>
        </w:rPr>
        <w:t xml:space="preserve"> </w:t>
      </w:r>
      <w:r w:rsidR="00134A33">
        <w:rPr>
          <w:rFonts w:ascii="Fb Fontext" w:hAnsi="Fb Fontext" w:hint="cs"/>
          <w:rtl/>
        </w:rPr>
        <w:t>נותן</w:t>
      </w:r>
      <w:r w:rsidRPr="00C35A2C">
        <w:rPr>
          <w:rFonts w:ascii="Fb Fontext" w:hAnsi="Fb Fontext"/>
          <w:rtl/>
        </w:rPr>
        <w:t>,</w:t>
      </w:r>
    </w:p>
    <w:p w14:paraId="1B01FD9B" w14:textId="32969C38" w:rsidR="00AC0AF5" w:rsidRPr="001B450D" w:rsidRDefault="001B450D" w:rsidP="00AC0AF5">
      <w:pPr>
        <w:pStyle w:val="aff9"/>
        <w:rPr>
          <w:del w:id="90080" w:author="מנוע עיצוב" w:date="2026-10-08T11:01:28Z"/>
          <w:rtl/>
        </w:rPr>
      </w:pPr>
      <w:del w:id="90079" w:author="מנוע עיצוב" w:date="2026-10-08T11:01:28Z">
        <w:r w:rsidRPr="001B450D">
          <w:rPr>
            <w:rFonts w:hint="cs"/>
            <w:rtl/>
          </w:rPr>
          <w:delText xml:space="preserve">***</w:delText>
        </w:r>
      </w:del>
    </w:p>
    <w:p w14:paraId="366AE70B" w14:textId="77777777" w:rsidR="00AC0AF5" w:rsidRPr="00C35A2C" w:rsidRDefault="00AC0AF5" w:rsidP="00982F98">
      <w:pPr>
        <w:pStyle w:val="affe"/>
        <w:framePr w:wrap="around"/>
        <w:rPr>
          <w:rtl/>
        </w:rPr>
      </w:pPr>
      <w:r w:rsidRPr="00C35A2C">
        <w:rPr>
          <w:rFonts w:hint="cs"/>
          <w:rtl/>
        </w:rPr>
        <w:t>עא.</w:t>
      </w:r>
    </w:p>
    <w:p w14:paraId="3E2E72A1" w14:textId="77777777" w:rsidR="00AC0AF5" w:rsidRPr="00801934" w:rsidRDefault="00AC0AF5" w:rsidP="00AF2FEB">
      <w:pPr>
        <w:pStyle w:val="afffb"/>
        <w:rPr>
          <w:rtl/>
        </w:rPr>
      </w:pPr>
      <w:ins w:id="9887" w:author="מספור קטעי משנה" w:date="2026-10-06T06:44:59Z">
        <w:r>
          <w:rPr>
            <w:rStyle w:val="MisparKeta"/>
          </w:rPr>
          <w:t xml:space="preserve">א. </w:t>
        </w:r>
      </w:ins>
      <w:r w:rsidRPr="00801934">
        <w:rPr>
          <w:rFonts w:hint="cs"/>
          <w:rtl/>
        </w:rPr>
        <w:t>המקדיש</w:t>
      </w:r>
      <w:r w:rsidRPr="00801934">
        <w:rPr>
          <w:rtl/>
        </w:rPr>
        <w:t xml:space="preserve"> </w:t>
      </w:r>
      <w:r w:rsidRPr="00801934">
        <w:rPr>
          <w:rFonts w:hint="cs"/>
          <w:rtl/>
        </w:rPr>
        <w:t>את</w:t>
      </w:r>
      <w:r w:rsidRPr="00801934">
        <w:rPr>
          <w:rtl/>
        </w:rPr>
        <w:t xml:space="preserve"> </w:t>
      </w:r>
      <w:r w:rsidRPr="00801934">
        <w:rPr>
          <w:rFonts w:hint="cs"/>
          <w:rtl/>
        </w:rPr>
        <w:t>השדה</w:t>
      </w:r>
      <w:r w:rsidRPr="00801934">
        <w:rPr>
          <w:rtl/>
        </w:rPr>
        <w:t xml:space="preserve"> - </w:t>
      </w:r>
      <w:r w:rsidRPr="00801934">
        <w:rPr>
          <w:rFonts w:hint="cs"/>
          <w:rtl/>
        </w:rPr>
        <w:t>הקדיש</w:t>
      </w:r>
      <w:r w:rsidRPr="00801934">
        <w:rPr>
          <w:rtl/>
        </w:rPr>
        <w:t xml:space="preserve"> </w:t>
      </w:r>
      <w:r w:rsidRPr="00801934">
        <w:rPr>
          <w:rFonts w:hint="cs"/>
          <w:rtl/>
        </w:rPr>
        <w:t>וכו</w:t>
      </w:r>
      <w:r w:rsidRPr="00801934">
        <w:rPr>
          <w:rtl/>
        </w:rPr>
        <w:t>'.</w:t>
      </w:r>
    </w:p>
    <w:p w14:paraId="5D3FB3B5" w14:textId="77777777" w:rsidR="00134A33" w:rsidRPr="00134A33" w:rsidRDefault="00AC0AF5" w:rsidP="00134A33">
      <w:pPr>
        <w:pStyle w:val="36"/>
        <w:framePr w:wrap="notBeside"/>
        <w:rPr>
          <w:rtl/>
        </w:rPr>
      </w:pPr>
      <w:r w:rsidRPr="00134A33">
        <w:rPr>
          <w:rFonts w:hint="cs"/>
          <w:rtl/>
        </w:rPr>
        <w:t>ר</w:t>
      </w:r>
      <w:r w:rsidRPr="00134A33">
        <w:rPr>
          <w:rtl/>
        </w:rPr>
        <w:t>"</w:t>
      </w:r>
      <w:r w:rsidRPr="00134A33">
        <w:rPr>
          <w:rFonts w:hint="cs"/>
          <w:rtl/>
        </w:rPr>
        <w:t>ה:</w:t>
      </w:r>
    </w:p>
    <w:p w14:paraId="1D6B7187" w14:textId="1C84D177" w:rsidR="00AC0AF5" w:rsidRDefault="00134A33" w:rsidP="00134A33">
      <w:pPr>
        <w:rPr>
          <w:rFonts w:ascii="Fb Fontext" w:hAnsi="Fb Fontext"/>
          <w:sz w:val="32"/>
          <w:rtl/>
        </w:rPr>
      </w:pPr>
      <w:r>
        <w:rPr>
          <w:rFonts w:ascii="Fb Fontext" w:hAnsi="Fb Fontext" w:hint="cs"/>
          <w:sz w:val="32"/>
          <w:rtl/>
        </w:rPr>
        <w:t xml:space="preserve">אף שאמרו </w:t>
      </w:r>
      <w:r w:rsidR="00AC0AF5" w:rsidRPr="00C35A2C">
        <w:rPr>
          <w:rFonts w:ascii="Fb Fontext" w:hAnsi="Fb Fontext" w:hint="cs"/>
          <w:sz w:val="32"/>
          <w:rtl/>
        </w:rPr>
        <w:t>רבנן</w:t>
      </w:r>
      <w:r w:rsidR="00AC0AF5" w:rsidRPr="00C35A2C">
        <w:rPr>
          <w:rFonts w:ascii="Fb Fontext" w:hAnsi="Fb Fontext"/>
          <w:sz w:val="32"/>
          <w:rtl/>
        </w:rPr>
        <w:t xml:space="preserve"> </w:t>
      </w:r>
      <w:r w:rsidR="00AC0AF5" w:rsidRPr="00C35A2C">
        <w:rPr>
          <w:rFonts w:ascii="Fb Fontext" w:hAnsi="Fb Fontext" w:hint="cs"/>
          <w:sz w:val="32"/>
          <w:rtl/>
        </w:rPr>
        <w:t>הקונה</w:t>
      </w:r>
      <w:r w:rsidR="00AC0AF5" w:rsidRPr="00C35A2C">
        <w:rPr>
          <w:rFonts w:ascii="Fb Fontext" w:hAnsi="Fb Fontext"/>
          <w:sz w:val="32"/>
          <w:rtl/>
        </w:rPr>
        <w:t xml:space="preserve"> </w:t>
      </w:r>
      <w:r w:rsidR="00AC0AF5" w:rsidRPr="00C35A2C">
        <w:rPr>
          <w:rFonts w:ascii="Fb Fontext" w:hAnsi="Fb Fontext" w:hint="cs"/>
          <w:sz w:val="32"/>
          <w:rtl/>
        </w:rPr>
        <w:t>שני</w:t>
      </w:r>
      <w:r w:rsidR="00AC0AF5" w:rsidRPr="00C35A2C">
        <w:rPr>
          <w:rFonts w:ascii="Fb Fontext" w:hAnsi="Fb Fontext"/>
          <w:sz w:val="32"/>
          <w:rtl/>
        </w:rPr>
        <w:t xml:space="preserve"> </w:t>
      </w:r>
      <w:r w:rsidR="00AC0AF5" w:rsidRPr="00C35A2C">
        <w:rPr>
          <w:rFonts w:ascii="Fb Fontext" w:hAnsi="Fb Fontext" w:hint="cs"/>
          <w:sz w:val="32"/>
          <w:rtl/>
        </w:rPr>
        <w:t>אילנות</w:t>
      </w:r>
      <w:r w:rsidR="00AC0AF5" w:rsidRPr="00C35A2C">
        <w:rPr>
          <w:rFonts w:ascii="Fb Fontext" w:hAnsi="Fb Fontext"/>
          <w:sz w:val="32"/>
          <w:rtl/>
        </w:rPr>
        <w:t xml:space="preserve"> </w:t>
      </w:r>
      <w:r w:rsidR="00AC0AF5" w:rsidRPr="00C35A2C">
        <w:rPr>
          <w:rFonts w:ascii="Fb Fontext" w:hAnsi="Fb Fontext" w:hint="cs"/>
          <w:sz w:val="32"/>
          <w:rtl/>
        </w:rPr>
        <w:t>בתוך</w:t>
      </w:r>
      <w:r w:rsidR="00AC0AF5" w:rsidRPr="00C35A2C">
        <w:rPr>
          <w:rFonts w:ascii="Fb Fontext" w:hAnsi="Fb Fontext"/>
          <w:sz w:val="32"/>
          <w:rtl/>
        </w:rPr>
        <w:t xml:space="preserve"> </w:t>
      </w:r>
      <w:r w:rsidR="00AC0AF5" w:rsidRPr="00C35A2C">
        <w:rPr>
          <w:rFonts w:ascii="Fb Fontext" w:hAnsi="Fb Fontext" w:hint="cs"/>
          <w:sz w:val="32"/>
          <w:rtl/>
        </w:rPr>
        <w:t>של</w:t>
      </w:r>
      <w:r w:rsidR="00AC0AF5" w:rsidRPr="00C35A2C">
        <w:rPr>
          <w:rFonts w:ascii="Fb Fontext" w:hAnsi="Fb Fontext"/>
          <w:sz w:val="32"/>
          <w:rtl/>
        </w:rPr>
        <w:t xml:space="preserve"> </w:t>
      </w:r>
      <w:r w:rsidR="00AC0AF5" w:rsidRPr="00C35A2C">
        <w:rPr>
          <w:rFonts w:ascii="Fb Fontext" w:hAnsi="Fb Fontext" w:hint="cs"/>
          <w:sz w:val="32"/>
          <w:rtl/>
        </w:rPr>
        <w:t>חבירו</w:t>
      </w:r>
      <w:r w:rsidR="00AC0AF5" w:rsidRPr="00C35A2C">
        <w:rPr>
          <w:rFonts w:ascii="Fb Fontext" w:hAnsi="Fb Fontext"/>
          <w:sz w:val="32"/>
          <w:rtl/>
        </w:rPr>
        <w:t xml:space="preserve"> </w:t>
      </w:r>
      <w:r w:rsidR="00AC0AF5" w:rsidRPr="00C35A2C">
        <w:rPr>
          <w:rFonts w:ascii="Fb Fontext" w:hAnsi="Fb Fontext" w:hint="cs"/>
          <w:sz w:val="32"/>
          <w:rtl/>
        </w:rPr>
        <w:t>הר</w:t>
      </w:r>
      <w:r w:rsidR="00AC0AF5" w:rsidRPr="00C35A2C">
        <w:rPr>
          <w:rFonts w:ascii="Fb Fontext" w:hAnsi="Fb Fontext"/>
          <w:sz w:val="32"/>
          <w:rtl/>
        </w:rPr>
        <w:t>"</w:t>
      </w:r>
      <w:r w:rsidR="00AC0AF5" w:rsidRPr="00C35A2C">
        <w:rPr>
          <w:rFonts w:ascii="Fb Fontext" w:hAnsi="Fb Fontext" w:hint="cs"/>
          <w:sz w:val="32"/>
          <w:rtl/>
        </w:rPr>
        <w:t>ז</w:t>
      </w:r>
      <w:r w:rsidR="00AC0AF5" w:rsidRPr="00C35A2C">
        <w:rPr>
          <w:rFonts w:ascii="Fb Fontext" w:hAnsi="Fb Fontext"/>
          <w:sz w:val="32"/>
          <w:rtl/>
        </w:rPr>
        <w:t xml:space="preserve"> </w:t>
      </w:r>
      <w:r w:rsidR="00AC0AF5" w:rsidRPr="00C35A2C">
        <w:rPr>
          <w:rFonts w:ascii="Fb Fontext" w:hAnsi="Fb Fontext" w:hint="cs"/>
          <w:sz w:val="32"/>
          <w:rtl/>
        </w:rPr>
        <w:t>לא</w:t>
      </w:r>
      <w:r w:rsidR="00AC0AF5" w:rsidRPr="00C35A2C">
        <w:rPr>
          <w:rFonts w:ascii="Fb Fontext" w:hAnsi="Fb Fontext"/>
          <w:sz w:val="32"/>
          <w:rtl/>
        </w:rPr>
        <w:t xml:space="preserve"> </w:t>
      </w:r>
      <w:r w:rsidR="00AC0AF5" w:rsidRPr="00C35A2C">
        <w:rPr>
          <w:rFonts w:ascii="Fb Fontext" w:hAnsi="Fb Fontext" w:hint="cs"/>
          <w:sz w:val="32"/>
          <w:rtl/>
        </w:rPr>
        <w:t>קנה</w:t>
      </w:r>
      <w:r w:rsidR="00AC0AF5" w:rsidRPr="00C35A2C">
        <w:rPr>
          <w:rFonts w:ascii="Fb Fontext" w:hAnsi="Fb Fontext"/>
          <w:sz w:val="32"/>
          <w:rtl/>
        </w:rPr>
        <w:t xml:space="preserve"> </w:t>
      </w:r>
      <w:r w:rsidR="00AC0AF5" w:rsidRPr="00C35A2C">
        <w:rPr>
          <w:rFonts w:ascii="Fb Fontext" w:hAnsi="Fb Fontext" w:hint="cs"/>
          <w:sz w:val="32"/>
          <w:rtl/>
        </w:rPr>
        <w:t>קרקע</w:t>
      </w:r>
      <w:r w:rsidR="00AC0AF5" w:rsidRPr="00C35A2C">
        <w:rPr>
          <w:rFonts w:ascii="Fb Fontext" w:hAnsi="Fb Fontext"/>
          <w:sz w:val="32"/>
          <w:rtl/>
        </w:rPr>
        <w:t>,</w:t>
      </w:r>
      <w:r>
        <w:rPr>
          <w:rFonts w:ascii="Fb Fontext" w:hAnsi="Fb Fontext" w:hint="cs"/>
          <w:sz w:val="32"/>
          <w:rtl/>
        </w:rPr>
        <w:t xml:space="preserve"> </w:t>
      </w:r>
      <w:r w:rsidR="00AC0AF5" w:rsidRPr="00C35A2C">
        <w:rPr>
          <w:rFonts w:ascii="Fb Fontext" w:hAnsi="Fb Fontext" w:hint="cs"/>
          <w:sz w:val="32"/>
          <w:rtl/>
        </w:rPr>
        <w:t>מכר</w:t>
      </w:r>
      <w:r w:rsidR="00AC0AF5" w:rsidRPr="00C35A2C">
        <w:rPr>
          <w:rFonts w:ascii="Fb Fontext" w:hAnsi="Fb Fontext"/>
          <w:sz w:val="32"/>
          <w:rtl/>
        </w:rPr>
        <w:t xml:space="preserve"> </w:t>
      </w:r>
      <w:r w:rsidR="00AC0AF5" w:rsidRPr="00C35A2C">
        <w:rPr>
          <w:rFonts w:ascii="Fb Fontext" w:hAnsi="Fb Fontext" w:hint="cs"/>
          <w:sz w:val="32"/>
          <w:rtl/>
        </w:rPr>
        <w:t>קרקע</w:t>
      </w:r>
      <w:r w:rsidR="00AC0AF5" w:rsidRPr="00C35A2C">
        <w:rPr>
          <w:rFonts w:ascii="Fb Fontext" w:hAnsi="Fb Fontext"/>
          <w:sz w:val="32"/>
          <w:rtl/>
        </w:rPr>
        <w:t xml:space="preserve"> </w:t>
      </w:r>
      <w:r w:rsidR="00AC0AF5" w:rsidRPr="00C35A2C">
        <w:rPr>
          <w:rFonts w:ascii="Fb Fontext" w:hAnsi="Fb Fontext" w:hint="cs"/>
          <w:sz w:val="32"/>
          <w:rtl/>
        </w:rPr>
        <w:t>ושייר</w:t>
      </w:r>
      <w:r w:rsidR="00AC0AF5" w:rsidRPr="00C35A2C">
        <w:rPr>
          <w:rFonts w:ascii="Fb Fontext" w:hAnsi="Fb Fontext"/>
          <w:sz w:val="32"/>
          <w:rtl/>
        </w:rPr>
        <w:t xml:space="preserve"> </w:t>
      </w:r>
      <w:r w:rsidR="00AC0AF5" w:rsidRPr="00C35A2C">
        <w:rPr>
          <w:rFonts w:ascii="Fb Fontext" w:hAnsi="Fb Fontext" w:hint="cs"/>
          <w:sz w:val="32"/>
          <w:rtl/>
        </w:rPr>
        <w:t>שני</w:t>
      </w:r>
      <w:r w:rsidR="00AC0AF5" w:rsidRPr="00C35A2C">
        <w:rPr>
          <w:rFonts w:ascii="Fb Fontext" w:hAnsi="Fb Fontext"/>
          <w:sz w:val="32"/>
          <w:rtl/>
        </w:rPr>
        <w:t xml:space="preserve"> </w:t>
      </w:r>
      <w:r w:rsidR="00AC0AF5" w:rsidRPr="00C35A2C">
        <w:rPr>
          <w:rFonts w:ascii="Fb Fontext" w:hAnsi="Fb Fontext" w:hint="cs"/>
          <w:sz w:val="32"/>
          <w:rtl/>
        </w:rPr>
        <w:t>אילנות</w:t>
      </w:r>
      <w:r w:rsidR="00AC0AF5" w:rsidRPr="00C35A2C">
        <w:rPr>
          <w:rFonts w:ascii="Fb Fontext" w:hAnsi="Fb Fontext"/>
          <w:sz w:val="32"/>
          <w:rtl/>
        </w:rPr>
        <w:t xml:space="preserve"> </w:t>
      </w:r>
      <w:r w:rsidR="00AC0AF5" w:rsidRPr="00C35A2C">
        <w:rPr>
          <w:rFonts w:ascii="Fb Fontext" w:hAnsi="Fb Fontext" w:hint="cs"/>
          <w:sz w:val="32"/>
          <w:rtl/>
        </w:rPr>
        <w:t>לפניו</w:t>
      </w:r>
      <w:r w:rsidR="00AC0AF5" w:rsidRPr="00C35A2C">
        <w:rPr>
          <w:rFonts w:ascii="Fb Fontext" w:hAnsi="Fb Fontext"/>
          <w:sz w:val="32"/>
          <w:rtl/>
        </w:rPr>
        <w:t xml:space="preserve"> </w:t>
      </w:r>
      <w:r w:rsidR="00AC0AF5" w:rsidRPr="00C35A2C">
        <w:rPr>
          <w:rFonts w:ascii="Fb Fontext" w:hAnsi="Fb Fontext" w:hint="cs"/>
          <w:sz w:val="32"/>
          <w:rtl/>
        </w:rPr>
        <w:t>יש</w:t>
      </w:r>
      <w:r w:rsidR="00AC0AF5" w:rsidRPr="00C35A2C">
        <w:rPr>
          <w:rFonts w:ascii="Fb Fontext" w:hAnsi="Fb Fontext"/>
          <w:sz w:val="32"/>
          <w:rtl/>
        </w:rPr>
        <w:t xml:space="preserve"> </w:t>
      </w:r>
      <w:r w:rsidR="00AC0AF5" w:rsidRPr="00C35A2C">
        <w:rPr>
          <w:rFonts w:ascii="Fb Fontext" w:hAnsi="Fb Fontext" w:hint="cs"/>
          <w:sz w:val="32"/>
          <w:rtl/>
        </w:rPr>
        <w:t>לו</w:t>
      </w:r>
      <w:r w:rsidR="00AC0AF5" w:rsidRPr="00C35A2C">
        <w:rPr>
          <w:rFonts w:ascii="Fb Fontext" w:hAnsi="Fb Fontext"/>
          <w:sz w:val="32"/>
          <w:rtl/>
        </w:rPr>
        <w:t xml:space="preserve"> </w:t>
      </w:r>
      <w:r w:rsidR="00AC0AF5" w:rsidRPr="00C35A2C">
        <w:rPr>
          <w:rFonts w:ascii="Fb Fontext" w:hAnsi="Fb Fontext" w:hint="cs"/>
          <w:sz w:val="32"/>
          <w:rtl/>
        </w:rPr>
        <w:t>קרקע</w:t>
      </w:r>
      <w:r w:rsidR="00AC0AF5" w:rsidRPr="00C35A2C">
        <w:rPr>
          <w:rFonts w:ascii="Fb Fontext" w:hAnsi="Fb Fontext"/>
          <w:sz w:val="32"/>
          <w:rtl/>
        </w:rPr>
        <w:t>.</w:t>
      </w:r>
    </w:p>
    <w:p w14:paraId="7E6B4647" w14:textId="77777777" w:rsidR="00134A33" w:rsidRPr="00134A33" w:rsidRDefault="00AC0AF5" w:rsidP="00134A33">
      <w:pPr>
        <w:pStyle w:val="36"/>
        <w:framePr w:wrap="notBeside"/>
        <w:rPr>
          <w:rtl/>
        </w:rPr>
      </w:pPr>
      <w:r w:rsidRPr="00134A33">
        <w:rPr>
          <w:rFonts w:hint="cs"/>
          <w:rtl/>
        </w:rPr>
        <w:t>ואפי</w:t>
      </w:r>
      <w:r w:rsidRPr="00134A33">
        <w:rPr>
          <w:rtl/>
        </w:rPr>
        <w:t xml:space="preserve">' </w:t>
      </w:r>
      <w:r w:rsidRPr="00134A33">
        <w:rPr>
          <w:rFonts w:hint="cs"/>
          <w:rtl/>
        </w:rPr>
        <w:t>לר</w:t>
      </w:r>
      <w:r w:rsidRPr="00134A33">
        <w:rPr>
          <w:rtl/>
        </w:rPr>
        <w:t>"</w:t>
      </w:r>
      <w:r w:rsidRPr="00134A33">
        <w:rPr>
          <w:rFonts w:hint="cs"/>
          <w:rtl/>
        </w:rPr>
        <w:t>ע</w:t>
      </w:r>
      <w:r w:rsidRPr="00134A33">
        <w:rPr>
          <w:rtl/>
        </w:rPr>
        <w:t>:</w:t>
      </w:r>
    </w:p>
    <w:p w14:paraId="3DEF16DE" w14:textId="6B44804E" w:rsidR="00AC0AF5" w:rsidRDefault="00AC0AF5" w:rsidP="00AC0AF5">
      <w:pPr>
        <w:rPr>
          <w:rFonts w:ascii="Fb Fontext" w:hAnsi="Fb Fontext"/>
          <w:sz w:val="32"/>
          <w:rtl/>
        </w:rPr>
      </w:pPr>
      <w:r w:rsidRPr="00C35A2C">
        <w:rPr>
          <w:rFonts w:ascii="Fb Fontext" w:hAnsi="Fb Fontext" w:hint="cs"/>
          <w:sz w:val="32"/>
          <w:rtl/>
        </w:rPr>
        <w:t>דמוכר</w:t>
      </w:r>
      <w:r w:rsidRPr="00C35A2C">
        <w:rPr>
          <w:rFonts w:ascii="Fb Fontext" w:hAnsi="Fb Fontext"/>
          <w:sz w:val="32"/>
          <w:rtl/>
        </w:rPr>
        <w:t xml:space="preserve"> </w:t>
      </w:r>
      <w:r w:rsidRPr="00C35A2C">
        <w:rPr>
          <w:rFonts w:ascii="Fb Fontext" w:hAnsi="Fb Fontext" w:hint="cs"/>
          <w:sz w:val="32"/>
          <w:rtl/>
        </w:rPr>
        <w:t>בעין</w:t>
      </w:r>
      <w:r w:rsidRPr="00C35A2C">
        <w:rPr>
          <w:rFonts w:ascii="Fb Fontext" w:hAnsi="Fb Fontext"/>
          <w:sz w:val="32"/>
          <w:rtl/>
        </w:rPr>
        <w:t xml:space="preserve"> </w:t>
      </w:r>
      <w:r w:rsidRPr="00C35A2C">
        <w:rPr>
          <w:rFonts w:ascii="Fb Fontext" w:hAnsi="Fb Fontext" w:hint="cs"/>
          <w:sz w:val="32"/>
          <w:rtl/>
        </w:rPr>
        <w:t>יפה</w:t>
      </w:r>
      <w:r w:rsidRPr="00C35A2C">
        <w:rPr>
          <w:rFonts w:ascii="Fb Fontext" w:hAnsi="Fb Fontext"/>
          <w:sz w:val="32"/>
          <w:rtl/>
        </w:rPr>
        <w:t xml:space="preserve"> </w:t>
      </w:r>
      <w:r w:rsidRPr="00C35A2C">
        <w:rPr>
          <w:rFonts w:ascii="Fb Fontext" w:hAnsi="Fb Fontext" w:hint="cs"/>
          <w:sz w:val="32"/>
          <w:rtl/>
        </w:rPr>
        <w:t>מוכר</w:t>
      </w:r>
      <w:r w:rsidRPr="00C35A2C">
        <w:rPr>
          <w:rFonts w:ascii="Fb Fontext" w:hAnsi="Fb Fontext"/>
          <w:sz w:val="32"/>
          <w:rtl/>
        </w:rPr>
        <w:t xml:space="preserve">, </w:t>
      </w:r>
      <w:r w:rsidRPr="00C35A2C">
        <w:rPr>
          <w:rFonts w:ascii="Fb Fontext" w:hAnsi="Fb Fontext" w:hint="cs"/>
          <w:sz w:val="32"/>
          <w:rtl/>
        </w:rPr>
        <w:t>ה</w:t>
      </w:r>
      <w:r w:rsidRPr="00C35A2C">
        <w:rPr>
          <w:rFonts w:ascii="Fb Fontext" w:hAnsi="Fb Fontext"/>
          <w:sz w:val="32"/>
          <w:rtl/>
        </w:rPr>
        <w:t>"</w:t>
      </w:r>
      <w:r w:rsidRPr="00C35A2C">
        <w:rPr>
          <w:rFonts w:ascii="Fb Fontext" w:hAnsi="Fb Fontext" w:hint="cs"/>
          <w:sz w:val="32"/>
          <w:rtl/>
        </w:rPr>
        <w:t>מ</w:t>
      </w:r>
      <w:r w:rsidRPr="00C35A2C">
        <w:rPr>
          <w:rFonts w:ascii="Fb Fontext" w:hAnsi="Fb Fontext"/>
          <w:sz w:val="32"/>
          <w:rtl/>
        </w:rPr>
        <w:t xml:space="preserve"> </w:t>
      </w:r>
      <w:r w:rsidRPr="00C35A2C">
        <w:rPr>
          <w:rFonts w:ascii="Fb Fontext" w:hAnsi="Fb Fontext" w:hint="cs"/>
          <w:sz w:val="32"/>
          <w:rtl/>
        </w:rPr>
        <w:t>גבי</w:t>
      </w:r>
      <w:r w:rsidRPr="00C35A2C">
        <w:rPr>
          <w:rFonts w:ascii="Fb Fontext" w:hAnsi="Fb Fontext"/>
          <w:sz w:val="32"/>
          <w:rtl/>
        </w:rPr>
        <w:t xml:space="preserve"> </w:t>
      </w:r>
      <w:r w:rsidRPr="00C35A2C">
        <w:rPr>
          <w:rFonts w:ascii="Fb Fontext" w:hAnsi="Fb Fontext" w:hint="cs"/>
          <w:sz w:val="32"/>
          <w:rtl/>
        </w:rPr>
        <w:t>בור</w:t>
      </w:r>
      <w:r w:rsidRPr="00C35A2C">
        <w:rPr>
          <w:rFonts w:ascii="Fb Fontext" w:hAnsi="Fb Fontext"/>
          <w:sz w:val="32"/>
          <w:rtl/>
        </w:rPr>
        <w:t xml:space="preserve"> </w:t>
      </w:r>
      <w:r w:rsidRPr="00C35A2C">
        <w:rPr>
          <w:rFonts w:ascii="Fb Fontext" w:hAnsi="Fb Fontext" w:hint="cs"/>
          <w:sz w:val="32"/>
          <w:rtl/>
        </w:rPr>
        <w:t>ודות</w:t>
      </w:r>
      <w:r w:rsidRPr="00C35A2C">
        <w:rPr>
          <w:rFonts w:ascii="Fb Fontext" w:hAnsi="Fb Fontext"/>
          <w:sz w:val="32"/>
          <w:rtl/>
        </w:rPr>
        <w:t xml:space="preserve"> </w:t>
      </w:r>
      <w:r w:rsidRPr="00C35A2C">
        <w:rPr>
          <w:rFonts w:ascii="Fb Fontext" w:hAnsi="Fb Fontext" w:hint="cs"/>
          <w:sz w:val="32"/>
          <w:rtl/>
        </w:rPr>
        <w:t>דלא</w:t>
      </w:r>
      <w:r>
        <w:rPr>
          <w:rFonts w:ascii="Fb Fontext" w:hAnsi="Fb Fontext"/>
          <w:sz w:val="32"/>
          <w:rtl/>
        </w:rPr>
        <w:t xml:space="preserve"> </w:t>
      </w:r>
      <w:r w:rsidRPr="00C35A2C">
        <w:rPr>
          <w:rFonts w:ascii="Fb Fontext" w:hAnsi="Fb Fontext" w:hint="cs"/>
          <w:sz w:val="32"/>
          <w:rtl/>
        </w:rPr>
        <w:t>מכחשי בארעא</w:t>
      </w:r>
      <w:r w:rsidRPr="00C35A2C">
        <w:rPr>
          <w:rFonts w:ascii="Fb Fontext" w:hAnsi="Fb Fontext"/>
          <w:sz w:val="32"/>
          <w:rtl/>
        </w:rPr>
        <w:t>,</w:t>
      </w:r>
    </w:p>
    <w:p w14:paraId="184D1FC9" w14:textId="7A0D1F55" w:rsidR="00AC0AF5" w:rsidRPr="00C35A2C" w:rsidRDefault="00AC0AF5" w:rsidP="00AC0AF5">
      <w:pPr>
        <w:rPr>
          <w:rFonts w:ascii="Fb Fontext" w:hAnsi="Fb Fontext"/>
          <w:sz w:val="32"/>
          <w:rtl/>
        </w:rPr>
      </w:pPr>
      <w:r w:rsidRPr="00C35A2C">
        <w:rPr>
          <w:rFonts w:ascii="Fb Fontext" w:hAnsi="Fb Fontext" w:hint="cs"/>
          <w:sz w:val="32"/>
          <w:rtl/>
        </w:rPr>
        <w:t>אבל</w:t>
      </w:r>
      <w:r w:rsidRPr="00C35A2C">
        <w:rPr>
          <w:rFonts w:ascii="Fb Fontext" w:hAnsi="Fb Fontext"/>
          <w:sz w:val="32"/>
          <w:rtl/>
        </w:rPr>
        <w:t xml:space="preserve"> </w:t>
      </w:r>
      <w:r w:rsidRPr="00C35A2C">
        <w:rPr>
          <w:rFonts w:ascii="Fb Fontext" w:hAnsi="Fb Fontext" w:hint="cs"/>
          <w:sz w:val="32"/>
          <w:rtl/>
        </w:rPr>
        <w:t>אילנות</w:t>
      </w:r>
      <w:r w:rsidRPr="00C35A2C">
        <w:rPr>
          <w:rFonts w:ascii="Fb Fontext" w:hAnsi="Fb Fontext"/>
          <w:sz w:val="32"/>
          <w:rtl/>
        </w:rPr>
        <w:t xml:space="preserve"> </w:t>
      </w:r>
      <w:r w:rsidRPr="00C35A2C">
        <w:rPr>
          <w:rFonts w:ascii="Fb Fontext" w:hAnsi="Fb Fontext" w:hint="cs"/>
          <w:sz w:val="32"/>
          <w:rtl/>
        </w:rPr>
        <w:t>יש קרקע למוכר דלא שייר דמכחשי</w:t>
      </w:r>
      <w:r w:rsidRPr="00C35A2C">
        <w:rPr>
          <w:rFonts w:ascii="Fb Fontext" w:hAnsi="Fb Fontext"/>
          <w:sz w:val="32"/>
          <w:rtl/>
        </w:rPr>
        <w:t xml:space="preserve"> </w:t>
      </w:r>
      <w:r w:rsidRPr="00C35A2C">
        <w:rPr>
          <w:rFonts w:ascii="Fb Fontext" w:hAnsi="Fb Fontext" w:hint="cs"/>
          <w:sz w:val="32"/>
          <w:rtl/>
        </w:rPr>
        <w:t>בארעא</w:t>
      </w:r>
      <w:r w:rsidRPr="00C35A2C">
        <w:rPr>
          <w:rFonts w:ascii="Fb Fontext" w:hAnsi="Fb Fontext"/>
          <w:sz w:val="32"/>
          <w:rtl/>
        </w:rPr>
        <w:t xml:space="preserve">, </w:t>
      </w:r>
      <w:r w:rsidRPr="00C35A2C">
        <w:rPr>
          <w:rFonts w:ascii="Fb Fontext" w:hAnsi="Fb Fontext" w:hint="cs"/>
          <w:sz w:val="32"/>
          <w:rtl/>
        </w:rPr>
        <w:t>שלא יאמר הלוקח עקור</w:t>
      </w:r>
      <w:r w:rsidRPr="00C35A2C">
        <w:rPr>
          <w:rFonts w:ascii="Fb Fontext" w:hAnsi="Fb Fontext"/>
          <w:sz w:val="32"/>
          <w:rtl/>
        </w:rPr>
        <w:t xml:space="preserve"> </w:t>
      </w:r>
      <w:r w:rsidRPr="00C35A2C">
        <w:rPr>
          <w:rFonts w:ascii="Fb Fontext" w:hAnsi="Fb Fontext" w:hint="cs"/>
          <w:sz w:val="32"/>
          <w:rtl/>
        </w:rPr>
        <w:t>אילנך</w:t>
      </w:r>
      <w:r w:rsidRPr="00C35A2C">
        <w:rPr>
          <w:rFonts w:ascii="Fb Fontext" w:hAnsi="Fb Fontext"/>
          <w:sz w:val="32"/>
          <w:rtl/>
        </w:rPr>
        <w:t xml:space="preserve"> </w:t>
      </w:r>
      <w:r w:rsidRPr="00C35A2C">
        <w:rPr>
          <w:rFonts w:ascii="Fb Fontext" w:hAnsi="Fb Fontext" w:hint="cs"/>
          <w:sz w:val="32"/>
          <w:rtl/>
        </w:rPr>
        <w:t>וזיל</w:t>
      </w:r>
      <w:r w:rsidRPr="00C35A2C">
        <w:rPr>
          <w:rFonts w:ascii="Fb Fontext" w:hAnsi="Fb Fontext"/>
          <w:sz w:val="32"/>
          <w:rtl/>
        </w:rPr>
        <w:t>.</w:t>
      </w:r>
      <w:r w:rsidR="00FC6EB3">
        <w:rPr>
          <w:rStyle w:val="aff1"/>
          <w:rFonts w:ascii="Fb Fontext" w:hAnsi="Fb Fontext"/>
          <w:sz w:val="32"/>
          <w:rtl/>
        </w:rPr>
        <w:footnoteReference w:id="61"/>
      </w:r>
    </w:p>
    <w:p w14:paraId="4305471F" w14:textId="6263ED2C" w:rsidR="00AC0AF5" w:rsidRPr="001B450D" w:rsidRDefault="001B450D" w:rsidP="00AC0AF5">
      <w:pPr>
        <w:pStyle w:val="aff9"/>
        <w:rPr>
          <w:rtl/>
        </w:rPr>
      </w:pPr>
      <w:r w:rsidRPr="001B450D">
        <w:rPr>
          <w:rFonts w:hint="cs"/>
          <w:rtl/>
        </w:rPr>
        <w:t>***</w:t>
      </w:r>
    </w:p>
    <w:p w14:paraId="01CC91D4" w14:textId="77777777" w:rsidR="00134A33" w:rsidRPr="00134A33" w:rsidRDefault="00AC0AF5" w:rsidP="00134A33">
      <w:pPr>
        <w:pStyle w:val="36"/>
        <w:framePr w:wrap="notBeside"/>
        <w:rPr>
          <w:rtl/>
        </w:rPr>
      </w:pPr>
      <w:r w:rsidRPr="00134A33">
        <w:rPr>
          <w:rFonts w:hint="cs"/>
          <w:rtl/>
        </w:rPr>
        <w:t>תנן</w:t>
      </w:r>
      <w:r w:rsidRPr="00134A33">
        <w:rPr>
          <w:rtl/>
        </w:rPr>
        <w:t xml:space="preserve"> </w:t>
      </w:r>
      <w:r w:rsidRPr="00134A33">
        <w:rPr>
          <w:rFonts w:hint="cs"/>
          <w:rtl/>
        </w:rPr>
        <w:t>ר</w:t>
      </w:r>
      <w:r w:rsidRPr="00134A33">
        <w:rPr>
          <w:rtl/>
        </w:rPr>
        <w:t>"</w:t>
      </w:r>
      <w:r w:rsidRPr="00134A33">
        <w:rPr>
          <w:rFonts w:hint="cs"/>
          <w:rtl/>
        </w:rPr>
        <w:t>ש</w:t>
      </w:r>
      <w:r w:rsidRPr="00134A33">
        <w:rPr>
          <w:rtl/>
        </w:rPr>
        <w:t>:</w:t>
      </w:r>
    </w:p>
    <w:p w14:paraId="044BF659" w14:textId="6B9EBD1B" w:rsidR="00AC0AF5" w:rsidRDefault="00AC0AF5" w:rsidP="00134A33">
      <w:pPr>
        <w:rPr>
          <w:rFonts w:ascii="Fb Fontext" w:hAnsi="Fb Fontext"/>
          <w:rtl/>
        </w:rPr>
      </w:pPr>
      <w:r w:rsidRPr="00C35A2C">
        <w:rPr>
          <w:rFonts w:ascii="Fb Fontext" w:hAnsi="Fb Fontext" w:hint="cs"/>
          <w:sz w:val="32"/>
          <w:rtl/>
        </w:rPr>
        <w:t>המקדיש</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השדה</w:t>
      </w:r>
      <w:r w:rsidRPr="00C35A2C">
        <w:rPr>
          <w:rFonts w:ascii="Fb Fontext" w:hAnsi="Fb Fontext"/>
          <w:sz w:val="32"/>
          <w:rtl/>
        </w:rPr>
        <w:t xml:space="preserve"> </w:t>
      </w: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הקדיש</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חרוב</w:t>
      </w:r>
      <w:r w:rsidRPr="00C35A2C">
        <w:rPr>
          <w:rFonts w:ascii="Fb Fontext" w:hAnsi="Fb Fontext"/>
          <w:sz w:val="32"/>
          <w:rtl/>
        </w:rPr>
        <w:t xml:space="preserve"> </w:t>
      </w:r>
      <w:r w:rsidRPr="00C35A2C">
        <w:rPr>
          <w:rFonts w:ascii="Fb Fontext" w:hAnsi="Fb Fontext" w:hint="cs"/>
          <w:sz w:val="32"/>
          <w:rtl/>
        </w:rPr>
        <w:t>המורכב</w:t>
      </w:r>
      <w:r w:rsidRPr="00C35A2C">
        <w:rPr>
          <w:rFonts w:ascii="Fb Fontext" w:hAnsi="Fb Fontext"/>
          <w:sz w:val="32"/>
          <w:rtl/>
        </w:rPr>
        <w:t xml:space="preserve"> </w:t>
      </w:r>
      <w:r w:rsidRPr="00C35A2C">
        <w:rPr>
          <w:rFonts w:ascii="Fb Fontext" w:hAnsi="Fb Fontext" w:hint="cs"/>
          <w:sz w:val="32"/>
          <w:rtl/>
        </w:rPr>
        <w:t>וסדן</w:t>
      </w:r>
      <w:r w:rsidRPr="00C35A2C">
        <w:rPr>
          <w:rFonts w:ascii="Fb Fontext" w:hAnsi="Fb Fontext"/>
          <w:sz w:val="32"/>
          <w:rtl/>
        </w:rPr>
        <w:t xml:space="preserve"> </w:t>
      </w:r>
      <w:r w:rsidRPr="00C35A2C">
        <w:rPr>
          <w:rFonts w:ascii="Fb Fontext" w:hAnsi="Fb Fontext" w:hint="cs"/>
          <w:sz w:val="32"/>
          <w:rtl/>
        </w:rPr>
        <w:t>השקמה</w:t>
      </w:r>
      <w:r w:rsidRPr="00C35A2C">
        <w:rPr>
          <w:rFonts w:ascii="Fb Fontext" w:hAnsi="Fb Fontext"/>
          <w:sz w:val="32"/>
          <w:rtl/>
        </w:rPr>
        <w:t>.</w:t>
      </w:r>
      <w:r w:rsidR="00134A33">
        <w:rPr>
          <w:rFonts w:ascii="Fb Fontext" w:hAnsi="Fb Fontext" w:hint="cs"/>
          <w:rtl/>
        </w:rPr>
        <w:t xml:space="preserve"> </w:t>
      </w:r>
      <w:r w:rsidRPr="00C35A2C">
        <w:rPr>
          <w:rFonts w:ascii="Fb Fontext" w:hAnsi="Fb Fontext" w:hint="cs"/>
          <w:rtl/>
        </w:rPr>
        <w:t>הואיל ויונקין</w:t>
      </w:r>
      <w:r w:rsidRPr="00C35A2C">
        <w:rPr>
          <w:rFonts w:ascii="Fb Fontext" w:hAnsi="Fb Fontext"/>
          <w:rtl/>
        </w:rPr>
        <w:t xml:space="preserve"> </w:t>
      </w:r>
      <w:r w:rsidRPr="00C35A2C">
        <w:rPr>
          <w:rFonts w:ascii="Fb Fontext" w:hAnsi="Fb Fontext" w:hint="cs"/>
          <w:rtl/>
        </w:rPr>
        <w:t>משדה</w:t>
      </w:r>
      <w:r w:rsidRPr="00C35A2C">
        <w:rPr>
          <w:rFonts w:ascii="Fb Fontext" w:hAnsi="Fb Fontext"/>
          <w:rtl/>
        </w:rPr>
        <w:t xml:space="preserve"> </w:t>
      </w:r>
      <w:r w:rsidRPr="00C35A2C">
        <w:rPr>
          <w:rFonts w:ascii="Fb Fontext" w:hAnsi="Fb Fontext" w:hint="cs"/>
          <w:rtl/>
        </w:rPr>
        <w:t>הקדש</w:t>
      </w:r>
      <w:r w:rsidRPr="00C35A2C">
        <w:rPr>
          <w:rFonts w:ascii="Fb Fontext" w:hAnsi="Fb Fontext"/>
          <w:rtl/>
        </w:rPr>
        <w:t>.</w:t>
      </w:r>
    </w:p>
    <w:p w14:paraId="713671FF" w14:textId="3B6C9165" w:rsidR="00AC0AF5" w:rsidRPr="00C35A2C" w:rsidRDefault="00AC0AF5" w:rsidP="00134A33">
      <w:pPr>
        <w:rPr>
          <w:rFonts w:ascii="Fb Fontext" w:hAnsi="Fb Fontext"/>
          <w:rtl/>
        </w:rPr>
      </w:pPr>
      <w:r w:rsidRPr="00C35A2C">
        <w:rPr>
          <w:rFonts w:ascii="Fb Fontext" w:hAnsi="Fb Fontext" w:hint="cs"/>
          <w:rtl/>
        </w:rPr>
        <w:t>ו</w:t>
      </w:r>
      <w:r w:rsidR="00134A33">
        <w:rPr>
          <w:rFonts w:ascii="Fb Fontext" w:hAnsi="Fb Fontext" w:hint="cs"/>
          <w:rtl/>
        </w:rPr>
        <w:t xml:space="preserve">אם הוא משייר קרקע הרי שיונקים מקרקע של עצמם </w:t>
      </w:r>
      <w:r w:rsidRPr="00C35A2C">
        <w:rPr>
          <w:rFonts w:ascii="Fb Fontext" w:hAnsi="Fb Fontext"/>
          <w:rtl/>
        </w:rPr>
        <w:t xml:space="preserve">, </w:t>
      </w:r>
    </w:p>
    <w:p w14:paraId="1B08408D" w14:textId="77777777" w:rsidR="00134A33" w:rsidRPr="00134A33" w:rsidRDefault="00134A33" w:rsidP="00134A33">
      <w:pPr>
        <w:pStyle w:val="36"/>
        <w:framePr w:wrap="notBeside"/>
        <w:rPr>
          <w:rtl/>
        </w:rPr>
      </w:pPr>
      <w:r w:rsidRPr="00134A33">
        <w:rPr>
          <w:rFonts w:hint="cs"/>
          <w:rtl/>
        </w:rPr>
        <w:t>- דחי'</w:t>
      </w:r>
    </w:p>
    <w:p w14:paraId="118455F7" w14:textId="12FA5863" w:rsidR="00AC0AF5" w:rsidRPr="00DA1EBF" w:rsidRDefault="00AC0AF5" w:rsidP="00134A33">
      <w:pPr>
        <w:rPr>
          <w:rFonts w:ascii="Fb Fontext" w:hAnsi="Fb Fontext"/>
          <w:sz w:val="30"/>
          <w:szCs w:val="16"/>
          <w:rtl/>
        </w:rPr>
      </w:pPr>
      <w:r>
        <w:rPr>
          <w:rStyle w:val="affffe"/>
          <w:rFonts w:ascii="Fb Fontext" w:hAnsi="Fb Fontext" w:hint="cs"/>
          <w:rtl/>
          <w:rPrChange w:id="9287" w:author="מנוע אמוראים" w:date="2026-10-05T16:41:09Z">
            <w:rPr>
              <w:rFonts w:ascii="Fb Fontext" w:hAnsi="Fb Fontext" w:hint="cs"/>
              <w:rtl/>
            </w:rPr>
          </w:rPrChange>
        </w:rPr>
        <w:t xml:space="preserve">ר</w:t>
      </w:r>
      <w:r>
        <w:rPr>
          <w:rStyle w:val="affffe"/>
          <w:rFonts w:ascii="Fb Fontext" w:hAnsi="Fb Fontext"/>
          <w:rtl/>
          <w:rPrChange w:id="9288" w:author="מנוע אמוראים" w:date="2026-10-05T16:41:09Z">
            <w:rPr>
              <w:rFonts w:ascii="Fb Fontext" w:hAnsi="Fb Fontext"/>
              <w:rtl/>
            </w:rPr>
          </w:rPrChange>
        </w:rPr>
        <w:t xml:space="preserve">"</w:t>
      </w:r>
      <w:r>
        <w:rPr>
          <w:rStyle w:val="affffe"/>
          <w:rFonts w:ascii="Fb Fontext" w:hAnsi="Fb Fontext" w:hint="cs"/>
          <w:rtl/>
          <w:rPrChange w:id="9289" w:author="מנוע אמוראים" w:date="2026-10-05T16:41:09Z">
            <w:rPr>
              <w:rFonts w:ascii="Fb Fontext" w:hAnsi="Fb Fontext" w:hint="cs"/>
              <w:rtl/>
            </w:rPr>
          </w:rPrChange>
        </w:rPr>
        <w:t xml:space="preserve">ש</w:t>
      </w:r>
      <w:r w:rsidRPr="00C35A2C">
        <w:rPr>
          <w:rFonts w:ascii="Fb Fontext" w:hAnsi="Fb Fontext"/>
          <w:rtl/>
        </w:rPr>
        <w:t xml:space="preserve"> </w:t>
      </w:r>
      <w:r>
        <w:rPr>
          <w:rStyle w:val="affffe"/>
          <w:rFonts w:ascii="Fb Fontext" w:hAnsi="Fb Fontext" w:hint="cs"/>
          <w:rtl/>
          <w:rPrChange w:id="9290" w:author="מנוע אמוראים" w:date="2026-10-05T16:41:09Z">
            <w:rPr>
              <w:rFonts w:ascii="Fb Fontext" w:hAnsi="Fb Fontext" w:hint="cs"/>
              <w:rtl/>
            </w:rPr>
          </w:rPrChange>
        </w:rPr>
        <w:t xml:space="preserve">כר</w:t>
      </w:r>
      <w:r>
        <w:rPr>
          <w:rStyle w:val="affffe"/>
          <w:rFonts w:ascii="Fb Fontext" w:hAnsi="Fb Fontext"/>
          <w:rtl/>
          <w:rPrChange w:id="9291" w:author="מנוע אמוראים" w:date="2026-10-05T16:41:09Z">
            <w:rPr>
              <w:rFonts w:ascii="Fb Fontext" w:hAnsi="Fb Fontext"/>
              <w:rtl/>
            </w:rPr>
          </w:rPrChange>
        </w:rPr>
        <w:t xml:space="preserve">"</w:t>
      </w:r>
      <w:r>
        <w:rPr>
          <w:rStyle w:val="affffe"/>
          <w:rFonts w:ascii="Fb Fontext" w:hAnsi="Fb Fontext" w:hint="cs"/>
          <w:rtl/>
          <w:rPrChange w:id="9292" w:author="מנוע אמוראים" w:date="2026-10-05T16:41:09Z">
            <w:rPr>
              <w:rFonts w:ascii="Fb Fontext" w:hAnsi="Fb Fontext" w:hint="cs"/>
              <w:rtl/>
            </w:rPr>
          </w:rPrChange>
        </w:rPr>
        <w:t xml:space="preserve">ע</w:t>
      </w:r>
      <w:r w:rsidRPr="00C35A2C">
        <w:rPr>
          <w:rFonts w:ascii="Fb Fontext" w:hAnsi="Fb Fontext"/>
          <w:rtl/>
        </w:rPr>
        <w:t xml:space="preserve">, </w:t>
      </w:r>
      <w:r>
        <w:rPr>
          <w:rStyle w:val="affffe"/>
          <w:rFonts w:ascii="Fb Fontext" w:hAnsi="Fb Fontext" w:hint="cs"/>
          <w:rtl/>
          <w:rPrChange w:id="9293" w:author="מנוע אמוראים" w:date="2026-10-05T16:41:09Z">
            <w:rPr>
              <w:rFonts w:ascii="Fb Fontext" w:hAnsi="Fb Fontext" w:hint="cs"/>
              <w:rtl/>
            </w:rPr>
          </w:rPrChange>
        </w:rPr>
        <w:t xml:space="preserve">ור</w:t>
      </w:r>
      <w:r>
        <w:rPr>
          <w:rStyle w:val="affffe"/>
          <w:rFonts w:ascii="Fb Fontext" w:hAnsi="Fb Fontext"/>
          <w:rtl/>
          <w:rPrChange w:id="9294" w:author="מנוע אמוראים" w:date="2026-10-05T16:41:09Z">
            <w:rPr>
              <w:rFonts w:ascii="Fb Fontext" w:hAnsi="Fb Fontext"/>
              <w:rtl/>
            </w:rPr>
          </w:rPrChange>
        </w:rPr>
        <w:t xml:space="preserve">"</w:t>
      </w:r>
      <w:r>
        <w:rPr>
          <w:rStyle w:val="affffe"/>
          <w:rFonts w:ascii="Fb Fontext" w:hAnsi="Fb Fontext" w:hint="cs"/>
          <w:rtl/>
          <w:rPrChange w:id="9295" w:author="מנוע אמוראים" w:date="2026-10-05T16:41:09Z">
            <w:rPr>
              <w:rFonts w:ascii="Fb Fontext" w:hAnsi="Fb Fontext" w:hint="cs"/>
              <w:rtl/>
            </w:rPr>
          </w:rPrChange>
        </w:rPr>
        <w:t xml:space="preserve">ה</w:t>
      </w:r>
      <w:r>
        <w:rPr>
          <w:rFonts w:ascii="Fb Fontext" w:hAnsi="Fb Fontext" w:hint="cs"/>
          <w:rtl/>
        </w:rPr>
        <w:t xml:space="preserve"> כרבנן</w:t>
      </w:r>
      <w:r w:rsidRPr="00C35A2C">
        <w:rPr>
          <w:rFonts w:ascii="Fb Fontext" w:hAnsi="Fb Fontext"/>
          <w:rtl/>
        </w:rPr>
        <w:t>.</w:t>
      </w:r>
      <w:r w:rsidRPr="00C35A2C">
        <w:rPr>
          <w:rFonts w:ascii="Fb Fontext" w:hAnsi="Fb Fontext" w:hint="cs"/>
          <w:rtl/>
        </w:rPr>
        <w:t xml:space="preserve"> </w:t>
      </w:r>
      <w:r w:rsidRPr="00134A33">
        <w:rPr>
          <w:rStyle w:val="affffe"/>
          <w:rFonts w:hint="cs"/>
          <w:rtl/>
        </w:rPr>
        <w:t>ונפק</w:t>
      </w:r>
      <w:r w:rsidRPr="00134A33">
        <w:rPr>
          <w:rStyle w:val="affffe"/>
          <w:rtl/>
        </w:rPr>
        <w:t>"</w:t>
      </w:r>
      <w:r w:rsidRPr="00134A33">
        <w:rPr>
          <w:rStyle w:val="affffe"/>
          <w:rFonts w:hint="cs"/>
          <w:rtl/>
        </w:rPr>
        <w:t>מ</w:t>
      </w:r>
      <w:r w:rsidRPr="00C35A2C">
        <w:rPr>
          <w:rFonts w:ascii="Fb Fontext" w:hAnsi="Fb Fontext"/>
          <w:rtl/>
        </w:rPr>
        <w:t xml:space="preserve"> </w:t>
      </w:r>
      <w:r w:rsidRPr="00C35A2C">
        <w:rPr>
          <w:rFonts w:ascii="Fb Fontext" w:hAnsi="Fb Fontext" w:hint="cs"/>
          <w:rtl/>
        </w:rPr>
        <w:t>דאי</w:t>
      </w:r>
      <w:r w:rsidRPr="00C35A2C">
        <w:rPr>
          <w:rFonts w:ascii="Fb Fontext" w:hAnsi="Fb Fontext"/>
          <w:rtl/>
        </w:rPr>
        <w:t xml:space="preserve"> </w:t>
      </w:r>
      <w:r w:rsidRPr="00C35A2C">
        <w:rPr>
          <w:rFonts w:ascii="Fb Fontext" w:hAnsi="Fb Fontext" w:hint="cs"/>
          <w:rtl/>
        </w:rPr>
        <w:t>נפל</w:t>
      </w:r>
      <w:r w:rsidR="00134A33">
        <w:rPr>
          <w:rFonts w:ascii="Fb Fontext" w:hAnsi="Fb Fontext" w:hint="cs"/>
          <w:rtl/>
        </w:rPr>
        <w:t xml:space="preserve">ו צריך לשתול שנית </w:t>
      </w:r>
      <w:r w:rsidR="00FC6EB3">
        <w:rPr>
          <w:rStyle w:val="aff1"/>
          <w:rFonts w:ascii="Fb Fontext" w:hAnsi="Fb Fontext"/>
          <w:sz w:val="30"/>
          <w:szCs w:val="16"/>
          <w:rtl/>
        </w:rPr>
        <w:footnoteReference w:id="62"/>
      </w:r>
    </w:p>
    <w:p w14:paraId="73A89625" w14:textId="7573D10B" w:rsidR="00AC0AF5" w:rsidRDefault="00AC0AF5" w:rsidP="00AC0AF5">
      <w:pPr>
        <w:ind w:left="720"/>
        <w:rPr>
          <w:sz w:val="30"/>
          <w:szCs w:val="16"/>
          <w:rtl/>
        </w:rPr>
      </w:pPr>
    </w:p>
    <w:p w14:paraId="2594F929" w14:textId="309E0DBA" w:rsidR="00AC0AF5" w:rsidRPr="001B450D" w:rsidRDefault="001B450D" w:rsidP="00AC0AF5">
      <w:pPr>
        <w:pStyle w:val="aff9"/>
        <w:rPr>
          <w:del w:id="90082" w:author="מנוע עיצוב" w:date="2026-10-08T11:01:28Z"/>
          <w:rtl/>
        </w:rPr>
      </w:pPr>
      <w:del w:id="90081" w:author="מנוע עיצוב" w:date="2026-10-08T11:01:28Z">
        <w:r w:rsidRPr="001B450D">
          <w:rPr>
            <w:rFonts w:hint="cs"/>
            <w:rtl/>
          </w:rPr>
          <w:delText xml:space="preserve">***</w:delText>
        </w:r>
      </w:del>
    </w:p>
    <w:p w14:paraId="5F276D23" w14:textId="77777777" w:rsidR="00AC0AF5" w:rsidRPr="00C35A2C" w:rsidRDefault="00AC0AF5" w:rsidP="00982F98">
      <w:pPr>
        <w:pStyle w:val="affe"/>
        <w:framePr w:wrap="around"/>
        <w:rPr>
          <w:rtl/>
        </w:rPr>
      </w:pPr>
      <w:r w:rsidRPr="00C35A2C">
        <w:rPr>
          <w:rFonts w:hint="cs"/>
          <w:rtl/>
        </w:rPr>
        <w:t>עב.</w:t>
      </w:r>
    </w:p>
    <w:p w14:paraId="0692D05A" w14:textId="7A69AD2E" w:rsidR="00AC0AF5" w:rsidRDefault="00AC0AF5" w:rsidP="002B69C6">
      <w:pPr>
        <w:pStyle w:val="affff9"/>
        <w:rPr>
          <w:rtl/>
        </w:rPr>
      </w:pPr>
      <w:r w:rsidRPr="00C35A2C">
        <w:rPr>
          <w:rFonts w:hint="cs"/>
          <w:rtl/>
        </w:rPr>
        <w:t>ומי</w:t>
      </w:r>
      <w:r w:rsidRPr="00C35A2C">
        <w:rPr>
          <w:rtl/>
        </w:rPr>
        <w:t xml:space="preserve"> </w:t>
      </w:r>
      <w:r w:rsidRPr="00C35A2C">
        <w:rPr>
          <w:rFonts w:hint="cs"/>
          <w:rtl/>
        </w:rPr>
        <w:t>מצית</w:t>
      </w:r>
      <w:r w:rsidRPr="00C35A2C">
        <w:rPr>
          <w:rtl/>
        </w:rPr>
        <w:t xml:space="preserve"> </w:t>
      </w:r>
      <w:r w:rsidRPr="00C35A2C">
        <w:rPr>
          <w:rFonts w:hint="cs"/>
          <w:rtl/>
        </w:rPr>
        <w:t>מוקמת</w:t>
      </w:r>
      <w:r w:rsidRPr="00C35A2C">
        <w:rPr>
          <w:rtl/>
        </w:rPr>
        <w:t xml:space="preserve"> </w:t>
      </w:r>
      <w:r w:rsidRPr="00C35A2C">
        <w:rPr>
          <w:rFonts w:hint="cs"/>
          <w:rtl/>
        </w:rPr>
        <w:t>לה</w:t>
      </w:r>
      <w:r w:rsidRPr="00C35A2C">
        <w:rPr>
          <w:rtl/>
        </w:rPr>
        <w:t xml:space="preserve"> </w:t>
      </w:r>
      <w:r w:rsidRPr="00C35A2C">
        <w:rPr>
          <w:rFonts w:hint="cs"/>
          <w:rtl/>
        </w:rPr>
        <w:t>לר</w:t>
      </w:r>
      <w:r w:rsidRPr="00C35A2C">
        <w:rPr>
          <w:rtl/>
        </w:rPr>
        <w:t>"</w:t>
      </w:r>
      <w:r w:rsidRPr="00C35A2C">
        <w:rPr>
          <w:rFonts w:hint="cs"/>
          <w:rtl/>
        </w:rPr>
        <w:t>ש</w:t>
      </w:r>
      <w:r w:rsidRPr="00C35A2C">
        <w:rPr>
          <w:rtl/>
        </w:rPr>
        <w:t xml:space="preserve"> </w:t>
      </w:r>
      <w:r w:rsidRPr="00C35A2C">
        <w:rPr>
          <w:rFonts w:hint="cs"/>
          <w:rtl/>
        </w:rPr>
        <w:t>כר</w:t>
      </w:r>
      <w:r w:rsidRPr="00C35A2C">
        <w:rPr>
          <w:rtl/>
        </w:rPr>
        <w:t>"</w:t>
      </w:r>
      <w:r w:rsidRPr="00C35A2C">
        <w:rPr>
          <w:rFonts w:hint="cs"/>
          <w:rtl/>
        </w:rPr>
        <w:t>ע</w:t>
      </w:r>
      <w:r w:rsidR="002B69C6">
        <w:rPr>
          <w:rFonts w:hint="cs"/>
          <w:rtl/>
        </w:rPr>
        <w:t xml:space="preserve"> [דבעין יפה] </w:t>
      </w:r>
    </w:p>
    <w:p w14:paraId="38DF67F7" w14:textId="77777777" w:rsidR="002B69C6" w:rsidRPr="002B69C6" w:rsidRDefault="00AC0AF5" w:rsidP="002B69C6">
      <w:pPr>
        <w:pStyle w:val="36"/>
        <w:framePr w:wrap="notBeside"/>
        <w:rPr>
          <w:rtl/>
        </w:rPr>
      </w:pPr>
      <w:r w:rsidRPr="002B69C6">
        <w:rPr>
          <w:rtl/>
        </w:rPr>
        <w:t>והא תניא:</w:t>
      </w:r>
    </w:p>
    <w:p w14:paraId="494FD11B" w14:textId="2DA644A2" w:rsidR="00AC0AF5" w:rsidRDefault="00AC0AF5" w:rsidP="00AC0AF5">
      <w:pPr>
        <w:rPr>
          <w:rFonts w:ascii="Fb Fontext" w:hAnsi="Fb Fontext"/>
          <w:rtl/>
        </w:rPr>
      </w:pPr>
      <w:r w:rsidRPr="00C35A2C">
        <w:rPr>
          <w:rFonts w:ascii="Fb Fontext" w:hAnsi="Fb Fontext"/>
          <w:rtl/>
        </w:rPr>
        <w:t>הקדיש ש</w:t>
      </w:r>
      <w:r>
        <w:rPr>
          <w:rFonts w:ascii="Fb Fontext" w:hAnsi="Fb Fontext"/>
          <w:rtl/>
        </w:rPr>
        <w:t xml:space="preserve">לשה אילנות ממטע עשרה לבית סאה </w:t>
      </w:r>
      <w:r w:rsidRPr="00C35A2C">
        <w:rPr>
          <w:rFonts w:ascii="Fb Fontext" w:hAnsi="Fb Fontext"/>
          <w:rtl/>
        </w:rPr>
        <w:t>הרי הקדיש את הקרקע ואת האילנות שביניהם,</w:t>
      </w:r>
      <w:r w:rsidRPr="00C35A2C">
        <w:rPr>
          <w:rFonts w:ascii="Fb Fontext" w:hAnsi="Fb Fontext" w:hint="cs"/>
          <w:sz w:val="30"/>
          <w:szCs w:val="16"/>
          <w:rtl/>
        </w:rPr>
        <w:t xml:space="preserve"> אילנות סרק דלא חשיבי רצופין</w:t>
      </w:r>
    </w:p>
    <w:p w14:paraId="1615CC6E" w14:textId="0B78BDCD" w:rsidR="00AC0AF5" w:rsidRDefault="00AC0AF5" w:rsidP="00AC0AF5">
      <w:pPr>
        <w:rPr>
          <w:rFonts w:ascii="Fb Fontext" w:hAnsi="Fb Fontext"/>
          <w:rtl/>
        </w:rPr>
      </w:pPr>
      <w:r w:rsidRPr="00C35A2C">
        <w:rPr>
          <w:rFonts w:ascii="Fb Fontext" w:hAnsi="Fb Fontext" w:hint="cs"/>
          <w:rtl/>
        </w:rPr>
        <w:t>לפיכך</w:t>
      </w:r>
      <w:r w:rsidRPr="00C35A2C">
        <w:rPr>
          <w:rFonts w:ascii="Fb Fontext" w:hAnsi="Fb Fontext"/>
          <w:rtl/>
        </w:rPr>
        <w:t xml:space="preserve"> </w:t>
      </w:r>
      <w:r w:rsidR="002B69C6">
        <w:rPr>
          <w:rFonts w:ascii="Fb Fontext" w:hAnsi="Fb Fontext" w:hint="cs"/>
          <w:rtl/>
        </w:rPr>
        <w:t>כש</w:t>
      </w:r>
      <w:r w:rsidRPr="00C35A2C">
        <w:rPr>
          <w:rFonts w:ascii="Fb Fontext" w:hAnsi="Fb Fontext" w:hint="cs"/>
          <w:rtl/>
        </w:rPr>
        <w:t>פודה</w:t>
      </w:r>
      <w:r w:rsidR="002B69C6">
        <w:rPr>
          <w:rFonts w:ascii="Fb Fontext" w:hAnsi="Fb Fontext" w:hint="cs"/>
          <w:rtl/>
        </w:rPr>
        <w:t>:</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Pr>
          <w:rStyle w:val="affff8"/>
          <w:rFonts w:ascii="Fb Fontext" w:hAnsi="Fb Fontext" w:hint="cs"/>
          <w:rtl/>
          <w:rPrChange w:id="9008" w:author="מנוע פסוקים" w:date="2026-10-05T16:38:03Z">
            <w:rPr>
              <w:rFonts w:ascii="Fb Fontext" w:hAnsi="Fb Fontext" w:hint="cs"/>
              <w:rtl/>
            </w:rPr>
          </w:rPrChange>
        </w:rPr>
        <w:t xml:space="preserve">זרע</w:t>
      </w:r>
      <w:r>
        <w:rPr>
          <w:rStyle w:val="affff8"/>
          <w:rFonts w:ascii="Fb Fontext" w:hAnsi="Fb Fontext"/>
          <w:rtl/>
          <w:rPrChange w:id="9009" w:author="מנוע פסוקים" w:date="2026-10-05T16:38:03Z">
            <w:rPr>
              <w:rFonts w:ascii="Fb Fontext" w:hAnsi="Fb Fontext"/>
              <w:rtl/>
            </w:rPr>
          </w:rPrChange>
        </w:rPr>
        <w:t xml:space="preserve"> </w:t>
      </w:r>
      <w:r>
        <w:rPr>
          <w:rStyle w:val="affff8"/>
          <w:rFonts w:ascii="Fb Fontext" w:hAnsi="Fb Fontext" w:hint="cs"/>
          <w:rtl/>
          <w:rPrChange w:id="9010" w:author="מנוע פסוקים" w:date="2026-10-05T16:38:03Z">
            <w:rPr>
              <w:rFonts w:ascii="Fb Fontext" w:hAnsi="Fb Fontext" w:hint="cs"/>
              <w:rtl/>
            </w:rPr>
          </w:rPrChange>
        </w:rPr>
        <w:t xml:space="preserve">חומר</w:t>
      </w:r>
      <w:r>
        <w:rPr>
          <w:rStyle w:val="affff8"/>
          <w:rFonts w:ascii="Fb Fontext" w:hAnsi="Fb Fontext"/>
          <w:rtl/>
          <w:rPrChange w:id="9011" w:author="מנוע פסוקים" w:date="2026-10-05T16:38:03Z">
            <w:rPr>
              <w:rFonts w:ascii="Fb Fontext" w:hAnsi="Fb Fontext"/>
              <w:rtl/>
            </w:rPr>
          </w:rPrChange>
        </w:rPr>
        <w:t xml:space="preserve"> </w:t>
      </w:r>
      <w:r>
        <w:rPr>
          <w:rStyle w:val="affff8"/>
          <w:rFonts w:ascii="Fb Fontext" w:hAnsi="Fb Fontext" w:hint="cs"/>
          <w:rtl/>
          <w:rPrChange w:id="9012" w:author="מנוע פסוקים" w:date="2026-10-05T16:38:03Z">
            <w:rPr>
              <w:rFonts w:ascii="Fb Fontext" w:hAnsi="Fb Fontext" w:hint="cs"/>
              <w:rtl/>
            </w:rPr>
          </w:rPrChange>
        </w:rPr>
        <w:t xml:space="preserve">שעורים</w:t>
      </w:r>
      <w:r>
        <w:rPr>
          <w:rStyle w:val="affff8"/>
          <w:rFonts w:ascii="Fb Fontext" w:hAnsi="Fb Fontext"/>
          <w:rtl/>
          <w:rPrChange w:id="9013" w:author="מנוע פסוקים" w:date="2026-10-05T16:38:03Z">
            <w:rPr>
              <w:rFonts w:ascii="Fb Fontext" w:hAnsi="Fb Fontext"/>
              <w:rtl/>
            </w:rPr>
          </w:rPrChange>
        </w:rPr>
        <w:t xml:space="preserve"> </w:t>
      </w:r>
      <w:r>
        <w:rPr>
          <w:rStyle w:val="affff8"/>
          <w:rFonts w:ascii="Fb Fontext" w:hAnsi="Fb Fontext" w:hint="cs"/>
          <w:rtl/>
          <w:rPrChange w:id="9014" w:author="מנוע פסוקים" w:date="2026-10-05T16:38:03Z">
            <w:rPr>
              <w:rFonts w:ascii="Fb Fontext" w:hAnsi="Fb Fontext" w:hint="cs"/>
              <w:rtl/>
            </w:rPr>
          </w:rPrChange>
        </w:rPr>
        <w:t xml:space="preserve">בחמשים</w:t>
      </w:r>
      <w:r>
        <w:rPr>
          <w:rStyle w:val="affff8"/>
          <w:rFonts w:ascii="Fb Fontext" w:hAnsi="Fb Fontext"/>
          <w:rtl/>
          <w:rPrChange w:id="9015" w:author="מנוע פסוקים" w:date="2026-10-05T16:38:03Z">
            <w:rPr>
              <w:rFonts w:ascii="Fb Fontext" w:hAnsi="Fb Fontext"/>
              <w:rtl/>
            </w:rPr>
          </w:rPrChange>
        </w:rPr>
        <w:t xml:space="preserve"> </w:t>
      </w:r>
      <w:r>
        <w:rPr>
          <w:rStyle w:val="affff8"/>
          <w:rFonts w:ascii="Fb Fontext" w:hAnsi="Fb Fontext" w:hint="cs"/>
          <w:rtl/>
          <w:rPrChange w:id="9016" w:author="מנוע פסוקים" w:date="2026-10-05T16:38:03Z">
            <w:rPr>
              <w:rFonts w:ascii="Fb Fontext" w:hAnsi="Fb Fontext" w:hint="cs"/>
              <w:rtl/>
            </w:rPr>
          </w:rPrChange>
        </w:rPr>
        <w:t xml:space="preserve">שקל</w:t>
      </w:r>
      <w:r>
        <w:rPr>
          <w:rStyle w:val="affff8"/>
          <w:rFonts w:ascii="Fb Fontext" w:hAnsi="Fb Fontext"/>
          <w:rtl/>
          <w:rPrChange w:id="9017" w:author="מנוע פסוקים" w:date="2026-10-05T16:38:03Z">
            <w:rPr>
              <w:rFonts w:ascii="Fb Fontext" w:hAnsi="Fb Fontext"/>
              <w:rtl/>
            </w:rPr>
          </w:rPrChange>
        </w:rPr>
        <w:t xml:space="preserve"> </w:t>
      </w:r>
      <w:r>
        <w:rPr>
          <w:rStyle w:val="affff8"/>
          <w:rFonts w:ascii="Fb Fontext" w:hAnsi="Fb Fontext" w:hint="cs"/>
          <w:rtl/>
          <w:rPrChange w:id="9018" w:author="מנוע פסוקים" w:date="2026-10-05T16:38:03Z">
            <w:rPr>
              <w:rFonts w:ascii="Fb Fontext" w:hAnsi="Fb Fontext" w:hint="cs"/>
              <w:rtl/>
            </w:rPr>
          </w:rPrChange>
        </w:rPr>
        <w:t xml:space="preserve">כסף</w:t>
      </w:r>
      <w:r w:rsidRPr="00C35A2C">
        <w:rPr>
          <w:rFonts w:ascii="Fb Fontext" w:hAnsi="Fb Fontext"/>
          <w:rtl/>
        </w:rPr>
        <w:t>.</w:t>
      </w:r>
    </w:p>
    <w:p w14:paraId="5752B974" w14:textId="77777777" w:rsidR="002B69C6" w:rsidRDefault="00AC0AF5" w:rsidP="00AC0AF5">
      <w:pPr>
        <w:rPr>
          <w:rtl/>
        </w:rPr>
      </w:pPr>
      <w:r w:rsidRPr="002B69C6">
        <w:rPr>
          <w:rFonts w:hint="cs"/>
          <w:rtl/>
        </w:rPr>
        <w:t>פחות</w:t>
      </w:r>
      <w:r w:rsidRPr="002B69C6">
        <w:rPr>
          <w:rtl/>
        </w:rPr>
        <w:t xml:space="preserve"> </w:t>
      </w:r>
      <w:r w:rsidRPr="002B69C6">
        <w:rPr>
          <w:rFonts w:hint="cs"/>
          <w:rtl/>
        </w:rPr>
        <w:t>מכאן</w:t>
      </w:r>
      <w:r w:rsidRPr="002B69C6">
        <w:rPr>
          <w:rtl/>
        </w:rPr>
        <w:t xml:space="preserve"> </w:t>
      </w:r>
      <w:r w:rsidRPr="002B69C6">
        <w:rPr>
          <w:rFonts w:hint="cs"/>
          <w:rtl/>
        </w:rPr>
        <w:t>או</w:t>
      </w:r>
      <w:r w:rsidRPr="002B69C6">
        <w:rPr>
          <w:rtl/>
        </w:rPr>
        <w:t xml:space="preserve"> </w:t>
      </w:r>
      <w:r w:rsidRPr="002B69C6">
        <w:rPr>
          <w:rFonts w:hint="cs"/>
          <w:rtl/>
        </w:rPr>
        <w:t>יותר</w:t>
      </w:r>
      <w:r w:rsidRPr="002B69C6">
        <w:rPr>
          <w:rtl/>
        </w:rPr>
        <w:t xml:space="preserve"> </w:t>
      </w:r>
      <w:r w:rsidRPr="002B69C6">
        <w:rPr>
          <w:rFonts w:hint="cs"/>
          <w:rtl/>
        </w:rPr>
        <w:t>על</w:t>
      </w:r>
      <w:r w:rsidRPr="002B69C6">
        <w:rPr>
          <w:rtl/>
        </w:rPr>
        <w:t xml:space="preserve"> </w:t>
      </w:r>
      <w:r w:rsidRPr="002B69C6">
        <w:rPr>
          <w:rFonts w:hint="cs"/>
          <w:rtl/>
        </w:rPr>
        <w:t>כן</w:t>
      </w:r>
      <w:r w:rsidRPr="002B69C6">
        <w:rPr>
          <w:rtl/>
        </w:rPr>
        <w:t xml:space="preserve">, </w:t>
      </w:r>
      <w:r w:rsidRPr="002B69C6">
        <w:rPr>
          <w:rFonts w:hint="cs"/>
          <w:rtl/>
        </w:rPr>
        <w:t>או</w:t>
      </w:r>
      <w:r w:rsidRPr="002B69C6">
        <w:rPr>
          <w:rtl/>
        </w:rPr>
        <w:t xml:space="preserve"> </w:t>
      </w:r>
      <w:r w:rsidRPr="002B69C6">
        <w:rPr>
          <w:rFonts w:hint="cs"/>
          <w:rtl/>
        </w:rPr>
        <w:t>שהקדישן</w:t>
      </w:r>
      <w:r w:rsidRPr="002B69C6">
        <w:rPr>
          <w:rtl/>
        </w:rPr>
        <w:t xml:space="preserve"> </w:t>
      </w:r>
      <w:r w:rsidRPr="002B69C6">
        <w:rPr>
          <w:rFonts w:hint="cs"/>
          <w:rtl/>
        </w:rPr>
        <w:t>בזא</w:t>
      </w:r>
      <w:r w:rsidRPr="002B69C6">
        <w:rPr>
          <w:rtl/>
        </w:rPr>
        <w:t>"</w:t>
      </w:r>
      <w:r w:rsidRPr="002B69C6">
        <w:rPr>
          <w:rFonts w:hint="cs"/>
          <w:rtl/>
        </w:rPr>
        <w:t>ז</w:t>
      </w:r>
      <w:r w:rsidRPr="002B69C6">
        <w:rPr>
          <w:rtl/>
        </w:rPr>
        <w:t xml:space="preserve"> </w:t>
      </w:r>
    </w:p>
    <w:p w14:paraId="5D5066B6" w14:textId="1966CFD1" w:rsidR="00AC0AF5" w:rsidRPr="002B69C6" w:rsidRDefault="002B69C6" w:rsidP="00AC0AF5">
      <w:pPr>
        <w:rPr>
          <w:rtl/>
        </w:rPr>
      </w:pPr>
      <w:r>
        <w:rPr>
          <w:rFonts w:hint="cs"/>
          <w:rtl/>
        </w:rPr>
        <w:t xml:space="preserve">- </w:t>
      </w:r>
      <w:r w:rsidR="00AC0AF5" w:rsidRPr="002B69C6">
        <w:rPr>
          <w:rFonts w:hint="cs"/>
          <w:rtl/>
        </w:rPr>
        <w:t>הר</w:t>
      </w:r>
      <w:r w:rsidR="00AC0AF5" w:rsidRPr="002B69C6">
        <w:rPr>
          <w:rtl/>
        </w:rPr>
        <w:t>"</w:t>
      </w:r>
      <w:r w:rsidR="00AC0AF5" w:rsidRPr="002B69C6">
        <w:rPr>
          <w:rFonts w:hint="cs"/>
          <w:rtl/>
        </w:rPr>
        <w:t>ז</w:t>
      </w:r>
      <w:r w:rsidR="00AC0AF5" w:rsidRPr="002B69C6">
        <w:rPr>
          <w:rtl/>
        </w:rPr>
        <w:t xml:space="preserve"> </w:t>
      </w:r>
      <w:r w:rsidR="00AC0AF5" w:rsidRPr="002B69C6">
        <w:rPr>
          <w:rFonts w:hint="cs"/>
          <w:rtl/>
        </w:rPr>
        <w:t>לא</w:t>
      </w:r>
      <w:r w:rsidR="00AC0AF5" w:rsidRPr="002B69C6">
        <w:rPr>
          <w:rtl/>
        </w:rPr>
        <w:t xml:space="preserve"> </w:t>
      </w:r>
      <w:r w:rsidR="00AC0AF5" w:rsidRPr="002B69C6">
        <w:rPr>
          <w:rFonts w:hint="cs"/>
          <w:rtl/>
        </w:rPr>
        <w:t>הקדיש</w:t>
      </w:r>
      <w:r w:rsidR="00AC0AF5" w:rsidRPr="002B69C6">
        <w:rPr>
          <w:rtl/>
        </w:rPr>
        <w:t xml:space="preserve"> </w:t>
      </w:r>
      <w:r w:rsidR="00AC0AF5" w:rsidRPr="002B69C6">
        <w:rPr>
          <w:rFonts w:hint="cs"/>
          <w:rtl/>
        </w:rPr>
        <w:t>לא</w:t>
      </w:r>
      <w:r w:rsidR="00AC0AF5" w:rsidRPr="002B69C6">
        <w:rPr>
          <w:rtl/>
        </w:rPr>
        <w:t xml:space="preserve"> </w:t>
      </w:r>
      <w:r w:rsidR="00AC0AF5" w:rsidRPr="002B69C6">
        <w:rPr>
          <w:rFonts w:hint="cs"/>
          <w:rtl/>
        </w:rPr>
        <w:t>הקרקע</w:t>
      </w:r>
      <w:r w:rsidR="00AC0AF5" w:rsidRPr="002B69C6">
        <w:rPr>
          <w:rtl/>
        </w:rPr>
        <w:t xml:space="preserve"> </w:t>
      </w:r>
      <w:r w:rsidR="00AC0AF5" w:rsidRPr="002B69C6">
        <w:rPr>
          <w:rFonts w:hint="cs"/>
          <w:rtl/>
        </w:rPr>
        <w:t>ולא</w:t>
      </w:r>
      <w:r w:rsidR="00AC0AF5" w:rsidRPr="002B69C6">
        <w:rPr>
          <w:rtl/>
        </w:rPr>
        <w:t xml:space="preserve"> </w:t>
      </w:r>
      <w:r w:rsidR="00AC0AF5" w:rsidRPr="002B69C6">
        <w:rPr>
          <w:rFonts w:hint="cs"/>
          <w:rtl/>
        </w:rPr>
        <w:t>את</w:t>
      </w:r>
      <w:r w:rsidR="00AC0AF5" w:rsidRPr="002B69C6">
        <w:rPr>
          <w:rtl/>
        </w:rPr>
        <w:t xml:space="preserve"> </w:t>
      </w:r>
      <w:r w:rsidR="00AC0AF5" w:rsidRPr="002B69C6">
        <w:rPr>
          <w:rFonts w:hint="cs"/>
          <w:rtl/>
        </w:rPr>
        <w:t>האילנות</w:t>
      </w:r>
      <w:r w:rsidR="00AC0AF5" w:rsidRPr="002B69C6">
        <w:rPr>
          <w:rtl/>
        </w:rPr>
        <w:t xml:space="preserve"> </w:t>
      </w:r>
      <w:r w:rsidR="00AC0AF5" w:rsidRPr="002B69C6">
        <w:rPr>
          <w:rFonts w:hint="cs"/>
          <w:rtl/>
        </w:rPr>
        <w:t>שביניהם</w:t>
      </w:r>
      <w:r w:rsidR="00AC0AF5" w:rsidRPr="002B69C6">
        <w:rPr>
          <w:rtl/>
        </w:rPr>
        <w:t>,</w:t>
      </w:r>
    </w:p>
    <w:p w14:paraId="70812A48" w14:textId="77777777" w:rsidR="00AC0AF5" w:rsidRDefault="00AC0AF5" w:rsidP="00AC0AF5">
      <w:pPr>
        <w:rPr>
          <w:rFonts w:ascii="Fb Fontext" w:hAnsi="Fb Fontext"/>
          <w:sz w:val="32"/>
          <w:rtl/>
        </w:rPr>
      </w:pPr>
      <w:r w:rsidRPr="00C35A2C">
        <w:rPr>
          <w:rFonts w:ascii="Fb Fontext" w:hAnsi="Fb Fontext" w:hint="cs"/>
          <w:sz w:val="32"/>
          <w:rtl/>
        </w:rPr>
        <w:t>לפיכך</w:t>
      </w:r>
      <w:r w:rsidRPr="00C35A2C">
        <w:rPr>
          <w:rFonts w:ascii="Fb Fontext" w:hAnsi="Fb Fontext"/>
          <w:sz w:val="32"/>
          <w:rtl/>
        </w:rPr>
        <w:t xml:space="preserve"> </w:t>
      </w:r>
      <w:r w:rsidRPr="00C35A2C">
        <w:rPr>
          <w:rFonts w:ascii="Fb Fontext" w:hAnsi="Fb Fontext" w:hint="cs"/>
          <w:sz w:val="32"/>
          <w:rtl/>
        </w:rPr>
        <w:t>כשהוא</w:t>
      </w:r>
      <w:r w:rsidRPr="00C35A2C">
        <w:rPr>
          <w:rFonts w:ascii="Fb Fontext" w:hAnsi="Fb Fontext"/>
          <w:sz w:val="32"/>
          <w:rtl/>
        </w:rPr>
        <w:t xml:space="preserve"> </w:t>
      </w:r>
      <w:r w:rsidRPr="00C35A2C">
        <w:rPr>
          <w:rFonts w:ascii="Fb Fontext" w:hAnsi="Fb Fontext" w:hint="cs"/>
          <w:sz w:val="32"/>
          <w:rtl/>
        </w:rPr>
        <w:t>פודה</w:t>
      </w:r>
      <w:r w:rsidRPr="00C35A2C">
        <w:rPr>
          <w:rFonts w:ascii="Fb Fontext" w:hAnsi="Fb Fontext"/>
          <w:sz w:val="32"/>
          <w:rtl/>
        </w:rPr>
        <w:t xml:space="preserve"> - </w:t>
      </w:r>
      <w:r w:rsidRPr="00C35A2C">
        <w:rPr>
          <w:rFonts w:ascii="Fb Fontext" w:hAnsi="Fb Fontext" w:hint="cs"/>
          <w:sz w:val="32"/>
          <w:rtl/>
        </w:rPr>
        <w:t>פודה</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האילנות</w:t>
      </w:r>
      <w:r w:rsidRPr="00C35A2C">
        <w:rPr>
          <w:rFonts w:ascii="Fb Fontext" w:hAnsi="Fb Fontext"/>
          <w:sz w:val="32"/>
          <w:rtl/>
        </w:rPr>
        <w:t xml:space="preserve"> </w:t>
      </w:r>
      <w:r w:rsidRPr="00C35A2C">
        <w:rPr>
          <w:rFonts w:ascii="Fb Fontext" w:hAnsi="Fb Fontext" w:hint="cs"/>
          <w:sz w:val="32"/>
          <w:rtl/>
        </w:rPr>
        <w:t>בשוויהן</w:t>
      </w:r>
      <w:r w:rsidRPr="00C35A2C">
        <w:rPr>
          <w:rFonts w:ascii="Fb Fontext" w:hAnsi="Fb Fontext"/>
          <w:sz w:val="32"/>
          <w:rtl/>
        </w:rPr>
        <w:t>.</w:t>
      </w:r>
    </w:p>
    <w:p w14:paraId="7287FB1B" w14:textId="77777777" w:rsidR="002B69C6" w:rsidRPr="002B69C6" w:rsidRDefault="00AC0AF5" w:rsidP="002B69C6">
      <w:pPr>
        <w:pStyle w:val="36"/>
        <w:framePr w:wrap="notBeside"/>
        <w:rPr>
          <w:rtl/>
        </w:rPr>
      </w:pPr>
      <w:r w:rsidRPr="002B69C6">
        <w:rPr>
          <w:rFonts w:hint="cs"/>
          <w:rtl/>
        </w:rPr>
        <w:t>ולא</w:t>
      </w:r>
      <w:r w:rsidRPr="002B69C6">
        <w:rPr>
          <w:rtl/>
        </w:rPr>
        <w:t xml:space="preserve"> </w:t>
      </w:r>
      <w:r w:rsidRPr="002B69C6">
        <w:rPr>
          <w:rFonts w:hint="cs"/>
          <w:rtl/>
        </w:rPr>
        <w:t>עוד</w:t>
      </w:r>
    </w:p>
    <w:p w14:paraId="26400804" w14:textId="5869A37E" w:rsidR="00AC0AF5" w:rsidRDefault="00AC0AF5" w:rsidP="00AC0AF5">
      <w:pPr>
        <w:rPr>
          <w:rFonts w:ascii="Fb Fontext" w:hAnsi="Fb Fontext"/>
          <w:rtl/>
        </w:rPr>
      </w:pPr>
      <w:r w:rsidRPr="00C35A2C">
        <w:rPr>
          <w:rFonts w:ascii="Fb Fontext" w:hAnsi="Fb Fontext" w:hint="cs"/>
          <w:rtl/>
        </w:rPr>
        <w:t>אלא</w:t>
      </w:r>
      <w:r w:rsidRPr="00C35A2C">
        <w:rPr>
          <w:rFonts w:ascii="Fb Fontext" w:hAnsi="Fb Fontext"/>
          <w:rtl/>
        </w:rPr>
        <w:t xml:space="preserve"> </w:t>
      </w:r>
      <w:r w:rsidRPr="00C35A2C">
        <w:rPr>
          <w:rFonts w:ascii="Fb Fontext" w:hAnsi="Fb Fontext" w:hint="cs"/>
          <w:rtl/>
        </w:rPr>
        <w:t>אפילו</w:t>
      </w:r>
      <w:r w:rsidRPr="00C35A2C">
        <w:rPr>
          <w:rFonts w:ascii="Fb Fontext" w:hAnsi="Fb Fontext"/>
          <w:rtl/>
        </w:rPr>
        <w:t xml:space="preserve"> </w:t>
      </w:r>
      <w:r w:rsidRPr="00C35A2C">
        <w:rPr>
          <w:rFonts w:ascii="Fb Fontext" w:hAnsi="Fb Fontext" w:hint="cs"/>
          <w:rtl/>
        </w:rPr>
        <w:t>הקדיש</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האילנות</w:t>
      </w:r>
      <w:r w:rsidRPr="00C35A2C">
        <w:rPr>
          <w:rFonts w:ascii="Fb Fontext" w:hAnsi="Fb Fontext"/>
          <w:rtl/>
        </w:rPr>
        <w:t xml:space="preserve"> </w:t>
      </w:r>
      <w:r w:rsidRPr="00C35A2C">
        <w:rPr>
          <w:rFonts w:ascii="Fb Fontext" w:hAnsi="Fb Fontext" w:hint="cs"/>
          <w:rtl/>
        </w:rPr>
        <w:t>וחזר</w:t>
      </w:r>
      <w:r w:rsidRPr="00C35A2C">
        <w:rPr>
          <w:rFonts w:ascii="Fb Fontext" w:hAnsi="Fb Fontext"/>
          <w:rtl/>
        </w:rPr>
        <w:t xml:space="preserve"> </w:t>
      </w:r>
      <w:r w:rsidRPr="00C35A2C">
        <w:rPr>
          <w:rFonts w:ascii="Fb Fontext" w:hAnsi="Fb Fontext" w:hint="cs"/>
          <w:rtl/>
        </w:rPr>
        <w:t>והקדיש</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הקרקע</w:t>
      </w:r>
      <w:r w:rsidRPr="00C35A2C">
        <w:rPr>
          <w:rFonts w:ascii="Fb Fontext" w:hAnsi="Fb Fontext"/>
          <w:rtl/>
        </w:rPr>
        <w:t>,</w:t>
      </w:r>
    </w:p>
    <w:p w14:paraId="01803EAC" w14:textId="77777777" w:rsidR="00AC0AF5" w:rsidRDefault="00AC0AF5" w:rsidP="00AC0AF5">
      <w:pPr>
        <w:rPr>
          <w:rFonts w:ascii="Fb Fontext" w:hAnsi="Fb Fontext"/>
          <w:rtl/>
        </w:rPr>
      </w:pPr>
      <w:r w:rsidRPr="00C35A2C">
        <w:rPr>
          <w:rFonts w:ascii="Fb Fontext" w:hAnsi="Fb Fontext" w:hint="cs"/>
          <w:rtl/>
        </w:rPr>
        <w:t>כשפודה</w:t>
      </w:r>
      <w:r w:rsidRPr="00C35A2C">
        <w:rPr>
          <w:rFonts w:ascii="Fb Fontext" w:hAnsi="Fb Fontext"/>
          <w:rtl/>
        </w:rPr>
        <w:t xml:space="preserve"> </w:t>
      </w:r>
      <w:r w:rsidRPr="00C35A2C">
        <w:rPr>
          <w:rFonts w:ascii="Fb Fontext" w:hAnsi="Fb Fontext" w:hint="cs"/>
          <w:rtl/>
        </w:rPr>
        <w:t>האילנות</w:t>
      </w:r>
      <w:r w:rsidRPr="00C35A2C">
        <w:rPr>
          <w:rFonts w:ascii="Fb Fontext" w:hAnsi="Fb Fontext"/>
          <w:rtl/>
        </w:rPr>
        <w:t xml:space="preserve"> </w:t>
      </w:r>
      <w:r w:rsidRPr="00C35A2C">
        <w:rPr>
          <w:rFonts w:ascii="Fb Fontext" w:hAnsi="Fb Fontext" w:hint="cs"/>
          <w:rtl/>
        </w:rPr>
        <w:t>בשוויהן</w:t>
      </w:r>
      <w:r w:rsidRPr="00C35A2C">
        <w:rPr>
          <w:rFonts w:ascii="Fb Fontext" w:hAnsi="Fb Fontext"/>
          <w:rtl/>
        </w:rPr>
        <w:t xml:space="preserve">, </w:t>
      </w:r>
      <w:r w:rsidRPr="00C35A2C">
        <w:rPr>
          <w:rFonts w:ascii="Fb Fontext" w:hAnsi="Fb Fontext" w:hint="cs"/>
          <w:rtl/>
        </w:rPr>
        <w:t>וחוזר</w:t>
      </w:r>
      <w:r w:rsidRPr="00C35A2C">
        <w:rPr>
          <w:rFonts w:ascii="Fb Fontext" w:hAnsi="Fb Fontext"/>
          <w:rtl/>
        </w:rPr>
        <w:t xml:space="preserve"> </w:t>
      </w:r>
      <w:r w:rsidRPr="00C35A2C">
        <w:rPr>
          <w:rFonts w:ascii="Fb Fontext" w:hAnsi="Fb Fontext" w:hint="cs"/>
          <w:rtl/>
        </w:rPr>
        <w:t>ופודה</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זרע</w:t>
      </w:r>
      <w:r w:rsidRPr="00C35A2C">
        <w:rPr>
          <w:rFonts w:ascii="Fb Fontext" w:hAnsi="Fb Fontext"/>
          <w:rtl/>
        </w:rPr>
        <w:t xml:space="preserve"> </w:t>
      </w:r>
      <w:r w:rsidRPr="00C35A2C">
        <w:rPr>
          <w:rFonts w:ascii="Fb Fontext" w:hAnsi="Fb Fontext" w:hint="cs"/>
          <w:rtl/>
        </w:rPr>
        <w:t>חומר</w:t>
      </w:r>
      <w:r w:rsidRPr="00C35A2C">
        <w:rPr>
          <w:rFonts w:ascii="Fb Fontext" w:hAnsi="Fb Fontext"/>
          <w:rtl/>
        </w:rPr>
        <w:t xml:space="preserve"> </w:t>
      </w:r>
      <w:r w:rsidRPr="00C35A2C">
        <w:rPr>
          <w:rFonts w:ascii="Fb Fontext" w:hAnsi="Fb Fontext" w:hint="cs"/>
          <w:rtl/>
        </w:rPr>
        <w:t>שעורים</w:t>
      </w:r>
      <w:r w:rsidRPr="00C35A2C">
        <w:rPr>
          <w:rFonts w:ascii="Fb Fontext" w:hAnsi="Fb Fontext"/>
          <w:rtl/>
        </w:rPr>
        <w:t xml:space="preserve"> </w:t>
      </w:r>
      <w:r w:rsidRPr="00C35A2C">
        <w:rPr>
          <w:rFonts w:ascii="Fb Fontext" w:hAnsi="Fb Fontext" w:hint="cs"/>
          <w:rtl/>
        </w:rPr>
        <w:t>בנ</w:t>
      </w:r>
      <w:r w:rsidRPr="00F10693">
        <w:rPr>
          <w:rFonts w:hint="cs"/>
          <w:rtl/>
        </w:rPr>
        <w:t>'</w:t>
      </w:r>
      <w:r w:rsidRPr="00F10693">
        <w:rPr>
          <w:rtl/>
        </w:rPr>
        <w:t xml:space="preserve"> </w:t>
      </w:r>
      <w:r w:rsidRPr="00C35A2C">
        <w:rPr>
          <w:rFonts w:ascii="Fb Fontext" w:hAnsi="Fb Fontext" w:hint="cs"/>
          <w:rtl/>
        </w:rPr>
        <w:t>שקל</w:t>
      </w:r>
      <w:r w:rsidRPr="00C35A2C">
        <w:rPr>
          <w:rFonts w:ascii="Fb Fontext" w:hAnsi="Fb Fontext"/>
          <w:rtl/>
        </w:rPr>
        <w:t xml:space="preserve"> </w:t>
      </w:r>
      <w:r w:rsidRPr="00C35A2C">
        <w:rPr>
          <w:rFonts w:ascii="Fb Fontext" w:hAnsi="Fb Fontext" w:hint="cs"/>
          <w:rtl/>
        </w:rPr>
        <w:t>כסף</w:t>
      </w:r>
      <w:r w:rsidRPr="00C35A2C">
        <w:rPr>
          <w:rFonts w:ascii="Fb Fontext" w:hAnsi="Fb Fontext"/>
          <w:rtl/>
        </w:rPr>
        <w:t>.</w:t>
      </w:r>
    </w:p>
    <w:p w14:paraId="2FF10F52" w14:textId="17AB2668" w:rsidR="00AC0AF5" w:rsidRPr="00C35A2C" w:rsidRDefault="00AC0AF5" w:rsidP="00AC0AF5">
      <w:pPr>
        <w:rPr>
          <w:rFonts w:ascii="Fb Fontext" w:hAnsi="Fb Fontext"/>
          <w:rtl/>
        </w:rPr>
      </w:pPr>
      <w:r w:rsidRPr="00C35A2C">
        <w:rPr>
          <w:rFonts w:ascii="Fb Fontext" w:hAnsi="Fb Fontext" w:hint="cs"/>
          <w:rtl/>
        </w:rPr>
        <w:lastRenderedPageBreak/>
        <w:t>מני</w:t>
      </w:r>
      <w:r>
        <w:rPr>
          <w:rFonts w:ascii="Fb Fontext" w:hAnsi="Fb Fontext" w:hint="cs"/>
          <w:rtl/>
        </w:rPr>
        <w:t>:</w:t>
      </w:r>
      <w:r w:rsidRPr="00C35A2C">
        <w:rPr>
          <w:rFonts w:ascii="Fb Fontext" w:hAnsi="Fb Fontext"/>
          <w:rtl/>
        </w:rPr>
        <w:t xml:space="preserve"> </w:t>
      </w:r>
      <w:r w:rsidRPr="00C35A2C">
        <w:rPr>
          <w:rFonts w:ascii="Fb Fontext" w:hAnsi="Fb Fontext" w:hint="cs"/>
          <w:rtl/>
        </w:rPr>
        <w:t>אי</w:t>
      </w:r>
      <w:r w:rsidRPr="00C35A2C">
        <w:rPr>
          <w:rFonts w:ascii="Fb Fontext" w:hAnsi="Fb Fontext"/>
          <w:rtl/>
        </w:rPr>
        <w:t xml:space="preserve"> </w:t>
      </w:r>
      <w:r>
        <w:rPr>
          <w:rStyle w:val="affffe"/>
          <w:rFonts w:ascii="Fb Fontext" w:hAnsi="Fb Fontext" w:hint="cs"/>
          <w:rtl/>
          <w:rPrChange w:id="9296" w:author="מנוע אמוראים" w:date="2026-10-05T16:41:09Z">
            <w:rPr>
              <w:rFonts w:ascii="Fb Fontext" w:hAnsi="Fb Fontext" w:hint="cs"/>
              <w:rtl/>
            </w:rPr>
          </w:rPrChange>
        </w:rPr>
        <w:t xml:space="preserve">ר</w:t>
      </w:r>
      <w:r>
        <w:rPr>
          <w:rStyle w:val="affffe"/>
          <w:rFonts w:ascii="Fb Fontext" w:hAnsi="Fb Fontext"/>
          <w:rtl/>
          <w:rPrChange w:id="9297" w:author="מנוע אמוראים" w:date="2026-10-05T16:41:09Z">
            <w:rPr>
              <w:rFonts w:ascii="Fb Fontext" w:hAnsi="Fb Fontext"/>
              <w:rtl/>
            </w:rPr>
          </w:rPrChange>
        </w:rPr>
        <w:t xml:space="preserve">"</w:t>
      </w:r>
      <w:r>
        <w:rPr>
          <w:rStyle w:val="affffe"/>
          <w:rFonts w:ascii="Fb Fontext" w:hAnsi="Fb Fontext" w:hint="cs"/>
          <w:rtl/>
          <w:rPrChange w:id="9298" w:author="מנוע אמוראים" w:date="2026-10-05T16:41:09Z">
            <w:rPr>
              <w:rFonts w:ascii="Fb Fontext" w:hAnsi="Fb Fontext" w:hint="cs"/>
              <w:rtl/>
            </w:rPr>
          </w:rPrChange>
        </w:rPr>
        <w:t xml:space="preserve">ע</w:t>
      </w:r>
      <w:r w:rsidRPr="00C35A2C">
        <w:rPr>
          <w:rFonts w:ascii="Fb Fontext" w:hAnsi="Fb Fontext"/>
          <w:rtl/>
        </w:rPr>
        <w:t xml:space="preserve"> </w:t>
      </w:r>
      <w:r w:rsidRPr="00C35A2C">
        <w:rPr>
          <w:rFonts w:ascii="Fb Fontext" w:hAnsi="Fb Fontext" w:hint="cs"/>
          <w:rtl/>
        </w:rPr>
        <w:t>מוכר</w:t>
      </w:r>
      <w:r w:rsidRPr="00C35A2C">
        <w:rPr>
          <w:rFonts w:ascii="Fb Fontext" w:hAnsi="Fb Fontext"/>
          <w:rtl/>
        </w:rPr>
        <w:t xml:space="preserve"> </w:t>
      </w:r>
      <w:r w:rsidRPr="00C35A2C">
        <w:rPr>
          <w:rFonts w:ascii="Fb Fontext" w:hAnsi="Fb Fontext" w:hint="cs"/>
          <w:rtl/>
        </w:rPr>
        <w:t>בעין</w:t>
      </w:r>
      <w:r w:rsidRPr="00C35A2C">
        <w:rPr>
          <w:rFonts w:ascii="Fb Fontext" w:hAnsi="Fb Fontext"/>
          <w:rtl/>
        </w:rPr>
        <w:t xml:space="preserve"> </w:t>
      </w:r>
      <w:r w:rsidRPr="00C35A2C">
        <w:rPr>
          <w:rFonts w:ascii="Fb Fontext" w:hAnsi="Fb Fontext" w:hint="cs"/>
          <w:rtl/>
        </w:rPr>
        <w:t>יפה</w:t>
      </w:r>
      <w:r w:rsidRPr="00C35A2C">
        <w:rPr>
          <w:rFonts w:ascii="Fb Fontext" w:hAnsi="Fb Fontext"/>
          <w:rtl/>
        </w:rPr>
        <w:t xml:space="preserve"> </w:t>
      </w:r>
      <w:r w:rsidRPr="00C35A2C">
        <w:rPr>
          <w:rFonts w:ascii="Fb Fontext" w:hAnsi="Fb Fontext" w:hint="cs"/>
          <w:rtl/>
        </w:rPr>
        <w:t>מוכר</w:t>
      </w:r>
      <w:r w:rsidRPr="00C35A2C">
        <w:rPr>
          <w:rFonts w:ascii="Fb Fontext" w:hAnsi="Fb Fontext"/>
          <w:rtl/>
        </w:rPr>
        <w:t xml:space="preserve">, </w:t>
      </w:r>
      <w:r w:rsidRPr="00C35A2C">
        <w:rPr>
          <w:rFonts w:ascii="Fb Fontext" w:hAnsi="Fb Fontext" w:hint="cs"/>
          <w:rtl/>
        </w:rPr>
        <w:t>וכ</w:t>
      </w:r>
      <w:r w:rsidRPr="00C35A2C">
        <w:rPr>
          <w:rFonts w:ascii="Fb Fontext" w:hAnsi="Fb Fontext"/>
          <w:rtl/>
        </w:rPr>
        <w:t>"</w:t>
      </w:r>
      <w:r w:rsidRPr="00C35A2C">
        <w:rPr>
          <w:rFonts w:ascii="Fb Fontext" w:hAnsi="Fb Fontext" w:hint="cs"/>
          <w:rtl/>
        </w:rPr>
        <w:t>ש</w:t>
      </w:r>
      <w:r w:rsidRPr="00C35A2C">
        <w:rPr>
          <w:rFonts w:ascii="Fb Fontext" w:hAnsi="Fb Fontext"/>
          <w:rtl/>
        </w:rPr>
        <w:t xml:space="preserve"> </w:t>
      </w:r>
      <w:r w:rsidRPr="00C35A2C">
        <w:rPr>
          <w:rFonts w:ascii="Fb Fontext" w:hAnsi="Fb Fontext" w:hint="cs"/>
          <w:rtl/>
        </w:rPr>
        <w:t>מקדיש</w:t>
      </w:r>
      <w:r w:rsidR="00FC6EB3">
        <w:rPr>
          <w:rStyle w:val="aff1"/>
          <w:rFonts w:ascii="Fb Fontext" w:hAnsi="Fb Fontext"/>
          <w:rtl/>
        </w:rPr>
        <w:footnoteReference w:id="63"/>
      </w:r>
    </w:p>
    <w:p w14:paraId="075C1BBA" w14:textId="77777777" w:rsidR="002B69C6" w:rsidRPr="002B69C6" w:rsidRDefault="00AC0AF5" w:rsidP="002B69C6">
      <w:pPr>
        <w:pStyle w:val="36"/>
        <w:framePr w:wrap="notBeside"/>
        <w:rPr>
          <w:rtl/>
        </w:rPr>
      </w:pPr>
      <w:r w:rsidRPr="002B69C6">
        <w:rPr>
          <w:rFonts w:hint="cs"/>
          <w:rtl/>
        </w:rPr>
        <w:t xml:space="preserve">ולאו רבנן </w:t>
      </w:r>
    </w:p>
    <w:p w14:paraId="4E68EE56" w14:textId="77777777" w:rsidR="002B69C6" w:rsidRDefault="00AC0AF5" w:rsidP="00AC0AF5">
      <w:pPr>
        <w:rPr>
          <w:rFonts w:ascii="Fb Fontext" w:hAnsi="Fb Fontext"/>
          <w:sz w:val="32"/>
          <w:rtl/>
        </w:rPr>
      </w:pPr>
      <w:r w:rsidRPr="00C35A2C">
        <w:rPr>
          <w:rFonts w:ascii="Fb Fontext" w:hAnsi="Fb Fontext" w:hint="cs"/>
          <w:sz w:val="32"/>
          <w:rtl/>
        </w:rPr>
        <w:t xml:space="preserve">דמוכר בעין רעה ומקדיש בעין יפה </w:t>
      </w:r>
    </w:p>
    <w:p w14:paraId="27A809C0" w14:textId="6264A016" w:rsidR="00AC0AF5" w:rsidRDefault="00AC0AF5" w:rsidP="00AC0AF5">
      <w:pPr>
        <w:rPr>
          <w:rFonts w:ascii="Fb Fontext" w:hAnsi="Fb Fontext"/>
          <w:sz w:val="32"/>
          <w:rtl/>
        </w:rPr>
      </w:pPr>
      <w:r>
        <w:rPr>
          <w:rFonts w:ascii="Fb Fontext" w:hAnsi="Fb Fontext" w:hint="cs"/>
          <w:sz w:val="32"/>
          <w:rtl/>
        </w:rPr>
        <w:t xml:space="preserve">אלא </w:t>
      </w:r>
      <w:r>
        <w:rPr>
          <w:rStyle w:val="affffe"/>
          <w:rFonts w:ascii="Fb Fontext" w:hAnsi="Fb Fontext" w:hint="cs"/>
          <w:sz w:val="32"/>
          <w:rtl/>
          <w:rPrChange w:id="9299" w:author="מנוע אמוראים" w:date="2026-10-05T16:41:09Z">
            <w:rPr>
              <w:rFonts w:ascii="Fb Fontext" w:hAnsi="Fb Fontext" w:hint="cs"/>
              <w:sz w:val="32"/>
              <w:rtl/>
            </w:rPr>
          </w:rPrChange>
        </w:rPr>
        <w:t xml:space="preserve">ר</w:t>
      </w:r>
      <w:r>
        <w:rPr>
          <w:rStyle w:val="affffe"/>
          <w:rFonts w:ascii="Fb Fontext" w:hAnsi="Fb Fontext"/>
          <w:sz w:val="32"/>
          <w:rtl/>
          <w:rPrChange w:id="9300" w:author="מנוע אמוראים" w:date="2026-10-05T16:41:09Z">
            <w:rPr>
              <w:rFonts w:ascii="Fb Fontext" w:hAnsi="Fb Fontext"/>
              <w:sz w:val="32"/>
              <w:rtl/>
            </w:rPr>
          </w:rPrChange>
        </w:rPr>
        <w:t xml:space="preserve">"</w:t>
      </w:r>
      <w:r>
        <w:rPr>
          <w:rStyle w:val="affffe"/>
          <w:rFonts w:ascii="Fb Fontext" w:hAnsi="Fb Fontext" w:hint="cs"/>
          <w:sz w:val="32"/>
          <w:rtl/>
          <w:rPrChange w:id="9301" w:author="מנוע אמוראים" w:date="2026-10-05T16:41:09Z">
            <w:rPr>
              <w:rFonts w:ascii="Fb Fontext" w:hAnsi="Fb Fontext" w:hint="cs"/>
              <w:sz w:val="32"/>
              <w:rtl/>
            </w:rPr>
          </w:rPrChange>
        </w:rPr>
        <w:t xml:space="preserve">ש</w:t>
      </w:r>
      <w:r>
        <w:rPr>
          <w:rFonts w:ascii="Fb Fontext" w:hAnsi="Fb Fontext" w:hint="cs"/>
          <w:sz w:val="32"/>
          <w:rtl/>
        </w:rPr>
        <w:t xml:space="preserve"> </w:t>
      </w:r>
      <w:r w:rsidR="002B69C6">
        <w:rPr>
          <w:rFonts w:ascii="Fb Fontext" w:hAnsi="Fb Fontext" w:hint="cs"/>
          <w:sz w:val="32"/>
          <w:rtl/>
        </w:rPr>
        <w:t>וכ</w:t>
      </w:r>
      <w:r w:rsidRPr="00C35A2C">
        <w:rPr>
          <w:rFonts w:ascii="Fb Fontext" w:hAnsi="Fb Fontext" w:hint="cs"/>
          <w:sz w:val="32"/>
          <w:rtl/>
        </w:rPr>
        <w:t>רבנן וס</w:t>
      </w:r>
      <w:r w:rsidRPr="00C35A2C">
        <w:rPr>
          <w:rFonts w:ascii="Fb Fontext" w:hAnsi="Fb Fontext"/>
          <w:sz w:val="32"/>
          <w:rtl/>
        </w:rPr>
        <w:t>"</w:t>
      </w:r>
      <w:r w:rsidRPr="00C35A2C">
        <w:rPr>
          <w:rFonts w:ascii="Fb Fontext" w:hAnsi="Fb Fontext" w:hint="cs"/>
          <w:sz w:val="32"/>
          <w:rtl/>
        </w:rPr>
        <w:t>ל גם מקדיש בעין רעה ומשייר ארעא,</w:t>
      </w:r>
    </w:p>
    <w:p w14:paraId="7B2BFA33" w14:textId="77777777" w:rsidR="002B69C6" w:rsidRPr="002B69C6" w:rsidRDefault="00AC0AF5" w:rsidP="002B69C6">
      <w:pPr>
        <w:pStyle w:val="36"/>
        <w:framePr w:wrap="notBeside"/>
        <w:rPr>
          <w:rtl/>
        </w:rPr>
      </w:pPr>
      <w:r w:rsidRPr="002B69C6">
        <w:rPr>
          <w:rFonts w:hint="cs"/>
          <w:rtl/>
        </w:rPr>
        <w:t>והך</w:t>
      </w:r>
    </w:p>
    <w:p w14:paraId="748AC1F8" w14:textId="1D7CDD1B" w:rsidR="00AC0AF5" w:rsidRPr="00C35A2C" w:rsidRDefault="00AC0AF5" w:rsidP="00AC0AF5">
      <w:pPr>
        <w:rPr>
          <w:rFonts w:ascii="Fb Fontext" w:hAnsi="Fb Fontext"/>
          <w:rtl/>
        </w:rPr>
      </w:pPr>
      <w:r w:rsidRPr="00C35A2C">
        <w:rPr>
          <w:rFonts w:ascii="Fb Fontext" w:hAnsi="Fb Fontext" w:hint="cs"/>
          <w:rtl/>
        </w:rPr>
        <w:t>דלא הקדיש חרוב המורכב וסדן השקמה הואיל</w:t>
      </w:r>
      <w:r w:rsidRPr="00C35A2C">
        <w:rPr>
          <w:rFonts w:ascii="Fb Fontext" w:hAnsi="Fb Fontext"/>
          <w:rtl/>
        </w:rPr>
        <w:t xml:space="preserve"> </w:t>
      </w:r>
      <w:r w:rsidRPr="00C35A2C">
        <w:rPr>
          <w:rFonts w:ascii="Fb Fontext" w:hAnsi="Fb Fontext" w:hint="cs"/>
          <w:rtl/>
        </w:rPr>
        <w:t>ויונקין</w:t>
      </w:r>
      <w:r w:rsidRPr="00C35A2C">
        <w:rPr>
          <w:rFonts w:ascii="Fb Fontext" w:hAnsi="Fb Fontext"/>
          <w:rtl/>
        </w:rPr>
        <w:t xml:space="preserve"> </w:t>
      </w:r>
      <w:r w:rsidRPr="00C35A2C">
        <w:rPr>
          <w:rFonts w:ascii="Fb Fontext" w:hAnsi="Fb Fontext" w:hint="cs"/>
          <w:rtl/>
        </w:rPr>
        <w:t>משדה</w:t>
      </w:r>
      <w:r w:rsidRPr="00C35A2C">
        <w:rPr>
          <w:rFonts w:ascii="Fb Fontext" w:hAnsi="Fb Fontext"/>
          <w:rtl/>
        </w:rPr>
        <w:t xml:space="preserve"> </w:t>
      </w:r>
      <w:r w:rsidRPr="00C35A2C">
        <w:rPr>
          <w:rFonts w:ascii="Fb Fontext" w:hAnsi="Fb Fontext" w:hint="cs"/>
          <w:rtl/>
        </w:rPr>
        <w:t>הקדש לדבריהם דרבנן קאמר ורבנן ס</w:t>
      </w:r>
      <w:r w:rsidRPr="00C35A2C">
        <w:rPr>
          <w:rFonts w:ascii="Fb Fontext" w:hAnsi="Fb Fontext"/>
          <w:rtl/>
        </w:rPr>
        <w:t>"</w:t>
      </w:r>
      <w:r w:rsidRPr="00C35A2C">
        <w:rPr>
          <w:rFonts w:ascii="Fb Fontext" w:hAnsi="Fb Fontext" w:hint="cs"/>
          <w:rtl/>
        </w:rPr>
        <w:t>ל ל</w:t>
      </w:r>
      <w:r w:rsidRPr="00C35A2C">
        <w:rPr>
          <w:rFonts w:ascii="Fb Fontext" w:hAnsi="Fb Fontext"/>
          <w:rtl/>
        </w:rPr>
        <w:t>"</w:t>
      </w:r>
      <w:r w:rsidRPr="00C35A2C">
        <w:rPr>
          <w:rFonts w:ascii="Fb Fontext" w:hAnsi="Fb Fontext" w:hint="cs"/>
          <w:rtl/>
        </w:rPr>
        <w:t>ש</w:t>
      </w:r>
      <w:r w:rsidR="00FC6EB3">
        <w:rPr>
          <w:rStyle w:val="aff1"/>
          <w:rFonts w:ascii="Fb Fontext" w:hAnsi="Fb Fontext"/>
          <w:rtl/>
        </w:rPr>
        <w:footnoteReference w:id="64"/>
      </w:r>
    </w:p>
    <w:p w14:paraId="2835ECE0" w14:textId="10B0731B" w:rsidR="00AC0AF5" w:rsidRPr="001B450D" w:rsidRDefault="001B450D" w:rsidP="00AC0AF5">
      <w:pPr>
        <w:pStyle w:val="aff9"/>
        <w:rPr>
          <w:rtl/>
        </w:rPr>
      </w:pPr>
      <w:r w:rsidRPr="001B450D">
        <w:rPr>
          <w:rFonts w:hint="cs"/>
          <w:rtl/>
        </w:rPr>
        <w:t>***</w:t>
      </w:r>
    </w:p>
    <w:p w14:paraId="37CD0280" w14:textId="77777777" w:rsidR="00AC0AF5" w:rsidRPr="00C35A2C" w:rsidRDefault="00AC0AF5" w:rsidP="00982F98">
      <w:pPr>
        <w:pStyle w:val="affe"/>
        <w:framePr w:wrap="around"/>
        <w:rPr>
          <w:rtl/>
        </w:rPr>
      </w:pPr>
      <w:r w:rsidRPr="00C35A2C">
        <w:rPr>
          <w:rFonts w:hint="cs"/>
          <w:rtl/>
        </w:rPr>
        <w:t>עב:</w:t>
      </w:r>
    </w:p>
    <w:p w14:paraId="4EE5BA05" w14:textId="77777777" w:rsidR="00AC0AF5" w:rsidRDefault="00AC0AF5" w:rsidP="00AC0AF5">
      <w:pPr>
        <w:rPr>
          <w:rFonts w:ascii="Fb Fontext" w:hAnsi="Fb Fontext"/>
          <w:sz w:val="32"/>
          <w:rtl/>
        </w:rPr>
      </w:pPr>
      <w:r w:rsidRPr="00C35A2C">
        <w:rPr>
          <w:rFonts w:ascii="Fb Fontext" w:hAnsi="Fb Fontext"/>
          <w:rtl/>
        </w:rPr>
        <w:t>•</w:t>
      </w:r>
      <w:r w:rsidRPr="00C35A2C">
        <w:rPr>
          <w:rFonts w:ascii="Fb Fontext" w:hAnsi="Fb Fontext" w:hint="cs"/>
          <w:sz w:val="32"/>
          <w:rtl/>
        </w:rPr>
        <w:t xml:space="preserve"> והך דסיפא</w:t>
      </w:r>
      <w:r w:rsidRPr="00C35A2C">
        <w:rPr>
          <w:rFonts w:ascii="Fb Fontext" w:hAnsi="Fb Fontext"/>
          <w:sz w:val="32"/>
          <w:rtl/>
        </w:rPr>
        <w:t xml:space="preserve">: </w:t>
      </w:r>
      <w:r w:rsidRPr="00C35A2C">
        <w:rPr>
          <w:rFonts w:ascii="Fb Fontext" w:hAnsi="Fb Fontext" w:hint="cs"/>
          <w:sz w:val="32"/>
          <w:rtl/>
        </w:rPr>
        <w:t>ולא</w:t>
      </w:r>
      <w:r w:rsidRPr="00C35A2C">
        <w:rPr>
          <w:rFonts w:ascii="Fb Fontext" w:hAnsi="Fb Fontext"/>
          <w:sz w:val="32"/>
          <w:rtl/>
        </w:rPr>
        <w:t xml:space="preserve"> </w:t>
      </w:r>
      <w:r w:rsidRPr="00C35A2C">
        <w:rPr>
          <w:rFonts w:ascii="Fb Fontext" w:hAnsi="Fb Fontext" w:hint="cs"/>
          <w:sz w:val="32"/>
          <w:rtl/>
        </w:rPr>
        <w:t>עוד</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אפילו</w:t>
      </w:r>
      <w:r w:rsidRPr="00C35A2C">
        <w:rPr>
          <w:rFonts w:ascii="Fb Fontext" w:hAnsi="Fb Fontext"/>
          <w:sz w:val="32"/>
          <w:rtl/>
        </w:rPr>
        <w:t xml:space="preserve"> </w:t>
      </w:r>
      <w:r w:rsidRPr="00C35A2C">
        <w:rPr>
          <w:rFonts w:ascii="Fb Fontext" w:hAnsi="Fb Fontext" w:hint="cs"/>
          <w:sz w:val="32"/>
          <w:rtl/>
        </w:rPr>
        <w:t>הקדיש</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האילנות</w:t>
      </w:r>
      <w:r w:rsidRPr="00C35A2C">
        <w:rPr>
          <w:rFonts w:ascii="Fb Fontext" w:hAnsi="Fb Fontext"/>
          <w:sz w:val="32"/>
          <w:rtl/>
        </w:rPr>
        <w:t xml:space="preserve"> </w:t>
      </w:r>
      <w:r w:rsidRPr="00C35A2C">
        <w:rPr>
          <w:rFonts w:ascii="Fb Fontext" w:hAnsi="Fb Fontext" w:hint="cs"/>
          <w:sz w:val="32"/>
          <w:rtl/>
        </w:rPr>
        <w:t>וחזר</w:t>
      </w:r>
      <w:r w:rsidRPr="00C35A2C">
        <w:rPr>
          <w:rFonts w:ascii="Fb Fontext" w:hAnsi="Fb Fontext"/>
          <w:sz w:val="32"/>
          <w:rtl/>
        </w:rPr>
        <w:t xml:space="preserve"> </w:t>
      </w:r>
      <w:r w:rsidRPr="00C35A2C">
        <w:rPr>
          <w:rFonts w:ascii="Fb Fontext" w:hAnsi="Fb Fontext" w:hint="cs"/>
          <w:sz w:val="32"/>
          <w:rtl/>
        </w:rPr>
        <w:t>והקדיש</w:t>
      </w:r>
      <w:r w:rsidRPr="00C35A2C">
        <w:rPr>
          <w:rFonts w:ascii="Fb Fontext" w:hAnsi="Fb Fontext"/>
          <w:sz w:val="32"/>
          <w:rtl/>
        </w:rPr>
        <w:t xml:space="preserve"> </w:t>
      </w:r>
      <w:r w:rsidRPr="00C35A2C">
        <w:rPr>
          <w:rFonts w:ascii="Fb Fontext" w:hAnsi="Fb Fontext" w:hint="cs"/>
          <w:sz w:val="32"/>
          <w:rtl/>
        </w:rPr>
        <w:t>את</w:t>
      </w:r>
      <w:r w:rsidRPr="00C35A2C">
        <w:rPr>
          <w:rFonts w:ascii="Fb Fontext" w:hAnsi="Fb Fontext"/>
          <w:sz w:val="32"/>
          <w:rtl/>
        </w:rPr>
        <w:t xml:space="preserve"> </w:t>
      </w:r>
      <w:r w:rsidRPr="00C35A2C">
        <w:rPr>
          <w:rFonts w:ascii="Fb Fontext" w:hAnsi="Fb Fontext" w:hint="cs"/>
          <w:sz w:val="32"/>
          <w:rtl/>
        </w:rPr>
        <w:t>הקרקע</w:t>
      </w:r>
      <w:r w:rsidRPr="00C35A2C">
        <w:rPr>
          <w:rFonts w:ascii="Fb Fontext" w:hAnsi="Fb Fontext"/>
          <w:sz w:val="32"/>
          <w:rtl/>
        </w:rPr>
        <w:t>,</w:t>
      </w:r>
    </w:p>
    <w:p w14:paraId="5E1E43A2" w14:textId="77777777" w:rsidR="00AC0AF5" w:rsidRDefault="00AC0AF5" w:rsidP="00AC0AF5">
      <w:pPr>
        <w:rPr>
          <w:rFonts w:ascii="Fb Fontext" w:hAnsi="Fb Fontext"/>
          <w:rtl/>
        </w:rPr>
      </w:pPr>
      <w:r w:rsidRPr="00C35A2C">
        <w:rPr>
          <w:rFonts w:ascii="Fb Fontext" w:hAnsi="Fb Fontext" w:hint="cs"/>
          <w:rtl/>
        </w:rPr>
        <w:t>כשפודה</w:t>
      </w:r>
      <w:r w:rsidRPr="00C35A2C">
        <w:rPr>
          <w:rFonts w:ascii="Fb Fontext" w:hAnsi="Fb Fontext"/>
          <w:rtl/>
        </w:rPr>
        <w:t xml:space="preserve"> </w:t>
      </w:r>
      <w:r w:rsidRPr="00C35A2C">
        <w:rPr>
          <w:rFonts w:ascii="Fb Fontext" w:hAnsi="Fb Fontext" w:hint="cs"/>
          <w:rtl/>
        </w:rPr>
        <w:t>האילנות</w:t>
      </w:r>
      <w:r w:rsidRPr="00C35A2C">
        <w:rPr>
          <w:rFonts w:ascii="Fb Fontext" w:hAnsi="Fb Fontext"/>
          <w:rtl/>
        </w:rPr>
        <w:t xml:space="preserve"> </w:t>
      </w:r>
      <w:r w:rsidRPr="00C35A2C">
        <w:rPr>
          <w:rFonts w:ascii="Fb Fontext" w:hAnsi="Fb Fontext" w:hint="cs"/>
          <w:rtl/>
        </w:rPr>
        <w:t>בשוייהן</w:t>
      </w:r>
      <w:r w:rsidRPr="00C35A2C">
        <w:rPr>
          <w:rFonts w:ascii="Fb Fontext" w:hAnsi="Fb Fontext"/>
          <w:rtl/>
        </w:rPr>
        <w:t xml:space="preserve">, </w:t>
      </w:r>
      <w:r w:rsidRPr="00C35A2C">
        <w:rPr>
          <w:rFonts w:ascii="Fb Fontext" w:hAnsi="Fb Fontext" w:hint="cs"/>
          <w:rtl/>
        </w:rPr>
        <w:t>וחוזר</w:t>
      </w:r>
      <w:r w:rsidRPr="00C35A2C">
        <w:rPr>
          <w:rFonts w:ascii="Fb Fontext" w:hAnsi="Fb Fontext"/>
          <w:rtl/>
        </w:rPr>
        <w:t xml:space="preserve"> </w:t>
      </w:r>
      <w:r w:rsidRPr="00C35A2C">
        <w:rPr>
          <w:rFonts w:ascii="Fb Fontext" w:hAnsi="Fb Fontext" w:hint="cs"/>
          <w:rtl/>
        </w:rPr>
        <w:t>ופודה</w:t>
      </w:r>
      <w:r w:rsidRPr="00C35A2C">
        <w:rPr>
          <w:rFonts w:ascii="Fb Fontext" w:hAnsi="Fb Fontext"/>
          <w:rtl/>
        </w:rPr>
        <w:t xml:space="preserve"> </w:t>
      </w:r>
      <w:r w:rsidRPr="00C35A2C">
        <w:rPr>
          <w:rFonts w:ascii="Fb Fontext" w:hAnsi="Fb Fontext" w:hint="cs"/>
          <w:rtl/>
        </w:rPr>
        <w:t>בית</w:t>
      </w:r>
      <w:r w:rsidRPr="00C35A2C">
        <w:rPr>
          <w:rFonts w:ascii="Fb Fontext" w:hAnsi="Fb Fontext"/>
          <w:rtl/>
        </w:rPr>
        <w:t xml:space="preserve"> </w:t>
      </w:r>
      <w:r w:rsidRPr="00C35A2C">
        <w:rPr>
          <w:rFonts w:ascii="Fb Fontext" w:hAnsi="Fb Fontext" w:hint="cs"/>
          <w:rtl/>
        </w:rPr>
        <w:t>זרע</w:t>
      </w:r>
      <w:r w:rsidRPr="00C35A2C">
        <w:rPr>
          <w:rFonts w:ascii="Fb Fontext" w:hAnsi="Fb Fontext"/>
          <w:rtl/>
        </w:rPr>
        <w:t xml:space="preserve"> </w:t>
      </w:r>
      <w:r w:rsidRPr="00C35A2C">
        <w:rPr>
          <w:rFonts w:ascii="Fb Fontext" w:hAnsi="Fb Fontext" w:hint="cs"/>
          <w:rtl/>
        </w:rPr>
        <w:t>חומר</w:t>
      </w:r>
      <w:r w:rsidRPr="00C35A2C">
        <w:rPr>
          <w:rFonts w:ascii="Fb Fontext" w:hAnsi="Fb Fontext"/>
          <w:rtl/>
        </w:rPr>
        <w:t xml:space="preserve"> </w:t>
      </w:r>
      <w:r w:rsidRPr="00C35A2C">
        <w:rPr>
          <w:rFonts w:ascii="Fb Fontext" w:hAnsi="Fb Fontext" w:hint="cs"/>
          <w:rtl/>
        </w:rPr>
        <w:t>שעורים</w:t>
      </w:r>
      <w:r w:rsidRPr="00C35A2C">
        <w:rPr>
          <w:rFonts w:ascii="Fb Fontext" w:hAnsi="Fb Fontext"/>
          <w:rtl/>
        </w:rPr>
        <w:t xml:space="preserve"> </w:t>
      </w:r>
      <w:r w:rsidRPr="00C35A2C">
        <w:rPr>
          <w:rFonts w:ascii="Fb Fontext" w:hAnsi="Fb Fontext" w:hint="cs"/>
          <w:rtl/>
        </w:rPr>
        <w:t>בנ</w:t>
      </w:r>
      <w:r w:rsidRPr="00F10693">
        <w:rPr>
          <w:rFonts w:hint="cs"/>
          <w:rtl/>
        </w:rPr>
        <w:t>'</w:t>
      </w:r>
      <w:r w:rsidRPr="00F10693">
        <w:rPr>
          <w:rtl/>
        </w:rPr>
        <w:t xml:space="preserve"> </w:t>
      </w:r>
      <w:r w:rsidRPr="00C35A2C">
        <w:rPr>
          <w:rFonts w:ascii="Fb Fontext" w:hAnsi="Fb Fontext" w:hint="cs"/>
          <w:rtl/>
        </w:rPr>
        <w:t>שקל</w:t>
      </w:r>
      <w:r w:rsidRPr="00C35A2C">
        <w:rPr>
          <w:rFonts w:ascii="Fb Fontext" w:hAnsi="Fb Fontext"/>
          <w:rtl/>
        </w:rPr>
        <w:t xml:space="preserve"> </w:t>
      </w:r>
      <w:r w:rsidRPr="00C35A2C">
        <w:rPr>
          <w:rFonts w:ascii="Fb Fontext" w:hAnsi="Fb Fontext" w:hint="cs"/>
          <w:rtl/>
        </w:rPr>
        <w:t>כסף</w:t>
      </w:r>
      <w:r w:rsidRPr="00C35A2C">
        <w:rPr>
          <w:rFonts w:ascii="Fb Fontext" w:hAnsi="Fb Fontext"/>
          <w:rtl/>
        </w:rPr>
        <w:t>.</w:t>
      </w:r>
    </w:p>
    <w:p w14:paraId="3668F071" w14:textId="77777777" w:rsidR="002B69C6" w:rsidRDefault="00AC0AF5" w:rsidP="00AC0AF5">
      <w:pPr>
        <w:rPr>
          <w:rFonts w:ascii="Fb Fontext" w:hAnsi="Fb Fontext"/>
          <w:rtl/>
        </w:rPr>
      </w:pPr>
      <w:r>
        <w:rPr>
          <w:rFonts w:ascii="Fb Fontext" w:hAnsi="Fb Fontext" w:hint="cs"/>
          <w:rtl/>
        </w:rPr>
        <w:t xml:space="preserve">אזיל </w:t>
      </w:r>
      <w:r>
        <w:rPr>
          <w:rStyle w:val="affffe"/>
          <w:rFonts w:ascii="Fb Fontext" w:hAnsi="Fb Fontext" w:hint="cs"/>
          <w:rtl/>
          <w:rPrChange w:id="9302" w:author="מנוע אמוראים" w:date="2026-10-05T16:41:09Z">
            <w:rPr>
              <w:rFonts w:ascii="Fb Fontext" w:hAnsi="Fb Fontext" w:hint="cs"/>
              <w:rtl/>
            </w:rPr>
          </w:rPrChange>
        </w:rPr>
        <w:t xml:space="preserve">כר</w:t>
      </w:r>
      <w:r>
        <w:rPr>
          <w:rStyle w:val="affffe"/>
          <w:rFonts w:ascii="Fb Fontext" w:hAnsi="Fb Fontext"/>
          <w:rtl/>
          <w:rPrChange w:id="9303" w:author="מנוע אמוראים" w:date="2026-10-05T16:41:09Z">
            <w:rPr>
              <w:rFonts w:ascii="Fb Fontext" w:hAnsi="Fb Fontext"/>
              <w:rtl/>
            </w:rPr>
          </w:rPrChange>
        </w:rPr>
        <w:t xml:space="preserve">"</w:t>
      </w:r>
      <w:r>
        <w:rPr>
          <w:rStyle w:val="affffe"/>
          <w:rFonts w:ascii="Fb Fontext" w:hAnsi="Fb Fontext" w:hint="cs"/>
          <w:rtl/>
          <w:rPrChange w:id="9304" w:author="מנוע אמוראים" w:date="2026-10-05T16:41:09Z">
            <w:rPr>
              <w:rFonts w:ascii="Fb Fontext" w:hAnsi="Fb Fontext" w:hint="cs"/>
              <w:rtl/>
            </w:rPr>
          </w:rPrChange>
        </w:rPr>
        <w:t xml:space="preserve">ש</w:t>
      </w:r>
      <w:r>
        <w:rPr>
          <w:rFonts w:ascii="Fb Fontext" w:hAnsi="Fb Fontext" w:hint="cs"/>
          <w:rtl/>
        </w:rPr>
        <w:t xml:space="preserve"> </w:t>
      </w:r>
    </w:p>
    <w:p w14:paraId="2C27BD68" w14:textId="77777777" w:rsidR="002B69C6" w:rsidRPr="002B69C6" w:rsidRDefault="00AC0AF5" w:rsidP="002B69C6">
      <w:pPr>
        <w:pStyle w:val="36"/>
        <w:framePr w:wrap="notBeside"/>
        <w:rPr>
          <w:rtl/>
        </w:rPr>
      </w:pPr>
      <w:r w:rsidRPr="002B69C6">
        <w:rPr>
          <w:rFonts w:hint="cs"/>
          <w:rtl/>
        </w:rPr>
        <w:t>ואין להקשות</w:t>
      </w:r>
    </w:p>
    <w:p w14:paraId="4A157452" w14:textId="011E5C86" w:rsidR="00AC0AF5" w:rsidRDefault="00D73FF3" w:rsidP="00AC0AF5">
      <w:pPr>
        <w:rPr>
          <w:rFonts w:ascii="Fb Fontext" w:hAnsi="Fb Fontext"/>
          <w:rtl/>
        </w:rPr>
      </w:pPr>
      <w:r>
        <w:rPr>
          <w:rFonts w:ascii="Fb Fontext" w:hAnsi="Fb Fontext" w:hint="cs"/>
          <w:rtl/>
        </w:rPr>
        <w:t xml:space="preserve">דא''כ </w:t>
      </w:r>
      <w:r w:rsidR="00AC0AF5" w:rsidRPr="00C35A2C">
        <w:rPr>
          <w:rFonts w:ascii="Fb Fontext" w:hAnsi="Fb Fontext" w:hint="cs"/>
          <w:rtl/>
        </w:rPr>
        <w:t xml:space="preserve">ליזיל </w:t>
      </w:r>
      <w:r w:rsidR="00AC0AF5">
        <w:rPr>
          <w:rFonts w:ascii="Fb Fontext" w:hAnsi="Fb Fontext" w:hint="cs"/>
          <w:rtl/>
        </w:rPr>
        <w:t xml:space="preserve">אחר </w:t>
      </w:r>
      <w:r w:rsidR="00AC0AF5" w:rsidRPr="00C35A2C">
        <w:rPr>
          <w:rFonts w:ascii="Fb Fontext" w:hAnsi="Fb Fontext" w:hint="cs"/>
          <w:rtl/>
        </w:rPr>
        <w:t>פדיון וניפרקו</w:t>
      </w:r>
      <w:r w:rsidR="00AC0AF5" w:rsidRPr="00C35A2C">
        <w:rPr>
          <w:rFonts w:ascii="Fb Fontext" w:hAnsi="Fb Fontext"/>
          <w:rtl/>
        </w:rPr>
        <w:t xml:space="preserve"> </w:t>
      </w:r>
      <w:r w:rsidR="00AC0AF5" w:rsidRPr="00C35A2C">
        <w:rPr>
          <w:rFonts w:ascii="Fb Fontext" w:hAnsi="Fb Fontext" w:hint="cs"/>
          <w:rtl/>
        </w:rPr>
        <w:t>אגב</w:t>
      </w:r>
      <w:r w:rsidR="00AC0AF5" w:rsidRPr="00C35A2C">
        <w:rPr>
          <w:rFonts w:ascii="Fb Fontext" w:hAnsi="Fb Fontext"/>
          <w:rtl/>
        </w:rPr>
        <w:t xml:space="preserve"> </w:t>
      </w:r>
      <w:r w:rsidR="00AC0AF5" w:rsidRPr="00C35A2C">
        <w:rPr>
          <w:rFonts w:ascii="Fb Fontext" w:hAnsi="Fb Fontext" w:hint="cs"/>
          <w:rtl/>
        </w:rPr>
        <w:t>ארעייהו</w:t>
      </w:r>
      <w:r w:rsidR="00AC0AF5" w:rsidRPr="00C35A2C">
        <w:rPr>
          <w:rFonts w:ascii="Fb Fontext" w:hAnsi="Fb Fontext"/>
          <w:rtl/>
        </w:rPr>
        <w:t>,</w:t>
      </w:r>
    </w:p>
    <w:p w14:paraId="341C38CB" w14:textId="77777777" w:rsidR="00AC0AF5" w:rsidRDefault="00AC0AF5" w:rsidP="00AC0AF5">
      <w:pPr>
        <w:rPr>
          <w:rFonts w:ascii="Fb Fontext" w:hAnsi="Fb Fontext"/>
          <w:rtl/>
        </w:rPr>
      </w:pPr>
      <w:r>
        <w:rPr>
          <w:rStyle w:val="affffe"/>
          <w:rFonts w:ascii="Fb Fontext" w:hAnsi="Fb Fontext" w:hint="cs"/>
          <w:rtl/>
          <w:rPrChange w:id="9305" w:author="מנוע אמוראים" w:date="2026-10-05T16:41:09Z">
            <w:rPr>
              <w:rFonts w:ascii="Fb Fontext" w:hAnsi="Fb Fontext" w:hint="cs"/>
              <w:rtl/>
            </w:rPr>
          </w:rPrChange>
        </w:rPr>
        <w:t xml:space="preserve">דלר</w:t>
      </w:r>
      <w:r>
        <w:rPr>
          <w:rStyle w:val="affffe"/>
          <w:rFonts w:ascii="Fb Fontext" w:hAnsi="Fb Fontext"/>
          <w:rtl/>
          <w:rPrChange w:id="9306" w:author="מנוע אמוראים" w:date="2026-10-05T16:41:09Z">
            <w:rPr>
              <w:rFonts w:ascii="Fb Fontext" w:hAnsi="Fb Fontext"/>
              <w:rtl/>
            </w:rPr>
          </w:rPrChange>
        </w:rPr>
        <w:t xml:space="preserve">"</w:t>
      </w:r>
      <w:r>
        <w:rPr>
          <w:rStyle w:val="affffe"/>
          <w:rFonts w:ascii="Fb Fontext" w:hAnsi="Fb Fontext" w:hint="cs"/>
          <w:rtl/>
          <w:rPrChange w:id="9307" w:author="מנוע אמוראים" w:date="2026-10-05T16:41:09Z">
            <w:rPr>
              <w:rFonts w:ascii="Fb Fontext" w:hAnsi="Fb Fontext" w:hint="cs"/>
              <w:rtl/>
            </w:rPr>
          </w:rPrChange>
        </w:rPr>
        <w:t xml:space="preserve">ש</w:t>
      </w:r>
      <w:r>
        <w:rPr>
          <w:rFonts w:ascii="Fb Fontext" w:hAnsi="Fb Fontext" w:hint="cs"/>
          <w:rtl/>
        </w:rPr>
        <w:t xml:space="preserve"> לאו פדוי הוא וקרא דריש כדלקמן</w:t>
      </w:r>
    </w:p>
    <w:p w14:paraId="39BB96C4" w14:textId="77777777" w:rsidR="00AC0AF5" w:rsidRDefault="00AC0AF5" w:rsidP="00AC0AF5">
      <w:pPr>
        <w:rPr>
          <w:rFonts w:ascii="Fb Fontext" w:hAnsi="Fb Fontext"/>
          <w:sz w:val="32"/>
          <w:rtl/>
        </w:rPr>
      </w:pPr>
      <w:r w:rsidRPr="00D73FF3">
        <w:rPr>
          <w:rStyle w:val="affffe"/>
          <w:rFonts w:hint="cs"/>
          <w:rtl/>
        </w:rPr>
        <w:t>דתניא</w:t>
      </w:r>
      <w:r w:rsidRPr="00D73FF3">
        <w:rPr>
          <w:rStyle w:val="affffe"/>
          <w:rtl/>
        </w:rPr>
        <w:t>:</w:t>
      </w:r>
      <w:r w:rsidRPr="00C35A2C">
        <w:rPr>
          <w:rFonts w:ascii="Fb Fontext" w:hAnsi="Fb Fontext"/>
          <w:sz w:val="32"/>
          <w:rtl/>
        </w:rPr>
        <w:t xml:space="preserve"> </w:t>
      </w:r>
      <w:r w:rsidRPr="00C35A2C">
        <w:rPr>
          <w:rFonts w:ascii="Fb Fontext" w:hAnsi="Fb Fontext" w:hint="cs"/>
          <w:sz w:val="32"/>
          <w:rtl/>
        </w:rPr>
        <w:t>לוקח</w:t>
      </w:r>
      <w:r w:rsidRPr="00C35A2C">
        <w:rPr>
          <w:rFonts w:ascii="Fb Fontext" w:hAnsi="Fb Fontext"/>
          <w:sz w:val="32"/>
          <w:rtl/>
        </w:rPr>
        <w:t xml:space="preserve"> </w:t>
      </w:r>
      <w:r w:rsidRPr="00C35A2C">
        <w:rPr>
          <w:rFonts w:ascii="Fb Fontext" w:hAnsi="Fb Fontext" w:hint="cs"/>
          <w:sz w:val="32"/>
          <w:rtl/>
        </w:rPr>
        <w:t>שדה</w:t>
      </w:r>
      <w:r w:rsidRPr="00C35A2C">
        <w:rPr>
          <w:rFonts w:ascii="Fb Fontext" w:hAnsi="Fb Fontext"/>
          <w:sz w:val="32"/>
          <w:rtl/>
        </w:rPr>
        <w:t xml:space="preserve"> </w:t>
      </w:r>
      <w:r w:rsidRPr="00C35A2C">
        <w:rPr>
          <w:rFonts w:ascii="Fb Fontext" w:hAnsi="Fb Fontext" w:hint="cs"/>
          <w:sz w:val="32"/>
          <w:rtl/>
        </w:rPr>
        <w:t>מאביו</w:t>
      </w:r>
      <w:r w:rsidRPr="00C35A2C">
        <w:rPr>
          <w:rFonts w:ascii="Fb Fontext" w:hAnsi="Fb Fontext"/>
          <w:sz w:val="32"/>
          <w:rtl/>
        </w:rPr>
        <w:t xml:space="preserve"> </w:t>
      </w:r>
      <w:r w:rsidRPr="00C35A2C">
        <w:rPr>
          <w:rFonts w:ascii="Fb Fontext" w:hAnsi="Fb Fontext" w:hint="cs"/>
          <w:sz w:val="32"/>
          <w:rtl/>
        </w:rPr>
        <w:t>והקדישה</w:t>
      </w:r>
      <w:r w:rsidRPr="00C35A2C">
        <w:rPr>
          <w:rFonts w:ascii="Fb Fontext" w:hAnsi="Fb Fontext"/>
          <w:sz w:val="32"/>
          <w:rtl/>
        </w:rPr>
        <w:t xml:space="preserve"> </w:t>
      </w:r>
      <w:r w:rsidRPr="00C35A2C">
        <w:rPr>
          <w:rFonts w:ascii="Fb Fontext" w:hAnsi="Fb Fontext" w:hint="cs"/>
          <w:sz w:val="32"/>
          <w:rtl/>
        </w:rPr>
        <w:t>ואח</w:t>
      </w:r>
      <w:r w:rsidRPr="00C35A2C">
        <w:rPr>
          <w:rFonts w:ascii="Fb Fontext" w:hAnsi="Fb Fontext"/>
          <w:sz w:val="32"/>
          <w:rtl/>
        </w:rPr>
        <w:t>"</w:t>
      </w:r>
      <w:r w:rsidRPr="00C35A2C">
        <w:rPr>
          <w:rFonts w:ascii="Fb Fontext" w:hAnsi="Fb Fontext" w:hint="cs"/>
          <w:sz w:val="32"/>
          <w:rtl/>
        </w:rPr>
        <w:t>כ מת</w:t>
      </w:r>
      <w:r w:rsidRPr="00C35A2C">
        <w:rPr>
          <w:rFonts w:ascii="Fb Fontext" w:hAnsi="Fb Fontext"/>
          <w:sz w:val="32"/>
          <w:rtl/>
        </w:rPr>
        <w:t xml:space="preserve"> </w:t>
      </w:r>
      <w:r w:rsidRPr="00C35A2C">
        <w:rPr>
          <w:rFonts w:ascii="Fb Fontext" w:hAnsi="Fb Fontext" w:hint="cs"/>
          <w:sz w:val="32"/>
          <w:rtl/>
        </w:rPr>
        <w:t>אביו</w:t>
      </w:r>
      <w:r w:rsidRPr="00C35A2C">
        <w:rPr>
          <w:rFonts w:ascii="Fb Fontext" w:hAnsi="Fb Fontext"/>
          <w:sz w:val="32"/>
          <w:rtl/>
        </w:rPr>
        <w:t xml:space="preserve">, </w:t>
      </w:r>
      <w:r w:rsidRPr="00C35A2C">
        <w:rPr>
          <w:rFonts w:ascii="Fb Fontext" w:hAnsi="Fb Fontext" w:hint="cs"/>
          <w:sz w:val="32"/>
          <w:rtl/>
        </w:rPr>
        <w:t>תהא</w:t>
      </w:r>
      <w:r w:rsidRPr="00C35A2C">
        <w:rPr>
          <w:rFonts w:ascii="Fb Fontext" w:hAnsi="Fb Fontext"/>
          <w:sz w:val="32"/>
          <w:rtl/>
        </w:rPr>
        <w:t xml:space="preserve"> </w:t>
      </w:r>
      <w:r w:rsidRPr="00C35A2C">
        <w:rPr>
          <w:rFonts w:ascii="Fb Fontext" w:hAnsi="Fb Fontext" w:hint="cs"/>
          <w:sz w:val="32"/>
          <w:rtl/>
        </w:rPr>
        <w:t>לפניו</w:t>
      </w:r>
      <w:r w:rsidRPr="00C35A2C">
        <w:rPr>
          <w:rFonts w:ascii="Fb Fontext" w:hAnsi="Fb Fontext"/>
          <w:sz w:val="32"/>
          <w:rtl/>
        </w:rPr>
        <w:t xml:space="preserve"> </w:t>
      </w:r>
      <w:r w:rsidRPr="00C35A2C">
        <w:rPr>
          <w:rFonts w:ascii="Fb Fontext" w:hAnsi="Fb Fontext" w:hint="cs"/>
          <w:sz w:val="32"/>
          <w:rtl/>
        </w:rPr>
        <w:t>כשדה</w:t>
      </w:r>
      <w:r w:rsidRPr="00C35A2C">
        <w:rPr>
          <w:rFonts w:ascii="Fb Fontext" w:hAnsi="Fb Fontext"/>
          <w:sz w:val="32"/>
          <w:rtl/>
        </w:rPr>
        <w:t xml:space="preserve"> </w:t>
      </w:r>
      <w:r w:rsidRPr="00C35A2C">
        <w:rPr>
          <w:rFonts w:ascii="Fb Fontext" w:hAnsi="Fb Fontext" w:hint="cs"/>
          <w:sz w:val="32"/>
          <w:rtl/>
        </w:rPr>
        <w:t>אחוזה.</w:t>
      </w:r>
    </w:p>
    <w:p w14:paraId="6C93C0EE" w14:textId="77777777" w:rsidR="00AC0AF5" w:rsidRDefault="00AC0AF5" w:rsidP="00AC0AF5">
      <w:pPr>
        <w:rPr>
          <w:rFonts w:ascii="Fb Fontext" w:hAnsi="Fb Fontext"/>
          <w:rtl/>
        </w:rPr>
      </w:pPr>
      <w:r w:rsidRPr="00D73FF3">
        <w:rPr>
          <w:rStyle w:val="affffe"/>
          <w:rFonts w:hint="cs"/>
          <w:rtl/>
        </w:rPr>
        <w:t>ר</w:t>
      </w:r>
      <w:r w:rsidRPr="00D73FF3">
        <w:rPr>
          <w:rStyle w:val="affffe"/>
          <w:rtl/>
        </w:rPr>
        <w:t>"</w:t>
      </w:r>
      <w:r w:rsidRPr="00D73FF3">
        <w:rPr>
          <w:rStyle w:val="affffe"/>
          <w:rFonts w:hint="cs"/>
          <w:rtl/>
        </w:rPr>
        <w:t>י ור</w:t>
      </w:r>
      <w:r w:rsidRPr="00D73FF3">
        <w:rPr>
          <w:rStyle w:val="affffe"/>
          <w:rtl/>
        </w:rPr>
        <w:t>"</w:t>
      </w:r>
      <w:r w:rsidRPr="00D73FF3">
        <w:rPr>
          <w:rStyle w:val="affffe"/>
          <w:rFonts w:hint="cs"/>
          <w:rtl/>
        </w:rPr>
        <w:t xml:space="preserve">ש: </w:t>
      </w:r>
      <w:r w:rsidRPr="00F10693">
        <w:rPr>
          <w:rFonts w:hint="cs"/>
          <w:rtl/>
        </w:rPr>
        <w:t>'ו</w:t>
      </w:r>
      <w:r w:rsidRPr="00577F86">
        <w:rPr>
          <w:rStyle w:val="affff8"/>
          <w:rFonts w:hint="cs"/>
          <w:rtl/>
        </w:rPr>
        <w:t>אם</w:t>
      </w:r>
      <w:r w:rsidRPr="00577F86">
        <w:rPr>
          <w:rStyle w:val="affff8"/>
          <w:rtl/>
        </w:rPr>
        <w:t xml:space="preserve"> </w:t>
      </w:r>
      <w:r w:rsidRPr="00577F86">
        <w:rPr>
          <w:rStyle w:val="affff8"/>
          <w:rFonts w:hint="cs"/>
          <w:rtl/>
        </w:rPr>
        <w:t>את</w:t>
      </w:r>
      <w:r w:rsidRPr="00577F86">
        <w:rPr>
          <w:rStyle w:val="affff8"/>
          <w:rtl/>
        </w:rPr>
        <w:t xml:space="preserve"> </w:t>
      </w:r>
      <w:r w:rsidRPr="00577F86">
        <w:rPr>
          <w:rStyle w:val="affff8"/>
          <w:rFonts w:hint="cs"/>
          <w:rtl/>
        </w:rPr>
        <w:t>שדה</w:t>
      </w:r>
      <w:r w:rsidRPr="00577F86">
        <w:rPr>
          <w:rStyle w:val="affff8"/>
          <w:rtl/>
        </w:rPr>
        <w:t xml:space="preserve"> </w:t>
      </w:r>
      <w:r w:rsidRPr="00577F86">
        <w:rPr>
          <w:rStyle w:val="affff8"/>
          <w:rFonts w:hint="cs"/>
          <w:rtl/>
        </w:rPr>
        <w:t>מקנתו</w:t>
      </w:r>
      <w:r w:rsidRPr="00577F86">
        <w:rPr>
          <w:rStyle w:val="affff8"/>
          <w:rtl/>
        </w:rPr>
        <w:t xml:space="preserve"> </w:t>
      </w:r>
      <w:r w:rsidRPr="00577F86">
        <w:rPr>
          <w:rStyle w:val="affff8"/>
          <w:rFonts w:hint="cs"/>
          <w:rtl/>
        </w:rPr>
        <w:t>אשר</w:t>
      </w:r>
      <w:r w:rsidRPr="00577F86">
        <w:rPr>
          <w:rStyle w:val="affff8"/>
          <w:rtl/>
        </w:rPr>
        <w:t xml:space="preserve"> </w:t>
      </w:r>
      <w:r w:rsidRPr="00577F86">
        <w:rPr>
          <w:rStyle w:val="affff8"/>
          <w:rFonts w:hint="cs"/>
          <w:rtl/>
        </w:rPr>
        <w:t>לא</w:t>
      </w:r>
      <w:r w:rsidRPr="00577F86">
        <w:rPr>
          <w:rStyle w:val="affff8"/>
          <w:rtl/>
        </w:rPr>
        <w:t xml:space="preserve"> </w:t>
      </w:r>
      <w:r w:rsidRPr="00577F86">
        <w:rPr>
          <w:rStyle w:val="affff8"/>
          <w:rFonts w:hint="cs"/>
          <w:rtl/>
        </w:rPr>
        <w:t>משדה</w:t>
      </w:r>
      <w:r w:rsidRPr="00577F86">
        <w:rPr>
          <w:rStyle w:val="affff8"/>
          <w:rtl/>
        </w:rPr>
        <w:t xml:space="preserve"> </w:t>
      </w:r>
      <w:r w:rsidRPr="00577F86">
        <w:rPr>
          <w:rStyle w:val="affff8"/>
          <w:rFonts w:hint="cs"/>
          <w:rtl/>
        </w:rPr>
        <w:t>אחוזתו</w:t>
      </w:r>
      <w:r w:rsidRPr="00F10693">
        <w:rPr>
          <w:rFonts w:hint="cs"/>
          <w:rtl/>
        </w:rPr>
        <w:t>'</w:t>
      </w:r>
      <w:r w:rsidRPr="00F10693">
        <w:rPr>
          <w:rtl/>
        </w:rPr>
        <w:t>,</w:t>
      </w:r>
    </w:p>
    <w:p w14:paraId="7B5D6198" w14:textId="65FB8502" w:rsidR="00AC0AF5" w:rsidRPr="00C35A2C" w:rsidRDefault="00AC0AF5" w:rsidP="00D73FF3">
      <w:pPr>
        <w:spacing w:after="60"/>
        <w:rPr>
          <w:rFonts w:ascii="Fb Fontext" w:hAnsi="Fb Fontext" w:cs="Guttman Vilna"/>
          <w:b/>
          <w:bCs/>
          <w:rtl/>
        </w:rPr>
      </w:pPr>
      <w:r w:rsidRPr="00C35A2C">
        <w:rPr>
          <w:rFonts w:ascii="Fb Fontext" w:hAnsi="Fb Fontext" w:hint="cs"/>
          <w:rtl/>
        </w:rPr>
        <w:t>שדה</w:t>
      </w:r>
      <w:r w:rsidRPr="00C35A2C">
        <w:rPr>
          <w:rFonts w:ascii="Fb Fontext" w:hAnsi="Fb Fontext"/>
          <w:rtl/>
        </w:rPr>
        <w:t xml:space="preserve"> </w:t>
      </w:r>
      <w:r w:rsidRPr="00C35A2C">
        <w:rPr>
          <w:rFonts w:ascii="Fb Fontext" w:hAnsi="Fb Fontext" w:hint="cs"/>
          <w:rtl/>
        </w:rPr>
        <w:t>שאין</w:t>
      </w:r>
      <w:r w:rsidRPr="00C35A2C">
        <w:rPr>
          <w:rFonts w:ascii="Fb Fontext" w:hAnsi="Fb Fontext"/>
          <w:rtl/>
        </w:rPr>
        <w:t xml:space="preserve"> </w:t>
      </w:r>
      <w:r w:rsidRPr="00C35A2C">
        <w:rPr>
          <w:rFonts w:ascii="Fb Fontext" w:hAnsi="Fb Fontext" w:hint="cs"/>
          <w:rtl/>
        </w:rPr>
        <w:t>ראויה</w:t>
      </w:r>
      <w:r w:rsidRPr="00C35A2C">
        <w:rPr>
          <w:rFonts w:ascii="Fb Fontext" w:hAnsi="Fb Fontext"/>
          <w:rtl/>
        </w:rPr>
        <w:t xml:space="preserve"> </w:t>
      </w:r>
      <w:r w:rsidRPr="00C35A2C">
        <w:rPr>
          <w:rFonts w:ascii="Fb Fontext" w:hAnsi="Fb Fontext" w:hint="cs"/>
          <w:rtl/>
        </w:rPr>
        <w:t>להיות</w:t>
      </w:r>
      <w:r w:rsidRPr="00C35A2C">
        <w:rPr>
          <w:rFonts w:ascii="Fb Fontext" w:hAnsi="Fb Fontext"/>
          <w:rtl/>
        </w:rPr>
        <w:t xml:space="preserve"> </w:t>
      </w:r>
      <w:r w:rsidRPr="00C35A2C">
        <w:rPr>
          <w:rFonts w:ascii="Fb Fontext" w:hAnsi="Fb Fontext" w:hint="cs"/>
          <w:rtl/>
        </w:rPr>
        <w:t>שדה</w:t>
      </w:r>
      <w:r w:rsidRPr="00C35A2C">
        <w:rPr>
          <w:rFonts w:ascii="Fb Fontext" w:hAnsi="Fb Fontext"/>
          <w:rtl/>
        </w:rPr>
        <w:t xml:space="preserve"> </w:t>
      </w:r>
      <w:r w:rsidRPr="00C35A2C">
        <w:rPr>
          <w:rFonts w:ascii="Fb Fontext" w:hAnsi="Fb Fontext" w:hint="cs"/>
          <w:rtl/>
        </w:rPr>
        <w:t>אחוזה</w:t>
      </w:r>
      <w:r w:rsidRPr="00C35A2C">
        <w:rPr>
          <w:rFonts w:ascii="Fb Fontext" w:hAnsi="Fb Fontext"/>
          <w:rtl/>
        </w:rPr>
        <w:t xml:space="preserve">, </w:t>
      </w:r>
      <w:r w:rsidRPr="00C35A2C">
        <w:rPr>
          <w:rFonts w:ascii="Fb Fontext" w:hAnsi="Fb Fontext" w:hint="cs"/>
          <w:rtl/>
        </w:rPr>
        <w:t>יצתה</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שראויה</w:t>
      </w:r>
      <w:r w:rsidRPr="00C35A2C">
        <w:rPr>
          <w:rFonts w:ascii="Fb Fontext" w:hAnsi="Fb Fontext"/>
          <w:rtl/>
        </w:rPr>
        <w:t xml:space="preserve"> </w:t>
      </w:r>
      <w:r w:rsidRPr="00C35A2C">
        <w:rPr>
          <w:rFonts w:ascii="Fb Fontext" w:hAnsi="Fb Fontext" w:hint="cs"/>
          <w:rtl/>
        </w:rPr>
        <w:t>להיות</w:t>
      </w:r>
      <w:r w:rsidRPr="00C35A2C">
        <w:rPr>
          <w:rFonts w:ascii="Fb Fontext" w:hAnsi="Fb Fontext"/>
          <w:rtl/>
        </w:rPr>
        <w:t xml:space="preserve"> </w:t>
      </w:r>
      <w:r w:rsidRPr="00C35A2C">
        <w:rPr>
          <w:rFonts w:ascii="Fb Fontext" w:hAnsi="Fb Fontext" w:hint="cs"/>
          <w:rtl/>
        </w:rPr>
        <w:t>שדה</w:t>
      </w:r>
      <w:r w:rsidRPr="00C35A2C">
        <w:rPr>
          <w:rFonts w:ascii="Fb Fontext" w:hAnsi="Fb Fontext"/>
          <w:rtl/>
        </w:rPr>
        <w:t xml:space="preserve"> </w:t>
      </w:r>
      <w:r w:rsidRPr="00C35A2C">
        <w:rPr>
          <w:rFonts w:ascii="Fb Fontext" w:hAnsi="Fb Fontext" w:hint="cs"/>
          <w:rtl/>
        </w:rPr>
        <w:t>אחוזה</w:t>
      </w:r>
      <w:r w:rsidRPr="00C35A2C">
        <w:rPr>
          <w:rFonts w:ascii="Fb Fontext" w:hAnsi="Fb Fontext"/>
          <w:rtl/>
        </w:rPr>
        <w:t>,</w:t>
      </w:r>
    </w:p>
    <w:p w14:paraId="6E287358" w14:textId="77777777" w:rsidR="00D73FF3" w:rsidRPr="00D73FF3" w:rsidRDefault="00AC0AF5" w:rsidP="00D73FF3">
      <w:pPr>
        <w:pStyle w:val="36"/>
        <w:framePr w:wrap="notBeside"/>
        <w:rPr>
          <w:rtl/>
        </w:rPr>
      </w:pPr>
      <w:r w:rsidRPr="00D73FF3">
        <w:rPr>
          <w:rtl/>
        </w:rPr>
        <w:t>•</w:t>
      </w:r>
    </w:p>
    <w:p w14:paraId="4875FD3A" w14:textId="60770F4A" w:rsidR="00AC0AF5" w:rsidRDefault="00AC0AF5" w:rsidP="00AC0AF5">
      <w:pPr>
        <w:rPr>
          <w:rFonts w:ascii="Fb Fontext" w:hAnsi="Fb Fontext"/>
          <w:sz w:val="32"/>
          <w:rtl/>
        </w:rPr>
      </w:pPr>
      <w:r w:rsidRPr="00C35A2C">
        <w:rPr>
          <w:rFonts w:ascii="Fb Fontext" w:hAnsi="Fb Fontext" w:hint="cs"/>
          <w:sz w:val="32"/>
          <w:rtl/>
        </w:rPr>
        <w:t>מנין</w:t>
      </w:r>
      <w:r w:rsidRPr="00C35A2C">
        <w:rPr>
          <w:rFonts w:ascii="Fb Fontext" w:hAnsi="Fb Fontext"/>
          <w:sz w:val="32"/>
          <w:rtl/>
        </w:rPr>
        <w:t xml:space="preserve"> </w:t>
      </w:r>
      <w:r w:rsidRPr="00C35A2C">
        <w:rPr>
          <w:rFonts w:ascii="Fb Fontext" w:hAnsi="Fb Fontext" w:hint="cs"/>
          <w:sz w:val="32"/>
          <w:rtl/>
        </w:rPr>
        <w:t>ללוקח</w:t>
      </w:r>
      <w:r w:rsidRPr="00C35A2C">
        <w:rPr>
          <w:rFonts w:ascii="Fb Fontext" w:hAnsi="Fb Fontext"/>
          <w:sz w:val="32"/>
          <w:rtl/>
        </w:rPr>
        <w:t xml:space="preserve"> </w:t>
      </w:r>
      <w:r w:rsidRPr="00C35A2C">
        <w:rPr>
          <w:rFonts w:ascii="Fb Fontext" w:hAnsi="Fb Fontext" w:hint="cs"/>
          <w:sz w:val="32"/>
          <w:rtl/>
        </w:rPr>
        <w:t>שדה</w:t>
      </w:r>
      <w:r w:rsidRPr="00C35A2C">
        <w:rPr>
          <w:rFonts w:ascii="Fb Fontext" w:hAnsi="Fb Fontext"/>
          <w:sz w:val="32"/>
          <w:rtl/>
        </w:rPr>
        <w:t xml:space="preserve"> </w:t>
      </w:r>
      <w:r w:rsidRPr="00C35A2C">
        <w:rPr>
          <w:rFonts w:ascii="Fb Fontext" w:hAnsi="Fb Fontext" w:hint="cs"/>
          <w:sz w:val="32"/>
          <w:rtl/>
        </w:rPr>
        <w:t>מאביו</w:t>
      </w:r>
      <w:r w:rsidRPr="00C35A2C">
        <w:rPr>
          <w:rFonts w:ascii="Fb Fontext" w:hAnsi="Fb Fontext"/>
          <w:sz w:val="32"/>
          <w:rtl/>
        </w:rPr>
        <w:t xml:space="preserve"> </w:t>
      </w:r>
      <w:r w:rsidRPr="00C35A2C">
        <w:rPr>
          <w:rFonts w:ascii="Fb Fontext" w:hAnsi="Fb Fontext" w:hint="cs"/>
          <w:sz w:val="32"/>
          <w:rtl/>
        </w:rPr>
        <w:t>ומת</w:t>
      </w:r>
      <w:r w:rsidRPr="00C35A2C">
        <w:rPr>
          <w:rFonts w:ascii="Fb Fontext" w:hAnsi="Fb Fontext"/>
          <w:sz w:val="32"/>
          <w:rtl/>
        </w:rPr>
        <w:t xml:space="preserve"> </w:t>
      </w:r>
      <w:r w:rsidRPr="00C35A2C">
        <w:rPr>
          <w:rFonts w:ascii="Fb Fontext" w:hAnsi="Fb Fontext" w:hint="cs"/>
          <w:sz w:val="32"/>
          <w:rtl/>
        </w:rPr>
        <w:t>אביו,</w:t>
      </w:r>
      <w:r w:rsidRPr="00C35A2C">
        <w:rPr>
          <w:rFonts w:ascii="Fb Fontext" w:hAnsi="Fb Fontext"/>
          <w:sz w:val="32"/>
          <w:rtl/>
        </w:rPr>
        <w:t xml:space="preserve"> </w:t>
      </w:r>
      <w:r w:rsidRPr="00C35A2C">
        <w:rPr>
          <w:rFonts w:ascii="Fb Fontext" w:hAnsi="Fb Fontext" w:hint="cs"/>
          <w:sz w:val="32"/>
          <w:rtl/>
        </w:rPr>
        <w:t>ואח</w:t>
      </w:r>
      <w:r w:rsidRPr="00C35A2C">
        <w:rPr>
          <w:rFonts w:ascii="Fb Fontext" w:hAnsi="Fb Fontext"/>
          <w:sz w:val="32"/>
          <w:rtl/>
        </w:rPr>
        <w:t>"</w:t>
      </w:r>
      <w:r w:rsidRPr="00C35A2C">
        <w:rPr>
          <w:rFonts w:ascii="Fb Fontext" w:hAnsi="Fb Fontext" w:hint="cs"/>
          <w:sz w:val="32"/>
          <w:rtl/>
        </w:rPr>
        <w:t>כ</w:t>
      </w:r>
      <w:r w:rsidRPr="00C35A2C">
        <w:rPr>
          <w:rFonts w:ascii="Fb Fontext" w:hAnsi="Fb Fontext"/>
          <w:sz w:val="32"/>
          <w:rtl/>
        </w:rPr>
        <w:t xml:space="preserve"> </w:t>
      </w:r>
      <w:r w:rsidRPr="00C35A2C">
        <w:rPr>
          <w:rFonts w:ascii="Fb Fontext" w:hAnsi="Fb Fontext" w:hint="cs"/>
          <w:sz w:val="32"/>
          <w:rtl/>
        </w:rPr>
        <w:t>הקדיש</w:t>
      </w:r>
      <w:r w:rsidRPr="00C35A2C">
        <w:rPr>
          <w:rFonts w:ascii="Fb Fontext" w:hAnsi="Fb Fontext"/>
          <w:sz w:val="32"/>
          <w:rtl/>
        </w:rPr>
        <w:t xml:space="preserve">, </w:t>
      </w:r>
      <w:r w:rsidRPr="00C35A2C">
        <w:rPr>
          <w:rFonts w:ascii="Fb Fontext" w:hAnsi="Fb Fontext" w:hint="cs"/>
          <w:sz w:val="32"/>
          <w:rtl/>
        </w:rPr>
        <w:t>תהא</w:t>
      </w:r>
      <w:r w:rsidRPr="00C35A2C">
        <w:rPr>
          <w:rFonts w:ascii="Fb Fontext" w:hAnsi="Fb Fontext"/>
          <w:sz w:val="32"/>
          <w:rtl/>
        </w:rPr>
        <w:t xml:space="preserve"> </w:t>
      </w:r>
      <w:r w:rsidRPr="00C35A2C">
        <w:rPr>
          <w:rFonts w:ascii="Fb Fontext" w:hAnsi="Fb Fontext" w:hint="cs"/>
          <w:sz w:val="32"/>
          <w:rtl/>
        </w:rPr>
        <w:t>לפניו</w:t>
      </w:r>
      <w:r w:rsidRPr="00C35A2C">
        <w:rPr>
          <w:rFonts w:ascii="Fb Fontext" w:hAnsi="Fb Fontext"/>
          <w:sz w:val="32"/>
          <w:rtl/>
        </w:rPr>
        <w:t xml:space="preserve"> </w:t>
      </w:r>
      <w:r w:rsidRPr="00C35A2C">
        <w:rPr>
          <w:rFonts w:ascii="Fb Fontext" w:hAnsi="Fb Fontext" w:hint="cs"/>
          <w:sz w:val="32"/>
          <w:rtl/>
        </w:rPr>
        <w:t>כשדה</w:t>
      </w:r>
      <w:r w:rsidRPr="00C35A2C">
        <w:rPr>
          <w:rFonts w:ascii="Fb Fontext" w:hAnsi="Fb Fontext"/>
          <w:sz w:val="32"/>
          <w:rtl/>
        </w:rPr>
        <w:t xml:space="preserve"> </w:t>
      </w:r>
      <w:r w:rsidRPr="00C35A2C">
        <w:rPr>
          <w:rFonts w:ascii="Fb Fontext" w:hAnsi="Fb Fontext" w:hint="cs"/>
          <w:sz w:val="32"/>
          <w:rtl/>
        </w:rPr>
        <w:t>אחוזה</w:t>
      </w:r>
    </w:p>
    <w:p w14:paraId="0B778BF4" w14:textId="77777777" w:rsidR="00D73FF3" w:rsidRPr="00D73FF3" w:rsidRDefault="00AC0AF5" w:rsidP="00D73FF3">
      <w:pPr>
        <w:pStyle w:val="36"/>
        <w:framePr w:wrap="notBeside"/>
        <w:rPr>
          <w:rtl/>
        </w:rPr>
      </w:pPr>
      <w:r w:rsidRPr="00D73FF3">
        <w:rPr>
          <w:rFonts w:hint="cs"/>
          <w:rtl/>
        </w:rPr>
        <w:t>ר</w:t>
      </w:r>
      <w:r w:rsidRPr="00D73FF3">
        <w:rPr>
          <w:rtl/>
        </w:rPr>
        <w:t>"</w:t>
      </w:r>
      <w:r w:rsidRPr="00D73FF3">
        <w:rPr>
          <w:rFonts w:hint="cs"/>
          <w:rtl/>
        </w:rPr>
        <w:t>מ</w:t>
      </w:r>
      <w:r w:rsidRPr="00D73FF3">
        <w:rPr>
          <w:rtl/>
        </w:rPr>
        <w:t>:</w:t>
      </w:r>
    </w:p>
    <w:p w14:paraId="71808165" w14:textId="389C5D5F" w:rsidR="00AC0AF5" w:rsidRDefault="00AC0AF5" w:rsidP="00AC0AF5">
      <w:pPr>
        <w:rPr>
          <w:rFonts w:ascii="Fb Fontext" w:hAnsi="Fb Fontext"/>
          <w:rtl/>
        </w:rPr>
      </w:pPr>
      <w:r w:rsidRPr="00F10693">
        <w:rPr>
          <w:rFonts w:hint="cs"/>
          <w:rtl/>
        </w:rPr>
        <w:t>'ו</w:t>
      </w:r>
      <w:r w:rsidRPr="00577F86">
        <w:rPr>
          <w:rStyle w:val="affff8"/>
          <w:rFonts w:hint="cs"/>
          <w:rtl/>
        </w:rPr>
        <w:t>אם</w:t>
      </w:r>
      <w:r w:rsidRPr="00577F86">
        <w:rPr>
          <w:rStyle w:val="affff8"/>
          <w:rtl/>
        </w:rPr>
        <w:t xml:space="preserve"> </w:t>
      </w:r>
      <w:r w:rsidRPr="00577F86">
        <w:rPr>
          <w:rStyle w:val="affff8"/>
          <w:rFonts w:hint="cs"/>
          <w:rtl/>
        </w:rPr>
        <w:t>את</w:t>
      </w:r>
      <w:r w:rsidRPr="00577F86">
        <w:rPr>
          <w:rStyle w:val="affff8"/>
          <w:rtl/>
        </w:rPr>
        <w:t xml:space="preserve"> </w:t>
      </w:r>
      <w:r w:rsidRPr="00577F86">
        <w:rPr>
          <w:rStyle w:val="affff8"/>
          <w:rFonts w:hint="cs"/>
          <w:rtl/>
        </w:rPr>
        <w:t>שדה</w:t>
      </w:r>
      <w:r w:rsidRPr="00577F86">
        <w:rPr>
          <w:rStyle w:val="affff8"/>
          <w:rtl/>
        </w:rPr>
        <w:t xml:space="preserve"> </w:t>
      </w:r>
      <w:r w:rsidRPr="00577F86">
        <w:rPr>
          <w:rStyle w:val="affff8"/>
          <w:rFonts w:hint="cs"/>
          <w:rtl/>
        </w:rPr>
        <w:t>מקנתו</w:t>
      </w:r>
      <w:r w:rsidRPr="00577F86">
        <w:rPr>
          <w:rStyle w:val="affff8"/>
          <w:rtl/>
        </w:rPr>
        <w:t xml:space="preserve"> </w:t>
      </w:r>
      <w:r w:rsidRPr="00577F86">
        <w:rPr>
          <w:rStyle w:val="affff8"/>
          <w:rFonts w:hint="cs"/>
          <w:rtl/>
        </w:rPr>
        <w:t>אשר</w:t>
      </w:r>
      <w:r w:rsidRPr="00577F86">
        <w:rPr>
          <w:rStyle w:val="affff8"/>
          <w:rtl/>
        </w:rPr>
        <w:t xml:space="preserve"> </w:t>
      </w:r>
      <w:r w:rsidRPr="00577F86">
        <w:rPr>
          <w:rStyle w:val="affff8"/>
          <w:rFonts w:hint="cs"/>
          <w:rtl/>
        </w:rPr>
        <w:t>לא</w:t>
      </w:r>
      <w:r w:rsidRPr="00577F86">
        <w:rPr>
          <w:rStyle w:val="affff8"/>
          <w:rtl/>
        </w:rPr>
        <w:t xml:space="preserve"> </w:t>
      </w:r>
      <w:r w:rsidRPr="00577F86">
        <w:rPr>
          <w:rStyle w:val="affff8"/>
          <w:rFonts w:hint="cs"/>
          <w:rtl/>
        </w:rPr>
        <w:t>משדה</w:t>
      </w:r>
      <w:r w:rsidRPr="00577F86">
        <w:rPr>
          <w:rStyle w:val="affff8"/>
          <w:rtl/>
        </w:rPr>
        <w:t xml:space="preserve"> </w:t>
      </w:r>
      <w:r w:rsidRPr="00577F86">
        <w:rPr>
          <w:rStyle w:val="affff8"/>
          <w:rFonts w:hint="cs"/>
          <w:rtl/>
        </w:rPr>
        <w:t>אחוזתו</w:t>
      </w:r>
      <w:r w:rsidRPr="00F10693">
        <w:rPr>
          <w:rFonts w:hint="cs"/>
          <w:rtl/>
        </w:rPr>
        <w:t>'</w:t>
      </w:r>
      <w:r w:rsidRPr="00F10693">
        <w:rPr>
          <w:rtl/>
        </w:rPr>
        <w:t>,</w:t>
      </w:r>
      <w:r w:rsidRPr="00C35A2C">
        <w:rPr>
          <w:rFonts w:ascii="Fb Fontext" w:hAnsi="Fb Fontext"/>
          <w:rtl/>
        </w:rPr>
        <w:t xml:space="preserve"> </w:t>
      </w:r>
      <w:r w:rsidRPr="00C35A2C">
        <w:rPr>
          <w:rFonts w:ascii="Fb Fontext" w:hAnsi="Fb Fontext" w:hint="cs"/>
          <w:rtl/>
        </w:rPr>
        <w:t>יצתה</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שהיא</w:t>
      </w:r>
      <w:r w:rsidRPr="00C35A2C">
        <w:rPr>
          <w:rFonts w:ascii="Fb Fontext" w:hAnsi="Fb Fontext"/>
          <w:rtl/>
        </w:rPr>
        <w:t xml:space="preserve"> </w:t>
      </w:r>
      <w:r w:rsidRPr="00C35A2C">
        <w:rPr>
          <w:rFonts w:ascii="Fb Fontext" w:hAnsi="Fb Fontext" w:hint="cs"/>
          <w:rtl/>
        </w:rPr>
        <w:t>שדה</w:t>
      </w:r>
      <w:r w:rsidRPr="00C35A2C">
        <w:rPr>
          <w:rFonts w:ascii="Fb Fontext" w:hAnsi="Fb Fontext"/>
          <w:rtl/>
        </w:rPr>
        <w:t xml:space="preserve"> </w:t>
      </w:r>
      <w:r w:rsidRPr="00C35A2C">
        <w:rPr>
          <w:rFonts w:ascii="Fb Fontext" w:hAnsi="Fb Fontext" w:hint="cs"/>
          <w:rtl/>
        </w:rPr>
        <w:t>אחוזה</w:t>
      </w:r>
      <w:r w:rsidRPr="00C35A2C">
        <w:rPr>
          <w:rFonts w:ascii="Fb Fontext" w:hAnsi="Fb Fontext"/>
          <w:rtl/>
        </w:rPr>
        <w:t>.</w:t>
      </w:r>
    </w:p>
    <w:p w14:paraId="0577B3AB" w14:textId="77777777" w:rsidR="00D73FF3" w:rsidRPr="00D73FF3" w:rsidRDefault="00AC0AF5" w:rsidP="00D73FF3">
      <w:pPr>
        <w:pStyle w:val="36"/>
        <w:framePr w:wrap="notBeside"/>
        <w:rPr>
          <w:rtl/>
        </w:rPr>
      </w:pPr>
      <w:r w:rsidRPr="00D73FF3">
        <w:rPr>
          <w:rFonts w:hint="cs"/>
          <w:rtl/>
        </w:rPr>
        <w:t>ולר</w:t>
      </w:r>
      <w:r w:rsidRPr="00D73FF3">
        <w:rPr>
          <w:rtl/>
        </w:rPr>
        <w:t>"</w:t>
      </w:r>
      <w:r w:rsidRPr="00D73FF3">
        <w:rPr>
          <w:rFonts w:hint="cs"/>
          <w:rtl/>
        </w:rPr>
        <w:t>י ולר</w:t>
      </w:r>
      <w:r w:rsidRPr="00D73FF3">
        <w:rPr>
          <w:rtl/>
        </w:rPr>
        <w:t>"</w:t>
      </w:r>
      <w:r w:rsidRPr="00D73FF3">
        <w:rPr>
          <w:rFonts w:hint="cs"/>
          <w:rtl/>
        </w:rPr>
        <w:t>ש</w:t>
      </w:r>
    </w:p>
    <w:p w14:paraId="69F0EC09" w14:textId="16F25F0A" w:rsidR="00AC0AF5" w:rsidRPr="00C35A2C" w:rsidRDefault="00AC0AF5" w:rsidP="00AC0AF5">
      <w:pPr>
        <w:rPr>
          <w:rFonts w:ascii="Fb Fontext" w:hAnsi="Fb Fontext"/>
          <w:rtl/>
        </w:rPr>
      </w:pPr>
      <w:r w:rsidRPr="00C35A2C">
        <w:rPr>
          <w:rFonts w:ascii="Fb Fontext" w:hAnsi="Fb Fontext" w:hint="cs"/>
          <w:rtl/>
        </w:rPr>
        <w:t>בכה</w:t>
      </w:r>
      <w:r w:rsidRPr="00C35A2C">
        <w:rPr>
          <w:rFonts w:ascii="Fb Fontext" w:hAnsi="Fb Fontext"/>
          <w:rtl/>
        </w:rPr>
        <w:t>"</w:t>
      </w:r>
      <w:r w:rsidRPr="00C35A2C">
        <w:rPr>
          <w:rFonts w:ascii="Fb Fontext" w:hAnsi="Fb Fontext" w:hint="cs"/>
          <w:rtl/>
        </w:rPr>
        <w:t xml:space="preserve">ג </w:t>
      </w:r>
      <w:r w:rsidR="00D73FF3">
        <w:rPr>
          <w:rFonts w:ascii="Fb Fontext" w:hAnsi="Fb Fontext" w:hint="cs"/>
          <w:rtl/>
        </w:rPr>
        <w:t xml:space="preserve">א"צ </w:t>
      </w:r>
      <w:r w:rsidRPr="00C35A2C">
        <w:rPr>
          <w:rFonts w:ascii="Fb Fontext" w:hAnsi="Fb Fontext" w:hint="cs"/>
          <w:rtl/>
        </w:rPr>
        <w:t>קרא</w:t>
      </w:r>
      <w:r w:rsidRPr="00C35A2C">
        <w:rPr>
          <w:rFonts w:ascii="Fb Fontext" w:hAnsi="Fb Fontext"/>
          <w:rtl/>
        </w:rPr>
        <w:t xml:space="preserve">, </w:t>
      </w:r>
      <w:r w:rsidRPr="00C35A2C">
        <w:rPr>
          <w:rFonts w:ascii="Fb Fontext" w:hAnsi="Fb Fontext" w:hint="cs"/>
          <w:rtl/>
        </w:rPr>
        <w:t>והיינו מטעמא ד</w:t>
      </w:r>
      <w:r>
        <w:rPr>
          <w:rFonts w:ascii="Fb Fontext" w:hAnsi="Fb Fontext" w:hint="cs"/>
          <w:rtl/>
        </w:rPr>
        <w:t>הולכים</w:t>
      </w:r>
      <w:r w:rsidRPr="00C35A2C">
        <w:rPr>
          <w:rFonts w:ascii="Fb Fontext" w:hAnsi="Fb Fontext"/>
          <w:rtl/>
        </w:rPr>
        <w:t xml:space="preserve"> </w:t>
      </w:r>
      <w:r>
        <w:rPr>
          <w:rFonts w:ascii="Fb Fontext" w:hAnsi="Fb Fontext" w:hint="cs"/>
          <w:rtl/>
        </w:rPr>
        <w:t xml:space="preserve">אחר </w:t>
      </w:r>
      <w:r w:rsidRPr="00C35A2C">
        <w:rPr>
          <w:rFonts w:ascii="Fb Fontext" w:hAnsi="Fb Fontext" w:hint="cs"/>
          <w:rtl/>
        </w:rPr>
        <w:t>פדיון.</w:t>
      </w:r>
      <w:r w:rsidR="00D73FF3">
        <w:rPr>
          <w:rStyle w:val="aff1"/>
          <w:rFonts w:ascii="Fb Fontext" w:hAnsi="Fb Fontext"/>
          <w:rtl/>
        </w:rPr>
        <w:footnoteReference w:id="65"/>
      </w:r>
    </w:p>
    <w:p w14:paraId="5A9C0848" w14:textId="5A6FC189" w:rsidR="00AC0AF5" w:rsidRDefault="00AC0AF5" w:rsidP="00AC0AF5">
      <w:pPr>
        <w:rPr>
          <w:rFonts w:ascii="Fb Fontext" w:hAnsi="Fb Fontext"/>
          <w:rtl/>
        </w:rPr>
      </w:pPr>
    </w:p>
    <w:p w14:paraId="2EF6AB64" w14:textId="6C5DB831" w:rsidR="00AC0AF5" w:rsidRDefault="00AC0AF5" w:rsidP="00AC0AF5">
      <w:pPr>
        <w:rPr>
          <w:rFonts w:ascii="Fb Fontext" w:hAnsi="Fb Fontext"/>
          <w:rtl/>
        </w:rPr>
      </w:pPr>
      <w:r w:rsidRPr="00D73FF3">
        <w:rPr>
          <w:rStyle w:val="affffe"/>
          <w:rtl/>
        </w:rPr>
        <w:t>ר</w:t>
      </w:r>
      <w:r w:rsidRPr="00D73FF3">
        <w:rPr>
          <w:rStyle w:val="affffe"/>
          <w:rFonts w:hint="cs"/>
          <w:rtl/>
        </w:rPr>
        <w:t>נב</w:t>
      </w:r>
      <w:r w:rsidRPr="00D73FF3">
        <w:rPr>
          <w:rStyle w:val="affffe"/>
          <w:rtl/>
        </w:rPr>
        <w:t>"</w:t>
      </w:r>
      <w:r w:rsidRPr="00D73FF3">
        <w:rPr>
          <w:rStyle w:val="affffe"/>
          <w:rFonts w:hint="cs"/>
          <w:rtl/>
        </w:rPr>
        <w:t>י</w:t>
      </w:r>
      <w:r w:rsidRPr="00D73FF3">
        <w:rPr>
          <w:rStyle w:val="affffe"/>
          <w:rtl/>
        </w:rPr>
        <w:t>:</w:t>
      </w:r>
      <w:r w:rsidRPr="00C35A2C">
        <w:rPr>
          <w:rFonts w:ascii="Fb Fontext" w:hAnsi="Fb Fontext"/>
          <w:rtl/>
        </w:rPr>
        <w:t xml:space="preserve"> </w:t>
      </w:r>
      <w:r w:rsidRPr="00C35A2C">
        <w:rPr>
          <w:rFonts w:ascii="Fb Fontext" w:hAnsi="Fb Fontext" w:hint="cs"/>
          <w:rtl/>
        </w:rPr>
        <w:t>לעולם</w:t>
      </w:r>
      <w:r w:rsidRPr="00C35A2C">
        <w:rPr>
          <w:rFonts w:ascii="Fb Fontext" w:hAnsi="Fb Fontext"/>
          <w:rtl/>
        </w:rPr>
        <w:t xml:space="preserve"> </w:t>
      </w:r>
      <w:r w:rsidRPr="00C35A2C">
        <w:rPr>
          <w:rFonts w:ascii="Fb Fontext" w:hAnsi="Fb Fontext" w:hint="cs"/>
          <w:rtl/>
        </w:rPr>
        <w:t>בעלמא</w:t>
      </w:r>
      <w:r w:rsidRPr="00C35A2C">
        <w:rPr>
          <w:rFonts w:ascii="Fb Fontext" w:hAnsi="Fb Fontext"/>
          <w:rtl/>
        </w:rPr>
        <w:t xml:space="preserve"> </w:t>
      </w:r>
      <w:r>
        <w:rPr>
          <w:rStyle w:val="affffe"/>
          <w:rFonts w:ascii="Fb Fontext" w:hAnsi="Fb Fontext" w:hint="cs"/>
          <w:rtl/>
          <w:rPrChange w:id="9308" w:author="מנוע אמוראים" w:date="2026-10-05T16:41:09Z">
            <w:rPr>
              <w:rFonts w:ascii="Fb Fontext" w:hAnsi="Fb Fontext" w:hint="cs"/>
              <w:rtl/>
            </w:rPr>
          </w:rPrChange>
        </w:rPr>
        <w:t xml:space="preserve">ר</w:t>
      </w:r>
      <w:r>
        <w:rPr>
          <w:rStyle w:val="affffe"/>
          <w:rFonts w:ascii="Fb Fontext" w:hAnsi="Fb Fontext"/>
          <w:rtl/>
          <w:rPrChange w:id="9309" w:author="מנוע אמוראים" w:date="2026-10-05T16:41:09Z">
            <w:rPr>
              <w:rFonts w:ascii="Fb Fontext" w:hAnsi="Fb Fontext"/>
              <w:rtl/>
            </w:rPr>
          </w:rPrChange>
        </w:rPr>
        <w:t xml:space="preserve">"</w:t>
      </w:r>
      <w:r>
        <w:rPr>
          <w:rStyle w:val="affffe"/>
          <w:rFonts w:ascii="Fb Fontext" w:hAnsi="Fb Fontext" w:hint="cs"/>
          <w:rtl/>
          <w:rPrChange w:id="9310" w:author="מנוע אמוראים" w:date="2026-10-05T16:41:09Z">
            <w:rPr>
              <w:rFonts w:ascii="Fb Fontext" w:hAnsi="Fb Fontext" w:hint="cs"/>
              <w:rtl/>
            </w:rPr>
          </w:rPrChange>
        </w:rPr>
        <w:t xml:space="preserve">י</w:t>
      </w:r>
      <w:r w:rsidRPr="00C35A2C">
        <w:rPr>
          <w:rFonts w:ascii="Fb Fontext" w:hAnsi="Fb Fontext"/>
          <w:rtl/>
        </w:rPr>
        <w:t xml:space="preserve"> </w:t>
      </w:r>
      <w:r w:rsidRPr="00C35A2C">
        <w:rPr>
          <w:rFonts w:ascii="Fb Fontext" w:hAnsi="Fb Fontext" w:hint="cs"/>
          <w:rtl/>
        </w:rPr>
        <w:t>ורבי</w:t>
      </w:r>
      <w:r w:rsidRPr="00C35A2C">
        <w:rPr>
          <w:rFonts w:ascii="Fb Fontext" w:hAnsi="Fb Fontext"/>
          <w:rtl/>
        </w:rPr>
        <w:t xml:space="preserve"> </w:t>
      </w:r>
      <w:r w:rsidRPr="00C35A2C">
        <w:rPr>
          <w:rFonts w:ascii="Fb Fontext" w:hAnsi="Fb Fontext" w:hint="cs"/>
          <w:rtl/>
        </w:rPr>
        <w:t>שמעון</w:t>
      </w:r>
      <w:r w:rsidRPr="00C35A2C">
        <w:rPr>
          <w:rFonts w:ascii="Fb Fontext" w:hAnsi="Fb Fontext"/>
          <w:rtl/>
        </w:rPr>
        <w:t xml:space="preserve"> </w:t>
      </w:r>
      <w:r w:rsidRPr="00C35A2C">
        <w:rPr>
          <w:rFonts w:ascii="Fb Fontext" w:hAnsi="Fb Fontext" w:hint="cs"/>
          <w:rtl/>
        </w:rPr>
        <w:t>לא</w:t>
      </w:r>
      <w:r w:rsidRPr="00C35A2C">
        <w:rPr>
          <w:rFonts w:ascii="Fb Fontext" w:hAnsi="Fb Fontext"/>
          <w:rtl/>
        </w:rPr>
        <w:t xml:space="preserve"> </w:t>
      </w:r>
      <w:r>
        <w:rPr>
          <w:rFonts w:ascii="Fb Fontext" w:hAnsi="Fb Fontext" w:hint="cs"/>
          <w:rtl/>
        </w:rPr>
        <w:t>הולכים</w:t>
      </w:r>
      <w:r w:rsidRPr="00C35A2C">
        <w:rPr>
          <w:rFonts w:ascii="Fb Fontext" w:hAnsi="Fb Fontext"/>
          <w:rtl/>
        </w:rPr>
        <w:t xml:space="preserve"> </w:t>
      </w:r>
      <w:r>
        <w:rPr>
          <w:rFonts w:ascii="Fb Fontext" w:hAnsi="Fb Fontext" w:hint="cs"/>
          <w:rtl/>
        </w:rPr>
        <w:t xml:space="preserve">אחר </w:t>
      </w:r>
      <w:r w:rsidRPr="00C35A2C">
        <w:rPr>
          <w:rFonts w:ascii="Fb Fontext" w:hAnsi="Fb Fontext" w:hint="cs"/>
          <w:rtl/>
        </w:rPr>
        <w:t>פדיון</w:t>
      </w:r>
      <w:r w:rsidRPr="00C35A2C">
        <w:rPr>
          <w:rFonts w:ascii="Fb Fontext" w:hAnsi="Fb Fontext"/>
          <w:rtl/>
        </w:rPr>
        <w:t>,</w:t>
      </w:r>
    </w:p>
    <w:p w14:paraId="4819F11F" w14:textId="16053C57" w:rsidR="00AC0AF5" w:rsidRPr="00C35A2C" w:rsidRDefault="00AC0AF5" w:rsidP="00AC0AF5">
      <w:pPr>
        <w:rPr>
          <w:rFonts w:ascii="Fb Fontext" w:hAnsi="Fb Fontext"/>
          <w:rtl/>
        </w:rPr>
      </w:pPr>
      <w:r w:rsidRPr="00D73FF3">
        <w:rPr>
          <w:rStyle w:val="affffe"/>
          <w:rFonts w:hint="cs"/>
          <w:rtl/>
        </w:rPr>
        <w:t>והכא</w:t>
      </w:r>
      <w:r w:rsidRPr="00D73FF3">
        <w:rPr>
          <w:rStyle w:val="affffe"/>
          <w:rtl/>
        </w:rPr>
        <w:t xml:space="preserve"> </w:t>
      </w:r>
      <w:r w:rsidRPr="00D73FF3">
        <w:rPr>
          <w:rStyle w:val="affffe"/>
          <w:rFonts w:hint="cs"/>
          <w:rtl/>
        </w:rPr>
        <w:t>קרא</w:t>
      </w:r>
      <w:r w:rsidRPr="00D73FF3">
        <w:rPr>
          <w:rStyle w:val="affffe"/>
          <w:rtl/>
        </w:rPr>
        <w:t xml:space="preserve"> </w:t>
      </w:r>
      <w:r w:rsidRPr="00D73FF3">
        <w:rPr>
          <w:rStyle w:val="affffe"/>
          <w:rFonts w:hint="cs"/>
          <w:rtl/>
        </w:rPr>
        <w:t>דרוש</w:t>
      </w:r>
      <w:r w:rsidRPr="00D73FF3">
        <w:rPr>
          <w:rStyle w:val="affffe"/>
          <w:rtl/>
        </w:rPr>
        <w:t>:</w:t>
      </w:r>
      <w:r w:rsidRPr="00C35A2C">
        <w:rPr>
          <w:rFonts w:ascii="Fb Fontext" w:hAnsi="Fb Fontext"/>
          <w:rtl/>
        </w:rPr>
        <w:t xml:space="preserve"> </w:t>
      </w:r>
      <w:r w:rsidRPr="00D73FF3">
        <w:rPr>
          <w:rStyle w:val="affff8"/>
          <w:rFonts w:hint="cs"/>
          <w:rtl/>
        </w:rPr>
        <w:t>אשר</w:t>
      </w:r>
      <w:r w:rsidRPr="00D73FF3">
        <w:rPr>
          <w:rStyle w:val="affff8"/>
          <w:rtl/>
        </w:rPr>
        <w:t xml:space="preserve"> </w:t>
      </w:r>
      <w:r w:rsidRPr="00D73FF3">
        <w:rPr>
          <w:rStyle w:val="affff8"/>
          <w:rFonts w:hint="cs"/>
          <w:rtl/>
        </w:rPr>
        <w:t>לא</w:t>
      </w:r>
      <w:r w:rsidRPr="00D73FF3">
        <w:rPr>
          <w:rStyle w:val="affff8"/>
          <w:rtl/>
        </w:rPr>
        <w:t xml:space="preserve"> </w:t>
      </w:r>
      <w:r w:rsidRPr="00D73FF3">
        <w:rPr>
          <w:rStyle w:val="affff8"/>
          <w:rFonts w:hint="cs"/>
          <w:rtl/>
        </w:rPr>
        <w:t>מ'שדה'</w:t>
      </w:r>
      <w:r w:rsidRPr="00D73FF3">
        <w:rPr>
          <w:rStyle w:val="affff8"/>
          <w:rtl/>
        </w:rPr>
        <w:t xml:space="preserve"> </w:t>
      </w:r>
      <w:r w:rsidRPr="00D73FF3">
        <w:rPr>
          <w:rStyle w:val="affff8"/>
          <w:rFonts w:hint="cs"/>
          <w:rtl/>
        </w:rPr>
        <w:t>אחוזתו</w:t>
      </w:r>
      <w:r w:rsidRPr="00C35A2C">
        <w:rPr>
          <w:rFonts w:ascii="Fb Fontext" w:hAnsi="Fb Fontext" w:hint="cs"/>
          <w:rtl/>
        </w:rPr>
        <w:t xml:space="preserve"> יצתה</w:t>
      </w:r>
      <w:r w:rsidRPr="00C35A2C">
        <w:rPr>
          <w:rFonts w:ascii="Fb Fontext" w:hAnsi="Fb Fontext"/>
          <w:rtl/>
        </w:rPr>
        <w:t xml:space="preserve"> </w:t>
      </w:r>
      <w:r w:rsidRPr="00C35A2C">
        <w:rPr>
          <w:rFonts w:ascii="Fb Fontext" w:hAnsi="Fb Fontext" w:hint="cs"/>
          <w:rtl/>
        </w:rPr>
        <w:t>זו</w:t>
      </w:r>
      <w:r w:rsidRPr="00C35A2C">
        <w:rPr>
          <w:rFonts w:ascii="Fb Fontext" w:hAnsi="Fb Fontext"/>
          <w:rtl/>
        </w:rPr>
        <w:t xml:space="preserve"> </w:t>
      </w:r>
      <w:r w:rsidRPr="00C35A2C">
        <w:rPr>
          <w:rFonts w:ascii="Fb Fontext" w:hAnsi="Fb Fontext" w:hint="cs"/>
          <w:rtl/>
        </w:rPr>
        <w:t>שראויה</w:t>
      </w:r>
      <w:r w:rsidRPr="00C35A2C">
        <w:rPr>
          <w:rFonts w:ascii="Fb Fontext" w:hAnsi="Fb Fontext"/>
          <w:rtl/>
        </w:rPr>
        <w:t xml:space="preserve"> </w:t>
      </w:r>
      <w:r w:rsidRPr="00C35A2C">
        <w:rPr>
          <w:rFonts w:ascii="Fb Fontext" w:hAnsi="Fb Fontext" w:hint="cs"/>
          <w:rtl/>
        </w:rPr>
        <w:t>להיות</w:t>
      </w:r>
      <w:r w:rsidRPr="00C35A2C">
        <w:rPr>
          <w:rFonts w:ascii="Fb Fontext" w:hAnsi="Fb Fontext"/>
          <w:rtl/>
        </w:rPr>
        <w:t xml:space="preserve"> </w:t>
      </w:r>
      <w:r w:rsidRPr="00C35A2C">
        <w:rPr>
          <w:rFonts w:ascii="Fb Fontext" w:hAnsi="Fb Fontext" w:hint="cs"/>
          <w:rtl/>
        </w:rPr>
        <w:t>שדה</w:t>
      </w:r>
      <w:r w:rsidRPr="00C35A2C">
        <w:rPr>
          <w:rFonts w:ascii="Fb Fontext" w:hAnsi="Fb Fontext"/>
          <w:rtl/>
        </w:rPr>
        <w:t xml:space="preserve"> </w:t>
      </w:r>
      <w:r w:rsidRPr="00C35A2C">
        <w:rPr>
          <w:rFonts w:ascii="Fb Fontext" w:hAnsi="Fb Fontext" w:hint="cs"/>
          <w:rtl/>
        </w:rPr>
        <w:t>אחוזה</w:t>
      </w:r>
      <w:r w:rsidRPr="00C35A2C">
        <w:rPr>
          <w:rFonts w:ascii="Fb Fontext" w:hAnsi="Fb Fontext"/>
          <w:rtl/>
        </w:rPr>
        <w:t>.</w:t>
      </w:r>
      <w:r w:rsidR="00D73FF3">
        <w:rPr>
          <w:rStyle w:val="aff1"/>
          <w:rFonts w:ascii="Fb Fontext" w:hAnsi="Fb Fontext"/>
          <w:rtl/>
        </w:rPr>
        <w:footnoteReference w:id="66"/>
      </w:r>
    </w:p>
    <w:p w14:paraId="26440B47" w14:textId="6482A798" w:rsidR="00AC0AF5" w:rsidRPr="00C35A2C" w:rsidRDefault="00AC0AF5" w:rsidP="00AC0AF5">
      <w:pPr>
        <w:rPr>
          <w:rFonts w:ascii="Fb Fontext" w:hAnsi="Fb Fontext"/>
          <w:rtl/>
        </w:rPr>
      </w:pPr>
    </w:p>
    <w:p w14:paraId="38EFE0A6" w14:textId="77777777" w:rsidR="00D73FF3" w:rsidRPr="00D73FF3" w:rsidRDefault="00AC0AF5" w:rsidP="00D73FF3">
      <w:pPr>
        <w:pStyle w:val="36"/>
        <w:framePr w:wrap="notBeside"/>
        <w:rPr>
          <w:rtl/>
        </w:rPr>
      </w:pPr>
      <w:r w:rsidRPr="00D73FF3">
        <w:rPr>
          <w:rFonts w:hint="cs"/>
          <w:rtl/>
        </w:rPr>
        <w:t>אר</w:t>
      </w:r>
      <w:r w:rsidRPr="00D73FF3">
        <w:rPr>
          <w:rtl/>
        </w:rPr>
        <w:t>"</w:t>
      </w:r>
      <w:r w:rsidRPr="00D73FF3">
        <w:rPr>
          <w:rFonts w:hint="cs"/>
          <w:rtl/>
        </w:rPr>
        <w:t>ה</w:t>
      </w:r>
      <w:r w:rsidRPr="00D73FF3">
        <w:rPr>
          <w:rtl/>
        </w:rPr>
        <w:t>:</w:t>
      </w:r>
    </w:p>
    <w:p w14:paraId="6A90B27D" w14:textId="7E99EC1C" w:rsidR="00AC0AF5" w:rsidRDefault="00AC0AF5" w:rsidP="00D73FF3">
      <w:pPr>
        <w:pStyle w:val="affff9"/>
        <w:rPr>
          <w:rtl/>
        </w:rPr>
      </w:pPr>
      <w:r w:rsidRPr="00C35A2C">
        <w:rPr>
          <w:rFonts w:hint="cs"/>
          <w:rtl/>
        </w:rPr>
        <w:t>חרוב</w:t>
      </w:r>
      <w:r w:rsidRPr="00C35A2C">
        <w:rPr>
          <w:rtl/>
        </w:rPr>
        <w:t xml:space="preserve"> </w:t>
      </w:r>
      <w:r w:rsidRPr="00C35A2C">
        <w:rPr>
          <w:rFonts w:hint="cs"/>
          <w:rtl/>
        </w:rPr>
        <w:t>המורכב</w:t>
      </w:r>
      <w:r w:rsidRPr="00C35A2C">
        <w:rPr>
          <w:rtl/>
        </w:rPr>
        <w:t xml:space="preserve"> </w:t>
      </w:r>
      <w:r w:rsidRPr="00C35A2C">
        <w:rPr>
          <w:rFonts w:hint="cs"/>
          <w:rtl/>
        </w:rPr>
        <w:t>וסדן</w:t>
      </w:r>
      <w:r w:rsidRPr="00C35A2C">
        <w:rPr>
          <w:rtl/>
        </w:rPr>
        <w:t xml:space="preserve"> </w:t>
      </w:r>
      <w:r w:rsidRPr="00C35A2C">
        <w:rPr>
          <w:rFonts w:hint="cs"/>
          <w:rtl/>
        </w:rPr>
        <w:t>השקמה</w:t>
      </w:r>
      <w:r w:rsidRPr="00C35A2C">
        <w:rPr>
          <w:rtl/>
        </w:rPr>
        <w:t xml:space="preserve"> </w:t>
      </w:r>
    </w:p>
    <w:p w14:paraId="4C1C55E1" w14:textId="6369A411" w:rsidR="00AC0AF5" w:rsidRDefault="00AC0AF5" w:rsidP="00AC0AF5">
      <w:pPr>
        <w:rPr>
          <w:rFonts w:ascii="Fb Fontext" w:hAnsi="Fb Fontext"/>
          <w:rtl/>
        </w:rPr>
      </w:pPr>
      <w:r w:rsidRPr="00D73FF3">
        <w:rPr>
          <w:rFonts w:ascii="Fb Fontext" w:hAnsi="Fb Fontext" w:hint="cs"/>
          <w:b/>
          <w:bCs/>
          <w:rtl/>
        </w:rPr>
        <w:t>תורת</w:t>
      </w:r>
      <w:r w:rsidRPr="00D73FF3">
        <w:rPr>
          <w:rFonts w:ascii="Fb Fontext" w:hAnsi="Fb Fontext"/>
          <w:b/>
          <w:bCs/>
          <w:rtl/>
        </w:rPr>
        <w:t xml:space="preserve"> </w:t>
      </w:r>
      <w:r w:rsidRPr="00D73FF3">
        <w:rPr>
          <w:rFonts w:ascii="Fb Fontext" w:hAnsi="Fb Fontext" w:hint="cs"/>
          <w:b/>
          <w:bCs/>
          <w:rtl/>
        </w:rPr>
        <w:t>אילן</w:t>
      </w:r>
      <w:r w:rsidRPr="00D73FF3">
        <w:rPr>
          <w:rFonts w:ascii="Fb Fontext" w:hAnsi="Fb Fontext"/>
          <w:b/>
          <w:bCs/>
          <w:rtl/>
        </w:rPr>
        <w:t xml:space="preserve"> </w:t>
      </w:r>
      <w:r w:rsidRPr="00D73FF3">
        <w:rPr>
          <w:rFonts w:ascii="Fb Fontext" w:hAnsi="Fb Fontext" w:hint="cs"/>
          <w:b/>
          <w:bCs/>
          <w:rtl/>
        </w:rPr>
        <w:t>עליו</w:t>
      </w:r>
      <w:r w:rsidRPr="00D73FF3">
        <w:rPr>
          <w:rFonts w:ascii="Fb Fontext" w:hAnsi="Fb Fontext"/>
          <w:b/>
          <w:bCs/>
          <w:rtl/>
        </w:rPr>
        <w:t>,</w:t>
      </w:r>
      <w:r w:rsidRPr="00C35A2C">
        <w:rPr>
          <w:rFonts w:ascii="Fb Fontext" w:hAnsi="Fb Fontext"/>
          <w:rtl/>
        </w:rPr>
        <w:t xml:space="preserve"> </w:t>
      </w:r>
      <w:r w:rsidR="00D73FF3">
        <w:rPr>
          <w:rFonts w:ascii="Fb Fontext" w:hAnsi="Fb Fontext" w:hint="cs"/>
          <w:rtl/>
        </w:rPr>
        <w:t xml:space="preserve">שאם הקדיש או מכר </w:t>
      </w:r>
      <w:r w:rsidRPr="00C35A2C">
        <w:rPr>
          <w:rFonts w:ascii="Fb Fontext" w:hAnsi="Fb Fontext" w:hint="cs"/>
          <w:rtl/>
        </w:rPr>
        <w:t>שני</w:t>
      </w:r>
      <w:r w:rsidRPr="00C35A2C">
        <w:rPr>
          <w:rFonts w:ascii="Fb Fontext" w:hAnsi="Fb Fontext"/>
          <w:rtl/>
        </w:rPr>
        <w:t xml:space="preserve"> </w:t>
      </w:r>
      <w:r w:rsidRPr="00C35A2C">
        <w:rPr>
          <w:rFonts w:ascii="Fb Fontext" w:hAnsi="Fb Fontext" w:hint="cs"/>
          <w:rtl/>
        </w:rPr>
        <w:t>אילנות</w:t>
      </w:r>
      <w:r w:rsidRPr="00C35A2C">
        <w:rPr>
          <w:rFonts w:ascii="Fb Fontext" w:hAnsi="Fb Fontext"/>
          <w:rtl/>
        </w:rPr>
        <w:t xml:space="preserve"> </w:t>
      </w:r>
      <w:r w:rsidRPr="00C35A2C">
        <w:rPr>
          <w:rFonts w:ascii="Fb Fontext" w:hAnsi="Fb Fontext" w:hint="cs"/>
          <w:rtl/>
        </w:rPr>
        <w:t>ו</w:t>
      </w:r>
      <w:r w:rsidR="00D73FF3">
        <w:rPr>
          <w:rFonts w:ascii="Fb Fontext" w:hAnsi="Fb Fontext" w:hint="cs"/>
          <w:rtl/>
        </w:rPr>
        <w:t>זה</w:t>
      </w:r>
      <w:r w:rsidRPr="00C35A2C">
        <w:rPr>
          <w:rFonts w:ascii="Fb Fontext" w:hAnsi="Fb Fontext"/>
          <w:rtl/>
        </w:rPr>
        <w:t xml:space="preserve">- </w:t>
      </w:r>
      <w:r w:rsidRPr="00C35A2C">
        <w:rPr>
          <w:rFonts w:ascii="Fb Fontext" w:hAnsi="Fb Fontext" w:hint="cs"/>
          <w:rtl/>
        </w:rPr>
        <w:t>יש</w:t>
      </w:r>
      <w:r w:rsidRPr="00C35A2C">
        <w:rPr>
          <w:rFonts w:ascii="Fb Fontext" w:hAnsi="Fb Fontext"/>
          <w:rtl/>
        </w:rPr>
        <w:t xml:space="preserve"> </w:t>
      </w:r>
      <w:r w:rsidRPr="00C35A2C">
        <w:rPr>
          <w:rFonts w:ascii="Fb Fontext" w:hAnsi="Fb Fontext" w:hint="cs"/>
          <w:rtl/>
        </w:rPr>
        <w:t>לו</w:t>
      </w:r>
      <w:r w:rsidRPr="00C35A2C">
        <w:rPr>
          <w:rFonts w:ascii="Fb Fontext" w:hAnsi="Fb Fontext"/>
          <w:rtl/>
        </w:rPr>
        <w:t xml:space="preserve"> </w:t>
      </w:r>
      <w:r w:rsidRPr="00C35A2C">
        <w:rPr>
          <w:rFonts w:ascii="Fb Fontext" w:hAnsi="Fb Fontext" w:hint="cs"/>
          <w:rtl/>
        </w:rPr>
        <w:t>קרקע</w:t>
      </w:r>
      <w:r w:rsidRPr="00C35A2C">
        <w:rPr>
          <w:rFonts w:ascii="Fb Fontext" w:hAnsi="Fb Fontext"/>
          <w:rtl/>
        </w:rPr>
        <w:t>.</w:t>
      </w:r>
    </w:p>
    <w:p w14:paraId="7A85611A" w14:textId="207F5D15" w:rsidR="00AC0AF5" w:rsidRPr="00D73FF3" w:rsidRDefault="00AC0AF5" w:rsidP="00D73FF3">
      <w:pPr>
        <w:rPr>
          <w:rFonts w:ascii="Fb Fontext" w:hAnsi="Fb Fontext"/>
          <w:rtl/>
        </w:rPr>
      </w:pPr>
      <w:r w:rsidRPr="00D73FF3">
        <w:rPr>
          <w:rFonts w:ascii="Fb Fontext" w:hAnsi="Fb Fontext" w:hint="cs"/>
          <w:b/>
          <w:bCs/>
          <w:rtl/>
        </w:rPr>
        <w:t>תורת</w:t>
      </w:r>
      <w:r w:rsidRPr="00D73FF3">
        <w:rPr>
          <w:rFonts w:ascii="Fb Fontext" w:hAnsi="Fb Fontext"/>
          <w:b/>
          <w:bCs/>
          <w:rtl/>
        </w:rPr>
        <w:t xml:space="preserve"> </w:t>
      </w:r>
      <w:r w:rsidRPr="00D73FF3">
        <w:rPr>
          <w:rFonts w:ascii="Fb Fontext" w:hAnsi="Fb Fontext" w:hint="cs"/>
          <w:b/>
          <w:bCs/>
          <w:rtl/>
        </w:rPr>
        <w:t>קרקע</w:t>
      </w:r>
      <w:r w:rsidRPr="00D73FF3">
        <w:rPr>
          <w:rFonts w:ascii="Fb Fontext" w:hAnsi="Fb Fontext"/>
          <w:b/>
          <w:bCs/>
          <w:rtl/>
        </w:rPr>
        <w:t xml:space="preserve"> </w:t>
      </w:r>
      <w:r w:rsidRPr="00D73FF3">
        <w:rPr>
          <w:rFonts w:ascii="Fb Fontext" w:hAnsi="Fb Fontext" w:hint="cs"/>
          <w:b/>
          <w:bCs/>
          <w:rtl/>
        </w:rPr>
        <w:t>עליו</w:t>
      </w:r>
      <w:r w:rsidRPr="00C35A2C">
        <w:rPr>
          <w:rFonts w:ascii="Fb Fontext" w:hAnsi="Fb Fontext"/>
          <w:rtl/>
        </w:rPr>
        <w:t xml:space="preserve">, </w:t>
      </w:r>
      <w:r w:rsidRPr="00C35A2C">
        <w:rPr>
          <w:rFonts w:ascii="Fb Fontext" w:hAnsi="Fb Fontext" w:hint="cs"/>
          <w:rtl/>
        </w:rPr>
        <w:t>דלא</w:t>
      </w:r>
      <w:r w:rsidRPr="00C35A2C">
        <w:rPr>
          <w:rFonts w:ascii="Fb Fontext" w:hAnsi="Fb Fontext"/>
          <w:rtl/>
        </w:rPr>
        <w:t xml:space="preserve"> </w:t>
      </w:r>
      <w:r w:rsidRPr="00C35A2C">
        <w:rPr>
          <w:rFonts w:ascii="Fb Fontext" w:hAnsi="Fb Fontext" w:hint="cs"/>
          <w:rtl/>
        </w:rPr>
        <w:t>מזדבן</w:t>
      </w:r>
      <w:r w:rsidRPr="00C35A2C">
        <w:rPr>
          <w:rFonts w:ascii="Fb Fontext" w:hAnsi="Fb Fontext"/>
          <w:rtl/>
        </w:rPr>
        <w:t xml:space="preserve"> </w:t>
      </w:r>
      <w:r w:rsidRPr="00C35A2C">
        <w:rPr>
          <w:rFonts w:ascii="Fb Fontext" w:hAnsi="Fb Fontext" w:hint="cs"/>
          <w:rtl/>
        </w:rPr>
        <w:t>אגב</w:t>
      </w:r>
      <w:r w:rsidRPr="00C35A2C">
        <w:rPr>
          <w:rFonts w:ascii="Fb Fontext" w:hAnsi="Fb Fontext"/>
          <w:rtl/>
        </w:rPr>
        <w:t xml:space="preserve"> </w:t>
      </w:r>
      <w:r w:rsidRPr="00C35A2C">
        <w:rPr>
          <w:rFonts w:ascii="Fb Fontext" w:hAnsi="Fb Fontext" w:hint="cs"/>
          <w:rtl/>
        </w:rPr>
        <w:t>ארעא</w:t>
      </w:r>
      <w:r w:rsidRPr="00C35A2C">
        <w:rPr>
          <w:rFonts w:ascii="Fb Fontext" w:hAnsi="Fb Fontext"/>
          <w:rtl/>
        </w:rPr>
        <w:t>.</w:t>
      </w:r>
    </w:p>
    <w:p w14:paraId="5D50E27F" w14:textId="77777777" w:rsidR="00D73FF3" w:rsidRPr="00D73FF3" w:rsidRDefault="00AC0AF5" w:rsidP="00D73FF3">
      <w:pPr>
        <w:pStyle w:val="36"/>
        <w:framePr w:wrap="notBeside"/>
        <w:rPr>
          <w:rtl/>
        </w:rPr>
      </w:pPr>
      <w:r w:rsidRPr="00D73FF3">
        <w:rPr>
          <w:rFonts w:hint="cs"/>
          <w:rtl/>
        </w:rPr>
        <w:t>ר</w:t>
      </w:r>
      <w:r w:rsidRPr="00D73FF3">
        <w:rPr>
          <w:rtl/>
        </w:rPr>
        <w:t>"</w:t>
      </w:r>
      <w:r w:rsidRPr="00D73FF3">
        <w:rPr>
          <w:rFonts w:hint="cs"/>
          <w:rtl/>
        </w:rPr>
        <w:t>ה</w:t>
      </w:r>
      <w:r w:rsidRPr="00D73FF3">
        <w:rPr>
          <w:rtl/>
        </w:rPr>
        <w:t>:</w:t>
      </w:r>
    </w:p>
    <w:p w14:paraId="69EB1529" w14:textId="33B488B3" w:rsidR="00AC0AF5" w:rsidRDefault="00AC0AF5" w:rsidP="00D73FF3">
      <w:pPr>
        <w:pStyle w:val="affff9"/>
        <w:rPr>
          <w:rtl/>
        </w:rPr>
      </w:pPr>
      <w:r w:rsidRPr="00C35A2C">
        <w:rPr>
          <w:rtl/>
        </w:rPr>
        <w:t xml:space="preserve"> </w:t>
      </w:r>
      <w:r w:rsidRPr="00C35A2C">
        <w:rPr>
          <w:rFonts w:hint="cs"/>
          <w:rtl/>
        </w:rPr>
        <w:t>עומר</w:t>
      </w:r>
      <w:r w:rsidRPr="00C35A2C">
        <w:rPr>
          <w:rtl/>
        </w:rPr>
        <w:t xml:space="preserve"> </w:t>
      </w:r>
      <w:r w:rsidRPr="00C35A2C">
        <w:rPr>
          <w:rFonts w:hint="cs"/>
          <w:rtl/>
        </w:rPr>
        <w:t>שיש</w:t>
      </w:r>
      <w:r w:rsidRPr="00C35A2C">
        <w:rPr>
          <w:rtl/>
        </w:rPr>
        <w:t xml:space="preserve"> </w:t>
      </w:r>
      <w:r w:rsidRPr="00C35A2C">
        <w:rPr>
          <w:rFonts w:hint="cs"/>
          <w:rtl/>
        </w:rPr>
        <w:t>בו</w:t>
      </w:r>
      <w:r w:rsidRPr="00C35A2C">
        <w:rPr>
          <w:rtl/>
        </w:rPr>
        <w:t xml:space="preserve"> </w:t>
      </w:r>
      <w:r w:rsidRPr="00C35A2C">
        <w:rPr>
          <w:rFonts w:hint="cs"/>
          <w:rtl/>
        </w:rPr>
        <w:t>סאתים</w:t>
      </w:r>
      <w:r w:rsidRPr="00C35A2C">
        <w:rPr>
          <w:rtl/>
        </w:rPr>
        <w:t xml:space="preserve"> </w:t>
      </w:r>
    </w:p>
    <w:p w14:paraId="7A97A354" w14:textId="77777777" w:rsidR="00AC0AF5" w:rsidRDefault="00AC0AF5" w:rsidP="00AC0AF5">
      <w:pPr>
        <w:rPr>
          <w:rFonts w:ascii="Fb Fontext" w:hAnsi="Fb Fontext"/>
          <w:rtl/>
        </w:rPr>
      </w:pPr>
      <w:r w:rsidRPr="00D73FF3">
        <w:rPr>
          <w:rFonts w:ascii="Fb Fontext" w:hAnsi="Fb Fontext" w:hint="cs"/>
          <w:b/>
          <w:bCs/>
          <w:rtl/>
        </w:rPr>
        <w:t>תורת</w:t>
      </w:r>
      <w:r w:rsidRPr="00D73FF3">
        <w:rPr>
          <w:rFonts w:ascii="Fb Fontext" w:hAnsi="Fb Fontext"/>
          <w:b/>
          <w:bCs/>
          <w:rtl/>
        </w:rPr>
        <w:t xml:space="preserve"> </w:t>
      </w:r>
      <w:r w:rsidRPr="00D73FF3">
        <w:rPr>
          <w:rFonts w:ascii="Fb Fontext" w:hAnsi="Fb Fontext" w:hint="cs"/>
          <w:b/>
          <w:bCs/>
          <w:rtl/>
        </w:rPr>
        <w:t>עומר</w:t>
      </w:r>
      <w:r w:rsidRPr="00D73FF3">
        <w:rPr>
          <w:rFonts w:ascii="Fb Fontext" w:hAnsi="Fb Fontext"/>
          <w:b/>
          <w:bCs/>
          <w:rtl/>
        </w:rPr>
        <w:t xml:space="preserve"> </w:t>
      </w:r>
      <w:r w:rsidRPr="00D73FF3">
        <w:rPr>
          <w:rFonts w:ascii="Fb Fontext" w:hAnsi="Fb Fontext" w:hint="cs"/>
          <w:b/>
          <w:bCs/>
          <w:rtl/>
        </w:rPr>
        <w:t>עליו</w:t>
      </w:r>
      <w:r w:rsidRPr="00C35A2C">
        <w:rPr>
          <w:rFonts w:ascii="Fb Fontext" w:hAnsi="Fb Fontext"/>
          <w:rtl/>
        </w:rPr>
        <w:t xml:space="preserve">, </w:t>
      </w:r>
      <w:r w:rsidRPr="00C35A2C">
        <w:rPr>
          <w:rFonts w:ascii="Fb Fontext" w:hAnsi="Fb Fontext" w:hint="cs"/>
          <w:rtl/>
        </w:rPr>
        <w:t>דשני</w:t>
      </w:r>
      <w:r w:rsidRPr="00C35A2C">
        <w:rPr>
          <w:rFonts w:ascii="Fb Fontext" w:hAnsi="Fb Fontext"/>
          <w:rtl/>
        </w:rPr>
        <w:t xml:space="preserve"> </w:t>
      </w:r>
      <w:r w:rsidRPr="00C35A2C">
        <w:rPr>
          <w:rFonts w:ascii="Fb Fontext" w:hAnsi="Fb Fontext" w:hint="cs"/>
          <w:rtl/>
        </w:rPr>
        <w:t>עומרים</w:t>
      </w:r>
      <w:r w:rsidRPr="00C35A2C">
        <w:rPr>
          <w:rFonts w:ascii="Fb Fontext" w:hAnsi="Fb Fontext"/>
          <w:rtl/>
        </w:rPr>
        <w:t xml:space="preserve"> </w:t>
      </w:r>
      <w:r w:rsidRPr="00C35A2C">
        <w:rPr>
          <w:rFonts w:ascii="Fb Fontext" w:hAnsi="Fb Fontext" w:hint="cs"/>
          <w:rtl/>
        </w:rPr>
        <w:t>שכחה</w:t>
      </w:r>
      <w:r w:rsidRPr="00C35A2C">
        <w:rPr>
          <w:rFonts w:ascii="Fb Fontext" w:hAnsi="Fb Fontext"/>
          <w:rtl/>
        </w:rPr>
        <w:t xml:space="preserve">, </w:t>
      </w:r>
      <w:r w:rsidRPr="00C35A2C">
        <w:rPr>
          <w:rFonts w:ascii="Fb Fontext" w:hAnsi="Fb Fontext" w:hint="cs"/>
          <w:rtl/>
        </w:rPr>
        <w:t>שנים</w:t>
      </w:r>
      <w:r w:rsidRPr="00C35A2C">
        <w:rPr>
          <w:rFonts w:ascii="Fb Fontext" w:hAnsi="Fb Fontext"/>
          <w:rtl/>
        </w:rPr>
        <w:t xml:space="preserve"> </w:t>
      </w:r>
      <w:r w:rsidRPr="00C35A2C">
        <w:rPr>
          <w:rFonts w:ascii="Fb Fontext" w:hAnsi="Fb Fontext" w:hint="cs"/>
          <w:rtl/>
        </w:rPr>
        <w:t>והוא</w:t>
      </w:r>
      <w:r w:rsidRPr="00C35A2C">
        <w:rPr>
          <w:rFonts w:ascii="Fb Fontext" w:hAnsi="Fb Fontext"/>
          <w:rtl/>
        </w:rPr>
        <w:t xml:space="preserve"> - </w:t>
      </w:r>
      <w:r w:rsidRPr="00C35A2C">
        <w:rPr>
          <w:rFonts w:ascii="Fb Fontext" w:hAnsi="Fb Fontext" w:hint="cs"/>
          <w:rtl/>
        </w:rPr>
        <w:t>אינן</w:t>
      </w:r>
      <w:r w:rsidRPr="00C35A2C">
        <w:rPr>
          <w:rFonts w:ascii="Fb Fontext" w:hAnsi="Fb Fontext"/>
          <w:rtl/>
        </w:rPr>
        <w:t xml:space="preserve"> </w:t>
      </w:r>
      <w:r w:rsidRPr="00C35A2C">
        <w:rPr>
          <w:rFonts w:ascii="Fb Fontext" w:hAnsi="Fb Fontext" w:hint="cs"/>
          <w:rtl/>
        </w:rPr>
        <w:t>שכחה</w:t>
      </w:r>
      <w:r w:rsidRPr="00C35A2C">
        <w:rPr>
          <w:rFonts w:ascii="Fb Fontext" w:hAnsi="Fb Fontext"/>
          <w:rtl/>
        </w:rPr>
        <w:t>.</w:t>
      </w:r>
    </w:p>
    <w:p w14:paraId="2661BAC3" w14:textId="77777777" w:rsidR="00AC0AF5" w:rsidRPr="00C35A2C" w:rsidRDefault="00AC0AF5" w:rsidP="00AC0AF5">
      <w:pPr>
        <w:rPr>
          <w:rFonts w:ascii="Fb Fontext" w:hAnsi="Fb Fontext"/>
          <w:rtl/>
        </w:rPr>
      </w:pPr>
      <w:r w:rsidRPr="00D73FF3">
        <w:rPr>
          <w:rFonts w:ascii="Fb Fontext" w:hAnsi="Fb Fontext" w:hint="cs"/>
          <w:b/>
          <w:bCs/>
          <w:rtl/>
        </w:rPr>
        <w:t>תורת</w:t>
      </w:r>
      <w:r w:rsidRPr="00D73FF3">
        <w:rPr>
          <w:rFonts w:ascii="Fb Fontext" w:hAnsi="Fb Fontext"/>
          <w:b/>
          <w:bCs/>
          <w:rtl/>
        </w:rPr>
        <w:t xml:space="preserve"> </w:t>
      </w:r>
      <w:r w:rsidRPr="00D73FF3">
        <w:rPr>
          <w:rFonts w:ascii="Fb Fontext" w:hAnsi="Fb Fontext" w:hint="cs"/>
          <w:b/>
          <w:bCs/>
          <w:rtl/>
        </w:rPr>
        <w:t>גדיש</w:t>
      </w:r>
      <w:r w:rsidRPr="00D73FF3">
        <w:rPr>
          <w:rFonts w:ascii="Fb Fontext" w:hAnsi="Fb Fontext"/>
          <w:b/>
          <w:bCs/>
          <w:rtl/>
        </w:rPr>
        <w:t xml:space="preserve"> </w:t>
      </w:r>
      <w:r w:rsidRPr="00D73FF3">
        <w:rPr>
          <w:rFonts w:ascii="Fb Fontext" w:hAnsi="Fb Fontext" w:hint="cs"/>
          <w:b/>
          <w:bCs/>
          <w:rtl/>
        </w:rPr>
        <w:t>עליו</w:t>
      </w:r>
      <w:r w:rsidRPr="00C35A2C">
        <w:rPr>
          <w:rFonts w:ascii="Fb Fontext" w:hAnsi="Fb Fontext"/>
          <w:rtl/>
        </w:rPr>
        <w:t>,</w:t>
      </w:r>
      <w:r w:rsidRPr="00D73FF3">
        <w:rPr>
          <w:rStyle w:val="affffe"/>
          <w:rtl/>
        </w:rPr>
        <w:t xml:space="preserve"> </w:t>
      </w:r>
      <w:r w:rsidRPr="00D73FF3">
        <w:rPr>
          <w:rStyle w:val="affffe"/>
          <w:rFonts w:hint="cs"/>
          <w:rtl/>
        </w:rPr>
        <w:t>דתנן</w:t>
      </w:r>
      <w:r w:rsidRPr="00D73FF3">
        <w:rPr>
          <w:rStyle w:val="affffe"/>
          <w:rtl/>
        </w:rPr>
        <w:t>:</w:t>
      </w:r>
      <w:r w:rsidRPr="00C35A2C">
        <w:rPr>
          <w:rFonts w:ascii="Fb Fontext" w:hAnsi="Fb Fontext"/>
          <w:rtl/>
        </w:rPr>
        <w:t xml:space="preserve"> </w:t>
      </w:r>
      <w:r w:rsidRPr="00C35A2C">
        <w:rPr>
          <w:rFonts w:ascii="Fb Fontext" w:hAnsi="Fb Fontext" w:hint="cs"/>
          <w:rtl/>
        </w:rPr>
        <w:t>עומר</w:t>
      </w:r>
      <w:r w:rsidRPr="00C35A2C">
        <w:rPr>
          <w:rFonts w:ascii="Fb Fontext" w:hAnsi="Fb Fontext"/>
          <w:rtl/>
        </w:rPr>
        <w:t xml:space="preserve"> </w:t>
      </w:r>
      <w:r w:rsidRPr="00C35A2C">
        <w:rPr>
          <w:rFonts w:ascii="Fb Fontext" w:hAnsi="Fb Fontext" w:hint="cs"/>
          <w:rtl/>
        </w:rPr>
        <w:t>שיש</w:t>
      </w:r>
      <w:r w:rsidRPr="00C35A2C">
        <w:rPr>
          <w:rFonts w:ascii="Fb Fontext" w:hAnsi="Fb Fontext"/>
          <w:rtl/>
        </w:rPr>
        <w:t xml:space="preserve"> </w:t>
      </w:r>
      <w:r w:rsidRPr="00C35A2C">
        <w:rPr>
          <w:rFonts w:ascii="Fb Fontext" w:hAnsi="Fb Fontext" w:hint="cs"/>
          <w:rtl/>
        </w:rPr>
        <w:t>בו</w:t>
      </w:r>
      <w:r w:rsidRPr="00C35A2C">
        <w:rPr>
          <w:rFonts w:ascii="Fb Fontext" w:hAnsi="Fb Fontext"/>
          <w:rtl/>
        </w:rPr>
        <w:t xml:space="preserve"> </w:t>
      </w:r>
      <w:r w:rsidRPr="00C35A2C">
        <w:rPr>
          <w:rFonts w:ascii="Fb Fontext" w:hAnsi="Fb Fontext" w:hint="cs"/>
          <w:rtl/>
        </w:rPr>
        <w:t>סאתים</w:t>
      </w:r>
      <w:r w:rsidRPr="00C35A2C">
        <w:rPr>
          <w:rFonts w:ascii="Fb Fontext" w:hAnsi="Fb Fontext"/>
          <w:rtl/>
        </w:rPr>
        <w:t xml:space="preserve"> </w:t>
      </w:r>
      <w:r w:rsidRPr="00C35A2C">
        <w:rPr>
          <w:rFonts w:ascii="Fb Fontext" w:hAnsi="Fb Fontext" w:hint="cs"/>
          <w:rtl/>
        </w:rPr>
        <w:t>שכחו</w:t>
      </w:r>
      <w:r w:rsidRPr="00C35A2C">
        <w:rPr>
          <w:rFonts w:ascii="Fb Fontext" w:hAnsi="Fb Fontext"/>
          <w:rtl/>
        </w:rPr>
        <w:t xml:space="preserve"> -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שכחה</w:t>
      </w:r>
      <w:r w:rsidRPr="00C35A2C">
        <w:rPr>
          <w:rFonts w:ascii="Fb Fontext" w:hAnsi="Fb Fontext"/>
          <w:rtl/>
        </w:rPr>
        <w:t>.</w:t>
      </w:r>
    </w:p>
    <w:p w14:paraId="0E469E63" w14:textId="4071703F" w:rsidR="00AC0AF5" w:rsidRPr="001B450D" w:rsidRDefault="001B450D" w:rsidP="00AC0AF5">
      <w:pPr>
        <w:pStyle w:val="aff9"/>
        <w:rPr>
          <w:rtl/>
        </w:rPr>
      </w:pPr>
      <w:r w:rsidRPr="001B450D">
        <w:rPr>
          <w:rFonts w:hint="cs"/>
          <w:rtl/>
        </w:rPr>
        <w:t>***</w:t>
      </w:r>
    </w:p>
    <w:p w14:paraId="69C83C49" w14:textId="77777777" w:rsidR="00D73FF3" w:rsidRPr="00D73FF3" w:rsidRDefault="00AC0AF5" w:rsidP="00D73FF3">
      <w:pPr>
        <w:pStyle w:val="36"/>
        <w:framePr w:wrap="notBeside"/>
        <w:rPr>
          <w:rtl/>
        </w:rPr>
      </w:pPr>
      <w:r w:rsidRPr="00D73FF3">
        <w:rPr>
          <w:rFonts w:hint="cs"/>
          <w:rtl/>
        </w:rPr>
        <w:t>רבב</w:t>
      </w:r>
      <w:r w:rsidRPr="00D73FF3">
        <w:rPr>
          <w:rtl/>
        </w:rPr>
        <w:t>"</w:t>
      </w:r>
      <w:r w:rsidRPr="00D73FF3">
        <w:rPr>
          <w:rFonts w:hint="cs"/>
          <w:rtl/>
        </w:rPr>
        <w:t>ח מר</w:t>
      </w:r>
      <w:r w:rsidRPr="00D73FF3">
        <w:rPr>
          <w:rtl/>
        </w:rPr>
        <w:t>"</w:t>
      </w:r>
      <w:r w:rsidRPr="00D73FF3">
        <w:rPr>
          <w:rFonts w:hint="cs"/>
          <w:rtl/>
        </w:rPr>
        <w:t>ל</w:t>
      </w:r>
      <w:r w:rsidRPr="00D73FF3">
        <w:rPr>
          <w:rtl/>
        </w:rPr>
        <w:t xml:space="preserve">: </w:t>
      </w:r>
    </w:p>
    <w:p w14:paraId="463703BF" w14:textId="0B3ACC9C" w:rsidR="00AC0AF5" w:rsidRPr="00C35A2C" w:rsidRDefault="00AC0AF5" w:rsidP="00AC0AF5">
      <w:pPr>
        <w:rPr>
          <w:rFonts w:ascii="Fb Fontext" w:hAnsi="Fb Fontext"/>
          <w:rtl/>
        </w:rPr>
      </w:pPr>
      <w:r w:rsidRPr="00C35A2C">
        <w:rPr>
          <w:rFonts w:ascii="Fb Fontext" w:hAnsi="Fb Fontext" w:hint="cs"/>
          <w:sz w:val="32"/>
          <w:rtl/>
        </w:rPr>
        <w:t>חרוב</w:t>
      </w:r>
      <w:r w:rsidRPr="00C35A2C">
        <w:rPr>
          <w:rFonts w:ascii="Fb Fontext" w:hAnsi="Fb Fontext"/>
          <w:sz w:val="32"/>
          <w:rtl/>
        </w:rPr>
        <w:t xml:space="preserve"> </w:t>
      </w:r>
      <w:r w:rsidRPr="00C35A2C">
        <w:rPr>
          <w:rFonts w:ascii="Fb Fontext" w:hAnsi="Fb Fontext" w:hint="cs"/>
          <w:sz w:val="32"/>
          <w:rtl/>
        </w:rPr>
        <w:t>המורכב</w:t>
      </w:r>
      <w:r w:rsidRPr="00C35A2C">
        <w:rPr>
          <w:rFonts w:ascii="Fb Fontext" w:hAnsi="Fb Fontext"/>
          <w:sz w:val="32"/>
          <w:rtl/>
        </w:rPr>
        <w:t xml:space="preserve"> </w:t>
      </w:r>
      <w:r w:rsidRPr="00C35A2C">
        <w:rPr>
          <w:rFonts w:ascii="Fb Fontext" w:hAnsi="Fb Fontext" w:hint="cs"/>
          <w:sz w:val="32"/>
          <w:rtl/>
        </w:rPr>
        <w:t>וסדן</w:t>
      </w:r>
      <w:r w:rsidRPr="00C35A2C">
        <w:rPr>
          <w:rFonts w:ascii="Fb Fontext" w:hAnsi="Fb Fontext"/>
          <w:sz w:val="32"/>
          <w:rtl/>
        </w:rPr>
        <w:t xml:space="preserve"> </w:t>
      </w:r>
      <w:r w:rsidRPr="00C35A2C">
        <w:rPr>
          <w:rFonts w:ascii="Fb Fontext" w:hAnsi="Fb Fontext" w:hint="cs"/>
          <w:sz w:val="32"/>
          <w:rtl/>
        </w:rPr>
        <w:t>השקמה</w:t>
      </w:r>
      <w:r w:rsidRPr="00C35A2C">
        <w:rPr>
          <w:rFonts w:ascii="Fb Fontext" w:hAnsi="Fb Fontext"/>
          <w:sz w:val="32"/>
          <w:rtl/>
        </w:rPr>
        <w:t xml:space="preserve"> - </w:t>
      </w:r>
      <w:r w:rsidRPr="00C35A2C">
        <w:rPr>
          <w:rFonts w:ascii="Fb Fontext" w:hAnsi="Fb Fontext" w:hint="cs"/>
          <w:sz w:val="32"/>
          <w:rtl/>
        </w:rPr>
        <w:t>באנו</w:t>
      </w:r>
      <w:r w:rsidRPr="00C35A2C">
        <w:rPr>
          <w:rFonts w:ascii="Fb Fontext" w:hAnsi="Fb Fontext"/>
          <w:sz w:val="32"/>
          <w:rtl/>
        </w:rPr>
        <w:t xml:space="preserve"> </w:t>
      </w:r>
      <w:r w:rsidRPr="00C35A2C">
        <w:rPr>
          <w:rFonts w:ascii="Fb Fontext" w:hAnsi="Fb Fontext" w:hint="cs"/>
          <w:sz w:val="32"/>
          <w:rtl/>
        </w:rPr>
        <w:t>למחלוקת</w:t>
      </w:r>
      <w:r w:rsidRPr="00C35A2C">
        <w:rPr>
          <w:rFonts w:ascii="Fb Fontext" w:hAnsi="Fb Fontext"/>
          <w:sz w:val="32"/>
          <w:rtl/>
        </w:rPr>
        <w:t xml:space="preserve"> </w:t>
      </w:r>
      <w:r>
        <w:rPr>
          <w:rStyle w:val="affffe"/>
          <w:rFonts w:ascii="Fb Fontext" w:hAnsi="Fb Fontext" w:hint="cs"/>
          <w:sz w:val="32"/>
          <w:rtl/>
          <w:rPrChange w:id="9311" w:author="מנוע אמוראים" w:date="2026-10-05T16:41:09Z">
            <w:rPr>
              <w:rFonts w:ascii="Fb Fontext" w:hAnsi="Fb Fontext" w:hint="cs"/>
              <w:sz w:val="32"/>
              <w:rtl/>
            </w:rPr>
          </w:rPrChange>
        </w:rPr>
        <w:t xml:space="preserve">רמבר</w:t>
      </w:r>
      <w:r>
        <w:rPr>
          <w:rStyle w:val="affffe"/>
          <w:rFonts w:ascii="Fb Fontext" w:hAnsi="Fb Fontext"/>
          <w:sz w:val="32"/>
          <w:rtl/>
          <w:rPrChange w:id="9312" w:author="מנוע אמוראים" w:date="2026-10-05T16:41:09Z">
            <w:rPr>
              <w:rFonts w:ascii="Fb Fontext" w:hAnsi="Fb Fontext"/>
              <w:sz w:val="32"/>
              <w:rtl/>
            </w:rPr>
          </w:rPrChange>
        </w:rPr>
        <w:t xml:space="preserve">"</w:t>
      </w:r>
      <w:r>
        <w:rPr>
          <w:rStyle w:val="affffe"/>
          <w:rFonts w:ascii="Fb Fontext" w:hAnsi="Fb Fontext" w:hint="cs"/>
          <w:sz w:val="32"/>
          <w:rtl/>
          <w:rPrChange w:id="9313" w:author="מנוע אמוראים" w:date="2026-10-05T16:41:09Z">
            <w:rPr>
              <w:rFonts w:ascii="Fb Fontext" w:hAnsi="Fb Fontext" w:hint="cs"/>
              <w:sz w:val="32"/>
              <w:rtl/>
            </w:rPr>
          </w:rPrChange>
        </w:rPr>
        <w:t xml:space="preserve">י</w:t>
      </w:r>
      <w:r>
        <w:rPr>
          <w:rFonts w:ascii="Fb Fontext" w:hAnsi="Fb Fontext" w:hint="cs"/>
          <w:sz w:val="32"/>
          <w:rtl/>
        </w:rPr>
        <w:t xml:space="preserve"> ורבנן</w:t>
      </w:r>
      <w:r w:rsidRPr="00C35A2C">
        <w:rPr>
          <w:rFonts w:ascii="Fb Fontext" w:hAnsi="Fb Fontext"/>
          <w:sz w:val="32"/>
          <w:rtl/>
        </w:rPr>
        <w:t>.</w:t>
      </w:r>
    </w:p>
    <w:p w14:paraId="479790AD" w14:textId="77777777" w:rsidR="00AC0AF5" w:rsidRPr="00C35A2C" w:rsidRDefault="00AC0AF5" w:rsidP="00AC0AF5">
      <w:pPr>
        <w:rPr>
          <w:rFonts w:ascii="Fb Fontext" w:hAnsi="Fb Fontext"/>
          <w:rtl/>
        </w:rPr>
      </w:pPr>
      <w:r w:rsidRPr="00D73FF3">
        <w:rPr>
          <w:rStyle w:val="affffe"/>
          <w:rFonts w:hint="cs"/>
          <w:rtl/>
        </w:rPr>
        <w:t>ולא אמרי'</w:t>
      </w:r>
      <w:r w:rsidRPr="00F10693">
        <w:rPr>
          <w:rFonts w:hint="cs"/>
          <w:rtl/>
        </w:rPr>
        <w:t xml:space="preserve"> </w:t>
      </w:r>
      <w:r w:rsidRPr="00C35A2C">
        <w:rPr>
          <w:rFonts w:ascii="Fb Fontext" w:hAnsi="Fb Fontext" w:hint="cs"/>
          <w:rtl/>
        </w:rPr>
        <w:t>מחלוקת</w:t>
      </w:r>
      <w:r w:rsidRPr="00C35A2C">
        <w:rPr>
          <w:rFonts w:ascii="Fb Fontext" w:hAnsi="Fb Fontext"/>
          <w:rtl/>
        </w:rPr>
        <w:t xml:space="preserve"> </w:t>
      </w:r>
      <w:r>
        <w:rPr>
          <w:rStyle w:val="affffe"/>
          <w:rFonts w:ascii="Fb Fontext" w:hAnsi="Fb Fontext" w:hint="cs"/>
          <w:rtl/>
          <w:rPrChange w:id="9314" w:author="מנוע אמוראים" w:date="2026-10-05T16:41:09Z">
            <w:rPr>
              <w:rFonts w:ascii="Fb Fontext" w:hAnsi="Fb Fontext" w:hint="cs"/>
              <w:rtl/>
            </w:rPr>
          </w:rPrChange>
        </w:rPr>
        <w:t xml:space="preserve">ר</w:t>
      </w:r>
      <w:r>
        <w:rPr>
          <w:rStyle w:val="affffe"/>
          <w:rFonts w:ascii="Fb Fontext" w:hAnsi="Fb Fontext"/>
          <w:rtl/>
          <w:rPrChange w:id="9315" w:author="מנוע אמוראים" w:date="2026-10-05T16:41:09Z">
            <w:rPr>
              <w:rFonts w:ascii="Fb Fontext" w:hAnsi="Fb Fontext"/>
              <w:rtl/>
            </w:rPr>
          </w:rPrChange>
        </w:rPr>
        <w:t xml:space="preserve">"</w:t>
      </w:r>
      <w:r>
        <w:rPr>
          <w:rStyle w:val="affffe"/>
          <w:rFonts w:ascii="Fb Fontext" w:hAnsi="Fb Fontext" w:hint="cs"/>
          <w:rtl/>
          <w:rPrChange w:id="9316" w:author="מנוע אמוראים" w:date="2026-10-05T16:41:09Z">
            <w:rPr>
              <w:rFonts w:ascii="Fb Fontext" w:hAnsi="Fb Fontext" w:hint="cs"/>
              <w:rtl/>
            </w:rPr>
          </w:rPrChange>
        </w:rPr>
        <w:t xml:space="preserve">ש</w:t>
      </w:r>
      <w:r w:rsidRPr="00C35A2C">
        <w:rPr>
          <w:rFonts w:ascii="Fb Fontext" w:hAnsi="Fb Fontext"/>
          <w:rtl/>
        </w:rPr>
        <w:t xml:space="preserve"> </w:t>
      </w:r>
      <w:r w:rsidRPr="00C35A2C">
        <w:rPr>
          <w:rFonts w:ascii="Fb Fontext" w:hAnsi="Fb Fontext" w:hint="cs"/>
          <w:rtl/>
        </w:rPr>
        <w:t>ורבנן הא</w:t>
      </w:r>
      <w:r w:rsidRPr="00C35A2C">
        <w:rPr>
          <w:rFonts w:ascii="Fb Fontext" w:hAnsi="Fb Fontext"/>
          <w:rtl/>
        </w:rPr>
        <w:t xml:space="preserve"> </w:t>
      </w:r>
      <w:r w:rsidRPr="00C35A2C">
        <w:rPr>
          <w:rFonts w:ascii="Fb Fontext" w:hAnsi="Fb Fontext" w:hint="cs"/>
          <w:rtl/>
        </w:rPr>
        <w:t>קמ</w:t>
      </w:r>
      <w:r w:rsidRPr="00C35A2C">
        <w:rPr>
          <w:rFonts w:ascii="Fb Fontext" w:hAnsi="Fb Fontext"/>
          <w:rtl/>
        </w:rPr>
        <w:t>"</w:t>
      </w:r>
      <w:r w:rsidRPr="00C35A2C">
        <w:rPr>
          <w:rFonts w:ascii="Fb Fontext" w:hAnsi="Fb Fontext" w:hint="cs"/>
          <w:rtl/>
        </w:rPr>
        <w:t>ל</w:t>
      </w:r>
      <w:r w:rsidRPr="00C35A2C">
        <w:rPr>
          <w:rFonts w:ascii="Fb Fontext" w:hAnsi="Fb Fontext"/>
          <w:rtl/>
        </w:rPr>
        <w:t xml:space="preserve">, </w:t>
      </w:r>
      <w:r>
        <w:rPr>
          <w:rStyle w:val="affffe"/>
          <w:rFonts w:ascii="Fb Fontext" w:hAnsi="Fb Fontext" w:hint="cs"/>
          <w:rtl/>
          <w:rPrChange w:id="9317" w:author="מנוע אמוראים" w:date="2026-10-05T16:41:09Z">
            <w:rPr>
              <w:rFonts w:ascii="Fb Fontext" w:hAnsi="Fb Fontext" w:hint="cs"/>
              <w:rtl/>
            </w:rPr>
          </w:rPrChange>
        </w:rPr>
        <w:t xml:space="preserve">דרמבר</w:t>
      </w:r>
      <w:r>
        <w:rPr>
          <w:rStyle w:val="affffe"/>
          <w:rFonts w:ascii="Fb Fontext" w:hAnsi="Fb Fontext"/>
          <w:rtl/>
          <w:rPrChange w:id="9318" w:author="מנוע אמוראים" w:date="2026-10-05T16:41:09Z">
            <w:rPr>
              <w:rFonts w:ascii="Fb Fontext" w:hAnsi="Fb Fontext"/>
              <w:rtl/>
            </w:rPr>
          </w:rPrChange>
        </w:rPr>
        <w:t xml:space="preserve">"</w:t>
      </w:r>
      <w:r>
        <w:rPr>
          <w:rStyle w:val="affffe"/>
          <w:rFonts w:ascii="Fb Fontext" w:hAnsi="Fb Fontext" w:hint="cs"/>
          <w:rtl/>
          <w:rPrChange w:id="9319" w:author="מנוע אמוראים" w:date="2026-10-05T16:41:09Z">
            <w:rPr>
              <w:rFonts w:ascii="Fb Fontext" w:hAnsi="Fb Fontext" w:hint="cs"/>
              <w:rtl/>
            </w:rPr>
          </w:rPrChange>
        </w:rPr>
        <w:t xml:space="preserve">י</w:t>
      </w:r>
      <w:r>
        <w:rPr>
          <w:rFonts w:ascii="Fb Fontext" w:hAnsi="Fb Fontext" w:hint="cs"/>
          <w:rtl/>
        </w:rPr>
        <w:t xml:space="preserve"> </w:t>
      </w:r>
      <w:r>
        <w:rPr>
          <w:rStyle w:val="affffe"/>
          <w:rFonts w:ascii="Fb Fontext" w:hAnsi="Fb Fontext" w:hint="cs"/>
          <w:rtl/>
          <w:rPrChange w:id="9320" w:author="מנוע אמוראים" w:date="2026-10-05T16:41:09Z">
            <w:rPr>
              <w:rFonts w:ascii="Fb Fontext" w:hAnsi="Fb Fontext" w:hint="cs"/>
              <w:rtl/>
            </w:rPr>
          </w:rPrChange>
        </w:rPr>
        <w:t xml:space="preserve">כר</w:t>
      </w:r>
      <w:r>
        <w:rPr>
          <w:rStyle w:val="affffe"/>
          <w:rFonts w:ascii="Fb Fontext" w:hAnsi="Fb Fontext"/>
          <w:rtl/>
          <w:rPrChange w:id="9321" w:author="מנוע אמוראים" w:date="2026-10-05T16:41:09Z">
            <w:rPr>
              <w:rFonts w:ascii="Fb Fontext" w:hAnsi="Fb Fontext"/>
              <w:rtl/>
            </w:rPr>
          </w:rPrChange>
        </w:rPr>
        <w:t xml:space="preserve">"</w:t>
      </w:r>
      <w:r>
        <w:rPr>
          <w:rStyle w:val="affffe"/>
          <w:rFonts w:ascii="Fb Fontext" w:hAnsi="Fb Fontext" w:hint="cs"/>
          <w:rtl/>
          <w:rPrChange w:id="9322" w:author="מנוע אמוראים" w:date="2026-10-05T16:41:09Z">
            <w:rPr>
              <w:rFonts w:ascii="Fb Fontext" w:hAnsi="Fb Fontext" w:hint="cs"/>
              <w:rtl/>
            </w:rPr>
          </w:rPrChange>
        </w:rPr>
        <w:t xml:space="preserve">ש</w:t>
      </w:r>
      <w:r>
        <w:rPr>
          <w:rFonts w:ascii="Fb Fontext" w:hAnsi="Fb Fontext" w:hint="cs"/>
          <w:rtl/>
        </w:rPr>
        <w:t xml:space="preserve"> ס</w:t>
      </w:r>
      <w:r w:rsidRPr="00C35A2C">
        <w:rPr>
          <w:rFonts w:ascii="Fb Fontext" w:hAnsi="Fb Fontext"/>
          <w:rtl/>
        </w:rPr>
        <w:t>"</w:t>
      </w:r>
      <w:r w:rsidRPr="00C35A2C">
        <w:rPr>
          <w:rFonts w:ascii="Fb Fontext" w:hAnsi="Fb Fontext" w:hint="cs"/>
          <w:rtl/>
        </w:rPr>
        <w:t>ל.</w:t>
      </w:r>
    </w:p>
    <w:p w14:paraId="443C17C2" w14:textId="77777777" w:rsidR="00AC0AF5" w:rsidRPr="00F97732" w:rsidRDefault="00AC0AF5" w:rsidP="00C52227">
      <w:pPr>
        <w:pStyle w:val="afff9"/>
        <w:rPr>
          <w:rStyle w:val="afff8"/>
          <w:rFonts w:cs="BA חניכי הישיבות"/>
          <w:rtl/>
        </w:rPr>
        <w:sectPr w:rsidR="00AC0AF5" w:rsidRPr="00F97732" w:rsidSect="00A04630">
          <w:type w:val="continuous"/>
          <w:pgSz w:w="5103" w:h="14572"/>
          <w:pgMar w:top="567" w:right="1134" w:bottom="567" w:left="567" w:header="284" w:footer="284" w:gutter="0"/>
          <w:pgNumType w:start="1"/>
          <w:cols w:space="720"/>
          <w:bidi/>
          <w:rtlGutter/>
          <w:docGrid w:linePitch="360"/>
        </w:sectPr>
      </w:pPr>
    </w:p>
    <w:p w14:paraId="50683DF3" w14:textId="77777777" w:rsidR="00AC0AF5" w:rsidRPr="00D73FF3" w:rsidRDefault="00AC0AF5" w:rsidP="00D73FF3">
      <w:pPr>
        <w:pStyle w:val="Hadran"/>
        <w:pPrChange w:id="91203" w:author="Claude" w:date="2026-10-08T08:34:53Z">
          <w:pPr>
            <w:pStyle w:val="affff9"/>
          </w:pPr>
        </w:pPrChange>
      </w:pPr>
      <w:r w:rsidRPr="00D73FF3">
        <w:rPr>
          <w:rtl/>
        </w:rPr>
        <w:t>הדרן עלך המוכר את הבית.</w:t>
      </w:r>
    </w:p>
    <w:p w14:paraId="4A1D7043" w14:textId="77777777" w:rsidR="00AC0AF5" w:rsidRDefault="00AC0AF5" w:rsidP="00AC0AF5">
      <w:pPr>
        <w:pStyle w:val="afff0"/>
        <w:framePr w:wrap="around"/>
        <w:spacing w:line="276" w:lineRule="auto"/>
        <w:rPr>
          <w:del w:id="41047" w:author="Claude" w:date="2026-10-07T09:24:35Z"/>
          <w:rFonts w:ascii="Fb Fontext" w:hAnsi="Fb Fontext"/>
          <w:rtl/>
        </w:rPr>
      </w:pPr>
      <w:del w:id="41046" w:author="Claude" w:date="2026-10-07T09:24:35Z">
        <w:r w:rsidRPr="00C35A2C">
          <w:rPr>
            <w:rFonts w:ascii="Fb Fontext" w:hAnsi="Fb Fontext" w:hint="cs"/>
            <w:rtl/>
          </w:rPr>
          <w:lastRenderedPageBreak/>
          <w:delText xml:space="preserve">פרק חמישי</w:delText>
        </w:r>
      </w:del>
    </w:p>
    <w:p w14:paraId="6668A423" w14:textId="77777777" w:rsidR="00AC0AF5" w:rsidRPr="00C35A2C" w:rsidRDefault="00AC0AF5" w:rsidP="00982F98">
      <w:pPr>
        <w:pStyle w:val="affe"/>
        <w:framePr w:wrap="around"/>
        <w:rPr>
          <w:rtl/>
        </w:rPr>
      </w:pPr>
      <w:r w:rsidRPr="00C35A2C">
        <w:rPr>
          <w:rFonts w:hint="cs"/>
          <w:rtl/>
        </w:rPr>
        <w:t>עג.</w:t>
      </w:r>
    </w:p>
    <w:p w14:paraId="576DBED6" w14:textId="77777777" w:rsidR="00AC0AF5" w:rsidRDefault="00AC0AF5" w:rsidP="00AC0AF5">
      <w:pPr>
        <w:pStyle w:val="afff1"/>
        <w:framePr w:wrap="around"/>
        <w:spacing w:line="276" w:lineRule="auto"/>
        <w:rPr>
          <w:del w:id="41049" w:author="Claude" w:date="2026-10-07T09:24:35Z"/>
          <w:rStyle w:val="afff8"/>
          <w:rtl/>
        </w:rPr>
      </w:pPr>
      <w:del w:id="41048" w:author="Claude" w:date="2026-10-07T09:24:35Z">
        <w:r w:rsidRPr="00C35A2C">
          <w:rPr>
            <w:rStyle w:val="afff8"/>
            <w:rFonts w:hint="cs"/>
            <w:rtl/>
          </w:rPr>
          <w:delText xml:space="preserve">המוכר את הספינה</w:delText>
        </w:r>
      </w:del>
    </w:p>
    <w:p w14:paraId="283EF5B4" w14:textId="77777777" w:rsidR="00AC0AF5" w:rsidRPr="00C35A2C" w:rsidRDefault="00AC0AF5" w:rsidP="00AC0AF5">
      <w:pPr>
        <w:pStyle w:val="afff2"/>
        <w:framePr w:wrap="around"/>
        <w:spacing w:after="0" w:line="276" w:lineRule="auto"/>
        <w:rPr>
          <w:rStyle w:val="afff8"/>
          <w:rtl/>
        </w:rPr>
      </w:pPr>
      <w:r w:rsidRPr="00C35A2C">
        <w:rPr>
          <w:rStyle w:val="afff8"/>
          <w:rFonts w:hint="cs"/>
          <w:rtl/>
        </w:rPr>
        <w:t xml:space="preserve">עג. </w:t>
      </w:r>
      <w:r w:rsidRPr="00C35A2C">
        <w:rPr>
          <w:rStyle w:val="afff8"/>
          <w:rFonts w:cs="Guttman Vilna"/>
          <w:rtl/>
        </w:rPr>
        <w:t>–</w:t>
      </w:r>
      <w:r w:rsidRPr="00C35A2C">
        <w:rPr>
          <w:rStyle w:val="afff8"/>
          <w:rFonts w:hint="cs"/>
          <w:rtl/>
        </w:rPr>
        <w:t xml:space="preserve"> צא:</w:t>
      </w:r>
    </w:p>
    <w:p>
      <w:pPr>
        <w:pStyle w:val="PetichatPerek"/>
        <w:rPr>
          <w:ins w:id="41045" w:author="Claude" w:date="2026-10-07T09:24:35Z"/>
        </w:rPr>
      </w:pPr>
      <w:ins w:id="41044" w:author="Claude" w:date="2026-10-07T09:24:35Z">
        <w:r>
          <w:rPr>
            <w:rFonts w:ascii="Fb Fontext" w:hAnsi="Fb Fontext" w:hint="cs"/>
            <w:rtl/>
          </w:rPr>
          <w:t xml:space="preserve">פרק חמישי</w:t>
        </w:r>
        <w:r>
          <w:rPr>
            <w:rFonts w:ascii="Fb Fontext" w:hAnsi="Fb Fontext" w:hint="cs"/>
            <w:rtl/>
          </w:rPr>
          <w:t xml:space="preserve"> - </w:t>
        </w:r>
        <w:r>
          <w:rPr>
            <w:rStyle w:val="afff8"/>
            <w:rFonts w:hint="cs"/>
            <w:rtl/>
          </w:rPr>
          <w:t xml:space="preserve">המוכר את הספינה</w:t>
        </w:r>
      </w:ins>
    </w:p>
    <w:p w14:paraId="1264CBB1" w14:textId="77777777" w:rsidR="00AC0AF5" w:rsidRPr="00817AA2" w:rsidRDefault="00AC0AF5" w:rsidP="00817AA2">
      <w:pPr>
        <w:pStyle w:val="affffb"/>
        <w:framePr w:wrap="around"/>
        <w:rPr>
          <w:rtl/>
        </w:rPr>
      </w:pPr>
      <w:bookmarkStart w:id="35" w:name="_Hlk176505059"/>
      <w:del w:id="20294" w:author="קלוד" w:date="2026-10-06T10:07:33Z">
        <w:r>
          <w:rPr>
            <w:rFonts w:hint="cs"/>
            <w:rtl/>
          </w:rPr>
          <w:delText xml:space="preserve">מתני'</w:delText>
        </w:r>
      </w:del>
      <w:ins w:id="20295" w:author="קלוד" w:date="2026-10-06T10:07:33Z">
        <w:r>
          <w:rPr>
            <w:rFonts w:hint="cs"/>
            <w:rtl/>
          </w:rPr>
          <w:t xml:space="preserve">משנה א</w:t>
        </w:r>
      </w:ins>
    </w:p>
    <w:p w14:paraId="6776EED7" w14:textId="77777777" w:rsidR="00817AA2" w:rsidRDefault="00AC0AF5" w:rsidP="00DB3591">
      <w:pPr>
        <w:pStyle w:val="afff3"/>
        <w:rPr>
          <w:rtl/>
        </w:rPr>
      </w:pPr>
      <w:r w:rsidRPr="00817AA2">
        <w:rPr>
          <w:rtl/>
        </w:rPr>
        <w:t xml:space="preserve">המוכר את הספינה </w:t>
      </w:r>
    </w:p>
    <w:p w14:paraId="3FE6FBD9" w14:textId="1C2F8E68" w:rsidR="00AC0AF5" w:rsidRPr="00817AA2" w:rsidRDefault="00AC0AF5" w:rsidP="00DB3591">
      <w:pPr>
        <w:pStyle w:val="afff3"/>
        <w:rPr>
          <w:rtl/>
        </w:rPr>
      </w:pPr>
      <w:r w:rsidRPr="00817AA2">
        <w:rPr>
          <w:rtl/>
        </w:rPr>
        <w:t>מכר את התורן ואת הנס ואת העוגין, ואת כל המנהיגין אותה,</w:t>
      </w:r>
    </w:p>
    <w:p w14:paraId="1B5896AA" w14:textId="5F7560C7" w:rsidR="00AC0AF5" w:rsidRPr="00817AA2" w:rsidRDefault="00AC0AF5" w:rsidP="00DB3591">
      <w:pPr>
        <w:pStyle w:val="afff3"/>
        <w:rPr>
          <w:rtl/>
        </w:rPr>
      </w:pPr>
      <w:r w:rsidRPr="00817AA2">
        <w:rPr>
          <w:rtl/>
        </w:rPr>
        <w:t>אבל לא את העבדים ולא את המרצופין ולא את האנתיקי.</w:t>
      </w:r>
    </w:p>
    <w:p w14:paraId="3098C1A3" w14:textId="77777777" w:rsidR="00AC0AF5" w:rsidRPr="00817AA2" w:rsidRDefault="00AC0AF5" w:rsidP="00DB3591">
      <w:pPr>
        <w:pStyle w:val="afff3"/>
        <w:rPr>
          <w:rtl/>
        </w:rPr>
      </w:pPr>
      <w:r w:rsidRPr="00817AA2">
        <w:rPr>
          <w:rtl/>
        </w:rPr>
        <w:t>ובזמן שאמר לו: היא וכל מה שבתוכה - הרי כולן מכורין.</w:t>
      </w:r>
    </w:p>
    <w:p w14:paraId="6E1FF84A" w14:textId="77777777" w:rsidR="00AC0AF5" w:rsidRPr="00C35A2C" w:rsidRDefault="00AC0AF5" w:rsidP="00AC0AF5">
      <w:pPr>
        <w:rPr>
          <w:rFonts w:ascii="Fb Fontext" w:hAnsi="Fb Fontext"/>
          <w:rtl/>
        </w:rPr>
      </w:pPr>
      <w:r w:rsidRPr="00817AA2">
        <w:rPr>
          <w:rFonts w:ascii="Fb Fontext" w:hAnsi="Fb Fontext"/>
          <w:b/>
          <w:bCs/>
          <w:sz w:val="32"/>
          <w:rtl/>
        </w:rPr>
        <w:t>תורן -</w:t>
      </w:r>
      <w:r w:rsidRPr="00C35A2C">
        <w:rPr>
          <w:rFonts w:ascii="Fb Fontext" w:hAnsi="Fb Fontext"/>
          <w:sz w:val="32"/>
          <w:rtl/>
        </w:rPr>
        <w:t xml:space="preserve"> איסקריא,</w:t>
      </w:r>
      <w:r w:rsidRPr="00577F86">
        <w:rPr>
          <w:rStyle w:val="affff8"/>
          <w:rtl/>
        </w:rPr>
        <w:t xml:space="preserve"> </w:t>
      </w:r>
      <w:r w:rsidRPr="00F10693">
        <w:rPr>
          <w:rtl/>
        </w:rPr>
        <w:t>'א</w:t>
      </w:r>
      <w:r w:rsidRPr="00577F86">
        <w:rPr>
          <w:rStyle w:val="affff8"/>
          <w:rtl/>
        </w:rPr>
        <w:t>רז מלבנון לקחו לעשות תורן עליך</w:t>
      </w:r>
      <w:r w:rsidRPr="00F10693">
        <w:rPr>
          <w:rtl/>
        </w:rPr>
        <w:t>'.</w:t>
      </w:r>
    </w:p>
    <w:p w14:paraId="5B852066" w14:textId="77777777" w:rsidR="00AC0AF5" w:rsidRPr="00C35A2C" w:rsidRDefault="00AC0AF5" w:rsidP="00AC0AF5">
      <w:pPr>
        <w:rPr>
          <w:rFonts w:ascii="Fb Fontext" w:hAnsi="Fb Fontext"/>
          <w:rtl/>
        </w:rPr>
      </w:pPr>
      <w:r w:rsidRPr="00817AA2">
        <w:rPr>
          <w:rFonts w:ascii="Fb Fontext" w:hAnsi="Fb Fontext"/>
          <w:b/>
          <w:bCs/>
          <w:rtl/>
        </w:rPr>
        <w:t>נס -</w:t>
      </w:r>
      <w:r w:rsidRPr="00C35A2C">
        <w:rPr>
          <w:rFonts w:ascii="Fb Fontext" w:hAnsi="Fb Fontext"/>
          <w:rtl/>
        </w:rPr>
        <w:t xml:space="preserve"> אדרא,</w:t>
      </w:r>
      <w:r w:rsidRPr="00577F86">
        <w:rPr>
          <w:rStyle w:val="affff8"/>
          <w:rtl/>
        </w:rPr>
        <w:t xml:space="preserve"> </w:t>
      </w:r>
      <w:r w:rsidRPr="00F10693">
        <w:rPr>
          <w:rtl/>
        </w:rPr>
        <w:t>'ש</w:t>
      </w:r>
      <w:r w:rsidRPr="00577F86">
        <w:rPr>
          <w:rStyle w:val="affff8"/>
          <w:rtl/>
        </w:rPr>
        <w:t>ש ברקמה ממצרים היה מפרשך להיות לך לנס</w:t>
      </w:r>
      <w:r w:rsidRPr="00F10693">
        <w:rPr>
          <w:rtl/>
        </w:rPr>
        <w:t>'.</w:t>
      </w:r>
    </w:p>
    <w:p w14:paraId="1D38CA17" w14:textId="6BE50650" w:rsidR="00AC0AF5" w:rsidRPr="00C35A2C" w:rsidRDefault="00AC0AF5" w:rsidP="00AC0AF5">
      <w:pPr>
        <w:rPr>
          <w:rFonts w:ascii="Fb Fontext" w:hAnsi="Fb Fontext"/>
          <w:rtl/>
        </w:rPr>
      </w:pPr>
      <w:r w:rsidRPr="00817AA2">
        <w:rPr>
          <w:rFonts w:ascii="Fb Fontext" w:hAnsi="Fb Fontext"/>
          <w:b/>
          <w:bCs/>
          <w:rtl/>
        </w:rPr>
        <w:t>עוגין</w:t>
      </w:r>
      <w:r w:rsidRPr="00C35A2C">
        <w:rPr>
          <w:rFonts w:ascii="Fb Fontext" w:hAnsi="Fb Fontext"/>
          <w:rtl/>
        </w:rPr>
        <w:t xml:space="preserve"> </w:t>
      </w:r>
      <w:r w:rsidR="00817AA2">
        <w:rPr>
          <w:rFonts w:ascii="Fb Fontext" w:hAnsi="Fb Fontext" w:hint="cs"/>
          <w:rtl/>
        </w:rPr>
        <w:t>-</w:t>
      </w:r>
      <w:r w:rsidRPr="00C35A2C">
        <w:rPr>
          <w:rFonts w:ascii="Fb Fontext" w:hAnsi="Fb Fontext"/>
          <w:rtl/>
        </w:rPr>
        <w:t>עוגנין שלה,</w:t>
      </w:r>
      <w:r w:rsidRPr="00577F86">
        <w:rPr>
          <w:rStyle w:val="affff8"/>
          <w:rtl/>
        </w:rPr>
        <w:t xml:space="preserve"> </w:t>
      </w:r>
      <w:r w:rsidRPr="00F10693">
        <w:rPr>
          <w:rtl/>
        </w:rPr>
        <w:t>'</w:t>
      </w:r>
      <w:r w:rsidRPr="00577F86">
        <w:rPr>
          <w:rStyle w:val="affff8"/>
          <w:rtl/>
        </w:rPr>
        <w:t>הלהן תעגנה לבלתי היות לאיש</w:t>
      </w:r>
      <w:r w:rsidRPr="00F10693">
        <w:rPr>
          <w:rtl/>
        </w:rPr>
        <w:t>'.</w:t>
      </w:r>
    </w:p>
    <w:p w14:paraId="26AD9073" w14:textId="77777777" w:rsidR="00AC0AF5" w:rsidRPr="00C35A2C" w:rsidRDefault="00AC0AF5" w:rsidP="00AC0AF5">
      <w:pPr>
        <w:rPr>
          <w:rFonts w:ascii="Fb Fontext" w:hAnsi="Fb Fontext"/>
          <w:rtl/>
        </w:rPr>
      </w:pPr>
      <w:r w:rsidRPr="00817AA2">
        <w:rPr>
          <w:rFonts w:ascii="Fb Fontext" w:hAnsi="Fb Fontext"/>
          <w:b/>
          <w:bCs/>
          <w:rtl/>
        </w:rPr>
        <w:t>מנהיגין</w:t>
      </w:r>
      <w:r w:rsidRPr="00C35A2C">
        <w:rPr>
          <w:rFonts w:ascii="Fb Fontext" w:hAnsi="Fb Fontext"/>
          <w:rtl/>
        </w:rPr>
        <w:t xml:space="preserve"> - המשוטין שלה,</w:t>
      </w:r>
      <w:r w:rsidRPr="00577F86">
        <w:rPr>
          <w:rStyle w:val="affff8"/>
          <w:rtl/>
        </w:rPr>
        <w:t xml:space="preserve"> </w:t>
      </w:r>
      <w:r w:rsidRPr="00F10693">
        <w:rPr>
          <w:rtl/>
        </w:rPr>
        <w:t>'א</w:t>
      </w:r>
      <w:r w:rsidRPr="00577F86">
        <w:rPr>
          <w:rStyle w:val="affff8"/>
          <w:rtl/>
        </w:rPr>
        <w:t>לונים מבשן עשו משוטיך</w:t>
      </w:r>
      <w:r w:rsidRPr="00F10693">
        <w:rPr>
          <w:rtl/>
        </w:rPr>
        <w:t>'.</w:t>
      </w:r>
    </w:p>
    <w:p w14:paraId="6B8B592D" w14:textId="1E7B4E51" w:rsidR="00AC0AF5" w:rsidRPr="00C35A2C" w:rsidRDefault="00817AA2" w:rsidP="00817AA2">
      <w:pPr>
        <w:ind w:left="903" w:firstLine="340"/>
        <w:rPr>
          <w:rFonts w:cs="Guttman Vilna"/>
          <w:b/>
          <w:bCs/>
          <w:sz w:val="32"/>
          <w:rtl/>
        </w:rPr>
      </w:pPr>
      <w:r>
        <w:rPr>
          <w:rStyle w:val="afff8"/>
          <w:rFonts w:hint="cs"/>
          <w:rtl/>
        </w:rPr>
        <w:t xml:space="preserve">ב. </w:t>
      </w:r>
      <w:r w:rsidR="00AC0AF5" w:rsidRPr="00577F86">
        <w:rPr>
          <w:rStyle w:val="affff8"/>
          <w:rFonts w:hint="cs"/>
          <w:rtl/>
        </w:rPr>
        <w:t xml:space="preserve"> </w:t>
      </w:r>
      <w:r w:rsidR="00AC0AF5" w:rsidRPr="00F10693">
        <w:rPr>
          <w:rFonts w:hint="cs"/>
          <w:rtl/>
        </w:rPr>
        <w:t>'ו</w:t>
      </w:r>
      <w:r w:rsidR="00AC0AF5" w:rsidRPr="00577F86">
        <w:rPr>
          <w:rStyle w:val="affff8"/>
          <w:rFonts w:hint="cs"/>
          <w:rtl/>
        </w:rPr>
        <w:t>ירדו</w:t>
      </w:r>
      <w:r w:rsidR="00AC0AF5" w:rsidRPr="00577F86">
        <w:rPr>
          <w:rStyle w:val="affff8"/>
          <w:rtl/>
        </w:rPr>
        <w:t xml:space="preserve"> </w:t>
      </w:r>
      <w:r w:rsidR="00AC0AF5" w:rsidRPr="00577F86">
        <w:rPr>
          <w:rStyle w:val="affff8"/>
          <w:rFonts w:hint="cs"/>
          <w:rtl/>
        </w:rPr>
        <w:t>מאניותיהם</w:t>
      </w:r>
      <w:r w:rsidR="00AC0AF5" w:rsidRPr="00577F86">
        <w:rPr>
          <w:rStyle w:val="affff8"/>
          <w:rtl/>
        </w:rPr>
        <w:t xml:space="preserve"> </w:t>
      </w:r>
      <w:r w:rsidR="00AC0AF5" w:rsidRPr="00577F86">
        <w:rPr>
          <w:rStyle w:val="affff8"/>
          <w:rFonts w:hint="cs"/>
          <w:rtl/>
        </w:rPr>
        <w:t>כל</w:t>
      </w:r>
      <w:r w:rsidR="00AC0AF5" w:rsidRPr="00577F86">
        <w:rPr>
          <w:rStyle w:val="affff8"/>
          <w:rtl/>
        </w:rPr>
        <w:t xml:space="preserve"> </w:t>
      </w:r>
      <w:r w:rsidR="00AC0AF5" w:rsidRPr="00577F86">
        <w:rPr>
          <w:rStyle w:val="affff8"/>
          <w:rFonts w:hint="cs"/>
          <w:rtl/>
        </w:rPr>
        <w:t>תופשי</w:t>
      </w:r>
      <w:r w:rsidR="00AC0AF5" w:rsidRPr="00577F86">
        <w:rPr>
          <w:rStyle w:val="affff8"/>
          <w:rtl/>
        </w:rPr>
        <w:t xml:space="preserve"> </w:t>
      </w:r>
      <w:r w:rsidR="00AC0AF5" w:rsidRPr="00577F86">
        <w:rPr>
          <w:rStyle w:val="affff8"/>
          <w:rFonts w:hint="cs"/>
          <w:rtl/>
        </w:rPr>
        <w:t>משוט</w:t>
      </w:r>
      <w:r w:rsidR="00AC0AF5" w:rsidRPr="00F10693">
        <w:rPr>
          <w:rFonts w:hint="cs"/>
          <w:rtl/>
        </w:rPr>
        <w:t>'</w:t>
      </w:r>
      <w:r w:rsidR="00AC0AF5" w:rsidRPr="00F10693">
        <w:rPr>
          <w:rtl/>
        </w:rPr>
        <w:t>.</w:t>
      </w:r>
    </w:p>
    <w:p w14:paraId="5BE90589" w14:textId="04804031" w:rsidR="00AC0AF5" w:rsidRPr="001B450D" w:rsidRDefault="001B450D" w:rsidP="00AC0AF5">
      <w:pPr>
        <w:pStyle w:val="aff9"/>
        <w:rPr>
          <w:rtl/>
        </w:rPr>
      </w:pPr>
      <w:r w:rsidRPr="001B450D">
        <w:rPr>
          <w:rFonts w:hint="cs"/>
          <w:rtl/>
        </w:rPr>
        <w:t>***</w:t>
      </w:r>
    </w:p>
    <w:p w14:paraId="1C982202" w14:textId="77777777" w:rsidR="00817AA2" w:rsidRPr="00817AA2" w:rsidRDefault="00AC0AF5" w:rsidP="00817AA2">
      <w:pPr>
        <w:pStyle w:val="36"/>
        <w:framePr w:wrap="notBeside"/>
        <w:rPr>
          <w:rtl/>
        </w:rPr>
      </w:pPr>
      <w:r w:rsidRPr="00817AA2">
        <w:rPr>
          <w:rtl/>
        </w:rPr>
        <w:t>ת"ר:</w:t>
      </w:r>
    </w:p>
    <w:p w14:paraId="15865215" w14:textId="2758C7BA" w:rsidR="00AC0AF5" w:rsidRPr="00C35A2C" w:rsidRDefault="00AC0AF5" w:rsidP="00AC0AF5">
      <w:pPr>
        <w:rPr>
          <w:rFonts w:ascii="Fb Fontext" w:hAnsi="Fb Fontext"/>
          <w:rtl/>
        </w:rPr>
      </w:pPr>
      <w:r w:rsidRPr="00C35A2C">
        <w:rPr>
          <w:rFonts w:ascii="Fb Fontext" w:hAnsi="Fb Fontext"/>
          <w:sz w:val="32"/>
          <w:rtl/>
        </w:rPr>
        <w:t>המוכר את הספינה מכר את האיסכלה ואת בור המים שבתוכה.</w:t>
      </w:r>
    </w:p>
    <w:p w14:paraId="4B341D06" w14:textId="77777777" w:rsidR="00817AA2" w:rsidRPr="00817AA2" w:rsidRDefault="00AC0AF5" w:rsidP="00817AA2">
      <w:pPr>
        <w:pStyle w:val="36"/>
        <w:framePr w:wrap="notBeside"/>
        <w:rPr>
          <w:rtl/>
        </w:rPr>
      </w:pPr>
      <w:r w:rsidRPr="00817AA2">
        <w:rPr>
          <w:rtl/>
        </w:rPr>
        <w:t>ר"נ:</w:t>
      </w:r>
    </w:p>
    <w:p w14:paraId="5D07A607" w14:textId="3E2D01CA" w:rsidR="00AC0AF5" w:rsidRPr="00C35A2C" w:rsidRDefault="00AC0AF5" w:rsidP="00AC0AF5">
      <w:pPr>
        <w:rPr>
          <w:rFonts w:ascii="Fb Fontext" w:hAnsi="Fb Fontext"/>
          <w:rtl/>
        </w:rPr>
      </w:pPr>
      <w:r w:rsidRPr="00C35A2C">
        <w:rPr>
          <w:rFonts w:ascii="Fb Fontext" w:hAnsi="Fb Fontext"/>
          <w:rtl/>
        </w:rPr>
        <w:t>מכר את הביצית.</w:t>
      </w:r>
    </w:p>
    <w:p w14:paraId="1B96AC7F" w14:textId="77777777" w:rsidR="00817AA2" w:rsidRPr="00817AA2" w:rsidRDefault="00AC0AF5" w:rsidP="00817AA2">
      <w:pPr>
        <w:pStyle w:val="36"/>
        <w:framePr w:wrap="notBeside"/>
        <w:rPr>
          <w:rtl/>
        </w:rPr>
      </w:pPr>
      <w:r w:rsidRPr="00817AA2">
        <w:rPr>
          <w:rtl/>
        </w:rPr>
        <w:t>סומכוס:</w:t>
      </w:r>
    </w:p>
    <w:p w14:paraId="09792F71" w14:textId="75E6F739" w:rsidR="00AC0AF5" w:rsidRPr="00C35A2C" w:rsidRDefault="00AC0AF5" w:rsidP="00AC0AF5">
      <w:pPr>
        <w:rPr>
          <w:rFonts w:ascii="Fb Fontext" w:hAnsi="Fb Fontext"/>
          <w:rtl/>
        </w:rPr>
      </w:pPr>
      <w:r w:rsidRPr="00C35A2C">
        <w:rPr>
          <w:rFonts w:ascii="Fb Fontext" w:hAnsi="Fb Fontext"/>
          <w:rtl/>
        </w:rPr>
        <w:t xml:space="preserve">מכר את הדוגית. דבא"י קאי </w:t>
      </w:r>
      <w:r w:rsidRPr="00817AA2">
        <w:rPr>
          <w:rStyle w:val="affffe"/>
          <w:rtl/>
        </w:rPr>
        <w:t>ה'ק</w:t>
      </w:r>
      <w:r w:rsidRPr="00577F86">
        <w:rPr>
          <w:rStyle w:val="affff8"/>
          <w:rtl/>
        </w:rPr>
        <w:t xml:space="preserve"> </w:t>
      </w:r>
      <w:r w:rsidRPr="00F10693">
        <w:rPr>
          <w:rtl/>
        </w:rPr>
        <w:t>'ו</w:t>
      </w:r>
      <w:r w:rsidRPr="00577F86">
        <w:rPr>
          <w:rStyle w:val="affff8"/>
          <w:rtl/>
        </w:rPr>
        <w:t>אחריתכן בסירות דוגה</w:t>
      </w:r>
      <w:r w:rsidRPr="00F10693">
        <w:rPr>
          <w:rtl/>
        </w:rPr>
        <w:t>'.</w:t>
      </w:r>
    </w:p>
    <w:p w14:paraId="24046A92" w14:textId="77777777" w:rsidR="00817AA2" w:rsidRPr="00817AA2" w:rsidRDefault="00AC0AF5" w:rsidP="00817AA2">
      <w:pPr>
        <w:pStyle w:val="36"/>
        <w:framePr w:wrap="notBeside"/>
        <w:rPr>
          <w:rtl/>
        </w:rPr>
      </w:pPr>
      <w:r w:rsidRPr="00817AA2">
        <w:rPr>
          <w:rtl/>
        </w:rPr>
        <w:t>רבא:</w:t>
      </w:r>
    </w:p>
    <w:p w14:paraId="091DADD0" w14:textId="49CCA46F" w:rsidR="00AC0AF5" w:rsidRPr="00C35A2C" w:rsidRDefault="00AC0AF5" w:rsidP="00AC0AF5">
      <w:pPr>
        <w:rPr>
          <w:rFonts w:ascii="Fb Fontext" w:hAnsi="Fb Fontext"/>
          <w:rtl/>
        </w:rPr>
      </w:pPr>
      <w:r w:rsidRPr="00C35A2C">
        <w:rPr>
          <w:rFonts w:ascii="Fb Fontext" w:hAnsi="Fb Fontext"/>
          <w:rtl/>
        </w:rPr>
        <w:t>ביצית ה</w:t>
      </w:r>
      <w:r w:rsidR="00817AA2">
        <w:rPr>
          <w:rFonts w:ascii="Fb Fontext" w:hAnsi="Fb Fontext" w:hint="cs"/>
          <w:rtl/>
        </w:rPr>
        <w:t xml:space="preserve">יא </w:t>
      </w:r>
      <w:r w:rsidRPr="00C35A2C">
        <w:rPr>
          <w:rFonts w:ascii="Fb Fontext" w:hAnsi="Fb Fontext"/>
          <w:rtl/>
        </w:rPr>
        <w:t xml:space="preserve">דוגית </w:t>
      </w:r>
      <w:r>
        <w:rPr>
          <w:rStyle w:val="affffe"/>
          <w:rtl/>
          <w:rPrChange w:id="9323" w:author="מנוע אמוראים" w:date="2026-10-05T16:41:09Z">
            <w:rPr>
              <w:rStyle w:val="afffff0"/>
              <w:rtl/>
            </w:rPr>
          </w:rPrChange>
        </w:rPr>
        <w:t xml:space="preserve">ר"נ</w:t>
      </w:r>
      <w:r>
        <w:rPr>
          <w:rStyle w:val="afffff0"/>
          <w:rtl/>
        </w:rPr>
        <w:t xml:space="preserve"> </w:t>
      </w:r>
      <w:r w:rsidR="00817AA2" w:rsidRPr="00817AA2">
        <w:rPr>
          <w:rStyle w:val="afffff0"/>
          <w:rFonts w:hint="cs"/>
          <w:rtl/>
        </w:rPr>
        <w:t xml:space="preserve">קראה </w:t>
      </w:r>
      <w:r w:rsidRPr="00817AA2">
        <w:rPr>
          <w:rStyle w:val="afffff0"/>
          <w:rtl/>
        </w:rPr>
        <w:t>בוצית, כדאמרי אינשי: בוציאתא דמישן</w:t>
      </w:r>
      <w:r w:rsidR="00817AA2">
        <w:rPr>
          <w:rStyle w:val="afffff0"/>
          <w:rFonts w:hint="cs"/>
          <w:rtl/>
        </w:rPr>
        <w:t xml:space="preserve"> [רדוד]</w:t>
      </w:r>
      <w:r w:rsidRPr="00817AA2">
        <w:rPr>
          <w:rStyle w:val="afffff0"/>
          <w:rtl/>
        </w:rPr>
        <w:t>.</w:t>
      </w:r>
    </w:p>
    <w:p w14:paraId="52A1BB09" w14:textId="614767BC" w:rsidR="00AC0AF5" w:rsidRPr="001B450D" w:rsidRDefault="001B450D" w:rsidP="00AC0AF5">
      <w:pPr>
        <w:pStyle w:val="aff9"/>
        <w:rPr>
          <w:rtl/>
        </w:rPr>
      </w:pPr>
      <w:r w:rsidRPr="001B450D">
        <w:rPr>
          <w:rFonts w:hint="cs"/>
          <w:rtl/>
        </w:rPr>
        <w:t>***</w:t>
      </w:r>
    </w:p>
    <w:p w14:paraId="23D45CA6" w14:textId="77777777" w:rsidR="00817AA2" w:rsidRPr="00817AA2" w:rsidRDefault="00AC0AF5" w:rsidP="00817AA2">
      <w:pPr>
        <w:pStyle w:val="36"/>
        <w:framePr w:wrap="notBeside"/>
        <w:rPr>
          <w:rtl/>
        </w:rPr>
      </w:pPr>
      <w:r w:rsidRPr="00817AA2">
        <w:rPr>
          <w:rtl/>
        </w:rPr>
        <w:t>א. רבה,</w:t>
      </w:r>
    </w:p>
    <w:p w14:paraId="21912422" w14:textId="3E8D3D76" w:rsidR="00AC0AF5" w:rsidRDefault="00817AA2" w:rsidP="00817AA2">
      <w:pPr>
        <w:pStyle w:val="affff9"/>
        <w:rPr>
          <w:rtl/>
        </w:rPr>
      </w:pPr>
      <w:r>
        <w:rPr>
          <w:rFonts w:hint="cs"/>
          <w:rtl/>
        </w:rPr>
        <w:t>רבה: סיפרו לי יורדי הים</w:t>
      </w:r>
    </w:p>
    <w:p w14:paraId="42BBD992" w14:textId="77777777" w:rsidR="00817AA2" w:rsidRPr="00817AA2" w:rsidRDefault="00817AA2" w:rsidP="00817AA2">
      <w:pPr>
        <w:pStyle w:val="36"/>
        <w:framePr w:wrap="notBeside"/>
        <w:rPr>
          <w:rtl/>
        </w:rPr>
      </w:pPr>
      <w:r w:rsidRPr="00817AA2">
        <w:rPr>
          <w:rFonts w:hint="cs"/>
          <w:rtl/>
        </w:rPr>
        <w:t>א.</w:t>
      </w:r>
    </w:p>
    <w:p w14:paraId="5823FA5A" w14:textId="58FF55A2" w:rsidR="00AC0AF5" w:rsidRPr="00C35A2C" w:rsidRDefault="00817AA2" w:rsidP="00817AA2">
      <w:pPr>
        <w:spacing w:after="60"/>
        <w:rPr>
          <w:rStyle w:val="afff8"/>
          <w:b w:val="0"/>
          <w:rtl/>
        </w:rPr>
      </w:pPr>
      <w:r>
        <w:rPr>
          <w:rFonts w:ascii="Fb Fontext" w:hAnsi="Fb Fontext" w:hint="cs"/>
          <w:rtl/>
        </w:rPr>
        <w:t xml:space="preserve">לפני </w:t>
      </w:r>
      <w:r w:rsidR="00AC0AF5">
        <w:rPr>
          <w:rFonts w:ascii="Fb Fontext" w:hAnsi="Fb Fontext" w:hint="cs"/>
          <w:rtl/>
        </w:rPr>
        <w:t>גל המטביע</w:t>
      </w:r>
      <w:r w:rsidR="00AC0AF5" w:rsidRPr="00C35A2C">
        <w:rPr>
          <w:rFonts w:ascii="Fb Fontext" w:hAnsi="Fb Fontext"/>
          <w:rtl/>
        </w:rPr>
        <w:t xml:space="preserve"> לספינה, </w:t>
      </w:r>
      <w:r w:rsidR="00AC0AF5">
        <w:rPr>
          <w:rFonts w:ascii="Fb Fontext" w:hAnsi="Fb Fontext" w:hint="cs"/>
          <w:rtl/>
        </w:rPr>
        <w:t xml:space="preserve">נראה </w:t>
      </w:r>
      <w:r w:rsidRPr="00817AA2">
        <w:rPr>
          <w:rStyle w:val="afffff0"/>
          <w:rFonts w:hint="cs"/>
          <w:rtl/>
        </w:rPr>
        <w:t>מלאך</w:t>
      </w:r>
      <w:r>
        <w:rPr>
          <w:rFonts w:ascii="Fb Fontext" w:hAnsi="Fb Fontext" w:hint="cs"/>
          <w:rtl/>
        </w:rPr>
        <w:t xml:space="preserve"> </w:t>
      </w:r>
      <w:r w:rsidR="00AC0AF5">
        <w:rPr>
          <w:rFonts w:ascii="Fb Fontext" w:hAnsi="Fb Fontext" w:hint="cs"/>
          <w:rtl/>
        </w:rPr>
        <w:t>כ</w:t>
      </w:r>
      <w:r>
        <w:rPr>
          <w:rFonts w:ascii="Fb Fontext" w:hAnsi="Fb Fontext" w:hint="cs"/>
          <w:rtl/>
        </w:rPr>
        <w:t>ניצוצות אש לבנה בראשו</w:t>
      </w:r>
      <w:r w:rsidR="00AC0AF5" w:rsidRPr="00C35A2C">
        <w:rPr>
          <w:rFonts w:ascii="Fb Fontext" w:hAnsi="Fb Fontext"/>
          <w:rtl/>
        </w:rPr>
        <w:t xml:space="preserve">, </w:t>
      </w:r>
      <w:r>
        <w:rPr>
          <w:rFonts w:ascii="Fb Fontext" w:hAnsi="Fb Fontext" w:hint="cs"/>
          <w:rtl/>
        </w:rPr>
        <w:t>ומכה אותו באלה ש</w:t>
      </w:r>
      <w:r w:rsidR="00AC0AF5" w:rsidRPr="00C35A2C">
        <w:rPr>
          <w:rFonts w:ascii="Fb Fontext" w:hAnsi="Fb Fontext"/>
          <w:rtl/>
        </w:rPr>
        <w:t>חק</w:t>
      </w:r>
      <w:r>
        <w:rPr>
          <w:rFonts w:ascii="Fb Fontext" w:hAnsi="Fb Fontext" w:hint="cs"/>
          <w:rtl/>
        </w:rPr>
        <w:t>ו</w:t>
      </w:r>
      <w:r w:rsidR="00AC0AF5" w:rsidRPr="00C35A2C">
        <w:rPr>
          <w:rFonts w:ascii="Fb Fontext" w:hAnsi="Fb Fontext"/>
          <w:rtl/>
        </w:rPr>
        <w:t xml:space="preserve">ק עליה: </w:t>
      </w:r>
      <w:r w:rsidR="00AC0AF5" w:rsidRPr="00DA1EBF">
        <w:rPr>
          <w:rStyle w:val="affff8"/>
          <w:rtl/>
        </w:rPr>
        <w:t>אהיה אשר אהיה יה ה</w:t>
      </w:r>
      <w:r w:rsidR="00AC0AF5" w:rsidRPr="00F10693">
        <w:rPr>
          <w:rtl/>
        </w:rPr>
        <w:t xml:space="preserve">' </w:t>
      </w:r>
      <w:r w:rsidR="00AC0AF5" w:rsidRPr="00DA1EBF">
        <w:rPr>
          <w:rStyle w:val="affff8"/>
          <w:rtl/>
        </w:rPr>
        <w:t>צבאות אמן אמן סלה,</w:t>
      </w:r>
      <w:r w:rsidR="00AC0AF5" w:rsidRPr="00C35A2C">
        <w:rPr>
          <w:rFonts w:ascii="Fb Fontext" w:hAnsi="Fb Fontext"/>
          <w:rtl/>
        </w:rPr>
        <w:t xml:space="preserve"> ונח</w:t>
      </w:r>
      <w:r>
        <w:rPr>
          <w:rFonts w:ascii="Fb Fontext" w:hAnsi="Fb Fontext" w:hint="cs"/>
          <w:rtl/>
        </w:rPr>
        <w:t xml:space="preserve"> </w:t>
      </w:r>
      <w:r w:rsidRPr="00817AA2">
        <w:rPr>
          <w:rStyle w:val="afffff0"/>
          <w:rFonts w:hint="cs"/>
          <w:rtl/>
        </w:rPr>
        <w:t>הגל מזעפו</w:t>
      </w:r>
      <w:r w:rsidR="00AC0AF5" w:rsidRPr="00C35A2C">
        <w:rPr>
          <w:rFonts w:ascii="Fb Fontext" w:hAnsi="Fb Fontext"/>
          <w:rtl/>
        </w:rPr>
        <w:t>.</w:t>
      </w:r>
    </w:p>
    <w:p w14:paraId="2D383993" w14:textId="77777777" w:rsidR="00817AA2" w:rsidRPr="00817AA2" w:rsidRDefault="00AC0AF5" w:rsidP="00817AA2">
      <w:pPr>
        <w:pStyle w:val="36"/>
        <w:framePr w:wrap="notBeside"/>
        <w:rPr>
          <w:rtl/>
        </w:rPr>
      </w:pPr>
      <w:r w:rsidRPr="00817AA2">
        <w:rPr>
          <w:rtl/>
        </w:rPr>
        <w:t>ב.</w:t>
      </w:r>
    </w:p>
    <w:p w14:paraId="26C93BA0" w14:textId="77777777" w:rsidR="00AC0AF5" w:rsidRPr="00C35A2C" w:rsidRDefault="00AC0AF5" w:rsidP="00AC0AF5">
      <w:pPr>
        <w:rPr>
          <w:rFonts w:ascii="Fb Fontext" w:hAnsi="Fb Fontext"/>
          <w:rtl/>
        </w:rPr>
      </w:pPr>
      <w:r w:rsidRPr="00C35A2C">
        <w:rPr>
          <w:rFonts w:ascii="Fb Fontext" w:hAnsi="Fb Fontext"/>
          <w:rtl/>
        </w:rPr>
        <w:t>בין גל לגל שלש מאות פרסה וגובה כל גל שלש מאות פרסה</w:t>
      </w:r>
    </w:p>
    <w:p w14:paraId="73990745" w14:textId="69FC2BE3" w:rsidR="00AC0AF5" w:rsidRPr="00C35A2C" w:rsidRDefault="00AC0AF5" w:rsidP="00817AA2">
      <w:pPr>
        <w:rPr>
          <w:rFonts w:ascii="Fb Fontext" w:hAnsi="Fb Fontext"/>
          <w:rtl/>
        </w:rPr>
      </w:pPr>
      <w:r w:rsidRPr="00C35A2C">
        <w:rPr>
          <w:rFonts w:ascii="Fb Fontext" w:hAnsi="Fb Fontext"/>
          <w:rtl/>
        </w:rPr>
        <w:t>פעם אחת כשהפלגנו בדרך הגביהנו גל עד שראינו מקום מושבו של הכוכב הקטן ביותר ונראה כשטח הראוי לזרוע מ</w:t>
      </w:r>
      <w:r w:rsidRPr="00F10693">
        <w:rPr>
          <w:rtl/>
        </w:rPr>
        <w:t xml:space="preserve">' </w:t>
      </w:r>
      <w:r w:rsidRPr="00C35A2C">
        <w:rPr>
          <w:rFonts w:ascii="Fb Fontext" w:hAnsi="Fb Fontext"/>
          <w:rtl/>
        </w:rPr>
        <w:t>מידות של זרע חרדל</w:t>
      </w:r>
      <w:r>
        <w:rPr>
          <w:rFonts w:ascii="Fb Fontext" w:hAnsi="Fb Fontext" w:hint="cs"/>
          <w:rtl/>
        </w:rPr>
        <w:t>,</w:t>
      </w:r>
      <w:r w:rsidRPr="00C35A2C">
        <w:rPr>
          <w:rFonts w:ascii="Fb Fontext" w:hAnsi="Fb Fontext"/>
          <w:rtl/>
        </w:rPr>
        <w:t xml:space="preserve"> ואם היינו מ</w:t>
      </w:r>
      <w:r w:rsidRPr="00C35A2C">
        <w:rPr>
          <w:rFonts w:ascii="Fb Fontext" w:hAnsi="Fb Fontext" w:hint="cs"/>
          <w:rtl/>
        </w:rPr>
        <w:t>ת</w:t>
      </w:r>
      <w:r w:rsidRPr="00C35A2C">
        <w:rPr>
          <w:rFonts w:ascii="Fb Fontext" w:hAnsi="Fb Fontext"/>
          <w:rtl/>
        </w:rPr>
        <w:t>קרבים עוד היינו נשרפים מחומו.</w:t>
      </w:r>
    </w:p>
    <w:p w14:paraId="50B8CB0A" w14:textId="7FEDDB0D" w:rsidR="00AC0AF5" w:rsidRPr="00C35A2C" w:rsidRDefault="00AC0AF5" w:rsidP="00817AA2">
      <w:pPr>
        <w:spacing w:after="60"/>
        <w:rPr>
          <w:rStyle w:val="afff8"/>
          <w:b w:val="0"/>
          <w:rtl/>
        </w:rPr>
      </w:pPr>
      <w:r w:rsidRPr="00C35A2C">
        <w:rPr>
          <w:rFonts w:ascii="Fb Fontext" w:hAnsi="Fb Fontext"/>
          <w:rtl/>
        </w:rPr>
        <w:t>ושמענו גל צועק לחבירו אם השאיר משהו שלא שטפו כדי שהוא ישטפו</w:t>
      </w:r>
      <w:r w:rsidR="00817AA2">
        <w:rPr>
          <w:rFonts w:ascii="Fb Fontext" w:hAnsi="Fb Fontext" w:hint="cs"/>
          <w:rtl/>
        </w:rPr>
        <w:t>,</w:t>
      </w:r>
      <w:r w:rsidRPr="00C35A2C">
        <w:rPr>
          <w:rFonts w:ascii="Fb Fontext" w:hAnsi="Fb Fontext"/>
          <w:rtl/>
        </w:rPr>
        <w:t xml:space="preserve"> א"ל צא וראה גבורת אדונך שאינו יכול לעבור חול שעל שפת הים אפי</w:t>
      </w:r>
      <w:r w:rsidRPr="00F10693">
        <w:rPr>
          <w:rtl/>
        </w:rPr>
        <w:t xml:space="preserve">' </w:t>
      </w:r>
      <w:r w:rsidRPr="00C35A2C">
        <w:rPr>
          <w:rFonts w:ascii="Fb Fontext" w:hAnsi="Fb Fontext"/>
          <w:rtl/>
        </w:rPr>
        <w:t>כמלוא החוט.</w:t>
      </w:r>
      <w:r w:rsidRPr="00577F86">
        <w:rPr>
          <w:rStyle w:val="affff8"/>
          <w:rtl/>
        </w:rPr>
        <w:t xml:space="preserve"> </w:t>
      </w:r>
      <w:r w:rsidRPr="00F10693">
        <w:rPr>
          <w:rtl/>
        </w:rPr>
        <w:t>'ה</w:t>
      </w:r>
      <w:r w:rsidRPr="00DA1EBF">
        <w:rPr>
          <w:rStyle w:val="affff8"/>
          <w:rtl/>
        </w:rPr>
        <w:t>אותי לא תיראו נאם ה</w:t>
      </w:r>
      <w:r w:rsidRPr="00F10693">
        <w:rPr>
          <w:rtl/>
        </w:rPr>
        <w:t xml:space="preserve">' </w:t>
      </w:r>
      <w:r w:rsidRPr="00DA1EBF">
        <w:rPr>
          <w:rStyle w:val="affff8"/>
          <w:rtl/>
        </w:rPr>
        <w:t>אם מפני לא תחילו אשר שמתי חול גבול לים חוק עולם ולא יעברנהו</w:t>
      </w:r>
      <w:r w:rsidRPr="00F10693">
        <w:rPr>
          <w:rtl/>
        </w:rPr>
        <w:t>'.</w:t>
      </w:r>
    </w:p>
    <w:p w14:paraId="6F5369A0" w14:textId="77777777" w:rsidR="00817AA2" w:rsidRPr="00817AA2" w:rsidRDefault="00AC0AF5" w:rsidP="00817AA2">
      <w:pPr>
        <w:pStyle w:val="36"/>
        <w:framePr w:wrap="notBeside"/>
        <w:rPr>
          <w:rtl/>
        </w:rPr>
      </w:pPr>
      <w:r w:rsidRPr="00817AA2">
        <w:rPr>
          <w:rtl/>
        </w:rPr>
        <w:t>ג.</w:t>
      </w:r>
    </w:p>
    <w:p w14:paraId="5C522AE7" w14:textId="473E0F5C" w:rsidR="00AC0AF5" w:rsidRPr="00C35A2C" w:rsidRDefault="00AC0AF5" w:rsidP="00817AA2">
      <w:pPr>
        <w:spacing w:after="60"/>
        <w:rPr>
          <w:rStyle w:val="afff8"/>
          <w:b w:val="0"/>
          <w:rtl/>
        </w:rPr>
      </w:pPr>
      <w:r w:rsidRPr="00C35A2C">
        <w:rPr>
          <w:rFonts w:ascii="Fb Fontext" w:hAnsi="Fb Fontext"/>
          <w:rtl/>
        </w:rPr>
        <w:t xml:space="preserve">ראיתי הורמין בר לילית שרץ על שיני חומת מחוזא ורץ </w:t>
      </w:r>
      <w:r w:rsidR="00817AA2">
        <w:rPr>
          <w:rFonts w:ascii="Fb Fontext" w:hAnsi="Fb Fontext" w:hint="cs"/>
          <w:rtl/>
        </w:rPr>
        <w:t>פ</w:t>
      </w:r>
      <w:r w:rsidRPr="00C35A2C">
        <w:rPr>
          <w:rFonts w:ascii="Fb Fontext" w:hAnsi="Fb Fontext"/>
          <w:rtl/>
        </w:rPr>
        <w:t>רש למטה מתחתיו</w:t>
      </w:r>
      <w:r w:rsidR="00817AA2">
        <w:rPr>
          <w:rFonts w:ascii="Fb Fontext" w:hAnsi="Fb Fontext" w:hint="cs"/>
          <w:rtl/>
        </w:rPr>
        <w:t>,</w:t>
      </w:r>
      <w:r w:rsidRPr="00C35A2C">
        <w:rPr>
          <w:rFonts w:ascii="Fb Fontext" w:hAnsi="Fb Fontext"/>
          <w:rtl/>
        </w:rPr>
        <w:t xml:space="preserve"> ולא יכל להשיגו</w:t>
      </w:r>
      <w:r w:rsidR="00817AA2">
        <w:rPr>
          <w:rFonts w:ascii="Fb Fontext" w:hAnsi="Fb Fontext" w:hint="cs"/>
          <w:rtl/>
        </w:rPr>
        <w:t>,</w:t>
      </w:r>
      <w:r w:rsidRPr="00C35A2C">
        <w:rPr>
          <w:rFonts w:ascii="Fb Fontext" w:hAnsi="Fb Fontext"/>
          <w:rtl/>
        </w:rPr>
        <w:t xml:space="preserve"> פעם אחת היו שתי פרדות חבושות והיה מדלג בין אוכפיהן</w:t>
      </w:r>
      <w:r w:rsidR="00817AA2">
        <w:rPr>
          <w:rFonts w:ascii="Fb Fontext" w:hAnsi="Fb Fontext" w:hint="cs"/>
          <w:rtl/>
        </w:rPr>
        <w:t>,</w:t>
      </w:r>
      <w:r w:rsidRPr="00C35A2C">
        <w:rPr>
          <w:rFonts w:ascii="Fb Fontext" w:hAnsi="Fb Fontext"/>
          <w:rtl/>
        </w:rPr>
        <w:t xml:space="preserve"> ומוזג שני כוסות מלאות מאחת לשניה ולא נטפה אפי</w:t>
      </w:r>
      <w:r w:rsidRPr="00F10693">
        <w:rPr>
          <w:rtl/>
        </w:rPr>
        <w:t xml:space="preserve">' </w:t>
      </w:r>
      <w:r w:rsidRPr="00C35A2C">
        <w:rPr>
          <w:rFonts w:ascii="Fb Fontext" w:hAnsi="Fb Fontext"/>
          <w:rtl/>
        </w:rPr>
        <w:t>טיפה אחת לארץ ואותו היום</w:t>
      </w:r>
      <w:r w:rsidRPr="00577F86">
        <w:rPr>
          <w:rStyle w:val="affff8"/>
          <w:rtl/>
        </w:rPr>
        <w:t xml:space="preserve"> </w:t>
      </w:r>
      <w:r w:rsidRPr="00F10693">
        <w:rPr>
          <w:rtl/>
        </w:rPr>
        <w:t>'י</w:t>
      </w:r>
      <w:r w:rsidRPr="00577F86">
        <w:rPr>
          <w:rStyle w:val="affff8"/>
          <w:rtl/>
        </w:rPr>
        <w:t>עלו שמים ירדו תהומות</w:t>
      </w:r>
      <w:r w:rsidRPr="00F10693">
        <w:rPr>
          <w:rtl/>
        </w:rPr>
        <w:t xml:space="preserve">' </w:t>
      </w:r>
      <w:r>
        <w:rPr>
          <w:rFonts w:ascii="Fb Fontext" w:hAnsi="Fb Fontext"/>
          <w:rtl/>
        </w:rPr>
        <w:t>הוה, עד דשמעו ב</w:t>
      </w:r>
      <w:r>
        <w:rPr>
          <w:rFonts w:ascii="Fb Fontext" w:hAnsi="Fb Fontext" w:hint="cs"/>
          <w:rtl/>
        </w:rPr>
        <w:t xml:space="preserve">בית המלכות </w:t>
      </w:r>
      <w:r w:rsidRPr="00C35A2C">
        <w:rPr>
          <w:rFonts w:ascii="Fb Fontext" w:hAnsi="Fb Fontext"/>
          <w:rtl/>
        </w:rPr>
        <w:t>ו</w:t>
      </w:r>
      <w:r>
        <w:rPr>
          <w:rFonts w:ascii="Fb Fontext" w:hAnsi="Fb Fontext" w:hint="cs"/>
          <w:rtl/>
        </w:rPr>
        <w:t>הרגוה</w:t>
      </w:r>
      <w:r w:rsidRPr="00C35A2C">
        <w:rPr>
          <w:rFonts w:ascii="Fb Fontext" w:hAnsi="Fb Fontext"/>
          <w:rtl/>
        </w:rPr>
        <w:t>ו.</w:t>
      </w:r>
    </w:p>
    <w:p w14:paraId="1B175513" w14:textId="77777777" w:rsidR="00817AA2" w:rsidRPr="00817AA2" w:rsidRDefault="00AC0AF5" w:rsidP="00817AA2">
      <w:pPr>
        <w:pStyle w:val="36"/>
        <w:framePr w:wrap="notBeside"/>
        <w:rPr>
          <w:rtl/>
        </w:rPr>
      </w:pPr>
      <w:r w:rsidRPr="00817AA2">
        <w:rPr>
          <w:rtl/>
        </w:rPr>
        <w:t>ד.</w:t>
      </w:r>
    </w:p>
    <w:p w14:paraId="5744CBD0" w14:textId="3E6E6C82" w:rsidR="00AC0AF5" w:rsidRDefault="00AC0AF5" w:rsidP="00817AA2">
      <w:pPr>
        <w:spacing w:after="60"/>
        <w:rPr>
          <w:rFonts w:ascii="Fb Fontext" w:hAnsi="Fb Fontext"/>
          <w:rtl/>
        </w:rPr>
      </w:pPr>
      <w:r w:rsidRPr="00C35A2C">
        <w:rPr>
          <w:rFonts w:ascii="Fb Fontext" w:hAnsi="Fb Fontext"/>
          <w:rtl/>
        </w:rPr>
        <w:t>ראיתי ראם בן יומו</w:t>
      </w:r>
      <w:r w:rsidR="00817AA2">
        <w:rPr>
          <w:rFonts w:ascii="Fb Fontext" w:hAnsi="Fb Fontext" w:hint="cs"/>
          <w:rtl/>
        </w:rPr>
        <w:t>,</w:t>
      </w:r>
      <w:r w:rsidRPr="00C35A2C">
        <w:rPr>
          <w:rFonts w:ascii="Fb Fontext" w:hAnsi="Fb Fontext"/>
          <w:rtl/>
        </w:rPr>
        <w:t xml:space="preserve"> שהיה גבוה כהר תבור ארבע פרסאות</w:t>
      </w:r>
      <w:r w:rsidR="00817AA2">
        <w:rPr>
          <w:rFonts w:ascii="Fb Fontext" w:hAnsi="Fb Fontext" w:hint="cs"/>
          <w:rtl/>
        </w:rPr>
        <w:t>,</w:t>
      </w:r>
      <w:r w:rsidRPr="00C35A2C">
        <w:rPr>
          <w:rFonts w:ascii="Fb Fontext" w:hAnsi="Fb Fontext"/>
          <w:rtl/>
        </w:rPr>
        <w:t xml:space="preserve"> וגובה צווארו שלוש פרסאות</w:t>
      </w:r>
      <w:r w:rsidR="00817AA2">
        <w:rPr>
          <w:rFonts w:ascii="Fb Fontext" w:hAnsi="Fb Fontext" w:hint="cs"/>
          <w:rtl/>
        </w:rPr>
        <w:t>,</w:t>
      </w:r>
      <w:r w:rsidRPr="00C35A2C">
        <w:rPr>
          <w:rFonts w:ascii="Fb Fontext" w:hAnsi="Fb Fontext"/>
          <w:rtl/>
        </w:rPr>
        <w:t xml:space="preserve"> וגודל רביצת ראשו כששוכב פרסה וחצי</w:t>
      </w:r>
      <w:r w:rsidR="00817AA2">
        <w:rPr>
          <w:rFonts w:ascii="Fb Fontext" w:hAnsi="Fb Fontext" w:hint="cs"/>
          <w:rtl/>
        </w:rPr>
        <w:t>,</w:t>
      </w:r>
      <w:r w:rsidRPr="00C35A2C">
        <w:rPr>
          <w:rFonts w:ascii="Fb Fontext" w:hAnsi="Fb Fontext"/>
          <w:rtl/>
        </w:rPr>
        <w:t xml:space="preserve"> עשה צרכיו וסתם הירדן.</w:t>
      </w:r>
    </w:p>
    <w:p w14:paraId="700AB392" w14:textId="5773076E" w:rsidR="00817AA2" w:rsidRPr="00817AA2" w:rsidRDefault="00AC0AF5" w:rsidP="00817AA2">
      <w:pPr>
        <w:pStyle w:val="36"/>
        <w:framePr w:wrap="notBeside"/>
        <w:rPr>
          <w:rtl/>
        </w:rPr>
      </w:pPr>
      <w:r w:rsidRPr="00817AA2">
        <w:rPr>
          <w:rtl/>
        </w:rPr>
        <w:t>רבב"ח:</w:t>
      </w:r>
      <w:r w:rsidR="00817AA2">
        <w:rPr>
          <w:rFonts w:hint="cs"/>
          <w:rtl/>
        </w:rPr>
        <w:t xml:space="preserve"> ה.</w:t>
      </w:r>
    </w:p>
    <w:p w14:paraId="054BD9FC" w14:textId="733D8D2A" w:rsidR="00AC0AF5" w:rsidRPr="00C35A2C" w:rsidRDefault="00AC0AF5" w:rsidP="00817AA2">
      <w:pPr>
        <w:spacing w:after="60"/>
        <w:rPr>
          <w:rStyle w:val="afff8"/>
          <w:b w:val="0"/>
          <w:rtl/>
        </w:rPr>
      </w:pPr>
      <w:r w:rsidRPr="00C35A2C">
        <w:rPr>
          <w:rFonts w:ascii="Fb Fontext" w:hAnsi="Fb Fontext"/>
          <w:rtl/>
        </w:rPr>
        <w:t>ראיתי צפרדע גדולה כעיר אקרא שבהגרוניא בגודל ס</w:t>
      </w:r>
      <w:r w:rsidRPr="00F10693">
        <w:rPr>
          <w:rtl/>
        </w:rPr>
        <w:t xml:space="preserve">' </w:t>
      </w:r>
      <w:r w:rsidRPr="00C35A2C">
        <w:rPr>
          <w:rFonts w:ascii="Fb Fontext" w:hAnsi="Fb Fontext"/>
          <w:rtl/>
        </w:rPr>
        <w:t>בתים ותנין בלעה</w:t>
      </w:r>
      <w:r w:rsidR="00817AA2">
        <w:rPr>
          <w:rFonts w:ascii="Fb Fontext" w:hAnsi="Fb Fontext" w:hint="cs"/>
          <w:rtl/>
        </w:rPr>
        <w:t>,</w:t>
      </w:r>
      <w:r w:rsidRPr="00C35A2C">
        <w:rPr>
          <w:rFonts w:ascii="Fb Fontext" w:hAnsi="Fb Fontext"/>
          <w:rtl/>
        </w:rPr>
        <w:t xml:space="preserve"> ונקבת העורב בלעתו</w:t>
      </w:r>
      <w:r w:rsidR="00817AA2">
        <w:rPr>
          <w:rFonts w:ascii="Fb Fontext" w:hAnsi="Fb Fontext" w:hint="cs"/>
          <w:rtl/>
        </w:rPr>
        <w:t>,</w:t>
      </w:r>
      <w:r w:rsidRPr="00C35A2C">
        <w:rPr>
          <w:rFonts w:ascii="Fb Fontext" w:hAnsi="Fb Fontext"/>
          <w:rtl/>
        </w:rPr>
        <w:t xml:space="preserve"> וישבה על העץ, בא וראה כמה גדול כח העץ </w:t>
      </w:r>
      <w:r w:rsidRPr="00817AA2">
        <w:rPr>
          <w:rStyle w:val="affffe"/>
          <w:rtl/>
        </w:rPr>
        <w:t>ארפ</w:t>
      </w:r>
      <w:r w:rsidR="00817AA2">
        <w:rPr>
          <w:rStyle w:val="affffe"/>
          <w:rFonts w:hint="cs"/>
          <w:rtl/>
        </w:rPr>
        <w:t>ב''ש</w:t>
      </w:r>
      <w:r w:rsidRPr="00817AA2">
        <w:rPr>
          <w:rStyle w:val="affffe"/>
          <w:rtl/>
        </w:rPr>
        <w:t>:</w:t>
      </w:r>
      <w:r w:rsidRPr="00C35A2C">
        <w:rPr>
          <w:rFonts w:ascii="Fb Fontext" w:hAnsi="Fb Fontext"/>
          <w:rtl/>
        </w:rPr>
        <w:t xml:space="preserve"> אי לא </w:t>
      </w:r>
      <w:r w:rsidR="00817AA2">
        <w:rPr>
          <w:rFonts w:ascii="Fb Fontext" w:hAnsi="Fb Fontext" w:hint="cs"/>
          <w:rtl/>
        </w:rPr>
        <w:t xml:space="preserve">הייתי שם </w:t>
      </w:r>
      <w:r w:rsidRPr="00C35A2C">
        <w:rPr>
          <w:rFonts w:ascii="Fb Fontext" w:hAnsi="Fb Fontext"/>
          <w:rtl/>
        </w:rPr>
        <w:t xml:space="preserve">לא </w:t>
      </w:r>
      <w:r w:rsidR="00817AA2">
        <w:rPr>
          <w:rFonts w:ascii="Fb Fontext" w:hAnsi="Fb Fontext" w:hint="cs"/>
          <w:rtl/>
        </w:rPr>
        <w:t>הייתי  מאמין</w:t>
      </w:r>
      <w:r w:rsidRPr="00C35A2C">
        <w:rPr>
          <w:rFonts w:ascii="Fb Fontext" w:hAnsi="Fb Fontext"/>
          <w:rtl/>
        </w:rPr>
        <w:t>.</w:t>
      </w:r>
    </w:p>
    <w:p w14:paraId="49E183D9" w14:textId="77777777" w:rsidR="00817AA2" w:rsidRPr="00817AA2" w:rsidRDefault="00AC0AF5" w:rsidP="00817AA2">
      <w:pPr>
        <w:pStyle w:val="36"/>
        <w:framePr w:wrap="notBeside"/>
        <w:rPr>
          <w:rtl/>
        </w:rPr>
      </w:pPr>
      <w:r w:rsidRPr="00817AA2">
        <w:rPr>
          <w:rtl/>
        </w:rPr>
        <w:t>ו.</w:t>
      </w:r>
    </w:p>
    <w:p w14:paraId="49F64FD8" w14:textId="32C740D3" w:rsidR="00AC0AF5" w:rsidRDefault="00AC0AF5" w:rsidP="00817AA2">
      <w:pPr>
        <w:spacing w:after="60"/>
        <w:rPr>
          <w:rFonts w:ascii="Fb Fontext" w:hAnsi="Fb Fontext"/>
          <w:rtl/>
        </w:rPr>
      </w:pPr>
      <w:r>
        <w:rPr>
          <w:rFonts w:ascii="Fb Fontext" w:hAnsi="Fb Fontext" w:hint="cs"/>
          <w:rtl/>
        </w:rPr>
        <w:t>פעם אחת נסענו בספינה</w:t>
      </w:r>
      <w:r w:rsidRPr="00C35A2C">
        <w:rPr>
          <w:rFonts w:ascii="Fb Fontext" w:hAnsi="Fb Fontext"/>
          <w:rtl/>
        </w:rPr>
        <w:t>, וראינו שרץ שיושב בנחיר הדג ומת</w:t>
      </w:r>
      <w:r w:rsidR="00817AA2">
        <w:rPr>
          <w:rFonts w:ascii="Fb Fontext" w:hAnsi="Fb Fontext" w:hint="cs"/>
          <w:rtl/>
        </w:rPr>
        <w:t>,</w:t>
      </w:r>
      <w:r w:rsidRPr="00C35A2C">
        <w:rPr>
          <w:rFonts w:ascii="Fb Fontext" w:hAnsi="Fb Fontext"/>
          <w:rtl/>
        </w:rPr>
        <w:t xml:space="preserve"> ודחו המים הדג לחוץ, ונחרבו מזה ס</w:t>
      </w:r>
      <w:r w:rsidRPr="00F10693">
        <w:rPr>
          <w:rtl/>
        </w:rPr>
        <w:t xml:space="preserve">' </w:t>
      </w:r>
      <w:r w:rsidRPr="00C35A2C">
        <w:rPr>
          <w:rFonts w:ascii="Fb Fontext" w:hAnsi="Fb Fontext"/>
          <w:rtl/>
        </w:rPr>
        <w:t>עיירות</w:t>
      </w:r>
      <w:r w:rsidR="00817AA2">
        <w:rPr>
          <w:rFonts w:ascii="Fb Fontext" w:hAnsi="Fb Fontext" w:hint="cs"/>
          <w:rtl/>
        </w:rPr>
        <w:t>,</w:t>
      </w:r>
      <w:r w:rsidRPr="00C35A2C">
        <w:rPr>
          <w:rFonts w:ascii="Fb Fontext" w:hAnsi="Fb Fontext"/>
          <w:rtl/>
        </w:rPr>
        <w:t xml:space="preserve"> ואכלו ממנו ס</w:t>
      </w:r>
      <w:r w:rsidRPr="00F10693">
        <w:rPr>
          <w:rtl/>
        </w:rPr>
        <w:t xml:space="preserve">' </w:t>
      </w:r>
      <w:r w:rsidRPr="00C35A2C">
        <w:rPr>
          <w:rFonts w:ascii="Fb Fontext" w:hAnsi="Fb Fontext"/>
          <w:rtl/>
        </w:rPr>
        <w:t>מחוזות, ומלחו ממנו ס</w:t>
      </w:r>
      <w:r w:rsidRPr="00F10693">
        <w:rPr>
          <w:rtl/>
        </w:rPr>
        <w:t xml:space="preserve">' </w:t>
      </w:r>
      <w:r w:rsidRPr="00C35A2C">
        <w:rPr>
          <w:rFonts w:ascii="Fb Fontext" w:hAnsi="Fb Fontext"/>
          <w:rtl/>
        </w:rPr>
        <w:t>עיירות, ומלאו מגלגל עינו אחד ש</w:t>
      </w:r>
      <w:r w:rsidRPr="00F10693">
        <w:rPr>
          <w:rtl/>
        </w:rPr>
        <w:t xml:space="preserve">' </w:t>
      </w:r>
      <w:r w:rsidRPr="00C35A2C">
        <w:rPr>
          <w:rFonts w:ascii="Fb Fontext" w:hAnsi="Fb Fontext"/>
          <w:rtl/>
        </w:rPr>
        <w:t>חביות שמן, וכשחזרנו לאותו המקום י"ב חודש אח"כ ראינו שמעצמותיו מנסרים לבנות סוכות לאותם עיירות שהחריבם,</w:t>
      </w:r>
    </w:p>
    <w:p w14:paraId="26E8525F" w14:textId="77777777" w:rsidR="00817AA2" w:rsidRPr="00817AA2" w:rsidRDefault="00AC0AF5" w:rsidP="00817AA2">
      <w:pPr>
        <w:pStyle w:val="36"/>
        <w:framePr w:wrap="notBeside"/>
        <w:rPr>
          <w:rtl/>
        </w:rPr>
      </w:pPr>
      <w:r w:rsidRPr="00817AA2">
        <w:rPr>
          <w:rtl/>
        </w:rPr>
        <w:t>ז.</w:t>
      </w:r>
    </w:p>
    <w:p w14:paraId="0961ED42" w14:textId="1463684D" w:rsidR="00AC0AF5" w:rsidRDefault="00AC0AF5" w:rsidP="00817AA2">
      <w:pPr>
        <w:spacing w:after="60"/>
        <w:rPr>
          <w:rFonts w:ascii="Fb Fontext" w:hAnsi="Fb Fontext"/>
          <w:rtl/>
        </w:rPr>
      </w:pPr>
      <w:r>
        <w:rPr>
          <w:rFonts w:ascii="Fb Fontext" w:hAnsi="Fb Fontext" w:hint="cs"/>
          <w:rtl/>
        </w:rPr>
        <w:t>פעם אחת נסענו בספינה</w:t>
      </w:r>
      <w:r w:rsidRPr="00C35A2C">
        <w:rPr>
          <w:rFonts w:ascii="Fb Fontext" w:hAnsi="Fb Fontext"/>
          <w:rtl/>
        </w:rPr>
        <w:t>, וראינו דג שהצטבר חול ע"ג וצמחו עליו עשבים סברנו שיבשה היא, ואפינו ובשלנו עליו וכשהתחמם מהאש התהפך</w:t>
      </w:r>
      <w:r>
        <w:rPr>
          <w:rFonts w:ascii="Fb Fontext" w:hAnsi="Fb Fontext" w:hint="cs"/>
          <w:rtl/>
        </w:rPr>
        <w:t>,</w:t>
      </w:r>
      <w:r w:rsidRPr="00C35A2C">
        <w:rPr>
          <w:rFonts w:ascii="Fb Fontext" w:hAnsi="Fb Fontext"/>
          <w:rtl/>
        </w:rPr>
        <w:t xml:space="preserve"> וכמעט שטבענו אי לא קרבה ספינתנו.</w:t>
      </w:r>
    </w:p>
    <w:p w14:paraId="16A21D69" w14:textId="77777777" w:rsidR="00817AA2" w:rsidRPr="00817AA2" w:rsidRDefault="00AC0AF5" w:rsidP="00817AA2">
      <w:pPr>
        <w:pStyle w:val="36"/>
        <w:framePr w:wrap="notBeside"/>
        <w:rPr>
          <w:rtl/>
        </w:rPr>
      </w:pPr>
      <w:r w:rsidRPr="00817AA2">
        <w:rPr>
          <w:rtl/>
        </w:rPr>
        <w:t>ח.</w:t>
      </w:r>
    </w:p>
    <w:p w14:paraId="0CD7C403" w14:textId="7E70DE85" w:rsidR="00AC0AF5" w:rsidRDefault="00AC0AF5" w:rsidP="00AC0AF5">
      <w:pPr>
        <w:rPr>
          <w:rFonts w:ascii="Fb Fontext" w:hAnsi="Fb Fontext"/>
          <w:rtl/>
        </w:rPr>
      </w:pPr>
      <w:r>
        <w:rPr>
          <w:rFonts w:ascii="Fb Fontext" w:hAnsi="Fb Fontext" w:hint="cs"/>
          <w:rtl/>
        </w:rPr>
        <w:t>פעם אחת הפלגנו בספינה</w:t>
      </w:r>
      <w:r w:rsidRPr="00C35A2C">
        <w:rPr>
          <w:rFonts w:ascii="Fb Fontext" w:hAnsi="Fb Fontext"/>
          <w:rtl/>
        </w:rPr>
        <w:t>, והיתה הספינה מהלכת בין סנפיר לסנפיר של דג אחד ג</w:t>
      </w:r>
      <w:r w:rsidRPr="00F10693">
        <w:rPr>
          <w:rtl/>
        </w:rPr>
        <w:t xml:space="preserve">' </w:t>
      </w:r>
      <w:r w:rsidRPr="00C35A2C">
        <w:rPr>
          <w:rFonts w:ascii="Fb Fontext" w:hAnsi="Fb Fontext"/>
          <w:rtl/>
        </w:rPr>
        <w:t>ימים וג</w:t>
      </w:r>
      <w:r w:rsidRPr="00F10693">
        <w:rPr>
          <w:rtl/>
        </w:rPr>
        <w:t xml:space="preserve">' </w:t>
      </w:r>
      <w:r w:rsidRPr="00C35A2C">
        <w:rPr>
          <w:rFonts w:ascii="Fb Fontext" w:hAnsi="Fb Fontext"/>
          <w:rtl/>
        </w:rPr>
        <w:t>לילות הוא שט כנגד הרוח, ואנחנו עם הרוח, ובמשך הזמן שמתחמם קומקום מים שטה הספינה ס</w:t>
      </w:r>
      <w:r w:rsidRPr="00F10693">
        <w:rPr>
          <w:rtl/>
        </w:rPr>
        <w:t xml:space="preserve">' </w:t>
      </w:r>
      <w:r w:rsidRPr="00C35A2C">
        <w:rPr>
          <w:rFonts w:ascii="Fb Fontext" w:hAnsi="Fb Fontext"/>
          <w:rtl/>
        </w:rPr>
        <w:t>פרסאות ואפי</w:t>
      </w:r>
      <w:r w:rsidRPr="00F10693">
        <w:rPr>
          <w:rtl/>
        </w:rPr>
        <w:t xml:space="preserve">' </w:t>
      </w:r>
      <w:r w:rsidRPr="00C35A2C">
        <w:rPr>
          <w:rFonts w:ascii="Fb Fontext" w:hAnsi="Fb Fontext"/>
          <w:rtl/>
        </w:rPr>
        <w:t>אם זרק פרש חץ הקדמנוהו.</w:t>
      </w:r>
    </w:p>
    <w:p w14:paraId="4C87620F" w14:textId="77777777" w:rsidR="00AC0AF5" w:rsidRDefault="00AC0AF5" w:rsidP="00817AA2">
      <w:pPr>
        <w:spacing w:after="60"/>
        <w:rPr>
          <w:rFonts w:ascii="Fb Fontext" w:hAnsi="Fb Fontext"/>
          <w:rtl/>
        </w:rPr>
      </w:pPr>
      <w:r w:rsidRPr="00C35A2C">
        <w:rPr>
          <w:rFonts w:ascii="Fb Fontext" w:hAnsi="Fb Fontext"/>
          <w:rtl/>
        </w:rPr>
        <w:t>רב אשי אותו דג קטן היה שיש לו שני סנפירים.</w:t>
      </w:r>
    </w:p>
    <w:p w14:paraId="2DCF7A97" w14:textId="77777777" w:rsidR="00817AA2" w:rsidRPr="00817AA2" w:rsidRDefault="00AC0AF5" w:rsidP="00817AA2">
      <w:pPr>
        <w:pStyle w:val="36"/>
        <w:framePr w:wrap="notBeside"/>
        <w:rPr>
          <w:rtl/>
        </w:rPr>
      </w:pPr>
      <w:r w:rsidRPr="00817AA2">
        <w:rPr>
          <w:rtl/>
        </w:rPr>
        <w:t>ט.</w:t>
      </w:r>
    </w:p>
    <w:p w14:paraId="00C9B16B" w14:textId="4DEF77A4" w:rsidR="00AC0AF5" w:rsidRDefault="00AC0AF5" w:rsidP="00AC0AF5">
      <w:pPr>
        <w:rPr>
          <w:rFonts w:ascii="Fb Fontext" w:hAnsi="Fb Fontext"/>
          <w:rtl/>
        </w:rPr>
      </w:pPr>
      <w:r>
        <w:rPr>
          <w:rFonts w:ascii="Fb Fontext" w:hAnsi="Fb Fontext" w:hint="cs"/>
          <w:rtl/>
        </w:rPr>
        <w:t>פעם אחת הפלגנו בספינה</w:t>
      </w:r>
      <w:r w:rsidRPr="00C35A2C">
        <w:rPr>
          <w:rFonts w:ascii="Fb Fontext" w:hAnsi="Fb Fontext"/>
          <w:rtl/>
        </w:rPr>
        <w:t xml:space="preserve">, וראינו ציפור שעומדת עד קרסוליה במים וראשה ברקיע סברנו שאין המים עמוקים ורצינו </w:t>
      </w:r>
      <w:r w:rsidRPr="00C35A2C">
        <w:rPr>
          <w:rFonts w:ascii="Fb Fontext" w:hAnsi="Fb Fontext"/>
          <w:rtl/>
        </w:rPr>
        <w:lastRenderedPageBreak/>
        <w:t>להתקרר בהם, יצאה ב</w:t>
      </w:r>
      <w:r w:rsidRPr="00F10693">
        <w:rPr>
          <w:rtl/>
        </w:rPr>
        <w:t>'ק</w:t>
      </w:r>
      <w:r w:rsidRPr="00C35A2C">
        <w:rPr>
          <w:rFonts w:ascii="Fb Fontext" w:hAnsi="Fb Fontext"/>
          <w:rtl/>
        </w:rPr>
        <w:t xml:space="preserve"> ואמרה לא תרדו שנפל גרזן מנגר כבר שבע שנים ולא הגיע לארץ, ולא מעומק המים אלא מסערתם,</w:t>
      </w:r>
    </w:p>
    <w:p w14:paraId="54A812C9" w14:textId="05040E8B" w:rsidR="00AC0AF5" w:rsidRDefault="00AC0AF5" w:rsidP="00AC0AF5">
      <w:pPr>
        <w:rPr>
          <w:rFonts w:ascii="Fb Fontext" w:hAnsi="Fb Fontext"/>
          <w:rtl/>
        </w:rPr>
      </w:pPr>
      <w:r w:rsidRPr="00817AA2">
        <w:rPr>
          <w:rStyle w:val="affffe"/>
          <w:rtl/>
        </w:rPr>
        <w:t>ר"</w:t>
      </w:r>
      <w:r w:rsidRPr="00817AA2">
        <w:rPr>
          <w:rStyle w:val="affffe"/>
          <w:rFonts w:hint="cs"/>
          <w:rtl/>
        </w:rPr>
        <w:t>א:</w:t>
      </w:r>
      <w:r w:rsidRPr="00C35A2C">
        <w:rPr>
          <w:rFonts w:ascii="Fb Fontext" w:hAnsi="Fb Fontext" w:hint="cs"/>
          <w:rtl/>
        </w:rPr>
        <w:t xml:space="preserve"> ושם הציפור זיז שדי כדקרא</w:t>
      </w:r>
      <w:r w:rsidRPr="009C12DE">
        <w:rPr>
          <w:rStyle w:val="affff8"/>
          <w:rFonts w:hint="cs"/>
          <w:rtl/>
        </w:rPr>
        <w:t xml:space="preserve"> </w:t>
      </w:r>
      <w:r w:rsidRPr="00F10693">
        <w:rPr>
          <w:rFonts w:hint="cs"/>
          <w:rtl/>
        </w:rPr>
        <w:t>'ו</w:t>
      </w:r>
      <w:r w:rsidRPr="009C12DE">
        <w:rPr>
          <w:rStyle w:val="affff8"/>
          <w:rFonts w:hint="cs"/>
          <w:rtl/>
        </w:rPr>
        <w:t>זיז שדי עמדי</w:t>
      </w:r>
      <w:r w:rsidRPr="00F10693">
        <w:rPr>
          <w:rFonts w:hint="cs"/>
          <w:rtl/>
        </w:rPr>
        <w:t>',</w:t>
      </w:r>
    </w:p>
    <w:p w14:paraId="4E0F3FD0" w14:textId="77777777" w:rsidR="00817AA2" w:rsidRPr="00817AA2" w:rsidRDefault="00AC0AF5" w:rsidP="00817AA2">
      <w:pPr>
        <w:pStyle w:val="36"/>
        <w:framePr w:wrap="notBeside"/>
        <w:rPr>
          <w:rtl/>
        </w:rPr>
      </w:pPr>
      <w:r w:rsidRPr="00817AA2">
        <w:rPr>
          <w:rtl/>
        </w:rPr>
        <w:t>י.</w:t>
      </w:r>
    </w:p>
    <w:p w14:paraId="4EE59CB6" w14:textId="50884E52" w:rsidR="00AC0AF5" w:rsidRPr="00C35A2C" w:rsidRDefault="00AC0AF5" w:rsidP="00817AA2">
      <w:pPr>
        <w:spacing w:after="60"/>
        <w:rPr>
          <w:rtl/>
        </w:rPr>
      </w:pPr>
      <w:r>
        <w:rPr>
          <w:rFonts w:hint="cs"/>
          <w:rtl/>
        </w:rPr>
        <w:t>פעם אחת הלכנו במדבר</w:t>
      </w:r>
      <w:r w:rsidRPr="00C35A2C">
        <w:rPr>
          <w:rtl/>
        </w:rPr>
        <w:t>, וראינו אווזים שנוצותיהם נטפו משומן</w:t>
      </w:r>
      <w:r w:rsidR="00817AA2">
        <w:rPr>
          <w:rFonts w:hint="cs"/>
          <w:rtl/>
        </w:rPr>
        <w:t>,</w:t>
      </w:r>
      <w:r w:rsidRPr="00C35A2C">
        <w:rPr>
          <w:rtl/>
        </w:rPr>
        <w:t xml:space="preserve"> ומתחתם נמשכו נחלי שמן</w:t>
      </w:r>
      <w:r w:rsidR="00817AA2">
        <w:rPr>
          <w:rFonts w:hint="cs"/>
          <w:rtl/>
        </w:rPr>
        <w:t>,</w:t>
      </w:r>
      <w:r w:rsidRPr="00C35A2C">
        <w:rPr>
          <w:rtl/>
        </w:rPr>
        <w:t xml:space="preserve"> שאלנו אותם אם יש לנו חלק </w:t>
      </w:r>
      <w:r w:rsidRPr="00C35A2C">
        <w:rPr>
          <w:rFonts w:hint="cs"/>
          <w:rtl/>
        </w:rPr>
        <w:t>בהם ל</w:t>
      </w:r>
      <w:r w:rsidRPr="00C35A2C">
        <w:rPr>
          <w:rtl/>
        </w:rPr>
        <w:t>עוה"ב</w:t>
      </w:r>
      <w:r w:rsidR="00817AA2">
        <w:rPr>
          <w:rFonts w:hint="cs"/>
          <w:rtl/>
        </w:rPr>
        <w:t>,</w:t>
      </w:r>
      <w:r w:rsidRPr="00C35A2C">
        <w:rPr>
          <w:rtl/>
        </w:rPr>
        <w:t xml:space="preserve"> חד הרים כנפו</w:t>
      </w:r>
      <w:r w:rsidRPr="00C35A2C">
        <w:rPr>
          <w:rFonts w:hint="cs"/>
          <w:rtl/>
        </w:rPr>
        <w:t>,</w:t>
      </w:r>
      <w:r w:rsidRPr="00C35A2C">
        <w:rPr>
          <w:rtl/>
        </w:rPr>
        <w:t xml:space="preserve"> ואחד הרים ירכו </w:t>
      </w:r>
      <w:r w:rsidRPr="00817AA2">
        <w:rPr>
          <w:rStyle w:val="affffe"/>
          <w:rtl/>
        </w:rPr>
        <w:t>כשהגיע ר"א א"ל</w:t>
      </w:r>
      <w:r w:rsidR="00817AA2">
        <w:rPr>
          <w:rStyle w:val="affffe"/>
          <w:rFonts w:hint="cs"/>
          <w:rtl/>
        </w:rPr>
        <w:t>:</w:t>
      </w:r>
      <w:r w:rsidRPr="00C35A2C">
        <w:rPr>
          <w:rtl/>
        </w:rPr>
        <w:t xml:space="preserve"> עתידין ישראל ליתן עליהן את הדין.</w:t>
      </w:r>
    </w:p>
    <w:p w14:paraId="2BE2D0EB" w14:textId="77777777" w:rsidR="00817AA2" w:rsidRPr="00817AA2" w:rsidRDefault="00AC0AF5" w:rsidP="00817AA2">
      <w:pPr>
        <w:pStyle w:val="36"/>
        <w:framePr w:wrap="notBeside"/>
        <w:rPr>
          <w:rtl/>
        </w:rPr>
      </w:pPr>
      <w:r w:rsidRPr="00817AA2">
        <w:rPr>
          <w:rtl/>
        </w:rPr>
        <w:t>יא.</w:t>
      </w:r>
    </w:p>
    <w:p w14:paraId="4665381A" w14:textId="3F0B013C" w:rsidR="00AC0AF5" w:rsidRDefault="00AC0AF5" w:rsidP="00817AA2">
      <w:pPr>
        <w:spacing w:after="60"/>
        <w:rPr>
          <w:rFonts w:ascii="Fb Fontext" w:hAnsi="Fb Fontext"/>
          <w:rtl/>
        </w:rPr>
      </w:pPr>
      <w:r>
        <w:rPr>
          <w:rFonts w:ascii="Fb Fontext" w:hAnsi="Fb Fontext" w:hint="cs"/>
          <w:rtl/>
        </w:rPr>
        <w:t>פעם אחת הלכנו במדבר</w:t>
      </w:r>
      <w:r w:rsidRPr="00C35A2C">
        <w:rPr>
          <w:rFonts w:ascii="Fb Fontext" w:hAnsi="Fb Fontext"/>
          <w:rtl/>
        </w:rPr>
        <w:t>, והתלווה אלינו גוי שהיה נוטל עפר ומריח והיה יודע לאיזה דרך זו</w:t>
      </w:r>
      <w:r w:rsidR="00817AA2">
        <w:rPr>
          <w:rFonts w:ascii="Fb Fontext" w:hAnsi="Fb Fontext" w:hint="cs"/>
          <w:rtl/>
        </w:rPr>
        <w:t xml:space="preserve">, </w:t>
      </w:r>
      <w:r w:rsidRPr="00C35A2C">
        <w:rPr>
          <w:rFonts w:ascii="Fb Fontext" w:hAnsi="Fb Fontext"/>
          <w:rtl/>
        </w:rPr>
        <w:t>שאלנוהו כמה אנו רחוקים ממים</w:t>
      </w:r>
      <w:r w:rsidR="00817AA2">
        <w:rPr>
          <w:rFonts w:ascii="Fb Fontext" w:hAnsi="Fb Fontext" w:hint="cs"/>
          <w:rtl/>
        </w:rPr>
        <w:t>,</w:t>
      </w:r>
      <w:r w:rsidRPr="00C35A2C">
        <w:rPr>
          <w:rFonts w:ascii="Fb Fontext" w:hAnsi="Fb Fontext"/>
          <w:rtl/>
        </w:rPr>
        <w:t xml:space="preserve"> והריח העפר ואמר ח</w:t>
      </w:r>
      <w:r w:rsidRPr="00F10693">
        <w:rPr>
          <w:rtl/>
        </w:rPr>
        <w:t xml:space="preserve">' </w:t>
      </w:r>
      <w:r w:rsidRPr="00C35A2C">
        <w:rPr>
          <w:rFonts w:ascii="Fb Fontext" w:hAnsi="Fb Fontext"/>
          <w:rtl/>
        </w:rPr>
        <w:t>פרסאות</w:t>
      </w:r>
      <w:r w:rsidR="00817AA2">
        <w:rPr>
          <w:rFonts w:ascii="Fb Fontext" w:hAnsi="Fb Fontext" w:hint="cs"/>
          <w:rtl/>
        </w:rPr>
        <w:t>,</w:t>
      </w:r>
      <w:r w:rsidRPr="00C35A2C">
        <w:rPr>
          <w:rFonts w:ascii="Fb Fontext" w:hAnsi="Fb Fontext"/>
          <w:rtl/>
        </w:rPr>
        <w:t xml:space="preserve"> וכן אח"כ אמר ג</w:t>
      </w:r>
      <w:r w:rsidRPr="00F10693">
        <w:rPr>
          <w:rtl/>
        </w:rPr>
        <w:t xml:space="preserve">' </w:t>
      </w:r>
      <w:r w:rsidRPr="00C35A2C">
        <w:rPr>
          <w:rFonts w:ascii="Fb Fontext" w:hAnsi="Fb Fontext"/>
          <w:rtl/>
        </w:rPr>
        <w:t>פרסאות וכשעיר</w:t>
      </w:r>
      <w:r w:rsidRPr="00C35A2C">
        <w:rPr>
          <w:rFonts w:ascii="Fb Fontext" w:hAnsi="Fb Fontext" w:hint="cs"/>
          <w:rtl/>
        </w:rPr>
        <w:t>ב</w:t>
      </w:r>
      <w:r w:rsidRPr="00C35A2C">
        <w:rPr>
          <w:rFonts w:ascii="Fb Fontext" w:hAnsi="Fb Fontext"/>
          <w:rtl/>
        </w:rPr>
        <w:t xml:space="preserve">בנו העפר לא </w:t>
      </w:r>
      <w:r w:rsidRPr="00C35A2C">
        <w:rPr>
          <w:rFonts w:ascii="Fb Fontext" w:hAnsi="Fb Fontext" w:hint="cs"/>
          <w:rtl/>
        </w:rPr>
        <w:t>יכל</w:t>
      </w:r>
      <w:r>
        <w:rPr>
          <w:rFonts w:ascii="Fb Fontext" w:hAnsi="Fb Fontext" w:hint="cs"/>
          <w:rtl/>
        </w:rPr>
        <w:t xml:space="preserve"> </w:t>
      </w:r>
      <w:r w:rsidRPr="00C35A2C">
        <w:rPr>
          <w:rFonts w:ascii="Fb Fontext" w:hAnsi="Fb Fontext" w:hint="cs"/>
          <w:rtl/>
        </w:rPr>
        <w:t>.</w:t>
      </w:r>
    </w:p>
    <w:p w14:paraId="34260920" w14:textId="77777777" w:rsidR="00AC0AF5" w:rsidRPr="00C35A2C" w:rsidRDefault="00AC0AF5" w:rsidP="00982F98">
      <w:pPr>
        <w:pStyle w:val="affe"/>
        <w:framePr w:wrap="around"/>
        <w:rPr>
          <w:rtl/>
        </w:rPr>
      </w:pPr>
      <w:r w:rsidRPr="00C35A2C">
        <w:rPr>
          <w:rFonts w:hint="cs"/>
          <w:rtl/>
        </w:rPr>
        <w:t>עד.</w:t>
      </w:r>
    </w:p>
    <w:p w14:paraId="3238D5A3" w14:textId="428182AC" w:rsidR="00AC0AF5" w:rsidRPr="00C35A2C" w:rsidRDefault="00AC0AF5" w:rsidP="00AC0AF5">
      <w:pPr>
        <w:rPr>
          <w:rFonts w:ascii="Fb Fontext" w:hAnsi="Fb Fontext"/>
          <w:rtl/>
        </w:rPr>
      </w:pPr>
      <w:r w:rsidRPr="00817AA2">
        <w:rPr>
          <w:rStyle w:val="affffe"/>
          <w:rtl/>
        </w:rPr>
        <w:t>- ב. אמר לי:</w:t>
      </w:r>
      <w:r w:rsidRPr="00C35A2C">
        <w:rPr>
          <w:rFonts w:ascii="Fb Fontext" w:hAnsi="Fb Fontext"/>
          <w:sz w:val="32"/>
          <w:rtl/>
        </w:rPr>
        <w:t xml:space="preserve"> </w:t>
      </w:r>
      <w:r w:rsidR="00817AA2">
        <w:rPr>
          <w:rFonts w:ascii="Fb Fontext" w:hAnsi="Fb Fontext" w:hint="cs"/>
          <w:sz w:val="32"/>
          <w:rtl/>
        </w:rPr>
        <w:t xml:space="preserve">בא ואראה לך </w:t>
      </w:r>
      <w:r w:rsidRPr="00C35A2C">
        <w:rPr>
          <w:rFonts w:ascii="Fb Fontext" w:hAnsi="Fb Fontext"/>
          <w:sz w:val="32"/>
          <w:rtl/>
        </w:rPr>
        <w:t>מתי מדבר.</w:t>
      </w:r>
    </w:p>
    <w:p w14:paraId="49688CDB" w14:textId="018899C5" w:rsidR="00AC0AF5" w:rsidRPr="00C35A2C" w:rsidRDefault="00AC0AF5" w:rsidP="00AC0AF5">
      <w:pPr>
        <w:rPr>
          <w:rFonts w:ascii="Fb Fontext" w:hAnsi="Fb Fontext"/>
          <w:rtl/>
        </w:rPr>
      </w:pPr>
      <w:r w:rsidRPr="00C35A2C">
        <w:rPr>
          <w:rFonts w:ascii="Fb Fontext" w:hAnsi="Fb Fontext"/>
          <w:rtl/>
        </w:rPr>
        <w:t>הלכנו וראינום שוכבים מבוסמים על גבם</w:t>
      </w:r>
      <w:r w:rsidR="00817AA2">
        <w:rPr>
          <w:rFonts w:ascii="Fb Fontext" w:hAnsi="Fb Fontext" w:hint="cs"/>
          <w:rtl/>
        </w:rPr>
        <w:t>,</w:t>
      </w:r>
      <w:r w:rsidRPr="00C35A2C">
        <w:rPr>
          <w:rFonts w:ascii="Fb Fontext" w:hAnsi="Fb Fontext"/>
          <w:rtl/>
        </w:rPr>
        <w:t xml:space="preserve"> וברכו של אחד מהם זקופה והיה עובר תחתיו הסוחר רכוב על גמל</w:t>
      </w:r>
      <w:r w:rsidR="00817AA2">
        <w:rPr>
          <w:rFonts w:ascii="Fb Fontext" w:hAnsi="Fb Fontext" w:hint="cs"/>
          <w:rtl/>
        </w:rPr>
        <w:t>,</w:t>
      </w:r>
      <w:r w:rsidRPr="00C35A2C">
        <w:rPr>
          <w:rFonts w:ascii="Fb Fontext" w:hAnsi="Fb Fontext"/>
          <w:rtl/>
        </w:rPr>
        <w:t xml:space="preserve"> ורומחו זקוף ולא נגע בו, קטע אחת מכנפי תכלת שלו</w:t>
      </w:r>
      <w:r w:rsidR="00817AA2">
        <w:rPr>
          <w:rFonts w:ascii="Fb Fontext" w:hAnsi="Fb Fontext" w:hint="cs"/>
          <w:rtl/>
        </w:rPr>
        <w:t>,</w:t>
      </w:r>
      <w:r w:rsidRPr="00C35A2C">
        <w:rPr>
          <w:rFonts w:ascii="Fb Fontext" w:hAnsi="Fb Fontext"/>
          <w:rtl/>
        </w:rPr>
        <w:t xml:space="preserve"> ולא הצליחו לזוז רק אחרי שהחזירו</w:t>
      </w:r>
      <w:r w:rsidR="00817AA2">
        <w:rPr>
          <w:rFonts w:ascii="Fb Fontext" w:hAnsi="Fb Fontext" w:hint="cs"/>
          <w:rtl/>
        </w:rPr>
        <w:t>,</w:t>
      </w:r>
      <w:r w:rsidRPr="00C35A2C">
        <w:rPr>
          <w:rFonts w:ascii="Fb Fontext" w:hAnsi="Fb Fontext"/>
          <w:rtl/>
        </w:rPr>
        <w:t xml:space="preserve"> </w:t>
      </w:r>
      <w:r w:rsidR="00817AA2" w:rsidRPr="00817AA2">
        <w:rPr>
          <w:rStyle w:val="affffe"/>
          <w:rFonts w:hint="cs"/>
          <w:rtl/>
        </w:rPr>
        <w:t>ש</w:t>
      </w:r>
      <w:r w:rsidR="00817AA2">
        <w:rPr>
          <w:rStyle w:val="affffe"/>
          <w:rFonts w:hint="cs"/>
          <w:rtl/>
        </w:rPr>
        <w:t>מקובלנ</w:t>
      </w:r>
      <w:r w:rsidR="00817AA2" w:rsidRPr="00817AA2">
        <w:rPr>
          <w:rStyle w:val="affffe"/>
          <w:rFonts w:hint="cs"/>
          <w:rtl/>
        </w:rPr>
        <w:t>ו:</w:t>
      </w:r>
      <w:r w:rsidR="00817AA2">
        <w:rPr>
          <w:rFonts w:ascii="Fb Fontext" w:hAnsi="Fb Fontext" w:hint="cs"/>
          <w:rtl/>
        </w:rPr>
        <w:t xml:space="preserve"> </w:t>
      </w:r>
      <w:r w:rsidRPr="00C35A2C">
        <w:rPr>
          <w:rFonts w:ascii="Fb Fontext" w:hAnsi="Fb Fontext"/>
          <w:rtl/>
        </w:rPr>
        <w:t>מי שלוקח מהן לא יכול לזוז,</w:t>
      </w:r>
    </w:p>
    <w:p w14:paraId="4AF081B4" w14:textId="43F3D3C9" w:rsidR="00AC0AF5" w:rsidRPr="00C35A2C" w:rsidRDefault="00AC0AF5" w:rsidP="00817AA2">
      <w:pPr>
        <w:rPr>
          <w:rFonts w:ascii="Fb Fontext" w:hAnsi="Fb Fontext"/>
          <w:rtl/>
        </w:rPr>
      </w:pPr>
      <w:r w:rsidRPr="00817AA2">
        <w:rPr>
          <w:rStyle w:val="affffe"/>
          <w:rtl/>
        </w:rPr>
        <w:t>כשהגיעו לרבנן א"ל</w:t>
      </w:r>
      <w:r w:rsidRPr="00C35A2C">
        <w:rPr>
          <w:rFonts w:ascii="Fb Fontext" w:hAnsi="Fb Fontext"/>
          <w:rtl/>
        </w:rPr>
        <w:t xml:space="preserve"> כל </w:t>
      </w:r>
      <w:r w:rsidR="00817AA2" w:rsidRPr="00817AA2">
        <w:rPr>
          <w:rStyle w:val="afffff0"/>
          <w:rFonts w:hint="cs"/>
          <w:rtl/>
        </w:rPr>
        <w:t>ששמו</w:t>
      </w:r>
      <w:r w:rsidR="00817AA2">
        <w:rPr>
          <w:rFonts w:ascii="Fb Fontext" w:hAnsi="Fb Fontext" w:hint="cs"/>
          <w:rtl/>
        </w:rPr>
        <w:t xml:space="preserve"> </w:t>
      </w:r>
      <w:r w:rsidRPr="00C35A2C">
        <w:rPr>
          <w:rFonts w:ascii="Fb Fontext" w:hAnsi="Fb Fontext"/>
          <w:rtl/>
        </w:rPr>
        <w:t xml:space="preserve">אבא </w:t>
      </w:r>
      <w:r w:rsidR="00817AA2">
        <w:rPr>
          <w:rFonts w:ascii="Fb Fontext" w:hAnsi="Fb Fontext"/>
          <w:rtl/>
        </w:rPr>
        <w:t>–</w:t>
      </w:r>
      <w:r w:rsidR="00817AA2">
        <w:rPr>
          <w:rFonts w:ascii="Fb Fontext" w:hAnsi="Fb Fontext" w:hint="cs"/>
          <w:rtl/>
        </w:rPr>
        <w:t xml:space="preserve"> </w:t>
      </w:r>
      <w:r w:rsidRPr="00C35A2C">
        <w:rPr>
          <w:rFonts w:ascii="Fb Fontext" w:hAnsi="Fb Fontext"/>
          <w:rtl/>
        </w:rPr>
        <w:t>ח</w:t>
      </w:r>
      <w:r w:rsidR="00817AA2">
        <w:rPr>
          <w:rFonts w:ascii="Fb Fontext" w:hAnsi="Fb Fontext" w:hint="cs"/>
          <w:rtl/>
        </w:rPr>
        <w:t>מור,</w:t>
      </w:r>
      <w:r w:rsidRPr="00C35A2C">
        <w:rPr>
          <w:rFonts w:ascii="Fb Fontext" w:hAnsi="Fb Fontext"/>
          <w:rtl/>
        </w:rPr>
        <w:t xml:space="preserve"> וכל בב"ח </w:t>
      </w:r>
      <w:r w:rsidR="00817AA2">
        <w:rPr>
          <w:rFonts w:ascii="Fb Fontext" w:hAnsi="Fb Fontext" w:hint="cs"/>
          <w:rtl/>
        </w:rPr>
        <w:t>-</w:t>
      </w:r>
      <w:r w:rsidRPr="00C35A2C">
        <w:rPr>
          <w:rFonts w:ascii="Fb Fontext" w:hAnsi="Fb Fontext"/>
          <w:rtl/>
        </w:rPr>
        <w:t>סיכסא</w:t>
      </w:r>
      <w:r w:rsidR="00817AA2">
        <w:rPr>
          <w:rFonts w:ascii="Fb Fontext" w:hAnsi="Fb Fontext" w:hint="cs"/>
          <w:rtl/>
        </w:rPr>
        <w:t xml:space="preserve"> </w:t>
      </w:r>
      <w:r w:rsidR="00817AA2" w:rsidRPr="00817AA2">
        <w:rPr>
          <w:rStyle w:val="afffff0"/>
          <w:rFonts w:hint="cs"/>
          <w:rtl/>
        </w:rPr>
        <w:t>שוטה</w:t>
      </w:r>
      <w:r w:rsidR="00817AA2">
        <w:rPr>
          <w:rFonts w:ascii="Fb Fontext" w:hAnsi="Fb Fontext" w:hint="cs"/>
          <w:rtl/>
        </w:rPr>
        <w:t>,</w:t>
      </w:r>
    </w:p>
    <w:p w14:paraId="07ACAF8F" w14:textId="73D0BA22" w:rsidR="00AC0AF5" w:rsidRDefault="00AC0AF5" w:rsidP="00817AA2">
      <w:pPr>
        <w:spacing w:after="60"/>
        <w:rPr>
          <w:rFonts w:ascii="Fb Fontext" w:hAnsi="Fb Fontext"/>
          <w:rtl/>
        </w:rPr>
      </w:pPr>
      <w:r w:rsidRPr="00C35A2C">
        <w:rPr>
          <w:rFonts w:ascii="Fb Fontext" w:hAnsi="Fb Fontext"/>
          <w:rtl/>
        </w:rPr>
        <w:t xml:space="preserve">ומה שנטל לראות </w:t>
      </w:r>
      <w:r w:rsidR="00817AA2">
        <w:rPr>
          <w:rFonts w:ascii="Fb Fontext" w:hAnsi="Fb Fontext" w:hint="cs"/>
          <w:rtl/>
        </w:rPr>
        <w:t xml:space="preserve">- </w:t>
      </w:r>
      <w:r w:rsidRPr="00C35A2C">
        <w:rPr>
          <w:rFonts w:ascii="Fb Fontext" w:hAnsi="Fb Fontext"/>
          <w:rtl/>
        </w:rPr>
        <w:t>אי הלכה כב"ש או כב"ה, ומ"מ היה צריך למנות שם החוטין והחוליות</w:t>
      </w:r>
      <w:r w:rsidR="00817AA2">
        <w:rPr>
          <w:rFonts w:ascii="Fb Fontext" w:hAnsi="Fb Fontext" w:hint="cs"/>
          <w:rtl/>
        </w:rPr>
        <w:t xml:space="preserve"> </w:t>
      </w:r>
      <w:r w:rsidR="00817AA2" w:rsidRPr="00817AA2">
        <w:rPr>
          <w:rStyle w:val="afffff0"/>
          <w:rFonts w:hint="cs"/>
          <w:rtl/>
        </w:rPr>
        <w:t>ולא לקחת</w:t>
      </w:r>
    </w:p>
    <w:p w14:paraId="06D7BA46" w14:textId="1E09CCF6" w:rsidR="00AC0AF5" w:rsidRPr="00C35A2C" w:rsidRDefault="00AC0AF5" w:rsidP="00AC0AF5">
      <w:pPr>
        <w:rPr>
          <w:rFonts w:ascii="Fb Fontext" w:hAnsi="Fb Fontext"/>
          <w:rtl/>
        </w:rPr>
      </w:pPr>
      <w:r w:rsidRPr="00817AA2">
        <w:rPr>
          <w:rStyle w:val="affffe"/>
          <w:rtl/>
        </w:rPr>
        <w:t>- ג. א"ל:</w:t>
      </w:r>
      <w:r w:rsidRPr="00C35A2C">
        <w:rPr>
          <w:rFonts w:ascii="Fb Fontext" w:hAnsi="Fb Fontext"/>
          <w:rtl/>
        </w:rPr>
        <w:t xml:space="preserve"> </w:t>
      </w:r>
      <w:r w:rsidR="00817AA2">
        <w:rPr>
          <w:rFonts w:ascii="Fb Fontext" w:hAnsi="Fb Fontext" w:hint="cs"/>
          <w:rtl/>
        </w:rPr>
        <w:t xml:space="preserve">בא ואראה </w:t>
      </w:r>
      <w:r w:rsidRPr="00C35A2C">
        <w:rPr>
          <w:rFonts w:ascii="Fb Fontext" w:hAnsi="Fb Fontext"/>
          <w:rtl/>
        </w:rPr>
        <w:t>לך הר סיני.</w:t>
      </w:r>
    </w:p>
    <w:p w14:paraId="4D2CF2ED" w14:textId="2544E388" w:rsidR="00AC0AF5" w:rsidRDefault="00AC0AF5" w:rsidP="00817AA2">
      <w:pPr>
        <w:rPr>
          <w:rFonts w:ascii="Fb Fontext" w:hAnsi="Fb Fontext"/>
          <w:rtl/>
        </w:rPr>
      </w:pPr>
      <w:r>
        <w:rPr>
          <w:rFonts w:ascii="Fb Fontext" w:hAnsi="Fb Fontext"/>
          <w:rtl/>
        </w:rPr>
        <w:t>הלכו ו</w:t>
      </w:r>
      <w:r w:rsidRPr="00C35A2C">
        <w:rPr>
          <w:rFonts w:ascii="Fb Fontext" w:hAnsi="Fb Fontext"/>
          <w:rtl/>
        </w:rPr>
        <w:t>ראו עקרבים עומדים ומקיפים כחמורים לבנים</w:t>
      </w:r>
      <w:r w:rsidR="00817AA2">
        <w:rPr>
          <w:rFonts w:ascii="Fb Fontext" w:hAnsi="Fb Fontext" w:hint="cs"/>
          <w:rtl/>
        </w:rPr>
        <w:t>,</w:t>
      </w:r>
      <w:r w:rsidRPr="00C35A2C">
        <w:rPr>
          <w:rFonts w:ascii="Fb Fontext" w:hAnsi="Fb Fontext"/>
          <w:rtl/>
        </w:rPr>
        <w:t xml:space="preserve"> </w:t>
      </w:r>
      <w:r w:rsidRPr="00817AA2">
        <w:rPr>
          <w:rStyle w:val="affffe"/>
          <w:rtl/>
        </w:rPr>
        <w:t>שמעתי בת קול שאומרת:</w:t>
      </w:r>
      <w:r w:rsidRPr="00C35A2C">
        <w:rPr>
          <w:rFonts w:ascii="Fb Fontext" w:hAnsi="Fb Fontext"/>
          <w:rtl/>
        </w:rPr>
        <w:t xml:space="preserve"> אוי לי שנשבעתי, ועכשיו שנשבעתי מי מפר לי?</w:t>
      </w:r>
    </w:p>
    <w:p w14:paraId="5070598B" w14:textId="77777777" w:rsidR="00AC0AF5" w:rsidRPr="00C35A2C" w:rsidRDefault="00AC0AF5" w:rsidP="00AC0AF5">
      <w:pPr>
        <w:rPr>
          <w:rFonts w:ascii="Fb Fontext" w:hAnsi="Fb Fontext"/>
          <w:rtl/>
        </w:rPr>
      </w:pPr>
      <w:r w:rsidRPr="00C35A2C">
        <w:rPr>
          <w:rFonts w:ascii="Fb Fontext" w:hAnsi="Fb Fontext"/>
          <w:rtl/>
        </w:rPr>
        <w:t>וכשהגעתי לפני רבנן א"ל כל אבא - חמרא, כל בב"ח – סיכסא דהי"ל לומר: מופר לך.</w:t>
      </w:r>
    </w:p>
    <w:p w14:paraId="01281579" w14:textId="75A2487F" w:rsidR="00AC0AF5" w:rsidRPr="00C35A2C" w:rsidRDefault="00AC0AF5" w:rsidP="00817AA2">
      <w:pPr>
        <w:spacing w:after="60"/>
        <w:rPr>
          <w:rFonts w:ascii="Fb Fontext" w:hAnsi="Fb Fontext"/>
          <w:rtl/>
        </w:rPr>
      </w:pPr>
      <w:r w:rsidRPr="00817AA2">
        <w:rPr>
          <w:rStyle w:val="affffe"/>
          <w:rtl/>
        </w:rPr>
        <w:t>ורבב"ח ס"ל:</w:t>
      </w:r>
      <w:r w:rsidRPr="00C35A2C">
        <w:rPr>
          <w:rFonts w:ascii="Fb Fontext" w:hAnsi="Fb Fontext"/>
          <w:rtl/>
        </w:rPr>
        <w:t xml:space="preserve"> </w:t>
      </w:r>
      <w:r w:rsidR="00817AA2">
        <w:rPr>
          <w:rFonts w:ascii="Fb Fontext" w:hAnsi="Fb Fontext" w:hint="cs"/>
          <w:rtl/>
        </w:rPr>
        <w:t>ש</w:t>
      </w:r>
      <w:r w:rsidRPr="00C35A2C">
        <w:rPr>
          <w:rFonts w:ascii="Fb Fontext" w:hAnsi="Fb Fontext"/>
          <w:rtl/>
        </w:rPr>
        <w:t xml:space="preserve">מא שבועת </w:t>
      </w:r>
      <w:r w:rsidR="00817AA2">
        <w:rPr>
          <w:rFonts w:ascii="Fb Fontext" w:hAnsi="Fb Fontext" w:hint="cs"/>
          <w:rtl/>
        </w:rPr>
        <w:t>ה</w:t>
      </w:r>
      <w:r w:rsidRPr="00C35A2C">
        <w:rPr>
          <w:rFonts w:ascii="Fb Fontext" w:hAnsi="Fb Fontext"/>
          <w:rtl/>
        </w:rPr>
        <w:t xml:space="preserve">מבול הוא. | </w:t>
      </w:r>
      <w:r w:rsidRPr="00817AA2">
        <w:rPr>
          <w:rStyle w:val="affffe"/>
          <w:rtl/>
        </w:rPr>
        <w:t>ורבנן ס"ל</w:t>
      </w:r>
      <w:r w:rsidRPr="00C35A2C">
        <w:rPr>
          <w:rFonts w:ascii="Fb Fontext" w:hAnsi="Fb Fontext"/>
          <w:rtl/>
        </w:rPr>
        <w:t xml:space="preserve"> א"כ, אוי לי למה.</w:t>
      </w:r>
    </w:p>
    <w:p w14:paraId="05BA162C" w14:textId="77777777" w:rsidR="006D3613" w:rsidRDefault="00AC0AF5" w:rsidP="006D3613">
      <w:pPr>
        <w:rPr>
          <w:rFonts w:ascii="Fb Fontext" w:hAnsi="Fb Fontext"/>
          <w:rtl/>
        </w:rPr>
      </w:pPr>
      <w:r w:rsidRPr="006D3613">
        <w:rPr>
          <w:rStyle w:val="affffe"/>
          <w:rtl/>
        </w:rPr>
        <w:t>- ד. א"ל:</w:t>
      </w:r>
      <w:r>
        <w:rPr>
          <w:rFonts w:ascii="Fb Fontext" w:hAnsi="Fb Fontext"/>
          <w:rtl/>
        </w:rPr>
        <w:t xml:space="preserve"> </w:t>
      </w:r>
      <w:r>
        <w:rPr>
          <w:rFonts w:ascii="Fb Fontext" w:hAnsi="Fb Fontext" w:hint="cs"/>
          <w:rtl/>
        </w:rPr>
        <w:t>בא ואראה לך</w:t>
      </w:r>
      <w:r w:rsidRPr="00C35A2C">
        <w:rPr>
          <w:rFonts w:ascii="Fb Fontext" w:hAnsi="Fb Fontext"/>
          <w:rtl/>
        </w:rPr>
        <w:t xml:space="preserve"> בלועי דקרח. </w:t>
      </w:r>
    </w:p>
    <w:p w14:paraId="326FC2F1" w14:textId="380DD53B" w:rsidR="00AC0AF5" w:rsidRPr="00C35A2C" w:rsidRDefault="00AC0AF5" w:rsidP="006D3613">
      <w:pPr>
        <w:spacing w:after="60"/>
        <w:rPr>
          <w:rFonts w:ascii="Fb Fontext" w:hAnsi="Fb Fontext"/>
          <w:rtl/>
        </w:rPr>
      </w:pPr>
      <w:r w:rsidRPr="00C35A2C">
        <w:rPr>
          <w:rFonts w:ascii="Fb Fontext" w:hAnsi="Fb Fontext"/>
          <w:rtl/>
        </w:rPr>
        <w:t>ראו שני בקעים באדמה שיצאו מהפם עשן לקח גיזת צמר שראה במים ונעץ ראשה ברומחו והכניס לשם וכשהוציאה היתה חרוכה, וכשהקשיב שמע שאומרים: משה ותורתו אמת והן בדאין.</w:t>
      </w:r>
      <w:r w:rsidR="006D3613">
        <w:rPr>
          <w:rFonts w:ascii="Fb Fontext" w:hAnsi="Fb Fontext" w:hint="cs"/>
          <w:rtl/>
        </w:rPr>
        <w:t xml:space="preserve"> </w:t>
      </w:r>
      <w:r w:rsidRPr="006D3613">
        <w:rPr>
          <w:rStyle w:val="affffe"/>
          <w:rtl/>
        </w:rPr>
        <w:t>א"ל:</w:t>
      </w:r>
      <w:r w:rsidRPr="00C35A2C">
        <w:rPr>
          <w:rFonts w:ascii="Fb Fontext" w:hAnsi="Fb Fontext"/>
          <w:rtl/>
        </w:rPr>
        <w:t xml:space="preserve"> כל ל</w:t>
      </w:r>
      <w:r w:rsidRPr="00F10693">
        <w:rPr>
          <w:rtl/>
        </w:rPr>
        <w:t xml:space="preserve">' </w:t>
      </w:r>
      <w:r w:rsidRPr="00C35A2C">
        <w:rPr>
          <w:rFonts w:ascii="Fb Fontext" w:hAnsi="Fb Fontext"/>
          <w:rtl/>
        </w:rPr>
        <w:t>יום מחזירם הגיהנום לכאן ואומרים כן: משה ותורתו אמת והן בדאין.</w:t>
      </w:r>
    </w:p>
    <w:p w14:paraId="049658F8" w14:textId="297DF622" w:rsidR="00AC0AF5" w:rsidRDefault="00AC0AF5" w:rsidP="006D3613">
      <w:pPr>
        <w:pStyle w:val="affffd"/>
        <w:ind w:firstLine="0"/>
        <w:rPr>
          <w:rtl/>
        </w:rPr>
      </w:pPr>
      <w:r w:rsidRPr="00C35A2C">
        <w:rPr>
          <w:rStyle w:val="afff8"/>
          <w:rtl/>
        </w:rPr>
        <w:t>- ה.</w:t>
      </w:r>
      <w:r w:rsidRPr="00C35A2C">
        <w:rPr>
          <w:rtl/>
        </w:rPr>
        <w:t xml:space="preserve"> </w:t>
      </w:r>
      <w:r w:rsidR="006D3613">
        <w:rPr>
          <w:rFonts w:hint="cs"/>
          <w:rtl/>
        </w:rPr>
        <w:t>א''ל</w:t>
      </w:r>
      <w:r w:rsidRPr="00C35A2C">
        <w:rPr>
          <w:rtl/>
        </w:rPr>
        <w:t>: אראה לך היכן נושקים הקרקע והרקיע אחד לשני</w:t>
      </w:r>
    </w:p>
    <w:p w14:paraId="16DFC52A" w14:textId="66732CA8" w:rsidR="00AC0AF5" w:rsidRDefault="00AC0AF5" w:rsidP="006D3613">
      <w:pPr>
        <w:spacing w:after="60"/>
        <w:rPr>
          <w:rFonts w:ascii="Fb Fontext" w:hAnsi="Fb Fontext"/>
          <w:rtl/>
        </w:rPr>
      </w:pPr>
      <w:r w:rsidRPr="00C35A2C">
        <w:rPr>
          <w:rFonts w:ascii="Fb Fontext" w:hAnsi="Fb Fontext"/>
          <w:rtl/>
        </w:rPr>
        <w:t>לקחתי סל לחמי והנחתיו בחלון הרקיע</w:t>
      </w:r>
      <w:r w:rsidR="006D3613">
        <w:rPr>
          <w:rFonts w:ascii="Fb Fontext" w:hAnsi="Fb Fontext" w:hint="cs"/>
          <w:rtl/>
        </w:rPr>
        <w:t>,</w:t>
      </w:r>
      <w:r w:rsidRPr="00C35A2C">
        <w:rPr>
          <w:rFonts w:ascii="Fb Fontext" w:hAnsi="Fb Fontext"/>
          <w:rtl/>
        </w:rPr>
        <w:t xml:space="preserve"> ולאחר תפילתי לא מצאתיו</w:t>
      </w:r>
      <w:r w:rsidR="006D3613">
        <w:rPr>
          <w:rFonts w:ascii="Fb Fontext" w:hAnsi="Fb Fontext" w:hint="cs"/>
          <w:rtl/>
        </w:rPr>
        <w:t>,</w:t>
      </w:r>
      <w:r w:rsidRPr="00C35A2C">
        <w:rPr>
          <w:rFonts w:ascii="Fb Fontext" w:hAnsi="Fb Fontext"/>
          <w:rtl/>
        </w:rPr>
        <w:t xml:space="preserve"> וביאר שלא גנבים הם אלא גלגל הרקיע שחוזר המתן למחר ותמצאהו</w:t>
      </w:r>
    </w:p>
    <w:p w14:paraId="5A0A1AA0" w14:textId="4B1DAB89" w:rsidR="006D3613" w:rsidRPr="006D3613" w:rsidRDefault="006D3613" w:rsidP="006D3613">
      <w:pPr>
        <w:pStyle w:val="36"/>
        <w:framePr w:wrap="notBeside"/>
        <w:rPr>
          <w:rtl/>
        </w:rPr>
      </w:pPr>
      <w:r w:rsidRPr="006D3613">
        <w:rPr>
          <w:rFonts w:hint="cs"/>
          <w:rtl/>
        </w:rPr>
        <w:t>רבי יוחנן</w:t>
      </w:r>
      <w:r>
        <w:rPr>
          <w:rFonts w:hint="cs"/>
          <w:rtl/>
        </w:rPr>
        <w:t xml:space="preserve">: יב. </w:t>
      </w:r>
    </w:p>
    <w:p w14:paraId="219B9009" w14:textId="41039213" w:rsidR="00AC0AF5" w:rsidRDefault="00AC0AF5" w:rsidP="00AC0AF5">
      <w:pPr>
        <w:rPr>
          <w:rFonts w:ascii="Fb Fontext" w:hAnsi="Fb Fontext"/>
          <w:sz w:val="32"/>
          <w:rtl/>
        </w:rPr>
      </w:pPr>
      <w:r>
        <w:rPr>
          <w:rFonts w:ascii="Fb Fontext" w:hAnsi="Fb Fontext" w:hint="cs"/>
          <w:sz w:val="32"/>
          <w:rtl/>
        </w:rPr>
        <w:t>פעם אחת הפלגנו בספינה</w:t>
      </w:r>
      <w:r w:rsidRPr="00C35A2C">
        <w:rPr>
          <w:rFonts w:ascii="Fb Fontext" w:hAnsi="Fb Fontext"/>
          <w:sz w:val="32"/>
          <w:rtl/>
        </w:rPr>
        <w:t>, וראינו דג היוצא מן המים וזהרו עיניו כשני ירחים ומנחיריו יצאו מים כשני נהרות שבסורא</w:t>
      </w:r>
    </w:p>
    <w:p w14:paraId="04777046" w14:textId="3C9886AA" w:rsidR="006D3613" w:rsidRPr="006D3613" w:rsidRDefault="006D3613" w:rsidP="006D3613">
      <w:pPr>
        <w:pStyle w:val="36"/>
        <w:framePr w:wrap="notBeside"/>
        <w:rPr>
          <w:rtl/>
        </w:rPr>
      </w:pPr>
      <w:r>
        <w:rPr>
          <w:rFonts w:hint="cs"/>
          <w:rtl/>
        </w:rPr>
        <w:t xml:space="preserve">רב ספרא: </w:t>
      </w:r>
      <w:r w:rsidR="00AC0AF5" w:rsidRPr="006D3613">
        <w:rPr>
          <w:rtl/>
        </w:rPr>
        <w:t>יג.</w:t>
      </w:r>
    </w:p>
    <w:p w14:paraId="67F17073" w14:textId="62D3645C" w:rsidR="00AC0AF5" w:rsidRPr="00C35A2C" w:rsidRDefault="00AC0AF5" w:rsidP="006D3613">
      <w:pPr>
        <w:spacing w:after="60"/>
        <w:rPr>
          <w:rFonts w:cs="Guttman Vilna"/>
          <w:b/>
          <w:bCs/>
          <w:rtl/>
        </w:rPr>
      </w:pPr>
      <w:r>
        <w:rPr>
          <w:rFonts w:hint="cs"/>
          <w:sz w:val="32"/>
          <w:rtl/>
        </w:rPr>
        <w:t>פעם אחת הפלגנו בספינה</w:t>
      </w:r>
      <w:r w:rsidRPr="00C35A2C">
        <w:rPr>
          <w:rtl/>
        </w:rPr>
        <w:t xml:space="preserve">, וראינו דג שהוציא ראשו מן המים והיה לו קרן שחקוק עליה </w:t>
      </w:r>
      <w:r w:rsidRPr="00F10693">
        <w:rPr>
          <w:rtl/>
        </w:rPr>
        <w:t>'א</w:t>
      </w:r>
      <w:r w:rsidRPr="00C35A2C">
        <w:rPr>
          <w:rtl/>
        </w:rPr>
        <w:t xml:space="preserve">ני בריה קלה שבים והוינא תלת מאה פרסי, ואזילנא לפומא דלויתן. </w:t>
      </w:r>
      <w:r w:rsidRPr="006D3613">
        <w:rPr>
          <w:rStyle w:val="affffe"/>
          <w:rtl/>
        </w:rPr>
        <w:t>ואר"א</w:t>
      </w:r>
      <w:r w:rsidRPr="00C35A2C">
        <w:rPr>
          <w:rtl/>
        </w:rPr>
        <w:t xml:space="preserve"> זוהי עז הים הבוחשת בקרנה לחפש מזונותיה</w:t>
      </w:r>
    </w:p>
    <w:p w14:paraId="3473DB0C" w14:textId="77777777" w:rsidR="00AC0AF5" w:rsidRPr="00C35A2C" w:rsidRDefault="00AC0AF5" w:rsidP="00982F98">
      <w:pPr>
        <w:pStyle w:val="affe"/>
        <w:framePr w:wrap="around"/>
        <w:rPr>
          <w:rtl/>
        </w:rPr>
      </w:pPr>
      <w:r w:rsidRPr="00C35A2C">
        <w:rPr>
          <w:rFonts w:hint="cs"/>
          <w:rtl/>
        </w:rPr>
        <w:t>עד:</w:t>
      </w:r>
    </w:p>
    <w:p w14:paraId="5AE513B3" w14:textId="77777777" w:rsidR="006D3613" w:rsidRPr="006D3613" w:rsidRDefault="006D3613" w:rsidP="006D3613">
      <w:pPr>
        <w:pStyle w:val="36"/>
        <w:framePr w:wrap="notBeside"/>
        <w:rPr>
          <w:rtl/>
        </w:rPr>
      </w:pPr>
      <w:r w:rsidRPr="006D3613">
        <w:rPr>
          <w:rFonts w:hint="cs"/>
          <w:rtl/>
        </w:rPr>
        <w:t>רבי יוחנן:</w:t>
      </w:r>
      <w:r w:rsidRPr="006D3613">
        <w:t xml:space="preserve"> </w:t>
      </w:r>
      <w:r w:rsidR="00AC0AF5" w:rsidRPr="006D3613">
        <w:rPr>
          <w:rtl/>
        </w:rPr>
        <w:t>יד.</w:t>
      </w:r>
    </w:p>
    <w:p w14:paraId="5BA72B15" w14:textId="2EB0EFAA" w:rsidR="00AC0AF5" w:rsidRDefault="00AC0AF5" w:rsidP="006D3613">
      <w:pPr>
        <w:spacing w:after="60"/>
        <w:rPr>
          <w:rFonts w:ascii="Fb Fontext" w:hAnsi="Fb Fontext"/>
          <w:rtl/>
        </w:rPr>
      </w:pPr>
      <w:r>
        <w:rPr>
          <w:rFonts w:ascii="Fb Fontext" w:hAnsi="Fb Fontext" w:hint="cs"/>
          <w:sz w:val="32"/>
          <w:rtl/>
        </w:rPr>
        <w:t>פעם אחת הפלגנו בספינה</w:t>
      </w:r>
      <w:r w:rsidRPr="00C35A2C">
        <w:rPr>
          <w:rFonts w:ascii="Fb Fontext" w:hAnsi="Fb Fontext"/>
          <w:rtl/>
        </w:rPr>
        <w:t>, וראינו א</w:t>
      </w:r>
      <w:r w:rsidRPr="00C35A2C">
        <w:rPr>
          <w:rFonts w:ascii="Fb Fontext" w:hAnsi="Fb Fontext" w:hint="cs"/>
          <w:rtl/>
        </w:rPr>
        <w:t>רגז</w:t>
      </w:r>
      <w:r>
        <w:rPr>
          <w:rFonts w:ascii="Fb Fontext" w:hAnsi="Fb Fontext"/>
          <w:rtl/>
        </w:rPr>
        <w:t xml:space="preserve"> שמשובצים בו אבנים טובות ומרגליות, והיה מוקף בכרישים ירד צוללן להביאו וביקש אחד הדגים לנשוך ירכו והשליך עליו חומץ ומחמת הריח ברח הדג, יצאה ב"ק ואמרה מה יש לכם מארגז זה של אשת </w:t>
      </w:r>
      <w:r>
        <w:rPr>
          <w:rStyle w:val="affffe"/>
          <w:rFonts w:ascii="Fb Fontext" w:hAnsi="Fb Fontext"/>
          <w:rtl/>
          <w:rPrChange w:id="9324" w:author="מנוע אמוראים" w:date="2026-10-05T16:41:09Z">
            <w:rPr>
              <w:rFonts w:ascii="Fb Fontext" w:hAnsi="Fb Fontext"/>
              <w:rtl/>
            </w:rPr>
          </w:rPrChange>
        </w:rPr>
        <w:t xml:space="preserve">רחב"ד</w:t>
      </w:r>
      <w:r>
        <w:rPr>
          <w:rFonts w:ascii="Fb Fontext" w:hAnsi="Fb Fontext"/>
          <w:rtl/>
        </w:rPr>
        <w:t xml:space="preserve"> העתידה להטיל בו תכלת לצדיקים לעוה"ב</w:t>
      </w:r>
    </w:p>
    <w:p w14:paraId="0F68ABA1" w14:textId="77777777" w:rsidR="006D3613" w:rsidRPr="006D3613" w:rsidRDefault="006D3613" w:rsidP="006D3613">
      <w:pPr>
        <w:pStyle w:val="36"/>
        <w:framePr w:wrap="notBeside"/>
        <w:rPr>
          <w:rtl/>
        </w:rPr>
      </w:pPr>
      <w:r w:rsidRPr="006D3613">
        <w:rPr>
          <w:rFonts w:hint="cs"/>
          <w:rtl/>
        </w:rPr>
        <w:t xml:space="preserve">ר''י </w:t>
      </w:r>
      <w:r w:rsidR="00AC0AF5" w:rsidRPr="006D3613">
        <w:rPr>
          <w:rtl/>
        </w:rPr>
        <w:t xml:space="preserve">הינדוא </w:t>
      </w:r>
      <w:r w:rsidRPr="006D3613">
        <w:rPr>
          <w:rFonts w:hint="cs"/>
          <w:rtl/>
        </w:rPr>
        <w:t xml:space="preserve">טו. </w:t>
      </w:r>
    </w:p>
    <w:p w14:paraId="372CA8A9" w14:textId="0E95DB0B" w:rsidR="00AC0AF5" w:rsidRDefault="00AC0AF5" w:rsidP="00AC0AF5">
      <w:pPr>
        <w:rPr>
          <w:rFonts w:ascii="Fb Fontext" w:hAnsi="Fb Fontext"/>
          <w:rtl/>
        </w:rPr>
      </w:pPr>
      <w:r>
        <w:rPr>
          <w:rFonts w:ascii="Fb Fontext" w:hAnsi="Fb Fontext" w:hint="cs"/>
          <w:sz w:val="32"/>
          <w:rtl/>
        </w:rPr>
        <w:t>פעם אחת הפלגנו בספינה</w:t>
      </w:r>
      <w:r w:rsidRPr="00C35A2C">
        <w:rPr>
          <w:rFonts w:ascii="Fb Fontext" w:hAnsi="Fb Fontext"/>
          <w:rtl/>
        </w:rPr>
        <w:t>, וראינו אבן טובה שהיה מקיפה תנין ירד צוללן להביאה ובא התנין לבלוע ספינתנו הגיעה נקבת העורב וחתכה ראשו ומהדם שנשפך נהפכו המים לדם, הגיע תנין חבירו נטל האבן הטובה ותלאה ע"ג התנין המת והחיהו</w:t>
      </w:r>
      <w:r w:rsidR="006D3613">
        <w:rPr>
          <w:rFonts w:ascii="Fb Fontext" w:hAnsi="Fb Fontext" w:hint="cs"/>
          <w:rtl/>
        </w:rPr>
        <w:t>,</w:t>
      </w:r>
      <w:r w:rsidRPr="00C35A2C">
        <w:rPr>
          <w:rFonts w:ascii="Fb Fontext" w:hAnsi="Fb Fontext"/>
          <w:rtl/>
        </w:rPr>
        <w:t xml:space="preserve"> חזר התנין הראשון ושוב ביקש לבלוע הספינה, הגיעה ציפור וחתכה ראשו</w:t>
      </w:r>
      <w:r w:rsidR="006D3613">
        <w:rPr>
          <w:rFonts w:ascii="Fb Fontext" w:hAnsi="Fb Fontext" w:hint="cs"/>
          <w:rtl/>
        </w:rPr>
        <w:t>,</w:t>
      </w:r>
      <w:r w:rsidRPr="00C35A2C">
        <w:rPr>
          <w:rFonts w:ascii="Fb Fontext" w:hAnsi="Fb Fontext"/>
          <w:rtl/>
        </w:rPr>
        <w:t xml:space="preserve"> נטל הצוללן האבן הטובה וזרקה על הספינה</w:t>
      </w:r>
      <w:r w:rsidR="006D3613">
        <w:rPr>
          <w:rFonts w:ascii="Fb Fontext" w:hAnsi="Fb Fontext" w:hint="cs"/>
          <w:rtl/>
        </w:rPr>
        <w:t>,</w:t>
      </w:r>
      <w:r w:rsidRPr="00C35A2C">
        <w:rPr>
          <w:rFonts w:ascii="Fb Fontext" w:hAnsi="Fb Fontext"/>
          <w:rtl/>
        </w:rPr>
        <w:t xml:space="preserve"> </w:t>
      </w:r>
      <w:r w:rsidR="006D3613">
        <w:rPr>
          <w:rFonts w:ascii="Fb Fontext" w:hAnsi="Fb Fontext" w:hint="cs"/>
          <w:rtl/>
        </w:rPr>
        <w:t>ו</w:t>
      </w:r>
      <w:r w:rsidRPr="00C35A2C">
        <w:rPr>
          <w:rFonts w:ascii="Fb Fontext" w:hAnsi="Fb Fontext"/>
          <w:rtl/>
        </w:rPr>
        <w:t>היו עמנו ציפורים מלוחות שמלחום וכשהנחנו האבן חיו הציפורים</w:t>
      </w:r>
      <w:r w:rsidR="006D3613">
        <w:rPr>
          <w:rFonts w:ascii="Fb Fontext" w:hAnsi="Fb Fontext" w:hint="cs"/>
          <w:rtl/>
        </w:rPr>
        <w:t>,</w:t>
      </w:r>
      <w:r w:rsidRPr="00C35A2C">
        <w:rPr>
          <w:rFonts w:ascii="Fb Fontext" w:hAnsi="Fb Fontext"/>
          <w:rtl/>
        </w:rPr>
        <w:t xml:space="preserve"> ונטלוה ופרחו עמה,</w:t>
      </w:r>
    </w:p>
    <w:p w14:paraId="26E38441" w14:textId="71DA01CE" w:rsidR="006D3613" w:rsidRPr="006D3613" w:rsidRDefault="006D3613" w:rsidP="006D3613">
      <w:pPr>
        <w:pStyle w:val="36"/>
        <w:framePr w:wrap="notBeside"/>
        <w:rPr>
          <w:rtl/>
        </w:rPr>
      </w:pPr>
      <w:r>
        <w:rPr>
          <w:rFonts w:hint="cs"/>
          <w:rtl/>
        </w:rPr>
        <w:t xml:space="preserve">ת''ר </w:t>
      </w:r>
      <w:r w:rsidR="00AC0AF5" w:rsidRPr="006D3613">
        <w:rPr>
          <w:rtl/>
        </w:rPr>
        <w:t xml:space="preserve">טז. </w:t>
      </w:r>
    </w:p>
    <w:p w14:paraId="474F21AD" w14:textId="3945C281" w:rsidR="00AC0AF5" w:rsidRDefault="00AC0AF5" w:rsidP="00AC0AF5">
      <w:pPr>
        <w:rPr>
          <w:rtl/>
        </w:rPr>
      </w:pPr>
      <w:r>
        <w:rPr>
          <w:rtl/>
        </w:rPr>
        <w:t xml:space="preserve">מעשה ברבי אליעזר ורבי יהושע שהיו באין בספינה, והיה </w:t>
      </w:r>
      <w:r>
        <w:rPr>
          <w:rStyle w:val="affffe"/>
          <w:rtl/>
          <w:rPrChange w:id="9325" w:author="מנוע אמוראים" w:date="2026-10-05T16:41:09Z">
            <w:rPr>
              <w:rtl/>
            </w:rPr>
          </w:rPrChange>
        </w:rPr>
        <w:t xml:space="preserve">ר"א</w:t>
      </w:r>
      <w:r>
        <w:rPr>
          <w:rtl/>
        </w:rPr>
        <w:t xml:space="preserve"> ישן ור</w:t>
      </w:r>
      <w:r w:rsidRPr="00F10693">
        <w:rPr>
          <w:rtl/>
        </w:rPr>
        <w:t xml:space="preserve">' </w:t>
      </w:r>
      <w:r w:rsidRPr="00C35A2C">
        <w:rPr>
          <w:rtl/>
        </w:rPr>
        <w:t>יהושע נעור, נזדעזע ר</w:t>
      </w:r>
      <w:r w:rsidRPr="00F10693">
        <w:rPr>
          <w:rtl/>
        </w:rPr>
        <w:t xml:space="preserve">' </w:t>
      </w:r>
      <w:r>
        <w:rPr>
          <w:rtl/>
        </w:rPr>
        <w:t xml:space="preserve">יהושע וננער </w:t>
      </w:r>
      <w:r>
        <w:rPr>
          <w:rStyle w:val="affffe"/>
          <w:rtl/>
          <w:rPrChange w:id="9326" w:author="מנוע אמוראים" w:date="2026-10-05T16:41:09Z">
            <w:rPr>
              <w:rtl/>
            </w:rPr>
          </w:rPrChange>
        </w:rPr>
        <w:t xml:space="preserve">ר"א</w:t>
      </w:r>
      <w:r>
        <w:rPr>
          <w:rtl/>
        </w:rPr>
        <w:t xml:space="preserve">. </w:t>
      </w:r>
      <w:r w:rsidRPr="006D3613">
        <w:rPr>
          <w:rStyle w:val="affffe"/>
          <w:rtl/>
        </w:rPr>
        <w:t>א"ל:</w:t>
      </w:r>
      <w:r w:rsidRPr="00C35A2C">
        <w:rPr>
          <w:rtl/>
        </w:rPr>
        <w:t xml:space="preserve"> מה זה יהושע, מפני מה נזדעזעת? </w:t>
      </w:r>
    </w:p>
    <w:p w14:paraId="41CBD239" w14:textId="77777777" w:rsidR="00AC0AF5" w:rsidRPr="00C35A2C" w:rsidRDefault="00AC0AF5" w:rsidP="006D3613">
      <w:pPr>
        <w:spacing w:after="60"/>
        <w:rPr>
          <w:rFonts w:cs="Guttman Vilna"/>
          <w:b/>
          <w:bCs/>
          <w:rtl/>
        </w:rPr>
      </w:pPr>
      <w:r w:rsidRPr="006D3613">
        <w:rPr>
          <w:rStyle w:val="affffe"/>
          <w:rtl/>
        </w:rPr>
        <w:lastRenderedPageBreak/>
        <w:t>א"ל:</w:t>
      </w:r>
      <w:r w:rsidRPr="00C35A2C">
        <w:rPr>
          <w:rtl/>
        </w:rPr>
        <w:t xml:space="preserve"> מאור גדול ראיתי בים. </w:t>
      </w:r>
      <w:r w:rsidRPr="006D3613">
        <w:rPr>
          <w:rStyle w:val="affffe"/>
          <w:rtl/>
        </w:rPr>
        <w:t>א"ל:</w:t>
      </w:r>
      <w:r w:rsidRPr="00C35A2C">
        <w:rPr>
          <w:rtl/>
        </w:rPr>
        <w:t xml:space="preserve"> שמא עיניו של לויתן ראית, דכתיב:</w:t>
      </w:r>
      <w:r w:rsidRPr="00577F86">
        <w:rPr>
          <w:rStyle w:val="affff8"/>
          <w:rtl/>
        </w:rPr>
        <w:t xml:space="preserve"> </w:t>
      </w:r>
      <w:r w:rsidRPr="00F10693">
        <w:rPr>
          <w:rtl/>
        </w:rPr>
        <w:t>'ע</w:t>
      </w:r>
      <w:r w:rsidRPr="00577F86">
        <w:rPr>
          <w:rStyle w:val="affff8"/>
          <w:rtl/>
        </w:rPr>
        <w:t>יניו כעפעפי שחר</w:t>
      </w:r>
      <w:r w:rsidRPr="00F10693">
        <w:rPr>
          <w:rtl/>
        </w:rPr>
        <w:t>'.</w:t>
      </w:r>
    </w:p>
    <w:p w14:paraId="56BD2269" w14:textId="77777777" w:rsidR="006D3613" w:rsidRPr="006D3613" w:rsidRDefault="006D3613" w:rsidP="006D3613">
      <w:pPr>
        <w:pStyle w:val="36"/>
        <w:framePr w:wrap="notBeside"/>
        <w:rPr>
          <w:rtl/>
        </w:rPr>
      </w:pPr>
      <w:r w:rsidRPr="006D3613">
        <w:rPr>
          <w:rFonts w:hint="cs"/>
          <w:rtl/>
        </w:rPr>
        <w:t xml:space="preserve">ר''א מהב''נ: </w:t>
      </w:r>
      <w:r w:rsidR="00AC0AF5" w:rsidRPr="006D3613">
        <w:rPr>
          <w:rtl/>
        </w:rPr>
        <w:t>יז.</w:t>
      </w:r>
    </w:p>
    <w:p w14:paraId="434CAF85" w14:textId="00DF784D" w:rsidR="00AC0AF5" w:rsidRPr="00C35A2C" w:rsidRDefault="00AC0AF5" w:rsidP="00AC0AF5">
      <w:pPr>
        <w:rPr>
          <w:rFonts w:ascii="Fb Fontext" w:hAnsi="Fb Fontext"/>
          <w:rtl/>
        </w:rPr>
      </w:pPr>
      <w:r>
        <w:rPr>
          <w:rFonts w:ascii="Fb Fontext" w:hAnsi="Fb Fontext" w:hint="cs"/>
          <w:sz w:val="32"/>
          <w:rtl/>
        </w:rPr>
        <w:t>פעם אחת הלכנו במדבר</w:t>
      </w:r>
      <w:r w:rsidRPr="00C35A2C">
        <w:rPr>
          <w:rFonts w:ascii="Fb Fontext" w:hAnsi="Fb Fontext"/>
          <w:sz w:val="32"/>
          <w:rtl/>
        </w:rPr>
        <w:t>, והיה עמנו ירך בשר פתחנוה וניקרנוה והנחנו על העשבים עד שהבאנו עצים לצלותה, החלימה הירך</w:t>
      </w:r>
      <w:r w:rsidR="006D3613">
        <w:rPr>
          <w:rFonts w:ascii="Fb Fontext" w:hAnsi="Fb Fontext" w:hint="cs"/>
          <w:sz w:val="32"/>
          <w:rtl/>
        </w:rPr>
        <w:t>,</w:t>
      </w:r>
      <w:r w:rsidRPr="00C35A2C">
        <w:rPr>
          <w:rFonts w:ascii="Fb Fontext" w:hAnsi="Fb Fontext"/>
          <w:sz w:val="32"/>
          <w:rtl/>
        </w:rPr>
        <w:t xml:space="preserve"> וחזרה לשלמותה וצלנוה כך, כשחזרנו לאותו מקום י"ב חודש אח"כ, ראינו הגחלים ההם שהיו עדיין לוחשות</w:t>
      </w:r>
      <w:r w:rsidR="006D3613">
        <w:rPr>
          <w:rFonts w:ascii="Fb Fontext" w:hAnsi="Fb Fontext" w:hint="cs"/>
          <w:sz w:val="32"/>
          <w:rtl/>
        </w:rPr>
        <w:t>,</w:t>
      </w:r>
      <w:r w:rsidRPr="00C35A2C">
        <w:rPr>
          <w:rFonts w:ascii="Fb Fontext" w:hAnsi="Fb Fontext"/>
          <w:sz w:val="32"/>
          <w:rtl/>
        </w:rPr>
        <w:t xml:space="preserve"> כשסיפרנו לאמימר מזה </w:t>
      </w:r>
      <w:r w:rsidRPr="006D3613">
        <w:rPr>
          <w:rStyle w:val="affffe"/>
          <w:rtl/>
        </w:rPr>
        <w:t>א"ל</w:t>
      </w:r>
      <w:r w:rsidRPr="00C35A2C">
        <w:rPr>
          <w:rFonts w:ascii="Fb Fontext" w:hAnsi="Fb Fontext"/>
          <w:sz w:val="32"/>
          <w:rtl/>
        </w:rPr>
        <w:t xml:space="preserve"> אותו עשב שריפא הירך נקרא סמתרי ואותם הגלחים היו של עץ רותם שאינם ממהרים לכבות,</w:t>
      </w:r>
    </w:p>
    <w:p w14:paraId="6FF660D9" w14:textId="00EF7DC7" w:rsidR="00AC0AF5" w:rsidRPr="001B450D" w:rsidRDefault="001B450D" w:rsidP="00AC0AF5">
      <w:pPr>
        <w:pStyle w:val="aff9"/>
        <w:rPr>
          <w:rtl/>
        </w:rPr>
      </w:pPr>
      <w:r w:rsidRPr="001B450D">
        <w:rPr>
          <w:rFonts w:hint="cs"/>
          <w:rtl/>
        </w:rPr>
        <w:t>***</w:t>
      </w:r>
    </w:p>
    <w:p w14:paraId="59EE5560" w14:textId="7FFAB413" w:rsidR="00AC0AF5" w:rsidRPr="00C35A2C" w:rsidRDefault="00AC0AF5" w:rsidP="006D3613">
      <w:pPr>
        <w:rPr>
          <w:rFonts w:ascii="Fb Fontext" w:hAnsi="Fb Fontext"/>
          <w:rtl/>
        </w:rPr>
      </w:pPr>
      <w:r w:rsidRPr="00F10693">
        <w:rPr>
          <w:rFonts w:hint="cs"/>
          <w:rtl/>
        </w:rPr>
        <w:t>'</w:t>
      </w:r>
      <w:r w:rsidRPr="00F10693">
        <w:rPr>
          <w:rtl/>
        </w:rPr>
        <w:t>ו</w:t>
      </w:r>
      <w:r w:rsidRPr="0008384F">
        <w:rPr>
          <w:rStyle w:val="affff8"/>
          <w:rtl/>
        </w:rPr>
        <w:t>יברא אלהים את התנינים הגדולים</w:t>
      </w:r>
      <w:r w:rsidRPr="00F10693">
        <w:rPr>
          <w:rFonts w:hint="cs"/>
          <w:rtl/>
        </w:rPr>
        <w:t>'</w:t>
      </w:r>
      <w:r w:rsidRPr="00F10693">
        <w:rPr>
          <w:rtl/>
        </w:rPr>
        <w:t xml:space="preserve"> </w:t>
      </w:r>
      <w:r w:rsidR="006D3613">
        <w:rPr>
          <w:rFonts w:hint="cs"/>
          <w:rtl/>
        </w:rPr>
        <w:t xml:space="preserve">- </w:t>
      </w:r>
      <w:r w:rsidR="006D3613" w:rsidRPr="006D3613">
        <w:rPr>
          <w:rStyle w:val="affffe"/>
          <w:rFonts w:hint="cs"/>
          <w:rtl/>
        </w:rPr>
        <w:t xml:space="preserve">כאן </w:t>
      </w:r>
      <w:r w:rsidRPr="006D3613">
        <w:rPr>
          <w:rStyle w:val="affffe"/>
          <w:rtl/>
        </w:rPr>
        <w:t>תרגימו:</w:t>
      </w:r>
      <w:r w:rsidR="006D3613">
        <w:rPr>
          <w:rStyle w:val="affffe"/>
          <w:rFonts w:hint="cs"/>
          <w:rtl/>
        </w:rPr>
        <w:t xml:space="preserve"> </w:t>
      </w:r>
      <w:r w:rsidR="006D3613">
        <w:rPr>
          <w:rFonts w:ascii="Fb Fontext" w:hAnsi="Fb Fontext" w:hint="cs"/>
          <w:sz w:val="32"/>
          <w:rtl/>
        </w:rPr>
        <w:t xml:space="preserve"> </w:t>
      </w:r>
      <w:r w:rsidRPr="00C35A2C">
        <w:rPr>
          <w:rFonts w:ascii="Fb Fontext" w:hAnsi="Fb Fontext"/>
          <w:sz w:val="32"/>
          <w:rtl/>
        </w:rPr>
        <w:t>ראמים שבים .</w:t>
      </w:r>
    </w:p>
    <w:p w14:paraId="65BAB74D" w14:textId="77777777" w:rsidR="006D3613" w:rsidRPr="006D3613" w:rsidRDefault="00AC0AF5" w:rsidP="006D3613">
      <w:pPr>
        <w:pStyle w:val="36"/>
        <w:framePr w:wrap="notBeside"/>
        <w:rPr>
          <w:rtl/>
        </w:rPr>
      </w:pPr>
      <w:r w:rsidRPr="006D3613">
        <w:rPr>
          <w:rtl/>
        </w:rPr>
        <w:t>רי"ו:</w:t>
      </w:r>
    </w:p>
    <w:p w14:paraId="274E171F" w14:textId="7172004E" w:rsidR="00AC0AF5" w:rsidRPr="0081371E" w:rsidRDefault="00AC0AF5" w:rsidP="006D3613">
      <w:pPr>
        <w:spacing w:after="60"/>
        <w:rPr>
          <w:rStyle w:val="afff8"/>
          <w:rtl/>
        </w:rPr>
      </w:pPr>
      <w:r w:rsidRPr="00C35A2C">
        <w:rPr>
          <w:rFonts w:ascii="Fb Fontext" w:hAnsi="Fb Fontext"/>
          <w:rtl/>
        </w:rPr>
        <w:t>זה לויתן נחש בריח ולויתן נחש עקלתון,</w:t>
      </w:r>
      <w:r w:rsidRPr="00577F86">
        <w:rPr>
          <w:rStyle w:val="affff8"/>
          <w:rtl/>
        </w:rPr>
        <w:t xml:space="preserve"> </w:t>
      </w:r>
      <w:r w:rsidRPr="00F10693">
        <w:rPr>
          <w:rtl/>
        </w:rPr>
        <w:t>'ב</w:t>
      </w:r>
      <w:r w:rsidRPr="00577F86">
        <w:rPr>
          <w:rStyle w:val="affff8"/>
          <w:rtl/>
        </w:rPr>
        <w:t>יום ההוא יפקוד ה</w:t>
      </w:r>
      <w:r w:rsidRPr="00F10693">
        <w:rPr>
          <w:rtl/>
        </w:rPr>
        <w:t xml:space="preserve">' </w:t>
      </w:r>
      <w:r w:rsidRPr="00577F86">
        <w:rPr>
          <w:rStyle w:val="affff8"/>
          <w:rtl/>
        </w:rPr>
        <w:t>בחרבו</w:t>
      </w:r>
      <w:r w:rsidR="006D3613">
        <w:rPr>
          <w:rStyle w:val="affff8"/>
          <w:rFonts w:hint="cs"/>
          <w:rtl/>
        </w:rPr>
        <w:t xml:space="preserve"> וגו'</w:t>
      </w:r>
    </w:p>
    <w:p w14:paraId="3E652C72" w14:textId="77777777" w:rsidR="006D3613" w:rsidRPr="006D3613" w:rsidRDefault="00AC0AF5" w:rsidP="006D3613">
      <w:pPr>
        <w:pStyle w:val="36"/>
        <w:framePr w:wrap="notBeside"/>
        <w:rPr>
          <w:rtl/>
        </w:rPr>
      </w:pPr>
      <w:r w:rsidRPr="006D3613">
        <w:rPr>
          <w:rtl/>
        </w:rPr>
        <w:t>ריא"ר:</w:t>
      </w:r>
    </w:p>
    <w:p w14:paraId="79D9D288" w14:textId="652465C0" w:rsidR="00AC0AF5" w:rsidRPr="00C35A2C" w:rsidRDefault="00AC0AF5" w:rsidP="00AC0AF5">
      <w:pPr>
        <w:rPr>
          <w:rFonts w:ascii="Fb Fontext" w:hAnsi="Fb Fontext" w:cs="Guttman Vilna"/>
          <w:b/>
          <w:bCs/>
          <w:rtl/>
        </w:rPr>
      </w:pPr>
      <w:r w:rsidRPr="00C35A2C">
        <w:rPr>
          <w:rFonts w:ascii="Fb Fontext" w:hAnsi="Fb Fontext"/>
          <w:rtl/>
        </w:rPr>
        <w:t xml:space="preserve">כל מה שברא  הקב"ה בעולמו - זכר ונקבה בראם, אף לויתן נחש בריח ולויתן נחש עקלתון - זכר ונקבה בראם, ואלמלי נזקקין זה לזה - מחריבין כל העולם כולו, מה עשה הקב"ה? סירס את הזכר, והרג הנקבה ומלחה לצדיקים לעתיד לבא, </w:t>
      </w:r>
      <w:r w:rsidRPr="006D3613">
        <w:rPr>
          <w:rStyle w:val="affffe"/>
          <w:rtl/>
        </w:rPr>
        <w:t>שנאמר:</w:t>
      </w:r>
      <w:r w:rsidRPr="00577F86">
        <w:rPr>
          <w:rStyle w:val="affff8"/>
          <w:rtl/>
        </w:rPr>
        <w:t xml:space="preserve"> </w:t>
      </w:r>
      <w:r w:rsidRPr="00F10693">
        <w:rPr>
          <w:rtl/>
        </w:rPr>
        <w:t>'ו</w:t>
      </w:r>
      <w:r w:rsidRPr="00577F86">
        <w:rPr>
          <w:rStyle w:val="affff8"/>
          <w:rtl/>
        </w:rPr>
        <w:t>הרג את התנין אשר בים</w:t>
      </w:r>
      <w:r w:rsidRPr="00F10693">
        <w:rPr>
          <w:rtl/>
        </w:rPr>
        <w:t>'.</w:t>
      </w:r>
    </w:p>
    <w:p w14:paraId="346E962E" w14:textId="77777777" w:rsidR="00AC0AF5" w:rsidRDefault="00AC0AF5" w:rsidP="00AC0AF5">
      <w:pPr>
        <w:rPr>
          <w:rFonts w:ascii="Fb Fontext" w:hAnsi="Fb Fontext"/>
          <w:sz w:val="32"/>
          <w:rtl/>
        </w:rPr>
      </w:pPr>
      <w:r w:rsidRPr="00C35A2C">
        <w:rPr>
          <w:rFonts w:ascii="Fb Fontext" w:hAnsi="Fb Fontext"/>
          <w:sz w:val="32"/>
          <w:rtl/>
        </w:rPr>
        <w:t>ואף בהמות בהררי אלף - זכר ונקבה בראם, ואלמלי נזקקין זה לזה - מחריבין כל העולם כולו, ולכן הקב"ה סירס הזכר, וצינן הנקבה ושמרה לצדיקים לעתיד לבא,</w:t>
      </w:r>
    </w:p>
    <w:p w14:paraId="11843669" w14:textId="77777777" w:rsidR="00AC0AF5" w:rsidRPr="00C35A2C" w:rsidRDefault="00AC0AF5" w:rsidP="00AC0AF5">
      <w:pPr>
        <w:rPr>
          <w:rFonts w:ascii="Fb Fontext" w:hAnsi="Fb Fontext"/>
          <w:rtl/>
        </w:rPr>
      </w:pPr>
      <w:r w:rsidRPr="00F10693">
        <w:rPr>
          <w:rtl/>
        </w:rPr>
        <w:t>'ה</w:t>
      </w:r>
      <w:r w:rsidRPr="0008384F">
        <w:rPr>
          <w:rStyle w:val="affff8"/>
          <w:rtl/>
        </w:rPr>
        <w:t>נה נא כחו במתניו</w:t>
      </w:r>
      <w:r w:rsidRPr="00F10693">
        <w:rPr>
          <w:rtl/>
        </w:rPr>
        <w:t xml:space="preserve">' </w:t>
      </w:r>
      <w:r w:rsidRPr="00C35A2C">
        <w:rPr>
          <w:rFonts w:ascii="Fb Fontext" w:hAnsi="Fb Fontext"/>
          <w:rtl/>
        </w:rPr>
        <w:t>- זה זכר, ואונו בשרירי בטנו - זו נקבה.</w:t>
      </w:r>
    </w:p>
    <w:p w14:paraId="18280981" w14:textId="77777777" w:rsidR="00AC0AF5" w:rsidRPr="00C35A2C" w:rsidRDefault="00AC0AF5" w:rsidP="00AC0AF5">
      <w:pPr>
        <w:rPr>
          <w:rFonts w:ascii="Fb Fontext" w:hAnsi="Fb Fontext"/>
          <w:rtl/>
        </w:rPr>
      </w:pPr>
      <w:r w:rsidRPr="00C35A2C">
        <w:rPr>
          <w:rFonts w:ascii="Fb Fontext" w:hAnsi="Fb Fontext"/>
          <w:rtl/>
        </w:rPr>
        <w:t>ובדגים לא סירס לנקבה דדגים פריצי.</w:t>
      </w:r>
    </w:p>
    <w:p w14:paraId="5301458C" w14:textId="77777777" w:rsidR="00AC0AF5" w:rsidRPr="00C35A2C" w:rsidRDefault="00AC0AF5" w:rsidP="00AC0AF5">
      <w:pPr>
        <w:rPr>
          <w:rFonts w:ascii="Fb Fontext" w:hAnsi="Fb Fontext"/>
          <w:rtl/>
        </w:rPr>
      </w:pPr>
      <w:r w:rsidRPr="00C35A2C">
        <w:rPr>
          <w:rFonts w:ascii="Fb Fontext" w:hAnsi="Fb Fontext"/>
          <w:rtl/>
        </w:rPr>
        <w:t>ולא הפוך</w:t>
      </w:r>
      <w:r w:rsidRPr="0081371E">
        <w:rPr>
          <w:rStyle w:val="afff8"/>
          <w:rtl/>
        </w:rPr>
        <w:t xml:space="preserve"> </w:t>
      </w:r>
      <w:r w:rsidRPr="006D3613">
        <w:rPr>
          <w:rStyle w:val="affffe"/>
          <w:rtl/>
        </w:rPr>
        <w:t>אב"א:</w:t>
      </w:r>
      <w:r w:rsidRPr="00C35A2C">
        <w:rPr>
          <w:rFonts w:ascii="Fb Fontext" w:hAnsi="Fb Fontext"/>
          <w:rtl/>
        </w:rPr>
        <w:t xml:space="preserve"> נקבה מליחא מעלי.</w:t>
      </w:r>
    </w:p>
    <w:p w14:paraId="72D5E1B9" w14:textId="7BE5A63B" w:rsidR="00AC0AF5" w:rsidRPr="00C35A2C" w:rsidRDefault="00AC0AF5" w:rsidP="00AC0AF5">
      <w:pPr>
        <w:rPr>
          <w:rFonts w:ascii="Fb Fontext" w:hAnsi="Fb Fontext"/>
          <w:rtl/>
        </w:rPr>
      </w:pPr>
      <w:r w:rsidRPr="006D3613">
        <w:rPr>
          <w:rStyle w:val="affffe"/>
          <w:rtl/>
        </w:rPr>
        <w:t>ואב"א:</w:t>
      </w:r>
      <w:r w:rsidRPr="00577F86">
        <w:rPr>
          <w:rStyle w:val="affff8"/>
          <w:rtl/>
        </w:rPr>
        <w:t xml:space="preserve"> </w:t>
      </w:r>
      <w:r w:rsidRPr="00F10693">
        <w:rPr>
          <w:rtl/>
        </w:rPr>
        <w:t>'ל</w:t>
      </w:r>
      <w:r w:rsidRPr="00577F86">
        <w:rPr>
          <w:rStyle w:val="affff8"/>
          <w:rtl/>
        </w:rPr>
        <w:t>ויתן זה יצרת לשחק בו</w:t>
      </w:r>
      <w:r w:rsidRPr="00F10693">
        <w:rPr>
          <w:rtl/>
        </w:rPr>
        <w:t>',</w:t>
      </w:r>
      <w:r w:rsidRPr="00C35A2C">
        <w:rPr>
          <w:rFonts w:ascii="Fb Fontext" w:hAnsi="Fb Fontext"/>
          <w:rtl/>
        </w:rPr>
        <w:t xml:space="preserve"> בהדי נקבה לאו אורח ארעא.</w:t>
      </w:r>
    </w:p>
    <w:p w14:paraId="12417C8E" w14:textId="77777777" w:rsidR="00AC0AF5" w:rsidRDefault="00AC0AF5" w:rsidP="006D3613">
      <w:pPr>
        <w:spacing w:after="60"/>
        <w:rPr>
          <w:rFonts w:ascii="Fb Fontext" w:hAnsi="Fb Fontext"/>
          <w:rtl/>
        </w:rPr>
      </w:pPr>
      <w:r w:rsidRPr="00C35A2C">
        <w:rPr>
          <w:rFonts w:ascii="Fb Fontext" w:hAnsi="Fb Fontext"/>
          <w:rtl/>
        </w:rPr>
        <w:t>ולא מלח בשר הבהמה נקבה שאינו מעולה משא"כ בשר הדג</w:t>
      </w:r>
    </w:p>
    <w:p w14:paraId="386BF75D" w14:textId="77777777" w:rsidR="006D3613" w:rsidRPr="006D3613" w:rsidRDefault="00AC0AF5" w:rsidP="006D3613">
      <w:pPr>
        <w:pStyle w:val="36"/>
        <w:framePr w:wrap="notBeside"/>
        <w:rPr>
          <w:rtl/>
        </w:rPr>
      </w:pPr>
      <w:r w:rsidRPr="006D3613">
        <w:rPr>
          <w:rtl/>
        </w:rPr>
        <w:t>ריא"ר:</w:t>
      </w:r>
    </w:p>
    <w:p w14:paraId="75542149" w14:textId="71F37348" w:rsidR="00AC0AF5" w:rsidRDefault="00AC0AF5" w:rsidP="006D3613">
      <w:pPr>
        <w:spacing w:after="60"/>
        <w:rPr>
          <w:rFonts w:ascii="Fb Fontext" w:hAnsi="Fb Fontext"/>
          <w:sz w:val="32"/>
          <w:rtl/>
        </w:rPr>
      </w:pPr>
      <w:r w:rsidRPr="00C35A2C">
        <w:rPr>
          <w:rFonts w:ascii="Fb Fontext" w:hAnsi="Fb Fontext"/>
          <w:sz w:val="32"/>
          <w:rtl/>
        </w:rPr>
        <w:t xml:space="preserve">בשעה שביקש  הקב"ה לבראות את העולם, אמר לו לשר של ים: פתח פיך ובלע כל מימות שבעולם. </w:t>
      </w:r>
      <w:r w:rsidRPr="006D3613">
        <w:rPr>
          <w:rStyle w:val="affffe"/>
          <w:rtl/>
        </w:rPr>
        <w:t>אמר לפניו:</w:t>
      </w:r>
      <w:r>
        <w:rPr>
          <w:rFonts w:ascii="Fb Fontext" w:hAnsi="Fb Fontext"/>
          <w:sz w:val="32"/>
          <w:rtl/>
        </w:rPr>
        <w:t xml:space="preserve"> </w:t>
      </w:r>
      <w:r>
        <w:rPr>
          <w:rStyle w:val="affffe"/>
          <w:rFonts w:ascii="Fb Fontext" w:hAnsi="Fb Fontext"/>
          <w:sz w:val="32"/>
          <w:rtl/>
          <w:rPrChange w:id="9327" w:author="מנוע אמוראים" w:date="2026-10-05T16:41:09Z">
            <w:rPr>
              <w:rFonts w:ascii="Fb Fontext" w:hAnsi="Fb Fontext"/>
              <w:sz w:val="32"/>
              <w:rtl/>
            </w:rPr>
          </w:rPrChange>
        </w:rPr>
        <w:t xml:space="preserve">רבש"ע</w:t>
      </w:r>
      <w:r>
        <w:rPr>
          <w:rFonts w:ascii="Fb Fontext" w:hAnsi="Fb Fontext"/>
          <w:sz w:val="32"/>
          <w:rtl/>
        </w:rPr>
        <w:t xml:space="preserve">, די שאעמוד בשלי. מיד בעט בו והרגו,</w:t>
      </w:r>
      <w:r w:rsidRPr="009C12DE">
        <w:rPr>
          <w:rStyle w:val="affff8"/>
          <w:rtl/>
        </w:rPr>
        <w:t xml:space="preserve"> </w:t>
      </w:r>
      <w:r w:rsidRPr="00F10693">
        <w:rPr>
          <w:rtl/>
        </w:rPr>
        <w:t>'ב</w:t>
      </w:r>
      <w:r w:rsidRPr="009C12DE">
        <w:rPr>
          <w:rStyle w:val="affff8"/>
          <w:rtl/>
        </w:rPr>
        <w:t>כחו רגע הים ובתבונתו מחץ רהב</w:t>
      </w:r>
      <w:r w:rsidR="006D3613">
        <w:rPr>
          <w:rFonts w:hint="cs"/>
          <w:rtl/>
        </w:rPr>
        <w:t>.</w:t>
      </w:r>
    </w:p>
    <w:p w14:paraId="0F2F22E6" w14:textId="77777777" w:rsidR="006D3613" w:rsidRPr="006D3613" w:rsidRDefault="00AC0AF5" w:rsidP="006D3613">
      <w:pPr>
        <w:pStyle w:val="36"/>
        <w:framePr w:wrap="notBeside"/>
        <w:rPr>
          <w:rtl/>
        </w:rPr>
      </w:pPr>
      <w:r w:rsidRPr="006D3613">
        <w:rPr>
          <w:rFonts w:hint="cs"/>
          <w:rtl/>
        </w:rPr>
        <w:t>רי</w:t>
      </w:r>
      <w:r w:rsidRPr="006D3613">
        <w:rPr>
          <w:rtl/>
        </w:rPr>
        <w:t>"</w:t>
      </w:r>
      <w:r w:rsidRPr="006D3613">
        <w:rPr>
          <w:rFonts w:hint="cs"/>
          <w:rtl/>
        </w:rPr>
        <w:t>צ</w:t>
      </w:r>
      <w:r w:rsidRPr="006D3613">
        <w:rPr>
          <w:rtl/>
        </w:rPr>
        <w:t xml:space="preserve"> ש"מ:</w:t>
      </w:r>
    </w:p>
    <w:p w14:paraId="378DD539" w14:textId="17CEEE76" w:rsidR="00AC0AF5" w:rsidRPr="00C35A2C" w:rsidRDefault="00AC0AF5" w:rsidP="006D3613">
      <w:pPr>
        <w:spacing w:after="60"/>
        <w:rPr>
          <w:rFonts w:ascii="Fb Fontext" w:hAnsi="Fb Fontext" w:cs="Guttman Vilna"/>
          <w:b/>
          <w:bCs/>
          <w:rtl/>
        </w:rPr>
      </w:pPr>
      <w:r w:rsidRPr="00C35A2C">
        <w:rPr>
          <w:rFonts w:ascii="Fb Fontext" w:hAnsi="Fb Fontext"/>
          <w:rtl/>
        </w:rPr>
        <w:t>שרו של ים רהב שמו, ואלמלא מים מכסין אותו - אין כל בריה יכולה לעמוד בריחו,</w:t>
      </w:r>
      <w:r w:rsidRPr="00577F86">
        <w:rPr>
          <w:rStyle w:val="affff8"/>
          <w:rtl/>
        </w:rPr>
        <w:t xml:space="preserve"> </w:t>
      </w:r>
      <w:r w:rsidRPr="00F10693">
        <w:rPr>
          <w:rtl/>
        </w:rPr>
        <w:t>'ל</w:t>
      </w:r>
      <w:r w:rsidRPr="00577F86">
        <w:rPr>
          <w:rStyle w:val="affff8"/>
          <w:rtl/>
        </w:rPr>
        <w:t xml:space="preserve">א ירעו ולא </w:t>
      </w:r>
      <w:r w:rsidRPr="008C78EF">
        <w:rPr>
          <w:rStyle w:val="affff8"/>
          <w:rtl/>
        </w:rPr>
        <w:t>ישחיתו בכל הר קדשי וגו</w:t>
      </w:r>
      <w:r w:rsidRPr="00F10693">
        <w:rPr>
          <w:rtl/>
        </w:rPr>
        <w:t xml:space="preserve">' </w:t>
      </w:r>
      <w:r w:rsidRPr="008C78EF">
        <w:rPr>
          <w:rStyle w:val="affff8"/>
          <w:rtl/>
        </w:rPr>
        <w:t>כמים לים מכסים</w:t>
      </w:r>
      <w:r w:rsidRPr="00F10693">
        <w:rPr>
          <w:rtl/>
        </w:rPr>
        <w:t>',</w:t>
      </w:r>
      <w:r w:rsidRPr="00C35A2C">
        <w:rPr>
          <w:rFonts w:ascii="Fb Fontext" w:hAnsi="Fb Fontext"/>
          <w:rtl/>
        </w:rPr>
        <w:t xml:space="preserve"> אל תקרי לים מכסים אלא לשרה של ים מכסים.</w:t>
      </w:r>
    </w:p>
    <w:p w14:paraId="0FD909BB" w14:textId="77777777" w:rsidR="006D3613" w:rsidRPr="006D3613" w:rsidRDefault="00AC0AF5" w:rsidP="006D3613">
      <w:pPr>
        <w:pStyle w:val="36"/>
        <w:framePr w:wrap="notBeside"/>
        <w:rPr>
          <w:rtl/>
        </w:rPr>
      </w:pPr>
      <w:r w:rsidRPr="006D3613">
        <w:rPr>
          <w:rtl/>
        </w:rPr>
        <w:t>ריא"ר:</w:t>
      </w:r>
    </w:p>
    <w:p w14:paraId="5739AE2B" w14:textId="2DD2DFF9" w:rsidR="00AC0AF5" w:rsidRDefault="00AC0AF5" w:rsidP="006D3613">
      <w:pPr>
        <w:spacing w:after="60"/>
        <w:rPr>
          <w:rFonts w:ascii="Fb Fontext" w:hAnsi="Fb Fontext"/>
          <w:sz w:val="32"/>
          <w:rtl/>
        </w:rPr>
      </w:pPr>
      <w:r w:rsidRPr="00C35A2C">
        <w:rPr>
          <w:rFonts w:ascii="Fb Fontext" w:hAnsi="Fb Fontext"/>
          <w:sz w:val="32"/>
          <w:rtl/>
        </w:rPr>
        <w:t>ירדן יוצא ממערת פמייס. ו</w:t>
      </w:r>
      <w:r w:rsidRPr="0081371E">
        <w:rPr>
          <w:rStyle w:val="afff8"/>
          <w:rtl/>
        </w:rPr>
        <w:t>תנ"ה</w:t>
      </w:r>
      <w:r w:rsidRPr="00C35A2C">
        <w:rPr>
          <w:rFonts w:ascii="Fb Fontext" w:hAnsi="Fb Fontext"/>
          <w:sz w:val="32"/>
          <w:rtl/>
        </w:rPr>
        <w:t xml:space="preserve"> דמהלך בימה של סיבכי ובימה של טבריא, ומתגלגל ויורד לים הגדול, עד שמגיע לפיו של לויתן, </w:t>
      </w:r>
    </w:p>
    <w:p w14:paraId="5ADB85E1" w14:textId="77777777" w:rsidR="00AC0AF5" w:rsidRPr="00C35A2C" w:rsidRDefault="00AC0AF5" w:rsidP="00AC0AF5">
      <w:pPr>
        <w:rPr>
          <w:rFonts w:ascii="Fb Fontext" w:hAnsi="Fb Fontext"/>
          <w:rtl/>
        </w:rPr>
      </w:pPr>
      <w:r w:rsidRPr="00F10693">
        <w:rPr>
          <w:rtl/>
        </w:rPr>
        <w:t>'י</w:t>
      </w:r>
      <w:r w:rsidRPr="006826EE">
        <w:rPr>
          <w:rStyle w:val="affff8"/>
          <w:rtl/>
        </w:rPr>
        <w:t>בטח כי יגיח ירדן אל פיהו</w:t>
      </w:r>
      <w:r w:rsidRPr="006826EE">
        <w:rPr>
          <w:rStyle w:val="affff8"/>
          <w:rFonts w:hint="cs"/>
          <w:rtl/>
        </w:rPr>
        <w:t xml:space="preserve"> </w:t>
      </w:r>
      <w:r w:rsidRPr="006826EE">
        <w:rPr>
          <w:rStyle w:val="affff8"/>
          <w:rtl/>
        </w:rPr>
        <w:t>בבהמות בהררי אלף</w:t>
      </w:r>
      <w:r w:rsidRPr="00F10693">
        <w:rPr>
          <w:rtl/>
        </w:rPr>
        <w:t xml:space="preserve">' </w:t>
      </w:r>
      <w:r w:rsidRPr="00C35A2C">
        <w:rPr>
          <w:rFonts w:ascii="Fb Fontext" w:hAnsi="Fb Fontext"/>
          <w:rtl/>
        </w:rPr>
        <w:t>היינו דאימתי בהמות בהררי אלף בטוחות בזמן שמגיח ירדן בפיו של לויתן.</w:t>
      </w:r>
    </w:p>
    <w:p w14:paraId="32ABF5E9" w14:textId="1975D8AE" w:rsidR="00AC0AF5" w:rsidRPr="001B450D" w:rsidRDefault="001B450D" w:rsidP="00AC0AF5">
      <w:pPr>
        <w:pStyle w:val="aff9"/>
        <w:rPr>
          <w:rtl/>
        </w:rPr>
      </w:pPr>
      <w:r w:rsidRPr="001B450D">
        <w:rPr>
          <w:rFonts w:hint="cs"/>
          <w:rtl/>
        </w:rPr>
        <w:t>***</w:t>
      </w:r>
    </w:p>
    <w:p w14:paraId="32FC09CE" w14:textId="77777777" w:rsidR="006D3613" w:rsidRPr="006D3613" w:rsidRDefault="006D3613" w:rsidP="006D3613">
      <w:pPr>
        <w:pStyle w:val="36"/>
        <w:framePr w:wrap="notBeside"/>
        <w:rPr>
          <w:rtl/>
        </w:rPr>
      </w:pPr>
      <w:r w:rsidRPr="006D3613">
        <w:rPr>
          <w:rFonts w:hint="cs"/>
          <w:rtl/>
        </w:rPr>
        <w:t>ר''ד מרי''ו:</w:t>
      </w:r>
    </w:p>
    <w:p w14:paraId="53E0AF2A" w14:textId="77777777" w:rsidR="006D3613" w:rsidRDefault="00AC0AF5" w:rsidP="00AC0AF5">
      <w:pPr>
        <w:rPr>
          <w:rFonts w:ascii="Fb Fontext" w:hAnsi="Fb Fontext"/>
          <w:rtl/>
        </w:rPr>
      </w:pPr>
      <w:r w:rsidRPr="00F10693">
        <w:rPr>
          <w:rtl/>
        </w:rPr>
        <w:t>'כ</w:t>
      </w:r>
      <w:r w:rsidRPr="0059320D">
        <w:rPr>
          <w:rStyle w:val="affff8"/>
          <w:rtl/>
        </w:rPr>
        <w:t>י הוא על ימים יסדה ועל נהרות יכוננה</w:t>
      </w:r>
      <w:r w:rsidRPr="00F10693">
        <w:rPr>
          <w:rtl/>
        </w:rPr>
        <w:t xml:space="preserve">' </w:t>
      </w:r>
      <w:r w:rsidRPr="00C35A2C">
        <w:rPr>
          <w:rFonts w:ascii="Fb Fontext" w:hAnsi="Fb Fontext"/>
          <w:rtl/>
        </w:rPr>
        <w:t xml:space="preserve">אלו שבעה ימים וארבעה נהרות שמקיפין את ארץ ישראל, </w:t>
      </w:r>
    </w:p>
    <w:p w14:paraId="0A05B813" w14:textId="054F724D" w:rsidR="00AC0AF5" w:rsidRPr="00C35A2C" w:rsidRDefault="00AC0AF5" w:rsidP="00AC0AF5">
      <w:pPr>
        <w:rPr>
          <w:rFonts w:ascii="Fb Fontext" w:hAnsi="Fb Fontext" w:cs="Guttman Vilna"/>
          <w:b/>
          <w:bCs/>
          <w:rtl/>
        </w:rPr>
      </w:pPr>
      <w:r w:rsidRPr="006D3613">
        <w:rPr>
          <w:rFonts w:ascii="Fb Fontext" w:hAnsi="Fb Fontext"/>
          <w:b/>
          <w:bCs/>
          <w:rtl/>
        </w:rPr>
        <w:t>ואלו הן שבעה ימים:</w:t>
      </w:r>
      <w:r w:rsidRPr="00C35A2C">
        <w:rPr>
          <w:rFonts w:ascii="Fb Fontext" w:hAnsi="Fb Fontext"/>
          <w:rtl/>
        </w:rPr>
        <w:t xml:space="preserve"> ימה של טבריא, וימה של סדום, וימה של חילת, וימה של חילתא, וימה של סיבכי, וים אספמיא, וים הגדול.</w:t>
      </w:r>
    </w:p>
    <w:p w14:paraId="18736EDF" w14:textId="77777777" w:rsidR="00AC0AF5" w:rsidRDefault="00AC0AF5" w:rsidP="00982F98">
      <w:pPr>
        <w:pStyle w:val="affe"/>
        <w:framePr w:wrap="around"/>
        <w:rPr>
          <w:rtl/>
        </w:rPr>
      </w:pPr>
      <w:r w:rsidRPr="00C35A2C">
        <w:rPr>
          <w:rtl/>
        </w:rPr>
        <w:t>עה.</w:t>
      </w:r>
    </w:p>
    <w:p w14:paraId="0FCD0EF4" w14:textId="59F7A0A0" w:rsidR="005A141A" w:rsidRPr="006D3613" w:rsidRDefault="00AC0AF5" w:rsidP="005A141A">
      <w:pPr>
        <w:pStyle w:val="36"/>
        <w:framePr w:wrap="notBeside"/>
        <w:rPr>
          <w:rtl/>
        </w:rPr>
      </w:pPr>
      <w:r w:rsidRPr="006D3613">
        <w:rPr>
          <w:b/>
          <w:bCs/>
          <w:rtl/>
        </w:rPr>
        <w:t>ואלו הן ארבעה נהרות:</w:t>
      </w:r>
      <w:r w:rsidRPr="00EC73E2">
        <w:rPr>
          <w:rtl/>
        </w:rPr>
        <w:t xml:space="preserve"> ירדן, וירמוך, וקירומיון, ופיגה.</w:t>
      </w:r>
      <w:bookmarkEnd w:id="35"/>
      <w:r w:rsidR="005A141A" w:rsidRPr="005A141A">
        <w:rPr>
          <w:rFonts w:hint="cs"/>
          <w:rtl/>
        </w:rPr>
        <w:t xml:space="preserve"> </w:t>
      </w:r>
      <w:r w:rsidR="005A141A" w:rsidRPr="006D3613">
        <w:rPr>
          <w:rFonts w:hint="cs"/>
          <w:rtl/>
        </w:rPr>
        <w:t>ר</w:t>
      </w:r>
      <w:r w:rsidR="005A141A" w:rsidRPr="006D3613">
        <w:rPr>
          <w:rtl/>
        </w:rPr>
        <w:t>"</w:t>
      </w:r>
      <w:r w:rsidR="005A141A" w:rsidRPr="006D3613">
        <w:rPr>
          <w:rFonts w:hint="cs"/>
          <w:rtl/>
        </w:rPr>
        <w:t>ד מרי</w:t>
      </w:r>
      <w:r w:rsidR="005A141A" w:rsidRPr="006D3613">
        <w:rPr>
          <w:rtl/>
        </w:rPr>
        <w:t>"</w:t>
      </w:r>
      <w:r w:rsidR="005A141A" w:rsidRPr="006D3613">
        <w:rPr>
          <w:rFonts w:hint="cs"/>
          <w:rtl/>
        </w:rPr>
        <w:t>ו</w:t>
      </w:r>
      <w:r w:rsidR="005A141A" w:rsidRPr="006D3613">
        <w:rPr>
          <w:rtl/>
        </w:rPr>
        <w:t>:</w:t>
      </w:r>
    </w:p>
    <w:p w14:paraId="48C35865" w14:textId="77777777" w:rsidR="005A141A" w:rsidRPr="00C35A2C" w:rsidRDefault="005A141A" w:rsidP="005A141A">
      <w:pPr>
        <w:spacing w:after="60"/>
        <w:rPr>
          <w:rFonts w:ascii="Fb Fontext" w:hAnsi="Fb Fontext" w:cs="Guttman Vilna"/>
          <w:b/>
          <w:bCs/>
          <w:rtl/>
        </w:rPr>
      </w:pPr>
      <w:r w:rsidRPr="00F10693">
        <w:rPr>
          <w:rtl/>
        </w:rPr>
        <w:t>'ה</w:t>
      </w:r>
      <w:r w:rsidRPr="0059320D">
        <w:rPr>
          <w:rStyle w:val="affff8"/>
          <w:rtl/>
        </w:rPr>
        <w:t>תמשוך לויתן בחכה ובחבל תשקיע לשונו</w:t>
      </w:r>
      <w:r w:rsidRPr="00F10693">
        <w:rPr>
          <w:rtl/>
        </w:rPr>
        <w:t>',</w:t>
      </w:r>
      <w:r w:rsidRPr="00C35A2C">
        <w:rPr>
          <w:rFonts w:ascii="Fb Fontext" w:hAnsi="Fb Fontext"/>
          <w:rtl/>
        </w:rPr>
        <w:t>- עתיד גבריאל לעשות קניגיא עם לויתן</w:t>
      </w:r>
      <w:r>
        <w:rPr>
          <w:rFonts w:ascii="Fb Fontext" w:hAnsi="Fb Fontext" w:hint="cs"/>
          <w:rtl/>
        </w:rPr>
        <w:t xml:space="preserve"> [מלחמה]</w:t>
      </w:r>
      <w:r w:rsidRPr="00C35A2C">
        <w:rPr>
          <w:rFonts w:ascii="Fb Fontext" w:hAnsi="Fb Fontext"/>
          <w:rtl/>
        </w:rPr>
        <w:t>,  ואלמלא הקב"ה עוזרו אין יכול לו, שנא</w:t>
      </w:r>
      <w:r w:rsidRPr="00F10693">
        <w:rPr>
          <w:rtl/>
        </w:rPr>
        <w:t>' 'ה</w:t>
      </w:r>
      <w:r w:rsidRPr="00B011CC">
        <w:rPr>
          <w:rStyle w:val="affff8"/>
          <w:rtl/>
        </w:rPr>
        <w:t>עושו יגש חרבו</w:t>
      </w:r>
      <w:r w:rsidRPr="00F10693">
        <w:rPr>
          <w:rtl/>
        </w:rPr>
        <w:t>'.</w:t>
      </w:r>
    </w:p>
    <w:p w14:paraId="0922E58C" w14:textId="77777777" w:rsidR="005A141A" w:rsidRPr="006D3613" w:rsidRDefault="005A141A" w:rsidP="005A141A">
      <w:pPr>
        <w:pStyle w:val="36"/>
        <w:framePr w:wrap="notBeside"/>
        <w:rPr>
          <w:rtl/>
        </w:rPr>
      </w:pPr>
      <w:r w:rsidRPr="006D3613">
        <w:rPr>
          <w:rtl/>
        </w:rPr>
        <w:t>ר"ד מרי"ו:</w:t>
      </w:r>
    </w:p>
    <w:p w14:paraId="1ACCF0F2" w14:textId="77777777" w:rsidR="005A141A" w:rsidRPr="00C35A2C" w:rsidRDefault="005A141A" w:rsidP="005A141A">
      <w:pPr>
        <w:rPr>
          <w:rFonts w:ascii="Fb Fontext" w:hAnsi="Fb Fontext"/>
          <w:rtl/>
        </w:rPr>
      </w:pPr>
      <w:r w:rsidRPr="006D3613">
        <w:rPr>
          <w:rFonts w:ascii="Fb Fontext" w:hAnsi="Fb Fontext"/>
          <w:b/>
          <w:bCs/>
          <w:spacing w:val="-4"/>
          <w:rtl/>
        </w:rPr>
        <w:t>בשעה שלויתן רעב</w:t>
      </w:r>
      <w:r w:rsidRPr="006765C4">
        <w:rPr>
          <w:rFonts w:ascii="Fb Fontext" w:hAnsi="Fb Fontext"/>
          <w:spacing w:val="-4"/>
          <w:rtl/>
        </w:rPr>
        <w:t xml:space="preserve"> מוציא הבל מפיו ומרתיח כל מימות שבמצולה,</w:t>
      </w:r>
      <w:r w:rsidRPr="006765C4">
        <w:rPr>
          <w:rStyle w:val="affff8"/>
          <w:spacing w:val="-4"/>
          <w:rtl/>
        </w:rPr>
        <w:t xml:space="preserve"> </w:t>
      </w:r>
      <w:r w:rsidRPr="006D3613">
        <w:rPr>
          <w:rStyle w:val="affff8"/>
          <w:rtl/>
        </w:rPr>
        <w:t>'ירתיח כסיר מצולה'.</w:t>
      </w:r>
      <w:r>
        <w:rPr>
          <w:rFonts w:ascii="Fb Fontext" w:hAnsi="Fb Fontext" w:hint="cs"/>
          <w:spacing w:val="-4"/>
          <w:rtl/>
        </w:rPr>
        <w:t xml:space="preserve"> </w:t>
      </w:r>
      <w:r w:rsidRPr="006D3613">
        <w:rPr>
          <w:rFonts w:ascii="Fb Fontext" w:hAnsi="Fb Fontext"/>
          <w:b/>
          <w:bCs/>
          <w:sz w:val="32"/>
          <w:rtl/>
        </w:rPr>
        <w:t>ואלמלא מכניס ראשו לגן עדן -</w:t>
      </w:r>
      <w:r w:rsidRPr="00C35A2C">
        <w:rPr>
          <w:rFonts w:ascii="Fb Fontext" w:hAnsi="Fb Fontext"/>
          <w:sz w:val="32"/>
          <w:rtl/>
        </w:rPr>
        <w:t xml:space="preserve"> אין כל בריה יכולה לעמוד בריחו,</w:t>
      </w:r>
      <w:r w:rsidRPr="0059320D">
        <w:rPr>
          <w:rStyle w:val="affff8"/>
          <w:rtl/>
        </w:rPr>
        <w:t xml:space="preserve"> </w:t>
      </w:r>
      <w:r w:rsidRPr="00F10693">
        <w:rPr>
          <w:rtl/>
        </w:rPr>
        <w:t>'י</w:t>
      </w:r>
      <w:r w:rsidRPr="0059320D">
        <w:rPr>
          <w:rStyle w:val="affff8"/>
          <w:rtl/>
        </w:rPr>
        <w:t>ם ישים כמרקחה</w:t>
      </w:r>
      <w:r w:rsidRPr="00F10693">
        <w:rPr>
          <w:rtl/>
        </w:rPr>
        <w:t>'.</w:t>
      </w:r>
    </w:p>
    <w:p w14:paraId="43443986" w14:textId="77777777" w:rsidR="005A141A" w:rsidRPr="00C35A2C" w:rsidRDefault="005A141A" w:rsidP="005A141A">
      <w:pPr>
        <w:spacing w:after="60"/>
        <w:rPr>
          <w:rFonts w:ascii="Fb Fontext" w:hAnsi="Fb Fontext"/>
          <w:rtl/>
        </w:rPr>
      </w:pPr>
      <w:r w:rsidRPr="006D3613">
        <w:rPr>
          <w:rFonts w:ascii="Fb Fontext" w:hAnsi="Fb Fontext"/>
          <w:b/>
          <w:bCs/>
          <w:rtl/>
        </w:rPr>
        <w:t>ובשעה שצמא -</w:t>
      </w:r>
      <w:r w:rsidRPr="00C35A2C">
        <w:rPr>
          <w:rFonts w:ascii="Fb Fontext" w:hAnsi="Fb Fontext"/>
          <w:rtl/>
        </w:rPr>
        <w:t xml:space="preserve"> עושה תלמים תלמים בים,</w:t>
      </w:r>
      <w:r w:rsidRPr="00B011CC">
        <w:rPr>
          <w:rStyle w:val="affff8"/>
          <w:rtl/>
        </w:rPr>
        <w:t xml:space="preserve"> </w:t>
      </w:r>
      <w:r w:rsidRPr="00F10693">
        <w:rPr>
          <w:rtl/>
        </w:rPr>
        <w:t>'א</w:t>
      </w:r>
      <w:r w:rsidRPr="00B011CC">
        <w:rPr>
          <w:rStyle w:val="affff8"/>
          <w:rtl/>
        </w:rPr>
        <w:t>חריו יאיר נתיב</w:t>
      </w:r>
      <w:r w:rsidRPr="00F10693">
        <w:rPr>
          <w:rtl/>
        </w:rPr>
        <w:t>'.</w:t>
      </w:r>
    </w:p>
    <w:p w14:paraId="2B5F99B4" w14:textId="77777777" w:rsidR="005A141A" w:rsidRPr="006D3613" w:rsidRDefault="005A141A" w:rsidP="005A141A">
      <w:pPr>
        <w:pStyle w:val="36"/>
        <w:framePr w:wrap="notBeside"/>
        <w:rPr>
          <w:rtl/>
        </w:rPr>
      </w:pPr>
      <w:r w:rsidRPr="006D3613">
        <w:rPr>
          <w:rtl/>
        </w:rPr>
        <w:t>ראב"י:</w:t>
      </w:r>
    </w:p>
    <w:p w14:paraId="0D9867EF" w14:textId="77777777" w:rsidR="005A141A" w:rsidRPr="00BD560F" w:rsidRDefault="005A141A" w:rsidP="005A141A">
      <w:pPr>
        <w:spacing w:after="60"/>
        <w:rPr>
          <w:rStyle w:val="afffff0"/>
          <w:rtl/>
        </w:rPr>
      </w:pPr>
      <w:r w:rsidRPr="00C35A2C">
        <w:rPr>
          <w:rFonts w:ascii="Fb Fontext" w:hAnsi="Fb Fontext"/>
          <w:sz w:val="32"/>
          <w:rtl/>
        </w:rPr>
        <w:t>אין תהום חוזר לאיתנו עד ע</w:t>
      </w:r>
      <w:r w:rsidRPr="00F10693">
        <w:rPr>
          <w:rtl/>
        </w:rPr>
        <w:t xml:space="preserve">' </w:t>
      </w:r>
      <w:r w:rsidRPr="00C35A2C">
        <w:rPr>
          <w:rFonts w:ascii="Fb Fontext" w:hAnsi="Fb Fontext"/>
          <w:sz w:val="32"/>
          <w:rtl/>
        </w:rPr>
        <w:t>שנה,</w:t>
      </w:r>
      <w:r w:rsidRPr="0059320D">
        <w:rPr>
          <w:rStyle w:val="affff8"/>
          <w:rtl/>
        </w:rPr>
        <w:t xml:space="preserve"> </w:t>
      </w:r>
      <w:r w:rsidRPr="00F10693">
        <w:rPr>
          <w:rtl/>
        </w:rPr>
        <w:t>'י</w:t>
      </w:r>
      <w:r w:rsidRPr="0059320D">
        <w:rPr>
          <w:rStyle w:val="affff8"/>
          <w:rtl/>
        </w:rPr>
        <w:t xml:space="preserve">חשוב תהום לשיבה, </w:t>
      </w:r>
      <w:r w:rsidRPr="00BD560F">
        <w:rPr>
          <w:rStyle w:val="afffff0"/>
          <w:rtl/>
        </w:rPr>
        <w:t>ואין שיבה פחותה מע'.</w:t>
      </w:r>
    </w:p>
    <w:p w14:paraId="2AD7F1A0" w14:textId="77777777" w:rsidR="005A141A" w:rsidRPr="006D3613" w:rsidRDefault="005A141A" w:rsidP="005A141A">
      <w:pPr>
        <w:pStyle w:val="36"/>
        <w:framePr w:wrap="notBeside"/>
        <w:rPr>
          <w:rtl/>
        </w:rPr>
      </w:pPr>
      <w:r>
        <w:rPr>
          <w:rFonts w:hint="cs"/>
          <w:rtl/>
        </w:rPr>
        <w:t>ר</w:t>
      </w:r>
      <w:r w:rsidRPr="006D3613">
        <w:rPr>
          <w:rtl/>
        </w:rPr>
        <w:t>בה מרי"ו:</w:t>
      </w:r>
    </w:p>
    <w:p w14:paraId="395D4AA3" w14:textId="77777777" w:rsidR="005A141A" w:rsidRDefault="005A141A" w:rsidP="005A141A">
      <w:pPr>
        <w:rPr>
          <w:rFonts w:ascii="Fb Fontext" w:hAnsi="Fb Fontext"/>
          <w:sz w:val="32"/>
          <w:rtl/>
        </w:rPr>
      </w:pPr>
      <w:r w:rsidRPr="00C35A2C">
        <w:rPr>
          <w:rFonts w:ascii="Fb Fontext" w:hAnsi="Fb Fontext"/>
          <w:rtl/>
        </w:rPr>
        <w:t>עתיד הקב"ה לעשות סעודה לצדיקים מבשרו של לויתן,</w:t>
      </w:r>
      <w:r w:rsidRPr="0059320D">
        <w:rPr>
          <w:rStyle w:val="affff8"/>
          <w:rtl/>
        </w:rPr>
        <w:t xml:space="preserve"> </w:t>
      </w:r>
      <w:r w:rsidRPr="00F10693">
        <w:rPr>
          <w:rtl/>
        </w:rPr>
        <w:t>'י</w:t>
      </w:r>
      <w:r w:rsidRPr="0059320D">
        <w:rPr>
          <w:rStyle w:val="affff8"/>
          <w:rtl/>
        </w:rPr>
        <w:t>כרו עליו חברים</w:t>
      </w:r>
      <w:r w:rsidRPr="00F10693">
        <w:rPr>
          <w:rtl/>
        </w:rPr>
        <w:t>',</w:t>
      </w:r>
      <w:r>
        <w:rPr>
          <w:rFonts w:ascii="Fb Fontext" w:hAnsi="Fb Fontext" w:hint="cs"/>
          <w:sz w:val="32"/>
          <w:rtl/>
        </w:rPr>
        <w:t xml:space="preserve"> </w:t>
      </w:r>
    </w:p>
    <w:p w14:paraId="4B051BF1" w14:textId="77777777" w:rsidR="005A141A" w:rsidRDefault="005A141A" w:rsidP="005A141A">
      <w:pPr>
        <w:rPr>
          <w:rFonts w:ascii="Fb Fontext" w:hAnsi="Fb Fontext"/>
          <w:sz w:val="32"/>
          <w:rtl/>
        </w:rPr>
      </w:pPr>
      <w:r w:rsidRPr="00C35A2C">
        <w:rPr>
          <w:rFonts w:ascii="Fb Fontext" w:hAnsi="Fb Fontext" w:hint="cs"/>
          <w:sz w:val="32"/>
          <w:rtl/>
        </w:rPr>
        <w:t>ואין</w:t>
      </w:r>
      <w:r w:rsidRPr="00C35A2C">
        <w:rPr>
          <w:rFonts w:ascii="Fb Fontext" w:hAnsi="Fb Fontext"/>
          <w:sz w:val="32"/>
          <w:rtl/>
        </w:rPr>
        <w:t xml:space="preserve"> </w:t>
      </w:r>
      <w:r w:rsidRPr="00C35A2C">
        <w:rPr>
          <w:rFonts w:ascii="Fb Fontext" w:hAnsi="Fb Fontext" w:hint="cs"/>
          <w:sz w:val="32"/>
          <w:rtl/>
        </w:rPr>
        <w:t>כרה</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סעודה</w:t>
      </w:r>
      <w:r w:rsidRPr="00C35A2C">
        <w:rPr>
          <w:rFonts w:ascii="Fb Fontext" w:hAnsi="Fb Fontext"/>
          <w:sz w:val="32"/>
          <w:rtl/>
        </w:rPr>
        <w:t xml:space="preserve">, </w:t>
      </w:r>
      <w:r w:rsidRPr="00C35A2C">
        <w:rPr>
          <w:rFonts w:ascii="Fb Fontext" w:hAnsi="Fb Fontext" w:hint="cs"/>
          <w:sz w:val="32"/>
          <w:rtl/>
        </w:rPr>
        <w:t>ד</w:t>
      </w:r>
      <w:r w:rsidRPr="006D3613">
        <w:rPr>
          <w:rStyle w:val="affff8"/>
          <w:rFonts w:hint="cs"/>
          <w:rtl/>
        </w:rPr>
        <w:t>'ויכרה</w:t>
      </w:r>
      <w:r w:rsidRPr="006D3613">
        <w:rPr>
          <w:rStyle w:val="affff8"/>
          <w:rtl/>
        </w:rPr>
        <w:t xml:space="preserve"> </w:t>
      </w:r>
      <w:r w:rsidRPr="006D3613">
        <w:rPr>
          <w:rStyle w:val="affff8"/>
          <w:rFonts w:hint="cs"/>
          <w:rtl/>
        </w:rPr>
        <w:t>להם</w:t>
      </w:r>
      <w:r w:rsidRPr="006D3613">
        <w:rPr>
          <w:rStyle w:val="affff8"/>
          <w:rtl/>
        </w:rPr>
        <w:t xml:space="preserve"> </w:t>
      </w:r>
      <w:r w:rsidRPr="006D3613">
        <w:rPr>
          <w:rStyle w:val="affff8"/>
          <w:rFonts w:hint="cs"/>
          <w:rtl/>
        </w:rPr>
        <w:t>כרה</w:t>
      </w:r>
      <w:r w:rsidRPr="006D3613">
        <w:rPr>
          <w:rStyle w:val="affff8"/>
          <w:rtl/>
        </w:rPr>
        <w:t xml:space="preserve"> </w:t>
      </w:r>
      <w:r w:rsidRPr="006D3613">
        <w:rPr>
          <w:rStyle w:val="affff8"/>
          <w:rFonts w:hint="cs"/>
          <w:rtl/>
        </w:rPr>
        <w:t>גדולה</w:t>
      </w:r>
      <w:r w:rsidRPr="006D3613">
        <w:rPr>
          <w:rStyle w:val="affff8"/>
          <w:rtl/>
        </w:rPr>
        <w:t xml:space="preserve"> </w:t>
      </w:r>
      <w:r w:rsidRPr="006D3613">
        <w:rPr>
          <w:rStyle w:val="affff8"/>
          <w:rFonts w:hint="cs"/>
          <w:rtl/>
        </w:rPr>
        <w:t>ויאכלו</w:t>
      </w:r>
      <w:r w:rsidRPr="006D3613">
        <w:rPr>
          <w:rStyle w:val="affff8"/>
          <w:rtl/>
        </w:rPr>
        <w:t xml:space="preserve"> </w:t>
      </w:r>
      <w:r w:rsidRPr="006D3613">
        <w:rPr>
          <w:rStyle w:val="affff8"/>
          <w:rFonts w:hint="cs"/>
          <w:rtl/>
        </w:rPr>
        <w:t>וישתו</w:t>
      </w:r>
      <w:r w:rsidRPr="006D3613">
        <w:rPr>
          <w:rStyle w:val="affff8"/>
          <w:rtl/>
        </w:rPr>
        <w:t>,</w:t>
      </w:r>
      <w:r>
        <w:rPr>
          <w:rFonts w:ascii="Fb Fontext" w:hAnsi="Fb Fontext" w:hint="cs"/>
          <w:sz w:val="32"/>
          <w:rtl/>
        </w:rPr>
        <w:t xml:space="preserve"> </w:t>
      </w:r>
    </w:p>
    <w:p w14:paraId="1E0DC664" w14:textId="77777777" w:rsidR="005A141A" w:rsidRPr="00F315AC" w:rsidRDefault="005A141A" w:rsidP="005A141A">
      <w:pPr>
        <w:rPr>
          <w:rFonts w:ascii="Fb Fontext" w:hAnsi="Fb Fontext"/>
          <w:sz w:val="30"/>
          <w:szCs w:val="16"/>
          <w:rtl/>
        </w:rPr>
      </w:pPr>
      <w:r w:rsidRPr="00F315AC">
        <w:rPr>
          <w:rFonts w:ascii="Fb Fontext" w:hAnsi="Fb Fontext" w:hint="cs"/>
          <w:sz w:val="32"/>
          <w:rtl/>
        </w:rPr>
        <w:t>ואין</w:t>
      </w:r>
      <w:r w:rsidRPr="00F315AC">
        <w:rPr>
          <w:rFonts w:ascii="Fb Fontext" w:hAnsi="Fb Fontext"/>
          <w:sz w:val="32"/>
          <w:rtl/>
        </w:rPr>
        <w:t xml:space="preserve"> </w:t>
      </w:r>
      <w:r w:rsidRPr="00F315AC">
        <w:rPr>
          <w:rFonts w:ascii="Fb Fontext" w:hAnsi="Fb Fontext" w:hint="cs"/>
          <w:sz w:val="32"/>
          <w:rtl/>
        </w:rPr>
        <w:t>חברים</w:t>
      </w:r>
      <w:r w:rsidRPr="00F315AC">
        <w:rPr>
          <w:rFonts w:ascii="Fb Fontext" w:hAnsi="Fb Fontext"/>
          <w:sz w:val="32"/>
          <w:rtl/>
        </w:rPr>
        <w:t xml:space="preserve"> </w:t>
      </w:r>
      <w:r w:rsidRPr="00F315AC">
        <w:rPr>
          <w:rFonts w:ascii="Fb Fontext" w:hAnsi="Fb Fontext" w:hint="cs"/>
          <w:sz w:val="32"/>
          <w:rtl/>
        </w:rPr>
        <w:t>אלא</w:t>
      </w:r>
      <w:r w:rsidRPr="00F315AC">
        <w:rPr>
          <w:rFonts w:ascii="Fb Fontext" w:hAnsi="Fb Fontext"/>
          <w:sz w:val="32"/>
          <w:rtl/>
        </w:rPr>
        <w:t xml:space="preserve"> </w:t>
      </w:r>
      <w:r w:rsidRPr="00F315AC">
        <w:rPr>
          <w:rFonts w:ascii="Fb Fontext" w:hAnsi="Fb Fontext" w:hint="cs"/>
          <w:sz w:val="32"/>
          <w:rtl/>
        </w:rPr>
        <w:t>ת</w:t>
      </w:r>
      <w:r w:rsidRPr="00F315AC">
        <w:rPr>
          <w:rFonts w:ascii="Fb Fontext" w:hAnsi="Fb Fontext"/>
          <w:sz w:val="32"/>
          <w:rtl/>
        </w:rPr>
        <w:t>"</w:t>
      </w:r>
      <w:r>
        <w:rPr>
          <w:rFonts w:ascii="Fb Fontext" w:hAnsi="Fb Fontext" w:hint="cs"/>
          <w:sz w:val="32"/>
          <w:rtl/>
        </w:rPr>
        <w:t>ח</w:t>
      </w:r>
      <w:r>
        <w:rPr>
          <w:rFonts w:hint="cs"/>
          <w:sz w:val="20"/>
          <w:szCs w:val="16"/>
          <w:rtl/>
        </w:rPr>
        <w:t xml:space="preserve"> </w:t>
      </w:r>
      <w:r w:rsidRPr="00F315AC">
        <w:rPr>
          <w:rFonts w:hint="cs"/>
          <w:sz w:val="20"/>
          <w:szCs w:val="16"/>
          <w:rtl/>
        </w:rPr>
        <w:t>'ה</w:t>
      </w:r>
      <w:r w:rsidRPr="00F315AC">
        <w:rPr>
          <w:rStyle w:val="affff8"/>
          <w:rFonts w:hint="cs"/>
          <w:spacing w:val="0"/>
          <w:sz w:val="30"/>
          <w:rtl/>
        </w:rPr>
        <w:t>יושבת</w:t>
      </w:r>
      <w:r w:rsidRPr="00F315AC">
        <w:rPr>
          <w:rStyle w:val="affff8"/>
          <w:spacing w:val="0"/>
          <w:sz w:val="30"/>
          <w:rtl/>
        </w:rPr>
        <w:t xml:space="preserve"> </w:t>
      </w:r>
      <w:r w:rsidRPr="00F315AC">
        <w:rPr>
          <w:rStyle w:val="affff8"/>
          <w:rFonts w:hint="cs"/>
          <w:spacing w:val="0"/>
          <w:sz w:val="30"/>
          <w:rtl/>
        </w:rPr>
        <w:t>בגנים</w:t>
      </w:r>
      <w:r w:rsidRPr="00F315AC">
        <w:rPr>
          <w:rStyle w:val="affff8"/>
          <w:spacing w:val="0"/>
          <w:sz w:val="30"/>
          <w:rtl/>
        </w:rPr>
        <w:t xml:space="preserve"> </w:t>
      </w:r>
      <w:r w:rsidRPr="00F315AC">
        <w:rPr>
          <w:rStyle w:val="affff8"/>
          <w:rFonts w:hint="cs"/>
          <w:spacing w:val="0"/>
          <w:sz w:val="30"/>
          <w:rtl/>
        </w:rPr>
        <w:t>חברים</w:t>
      </w:r>
      <w:r w:rsidRPr="00F315AC">
        <w:rPr>
          <w:rStyle w:val="affff8"/>
          <w:spacing w:val="0"/>
          <w:sz w:val="30"/>
          <w:rtl/>
        </w:rPr>
        <w:t xml:space="preserve"> </w:t>
      </w:r>
      <w:r w:rsidRPr="00F315AC">
        <w:rPr>
          <w:rStyle w:val="affff8"/>
          <w:rFonts w:hint="cs"/>
          <w:spacing w:val="0"/>
          <w:sz w:val="30"/>
          <w:rtl/>
        </w:rPr>
        <w:t>מקשיבים</w:t>
      </w:r>
      <w:r w:rsidRPr="00F315AC">
        <w:rPr>
          <w:rStyle w:val="affff8"/>
          <w:spacing w:val="0"/>
          <w:sz w:val="30"/>
          <w:rtl/>
        </w:rPr>
        <w:t xml:space="preserve"> </w:t>
      </w:r>
      <w:r w:rsidRPr="00F315AC">
        <w:rPr>
          <w:rStyle w:val="affff8"/>
          <w:rFonts w:hint="cs"/>
          <w:spacing w:val="0"/>
          <w:sz w:val="30"/>
          <w:rtl/>
        </w:rPr>
        <w:t>לקולך</w:t>
      </w:r>
      <w:r w:rsidRPr="00F315AC">
        <w:rPr>
          <w:rStyle w:val="affff8"/>
          <w:spacing w:val="0"/>
          <w:sz w:val="30"/>
          <w:rtl/>
        </w:rPr>
        <w:t xml:space="preserve"> </w:t>
      </w:r>
      <w:r w:rsidRPr="00F315AC">
        <w:rPr>
          <w:rStyle w:val="affff8"/>
          <w:rFonts w:hint="cs"/>
          <w:spacing w:val="0"/>
          <w:sz w:val="30"/>
          <w:rtl/>
        </w:rPr>
        <w:t>השמיעני</w:t>
      </w:r>
      <w:r w:rsidRPr="00F315AC">
        <w:rPr>
          <w:rFonts w:hint="cs"/>
          <w:sz w:val="20"/>
          <w:szCs w:val="16"/>
          <w:rtl/>
        </w:rPr>
        <w:t>'</w:t>
      </w:r>
      <w:r w:rsidRPr="00F315AC">
        <w:rPr>
          <w:sz w:val="20"/>
          <w:szCs w:val="16"/>
          <w:rtl/>
        </w:rPr>
        <w:t>.</w:t>
      </w:r>
      <w:r w:rsidRPr="00F315AC">
        <w:rPr>
          <w:rFonts w:ascii="Fb Fontext" w:hAnsi="Fb Fontext" w:hint="cs"/>
          <w:sz w:val="30"/>
          <w:szCs w:val="16"/>
          <w:rtl/>
        </w:rPr>
        <w:t xml:space="preserve"> </w:t>
      </w:r>
    </w:p>
    <w:p w14:paraId="1180BC01" w14:textId="77777777" w:rsidR="005A141A" w:rsidRPr="00F315AC" w:rsidRDefault="005A141A" w:rsidP="005A141A">
      <w:pPr>
        <w:rPr>
          <w:rFonts w:ascii="Fb Fontext" w:hAnsi="Fb Fontext"/>
          <w:sz w:val="30"/>
          <w:szCs w:val="16"/>
          <w:rtl/>
        </w:rPr>
      </w:pPr>
      <w:r w:rsidRPr="00F315AC">
        <w:rPr>
          <w:rFonts w:ascii="Fb Fontext" w:hAnsi="Fb Fontext" w:hint="cs"/>
          <w:sz w:val="32"/>
          <w:rtl/>
        </w:rPr>
        <w:lastRenderedPageBreak/>
        <w:t>והשאר</w:t>
      </w:r>
      <w:r w:rsidRPr="00F315AC">
        <w:rPr>
          <w:rFonts w:ascii="Fb Fontext" w:hAnsi="Fb Fontext"/>
          <w:sz w:val="32"/>
          <w:rtl/>
        </w:rPr>
        <w:t xml:space="preserve"> </w:t>
      </w:r>
      <w:r w:rsidRPr="00F315AC">
        <w:rPr>
          <w:rFonts w:ascii="Fb Fontext" w:hAnsi="Fb Fontext" w:hint="cs"/>
          <w:sz w:val="32"/>
          <w:rtl/>
        </w:rPr>
        <w:t>מחלקין</w:t>
      </w:r>
      <w:r w:rsidRPr="00F315AC">
        <w:rPr>
          <w:rFonts w:ascii="Fb Fontext" w:hAnsi="Fb Fontext"/>
          <w:sz w:val="32"/>
          <w:rtl/>
        </w:rPr>
        <w:t xml:space="preserve"> </w:t>
      </w:r>
      <w:r w:rsidRPr="00F315AC">
        <w:rPr>
          <w:rFonts w:ascii="Fb Fontext" w:hAnsi="Fb Fontext" w:hint="cs"/>
          <w:sz w:val="32"/>
          <w:rtl/>
        </w:rPr>
        <w:t>ועושין</w:t>
      </w:r>
      <w:r w:rsidRPr="00F315AC">
        <w:rPr>
          <w:rFonts w:ascii="Fb Fontext" w:hAnsi="Fb Fontext"/>
          <w:sz w:val="32"/>
          <w:rtl/>
        </w:rPr>
        <w:t xml:space="preserve"> </w:t>
      </w:r>
      <w:r w:rsidRPr="00F315AC">
        <w:rPr>
          <w:rFonts w:ascii="Fb Fontext" w:hAnsi="Fb Fontext" w:hint="cs"/>
          <w:sz w:val="32"/>
          <w:rtl/>
        </w:rPr>
        <w:t>בו</w:t>
      </w:r>
      <w:r w:rsidRPr="00F315AC">
        <w:rPr>
          <w:rFonts w:ascii="Fb Fontext" w:hAnsi="Fb Fontext"/>
          <w:sz w:val="32"/>
          <w:rtl/>
        </w:rPr>
        <w:t xml:space="preserve"> </w:t>
      </w:r>
      <w:r w:rsidRPr="00F315AC">
        <w:rPr>
          <w:rFonts w:ascii="Fb Fontext" w:hAnsi="Fb Fontext" w:hint="cs"/>
          <w:sz w:val="32"/>
          <w:rtl/>
        </w:rPr>
        <w:t>סחורה</w:t>
      </w:r>
      <w:r w:rsidRPr="00F315AC">
        <w:rPr>
          <w:rFonts w:ascii="Fb Fontext" w:hAnsi="Fb Fontext"/>
          <w:sz w:val="32"/>
          <w:rtl/>
        </w:rPr>
        <w:t xml:space="preserve"> </w:t>
      </w:r>
      <w:r w:rsidRPr="00F315AC">
        <w:rPr>
          <w:rFonts w:ascii="Fb Fontext" w:hAnsi="Fb Fontext" w:hint="cs"/>
          <w:sz w:val="32"/>
          <w:rtl/>
        </w:rPr>
        <w:t>בשוקי</w:t>
      </w:r>
      <w:r w:rsidRPr="00F315AC">
        <w:rPr>
          <w:rFonts w:ascii="Fb Fontext" w:hAnsi="Fb Fontext"/>
          <w:sz w:val="32"/>
          <w:rtl/>
        </w:rPr>
        <w:t xml:space="preserve"> </w:t>
      </w:r>
      <w:r w:rsidRPr="00F315AC">
        <w:rPr>
          <w:rFonts w:ascii="Fb Fontext" w:hAnsi="Fb Fontext" w:hint="cs"/>
          <w:sz w:val="32"/>
          <w:rtl/>
        </w:rPr>
        <w:t>ירושלים</w:t>
      </w:r>
      <w:r w:rsidRPr="00F315AC">
        <w:rPr>
          <w:rFonts w:ascii="Fb Fontext" w:hAnsi="Fb Fontext"/>
          <w:sz w:val="32"/>
          <w:rtl/>
        </w:rPr>
        <w:t>,</w:t>
      </w:r>
      <w:r w:rsidRPr="00F315AC">
        <w:rPr>
          <w:rStyle w:val="affff8"/>
          <w:spacing w:val="0"/>
          <w:rtl/>
        </w:rPr>
        <w:t xml:space="preserve"> </w:t>
      </w:r>
      <w:r w:rsidRPr="00F315AC">
        <w:rPr>
          <w:rFonts w:hint="cs"/>
          <w:sz w:val="20"/>
          <w:szCs w:val="16"/>
          <w:rtl/>
        </w:rPr>
        <w:t>י</w:t>
      </w:r>
      <w:r w:rsidRPr="00F315AC">
        <w:rPr>
          <w:rStyle w:val="affff8"/>
          <w:rFonts w:hint="cs"/>
          <w:spacing w:val="0"/>
          <w:sz w:val="30"/>
          <w:rtl/>
        </w:rPr>
        <w:t>חצוהו</w:t>
      </w:r>
      <w:r w:rsidRPr="00F315AC">
        <w:rPr>
          <w:rStyle w:val="affff8"/>
          <w:spacing w:val="0"/>
          <w:sz w:val="30"/>
          <w:rtl/>
        </w:rPr>
        <w:t xml:space="preserve"> </w:t>
      </w:r>
      <w:r w:rsidRPr="00F315AC">
        <w:rPr>
          <w:rStyle w:val="affff8"/>
          <w:rFonts w:hint="cs"/>
          <w:spacing w:val="0"/>
          <w:sz w:val="30"/>
          <w:rtl/>
        </w:rPr>
        <w:t>בין</w:t>
      </w:r>
      <w:r w:rsidRPr="00F315AC">
        <w:rPr>
          <w:rStyle w:val="affff8"/>
          <w:spacing w:val="0"/>
          <w:sz w:val="30"/>
          <w:rtl/>
        </w:rPr>
        <w:t xml:space="preserve"> </w:t>
      </w:r>
      <w:r w:rsidRPr="00F315AC">
        <w:rPr>
          <w:rStyle w:val="affff8"/>
          <w:rFonts w:hint="cs"/>
          <w:spacing w:val="0"/>
          <w:sz w:val="30"/>
          <w:rtl/>
        </w:rPr>
        <w:t>כנענים</w:t>
      </w:r>
    </w:p>
    <w:p w14:paraId="12B92564" w14:textId="77777777" w:rsidR="005A141A" w:rsidRDefault="005A141A" w:rsidP="005A141A">
      <w:pPr>
        <w:rPr>
          <w:rFonts w:cs="Guttman Vilna"/>
          <w:b/>
          <w:bCs/>
          <w:sz w:val="32"/>
          <w:rtl/>
        </w:rPr>
      </w:pPr>
      <w:r w:rsidRPr="00C35A2C">
        <w:rPr>
          <w:rFonts w:ascii="Fb Fontext" w:hAnsi="Fb Fontext" w:hint="cs"/>
          <w:sz w:val="32"/>
          <w:rtl/>
        </w:rPr>
        <w:t>ואין</w:t>
      </w:r>
      <w:r w:rsidRPr="00C35A2C">
        <w:rPr>
          <w:rFonts w:ascii="Fb Fontext" w:hAnsi="Fb Fontext"/>
          <w:sz w:val="32"/>
          <w:rtl/>
        </w:rPr>
        <w:t xml:space="preserve"> </w:t>
      </w:r>
      <w:r w:rsidRPr="00C35A2C">
        <w:rPr>
          <w:rFonts w:ascii="Fb Fontext" w:hAnsi="Fb Fontext" w:hint="cs"/>
          <w:sz w:val="32"/>
          <w:rtl/>
        </w:rPr>
        <w:t>כנענים</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תגרים</w:t>
      </w:r>
      <w:r w:rsidRPr="00F10693">
        <w:rPr>
          <w:rFonts w:hint="cs"/>
          <w:rtl/>
        </w:rPr>
        <w:t>'</w:t>
      </w:r>
      <w:r w:rsidRPr="00F10693">
        <w:rPr>
          <w:rtl/>
        </w:rPr>
        <w:t>,</w:t>
      </w:r>
      <w:r w:rsidRPr="00C35A2C">
        <w:rPr>
          <w:rFonts w:ascii="Fb Fontext" w:hAnsi="Fb Fontext"/>
          <w:sz w:val="32"/>
          <w:rtl/>
        </w:rPr>
        <w:t xml:space="preserve"> </w:t>
      </w:r>
      <w:r w:rsidRPr="0059320D">
        <w:rPr>
          <w:rStyle w:val="affff8"/>
          <w:rFonts w:hint="cs"/>
          <w:rtl/>
        </w:rPr>
        <w:t>ד</w:t>
      </w:r>
      <w:r w:rsidRPr="00F10693">
        <w:rPr>
          <w:rFonts w:hint="cs"/>
          <w:rtl/>
        </w:rPr>
        <w:t>'כ</w:t>
      </w:r>
      <w:r w:rsidRPr="0059320D">
        <w:rPr>
          <w:rStyle w:val="affff8"/>
          <w:rFonts w:hint="cs"/>
          <w:rtl/>
        </w:rPr>
        <w:t>נען</w:t>
      </w:r>
      <w:r w:rsidRPr="0059320D">
        <w:rPr>
          <w:rStyle w:val="affff8"/>
          <w:rtl/>
        </w:rPr>
        <w:t xml:space="preserve"> </w:t>
      </w:r>
      <w:r w:rsidRPr="0059320D">
        <w:rPr>
          <w:rStyle w:val="affff8"/>
          <w:rFonts w:hint="cs"/>
          <w:rtl/>
        </w:rPr>
        <w:t>בידו</w:t>
      </w:r>
      <w:r w:rsidRPr="0059320D">
        <w:rPr>
          <w:rStyle w:val="affff8"/>
          <w:rtl/>
        </w:rPr>
        <w:t xml:space="preserve"> </w:t>
      </w:r>
      <w:r w:rsidRPr="0059320D">
        <w:rPr>
          <w:rStyle w:val="affff8"/>
          <w:rFonts w:hint="cs"/>
          <w:rtl/>
        </w:rPr>
        <w:t>מאזני</w:t>
      </w:r>
      <w:r w:rsidRPr="0059320D">
        <w:rPr>
          <w:rStyle w:val="affff8"/>
          <w:rtl/>
        </w:rPr>
        <w:t xml:space="preserve"> </w:t>
      </w:r>
      <w:r w:rsidRPr="0059320D">
        <w:rPr>
          <w:rStyle w:val="affff8"/>
          <w:rFonts w:hint="cs"/>
          <w:rtl/>
        </w:rPr>
        <w:t>מרמה</w:t>
      </w:r>
      <w:r w:rsidRPr="0059320D">
        <w:rPr>
          <w:rStyle w:val="affff8"/>
          <w:rtl/>
        </w:rPr>
        <w:t xml:space="preserve"> </w:t>
      </w:r>
      <w:r w:rsidRPr="0059320D">
        <w:rPr>
          <w:rStyle w:val="affff8"/>
          <w:rFonts w:hint="cs"/>
          <w:rtl/>
        </w:rPr>
        <w:t>לעשק</w:t>
      </w:r>
      <w:r w:rsidRPr="0059320D">
        <w:rPr>
          <w:rStyle w:val="affff8"/>
          <w:rtl/>
        </w:rPr>
        <w:t xml:space="preserve"> </w:t>
      </w:r>
      <w:r w:rsidRPr="0059320D">
        <w:rPr>
          <w:rStyle w:val="affff8"/>
          <w:rFonts w:hint="cs"/>
          <w:rtl/>
        </w:rPr>
        <w:t>אהב</w:t>
      </w:r>
      <w:r w:rsidRPr="00F10693">
        <w:rPr>
          <w:rFonts w:hint="cs"/>
          <w:rtl/>
        </w:rPr>
        <w:t>'</w:t>
      </w:r>
      <w:r w:rsidRPr="00F10693">
        <w:rPr>
          <w:rtl/>
        </w:rPr>
        <w:t>.</w:t>
      </w:r>
    </w:p>
    <w:p w14:paraId="63DC3B8D" w14:textId="77777777" w:rsidR="005A141A" w:rsidRPr="00C35A2C" w:rsidRDefault="005A141A" w:rsidP="005A141A">
      <w:pPr>
        <w:spacing w:after="60"/>
        <w:rPr>
          <w:rFonts w:cs="Guttman Vilna"/>
          <w:b/>
          <w:bCs/>
          <w:sz w:val="32"/>
          <w:rtl/>
        </w:rPr>
      </w:pPr>
      <w:r>
        <w:rPr>
          <w:rStyle w:val="affffe"/>
          <w:rFonts w:hint="cs"/>
          <w:rtl/>
        </w:rPr>
        <w:t>ב.</w:t>
      </w:r>
      <w:r w:rsidRPr="00B011CC">
        <w:rPr>
          <w:rStyle w:val="affff8"/>
          <w:rFonts w:hint="cs"/>
          <w:rtl/>
        </w:rPr>
        <w:t xml:space="preserve"> </w:t>
      </w:r>
      <w:r w:rsidRPr="00F10693">
        <w:rPr>
          <w:rFonts w:hint="cs"/>
          <w:rtl/>
        </w:rPr>
        <w:t>'א</w:t>
      </w:r>
      <w:r w:rsidRPr="00B011CC">
        <w:rPr>
          <w:rStyle w:val="affff8"/>
          <w:rFonts w:hint="cs"/>
          <w:rtl/>
        </w:rPr>
        <w:t>שר</w:t>
      </w:r>
      <w:r w:rsidRPr="00B011CC">
        <w:rPr>
          <w:rStyle w:val="affff8"/>
          <w:rtl/>
        </w:rPr>
        <w:t xml:space="preserve"> </w:t>
      </w:r>
      <w:r w:rsidRPr="00B011CC">
        <w:rPr>
          <w:rStyle w:val="affff8"/>
          <w:rFonts w:hint="cs"/>
          <w:rtl/>
        </w:rPr>
        <w:t>סוחריה</w:t>
      </w:r>
      <w:r w:rsidRPr="00B011CC">
        <w:rPr>
          <w:rStyle w:val="affff8"/>
          <w:rtl/>
        </w:rPr>
        <w:t xml:space="preserve"> </w:t>
      </w:r>
      <w:r w:rsidRPr="00B011CC">
        <w:rPr>
          <w:rStyle w:val="affff8"/>
          <w:rFonts w:hint="cs"/>
          <w:rtl/>
        </w:rPr>
        <w:t>שרים</w:t>
      </w:r>
      <w:r w:rsidRPr="00B011CC">
        <w:rPr>
          <w:rStyle w:val="affff8"/>
          <w:rtl/>
        </w:rPr>
        <w:t xml:space="preserve"> </w:t>
      </w:r>
      <w:r w:rsidRPr="00B011CC">
        <w:rPr>
          <w:rStyle w:val="affff8"/>
          <w:rFonts w:hint="cs"/>
          <w:rtl/>
        </w:rPr>
        <w:t>כנעניה</w:t>
      </w:r>
      <w:r w:rsidRPr="00B011CC">
        <w:rPr>
          <w:rStyle w:val="affff8"/>
          <w:rtl/>
        </w:rPr>
        <w:t xml:space="preserve"> </w:t>
      </w:r>
      <w:r w:rsidRPr="00B011CC">
        <w:rPr>
          <w:rStyle w:val="affff8"/>
          <w:rFonts w:hint="cs"/>
          <w:rtl/>
        </w:rPr>
        <w:t>נכבדי</w:t>
      </w:r>
      <w:r w:rsidRPr="00B011CC">
        <w:rPr>
          <w:rStyle w:val="affff8"/>
          <w:rtl/>
        </w:rPr>
        <w:t xml:space="preserve"> </w:t>
      </w:r>
      <w:r w:rsidRPr="00B011CC">
        <w:rPr>
          <w:rStyle w:val="affff8"/>
          <w:rFonts w:hint="cs"/>
          <w:rtl/>
        </w:rPr>
        <w:t>ארץ</w:t>
      </w:r>
      <w:r w:rsidRPr="00F10693">
        <w:rPr>
          <w:rFonts w:hint="cs"/>
          <w:rtl/>
        </w:rPr>
        <w:t>'</w:t>
      </w:r>
      <w:r w:rsidRPr="00F10693">
        <w:rPr>
          <w:rtl/>
        </w:rPr>
        <w:t>.</w:t>
      </w:r>
    </w:p>
    <w:p w14:paraId="12E58257" w14:textId="77777777" w:rsidR="005A141A" w:rsidRPr="00562EC2" w:rsidRDefault="005A141A" w:rsidP="005A141A">
      <w:pPr>
        <w:pStyle w:val="36"/>
        <w:framePr w:wrap="notBeside"/>
        <w:rPr>
          <w:rtl/>
        </w:rPr>
      </w:pPr>
      <w:r w:rsidRPr="00562EC2">
        <w:rPr>
          <w:rtl/>
        </w:rPr>
        <w:t>רבה מרי"ו:</w:t>
      </w:r>
    </w:p>
    <w:p w14:paraId="09C60F96" w14:textId="77777777" w:rsidR="005A141A" w:rsidRDefault="005A141A" w:rsidP="005A141A">
      <w:pPr>
        <w:rPr>
          <w:rFonts w:ascii="Fb Fontext" w:hAnsi="Fb Fontext"/>
          <w:sz w:val="32"/>
          <w:rtl/>
        </w:rPr>
      </w:pPr>
      <w:r w:rsidRPr="00C35A2C">
        <w:rPr>
          <w:rFonts w:ascii="Fb Fontext" w:hAnsi="Fb Fontext"/>
          <w:sz w:val="32"/>
          <w:rtl/>
        </w:rPr>
        <w:t>עתיד  הקב"ה לעשות סוכה לצדיקים מעורו של לויתן,</w:t>
      </w:r>
    </w:p>
    <w:p w14:paraId="0E50A804" w14:textId="77777777" w:rsidR="005A141A" w:rsidRDefault="005A141A" w:rsidP="005A141A">
      <w:pPr>
        <w:rPr>
          <w:rFonts w:ascii="Fb Fontext" w:hAnsi="Fb Fontext"/>
          <w:sz w:val="32"/>
          <w:rtl/>
        </w:rPr>
      </w:pPr>
      <w:r>
        <w:rPr>
          <w:rFonts w:ascii="Fb Fontext" w:hAnsi="Fb Fontext" w:hint="cs"/>
          <w:sz w:val="32"/>
          <w:rtl/>
        </w:rPr>
        <w:t>ד</w:t>
      </w:r>
      <w:r w:rsidRPr="00F10693">
        <w:rPr>
          <w:rtl/>
        </w:rPr>
        <w:t>'ה</w:t>
      </w:r>
      <w:r w:rsidRPr="008C78EF">
        <w:rPr>
          <w:rStyle w:val="affff8"/>
          <w:rtl/>
        </w:rPr>
        <w:t>תמלא בסוכות עורו</w:t>
      </w:r>
      <w:r w:rsidRPr="00C35A2C">
        <w:rPr>
          <w:rFonts w:ascii="Fb Fontext" w:hAnsi="Fb Fontext"/>
          <w:sz w:val="32"/>
          <w:rtl/>
        </w:rPr>
        <w:t>.</w:t>
      </w:r>
    </w:p>
    <w:p w14:paraId="474A4F9C" w14:textId="77777777" w:rsidR="005A141A" w:rsidRPr="00C35A2C" w:rsidRDefault="005A141A" w:rsidP="005A141A">
      <w:pPr>
        <w:rPr>
          <w:rFonts w:cs="Guttman Vilna"/>
          <w:b/>
          <w:bCs/>
          <w:sz w:val="32"/>
          <w:rtl/>
        </w:rPr>
      </w:pP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זכה</w:t>
      </w:r>
      <w:r w:rsidRPr="00C35A2C">
        <w:rPr>
          <w:rFonts w:ascii="Fb Fontext" w:hAnsi="Fb Fontext"/>
          <w:sz w:val="32"/>
          <w:rtl/>
        </w:rPr>
        <w:t xml:space="preserve"> - </w:t>
      </w:r>
      <w:r w:rsidRPr="00C35A2C">
        <w:rPr>
          <w:rFonts w:ascii="Fb Fontext" w:hAnsi="Fb Fontext" w:hint="cs"/>
          <w:sz w:val="32"/>
          <w:rtl/>
        </w:rPr>
        <w:t>עושין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צלצל</w:t>
      </w:r>
      <w:r w:rsidRPr="00C35A2C">
        <w:rPr>
          <w:rFonts w:ascii="Fb Fontext" w:hAnsi="Fb Fontext"/>
          <w:sz w:val="32"/>
          <w:rtl/>
        </w:rPr>
        <w:t>,</w:t>
      </w:r>
      <w:r w:rsidRPr="0059320D">
        <w:rPr>
          <w:rStyle w:val="affff8"/>
          <w:rtl/>
        </w:rPr>
        <w:t xml:space="preserve"> </w:t>
      </w:r>
      <w:r w:rsidRPr="00F10693">
        <w:rPr>
          <w:rFonts w:hint="cs"/>
          <w:rtl/>
        </w:rPr>
        <w:t>'ו</w:t>
      </w:r>
      <w:r w:rsidRPr="0059320D">
        <w:rPr>
          <w:rStyle w:val="affff8"/>
          <w:rFonts w:hint="cs"/>
          <w:rtl/>
        </w:rPr>
        <w:t>בצלצל</w:t>
      </w:r>
      <w:r w:rsidRPr="0059320D">
        <w:rPr>
          <w:rStyle w:val="affff8"/>
          <w:rtl/>
        </w:rPr>
        <w:t xml:space="preserve"> </w:t>
      </w:r>
      <w:r w:rsidRPr="0059320D">
        <w:rPr>
          <w:rStyle w:val="affff8"/>
          <w:rFonts w:hint="cs"/>
          <w:rtl/>
        </w:rPr>
        <w:t>דגים</w:t>
      </w:r>
      <w:r w:rsidRPr="0059320D">
        <w:rPr>
          <w:rStyle w:val="affff8"/>
          <w:rtl/>
        </w:rPr>
        <w:t xml:space="preserve"> </w:t>
      </w:r>
      <w:r w:rsidRPr="0059320D">
        <w:rPr>
          <w:rStyle w:val="affff8"/>
          <w:rFonts w:hint="cs"/>
          <w:rtl/>
        </w:rPr>
        <w:t>ראשו</w:t>
      </w:r>
      <w:r w:rsidRPr="00F10693">
        <w:rPr>
          <w:rFonts w:hint="cs"/>
          <w:rtl/>
        </w:rPr>
        <w:t>'</w:t>
      </w:r>
      <w:r w:rsidRPr="00F10693">
        <w:rPr>
          <w:rtl/>
        </w:rPr>
        <w:t>.</w:t>
      </w:r>
    </w:p>
    <w:p w14:paraId="08DCE952" w14:textId="77777777" w:rsidR="005A141A" w:rsidRPr="00C35A2C" w:rsidRDefault="005A141A" w:rsidP="005A141A">
      <w:pPr>
        <w:rPr>
          <w:rFonts w:cs="Guttman Vilna"/>
          <w:b/>
          <w:bCs/>
          <w:sz w:val="32"/>
          <w:rtl/>
        </w:rPr>
      </w:pP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זכה</w:t>
      </w:r>
      <w:r w:rsidRPr="00C35A2C">
        <w:rPr>
          <w:rFonts w:ascii="Fb Fontext" w:hAnsi="Fb Fontext"/>
          <w:sz w:val="32"/>
          <w:rtl/>
        </w:rPr>
        <w:t xml:space="preserve"> - </w:t>
      </w:r>
      <w:r w:rsidRPr="00C35A2C">
        <w:rPr>
          <w:rFonts w:ascii="Fb Fontext" w:hAnsi="Fb Fontext" w:hint="cs"/>
          <w:sz w:val="32"/>
          <w:rtl/>
        </w:rPr>
        <w:t>עושין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ענק</w:t>
      </w:r>
      <w:r w:rsidRPr="00C35A2C">
        <w:rPr>
          <w:rFonts w:ascii="Fb Fontext" w:hAnsi="Fb Fontext"/>
          <w:sz w:val="32"/>
          <w:rtl/>
        </w:rPr>
        <w:t>,</w:t>
      </w:r>
      <w:r w:rsidRPr="0059320D">
        <w:rPr>
          <w:rStyle w:val="affff8"/>
          <w:rtl/>
        </w:rPr>
        <w:t xml:space="preserve"> </w:t>
      </w:r>
      <w:r w:rsidRPr="00F10693">
        <w:rPr>
          <w:rFonts w:hint="cs"/>
          <w:rtl/>
        </w:rPr>
        <w:t>'ו</w:t>
      </w:r>
      <w:r w:rsidRPr="0059320D">
        <w:rPr>
          <w:rStyle w:val="affff8"/>
          <w:rFonts w:hint="cs"/>
          <w:rtl/>
        </w:rPr>
        <w:t>ענקים</w:t>
      </w:r>
      <w:r w:rsidRPr="0059320D">
        <w:rPr>
          <w:rStyle w:val="affff8"/>
          <w:rtl/>
        </w:rPr>
        <w:t xml:space="preserve"> </w:t>
      </w:r>
      <w:r w:rsidRPr="0059320D">
        <w:rPr>
          <w:rStyle w:val="affff8"/>
          <w:rFonts w:hint="cs"/>
          <w:rtl/>
        </w:rPr>
        <w:t>לגרגרותיך</w:t>
      </w:r>
      <w:r w:rsidRPr="00F10693">
        <w:rPr>
          <w:rFonts w:hint="cs"/>
          <w:rtl/>
        </w:rPr>
        <w:t>'</w:t>
      </w:r>
      <w:r w:rsidRPr="00F10693">
        <w:rPr>
          <w:rtl/>
        </w:rPr>
        <w:t>.</w:t>
      </w:r>
    </w:p>
    <w:p w14:paraId="1DEF9382" w14:textId="77777777" w:rsidR="005A141A" w:rsidRPr="00C35A2C" w:rsidRDefault="005A141A" w:rsidP="005A141A">
      <w:pPr>
        <w:rPr>
          <w:rFonts w:cs="Guttman Vilna"/>
          <w:b/>
          <w:bCs/>
          <w:sz w:val="32"/>
          <w:rtl/>
        </w:rPr>
      </w:pPr>
      <w:r w:rsidRPr="00C35A2C">
        <w:rPr>
          <w:rFonts w:ascii="Fb Fontext" w:hAnsi="Fb Fontext" w:hint="cs"/>
          <w:sz w:val="32"/>
          <w:rtl/>
        </w:rPr>
        <w:t>לא</w:t>
      </w:r>
      <w:r w:rsidRPr="00C35A2C">
        <w:rPr>
          <w:rFonts w:ascii="Fb Fontext" w:hAnsi="Fb Fontext"/>
          <w:sz w:val="32"/>
          <w:rtl/>
        </w:rPr>
        <w:t xml:space="preserve"> </w:t>
      </w:r>
      <w:r w:rsidRPr="00C35A2C">
        <w:rPr>
          <w:rFonts w:ascii="Fb Fontext" w:hAnsi="Fb Fontext" w:hint="cs"/>
          <w:sz w:val="32"/>
          <w:rtl/>
        </w:rPr>
        <w:t>זכה</w:t>
      </w:r>
      <w:r w:rsidRPr="00C35A2C">
        <w:rPr>
          <w:rFonts w:ascii="Fb Fontext" w:hAnsi="Fb Fontext"/>
          <w:sz w:val="32"/>
          <w:rtl/>
        </w:rPr>
        <w:t xml:space="preserve"> - </w:t>
      </w:r>
      <w:r w:rsidRPr="00C35A2C">
        <w:rPr>
          <w:rFonts w:ascii="Fb Fontext" w:hAnsi="Fb Fontext" w:hint="cs"/>
          <w:sz w:val="32"/>
          <w:rtl/>
        </w:rPr>
        <w:t>עושין</w:t>
      </w:r>
      <w:r w:rsidRPr="00C35A2C">
        <w:rPr>
          <w:rFonts w:ascii="Fb Fontext" w:hAnsi="Fb Fontext"/>
          <w:sz w:val="32"/>
          <w:rtl/>
        </w:rPr>
        <w:t xml:space="preserve"> </w:t>
      </w:r>
      <w:r w:rsidRPr="00C35A2C">
        <w:rPr>
          <w:rFonts w:ascii="Fb Fontext" w:hAnsi="Fb Fontext" w:hint="cs"/>
          <w:sz w:val="32"/>
          <w:rtl/>
        </w:rPr>
        <w:t>לו</w:t>
      </w:r>
      <w:r w:rsidRPr="00C35A2C">
        <w:rPr>
          <w:rFonts w:ascii="Fb Fontext" w:hAnsi="Fb Fontext"/>
          <w:sz w:val="32"/>
          <w:rtl/>
        </w:rPr>
        <w:t xml:space="preserve"> </w:t>
      </w:r>
      <w:r w:rsidRPr="00C35A2C">
        <w:rPr>
          <w:rFonts w:ascii="Fb Fontext" w:hAnsi="Fb Fontext" w:hint="cs"/>
          <w:sz w:val="32"/>
          <w:rtl/>
        </w:rPr>
        <w:t>קמיע</w:t>
      </w:r>
      <w:r w:rsidRPr="00C35A2C">
        <w:rPr>
          <w:rFonts w:ascii="Fb Fontext" w:hAnsi="Fb Fontext"/>
          <w:sz w:val="32"/>
          <w:rtl/>
        </w:rPr>
        <w:t>,</w:t>
      </w:r>
      <w:r w:rsidRPr="0059320D">
        <w:rPr>
          <w:rStyle w:val="affff8"/>
          <w:rtl/>
        </w:rPr>
        <w:t xml:space="preserve"> </w:t>
      </w:r>
      <w:r w:rsidRPr="00F10693">
        <w:rPr>
          <w:rFonts w:hint="cs"/>
          <w:rtl/>
        </w:rPr>
        <w:t>'ו</w:t>
      </w:r>
      <w:r w:rsidRPr="0059320D">
        <w:rPr>
          <w:rStyle w:val="affff8"/>
          <w:rFonts w:hint="cs"/>
          <w:rtl/>
        </w:rPr>
        <w:t>תקשרנו</w:t>
      </w:r>
      <w:r w:rsidRPr="0059320D">
        <w:rPr>
          <w:rStyle w:val="affff8"/>
          <w:rtl/>
        </w:rPr>
        <w:t xml:space="preserve"> </w:t>
      </w:r>
      <w:r w:rsidRPr="0059320D">
        <w:rPr>
          <w:rStyle w:val="affff8"/>
          <w:rFonts w:hint="cs"/>
          <w:rtl/>
        </w:rPr>
        <w:t>לנערותיך</w:t>
      </w:r>
      <w:r w:rsidRPr="00F10693">
        <w:rPr>
          <w:rFonts w:hint="cs"/>
          <w:rtl/>
        </w:rPr>
        <w:t>'</w:t>
      </w:r>
      <w:r w:rsidRPr="00F10693">
        <w:rPr>
          <w:rtl/>
        </w:rPr>
        <w:t>.</w:t>
      </w:r>
    </w:p>
    <w:p w14:paraId="0AFA95DB" w14:textId="77777777" w:rsidR="005A141A" w:rsidRPr="00C35A2C" w:rsidRDefault="005A141A" w:rsidP="005A141A">
      <w:pPr>
        <w:spacing w:after="60"/>
        <w:rPr>
          <w:rFonts w:cs="Guttman Vilna"/>
          <w:b/>
          <w:bCs/>
          <w:sz w:val="32"/>
          <w:rtl/>
        </w:rPr>
      </w:pPr>
      <w:r w:rsidRPr="00C35A2C">
        <w:rPr>
          <w:rFonts w:ascii="Fb Fontext" w:hAnsi="Fb Fontext" w:hint="cs"/>
          <w:sz w:val="32"/>
          <w:rtl/>
        </w:rPr>
        <w:t>והשאר</w:t>
      </w:r>
      <w:r w:rsidRPr="00C35A2C">
        <w:rPr>
          <w:rFonts w:ascii="Fb Fontext" w:hAnsi="Fb Fontext"/>
          <w:sz w:val="32"/>
          <w:rtl/>
        </w:rPr>
        <w:t xml:space="preserve"> </w:t>
      </w:r>
      <w:r w:rsidRPr="00C35A2C">
        <w:rPr>
          <w:rFonts w:ascii="Fb Fontext" w:hAnsi="Fb Fontext" w:hint="cs"/>
          <w:sz w:val="32"/>
          <w:rtl/>
        </w:rPr>
        <w:t>פורסו</w:t>
      </w:r>
      <w:r w:rsidRPr="00C35A2C">
        <w:rPr>
          <w:rFonts w:ascii="Fb Fontext" w:hAnsi="Fb Fontext"/>
          <w:sz w:val="32"/>
          <w:rtl/>
        </w:rPr>
        <w:t xml:space="preserve"> </w:t>
      </w:r>
      <w:r w:rsidRPr="00C35A2C">
        <w:rPr>
          <w:rFonts w:ascii="Fb Fontext" w:hAnsi="Fb Fontext" w:hint="cs"/>
          <w:sz w:val="32"/>
          <w:rtl/>
        </w:rPr>
        <w:t xml:space="preserve"> הקב</w:t>
      </w:r>
      <w:r w:rsidRPr="00C35A2C">
        <w:rPr>
          <w:rFonts w:ascii="Fb Fontext" w:hAnsi="Fb Fontext"/>
          <w:sz w:val="32"/>
          <w:rtl/>
        </w:rPr>
        <w:t>"</w:t>
      </w:r>
      <w:r w:rsidRPr="00C35A2C">
        <w:rPr>
          <w:rFonts w:ascii="Fb Fontext" w:hAnsi="Fb Fontext" w:hint="cs"/>
          <w:sz w:val="32"/>
          <w:rtl/>
        </w:rPr>
        <w:t>ה על</w:t>
      </w:r>
      <w:r w:rsidRPr="00C35A2C">
        <w:rPr>
          <w:rFonts w:ascii="Fb Fontext" w:hAnsi="Fb Fontext"/>
          <w:sz w:val="32"/>
          <w:rtl/>
        </w:rPr>
        <w:t xml:space="preserve"> </w:t>
      </w:r>
      <w:r w:rsidRPr="00C35A2C">
        <w:rPr>
          <w:rFonts w:ascii="Fb Fontext" w:hAnsi="Fb Fontext" w:hint="cs"/>
          <w:sz w:val="32"/>
          <w:rtl/>
        </w:rPr>
        <w:t>חומות</w:t>
      </w:r>
      <w:r w:rsidRPr="00C35A2C">
        <w:rPr>
          <w:rFonts w:ascii="Fb Fontext" w:hAnsi="Fb Fontext"/>
          <w:sz w:val="32"/>
          <w:rtl/>
        </w:rPr>
        <w:t xml:space="preserve"> </w:t>
      </w:r>
      <w:r w:rsidRPr="00C35A2C">
        <w:rPr>
          <w:rFonts w:ascii="Fb Fontext" w:hAnsi="Fb Fontext" w:hint="cs"/>
          <w:sz w:val="32"/>
          <w:rtl/>
        </w:rPr>
        <w:t>ירושלים</w:t>
      </w:r>
      <w:r w:rsidRPr="00C35A2C">
        <w:rPr>
          <w:rFonts w:ascii="Fb Fontext" w:hAnsi="Fb Fontext"/>
          <w:sz w:val="32"/>
          <w:rtl/>
        </w:rPr>
        <w:t xml:space="preserve"> </w:t>
      </w:r>
      <w:r w:rsidRPr="00C35A2C">
        <w:rPr>
          <w:rFonts w:ascii="Fb Fontext" w:hAnsi="Fb Fontext" w:hint="cs"/>
          <w:sz w:val="32"/>
          <w:rtl/>
        </w:rPr>
        <w:t>וזיוו</w:t>
      </w:r>
      <w:r w:rsidRPr="00C35A2C">
        <w:rPr>
          <w:rFonts w:ascii="Fb Fontext" w:hAnsi="Fb Fontext"/>
          <w:sz w:val="32"/>
          <w:rtl/>
        </w:rPr>
        <w:t xml:space="preserve"> </w:t>
      </w:r>
      <w:r w:rsidRPr="00C35A2C">
        <w:rPr>
          <w:rFonts w:ascii="Fb Fontext" w:hAnsi="Fb Fontext" w:hint="cs"/>
          <w:sz w:val="32"/>
          <w:rtl/>
        </w:rPr>
        <w:t>מבהיק</w:t>
      </w:r>
      <w:r w:rsidRPr="00C35A2C">
        <w:rPr>
          <w:rFonts w:ascii="Fb Fontext" w:hAnsi="Fb Fontext"/>
          <w:sz w:val="32"/>
          <w:rtl/>
        </w:rPr>
        <w:t xml:space="preserve"> </w:t>
      </w:r>
      <w:r w:rsidRPr="00C35A2C">
        <w:rPr>
          <w:rFonts w:ascii="Fb Fontext" w:hAnsi="Fb Fontext" w:hint="cs"/>
          <w:sz w:val="32"/>
          <w:rtl/>
        </w:rPr>
        <w:t>מסוף</w:t>
      </w:r>
      <w:r w:rsidRPr="00C35A2C">
        <w:rPr>
          <w:rFonts w:ascii="Fb Fontext" w:hAnsi="Fb Fontext"/>
          <w:sz w:val="32"/>
          <w:rtl/>
        </w:rPr>
        <w:t xml:space="preserve"> </w:t>
      </w:r>
      <w:r w:rsidRPr="00C35A2C">
        <w:rPr>
          <w:rFonts w:ascii="Fb Fontext" w:hAnsi="Fb Fontext" w:hint="cs"/>
          <w:sz w:val="32"/>
          <w:rtl/>
        </w:rPr>
        <w:t>העולם</w:t>
      </w:r>
      <w:r w:rsidRPr="00C35A2C">
        <w:rPr>
          <w:rFonts w:ascii="Fb Fontext" w:hAnsi="Fb Fontext"/>
          <w:sz w:val="32"/>
          <w:rtl/>
        </w:rPr>
        <w:t xml:space="preserve"> </w:t>
      </w:r>
      <w:r w:rsidRPr="00C35A2C">
        <w:rPr>
          <w:rFonts w:ascii="Fb Fontext" w:hAnsi="Fb Fontext" w:hint="cs"/>
          <w:sz w:val="32"/>
          <w:rtl/>
        </w:rPr>
        <w:t>ועד</w:t>
      </w:r>
      <w:r w:rsidRPr="00C35A2C">
        <w:rPr>
          <w:rFonts w:ascii="Fb Fontext" w:hAnsi="Fb Fontext"/>
          <w:sz w:val="32"/>
          <w:rtl/>
        </w:rPr>
        <w:t xml:space="preserve"> </w:t>
      </w:r>
      <w:r w:rsidRPr="00C35A2C">
        <w:rPr>
          <w:rFonts w:ascii="Fb Fontext" w:hAnsi="Fb Fontext" w:hint="cs"/>
          <w:sz w:val="32"/>
          <w:rtl/>
        </w:rPr>
        <w:t>סופו</w:t>
      </w:r>
      <w:r w:rsidRPr="00C35A2C">
        <w:rPr>
          <w:rFonts w:ascii="Fb Fontext" w:hAnsi="Fb Fontext"/>
          <w:sz w:val="32"/>
          <w:rtl/>
        </w:rPr>
        <w:t xml:space="preserve">, </w:t>
      </w:r>
      <w:r w:rsidRPr="0059320D">
        <w:rPr>
          <w:rStyle w:val="affff8"/>
          <w:rFonts w:hint="cs"/>
          <w:rtl/>
        </w:rPr>
        <w:t>ד</w:t>
      </w:r>
      <w:r w:rsidRPr="00F10693">
        <w:rPr>
          <w:rFonts w:hint="cs"/>
          <w:rtl/>
        </w:rPr>
        <w:t>'ו</w:t>
      </w:r>
      <w:r w:rsidRPr="0059320D">
        <w:rPr>
          <w:rStyle w:val="affff8"/>
          <w:rFonts w:hint="cs"/>
          <w:rtl/>
        </w:rPr>
        <w:t>הלכו</w:t>
      </w:r>
      <w:r w:rsidRPr="0059320D">
        <w:rPr>
          <w:rStyle w:val="affff8"/>
          <w:rtl/>
        </w:rPr>
        <w:t xml:space="preserve"> </w:t>
      </w:r>
      <w:r w:rsidRPr="0059320D">
        <w:rPr>
          <w:rStyle w:val="affff8"/>
          <w:rFonts w:hint="cs"/>
          <w:rtl/>
        </w:rPr>
        <w:t>גוים</w:t>
      </w:r>
      <w:r w:rsidRPr="0059320D">
        <w:rPr>
          <w:rStyle w:val="affff8"/>
          <w:rtl/>
        </w:rPr>
        <w:t xml:space="preserve"> </w:t>
      </w:r>
      <w:r w:rsidRPr="0059320D">
        <w:rPr>
          <w:rStyle w:val="affff8"/>
          <w:rFonts w:hint="cs"/>
          <w:rtl/>
        </w:rPr>
        <w:t>לאורך</w:t>
      </w:r>
      <w:r w:rsidRPr="0059320D">
        <w:rPr>
          <w:rStyle w:val="affff8"/>
          <w:rtl/>
        </w:rPr>
        <w:t xml:space="preserve"> </w:t>
      </w:r>
      <w:r w:rsidRPr="0059320D">
        <w:rPr>
          <w:rStyle w:val="affff8"/>
          <w:rFonts w:hint="cs"/>
          <w:rtl/>
        </w:rPr>
        <w:t>ומלכים</w:t>
      </w:r>
      <w:r w:rsidRPr="0059320D">
        <w:rPr>
          <w:rStyle w:val="affff8"/>
          <w:rtl/>
        </w:rPr>
        <w:t xml:space="preserve"> </w:t>
      </w:r>
      <w:r w:rsidRPr="0059320D">
        <w:rPr>
          <w:rStyle w:val="affff8"/>
          <w:rFonts w:hint="cs"/>
          <w:rtl/>
        </w:rPr>
        <w:t>לנוגה</w:t>
      </w:r>
      <w:r w:rsidRPr="0059320D">
        <w:rPr>
          <w:rStyle w:val="affff8"/>
          <w:rtl/>
        </w:rPr>
        <w:t xml:space="preserve"> </w:t>
      </w:r>
      <w:r w:rsidRPr="0059320D">
        <w:rPr>
          <w:rStyle w:val="affff8"/>
          <w:rFonts w:hint="cs"/>
          <w:rtl/>
        </w:rPr>
        <w:t>זרחך</w:t>
      </w:r>
      <w:r w:rsidRPr="00F10693">
        <w:rPr>
          <w:rFonts w:hint="cs"/>
          <w:rtl/>
        </w:rPr>
        <w:t>'</w:t>
      </w:r>
      <w:r w:rsidRPr="00F10693">
        <w:rPr>
          <w:rtl/>
        </w:rPr>
        <w:t>.</w:t>
      </w:r>
    </w:p>
    <w:p w14:paraId="4A53ABCE" w14:textId="77777777" w:rsidR="005A141A" w:rsidRPr="00BD560F" w:rsidRDefault="005A141A" w:rsidP="005A141A">
      <w:pPr>
        <w:pStyle w:val="36"/>
        <w:framePr w:wrap="notBeside"/>
        <w:rPr>
          <w:rtl/>
        </w:rPr>
      </w:pPr>
      <w:r w:rsidRPr="00BD560F">
        <w:rPr>
          <w:rtl/>
        </w:rPr>
        <w:t>רשב"נ</w:t>
      </w:r>
      <w:r>
        <w:rPr>
          <w:rFonts w:hint="cs"/>
          <w:rtl/>
        </w:rPr>
        <w:t>:</w:t>
      </w:r>
    </w:p>
    <w:p w14:paraId="06F2CEFD" w14:textId="77777777" w:rsidR="005A141A" w:rsidRDefault="005A141A" w:rsidP="005A141A">
      <w:pPr>
        <w:rPr>
          <w:rFonts w:ascii="Fb Fontext" w:hAnsi="Fb Fontext"/>
          <w:sz w:val="32"/>
          <w:rtl/>
        </w:rPr>
      </w:pPr>
      <w:r w:rsidRPr="00F10693">
        <w:rPr>
          <w:rtl/>
        </w:rPr>
        <w:t>'ו</w:t>
      </w:r>
      <w:r w:rsidRPr="0059320D">
        <w:rPr>
          <w:rStyle w:val="affff8"/>
          <w:rtl/>
        </w:rPr>
        <w:t>שמתי כדכד שמשותיך</w:t>
      </w:r>
      <w:r w:rsidRPr="00F10693">
        <w:rPr>
          <w:rtl/>
        </w:rPr>
        <w:t xml:space="preserve">' </w:t>
      </w:r>
      <w:r w:rsidRPr="00562EC2">
        <w:rPr>
          <w:rStyle w:val="affffe"/>
          <w:rtl/>
        </w:rPr>
        <w:t>–</w:t>
      </w:r>
      <w:r w:rsidRPr="0081371E">
        <w:rPr>
          <w:rStyle w:val="afff8"/>
          <w:rtl/>
        </w:rPr>
        <w:t>חלקו</w:t>
      </w:r>
      <w:r w:rsidRPr="00C35A2C">
        <w:rPr>
          <w:rFonts w:ascii="Fb Fontext" w:hAnsi="Fb Fontext"/>
          <w:sz w:val="32"/>
          <w:rtl/>
        </w:rPr>
        <w:t xml:space="preserve"> </w:t>
      </w:r>
      <w:r>
        <w:rPr>
          <w:rFonts w:ascii="Fb Fontext" w:hAnsi="Fb Fontext" w:hint="cs"/>
          <w:sz w:val="32"/>
          <w:rtl/>
        </w:rPr>
        <w:t>ב'</w:t>
      </w:r>
      <w:r w:rsidRPr="00C35A2C">
        <w:rPr>
          <w:rFonts w:ascii="Fb Fontext" w:hAnsi="Fb Fontext"/>
          <w:sz w:val="32"/>
          <w:rtl/>
        </w:rPr>
        <w:t xml:space="preserve"> מלאכי</w:t>
      </w:r>
      <w:r>
        <w:rPr>
          <w:rFonts w:ascii="Fb Fontext" w:hAnsi="Fb Fontext" w:hint="cs"/>
          <w:sz w:val="32"/>
          <w:rtl/>
        </w:rPr>
        <w:t>ם</w:t>
      </w:r>
      <w:r w:rsidRPr="00C35A2C">
        <w:rPr>
          <w:rFonts w:ascii="Fb Fontext" w:hAnsi="Fb Fontext"/>
          <w:sz w:val="32"/>
          <w:rtl/>
        </w:rPr>
        <w:t xml:space="preserve"> ברקיע, גבריאל ומיכאל, וא"ל תרי אמוראי במערבא, יהודה וחזקיה בני רבי חייא,</w:t>
      </w:r>
    </w:p>
    <w:p w14:paraId="2BFB6886" w14:textId="77777777" w:rsidR="005A141A" w:rsidRPr="00C35A2C" w:rsidRDefault="005A141A" w:rsidP="005A141A">
      <w:pPr>
        <w:spacing w:after="60"/>
        <w:rPr>
          <w:rFonts w:ascii="Fb Fontext" w:hAnsi="Fb Fontext"/>
          <w:rtl/>
        </w:rPr>
      </w:pPr>
      <w:r w:rsidRPr="00BD560F">
        <w:rPr>
          <w:rStyle w:val="affffe"/>
          <w:rtl/>
        </w:rPr>
        <w:t>חד אמר:</w:t>
      </w:r>
      <w:r w:rsidRPr="00C35A2C">
        <w:rPr>
          <w:rFonts w:ascii="Fb Fontext" w:hAnsi="Fb Fontext"/>
          <w:rtl/>
        </w:rPr>
        <w:t xml:space="preserve"> שוהם, </w:t>
      </w:r>
      <w:r w:rsidRPr="00BD560F">
        <w:rPr>
          <w:rStyle w:val="affffe"/>
          <w:rtl/>
        </w:rPr>
        <w:t>וחד אמר:</w:t>
      </w:r>
      <w:r w:rsidRPr="00C35A2C">
        <w:rPr>
          <w:rFonts w:ascii="Fb Fontext" w:hAnsi="Fb Fontext"/>
          <w:rtl/>
        </w:rPr>
        <w:t xml:space="preserve"> ישפה, </w:t>
      </w:r>
      <w:r w:rsidRPr="00BD560F">
        <w:rPr>
          <w:rStyle w:val="affffe"/>
          <w:rtl/>
        </w:rPr>
        <w:t xml:space="preserve">א"ל הקב"ה: </w:t>
      </w:r>
      <w:r w:rsidRPr="00C35A2C">
        <w:rPr>
          <w:rFonts w:ascii="Fb Fontext" w:hAnsi="Fb Fontext"/>
          <w:rtl/>
        </w:rPr>
        <w:t>להוי כדין וכדין.</w:t>
      </w:r>
    </w:p>
    <w:p w14:paraId="66E5A163" w14:textId="77777777" w:rsidR="005A141A" w:rsidRPr="00BD560F" w:rsidRDefault="005A141A" w:rsidP="005A141A">
      <w:pPr>
        <w:pStyle w:val="36"/>
        <w:framePr w:wrap="notBeside"/>
        <w:rPr>
          <w:rtl/>
        </w:rPr>
      </w:pPr>
      <w:r>
        <w:rPr>
          <w:rFonts w:hint="cs"/>
          <w:rtl/>
        </w:rPr>
        <w:t>דרש רי''ו:</w:t>
      </w:r>
    </w:p>
    <w:p w14:paraId="126D4276" w14:textId="77777777" w:rsidR="005A141A" w:rsidRDefault="005A141A" w:rsidP="005A141A">
      <w:pPr>
        <w:rPr>
          <w:rFonts w:ascii="Fb Fontext" w:hAnsi="Fb Fontext"/>
          <w:rtl/>
        </w:rPr>
      </w:pPr>
      <w:r w:rsidRPr="00F10693">
        <w:rPr>
          <w:rtl/>
        </w:rPr>
        <w:t>'ו</w:t>
      </w:r>
      <w:r w:rsidRPr="0059320D">
        <w:rPr>
          <w:rStyle w:val="affff8"/>
          <w:rtl/>
        </w:rPr>
        <w:t>שעריך לאבני אקדח</w:t>
      </w:r>
      <w:r w:rsidRPr="00F10693">
        <w:rPr>
          <w:rtl/>
        </w:rPr>
        <w:t xml:space="preserve">' </w:t>
      </w:r>
      <w:r w:rsidRPr="00C35A2C">
        <w:rPr>
          <w:rFonts w:ascii="Fb Fontext" w:hAnsi="Fb Fontext"/>
          <w:rtl/>
        </w:rPr>
        <w:t>עתיד הקב"ה להביא אבנים טובות ומרגליות שהם שלשים על שלשים, וחוקק בהן עשר על עשרים ומעמידן בשערי ירושלים.</w:t>
      </w:r>
      <w:r>
        <w:rPr>
          <w:rFonts w:ascii="Fb Fontext" w:hAnsi="Fb Fontext" w:hint="cs"/>
          <w:rtl/>
        </w:rPr>
        <w:t xml:space="preserve"> - </w:t>
      </w:r>
      <w:r w:rsidRPr="00C35A2C">
        <w:rPr>
          <w:rFonts w:ascii="Fb Fontext" w:hAnsi="Fb Fontext"/>
          <w:rtl/>
        </w:rPr>
        <w:t xml:space="preserve">לגלג עליו אותו תלמיד, השתא כביעתא דציצלא לא </w:t>
      </w:r>
      <w:r>
        <w:rPr>
          <w:rFonts w:ascii="Fb Fontext" w:hAnsi="Fb Fontext" w:hint="cs"/>
          <w:rtl/>
        </w:rPr>
        <w:t>מצאנו, כ</w:t>
      </w:r>
      <w:r>
        <w:rPr>
          <w:rFonts w:ascii="Fb Fontext" w:hAnsi="Fb Fontext"/>
          <w:rtl/>
        </w:rPr>
        <w:t>"</w:t>
      </w:r>
      <w:r>
        <w:rPr>
          <w:rFonts w:ascii="Fb Fontext" w:hAnsi="Fb Fontext" w:hint="cs"/>
          <w:rtl/>
        </w:rPr>
        <w:t xml:space="preserve">כ גדולות נמצא? </w:t>
      </w:r>
    </w:p>
    <w:p w14:paraId="049B6723" w14:textId="77777777" w:rsidR="005A141A" w:rsidRPr="00C35A2C" w:rsidRDefault="005A141A" w:rsidP="005A141A">
      <w:pPr>
        <w:rPr>
          <w:rFonts w:ascii="Fb Fontext" w:hAnsi="Fb Fontext" w:cs="Guttman Vilna"/>
          <w:b/>
          <w:bCs/>
          <w:rtl/>
        </w:rPr>
      </w:pPr>
      <w:r w:rsidRPr="00C35A2C">
        <w:rPr>
          <w:rFonts w:ascii="Fb Fontext" w:hAnsi="Fb Fontext"/>
          <w:rtl/>
        </w:rPr>
        <w:t xml:space="preserve">לימים הפליגה ספינתו בים, </w:t>
      </w:r>
      <w:r>
        <w:rPr>
          <w:rFonts w:ascii="Fb Fontext" w:hAnsi="Fb Fontext" w:hint="cs"/>
          <w:rtl/>
        </w:rPr>
        <w:t>ראה</w:t>
      </w:r>
      <w:r w:rsidRPr="00C35A2C">
        <w:rPr>
          <w:rFonts w:ascii="Fb Fontext" w:hAnsi="Fb Fontext"/>
          <w:rtl/>
        </w:rPr>
        <w:t xml:space="preserve"> מלאכי השרת </w:t>
      </w:r>
      <w:r>
        <w:rPr>
          <w:rFonts w:ascii="Fb Fontext" w:hAnsi="Fb Fontext" w:hint="cs"/>
          <w:rtl/>
        </w:rPr>
        <w:t xml:space="preserve">שיושבים ומנסרים </w:t>
      </w:r>
      <w:r w:rsidRPr="00C35A2C">
        <w:rPr>
          <w:rFonts w:ascii="Fb Fontext" w:hAnsi="Fb Fontext"/>
          <w:rtl/>
        </w:rPr>
        <w:t>אבנים טובות ומרגליות שהם ל</w:t>
      </w:r>
      <w:r w:rsidRPr="00F10693">
        <w:rPr>
          <w:rtl/>
        </w:rPr>
        <w:t xml:space="preserve">' </w:t>
      </w:r>
      <w:r w:rsidRPr="00C35A2C">
        <w:rPr>
          <w:rFonts w:ascii="Fb Fontext" w:hAnsi="Fb Fontext"/>
          <w:rtl/>
        </w:rPr>
        <w:t>על ל</w:t>
      </w:r>
      <w:r w:rsidRPr="00F10693">
        <w:rPr>
          <w:rtl/>
        </w:rPr>
        <w:t xml:space="preserve">' </w:t>
      </w:r>
      <w:r w:rsidRPr="00C35A2C">
        <w:rPr>
          <w:rFonts w:ascii="Fb Fontext" w:hAnsi="Fb Fontext"/>
          <w:rtl/>
        </w:rPr>
        <w:t xml:space="preserve">וחקוק בהן עשר ברום עשרים, </w:t>
      </w:r>
      <w:r w:rsidRPr="00BD560F">
        <w:rPr>
          <w:rStyle w:val="affffe"/>
          <w:rtl/>
        </w:rPr>
        <w:t>א"ל</w:t>
      </w:r>
      <w:r w:rsidRPr="00C35A2C">
        <w:rPr>
          <w:rFonts w:ascii="Fb Fontext" w:hAnsi="Fb Fontext"/>
          <w:rtl/>
        </w:rPr>
        <w:t xml:space="preserve"> </w:t>
      </w:r>
      <w:r>
        <w:rPr>
          <w:rFonts w:ascii="Fb Fontext" w:hAnsi="Fb Fontext" w:hint="cs"/>
          <w:rtl/>
        </w:rPr>
        <w:t xml:space="preserve">אלו למה? </w:t>
      </w:r>
      <w:r w:rsidRPr="00BD560F">
        <w:rPr>
          <w:rStyle w:val="affffe"/>
          <w:rtl/>
        </w:rPr>
        <w:t>א"ל:</w:t>
      </w:r>
      <w:r w:rsidRPr="00C35A2C">
        <w:rPr>
          <w:rFonts w:ascii="Fb Fontext" w:hAnsi="Fb Fontext"/>
          <w:rtl/>
        </w:rPr>
        <w:t xml:space="preserve"> שעתיד  הקב"ה</w:t>
      </w:r>
      <w:r w:rsidRPr="00C35A2C">
        <w:rPr>
          <w:rFonts w:ascii="Fb Fontext" w:hAnsi="Fb Fontext" w:hint="cs"/>
          <w:rtl/>
        </w:rPr>
        <w:t xml:space="preserve"> </w:t>
      </w:r>
      <w:r w:rsidRPr="00C35A2C">
        <w:rPr>
          <w:rFonts w:ascii="Fb Fontext" w:hAnsi="Fb Fontext"/>
          <w:rtl/>
        </w:rPr>
        <w:t>להעמידן בשערי ירושלים.</w:t>
      </w:r>
    </w:p>
    <w:p w14:paraId="58D05B04" w14:textId="77777777" w:rsidR="005A141A" w:rsidRPr="00F315AC" w:rsidRDefault="005A141A" w:rsidP="005A141A">
      <w:pPr>
        <w:rPr>
          <w:rFonts w:ascii="Fb Fontext" w:hAnsi="Fb Fontext"/>
          <w:spacing w:val="2"/>
          <w:rtl/>
        </w:rPr>
      </w:pPr>
      <w:r w:rsidRPr="00F315AC">
        <w:rPr>
          <w:rStyle w:val="affffe"/>
          <w:spacing w:val="2"/>
          <w:rtl/>
        </w:rPr>
        <w:t>בא לפני רי"ו</w:t>
      </w:r>
      <w:r w:rsidRPr="00F315AC">
        <w:rPr>
          <w:rStyle w:val="affffe"/>
          <w:rFonts w:hint="cs"/>
          <w:spacing w:val="2"/>
          <w:rtl/>
        </w:rPr>
        <w:t xml:space="preserve"> א''ל:</w:t>
      </w:r>
      <w:r w:rsidRPr="00F315AC">
        <w:rPr>
          <w:rFonts w:ascii="Fb Fontext" w:hAnsi="Fb Fontext"/>
          <w:spacing w:val="2"/>
          <w:rtl/>
        </w:rPr>
        <w:t xml:space="preserve"> דרוש, רבי, לך נאה לדרוש, כאשר אמרת כן ראיתי.</w:t>
      </w:r>
    </w:p>
    <w:p w14:paraId="4C409639" w14:textId="77777777" w:rsidR="005A141A" w:rsidRPr="00F315AC" w:rsidRDefault="005A141A" w:rsidP="005A141A">
      <w:pPr>
        <w:pStyle w:val="36"/>
        <w:framePr w:wrap="notBeside"/>
        <w:rPr>
          <w:rtl/>
        </w:rPr>
      </w:pPr>
      <w:r w:rsidRPr="00F315AC">
        <w:rPr>
          <w:rFonts w:hint="cs"/>
          <w:rtl/>
        </w:rPr>
        <w:t>א''ל</w:t>
      </w:r>
      <w:r w:rsidRPr="00F315AC">
        <w:rPr>
          <w:rtl/>
        </w:rPr>
        <w:t xml:space="preserve">: </w:t>
      </w:r>
    </w:p>
    <w:p w14:paraId="64CFE684" w14:textId="77777777" w:rsidR="005A141A" w:rsidRDefault="005A141A" w:rsidP="005A141A">
      <w:pPr>
        <w:rPr>
          <w:rtl/>
        </w:rPr>
      </w:pPr>
      <w:r w:rsidRPr="00C35A2C">
        <w:rPr>
          <w:rtl/>
        </w:rPr>
        <w:t>ריקא! אלמלא ראית לא האמנת</w:t>
      </w:r>
      <w:r>
        <w:rPr>
          <w:rFonts w:hint="cs"/>
          <w:rtl/>
        </w:rPr>
        <w:t>?</w:t>
      </w:r>
      <w:r w:rsidRPr="00C35A2C">
        <w:rPr>
          <w:rtl/>
        </w:rPr>
        <w:t>, מלגלג על דברי חכמים אתה</w:t>
      </w:r>
      <w:r>
        <w:rPr>
          <w:rFonts w:hint="cs"/>
          <w:rtl/>
        </w:rPr>
        <w:t>!</w:t>
      </w:r>
      <w:r w:rsidRPr="00C35A2C">
        <w:rPr>
          <w:rtl/>
        </w:rPr>
        <w:t xml:space="preserve">, </w:t>
      </w:r>
    </w:p>
    <w:p w14:paraId="16CB3FAE" w14:textId="77777777" w:rsidR="005A141A" w:rsidRPr="00C35A2C" w:rsidRDefault="005A141A" w:rsidP="005A141A">
      <w:pPr>
        <w:spacing w:after="60"/>
        <w:rPr>
          <w:rtl/>
        </w:rPr>
      </w:pPr>
      <w:r w:rsidRPr="00C35A2C">
        <w:rPr>
          <w:rtl/>
        </w:rPr>
        <w:t>נתן עיניו בו ונעשה גל של עצמות.</w:t>
      </w:r>
    </w:p>
    <w:p w14:paraId="0E56B501" w14:textId="77777777" w:rsidR="005A141A" w:rsidRPr="00BD560F" w:rsidRDefault="005A141A" w:rsidP="005A141A">
      <w:pPr>
        <w:pStyle w:val="36"/>
        <w:framePr w:wrap="notBeside"/>
        <w:rPr>
          <w:rtl/>
        </w:rPr>
      </w:pPr>
      <w:r w:rsidRPr="00BD560F">
        <w:rPr>
          <w:rFonts w:hint="cs"/>
          <w:rtl/>
        </w:rPr>
        <w:t>והך</w:t>
      </w:r>
    </w:p>
    <w:p w14:paraId="2F6AA315" w14:textId="77777777" w:rsidR="005A141A" w:rsidRDefault="005A141A" w:rsidP="005A141A">
      <w:pPr>
        <w:rPr>
          <w:rFonts w:ascii="Fb Fontext" w:hAnsi="Fb Fontext"/>
          <w:sz w:val="32"/>
          <w:rtl/>
        </w:rPr>
      </w:pPr>
      <w:r w:rsidRPr="00F10693">
        <w:rPr>
          <w:rtl/>
        </w:rPr>
        <w:t>'ו</w:t>
      </w:r>
      <w:r w:rsidRPr="0008384F">
        <w:rPr>
          <w:rStyle w:val="affff8"/>
          <w:rtl/>
        </w:rPr>
        <w:t>אולך אתכם קוממיות</w:t>
      </w:r>
      <w:r w:rsidRPr="00F10693">
        <w:rPr>
          <w:rtl/>
        </w:rPr>
        <w:t xml:space="preserve">' </w:t>
      </w:r>
    </w:p>
    <w:p w14:paraId="28FF2D8E" w14:textId="77777777" w:rsidR="005A141A" w:rsidRPr="00BD560F" w:rsidRDefault="005A141A" w:rsidP="005A141A">
      <w:pPr>
        <w:pStyle w:val="36"/>
        <w:framePr w:wrap="notBeside"/>
        <w:rPr>
          <w:rtl/>
        </w:rPr>
      </w:pPr>
      <w:r>
        <w:rPr>
          <w:rFonts w:hint="cs"/>
          <w:rtl/>
        </w:rPr>
        <w:t>דלר''מ:</w:t>
      </w:r>
    </w:p>
    <w:p w14:paraId="60835AA7" w14:textId="77777777" w:rsidR="005A141A" w:rsidRPr="00C35A2C" w:rsidRDefault="005A141A" w:rsidP="005A141A">
      <w:pPr>
        <w:rPr>
          <w:rFonts w:ascii="Fb Fontext" w:hAnsi="Fb Fontext"/>
          <w:rtl/>
        </w:rPr>
      </w:pPr>
      <w:r w:rsidRPr="00C35A2C">
        <w:rPr>
          <w:rFonts w:ascii="Fb Fontext" w:hAnsi="Fb Fontext"/>
          <w:sz w:val="32"/>
          <w:rtl/>
        </w:rPr>
        <w:t>מאתים אמה, כשתי קומות של אדם הראשון.</w:t>
      </w:r>
    </w:p>
    <w:p w14:paraId="2A39B01B" w14:textId="77777777" w:rsidR="005A141A" w:rsidRPr="00BD560F" w:rsidRDefault="005A141A" w:rsidP="005A141A">
      <w:pPr>
        <w:pStyle w:val="36"/>
        <w:framePr w:wrap="notBeside"/>
        <w:rPr>
          <w:rtl/>
        </w:rPr>
      </w:pPr>
      <w:r>
        <w:rPr>
          <w:rFonts w:hint="cs"/>
          <w:rtl/>
        </w:rPr>
        <w:t>ול</w:t>
      </w:r>
      <w:r w:rsidRPr="00BD560F">
        <w:rPr>
          <w:rtl/>
        </w:rPr>
        <w:t>ר"י</w:t>
      </w:r>
      <w:r>
        <w:rPr>
          <w:rFonts w:hint="cs"/>
          <w:rtl/>
        </w:rPr>
        <w:t>:</w:t>
      </w:r>
    </w:p>
    <w:p w14:paraId="0225C3D2" w14:textId="77777777" w:rsidR="005A141A" w:rsidRPr="00F315AC" w:rsidRDefault="005A141A" w:rsidP="005A141A">
      <w:pPr>
        <w:rPr>
          <w:rtl/>
        </w:rPr>
      </w:pPr>
      <w:r w:rsidRPr="00F315AC">
        <w:rPr>
          <w:rFonts w:ascii="Fb Fontext" w:hAnsi="Fb Fontext"/>
          <w:spacing w:val="2"/>
          <w:rtl/>
        </w:rPr>
        <w:t xml:space="preserve">מאה אמה, כנגד היכל וכתליו, </w:t>
      </w:r>
      <w:r w:rsidRPr="00F315AC">
        <w:rPr>
          <w:rStyle w:val="affff8"/>
          <w:spacing w:val="0"/>
          <w:sz w:val="30"/>
          <w:rtl/>
        </w:rPr>
        <w:t xml:space="preserve">בנותינו כזויות מחוטבות </w:t>
      </w:r>
      <w:r w:rsidRPr="00F315AC">
        <w:rPr>
          <w:rStyle w:val="affff8"/>
          <w:spacing w:val="0"/>
          <w:rtl/>
        </w:rPr>
        <w:t>תבנית היכ</w:t>
      </w:r>
      <w:r>
        <w:rPr>
          <w:rStyle w:val="affff8"/>
          <w:rFonts w:hint="cs"/>
          <w:rtl/>
        </w:rPr>
        <w:t>ל</w:t>
      </w:r>
    </w:p>
    <w:p w14:paraId="7DD5F1C1" w14:textId="77777777" w:rsidR="005A141A" w:rsidRPr="00BD560F" w:rsidRDefault="005A141A" w:rsidP="005A141A">
      <w:pPr>
        <w:pStyle w:val="36"/>
        <w:framePr w:wrap="notBeside"/>
        <w:rPr>
          <w:rtl/>
        </w:rPr>
      </w:pPr>
      <w:r w:rsidRPr="00BD560F">
        <w:rPr>
          <w:rFonts w:hint="cs"/>
          <w:rtl/>
        </w:rPr>
        <w:t>-</w:t>
      </w:r>
    </w:p>
    <w:p w14:paraId="13A8683D" w14:textId="77777777" w:rsidR="005A141A" w:rsidRPr="00BD560F" w:rsidRDefault="005A141A" w:rsidP="005A141A">
      <w:pPr>
        <w:spacing w:after="60"/>
        <w:rPr>
          <w:rFonts w:ascii="Fb Fontext" w:hAnsi="Fb Fontext" w:cs="Guttman Vilna"/>
          <w:b/>
          <w:bCs/>
          <w:rtl/>
        </w:rPr>
      </w:pPr>
      <w:r w:rsidRPr="00BD560F">
        <w:rPr>
          <w:rtl/>
        </w:rPr>
        <w:t xml:space="preserve">ר' יוחנן </w:t>
      </w:r>
      <w:r w:rsidRPr="00BD560F">
        <w:rPr>
          <w:rFonts w:hint="cs"/>
          <w:rtl/>
        </w:rPr>
        <w:t>–</w:t>
      </w:r>
      <w:r w:rsidRPr="00BD560F">
        <w:rPr>
          <w:rFonts w:ascii="Fb Fontext" w:hAnsi="Fb Fontext"/>
          <w:rtl/>
        </w:rPr>
        <w:t xml:space="preserve"> </w:t>
      </w:r>
      <w:r>
        <w:rPr>
          <w:rFonts w:ascii="Fb Fontext" w:hAnsi="Fb Fontext" w:hint="cs"/>
          <w:rtl/>
        </w:rPr>
        <w:t xml:space="preserve">דיבר על </w:t>
      </w:r>
      <w:r w:rsidRPr="00BD560F">
        <w:rPr>
          <w:rFonts w:ascii="Fb Fontext" w:hAnsi="Fb Fontext" w:hint="cs"/>
          <w:rtl/>
        </w:rPr>
        <w:t xml:space="preserve">חלונות </w:t>
      </w:r>
      <w:r>
        <w:rPr>
          <w:rFonts w:ascii="Fb Fontext" w:hAnsi="Fb Fontext" w:hint="cs"/>
          <w:rtl/>
        </w:rPr>
        <w:t>העשויים ל</w:t>
      </w:r>
      <w:r w:rsidRPr="00BD560F">
        <w:rPr>
          <w:rFonts w:ascii="Fb Fontext" w:hAnsi="Fb Fontext" w:hint="cs"/>
          <w:rtl/>
        </w:rPr>
        <w:t>אוויר</w:t>
      </w:r>
      <w:r w:rsidRPr="00BD560F">
        <w:rPr>
          <w:rFonts w:ascii="Fb Fontext" w:hAnsi="Fb Fontext"/>
          <w:rtl/>
        </w:rPr>
        <w:t>.</w:t>
      </w:r>
    </w:p>
    <w:p w14:paraId="3EB39E96" w14:textId="77777777" w:rsidR="005A141A" w:rsidRPr="00BD560F" w:rsidRDefault="005A141A" w:rsidP="005A141A">
      <w:pPr>
        <w:pStyle w:val="36"/>
        <w:framePr w:wrap="notBeside"/>
        <w:rPr>
          <w:rtl/>
        </w:rPr>
      </w:pPr>
      <w:r w:rsidRPr="00BD560F">
        <w:rPr>
          <w:rFonts w:hint="cs"/>
          <w:rtl/>
        </w:rPr>
        <w:t>רבה מרי''ו</w:t>
      </w:r>
      <w:r w:rsidRPr="00BD560F">
        <w:rPr>
          <w:rtl/>
        </w:rPr>
        <w:t>:</w:t>
      </w:r>
    </w:p>
    <w:p w14:paraId="0BD7C3B3" w14:textId="77777777" w:rsidR="005A141A" w:rsidRPr="00C35A2C" w:rsidRDefault="005A141A" w:rsidP="005A141A">
      <w:pPr>
        <w:rPr>
          <w:rFonts w:ascii="Fb Fontext" w:hAnsi="Fb Fontext"/>
          <w:rtl/>
        </w:rPr>
      </w:pPr>
      <w:r w:rsidRPr="00C35A2C">
        <w:rPr>
          <w:rFonts w:ascii="Fb Fontext" w:hAnsi="Fb Fontext"/>
          <w:sz w:val="32"/>
          <w:rtl/>
        </w:rPr>
        <w:t xml:space="preserve">עתיד  הקב"ה לעשות שבע חופות לכל צדיק וצדיק, </w:t>
      </w:r>
      <w:r w:rsidRPr="0059320D">
        <w:rPr>
          <w:rStyle w:val="affff8"/>
          <w:rtl/>
        </w:rPr>
        <w:t xml:space="preserve"> </w:t>
      </w:r>
      <w:r w:rsidRPr="00F10693">
        <w:rPr>
          <w:rtl/>
        </w:rPr>
        <w:t>'ו</w:t>
      </w:r>
      <w:r w:rsidRPr="0059320D">
        <w:rPr>
          <w:rStyle w:val="affff8"/>
          <w:rtl/>
        </w:rPr>
        <w:t>ברא ה</w:t>
      </w:r>
      <w:r w:rsidRPr="00F10693">
        <w:rPr>
          <w:rtl/>
        </w:rPr>
        <w:t xml:space="preserve">' </w:t>
      </w:r>
      <w:r w:rsidRPr="0059320D">
        <w:rPr>
          <w:rStyle w:val="affff8"/>
          <w:rtl/>
        </w:rPr>
        <w:t>על כל מכון הר ציון ועל מקראיה ענן יומם ועשן ונוגה אש להבה לילה כי על כל כבוד חופה, מלמד שכל אחד ואחד עושה לו  הקב"ה חופה לפי כבודו</w:t>
      </w:r>
      <w:r w:rsidRPr="00F10693">
        <w:rPr>
          <w:rtl/>
        </w:rPr>
        <w:t>'.</w:t>
      </w:r>
    </w:p>
    <w:p w14:paraId="6F7B7062" w14:textId="77777777" w:rsidR="005A141A" w:rsidRPr="00BD560F" w:rsidRDefault="005A141A" w:rsidP="005A141A">
      <w:pPr>
        <w:pStyle w:val="36"/>
        <w:framePr w:wrap="notBeside"/>
        <w:rPr>
          <w:rtl/>
        </w:rPr>
      </w:pPr>
      <w:r w:rsidRPr="00BD560F">
        <w:rPr>
          <w:rtl/>
        </w:rPr>
        <w:t>ר"ח:</w:t>
      </w:r>
    </w:p>
    <w:p w14:paraId="6D934EF1" w14:textId="77777777" w:rsidR="005A141A" w:rsidRPr="00C35A2C" w:rsidRDefault="005A141A" w:rsidP="005A141A">
      <w:pPr>
        <w:rPr>
          <w:rFonts w:ascii="Fb Fontext" w:hAnsi="Fb Fontext"/>
          <w:rtl/>
        </w:rPr>
      </w:pPr>
      <w:r w:rsidRPr="00BD560F">
        <w:rPr>
          <w:rFonts w:ascii="Fb Fontext" w:hAnsi="Fb Fontext"/>
          <w:b/>
          <w:bCs/>
          <w:rtl/>
        </w:rPr>
        <w:t>עשן בחופה</w:t>
      </w:r>
      <w:r w:rsidRPr="00C35A2C">
        <w:rPr>
          <w:rFonts w:ascii="Fb Fontext" w:hAnsi="Fb Fontext"/>
          <w:rtl/>
        </w:rPr>
        <w:t xml:space="preserve"> שכל מי שעיניו צרות בת"ח בעוה"ז, מתמלאות עיניו עשן לעוה"ב.</w:t>
      </w:r>
    </w:p>
    <w:p w14:paraId="474870C1" w14:textId="77777777" w:rsidR="005A141A" w:rsidRPr="00BD560F" w:rsidRDefault="005A141A" w:rsidP="005A141A">
      <w:pPr>
        <w:pStyle w:val="36"/>
        <w:framePr w:wrap="notBeside"/>
        <w:rPr>
          <w:rtl/>
        </w:rPr>
      </w:pPr>
      <w:r w:rsidRPr="00BD560F">
        <w:rPr>
          <w:rtl/>
        </w:rPr>
        <w:t>כר"ח:</w:t>
      </w:r>
    </w:p>
    <w:p w14:paraId="411A8A09" w14:textId="77777777" w:rsidR="005A141A" w:rsidRPr="00C35A2C" w:rsidRDefault="005A141A" w:rsidP="005A141A">
      <w:pPr>
        <w:rPr>
          <w:rtl/>
        </w:rPr>
      </w:pPr>
      <w:r w:rsidRPr="00BD560F">
        <w:rPr>
          <w:b/>
          <w:bCs/>
          <w:rtl/>
        </w:rPr>
        <w:t>אש בחופה</w:t>
      </w:r>
      <w:r w:rsidRPr="00C35A2C">
        <w:rPr>
          <w:rtl/>
        </w:rPr>
        <w:t xml:space="preserve"> מלמד שכל אחד ואחד נכוה מחופתו של חבירו, אוי לה לאותה בושה, אוי לה לאותה כלימה.</w:t>
      </w:r>
    </w:p>
    <w:p w14:paraId="322E40A8" w14:textId="77777777" w:rsidR="005A141A" w:rsidRPr="0081371E" w:rsidRDefault="005A141A" w:rsidP="005A141A">
      <w:pPr>
        <w:spacing w:after="60"/>
        <w:rPr>
          <w:rStyle w:val="afff8"/>
          <w:rtl/>
        </w:rPr>
      </w:pPr>
      <w:r w:rsidRPr="00BD560F">
        <w:rPr>
          <w:rStyle w:val="affffe"/>
          <w:rtl/>
        </w:rPr>
        <w:t>כיוצא בדבר אתה אומר:</w:t>
      </w:r>
      <w:r w:rsidRPr="0059320D">
        <w:rPr>
          <w:rStyle w:val="affff8"/>
          <w:rtl/>
        </w:rPr>
        <w:t xml:space="preserve"> </w:t>
      </w:r>
      <w:r w:rsidRPr="00F10693">
        <w:rPr>
          <w:rtl/>
        </w:rPr>
        <w:t>'ו</w:t>
      </w:r>
      <w:r w:rsidRPr="0059320D">
        <w:rPr>
          <w:rStyle w:val="affff8"/>
          <w:rtl/>
        </w:rPr>
        <w:t>נתתה מהודך עליו</w:t>
      </w:r>
      <w:r w:rsidRPr="00F10693">
        <w:rPr>
          <w:rtl/>
        </w:rPr>
        <w:t xml:space="preserve">' </w:t>
      </w:r>
      <w:r w:rsidRPr="00C35A2C">
        <w:rPr>
          <w:rFonts w:ascii="Fb Fontext" w:hAnsi="Fb Fontext"/>
          <w:rtl/>
        </w:rPr>
        <w:t>- ולא כל הודך, זקנים שבאותו הדור אמרו: פני משה כפני חמה, פני יהושע כפני לבנה, אוי לה לאותה בושה, אוי לה לאותה כלימה.</w:t>
      </w:r>
    </w:p>
    <w:p w14:paraId="33732827" w14:textId="77777777" w:rsidR="005A141A" w:rsidRPr="00BD560F" w:rsidRDefault="005A141A" w:rsidP="005A141A">
      <w:pPr>
        <w:pStyle w:val="36"/>
        <w:framePr w:wrap="notBeside"/>
        <w:rPr>
          <w:rtl/>
        </w:rPr>
      </w:pPr>
      <w:r w:rsidRPr="00BD560F">
        <w:rPr>
          <w:rtl/>
        </w:rPr>
        <w:t>רחבר"ח:</w:t>
      </w:r>
    </w:p>
    <w:p w14:paraId="63D81FB5" w14:textId="77777777" w:rsidR="005A141A" w:rsidRDefault="005A141A" w:rsidP="005A141A">
      <w:pPr>
        <w:rPr>
          <w:rStyle w:val="affff8"/>
          <w:spacing w:val="-2"/>
          <w:rtl/>
        </w:rPr>
      </w:pPr>
      <w:r w:rsidRPr="006765C4">
        <w:rPr>
          <w:rFonts w:ascii="Fb Fontext" w:hAnsi="Fb Fontext"/>
          <w:spacing w:val="-2"/>
          <w:rtl/>
        </w:rPr>
        <w:t>עשר חופות עשה הקב"ה לאדם הראשון בג"ע,</w:t>
      </w:r>
      <w:r w:rsidRPr="006765C4">
        <w:rPr>
          <w:rStyle w:val="affff8"/>
          <w:spacing w:val="-2"/>
          <w:rtl/>
        </w:rPr>
        <w:t xml:space="preserve"> </w:t>
      </w:r>
    </w:p>
    <w:p w14:paraId="75453DCA" w14:textId="77777777" w:rsidR="005A141A" w:rsidRPr="00BD560F" w:rsidRDefault="005A141A" w:rsidP="005A141A">
      <w:pPr>
        <w:rPr>
          <w:rStyle w:val="affff8"/>
          <w:rtl/>
        </w:rPr>
      </w:pPr>
      <w:r>
        <w:rPr>
          <w:rStyle w:val="affff8"/>
          <w:rFonts w:hint="cs"/>
          <w:spacing w:val="-2"/>
          <w:rtl/>
        </w:rPr>
        <w:t xml:space="preserve">- </w:t>
      </w:r>
      <w:r w:rsidRPr="00BD560F">
        <w:rPr>
          <w:rStyle w:val="affff8"/>
          <w:rtl/>
        </w:rPr>
        <w:t>'בעדן גן אלהים היית כל אבן יקרה וגו'.</w:t>
      </w:r>
    </w:p>
    <w:p w14:paraId="7C6062D1" w14:textId="77777777" w:rsidR="005A141A" w:rsidRPr="00BD560F" w:rsidRDefault="005A141A" w:rsidP="005A141A">
      <w:pPr>
        <w:pStyle w:val="36"/>
        <w:framePr w:wrap="notBeside"/>
        <w:rPr>
          <w:rtl/>
        </w:rPr>
      </w:pPr>
      <w:r w:rsidRPr="00BD560F">
        <w:rPr>
          <w:rtl/>
        </w:rPr>
        <w:t>מ"ז:</w:t>
      </w:r>
    </w:p>
    <w:p w14:paraId="18BBF69F" w14:textId="77777777" w:rsidR="005A141A" w:rsidRPr="00F315AC" w:rsidRDefault="005A141A" w:rsidP="005A141A">
      <w:pPr>
        <w:rPr>
          <w:rFonts w:ascii="Fb Fontext" w:hAnsi="Fb Fontext" w:cs="Guttman Vilna"/>
          <w:b/>
          <w:bCs/>
          <w:sz w:val="32"/>
          <w:rtl/>
        </w:rPr>
      </w:pPr>
      <w:r w:rsidRPr="00F315AC">
        <w:rPr>
          <w:rFonts w:ascii="Fb Fontext" w:hAnsi="Fb Fontext"/>
          <w:sz w:val="32"/>
          <w:rtl/>
        </w:rPr>
        <w:t xml:space="preserve">אחת עשרה </w:t>
      </w:r>
      <w:r w:rsidRPr="00F315AC">
        <w:rPr>
          <w:rFonts w:ascii="Fb Fontext" w:hAnsi="Fb Fontext" w:hint="cs"/>
          <w:sz w:val="32"/>
          <w:rtl/>
        </w:rPr>
        <w:t>ד</w:t>
      </w:r>
      <w:r w:rsidRPr="00F315AC">
        <w:rPr>
          <w:rFonts w:hint="cs"/>
          <w:rtl/>
        </w:rPr>
        <w:t>'</w:t>
      </w:r>
      <w:r w:rsidRPr="00F315AC">
        <w:rPr>
          <w:rtl/>
        </w:rPr>
        <w:t>כ</w:t>
      </w:r>
      <w:r w:rsidRPr="00F315AC">
        <w:rPr>
          <w:rStyle w:val="affff8"/>
          <w:spacing w:val="0"/>
          <w:rtl/>
        </w:rPr>
        <w:t>ל אבן יקרה</w:t>
      </w:r>
      <w:r w:rsidRPr="00F315AC">
        <w:rPr>
          <w:rFonts w:hint="cs"/>
          <w:rtl/>
        </w:rPr>
        <w:t>'</w:t>
      </w:r>
      <w:r w:rsidRPr="00F315AC">
        <w:rPr>
          <w:rtl/>
        </w:rPr>
        <w:t>.</w:t>
      </w:r>
      <w:r w:rsidRPr="00F315AC">
        <w:rPr>
          <w:rFonts w:hint="cs"/>
          <w:rtl/>
        </w:rPr>
        <w:t xml:space="preserve"> </w:t>
      </w:r>
      <w:r w:rsidRPr="00F315AC">
        <w:rPr>
          <w:rStyle w:val="affffe"/>
          <w:spacing w:val="0"/>
          <w:rtl/>
        </w:rPr>
        <w:t>רי"ו:</w:t>
      </w:r>
      <w:r w:rsidRPr="00F315AC">
        <w:rPr>
          <w:rStyle w:val="affffe"/>
          <w:rFonts w:hint="cs"/>
          <w:spacing w:val="0"/>
          <w:rtl/>
        </w:rPr>
        <w:t xml:space="preserve"> </w:t>
      </w:r>
      <w:r w:rsidRPr="00F315AC">
        <w:rPr>
          <w:rFonts w:ascii="Fb Fontext" w:hAnsi="Fb Fontext"/>
          <w:sz w:val="32"/>
          <w:rtl/>
        </w:rPr>
        <w:t xml:space="preserve">וגרוע שבכולן זהב, דחשיב </w:t>
      </w:r>
      <w:r w:rsidRPr="00F315AC">
        <w:rPr>
          <w:rFonts w:ascii="Fb Fontext" w:hAnsi="Fb Fontext" w:hint="cs"/>
          <w:sz w:val="32"/>
          <w:rtl/>
        </w:rPr>
        <w:t>ל</w:t>
      </w:r>
      <w:r w:rsidRPr="00F315AC">
        <w:rPr>
          <w:rFonts w:ascii="Fb Fontext" w:hAnsi="Fb Fontext"/>
          <w:sz w:val="32"/>
          <w:rtl/>
        </w:rPr>
        <w:t>בסוף.</w:t>
      </w:r>
    </w:p>
    <w:p w14:paraId="7DF0EDA0" w14:textId="77777777" w:rsidR="005A141A" w:rsidRPr="001B450D" w:rsidRDefault="005A141A" w:rsidP="005A141A">
      <w:pPr>
        <w:pStyle w:val="aff9"/>
        <w:rPr>
          <w:rtl/>
        </w:rPr>
      </w:pPr>
      <w:r w:rsidRPr="001B450D">
        <w:rPr>
          <w:rFonts w:hint="cs"/>
          <w:rtl/>
        </w:rPr>
        <w:t>***</w:t>
      </w:r>
    </w:p>
    <w:p w14:paraId="1ED9185A" w14:textId="77777777" w:rsidR="005A141A" w:rsidRPr="00BD560F" w:rsidRDefault="005A141A" w:rsidP="005A141A">
      <w:pPr>
        <w:pStyle w:val="36"/>
        <w:framePr w:wrap="notBeside"/>
        <w:rPr>
          <w:rtl/>
        </w:rPr>
      </w:pPr>
      <w:r w:rsidRPr="00BD560F">
        <w:rPr>
          <w:rtl/>
        </w:rPr>
        <w:t>ריא</w:t>
      </w:r>
      <w:r>
        <w:rPr>
          <w:rFonts w:hint="cs"/>
          <w:rtl/>
        </w:rPr>
        <w:t>"ר:</w:t>
      </w:r>
    </w:p>
    <w:p w14:paraId="0987E6AD" w14:textId="77777777" w:rsidR="005A141A" w:rsidRDefault="005A141A" w:rsidP="005A141A">
      <w:pPr>
        <w:rPr>
          <w:rtl/>
        </w:rPr>
      </w:pPr>
      <w:r w:rsidRPr="00F10693">
        <w:rPr>
          <w:rtl/>
        </w:rPr>
        <w:t>'מ</w:t>
      </w:r>
      <w:r w:rsidRPr="0008384F">
        <w:rPr>
          <w:rStyle w:val="affff8"/>
          <w:rtl/>
        </w:rPr>
        <w:t>לאכת תופיך ונקביך בך</w:t>
      </w:r>
      <w:r w:rsidRPr="00F10693">
        <w:rPr>
          <w:rtl/>
        </w:rPr>
        <w:t xml:space="preserve">' </w:t>
      </w:r>
    </w:p>
    <w:p w14:paraId="3DA9343E" w14:textId="77777777" w:rsidR="005A141A" w:rsidRPr="000E50F4" w:rsidRDefault="005A141A" w:rsidP="005A141A">
      <w:pPr>
        <w:rPr>
          <w:rStyle w:val="affffe"/>
          <w:spacing w:val="2"/>
          <w:rtl/>
        </w:rPr>
      </w:pPr>
      <w:r w:rsidRPr="000E50F4">
        <w:rPr>
          <w:rStyle w:val="affffe"/>
          <w:spacing w:val="2"/>
          <w:rtl/>
        </w:rPr>
        <w:t>א"ל הקב"ה לחירם מלך צור:</w:t>
      </w:r>
      <w:r w:rsidRPr="000E50F4">
        <w:rPr>
          <w:rFonts w:ascii="Fb Fontext" w:hAnsi="Fb Fontext"/>
          <w:spacing w:val="2"/>
          <w:sz w:val="32"/>
          <w:rtl/>
        </w:rPr>
        <w:t xml:space="preserve"> בך נסתכלתי, ובראתי נקבים נקבים באדם. </w:t>
      </w:r>
    </w:p>
    <w:p w14:paraId="1F460D9C" w14:textId="77777777" w:rsidR="005A141A" w:rsidRPr="00BD560F" w:rsidRDefault="005A141A" w:rsidP="005A141A">
      <w:pPr>
        <w:pStyle w:val="36"/>
        <w:framePr w:wrap="notBeside"/>
        <w:rPr>
          <w:rtl/>
        </w:rPr>
      </w:pPr>
      <w:r w:rsidRPr="00BD560F">
        <w:rPr>
          <w:rtl/>
        </w:rPr>
        <w:t>וא"ד ה"ק:</w:t>
      </w:r>
    </w:p>
    <w:p w14:paraId="5D84E067" w14:textId="77777777" w:rsidR="005A141A" w:rsidRPr="00C35A2C" w:rsidRDefault="005A141A" w:rsidP="005A141A">
      <w:pPr>
        <w:rPr>
          <w:rFonts w:ascii="Fb Fontext" w:hAnsi="Fb Fontext"/>
          <w:rtl/>
        </w:rPr>
      </w:pPr>
      <w:r w:rsidRPr="00C35A2C">
        <w:rPr>
          <w:rFonts w:ascii="Fb Fontext" w:hAnsi="Fb Fontext"/>
          <w:sz w:val="32"/>
          <w:rtl/>
        </w:rPr>
        <w:t>בך נסתכלתי, וקנסתי מיתה על אדם הראשון.</w:t>
      </w:r>
    </w:p>
    <w:p w14:paraId="4DA1BB3D" w14:textId="77777777" w:rsidR="005A141A" w:rsidRPr="001B450D" w:rsidRDefault="005A141A" w:rsidP="005A141A">
      <w:pPr>
        <w:pStyle w:val="aff9"/>
        <w:rPr>
          <w:rtl/>
        </w:rPr>
      </w:pPr>
      <w:r w:rsidRPr="001B450D">
        <w:rPr>
          <w:rFonts w:hint="cs"/>
          <w:rtl/>
        </w:rPr>
        <w:t>***</w:t>
      </w:r>
    </w:p>
    <w:p w14:paraId="5098FB9C" w14:textId="77777777" w:rsidR="005A141A" w:rsidRPr="00C35A2C" w:rsidRDefault="005A141A" w:rsidP="00982F98">
      <w:pPr>
        <w:pStyle w:val="affe"/>
        <w:framePr w:wrap="around"/>
        <w:rPr>
          <w:rtl/>
        </w:rPr>
      </w:pPr>
      <w:r w:rsidRPr="00C35A2C">
        <w:rPr>
          <w:rFonts w:hint="cs"/>
          <w:rtl/>
        </w:rPr>
        <w:t>עה:</w:t>
      </w:r>
    </w:p>
    <w:p w14:paraId="17F97175" w14:textId="77777777" w:rsidR="005A141A" w:rsidRPr="00BD560F" w:rsidRDefault="005A141A" w:rsidP="005A141A">
      <w:pPr>
        <w:pStyle w:val="36"/>
        <w:framePr w:wrap="notBeside"/>
        <w:rPr>
          <w:rtl/>
        </w:rPr>
      </w:pPr>
      <w:r w:rsidRPr="00BD560F">
        <w:rPr>
          <w:rtl/>
        </w:rPr>
        <w:t xml:space="preserve">רבה </w:t>
      </w:r>
      <w:r>
        <w:rPr>
          <w:rFonts w:hint="cs"/>
          <w:rtl/>
        </w:rPr>
        <w:t>מ</w:t>
      </w:r>
      <w:r w:rsidRPr="00BD560F">
        <w:rPr>
          <w:rtl/>
        </w:rPr>
        <w:t>רי"ו:</w:t>
      </w:r>
    </w:p>
    <w:p w14:paraId="57824A8D" w14:textId="77777777" w:rsidR="005A141A" w:rsidRPr="000E50F4" w:rsidRDefault="005A141A" w:rsidP="005A141A">
      <w:pPr>
        <w:rPr>
          <w:rFonts w:ascii="Fb Fontext" w:hAnsi="Fb Fontext"/>
          <w:spacing w:val="2"/>
          <w:rtl/>
        </w:rPr>
      </w:pPr>
      <w:r w:rsidRPr="000E50F4">
        <w:rPr>
          <w:spacing w:val="2"/>
          <w:rtl/>
        </w:rPr>
        <w:t>'ו</w:t>
      </w:r>
      <w:r w:rsidRPr="000E50F4">
        <w:rPr>
          <w:rStyle w:val="affff8"/>
          <w:spacing w:val="2"/>
          <w:rtl/>
        </w:rPr>
        <w:t>על מקראיה</w:t>
      </w:r>
      <w:r w:rsidRPr="000E50F4">
        <w:rPr>
          <w:spacing w:val="2"/>
          <w:rtl/>
        </w:rPr>
        <w:t xml:space="preserve">' </w:t>
      </w:r>
      <w:r w:rsidRPr="000E50F4">
        <w:rPr>
          <w:rFonts w:ascii="Fb Fontext" w:hAnsi="Fb Fontext"/>
          <w:spacing w:val="2"/>
          <w:rtl/>
        </w:rPr>
        <w:t xml:space="preserve">לא כירושלים של עוה"ז שכל הרוצה לעלות עולה, </w:t>
      </w:r>
    </w:p>
    <w:p w14:paraId="3C72F424" w14:textId="77777777" w:rsidR="005A141A" w:rsidRPr="00C35A2C" w:rsidRDefault="005A141A" w:rsidP="005A141A">
      <w:pPr>
        <w:rPr>
          <w:rFonts w:ascii="Fb Fontext" w:hAnsi="Fb Fontext" w:cs="Guttman Vilna"/>
          <w:b/>
          <w:bCs/>
          <w:rtl/>
        </w:rPr>
      </w:pPr>
      <w:r w:rsidRPr="00C35A2C">
        <w:rPr>
          <w:rFonts w:ascii="Fb Fontext" w:hAnsi="Fb Fontext"/>
          <w:rtl/>
        </w:rPr>
        <w:t>ירושלים של עוה"ב אין עולין אלא המזומנין לה.</w:t>
      </w:r>
    </w:p>
    <w:p w14:paraId="210CD8A7" w14:textId="77777777" w:rsidR="005A141A" w:rsidRPr="00BD560F" w:rsidRDefault="005A141A" w:rsidP="005A141A">
      <w:pPr>
        <w:pStyle w:val="36"/>
        <w:framePr w:wrap="notBeside"/>
        <w:rPr>
          <w:rtl/>
        </w:rPr>
      </w:pPr>
      <w:r w:rsidRPr="00BD560F">
        <w:rPr>
          <w:rtl/>
        </w:rPr>
        <w:t>רבה א"ר יוחנן:</w:t>
      </w:r>
    </w:p>
    <w:p w14:paraId="04E054C4" w14:textId="77777777" w:rsidR="005A141A" w:rsidRPr="00C35A2C" w:rsidRDefault="005A141A" w:rsidP="005A141A">
      <w:pPr>
        <w:spacing w:after="60"/>
        <w:rPr>
          <w:rFonts w:ascii="Fb Fontext" w:hAnsi="Fb Fontext"/>
          <w:rtl/>
        </w:rPr>
      </w:pPr>
      <w:r w:rsidRPr="00F10693">
        <w:rPr>
          <w:rtl/>
        </w:rPr>
        <w:t>'כ</w:t>
      </w:r>
      <w:r w:rsidRPr="0059320D">
        <w:rPr>
          <w:rStyle w:val="affff8"/>
          <w:rtl/>
        </w:rPr>
        <w:t>ל הנקרא בשמי ולכבודי בראתיו יצרתיו אף עשיתיו</w:t>
      </w:r>
      <w:r w:rsidRPr="00F10693">
        <w:rPr>
          <w:rtl/>
        </w:rPr>
        <w:t>'.</w:t>
      </w:r>
      <w:r w:rsidRPr="00C35A2C">
        <w:rPr>
          <w:rFonts w:ascii="Fb Fontext" w:hAnsi="Fb Fontext"/>
          <w:sz w:val="32"/>
          <w:rtl/>
        </w:rPr>
        <w:t xml:space="preserve"> עתידין צדיקים שנקראין על שמו של הקב"ה,</w:t>
      </w:r>
    </w:p>
    <w:p w14:paraId="2D208B5E" w14:textId="77777777" w:rsidR="005A141A" w:rsidRPr="00BD560F" w:rsidRDefault="005A141A" w:rsidP="005A141A">
      <w:pPr>
        <w:pStyle w:val="36"/>
        <w:framePr w:wrap="notBeside"/>
        <w:rPr>
          <w:rtl/>
        </w:rPr>
      </w:pPr>
      <w:r w:rsidRPr="00BD560F">
        <w:rPr>
          <w:rtl/>
        </w:rPr>
        <w:lastRenderedPageBreak/>
        <w:t>רב"נ מרי"ו:</w:t>
      </w:r>
    </w:p>
    <w:p w14:paraId="548F5669" w14:textId="77777777" w:rsidR="005A141A" w:rsidRPr="00C35A2C" w:rsidRDefault="005A141A" w:rsidP="005A141A">
      <w:pPr>
        <w:rPr>
          <w:rFonts w:ascii="Fb Fontext" w:hAnsi="Fb Fontext"/>
          <w:rtl/>
        </w:rPr>
      </w:pPr>
      <w:r w:rsidRPr="00C35A2C">
        <w:rPr>
          <w:rFonts w:ascii="Fb Fontext" w:hAnsi="Fb Fontext"/>
          <w:rtl/>
        </w:rPr>
        <w:t>ג</w:t>
      </w:r>
      <w:r w:rsidRPr="00F10693">
        <w:rPr>
          <w:rtl/>
        </w:rPr>
        <w:t xml:space="preserve">' </w:t>
      </w:r>
      <w:r w:rsidRPr="00C35A2C">
        <w:rPr>
          <w:rFonts w:ascii="Fb Fontext" w:hAnsi="Fb Fontext"/>
          <w:rtl/>
        </w:rPr>
        <w:t xml:space="preserve">נקראו על שמו של הקב"ה, </w:t>
      </w:r>
      <w:r w:rsidRPr="000E50F4">
        <w:rPr>
          <w:rStyle w:val="affffe"/>
          <w:rtl/>
        </w:rPr>
        <w:t>ואלו הן:</w:t>
      </w:r>
      <w:r w:rsidRPr="00C35A2C">
        <w:rPr>
          <w:rFonts w:ascii="Fb Fontext" w:hAnsi="Fb Fontext"/>
          <w:rtl/>
        </w:rPr>
        <w:t xml:space="preserve"> צדיקים, ומשיח, וירושלים.</w:t>
      </w:r>
    </w:p>
    <w:p w14:paraId="19F2DC01" w14:textId="77777777" w:rsidR="005A141A" w:rsidRPr="00C35A2C" w:rsidRDefault="005A141A" w:rsidP="005A141A">
      <w:pPr>
        <w:rPr>
          <w:rFonts w:ascii="Fb Fontext" w:hAnsi="Fb Fontext" w:cs="Guttman Vilna"/>
          <w:b/>
          <w:bCs/>
          <w:sz w:val="32"/>
          <w:rtl/>
        </w:rPr>
      </w:pPr>
      <w:r w:rsidRPr="00C35A2C">
        <w:rPr>
          <w:rStyle w:val="afff8"/>
          <w:rtl/>
        </w:rPr>
        <w:t>צדיקים</w:t>
      </w:r>
      <w:r w:rsidRPr="00C35A2C">
        <w:rPr>
          <w:rFonts w:ascii="Fb Fontext" w:hAnsi="Fb Fontext"/>
          <w:sz w:val="32"/>
          <w:rtl/>
        </w:rPr>
        <w:t>, הא דאמרן.</w:t>
      </w:r>
    </w:p>
    <w:p w14:paraId="14EECE62" w14:textId="77777777" w:rsidR="005A141A" w:rsidRPr="00C35A2C" w:rsidRDefault="005A141A" w:rsidP="005A141A">
      <w:pPr>
        <w:rPr>
          <w:rFonts w:ascii="Fb Fontext" w:hAnsi="Fb Fontext" w:cs="Guttman Vilna"/>
          <w:b/>
          <w:bCs/>
          <w:sz w:val="32"/>
          <w:rtl/>
        </w:rPr>
      </w:pPr>
      <w:r w:rsidRPr="00C35A2C">
        <w:rPr>
          <w:rStyle w:val="afff8"/>
          <w:rtl/>
        </w:rPr>
        <w:t>משיח</w:t>
      </w:r>
      <w:r w:rsidRPr="00C35A2C">
        <w:rPr>
          <w:rFonts w:ascii="Fb Fontext" w:hAnsi="Fb Fontext"/>
          <w:sz w:val="32"/>
          <w:rtl/>
        </w:rPr>
        <w:t>,</w:t>
      </w:r>
      <w:r w:rsidRPr="0059320D">
        <w:rPr>
          <w:rStyle w:val="affff8"/>
          <w:rtl/>
        </w:rPr>
        <w:t xml:space="preserve"> </w:t>
      </w:r>
      <w:r w:rsidRPr="00F10693">
        <w:rPr>
          <w:rtl/>
        </w:rPr>
        <w:t>'ו</w:t>
      </w:r>
      <w:r w:rsidRPr="008C78EF">
        <w:rPr>
          <w:rStyle w:val="affff8"/>
          <w:rtl/>
        </w:rPr>
        <w:t>זה שמו אשר יקראו ה</w:t>
      </w:r>
      <w:r w:rsidRPr="00F10693">
        <w:rPr>
          <w:rtl/>
        </w:rPr>
        <w:t xml:space="preserve">' </w:t>
      </w:r>
      <w:r w:rsidRPr="008C78EF">
        <w:rPr>
          <w:rStyle w:val="affff8"/>
          <w:rtl/>
        </w:rPr>
        <w:t>צדקנו</w:t>
      </w:r>
      <w:r w:rsidRPr="00F10693">
        <w:rPr>
          <w:rtl/>
        </w:rPr>
        <w:t>'.</w:t>
      </w:r>
    </w:p>
    <w:p w14:paraId="28704C09" w14:textId="77777777" w:rsidR="005A141A" w:rsidRPr="00C35A2C" w:rsidRDefault="005A141A" w:rsidP="005A141A">
      <w:pPr>
        <w:spacing w:after="60"/>
        <w:rPr>
          <w:rFonts w:ascii="Fb Fontext" w:hAnsi="Fb Fontext" w:cs="Guttman Vilna"/>
          <w:b/>
          <w:bCs/>
          <w:rtl/>
        </w:rPr>
      </w:pPr>
      <w:r w:rsidRPr="00C35A2C">
        <w:rPr>
          <w:rStyle w:val="afff8"/>
          <w:rtl/>
        </w:rPr>
        <w:t>ירושלים</w:t>
      </w:r>
      <w:r w:rsidRPr="00C35A2C">
        <w:rPr>
          <w:rFonts w:ascii="Fb Fontext" w:hAnsi="Fb Fontext"/>
          <w:rtl/>
        </w:rPr>
        <w:t>,</w:t>
      </w:r>
      <w:r w:rsidRPr="0059320D">
        <w:rPr>
          <w:rStyle w:val="affff8"/>
          <w:rtl/>
        </w:rPr>
        <w:t xml:space="preserve"> </w:t>
      </w:r>
      <w:r w:rsidRPr="00F10693">
        <w:rPr>
          <w:rtl/>
        </w:rPr>
        <w:t>'ס</w:t>
      </w:r>
      <w:r w:rsidRPr="0059320D">
        <w:rPr>
          <w:rStyle w:val="affff8"/>
          <w:rtl/>
        </w:rPr>
        <w:t>ביב שמונה עשר אלף ושם העיר מיום ה</w:t>
      </w:r>
      <w:r w:rsidRPr="00F10693">
        <w:rPr>
          <w:rtl/>
        </w:rPr>
        <w:t xml:space="preserve">' </w:t>
      </w:r>
      <w:r w:rsidRPr="0059320D">
        <w:rPr>
          <w:rStyle w:val="affff8"/>
          <w:rtl/>
        </w:rPr>
        <w:t>שמה אל תקרי שמה אלא שמה</w:t>
      </w:r>
      <w:r w:rsidRPr="00C35A2C">
        <w:rPr>
          <w:rFonts w:ascii="Fb Fontext" w:hAnsi="Fb Fontext"/>
          <w:rtl/>
        </w:rPr>
        <w:t>.</w:t>
      </w:r>
    </w:p>
    <w:p w14:paraId="7721C537" w14:textId="77777777" w:rsidR="005A141A" w:rsidRPr="00BD560F" w:rsidRDefault="005A141A" w:rsidP="005A141A">
      <w:pPr>
        <w:pStyle w:val="36"/>
        <w:framePr w:wrap="notBeside"/>
        <w:rPr>
          <w:rtl/>
        </w:rPr>
      </w:pPr>
      <w:r w:rsidRPr="00BD560F">
        <w:rPr>
          <w:rtl/>
        </w:rPr>
        <w:t>א"ר אלעזר:</w:t>
      </w:r>
    </w:p>
    <w:p w14:paraId="6597C7EA" w14:textId="77777777" w:rsidR="005A141A" w:rsidRPr="000E50F4" w:rsidRDefault="005A141A" w:rsidP="005A141A">
      <w:pPr>
        <w:rPr>
          <w:rFonts w:ascii="Fb Fontext" w:hAnsi="Fb Fontext"/>
          <w:spacing w:val="-2"/>
          <w:rtl/>
        </w:rPr>
      </w:pPr>
      <w:r w:rsidRPr="000E50F4">
        <w:rPr>
          <w:rFonts w:ascii="Fb Fontext" w:hAnsi="Fb Fontext"/>
          <w:spacing w:val="-2"/>
          <w:sz w:val="32"/>
          <w:rtl/>
        </w:rPr>
        <w:t>עתידין צדיקים שאומרים לפניהן קדוש, כדרך שאומרים לפני הקב"ה,</w:t>
      </w:r>
    </w:p>
    <w:p w14:paraId="0ADD3C72" w14:textId="77777777" w:rsidR="005A141A" w:rsidRPr="00C35A2C" w:rsidRDefault="005A141A" w:rsidP="005A141A">
      <w:pPr>
        <w:pStyle w:val="affff7"/>
        <w:spacing w:after="60"/>
        <w:rPr>
          <w:rFonts w:cs="Guttman Vilna"/>
          <w:b/>
          <w:bCs/>
          <w:rtl/>
        </w:rPr>
      </w:pPr>
      <w:r w:rsidRPr="00F10693">
        <w:rPr>
          <w:rtl/>
        </w:rPr>
        <w:t>'ו</w:t>
      </w:r>
      <w:r w:rsidRPr="00C35A2C">
        <w:rPr>
          <w:rtl/>
        </w:rPr>
        <w:t>היה הנשאר בציון והנותר בירושלים קדוש יאמר לו</w:t>
      </w:r>
      <w:r w:rsidRPr="00F10693">
        <w:rPr>
          <w:rtl/>
        </w:rPr>
        <w:t>'.</w:t>
      </w:r>
    </w:p>
    <w:p w14:paraId="64648C1F" w14:textId="77777777" w:rsidR="005A141A" w:rsidRPr="00BD560F" w:rsidRDefault="005A141A" w:rsidP="005A141A">
      <w:pPr>
        <w:pStyle w:val="36"/>
        <w:framePr w:wrap="notBeside"/>
        <w:rPr>
          <w:rtl/>
        </w:rPr>
      </w:pPr>
      <w:r w:rsidRPr="00BD560F">
        <w:rPr>
          <w:rFonts w:hint="cs"/>
          <w:rtl/>
        </w:rPr>
        <w:t>רבה מרי</w:t>
      </w:r>
      <w:r w:rsidRPr="00BD560F">
        <w:rPr>
          <w:rtl/>
        </w:rPr>
        <w:t>"</w:t>
      </w:r>
      <w:r w:rsidRPr="00BD560F">
        <w:rPr>
          <w:rFonts w:hint="cs"/>
          <w:rtl/>
        </w:rPr>
        <w:t>ו</w:t>
      </w:r>
      <w:r w:rsidRPr="00BD560F">
        <w:rPr>
          <w:rtl/>
        </w:rPr>
        <w:t>:</w:t>
      </w:r>
    </w:p>
    <w:p w14:paraId="00606FA3" w14:textId="77777777" w:rsidR="005A141A" w:rsidRDefault="005A141A" w:rsidP="005A141A">
      <w:pPr>
        <w:rPr>
          <w:rFonts w:ascii="Fb Fontext" w:hAnsi="Fb Fontext"/>
          <w:rtl/>
        </w:rPr>
      </w:pPr>
      <w:r w:rsidRPr="00C35A2C">
        <w:rPr>
          <w:rFonts w:ascii="Fb Fontext" w:hAnsi="Fb Fontext"/>
          <w:sz w:val="32"/>
          <w:rtl/>
        </w:rPr>
        <w:t>עתיד  הקב"ה להגביה את ירושלים ג</w:t>
      </w:r>
      <w:r w:rsidRPr="00F10693">
        <w:rPr>
          <w:rtl/>
        </w:rPr>
        <w:t xml:space="preserve">' </w:t>
      </w:r>
      <w:r w:rsidRPr="00C35A2C">
        <w:rPr>
          <w:rFonts w:ascii="Fb Fontext" w:hAnsi="Fb Fontext"/>
          <w:sz w:val="32"/>
          <w:rtl/>
        </w:rPr>
        <w:t>פרסאות למעלה,</w:t>
      </w:r>
      <w:r w:rsidRPr="0059320D">
        <w:rPr>
          <w:rStyle w:val="affff8"/>
          <w:rtl/>
        </w:rPr>
        <w:t xml:space="preserve"> </w:t>
      </w:r>
      <w:r>
        <w:rPr>
          <w:rStyle w:val="affff8"/>
          <w:rFonts w:hint="cs"/>
          <w:rtl/>
        </w:rPr>
        <w:t xml:space="preserve">- </w:t>
      </w:r>
      <w:r w:rsidRPr="00F10693">
        <w:rPr>
          <w:rtl/>
        </w:rPr>
        <w:t>'ו</w:t>
      </w:r>
      <w:r w:rsidRPr="0059320D">
        <w:rPr>
          <w:rStyle w:val="affff8"/>
          <w:rtl/>
        </w:rPr>
        <w:t>ראמה וישבה תחתיה</w:t>
      </w:r>
      <w:r w:rsidRPr="00F10693">
        <w:rPr>
          <w:rtl/>
        </w:rPr>
        <w:t>',</w:t>
      </w:r>
      <w:r w:rsidRPr="00C35A2C">
        <w:rPr>
          <w:rFonts w:ascii="Fb Fontext" w:hAnsi="Fb Fontext"/>
          <w:sz w:val="32"/>
          <w:rtl/>
        </w:rPr>
        <w:t xml:space="preserve"> והיינו </w:t>
      </w:r>
      <w:r w:rsidRPr="000E50F4">
        <w:rPr>
          <w:rStyle w:val="affff8"/>
          <w:rtl/>
        </w:rPr>
        <w:t>כתחתיה.</w:t>
      </w:r>
      <w:r>
        <w:rPr>
          <w:rFonts w:ascii="Fb Fontext" w:hAnsi="Fb Fontext" w:hint="cs"/>
          <w:sz w:val="32"/>
          <w:rtl/>
        </w:rPr>
        <w:t xml:space="preserve"> </w:t>
      </w:r>
      <w:r w:rsidRPr="00C35A2C">
        <w:rPr>
          <w:rFonts w:ascii="Fb Fontext" w:hAnsi="Fb Fontext"/>
          <w:rtl/>
        </w:rPr>
        <w:t>ג</w:t>
      </w:r>
      <w:r w:rsidRPr="00F10693">
        <w:rPr>
          <w:rtl/>
        </w:rPr>
        <w:t xml:space="preserve">' </w:t>
      </w:r>
      <w:r w:rsidRPr="00C35A2C">
        <w:rPr>
          <w:rFonts w:ascii="Fb Fontext" w:hAnsi="Fb Fontext"/>
          <w:rtl/>
        </w:rPr>
        <w:t xml:space="preserve">פרסי </w:t>
      </w:r>
      <w:r>
        <w:rPr>
          <w:rFonts w:ascii="Fb Fontext" w:hAnsi="Fb Fontext" w:hint="cs"/>
          <w:rtl/>
        </w:rPr>
        <w:t xml:space="preserve">היא </w:t>
      </w:r>
    </w:p>
    <w:p w14:paraId="0EA762AF" w14:textId="77777777" w:rsidR="005A141A" w:rsidRPr="00C35A2C" w:rsidRDefault="005A141A" w:rsidP="005A141A">
      <w:pPr>
        <w:rPr>
          <w:rFonts w:ascii="Fb Fontext" w:hAnsi="Fb Fontext"/>
          <w:rtl/>
        </w:rPr>
      </w:pPr>
      <w:r w:rsidRPr="00BD560F">
        <w:rPr>
          <w:rStyle w:val="affffe"/>
          <w:rtl/>
        </w:rPr>
        <w:t>כדרבה מההוא סבא:</w:t>
      </w:r>
      <w:r w:rsidRPr="00C35A2C">
        <w:rPr>
          <w:rFonts w:ascii="Fb Fontext" w:hAnsi="Fb Fontext"/>
          <w:rtl/>
        </w:rPr>
        <w:t xml:space="preserve"> לדידי חזי ירושלים קמייתא, וג</w:t>
      </w:r>
      <w:r w:rsidRPr="00F10693">
        <w:rPr>
          <w:rtl/>
        </w:rPr>
        <w:t xml:space="preserve">' </w:t>
      </w:r>
      <w:r w:rsidRPr="00C35A2C">
        <w:rPr>
          <w:rFonts w:ascii="Fb Fontext" w:hAnsi="Fb Fontext"/>
          <w:rtl/>
        </w:rPr>
        <w:t>פרסי היא</w:t>
      </w:r>
    </w:p>
    <w:p w14:paraId="46819C55" w14:textId="77777777" w:rsidR="005A141A" w:rsidRPr="000E50F4" w:rsidRDefault="005A141A" w:rsidP="005A141A">
      <w:pPr>
        <w:rPr>
          <w:rFonts w:ascii="Fb Fontext" w:hAnsi="Fb Fontext"/>
          <w:sz w:val="20"/>
          <w:szCs w:val="16"/>
          <w:rtl/>
        </w:rPr>
      </w:pPr>
      <w:r w:rsidRPr="000E50F4">
        <w:rPr>
          <w:rStyle w:val="affffe"/>
          <w:spacing w:val="0"/>
          <w:rtl/>
        </w:rPr>
        <w:t>שמא תאמר:</w:t>
      </w:r>
      <w:r w:rsidRPr="000E50F4">
        <w:rPr>
          <w:rFonts w:ascii="Fb Fontext" w:hAnsi="Fb Fontext"/>
          <w:rtl/>
        </w:rPr>
        <w:t xml:space="preserve"> יש צער לעלות</w:t>
      </w:r>
      <w:r w:rsidRPr="000E50F4">
        <w:rPr>
          <w:rStyle w:val="affff8"/>
          <w:spacing w:val="0"/>
          <w:rtl/>
        </w:rPr>
        <w:t xml:space="preserve"> </w:t>
      </w:r>
      <w:r w:rsidRPr="000E50F4">
        <w:rPr>
          <w:sz w:val="20"/>
          <w:szCs w:val="16"/>
          <w:rtl/>
        </w:rPr>
        <w:t>'מ</w:t>
      </w:r>
      <w:r w:rsidRPr="000E50F4">
        <w:rPr>
          <w:rStyle w:val="affff8"/>
          <w:spacing w:val="0"/>
          <w:sz w:val="30"/>
          <w:rtl/>
        </w:rPr>
        <w:t>י אלה כעב תעופינה וכיונים אל ארובותיהם</w:t>
      </w:r>
      <w:r w:rsidRPr="000E50F4">
        <w:rPr>
          <w:sz w:val="20"/>
          <w:szCs w:val="16"/>
          <w:rtl/>
        </w:rPr>
        <w:t>'.</w:t>
      </w:r>
    </w:p>
    <w:p w14:paraId="75573908" w14:textId="77777777" w:rsidR="005A141A" w:rsidRPr="00BD560F" w:rsidRDefault="005A141A" w:rsidP="005A141A">
      <w:pPr>
        <w:pStyle w:val="36"/>
        <w:framePr w:wrap="notBeside"/>
        <w:rPr>
          <w:rtl/>
        </w:rPr>
      </w:pPr>
      <w:r w:rsidRPr="00BD560F">
        <w:rPr>
          <w:rFonts w:hint="cs"/>
          <w:rtl/>
        </w:rPr>
        <w:t>ר''פ</w:t>
      </w:r>
      <w:r w:rsidRPr="00BD560F">
        <w:rPr>
          <w:rtl/>
        </w:rPr>
        <w:t>, ש"מ:</w:t>
      </w:r>
    </w:p>
    <w:p w14:paraId="2E33D740" w14:textId="77777777" w:rsidR="005A141A" w:rsidRPr="00C35A2C" w:rsidRDefault="005A141A" w:rsidP="005A141A">
      <w:pPr>
        <w:spacing w:after="60"/>
        <w:rPr>
          <w:rFonts w:ascii="Fb Fontext" w:hAnsi="Fb Fontext" w:cs="Guttman Vilna"/>
          <w:b/>
          <w:bCs/>
          <w:rtl/>
        </w:rPr>
      </w:pPr>
      <w:r>
        <w:rPr>
          <w:rFonts w:ascii="Fb Fontext" w:hAnsi="Fb Fontext" w:hint="cs"/>
          <w:rtl/>
        </w:rPr>
        <w:t xml:space="preserve">ענן </w:t>
      </w:r>
      <w:r>
        <w:rPr>
          <w:rFonts w:ascii="Fb Fontext" w:hAnsi="Fb Fontext" w:cs="BA Vilna Medium"/>
          <w:rtl/>
        </w:rPr>
        <w:t>–</w:t>
      </w:r>
      <w:r>
        <w:rPr>
          <w:rFonts w:ascii="Fb Fontext" w:hAnsi="Fb Fontext" w:hint="cs"/>
          <w:rtl/>
        </w:rPr>
        <w:t xml:space="preserve"> ג' פסראות הוא מע''ג הקרקע.</w:t>
      </w:r>
    </w:p>
    <w:p w14:paraId="15D58918" w14:textId="77777777" w:rsidR="005A141A" w:rsidRPr="00BD560F" w:rsidRDefault="005A141A" w:rsidP="005A141A">
      <w:pPr>
        <w:pStyle w:val="36"/>
        <w:framePr w:wrap="notBeside"/>
        <w:rPr>
          <w:rtl/>
        </w:rPr>
      </w:pPr>
      <w:r w:rsidRPr="00BD560F">
        <w:rPr>
          <w:rtl/>
        </w:rPr>
        <w:t>רחב"פ:</w:t>
      </w:r>
    </w:p>
    <w:p w14:paraId="3BF92533" w14:textId="77777777" w:rsidR="005A141A" w:rsidRDefault="005A141A" w:rsidP="005A141A">
      <w:pPr>
        <w:rPr>
          <w:rStyle w:val="affffe"/>
          <w:rtl/>
        </w:rPr>
      </w:pPr>
      <w:r w:rsidRPr="00C35A2C">
        <w:rPr>
          <w:rFonts w:ascii="Fb Fontext" w:hAnsi="Fb Fontext"/>
          <w:rtl/>
        </w:rPr>
        <w:t xml:space="preserve">בקש  הקב"ה לתת את ירושלים במדה, </w:t>
      </w:r>
      <w:r w:rsidRPr="000E50F4">
        <w:rPr>
          <w:sz w:val="20"/>
          <w:szCs w:val="16"/>
          <w:rtl/>
        </w:rPr>
        <w:t>'ו</w:t>
      </w:r>
      <w:r w:rsidRPr="000E50F4">
        <w:rPr>
          <w:rStyle w:val="affff8"/>
          <w:sz w:val="30"/>
          <w:rtl/>
        </w:rPr>
        <w:t>אומר אנה אתה הולך ויאמר אלי למוד את ירושלים לראות כמה רחבה וכמה ארכה,</w:t>
      </w:r>
      <w:r w:rsidRPr="000E50F4">
        <w:rPr>
          <w:rFonts w:ascii="Fb Fontext" w:hAnsi="Fb Fontext"/>
          <w:sz w:val="20"/>
          <w:szCs w:val="16"/>
          <w:rtl/>
        </w:rPr>
        <w:t xml:space="preserve"> </w:t>
      </w:r>
    </w:p>
    <w:p w14:paraId="6014FA4E" w14:textId="77777777" w:rsidR="005A141A" w:rsidRPr="00C35A2C" w:rsidRDefault="005A141A" w:rsidP="005A141A">
      <w:pPr>
        <w:spacing w:after="60"/>
        <w:rPr>
          <w:rFonts w:ascii="Fb Fontext" w:hAnsi="Fb Fontext" w:cs="Guttman Vilna"/>
          <w:b/>
          <w:bCs/>
          <w:rtl/>
        </w:rPr>
      </w:pPr>
      <w:r w:rsidRPr="00BD560F">
        <w:rPr>
          <w:rStyle w:val="affffe"/>
          <w:rtl/>
        </w:rPr>
        <w:t>אמרו מלאכי השרת לפני הקב"ה:</w:t>
      </w:r>
      <w:r>
        <w:rPr>
          <w:rFonts w:ascii="Fb Fontext" w:hAnsi="Fb Fontext"/>
          <w:rtl/>
        </w:rPr>
        <w:t xml:space="preserve"> </w:t>
      </w:r>
      <w:r>
        <w:rPr>
          <w:rStyle w:val="affffe"/>
          <w:rFonts w:ascii="Fb Fontext" w:hAnsi="Fb Fontext"/>
          <w:rtl/>
          <w:rPrChange w:id="9328" w:author="מנוע אמוראים" w:date="2026-10-05T16:41:09Z">
            <w:rPr>
              <w:rFonts w:ascii="Fb Fontext" w:hAnsi="Fb Fontext"/>
              <w:rtl/>
            </w:rPr>
          </w:rPrChange>
        </w:rPr>
        <w:t xml:space="preserve">רבש"ע</w:t>
      </w:r>
      <w:r>
        <w:rPr>
          <w:rFonts w:ascii="Fb Fontext" w:hAnsi="Fb Fontext"/>
          <w:rtl/>
        </w:rPr>
        <w:t xml:space="preserve">, הרבה כרכים בראת בעולמך של אומות העולם - ולא נתת מדת ארכן ומדת רחבן, ירושלים ששמך בתוכה ומקדשך בתוכה וצדיקים בתוכה - אתה נותן בה מדה! </w:t>
      </w:r>
      <w:r>
        <w:rPr>
          <w:rFonts w:ascii="Fb Fontext" w:hAnsi="Fb Fontext" w:hint="cs"/>
          <w:rtl/>
        </w:rPr>
        <w:t xml:space="preserve">- </w:t>
      </w:r>
      <w:r w:rsidRPr="00C35A2C">
        <w:rPr>
          <w:rFonts w:ascii="Fb Fontext" w:hAnsi="Fb Fontext"/>
          <w:rtl/>
        </w:rPr>
        <w:t>מיד:</w:t>
      </w:r>
      <w:r w:rsidRPr="0059320D">
        <w:rPr>
          <w:rStyle w:val="affff8"/>
          <w:rtl/>
        </w:rPr>
        <w:t xml:space="preserve"> </w:t>
      </w:r>
      <w:r w:rsidRPr="00F10693">
        <w:rPr>
          <w:rtl/>
        </w:rPr>
        <w:t>'ו</w:t>
      </w:r>
      <w:r w:rsidRPr="0059320D">
        <w:rPr>
          <w:rStyle w:val="affff8"/>
          <w:rtl/>
        </w:rPr>
        <w:t>יאמר אליו רוץ דבר אל הנער הלז לאמר פרזות תשב ירושלם מרוב אדם ובהמה בתוכה</w:t>
      </w:r>
      <w:r w:rsidRPr="00F10693">
        <w:rPr>
          <w:rtl/>
        </w:rPr>
        <w:t>'.</w:t>
      </w:r>
    </w:p>
    <w:p w14:paraId="1FD367F1" w14:textId="77777777" w:rsidR="005A141A" w:rsidRPr="00BD560F" w:rsidRDefault="005A141A" w:rsidP="005A141A">
      <w:pPr>
        <w:pStyle w:val="36"/>
        <w:framePr w:wrap="notBeside"/>
        <w:rPr>
          <w:rtl/>
        </w:rPr>
      </w:pPr>
      <w:r w:rsidRPr="00BD560F">
        <w:rPr>
          <w:rtl/>
        </w:rPr>
        <w:t>ר"ל:</w:t>
      </w:r>
    </w:p>
    <w:p w14:paraId="0C4747B8" w14:textId="77777777" w:rsidR="005A141A" w:rsidRDefault="005A141A" w:rsidP="005A141A">
      <w:pPr>
        <w:rPr>
          <w:rFonts w:ascii="Fb Fontext" w:hAnsi="Fb Fontext"/>
          <w:sz w:val="32"/>
          <w:rtl/>
        </w:rPr>
      </w:pPr>
      <w:r w:rsidRPr="00C35A2C">
        <w:rPr>
          <w:rFonts w:ascii="Fb Fontext" w:hAnsi="Fb Fontext"/>
          <w:sz w:val="32"/>
          <w:rtl/>
        </w:rPr>
        <w:t>עתיד  הקב"ה להוסיף על ירושלם</w:t>
      </w:r>
    </w:p>
    <w:p w14:paraId="2597160B" w14:textId="77777777" w:rsidR="005A141A" w:rsidRDefault="005A141A" w:rsidP="005A141A">
      <w:pPr>
        <w:rPr>
          <w:rFonts w:ascii="Fb Fontext" w:hAnsi="Fb Fontext"/>
          <w:rtl/>
        </w:rPr>
      </w:pPr>
      <w:r w:rsidRPr="00C35A2C">
        <w:rPr>
          <w:rFonts w:ascii="Fb Fontext" w:hAnsi="Fb Fontext"/>
          <w:rtl/>
        </w:rPr>
        <w:t>אלף טפ"ף גינואות, אלף קפ"ל מגדלים, אלף ליצו"י בירניות</w:t>
      </w:r>
      <w:r>
        <w:rPr>
          <w:rFonts w:ascii="Fb Fontext" w:hAnsi="Fb Fontext" w:hint="cs"/>
          <w:rtl/>
        </w:rPr>
        <w:t xml:space="preserve"> </w:t>
      </w:r>
      <w:r w:rsidRPr="000E50F4">
        <w:rPr>
          <w:rStyle w:val="afffff0"/>
          <w:rFonts w:hint="cs"/>
          <w:rtl/>
        </w:rPr>
        <w:t>ארמונות</w:t>
      </w:r>
      <w:r w:rsidRPr="00C35A2C">
        <w:rPr>
          <w:rFonts w:ascii="Fb Fontext" w:hAnsi="Fb Fontext"/>
          <w:rtl/>
        </w:rPr>
        <w:t>, אלף ושני שיל"ה טוטפראות,</w:t>
      </w:r>
    </w:p>
    <w:p w14:paraId="30356051" w14:textId="77777777" w:rsidR="005A141A" w:rsidRPr="00C35A2C" w:rsidRDefault="005A141A" w:rsidP="005A141A">
      <w:pPr>
        <w:spacing w:after="60"/>
        <w:rPr>
          <w:rFonts w:ascii="Fb Fontext" w:hAnsi="Fb Fontext" w:cs="Guttman Vilna"/>
          <w:b/>
          <w:bCs/>
          <w:rtl/>
        </w:rPr>
      </w:pPr>
      <w:r w:rsidRPr="00C35A2C">
        <w:rPr>
          <w:rFonts w:ascii="Fb Fontext" w:hAnsi="Fb Fontext"/>
          <w:rtl/>
        </w:rPr>
        <w:t>וכל אחת ואחת הויא כצפורי בשלוותה. כרבי יוסי אני ראיתי צפורי בשלוותה, והיו בה מאה ושמונים אלף שווקים של מוכרי ציקי קדירה.</w:t>
      </w:r>
    </w:p>
    <w:p w14:paraId="0ABCBF5F" w14:textId="77777777" w:rsidR="005A141A" w:rsidRPr="00BD560F" w:rsidRDefault="005A141A" w:rsidP="005A141A">
      <w:pPr>
        <w:pStyle w:val="36"/>
        <w:framePr w:wrap="notBeside"/>
        <w:rPr>
          <w:rtl/>
        </w:rPr>
      </w:pPr>
      <w:r w:rsidRPr="00BD560F">
        <w:rPr>
          <w:rtl/>
        </w:rPr>
        <w:t>ר"ל מר"פ מר"י</w:t>
      </w:r>
      <w:r>
        <w:rPr>
          <w:rFonts w:hint="cs"/>
          <w:rtl/>
        </w:rPr>
        <w:t>ד</w:t>
      </w:r>
      <w:r w:rsidRPr="00BD560F">
        <w:rPr>
          <w:rtl/>
        </w:rPr>
        <w:t>:</w:t>
      </w:r>
    </w:p>
    <w:p w14:paraId="06065EFB" w14:textId="77777777" w:rsidR="005A141A" w:rsidRDefault="005A141A" w:rsidP="005A141A">
      <w:pPr>
        <w:rPr>
          <w:rFonts w:ascii="Fb Fontext" w:hAnsi="Fb Fontext"/>
          <w:sz w:val="32"/>
          <w:rtl/>
        </w:rPr>
      </w:pPr>
      <w:r w:rsidRPr="00F10693">
        <w:rPr>
          <w:rtl/>
        </w:rPr>
        <w:t>'ו</w:t>
      </w:r>
      <w:r w:rsidRPr="0059320D">
        <w:rPr>
          <w:rStyle w:val="affff8"/>
          <w:rtl/>
        </w:rPr>
        <w:t>הצלעות צלע אל צלע</w:t>
      </w:r>
      <w:r w:rsidRPr="00F10693">
        <w:rPr>
          <w:rtl/>
        </w:rPr>
        <w:t xml:space="preserve">' </w:t>
      </w:r>
      <w:r w:rsidRPr="00C35A2C">
        <w:rPr>
          <w:rFonts w:ascii="Fb Fontext" w:hAnsi="Fb Fontext"/>
          <w:sz w:val="32"/>
          <w:rtl/>
        </w:rPr>
        <w:t>שלש ושלשים פעמים</w:t>
      </w:r>
    </w:p>
    <w:p w14:paraId="3D7670E4" w14:textId="77777777" w:rsidR="005A141A" w:rsidRDefault="005A141A" w:rsidP="005A141A">
      <w:pPr>
        <w:rPr>
          <w:rFonts w:ascii="Fb Fontext" w:hAnsi="Fb Fontext"/>
          <w:rtl/>
        </w:rPr>
      </w:pPr>
      <w:r w:rsidRPr="00C35A2C">
        <w:rPr>
          <w:rFonts w:ascii="Fb Fontext" w:hAnsi="Fb Fontext"/>
          <w:rtl/>
        </w:rPr>
        <w:t>אם ג</w:t>
      </w:r>
      <w:r w:rsidRPr="00F10693">
        <w:rPr>
          <w:rtl/>
        </w:rPr>
        <w:t xml:space="preserve">' </w:t>
      </w:r>
      <w:r w:rsidRPr="00C35A2C">
        <w:rPr>
          <w:rFonts w:ascii="Fb Fontext" w:hAnsi="Fb Fontext"/>
          <w:rtl/>
        </w:rPr>
        <w:t>ירושלים הן כל אחת ואחת יש בה שלשים מדורין למעלה,</w:t>
      </w:r>
    </w:p>
    <w:p w14:paraId="03D5AD07" w14:textId="77777777" w:rsidR="005A141A" w:rsidRPr="00C35A2C" w:rsidRDefault="005A141A" w:rsidP="005A141A">
      <w:pPr>
        <w:rPr>
          <w:rFonts w:cs="Guttman Vilna"/>
          <w:b/>
          <w:bCs/>
          <w:sz w:val="32"/>
          <w:rtl/>
        </w:rPr>
      </w:pPr>
      <w:r w:rsidRPr="00C35A2C">
        <w:rPr>
          <w:rFonts w:ascii="Fb Fontext" w:hAnsi="Fb Fontext" w:hint="cs"/>
          <w:sz w:val="32"/>
          <w:rtl/>
        </w:rPr>
        <w:t>אם</w:t>
      </w:r>
      <w:r w:rsidRPr="00C35A2C">
        <w:rPr>
          <w:rFonts w:ascii="Fb Fontext" w:hAnsi="Fb Fontext"/>
          <w:sz w:val="32"/>
          <w:rtl/>
        </w:rPr>
        <w:t xml:space="preserve"> </w:t>
      </w:r>
      <w:r w:rsidRPr="00C35A2C">
        <w:rPr>
          <w:rFonts w:ascii="Fb Fontext" w:hAnsi="Fb Fontext" w:hint="cs"/>
          <w:sz w:val="32"/>
          <w:rtl/>
        </w:rPr>
        <w:t>שלשים</w:t>
      </w:r>
      <w:r w:rsidRPr="00C35A2C">
        <w:rPr>
          <w:rFonts w:ascii="Fb Fontext" w:hAnsi="Fb Fontext"/>
          <w:sz w:val="32"/>
          <w:rtl/>
        </w:rPr>
        <w:t xml:space="preserve"> </w:t>
      </w:r>
      <w:r w:rsidRPr="00C35A2C">
        <w:rPr>
          <w:rFonts w:ascii="Fb Fontext" w:hAnsi="Fb Fontext" w:hint="cs"/>
          <w:sz w:val="32"/>
          <w:rtl/>
        </w:rPr>
        <w:t>ירושלים</w:t>
      </w:r>
      <w:r w:rsidRPr="00C35A2C">
        <w:rPr>
          <w:rFonts w:ascii="Fb Fontext" w:hAnsi="Fb Fontext"/>
          <w:sz w:val="32"/>
          <w:rtl/>
        </w:rPr>
        <w:t xml:space="preserve"> </w:t>
      </w:r>
      <w:r w:rsidRPr="00C35A2C">
        <w:rPr>
          <w:rFonts w:ascii="Fb Fontext" w:hAnsi="Fb Fontext" w:hint="cs"/>
          <w:sz w:val="32"/>
          <w:rtl/>
        </w:rPr>
        <w:t>הן</w:t>
      </w:r>
      <w:r w:rsidRPr="00C35A2C">
        <w:rPr>
          <w:rFonts w:ascii="Fb Fontext" w:hAnsi="Fb Fontext"/>
          <w:sz w:val="32"/>
          <w:rtl/>
        </w:rPr>
        <w:t xml:space="preserve"> - </w:t>
      </w:r>
      <w:r w:rsidRPr="00C35A2C">
        <w:rPr>
          <w:rFonts w:ascii="Fb Fontext" w:hAnsi="Fb Fontext" w:hint="cs"/>
          <w:sz w:val="32"/>
          <w:rtl/>
        </w:rPr>
        <w:t>כל</w:t>
      </w:r>
      <w:r w:rsidRPr="00C35A2C">
        <w:rPr>
          <w:rFonts w:ascii="Fb Fontext" w:hAnsi="Fb Fontext"/>
          <w:sz w:val="32"/>
          <w:rtl/>
        </w:rPr>
        <w:t xml:space="preserve"> </w:t>
      </w:r>
      <w:r w:rsidRPr="00C35A2C">
        <w:rPr>
          <w:rFonts w:ascii="Fb Fontext" w:hAnsi="Fb Fontext" w:hint="cs"/>
          <w:sz w:val="32"/>
          <w:rtl/>
        </w:rPr>
        <w:t>אחת</w:t>
      </w:r>
      <w:r w:rsidRPr="00C35A2C">
        <w:rPr>
          <w:rFonts w:ascii="Fb Fontext" w:hAnsi="Fb Fontext"/>
          <w:sz w:val="32"/>
          <w:rtl/>
        </w:rPr>
        <w:t xml:space="preserve"> </w:t>
      </w:r>
      <w:r w:rsidRPr="00C35A2C">
        <w:rPr>
          <w:rFonts w:ascii="Fb Fontext" w:hAnsi="Fb Fontext" w:hint="cs"/>
          <w:sz w:val="32"/>
          <w:rtl/>
        </w:rPr>
        <w:t>ואחת</w:t>
      </w:r>
      <w:r w:rsidRPr="00C35A2C">
        <w:rPr>
          <w:rFonts w:ascii="Fb Fontext" w:hAnsi="Fb Fontext"/>
          <w:sz w:val="32"/>
          <w:rtl/>
        </w:rPr>
        <w:t xml:space="preserve"> </w:t>
      </w:r>
      <w:r w:rsidRPr="00C35A2C">
        <w:rPr>
          <w:rFonts w:ascii="Fb Fontext" w:hAnsi="Fb Fontext" w:hint="cs"/>
          <w:sz w:val="32"/>
          <w:rtl/>
        </w:rPr>
        <w:t>יש</w:t>
      </w:r>
      <w:r w:rsidRPr="00C35A2C">
        <w:rPr>
          <w:rFonts w:ascii="Fb Fontext" w:hAnsi="Fb Fontext"/>
          <w:sz w:val="32"/>
          <w:rtl/>
        </w:rPr>
        <w:t xml:space="preserve"> </w:t>
      </w:r>
      <w:r w:rsidRPr="00C35A2C">
        <w:rPr>
          <w:rFonts w:ascii="Fb Fontext" w:hAnsi="Fb Fontext" w:hint="cs"/>
          <w:sz w:val="32"/>
          <w:rtl/>
        </w:rPr>
        <w:t>בה</w:t>
      </w:r>
      <w:r w:rsidRPr="00C35A2C">
        <w:rPr>
          <w:rFonts w:ascii="Fb Fontext" w:hAnsi="Fb Fontext"/>
          <w:sz w:val="32"/>
          <w:rtl/>
        </w:rPr>
        <w:t xml:space="preserve"> </w:t>
      </w:r>
      <w:r w:rsidRPr="00C35A2C">
        <w:rPr>
          <w:rFonts w:ascii="Fb Fontext" w:hAnsi="Fb Fontext" w:hint="cs"/>
          <w:sz w:val="32"/>
          <w:rtl/>
        </w:rPr>
        <w:t>ג</w:t>
      </w:r>
      <w:r w:rsidRPr="00F10693">
        <w:rPr>
          <w:rFonts w:hint="cs"/>
          <w:rtl/>
        </w:rPr>
        <w:t>'</w:t>
      </w:r>
      <w:r w:rsidRPr="00F10693">
        <w:rPr>
          <w:rtl/>
        </w:rPr>
        <w:t xml:space="preserve"> </w:t>
      </w:r>
      <w:r w:rsidRPr="00C35A2C">
        <w:rPr>
          <w:rFonts w:ascii="Fb Fontext" w:hAnsi="Fb Fontext" w:hint="cs"/>
          <w:sz w:val="32"/>
          <w:rtl/>
        </w:rPr>
        <w:t>מדורין</w:t>
      </w:r>
      <w:r w:rsidRPr="00C35A2C">
        <w:rPr>
          <w:rFonts w:ascii="Fb Fontext" w:hAnsi="Fb Fontext"/>
          <w:sz w:val="32"/>
          <w:rtl/>
        </w:rPr>
        <w:t xml:space="preserve"> </w:t>
      </w:r>
      <w:r w:rsidRPr="00C35A2C">
        <w:rPr>
          <w:rFonts w:ascii="Fb Fontext" w:hAnsi="Fb Fontext" w:hint="cs"/>
          <w:sz w:val="32"/>
          <w:rtl/>
        </w:rPr>
        <w:t>למעלה</w:t>
      </w:r>
      <w:r w:rsidRPr="00C35A2C">
        <w:rPr>
          <w:rFonts w:ascii="Fb Fontext" w:hAnsi="Fb Fontext"/>
          <w:sz w:val="32"/>
          <w:rtl/>
        </w:rPr>
        <w:t>.</w:t>
      </w:r>
    </w:p>
    <w:p w14:paraId="375BA2FC" w14:textId="77777777" w:rsidR="005A141A" w:rsidRPr="001B450D" w:rsidRDefault="005A141A" w:rsidP="005A141A">
      <w:pPr>
        <w:pStyle w:val="aff9"/>
        <w:rPr>
          <w:rtl/>
        </w:rPr>
      </w:pPr>
      <w:r w:rsidRPr="001B450D">
        <w:rPr>
          <w:rFonts w:hint="cs"/>
          <w:rtl/>
        </w:rPr>
        <w:t>***</w:t>
      </w:r>
    </w:p>
    <w:p w14:paraId="5188754A" w14:textId="77777777" w:rsidR="005A141A" w:rsidRPr="00BD560F" w:rsidRDefault="005A141A" w:rsidP="005A141A">
      <w:pPr>
        <w:pStyle w:val="36"/>
        <w:framePr w:wrap="notBeside"/>
        <w:rPr>
          <w:rtl/>
        </w:rPr>
      </w:pPr>
      <w:r w:rsidRPr="00BD560F">
        <w:rPr>
          <w:rtl/>
        </w:rPr>
        <w:t>•</w:t>
      </w:r>
    </w:p>
    <w:p w14:paraId="077065E1" w14:textId="77777777" w:rsidR="00411B3E" w:rsidRPr="00BD560F" w:rsidRDefault="00411B3E" w:rsidP="00411B3E">
      <w:pPr>
        <w:pStyle w:val="affff9"/>
        <w:rPr>
          <w:rtl/>
        </w:rPr>
      </w:pPr>
      <w:r w:rsidRPr="00BD560F">
        <w:rPr>
          <w:rtl/>
        </w:rPr>
        <w:t xml:space="preserve">ספינה </w:t>
      </w:r>
    </w:p>
    <w:p w14:paraId="7E011BE9" w14:textId="77777777" w:rsidR="00411B3E" w:rsidRPr="00BD560F" w:rsidRDefault="00411B3E" w:rsidP="00411B3E">
      <w:pPr>
        <w:pStyle w:val="36"/>
        <w:framePr w:wrap="notBeside"/>
        <w:rPr>
          <w:rtl/>
        </w:rPr>
      </w:pPr>
      <w:r w:rsidRPr="00BD560F">
        <w:rPr>
          <w:rtl/>
        </w:rPr>
        <w:t xml:space="preserve">רב: </w:t>
      </w:r>
    </w:p>
    <w:p w14:paraId="0B98BC2C" w14:textId="77777777" w:rsidR="00411B3E" w:rsidRPr="00C35A2C" w:rsidRDefault="00411B3E" w:rsidP="00411B3E">
      <w:pPr>
        <w:rPr>
          <w:rFonts w:ascii="Fb Fontext" w:hAnsi="Fb Fontext"/>
          <w:rtl/>
        </w:rPr>
      </w:pPr>
      <w:r w:rsidRPr="00C35A2C">
        <w:rPr>
          <w:rFonts w:ascii="Fb Fontext" w:hAnsi="Fb Fontext"/>
          <w:sz w:val="32"/>
          <w:rtl/>
        </w:rPr>
        <w:t>כיון שמשך כל שהוא קנה</w:t>
      </w:r>
      <w:r>
        <w:rPr>
          <w:rFonts w:ascii="Fb Fontext" w:hAnsi="Fb Fontext" w:hint="cs"/>
          <w:sz w:val="32"/>
          <w:rtl/>
        </w:rPr>
        <w:t xml:space="preserve">, </w:t>
      </w:r>
      <w:r w:rsidRPr="00BD560F">
        <w:rPr>
          <w:rStyle w:val="affffe"/>
          <w:rtl/>
        </w:rPr>
        <w:t>שמואל:</w:t>
      </w:r>
      <w:r>
        <w:rPr>
          <w:rStyle w:val="affffe"/>
          <w:rFonts w:hint="cs"/>
          <w:rtl/>
        </w:rPr>
        <w:t xml:space="preserve"> </w:t>
      </w:r>
      <w:r w:rsidRPr="00C35A2C">
        <w:rPr>
          <w:rFonts w:ascii="Fb Fontext" w:hAnsi="Fb Fontext"/>
          <w:rtl/>
        </w:rPr>
        <w:t xml:space="preserve">קנה </w:t>
      </w:r>
      <w:r>
        <w:rPr>
          <w:rFonts w:ascii="Fb Fontext" w:hAnsi="Fb Fontext" w:hint="cs"/>
          <w:rtl/>
        </w:rPr>
        <w:t>רק</w:t>
      </w:r>
      <w:r w:rsidRPr="00C35A2C">
        <w:rPr>
          <w:rFonts w:ascii="Fb Fontext" w:hAnsi="Fb Fontext"/>
          <w:rtl/>
        </w:rPr>
        <w:t xml:space="preserve"> </w:t>
      </w:r>
      <w:r>
        <w:rPr>
          <w:rFonts w:ascii="Fb Fontext" w:hAnsi="Fb Fontext" w:hint="cs"/>
          <w:rtl/>
        </w:rPr>
        <w:t>כ</w:t>
      </w:r>
      <w:r w:rsidRPr="00C35A2C">
        <w:rPr>
          <w:rFonts w:ascii="Fb Fontext" w:hAnsi="Fb Fontext"/>
          <w:rtl/>
        </w:rPr>
        <w:t>שימשוך את כולה.</w:t>
      </w:r>
    </w:p>
    <w:p w14:paraId="7D77A7A4" w14:textId="77777777" w:rsidR="00411B3E" w:rsidRDefault="00411B3E" w:rsidP="00411B3E">
      <w:pPr>
        <w:pStyle w:val="affff9"/>
        <w:rPr>
          <w:rtl/>
        </w:rPr>
      </w:pPr>
      <w:r w:rsidRPr="00C35A2C">
        <w:rPr>
          <w:rtl/>
        </w:rPr>
        <w:t>לאו כהני תנאי:</w:t>
      </w:r>
      <w:r>
        <w:rPr>
          <w:rFonts w:hint="cs"/>
          <w:rtl/>
        </w:rPr>
        <w:t xml:space="preserve"> משיכה בבהמה לת'ק ולר''א</w:t>
      </w:r>
    </w:p>
    <w:p w14:paraId="72673F9A" w14:textId="77777777" w:rsidR="00411B3E" w:rsidRDefault="00411B3E" w:rsidP="00411B3E">
      <w:pPr>
        <w:rPr>
          <w:rFonts w:ascii="Fb Fontext" w:hAnsi="Fb Fontext"/>
          <w:rtl/>
        </w:rPr>
      </w:pPr>
      <w:r w:rsidRPr="00DC3801">
        <w:rPr>
          <w:rStyle w:val="affffa"/>
          <w:rFonts w:hint="cs"/>
          <w:rtl/>
        </w:rPr>
        <w:t>מסירה -</w:t>
      </w:r>
      <w:r>
        <w:rPr>
          <w:rFonts w:ascii="Fb Fontext" w:hAnsi="Fb Fontext" w:hint="cs"/>
          <w:rtl/>
        </w:rPr>
        <w:t xml:space="preserve"> </w:t>
      </w:r>
      <w:r w:rsidRPr="00C35A2C">
        <w:rPr>
          <w:rFonts w:ascii="Fb Fontext" w:hAnsi="Fb Fontext"/>
          <w:rtl/>
        </w:rPr>
        <w:t xml:space="preserve">אחזה בטלפה, בשערה, באוכף שעליה, בשליף שעליה, </w:t>
      </w:r>
    </w:p>
    <w:p w14:paraId="7DFFEF0D" w14:textId="77777777" w:rsidR="00411B3E" w:rsidRPr="00C35A2C" w:rsidRDefault="00411B3E" w:rsidP="00411B3E">
      <w:pPr>
        <w:ind w:left="339" w:firstLine="113"/>
        <w:rPr>
          <w:rFonts w:ascii="Fb Fontext" w:hAnsi="Fb Fontext"/>
          <w:rtl/>
        </w:rPr>
      </w:pPr>
      <w:r>
        <w:rPr>
          <w:rFonts w:ascii="Fb Fontext" w:hAnsi="Fb Fontext" w:hint="cs"/>
          <w:rtl/>
        </w:rPr>
        <w:t xml:space="preserve"> </w:t>
      </w:r>
      <w:r w:rsidRPr="00C35A2C">
        <w:rPr>
          <w:rFonts w:ascii="Fb Fontext" w:hAnsi="Fb Fontext"/>
          <w:rtl/>
        </w:rPr>
        <w:t>בפרומביא שבפיה, בזוג שבצוארה - קנאה.</w:t>
      </w:r>
    </w:p>
    <w:p w14:paraId="5E82CC84" w14:textId="77777777" w:rsidR="00411B3E" w:rsidRPr="00DC3801" w:rsidRDefault="00411B3E" w:rsidP="00411B3E">
      <w:pPr>
        <w:rPr>
          <w:rFonts w:ascii="Fb Fontext" w:hAnsi="Fb Fontext"/>
          <w:spacing w:val="2"/>
          <w:rtl/>
        </w:rPr>
      </w:pPr>
      <w:r w:rsidRPr="00DC3801">
        <w:rPr>
          <w:rStyle w:val="affffa"/>
          <w:rFonts w:hint="cs"/>
          <w:spacing w:val="2"/>
          <w:rtl/>
        </w:rPr>
        <w:t>משיכה</w:t>
      </w:r>
      <w:r w:rsidRPr="00DC3801">
        <w:rPr>
          <w:rStyle w:val="affffe"/>
          <w:rFonts w:hint="cs"/>
          <w:spacing w:val="2"/>
          <w:rtl/>
        </w:rPr>
        <w:t xml:space="preserve"> ת''ק:</w:t>
      </w:r>
      <w:r w:rsidRPr="00DC3801">
        <w:rPr>
          <w:rFonts w:ascii="Fb Fontext" w:hAnsi="Fb Fontext" w:hint="cs"/>
          <w:spacing w:val="2"/>
          <w:rtl/>
        </w:rPr>
        <w:t xml:space="preserve"> </w:t>
      </w:r>
      <w:r w:rsidRPr="00DC3801">
        <w:rPr>
          <w:rFonts w:ascii="Fb Fontext" w:hAnsi="Fb Fontext"/>
          <w:spacing w:val="2"/>
          <w:rtl/>
        </w:rPr>
        <w:t xml:space="preserve">קורא לה והיא באה, או שהכישה במקל ורצתה לפניו, </w:t>
      </w:r>
    </w:p>
    <w:p w14:paraId="5AECDB76" w14:textId="77777777" w:rsidR="00411B3E" w:rsidRPr="00DC3801" w:rsidRDefault="00411B3E" w:rsidP="00411B3E">
      <w:pPr>
        <w:ind w:left="339" w:firstLine="113"/>
        <w:rPr>
          <w:rFonts w:ascii="Fb Fontext" w:hAnsi="Fb Fontext" w:cs="Guttman Vilna"/>
          <w:b/>
          <w:bCs/>
          <w:spacing w:val="-2"/>
          <w:sz w:val="32"/>
          <w:rtl/>
        </w:rPr>
      </w:pPr>
      <w:r w:rsidRPr="00DC3801">
        <w:rPr>
          <w:rFonts w:ascii="Fb Fontext" w:hAnsi="Fb Fontext"/>
          <w:spacing w:val="-2"/>
          <w:rtl/>
        </w:rPr>
        <w:t>כיון שעקרה יד ורגל - קנאה.</w:t>
      </w:r>
      <w:r w:rsidRPr="00DC3801">
        <w:rPr>
          <w:rFonts w:ascii="Fb Fontext" w:hAnsi="Fb Fontext" w:hint="cs"/>
          <w:spacing w:val="-2"/>
          <w:rtl/>
        </w:rPr>
        <w:t xml:space="preserve"> </w:t>
      </w:r>
      <w:r w:rsidRPr="00DC3801">
        <w:rPr>
          <w:rStyle w:val="affffe"/>
          <w:rFonts w:hint="cs"/>
          <w:spacing w:val="-2"/>
          <w:rtl/>
        </w:rPr>
        <w:t>ולר''א</w:t>
      </w:r>
      <w:r w:rsidRPr="00DC3801">
        <w:rPr>
          <w:rFonts w:ascii="Fb Fontext" w:hAnsi="Fb Fontext" w:hint="cs"/>
          <w:spacing w:val="-2"/>
          <w:rtl/>
        </w:rPr>
        <w:t>:</w:t>
      </w:r>
      <w:r w:rsidRPr="00DC3801">
        <w:rPr>
          <w:rFonts w:ascii="Fb Fontext" w:hAnsi="Fb Fontext"/>
          <w:spacing w:val="-2"/>
        </w:rPr>
        <w:t xml:space="preserve"> </w:t>
      </w:r>
      <w:r w:rsidRPr="00DC3801">
        <w:rPr>
          <w:rFonts w:ascii="Fb Fontext" w:hAnsi="Fb Fontext"/>
          <w:spacing w:val="-2"/>
          <w:sz w:val="32"/>
          <w:rtl/>
        </w:rPr>
        <w:t>עד שתהלך מלא קומתה</w:t>
      </w:r>
      <w:r w:rsidRPr="00DC3801">
        <w:rPr>
          <w:rFonts w:ascii="Fb Fontext" w:hAnsi="Fb Fontext" w:hint="cs"/>
          <w:spacing w:val="-2"/>
          <w:sz w:val="32"/>
          <w:rtl/>
        </w:rPr>
        <w:t>.</w:t>
      </w:r>
    </w:p>
    <w:p w14:paraId="4BAC3334" w14:textId="77777777" w:rsidR="00411B3E" w:rsidRPr="00BD560F" w:rsidRDefault="00411B3E" w:rsidP="00411B3E">
      <w:pPr>
        <w:pStyle w:val="36"/>
        <w:framePr w:wrap="notBeside"/>
        <w:rPr>
          <w:rtl/>
        </w:rPr>
      </w:pPr>
      <w:r>
        <w:rPr>
          <w:rFonts w:hint="cs"/>
          <w:rtl/>
        </w:rPr>
        <w:t>-דל</w:t>
      </w:r>
      <w:r w:rsidRPr="00BD560F">
        <w:rPr>
          <w:rtl/>
        </w:rPr>
        <w:t xml:space="preserve">רב </w:t>
      </w:r>
    </w:p>
    <w:p w14:paraId="28353CF7" w14:textId="77777777" w:rsidR="00411B3E" w:rsidRPr="00DC3801" w:rsidRDefault="00411B3E" w:rsidP="00411B3E">
      <w:pPr>
        <w:rPr>
          <w:rStyle w:val="afffff0"/>
          <w:rtl/>
        </w:rPr>
      </w:pPr>
      <w:r w:rsidRPr="00BD560F">
        <w:rPr>
          <w:rStyle w:val="affffe"/>
          <w:rtl/>
        </w:rPr>
        <w:t>אפי' לר"א</w:t>
      </w:r>
      <w:r w:rsidRPr="00C35A2C">
        <w:rPr>
          <w:rFonts w:ascii="Fb Fontext" w:hAnsi="Fb Fontext"/>
          <w:sz w:val="32"/>
          <w:rtl/>
        </w:rPr>
        <w:t xml:space="preserve"> דווקא בע"ח אפי</w:t>
      </w:r>
      <w:r w:rsidRPr="00F10693">
        <w:rPr>
          <w:rtl/>
        </w:rPr>
        <w:t xml:space="preserve">' </w:t>
      </w:r>
      <w:r w:rsidRPr="00C35A2C">
        <w:rPr>
          <w:rFonts w:ascii="Fb Fontext" w:hAnsi="Fb Fontext"/>
          <w:sz w:val="32"/>
          <w:rtl/>
        </w:rPr>
        <w:t>שע</w:t>
      </w:r>
      <w:r w:rsidRPr="00C35A2C">
        <w:rPr>
          <w:rFonts w:ascii="Fb Fontext" w:hAnsi="Fb Fontext" w:hint="cs"/>
          <w:sz w:val="32"/>
          <w:rtl/>
        </w:rPr>
        <w:t>ק</w:t>
      </w:r>
      <w:r w:rsidRPr="00C35A2C">
        <w:rPr>
          <w:rFonts w:ascii="Fb Fontext" w:hAnsi="Fb Fontext"/>
          <w:sz w:val="32"/>
          <w:rtl/>
        </w:rPr>
        <w:t xml:space="preserve">רה יד ורגל </w:t>
      </w:r>
      <w:r>
        <w:rPr>
          <w:rFonts w:ascii="Fb Fontext" w:hAnsi="Fb Fontext" w:hint="cs"/>
          <w:sz w:val="32"/>
          <w:rtl/>
        </w:rPr>
        <w:t>עומדת במקומה</w:t>
      </w:r>
      <w:r w:rsidRPr="00C35A2C">
        <w:rPr>
          <w:rFonts w:ascii="Fb Fontext" w:hAnsi="Fb Fontext"/>
          <w:sz w:val="32"/>
          <w:rtl/>
        </w:rPr>
        <w:t>,</w:t>
      </w:r>
      <w:r>
        <w:rPr>
          <w:rFonts w:ascii="Fb Fontext" w:hAnsi="Fb Fontext"/>
          <w:sz w:val="32"/>
          <w:rtl/>
        </w:rPr>
        <w:br/>
      </w:r>
      <w:r>
        <w:rPr>
          <w:rStyle w:val="afffff0"/>
          <w:rFonts w:hint="cs"/>
          <w:rtl/>
        </w:rPr>
        <w:t xml:space="preserve"> </w:t>
      </w:r>
      <w:r>
        <w:rPr>
          <w:rStyle w:val="afffff0"/>
          <w:rtl/>
        </w:rPr>
        <w:tab/>
      </w:r>
      <w:r>
        <w:rPr>
          <w:rStyle w:val="afffff0"/>
          <w:rtl/>
        </w:rPr>
        <w:tab/>
      </w:r>
      <w:r>
        <w:rPr>
          <w:rStyle w:val="afffff0"/>
          <w:rtl/>
        </w:rPr>
        <w:tab/>
      </w:r>
      <w:r>
        <w:rPr>
          <w:rStyle w:val="afffff0"/>
          <w:rtl/>
        </w:rPr>
        <w:tab/>
      </w:r>
      <w:r>
        <w:rPr>
          <w:rStyle w:val="afffff0"/>
          <w:rFonts w:hint="cs"/>
          <w:rtl/>
        </w:rPr>
        <w:t xml:space="preserve">  </w:t>
      </w:r>
      <w:r w:rsidRPr="00DC3801">
        <w:rPr>
          <w:rStyle w:val="afffff0"/>
          <w:rtl/>
        </w:rPr>
        <w:t>משא"כ ספינה, דנדה כולה</w:t>
      </w:r>
    </w:p>
    <w:p w14:paraId="1D7098DD" w14:textId="77777777" w:rsidR="00411B3E" w:rsidRPr="00BD560F" w:rsidRDefault="00411B3E" w:rsidP="00411B3E">
      <w:pPr>
        <w:pStyle w:val="36"/>
        <w:framePr w:wrap="notBeside"/>
        <w:rPr>
          <w:rtl/>
        </w:rPr>
      </w:pPr>
      <w:r w:rsidRPr="00BD560F">
        <w:rPr>
          <w:rtl/>
        </w:rPr>
        <w:t>ושמואל:</w:t>
      </w:r>
    </w:p>
    <w:p w14:paraId="03A5148E" w14:textId="77777777" w:rsidR="00411B3E" w:rsidRPr="00DC3801" w:rsidRDefault="00411B3E" w:rsidP="00411B3E">
      <w:pPr>
        <w:rPr>
          <w:rFonts w:ascii="Fb Fontext" w:hAnsi="Fb Fontext" w:cs="Guttman Vilna"/>
          <w:b/>
          <w:bCs/>
          <w:spacing w:val="-2"/>
          <w:rtl/>
        </w:rPr>
      </w:pPr>
      <w:r w:rsidRPr="00DC3801">
        <w:rPr>
          <w:rStyle w:val="affffe"/>
          <w:spacing w:val="-2"/>
          <w:rtl/>
        </w:rPr>
        <w:t>אפי' לת"ק</w:t>
      </w:r>
      <w:r w:rsidRPr="00DC3801">
        <w:rPr>
          <w:rFonts w:ascii="Fb Fontext" w:hAnsi="Fb Fontext"/>
          <w:spacing w:val="-2"/>
          <w:rtl/>
        </w:rPr>
        <w:t xml:space="preserve"> דווקא בע"ח דאידך יד ורגל למיעקר קיימא, משא"כ ספינה.</w:t>
      </w:r>
      <w:r w:rsidRPr="00DC3801">
        <w:rPr>
          <w:rStyle w:val="aff1"/>
          <w:rFonts w:ascii="Fb Fontext" w:hAnsi="Fb Fontext" w:cs="Guttman Vilna"/>
          <w:b/>
          <w:bCs/>
          <w:spacing w:val="-2"/>
          <w:rtl/>
        </w:rPr>
        <w:footnoteReference w:id="67"/>
      </w:r>
    </w:p>
    <w:p w14:paraId="6F123CE3" w14:textId="77777777" w:rsidR="00411B3E" w:rsidRPr="00C35A2C" w:rsidRDefault="00411B3E" w:rsidP="00982F98">
      <w:pPr>
        <w:pStyle w:val="affe"/>
        <w:framePr w:wrap="around"/>
        <w:rPr>
          <w:rtl/>
        </w:rPr>
      </w:pPr>
      <w:r w:rsidRPr="00C35A2C">
        <w:rPr>
          <w:rFonts w:hint="cs"/>
          <w:rtl/>
        </w:rPr>
        <w:t>עו.</w:t>
      </w:r>
    </w:p>
    <w:p w14:paraId="29B6BE3D" w14:textId="77777777" w:rsidR="00411B3E" w:rsidRDefault="00411B3E" w:rsidP="00411B3E">
      <w:pPr>
        <w:pStyle w:val="affff9"/>
        <w:rPr>
          <w:rtl/>
        </w:rPr>
      </w:pPr>
      <w:r w:rsidRPr="00C35A2C">
        <w:rPr>
          <w:rtl/>
        </w:rPr>
        <w:t>ולאו כהני תנאי</w:t>
      </w:r>
      <w:r>
        <w:rPr>
          <w:rFonts w:hint="cs"/>
          <w:rtl/>
        </w:rPr>
        <w:t xml:space="preserve">: אותיות לת'ק ור''ג. </w:t>
      </w:r>
    </w:p>
    <w:p w14:paraId="62ACE1AE" w14:textId="77777777" w:rsidR="00411B3E" w:rsidRDefault="00411B3E" w:rsidP="00411B3E">
      <w:pPr>
        <w:rPr>
          <w:rFonts w:ascii="Fb Fontext" w:hAnsi="Fb Fontext"/>
          <w:rtl/>
        </w:rPr>
      </w:pPr>
      <w:r w:rsidRPr="00DC3801">
        <w:rPr>
          <w:rStyle w:val="affffa"/>
          <w:rtl/>
        </w:rPr>
        <w:t>ספינה</w:t>
      </w:r>
      <w:r w:rsidRPr="00C35A2C">
        <w:rPr>
          <w:rFonts w:ascii="Fb Fontext" w:hAnsi="Fb Fontext"/>
          <w:rtl/>
        </w:rPr>
        <w:t xml:space="preserve"> נקנית במשיכה, </w:t>
      </w:r>
    </w:p>
    <w:p w14:paraId="1D5AC0E8" w14:textId="77777777" w:rsidR="00411B3E" w:rsidRPr="00C35A2C" w:rsidRDefault="00411B3E" w:rsidP="00411B3E">
      <w:pPr>
        <w:rPr>
          <w:rFonts w:ascii="Fb Fontext" w:hAnsi="Fb Fontext"/>
          <w:sz w:val="30"/>
          <w:szCs w:val="16"/>
          <w:rtl/>
        </w:rPr>
      </w:pPr>
      <w:r w:rsidRPr="00DC3801">
        <w:rPr>
          <w:rStyle w:val="affffa"/>
          <w:rtl/>
        </w:rPr>
        <w:lastRenderedPageBreak/>
        <w:t>אותיות</w:t>
      </w:r>
      <w:r w:rsidRPr="00C35A2C">
        <w:rPr>
          <w:rFonts w:ascii="Fb Fontext" w:hAnsi="Fb Fontext"/>
          <w:rtl/>
        </w:rPr>
        <w:t xml:space="preserve"> </w:t>
      </w:r>
      <w:r w:rsidRPr="00DC3801">
        <w:rPr>
          <w:rStyle w:val="affffe"/>
          <w:rFonts w:hint="cs"/>
          <w:rtl/>
        </w:rPr>
        <w:t>לת''ק</w:t>
      </w:r>
      <w:r>
        <w:rPr>
          <w:rStyle w:val="affffe"/>
          <w:rFonts w:hint="cs"/>
          <w:rtl/>
        </w:rPr>
        <w:t>:</w:t>
      </w:r>
      <w:r>
        <w:rPr>
          <w:rFonts w:ascii="Fb Fontext" w:hAnsi="Fb Fontext" w:hint="cs"/>
          <w:rtl/>
        </w:rPr>
        <w:t xml:space="preserve"> </w:t>
      </w:r>
      <w:r w:rsidRPr="00C35A2C">
        <w:rPr>
          <w:rFonts w:ascii="Fb Fontext" w:hAnsi="Fb Fontext"/>
          <w:rtl/>
        </w:rPr>
        <w:t xml:space="preserve">במסירה. </w:t>
      </w:r>
      <w:r w:rsidRPr="00DC3801">
        <w:rPr>
          <w:rStyle w:val="afffff0"/>
          <w:rFonts w:hint="cs"/>
          <w:rtl/>
        </w:rPr>
        <w:t>שק שטרות שאין דרך להגביה</w:t>
      </w:r>
      <w:r>
        <w:rPr>
          <w:rFonts w:ascii="Fb Fontext" w:hAnsi="Fb Fontext" w:hint="cs"/>
          <w:sz w:val="30"/>
          <w:szCs w:val="16"/>
          <w:rtl/>
        </w:rPr>
        <w:t xml:space="preserve"> </w:t>
      </w:r>
      <w:r>
        <w:rPr>
          <w:rFonts w:ascii="Fb Fontext" w:hAnsi="Fb Fontext"/>
          <w:sz w:val="30"/>
          <w:szCs w:val="16"/>
          <w:rtl/>
        </w:rPr>
        <w:tab/>
      </w:r>
      <w:r>
        <w:rPr>
          <w:rFonts w:ascii="Fb Fontext" w:hAnsi="Fb Fontext"/>
          <w:sz w:val="30"/>
          <w:szCs w:val="16"/>
          <w:rtl/>
        </w:rPr>
        <w:tab/>
      </w:r>
      <w:r w:rsidRPr="00DC3801">
        <w:rPr>
          <w:rStyle w:val="affffe"/>
          <w:rFonts w:hint="cs"/>
          <w:rtl/>
        </w:rPr>
        <w:t>ר''נ</w:t>
      </w:r>
      <w:r>
        <w:rPr>
          <w:rStyle w:val="affffe"/>
          <w:rFonts w:hint="cs"/>
          <w:rtl/>
        </w:rPr>
        <w:t>:</w:t>
      </w:r>
      <w:r>
        <w:rPr>
          <w:rFonts w:ascii="Fb Fontext" w:hAnsi="Fb Fontext" w:hint="cs"/>
          <w:sz w:val="30"/>
          <w:szCs w:val="16"/>
          <w:rtl/>
        </w:rPr>
        <w:t xml:space="preserve"> בשטר</w:t>
      </w:r>
    </w:p>
    <w:p w14:paraId="3DA73EF3" w14:textId="77777777" w:rsidR="00411B3E" w:rsidRPr="00C35A2C" w:rsidRDefault="00411B3E" w:rsidP="00411B3E">
      <w:pPr>
        <w:rPr>
          <w:rFonts w:cs="Guttman Vilna"/>
          <w:b/>
          <w:bCs/>
          <w:sz w:val="30"/>
          <w:szCs w:val="26"/>
          <w:rtl/>
        </w:rPr>
      </w:pPr>
      <w:r w:rsidRPr="00C35A2C">
        <w:rPr>
          <w:rFonts w:ascii="Fb Fontext" w:hAnsi="Fb Fontext"/>
          <w:rtl/>
        </w:rPr>
        <w:t>ד</w:t>
      </w:r>
      <w:r w:rsidRPr="0081371E">
        <w:rPr>
          <w:rStyle w:val="afff8"/>
          <w:rtl/>
        </w:rPr>
        <w:t>חלקו</w:t>
      </w:r>
      <w:r>
        <w:rPr>
          <w:rFonts w:ascii="Fb Fontext" w:hAnsi="Fb Fontext"/>
          <w:rtl/>
        </w:rPr>
        <w:t xml:space="preserve"> ת"ק </w:t>
      </w:r>
      <w:r>
        <w:rPr>
          <w:rStyle w:val="affffe"/>
          <w:rFonts w:ascii="Fb Fontext" w:hAnsi="Fb Fontext"/>
          <w:rtl/>
          <w:rPrChange w:id="9329" w:author="מנוע אמוראים" w:date="2026-10-05T16:41:09Z">
            <w:rPr>
              <w:rFonts w:ascii="Fb Fontext" w:hAnsi="Fb Fontext"/>
              <w:rtl/>
            </w:rPr>
          </w:rPrChange>
        </w:rPr>
        <w:t xml:space="preserve">ור"נ</w:t>
      </w:r>
      <w:r>
        <w:rPr>
          <w:rFonts w:ascii="Fb Fontext" w:hAnsi="Fb Fontext"/>
          <w:rtl/>
        </w:rPr>
        <w:t xml:space="preserve"> בדרב ושמואל </w:t>
      </w:r>
      <w:r w:rsidRPr="00645DA7">
        <w:rPr>
          <w:rStyle w:val="aff1"/>
          <w:rFonts w:cs="Guttman Vilna"/>
          <w:b/>
          <w:bCs/>
          <w:sz w:val="24"/>
          <w:szCs w:val="20"/>
          <w:rtl/>
        </w:rPr>
        <w:footnoteReference w:id="68"/>
      </w:r>
    </w:p>
    <w:p w14:paraId="5426D2BB" w14:textId="77777777" w:rsidR="00411B3E" w:rsidRPr="00B30863" w:rsidRDefault="00411B3E" w:rsidP="00411B3E">
      <w:pPr>
        <w:pStyle w:val="36"/>
        <w:framePr w:wrap="notBeside"/>
        <w:rPr>
          <w:rtl/>
        </w:rPr>
      </w:pPr>
      <w:r w:rsidRPr="00B30863">
        <w:rPr>
          <w:rFonts w:hint="cs"/>
          <w:rtl/>
        </w:rPr>
        <w:t>-</w:t>
      </w:r>
    </w:p>
    <w:p w14:paraId="706F43B2" w14:textId="77777777" w:rsidR="00411B3E" w:rsidRDefault="00411B3E" w:rsidP="00411B3E">
      <w:pPr>
        <w:rPr>
          <w:rFonts w:ascii="Fb Fontext" w:hAnsi="Fb Fontext"/>
          <w:rtl/>
        </w:rPr>
      </w:pPr>
      <w:r w:rsidRPr="00DC3801">
        <w:rPr>
          <w:rStyle w:val="affffe"/>
          <w:rtl/>
        </w:rPr>
        <w:t>דכו"ע</w:t>
      </w:r>
      <w:r w:rsidRPr="00C35A2C">
        <w:rPr>
          <w:rFonts w:ascii="Fb Fontext" w:hAnsi="Fb Fontext"/>
          <w:rtl/>
        </w:rPr>
        <w:t xml:space="preserve"> כרב או כשמואל, </w:t>
      </w:r>
      <w:r>
        <w:rPr>
          <w:rFonts w:ascii="Fb Fontext" w:hAnsi="Fb Fontext" w:hint="cs"/>
          <w:rtl/>
        </w:rPr>
        <w:t xml:space="preserve">ולא חלקו </w:t>
      </w:r>
      <w:r w:rsidRPr="00C35A2C">
        <w:rPr>
          <w:rFonts w:ascii="Fb Fontext" w:hAnsi="Fb Fontext"/>
          <w:rtl/>
        </w:rPr>
        <w:t xml:space="preserve">בספינה </w:t>
      </w:r>
      <w:r>
        <w:rPr>
          <w:rFonts w:ascii="Fb Fontext" w:hAnsi="Fb Fontext" w:hint="cs"/>
          <w:rtl/>
        </w:rPr>
        <w:t>ש</w:t>
      </w:r>
      <w:r>
        <w:rPr>
          <w:rFonts w:ascii="Fb Fontext" w:hAnsi="Fb Fontext"/>
          <w:rtl/>
        </w:rPr>
        <w:t xml:space="preserve">מודה </w:t>
      </w:r>
      <w:r>
        <w:rPr>
          <w:rStyle w:val="affffe"/>
          <w:rFonts w:ascii="Fb Fontext" w:hAnsi="Fb Fontext"/>
          <w:rtl/>
          <w:rPrChange w:id="9330" w:author="מנוע אמוראים" w:date="2026-10-05T16:41:09Z">
            <w:rPr>
              <w:rFonts w:ascii="Fb Fontext" w:hAnsi="Fb Fontext"/>
              <w:rtl/>
            </w:rPr>
          </w:rPrChange>
        </w:rPr>
        <w:t xml:space="preserve">ר"נ</w:t>
      </w:r>
      <w:r>
        <w:rPr>
          <w:rFonts w:ascii="Fb Fontext" w:hAnsi="Fb Fontext"/>
          <w:rtl/>
        </w:rPr>
        <w:t xml:space="preserve"> ל</w:t>
      </w:r>
      <w:r>
        <w:rPr>
          <w:rFonts w:ascii="Fb Fontext" w:hAnsi="Fb Fontext" w:hint="cs"/>
          <w:rtl/>
        </w:rPr>
        <w:t>ת"ק</w:t>
      </w:r>
      <w:r w:rsidRPr="00C35A2C">
        <w:rPr>
          <w:rFonts w:ascii="Fb Fontext" w:hAnsi="Fb Fontext"/>
          <w:rtl/>
        </w:rPr>
        <w:t xml:space="preserve"> </w:t>
      </w:r>
    </w:p>
    <w:p w14:paraId="7784F5DA" w14:textId="77777777" w:rsidR="00411B3E" w:rsidRPr="00B30863" w:rsidRDefault="00411B3E" w:rsidP="00411B3E">
      <w:pPr>
        <w:pStyle w:val="36"/>
        <w:framePr w:wrap="notBeside"/>
        <w:rPr>
          <w:rtl/>
        </w:rPr>
      </w:pPr>
      <w:r w:rsidRPr="00B30863">
        <w:rPr>
          <w:rtl/>
        </w:rPr>
        <w:t>וחלקו</w:t>
      </w:r>
    </w:p>
    <w:p w14:paraId="42D8A581" w14:textId="77777777" w:rsidR="00411B3E" w:rsidRPr="00C35A2C" w:rsidRDefault="00411B3E" w:rsidP="00411B3E">
      <w:pPr>
        <w:rPr>
          <w:rFonts w:ascii="Fb Fontext" w:hAnsi="Fb Fontext" w:cs="Guttman Vilna"/>
          <w:b/>
          <w:bCs/>
          <w:rtl/>
        </w:rPr>
      </w:pPr>
      <w:r w:rsidRPr="00C35A2C">
        <w:rPr>
          <w:rFonts w:ascii="Fb Fontext" w:hAnsi="Fb Fontext"/>
          <w:rtl/>
        </w:rPr>
        <w:t xml:space="preserve">באותיות דבעי </w:t>
      </w:r>
      <w:r>
        <w:rPr>
          <w:rFonts w:ascii="Fb Fontext" w:hAnsi="Fb Fontext" w:hint="cs"/>
          <w:rtl/>
        </w:rPr>
        <w:t xml:space="preserve">דווקא </w:t>
      </w:r>
      <w:r w:rsidRPr="00C35A2C">
        <w:rPr>
          <w:rFonts w:ascii="Fb Fontext" w:hAnsi="Fb Fontext"/>
          <w:rtl/>
        </w:rPr>
        <w:t>שטר</w:t>
      </w:r>
      <w:r>
        <w:rPr>
          <w:rFonts w:ascii="Fb Fontext" w:hAnsi="Fb Fontext" w:hint="cs"/>
          <w:rtl/>
        </w:rPr>
        <w:t>.</w:t>
      </w:r>
    </w:p>
    <w:p w14:paraId="0C5222B4" w14:textId="77777777" w:rsidR="00411B3E" w:rsidRPr="00C35A2C" w:rsidRDefault="00411B3E" w:rsidP="00411B3E">
      <w:pPr>
        <w:spacing w:after="60"/>
        <w:rPr>
          <w:rFonts w:ascii="Fb Fontext" w:hAnsi="Fb Fontext" w:cs="Guttman Vilna"/>
          <w:b/>
          <w:bCs/>
          <w:sz w:val="32"/>
          <w:rtl/>
        </w:rPr>
      </w:pPr>
      <w:r w:rsidRPr="00B30863">
        <w:rPr>
          <w:rStyle w:val="affffe"/>
          <w:rtl/>
        </w:rPr>
        <w:t>דלרבי:</w:t>
      </w:r>
      <w:r w:rsidRPr="00C35A2C">
        <w:rPr>
          <w:rFonts w:ascii="Fb Fontext" w:hAnsi="Fb Fontext"/>
          <w:sz w:val="32"/>
          <w:rtl/>
        </w:rPr>
        <w:t xml:space="preserve"> אותיות נקנות במסירה,</w:t>
      </w:r>
      <w:r>
        <w:rPr>
          <w:rFonts w:ascii="Fb Fontext" w:hAnsi="Fb Fontext" w:hint="cs"/>
          <w:rtl/>
        </w:rPr>
        <w:t xml:space="preserve"> </w:t>
      </w:r>
      <w:r w:rsidRPr="00B30863">
        <w:rPr>
          <w:rStyle w:val="affffe"/>
          <w:rtl/>
        </w:rPr>
        <w:t>ולחכ"א:</w:t>
      </w:r>
      <w:r w:rsidRPr="00C35A2C">
        <w:rPr>
          <w:rFonts w:ascii="Fb Fontext" w:hAnsi="Fb Fontext"/>
          <w:sz w:val="32"/>
          <w:rtl/>
        </w:rPr>
        <w:t xml:space="preserve"> עד שיכתוב וימסור.</w:t>
      </w:r>
    </w:p>
    <w:p w14:paraId="460A08E4" w14:textId="77777777" w:rsidR="00411B3E" w:rsidRPr="00B30863" w:rsidRDefault="00411B3E" w:rsidP="00411B3E">
      <w:pPr>
        <w:pStyle w:val="36"/>
        <w:framePr w:wrap="notBeside"/>
        <w:rPr>
          <w:rtl/>
        </w:rPr>
      </w:pPr>
      <w:r w:rsidRPr="00B30863">
        <w:rPr>
          <w:rtl/>
        </w:rPr>
        <w:t>ואין להקשות</w:t>
      </w:r>
    </w:p>
    <w:p w14:paraId="0A03E0D5" w14:textId="77777777" w:rsidR="00411B3E" w:rsidRPr="00C35A2C" w:rsidRDefault="00411B3E" w:rsidP="00411B3E">
      <w:pPr>
        <w:rPr>
          <w:rFonts w:ascii="Fb Fontext" w:hAnsi="Fb Fontext"/>
          <w:rtl/>
        </w:rPr>
      </w:pPr>
      <w:r w:rsidRPr="00C35A2C">
        <w:rPr>
          <w:rFonts w:ascii="Fb Fontext" w:hAnsi="Fb Fontext"/>
          <w:sz w:val="32"/>
          <w:rtl/>
        </w:rPr>
        <w:t xml:space="preserve">דספינה </w:t>
      </w:r>
      <w:r>
        <w:rPr>
          <w:rFonts w:ascii="Fb Fontext" w:hAnsi="Fb Fontext" w:hint="cs"/>
          <w:sz w:val="32"/>
          <w:rtl/>
        </w:rPr>
        <w:t xml:space="preserve">גם </w:t>
      </w:r>
      <w:r w:rsidRPr="00C35A2C">
        <w:rPr>
          <w:rFonts w:ascii="Fb Fontext" w:hAnsi="Fb Fontext"/>
          <w:sz w:val="32"/>
          <w:rtl/>
        </w:rPr>
        <w:t xml:space="preserve">תיקני במסירה </w:t>
      </w:r>
      <w:r w:rsidRPr="00B30863">
        <w:rPr>
          <w:rStyle w:val="affffe"/>
          <w:rtl/>
        </w:rPr>
        <w:t>ולא בעי'</w:t>
      </w:r>
      <w:r w:rsidRPr="00F10693">
        <w:rPr>
          <w:rtl/>
        </w:rPr>
        <w:t xml:space="preserve"> </w:t>
      </w:r>
      <w:r w:rsidRPr="00C35A2C">
        <w:rPr>
          <w:rFonts w:ascii="Fb Fontext" w:hAnsi="Fb Fontext"/>
          <w:sz w:val="32"/>
          <w:rtl/>
        </w:rPr>
        <w:t>שימשכנה או ישכור מקומה</w:t>
      </w:r>
    </w:p>
    <w:p w14:paraId="51D5023A" w14:textId="77777777" w:rsidR="00411B3E" w:rsidRPr="00B30863" w:rsidRDefault="00411B3E" w:rsidP="00411B3E">
      <w:pPr>
        <w:pStyle w:val="36"/>
        <w:framePr w:wrap="notBeside"/>
        <w:rPr>
          <w:rtl/>
        </w:rPr>
      </w:pPr>
      <w:r w:rsidRPr="00B30863">
        <w:rPr>
          <w:rFonts w:hint="cs"/>
          <w:rtl/>
        </w:rPr>
        <w:t>-</w:t>
      </w:r>
    </w:p>
    <w:p w14:paraId="73C34368" w14:textId="77777777" w:rsidR="00411B3E" w:rsidRDefault="00411B3E" w:rsidP="00411B3E">
      <w:pPr>
        <w:rPr>
          <w:rFonts w:ascii="Fb Fontext" w:hAnsi="Fb Fontext"/>
          <w:rtl/>
        </w:rPr>
      </w:pPr>
      <w:r w:rsidRPr="00C35A2C">
        <w:rPr>
          <w:rFonts w:ascii="Fb Fontext" w:hAnsi="Fb Fontext"/>
          <w:rtl/>
        </w:rPr>
        <w:t>דכאן ברה"ר ד</w:t>
      </w:r>
      <w:r w:rsidRPr="00C35A2C">
        <w:rPr>
          <w:rFonts w:ascii="Fb Fontext" w:hAnsi="Fb Fontext" w:hint="cs"/>
          <w:rtl/>
        </w:rPr>
        <w:t>א</w:t>
      </w:r>
      <w:r w:rsidRPr="00C35A2C">
        <w:rPr>
          <w:rFonts w:ascii="Fb Fontext" w:hAnsi="Fb Fontext"/>
          <w:rtl/>
        </w:rPr>
        <w:t>"</w:t>
      </w:r>
      <w:r w:rsidRPr="00C35A2C">
        <w:rPr>
          <w:rFonts w:ascii="Fb Fontext" w:hAnsi="Fb Fontext" w:hint="cs"/>
          <w:rtl/>
        </w:rPr>
        <w:t>א במשיכה</w:t>
      </w:r>
      <w:r>
        <w:rPr>
          <w:rFonts w:ascii="Fb Fontext" w:hAnsi="Fb Fontext" w:hint="cs"/>
          <w:rtl/>
        </w:rPr>
        <w:t>,</w:t>
      </w:r>
      <w:r w:rsidRPr="00C35A2C">
        <w:rPr>
          <w:rFonts w:ascii="Fb Fontext" w:hAnsi="Fb Fontext" w:hint="cs"/>
          <w:rtl/>
        </w:rPr>
        <w:t xml:space="preserve"> ולכן בעי מסירה</w:t>
      </w:r>
      <w:r>
        <w:rPr>
          <w:rFonts w:ascii="Fb Fontext" w:hAnsi="Fb Fontext" w:hint="cs"/>
          <w:rtl/>
        </w:rPr>
        <w:t>,</w:t>
      </w:r>
      <w:r w:rsidRPr="00C35A2C">
        <w:rPr>
          <w:rFonts w:ascii="Fb Fontext" w:hAnsi="Fb Fontext" w:hint="cs"/>
          <w:rtl/>
        </w:rPr>
        <w:t xml:space="preserve"> </w:t>
      </w:r>
    </w:p>
    <w:p w14:paraId="24FDF2E8" w14:textId="77777777" w:rsidR="00411B3E" w:rsidRDefault="00411B3E" w:rsidP="00411B3E">
      <w:pPr>
        <w:rPr>
          <w:rFonts w:ascii="Fb Fontext" w:hAnsi="Fb Fontext"/>
          <w:rtl/>
        </w:rPr>
      </w:pPr>
      <w:r w:rsidRPr="00C35A2C">
        <w:rPr>
          <w:rFonts w:ascii="Fb Fontext" w:hAnsi="Fb Fontext" w:hint="cs"/>
          <w:rtl/>
        </w:rPr>
        <w:t>וכאן בסימטא דבעי משיכה או שכירות</w:t>
      </w:r>
      <w:r>
        <w:rPr>
          <w:rStyle w:val="aff1"/>
          <w:rFonts w:ascii="Fb Fontext" w:hAnsi="Fb Fontext"/>
          <w:rtl/>
        </w:rPr>
        <w:footnoteReference w:id="69"/>
      </w:r>
    </w:p>
    <w:p w14:paraId="3D5C6727" w14:textId="77777777" w:rsidR="00411B3E" w:rsidRPr="00DC3801" w:rsidRDefault="00411B3E" w:rsidP="00411B3E">
      <w:pPr>
        <w:spacing w:after="60"/>
        <w:rPr>
          <w:rFonts w:ascii="Fb Fontext" w:hAnsi="Fb Fontext"/>
          <w:spacing w:val="-2"/>
          <w:sz w:val="32"/>
          <w:rtl/>
        </w:rPr>
      </w:pPr>
      <w:r>
        <w:rPr>
          <w:rStyle w:val="affffe"/>
          <w:rFonts w:ascii="Fb Fontext" w:hAnsi="Fb Fontext"/>
          <w:spacing w:val="-2"/>
          <w:sz w:val="32"/>
          <w:rtl/>
          <w:rPrChange w:id="9331" w:author="מנוע אמוראים" w:date="2026-10-05T16:41:09Z">
            <w:rPr>
              <w:rFonts w:ascii="Fb Fontext" w:hAnsi="Fb Fontext"/>
              <w:spacing w:val="-2"/>
              <w:sz w:val="32"/>
              <w:rtl/>
            </w:rPr>
          </w:rPrChange>
        </w:rPr>
        <w:t xml:space="preserve">וברה"ר</w:t>
      </w:r>
      <w:r>
        <w:rPr>
          <w:rFonts w:ascii="Fb Fontext" w:hAnsi="Fb Fontext"/>
          <w:spacing w:val="-2"/>
          <w:sz w:val="32"/>
          <w:rtl/>
        </w:rPr>
        <w:t xml:space="preserve"> היינו דבעי</w:t>
      </w:r>
      <w:r w:rsidRPr="00DC3801">
        <w:rPr>
          <w:spacing w:val="-2"/>
          <w:rtl/>
        </w:rPr>
        <w:t xml:space="preserve">' </w:t>
      </w:r>
      <w:r w:rsidRPr="00DC3801">
        <w:rPr>
          <w:rFonts w:ascii="Fb Fontext" w:hAnsi="Fb Fontext"/>
          <w:spacing w:val="-2"/>
          <w:sz w:val="32"/>
          <w:rtl/>
        </w:rPr>
        <w:t>שימשכנה לסימטא ואי רשות בעלים בעי</w:t>
      </w:r>
      <w:r w:rsidRPr="00DC3801">
        <w:rPr>
          <w:spacing w:val="-2"/>
          <w:rtl/>
        </w:rPr>
        <w:t xml:space="preserve">' </w:t>
      </w:r>
      <w:r w:rsidRPr="00DC3801">
        <w:rPr>
          <w:rFonts w:ascii="Fb Fontext" w:hAnsi="Fb Fontext"/>
          <w:spacing w:val="-2"/>
          <w:sz w:val="32"/>
          <w:rtl/>
        </w:rPr>
        <w:t>שכירות</w:t>
      </w:r>
    </w:p>
    <w:p w14:paraId="1CEE17D7" w14:textId="77777777" w:rsidR="00411B3E" w:rsidRPr="00B30863" w:rsidRDefault="00411B3E" w:rsidP="00411B3E">
      <w:pPr>
        <w:pStyle w:val="36"/>
        <w:framePr w:wrap="notBeside"/>
        <w:rPr>
          <w:rtl/>
        </w:rPr>
      </w:pPr>
      <w:r w:rsidRPr="00B30863">
        <w:rPr>
          <w:rtl/>
        </w:rPr>
        <w:t>וכאביי ורבא:</w:t>
      </w:r>
    </w:p>
    <w:p w14:paraId="75155052" w14:textId="77777777" w:rsidR="00411B3E" w:rsidRDefault="00411B3E" w:rsidP="00411B3E">
      <w:pPr>
        <w:rPr>
          <w:rFonts w:ascii="Fb Fontext" w:hAnsi="Fb Fontext"/>
          <w:rtl/>
        </w:rPr>
      </w:pPr>
      <w:r w:rsidRPr="00B30863">
        <w:rPr>
          <w:rFonts w:ascii="Fb Fontext" w:hAnsi="Fb Fontext"/>
          <w:b/>
          <w:bCs/>
          <w:rtl/>
        </w:rPr>
        <w:t>מסירה</w:t>
      </w:r>
      <w:r w:rsidRPr="00C35A2C">
        <w:rPr>
          <w:rFonts w:ascii="Fb Fontext" w:hAnsi="Fb Fontext"/>
          <w:rtl/>
        </w:rPr>
        <w:t xml:space="preserve"> קונה ברה"ר</w:t>
      </w:r>
      <w:r>
        <w:rPr>
          <w:rFonts w:ascii="Fb Fontext" w:hAnsi="Fb Fontext" w:hint="cs"/>
          <w:rtl/>
        </w:rPr>
        <w:t>,</w:t>
      </w:r>
      <w:r w:rsidRPr="00C35A2C">
        <w:rPr>
          <w:rFonts w:ascii="Fb Fontext" w:hAnsi="Fb Fontext"/>
          <w:rtl/>
        </w:rPr>
        <w:t xml:space="preserve"> ובחצר שאינה של שניהם,</w:t>
      </w:r>
    </w:p>
    <w:p w14:paraId="4DB742FD" w14:textId="77777777" w:rsidR="00411B3E" w:rsidRPr="00DC3801" w:rsidRDefault="00411B3E" w:rsidP="00411B3E">
      <w:pPr>
        <w:spacing w:after="60"/>
        <w:rPr>
          <w:rFonts w:ascii="Fb Fontext" w:hAnsi="Fb Fontext" w:cs="Guttman Vilna"/>
          <w:b/>
          <w:bCs/>
          <w:spacing w:val="-2"/>
          <w:rtl/>
        </w:rPr>
      </w:pPr>
      <w:r w:rsidRPr="00DC3801">
        <w:rPr>
          <w:rFonts w:ascii="Fb Fontext" w:hAnsi="Fb Fontext"/>
          <w:b/>
          <w:bCs/>
          <w:spacing w:val="-2"/>
          <w:rtl/>
        </w:rPr>
        <w:t>משיכה</w:t>
      </w:r>
      <w:r w:rsidRPr="00DC3801">
        <w:rPr>
          <w:rFonts w:ascii="Fb Fontext" w:hAnsi="Fb Fontext"/>
          <w:spacing w:val="-2"/>
          <w:rtl/>
        </w:rPr>
        <w:t xml:space="preserve"> קונה בסימטא, ובחצר של שניהם, </w:t>
      </w:r>
      <w:r w:rsidRPr="00DC3801">
        <w:rPr>
          <w:rFonts w:ascii="Fb Fontext" w:hAnsi="Fb Fontext"/>
          <w:b/>
          <w:bCs/>
          <w:spacing w:val="-2"/>
          <w:rtl/>
        </w:rPr>
        <w:t>והגבהה</w:t>
      </w:r>
      <w:r w:rsidRPr="00DC3801">
        <w:rPr>
          <w:rFonts w:ascii="Fb Fontext" w:hAnsi="Fb Fontext"/>
          <w:spacing w:val="-2"/>
          <w:rtl/>
        </w:rPr>
        <w:t xml:space="preserve"> קונה בכל מקום,</w:t>
      </w:r>
      <w:r w:rsidRPr="00DC3801">
        <w:rPr>
          <w:rStyle w:val="aff1"/>
          <w:rFonts w:ascii="Fb Fontext" w:hAnsi="Fb Fontext" w:cs="Guttman Vilna"/>
          <w:b/>
          <w:bCs/>
          <w:spacing w:val="-2"/>
          <w:rtl/>
        </w:rPr>
        <w:footnoteReference w:id="70"/>
      </w:r>
    </w:p>
    <w:p w14:paraId="0A91BEA7" w14:textId="77777777" w:rsidR="00411B3E" w:rsidRPr="00B30863" w:rsidRDefault="00411B3E" w:rsidP="00411B3E">
      <w:pPr>
        <w:pStyle w:val="36"/>
        <w:framePr w:wrap="notBeside"/>
        <w:rPr>
          <w:rtl/>
        </w:rPr>
      </w:pPr>
      <w:r w:rsidRPr="00B30863">
        <w:rPr>
          <w:rtl/>
        </w:rPr>
        <w:t>אין להוכיח</w:t>
      </w:r>
    </w:p>
    <w:p w14:paraId="144BBEDF" w14:textId="77777777" w:rsidR="00411B3E" w:rsidRPr="00C35A2C" w:rsidRDefault="00411B3E" w:rsidP="00411B3E">
      <w:pPr>
        <w:rPr>
          <w:rFonts w:ascii="Fb Fontext" w:hAnsi="Fb Fontext"/>
          <w:rtl/>
        </w:rPr>
      </w:pPr>
      <w:r w:rsidRPr="00C35A2C">
        <w:rPr>
          <w:rFonts w:ascii="Fb Fontext" w:hAnsi="Fb Fontext"/>
          <w:sz w:val="32"/>
          <w:rtl/>
        </w:rPr>
        <w:t>דאביי ורבא אמר</w:t>
      </w:r>
      <w:r>
        <w:rPr>
          <w:rFonts w:ascii="Fb Fontext" w:hAnsi="Fb Fontext" w:hint="cs"/>
          <w:sz w:val="32"/>
          <w:rtl/>
        </w:rPr>
        <w:t>ו</w:t>
      </w:r>
      <w:r w:rsidRPr="00C35A2C">
        <w:rPr>
          <w:rFonts w:ascii="Fb Fontext" w:hAnsi="Fb Fontext"/>
          <w:sz w:val="32"/>
          <w:rtl/>
        </w:rPr>
        <w:t xml:space="preserve"> כרבי</w:t>
      </w:r>
      <w:r>
        <w:rPr>
          <w:rFonts w:ascii="Fb Fontext" w:hAnsi="Fb Fontext" w:hint="cs"/>
          <w:sz w:val="32"/>
          <w:rtl/>
        </w:rPr>
        <w:t>,</w:t>
      </w:r>
      <w:r w:rsidRPr="00C35A2C">
        <w:rPr>
          <w:rFonts w:ascii="Fb Fontext" w:hAnsi="Fb Fontext"/>
          <w:sz w:val="32"/>
          <w:rtl/>
        </w:rPr>
        <w:t xml:space="preserve"> </w:t>
      </w:r>
      <w:r>
        <w:rPr>
          <w:rStyle w:val="affffe"/>
          <w:rFonts w:hint="cs"/>
          <w:rtl/>
        </w:rPr>
        <w:t xml:space="preserve">- </w:t>
      </w:r>
      <w:r w:rsidRPr="00B30863">
        <w:rPr>
          <w:rStyle w:val="affffe"/>
          <w:rtl/>
        </w:rPr>
        <w:t>דהכא מיירי</w:t>
      </w:r>
      <w:r w:rsidRPr="00C35A2C">
        <w:rPr>
          <w:rFonts w:ascii="Fb Fontext" w:hAnsi="Fb Fontext"/>
          <w:sz w:val="32"/>
          <w:rtl/>
        </w:rPr>
        <w:t xml:space="preserve"> בא"ל לך משוך וקני,</w:t>
      </w:r>
    </w:p>
    <w:p w14:paraId="38E63F50" w14:textId="77777777" w:rsidR="00411B3E" w:rsidRPr="00C35A2C" w:rsidRDefault="00411B3E" w:rsidP="00411B3E">
      <w:pPr>
        <w:rPr>
          <w:rFonts w:ascii="Fb Fontext" w:hAnsi="Fb Fontext"/>
        </w:rPr>
      </w:pPr>
      <w:r w:rsidRPr="00B30863">
        <w:rPr>
          <w:rStyle w:val="affffe"/>
          <w:rFonts w:hint="cs"/>
          <w:rtl/>
        </w:rPr>
        <w:t>ומ</w:t>
      </w:r>
      <w:r w:rsidRPr="00B30863">
        <w:rPr>
          <w:rStyle w:val="affffe"/>
          <w:rtl/>
        </w:rPr>
        <w:t>ר סבר:</w:t>
      </w:r>
      <w:r w:rsidRPr="00C35A2C">
        <w:rPr>
          <w:rFonts w:ascii="Fb Fontext" w:hAnsi="Fb Fontext"/>
          <w:rtl/>
        </w:rPr>
        <w:t xml:space="preserve"> קפידא, </w:t>
      </w:r>
      <w:r>
        <w:rPr>
          <w:rFonts w:ascii="Fb Fontext" w:hAnsi="Fb Fontext"/>
          <w:rtl/>
        </w:rPr>
        <w:tab/>
      </w:r>
      <w:r>
        <w:rPr>
          <w:rFonts w:ascii="Fb Fontext" w:hAnsi="Fb Fontext"/>
          <w:rtl/>
        </w:rPr>
        <w:tab/>
      </w:r>
      <w:r w:rsidRPr="00B30863">
        <w:rPr>
          <w:rStyle w:val="affffe"/>
          <w:rtl/>
        </w:rPr>
        <w:t>ומר סבר:</w:t>
      </w:r>
      <w:r w:rsidRPr="00C35A2C">
        <w:rPr>
          <w:rFonts w:ascii="Fb Fontext" w:hAnsi="Fb Fontext"/>
          <w:rtl/>
        </w:rPr>
        <w:t xml:space="preserve"> מראה מקום הוא לו.</w:t>
      </w:r>
    </w:p>
    <w:p w14:paraId="7417B2C8" w14:textId="77777777" w:rsidR="00411B3E" w:rsidRPr="001B450D" w:rsidRDefault="00411B3E" w:rsidP="00411B3E">
      <w:pPr>
        <w:pStyle w:val="aff9"/>
        <w:rPr>
          <w:rtl/>
        </w:rPr>
      </w:pPr>
      <w:r w:rsidRPr="001B450D">
        <w:rPr>
          <w:rFonts w:hint="cs"/>
          <w:rtl/>
        </w:rPr>
        <w:t>***</w:t>
      </w:r>
    </w:p>
    <w:p w14:paraId="4C3290E0" w14:textId="77777777" w:rsidR="00411B3E" w:rsidRPr="00B30863" w:rsidRDefault="00411B3E" w:rsidP="00411B3E">
      <w:pPr>
        <w:pStyle w:val="36"/>
        <w:framePr w:wrap="notBeside"/>
        <w:rPr>
          <w:rtl/>
        </w:rPr>
      </w:pPr>
      <w:r w:rsidRPr="00B30863">
        <w:rPr>
          <w:rtl/>
        </w:rPr>
        <w:t>ר"פ:</w:t>
      </w:r>
    </w:p>
    <w:p w14:paraId="4AECC2B5" w14:textId="77777777" w:rsidR="00411B3E" w:rsidRPr="00C35A2C" w:rsidRDefault="00411B3E" w:rsidP="00411B3E">
      <w:pPr>
        <w:rPr>
          <w:rFonts w:ascii="Fb Fontext" w:hAnsi="Fb Fontext"/>
          <w:rtl/>
        </w:rPr>
      </w:pPr>
      <w:r>
        <w:rPr>
          <w:rFonts w:ascii="Fb Fontext" w:hAnsi="Fb Fontext" w:hint="cs"/>
          <w:sz w:val="32"/>
          <w:rtl/>
        </w:rPr>
        <w:t>המוכר שטר לחבירו</w:t>
      </w:r>
      <w:r w:rsidRPr="00C35A2C">
        <w:rPr>
          <w:rFonts w:ascii="Fb Fontext" w:hAnsi="Fb Fontext"/>
          <w:sz w:val="32"/>
          <w:rtl/>
        </w:rPr>
        <w:t>, צריך לכת</w:t>
      </w:r>
      <w:r>
        <w:rPr>
          <w:rFonts w:ascii="Fb Fontext" w:hAnsi="Fb Fontext" w:hint="cs"/>
          <w:sz w:val="32"/>
          <w:rtl/>
        </w:rPr>
        <w:t>ו</w:t>
      </w:r>
      <w:r w:rsidRPr="00C35A2C">
        <w:rPr>
          <w:rFonts w:ascii="Fb Fontext" w:hAnsi="Fb Fontext"/>
          <w:sz w:val="32"/>
          <w:rtl/>
        </w:rPr>
        <w:t>ב</w:t>
      </w:r>
      <w:r w:rsidRPr="0059320D">
        <w:rPr>
          <w:rStyle w:val="affff8"/>
          <w:rtl/>
        </w:rPr>
        <w:t xml:space="preserve"> </w:t>
      </w:r>
      <w:r w:rsidRPr="00F10693">
        <w:rPr>
          <w:rtl/>
        </w:rPr>
        <w:t>'ק</w:t>
      </w:r>
      <w:r w:rsidRPr="0059320D">
        <w:rPr>
          <w:rStyle w:val="affff8"/>
          <w:rtl/>
        </w:rPr>
        <w:t>ני הוא וכל שעבוד</w:t>
      </w:r>
      <w:r>
        <w:rPr>
          <w:rStyle w:val="affff8"/>
          <w:rFonts w:hint="cs"/>
          <w:rtl/>
        </w:rPr>
        <w:t xml:space="preserve"> שבו</w:t>
      </w:r>
      <w:r w:rsidRPr="00F10693">
        <w:rPr>
          <w:rtl/>
        </w:rPr>
        <w:t>'.</w:t>
      </w:r>
    </w:p>
    <w:p w14:paraId="77F671B7" w14:textId="77777777" w:rsidR="00411B3E" w:rsidRPr="00B30863" w:rsidRDefault="00411B3E" w:rsidP="00411B3E">
      <w:pPr>
        <w:pStyle w:val="36"/>
        <w:framePr w:wrap="notBeside"/>
        <w:rPr>
          <w:rtl/>
        </w:rPr>
      </w:pPr>
      <w:r w:rsidRPr="00B30863">
        <w:rPr>
          <w:rtl/>
        </w:rPr>
        <w:t>ר"כ לר"א</w:t>
      </w:r>
    </w:p>
    <w:p w14:paraId="44758320" w14:textId="77777777" w:rsidR="00411B3E" w:rsidRDefault="00411B3E" w:rsidP="00411B3E">
      <w:pPr>
        <w:rPr>
          <w:rFonts w:ascii="Fb Fontext" w:hAnsi="Fb Fontext"/>
          <w:rtl/>
        </w:rPr>
      </w:pPr>
      <w:r w:rsidRPr="00C35A2C">
        <w:rPr>
          <w:rFonts w:ascii="Fb Fontext" w:hAnsi="Fb Fontext"/>
          <w:rtl/>
        </w:rPr>
        <w:t xml:space="preserve">ואי לא כתב </w:t>
      </w:r>
      <w:r>
        <w:rPr>
          <w:rFonts w:ascii="Fb Fontext" w:hAnsi="Fb Fontext" w:hint="cs"/>
          <w:rtl/>
        </w:rPr>
        <w:t xml:space="preserve">כן- </w:t>
      </w:r>
      <w:r w:rsidRPr="00C35A2C">
        <w:rPr>
          <w:rFonts w:ascii="Fb Fontext" w:hAnsi="Fb Fontext"/>
          <w:rtl/>
        </w:rPr>
        <w:t xml:space="preserve">לא קני </w:t>
      </w:r>
      <w:r>
        <w:rPr>
          <w:rFonts w:ascii="Fb Fontext" w:hAnsi="Fb Fontext" w:hint="cs"/>
          <w:rtl/>
        </w:rPr>
        <w:t xml:space="preserve">- </w:t>
      </w:r>
      <w:r w:rsidRPr="00B30863">
        <w:rPr>
          <w:rStyle w:val="affffe"/>
          <w:rtl/>
        </w:rPr>
        <w:t>דאמרי'</w:t>
      </w:r>
      <w:r>
        <w:rPr>
          <w:rStyle w:val="affffe"/>
          <w:rFonts w:hint="cs"/>
          <w:rtl/>
        </w:rPr>
        <w:t>:</w:t>
      </w:r>
      <w:r w:rsidRPr="00F10693">
        <w:rPr>
          <w:rtl/>
        </w:rPr>
        <w:t xml:space="preserve"> </w:t>
      </w:r>
      <w:r w:rsidRPr="00C35A2C">
        <w:rPr>
          <w:rFonts w:ascii="Fb Fontext" w:hAnsi="Fb Fontext"/>
          <w:rtl/>
        </w:rPr>
        <w:t>לצור ע"פ צלוחיתו הוא צריך</w:t>
      </w:r>
      <w:r>
        <w:rPr>
          <w:rFonts w:ascii="Fb Fontext" w:hAnsi="Fb Fontext" w:hint="cs"/>
          <w:rtl/>
        </w:rPr>
        <w:t>.</w:t>
      </w:r>
    </w:p>
    <w:p w14:paraId="6B343006" w14:textId="77777777" w:rsidR="00411B3E" w:rsidRPr="00C35A2C" w:rsidRDefault="00411B3E" w:rsidP="00411B3E">
      <w:pPr>
        <w:pStyle w:val="aff9"/>
        <w:rPr>
          <w:rtl/>
        </w:rPr>
      </w:pPr>
      <w:r>
        <w:rPr>
          <w:rFonts w:hint="cs"/>
          <w:rtl/>
        </w:rPr>
        <w:t>***</w:t>
      </w:r>
    </w:p>
    <w:p w14:paraId="54592BD1" w14:textId="77777777" w:rsidR="00AC0AF5" w:rsidRPr="00DB3591" w:rsidRDefault="00AC0AF5" w:rsidP="00982F98">
      <w:pPr>
        <w:pStyle w:val="affe"/>
        <w:framePr w:wrap="around"/>
        <w:rPr>
          <w:rStyle w:val="afff8"/>
          <w:rFonts w:cs="BA TM • Vilna Extra-Bold"/>
          <w:bCs/>
          <w:rtl/>
        </w:rPr>
      </w:pPr>
      <w:r w:rsidRPr="00C35A2C">
        <w:rPr>
          <w:rStyle w:val="afff8"/>
          <w:rFonts w:hint="cs"/>
          <w:rtl/>
        </w:rPr>
        <w:t>עז.</w:t>
      </w:r>
    </w:p>
    <w:p w14:paraId="1F24AA4B" w14:textId="6EE13FF1" w:rsidR="00374F67" w:rsidRPr="00374F67" w:rsidRDefault="00AC0AF5" w:rsidP="00374F67">
      <w:pPr>
        <w:pStyle w:val="36"/>
        <w:framePr w:wrap="notBeside"/>
        <w:rPr>
          <w:rtl/>
        </w:rPr>
      </w:pPr>
      <w:bookmarkStart w:id="36" w:name="_Hlk176848089"/>
      <w:r w:rsidRPr="00374F67">
        <w:rPr>
          <w:rtl/>
        </w:rPr>
        <w:t>אמימר</w:t>
      </w:r>
      <w:r w:rsidR="00374F67">
        <w:rPr>
          <w:rFonts w:hint="cs"/>
          <w:rtl/>
        </w:rPr>
        <w:t>:</w:t>
      </w:r>
    </w:p>
    <w:p w14:paraId="7BF2D28E" w14:textId="5FC28265" w:rsidR="00AC0AF5" w:rsidRPr="00C35A2C" w:rsidRDefault="00374F67" w:rsidP="00AC0AF5">
      <w:pPr>
        <w:rPr>
          <w:rFonts w:ascii="Fb Fontext" w:hAnsi="Fb Fontext" w:cs="Guttman Vilna"/>
          <w:b/>
          <w:bCs/>
          <w:sz w:val="32"/>
          <w:rtl/>
        </w:rPr>
      </w:pPr>
      <w:r>
        <w:rPr>
          <w:rStyle w:val="afff8"/>
          <w:rFonts w:hint="cs"/>
          <w:rtl/>
        </w:rPr>
        <w:t xml:space="preserve">מגמרא: </w:t>
      </w:r>
      <w:r w:rsidR="00AC0AF5" w:rsidRPr="0081371E">
        <w:rPr>
          <w:rStyle w:val="afff8"/>
          <w:rtl/>
        </w:rPr>
        <w:t>הלכתא</w:t>
      </w:r>
      <w:r w:rsidR="00AC0AF5" w:rsidRPr="00C35A2C">
        <w:rPr>
          <w:rFonts w:ascii="Fb Fontext" w:hAnsi="Fb Fontext"/>
          <w:sz w:val="32"/>
          <w:rtl/>
        </w:rPr>
        <w:t>: אותיות נקנות במסירה, כרבי.</w:t>
      </w:r>
    </w:p>
    <w:p w14:paraId="21668748" w14:textId="77777777" w:rsidR="00374F67" w:rsidRPr="00374F67" w:rsidRDefault="00AC0AF5" w:rsidP="00374F67">
      <w:pPr>
        <w:pStyle w:val="36"/>
        <w:framePr w:wrap="notBeside"/>
        <w:rPr>
          <w:rtl/>
        </w:rPr>
      </w:pPr>
      <w:r w:rsidRPr="00374F67">
        <w:rPr>
          <w:rtl/>
        </w:rPr>
        <w:t>רב אשי:</w:t>
      </w:r>
    </w:p>
    <w:p w14:paraId="4FFF798B" w14:textId="29F5DAF7" w:rsidR="00AC0AF5" w:rsidRPr="00374F67" w:rsidRDefault="00374F67" w:rsidP="00374F67">
      <w:pPr>
        <w:spacing w:after="60"/>
        <w:rPr>
          <w:rFonts w:ascii="Fb Fontext" w:hAnsi="Fb Fontext" w:cs="Guttman Vilna"/>
          <w:b/>
          <w:bCs/>
          <w:sz w:val="32"/>
          <w:rtl/>
        </w:rPr>
      </w:pPr>
      <w:r w:rsidRPr="00374F67">
        <w:rPr>
          <w:rFonts w:ascii="Fb Fontext" w:hAnsi="Fb Fontext" w:hint="cs"/>
          <w:b/>
          <w:bCs/>
          <w:sz w:val="32"/>
          <w:rtl/>
        </w:rPr>
        <w:t>גם סברא:</w:t>
      </w:r>
      <w:r>
        <w:rPr>
          <w:rFonts w:ascii="Fb Fontext" w:hAnsi="Fb Fontext" w:hint="cs"/>
          <w:sz w:val="32"/>
          <w:rtl/>
        </w:rPr>
        <w:t xml:space="preserve"> </w:t>
      </w:r>
      <w:r w:rsidR="00AC0AF5" w:rsidRPr="00C35A2C">
        <w:rPr>
          <w:rFonts w:ascii="Fb Fontext" w:hAnsi="Fb Fontext"/>
          <w:sz w:val="32"/>
          <w:rtl/>
        </w:rPr>
        <w:t xml:space="preserve">דאותיות מילי נינהו, </w:t>
      </w:r>
      <w:r>
        <w:rPr>
          <w:rFonts w:ascii="Fb Fontext" w:hAnsi="Fb Fontext" w:hint="cs"/>
          <w:sz w:val="32"/>
          <w:rtl/>
        </w:rPr>
        <w:t>ומילי לא נקנים במילי.</w:t>
      </w:r>
      <w:r>
        <w:rPr>
          <w:rStyle w:val="aff1"/>
          <w:rFonts w:ascii="Fb Fontext" w:hAnsi="Fb Fontext" w:cs="Guttman Vilna"/>
          <w:b/>
          <w:bCs/>
          <w:sz w:val="32"/>
          <w:rtl/>
        </w:rPr>
        <w:footnoteReference w:id="71"/>
      </w:r>
    </w:p>
    <w:p w14:paraId="741DA535" w14:textId="77777777" w:rsidR="00374F67" w:rsidRPr="00374F67" w:rsidRDefault="00AC0AF5" w:rsidP="00374F67">
      <w:pPr>
        <w:pStyle w:val="36"/>
        <w:framePr w:wrap="notBeside"/>
        <w:rPr>
          <w:rtl/>
        </w:rPr>
      </w:pPr>
      <w:r w:rsidRPr="00374F67">
        <w:rPr>
          <w:rtl/>
        </w:rPr>
        <w:t>והא דמרב:</w:t>
      </w:r>
    </w:p>
    <w:p w14:paraId="3B72E799" w14:textId="77777777" w:rsidR="00374F67" w:rsidRDefault="00AC0AF5" w:rsidP="00AC0AF5">
      <w:pPr>
        <w:rPr>
          <w:rFonts w:ascii="Fb Fontext" w:hAnsi="Fb Fontext"/>
          <w:sz w:val="32"/>
          <w:rtl/>
        </w:rPr>
      </w:pPr>
      <w:r w:rsidRPr="00C35A2C">
        <w:rPr>
          <w:rFonts w:ascii="Fb Fontext" w:hAnsi="Fb Fontext"/>
          <w:sz w:val="32"/>
          <w:rtl/>
        </w:rPr>
        <w:t>ב</w:t>
      </w:r>
      <w:r w:rsidRPr="00F10693">
        <w:rPr>
          <w:rtl/>
        </w:rPr>
        <w:t xml:space="preserve">' </w:t>
      </w:r>
      <w:r w:rsidRPr="00C35A2C">
        <w:rPr>
          <w:rFonts w:ascii="Fb Fontext" w:hAnsi="Fb Fontext"/>
          <w:sz w:val="32"/>
          <w:rtl/>
        </w:rPr>
        <w:t xml:space="preserve">שטרות הם: </w:t>
      </w:r>
    </w:p>
    <w:p w14:paraId="16E6A643" w14:textId="1B94EDC9" w:rsidR="00AC0AF5" w:rsidRDefault="00AC0AF5" w:rsidP="00AC0AF5">
      <w:pPr>
        <w:rPr>
          <w:rFonts w:ascii="Fb Fontext" w:hAnsi="Fb Fontext"/>
          <w:sz w:val="32"/>
          <w:rtl/>
        </w:rPr>
      </w:pPr>
      <w:r w:rsidRPr="00C35A2C">
        <w:rPr>
          <w:rFonts w:ascii="Fb Fontext" w:hAnsi="Fb Fontext"/>
          <w:sz w:val="32"/>
          <w:rtl/>
        </w:rPr>
        <w:t>זכו בשדה לפלוני וכתבו לו את השטר- חוזר בשטר ולא בשדה,</w:t>
      </w:r>
    </w:p>
    <w:p w14:paraId="298506DF" w14:textId="458BC6D3" w:rsidR="00AC0AF5" w:rsidRDefault="00AC0AF5" w:rsidP="00AC0AF5">
      <w:pPr>
        <w:rPr>
          <w:rFonts w:ascii="Fb Fontext" w:hAnsi="Fb Fontext"/>
          <w:sz w:val="32"/>
          <w:rtl/>
        </w:rPr>
      </w:pPr>
      <w:r w:rsidRPr="00C35A2C">
        <w:rPr>
          <w:rFonts w:ascii="Fb Fontext" w:hAnsi="Fb Fontext"/>
          <w:sz w:val="32"/>
          <w:rtl/>
        </w:rPr>
        <w:t>ע"מ שתכתבו לו את השטר - חוזר בין בשטר בין בשדה.</w:t>
      </w:r>
      <w:r w:rsidR="00374F67">
        <w:rPr>
          <w:rStyle w:val="aff1"/>
          <w:rFonts w:ascii="Fb Fontext" w:hAnsi="Fb Fontext"/>
          <w:sz w:val="32"/>
          <w:rtl/>
        </w:rPr>
        <w:footnoteReference w:id="72"/>
      </w:r>
      <w:r w:rsidR="00374F67">
        <w:rPr>
          <w:rFonts w:ascii="Fb Fontext" w:hAnsi="Fb Fontext" w:hint="cs"/>
          <w:sz w:val="32"/>
          <w:rtl/>
        </w:rPr>
        <w:t xml:space="preserve"> </w:t>
      </w:r>
      <w:r w:rsidR="00374F67">
        <w:rPr>
          <w:rStyle w:val="aff1"/>
          <w:rFonts w:ascii="Fb Fontext" w:hAnsi="Fb Fontext"/>
          <w:sz w:val="32"/>
          <w:rtl/>
        </w:rPr>
        <w:footnoteReference w:id="73"/>
      </w:r>
    </w:p>
    <w:p w14:paraId="5D03FD54" w14:textId="77777777" w:rsidR="00374F67" w:rsidRPr="00374F67" w:rsidRDefault="00AC0AF5" w:rsidP="00374F67">
      <w:pPr>
        <w:pStyle w:val="36"/>
        <w:framePr w:wrap="notBeside"/>
        <w:rPr>
          <w:rtl/>
        </w:rPr>
      </w:pPr>
      <w:r w:rsidRPr="00374F67">
        <w:rPr>
          <w:rtl/>
        </w:rPr>
        <w:t>ורחב"א מר"ה</w:t>
      </w:r>
    </w:p>
    <w:p w14:paraId="4AF2C5AA" w14:textId="18DF3A3F" w:rsidR="00AC0AF5" w:rsidRDefault="00AC0AF5" w:rsidP="00AC0AF5">
      <w:pPr>
        <w:rPr>
          <w:rFonts w:ascii="Fb Fontext" w:hAnsi="Fb Fontext"/>
          <w:sz w:val="32"/>
          <w:rtl/>
        </w:rPr>
      </w:pPr>
      <w:r w:rsidRPr="00C35A2C">
        <w:rPr>
          <w:rFonts w:ascii="Fb Fontext" w:hAnsi="Fb Fontext"/>
          <w:sz w:val="32"/>
          <w:rtl/>
        </w:rPr>
        <w:t xml:space="preserve">שלשה שטרות הן: </w:t>
      </w:r>
      <w:r w:rsidRPr="00374F67">
        <w:rPr>
          <w:rStyle w:val="afffff0"/>
          <w:rtl/>
        </w:rPr>
        <w:t>תרי - הא דאמרן.</w:t>
      </w:r>
      <w:r w:rsidRPr="00C35A2C">
        <w:rPr>
          <w:rFonts w:ascii="Fb Fontext" w:hAnsi="Fb Fontext"/>
          <w:sz w:val="32"/>
          <w:rtl/>
        </w:rPr>
        <w:t xml:space="preserve"> </w:t>
      </w:r>
      <w:r w:rsidRPr="00374F67">
        <w:rPr>
          <w:rStyle w:val="affffe"/>
          <w:rtl/>
        </w:rPr>
        <w:t>אידך</w:t>
      </w:r>
      <w:r w:rsidRPr="00C35A2C">
        <w:rPr>
          <w:rFonts w:ascii="Fb Fontext" w:hAnsi="Fb Fontext"/>
          <w:sz w:val="32"/>
          <w:rtl/>
        </w:rPr>
        <w:t xml:space="preserve"> אם קדם מוכר וכתב את השטר,</w:t>
      </w:r>
    </w:p>
    <w:p w14:paraId="5E95E6FE" w14:textId="4B4A2740" w:rsidR="00AC0AF5" w:rsidRDefault="00AC0AF5" w:rsidP="00AC0AF5">
      <w:pPr>
        <w:rPr>
          <w:rFonts w:ascii="Fb Fontext" w:hAnsi="Fb Fontext"/>
          <w:sz w:val="32"/>
          <w:rtl/>
        </w:rPr>
      </w:pPr>
      <w:r w:rsidRPr="00374F67">
        <w:rPr>
          <w:rStyle w:val="affffe"/>
          <w:rtl/>
        </w:rPr>
        <w:t>כאותה ששנינו:</w:t>
      </w:r>
      <w:r w:rsidRPr="00C35A2C">
        <w:rPr>
          <w:rFonts w:ascii="Fb Fontext" w:hAnsi="Fb Fontext"/>
          <w:sz w:val="32"/>
          <w:rtl/>
        </w:rPr>
        <w:t xml:space="preserve"> כותבין שטר למוכר </w:t>
      </w:r>
      <w:r w:rsidR="00374F67">
        <w:rPr>
          <w:rFonts w:ascii="Fb Fontext" w:hAnsi="Fb Fontext" w:hint="cs"/>
          <w:sz w:val="32"/>
          <w:rtl/>
        </w:rPr>
        <w:t>אף</w:t>
      </w:r>
      <w:r w:rsidRPr="00C35A2C">
        <w:rPr>
          <w:rFonts w:ascii="Fb Fontext" w:hAnsi="Fb Fontext"/>
          <w:sz w:val="32"/>
          <w:rtl/>
        </w:rPr>
        <w:t xml:space="preserve"> שאין לוקח עמו, כיון שהחזיק זה בקרקע - נקנה שטר בכל מקום שהוא,</w:t>
      </w:r>
    </w:p>
    <w:p w14:paraId="37CB8F1E" w14:textId="3CAF639B" w:rsidR="00AC0AF5" w:rsidRDefault="00AC0AF5" w:rsidP="00AC0AF5">
      <w:pPr>
        <w:rPr>
          <w:rFonts w:ascii="Fb Fontext" w:hAnsi="Fb Fontext"/>
          <w:sz w:val="32"/>
          <w:rtl/>
        </w:rPr>
      </w:pPr>
      <w:r w:rsidRPr="00C35A2C">
        <w:rPr>
          <w:rFonts w:ascii="Fb Fontext" w:hAnsi="Fb Fontext"/>
          <w:sz w:val="32"/>
          <w:rtl/>
        </w:rPr>
        <w:t>וזו</w:t>
      </w:r>
      <w:r w:rsidR="00374F67">
        <w:rPr>
          <w:rFonts w:ascii="Fb Fontext" w:hAnsi="Fb Fontext" w:hint="cs"/>
          <w:sz w:val="32"/>
          <w:rtl/>
        </w:rPr>
        <w:t xml:space="preserve"> </w:t>
      </w:r>
      <w:r w:rsidRPr="00C35A2C">
        <w:rPr>
          <w:rFonts w:ascii="Fb Fontext" w:hAnsi="Fb Fontext"/>
          <w:sz w:val="32"/>
          <w:rtl/>
        </w:rPr>
        <w:t>ששנינו: נכסים שאין להן אחריות נקנין עם נכסים שיש להן אחריות - בכסף ושטר וחזקה.</w:t>
      </w:r>
    </w:p>
    <w:p w14:paraId="70D09549" w14:textId="77777777" w:rsidR="00374F67" w:rsidRPr="00374F67" w:rsidRDefault="00374F67" w:rsidP="00374F67">
      <w:pPr>
        <w:pStyle w:val="36"/>
        <w:framePr w:wrap="notBeside"/>
        <w:rPr>
          <w:rtl/>
        </w:rPr>
      </w:pPr>
      <w:r w:rsidRPr="00374F67">
        <w:rPr>
          <w:rFonts w:hint="cs"/>
          <w:rtl/>
        </w:rPr>
        <w:t>וקשה</w:t>
      </w:r>
    </w:p>
    <w:p w14:paraId="79CF692A" w14:textId="5380C819" w:rsidR="00374F67" w:rsidRPr="00374F67" w:rsidRDefault="00374F67" w:rsidP="00374F67">
      <w:pPr>
        <w:rPr>
          <w:rtl/>
        </w:rPr>
      </w:pPr>
      <w:r w:rsidRPr="00374F67">
        <w:rPr>
          <w:rFonts w:hint="cs"/>
          <w:rtl/>
        </w:rPr>
        <w:t>דמשמע דמילי כן יכולים להיקנות במילי</w:t>
      </w:r>
    </w:p>
    <w:p w14:paraId="4284BEB2" w14:textId="707D2AEE" w:rsidR="00374F67" w:rsidRPr="00374F67" w:rsidRDefault="00374F67" w:rsidP="00374F67">
      <w:pPr>
        <w:pStyle w:val="36"/>
        <w:framePr w:wrap="notBeside"/>
        <w:rPr>
          <w:rtl/>
        </w:rPr>
      </w:pPr>
      <w:r w:rsidRPr="00374F67">
        <w:rPr>
          <w:rFonts w:hint="cs"/>
          <w:rtl/>
        </w:rPr>
        <w:t>-</w:t>
      </w:r>
      <w:r>
        <w:rPr>
          <w:rFonts w:hint="cs"/>
          <w:rtl/>
        </w:rPr>
        <w:t>ותרצי:</w:t>
      </w:r>
    </w:p>
    <w:p w14:paraId="3CF89C4B" w14:textId="6883EA46" w:rsidR="00E46370" w:rsidRPr="00E46370" w:rsidRDefault="00AC0AF5" w:rsidP="00E46370">
      <w:pPr>
        <w:rPr>
          <w:rStyle w:val="affffe"/>
          <w:rFonts w:ascii="Fb Fontext" w:hAnsi="Fb Fontext" w:cs="FrankRuehl"/>
          <w:b w:val="0"/>
          <w:spacing w:val="0"/>
          <w:sz w:val="32"/>
          <w:szCs w:val="18"/>
          <w:rtl/>
        </w:rPr>
      </w:pPr>
      <w:r w:rsidRPr="00F10693">
        <w:rPr>
          <w:rtl/>
        </w:rPr>
        <w:t>'א</w:t>
      </w:r>
      <w:r w:rsidRPr="00C35A2C">
        <w:rPr>
          <w:rFonts w:ascii="Fb Fontext" w:hAnsi="Fb Fontext"/>
          <w:sz w:val="32"/>
          <w:rtl/>
        </w:rPr>
        <w:t>גב</w:t>
      </w:r>
      <w:r w:rsidRPr="00F10693">
        <w:rPr>
          <w:rtl/>
        </w:rPr>
        <w:t xml:space="preserve">' </w:t>
      </w:r>
      <w:r w:rsidRPr="00C35A2C">
        <w:rPr>
          <w:rFonts w:ascii="Fb Fontext" w:hAnsi="Fb Fontext"/>
          <w:sz w:val="32"/>
          <w:rtl/>
        </w:rPr>
        <w:t xml:space="preserve">שאני, דהא מטבע דלא ניקני בחליפין, </w:t>
      </w:r>
      <w:r w:rsidR="00374F67">
        <w:rPr>
          <w:rFonts w:ascii="Fb Fontext" w:hAnsi="Fb Fontext" w:hint="cs"/>
          <w:sz w:val="32"/>
          <w:rtl/>
        </w:rPr>
        <w:t>ונקנה אגב קרקע</w:t>
      </w:r>
      <w:r w:rsidRPr="00C35A2C">
        <w:rPr>
          <w:rFonts w:ascii="Fb Fontext" w:hAnsi="Fb Fontext"/>
          <w:sz w:val="32"/>
          <w:rtl/>
        </w:rPr>
        <w:t>,</w:t>
      </w:r>
    </w:p>
    <w:p w14:paraId="4104F453" w14:textId="666C5BF9" w:rsidR="00E46370" w:rsidRPr="00E46370" w:rsidRDefault="00E46370" w:rsidP="00E46370">
      <w:pPr>
        <w:pStyle w:val="36"/>
        <w:framePr w:wrap="notBeside"/>
        <w:rPr>
          <w:rtl/>
        </w:rPr>
      </w:pPr>
      <w:r w:rsidRPr="00E46370">
        <w:rPr>
          <w:rFonts w:hint="cs"/>
          <w:rtl/>
        </w:rPr>
        <w:t>שכ</w:t>
      </w:r>
      <w:r>
        <w:rPr>
          <w:rFonts w:hint="cs"/>
          <w:rtl/>
        </w:rPr>
        <w:t>ך</w:t>
      </w:r>
    </w:p>
    <w:p w14:paraId="49574114" w14:textId="311751C4" w:rsidR="00AC0AF5" w:rsidRPr="00C35A2C" w:rsidRDefault="00AC0AF5" w:rsidP="00374F67">
      <w:pPr>
        <w:rPr>
          <w:rFonts w:cs="Guttman Vilna"/>
          <w:b/>
          <w:bCs/>
          <w:sz w:val="32"/>
          <w:rtl/>
        </w:rPr>
      </w:pPr>
      <w:r w:rsidRPr="00374F67">
        <w:rPr>
          <w:rStyle w:val="affffe"/>
          <w:rFonts w:hint="cs"/>
          <w:rtl/>
        </w:rPr>
        <w:lastRenderedPageBreak/>
        <w:t>ר</w:t>
      </w:r>
      <w:r w:rsidRPr="00374F67">
        <w:rPr>
          <w:rStyle w:val="affffe"/>
          <w:rtl/>
        </w:rPr>
        <w:t>"</w:t>
      </w:r>
      <w:r w:rsidRPr="00374F67">
        <w:rPr>
          <w:rStyle w:val="affffe"/>
          <w:rFonts w:hint="cs"/>
          <w:rtl/>
        </w:rPr>
        <w:t>פ</w:t>
      </w:r>
      <w:r w:rsidRPr="00C35A2C">
        <w:rPr>
          <w:rFonts w:ascii="Fb Fontext" w:hAnsi="Fb Fontext"/>
          <w:sz w:val="32"/>
          <w:rtl/>
        </w:rPr>
        <w:t xml:space="preserve"> </w:t>
      </w:r>
      <w:r>
        <w:rPr>
          <w:rFonts w:ascii="Fb Fontext" w:hAnsi="Fb Fontext" w:hint="cs"/>
          <w:sz w:val="32"/>
          <w:rtl/>
        </w:rPr>
        <w:t xml:space="preserve">הקנה </w:t>
      </w:r>
      <w:r>
        <w:rPr>
          <w:rStyle w:val="affffe"/>
          <w:rFonts w:ascii="Fb Fontext" w:hAnsi="Fb Fontext" w:hint="cs"/>
          <w:sz w:val="32"/>
          <w:rtl/>
          <w:rPrChange w:id="9332" w:author="מנוע אמוראים" w:date="2026-10-05T16:41:09Z">
            <w:rPr>
              <w:rFonts w:ascii="Fb Fontext" w:hAnsi="Fb Fontext" w:hint="cs"/>
              <w:sz w:val="32"/>
              <w:rtl/>
            </w:rPr>
          </w:rPrChange>
        </w:rPr>
        <w:t xml:space="preserve">לרשב</w:t>
      </w:r>
      <w:r>
        <w:rPr>
          <w:rStyle w:val="affffe"/>
          <w:rFonts w:ascii="Fb Fontext" w:hAnsi="Fb Fontext"/>
          <w:sz w:val="32"/>
          <w:rtl/>
          <w:rPrChange w:id="9333" w:author="מנוע אמוראים" w:date="2026-10-05T16:41:09Z">
            <w:rPr>
              <w:rFonts w:ascii="Fb Fontext" w:hAnsi="Fb Fontext"/>
              <w:sz w:val="32"/>
              <w:rtl/>
            </w:rPr>
          </w:rPrChange>
        </w:rPr>
        <w:t xml:space="preserve">"</w:t>
      </w:r>
      <w:r>
        <w:rPr>
          <w:rStyle w:val="affffe"/>
          <w:rFonts w:ascii="Fb Fontext" w:hAnsi="Fb Fontext" w:hint="cs"/>
          <w:sz w:val="32"/>
          <w:rtl/>
          <w:rPrChange w:id="9334" w:author="מנוע אמוראים" w:date="2026-10-05T16:41:09Z">
            <w:rPr>
              <w:rFonts w:ascii="Fb Fontext" w:hAnsi="Fb Fontext" w:hint="cs"/>
              <w:sz w:val="32"/>
              <w:rtl/>
            </w:rPr>
          </w:rPrChange>
        </w:rPr>
        <w:t xml:space="preserve">א</w:t>
      </w:r>
      <w:r w:rsidRPr="00C35A2C">
        <w:rPr>
          <w:rFonts w:ascii="Fb Fontext" w:hAnsi="Fb Fontext"/>
          <w:sz w:val="32"/>
          <w:rtl/>
        </w:rPr>
        <w:t xml:space="preserve"> </w:t>
      </w:r>
      <w:r w:rsidRPr="00C35A2C">
        <w:rPr>
          <w:rFonts w:ascii="Fb Fontext" w:hAnsi="Fb Fontext" w:hint="cs"/>
          <w:sz w:val="32"/>
          <w:rtl/>
        </w:rPr>
        <w:t>י</w:t>
      </w:r>
      <w:r w:rsidRPr="00C35A2C">
        <w:rPr>
          <w:rFonts w:ascii="Fb Fontext" w:hAnsi="Fb Fontext"/>
          <w:sz w:val="32"/>
          <w:rtl/>
        </w:rPr>
        <w:t>"</w:t>
      </w:r>
      <w:r w:rsidRPr="00C35A2C">
        <w:rPr>
          <w:rFonts w:ascii="Fb Fontext" w:hAnsi="Fb Fontext" w:hint="cs"/>
          <w:sz w:val="32"/>
          <w:rtl/>
        </w:rPr>
        <w:t>ב אלפי זוז דבי חוזאי אגב</w:t>
      </w:r>
      <w:r w:rsidRPr="00C35A2C">
        <w:rPr>
          <w:rFonts w:ascii="Fb Fontext" w:hAnsi="Fb Fontext"/>
          <w:sz w:val="32"/>
          <w:rtl/>
        </w:rPr>
        <w:t xml:space="preserve"> </w:t>
      </w:r>
      <w:r w:rsidR="00374F67">
        <w:rPr>
          <w:rFonts w:ascii="Fb Fontext" w:hAnsi="Fb Fontext" w:hint="cs"/>
          <w:sz w:val="32"/>
          <w:rtl/>
        </w:rPr>
        <w:t xml:space="preserve">מפתן ביתו </w:t>
      </w:r>
      <w:r w:rsidR="009510A8" w:rsidRPr="009510A8">
        <w:rPr>
          <w:rStyle w:val="afffff0"/>
          <w:rFonts w:hint="cs"/>
          <w:rtl/>
        </w:rPr>
        <w:t>[ב. זוית]</w:t>
      </w:r>
      <w:r w:rsidRPr="00C35A2C">
        <w:rPr>
          <w:rFonts w:ascii="Fb Fontext" w:hAnsi="Fb Fontext"/>
          <w:sz w:val="32"/>
          <w:rtl/>
        </w:rPr>
        <w:t xml:space="preserve">, </w:t>
      </w:r>
      <w:r w:rsidRPr="00C35A2C">
        <w:rPr>
          <w:rFonts w:ascii="Fb Fontext" w:hAnsi="Fb Fontext" w:hint="cs"/>
          <w:sz w:val="32"/>
          <w:rtl/>
        </w:rPr>
        <w:t>ויצא לקראתו משמחה עד תווך</w:t>
      </w:r>
      <w:r w:rsidRPr="00C35A2C">
        <w:rPr>
          <w:rFonts w:ascii="Fb Fontext" w:hAnsi="Fb Fontext"/>
          <w:sz w:val="32"/>
          <w:rtl/>
        </w:rPr>
        <w:t>.</w:t>
      </w:r>
      <w:r w:rsidR="00374F67">
        <w:rPr>
          <w:rStyle w:val="aff1"/>
          <w:rFonts w:cs="Guttman Vilna"/>
          <w:b/>
          <w:bCs/>
          <w:sz w:val="32"/>
          <w:rtl/>
        </w:rPr>
        <w:footnoteReference w:id="74"/>
      </w:r>
    </w:p>
    <w:p w14:paraId="2ED65A99" w14:textId="6B007044" w:rsidR="00AC0AF5" w:rsidRPr="001B450D" w:rsidRDefault="001B450D" w:rsidP="00AC0AF5">
      <w:pPr>
        <w:pStyle w:val="aff9"/>
        <w:rPr>
          <w:rtl/>
        </w:rPr>
      </w:pPr>
      <w:r w:rsidRPr="001B450D">
        <w:rPr>
          <w:rFonts w:hint="cs"/>
          <w:rtl/>
        </w:rPr>
        <w:t>***</w:t>
      </w:r>
    </w:p>
    <w:p w14:paraId="705E68EF" w14:textId="77777777" w:rsidR="00AC0AF5" w:rsidRPr="00C35A2C" w:rsidRDefault="00AC0AF5" w:rsidP="00AC0AF5">
      <w:pPr>
        <w:rPr>
          <w:rFonts w:ascii="Fb Fontext" w:hAnsi="Fb Fontext"/>
          <w:rtl/>
        </w:rPr>
      </w:pPr>
      <w:r w:rsidRPr="00374F67">
        <w:rPr>
          <w:rStyle w:val="afffc"/>
          <w:rtl/>
        </w:rPr>
        <w:t xml:space="preserve">מכר ספינה לא מכר אנתיקי- </w:t>
      </w:r>
      <w:r w:rsidRPr="00C35A2C">
        <w:rPr>
          <w:rFonts w:ascii="Fb Fontext" w:hAnsi="Fb Fontext"/>
          <w:sz w:val="32"/>
          <w:rtl/>
        </w:rPr>
        <w:t>פרמקטי</w:t>
      </w:r>
      <w:r w:rsidRPr="00C35A2C">
        <w:rPr>
          <w:rFonts w:ascii="Fb Fontext" w:hAnsi="Fb Fontext" w:hint="cs"/>
          <w:sz w:val="32"/>
          <w:rtl/>
        </w:rPr>
        <w:t>א</w:t>
      </w:r>
      <w:r w:rsidRPr="00C35A2C">
        <w:rPr>
          <w:rFonts w:ascii="Fb Fontext" w:hAnsi="Fb Fontext"/>
          <w:sz w:val="32"/>
          <w:rtl/>
        </w:rPr>
        <w:t xml:space="preserve"> שבה.</w:t>
      </w:r>
    </w:p>
    <w:p w14:paraId="70EC925B" w14:textId="46293F9E" w:rsidR="00AC0AF5" w:rsidRPr="001B450D" w:rsidRDefault="001B450D" w:rsidP="00AC0AF5">
      <w:pPr>
        <w:pStyle w:val="aff9"/>
        <w:rPr>
          <w:rtl/>
        </w:rPr>
      </w:pPr>
      <w:r w:rsidRPr="001B450D">
        <w:rPr>
          <w:rFonts w:hint="cs"/>
          <w:rtl/>
        </w:rPr>
        <w:t>***</w:t>
      </w:r>
    </w:p>
    <w:p w14:paraId="3EB79EE0" w14:textId="77777777" w:rsidR="00AC0AF5" w:rsidRPr="00C35A2C" w:rsidRDefault="00AC0AF5" w:rsidP="006C2F50">
      <w:pPr>
        <w:pStyle w:val="affffb"/>
        <w:framePr w:wrap="around"/>
        <w:rPr>
          <w:rtl/>
        </w:rPr>
      </w:pPr>
      <w:del w:id="20296" w:author="קלוד" w:date="2026-10-06T10:07:33Z">
        <w:r>
          <w:rPr>
            <w:rtl/>
          </w:rPr>
          <w:delText xml:space="preserve">מתני</w:delText>
        </w:r>
      </w:del>
      <w:ins w:id="20297" w:author="קלוד" w:date="2026-10-06T10:07:33Z">
        <w:r>
          <w:rPr>
            <w:rtl/>
          </w:rPr>
          <w:t xml:space="preserve">משנה א</w:t>
        </w:r>
      </w:ins>
      <w:del w:id="20298" w:author="קלוד" w:date="2026-10-06T10:07:33Z">
        <w:r>
          <w:rPr>
            <w:rtl/>
          </w:rPr>
          <w:delText xml:space="preserve">'.</w:delText>
        </w:r>
      </w:del>
    </w:p>
    <w:p w14:paraId="52A33BB7" w14:textId="77777777" w:rsidR="006C2F50" w:rsidRDefault="00AC0AF5" w:rsidP="00DB3591">
      <w:pPr>
        <w:pStyle w:val="afff3"/>
        <w:rPr>
          <w:rtl/>
        </w:rPr>
      </w:pPr>
      <w:r w:rsidRPr="00C35A2C">
        <w:rPr>
          <w:rtl/>
        </w:rPr>
        <w:t xml:space="preserve">מכר את הקרון - לא מכר את הפרדות, </w:t>
      </w:r>
    </w:p>
    <w:p w14:paraId="2556CDEB" w14:textId="1E44DB71" w:rsidR="00AC0AF5" w:rsidRPr="00C35A2C" w:rsidRDefault="00AC0AF5" w:rsidP="00DB3591">
      <w:pPr>
        <w:pStyle w:val="afff3"/>
        <w:rPr>
          <w:rtl/>
        </w:rPr>
      </w:pPr>
      <w:r w:rsidRPr="00C35A2C">
        <w:rPr>
          <w:rtl/>
        </w:rPr>
        <w:t>מכר את הפרדות - לא מכר את הקרון.</w:t>
      </w:r>
    </w:p>
    <w:p w14:paraId="6EC109CB" w14:textId="77777777" w:rsidR="006C2F50" w:rsidRDefault="00AC0AF5" w:rsidP="00DB3591">
      <w:pPr>
        <w:pStyle w:val="afff3"/>
        <w:rPr>
          <w:rtl/>
        </w:rPr>
      </w:pPr>
      <w:r w:rsidRPr="00A343FC">
        <w:rPr>
          <w:rtl/>
        </w:rPr>
        <w:t xml:space="preserve">מכר את הצמד - לא מכר את הבקר, </w:t>
      </w:r>
    </w:p>
    <w:p w14:paraId="0E268259" w14:textId="613FFC5B" w:rsidR="00AC0AF5" w:rsidRPr="00A343FC" w:rsidRDefault="00AC0AF5" w:rsidP="00DB3591">
      <w:pPr>
        <w:pStyle w:val="afff3"/>
        <w:rPr>
          <w:rtl/>
        </w:rPr>
      </w:pPr>
      <w:r w:rsidRPr="00A343FC">
        <w:rPr>
          <w:rtl/>
        </w:rPr>
        <w:t>מכר את הבקר - לא מכר את הצמד.</w:t>
      </w:r>
    </w:p>
    <w:p w14:paraId="03EE24B1" w14:textId="77777777" w:rsidR="006C2F50" w:rsidRDefault="00AC0AF5" w:rsidP="00DB3591">
      <w:pPr>
        <w:pStyle w:val="afff3"/>
        <w:rPr>
          <w:rtl/>
        </w:rPr>
      </w:pPr>
      <w:r w:rsidRPr="006C2F50">
        <w:rPr>
          <w:rStyle w:val="TanaimMishna"/>
          <w:rtl/>
          <w:rPrChange w:id="20093" w:author="קלוד" w:date="2026-10-06T10:07:33Z">
            <w:rPr>
              <w:rStyle w:val="affffe"/>
              <w:rtl/>
            </w:rPr>
          </w:rPrChange>
        </w:rPr>
        <w:t>ר"י:</w:t>
      </w:r>
      <w:r w:rsidRPr="00C35A2C">
        <w:rPr>
          <w:rtl/>
        </w:rPr>
        <w:t xml:space="preserve"> הדמים מודיעין.</w:t>
      </w:r>
      <w:r w:rsidR="006C2F50">
        <w:rPr>
          <w:rFonts w:hint="cs"/>
          <w:rtl/>
        </w:rPr>
        <w:t xml:space="preserve"> </w:t>
      </w:r>
      <w:r w:rsidRPr="00C35A2C">
        <w:rPr>
          <w:rtl/>
        </w:rPr>
        <w:t>כיצד? א"ל: מכור לי צימדך בר</w:t>
      </w:r>
      <w:r w:rsidRPr="00F10693">
        <w:rPr>
          <w:rtl/>
        </w:rPr>
        <w:t xml:space="preserve">' </w:t>
      </w:r>
      <w:r w:rsidRPr="00C35A2C">
        <w:rPr>
          <w:rtl/>
        </w:rPr>
        <w:t xml:space="preserve">זוז, </w:t>
      </w:r>
    </w:p>
    <w:p w14:paraId="578980C0" w14:textId="124C0BC1" w:rsidR="00AC0AF5" w:rsidRDefault="006C2F50" w:rsidP="00DB3591">
      <w:pPr>
        <w:pStyle w:val="afff3"/>
        <w:rPr>
          <w:rtl/>
        </w:rPr>
      </w:pPr>
      <w:r>
        <w:rPr>
          <w:rFonts w:hint="cs"/>
          <w:rtl/>
        </w:rPr>
        <w:t xml:space="preserve"> </w:t>
      </w:r>
      <w:r>
        <w:rPr>
          <w:rtl/>
        </w:rPr>
        <w:tab/>
      </w:r>
      <w:r>
        <w:rPr>
          <w:rtl/>
        </w:rPr>
        <w:tab/>
      </w:r>
      <w:r w:rsidR="00AC0AF5" w:rsidRPr="00C35A2C">
        <w:rPr>
          <w:rtl/>
        </w:rPr>
        <w:t>הדבר ידוע שאין הצמד בר</w:t>
      </w:r>
      <w:r w:rsidR="00AC0AF5" w:rsidRPr="00F10693">
        <w:rPr>
          <w:rtl/>
        </w:rPr>
        <w:t xml:space="preserve">' </w:t>
      </w:r>
      <w:r w:rsidR="00AC0AF5" w:rsidRPr="00C35A2C">
        <w:rPr>
          <w:rtl/>
        </w:rPr>
        <w:t>זוז</w:t>
      </w:r>
    </w:p>
    <w:p w14:paraId="511D395D" w14:textId="77777777" w:rsidR="00AC0AF5" w:rsidRPr="00C35A2C" w:rsidRDefault="00AC0AF5" w:rsidP="00DB3591">
      <w:pPr>
        <w:pStyle w:val="afff3"/>
        <w:rPr>
          <w:rtl/>
        </w:rPr>
      </w:pPr>
      <w:r w:rsidRPr="006C2F50">
        <w:rPr>
          <w:rStyle w:val="TanaimMishna"/>
          <w:rtl/>
          <w:rPrChange w:id="20094" w:author="קלוד" w:date="2026-10-06T10:07:33Z">
            <w:rPr>
              <w:rStyle w:val="affffe"/>
              <w:rtl/>
            </w:rPr>
          </w:rPrChange>
        </w:rPr>
        <w:t>וחכ"א:</w:t>
      </w:r>
      <w:r w:rsidRPr="00C35A2C">
        <w:rPr>
          <w:rtl/>
        </w:rPr>
        <w:t xml:space="preserve"> אין הדמים ראיה.</w:t>
      </w:r>
    </w:p>
    <w:p w14:paraId="2315E932" w14:textId="77777777" w:rsidR="006C2F50" w:rsidRPr="006C2F50" w:rsidRDefault="00AC0AF5" w:rsidP="006C2F50">
      <w:pPr>
        <w:pStyle w:val="36"/>
        <w:framePr w:wrap="notBeside"/>
        <w:rPr>
          <w:rtl/>
        </w:rPr>
      </w:pPr>
      <w:r w:rsidRPr="006C2F50">
        <w:rPr>
          <w:rtl/>
        </w:rPr>
        <w:t>תני ר"ת לפני ר"א</w:t>
      </w:r>
    </w:p>
    <w:p w14:paraId="26277DCF" w14:textId="77777777" w:rsidR="00F60762" w:rsidRDefault="00AC0AF5" w:rsidP="00AC0AF5">
      <w:pPr>
        <w:rPr>
          <w:rFonts w:ascii="Fb Fontext" w:hAnsi="Fb Fontext"/>
          <w:sz w:val="32"/>
          <w:rtl/>
        </w:rPr>
      </w:pPr>
      <w:r w:rsidRPr="00C35A2C">
        <w:rPr>
          <w:rFonts w:ascii="Fb Fontext" w:hAnsi="Fb Fontext"/>
          <w:sz w:val="32"/>
          <w:rtl/>
        </w:rPr>
        <w:t xml:space="preserve">מכר את הקרון - מכר את הפרדות. </w:t>
      </w:r>
    </w:p>
    <w:p w14:paraId="386D974D" w14:textId="00F8B89F" w:rsidR="00AC0AF5" w:rsidRPr="00C35A2C" w:rsidRDefault="00AC0AF5" w:rsidP="00F60762">
      <w:pPr>
        <w:rPr>
          <w:rFonts w:ascii="Fb Fontext" w:hAnsi="Fb Fontext"/>
          <w:rtl/>
        </w:rPr>
      </w:pPr>
      <w:r w:rsidRPr="006C2F50">
        <w:rPr>
          <w:rStyle w:val="affffe"/>
          <w:rtl/>
        </w:rPr>
        <w:t>והיינו</w:t>
      </w:r>
      <w:r w:rsidR="006C2F50">
        <w:rPr>
          <w:rStyle w:val="affffe"/>
          <w:rFonts w:hint="cs"/>
          <w:rtl/>
        </w:rPr>
        <w:t>:</w:t>
      </w:r>
      <w:r w:rsidRPr="00C35A2C">
        <w:rPr>
          <w:rFonts w:ascii="Fb Fontext" w:hAnsi="Fb Fontext"/>
          <w:sz w:val="32"/>
          <w:rtl/>
        </w:rPr>
        <w:t xml:space="preserve"> באדוקין יחד</w:t>
      </w:r>
      <w:r w:rsidR="00F60762">
        <w:rPr>
          <w:rFonts w:ascii="Fb Fontext" w:hAnsi="Fb Fontext" w:hint="cs"/>
          <w:sz w:val="32"/>
          <w:rtl/>
        </w:rPr>
        <w:t xml:space="preserve">, </w:t>
      </w:r>
      <w:r w:rsidRPr="006C2F50">
        <w:rPr>
          <w:rStyle w:val="affffe"/>
          <w:rtl/>
        </w:rPr>
        <w:t>ומתני' דידן</w:t>
      </w:r>
      <w:r w:rsidRPr="00C35A2C">
        <w:rPr>
          <w:rFonts w:ascii="Fb Fontext" w:hAnsi="Fb Fontext"/>
          <w:rtl/>
        </w:rPr>
        <w:t xml:space="preserve"> בשאין אדוקין</w:t>
      </w:r>
    </w:p>
    <w:p w14:paraId="5F5240E8" w14:textId="6281558E" w:rsidR="00AC0AF5" w:rsidRPr="001B450D" w:rsidRDefault="001B450D" w:rsidP="00AC0AF5">
      <w:pPr>
        <w:pStyle w:val="aff9"/>
        <w:rPr>
          <w:del w:id="90084" w:author="מנוע עיצוב" w:date="2026-10-08T11:01:28Z"/>
          <w:rtl/>
        </w:rPr>
      </w:pPr>
      <w:del w:id="90083" w:author="מנוע עיצוב" w:date="2026-10-08T11:01:28Z">
        <w:r w:rsidRPr="001B450D">
          <w:rPr>
            <w:rFonts w:hint="cs"/>
            <w:rtl/>
          </w:rPr>
          <w:delText xml:space="preserve">***</w:delText>
        </w:r>
      </w:del>
    </w:p>
    <w:p w14:paraId="3C98B500" w14:textId="4C846AAB" w:rsidR="00F60762" w:rsidRPr="00F60762" w:rsidRDefault="00AC0AF5" w:rsidP="00F60762">
      <w:pPr>
        <w:pStyle w:val="afffb"/>
        <w:rPr>
          <w:rtl/>
        </w:rPr>
      </w:pPr>
      <w:ins w:id="9814" w:author="מספור קטעי משנה" w:date="2026-10-06T10:02:29Z">
        <w:r>
          <w:rPr>
            <w:rStyle w:val="MisparKeta"/>
          </w:rPr>
          <w:t xml:space="preserve">ד. </w:t>
        </w:r>
      </w:ins>
      <w:r w:rsidRPr="00F60762">
        <w:rPr>
          <w:rtl/>
        </w:rPr>
        <w:t>מכר את הצמד - לא מכר את הבקר וכו'.</w:t>
      </w:r>
      <w:r w:rsidR="00F60762">
        <w:rPr>
          <w:rFonts w:hint="cs"/>
          <w:rtl/>
        </w:rPr>
        <w:t xml:space="preserve"> מחלוקת ר''י ורבנן</w:t>
      </w:r>
    </w:p>
    <w:p w14:paraId="59E0DA2F" w14:textId="52DD5445" w:rsidR="00F60762" w:rsidRPr="00F60762" w:rsidRDefault="00AC0AF5" w:rsidP="00F60762">
      <w:pPr>
        <w:pStyle w:val="36"/>
        <w:framePr w:wrap="notBeside"/>
        <w:rPr>
          <w:rtl/>
        </w:rPr>
      </w:pPr>
      <w:r w:rsidRPr="00F60762">
        <w:rPr>
          <w:rtl/>
        </w:rPr>
        <w:t xml:space="preserve">מיירי </w:t>
      </w:r>
    </w:p>
    <w:p w14:paraId="62AB0320" w14:textId="1ED5FC8A" w:rsidR="00AC0AF5" w:rsidRPr="00C35A2C" w:rsidRDefault="00F60762" w:rsidP="00AC0AF5">
      <w:pPr>
        <w:rPr>
          <w:rFonts w:ascii="Fb Fontext" w:hAnsi="Fb Fontext" w:cs="Guttman Vilna"/>
          <w:b/>
          <w:bCs/>
          <w:rtl/>
        </w:rPr>
      </w:pPr>
      <w:r>
        <w:rPr>
          <w:rFonts w:ascii="Fb Fontext" w:hAnsi="Fb Fontext" w:hint="cs"/>
          <w:rtl/>
        </w:rPr>
        <w:t xml:space="preserve">במקום </w:t>
      </w:r>
      <w:r w:rsidR="00AC0AF5" w:rsidRPr="00C35A2C">
        <w:rPr>
          <w:rFonts w:ascii="Fb Fontext" w:hAnsi="Fb Fontext"/>
          <w:rtl/>
        </w:rPr>
        <w:t xml:space="preserve">דקרו </w:t>
      </w:r>
      <w:r w:rsidR="00AC0AF5">
        <w:rPr>
          <w:rFonts w:ascii="Fb Fontext" w:hAnsi="Fb Fontext" w:hint="cs"/>
          <w:rtl/>
        </w:rPr>
        <w:t>ל</w:t>
      </w:r>
      <w:r w:rsidR="00AC0AF5" w:rsidRPr="00C35A2C">
        <w:rPr>
          <w:rFonts w:ascii="Fb Fontext" w:hAnsi="Fb Fontext"/>
          <w:rtl/>
        </w:rPr>
        <w:t xml:space="preserve">צמד צמד, ולבקר בקר, </w:t>
      </w:r>
      <w:r w:rsidR="00AC0AF5" w:rsidRPr="00F60762">
        <w:rPr>
          <w:rStyle w:val="affffe"/>
          <w:rtl/>
        </w:rPr>
        <w:t>ו</w:t>
      </w:r>
      <w:r w:rsidR="00AD221F" w:rsidRPr="00F60762">
        <w:rPr>
          <w:rStyle w:val="affffe"/>
          <w:rtl/>
        </w:rPr>
        <w:t>יש</w:t>
      </w:r>
      <w:r w:rsidR="00AC0AF5" w:rsidRPr="00F60762">
        <w:rPr>
          <w:rStyle w:val="affffe"/>
          <w:rtl/>
        </w:rPr>
        <w:t xml:space="preserve"> </w:t>
      </w:r>
      <w:r>
        <w:rPr>
          <w:rStyle w:val="affffe"/>
          <w:rFonts w:hint="cs"/>
          <w:rtl/>
        </w:rPr>
        <w:t>גם</w:t>
      </w:r>
      <w:r w:rsidR="00AC0AF5" w:rsidRPr="00C35A2C">
        <w:rPr>
          <w:rFonts w:ascii="Fb Fontext" w:hAnsi="Fb Fontext"/>
          <w:rtl/>
        </w:rPr>
        <w:t xml:space="preserve"> דקרו לבקר צמד,</w:t>
      </w:r>
    </w:p>
    <w:p w14:paraId="43BF5ECA" w14:textId="77777777" w:rsidR="00F60762" w:rsidRPr="00F60762" w:rsidRDefault="00AC0AF5" w:rsidP="00F60762">
      <w:pPr>
        <w:pStyle w:val="36"/>
        <w:framePr w:wrap="notBeside"/>
        <w:rPr>
          <w:rtl/>
        </w:rPr>
      </w:pPr>
      <w:r w:rsidRPr="00F60762">
        <w:rPr>
          <w:rtl/>
        </w:rPr>
        <w:t>ולרבנן</w:t>
      </w:r>
    </w:p>
    <w:p w14:paraId="0559B4B7" w14:textId="266DB28B" w:rsidR="00AC0AF5" w:rsidRDefault="00AC0AF5" w:rsidP="00F60762">
      <w:pPr>
        <w:rPr>
          <w:rFonts w:ascii="Fb Fontext" w:hAnsi="Fb Fontext" w:cs="Guttman Vilna"/>
          <w:b/>
          <w:bCs/>
          <w:sz w:val="32"/>
          <w:rtl/>
        </w:rPr>
      </w:pPr>
      <w:r w:rsidRPr="00C35A2C">
        <w:rPr>
          <w:rFonts w:ascii="Fb Fontext" w:hAnsi="Fb Fontext"/>
          <w:sz w:val="32"/>
          <w:rtl/>
        </w:rPr>
        <w:t>דאין הדמים מודיעין</w:t>
      </w:r>
      <w:r w:rsidRPr="00C35A2C">
        <w:rPr>
          <w:rStyle w:val="afff8"/>
          <w:rtl/>
        </w:rPr>
        <w:t xml:space="preserve"> </w:t>
      </w:r>
      <w:r w:rsidRPr="00F60762">
        <w:rPr>
          <w:rStyle w:val="affffe"/>
          <w:rtl/>
        </w:rPr>
        <w:t>א.</w:t>
      </w:r>
      <w:r w:rsidRPr="00C35A2C">
        <w:rPr>
          <w:rStyle w:val="afff8"/>
          <w:rtl/>
        </w:rPr>
        <w:t xml:space="preserve"> </w:t>
      </w:r>
      <w:r w:rsidRPr="00C35A2C">
        <w:rPr>
          <w:rFonts w:ascii="Fb Fontext" w:hAnsi="Fb Fontext"/>
          <w:sz w:val="32"/>
          <w:rtl/>
        </w:rPr>
        <w:t>ויה</w:t>
      </w:r>
      <w:r w:rsidR="00F60762">
        <w:rPr>
          <w:rFonts w:ascii="Fb Fontext" w:hAnsi="Fb Fontext" w:hint="cs"/>
          <w:sz w:val="32"/>
          <w:rtl/>
        </w:rPr>
        <w:t>א</w:t>
      </w:r>
      <w:r w:rsidRPr="00C35A2C">
        <w:rPr>
          <w:rFonts w:ascii="Fb Fontext" w:hAnsi="Fb Fontext"/>
          <w:sz w:val="32"/>
          <w:rtl/>
        </w:rPr>
        <w:t xml:space="preserve"> ביטול מקח</w:t>
      </w:r>
      <w:r w:rsidR="00F60762">
        <w:rPr>
          <w:rFonts w:ascii="Fb Fontext" w:hAnsi="Fb Fontext" w:hint="cs"/>
          <w:sz w:val="32"/>
          <w:rtl/>
        </w:rPr>
        <w:t xml:space="preserve"> </w:t>
      </w:r>
      <w:r w:rsidRPr="00F60762">
        <w:rPr>
          <w:rStyle w:val="affffe"/>
          <w:rtl/>
        </w:rPr>
        <w:t>ב.</w:t>
      </w:r>
      <w:r w:rsidRPr="00C35A2C">
        <w:rPr>
          <w:rFonts w:ascii="Fb Fontext" w:hAnsi="Fb Fontext"/>
          <w:sz w:val="32"/>
          <w:rtl/>
        </w:rPr>
        <w:t xml:space="preserve"> </w:t>
      </w:r>
      <w:r w:rsidR="00E46370">
        <w:rPr>
          <w:rFonts w:ascii="Fb Fontext" w:hAnsi="Fb Fontext" w:hint="cs"/>
          <w:sz w:val="32"/>
          <w:rtl/>
        </w:rPr>
        <w:t>ו</w:t>
      </w:r>
      <w:r w:rsidRPr="00C35A2C">
        <w:rPr>
          <w:rFonts w:ascii="Fb Fontext" w:hAnsi="Fb Fontext"/>
          <w:sz w:val="32"/>
          <w:rtl/>
        </w:rPr>
        <w:t xml:space="preserve">במקום </w:t>
      </w:r>
      <w:r w:rsidR="00E46370">
        <w:rPr>
          <w:rFonts w:ascii="Fb Fontext" w:hAnsi="Fb Fontext" w:hint="cs"/>
          <w:sz w:val="32"/>
          <w:rtl/>
        </w:rPr>
        <w:t>ש</w:t>
      </w:r>
      <w:r w:rsidRPr="00C35A2C">
        <w:rPr>
          <w:rFonts w:ascii="Fb Fontext" w:hAnsi="Fb Fontext"/>
          <w:sz w:val="32"/>
          <w:rtl/>
        </w:rPr>
        <w:t xml:space="preserve">אין הדעת טועה </w:t>
      </w:r>
      <w:r w:rsidR="00F60762">
        <w:rPr>
          <w:rFonts w:ascii="Fb Fontext" w:hAnsi="Fb Fontext" w:hint="cs"/>
          <w:sz w:val="32"/>
          <w:rtl/>
        </w:rPr>
        <w:t xml:space="preserve">- </w:t>
      </w:r>
      <w:r w:rsidRPr="00C35A2C">
        <w:rPr>
          <w:rFonts w:ascii="Fb Fontext" w:hAnsi="Fb Fontext"/>
          <w:sz w:val="32"/>
          <w:rtl/>
        </w:rPr>
        <w:t xml:space="preserve">אימור מתנה </w:t>
      </w:r>
      <w:r w:rsidR="00F60762">
        <w:rPr>
          <w:rFonts w:ascii="Fb Fontext" w:hAnsi="Fb Fontext" w:hint="cs"/>
          <w:sz w:val="32"/>
          <w:rtl/>
        </w:rPr>
        <w:t>נתן לו</w:t>
      </w:r>
      <w:r w:rsidRPr="00C35A2C">
        <w:rPr>
          <w:rFonts w:ascii="Fb Fontext" w:hAnsi="Fb Fontext"/>
          <w:sz w:val="32"/>
          <w:rtl/>
        </w:rPr>
        <w:t>.</w:t>
      </w:r>
      <w:r w:rsidR="00F60762">
        <w:rPr>
          <w:rStyle w:val="aff1"/>
          <w:rFonts w:ascii="Fb Fontext" w:hAnsi="Fb Fontext" w:cs="Guttman Vilna"/>
          <w:b/>
          <w:bCs/>
          <w:sz w:val="32"/>
          <w:rtl/>
        </w:rPr>
        <w:footnoteReference w:id="75"/>
      </w:r>
    </w:p>
    <w:p w14:paraId="7592C257" w14:textId="6AB33D7F" w:rsidR="00E94621" w:rsidRDefault="00E94621" w:rsidP="00E94621">
      <w:pPr>
        <w:pStyle w:val="aff9"/>
        <w:rPr>
          <w:rtl/>
        </w:rPr>
      </w:pPr>
      <w:r>
        <w:rPr>
          <w:rtl/>
        </w:rPr>
        <w:t>***</w:t>
      </w:r>
    </w:p>
    <w:p w14:paraId="3819602E" w14:textId="7E18060A" w:rsidR="00E94621" w:rsidRPr="00E94621" w:rsidRDefault="00E94621" w:rsidP="00982F98">
      <w:pPr>
        <w:pStyle w:val="affe"/>
        <w:framePr w:wrap="around"/>
        <w:rPr>
          <w:rFonts w:ascii="BA חניכי הישיבות" w:hAnsi="BA חניכי הישיבות"/>
          <w:sz w:val="32"/>
          <w:rtl/>
        </w:rPr>
      </w:pPr>
      <w:r>
        <w:rPr>
          <w:rFonts w:hint="cs"/>
          <w:rtl/>
        </w:rPr>
        <w:t>עח.</w:t>
      </w:r>
    </w:p>
    <w:bookmarkEnd w:id="36"/>
    <w:p w14:paraId="62FE1333" w14:textId="0C74E988" w:rsidR="00E94621" w:rsidRPr="00BA28DD" w:rsidRDefault="00E94621" w:rsidP="00E94621">
      <w:pPr>
        <w:pStyle w:val="affffb"/>
        <w:framePr w:wrap="around"/>
        <w:rPr>
          <w:rtl/>
        </w:rPr>
      </w:pPr>
      <w:del w:id="20299" w:author="קלוד" w:date="2026-10-06T10:07:33Z">
        <w:r>
          <w:rPr>
            <w:rtl/>
          </w:rPr>
          <w:delText xml:space="preserve">מתני'.</w:delText>
        </w:r>
      </w:del>
      <w:ins w:id="20300" w:author="קלוד" w:date="2026-10-06T10:07:33Z">
        <w:r>
          <w:rPr>
            <w:rtl/>
          </w:rPr>
          <w:t xml:space="preserve">משנה ב</w:t>
        </w:r>
      </w:ins>
    </w:p>
    <w:p w14:paraId="48337A6C" w14:textId="77777777" w:rsidR="00E94621" w:rsidRDefault="00E94621" w:rsidP="00DB3591">
      <w:pPr>
        <w:pStyle w:val="afff3"/>
        <w:rPr>
          <w:rtl/>
        </w:rPr>
      </w:pPr>
      <w:r w:rsidRPr="00BA28DD">
        <w:rPr>
          <w:rtl/>
        </w:rPr>
        <w:t>המוכר את החמור</w:t>
      </w:r>
    </w:p>
    <w:p w14:paraId="79EC547A" w14:textId="77777777" w:rsidR="00E94621" w:rsidRPr="00BA28DD" w:rsidRDefault="00E94621" w:rsidP="00DB3591">
      <w:pPr>
        <w:pStyle w:val="afff3"/>
        <w:rPr>
          <w:rtl/>
        </w:rPr>
      </w:pPr>
      <w:r w:rsidRPr="00BA28DD">
        <w:rPr>
          <w:rStyle w:val="TanaimMishna"/>
          <w:rFonts w:hint="cs"/>
          <w:rtl/>
          <w:rPrChange w:id="20095" w:author="קלוד" w:date="2026-10-06T10:07:33Z">
            <w:rPr>
              <w:rStyle w:val="affffe"/>
              <w:rFonts w:hint="cs"/>
              <w:rtl/>
            </w:rPr>
          </w:rPrChange>
        </w:rPr>
        <w:t>ת''ק</w:t>
      </w:r>
      <w:r>
        <w:rPr>
          <w:rStyle w:val="TanaimMishna"/>
          <w:rFonts w:hint="cs"/>
          <w:rtl/>
          <w:rPrChange w:id="20096" w:author="קלוד" w:date="2026-10-06T10:07:33Z">
            <w:rPr>
              <w:rStyle w:val="affffe"/>
              <w:rFonts w:hint="cs"/>
              <w:rtl/>
            </w:rPr>
          </w:rPrChange>
        </w:rPr>
        <w:t>:</w:t>
      </w:r>
      <w:r w:rsidRPr="00BA28DD">
        <w:rPr>
          <w:rtl/>
        </w:rPr>
        <w:t xml:space="preserve"> לא מכר כליו</w:t>
      </w:r>
      <w:r>
        <w:rPr>
          <w:rFonts w:hint="cs"/>
          <w:rtl/>
        </w:rPr>
        <w:t xml:space="preserve"> </w:t>
      </w:r>
      <w:r>
        <w:rPr>
          <w:rStyle w:val="TanaimMishna"/>
          <w:rFonts w:hint="cs"/>
          <w:rtl/>
          <w:rPrChange w:id="20097" w:author="קלוד" w:date="2026-10-06T10:07:33Z">
            <w:rPr>
              <w:rStyle w:val="affffe"/>
              <w:rFonts w:hint="cs"/>
              <w:rtl/>
            </w:rPr>
          </w:rPrChange>
        </w:rPr>
        <w:t xml:space="preserve"> </w:t>
      </w:r>
      <w:r>
        <w:rPr>
          <w:rStyle w:val="TanaimMishna"/>
          <w:rtl/>
          <w:rPrChange w:id="20098" w:author="קלוד" w:date="2026-10-06T10:07:33Z">
            <w:rPr>
              <w:rStyle w:val="affffe"/>
              <w:rtl/>
            </w:rPr>
          </w:rPrChange>
        </w:rPr>
        <w:tab/>
      </w:r>
      <w:r>
        <w:rPr>
          <w:rStyle w:val="TanaimMishna"/>
          <w:rtl/>
          <w:rPrChange w:id="20099" w:author="קלוד" w:date="2026-10-06T10:07:33Z">
            <w:rPr>
              <w:rStyle w:val="affffe"/>
              <w:rtl/>
            </w:rPr>
          </w:rPrChange>
        </w:rPr>
        <w:tab/>
      </w:r>
      <w:r w:rsidRPr="00BA28DD">
        <w:rPr>
          <w:rStyle w:val="TanaimMishna"/>
          <w:rFonts w:hint="cs"/>
          <w:rtl/>
          <w:rPrChange w:id="20100" w:author="קלוד" w:date="2026-10-06T10:07:33Z">
            <w:rPr>
              <w:rStyle w:val="affffe"/>
              <w:rFonts w:hint="cs"/>
              <w:rtl/>
            </w:rPr>
          </w:rPrChange>
        </w:rPr>
        <w:t>נחום</w:t>
      </w:r>
      <w:r w:rsidRPr="00BA28DD">
        <w:rPr>
          <w:rStyle w:val="TanaimMishna"/>
          <w:rtl/>
          <w:rPrChange w:id="20101" w:author="קלוד" w:date="2026-10-06T10:07:33Z">
            <w:rPr>
              <w:rStyle w:val="affffe"/>
              <w:rtl/>
            </w:rPr>
          </w:rPrChange>
        </w:rPr>
        <w:t xml:space="preserve"> </w:t>
      </w:r>
      <w:r w:rsidRPr="00BA28DD">
        <w:rPr>
          <w:rStyle w:val="TanaimMishna"/>
          <w:rFonts w:hint="cs"/>
          <w:rtl/>
          <w:rPrChange w:id="20102" w:author="קלוד" w:date="2026-10-06T10:07:33Z">
            <w:rPr>
              <w:rStyle w:val="affffe"/>
              <w:rFonts w:hint="cs"/>
              <w:rtl/>
            </w:rPr>
          </w:rPrChange>
        </w:rPr>
        <w:t>המדי</w:t>
      </w:r>
      <w:r w:rsidRPr="00BA28DD">
        <w:rPr>
          <w:rStyle w:val="TanaimMishna"/>
          <w:rtl/>
          <w:rPrChange w:id="20103" w:author="קלוד" w:date="2026-10-06T10:07:33Z">
            <w:rPr>
              <w:rStyle w:val="affffe"/>
              <w:rtl/>
            </w:rPr>
          </w:rPrChange>
        </w:rPr>
        <w:t>:</w:t>
      </w:r>
      <w:r w:rsidRPr="00BA28DD">
        <w:rPr>
          <w:rtl/>
        </w:rPr>
        <w:t xml:space="preserve"> </w:t>
      </w:r>
      <w:r w:rsidRPr="00BA28DD">
        <w:rPr>
          <w:rFonts w:hint="cs"/>
          <w:rtl/>
        </w:rPr>
        <w:t>מכר</w:t>
      </w:r>
      <w:r w:rsidRPr="00BA28DD">
        <w:rPr>
          <w:rtl/>
        </w:rPr>
        <w:t xml:space="preserve"> </w:t>
      </w:r>
      <w:r w:rsidRPr="00BA28DD">
        <w:rPr>
          <w:rFonts w:hint="cs"/>
          <w:rtl/>
        </w:rPr>
        <w:t>כליו</w:t>
      </w:r>
      <w:r w:rsidRPr="00BA28DD">
        <w:rPr>
          <w:rtl/>
        </w:rPr>
        <w:t>.</w:t>
      </w:r>
    </w:p>
    <w:p w14:paraId="799DAF8F" w14:textId="291243E6" w:rsidR="00E94621" w:rsidRPr="00BA28DD" w:rsidRDefault="00E94621" w:rsidP="00DB3591">
      <w:pPr>
        <w:pStyle w:val="afff3"/>
        <w:rPr>
          <w:rtl/>
        </w:rPr>
      </w:pPr>
      <w:r w:rsidRPr="00BA28DD">
        <w:rPr>
          <w:rStyle w:val="TanaimMishna"/>
          <w:rFonts w:hint="cs"/>
          <w:rtl/>
          <w:rPrChange w:id="20104" w:author="קלוד" w:date="2026-10-06T10:07:33Z">
            <w:rPr>
              <w:rStyle w:val="affffe"/>
              <w:rFonts w:hint="cs"/>
              <w:rtl/>
            </w:rPr>
          </w:rPrChange>
        </w:rPr>
        <w:t>ר</w:t>
      </w:r>
      <w:r w:rsidRPr="00BA28DD">
        <w:rPr>
          <w:rStyle w:val="TanaimMishna"/>
          <w:rtl/>
          <w:rPrChange w:id="20105" w:author="קלוד" w:date="2026-10-06T10:07:33Z">
            <w:rPr>
              <w:rStyle w:val="affffe"/>
              <w:rtl/>
            </w:rPr>
          </w:rPrChange>
        </w:rPr>
        <w:t>"</w:t>
      </w:r>
      <w:r w:rsidRPr="00BA28DD">
        <w:rPr>
          <w:rStyle w:val="TanaimMishna"/>
          <w:rFonts w:hint="cs"/>
          <w:rtl/>
          <w:rPrChange w:id="20106" w:author="קלוד" w:date="2026-10-06T10:07:33Z">
            <w:rPr>
              <w:rStyle w:val="affffe"/>
              <w:rFonts w:hint="cs"/>
              <w:rtl/>
            </w:rPr>
          </w:rPrChange>
        </w:rPr>
        <w:t>י</w:t>
      </w:r>
      <w:r w:rsidRPr="00BA28DD">
        <w:rPr>
          <w:rStyle w:val="TanaimMishna"/>
          <w:rtl/>
          <w:rPrChange w:id="20107" w:author="קלוד" w:date="2026-10-06T10:07:33Z">
            <w:rPr>
              <w:rStyle w:val="affffe"/>
              <w:rtl/>
            </w:rPr>
          </w:rPrChange>
        </w:rPr>
        <w:t>:</w:t>
      </w:r>
      <w:r w:rsidRPr="00BA28DD">
        <w:rPr>
          <w:rtl/>
        </w:rPr>
        <w:t xml:space="preserve"> </w:t>
      </w:r>
      <w:r w:rsidRPr="00BA28DD">
        <w:rPr>
          <w:rFonts w:hint="cs"/>
          <w:rtl/>
        </w:rPr>
        <w:t>פעמים</w:t>
      </w:r>
      <w:r w:rsidRPr="00BA28DD">
        <w:rPr>
          <w:rtl/>
        </w:rPr>
        <w:t xml:space="preserve"> </w:t>
      </w:r>
      <w:r w:rsidRPr="00BA28DD">
        <w:rPr>
          <w:rFonts w:hint="cs"/>
          <w:rtl/>
        </w:rPr>
        <w:t>מכורין</w:t>
      </w:r>
      <w:r w:rsidRPr="00BA28DD">
        <w:rPr>
          <w:rtl/>
        </w:rPr>
        <w:t xml:space="preserve"> </w:t>
      </w:r>
      <w:r w:rsidRPr="00BA28DD">
        <w:rPr>
          <w:rFonts w:hint="cs"/>
          <w:rtl/>
        </w:rPr>
        <w:t>פעמים</w:t>
      </w:r>
      <w:r w:rsidRPr="00BA28DD">
        <w:rPr>
          <w:rtl/>
        </w:rPr>
        <w:t xml:space="preserve"> </w:t>
      </w:r>
      <w:r w:rsidRPr="00BA28DD">
        <w:rPr>
          <w:rFonts w:hint="cs"/>
          <w:rtl/>
        </w:rPr>
        <w:t>אינן</w:t>
      </w:r>
      <w:r w:rsidRPr="00BA28DD">
        <w:rPr>
          <w:rtl/>
        </w:rPr>
        <w:t xml:space="preserve"> </w:t>
      </w:r>
      <w:r w:rsidRPr="00BA28DD">
        <w:rPr>
          <w:rFonts w:hint="cs"/>
          <w:rtl/>
        </w:rPr>
        <w:t>מכורין</w:t>
      </w:r>
      <w:r w:rsidRPr="00BA28DD">
        <w:rPr>
          <w:rtl/>
        </w:rPr>
        <w:t>,</w:t>
      </w:r>
      <w:r>
        <w:rPr>
          <w:rFonts w:hint="cs"/>
          <w:rtl/>
        </w:rPr>
        <w:t xml:space="preserve"> </w:t>
      </w:r>
      <w:r w:rsidRPr="00BA28DD">
        <w:rPr>
          <w:rtl/>
        </w:rPr>
        <w:t xml:space="preserve">כיצד? היה חמור לפניו וכליו עליו, וא"ל: מכור לי חמורך </w:t>
      </w:r>
      <w:r w:rsidRPr="00DB3591">
        <w:rPr>
          <w:rFonts w:cs="BA TM • Vilna Extra-Bold"/>
          <w:bCs/>
          <w:rtl/>
        </w:rPr>
        <w:t>זה</w:t>
      </w:r>
      <w:r w:rsidRPr="00BA28DD">
        <w:rPr>
          <w:rtl/>
        </w:rPr>
        <w:t xml:space="preserve"> הרי כליו מכורין,</w:t>
      </w:r>
      <w:r>
        <w:rPr>
          <w:rFonts w:hint="cs"/>
          <w:rtl/>
        </w:rPr>
        <w:t xml:space="preserve">  ח</w:t>
      </w:r>
      <w:r w:rsidRPr="00BA28DD">
        <w:rPr>
          <w:rtl/>
        </w:rPr>
        <w:t xml:space="preserve">מורך </w:t>
      </w:r>
      <w:r w:rsidRPr="00DB3591">
        <w:rPr>
          <w:rFonts w:cs="BA TM • Vilna Extra-Bold"/>
          <w:bCs/>
          <w:rtl/>
        </w:rPr>
        <w:t>הוא</w:t>
      </w:r>
      <w:r w:rsidRPr="00BA28DD">
        <w:rPr>
          <w:rtl/>
        </w:rPr>
        <w:t xml:space="preserve"> אין כליו מכורין.</w:t>
      </w:r>
    </w:p>
    <w:p w14:paraId="316508F2" w14:textId="77777777" w:rsidR="00E94621" w:rsidRPr="00BA28DD" w:rsidRDefault="00E94621" w:rsidP="00E94621">
      <w:pPr>
        <w:pStyle w:val="36"/>
        <w:framePr w:wrap="notBeside"/>
        <w:rPr>
          <w:rtl/>
        </w:rPr>
      </w:pPr>
      <w:r w:rsidRPr="00BA28DD">
        <w:rPr>
          <w:rtl/>
        </w:rPr>
        <w:t>עולא:</w:t>
      </w:r>
    </w:p>
    <w:p w14:paraId="0C14F978" w14:textId="77777777" w:rsidR="00E94621" w:rsidRDefault="00E94621" w:rsidP="00E94621">
      <w:pPr>
        <w:rPr>
          <w:rFonts w:ascii="Fb Fontext" w:hAnsi="Fb Fontext"/>
          <w:sz w:val="32"/>
          <w:rtl/>
        </w:rPr>
      </w:pPr>
      <w:r w:rsidRPr="00C35A2C">
        <w:rPr>
          <w:rFonts w:ascii="Fb Fontext" w:hAnsi="Fb Fontext"/>
          <w:sz w:val="32"/>
          <w:rtl/>
        </w:rPr>
        <w:t xml:space="preserve">מחלוקת - בשק ודיסקיא וכומני, </w:t>
      </w:r>
    </w:p>
    <w:p w14:paraId="1BB323FF" w14:textId="77777777" w:rsidR="00E94621" w:rsidRPr="00C35A2C" w:rsidRDefault="00E94621" w:rsidP="00E94621">
      <w:pPr>
        <w:rPr>
          <w:rFonts w:ascii="Fb Fontext" w:hAnsi="Fb Fontext" w:cs="Guttman Vilna"/>
          <w:b/>
          <w:bCs/>
          <w:rtl/>
        </w:rPr>
      </w:pPr>
      <w:r w:rsidRPr="00BA28DD">
        <w:rPr>
          <w:rStyle w:val="affffe"/>
          <w:rtl/>
        </w:rPr>
        <w:t>דלת"ק</w:t>
      </w:r>
      <w:r>
        <w:rPr>
          <w:rStyle w:val="affffe"/>
          <w:rFonts w:hint="cs"/>
          <w:rtl/>
        </w:rPr>
        <w:t>:</w:t>
      </w:r>
      <w:r w:rsidRPr="00C35A2C">
        <w:rPr>
          <w:rFonts w:ascii="Fb Fontext" w:hAnsi="Fb Fontext"/>
          <w:sz w:val="32"/>
          <w:rtl/>
        </w:rPr>
        <w:t xml:space="preserve"> </w:t>
      </w:r>
      <w:r>
        <w:rPr>
          <w:rFonts w:ascii="Fb Fontext" w:hAnsi="Fb Fontext" w:hint="cs"/>
          <w:sz w:val="32"/>
          <w:rtl/>
        </w:rPr>
        <w:t xml:space="preserve">סתם </w:t>
      </w:r>
      <w:r w:rsidRPr="00C35A2C">
        <w:rPr>
          <w:rFonts w:ascii="Fb Fontext" w:hAnsi="Fb Fontext"/>
          <w:sz w:val="32"/>
          <w:rtl/>
        </w:rPr>
        <w:t xml:space="preserve">חמור </w:t>
      </w:r>
      <w:r>
        <w:rPr>
          <w:rFonts w:ascii="Fb Fontext" w:hAnsi="Fb Fontext" w:hint="cs"/>
          <w:sz w:val="32"/>
          <w:rtl/>
        </w:rPr>
        <w:t>עומד לרכיבה,</w:t>
      </w:r>
      <w:r w:rsidRPr="00BA28DD">
        <w:rPr>
          <w:rStyle w:val="affffe"/>
          <w:rFonts w:hint="cs"/>
          <w:rtl/>
        </w:rPr>
        <w:t xml:space="preserve"> נחום</w:t>
      </w:r>
      <w:r w:rsidRPr="00BA28DD">
        <w:rPr>
          <w:rStyle w:val="affffe"/>
          <w:rtl/>
        </w:rPr>
        <w:t xml:space="preserve"> </w:t>
      </w:r>
      <w:r w:rsidRPr="00BA28DD">
        <w:rPr>
          <w:rStyle w:val="affffe"/>
          <w:rFonts w:hint="cs"/>
          <w:rtl/>
        </w:rPr>
        <w:t>המדי</w:t>
      </w:r>
      <w:r w:rsidRPr="00BA28DD">
        <w:rPr>
          <w:rStyle w:val="affffe"/>
          <w:rtl/>
        </w:rPr>
        <w:t xml:space="preserve">: </w:t>
      </w:r>
      <w:r w:rsidRPr="00C35A2C">
        <w:rPr>
          <w:rFonts w:ascii="Fb Fontext" w:hAnsi="Fb Fontext" w:hint="cs"/>
          <w:rtl/>
        </w:rPr>
        <w:t>חמור</w:t>
      </w:r>
      <w:r w:rsidRPr="00C35A2C">
        <w:rPr>
          <w:rFonts w:ascii="Fb Fontext" w:hAnsi="Fb Fontext"/>
          <w:rtl/>
        </w:rPr>
        <w:t xml:space="preserve"> </w:t>
      </w:r>
      <w:r>
        <w:rPr>
          <w:rFonts w:ascii="Fb Fontext" w:hAnsi="Fb Fontext" w:hint="cs"/>
          <w:rtl/>
        </w:rPr>
        <w:t xml:space="preserve">עומד </w:t>
      </w:r>
      <w:r w:rsidRPr="00C35A2C">
        <w:rPr>
          <w:rFonts w:ascii="Fb Fontext" w:hAnsi="Fb Fontext" w:hint="cs"/>
          <w:rtl/>
        </w:rPr>
        <w:t>למשאוי</w:t>
      </w:r>
      <w:r w:rsidRPr="00C35A2C">
        <w:rPr>
          <w:rFonts w:ascii="Fb Fontext" w:hAnsi="Fb Fontext"/>
          <w:rtl/>
        </w:rPr>
        <w:t>.</w:t>
      </w:r>
    </w:p>
    <w:p w14:paraId="4278B857" w14:textId="77777777" w:rsidR="00E94621" w:rsidRPr="00C35A2C" w:rsidRDefault="00E94621" w:rsidP="00E94621">
      <w:pPr>
        <w:spacing w:after="60"/>
        <w:rPr>
          <w:rFonts w:ascii="Fb Fontext" w:hAnsi="Fb Fontext" w:cs="Guttman Vilna"/>
          <w:b/>
          <w:bCs/>
          <w:rtl/>
        </w:rPr>
      </w:pPr>
      <w:r w:rsidRPr="00C35A2C">
        <w:rPr>
          <w:rFonts w:ascii="Fb Fontext" w:hAnsi="Fb Fontext"/>
          <w:rtl/>
        </w:rPr>
        <w:t xml:space="preserve">אבל אוכף ומרדעת, קילקלי וחבק </w:t>
      </w:r>
      <w:r w:rsidRPr="00BA28DD">
        <w:rPr>
          <w:rStyle w:val="afffff0"/>
          <w:rFonts w:hint="cs"/>
          <w:rtl/>
        </w:rPr>
        <w:t>קושרים ע''י האוכ</w:t>
      </w:r>
      <w:r>
        <w:rPr>
          <w:rStyle w:val="afffff0"/>
          <w:rFonts w:hint="cs"/>
          <w:rtl/>
        </w:rPr>
        <w:t>ף</w:t>
      </w:r>
      <w:r w:rsidRPr="00C35A2C">
        <w:rPr>
          <w:rFonts w:ascii="Fb Fontext" w:hAnsi="Fb Fontext"/>
          <w:rtl/>
        </w:rPr>
        <w:t xml:space="preserve"> </w:t>
      </w:r>
      <w:r w:rsidRPr="00BA28DD">
        <w:rPr>
          <w:rStyle w:val="affffe"/>
          <w:rFonts w:hint="cs"/>
          <w:rtl/>
        </w:rPr>
        <w:t>לכו''ע</w:t>
      </w:r>
      <w:r>
        <w:rPr>
          <w:rFonts w:ascii="Fb Fontext" w:hAnsi="Fb Fontext" w:hint="cs"/>
          <w:rtl/>
        </w:rPr>
        <w:t xml:space="preserve"> </w:t>
      </w:r>
      <w:r w:rsidRPr="00C35A2C">
        <w:rPr>
          <w:rFonts w:ascii="Fb Fontext" w:hAnsi="Fb Fontext"/>
          <w:rtl/>
        </w:rPr>
        <w:t>מכורין.</w:t>
      </w:r>
    </w:p>
    <w:p w14:paraId="2C44BF1E" w14:textId="77777777" w:rsidR="00E94621" w:rsidRPr="00BA28DD" w:rsidRDefault="00E94621" w:rsidP="00E94621">
      <w:pPr>
        <w:pStyle w:val="36"/>
        <w:framePr w:wrap="notBeside"/>
        <w:rPr>
          <w:rtl/>
        </w:rPr>
      </w:pPr>
      <w:r w:rsidRPr="00BA28DD">
        <w:rPr>
          <w:rtl/>
        </w:rPr>
        <w:t>והך</w:t>
      </w:r>
    </w:p>
    <w:p w14:paraId="6464AFBF" w14:textId="77777777" w:rsidR="00E94621" w:rsidRPr="00EB5F32" w:rsidRDefault="00E94621" w:rsidP="00E94621">
      <w:pPr>
        <w:rPr>
          <w:rFonts w:ascii="Fb Fontext" w:hAnsi="Fb Fontext"/>
          <w:sz w:val="32"/>
          <w:rtl/>
        </w:rPr>
      </w:pPr>
      <w:r w:rsidRPr="00EB5F32">
        <w:rPr>
          <w:rFonts w:ascii="Fb Fontext" w:hAnsi="Fb Fontext"/>
          <w:sz w:val="32"/>
          <w:rtl/>
        </w:rPr>
        <w:t xml:space="preserve">דווקא בא"ל </w:t>
      </w:r>
      <w:r w:rsidRPr="00EB5F32">
        <w:rPr>
          <w:rFonts w:ascii="Fb Fontext" w:hAnsi="Fb Fontext" w:hint="cs"/>
          <w:sz w:val="32"/>
          <w:rtl/>
        </w:rPr>
        <w:t>ה</w:t>
      </w:r>
      <w:r w:rsidRPr="00EB5F32">
        <w:rPr>
          <w:rFonts w:ascii="Fb Fontext" w:hAnsi="Fb Fontext"/>
          <w:sz w:val="32"/>
          <w:rtl/>
        </w:rPr>
        <w:t>"ה בלא אמר ל</w:t>
      </w:r>
      <w:r w:rsidRPr="00EB5F32">
        <w:rPr>
          <w:rFonts w:ascii="Fb Fontext" w:hAnsi="Fb Fontext" w:hint="cs"/>
          <w:sz w:val="32"/>
          <w:rtl/>
        </w:rPr>
        <w:t xml:space="preserve">ו </w:t>
      </w:r>
      <w:r w:rsidRPr="00EB5F32">
        <w:rPr>
          <w:rFonts w:ascii="Fb Fontext" w:hAnsi="Fb Fontext"/>
          <w:sz w:val="32"/>
          <w:rtl/>
        </w:rPr>
        <w:t xml:space="preserve">חמור וכליו </w:t>
      </w:r>
      <w:r w:rsidRPr="00EB5F32">
        <w:rPr>
          <w:rFonts w:ascii="Fb Fontext" w:hAnsi="Fb Fontext" w:hint="cs"/>
          <w:sz w:val="32"/>
          <w:rtl/>
        </w:rPr>
        <w:t xml:space="preserve">גם </w:t>
      </w:r>
      <w:r w:rsidRPr="00EB5F32">
        <w:rPr>
          <w:rFonts w:ascii="Fb Fontext" w:hAnsi="Fb Fontext"/>
          <w:sz w:val="32"/>
          <w:rtl/>
        </w:rPr>
        <w:t>אוכף ומרדעת מכורין,</w:t>
      </w:r>
    </w:p>
    <w:p w14:paraId="05B72807" w14:textId="77777777" w:rsidR="00E94621" w:rsidRPr="00BA28DD" w:rsidRDefault="00E94621" w:rsidP="00E94621">
      <w:pPr>
        <w:pStyle w:val="36"/>
        <w:framePr w:wrap="notBeside"/>
        <w:rPr>
          <w:rtl/>
        </w:rPr>
      </w:pPr>
      <w:r w:rsidRPr="00BA28DD">
        <w:rPr>
          <w:rtl/>
        </w:rPr>
        <w:t>וקמ"ל</w:t>
      </w:r>
      <w:r>
        <w:rPr>
          <w:rFonts w:hint="cs"/>
          <w:rtl/>
        </w:rPr>
        <w:t>:</w:t>
      </w:r>
    </w:p>
    <w:p w14:paraId="5E874EC3" w14:textId="77777777" w:rsidR="00E94621" w:rsidRPr="00EB5F32" w:rsidRDefault="00E94621" w:rsidP="00E94621">
      <w:pPr>
        <w:rPr>
          <w:rFonts w:ascii="Fb Fontext" w:hAnsi="Fb Fontext"/>
          <w:rtl/>
        </w:rPr>
      </w:pPr>
      <w:r w:rsidRPr="00EB5F32">
        <w:rPr>
          <w:rFonts w:ascii="Fb Fontext" w:hAnsi="Fb Fontext" w:hint="cs"/>
          <w:rtl/>
        </w:rPr>
        <w:t xml:space="preserve">דאף שאמר לו </w:t>
      </w:r>
      <w:r w:rsidRPr="00EB5F32">
        <w:rPr>
          <w:rFonts w:ascii="Fb Fontext" w:hAnsi="Fb Fontext"/>
          <w:rtl/>
        </w:rPr>
        <w:t xml:space="preserve">חמור וכליו, שק ודיסקיא וכומני </w:t>
      </w:r>
      <w:r w:rsidRPr="00EB5F32">
        <w:rPr>
          <w:rStyle w:val="afffff0"/>
          <w:rtl/>
        </w:rPr>
        <w:t>[מרכבתא דנשי]</w:t>
      </w:r>
      <w:r w:rsidRPr="00EB5F32">
        <w:rPr>
          <w:rFonts w:ascii="Fb Fontext" w:hAnsi="Fb Fontext"/>
          <w:rtl/>
        </w:rPr>
        <w:t xml:space="preserve"> לא קני.</w:t>
      </w:r>
    </w:p>
    <w:p w14:paraId="07E56DDA" w14:textId="2B5146C8" w:rsidR="00E94621" w:rsidRPr="001B450D" w:rsidRDefault="00E94621" w:rsidP="00E94621">
      <w:pPr>
        <w:pStyle w:val="aff9"/>
        <w:rPr>
          <w:rtl/>
        </w:rPr>
      </w:pPr>
      <w:r>
        <w:rPr>
          <w:rFonts w:hint="cs"/>
          <w:rtl/>
        </w:rPr>
        <w:t>איבעיא להו מחלוקת בעודן עליו או בשאין עודן עליו</w:t>
      </w:r>
    </w:p>
    <w:p w14:paraId="07B403F7" w14:textId="616496C8" w:rsidR="00E94621" w:rsidRPr="00BA28DD" w:rsidRDefault="00E94621" w:rsidP="00E94621">
      <w:pPr>
        <w:pStyle w:val="36"/>
        <w:framePr w:wrap="notBeside"/>
        <w:rPr>
          <w:rtl/>
        </w:rPr>
      </w:pPr>
      <w:r>
        <w:rPr>
          <w:rFonts w:hint="cs"/>
          <w:rtl/>
        </w:rPr>
        <w:t>מחלוקת:</w:t>
      </w:r>
    </w:p>
    <w:p w14:paraId="2008BDF3" w14:textId="77777777" w:rsidR="00E94621" w:rsidRPr="00E94621" w:rsidRDefault="00E94621" w:rsidP="00E94621">
      <w:pPr>
        <w:rPr>
          <w:rStyle w:val="affffe"/>
          <w:rtl/>
        </w:rPr>
      </w:pPr>
      <w:r w:rsidRPr="00C35A2C">
        <w:rPr>
          <w:rFonts w:ascii="Fb Fontext" w:hAnsi="Fb Fontext"/>
          <w:sz w:val="32"/>
          <w:rtl/>
        </w:rPr>
        <w:t xml:space="preserve">בעודן עליו מחלוקת, אבל בשאינן עליו </w:t>
      </w:r>
      <w:r w:rsidRPr="00E94621">
        <w:rPr>
          <w:rStyle w:val="affffe"/>
          <w:rtl/>
        </w:rPr>
        <w:t>מודה נחום המדי לרבנן,</w:t>
      </w:r>
      <w:r w:rsidRPr="00E94621">
        <w:rPr>
          <w:rStyle w:val="affffe"/>
          <w:rFonts w:hint="cs"/>
          <w:rtl/>
        </w:rPr>
        <w:t xml:space="preserve"> </w:t>
      </w:r>
    </w:p>
    <w:p w14:paraId="7A00D33B" w14:textId="77777777" w:rsidR="00E94621" w:rsidRPr="00E94621" w:rsidRDefault="00E94621" w:rsidP="00E94621">
      <w:pPr>
        <w:pStyle w:val="36"/>
        <w:framePr w:wrap="notBeside"/>
        <w:rPr>
          <w:rtl/>
        </w:rPr>
      </w:pPr>
      <w:r w:rsidRPr="00E94621">
        <w:rPr>
          <w:rFonts w:hint="cs"/>
          <w:rtl/>
        </w:rPr>
        <w:t>או מחלוקת</w:t>
      </w:r>
    </w:p>
    <w:p w14:paraId="0A6BD4FE" w14:textId="16BE411D" w:rsidR="00E94621" w:rsidRPr="00C35A2C" w:rsidRDefault="00E94621" w:rsidP="00E94621">
      <w:pPr>
        <w:spacing w:after="60"/>
        <w:rPr>
          <w:rFonts w:ascii="Fb Fontext" w:hAnsi="Fb Fontext" w:cs="Guttman Vilna"/>
          <w:b/>
          <w:bCs/>
          <w:rtl/>
        </w:rPr>
      </w:pPr>
      <w:r w:rsidRPr="00C35A2C">
        <w:rPr>
          <w:rFonts w:ascii="Fb Fontext" w:hAnsi="Fb Fontext"/>
          <w:rtl/>
        </w:rPr>
        <w:t xml:space="preserve">בשאינן עליו, אבל בעודן עליו </w:t>
      </w:r>
      <w:r w:rsidRPr="00E94621">
        <w:rPr>
          <w:rStyle w:val="affffe"/>
          <w:rtl/>
        </w:rPr>
        <w:t>מודו רבנן לנחום</w:t>
      </w:r>
      <w:r w:rsidRPr="00C35A2C">
        <w:rPr>
          <w:rFonts w:ascii="Fb Fontext" w:hAnsi="Fb Fontext"/>
          <w:rtl/>
        </w:rPr>
        <w:t xml:space="preserve"> </w:t>
      </w:r>
      <w:r w:rsidRPr="00E94621">
        <w:rPr>
          <w:rStyle w:val="afffff0"/>
          <w:rFonts w:hint="cs"/>
          <w:spacing w:val="-2"/>
          <w:rtl/>
        </w:rPr>
        <w:t>א</w:t>
      </w:r>
      <w:r w:rsidRPr="00E94621">
        <w:rPr>
          <w:rStyle w:val="afffff0"/>
          <w:spacing w:val="-2"/>
          <w:rtl/>
        </w:rPr>
        <w:t>"</w:t>
      </w:r>
      <w:r w:rsidRPr="00E94621">
        <w:rPr>
          <w:rStyle w:val="afffff0"/>
          <w:rFonts w:hint="cs"/>
          <w:spacing w:val="-2"/>
          <w:rtl/>
        </w:rPr>
        <w:t>ד בשניהם מחלוקת</w:t>
      </w:r>
    </w:p>
    <w:p w14:paraId="65D6D336" w14:textId="77777777" w:rsidR="00E94621" w:rsidRPr="00BA28DD" w:rsidRDefault="00E94621" w:rsidP="00E94621">
      <w:pPr>
        <w:pStyle w:val="36"/>
        <w:framePr w:wrap="notBeside"/>
        <w:rPr>
          <w:rtl/>
        </w:rPr>
      </w:pPr>
      <w:r w:rsidRPr="00BA28DD">
        <w:rPr>
          <w:rtl/>
        </w:rPr>
        <w:t>והך</w:t>
      </w:r>
    </w:p>
    <w:p w14:paraId="7D71AEA2" w14:textId="77777777" w:rsidR="00E94621" w:rsidRDefault="00E94621" w:rsidP="00E94621">
      <w:pPr>
        <w:rPr>
          <w:rFonts w:ascii="Fb Fontext" w:hAnsi="Fb Fontext"/>
          <w:sz w:val="32"/>
          <w:rtl/>
        </w:rPr>
      </w:pPr>
      <w:r w:rsidRPr="00C35A2C">
        <w:rPr>
          <w:rFonts w:ascii="Fb Fontext" w:hAnsi="Fb Fontext"/>
          <w:sz w:val="32"/>
          <w:rtl/>
        </w:rPr>
        <w:t>דבזמן שא"ל: הוא וכל מה שעליו - הרי כולן מכורין</w:t>
      </w:r>
      <w:r>
        <w:rPr>
          <w:rFonts w:ascii="Fb Fontext" w:hAnsi="Fb Fontext" w:hint="cs"/>
          <w:sz w:val="32"/>
          <w:rtl/>
        </w:rPr>
        <w:t>,</w:t>
      </w:r>
      <w:r w:rsidRPr="00C35A2C">
        <w:rPr>
          <w:rFonts w:ascii="Fb Fontext" w:hAnsi="Fb Fontext"/>
          <w:sz w:val="32"/>
          <w:rtl/>
        </w:rPr>
        <w:t xml:space="preserve"> </w:t>
      </w:r>
    </w:p>
    <w:p w14:paraId="0D456BE6" w14:textId="77777777" w:rsidR="00E94621" w:rsidRPr="00BA28DD" w:rsidRDefault="00E94621" w:rsidP="00E94621">
      <w:pPr>
        <w:pStyle w:val="36"/>
        <w:framePr w:wrap="notBeside"/>
        <w:rPr>
          <w:rtl/>
        </w:rPr>
      </w:pPr>
      <w:r w:rsidRPr="00BA28DD">
        <w:rPr>
          <w:rFonts w:hint="cs"/>
          <w:rtl/>
        </w:rPr>
        <w:t>-</w:t>
      </w:r>
    </w:p>
    <w:p w14:paraId="3B491186" w14:textId="77777777" w:rsidR="00E94621" w:rsidRDefault="00E94621" w:rsidP="00E94621">
      <w:pPr>
        <w:rPr>
          <w:rFonts w:ascii="Fb Fontext" w:hAnsi="Fb Fontext"/>
          <w:sz w:val="32"/>
          <w:rtl/>
        </w:rPr>
      </w:pPr>
      <w:r w:rsidRPr="00C35A2C">
        <w:rPr>
          <w:rFonts w:ascii="Fb Fontext" w:hAnsi="Fb Fontext"/>
          <w:sz w:val="32"/>
          <w:rtl/>
        </w:rPr>
        <w:t>היינו וכל מה שראוי להיות עליו</w:t>
      </w:r>
    </w:p>
    <w:p w14:paraId="7D3219A4" w14:textId="77777777" w:rsidR="00E94621" w:rsidRPr="00BA28DD" w:rsidRDefault="00E94621" w:rsidP="00E94621">
      <w:pPr>
        <w:pStyle w:val="36"/>
        <w:framePr w:wrap="notBeside"/>
        <w:rPr>
          <w:rtl/>
        </w:rPr>
      </w:pPr>
      <w:r w:rsidRPr="00BA28DD">
        <w:rPr>
          <w:rtl/>
        </w:rPr>
        <w:t>והך דר"י</w:t>
      </w:r>
    </w:p>
    <w:p w14:paraId="060EB23A" w14:textId="77777777" w:rsidR="00E94621" w:rsidRDefault="00E94621" w:rsidP="00E94621">
      <w:pPr>
        <w:rPr>
          <w:rFonts w:ascii="Fb Fontext" w:hAnsi="Fb Fontext"/>
          <w:rtl/>
        </w:rPr>
      </w:pPr>
      <w:r w:rsidRPr="00C35A2C">
        <w:rPr>
          <w:rFonts w:ascii="Fb Fontext" w:hAnsi="Fb Fontext"/>
          <w:rtl/>
        </w:rPr>
        <w:t xml:space="preserve">פעמים מכורין, פעמים שאינן מכורין </w:t>
      </w:r>
    </w:p>
    <w:p w14:paraId="7CD8021B" w14:textId="77777777" w:rsidR="00E94621" w:rsidRPr="00EB5F32" w:rsidRDefault="00E94621" w:rsidP="00E94621">
      <w:pPr>
        <w:pStyle w:val="36"/>
        <w:framePr w:wrap="notBeside"/>
        <w:rPr>
          <w:rtl/>
        </w:rPr>
      </w:pPr>
      <w:r w:rsidRPr="00EB5F32">
        <w:rPr>
          <w:rFonts w:hint="cs"/>
          <w:rtl/>
        </w:rPr>
        <w:t>-</w:t>
      </w:r>
    </w:p>
    <w:p w14:paraId="05D5B801" w14:textId="77777777" w:rsidR="00E94621" w:rsidRPr="00BA28DD" w:rsidRDefault="00E94621" w:rsidP="00E94621">
      <w:pPr>
        <w:rPr>
          <w:rFonts w:ascii="Fb Fontext" w:hAnsi="Fb Fontext"/>
          <w:rtl/>
        </w:rPr>
      </w:pPr>
      <w:r w:rsidRPr="00BA28DD">
        <w:rPr>
          <w:rStyle w:val="affffe"/>
          <w:rtl/>
        </w:rPr>
        <w:t>לא את"ק אמר</w:t>
      </w:r>
      <w:r w:rsidRPr="00C35A2C">
        <w:rPr>
          <w:rFonts w:ascii="Fb Fontext" w:hAnsi="Fb Fontext"/>
          <w:rtl/>
        </w:rPr>
        <w:t xml:space="preserve"> אלא מילתא אחריתי אמר</w:t>
      </w:r>
      <w:r>
        <w:rPr>
          <w:rStyle w:val="aff1"/>
          <w:rFonts w:ascii="Fb Fontext" w:hAnsi="Fb Fontext"/>
          <w:rtl/>
        </w:rPr>
        <w:footnoteReference w:id="76"/>
      </w:r>
    </w:p>
    <w:p w14:paraId="7300AAF1" w14:textId="77777777" w:rsidR="00E94621" w:rsidRDefault="00E94621" w:rsidP="00982F98">
      <w:pPr>
        <w:pStyle w:val="affe"/>
        <w:framePr w:wrap="around"/>
        <w:rPr>
          <w:rtl/>
        </w:rPr>
      </w:pPr>
      <w:r w:rsidRPr="00C35A2C">
        <w:rPr>
          <w:rFonts w:hint="cs"/>
          <w:rtl/>
        </w:rPr>
        <w:t>עח.</w:t>
      </w:r>
    </w:p>
    <w:p w14:paraId="7BAAE2AC" w14:textId="77777777" w:rsidR="00E94621" w:rsidRPr="00BA28DD" w:rsidRDefault="00E94621" w:rsidP="00E94621">
      <w:pPr>
        <w:pStyle w:val="36"/>
        <w:framePr w:wrap="notBeside"/>
        <w:rPr>
          <w:rtl/>
        </w:rPr>
      </w:pPr>
      <w:r w:rsidRPr="00BA28DD">
        <w:rPr>
          <w:rtl/>
        </w:rPr>
        <w:t>אין להוכיח</w:t>
      </w:r>
    </w:p>
    <w:p w14:paraId="65C6DBE4" w14:textId="77777777" w:rsidR="00E94621" w:rsidRPr="00EB5F32" w:rsidRDefault="00E94621" w:rsidP="00E94621">
      <w:pPr>
        <w:rPr>
          <w:rFonts w:ascii="Fb Fontext" w:hAnsi="Fb Fontext"/>
          <w:sz w:val="32"/>
          <w:rtl/>
        </w:rPr>
      </w:pPr>
      <w:r w:rsidRPr="00E94621">
        <w:rPr>
          <w:rStyle w:val="affffe"/>
          <w:rtl/>
        </w:rPr>
        <w:t xml:space="preserve">מר"א שהעמיד </w:t>
      </w:r>
      <w:r w:rsidRPr="00E94621">
        <w:rPr>
          <w:rStyle w:val="affffe"/>
          <w:rFonts w:hint="cs"/>
          <w:rtl/>
        </w:rPr>
        <w:t>המשנה</w:t>
      </w:r>
      <w:r w:rsidRPr="00EB5F32">
        <w:rPr>
          <w:rFonts w:ascii="Fb Fontext" w:hAnsi="Fb Fontext" w:hint="cs"/>
          <w:sz w:val="32"/>
          <w:rtl/>
        </w:rPr>
        <w:t xml:space="preserve"> </w:t>
      </w:r>
      <w:r w:rsidRPr="00EB5F32">
        <w:rPr>
          <w:rFonts w:ascii="Fb Fontext" w:hAnsi="Fb Fontext"/>
          <w:sz w:val="32"/>
          <w:rtl/>
        </w:rPr>
        <w:t xml:space="preserve">בשאין אדוקים </w:t>
      </w:r>
      <w:r w:rsidRPr="00EB5F32">
        <w:rPr>
          <w:rFonts w:ascii="Fb Fontext" w:hAnsi="Fb Fontext" w:hint="cs"/>
          <w:sz w:val="32"/>
          <w:rtl/>
        </w:rPr>
        <w:t xml:space="preserve">שגם הסיפא </w:t>
      </w:r>
      <w:r w:rsidRPr="00EB5F32">
        <w:rPr>
          <w:rFonts w:ascii="Fb Fontext" w:hAnsi="Fb Fontext"/>
          <w:sz w:val="32"/>
          <w:rtl/>
        </w:rPr>
        <w:t>בשאין אדוקים,</w:t>
      </w:r>
      <w:r w:rsidRPr="00EB5F32">
        <w:rPr>
          <w:rFonts w:ascii="Fb Fontext" w:hAnsi="Fb Fontext" w:hint="cs"/>
          <w:sz w:val="32"/>
          <w:rtl/>
        </w:rPr>
        <w:t xml:space="preserve">  </w:t>
      </w:r>
    </w:p>
    <w:p w14:paraId="18EE99F7" w14:textId="77777777" w:rsidR="00E94621" w:rsidRPr="00BA28DD" w:rsidRDefault="00E94621" w:rsidP="00E94621">
      <w:pPr>
        <w:pStyle w:val="36"/>
        <w:framePr w:wrap="notBeside"/>
        <w:rPr>
          <w:rtl/>
        </w:rPr>
      </w:pPr>
      <w:r w:rsidRPr="00BA28DD">
        <w:rPr>
          <w:rFonts w:hint="cs"/>
          <w:rtl/>
        </w:rPr>
        <w:t>-</w:t>
      </w:r>
    </w:p>
    <w:p w14:paraId="14954DEF" w14:textId="77777777" w:rsidR="00E94621" w:rsidRPr="00C35A2C" w:rsidRDefault="00E94621" w:rsidP="00E94621">
      <w:pPr>
        <w:spacing w:after="60"/>
        <w:rPr>
          <w:rFonts w:ascii="Fb Fontext" w:hAnsi="Fb Fontext"/>
          <w:rtl/>
        </w:rPr>
      </w:pPr>
      <w:r w:rsidRPr="00C35A2C">
        <w:rPr>
          <w:rFonts w:ascii="Fb Fontext" w:hAnsi="Fb Fontext"/>
          <w:rtl/>
        </w:rPr>
        <w:t xml:space="preserve">דה"נ להיפך מוכח מהך דלא מכר אנתיקי </w:t>
      </w:r>
      <w:r>
        <w:rPr>
          <w:rFonts w:ascii="Fb Fontext" w:hAnsi="Fb Fontext" w:hint="cs"/>
          <w:rtl/>
        </w:rPr>
        <w:t xml:space="preserve">[סחורה שבתוכה] </w:t>
      </w:r>
      <w:r w:rsidRPr="00C35A2C">
        <w:rPr>
          <w:rFonts w:ascii="Fb Fontext" w:hAnsi="Fb Fontext"/>
          <w:rtl/>
        </w:rPr>
        <w:t>דבעודן עליו וא"כ ה"נ סיפא.</w:t>
      </w:r>
      <w:r>
        <w:rPr>
          <w:rFonts w:ascii="Fb Fontext" w:hAnsi="Fb Fontext" w:hint="cs"/>
          <w:rtl/>
        </w:rPr>
        <w:t xml:space="preserve"> - </w:t>
      </w:r>
      <w:r w:rsidRPr="00C35A2C">
        <w:rPr>
          <w:rFonts w:ascii="Fb Fontext" w:hAnsi="Fb Fontext"/>
          <w:rtl/>
        </w:rPr>
        <w:t>אלא תנא מילי מילי תני.</w:t>
      </w:r>
    </w:p>
    <w:p w14:paraId="3EDB7BF4" w14:textId="77777777" w:rsidR="00E94621" w:rsidRPr="00BA28DD" w:rsidRDefault="00E94621" w:rsidP="00E94621">
      <w:pPr>
        <w:pStyle w:val="36"/>
        <w:framePr w:wrap="notBeside"/>
        <w:rPr>
          <w:rtl/>
        </w:rPr>
      </w:pPr>
      <w:r w:rsidRPr="00BA28DD">
        <w:rPr>
          <w:rtl/>
        </w:rPr>
        <w:t>אביי:</w:t>
      </w:r>
    </w:p>
    <w:p w14:paraId="052F06FA" w14:textId="77777777" w:rsidR="00E94621" w:rsidRPr="00EB5F32" w:rsidRDefault="00E94621" w:rsidP="00E94621">
      <w:pPr>
        <w:rPr>
          <w:rFonts w:ascii="Fb Fontext" w:hAnsi="Fb Fontext"/>
          <w:spacing w:val="-2"/>
          <w:rtl/>
        </w:rPr>
      </w:pPr>
      <w:r w:rsidRPr="00EB5F32">
        <w:rPr>
          <w:rStyle w:val="affffe"/>
          <w:spacing w:val="-2"/>
          <w:rtl/>
        </w:rPr>
        <w:t>ר"א ורשב"ג ור"מ ור"נ וסומכוס ונחום המדי ס"ל</w:t>
      </w:r>
      <w:r w:rsidRPr="00EB5F32">
        <w:rPr>
          <w:rFonts w:ascii="Fb Fontext" w:hAnsi="Fb Fontext"/>
          <w:spacing w:val="-2"/>
          <w:rtl/>
        </w:rPr>
        <w:t xml:space="preserve"> דכ</w:t>
      </w:r>
      <w:r w:rsidRPr="00EB5F32">
        <w:rPr>
          <w:rFonts w:ascii="Fb Fontext" w:hAnsi="Fb Fontext" w:hint="cs"/>
          <w:spacing w:val="-2"/>
          <w:rtl/>
        </w:rPr>
        <w:t xml:space="preserve">שמוכר זה עם </w:t>
      </w:r>
      <w:r w:rsidRPr="00EB5F32">
        <w:rPr>
          <w:rFonts w:ascii="Fb Fontext" w:hAnsi="Fb Fontext"/>
          <w:spacing w:val="-2"/>
          <w:rtl/>
        </w:rPr>
        <w:t>כל תשמיש</w:t>
      </w:r>
      <w:r w:rsidRPr="00EB5F32">
        <w:rPr>
          <w:rFonts w:ascii="Fb Fontext" w:hAnsi="Fb Fontext" w:hint="cs"/>
          <w:spacing w:val="-2"/>
          <w:rtl/>
        </w:rPr>
        <w:t>י</w:t>
      </w:r>
      <w:r w:rsidRPr="00EB5F32">
        <w:rPr>
          <w:rFonts w:ascii="Fb Fontext" w:hAnsi="Fb Fontext"/>
          <w:spacing w:val="-2"/>
          <w:rtl/>
        </w:rPr>
        <w:t>ו</w:t>
      </w:r>
      <w:r w:rsidRPr="00EB5F32">
        <w:rPr>
          <w:rStyle w:val="aff1"/>
          <w:rFonts w:ascii="Fb Fontext" w:hAnsi="Fb Fontext"/>
          <w:spacing w:val="-2"/>
          <w:rtl/>
        </w:rPr>
        <w:footnoteReference w:id="77"/>
      </w:r>
      <w:r w:rsidRPr="00EB5F32">
        <w:rPr>
          <w:rFonts w:ascii="Fb Fontext" w:hAnsi="Fb Fontext"/>
          <w:spacing w:val="-2"/>
          <w:rtl/>
        </w:rPr>
        <w:t xml:space="preserve"> </w:t>
      </w:r>
    </w:p>
    <w:p w14:paraId="782B554C" w14:textId="77777777" w:rsidR="00E94621" w:rsidRPr="00BA28DD" w:rsidRDefault="00E94621" w:rsidP="00E94621">
      <w:pPr>
        <w:pStyle w:val="36"/>
        <w:framePr w:wrap="notBeside"/>
        <w:rPr>
          <w:rtl/>
        </w:rPr>
      </w:pPr>
      <w:r w:rsidRPr="00BA28DD">
        <w:rPr>
          <w:rtl/>
        </w:rPr>
        <w:t>ר"א:</w:t>
      </w:r>
    </w:p>
    <w:p w14:paraId="31743275" w14:textId="77777777" w:rsidR="00E94621" w:rsidRPr="00C35A2C" w:rsidRDefault="00E94621" w:rsidP="00E94621">
      <w:pPr>
        <w:rPr>
          <w:rFonts w:ascii="Fb Fontext" w:hAnsi="Fb Fontext"/>
          <w:rtl/>
        </w:rPr>
      </w:pPr>
      <w:r w:rsidRPr="00C35A2C">
        <w:rPr>
          <w:rFonts w:ascii="Fb Fontext" w:hAnsi="Fb Fontext"/>
          <w:sz w:val="32"/>
          <w:rtl/>
        </w:rPr>
        <w:t>המוכר את בית הבד - מכר את הקורה.</w:t>
      </w:r>
    </w:p>
    <w:p w14:paraId="51C07111" w14:textId="77777777" w:rsidR="00E94621" w:rsidRPr="00BA28DD" w:rsidRDefault="00E94621" w:rsidP="00E94621">
      <w:pPr>
        <w:pStyle w:val="36"/>
        <w:framePr w:wrap="notBeside"/>
        <w:rPr>
          <w:rtl/>
        </w:rPr>
      </w:pPr>
      <w:r w:rsidRPr="00BA28DD">
        <w:rPr>
          <w:rtl/>
        </w:rPr>
        <w:t>רשב"ג:</w:t>
      </w:r>
    </w:p>
    <w:p w14:paraId="5EBE8CB7" w14:textId="77777777" w:rsidR="00E94621" w:rsidRPr="00C35A2C" w:rsidRDefault="00E94621" w:rsidP="00E94621">
      <w:pPr>
        <w:rPr>
          <w:rFonts w:ascii="Fb Fontext" w:hAnsi="Fb Fontext"/>
          <w:rtl/>
        </w:rPr>
      </w:pPr>
      <w:r w:rsidRPr="00C35A2C">
        <w:rPr>
          <w:rFonts w:ascii="Fb Fontext" w:hAnsi="Fb Fontext"/>
          <w:rtl/>
        </w:rPr>
        <w:t>המוכר את העיר - מכר את הסנטר.</w:t>
      </w:r>
    </w:p>
    <w:p w14:paraId="4F2925C4" w14:textId="77777777" w:rsidR="00E94621" w:rsidRPr="00BA28DD" w:rsidRDefault="00E94621" w:rsidP="00E94621">
      <w:pPr>
        <w:pStyle w:val="36"/>
        <w:framePr w:wrap="notBeside"/>
        <w:rPr>
          <w:rtl/>
        </w:rPr>
      </w:pPr>
      <w:r w:rsidRPr="00BA28DD">
        <w:rPr>
          <w:rtl/>
        </w:rPr>
        <w:t>ר"מ:</w:t>
      </w:r>
    </w:p>
    <w:p w14:paraId="789AAF82" w14:textId="77777777" w:rsidR="00E94621" w:rsidRPr="00C35A2C" w:rsidRDefault="00E94621" w:rsidP="00E94621">
      <w:pPr>
        <w:rPr>
          <w:rFonts w:ascii="Fb Fontext" w:hAnsi="Fb Fontext"/>
          <w:rtl/>
        </w:rPr>
      </w:pPr>
      <w:r w:rsidRPr="00C35A2C">
        <w:rPr>
          <w:rFonts w:ascii="Fb Fontext" w:hAnsi="Fb Fontext"/>
          <w:rtl/>
        </w:rPr>
        <w:t>מכר את הכרם - מכר תשמישי הכרם.</w:t>
      </w:r>
    </w:p>
    <w:p w14:paraId="614C103A" w14:textId="77777777" w:rsidR="00E94621" w:rsidRPr="00BA28DD" w:rsidRDefault="00E94621" w:rsidP="00E94621">
      <w:pPr>
        <w:pStyle w:val="36"/>
        <w:framePr w:wrap="notBeside"/>
        <w:rPr>
          <w:rtl/>
        </w:rPr>
      </w:pPr>
      <w:r w:rsidRPr="00BA28DD">
        <w:rPr>
          <w:rtl/>
        </w:rPr>
        <w:t>ר"נ וסומכוס</w:t>
      </w:r>
    </w:p>
    <w:p w14:paraId="3E17609B" w14:textId="77777777" w:rsidR="00E94621" w:rsidRPr="00C35A2C" w:rsidRDefault="00E94621" w:rsidP="00E94621">
      <w:pPr>
        <w:rPr>
          <w:rFonts w:ascii="Fb Fontext" w:hAnsi="Fb Fontext"/>
          <w:rtl/>
        </w:rPr>
      </w:pPr>
      <w:r w:rsidRPr="00C35A2C">
        <w:rPr>
          <w:rFonts w:ascii="Fb Fontext" w:hAnsi="Fb Fontext"/>
          <w:rtl/>
        </w:rPr>
        <w:t>ביצית ודוגית.</w:t>
      </w:r>
    </w:p>
    <w:p w14:paraId="21E1E47D" w14:textId="77777777" w:rsidR="00E94621" w:rsidRPr="00BA28DD" w:rsidRDefault="00E94621" w:rsidP="00E94621">
      <w:pPr>
        <w:pStyle w:val="36"/>
        <w:framePr w:wrap="notBeside"/>
        <w:rPr>
          <w:rtl/>
        </w:rPr>
      </w:pPr>
      <w:r w:rsidRPr="00BA28DD">
        <w:rPr>
          <w:rtl/>
        </w:rPr>
        <w:lastRenderedPageBreak/>
        <w:t>נחום המדי</w:t>
      </w:r>
    </w:p>
    <w:p w14:paraId="72076281" w14:textId="77777777" w:rsidR="00E94621" w:rsidRPr="00C35A2C" w:rsidRDefault="00E94621" w:rsidP="00E94621">
      <w:pPr>
        <w:rPr>
          <w:rFonts w:ascii="Fb Fontext" w:hAnsi="Fb Fontext"/>
          <w:rtl/>
        </w:rPr>
      </w:pPr>
      <w:r w:rsidRPr="00C35A2C">
        <w:rPr>
          <w:rFonts w:ascii="Fb Fontext" w:hAnsi="Fb Fontext"/>
          <w:rtl/>
        </w:rPr>
        <w:t>- הא דאמרן.</w:t>
      </w:r>
    </w:p>
    <w:p w14:paraId="205AD990" w14:textId="77777777" w:rsidR="00E94621" w:rsidRPr="00801934" w:rsidRDefault="00E94621" w:rsidP="00E94621">
      <w:pPr>
        <w:pStyle w:val="afffb"/>
        <w:rPr>
          <w:rtl/>
        </w:rPr>
      </w:pPr>
      <w:ins w:id="9890" w:author="מספור קטעי משנה" w:date="2026-10-06T06:44:59Z">
        <w:r>
          <w:rPr>
            <w:rStyle w:val="MisparKeta"/>
          </w:rPr>
          <w:t xml:space="preserve">ב. </w:t>
        </w:r>
      </w:ins>
      <w:r w:rsidRPr="00801934">
        <w:rPr>
          <w:rtl/>
        </w:rPr>
        <w:t>רבי יהודה אומר: פעמים מכורין וכו'.</w:t>
      </w:r>
    </w:p>
    <w:p w14:paraId="585935F7" w14:textId="77777777" w:rsidR="00E94621" w:rsidRPr="00C35A2C" w:rsidRDefault="00E94621" w:rsidP="00E94621">
      <w:pPr>
        <w:rPr>
          <w:rFonts w:ascii="Fb Fontext" w:hAnsi="Fb Fontext" w:cs="Guttman Vilna"/>
          <w:b/>
          <w:bCs/>
          <w:sz w:val="32"/>
          <w:rtl/>
        </w:rPr>
      </w:pPr>
      <w:r w:rsidRPr="00EB5F32">
        <w:rPr>
          <w:rStyle w:val="afffc"/>
          <w:rtl/>
        </w:rPr>
        <w:t>חמורך זו</w:t>
      </w:r>
      <w:r w:rsidRPr="00C35A2C">
        <w:rPr>
          <w:rFonts w:ascii="Fb Fontext" w:hAnsi="Fb Fontext"/>
          <w:sz w:val="32"/>
          <w:rtl/>
        </w:rPr>
        <w:t xml:space="preserve"> - ידע </w:t>
      </w:r>
      <w:r>
        <w:rPr>
          <w:rFonts w:ascii="Fb Fontext" w:hAnsi="Fb Fontext" w:hint="cs"/>
          <w:sz w:val="32"/>
          <w:rtl/>
        </w:rPr>
        <w:t>דחמורו שלו הוא</w:t>
      </w:r>
      <w:r w:rsidRPr="00C35A2C">
        <w:rPr>
          <w:rFonts w:ascii="Fb Fontext" w:hAnsi="Fb Fontext"/>
          <w:sz w:val="32"/>
          <w:rtl/>
        </w:rPr>
        <w:t xml:space="preserve">, </w:t>
      </w:r>
      <w:r w:rsidRPr="00BA28DD">
        <w:rPr>
          <w:rStyle w:val="affffe"/>
          <w:rFonts w:hint="cs"/>
          <w:rtl/>
        </w:rPr>
        <w:t>ומה ש</w:t>
      </w:r>
      <w:r w:rsidRPr="00BA28DD">
        <w:rPr>
          <w:rStyle w:val="affffe"/>
          <w:rtl/>
        </w:rPr>
        <w:t>א"ל</w:t>
      </w:r>
      <w:r w:rsidRPr="00C35A2C">
        <w:rPr>
          <w:rFonts w:ascii="Fb Fontext" w:hAnsi="Fb Fontext"/>
          <w:sz w:val="32"/>
          <w:rtl/>
        </w:rPr>
        <w:t xml:space="preserve"> </w:t>
      </w:r>
      <w:r w:rsidRPr="00BA28DD">
        <w:rPr>
          <w:rFonts w:ascii="Fb Fontext" w:hAnsi="Fb Fontext"/>
          <w:b/>
          <w:bCs/>
          <w:sz w:val="32"/>
          <w:rtl/>
        </w:rPr>
        <w:t>זו,</w:t>
      </w:r>
      <w:r w:rsidRPr="00C35A2C">
        <w:rPr>
          <w:rFonts w:ascii="Fb Fontext" w:hAnsi="Fb Fontext"/>
          <w:sz w:val="32"/>
          <w:rtl/>
        </w:rPr>
        <w:t xml:space="preserve"> משום כליו</w:t>
      </w:r>
    </w:p>
    <w:p w14:paraId="71781799" w14:textId="77777777" w:rsidR="00E94621" w:rsidRPr="00EB5F32" w:rsidRDefault="00E94621" w:rsidP="00E94621">
      <w:pPr>
        <w:rPr>
          <w:rFonts w:ascii="Fb Fontext" w:hAnsi="Fb Fontext" w:cs="Guttman Vilna"/>
          <w:b/>
          <w:bCs/>
          <w:sz w:val="32"/>
          <w:rtl/>
        </w:rPr>
      </w:pPr>
      <w:r w:rsidRPr="00EB5F32">
        <w:rPr>
          <w:rStyle w:val="afffc"/>
          <w:spacing w:val="-2"/>
          <w:rtl/>
        </w:rPr>
        <w:t>חמורך הוא</w:t>
      </w:r>
      <w:r w:rsidRPr="00EB5F32">
        <w:rPr>
          <w:rFonts w:ascii="Fb Fontext" w:hAnsi="Fb Fontext"/>
          <w:sz w:val="32"/>
          <w:rtl/>
        </w:rPr>
        <w:t xml:space="preserve">  לא ידע </w:t>
      </w:r>
      <w:r w:rsidRPr="00EB5F32">
        <w:rPr>
          <w:rFonts w:ascii="Fb Fontext" w:hAnsi="Fb Fontext" w:hint="cs"/>
          <w:sz w:val="32"/>
          <w:rtl/>
        </w:rPr>
        <w:t>שחמורו הוא</w:t>
      </w:r>
      <w:r w:rsidRPr="00EB5F32">
        <w:rPr>
          <w:rFonts w:ascii="Fb Fontext" w:hAnsi="Fb Fontext"/>
          <w:sz w:val="32"/>
          <w:rtl/>
        </w:rPr>
        <w:t xml:space="preserve">, </w:t>
      </w:r>
      <w:r w:rsidRPr="00EB5F32">
        <w:rPr>
          <w:rStyle w:val="affffe"/>
          <w:spacing w:val="0"/>
          <w:rtl/>
        </w:rPr>
        <w:t>וא"ל:</w:t>
      </w:r>
      <w:r w:rsidRPr="00EB5F32">
        <w:rPr>
          <w:rFonts w:ascii="Fb Fontext" w:hAnsi="Fb Fontext"/>
          <w:sz w:val="32"/>
          <w:rtl/>
        </w:rPr>
        <w:t xml:space="preserve"> חמורך הוא? שתמכרנה לי.</w:t>
      </w:r>
    </w:p>
    <w:p w14:paraId="272E44BD" w14:textId="77777777" w:rsidR="00E94621" w:rsidRPr="001B450D" w:rsidRDefault="00E94621" w:rsidP="00E94621">
      <w:pPr>
        <w:pStyle w:val="aff9"/>
        <w:rPr>
          <w:rtl/>
        </w:rPr>
      </w:pPr>
      <w:r w:rsidRPr="001B450D">
        <w:rPr>
          <w:rFonts w:hint="cs"/>
          <w:rtl/>
        </w:rPr>
        <w:t>***</w:t>
      </w:r>
    </w:p>
    <w:p w14:paraId="350FDFC0" w14:textId="77777777" w:rsidR="00E94621" w:rsidRPr="00C35A2C" w:rsidRDefault="00E94621" w:rsidP="00E94621">
      <w:pPr>
        <w:pStyle w:val="affffb"/>
        <w:framePr w:wrap="around"/>
        <w:rPr>
          <w:rtl/>
        </w:rPr>
      </w:pPr>
      <w:del w:id="20301" w:author="קלוד" w:date="2026-10-06T10:07:33Z">
        <w:r>
          <w:rPr>
            <w:rtl/>
          </w:rPr>
          <w:delText xml:space="preserve">מתני</w:delText>
        </w:r>
      </w:del>
      <w:ins w:id="20302" w:author="קלוד" w:date="2026-10-06T10:07:33Z">
        <w:r>
          <w:rPr>
            <w:rtl/>
          </w:rPr>
          <w:t xml:space="preserve">משנה ג</w:t>
        </w:r>
      </w:ins>
      <w:del w:id="20303" w:author="קלוד" w:date="2026-10-06T10:07:33Z">
        <w:r>
          <w:rPr>
            <w:rtl/>
          </w:rPr>
          <w:delText xml:space="preserve">'.</w:delText>
        </w:r>
      </w:del>
    </w:p>
    <w:p w14:paraId="3D07A177" w14:textId="77777777" w:rsidR="00E94621" w:rsidRPr="00EB5F32" w:rsidRDefault="00E94621" w:rsidP="00DB3591">
      <w:pPr>
        <w:pStyle w:val="afff3"/>
        <w:rPr>
          <w:rtl/>
        </w:rPr>
      </w:pPr>
      <w:r w:rsidRPr="00EB5F32">
        <w:rPr>
          <w:spacing w:val="0"/>
          <w:rtl/>
        </w:rPr>
        <w:t>המוכר את החמור מכר את הסיח</w:t>
      </w:r>
      <w:r w:rsidRPr="00EB5F32">
        <w:rPr>
          <w:rtl/>
        </w:rPr>
        <w:t>. |  מכר את הפרה לא מכר את בנה.</w:t>
      </w:r>
    </w:p>
    <w:p w14:paraId="68CA2E77" w14:textId="77777777" w:rsidR="00E94621" w:rsidRDefault="00E94621" w:rsidP="00DB3591">
      <w:pPr>
        <w:pStyle w:val="afff3"/>
        <w:rPr>
          <w:rtl/>
        </w:rPr>
      </w:pPr>
      <w:r>
        <w:rPr>
          <w:rtl/>
        </w:rPr>
        <w:t>מכר אשפה</w:t>
      </w:r>
      <w:r>
        <w:rPr>
          <w:rFonts w:hint="cs"/>
          <w:rtl/>
        </w:rPr>
        <w:t xml:space="preserve"> </w:t>
      </w:r>
      <w:r w:rsidRPr="00C35A2C">
        <w:rPr>
          <w:rtl/>
        </w:rPr>
        <w:t>מכר זבלה. | מכ</w:t>
      </w:r>
      <w:r>
        <w:rPr>
          <w:rtl/>
        </w:rPr>
        <w:t>ר בור</w:t>
      </w:r>
      <w:r>
        <w:rPr>
          <w:rFonts w:hint="cs"/>
          <w:rtl/>
        </w:rPr>
        <w:t xml:space="preserve"> </w:t>
      </w:r>
      <w:r>
        <w:rPr>
          <w:rtl/>
        </w:rPr>
        <w:t xml:space="preserve">מכר מימיה. </w:t>
      </w:r>
    </w:p>
    <w:p w14:paraId="2F657C13" w14:textId="77777777" w:rsidR="00E94621" w:rsidRPr="00C35A2C" w:rsidRDefault="00E94621" w:rsidP="00DB3591">
      <w:pPr>
        <w:pStyle w:val="afff3"/>
        <w:rPr>
          <w:rtl/>
        </w:rPr>
      </w:pPr>
      <w:r>
        <w:rPr>
          <w:rtl/>
        </w:rPr>
        <w:t xml:space="preserve">מכר כוורת </w:t>
      </w:r>
      <w:r w:rsidRPr="00C35A2C">
        <w:rPr>
          <w:rtl/>
        </w:rPr>
        <w:t>מכר דבורים.</w:t>
      </w:r>
      <w:r>
        <w:rPr>
          <w:rFonts w:hint="cs"/>
          <w:rtl/>
        </w:rPr>
        <w:t xml:space="preserve"> </w:t>
      </w:r>
      <w:r>
        <w:rPr>
          <w:rtl/>
        </w:rPr>
        <w:t xml:space="preserve">| </w:t>
      </w:r>
      <w:r w:rsidRPr="00C35A2C">
        <w:rPr>
          <w:rtl/>
        </w:rPr>
        <w:t>מכר שובך - מכר יונים.</w:t>
      </w:r>
    </w:p>
    <w:p w14:paraId="6355AD82" w14:textId="77777777" w:rsidR="00E94621" w:rsidRPr="00BA28DD" w:rsidRDefault="00E94621" w:rsidP="00E94621">
      <w:pPr>
        <w:pStyle w:val="36"/>
        <w:framePr w:wrap="notBeside"/>
        <w:rPr>
          <w:rtl/>
        </w:rPr>
      </w:pPr>
      <w:r w:rsidRPr="00BA28DD">
        <w:rPr>
          <w:rtl/>
        </w:rPr>
        <w:t>ר"פ:</w:t>
      </w:r>
    </w:p>
    <w:p w14:paraId="68EE2E70" w14:textId="77777777" w:rsidR="00E94621" w:rsidRDefault="00E94621" w:rsidP="00E94621">
      <w:pPr>
        <w:rPr>
          <w:rFonts w:ascii="Fb Fontext" w:hAnsi="Fb Fontext"/>
          <w:sz w:val="32"/>
          <w:rtl/>
        </w:rPr>
      </w:pPr>
      <w:r w:rsidRPr="00C35A2C">
        <w:rPr>
          <w:rFonts w:ascii="Fb Fontext" w:hAnsi="Fb Fontext"/>
          <w:sz w:val="32"/>
          <w:rtl/>
        </w:rPr>
        <w:t>מיירי דא"ל חמור מניקה ופרה מניקה אני מוכר לך.</w:t>
      </w:r>
    </w:p>
    <w:p w14:paraId="14787334" w14:textId="77777777" w:rsidR="00E94621" w:rsidRDefault="00E94621" w:rsidP="00E94621">
      <w:pPr>
        <w:rPr>
          <w:rFonts w:ascii="Fb Fontext" w:hAnsi="Fb Fontext"/>
          <w:rtl/>
        </w:rPr>
      </w:pPr>
      <w:r w:rsidRPr="00C35A2C">
        <w:rPr>
          <w:rFonts w:ascii="Fb Fontext" w:hAnsi="Fb Fontext"/>
          <w:rtl/>
        </w:rPr>
        <w:t>פרה לחלבה בעי לה, חמור מק</w:t>
      </w:r>
      <w:r w:rsidRPr="00C35A2C">
        <w:rPr>
          <w:rFonts w:ascii="Fb Fontext" w:hAnsi="Fb Fontext" w:hint="cs"/>
          <w:rtl/>
        </w:rPr>
        <w:t>א</w:t>
      </w:r>
      <w:r w:rsidRPr="00C35A2C">
        <w:rPr>
          <w:rFonts w:ascii="Fb Fontext" w:hAnsi="Fb Fontext"/>
          <w:rtl/>
        </w:rPr>
        <w:t>מ"ל</w:t>
      </w:r>
      <w:r w:rsidRPr="00C35A2C">
        <w:rPr>
          <w:rFonts w:ascii="Fb Fontext" w:hAnsi="Fb Fontext" w:hint="cs"/>
          <w:rtl/>
        </w:rPr>
        <w:t xml:space="preserve">? </w:t>
      </w:r>
      <w:r w:rsidRPr="00E94621">
        <w:rPr>
          <w:rStyle w:val="affffe"/>
          <w:rFonts w:hint="cs"/>
          <w:rtl/>
        </w:rPr>
        <w:t>על כרחך</w:t>
      </w:r>
      <w:r w:rsidRPr="00C35A2C">
        <w:rPr>
          <w:rFonts w:ascii="Fb Fontext" w:hAnsi="Fb Fontext"/>
          <w:rtl/>
        </w:rPr>
        <w:t xml:space="preserve"> דהיא ובנה א"ל</w:t>
      </w:r>
      <w:r>
        <w:rPr>
          <w:rFonts w:ascii="Fb Fontext" w:hAnsi="Fb Fontext" w:hint="cs"/>
          <w:rtl/>
        </w:rPr>
        <w:t>.</w:t>
      </w:r>
    </w:p>
    <w:p w14:paraId="6BE856AC" w14:textId="77777777" w:rsidR="00E94621" w:rsidRPr="00C35A2C" w:rsidRDefault="00E94621" w:rsidP="00E94621">
      <w:pPr>
        <w:rPr>
          <w:rFonts w:cs="Guttman Vilna"/>
          <w:b/>
          <w:bCs/>
          <w:sz w:val="32"/>
          <w:rtl/>
        </w:rPr>
      </w:pPr>
      <w:r w:rsidRPr="00C35A2C">
        <w:rPr>
          <w:rFonts w:ascii="Fb Fontext" w:hAnsi="Fb Fontext" w:hint="cs"/>
          <w:sz w:val="32"/>
          <w:rtl/>
        </w:rPr>
        <w:t>וקר</w:t>
      </w:r>
      <w:r>
        <w:rPr>
          <w:rFonts w:ascii="Fb Fontext" w:hAnsi="Fb Fontext" w:hint="cs"/>
          <w:sz w:val="32"/>
          <w:rtl/>
        </w:rPr>
        <w:t>א</w:t>
      </w:r>
      <w:r w:rsidRPr="00C35A2C">
        <w:rPr>
          <w:rFonts w:ascii="Fb Fontext" w:hAnsi="Fb Fontext" w:hint="cs"/>
          <w:sz w:val="32"/>
          <w:rtl/>
        </w:rPr>
        <w:t xml:space="preserve"> ל</w:t>
      </w:r>
      <w:r>
        <w:rPr>
          <w:rFonts w:ascii="Fb Fontext" w:hAnsi="Fb Fontext" w:hint="cs"/>
          <w:sz w:val="32"/>
          <w:rtl/>
        </w:rPr>
        <w:t>ו '</w:t>
      </w:r>
      <w:r w:rsidRPr="00C35A2C">
        <w:rPr>
          <w:rFonts w:ascii="Fb Fontext" w:hAnsi="Fb Fontext" w:hint="cs"/>
          <w:sz w:val="32"/>
          <w:rtl/>
        </w:rPr>
        <w:t>סיח</w:t>
      </w:r>
      <w:r>
        <w:rPr>
          <w:rFonts w:ascii="Fb Fontext" w:hAnsi="Fb Fontext" w:hint="cs"/>
          <w:sz w:val="32"/>
          <w:rtl/>
        </w:rPr>
        <w:t>'</w:t>
      </w:r>
      <w:r w:rsidRPr="00C35A2C">
        <w:rPr>
          <w:rFonts w:ascii="Fb Fontext" w:hAnsi="Fb Fontext" w:hint="cs"/>
          <w:sz w:val="32"/>
          <w:rtl/>
        </w:rPr>
        <w:t xml:space="preserve"> שמהלך</w:t>
      </w:r>
      <w:r w:rsidRPr="00C35A2C">
        <w:rPr>
          <w:rFonts w:ascii="Fb Fontext" w:hAnsi="Fb Fontext"/>
          <w:sz w:val="32"/>
          <w:rtl/>
        </w:rPr>
        <w:t xml:space="preserve"> </w:t>
      </w:r>
      <w:r w:rsidRPr="00C35A2C">
        <w:rPr>
          <w:rFonts w:ascii="Fb Fontext" w:hAnsi="Fb Fontext" w:hint="cs"/>
          <w:sz w:val="32"/>
          <w:rtl/>
        </w:rPr>
        <w:t>אחר</w:t>
      </w:r>
      <w:r w:rsidRPr="00C35A2C">
        <w:rPr>
          <w:rFonts w:ascii="Fb Fontext" w:hAnsi="Fb Fontext"/>
          <w:sz w:val="32"/>
          <w:rtl/>
        </w:rPr>
        <w:t xml:space="preserve"> </w:t>
      </w:r>
      <w:r w:rsidRPr="00C35A2C">
        <w:rPr>
          <w:rFonts w:ascii="Fb Fontext" w:hAnsi="Fb Fontext" w:hint="cs"/>
          <w:sz w:val="32"/>
          <w:rtl/>
        </w:rPr>
        <w:t>סיחה</w:t>
      </w:r>
      <w:r w:rsidRPr="00C35A2C">
        <w:rPr>
          <w:rFonts w:ascii="Fb Fontext" w:hAnsi="Fb Fontext"/>
          <w:sz w:val="32"/>
          <w:rtl/>
        </w:rPr>
        <w:t xml:space="preserve"> </w:t>
      </w:r>
      <w:r w:rsidRPr="00C35A2C">
        <w:rPr>
          <w:rFonts w:ascii="Fb Fontext" w:hAnsi="Fb Fontext" w:hint="cs"/>
          <w:sz w:val="32"/>
          <w:rtl/>
        </w:rPr>
        <w:t>נאה</w:t>
      </w:r>
      <w:r w:rsidRPr="00C35A2C">
        <w:rPr>
          <w:rFonts w:ascii="Fb Fontext" w:hAnsi="Fb Fontext"/>
          <w:sz w:val="32"/>
          <w:rtl/>
        </w:rPr>
        <w:t>.</w:t>
      </w:r>
    </w:p>
    <w:p w14:paraId="4B51FAF2" w14:textId="77777777" w:rsidR="00E94621" w:rsidRPr="001B450D" w:rsidRDefault="00E94621" w:rsidP="00E94621">
      <w:pPr>
        <w:pStyle w:val="aff9"/>
        <w:rPr>
          <w:rtl/>
        </w:rPr>
      </w:pPr>
      <w:r w:rsidRPr="001B450D">
        <w:rPr>
          <w:rFonts w:hint="cs"/>
          <w:rtl/>
        </w:rPr>
        <w:t>***</w:t>
      </w:r>
    </w:p>
    <w:p w14:paraId="2314F680" w14:textId="77777777" w:rsidR="00E94621" w:rsidRPr="00C35A2C" w:rsidRDefault="00E94621" w:rsidP="00982F98">
      <w:pPr>
        <w:pStyle w:val="affe"/>
        <w:framePr w:wrap="around"/>
        <w:rPr>
          <w:rtl/>
        </w:rPr>
      </w:pPr>
      <w:r w:rsidRPr="00C35A2C">
        <w:rPr>
          <w:rtl/>
        </w:rPr>
        <w:t>עח:</w:t>
      </w:r>
    </w:p>
    <w:p w14:paraId="76414525" w14:textId="77777777" w:rsidR="00E94621" w:rsidRPr="00BA28DD" w:rsidRDefault="00E94621" w:rsidP="00E94621">
      <w:pPr>
        <w:pStyle w:val="36"/>
        <w:framePr w:wrap="notBeside"/>
        <w:rPr>
          <w:rtl/>
        </w:rPr>
      </w:pPr>
      <w:r w:rsidRPr="00BA28DD">
        <w:rPr>
          <w:rtl/>
        </w:rPr>
        <w:t>רשב"נ מרי"ו</w:t>
      </w:r>
    </w:p>
    <w:p w14:paraId="41068292" w14:textId="77777777" w:rsidR="00E94621" w:rsidRPr="00C35A2C" w:rsidRDefault="00E94621" w:rsidP="00E94621">
      <w:pPr>
        <w:rPr>
          <w:rFonts w:ascii="Fb Fontext" w:hAnsi="Fb Fontext" w:cs="Guttman Vilna"/>
          <w:b/>
          <w:bCs/>
          <w:sz w:val="32"/>
          <w:rtl/>
        </w:rPr>
      </w:pPr>
      <w:r w:rsidRPr="00BA28DD">
        <w:rPr>
          <w:rStyle w:val="affff8"/>
          <w:rFonts w:hint="cs"/>
          <w:rtl/>
        </w:rPr>
        <w:t>'</w:t>
      </w:r>
      <w:r w:rsidRPr="00BA28DD">
        <w:rPr>
          <w:rStyle w:val="affff8"/>
          <w:rtl/>
        </w:rPr>
        <w:t>המושלים</w:t>
      </w:r>
      <w:r w:rsidRPr="00C35A2C">
        <w:rPr>
          <w:rFonts w:ascii="Fb Fontext" w:hAnsi="Fb Fontext"/>
          <w:sz w:val="32"/>
          <w:rtl/>
        </w:rPr>
        <w:t xml:space="preserve"> - אלו המושלים ביצרם</w:t>
      </w:r>
    </w:p>
    <w:p w14:paraId="31CBE4B2" w14:textId="77777777" w:rsidR="00E94621" w:rsidRPr="00BA28DD" w:rsidRDefault="00E94621" w:rsidP="00E94621">
      <w:pPr>
        <w:rPr>
          <w:rtl/>
        </w:rPr>
      </w:pPr>
      <w:r w:rsidRPr="00BA28DD">
        <w:rPr>
          <w:rStyle w:val="affff8"/>
          <w:rtl/>
        </w:rPr>
        <w:t>'בואו חשבון'</w:t>
      </w:r>
      <w:r w:rsidRPr="00BA28DD">
        <w:rPr>
          <w:rtl/>
        </w:rPr>
        <w:t xml:space="preserve"> בואו ונחשב חשבונו של עולם, הפסד מצוה כנגד שכרה, ושכר עבירה כנגד הפסדה.</w:t>
      </w:r>
    </w:p>
    <w:p w14:paraId="76114957" w14:textId="77777777" w:rsidR="00E94621" w:rsidRPr="00C35A2C" w:rsidRDefault="00E94621" w:rsidP="00E94621">
      <w:pPr>
        <w:rPr>
          <w:rFonts w:ascii="Fb Fontext" w:hAnsi="Fb Fontext" w:cs="Guttman Vilna"/>
          <w:b/>
          <w:bCs/>
          <w:sz w:val="32"/>
          <w:rtl/>
        </w:rPr>
      </w:pPr>
      <w:r>
        <w:rPr>
          <w:rStyle w:val="affff8"/>
          <w:rtl/>
        </w:rPr>
        <w:t>תִּבָּנֶה וְתִכּוֹנֵ</w:t>
      </w:r>
      <w:r w:rsidRPr="008C78EF">
        <w:rPr>
          <w:rStyle w:val="affff8"/>
          <w:rtl/>
        </w:rPr>
        <w:t>ן</w:t>
      </w:r>
      <w:r w:rsidRPr="00C35A2C">
        <w:rPr>
          <w:rFonts w:ascii="Fb Fontext" w:hAnsi="Fb Fontext"/>
          <w:sz w:val="32"/>
          <w:rtl/>
        </w:rPr>
        <w:t xml:space="preserve"> - אם אתה עושה כן, </w:t>
      </w:r>
      <w:r w:rsidRPr="00EB5F32">
        <w:rPr>
          <w:rStyle w:val="affff8"/>
          <w:rtl/>
        </w:rPr>
        <w:t>תבנה</w:t>
      </w:r>
      <w:r w:rsidRPr="00C35A2C">
        <w:rPr>
          <w:rFonts w:ascii="Fb Fontext" w:hAnsi="Fb Fontext"/>
          <w:sz w:val="32"/>
          <w:rtl/>
        </w:rPr>
        <w:t xml:space="preserve"> </w:t>
      </w:r>
      <w:r>
        <w:rPr>
          <w:rFonts w:ascii="Fb Fontext" w:hAnsi="Fb Fontext" w:hint="cs"/>
          <w:sz w:val="32"/>
          <w:rtl/>
        </w:rPr>
        <w:t xml:space="preserve">בעוה''ז </w:t>
      </w:r>
      <w:r w:rsidRPr="00EB5F32">
        <w:rPr>
          <w:rStyle w:val="affff8"/>
          <w:rtl/>
        </w:rPr>
        <w:t>ותכונן</w:t>
      </w:r>
      <w:r w:rsidRPr="00C35A2C">
        <w:rPr>
          <w:rFonts w:ascii="Fb Fontext" w:hAnsi="Fb Fontext"/>
          <w:sz w:val="32"/>
          <w:rtl/>
        </w:rPr>
        <w:t xml:space="preserve"> </w:t>
      </w:r>
      <w:r>
        <w:rPr>
          <w:rFonts w:ascii="Fb Fontext" w:hAnsi="Fb Fontext" w:hint="cs"/>
          <w:sz w:val="32"/>
          <w:rtl/>
        </w:rPr>
        <w:t>לעוה''ב</w:t>
      </w:r>
    </w:p>
    <w:p w14:paraId="10379627" w14:textId="77777777" w:rsidR="00E94621" w:rsidRPr="00EB5F32" w:rsidRDefault="00E94621" w:rsidP="00E94621">
      <w:pPr>
        <w:rPr>
          <w:rFonts w:ascii="Fb Fontext" w:hAnsi="Fb Fontext"/>
          <w:sz w:val="32"/>
          <w:rtl/>
        </w:rPr>
      </w:pPr>
      <w:r w:rsidRPr="00EB5F32">
        <w:rPr>
          <w:rStyle w:val="affff8"/>
          <w:spacing w:val="0"/>
          <w:rtl/>
        </w:rPr>
        <w:t>עִיר סִיחוֹן</w:t>
      </w:r>
      <w:r w:rsidRPr="00EB5F32">
        <w:rPr>
          <w:rFonts w:ascii="Fb Fontext" w:hAnsi="Fb Fontext"/>
          <w:sz w:val="32"/>
          <w:rtl/>
        </w:rPr>
        <w:t xml:space="preserve"> - אם משים אדם עצמו כעיר זה שמהלך אחר סיחה נאה,</w:t>
      </w:r>
    </w:p>
    <w:p w14:paraId="3F882046" w14:textId="77777777" w:rsidR="00E94621" w:rsidRPr="00EB5F32" w:rsidRDefault="00E94621" w:rsidP="00E94621">
      <w:pPr>
        <w:rPr>
          <w:rFonts w:ascii="Fb Fontext" w:hAnsi="Fb Fontext"/>
          <w:sz w:val="32"/>
          <w:rtl/>
        </w:rPr>
      </w:pPr>
      <w:r w:rsidRPr="00EB5F32">
        <w:rPr>
          <w:sz w:val="22"/>
          <w:rtl/>
        </w:rPr>
        <w:t>כִּ</w:t>
      </w:r>
      <w:r w:rsidRPr="00EB5F32">
        <w:rPr>
          <w:rStyle w:val="affff8"/>
          <w:spacing w:val="0"/>
          <w:sz w:val="32"/>
          <w:szCs w:val="18"/>
          <w:rtl/>
        </w:rPr>
        <w:t>י אֵשׁ יָצְאָה מֵחֶשְׁבּוֹן</w:t>
      </w:r>
      <w:r w:rsidRPr="00EB5F32">
        <w:rPr>
          <w:rFonts w:ascii="Fb Fontext" w:hAnsi="Fb Fontext"/>
          <w:sz w:val="32"/>
          <w:rtl/>
        </w:rPr>
        <w:t xml:space="preserve"> תצא אש ממחשבין ותאכל את שאינן מחשבין.</w:t>
      </w:r>
    </w:p>
    <w:p w14:paraId="644AE98E" w14:textId="77777777" w:rsidR="00E94621" w:rsidRPr="00C35A2C" w:rsidRDefault="00E94621" w:rsidP="00E94621">
      <w:pPr>
        <w:rPr>
          <w:rFonts w:ascii="Fb Fontext" w:hAnsi="Fb Fontext" w:cs="Guttman Vilna"/>
          <w:b/>
          <w:bCs/>
          <w:sz w:val="32"/>
          <w:rtl/>
        </w:rPr>
      </w:pPr>
      <w:r w:rsidRPr="00F10693">
        <w:rPr>
          <w:rtl/>
        </w:rPr>
        <w:t>'ו</w:t>
      </w:r>
      <w:r w:rsidRPr="0008384F">
        <w:rPr>
          <w:rStyle w:val="affff8"/>
          <w:rtl/>
        </w:rPr>
        <w:t>להבה מקרית סיחון</w:t>
      </w:r>
      <w:r w:rsidRPr="00F10693">
        <w:rPr>
          <w:rtl/>
        </w:rPr>
        <w:t xml:space="preserve">' </w:t>
      </w:r>
      <w:r w:rsidRPr="00C35A2C">
        <w:rPr>
          <w:rFonts w:ascii="Fb Fontext" w:hAnsi="Fb Fontext"/>
          <w:sz w:val="32"/>
          <w:rtl/>
        </w:rPr>
        <w:t>- מקרית צדיקים שנקראו שיחין</w:t>
      </w:r>
    </w:p>
    <w:p w14:paraId="28EEDB68" w14:textId="77777777" w:rsidR="00E94621" w:rsidRPr="00EB5F32" w:rsidRDefault="00E94621" w:rsidP="00E94621">
      <w:pPr>
        <w:rPr>
          <w:rFonts w:ascii="Fb Fontext" w:hAnsi="Fb Fontext" w:cs="Guttman Vilna"/>
          <w:b/>
          <w:bCs/>
          <w:spacing w:val="2"/>
          <w:sz w:val="30"/>
          <w:szCs w:val="16"/>
          <w:rtl/>
        </w:rPr>
      </w:pPr>
      <w:r w:rsidRPr="00EB5F32">
        <w:rPr>
          <w:spacing w:val="2"/>
          <w:sz w:val="20"/>
          <w:szCs w:val="16"/>
          <w:rtl/>
        </w:rPr>
        <w:t>'א</w:t>
      </w:r>
      <w:r w:rsidRPr="00EB5F32">
        <w:rPr>
          <w:rStyle w:val="affff8"/>
          <w:spacing w:val="2"/>
          <w:sz w:val="30"/>
          <w:rtl/>
        </w:rPr>
        <w:t>כלה ער מואב</w:t>
      </w:r>
      <w:r w:rsidRPr="00EB5F32">
        <w:rPr>
          <w:spacing w:val="2"/>
          <w:sz w:val="20"/>
          <w:szCs w:val="16"/>
          <w:rtl/>
        </w:rPr>
        <w:t>'</w:t>
      </w:r>
      <w:r w:rsidRPr="00EB5F32">
        <w:rPr>
          <w:spacing w:val="2"/>
          <w:szCs w:val="14"/>
          <w:rtl/>
        </w:rPr>
        <w:t xml:space="preserve"> </w:t>
      </w:r>
      <w:r w:rsidRPr="00EB5F32">
        <w:rPr>
          <w:rFonts w:ascii="Fb Fontext" w:hAnsi="Fb Fontext"/>
          <w:spacing w:val="2"/>
          <w:sz w:val="28"/>
          <w:szCs w:val="14"/>
          <w:rtl/>
        </w:rPr>
        <w:t xml:space="preserve">- </w:t>
      </w:r>
      <w:r w:rsidRPr="00EB5F32">
        <w:rPr>
          <w:rFonts w:ascii="Fb Fontext" w:hAnsi="Fb Fontext"/>
          <w:spacing w:val="2"/>
          <w:sz w:val="30"/>
          <w:szCs w:val="16"/>
          <w:rtl/>
        </w:rPr>
        <w:t>זה המהלך אחר יצרו כעיר זה שמהלך אחר סיחה נאה</w:t>
      </w:r>
    </w:p>
    <w:p w14:paraId="6E63F10E" w14:textId="77777777" w:rsidR="00E94621" w:rsidRPr="00C35A2C" w:rsidRDefault="00E94621" w:rsidP="00E94621">
      <w:pPr>
        <w:rPr>
          <w:rFonts w:ascii="Fb Fontext" w:hAnsi="Fb Fontext" w:cs="Guttman Vilna"/>
          <w:b/>
          <w:bCs/>
          <w:sz w:val="32"/>
          <w:rtl/>
        </w:rPr>
      </w:pPr>
      <w:r w:rsidRPr="00F10693">
        <w:rPr>
          <w:rtl/>
        </w:rPr>
        <w:t>'</w:t>
      </w:r>
      <w:r>
        <w:rPr>
          <w:rtl/>
        </w:rPr>
        <w:t>בַּ</w:t>
      </w:r>
      <w:r>
        <w:rPr>
          <w:rStyle w:val="affff8"/>
          <w:rtl/>
        </w:rPr>
        <w:t>עֲלֵי בָּמוֹת אַרְנֹ</w:t>
      </w:r>
      <w:r w:rsidRPr="0008384F">
        <w:rPr>
          <w:rStyle w:val="affff8"/>
          <w:rtl/>
        </w:rPr>
        <w:t>ן</w:t>
      </w:r>
      <w:r w:rsidRPr="00F10693">
        <w:rPr>
          <w:rtl/>
        </w:rPr>
        <w:t xml:space="preserve">' </w:t>
      </w:r>
      <w:r w:rsidRPr="00C35A2C">
        <w:rPr>
          <w:rFonts w:ascii="Fb Fontext" w:hAnsi="Fb Fontext"/>
          <w:sz w:val="32"/>
          <w:rtl/>
        </w:rPr>
        <w:t>- אלו גסי הרוח, כדמר: כל אדם שיש בו גסות הרוח נופל בגיהנם</w:t>
      </w:r>
    </w:p>
    <w:p w14:paraId="0B23A2D8" w14:textId="77777777" w:rsidR="00E94621" w:rsidRPr="00C35A2C" w:rsidRDefault="00E94621" w:rsidP="00E94621">
      <w:pPr>
        <w:rPr>
          <w:rFonts w:ascii="Fb Fontext" w:hAnsi="Fb Fontext" w:cs="Guttman Vilna"/>
          <w:b/>
          <w:bCs/>
          <w:sz w:val="32"/>
          <w:rtl/>
        </w:rPr>
      </w:pPr>
      <w:r w:rsidRPr="00F10693">
        <w:rPr>
          <w:rtl/>
        </w:rPr>
        <w:t>'ו</w:t>
      </w:r>
      <w:r w:rsidRPr="0008384F">
        <w:rPr>
          <w:rStyle w:val="affff8"/>
          <w:rtl/>
        </w:rPr>
        <w:t>נירם</w:t>
      </w:r>
      <w:r w:rsidRPr="00F10693">
        <w:rPr>
          <w:rtl/>
        </w:rPr>
        <w:t xml:space="preserve">' </w:t>
      </w:r>
      <w:r w:rsidRPr="00C35A2C">
        <w:rPr>
          <w:rFonts w:ascii="Fb Fontext" w:hAnsi="Fb Fontext"/>
          <w:sz w:val="32"/>
          <w:rtl/>
        </w:rPr>
        <w:t>- אמר רשע: אין רם.</w:t>
      </w:r>
    </w:p>
    <w:p w14:paraId="712AFC93" w14:textId="77777777" w:rsidR="00E94621" w:rsidRPr="00C35A2C" w:rsidRDefault="00E94621" w:rsidP="00E94621">
      <w:pPr>
        <w:rPr>
          <w:rFonts w:ascii="Fb Fontext" w:hAnsi="Fb Fontext" w:cs="Guttman Vilna"/>
          <w:b/>
          <w:bCs/>
          <w:sz w:val="32"/>
          <w:rtl/>
        </w:rPr>
      </w:pPr>
      <w:r w:rsidRPr="00F10693">
        <w:rPr>
          <w:rtl/>
        </w:rPr>
        <w:t>'א</w:t>
      </w:r>
      <w:r w:rsidRPr="0008384F">
        <w:rPr>
          <w:rStyle w:val="affff8"/>
          <w:rtl/>
        </w:rPr>
        <w:t>בד חשבון</w:t>
      </w:r>
      <w:r w:rsidRPr="00F10693">
        <w:rPr>
          <w:rtl/>
        </w:rPr>
        <w:t xml:space="preserve">' </w:t>
      </w:r>
      <w:r w:rsidRPr="00C35A2C">
        <w:rPr>
          <w:rFonts w:ascii="Fb Fontext" w:hAnsi="Fb Fontext"/>
          <w:sz w:val="32"/>
          <w:rtl/>
        </w:rPr>
        <w:t>- אבד חשבונו של עולם</w:t>
      </w:r>
    </w:p>
    <w:p w14:paraId="192897E1" w14:textId="77777777" w:rsidR="00E94621" w:rsidRPr="00C35A2C" w:rsidRDefault="00E94621" w:rsidP="00E94621">
      <w:pPr>
        <w:rPr>
          <w:rFonts w:ascii="Fb Fontext" w:hAnsi="Fb Fontext" w:cs="Guttman Vilna"/>
          <w:b/>
          <w:bCs/>
          <w:sz w:val="32"/>
          <w:rtl/>
        </w:rPr>
      </w:pPr>
      <w:r w:rsidRPr="00F10693">
        <w:rPr>
          <w:rtl/>
        </w:rPr>
        <w:t>'ע</w:t>
      </w:r>
      <w:r w:rsidRPr="0008384F">
        <w:rPr>
          <w:rStyle w:val="affff8"/>
          <w:rtl/>
        </w:rPr>
        <w:t>ד דיבון</w:t>
      </w:r>
      <w:r w:rsidRPr="00F10693">
        <w:rPr>
          <w:rtl/>
        </w:rPr>
        <w:t xml:space="preserve">' </w:t>
      </w:r>
      <w:r w:rsidRPr="00C35A2C">
        <w:rPr>
          <w:rFonts w:ascii="Fb Fontext" w:hAnsi="Fb Fontext" w:hint="cs"/>
          <w:sz w:val="32"/>
          <w:rtl/>
        </w:rPr>
        <w:t xml:space="preserve">אמר </w:t>
      </w:r>
      <w:r w:rsidRPr="00C35A2C">
        <w:rPr>
          <w:rFonts w:ascii="Fb Fontext" w:hAnsi="Fb Fontext"/>
          <w:sz w:val="32"/>
          <w:rtl/>
        </w:rPr>
        <w:t>הקב"ה המתן עד שיבא דין.</w:t>
      </w:r>
    </w:p>
    <w:p w14:paraId="45574B9C" w14:textId="77777777" w:rsidR="00E94621" w:rsidRPr="00C35A2C" w:rsidRDefault="00E94621" w:rsidP="00E94621">
      <w:pPr>
        <w:rPr>
          <w:rFonts w:ascii="Fb Fontext" w:hAnsi="Fb Fontext" w:cs="Guttman Vilna"/>
          <w:b/>
          <w:bCs/>
          <w:sz w:val="32"/>
          <w:rtl/>
        </w:rPr>
      </w:pPr>
      <w:r w:rsidRPr="00F10693">
        <w:rPr>
          <w:rtl/>
        </w:rPr>
        <w:t>'</w:t>
      </w:r>
      <w:r>
        <w:rPr>
          <w:rtl/>
        </w:rPr>
        <w:t>וַ</w:t>
      </w:r>
      <w:r>
        <w:rPr>
          <w:rStyle w:val="affff8"/>
          <w:rtl/>
        </w:rPr>
        <w:t>נַּשִּׁים עַד נֹפַ</w:t>
      </w:r>
      <w:r w:rsidRPr="0008384F">
        <w:rPr>
          <w:rStyle w:val="affff8"/>
          <w:rtl/>
        </w:rPr>
        <w:t>ח</w:t>
      </w:r>
      <w:r w:rsidRPr="00F10693">
        <w:rPr>
          <w:rtl/>
        </w:rPr>
        <w:t xml:space="preserve">' </w:t>
      </w:r>
      <w:r w:rsidRPr="00C35A2C">
        <w:rPr>
          <w:rFonts w:ascii="Fb Fontext" w:hAnsi="Fb Fontext"/>
          <w:sz w:val="32"/>
          <w:rtl/>
        </w:rPr>
        <w:t>- עד שתבא אש שאינה צריכה ניפוח.</w:t>
      </w:r>
    </w:p>
    <w:p w14:paraId="40FC7457" w14:textId="77777777" w:rsidR="00E94621" w:rsidRDefault="00E94621" w:rsidP="00E94621">
      <w:pPr>
        <w:spacing w:after="60"/>
        <w:rPr>
          <w:rFonts w:ascii="Fb Fontext" w:hAnsi="Fb Fontext"/>
          <w:sz w:val="32"/>
          <w:rtl/>
        </w:rPr>
      </w:pPr>
      <w:r>
        <w:rPr>
          <w:rStyle w:val="affff8"/>
          <w:rtl/>
        </w:rPr>
        <w:t>עַד מֵידְבָ</w:t>
      </w:r>
      <w:r w:rsidRPr="008C78EF">
        <w:rPr>
          <w:rStyle w:val="affff8"/>
          <w:rtl/>
        </w:rPr>
        <w:t>א</w:t>
      </w:r>
      <w:r w:rsidRPr="00C35A2C">
        <w:rPr>
          <w:rFonts w:ascii="Fb Fontext" w:hAnsi="Fb Fontext"/>
          <w:sz w:val="32"/>
          <w:rtl/>
        </w:rPr>
        <w:t xml:space="preserve"> - עד שתדאיב נשמתן, ואמ"ל: עד דעביד מאי דבעי.</w:t>
      </w:r>
    </w:p>
    <w:p w14:paraId="26070A6B" w14:textId="2D134D06" w:rsidR="007A55C7" w:rsidRPr="00C35A2C" w:rsidRDefault="007A55C7" w:rsidP="00982F98">
      <w:pPr>
        <w:pStyle w:val="affe"/>
        <w:framePr w:wrap="around"/>
        <w:rPr>
          <w:rFonts w:cs="Guttman Vilna"/>
          <w:bCs/>
          <w:rtl/>
        </w:rPr>
      </w:pPr>
      <w:r>
        <w:rPr>
          <w:rFonts w:hint="cs"/>
          <w:rtl/>
        </w:rPr>
        <w:t>עט.</w:t>
      </w:r>
    </w:p>
    <w:p w14:paraId="30081130" w14:textId="77777777" w:rsidR="00E94621" w:rsidRPr="00BA28DD" w:rsidRDefault="00E94621" w:rsidP="00E94621">
      <w:pPr>
        <w:pStyle w:val="36"/>
        <w:framePr w:wrap="notBeside"/>
        <w:rPr>
          <w:rtl/>
        </w:rPr>
      </w:pPr>
      <w:r w:rsidRPr="00BA28DD">
        <w:rPr>
          <w:rtl/>
        </w:rPr>
        <w:t>ריא"ר:</w:t>
      </w:r>
    </w:p>
    <w:p w14:paraId="40882146" w14:textId="77777777" w:rsidR="00E94621" w:rsidRDefault="00E94621" w:rsidP="00E94621">
      <w:pPr>
        <w:rPr>
          <w:rFonts w:ascii="Fb Fontext" w:hAnsi="Fb Fontext"/>
          <w:sz w:val="32"/>
          <w:rtl/>
        </w:rPr>
      </w:pPr>
      <w:r w:rsidRPr="00C35A2C">
        <w:rPr>
          <w:rFonts w:ascii="Fb Fontext" w:hAnsi="Fb Fontext"/>
          <w:sz w:val="32"/>
          <w:rtl/>
        </w:rPr>
        <w:t>כל הפורש מדברי תורה - אש אוכלתו,</w:t>
      </w:r>
    </w:p>
    <w:p w14:paraId="4171552B" w14:textId="77777777" w:rsidR="00E94621" w:rsidRPr="00C35A2C" w:rsidRDefault="00E94621" w:rsidP="00E94621">
      <w:pPr>
        <w:rPr>
          <w:rFonts w:ascii="Fb Fontext" w:hAnsi="Fb Fontext"/>
          <w:rtl/>
        </w:rPr>
      </w:pPr>
      <w:r w:rsidRPr="00F10693">
        <w:rPr>
          <w:rFonts w:hint="cs"/>
          <w:rtl/>
        </w:rPr>
        <w:t>'</w:t>
      </w:r>
      <w:r>
        <w:rPr>
          <w:rtl/>
        </w:rPr>
        <w:t>וְ</w:t>
      </w:r>
      <w:r>
        <w:rPr>
          <w:rStyle w:val="affff8"/>
          <w:rtl/>
        </w:rPr>
        <w:t>נָתַתִּי אֶת פָּנַי בָּהֶ</w:t>
      </w:r>
      <w:r w:rsidRPr="0008384F">
        <w:rPr>
          <w:rStyle w:val="affff8"/>
          <w:rtl/>
        </w:rPr>
        <w:t>ם</w:t>
      </w:r>
      <w:r w:rsidRPr="00F10693">
        <w:rPr>
          <w:rFonts w:hint="cs"/>
          <w:rtl/>
        </w:rPr>
        <w:t>'</w:t>
      </w:r>
      <w:r w:rsidRPr="00F10693">
        <w:rPr>
          <w:rtl/>
        </w:rPr>
        <w:t xml:space="preserve"> </w:t>
      </w:r>
      <w:r w:rsidRPr="00C35A2C">
        <w:rPr>
          <w:rFonts w:ascii="Fb Fontext" w:hAnsi="Fb Fontext"/>
          <w:rtl/>
        </w:rPr>
        <w:t>- מהאש יצאו והאש תאכלם.</w:t>
      </w:r>
    </w:p>
    <w:p w14:paraId="33DD2B30" w14:textId="77777777" w:rsidR="00E94621" w:rsidRPr="00BA28DD" w:rsidRDefault="00E94621" w:rsidP="00E94621">
      <w:pPr>
        <w:pStyle w:val="36"/>
        <w:framePr w:wrap="notBeside"/>
        <w:rPr>
          <w:rtl/>
        </w:rPr>
      </w:pPr>
      <w:r w:rsidRPr="00BA28DD">
        <w:rPr>
          <w:rtl/>
        </w:rPr>
        <w:t>ר"ד מרי"ונ:</w:t>
      </w:r>
    </w:p>
    <w:p w14:paraId="46CE9EBD" w14:textId="77777777" w:rsidR="00E94621" w:rsidRDefault="00E94621" w:rsidP="00E94621">
      <w:pPr>
        <w:rPr>
          <w:rFonts w:ascii="Fb Fontext" w:hAnsi="Fb Fontext"/>
          <w:rtl/>
        </w:rPr>
      </w:pPr>
      <w:r w:rsidRPr="00C35A2C">
        <w:rPr>
          <w:rFonts w:ascii="Fb Fontext" w:hAnsi="Fb Fontext"/>
          <w:rtl/>
        </w:rPr>
        <w:t>כל הפורש מד"ת - נופל בגיהנם,</w:t>
      </w:r>
      <w:r w:rsidRPr="0059320D">
        <w:rPr>
          <w:rStyle w:val="affff8"/>
          <w:rtl/>
        </w:rPr>
        <w:t xml:space="preserve"> </w:t>
      </w:r>
      <w:r w:rsidRPr="00F10693">
        <w:rPr>
          <w:rtl/>
        </w:rPr>
        <w:t>'</w:t>
      </w:r>
      <w:r>
        <w:rPr>
          <w:rtl/>
        </w:rPr>
        <w:t>אָ</w:t>
      </w:r>
      <w:r>
        <w:rPr>
          <w:rStyle w:val="affff8"/>
          <w:rtl/>
        </w:rPr>
        <w:t>דָם תּוֹעֶה מִדֶּרֶךְ הַשְׂכֵּל בִּקְהַל רְפָאִים יָנוּחַ</w:t>
      </w:r>
      <w:r w:rsidRPr="00F10693">
        <w:rPr>
          <w:rtl/>
        </w:rPr>
        <w:t>',</w:t>
      </w:r>
    </w:p>
    <w:p w14:paraId="7FAC8B61" w14:textId="77777777" w:rsidR="00E94621" w:rsidRPr="00C35A2C" w:rsidRDefault="00E94621" w:rsidP="00E94621">
      <w:pPr>
        <w:rPr>
          <w:rFonts w:ascii="Fb Fontext" w:hAnsi="Fb Fontext"/>
          <w:rtl/>
        </w:rPr>
      </w:pPr>
      <w:r w:rsidRPr="00F10693">
        <w:rPr>
          <w:rtl/>
        </w:rPr>
        <w:t>'ר</w:t>
      </w:r>
      <w:r w:rsidRPr="0008384F">
        <w:rPr>
          <w:rStyle w:val="affff8"/>
          <w:rtl/>
        </w:rPr>
        <w:t>פאים</w:t>
      </w:r>
      <w:r w:rsidRPr="00F10693">
        <w:rPr>
          <w:rtl/>
        </w:rPr>
        <w:t>'-</w:t>
      </w:r>
      <w:r w:rsidRPr="00C35A2C">
        <w:rPr>
          <w:rFonts w:ascii="Fb Fontext" w:hAnsi="Fb Fontext"/>
          <w:rtl/>
        </w:rPr>
        <w:t>גיהנם,</w:t>
      </w:r>
      <w:r w:rsidRPr="0059320D">
        <w:rPr>
          <w:rStyle w:val="affff8"/>
          <w:rtl/>
        </w:rPr>
        <w:t xml:space="preserve"> </w:t>
      </w:r>
      <w:r w:rsidRPr="00F10693">
        <w:rPr>
          <w:rtl/>
        </w:rPr>
        <w:t>'</w:t>
      </w:r>
      <w:r>
        <w:rPr>
          <w:rtl/>
        </w:rPr>
        <w:t>וְ</w:t>
      </w:r>
      <w:r>
        <w:rPr>
          <w:rStyle w:val="affff8"/>
          <w:rtl/>
        </w:rPr>
        <w:t>לֹא יָדַע כִּי רְפָאִים שָׁם בְּעִמְקֵי שְׁאוֹל קְרֻאֶיהָ</w:t>
      </w:r>
      <w:r w:rsidRPr="00F10693">
        <w:rPr>
          <w:rtl/>
        </w:rPr>
        <w:t>'.</w:t>
      </w:r>
    </w:p>
    <w:p w14:paraId="24F02E29" w14:textId="12BA4192" w:rsidR="00E94621" w:rsidRDefault="00E94621" w:rsidP="00E94621">
      <w:pPr>
        <w:pStyle w:val="aff9"/>
        <w:rPr>
          <w:del w:id="90086" w:author="מנוע עיצוב" w:date="2026-10-08T11:01:28Z"/>
          <w:rtl/>
        </w:rPr>
      </w:pPr>
      <w:del w:id="90085" w:author="מנוע עיצוב" w:date="2026-10-08T11:01:28Z">
        <w:r>
          <w:rPr>
            <w:rFonts w:hint="cs"/>
            <w:rtl/>
          </w:rPr>
          <w:delText xml:space="preserve">***</w:delText>
        </w:r>
      </w:del>
    </w:p>
    <w:p w14:paraId="5847500F" w14:textId="77777777" w:rsidR="00FB3F8A" w:rsidRPr="00801934" w:rsidRDefault="00FB3F8A" w:rsidP="00FB3F8A">
      <w:pPr>
        <w:pStyle w:val="afffb"/>
        <w:rPr>
          <w:rtl/>
        </w:rPr>
      </w:pPr>
      <w:ins w:id="9891" w:author="מספור קטעי משנה" w:date="2026-10-06T06:44:59Z">
        <w:r>
          <w:rPr>
            <w:rStyle w:val="MisparKeta"/>
          </w:rPr>
          <w:t xml:space="preserve">א. </w:t>
        </w:r>
      </w:ins>
      <w:r w:rsidRPr="00801934">
        <w:rPr>
          <w:rtl/>
        </w:rPr>
        <w:t>מכר אשפה - מכר זבלה וכו'.</w:t>
      </w:r>
    </w:p>
    <w:p w14:paraId="42D72F5C" w14:textId="77777777" w:rsidR="00FB3F8A" w:rsidRDefault="00FB3F8A" w:rsidP="00FB3F8A">
      <w:pPr>
        <w:rPr>
          <w:rFonts w:ascii="Fb Fontext" w:hAnsi="Fb Fontext"/>
          <w:sz w:val="32"/>
          <w:rtl/>
        </w:rPr>
      </w:pPr>
      <w:r w:rsidRPr="00C35A2C">
        <w:rPr>
          <w:rFonts w:ascii="Fb Fontext" w:hAnsi="Fb Fontext"/>
          <w:sz w:val="32"/>
          <w:rtl/>
        </w:rPr>
        <w:t>כל הראוי למזבח ולא לבדק הבית, לבדק הבית ולא למזבח,</w:t>
      </w:r>
    </w:p>
    <w:p w14:paraId="5440A314" w14:textId="77777777" w:rsidR="00FB3F8A" w:rsidRPr="00C35A2C" w:rsidRDefault="00FB3F8A" w:rsidP="00FB3F8A">
      <w:pPr>
        <w:rPr>
          <w:rFonts w:ascii="Fb Fontext" w:hAnsi="Fb Fontext" w:cs="Guttman Vilna"/>
          <w:b/>
          <w:bCs/>
          <w:sz w:val="32"/>
          <w:rtl/>
        </w:rPr>
      </w:pPr>
      <w:r w:rsidRPr="00C35A2C">
        <w:rPr>
          <w:rFonts w:ascii="Fb Fontext" w:hAnsi="Fb Fontext"/>
          <w:sz w:val="32"/>
          <w:rtl/>
        </w:rPr>
        <w:t>לא למזבח ולא לבדק הבית - מועלין בהן ובמה שבתוכן</w:t>
      </w:r>
    </w:p>
    <w:p w14:paraId="4EBD1B1E" w14:textId="77777777" w:rsidR="00FB3F8A" w:rsidRPr="00233A3E" w:rsidRDefault="00FB3F8A" w:rsidP="00FB3F8A">
      <w:pPr>
        <w:pStyle w:val="36"/>
        <w:framePr w:wrap="notBeside"/>
        <w:rPr>
          <w:rtl/>
        </w:rPr>
      </w:pPr>
      <w:r w:rsidRPr="00233A3E">
        <w:rPr>
          <w:rtl/>
        </w:rPr>
        <w:t>כיצד:</w:t>
      </w:r>
    </w:p>
    <w:p w14:paraId="47C63A78" w14:textId="77777777" w:rsidR="00FB3F8A" w:rsidRPr="00C35A2C" w:rsidRDefault="00FB3F8A" w:rsidP="00FB3F8A">
      <w:pPr>
        <w:rPr>
          <w:rFonts w:ascii="Fb Fontext" w:hAnsi="Fb Fontext" w:cs="Guttman Vilna"/>
          <w:b/>
          <w:bCs/>
          <w:sz w:val="32"/>
          <w:rtl/>
        </w:rPr>
      </w:pPr>
      <w:r w:rsidRPr="00C35A2C">
        <w:rPr>
          <w:rFonts w:ascii="Fb Fontext" w:hAnsi="Fb Fontext"/>
          <w:sz w:val="32"/>
          <w:rtl/>
        </w:rPr>
        <w:t xml:space="preserve">הקדיש בור מלאה מים, אשפות מלאות זבל, שובך מלא יונים, </w:t>
      </w:r>
      <w:r w:rsidRPr="00233A3E">
        <w:rPr>
          <w:rFonts w:ascii="Fb Fontext" w:hAnsi="Fb Fontext"/>
          <w:spacing w:val="2"/>
          <w:sz w:val="32"/>
          <w:rtl/>
        </w:rPr>
        <w:t>שדה מלאה עשבים,</w:t>
      </w:r>
      <w:r w:rsidRPr="00233A3E">
        <w:rPr>
          <w:rFonts w:ascii="Fb Fontext" w:hAnsi="Fb Fontext" w:hint="cs"/>
          <w:spacing w:val="2"/>
          <w:sz w:val="32"/>
          <w:rtl/>
        </w:rPr>
        <w:t xml:space="preserve"> </w:t>
      </w:r>
      <w:r w:rsidRPr="00233A3E">
        <w:rPr>
          <w:rFonts w:ascii="Fb Fontext" w:hAnsi="Fb Fontext"/>
          <w:spacing w:val="2"/>
          <w:sz w:val="32"/>
          <w:rtl/>
        </w:rPr>
        <w:t>אילן נשוי פירות - מועלין בהן ובמה שבתוכן</w:t>
      </w:r>
    </w:p>
    <w:p w14:paraId="1ABDEF01" w14:textId="77777777" w:rsidR="00FB3F8A" w:rsidRPr="00C35A2C" w:rsidRDefault="00FB3F8A" w:rsidP="00FB3F8A">
      <w:pPr>
        <w:rPr>
          <w:rFonts w:ascii="Fb Fontext" w:hAnsi="Fb Fontext" w:cs="Guttman Vilna"/>
          <w:b/>
          <w:bCs/>
          <w:sz w:val="32"/>
          <w:rtl/>
        </w:rPr>
      </w:pPr>
      <w:r w:rsidRPr="00C35A2C">
        <w:rPr>
          <w:rFonts w:ascii="Fb Fontext" w:hAnsi="Fb Fontext"/>
          <w:sz w:val="32"/>
          <w:rtl/>
        </w:rPr>
        <w:t>אבל הקדיש בור ואחר כך נתמלא מים, אשפה ואחר כך נתמלאה זבל, שובך ואח"כ נתמלא יונים, אילן ואחר כך נשא פירות, שדה ואחר כך נתמלאה עשבים</w:t>
      </w:r>
    </w:p>
    <w:p w14:paraId="0386B1F0" w14:textId="77777777" w:rsidR="00FB3F8A" w:rsidRPr="007A55C7" w:rsidRDefault="00FB3F8A" w:rsidP="00FB3F8A">
      <w:pPr>
        <w:pStyle w:val="36"/>
        <w:framePr w:wrap="notBeside"/>
        <w:rPr>
          <w:rtl/>
        </w:rPr>
      </w:pPr>
      <w:r w:rsidRPr="007A55C7">
        <w:rPr>
          <w:rtl/>
        </w:rPr>
        <w:t>לר"י:</w:t>
      </w:r>
    </w:p>
    <w:p w14:paraId="6164FCFB" w14:textId="77777777" w:rsidR="00FB3F8A" w:rsidRDefault="00FB3F8A" w:rsidP="00FB3F8A">
      <w:pPr>
        <w:rPr>
          <w:rFonts w:ascii="Fb Fontext" w:hAnsi="Fb Fontext"/>
          <w:sz w:val="32"/>
          <w:rtl/>
        </w:rPr>
      </w:pPr>
      <w:r w:rsidRPr="00C35A2C">
        <w:rPr>
          <w:rFonts w:ascii="Fb Fontext" w:hAnsi="Fb Fontext"/>
          <w:sz w:val="32"/>
          <w:rtl/>
        </w:rPr>
        <w:t>מועלין בהן ואין מועלין במה שבתוכן,</w:t>
      </w:r>
    </w:p>
    <w:p w14:paraId="7A4A1D3F" w14:textId="77777777" w:rsidR="00FB3F8A" w:rsidRPr="007A55C7" w:rsidRDefault="00FB3F8A" w:rsidP="00FB3F8A">
      <w:pPr>
        <w:pStyle w:val="36"/>
        <w:framePr w:wrap="notBeside"/>
        <w:rPr>
          <w:rtl/>
        </w:rPr>
      </w:pPr>
      <w:r w:rsidRPr="007A55C7">
        <w:rPr>
          <w:rtl/>
        </w:rPr>
        <w:t xml:space="preserve">רבי יוסי: </w:t>
      </w:r>
    </w:p>
    <w:p w14:paraId="0850E197" w14:textId="77777777" w:rsidR="00FB3F8A" w:rsidRPr="007A55C7" w:rsidRDefault="00FB3F8A" w:rsidP="00FB3F8A">
      <w:pPr>
        <w:rPr>
          <w:rFonts w:ascii="Fb Fontext" w:hAnsi="Fb Fontext" w:cs="Guttman Vilna"/>
          <w:b/>
          <w:bCs/>
          <w:sz w:val="32"/>
          <w:rtl/>
        </w:rPr>
      </w:pPr>
      <w:r w:rsidRPr="00C35A2C">
        <w:rPr>
          <w:rFonts w:ascii="Fb Fontext" w:hAnsi="Fb Fontext"/>
          <w:sz w:val="32"/>
          <w:rtl/>
        </w:rPr>
        <w:t>הקדיש השדה ואת האילן - מועלין בהן ובגידוליהם, מפני שהן גידולי הקדש.</w:t>
      </w:r>
    </w:p>
    <w:p w14:paraId="21EB2052" w14:textId="77777777" w:rsidR="00FB3F8A" w:rsidRPr="00C35A2C" w:rsidRDefault="00FB3F8A" w:rsidP="00982F98">
      <w:pPr>
        <w:pStyle w:val="affe"/>
        <w:framePr w:wrap="around"/>
        <w:rPr>
          <w:rtl/>
        </w:rPr>
      </w:pPr>
      <w:r w:rsidRPr="00C35A2C">
        <w:rPr>
          <w:rtl/>
        </w:rPr>
        <w:t>עט.</w:t>
      </w:r>
    </w:p>
    <w:p w14:paraId="5443A1AF" w14:textId="77777777" w:rsidR="00FB3F8A" w:rsidRPr="007A55C7" w:rsidRDefault="00FB3F8A" w:rsidP="00FB3F8A">
      <w:pPr>
        <w:pStyle w:val="36"/>
        <w:framePr w:wrap="notBeside"/>
        <w:rPr>
          <w:rtl/>
        </w:rPr>
      </w:pPr>
      <w:r w:rsidRPr="007A55C7">
        <w:rPr>
          <w:rtl/>
        </w:rPr>
        <w:t>רבי:</w:t>
      </w:r>
    </w:p>
    <w:p w14:paraId="419EA3BF" w14:textId="77777777" w:rsidR="00FB3F8A" w:rsidRDefault="00FB3F8A" w:rsidP="00FB3F8A">
      <w:pPr>
        <w:spacing w:after="60"/>
        <w:rPr>
          <w:rFonts w:ascii="Fb Fontext" w:hAnsi="Fb Fontext"/>
          <w:rtl/>
        </w:rPr>
      </w:pPr>
      <w:r w:rsidRPr="00C35A2C">
        <w:rPr>
          <w:rFonts w:ascii="Fb Fontext" w:hAnsi="Fb Fontext"/>
          <w:rtl/>
        </w:rPr>
        <w:t xml:space="preserve">נראין דברי </w:t>
      </w:r>
      <w:r w:rsidRPr="00233A3E">
        <w:rPr>
          <w:rStyle w:val="affffe"/>
          <w:rtl/>
        </w:rPr>
        <w:t>ר"י לרבי יוסי -</w:t>
      </w:r>
      <w:r w:rsidRPr="00C35A2C">
        <w:rPr>
          <w:rFonts w:ascii="Fb Fontext" w:hAnsi="Fb Fontext"/>
          <w:rtl/>
        </w:rPr>
        <w:t xml:space="preserve"> בבור ושובך, </w:t>
      </w:r>
      <w:r w:rsidRPr="007A55C7">
        <w:rPr>
          <w:rStyle w:val="affffe"/>
          <w:rtl/>
        </w:rPr>
        <w:t>וכל שנחלק רק</w:t>
      </w:r>
      <w:r w:rsidRPr="00C35A2C">
        <w:rPr>
          <w:rFonts w:ascii="Fb Fontext" w:hAnsi="Fb Fontext"/>
          <w:rtl/>
        </w:rPr>
        <w:t xml:space="preserve"> בשדה ואילן.</w:t>
      </w:r>
    </w:p>
    <w:p w14:paraId="7DFCA2CF" w14:textId="77777777" w:rsidR="00FB3F8A" w:rsidRPr="007A55C7" w:rsidRDefault="00FB3F8A" w:rsidP="00FB3F8A">
      <w:pPr>
        <w:pStyle w:val="36"/>
        <w:framePr w:wrap="notBeside"/>
        <w:rPr>
          <w:rtl/>
        </w:rPr>
      </w:pPr>
      <w:r w:rsidRPr="007A55C7">
        <w:rPr>
          <w:rFonts w:hint="cs"/>
          <w:rtl/>
        </w:rPr>
        <w:t>ת''ר</w:t>
      </w:r>
    </w:p>
    <w:p w14:paraId="5FFEE9E4" w14:textId="77777777" w:rsidR="00FB3F8A" w:rsidRPr="00C35A2C" w:rsidRDefault="00FB3F8A" w:rsidP="00FB3F8A">
      <w:pPr>
        <w:rPr>
          <w:rFonts w:ascii="Fb Fontext" w:hAnsi="Fb Fontext"/>
          <w:rtl/>
        </w:rPr>
      </w:pPr>
      <w:r w:rsidRPr="00F10693">
        <w:rPr>
          <w:rtl/>
        </w:rPr>
        <w:t>'ה</w:t>
      </w:r>
      <w:r w:rsidRPr="00C35A2C">
        <w:rPr>
          <w:rFonts w:ascii="Fb Fontext" w:hAnsi="Fb Fontext"/>
          <w:sz w:val="32"/>
          <w:rtl/>
        </w:rPr>
        <w:t>קדישן ריקנין ואח"כ נתמלאו</w:t>
      </w:r>
      <w:r w:rsidRPr="00F10693">
        <w:rPr>
          <w:rtl/>
        </w:rPr>
        <w:t xml:space="preserve">' </w:t>
      </w:r>
      <w:r w:rsidRPr="00C35A2C">
        <w:rPr>
          <w:rFonts w:ascii="Fb Fontext" w:hAnsi="Fb Fontext"/>
          <w:sz w:val="32"/>
          <w:rtl/>
        </w:rPr>
        <w:t xml:space="preserve">- מועלין בהן </w:t>
      </w:r>
      <w:r>
        <w:rPr>
          <w:rFonts w:ascii="Fb Fontext" w:hAnsi="Fb Fontext" w:hint="cs"/>
          <w:sz w:val="32"/>
          <w:rtl/>
        </w:rPr>
        <w:t xml:space="preserve">ולא </w:t>
      </w:r>
      <w:r w:rsidRPr="00C35A2C">
        <w:rPr>
          <w:rFonts w:ascii="Fb Fontext" w:hAnsi="Fb Fontext"/>
          <w:sz w:val="32"/>
          <w:rtl/>
        </w:rPr>
        <w:t>במה שבתוכן</w:t>
      </w:r>
    </w:p>
    <w:p w14:paraId="515FB20F" w14:textId="77777777" w:rsidR="00FB3F8A" w:rsidRPr="007A55C7" w:rsidRDefault="00FB3F8A" w:rsidP="00FB3F8A">
      <w:pPr>
        <w:pStyle w:val="36"/>
        <w:framePr w:wrap="notBeside"/>
        <w:rPr>
          <w:rtl/>
        </w:rPr>
      </w:pPr>
      <w:r w:rsidRPr="007A55C7">
        <w:rPr>
          <w:rFonts w:hint="cs"/>
          <w:rtl/>
        </w:rPr>
        <w:t>ראבר</w:t>
      </w:r>
      <w:r w:rsidRPr="007A55C7">
        <w:rPr>
          <w:rtl/>
        </w:rPr>
        <w:t>"</w:t>
      </w:r>
      <w:r w:rsidRPr="007A55C7">
        <w:rPr>
          <w:rFonts w:hint="cs"/>
          <w:rtl/>
        </w:rPr>
        <w:t>ש:</w:t>
      </w:r>
    </w:p>
    <w:p w14:paraId="5F3EC84F" w14:textId="77777777" w:rsidR="00FB3F8A" w:rsidRDefault="00FB3F8A" w:rsidP="00FB3F8A">
      <w:pPr>
        <w:rPr>
          <w:rFonts w:ascii="Fb Fontext" w:hAnsi="Fb Fontext"/>
          <w:sz w:val="32"/>
          <w:rtl/>
        </w:rPr>
      </w:pPr>
      <w:r w:rsidRPr="00C35A2C">
        <w:rPr>
          <w:rFonts w:ascii="Fb Fontext" w:hAnsi="Fb Fontext" w:hint="cs"/>
          <w:rtl/>
        </w:rPr>
        <w:t>אף</w:t>
      </w:r>
      <w:r w:rsidRPr="00C35A2C">
        <w:rPr>
          <w:rFonts w:ascii="Fb Fontext" w:hAnsi="Fb Fontext"/>
          <w:rtl/>
        </w:rPr>
        <w:t xml:space="preserve"> </w:t>
      </w:r>
      <w:r w:rsidRPr="00C35A2C">
        <w:rPr>
          <w:rFonts w:ascii="Fb Fontext" w:hAnsi="Fb Fontext" w:hint="cs"/>
          <w:rtl/>
        </w:rPr>
        <w:t>מועלין</w:t>
      </w:r>
      <w:r w:rsidRPr="00C35A2C">
        <w:rPr>
          <w:rFonts w:ascii="Fb Fontext" w:hAnsi="Fb Fontext"/>
          <w:rtl/>
        </w:rPr>
        <w:t xml:space="preserve"> </w:t>
      </w:r>
      <w:r w:rsidRPr="00C35A2C">
        <w:rPr>
          <w:rFonts w:ascii="Fb Fontext" w:hAnsi="Fb Fontext" w:hint="cs"/>
          <w:rtl/>
        </w:rPr>
        <w:t>במה</w:t>
      </w:r>
      <w:r w:rsidRPr="00C35A2C">
        <w:rPr>
          <w:rFonts w:ascii="Fb Fontext" w:hAnsi="Fb Fontext"/>
          <w:rtl/>
        </w:rPr>
        <w:t xml:space="preserve"> </w:t>
      </w:r>
      <w:r w:rsidRPr="00C35A2C">
        <w:rPr>
          <w:rFonts w:ascii="Fb Fontext" w:hAnsi="Fb Fontext" w:hint="cs"/>
          <w:rtl/>
        </w:rPr>
        <w:t>שבתוכן</w:t>
      </w:r>
      <w:r w:rsidRPr="00C35A2C">
        <w:rPr>
          <w:rFonts w:ascii="Fb Fontext" w:hAnsi="Fb Fontext"/>
          <w:rtl/>
        </w:rPr>
        <w:t>.</w:t>
      </w:r>
      <w:r>
        <w:rPr>
          <w:rFonts w:ascii="Fb Fontext" w:hAnsi="Fb Fontext" w:cs="Guttman Vilna" w:hint="cs"/>
          <w:b/>
          <w:bCs/>
          <w:rtl/>
        </w:rPr>
        <w:t xml:space="preserve"> </w:t>
      </w:r>
      <w:r w:rsidRPr="007A55C7">
        <w:rPr>
          <w:rStyle w:val="affffe"/>
          <w:rtl/>
        </w:rPr>
        <w:t>רבה:</w:t>
      </w:r>
      <w:r w:rsidRPr="00C35A2C">
        <w:rPr>
          <w:rFonts w:ascii="Fb Fontext" w:hAnsi="Fb Fontext"/>
          <w:sz w:val="32"/>
          <w:rtl/>
        </w:rPr>
        <w:t xml:space="preserve"> מחלוקת - בבור ושובך,</w:t>
      </w:r>
    </w:p>
    <w:p w14:paraId="069756E5" w14:textId="77777777" w:rsidR="00FB3F8A" w:rsidRPr="00C35A2C" w:rsidRDefault="00FB3F8A" w:rsidP="00FB3F8A">
      <w:pPr>
        <w:spacing w:after="60"/>
        <w:rPr>
          <w:rFonts w:ascii="Fb Fontext" w:hAnsi="Fb Fontext" w:cs="Guttman Vilna"/>
          <w:b/>
          <w:bCs/>
          <w:sz w:val="32"/>
          <w:rtl/>
        </w:rPr>
      </w:pPr>
      <w:r w:rsidRPr="00C35A2C">
        <w:rPr>
          <w:rFonts w:ascii="Fb Fontext" w:hAnsi="Fb Fontext"/>
          <w:sz w:val="32"/>
          <w:rtl/>
        </w:rPr>
        <w:t>אבל בשדה ואילן - דברי הכל מועלין בהן ובמה שבתוכן.</w:t>
      </w:r>
    </w:p>
    <w:p w14:paraId="76ED3AA6" w14:textId="77777777" w:rsidR="00FB3F8A" w:rsidRDefault="00FB3F8A" w:rsidP="00FB3F8A">
      <w:pPr>
        <w:rPr>
          <w:rStyle w:val="afff8"/>
          <w:rtl/>
        </w:rPr>
      </w:pPr>
      <w:r w:rsidRPr="00C35A2C">
        <w:rPr>
          <w:rStyle w:val="afff8"/>
          <w:rFonts w:hint="cs"/>
          <w:rtl/>
        </w:rPr>
        <w:t>ובבור</w:t>
      </w:r>
      <w:r w:rsidRPr="00C35A2C">
        <w:rPr>
          <w:rStyle w:val="afff8"/>
          <w:rtl/>
        </w:rPr>
        <w:t xml:space="preserve"> </w:t>
      </w:r>
      <w:r w:rsidRPr="00C35A2C">
        <w:rPr>
          <w:rStyle w:val="afff8"/>
          <w:rFonts w:hint="cs"/>
          <w:rtl/>
        </w:rPr>
        <w:t>ושובך</w:t>
      </w:r>
      <w:r>
        <w:rPr>
          <w:rStyle w:val="afff8"/>
          <w:rFonts w:hint="cs"/>
          <w:rtl/>
        </w:rPr>
        <w:t>- בריקנין חלקו בר''מ ורבנן.</w:t>
      </w:r>
    </w:p>
    <w:p w14:paraId="05EFD9A2" w14:textId="77777777" w:rsidR="00FB3F8A" w:rsidRPr="007A55C7" w:rsidRDefault="00FB3F8A" w:rsidP="00FB3F8A">
      <w:pPr>
        <w:pStyle w:val="36"/>
        <w:framePr w:wrap="notBeside"/>
        <w:rPr>
          <w:rtl/>
        </w:rPr>
      </w:pPr>
      <w:r w:rsidRPr="007A55C7">
        <w:rPr>
          <w:rFonts w:hint="cs"/>
          <w:rtl/>
        </w:rPr>
        <w:t>ת</w:t>
      </w:r>
      <w:r w:rsidRPr="007A55C7">
        <w:rPr>
          <w:rtl/>
        </w:rPr>
        <w:t>"</w:t>
      </w:r>
      <w:r w:rsidRPr="007A55C7">
        <w:rPr>
          <w:rFonts w:hint="cs"/>
          <w:rtl/>
        </w:rPr>
        <w:t>ק כרבנן</w:t>
      </w:r>
      <w:r w:rsidRPr="007A55C7">
        <w:rPr>
          <w:rtl/>
        </w:rPr>
        <w:t xml:space="preserve">, </w:t>
      </w:r>
    </w:p>
    <w:p w14:paraId="5D7CE1E8" w14:textId="77777777" w:rsidR="00FB3F8A" w:rsidRDefault="00FB3F8A" w:rsidP="00FB3F8A">
      <w:pPr>
        <w:rPr>
          <w:rtl/>
        </w:rPr>
      </w:pPr>
      <w:r w:rsidRPr="00C35A2C">
        <w:rPr>
          <w:rFonts w:hint="cs"/>
          <w:rtl/>
        </w:rPr>
        <w:t>אין</w:t>
      </w:r>
      <w:r w:rsidRPr="00C35A2C">
        <w:rPr>
          <w:rtl/>
        </w:rPr>
        <w:t xml:space="preserve"> </w:t>
      </w:r>
      <w:r w:rsidRPr="00C35A2C">
        <w:rPr>
          <w:rFonts w:hint="cs"/>
          <w:rtl/>
        </w:rPr>
        <w:t>אדם</w:t>
      </w:r>
      <w:r w:rsidRPr="00C35A2C">
        <w:rPr>
          <w:rtl/>
        </w:rPr>
        <w:t xml:space="preserve"> </w:t>
      </w:r>
      <w:r w:rsidRPr="00C35A2C">
        <w:rPr>
          <w:rFonts w:hint="cs"/>
          <w:rtl/>
        </w:rPr>
        <w:t>מקנה</w:t>
      </w:r>
      <w:r w:rsidRPr="00C35A2C">
        <w:rPr>
          <w:rtl/>
        </w:rPr>
        <w:t xml:space="preserve"> </w:t>
      </w:r>
      <w:r w:rsidRPr="00C35A2C">
        <w:rPr>
          <w:rFonts w:hint="cs"/>
          <w:rtl/>
        </w:rPr>
        <w:t>דבר</w:t>
      </w:r>
      <w:r w:rsidRPr="00C35A2C">
        <w:rPr>
          <w:rtl/>
        </w:rPr>
        <w:t xml:space="preserve"> </w:t>
      </w:r>
      <w:r w:rsidRPr="00C35A2C">
        <w:rPr>
          <w:rFonts w:hint="cs"/>
          <w:rtl/>
        </w:rPr>
        <w:t>שלא</w:t>
      </w:r>
      <w:r w:rsidRPr="00C35A2C">
        <w:rPr>
          <w:rtl/>
        </w:rPr>
        <w:t xml:space="preserve"> </w:t>
      </w:r>
      <w:r w:rsidRPr="00C35A2C">
        <w:rPr>
          <w:rFonts w:hint="cs"/>
          <w:rtl/>
        </w:rPr>
        <w:t>בא</w:t>
      </w:r>
      <w:r w:rsidRPr="00C35A2C">
        <w:rPr>
          <w:rtl/>
        </w:rPr>
        <w:t xml:space="preserve"> </w:t>
      </w:r>
      <w:r w:rsidRPr="00C35A2C">
        <w:rPr>
          <w:rFonts w:hint="cs"/>
          <w:rtl/>
        </w:rPr>
        <w:t>לעולם</w:t>
      </w:r>
      <w:r w:rsidRPr="00C35A2C">
        <w:rPr>
          <w:rtl/>
        </w:rPr>
        <w:t>.</w:t>
      </w:r>
    </w:p>
    <w:p w14:paraId="1AF37B1E" w14:textId="77777777" w:rsidR="00FB3F8A" w:rsidRPr="007A55C7" w:rsidRDefault="00FB3F8A" w:rsidP="00FB3F8A">
      <w:pPr>
        <w:pStyle w:val="36"/>
        <w:framePr w:wrap="notBeside"/>
        <w:rPr>
          <w:rtl/>
        </w:rPr>
      </w:pPr>
      <w:r w:rsidRPr="007A55C7">
        <w:rPr>
          <w:rFonts w:hint="cs"/>
          <w:rtl/>
        </w:rPr>
        <w:t>וראבר</w:t>
      </w:r>
      <w:r w:rsidRPr="007A55C7">
        <w:rPr>
          <w:rtl/>
        </w:rPr>
        <w:t>"</w:t>
      </w:r>
      <w:r w:rsidRPr="007A55C7">
        <w:rPr>
          <w:rFonts w:hint="cs"/>
          <w:rtl/>
        </w:rPr>
        <w:t>ש כר</w:t>
      </w:r>
      <w:r w:rsidRPr="007A55C7">
        <w:rPr>
          <w:rtl/>
        </w:rPr>
        <w:t>"</w:t>
      </w:r>
      <w:r w:rsidRPr="007A55C7">
        <w:rPr>
          <w:rFonts w:hint="cs"/>
          <w:rtl/>
        </w:rPr>
        <w:t>מ</w:t>
      </w:r>
    </w:p>
    <w:p w14:paraId="09C6EEB7" w14:textId="77777777" w:rsidR="00FB3F8A" w:rsidRPr="00C35A2C" w:rsidRDefault="00FB3F8A" w:rsidP="00FB3F8A">
      <w:pPr>
        <w:rPr>
          <w:rFonts w:cs="Guttman Vilna"/>
          <w:b/>
          <w:bCs/>
          <w:sz w:val="32"/>
          <w:rtl/>
        </w:rPr>
      </w:pPr>
      <w:r w:rsidRPr="00C35A2C">
        <w:rPr>
          <w:sz w:val="32"/>
          <w:rtl/>
        </w:rPr>
        <w:lastRenderedPageBreak/>
        <w:t xml:space="preserve"> </w:t>
      </w:r>
      <w:r w:rsidRPr="00C35A2C">
        <w:rPr>
          <w:rFonts w:hint="cs"/>
          <w:sz w:val="32"/>
          <w:rtl/>
        </w:rPr>
        <w:t>דאדם</w:t>
      </w:r>
      <w:r w:rsidRPr="00C35A2C">
        <w:rPr>
          <w:sz w:val="32"/>
          <w:rtl/>
        </w:rPr>
        <w:t xml:space="preserve"> </w:t>
      </w:r>
      <w:r w:rsidRPr="00C35A2C">
        <w:rPr>
          <w:rFonts w:hint="cs"/>
          <w:sz w:val="32"/>
          <w:rtl/>
        </w:rPr>
        <w:t>מקנה</w:t>
      </w:r>
      <w:r w:rsidRPr="00C35A2C">
        <w:rPr>
          <w:sz w:val="32"/>
          <w:rtl/>
        </w:rPr>
        <w:t xml:space="preserve"> </w:t>
      </w:r>
      <w:r w:rsidRPr="00C35A2C">
        <w:rPr>
          <w:rFonts w:hint="cs"/>
          <w:sz w:val="32"/>
          <w:rtl/>
        </w:rPr>
        <w:t>דבר</w:t>
      </w:r>
      <w:r w:rsidRPr="00C35A2C">
        <w:rPr>
          <w:sz w:val="32"/>
          <w:rtl/>
        </w:rPr>
        <w:t xml:space="preserve"> </w:t>
      </w:r>
      <w:r w:rsidRPr="00C35A2C">
        <w:rPr>
          <w:rFonts w:hint="cs"/>
          <w:sz w:val="32"/>
          <w:rtl/>
        </w:rPr>
        <w:t>שלא</w:t>
      </w:r>
      <w:r w:rsidRPr="00C35A2C">
        <w:rPr>
          <w:sz w:val="32"/>
          <w:rtl/>
        </w:rPr>
        <w:t xml:space="preserve"> </w:t>
      </w:r>
      <w:r w:rsidRPr="00C35A2C">
        <w:rPr>
          <w:rFonts w:hint="cs"/>
          <w:sz w:val="32"/>
          <w:rtl/>
        </w:rPr>
        <w:t>בא</w:t>
      </w:r>
      <w:r w:rsidRPr="00C35A2C">
        <w:rPr>
          <w:sz w:val="32"/>
          <w:rtl/>
        </w:rPr>
        <w:t xml:space="preserve"> </w:t>
      </w:r>
      <w:r w:rsidRPr="00C35A2C">
        <w:rPr>
          <w:rFonts w:hint="cs"/>
          <w:sz w:val="32"/>
          <w:rtl/>
        </w:rPr>
        <w:t>לעולם</w:t>
      </w:r>
      <w:r w:rsidRPr="00C35A2C">
        <w:rPr>
          <w:sz w:val="32"/>
          <w:rtl/>
        </w:rPr>
        <w:t>.</w:t>
      </w:r>
      <w:r>
        <w:rPr>
          <w:rFonts w:hint="cs"/>
          <w:rtl/>
        </w:rPr>
        <w:t xml:space="preserve"> </w:t>
      </w:r>
      <w:r>
        <w:rPr>
          <w:rFonts w:hint="cs"/>
          <w:sz w:val="32"/>
          <w:rtl/>
        </w:rPr>
        <w:t>[</w:t>
      </w:r>
      <w:r w:rsidRPr="00C35A2C">
        <w:rPr>
          <w:rFonts w:hint="cs"/>
          <w:sz w:val="32"/>
          <w:rtl/>
        </w:rPr>
        <w:t>ובעבידי דאתו ומשכח</w:t>
      </w:r>
      <w:r w:rsidRPr="00C35A2C">
        <w:rPr>
          <w:sz w:val="32"/>
          <w:rtl/>
        </w:rPr>
        <w:t>"</w:t>
      </w:r>
      <w:r w:rsidRPr="00C35A2C">
        <w:rPr>
          <w:rFonts w:hint="cs"/>
          <w:sz w:val="32"/>
          <w:rtl/>
        </w:rPr>
        <w:t>ל במים</w:t>
      </w:r>
      <w:r w:rsidRPr="00C35A2C">
        <w:rPr>
          <w:sz w:val="32"/>
          <w:rtl/>
        </w:rPr>
        <w:t xml:space="preserve"> </w:t>
      </w:r>
      <w:r w:rsidRPr="00C35A2C">
        <w:rPr>
          <w:rFonts w:hint="cs"/>
          <w:sz w:val="32"/>
          <w:rtl/>
        </w:rPr>
        <w:t>הבאין</w:t>
      </w:r>
      <w:r w:rsidRPr="00C35A2C">
        <w:rPr>
          <w:sz w:val="32"/>
          <w:rtl/>
        </w:rPr>
        <w:t xml:space="preserve"> </w:t>
      </w:r>
      <w:r w:rsidRPr="00C35A2C">
        <w:rPr>
          <w:rFonts w:hint="cs"/>
          <w:sz w:val="32"/>
          <w:rtl/>
        </w:rPr>
        <w:t>דרך</w:t>
      </w:r>
      <w:r w:rsidRPr="00C35A2C">
        <w:rPr>
          <w:sz w:val="32"/>
          <w:rtl/>
        </w:rPr>
        <w:t xml:space="preserve"> </w:t>
      </w:r>
      <w:r w:rsidRPr="00C35A2C">
        <w:rPr>
          <w:rFonts w:hint="cs"/>
          <w:sz w:val="32"/>
          <w:rtl/>
        </w:rPr>
        <w:t>חצרו</w:t>
      </w:r>
      <w:r w:rsidRPr="00C35A2C">
        <w:rPr>
          <w:sz w:val="32"/>
          <w:rtl/>
        </w:rPr>
        <w:t xml:space="preserve"> </w:t>
      </w:r>
      <w:r w:rsidRPr="00C35A2C">
        <w:rPr>
          <w:rFonts w:hint="cs"/>
          <w:sz w:val="32"/>
          <w:rtl/>
        </w:rPr>
        <w:t>לבור</w:t>
      </w:r>
      <w:r w:rsidRPr="00C35A2C">
        <w:rPr>
          <w:sz w:val="32"/>
          <w:rtl/>
        </w:rPr>
        <w:t>,</w:t>
      </w:r>
      <w:r>
        <w:rPr>
          <w:rFonts w:hint="cs"/>
          <w:sz w:val="32"/>
          <w:rtl/>
        </w:rPr>
        <w:t xml:space="preserve"> </w:t>
      </w:r>
      <w:r w:rsidRPr="00C35A2C">
        <w:rPr>
          <w:rFonts w:hint="cs"/>
          <w:sz w:val="32"/>
          <w:rtl/>
        </w:rPr>
        <w:t>ויונים</w:t>
      </w:r>
      <w:r w:rsidRPr="00C35A2C">
        <w:rPr>
          <w:sz w:val="32"/>
          <w:rtl/>
        </w:rPr>
        <w:t xml:space="preserve"> </w:t>
      </w:r>
      <w:r w:rsidRPr="00C35A2C">
        <w:rPr>
          <w:rFonts w:hint="cs"/>
          <w:sz w:val="32"/>
          <w:rtl/>
        </w:rPr>
        <w:t>הבאין</w:t>
      </w:r>
      <w:r w:rsidRPr="00C35A2C">
        <w:rPr>
          <w:sz w:val="32"/>
          <w:rtl/>
        </w:rPr>
        <w:t xml:space="preserve"> </w:t>
      </w:r>
      <w:r w:rsidRPr="00C35A2C">
        <w:rPr>
          <w:rFonts w:hint="cs"/>
          <w:sz w:val="32"/>
          <w:rtl/>
        </w:rPr>
        <w:t>דרך</w:t>
      </w:r>
      <w:r w:rsidRPr="00C35A2C">
        <w:rPr>
          <w:sz w:val="32"/>
          <w:rtl/>
        </w:rPr>
        <w:t xml:space="preserve"> </w:t>
      </w:r>
      <w:r w:rsidRPr="00C35A2C">
        <w:rPr>
          <w:rFonts w:hint="cs"/>
          <w:sz w:val="32"/>
          <w:rtl/>
        </w:rPr>
        <w:t>שובכו</w:t>
      </w:r>
      <w:r w:rsidRPr="00C35A2C">
        <w:rPr>
          <w:sz w:val="32"/>
          <w:rtl/>
        </w:rPr>
        <w:t xml:space="preserve"> </w:t>
      </w:r>
      <w:r w:rsidRPr="00C35A2C">
        <w:rPr>
          <w:rFonts w:hint="cs"/>
          <w:sz w:val="32"/>
          <w:rtl/>
        </w:rPr>
        <w:t>לשובך</w:t>
      </w:r>
      <w:r w:rsidRPr="00C35A2C">
        <w:rPr>
          <w:sz w:val="32"/>
          <w:rtl/>
        </w:rPr>
        <w:t>.</w:t>
      </w:r>
      <w:r>
        <w:rPr>
          <w:rFonts w:hint="cs"/>
          <w:sz w:val="32"/>
          <w:rtl/>
        </w:rPr>
        <w:t>]</w:t>
      </w:r>
    </w:p>
    <w:p w14:paraId="2FC09A87" w14:textId="77777777" w:rsidR="00FB3F8A" w:rsidRPr="007A55C7" w:rsidRDefault="00FB3F8A" w:rsidP="00FB3F8A">
      <w:pPr>
        <w:pStyle w:val="36"/>
        <w:framePr w:wrap="notBeside"/>
        <w:rPr>
          <w:rtl/>
        </w:rPr>
      </w:pPr>
      <w:r w:rsidRPr="007A55C7">
        <w:rPr>
          <w:rtl/>
        </w:rPr>
        <w:t>-</w:t>
      </w:r>
    </w:p>
    <w:p w14:paraId="0AF501CA" w14:textId="77777777" w:rsidR="00FB3F8A" w:rsidRDefault="00FB3F8A" w:rsidP="00FB3F8A">
      <w:pPr>
        <w:rPr>
          <w:rtl/>
        </w:rPr>
      </w:pPr>
      <w:r w:rsidRPr="00065E76">
        <w:rPr>
          <w:rtl/>
        </w:rPr>
        <w:t xml:space="preserve"> </w:t>
      </w:r>
      <w:r w:rsidRPr="00065E76">
        <w:rPr>
          <w:rFonts w:hint="cs"/>
          <w:rtl/>
        </w:rPr>
        <w:t>ובמלאים:</w:t>
      </w:r>
      <w:r w:rsidRPr="00065E76">
        <w:rPr>
          <w:rtl/>
        </w:rPr>
        <w:t xml:space="preserve"> </w:t>
      </w:r>
      <w:r w:rsidRPr="00065E76">
        <w:rPr>
          <w:rFonts w:hint="cs"/>
          <w:rtl/>
        </w:rPr>
        <w:t>בהקדיש</w:t>
      </w:r>
      <w:r w:rsidRPr="00065E76">
        <w:rPr>
          <w:rtl/>
        </w:rPr>
        <w:t xml:space="preserve"> </w:t>
      </w:r>
      <w:r w:rsidRPr="00065E76">
        <w:rPr>
          <w:rFonts w:hint="cs"/>
          <w:rtl/>
        </w:rPr>
        <w:t>בור</w:t>
      </w:r>
      <w:r w:rsidRPr="00065E76">
        <w:rPr>
          <w:rtl/>
        </w:rPr>
        <w:t xml:space="preserve"> </w:t>
      </w:r>
      <w:r w:rsidRPr="00065E76">
        <w:rPr>
          <w:rFonts w:hint="cs"/>
          <w:rtl/>
        </w:rPr>
        <w:t>סתם</w:t>
      </w:r>
      <w:r w:rsidRPr="00065E76">
        <w:rPr>
          <w:rtl/>
        </w:rPr>
        <w:t xml:space="preserve">, </w:t>
      </w:r>
    </w:p>
    <w:p w14:paraId="74526691" w14:textId="77777777" w:rsidR="00FB3F8A" w:rsidRPr="007A55C7" w:rsidRDefault="00FB3F8A" w:rsidP="00FB3F8A">
      <w:pPr>
        <w:pStyle w:val="36"/>
        <w:framePr w:wrap="notBeside"/>
        <w:rPr>
          <w:rtl/>
        </w:rPr>
      </w:pPr>
      <w:r w:rsidRPr="007A55C7">
        <w:rPr>
          <w:rFonts w:hint="cs"/>
          <w:rtl/>
        </w:rPr>
        <w:t>וראבר</w:t>
      </w:r>
      <w:r w:rsidRPr="007A55C7">
        <w:rPr>
          <w:rtl/>
        </w:rPr>
        <w:t>"</w:t>
      </w:r>
      <w:r w:rsidRPr="007A55C7">
        <w:rPr>
          <w:rFonts w:hint="cs"/>
          <w:rtl/>
        </w:rPr>
        <w:t xml:space="preserve">ש </w:t>
      </w:r>
      <w:r>
        <w:rPr>
          <w:rFonts w:hint="cs"/>
          <w:rtl/>
        </w:rPr>
        <w:t>כאבוה:</w:t>
      </w:r>
    </w:p>
    <w:p w14:paraId="1835ADC2" w14:textId="77777777" w:rsidR="00FB3F8A" w:rsidRPr="00065E76" w:rsidRDefault="00FB3F8A" w:rsidP="00FB3F8A">
      <w:pPr>
        <w:rPr>
          <w:rtl/>
        </w:rPr>
      </w:pPr>
      <w:r w:rsidRPr="00065E76">
        <w:rPr>
          <w:rFonts w:hint="cs"/>
          <w:rtl/>
        </w:rPr>
        <w:t>דדנין</w:t>
      </w:r>
      <w:r w:rsidRPr="00065E76">
        <w:rPr>
          <w:rtl/>
        </w:rPr>
        <w:t xml:space="preserve"> </w:t>
      </w:r>
      <w:r w:rsidRPr="00065E76">
        <w:rPr>
          <w:rFonts w:hint="cs"/>
          <w:rtl/>
        </w:rPr>
        <w:t>דין</w:t>
      </w:r>
      <w:r w:rsidRPr="00065E76">
        <w:rPr>
          <w:rtl/>
        </w:rPr>
        <w:t xml:space="preserve"> </w:t>
      </w:r>
      <w:r w:rsidRPr="00065E76">
        <w:rPr>
          <w:rFonts w:hint="cs"/>
          <w:rtl/>
        </w:rPr>
        <w:t>גבוה</w:t>
      </w:r>
      <w:r w:rsidRPr="00065E76">
        <w:rPr>
          <w:rtl/>
        </w:rPr>
        <w:t xml:space="preserve"> </w:t>
      </w:r>
      <w:r w:rsidRPr="00065E76">
        <w:rPr>
          <w:rFonts w:hint="cs"/>
          <w:rtl/>
        </w:rPr>
        <w:t>מדין</w:t>
      </w:r>
      <w:r w:rsidRPr="00065E76">
        <w:rPr>
          <w:rtl/>
        </w:rPr>
        <w:t xml:space="preserve"> </w:t>
      </w:r>
      <w:r w:rsidRPr="00065E76">
        <w:rPr>
          <w:rFonts w:hint="cs"/>
          <w:rtl/>
        </w:rPr>
        <w:t>הדיוט</w:t>
      </w:r>
      <w:r w:rsidRPr="00065E76">
        <w:rPr>
          <w:rtl/>
        </w:rPr>
        <w:t>,</w:t>
      </w:r>
      <w:r>
        <w:rPr>
          <w:rFonts w:hint="cs"/>
          <w:rtl/>
        </w:rPr>
        <w:t xml:space="preserve"> שיכול לומר הקדשתי בור ולא מים</w:t>
      </w:r>
    </w:p>
    <w:p w14:paraId="5E57A04D" w14:textId="77777777" w:rsidR="00FB3F8A" w:rsidRPr="007A55C7" w:rsidRDefault="00FB3F8A" w:rsidP="00FB3F8A">
      <w:pPr>
        <w:pStyle w:val="36"/>
        <w:framePr w:wrap="notBeside"/>
        <w:rPr>
          <w:rtl/>
        </w:rPr>
      </w:pPr>
      <w:r w:rsidRPr="007A55C7">
        <w:rPr>
          <w:rtl/>
        </w:rPr>
        <w:t xml:space="preserve">- </w:t>
      </w:r>
      <w:r w:rsidRPr="007A55C7">
        <w:rPr>
          <w:rFonts w:hint="cs"/>
          <w:rtl/>
        </w:rPr>
        <w:t>ולת</w:t>
      </w:r>
      <w:r w:rsidRPr="007A55C7">
        <w:rPr>
          <w:rtl/>
        </w:rPr>
        <w:t>"</w:t>
      </w:r>
      <w:r w:rsidRPr="007A55C7">
        <w:rPr>
          <w:rFonts w:hint="cs"/>
          <w:rtl/>
        </w:rPr>
        <w:t xml:space="preserve">ק </w:t>
      </w:r>
    </w:p>
    <w:p w14:paraId="62AD85FC" w14:textId="77777777" w:rsidR="00FB3F8A" w:rsidRPr="00065E76" w:rsidRDefault="00FB3F8A" w:rsidP="00FB3F8A">
      <w:pPr>
        <w:rPr>
          <w:rtl/>
        </w:rPr>
      </w:pPr>
      <w:r w:rsidRPr="00065E76">
        <w:rPr>
          <w:rFonts w:hint="cs"/>
          <w:rtl/>
        </w:rPr>
        <w:t>אין דנין גבוה מהדיוט</w:t>
      </w:r>
    </w:p>
    <w:p w14:paraId="35F9F07C" w14:textId="77777777" w:rsidR="00FB3F8A" w:rsidRPr="007A55C7" w:rsidRDefault="00FB3F8A" w:rsidP="00FB3F8A">
      <w:pPr>
        <w:pStyle w:val="36"/>
        <w:framePr w:wrap="notBeside"/>
        <w:rPr>
          <w:rtl/>
        </w:rPr>
      </w:pPr>
      <w:r w:rsidRPr="007A55C7">
        <w:rPr>
          <w:rtl/>
        </w:rPr>
        <w:t>והך דתנן:</w:t>
      </w:r>
    </w:p>
    <w:p w14:paraId="508B9A04" w14:textId="77777777" w:rsidR="00FB3F8A" w:rsidRDefault="00FB3F8A" w:rsidP="00FB3F8A">
      <w:pPr>
        <w:rPr>
          <w:rFonts w:ascii="Fb Fontext" w:hAnsi="Fb Fontext"/>
          <w:sz w:val="32"/>
          <w:rtl/>
        </w:rPr>
      </w:pPr>
      <w:r w:rsidRPr="00C35A2C">
        <w:rPr>
          <w:rFonts w:ascii="Fb Fontext" w:hAnsi="Fb Fontext"/>
          <w:sz w:val="32"/>
          <w:rtl/>
        </w:rPr>
        <w:t xml:space="preserve">גבי הדיוט מכר בור - מכר מימיו! </w:t>
      </w:r>
    </w:p>
    <w:p w14:paraId="16A0648C" w14:textId="77777777" w:rsidR="00FB3F8A" w:rsidRPr="00233A3E" w:rsidRDefault="00FB3F8A" w:rsidP="00FB3F8A">
      <w:pPr>
        <w:pStyle w:val="36"/>
        <w:framePr w:wrap="notBeside"/>
        <w:rPr>
          <w:rtl/>
        </w:rPr>
      </w:pPr>
      <w:r w:rsidRPr="00233A3E">
        <w:rPr>
          <w:rFonts w:hint="cs"/>
          <w:rtl/>
        </w:rPr>
        <w:t>-</w:t>
      </w:r>
    </w:p>
    <w:p w14:paraId="223E0137" w14:textId="77777777" w:rsidR="00FB3F8A" w:rsidRDefault="00FB3F8A" w:rsidP="00FB3F8A">
      <w:pPr>
        <w:rPr>
          <w:rFonts w:ascii="Fb Fontext" w:hAnsi="Fb Fontext"/>
          <w:sz w:val="32"/>
          <w:rtl/>
        </w:rPr>
      </w:pPr>
      <w:r>
        <w:rPr>
          <w:rFonts w:hint="cs"/>
          <w:rtl/>
        </w:rPr>
        <w:t xml:space="preserve"> </w:t>
      </w:r>
      <w:r w:rsidRPr="00233A3E">
        <w:rPr>
          <w:rtl/>
        </w:rPr>
        <w:t>מתני' יחידאה היא</w:t>
      </w:r>
      <w:r w:rsidRPr="007A55C7">
        <w:rPr>
          <w:rStyle w:val="affffe"/>
          <w:rtl/>
        </w:rPr>
        <w:t xml:space="preserve"> כר"נ</w:t>
      </w:r>
      <w:r>
        <w:rPr>
          <w:rStyle w:val="affffe"/>
          <w:rFonts w:hint="cs"/>
          <w:rtl/>
        </w:rPr>
        <w:t>,</w:t>
      </w:r>
      <w:r w:rsidRPr="00C35A2C">
        <w:rPr>
          <w:rFonts w:ascii="Fb Fontext" w:hAnsi="Fb Fontext"/>
          <w:sz w:val="32"/>
          <w:rtl/>
        </w:rPr>
        <w:t xml:space="preserve"> </w:t>
      </w:r>
      <w:r w:rsidRPr="00233A3E">
        <w:rPr>
          <w:rStyle w:val="affffe"/>
          <w:rtl/>
        </w:rPr>
        <w:t>ולרבנן</w:t>
      </w:r>
      <w:r w:rsidRPr="00C35A2C">
        <w:rPr>
          <w:rFonts w:ascii="Fb Fontext" w:hAnsi="Fb Fontext"/>
          <w:sz w:val="32"/>
          <w:rtl/>
        </w:rPr>
        <w:t xml:space="preserve"> לא מכר</w:t>
      </w:r>
    </w:p>
    <w:p w14:paraId="383A8A86" w14:textId="16B89CA3" w:rsidR="00AC0AF5" w:rsidRPr="001B450D" w:rsidRDefault="001B450D" w:rsidP="00AC0AF5">
      <w:pPr>
        <w:pStyle w:val="aff9"/>
        <w:rPr>
          <w:rtl/>
        </w:rPr>
      </w:pPr>
      <w:r w:rsidRPr="001B450D">
        <w:rPr>
          <w:rFonts w:hint="cs"/>
          <w:rtl/>
        </w:rPr>
        <w:t>***</w:t>
      </w:r>
    </w:p>
    <w:p w14:paraId="38E103EE" w14:textId="77777777" w:rsidR="00AC0AF5" w:rsidRPr="00C35A2C" w:rsidRDefault="00AC0AF5" w:rsidP="00982F98">
      <w:pPr>
        <w:pStyle w:val="affe"/>
        <w:framePr w:wrap="around"/>
        <w:rPr>
          <w:rtl/>
        </w:rPr>
      </w:pPr>
      <w:r w:rsidRPr="00C35A2C">
        <w:rPr>
          <w:rtl/>
        </w:rPr>
        <w:t>פ.</w:t>
      </w:r>
    </w:p>
    <w:p w14:paraId="2B60A5B7" w14:textId="77777777" w:rsidR="00AC0AF5" w:rsidRPr="00C35A2C" w:rsidRDefault="00AC0AF5" w:rsidP="00533484">
      <w:pPr>
        <w:pStyle w:val="affffb"/>
        <w:framePr w:wrap="around"/>
        <w:rPr>
          <w:rtl/>
        </w:rPr>
      </w:pPr>
      <w:del w:id="20304" w:author="קלוד" w:date="2026-10-06T10:07:33Z">
        <w:r>
          <w:rPr>
            <w:rtl/>
          </w:rPr>
          <w:delText xml:space="preserve">מתני</w:delText>
        </w:r>
      </w:del>
      <w:ins w:id="20305" w:author="קלוד" w:date="2026-10-06T10:07:33Z">
        <w:r>
          <w:rPr>
            <w:rtl/>
          </w:rPr>
          <w:t xml:space="preserve">משנה ג</w:t>
        </w:r>
      </w:ins>
      <w:del w:id="20306" w:author="קלוד" w:date="2026-10-06T10:07:33Z">
        <w:r>
          <w:rPr>
            <w:rtl/>
          </w:rPr>
          <w:delText xml:space="preserve">'.</w:delText>
        </w:r>
      </w:del>
    </w:p>
    <w:p w14:paraId="35C238AB" w14:textId="77777777" w:rsidR="00AC0AF5" w:rsidRPr="00C35A2C" w:rsidRDefault="00AC0AF5" w:rsidP="00DB3591">
      <w:pPr>
        <w:pStyle w:val="afff3"/>
        <w:rPr>
          <w:rtl/>
        </w:rPr>
      </w:pPr>
      <w:r w:rsidRPr="00C35A2C">
        <w:rPr>
          <w:rtl/>
        </w:rPr>
        <w:t>הלוקח פירות שובך מחבירו - מפריח בריכה ראשונה.</w:t>
      </w:r>
    </w:p>
    <w:p w14:paraId="7704D421" w14:textId="77777777" w:rsidR="00AC0AF5" w:rsidRPr="00C35A2C" w:rsidRDefault="00AC0AF5" w:rsidP="00DB3591">
      <w:pPr>
        <w:pStyle w:val="afff3"/>
        <w:rPr>
          <w:rtl/>
        </w:rPr>
      </w:pPr>
      <w:r w:rsidRPr="00C35A2C">
        <w:rPr>
          <w:rtl/>
        </w:rPr>
        <w:t>פירות כוורת - נוטל ג</w:t>
      </w:r>
      <w:r w:rsidRPr="00F10693">
        <w:rPr>
          <w:rtl/>
        </w:rPr>
        <w:t xml:space="preserve">' </w:t>
      </w:r>
      <w:r w:rsidRPr="00C35A2C">
        <w:rPr>
          <w:rtl/>
        </w:rPr>
        <w:t>נחילים ומסרס.</w:t>
      </w:r>
    </w:p>
    <w:p w14:paraId="0F4AF84B" w14:textId="77777777" w:rsidR="00AC0AF5" w:rsidRPr="00C35A2C" w:rsidRDefault="00AC0AF5" w:rsidP="00DB3591">
      <w:pPr>
        <w:pStyle w:val="afff3"/>
        <w:rPr>
          <w:rtl/>
        </w:rPr>
      </w:pPr>
      <w:r w:rsidRPr="00C35A2C">
        <w:rPr>
          <w:rtl/>
        </w:rPr>
        <w:t>חלות דבש - מניח ב</w:t>
      </w:r>
      <w:r w:rsidRPr="00F10693">
        <w:rPr>
          <w:rtl/>
        </w:rPr>
        <w:t xml:space="preserve">' </w:t>
      </w:r>
      <w:r w:rsidRPr="00C35A2C">
        <w:rPr>
          <w:rtl/>
        </w:rPr>
        <w:t>חלות.</w:t>
      </w:r>
    </w:p>
    <w:p w14:paraId="4A2403ED" w14:textId="77777777" w:rsidR="00AC0AF5" w:rsidRPr="00C35A2C" w:rsidRDefault="00AC0AF5" w:rsidP="00DB3591">
      <w:pPr>
        <w:pStyle w:val="afff3"/>
        <w:rPr>
          <w:rtl/>
        </w:rPr>
      </w:pPr>
      <w:r w:rsidRPr="00C35A2C">
        <w:rPr>
          <w:rtl/>
        </w:rPr>
        <w:t>זיתים לקוץ - מניח שתי גרופיות.</w:t>
      </w:r>
    </w:p>
    <w:p w14:paraId="273BDDC9" w14:textId="77777777" w:rsidR="00533484" w:rsidRPr="00533484" w:rsidRDefault="00AC0AF5" w:rsidP="00533484">
      <w:pPr>
        <w:pStyle w:val="36"/>
        <w:framePr w:wrap="notBeside"/>
        <w:rPr>
          <w:rtl/>
        </w:rPr>
      </w:pPr>
      <w:r w:rsidRPr="00533484">
        <w:rPr>
          <w:rtl/>
        </w:rPr>
        <w:t>והתניא:</w:t>
      </w:r>
    </w:p>
    <w:p w14:paraId="086F2798" w14:textId="77777777" w:rsidR="00533484" w:rsidRDefault="00AC0AF5" w:rsidP="00AC0AF5">
      <w:pPr>
        <w:rPr>
          <w:rFonts w:ascii="Fb Fontext" w:hAnsi="Fb Fontext"/>
          <w:sz w:val="32"/>
          <w:rtl/>
        </w:rPr>
      </w:pPr>
      <w:r w:rsidRPr="00C35A2C">
        <w:rPr>
          <w:rFonts w:ascii="Fb Fontext" w:hAnsi="Fb Fontext"/>
          <w:sz w:val="32"/>
          <w:rtl/>
        </w:rPr>
        <w:t xml:space="preserve">בריכה ראשונה ושניה! </w:t>
      </w:r>
    </w:p>
    <w:p w14:paraId="33295A39" w14:textId="77777777" w:rsidR="00533484" w:rsidRPr="00533484" w:rsidRDefault="00533484" w:rsidP="00533484">
      <w:pPr>
        <w:pStyle w:val="36"/>
        <w:framePr w:wrap="notBeside"/>
        <w:rPr>
          <w:rtl/>
        </w:rPr>
      </w:pPr>
      <w:r w:rsidRPr="00533484">
        <w:rPr>
          <w:rFonts w:hint="cs"/>
          <w:rtl/>
        </w:rPr>
        <w:t xml:space="preserve">- </w:t>
      </w:r>
      <w:r w:rsidR="00AC0AF5" w:rsidRPr="00533484">
        <w:rPr>
          <w:rtl/>
        </w:rPr>
        <w:t xml:space="preserve">ר"כ </w:t>
      </w:r>
    </w:p>
    <w:p w14:paraId="7918E23C" w14:textId="5DE948EF" w:rsidR="00AC0AF5" w:rsidRPr="00C35A2C" w:rsidRDefault="00AC0AF5" w:rsidP="00533484">
      <w:pPr>
        <w:rPr>
          <w:rFonts w:ascii="Fb Fontext" w:hAnsi="Fb Fontext"/>
          <w:rtl/>
        </w:rPr>
      </w:pPr>
      <w:r w:rsidRPr="00C35A2C">
        <w:rPr>
          <w:rFonts w:ascii="Fb Fontext" w:hAnsi="Fb Fontext"/>
          <w:sz w:val="32"/>
          <w:rtl/>
        </w:rPr>
        <w:t>הא לה</w:t>
      </w:r>
      <w:r w:rsidR="00533484">
        <w:rPr>
          <w:rFonts w:ascii="Fb Fontext" w:hAnsi="Fb Fontext" w:hint="cs"/>
          <w:sz w:val="32"/>
          <w:rtl/>
        </w:rPr>
        <w:t xml:space="preserve"> בריכה</w:t>
      </w:r>
      <w:r w:rsidR="00901438">
        <w:rPr>
          <w:rFonts w:ascii="Fb Fontext" w:hAnsi="Fb Fontext" w:hint="cs"/>
          <w:sz w:val="32"/>
          <w:rtl/>
        </w:rPr>
        <w:t xml:space="preserve"> </w:t>
      </w:r>
      <w:r w:rsidRPr="00C35A2C">
        <w:rPr>
          <w:rFonts w:ascii="Fb Fontext" w:hAnsi="Fb Fontext"/>
          <w:sz w:val="32"/>
          <w:rtl/>
        </w:rPr>
        <w:t>הא לאמה</w:t>
      </w:r>
      <w:r w:rsidR="00533484">
        <w:rPr>
          <w:rFonts w:ascii="Fb Fontext" w:hAnsi="Fb Fontext" w:hint="cs"/>
          <w:sz w:val="32"/>
          <w:rtl/>
        </w:rPr>
        <w:t xml:space="preserve"> </w:t>
      </w:r>
      <w:r w:rsidR="00533484">
        <w:rPr>
          <w:rFonts w:ascii="Fb Fontext" w:hAnsi="Fb Fontext" w:hint="cs"/>
          <w:rtl/>
        </w:rPr>
        <w:t xml:space="preserve">שדי לה להצטוות לבתה. אבל בתה לא די לה באמה אלא תרצה גם לבתה שלה [בריכה שלישית] </w:t>
      </w:r>
    </w:p>
    <w:p w14:paraId="4AAC051E" w14:textId="112A6D2E" w:rsidR="00AC0AF5" w:rsidRPr="001B450D" w:rsidRDefault="001B450D" w:rsidP="00AC0AF5">
      <w:pPr>
        <w:pStyle w:val="aff9"/>
        <w:rPr>
          <w:rtl/>
        </w:rPr>
      </w:pPr>
      <w:r w:rsidRPr="001B450D">
        <w:rPr>
          <w:rFonts w:hint="cs"/>
          <w:rtl/>
        </w:rPr>
        <w:t>***</w:t>
      </w:r>
    </w:p>
    <w:p w14:paraId="5F5E084C" w14:textId="39A8C7C8" w:rsidR="00AC0AF5" w:rsidRPr="00C35A2C" w:rsidRDefault="00AC0AF5" w:rsidP="00901438">
      <w:pPr>
        <w:rPr>
          <w:rFonts w:ascii="Fb Fontext" w:hAnsi="Fb Fontext"/>
          <w:rtl/>
        </w:rPr>
      </w:pPr>
      <w:r w:rsidRPr="00C35A2C">
        <w:rPr>
          <w:rStyle w:val="afff8"/>
          <w:rtl/>
        </w:rPr>
        <w:t>פירות כוורת</w:t>
      </w:r>
      <w:r w:rsidRPr="00C35A2C">
        <w:rPr>
          <w:rFonts w:ascii="Fb Fontext" w:hAnsi="Fb Fontext"/>
          <w:sz w:val="32"/>
          <w:rtl/>
        </w:rPr>
        <w:t xml:space="preserve"> - נוטל ג</w:t>
      </w:r>
      <w:r w:rsidRPr="00F10693">
        <w:rPr>
          <w:rtl/>
        </w:rPr>
        <w:t xml:space="preserve">' </w:t>
      </w:r>
      <w:r w:rsidRPr="00C35A2C">
        <w:rPr>
          <w:rFonts w:ascii="Fb Fontext" w:hAnsi="Fb Fontext"/>
          <w:sz w:val="32"/>
          <w:rtl/>
        </w:rPr>
        <w:t>נחילין ומסרס.</w:t>
      </w:r>
      <w:r w:rsidR="00901438">
        <w:rPr>
          <w:rFonts w:ascii="Fb Fontext" w:hAnsi="Fb Fontext" w:hint="cs"/>
          <w:rtl/>
        </w:rPr>
        <w:t xml:space="preserve"> </w:t>
      </w:r>
      <w:r w:rsidR="00901438" w:rsidRPr="00901438">
        <w:rPr>
          <w:rStyle w:val="affffe"/>
          <w:rFonts w:hint="cs"/>
          <w:rtl/>
        </w:rPr>
        <w:t>משמואל</w:t>
      </w:r>
      <w:r w:rsidRPr="00901438">
        <w:rPr>
          <w:rStyle w:val="affffe"/>
          <w:rtl/>
        </w:rPr>
        <w:t>:</w:t>
      </w:r>
      <w:r w:rsidRPr="00C35A2C">
        <w:rPr>
          <w:rFonts w:ascii="Fb Fontext" w:hAnsi="Fb Fontext"/>
          <w:rtl/>
        </w:rPr>
        <w:t xml:space="preserve"> בחרדל.</w:t>
      </w:r>
    </w:p>
    <w:p w14:paraId="77639C1D" w14:textId="77777777" w:rsidR="00901438" w:rsidRPr="00901438" w:rsidRDefault="00AC0AF5" w:rsidP="00901438">
      <w:pPr>
        <w:pStyle w:val="36"/>
        <w:framePr w:wrap="notBeside"/>
        <w:rPr>
          <w:rtl/>
        </w:rPr>
      </w:pPr>
      <w:r w:rsidRPr="00901438">
        <w:rPr>
          <w:rFonts w:hint="cs"/>
          <w:rtl/>
        </w:rPr>
        <w:t>ריב</w:t>
      </w:r>
      <w:r w:rsidR="00F10693" w:rsidRPr="00901438">
        <w:rPr>
          <w:rtl/>
        </w:rPr>
        <w:t>"</w:t>
      </w:r>
      <w:r w:rsidRPr="00901438">
        <w:rPr>
          <w:rFonts w:hint="cs"/>
          <w:rtl/>
        </w:rPr>
        <w:t>ח</w:t>
      </w:r>
      <w:r w:rsidRPr="00901438">
        <w:rPr>
          <w:rtl/>
        </w:rPr>
        <w:t>:</w:t>
      </w:r>
    </w:p>
    <w:p w14:paraId="35712A65" w14:textId="36BF69A8" w:rsidR="00AC0AF5" w:rsidRPr="006765C4" w:rsidRDefault="00AC0AF5" w:rsidP="00AC0AF5">
      <w:pPr>
        <w:rPr>
          <w:rFonts w:ascii="Fb Fontext" w:hAnsi="Fb Fontext"/>
          <w:spacing w:val="-2"/>
          <w:rtl/>
        </w:rPr>
      </w:pPr>
      <w:r w:rsidRPr="006765C4">
        <w:rPr>
          <w:rFonts w:ascii="Fb Fontext" w:hAnsi="Fb Fontext"/>
          <w:spacing w:val="-2"/>
          <w:rtl/>
        </w:rPr>
        <w:t>לא חרדל מסרסן, אלא מתוך שפיהן חד, חוזרות ואוכלות את דובשנן.</w:t>
      </w:r>
    </w:p>
    <w:p w14:paraId="55D21330" w14:textId="77777777" w:rsidR="00901438" w:rsidRPr="00901438" w:rsidRDefault="00AC0AF5" w:rsidP="00901438">
      <w:pPr>
        <w:pStyle w:val="36"/>
        <w:framePr w:wrap="notBeside"/>
        <w:rPr>
          <w:rtl/>
        </w:rPr>
      </w:pPr>
      <w:r w:rsidRPr="00901438">
        <w:rPr>
          <w:rtl/>
        </w:rPr>
        <w:t xml:space="preserve">ר' יוחנן </w:t>
      </w:r>
    </w:p>
    <w:p w14:paraId="517435EA" w14:textId="0F356068" w:rsidR="00AC0AF5" w:rsidRPr="00C35A2C" w:rsidRDefault="00AC0AF5" w:rsidP="00AC0AF5">
      <w:pPr>
        <w:rPr>
          <w:rFonts w:ascii="Fb Fontext" w:hAnsi="Fb Fontext"/>
          <w:rtl/>
        </w:rPr>
      </w:pPr>
      <w:r w:rsidRPr="00C35A2C">
        <w:rPr>
          <w:rFonts w:ascii="Fb Fontext" w:hAnsi="Fb Fontext"/>
          <w:rtl/>
        </w:rPr>
        <w:t>נוטל שלשה נחילין בסירוס.</w:t>
      </w:r>
    </w:p>
    <w:p w14:paraId="592DD0F5" w14:textId="77777777" w:rsidR="00901438" w:rsidRPr="00901438" w:rsidRDefault="00AC0AF5" w:rsidP="00901438">
      <w:pPr>
        <w:pStyle w:val="36"/>
        <w:framePr w:wrap="notBeside"/>
        <w:rPr>
          <w:rtl/>
        </w:rPr>
      </w:pPr>
      <w:r w:rsidRPr="00901438">
        <w:rPr>
          <w:rtl/>
        </w:rPr>
        <w:t xml:space="preserve">במתניתא </w:t>
      </w:r>
    </w:p>
    <w:p w14:paraId="724527F3" w14:textId="3BF0FBFA" w:rsidR="00AC0AF5" w:rsidRPr="00C35A2C" w:rsidRDefault="00AC0AF5" w:rsidP="00AC0AF5">
      <w:pPr>
        <w:rPr>
          <w:rFonts w:ascii="Fb Fontext" w:hAnsi="Fb Fontext"/>
          <w:rtl/>
        </w:rPr>
      </w:pPr>
      <w:r w:rsidRPr="00C35A2C">
        <w:rPr>
          <w:rFonts w:ascii="Fb Fontext" w:hAnsi="Fb Fontext"/>
          <w:rtl/>
        </w:rPr>
        <w:t>נוטל ג</w:t>
      </w:r>
      <w:r w:rsidRPr="00F10693">
        <w:rPr>
          <w:rtl/>
        </w:rPr>
        <w:t xml:space="preserve">' </w:t>
      </w:r>
      <w:r w:rsidRPr="00C35A2C">
        <w:rPr>
          <w:rFonts w:ascii="Fb Fontext" w:hAnsi="Fb Fontext"/>
          <w:rtl/>
        </w:rPr>
        <w:t>נחילין בזה אחר זה, מכאן ואילך - נוטל אחת ומניח אחת.</w:t>
      </w:r>
    </w:p>
    <w:p w14:paraId="621A7C3A" w14:textId="7D64C3BF" w:rsidR="00AC0AF5" w:rsidRPr="001B450D" w:rsidRDefault="001B450D" w:rsidP="00AC0AF5">
      <w:pPr>
        <w:pStyle w:val="aff9"/>
        <w:rPr>
          <w:del w:id="90088" w:author="מנוע עיצוב" w:date="2026-10-08T11:01:28Z"/>
          <w:rtl/>
        </w:rPr>
      </w:pPr>
      <w:del w:id="90087" w:author="מנוע עיצוב" w:date="2026-10-08T11:01:28Z">
        <w:r w:rsidRPr="001B450D">
          <w:rPr>
            <w:rFonts w:hint="cs"/>
            <w:rtl/>
          </w:rPr>
          <w:delText xml:space="preserve">***</w:delText>
        </w:r>
      </w:del>
    </w:p>
    <w:p w14:paraId="2D1CAD17" w14:textId="77777777" w:rsidR="00AC0AF5" w:rsidRPr="00C35A2C" w:rsidRDefault="00AC0AF5" w:rsidP="00982F98">
      <w:pPr>
        <w:pStyle w:val="affe"/>
        <w:framePr w:wrap="around"/>
        <w:rPr>
          <w:rtl/>
        </w:rPr>
      </w:pPr>
      <w:r w:rsidRPr="00C35A2C">
        <w:rPr>
          <w:rFonts w:hint="cs"/>
          <w:rtl/>
        </w:rPr>
        <w:t>פ:</w:t>
      </w:r>
    </w:p>
    <w:p w14:paraId="40291409" w14:textId="77777777" w:rsidR="00AC0AF5" w:rsidRPr="00801934" w:rsidRDefault="00AC0AF5" w:rsidP="00AF2FEB">
      <w:pPr>
        <w:pStyle w:val="afffb"/>
        <w:rPr>
          <w:rtl/>
        </w:rPr>
      </w:pPr>
      <w:ins w:id="9893" w:author="מספור קטעי משנה" w:date="2026-10-06T06:44:59Z">
        <w:r>
          <w:rPr>
            <w:rStyle w:val="MisparKeta"/>
          </w:rPr>
          <w:t xml:space="preserve">ד. </w:t>
        </w:r>
      </w:ins>
      <w:r w:rsidRPr="00801934">
        <w:rPr>
          <w:rtl/>
        </w:rPr>
        <w:t>חלות דבש - מניח שתי חלות וכו'.</w:t>
      </w:r>
    </w:p>
    <w:p w14:paraId="56ADDB3E" w14:textId="77777777" w:rsidR="00901438" w:rsidRPr="00901438" w:rsidRDefault="00AC0AF5" w:rsidP="00901438">
      <w:pPr>
        <w:pStyle w:val="36"/>
        <w:framePr w:wrap="notBeside"/>
        <w:rPr>
          <w:rtl/>
        </w:rPr>
      </w:pPr>
      <w:r w:rsidRPr="00901438">
        <w:rPr>
          <w:rFonts w:hint="cs"/>
          <w:rtl/>
        </w:rPr>
        <w:t>רב כהנא</w:t>
      </w:r>
      <w:r w:rsidRPr="00901438">
        <w:rPr>
          <w:rtl/>
        </w:rPr>
        <w:t>:</w:t>
      </w:r>
    </w:p>
    <w:p w14:paraId="02F27E75" w14:textId="65CA8D1E" w:rsidR="00AC0AF5" w:rsidRPr="00C35A2C" w:rsidRDefault="00AC0AF5" w:rsidP="00AC0AF5">
      <w:pPr>
        <w:rPr>
          <w:rFonts w:ascii="Fb Fontext" w:hAnsi="Fb Fontext" w:cs="Guttman Vilna"/>
          <w:b/>
          <w:bCs/>
          <w:sz w:val="32"/>
          <w:rtl/>
        </w:rPr>
      </w:pPr>
      <w:r w:rsidRPr="00C35A2C">
        <w:rPr>
          <w:rFonts w:ascii="Fb Fontext" w:hAnsi="Fb Fontext"/>
          <w:sz w:val="32"/>
          <w:rtl/>
        </w:rPr>
        <w:t>דבש בכוורת אינו יוצא מידי מאכל לעולם.</w:t>
      </w:r>
      <w:r>
        <w:rPr>
          <w:rFonts w:ascii="Fb Fontext" w:hAnsi="Fb Fontext" w:cs="Guttman Vilna" w:hint="cs"/>
          <w:b/>
          <w:bCs/>
          <w:sz w:val="32"/>
          <w:rtl/>
        </w:rPr>
        <w:t xml:space="preserve"> </w:t>
      </w:r>
      <w:r>
        <w:rPr>
          <w:rFonts w:ascii="Fb Fontext" w:hAnsi="Fb Fontext" w:hint="cs"/>
          <w:sz w:val="32"/>
          <w:rtl/>
        </w:rPr>
        <w:t xml:space="preserve">  </w:t>
      </w:r>
      <w:r w:rsidRPr="00901438">
        <w:rPr>
          <w:rStyle w:val="affffe"/>
          <w:rtl/>
        </w:rPr>
        <w:t>אלמא סבר:</w:t>
      </w:r>
      <w:r w:rsidRPr="00C35A2C">
        <w:rPr>
          <w:rFonts w:ascii="Fb Fontext" w:hAnsi="Fb Fontext"/>
          <w:sz w:val="32"/>
          <w:rtl/>
        </w:rPr>
        <w:t xml:space="preserve"> לא בעי מחשבה.</w:t>
      </w:r>
    </w:p>
    <w:p w14:paraId="30427981" w14:textId="77777777" w:rsidR="00901438" w:rsidRPr="00901438" w:rsidRDefault="00AC0AF5" w:rsidP="00901438">
      <w:pPr>
        <w:pStyle w:val="36"/>
        <w:framePr w:wrap="notBeside"/>
        <w:rPr>
          <w:rtl/>
        </w:rPr>
      </w:pPr>
      <w:r w:rsidRPr="00901438">
        <w:rPr>
          <w:rtl/>
        </w:rPr>
        <w:t>והך</w:t>
      </w:r>
    </w:p>
    <w:p w14:paraId="514D38C8" w14:textId="77777777" w:rsidR="00901438" w:rsidRDefault="00AC0AF5" w:rsidP="00AC0AF5">
      <w:pPr>
        <w:rPr>
          <w:rFonts w:ascii="Fb Fontext" w:hAnsi="Fb Fontext"/>
          <w:sz w:val="32"/>
          <w:rtl/>
        </w:rPr>
      </w:pPr>
      <w:r w:rsidRPr="00C35A2C">
        <w:rPr>
          <w:rFonts w:ascii="Fb Fontext" w:hAnsi="Fb Fontext"/>
          <w:sz w:val="32"/>
          <w:rtl/>
        </w:rPr>
        <w:t xml:space="preserve">דדבש בכוורת - אינו לא אוכל ולא משקה, </w:t>
      </w:r>
    </w:p>
    <w:p w14:paraId="509212E9" w14:textId="77777777" w:rsidR="00901438" w:rsidRPr="00901438" w:rsidRDefault="00AC0AF5" w:rsidP="00901438">
      <w:pPr>
        <w:pStyle w:val="36"/>
        <w:framePr w:wrap="notBeside"/>
        <w:rPr>
          <w:rtl/>
        </w:rPr>
      </w:pPr>
      <w:r w:rsidRPr="00901438">
        <w:rPr>
          <w:rtl/>
        </w:rPr>
        <w:t>אביי:</w:t>
      </w:r>
    </w:p>
    <w:p w14:paraId="2BE9F22C" w14:textId="2CB9CBEB" w:rsidR="00AC0AF5" w:rsidRPr="00C35A2C" w:rsidRDefault="00AC0AF5" w:rsidP="00AC0AF5">
      <w:pPr>
        <w:rPr>
          <w:rFonts w:ascii="Fb Fontext" w:hAnsi="Fb Fontext" w:cs="Guttman Vilna"/>
          <w:b/>
          <w:bCs/>
          <w:sz w:val="32"/>
          <w:rtl/>
        </w:rPr>
      </w:pPr>
      <w:r w:rsidRPr="00901438">
        <w:rPr>
          <w:rStyle w:val="affffe"/>
          <w:rtl/>
        </w:rPr>
        <w:t>ל"צ</w:t>
      </w:r>
      <w:r w:rsidRPr="00C35A2C">
        <w:rPr>
          <w:rFonts w:ascii="Fb Fontext" w:hAnsi="Fb Fontext"/>
          <w:sz w:val="32"/>
          <w:rtl/>
        </w:rPr>
        <w:t xml:space="preserve"> אלא לאותן שתי חלות.</w:t>
      </w:r>
    </w:p>
    <w:p w14:paraId="0C60B333" w14:textId="77777777" w:rsidR="00901438" w:rsidRPr="00901438" w:rsidRDefault="00AC0AF5" w:rsidP="00901438">
      <w:pPr>
        <w:pStyle w:val="36"/>
        <w:framePr w:wrap="notBeside"/>
        <w:rPr>
          <w:rtl/>
        </w:rPr>
      </w:pPr>
      <w:r w:rsidRPr="00901438">
        <w:rPr>
          <w:rFonts w:hint="cs"/>
          <w:rtl/>
        </w:rPr>
        <w:t>רבא</w:t>
      </w:r>
      <w:r w:rsidRPr="00901438">
        <w:rPr>
          <w:rtl/>
        </w:rPr>
        <w:t>:</w:t>
      </w:r>
    </w:p>
    <w:p w14:paraId="48FC4725" w14:textId="08C29BB5" w:rsidR="00AC0AF5" w:rsidRPr="00C35A2C" w:rsidRDefault="00AC0AF5" w:rsidP="00901438">
      <w:pPr>
        <w:rPr>
          <w:rFonts w:cs="Guttman Vilna"/>
          <w:b/>
          <w:bCs/>
          <w:sz w:val="32"/>
          <w:rtl/>
        </w:rPr>
      </w:pPr>
      <w:r w:rsidRPr="00C35A2C">
        <w:rPr>
          <w:rFonts w:ascii="Fb Fontext" w:hAnsi="Fb Fontext" w:hint="cs"/>
          <w:sz w:val="32"/>
          <w:rtl/>
        </w:rPr>
        <w:t>רבי</w:t>
      </w:r>
      <w:r w:rsidRPr="00C35A2C">
        <w:rPr>
          <w:rFonts w:ascii="Fb Fontext" w:hAnsi="Fb Fontext"/>
          <w:sz w:val="32"/>
          <w:rtl/>
        </w:rPr>
        <w:t xml:space="preserve"> </w:t>
      </w:r>
      <w:r w:rsidRPr="00C35A2C">
        <w:rPr>
          <w:rFonts w:ascii="Fb Fontext" w:hAnsi="Fb Fontext" w:hint="cs"/>
          <w:sz w:val="32"/>
          <w:rtl/>
        </w:rPr>
        <w:t>אליעזר</w:t>
      </w:r>
      <w:r w:rsidRPr="00C35A2C">
        <w:rPr>
          <w:rFonts w:ascii="Fb Fontext" w:hAnsi="Fb Fontext"/>
          <w:sz w:val="32"/>
          <w:rtl/>
        </w:rPr>
        <w:t xml:space="preserve"> </w:t>
      </w:r>
      <w:r w:rsidRPr="00C35A2C">
        <w:rPr>
          <w:rFonts w:ascii="Fb Fontext" w:hAnsi="Fb Fontext" w:hint="cs"/>
          <w:sz w:val="32"/>
          <w:rtl/>
        </w:rPr>
        <w:t>היא</w:t>
      </w:r>
      <w:r w:rsidRPr="00C35A2C">
        <w:rPr>
          <w:rFonts w:ascii="Fb Fontext" w:hAnsi="Fb Fontext"/>
          <w:sz w:val="32"/>
          <w:rtl/>
        </w:rPr>
        <w:t>.</w:t>
      </w:r>
    </w:p>
    <w:p w14:paraId="25DA55B9" w14:textId="77777777" w:rsidR="00901438" w:rsidRPr="00901438" w:rsidRDefault="00AC0AF5" w:rsidP="00901438">
      <w:pPr>
        <w:pStyle w:val="36"/>
        <w:framePr w:wrap="notBeside"/>
        <w:rPr>
          <w:rtl/>
        </w:rPr>
      </w:pPr>
      <w:r w:rsidRPr="00901438">
        <w:rPr>
          <w:rtl/>
        </w:rPr>
        <w:t>דתנן:</w:t>
      </w:r>
    </w:p>
    <w:p w14:paraId="11423A06" w14:textId="46591F16" w:rsidR="00AC0AF5" w:rsidRPr="00C35A2C" w:rsidRDefault="00AC0AF5" w:rsidP="00AC0AF5">
      <w:pPr>
        <w:rPr>
          <w:rFonts w:ascii="Fb Fontext" w:hAnsi="Fb Fontext"/>
          <w:rtl/>
        </w:rPr>
      </w:pPr>
      <w:r w:rsidRPr="00C35A2C">
        <w:rPr>
          <w:rFonts w:ascii="Fb Fontext" w:hAnsi="Fb Fontext"/>
          <w:sz w:val="32"/>
          <w:rtl/>
        </w:rPr>
        <w:t xml:space="preserve">כוורת דבורים </w:t>
      </w:r>
      <w:r w:rsidRPr="00901438">
        <w:rPr>
          <w:rStyle w:val="affffe"/>
          <w:rtl/>
        </w:rPr>
        <w:t>- ר"א</w:t>
      </w:r>
      <w:r w:rsidR="00901438">
        <w:rPr>
          <w:rStyle w:val="affffe"/>
          <w:rFonts w:hint="cs"/>
          <w:rtl/>
        </w:rPr>
        <w:t>:</w:t>
      </w:r>
      <w:r w:rsidRPr="00C35A2C">
        <w:rPr>
          <w:rFonts w:ascii="Fb Fontext" w:hAnsi="Fb Fontext"/>
          <w:sz w:val="32"/>
          <w:rtl/>
        </w:rPr>
        <w:t xml:space="preserve"> הרי היא כקרקע, וכותבין עליה פרוזבול, ואינה מקבלת טומאה במקומה, והרודה ממנה בשבת - חייב חטאת.</w:t>
      </w:r>
    </w:p>
    <w:p w14:paraId="171902E5" w14:textId="77777777" w:rsidR="00901438" w:rsidRPr="00901438" w:rsidRDefault="00AC0AF5" w:rsidP="00901438">
      <w:pPr>
        <w:pStyle w:val="36"/>
        <w:framePr w:wrap="notBeside"/>
        <w:rPr>
          <w:rtl/>
        </w:rPr>
      </w:pPr>
      <w:r w:rsidRPr="00901438">
        <w:rPr>
          <w:rtl/>
        </w:rPr>
        <w:t>וחכ"א:</w:t>
      </w:r>
    </w:p>
    <w:p w14:paraId="34B8BB04" w14:textId="63F6DA56" w:rsidR="00AC0AF5" w:rsidRPr="00C35A2C" w:rsidRDefault="00AC0AF5" w:rsidP="00AC0AF5">
      <w:pPr>
        <w:rPr>
          <w:rFonts w:ascii="Fb Fontext" w:hAnsi="Fb Fontext"/>
          <w:rtl/>
        </w:rPr>
      </w:pPr>
      <w:r w:rsidRPr="00C35A2C">
        <w:rPr>
          <w:rFonts w:ascii="Fb Fontext" w:hAnsi="Fb Fontext"/>
          <w:rtl/>
        </w:rPr>
        <w:t>אין כותבין עליה פרוזבול, ואינה כקרקע, ומקבלת טומאה במקומה, והרודה ממנה בשבת - פטור.</w:t>
      </w:r>
    </w:p>
    <w:p w14:paraId="232FBB3E" w14:textId="77777777" w:rsidR="00901438" w:rsidRPr="00901438" w:rsidRDefault="00AC0AF5" w:rsidP="00901438">
      <w:pPr>
        <w:pStyle w:val="36"/>
        <w:framePr w:wrap="notBeside"/>
        <w:rPr>
          <w:rtl/>
        </w:rPr>
      </w:pPr>
      <w:r w:rsidRPr="00901438">
        <w:rPr>
          <w:rtl/>
        </w:rPr>
        <w:t>טעמא דר"א</w:t>
      </w:r>
    </w:p>
    <w:p w14:paraId="2DEB6331" w14:textId="50E97E40" w:rsidR="00AC0AF5" w:rsidRPr="00C35A2C" w:rsidRDefault="00AC0AF5" w:rsidP="00AC0AF5">
      <w:pPr>
        <w:rPr>
          <w:rFonts w:ascii="Fb Fontext" w:hAnsi="Fb Fontext"/>
          <w:rtl/>
        </w:rPr>
      </w:pPr>
      <w:r w:rsidRPr="008C78EF">
        <w:rPr>
          <w:rStyle w:val="affff8"/>
          <w:rtl/>
        </w:rPr>
        <w:t>ויטבול אותה ביערת הדבש</w:t>
      </w:r>
      <w:r w:rsidRPr="00F10693">
        <w:rPr>
          <w:rtl/>
        </w:rPr>
        <w:t xml:space="preserve">' </w:t>
      </w:r>
      <w:r w:rsidRPr="00C35A2C">
        <w:rPr>
          <w:rFonts w:ascii="Fb Fontext" w:hAnsi="Fb Fontext"/>
          <w:rtl/>
        </w:rPr>
        <w:t>מה יער התולש ממנו בשבת חייב חטאת כן דבש</w:t>
      </w:r>
    </w:p>
    <w:p w14:paraId="700EDDDF" w14:textId="77777777" w:rsidR="00901438" w:rsidRPr="00901438" w:rsidRDefault="00AC0AF5" w:rsidP="00901438">
      <w:pPr>
        <w:pStyle w:val="36"/>
        <w:framePr w:wrap="notBeside"/>
        <w:rPr>
          <w:rtl/>
        </w:rPr>
      </w:pPr>
      <w:r w:rsidRPr="00901438">
        <w:rPr>
          <w:rtl/>
        </w:rPr>
        <w:t>והך</w:t>
      </w:r>
    </w:p>
    <w:p w14:paraId="3A49275E" w14:textId="044BEEA5" w:rsidR="00AC0AF5" w:rsidRDefault="00AC0AF5" w:rsidP="00AC0AF5">
      <w:pPr>
        <w:rPr>
          <w:rFonts w:ascii="Fb Fontext" w:hAnsi="Fb Fontext"/>
          <w:rtl/>
        </w:rPr>
      </w:pPr>
      <w:r w:rsidRPr="00C35A2C">
        <w:rPr>
          <w:rFonts w:ascii="Fb Fontext" w:hAnsi="Fb Fontext"/>
          <w:rtl/>
        </w:rPr>
        <w:t xml:space="preserve"> דדבש הזב מכוורתו אינו לא אוכל ולא משקה, אפי</w:t>
      </w:r>
      <w:r w:rsidRPr="00F10693">
        <w:rPr>
          <w:rtl/>
        </w:rPr>
        <w:t xml:space="preserve">' </w:t>
      </w:r>
      <w:r w:rsidRPr="00C35A2C">
        <w:rPr>
          <w:rFonts w:ascii="Fb Fontext" w:hAnsi="Fb Fontext"/>
          <w:rtl/>
        </w:rPr>
        <w:t xml:space="preserve">לרבא </w:t>
      </w:r>
    </w:p>
    <w:p w14:paraId="498BEEAC" w14:textId="77777777" w:rsidR="00901438" w:rsidRPr="00901438" w:rsidRDefault="00AC0AF5" w:rsidP="00901438">
      <w:pPr>
        <w:pStyle w:val="36"/>
        <w:framePr w:wrap="notBeside"/>
        <w:rPr>
          <w:rtl/>
        </w:rPr>
      </w:pPr>
      <w:r w:rsidRPr="00901438">
        <w:rPr>
          <w:rtl/>
        </w:rPr>
        <w:t>ר"ז:</w:t>
      </w:r>
    </w:p>
    <w:p w14:paraId="23780F73" w14:textId="1B4F3AB5" w:rsidR="00AC0AF5" w:rsidRPr="00C35A2C" w:rsidRDefault="00AC0AF5" w:rsidP="00AC0AF5">
      <w:pPr>
        <w:rPr>
          <w:rFonts w:ascii="Fb Fontext" w:hAnsi="Fb Fontext"/>
          <w:rtl/>
        </w:rPr>
      </w:pPr>
      <w:r w:rsidRPr="00C35A2C">
        <w:rPr>
          <w:rFonts w:ascii="Fb Fontext" w:hAnsi="Fb Fontext"/>
          <w:rtl/>
        </w:rPr>
        <w:t xml:space="preserve"> כגון שזב ע"ג כלי מאוס.</w:t>
      </w:r>
      <w:r>
        <w:rPr>
          <w:rStyle w:val="affffe"/>
          <w:rFonts w:ascii="Fb Fontext" w:hAnsi="Fb Fontext" w:hint="cs"/>
          <w:sz w:val="32"/>
          <w:rtl/>
          <w:rPrChange w:id="9335" w:author="מנוע אמוראים" w:date="2026-10-05T16:41:09Z">
            <w:rPr>
              <w:rFonts w:ascii="Fb Fontext" w:hAnsi="Fb Fontext" w:hint="cs"/>
              <w:sz w:val="32"/>
              <w:rtl/>
            </w:rPr>
          </w:rPrChange>
        </w:rPr>
        <w:t xml:space="preserve">ראב</w:t>
      </w:r>
      <w:r>
        <w:rPr>
          <w:rStyle w:val="affffe"/>
          <w:rFonts w:ascii="Fb Fontext" w:hAnsi="Fb Fontext"/>
          <w:sz w:val="32"/>
          <w:rtl/>
          <w:rPrChange w:id="9336" w:author="מנוע אמוראים" w:date="2026-10-05T16:41:09Z">
            <w:rPr>
              <w:rFonts w:ascii="Fb Fontext" w:hAnsi="Fb Fontext"/>
              <w:sz w:val="32"/>
              <w:rtl/>
            </w:rPr>
          </w:rPrChange>
        </w:rPr>
        <w:t xml:space="preserve">"</w:t>
      </w:r>
      <w:r>
        <w:rPr>
          <w:rStyle w:val="affffe"/>
          <w:rFonts w:ascii="Fb Fontext" w:hAnsi="Fb Fontext" w:hint="cs"/>
          <w:sz w:val="32"/>
          <w:rtl/>
          <w:rPrChange w:id="9337" w:author="מנוע אמוראים" w:date="2026-10-05T16:41:09Z">
            <w:rPr>
              <w:rFonts w:ascii="Fb Fontext" w:hAnsi="Fb Fontext" w:hint="cs"/>
              <w:sz w:val="32"/>
              <w:rtl/>
            </w:rPr>
          </w:rPrChange>
        </w:rPr>
        <w:t xml:space="preserve">י</w:t>
      </w:r>
      <w:del w:id="41011" w:author="Claude" w:date="2026-10-07T09:24:35Z">
        <w:r>
          <w:rPr>
            <w:rFonts w:ascii="Fb Fontext" w:hAnsi="Fb Fontext" w:hint="cs"/>
            <w:sz w:val="32"/>
            <w:rtl/>
          </w:rPr>
          <w:delText xml:space="preserve"> </w:delText>
        </w:r>
      </w:del>
      <w:r w:rsidRPr="00C35A2C">
        <w:rPr>
          <w:rFonts w:ascii="Fb Fontext" w:hAnsi="Fb Fontext"/>
          <w:sz w:val="32"/>
          <w:rtl/>
        </w:rPr>
        <w:t xml:space="preserve">: </w:t>
      </w:r>
      <w:r w:rsidRPr="00C35A2C">
        <w:rPr>
          <w:rFonts w:ascii="Fb Fontext" w:hAnsi="Fb Fontext" w:hint="cs"/>
          <w:sz w:val="32"/>
          <w:rtl/>
        </w:rPr>
        <w:t>כגון</w:t>
      </w:r>
      <w:r w:rsidRPr="00C35A2C">
        <w:rPr>
          <w:rFonts w:ascii="Fb Fontext" w:hAnsi="Fb Fontext"/>
          <w:sz w:val="32"/>
          <w:rtl/>
        </w:rPr>
        <w:t xml:space="preserve"> </w:t>
      </w:r>
      <w:r w:rsidRPr="00C35A2C">
        <w:rPr>
          <w:rFonts w:ascii="Fb Fontext" w:hAnsi="Fb Fontext" w:hint="cs"/>
          <w:sz w:val="32"/>
          <w:rtl/>
        </w:rPr>
        <w:t>שזב</w:t>
      </w:r>
      <w:r w:rsidRPr="00C35A2C">
        <w:rPr>
          <w:rFonts w:ascii="Fb Fontext" w:hAnsi="Fb Fontext"/>
          <w:sz w:val="32"/>
          <w:rtl/>
        </w:rPr>
        <w:t xml:space="preserve"> </w:t>
      </w:r>
      <w:r w:rsidRPr="00C35A2C">
        <w:rPr>
          <w:rFonts w:ascii="Fb Fontext" w:hAnsi="Fb Fontext" w:hint="cs"/>
          <w:sz w:val="32"/>
          <w:rtl/>
        </w:rPr>
        <w:t>על</w:t>
      </w:r>
      <w:r w:rsidRPr="00C35A2C">
        <w:rPr>
          <w:rFonts w:ascii="Fb Fontext" w:hAnsi="Fb Fontext"/>
          <w:sz w:val="32"/>
          <w:rtl/>
        </w:rPr>
        <w:t xml:space="preserve"> </w:t>
      </w:r>
      <w:r w:rsidRPr="00C35A2C">
        <w:rPr>
          <w:rFonts w:ascii="Fb Fontext" w:hAnsi="Fb Fontext" w:hint="cs"/>
          <w:sz w:val="32"/>
          <w:rtl/>
        </w:rPr>
        <w:t>גבי</w:t>
      </w:r>
      <w:r w:rsidRPr="00C35A2C">
        <w:rPr>
          <w:rFonts w:ascii="Fb Fontext" w:hAnsi="Fb Fontext"/>
          <w:sz w:val="32"/>
          <w:rtl/>
        </w:rPr>
        <w:t xml:space="preserve"> </w:t>
      </w:r>
      <w:r w:rsidRPr="00C35A2C">
        <w:rPr>
          <w:rFonts w:ascii="Fb Fontext" w:hAnsi="Fb Fontext" w:hint="cs"/>
          <w:sz w:val="32"/>
          <w:rtl/>
        </w:rPr>
        <w:t>קשקשין</w:t>
      </w:r>
      <w:r w:rsidRPr="00C35A2C">
        <w:rPr>
          <w:rFonts w:ascii="Fb Fontext" w:hAnsi="Fb Fontext"/>
          <w:sz w:val="32"/>
          <w:rtl/>
        </w:rPr>
        <w:t>.</w:t>
      </w:r>
    </w:p>
    <w:p w14:paraId="5A6901B5" w14:textId="77777777" w:rsidR="00901438" w:rsidRPr="00901438" w:rsidRDefault="00AC0AF5" w:rsidP="00901438">
      <w:pPr>
        <w:pStyle w:val="36"/>
        <w:framePr w:wrap="notBeside"/>
        <w:rPr>
          <w:rtl/>
        </w:rPr>
      </w:pPr>
      <w:r w:rsidRPr="00901438">
        <w:rPr>
          <w:rtl/>
        </w:rPr>
        <w:t xml:space="preserve">והך </w:t>
      </w:r>
    </w:p>
    <w:p w14:paraId="4FF5817F" w14:textId="699D80F4" w:rsidR="00AC0AF5" w:rsidRPr="00C35A2C" w:rsidRDefault="00AC0AF5" w:rsidP="00AC0AF5">
      <w:pPr>
        <w:rPr>
          <w:rtl/>
        </w:rPr>
      </w:pPr>
      <w:r w:rsidRPr="00C35A2C">
        <w:rPr>
          <w:rtl/>
        </w:rPr>
        <w:t>דדבש בכוורתו - אינו לא אוכל ולא משקה, חישב עליו לאכילה - מטמא טומאת אוכלין, למשקין - מטמא טומאת משקין.</w:t>
      </w:r>
    </w:p>
    <w:p w14:paraId="7D64DB23" w14:textId="77777777" w:rsidR="00901438" w:rsidRPr="00901438" w:rsidRDefault="00AC0AF5" w:rsidP="00901438">
      <w:pPr>
        <w:pStyle w:val="36"/>
        <w:framePr w:wrap="notBeside"/>
        <w:rPr>
          <w:rtl/>
        </w:rPr>
      </w:pPr>
      <w:r w:rsidRPr="00901438">
        <w:rPr>
          <w:rtl/>
        </w:rPr>
        <w:t>אפ' לרבא</w:t>
      </w:r>
    </w:p>
    <w:p w14:paraId="1875D35C" w14:textId="751F9525" w:rsidR="00AC0AF5" w:rsidRPr="00C35A2C" w:rsidRDefault="00AC0AF5" w:rsidP="00AC0AF5">
      <w:pPr>
        <w:rPr>
          <w:rFonts w:ascii="Fb Fontext" w:hAnsi="Fb Fontext"/>
          <w:rtl/>
        </w:rPr>
      </w:pPr>
      <w:r w:rsidRPr="00C35A2C">
        <w:rPr>
          <w:rFonts w:ascii="Fb Fontext" w:hAnsi="Fb Fontext"/>
          <w:rtl/>
        </w:rPr>
        <w:t>חישב עליו לאכילה אין מטמא טומאת אוכלין, למשקין אינו מטמא טומאת משקין</w:t>
      </w:r>
    </w:p>
    <w:p w14:paraId="11A5332D" w14:textId="77777777" w:rsidR="00901438" w:rsidRPr="00901438" w:rsidRDefault="00AC0AF5" w:rsidP="00901438">
      <w:pPr>
        <w:pStyle w:val="36"/>
        <w:framePr w:wrap="notBeside"/>
        <w:rPr>
          <w:rtl/>
        </w:rPr>
      </w:pPr>
      <w:r w:rsidRPr="00901438">
        <w:rPr>
          <w:rtl/>
        </w:rPr>
        <w:t>ת"כ דר"כ:</w:t>
      </w:r>
    </w:p>
    <w:p w14:paraId="7B3A2B50" w14:textId="4FC347C5" w:rsidR="00AC0AF5" w:rsidRPr="00C35A2C" w:rsidRDefault="00AC0AF5" w:rsidP="00AC0AF5">
      <w:pPr>
        <w:rPr>
          <w:rFonts w:ascii="Fb Fontext" w:hAnsi="Fb Fontext"/>
          <w:rtl/>
        </w:rPr>
      </w:pPr>
      <w:r w:rsidRPr="00C35A2C">
        <w:rPr>
          <w:rFonts w:ascii="Fb Fontext" w:hAnsi="Fb Fontext"/>
          <w:rtl/>
        </w:rPr>
        <w:t xml:space="preserve"> דבש בכוורתו - מטמא טומאת אוכלין שלא במחשבה.</w:t>
      </w:r>
    </w:p>
    <w:p w14:paraId="019C936D" w14:textId="7CC22715" w:rsidR="00AC0AF5" w:rsidRPr="001B450D" w:rsidRDefault="001B450D" w:rsidP="00AC0AF5">
      <w:pPr>
        <w:pStyle w:val="aff9"/>
        <w:rPr>
          <w:del w:id="90090" w:author="מנוע עיצוב" w:date="2026-10-08T11:01:28Z"/>
          <w:rtl/>
        </w:rPr>
      </w:pPr>
      <w:del w:id="90089" w:author="מנוע עיצוב" w:date="2026-10-08T11:01:28Z">
        <w:r w:rsidRPr="001B450D">
          <w:rPr>
            <w:rFonts w:hint="cs"/>
            <w:rtl/>
          </w:rPr>
          <w:delText xml:space="preserve">***</w:delText>
        </w:r>
      </w:del>
    </w:p>
    <w:p w14:paraId="6ED07DB5" w14:textId="77777777" w:rsidR="00AC0AF5" w:rsidRPr="00801934" w:rsidRDefault="00AC0AF5" w:rsidP="00AF2FEB">
      <w:pPr>
        <w:pStyle w:val="afffb"/>
        <w:rPr>
          <w:rtl/>
        </w:rPr>
      </w:pPr>
      <w:ins w:id="9894" w:author="מספור קטעי משנה" w:date="2026-10-06T06:44:59Z">
        <w:r>
          <w:rPr>
            <w:rStyle w:val="MisparKeta"/>
          </w:rPr>
          <w:t xml:space="preserve">א. </w:t>
        </w:r>
      </w:ins>
      <w:r w:rsidRPr="00801934">
        <w:rPr>
          <w:rtl/>
        </w:rPr>
        <w:t>זיתים לקוץ - מניח שתי גרופיות.</w:t>
      </w:r>
    </w:p>
    <w:p w14:paraId="4F73830A" w14:textId="77777777" w:rsidR="00AC0AF5" w:rsidRDefault="00AC0AF5" w:rsidP="00AC0AF5">
      <w:pPr>
        <w:rPr>
          <w:rFonts w:ascii="Fb Fontext" w:hAnsi="Fb Fontext"/>
          <w:sz w:val="32"/>
          <w:rtl/>
        </w:rPr>
      </w:pPr>
      <w:r w:rsidRPr="00C35A2C">
        <w:rPr>
          <w:rStyle w:val="afff8"/>
          <w:rtl/>
        </w:rPr>
        <w:t>• ת"ר</w:t>
      </w:r>
      <w:r w:rsidRPr="00C35A2C">
        <w:rPr>
          <w:rFonts w:ascii="Fb Fontext" w:hAnsi="Fb Fontext"/>
          <w:sz w:val="32"/>
          <w:rtl/>
        </w:rPr>
        <w:t>: הלוקח אילן מחבירו לקוץ - מגביה מן הקרקע טפח וקוצץ,</w:t>
      </w:r>
    </w:p>
    <w:p w14:paraId="1D76E66F" w14:textId="77777777" w:rsidR="00AC0AF5" w:rsidRDefault="00AC0AF5" w:rsidP="00AC0AF5">
      <w:pPr>
        <w:rPr>
          <w:rFonts w:ascii="Fb Fontext" w:hAnsi="Fb Fontext"/>
          <w:sz w:val="32"/>
          <w:rtl/>
        </w:rPr>
      </w:pPr>
      <w:r w:rsidRPr="00C35A2C">
        <w:rPr>
          <w:rFonts w:ascii="Fb Fontext" w:hAnsi="Fb Fontext"/>
          <w:sz w:val="32"/>
          <w:rtl/>
        </w:rPr>
        <w:t>בתולת השקמה - ג</w:t>
      </w:r>
      <w:r w:rsidRPr="00F10693">
        <w:rPr>
          <w:rtl/>
        </w:rPr>
        <w:t xml:space="preserve">' </w:t>
      </w:r>
      <w:r w:rsidRPr="00C35A2C">
        <w:rPr>
          <w:rFonts w:ascii="Fb Fontext" w:hAnsi="Fb Fontext"/>
          <w:sz w:val="32"/>
          <w:rtl/>
        </w:rPr>
        <w:t>טפחים,</w:t>
      </w:r>
    </w:p>
    <w:p w14:paraId="7572F4F5" w14:textId="77777777" w:rsidR="00AC0AF5" w:rsidRDefault="00AC0AF5" w:rsidP="00AC0AF5">
      <w:pPr>
        <w:rPr>
          <w:rFonts w:ascii="Fb Fontext" w:hAnsi="Fb Fontext"/>
          <w:sz w:val="32"/>
          <w:rtl/>
        </w:rPr>
      </w:pPr>
      <w:r w:rsidRPr="00C35A2C">
        <w:rPr>
          <w:rFonts w:ascii="Fb Fontext" w:hAnsi="Fb Fontext"/>
          <w:sz w:val="32"/>
          <w:rtl/>
        </w:rPr>
        <w:t>סדן השקמה - ב</w:t>
      </w:r>
      <w:r w:rsidRPr="00F10693">
        <w:rPr>
          <w:rtl/>
        </w:rPr>
        <w:t xml:space="preserve">' </w:t>
      </w:r>
      <w:r w:rsidRPr="00C35A2C">
        <w:rPr>
          <w:rFonts w:ascii="Fb Fontext" w:hAnsi="Fb Fontext"/>
          <w:sz w:val="32"/>
          <w:rtl/>
        </w:rPr>
        <w:t>טפחים,</w:t>
      </w:r>
    </w:p>
    <w:p w14:paraId="562C4387" w14:textId="77777777" w:rsidR="00AC0AF5" w:rsidRDefault="00AC0AF5" w:rsidP="00AC0AF5">
      <w:pPr>
        <w:rPr>
          <w:rFonts w:ascii="Fb Fontext" w:hAnsi="Fb Fontext"/>
          <w:sz w:val="32"/>
          <w:rtl/>
        </w:rPr>
      </w:pPr>
      <w:r w:rsidRPr="00C35A2C">
        <w:rPr>
          <w:rFonts w:ascii="Fb Fontext" w:hAnsi="Fb Fontext"/>
          <w:sz w:val="32"/>
          <w:rtl/>
        </w:rPr>
        <w:t>בקנים ובגפנים - מן הפקק ולמעלה,</w:t>
      </w:r>
    </w:p>
    <w:p w14:paraId="7B277ADD" w14:textId="77777777" w:rsidR="00AC0AF5" w:rsidRPr="00C35A2C" w:rsidRDefault="00AC0AF5" w:rsidP="00AC0AF5">
      <w:pPr>
        <w:rPr>
          <w:rFonts w:ascii="Fb Fontext" w:hAnsi="Fb Fontext" w:cs="Guttman Vilna"/>
          <w:b/>
          <w:bCs/>
          <w:rtl/>
        </w:rPr>
      </w:pPr>
      <w:r w:rsidRPr="00C35A2C">
        <w:rPr>
          <w:rFonts w:ascii="Fb Fontext" w:hAnsi="Fb Fontext"/>
          <w:rtl/>
        </w:rPr>
        <w:t>בדקלים ובארזים - חופר ומשרש, לפי שאין גזען מחליף.</w:t>
      </w:r>
    </w:p>
    <w:p w14:paraId="34A174E9" w14:textId="77777777" w:rsidR="00AC0AF5" w:rsidRPr="00C35A2C" w:rsidRDefault="00AC0AF5" w:rsidP="00AC0AF5">
      <w:pPr>
        <w:rPr>
          <w:rFonts w:ascii="Fb Fontext" w:hAnsi="Fb Fontext"/>
          <w:rtl/>
        </w:rPr>
      </w:pPr>
      <w:r w:rsidRPr="00C35A2C">
        <w:rPr>
          <w:rFonts w:ascii="Fb Fontext" w:hAnsi="Fb Fontext"/>
          <w:sz w:val="32"/>
          <w:rtl/>
        </w:rPr>
        <w:t>בתולת השקמה ג</w:t>
      </w:r>
      <w:r w:rsidRPr="00F10693">
        <w:rPr>
          <w:rtl/>
        </w:rPr>
        <w:t>'ט</w:t>
      </w:r>
      <w:r w:rsidRPr="00C35A2C">
        <w:rPr>
          <w:rFonts w:ascii="Fb Fontext" w:hAnsi="Fb Fontext"/>
          <w:sz w:val="32"/>
          <w:rtl/>
        </w:rPr>
        <w:t>: והך דאין קוצצין בתולת השקמה בשביעית, מפני שהיא עבודה.</w:t>
      </w:r>
    </w:p>
    <w:p w14:paraId="310ED59A" w14:textId="77777777" w:rsidR="00AC0AF5" w:rsidRPr="00C35A2C" w:rsidRDefault="00AC0AF5" w:rsidP="00AC0AF5">
      <w:pPr>
        <w:rPr>
          <w:rFonts w:ascii="Fb Fontext" w:hAnsi="Fb Fontext"/>
          <w:rtl/>
        </w:rPr>
      </w:pPr>
      <w:r>
        <w:rPr>
          <w:rFonts w:ascii="Fb Fontext" w:hAnsi="Fb Fontext"/>
          <w:rtl/>
        </w:rPr>
        <w:t xml:space="preserve">  </w:t>
      </w:r>
      <w:r>
        <w:rPr>
          <w:rStyle w:val="affffe"/>
          <w:rFonts w:ascii="Fb Fontext" w:hAnsi="Fb Fontext"/>
          <w:rtl/>
          <w:rPrChange w:id="9338" w:author="מנוע אמוראים" w:date="2026-10-05T16:41:09Z">
            <w:rPr>
              <w:rFonts w:ascii="Fb Fontext" w:hAnsi="Fb Fontext"/>
              <w:rtl/>
            </w:rPr>
          </w:rPrChange>
        </w:rPr>
        <w:t xml:space="preserve">ור"י</w:t>
      </w:r>
      <w:r>
        <w:rPr>
          <w:rFonts w:ascii="Fb Fontext" w:hAnsi="Fb Fontext"/>
          <w:rtl/>
        </w:rPr>
        <w:t xml:space="preserve">: כדרכו אסור, אלא מגביה י</w:t>
      </w:r>
      <w:r w:rsidRPr="00F10693">
        <w:rPr>
          <w:rtl/>
        </w:rPr>
        <w:t xml:space="preserve">' </w:t>
      </w:r>
      <w:r w:rsidRPr="00C35A2C">
        <w:rPr>
          <w:rFonts w:ascii="Fb Fontext" w:hAnsi="Fb Fontext"/>
          <w:rtl/>
        </w:rPr>
        <w:t>טפחים וקוצץ, או גומם מעם הארץ. דקשי הא אידך מעלי</w:t>
      </w:r>
    </w:p>
    <w:p w14:paraId="21254F50" w14:textId="77777777" w:rsidR="00AC0AF5" w:rsidRDefault="00AC0AF5" w:rsidP="00AC0AF5">
      <w:pPr>
        <w:rPr>
          <w:rFonts w:ascii="Fb Fontext" w:hAnsi="Fb Fontext"/>
          <w:rtl/>
        </w:rPr>
      </w:pPr>
      <w:r w:rsidRPr="00C35A2C">
        <w:rPr>
          <w:rFonts w:ascii="Fb Fontext" w:hAnsi="Fb Fontext"/>
          <w:rtl/>
        </w:rPr>
        <w:t>אביי: ג</w:t>
      </w:r>
      <w:r w:rsidRPr="00F10693">
        <w:rPr>
          <w:rtl/>
        </w:rPr>
        <w:t xml:space="preserve">' </w:t>
      </w:r>
      <w:r w:rsidRPr="00C35A2C">
        <w:rPr>
          <w:rFonts w:ascii="Fb Fontext" w:hAnsi="Fb Fontext"/>
          <w:rtl/>
        </w:rPr>
        <w:t>טפחים מעלי לה, מעם הארץ קשי לה, מכאן ואילך לא מעלי ולא קשי</w:t>
      </w:r>
    </w:p>
    <w:p w14:paraId="2F6065CA" w14:textId="77777777" w:rsidR="00AC0AF5" w:rsidRPr="00C35A2C" w:rsidRDefault="00AC0AF5" w:rsidP="00AC0AF5">
      <w:pPr>
        <w:rPr>
          <w:rFonts w:ascii="Fb Fontext" w:hAnsi="Fb Fontext" w:cs="Guttman Vilna"/>
          <w:b/>
          <w:bCs/>
          <w:rtl/>
        </w:rPr>
      </w:pPr>
      <w:r w:rsidRPr="00C35A2C">
        <w:rPr>
          <w:rFonts w:ascii="Fb Fontext" w:hAnsi="Fb Fontext"/>
          <w:rtl/>
        </w:rPr>
        <w:lastRenderedPageBreak/>
        <w:t>גבי שביעית עבדינן מידי דודאי קשי לה, גבי מקח וממכר עבדינן מידי דודאי מעלי לה.</w:t>
      </w:r>
    </w:p>
    <w:p w14:paraId="202DB2ED" w14:textId="77777777" w:rsidR="00AC0AF5" w:rsidRPr="00C35A2C" w:rsidRDefault="00AC0AF5" w:rsidP="00AC0AF5">
      <w:pPr>
        <w:rPr>
          <w:rFonts w:ascii="Fb Fontext" w:hAnsi="Fb Fontext"/>
          <w:rtl/>
        </w:rPr>
      </w:pPr>
      <w:r w:rsidRPr="00C35A2C">
        <w:rPr>
          <w:rFonts w:ascii="Fb Fontext" w:hAnsi="Fb Fontext"/>
          <w:sz w:val="32"/>
          <w:rtl/>
        </w:rPr>
        <w:t>בדקלים ובארזים חופר ומשרש, לפי שאין גזען מחליף.[י</w:t>
      </w:r>
      <w:r w:rsidRPr="00F10693">
        <w:rPr>
          <w:rtl/>
        </w:rPr>
        <w:t xml:space="preserve">' </w:t>
      </w:r>
      <w:r w:rsidRPr="00C35A2C">
        <w:rPr>
          <w:rFonts w:ascii="Fb Fontext" w:hAnsi="Fb Fontext"/>
          <w:sz w:val="32"/>
          <w:rtl/>
        </w:rPr>
        <w:t>מיני ארזים]</w:t>
      </w:r>
    </w:p>
    <w:p w14:paraId="1435FEF3" w14:textId="77777777" w:rsidR="00AC0AF5" w:rsidRDefault="00AC0AF5" w:rsidP="00AC0AF5">
      <w:pPr>
        <w:rPr>
          <w:rFonts w:ascii="Fb Fontext" w:hAnsi="Fb Fontext"/>
          <w:rtl/>
        </w:rPr>
      </w:pPr>
      <w:r>
        <w:rPr>
          <w:rFonts w:ascii="Fb Fontext" w:hAnsi="Fb Fontext"/>
          <w:rtl/>
        </w:rPr>
        <w:t xml:space="preserve">והא דדריש </w:t>
      </w:r>
      <w:r>
        <w:rPr>
          <w:rStyle w:val="affffe"/>
          <w:rFonts w:ascii="Fb Fontext" w:hAnsi="Fb Fontext"/>
          <w:rtl/>
          <w:rPrChange w:id="9339" w:author="מנוע אמוראים" w:date="2026-10-05T16:41:09Z">
            <w:rPr>
              <w:rFonts w:ascii="Fb Fontext" w:hAnsi="Fb Fontext"/>
              <w:rtl/>
            </w:rPr>
          </w:rPrChange>
        </w:rPr>
        <w:t xml:space="preserve">ר"ח</w:t>
      </w:r>
      <w:r>
        <w:rPr>
          <w:rFonts w:ascii="Fb Fontext" w:hAnsi="Fb Fontext"/>
          <w:rtl/>
        </w:rPr>
        <w:t xml:space="preserve"> בר לולייני,</w:t>
      </w:r>
      <w:r w:rsidRPr="009C12DE">
        <w:rPr>
          <w:rStyle w:val="affff8"/>
          <w:rtl/>
        </w:rPr>
        <w:t xml:space="preserve"> </w:t>
      </w:r>
      <w:r w:rsidRPr="00F10693">
        <w:rPr>
          <w:rtl/>
        </w:rPr>
        <w:t>'צ</w:t>
      </w:r>
      <w:r w:rsidRPr="009C12DE">
        <w:rPr>
          <w:rStyle w:val="affff8"/>
          <w:rtl/>
        </w:rPr>
        <w:t>דיק כתמר יפרח כארז בלבנון ישגה</w:t>
      </w:r>
      <w:r w:rsidRPr="00F10693">
        <w:rPr>
          <w:rtl/>
        </w:rPr>
        <w:t>',</w:t>
      </w:r>
    </w:p>
    <w:p w14:paraId="76826360" w14:textId="77777777" w:rsidR="00AC0AF5" w:rsidRDefault="00AC0AF5" w:rsidP="00AC0AF5">
      <w:pPr>
        <w:rPr>
          <w:rFonts w:ascii="Fb Fontext" w:hAnsi="Fb Fontext"/>
          <w:rtl/>
        </w:rPr>
      </w:pPr>
      <w:r>
        <w:rPr>
          <w:rFonts w:ascii="Fb Fontext" w:hAnsi="Fb Fontext"/>
          <w:rtl/>
        </w:rPr>
        <w:t>• אר</w:t>
      </w:r>
      <w:r w:rsidRPr="00C35A2C">
        <w:rPr>
          <w:rFonts w:ascii="Fb Fontext" w:hAnsi="Fb Fontext"/>
          <w:rtl/>
        </w:rPr>
        <w:t>ז שצדיק גזעו מחליף ותמר שעושה פירות</w:t>
      </w:r>
    </w:p>
    <w:p w14:paraId="032B5570" w14:textId="77777777" w:rsidR="00AC0AF5" w:rsidRDefault="00AC0AF5" w:rsidP="00AC0AF5">
      <w:pPr>
        <w:rPr>
          <w:rFonts w:ascii="Fb Fontext" w:hAnsi="Fb Fontext"/>
          <w:rtl/>
        </w:rPr>
      </w:pPr>
      <w:r>
        <w:rPr>
          <w:rFonts w:ascii="Fb Fontext" w:hAnsi="Fb Fontext"/>
          <w:rtl/>
        </w:rPr>
        <w:t xml:space="preserve">והב"ע - בשאר מיני ארזים, </w:t>
      </w:r>
      <w:r>
        <w:rPr>
          <w:rStyle w:val="affffe"/>
          <w:rFonts w:ascii="Fb Fontext" w:hAnsi="Fb Fontext"/>
          <w:rtl/>
          <w:rPrChange w:id="9340" w:author="מנוע אמוראים" w:date="2026-10-05T16:41:09Z">
            <w:rPr>
              <w:rFonts w:ascii="Fb Fontext" w:hAnsi="Fb Fontext"/>
              <w:rtl/>
            </w:rPr>
          </w:rPrChange>
        </w:rPr>
        <w:t xml:space="preserve">כדרבר"ה</w:t>
      </w:r>
      <w:r>
        <w:rPr>
          <w:rFonts w:ascii="Fb Fontext" w:hAnsi="Fb Fontext"/>
          <w:rtl/>
        </w:rPr>
        <w:t xml:space="preserve"> י</w:t>
      </w:r>
      <w:r w:rsidRPr="00F10693">
        <w:rPr>
          <w:rtl/>
        </w:rPr>
        <w:t xml:space="preserve">' </w:t>
      </w:r>
      <w:r w:rsidRPr="00C35A2C">
        <w:rPr>
          <w:rFonts w:ascii="Fb Fontext" w:hAnsi="Fb Fontext"/>
          <w:rtl/>
        </w:rPr>
        <w:t>מיני ארזים הן,</w:t>
      </w:r>
    </w:p>
    <w:p w14:paraId="30794B08" w14:textId="77777777" w:rsidR="00AC0AF5" w:rsidRPr="00507DB9" w:rsidRDefault="00AC0AF5" w:rsidP="00AC0AF5">
      <w:pPr>
        <w:pStyle w:val="affff7"/>
        <w:rPr>
          <w:b/>
          <w:bCs/>
          <w:rtl/>
        </w:rPr>
      </w:pPr>
      <w:r>
        <w:rPr>
          <w:rtl/>
        </w:rPr>
        <w:t xml:space="preserve">'</w:t>
      </w:r>
      <w:r>
        <w:rPr>
          <w:rStyle w:val="affff8"/>
          <w:rtl/>
          <w:rPrChange w:id="9019" w:author="מנוע פסוקים" w:date="2026-10-05T16:38:03Z">
            <w:rPr>
              <w:rtl/>
            </w:rPr>
          </w:rPrChange>
        </w:rPr>
        <w:t xml:space="preserve">א</w:t>
      </w:r>
      <w:r>
        <w:rPr>
          <w:rStyle w:val="affff8"/>
          <w:rtl/>
          <w:rPrChange w:id="9020" w:author="מנוע פסוקים" w:date="2026-10-05T16:38:03Z">
            <w:rPr>
              <w:rtl/>
            </w:rPr>
          </w:rPrChange>
        </w:rPr>
        <w:t xml:space="preserve">תן במדבר ארז שיטה והדס ועץ שמן אשים</w:t>
      </w:r>
      <w:r>
        <w:rPr>
          <w:rtl/>
        </w:rPr>
        <w:t xml:space="preserve"> וגו</w:t>
      </w:r>
      <w:r w:rsidRPr="00F10693">
        <w:rPr>
          <w:rtl/>
        </w:rPr>
        <w:t>'.</w:t>
      </w:r>
    </w:p>
    <w:p w14:paraId="3840453B" w14:textId="77777777" w:rsidR="00AC0AF5" w:rsidRPr="00C35A2C" w:rsidRDefault="00AC0AF5" w:rsidP="00AC0AF5">
      <w:pPr>
        <w:rPr>
          <w:rFonts w:ascii="Fb Fontext" w:hAnsi="Fb Fontext"/>
          <w:rtl/>
        </w:rPr>
      </w:pPr>
      <w:r w:rsidRPr="0081371E">
        <w:rPr>
          <w:rStyle w:val="afff8"/>
          <w:rtl/>
        </w:rPr>
        <w:t>• אר</w:t>
      </w:r>
      <w:r w:rsidRPr="00C35A2C">
        <w:rPr>
          <w:rFonts w:ascii="Fb Fontext" w:hAnsi="Fb Fontext"/>
          <w:sz w:val="32"/>
          <w:rtl/>
        </w:rPr>
        <w:t>ז - ארזא, שיטה - תורניתא, הדס - אסא, עץ שמן - אפרסמא, ברוש - ברתי, תדהר - שאגא, ותאשור - שורבינא. והוסיפו עליהן: אלונים - בוטני, אלמונים - בלוטי, אלמוגים - כסיתא</w:t>
      </w:r>
    </w:p>
    <w:p w14:paraId="14ACB251" w14:textId="77777777" w:rsidR="00AC0AF5" w:rsidRPr="00C35A2C" w:rsidRDefault="00AC0AF5" w:rsidP="00AC0AF5">
      <w:pPr>
        <w:rPr>
          <w:rFonts w:ascii="Fb Fontext" w:hAnsi="Fb Fontext"/>
          <w:rtl/>
        </w:rPr>
      </w:pPr>
      <w:r w:rsidRPr="00C35A2C">
        <w:rPr>
          <w:rFonts w:ascii="Fb Fontext" w:hAnsi="Fb Fontext"/>
          <w:rtl/>
        </w:rPr>
        <w:t>א"ד ערונים - ערי, ערמונים - דולבי, אלמוגים - כסיתא.</w:t>
      </w:r>
    </w:p>
    <w:p w14:paraId="0B6FDF24" w14:textId="77777777" w:rsidR="00A6129D" w:rsidRDefault="001B450D" w:rsidP="00A6129D">
      <w:pPr>
        <w:bidi w:val="0"/>
        <w:spacing w:after="160" w:line="259" w:lineRule="auto"/>
        <w:jc w:val="left"/>
        <w:rPr>
          <w:rFonts w:ascii="BA חניכי הישיבות" w:hAnsi="BA חניכי הישיבות" w:cs="BA TM • Vilna Extra-Bold"/>
          <w:color w:val="806000" w:themeColor="accent4" w:themeShade="80"/>
        </w:rPr>
      </w:pPr>
      <w:r w:rsidRPr="001B450D">
        <w:rPr>
          <w:rFonts w:hint="cs"/>
          <w:rtl/>
        </w:rPr>
        <w:t>***</w:t>
      </w:r>
    </w:p>
    <w:p w14:paraId="5DD02A2A" w14:textId="77777777" w:rsidR="00A6129D" w:rsidRPr="00C35A2C" w:rsidRDefault="00A6129D" w:rsidP="00982F98">
      <w:pPr>
        <w:pStyle w:val="affe"/>
        <w:framePr w:wrap="around"/>
        <w:rPr>
          <w:rtl/>
        </w:rPr>
      </w:pPr>
      <w:bookmarkStart w:id="37" w:name="_Hlk177244820"/>
      <w:r w:rsidRPr="00C35A2C">
        <w:rPr>
          <w:rtl/>
        </w:rPr>
        <w:t>פא.</w:t>
      </w:r>
    </w:p>
    <w:p w14:paraId="15EE6F0B" w14:textId="77777777" w:rsidR="00A6129D" w:rsidRPr="00C35A2C" w:rsidRDefault="00A6129D" w:rsidP="00A6129D">
      <w:pPr>
        <w:pStyle w:val="affffb"/>
        <w:framePr w:wrap="around"/>
        <w:rPr>
          <w:rtl/>
        </w:rPr>
      </w:pPr>
      <w:del w:id="20307" w:author="קלוד" w:date="2026-10-06T10:07:33Z">
        <w:r>
          <w:rPr>
            <w:rtl/>
          </w:rPr>
          <w:delText xml:space="preserve">מתני</w:delText>
        </w:r>
      </w:del>
      <w:ins w:id="20308" w:author="קלוד" w:date="2026-10-06T10:07:33Z">
        <w:r>
          <w:rPr>
            <w:rtl/>
          </w:rPr>
          <w:t xml:space="preserve">משנה ד</w:t>
        </w:r>
      </w:ins>
      <w:del w:id="20309" w:author="קלוד" w:date="2026-10-06T10:07:33Z">
        <w:r>
          <w:rPr>
            <w:rtl/>
          </w:rPr>
          <w:delText xml:space="preserve">'.</w:delText>
        </w:r>
      </w:del>
      <w:del w:id="20310" w:author="קלוד" w:date="2026-10-06T10:07:33Z">
        <w:r>
          <w:rPr>
            <w:rtl/>
          </w:rPr>
          <w:delText xml:space="preserve">	</w:delText>
        </w:r>
      </w:del>
      <w:del w:id="20311" w:author="קלוד" w:date="2026-10-06T10:07:33Z">
        <w:r>
          <w:rPr>
            <w:rtl/>
          </w:rPr>
          <w:delText xml:space="preserve">	</w:delText>
        </w:r>
      </w:del>
      <w:del w:id="20312" w:author="קלוד" w:date="2026-10-06T10:07:33Z">
        <w:r>
          <w:rPr>
            <w:rtl/>
          </w:rPr>
          <w:delText xml:space="preserve">	</w:delText>
        </w:r>
      </w:del>
    </w:p>
    <w:p w14:paraId="7726AE0B" w14:textId="77777777" w:rsidR="00A6129D" w:rsidRDefault="00A6129D" w:rsidP="00DB3591">
      <w:pPr>
        <w:pStyle w:val="afff3"/>
        <w:rPr>
          <w:rtl/>
        </w:rPr>
      </w:pPr>
      <w:r w:rsidRPr="00C35A2C">
        <w:rPr>
          <w:rtl/>
        </w:rPr>
        <w:t>הקונה שני אילנות בתוך שדה חבירו</w:t>
      </w:r>
    </w:p>
    <w:p w14:paraId="21EFCCEA" w14:textId="77777777" w:rsidR="00A6129D" w:rsidRDefault="00A6129D" w:rsidP="00DB3591">
      <w:pPr>
        <w:pStyle w:val="afff3"/>
        <w:rPr>
          <w:rtl/>
        </w:rPr>
      </w:pPr>
      <w:r w:rsidRPr="004A0F11">
        <w:rPr>
          <w:rStyle w:val="TanaimMishna"/>
          <w:rFonts w:hint="cs"/>
          <w:rtl/>
          <w:rPrChange w:id="20108" w:author="קלוד" w:date="2026-10-06T10:07:33Z">
            <w:rPr>
              <w:rStyle w:val="affffe"/>
              <w:rFonts w:hint="cs"/>
              <w:rtl/>
            </w:rPr>
          </w:rPrChange>
        </w:rPr>
        <w:t>ת''ק</w:t>
      </w:r>
      <w:r>
        <w:rPr>
          <w:rStyle w:val="TanaimMishna"/>
          <w:rFonts w:hint="cs"/>
          <w:rtl/>
          <w:rPrChange w:id="20109" w:author="קלוד" w:date="2026-10-06T10:07:33Z">
            <w:rPr>
              <w:rStyle w:val="affffe"/>
              <w:rFonts w:hint="cs"/>
              <w:rtl/>
            </w:rPr>
          </w:rPrChange>
        </w:rPr>
        <w:t xml:space="preserve">: </w:t>
      </w:r>
      <w:r w:rsidRPr="00C35A2C">
        <w:rPr>
          <w:rtl/>
        </w:rPr>
        <w:t>הרי זה לא קנה קרקע,</w:t>
      </w:r>
      <w:r>
        <w:rPr>
          <w:rFonts w:hint="cs"/>
          <w:rtl/>
        </w:rPr>
        <w:t xml:space="preserve"> </w:t>
      </w:r>
      <w:r>
        <w:rPr>
          <w:rStyle w:val="TanaimMishna"/>
          <w:rtl/>
          <w:rPrChange w:id="20110" w:author="קלוד" w:date="2026-10-06T10:07:33Z">
            <w:rPr>
              <w:rStyle w:val="affffe"/>
              <w:rtl/>
            </w:rPr>
          </w:rPrChange>
        </w:rPr>
        <w:tab/>
      </w:r>
      <w:r>
        <w:rPr>
          <w:rStyle w:val="TanaimMishna"/>
          <w:rtl/>
          <w:rPrChange w:id="20111" w:author="קלוד" w:date="2026-10-06T10:07:33Z">
            <w:rPr>
              <w:rStyle w:val="affffe"/>
              <w:rtl/>
            </w:rPr>
          </w:rPrChange>
        </w:rPr>
        <w:tab/>
      </w:r>
      <w:r w:rsidRPr="004A0F11">
        <w:rPr>
          <w:rStyle w:val="TanaimMishna"/>
          <w:rFonts w:hint="cs"/>
          <w:rtl/>
          <w:rPrChange w:id="20112" w:author="קלוד" w:date="2026-10-06T10:07:33Z">
            <w:rPr>
              <w:rStyle w:val="affffe"/>
              <w:rFonts w:hint="cs"/>
              <w:rtl/>
            </w:rPr>
          </w:rPrChange>
        </w:rPr>
        <w:t>ר</w:t>
      </w:r>
      <w:r w:rsidRPr="004A0F11">
        <w:rPr>
          <w:rStyle w:val="TanaimMishna"/>
          <w:rtl/>
          <w:rPrChange w:id="20113" w:author="קלוד" w:date="2026-10-06T10:07:33Z">
            <w:rPr>
              <w:rStyle w:val="affffe"/>
              <w:rtl/>
            </w:rPr>
          </w:rPrChange>
        </w:rPr>
        <w:t>"</w:t>
      </w:r>
      <w:r w:rsidRPr="004A0F11">
        <w:rPr>
          <w:rStyle w:val="TanaimMishna"/>
          <w:rFonts w:hint="cs"/>
          <w:rtl/>
          <w:rPrChange w:id="20114" w:author="קלוד" w:date="2026-10-06T10:07:33Z">
            <w:rPr>
              <w:rStyle w:val="affffe"/>
              <w:rFonts w:hint="cs"/>
              <w:rtl/>
            </w:rPr>
          </w:rPrChange>
        </w:rPr>
        <w:t xml:space="preserve">מ </w:t>
      </w:r>
      <w:r w:rsidRPr="00C35A2C">
        <w:rPr>
          <w:rFonts w:hint="cs"/>
          <w:rtl/>
        </w:rPr>
        <w:t>קנה</w:t>
      </w:r>
      <w:r w:rsidRPr="00C35A2C">
        <w:rPr>
          <w:rtl/>
        </w:rPr>
        <w:t xml:space="preserve"> </w:t>
      </w:r>
      <w:r w:rsidRPr="00C35A2C">
        <w:rPr>
          <w:rFonts w:hint="cs"/>
          <w:rtl/>
        </w:rPr>
        <w:t>קרקע</w:t>
      </w:r>
      <w:r w:rsidRPr="00C35A2C">
        <w:rPr>
          <w:rtl/>
        </w:rPr>
        <w:t>.</w:t>
      </w:r>
    </w:p>
    <w:p w14:paraId="0794FCA9" w14:textId="77777777" w:rsidR="00A6129D" w:rsidRDefault="00A6129D" w:rsidP="00DB3591">
      <w:pPr>
        <w:pStyle w:val="afff3"/>
        <w:rPr>
          <w:rtl/>
        </w:rPr>
      </w:pPr>
      <w:r w:rsidRPr="00C35A2C">
        <w:rPr>
          <w:rtl/>
        </w:rPr>
        <w:t>הגדילו - לא ישפה, והעולה מן הגזע - שלו,</w:t>
      </w:r>
    </w:p>
    <w:p w14:paraId="79AD9617" w14:textId="77777777" w:rsidR="00A6129D" w:rsidRPr="00C35A2C" w:rsidRDefault="00A6129D" w:rsidP="00DB3591">
      <w:pPr>
        <w:pStyle w:val="afff3"/>
        <w:rPr>
          <w:rtl/>
        </w:rPr>
      </w:pPr>
      <w:r w:rsidRPr="00C35A2C">
        <w:rPr>
          <w:rtl/>
        </w:rPr>
        <w:t>ומן השרשים - של בעל הקרקע, ואם מתו - אין לו קרקע.</w:t>
      </w:r>
    </w:p>
    <w:p w14:paraId="1363E120" w14:textId="77777777" w:rsidR="00A6129D" w:rsidRPr="00C35A2C" w:rsidRDefault="00A6129D" w:rsidP="00DB3591">
      <w:pPr>
        <w:pStyle w:val="afff3"/>
        <w:rPr>
          <w:rtl/>
        </w:rPr>
      </w:pPr>
      <w:r w:rsidRPr="00C35A2C">
        <w:rPr>
          <w:rtl/>
        </w:rPr>
        <w:t>קנה שלשה - קנה קרקע</w:t>
      </w:r>
      <w:r>
        <w:rPr>
          <w:rFonts w:hint="cs"/>
          <w:rtl/>
        </w:rPr>
        <w:t xml:space="preserve">, </w:t>
      </w:r>
      <w:r>
        <w:rPr>
          <w:rtl/>
        </w:rPr>
        <w:t xml:space="preserve">הגדילו </w:t>
      </w:r>
      <w:r w:rsidRPr="00C35A2C">
        <w:rPr>
          <w:rtl/>
        </w:rPr>
        <w:t>יש</w:t>
      </w:r>
      <w:r>
        <w:rPr>
          <w:rtl/>
        </w:rPr>
        <w:t>פה, והעולה מן הגזע ומן השרשין שלו, ואם מתו</w:t>
      </w:r>
      <w:r w:rsidRPr="00C35A2C">
        <w:rPr>
          <w:rtl/>
        </w:rPr>
        <w:t xml:space="preserve"> יש לו קרקע.</w:t>
      </w:r>
    </w:p>
    <w:p w14:paraId="79C04A55" w14:textId="77777777" w:rsidR="00A6129D" w:rsidRPr="004A0F11" w:rsidRDefault="00A6129D" w:rsidP="00A6129D">
      <w:pPr>
        <w:pStyle w:val="36"/>
        <w:framePr w:wrap="notBeside"/>
        <w:rPr>
          <w:rtl/>
        </w:rPr>
      </w:pPr>
      <w:r w:rsidRPr="004A0F11">
        <w:rPr>
          <w:rtl/>
        </w:rPr>
        <w:t>והך דתנן:</w:t>
      </w:r>
    </w:p>
    <w:p w14:paraId="60F0AA8B" w14:textId="77777777" w:rsidR="00A6129D" w:rsidRPr="00634940" w:rsidRDefault="00A6129D" w:rsidP="00A6129D">
      <w:pPr>
        <w:rPr>
          <w:rStyle w:val="afff8"/>
          <w:spacing w:val="-2"/>
          <w:rtl/>
        </w:rPr>
      </w:pPr>
      <w:r w:rsidRPr="00634940">
        <w:rPr>
          <w:rFonts w:ascii="Fb Fontext" w:hAnsi="Fb Fontext"/>
          <w:spacing w:val="-2"/>
          <w:sz w:val="32"/>
          <w:rtl/>
        </w:rPr>
        <w:t xml:space="preserve">הקונה שני אילנות בתוך של חבירו </w:t>
      </w:r>
      <w:r w:rsidRPr="00634940">
        <w:rPr>
          <w:rFonts w:ascii="Fb Fontext" w:hAnsi="Fb Fontext" w:hint="cs"/>
          <w:spacing w:val="-2"/>
          <w:sz w:val="32"/>
          <w:rtl/>
        </w:rPr>
        <w:t>מ</w:t>
      </w:r>
      <w:r w:rsidRPr="00634940">
        <w:rPr>
          <w:rFonts w:ascii="Fb Fontext" w:hAnsi="Fb Fontext"/>
          <w:spacing w:val="-2"/>
          <w:sz w:val="32"/>
          <w:rtl/>
        </w:rPr>
        <w:t>ביא ואינו קורא,</w:t>
      </w:r>
      <w:r w:rsidRPr="00634940">
        <w:rPr>
          <w:rFonts w:ascii="Fb Fontext" w:hAnsi="Fb Fontext" w:hint="cs"/>
          <w:spacing w:val="-2"/>
          <w:sz w:val="32"/>
          <w:rtl/>
        </w:rPr>
        <w:t xml:space="preserve"> </w:t>
      </w:r>
      <w:r w:rsidRPr="00634940">
        <w:rPr>
          <w:rStyle w:val="affffe"/>
          <w:rFonts w:hint="cs"/>
          <w:spacing w:val="-2"/>
          <w:rtl/>
        </w:rPr>
        <w:t>ר</w:t>
      </w:r>
      <w:r w:rsidRPr="00634940">
        <w:rPr>
          <w:rStyle w:val="affffe"/>
          <w:spacing w:val="-2"/>
          <w:rtl/>
        </w:rPr>
        <w:t>"</w:t>
      </w:r>
      <w:r w:rsidRPr="00634940">
        <w:rPr>
          <w:rStyle w:val="affffe"/>
          <w:rFonts w:hint="cs"/>
          <w:spacing w:val="-2"/>
          <w:rtl/>
        </w:rPr>
        <w:t>מ</w:t>
      </w:r>
      <w:r w:rsidRPr="00634940">
        <w:rPr>
          <w:rFonts w:ascii="Fb Fontext" w:hAnsi="Fb Fontext" w:hint="cs"/>
          <w:spacing w:val="-2"/>
          <w:sz w:val="32"/>
          <w:rtl/>
        </w:rPr>
        <w:t>:</w:t>
      </w:r>
      <w:r w:rsidRPr="00634940">
        <w:rPr>
          <w:rFonts w:ascii="Fb Fontext" w:hAnsi="Fb Fontext"/>
          <w:spacing w:val="-2"/>
          <w:sz w:val="32"/>
          <w:rtl/>
        </w:rPr>
        <w:t xml:space="preserve"> </w:t>
      </w:r>
      <w:r w:rsidRPr="00634940">
        <w:rPr>
          <w:rFonts w:ascii="Fb Fontext" w:hAnsi="Fb Fontext" w:hint="cs"/>
          <w:spacing w:val="-2"/>
          <w:sz w:val="32"/>
          <w:rtl/>
        </w:rPr>
        <w:t>מביא</w:t>
      </w:r>
      <w:r w:rsidRPr="00634940">
        <w:rPr>
          <w:rFonts w:ascii="Fb Fontext" w:hAnsi="Fb Fontext"/>
          <w:spacing w:val="-2"/>
          <w:sz w:val="32"/>
          <w:rtl/>
        </w:rPr>
        <w:t xml:space="preserve"> </w:t>
      </w:r>
      <w:r w:rsidRPr="00634940">
        <w:rPr>
          <w:rFonts w:ascii="Fb Fontext" w:hAnsi="Fb Fontext" w:hint="cs"/>
          <w:spacing w:val="-2"/>
          <w:sz w:val="32"/>
          <w:rtl/>
        </w:rPr>
        <w:t>וקורא</w:t>
      </w:r>
      <w:r w:rsidRPr="00634940">
        <w:rPr>
          <w:rFonts w:ascii="Fb Fontext" w:hAnsi="Fb Fontext"/>
          <w:spacing w:val="-2"/>
          <w:sz w:val="32"/>
          <w:rtl/>
        </w:rPr>
        <w:t>.</w:t>
      </w:r>
    </w:p>
    <w:p w14:paraId="0BCB8684" w14:textId="77777777" w:rsidR="00A6129D" w:rsidRPr="004A0F11" w:rsidRDefault="00A6129D" w:rsidP="00A6129D">
      <w:pPr>
        <w:pStyle w:val="36"/>
        <w:framePr w:wrap="notBeside"/>
        <w:rPr>
          <w:rtl/>
        </w:rPr>
      </w:pPr>
      <w:r w:rsidRPr="004A0F11">
        <w:rPr>
          <w:rtl/>
        </w:rPr>
        <w:t>ריא"ש:</w:t>
      </w:r>
    </w:p>
    <w:p w14:paraId="19F43EA3" w14:textId="77777777" w:rsidR="00A6129D" w:rsidRPr="00634940" w:rsidRDefault="00A6129D" w:rsidP="00A6129D">
      <w:pPr>
        <w:rPr>
          <w:rStyle w:val="afffff0"/>
          <w:rtl/>
        </w:rPr>
      </w:pPr>
      <w:r>
        <w:rPr>
          <w:rFonts w:ascii="Fb Fontext" w:hAnsi="Fb Fontext"/>
          <w:sz w:val="32"/>
          <w:rtl/>
        </w:rPr>
        <w:t xml:space="preserve">מחייב היה </w:t>
      </w:r>
      <w:r>
        <w:rPr>
          <w:rStyle w:val="affffe"/>
          <w:rFonts w:ascii="Fb Fontext" w:hAnsi="Fb Fontext"/>
          <w:sz w:val="32"/>
          <w:rtl/>
          <w:rPrChange w:id="9341" w:author="מנוע אמוראים" w:date="2026-10-05T16:41:09Z">
            <w:rPr>
              <w:rFonts w:ascii="Fb Fontext" w:hAnsi="Fb Fontext"/>
              <w:sz w:val="32"/>
              <w:rtl/>
            </w:rPr>
          </w:rPrChange>
        </w:rPr>
        <w:t xml:space="preserve">ר"מ</w:t>
      </w:r>
      <w:r>
        <w:rPr>
          <w:rFonts w:ascii="Fb Fontext" w:hAnsi="Fb Fontext"/>
          <w:sz w:val="32"/>
          <w:rtl/>
        </w:rPr>
        <w:t xml:space="preserve"> אף בלוקח פירות מן השוק. </w:t>
      </w:r>
      <w:r w:rsidRPr="00634940">
        <w:rPr>
          <w:rStyle w:val="afffff0"/>
          <w:rtl/>
        </w:rPr>
        <w:t>דאל"</w:t>
      </w:r>
      <w:r w:rsidRPr="00634940">
        <w:rPr>
          <w:rStyle w:val="afffff0"/>
          <w:rFonts w:hint="cs"/>
          <w:rtl/>
        </w:rPr>
        <w:t>כ</w:t>
      </w:r>
      <w:r w:rsidRPr="00634940">
        <w:rPr>
          <w:rStyle w:val="afffff0"/>
          <w:rtl/>
        </w:rPr>
        <w:t xml:space="preserve"> משנה יתירא דפשיטא]</w:t>
      </w:r>
      <w:r w:rsidRPr="00634940">
        <w:rPr>
          <w:rStyle w:val="aff1"/>
          <w:rFonts w:ascii="Fb Fontext" w:hAnsi="Fb Fontext"/>
          <w:sz w:val="14"/>
          <w:szCs w:val="13"/>
          <w:rtl/>
        </w:rPr>
        <w:footnoteReference w:id="78"/>
      </w:r>
    </w:p>
    <w:p w14:paraId="4A13AE09" w14:textId="77777777" w:rsidR="00A6129D" w:rsidRPr="004A0F11" w:rsidRDefault="00A6129D" w:rsidP="00A6129D">
      <w:pPr>
        <w:pStyle w:val="36"/>
        <w:framePr w:wrap="notBeside"/>
        <w:rPr>
          <w:rtl/>
        </w:rPr>
      </w:pPr>
      <w:r w:rsidRPr="004A0F11">
        <w:rPr>
          <w:rtl/>
        </w:rPr>
        <w:t>והא</w:t>
      </w:r>
    </w:p>
    <w:p w14:paraId="7008594C" w14:textId="77777777" w:rsidR="00A6129D" w:rsidRPr="00C35A2C" w:rsidRDefault="00A6129D" w:rsidP="00A6129D">
      <w:pPr>
        <w:rPr>
          <w:rFonts w:ascii="Fb Fontext" w:hAnsi="Fb Fontext"/>
          <w:rtl/>
        </w:rPr>
      </w:pPr>
      <w:r w:rsidRPr="008C78EF">
        <w:rPr>
          <w:rStyle w:val="affff8"/>
          <w:rtl/>
        </w:rPr>
        <w:t>ד</w:t>
      </w:r>
      <w:r w:rsidRPr="00F10693">
        <w:rPr>
          <w:rtl/>
        </w:rPr>
        <w:t>'א</w:t>
      </w:r>
      <w:r w:rsidRPr="008C78EF">
        <w:rPr>
          <w:rStyle w:val="affff8"/>
          <w:rtl/>
        </w:rPr>
        <w:t>שר תביא מ</w:t>
      </w:r>
      <w:r w:rsidRPr="00F10693">
        <w:rPr>
          <w:rtl/>
        </w:rPr>
        <w:t>'א</w:t>
      </w:r>
      <w:r w:rsidRPr="008C78EF">
        <w:rPr>
          <w:rStyle w:val="affff8"/>
          <w:rtl/>
        </w:rPr>
        <w:t>רצך</w:t>
      </w:r>
      <w:r w:rsidRPr="00F10693">
        <w:rPr>
          <w:rtl/>
        </w:rPr>
        <w:t xml:space="preserve">' </w:t>
      </w:r>
      <w:r w:rsidRPr="00C35A2C">
        <w:rPr>
          <w:rFonts w:ascii="Fb Fontext" w:hAnsi="Fb Fontext"/>
          <w:sz w:val="32"/>
          <w:rtl/>
        </w:rPr>
        <w:t>למעוטי חו"ל.</w:t>
      </w:r>
    </w:p>
    <w:p w14:paraId="0B56A423" w14:textId="77777777" w:rsidR="00A6129D" w:rsidRPr="004A0F11" w:rsidRDefault="00A6129D" w:rsidP="00A6129D">
      <w:pPr>
        <w:pStyle w:val="36"/>
        <w:framePr w:wrap="notBeside"/>
        <w:rPr>
          <w:rtl/>
        </w:rPr>
      </w:pPr>
      <w:r w:rsidRPr="004A0F11">
        <w:rPr>
          <w:rtl/>
        </w:rPr>
        <w:t>והא</w:t>
      </w:r>
    </w:p>
    <w:p w14:paraId="15E37902" w14:textId="77777777" w:rsidR="00A6129D" w:rsidRPr="00C35A2C" w:rsidRDefault="00A6129D" w:rsidP="00A6129D">
      <w:pPr>
        <w:rPr>
          <w:rFonts w:ascii="Fb Fontext" w:hAnsi="Fb Fontext"/>
          <w:rtl/>
        </w:rPr>
      </w:pPr>
      <w:r w:rsidRPr="0059320D">
        <w:rPr>
          <w:rStyle w:val="affff8"/>
          <w:rtl/>
        </w:rPr>
        <w:t>ד</w:t>
      </w:r>
      <w:r w:rsidRPr="00F10693">
        <w:rPr>
          <w:rtl/>
        </w:rPr>
        <w:t>'א</w:t>
      </w:r>
      <w:r w:rsidRPr="0059320D">
        <w:rPr>
          <w:rStyle w:val="affff8"/>
          <w:rtl/>
        </w:rPr>
        <w:t>דמתך</w:t>
      </w:r>
      <w:r w:rsidRPr="00F10693">
        <w:rPr>
          <w:rtl/>
        </w:rPr>
        <w:t xml:space="preserve">' </w:t>
      </w:r>
      <w:r w:rsidRPr="00C35A2C">
        <w:rPr>
          <w:rFonts w:ascii="Fb Fontext" w:hAnsi="Fb Fontext"/>
          <w:rtl/>
        </w:rPr>
        <w:t>למעוטי אדמת עכו"ם.</w:t>
      </w:r>
    </w:p>
    <w:p w14:paraId="52A5EE3C" w14:textId="77777777" w:rsidR="00A6129D" w:rsidRPr="004A0F11" w:rsidRDefault="00A6129D" w:rsidP="00A6129D">
      <w:pPr>
        <w:pStyle w:val="36"/>
        <w:framePr w:wrap="notBeside"/>
        <w:rPr>
          <w:rtl/>
        </w:rPr>
      </w:pPr>
      <w:r w:rsidRPr="004A0F11">
        <w:rPr>
          <w:rtl/>
        </w:rPr>
        <w:t>והא</w:t>
      </w:r>
    </w:p>
    <w:p w14:paraId="42B14997" w14:textId="77777777" w:rsidR="00A6129D" w:rsidRPr="00C35A2C" w:rsidRDefault="00A6129D" w:rsidP="00A6129D">
      <w:pPr>
        <w:rPr>
          <w:rFonts w:ascii="Fb Fontext" w:hAnsi="Fb Fontext"/>
          <w:rtl/>
        </w:rPr>
      </w:pPr>
      <w:r w:rsidRPr="0059320D">
        <w:rPr>
          <w:rStyle w:val="affff8"/>
          <w:rtl/>
        </w:rPr>
        <w:t>ד</w:t>
      </w:r>
      <w:r w:rsidRPr="00F10693">
        <w:rPr>
          <w:rtl/>
        </w:rPr>
        <w:t>'א</w:t>
      </w:r>
      <w:r w:rsidRPr="0059320D">
        <w:rPr>
          <w:rStyle w:val="affff8"/>
          <w:rtl/>
        </w:rPr>
        <w:t>שר נתתה לי</w:t>
      </w:r>
      <w:r w:rsidRPr="00F10693">
        <w:rPr>
          <w:rtl/>
        </w:rPr>
        <w:t xml:space="preserve">' </w:t>
      </w:r>
      <w:r w:rsidRPr="00C35A2C">
        <w:rPr>
          <w:rFonts w:ascii="Fb Fontext" w:hAnsi="Fb Fontext"/>
          <w:rtl/>
        </w:rPr>
        <w:t>דיהבת לי זוזי וזבני בהו.</w:t>
      </w:r>
    </w:p>
    <w:p w14:paraId="2660FEDF" w14:textId="77777777" w:rsidR="00A6129D" w:rsidRPr="004A0F11" w:rsidRDefault="00A6129D" w:rsidP="00A6129D">
      <w:pPr>
        <w:pStyle w:val="36"/>
        <w:framePr w:wrap="notBeside"/>
        <w:rPr>
          <w:rtl/>
        </w:rPr>
      </w:pPr>
      <w:r w:rsidRPr="004A0F11">
        <w:rPr>
          <w:rtl/>
        </w:rPr>
        <w:t xml:space="preserve">ותיובתא מהך </w:t>
      </w:r>
    </w:p>
    <w:p w14:paraId="721E82C1" w14:textId="77777777" w:rsidR="00A6129D" w:rsidRPr="00634940" w:rsidRDefault="00A6129D" w:rsidP="00A6129D">
      <w:pPr>
        <w:rPr>
          <w:rFonts w:ascii="Fb Fontext" w:hAnsi="Fb Fontext"/>
          <w:rtl/>
        </w:rPr>
      </w:pPr>
      <w:r>
        <w:rPr>
          <w:rFonts w:ascii="Fb Fontext" w:hAnsi="Fb Fontext"/>
          <w:rtl/>
        </w:rPr>
        <w:t xml:space="preserve">דקונה אילן אחד </w:t>
      </w:r>
      <w:r>
        <w:rPr>
          <w:rStyle w:val="affffe"/>
          <w:rFonts w:ascii="Fb Fontext" w:hAnsi="Fb Fontext"/>
          <w:rtl/>
          <w:rPrChange w:id="9342" w:author="מנוע אמוראים" w:date="2026-10-05T16:41:09Z">
            <w:rPr>
              <w:rFonts w:ascii="Fb Fontext" w:hAnsi="Fb Fontext"/>
              <w:rtl/>
            </w:rPr>
          </w:rPrChange>
        </w:rPr>
        <w:t xml:space="preserve">לר"מ</w:t>
      </w:r>
      <w:r>
        <w:rPr>
          <w:rFonts w:ascii="Fb Fontext" w:hAnsi="Fb Fontext"/>
          <w:rtl/>
        </w:rPr>
        <w:t xml:space="preserve"> מביא ואינו קורא לפי שלא קנה קרקע</w:t>
      </w:r>
      <w:r>
        <w:rPr>
          <w:rStyle w:val="aff1"/>
          <w:rFonts w:ascii="Fb Fontext" w:hAnsi="Fb Fontext"/>
          <w:rtl/>
        </w:rPr>
        <w:footnoteReference w:id="79"/>
      </w:r>
    </w:p>
    <w:p w14:paraId="178B2CD6" w14:textId="77777777" w:rsidR="00A6129D" w:rsidRPr="00DB3591" w:rsidRDefault="00A6129D" w:rsidP="00982F98">
      <w:pPr>
        <w:pStyle w:val="affe"/>
        <w:framePr w:wrap="around"/>
        <w:rPr>
          <w:rStyle w:val="afff8"/>
          <w:rFonts w:cs="BA TM • Vilna Extra-Bold"/>
          <w:bCs/>
          <w:rtl/>
        </w:rPr>
      </w:pPr>
      <w:r w:rsidRPr="00C35A2C">
        <w:rPr>
          <w:rStyle w:val="afff8"/>
          <w:rFonts w:hint="cs"/>
          <w:rtl/>
        </w:rPr>
        <w:t>פא:</w:t>
      </w:r>
    </w:p>
    <w:p w14:paraId="5143D7FF" w14:textId="77777777" w:rsidR="00A6129D" w:rsidRPr="004A0F11" w:rsidRDefault="00A6129D" w:rsidP="00A6129D">
      <w:pPr>
        <w:pStyle w:val="36"/>
        <w:framePr w:wrap="notBeside"/>
        <w:rPr>
          <w:rtl/>
        </w:rPr>
      </w:pPr>
      <w:r w:rsidRPr="004A0F11">
        <w:rPr>
          <w:rtl/>
        </w:rPr>
        <w:t>רשב"א לר"א:</w:t>
      </w:r>
    </w:p>
    <w:p w14:paraId="32C22BB4" w14:textId="77777777" w:rsidR="00A6129D" w:rsidRDefault="00A6129D" w:rsidP="00A6129D">
      <w:pPr>
        <w:pStyle w:val="affff9"/>
        <w:rPr>
          <w:rtl/>
        </w:rPr>
      </w:pPr>
      <w:r w:rsidRPr="00C35A2C">
        <w:rPr>
          <w:rtl/>
        </w:rPr>
        <w:t>מ"ט דר"מ באילן אחד</w:t>
      </w:r>
      <w:r>
        <w:rPr>
          <w:rFonts w:hint="cs"/>
          <w:rtl/>
        </w:rPr>
        <w:t>,</w:t>
      </w:r>
      <w:r w:rsidRPr="00C35A2C">
        <w:rPr>
          <w:rtl/>
        </w:rPr>
        <w:t xml:space="preserve"> ומ"ט דרבנן</w:t>
      </w:r>
      <w:r>
        <w:rPr>
          <w:rFonts w:hint="cs"/>
          <w:rtl/>
        </w:rPr>
        <w:t>:</w:t>
      </w:r>
      <w:r w:rsidRPr="00C35A2C">
        <w:rPr>
          <w:rtl/>
        </w:rPr>
        <w:t xml:space="preserve"> ב</w:t>
      </w:r>
      <w:r>
        <w:rPr>
          <w:rFonts w:hint="cs"/>
          <w:rtl/>
        </w:rPr>
        <w:t>שני</w:t>
      </w:r>
      <w:r w:rsidRPr="00C35A2C">
        <w:rPr>
          <w:rtl/>
        </w:rPr>
        <w:t xml:space="preserve"> אילנות</w:t>
      </w:r>
    </w:p>
    <w:p w14:paraId="5E13589A" w14:textId="77777777" w:rsidR="00A6129D" w:rsidRPr="004A0F11" w:rsidRDefault="00A6129D" w:rsidP="00A6129D">
      <w:pPr>
        <w:pStyle w:val="36"/>
        <w:framePr w:wrap="notBeside"/>
        <w:rPr>
          <w:rtl/>
        </w:rPr>
      </w:pPr>
      <w:r w:rsidRPr="004A0F11">
        <w:rPr>
          <w:rtl/>
        </w:rPr>
        <w:t>וא"ל</w:t>
      </w:r>
      <w:r>
        <w:rPr>
          <w:rFonts w:hint="cs"/>
          <w:rtl/>
        </w:rPr>
        <w:t xml:space="preserve"> ר''א:</w:t>
      </w:r>
    </w:p>
    <w:p w14:paraId="273AFF56" w14:textId="77777777" w:rsidR="00A6129D" w:rsidRPr="00634940" w:rsidRDefault="00A6129D" w:rsidP="00A6129D">
      <w:pPr>
        <w:rPr>
          <w:rFonts w:ascii="Fb Fontext" w:hAnsi="Fb Fontext"/>
          <w:sz w:val="32"/>
          <w:rtl/>
        </w:rPr>
      </w:pPr>
      <w:r w:rsidRPr="00634940">
        <w:rPr>
          <w:rFonts w:ascii="Fb Fontext" w:hAnsi="Fb Fontext"/>
          <w:sz w:val="32"/>
          <w:rtl/>
        </w:rPr>
        <w:t xml:space="preserve">דבר שהראשונים לא אמרו בו טעם, תשאלני </w:t>
      </w:r>
      <w:r w:rsidRPr="00634940">
        <w:rPr>
          <w:rFonts w:ascii="Fb Fontext" w:hAnsi="Fb Fontext" w:hint="cs"/>
          <w:sz w:val="32"/>
          <w:rtl/>
        </w:rPr>
        <w:t>בביהמ''ד</w:t>
      </w:r>
      <w:r w:rsidRPr="00634940">
        <w:rPr>
          <w:rFonts w:ascii="Fb Fontext" w:hAnsi="Fb Fontext"/>
          <w:sz w:val="32"/>
          <w:rtl/>
        </w:rPr>
        <w:t xml:space="preserve"> כדי לביישני?</w:t>
      </w:r>
    </w:p>
    <w:p w14:paraId="1D625598" w14:textId="77777777" w:rsidR="00A6129D" w:rsidRPr="004A0F11" w:rsidRDefault="00A6129D" w:rsidP="00A6129D">
      <w:pPr>
        <w:pStyle w:val="36"/>
        <w:framePr w:wrap="notBeside"/>
        <w:rPr>
          <w:rtl/>
        </w:rPr>
      </w:pPr>
      <w:r w:rsidRPr="004A0F11">
        <w:rPr>
          <w:rtl/>
        </w:rPr>
        <w:t>רבה</w:t>
      </w:r>
      <w:r>
        <w:rPr>
          <w:rFonts w:hint="cs"/>
          <w:rtl/>
        </w:rPr>
        <w:t>:</w:t>
      </w:r>
    </w:p>
    <w:p w14:paraId="607A6968" w14:textId="77777777" w:rsidR="00A6129D" w:rsidRPr="00634940" w:rsidRDefault="00A6129D" w:rsidP="00A6129D">
      <w:pPr>
        <w:rPr>
          <w:rFonts w:ascii="Fb Fontext" w:hAnsi="Fb Fontext" w:cs="Guttman Vilna"/>
          <w:b/>
          <w:bCs/>
          <w:sz w:val="32"/>
          <w:rtl/>
        </w:rPr>
      </w:pPr>
      <w:r w:rsidRPr="00634940">
        <w:rPr>
          <w:rStyle w:val="affffe"/>
          <w:rtl/>
        </w:rPr>
        <w:t>ר"מ</w:t>
      </w:r>
      <w:r w:rsidRPr="00634940">
        <w:rPr>
          <w:rFonts w:ascii="Fb Fontext" w:hAnsi="Fb Fontext"/>
          <w:sz w:val="32"/>
          <w:rtl/>
        </w:rPr>
        <w:t xml:space="preserve"> באילן אחד מספק"ל </w:t>
      </w:r>
      <w:r w:rsidRPr="00634940">
        <w:rPr>
          <w:rStyle w:val="afffff0"/>
          <w:rtl/>
        </w:rPr>
        <w:t>ושמא לא קנה קאמר</w:t>
      </w:r>
      <w:r w:rsidRPr="00634940">
        <w:rPr>
          <w:rFonts w:ascii="Fb Fontext" w:hAnsi="Fb Fontext"/>
          <w:sz w:val="32"/>
          <w:rtl/>
        </w:rPr>
        <w:t xml:space="preserve"> </w:t>
      </w:r>
      <w:r w:rsidRPr="00634940">
        <w:rPr>
          <w:rStyle w:val="affffe"/>
          <w:rtl/>
        </w:rPr>
        <w:t>ורבנן</w:t>
      </w:r>
      <w:r w:rsidRPr="00634940">
        <w:rPr>
          <w:rFonts w:ascii="Fb Fontext" w:hAnsi="Fb Fontext"/>
          <w:sz w:val="32"/>
          <w:rtl/>
        </w:rPr>
        <w:t xml:space="preserve"> בשני אילנות מספק"ל.</w:t>
      </w:r>
    </w:p>
    <w:p w14:paraId="532A95AB" w14:textId="77777777" w:rsidR="00A6129D" w:rsidRPr="004A0F11" w:rsidRDefault="00A6129D" w:rsidP="00A6129D">
      <w:pPr>
        <w:pStyle w:val="36"/>
        <w:framePr w:wrap="notBeside"/>
        <w:rPr>
          <w:rtl/>
        </w:rPr>
      </w:pPr>
      <w:r w:rsidRPr="004A0F11">
        <w:rPr>
          <w:rtl/>
        </w:rPr>
        <w:t>ולאו</w:t>
      </w:r>
    </w:p>
    <w:p w14:paraId="23BCA7A0" w14:textId="77777777" w:rsidR="00A6129D" w:rsidRPr="00C35A2C" w:rsidRDefault="00A6129D" w:rsidP="00A6129D">
      <w:pPr>
        <w:rPr>
          <w:rFonts w:ascii="Fb Fontext" w:hAnsi="Fb Fontext"/>
          <w:rtl/>
        </w:rPr>
      </w:pPr>
      <w:r w:rsidRPr="00C35A2C">
        <w:rPr>
          <w:rFonts w:ascii="Fb Fontext" w:hAnsi="Fb Fontext"/>
          <w:rtl/>
        </w:rPr>
        <w:t xml:space="preserve">חולין בעזרה </w:t>
      </w:r>
      <w:r>
        <w:rPr>
          <w:rFonts w:ascii="Fb Fontext" w:hAnsi="Fb Fontext" w:hint="cs"/>
          <w:rtl/>
        </w:rPr>
        <w:t xml:space="preserve">- </w:t>
      </w:r>
      <w:r w:rsidRPr="00C35A2C">
        <w:rPr>
          <w:rFonts w:ascii="Fb Fontext" w:hAnsi="Fb Fontext"/>
          <w:rtl/>
        </w:rPr>
        <w:t>דמיירי במקדיש, ופריק, ומפריש, ולא בעי למיכל, ולא מפקע מתרומה,</w:t>
      </w:r>
      <w:r>
        <w:rPr>
          <w:rStyle w:val="aff1"/>
          <w:rFonts w:ascii="Fb Fontext" w:hAnsi="Fb Fontext"/>
          <w:rtl/>
        </w:rPr>
        <w:footnoteReference w:id="80"/>
      </w:r>
    </w:p>
    <w:p w14:paraId="17776B30" w14:textId="77777777" w:rsidR="00A6129D" w:rsidRDefault="00A6129D" w:rsidP="00A6129D">
      <w:pPr>
        <w:rPr>
          <w:rFonts w:ascii="Fb Fontext" w:hAnsi="Fb Fontext"/>
          <w:rtl/>
        </w:rPr>
      </w:pPr>
      <w:r w:rsidRPr="00C35A2C">
        <w:rPr>
          <w:rFonts w:ascii="Fb Fontext" w:hAnsi="Fb Fontext"/>
          <w:rtl/>
        </w:rPr>
        <w:t>ולא בעי קרייה אפי דחישי</w:t>
      </w:r>
      <w:r w:rsidRPr="00F10693">
        <w:rPr>
          <w:rtl/>
        </w:rPr>
        <w:t xml:space="preserve">' </w:t>
      </w:r>
      <w:r w:rsidRPr="00C35A2C">
        <w:rPr>
          <w:rFonts w:ascii="Fb Fontext" w:hAnsi="Fb Fontext"/>
          <w:rtl/>
        </w:rPr>
        <w:t>דבכורים הוא דקרייה אינה מעכבת</w:t>
      </w:r>
    </w:p>
    <w:p w14:paraId="5B57BD8B" w14:textId="77777777" w:rsidR="00A6129D" w:rsidRPr="004A0F11" w:rsidRDefault="00A6129D" w:rsidP="00A6129D">
      <w:pPr>
        <w:pStyle w:val="36"/>
        <w:framePr w:wrap="notBeside"/>
        <w:rPr>
          <w:rtl/>
        </w:rPr>
      </w:pPr>
      <w:r w:rsidRPr="004A0F11">
        <w:rPr>
          <w:rFonts w:hint="cs"/>
          <w:rtl/>
        </w:rPr>
        <w:t>והא</w:t>
      </w:r>
    </w:p>
    <w:p w14:paraId="500F64AC" w14:textId="77777777" w:rsidR="00A6129D" w:rsidRDefault="00A6129D" w:rsidP="00A6129D">
      <w:pPr>
        <w:rPr>
          <w:rFonts w:ascii="Fb Fontext" w:hAnsi="Fb Fontext"/>
          <w:sz w:val="32"/>
          <w:rtl/>
        </w:rPr>
      </w:pPr>
      <w:r w:rsidRPr="00C35A2C">
        <w:rPr>
          <w:rFonts w:ascii="Fb Fontext" w:hAnsi="Fb Fontext" w:hint="cs"/>
          <w:sz w:val="32"/>
          <w:rtl/>
        </w:rPr>
        <w:lastRenderedPageBreak/>
        <w:t>דכל הראוי לבילה אין בילה מעכבת בו ושאינו ראוי לבילה מעכבת בו</w:t>
      </w:r>
    </w:p>
    <w:p w14:paraId="7995F8E4" w14:textId="77777777" w:rsidR="00A6129D" w:rsidRPr="004A0F11" w:rsidRDefault="00A6129D" w:rsidP="00A6129D">
      <w:pPr>
        <w:pStyle w:val="36"/>
        <w:framePr w:wrap="notBeside"/>
        <w:rPr>
          <w:rtl/>
        </w:rPr>
      </w:pPr>
      <w:r w:rsidRPr="004A0F11">
        <w:rPr>
          <w:rFonts w:hint="cs"/>
          <w:rtl/>
        </w:rPr>
        <w:t>מיירי כריב</w:t>
      </w:r>
      <w:r w:rsidRPr="004A0F11">
        <w:rPr>
          <w:rtl/>
        </w:rPr>
        <w:t>"</w:t>
      </w:r>
      <w:r w:rsidRPr="004A0F11">
        <w:rPr>
          <w:rFonts w:hint="cs"/>
          <w:rtl/>
        </w:rPr>
        <w:t>ח</w:t>
      </w:r>
    </w:p>
    <w:p w14:paraId="097A3DF0" w14:textId="77777777" w:rsidR="00A6129D" w:rsidRPr="00C35A2C" w:rsidRDefault="00A6129D" w:rsidP="00A6129D">
      <w:pPr>
        <w:rPr>
          <w:rFonts w:cs="Guttman Vilna"/>
          <w:b/>
          <w:bCs/>
          <w:sz w:val="32"/>
          <w:rtl/>
        </w:rPr>
      </w:pPr>
      <w:r w:rsidRPr="00C35A2C">
        <w:rPr>
          <w:rFonts w:ascii="Fb Fontext" w:hAnsi="Fb Fontext" w:hint="cs"/>
          <w:sz w:val="32"/>
          <w:rtl/>
        </w:rPr>
        <w:t>דבצרן</w:t>
      </w:r>
      <w:r w:rsidRPr="00C35A2C">
        <w:rPr>
          <w:rFonts w:ascii="Fb Fontext" w:hAnsi="Fb Fontext"/>
          <w:sz w:val="32"/>
          <w:rtl/>
        </w:rPr>
        <w:t xml:space="preserve"> </w:t>
      </w:r>
      <w:r w:rsidRPr="00C35A2C">
        <w:rPr>
          <w:rFonts w:ascii="Fb Fontext" w:hAnsi="Fb Fontext" w:hint="cs"/>
          <w:sz w:val="32"/>
          <w:rtl/>
        </w:rPr>
        <w:t>ושגרן</w:t>
      </w:r>
      <w:r w:rsidRPr="00C35A2C">
        <w:rPr>
          <w:rFonts w:ascii="Fb Fontext" w:hAnsi="Fb Fontext"/>
          <w:sz w:val="32"/>
          <w:rtl/>
        </w:rPr>
        <w:t xml:space="preserve"> </w:t>
      </w:r>
      <w:r w:rsidRPr="00C35A2C">
        <w:rPr>
          <w:rFonts w:ascii="Fb Fontext" w:hAnsi="Fb Fontext" w:hint="cs"/>
          <w:sz w:val="32"/>
          <w:rtl/>
        </w:rPr>
        <w:t>ביד</w:t>
      </w:r>
      <w:r w:rsidRPr="00C35A2C">
        <w:rPr>
          <w:rFonts w:ascii="Fb Fontext" w:hAnsi="Fb Fontext"/>
          <w:sz w:val="32"/>
          <w:rtl/>
        </w:rPr>
        <w:t xml:space="preserve"> </w:t>
      </w:r>
      <w:r w:rsidRPr="00C35A2C">
        <w:rPr>
          <w:rFonts w:ascii="Fb Fontext" w:hAnsi="Fb Fontext" w:hint="cs"/>
          <w:sz w:val="32"/>
          <w:rtl/>
        </w:rPr>
        <w:t>שליח</w:t>
      </w:r>
      <w:r w:rsidRPr="00C35A2C">
        <w:rPr>
          <w:rFonts w:ascii="Fb Fontext" w:hAnsi="Fb Fontext"/>
          <w:sz w:val="32"/>
          <w:rtl/>
        </w:rPr>
        <w:t xml:space="preserve">, </w:t>
      </w:r>
      <w:r w:rsidRPr="00C35A2C">
        <w:rPr>
          <w:rFonts w:ascii="Fb Fontext" w:hAnsi="Fb Fontext" w:hint="cs"/>
          <w:sz w:val="32"/>
          <w:rtl/>
        </w:rPr>
        <w:t>ומת</w:t>
      </w:r>
      <w:r w:rsidRPr="00C35A2C">
        <w:rPr>
          <w:rFonts w:ascii="Fb Fontext" w:hAnsi="Fb Fontext"/>
          <w:sz w:val="32"/>
          <w:rtl/>
        </w:rPr>
        <w:t xml:space="preserve"> </w:t>
      </w:r>
      <w:r w:rsidRPr="00C35A2C">
        <w:rPr>
          <w:rFonts w:ascii="Fb Fontext" w:hAnsi="Fb Fontext" w:hint="cs"/>
          <w:sz w:val="32"/>
          <w:rtl/>
        </w:rPr>
        <w:t>שליח</w:t>
      </w:r>
      <w:r w:rsidRPr="00C35A2C">
        <w:rPr>
          <w:rFonts w:ascii="Fb Fontext" w:hAnsi="Fb Fontext"/>
          <w:sz w:val="32"/>
          <w:rtl/>
        </w:rPr>
        <w:t xml:space="preserve"> </w:t>
      </w:r>
      <w:r w:rsidRPr="00C35A2C">
        <w:rPr>
          <w:rFonts w:ascii="Fb Fontext" w:hAnsi="Fb Fontext" w:hint="cs"/>
          <w:sz w:val="32"/>
          <w:rtl/>
        </w:rPr>
        <w:t>בדרך</w:t>
      </w:r>
      <w:r w:rsidRPr="00C35A2C">
        <w:rPr>
          <w:rFonts w:ascii="Fb Fontext" w:hAnsi="Fb Fontext"/>
          <w:sz w:val="32"/>
          <w:rtl/>
        </w:rPr>
        <w:t xml:space="preserve"> - </w:t>
      </w:r>
      <w:r w:rsidRPr="00C35A2C">
        <w:rPr>
          <w:rFonts w:ascii="Fb Fontext" w:hAnsi="Fb Fontext" w:hint="cs"/>
          <w:sz w:val="32"/>
          <w:rtl/>
        </w:rPr>
        <w:t>מביא</w:t>
      </w:r>
      <w:r w:rsidRPr="00C35A2C">
        <w:rPr>
          <w:rFonts w:ascii="Fb Fontext" w:hAnsi="Fb Fontext"/>
          <w:sz w:val="32"/>
          <w:rtl/>
        </w:rPr>
        <w:t xml:space="preserve"> </w:t>
      </w:r>
      <w:r w:rsidRPr="00C35A2C">
        <w:rPr>
          <w:rFonts w:ascii="Fb Fontext" w:hAnsi="Fb Fontext" w:hint="cs"/>
          <w:sz w:val="32"/>
          <w:rtl/>
        </w:rPr>
        <w:t>ואינו</w:t>
      </w:r>
      <w:r w:rsidRPr="00C35A2C">
        <w:rPr>
          <w:rFonts w:ascii="Fb Fontext" w:hAnsi="Fb Fontext"/>
          <w:sz w:val="32"/>
          <w:rtl/>
        </w:rPr>
        <w:t xml:space="preserve"> </w:t>
      </w:r>
      <w:r w:rsidRPr="00C35A2C">
        <w:rPr>
          <w:rFonts w:ascii="Fb Fontext" w:hAnsi="Fb Fontext" w:hint="cs"/>
          <w:sz w:val="32"/>
          <w:rtl/>
        </w:rPr>
        <w:t xml:space="preserve">קורא </w:t>
      </w:r>
      <w:r w:rsidRPr="004A0F11">
        <w:rPr>
          <w:rStyle w:val="affffe"/>
          <w:rFonts w:hint="cs"/>
          <w:rtl/>
        </w:rPr>
        <w:t>כדכתיב</w:t>
      </w:r>
      <w:r w:rsidRPr="0059320D">
        <w:rPr>
          <w:rStyle w:val="affff8"/>
          <w:rFonts w:hint="cs"/>
          <w:rtl/>
        </w:rPr>
        <w:t xml:space="preserve"> </w:t>
      </w:r>
      <w:r w:rsidRPr="00F10693">
        <w:rPr>
          <w:rFonts w:hint="cs"/>
          <w:rtl/>
        </w:rPr>
        <w:t>'ו</w:t>
      </w:r>
      <w:r w:rsidRPr="0059320D">
        <w:rPr>
          <w:rStyle w:val="affff8"/>
          <w:rFonts w:hint="cs"/>
          <w:rtl/>
        </w:rPr>
        <w:t>לקחת</w:t>
      </w:r>
      <w:r w:rsidRPr="0059320D">
        <w:rPr>
          <w:rStyle w:val="affff8"/>
          <w:rtl/>
        </w:rPr>
        <w:t xml:space="preserve"> </w:t>
      </w:r>
      <w:r w:rsidRPr="0059320D">
        <w:rPr>
          <w:rStyle w:val="affff8"/>
          <w:rFonts w:hint="cs"/>
          <w:rtl/>
        </w:rPr>
        <w:t>והבאת</w:t>
      </w:r>
      <w:r w:rsidRPr="00F10693">
        <w:rPr>
          <w:rFonts w:hint="cs"/>
          <w:rtl/>
        </w:rPr>
        <w:t>'</w:t>
      </w:r>
      <w:r w:rsidRPr="00F10693">
        <w:rPr>
          <w:rtl/>
        </w:rPr>
        <w:t>,</w:t>
      </w:r>
      <w:r w:rsidRPr="00C35A2C">
        <w:rPr>
          <w:rFonts w:ascii="Fb Fontext" w:hAnsi="Fb Fontext"/>
          <w:sz w:val="32"/>
          <w:rtl/>
        </w:rPr>
        <w:t xml:space="preserve"> </w:t>
      </w:r>
      <w:r w:rsidRPr="00C35A2C">
        <w:rPr>
          <w:rFonts w:ascii="Fb Fontext" w:hAnsi="Fb Fontext" w:hint="cs"/>
          <w:sz w:val="32"/>
          <w:rtl/>
        </w:rPr>
        <w:t>שתהא</w:t>
      </w:r>
      <w:r w:rsidRPr="00C35A2C">
        <w:rPr>
          <w:rFonts w:ascii="Fb Fontext" w:hAnsi="Fb Fontext"/>
          <w:sz w:val="32"/>
          <w:rtl/>
        </w:rPr>
        <w:t xml:space="preserve"> </w:t>
      </w:r>
      <w:r w:rsidRPr="00C35A2C">
        <w:rPr>
          <w:rFonts w:ascii="Fb Fontext" w:hAnsi="Fb Fontext" w:hint="cs"/>
          <w:sz w:val="32"/>
          <w:rtl/>
        </w:rPr>
        <w:t>לקיחה</w:t>
      </w:r>
      <w:r w:rsidRPr="00C35A2C">
        <w:rPr>
          <w:rFonts w:ascii="Fb Fontext" w:hAnsi="Fb Fontext"/>
          <w:sz w:val="32"/>
          <w:rtl/>
        </w:rPr>
        <w:t xml:space="preserve"> </w:t>
      </w:r>
      <w:r w:rsidRPr="00C35A2C">
        <w:rPr>
          <w:rFonts w:ascii="Fb Fontext" w:hAnsi="Fb Fontext" w:hint="cs"/>
          <w:sz w:val="32"/>
          <w:rtl/>
        </w:rPr>
        <w:t>והבאה</w:t>
      </w:r>
      <w:r w:rsidRPr="00C35A2C">
        <w:rPr>
          <w:rFonts w:ascii="Fb Fontext" w:hAnsi="Fb Fontext"/>
          <w:sz w:val="32"/>
          <w:rtl/>
        </w:rPr>
        <w:t xml:space="preserve"> </w:t>
      </w:r>
      <w:r w:rsidRPr="00C35A2C">
        <w:rPr>
          <w:rFonts w:ascii="Fb Fontext" w:hAnsi="Fb Fontext" w:hint="cs"/>
          <w:sz w:val="32"/>
          <w:rtl/>
        </w:rPr>
        <w:t>כאחד</w:t>
      </w:r>
      <w:r w:rsidRPr="00C35A2C">
        <w:rPr>
          <w:rFonts w:ascii="Fb Fontext" w:hAnsi="Fb Fontext"/>
          <w:sz w:val="32"/>
          <w:rtl/>
        </w:rPr>
        <w:t xml:space="preserve">, </w:t>
      </w:r>
      <w:r w:rsidRPr="00C35A2C">
        <w:rPr>
          <w:rFonts w:ascii="Fb Fontext" w:hAnsi="Fb Fontext" w:hint="cs"/>
          <w:sz w:val="32"/>
          <w:rtl/>
        </w:rPr>
        <w:t>והא</w:t>
      </w:r>
      <w:r w:rsidRPr="00C35A2C">
        <w:rPr>
          <w:rFonts w:ascii="Fb Fontext" w:hAnsi="Fb Fontext"/>
          <w:sz w:val="32"/>
          <w:rtl/>
        </w:rPr>
        <w:t xml:space="preserve"> </w:t>
      </w:r>
      <w:r>
        <w:rPr>
          <w:rFonts w:ascii="Fb Fontext" w:hAnsi="Fb Fontext" w:hint="cs"/>
          <w:sz w:val="32"/>
          <w:rtl/>
        </w:rPr>
        <w:t>אין</w:t>
      </w:r>
      <w:r w:rsidRPr="00C35A2C">
        <w:rPr>
          <w:rFonts w:ascii="Fb Fontext" w:hAnsi="Fb Fontext"/>
          <w:sz w:val="32"/>
          <w:rtl/>
        </w:rPr>
        <w:t>.</w:t>
      </w:r>
    </w:p>
    <w:p w14:paraId="31A6E473" w14:textId="77777777" w:rsidR="00A6129D" w:rsidRDefault="00A6129D" w:rsidP="00A6129D">
      <w:pPr>
        <w:rPr>
          <w:rFonts w:ascii="Fb Fontext" w:hAnsi="Fb Fontext"/>
          <w:sz w:val="32"/>
          <w:rtl/>
        </w:rPr>
      </w:pPr>
    </w:p>
    <w:p w14:paraId="6A96D575" w14:textId="77777777" w:rsidR="00A6129D" w:rsidRPr="004A0F11" w:rsidRDefault="00A6129D" w:rsidP="00A6129D">
      <w:pPr>
        <w:pStyle w:val="36"/>
        <w:framePr w:wrap="notBeside"/>
        <w:rPr>
          <w:rtl/>
        </w:rPr>
      </w:pPr>
      <w:r w:rsidRPr="004A0F11">
        <w:rPr>
          <w:rtl/>
        </w:rPr>
        <w:t>ואפי'</w:t>
      </w:r>
    </w:p>
    <w:p w14:paraId="3787E6DC" w14:textId="77777777" w:rsidR="00A6129D" w:rsidRDefault="00A6129D" w:rsidP="00A6129D">
      <w:pPr>
        <w:rPr>
          <w:rFonts w:ascii="Fb Fontext" w:hAnsi="Fb Fontext"/>
          <w:rtl/>
        </w:rPr>
      </w:pPr>
      <w:r w:rsidRPr="00C35A2C">
        <w:rPr>
          <w:rFonts w:ascii="Fb Fontext" w:hAnsi="Fb Fontext"/>
          <w:sz w:val="32"/>
          <w:rtl/>
        </w:rPr>
        <w:t xml:space="preserve">דפסוקי נינהו לא קרי רב אשי דמחזי כשקר </w:t>
      </w:r>
    </w:p>
    <w:p w14:paraId="73B05B56" w14:textId="77777777" w:rsidR="00A6129D" w:rsidRPr="004A0F11" w:rsidRDefault="00A6129D" w:rsidP="00A6129D">
      <w:pPr>
        <w:pStyle w:val="36"/>
        <w:framePr w:wrap="notBeside"/>
        <w:rPr>
          <w:rtl/>
        </w:rPr>
      </w:pPr>
      <w:r w:rsidRPr="004A0F11">
        <w:rPr>
          <w:rFonts w:hint="cs"/>
          <w:rtl/>
        </w:rPr>
        <w:t xml:space="preserve"> ר</w:t>
      </w:r>
      <w:r w:rsidRPr="004A0F11">
        <w:rPr>
          <w:rtl/>
        </w:rPr>
        <w:t>"</w:t>
      </w:r>
      <w:r w:rsidRPr="004A0F11">
        <w:rPr>
          <w:rFonts w:hint="cs"/>
          <w:rtl/>
        </w:rPr>
        <w:t>מבדר</w:t>
      </w:r>
      <w:r w:rsidRPr="004A0F11">
        <w:rPr>
          <w:rtl/>
        </w:rPr>
        <w:t>"</w:t>
      </w:r>
      <w:r w:rsidRPr="004A0F11">
        <w:rPr>
          <w:rFonts w:hint="cs"/>
          <w:rtl/>
        </w:rPr>
        <w:t>ח</w:t>
      </w:r>
    </w:p>
    <w:p w14:paraId="4FACF524" w14:textId="77777777" w:rsidR="00A6129D" w:rsidRDefault="00A6129D" w:rsidP="00A6129D">
      <w:pPr>
        <w:rPr>
          <w:rFonts w:ascii="Fb Fontext" w:hAnsi="Fb Fontext"/>
          <w:sz w:val="32"/>
          <w:rtl/>
        </w:rPr>
      </w:pPr>
      <w:r>
        <w:rPr>
          <w:rFonts w:ascii="Fb Fontext" w:hAnsi="Fb Fontext" w:hint="cs"/>
          <w:sz w:val="32"/>
          <w:rtl/>
        </w:rPr>
        <w:t>ש</w:t>
      </w:r>
      <w:r>
        <w:rPr>
          <w:rFonts w:ascii="Fb Fontext" w:hAnsi="Fb Fontext" w:hint="cs"/>
          <w:sz w:val="32"/>
          <w:rtl/>
        </w:rPr>
        <w:t xml:space="preserve">מא אתי להפקיע </w:t>
      </w:r>
      <w:r>
        <w:rPr>
          <w:rStyle w:val="affffe"/>
          <w:rFonts w:ascii="Fb Fontext" w:hAnsi="Fb Fontext" w:hint="cs"/>
          <w:sz w:val="32"/>
          <w:rtl/>
          <w:rPrChange w:id="9343" w:author="מנוע אמוראים" w:date="2026-10-05T16:41:09Z">
            <w:rPr>
              <w:rFonts w:ascii="Fb Fontext" w:hAnsi="Fb Fontext" w:hint="cs"/>
              <w:sz w:val="32"/>
              <w:rtl/>
            </w:rPr>
          </w:rPrChange>
        </w:rPr>
        <w:t xml:space="preserve">מתרו</w:t>
      </w:r>
      <w:r>
        <w:rPr>
          <w:rStyle w:val="affffe"/>
          <w:rFonts w:ascii="Fb Fontext" w:hAnsi="Fb Fontext"/>
          <w:sz w:val="32"/>
          <w:rtl/>
          <w:rPrChange w:id="9344" w:author="מנוע אמוראים" w:date="2026-10-05T16:41:09Z">
            <w:rPr>
              <w:rFonts w:ascii="Fb Fontext" w:hAnsi="Fb Fontext"/>
              <w:sz w:val="32"/>
              <w:rtl/>
            </w:rPr>
          </w:rPrChange>
        </w:rPr>
        <w:t xml:space="preserve">"</w:t>
      </w:r>
      <w:r>
        <w:rPr>
          <w:rStyle w:val="affffe"/>
          <w:rFonts w:ascii="Fb Fontext" w:hAnsi="Fb Fontext" w:hint="cs"/>
          <w:sz w:val="32"/>
          <w:rtl/>
          <w:rPrChange w:id="9345" w:author="מנוע אמוראים" w:date="2026-10-05T16:41:09Z">
            <w:rPr>
              <w:rFonts w:ascii="Fb Fontext" w:hAnsi="Fb Fontext" w:hint="cs"/>
              <w:sz w:val="32"/>
              <w:rtl/>
            </w:rPr>
          </w:rPrChange>
        </w:rPr>
        <w:t xml:space="preserve">מ</w:t>
      </w:r>
    </w:p>
    <w:p w14:paraId="39454C81" w14:textId="77777777" w:rsidR="00A6129D" w:rsidRPr="00801934" w:rsidRDefault="00A6129D" w:rsidP="00A6129D">
      <w:pPr>
        <w:pStyle w:val="afffb"/>
        <w:rPr>
          <w:rtl/>
        </w:rPr>
      </w:pPr>
      <w:ins w:id="9816" w:author="מספור קטעי משנה" w:date="2026-10-06T10:02:29Z">
        <w:r>
          <w:rPr>
            <w:rStyle w:val="MisparKeta"/>
          </w:rPr>
          <w:t xml:space="preserve">א. </w:t>
        </w:r>
      </w:ins>
      <w:r w:rsidRPr="00801934">
        <w:rPr>
          <w:rtl/>
        </w:rPr>
        <w:t>הגדילו - לא ישפה כו'.</w:t>
      </w:r>
    </w:p>
    <w:p w14:paraId="3294D651" w14:textId="77777777" w:rsidR="00A6129D" w:rsidRPr="004A0F11" w:rsidRDefault="00A6129D" w:rsidP="00A6129D">
      <w:pPr>
        <w:pStyle w:val="36"/>
        <w:framePr w:wrap="notBeside"/>
        <w:rPr>
          <w:rtl/>
        </w:rPr>
      </w:pPr>
      <w:r w:rsidRPr="004A0F11">
        <w:rPr>
          <w:rtl/>
        </w:rPr>
        <w:t>רי"ו:</w:t>
      </w:r>
    </w:p>
    <w:p w14:paraId="12EEB905" w14:textId="77777777" w:rsidR="00A6129D" w:rsidRPr="00634940" w:rsidRDefault="00A6129D" w:rsidP="00A6129D">
      <w:pPr>
        <w:rPr>
          <w:rFonts w:ascii="Fb Fontext" w:hAnsi="Fb Fontext" w:cs="Guttman Vilna"/>
          <w:b/>
          <w:bCs/>
          <w:sz w:val="30"/>
          <w:szCs w:val="16"/>
          <w:rtl/>
        </w:rPr>
      </w:pPr>
      <w:r w:rsidRPr="00634940">
        <w:rPr>
          <w:rFonts w:ascii="Fb Fontext" w:hAnsi="Fb Fontext"/>
          <w:sz w:val="30"/>
          <w:szCs w:val="16"/>
          <w:rtl/>
        </w:rPr>
        <w:t>כל שרואה פני חמה - זהו מן הגזע, ושאינו רואה פני חמה - זהו מן השרשין.</w:t>
      </w:r>
    </w:p>
    <w:p w14:paraId="6B3CB541" w14:textId="77777777" w:rsidR="00A6129D" w:rsidRPr="004A0F11" w:rsidRDefault="00A6129D" w:rsidP="00A6129D">
      <w:pPr>
        <w:pStyle w:val="36"/>
        <w:framePr w:wrap="notBeside"/>
        <w:rPr>
          <w:rtl/>
        </w:rPr>
      </w:pPr>
      <w:r w:rsidRPr="004A0F11">
        <w:rPr>
          <w:rtl/>
        </w:rPr>
        <w:t>והך</w:t>
      </w:r>
    </w:p>
    <w:p w14:paraId="1302608C" w14:textId="77777777" w:rsidR="00A6129D" w:rsidRDefault="00A6129D" w:rsidP="00A6129D">
      <w:pPr>
        <w:rPr>
          <w:rFonts w:ascii="Fb Fontext" w:hAnsi="Fb Fontext"/>
          <w:sz w:val="32"/>
          <w:rtl/>
        </w:rPr>
      </w:pPr>
      <w:r w:rsidRPr="00634940">
        <w:rPr>
          <w:rStyle w:val="affffe"/>
          <w:rtl/>
        </w:rPr>
        <w:t>דאמרי'</w:t>
      </w:r>
      <w:r w:rsidRPr="00F10693">
        <w:rPr>
          <w:rtl/>
        </w:rPr>
        <w:t xml:space="preserve"> </w:t>
      </w:r>
      <w:r w:rsidRPr="00C35A2C">
        <w:rPr>
          <w:rFonts w:ascii="Fb Fontext" w:hAnsi="Fb Fontext"/>
          <w:sz w:val="32"/>
          <w:rtl/>
        </w:rPr>
        <w:t>דשל הלוקח הוא היינו דיקוץ דלא ליסק ארעא שירטון ולימא דתלתא הוא</w:t>
      </w:r>
    </w:p>
    <w:p w14:paraId="5D3E9DEB" w14:textId="77777777" w:rsidR="00A6129D" w:rsidRPr="004A0F11" w:rsidRDefault="00A6129D" w:rsidP="00A6129D">
      <w:pPr>
        <w:pStyle w:val="36"/>
        <w:framePr w:wrap="notBeside"/>
        <w:rPr>
          <w:rtl/>
        </w:rPr>
      </w:pPr>
      <w:r w:rsidRPr="004A0F11">
        <w:rPr>
          <w:rtl/>
        </w:rPr>
        <w:t>ר"נ:</w:t>
      </w:r>
    </w:p>
    <w:p w14:paraId="463D3004" w14:textId="77777777" w:rsidR="00A6129D" w:rsidRPr="00C35A2C" w:rsidRDefault="00A6129D" w:rsidP="00A6129D">
      <w:pPr>
        <w:rPr>
          <w:rFonts w:ascii="Fb Fontext" w:hAnsi="Fb Fontext" w:cs="Guttman Vilna"/>
          <w:b/>
          <w:bCs/>
          <w:sz w:val="32"/>
          <w:rtl/>
        </w:rPr>
      </w:pPr>
      <w:r w:rsidRPr="00C35A2C">
        <w:rPr>
          <w:rFonts w:ascii="Fb Fontext" w:hAnsi="Fb Fontext"/>
          <w:sz w:val="32"/>
          <w:rtl/>
        </w:rPr>
        <w:t>דקל אין לו גזע.</w:t>
      </w:r>
    </w:p>
    <w:p w14:paraId="3467D5A8" w14:textId="77777777" w:rsidR="00A6129D" w:rsidRPr="00634940" w:rsidRDefault="00A6129D" w:rsidP="00A6129D">
      <w:pPr>
        <w:pStyle w:val="36"/>
        <w:framePr w:wrap="notBeside"/>
        <w:rPr>
          <w:rtl/>
        </w:rPr>
      </w:pPr>
      <w:r w:rsidRPr="00634940">
        <w:rPr>
          <w:rFonts w:hint="cs"/>
          <w:rtl/>
        </w:rPr>
        <w:t>לר</w:t>
      </w:r>
      <w:r w:rsidRPr="00634940">
        <w:rPr>
          <w:rtl/>
        </w:rPr>
        <w:t>"</w:t>
      </w:r>
      <w:r w:rsidRPr="00634940">
        <w:rPr>
          <w:rFonts w:hint="cs"/>
          <w:rtl/>
        </w:rPr>
        <w:t>פ:</w:t>
      </w:r>
    </w:p>
    <w:p w14:paraId="0E7C5D75" w14:textId="77777777" w:rsidR="00A6129D" w:rsidRDefault="00A6129D" w:rsidP="00A6129D">
      <w:pPr>
        <w:rPr>
          <w:rFonts w:ascii="Fb Fontext" w:hAnsi="Fb Fontext"/>
          <w:sz w:val="32"/>
          <w:rtl/>
        </w:rPr>
      </w:pPr>
      <w:r w:rsidRPr="00C35A2C">
        <w:rPr>
          <w:rFonts w:ascii="Fb Fontext" w:hAnsi="Fb Fontext" w:hint="cs"/>
          <w:sz w:val="32"/>
          <w:rtl/>
        </w:rPr>
        <w:t>היינו אין לו לפי שאין מוציא</w:t>
      </w:r>
    </w:p>
    <w:p w14:paraId="541A19A9" w14:textId="77777777" w:rsidR="00A6129D" w:rsidRPr="00634940" w:rsidRDefault="00A6129D" w:rsidP="00A6129D">
      <w:pPr>
        <w:pStyle w:val="36"/>
        <w:framePr w:wrap="notBeside"/>
        <w:rPr>
          <w:rtl/>
        </w:rPr>
      </w:pPr>
      <w:r w:rsidRPr="00634940">
        <w:rPr>
          <w:rFonts w:hint="cs"/>
          <w:rtl/>
        </w:rPr>
        <w:t>ולר</w:t>
      </w:r>
      <w:r w:rsidRPr="00634940">
        <w:rPr>
          <w:rtl/>
        </w:rPr>
        <w:t>"</w:t>
      </w:r>
      <w:r w:rsidRPr="00634940">
        <w:rPr>
          <w:rFonts w:hint="cs"/>
          <w:rtl/>
        </w:rPr>
        <w:t>ז:</w:t>
      </w:r>
    </w:p>
    <w:p w14:paraId="08573F2A" w14:textId="77777777" w:rsidR="00A6129D" w:rsidRPr="00634940" w:rsidRDefault="00A6129D" w:rsidP="00A6129D">
      <w:pPr>
        <w:rPr>
          <w:rFonts w:ascii="Fb Fontext" w:hAnsi="Fb Fontext"/>
          <w:spacing w:val="-2"/>
          <w:sz w:val="32"/>
          <w:rtl/>
        </w:rPr>
      </w:pPr>
      <w:r w:rsidRPr="00634940">
        <w:rPr>
          <w:rFonts w:ascii="Fb Fontext" w:hAnsi="Fb Fontext" w:hint="cs"/>
          <w:spacing w:val="-2"/>
          <w:sz w:val="32"/>
          <w:rtl/>
        </w:rPr>
        <w:t>אין לו כיון שעומד למחפר ולשרש מסיח דעת ממנו ואפי</w:t>
      </w:r>
      <w:r w:rsidRPr="00634940">
        <w:rPr>
          <w:rFonts w:hint="cs"/>
          <w:spacing w:val="-2"/>
          <w:rtl/>
        </w:rPr>
        <w:t xml:space="preserve">' </w:t>
      </w:r>
      <w:r w:rsidRPr="00634940">
        <w:rPr>
          <w:rFonts w:ascii="Fb Fontext" w:hAnsi="Fb Fontext" w:hint="cs"/>
          <w:spacing w:val="-2"/>
          <w:sz w:val="32"/>
          <w:rtl/>
        </w:rPr>
        <w:t>בשני אילנות,</w:t>
      </w:r>
    </w:p>
    <w:p w14:paraId="161EEEC6" w14:textId="77777777" w:rsidR="00A6129D" w:rsidRPr="004A0F11" w:rsidRDefault="00A6129D" w:rsidP="00A6129D">
      <w:pPr>
        <w:pStyle w:val="36"/>
        <w:framePr w:wrap="notBeside"/>
        <w:rPr>
          <w:rtl/>
        </w:rPr>
      </w:pPr>
      <w:r w:rsidRPr="004A0F11">
        <w:rPr>
          <w:rFonts w:hint="cs"/>
          <w:rtl/>
        </w:rPr>
        <w:t>-</w:t>
      </w:r>
      <w:r>
        <w:rPr>
          <w:rFonts w:hint="cs"/>
          <w:rtl/>
        </w:rPr>
        <w:t>דמיירי:</w:t>
      </w:r>
    </w:p>
    <w:p w14:paraId="3BBAE477" w14:textId="77777777" w:rsidR="00A6129D" w:rsidRPr="00C35A2C" w:rsidRDefault="00A6129D" w:rsidP="00A6129D">
      <w:pPr>
        <w:ind w:firstLine="40"/>
        <w:rPr>
          <w:rFonts w:ascii="Fb Fontext" w:hAnsi="Fb Fontext" w:cs="Guttman Vilna"/>
          <w:b/>
          <w:bCs/>
          <w:sz w:val="32"/>
          <w:rtl/>
        </w:rPr>
      </w:pPr>
      <w:r>
        <w:rPr>
          <w:rFonts w:ascii="Fb Fontext" w:hAnsi="Fb Fontext" w:hint="cs"/>
          <w:sz w:val="32"/>
          <w:rtl/>
        </w:rPr>
        <w:t xml:space="preserve">במכר </w:t>
      </w:r>
      <w:r w:rsidRPr="00C35A2C">
        <w:rPr>
          <w:rFonts w:ascii="Fb Fontext" w:hAnsi="Fb Fontext"/>
          <w:sz w:val="32"/>
          <w:rtl/>
        </w:rPr>
        <w:t xml:space="preserve">לחמש שנים </w:t>
      </w:r>
      <w:r w:rsidRPr="004A0F11">
        <w:rPr>
          <w:rStyle w:val="afffff0"/>
          <w:rtl/>
        </w:rPr>
        <w:t>[ואפי' אי ימות]</w:t>
      </w:r>
      <w:r w:rsidRPr="00C35A2C">
        <w:rPr>
          <w:rFonts w:ascii="Fb Fontext" w:hAnsi="Fb Fontext"/>
          <w:sz w:val="32"/>
          <w:rtl/>
        </w:rPr>
        <w:t xml:space="preserve"> ו</w:t>
      </w:r>
      <w:r>
        <w:rPr>
          <w:rFonts w:ascii="Fb Fontext" w:hAnsi="Fb Fontext"/>
          <w:sz w:val="32"/>
          <w:rtl/>
        </w:rPr>
        <w:t xml:space="preserve">לכך </w:t>
      </w:r>
      <w:r w:rsidRPr="00C35A2C">
        <w:rPr>
          <w:rFonts w:ascii="Fb Fontext" w:hAnsi="Fb Fontext"/>
          <w:sz w:val="32"/>
          <w:rtl/>
        </w:rPr>
        <w:t xml:space="preserve"> משתעבדת הקרקע</w:t>
      </w:r>
    </w:p>
    <w:p w14:paraId="0BDB8E76" w14:textId="77777777" w:rsidR="00A6129D" w:rsidRDefault="00A6129D" w:rsidP="00A6129D">
      <w:pPr>
        <w:pStyle w:val="aff9"/>
        <w:rPr>
          <w:rtl/>
        </w:rPr>
      </w:pPr>
      <w:r w:rsidRPr="001B450D">
        <w:rPr>
          <w:rFonts w:hint="cs"/>
          <w:rtl/>
        </w:rPr>
        <w:t>***</w:t>
      </w:r>
      <w:bookmarkEnd w:id="37"/>
    </w:p>
    <w:p w14:paraId="065423B7" w14:textId="00F5078F" w:rsidR="00AC0AF5" w:rsidRPr="00C35A2C" w:rsidRDefault="00AC0AF5" w:rsidP="00A6129D">
      <w:pPr>
        <w:pStyle w:val="aff9"/>
        <w:rPr>
          <w:rFonts w:ascii="Fb Fontext" w:hAnsi="Fb Fontext"/>
          <w:rtl/>
        </w:rPr>
      </w:pPr>
      <w:r w:rsidRPr="00C35A2C">
        <w:rPr>
          <w:rFonts w:hint="cs"/>
          <w:sz w:val="28"/>
          <w:szCs w:val="16"/>
          <w:rtl/>
        </w:rPr>
        <w:t>חולין בעזרה דווקא בהגשה או תנופה וכן מוכח מקרבן פסח</w:t>
      </w:r>
    </w:p>
    <w:p w14:paraId="64EAE916" w14:textId="77777777" w:rsidR="00AC0AF5" w:rsidRDefault="00AC0AF5" w:rsidP="00AC0AF5">
      <w:pPr>
        <w:rPr>
          <w:szCs w:val="16"/>
          <w:rtl/>
        </w:rPr>
      </w:pPr>
      <w:r>
        <w:rPr>
          <w:rStyle w:val="affffe"/>
          <w:rFonts w:hint="cs"/>
          <w:szCs w:val="16"/>
          <w:rtl/>
          <w:rPrChange w:id="9346" w:author="מנוע אמוראים" w:date="2026-10-05T16:41:09Z">
            <w:rPr>
              <w:rFonts w:hint="cs"/>
              <w:szCs w:val="16"/>
              <w:rtl/>
            </w:rPr>
          </w:rPrChange>
        </w:rPr>
        <w:t xml:space="preserve">מעשר</w:t>
      </w:r>
      <w:r>
        <w:rPr>
          <w:rStyle w:val="affffe"/>
          <w:szCs w:val="16"/>
          <w:rtl/>
          <w:rPrChange w:id="9347" w:author="מנוע אמוראים" w:date="2026-10-05T16:41:09Z">
            <w:rPr>
              <w:szCs w:val="16"/>
              <w:rtl/>
            </w:rPr>
          </w:rPrChange>
        </w:rPr>
        <w:t xml:space="preserve">"</w:t>
      </w:r>
      <w:r>
        <w:rPr>
          <w:rStyle w:val="affffe"/>
          <w:rFonts w:hint="cs"/>
          <w:szCs w:val="16"/>
          <w:rtl/>
          <w:rPrChange w:id="9348" w:author="מנוע אמוראים" w:date="2026-10-05T16:41:09Z">
            <w:rPr>
              <w:rFonts w:hint="cs"/>
              <w:szCs w:val="16"/>
              <w:rtl/>
            </w:rPr>
          </w:rPrChange>
        </w:rPr>
        <w:t xml:space="preserve">ר</w:t>
      </w:r>
      <w:r>
        <w:rPr>
          <w:rFonts w:hint="cs"/>
          <w:szCs w:val="16"/>
          <w:rtl/>
        </w:rPr>
        <w:t xml:space="preserve"> דלוי הוא דשל ישראל ממ</w:t>
      </w:r>
      <w:r w:rsidRPr="00C35A2C">
        <w:rPr>
          <w:szCs w:val="16"/>
          <w:rtl/>
        </w:rPr>
        <w:t>"</w:t>
      </w:r>
      <w:r w:rsidRPr="00C35A2C">
        <w:rPr>
          <w:rFonts w:hint="cs"/>
          <w:szCs w:val="16"/>
          <w:rtl/>
        </w:rPr>
        <w:t>נ אינו דאי אינו דמאי ביכורים הוא ושל הכהן</w:t>
      </w:r>
    </w:p>
    <w:p w14:paraId="22FCE762" w14:textId="77777777" w:rsidR="00AC0AF5" w:rsidRPr="00C35A2C" w:rsidRDefault="00AC0AF5" w:rsidP="00AC0AF5">
      <w:pPr>
        <w:rPr>
          <w:rFonts w:ascii="Fb Fontext" w:hAnsi="Fb Fontext" w:cs="Guttman Vilna"/>
          <w:b/>
          <w:bCs/>
          <w:rtl/>
        </w:rPr>
      </w:pPr>
      <w:r w:rsidRPr="00C35A2C">
        <w:rPr>
          <w:rFonts w:ascii="Fb Fontext" w:hAnsi="Fb Fontext" w:hint="cs"/>
          <w:sz w:val="28"/>
          <w:szCs w:val="16"/>
          <w:rtl/>
        </w:rPr>
        <w:t xml:space="preserve">ועוד דאין בזה מצוות נתינה כיוון דהוי </w:t>
      </w:r>
      <w:r>
        <w:rPr>
          <w:rFonts w:ascii="Fb Fontext" w:hAnsi="Fb Fontext" w:hint="cs"/>
          <w:sz w:val="28"/>
          <w:szCs w:val="16"/>
          <w:rtl/>
        </w:rPr>
        <w:t>ספק</w:t>
      </w:r>
      <w:r w:rsidRPr="00C35A2C">
        <w:rPr>
          <w:rFonts w:ascii="Fb Fontext" w:hAnsi="Fb Fontext" w:hint="cs"/>
          <w:sz w:val="28"/>
          <w:szCs w:val="16"/>
          <w:rtl/>
        </w:rPr>
        <w:t xml:space="preserve"> דרבנן</w:t>
      </w:r>
    </w:p>
    <w:p w14:paraId="5B454DC7" w14:textId="77777777" w:rsidR="00AC0AF5" w:rsidRPr="00C35A2C" w:rsidRDefault="00AC0AF5" w:rsidP="00AC0AF5">
      <w:pPr>
        <w:rPr>
          <w:rFonts w:ascii="Fb Fontext" w:hAnsi="Fb Fontext"/>
          <w:rtl/>
        </w:rPr>
      </w:pPr>
      <w:r w:rsidRPr="00C35A2C">
        <w:rPr>
          <w:rFonts w:ascii="Fb Fontext" w:hAnsi="Fb Fontext"/>
          <w:sz w:val="32"/>
          <w:rtl/>
        </w:rPr>
        <w:t>ואפי</w:t>
      </w:r>
      <w:r w:rsidRPr="00F10693">
        <w:rPr>
          <w:rtl/>
        </w:rPr>
        <w:t xml:space="preserve">' </w:t>
      </w:r>
      <w:r>
        <w:rPr>
          <w:rFonts w:ascii="Fb Fontext" w:hAnsi="Fb Fontext"/>
          <w:sz w:val="32"/>
          <w:rtl/>
        </w:rPr>
        <w:t xml:space="preserve">מעשר ראשון יכול ליתנה לכהן </w:t>
      </w:r>
      <w:r>
        <w:rPr>
          <w:rStyle w:val="affffe"/>
          <w:rFonts w:ascii="Fb Fontext" w:hAnsi="Fb Fontext"/>
          <w:sz w:val="32"/>
          <w:rtl/>
          <w:rPrChange w:id="9349" w:author="מנוע אמוראים" w:date="2026-10-05T16:41:09Z">
            <w:rPr>
              <w:rFonts w:ascii="Fb Fontext" w:hAnsi="Fb Fontext"/>
              <w:sz w:val="32"/>
              <w:rtl/>
            </w:rPr>
          </w:rPrChange>
        </w:rPr>
        <w:t xml:space="preserve">כראב"ע</w:t>
      </w:r>
      <w:r>
        <w:rPr>
          <w:rFonts w:ascii="Fb Fontext" w:hAnsi="Fb Fontext"/>
          <w:sz w:val="32"/>
          <w:rtl/>
        </w:rPr>
        <w:t xml:space="preserve"> [ולא </w:t>
      </w:r>
      <w:r>
        <w:rPr>
          <w:rStyle w:val="affffe"/>
          <w:rFonts w:ascii="Fb Fontext" w:hAnsi="Fb Fontext"/>
          <w:sz w:val="32"/>
          <w:rtl/>
          <w:rPrChange w:id="9350" w:author="מנוע אמוראים" w:date="2026-10-05T16:41:09Z">
            <w:rPr>
              <w:rFonts w:ascii="Fb Fontext" w:hAnsi="Fb Fontext"/>
              <w:sz w:val="32"/>
              <w:rtl/>
            </w:rPr>
          </w:rPrChange>
        </w:rPr>
        <w:t xml:space="preserve">כר"ע</w:t>
      </w:r>
      <w:r>
        <w:rPr>
          <w:rFonts w:ascii="Fb Fontext" w:hAnsi="Fb Fontext"/>
          <w:sz w:val="32"/>
          <w:rtl/>
        </w:rPr>
        <w:t xml:space="preserve"> דללוי]</w:t>
      </w:r>
    </w:p>
    <w:p w14:paraId="0CC5A775" w14:textId="77777777" w:rsidR="00AC0AF5" w:rsidRDefault="00AC0AF5" w:rsidP="00AC0AF5">
      <w:pPr>
        <w:rPr>
          <w:rFonts w:ascii="Fb Fontext" w:hAnsi="Fb Fontext"/>
          <w:rtl/>
        </w:rPr>
      </w:pPr>
      <w:r w:rsidRPr="00C35A2C">
        <w:rPr>
          <w:rFonts w:ascii="Fb Fontext" w:hAnsi="Fb Fontext"/>
          <w:rtl/>
        </w:rPr>
        <w:t>ולא בעי קרייה אפי דחישי</w:t>
      </w:r>
      <w:r w:rsidRPr="00F10693">
        <w:rPr>
          <w:rtl/>
        </w:rPr>
        <w:t xml:space="preserve">' </w:t>
      </w:r>
      <w:r w:rsidRPr="00C35A2C">
        <w:rPr>
          <w:rFonts w:ascii="Fb Fontext" w:hAnsi="Fb Fontext"/>
          <w:rtl/>
        </w:rPr>
        <w:t>דבכורים הוא דקרייה אינה מעכבת</w:t>
      </w:r>
    </w:p>
    <w:p w14:paraId="15B5F704" w14:textId="77777777" w:rsidR="00AC0AF5" w:rsidRDefault="00AC0AF5" w:rsidP="00AC0AF5">
      <w:pPr>
        <w:ind w:left="720"/>
        <w:rPr>
          <w:rFonts w:ascii="Fb Fontext" w:hAnsi="Fb Fontext"/>
          <w:sz w:val="32"/>
          <w:rtl/>
        </w:rPr>
      </w:pPr>
      <w:r w:rsidRPr="00C35A2C">
        <w:rPr>
          <w:rFonts w:ascii="Fb Fontext" w:hAnsi="Fb Fontext" w:hint="cs"/>
          <w:sz w:val="32"/>
          <w:rtl/>
        </w:rPr>
        <w:t>והא דכל הראוי לבילה אין בילה מעכבת בו ושאינו ראוי לבילה מעכבת בו</w:t>
      </w:r>
    </w:p>
    <w:p w14:paraId="00D2212F" w14:textId="6EB85E2A" w:rsidR="00AC0AF5" w:rsidRPr="00C35A2C" w:rsidRDefault="00AC0AF5" w:rsidP="00AC0AF5">
      <w:pPr>
        <w:ind w:left="720"/>
        <w:rPr>
          <w:rFonts w:cs="Guttman Vilna"/>
          <w:b/>
          <w:bCs/>
          <w:sz w:val="32"/>
          <w:rtl/>
        </w:rPr>
      </w:pPr>
      <w:r>
        <w:rPr>
          <w:rFonts w:ascii="Fb Fontext" w:hAnsi="Fb Fontext" w:hint="cs"/>
          <w:sz w:val="32"/>
          <w:rtl/>
        </w:rPr>
        <w:t xml:space="preserve">מיירי </w:t>
      </w:r>
      <w:r>
        <w:rPr>
          <w:rStyle w:val="affffe"/>
          <w:rFonts w:ascii="Fb Fontext" w:hAnsi="Fb Fontext" w:hint="cs"/>
          <w:sz w:val="32"/>
          <w:rtl/>
          <w:rPrChange w:id="9351" w:author="מנוע אמוראים" w:date="2026-10-05T16:41:09Z">
            <w:rPr>
              <w:rFonts w:ascii="Fb Fontext" w:hAnsi="Fb Fontext" w:hint="cs"/>
              <w:sz w:val="32"/>
              <w:rtl/>
            </w:rPr>
          </w:rPrChange>
        </w:rPr>
        <w:t xml:space="preserve">כריב</w:t>
      </w:r>
      <w:r>
        <w:rPr>
          <w:rStyle w:val="affffe"/>
          <w:rFonts w:ascii="Fb Fontext" w:hAnsi="Fb Fontext"/>
          <w:sz w:val="32"/>
          <w:rtl/>
          <w:rPrChange w:id="9352" w:author="מנוע אמוראים" w:date="2026-10-05T16:41:09Z">
            <w:rPr>
              <w:rFonts w:ascii="Fb Fontext" w:hAnsi="Fb Fontext"/>
              <w:sz w:val="32"/>
              <w:rtl/>
            </w:rPr>
          </w:rPrChange>
        </w:rPr>
        <w:t xml:space="preserve">"</w:t>
      </w:r>
      <w:r>
        <w:rPr>
          <w:rStyle w:val="affffe"/>
          <w:rFonts w:ascii="Fb Fontext" w:hAnsi="Fb Fontext" w:hint="cs"/>
          <w:sz w:val="32"/>
          <w:rtl/>
          <w:rPrChange w:id="9353" w:author="מנוע אמוראים" w:date="2026-10-05T16:41:09Z">
            <w:rPr>
              <w:rFonts w:ascii="Fb Fontext" w:hAnsi="Fb Fontext" w:hint="cs"/>
              <w:sz w:val="32"/>
              <w:rtl/>
            </w:rPr>
          </w:rPrChange>
        </w:rPr>
        <w:t xml:space="preserve">ח</w:t>
      </w:r>
      <w:r>
        <w:rPr>
          <w:rFonts w:ascii="Fb Fontext" w:hAnsi="Fb Fontext" w:hint="cs"/>
          <w:sz w:val="32"/>
          <w:rtl/>
        </w:rPr>
        <w:t xml:space="preserve"> דבצרן</w:t>
      </w:r>
      <w:r w:rsidRPr="00C35A2C">
        <w:rPr>
          <w:rFonts w:ascii="Fb Fontext" w:hAnsi="Fb Fontext"/>
          <w:sz w:val="32"/>
          <w:rtl/>
        </w:rPr>
        <w:t xml:space="preserve"> </w:t>
      </w:r>
      <w:r w:rsidRPr="00C35A2C">
        <w:rPr>
          <w:rFonts w:ascii="Fb Fontext" w:hAnsi="Fb Fontext" w:hint="cs"/>
          <w:sz w:val="32"/>
          <w:rtl/>
        </w:rPr>
        <w:t>ושגרן</w:t>
      </w:r>
      <w:r w:rsidRPr="00C35A2C">
        <w:rPr>
          <w:rFonts w:ascii="Fb Fontext" w:hAnsi="Fb Fontext"/>
          <w:sz w:val="32"/>
          <w:rtl/>
        </w:rPr>
        <w:t xml:space="preserve"> </w:t>
      </w:r>
      <w:r w:rsidRPr="00C35A2C">
        <w:rPr>
          <w:rFonts w:ascii="Fb Fontext" w:hAnsi="Fb Fontext" w:hint="cs"/>
          <w:sz w:val="32"/>
          <w:rtl/>
        </w:rPr>
        <w:t>ביד</w:t>
      </w:r>
      <w:r w:rsidRPr="00C35A2C">
        <w:rPr>
          <w:rFonts w:ascii="Fb Fontext" w:hAnsi="Fb Fontext"/>
          <w:sz w:val="32"/>
          <w:rtl/>
        </w:rPr>
        <w:t xml:space="preserve"> </w:t>
      </w:r>
      <w:r w:rsidRPr="00C35A2C">
        <w:rPr>
          <w:rFonts w:ascii="Fb Fontext" w:hAnsi="Fb Fontext" w:hint="cs"/>
          <w:sz w:val="32"/>
          <w:rtl/>
        </w:rPr>
        <w:t>שליח</w:t>
      </w:r>
      <w:r w:rsidRPr="00C35A2C">
        <w:rPr>
          <w:rFonts w:ascii="Fb Fontext" w:hAnsi="Fb Fontext"/>
          <w:sz w:val="32"/>
          <w:rtl/>
        </w:rPr>
        <w:t xml:space="preserve">, </w:t>
      </w:r>
      <w:r w:rsidRPr="00C35A2C">
        <w:rPr>
          <w:rFonts w:ascii="Fb Fontext" w:hAnsi="Fb Fontext" w:hint="cs"/>
          <w:sz w:val="32"/>
          <w:rtl/>
        </w:rPr>
        <w:t>ומת</w:t>
      </w:r>
      <w:r w:rsidRPr="00C35A2C">
        <w:rPr>
          <w:rFonts w:ascii="Fb Fontext" w:hAnsi="Fb Fontext"/>
          <w:sz w:val="32"/>
          <w:rtl/>
        </w:rPr>
        <w:t xml:space="preserve"> </w:t>
      </w:r>
      <w:r w:rsidRPr="00C35A2C">
        <w:rPr>
          <w:rFonts w:ascii="Fb Fontext" w:hAnsi="Fb Fontext" w:hint="cs"/>
          <w:sz w:val="32"/>
          <w:rtl/>
        </w:rPr>
        <w:t>שליח</w:t>
      </w:r>
      <w:r w:rsidRPr="00C35A2C">
        <w:rPr>
          <w:rFonts w:ascii="Fb Fontext" w:hAnsi="Fb Fontext"/>
          <w:sz w:val="32"/>
          <w:rtl/>
        </w:rPr>
        <w:t xml:space="preserve"> </w:t>
      </w:r>
      <w:r w:rsidRPr="00C35A2C">
        <w:rPr>
          <w:rFonts w:ascii="Fb Fontext" w:hAnsi="Fb Fontext" w:hint="cs"/>
          <w:sz w:val="32"/>
          <w:rtl/>
        </w:rPr>
        <w:t>בדרך</w:t>
      </w:r>
      <w:r w:rsidRPr="00C35A2C">
        <w:rPr>
          <w:rFonts w:ascii="Fb Fontext" w:hAnsi="Fb Fontext"/>
          <w:sz w:val="32"/>
          <w:rtl/>
        </w:rPr>
        <w:t xml:space="preserve"> - </w:t>
      </w:r>
      <w:r w:rsidRPr="00C35A2C">
        <w:rPr>
          <w:rFonts w:ascii="Fb Fontext" w:hAnsi="Fb Fontext" w:hint="cs"/>
          <w:sz w:val="32"/>
          <w:rtl/>
        </w:rPr>
        <w:t>מביא</w:t>
      </w:r>
      <w:r w:rsidRPr="00C35A2C">
        <w:rPr>
          <w:rFonts w:ascii="Fb Fontext" w:hAnsi="Fb Fontext"/>
          <w:sz w:val="32"/>
          <w:rtl/>
        </w:rPr>
        <w:t xml:space="preserve"> </w:t>
      </w:r>
      <w:r w:rsidRPr="00C35A2C">
        <w:rPr>
          <w:rFonts w:ascii="Fb Fontext" w:hAnsi="Fb Fontext" w:hint="cs"/>
          <w:sz w:val="32"/>
          <w:rtl/>
        </w:rPr>
        <w:t>ואינו</w:t>
      </w:r>
      <w:r w:rsidRPr="00C35A2C">
        <w:rPr>
          <w:rFonts w:ascii="Fb Fontext" w:hAnsi="Fb Fontext"/>
          <w:sz w:val="32"/>
          <w:rtl/>
        </w:rPr>
        <w:t xml:space="preserve"> </w:t>
      </w:r>
      <w:r w:rsidRPr="00C35A2C">
        <w:rPr>
          <w:rFonts w:ascii="Fb Fontext" w:hAnsi="Fb Fontext" w:hint="cs"/>
          <w:sz w:val="32"/>
          <w:rtl/>
        </w:rPr>
        <w:t>קורא כדכתיב</w:t>
      </w:r>
      <w:r w:rsidRPr="0059320D">
        <w:rPr>
          <w:rStyle w:val="affff8"/>
          <w:rFonts w:hint="cs"/>
          <w:rtl/>
        </w:rPr>
        <w:t xml:space="preserve"> </w:t>
      </w:r>
      <w:r w:rsidRPr="00F10693">
        <w:rPr>
          <w:rFonts w:hint="cs"/>
          <w:rtl/>
        </w:rPr>
        <w:t>'ו</w:t>
      </w:r>
      <w:r w:rsidRPr="0059320D">
        <w:rPr>
          <w:rStyle w:val="affff8"/>
          <w:rFonts w:hint="cs"/>
          <w:rtl/>
        </w:rPr>
        <w:t>לקחת</w:t>
      </w:r>
      <w:r w:rsidRPr="0059320D">
        <w:rPr>
          <w:rStyle w:val="affff8"/>
          <w:rtl/>
        </w:rPr>
        <w:t xml:space="preserve"> </w:t>
      </w:r>
      <w:r w:rsidRPr="0059320D">
        <w:rPr>
          <w:rStyle w:val="affff8"/>
          <w:rFonts w:hint="cs"/>
          <w:rtl/>
        </w:rPr>
        <w:t>והבאת</w:t>
      </w:r>
      <w:r w:rsidRPr="00F10693">
        <w:rPr>
          <w:rFonts w:hint="cs"/>
          <w:rtl/>
        </w:rPr>
        <w:t>'</w:t>
      </w:r>
      <w:r w:rsidRPr="00F10693">
        <w:rPr>
          <w:rtl/>
        </w:rPr>
        <w:t>,</w:t>
      </w:r>
      <w:r w:rsidRPr="00C35A2C">
        <w:rPr>
          <w:rFonts w:ascii="Fb Fontext" w:hAnsi="Fb Fontext"/>
          <w:sz w:val="32"/>
          <w:rtl/>
        </w:rPr>
        <w:t xml:space="preserve"> </w:t>
      </w:r>
      <w:r w:rsidRPr="00C35A2C">
        <w:rPr>
          <w:rFonts w:ascii="Fb Fontext" w:hAnsi="Fb Fontext" w:hint="cs"/>
          <w:sz w:val="32"/>
          <w:rtl/>
        </w:rPr>
        <w:t>שתהא</w:t>
      </w:r>
      <w:r w:rsidRPr="00C35A2C">
        <w:rPr>
          <w:rFonts w:ascii="Fb Fontext" w:hAnsi="Fb Fontext"/>
          <w:sz w:val="32"/>
          <w:rtl/>
        </w:rPr>
        <w:t xml:space="preserve"> </w:t>
      </w:r>
      <w:r w:rsidRPr="00C35A2C">
        <w:rPr>
          <w:rFonts w:ascii="Fb Fontext" w:hAnsi="Fb Fontext" w:hint="cs"/>
          <w:sz w:val="32"/>
          <w:rtl/>
        </w:rPr>
        <w:t>לקיחה</w:t>
      </w:r>
      <w:r w:rsidRPr="00C35A2C">
        <w:rPr>
          <w:rFonts w:ascii="Fb Fontext" w:hAnsi="Fb Fontext"/>
          <w:sz w:val="32"/>
          <w:rtl/>
        </w:rPr>
        <w:t xml:space="preserve"> </w:t>
      </w:r>
      <w:r w:rsidRPr="00C35A2C">
        <w:rPr>
          <w:rFonts w:ascii="Fb Fontext" w:hAnsi="Fb Fontext" w:hint="cs"/>
          <w:sz w:val="32"/>
          <w:rtl/>
        </w:rPr>
        <w:t>והבאה</w:t>
      </w:r>
      <w:r w:rsidRPr="00C35A2C">
        <w:rPr>
          <w:rFonts w:ascii="Fb Fontext" w:hAnsi="Fb Fontext"/>
          <w:sz w:val="32"/>
          <w:rtl/>
        </w:rPr>
        <w:t xml:space="preserve"> </w:t>
      </w:r>
      <w:r w:rsidRPr="00C35A2C">
        <w:rPr>
          <w:rFonts w:ascii="Fb Fontext" w:hAnsi="Fb Fontext" w:hint="cs"/>
          <w:sz w:val="32"/>
          <w:rtl/>
        </w:rPr>
        <w:t>כאחד</w:t>
      </w:r>
      <w:r w:rsidRPr="00C35A2C">
        <w:rPr>
          <w:rFonts w:ascii="Fb Fontext" w:hAnsi="Fb Fontext"/>
          <w:sz w:val="32"/>
          <w:rtl/>
        </w:rPr>
        <w:t xml:space="preserve">, </w:t>
      </w:r>
      <w:r w:rsidRPr="00C35A2C">
        <w:rPr>
          <w:rFonts w:ascii="Fb Fontext" w:hAnsi="Fb Fontext" w:hint="cs"/>
          <w:sz w:val="32"/>
          <w:rtl/>
        </w:rPr>
        <w:t>והא</w:t>
      </w:r>
      <w:r w:rsidRPr="00C35A2C">
        <w:rPr>
          <w:rFonts w:ascii="Fb Fontext" w:hAnsi="Fb Fontext"/>
          <w:sz w:val="32"/>
          <w:rtl/>
        </w:rPr>
        <w:t xml:space="preserve"> </w:t>
      </w:r>
      <w:r w:rsidR="00AD221F">
        <w:rPr>
          <w:rFonts w:ascii="Fb Fontext" w:hAnsi="Fb Fontext" w:hint="cs"/>
          <w:sz w:val="32"/>
          <w:rtl/>
        </w:rPr>
        <w:t>אין</w:t>
      </w:r>
      <w:r w:rsidRPr="00C35A2C">
        <w:rPr>
          <w:rFonts w:ascii="Fb Fontext" w:hAnsi="Fb Fontext"/>
          <w:sz w:val="32"/>
          <w:rtl/>
        </w:rPr>
        <w:t>.</w:t>
      </w:r>
    </w:p>
    <w:p w14:paraId="184FBB8D" w14:textId="0DE539B0" w:rsidR="00AC0AF5" w:rsidRDefault="00AC0AF5" w:rsidP="00AC0AF5">
      <w:pPr>
        <w:rPr>
          <w:rFonts w:ascii="Fb Fontext" w:hAnsi="Fb Fontext"/>
          <w:sz w:val="32"/>
          <w:rtl/>
        </w:rPr>
      </w:pPr>
      <w:r w:rsidRPr="00C35A2C">
        <w:rPr>
          <w:rFonts w:ascii="Fb Fontext" w:hAnsi="Fb Fontext"/>
          <w:sz w:val="32"/>
          <w:rtl/>
        </w:rPr>
        <w:t>ואפי</w:t>
      </w:r>
      <w:r w:rsidRPr="00F10693">
        <w:rPr>
          <w:rtl/>
        </w:rPr>
        <w:t xml:space="preserve">' </w:t>
      </w:r>
      <w:r w:rsidRPr="00C35A2C">
        <w:rPr>
          <w:rFonts w:ascii="Fb Fontext" w:hAnsi="Fb Fontext"/>
          <w:sz w:val="32"/>
          <w:rtl/>
        </w:rPr>
        <w:t xml:space="preserve">דפסוקי נינהו לא קרי רב אשי דמחזי כשיקרא </w:t>
      </w:r>
      <w:r>
        <w:rPr>
          <w:rFonts w:ascii="Fb Fontext" w:hAnsi="Fb Fontext" w:hint="cs"/>
          <w:rtl/>
        </w:rPr>
        <w:t xml:space="preserve"> </w:t>
      </w:r>
      <w:r w:rsidRPr="00C35A2C">
        <w:rPr>
          <w:rFonts w:ascii="Fb Fontext" w:hAnsi="Fb Fontext" w:hint="cs"/>
          <w:sz w:val="32"/>
          <w:rtl/>
        </w:rPr>
        <w:t>ר</w:t>
      </w:r>
      <w:r w:rsidRPr="00C35A2C">
        <w:rPr>
          <w:rFonts w:ascii="Fb Fontext" w:hAnsi="Fb Fontext"/>
          <w:sz w:val="32"/>
          <w:rtl/>
        </w:rPr>
        <w:t>"</w:t>
      </w:r>
      <w:r w:rsidRPr="00C35A2C">
        <w:rPr>
          <w:rFonts w:ascii="Fb Fontext" w:hAnsi="Fb Fontext" w:hint="cs"/>
          <w:sz w:val="32"/>
          <w:rtl/>
        </w:rPr>
        <w:t>מבדר</w:t>
      </w:r>
      <w:r w:rsidRPr="00C35A2C">
        <w:rPr>
          <w:rFonts w:ascii="Fb Fontext" w:hAnsi="Fb Fontext"/>
          <w:sz w:val="32"/>
          <w:rtl/>
        </w:rPr>
        <w:t>"</w:t>
      </w:r>
      <w:r w:rsidRPr="00C35A2C">
        <w:rPr>
          <w:rFonts w:ascii="Fb Fontext" w:hAnsi="Fb Fontext" w:hint="cs"/>
          <w:sz w:val="32"/>
          <w:rtl/>
        </w:rPr>
        <w:t xml:space="preserve">ח </w:t>
      </w:r>
      <w:r w:rsidR="00654D6B">
        <w:rPr>
          <w:rFonts w:ascii="Fb Fontext" w:hAnsi="Fb Fontext" w:hint="cs"/>
          <w:sz w:val="32"/>
          <w:rtl/>
        </w:rPr>
        <w:t xml:space="preserve">שמא </w:t>
      </w:r>
      <w:r>
        <w:rPr>
          <w:rFonts w:ascii="Fb Fontext" w:hAnsi="Fb Fontext" w:hint="cs"/>
          <w:sz w:val="32"/>
          <w:rtl/>
        </w:rPr>
        <w:t xml:space="preserve">אתי להפקיע </w:t>
      </w:r>
      <w:r>
        <w:rPr>
          <w:rStyle w:val="affffe"/>
          <w:rFonts w:ascii="Fb Fontext" w:hAnsi="Fb Fontext" w:hint="cs"/>
          <w:sz w:val="32"/>
          <w:rtl/>
          <w:rPrChange w:id="9354" w:author="מנוע אמוראים" w:date="2026-10-05T16:41:09Z">
            <w:rPr>
              <w:rFonts w:ascii="Fb Fontext" w:hAnsi="Fb Fontext" w:hint="cs"/>
              <w:sz w:val="32"/>
              <w:rtl/>
            </w:rPr>
          </w:rPrChange>
        </w:rPr>
        <w:t xml:space="preserve">מתרו</w:t>
      </w:r>
      <w:r>
        <w:rPr>
          <w:rStyle w:val="affffe"/>
          <w:rFonts w:ascii="Fb Fontext" w:hAnsi="Fb Fontext"/>
          <w:sz w:val="32"/>
          <w:rtl/>
          <w:rPrChange w:id="9355" w:author="מנוע אמוראים" w:date="2026-10-05T16:41:09Z">
            <w:rPr>
              <w:rFonts w:ascii="Fb Fontext" w:hAnsi="Fb Fontext"/>
              <w:sz w:val="32"/>
              <w:rtl/>
            </w:rPr>
          </w:rPrChange>
        </w:rPr>
        <w:t xml:space="preserve">"</w:t>
      </w:r>
      <w:r>
        <w:rPr>
          <w:rStyle w:val="affffe"/>
          <w:rFonts w:ascii="Fb Fontext" w:hAnsi="Fb Fontext" w:hint="cs"/>
          <w:sz w:val="32"/>
          <w:rtl/>
          <w:rPrChange w:id="9356" w:author="מנוע אמוראים" w:date="2026-10-05T16:41:09Z">
            <w:rPr>
              <w:rFonts w:ascii="Fb Fontext" w:hAnsi="Fb Fontext" w:hint="cs"/>
              <w:sz w:val="32"/>
              <w:rtl/>
            </w:rPr>
          </w:rPrChange>
        </w:rPr>
        <w:t xml:space="preserve">מ</w:t>
      </w:r>
    </w:p>
    <w:p w14:paraId="01A8304D" w14:textId="018A3AD7" w:rsidR="00AC0AF5" w:rsidRPr="001B450D" w:rsidRDefault="001B450D" w:rsidP="00AC0AF5">
      <w:pPr>
        <w:pStyle w:val="aff9"/>
        <w:rPr>
          <w:del w:id="90092" w:author="מנוע עיצוב" w:date="2026-10-08T11:01:28Z"/>
          <w:rtl/>
        </w:rPr>
      </w:pPr>
      <w:del w:id="90091" w:author="מנוע עיצוב" w:date="2026-10-08T11:01:28Z">
        <w:r w:rsidRPr="001B450D">
          <w:rPr>
            <w:rFonts w:hint="cs"/>
            <w:rtl/>
          </w:rPr>
          <w:delText xml:space="preserve">***</w:delText>
        </w:r>
      </w:del>
    </w:p>
    <w:p w14:paraId="2C51AF19" w14:textId="77777777" w:rsidR="00AC0AF5" w:rsidRPr="00C35A2C" w:rsidRDefault="00AC0AF5" w:rsidP="00982F98">
      <w:pPr>
        <w:pStyle w:val="affe"/>
        <w:framePr w:wrap="around"/>
        <w:rPr>
          <w:rtl/>
        </w:rPr>
      </w:pPr>
      <w:r w:rsidRPr="00C35A2C">
        <w:rPr>
          <w:rFonts w:hint="cs"/>
          <w:rtl/>
        </w:rPr>
        <w:t>פב:</w:t>
      </w:r>
    </w:p>
    <w:p w14:paraId="49754F97" w14:textId="77777777" w:rsidR="00637731" w:rsidRPr="00801934" w:rsidRDefault="00637731" w:rsidP="00637731">
      <w:pPr>
        <w:pStyle w:val="afffb"/>
        <w:rPr>
          <w:rtl/>
        </w:rPr>
      </w:pPr>
      <w:ins w:id="9896" w:author="מספור קטעי משנה" w:date="2026-10-06T06:44:59Z">
        <w:r>
          <w:rPr>
            <w:rStyle w:val="MisparKeta"/>
          </w:rPr>
          <w:t xml:space="preserve">ב. </w:t>
        </w:r>
      </w:ins>
      <w:r w:rsidRPr="00801934">
        <w:rPr>
          <w:rtl/>
        </w:rPr>
        <w:t>קנה שלשה - קנה קרקע.</w:t>
      </w:r>
    </w:p>
    <w:p w14:paraId="347B1F3C" w14:textId="77777777" w:rsidR="00637731" w:rsidRPr="00EB1C38" w:rsidRDefault="00637731" w:rsidP="00637731">
      <w:pPr>
        <w:pStyle w:val="36"/>
        <w:framePr w:wrap="notBeside"/>
        <w:rPr>
          <w:rtl/>
        </w:rPr>
      </w:pPr>
      <w:r w:rsidRPr="00EB1C38">
        <w:rPr>
          <w:rtl/>
        </w:rPr>
        <w:t>רי"ו:</w:t>
      </w:r>
    </w:p>
    <w:p w14:paraId="726A104B" w14:textId="77777777" w:rsidR="00637731" w:rsidRDefault="00637731" w:rsidP="00637731">
      <w:pPr>
        <w:rPr>
          <w:rStyle w:val="afffff0"/>
          <w:rtl/>
        </w:rPr>
      </w:pPr>
      <w:r w:rsidRPr="00C35A2C">
        <w:rPr>
          <w:rFonts w:ascii="Fb Fontext" w:hAnsi="Fb Fontext"/>
          <w:sz w:val="32"/>
          <w:rtl/>
        </w:rPr>
        <w:t xml:space="preserve">קנה תחתיהן וביניהן וחוצה להן כמלוא אורה וסלו. </w:t>
      </w:r>
    </w:p>
    <w:p w14:paraId="6A0002BB" w14:textId="77777777" w:rsidR="00637731" w:rsidRPr="00EB1C38" w:rsidRDefault="00637731" w:rsidP="00637731">
      <w:pPr>
        <w:rPr>
          <w:rStyle w:val="afffff0"/>
          <w:rtl/>
        </w:rPr>
      </w:pPr>
      <w:r w:rsidRPr="00EB1C38">
        <w:rPr>
          <w:rStyle w:val="afffff0"/>
          <w:rtl/>
        </w:rPr>
        <w:t>[ודרך אין לו ד</w:t>
      </w:r>
      <w:r>
        <w:rPr>
          <w:rStyle w:val="afffff0"/>
          <w:rFonts w:hint="cs"/>
          <w:rtl/>
        </w:rPr>
        <w:t>קרקע אחרת היא</w:t>
      </w:r>
      <w:r w:rsidRPr="00EB1C38">
        <w:rPr>
          <w:rStyle w:val="afffff0"/>
          <w:rtl/>
        </w:rPr>
        <w:t>]</w:t>
      </w:r>
    </w:p>
    <w:p w14:paraId="1D75B8F2" w14:textId="77777777" w:rsidR="00637731" w:rsidRPr="00EB1C38" w:rsidRDefault="00637731" w:rsidP="00637731">
      <w:pPr>
        <w:pStyle w:val="36"/>
        <w:framePr w:wrap="notBeside"/>
        <w:rPr>
          <w:rtl/>
        </w:rPr>
      </w:pPr>
      <w:r w:rsidRPr="00EB1C38">
        <w:rPr>
          <w:rtl/>
        </w:rPr>
        <w:t>ר"</w:t>
      </w:r>
      <w:r w:rsidRPr="00EB1C38">
        <w:rPr>
          <w:rFonts w:hint="cs"/>
          <w:rtl/>
        </w:rPr>
        <w:t>ז</w:t>
      </w:r>
      <w:r>
        <w:rPr>
          <w:rFonts w:hint="cs"/>
          <w:rtl/>
        </w:rPr>
        <w:t>:</w:t>
      </w:r>
    </w:p>
    <w:p w14:paraId="4844DCCD" w14:textId="77777777" w:rsidR="00637731" w:rsidRPr="00A15BDC" w:rsidRDefault="00637731" w:rsidP="00637731">
      <w:pPr>
        <w:rPr>
          <w:rFonts w:ascii="Fb Fontext" w:hAnsi="Fb Fontext" w:cs="Guttman Vilna"/>
          <w:b/>
          <w:bCs/>
          <w:spacing w:val="2"/>
          <w:sz w:val="32"/>
          <w:rtl/>
        </w:rPr>
      </w:pPr>
      <w:r w:rsidRPr="00A15BDC">
        <w:rPr>
          <w:rStyle w:val="affffe"/>
          <w:rFonts w:hint="cs"/>
          <w:spacing w:val="2"/>
          <w:rtl/>
        </w:rPr>
        <w:t>משמע:</w:t>
      </w:r>
      <w:r w:rsidRPr="00A15BDC">
        <w:rPr>
          <w:spacing w:val="2"/>
        </w:rPr>
        <w:t xml:space="preserve"> </w:t>
      </w:r>
      <w:r w:rsidRPr="00A15BDC">
        <w:rPr>
          <w:spacing w:val="2"/>
          <w:rtl/>
        </w:rPr>
        <w:t>שלשה הוא דאין לו דרך, הא שנים יש לו</w:t>
      </w:r>
      <w:r w:rsidRPr="00A15BDC">
        <w:rPr>
          <w:rFonts w:ascii="Fb Fontext" w:hAnsi="Fb Fontext"/>
          <w:spacing w:val="2"/>
          <w:sz w:val="32"/>
          <w:rtl/>
        </w:rPr>
        <w:t xml:space="preserve">, </w:t>
      </w:r>
      <w:r w:rsidRPr="00A15BDC">
        <w:rPr>
          <w:rStyle w:val="afffff0"/>
          <w:spacing w:val="2"/>
          <w:rtl/>
        </w:rPr>
        <w:t xml:space="preserve">דא"ל: </w:t>
      </w:r>
      <w:r w:rsidRPr="00A15BDC">
        <w:rPr>
          <w:rStyle w:val="afffff0"/>
          <w:rFonts w:hint="cs"/>
          <w:spacing w:val="2"/>
          <w:rtl/>
        </w:rPr>
        <w:t>אני בקרקע שלי</w:t>
      </w:r>
      <w:r w:rsidRPr="00A15BDC">
        <w:rPr>
          <w:rStyle w:val="afffff0"/>
          <w:spacing w:val="2"/>
          <w:rtl/>
        </w:rPr>
        <w:t>.</w:t>
      </w:r>
    </w:p>
    <w:p w14:paraId="14D789DB" w14:textId="77777777" w:rsidR="00637731" w:rsidRPr="00EB1C38" w:rsidRDefault="00637731" w:rsidP="00637731">
      <w:pPr>
        <w:pStyle w:val="36"/>
        <w:framePr w:wrap="notBeside"/>
        <w:rPr>
          <w:rtl/>
        </w:rPr>
      </w:pPr>
      <w:r w:rsidRPr="00EB1C38">
        <w:rPr>
          <w:rFonts w:hint="cs"/>
          <w:rtl/>
        </w:rPr>
        <w:t>רנב</w:t>
      </w:r>
      <w:r w:rsidRPr="00EB1C38">
        <w:rPr>
          <w:rtl/>
        </w:rPr>
        <w:t>"</w:t>
      </w:r>
      <w:r w:rsidRPr="00EB1C38">
        <w:rPr>
          <w:rFonts w:hint="cs"/>
          <w:rtl/>
        </w:rPr>
        <w:t>י לרבא</w:t>
      </w:r>
      <w:r>
        <w:rPr>
          <w:rFonts w:hint="cs"/>
          <w:rtl/>
        </w:rPr>
        <w:t>:</w:t>
      </w:r>
    </w:p>
    <w:p w14:paraId="2BD040D2" w14:textId="77777777" w:rsidR="00637731" w:rsidRDefault="00637731" w:rsidP="00637731">
      <w:pPr>
        <w:rPr>
          <w:rFonts w:ascii="Fb Fontext" w:hAnsi="Fb Fontext"/>
          <w:sz w:val="32"/>
          <w:rtl/>
        </w:rPr>
      </w:pPr>
      <w:r w:rsidRPr="00EB1C38">
        <w:rPr>
          <w:rStyle w:val="affffe"/>
          <w:rFonts w:hint="cs"/>
          <w:rtl/>
        </w:rPr>
        <w:t>לימא ר</w:t>
      </w:r>
      <w:r w:rsidRPr="00EB1C38">
        <w:rPr>
          <w:rStyle w:val="affffe"/>
          <w:rtl/>
        </w:rPr>
        <w:t>"</w:t>
      </w:r>
      <w:r w:rsidRPr="00EB1C38">
        <w:rPr>
          <w:rStyle w:val="affffe"/>
          <w:rFonts w:hint="cs"/>
          <w:rtl/>
        </w:rPr>
        <w:t>א</w:t>
      </w:r>
      <w:r w:rsidRPr="00EB1C38">
        <w:rPr>
          <w:rStyle w:val="affffe"/>
          <w:rtl/>
        </w:rPr>
        <w:t xml:space="preserve"> לא ס"ל כשמואל רב</w:t>
      </w:r>
      <w:r>
        <w:rPr>
          <w:rStyle w:val="affffe"/>
          <w:rFonts w:hint="cs"/>
          <w:rtl/>
        </w:rPr>
        <w:t>ו:</w:t>
      </w:r>
      <w:r w:rsidRPr="00C35A2C">
        <w:rPr>
          <w:rFonts w:ascii="Fb Fontext" w:hAnsi="Fb Fontext"/>
          <w:sz w:val="32"/>
          <w:rtl/>
        </w:rPr>
        <w:t xml:space="preserve"> </w:t>
      </w:r>
      <w:r>
        <w:rPr>
          <w:rFonts w:ascii="Fb Fontext" w:hAnsi="Fb Fontext" w:hint="cs"/>
          <w:sz w:val="32"/>
          <w:rtl/>
        </w:rPr>
        <w:t>ש</w:t>
      </w:r>
      <w:r>
        <w:rPr>
          <w:rFonts w:ascii="Fb Fontext" w:hAnsi="Fb Fontext"/>
          <w:sz w:val="32"/>
          <w:rtl/>
        </w:rPr>
        <w:t xml:space="preserve">אמר הלכה </w:t>
      </w:r>
      <w:r>
        <w:rPr>
          <w:rStyle w:val="affffe"/>
          <w:rFonts w:ascii="Fb Fontext" w:hAnsi="Fb Fontext"/>
          <w:sz w:val="32"/>
          <w:rtl/>
          <w:rPrChange w:id="9357" w:author="מנוע אמוראים" w:date="2026-10-05T16:41:09Z">
            <w:rPr>
              <w:rFonts w:ascii="Fb Fontext" w:hAnsi="Fb Fontext"/>
              <w:sz w:val="32"/>
              <w:rtl/>
            </w:rPr>
          </w:rPrChange>
        </w:rPr>
        <w:t xml:space="preserve">כר"ע</w:t>
      </w:r>
      <w:r>
        <w:rPr>
          <w:rFonts w:ascii="Fb Fontext" w:hAnsi="Fb Fontext" w:hint="cs"/>
          <w:sz w:val="32"/>
          <w:rtl/>
        </w:rPr>
        <w:t xml:space="preserve"> </w:t>
      </w:r>
      <w:r w:rsidRPr="00B83AF6">
        <w:rPr>
          <w:rStyle w:val="afffff0"/>
          <w:rFonts w:hint="cs"/>
          <w:rtl/>
        </w:rPr>
        <w:t>שבעין יפה מ</w:t>
      </w:r>
      <w:r>
        <w:rPr>
          <w:rStyle w:val="afffff0"/>
          <w:rFonts w:hint="cs"/>
          <w:rtl/>
        </w:rPr>
        <w:t>ו</w:t>
      </w:r>
      <w:r w:rsidRPr="00B83AF6">
        <w:rPr>
          <w:rStyle w:val="afffff0"/>
          <w:rFonts w:hint="cs"/>
          <w:rtl/>
        </w:rPr>
        <w:t>כר</w:t>
      </w:r>
    </w:p>
    <w:p w14:paraId="6F537CD9" w14:textId="77777777" w:rsidR="00637731" w:rsidRPr="00EB1C38" w:rsidRDefault="00637731" w:rsidP="00637731">
      <w:pPr>
        <w:pStyle w:val="36"/>
        <w:framePr w:wrap="notBeside"/>
        <w:rPr>
          <w:rtl/>
        </w:rPr>
      </w:pPr>
      <w:r w:rsidRPr="00EB1C38">
        <w:rPr>
          <w:rFonts w:hint="cs"/>
          <w:rtl/>
        </w:rPr>
        <w:t>ואין לומר</w:t>
      </w:r>
    </w:p>
    <w:p w14:paraId="70E97263" w14:textId="77777777" w:rsidR="00637731" w:rsidRPr="00C35A2C" w:rsidRDefault="00637731" w:rsidP="00637731">
      <w:pPr>
        <w:rPr>
          <w:rFonts w:ascii="Fb Fontext" w:hAnsi="Fb Fontext" w:cs="Guttman Vilna"/>
          <w:b/>
          <w:bCs/>
          <w:sz w:val="32"/>
          <w:rtl/>
        </w:rPr>
      </w:pPr>
      <w:r>
        <w:rPr>
          <w:rFonts w:ascii="Fb Fontext" w:hAnsi="Fb Fontext" w:hint="cs"/>
          <w:sz w:val="32"/>
          <w:rtl/>
        </w:rPr>
        <w:t xml:space="preserve">שהמשנה </w:t>
      </w:r>
      <w:r w:rsidRPr="00EB1C38">
        <w:rPr>
          <w:rStyle w:val="affffe"/>
          <w:rFonts w:hint="cs"/>
          <w:rtl/>
        </w:rPr>
        <w:t>לא כר'ע</w:t>
      </w:r>
      <w:r w:rsidRPr="00C35A2C">
        <w:rPr>
          <w:rFonts w:ascii="Fb Fontext" w:hAnsi="Fb Fontext" w:hint="cs"/>
          <w:sz w:val="32"/>
          <w:rtl/>
        </w:rPr>
        <w:t xml:space="preserve"> </w:t>
      </w:r>
      <w:r w:rsidRPr="00B83AF6">
        <w:rPr>
          <w:rStyle w:val="affffe"/>
          <w:rFonts w:hint="cs"/>
          <w:rtl/>
        </w:rPr>
        <w:t>דתני</w:t>
      </w:r>
      <w:r>
        <w:rPr>
          <w:rStyle w:val="affffe"/>
          <w:rFonts w:hint="cs"/>
          <w:rtl/>
        </w:rPr>
        <w:t>:</w:t>
      </w:r>
      <w:r w:rsidRPr="00C35A2C">
        <w:rPr>
          <w:rFonts w:ascii="Fb Fontext" w:hAnsi="Fb Fontext" w:hint="cs"/>
          <w:sz w:val="32"/>
          <w:rtl/>
        </w:rPr>
        <w:t xml:space="preserve"> </w:t>
      </w:r>
      <w:r>
        <w:rPr>
          <w:rFonts w:ascii="Fb Fontext" w:hAnsi="Fb Fontext" w:hint="cs"/>
          <w:sz w:val="32"/>
          <w:rtl/>
        </w:rPr>
        <w:t xml:space="preserve">שאם קנה שלושה - </w:t>
      </w:r>
      <w:r w:rsidRPr="00C35A2C">
        <w:rPr>
          <w:rFonts w:ascii="Fb Fontext" w:hAnsi="Fb Fontext" w:hint="cs"/>
          <w:sz w:val="32"/>
          <w:rtl/>
        </w:rPr>
        <w:t>ישפה</w:t>
      </w:r>
    </w:p>
    <w:p w14:paraId="46D62CFC" w14:textId="77777777" w:rsidR="00637731" w:rsidRPr="00A15BDC" w:rsidRDefault="00637731" w:rsidP="00637731">
      <w:pPr>
        <w:pStyle w:val="36"/>
        <w:framePr w:wrap="notBeside"/>
        <w:rPr>
          <w:rtl/>
        </w:rPr>
      </w:pPr>
      <w:r w:rsidRPr="00A15BDC">
        <w:rPr>
          <w:rFonts w:hint="cs"/>
          <w:rtl/>
        </w:rPr>
        <w:t xml:space="preserve">- </w:t>
      </w:r>
    </w:p>
    <w:p w14:paraId="2188A47A" w14:textId="77777777" w:rsidR="00637731" w:rsidRDefault="00637731" w:rsidP="00637731">
      <w:pPr>
        <w:spacing w:after="60"/>
        <w:rPr>
          <w:rFonts w:ascii="Fb Fontext" w:hAnsi="Fb Fontext"/>
          <w:rtl/>
        </w:rPr>
      </w:pPr>
      <w:r>
        <w:rPr>
          <w:rFonts w:ascii="Fb Fontext" w:hAnsi="Fb Fontext" w:hint="cs"/>
          <w:rtl/>
        </w:rPr>
        <w:t>ש</w:t>
      </w:r>
      <w:r w:rsidRPr="00C35A2C">
        <w:rPr>
          <w:rFonts w:ascii="Fb Fontext" w:hAnsi="Fb Fontext"/>
          <w:rtl/>
        </w:rPr>
        <w:t xml:space="preserve">באילן </w:t>
      </w:r>
      <w:r w:rsidRPr="00EB1C38">
        <w:rPr>
          <w:rStyle w:val="affffe"/>
          <w:rtl/>
        </w:rPr>
        <w:t>אפי' לר"ע</w:t>
      </w:r>
      <w:r w:rsidRPr="00C35A2C">
        <w:rPr>
          <w:rFonts w:ascii="Fb Fontext" w:hAnsi="Fb Fontext"/>
          <w:rtl/>
        </w:rPr>
        <w:t xml:space="preserve"> ישפה</w:t>
      </w:r>
      <w:r>
        <w:rPr>
          <w:rFonts w:ascii="Fb Fontext" w:hAnsi="Fb Fontext" w:hint="cs"/>
          <w:rtl/>
        </w:rPr>
        <w:t>,</w:t>
      </w:r>
      <w:r w:rsidRPr="00C35A2C">
        <w:rPr>
          <w:rFonts w:ascii="Fb Fontext" w:hAnsi="Fb Fontext"/>
          <w:rtl/>
        </w:rPr>
        <w:t xml:space="preserve"> </w:t>
      </w:r>
      <w:r w:rsidRPr="00A15BDC">
        <w:rPr>
          <w:rStyle w:val="affffe"/>
          <w:rtl/>
        </w:rPr>
        <w:t>ודמי</w:t>
      </w:r>
      <w:r w:rsidRPr="00C35A2C">
        <w:rPr>
          <w:rFonts w:ascii="Fb Fontext" w:hAnsi="Fb Fontext"/>
          <w:rtl/>
        </w:rPr>
        <w:t xml:space="preserve"> לנוטע בשדה חבירו שקוצץ מלא מרדע מע"ג מחרשה</w:t>
      </w:r>
    </w:p>
    <w:p w14:paraId="121AA980" w14:textId="77777777" w:rsidR="00637731" w:rsidRPr="00EB1C38" w:rsidRDefault="00637731" w:rsidP="00637731">
      <w:pPr>
        <w:pStyle w:val="36"/>
        <w:framePr w:wrap="notBeside"/>
        <w:rPr>
          <w:rtl/>
        </w:rPr>
      </w:pPr>
      <w:r w:rsidRPr="00EB1C38">
        <w:rPr>
          <w:rFonts w:hint="cs"/>
          <w:rtl/>
        </w:rPr>
        <w:t>ת''כ ד</w:t>
      </w:r>
      <w:r>
        <w:rPr>
          <w:rFonts w:hint="cs"/>
          <w:rtl/>
        </w:rPr>
        <w:t>רי''ו</w:t>
      </w:r>
      <w:r w:rsidRPr="00EB1C38">
        <w:rPr>
          <w:rtl/>
        </w:rPr>
        <w:t>:</w:t>
      </w:r>
    </w:p>
    <w:p w14:paraId="23E54A6D" w14:textId="77777777" w:rsidR="00637731" w:rsidRPr="00C35A2C" w:rsidRDefault="00637731" w:rsidP="00637731">
      <w:pPr>
        <w:spacing w:after="60"/>
        <w:rPr>
          <w:rFonts w:ascii="Fb Fontext" w:hAnsi="Fb Fontext"/>
          <w:rtl/>
        </w:rPr>
      </w:pPr>
      <w:r w:rsidRPr="00C35A2C">
        <w:rPr>
          <w:rFonts w:ascii="Fb Fontext" w:hAnsi="Fb Fontext"/>
          <w:sz w:val="32"/>
          <w:rtl/>
        </w:rPr>
        <w:t>הרי זה קנה תחתיהן וביניהן וחוצה להן כמלוא אורה וסלו.</w:t>
      </w:r>
    </w:p>
    <w:p w14:paraId="2E64F08B" w14:textId="77777777" w:rsidR="00637731" w:rsidRPr="00EB1C38" w:rsidRDefault="00637731" w:rsidP="00637731">
      <w:pPr>
        <w:pStyle w:val="36"/>
        <w:framePr w:wrap="notBeside"/>
        <w:rPr>
          <w:rtl/>
        </w:rPr>
      </w:pPr>
      <w:r w:rsidRPr="00EB1C38">
        <w:rPr>
          <w:rtl/>
        </w:rPr>
        <w:t>אביי לרב יוסף:</w:t>
      </w:r>
    </w:p>
    <w:p w14:paraId="716CE021" w14:textId="77777777" w:rsidR="00637731" w:rsidRPr="00C35A2C" w:rsidRDefault="00637731" w:rsidP="00637731">
      <w:pPr>
        <w:rPr>
          <w:rFonts w:ascii="Fb Fontext" w:hAnsi="Fb Fontext"/>
          <w:rtl/>
        </w:rPr>
      </w:pPr>
      <w:r w:rsidRPr="00C35A2C">
        <w:rPr>
          <w:rFonts w:ascii="Fb Fontext" w:hAnsi="Fb Fontext"/>
          <w:rtl/>
        </w:rPr>
        <w:t>אותן אורה וסלו מי זורען</w:t>
      </w:r>
      <w:r w:rsidRPr="00EB1C38">
        <w:rPr>
          <w:rStyle w:val="affffe"/>
          <w:rtl/>
        </w:rPr>
        <w:t>? א"ל, תניתוה:</w:t>
      </w:r>
      <w:r w:rsidRPr="00C35A2C">
        <w:rPr>
          <w:rFonts w:ascii="Fb Fontext" w:hAnsi="Fb Fontext"/>
          <w:rtl/>
        </w:rPr>
        <w:t xml:space="preserve"> החיצון זורע את הדרך.</w:t>
      </w:r>
    </w:p>
    <w:p w14:paraId="78DF57CF" w14:textId="77777777" w:rsidR="00637731" w:rsidRPr="00EB1C38" w:rsidRDefault="00637731" w:rsidP="00637731">
      <w:pPr>
        <w:pStyle w:val="36"/>
        <w:framePr w:wrap="notBeside"/>
        <w:rPr>
          <w:rtl/>
        </w:rPr>
      </w:pPr>
      <w:r>
        <w:rPr>
          <w:rFonts w:hint="cs"/>
          <w:rtl/>
        </w:rPr>
        <w:t>דחאו</w:t>
      </w:r>
      <w:r w:rsidRPr="00EB1C38">
        <w:rPr>
          <w:rtl/>
        </w:rPr>
        <w:t xml:space="preserve">: </w:t>
      </w:r>
    </w:p>
    <w:p w14:paraId="2B3889ED" w14:textId="77777777" w:rsidR="00637731" w:rsidRPr="00EB1C38" w:rsidRDefault="00637731" w:rsidP="00637731">
      <w:pPr>
        <w:rPr>
          <w:rtl/>
        </w:rPr>
      </w:pPr>
      <w:r w:rsidRPr="00604909">
        <w:rPr>
          <w:rStyle w:val="affffe"/>
          <w:rFonts w:hint="cs"/>
          <w:rtl/>
        </w:rPr>
        <w:t>ש</w:t>
      </w:r>
      <w:r w:rsidRPr="00604909">
        <w:rPr>
          <w:rStyle w:val="affffe"/>
          <w:rtl/>
        </w:rPr>
        <w:t xml:space="preserve">ם </w:t>
      </w:r>
      <w:r>
        <w:rPr>
          <w:rFonts w:ascii="Fb Fontext" w:hAnsi="Fb Fontext"/>
          <w:rtl/>
        </w:rPr>
        <w:t>אין</w:t>
      </w:r>
      <w:r>
        <w:rPr>
          <w:rFonts w:ascii="Fb Fontext" w:hAnsi="Fb Fontext" w:hint="cs"/>
          <w:rtl/>
        </w:rPr>
        <w:t xml:space="preserve"> ה</w:t>
      </w:r>
      <w:r>
        <w:rPr>
          <w:rFonts w:ascii="Fb Fontext" w:hAnsi="Fb Fontext"/>
          <w:rtl/>
        </w:rPr>
        <w:t>פסד</w:t>
      </w:r>
      <w:r w:rsidRPr="00C35A2C">
        <w:rPr>
          <w:rFonts w:ascii="Fb Fontext" w:hAnsi="Fb Fontext"/>
          <w:rtl/>
        </w:rPr>
        <w:t xml:space="preserve"> ללוקח,</w:t>
      </w:r>
      <w:r>
        <w:rPr>
          <w:rFonts w:ascii="Fb Fontext" w:hAnsi="Fb Fontext" w:hint="cs"/>
          <w:rtl/>
        </w:rPr>
        <w:t xml:space="preserve"> </w:t>
      </w:r>
      <w:r>
        <w:rPr>
          <w:rStyle w:val="affffe"/>
          <w:rFonts w:hint="cs"/>
          <w:rtl/>
        </w:rPr>
        <w:t xml:space="preserve">אבל </w:t>
      </w:r>
      <w:r w:rsidRPr="00604909">
        <w:rPr>
          <w:rStyle w:val="affffe"/>
          <w:rFonts w:hint="cs"/>
          <w:rtl/>
        </w:rPr>
        <w:t>כאן</w:t>
      </w:r>
      <w:r w:rsidRPr="00C35A2C">
        <w:rPr>
          <w:rFonts w:ascii="Fb Fontext" w:hAnsi="Fb Fontext"/>
          <w:rtl/>
        </w:rPr>
        <w:t xml:space="preserve"> </w:t>
      </w:r>
      <w:r>
        <w:rPr>
          <w:rFonts w:ascii="Fb Fontext" w:hAnsi="Fb Fontext"/>
          <w:rtl/>
        </w:rPr>
        <w:t xml:space="preserve">יש </w:t>
      </w:r>
      <w:r>
        <w:rPr>
          <w:rFonts w:ascii="Fb Fontext" w:hAnsi="Fb Fontext" w:hint="cs"/>
          <w:rtl/>
        </w:rPr>
        <w:t xml:space="preserve">הפסד </w:t>
      </w:r>
      <w:r w:rsidRPr="00C35A2C">
        <w:rPr>
          <w:rFonts w:ascii="Fb Fontext" w:hAnsi="Fb Fontext"/>
          <w:rtl/>
        </w:rPr>
        <w:t>ללוקח</w:t>
      </w:r>
      <w:r>
        <w:rPr>
          <w:rFonts w:ascii="Fb Fontext" w:hAnsi="Fb Fontext" w:hint="cs"/>
          <w:rtl/>
        </w:rPr>
        <w:t xml:space="preserve"> </w:t>
      </w:r>
      <w:r w:rsidRPr="00604909">
        <w:rPr>
          <w:rStyle w:val="afffff0"/>
          <w:rFonts w:hint="cs"/>
          <w:rtl/>
        </w:rPr>
        <w:t>שפירותיו מתלכלכים</w:t>
      </w:r>
      <w:r w:rsidRPr="00604909">
        <w:rPr>
          <w:rStyle w:val="afffff0"/>
          <w:rtl/>
        </w:rPr>
        <w:t>,</w:t>
      </w:r>
      <w:r w:rsidRPr="00C35A2C">
        <w:rPr>
          <w:rFonts w:ascii="Fb Fontext" w:hAnsi="Fb Fontext"/>
          <w:rtl/>
        </w:rPr>
        <w:t xml:space="preserve"> </w:t>
      </w:r>
    </w:p>
    <w:p w14:paraId="331007F7" w14:textId="77777777" w:rsidR="00637731" w:rsidRPr="00604909" w:rsidRDefault="00637731" w:rsidP="00637731">
      <w:pPr>
        <w:pStyle w:val="36"/>
        <w:framePr w:wrap="notBeside"/>
        <w:rPr>
          <w:rtl/>
        </w:rPr>
      </w:pPr>
      <w:r w:rsidRPr="00604909">
        <w:rPr>
          <w:rFonts w:hint="cs"/>
          <w:rtl/>
        </w:rPr>
        <w:t xml:space="preserve">אלא </w:t>
      </w:r>
    </w:p>
    <w:p w14:paraId="090E516C" w14:textId="77777777" w:rsidR="00637731" w:rsidRPr="00C35A2C" w:rsidRDefault="00637731" w:rsidP="00637731">
      <w:pPr>
        <w:rPr>
          <w:rFonts w:ascii="Fb Fontext" w:hAnsi="Fb Fontext"/>
          <w:rtl/>
        </w:rPr>
      </w:pPr>
      <w:r w:rsidRPr="00EB1C38">
        <w:rPr>
          <w:rStyle w:val="affffe"/>
          <w:rtl/>
        </w:rPr>
        <w:t>דמי לסיפא:</w:t>
      </w:r>
      <w:r w:rsidRPr="00C35A2C">
        <w:rPr>
          <w:rFonts w:ascii="Fb Fontext" w:hAnsi="Fb Fontext"/>
          <w:rtl/>
        </w:rPr>
        <w:t xml:space="preserve"> וזה וזה אינן רשאין לזורעה.</w:t>
      </w:r>
      <w:r>
        <w:rPr>
          <w:rFonts w:ascii="Fb Fontext" w:hAnsi="Fb Fontext" w:hint="cs"/>
          <w:rtl/>
        </w:rPr>
        <w:t xml:space="preserve"> </w:t>
      </w:r>
      <w:r w:rsidRPr="00604909">
        <w:rPr>
          <w:rStyle w:val="affffe"/>
          <w:rFonts w:hint="cs"/>
          <w:rtl/>
        </w:rPr>
        <w:t>ות''כ דאביי.</w:t>
      </w:r>
      <w:r>
        <w:rPr>
          <w:rFonts w:ascii="Fb Fontext" w:hAnsi="Fb Fontext" w:hint="cs"/>
          <w:rtl/>
        </w:rPr>
        <w:t xml:space="preserve"> </w:t>
      </w:r>
    </w:p>
    <w:p w14:paraId="055642AD" w14:textId="77777777" w:rsidR="00637731" w:rsidRDefault="00637731" w:rsidP="00637731">
      <w:pPr>
        <w:pStyle w:val="affff9"/>
        <w:rPr>
          <w:rtl/>
        </w:rPr>
      </w:pPr>
      <w:r w:rsidRPr="00C35A2C">
        <w:rPr>
          <w:rtl/>
        </w:rPr>
        <w:t xml:space="preserve">וכמה יהא ביניהן? </w:t>
      </w:r>
    </w:p>
    <w:p w14:paraId="5948A14A" w14:textId="77777777" w:rsidR="00637731" w:rsidRPr="00EB1C38" w:rsidRDefault="00637731" w:rsidP="00637731">
      <w:pPr>
        <w:pStyle w:val="36"/>
        <w:framePr w:wrap="notBeside"/>
        <w:rPr>
          <w:rtl/>
        </w:rPr>
      </w:pPr>
      <w:r w:rsidRPr="00EB1C38">
        <w:rPr>
          <w:rtl/>
        </w:rPr>
        <w:t>רב יוסף מ</w:t>
      </w:r>
      <w:r>
        <w:rPr>
          <w:rFonts w:hint="cs"/>
          <w:rtl/>
        </w:rPr>
        <w:t>שמואל</w:t>
      </w:r>
      <w:r w:rsidRPr="00EB1C38">
        <w:rPr>
          <w:rtl/>
        </w:rPr>
        <w:t>:</w:t>
      </w:r>
    </w:p>
    <w:p w14:paraId="526087CC" w14:textId="77777777" w:rsidR="00637731" w:rsidRPr="00C35A2C" w:rsidRDefault="00637731" w:rsidP="00637731">
      <w:pPr>
        <w:rPr>
          <w:rFonts w:cs="Guttman Vilna"/>
          <w:b/>
          <w:bCs/>
          <w:sz w:val="32"/>
          <w:rtl/>
        </w:rPr>
      </w:pPr>
      <w:r w:rsidRPr="00C35A2C">
        <w:rPr>
          <w:rFonts w:ascii="Fb Fontext" w:hAnsi="Fb Fontext"/>
          <w:sz w:val="32"/>
          <w:rtl/>
        </w:rPr>
        <w:t>מארבע ועד שמונה</w:t>
      </w:r>
      <w:r>
        <w:rPr>
          <w:rFonts w:ascii="Fb Fontext" w:hAnsi="Fb Fontext" w:hint="cs"/>
          <w:sz w:val="32"/>
          <w:rtl/>
        </w:rPr>
        <w:t xml:space="preserve"> אמות</w:t>
      </w:r>
      <w:r w:rsidRPr="00C35A2C">
        <w:rPr>
          <w:rFonts w:ascii="Fb Fontext" w:hAnsi="Fb Fontext"/>
          <w:sz w:val="32"/>
          <w:rtl/>
        </w:rPr>
        <w:t>.</w:t>
      </w:r>
      <w:r>
        <w:rPr>
          <w:rFonts w:ascii="Fb Fontext" w:hAnsi="Fb Fontext" w:hint="cs"/>
          <w:sz w:val="32"/>
          <w:rtl/>
        </w:rPr>
        <w:t xml:space="preserve"> </w:t>
      </w:r>
      <w:r w:rsidRPr="00A15BDC">
        <w:rPr>
          <w:rStyle w:val="affffe"/>
          <w:rFonts w:hint="cs"/>
          <w:rtl/>
        </w:rPr>
        <w:t>רבא משמואל</w:t>
      </w:r>
      <w:r>
        <w:rPr>
          <w:rStyle w:val="affffe"/>
          <w:rFonts w:hint="cs"/>
          <w:rtl/>
        </w:rPr>
        <w:t xml:space="preserve">: </w:t>
      </w:r>
      <w:r>
        <w:rPr>
          <w:rFonts w:ascii="Fb Fontext" w:hAnsi="Fb Fontext" w:hint="cs"/>
          <w:sz w:val="32"/>
          <w:rtl/>
        </w:rPr>
        <w:t xml:space="preserve">שמונה </w:t>
      </w:r>
      <w:r w:rsidRPr="00C35A2C">
        <w:rPr>
          <w:rFonts w:ascii="Fb Fontext" w:hAnsi="Fb Fontext" w:hint="cs"/>
          <w:sz w:val="32"/>
          <w:rtl/>
        </w:rPr>
        <w:t>ועד</w:t>
      </w:r>
      <w:r w:rsidRPr="00C35A2C">
        <w:rPr>
          <w:rFonts w:ascii="Fb Fontext" w:hAnsi="Fb Fontext"/>
          <w:sz w:val="32"/>
          <w:rtl/>
        </w:rPr>
        <w:t xml:space="preserve"> </w:t>
      </w:r>
      <w:r w:rsidRPr="00C35A2C">
        <w:rPr>
          <w:rFonts w:ascii="Fb Fontext" w:hAnsi="Fb Fontext" w:hint="cs"/>
          <w:sz w:val="32"/>
          <w:rtl/>
        </w:rPr>
        <w:t>שש</w:t>
      </w:r>
      <w:r w:rsidRPr="00C35A2C">
        <w:rPr>
          <w:rFonts w:ascii="Fb Fontext" w:hAnsi="Fb Fontext"/>
          <w:sz w:val="32"/>
          <w:rtl/>
        </w:rPr>
        <w:t xml:space="preserve"> </w:t>
      </w:r>
      <w:r w:rsidRPr="00C35A2C">
        <w:rPr>
          <w:rFonts w:ascii="Fb Fontext" w:hAnsi="Fb Fontext" w:hint="cs"/>
          <w:sz w:val="32"/>
          <w:rtl/>
        </w:rPr>
        <w:t>עשרה</w:t>
      </w:r>
      <w:r w:rsidRPr="00C35A2C">
        <w:rPr>
          <w:rFonts w:ascii="Fb Fontext" w:hAnsi="Fb Fontext"/>
          <w:sz w:val="32"/>
          <w:rtl/>
        </w:rPr>
        <w:t>.</w:t>
      </w:r>
    </w:p>
    <w:p w14:paraId="5C4676DF" w14:textId="77777777" w:rsidR="00637731" w:rsidRPr="00073643" w:rsidRDefault="00637731" w:rsidP="00637731">
      <w:pPr>
        <w:pStyle w:val="36"/>
        <w:framePr w:wrap="notBeside"/>
        <w:rPr>
          <w:rtl/>
        </w:rPr>
      </w:pPr>
      <w:r w:rsidRPr="00073643">
        <w:rPr>
          <w:rtl/>
        </w:rPr>
        <w:t>אביי לרב יוסף:</w:t>
      </w:r>
    </w:p>
    <w:p w14:paraId="164B3A15" w14:textId="77777777" w:rsidR="00637731" w:rsidRPr="00C35A2C" w:rsidRDefault="00637731" w:rsidP="00637731">
      <w:pPr>
        <w:rPr>
          <w:rFonts w:ascii="Fb Fontext" w:hAnsi="Fb Fontext"/>
          <w:rtl/>
        </w:rPr>
      </w:pPr>
      <w:r w:rsidRPr="00073643">
        <w:rPr>
          <w:rStyle w:val="affffe"/>
          <w:rtl/>
        </w:rPr>
        <w:t>לא ת</w:t>
      </w:r>
      <w:r>
        <w:rPr>
          <w:rStyle w:val="affffe"/>
          <w:rFonts w:hint="cs"/>
          <w:rtl/>
        </w:rPr>
        <w:t>חלוק</w:t>
      </w:r>
      <w:r w:rsidRPr="00073643">
        <w:rPr>
          <w:rStyle w:val="affffe"/>
          <w:rtl/>
        </w:rPr>
        <w:t xml:space="preserve"> </w:t>
      </w:r>
      <w:r>
        <w:rPr>
          <w:rStyle w:val="affffe"/>
          <w:rFonts w:hint="cs"/>
          <w:rtl/>
        </w:rPr>
        <w:t xml:space="preserve">על </w:t>
      </w:r>
      <w:r w:rsidRPr="00073643">
        <w:rPr>
          <w:rStyle w:val="affffe"/>
          <w:rtl/>
        </w:rPr>
        <w:t>ר"נ</w:t>
      </w:r>
      <w:r w:rsidRPr="00C35A2C">
        <w:rPr>
          <w:rFonts w:ascii="Fb Fontext" w:hAnsi="Fb Fontext"/>
          <w:sz w:val="32"/>
          <w:rtl/>
        </w:rPr>
        <w:t xml:space="preserve"> דמעשה דמתני</w:t>
      </w:r>
      <w:r w:rsidRPr="00F10693">
        <w:rPr>
          <w:rtl/>
        </w:rPr>
        <w:t xml:space="preserve">' </w:t>
      </w:r>
      <w:r>
        <w:rPr>
          <w:rFonts w:ascii="Fb Fontext" w:hAnsi="Fb Fontext" w:hint="cs"/>
          <w:sz w:val="32"/>
          <w:rtl/>
        </w:rPr>
        <w:t>כמותו</w:t>
      </w:r>
    </w:p>
    <w:p w14:paraId="5EFFEEC6" w14:textId="77777777" w:rsidR="00637731" w:rsidRPr="0081371E" w:rsidRDefault="00637731" w:rsidP="00637731">
      <w:pPr>
        <w:rPr>
          <w:rStyle w:val="afff8"/>
          <w:rtl/>
        </w:rPr>
      </w:pPr>
      <w:r w:rsidRPr="00C35A2C">
        <w:rPr>
          <w:rFonts w:ascii="Fb Fontext" w:hAnsi="Fb Fontext" w:hint="cs"/>
          <w:rtl/>
        </w:rPr>
        <w:t>הנוטע</w:t>
      </w:r>
      <w:r w:rsidRPr="00C35A2C">
        <w:rPr>
          <w:rFonts w:ascii="Fb Fontext" w:hAnsi="Fb Fontext"/>
          <w:rtl/>
        </w:rPr>
        <w:t xml:space="preserve"> </w:t>
      </w:r>
      <w:r w:rsidRPr="00C35A2C">
        <w:rPr>
          <w:rFonts w:ascii="Fb Fontext" w:hAnsi="Fb Fontext" w:hint="cs"/>
          <w:rtl/>
        </w:rPr>
        <w:t>את</w:t>
      </w:r>
      <w:r w:rsidRPr="00C35A2C">
        <w:rPr>
          <w:rFonts w:ascii="Fb Fontext" w:hAnsi="Fb Fontext"/>
          <w:rtl/>
        </w:rPr>
        <w:t xml:space="preserve"> </w:t>
      </w:r>
      <w:r w:rsidRPr="00C35A2C">
        <w:rPr>
          <w:rFonts w:ascii="Fb Fontext" w:hAnsi="Fb Fontext" w:hint="cs"/>
          <w:rtl/>
        </w:rPr>
        <w:t>כרמו</w:t>
      </w:r>
      <w:r w:rsidRPr="00C35A2C">
        <w:rPr>
          <w:rFonts w:ascii="Fb Fontext" w:hAnsi="Fb Fontext"/>
          <w:rtl/>
        </w:rPr>
        <w:t xml:space="preserve"> </w:t>
      </w:r>
      <w:r w:rsidRPr="00C35A2C">
        <w:rPr>
          <w:rFonts w:ascii="Fb Fontext" w:hAnsi="Fb Fontext" w:hint="cs"/>
          <w:rtl/>
        </w:rPr>
        <w:t>ט</w:t>
      </w:r>
      <w:r w:rsidRPr="00C35A2C">
        <w:rPr>
          <w:rFonts w:ascii="Fb Fontext" w:hAnsi="Fb Fontext"/>
          <w:rtl/>
        </w:rPr>
        <w:t>"</w:t>
      </w:r>
      <w:r w:rsidRPr="00C35A2C">
        <w:rPr>
          <w:rFonts w:ascii="Fb Fontext" w:hAnsi="Fb Fontext" w:hint="cs"/>
          <w:rtl/>
        </w:rPr>
        <w:t>ז אמה על ט</w:t>
      </w:r>
      <w:r w:rsidRPr="00C35A2C">
        <w:rPr>
          <w:rFonts w:ascii="Fb Fontext" w:hAnsi="Fb Fontext"/>
          <w:rtl/>
        </w:rPr>
        <w:t>"</w:t>
      </w:r>
      <w:r w:rsidRPr="00C35A2C">
        <w:rPr>
          <w:rFonts w:ascii="Fb Fontext" w:hAnsi="Fb Fontext" w:hint="cs"/>
          <w:rtl/>
        </w:rPr>
        <w:t xml:space="preserve">ז אמה </w:t>
      </w:r>
      <w:r w:rsidRPr="00C35A2C">
        <w:rPr>
          <w:rFonts w:ascii="Fb Fontext" w:hAnsi="Fb Fontext"/>
          <w:rtl/>
        </w:rPr>
        <w:t xml:space="preserve">- </w:t>
      </w:r>
      <w:r w:rsidRPr="00C35A2C">
        <w:rPr>
          <w:rFonts w:ascii="Fb Fontext" w:hAnsi="Fb Fontext" w:hint="cs"/>
          <w:rtl/>
        </w:rPr>
        <w:t>מותר</w:t>
      </w:r>
      <w:r w:rsidRPr="00C35A2C">
        <w:rPr>
          <w:rFonts w:ascii="Fb Fontext" w:hAnsi="Fb Fontext"/>
          <w:rtl/>
        </w:rPr>
        <w:t xml:space="preserve"> </w:t>
      </w:r>
      <w:r w:rsidRPr="00C35A2C">
        <w:rPr>
          <w:rFonts w:ascii="Fb Fontext" w:hAnsi="Fb Fontext" w:hint="cs"/>
          <w:rtl/>
        </w:rPr>
        <w:t>להביא</w:t>
      </w:r>
      <w:r w:rsidRPr="00C35A2C">
        <w:rPr>
          <w:rFonts w:ascii="Fb Fontext" w:hAnsi="Fb Fontext"/>
          <w:rtl/>
        </w:rPr>
        <w:t xml:space="preserve"> </w:t>
      </w:r>
      <w:r w:rsidRPr="00C35A2C">
        <w:rPr>
          <w:rFonts w:ascii="Fb Fontext" w:hAnsi="Fb Fontext" w:hint="cs"/>
          <w:rtl/>
        </w:rPr>
        <w:t>זרע</w:t>
      </w:r>
      <w:r w:rsidRPr="00C35A2C">
        <w:rPr>
          <w:rFonts w:ascii="Fb Fontext" w:hAnsi="Fb Fontext"/>
          <w:rtl/>
        </w:rPr>
        <w:t xml:space="preserve"> </w:t>
      </w:r>
      <w:r w:rsidRPr="00C35A2C">
        <w:rPr>
          <w:rFonts w:ascii="Fb Fontext" w:hAnsi="Fb Fontext" w:hint="cs"/>
          <w:rtl/>
        </w:rPr>
        <w:t>לשם</w:t>
      </w:r>
      <w:r w:rsidRPr="00C35A2C">
        <w:rPr>
          <w:rFonts w:ascii="Fb Fontext" w:hAnsi="Fb Fontext"/>
          <w:rtl/>
        </w:rPr>
        <w:t>.</w:t>
      </w:r>
    </w:p>
    <w:p w14:paraId="1B781625" w14:textId="77777777" w:rsidR="00637731" w:rsidRPr="00073643" w:rsidRDefault="00637731" w:rsidP="00637731">
      <w:pPr>
        <w:pStyle w:val="36"/>
        <w:framePr w:wrap="notBeside"/>
        <w:rPr>
          <w:rtl/>
        </w:rPr>
      </w:pPr>
      <w:r w:rsidRPr="00073643">
        <w:rPr>
          <w:rtl/>
        </w:rPr>
        <w:t>ר"</w:t>
      </w:r>
      <w:r w:rsidRPr="00073643">
        <w:rPr>
          <w:rFonts w:hint="cs"/>
          <w:rtl/>
        </w:rPr>
        <w:t>י</w:t>
      </w:r>
      <w:r>
        <w:rPr>
          <w:rFonts w:hint="cs"/>
          <w:rtl/>
        </w:rPr>
        <w:t>:</w:t>
      </w:r>
      <w:r w:rsidRPr="00073643">
        <w:rPr>
          <w:rFonts w:hint="cs"/>
          <w:rtl/>
        </w:rPr>
        <w:t xml:space="preserve"> </w:t>
      </w:r>
    </w:p>
    <w:p w14:paraId="68F658B7" w14:textId="77777777" w:rsidR="00637731" w:rsidRPr="00C35A2C" w:rsidRDefault="00637731" w:rsidP="00637731">
      <w:pPr>
        <w:rPr>
          <w:rFonts w:cs="Guttman Vilna"/>
          <w:b/>
          <w:bCs/>
          <w:rtl/>
        </w:rPr>
      </w:pPr>
      <w:r w:rsidRPr="00C35A2C">
        <w:rPr>
          <w:rFonts w:hint="cs"/>
          <w:rtl/>
        </w:rPr>
        <w:t>מעשה</w:t>
      </w:r>
      <w:r w:rsidRPr="00C35A2C">
        <w:rPr>
          <w:rtl/>
        </w:rPr>
        <w:t xml:space="preserve"> </w:t>
      </w:r>
      <w:r w:rsidRPr="00C35A2C">
        <w:rPr>
          <w:rFonts w:hint="cs"/>
          <w:rtl/>
        </w:rPr>
        <w:t>בצלמון</w:t>
      </w:r>
      <w:r w:rsidRPr="00C35A2C">
        <w:rPr>
          <w:rtl/>
        </w:rPr>
        <w:t xml:space="preserve">, </w:t>
      </w:r>
      <w:r w:rsidRPr="00C35A2C">
        <w:rPr>
          <w:rFonts w:hint="cs"/>
          <w:rtl/>
        </w:rPr>
        <w:t>באחד</w:t>
      </w:r>
      <w:r w:rsidRPr="00C35A2C">
        <w:rPr>
          <w:rtl/>
        </w:rPr>
        <w:t xml:space="preserve"> </w:t>
      </w:r>
      <w:r w:rsidRPr="00C35A2C">
        <w:rPr>
          <w:rFonts w:hint="cs"/>
          <w:rtl/>
        </w:rPr>
        <w:t>שנטע</w:t>
      </w:r>
      <w:r w:rsidRPr="00C35A2C">
        <w:rPr>
          <w:rtl/>
        </w:rPr>
        <w:t xml:space="preserve"> </w:t>
      </w:r>
      <w:r w:rsidRPr="00C35A2C">
        <w:rPr>
          <w:rFonts w:hint="cs"/>
          <w:rtl/>
        </w:rPr>
        <w:t>כרמו</w:t>
      </w:r>
      <w:r w:rsidRPr="00C35A2C">
        <w:rPr>
          <w:rtl/>
        </w:rPr>
        <w:t xml:space="preserve"> </w:t>
      </w:r>
      <w:r w:rsidRPr="00C35A2C">
        <w:rPr>
          <w:rFonts w:hint="cs"/>
          <w:rtl/>
        </w:rPr>
        <w:t>ט</w:t>
      </w:r>
      <w:r w:rsidRPr="00C35A2C">
        <w:rPr>
          <w:rtl/>
        </w:rPr>
        <w:t>"</w:t>
      </w:r>
      <w:r w:rsidRPr="00C35A2C">
        <w:rPr>
          <w:rFonts w:hint="cs"/>
          <w:rtl/>
        </w:rPr>
        <w:t>ז על ט</w:t>
      </w:r>
      <w:r w:rsidRPr="00C35A2C">
        <w:rPr>
          <w:rtl/>
        </w:rPr>
        <w:t>"</w:t>
      </w:r>
      <w:r w:rsidRPr="00C35A2C">
        <w:rPr>
          <w:rFonts w:hint="cs"/>
          <w:rtl/>
        </w:rPr>
        <w:t>ז אמה והיה</w:t>
      </w:r>
      <w:r w:rsidRPr="00C35A2C">
        <w:rPr>
          <w:rtl/>
        </w:rPr>
        <w:t xml:space="preserve"> </w:t>
      </w:r>
      <w:r w:rsidRPr="00C35A2C">
        <w:rPr>
          <w:rFonts w:hint="cs"/>
          <w:rtl/>
        </w:rPr>
        <w:t>הופך</w:t>
      </w:r>
      <w:r w:rsidRPr="00C35A2C">
        <w:rPr>
          <w:rtl/>
        </w:rPr>
        <w:t xml:space="preserve"> </w:t>
      </w:r>
      <w:r w:rsidRPr="00C35A2C">
        <w:rPr>
          <w:rFonts w:hint="cs"/>
          <w:rtl/>
        </w:rPr>
        <w:t>שער</w:t>
      </w:r>
      <w:r w:rsidRPr="00C35A2C">
        <w:rPr>
          <w:rtl/>
        </w:rPr>
        <w:t xml:space="preserve"> </w:t>
      </w:r>
      <w:r w:rsidRPr="00C35A2C">
        <w:rPr>
          <w:rFonts w:hint="cs"/>
          <w:rtl/>
        </w:rPr>
        <w:t>שתי</w:t>
      </w:r>
      <w:r w:rsidRPr="00C35A2C">
        <w:rPr>
          <w:rtl/>
        </w:rPr>
        <w:t xml:space="preserve"> </w:t>
      </w:r>
      <w:r w:rsidRPr="00C35A2C">
        <w:rPr>
          <w:rFonts w:hint="cs"/>
          <w:rtl/>
        </w:rPr>
        <w:t>שורות</w:t>
      </w:r>
      <w:r w:rsidRPr="00C35A2C">
        <w:rPr>
          <w:rtl/>
        </w:rPr>
        <w:t xml:space="preserve"> </w:t>
      </w:r>
      <w:r w:rsidRPr="00C35A2C">
        <w:rPr>
          <w:rFonts w:hint="cs"/>
          <w:rtl/>
        </w:rPr>
        <w:t>לצד</w:t>
      </w:r>
      <w:r w:rsidRPr="00C35A2C">
        <w:rPr>
          <w:rtl/>
        </w:rPr>
        <w:t xml:space="preserve"> </w:t>
      </w:r>
      <w:r w:rsidRPr="00C35A2C">
        <w:rPr>
          <w:rFonts w:hint="cs"/>
          <w:rtl/>
        </w:rPr>
        <w:t>אחד</w:t>
      </w:r>
      <w:r w:rsidRPr="00C35A2C">
        <w:rPr>
          <w:rtl/>
        </w:rPr>
        <w:t xml:space="preserve"> </w:t>
      </w:r>
      <w:r w:rsidRPr="00C35A2C">
        <w:rPr>
          <w:rFonts w:hint="cs"/>
          <w:rtl/>
        </w:rPr>
        <w:t>וזורע</w:t>
      </w:r>
      <w:r w:rsidRPr="00C35A2C">
        <w:rPr>
          <w:rtl/>
        </w:rPr>
        <w:t xml:space="preserve"> </w:t>
      </w:r>
      <w:r w:rsidRPr="00C35A2C">
        <w:rPr>
          <w:rFonts w:hint="cs"/>
          <w:rtl/>
        </w:rPr>
        <w:t>את</w:t>
      </w:r>
      <w:r w:rsidRPr="00C35A2C">
        <w:rPr>
          <w:rtl/>
        </w:rPr>
        <w:t xml:space="preserve"> </w:t>
      </w:r>
      <w:r w:rsidRPr="00C35A2C">
        <w:rPr>
          <w:rFonts w:hint="cs"/>
          <w:rtl/>
        </w:rPr>
        <w:t>הניר</w:t>
      </w:r>
      <w:r w:rsidRPr="00C35A2C">
        <w:rPr>
          <w:rtl/>
        </w:rPr>
        <w:t xml:space="preserve">, </w:t>
      </w:r>
      <w:r w:rsidRPr="00C35A2C">
        <w:rPr>
          <w:rFonts w:hint="cs"/>
          <w:rtl/>
        </w:rPr>
        <w:t>לשנה</w:t>
      </w:r>
      <w:r w:rsidRPr="00C35A2C">
        <w:rPr>
          <w:rtl/>
        </w:rPr>
        <w:t xml:space="preserve"> </w:t>
      </w:r>
      <w:r w:rsidRPr="00C35A2C">
        <w:rPr>
          <w:rFonts w:hint="cs"/>
          <w:rtl/>
        </w:rPr>
        <w:t>אחרת</w:t>
      </w:r>
      <w:r w:rsidRPr="00C35A2C">
        <w:rPr>
          <w:rtl/>
        </w:rPr>
        <w:t xml:space="preserve"> </w:t>
      </w:r>
      <w:r w:rsidRPr="00C35A2C">
        <w:rPr>
          <w:rFonts w:hint="cs"/>
          <w:rtl/>
        </w:rPr>
        <w:t>היה</w:t>
      </w:r>
      <w:r w:rsidRPr="00C35A2C">
        <w:rPr>
          <w:rtl/>
        </w:rPr>
        <w:t xml:space="preserve"> </w:t>
      </w:r>
      <w:r w:rsidRPr="00C35A2C">
        <w:rPr>
          <w:rFonts w:hint="cs"/>
          <w:rtl/>
        </w:rPr>
        <w:t>הופך</w:t>
      </w:r>
      <w:r w:rsidRPr="00C35A2C">
        <w:rPr>
          <w:rtl/>
        </w:rPr>
        <w:t xml:space="preserve"> </w:t>
      </w:r>
      <w:r w:rsidRPr="00C35A2C">
        <w:rPr>
          <w:rFonts w:hint="cs"/>
          <w:rtl/>
        </w:rPr>
        <w:t>את</w:t>
      </w:r>
      <w:r w:rsidRPr="00C35A2C">
        <w:rPr>
          <w:rtl/>
        </w:rPr>
        <w:t xml:space="preserve"> </w:t>
      </w:r>
      <w:r w:rsidRPr="00C35A2C">
        <w:rPr>
          <w:rFonts w:hint="cs"/>
          <w:rtl/>
        </w:rPr>
        <w:t>השער</w:t>
      </w:r>
      <w:r w:rsidRPr="00C35A2C">
        <w:rPr>
          <w:rtl/>
        </w:rPr>
        <w:t xml:space="preserve"> </w:t>
      </w:r>
      <w:r w:rsidRPr="00C35A2C">
        <w:rPr>
          <w:rFonts w:hint="cs"/>
          <w:rtl/>
        </w:rPr>
        <w:t>למקום</w:t>
      </w:r>
      <w:r w:rsidRPr="00C35A2C">
        <w:rPr>
          <w:rtl/>
        </w:rPr>
        <w:t xml:space="preserve"> </w:t>
      </w:r>
      <w:r w:rsidRPr="00C35A2C">
        <w:rPr>
          <w:rFonts w:hint="cs"/>
          <w:rtl/>
        </w:rPr>
        <w:t>הזרע</w:t>
      </w:r>
      <w:r w:rsidRPr="00C35A2C">
        <w:rPr>
          <w:rtl/>
        </w:rPr>
        <w:t xml:space="preserve"> </w:t>
      </w:r>
      <w:r w:rsidRPr="00C35A2C">
        <w:rPr>
          <w:rFonts w:hint="cs"/>
          <w:rtl/>
        </w:rPr>
        <w:t>וזרע</w:t>
      </w:r>
      <w:r w:rsidRPr="00C35A2C">
        <w:rPr>
          <w:rtl/>
        </w:rPr>
        <w:t xml:space="preserve"> </w:t>
      </w:r>
      <w:r w:rsidRPr="00C35A2C">
        <w:rPr>
          <w:rFonts w:hint="cs"/>
          <w:rtl/>
        </w:rPr>
        <w:t>את</w:t>
      </w:r>
      <w:r w:rsidRPr="00C35A2C">
        <w:rPr>
          <w:rtl/>
        </w:rPr>
        <w:t xml:space="preserve"> </w:t>
      </w:r>
      <w:r w:rsidRPr="00C35A2C">
        <w:rPr>
          <w:rFonts w:hint="cs"/>
          <w:rtl/>
        </w:rPr>
        <w:t>הבור</w:t>
      </w:r>
      <w:r w:rsidRPr="00C35A2C">
        <w:rPr>
          <w:rtl/>
        </w:rPr>
        <w:t xml:space="preserve">, </w:t>
      </w:r>
      <w:r w:rsidRPr="00C35A2C">
        <w:rPr>
          <w:rFonts w:hint="cs"/>
          <w:rtl/>
        </w:rPr>
        <w:t>והתירו חכמים</w:t>
      </w:r>
      <w:r w:rsidRPr="00C35A2C">
        <w:rPr>
          <w:rtl/>
        </w:rPr>
        <w:t>.</w:t>
      </w:r>
    </w:p>
    <w:p w14:paraId="4DB64510" w14:textId="77777777" w:rsidR="00637731" w:rsidRPr="00073643" w:rsidRDefault="00637731" w:rsidP="00637731">
      <w:pPr>
        <w:pStyle w:val="36"/>
        <w:framePr w:wrap="notBeside"/>
        <w:rPr>
          <w:rtl/>
        </w:rPr>
      </w:pPr>
      <w:r w:rsidRPr="00073643">
        <w:rPr>
          <w:rtl/>
        </w:rPr>
        <w:t>ורב יוסף:</w:t>
      </w:r>
    </w:p>
    <w:p w14:paraId="648455D2" w14:textId="77777777" w:rsidR="00637731" w:rsidRDefault="00637731" w:rsidP="00637731">
      <w:pPr>
        <w:rPr>
          <w:rFonts w:ascii="Fb Fontext" w:hAnsi="Fb Fontext"/>
          <w:sz w:val="32"/>
          <w:rtl/>
        </w:rPr>
      </w:pPr>
      <w:r w:rsidRPr="00604909">
        <w:rPr>
          <w:rStyle w:val="affffe"/>
          <w:rtl/>
        </w:rPr>
        <w:t xml:space="preserve">נהג כר"י </w:t>
      </w:r>
      <w:r w:rsidRPr="00604909">
        <w:rPr>
          <w:rStyle w:val="affffe"/>
          <w:rFonts w:hint="cs"/>
          <w:rtl/>
        </w:rPr>
        <w:t>בעיר של רועים</w:t>
      </w:r>
      <w:r>
        <w:rPr>
          <w:rStyle w:val="affffe"/>
          <w:rFonts w:hint="cs"/>
          <w:rtl/>
        </w:rPr>
        <w:t>:</w:t>
      </w:r>
      <w:r w:rsidRPr="00C35A2C">
        <w:rPr>
          <w:rFonts w:ascii="Fb Fontext" w:hAnsi="Fb Fontext"/>
          <w:sz w:val="32"/>
          <w:rtl/>
        </w:rPr>
        <w:t xml:space="preserve"> דכמלא בקר וכליו </w:t>
      </w:r>
      <w:r w:rsidRPr="00073643">
        <w:rPr>
          <w:rStyle w:val="affffe"/>
          <w:rtl/>
        </w:rPr>
        <w:t>וס"ל</w:t>
      </w:r>
      <w:r w:rsidRPr="00C35A2C">
        <w:rPr>
          <w:rFonts w:ascii="Fb Fontext" w:hAnsi="Fb Fontext"/>
          <w:sz w:val="32"/>
          <w:rtl/>
        </w:rPr>
        <w:t xml:space="preserve"> דהוא ד</w:t>
      </w:r>
      <w:r>
        <w:rPr>
          <w:rFonts w:ascii="Fb Fontext" w:hAnsi="Fb Fontext" w:hint="cs"/>
          <w:sz w:val="32"/>
          <w:rtl/>
        </w:rPr>
        <w:t>' אמות</w:t>
      </w:r>
    </w:p>
    <w:p w14:paraId="43DD3F6B" w14:textId="77777777" w:rsidR="00637731" w:rsidRPr="00073643" w:rsidRDefault="00637731" w:rsidP="00637731">
      <w:pPr>
        <w:pStyle w:val="36"/>
        <w:framePr w:wrap="notBeside"/>
        <w:rPr>
          <w:rtl/>
        </w:rPr>
      </w:pPr>
      <w:r w:rsidRPr="00073643">
        <w:rPr>
          <w:rtl/>
        </w:rPr>
        <w:t>מהא</w:t>
      </w:r>
    </w:p>
    <w:p w14:paraId="19D6B574" w14:textId="77777777" w:rsidR="00637731" w:rsidRPr="00604909" w:rsidRDefault="00637731" w:rsidP="00637731">
      <w:pPr>
        <w:rPr>
          <w:rStyle w:val="afffff0"/>
          <w:spacing w:val="2"/>
          <w:rtl/>
        </w:rPr>
      </w:pPr>
      <w:r w:rsidRPr="00604909">
        <w:rPr>
          <w:rFonts w:ascii="Fb Fontext" w:hAnsi="Fb Fontext"/>
          <w:spacing w:val="2"/>
          <w:sz w:val="32"/>
          <w:rtl/>
        </w:rPr>
        <w:t>דלא יטע</w:t>
      </w:r>
      <w:r w:rsidRPr="00604909">
        <w:rPr>
          <w:rFonts w:ascii="Fb Fontext" w:hAnsi="Fb Fontext" w:hint="cs"/>
          <w:spacing w:val="2"/>
          <w:sz w:val="32"/>
          <w:rtl/>
        </w:rPr>
        <w:t xml:space="preserve"> אילן</w:t>
      </w:r>
      <w:r w:rsidRPr="00604909">
        <w:rPr>
          <w:rFonts w:ascii="Fb Fontext" w:hAnsi="Fb Fontext"/>
          <w:spacing w:val="2"/>
          <w:sz w:val="32"/>
          <w:rtl/>
        </w:rPr>
        <w:t xml:space="preserve"> </w:t>
      </w:r>
      <w:r w:rsidRPr="00604909">
        <w:rPr>
          <w:rFonts w:ascii="Fb Fontext" w:hAnsi="Fb Fontext" w:hint="cs"/>
          <w:spacing w:val="2"/>
          <w:sz w:val="32"/>
          <w:rtl/>
        </w:rPr>
        <w:t>סמוך</w:t>
      </w:r>
      <w:r w:rsidRPr="00604909">
        <w:rPr>
          <w:rFonts w:ascii="Fb Fontext" w:hAnsi="Fb Fontext"/>
          <w:spacing w:val="2"/>
          <w:sz w:val="32"/>
          <w:rtl/>
        </w:rPr>
        <w:t xml:space="preserve"> </w:t>
      </w:r>
      <w:r w:rsidRPr="00604909">
        <w:rPr>
          <w:rFonts w:ascii="Fb Fontext" w:hAnsi="Fb Fontext" w:hint="cs"/>
          <w:spacing w:val="2"/>
          <w:sz w:val="32"/>
          <w:rtl/>
        </w:rPr>
        <w:t>לשדה</w:t>
      </w:r>
      <w:r w:rsidRPr="00604909">
        <w:rPr>
          <w:rFonts w:ascii="Fb Fontext" w:hAnsi="Fb Fontext"/>
          <w:spacing w:val="2"/>
          <w:sz w:val="32"/>
          <w:rtl/>
        </w:rPr>
        <w:t xml:space="preserve"> </w:t>
      </w:r>
      <w:r w:rsidRPr="00604909">
        <w:rPr>
          <w:rFonts w:ascii="Fb Fontext" w:hAnsi="Fb Fontext" w:hint="cs"/>
          <w:spacing w:val="2"/>
          <w:sz w:val="32"/>
          <w:rtl/>
        </w:rPr>
        <w:t>חבירו</w:t>
      </w:r>
      <w:r w:rsidRPr="00604909">
        <w:rPr>
          <w:rFonts w:ascii="Fb Fontext" w:hAnsi="Fb Fontext"/>
          <w:spacing w:val="2"/>
          <w:sz w:val="32"/>
          <w:rtl/>
        </w:rPr>
        <w:t xml:space="preserve"> </w:t>
      </w:r>
      <w:r w:rsidRPr="00604909">
        <w:rPr>
          <w:rFonts w:ascii="Fb Fontext" w:hAnsi="Fb Fontext" w:hint="cs"/>
          <w:spacing w:val="2"/>
          <w:sz w:val="32"/>
          <w:rtl/>
        </w:rPr>
        <w:t>אא''כ</w:t>
      </w:r>
      <w:r w:rsidRPr="00604909">
        <w:rPr>
          <w:rFonts w:ascii="Fb Fontext" w:hAnsi="Fb Fontext"/>
          <w:spacing w:val="2"/>
          <w:sz w:val="32"/>
          <w:rtl/>
        </w:rPr>
        <w:t xml:space="preserve"> </w:t>
      </w:r>
      <w:r w:rsidRPr="00604909">
        <w:rPr>
          <w:rFonts w:ascii="Fb Fontext" w:hAnsi="Fb Fontext" w:hint="cs"/>
          <w:spacing w:val="2"/>
          <w:sz w:val="32"/>
          <w:rtl/>
        </w:rPr>
        <w:t>הרחיק</w:t>
      </w:r>
      <w:r w:rsidRPr="00604909">
        <w:rPr>
          <w:rFonts w:ascii="Fb Fontext" w:hAnsi="Fb Fontext"/>
          <w:spacing w:val="2"/>
          <w:sz w:val="32"/>
          <w:rtl/>
        </w:rPr>
        <w:t xml:space="preserve"> </w:t>
      </w:r>
      <w:r w:rsidRPr="00604909">
        <w:rPr>
          <w:rFonts w:ascii="Fb Fontext" w:hAnsi="Fb Fontext" w:hint="cs"/>
          <w:spacing w:val="2"/>
          <w:sz w:val="32"/>
          <w:rtl/>
        </w:rPr>
        <w:t>ד</w:t>
      </w:r>
      <w:r w:rsidRPr="00604909">
        <w:rPr>
          <w:rFonts w:ascii="Fb Fontext" w:hAnsi="Fb Fontext"/>
          <w:spacing w:val="2"/>
          <w:sz w:val="32"/>
          <w:rtl/>
        </w:rPr>
        <w:t>"</w:t>
      </w:r>
      <w:r w:rsidRPr="00604909">
        <w:rPr>
          <w:rFonts w:ascii="Fb Fontext" w:hAnsi="Fb Fontext" w:hint="cs"/>
          <w:spacing w:val="2"/>
          <w:sz w:val="32"/>
          <w:rtl/>
        </w:rPr>
        <w:t xml:space="preserve">א </w:t>
      </w:r>
      <w:r w:rsidRPr="00604909">
        <w:rPr>
          <w:rStyle w:val="afffff0"/>
          <w:rFonts w:hint="cs"/>
          <w:spacing w:val="2"/>
          <w:rtl/>
        </w:rPr>
        <w:t>כדי עבודת הכרם</w:t>
      </w:r>
    </w:p>
    <w:p w14:paraId="5CFBE4DA" w14:textId="77777777" w:rsidR="00637731" w:rsidRPr="00073643" w:rsidRDefault="00637731" w:rsidP="00637731">
      <w:pPr>
        <w:pStyle w:val="36"/>
        <w:framePr w:wrap="notBeside"/>
        <w:rPr>
          <w:rtl/>
        </w:rPr>
      </w:pPr>
      <w:r w:rsidRPr="00073643">
        <w:rPr>
          <w:rFonts w:hint="cs"/>
          <w:rtl/>
        </w:rPr>
        <w:t>ואפי'</w:t>
      </w:r>
    </w:p>
    <w:p w14:paraId="46876480" w14:textId="77777777" w:rsidR="00637731" w:rsidRDefault="00637731" w:rsidP="00637731">
      <w:pPr>
        <w:rPr>
          <w:rFonts w:ascii="Fb Fontext" w:hAnsi="Fb Fontext"/>
          <w:sz w:val="32"/>
          <w:rtl/>
        </w:rPr>
      </w:pPr>
      <w:r>
        <w:rPr>
          <w:rStyle w:val="affffe"/>
          <w:rFonts w:ascii="Fb Fontext" w:hAnsi="Fb Fontext" w:hint="cs"/>
          <w:sz w:val="32"/>
          <w:rtl/>
          <w:rPrChange w:id="9358" w:author="מנוע אמוראים" w:date="2026-10-05T16:41:09Z">
            <w:rPr>
              <w:rFonts w:ascii="Fb Fontext" w:hAnsi="Fb Fontext" w:hint="cs"/>
              <w:sz w:val="32"/>
              <w:rtl/>
            </w:rPr>
          </w:rPrChange>
        </w:rPr>
        <w:t xml:space="preserve">דר</w:t>
      </w:r>
      <w:r>
        <w:rPr>
          <w:rStyle w:val="affffe"/>
          <w:rFonts w:ascii="Fb Fontext" w:hAnsi="Fb Fontext"/>
          <w:sz w:val="32"/>
          <w:rtl/>
          <w:rPrChange w:id="9359" w:author="מנוע אמוראים" w:date="2026-10-05T16:41:09Z">
            <w:rPr>
              <w:rFonts w:ascii="Fb Fontext" w:hAnsi="Fb Fontext"/>
              <w:sz w:val="32"/>
              <w:rtl/>
            </w:rPr>
          </w:rPrChange>
        </w:rPr>
        <w:t xml:space="preserve">"</w:t>
      </w:r>
      <w:r>
        <w:rPr>
          <w:rStyle w:val="affffe"/>
          <w:rFonts w:ascii="Fb Fontext" w:hAnsi="Fb Fontext" w:hint="cs"/>
          <w:sz w:val="32"/>
          <w:rtl/>
          <w:rPrChange w:id="9360" w:author="מנוע אמוראים" w:date="2026-10-05T16:41:09Z">
            <w:rPr>
              <w:rFonts w:ascii="Fb Fontext" w:hAnsi="Fb Fontext" w:hint="cs"/>
              <w:sz w:val="32"/>
              <w:rtl/>
            </w:rPr>
          </w:rPrChange>
        </w:rPr>
        <w:t xml:space="preserve">מ</w:t>
      </w:r>
      <w:r>
        <w:rPr>
          <w:rFonts w:ascii="Fb Fontext" w:hAnsi="Fb Fontext" w:hint="cs"/>
          <w:sz w:val="32"/>
          <w:rtl/>
        </w:rPr>
        <w:t xml:space="preserve"> </w:t>
      </w:r>
      <w:r>
        <w:rPr>
          <w:rStyle w:val="affffe"/>
          <w:rFonts w:ascii="Fb Fontext" w:hAnsi="Fb Fontext" w:hint="cs"/>
          <w:sz w:val="32"/>
          <w:rtl/>
          <w:rPrChange w:id="9361" w:author="מנוע אמוראים" w:date="2026-10-05T16:41:09Z">
            <w:rPr>
              <w:rFonts w:ascii="Fb Fontext" w:hAnsi="Fb Fontext" w:hint="cs"/>
              <w:sz w:val="32"/>
              <w:rtl/>
            </w:rPr>
          </w:rPrChange>
        </w:rPr>
        <w:t xml:space="preserve">ור</w:t>
      </w:r>
      <w:r>
        <w:rPr>
          <w:rStyle w:val="affffe"/>
          <w:rFonts w:ascii="Fb Fontext" w:hAnsi="Fb Fontext"/>
          <w:sz w:val="32"/>
          <w:rtl/>
          <w:rPrChange w:id="9362" w:author="מנוע אמוראים" w:date="2026-10-05T16:41:09Z">
            <w:rPr>
              <w:rFonts w:ascii="Fb Fontext" w:hAnsi="Fb Fontext"/>
              <w:sz w:val="32"/>
              <w:rtl/>
            </w:rPr>
          </w:rPrChange>
        </w:rPr>
        <w:t xml:space="preserve">"</w:t>
      </w:r>
      <w:r>
        <w:rPr>
          <w:rStyle w:val="affffe"/>
          <w:rFonts w:ascii="Fb Fontext" w:hAnsi="Fb Fontext" w:hint="cs"/>
          <w:sz w:val="32"/>
          <w:rtl/>
          <w:rPrChange w:id="9363" w:author="מנוע אמוראים" w:date="2026-10-05T16:41:09Z">
            <w:rPr>
              <w:rFonts w:ascii="Fb Fontext" w:hAnsi="Fb Fontext" w:hint="cs"/>
              <w:sz w:val="32"/>
              <w:rtl/>
            </w:rPr>
          </w:rPrChange>
        </w:rPr>
        <w:t xml:space="preserve">ש</w:t>
      </w:r>
      <w:r>
        <w:rPr>
          <w:rFonts w:ascii="Fb Fontext" w:hAnsi="Fb Fontext" w:hint="cs"/>
          <w:sz w:val="32"/>
          <w:rtl/>
        </w:rPr>
        <w:t xml:space="preserve"> ס</w:t>
      </w:r>
      <w:r w:rsidRPr="00C35A2C">
        <w:rPr>
          <w:rFonts w:ascii="Fb Fontext" w:hAnsi="Fb Fontext"/>
          <w:sz w:val="32"/>
          <w:rtl/>
        </w:rPr>
        <w:t>"</w:t>
      </w:r>
      <w:r w:rsidRPr="00C35A2C">
        <w:rPr>
          <w:rFonts w:ascii="Fb Fontext" w:hAnsi="Fb Fontext" w:hint="cs"/>
          <w:sz w:val="32"/>
          <w:rtl/>
        </w:rPr>
        <w:t>ל נוטע כרמו ח</w:t>
      </w:r>
      <w:r w:rsidRPr="00F10693">
        <w:rPr>
          <w:rFonts w:hint="cs"/>
          <w:rtl/>
        </w:rPr>
        <w:t xml:space="preserve">' </w:t>
      </w:r>
      <w:r w:rsidRPr="00C35A2C">
        <w:rPr>
          <w:rFonts w:ascii="Fb Fontext" w:hAnsi="Fb Fontext" w:hint="cs"/>
          <w:sz w:val="32"/>
          <w:rtl/>
        </w:rPr>
        <w:t>על ח</w:t>
      </w:r>
      <w:r w:rsidRPr="00F10693">
        <w:rPr>
          <w:rFonts w:hint="cs"/>
          <w:rtl/>
        </w:rPr>
        <w:t xml:space="preserve">' </w:t>
      </w:r>
      <w:r w:rsidRPr="00C35A2C">
        <w:rPr>
          <w:rFonts w:ascii="Fb Fontext" w:hAnsi="Fb Fontext" w:hint="cs"/>
          <w:sz w:val="32"/>
          <w:rtl/>
        </w:rPr>
        <w:t>מותר להביא זרעו לשם</w:t>
      </w:r>
      <w:r>
        <w:rPr>
          <w:rFonts w:ascii="Fb Fontext" w:hAnsi="Fb Fontext" w:hint="cs"/>
          <w:sz w:val="32"/>
          <w:rtl/>
        </w:rPr>
        <w:t>,</w:t>
      </w:r>
      <w:r w:rsidRPr="00C35A2C">
        <w:rPr>
          <w:rFonts w:ascii="Fb Fontext" w:hAnsi="Fb Fontext" w:hint="cs"/>
          <w:sz w:val="32"/>
          <w:rtl/>
        </w:rPr>
        <w:t xml:space="preserve"> </w:t>
      </w:r>
    </w:p>
    <w:p w14:paraId="53274C27" w14:textId="77777777" w:rsidR="00637731" w:rsidRPr="00604909" w:rsidRDefault="00637731" w:rsidP="00637731">
      <w:pPr>
        <w:pStyle w:val="36"/>
        <w:framePr w:wrap="notBeside"/>
        <w:rPr>
          <w:rtl/>
        </w:rPr>
      </w:pPr>
      <w:r w:rsidRPr="00604909">
        <w:rPr>
          <w:rFonts w:hint="cs"/>
          <w:rtl/>
        </w:rPr>
        <w:lastRenderedPageBreak/>
        <w:t>-</w:t>
      </w:r>
    </w:p>
    <w:p w14:paraId="3B67EFCD" w14:textId="3239CEEF" w:rsidR="00637731" w:rsidRDefault="00637731" w:rsidP="0015164E">
      <w:pPr>
        <w:spacing w:after="60"/>
        <w:rPr>
          <w:rFonts w:ascii="Fb Fontext" w:hAnsi="Fb Fontext"/>
          <w:sz w:val="32"/>
          <w:rtl/>
        </w:rPr>
      </w:pPr>
      <w:r w:rsidRPr="00C35A2C">
        <w:rPr>
          <w:rFonts w:ascii="Fb Fontext" w:hAnsi="Fb Fontext" w:hint="cs"/>
          <w:sz w:val="32"/>
          <w:rtl/>
        </w:rPr>
        <w:t>מ</w:t>
      </w:r>
      <w:r w:rsidRPr="00C35A2C">
        <w:rPr>
          <w:rFonts w:ascii="Fb Fontext" w:hAnsi="Fb Fontext"/>
          <w:sz w:val="32"/>
          <w:rtl/>
        </w:rPr>
        <w:t>"</w:t>
      </w:r>
      <w:r w:rsidRPr="00C35A2C">
        <w:rPr>
          <w:rFonts w:ascii="Fb Fontext" w:hAnsi="Fb Fontext" w:hint="cs"/>
          <w:sz w:val="32"/>
          <w:rtl/>
        </w:rPr>
        <w:t>מ מעשה עדיף</w:t>
      </w:r>
      <w:r>
        <w:rPr>
          <w:rFonts w:ascii="Fb Fontext" w:hAnsi="Fb Fontext" w:hint="cs"/>
          <w:sz w:val="32"/>
          <w:rtl/>
        </w:rPr>
        <w:t>.</w:t>
      </w:r>
    </w:p>
    <w:p w14:paraId="0985DAF2" w14:textId="77777777" w:rsidR="0015164E" w:rsidRPr="00637731" w:rsidRDefault="0015164E" w:rsidP="0015164E">
      <w:pPr>
        <w:pStyle w:val="36"/>
        <w:framePr w:wrap="notBeside"/>
        <w:rPr>
          <w:rtl/>
        </w:rPr>
      </w:pPr>
      <w:r w:rsidRPr="00637731">
        <w:rPr>
          <w:rtl/>
        </w:rPr>
        <w:t xml:space="preserve">רב יוסף </w:t>
      </w:r>
    </w:p>
    <w:p w14:paraId="6F2D30CE" w14:textId="77777777" w:rsidR="0015164E" w:rsidRDefault="0015164E" w:rsidP="0015164E">
      <w:pPr>
        <w:rPr>
          <w:rFonts w:ascii="Fb Fontext" w:hAnsi="Fb Fontext"/>
          <w:sz w:val="32"/>
          <w:rtl/>
        </w:rPr>
      </w:pPr>
      <w:r w:rsidRPr="00637731">
        <w:rPr>
          <w:rStyle w:val="affffe"/>
          <w:rtl/>
        </w:rPr>
        <w:t>אליבא דר"ש,</w:t>
      </w:r>
      <w:r w:rsidRPr="00C35A2C">
        <w:rPr>
          <w:rFonts w:ascii="Fb Fontext" w:hAnsi="Fb Fontext"/>
          <w:sz w:val="32"/>
          <w:rtl/>
        </w:rPr>
        <w:t xml:space="preserve"> </w:t>
      </w:r>
      <w:r w:rsidRPr="00CB76ED">
        <w:rPr>
          <w:rStyle w:val="afff8"/>
          <w:rFonts w:asciiTheme="minorHAnsi" w:hAnsiTheme="minorHAnsi"/>
          <w:sz w:val="22"/>
          <w:rtl/>
        </w:rPr>
        <w:t xml:space="preserve">שמ"ל מפוזרין </w:t>
      </w:r>
      <w:r w:rsidRPr="00C35A2C">
        <w:rPr>
          <w:rFonts w:ascii="Fb Fontext" w:hAnsi="Fb Fontext"/>
          <w:sz w:val="32"/>
          <w:rtl/>
        </w:rPr>
        <w:t>- הא דאמרן,</w:t>
      </w:r>
    </w:p>
    <w:p w14:paraId="33B64633" w14:textId="77777777" w:rsidR="0015164E" w:rsidRDefault="0015164E" w:rsidP="0015164E">
      <w:pPr>
        <w:rPr>
          <w:rFonts w:ascii="Fb Fontext" w:hAnsi="Fb Fontext"/>
          <w:sz w:val="32"/>
          <w:rtl/>
        </w:rPr>
      </w:pPr>
      <w:r w:rsidRPr="00CB76ED">
        <w:rPr>
          <w:rStyle w:val="afff8"/>
          <w:rFonts w:asciiTheme="minorHAnsi" w:hAnsiTheme="minorHAnsi"/>
          <w:sz w:val="22"/>
          <w:rtl/>
        </w:rPr>
        <w:t>רצופין</w:t>
      </w:r>
      <w:r w:rsidRPr="00637731">
        <w:rPr>
          <w:rFonts w:ascii="Fb Fontext" w:hAnsi="Fb Fontext"/>
          <w:b/>
          <w:bCs/>
          <w:sz w:val="32"/>
          <w:rtl/>
        </w:rPr>
        <w:t xml:space="preserve"> -</w:t>
      </w:r>
      <w:r w:rsidRPr="00C35A2C">
        <w:rPr>
          <w:rFonts w:ascii="Fb Fontext" w:hAnsi="Fb Fontext"/>
          <w:sz w:val="32"/>
          <w:rtl/>
        </w:rPr>
        <w:t xml:space="preserve"> דתנן כרם הנטוע על פחות מד"א </w:t>
      </w:r>
    </w:p>
    <w:p w14:paraId="72AFD3A3" w14:textId="77777777" w:rsidR="0015164E" w:rsidRPr="00C35A2C" w:rsidRDefault="0015164E" w:rsidP="0015164E">
      <w:pPr>
        <w:ind w:firstLine="226"/>
        <w:rPr>
          <w:rFonts w:ascii="Fb Fontext" w:hAnsi="Fb Fontext"/>
          <w:rtl/>
        </w:rPr>
      </w:pPr>
      <w:r>
        <w:rPr>
          <w:rStyle w:val="affffe"/>
          <w:rFonts w:hint="cs"/>
          <w:rtl/>
        </w:rPr>
        <w:t xml:space="preserve"> </w:t>
      </w:r>
      <w:r>
        <w:rPr>
          <w:rStyle w:val="affffe"/>
          <w:rtl/>
        </w:rPr>
        <w:tab/>
      </w:r>
      <w:r>
        <w:rPr>
          <w:rStyle w:val="affffe"/>
          <w:rtl/>
        </w:rPr>
        <w:tab/>
      </w:r>
      <w:r w:rsidRPr="00637731">
        <w:rPr>
          <w:rStyle w:val="affffe"/>
          <w:rtl/>
        </w:rPr>
        <w:t>לר"ש</w:t>
      </w:r>
      <w:r w:rsidRPr="00C35A2C">
        <w:rPr>
          <w:rFonts w:ascii="Fb Fontext" w:hAnsi="Fb Fontext"/>
          <w:sz w:val="32"/>
          <w:rtl/>
        </w:rPr>
        <w:t xml:space="preserve"> אינו כרם, </w:t>
      </w:r>
      <w:r w:rsidRPr="00637731">
        <w:rPr>
          <w:rStyle w:val="affffe"/>
          <w:rFonts w:hint="cs"/>
          <w:rtl/>
        </w:rPr>
        <w:t>וחכ</w:t>
      </w:r>
      <w:r w:rsidRPr="00637731">
        <w:rPr>
          <w:rStyle w:val="affffe"/>
          <w:rtl/>
        </w:rPr>
        <w:t>"</w:t>
      </w:r>
      <w:r w:rsidRPr="00637731">
        <w:rPr>
          <w:rStyle w:val="affffe"/>
          <w:rFonts w:hint="cs"/>
          <w:rtl/>
        </w:rPr>
        <w:t>א</w:t>
      </w:r>
      <w:r w:rsidRPr="00637731">
        <w:rPr>
          <w:rStyle w:val="affffe"/>
          <w:rtl/>
        </w:rPr>
        <w:t>:</w:t>
      </w:r>
      <w:r w:rsidRPr="00C35A2C">
        <w:rPr>
          <w:rFonts w:ascii="Fb Fontext" w:hAnsi="Fb Fontext"/>
          <w:sz w:val="32"/>
          <w:rtl/>
        </w:rPr>
        <w:t xml:space="preserve"> </w:t>
      </w:r>
      <w:r w:rsidRPr="00C35A2C">
        <w:rPr>
          <w:rFonts w:ascii="Fb Fontext" w:hAnsi="Fb Fontext" w:hint="cs"/>
          <w:sz w:val="32"/>
          <w:rtl/>
        </w:rPr>
        <w:t>כרם</w:t>
      </w:r>
      <w:r w:rsidRPr="00C35A2C">
        <w:rPr>
          <w:rFonts w:ascii="Fb Fontext" w:hAnsi="Fb Fontext"/>
          <w:sz w:val="32"/>
          <w:rtl/>
        </w:rPr>
        <w:t xml:space="preserve">, </w:t>
      </w:r>
      <w:r w:rsidRPr="00CB76ED">
        <w:rPr>
          <w:rStyle w:val="afffff0"/>
          <w:rFonts w:hint="cs"/>
          <w:rtl/>
        </w:rPr>
        <w:t>ורואין</w:t>
      </w:r>
      <w:r w:rsidRPr="00CB76ED">
        <w:rPr>
          <w:rStyle w:val="afffff0"/>
          <w:rtl/>
        </w:rPr>
        <w:t xml:space="preserve"> </w:t>
      </w:r>
      <w:r w:rsidRPr="00CB76ED">
        <w:rPr>
          <w:rStyle w:val="afffff0"/>
          <w:rFonts w:hint="cs"/>
          <w:rtl/>
        </w:rPr>
        <w:t>את</w:t>
      </w:r>
      <w:r w:rsidRPr="00CB76ED">
        <w:rPr>
          <w:rStyle w:val="afffff0"/>
          <w:rtl/>
        </w:rPr>
        <w:t xml:space="preserve"> </w:t>
      </w:r>
      <w:r w:rsidRPr="00CB76ED">
        <w:rPr>
          <w:rStyle w:val="afffff0"/>
          <w:rFonts w:hint="cs"/>
          <w:rtl/>
        </w:rPr>
        <w:t>האמצעיים</w:t>
      </w:r>
      <w:r w:rsidRPr="00CB76ED">
        <w:rPr>
          <w:rStyle w:val="afffff0"/>
          <w:rtl/>
        </w:rPr>
        <w:t xml:space="preserve"> </w:t>
      </w:r>
      <w:r w:rsidRPr="00CB76ED">
        <w:rPr>
          <w:rStyle w:val="afffff0"/>
          <w:rFonts w:hint="cs"/>
          <w:rtl/>
        </w:rPr>
        <w:t>כאילו</w:t>
      </w:r>
      <w:r w:rsidRPr="00CB76ED">
        <w:rPr>
          <w:rStyle w:val="afffff0"/>
          <w:rtl/>
        </w:rPr>
        <w:t xml:space="preserve"> </w:t>
      </w:r>
      <w:r w:rsidRPr="00CB76ED">
        <w:rPr>
          <w:rStyle w:val="afffff0"/>
          <w:rFonts w:hint="cs"/>
          <w:rtl/>
        </w:rPr>
        <w:t>אינן</w:t>
      </w:r>
      <w:r w:rsidRPr="00CB76ED">
        <w:rPr>
          <w:rStyle w:val="afffff0"/>
          <w:rtl/>
        </w:rPr>
        <w:t>.</w:t>
      </w:r>
    </w:p>
    <w:p w14:paraId="5E570E7F" w14:textId="77777777" w:rsidR="0015164E" w:rsidRDefault="0015164E" w:rsidP="0015164E">
      <w:pPr>
        <w:rPr>
          <w:rFonts w:ascii="Fb Fontext" w:hAnsi="Fb Fontext"/>
          <w:sz w:val="32"/>
          <w:rtl/>
        </w:rPr>
      </w:pPr>
      <w:r w:rsidRPr="00637731">
        <w:rPr>
          <w:rStyle w:val="affffe"/>
          <w:rtl/>
        </w:rPr>
        <w:t>ר"נ אליבא דרבנן,</w:t>
      </w:r>
      <w:r w:rsidRPr="00C35A2C">
        <w:rPr>
          <w:rFonts w:ascii="Fb Fontext" w:hAnsi="Fb Fontext"/>
          <w:sz w:val="32"/>
          <w:rtl/>
        </w:rPr>
        <w:t xml:space="preserve"> </w:t>
      </w:r>
      <w:r w:rsidRPr="00CB76ED">
        <w:rPr>
          <w:rStyle w:val="afff8"/>
          <w:rtl/>
        </w:rPr>
        <w:t>מפוזרין</w:t>
      </w:r>
      <w:r w:rsidRPr="00C35A2C">
        <w:rPr>
          <w:rFonts w:ascii="Fb Fontext" w:hAnsi="Fb Fontext"/>
          <w:sz w:val="32"/>
          <w:rtl/>
        </w:rPr>
        <w:t xml:space="preserve"> שמ"ל הא דאמרן</w:t>
      </w:r>
    </w:p>
    <w:p w14:paraId="4CD408C2" w14:textId="77777777" w:rsidR="0015164E" w:rsidRPr="00C35A2C" w:rsidRDefault="0015164E" w:rsidP="0015164E">
      <w:pPr>
        <w:ind w:left="226" w:firstLine="113"/>
        <w:rPr>
          <w:rFonts w:ascii="Fb Fontext" w:hAnsi="Fb Fontext"/>
          <w:rtl/>
        </w:rPr>
      </w:pPr>
      <w:r w:rsidRPr="00CB76ED">
        <w:rPr>
          <w:rStyle w:val="afff8"/>
          <w:rFonts w:asciiTheme="minorHAnsi" w:hAnsiTheme="minorHAnsi"/>
          <w:rtl/>
        </w:rPr>
        <w:t>רצופין</w:t>
      </w:r>
      <w:r w:rsidRPr="00637731">
        <w:rPr>
          <w:rFonts w:ascii="Fb Fontext" w:hAnsi="Fb Fontext"/>
          <w:b/>
          <w:bCs/>
          <w:rtl/>
        </w:rPr>
        <w:t xml:space="preserve"> </w:t>
      </w:r>
      <w:r w:rsidRPr="00C35A2C">
        <w:rPr>
          <w:rFonts w:ascii="Fb Fontext" w:hAnsi="Fb Fontext"/>
          <w:rtl/>
        </w:rPr>
        <w:t xml:space="preserve">סברא הוא: </w:t>
      </w:r>
      <w:r w:rsidRPr="00637731">
        <w:rPr>
          <w:rStyle w:val="affffe"/>
          <w:rtl/>
        </w:rPr>
        <w:t>מדלר"ש</w:t>
      </w:r>
      <w:r w:rsidRPr="00C35A2C">
        <w:rPr>
          <w:rFonts w:ascii="Fb Fontext" w:hAnsi="Fb Fontext"/>
          <w:rtl/>
        </w:rPr>
        <w:t xml:space="preserve"> </w:t>
      </w:r>
      <w:r>
        <w:rPr>
          <w:rFonts w:ascii="Fb Fontext" w:hAnsi="Fb Fontext" w:hint="cs"/>
          <w:rtl/>
        </w:rPr>
        <w:t>חצי</w:t>
      </w:r>
      <w:r w:rsidRPr="00C35A2C">
        <w:rPr>
          <w:rFonts w:ascii="Fb Fontext" w:hAnsi="Fb Fontext"/>
          <w:rtl/>
        </w:rPr>
        <w:t xml:space="preserve">, </w:t>
      </w:r>
      <w:r w:rsidRPr="00637731">
        <w:rPr>
          <w:rStyle w:val="affffe"/>
          <w:rtl/>
        </w:rPr>
        <w:t>לרבנן</w:t>
      </w:r>
      <w:r w:rsidRPr="00C35A2C">
        <w:rPr>
          <w:rFonts w:ascii="Fb Fontext" w:hAnsi="Fb Fontext"/>
          <w:rtl/>
        </w:rPr>
        <w:t xml:space="preserve"> נמי </w:t>
      </w:r>
      <w:r>
        <w:rPr>
          <w:rFonts w:ascii="Fb Fontext" w:hAnsi="Fb Fontext" w:hint="cs"/>
          <w:rtl/>
        </w:rPr>
        <w:t>חצי</w:t>
      </w:r>
      <w:r w:rsidRPr="00C35A2C">
        <w:rPr>
          <w:rFonts w:ascii="Fb Fontext" w:hAnsi="Fb Fontext"/>
          <w:rtl/>
        </w:rPr>
        <w:t>.</w:t>
      </w:r>
    </w:p>
    <w:p w14:paraId="7D60E685" w14:textId="77777777" w:rsidR="0015164E" w:rsidRPr="00637731" w:rsidRDefault="0015164E" w:rsidP="0015164E">
      <w:pPr>
        <w:pStyle w:val="36"/>
        <w:framePr w:wrap="notBeside"/>
        <w:rPr>
          <w:rtl/>
        </w:rPr>
      </w:pPr>
      <w:r w:rsidRPr="00637731">
        <w:rPr>
          <w:rtl/>
        </w:rPr>
        <w:t>רבא,</w:t>
      </w:r>
    </w:p>
    <w:p w14:paraId="097879AD" w14:textId="77777777" w:rsidR="0015164E" w:rsidRPr="00C35A2C" w:rsidRDefault="0015164E" w:rsidP="0015164E">
      <w:pPr>
        <w:rPr>
          <w:rFonts w:ascii="Fb Fontext" w:hAnsi="Fb Fontext"/>
          <w:rtl/>
        </w:rPr>
      </w:pPr>
      <w:r w:rsidRPr="0081371E">
        <w:rPr>
          <w:rStyle w:val="afff8"/>
          <w:rtl/>
        </w:rPr>
        <w:t>הלכתא</w:t>
      </w:r>
      <w:r w:rsidRPr="00C35A2C">
        <w:rPr>
          <w:rFonts w:ascii="Fb Fontext" w:hAnsi="Fb Fontext"/>
          <w:rtl/>
        </w:rPr>
        <w:t xml:space="preserve">: מארבע אמות </w:t>
      </w:r>
      <w:r w:rsidRPr="00637731">
        <w:rPr>
          <w:rStyle w:val="afffff0"/>
          <w:rtl/>
        </w:rPr>
        <w:t>[בצפופין]</w:t>
      </w:r>
      <w:r w:rsidRPr="00C35A2C">
        <w:rPr>
          <w:rFonts w:ascii="Fb Fontext" w:hAnsi="Fb Fontext"/>
          <w:rtl/>
        </w:rPr>
        <w:t xml:space="preserve"> ועד שש עשרה. </w:t>
      </w:r>
      <w:r w:rsidRPr="00637731">
        <w:rPr>
          <w:rStyle w:val="afffff0"/>
          <w:rtl/>
        </w:rPr>
        <w:t>[במפוזרין]</w:t>
      </w:r>
      <w:r>
        <w:rPr>
          <w:rStyle w:val="afffff0"/>
          <w:rFonts w:hint="cs"/>
          <w:rtl/>
        </w:rPr>
        <w:t xml:space="preserve"> </w:t>
      </w:r>
      <w:r w:rsidRPr="00637731">
        <w:rPr>
          <w:rFonts w:hint="cs"/>
          <w:rtl/>
        </w:rPr>
        <w:t>ות''כ</w:t>
      </w:r>
      <w:r>
        <w:rPr>
          <w:rStyle w:val="afffff0"/>
          <w:rFonts w:hint="cs"/>
          <w:rtl/>
        </w:rPr>
        <w:t xml:space="preserve"> </w:t>
      </w:r>
    </w:p>
    <w:p w14:paraId="6DE090FA" w14:textId="77777777" w:rsidR="0015164E" w:rsidRPr="00C35A2C" w:rsidRDefault="0015164E" w:rsidP="0015164E">
      <w:pPr>
        <w:rPr>
          <w:rFonts w:ascii="Fb Fontext" w:hAnsi="Fb Fontext" w:cs="Guttman Vilna"/>
          <w:b/>
          <w:bCs/>
          <w:rtl/>
        </w:rPr>
      </w:pPr>
      <w:r w:rsidRPr="00CB76ED">
        <w:rPr>
          <w:rFonts w:ascii="Fb Fontext" w:hAnsi="Fb Fontext"/>
          <w:sz w:val="20"/>
          <w:szCs w:val="16"/>
          <w:rtl/>
        </w:rPr>
        <w:t>קנה קרקע והאילנות שביניהן, לפיכך יבש האילן או נקצץ יש לו קרקע</w:t>
      </w:r>
      <w:r w:rsidRPr="00C35A2C">
        <w:rPr>
          <w:rFonts w:ascii="Fb Fontext" w:hAnsi="Fb Fontext"/>
          <w:rtl/>
        </w:rPr>
        <w:t>.</w:t>
      </w:r>
    </w:p>
    <w:p w14:paraId="5B26AA53" w14:textId="77777777" w:rsidR="0015164E" w:rsidRDefault="0015164E" w:rsidP="0015164E">
      <w:pPr>
        <w:rPr>
          <w:rFonts w:ascii="Fb Fontext" w:hAnsi="Fb Fontext"/>
          <w:sz w:val="32"/>
          <w:rtl/>
        </w:rPr>
      </w:pPr>
      <w:r w:rsidRPr="00C35A2C">
        <w:rPr>
          <w:rFonts w:ascii="Fb Fontext" w:hAnsi="Fb Fontext"/>
          <w:sz w:val="32"/>
          <w:rtl/>
        </w:rPr>
        <w:t xml:space="preserve">פחות מכאן או יתר על כאן, או שלקחן בזה אחר זה </w:t>
      </w:r>
    </w:p>
    <w:p w14:paraId="75611461" w14:textId="77777777" w:rsidR="0015164E" w:rsidRDefault="0015164E" w:rsidP="0015164E">
      <w:pPr>
        <w:rPr>
          <w:rFonts w:ascii="Fb Fontext" w:hAnsi="Fb Fontext"/>
          <w:sz w:val="32"/>
          <w:rtl/>
        </w:rPr>
      </w:pPr>
      <w:r w:rsidRPr="00C35A2C">
        <w:rPr>
          <w:rFonts w:ascii="Fb Fontext" w:hAnsi="Fb Fontext"/>
          <w:sz w:val="32"/>
          <w:rtl/>
        </w:rPr>
        <w:t xml:space="preserve">- לא קנה לא את הקרקע ולא את האילנות שביניהן, </w:t>
      </w:r>
    </w:p>
    <w:p w14:paraId="2857D276" w14:textId="77777777" w:rsidR="0015164E" w:rsidRPr="00C35A2C" w:rsidRDefault="0015164E" w:rsidP="0015164E">
      <w:pPr>
        <w:rPr>
          <w:rFonts w:ascii="Fb Fontext" w:hAnsi="Fb Fontext" w:cs="Guttman Vilna"/>
          <w:b/>
          <w:bCs/>
          <w:sz w:val="32"/>
          <w:rtl/>
        </w:rPr>
      </w:pPr>
      <w:r w:rsidRPr="00C35A2C">
        <w:rPr>
          <w:rFonts w:ascii="Fb Fontext" w:hAnsi="Fb Fontext"/>
          <w:sz w:val="32"/>
          <w:rtl/>
        </w:rPr>
        <w:t>לפיכך יבש האילן או נקצץ - אין לו קרקע.</w:t>
      </w:r>
    </w:p>
    <w:p w14:paraId="4C31D135" w14:textId="77777777" w:rsidR="0015164E" w:rsidRPr="001B450D" w:rsidRDefault="0015164E" w:rsidP="0015164E">
      <w:pPr>
        <w:pStyle w:val="aff9"/>
        <w:rPr>
          <w:rtl/>
        </w:rPr>
      </w:pPr>
      <w:r w:rsidRPr="001B450D">
        <w:rPr>
          <w:rFonts w:hint="cs"/>
          <w:rtl/>
        </w:rPr>
        <w:t>***</w:t>
      </w:r>
    </w:p>
    <w:p w14:paraId="2E33BE04" w14:textId="77777777" w:rsidR="0015164E" w:rsidRPr="00637731" w:rsidRDefault="0015164E" w:rsidP="0015164E">
      <w:pPr>
        <w:pStyle w:val="36"/>
        <w:framePr w:wrap="notBeside"/>
        <w:rPr>
          <w:rtl/>
        </w:rPr>
      </w:pPr>
      <w:r w:rsidRPr="00637731">
        <w:rPr>
          <w:rtl/>
        </w:rPr>
        <w:t>°</w:t>
      </w:r>
    </w:p>
    <w:p w14:paraId="120D582D" w14:textId="77777777" w:rsidR="0015164E" w:rsidRDefault="0015164E" w:rsidP="0015164E">
      <w:pPr>
        <w:spacing w:after="60"/>
        <w:rPr>
          <w:rFonts w:ascii="Fb Fontext" w:hAnsi="Fb Fontext"/>
          <w:sz w:val="32"/>
          <w:rtl/>
        </w:rPr>
      </w:pPr>
      <w:r w:rsidRPr="00CB76ED">
        <w:rPr>
          <w:rStyle w:val="afff8"/>
          <w:rFonts w:asciiTheme="minorHAnsi" w:hAnsiTheme="minorHAnsi"/>
          <w:sz w:val="22"/>
          <w:rtl/>
        </w:rPr>
        <w:t xml:space="preserve">כשהוא מודד </w:t>
      </w:r>
      <w:r>
        <w:rPr>
          <w:rFonts w:ascii="Fb Fontext" w:hAnsi="Fb Fontext" w:hint="cs"/>
          <w:sz w:val="32"/>
          <w:rtl/>
        </w:rPr>
        <w:t xml:space="preserve">- </w:t>
      </w:r>
      <w:r w:rsidRPr="00C35A2C">
        <w:rPr>
          <w:rFonts w:ascii="Fb Fontext" w:hAnsi="Fb Fontext"/>
          <w:sz w:val="32"/>
          <w:rtl/>
        </w:rPr>
        <w:t xml:space="preserve">מעיקר השני </w:t>
      </w:r>
      <w:r w:rsidRPr="00637731">
        <w:rPr>
          <w:rStyle w:val="affffe"/>
          <w:rtl/>
        </w:rPr>
        <w:t>כדתנן</w:t>
      </w:r>
      <w:r w:rsidRPr="00C35A2C">
        <w:rPr>
          <w:rFonts w:ascii="Fb Fontext" w:hAnsi="Fb Fontext"/>
          <w:sz w:val="32"/>
          <w:rtl/>
        </w:rPr>
        <w:t xml:space="preserve"> בהרכובה שבגפן</w:t>
      </w:r>
    </w:p>
    <w:p w14:paraId="24FC7D15" w14:textId="77777777" w:rsidR="0015164E" w:rsidRPr="00637731" w:rsidRDefault="0015164E" w:rsidP="0015164E">
      <w:pPr>
        <w:pStyle w:val="36"/>
        <w:framePr w:wrap="notBeside"/>
        <w:rPr>
          <w:rtl/>
        </w:rPr>
      </w:pPr>
      <w:r w:rsidRPr="00637731">
        <w:rPr>
          <w:rtl/>
        </w:rPr>
        <w:t>°</w:t>
      </w:r>
    </w:p>
    <w:p w14:paraId="05575417" w14:textId="77777777" w:rsidR="0015164E" w:rsidRPr="00637731" w:rsidRDefault="0015164E" w:rsidP="0015164E">
      <w:pPr>
        <w:rPr>
          <w:rtl/>
        </w:rPr>
      </w:pPr>
      <w:r w:rsidRPr="00637731">
        <w:rPr>
          <w:rtl/>
        </w:rPr>
        <w:t xml:space="preserve">מכר לו ג' בדי אילן, ועקריהן נראין </w:t>
      </w:r>
    </w:p>
    <w:p w14:paraId="0241B872" w14:textId="77777777" w:rsidR="0015164E" w:rsidRPr="00637731" w:rsidRDefault="0015164E" w:rsidP="0015164E">
      <w:pPr>
        <w:pStyle w:val="36"/>
        <w:framePr w:wrap="notBeside"/>
        <w:rPr>
          <w:rtl/>
        </w:rPr>
      </w:pPr>
      <w:r w:rsidRPr="00637731">
        <w:rPr>
          <w:rtl/>
        </w:rPr>
        <w:t>ראבר"צ</w:t>
      </w:r>
    </w:p>
    <w:p w14:paraId="2E4DA8D5" w14:textId="77777777" w:rsidR="0015164E" w:rsidRPr="00C35A2C" w:rsidRDefault="0015164E" w:rsidP="0015164E">
      <w:pPr>
        <w:spacing w:after="60"/>
        <w:rPr>
          <w:rFonts w:ascii="Fb Fontext" w:hAnsi="Fb Fontext"/>
          <w:rtl/>
        </w:rPr>
      </w:pPr>
      <w:r w:rsidRPr="00C35A2C">
        <w:rPr>
          <w:rFonts w:ascii="Fb Fontext" w:hAnsi="Fb Fontext"/>
          <w:rtl/>
        </w:rPr>
        <w:t>יש ביניהן מד"א ועד ח</w:t>
      </w:r>
      <w:r w:rsidRPr="00F10693">
        <w:rPr>
          <w:rtl/>
        </w:rPr>
        <w:t xml:space="preserve">' </w:t>
      </w:r>
      <w:r w:rsidRPr="00C35A2C">
        <w:rPr>
          <w:rFonts w:ascii="Fb Fontext" w:hAnsi="Fb Fontext"/>
          <w:rtl/>
        </w:rPr>
        <w:t>- מצטרפין, ואי לאו לאו.</w:t>
      </w:r>
    </w:p>
    <w:p w14:paraId="7452CECA" w14:textId="77777777" w:rsidR="0015164E" w:rsidRPr="00637731" w:rsidRDefault="0015164E" w:rsidP="0015164E">
      <w:pPr>
        <w:pStyle w:val="36"/>
        <w:framePr w:wrap="notBeside"/>
        <w:rPr>
          <w:rtl/>
        </w:rPr>
      </w:pPr>
      <w:r w:rsidRPr="00637731">
        <w:rPr>
          <w:rtl/>
        </w:rPr>
        <w:t>°</w:t>
      </w:r>
    </w:p>
    <w:p w14:paraId="27D4234E" w14:textId="77777777" w:rsidR="0015164E" w:rsidRDefault="0015164E" w:rsidP="0015164E">
      <w:pPr>
        <w:rPr>
          <w:rFonts w:ascii="Fb Fontext" w:hAnsi="Fb Fontext"/>
          <w:rtl/>
        </w:rPr>
      </w:pPr>
      <w:r w:rsidRPr="00C35A2C">
        <w:rPr>
          <w:rFonts w:ascii="Fb Fontext" w:hAnsi="Fb Fontext"/>
          <w:rtl/>
        </w:rPr>
        <w:t xml:space="preserve">מכר לו שנים בתוך שדהו ואחד על המצר, </w:t>
      </w:r>
    </w:p>
    <w:p w14:paraId="105B2DFF" w14:textId="77777777" w:rsidR="0015164E" w:rsidRPr="00C35A2C" w:rsidRDefault="0015164E" w:rsidP="0015164E">
      <w:pPr>
        <w:spacing w:after="60"/>
        <w:rPr>
          <w:rFonts w:ascii="Fb Fontext" w:hAnsi="Fb Fontext"/>
          <w:rtl/>
        </w:rPr>
      </w:pPr>
      <w:r w:rsidRPr="00C35A2C">
        <w:rPr>
          <w:rFonts w:ascii="Fb Fontext" w:hAnsi="Fb Fontext"/>
          <w:rtl/>
        </w:rPr>
        <w:t xml:space="preserve">או שנים בתוך שלו ואחד בתוך של חבירו, </w:t>
      </w:r>
      <w:r>
        <w:rPr>
          <w:rFonts w:ascii="Fb Fontext" w:hAnsi="Fb Fontext" w:hint="cs"/>
          <w:rtl/>
        </w:rPr>
        <w:t xml:space="preserve">-  </w:t>
      </w:r>
      <w:r w:rsidRPr="0081371E">
        <w:rPr>
          <w:rStyle w:val="afff8"/>
          <w:rtl/>
        </w:rPr>
        <w:t>תיקו</w:t>
      </w:r>
      <w:r w:rsidRPr="00C35A2C">
        <w:rPr>
          <w:rFonts w:ascii="Fb Fontext" w:hAnsi="Fb Fontext"/>
          <w:rtl/>
        </w:rPr>
        <w:t>.</w:t>
      </w:r>
    </w:p>
    <w:p w14:paraId="15004E21" w14:textId="77777777" w:rsidR="0015164E" w:rsidRPr="00637731" w:rsidRDefault="0015164E" w:rsidP="0015164E">
      <w:pPr>
        <w:pStyle w:val="36"/>
        <w:framePr w:wrap="notBeside"/>
        <w:rPr>
          <w:rtl/>
        </w:rPr>
      </w:pPr>
      <w:r w:rsidRPr="00637731">
        <w:rPr>
          <w:rtl/>
        </w:rPr>
        <w:t>°</w:t>
      </w:r>
    </w:p>
    <w:p w14:paraId="47C20E32" w14:textId="77777777" w:rsidR="0015164E" w:rsidRPr="00C35A2C" w:rsidRDefault="0015164E" w:rsidP="0015164E">
      <w:pPr>
        <w:spacing w:after="60"/>
        <w:rPr>
          <w:rFonts w:ascii="Fb Fontext" w:hAnsi="Fb Fontext"/>
          <w:rtl/>
        </w:rPr>
      </w:pPr>
      <w:r w:rsidRPr="00CB76ED">
        <w:rPr>
          <w:rStyle w:val="afff8"/>
          <w:rFonts w:asciiTheme="minorHAnsi" w:hAnsiTheme="minorHAnsi"/>
          <w:rtl/>
        </w:rPr>
        <w:t>בור</w:t>
      </w:r>
      <w:r w:rsidRPr="00C35A2C">
        <w:rPr>
          <w:rFonts w:ascii="Fb Fontext" w:hAnsi="Fb Fontext"/>
          <w:rtl/>
        </w:rPr>
        <w:t xml:space="preserve"> </w:t>
      </w:r>
      <w:r w:rsidRPr="00CB76ED">
        <w:rPr>
          <w:rStyle w:val="affffe"/>
          <w:rFonts w:hint="cs"/>
          <w:rtl/>
        </w:rPr>
        <w:t>או</w:t>
      </w:r>
      <w:r>
        <w:rPr>
          <w:rFonts w:ascii="Fb Fontext" w:hAnsi="Fb Fontext" w:hint="cs"/>
          <w:rtl/>
        </w:rPr>
        <w:t xml:space="preserve"> אמת המים </w:t>
      </w:r>
      <w:r w:rsidRPr="00CB76ED">
        <w:rPr>
          <w:rStyle w:val="affffe"/>
          <w:rFonts w:hint="cs"/>
          <w:rtl/>
        </w:rPr>
        <w:t>או</w:t>
      </w:r>
      <w:r>
        <w:rPr>
          <w:rFonts w:ascii="Fb Fontext" w:hAnsi="Fb Fontext" w:hint="cs"/>
          <w:rtl/>
        </w:rPr>
        <w:t xml:space="preserve"> רה''ר </w:t>
      </w:r>
      <w:r w:rsidRPr="00CB76ED">
        <w:rPr>
          <w:rStyle w:val="affffe"/>
          <w:rFonts w:hint="cs"/>
          <w:rtl/>
        </w:rPr>
        <w:t>או</w:t>
      </w:r>
      <w:r>
        <w:rPr>
          <w:rFonts w:ascii="Fb Fontext" w:hAnsi="Fb Fontext" w:hint="cs"/>
          <w:rtl/>
        </w:rPr>
        <w:t xml:space="preserve"> </w:t>
      </w:r>
      <w:r w:rsidRPr="00C35A2C">
        <w:rPr>
          <w:rFonts w:ascii="Fb Fontext" w:hAnsi="Fb Fontext"/>
          <w:rtl/>
        </w:rPr>
        <w:t>ריכבא דדקל מהו</w:t>
      </w:r>
      <w:r>
        <w:rPr>
          <w:rFonts w:ascii="Fb Fontext" w:hAnsi="Fb Fontext" w:hint="cs"/>
          <w:rtl/>
        </w:rPr>
        <w:t xml:space="preserve"> שתפסיק</w:t>
      </w:r>
      <w:r w:rsidRPr="00C35A2C">
        <w:rPr>
          <w:rFonts w:ascii="Fb Fontext" w:hAnsi="Fb Fontext"/>
          <w:rtl/>
        </w:rPr>
        <w:t xml:space="preserve">? </w:t>
      </w:r>
      <w:r w:rsidRPr="0081371E">
        <w:rPr>
          <w:rStyle w:val="afff8"/>
          <w:rtl/>
        </w:rPr>
        <w:t>תיקו</w:t>
      </w:r>
      <w:r w:rsidRPr="00C35A2C">
        <w:rPr>
          <w:rFonts w:ascii="Fb Fontext" w:hAnsi="Fb Fontext"/>
          <w:rtl/>
        </w:rPr>
        <w:t>.</w:t>
      </w:r>
    </w:p>
    <w:p w14:paraId="7AA77591" w14:textId="77777777" w:rsidR="0015164E" w:rsidRPr="00637731" w:rsidRDefault="0015164E" w:rsidP="0015164E">
      <w:pPr>
        <w:pStyle w:val="36"/>
        <w:framePr w:wrap="notBeside"/>
        <w:rPr>
          <w:rtl/>
        </w:rPr>
      </w:pPr>
      <w:r w:rsidRPr="00637731">
        <w:rPr>
          <w:rtl/>
        </w:rPr>
        <w:t>°</w:t>
      </w:r>
    </w:p>
    <w:p w14:paraId="055640FA" w14:textId="77777777" w:rsidR="0015164E" w:rsidRPr="00C35A2C" w:rsidRDefault="0015164E" w:rsidP="0015164E">
      <w:pPr>
        <w:rPr>
          <w:rFonts w:ascii="Fb Fontext" w:hAnsi="Fb Fontext"/>
          <w:rtl/>
        </w:rPr>
      </w:pPr>
      <w:r w:rsidRPr="00CB76ED">
        <w:rPr>
          <w:rStyle w:val="afff8"/>
          <w:rFonts w:asciiTheme="minorHAnsi" w:hAnsiTheme="minorHAnsi"/>
          <w:rtl/>
        </w:rPr>
        <w:t xml:space="preserve">היה ארז בינהן </w:t>
      </w:r>
      <w:r>
        <w:rPr>
          <w:rFonts w:ascii="Fb Fontext" w:hAnsi="Fb Fontext" w:hint="cs"/>
          <w:rtl/>
        </w:rPr>
        <w:t xml:space="preserve">- </w:t>
      </w:r>
      <w:r w:rsidRPr="00C35A2C">
        <w:rPr>
          <w:rFonts w:ascii="Fb Fontext" w:hAnsi="Fb Fontext"/>
          <w:rtl/>
        </w:rPr>
        <w:t>קנה</w:t>
      </w:r>
      <w:r>
        <w:rPr>
          <w:rFonts w:ascii="Fb Fontext" w:hAnsi="Fb Fontext" w:hint="cs"/>
          <w:rtl/>
        </w:rPr>
        <w:t xml:space="preserve"> גם את הקרקע וגם את הארז</w:t>
      </w:r>
      <w:r w:rsidRPr="00C35A2C">
        <w:rPr>
          <w:rFonts w:ascii="Fb Fontext" w:hAnsi="Fb Fontext"/>
          <w:rtl/>
        </w:rPr>
        <w:t>.</w:t>
      </w:r>
    </w:p>
    <w:p w14:paraId="59076FB1" w14:textId="77777777" w:rsidR="0015164E" w:rsidRPr="001B450D" w:rsidRDefault="0015164E" w:rsidP="0015164E">
      <w:pPr>
        <w:pStyle w:val="aff9"/>
        <w:rPr>
          <w:del w:id="90094" w:author="מנוע עיצוב" w:date="2026-10-08T11:01:28Z"/>
          <w:rtl/>
        </w:rPr>
      </w:pPr>
      <w:del w:id="90093" w:author="מנוע עיצוב" w:date="2026-10-08T11:01:28Z">
        <w:r w:rsidRPr="001B450D">
          <w:rPr>
            <w:rFonts w:hint="cs"/>
            <w:rtl/>
          </w:rPr>
          <w:delText xml:space="preserve">***</w:delText>
        </w:r>
      </w:del>
    </w:p>
    <w:p w14:paraId="0D54ADF9" w14:textId="77777777" w:rsidR="0015164E" w:rsidRPr="00C35A2C" w:rsidRDefault="0015164E" w:rsidP="00982F98">
      <w:pPr>
        <w:pStyle w:val="affe"/>
        <w:framePr w:wrap="around"/>
        <w:rPr>
          <w:rtl/>
        </w:rPr>
      </w:pPr>
      <w:r w:rsidRPr="00C35A2C">
        <w:rPr>
          <w:rFonts w:hint="cs"/>
          <w:rtl/>
        </w:rPr>
        <w:t>פג:</w:t>
      </w:r>
    </w:p>
    <w:p w14:paraId="04A2E6AD" w14:textId="77777777" w:rsidR="0015164E" w:rsidRPr="00637731" w:rsidRDefault="0015164E" w:rsidP="0015164E">
      <w:pPr>
        <w:pStyle w:val="affff9"/>
        <w:rPr>
          <w:rStyle w:val="afffff0"/>
          <w:rtl/>
        </w:rPr>
      </w:pPr>
      <w:r w:rsidRPr="00C35A2C">
        <w:rPr>
          <w:rtl/>
        </w:rPr>
        <w:t>כיצד הן עומדים</w:t>
      </w:r>
      <w:r w:rsidRPr="00C35A2C">
        <w:rPr>
          <w:rFonts w:hint="cs"/>
          <w:rtl/>
        </w:rPr>
        <w:t xml:space="preserve"> </w:t>
      </w:r>
      <w:r w:rsidRPr="00637731">
        <w:rPr>
          <w:rStyle w:val="afffff0"/>
          <w:rtl/>
        </w:rPr>
        <w:t>[הך דג' אילנות שקנה קרקע]</w:t>
      </w:r>
    </w:p>
    <w:p w14:paraId="78783DAE" w14:textId="77777777" w:rsidR="0015164E" w:rsidRPr="00637731" w:rsidRDefault="0015164E" w:rsidP="0015164E">
      <w:pPr>
        <w:pStyle w:val="36"/>
        <w:framePr w:wrap="notBeside"/>
        <w:rPr>
          <w:rtl/>
        </w:rPr>
      </w:pPr>
      <w:r w:rsidRPr="00637731">
        <w:rPr>
          <w:rFonts w:hint="cs"/>
          <w:rtl/>
        </w:rPr>
        <w:t>רב</w:t>
      </w:r>
      <w:r w:rsidRPr="00637731">
        <w:rPr>
          <w:rtl/>
        </w:rPr>
        <w:t>:</w:t>
      </w:r>
    </w:p>
    <w:p w14:paraId="37E33D50" w14:textId="77777777" w:rsidR="0015164E" w:rsidRPr="00C35A2C" w:rsidRDefault="0015164E" w:rsidP="0015164E">
      <w:pPr>
        <w:rPr>
          <w:rFonts w:cs="Guttman Vilna"/>
          <w:b/>
          <w:bCs/>
          <w:sz w:val="32"/>
          <w:rtl/>
        </w:rPr>
      </w:pPr>
      <w:r w:rsidRPr="00C35A2C">
        <w:rPr>
          <w:rFonts w:ascii="Fb Fontext" w:hAnsi="Fb Fontext" w:hint="cs"/>
          <w:sz w:val="32"/>
          <w:rtl/>
        </w:rPr>
        <w:t>כשורה</w:t>
      </w:r>
      <w:r w:rsidRPr="00C35A2C">
        <w:rPr>
          <w:rFonts w:ascii="Fb Fontext" w:hAnsi="Fb Fontext"/>
          <w:sz w:val="32"/>
          <w:rtl/>
        </w:rPr>
        <w:t xml:space="preserve">, </w:t>
      </w:r>
      <w:r w:rsidRPr="00C35A2C">
        <w:rPr>
          <w:rFonts w:ascii="Fb Fontext" w:hAnsi="Fb Fontext" w:hint="cs"/>
          <w:sz w:val="32"/>
          <w:rtl/>
        </w:rPr>
        <w:t>וכ</w:t>
      </w:r>
      <w:r w:rsidRPr="00C35A2C">
        <w:rPr>
          <w:rFonts w:ascii="Fb Fontext" w:hAnsi="Fb Fontext"/>
          <w:sz w:val="32"/>
          <w:rtl/>
        </w:rPr>
        <w:t>"</w:t>
      </w:r>
      <w:r w:rsidRPr="00C35A2C">
        <w:rPr>
          <w:rFonts w:ascii="Fb Fontext" w:hAnsi="Fb Fontext" w:hint="cs"/>
          <w:sz w:val="32"/>
          <w:rtl/>
        </w:rPr>
        <w:t>ש כחצובא</w:t>
      </w:r>
      <w:r>
        <w:rPr>
          <w:rFonts w:ascii="Fb Fontext" w:hAnsi="Fb Fontext" w:hint="cs"/>
          <w:sz w:val="32"/>
          <w:rtl/>
        </w:rPr>
        <w:t>.</w:t>
      </w:r>
    </w:p>
    <w:p w14:paraId="23B3FEB4" w14:textId="77777777" w:rsidR="0015164E" w:rsidRPr="00637731" w:rsidRDefault="0015164E" w:rsidP="0015164E">
      <w:pPr>
        <w:pStyle w:val="36"/>
        <w:framePr w:wrap="notBeside"/>
        <w:rPr>
          <w:rtl/>
        </w:rPr>
      </w:pPr>
      <w:r w:rsidRPr="00637731">
        <w:rPr>
          <w:rFonts w:hint="cs"/>
          <w:rtl/>
        </w:rPr>
        <w:t>ושמואל</w:t>
      </w:r>
      <w:r w:rsidRPr="00637731">
        <w:rPr>
          <w:rtl/>
        </w:rPr>
        <w:t>:</w:t>
      </w:r>
    </w:p>
    <w:p w14:paraId="4B3F14A9" w14:textId="77777777" w:rsidR="0015164E" w:rsidRPr="00C35A2C" w:rsidRDefault="0015164E" w:rsidP="0015164E">
      <w:pPr>
        <w:rPr>
          <w:rFonts w:cs="Guttman Vilna"/>
          <w:b/>
          <w:bCs/>
          <w:sz w:val="32"/>
          <w:rtl/>
        </w:rPr>
      </w:pPr>
      <w:r w:rsidRPr="00C35A2C">
        <w:rPr>
          <w:rFonts w:ascii="Fb Fontext" w:hAnsi="Fb Fontext" w:hint="cs"/>
          <w:sz w:val="32"/>
          <w:rtl/>
        </w:rPr>
        <w:t>כחצובא</w:t>
      </w:r>
      <w:r>
        <w:rPr>
          <w:rFonts w:ascii="Fb Fontext" w:hAnsi="Fb Fontext" w:hint="cs"/>
          <w:sz w:val="32"/>
          <w:rtl/>
        </w:rPr>
        <w:t>[</w:t>
      </w:r>
      <w:r w:rsidRPr="00637731">
        <w:rPr>
          <w:rFonts w:ascii="Fb Fontext" w:hAnsi="Fb Fontext" w:hint="cs"/>
          <w:sz w:val="32"/>
          <w:vertAlign w:val="superscript"/>
          <w:rtl/>
        </w:rPr>
        <w:t>ֶ</w:t>
      </w:r>
      <w:r>
        <w:rPr>
          <w:rFonts w:ascii="Fb Fontext" w:hAnsi="Fb Fontext" w:hint="cs"/>
          <w:sz w:val="32"/>
          <w:rtl/>
        </w:rPr>
        <w:t>]</w:t>
      </w:r>
      <w:r w:rsidRPr="00C35A2C">
        <w:rPr>
          <w:rFonts w:ascii="Fb Fontext" w:hAnsi="Fb Fontext"/>
          <w:sz w:val="32"/>
          <w:rtl/>
        </w:rPr>
        <w:t xml:space="preserve"> </w:t>
      </w:r>
      <w:r w:rsidRPr="00C35A2C">
        <w:rPr>
          <w:rFonts w:ascii="Fb Fontext" w:hAnsi="Fb Fontext" w:hint="cs"/>
          <w:sz w:val="32"/>
          <w:rtl/>
        </w:rPr>
        <w:t xml:space="preserve">אבל כשורא לא </w:t>
      </w:r>
      <w:r>
        <w:rPr>
          <w:rFonts w:ascii="Fb Fontext" w:hAnsi="Fb Fontext" w:hint="cs"/>
          <w:sz w:val="32"/>
          <w:rtl/>
        </w:rPr>
        <w:t>- שאפשר לזרוע ביניהם</w:t>
      </w:r>
      <w:r w:rsidRPr="00C35A2C">
        <w:rPr>
          <w:rFonts w:ascii="Fb Fontext" w:hAnsi="Fb Fontext"/>
          <w:sz w:val="32"/>
          <w:rtl/>
        </w:rPr>
        <w:t>.</w:t>
      </w:r>
    </w:p>
    <w:p w14:paraId="4E0865FE" w14:textId="77777777" w:rsidR="0015164E" w:rsidRDefault="0015164E" w:rsidP="0015164E">
      <w:pPr>
        <w:rPr>
          <w:rFonts w:ascii="Fb Fontext" w:hAnsi="Fb Fontext"/>
          <w:sz w:val="32"/>
          <w:rtl/>
        </w:rPr>
      </w:pPr>
      <w:r w:rsidRPr="00637731">
        <w:rPr>
          <w:rStyle w:val="affffe"/>
          <w:rtl/>
        </w:rPr>
        <w:t>ולמ"ד כחצובא</w:t>
      </w:r>
      <w:r w:rsidRPr="00C35A2C">
        <w:rPr>
          <w:rFonts w:ascii="Fb Fontext" w:hAnsi="Fb Fontext"/>
          <w:sz w:val="32"/>
          <w:rtl/>
        </w:rPr>
        <w:t xml:space="preserve"> ב</w:t>
      </w:r>
      <w:r>
        <w:rPr>
          <w:rFonts w:ascii="Fb Fontext" w:hAnsi="Fb Fontext" w:hint="cs"/>
          <w:sz w:val="32"/>
          <w:rtl/>
        </w:rPr>
        <w:t>מכר</w:t>
      </w:r>
      <w:r w:rsidRPr="00C35A2C">
        <w:rPr>
          <w:rFonts w:ascii="Fb Fontext" w:hAnsi="Fb Fontext"/>
          <w:sz w:val="32"/>
          <w:rtl/>
        </w:rPr>
        <w:t xml:space="preserve"> ג</w:t>
      </w:r>
      <w:r w:rsidRPr="00F10693">
        <w:rPr>
          <w:rtl/>
        </w:rPr>
        <w:t xml:space="preserve">' </w:t>
      </w:r>
      <w:r>
        <w:rPr>
          <w:rFonts w:hint="cs"/>
          <w:rtl/>
        </w:rPr>
        <w:t xml:space="preserve">היגי </w:t>
      </w:r>
      <w:r w:rsidRPr="00CB76ED">
        <w:rPr>
          <w:rStyle w:val="afffff0"/>
          <w:rFonts w:hint="cs"/>
          <w:rtl/>
        </w:rPr>
        <w:t>שיחי אטד וכדו'</w:t>
      </w:r>
      <w:r>
        <w:rPr>
          <w:rFonts w:ascii="Fb Fontext" w:hAnsi="Fb Fontext" w:hint="cs"/>
          <w:sz w:val="32"/>
          <w:rtl/>
        </w:rPr>
        <w:t xml:space="preserve"> </w:t>
      </w:r>
    </w:p>
    <w:p w14:paraId="333DAFDE" w14:textId="77777777" w:rsidR="0015164E" w:rsidRPr="00C35A2C" w:rsidRDefault="0015164E" w:rsidP="0015164E">
      <w:pPr>
        <w:rPr>
          <w:rFonts w:ascii="Fb Fontext" w:hAnsi="Fb Fontext"/>
          <w:rtl/>
        </w:rPr>
      </w:pPr>
      <w:r>
        <w:rPr>
          <w:rFonts w:ascii="Fb Fontext" w:hAnsi="Fb Fontext" w:hint="cs"/>
          <w:sz w:val="32"/>
          <w:rtl/>
        </w:rPr>
        <w:t xml:space="preserve">- </w:t>
      </w:r>
      <w:r w:rsidRPr="00C35A2C">
        <w:rPr>
          <w:rFonts w:ascii="Fb Fontext" w:hAnsi="Fb Fontext"/>
          <w:sz w:val="32"/>
          <w:rtl/>
        </w:rPr>
        <w:t>א</w:t>
      </w:r>
      <w:r>
        <w:rPr>
          <w:rFonts w:ascii="Fb Fontext" w:hAnsi="Fb Fontext" w:hint="cs"/>
          <w:sz w:val="32"/>
          <w:rtl/>
        </w:rPr>
        <w:t xml:space="preserve">ף שא''א לזרוע בינהם, </w:t>
      </w:r>
      <w:r w:rsidRPr="00C35A2C">
        <w:rPr>
          <w:rFonts w:ascii="Fb Fontext" w:hAnsi="Fb Fontext"/>
          <w:sz w:val="32"/>
          <w:rtl/>
        </w:rPr>
        <w:t>אין לו קרקע דלא חשיבי.</w:t>
      </w:r>
    </w:p>
    <w:p w14:paraId="6090B562" w14:textId="77777777" w:rsidR="0015164E" w:rsidRPr="001B450D" w:rsidRDefault="0015164E" w:rsidP="0015164E">
      <w:pPr>
        <w:pStyle w:val="aff9"/>
        <w:rPr>
          <w:rtl/>
        </w:rPr>
      </w:pPr>
      <w:r w:rsidRPr="001B450D">
        <w:rPr>
          <w:rFonts w:hint="cs"/>
          <w:rtl/>
        </w:rPr>
        <w:t>***</w:t>
      </w:r>
    </w:p>
    <w:p w14:paraId="2A8B535C" w14:textId="77777777" w:rsidR="0015164E" w:rsidRPr="00C35A2C" w:rsidRDefault="0015164E" w:rsidP="0015164E">
      <w:pPr>
        <w:pStyle w:val="affffb"/>
        <w:framePr w:wrap="around"/>
        <w:rPr>
          <w:rtl/>
        </w:rPr>
      </w:pPr>
      <w:del w:id="20313" w:author="קלוד" w:date="2026-10-06T10:07:33Z">
        <w:r>
          <w:rPr>
            <w:rFonts w:hint="cs"/>
            <w:rtl/>
          </w:rPr>
          <w:delText xml:space="preserve">מתני</w:delText>
        </w:r>
      </w:del>
      <w:ins w:id="20314" w:author="קלוד" w:date="2026-10-06T10:07:33Z">
        <w:r>
          <w:rPr>
            <w:rFonts w:hint="cs"/>
            <w:rtl/>
          </w:rPr>
          <w:t xml:space="preserve">משנה ה</w:t>
        </w:r>
      </w:ins>
      <w:del w:id="20315" w:author="קלוד" w:date="2026-10-06T10:07:33Z">
        <w:r>
          <w:rPr>
            <w:rtl/>
          </w:rPr>
          <w:delText xml:space="preserve">'.</w:delText>
        </w:r>
      </w:del>
    </w:p>
    <w:p w14:paraId="3E09B355" w14:textId="77777777" w:rsidR="0015164E" w:rsidRDefault="0015164E" w:rsidP="00DB3591">
      <w:pPr>
        <w:pStyle w:val="afff3"/>
        <w:rPr>
          <w:rtl/>
        </w:rPr>
      </w:pPr>
      <w:r w:rsidRPr="00C35A2C">
        <w:rPr>
          <w:rtl/>
        </w:rPr>
        <w:t>המוכר ראש בהמה</w:t>
      </w:r>
    </w:p>
    <w:p w14:paraId="1531A597" w14:textId="77777777" w:rsidR="0015164E" w:rsidRDefault="0015164E" w:rsidP="00DB3591">
      <w:pPr>
        <w:pStyle w:val="afff3"/>
        <w:rPr>
          <w:rtl/>
        </w:rPr>
      </w:pPr>
      <w:r w:rsidRPr="00C35A2C">
        <w:rPr>
          <w:rtl/>
        </w:rPr>
        <w:t xml:space="preserve">גסה - לא מכר את הרגלים, </w:t>
      </w:r>
    </w:p>
    <w:p w14:paraId="2CAA3FF0" w14:textId="77777777" w:rsidR="0015164E" w:rsidRDefault="0015164E" w:rsidP="00DB3591">
      <w:pPr>
        <w:pStyle w:val="afff3"/>
        <w:rPr>
          <w:rtl/>
        </w:rPr>
      </w:pPr>
      <w:r>
        <w:rPr>
          <w:rFonts w:hint="cs"/>
          <w:rtl/>
        </w:rPr>
        <w:t xml:space="preserve"> </w:t>
      </w:r>
      <w:r>
        <w:rPr>
          <w:rtl/>
        </w:rPr>
        <w:tab/>
      </w:r>
      <w:r>
        <w:rPr>
          <w:rtl/>
        </w:rPr>
        <w:tab/>
      </w:r>
      <w:r>
        <w:rPr>
          <w:rtl/>
        </w:rPr>
        <w:tab/>
      </w:r>
      <w:r w:rsidRPr="00C35A2C">
        <w:rPr>
          <w:rtl/>
        </w:rPr>
        <w:t>מכר את הרגלים - לא מכר את הראש,</w:t>
      </w:r>
    </w:p>
    <w:p w14:paraId="1A63A8DD" w14:textId="77777777" w:rsidR="0015164E" w:rsidRDefault="0015164E" w:rsidP="00DB3591">
      <w:pPr>
        <w:pStyle w:val="afff3"/>
        <w:rPr>
          <w:rtl/>
        </w:rPr>
      </w:pPr>
      <w:r>
        <w:rPr>
          <w:rFonts w:hint="cs"/>
          <w:rtl/>
        </w:rPr>
        <w:t xml:space="preserve"> </w:t>
      </w:r>
      <w:r>
        <w:rPr>
          <w:rtl/>
        </w:rPr>
        <w:tab/>
      </w:r>
      <w:r>
        <w:rPr>
          <w:rtl/>
        </w:rPr>
        <w:tab/>
      </w:r>
      <w:r>
        <w:rPr>
          <w:rtl/>
        </w:rPr>
        <w:tab/>
      </w:r>
      <w:r w:rsidRPr="00A343FC">
        <w:rPr>
          <w:rtl/>
        </w:rPr>
        <w:t xml:space="preserve">מכר את הקנה - לא מכר את הכבד, </w:t>
      </w:r>
    </w:p>
    <w:p w14:paraId="7C51F57B" w14:textId="77777777" w:rsidR="0015164E" w:rsidRPr="00A343FC" w:rsidRDefault="0015164E" w:rsidP="00DB3591">
      <w:pPr>
        <w:pStyle w:val="afff3"/>
        <w:rPr>
          <w:rtl/>
        </w:rPr>
      </w:pPr>
      <w:r>
        <w:rPr>
          <w:rFonts w:hint="cs"/>
          <w:rtl/>
        </w:rPr>
        <w:t xml:space="preserve"> </w:t>
      </w:r>
      <w:r>
        <w:rPr>
          <w:rtl/>
        </w:rPr>
        <w:tab/>
      </w:r>
      <w:r>
        <w:rPr>
          <w:rtl/>
        </w:rPr>
        <w:tab/>
      </w:r>
      <w:r>
        <w:rPr>
          <w:rtl/>
        </w:rPr>
        <w:tab/>
      </w:r>
      <w:r w:rsidRPr="00A343FC">
        <w:rPr>
          <w:rtl/>
        </w:rPr>
        <w:t>מכר את הכבד - לא מכר את הקנה.</w:t>
      </w:r>
    </w:p>
    <w:p w14:paraId="6F436FA9" w14:textId="77777777" w:rsidR="0015164E" w:rsidRDefault="0015164E" w:rsidP="00DB3591">
      <w:pPr>
        <w:pStyle w:val="afff3"/>
        <w:rPr>
          <w:rtl/>
        </w:rPr>
      </w:pPr>
      <w:r w:rsidRPr="00C35A2C">
        <w:rPr>
          <w:rtl/>
        </w:rPr>
        <w:t xml:space="preserve">בדקה, מכר את הראש - מכר את הרגלים, </w:t>
      </w:r>
    </w:p>
    <w:p w14:paraId="091F8987" w14:textId="77777777" w:rsidR="0015164E" w:rsidRDefault="0015164E" w:rsidP="00DB3591">
      <w:pPr>
        <w:pStyle w:val="afff3"/>
        <w:rPr>
          <w:rtl/>
        </w:rPr>
      </w:pPr>
      <w:r>
        <w:rPr>
          <w:rFonts w:hint="cs"/>
          <w:rtl/>
        </w:rPr>
        <w:t xml:space="preserve"> </w:t>
      </w:r>
      <w:r>
        <w:rPr>
          <w:rtl/>
        </w:rPr>
        <w:tab/>
      </w:r>
      <w:r>
        <w:rPr>
          <w:rtl/>
        </w:rPr>
        <w:tab/>
      </w:r>
      <w:r>
        <w:rPr>
          <w:rtl/>
        </w:rPr>
        <w:tab/>
      </w:r>
      <w:r w:rsidRPr="00C35A2C">
        <w:rPr>
          <w:rtl/>
        </w:rPr>
        <w:t>מכר את הרגלים - לא מכר את הראש,</w:t>
      </w:r>
    </w:p>
    <w:p w14:paraId="19EBBF83" w14:textId="77777777" w:rsidR="0015164E" w:rsidRDefault="0015164E" w:rsidP="00DB3591">
      <w:pPr>
        <w:pStyle w:val="afff3"/>
        <w:rPr>
          <w:rtl/>
        </w:rPr>
      </w:pPr>
      <w:r>
        <w:rPr>
          <w:rFonts w:hint="cs"/>
          <w:rtl/>
        </w:rPr>
        <w:t xml:space="preserve"> </w:t>
      </w:r>
      <w:r>
        <w:rPr>
          <w:rtl/>
        </w:rPr>
        <w:tab/>
      </w:r>
      <w:r>
        <w:rPr>
          <w:rtl/>
        </w:rPr>
        <w:tab/>
      </w:r>
      <w:r>
        <w:rPr>
          <w:rtl/>
        </w:rPr>
        <w:tab/>
      </w:r>
      <w:r w:rsidRPr="00C35A2C">
        <w:rPr>
          <w:rtl/>
        </w:rPr>
        <w:t xml:space="preserve">מכר את הקנה - מכר את הכבד, </w:t>
      </w:r>
    </w:p>
    <w:p w14:paraId="041EB24D" w14:textId="77777777" w:rsidR="0015164E" w:rsidRPr="00F97732" w:rsidRDefault="0015164E" w:rsidP="00DB3591">
      <w:pPr>
        <w:pStyle w:val="afff3"/>
        <w:rPr>
          <w:rFonts w:cs="BA חניכי הישיבות"/>
          <w:rtl/>
        </w:rPr>
      </w:pPr>
      <w:r>
        <w:rPr>
          <w:rFonts w:hint="cs"/>
          <w:rtl/>
        </w:rPr>
        <w:t xml:space="preserve"> </w:t>
      </w:r>
      <w:r>
        <w:rPr>
          <w:rtl/>
        </w:rPr>
        <w:tab/>
      </w:r>
      <w:r>
        <w:rPr>
          <w:rtl/>
        </w:rPr>
        <w:tab/>
      </w:r>
      <w:r>
        <w:rPr>
          <w:rtl/>
        </w:rPr>
        <w:tab/>
      </w:r>
      <w:r w:rsidRPr="00C35A2C">
        <w:rPr>
          <w:rtl/>
        </w:rPr>
        <w:t>מכר את הכבד - לא מכר את הקנה.</w:t>
      </w:r>
    </w:p>
    <w:p w14:paraId="28AADFCF" w14:textId="77777777" w:rsidR="0015164E" w:rsidRDefault="0015164E" w:rsidP="00DB3591">
      <w:pPr>
        <w:pStyle w:val="afff3"/>
        <w:rPr>
          <w:rtl/>
        </w:rPr>
      </w:pPr>
      <w:r w:rsidRPr="00A343FC">
        <w:rPr>
          <w:rtl/>
        </w:rPr>
        <w:t>ארבע מדות במוכרין:</w:t>
      </w:r>
    </w:p>
    <w:p w14:paraId="3E58C5A4" w14:textId="77777777" w:rsidR="0015164E" w:rsidRPr="00A343FC" w:rsidRDefault="0015164E" w:rsidP="00DB3591">
      <w:pPr>
        <w:pStyle w:val="afff3"/>
        <w:rPr>
          <w:rtl/>
        </w:rPr>
      </w:pPr>
      <w:r w:rsidRPr="00A343FC">
        <w:rPr>
          <w:rtl/>
        </w:rPr>
        <w:t xml:space="preserve">מכר לו חטין יפות ונמצאו רעות </w:t>
      </w:r>
      <w:r>
        <w:rPr>
          <w:rtl/>
        </w:rPr>
        <w:tab/>
      </w:r>
      <w:r>
        <w:rPr>
          <w:rtl/>
        </w:rPr>
        <w:tab/>
      </w:r>
      <w:r w:rsidRPr="00A343FC">
        <w:rPr>
          <w:rtl/>
        </w:rPr>
        <w:t>- הלוקח יכול לחזור בו.</w:t>
      </w:r>
    </w:p>
    <w:p w14:paraId="6EA2FC51" w14:textId="77777777" w:rsidR="0015164E" w:rsidRPr="00C35A2C" w:rsidRDefault="0015164E" w:rsidP="00DB3591">
      <w:pPr>
        <w:pStyle w:val="afff3"/>
        <w:rPr>
          <w:rtl/>
        </w:rPr>
      </w:pPr>
      <w:r w:rsidRPr="00C35A2C">
        <w:rPr>
          <w:rtl/>
        </w:rPr>
        <w:t xml:space="preserve">רעות ונמצאו יפות </w:t>
      </w:r>
      <w:r>
        <w:rPr>
          <w:rtl/>
        </w:rPr>
        <w:tab/>
      </w:r>
      <w:r>
        <w:rPr>
          <w:rtl/>
        </w:rPr>
        <w:tab/>
      </w:r>
      <w:r>
        <w:rPr>
          <w:rtl/>
        </w:rPr>
        <w:tab/>
      </w:r>
      <w:r>
        <w:rPr>
          <w:rtl/>
        </w:rPr>
        <w:tab/>
      </w:r>
      <w:r>
        <w:rPr>
          <w:rtl/>
        </w:rPr>
        <w:tab/>
      </w:r>
      <w:r>
        <w:rPr>
          <w:rtl/>
        </w:rPr>
        <w:tab/>
      </w:r>
      <w:r>
        <w:rPr>
          <w:rtl/>
        </w:rPr>
        <w:tab/>
      </w:r>
      <w:r>
        <w:rPr>
          <w:rtl/>
        </w:rPr>
        <w:tab/>
      </w:r>
      <w:r w:rsidRPr="00C35A2C">
        <w:rPr>
          <w:rtl/>
        </w:rPr>
        <w:t>- מוכר יכול לחזור בו.</w:t>
      </w:r>
    </w:p>
    <w:p w14:paraId="7DB6A429" w14:textId="77777777" w:rsidR="0015164E" w:rsidRPr="00C35A2C" w:rsidRDefault="0015164E" w:rsidP="00DB3591">
      <w:pPr>
        <w:pStyle w:val="afff3"/>
        <w:rPr>
          <w:rtl/>
        </w:rPr>
      </w:pPr>
      <w:r w:rsidRPr="00637731">
        <w:rPr>
          <w:rtl/>
        </w:rPr>
        <w:t>רעות ונמצאו רעות, יפות ונמצאו יפות - אין אחד מהם יכול לחזור בו.</w:t>
      </w:r>
    </w:p>
    <w:p w14:paraId="62C4B918" w14:textId="77777777" w:rsidR="0015164E" w:rsidRDefault="0015164E" w:rsidP="00DB3591">
      <w:pPr>
        <w:pStyle w:val="afff3"/>
        <w:rPr>
          <w:rtl/>
        </w:rPr>
      </w:pPr>
      <w:r w:rsidRPr="00A343FC">
        <w:rPr>
          <w:rtl/>
        </w:rPr>
        <w:t xml:space="preserve">שחמתית ונמצאת לבנה, </w:t>
      </w:r>
      <w:r>
        <w:rPr>
          <w:rtl/>
        </w:rPr>
        <w:tab/>
      </w:r>
      <w:r>
        <w:rPr>
          <w:rtl/>
        </w:rPr>
        <w:tab/>
      </w:r>
      <w:r>
        <w:rPr>
          <w:rtl/>
        </w:rPr>
        <w:tab/>
      </w:r>
      <w:r>
        <w:rPr>
          <w:rtl/>
        </w:rPr>
        <w:tab/>
      </w:r>
      <w:r>
        <w:rPr>
          <w:rtl/>
        </w:rPr>
        <w:tab/>
      </w:r>
      <w:r w:rsidRPr="00A343FC">
        <w:rPr>
          <w:rtl/>
        </w:rPr>
        <w:t xml:space="preserve">לבנה ונמצאת שחמתית, </w:t>
      </w:r>
    </w:p>
    <w:p w14:paraId="2FFDC5D5" w14:textId="77777777" w:rsidR="0015164E" w:rsidRDefault="0015164E" w:rsidP="00DB3591">
      <w:pPr>
        <w:pStyle w:val="afff3"/>
        <w:rPr>
          <w:rtl/>
        </w:rPr>
      </w:pPr>
      <w:r w:rsidRPr="00A343FC">
        <w:rPr>
          <w:rtl/>
        </w:rPr>
        <w:t>עצים של זית ונמצאו של שקמה,</w:t>
      </w:r>
      <w:r>
        <w:rPr>
          <w:rFonts w:hint="cs"/>
          <w:rtl/>
        </w:rPr>
        <w:t xml:space="preserve"> </w:t>
      </w:r>
      <w:r w:rsidRPr="00C35A2C">
        <w:rPr>
          <w:rtl/>
        </w:rPr>
        <w:t xml:space="preserve">של שקמה ונמצאו של זית, </w:t>
      </w:r>
    </w:p>
    <w:p w14:paraId="359B3660" w14:textId="77777777" w:rsidR="0015164E" w:rsidRPr="00C35A2C" w:rsidRDefault="0015164E" w:rsidP="00DB3591">
      <w:pPr>
        <w:pStyle w:val="afff3"/>
        <w:rPr>
          <w:rtl/>
        </w:rPr>
      </w:pPr>
      <w:r w:rsidRPr="00C35A2C">
        <w:rPr>
          <w:rtl/>
        </w:rPr>
        <w:t xml:space="preserve">יין ונמצא חומץ, חומץ ונמצא יין </w:t>
      </w:r>
      <w:r>
        <w:rPr>
          <w:rFonts w:hint="cs"/>
          <w:rtl/>
        </w:rPr>
        <w:t xml:space="preserve">- </w:t>
      </w:r>
      <w:r w:rsidRPr="00C35A2C">
        <w:rPr>
          <w:rtl/>
        </w:rPr>
        <w:t>שניהם יכולין לחזור בהן.</w:t>
      </w:r>
    </w:p>
    <w:p w14:paraId="1E81CAFB" w14:textId="77777777" w:rsidR="0015164E" w:rsidRPr="00F851EB" w:rsidRDefault="0015164E" w:rsidP="0015164E">
      <w:pPr>
        <w:pStyle w:val="aff9"/>
        <w:rPr>
          <w:rtl/>
        </w:rPr>
      </w:pPr>
      <w:r w:rsidRPr="001B450D">
        <w:rPr>
          <w:rFonts w:hint="cs"/>
          <w:rtl/>
        </w:rPr>
        <w:t>***</w:t>
      </w:r>
    </w:p>
    <w:p w14:paraId="3C2376F1" w14:textId="77777777" w:rsidR="007245D2" w:rsidRDefault="007245D2" w:rsidP="00982F98">
      <w:pPr>
        <w:pStyle w:val="affe"/>
        <w:framePr w:wrap="around"/>
        <w:rPr>
          <w:rtl/>
        </w:rPr>
      </w:pPr>
      <w:r w:rsidRPr="00C35A2C">
        <w:rPr>
          <w:rFonts w:hint="cs"/>
          <w:rtl/>
        </w:rPr>
        <w:t>פד.</w:t>
      </w:r>
    </w:p>
    <w:p w14:paraId="3796C0DC" w14:textId="77777777" w:rsidR="007245D2" w:rsidRPr="00BC4635" w:rsidRDefault="007245D2" w:rsidP="007245D2">
      <w:pPr>
        <w:pStyle w:val="36"/>
        <w:framePr w:wrap="notBeside"/>
        <w:rPr>
          <w:rtl/>
        </w:rPr>
      </w:pPr>
      <w:r w:rsidRPr="00BC4635">
        <w:rPr>
          <w:rtl/>
        </w:rPr>
        <w:t>ר"ח</w:t>
      </w:r>
    </w:p>
    <w:p w14:paraId="2D719270" w14:textId="77777777" w:rsidR="007245D2" w:rsidRDefault="007245D2" w:rsidP="007245D2">
      <w:pPr>
        <w:rPr>
          <w:rFonts w:ascii="Fb Fontext" w:hAnsi="Fb Fontext"/>
          <w:sz w:val="32"/>
          <w:rtl/>
        </w:rPr>
      </w:pPr>
      <w:r w:rsidRPr="00C35A2C">
        <w:rPr>
          <w:rFonts w:ascii="Fb Fontext" w:hAnsi="Fb Fontext"/>
          <w:sz w:val="32"/>
          <w:rtl/>
        </w:rPr>
        <w:t>מכר לו שוה חמש בשש, והוקר ועמד על שמנה,</w:t>
      </w:r>
      <w:r>
        <w:rPr>
          <w:rFonts w:ascii="Fb Fontext" w:hAnsi="Fb Fontext" w:hint="cs"/>
          <w:sz w:val="32"/>
          <w:rtl/>
        </w:rPr>
        <w:t xml:space="preserve"> </w:t>
      </w:r>
    </w:p>
    <w:p w14:paraId="790B9658" w14:textId="77777777" w:rsidR="007245D2" w:rsidRPr="007333DF" w:rsidRDefault="007245D2" w:rsidP="007245D2">
      <w:pPr>
        <w:pStyle w:val="36"/>
        <w:framePr w:wrap="notBeside"/>
        <w:rPr>
          <w:rtl/>
        </w:rPr>
      </w:pPr>
      <w:r w:rsidRPr="007333DF">
        <w:rPr>
          <w:rFonts w:hint="cs"/>
          <w:rtl/>
        </w:rPr>
        <w:t>-</w:t>
      </w:r>
    </w:p>
    <w:p w14:paraId="4C93AEFF" w14:textId="77777777" w:rsidR="007245D2" w:rsidRDefault="007245D2" w:rsidP="007245D2">
      <w:pPr>
        <w:rPr>
          <w:rFonts w:ascii="Fb Fontext" w:hAnsi="Fb Fontext"/>
          <w:sz w:val="32"/>
          <w:rtl/>
        </w:rPr>
      </w:pPr>
      <w:r>
        <w:rPr>
          <w:rFonts w:ascii="Fb Fontext" w:hAnsi="Fb Fontext" w:hint="cs"/>
          <w:sz w:val="32"/>
          <w:rtl/>
        </w:rPr>
        <w:t xml:space="preserve"> אין המאנה יכול לחזור בו שאין הונאתו מאפשרתו להרוויח,</w:t>
      </w:r>
    </w:p>
    <w:p w14:paraId="58AD3E62" w14:textId="77777777" w:rsidR="007245D2" w:rsidRPr="00BC4635" w:rsidRDefault="007245D2" w:rsidP="007245D2">
      <w:pPr>
        <w:pStyle w:val="36"/>
        <w:framePr w:wrap="notBeside"/>
        <w:rPr>
          <w:rtl/>
        </w:rPr>
      </w:pPr>
      <w:r w:rsidRPr="00BC4635">
        <w:rPr>
          <w:rtl/>
        </w:rPr>
        <w:t>ר"ח:</w:t>
      </w:r>
    </w:p>
    <w:p w14:paraId="093F15F7" w14:textId="77777777" w:rsidR="007245D2" w:rsidRDefault="007245D2" w:rsidP="007245D2">
      <w:pPr>
        <w:rPr>
          <w:rFonts w:ascii="Fb Fontext" w:hAnsi="Fb Fontext"/>
          <w:rtl/>
        </w:rPr>
      </w:pPr>
      <w:r w:rsidRPr="00C35A2C">
        <w:rPr>
          <w:rFonts w:ascii="Fb Fontext" w:hAnsi="Fb Fontext"/>
          <w:rtl/>
        </w:rPr>
        <w:t>מכר לו שוה שש בחמש, והוזלו ועמדו על ג</w:t>
      </w:r>
      <w:r w:rsidRPr="00F10693">
        <w:rPr>
          <w:rtl/>
        </w:rPr>
        <w:t>',</w:t>
      </w:r>
      <w:r w:rsidRPr="00C35A2C">
        <w:rPr>
          <w:rFonts w:ascii="Fb Fontext" w:hAnsi="Fb Fontext"/>
          <w:rtl/>
        </w:rPr>
        <w:t xml:space="preserve"> </w:t>
      </w:r>
    </w:p>
    <w:p w14:paraId="543A4878" w14:textId="77777777" w:rsidR="007245D2" w:rsidRPr="007333DF" w:rsidRDefault="007245D2" w:rsidP="007245D2">
      <w:pPr>
        <w:pStyle w:val="36"/>
        <w:framePr w:wrap="notBeside"/>
        <w:rPr>
          <w:rtl/>
        </w:rPr>
      </w:pPr>
      <w:r w:rsidRPr="007333DF">
        <w:rPr>
          <w:rFonts w:hint="cs"/>
          <w:rtl/>
        </w:rPr>
        <w:t>-</w:t>
      </w:r>
    </w:p>
    <w:p w14:paraId="5AFB1615" w14:textId="77777777" w:rsidR="007245D2" w:rsidRDefault="007245D2" w:rsidP="007245D2">
      <w:pPr>
        <w:rPr>
          <w:rFonts w:ascii="Fb Fontext" w:hAnsi="Fb Fontext"/>
          <w:rtl/>
        </w:rPr>
      </w:pPr>
      <w:r>
        <w:rPr>
          <w:rFonts w:ascii="Fb Fontext" w:hAnsi="Fb Fontext" w:hint="cs"/>
          <w:rtl/>
        </w:rPr>
        <w:t xml:space="preserve"> אין המאנה [הלוקח] יכול לחזור בו</w:t>
      </w:r>
    </w:p>
    <w:p w14:paraId="6D8B1272" w14:textId="77777777" w:rsidR="007245D2" w:rsidRPr="00BC4635" w:rsidRDefault="007245D2" w:rsidP="007245D2">
      <w:pPr>
        <w:pStyle w:val="36"/>
        <w:framePr w:wrap="notBeside"/>
        <w:rPr>
          <w:rtl/>
        </w:rPr>
      </w:pPr>
      <w:r w:rsidRPr="00BC4635">
        <w:rPr>
          <w:rFonts w:hint="cs"/>
          <w:rtl/>
        </w:rPr>
        <w:t xml:space="preserve">ואי </w:t>
      </w:r>
      <w:r>
        <w:rPr>
          <w:rFonts w:hint="cs"/>
          <w:rtl/>
        </w:rPr>
        <w:t>מ</w:t>
      </w:r>
      <w:r w:rsidRPr="00BC4635">
        <w:rPr>
          <w:rFonts w:hint="cs"/>
          <w:rtl/>
        </w:rPr>
        <w:t>מתני'</w:t>
      </w:r>
    </w:p>
    <w:p w14:paraId="0B4F920F" w14:textId="77777777" w:rsidR="007245D2" w:rsidRPr="00BC4635" w:rsidRDefault="007245D2" w:rsidP="007245D2">
      <w:pPr>
        <w:rPr>
          <w:rFonts w:ascii="Fb Fontext" w:hAnsi="Fb Fontext"/>
          <w:rtl/>
        </w:rPr>
      </w:pPr>
      <w:r w:rsidRPr="00C35A2C">
        <w:rPr>
          <w:rFonts w:ascii="Fb Fontext" w:hAnsi="Fb Fontext" w:hint="cs"/>
          <w:rtl/>
        </w:rPr>
        <w:t>הו</w:t>
      </w:r>
      <w:r w:rsidRPr="00C35A2C">
        <w:rPr>
          <w:rFonts w:ascii="Fb Fontext" w:hAnsi="Fb Fontext"/>
          <w:rtl/>
        </w:rPr>
        <w:t>"</w:t>
      </w:r>
      <w:r w:rsidRPr="00C35A2C">
        <w:rPr>
          <w:rFonts w:ascii="Fb Fontext" w:hAnsi="Fb Fontext" w:hint="cs"/>
          <w:rtl/>
        </w:rPr>
        <w:t xml:space="preserve">א </w:t>
      </w:r>
      <w:r>
        <w:rPr>
          <w:rFonts w:ascii="Fb Fontext" w:hAnsi="Fb Fontext" w:hint="cs"/>
          <w:rtl/>
        </w:rPr>
        <w:t>הלוקח לא יוכל לחזור בו '</w:t>
      </w:r>
      <w:r w:rsidRPr="00C35A2C">
        <w:rPr>
          <w:rFonts w:ascii="Fb Fontext" w:hAnsi="Fb Fontext" w:hint="cs"/>
          <w:rtl/>
        </w:rPr>
        <w:t>ד</w:t>
      </w:r>
      <w:r w:rsidRPr="00BC4635">
        <w:rPr>
          <w:rStyle w:val="affff8"/>
          <w:rFonts w:hint="cs"/>
          <w:rtl/>
        </w:rPr>
        <w:t>רע רע יאמר קונה</w:t>
      </w:r>
      <w:r w:rsidRPr="00C35A2C">
        <w:rPr>
          <w:rFonts w:ascii="Fb Fontext" w:hAnsi="Fb Fontext" w:hint="cs"/>
          <w:rtl/>
        </w:rPr>
        <w:t xml:space="preserve"> קמ</w:t>
      </w:r>
      <w:r w:rsidRPr="00C35A2C">
        <w:rPr>
          <w:rFonts w:ascii="Fb Fontext" w:hAnsi="Fb Fontext"/>
          <w:rtl/>
        </w:rPr>
        <w:t>"</w:t>
      </w:r>
      <w:r>
        <w:rPr>
          <w:rFonts w:ascii="Fb Fontext" w:hAnsi="Fb Fontext" w:hint="cs"/>
          <w:rtl/>
        </w:rPr>
        <w:t xml:space="preserve">ל </w:t>
      </w:r>
      <w:r>
        <w:rPr>
          <w:rStyle w:val="affffe"/>
          <w:rFonts w:ascii="Fb Fontext" w:hAnsi="Fb Fontext" w:hint="cs"/>
          <w:rtl/>
          <w:rPrChange w:id="9364" w:author="מנוע אמוראים" w:date="2026-10-05T16:41:09Z">
            <w:rPr>
              <w:rFonts w:ascii="Fb Fontext" w:hAnsi="Fb Fontext" w:hint="cs"/>
              <w:rtl/>
            </w:rPr>
          </w:rPrChange>
        </w:rPr>
        <w:t xml:space="preserve">כר</w:t>
      </w:r>
      <w:r>
        <w:rPr>
          <w:rStyle w:val="affffe"/>
          <w:rFonts w:ascii="Fb Fontext" w:hAnsi="Fb Fontext"/>
          <w:rtl/>
          <w:rPrChange w:id="9365" w:author="מנוע אמוראים" w:date="2026-10-05T16:41:09Z">
            <w:rPr>
              <w:rFonts w:ascii="Fb Fontext" w:hAnsi="Fb Fontext"/>
              <w:rtl/>
            </w:rPr>
          </w:rPrChange>
        </w:rPr>
        <w:t xml:space="preserve">"</w:t>
      </w:r>
      <w:r>
        <w:rPr>
          <w:rStyle w:val="affffe"/>
          <w:rFonts w:ascii="Fb Fontext" w:hAnsi="Fb Fontext" w:hint="cs"/>
          <w:rtl/>
          <w:rPrChange w:id="9366" w:author="מנוע אמוראים" w:date="2026-10-05T16:41:09Z">
            <w:rPr>
              <w:rFonts w:ascii="Fb Fontext" w:hAnsi="Fb Fontext" w:hint="cs"/>
              <w:rtl/>
            </w:rPr>
          </w:rPrChange>
        </w:rPr>
        <w:t xml:space="preserve">ח</w:t>
      </w:r>
    </w:p>
    <w:p w14:paraId="06A2F9A2" w14:textId="77777777" w:rsidR="007245D2" w:rsidRPr="00801934" w:rsidRDefault="007245D2" w:rsidP="007245D2">
      <w:pPr>
        <w:pStyle w:val="afffb"/>
        <w:rPr>
          <w:rtl/>
        </w:rPr>
      </w:pPr>
      <w:ins w:id="9897" w:author="מספור קטעי משנה" w:date="2026-10-06T06:44:59Z">
        <w:r>
          <w:rPr>
            <w:rStyle w:val="MisparKeta"/>
          </w:rPr>
          <w:t xml:space="preserve">א. </w:t>
        </w:r>
      </w:ins>
      <w:r w:rsidRPr="00801934">
        <w:rPr>
          <w:rtl/>
        </w:rPr>
        <w:t>שחמתית ונמצאת לבנה כו'.</w:t>
      </w:r>
    </w:p>
    <w:p w14:paraId="354F6776" w14:textId="77777777" w:rsidR="007245D2" w:rsidRPr="00BC4635" w:rsidRDefault="007245D2" w:rsidP="007245D2">
      <w:pPr>
        <w:pStyle w:val="36"/>
        <w:framePr w:wrap="notBeside"/>
        <w:rPr>
          <w:rtl/>
        </w:rPr>
      </w:pPr>
      <w:r w:rsidRPr="00BC4635">
        <w:rPr>
          <w:rFonts w:hint="cs"/>
          <w:rtl/>
        </w:rPr>
        <w:t>מדתני</w:t>
      </w:r>
    </w:p>
    <w:p w14:paraId="4240E8C4" w14:textId="77777777" w:rsidR="007245D2" w:rsidRDefault="007245D2" w:rsidP="007245D2">
      <w:pPr>
        <w:spacing w:after="60"/>
        <w:rPr>
          <w:rFonts w:ascii="Fb Fontext" w:hAnsi="Fb Fontext"/>
          <w:sz w:val="32"/>
          <w:rtl/>
        </w:rPr>
      </w:pPr>
      <w:r w:rsidRPr="00C35A2C">
        <w:rPr>
          <w:rStyle w:val="afff8"/>
          <w:rFonts w:hint="cs"/>
          <w:rtl/>
        </w:rPr>
        <w:t>לבנה</w:t>
      </w:r>
      <w:r w:rsidRPr="00C35A2C">
        <w:rPr>
          <w:rFonts w:ascii="Fb Fontext" w:hAnsi="Fb Fontext" w:hint="cs"/>
          <w:sz w:val="32"/>
          <w:rtl/>
        </w:rPr>
        <w:t xml:space="preserve"> </w:t>
      </w:r>
      <w:r w:rsidRPr="00BC4635">
        <w:rPr>
          <w:rStyle w:val="affffe"/>
          <w:rtl/>
        </w:rPr>
        <w:t>ש"מ:</w:t>
      </w:r>
      <w:r w:rsidRPr="00C35A2C">
        <w:rPr>
          <w:rFonts w:ascii="Fb Fontext" w:hAnsi="Fb Fontext"/>
          <w:sz w:val="32"/>
          <w:rtl/>
        </w:rPr>
        <w:t xml:space="preserve"> דשחמתית </w:t>
      </w:r>
      <w:r>
        <w:rPr>
          <w:rFonts w:ascii="Fb Fontext" w:hAnsi="Fb Fontext" w:hint="cs"/>
          <w:sz w:val="32"/>
          <w:rtl/>
        </w:rPr>
        <w:t xml:space="preserve">אדומה </w:t>
      </w:r>
      <w:r w:rsidRPr="00C35A2C">
        <w:rPr>
          <w:rFonts w:ascii="Fb Fontext" w:hAnsi="Fb Fontext"/>
          <w:sz w:val="32"/>
          <w:rtl/>
        </w:rPr>
        <w:t>היא. שהרי דומה לחמה ומה שאיננו רואים האדום במשך היום מריבוי האור מחסרון עיננו,</w:t>
      </w:r>
    </w:p>
    <w:p w14:paraId="4F2E8B4F" w14:textId="77777777" w:rsidR="007245D2" w:rsidRDefault="007245D2" w:rsidP="007245D2">
      <w:pPr>
        <w:rPr>
          <w:rFonts w:ascii="Fb Fontext" w:hAnsi="Fb Fontext"/>
          <w:sz w:val="32"/>
          <w:rtl/>
        </w:rPr>
      </w:pPr>
      <w:r w:rsidRPr="00F10693">
        <w:rPr>
          <w:rtl/>
        </w:rPr>
        <w:t>'ו</w:t>
      </w:r>
      <w:r w:rsidRPr="0008384F">
        <w:rPr>
          <w:rStyle w:val="affff8"/>
          <w:rtl/>
        </w:rPr>
        <w:t>מראהו עמוק מן העור</w:t>
      </w:r>
      <w:r w:rsidRPr="00F10693">
        <w:rPr>
          <w:rtl/>
        </w:rPr>
        <w:t xml:space="preserve">' </w:t>
      </w:r>
      <w:r w:rsidRPr="00C35A2C">
        <w:rPr>
          <w:rFonts w:ascii="Fb Fontext" w:hAnsi="Fb Fontext"/>
          <w:sz w:val="32"/>
          <w:rtl/>
        </w:rPr>
        <w:t xml:space="preserve">- </w:t>
      </w:r>
      <w:r w:rsidRPr="00C35A2C">
        <w:rPr>
          <w:rStyle w:val="afff8"/>
          <w:rtl/>
        </w:rPr>
        <w:t>כ</w:t>
      </w:r>
      <w:r w:rsidRPr="00C35A2C">
        <w:rPr>
          <w:rFonts w:ascii="Fb Fontext" w:hAnsi="Fb Fontext"/>
          <w:sz w:val="32"/>
          <w:rtl/>
        </w:rPr>
        <w:t xml:space="preserve">מראה חמה בזה שעמוקה מן הצל, </w:t>
      </w:r>
    </w:p>
    <w:p w14:paraId="47A322F3" w14:textId="77777777" w:rsidR="007245D2" w:rsidRDefault="007245D2" w:rsidP="007245D2">
      <w:pPr>
        <w:rPr>
          <w:rFonts w:ascii="Fb Fontext" w:hAnsi="Fb Fontext"/>
          <w:sz w:val="32"/>
          <w:rtl/>
        </w:rPr>
      </w:pP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Pr>
          <w:rFonts w:ascii="Fb Fontext" w:hAnsi="Fb Fontext"/>
          <w:sz w:val="32"/>
          <w:rtl/>
        </w:rPr>
        <w:tab/>
      </w:r>
      <w:r w:rsidRPr="00C35A2C">
        <w:rPr>
          <w:rFonts w:ascii="Fb Fontext" w:hAnsi="Fb Fontext"/>
          <w:sz w:val="32"/>
          <w:rtl/>
        </w:rPr>
        <w:t>ולא מראה שהרי לבן הוא</w:t>
      </w:r>
    </w:p>
    <w:p w14:paraId="5880A888" w14:textId="77777777" w:rsidR="007245D2" w:rsidRPr="00BC4635" w:rsidRDefault="007245D2" w:rsidP="007245D2">
      <w:pPr>
        <w:pStyle w:val="36"/>
        <w:framePr w:wrap="notBeside"/>
        <w:rPr>
          <w:rtl/>
        </w:rPr>
      </w:pPr>
      <w:r w:rsidRPr="00BC4635">
        <w:rPr>
          <w:rtl/>
        </w:rPr>
        <w:t xml:space="preserve">ולס"ד </w:t>
      </w:r>
      <w:r>
        <w:rPr>
          <w:rFonts w:hint="cs"/>
          <w:rtl/>
        </w:rPr>
        <w:t>ד</w:t>
      </w:r>
      <w:r w:rsidRPr="00BC4635">
        <w:rPr>
          <w:rtl/>
        </w:rPr>
        <w:t>ס"ל</w:t>
      </w:r>
    </w:p>
    <w:p w14:paraId="5ACE4498" w14:textId="77777777" w:rsidR="007245D2" w:rsidRDefault="007245D2" w:rsidP="007245D2">
      <w:pPr>
        <w:rPr>
          <w:rFonts w:ascii="Fb Fontext" w:hAnsi="Fb Fontext"/>
          <w:sz w:val="32"/>
          <w:rtl/>
        </w:rPr>
      </w:pPr>
      <w:r>
        <w:rPr>
          <w:rFonts w:ascii="Fb Fontext" w:hAnsi="Fb Fontext" w:hint="cs"/>
          <w:sz w:val="32"/>
          <w:rtl/>
        </w:rPr>
        <w:t xml:space="preserve">בבוקר היא אדומה במזרח שחולפת על פני וורדי דגן עדן </w:t>
      </w:r>
    </w:p>
    <w:p w14:paraId="362A573B" w14:textId="77777777" w:rsidR="007245D2" w:rsidRDefault="007245D2" w:rsidP="007245D2">
      <w:pPr>
        <w:rPr>
          <w:rFonts w:ascii="Fb Fontext" w:hAnsi="Fb Fontext"/>
          <w:sz w:val="32"/>
          <w:rtl/>
        </w:rPr>
      </w:pPr>
      <w:r>
        <w:rPr>
          <w:rFonts w:ascii="Fb Fontext" w:hAnsi="Fb Fontext" w:hint="cs"/>
          <w:sz w:val="32"/>
          <w:rtl/>
        </w:rPr>
        <w:t xml:space="preserve">ובערב היא אדומה במערב שחולפת על  פני פתח גיהנם </w:t>
      </w:r>
    </w:p>
    <w:p w14:paraId="11614E60" w14:textId="77777777" w:rsidR="007245D2" w:rsidRPr="00BC4635" w:rsidRDefault="007245D2" w:rsidP="007245D2">
      <w:pPr>
        <w:pStyle w:val="36"/>
        <w:framePr w:wrap="notBeside"/>
        <w:rPr>
          <w:rtl/>
        </w:rPr>
      </w:pPr>
      <w:r w:rsidRPr="00BC4635">
        <w:rPr>
          <w:rFonts w:hint="cs"/>
          <w:rtl/>
        </w:rPr>
        <w:t>וא''ד</w:t>
      </w:r>
    </w:p>
    <w:p w14:paraId="5D08677B" w14:textId="77777777" w:rsidR="007245D2" w:rsidRDefault="007245D2" w:rsidP="007245D2">
      <w:pPr>
        <w:rPr>
          <w:rFonts w:ascii="Fb Fontext" w:hAnsi="Fb Fontext"/>
          <w:sz w:val="32"/>
          <w:rtl/>
        </w:rPr>
      </w:pPr>
      <w:r>
        <w:rPr>
          <w:rFonts w:ascii="Fb Fontext" w:hAnsi="Fb Fontext" w:hint="cs"/>
          <w:sz w:val="32"/>
          <w:rtl/>
        </w:rPr>
        <w:t>להיפך.</w:t>
      </w:r>
    </w:p>
    <w:p w14:paraId="2676B2C6" w14:textId="77777777" w:rsidR="007245D2" w:rsidRPr="001B450D" w:rsidRDefault="007245D2" w:rsidP="007245D2">
      <w:pPr>
        <w:pStyle w:val="aff9"/>
        <w:rPr>
          <w:del w:id="90096" w:author="מנוע עיצוב" w:date="2026-10-08T11:01:28Z"/>
          <w:rtl/>
        </w:rPr>
      </w:pPr>
      <w:del w:id="90095" w:author="מנוע עיצוב" w:date="2026-10-08T11:01:28Z">
        <w:r w:rsidRPr="001B450D">
          <w:rPr>
            <w:rFonts w:hint="cs"/>
            <w:rtl/>
          </w:rPr>
          <w:delText xml:space="preserve">***</w:delText>
        </w:r>
      </w:del>
    </w:p>
    <w:p w14:paraId="32B52EA5" w14:textId="77777777" w:rsidR="007245D2" w:rsidRPr="00C35A2C" w:rsidRDefault="007245D2" w:rsidP="00982F98">
      <w:pPr>
        <w:pStyle w:val="affe"/>
        <w:framePr w:wrap="around"/>
        <w:rPr>
          <w:rtl/>
        </w:rPr>
      </w:pPr>
      <w:r w:rsidRPr="00C35A2C">
        <w:rPr>
          <w:rFonts w:hint="cs"/>
          <w:rtl/>
        </w:rPr>
        <w:lastRenderedPageBreak/>
        <w:t>פד:</w:t>
      </w:r>
    </w:p>
    <w:p w14:paraId="6BCB4C2D" w14:textId="77777777" w:rsidR="007245D2" w:rsidRPr="00801934" w:rsidRDefault="007245D2" w:rsidP="007245D2">
      <w:pPr>
        <w:pStyle w:val="afffb"/>
        <w:rPr>
          <w:rtl/>
        </w:rPr>
      </w:pPr>
      <w:ins w:id="9898" w:author="מספור קטעי משנה" w:date="2026-10-06T06:44:59Z">
        <w:r>
          <w:rPr>
            <w:rStyle w:val="MisparKeta"/>
          </w:rPr>
          <w:t xml:space="preserve">ב. </w:t>
        </w:r>
      </w:ins>
      <w:r w:rsidRPr="00801934">
        <w:rPr>
          <w:rtl/>
        </w:rPr>
        <w:t>יין ונמצא חומץ - שניהן יכולין לחזור בהן.</w:t>
      </w:r>
    </w:p>
    <w:p w14:paraId="71364B30" w14:textId="77777777" w:rsidR="007245D2" w:rsidRPr="00BC4635" w:rsidRDefault="007245D2" w:rsidP="007245D2">
      <w:pPr>
        <w:pStyle w:val="36"/>
        <w:framePr w:wrap="notBeside"/>
        <w:rPr>
          <w:rtl/>
        </w:rPr>
      </w:pPr>
      <w:r w:rsidRPr="00BC4635">
        <w:rPr>
          <w:rtl/>
        </w:rPr>
        <w:t>ואפי' לרבנן</w:t>
      </w:r>
    </w:p>
    <w:p w14:paraId="4AEF5F8E" w14:textId="77777777" w:rsidR="007245D2" w:rsidRDefault="007245D2" w:rsidP="007245D2">
      <w:pPr>
        <w:rPr>
          <w:rFonts w:ascii="Fb Fontext" w:hAnsi="Fb Fontext"/>
          <w:sz w:val="32"/>
          <w:rtl/>
        </w:rPr>
      </w:pPr>
      <w:r w:rsidRPr="00C35A2C">
        <w:rPr>
          <w:rFonts w:ascii="Fb Fontext" w:hAnsi="Fb Fontext"/>
          <w:sz w:val="32"/>
          <w:rtl/>
        </w:rPr>
        <w:t>דמין אחד הוא</w:t>
      </w:r>
      <w:r>
        <w:rPr>
          <w:rFonts w:ascii="Fb Fontext" w:hAnsi="Fb Fontext" w:hint="cs"/>
          <w:sz w:val="32"/>
          <w:rtl/>
        </w:rPr>
        <w:t>,</w:t>
      </w:r>
      <w:r w:rsidRPr="00C35A2C">
        <w:rPr>
          <w:rFonts w:ascii="Fb Fontext" w:hAnsi="Fb Fontext"/>
          <w:sz w:val="32"/>
          <w:rtl/>
        </w:rPr>
        <w:t xml:space="preserve"> </w:t>
      </w:r>
    </w:p>
    <w:p w14:paraId="5C31B2CF" w14:textId="77777777" w:rsidR="007245D2" w:rsidRPr="00BC4635" w:rsidRDefault="007245D2" w:rsidP="007245D2">
      <w:pPr>
        <w:pStyle w:val="36"/>
        <w:framePr w:wrap="notBeside"/>
        <w:rPr>
          <w:rtl/>
        </w:rPr>
      </w:pPr>
      <w:r>
        <w:rPr>
          <w:rFonts w:hint="cs"/>
          <w:rtl/>
        </w:rPr>
        <w:t xml:space="preserve">- </w:t>
      </w:r>
      <w:r w:rsidRPr="00BC4635">
        <w:rPr>
          <w:rtl/>
        </w:rPr>
        <w:t xml:space="preserve">ה"מ </w:t>
      </w:r>
    </w:p>
    <w:p w14:paraId="79A5A270" w14:textId="77777777" w:rsidR="007245D2" w:rsidRDefault="007245D2" w:rsidP="007245D2">
      <w:pPr>
        <w:rPr>
          <w:rFonts w:ascii="Fb Fontext" w:hAnsi="Fb Fontext"/>
          <w:sz w:val="32"/>
          <w:rtl/>
        </w:rPr>
      </w:pPr>
      <w:r w:rsidRPr="00C35A2C">
        <w:rPr>
          <w:rFonts w:ascii="Fb Fontext" w:hAnsi="Fb Fontext"/>
          <w:sz w:val="32"/>
          <w:rtl/>
        </w:rPr>
        <w:t xml:space="preserve">לענין מעשר </w:t>
      </w:r>
      <w:r w:rsidRPr="00BC4635">
        <w:rPr>
          <w:rStyle w:val="affff8"/>
          <w:rtl/>
        </w:rPr>
        <w:t>דנשיאות חטא</w:t>
      </w:r>
      <w:r w:rsidRPr="00C35A2C">
        <w:rPr>
          <w:rFonts w:ascii="Fb Fontext" w:hAnsi="Fb Fontext"/>
          <w:sz w:val="32"/>
          <w:rtl/>
        </w:rPr>
        <w:t xml:space="preserve"> לתורם מן הרעה על היפה </w:t>
      </w:r>
      <w:r>
        <w:rPr>
          <w:rFonts w:ascii="Fb Fontext" w:hAnsi="Fb Fontext" w:hint="cs"/>
          <w:sz w:val="32"/>
          <w:rtl/>
        </w:rPr>
        <w:t>ו</w:t>
      </w:r>
      <w:r w:rsidRPr="00C35A2C">
        <w:rPr>
          <w:rFonts w:ascii="Fb Fontext" w:hAnsi="Fb Fontext"/>
          <w:sz w:val="32"/>
          <w:rtl/>
        </w:rPr>
        <w:t xml:space="preserve">מהני, </w:t>
      </w:r>
    </w:p>
    <w:p w14:paraId="62558A76" w14:textId="77777777" w:rsidR="007245D2" w:rsidRPr="00BC4635" w:rsidRDefault="007245D2" w:rsidP="007245D2">
      <w:pPr>
        <w:pStyle w:val="36"/>
        <w:framePr w:wrap="notBeside"/>
        <w:rPr>
          <w:rtl/>
        </w:rPr>
      </w:pPr>
      <w:r w:rsidRPr="00BC4635">
        <w:rPr>
          <w:rtl/>
        </w:rPr>
        <w:t>משא"כ</w:t>
      </w:r>
    </w:p>
    <w:p w14:paraId="06ADC0BD" w14:textId="77777777" w:rsidR="007245D2" w:rsidRPr="00BC4635" w:rsidRDefault="007245D2" w:rsidP="007245D2">
      <w:pPr>
        <w:rPr>
          <w:rStyle w:val="afffff0"/>
          <w:rtl/>
        </w:rPr>
      </w:pPr>
      <w:r w:rsidRPr="00C35A2C">
        <w:rPr>
          <w:rFonts w:ascii="Fb Fontext" w:hAnsi="Fb Fontext"/>
          <w:sz w:val="32"/>
          <w:rtl/>
        </w:rPr>
        <w:t xml:space="preserve">למקח וממכר </w:t>
      </w:r>
      <w:r>
        <w:rPr>
          <w:rFonts w:ascii="Fb Fontext" w:hAnsi="Fb Fontext" w:hint="cs"/>
          <w:sz w:val="32"/>
          <w:rtl/>
        </w:rPr>
        <w:t xml:space="preserve">יש </w:t>
      </w:r>
      <w:r w:rsidRPr="00C35A2C">
        <w:rPr>
          <w:rFonts w:ascii="Fb Fontext" w:hAnsi="Fb Fontext"/>
          <w:sz w:val="32"/>
          <w:rtl/>
        </w:rPr>
        <w:t>דנח"ל ב</w:t>
      </w:r>
      <w:r>
        <w:rPr>
          <w:rFonts w:ascii="Fb Fontext" w:hAnsi="Fb Fontext"/>
          <w:sz w:val="32"/>
          <w:rtl/>
        </w:rPr>
        <w:t>יין</w:t>
      </w:r>
      <w:r w:rsidRPr="00C35A2C">
        <w:rPr>
          <w:rFonts w:ascii="Fb Fontext" w:hAnsi="Fb Fontext"/>
          <w:sz w:val="32"/>
          <w:rtl/>
        </w:rPr>
        <w:t xml:space="preserve"> </w:t>
      </w:r>
      <w:r>
        <w:rPr>
          <w:rFonts w:ascii="Fb Fontext" w:hAnsi="Fb Fontext" w:hint="cs"/>
          <w:sz w:val="32"/>
          <w:rtl/>
        </w:rPr>
        <w:t>ויש</w:t>
      </w:r>
      <w:r w:rsidRPr="00C35A2C">
        <w:rPr>
          <w:rFonts w:ascii="Fb Fontext" w:hAnsi="Fb Fontext"/>
          <w:sz w:val="32"/>
          <w:rtl/>
        </w:rPr>
        <w:t xml:space="preserve"> דנח"ל </w:t>
      </w:r>
      <w:r>
        <w:rPr>
          <w:rFonts w:ascii="Fb Fontext" w:hAnsi="Fb Fontext" w:hint="cs"/>
          <w:sz w:val="32"/>
          <w:rtl/>
        </w:rPr>
        <w:t xml:space="preserve">בחומץ </w:t>
      </w:r>
      <w:r w:rsidRPr="00BC4635">
        <w:rPr>
          <w:rStyle w:val="afffff0"/>
          <w:rtl/>
        </w:rPr>
        <w:t>[ולא רק לרבי]</w:t>
      </w:r>
    </w:p>
    <w:p w14:paraId="52C7CD67" w14:textId="77777777" w:rsidR="007245D2" w:rsidRPr="001B450D" w:rsidRDefault="007245D2" w:rsidP="007245D2">
      <w:pPr>
        <w:pStyle w:val="aff9"/>
        <w:rPr>
          <w:rtl/>
        </w:rPr>
      </w:pPr>
      <w:r w:rsidRPr="001B450D">
        <w:rPr>
          <w:rFonts w:hint="cs"/>
          <w:rtl/>
        </w:rPr>
        <w:t>***</w:t>
      </w:r>
    </w:p>
    <w:p w14:paraId="561FD1D7" w14:textId="77777777" w:rsidR="007245D2" w:rsidRPr="00C35A2C" w:rsidRDefault="007245D2" w:rsidP="007245D2">
      <w:pPr>
        <w:pStyle w:val="affffb"/>
        <w:framePr w:wrap="around"/>
        <w:rPr>
          <w:rtl/>
        </w:rPr>
      </w:pPr>
      <w:del w:id="20316" w:author="קלוד" w:date="2026-10-06T10:07:33Z">
        <w:r>
          <w:rPr>
            <w:rFonts w:hint="cs"/>
            <w:rtl/>
          </w:rPr>
          <w:delText xml:space="preserve">מתני</w:delText>
        </w:r>
      </w:del>
      <w:ins w:id="20317" w:author="קלוד" w:date="2026-10-06T10:07:33Z">
        <w:r>
          <w:rPr>
            <w:rFonts w:hint="cs"/>
            <w:rtl/>
          </w:rPr>
          <w:t xml:space="preserve">משנה ז</w:t>
        </w:r>
      </w:ins>
      <w:del w:id="20318" w:author="קלוד" w:date="2026-10-06T10:07:33Z">
        <w:r>
          <w:rPr>
            <w:rtl/>
          </w:rPr>
          <w:delText xml:space="preserve">'.</w:delText>
        </w:r>
      </w:del>
    </w:p>
    <w:p w14:paraId="1DC214C0" w14:textId="77777777" w:rsidR="007245D2" w:rsidRDefault="007245D2" w:rsidP="00DB3591">
      <w:pPr>
        <w:pStyle w:val="afff3"/>
        <w:rPr>
          <w:rtl/>
        </w:rPr>
      </w:pPr>
      <w:r w:rsidRPr="00C35A2C">
        <w:rPr>
          <w:rtl/>
        </w:rPr>
        <w:t>המוכר פירות לחבירו,</w:t>
      </w:r>
    </w:p>
    <w:p w14:paraId="39A2D5F4" w14:textId="77777777" w:rsidR="007245D2" w:rsidRPr="00C35A2C" w:rsidRDefault="007245D2" w:rsidP="00DB3591">
      <w:pPr>
        <w:pStyle w:val="afff3"/>
        <w:rPr>
          <w:rtl/>
        </w:rPr>
      </w:pPr>
      <w:r w:rsidRPr="00C35A2C">
        <w:rPr>
          <w:rtl/>
        </w:rPr>
        <w:t>משך ולא מדד - קנה, מדד ולא משך - לא קנה.</w:t>
      </w:r>
    </w:p>
    <w:p w14:paraId="36F6C111" w14:textId="77777777" w:rsidR="007245D2" w:rsidRPr="00C35A2C" w:rsidRDefault="007245D2" w:rsidP="00DB3591">
      <w:pPr>
        <w:pStyle w:val="afff3"/>
        <w:rPr>
          <w:rtl/>
        </w:rPr>
      </w:pPr>
      <w:r w:rsidRPr="00C35A2C">
        <w:rPr>
          <w:rFonts w:hint="cs"/>
          <w:rtl/>
        </w:rPr>
        <w:t>אם</w:t>
      </w:r>
      <w:r w:rsidRPr="00C35A2C">
        <w:rPr>
          <w:rtl/>
        </w:rPr>
        <w:t xml:space="preserve"> </w:t>
      </w:r>
      <w:r w:rsidRPr="00C35A2C">
        <w:rPr>
          <w:rFonts w:hint="cs"/>
          <w:rtl/>
        </w:rPr>
        <w:t>היה</w:t>
      </w:r>
      <w:r w:rsidRPr="00C35A2C">
        <w:rPr>
          <w:rtl/>
        </w:rPr>
        <w:t xml:space="preserve"> </w:t>
      </w:r>
      <w:r w:rsidRPr="00C35A2C">
        <w:rPr>
          <w:rFonts w:hint="cs"/>
          <w:rtl/>
        </w:rPr>
        <w:t>פיקח</w:t>
      </w:r>
      <w:r w:rsidRPr="00C35A2C">
        <w:rPr>
          <w:rtl/>
        </w:rPr>
        <w:t xml:space="preserve"> - </w:t>
      </w:r>
      <w:r w:rsidRPr="00C35A2C">
        <w:rPr>
          <w:rFonts w:hint="cs"/>
          <w:rtl/>
        </w:rPr>
        <w:t>שוכר</w:t>
      </w:r>
      <w:r w:rsidRPr="00C35A2C">
        <w:rPr>
          <w:rtl/>
        </w:rPr>
        <w:t xml:space="preserve"> </w:t>
      </w:r>
      <w:r w:rsidRPr="00C35A2C">
        <w:rPr>
          <w:rFonts w:hint="cs"/>
          <w:rtl/>
        </w:rPr>
        <w:t>את</w:t>
      </w:r>
      <w:r w:rsidRPr="00C35A2C">
        <w:rPr>
          <w:rtl/>
        </w:rPr>
        <w:t xml:space="preserve"> </w:t>
      </w:r>
      <w:r w:rsidRPr="00C35A2C">
        <w:rPr>
          <w:rFonts w:hint="cs"/>
          <w:rtl/>
        </w:rPr>
        <w:t>מקומן</w:t>
      </w:r>
      <w:r w:rsidRPr="00C35A2C">
        <w:rPr>
          <w:rtl/>
        </w:rPr>
        <w:t>.</w:t>
      </w:r>
    </w:p>
    <w:p w14:paraId="33597155" w14:textId="77777777" w:rsidR="007245D2" w:rsidRPr="00C35A2C" w:rsidRDefault="007245D2" w:rsidP="00DB3591">
      <w:pPr>
        <w:pStyle w:val="afff3"/>
        <w:rPr>
          <w:rtl/>
        </w:rPr>
      </w:pPr>
      <w:r w:rsidRPr="00C35A2C">
        <w:rPr>
          <w:rtl/>
        </w:rPr>
        <w:t>הלוקח פשתן מחבירו - לא קנה עד שיטלטלנו ממקום למקום,</w:t>
      </w:r>
    </w:p>
    <w:p w14:paraId="095DA0A6" w14:textId="77777777" w:rsidR="007245D2" w:rsidRPr="00C35A2C" w:rsidRDefault="007245D2" w:rsidP="00DB3591">
      <w:pPr>
        <w:pStyle w:val="afff3"/>
        <w:rPr>
          <w:rtl/>
        </w:rPr>
      </w:pPr>
      <w:r w:rsidRPr="00C35A2C">
        <w:rPr>
          <w:rFonts w:hint="cs"/>
          <w:rtl/>
        </w:rPr>
        <w:t>ואם</w:t>
      </w:r>
      <w:r w:rsidRPr="00C35A2C">
        <w:rPr>
          <w:rtl/>
        </w:rPr>
        <w:t xml:space="preserve"> </w:t>
      </w:r>
      <w:r w:rsidRPr="00C35A2C">
        <w:rPr>
          <w:rFonts w:hint="cs"/>
          <w:rtl/>
        </w:rPr>
        <w:t>היה</w:t>
      </w:r>
      <w:r w:rsidRPr="00C35A2C">
        <w:rPr>
          <w:rtl/>
        </w:rPr>
        <w:t xml:space="preserve"> </w:t>
      </w:r>
      <w:r w:rsidRPr="00C35A2C">
        <w:rPr>
          <w:rFonts w:hint="cs"/>
          <w:rtl/>
        </w:rPr>
        <w:t>מחובר</w:t>
      </w:r>
      <w:r w:rsidRPr="00C35A2C">
        <w:rPr>
          <w:rtl/>
        </w:rPr>
        <w:t xml:space="preserve"> </w:t>
      </w:r>
      <w:r w:rsidRPr="00C35A2C">
        <w:rPr>
          <w:rFonts w:hint="cs"/>
          <w:rtl/>
        </w:rPr>
        <w:t>לקרקע</w:t>
      </w:r>
      <w:r w:rsidRPr="00C35A2C">
        <w:rPr>
          <w:rtl/>
        </w:rPr>
        <w:t xml:space="preserve"> </w:t>
      </w:r>
      <w:r w:rsidRPr="00C35A2C">
        <w:rPr>
          <w:rFonts w:hint="cs"/>
          <w:rtl/>
        </w:rPr>
        <w:t>ותלש</w:t>
      </w:r>
      <w:r w:rsidRPr="00C35A2C">
        <w:rPr>
          <w:rtl/>
        </w:rPr>
        <w:t xml:space="preserve"> </w:t>
      </w:r>
      <w:r w:rsidRPr="00C35A2C">
        <w:rPr>
          <w:rFonts w:hint="cs"/>
          <w:rtl/>
        </w:rPr>
        <w:t>כל</w:t>
      </w:r>
      <w:r w:rsidRPr="00C35A2C">
        <w:rPr>
          <w:rtl/>
        </w:rPr>
        <w:t xml:space="preserve"> </w:t>
      </w:r>
      <w:r w:rsidRPr="00C35A2C">
        <w:rPr>
          <w:rFonts w:hint="cs"/>
          <w:rtl/>
        </w:rPr>
        <w:t>שהוא</w:t>
      </w:r>
      <w:r w:rsidRPr="00C35A2C">
        <w:rPr>
          <w:rtl/>
        </w:rPr>
        <w:t xml:space="preserve"> - </w:t>
      </w:r>
      <w:r w:rsidRPr="00C35A2C">
        <w:rPr>
          <w:rFonts w:hint="cs"/>
          <w:rtl/>
        </w:rPr>
        <w:t>קנה</w:t>
      </w:r>
      <w:r w:rsidRPr="00C35A2C">
        <w:rPr>
          <w:rtl/>
        </w:rPr>
        <w:t>.</w:t>
      </w:r>
    </w:p>
    <w:p w14:paraId="67E8C0D1" w14:textId="77777777" w:rsidR="007245D2" w:rsidRPr="00C35A2C" w:rsidRDefault="007245D2" w:rsidP="00982F98">
      <w:pPr>
        <w:pStyle w:val="affe"/>
        <w:framePr w:wrap="around"/>
        <w:rPr>
          <w:rtl/>
        </w:rPr>
      </w:pPr>
      <w:r w:rsidRPr="00C35A2C">
        <w:rPr>
          <w:rFonts w:hint="cs"/>
          <w:rtl/>
        </w:rPr>
        <w:t>פד:</w:t>
      </w:r>
    </w:p>
    <w:p w14:paraId="6739FAD3" w14:textId="77777777" w:rsidR="007245D2" w:rsidRPr="00BC4635" w:rsidRDefault="007245D2" w:rsidP="007245D2">
      <w:pPr>
        <w:pStyle w:val="36"/>
        <w:framePr w:wrap="notBeside"/>
        <w:rPr>
          <w:rtl/>
        </w:rPr>
      </w:pPr>
      <w:r w:rsidRPr="00BC4635">
        <w:rPr>
          <w:rFonts w:hint="cs"/>
          <w:rtl/>
        </w:rPr>
        <w:t>מר'</w:t>
      </w:r>
      <w:r w:rsidRPr="00BC4635">
        <w:rPr>
          <w:rtl/>
        </w:rPr>
        <w:t xml:space="preserve"> יוחנן:</w:t>
      </w:r>
    </w:p>
    <w:p w14:paraId="365855E2" w14:textId="77777777" w:rsidR="007245D2" w:rsidRDefault="007245D2" w:rsidP="007245D2">
      <w:pPr>
        <w:rPr>
          <w:rFonts w:ascii="Fb Fontext" w:hAnsi="Fb Fontext"/>
          <w:sz w:val="32"/>
          <w:rtl/>
        </w:rPr>
      </w:pPr>
      <w:r w:rsidRPr="00C35A2C">
        <w:rPr>
          <w:rFonts w:ascii="Fb Fontext" w:hAnsi="Fb Fontext"/>
          <w:sz w:val="32"/>
          <w:rtl/>
        </w:rPr>
        <w:t>מדד והניח ע"ג סימטא - קנה.</w:t>
      </w:r>
    </w:p>
    <w:p w14:paraId="75E381C9" w14:textId="77777777" w:rsidR="007245D2" w:rsidRPr="00BC4635" w:rsidRDefault="007245D2" w:rsidP="007245D2">
      <w:pPr>
        <w:pStyle w:val="36"/>
        <w:framePr w:wrap="notBeside"/>
        <w:rPr>
          <w:rtl/>
        </w:rPr>
      </w:pPr>
      <w:r w:rsidRPr="00BC4635">
        <w:rPr>
          <w:rFonts w:hint="cs"/>
          <w:rtl/>
        </w:rPr>
        <w:t>א</w:t>
      </w:r>
      <w:r w:rsidRPr="00BC4635">
        <w:rPr>
          <w:rtl/>
        </w:rPr>
        <w:t>"</w:t>
      </w:r>
      <w:r w:rsidRPr="00BC4635">
        <w:rPr>
          <w:rFonts w:hint="cs"/>
          <w:rtl/>
        </w:rPr>
        <w:t>ל ר</w:t>
      </w:r>
      <w:r w:rsidRPr="00BC4635">
        <w:rPr>
          <w:rtl/>
        </w:rPr>
        <w:t>"</w:t>
      </w:r>
      <w:r w:rsidRPr="00BC4635">
        <w:rPr>
          <w:rFonts w:hint="cs"/>
          <w:rtl/>
        </w:rPr>
        <w:t>ז</w:t>
      </w:r>
    </w:p>
    <w:p w14:paraId="33F6EF2F" w14:textId="77FB1799" w:rsidR="007245D2" w:rsidRDefault="007245D2" w:rsidP="007245D2">
      <w:pPr>
        <w:rPr>
          <w:rtl/>
        </w:rPr>
      </w:pPr>
      <w:r w:rsidRPr="00BC4635">
        <w:rPr>
          <w:rFonts w:hint="cs"/>
          <w:rtl/>
        </w:rPr>
        <w:t xml:space="preserve">שמא </w:t>
      </w:r>
      <w:r w:rsidR="00CB4F76">
        <w:rPr>
          <w:rFonts w:hint="cs"/>
          <w:rtl/>
        </w:rPr>
        <w:t xml:space="preserve">רק </w:t>
      </w:r>
      <w:r w:rsidRPr="00BC4635">
        <w:rPr>
          <w:rFonts w:hint="cs"/>
          <w:rtl/>
        </w:rPr>
        <w:t xml:space="preserve">במודד לתוך קופתו </w:t>
      </w:r>
    </w:p>
    <w:p w14:paraId="2342BEF5" w14:textId="77777777" w:rsidR="007245D2" w:rsidRPr="00BC4635" w:rsidRDefault="007245D2" w:rsidP="007245D2">
      <w:pPr>
        <w:pStyle w:val="36"/>
        <w:framePr w:wrap="notBeside"/>
        <w:rPr>
          <w:rtl/>
        </w:rPr>
      </w:pPr>
      <w:r w:rsidRPr="00BC4635">
        <w:rPr>
          <w:rFonts w:hint="cs"/>
          <w:rtl/>
        </w:rPr>
        <w:t>א</w:t>
      </w:r>
      <w:r w:rsidRPr="00BC4635">
        <w:rPr>
          <w:rtl/>
        </w:rPr>
        <w:t>"</w:t>
      </w:r>
      <w:r w:rsidRPr="00BC4635">
        <w:rPr>
          <w:rFonts w:hint="cs"/>
          <w:rtl/>
        </w:rPr>
        <w:t>ל</w:t>
      </w:r>
    </w:p>
    <w:p w14:paraId="52A49186" w14:textId="77777777" w:rsidR="007245D2" w:rsidRPr="00BC4635" w:rsidRDefault="007245D2" w:rsidP="007245D2">
      <w:pPr>
        <w:rPr>
          <w:rtl/>
        </w:rPr>
      </w:pPr>
      <w:r>
        <w:rPr>
          <w:rFonts w:hint="cs"/>
          <w:rtl/>
        </w:rPr>
        <w:t xml:space="preserve">לתוך קופתו פשיטא, אלא </w:t>
      </w:r>
      <w:r w:rsidRPr="00BC4635">
        <w:rPr>
          <w:rFonts w:hint="cs"/>
          <w:rtl/>
        </w:rPr>
        <w:t>שאפי' ע</w:t>
      </w:r>
      <w:r w:rsidRPr="00BC4635">
        <w:rPr>
          <w:rtl/>
        </w:rPr>
        <w:t>"</w:t>
      </w:r>
      <w:r w:rsidRPr="00BC4635">
        <w:rPr>
          <w:rFonts w:hint="cs"/>
          <w:rtl/>
        </w:rPr>
        <w:t xml:space="preserve">ג קרקע קני, </w:t>
      </w:r>
    </w:p>
    <w:p w14:paraId="0E6F9753" w14:textId="77777777" w:rsidR="007245D2" w:rsidRPr="00BC4635" w:rsidRDefault="007245D2" w:rsidP="007245D2">
      <w:pPr>
        <w:pStyle w:val="36"/>
        <w:framePr w:wrap="notBeside"/>
        <w:rPr>
          <w:rtl/>
        </w:rPr>
      </w:pPr>
      <w:r w:rsidRPr="00BC4635">
        <w:rPr>
          <w:rFonts w:hint="cs"/>
          <w:rtl/>
        </w:rPr>
        <w:t>והך דר</w:t>
      </w:r>
      <w:r w:rsidRPr="00BC4635">
        <w:rPr>
          <w:rtl/>
        </w:rPr>
        <w:t>"</w:t>
      </w:r>
      <w:r w:rsidRPr="00BC4635">
        <w:rPr>
          <w:rFonts w:hint="cs"/>
          <w:rtl/>
        </w:rPr>
        <w:t>ינ</w:t>
      </w:r>
    </w:p>
    <w:p w14:paraId="6A0D163A" w14:textId="77777777" w:rsidR="007245D2" w:rsidRDefault="007245D2" w:rsidP="007245D2">
      <w:pPr>
        <w:rPr>
          <w:rFonts w:ascii="Fb Fontext" w:hAnsi="Fb Fontext"/>
          <w:sz w:val="32"/>
          <w:rtl/>
        </w:rPr>
      </w:pPr>
      <w:r w:rsidRPr="00C35A2C">
        <w:rPr>
          <w:rFonts w:ascii="Fb Fontext" w:hAnsi="Fb Fontext" w:hint="cs"/>
          <w:sz w:val="32"/>
          <w:rtl/>
        </w:rPr>
        <w:t>מרבי חצר השותפין קונין זה מזה מיירי לתוך קופתו</w:t>
      </w:r>
    </w:p>
    <w:p w14:paraId="131AAF6D" w14:textId="77777777" w:rsidR="007245D2" w:rsidRPr="00BC4635" w:rsidRDefault="007245D2" w:rsidP="007245D2">
      <w:pPr>
        <w:pStyle w:val="36"/>
        <w:framePr w:wrap="notBeside"/>
        <w:rPr>
          <w:rtl/>
        </w:rPr>
      </w:pPr>
      <w:r w:rsidRPr="00BC4635">
        <w:rPr>
          <w:rFonts w:hint="cs"/>
          <w:rtl/>
        </w:rPr>
        <w:t>ה</w:t>
      </w:r>
      <w:r w:rsidRPr="00BC4635">
        <w:rPr>
          <w:rtl/>
        </w:rPr>
        <w:t>"</w:t>
      </w:r>
      <w:r w:rsidRPr="00BC4635">
        <w:rPr>
          <w:rFonts w:hint="cs"/>
          <w:rtl/>
        </w:rPr>
        <w:t>נ מסתבר</w:t>
      </w:r>
    </w:p>
    <w:p w14:paraId="01C8A1D9" w14:textId="77777777" w:rsidR="007245D2" w:rsidRDefault="007245D2" w:rsidP="007245D2">
      <w:pPr>
        <w:spacing w:after="60"/>
        <w:rPr>
          <w:rFonts w:ascii="Fb Fontext" w:hAnsi="Fb Fontext"/>
          <w:rtl/>
        </w:rPr>
      </w:pPr>
      <w:r w:rsidRPr="00BC4635">
        <w:rPr>
          <w:rStyle w:val="affffe"/>
          <w:rFonts w:hint="cs"/>
          <w:rtl/>
        </w:rPr>
        <w:t>דרי</w:t>
      </w:r>
      <w:r w:rsidRPr="00BC4635">
        <w:rPr>
          <w:rStyle w:val="affffe"/>
          <w:rtl/>
        </w:rPr>
        <w:t>"</w:t>
      </w:r>
      <w:r w:rsidRPr="00BC4635">
        <w:rPr>
          <w:rStyle w:val="affffe"/>
          <w:rFonts w:hint="cs"/>
          <w:rtl/>
        </w:rPr>
        <w:t>ו:</w:t>
      </w:r>
      <w:r w:rsidRPr="00C35A2C">
        <w:rPr>
          <w:rFonts w:ascii="Fb Fontext" w:hAnsi="Fb Fontext" w:hint="cs"/>
          <w:rtl/>
        </w:rPr>
        <w:t xml:space="preserve"> מדד והניח ע</w:t>
      </w:r>
      <w:r w:rsidRPr="00C35A2C">
        <w:rPr>
          <w:rFonts w:ascii="Fb Fontext" w:hAnsi="Fb Fontext"/>
          <w:rtl/>
        </w:rPr>
        <w:t>"</w:t>
      </w:r>
      <w:r w:rsidRPr="00C35A2C">
        <w:rPr>
          <w:rFonts w:ascii="Fb Fontext" w:hAnsi="Fb Fontext" w:hint="cs"/>
          <w:rtl/>
        </w:rPr>
        <w:t xml:space="preserve">ג סימטא לא קנה </w:t>
      </w:r>
    </w:p>
    <w:p w14:paraId="08F5AC9F" w14:textId="77777777" w:rsidR="007245D2" w:rsidRPr="00BC4635" w:rsidRDefault="007245D2" w:rsidP="007245D2">
      <w:pPr>
        <w:pStyle w:val="36"/>
        <w:framePr w:wrap="notBeside"/>
        <w:rPr>
          <w:rtl/>
        </w:rPr>
      </w:pPr>
      <w:r w:rsidRPr="00BC4635">
        <w:rPr>
          <w:rFonts w:hint="cs"/>
          <w:rtl/>
        </w:rPr>
        <w:t>דבהכרח ש</w:t>
      </w:r>
      <w:r w:rsidRPr="00BC4635">
        <w:rPr>
          <w:rtl/>
        </w:rPr>
        <w:t>"</w:t>
      </w:r>
      <w:r w:rsidRPr="00BC4635">
        <w:rPr>
          <w:rFonts w:hint="cs"/>
          <w:rtl/>
        </w:rPr>
        <w:t xml:space="preserve">מ </w:t>
      </w:r>
    </w:p>
    <w:p w14:paraId="53EBF860" w14:textId="77777777" w:rsidR="007245D2" w:rsidRDefault="007245D2" w:rsidP="007245D2">
      <w:pPr>
        <w:rPr>
          <w:rFonts w:ascii="Fb Fontext" w:hAnsi="Fb Fontext"/>
          <w:rtl/>
        </w:rPr>
      </w:pPr>
      <w:r w:rsidRPr="00C35A2C">
        <w:rPr>
          <w:rFonts w:ascii="Fb Fontext" w:hAnsi="Fb Fontext" w:hint="cs"/>
          <w:rtl/>
        </w:rPr>
        <w:t xml:space="preserve">כאן לתוך קופתו </w:t>
      </w:r>
      <w:r>
        <w:rPr>
          <w:rFonts w:ascii="Fb Fontext" w:hAnsi="Fb Fontext" w:hint="cs"/>
          <w:rtl/>
        </w:rPr>
        <w:t xml:space="preserve">שקנה. </w:t>
      </w:r>
      <w:r w:rsidRPr="00C35A2C">
        <w:rPr>
          <w:rFonts w:ascii="Fb Fontext" w:hAnsi="Fb Fontext" w:hint="cs"/>
          <w:rtl/>
        </w:rPr>
        <w:t>כאן ע</w:t>
      </w:r>
      <w:r w:rsidRPr="00C35A2C">
        <w:rPr>
          <w:rFonts w:ascii="Fb Fontext" w:hAnsi="Fb Fontext"/>
          <w:rtl/>
        </w:rPr>
        <w:t>"</w:t>
      </w:r>
      <w:r w:rsidRPr="00C35A2C">
        <w:rPr>
          <w:rFonts w:ascii="Fb Fontext" w:hAnsi="Fb Fontext" w:hint="cs"/>
          <w:rtl/>
        </w:rPr>
        <w:t>ג קרקע</w:t>
      </w:r>
      <w:r>
        <w:rPr>
          <w:rFonts w:ascii="Fb Fontext" w:hAnsi="Fb Fontext" w:hint="cs"/>
          <w:rtl/>
        </w:rPr>
        <w:t xml:space="preserve"> שלא קנה</w:t>
      </w:r>
    </w:p>
    <w:p w14:paraId="1EA45695" w14:textId="77777777" w:rsidR="007245D2" w:rsidRPr="00BC4635" w:rsidRDefault="007245D2" w:rsidP="007245D2">
      <w:pPr>
        <w:pStyle w:val="36"/>
        <w:framePr w:wrap="notBeside"/>
        <w:rPr>
          <w:rtl/>
        </w:rPr>
      </w:pPr>
      <w:r w:rsidRPr="00BC4635">
        <w:rPr>
          <w:rtl/>
        </w:rPr>
        <w:t>א.</w:t>
      </w:r>
    </w:p>
    <w:p w14:paraId="219A42E9" w14:textId="77777777" w:rsidR="007245D2" w:rsidRDefault="007245D2" w:rsidP="007245D2">
      <w:pPr>
        <w:rPr>
          <w:rFonts w:ascii="Fb Fontext" w:hAnsi="Fb Fontext"/>
          <w:sz w:val="32"/>
          <w:rtl/>
        </w:rPr>
      </w:pPr>
      <w:r w:rsidRPr="00C35A2C">
        <w:rPr>
          <w:rFonts w:ascii="Fb Fontext" w:hAnsi="Fb Fontext"/>
          <w:sz w:val="32"/>
          <w:rtl/>
        </w:rPr>
        <w:t>הך דמדד ולא משך - לא קנה אפשר שהוא ברה"ר</w:t>
      </w:r>
    </w:p>
    <w:p w14:paraId="3605A1A3" w14:textId="77777777" w:rsidR="007245D2" w:rsidRDefault="007245D2" w:rsidP="007245D2">
      <w:pPr>
        <w:rPr>
          <w:rFonts w:ascii="Fb Fontext" w:hAnsi="Fb Fontext"/>
          <w:rtl/>
        </w:rPr>
      </w:pPr>
      <w:r>
        <w:rPr>
          <w:rFonts w:ascii="Fb Fontext" w:hAnsi="Fb Fontext"/>
          <w:rtl/>
        </w:rPr>
        <w:t xml:space="preserve">והך דמשך ולא מדד – קנה היינו </w:t>
      </w:r>
      <w:r>
        <w:rPr>
          <w:rStyle w:val="affffe"/>
          <w:rFonts w:ascii="Fb Fontext" w:hAnsi="Fb Fontext"/>
          <w:rtl/>
          <w:rPrChange w:id="9367" w:author="מנוע אמוראים" w:date="2026-10-05T16:41:09Z">
            <w:rPr>
              <w:rFonts w:ascii="Fb Fontext" w:hAnsi="Fb Fontext"/>
              <w:rtl/>
            </w:rPr>
          </w:rPrChange>
        </w:rPr>
        <w:t xml:space="preserve">מרה"ר</w:t>
      </w:r>
      <w:r>
        <w:rPr>
          <w:rFonts w:ascii="Fb Fontext" w:hAnsi="Fb Fontext"/>
          <w:rtl/>
        </w:rPr>
        <w:t xml:space="preserve"> לסימטא.</w:t>
      </w:r>
    </w:p>
    <w:p w14:paraId="1116BE83" w14:textId="77777777" w:rsidR="007245D2" w:rsidRPr="007333DF" w:rsidRDefault="007245D2" w:rsidP="007245D2">
      <w:pPr>
        <w:pStyle w:val="36"/>
        <w:framePr w:wrap="notBeside"/>
        <w:rPr>
          <w:rtl/>
        </w:rPr>
      </w:pPr>
      <w:r w:rsidRPr="007333DF">
        <w:rPr>
          <w:rFonts w:hint="cs"/>
          <w:rtl/>
        </w:rPr>
        <w:t>דהא אביי</w:t>
      </w:r>
      <w:r w:rsidRPr="007333DF">
        <w:rPr>
          <w:rtl/>
        </w:rPr>
        <w:t xml:space="preserve"> </w:t>
      </w:r>
      <w:r w:rsidRPr="007333DF">
        <w:rPr>
          <w:rFonts w:hint="cs"/>
          <w:rtl/>
        </w:rPr>
        <w:t>ורבא</w:t>
      </w:r>
    </w:p>
    <w:p w14:paraId="30976854" w14:textId="77777777" w:rsidR="007245D2" w:rsidRDefault="007245D2" w:rsidP="007245D2">
      <w:pPr>
        <w:rPr>
          <w:rFonts w:ascii="Fb Fontext" w:hAnsi="Fb Fontext"/>
          <w:sz w:val="32"/>
          <w:rtl/>
        </w:rPr>
      </w:pPr>
      <w:r w:rsidRPr="007333DF">
        <w:rPr>
          <w:rStyle w:val="afff8"/>
          <w:rFonts w:hint="cs"/>
          <w:rtl/>
        </w:rPr>
        <w:t>מסירה</w:t>
      </w:r>
      <w:r w:rsidRPr="00C35A2C">
        <w:rPr>
          <w:rFonts w:ascii="Fb Fontext" w:hAnsi="Fb Fontext"/>
          <w:sz w:val="32"/>
          <w:rtl/>
        </w:rPr>
        <w:t xml:space="preserve"> </w:t>
      </w:r>
      <w:r w:rsidRPr="00C35A2C">
        <w:rPr>
          <w:rFonts w:ascii="Fb Fontext" w:hAnsi="Fb Fontext" w:hint="cs"/>
          <w:sz w:val="32"/>
          <w:rtl/>
        </w:rPr>
        <w:t>קונה</w:t>
      </w:r>
      <w:r w:rsidRPr="00C35A2C">
        <w:rPr>
          <w:rFonts w:ascii="Fb Fontext" w:hAnsi="Fb Fontext"/>
          <w:sz w:val="32"/>
          <w:rtl/>
        </w:rPr>
        <w:t xml:space="preserve"> </w:t>
      </w:r>
      <w:r w:rsidRPr="00C35A2C">
        <w:rPr>
          <w:rFonts w:ascii="Fb Fontext" w:hAnsi="Fb Fontext" w:hint="cs"/>
          <w:sz w:val="32"/>
          <w:rtl/>
        </w:rPr>
        <w:t>ברה</w:t>
      </w:r>
      <w:r w:rsidRPr="00C35A2C">
        <w:rPr>
          <w:rFonts w:ascii="Fb Fontext" w:hAnsi="Fb Fontext"/>
          <w:sz w:val="32"/>
          <w:rtl/>
        </w:rPr>
        <w:t>"</w:t>
      </w:r>
      <w:r w:rsidRPr="00C35A2C">
        <w:rPr>
          <w:rFonts w:ascii="Fb Fontext" w:hAnsi="Fb Fontext" w:hint="cs"/>
          <w:sz w:val="32"/>
          <w:rtl/>
        </w:rPr>
        <w:t>ר</w:t>
      </w:r>
      <w:r w:rsidRPr="00C35A2C">
        <w:rPr>
          <w:rFonts w:ascii="Fb Fontext" w:hAnsi="Fb Fontext"/>
          <w:sz w:val="32"/>
          <w:rtl/>
        </w:rPr>
        <w:t xml:space="preserve"> </w:t>
      </w:r>
      <w:r w:rsidRPr="00C35A2C">
        <w:rPr>
          <w:rFonts w:ascii="Fb Fontext" w:hAnsi="Fb Fontext" w:hint="cs"/>
          <w:sz w:val="32"/>
          <w:rtl/>
        </w:rPr>
        <w:t>ובחצר</w:t>
      </w:r>
      <w:r w:rsidRPr="00C35A2C">
        <w:rPr>
          <w:rFonts w:ascii="Fb Fontext" w:hAnsi="Fb Fontext"/>
          <w:sz w:val="32"/>
          <w:rtl/>
        </w:rPr>
        <w:t xml:space="preserve"> </w:t>
      </w:r>
      <w:r w:rsidRPr="00C35A2C">
        <w:rPr>
          <w:rFonts w:ascii="Fb Fontext" w:hAnsi="Fb Fontext" w:hint="cs"/>
          <w:sz w:val="32"/>
          <w:rtl/>
        </w:rPr>
        <w:t>שאינה</w:t>
      </w:r>
      <w:r w:rsidRPr="00C35A2C">
        <w:rPr>
          <w:rFonts w:ascii="Fb Fontext" w:hAnsi="Fb Fontext"/>
          <w:sz w:val="32"/>
          <w:rtl/>
        </w:rPr>
        <w:t xml:space="preserve"> </w:t>
      </w:r>
      <w:r w:rsidRPr="00C35A2C">
        <w:rPr>
          <w:rFonts w:ascii="Fb Fontext" w:hAnsi="Fb Fontext" w:hint="cs"/>
          <w:sz w:val="32"/>
          <w:rtl/>
        </w:rPr>
        <w:t>של</w:t>
      </w:r>
      <w:r w:rsidRPr="00C35A2C">
        <w:rPr>
          <w:rFonts w:ascii="Fb Fontext" w:hAnsi="Fb Fontext"/>
          <w:sz w:val="32"/>
          <w:rtl/>
        </w:rPr>
        <w:t xml:space="preserve"> </w:t>
      </w:r>
      <w:r w:rsidRPr="00C35A2C">
        <w:rPr>
          <w:rFonts w:ascii="Fb Fontext" w:hAnsi="Fb Fontext" w:hint="cs"/>
          <w:sz w:val="32"/>
          <w:rtl/>
        </w:rPr>
        <w:t>שניהן</w:t>
      </w:r>
      <w:r w:rsidRPr="00C35A2C">
        <w:rPr>
          <w:rFonts w:ascii="Fb Fontext" w:hAnsi="Fb Fontext"/>
          <w:sz w:val="32"/>
          <w:rtl/>
        </w:rPr>
        <w:t xml:space="preserve">, </w:t>
      </w:r>
    </w:p>
    <w:p w14:paraId="3B8A35F5" w14:textId="77777777" w:rsidR="007245D2" w:rsidRDefault="007245D2" w:rsidP="007245D2">
      <w:pPr>
        <w:rPr>
          <w:rFonts w:ascii="Fb Fontext" w:hAnsi="Fb Fontext"/>
          <w:sz w:val="32"/>
          <w:rtl/>
        </w:rPr>
      </w:pPr>
      <w:r w:rsidRPr="007333DF">
        <w:rPr>
          <w:rStyle w:val="afff8"/>
          <w:rFonts w:hint="cs"/>
          <w:rtl/>
        </w:rPr>
        <w:t>משיכה</w:t>
      </w:r>
      <w:r w:rsidRPr="00C35A2C">
        <w:rPr>
          <w:rFonts w:ascii="Fb Fontext" w:hAnsi="Fb Fontext"/>
          <w:sz w:val="32"/>
          <w:rtl/>
        </w:rPr>
        <w:t xml:space="preserve"> </w:t>
      </w:r>
      <w:r w:rsidRPr="00C35A2C">
        <w:rPr>
          <w:rFonts w:ascii="Fb Fontext" w:hAnsi="Fb Fontext" w:hint="cs"/>
          <w:sz w:val="32"/>
          <w:rtl/>
        </w:rPr>
        <w:t>קונה</w:t>
      </w:r>
      <w:r w:rsidRPr="00C35A2C">
        <w:rPr>
          <w:rFonts w:ascii="Fb Fontext" w:hAnsi="Fb Fontext"/>
          <w:sz w:val="32"/>
          <w:rtl/>
        </w:rPr>
        <w:t xml:space="preserve"> </w:t>
      </w:r>
      <w:r w:rsidRPr="00C35A2C">
        <w:rPr>
          <w:rFonts w:ascii="Fb Fontext" w:hAnsi="Fb Fontext" w:hint="cs"/>
          <w:sz w:val="32"/>
          <w:rtl/>
        </w:rPr>
        <w:t>בסימטא</w:t>
      </w:r>
      <w:r w:rsidRPr="00C35A2C">
        <w:rPr>
          <w:rFonts w:ascii="Fb Fontext" w:hAnsi="Fb Fontext"/>
          <w:sz w:val="32"/>
          <w:rtl/>
        </w:rPr>
        <w:t xml:space="preserve"> </w:t>
      </w:r>
      <w:r w:rsidRPr="00C35A2C">
        <w:rPr>
          <w:rFonts w:ascii="Fb Fontext" w:hAnsi="Fb Fontext" w:hint="cs"/>
          <w:sz w:val="32"/>
          <w:rtl/>
        </w:rPr>
        <w:t>ובחצר</w:t>
      </w:r>
      <w:r w:rsidRPr="00C35A2C">
        <w:rPr>
          <w:rFonts w:ascii="Fb Fontext" w:hAnsi="Fb Fontext"/>
          <w:sz w:val="32"/>
          <w:rtl/>
        </w:rPr>
        <w:t xml:space="preserve"> </w:t>
      </w:r>
      <w:r w:rsidRPr="00C35A2C">
        <w:rPr>
          <w:rFonts w:ascii="Fb Fontext" w:hAnsi="Fb Fontext" w:hint="cs"/>
          <w:sz w:val="32"/>
          <w:rtl/>
        </w:rPr>
        <w:t>שהיא</w:t>
      </w:r>
      <w:r w:rsidRPr="00C35A2C">
        <w:rPr>
          <w:rFonts w:ascii="Fb Fontext" w:hAnsi="Fb Fontext"/>
          <w:sz w:val="32"/>
          <w:rtl/>
        </w:rPr>
        <w:t xml:space="preserve"> </w:t>
      </w:r>
      <w:r w:rsidRPr="00C35A2C">
        <w:rPr>
          <w:rFonts w:ascii="Fb Fontext" w:hAnsi="Fb Fontext" w:hint="cs"/>
          <w:sz w:val="32"/>
          <w:rtl/>
        </w:rPr>
        <w:t>של</w:t>
      </w:r>
      <w:r w:rsidRPr="00C35A2C">
        <w:rPr>
          <w:rFonts w:ascii="Fb Fontext" w:hAnsi="Fb Fontext"/>
          <w:sz w:val="32"/>
          <w:rtl/>
        </w:rPr>
        <w:t xml:space="preserve"> </w:t>
      </w:r>
      <w:r w:rsidRPr="00C35A2C">
        <w:rPr>
          <w:rFonts w:ascii="Fb Fontext" w:hAnsi="Fb Fontext" w:hint="cs"/>
          <w:sz w:val="32"/>
          <w:rtl/>
        </w:rPr>
        <w:t>שניהן</w:t>
      </w:r>
      <w:r w:rsidRPr="00C35A2C">
        <w:rPr>
          <w:rFonts w:ascii="Fb Fontext" w:hAnsi="Fb Fontext"/>
          <w:sz w:val="32"/>
          <w:rtl/>
        </w:rPr>
        <w:t xml:space="preserve">, </w:t>
      </w:r>
    </w:p>
    <w:p w14:paraId="4044D0DF" w14:textId="77777777" w:rsidR="007245D2" w:rsidRPr="00BC4635" w:rsidRDefault="007245D2" w:rsidP="007245D2">
      <w:pPr>
        <w:rPr>
          <w:rFonts w:ascii="Fb Fontext" w:hAnsi="Fb Fontext"/>
          <w:rtl/>
        </w:rPr>
      </w:pPr>
      <w:r w:rsidRPr="007333DF">
        <w:rPr>
          <w:rStyle w:val="afff8"/>
          <w:rFonts w:hint="cs"/>
          <w:rtl/>
        </w:rPr>
        <w:t>והגבהה</w:t>
      </w:r>
      <w:r w:rsidRPr="00C35A2C">
        <w:rPr>
          <w:rFonts w:ascii="Fb Fontext" w:hAnsi="Fb Fontext"/>
          <w:sz w:val="32"/>
          <w:rtl/>
        </w:rPr>
        <w:t xml:space="preserve"> </w:t>
      </w:r>
      <w:r w:rsidRPr="00C35A2C">
        <w:rPr>
          <w:rFonts w:ascii="Fb Fontext" w:hAnsi="Fb Fontext" w:hint="cs"/>
          <w:sz w:val="32"/>
          <w:rtl/>
        </w:rPr>
        <w:t>קונה</w:t>
      </w:r>
      <w:r w:rsidRPr="00C35A2C">
        <w:rPr>
          <w:rFonts w:ascii="Fb Fontext" w:hAnsi="Fb Fontext"/>
          <w:sz w:val="32"/>
          <w:rtl/>
        </w:rPr>
        <w:t xml:space="preserve"> </w:t>
      </w:r>
      <w:r w:rsidRPr="00C35A2C">
        <w:rPr>
          <w:rFonts w:ascii="Fb Fontext" w:hAnsi="Fb Fontext" w:hint="cs"/>
          <w:sz w:val="32"/>
          <w:rtl/>
        </w:rPr>
        <w:t>בכל</w:t>
      </w:r>
      <w:r w:rsidRPr="00C35A2C">
        <w:rPr>
          <w:rFonts w:ascii="Fb Fontext" w:hAnsi="Fb Fontext"/>
          <w:sz w:val="32"/>
          <w:rtl/>
        </w:rPr>
        <w:t xml:space="preserve"> </w:t>
      </w:r>
      <w:r w:rsidRPr="00C35A2C">
        <w:rPr>
          <w:rFonts w:ascii="Fb Fontext" w:hAnsi="Fb Fontext" w:hint="cs"/>
          <w:sz w:val="32"/>
          <w:rtl/>
        </w:rPr>
        <w:t>מקום</w:t>
      </w:r>
    </w:p>
    <w:p w14:paraId="2B0DBED3" w14:textId="77777777" w:rsidR="007245D2" w:rsidRPr="00BC4635" w:rsidRDefault="007245D2" w:rsidP="007245D2">
      <w:pPr>
        <w:pStyle w:val="36"/>
        <w:framePr w:wrap="notBeside"/>
        <w:rPr>
          <w:rtl/>
        </w:rPr>
      </w:pPr>
      <w:r w:rsidRPr="00BC4635">
        <w:rPr>
          <w:rtl/>
        </w:rPr>
        <w:t>והך דסיפא</w:t>
      </w:r>
    </w:p>
    <w:p w14:paraId="495E66E4" w14:textId="77777777" w:rsidR="007245D2" w:rsidRDefault="007245D2" w:rsidP="007245D2">
      <w:pPr>
        <w:spacing w:after="60"/>
        <w:rPr>
          <w:rFonts w:ascii="Fb Fontext" w:hAnsi="Fb Fontext"/>
          <w:sz w:val="32"/>
          <w:rtl/>
        </w:rPr>
      </w:pPr>
      <w:r w:rsidRPr="00C35A2C">
        <w:rPr>
          <w:rFonts w:ascii="Fb Fontext" w:hAnsi="Fb Fontext"/>
          <w:sz w:val="32"/>
          <w:rtl/>
        </w:rPr>
        <w:t>אם היה פיקח - שוכר את מקומן היינו אי ברשות בעלים הוא</w:t>
      </w:r>
    </w:p>
    <w:p w14:paraId="6F9F95B2" w14:textId="1F599B87" w:rsidR="00BC4635" w:rsidRPr="00BC4635" w:rsidRDefault="00AC0AF5" w:rsidP="00BC4635">
      <w:pPr>
        <w:pStyle w:val="36"/>
        <w:framePr w:wrap="notBeside"/>
        <w:rPr>
          <w:rtl/>
        </w:rPr>
      </w:pPr>
      <w:r w:rsidRPr="00BC4635">
        <w:rPr>
          <w:rtl/>
        </w:rPr>
        <w:t>ב. רב ושמואל</w:t>
      </w:r>
      <w:r w:rsidR="00E13821">
        <w:rPr>
          <w:rFonts w:hint="cs"/>
          <w:rtl/>
        </w:rPr>
        <w:t>:</w:t>
      </w:r>
    </w:p>
    <w:p w14:paraId="3A2BEC05" w14:textId="37D3B479" w:rsidR="00AC0AF5" w:rsidRPr="00C35A2C" w:rsidRDefault="00AC0AF5" w:rsidP="00AC0AF5">
      <w:pPr>
        <w:rPr>
          <w:rFonts w:ascii="Fb Fontext" w:hAnsi="Fb Fontext" w:cs="Guttman Vilna"/>
          <w:b/>
          <w:bCs/>
          <w:sz w:val="32"/>
          <w:rtl/>
        </w:rPr>
      </w:pPr>
      <w:r w:rsidRPr="00C35A2C">
        <w:rPr>
          <w:rFonts w:ascii="Fb Fontext" w:hAnsi="Fb Fontext"/>
          <w:sz w:val="32"/>
          <w:rtl/>
        </w:rPr>
        <w:t>כליו של קונה</w:t>
      </w:r>
      <w:r w:rsidR="00E13821">
        <w:rPr>
          <w:rFonts w:ascii="Fb Fontext" w:hAnsi="Fb Fontext" w:hint="cs"/>
          <w:sz w:val="32"/>
          <w:rtl/>
        </w:rPr>
        <w:t>,</w:t>
      </w:r>
      <w:r w:rsidRPr="00C35A2C">
        <w:rPr>
          <w:rFonts w:ascii="Fb Fontext" w:hAnsi="Fb Fontext"/>
          <w:sz w:val="32"/>
          <w:rtl/>
        </w:rPr>
        <w:t xml:space="preserve"> </w:t>
      </w:r>
      <w:r w:rsidR="00E13821">
        <w:rPr>
          <w:rFonts w:ascii="Fb Fontext" w:hAnsi="Fb Fontext" w:hint="cs"/>
          <w:sz w:val="32"/>
          <w:rtl/>
        </w:rPr>
        <w:t xml:space="preserve">קונה </w:t>
      </w:r>
      <w:r>
        <w:rPr>
          <w:rFonts w:ascii="Fb Fontext" w:hAnsi="Fb Fontext"/>
          <w:sz w:val="32"/>
          <w:rtl/>
        </w:rPr>
        <w:t xml:space="preserve">בכל מקום, חוץ </w:t>
      </w:r>
      <w:r>
        <w:rPr>
          <w:rStyle w:val="affffe"/>
          <w:rFonts w:ascii="Fb Fontext" w:hAnsi="Fb Fontext"/>
          <w:sz w:val="32"/>
          <w:rtl/>
          <w:rPrChange w:id="9368" w:author="מנוע אמוראים" w:date="2026-10-05T16:41:09Z">
            <w:rPr>
              <w:rFonts w:ascii="Fb Fontext" w:hAnsi="Fb Fontext"/>
              <w:sz w:val="32"/>
              <w:rtl/>
            </w:rPr>
          </w:rPrChange>
        </w:rPr>
        <w:t xml:space="preserve">מרה"ר</w:t>
      </w:r>
      <w:r>
        <w:rPr>
          <w:rFonts w:ascii="Fb Fontext" w:hAnsi="Fb Fontext"/>
          <w:sz w:val="32"/>
          <w:rtl/>
        </w:rPr>
        <w:t xml:space="preserve">.</w:t>
      </w:r>
      <w:r w:rsidR="00E13821">
        <w:rPr>
          <w:rFonts w:ascii="Fb Fontext" w:hAnsi="Fb Fontext" w:hint="cs"/>
          <w:sz w:val="32"/>
          <w:rtl/>
        </w:rPr>
        <w:t xml:space="preserve"> </w:t>
      </w:r>
      <w:r w:rsidR="00E13821" w:rsidRPr="00E13821">
        <w:rPr>
          <w:rStyle w:val="affffe"/>
          <w:rFonts w:hint="cs"/>
          <w:rtl/>
        </w:rPr>
        <w:t>ר''י ורשב''ל</w:t>
      </w:r>
      <w:r w:rsidR="00E13821">
        <w:rPr>
          <w:rFonts w:ascii="Fb Fontext" w:hAnsi="Fb Fontext" w:hint="cs"/>
          <w:sz w:val="32"/>
          <w:rtl/>
        </w:rPr>
        <w:t xml:space="preserve"> אפי' ברה''ר</w:t>
      </w:r>
    </w:p>
    <w:p w14:paraId="640481DB" w14:textId="390DCA24" w:rsidR="00BC4635" w:rsidRPr="00BC4635" w:rsidRDefault="00E13821" w:rsidP="00BC4635">
      <w:pPr>
        <w:pStyle w:val="36"/>
        <w:framePr w:wrap="notBeside"/>
        <w:rPr>
          <w:rtl/>
        </w:rPr>
      </w:pPr>
      <w:r>
        <w:rPr>
          <w:rFonts w:hint="cs"/>
          <w:rtl/>
        </w:rPr>
        <w:t>ר</w:t>
      </w:r>
      <w:r w:rsidR="00AC0AF5" w:rsidRPr="00BC4635">
        <w:rPr>
          <w:rtl/>
        </w:rPr>
        <w:t>"פ</w:t>
      </w:r>
      <w:r>
        <w:rPr>
          <w:rFonts w:hint="cs"/>
          <w:rtl/>
        </w:rPr>
        <w:t>: לא חלקו:</w:t>
      </w:r>
    </w:p>
    <w:p w14:paraId="21E97B2E" w14:textId="5BA6924E" w:rsidR="00AC0AF5" w:rsidRPr="00E13821" w:rsidRDefault="00AC0AF5" w:rsidP="00AC0AF5">
      <w:pPr>
        <w:rPr>
          <w:rStyle w:val="afffff0"/>
          <w:rtl/>
        </w:rPr>
      </w:pPr>
      <w:r w:rsidRPr="00C35A2C">
        <w:rPr>
          <w:rFonts w:ascii="Fb Fontext" w:hAnsi="Fb Fontext"/>
          <w:sz w:val="32"/>
          <w:rtl/>
        </w:rPr>
        <w:t>כאן ברה"ר,</w:t>
      </w:r>
      <w:r w:rsidR="00E13821">
        <w:rPr>
          <w:rFonts w:ascii="Fb Fontext" w:hAnsi="Fb Fontext" w:hint="cs"/>
          <w:sz w:val="32"/>
          <w:rtl/>
        </w:rPr>
        <w:t xml:space="preserve"> שלא קונה,</w:t>
      </w:r>
      <w:r w:rsidRPr="00C35A2C">
        <w:rPr>
          <w:rFonts w:ascii="Fb Fontext" w:hAnsi="Fb Fontext"/>
          <w:sz w:val="32"/>
          <w:rtl/>
        </w:rPr>
        <w:t xml:space="preserve"> כאן בסימטא </w:t>
      </w:r>
      <w:r w:rsidRPr="00E13821">
        <w:rPr>
          <w:rStyle w:val="afffff0"/>
          <w:rtl/>
        </w:rPr>
        <w:t>[וקרי רה"ר שאינה רה"י],</w:t>
      </w:r>
    </w:p>
    <w:p w14:paraId="01EBAA91" w14:textId="77777777" w:rsidR="00E13821" w:rsidRPr="00E13821" w:rsidRDefault="00E13821" w:rsidP="00E13821">
      <w:pPr>
        <w:pStyle w:val="36"/>
        <w:framePr w:wrap="notBeside"/>
        <w:rPr>
          <w:rtl/>
        </w:rPr>
      </w:pPr>
      <w:r w:rsidRPr="00E13821">
        <w:rPr>
          <w:rFonts w:hint="cs"/>
          <w:rtl/>
        </w:rPr>
        <w:t xml:space="preserve">כן </w:t>
      </w:r>
      <w:r w:rsidR="00AC0AF5" w:rsidRPr="00E13821">
        <w:rPr>
          <w:rtl/>
        </w:rPr>
        <w:t>משמע</w:t>
      </w:r>
    </w:p>
    <w:p w14:paraId="15274FF5" w14:textId="524401A6" w:rsidR="00AC0AF5" w:rsidRPr="00E13821" w:rsidRDefault="00AC0AF5" w:rsidP="00E13821">
      <w:pPr>
        <w:spacing w:after="60"/>
        <w:rPr>
          <w:rStyle w:val="afffff0"/>
          <w:rtl/>
        </w:rPr>
      </w:pPr>
      <w:r w:rsidRPr="00E13821">
        <w:rPr>
          <w:rStyle w:val="affffe"/>
          <w:rtl/>
        </w:rPr>
        <w:t>מרי"ו</w:t>
      </w:r>
      <w:r w:rsidRPr="00C35A2C">
        <w:rPr>
          <w:rFonts w:ascii="Fb Fontext" w:hAnsi="Fb Fontext"/>
          <w:sz w:val="32"/>
          <w:rtl/>
        </w:rPr>
        <w:t xml:space="preserve"> דכליו קונ</w:t>
      </w:r>
      <w:r w:rsidR="00E13821">
        <w:rPr>
          <w:rFonts w:ascii="Fb Fontext" w:hAnsi="Fb Fontext" w:hint="cs"/>
          <w:sz w:val="32"/>
          <w:rtl/>
        </w:rPr>
        <w:t>ים</w:t>
      </w:r>
      <w:r w:rsidRPr="00C35A2C">
        <w:rPr>
          <w:rFonts w:ascii="Fb Fontext" w:hAnsi="Fb Fontext"/>
          <w:sz w:val="32"/>
          <w:rtl/>
        </w:rPr>
        <w:t xml:space="preserve"> לו בכ"מ שיש לו רשות להניחו </w:t>
      </w:r>
      <w:r w:rsidR="00E13821">
        <w:rPr>
          <w:rStyle w:val="afffff0"/>
          <w:rFonts w:hint="cs"/>
          <w:rtl/>
        </w:rPr>
        <w:t>מ</w:t>
      </w:r>
      <w:r w:rsidRPr="00E13821">
        <w:rPr>
          <w:rStyle w:val="afffff0"/>
          <w:rtl/>
        </w:rPr>
        <w:t>שמע דבאין לו לא</w:t>
      </w:r>
    </w:p>
    <w:p w14:paraId="4DF5875D" w14:textId="77777777" w:rsidR="00A52411" w:rsidRPr="00E13821" w:rsidRDefault="00A52411" w:rsidP="00A52411">
      <w:pPr>
        <w:pStyle w:val="36"/>
        <w:framePr w:wrap="notBeside"/>
        <w:rPr>
          <w:rtl/>
        </w:rPr>
      </w:pPr>
      <w:r w:rsidRPr="00E13821">
        <w:rPr>
          <w:rtl/>
        </w:rPr>
        <w:t>ג.</w:t>
      </w:r>
    </w:p>
    <w:p w14:paraId="5F56D406" w14:textId="77777777" w:rsidR="00A52411" w:rsidRDefault="00A52411" w:rsidP="00A52411">
      <w:pPr>
        <w:jc w:val="center"/>
        <w:rPr>
          <w:rStyle w:val="afff8"/>
          <w:rtl/>
        </w:rPr>
      </w:pPr>
      <w:r w:rsidRPr="00E13821">
        <w:rPr>
          <w:rStyle w:val="afff8"/>
          <w:rtl/>
        </w:rPr>
        <w:t>ד' מדות במוכרין:</w:t>
      </w:r>
    </w:p>
    <w:p w14:paraId="2110D0D5" w14:textId="77777777" w:rsidR="00A52411" w:rsidRPr="00E13821" w:rsidRDefault="00A52411" w:rsidP="00A52411">
      <w:pPr>
        <w:pStyle w:val="36"/>
        <w:framePr w:wrap="notBeside"/>
        <w:rPr>
          <w:rtl/>
        </w:rPr>
      </w:pPr>
      <w:r w:rsidRPr="00E13821">
        <w:rPr>
          <w:rtl/>
        </w:rPr>
        <w:t>א.</w:t>
      </w:r>
    </w:p>
    <w:p w14:paraId="1D284F60" w14:textId="77777777" w:rsidR="00A52411" w:rsidRDefault="00A52411" w:rsidP="00A52411">
      <w:pPr>
        <w:rPr>
          <w:rFonts w:ascii="Fb Fontext" w:hAnsi="Fb Fontext"/>
          <w:sz w:val="32"/>
          <w:rtl/>
        </w:rPr>
      </w:pPr>
      <w:r w:rsidRPr="00E13821">
        <w:rPr>
          <w:rStyle w:val="afff8"/>
          <w:rtl/>
        </w:rPr>
        <w:t xml:space="preserve">במידה שאינה של שניהן </w:t>
      </w:r>
    </w:p>
    <w:p w14:paraId="2E79E11B" w14:textId="77777777" w:rsidR="00A52411" w:rsidRDefault="00A52411" w:rsidP="00A52411">
      <w:pPr>
        <w:rPr>
          <w:rFonts w:ascii="Fb Fontext" w:hAnsi="Fb Fontext"/>
          <w:sz w:val="32"/>
          <w:rtl/>
        </w:rPr>
      </w:pPr>
      <w:r w:rsidRPr="00C35A2C">
        <w:rPr>
          <w:rFonts w:ascii="Fb Fontext" w:hAnsi="Fb Fontext"/>
          <w:sz w:val="32"/>
          <w:rtl/>
        </w:rPr>
        <w:t>עד שלא נתמלאה מדה - למוכר,</w:t>
      </w:r>
      <w:r>
        <w:rPr>
          <w:rFonts w:ascii="Fb Fontext" w:hAnsi="Fb Fontext" w:hint="cs"/>
          <w:sz w:val="32"/>
          <w:rtl/>
        </w:rPr>
        <w:t xml:space="preserve">    </w:t>
      </w:r>
      <w:r w:rsidRPr="00C35A2C">
        <w:rPr>
          <w:rFonts w:ascii="Fb Fontext" w:hAnsi="Fb Fontext"/>
          <w:sz w:val="32"/>
          <w:rtl/>
        </w:rPr>
        <w:t>משנתמלאה מדה - ללוקח.</w:t>
      </w:r>
    </w:p>
    <w:p w14:paraId="14BD8A60" w14:textId="77777777" w:rsidR="00A52411" w:rsidRPr="00E13821" w:rsidRDefault="00A52411" w:rsidP="00A52411">
      <w:pPr>
        <w:pStyle w:val="36"/>
        <w:framePr w:wrap="notBeside"/>
        <w:rPr>
          <w:rtl/>
        </w:rPr>
      </w:pPr>
      <w:r w:rsidRPr="00E13821">
        <w:rPr>
          <w:rFonts w:hint="cs"/>
          <w:rtl/>
        </w:rPr>
        <w:t>ב.</w:t>
      </w:r>
    </w:p>
    <w:p w14:paraId="467235E1" w14:textId="77777777" w:rsidR="00A52411" w:rsidRPr="00C35A2C" w:rsidRDefault="00A52411" w:rsidP="00A52411">
      <w:pPr>
        <w:rPr>
          <w:rFonts w:ascii="Fb Fontext" w:hAnsi="Fb Fontext" w:cs="Guttman Vilna"/>
          <w:b/>
          <w:bCs/>
          <w:sz w:val="32"/>
          <w:rtl/>
        </w:rPr>
      </w:pPr>
      <w:r w:rsidRPr="00C35A2C">
        <w:rPr>
          <w:rFonts w:ascii="Fb Fontext" w:hAnsi="Fb Fontext"/>
          <w:sz w:val="32"/>
          <w:rtl/>
        </w:rPr>
        <w:t>אבל אם היתה מדה של אחד מהן - ראשון ראשון קנה.</w:t>
      </w:r>
    </w:p>
    <w:p w14:paraId="2689CAA3" w14:textId="77777777" w:rsidR="00A52411" w:rsidRPr="00B120D5" w:rsidRDefault="00A52411" w:rsidP="00A52411">
      <w:pPr>
        <w:rPr>
          <w:rFonts w:ascii="Fb Fontext" w:hAnsi="Fb Fontext"/>
          <w:spacing w:val="2"/>
          <w:sz w:val="32"/>
          <w:rtl/>
        </w:rPr>
      </w:pPr>
      <w:r w:rsidRPr="00B120D5">
        <w:rPr>
          <w:rFonts w:ascii="Fb Fontext" w:hAnsi="Fb Fontext"/>
          <w:spacing w:val="2"/>
          <w:sz w:val="32"/>
          <w:rtl/>
        </w:rPr>
        <w:t>ודווקא ברה"ר ובחצר שאינה של שניהן</w:t>
      </w:r>
      <w:r w:rsidRPr="00B120D5">
        <w:rPr>
          <w:rStyle w:val="afffff0"/>
          <w:spacing w:val="2"/>
          <w:rtl/>
        </w:rPr>
        <w:t>,[סימטא]</w:t>
      </w:r>
      <w:r w:rsidRPr="00B120D5">
        <w:rPr>
          <w:rFonts w:ascii="Fb Fontext" w:hAnsi="Fb Fontext"/>
          <w:spacing w:val="2"/>
          <w:sz w:val="32"/>
          <w:rtl/>
        </w:rPr>
        <w:t xml:space="preserve"> שלא הכל של אחד</w:t>
      </w:r>
    </w:p>
    <w:p w14:paraId="0F2F9726" w14:textId="77777777" w:rsidR="00A52411" w:rsidRPr="00E13821" w:rsidRDefault="00A52411" w:rsidP="00A52411">
      <w:pPr>
        <w:pStyle w:val="36"/>
        <w:framePr w:wrap="notBeside"/>
        <w:rPr>
          <w:rtl/>
        </w:rPr>
      </w:pPr>
      <w:r w:rsidRPr="00E13821">
        <w:rPr>
          <w:rtl/>
        </w:rPr>
        <w:t>ג.</w:t>
      </w:r>
    </w:p>
    <w:p w14:paraId="2FC64EAB" w14:textId="77777777" w:rsidR="00A52411" w:rsidRPr="00C35A2C" w:rsidRDefault="00A52411" w:rsidP="00A52411">
      <w:pPr>
        <w:rPr>
          <w:rFonts w:ascii="Fb Fontext" w:hAnsi="Fb Fontext"/>
          <w:rtl/>
        </w:rPr>
      </w:pPr>
      <w:r w:rsidRPr="00E13821">
        <w:rPr>
          <w:rStyle w:val="afff8"/>
          <w:rtl/>
        </w:rPr>
        <w:t xml:space="preserve">ברשות מוכר </w:t>
      </w:r>
      <w:r w:rsidRPr="00C35A2C">
        <w:rPr>
          <w:rFonts w:ascii="Fb Fontext" w:hAnsi="Fb Fontext"/>
          <w:sz w:val="32"/>
          <w:rtl/>
        </w:rPr>
        <w:t>לא קנה עד שיגביהנה או יוציאנה מרשותו.</w:t>
      </w:r>
    </w:p>
    <w:p w14:paraId="65C4C2FF" w14:textId="77777777" w:rsidR="00A52411" w:rsidRPr="00C35A2C" w:rsidRDefault="00A52411" w:rsidP="00A52411">
      <w:pPr>
        <w:rPr>
          <w:rStyle w:val="afff8"/>
          <w:b w:val="0"/>
          <w:rtl/>
        </w:rPr>
      </w:pPr>
      <w:r w:rsidRPr="00E13821">
        <w:rPr>
          <w:rStyle w:val="afff8"/>
          <w:rtl/>
        </w:rPr>
        <w:t>ברשות לוקח</w:t>
      </w:r>
      <w:r w:rsidRPr="00C35A2C">
        <w:rPr>
          <w:rFonts w:ascii="Fb Fontext" w:hAnsi="Fb Fontext"/>
          <w:sz w:val="32"/>
          <w:rtl/>
        </w:rPr>
        <w:t>, כיון שקבל עליו מוכר - קנה לוקח.</w:t>
      </w:r>
    </w:p>
    <w:p w14:paraId="4879986A" w14:textId="77777777" w:rsidR="00A52411" w:rsidRPr="00E13821" w:rsidRDefault="00A52411" w:rsidP="00A52411">
      <w:pPr>
        <w:pStyle w:val="36"/>
        <w:framePr w:wrap="notBeside"/>
        <w:rPr>
          <w:rtl/>
        </w:rPr>
      </w:pPr>
      <w:r w:rsidRPr="00E13821">
        <w:rPr>
          <w:rtl/>
        </w:rPr>
        <w:t>ד.</w:t>
      </w:r>
    </w:p>
    <w:p w14:paraId="7BD8E3EF" w14:textId="77777777" w:rsidR="00A52411" w:rsidRPr="00C35A2C" w:rsidRDefault="00A52411" w:rsidP="00A52411">
      <w:pPr>
        <w:rPr>
          <w:rFonts w:ascii="Fb Fontext" w:hAnsi="Fb Fontext"/>
          <w:rtl/>
        </w:rPr>
      </w:pPr>
      <w:r w:rsidRPr="00E13821">
        <w:rPr>
          <w:rStyle w:val="afff8"/>
          <w:rtl/>
        </w:rPr>
        <w:t xml:space="preserve">ברשות </w:t>
      </w:r>
      <w:r w:rsidRPr="00E13821">
        <w:rPr>
          <w:rStyle w:val="afff8"/>
          <w:rFonts w:hint="cs"/>
          <w:rtl/>
        </w:rPr>
        <w:t xml:space="preserve">הנפקד, </w:t>
      </w:r>
      <w:r w:rsidRPr="00C35A2C">
        <w:rPr>
          <w:rFonts w:ascii="Fb Fontext" w:hAnsi="Fb Fontext"/>
          <w:sz w:val="32"/>
          <w:rtl/>
        </w:rPr>
        <w:t>לא קנה עד שיקבל עליו או ישכור את מקומן.</w:t>
      </w:r>
    </w:p>
    <w:p w14:paraId="3AFB32AB" w14:textId="2F7CC87B" w:rsidR="00982F98" w:rsidRPr="001B450D" w:rsidRDefault="00A52411" w:rsidP="00982F98">
      <w:pPr>
        <w:pStyle w:val="aff9"/>
        <w:rPr>
          <w:rtl/>
        </w:rPr>
      </w:pPr>
      <w:r w:rsidRPr="001B450D">
        <w:rPr>
          <w:rFonts w:hint="cs"/>
          <w:rtl/>
        </w:rPr>
        <w:t>***</w:t>
      </w:r>
    </w:p>
    <w:p w14:paraId="51D3A4A2" w14:textId="77777777" w:rsidR="00982F98" w:rsidRDefault="00982F98" w:rsidP="00982F98">
      <w:pPr>
        <w:pStyle w:val="affe"/>
        <w:framePr w:wrap="around"/>
        <w:rPr>
          <w:rtl/>
        </w:rPr>
      </w:pPr>
      <w:r w:rsidRPr="00C35A2C">
        <w:rPr>
          <w:rFonts w:hint="cs"/>
          <w:rtl/>
        </w:rPr>
        <w:t>פה:</w:t>
      </w:r>
    </w:p>
    <w:p w14:paraId="3F5FC4E0" w14:textId="77777777" w:rsidR="00982F98" w:rsidRPr="00E13821" w:rsidRDefault="00982F98" w:rsidP="00982F98">
      <w:pPr>
        <w:pStyle w:val="36"/>
        <w:framePr w:wrap="notBeside"/>
        <w:rPr>
          <w:rtl/>
        </w:rPr>
      </w:pPr>
      <w:r w:rsidRPr="00E13821">
        <w:rPr>
          <w:rtl/>
        </w:rPr>
        <w:t>בעי ר"ש מר"ה:</w:t>
      </w:r>
    </w:p>
    <w:p w14:paraId="5810A009" w14:textId="77777777" w:rsidR="00982F98" w:rsidRPr="00982F98" w:rsidRDefault="00982F98" w:rsidP="00982F98">
      <w:pPr>
        <w:pStyle w:val="affff9"/>
        <w:rPr>
          <w:rtl/>
        </w:rPr>
      </w:pPr>
      <w:r w:rsidRPr="00982F98">
        <w:rPr>
          <w:rtl/>
        </w:rPr>
        <w:t>כליו של לוקח ברשות מוכר, קנה לוקח או לא?</w:t>
      </w:r>
    </w:p>
    <w:p w14:paraId="10D8713C" w14:textId="77777777" w:rsidR="00982F98" w:rsidRPr="00E13821" w:rsidRDefault="00982F98" w:rsidP="00982F98">
      <w:pPr>
        <w:pStyle w:val="36"/>
        <w:framePr w:wrap="notBeside"/>
        <w:rPr>
          <w:rtl/>
        </w:rPr>
      </w:pPr>
      <w:r w:rsidRPr="00E13821">
        <w:rPr>
          <w:rtl/>
        </w:rPr>
        <w:t>אין להוכיח</w:t>
      </w:r>
      <w:r>
        <w:rPr>
          <w:rFonts w:hint="cs"/>
          <w:rtl/>
        </w:rPr>
        <w:t xml:space="preserve"> א.</w:t>
      </w:r>
    </w:p>
    <w:p w14:paraId="5A7CB6DA" w14:textId="77777777" w:rsidR="00982F98" w:rsidRPr="00C35A2C" w:rsidRDefault="00982F98" w:rsidP="00982F98">
      <w:pPr>
        <w:rPr>
          <w:rFonts w:ascii="Fb Fontext" w:hAnsi="Fb Fontext"/>
          <w:rtl/>
        </w:rPr>
      </w:pPr>
      <w:r w:rsidRPr="00C35A2C">
        <w:rPr>
          <w:rFonts w:ascii="Fb Fontext" w:hAnsi="Fb Fontext"/>
          <w:rtl/>
        </w:rPr>
        <w:t xml:space="preserve">מהא דזרקו לתוך חיקה או לתוך </w:t>
      </w:r>
      <w:r w:rsidRPr="00E13821">
        <w:rPr>
          <w:rStyle w:val="afff8"/>
          <w:rtl/>
        </w:rPr>
        <w:t>קלתה</w:t>
      </w:r>
      <w:r w:rsidRPr="00C35A2C">
        <w:rPr>
          <w:rFonts w:ascii="Fb Fontext" w:hAnsi="Fb Fontext"/>
          <w:rtl/>
        </w:rPr>
        <w:t xml:space="preserve"> </w:t>
      </w:r>
      <w:r>
        <w:rPr>
          <w:rFonts w:ascii="Fb Fontext" w:hAnsi="Fb Fontext" w:hint="cs"/>
          <w:rtl/>
        </w:rPr>
        <w:t xml:space="preserve">- </w:t>
      </w:r>
      <w:r>
        <w:rPr>
          <w:rStyle w:val="affffe"/>
          <w:rFonts w:ascii="Fb Fontext" w:hAnsi="Fb Fontext"/>
          <w:rtl/>
          <w:rPrChange w:id="9369" w:author="מנוע אמוראים" w:date="2026-10-05T16:41:09Z">
            <w:rPr>
              <w:rFonts w:ascii="Fb Fontext" w:hAnsi="Fb Fontext"/>
              <w:rtl/>
            </w:rPr>
          </w:rPrChange>
        </w:rPr>
        <w:t xml:space="preserve">דהר"ז</w:t>
      </w:r>
      <w:r>
        <w:rPr>
          <w:rFonts w:ascii="Fb Fontext" w:hAnsi="Fb Fontext"/>
          <w:rtl/>
        </w:rPr>
        <w:t xml:space="preserve"> מגורשת.</w:t>
      </w:r>
    </w:p>
    <w:p w14:paraId="7D7FC1E7" w14:textId="77777777" w:rsidR="00982F98" w:rsidRPr="00E13821" w:rsidRDefault="00982F98" w:rsidP="00982F98">
      <w:pPr>
        <w:pStyle w:val="36"/>
        <w:framePr w:wrap="notBeside"/>
        <w:rPr>
          <w:rtl/>
        </w:rPr>
      </w:pPr>
      <w:r w:rsidRPr="00E13821">
        <w:rPr>
          <w:rFonts w:hint="cs"/>
          <w:rtl/>
        </w:rPr>
        <w:t>שכבר דחו</w:t>
      </w:r>
    </w:p>
    <w:p w14:paraId="293EACA9" w14:textId="77777777" w:rsidR="00982F98" w:rsidRDefault="00982F98" w:rsidP="00982F98">
      <w:pPr>
        <w:rPr>
          <w:rStyle w:val="afffff0"/>
          <w:rtl/>
        </w:rPr>
      </w:pPr>
      <w:r w:rsidRPr="00C35A2C">
        <w:rPr>
          <w:rFonts w:ascii="Fb Fontext" w:hAnsi="Fb Fontext" w:hint="cs"/>
          <w:sz w:val="32"/>
          <w:rtl/>
        </w:rPr>
        <w:t xml:space="preserve">ראייה זו במאה ראיות </w:t>
      </w:r>
      <w:r w:rsidRPr="00E13821">
        <w:rPr>
          <w:rStyle w:val="afffff0"/>
          <w:rFonts w:hint="cs"/>
          <w:rtl/>
        </w:rPr>
        <w:t>[תלויה קשורה ירכותיה, בעלה מוכר, מקום קלתה]</w:t>
      </w:r>
    </w:p>
    <w:p w14:paraId="64729F0B" w14:textId="77777777" w:rsidR="00982F98" w:rsidRDefault="00982F98" w:rsidP="00982F98">
      <w:pPr>
        <w:rPr>
          <w:rFonts w:ascii="Fb Fontext" w:hAnsi="Fb Fontext"/>
          <w:sz w:val="14"/>
          <w:szCs w:val="13"/>
          <w:rtl/>
        </w:rPr>
      </w:pPr>
      <w:r>
        <w:rPr>
          <w:rStyle w:val="affffe"/>
          <w:rtl/>
        </w:rPr>
        <w:tab/>
      </w:r>
      <w:r w:rsidRPr="00E13821">
        <w:rPr>
          <w:rStyle w:val="affffe"/>
          <w:rFonts w:hint="cs"/>
          <w:rtl/>
        </w:rPr>
        <w:t>ריא''ש</w:t>
      </w:r>
      <w:r>
        <w:rPr>
          <w:rStyle w:val="affffe"/>
          <w:rFonts w:hint="cs"/>
          <w:rtl/>
        </w:rPr>
        <w:t xml:space="preserve">: </w:t>
      </w:r>
      <w:r w:rsidRPr="00C35A2C">
        <w:rPr>
          <w:rFonts w:ascii="Fb Fontext" w:hAnsi="Fb Fontext" w:hint="cs"/>
          <w:sz w:val="32"/>
          <w:rtl/>
        </w:rPr>
        <w:t>שהיתה</w:t>
      </w:r>
      <w:r w:rsidRPr="00C35A2C">
        <w:rPr>
          <w:rFonts w:ascii="Fb Fontext" w:hAnsi="Fb Fontext"/>
          <w:sz w:val="32"/>
          <w:rtl/>
        </w:rPr>
        <w:t xml:space="preserve"> </w:t>
      </w:r>
      <w:r w:rsidRPr="00C35A2C">
        <w:rPr>
          <w:rFonts w:ascii="Fb Fontext" w:hAnsi="Fb Fontext" w:hint="cs"/>
          <w:sz w:val="32"/>
          <w:rtl/>
        </w:rPr>
        <w:t>קלתה</w:t>
      </w:r>
      <w:r w:rsidRPr="00C35A2C">
        <w:rPr>
          <w:rFonts w:ascii="Fb Fontext" w:hAnsi="Fb Fontext"/>
          <w:sz w:val="32"/>
          <w:rtl/>
        </w:rPr>
        <w:t xml:space="preserve"> </w:t>
      </w:r>
      <w:r w:rsidRPr="00C35A2C">
        <w:rPr>
          <w:rFonts w:ascii="Fb Fontext" w:hAnsi="Fb Fontext" w:hint="cs"/>
          <w:sz w:val="32"/>
          <w:rtl/>
        </w:rPr>
        <w:t>תלויה</w:t>
      </w:r>
      <w:r w:rsidRPr="00C35A2C">
        <w:rPr>
          <w:rFonts w:ascii="Fb Fontext" w:hAnsi="Fb Fontext"/>
          <w:sz w:val="32"/>
          <w:rtl/>
        </w:rPr>
        <w:t xml:space="preserve"> </w:t>
      </w:r>
      <w:r w:rsidRPr="00C35A2C">
        <w:rPr>
          <w:rFonts w:ascii="Fb Fontext" w:hAnsi="Fb Fontext" w:hint="cs"/>
          <w:sz w:val="32"/>
          <w:rtl/>
        </w:rPr>
        <w:t>בה</w:t>
      </w:r>
      <w:r w:rsidRPr="00C35A2C">
        <w:rPr>
          <w:rFonts w:ascii="Fb Fontext" w:hAnsi="Fb Fontext"/>
          <w:sz w:val="32"/>
          <w:rtl/>
        </w:rPr>
        <w:t xml:space="preserve"> </w:t>
      </w:r>
      <w:r w:rsidRPr="00E13821">
        <w:rPr>
          <w:rStyle w:val="afffff0"/>
          <w:rFonts w:hint="cs"/>
          <w:rtl/>
        </w:rPr>
        <w:t>[ואינה על הקרקע ברשות מוכר]</w:t>
      </w:r>
    </w:p>
    <w:p w14:paraId="1C4C460F" w14:textId="77777777" w:rsidR="00982F98" w:rsidRDefault="00982F98" w:rsidP="00982F98">
      <w:pPr>
        <w:rPr>
          <w:rFonts w:ascii="Fb Fontext" w:hAnsi="Fb Fontext"/>
          <w:sz w:val="14"/>
          <w:szCs w:val="13"/>
          <w:rtl/>
        </w:rPr>
      </w:pPr>
      <w:r>
        <w:rPr>
          <w:rStyle w:val="affffe"/>
          <w:rtl/>
        </w:rPr>
        <w:tab/>
      </w:r>
      <w:r w:rsidRPr="00E13821">
        <w:rPr>
          <w:rStyle w:val="affffe"/>
          <w:rFonts w:hint="cs"/>
          <w:rtl/>
        </w:rPr>
        <w:t xml:space="preserve">ר''ל: </w:t>
      </w:r>
      <w:r w:rsidRPr="00C35A2C">
        <w:rPr>
          <w:rFonts w:ascii="Fb Fontext" w:hAnsi="Fb Fontext" w:hint="cs"/>
          <w:sz w:val="32"/>
          <w:rtl/>
        </w:rPr>
        <w:t>קשורה</w:t>
      </w:r>
      <w:r w:rsidRPr="00C35A2C">
        <w:rPr>
          <w:rFonts w:ascii="Fb Fontext" w:hAnsi="Fb Fontext"/>
          <w:sz w:val="32"/>
          <w:rtl/>
        </w:rPr>
        <w:t xml:space="preserve"> </w:t>
      </w:r>
      <w:r w:rsidRPr="00C35A2C">
        <w:rPr>
          <w:rFonts w:ascii="Fb Fontext" w:hAnsi="Fb Fontext" w:hint="cs"/>
          <w:sz w:val="32"/>
          <w:rtl/>
        </w:rPr>
        <w:t>ואף</w:t>
      </w:r>
      <w:r w:rsidRPr="00C35A2C">
        <w:rPr>
          <w:rFonts w:ascii="Fb Fontext" w:hAnsi="Fb Fontext"/>
          <w:sz w:val="32"/>
          <w:rtl/>
        </w:rPr>
        <w:t xml:space="preserve"> </w:t>
      </w:r>
      <w:r w:rsidRPr="00C35A2C">
        <w:rPr>
          <w:rFonts w:ascii="Fb Fontext" w:hAnsi="Fb Fontext" w:hint="cs"/>
          <w:sz w:val="32"/>
          <w:rtl/>
        </w:rPr>
        <w:t>שאינה</w:t>
      </w:r>
      <w:r w:rsidRPr="00C35A2C">
        <w:rPr>
          <w:rFonts w:ascii="Fb Fontext" w:hAnsi="Fb Fontext"/>
          <w:sz w:val="32"/>
          <w:rtl/>
        </w:rPr>
        <w:t xml:space="preserve"> </w:t>
      </w:r>
      <w:r w:rsidRPr="00C35A2C">
        <w:rPr>
          <w:rFonts w:ascii="Fb Fontext" w:hAnsi="Fb Fontext" w:hint="cs"/>
          <w:sz w:val="32"/>
          <w:rtl/>
        </w:rPr>
        <w:t>תלויה</w:t>
      </w:r>
      <w:r w:rsidRPr="00C35A2C">
        <w:rPr>
          <w:rFonts w:ascii="Fb Fontext" w:hAnsi="Fb Fontext"/>
          <w:sz w:val="32"/>
          <w:rtl/>
        </w:rPr>
        <w:t xml:space="preserve"> </w:t>
      </w:r>
      <w:r w:rsidRPr="00C35A2C">
        <w:rPr>
          <w:rFonts w:ascii="Fb Fontext" w:hAnsi="Fb Fontext" w:hint="cs"/>
          <w:sz w:val="32"/>
          <w:rtl/>
        </w:rPr>
        <w:t>בה</w:t>
      </w:r>
      <w:r w:rsidRPr="00C35A2C">
        <w:rPr>
          <w:rFonts w:ascii="Fb Fontext" w:hAnsi="Fb Fontext"/>
          <w:sz w:val="32"/>
          <w:rtl/>
        </w:rPr>
        <w:t>.</w:t>
      </w:r>
    </w:p>
    <w:p w14:paraId="352877DB" w14:textId="77777777" w:rsidR="00982F98" w:rsidRDefault="00982F98" w:rsidP="00982F98">
      <w:pPr>
        <w:rPr>
          <w:rFonts w:ascii="Fb Fontext" w:hAnsi="Fb Fontext"/>
          <w:sz w:val="14"/>
          <w:szCs w:val="13"/>
          <w:rtl/>
        </w:rPr>
      </w:pPr>
      <w:r>
        <w:rPr>
          <w:rStyle w:val="affffe"/>
          <w:rtl/>
        </w:rPr>
        <w:tab/>
      </w:r>
      <w:r w:rsidRPr="00E13821">
        <w:rPr>
          <w:rStyle w:val="affffe"/>
          <w:rFonts w:hint="cs"/>
          <w:rtl/>
        </w:rPr>
        <w:t>ראב''א:</w:t>
      </w:r>
      <w:r w:rsidRPr="00E13821">
        <w:rPr>
          <w:rStyle w:val="affffe"/>
        </w:rPr>
        <w:t xml:space="preserve"> </w:t>
      </w:r>
      <w:r w:rsidRPr="00C35A2C">
        <w:rPr>
          <w:rFonts w:ascii="Fb Fontext" w:hAnsi="Fb Fontext" w:hint="cs"/>
          <w:sz w:val="32"/>
          <w:rtl/>
        </w:rPr>
        <w:t>שהיתה</w:t>
      </w:r>
      <w:r w:rsidRPr="00C35A2C">
        <w:rPr>
          <w:rFonts w:ascii="Fb Fontext" w:hAnsi="Fb Fontext"/>
          <w:sz w:val="32"/>
          <w:rtl/>
        </w:rPr>
        <w:t xml:space="preserve"> </w:t>
      </w:r>
      <w:r w:rsidRPr="00C35A2C">
        <w:rPr>
          <w:rFonts w:ascii="Fb Fontext" w:hAnsi="Fb Fontext" w:hint="cs"/>
          <w:sz w:val="32"/>
          <w:rtl/>
        </w:rPr>
        <w:t>מונחת</w:t>
      </w:r>
      <w:r w:rsidRPr="00C35A2C">
        <w:rPr>
          <w:rFonts w:ascii="Fb Fontext" w:hAnsi="Fb Fontext"/>
          <w:sz w:val="32"/>
          <w:rtl/>
        </w:rPr>
        <w:t xml:space="preserve"> </w:t>
      </w:r>
      <w:r w:rsidRPr="00C35A2C">
        <w:rPr>
          <w:rFonts w:ascii="Fb Fontext" w:hAnsi="Fb Fontext" w:hint="cs"/>
          <w:sz w:val="32"/>
          <w:rtl/>
        </w:rPr>
        <w:t>בין</w:t>
      </w:r>
      <w:r w:rsidRPr="00C35A2C">
        <w:rPr>
          <w:rFonts w:ascii="Fb Fontext" w:hAnsi="Fb Fontext"/>
          <w:sz w:val="32"/>
          <w:rtl/>
        </w:rPr>
        <w:t xml:space="preserve"> </w:t>
      </w:r>
      <w:r w:rsidRPr="00C35A2C">
        <w:rPr>
          <w:rFonts w:ascii="Fb Fontext" w:hAnsi="Fb Fontext" w:hint="cs"/>
          <w:sz w:val="32"/>
          <w:rtl/>
        </w:rPr>
        <w:t>ירכותיה</w:t>
      </w:r>
      <w:r w:rsidRPr="00C35A2C">
        <w:rPr>
          <w:rFonts w:ascii="Fb Fontext" w:hAnsi="Fb Fontext"/>
          <w:sz w:val="32"/>
          <w:rtl/>
        </w:rPr>
        <w:t>.</w:t>
      </w:r>
    </w:p>
    <w:p w14:paraId="6C8ACE32" w14:textId="77777777" w:rsidR="00982F98" w:rsidRPr="00E13821" w:rsidRDefault="00982F98" w:rsidP="00982F98">
      <w:pPr>
        <w:rPr>
          <w:rFonts w:ascii="Fb Fontext" w:hAnsi="Fb Fontext"/>
          <w:sz w:val="14"/>
          <w:szCs w:val="13"/>
          <w:rtl/>
        </w:rPr>
      </w:pPr>
      <w:r>
        <w:rPr>
          <w:rStyle w:val="affffe"/>
          <w:rtl/>
        </w:rPr>
        <w:tab/>
      </w:r>
      <w:r w:rsidRPr="00E13821">
        <w:rPr>
          <w:rStyle w:val="affffe"/>
          <w:rFonts w:hint="cs"/>
          <w:rtl/>
        </w:rPr>
        <w:t>רמבר''א:</w:t>
      </w:r>
      <w:r>
        <w:rPr>
          <w:rFonts w:ascii="Fb Fontext" w:hAnsi="Fb Fontext" w:hint="cs"/>
          <w:sz w:val="32"/>
          <w:rtl/>
        </w:rPr>
        <w:t xml:space="preserve"> </w:t>
      </w:r>
      <w:r w:rsidRPr="00C35A2C">
        <w:rPr>
          <w:rFonts w:ascii="Fb Fontext" w:hAnsi="Fb Fontext" w:hint="cs"/>
          <w:sz w:val="32"/>
          <w:rtl/>
        </w:rPr>
        <w:t>שהיה</w:t>
      </w:r>
      <w:r w:rsidRPr="00C35A2C">
        <w:rPr>
          <w:rFonts w:ascii="Fb Fontext" w:hAnsi="Fb Fontext"/>
          <w:sz w:val="32"/>
          <w:rtl/>
        </w:rPr>
        <w:t xml:space="preserve"> </w:t>
      </w:r>
      <w:r w:rsidRPr="00C35A2C">
        <w:rPr>
          <w:rFonts w:ascii="Fb Fontext" w:hAnsi="Fb Fontext" w:hint="cs"/>
          <w:sz w:val="32"/>
          <w:rtl/>
        </w:rPr>
        <w:t>בעלה</w:t>
      </w:r>
      <w:r w:rsidRPr="00C35A2C">
        <w:rPr>
          <w:rFonts w:ascii="Fb Fontext" w:hAnsi="Fb Fontext"/>
          <w:sz w:val="32"/>
          <w:rtl/>
        </w:rPr>
        <w:t xml:space="preserve"> </w:t>
      </w:r>
      <w:r w:rsidRPr="00C35A2C">
        <w:rPr>
          <w:rFonts w:ascii="Fb Fontext" w:hAnsi="Fb Fontext" w:hint="cs"/>
          <w:sz w:val="32"/>
          <w:rtl/>
        </w:rPr>
        <w:t>מוכר</w:t>
      </w:r>
      <w:r w:rsidRPr="00C35A2C">
        <w:rPr>
          <w:rFonts w:ascii="Fb Fontext" w:hAnsi="Fb Fontext"/>
          <w:sz w:val="32"/>
          <w:rtl/>
        </w:rPr>
        <w:t xml:space="preserve"> </w:t>
      </w:r>
      <w:r w:rsidRPr="00C35A2C">
        <w:rPr>
          <w:rFonts w:ascii="Fb Fontext" w:hAnsi="Fb Fontext" w:hint="cs"/>
          <w:sz w:val="32"/>
          <w:rtl/>
        </w:rPr>
        <w:t>קלתות</w:t>
      </w:r>
      <w:r w:rsidRPr="00C35A2C">
        <w:rPr>
          <w:rFonts w:ascii="Fb Fontext" w:hAnsi="Fb Fontext"/>
          <w:sz w:val="32"/>
          <w:rtl/>
        </w:rPr>
        <w:t>.</w:t>
      </w:r>
    </w:p>
    <w:p w14:paraId="24153280" w14:textId="77777777" w:rsidR="00982F98" w:rsidRDefault="00982F98" w:rsidP="00982F98">
      <w:pPr>
        <w:rPr>
          <w:rFonts w:ascii="Fb Fontext" w:hAnsi="Fb Fontext"/>
          <w:rtl/>
        </w:rPr>
      </w:pPr>
      <w:r>
        <w:rPr>
          <w:rStyle w:val="affffe"/>
          <w:rtl/>
        </w:rPr>
        <w:tab/>
      </w:r>
      <w:r w:rsidRPr="00E13821">
        <w:rPr>
          <w:rStyle w:val="affffe"/>
          <w:rFonts w:hint="cs"/>
          <w:rtl/>
        </w:rPr>
        <w:t>רי</w:t>
      </w:r>
      <w:r w:rsidRPr="00E13821">
        <w:rPr>
          <w:rStyle w:val="affffe"/>
          <w:rtl/>
        </w:rPr>
        <w:t>"</w:t>
      </w:r>
      <w:r w:rsidRPr="00E13821">
        <w:rPr>
          <w:rStyle w:val="affffe"/>
          <w:rFonts w:hint="cs"/>
          <w:rtl/>
        </w:rPr>
        <w:t>ו</w:t>
      </w:r>
      <w:r w:rsidRPr="00E13821">
        <w:rPr>
          <w:rStyle w:val="affffe"/>
          <w:rtl/>
        </w:rPr>
        <w:t>:</w:t>
      </w:r>
      <w:r w:rsidRPr="00C35A2C">
        <w:rPr>
          <w:rFonts w:ascii="Fb Fontext" w:hAnsi="Fb Fontext"/>
          <w:rtl/>
        </w:rPr>
        <w:t xml:space="preserve"> </w:t>
      </w:r>
      <w:r w:rsidRPr="00C35A2C">
        <w:rPr>
          <w:rFonts w:ascii="Fb Fontext" w:hAnsi="Fb Fontext" w:hint="cs"/>
          <w:rtl/>
        </w:rPr>
        <w:t>מקום</w:t>
      </w:r>
      <w:r w:rsidRPr="00C35A2C">
        <w:rPr>
          <w:rFonts w:ascii="Fb Fontext" w:hAnsi="Fb Fontext"/>
          <w:rtl/>
        </w:rPr>
        <w:t xml:space="preserve"> </w:t>
      </w:r>
      <w:r w:rsidRPr="00C35A2C">
        <w:rPr>
          <w:rFonts w:ascii="Fb Fontext" w:hAnsi="Fb Fontext" w:hint="cs"/>
          <w:rtl/>
        </w:rPr>
        <w:t>חיקה</w:t>
      </w:r>
      <w:r w:rsidRPr="00C35A2C">
        <w:rPr>
          <w:rFonts w:ascii="Fb Fontext" w:hAnsi="Fb Fontext"/>
          <w:rtl/>
        </w:rPr>
        <w:t xml:space="preserve"> </w:t>
      </w:r>
      <w:r w:rsidRPr="00C35A2C">
        <w:rPr>
          <w:rFonts w:ascii="Fb Fontext" w:hAnsi="Fb Fontext" w:hint="cs"/>
          <w:rtl/>
        </w:rPr>
        <w:t>ומקום קלתה קנוי</w:t>
      </w:r>
      <w:r w:rsidRPr="00C35A2C">
        <w:rPr>
          <w:rFonts w:ascii="Fb Fontext" w:hAnsi="Fb Fontext"/>
          <w:rtl/>
        </w:rPr>
        <w:t xml:space="preserve"> </w:t>
      </w:r>
      <w:r w:rsidRPr="00C35A2C">
        <w:rPr>
          <w:rFonts w:ascii="Fb Fontext" w:hAnsi="Fb Fontext" w:hint="cs"/>
          <w:rtl/>
        </w:rPr>
        <w:t>לה</w:t>
      </w:r>
      <w:r w:rsidRPr="00C35A2C">
        <w:rPr>
          <w:rFonts w:ascii="Fb Fontext" w:hAnsi="Fb Fontext"/>
          <w:rtl/>
        </w:rPr>
        <w:t>.</w:t>
      </w:r>
      <w:r w:rsidRPr="00C35A2C">
        <w:rPr>
          <w:rFonts w:ascii="Fb Fontext" w:hAnsi="Fb Fontext" w:hint="cs"/>
          <w:rtl/>
        </w:rPr>
        <w:t xml:space="preserve"> </w:t>
      </w:r>
    </w:p>
    <w:p w14:paraId="5C3F2659" w14:textId="77777777" w:rsidR="00982F98" w:rsidRPr="00C35A2C" w:rsidRDefault="00982F98" w:rsidP="00982F98">
      <w:pPr>
        <w:spacing w:after="60"/>
        <w:rPr>
          <w:rFonts w:ascii="Fb Fontext" w:hAnsi="Fb Fontext" w:cs="Guttman Vilna"/>
          <w:b/>
          <w:bCs/>
        </w:rPr>
      </w:pPr>
      <w:r>
        <w:rPr>
          <w:rFonts w:ascii="Fb Fontext" w:hAnsi="Fb Fontext"/>
          <w:rtl/>
        </w:rPr>
        <w:tab/>
      </w:r>
      <w:r>
        <w:rPr>
          <w:rFonts w:ascii="Fb Fontext" w:hAnsi="Fb Fontext"/>
          <w:rtl/>
        </w:rPr>
        <w:tab/>
      </w:r>
      <w:r>
        <w:rPr>
          <w:rFonts w:ascii="Fb Fontext" w:hAnsi="Fb Fontext"/>
          <w:rtl/>
        </w:rPr>
        <w:tab/>
      </w:r>
      <w:r w:rsidRPr="00C35A2C">
        <w:rPr>
          <w:rFonts w:ascii="Fb Fontext" w:hAnsi="Fb Fontext" w:hint="cs"/>
          <w:rtl/>
        </w:rPr>
        <w:t>לפי שאין אדם מקפיד על מקום חיקה וקלתה</w:t>
      </w:r>
    </w:p>
    <w:p w14:paraId="7DAF19F7" w14:textId="77777777" w:rsidR="00982F98" w:rsidRPr="00E13821" w:rsidRDefault="00982F98" w:rsidP="00982F98">
      <w:pPr>
        <w:pStyle w:val="36"/>
        <w:framePr w:wrap="notBeside"/>
        <w:rPr>
          <w:rtl/>
        </w:rPr>
      </w:pPr>
      <w:r>
        <w:rPr>
          <w:rFonts w:hint="cs"/>
          <w:rtl/>
        </w:rPr>
        <w:t xml:space="preserve"> ולא מהא:</w:t>
      </w:r>
      <w:r>
        <w:t xml:space="preserve"> </w:t>
      </w:r>
      <w:r w:rsidRPr="00E13821">
        <w:rPr>
          <w:rtl/>
        </w:rPr>
        <w:t>ב.</w:t>
      </w:r>
    </w:p>
    <w:p w14:paraId="41841FAD" w14:textId="77777777" w:rsidR="00982F98" w:rsidRDefault="00982F98" w:rsidP="00982F98">
      <w:pPr>
        <w:rPr>
          <w:rFonts w:ascii="Fb Fontext" w:hAnsi="Fb Fontext"/>
          <w:rtl/>
        </w:rPr>
      </w:pPr>
      <w:r w:rsidRPr="00C35A2C">
        <w:rPr>
          <w:rFonts w:ascii="Fb Fontext" w:hAnsi="Fb Fontext"/>
          <w:sz w:val="32"/>
          <w:rtl/>
        </w:rPr>
        <w:t>דברשות מוכר לא קנה עד שיגביהנה או עד שיוציאנה מרשותו.</w:t>
      </w:r>
      <w:r>
        <w:rPr>
          <w:rFonts w:ascii="Fb Fontext" w:hAnsi="Fb Fontext" w:hint="cs"/>
          <w:rtl/>
        </w:rPr>
        <w:t xml:space="preserve"> </w:t>
      </w:r>
    </w:p>
    <w:p w14:paraId="04C00EF0" w14:textId="77777777" w:rsidR="00982F98" w:rsidRPr="00E13821" w:rsidRDefault="00982F98" w:rsidP="00982F98">
      <w:pPr>
        <w:pStyle w:val="36"/>
        <w:framePr w:wrap="notBeside"/>
        <w:rPr>
          <w:rtl/>
        </w:rPr>
      </w:pPr>
      <w:r w:rsidRPr="00E13821">
        <w:rPr>
          <w:rFonts w:hint="cs"/>
          <w:rtl/>
        </w:rPr>
        <w:t>-</w:t>
      </w:r>
    </w:p>
    <w:p w14:paraId="5709AD8E" w14:textId="77777777" w:rsidR="00982F98" w:rsidRPr="00C35A2C" w:rsidRDefault="00982F98" w:rsidP="00982F98">
      <w:pPr>
        <w:rPr>
          <w:rFonts w:ascii="Fb Fontext" w:hAnsi="Fb Fontext"/>
          <w:rtl/>
        </w:rPr>
      </w:pPr>
      <w:r w:rsidRPr="00C35A2C">
        <w:rPr>
          <w:rFonts w:ascii="Fb Fontext" w:hAnsi="Fb Fontext"/>
          <w:rtl/>
        </w:rPr>
        <w:t>שמיירי בכליו דמוכר ולא דלוקח.</w:t>
      </w:r>
    </w:p>
    <w:p w14:paraId="29540C69" w14:textId="77777777" w:rsidR="00982F98" w:rsidRPr="00E13821" w:rsidRDefault="00982F98" w:rsidP="00982F98">
      <w:pPr>
        <w:pStyle w:val="36"/>
        <w:framePr w:wrap="notBeside"/>
        <w:rPr>
          <w:rtl/>
        </w:rPr>
      </w:pPr>
      <w:r w:rsidRPr="00E13821">
        <w:rPr>
          <w:rtl/>
        </w:rPr>
        <w:t>וסיפא</w:t>
      </w:r>
    </w:p>
    <w:p w14:paraId="186CDA3C" w14:textId="77777777" w:rsidR="00982F98" w:rsidRDefault="00982F98" w:rsidP="00982F98">
      <w:pPr>
        <w:rPr>
          <w:rFonts w:ascii="Fb Fontext" w:hAnsi="Fb Fontext"/>
          <w:rtl/>
        </w:rPr>
      </w:pPr>
      <w:r w:rsidRPr="00C35A2C">
        <w:rPr>
          <w:rFonts w:ascii="Fb Fontext" w:hAnsi="Fb Fontext"/>
          <w:rtl/>
        </w:rPr>
        <w:t xml:space="preserve">דברשות לוקח, כיון שקיבל עליו מוכר - קנה לוקח. </w:t>
      </w:r>
    </w:p>
    <w:p w14:paraId="22FCEB38" w14:textId="77777777" w:rsidR="00982F98" w:rsidRPr="00E13821" w:rsidRDefault="00982F98" w:rsidP="00982F98">
      <w:pPr>
        <w:pStyle w:val="36"/>
        <w:framePr w:wrap="notBeside"/>
        <w:rPr>
          <w:rtl/>
        </w:rPr>
      </w:pPr>
      <w:r w:rsidRPr="00E13821">
        <w:rPr>
          <w:rFonts w:hint="cs"/>
          <w:rtl/>
        </w:rPr>
        <w:t>-</w:t>
      </w:r>
      <w:r>
        <w:rPr>
          <w:rFonts w:hint="cs"/>
          <w:rtl/>
        </w:rPr>
        <w:t>מיירי</w:t>
      </w:r>
    </w:p>
    <w:p w14:paraId="5BD87864" w14:textId="77777777" w:rsidR="00982F98" w:rsidRDefault="00982F98" w:rsidP="00982F98">
      <w:pPr>
        <w:rPr>
          <w:rFonts w:ascii="Fb Fontext" w:hAnsi="Fb Fontext"/>
          <w:rtl/>
        </w:rPr>
      </w:pPr>
      <w:r w:rsidRPr="00C35A2C">
        <w:rPr>
          <w:rFonts w:ascii="Fb Fontext" w:hAnsi="Fb Fontext"/>
          <w:rtl/>
        </w:rPr>
        <w:t>בכלי לוקח</w:t>
      </w:r>
      <w:r>
        <w:rPr>
          <w:rFonts w:ascii="Fb Fontext" w:hAnsi="Fb Fontext" w:hint="cs"/>
          <w:rtl/>
        </w:rPr>
        <w:t xml:space="preserve">- </w:t>
      </w:r>
      <w:r w:rsidRPr="00B120D5">
        <w:rPr>
          <w:rStyle w:val="affffe"/>
          <w:rtl/>
        </w:rPr>
        <w:t>דסתמא דמילתא,</w:t>
      </w:r>
      <w:r w:rsidRPr="00C35A2C">
        <w:rPr>
          <w:rFonts w:ascii="Fb Fontext" w:hAnsi="Fb Fontext"/>
          <w:rtl/>
        </w:rPr>
        <w:t xml:space="preserve"> </w:t>
      </w:r>
      <w:r>
        <w:rPr>
          <w:rFonts w:ascii="Fb Fontext" w:hAnsi="Fb Fontext" w:hint="cs"/>
          <w:rtl/>
        </w:rPr>
        <w:t>אצל ה</w:t>
      </w:r>
      <w:r w:rsidRPr="00C35A2C">
        <w:rPr>
          <w:rFonts w:ascii="Fb Fontext" w:hAnsi="Fb Fontext"/>
          <w:rtl/>
        </w:rPr>
        <w:t>מוכר</w:t>
      </w:r>
      <w:r>
        <w:rPr>
          <w:rFonts w:ascii="Fb Fontext" w:hAnsi="Fb Fontext" w:hint="cs"/>
          <w:rtl/>
        </w:rPr>
        <w:t xml:space="preserve"> מצויים כלי המוכר</w:t>
      </w:r>
      <w:r w:rsidRPr="00C35A2C">
        <w:rPr>
          <w:rFonts w:ascii="Fb Fontext" w:hAnsi="Fb Fontext"/>
          <w:rtl/>
        </w:rPr>
        <w:t xml:space="preserve">, </w:t>
      </w:r>
    </w:p>
    <w:p w14:paraId="124D7428" w14:textId="27E9B4BC" w:rsidR="00982F98" w:rsidRPr="00982F98" w:rsidRDefault="00982F98" w:rsidP="00982F98">
      <w:pPr>
        <w:spacing w:after="60"/>
        <w:rPr>
          <w:rFonts w:ascii="Fb Fontext" w:hAnsi="Fb Fontext" w:cs="Guttman Vilna"/>
          <w:b/>
          <w:bCs/>
          <w:rtl/>
        </w:rPr>
      </w:pP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rtl/>
        </w:rPr>
        <w:tab/>
      </w:r>
      <w:r>
        <w:rPr>
          <w:rFonts w:ascii="Fb Fontext" w:hAnsi="Fb Fontext" w:hint="cs"/>
          <w:rtl/>
        </w:rPr>
        <w:t>אצל</w:t>
      </w:r>
      <w:r w:rsidRPr="00C35A2C">
        <w:rPr>
          <w:rFonts w:ascii="Fb Fontext" w:hAnsi="Fb Fontext"/>
          <w:rtl/>
        </w:rPr>
        <w:t xml:space="preserve"> </w:t>
      </w:r>
      <w:r>
        <w:rPr>
          <w:rFonts w:ascii="Fb Fontext" w:hAnsi="Fb Fontext" w:hint="cs"/>
          <w:rtl/>
        </w:rPr>
        <w:t>ה</w:t>
      </w:r>
      <w:r w:rsidRPr="00C35A2C">
        <w:rPr>
          <w:rFonts w:ascii="Fb Fontext" w:hAnsi="Fb Fontext"/>
          <w:rtl/>
        </w:rPr>
        <w:t xml:space="preserve">לוקח </w:t>
      </w:r>
      <w:r>
        <w:rPr>
          <w:rFonts w:ascii="Fb Fontext" w:hAnsi="Fb Fontext" w:hint="cs"/>
          <w:rtl/>
        </w:rPr>
        <w:t>מצויים כלי הלוקח.</w:t>
      </w:r>
    </w:p>
    <w:p w14:paraId="5A8F9FB5" w14:textId="77777777" w:rsidR="00982F98" w:rsidRPr="00C35A2C" w:rsidRDefault="00982F98" w:rsidP="00982F98">
      <w:pPr>
        <w:pStyle w:val="affe"/>
        <w:framePr w:wrap="around"/>
        <w:rPr>
          <w:rtl/>
        </w:rPr>
      </w:pPr>
      <w:r w:rsidRPr="00C35A2C">
        <w:rPr>
          <w:rFonts w:hint="cs"/>
          <w:rtl/>
        </w:rPr>
        <w:t>פו.</w:t>
      </w:r>
    </w:p>
    <w:p w14:paraId="52EEDC49" w14:textId="77777777" w:rsidR="00982F98" w:rsidRPr="00E13821" w:rsidRDefault="00982F98" w:rsidP="00982F98">
      <w:pPr>
        <w:pStyle w:val="36"/>
        <w:framePr w:wrap="notBeside"/>
        <w:rPr>
          <w:rtl/>
        </w:rPr>
      </w:pPr>
      <w:r>
        <w:rPr>
          <w:rFonts w:hint="cs"/>
          <w:rtl/>
        </w:rPr>
        <w:t xml:space="preserve">ולא מרבא: </w:t>
      </w:r>
      <w:r w:rsidRPr="00E13821">
        <w:rPr>
          <w:rtl/>
        </w:rPr>
        <w:t>ג.</w:t>
      </w:r>
    </w:p>
    <w:p w14:paraId="3085CE30" w14:textId="77777777" w:rsidR="00982F98" w:rsidRDefault="00982F98" w:rsidP="00982F98">
      <w:pPr>
        <w:rPr>
          <w:rFonts w:ascii="Fb Fontext" w:hAnsi="Fb Fontext"/>
          <w:sz w:val="32"/>
          <w:rtl/>
        </w:rPr>
      </w:pPr>
      <w:r w:rsidRPr="00C35A2C">
        <w:rPr>
          <w:rFonts w:ascii="Fb Fontext" w:hAnsi="Fb Fontext"/>
          <w:sz w:val="32"/>
          <w:rtl/>
        </w:rPr>
        <w:t>דמשך חמריו ופועליו והכניסן לתוך ביתו,</w:t>
      </w:r>
      <w:r>
        <w:rPr>
          <w:rFonts w:ascii="Fb Fontext" w:hAnsi="Fb Fontext" w:hint="cs"/>
          <w:sz w:val="32"/>
          <w:rtl/>
        </w:rPr>
        <w:t xml:space="preserve"> </w:t>
      </w:r>
      <w:r w:rsidRPr="00E20419">
        <w:rPr>
          <w:rStyle w:val="afffff0"/>
          <w:rFonts w:hint="cs"/>
          <w:spacing w:val="2"/>
          <w:rtl/>
        </w:rPr>
        <w:t>[</w:t>
      </w:r>
      <w:r w:rsidRPr="00E13821">
        <w:rPr>
          <w:rStyle w:val="afffff0"/>
          <w:rFonts w:hint="cs"/>
          <w:rtl/>
        </w:rPr>
        <w:t xml:space="preserve">כלי </w:t>
      </w:r>
      <w:r>
        <w:rPr>
          <w:rStyle w:val="afffff0"/>
          <w:rFonts w:hint="cs"/>
          <w:rtl/>
        </w:rPr>
        <w:t>מוכר ברשות לוקח</w:t>
      </w:r>
      <w:r w:rsidRPr="00E13821">
        <w:rPr>
          <w:rStyle w:val="afffff0"/>
          <w:rFonts w:hint="cs"/>
          <w:rtl/>
        </w:rPr>
        <w:t>]</w:t>
      </w:r>
    </w:p>
    <w:p w14:paraId="1843CFF9" w14:textId="77777777" w:rsidR="00982F98" w:rsidRDefault="00982F98" w:rsidP="00982F98">
      <w:pPr>
        <w:spacing w:after="60"/>
        <w:rPr>
          <w:rFonts w:ascii="Fb Fontext" w:hAnsi="Fb Fontext"/>
          <w:sz w:val="32"/>
          <w:rtl/>
        </w:rPr>
      </w:pPr>
      <w:r>
        <w:rPr>
          <w:rFonts w:ascii="Fb Fontext" w:hAnsi="Fb Fontext" w:hint="cs"/>
          <w:sz w:val="32"/>
          <w:rtl/>
        </w:rPr>
        <w:t xml:space="preserve">אם רק פסק או רק מדד </w:t>
      </w:r>
      <w:r w:rsidRPr="00E20419">
        <w:rPr>
          <w:rFonts w:ascii="Fb Fontext" w:hAnsi="Fb Fontext"/>
          <w:spacing w:val="2"/>
          <w:sz w:val="32"/>
          <w:rtl/>
        </w:rPr>
        <w:t xml:space="preserve">- </w:t>
      </w:r>
      <w:r w:rsidRPr="00E20419">
        <w:rPr>
          <w:rFonts w:ascii="Fb Fontext" w:hAnsi="Fb Fontext" w:hint="cs"/>
          <w:spacing w:val="2"/>
          <w:sz w:val="32"/>
          <w:rtl/>
        </w:rPr>
        <w:t>שניהן</w:t>
      </w:r>
      <w:r w:rsidRPr="00E20419">
        <w:rPr>
          <w:rFonts w:ascii="Fb Fontext" w:hAnsi="Fb Fontext"/>
          <w:spacing w:val="2"/>
          <w:sz w:val="32"/>
          <w:rtl/>
        </w:rPr>
        <w:t xml:space="preserve"> </w:t>
      </w:r>
      <w:r w:rsidRPr="00E20419">
        <w:rPr>
          <w:rFonts w:ascii="Fb Fontext" w:hAnsi="Fb Fontext" w:hint="cs"/>
          <w:spacing w:val="2"/>
          <w:sz w:val="32"/>
          <w:rtl/>
        </w:rPr>
        <w:t>יכולין</w:t>
      </w:r>
      <w:r w:rsidRPr="00E20419">
        <w:rPr>
          <w:rFonts w:ascii="Fb Fontext" w:hAnsi="Fb Fontext"/>
          <w:spacing w:val="2"/>
          <w:sz w:val="32"/>
          <w:rtl/>
        </w:rPr>
        <w:t xml:space="preserve"> </w:t>
      </w:r>
      <w:r w:rsidRPr="00E20419">
        <w:rPr>
          <w:rFonts w:ascii="Fb Fontext" w:hAnsi="Fb Fontext" w:hint="cs"/>
          <w:spacing w:val="2"/>
          <w:sz w:val="32"/>
          <w:rtl/>
        </w:rPr>
        <w:t>לחזור</w:t>
      </w:r>
      <w:r w:rsidRPr="00E20419">
        <w:rPr>
          <w:rFonts w:ascii="Fb Fontext" w:hAnsi="Fb Fontext"/>
          <w:spacing w:val="2"/>
          <w:sz w:val="32"/>
          <w:rtl/>
        </w:rPr>
        <w:t xml:space="preserve"> </w:t>
      </w:r>
      <w:r w:rsidRPr="00E20419">
        <w:rPr>
          <w:rFonts w:ascii="Fb Fontext" w:hAnsi="Fb Fontext" w:hint="cs"/>
          <w:spacing w:val="2"/>
          <w:sz w:val="32"/>
          <w:rtl/>
        </w:rPr>
        <w:t>בהן</w:t>
      </w:r>
      <w:r w:rsidRPr="00E20419">
        <w:rPr>
          <w:rFonts w:ascii="Fb Fontext" w:hAnsi="Fb Fontext"/>
          <w:spacing w:val="2"/>
          <w:sz w:val="32"/>
          <w:rtl/>
        </w:rPr>
        <w:t>.</w:t>
      </w:r>
      <w:r w:rsidRPr="00E20419">
        <w:rPr>
          <w:rFonts w:ascii="Fb Fontext" w:hAnsi="Fb Fontext" w:hint="cs"/>
          <w:spacing w:val="2"/>
          <w:sz w:val="32"/>
          <w:rtl/>
        </w:rPr>
        <w:t xml:space="preserve"> </w:t>
      </w:r>
    </w:p>
    <w:p w14:paraId="7C8E3056" w14:textId="77777777" w:rsidR="00982F98" w:rsidRPr="000B0609" w:rsidRDefault="00982F98" w:rsidP="00982F98">
      <w:pPr>
        <w:jc w:val="center"/>
        <w:rPr>
          <w:rStyle w:val="afff8"/>
          <w:rtl/>
        </w:rPr>
      </w:pPr>
      <w:r w:rsidRPr="000B0609">
        <w:rPr>
          <w:rStyle w:val="afff8"/>
          <w:rtl/>
        </w:rPr>
        <w:t>פירקן והכניסן לתוך ביתו,</w:t>
      </w:r>
    </w:p>
    <w:p w14:paraId="75E14BE0" w14:textId="77777777" w:rsidR="00982F98" w:rsidRPr="00C35A2C" w:rsidRDefault="00982F98" w:rsidP="00982F98">
      <w:pPr>
        <w:rPr>
          <w:rFonts w:ascii="Fb Fontext" w:hAnsi="Fb Fontext"/>
          <w:rtl/>
        </w:rPr>
      </w:pPr>
      <w:r w:rsidRPr="00C35A2C">
        <w:rPr>
          <w:rFonts w:ascii="Fb Fontext" w:hAnsi="Fb Fontext"/>
          <w:sz w:val="32"/>
          <w:rtl/>
        </w:rPr>
        <w:t xml:space="preserve">פסק עד שלא מדד - אין שניהן יכולין לחזור בהן, </w:t>
      </w:r>
      <w:r>
        <w:rPr>
          <w:rFonts w:ascii="Fb Fontext" w:hAnsi="Fb Fontext" w:hint="cs"/>
          <w:sz w:val="32"/>
          <w:rtl/>
        </w:rPr>
        <w:t>- ש</w:t>
      </w:r>
      <w:r w:rsidRPr="00C35A2C">
        <w:rPr>
          <w:rFonts w:ascii="Fb Fontext" w:hAnsi="Fb Fontext"/>
          <w:sz w:val="32"/>
          <w:rtl/>
        </w:rPr>
        <w:t>סמ</w:t>
      </w:r>
      <w:r>
        <w:rPr>
          <w:rFonts w:ascii="Fb Fontext" w:hAnsi="Fb Fontext" w:hint="cs"/>
          <w:sz w:val="32"/>
          <w:rtl/>
        </w:rPr>
        <w:t>ך דעתו</w:t>
      </w:r>
    </w:p>
    <w:p w14:paraId="5F28BB4C" w14:textId="77777777" w:rsidR="00982F98" w:rsidRDefault="00982F98" w:rsidP="00982F98">
      <w:pPr>
        <w:rPr>
          <w:rFonts w:ascii="Fb Fontext" w:hAnsi="Fb Fontext"/>
          <w:sz w:val="32"/>
          <w:rtl/>
        </w:rPr>
      </w:pPr>
      <w:r w:rsidRPr="00C35A2C">
        <w:rPr>
          <w:rFonts w:ascii="Fb Fontext" w:hAnsi="Fb Fontext" w:hint="cs"/>
          <w:sz w:val="32"/>
          <w:rtl/>
        </w:rPr>
        <w:t>מדד</w:t>
      </w:r>
      <w:r w:rsidRPr="00C35A2C">
        <w:rPr>
          <w:rFonts w:ascii="Fb Fontext" w:hAnsi="Fb Fontext"/>
          <w:sz w:val="32"/>
          <w:rtl/>
        </w:rPr>
        <w:t xml:space="preserve"> </w:t>
      </w:r>
      <w:r w:rsidRPr="00C35A2C">
        <w:rPr>
          <w:rFonts w:ascii="Fb Fontext" w:hAnsi="Fb Fontext" w:hint="cs"/>
          <w:sz w:val="32"/>
          <w:rtl/>
        </w:rPr>
        <w:t>עד</w:t>
      </w:r>
      <w:r w:rsidRPr="00C35A2C">
        <w:rPr>
          <w:rFonts w:ascii="Fb Fontext" w:hAnsi="Fb Fontext"/>
          <w:sz w:val="32"/>
          <w:rtl/>
        </w:rPr>
        <w:t xml:space="preserve"> </w:t>
      </w:r>
      <w:r w:rsidRPr="00C35A2C">
        <w:rPr>
          <w:rFonts w:ascii="Fb Fontext" w:hAnsi="Fb Fontext" w:hint="cs"/>
          <w:sz w:val="32"/>
          <w:rtl/>
        </w:rPr>
        <w:t>שלא</w:t>
      </w:r>
      <w:r w:rsidRPr="00C35A2C">
        <w:rPr>
          <w:rFonts w:ascii="Fb Fontext" w:hAnsi="Fb Fontext"/>
          <w:sz w:val="32"/>
          <w:rtl/>
        </w:rPr>
        <w:t xml:space="preserve"> </w:t>
      </w:r>
      <w:r w:rsidRPr="00C35A2C">
        <w:rPr>
          <w:rFonts w:ascii="Fb Fontext" w:hAnsi="Fb Fontext" w:hint="cs"/>
          <w:sz w:val="32"/>
          <w:rtl/>
        </w:rPr>
        <w:t>פסק</w:t>
      </w:r>
      <w:r w:rsidRPr="00C35A2C">
        <w:rPr>
          <w:rFonts w:ascii="Fb Fontext" w:hAnsi="Fb Fontext"/>
          <w:sz w:val="32"/>
          <w:rtl/>
        </w:rPr>
        <w:t xml:space="preserve">  </w:t>
      </w:r>
      <w:r>
        <w:rPr>
          <w:rFonts w:ascii="Fb Fontext" w:hAnsi="Fb Fontext" w:hint="cs"/>
          <w:sz w:val="32"/>
          <w:rtl/>
        </w:rPr>
        <w:t xml:space="preserve">- </w:t>
      </w:r>
      <w:r w:rsidRPr="00C35A2C">
        <w:rPr>
          <w:rFonts w:ascii="Fb Fontext" w:hAnsi="Fb Fontext" w:hint="cs"/>
          <w:sz w:val="32"/>
          <w:rtl/>
        </w:rPr>
        <w:t>שניהן</w:t>
      </w:r>
      <w:r w:rsidRPr="00C35A2C">
        <w:rPr>
          <w:rFonts w:ascii="Fb Fontext" w:hAnsi="Fb Fontext"/>
          <w:sz w:val="32"/>
          <w:rtl/>
        </w:rPr>
        <w:t xml:space="preserve"> </w:t>
      </w:r>
      <w:r w:rsidRPr="00C35A2C">
        <w:rPr>
          <w:rFonts w:ascii="Fb Fontext" w:hAnsi="Fb Fontext" w:hint="cs"/>
          <w:sz w:val="32"/>
          <w:rtl/>
        </w:rPr>
        <w:t>יכולין</w:t>
      </w:r>
      <w:r w:rsidRPr="00C35A2C">
        <w:rPr>
          <w:rFonts w:ascii="Fb Fontext" w:hAnsi="Fb Fontext"/>
          <w:sz w:val="32"/>
          <w:rtl/>
        </w:rPr>
        <w:t xml:space="preserve"> </w:t>
      </w:r>
      <w:r w:rsidRPr="00C35A2C">
        <w:rPr>
          <w:rFonts w:ascii="Fb Fontext" w:hAnsi="Fb Fontext" w:hint="cs"/>
          <w:sz w:val="32"/>
          <w:rtl/>
        </w:rPr>
        <w:t>לחזור</w:t>
      </w:r>
      <w:r w:rsidRPr="00C35A2C">
        <w:rPr>
          <w:rFonts w:ascii="Fb Fontext" w:hAnsi="Fb Fontext"/>
          <w:sz w:val="32"/>
          <w:rtl/>
        </w:rPr>
        <w:t xml:space="preserve"> </w:t>
      </w:r>
      <w:r w:rsidRPr="00C35A2C">
        <w:rPr>
          <w:rFonts w:ascii="Fb Fontext" w:hAnsi="Fb Fontext" w:hint="cs"/>
          <w:sz w:val="32"/>
          <w:rtl/>
        </w:rPr>
        <w:t>בהן</w:t>
      </w:r>
      <w:r w:rsidRPr="00C35A2C">
        <w:rPr>
          <w:rFonts w:ascii="Fb Fontext" w:hAnsi="Fb Fontext"/>
          <w:sz w:val="32"/>
          <w:rtl/>
        </w:rPr>
        <w:t>.</w:t>
      </w:r>
      <w:r w:rsidRPr="00C35A2C">
        <w:rPr>
          <w:rFonts w:ascii="Fb Fontext" w:hAnsi="Fb Fontext" w:hint="cs"/>
          <w:sz w:val="32"/>
          <w:rtl/>
        </w:rPr>
        <w:t xml:space="preserve"> </w:t>
      </w:r>
      <w:r>
        <w:rPr>
          <w:rFonts w:ascii="Fb Fontext" w:hAnsi="Fb Fontext" w:hint="cs"/>
          <w:sz w:val="32"/>
          <w:rtl/>
        </w:rPr>
        <w:t xml:space="preserve">- </w:t>
      </w:r>
      <w:r w:rsidRPr="00C35A2C">
        <w:rPr>
          <w:rFonts w:ascii="Fb Fontext" w:hAnsi="Fb Fontext" w:hint="cs"/>
          <w:sz w:val="32"/>
          <w:rtl/>
        </w:rPr>
        <w:t xml:space="preserve">דלא </w:t>
      </w:r>
      <w:r>
        <w:rPr>
          <w:rFonts w:ascii="Fb Fontext" w:hAnsi="Fb Fontext" w:hint="cs"/>
          <w:sz w:val="32"/>
          <w:rtl/>
        </w:rPr>
        <w:t>סמך דעתו.</w:t>
      </w:r>
    </w:p>
    <w:p w14:paraId="38A6343E" w14:textId="77777777" w:rsidR="00982F98" w:rsidRPr="000B0609" w:rsidRDefault="00982F98" w:rsidP="00982F98">
      <w:pPr>
        <w:pStyle w:val="36"/>
        <w:framePr w:wrap="notBeside"/>
        <w:rPr>
          <w:rtl/>
        </w:rPr>
      </w:pPr>
      <w:r w:rsidRPr="000B0609">
        <w:rPr>
          <w:rFonts w:hint="cs"/>
          <w:rtl/>
        </w:rPr>
        <w:lastRenderedPageBreak/>
        <w:t>ומוכח</w:t>
      </w:r>
    </w:p>
    <w:p w14:paraId="5B2EFBFF" w14:textId="77777777" w:rsidR="00982F98" w:rsidRPr="000B0609" w:rsidRDefault="00982F98" w:rsidP="00982F98">
      <w:pPr>
        <w:rPr>
          <w:rtl/>
        </w:rPr>
      </w:pPr>
      <w:r>
        <w:rPr>
          <w:rFonts w:hint="cs"/>
          <w:rtl/>
        </w:rPr>
        <w:t>שהטעם שלא קונה דהוי ש</w:t>
      </w:r>
      <w:r w:rsidRPr="000B0609">
        <w:rPr>
          <w:rFonts w:hint="cs"/>
          <w:rtl/>
        </w:rPr>
        <w:t>כלי מוכר ברשות לוקח וה''נ להיפך</w:t>
      </w:r>
    </w:p>
    <w:p w14:paraId="34865ECC" w14:textId="77777777" w:rsidR="00982F98" w:rsidRPr="00E13821" w:rsidRDefault="00982F98" w:rsidP="00982F98">
      <w:pPr>
        <w:pStyle w:val="36"/>
        <w:framePr w:wrap="notBeside"/>
        <w:rPr>
          <w:rtl/>
        </w:rPr>
      </w:pPr>
      <w:r>
        <w:rPr>
          <w:rFonts w:hint="cs"/>
          <w:rtl/>
        </w:rPr>
        <w:t>- דחי רנב''י:</w:t>
      </w:r>
    </w:p>
    <w:p w14:paraId="21EF86F0" w14:textId="77777777" w:rsidR="00982F98" w:rsidRDefault="00982F98" w:rsidP="00982F98">
      <w:pPr>
        <w:rPr>
          <w:rFonts w:ascii="Fb Fontext" w:hAnsi="Fb Fontext"/>
          <w:sz w:val="32"/>
          <w:rtl/>
        </w:rPr>
      </w:pPr>
      <w:r>
        <w:rPr>
          <w:rFonts w:ascii="Fb Fontext" w:hAnsi="Fb Fontext" w:hint="cs"/>
          <w:sz w:val="32"/>
          <w:rtl/>
        </w:rPr>
        <w:t xml:space="preserve">מיירי בששפכן </w:t>
      </w:r>
      <w:r w:rsidRPr="000B0609">
        <w:rPr>
          <w:rStyle w:val="afffff0"/>
          <w:rFonts w:hint="cs"/>
          <w:rtl/>
        </w:rPr>
        <w:t>ואין כלי מוכר.</w:t>
      </w:r>
    </w:p>
    <w:p w14:paraId="7D185BF5" w14:textId="77777777" w:rsidR="00982F98" w:rsidRPr="00E13821" w:rsidRDefault="00982F98" w:rsidP="00982F98">
      <w:pPr>
        <w:pStyle w:val="36"/>
        <w:framePr w:wrap="notBeside"/>
        <w:rPr>
          <w:rtl/>
        </w:rPr>
      </w:pPr>
      <w:r>
        <w:rPr>
          <w:rFonts w:hint="cs"/>
          <w:rtl/>
        </w:rPr>
        <w:t>- רבא:</w:t>
      </w:r>
    </w:p>
    <w:p w14:paraId="2A8CBDBE" w14:textId="77777777" w:rsidR="00982F98" w:rsidRDefault="00982F98" w:rsidP="00982F98">
      <w:pPr>
        <w:spacing w:after="60"/>
        <w:rPr>
          <w:rFonts w:ascii="Fb Fontext" w:hAnsi="Fb Fontext"/>
          <w:rtl/>
        </w:rPr>
      </w:pPr>
      <w:r w:rsidRPr="000B0609">
        <w:rPr>
          <w:rFonts w:hint="cs"/>
          <w:rtl/>
        </w:rPr>
        <w:t>מיירי בחבילות שומים</w:t>
      </w:r>
      <w:r>
        <w:rPr>
          <w:rStyle w:val="afffff0"/>
          <w:rFonts w:hint="cs"/>
          <w:rtl/>
        </w:rPr>
        <w:t xml:space="preserve"> שאין להם שקין לפרקן, ולא כ</w:t>
      </w:r>
      <w:r w:rsidRPr="000B0609">
        <w:rPr>
          <w:rStyle w:val="afffff0"/>
          <w:rFonts w:hint="cs"/>
          <w:rtl/>
        </w:rPr>
        <w:t>ששפכן דהא תני פירקן</w:t>
      </w:r>
      <w:r w:rsidRPr="000B0609">
        <w:rPr>
          <w:rStyle w:val="affffe"/>
          <w:rFonts w:hint="cs"/>
          <w:rtl/>
        </w:rPr>
        <w:t xml:space="preserve"> </w:t>
      </w:r>
    </w:p>
    <w:p w14:paraId="7457DFB0" w14:textId="77777777" w:rsidR="00982F98" w:rsidRPr="00E13821" w:rsidRDefault="00982F98" w:rsidP="00982F98">
      <w:pPr>
        <w:pStyle w:val="36"/>
        <w:framePr w:wrap="notBeside"/>
        <w:rPr>
          <w:rtl/>
        </w:rPr>
      </w:pPr>
      <w:r>
        <w:rPr>
          <w:rFonts w:hint="cs"/>
          <w:rtl/>
        </w:rPr>
        <w:t>ואין להוכיח ד.</w:t>
      </w:r>
    </w:p>
    <w:p w14:paraId="6A2D4F95" w14:textId="77777777" w:rsidR="00982F98" w:rsidRDefault="00982F98" w:rsidP="00982F98">
      <w:pPr>
        <w:rPr>
          <w:rFonts w:ascii="Fb Fontext" w:hAnsi="Fb Fontext"/>
          <w:rtl/>
        </w:rPr>
      </w:pPr>
      <w:r>
        <w:rPr>
          <w:rStyle w:val="affffe"/>
          <w:rFonts w:hint="cs"/>
          <w:rtl/>
        </w:rPr>
        <w:t>מ</w:t>
      </w:r>
      <w:r w:rsidRPr="00E13821">
        <w:rPr>
          <w:rStyle w:val="affffe"/>
          <w:rtl/>
        </w:rPr>
        <w:t>רב ושמואל</w:t>
      </w:r>
      <w:r>
        <w:rPr>
          <w:rStyle w:val="affffe"/>
          <w:rFonts w:hint="cs"/>
          <w:rtl/>
        </w:rPr>
        <w:t>:</w:t>
      </w:r>
      <w:r w:rsidRPr="00C35A2C">
        <w:rPr>
          <w:rFonts w:ascii="Fb Fontext" w:hAnsi="Fb Fontext"/>
          <w:rtl/>
        </w:rPr>
        <w:t xml:space="preserve"> דכלי קונה</w:t>
      </w:r>
      <w:r>
        <w:rPr>
          <w:rFonts w:ascii="Fb Fontext" w:hAnsi="Fb Fontext" w:hint="cs"/>
          <w:rtl/>
        </w:rPr>
        <w:t>, קונה</w:t>
      </w:r>
      <w:r w:rsidRPr="00C35A2C">
        <w:rPr>
          <w:rFonts w:ascii="Fb Fontext" w:hAnsi="Fb Fontext"/>
          <w:rtl/>
        </w:rPr>
        <w:t xml:space="preserve"> לו בכל מקום.</w:t>
      </w:r>
      <w:r>
        <w:rPr>
          <w:rStyle w:val="afffff0"/>
          <w:rFonts w:hint="cs"/>
          <w:rtl/>
        </w:rPr>
        <w:t xml:space="preserve"> </w:t>
      </w:r>
      <w:r w:rsidRPr="000B0609">
        <w:rPr>
          <w:rStyle w:val="afffff0"/>
          <w:rFonts w:hint="cs"/>
          <w:rtl/>
        </w:rPr>
        <w:t>ומשמע אף ברשות מוכר</w:t>
      </w:r>
    </w:p>
    <w:p w14:paraId="6752EFA7" w14:textId="77777777" w:rsidR="00982F98" w:rsidRPr="00E13821" w:rsidRDefault="00982F98" w:rsidP="00982F98">
      <w:pPr>
        <w:pStyle w:val="36"/>
        <w:framePr w:wrap="notBeside"/>
        <w:rPr>
          <w:rtl/>
        </w:rPr>
      </w:pPr>
      <w:r>
        <w:rPr>
          <w:rFonts w:hint="cs"/>
          <w:rtl/>
        </w:rPr>
        <w:t xml:space="preserve">- </w:t>
      </w:r>
      <w:r w:rsidRPr="00E13821">
        <w:rPr>
          <w:rtl/>
        </w:rPr>
        <w:t>דלא</w:t>
      </w:r>
    </w:p>
    <w:p w14:paraId="73C0C26A" w14:textId="77777777" w:rsidR="00982F98" w:rsidRPr="00E13821" w:rsidRDefault="00982F98" w:rsidP="00982F98">
      <w:pPr>
        <w:rPr>
          <w:rStyle w:val="afffff0"/>
          <w:rtl/>
        </w:rPr>
      </w:pPr>
      <w:r>
        <w:rPr>
          <w:rFonts w:ascii="Fb Fontext" w:hAnsi="Fb Fontext" w:hint="cs"/>
          <w:rtl/>
        </w:rPr>
        <w:t xml:space="preserve">לרבות </w:t>
      </w:r>
      <w:r w:rsidRPr="00C35A2C">
        <w:rPr>
          <w:rFonts w:ascii="Fb Fontext" w:hAnsi="Fb Fontext"/>
          <w:rtl/>
        </w:rPr>
        <w:t xml:space="preserve">רשות מוכר </w:t>
      </w:r>
      <w:r w:rsidRPr="00E13821">
        <w:rPr>
          <w:rStyle w:val="affffe"/>
          <w:rtl/>
        </w:rPr>
        <w:t xml:space="preserve">אלא </w:t>
      </w:r>
      <w:r>
        <w:rPr>
          <w:rStyle w:val="affffe"/>
          <w:rFonts w:hint="cs"/>
          <w:rtl/>
        </w:rPr>
        <w:t>לרבות:</w:t>
      </w:r>
      <w:r w:rsidRPr="00E13821">
        <w:rPr>
          <w:rStyle w:val="affffe"/>
          <w:rtl/>
        </w:rPr>
        <w:t xml:space="preserve"> </w:t>
      </w:r>
      <w:r>
        <w:rPr>
          <w:rStyle w:val="affffe"/>
          <w:rFonts w:hint="cs"/>
          <w:rtl/>
        </w:rPr>
        <w:t>כש</w:t>
      </w:r>
      <w:r w:rsidRPr="00E13821">
        <w:rPr>
          <w:rStyle w:val="affffe"/>
          <w:rtl/>
        </w:rPr>
        <w:t>א"ל</w:t>
      </w:r>
      <w:r>
        <w:rPr>
          <w:rStyle w:val="affffe"/>
          <w:rFonts w:hint="cs"/>
          <w:rtl/>
        </w:rPr>
        <w:t>:</w:t>
      </w:r>
      <w:r w:rsidRPr="00C35A2C">
        <w:rPr>
          <w:rFonts w:ascii="Fb Fontext" w:hAnsi="Fb Fontext"/>
          <w:rtl/>
        </w:rPr>
        <w:t xml:space="preserve"> מוכר </w:t>
      </w:r>
      <w:r>
        <w:rPr>
          <w:rFonts w:ascii="Fb Fontext" w:hAnsi="Fb Fontext" w:hint="cs"/>
          <w:rtl/>
        </w:rPr>
        <w:t>לך קנה</w:t>
      </w:r>
      <w:r w:rsidRPr="00C35A2C">
        <w:rPr>
          <w:rFonts w:ascii="Fb Fontext" w:hAnsi="Fb Fontext"/>
          <w:rtl/>
        </w:rPr>
        <w:t>.</w:t>
      </w:r>
      <w:r>
        <w:rPr>
          <w:rFonts w:ascii="Fb Fontext" w:hAnsi="Fb Fontext" w:hint="cs"/>
          <w:rtl/>
        </w:rPr>
        <w:t xml:space="preserve"> </w:t>
      </w:r>
      <w:r w:rsidRPr="00E13821">
        <w:rPr>
          <w:rStyle w:val="afffff0"/>
          <w:rtl/>
        </w:rPr>
        <w:t>דמשאיל מקומו</w:t>
      </w:r>
    </w:p>
    <w:p w14:paraId="44EF5A2A" w14:textId="77777777" w:rsidR="00982F98" w:rsidRDefault="00982F98" w:rsidP="00982F98">
      <w:pPr>
        <w:pStyle w:val="aff9"/>
        <w:rPr>
          <w:del w:id="90098" w:author="מנוע עיצוב" w:date="2026-10-08T11:01:28Z"/>
          <w:rtl/>
        </w:rPr>
      </w:pPr>
      <w:del w:id="90097" w:author="מנוע עיצוב" w:date="2026-10-08T11:01:28Z">
        <w:r w:rsidRPr="001B450D">
          <w:rPr>
            <w:rFonts w:hint="cs"/>
            <w:rtl/>
          </w:rPr>
          <w:delText xml:space="preserve">***</w:delText>
        </w:r>
      </w:del>
    </w:p>
    <w:p w14:paraId="2D62C843" w14:textId="77777777" w:rsidR="00982F98" w:rsidRPr="000B0609" w:rsidRDefault="00982F98" w:rsidP="00982F98">
      <w:pPr>
        <w:pStyle w:val="affff9"/>
        <w:rPr>
          <w:rtl/>
        </w:rPr>
      </w:pPr>
      <w:r w:rsidRPr="000B0609">
        <w:rPr>
          <w:rFonts w:hint="cs"/>
          <w:rtl/>
        </w:rPr>
        <w:t xml:space="preserve">את </w:t>
      </w:r>
      <w:r w:rsidRPr="000B0609">
        <w:rPr>
          <w:rtl/>
        </w:rPr>
        <w:t xml:space="preserve">שדרכן להגביה – </w:t>
      </w:r>
      <w:r w:rsidRPr="000B0609">
        <w:rPr>
          <w:rFonts w:hint="cs"/>
          <w:rtl/>
        </w:rPr>
        <w:t xml:space="preserve">רק </w:t>
      </w:r>
      <w:r w:rsidRPr="000B0609">
        <w:rPr>
          <w:rtl/>
        </w:rPr>
        <w:t xml:space="preserve">בהגבהה </w:t>
      </w:r>
      <w:r w:rsidRPr="000B0609">
        <w:rPr>
          <w:rFonts w:hint="cs"/>
          <w:rtl/>
        </w:rPr>
        <w:t>ולא</w:t>
      </w:r>
      <w:r w:rsidRPr="000B0609">
        <w:rPr>
          <w:rtl/>
        </w:rPr>
        <w:t xml:space="preserve"> במשיכה</w:t>
      </w:r>
      <w:r w:rsidRPr="000B0609">
        <w:rPr>
          <w:rFonts w:hint="cs"/>
          <w:rtl/>
        </w:rPr>
        <w:t>.</w:t>
      </w:r>
    </w:p>
    <w:p w14:paraId="41A9855C" w14:textId="77777777" w:rsidR="00982F98" w:rsidRPr="00A52411" w:rsidRDefault="00982F98" w:rsidP="00982F98">
      <w:pPr>
        <w:pStyle w:val="36"/>
        <w:framePr w:wrap="notBeside"/>
        <w:rPr>
          <w:rtl/>
        </w:rPr>
      </w:pPr>
      <w:r w:rsidRPr="00A52411">
        <w:rPr>
          <w:rtl/>
        </w:rPr>
        <w:t>תנן התם:</w:t>
      </w:r>
    </w:p>
    <w:p w14:paraId="1F6DFE27" w14:textId="77777777" w:rsidR="00982F98" w:rsidRDefault="00982F98" w:rsidP="00982F98">
      <w:pPr>
        <w:rPr>
          <w:rFonts w:ascii="Fb Fontext" w:hAnsi="Fb Fontext"/>
          <w:sz w:val="32"/>
          <w:rtl/>
        </w:rPr>
      </w:pPr>
      <w:r w:rsidRPr="00E20419">
        <w:rPr>
          <w:rStyle w:val="afff8"/>
          <w:rtl/>
        </w:rPr>
        <w:t xml:space="preserve">נכסים שיש להן אחריות </w:t>
      </w:r>
      <w:r w:rsidRPr="00C35A2C">
        <w:rPr>
          <w:rFonts w:ascii="Fb Fontext" w:hAnsi="Fb Fontext"/>
          <w:sz w:val="32"/>
          <w:rtl/>
        </w:rPr>
        <w:t>- נקנין בכסף ובשטר ובחזקה,</w:t>
      </w:r>
    </w:p>
    <w:p w14:paraId="59BBEEF0" w14:textId="77777777" w:rsidR="00982F98" w:rsidRPr="00A52411" w:rsidRDefault="00982F98" w:rsidP="00982F98">
      <w:pPr>
        <w:rPr>
          <w:rtl/>
        </w:rPr>
      </w:pPr>
      <w:r w:rsidRPr="00E20419">
        <w:rPr>
          <w:rStyle w:val="afff8"/>
          <w:rFonts w:hint="cs"/>
          <w:rtl/>
        </w:rPr>
        <w:t>ושאין</w:t>
      </w:r>
      <w:r w:rsidRPr="00E20419">
        <w:rPr>
          <w:rStyle w:val="afff8"/>
          <w:rtl/>
        </w:rPr>
        <w:t xml:space="preserve"> </w:t>
      </w:r>
      <w:r w:rsidRPr="00E20419">
        <w:rPr>
          <w:rStyle w:val="afff8"/>
          <w:rFonts w:hint="cs"/>
          <w:rtl/>
        </w:rPr>
        <w:t>להן</w:t>
      </w:r>
      <w:r w:rsidRPr="00E20419">
        <w:rPr>
          <w:rStyle w:val="afff8"/>
          <w:rtl/>
        </w:rPr>
        <w:t xml:space="preserve"> </w:t>
      </w:r>
      <w:r w:rsidRPr="00E20419">
        <w:rPr>
          <w:rStyle w:val="afff8"/>
          <w:rFonts w:hint="cs"/>
          <w:rtl/>
        </w:rPr>
        <w:t>אחריות</w:t>
      </w:r>
      <w:r w:rsidRPr="00E20419">
        <w:rPr>
          <w:rStyle w:val="afff8"/>
          <w:rtl/>
        </w:rPr>
        <w:t xml:space="preserve"> </w:t>
      </w:r>
      <w:r>
        <w:rPr>
          <w:rStyle w:val="afff8"/>
          <w:rtl/>
        </w:rPr>
        <w:tab/>
      </w:r>
      <w:r>
        <w:rPr>
          <w:rStyle w:val="afff8"/>
          <w:rtl/>
        </w:rPr>
        <w:tab/>
      </w:r>
      <w:r>
        <w:rPr>
          <w:rStyle w:val="afff8"/>
          <w:rtl/>
        </w:rPr>
        <w:tab/>
      </w:r>
      <w:r w:rsidRPr="00E20419">
        <w:rPr>
          <w:rStyle w:val="afff8"/>
          <w:rtl/>
        </w:rPr>
        <w:t xml:space="preserve">- </w:t>
      </w:r>
      <w:r w:rsidRPr="00C35A2C">
        <w:rPr>
          <w:rFonts w:ascii="Fb Fontext" w:hAnsi="Fb Fontext" w:hint="cs"/>
          <w:sz w:val="32"/>
          <w:rtl/>
        </w:rPr>
        <w:t>אין</w:t>
      </w:r>
      <w:r w:rsidRPr="00C35A2C">
        <w:rPr>
          <w:rFonts w:ascii="Fb Fontext" w:hAnsi="Fb Fontext"/>
          <w:sz w:val="32"/>
          <w:rtl/>
        </w:rPr>
        <w:t xml:space="preserve"> </w:t>
      </w:r>
      <w:r w:rsidRPr="00C35A2C">
        <w:rPr>
          <w:rFonts w:ascii="Fb Fontext" w:hAnsi="Fb Fontext" w:hint="cs"/>
          <w:sz w:val="32"/>
          <w:rtl/>
        </w:rPr>
        <w:t>נקנין</w:t>
      </w:r>
      <w:r w:rsidRPr="00C35A2C">
        <w:rPr>
          <w:rFonts w:ascii="Fb Fontext" w:hAnsi="Fb Fontext"/>
          <w:sz w:val="32"/>
          <w:rtl/>
        </w:rPr>
        <w:t xml:space="preserve"> </w:t>
      </w:r>
      <w:r w:rsidRPr="00C35A2C">
        <w:rPr>
          <w:rFonts w:ascii="Fb Fontext" w:hAnsi="Fb Fontext" w:hint="cs"/>
          <w:sz w:val="32"/>
          <w:rtl/>
        </w:rPr>
        <w:t>אלא</w:t>
      </w:r>
      <w:r w:rsidRPr="00C35A2C">
        <w:rPr>
          <w:rFonts w:ascii="Fb Fontext" w:hAnsi="Fb Fontext"/>
          <w:sz w:val="32"/>
          <w:rtl/>
        </w:rPr>
        <w:t xml:space="preserve"> </w:t>
      </w:r>
      <w:r w:rsidRPr="00C35A2C">
        <w:rPr>
          <w:rFonts w:ascii="Fb Fontext" w:hAnsi="Fb Fontext" w:hint="cs"/>
          <w:sz w:val="32"/>
          <w:rtl/>
        </w:rPr>
        <w:t>במשיכה</w:t>
      </w:r>
      <w:r w:rsidRPr="00C35A2C">
        <w:rPr>
          <w:rFonts w:ascii="Fb Fontext" w:hAnsi="Fb Fontext"/>
          <w:sz w:val="32"/>
          <w:rtl/>
        </w:rPr>
        <w:t>.</w:t>
      </w:r>
    </w:p>
    <w:p w14:paraId="19CA660D" w14:textId="77777777" w:rsidR="00982F98" w:rsidRPr="00A52411" w:rsidRDefault="00982F98" w:rsidP="00982F98">
      <w:pPr>
        <w:pStyle w:val="36"/>
        <w:framePr w:wrap="notBeside"/>
        <w:rPr>
          <w:rtl/>
        </w:rPr>
      </w:pPr>
      <w:r>
        <w:rPr>
          <w:rFonts w:hint="cs"/>
          <w:rtl/>
        </w:rPr>
        <w:t>מר''ח או ר''כ:</w:t>
      </w:r>
    </w:p>
    <w:p w14:paraId="04B9B3AE" w14:textId="77777777" w:rsidR="00982F98" w:rsidRDefault="00982F98" w:rsidP="00982F98">
      <w:pPr>
        <w:rPr>
          <w:rFonts w:ascii="Fb Fontext" w:hAnsi="Fb Fontext"/>
          <w:rtl/>
        </w:rPr>
      </w:pPr>
      <w:r w:rsidRPr="00C35A2C">
        <w:rPr>
          <w:rFonts w:ascii="Fb Fontext" w:hAnsi="Fb Fontext"/>
          <w:rtl/>
        </w:rPr>
        <w:t xml:space="preserve">ל"ש אלא דברים שאין דרכן להגביה, </w:t>
      </w:r>
    </w:p>
    <w:p w14:paraId="632EBB1A" w14:textId="77777777" w:rsidR="00982F98" w:rsidRPr="000B0609" w:rsidRDefault="00982F98" w:rsidP="00982F98">
      <w:pPr>
        <w:spacing w:after="60"/>
        <w:rPr>
          <w:rStyle w:val="afff8"/>
          <w:rtl/>
        </w:rPr>
      </w:pPr>
      <w:r w:rsidRPr="000B0609">
        <w:rPr>
          <w:rStyle w:val="afff8"/>
          <w:rtl/>
        </w:rPr>
        <w:t xml:space="preserve">אבל שדרכן להגביה – </w:t>
      </w:r>
      <w:r w:rsidRPr="000B0609">
        <w:rPr>
          <w:rStyle w:val="afff8"/>
          <w:rFonts w:hint="cs"/>
          <w:rtl/>
        </w:rPr>
        <w:t xml:space="preserve">רק </w:t>
      </w:r>
      <w:r w:rsidRPr="000B0609">
        <w:rPr>
          <w:rStyle w:val="afff8"/>
          <w:rtl/>
        </w:rPr>
        <w:t xml:space="preserve">בהגבהה </w:t>
      </w:r>
      <w:r w:rsidRPr="000B0609">
        <w:rPr>
          <w:rStyle w:val="afff8"/>
          <w:rFonts w:hint="cs"/>
          <w:rtl/>
        </w:rPr>
        <w:t>ולא</w:t>
      </w:r>
      <w:r w:rsidRPr="000B0609">
        <w:rPr>
          <w:rStyle w:val="afff8"/>
          <w:rtl/>
        </w:rPr>
        <w:t xml:space="preserve"> במשיכה</w:t>
      </w:r>
      <w:r w:rsidRPr="000B0609">
        <w:rPr>
          <w:rStyle w:val="afff8"/>
          <w:rFonts w:hint="cs"/>
          <w:rtl/>
        </w:rPr>
        <w:t>.</w:t>
      </w:r>
    </w:p>
    <w:p w14:paraId="12CCCAAF" w14:textId="77777777" w:rsidR="00982F98" w:rsidRPr="00A52411" w:rsidRDefault="00982F98" w:rsidP="00982F98">
      <w:pPr>
        <w:pStyle w:val="36"/>
        <w:framePr w:wrap="notBeside"/>
        <w:rPr>
          <w:rtl/>
        </w:rPr>
      </w:pPr>
      <w:r w:rsidRPr="00A52411">
        <w:rPr>
          <w:rtl/>
        </w:rPr>
        <w:t>א.</w:t>
      </w:r>
      <w:r>
        <w:rPr>
          <w:rFonts w:hint="cs"/>
          <w:rtl/>
        </w:rPr>
        <w:t xml:space="preserve"> והך:</w:t>
      </w:r>
    </w:p>
    <w:p w14:paraId="5588672D" w14:textId="77777777" w:rsidR="00982F98" w:rsidRPr="000B0609" w:rsidRDefault="00982F98" w:rsidP="00982F98">
      <w:pPr>
        <w:rPr>
          <w:rFonts w:ascii="Fb Fontext" w:hAnsi="Fb Fontext"/>
          <w:rtl/>
        </w:rPr>
      </w:pPr>
      <w:r w:rsidRPr="000B0609">
        <w:rPr>
          <w:rFonts w:ascii="Fb Fontext" w:hAnsi="Fb Fontext"/>
          <w:sz w:val="32"/>
          <w:rtl/>
        </w:rPr>
        <w:t xml:space="preserve">דהגונב כיס בשבת </w:t>
      </w:r>
      <w:r w:rsidRPr="000B0609">
        <w:rPr>
          <w:rFonts w:ascii="Fb Fontext" w:hAnsi="Fb Fontext"/>
          <w:b/>
          <w:bCs/>
          <w:sz w:val="32"/>
          <w:rtl/>
        </w:rPr>
        <w:t>חייב</w:t>
      </w:r>
      <w:r w:rsidRPr="000B0609">
        <w:rPr>
          <w:rFonts w:ascii="Fb Fontext" w:hAnsi="Fb Fontext"/>
          <w:sz w:val="32"/>
          <w:rtl/>
        </w:rPr>
        <w:t xml:space="preserve">, </w:t>
      </w:r>
      <w:r w:rsidRPr="000B0609">
        <w:rPr>
          <w:rFonts w:ascii="Fb Fontext" w:hAnsi="Fb Fontext" w:hint="cs"/>
          <w:sz w:val="32"/>
          <w:rtl/>
        </w:rPr>
        <w:t>ש</w:t>
      </w:r>
      <w:r w:rsidRPr="000B0609">
        <w:rPr>
          <w:rFonts w:ascii="Fb Fontext" w:hAnsi="Fb Fontext"/>
          <w:sz w:val="32"/>
          <w:rtl/>
        </w:rPr>
        <w:t xml:space="preserve">נתחייב בגניבה </w:t>
      </w:r>
      <w:r w:rsidRPr="000B0609">
        <w:rPr>
          <w:rFonts w:ascii="Fb Fontext" w:hAnsi="Fb Fontext" w:hint="cs"/>
          <w:sz w:val="32"/>
          <w:rtl/>
        </w:rPr>
        <w:t>קודם</w:t>
      </w:r>
      <w:r w:rsidRPr="000B0609">
        <w:rPr>
          <w:rFonts w:ascii="Fb Fontext" w:hAnsi="Fb Fontext"/>
          <w:sz w:val="32"/>
          <w:rtl/>
        </w:rPr>
        <w:t xml:space="preserve"> </w:t>
      </w:r>
      <w:r w:rsidRPr="000B0609">
        <w:rPr>
          <w:rFonts w:ascii="Fb Fontext" w:hAnsi="Fb Fontext" w:hint="cs"/>
          <w:sz w:val="32"/>
          <w:rtl/>
        </w:rPr>
        <w:t>שבא ל</w:t>
      </w:r>
      <w:r w:rsidRPr="000B0609">
        <w:rPr>
          <w:rFonts w:ascii="Fb Fontext" w:hAnsi="Fb Fontext"/>
          <w:sz w:val="32"/>
          <w:rtl/>
        </w:rPr>
        <w:t>איסור שבת</w:t>
      </w:r>
      <w:r w:rsidRPr="000B0609">
        <w:rPr>
          <w:rFonts w:ascii="Fb Fontext" w:hAnsi="Fb Fontext" w:hint="cs"/>
          <w:rtl/>
        </w:rPr>
        <w:t xml:space="preserve"> </w:t>
      </w:r>
    </w:p>
    <w:p w14:paraId="6CEB0DC0" w14:textId="77777777" w:rsidR="00982F98" w:rsidRPr="00A52411" w:rsidRDefault="00982F98" w:rsidP="00982F98">
      <w:pPr>
        <w:rPr>
          <w:rFonts w:ascii="Fb Fontext" w:hAnsi="Fb Fontext"/>
          <w:rtl/>
        </w:rPr>
      </w:pPr>
      <w:r w:rsidRPr="00C35A2C">
        <w:rPr>
          <w:rFonts w:ascii="Fb Fontext" w:hAnsi="Fb Fontext"/>
          <w:sz w:val="32"/>
          <w:rtl/>
        </w:rPr>
        <w:t>מגרר ויוצא מגרר ויוצא פטור,</w:t>
      </w:r>
      <w:r>
        <w:rPr>
          <w:rFonts w:ascii="Fb Fontext" w:hAnsi="Fb Fontext" w:hint="cs"/>
          <w:sz w:val="32"/>
          <w:rtl/>
        </w:rPr>
        <w:t>- ד</w:t>
      </w:r>
      <w:r w:rsidRPr="00C35A2C">
        <w:rPr>
          <w:rFonts w:ascii="Fb Fontext" w:hAnsi="Fb Fontext"/>
          <w:sz w:val="32"/>
          <w:rtl/>
        </w:rPr>
        <w:t>איסור שבת וגניבה באין כאחד.</w:t>
      </w:r>
    </w:p>
    <w:p w14:paraId="107B67E1" w14:textId="77777777" w:rsidR="00982F98" w:rsidRPr="00A52411" w:rsidRDefault="00982F98" w:rsidP="00982F98">
      <w:pPr>
        <w:pStyle w:val="36"/>
        <w:framePr w:wrap="notBeside"/>
        <w:rPr>
          <w:rtl/>
        </w:rPr>
      </w:pPr>
      <w:r>
        <w:rPr>
          <w:rFonts w:hint="cs"/>
          <w:rtl/>
        </w:rPr>
        <w:t>-</w:t>
      </w:r>
    </w:p>
    <w:p w14:paraId="694CD038" w14:textId="77777777" w:rsidR="00982F98" w:rsidRDefault="00982F98" w:rsidP="00982F98">
      <w:pPr>
        <w:spacing w:after="60"/>
        <w:rPr>
          <w:rFonts w:ascii="Fb Fontext" w:hAnsi="Fb Fontext"/>
          <w:sz w:val="32"/>
          <w:rtl/>
        </w:rPr>
      </w:pPr>
      <w:r w:rsidRPr="00A52411">
        <w:rPr>
          <w:rStyle w:val="affffe"/>
          <w:rtl/>
        </w:rPr>
        <w:t>ד</w:t>
      </w:r>
      <w:r w:rsidRPr="00A52411">
        <w:rPr>
          <w:rStyle w:val="affffe"/>
          <w:rFonts w:hint="cs"/>
          <w:rtl/>
        </w:rPr>
        <w:t>ש</w:t>
      </w:r>
      <w:r w:rsidRPr="00A52411">
        <w:rPr>
          <w:rStyle w:val="affffe"/>
          <w:rtl/>
        </w:rPr>
        <w:t>ם מיירי</w:t>
      </w:r>
      <w:r w:rsidRPr="00C35A2C">
        <w:rPr>
          <w:rFonts w:ascii="Fb Fontext" w:hAnsi="Fb Fontext"/>
          <w:sz w:val="32"/>
          <w:rtl/>
        </w:rPr>
        <w:t xml:space="preserve"> בכיס גדול שצריך רצועה למושכו דנקנה שכן דרכו</w:t>
      </w:r>
    </w:p>
    <w:p w14:paraId="42DCD800" w14:textId="77777777" w:rsidR="00982F98" w:rsidRPr="00A52411" w:rsidRDefault="00982F98" w:rsidP="00982F98">
      <w:pPr>
        <w:pStyle w:val="36"/>
        <w:framePr w:wrap="notBeside"/>
        <w:rPr>
          <w:rtl/>
        </w:rPr>
      </w:pPr>
      <w:r w:rsidRPr="00A52411">
        <w:rPr>
          <w:rtl/>
        </w:rPr>
        <w:t>ב.</w:t>
      </w:r>
      <w:r>
        <w:rPr>
          <w:rFonts w:hint="cs"/>
          <w:rtl/>
        </w:rPr>
        <w:t xml:space="preserve"> והך:</w:t>
      </w:r>
    </w:p>
    <w:p w14:paraId="2D5741CE" w14:textId="77777777" w:rsidR="00982F98" w:rsidRPr="00C35A2C" w:rsidRDefault="00982F98" w:rsidP="00982F98">
      <w:pPr>
        <w:rPr>
          <w:rFonts w:ascii="Fb Fontext" w:hAnsi="Fb Fontext" w:cs="Guttman Vilna"/>
          <w:b/>
          <w:bCs/>
          <w:sz w:val="32"/>
          <w:rtl/>
        </w:rPr>
      </w:pPr>
      <w:r w:rsidRPr="00C35A2C">
        <w:rPr>
          <w:rFonts w:ascii="Fb Fontext" w:hAnsi="Fb Fontext"/>
          <w:sz w:val="32"/>
          <w:rtl/>
        </w:rPr>
        <w:t>דברשות מוכר לא קנה עד שיגביהנה או עד שיוציאנה מרשותו</w:t>
      </w:r>
    </w:p>
    <w:p w14:paraId="07845275" w14:textId="77777777" w:rsidR="00982F98" w:rsidRPr="00A52411" w:rsidRDefault="00982F98" w:rsidP="00982F98">
      <w:pPr>
        <w:pStyle w:val="36"/>
        <w:framePr w:wrap="notBeside"/>
        <w:rPr>
          <w:rtl/>
        </w:rPr>
      </w:pPr>
      <w:r>
        <w:rPr>
          <w:rFonts w:hint="cs"/>
          <w:rtl/>
        </w:rPr>
        <w:t xml:space="preserve">- </w:t>
      </w:r>
      <w:r w:rsidRPr="00A52411">
        <w:rPr>
          <w:rtl/>
        </w:rPr>
        <w:t>היינו</w:t>
      </w:r>
    </w:p>
    <w:p w14:paraId="7A5C0514" w14:textId="77777777" w:rsidR="00982F98" w:rsidRPr="00C35A2C" w:rsidRDefault="00982F98" w:rsidP="00982F98">
      <w:pPr>
        <w:spacing w:after="60"/>
        <w:rPr>
          <w:rFonts w:ascii="Fb Fontext" w:hAnsi="Fb Fontext" w:cs="Guttman Vilna"/>
          <w:b/>
          <w:bCs/>
          <w:rtl/>
        </w:rPr>
      </w:pPr>
      <w:r w:rsidRPr="00C35A2C">
        <w:rPr>
          <w:rFonts w:ascii="Fb Fontext" w:hAnsi="Fb Fontext"/>
          <w:rtl/>
        </w:rPr>
        <w:t>ד</w:t>
      </w:r>
      <w:r>
        <w:rPr>
          <w:rFonts w:ascii="Fb Fontext" w:hAnsi="Fb Fontext" w:hint="cs"/>
          <w:rtl/>
        </w:rPr>
        <w:t>ל</w:t>
      </w:r>
      <w:r w:rsidRPr="00C35A2C">
        <w:rPr>
          <w:rFonts w:ascii="Fb Fontext" w:hAnsi="Fb Fontext"/>
          <w:rtl/>
        </w:rPr>
        <w:t>צדדין דבר הגבהה - בהגבהה, דבר משיכה - במשיכה.</w:t>
      </w:r>
    </w:p>
    <w:p w14:paraId="373BC169" w14:textId="77777777" w:rsidR="00982F98" w:rsidRPr="00982F98" w:rsidRDefault="00982F98" w:rsidP="00982F98">
      <w:pPr>
        <w:pStyle w:val="affe"/>
        <w:framePr w:wrap="around"/>
        <w:rPr>
          <w:rtl/>
        </w:rPr>
      </w:pPr>
      <w:r w:rsidRPr="00982F98">
        <w:rPr>
          <w:rFonts w:hint="cs"/>
          <w:rtl/>
        </w:rPr>
        <w:t>פו:</w:t>
      </w:r>
    </w:p>
    <w:p w14:paraId="0A77976A" w14:textId="77777777" w:rsidR="00982F98" w:rsidRPr="00A52411" w:rsidRDefault="00982F98" w:rsidP="00982F98">
      <w:pPr>
        <w:pStyle w:val="36"/>
        <w:framePr w:wrap="notBeside"/>
        <w:rPr>
          <w:rtl/>
        </w:rPr>
      </w:pPr>
      <w:r w:rsidRPr="00A52411">
        <w:rPr>
          <w:rtl/>
        </w:rPr>
        <w:t>ג.</w:t>
      </w:r>
      <w:r>
        <w:rPr>
          <w:rFonts w:hint="cs"/>
          <w:rtl/>
        </w:rPr>
        <w:t xml:space="preserve"> והך:</w:t>
      </w:r>
    </w:p>
    <w:p w14:paraId="28F86ED0" w14:textId="559FE1A8" w:rsidR="00982F98" w:rsidRPr="00E20419" w:rsidRDefault="00982F98" w:rsidP="00982F98">
      <w:pPr>
        <w:rPr>
          <w:rFonts w:ascii="Fb Fontext" w:hAnsi="Fb Fontext"/>
          <w:sz w:val="32"/>
          <w:rtl/>
        </w:rPr>
      </w:pPr>
      <w:r w:rsidRPr="00E20419">
        <w:rPr>
          <w:rFonts w:ascii="Fb Fontext" w:hAnsi="Fb Fontext"/>
          <w:sz w:val="32"/>
          <w:rtl/>
        </w:rPr>
        <w:t>דמוכר פירות לחבירו, משך ולא מדד  קני אפי</w:t>
      </w:r>
      <w:r w:rsidRPr="00E20419">
        <w:rPr>
          <w:rtl/>
        </w:rPr>
        <w:t xml:space="preserve">' </w:t>
      </w:r>
      <w:r w:rsidRPr="00E20419">
        <w:rPr>
          <w:rFonts w:ascii="Fb Fontext" w:hAnsi="Fb Fontext"/>
          <w:sz w:val="32"/>
          <w:rtl/>
        </w:rPr>
        <w:t>דבר דב</w:t>
      </w:r>
      <w:r w:rsidRPr="00E20419">
        <w:rPr>
          <w:rFonts w:ascii="Fb Fontext" w:hAnsi="Fb Fontext" w:hint="cs"/>
          <w:sz w:val="32"/>
          <w:rtl/>
        </w:rPr>
        <w:t>ר</w:t>
      </w:r>
      <w:r w:rsidRPr="00E20419">
        <w:rPr>
          <w:rFonts w:ascii="Fb Fontext" w:hAnsi="Fb Fontext"/>
          <w:sz w:val="32"/>
          <w:rtl/>
        </w:rPr>
        <w:t xml:space="preserve"> הגבה</w:t>
      </w:r>
    </w:p>
    <w:p w14:paraId="5DBFE8F8" w14:textId="77777777" w:rsidR="00982F98" w:rsidRPr="00A52411" w:rsidRDefault="00982F98" w:rsidP="00982F98">
      <w:pPr>
        <w:pStyle w:val="36"/>
        <w:framePr w:wrap="notBeside"/>
        <w:rPr>
          <w:rtl/>
        </w:rPr>
      </w:pPr>
      <w:r w:rsidRPr="00A52411">
        <w:rPr>
          <w:rFonts w:hint="cs"/>
          <w:rtl/>
        </w:rPr>
        <w:t>-</w:t>
      </w:r>
    </w:p>
    <w:p w14:paraId="26594FE8" w14:textId="77777777" w:rsidR="00982F98" w:rsidRPr="00C35A2C" w:rsidRDefault="00982F98" w:rsidP="00982F98">
      <w:pPr>
        <w:rPr>
          <w:rFonts w:cs="Guttman Vilna"/>
          <w:b/>
          <w:bCs/>
          <w:sz w:val="32"/>
          <w:rtl/>
        </w:rPr>
      </w:pPr>
      <w:r w:rsidRPr="00C35A2C">
        <w:rPr>
          <w:rFonts w:ascii="Fb Fontext" w:hAnsi="Fb Fontext" w:hint="cs"/>
          <w:sz w:val="32"/>
          <w:rtl/>
        </w:rPr>
        <w:t xml:space="preserve">מיירי </w:t>
      </w:r>
      <w:r w:rsidRPr="00C35A2C">
        <w:rPr>
          <w:rFonts w:ascii="Fb Fontext" w:hAnsi="Fb Fontext"/>
          <w:sz w:val="32"/>
          <w:rtl/>
        </w:rPr>
        <w:t xml:space="preserve"> </w:t>
      </w:r>
      <w:r w:rsidRPr="00C35A2C">
        <w:rPr>
          <w:rFonts w:ascii="Fb Fontext" w:hAnsi="Fb Fontext" w:hint="cs"/>
          <w:sz w:val="32"/>
          <w:rtl/>
        </w:rPr>
        <w:t>בחבילות גדול</w:t>
      </w:r>
      <w:r>
        <w:rPr>
          <w:rFonts w:ascii="Fb Fontext" w:hAnsi="Fb Fontext" w:hint="cs"/>
          <w:sz w:val="32"/>
          <w:rtl/>
        </w:rPr>
        <w:t>ו</w:t>
      </w:r>
      <w:r w:rsidRPr="00C35A2C">
        <w:rPr>
          <w:rFonts w:ascii="Fb Fontext" w:hAnsi="Fb Fontext" w:hint="cs"/>
          <w:sz w:val="32"/>
          <w:rtl/>
        </w:rPr>
        <w:t>ת של פירות</w:t>
      </w:r>
      <w:r w:rsidRPr="00C35A2C">
        <w:rPr>
          <w:rFonts w:ascii="Fb Fontext" w:hAnsi="Fb Fontext"/>
          <w:sz w:val="32"/>
          <w:rtl/>
        </w:rPr>
        <w:t>.</w:t>
      </w:r>
    </w:p>
    <w:p w14:paraId="4B5B3AA4" w14:textId="77777777" w:rsidR="00982F98" w:rsidRPr="00C35A2C" w:rsidRDefault="00982F98" w:rsidP="00982F98">
      <w:pPr>
        <w:spacing w:after="60"/>
        <w:rPr>
          <w:rStyle w:val="afff8"/>
          <w:b w:val="0"/>
          <w:rtl/>
        </w:rPr>
      </w:pPr>
      <w:r>
        <w:rPr>
          <w:rFonts w:ascii="Fb Fontext" w:hAnsi="Fb Fontext" w:hint="cs"/>
          <w:sz w:val="32"/>
          <w:rtl/>
        </w:rPr>
        <w:t>ו</w:t>
      </w:r>
      <w:r w:rsidRPr="00C35A2C">
        <w:rPr>
          <w:rFonts w:ascii="Fb Fontext" w:hAnsi="Fb Fontext"/>
          <w:sz w:val="32"/>
          <w:rtl/>
        </w:rPr>
        <w:t xml:space="preserve">בפשתן </w:t>
      </w:r>
      <w:r>
        <w:rPr>
          <w:rFonts w:ascii="Fb Fontext" w:hAnsi="Fb Fontext" w:hint="cs"/>
          <w:sz w:val="32"/>
          <w:rtl/>
        </w:rPr>
        <w:t xml:space="preserve">רק אם יטלטלו למקום אחר - </w:t>
      </w:r>
      <w:r w:rsidRPr="00C35A2C">
        <w:rPr>
          <w:rFonts w:ascii="Fb Fontext" w:hAnsi="Fb Fontext"/>
          <w:sz w:val="32"/>
          <w:rtl/>
        </w:rPr>
        <w:t>שאני פשתן, דמשתמיט.</w:t>
      </w:r>
    </w:p>
    <w:p w14:paraId="05E58ABC" w14:textId="77777777" w:rsidR="00982F98" w:rsidRPr="00A52411" w:rsidRDefault="00982F98" w:rsidP="00982F98">
      <w:pPr>
        <w:pStyle w:val="36"/>
        <w:framePr w:wrap="notBeside"/>
        <w:rPr>
          <w:rtl/>
        </w:rPr>
      </w:pPr>
      <w:r w:rsidRPr="00A52411">
        <w:rPr>
          <w:rtl/>
        </w:rPr>
        <w:t>ד.</w:t>
      </w:r>
      <w:r>
        <w:rPr>
          <w:rFonts w:hint="cs"/>
          <w:rtl/>
        </w:rPr>
        <w:t xml:space="preserve"> והך:</w:t>
      </w:r>
    </w:p>
    <w:p w14:paraId="52080A04" w14:textId="77777777" w:rsidR="00982F98" w:rsidRDefault="00982F98" w:rsidP="00982F98">
      <w:pPr>
        <w:rPr>
          <w:rtl/>
        </w:rPr>
      </w:pPr>
      <w:r w:rsidRPr="00A52411">
        <w:rPr>
          <w:rtl/>
        </w:rPr>
        <w:t xml:space="preserve">דבהמה גסה נקנית במסירה, </w:t>
      </w:r>
    </w:p>
    <w:p w14:paraId="19750C61" w14:textId="77777777" w:rsidR="00982F98" w:rsidRPr="006765C4" w:rsidRDefault="00982F98" w:rsidP="00982F98">
      <w:pPr>
        <w:rPr>
          <w:rFonts w:ascii="Fb Fontext" w:hAnsi="Fb Fontext" w:cs="Guttman Vilna"/>
          <w:b/>
          <w:bCs/>
          <w:spacing w:val="-6"/>
          <w:sz w:val="32"/>
          <w:rtl/>
        </w:rPr>
      </w:pPr>
      <w:r w:rsidRPr="00A52411">
        <w:rPr>
          <w:rtl/>
        </w:rPr>
        <w:t xml:space="preserve">והדקה- </w:t>
      </w:r>
      <w:r w:rsidRPr="00A52411">
        <w:rPr>
          <w:rStyle w:val="affffe"/>
          <w:rtl/>
        </w:rPr>
        <w:t>לר"מ ורשב"א:</w:t>
      </w:r>
      <w:r w:rsidRPr="00A52411">
        <w:rPr>
          <w:rtl/>
        </w:rPr>
        <w:t xml:space="preserve"> בהגבהה,</w:t>
      </w:r>
      <w:r w:rsidRPr="006765C4">
        <w:rPr>
          <w:rFonts w:ascii="Fb Fontext" w:hAnsi="Fb Fontext" w:cs="Guttman Vilna" w:hint="cs"/>
          <w:b/>
          <w:bCs/>
          <w:spacing w:val="-6"/>
          <w:sz w:val="32"/>
          <w:rtl/>
        </w:rPr>
        <w:t xml:space="preserve"> </w:t>
      </w:r>
      <w:r w:rsidRPr="00A52411">
        <w:rPr>
          <w:rStyle w:val="affffe"/>
          <w:rtl/>
        </w:rPr>
        <w:t>וחכ"א:</w:t>
      </w:r>
      <w:r w:rsidRPr="006765C4">
        <w:rPr>
          <w:rFonts w:ascii="Fb Fontext" w:hAnsi="Fb Fontext"/>
          <w:spacing w:val="-6"/>
          <w:sz w:val="32"/>
          <w:rtl/>
        </w:rPr>
        <w:t xml:space="preserve"> </w:t>
      </w:r>
      <w:r w:rsidRPr="00A52411">
        <w:rPr>
          <w:rtl/>
        </w:rPr>
        <w:t>בהמה דקה - במשיכה.</w:t>
      </w:r>
    </w:p>
    <w:p w14:paraId="3A689F4F" w14:textId="77777777" w:rsidR="00982F98" w:rsidRPr="00A52411" w:rsidRDefault="00982F98" w:rsidP="00982F98">
      <w:pPr>
        <w:pStyle w:val="36"/>
        <w:framePr w:wrap="notBeside"/>
        <w:rPr>
          <w:rtl/>
        </w:rPr>
      </w:pPr>
      <w:r w:rsidRPr="00A52411">
        <w:rPr>
          <w:rFonts w:hint="cs"/>
          <w:rtl/>
        </w:rPr>
        <w:t>-</w:t>
      </w:r>
    </w:p>
    <w:p w14:paraId="5AB46AC5" w14:textId="77777777" w:rsidR="00982F98" w:rsidRPr="00C35A2C" w:rsidRDefault="00982F98" w:rsidP="00982F98">
      <w:pPr>
        <w:rPr>
          <w:rFonts w:ascii="Fb Fontext" w:hAnsi="Fb Fontext"/>
          <w:rtl/>
        </w:rPr>
      </w:pPr>
      <w:r w:rsidRPr="00A52411">
        <w:rPr>
          <w:rStyle w:val="affffe"/>
          <w:rtl/>
        </w:rPr>
        <w:t>דעת חכמים</w:t>
      </w:r>
      <w:r w:rsidRPr="00C35A2C">
        <w:rPr>
          <w:rFonts w:ascii="Fb Fontext" w:hAnsi="Fb Fontext"/>
          <w:sz w:val="32"/>
          <w:rtl/>
        </w:rPr>
        <w:t xml:space="preserve"> במשיכה </w:t>
      </w:r>
      <w:r>
        <w:rPr>
          <w:rFonts w:ascii="Fb Fontext" w:hAnsi="Fb Fontext" w:hint="cs"/>
          <w:sz w:val="32"/>
          <w:rtl/>
        </w:rPr>
        <w:t xml:space="preserve">אף </w:t>
      </w:r>
      <w:r w:rsidRPr="00C35A2C">
        <w:rPr>
          <w:rFonts w:ascii="Fb Fontext" w:hAnsi="Fb Fontext"/>
          <w:sz w:val="32"/>
          <w:rtl/>
        </w:rPr>
        <w:t>דבר הגבהה כייון דסרכא רגליה בקרקע.</w:t>
      </w:r>
    </w:p>
    <w:p w14:paraId="5670F5EF" w14:textId="77777777" w:rsidR="00982F98" w:rsidRPr="001B450D" w:rsidRDefault="00982F98" w:rsidP="00982F98">
      <w:pPr>
        <w:pStyle w:val="aff9"/>
        <w:rPr>
          <w:rtl/>
        </w:rPr>
      </w:pPr>
      <w:r w:rsidRPr="001B450D">
        <w:rPr>
          <w:rFonts w:hint="cs"/>
          <w:rtl/>
        </w:rPr>
        <w:t>***</w:t>
      </w:r>
    </w:p>
    <w:p w14:paraId="4697C105" w14:textId="77777777" w:rsidR="00982F98" w:rsidRPr="00A52411" w:rsidRDefault="00982F98" w:rsidP="00982F98">
      <w:pPr>
        <w:pStyle w:val="36"/>
        <w:framePr w:wrap="notBeside"/>
        <w:rPr>
          <w:rtl/>
        </w:rPr>
      </w:pPr>
      <w:r w:rsidRPr="00A52411">
        <w:rPr>
          <w:rtl/>
        </w:rPr>
        <w:t>רב ושמואל:</w:t>
      </w:r>
    </w:p>
    <w:p w14:paraId="46D4A592" w14:textId="77777777" w:rsidR="00982F98" w:rsidRPr="00E20419" w:rsidRDefault="00982F98" w:rsidP="00982F98">
      <w:pPr>
        <w:rPr>
          <w:rFonts w:ascii="Fb Fontext" w:hAnsi="Fb Fontext"/>
          <w:spacing w:val="2"/>
          <w:rtl/>
        </w:rPr>
      </w:pPr>
      <w:r w:rsidRPr="00E20419">
        <w:rPr>
          <w:rFonts w:ascii="Fb Fontext" w:hAnsi="Fb Fontext"/>
          <w:spacing w:val="2"/>
          <w:sz w:val="32"/>
          <w:rtl/>
        </w:rPr>
        <w:t>כור בשלשים אני מוכר לך יכול לחזור בו אפילו בסאה האחרונה.</w:t>
      </w:r>
    </w:p>
    <w:p w14:paraId="66E0BA30" w14:textId="77777777" w:rsidR="00982F98" w:rsidRPr="00C35A2C" w:rsidRDefault="00982F98" w:rsidP="00982F98">
      <w:pPr>
        <w:rPr>
          <w:rFonts w:ascii="Fb Fontext" w:hAnsi="Fb Fontext" w:cs="Guttman Vilna"/>
          <w:b/>
          <w:bCs/>
          <w:rtl/>
        </w:rPr>
      </w:pPr>
      <w:r w:rsidRPr="00C35A2C">
        <w:rPr>
          <w:rFonts w:ascii="Fb Fontext" w:hAnsi="Fb Fontext"/>
          <w:rtl/>
        </w:rPr>
        <w:t>כור בשלשים, סאה בסלע אני מוכר לך - ראשון ראשון קנה.</w:t>
      </w:r>
    </w:p>
    <w:p w14:paraId="5653AFB5" w14:textId="77777777" w:rsidR="00982F98" w:rsidRPr="00A52411" w:rsidRDefault="00982F98" w:rsidP="00982F98">
      <w:pPr>
        <w:pStyle w:val="36"/>
        <w:framePr w:wrap="notBeside"/>
        <w:rPr>
          <w:rtl/>
        </w:rPr>
      </w:pPr>
      <w:r w:rsidRPr="00A52411">
        <w:rPr>
          <w:rtl/>
        </w:rPr>
        <w:t>הך</w:t>
      </w:r>
    </w:p>
    <w:p w14:paraId="63889EA6" w14:textId="77777777" w:rsidR="00982F98" w:rsidRPr="00E20419" w:rsidRDefault="00982F98" w:rsidP="00982F98">
      <w:pPr>
        <w:rPr>
          <w:rFonts w:ascii="Fb Fontext" w:hAnsi="Fb Fontext"/>
          <w:rtl/>
        </w:rPr>
      </w:pPr>
      <w:r w:rsidRPr="00E20419">
        <w:rPr>
          <w:rFonts w:ascii="Fb Fontext" w:hAnsi="Fb Fontext"/>
          <w:sz w:val="32"/>
          <w:rtl/>
        </w:rPr>
        <w:t>ד</w:t>
      </w:r>
      <w:r w:rsidRPr="00E20419">
        <w:rPr>
          <w:rFonts w:ascii="Fb Fontext" w:hAnsi="Fb Fontext" w:hint="cs"/>
          <w:sz w:val="32"/>
          <w:rtl/>
        </w:rPr>
        <w:t>ב</w:t>
      </w:r>
      <w:r w:rsidRPr="00E20419">
        <w:rPr>
          <w:rFonts w:ascii="Fb Fontext" w:hAnsi="Fb Fontext"/>
          <w:sz w:val="32"/>
          <w:rtl/>
        </w:rPr>
        <w:t xml:space="preserve">מדה של אחד מהן - ראשון ראשון קנה, </w:t>
      </w:r>
      <w:r w:rsidRPr="00E20419">
        <w:rPr>
          <w:rFonts w:ascii="Fb Fontext" w:hAnsi="Fb Fontext" w:hint="cs"/>
          <w:sz w:val="32"/>
          <w:rtl/>
        </w:rPr>
        <w:t>אף</w:t>
      </w:r>
      <w:r w:rsidRPr="00E20419">
        <w:rPr>
          <w:rFonts w:ascii="Fb Fontext" w:hAnsi="Fb Fontext"/>
          <w:sz w:val="32"/>
          <w:rtl/>
        </w:rPr>
        <w:t xml:space="preserve"> </w:t>
      </w:r>
      <w:r w:rsidRPr="00E20419">
        <w:rPr>
          <w:rFonts w:ascii="Fb Fontext" w:hAnsi="Fb Fontext" w:hint="cs"/>
          <w:sz w:val="32"/>
          <w:rtl/>
        </w:rPr>
        <w:t>ש</w:t>
      </w:r>
      <w:r w:rsidRPr="00E20419">
        <w:rPr>
          <w:rFonts w:ascii="Fb Fontext" w:hAnsi="Fb Fontext"/>
          <w:sz w:val="32"/>
          <w:rtl/>
        </w:rPr>
        <w:t>לא נתמלאה המדה</w:t>
      </w:r>
    </w:p>
    <w:p w14:paraId="0B3B35BA" w14:textId="75991429" w:rsidR="00982F98" w:rsidRPr="00A52411" w:rsidRDefault="00982F98" w:rsidP="00982F98">
      <w:pPr>
        <w:pStyle w:val="36"/>
        <w:framePr w:wrap="notBeside"/>
        <w:rPr>
          <w:rtl/>
        </w:rPr>
      </w:pPr>
      <w:r w:rsidRPr="00A52411">
        <w:rPr>
          <w:rFonts w:hint="cs"/>
          <w:rtl/>
        </w:rPr>
        <w:t xml:space="preserve">- </w:t>
      </w:r>
      <w:r w:rsidRPr="00A52411">
        <w:rPr>
          <w:rtl/>
        </w:rPr>
        <w:t>היינו</w:t>
      </w:r>
      <w:r w:rsidR="00CE1B1A">
        <w:rPr>
          <w:rFonts w:hint="cs"/>
          <w:rtl/>
        </w:rPr>
        <w:t>:</w:t>
      </w:r>
    </w:p>
    <w:p w14:paraId="7988D7DD" w14:textId="77777777" w:rsidR="00982F98" w:rsidRPr="000B0609" w:rsidRDefault="00982F98" w:rsidP="00982F98">
      <w:pPr>
        <w:rPr>
          <w:rFonts w:ascii="Fb Fontext" w:hAnsi="Fb Fontext"/>
          <w:spacing w:val="2"/>
          <w:rtl/>
        </w:rPr>
      </w:pPr>
      <w:r w:rsidRPr="000B0609">
        <w:rPr>
          <w:rFonts w:ascii="Fb Fontext" w:hAnsi="Fb Fontext"/>
          <w:spacing w:val="2"/>
          <w:rtl/>
        </w:rPr>
        <w:t>דשנתות</w:t>
      </w:r>
      <w:r w:rsidRPr="000B0609">
        <w:rPr>
          <w:rFonts w:ascii="Fb Fontext" w:hAnsi="Fb Fontext" w:hint="cs"/>
          <w:spacing w:val="2"/>
          <w:rtl/>
        </w:rPr>
        <w:t xml:space="preserve"> </w:t>
      </w:r>
      <w:r w:rsidRPr="000B0609">
        <w:rPr>
          <w:rStyle w:val="afffff0"/>
          <w:rFonts w:hint="cs"/>
          <w:spacing w:val="2"/>
          <w:rtl/>
        </w:rPr>
        <w:t>סימון</w:t>
      </w:r>
      <w:r w:rsidRPr="000B0609">
        <w:rPr>
          <w:rFonts w:ascii="Fb Fontext" w:hAnsi="Fb Fontext"/>
          <w:spacing w:val="2"/>
          <w:rtl/>
        </w:rPr>
        <w:t xml:space="preserve"> היו במידות וכ</w:t>
      </w:r>
      <w:r w:rsidRPr="000B0609">
        <w:rPr>
          <w:rFonts w:ascii="Fb Fontext" w:hAnsi="Fb Fontext" w:hint="cs"/>
          <w:spacing w:val="2"/>
          <w:rtl/>
        </w:rPr>
        <w:t>גון</w:t>
      </w:r>
      <w:r w:rsidRPr="000B0609">
        <w:rPr>
          <w:rFonts w:ascii="Fb Fontext" w:hAnsi="Fb Fontext"/>
          <w:spacing w:val="2"/>
          <w:rtl/>
        </w:rPr>
        <w:t xml:space="preserve"> שא"ל הין בי"ב סלעים, לוג בסלע,</w:t>
      </w:r>
    </w:p>
    <w:p w14:paraId="07C705C2" w14:textId="64B87E6A" w:rsidR="00AC0AF5" w:rsidRPr="00C35A2C" w:rsidRDefault="00AC0AF5" w:rsidP="00982F98">
      <w:pPr>
        <w:pStyle w:val="affe"/>
        <w:framePr w:wrap="around"/>
        <w:rPr>
          <w:rtl/>
        </w:rPr>
      </w:pPr>
      <w:r w:rsidRPr="00C35A2C">
        <w:rPr>
          <w:rtl/>
        </w:rPr>
        <w:t>פז.</w:t>
      </w:r>
    </w:p>
    <w:p w14:paraId="33C9F746" w14:textId="77777777" w:rsidR="00982F98" w:rsidRPr="00982F98" w:rsidRDefault="00AC0AF5" w:rsidP="00982F98">
      <w:pPr>
        <w:pStyle w:val="36"/>
        <w:framePr w:wrap="notBeside"/>
        <w:rPr>
          <w:rtl/>
        </w:rPr>
      </w:pPr>
      <w:r w:rsidRPr="00982F98">
        <w:rPr>
          <w:rtl/>
        </w:rPr>
        <w:t>והך</w:t>
      </w:r>
    </w:p>
    <w:p w14:paraId="79348F9B" w14:textId="5E86295B" w:rsidR="00AC0AF5" w:rsidRPr="00CE1B1A" w:rsidRDefault="00AC0AF5" w:rsidP="00AC0AF5">
      <w:pPr>
        <w:rPr>
          <w:rStyle w:val="afffff0"/>
          <w:rtl/>
        </w:rPr>
      </w:pPr>
      <w:r w:rsidRPr="00C35A2C">
        <w:rPr>
          <w:rFonts w:ascii="Fb Fontext" w:hAnsi="Fb Fontext"/>
          <w:sz w:val="32"/>
          <w:rtl/>
        </w:rPr>
        <w:t xml:space="preserve">דראשון ראשון קנה לא קשה מהא דהשוכר את הפועל לעשות עמו לגורן היום בדינר, </w:t>
      </w:r>
      <w:r w:rsidRPr="006765C4">
        <w:rPr>
          <w:rFonts w:ascii="Fb Fontext" w:hAnsi="Fb Fontext"/>
          <w:spacing w:val="-2"/>
          <w:sz w:val="32"/>
          <w:rtl/>
        </w:rPr>
        <w:t xml:space="preserve">ולגורן יפה סלע - אסור להנות הימנו </w:t>
      </w:r>
      <w:r w:rsidRPr="00CE1B1A">
        <w:rPr>
          <w:rStyle w:val="afffff0"/>
          <w:rtl/>
        </w:rPr>
        <w:t>[דמיחזי כריבית במה שמחזיר לו עבודה השווה יותר]</w:t>
      </w:r>
    </w:p>
    <w:p w14:paraId="70762CFC" w14:textId="77777777" w:rsidR="00AC0AF5" w:rsidRPr="00CE1B1A" w:rsidRDefault="00AC0AF5" w:rsidP="00AC0AF5">
      <w:pPr>
        <w:rPr>
          <w:rStyle w:val="afffff0"/>
          <w:rtl/>
        </w:rPr>
      </w:pPr>
      <w:r w:rsidRPr="00C35A2C">
        <w:rPr>
          <w:rFonts w:ascii="Fb Fontext" w:hAnsi="Fb Fontext"/>
          <w:rtl/>
        </w:rPr>
        <w:t xml:space="preserve">אבל אם שכרו מהיום בדינר ליום, ולגורן יפה סלע - מותר. </w:t>
      </w:r>
      <w:r w:rsidRPr="00CE1B1A">
        <w:rPr>
          <w:rStyle w:val="afffff0"/>
          <w:rtl/>
        </w:rPr>
        <w:t>[דהיינו כשכירות ארוכה]</w:t>
      </w:r>
    </w:p>
    <w:p w14:paraId="6EFBD61F" w14:textId="77777777" w:rsidR="00CE1B1A" w:rsidRPr="00CE1B1A" w:rsidRDefault="00AC0AF5" w:rsidP="00CE1B1A">
      <w:pPr>
        <w:pStyle w:val="36"/>
        <w:framePr w:wrap="notBeside"/>
        <w:rPr>
          <w:rtl/>
        </w:rPr>
      </w:pPr>
      <w:r w:rsidRPr="00CE1B1A">
        <w:rPr>
          <w:rtl/>
        </w:rPr>
        <w:t>אין להקשות</w:t>
      </w:r>
    </w:p>
    <w:p w14:paraId="00A8AD2C" w14:textId="70D73410" w:rsidR="00AC0AF5" w:rsidRDefault="00AC0AF5" w:rsidP="00AC0AF5">
      <w:pPr>
        <w:rPr>
          <w:rFonts w:ascii="Fb Fontext" w:hAnsi="Fb Fontext"/>
          <w:rtl/>
        </w:rPr>
      </w:pPr>
      <w:r w:rsidRPr="00C35A2C">
        <w:rPr>
          <w:rFonts w:ascii="Fb Fontext" w:hAnsi="Fb Fontext"/>
          <w:rtl/>
        </w:rPr>
        <w:t>דהיא דראשון ראשון קנה כיון דהוי כמשתכר בזול</w:t>
      </w:r>
    </w:p>
    <w:p w14:paraId="62081A91" w14:textId="77777777" w:rsidR="00AC0AF5" w:rsidRDefault="00AC0AF5" w:rsidP="00AC0AF5">
      <w:pPr>
        <w:rPr>
          <w:rFonts w:ascii="Fb Fontext" w:hAnsi="Fb Fontext"/>
          <w:rtl/>
        </w:rPr>
      </w:pPr>
      <w:r w:rsidRPr="00C35A2C">
        <w:rPr>
          <w:rFonts w:ascii="Fb Fontext" w:hAnsi="Fb Fontext"/>
          <w:rtl/>
        </w:rPr>
        <w:t xml:space="preserve">משא"כ רישא </w:t>
      </w:r>
      <w:r w:rsidRPr="00C35A2C">
        <w:rPr>
          <w:rFonts w:ascii="Fb Fontext" w:hAnsi="Fb Fontext" w:hint="cs"/>
          <w:rtl/>
        </w:rPr>
        <w:t xml:space="preserve">דלא עביד בהדיא מהשתא </w:t>
      </w:r>
      <w:r w:rsidRPr="00C35A2C">
        <w:rPr>
          <w:rFonts w:ascii="Fb Fontext" w:hAnsi="Fb Fontext"/>
          <w:rtl/>
        </w:rPr>
        <w:t>נראה כהלוואה שמחזיר יותר</w:t>
      </w:r>
    </w:p>
    <w:p w14:paraId="6BF0259C" w14:textId="03C57992" w:rsidR="00AC0AF5" w:rsidRPr="001B450D" w:rsidRDefault="001B450D" w:rsidP="00AC0AF5">
      <w:pPr>
        <w:pStyle w:val="aff9"/>
        <w:rPr>
          <w:del w:id="90100" w:author="מנוע עיצוב" w:date="2026-10-08T11:01:28Z"/>
          <w:rtl/>
        </w:rPr>
      </w:pPr>
      <w:del w:id="90099" w:author="מנוע עיצוב" w:date="2026-10-08T11:01:28Z">
        <w:r w:rsidRPr="001B450D">
          <w:rPr>
            <w:rFonts w:hint="cs"/>
            <w:rtl/>
          </w:rPr>
          <w:delText xml:space="preserve">***</w:delText>
        </w:r>
      </w:del>
    </w:p>
    <w:p w14:paraId="76DFBD6A" w14:textId="77777777" w:rsidR="00AC0AF5" w:rsidRPr="00CE1B1A" w:rsidRDefault="00AC0AF5" w:rsidP="00CE1B1A">
      <w:pPr>
        <w:pStyle w:val="afffb"/>
        <w:rPr>
          <w:rtl/>
        </w:rPr>
      </w:pPr>
      <w:ins w:id="9900" w:author="מספור קטעי משנה" w:date="2026-10-06T06:44:59Z">
        <w:r>
          <w:rPr>
            <w:rStyle w:val="MisparKeta"/>
          </w:rPr>
          <w:t xml:space="preserve">א. </w:t>
        </w:r>
      </w:ins>
      <w:r w:rsidRPr="00CE1B1A">
        <w:rPr>
          <w:rtl/>
        </w:rPr>
        <w:t>ואם היה מחובר בקרקע ותלש כל שהוא - קנה.</w:t>
      </w:r>
    </w:p>
    <w:p w14:paraId="00729382" w14:textId="77777777" w:rsidR="00AC0AF5" w:rsidRPr="00C35A2C" w:rsidRDefault="00AC0AF5" w:rsidP="00AC0AF5">
      <w:pPr>
        <w:rPr>
          <w:rFonts w:ascii="Fb Fontext" w:hAnsi="Fb Fontext"/>
          <w:rtl/>
        </w:rPr>
      </w:pPr>
      <w:r w:rsidRPr="00C35A2C">
        <w:rPr>
          <w:rFonts w:ascii="Fb Fontext" w:hAnsi="Fb Fontext"/>
          <w:rtl/>
        </w:rPr>
        <w:t>מיירי דא"ל: לך, יפה לך קרקע כל שהוא, וקני כל מה שעליה.</w:t>
      </w:r>
    </w:p>
    <w:p w14:paraId="4691896A" w14:textId="1EDB8C35" w:rsidR="00AC0AF5" w:rsidRPr="001B450D" w:rsidRDefault="001B450D" w:rsidP="00AC0AF5">
      <w:pPr>
        <w:pStyle w:val="aff9"/>
        <w:rPr>
          <w:rtl/>
        </w:rPr>
      </w:pPr>
      <w:r w:rsidRPr="001B450D">
        <w:rPr>
          <w:rFonts w:hint="cs"/>
          <w:rtl/>
        </w:rPr>
        <w:t>***</w:t>
      </w:r>
    </w:p>
    <w:p w14:paraId="359F551D" w14:textId="77777777" w:rsidR="003A7CF1" w:rsidRPr="00CE1B1A" w:rsidRDefault="003A7CF1" w:rsidP="003A7CF1">
      <w:pPr>
        <w:pStyle w:val="affffb"/>
        <w:framePr w:wrap="around"/>
        <w:rPr>
          <w:rtl/>
        </w:rPr>
      </w:pPr>
      <w:del w:id="20319" w:author="קלוד" w:date="2026-10-06T10:07:33Z">
        <w:r>
          <w:rPr>
            <w:rFonts w:hint="cs"/>
            <w:rtl/>
          </w:rPr>
          <w:delText xml:space="preserve">מתני</w:delText>
        </w:r>
      </w:del>
      <w:ins w:id="20320" w:author="קלוד" w:date="2026-10-06T10:07:33Z">
        <w:r>
          <w:rPr>
            <w:rFonts w:hint="cs"/>
            <w:rtl/>
          </w:rPr>
          <w:t xml:space="preserve">משנה ח</w:t>
        </w:r>
      </w:ins>
      <w:del w:id="20321" w:author="קלוד" w:date="2026-10-06T10:07:33Z">
        <w:r>
          <w:rPr>
            <w:rtl/>
          </w:rPr>
          <w:delText xml:space="preserve">'.</w:delText>
        </w:r>
      </w:del>
    </w:p>
    <w:p w14:paraId="3C91031E" w14:textId="77777777" w:rsidR="003A7CF1" w:rsidRPr="00CE1B1A" w:rsidRDefault="003A7CF1" w:rsidP="00DB3591">
      <w:pPr>
        <w:pStyle w:val="afff3"/>
        <w:rPr>
          <w:rtl/>
        </w:rPr>
      </w:pPr>
      <w:r w:rsidRPr="00CE1B1A">
        <w:rPr>
          <w:rtl/>
        </w:rPr>
        <w:t>המוכר יין ושמן לחבירו והוקרו או שהוזלו, אם עד שלא נתמלאת המדה - למוכר,</w:t>
      </w:r>
      <w:r>
        <w:rPr>
          <w:rFonts w:hint="cs"/>
          <w:rtl/>
        </w:rPr>
        <w:t xml:space="preserve">  </w:t>
      </w:r>
      <w:r w:rsidRPr="00CE1B1A">
        <w:rPr>
          <w:rtl/>
        </w:rPr>
        <w:t>משנתמלאת המדה - ללוקח.</w:t>
      </w:r>
    </w:p>
    <w:p w14:paraId="2231579D" w14:textId="77777777" w:rsidR="003A7CF1" w:rsidRDefault="003A7CF1" w:rsidP="00DB3591">
      <w:pPr>
        <w:pStyle w:val="afff3"/>
        <w:rPr>
          <w:rtl/>
        </w:rPr>
      </w:pPr>
      <w:r w:rsidRPr="00CE1B1A">
        <w:rPr>
          <w:rtl/>
        </w:rPr>
        <w:t xml:space="preserve">ואם היה סרסור ביניהן, נשברה החבית - נשברה לסרסור. </w:t>
      </w:r>
    </w:p>
    <w:p w14:paraId="59FAE0F9" w14:textId="77777777" w:rsidR="003A7CF1" w:rsidRPr="00CE1B1A" w:rsidRDefault="003A7CF1" w:rsidP="00DB3591">
      <w:pPr>
        <w:pStyle w:val="afff3"/>
        <w:rPr>
          <w:rtl/>
        </w:rPr>
      </w:pPr>
      <w:r w:rsidRPr="00CE1B1A">
        <w:rPr>
          <w:rtl/>
        </w:rPr>
        <w:t>וחייב להטיף לו שלש טיפין.</w:t>
      </w:r>
    </w:p>
    <w:p w14:paraId="0895A07B" w14:textId="77777777" w:rsidR="003A7CF1" w:rsidRPr="00CE1B1A" w:rsidRDefault="003A7CF1" w:rsidP="00DB3591">
      <w:pPr>
        <w:pStyle w:val="afff3"/>
        <w:rPr>
          <w:rtl/>
        </w:rPr>
      </w:pPr>
      <w:r w:rsidRPr="00CE1B1A">
        <w:rPr>
          <w:rtl/>
        </w:rPr>
        <w:t>הרכינה ומיצית - הרי הוא של מוכר. והחנווני אינו חייב להטיף שלש טיפין.</w:t>
      </w:r>
      <w:r>
        <w:rPr>
          <w:rFonts w:hint="cs"/>
          <w:rtl/>
        </w:rPr>
        <w:t xml:space="preserve">  </w:t>
      </w:r>
      <w:r w:rsidRPr="008830CD">
        <w:rPr>
          <w:rStyle w:val="TanaimMishna"/>
          <w:rtl/>
          <w:rPrChange w:id="20115" w:author="קלוד" w:date="2026-10-06T10:07:33Z">
            <w:rPr>
              <w:rStyle w:val="affffe"/>
              <w:rtl/>
            </w:rPr>
          </w:rPrChange>
        </w:rPr>
        <w:t>ר"י:</w:t>
      </w:r>
      <w:r w:rsidRPr="00CE1B1A">
        <w:rPr>
          <w:rtl/>
        </w:rPr>
        <w:t xml:space="preserve"> ערב שבת עם חשכה - פטור.</w:t>
      </w:r>
      <w:r>
        <w:rPr>
          <w:rFonts w:hint="cs"/>
          <w:rtl/>
        </w:rPr>
        <w:t xml:space="preserve"> </w:t>
      </w:r>
    </w:p>
    <w:p w14:paraId="6F3A3100" w14:textId="77777777" w:rsidR="003A7CF1" w:rsidRPr="00C35A2C" w:rsidRDefault="003A7CF1" w:rsidP="003A7CF1">
      <w:pPr>
        <w:rPr>
          <w:rFonts w:ascii="Fb Fontext" w:hAnsi="Fb Fontext"/>
          <w:rtl/>
        </w:rPr>
      </w:pPr>
      <w:r w:rsidRPr="00C35A2C">
        <w:rPr>
          <w:rStyle w:val="afff8"/>
          <w:rtl/>
        </w:rPr>
        <w:t>מדה</w:t>
      </w:r>
      <w:r w:rsidRPr="00C35A2C">
        <w:rPr>
          <w:rFonts w:ascii="Fb Fontext" w:hAnsi="Fb Fontext"/>
          <w:sz w:val="32"/>
          <w:rtl/>
        </w:rPr>
        <w:t xml:space="preserve"> היינו מדה דסרסור </w:t>
      </w:r>
      <w:r w:rsidRPr="00C35A2C">
        <w:rPr>
          <w:rFonts w:ascii="Fb Fontext" w:hAnsi="Fb Fontext" w:hint="cs"/>
          <w:sz w:val="32"/>
          <w:rtl/>
        </w:rPr>
        <w:t xml:space="preserve"> </w:t>
      </w:r>
      <w:r w:rsidRPr="008830CD">
        <w:rPr>
          <w:rStyle w:val="affffe"/>
          <w:rtl/>
        </w:rPr>
        <w:t>וסיפא</w:t>
      </w:r>
      <w:r w:rsidRPr="00C35A2C">
        <w:rPr>
          <w:rFonts w:ascii="Fb Fontext" w:hAnsi="Fb Fontext"/>
          <w:sz w:val="32"/>
          <w:rtl/>
        </w:rPr>
        <w:t xml:space="preserve"> היינו בסרסור עצמו</w:t>
      </w:r>
    </w:p>
    <w:p w14:paraId="2676AE2F" w14:textId="77777777" w:rsidR="003A7CF1" w:rsidRDefault="003A7CF1" w:rsidP="003A7CF1">
      <w:pPr>
        <w:rPr>
          <w:rFonts w:ascii="Fb Fontext" w:hAnsi="Fb Fontext"/>
          <w:sz w:val="32"/>
          <w:rtl/>
        </w:rPr>
      </w:pPr>
      <w:r w:rsidRPr="00C35A2C">
        <w:rPr>
          <w:rStyle w:val="afff8"/>
          <w:rtl/>
        </w:rPr>
        <w:t>הרכינה ומיצית</w:t>
      </w:r>
      <w:r w:rsidRPr="00C35A2C">
        <w:rPr>
          <w:rFonts w:ascii="Fb Fontext" w:hAnsi="Fb Fontext"/>
          <w:sz w:val="32"/>
          <w:rtl/>
        </w:rPr>
        <w:t xml:space="preserve"> - הרי הוא של מוכר. ומשום יאוש בעלים</w:t>
      </w:r>
    </w:p>
    <w:p w14:paraId="32050B2E" w14:textId="77777777" w:rsidR="003A7CF1" w:rsidRDefault="003A7CF1" w:rsidP="003A7CF1">
      <w:pPr>
        <w:rPr>
          <w:rFonts w:ascii="Fb Fontext" w:hAnsi="Fb Fontext"/>
          <w:sz w:val="32"/>
          <w:rtl/>
        </w:rPr>
      </w:pPr>
      <w:r w:rsidRPr="00C35A2C">
        <w:rPr>
          <w:rFonts w:ascii="Fb Fontext" w:hAnsi="Fb Fontext"/>
          <w:sz w:val="32"/>
          <w:rtl/>
        </w:rPr>
        <w:t>והך דהרכינה ומיצית הר"ז תרומה דווקא בתרומה דממון כהן</w:t>
      </w:r>
    </w:p>
    <w:p w14:paraId="068AAFD8" w14:textId="77777777" w:rsidR="003A7CF1" w:rsidRPr="00C35A2C" w:rsidRDefault="003A7CF1" w:rsidP="003A7CF1">
      <w:pPr>
        <w:pStyle w:val="affe"/>
        <w:framePr w:wrap="around"/>
        <w:rPr>
          <w:rtl/>
        </w:rPr>
      </w:pPr>
      <w:r w:rsidRPr="00C35A2C">
        <w:rPr>
          <w:rFonts w:hint="cs"/>
          <w:rtl/>
        </w:rPr>
        <w:t>פז:</w:t>
      </w:r>
    </w:p>
    <w:p w14:paraId="11889390" w14:textId="77777777" w:rsidR="003A7CF1" w:rsidRPr="00801934" w:rsidRDefault="003A7CF1" w:rsidP="003A7CF1">
      <w:pPr>
        <w:pStyle w:val="afffb"/>
        <w:rPr>
          <w:rtl/>
        </w:rPr>
      </w:pPr>
      <w:ins w:id="9901" w:author="מספור קטעי משנה" w:date="2026-10-06T06:44:59Z">
        <w:r>
          <w:rPr>
            <w:rStyle w:val="MisparKeta"/>
          </w:rPr>
          <w:t xml:space="preserve">ד. </w:t>
        </w:r>
      </w:ins>
      <w:r w:rsidRPr="00801934">
        <w:rPr>
          <w:rtl/>
        </w:rPr>
        <w:t>והחנווני אינו חייב להטיף וכו'.</w:t>
      </w:r>
    </w:p>
    <w:p w14:paraId="3F91C797" w14:textId="77777777" w:rsidR="003A7CF1" w:rsidRPr="00C35A2C" w:rsidRDefault="003A7CF1" w:rsidP="003A7CF1">
      <w:pPr>
        <w:rPr>
          <w:rFonts w:ascii="Fb Fontext" w:hAnsi="Fb Fontext" w:cs="Guttman Vilna"/>
          <w:b/>
          <w:bCs/>
          <w:sz w:val="32"/>
          <w:rtl/>
        </w:rPr>
      </w:pPr>
      <w:r w:rsidRPr="008830CD">
        <w:rPr>
          <w:rStyle w:val="affffe"/>
          <w:rtl/>
        </w:rPr>
        <w:t>ר"י</w:t>
      </w:r>
      <w:r w:rsidRPr="00C35A2C">
        <w:rPr>
          <w:rFonts w:ascii="Fb Fontext" w:hAnsi="Fb Fontext"/>
          <w:sz w:val="32"/>
          <w:rtl/>
        </w:rPr>
        <w:t xml:space="preserve"> אסיפא קאי ולחומרא </w:t>
      </w:r>
      <w:r w:rsidRPr="008830CD">
        <w:rPr>
          <w:rStyle w:val="affffe"/>
          <w:rtl/>
        </w:rPr>
        <w:t>וכדחזי' להדיא דלר"י</w:t>
      </w:r>
      <w:r>
        <w:rPr>
          <w:rFonts w:ascii="Fb Fontext" w:hAnsi="Fb Fontext"/>
          <w:sz w:val="32"/>
          <w:rtl/>
        </w:rPr>
        <w:t xml:space="preserve"> </w:t>
      </w:r>
      <w:r>
        <w:rPr>
          <w:rStyle w:val="affffe"/>
          <w:rFonts w:ascii="Fb Fontext" w:hAnsi="Fb Fontext"/>
          <w:sz w:val="32"/>
          <w:rtl/>
          <w:rPrChange w:id="9370" w:author="מנוע אמוראים" w:date="2026-10-05T16:41:09Z">
            <w:rPr>
              <w:rFonts w:ascii="Fb Fontext" w:hAnsi="Fb Fontext"/>
              <w:sz w:val="32"/>
              <w:rtl/>
            </w:rPr>
          </w:rPrChange>
        </w:rPr>
        <w:t xml:space="preserve">ער"ש</w:t>
      </w:r>
      <w:r>
        <w:rPr>
          <w:rFonts w:ascii="Fb Fontext" w:hAnsi="Fb Fontext"/>
          <w:sz w:val="32"/>
          <w:rtl/>
        </w:rPr>
        <w:t xml:space="preserve"> עם חשכה - חנווני פטור מפני שטרוד</w:t>
      </w:r>
    </w:p>
    <w:p w14:paraId="56A2C23F" w14:textId="77777777" w:rsidR="003A7CF1" w:rsidRDefault="003A7CF1" w:rsidP="003A7CF1">
      <w:pPr>
        <w:pStyle w:val="aff9"/>
        <w:rPr>
          <w:rtl/>
        </w:rPr>
      </w:pPr>
      <w:r w:rsidRPr="001B450D">
        <w:rPr>
          <w:rFonts w:hint="cs"/>
          <w:rtl/>
        </w:rPr>
        <w:t>***</w:t>
      </w:r>
    </w:p>
    <w:p w14:paraId="3D02D549" w14:textId="77777777" w:rsidR="003A7CF1" w:rsidRPr="00C35A2C" w:rsidRDefault="003A7CF1" w:rsidP="003A7CF1">
      <w:pPr>
        <w:pStyle w:val="affffb"/>
        <w:framePr w:wrap="around"/>
        <w:rPr>
          <w:rtl/>
        </w:rPr>
      </w:pPr>
      <w:del w:id="20322" w:author="קלוד" w:date="2026-10-06T10:07:33Z">
        <w:r>
          <w:rPr>
            <w:rFonts w:hint="cs"/>
            <w:rtl/>
          </w:rPr>
          <w:delText xml:space="preserve">מ</w:delText>
        </w:r>
      </w:del>
      <w:ins w:id="20323" w:author="קלוד" w:date="2026-10-06T10:07:33Z">
        <w:r>
          <w:rPr>
            <w:rFonts w:hint="cs"/>
            <w:rtl/>
          </w:rPr>
          <w:t xml:space="preserve">משנה ט</w:t>
        </w:r>
      </w:ins>
      <w:del w:id="20324" w:author="קלוד" w:date="2026-10-06T10:07:33Z">
        <w:r>
          <w:rPr>
            <w:rFonts w:hint="cs"/>
            <w:rtl/>
          </w:rPr>
          <w:delText xml:space="preserve">תני</w:delText>
        </w:r>
      </w:del>
      <w:del w:id="20325" w:author="קלוד" w:date="2026-10-06T10:07:33Z">
        <w:r>
          <w:rPr>
            <w:rtl/>
          </w:rPr>
          <w:delText xml:space="preserve">'.</w:delText>
        </w:r>
      </w:del>
    </w:p>
    <w:p w14:paraId="30BD28AA" w14:textId="77777777" w:rsidR="003A7CF1" w:rsidRDefault="003A7CF1" w:rsidP="00DB3591">
      <w:pPr>
        <w:pStyle w:val="afff3"/>
        <w:rPr>
          <w:rtl/>
        </w:rPr>
      </w:pPr>
      <w:r w:rsidRPr="00A343FC">
        <w:rPr>
          <w:rtl/>
        </w:rPr>
        <w:lastRenderedPageBreak/>
        <w:t xml:space="preserve">השולח את בנו אצל חנווני </w:t>
      </w:r>
      <w:r w:rsidRPr="00AB6E58">
        <w:rPr>
          <w:rStyle w:val="HesberMishna"/>
          <w:rtl/>
          <w:rPrChange w:id="20116" w:author="קלוד" w:date="2026-10-06T10:07:33Z">
            <w:rPr>
              <w:rStyle w:val="afffff0"/>
              <w:rtl/>
            </w:rPr>
          </w:rPrChange>
        </w:rPr>
        <w:t>(ופונדיון בידו),</w:t>
      </w:r>
      <w:r w:rsidRPr="00A343FC">
        <w:rPr>
          <w:rtl/>
        </w:rPr>
        <w:t xml:space="preserve"> ומדד לו באיסר שמן ונתן לו את האיסר,</w:t>
      </w:r>
      <w:r>
        <w:rPr>
          <w:rFonts w:hint="cs"/>
          <w:rtl/>
        </w:rPr>
        <w:t xml:space="preserve"> </w:t>
      </w:r>
      <w:r w:rsidRPr="00C35A2C">
        <w:rPr>
          <w:rtl/>
        </w:rPr>
        <w:t xml:space="preserve">שבר את הצלוחית ואבד את האיסר </w:t>
      </w:r>
    </w:p>
    <w:p w14:paraId="63CDBEBF" w14:textId="77777777" w:rsidR="003A7CF1" w:rsidRPr="00C35A2C" w:rsidRDefault="003A7CF1" w:rsidP="00DB3591">
      <w:pPr>
        <w:pStyle w:val="afff3"/>
        <w:rPr>
          <w:rtl/>
        </w:rPr>
      </w:pPr>
      <w:r>
        <w:rPr>
          <w:rStyle w:val="TanaimMishna"/>
          <w:rtl/>
          <w:rPrChange w:id="20117" w:author="קלוד" w:date="2026-10-06T10:07:33Z">
            <w:rPr>
              <w:rStyle w:val="affffe"/>
              <w:rtl/>
            </w:rPr>
          </w:rPrChange>
        </w:rPr>
        <w:tab/>
      </w:r>
      <w:r w:rsidRPr="005F629F">
        <w:rPr>
          <w:rStyle w:val="TanaimMishna"/>
          <w:rFonts w:hint="cs"/>
          <w:rtl/>
          <w:rPrChange w:id="20118" w:author="קלוד" w:date="2026-10-06T10:07:33Z">
            <w:rPr>
              <w:rStyle w:val="affffe"/>
              <w:rFonts w:hint="cs"/>
              <w:rtl/>
            </w:rPr>
          </w:rPrChange>
        </w:rPr>
        <w:t xml:space="preserve">ת''ק: </w:t>
      </w:r>
      <w:r w:rsidRPr="00C35A2C">
        <w:rPr>
          <w:rtl/>
        </w:rPr>
        <w:t>חנווני חייב.</w:t>
      </w:r>
      <w:r>
        <w:rPr>
          <w:rFonts w:hint="cs"/>
          <w:rtl/>
        </w:rPr>
        <w:t xml:space="preserve"> </w:t>
      </w:r>
      <w:r>
        <w:rPr>
          <w:rStyle w:val="TanaimMishna"/>
          <w:rtl/>
          <w:rPrChange w:id="20119" w:author="קלוד" w:date="2026-10-06T10:07:33Z">
            <w:rPr>
              <w:rStyle w:val="affffe"/>
              <w:rtl/>
            </w:rPr>
          </w:rPrChange>
        </w:rPr>
        <w:tab/>
      </w:r>
      <w:r>
        <w:rPr>
          <w:rStyle w:val="TanaimMishna"/>
          <w:rtl/>
          <w:rPrChange w:id="20120" w:author="קלוד" w:date="2026-10-06T10:07:33Z">
            <w:rPr>
              <w:rStyle w:val="affffe"/>
              <w:rtl/>
            </w:rPr>
          </w:rPrChange>
        </w:rPr>
        <w:tab/>
      </w:r>
      <w:r>
        <w:rPr>
          <w:rStyle w:val="TanaimMishna"/>
          <w:rFonts w:hint="cs"/>
          <w:rtl/>
          <w:rPrChange w:id="20121" w:author="קלוד" w:date="2026-10-06T10:07:33Z">
            <w:rPr>
              <w:rStyle w:val="affffe"/>
              <w:rFonts w:hint="cs"/>
              <w:rtl/>
            </w:rPr>
          </w:rPrChange>
        </w:rPr>
        <w:t>ר''י:</w:t>
      </w:r>
      <w:r w:rsidRPr="00C35A2C">
        <w:rPr>
          <w:rtl/>
        </w:rPr>
        <w:t xml:space="preserve"> </w:t>
      </w:r>
      <w:r w:rsidRPr="00C35A2C">
        <w:rPr>
          <w:rFonts w:hint="cs"/>
          <w:rtl/>
        </w:rPr>
        <w:t>פוטר</w:t>
      </w:r>
      <w:r w:rsidRPr="00C35A2C">
        <w:rPr>
          <w:rtl/>
        </w:rPr>
        <w:t xml:space="preserve">, </w:t>
      </w:r>
      <w:r w:rsidRPr="00C35A2C">
        <w:rPr>
          <w:rFonts w:hint="cs"/>
          <w:rtl/>
        </w:rPr>
        <w:t>שעל</w:t>
      </w:r>
      <w:r w:rsidRPr="00C35A2C">
        <w:rPr>
          <w:rtl/>
        </w:rPr>
        <w:t xml:space="preserve"> </w:t>
      </w:r>
      <w:r w:rsidRPr="00C35A2C">
        <w:rPr>
          <w:rFonts w:hint="cs"/>
          <w:rtl/>
        </w:rPr>
        <w:t>מנת</w:t>
      </w:r>
      <w:r w:rsidRPr="00C35A2C">
        <w:rPr>
          <w:rtl/>
        </w:rPr>
        <w:t xml:space="preserve"> </w:t>
      </w:r>
      <w:r w:rsidRPr="00C35A2C">
        <w:rPr>
          <w:rFonts w:hint="cs"/>
          <w:rtl/>
        </w:rPr>
        <w:t>כן</w:t>
      </w:r>
      <w:r w:rsidRPr="00C35A2C">
        <w:rPr>
          <w:rtl/>
        </w:rPr>
        <w:t xml:space="preserve"> </w:t>
      </w:r>
      <w:r w:rsidRPr="00C35A2C">
        <w:rPr>
          <w:rFonts w:hint="cs"/>
          <w:rtl/>
        </w:rPr>
        <w:t>שלחו</w:t>
      </w:r>
      <w:r w:rsidRPr="00C35A2C">
        <w:rPr>
          <w:rtl/>
        </w:rPr>
        <w:t>.</w:t>
      </w:r>
    </w:p>
    <w:p w14:paraId="671BA00B" w14:textId="77777777" w:rsidR="003A7CF1" w:rsidRPr="00C35A2C" w:rsidRDefault="003A7CF1" w:rsidP="00DB3591">
      <w:pPr>
        <w:pStyle w:val="afff3"/>
        <w:rPr>
          <w:rtl/>
        </w:rPr>
      </w:pPr>
      <w:r w:rsidRPr="005F629F">
        <w:rPr>
          <w:rStyle w:val="TanaimMishna"/>
          <w:rtl/>
          <w:rPrChange w:id="20122" w:author="קלוד" w:date="2026-10-06T10:07:33Z">
            <w:rPr>
              <w:rStyle w:val="affffe"/>
              <w:rtl/>
            </w:rPr>
          </w:rPrChange>
        </w:rPr>
        <w:t>ומודים חכמים לר"י</w:t>
      </w:r>
      <w:r w:rsidRPr="00C35A2C">
        <w:rPr>
          <w:rtl/>
        </w:rPr>
        <w:t xml:space="preserve"> בזמן שהצלוחית ביד התינוק ומדד חנווני לתוכה - שחנווני פטור.</w:t>
      </w:r>
    </w:p>
    <w:p w14:paraId="29D7AD19" w14:textId="77777777" w:rsidR="003A7CF1" w:rsidRDefault="003A7CF1" w:rsidP="003A7CF1">
      <w:pPr>
        <w:pStyle w:val="afffb"/>
        <w:rPr>
          <w:rtl/>
        </w:rPr>
      </w:pPr>
      <w:ins w:id="9903" w:author="מספור קטעי משנה" w:date="2026-10-06T06:44:59Z">
        <w:r>
          <w:rPr>
            <w:rStyle w:val="MisparKeta"/>
          </w:rPr>
          <w:t xml:space="preserve">ב. </w:t>
        </w:r>
      </w:ins>
      <w:r w:rsidRPr="00C35A2C">
        <w:rPr>
          <w:rtl/>
        </w:rPr>
        <w:t xml:space="preserve">באיסר ושמן: </w:t>
      </w:r>
    </w:p>
    <w:p w14:paraId="52186F86" w14:textId="77777777" w:rsidR="003A7CF1" w:rsidRDefault="003A7CF1" w:rsidP="003A7CF1">
      <w:pPr>
        <w:rPr>
          <w:rFonts w:ascii="Fb Fontext" w:hAnsi="Fb Fontext"/>
          <w:sz w:val="32"/>
          <w:rtl/>
        </w:rPr>
      </w:pPr>
      <w:r w:rsidRPr="005F629F">
        <w:rPr>
          <w:rStyle w:val="affffe"/>
          <w:rtl/>
        </w:rPr>
        <w:t>רבנן סברי:</w:t>
      </w:r>
      <w:r w:rsidRPr="00C35A2C">
        <w:rPr>
          <w:rFonts w:ascii="Fb Fontext" w:hAnsi="Fb Fontext"/>
          <w:sz w:val="32"/>
          <w:rtl/>
        </w:rPr>
        <w:t xml:space="preserve"> </w:t>
      </w:r>
      <w:r>
        <w:rPr>
          <w:rFonts w:ascii="Fb Fontext" w:hAnsi="Fb Fontext" w:hint="cs"/>
          <w:sz w:val="32"/>
          <w:rtl/>
        </w:rPr>
        <w:t>להודיעו שלחו</w:t>
      </w:r>
      <w:r w:rsidRPr="00C35A2C">
        <w:rPr>
          <w:rFonts w:ascii="Fb Fontext" w:hAnsi="Fb Fontext"/>
          <w:sz w:val="32"/>
          <w:rtl/>
        </w:rPr>
        <w:t>,</w:t>
      </w:r>
      <w:r>
        <w:rPr>
          <w:rFonts w:ascii="Fb Fontext" w:hAnsi="Fb Fontext" w:hint="cs"/>
          <w:sz w:val="32"/>
          <w:rtl/>
        </w:rPr>
        <w:t xml:space="preserve"> </w:t>
      </w:r>
      <w:r w:rsidRPr="00C35A2C">
        <w:rPr>
          <w:rFonts w:ascii="Fb Fontext" w:hAnsi="Fb Fontext"/>
          <w:sz w:val="32"/>
          <w:rtl/>
        </w:rPr>
        <w:t xml:space="preserve">  </w:t>
      </w:r>
      <w:r w:rsidRPr="005F629F">
        <w:rPr>
          <w:rStyle w:val="affffe"/>
          <w:rtl/>
        </w:rPr>
        <w:t>ור"י ס"ל</w:t>
      </w:r>
      <w:r w:rsidRPr="00C35A2C">
        <w:rPr>
          <w:rFonts w:ascii="Fb Fontext" w:hAnsi="Fb Fontext"/>
          <w:sz w:val="32"/>
          <w:rtl/>
        </w:rPr>
        <w:t xml:space="preserve"> </w:t>
      </w:r>
      <w:r>
        <w:rPr>
          <w:rFonts w:ascii="Fb Fontext" w:hAnsi="Fb Fontext" w:hint="cs"/>
          <w:sz w:val="32"/>
          <w:rtl/>
        </w:rPr>
        <w:t>שלחו לשלוח לו</w:t>
      </w:r>
      <w:r w:rsidRPr="00F10693">
        <w:rPr>
          <w:rtl/>
        </w:rPr>
        <w:t>,</w:t>
      </w:r>
    </w:p>
    <w:p w14:paraId="0E7B408C" w14:textId="77777777" w:rsidR="003A7CF1" w:rsidRDefault="003A7CF1" w:rsidP="003A7CF1">
      <w:pPr>
        <w:pStyle w:val="afffb"/>
        <w:rPr>
          <w:rtl/>
        </w:rPr>
      </w:pPr>
      <w:ins w:id="9904" w:author="מספור קטעי משנה" w:date="2026-10-06T06:44:59Z">
        <w:r>
          <w:rPr>
            <w:rStyle w:val="MisparKeta"/>
          </w:rPr>
          <w:t xml:space="preserve">ב. </w:t>
        </w:r>
      </w:ins>
      <w:r w:rsidRPr="00C35A2C">
        <w:rPr>
          <w:rtl/>
        </w:rPr>
        <w:t xml:space="preserve">ושבר צלוחית </w:t>
      </w:r>
    </w:p>
    <w:p w14:paraId="2967FEAC" w14:textId="77777777" w:rsidR="003A7CF1" w:rsidRPr="005F629F" w:rsidRDefault="003A7CF1" w:rsidP="003A7CF1">
      <w:pPr>
        <w:pStyle w:val="36"/>
        <w:framePr w:wrap="notBeside"/>
        <w:rPr>
          <w:rtl/>
        </w:rPr>
      </w:pPr>
      <w:r w:rsidRPr="005F629F">
        <w:rPr>
          <w:rtl/>
        </w:rPr>
        <w:t>-</w:t>
      </w:r>
      <w:r w:rsidRPr="005F629F">
        <w:rPr>
          <w:rFonts w:hint="cs"/>
          <w:rtl/>
        </w:rPr>
        <w:t>ו</w:t>
      </w:r>
      <w:r>
        <w:rPr>
          <w:rFonts w:hint="cs"/>
          <w:rtl/>
        </w:rPr>
        <w:t xml:space="preserve">קשה</w:t>
      </w:r>
      <w:del w:id="41012" w:author="Claude" w:date="2026-10-07T09:24:35Z">
        <w:r>
          <w:rPr>
            <w:rFonts w:hint="cs"/>
            <w:rtl/>
          </w:rPr>
          <w:delText xml:space="preserve"> </w:delText>
        </w:r>
      </w:del>
      <w:r>
        <w:rPr>
          <w:rFonts w:hint="cs"/>
          <w:rtl/>
        </w:rPr>
        <w:t xml:space="preserve">:ד</w:t>
      </w:r>
      <w:r w:rsidRPr="005F629F">
        <w:rPr>
          <w:rFonts w:hint="cs"/>
          <w:rtl/>
        </w:rPr>
        <w:t>הא:</w:t>
      </w:r>
    </w:p>
    <w:p w14:paraId="15A1CEB9" w14:textId="77777777" w:rsidR="003A7CF1" w:rsidRDefault="003A7CF1" w:rsidP="003A7CF1">
      <w:pPr>
        <w:rPr>
          <w:rFonts w:ascii="Fb Fontext" w:hAnsi="Fb Fontext"/>
          <w:sz w:val="32"/>
          <w:rtl/>
        </w:rPr>
      </w:pPr>
      <w:r w:rsidRPr="00C35A2C">
        <w:rPr>
          <w:rFonts w:ascii="Fb Fontext" w:hAnsi="Fb Fontext"/>
          <w:sz w:val="32"/>
          <w:rtl/>
        </w:rPr>
        <w:t>אבדה מדעת היא!</w:t>
      </w:r>
      <w:r>
        <w:rPr>
          <w:rFonts w:ascii="Fb Fontext" w:hAnsi="Fb Fontext" w:hint="cs"/>
          <w:sz w:val="32"/>
          <w:rtl/>
        </w:rPr>
        <w:t xml:space="preserve"> </w:t>
      </w:r>
      <w:r w:rsidRPr="005F629F">
        <w:rPr>
          <w:rStyle w:val="afffff0"/>
          <w:rFonts w:hint="cs"/>
          <w:rtl/>
        </w:rPr>
        <w:t>[ד תירוצים]</w:t>
      </w:r>
    </w:p>
    <w:p w14:paraId="7B84588F" w14:textId="77777777" w:rsidR="003A7CF1" w:rsidRPr="005F629F" w:rsidRDefault="003A7CF1" w:rsidP="003A7CF1">
      <w:pPr>
        <w:pStyle w:val="36"/>
        <w:framePr w:wrap="notBeside"/>
        <w:rPr>
          <w:rtl/>
        </w:rPr>
      </w:pPr>
      <w:r>
        <w:rPr>
          <w:rFonts w:hint="cs"/>
          <w:rtl/>
        </w:rPr>
        <w:t>-</w:t>
      </w:r>
      <w:r w:rsidRPr="005F629F">
        <w:rPr>
          <w:rtl/>
        </w:rPr>
        <w:t>א. רב הושעיא:</w:t>
      </w:r>
    </w:p>
    <w:p w14:paraId="1F465F7C" w14:textId="77777777" w:rsidR="003A7CF1" w:rsidRDefault="003A7CF1" w:rsidP="003A7CF1">
      <w:pPr>
        <w:rPr>
          <w:rFonts w:ascii="Fb Fontext" w:hAnsi="Fb Fontext"/>
          <w:sz w:val="32"/>
          <w:rtl/>
        </w:rPr>
      </w:pPr>
      <w:r w:rsidRPr="005F629F">
        <w:rPr>
          <w:rStyle w:val="afff8"/>
          <w:rFonts w:hint="cs"/>
          <w:rtl/>
        </w:rPr>
        <w:t xml:space="preserve">בבעה''ב </w:t>
      </w:r>
      <w:r w:rsidRPr="005F629F">
        <w:rPr>
          <w:rStyle w:val="afff8"/>
          <w:rtl/>
        </w:rPr>
        <w:t>מוכר צלוחיות,</w:t>
      </w:r>
      <w:r w:rsidRPr="00C35A2C">
        <w:rPr>
          <w:rFonts w:ascii="Fb Fontext" w:hAnsi="Fb Fontext"/>
          <w:sz w:val="32"/>
          <w:rtl/>
        </w:rPr>
        <w:t xml:space="preserve"> וכגון שנטלה חנווני על מנת לבקרה,</w:t>
      </w:r>
    </w:p>
    <w:p w14:paraId="69C9E37F" w14:textId="77777777" w:rsidR="003A7CF1" w:rsidRPr="005F629F" w:rsidRDefault="003A7CF1" w:rsidP="003A7CF1">
      <w:pPr>
        <w:pStyle w:val="36"/>
        <w:framePr w:wrap="notBeside"/>
        <w:rPr>
          <w:rtl/>
        </w:rPr>
      </w:pPr>
      <w:r w:rsidRPr="005F629F">
        <w:rPr>
          <w:rtl/>
        </w:rPr>
        <w:t>וכשמואל</w:t>
      </w:r>
    </w:p>
    <w:p w14:paraId="01297BF9" w14:textId="77777777" w:rsidR="003A7CF1" w:rsidRPr="00C35A2C" w:rsidRDefault="003A7CF1" w:rsidP="003A7CF1">
      <w:pPr>
        <w:rPr>
          <w:rFonts w:ascii="Fb Fontext" w:hAnsi="Fb Fontext" w:cs="Guttman Vilna"/>
          <w:b/>
          <w:bCs/>
          <w:sz w:val="32"/>
          <w:rtl/>
        </w:rPr>
      </w:pPr>
      <w:r w:rsidRPr="00C35A2C">
        <w:rPr>
          <w:rFonts w:ascii="Fb Fontext" w:hAnsi="Fb Fontext"/>
          <w:sz w:val="32"/>
          <w:rtl/>
        </w:rPr>
        <w:t>דהנוטל כלי מן האומן על מנת לבקרו ונאנס בידו חייב.</w:t>
      </w:r>
    </w:p>
    <w:p w14:paraId="2F85A419" w14:textId="77777777" w:rsidR="003A7CF1" w:rsidRPr="005F629F" w:rsidRDefault="003A7CF1" w:rsidP="003A7CF1">
      <w:pPr>
        <w:pStyle w:val="36"/>
        <w:framePr w:wrap="notBeside"/>
        <w:rPr>
          <w:rtl/>
        </w:rPr>
      </w:pPr>
      <w:r w:rsidRPr="005F629F">
        <w:rPr>
          <w:rtl/>
        </w:rPr>
        <w:t>וקשה</w:t>
      </w:r>
    </w:p>
    <w:p w14:paraId="34F5261B" w14:textId="77777777" w:rsidR="003A7CF1" w:rsidRDefault="003A7CF1" w:rsidP="003A7CF1">
      <w:pPr>
        <w:spacing w:after="60"/>
        <w:rPr>
          <w:rFonts w:ascii="Fb Fontext" w:hAnsi="Fb Fontext"/>
          <w:sz w:val="32"/>
          <w:rtl/>
        </w:rPr>
      </w:pPr>
      <w:r w:rsidRPr="00C35A2C">
        <w:rPr>
          <w:rFonts w:ascii="Fb Fontext" w:hAnsi="Fb Fontext"/>
          <w:sz w:val="32"/>
          <w:rtl/>
        </w:rPr>
        <w:t>דלימא, דשמואל תנאי היא.</w:t>
      </w:r>
    </w:p>
    <w:p w14:paraId="3BC3A2AD" w14:textId="77777777" w:rsidR="003A7CF1" w:rsidRPr="005F629F" w:rsidRDefault="003A7CF1" w:rsidP="003A7CF1">
      <w:pPr>
        <w:pStyle w:val="36"/>
        <w:framePr w:wrap="notBeside"/>
        <w:rPr>
          <w:rtl/>
        </w:rPr>
      </w:pPr>
      <w:r w:rsidRPr="005F629F">
        <w:rPr>
          <w:rtl/>
        </w:rPr>
        <w:t>ב. רבה ורב יוסף:</w:t>
      </w:r>
    </w:p>
    <w:p w14:paraId="5B44A644" w14:textId="77777777" w:rsidR="003A7CF1" w:rsidRPr="00C35A2C" w:rsidRDefault="003A7CF1" w:rsidP="003A7CF1">
      <w:pPr>
        <w:rPr>
          <w:rFonts w:ascii="Fb Fontext" w:hAnsi="Fb Fontext" w:cs="Guttman Vilna"/>
          <w:b/>
          <w:bCs/>
          <w:sz w:val="32"/>
          <w:rtl/>
        </w:rPr>
      </w:pPr>
      <w:r w:rsidRPr="005F629F">
        <w:rPr>
          <w:rStyle w:val="afff8"/>
          <w:rtl/>
        </w:rPr>
        <w:t>בחנווני מוכר צלוחיות</w:t>
      </w:r>
      <w:r w:rsidRPr="00C35A2C">
        <w:rPr>
          <w:rFonts w:ascii="Fb Fontext" w:hAnsi="Fb Fontext"/>
          <w:sz w:val="32"/>
          <w:rtl/>
        </w:rPr>
        <w:t xml:space="preserve"> </w:t>
      </w:r>
      <w:r w:rsidRPr="005F629F">
        <w:rPr>
          <w:rStyle w:val="affffe"/>
          <w:rtl/>
        </w:rPr>
        <w:t>ר"י לטעמ</w:t>
      </w:r>
      <w:r>
        <w:rPr>
          <w:rStyle w:val="affffe"/>
          <w:rFonts w:hint="cs"/>
          <w:rtl/>
        </w:rPr>
        <w:t>ו</w:t>
      </w:r>
      <w:r w:rsidRPr="00C35A2C">
        <w:rPr>
          <w:rFonts w:ascii="Fb Fontext" w:hAnsi="Fb Fontext"/>
          <w:sz w:val="32"/>
          <w:rtl/>
        </w:rPr>
        <w:t xml:space="preserve"> </w:t>
      </w:r>
      <w:r>
        <w:rPr>
          <w:rFonts w:ascii="Fb Fontext" w:hAnsi="Fb Fontext" w:hint="cs"/>
          <w:sz w:val="32"/>
          <w:rtl/>
        </w:rPr>
        <w:t>דלשלחו</w:t>
      </w:r>
      <w:r w:rsidRPr="00C35A2C">
        <w:rPr>
          <w:rFonts w:ascii="Fb Fontext" w:hAnsi="Fb Fontext"/>
          <w:sz w:val="32"/>
          <w:rtl/>
        </w:rPr>
        <w:t xml:space="preserve"> </w:t>
      </w:r>
      <w:r w:rsidRPr="005F629F">
        <w:rPr>
          <w:rStyle w:val="affffe"/>
          <w:rtl/>
        </w:rPr>
        <w:t>ורבנן לטעמ</w:t>
      </w:r>
      <w:r>
        <w:rPr>
          <w:rStyle w:val="affffe"/>
          <w:rFonts w:hint="cs"/>
          <w:rtl/>
        </w:rPr>
        <w:t>ם:</w:t>
      </w:r>
      <w:r w:rsidRPr="00C35A2C">
        <w:rPr>
          <w:rFonts w:ascii="Fb Fontext" w:hAnsi="Fb Fontext"/>
          <w:sz w:val="32"/>
          <w:rtl/>
        </w:rPr>
        <w:t xml:space="preserve"> </w:t>
      </w:r>
      <w:r>
        <w:rPr>
          <w:rFonts w:ascii="Fb Fontext" w:hAnsi="Fb Fontext" w:hint="cs"/>
          <w:sz w:val="32"/>
          <w:rtl/>
        </w:rPr>
        <w:t>דלהודיעו</w:t>
      </w:r>
      <w:r w:rsidRPr="00C35A2C">
        <w:rPr>
          <w:rFonts w:ascii="Fb Fontext" w:hAnsi="Fb Fontext"/>
          <w:sz w:val="32"/>
          <w:rtl/>
        </w:rPr>
        <w:t>.</w:t>
      </w:r>
    </w:p>
    <w:p w14:paraId="73AB77EF" w14:textId="77777777" w:rsidR="003A7CF1" w:rsidRPr="005F629F" w:rsidRDefault="003A7CF1" w:rsidP="003A7CF1">
      <w:pPr>
        <w:pStyle w:val="36"/>
        <w:framePr w:wrap="notBeside"/>
        <w:rPr>
          <w:rtl/>
        </w:rPr>
      </w:pPr>
      <w:r w:rsidRPr="005F629F">
        <w:rPr>
          <w:rtl/>
        </w:rPr>
        <w:t>וקשה מסיפא</w:t>
      </w:r>
    </w:p>
    <w:p w14:paraId="142507FC" w14:textId="77777777" w:rsidR="003A7CF1" w:rsidRDefault="003A7CF1" w:rsidP="003A7CF1">
      <w:pPr>
        <w:spacing w:after="60"/>
        <w:rPr>
          <w:rFonts w:ascii="Fb Fontext" w:hAnsi="Fb Fontext"/>
          <w:sz w:val="32"/>
          <w:rtl/>
        </w:rPr>
      </w:pPr>
      <w:r w:rsidRPr="00AB6E58">
        <w:rPr>
          <w:rStyle w:val="affffe"/>
          <w:rtl/>
        </w:rPr>
        <w:t>דרבנן מודו</w:t>
      </w:r>
      <w:r w:rsidRPr="00AB6E58">
        <w:rPr>
          <w:rFonts w:ascii="Fb Fontext" w:hAnsi="Fb Fontext"/>
          <w:sz w:val="32"/>
          <w:rtl/>
        </w:rPr>
        <w:t xml:space="preserve"> בזמן שהצלוחית ביד התינוק שחנווני פטור, הא ל</w:t>
      </w:r>
      <w:r w:rsidRPr="00AB6E58">
        <w:rPr>
          <w:rFonts w:ascii="Fb Fontext" w:hAnsi="Fb Fontext" w:hint="cs"/>
          <w:sz w:val="32"/>
          <w:rtl/>
        </w:rPr>
        <w:t>הודיעו</w:t>
      </w:r>
    </w:p>
    <w:p w14:paraId="6BB00145" w14:textId="77777777" w:rsidR="003A7CF1" w:rsidRPr="00AB6E58" w:rsidRDefault="003A7CF1" w:rsidP="003A7CF1">
      <w:pPr>
        <w:pStyle w:val="affe"/>
        <w:framePr w:wrap="around"/>
        <w:rPr>
          <w:rStyle w:val="afff8"/>
          <w:b/>
          <w:rtl/>
        </w:rPr>
      </w:pPr>
      <w:r>
        <w:rPr>
          <w:rFonts w:hint="cs"/>
          <w:rtl/>
        </w:rPr>
        <w:t>פח.</w:t>
      </w:r>
    </w:p>
    <w:p w14:paraId="5A2DB325" w14:textId="77777777" w:rsidR="003A7CF1" w:rsidRPr="005F629F" w:rsidRDefault="003A7CF1" w:rsidP="003A7CF1">
      <w:pPr>
        <w:pStyle w:val="36"/>
        <w:framePr w:wrap="notBeside"/>
        <w:rPr>
          <w:rtl/>
        </w:rPr>
      </w:pPr>
      <w:r w:rsidRPr="005F629F">
        <w:rPr>
          <w:rtl/>
        </w:rPr>
        <w:t>ג.</w:t>
      </w:r>
      <w:r>
        <w:rPr>
          <w:rFonts w:hint="cs"/>
          <w:rtl/>
        </w:rPr>
        <w:t>רחב''א:</w:t>
      </w:r>
    </w:p>
    <w:p w14:paraId="263E6EAE" w14:textId="77777777" w:rsidR="003A7CF1" w:rsidRPr="00C35A2C" w:rsidRDefault="003A7CF1" w:rsidP="003A7CF1">
      <w:pPr>
        <w:rPr>
          <w:rFonts w:ascii="Fb Fontext" w:hAnsi="Fb Fontext" w:cs="Guttman Vilna"/>
          <w:b/>
          <w:bCs/>
          <w:sz w:val="32"/>
          <w:rtl/>
        </w:rPr>
      </w:pPr>
      <w:r w:rsidRPr="005F629F">
        <w:rPr>
          <w:rStyle w:val="afff8"/>
          <w:rtl/>
        </w:rPr>
        <w:t>שנטלה למוד בה,</w:t>
      </w:r>
      <w:r w:rsidRPr="00C35A2C">
        <w:rPr>
          <w:rFonts w:ascii="Fb Fontext" w:hAnsi="Fb Fontext"/>
          <w:sz w:val="32"/>
          <w:rtl/>
        </w:rPr>
        <w:t xml:space="preserve"> </w:t>
      </w:r>
      <w:r w:rsidRPr="005F629F">
        <w:rPr>
          <w:rStyle w:val="affffe"/>
          <w:rtl/>
        </w:rPr>
        <w:t>וכרבה</w:t>
      </w:r>
      <w:r>
        <w:rPr>
          <w:rStyle w:val="affffe"/>
          <w:rFonts w:hint="cs"/>
          <w:rtl/>
        </w:rPr>
        <w:t>:</w:t>
      </w:r>
      <w:r w:rsidRPr="00C35A2C">
        <w:rPr>
          <w:rFonts w:ascii="Fb Fontext" w:hAnsi="Fb Fontext"/>
          <w:sz w:val="32"/>
          <w:rtl/>
        </w:rPr>
        <w:t xml:space="preserve"> דהכישה - נתחייב בה.</w:t>
      </w:r>
    </w:p>
    <w:p w14:paraId="4428D3B1" w14:textId="77777777" w:rsidR="003A7CF1" w:rsidRPr="005F629F" w:rsidRDefault="003A7CF1" w:rsidP="003A7CF1">
      <w:pPr>
        <w:pStyle w:val="36"/>
        <w:framePr w:wrap="notBeside"/>
        <w:rPr>
          <w:rtl/>
        </w:rPr>
      </w:pPr>
      <w:r w:rsidRPr="005F629F">
        <w:rPr>
          <w:rtl/>
        </w:rPr>
        <w:t>וקשה</w:t>
      </w:r>
    </w:p>
    <w:p w14:paraId="6D4DF5E7" w14:textId="77777777" w:rsidR="003A7CF1" w:rsidRPr="00AB6E58" w:rsidRDefault="003A7CF1" w:rsidP="003A7CF1">
      <w:pPr>
        <w:rPr>
          <w:rStyle w:val="affffe"/>
          <w:spacing w:val="2"/>
          <w:rtl/>
        </w:rPr>
      </w:pPr>
      <w:r w:rsidRPr="00AB6E58">
        <w:rPr>
          <w:rStyle w:val="affffe"/>
          <w:rFonts w:hint="cs"/>
          <w:spacing w:val="2"/>
          <w:rtl/>
        </w:rPr>
        <w:t xml:space="preserve">א. </w:t>
      </w:r>
      <w:r w:rsidRPr="00AB6E58">
        <w:rPr>
          <w:rFonts w:ascii="Fb Fontext" w:hAnsi="Fb Fontext"/>
          <w:spacing w:val="2"/>
          <w:sz w:val="32"/>
          <w:rtl/>
        </w:rPr>
        <w:t xml:space="preserve">דווקא </w:t>
      </w:r>
      <w:r w:rsidRPr="00AB6E58">
        <w:rPr>
          <w:rFonts w:ascii="Fb Fontext" w:hAnsi="Fb Fontext" w:hint="cs"/>
          <w:spacing w:val="2"/>
          <w:sz w:val="32"/>
          <w:rtl/>
        </w:rPr>
        <w:t>בבע</w:t>
      </w:r>
      <w:r w:rsidRPr="00AB6E58">
        <w:rPr>
          <w:rFonts w:ascii="Fb Fontext" w:hAnsi="Fb Fontext"/>
          <w:spacing w:val="2"/>
          <w:sz w:val="32"/>
          <w:rtl/>
        </w:rPr>
        <w:t xml:space="preserve">"ח שלימדה ללכת ולברוח </w:t>
      </w:r>
      <w:r w:rsidRPr="00AB6E58">
        <w:rPr>
          <w:rStyle w:val="affffe"/>
          <w:spacing w:val="2"/>
          <w:rtl/>
        </w:rPr>
        <w:t xml:space="preserve">משא"כ </w:t>
      </w:r>
      <w:r w:rsidRPr="00AB6E58">
        <w:rPr>
          <w:rStyle w:val="affffe"/>
          <w:rFonts w:hint="cs"/>
          <w:spacing w:val="2"/>
          <w:rtl/>
        </w:rPr>
        <w:t xml:space="preserve">כאן ב. </w:t>
      </w:r>
      <w:r w:rsidRPr="00AB6E58">
        <w:rPr>
          <w:rFonts w:hint="cs"/>
          <w:spacing w:val="2"/>
          <w:rtl/>
        </w:rPr>
        <w:t>א''כ תנאי היא</w:t>
      </w:r>
    </w:p>
    <w:p w14:paraId="62DF9F7E" w14:textId="77777777" w:rsidR="003A7CF1" w:rsidRPr="005F629F" w:rsidRDefault="003A7CF1" w:rsidP="003A7CF1">
      <w:pPr>
        <w:pStyle w:val="36"/>
        <w:framePr w:wrap="notBeside"/>
        <w:rPr>
          <w:rtl/>
        </w:rPr>
      </w:pPr>
      <w:r w:rsidRPr="005F629F">
        <w:rPr>
          <w:rtl/>
        </w:rPr>
        <w:t>ד. רבא:</w:t>
      </w:r>
    </w:p>
    <w:p w14:paraId="37F6994A" w14:textId="77777777" w:rsidR="003A7CF1" w:rsidRDefault="003A7CF1" w:rsidP="003A7CF1">
      <w:pPr>
        <w:rPr>
          <w:rFonts w:ascii="Fb Fontext" w:hAnsi="Fb Fontext"/>
          <w:sz w:val="32"/>
          <w:rtl/>
        </w:rPr>
      </w:pPr>
      <w:r w:rsidRPr="005F629F">
        <w:rPr>
          <w:rStyle w:val="affffe"/>
          <w:rtl/>
        </w:rPr>
        <w:t xml:space="preserve">אני וארי שבחבורה </w:t>
      </w:r>
      <w:r>
        <w:rPr>
          <w:rStyle w:val="affffe"/>
          <w:rFonts w:hint="cs"/>
          <w:rtl/>
        </w:rPr>
        <w:t>(</w:t>
      </w:r>
      <w:r w:rsidRPr="005F629F">
        <w:rPr>
          <w:rStyle w:val="affffe"/>
          <w:rtl/>
        </w:rPr>
        <w:t>ר"ז</w:t>
      </w:r>
      <w:r w:rsidRPr="005F629F">
        <w:rPr>
          <w:rStyle w:val="affffe"/>
          <w:rFonts w:hint="cs"/>
          <w:rtl/>
        </w:rPr>
        <w:t>:</w:t>
      </w:r>
      <w:r>
        <w:rPr>
          <w:rStyle w:val="affffe"/>
          <w:rFonts w:hint="cs"/>
          <w:rtl/>
        </w:rPr>
        <w:t>)</w:t>
      </w:r>
      <w:r w:rsidRPr="005F629F">
        <w:rPr>
          <w:rStyle w:val="affffe"/>
          <w:rtl/>
        </w:rPr>
        <w:t xml:space="preserve"> תרגימנוה </w:t>
      </w:r>
      <w:r w:rsidRPr="00C35A2C">
        <w:rPr>
          <w:rFonts w:ascii="Fb Fontext" w:hAnsi="Fb Fontext"/>
          <w:sz w:val="32"/>
          <w:rtl/>
        </w:rPr>
        <w:t>שנטלה למוד בה לאחרים,</w:t>
      </w:r>
    </w:p>
    <w:p w14:paraId="0A6370AC" w14:textId="77777777" w:rsidR="003A7CF1" w:rsidRPr="005F629F" w:rsidRDefault="003A7CF1" w:rsidP="003A7CF1">
      <w:pPr>
        <w:pStyle w:val="36"/>
        <w:framePr w:wrap="notBeside"/>
        <w:rPr>
          <w:rtl/>
        </w:rPr>
      </w:pPr>
      <w:r w:rsidRPr="005F629F">
        <w:rPr>
          <w:rFonts w:hint="cs"/>
          <w:rtl/>
        </w:rPr>
        <w:t>וחלקו</w:t>
      </w:r>
    </w:p>
    <w:p w14:paraId="23E62039" w14:textId="77777777" w:rsidR="003A7CF1" w:rsidRPr="00C35A2C" w:rsidRDefault="003A7CF1" w:rsidP="003A7CF1">
      <w:pPr>
        <w:rPr>
          <w:rFonts w:ascii="Fb Fontext" w:hAnsi="Fb Fontext" w:cs="Guttman Vilna"/>
          <w:b/>
          <w:bCs/>
          <w:sz w:val="32"/>
          <w:rtl/>
        </w:rPr>
      </w:pPr>
      <w:r w:rsidRPr="00C35A2C">
        <w:rPr>
          <w:rFonts w:ascii="Fb Fontext" w:hAnsi="Fb Fontext"/>
          <w:sz w:val="32"/>
          <w:rtl/>
        </w:rPr>
        <w:t>בשואל שלא מדעת</w:t>
      </w:r>
      <w:r w:rsidRPr="005F629F">
        <w:rPr>
          <w:rStyle w:val="affffe"/>
          <w:rtl/>
        </w:rPr>
        <w:t xml:space="preserve"> </w:t>
      </w:r>
      <w:r>
        <w:rPr>
          <w:rStyle w:val="affffe"/>
          <w:rFonts w:hint="cs"/>
          <w:rtl/>
        </w:rPr>
        <w:t>-</w:t>
      </w:r>
      <w:r w:rsidRPr="00C35A2C">
        <w:rPr>
          <w:rFonts w:ascii="Fb Fontext" w:hAnsi="Fb Fontext"/>
          <w:sz w:val="32"/>
          <w:rtl/>
        </w:rPr>
        <w:t>אי שואל הוי, אי  גזלן הוי.</w:t>
      </w:r>
    </w:p>
    <w:p w14:paraId="0F4E573D" w14:textId="26DBE05E" w:rsidR="003A7CF1" w:rsidRDefault="003A7CF1" w:rsidP="003A7CF1">
      <w:pPr>
        <w:pStyle w:val="aff9"/>
        <w:rPr>
          <w:sz w:val="18"/>
          <w:rtl/>
        </w:rPr>
      </w:pPr>
      <w:r w:rsidRPr="001B450D">
        <w:rPr>
          <w:rFonts w:hint="cs"/>
          <w:rtl/>
        </w:rPr>
        <w:t>***</w:t>
      </w:r>
    </w:p>
    <w:p w14:paraId="4B75830B" w14:textId="77777777" w:rsidR="003A7CF1" w:rsidRPr="005F629F" w:rsidRDefault="003A7CF1" w:rsidP="003A7CF1">
      <w:pPr>
        <w:pStyle w:val="36"/>
        <w:framePr w:wrap="notBeside"/>
        <w:rPr>
          <w:rtl/>
        </w:rPr>
      </w:pPr>
      <w:r w:rsidRPr="005F629F">
        <w:rPr>
          <w:rtl/>
        </w:rPr>
        <w:t>שמואל:</w:t>
      </w:r>
    </w:p>
    <w:p w14:paraId="76312C90" w14:textId="77777777" w:rsidR="003A7CF1" w:rsidRPr="00C35A2C" w:rsidRDefault="003A7CF1" w:rsidP="003A7CF1">
      <w:pPr>
        <w:rPr>
          <w:rFonts w:ascii="Fb Fontext" w:hAnsi="Fb Fontext"/>
          <w:rtl/>
        </w:rPr>
      </w:pPr>
      <w:r w:rsidRPr="005F629F">
        <w:rPr>
          <w:rStyle w:val="afff8"/>
          <w:rtl/>
        </w:rPr>
        <w:t xml:space="preserve">הנוטל כלי מן האומן לבקרו ונאנס בידו </w:t>
      </w:r>
      <w:r w:rsidRPr="00C35A2C">
        <w:rPr>
          <w:rFonts w:ascii="Fb Fontext" w:hAnsi="Fb Fontext"/>
          <w:sz w:val="32"/>
          <w:rtl/>
        </w:rPr>
        <w:t xml:space="preserve">- חייב. </w:t>
      </w:r>
      <w:r w:rsidRPr="005F629F">
        <w:rPr>
          <w:rStyle w:val="affffe"/>
          <w:rtl/>
        </w:rPr>
        <w:t>וה"מ</w:t>
      </w:r>
      <w:r w:rsidRPr="00C35A2C">
        <w:rPr>
          <w:rFonts w:ascii="Fb Fontext" w:hAnsi="Fb Fontext"/>
          <w:sz w:val="32"/>
          <w:rtl/>
        </w:rPr>
        <w:t xml:space="preserve"> </w:t>
      </w:r>
      <w:r>
        <w:rPr>
          <w:rFonts w:ascii="Fb Fontext" w:hAnsi="Fb Fontext" w:hint="cs"/>
          <w:sz w:val="32"/>
          <w:rtl/>
        </w:rPr>
        <w:t>דקץ דמיו</w:t>
      </w:r>
      <w:r w:rsidRPr="00C35A2C">
        <w:rPr>
          <w:rFonts w:ascii="Fb Fontext" w:hAnsi="Fb Fontext"/>
          <w:sz w:val="32"/>
          <w:rtl/>
        </w:rPr>
        <w:t>.</w:t>
      </w:r>
    </w:p>
    <w:p w14:paraId="57877BE9" w14:textId="77777777" w:rsidR="003A7CF1" w:rsidRPr="005F629F" w:rsidRDefault="003A7CF1" w:rsidP="003A7CF1">
      <w:pPr>
        <w:pStyle w:val="36"/>
        <w:framePr w:wrap="notBeside"/>
        <w:rPr>
          <w:rtl/>
        </w:rPr>
      </w:pPr>
      <w:r w:rsidRPr="005F629F">
        <w:rPr>
          <w:rtl/>
        </w:rPr>
        <w:t>וכן הורה רב</w:t>
      </w:r>
    </w:p>
    <w:p w14:paraId="03A96D32" w14:textId="77777777" w:rsidR="003A7CF1" w:rsidRPr="00C35A2C" w:rsidRDefault="003A7CF1" w:rsidP="003A7CF1">
      <w:pPr>
        <w:rPr>
          <w:rFonts w:ascii="Fb Fontext" w:hAnsi="Fb Fontext"/>
          <w:rtl/>
        </w:rPr>
      </w:pPr>
      <w:r w:rsidRPr="00C35A2C">
        <w:rPr>
          <w:rFonts w:ascii="Fb Fontext" w:hAnsi="Fb Fontext"/>
          <w:rtl/>
        </w:rPr>
        <w:t xml:space="preserve">בהגביה ירך וחטפה פרש דחייב </w:t>
      </w:r>
      <w:r>
        <w:rPr>
          <w:rFonts w:ascii="Fb Fontext" w:hAnsi="Fb Fontext" w:hint="cs"/>
          <w:rtl/>
        </w:rPr>
        <w:t>-</w:t>
      </w:r>
      <w:r w:rsidRPr="00C35A2C">
        <w:rPr>
          <w:rFonts w:ascii="Fb Fontext" w:hAnsi="Fb Fontext"/>
          <w:rtl/>
        </w:rPr>
        <w:t>ובקייץ דמיה</w:t>
      </w:r>
    </w:p>
    <w:p w14:paraId="15CEB896" w14:textId="77777777" w:rsidR="003A7CF1" w:rsidRPr="005F629F" w:rsidRDefault="003A7CF1" w:rsidP="003A7CF1">
      <w:pPr>
        <w:pStyle w:val="36"/>
        <w:framePr w:wrap="notBeside"/>
        <w:rPr>
          <w:rtl/>
        </w:rPr>
      </w:pPr>
      <w:r w:rsidRPr="005F629F">
        <w:rPr>
          <w:rtl/>
        </w:rPr>
        <w:t>וכן הורה ר"כ</w:t>
      </w:r>
    </w:p>
    <w:p w14:paraId="368C066B" w14:textId="77777777" w:rsidR="003A7CF1" w:rsidRPr="00AB6E58" w:rsidRDefault="003A7CF1" w:rsidP="003A7CF1">
      <w:pPr>
        <w:spacing w:after="60"/>
        <w:rPr>
          <w:rStyle w:val="afff8"/>
          <w:spacing w:val="-2"/>
          <w:rtl/>
        </w:rPr>
      </w:pPr>
      <w:r w:rsidRPr="00AB6E58">
        <w:rPr>
          <w:rFonts w:ascii="Fb Fontext" w:hAnsi="Fb Fontext"/>
          <w:spacing w:val="-2"/>
          <w:rtl/>
        </w:rPr>
        <w:t>בהקדיש דלעות שהרימו לבודקם דאין מקדיש שאין שלו בקץ דמיה</w:t>
      </w:r>
    </w:p>
    <w:p w14:paraId="34DF0BFE" w14:textId="77777777" w:rsidR="003A7CF1" w:rsidRPr="00705D97" w:rsidRDefault="003A7CF1" w:rsidP="003A7CF1">
      <w:pPr>
        <w:pStyle w:val="36"/>
        <w:framePr w:wrap="notBeside"/>
        <w:rPr>
          <w:rtl/>
        </w:rPr>
      </w:pPr>
      <w:r w:rsidRPr="00705D97">
        <w:rPr>
          <w:rtl/>
        </w:rPr>
        <w:t>ת"ר:</w:t>
      </w:r>
    </w:p>
    <w:p w14:paraId="6BDBCFEF" w14:textId="77777777" w:rsidR="003A7CF1" w:rsidRDefault="003A7CF1" w:rsidP="003A7CF1">
      <w:pPr>
        <w:rPr>
          <w:rFonts w:ascii="Fb Fontext" w:hAnsi="Fb Fontext"/>
          <w:rtl/>
        </w:rPr>
      </w:pPr>
      <w:r w:rsidRPr="00C35A2C">
        <w:rPr>
          <w:rFonts w:ascii="Fb Fontext" w:hAnsi="Fb Fontext"/>
          <w:rtl/>
        </w:rPr>
        <w:t xml:space="preserve">הלוקח ירק מן השוק, ובירר והניח אפילו כל היום כולו לא קנה ולא נתחייב במעשר, גמר בלבו לקנותו </w:t>
      </w:r>
      <w:r>
        <w:rPr>
          <w:rFonts w:ascii="Fb Fontext" w:hAnsi="Fb Fontext" w:hint="cs"/>
          <w:rtl/>
        </w:rPr>
        <w:t>-</w:t>
      </w:r>
      <w:r w:rsidRPr="00C35A2C">
        <w:rPr>
          <w:rFonts w:ascii="Fb Fontext" w:hAnsi="Fb Fontext"/>
          <w:rtl/>
        </w:rPr>
        <w:t xml:space="preserve">קנה ונתחייב במעשר, </w:t>
      </w:r>
    </w:p>
    <w:p w14:paraId="6AC4FAA9" w14:textId="77777777" w:rsidR="003A7CF1" w:rsidRDefault="003A7CF1" w:rsidP="003A7CF1">
      <w:pPr>
        <w:rPr>
          <w:rFonts w:ascii="Fb Fontext" w:hAnsi="Fb Fontext"/>
          <w:rtl/>
        </w:rPr>
      </w:pPr>
      <w:r w:rsidRPr="00C35A2C">
        <w:rPr>
          <w:rFonts w:ascii="Fb Fontext" w:hAnsi="Fb Fontext"/>
          <w:rtl/>
        </w:rPr>
        <w:t>דלהחזירו א"א - שכבר נתחייב במעשר, ולעשרו א"א שכבר מפחיתן בדמים,</w:t>
      </w:r>
      <w:r>
        <w:rPr>
          <w:rFonts w:ascii="Fb Fontext" w:hAnsi="Fb Fontext" w:hint="cs"/>
          <w:rtl/>
        </w:rPr>
        <w:t xml:space="preserve"> </w:t>
      </w:r>
      <w:r>
        <w:rPr>
          <w:rFonts w:ascii="Fb Fontext" w:hAnsi="Fb Fontext"/>
          <w:rtl/>
        </w:rPr>
        <w:t xml:space="preserve">לכך </w:t>
      </w:r>
      <w:r w:rsidRPr="00C35A2C">
        <w:rPr>
          <w:rFonts w:ascii="Fb Fontext" w:hAnsi="Fb Fontext"/>
          <w:rtl/>
        </w:rPr>
        <w:t xml:space="preserve"> מעשרו ונותן לו דמי מעשר. </w:t>
      </w:r>
    </w:p>
    <w:p w14:paraId="21D10288" w14:textId="77777777" w:rsidR="003A7CF1" w:rsidRPr="00C35A2C" w:rsidRDefault="003A7CF1" w:rsidP="003A7CF1">
      <w:pPr>
        <w:rPr>
          <w:rFonts w:ascii="Fb Fontext" w:hAnsi="Fb Fontext"/>
          <w:rtl/>
        </w:rPr>
      </w:pPr>
      <w:r>
        <w:rPr>
          <w:rStyle w:val="affffe"/>
          <w:rFonts w:ascii="Fb Fontext" w:hAnsi="Fb Fontext"/>
          <w:rtl/>
          <w:rPrChange w:id="9371" w:author="מנוע אמוראים" w:date="2026-10-05T16:41:09Z">
            <w:rPr>
              <w:rFonts w:ascii="Fb Fontext" w:hAnsi="Fb Fontext"/>
              <w:rtl/>
            </w:rPr>
          </w:rPrChange>
        </w:rPr>
        <w:t xml:space="preserve">וביר"ש</w:t>
      </w:r>
      <w:r>
        <w:rPr>
          <w:rFonts w:ascii="Fb Fontext" w:hAnsi="Fb Fontext"/>
          <w:rtl/>
        </w:rPr>
        <w:t xml:space="preserve"> עסקינן, </w:t>
      </w:r>
      <w:r w:rsidRPr="00705D97">
        <w:rPr>
          <w:rStyle w:val="affffe"/>
          <w:rtl/>
        </w:rPr>
        <w:t>כר"ס</w:t>
      </w:r>
      <w:r w:rsidRPr="00C35A2C">
        <w:rPr>
          <w:rFonts w:ascii="Fb Fontext" w:hAnsi="Fb Fontext"/>
          <w:rtl/>
        </w:rPr>
        <w:t xml:space="preserve"> דקיים בנפשיה </w:t>
      </w:r>
      <w:r>
        <w:rPr>
          <w:rStyle w:val="affff8"/>
          <w:rtl/>
        </w:rPr>
        <w:t>וְדֹבֵר אֱמֶת בִּלְבָבוֹ</w:t>
      </w:r>
      <w:r w:rsidRPr="00C35A2C">
        <w:rPr>
          <w:rFonts w:ascii="Fb Fontext" w:hAnsi="Fb Fontext"/>
          <w:rtl/>
        </w:rPr>
        <w:t>.</w:t>
      </w:r>
    </w:p>
    <w:p w14:paraId="6A5AECDA" w14:textId="77777777" w:rsidR="003A7CF1" w:rsidRPr="001B450D" w:rsidRDefault="003A7CF1" w:rsidP="003A7CF1">
      <w:pPr>
        <w:pStyle w:val="aff9"/>
        <w:rPr>
          <w:rtl/>
        </w:rPr>
      </w:pPr>
      <w:r w:rsidRPr="001B450D">
        <w:rPr>
          <w:rFonts w:hint="cs"/>
          <w:rtl/>
        </w:rPr>
        <w:t>***</w:t>
      </w:r>
    </w:p>
    <w:p w14:paraId="3D3D520B" w14:textId="77777777" w:rsidR="003A7CF1" w:rsidRPr="00C35A2C" w:rsidRDefault="003A7CF1" w:rsidP="003A7CF1">
      <w:pPr>
        <w:pStyle w:val="affffb"/>
        <w:framePr w:wrap="around"/>
        <w:rPr>
          <w:rtl/>
        </w:rPr>
      </w:pPr>
      <w:del w:id="20326" w:author="קלוד" w:date="2026-10-06T10:07:33Z">
        <w:r>
          <w:rPr>
            <w:rtl/>
          </w:rPr>
          <w:delText xml:space="preserve">מתני</w:delText>
        </w:r>
      </w:del>
      <w:ins w:id="20327" w:author="קלוד" w:date="2026-10-06T10:07:33Z">
        <w:r>
          <w:rPr>
            <w:rtl/>
          </w:rPr>
          <w:t xml:space="preserve">משנה י</w:t>
        </w:r>
      </w:ins>
      <w:del w:id="20328" w:author="קלוד" w:date="2026-10-06T10:07:33Z">
        <w:r>
          <w:rPr>
            <w:rtl/>
          </w:rPr>
          <w:delText xml:space="preserve">'.</w:delText>
        </w:r>
      </w:del>
    </w:p>
    <w:p w14:paraId="74814A95" w14:textId="77777777" w:rsidR="003A7CF1" w:rsidRDefault="003A7CF1" w:rsidP="00DB3591">
      <w:pPr>
        <w:pStyle w:val="afff3"/>
        <w:rPr>
          <w:rtl/>
        </w:rPr>
      </w:pPr>
      <w:r w:rsidRPr="00C35A2C">
        <w:rPr>
          <w:rtl/>
        </w:rPr>
        <w:t>הסיטון מקנח מדותיו אחד לל</w:t>
      </w:r>
      <w:r w:rsidRPr="00F10693">
        <w:rPr>
          <w:rtl/>
        </w:rPr>
        <w:t xml:space="preserve">' </w:t>
      </w:r>
      <w:r w:rsidRPr="00C35A2C">
        <w:rPr>
          <w:rtl/>
        </w:rPr>
        <w:t>יום, ובעה"ב אחד לי"ב חדש.</w:t>
      </w:r>
    </w:p>
    <w:p w14:paraId="1F172720" w14:textId="77777777" w:rsidR="003A7CF1" w:rsidRDefault="003A7CF1" w:rsidP="00DB3591">
      <w:pPr>
        <w:pStyle w:val="afff3"/>
        <w:rPr>
          <w:rtl/>
        </w:rPr>
      </w:pPr>
      <w:r w:rsidRPr="00705D97">
        <w:rPr>
          <w:rStyle w:val="TanaimMishna"/>
          <w:rtl/>
          <w:rPrChange w:id="20123" w:author="קלוד" w:date="2026-10-06T10:07:33Z">
            <w:rPr>
              <w:rStyle w:val="affffe"/>
              <w:rtl/>
            </w:rPr>
          </w:rPrChange>
        </w:rPr>
        <w:t>רשב"ג:</w:t>
      </w:r>
      <w:r w:rsidRPr="00C35A2C">
        <w:rPr>
          <w:rtl/>
        </w:rPr>
        <w:t xml:space="preserve"> חילוף הדברים.</w:t>
      </w:r>
    </w:p>
    <w:p w14:paraId="5644A6CE" w14:textId="77777777" w:rsidR="003A7CF1" w:rsidRPr="00AB6E58" w:rsidRDefault="003A7CF1" w:rsidP="00DB3591">
      <w:pPr>
        <w:pStyle w:val="afff3"/>
        <w:rPr>
          <w:rtl/>
        </w:rPr>
      </w:pPr>
      <w:r w:rsidRPr="00AB6E58">
        <w:rPr>
          <w:rtl/>
        </w:rPr>
        <w:t>חנווני מקנח מדותיו פעמים בשבת, וממחה משקלותיו פעם בשבת,</w:t>
      </w:r>
    </w:p>
    <w:p w14:paraId="22BFFECF" w14:textId="77777777" w:rsidR="003A7CF1" w:rsidRPr="00F97732" w:rsidRDefault="003A7CF1" w:rsidP="00DB3591">
      <w:pPr>
        <w:pStyle w:val="afff3"/>
        <w:rPr>
          <w:rFonts w:cs="BA חניכי הישיבות"/>
          <w:rtl/>
        </w:rPr>
      </w:pPr>
      <w:r w:rsidRPr="00C35A2C">
        <w:rPr>
          <w:rtl/>
        </w:rPr>
        <w:t>ומקנח מאזנים על כל משקל ומשקל.</w:t>
      </w:r>
      <w:r>
        <w:rPr>
          <w:rFonts w:hint="cs"/>
          <w:rtl/>
        </w:rPr>
        <w:t xml:space="preserve"> </w:t>
      </w:r>
      <w:r>
        <w:rPr>
          <w:rStyle w:val="TanaimMishna"/>
          <w:rFonts w:hint="cs"/>
          <w:rtl/>
          <w:rPrChange w:id="20124" w:author="קלוד" w:date="2026-10-06T10:07:33Z">
            <w:rPr>
              <w:rStyle w:val="affffe"/>
              <w:rFonts w:hint="cs"/>
              <w:rtl/>
            </w:rPr>
          </w:rPrChange>
        </w:rPr>
        <w:t>לר</w:t>
      </w:r>
      <w:r w:rsidRPr="00AB6E58">
        <w:rPr>
          <w:rStyle w:val="TanaimMishna"/>
          <w:rFonts w:hint="cs"/>
          <w:rtl/>
          <w:rPrChange w:id="20125" w:author="קלוד" w:date="2026-10-06T10:07:33Z">
            <w:rPr>
              <w:rStyle w:val="affffe"/>
              <w:rFonts w:hint="cs"/>
              <w:rtl/>
            </w:rPr>
          </w:rPrChange>
        </w:rPr>
        <w:t>שבג</w:t>
      </w:r>
      <w:r>
        <w:rPr>
          <w:rStyle w:val="TanaimMishna"/>
          <w:rFonts w:hint="cs"/>
          <w:rtl/>
          <w:rPrChange w:id="20126" w:author="קלוד" w:date="2026-10-06T10:07:33Z">
            <w:rPr>
              <w:rStyle w:val="affffe"/>
              <w:rFonts w:hint="cs"/>
              <w:rtl/>
            </w:rPr>
          </w:rPrChange>
        </w:rPr>
        <w:t>:</w:t>
      </w:r>
      <w:r>
        <w:rPr>
          <w:rFonts w:hint="cs"/>
          <w:rtl/>
        </w:rPr>
        <w:t xml:space="preserve"> ביבש אין צריך.</w:t>
      </w:r>
    </w:p>
    <w:p w14:paraId="3A9F1A19" w14:textId="77777777" w:rsidR="003A7CF1" w:rsidRPr="00C35A2C" w:rsidRDefault="003A7CF1" w:rsidP="00DB3591">
      <w:pPr>
        <w:pStyle w:val="afff3"/>
        <w:rPr>
          <w:rtl/>
        </w:rPr>
      </w:pPr>
      <w:r w:rsidRPr="00C35A2C">
        <w:rPr>
          <w:rtl/>
        </w:rPr>
        <w:t>וחייב להכריע לו טפח.</w:t>
      </w:r>
    </w:p>
    <w:p w14:paraId="04B91531" w14:textId="77777777" w:rsidR="003A7CF1" w:rsidRPr="00C957D3" w:rsidRDefault="003A7CF1" w:rsidP="00DB3591">
      <w:pPr>
        <w:pStyle w:val="afff3"/>
        <w:rPr>
          <w:rtl/>
        </w:rPr>
      </w:pPr>
      <w:r w:rsidRPr="00C957D3">
        <w:rPr>
          <w:rtl/>
        </w:rPr>
        <w:t>היה שוקל לו עין בעין נותן לו גירומין, אחד לעשרה בלח, ואחד לעשרים ביבש.</w:t>
      </w:r>
    </w:p>
    <w:p w14:paraId="4B6E9FB0" w14:textId="77777777" w:rsidR="003A7CF1" w:rsidRPr="00AB6E58" w:rsidRDefault="003A7CF1" w:rsidP="00DB3591">
      <w:pPr>
        <w:pStyle w:val="afff3"/>
        <w:rPr>
          <w:rtl/>
        </w:rPr>
      </w:pPr>
      <w:r w:rsidRPr="00AB6E58">
        <w:rPr>
          <w:rtl/>
        </w:rPr>
        <w:t>מקום שנהגו למוד בדקה - לא ימוד בגסה, בגסה - לא ימוד בדקה,</w:t>
      </w:r>
    </w:p>
    <w:p w14:paraId="6DF10730" w14:textId="77777777" w:rsidR="003A7CF1" w:rsidRPr="00C35A2C" w:rsidRDefault="003A7CF1" w:rsidP="00DB3591">
      <w:pPr>
        <w:pStyle w:val="afff3"/>
        <w:rPr>
          <w:rtl/>
        </w:rPr>
      </w:pPr>
      <w:r>
        <w:rPr>
          <w:rFonts w:hint="cs"/>
          <w:rtl/>
        </w:rPr>
        <w:t xml:space="preserve"> </w:t>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sidRPr="00C35A2C">
        <w:rPr>
          <w:rtl/>
        </w:rPr>
        <w:t>למחוק - לא יגדוש, לגדוש - לא ימחוק.</w:t>
      </w:r>
    </w:p>
    <w:p w14:paraId="52ADBDFD" w14:textId="77777777" w:rsidR="003A7CF1" w:rsidRDefault="003A7CF1" w:rsidP="003A7CF1">
      <w:pPr>
        <w:pStyle w:val="affe"/>
        <w:framePr w:wrap="around"/>
        <w:rPr>
          <w:rtl/>
        </w:rPr>
      </w:pPr>
      <w:r w:rsidRPr="00C35A2C">
        <w:rPr>
          <w:rFonts w:hint="cs"/>
          <w:rtl/>
        </w:rPr>
        <w:t>פח:</w:t>
      </w:r>
    </w:p>
    <w:p w14:paraId="6E5E6EFF" w14:textId="77777777" w:rsidR="003A7CF1" w:rsidRDefault="003A7CF1" w:rsidP="003A7CF1">
      <w:pPr>
        <w:pStyle w:val="afffb"/>
        <w:rPr>
          <w:rtl/>
        </w:rPr>
      </w:pPr>
      <w:ins w:id="9905" w:author="מספור קטעי משנה" w:date="2026-10-06T06:44:59Z">
        <w:r>
          <w:rPr>
            <w:rStyle w:val="MisparKeta"/>
          </w:rPr>
          <w:t xml:space="preserve">א. </w:t>
        </w:r>
      </w:ins>
      <w:r w:rsidRPr="00AB6E58">
        <w:rPr>
          <w:rStyle w:val="affffe"/>
          <w:rFonts w:hint="cs"/>
          <w:rtl/>
        </w:rPr>
        <w:t>רישא:</w:t>
      </w:r>
      <w:r>
        <w:rPr>
          <w:rFonts w:hint="cs"/>
          <w:rtl/>
        </w:rPr>
        <w:t xml:space="preserve"> וחייב להכריע לו טפח </w:t>
      </w:r>
      <w:r w:rsidRPr="00611A0F">
        <w:rPr>
          <w:rStyle w:val="afffff0"/>
          <w:rFonts w:hint="cs"/>
          <w:rtl/>
        </w:rPr>
        <w:t>[שנותן משלו]</w:t>
      </w:r>
      <w:r>
        <w:rPr>
          <w:rFonts w:hint="cs"/>
          <w:rtl/>
        </w:rPr>
        <w:t xml:space="preserve"> </w:t>
      </w:r>
    </w:p>
    <w:p w14:paraId="37D50F8B" w14:textId="77777777" w:rsidR="003A7CF1" w:rsidRPr="00C35A2C" w:rsidRDefault="003A7CF1" w:rsidP="003A7CF1">
      <w:pPr>
        <w:rPr>
          <w:rFonts w:ascii="Fb Fontext" w:hAnsi="Fb Fontext"/>
          <w:rtl/>
        </w:rPr>
      </w:pPr>
      <w:r>
        <w:rPr>
          <w:rFonts w:ascii="Fb Fontext" w:hAnsi="Fb Fontext" w:hint="cs"/>
          <w:sz w:val="32"/>
          <w:rtl/>
        </w:rPr>
        <w:t xml:space="preserve">היינו במקום </w:t>
      </w:r>
      <w:r w:rsidRPr="00C35A2C">
        <w:rPr>
          <w:rFonts w:ascii="Fb Fontext" w:hAnsi="Fb Fontext"/>
          <w:sz w:val="32"/>
          <w:rtl/>
        </w:rPr>
        <w:t>שנהגו כן</w:t>
      </w:r>
    </w:p>
    <w:p w14:paraId="03C21859" w14:textId="77777777" w:rsidR="003A7CF1" w:rsidRDefault="003A7CF1" w:rsidP="003A7CF1">
      <w:pPr>
        <w:pStyle w:val="afffb"/>
        <w:rPr>
          <w:rtl/>
        </w:rPr>
      </w:pPr>
      <w:ins w:id="9906" w:author="מספור קטעי משנה" w:date="2026-10-06T06:44:59Z">
        <w:r>
          <w:rPr>
            <w:rStyle w:val="MisparKeta"/>
          </w:rPr>
          <w:t xml:space="preserve">א. </w:t>
        </w:r>
      </w:ins>
      <w:r w:rsidRPr="00AB6E58">
        <w:rPr>
          <w:rStyle w:val="affffe"/>
          <w:rFonts w:hint="cs"/>
          <w:rtl/>
        </w:rPr>
        <w:t>סיפא:</w:t>
      </w:r>
      <w:r>
        <w:t xml:space="preserve"> </w:t>
      </w:r>
      <w:r w:rsidRPr="00C35A2C">
        <w:rPr>
          <w:rtl/>
        </w:rPr>
        <w:t xml:space="preserve">דהיה שוקל לו עין בעין - נותן לו גירומין, </w:t>
      </w:r>
      <w:r w:rsidRPr="00611A0F">
        <w:rPr>
          <w:rStyle w:val="afffff0"/>
          <w:rFonts w:hint="cs"/>
          <w:rtl/>
        </w:rPr>
        <w:t>[תוספת]</w:t>
      </w:r>
    </w:p>
    <w:p w14:paraId="482CC16F" w14:textId="77777777" w:rsidR="003A7CF1" w:rsidRPr="00611A0F" w:rsidRDefault="003A7CF1" w:rsidP="003A7CF1">
      <w:pPr>
        <w:pStyle w:val="36"/>
        <w:framePr w:wrap="notBeside"/>
        <w:rPr>
          <w:rtl/>
        </w:rPr>
      </w:pPr>
      <w:r w:rsidRPr="00611A0F">
        <w:rPr>
          <w:rtl/>
        </w:rPr>
        <w:t>ר"ל:</w:t>
      </w:r>
    </w:p>
    <w:p w14:paraId="78059484" w14:textId="77777777" w:rsidR="003A7CF1" w:rsidRPr="00C35A2C" w:rsidRDefault="003A7CF1" w:rsidP="003A7CF1">
      <w:pPr>
        <w:rPr>
          <w:rFonts w:ascii="Fb Fontext" w:hAnsi="Fb Fontext"/>
          <w:rtl/>
        </w:rPr>
      </w:pPr>
      <w:r w:rsidRPr="0059320D">
        <w:rPr>
          <w:rStyle w:val="affff8"/>
          <w:rtl/>
        </w:rPr>
        <w:t xml:space="preserve"> </w:t>
      </w:r>
      <w:r w:rsidRPr="00F10693">
        <w:rPr>
          <w:rtl/>
        </w:rPr>
        <w:t>'א</w:t>
      </w:r>
      <w:r w:rsidRPr="0059320D">
        <w:rPr>
          <w:rStyle w:val="affff8"/>
          <w:rtl/>
        </w:rPr>
        <w:t>בן שלמה וצדק</w:t>
      </w:r>
      <w:r w:rsidRPr="00F10693">
        <w:rPr>
          <w:rtl/>
        </w:rPr>
        <w:t>',</w:t>
      </w:r>
      <w:r w:rsidRPr="00C35A2C">
        <w:rPr>
          <w:rFonts w:ascii="Fb Fontext" w:hAnsi="Fb Fontext"/>
          <w:rtl/>
        </w:rPr>
        <w:t xml:space="preserve"> צדק משלך ותן לו.</w:t>
      </w:r>
    </w:p>
    <w:p w14:paraId="091F79F4" w14:textId="77777777" w:rsidR="003A7CF1" w:rsidRPr="00C35A2C" w:rsidRDefault="003A7CF1" w:rsidP="003A7CF1">
      <w:pPr>
        <w:rPr>
          <w:rFonts w:ascii="Fb Fontext" w:hAnsi="Fb Fontext"/>
          <w:rtl/>
        </w:rPr>
      </w:pPr>
      <w:r w:rsidRPr="00611A0F">
        <w:rPr>
          <w:rStyle w:val="afff8"/>
          <w:rtl/>
        </w:rPr>
        <w:t xml:space="preserve">גירומין- </w:t>
      </w:r>
      <w:r w:rsidRPr="00611A0F">
        <w:rPr>
          <w:rStyle w:val="affffe"/>
          <w:rtl/>
        </w:rPr>
        <w:t>רב:</w:t>
      </w:r>
      <w:r w:rsidRPr="00C35A2C">
        <w:rPr>
          <w:rFonts w:ascii="Fb Fontext" w:hAnsi="Fb Fontext"/>
          <w:rtl/>
        </w:rPr>
        <w:t xml:space="preserve"> אחד מעשרה בליטרא בלח</w:t>
      </w:r>
      <w:r>
        <w:rPr>
          <w:rFonts w:ascii="Fb Fontext" w:hAnsi="Fb Fontext" w:hint="cs"/>
          <w:rtl/>
        </w:rPr>
        <w:t>,</w:t>
      </w:r>
      <w:r w:rsidRPr="00C35A2C">
        <w:rPr>
          <w:rFonts w:ascii="Fb Fontext" w:hAnsi="Fb Fontext"/>
          <w:rtl/>
        </w:rPr>
        <w:t xml:space="preserve"> לעשרה ליטרין.</w:t>
      </w:r>
    </w:p>
    <w:p w14:paraId="17962BA2" w14:textId="77777777" w:rsidR="003A7CF1" w:rsidRPr="00801934" w:rsidRDefault="003A7CF1" w:rsidP="003A7CF1">
      <w:pPr>
        <w:pStyle w:val="afffb"/>
        <w:rPr>
          <w:rtl/>
        </w:rPr>
      </w:pPr>
      <w:ins w:id="9907" w:author="מספור קטעי משנה" w:date="2026-10-06T06:44:59Z">
        <w:r>
          <w:rPr>
            <w:rStyle w:val="MisparKeta"/>
          </w:rPr>
          <w:t xml:space="preserve">א. </w:t>
        </w:r>
      </w:ins>
      <w:r w:rsidRPr="00801934">
        <w:rPr>
          <w:rtl/>
        </w:rPr>
        <w:t>אחד לעשרה בלח, ואחד לעשרים ביבש וכו'.</w:t>
      </w:r>
    </w:p>
    <w:p w14:paraId="77149CD9" w14:textId="77777777" w:rsidR="003A7CF1" w:rsidRPr="00611A0F" w:rsidRDefault="003A7CF1" w:rsidP="003A7CF1">
      <w:pPr>
        <w:pStyle w:val="36"/>
        <w:framePr w:wrap="notBeside"/>
        <w:rPr>
          <w:rtl/>
        </w:rPr>
      </w:pPr>
      <w:r w:rsidRPr="00611A0F">
        <w:rPr>
          <w:rtl/>
        </w:rPr>
        <w:t xml:space="preserve">איבעיא </w:t>
      </w:r>
    </w:p>
    <w:p w14:paraId="6CD2171B" w14:textId="77777777" w:rsidR="003A7CF1" w:rsidRDefault="003A7CF1" w:rsidP="003A7CF1">
      <w:pPr>
        <w:rPr>
          <w:rFonts w:ascii="Fb Fontext" w:hAnsi="Fb Fontext"/>
          <w:sz w:val="32"/>
          <w:rtl/>
        </w:rPr>
      </w:pPr>
      <w:r w:rsidRPr="00C35A2C">
        <w:rPr>
          <w:rFonts w:ascii="Fb Fontext" w:hAnsi="Fb Fontext"/>
          <w:sz w:val="32"/>
          <w:rtl/>
        </w:rPr>
        <w:t xml:space="preserve">אחד מעשרה בלח לעשרה דלח, ואחד </w:t>
      </w:r>
      <w:r>
        <w:rPr>
          <w:rFonts w:ascii="Fb Fontext" w:hAnsi="Fb Fontext" w:hint="cs"/>
          <w:sz w:val="32"/>
          <w:rtl/>
        </w:rPr>
        <w:t xml:space="preserve">כ' </w:t>
      </w:r>
      <w:r w:rsidRPr="00C35A2C">
        <w:rPr>
          <w:rFonts w:ascii="Fb Fontext" w:hAnsi="Fb Fontext"/>
          <w:sz w:val="32"/>
          <w:rtl/>
        </w:rPr>
        <w:t>ביבש ל</w:t>
      </w:r>
      <w:r>
        <w:rPr>
          <w:rFonts w:ascii="Fb Fontext" w:hAnsi="Fb Fontext" w:hint="cs"/>
          <w:sz w:val="32"/>
          <w:rtl/>
        </w:rPr>
        <w:t>כ'</w:t>
      </w:r>
      <w:r w:rsidRPr="00C35A2C">
        <w:rPr>
          <w:rFonts w:ascii="Fb Fontext" w:hAnsi="Fb Fontext"/>
          <w:sz w:val="32"/>
          <w:rtl/>
        </w:rPr>
        <w:t xml:space="preserve"> דיבש,</w:t>
      </w:r>
    </w:p>
    <w:p w14:paraId="52CD64C3" w14:textId="77777777" w:rsidR="003A7CF1" w:rsidRPr="00611A0F" w:rsidRDefault="003A7CF1" w:rsidP="003A7CF1">
      <w:pPr>
        <w:spacing w:line="276" w:lineRule="auto"/>
        <w:rPr>
          <w:sz w:val="14"/>
          <w:szCs w:val="14"/>
          <w:vertAlign w:val="superscript"/>
          <w:rtl/>
        </w:rPr>
      </w:pPr>
      <w:r w:rsidRPr="00611A0F">
        <w:rPr>
          <w:rStyle w:val="affffe"/>
          <w:rtl/>
        </w:rPr>
        <w:t>או"ד</w:t>
      </w:r>
      <w:r w:rsidRPr="00C35A2C">
        <w:rPr>
          <w:rFonts w:ascii="Fb Fontext" w:hAnsi="Fb Fontext"/>
          <w:sz w:val="32"/>
          <w:rtl/>
        </w:rPr>
        <w:t xml:space="preserve"> אחד מעשרה ל</w:t>
      </w:r>
      <w:r>
        <w:rPr>
          <w:rFonts w:ascii="Fb Fontext" w:hAnsi="Fb Fontext" w:hint="cs"/>
          <w:sz w:val="32"/>
          <w:rtl/>
        </w:rPr>
        <w:t xml:space="preserve">י' </w:t>
      </w:r>
      <w:r w:rsidRPr="00C35A2C">
        <w:rPr>
          <w:rFonts w:ascii="Fb Fontext" w:hAnsi="Fb Fontext"/>
          <w:sz w:val="32"/>
          <w:rtl/>
        </w:rPr>
        <w:t xml:space="preserve">דלח </w:t>
      </w:r>
      <w:r>
        <w:rPr>
          <w:rStyle w:val="afff8"/>
          <w:rFonts w:hint="cs"/>
          <w:rtl/>
        </w:rPr>
        <w:t xml:space="preserve">ולכ' </w:t>
      </w:r>
      <w:r w:rsidRPr="00C35A2C">
        <w:rPr>
          <w:rFonts w:ascii="Fb Fontext" w:hAnsi="Fb Fontext"/>
          <w:sz w:val="32"/>
          <w:rtl/>
        </w:rPr>
        <w:t>דיבש</w:t>
      </w:r>
      <w:r w:rsidRPr="00611A0F">
        <w:rPr>
          <w:rtl/>
        </w:rPr>
        <w:t xml:space="preserve"> תיקו.</w:t>
      </w:r>
      <w:r>
        <w:rPr>
          <w:rFonts w:hint="cs"/>
          <w:rtl/>
        </w:rPr>
        <w:t xml:space="preserve"> </w:t>
      </w:r>
      <w:r w:rsidRPr="00611A0F">
        <w:rPr>
          <w:sz w:val="14"/>
          <w:szCs w:val="14"/>
          <w:vertAlign w:val="superscript"/>
          <w:rtl/>
        </w:rPr>
        <w:t>(</w:t>
      </w:r>
      <m:oMath>
        <m:f>
          <m:fPr>
            <m:ctrlPr>
              <w:rPr>
                <w:rFonts w:ascii="Cambria Math" w:hAnsi="Cambria Math"/>
                <w:sz w:val="14"/>
                <w:szCs w:val="14"/>
                <w:vertAlign w:val="superscript"/>
                <w:rtl/>
              </w:rPr>
            </m:ctrlPr>
          </m:fPr>
          <m:num>
            <m:r>
              <w:rPr>
                <w:rFonts w:ascii="Cambria Math" w:hAnsi="Cambria Math"/>
                <w:sz w:val="14"/>
                <w:szCs w:val="14"/>
                <w:vertAlign w:val="superscript"/>
                <w:rtl/>
              </w:rPr>
              <m:t>1</m:t>
            </m:r>
          </m:num>
          <m:den>
            <m:r>
              <w:rPr>
                <w:rFonts w:ascii="Cambria Math" w:hAnsi="Cambria Math"/>
                <w:sz w:val="14"/>
                <w:szCs w:val="14"/>
                <w:vertAlign w:val="superscript"/>
                <w:rtl/>
              </w:rPr>
              <m:t>400</m:t>
            </m:r>
          </m:den>
        </m:f>
        <m:r>
          <m:rPr>
            <m:sty m:val="p"/>
          </m:rPr>
          <w:rPr>
            <w:rFonts w:ascii="Cambria Math" w:hAnsi="Cambria Math"/>
            <w:sz w:val="14"/>
            <w:szCs w:val="14"/>
            <w:vertAlign w:val="superscript"/>
            <w:rtl/>
          </w:rPr>
          <m:t>=</m:t>
        </m:r>
        <m:f>
          <m:fPr>
            <m:ctrlPr>
              <w:rPr>
                <w:rFonts w:ascii="Cambria Math" w:hAnsi="Cambria Math"/>
                <w:sz w:val="14"/>
                <w:szCs w:val="14"/>
                <w:vertAlign w:val="superscript"/>
                <w:rtl/>
              </w:rPr>
            </m:ctrlPr>
          </m:fPr>
          <m:num>
            <m:r>
              <w:rPr>
                <w:rFonts w:ascii="Cambria Math" w:hAnsi="Cambria Math"/>
                <w:sz w:val="14"/>
                <w:szCs w:val="14"/>
                <w:vertAlign w:val="superscript"/>
                <w:rtl/>
              </w:rPr>
              <m:t>1</m:t>
            </m:r>
          </m:num>
          <m:den>
            <m:r>
              <w:rPr>
                <w:rFonts w:ascii="Cambria Math" w:hAnsi="Cambria Math"/>
                <w:sz w:val="14"/>
                <w:szCs w:val="14"/>
                <w:vertAlign w:val="superscript"/>
                <w:rtl/>
              </w:rPr>
              <m:t>10</m:t>
            </m:r>
          </m:den>
        </m:f>
        <m:r>
          <m:rPr>
            <m:sty m:val="p"/>
          </m:rPr>
          <w:rPr>
            <w:rFonts w:ascii="Cambria Math" w:hAnsi="Cambria Math"/>
            <w:sz w:val="14"/>
            <w:szCs w:val="14"/>
            <w:vertAlign w:val="superscript"/>
            <w:rtl/>
          </w:rPr>
          <m:t>×</m:t>
        </m:r>
        <m:f>
          <m:fPr>
            <m:ctrlPr>
              <w:rPr>
                <w:rFonts w:ascii="Cambria Math" w:hAnsi="Cambria Math"/>
                <w:sz w:val="14"/>
                <w:szCs w:val="14"/>
                <w:vertAlign w:val="superscript"/>
                <w:rtl/>
              </w:rPr>
            </m:ctrlPr>
          </m:fPr>
          <m:num>
            <m:r>
              <w:rPr>
                <w:rFonts w:ascii="Cambria Math" w:hAnsi="Cambria Math"/>
                <w:sz w:val="14"/>
                <w:szCs w:val="14"/>
                <w:vertAlign w:val="superscript"/>
                <w:rtl/>
              </w:rPr>
              <m:t>1</m:t>
            </m:r>
          </m:num>
          <m:den>
            <m:r>
              <w:rPr>
                <w:rFonts w:ascii="Cambria Math" w:hAnsi="Cambria Math"/>
                <w:sz w:val="14"/>
                <w:szCs w:val="14"/>
                <w:vertAlign w:val="superscript"/>
                <w:rtl/>
              </w:rPr>
              <m:t>10</m:t>
            </m:r>
          </m:den>
        </m:f>
        <m:r>
          <m:rPr>
            <m:sty m:val="p"/>
          </m:rPr>
          <w:rPr>
            <w:rFonts w:ascii="Cambria Math" w:hAnsi="Cambria Math"/>
            <w:sz w:val="14"/>
            <w:szCs w:val="14"/>
            <w:vertAlign w:val="superscript"/>
            <w:rtl/>
          </w:rPr>
          <m:t>×</m:t>
        </m:r>
        <m:f>
          <m:fPr>
            <m:ctrlPr>
              <w:rPr>
                <w:rFonts w:ascii="Cambria Math" w:hAnsi="Cambria Math"/>
                <w:sz w:val="14"/>
                <w:szCs w:val="14"/>
                <w:vertAlign w:val="superscript"/>
                <w:rtl/>
              </w:rPr>
            </m:ctrlPr>
          </m:fPr>
          <m:num>
            <m:r>
              <w:rPr>
                <w:rFonts w:ascii="Cambria Math" w:hAnsi="Cambria Math"/>
                <w:sz w:val="14"/>
                <w:szCs w:val="14"/>
                <w:vertAlign w:val="superscript"/>
                <w:rtl/>
              </w:rPr>
              <m:t>1</m:t>
            </m:r>
          </m:num>
          <m:den>
            <m:r>
              <w:rPr>
                <w:rFonts w:ascii="Cambria Math" w:hAnsi="Cambria Math"/>
                <w:sz w:val="14"/>
                <w:szCs w:val="14"/>
                <w:vertAlign w:val="superscript"/>
                <w:rtl/>
              </w:rPr>
              <m:t>20</m:t>
            </m:r>
          </m:den>
        </m:f>
      </m:oMath>
      <w:r w:rsidRPr="00611A0F">
        <w:rPr>
          <w:sz w:val="14"/>
          <w:szCs w:val="14"/>
          <w:vertAlign w:val="superscript"/>
          <w:rtl/>
        </w:rPr>
        <w:t>)</w:t>
      </w:r>
    </w:p>
    <w:p w14:paraId="2C9F73B8" w14:textId="77777777" w:rsidR="003A7CF1" w:rsidRPr="001B450D" w:rsidRDefault="003A7CF1" w:rsidP="003A7CF1">
      <w:pPr>
        <w:pStyle w:val="aff9"/>
        <w:rPr>
          <w:rtl/>
        </w:rPr>
      </w:pPr>
      <w:r w:rsidRPr="001B450D">
        <w:rPr>
          <w:rFonts w:hint="cs"/>
          <w:rtl/>
        </w:rPr>
        <w:t>***</w:t>
      </w:r>
    </w:p>
    <w:p w14:paraId="7C271C60" w14:textId="77777777" w:rsidR="003A7CF1" w:rsidRPr="00611A0F" w:rsidRDefault="003A7CF1" w:rsidP="003A7CF1">
      <w:pPr>
        <w:pStyle w:val="36"/>
        <w:framePr w:wrap="notBeside"/>
        <w:rPr>
          <w:rtl/>
        </w:rPr>
      </w:pPr>
      <w:r w:rsidRPr="00611A0F">
        <w:rPr>
          <w:rtl/>
        </w:rPr>
        <w:t xml:space="preserve">א"ר לוי: </w:t>
      </w:r>
    </w:p>
    <w:p w14:paraId="03789A78" w14:textId="77777777" w:rsidR="003A7CF1" w:rsidRDefault="003A7CF1" w:rsidP="003A7CF1">
      <w:pPr>
        <w:rPr>
          <w:rFonts w:ascii="Fb Fontext" w:hAnsi="Fb Fontext"/>
          <w:sz w:val="32"/>
          <w:rtl/>
        </w:rPr>
      </w:pPr>
      <w:r w:rsidRPr="00611A0F">
        <w:rPr>
          <w:rStyle w:val="afff8"/>
          <w:rtl/>
        </w:rPr>
        <w:t xml:space="preserve">קשה עונשן של מדות </w:t>
      </w:r>
      <w:r w:rsidRPr="00611A0F">
        <w:rPr>
          <w:rStyle w:val="affffe"/>
          <w:rtl/>
        </w:rPr>
        <w:t>שנא' בהן</w:t>
      </w:r>
      <w:r w:rsidRPr="0059320D">
        <w:rPr>
          <w:rStyle w:val="affff8"/>
          <w:rtl/>
        </w:rPr>
        <w:t xml:space="preserve"> </w:t>
      </w:r>
      <w:r w:rsidRPr="00F10693">
        <w:rPr>
          <w:rtl/>
        </w:rPr>
        <w:t>'א</w:t>
      </w:r>
      <w:r w:rsidRPr="0059320D">
        <w:rPr>
          <w:rStyle w:val="affff8"/>
          <w:rtl/>
        </w:rPr>
        <w:t>ל</w:t>
      </w:r>
      <w:r w:rsidRPr="00F10693">
        <w:rPr>
          <w:rtl/>
        </w:rPr>
        <w:t xml:space="preserve">' </w:t>
      </w:r>
      <w:r w:rsidRPr="00C35A2C">
        <w:rPr>
          <w:rFonts w:ascii="Fb Fontext" w:hAnsi="Fb Fontext"/>
          <w:sz w:val="32"/>
          <w:rtl/>
        </w:rPr>
        <w:t>וא"</w:t>
      </w:r>
      <w:r w:rsidRPr="00C35A2C">
        <w:rPr>
          <w:rFonts w:ascii="Fb Fontext" w:hAnsi="Fb Fontext" w:hint="cs"/>
          <w:sz w:val="32"/>
          <w:rtl/>
        </w:rPr>
        <w:t xml:space="preserve">א </w:t>
      </w:r>
      <w:r w:rsidRPr="00C35A2C">
        <w:rPr>
          <w:rFonts w:ascii="Fb Fontext" w:hAnsi="Fb Fontext"/>
          <w:sz w:val="32"/>
          <w:rtl/>
        </w:rPr>
        <w:t>בתש</w:t>
      </w:r>
      <w:r>
        <w:rPr>
          <w:rFonts w:ascii="Fb Fontext" w:hAnsi="Fb Fontext" w:hint="cs"/>
          <w:sz w:val="32"/>
          <w:rtl/>
        </w:rPr>
        <w:t>ו</w:t>
      </w:r>
      <w:r w:rsidRPr="00C35A2C">
        <w:rPr>
          <w:rFonts w:ascii="Fb Fontext" w:hAnsi="Fb Fontext"/>
          <w:sz w:val="32"/>
          <w:rtl/>
        </w:rPr>
        <w:t>בה</w:t>
      </w:r>
    </w:p>
    <w:p w14:paraId="44CAB05B" w14:textId="77777777" w:rsidR="003A7CF1" w:rsidRDefault="003A7CF1" w:rsidP="003A7CF1">
      <w:pPr>
        <w:rPr>
          <w:rFonts w:ascii="Fb Fontext" w:hAnsi="Fb Fontext"/>
          <w:rtl/>
        </w:rPr>
      </w:pPr>
      <w:r w:rsidRPr="00611A0F">
        <w:rPr>
          <w:rStyle w:val="afff8"/>
          <w:rtl/>
        </w:rPr>
        <w:t>יותר מעונשן של עריות</w:t>
      </w:r>
      <w:r w:rsidRPr="00C35A2C">
        <w:rPr>
          <w:rFonts w:ascii="Fb Fontext" w:hAnsi="Fb Fontext"/>
          <w:rtl/>
        </w:rPr>
        <w:t xml:space="preserve"> </w:t>
      </w:r>
      <w:r w:rsidRPr="00611A0F">
        <w:rPr>
          <w:rStyle w:val="affffe"/>
          <w:rtl/>
        </w:rPr>
        <w:t>שנא' בהן</w:t>
      </w:r>
      <w:r w:rsidRPr="0059320D">
        <w:rPr>
          <w:rStyle w:val="affff8"/>
          <w:rtl/>
        </w:rPr>
        <w:t xml:space="preserve"> </w:t>
      </w:r>
      <w:r w:rsidRPr="00F10693">
        <w:rPr>
          <w:rtl/>
        </w:rPr>
        <w:t>'א</w:t>
      </w:r>
      <w:r w:rsidRPr="0059320D">
        <w:rPr>
          <w:rStyle w:val="affff8"/>
          <w:rtl/>
        </w:rPr>
        <w:t>לה</w:t>
      </w:r>
      <w:r w:rsidRPr="00F10693">
        <w:rPr>
          <w:rtl/>
        </w:rPr>
        <w:t xml:space="preserve">' </w:t>
      </w:r>
      <w:r w:rsidRPr="00C35A2C">
        <w:rPr>
          <w:rFonts w:ascii="Fb Fontext" w:hAnsi="Fb Fontext"/>
          <w:rtl/>
        </w:rPr>
        <w:t>וא</w:t>
      </w:r>
      <w:r w:rsidRPr="00C35A2C">
        <w:rPr>
          <w:rFonts w:ascii="Fb Fontext" w:hAnsi="Fb Fontext" w:hint="cs"/>
          <w:rtl/>
        </w:rPr>
        <w:t>פשר</w:t>
      </w:r>
      <w:r w:rsidRPr="00C35A2C">
        <w:rPr>
          <w:rFonts w:ascii="Fb Fontext" w:hAnsi="Fb Fontext"/>
          <w:rtl/>
        </w:rPr>
        <w:t xml:space="preserve"> בתשובה.</w:t>
      </w:r>
    </w:p>
    <w:p w14:paraId="2EDC66D4" w14:textId="77777777" w:rsidR="003A7CF1" w:rsidRDefault="003A7CF1" w:rsidP="003A7CF1">
      <w:pPr>
        <w:rPr>
          <w:rFonts w:ascii="Fb Fontext" w:hAnsi="Fb Fontext"/>
          <w:rtl/>
        </w:rPr>
      </w:pPr>
      <w:r w:rsidRPr="00C35A2C">
        <w:rPr>
          <w:rFonts w:ascii="Fb Fontext" w:hAnsi="Fb Fontext"/>
          <w:rtl/>
        </w:rPr>
        <w:t>אל קשה הוא</w:t>
      </w:r>
      <w:r w:rsidRPr="0059320D">
        <w:rPr>
          <w:rStyle w:val="affff8"/>
          <w:rtl/>
        </w:rPr>
        <w:t xml:space="preserve"> </w:t>
      </w:r>
      <w:r w:rsidRPr="00F10693">
        <w:rPr>
          <w:rtl/>
        </w:rPr>
        <w:t>'ו</w:t>
      </w:r>
      <w:r w:rsidRPr="0059320D">
        <w:rPr>
          <w:rStyle w:val="affff8"/>
          <w:rtl/>
        </w:rPr>
        <w:t>את אילי הארץ לקח</w:t>
      </w:r>
      <w:r w:rsidRPr="00F10693">
        <w:rPr>
          <w:rtl/>
        </w:rPr>
        <w:t>',</w:t>
      </w:r>
    </w:p>
    <w:p w14:paraId="5861AFB3" w14:textId="77777777" w:rsidR="003A7CF1" w:rsidRPr="00611A0F" w:rsidRDefault="003A7CF1" w:rsidP="003A7CF1">
      <w:pPr>
        <w:pStyle w:val="36"/>
        <w:framePr w:wrap="notBeside"/>
        <w:rPr>
          <w:rtl/>
        </w:rPr>
      </w:pPr>
      <w:r w:rsidRPr="00611A0F">
        <w:rPr>
          <w:rtl/>
        </w:rPr>
        <w:t xml:space="preserve">והך </w:t>
      </w:r>
    </w:p>
    <w:p w14:paraId="369E5A51" w14:textId="77777777" w:rsidR="003A7CF1" w:rsidRPr="00C35A2C" w:rsidRDefault="003A7CF1" w:rsidP="003A7CF1">
      <w:pPr>
        <w:rPr>
          <w:rFonts w:ascii="Fb Fontext" w:hAnsi="Fb Fontext"/>
          <w:rtl/>
        </w:rPr>
      </w:pPr>
      <w:r w:rsidRPr="0059320D">
        <w:rPr>
          <w:rStyle w:val="affff8"/>
          <w:rtl/>
        </w:rPr>
        <w:t>ד</w:t>
      </w:r>
      <w:r w:rsidRPr="00F10693">
        <w:rPr>
          <w:rtl/>
        </w:rPr>
        <w:t>'א</w:t>
      </w:r>
      <w:r w:rsidRPr="0059320D">
        <w:rPr>
          <w:rStyle w:val="affff8"/>
          <w:rtl/>
        </w:rPr>
        <w:t>לה</w:t>
      </w:r>
      <w:r w:rsidRPr="00F10693">
        <w:rPr>
          <w:rtl/>
        </w:rPr>
        <w:t xml:space="preserve">' </w:t>
      </w:r>
      <w:r w:rsidRPr="00C35A2C">
        <w:rPr>
          <w:rFonts w:ascii="Fb Fontext" w:hAnsi="Fb Fontext"/>
          <w:rtl/>
        </w:rPr>
        <w:t xml:space="preserve">גבי עריות </w:t>
      </w:r>
      <w:r>
        <w:rPr>
          <w:rFonts w:ascii="Fb Fontext" w:hAnsi="Fb Fontext" w:hint="cs"/>
          <w:rtl/>
        </w:rPr>
        <w:t xml:space="preserve">- </w:t>
      </w:r>
      <w:r w:rsidRPr="00C35A2C">
        <w:rPr>
          <w:rFonts w:ascii="Fb Fontext" w:hAnsi="Fb Fontext"/>
          <w:rtl/>
        </w:rPr>
        <w:t>למע</w:t>
      </w:r>
      <w:r>
        <w:rPr>
          <w:rFonts w:ascii="Fb Fontext" w:hAnsi="Fb Fontext" w:hint="cs"/>
          <w:rtl/>
        </w:rPr>
        <w:t>ט</w:t>
      </w:r>
      <w:r w:rsidRPr="00C35A2C">
        <w:rPr>
          <w:rFonts w:ascii="Fb Fontext" w:hAnsi="Fb Fontext"/>
          <w:rtl/>
        </w:rPr>
        <w:t xml:space="preserve"> מדות מכרת.</w:t>
      </w:r>
    </w:p>
    <w:p w14:paraId="73FBABAA" w14:textId="77777777" w:rsidR="003A7CF1" w:rsidRPr="001B450D" w:rsidRDefault="003A7CF1" w:rsidP="003A7CF1">
      <w:pPr>
        <w:pStyle w:val="aff9"/>
        <w:rPr>
          <w:rtl/>
        </w:rPr>
      </w:pPr>
      <w:r w:rsidRPr="001B450D">
        <w:rPr>
          <w:rFonts w:hint="cs"/>
          <w:rtl/>
        </w:rPr>
        <w:t>***</w:t>
      </w:r>
    </w:p>
    <w:p w14:paraId="18F59B96" w14:textId="77777777" w:rsidR="003A7CF1" w:rsidRPr="004E7146" w:rsidRDefault="003A7CF1" w:rsidP="003A7CF1">
      <w:pPr>
        <w:pStyle w:val="36"/>
        <w:framePr w:wrap="notBeside"/>
        <w:rPr>
          <w:rtl/>
        </w:rPr>
      </w:pPr>
      <w:r w:rsidRPr="004E7146">
        <w:rPr>
          <w:rtl/>
        </w:rPr>
        <w:t>וא"ר לוי:</w:t>
      </w:r>
    </w:p>
    <w:p w14:paraId="215E82AA" w14:textId="77777777" w:rsidR="003A7CF1" w:rsidRPr="00C35A2C" w:rsidRDefault="003A7CF1" w:rsidP="003A7CF1">
      <w:pPr>
        <w:rPr>
          <w:rFonts w:ascii="Fb Fontext" w:hAnsi="Fb Fontext"/>
          <w:rtl/>
        </w:rPr>
      </w:pPr>
      <w:r w:rsidRPr="00C35A2C">
        <w:rPr>
          <w:rFonts w:ascii="Fb Fontext" w:hAnsi="Fb Fontext"/>
          <w:sz w:val="32"/>
          <w:rtl/>
        </w:rPr>
        <w:t>קשה גזל הדיוט שהקדים חטא למעילה מגזל גבוה שהקדים מעילה לחטא.</w:t>
      </w:r>
    </w:p>
    <w:p w14:paraId="41C77DF0" w14:textId="77777777" w:rsidR="003A7CF1" w:rsidRPr="004E7146" w:rsidRDefault="003A7CF1" w:rsidP="003A7CF1">
      <w:pPr>
        <w:pStyle w:val="36"/>
        <w:framePr w:wrap="notBeside"/>
        <w:rPr>
          <w:rtl/>
        </w:rPr>
      </w:pPr>
      <w:r>
        <w:rPr>
          <w:rFonts w:hint="cs"/>
          <w:rtl/>
        </w:rPr>
        <w:t>וא''ר לוי</w:t>
      </w:r>
      <w:r w:rsidRPr="004E7146">
        <w:rPr>
          <w:rtl/>
        </w:rPr>
        <w:t>:</w:t>
      </w:r>
    </w:p>
    <w:p w14:paraId="1D373349" w14:textId="77777777" w:rsidR="003A7CF1" w:rsidRDefault="003A7CF1" w:rsidP="003A7CF1">
      <w:pPr>
        <w:rPr>
          <w:rFonts w:ascii="Fb Fontext" w:hAnsi="Fb Fontext"/>
          <w:rtl/>
        </w:rPr>
      </w:pPr>
      <w:r w:rsidRPr="00C35A2C">
        <w:rPr>
          <w:rFonts w:ascii="Fb Fontext" w:hAnsi="Fb Fontext"/>
          <w:rtl/>
        </w:rPr>
        <w:t>בוא וראה שלא כמדת הקב"ה מדת בשר ודם.</w:t>
      </w:r>
    </w:p>
    <w:p w14:paraId="69B73BDA" w14:textId="77777777" w:rsidR="003A7CF1" w:rsidRPr="00AB6E58" w:rsidRDefault="003A7CF1" w:rsidP="003A7CF1">
      <w:pPr>
        <w:rPr>
          <w:rFonts w:ascii="Fb Fontext" w:hAnsi="Fb Fontext"/>
          <w:spacing w:val="2"/>
          <w:rtl/>
        </w:rPr>
      </w:pPr>
      <w:r w:rsidRPr="00AB6E58">
        <w:rPr>
          <w:rFonts w:ascii="Fb Fontext" w:hAnsi="Fb Fontext"/>
          <w:spacing w:val="2"/>
          <w:rtl/>
        </w:rPr>
        <w:t xml:space="preserve">הקב"ה ברך ישראל בעשרים ושתים </w:t>
      </w:r>
      <w:r w:rsidRPr="00AB6E58">
        <w:rPr>
          <w:rStyle w:val="affff8"/>
          <w:spacing w:val="2"/>
          <w:rtl/>
        </w:rPr>
        <w:t>מ</w:t>
      </w:r>
      <w:r w:rsidRPr="00AB6E58">
        <w:rPr>
          <w:spacing w:val="2"/>
          <w:rtl/>
        </w:rPr>
        <w:t>'א</w:t>
      </w:r>
      <w:r w:rsidRPr="00AB6E58">
        <w:rPr>
          <w:rStyle w:val="affff8"/>
          <w:spacing w:val="2"/>
          <w:rtl/>
        </w:rPr>
        <w:t>ם בחקותי עד קוממיות</w:t>
      </w:r>
      <w:r w:rsidRPr="00AB6E58">
        <w:rPr>
          <w:spacing w:val="2"/>
          <w:rtl/>
        </w:rPr>
        <w:t>',</w:t>
      </w:r>
    </w:p>
    <w:p w14:paraId="35800D36" w14:textId="77777777" w:rsidR="003A7CF1" w:rsidRPr="00AB6E58" w:rsidRDefault="003A7CF1" w:rsidP="003A7CF1">
      <w:pPr>
        <w:rPr>
          <w:rFonts w:ascii="Fb Fontext" w:hAnsi="Fb Fontext"/>
          <w:rtl/>
        </w:rPr>
      </w:pPr>
      <w:r w:rsidRPr="00AB6E58">
        <w:rPr>
          <w:rFonts w:ascii="Fb Fontext" w:hAnsi="Fb Fontext"/>
          <w:rtl/>
        </w:rPr>
        <w:lastRenderedPageBreak/>
        <w:t xml:space="preserve">וקללן בשמונה </w:t>
      </w:r>
      <w:r w:rsidRPr="00AB6E58">
        <w:rPr>
          <w:rStyle w:val="affff8"/>
          <w:rtl/>
        </w:rPr>
        <w:t>מ</w:t>
      </w:r>
      <w:r w:rsidRPr="00AB6E58">
        <w:rPr>
          <w:rtl/>
        </w:rPr>
        <w:t>'ו</w:t>
      </w:r>
      <w:r w:rsidRPr="00AB6E58">
        <w:rPr>
          <w:rStyle w:val="affff8"/>
          <w:rtl/>
        </w:rPr>
        <w:t>אם בחקותי תמאסו עד ואת חקותי געלה נפשם</w:t>
      </w:r>
      <w:r w:rsidRPr="00AB6E58">
        <w:rPr>
          <w:rtl/>
        </w:rPr>
        <w:t>'.</w:t>
      </w:r>
    </w:p>
    <w:p w14:paraId="0C87A37E" w14:textId="77777777" w:rsidR="003A7CF1" w:rsidRPr="00AB6E58" w:rsidRDefault="003A7CF1" w:rsidP="003A7CF1">
      <w:pPr>
        <w:rPr>
          <w:rFonts w:ascii="Fb Fontext" w:hAnsi="Fb Fontext"/>
          <w:spacing w:val="-2"/>
          <w:rtl/>
        </w:rPr>
      </w:pPr>
      <w:r w:rsidRPr="00AB6E58">
        <w:rPr>
          <w:rFonts w:ascii="Fb Fontext" w:hAnsi="Fb Fontext"/>
          <w:spacing w:val="-2"/>
          <w:rtl/>
        </w:rPr>
        <w:t xml:space="preserve">ואילו משה רבינו ברכן בשמונה </w:t>
      </w:r>
      <w:r w:rsidRPr="00AB6E58">
        <w:rPr>
          <w:rStyle w:val="affff8"/>
          <w:spacing w:val="-2"/>
          <w:rtl/>
        </w:rPr>
        <w:t>מ</w:t>
      </w:r>
      <w:r w:rsidRPr="00AB6E58">
        <w:rPr>
          <w:spacing w:val="-2"/>
          <w:rtl/>
        </w:rPr>
        <w:t>'ו</w:t>
      </w:r>
      <w:r w:rsidRPr="00AB6E58">
        <w:rPr>
          <w:rStyle w:val="affff8"/>
          <w:spacing w:val="-2"/>
          <w:rtl/>
        </w:rPr>
        <w:t>היה אם שמוע תשמע ועד לעבדם</w:t>
      </w:r>
    </w:p>
    <w:p w14:paraId="4A97C834" w14:textId="77777777" w:rsidR="003A7CF1" w:rsidRPr="00C35A2C" w:rsidRDefault="003A7CF1" w:rsidP="003A7CF1">
      <w:pPr>
        <w:rPr>
          <w:rFonts w:ascii="Fb Fontext" w:hAnsi="Fb Fontext"/>
          <w:rtl/>
        </w:rPr>
      </w:pPr>
      <w:r w:rsidRPr="00C35A2C">
        <w:rPr>
          <w:rFonts w:ascii="Fb Fontext" w:hAnsi="Fb Fontext"/>
          <w:rtl/>
        </w:rPr>
        <w:t xml:space="preserve">וקללן בעשרים ושתים </w:t>
      </w:r>
      <w:r w:rsidRPr="0087545A">
        <w:rPr>
          <w:rStyle w:val="affff8"/>
          <w:rtl/>
        </w:rPr>
        <w:t>מ</w:t>
      </w:r>
      <w:r w:rsidRPr="00F10693">
        <w:rPr>
          <w:rtl/>
        </w:rPr>
        <w:t>'ו</w:t>
      </w:r>
      <w:r w:rsidRPr="0087545A">
        <w:rPr>
          <w:rStyle w:val="affff8"/>
          <w:rtl/>
        </w:rPr>
        <w:t>היה אם לא תשמע עד ואין קונה</w:t>
      </w:r>
      <w:r w:rsidRPr="00F10693">
        <w:rPr>
          <w:rtl/>
        </w:rPr>
        <w:t>'.</w:t>
      </w:r>
    </w:p>
    <w:p w14:paraId="59B4D507" w14:textId="74DAC863" w:rsidR="003A7CF1" w:rsidRPr="003A7CF1" w:rsidRDefault="003A7CF1" w:rsidP="003A7CF1">
      <w:pPr>
        <w:pStyle w:val="aff9"/>
        <w:rPr>
          <w:del w:id="90102" w:author="מנוע עיצוב" w:date="2026-10-08T11:01:28Z"/>
        </w:rPr>
      </w:pPr>
      <w:del w:id="90101" w:author="מנוע עיצוב" w:date="2026-10-08T11:01:28Z">
        <w:r w:rsidRPr="001B450D">
          <w:rPr>
            <w:rFonts w:hint="cs"/>
            <w:rtl/>
          </w:rPr>
          <w:delText xml:space="preserve">***</w:delText>
        </w:r>
      </w:del>
    </w:p>
    <w:p w14:paraId="095D4DE8" w14:textId="77777777" w:rsidR="003A7CF1" w:rsidRPr="00C35A2C" w:rsidRDefault="003A7CF1" w:rsidP="003A7CF1">
      <w:pPr>
        <w:pStyle w:val="affe"/>
        <w:framePr w:wrap="around"/>
        <w:rPr>
          <w:rtl/>
        </w:rPr>
      </w:pPr>
      <w:r w:rsidRPr="00C35A2C">
        <w:rPr>
          <w:rFonts w:hint="cs"/>
          <w:rtl/>
        </w:rPr>
        <w:t>פט.</w:t>
      </w:r>
    </w:p>
    <w:p w14:paraId="5B826105" w14:textId="77777777" w:rsidR="003A7CF1" w:rsidRPr="00801934" w:rsidRDefault="003A7CF1" w:rsidP="003A7CF1">
      <w:pPr>
        <w:pStyle w:val="afffb"/>
        <w:rPr>
          <w:rtl/>
        </w:rPr>
      </w:pPr>
      <w:ins w:id="9908" w:author="מספור קטעי משנה" w:date="2026-10-06T06:44:59Z">
        <w:r>
          <w:rPr>
            <w:rStyle w:val="MisparKeta"/>
          </w:rPr>
          <w:t xml:space="preserve">א. </w:t>
        </w:r>
      </w:ins>
      <w:r w:rsidRPr="00801934">
        <w:rPr>
          <w:rtl/>
        </w:rPr>
        <w:t>מקום שנהגו למוד בגסה כו'.</w:t>
      </w:r>
      <w:r>
        <w:rPr>
          <w:rFonts w:hint="cs"/>
          <w:rtl/>
        </w:rPr>
        <w:t xml:space="preserve"> </w:t>
      </w:r>
      <w:r w:rsidRPr="00E6097F">
        <w:rPr>
          <w:rFonts w:hint="cs"/>
          <w:rtl/>
          <w:rPrChange w:id="40001" w:author="Claude" w:date="2026-10-06T13:34:17Z">
            <w:rPr>
              <w:rFonts w:hint="cs"/>
              <w:sz w:val="24"/>
              <w:szCs w:val="12"/>
              <w:rtl/>
            </w:rPr>
          </w:rPrChange>
        </w:rPr>
        <w:t>ד' דרשות</w:t>
      </w:r>
    </w:p>
    <w:p w14:paraId="33D0EF4F" w14:textId="77777777" w:rsidR="003A7CF1" w:rsidRPr="004E7146" w:rsidRDefault="003A7CF1" w:rsidP="003A7CF1">
      <w:pPr>
        <w:pStyle w:val="36"/>
        <w:framePr w:wrap="notBeside"/>
        <w:rPr>
          <w:rtl/>
        </w:rPr>
      </w:pPr>
      <w:r>
        <w:rPr>
          <w:rFonts w:hint="cs"/>
          <w:rtl/>
        </w:rPr>
        <w:t xml:space="preserve">א. </w:t>
      </w:r>
      <w:r w:rsidRPr="004E7146">
        <w:rPr>
          <w:rtl/>
        </w:rPr>
        <w:t>ת"ר:</w:t>
      </w:r>
    </w:p>
    <w:p w14:paraId="71797227" w14:textId="77777777" w:rsidR="003A7CF1" w:rsidRDefault="003A7CF1" w:rsidP="003A7CF1">
      <w:pPr>
        <w:rPr>
          <w:rFonts w:ascii="Fb Fontext" w:hAnsi="Fb Fontext"/>
          <w:sz w:val="32"/>
          <w:rtl/>
        </w:rPr>
      </w:pPr>
      <w:r w:rsidRPr="00F10693">
        <w:rPr>
          <w:rtl/>
        </w:rPr>
        <w:t>'א</w:t>
      </w:r>
      <w:r w:rsidRPr="0059320D">
        <w:rPr>
          <w:rStyle w:val="affff8"/>
          <w:rtl/>
        </w:rPr>
        <w:t>יפה שלמה</w:t>
      </w:r>
      <w:r w:rsidRPr="00F10693">
        <w:rPr>
          <w:rtl/>
        </w:rPr>
        <w:t>'.</w:t>
      </w:r>
    </w:p>
    <w:p w14:paraId="5B1D34CF" w14:textId="77777777" w:rsidR="003A7CF1" w:rsidRPr="00C35A2C" w:rsidRDefault="003A7CF1" w:rsidP="003A7CF1">
      <w:pPr>
        <w:rPr>
          <w:rFonts w:ascii="Fb Fontext" w:hAnsi="Fb Fontext" w:cs="Guttman Vilna"/>
          <w:b/>
          <w:bCs/>
          <w:sz w:val="32"/>
          <w:rtl/>
        </w:rPr>
      </w:pPr>
      <w:r w:rsidRPr="00C35A2C">
        <w:rPr>
          <w:rFonts w:ascii="Fb Fontext" w:hAnsi="Fb Fontext"/>
          <w:sz w:val="32"/>
          <w:rtl/>
        </w:rPr>
        <w:t>שאין מוחקין במקום שגודשין, ואין גודשין במקום שמוחקין</w:t>
      </w:r>
      <w:r w:rsidRPr="0059320D">
        <w:rPr>
          <w:rStyle w:val="affff8"/>
          <w:rtl/>
        </w:rPr>
        <w:t xml:space="preserve"> </w:t>
      </w:r>
    </w:p>
    <w:p w14:paraId="0A7FBFBF" w14:textId="77777777" w:rsidR="003A7CF1" w:rsidRPr="00FC3781" w:rsidRDefault="003A7CF1" w:rsidP="003A7CF1">
      <w:pPr>
        <w:spacing w:after="60"/>
        <w:rPr>
          <w:rStyle w:val="afff8"/>
          <w:rFonts w:cs="BA Vilna Medium"/>
          <w:sz w:val="32"/>
          <w:rtl/>
        </w:rPr>
      </w:pPr>
      <w:r w:rsidRPr="00F10693">
        <w:rPr>
          <w:rFonts w:hint="cs"/>
          <w:rtl/>
        </w:rPr>
        <w:t>'א</w:t>
      </w:r>
      <w:r w:rsidRPr="0059320D">
        <w:rPr>
          <w:rStyle w:val="affff8"/>
          <w:rFonts w:hint="cs"/>
          <w:rtl/>
        </w:rPr>
        <w:t>יפה</w:t>
      </w:r>
      <w:r w:rsidRPr="0059320D">
        <w:rPr>
          <w:rStyle w:val="affff8"/>
          <w:rtl/>
        </w:rPr>
        <w:t xml:space="preserve"> </w:t>
      </w:r>
      <w:r w:rsidRPr="0059320D">
        <w:rPr>
          <w:rStyle w:val="affff8"/>
          <w:rFonts w:hint="cs"/>
          <w:rtl/>
        </w:rPr>
        <w:t>שלמה</w:t>
      </w:r>
      <w:r w:rsidRPr="0059320D">
        <w:rPr>
          <w:rStyle w:val="affff8"/>
          <w:rtl/>
        </w:rPr>
        <w:t xml:space="preserve"> </w:t>
      </w:r>
      <w:r w:rsidRPr="0059320D">
        <w:rPr>
          <w:rStyle w:val="affff8"/>
          <w:rFonts w:hint="cs"/>
          <w:rtl/>
        </w:rPr>
        <w:t>וצדק</w:t>
      </w:r>
      <w:r w:rsidRPr="0059320D">
        <w:rPr>
          <w:rStyle w:val="affff8"/>
          <w:rtl/>
        </w:rPr>
        <w:t xml:space="preserve"> </w:t>
      </w:r>
      <w:r w:rsidRPr="0059320D">
        <w:rPr>
          <w:rStyle w:val="affff8"/>
          <w:rFonts w:hint="cs"/>
          <w:rtl/>
        </w:rPr>
        <w:t>יהיה</w:t>
      </w:r>
      <w:r w:rsidRPr="0059320D">
        <w:rPr>
          <w:rStyle w:val="affff8"/>
          <w:rtl/>
        </w:rPr>
        <w:t xml:space="preserve"> </w:t>
      </w:r>
      <w:r w:rsidRPr="0059320D">
        <w:rPr>
          <w:rStyle w:val="affff8"/>
          <w:rFonts w:hint="cs"/>
          <w:rtl/>
        </w:rPr>
        <w:t>לך</w:t>
      </w:r>
      <w:r w:rsidRPr="00F10693">
        <w:rPr>
          <w:rFonts w:hint="cs"/>
          <w:rtl/>
        </w:rPr>
        <w:t>'</w:t>
      </w:r>
      <w:r w:rsidRPr="00F10693">
        <w:rPr>
          <w:rtl/>
        </w:rPr>
        <w:t>.</w:t>
      </w:r>
      <w:r>
        <w:rPr>
          <w:rFonts w:ascii="Fb Fontext" w:hAnsi="Fb Fontext" w:hint="cs"/>
          <w:sz w:val="32"/>
          <w:rtl/>
        </w:rPr>
        <w:t xml:space="preserve">- </w:t>
      </w:r>
      <w:r w:rsidRPr="00C35A2C">
        <w:rPr>
          <w:rFonts w:ascii="Fb Fontext" w:hAnsi="Fb Fontext"/>
          <w:sz w:val="32"/>
          <w:rtl/>
        </w:rPr>
        <w:t>שאם אמר הריני מוחק במקום שגודשין ולפחות לו מן הדמים, והריני גודש במקום שמוחקין ולהוסיף לו על הדמים,</w:t>
      </w:r>
      <w:r>
        <w:rPr>
          <w:rFonts w:ascii="Fb Fontext" w:hAnsi="Fb Fontext" w:hint="cs"/>
          <w:rtl/>
        </w:rPr>
        <w:t xml:space="preserve"> </w:t>
      </w:r>
      <w:r w:rsidRPr="00C35A2C">
        <w:rPr>
          <w:rFonts w:ascii="Fb Fontext" w:hAnsi="Fb Fontext" w:hint="cs"/>
          <w:rtl/>
        </w:rPr>
        <w:t>אין</w:t>
      </w:r>
      <w:r w:rsidRPr="00C35A2C">
        <w:rPr>
          <w:rFonts w:ascii="Fb Fontext" w:hAnsi="Fb Fontext"/>
          <w:rtl/>
        </w:rPr>
        <w:t xml:space="preserve"> </w:t>
      </w:r>
      <w:r w:rsidRPr="00C35A2C">
        <w:rPr>
          <w:rFonts w:ascii="Fb Fontext" w:hAnsi="Fb Fontext" w:hint="cs"/>
          <w:rtl/>
        </w:rPr>
        <w:t>שומעין</w:t>
      </w:r>
      <w:r w:rsidRPr="00C35A2C">
        <w:rPr>
          <w:rFonts w:ascii="Fb Fontext" w:hAnsi="Fb Fontext"/>
          <w:rtl/>
        </w:rPr>
        <w:t xml:space="preserve"> </w:t>
      </w:r>
      <w:r w:rsidRPr="00C35A2C">
        <w:rPr>
          <w:rFonts w:ascii="Fb Fontext" w:hAnsi="Fb Fontext" w:hint="cs"/>
          <w:rtl/>
        </w:rPr>
        <w:t>לו</w:t>
      </w:r>
      <w:r>
        <w:rPr>
          <w:rStyle w:val="affff8"/>
          <w:rFonts w:hint="cs"/>
          <w:rtl/>
        </w:rPr>
        <w:t>.</w:t>
      </w:r>
      <w:r w:rsidRPr="0059320D">
        <w:rPr>
          <w:rStyle w:val="affff8"/>
          <w:rFonts w:hint="cs"/>
          <w:rtl/>
        </w:rPr>
        <w:t xml:space="preserve"> </w:t>
      </w:r>
    </w:p>
    <w:p w14:paraId="61EBADFE" w14:textId="77777777" w:rsidR="003A7CF1" w:rsidRPr="004E7146" w:rsidRDefault="003A7CF1" w:rsidP="003A7CF1">
      <w:pPr>
        <w:pStyle w:val="36"/>
        <w:framePr w:wrap="notBeside"/>
        <w:rPr>
          <w:rtl/>
        </w:rPr>
      </w:pPr>
      <w:r>
        <w:rPr>
          <w:rFonts w:hint="cs"/>
          <w:rtl/>
        </w:rPr>
        <w:t xml:space="preserve">ב. </w:t>
      </w:r>
      <w:r w:rsidRPr="004E7146">
        <w:rPr>
          <w:rtl/>
        </w:rPr>
        <w:t>ת"ר:</w:t>
      </w:r>
    </w:p>
    <w:p w14:paraId="297EDE8A" w14:textId="77777777" w:rsidR="003A7CF1" w:rsidRDefault="003A7CF1" w:rsidP="003A7CF1">
      <w:pPr>
        <w:rPr>
          <w:rtl/>
        </w:rPr>
      </w:pPr>
      <w:r w:rsidRPr="00F10693">
        <w:rPr>
          <w:rtl/>
        </w:rPr>
        <w:t>'א</w:t>
      </w:r>
      <w:r w:rsidRPr="0059320D">
        <w:rPr>
          <w:rStyle w:val="affff8"/>
          <w:rtl/>
        </w:rPr>
        <w:t>בן שלמה</w:t>
      </w:r>
      <w:r w:rsidRPr="00F10693">
        <w:rPr>
          <w:rtl/>
        </w:rPr>
        <w:t xml:space="preserve">' </w:t>
      </w:r>
    </w:p>
    <w:p w14:paraId="032C11E1" w14:textId="77777777" w:rsidR="003A7CF1" w:rsidRPr="00C35A2C" w:rsidRDefault="003A7CF1" w:rsidP="003A7CF1">
      <w:pPr>
        <w:rPr>
          <w:rFonts w:ascii="Fb Fontext" w:hAnsi="Fb Fontext"/>
          <w:rtl/>
        </w:rPr>
      </w:pPr>
      <w:r w:rsidRPr="00C35A2C">
        <w:rPr>
          <w:rFonts w:ascii="Fb Fontext" w:hAnsi="Fb Fontext"/>
          <w:sz w:val="32"/>
          <w:rtl/>
        </w:rPr>
        <w:t>שאין מעיינין במקום שמכריעין, ואין מכריעין במקום שמעיינין</w:t>
      </w:r>
    </w:p>
    <w:p w14:paraId="4CB68BA0" w14:textId="77777777" w:rsidR="003A7CF1" w:rsidRPr="00AB6E58" w:rsidRDefault="003A7CF1" w:rsidP="003A7CF1">
      <w:pPr>
        <w:spacing w:after="60"/>
        <w:rPr>
          <w:rFonts w:ascii="Fb Fontext" w:hAnsi="Fb Fontext"/>
          <w:spacing w:val="2"/>
          <w:rtl/>
        </w:rPr>
      </w:pPr>
      <w:r w:rsidRPr="00AB6E58">
        <w:rPr>
          <w:rStyle w:val="affff8"/>
          <w:spacing w:val="2"/>
          <w:rtl/>
        </w:rPr>
        <w:t>וצדק</w:t>
      </w:r>
      <w:r w:rsidRPr="00AB6E58">
        <w:rPr>
          <w:spacing w:val="2"/>
          <w:rtl/>
        </w:rPr>
        <w:t xml:space="preserve">' </w:t>
      </w:r>
      <w:r w:rsidRPr="00AB6E58">
        <w:rPr>
          <w:rFonts w:ascii="Fb Fontext" w:hAnsi="Fb Fontext"/>
          <w:spacing w:val="2"/>
          <w:rtl/>
        </w:rPr>
        <w:t>שאין מעיין במקום שמכריעין ופוחת לו מן הדמים,</w:t>
      </w:r>
      <w:r w:rsidRPr="00AB6E58">
        <w:rPr>
          <w:rFonts w:ascii="Fb Fontext" w:hAnsi="Fb Fontext" w:hint="cs"/>
          <w:spacing w:val="2"/>
          <w:rtl/>
        </w:rPr>
        <w:t xml:space="preserve"> ולהיפך.</w:t>
      </w:r>
    </w:p>
    <w:p w14:paraId="12175D62" w14:textId="77777777" w:rsidR="003A7CF1" w:rsidRPr="004E7146" w:rsidRDefault="003A7CF1" w:rsidP="003A7CF1">
      <w:pPr>
        <w:pStyle w:val="36"/>
        <w:framePr w:wrap="notBeside"/>
        <w:rPr>
          <w:rtl/>
        </w:rPr>
      </w:pPr>
      <w:r>
        <w:rPr>
          <w:rFonts w:hint="cs"/>
          <w:rtl/>
        </w:rPr>
        <w:t xml:space="preserve">ג. </w:t>
      </w:r>
      <w:r w:rsidRPr="004E7146">
        <w:rPr>
          <w:rtl/>
        </w:rPr>
        <w:t>ר"י מסורא:</w:t>
      </w:r>
    </w:p>
    <w:p w14:paraId="2566446E" w14:textId="77777777" w:rsidR="003A7CF1" w:rsidRDefault="003A7CF1" w:rsidP="003A7CF1">
      <w:pPr>
        <w:rPr>
          <w:rFonts w:ascii="Fb Fontext" w:hAnsi="Fb Fontext"/>
          <w:rtl/>
        </w:rPr>
      </w:pPr>
      <w:r w:rsidRPr="00F10693">
        <w:rPr>
          <w:rtl/>
        </w:rPr>
        <w:t>'ל</w:t>
      </w:r>
      <w:r w:rsidRPr="0059320D">
        <w:rPr>
          <w:rStyle w:val="affff8"/>
          <w:rtl/>
        </w:rPr>
        <w:t xml:space="preserve">א יהיה לך </w:t>
      </w:r>
      <w:r w:rsidRPr="00E6097F">
        <w:rPr>
          <w:rtl/>
        </w:rPr>
        <w:t>בביתך'</w:t>
      </w:r>
      <w:r w:rsidRPr="00F10693">
        <w:rPr>
          <w:rtl/>
        </w:rPr>
        <w:t xml:space="preserve"> </w:t>
      </w:r>
      <w:r w:rsidRPr="00C35A2C">
        <w:rPr>
          <w:rFonts w:ascii="Fb Fontext" w:hAnsi="Fb Fontext"/>
          <w:rtl/>
        </w:rPr>
        <w:t>משום</w:t>
      </w:r>
      <w:r w:rsidRPr="0059320D">
        <w:rPr>
          <w:rStyle w:val="affff8"/>
          <w:rtl/>
        </w:rPr>
        <w:t xml:space="preserve"> </w:t>
      </w:r>
      <w:r w:rsidRPr="00F10693">
        <w:rPr>
          <w:rtl/>
        </w:rPr>
        <w:t>'א</w:t>
      </w:r>
      <w:r w:rsidRPr="0059320D">
        <w:rPr>
          <w:rStyle w:val="affff8"/>
          <w:rtl/>
        </w:rPr>
        <w:t>יפה ואיפה</w:t>
      </w:r>
      <w:r w:rsidRPr="00F10693">
        <w:rPr>
          <w:rtl/>
        </w:rPr>
        <w:t>',</w:t>
      </w:r>
    </w:p>
    <w:p w14:paraId="5F5C02E8" w14:textId="77777777" w:rsidR="003A7CF1" w:rsidRDefault="003A7CF1" w:rsidP="003A7CF1">
      <w:pPr>
        <w:rPr>
          <w:rFonts w:ascii="Fb Fontext" w:hAnsi="Fb Fontext"/>
          <w:rtl/>
        </w:rPr>
      </w:pPr>
      <w:r w:rsidRPr="00F10693">
        <w:rPr>
          <w:rtl/>
        </w:rPr>
        <w:t>'ל</w:t>
      </w:r>
      <w:r w:rsidRPr="0008384F">
        <w:rPr>
          <w:rStyle w:val="affff8"/>
          <w:rtl/>
        </w:rPr>
        <w:t xml:space="preserve">א יהיה לך </w:t>
      </w:r>
      <w:r w:rsidRPr="00E6097F">
        <w:rPr>
          <w:rtl/>
        </w:rPr>
        <w:t>בכיסך'</w:t>
      </w:r>
      <w:r w:rsidRPr="00F10693">
        <w:rPr>
          <w:rtl/>
        </w:rPr>
        <w:t xml:space="preserve"> </w:t>
      </w:r>
      <w:r w:rsidRPr="00C35A2C">
        <w:rPr>
          <w:rFonts w:ascii="Fb Fontext" w:hAnsi="Fb Fontext"/>
          <w:sz w:val="32"/>
          <w:rtl/>
        </w:rPr>
        <w:t>משום</w:t>
      </w:r>
      <w:r w:rsidRPr="0059320D">
        <w:rPr>
          <w:rStyle w:val="affff8"/>
          <w:rtl/>
        </w:rPr>
        <w:t xml:space="preserve"> </w:t>
      </w:r>
      <w:r w:rsidRPr="00F10693">
        <w:rPr>
          <w:rtl/>
        </w:rPr>
        <w:t>'א</w:t>
      </w:r>
      <w:r w:rsidRPr="0059320D">
        <w:rPr>
          <w:rStyle w:val="affff8"/>
          <w:rtl/>
        </w:rPr>
        <w:t>בן ואבן</w:t>
      </w:r>
      <w:r w:rsidRPr="00F10693">
        <w:rPr>
          <w:rtl/>
        </w:rPr>
        <w:t>',</w:t>
      </w:r>
    </w:p>
    <w:p w14:paraId="67E85B0A" w14:textId="77777777" w:rsidR="003A7CF1" w:rsidRPr="004E7146" w:rsidRDefault="003A7CF1" w:rsidP="003A7CF1">
      <w:pPr>
        <w:spacing w:after="60"/>
        <w:rPr>
          <w:rFonts w:ascii="Fb Fontext" w:hAnsi="Fb Fontext"/>
          <w:rtl/>
        </w:rPr>
      </w:pPr>
      <w:r w:rsidRPr="00C35A2C">
        <w:rPr>
          <w:rFonts w:ascii="Fb Fontext" w:hAnsi="Fb Fontext"/>
          <w:sz w:val="32"/>
          <w:rtl/>
        </w:rPr>
        <w:t xml:space="preserve">אבל </w:t>
      </w:r>
      <w:r w:rsidRPr="004E7146">
        <w:rPr>
          <w:rStyle w:val="affff8"/>
          <w:rtl/>
        </w:rPr>
        <w:t>אבן שלמה וצדק - יהיה לך</w:t>
      </w:r>
      <w:r w:rsidRPr="00C35A2C">
        <w:rPr>
          <w:rFonts w:ascii="Fb Fontext" w:hAnsi="Fb Fontext"/>
          <w:sz w:val="32"/>
          <w:rtl/>
        </w:rPr>
        <w:t>, איפה שלמה וצדק - יהיה לך.</w:t>
      </w:r>
    </w:p>
    <w:p w14:paraId="57F989E4" w14:textId="77777777" w:rsidR="003A7CF1" w:rsidRPr="004E7146" w:rsidRDefault="003A7CF1" w:rsidP="003A7CF1">
      <w:pPr>
        <w:pStyle w:val="36"/>
        <w:framePr w:wrap="notBeside"/>
        <w:rPr>
          <w:rtl/>
        </w:rPr>
      </w:pPr>
      <w:r>
        <w:rPr>
          <w:rFonts w:hint="cs"/>
          <w:rtl/>
        </w:rPr>
        <w:t xml:space="preserve">ד. </w:t>
      </w:r>
      <w:r w:rsidRPr="004E7146">
        <w:rPr>
          <w:rtl/>
        </w:rPr>
        <w:t>ת"ר:</w:t>
      </w:r>
    </w:p>
    <w:p w14:paraId="1B2BC1F4" w14:textId="77777777" w:rsidR="003A7CF1" w:rsidRDefault="003A7CF1" w:rsidP="003A7CF1">
      <w:pPr>
        <w:rPr>
          <w:rStyle w:val="affff8"/>
          <w:rtl/>
        </w:rPr>
      </w:pPr>
      <w:r w:rsidRPr="004E7146">
        <w:rPr>
          <w:rStyle w:val="affff8"/>
          <w:rtl/>
        </w:rPr>
        <w:t>לא</w:t>
      </w:r>
      <w:r w:rsidRPr="004E7146">
        <w:rPr>
          <w:rStyle w:val="affff8"/>
          <w:rFonts w:hint="cs"/>
          <w:rtl/>
        </w:rPr>
        <w:t xml:space="preserve"> </w:t>
      </w:r>
      <w:r w:rsidRPr="004E7146">
        <w:rPr>
          <w:rStyle w:val="affff8"/>
          <w:rtl/>
        </w:rPr>
        <w:t xml:space="preserve">יהיה לך </w:t>
      </w:r>
    </w:p>
    <w:p w14:paraId="78BC641C" w14:textId="77777777" w:rsidR="003A7CF1" w:rsidRPr="00C35A2C" w:rsidRDefault="003A7CF1" w:rsidP="003A7CF1">
      <w:pPr>
        <w:rPr>
          <w:rFonts w:ascii="Fb Fontext" w:hAnsi="Fb Fontext"/>
          <w:rtl/>
        </w:rPr>
      </w:pPr>
      <w:r w:rsidRPr="00C35A2C">
        <w:rPr>
          <w:rFonts w:ascii="Fb Fontext" w:hAnsi="Fb Fontext"/>
          <w:sz w:val="32"/>
          <w:rtl/>
        </w:rPr>
        <w:t xml:space="preserve">מלמד שמעמידין אגרדמין </w:t>
      </w:r>
      <w:r w:rsidRPr="00FC3781">
        <w:rPr>
          <w:rStyle w:val="afffff0"/>
          <w:rFonts w:hint="cs"/>
          <w:rtl/>
        </w:rPr>
        <w:t>ממונים לענוש</w:t>
      </w:r>
      <w:r>
        <w:rPr>
          <w:rFonts w:ascii="Fb Fontext" w:hAnsi="Fb Fontext" w:hint="cs"/>
          <w:sz w:val="32"/>
          <w:rtl/>
        </w:rPr>
        <w:t xml:space="preserve"> </w:t>
      </w:r>
      <w:r w:rsidRPr="00C35A2C">
        <w:rPr>
          <w:rFonts w:ascii="Fb Fontext" w:hAnsi="Fb Fontext"/>
          <w:sz w:val="32"/>
          <w:rtl/>
        </w:rPr>
        <w:t xml:space="preserve">למדות, </w:t>
      </w:r>
      <w:r>
        <w:rPr>
          <w:rFonts w:ascii="Fb Fontext" w:hAnsi="Fb Fontext" w:hint="cs"/>
          <w:sz w:val="32"/>
          <w:rtl/>
        </w:rPr>
        <w:t xml:space="preserve">ולא </w:t>
      </w:r>
      <w:r w:rsidRPr="00C35A2C">
        <w:rPr>
          <w:rFonts w:ascii="Fb Fontext" w:hAnsi="Fb Fontext"/>
          <w:sz w:val="32"/>
          <w:rtl/>
        </w:rPr>
        <w:t>לשערים.</w:t>
      </w:r>
    </w:p>
    <w:p w14:paraId="6E598865" w14:textId="77777777" w:rsidR="003A7CF1" w:rsidRPr="004E7146" w:rsidRDefault="003A7CF1" w:rsidP="003A7CF1">
      <w:pPr>
        <w:pStyle w:val="36"/>
        <w:framePr w:wrap="notBeside"/>
        <w:rPr>
          <w:rtl/>
        </w:rPr>
      </w:pPr>
      <w:r w:rsidRPr="004E7146">
        <w:rPr>
          <w:rtl/>
        </w:rPr>
        <w:t xml:space="preserve">דבי נשיאה </w:t>
      </w:r>
      <w:r>
        <w:rPr>
          <w:rFonts w:hint="cs"/>
          <w:rtl/>
        </w:rPr>
        <w:t>העמידו</w:t>
      </w:r>
    </w:p>
    <w:p w14:paraId="7BD27F34" w14:textId="77777777" w:rsidR="003A7CF1" w:rsidRPr="00C35A2C" w:rsidRDefault="003A7CF1" w:rsidP="003A7CF1">
      <w:pPr>
        <w:rPr>
          <w:rFonts w:ascii="Fb Fontext" w:hAnsi="Fb Fontext"/>
          <w:rtl/>
        </w:rPr>
      </w:pPr>
      <w:r w:rsidRPr="00C35A2C">
        <w:rPr>
          <w:rFonts w:ascii="Fb Fontext" w:hAnsi="Fb Fontext"/>
          <w:rtl/>
        </w:rPr>
        <w:t xml:space="preserve">אגרדמין בין למדות בין לשערים </w:t>
      </w:r>
      <w:r w:rsidRPr="00FC3781">
        <w:rPr>
          <w:rStyle w:val="afffff0"/>
          <w:rtl/>
        </w:rPr>
        <w:t>[של מחירים].</w:t>
      </w:r>
    </w:p>
    <w:p w14:paraId="5566D91D" w14:textId="77777777" w:rsidR="003A7CF1" w:rsidRPr="004E7146" w:rsidRDefault="003A7CF1" w:rsidP="003A7CF1">
      <w:pPr>
        <w:pStyle w:val="36"/>
        <w:framePr w:wrap="notBeside"/>
        <w:rPr>
          <w:rtl/>
        </w:rPr>
      </w:pPr>
      <w:r w:rsidRPr="004E7146">
        <w:rPr>
          <w:rtl/>
        </w:rPr>
        <w:t>שמואל לקרנא,</w:t>
      </w:r>
    </w:p>
    <w:p w14:paraId="65A404AD" w14:textId="77777777" w:rsidR="003A7CF1" w:rsidRPr="004E7146" w:rsidRDefault="003A7CF1" w:rsidP="003A7CF1">
      <w:pPr>
        <w:rPr>
          <w:rtl/>
        </w:rPr>
      </w:pPr>
      <w:r w:rsidRPr="004E7146">
        <w:rPr>
          <w:rStyle w:val="affffe"/>
          <w:rFonts w:hint="cs"/>
          <w:rtl/>
        </w:rPr>
        <w:t>צא שנה להם</w:t>
      </w:r>
      <w:r w:rsidRPr="004E7146">
        <w:rPr>
          <w:rStyle w:val="affffe"/>
          <w:rtl/>
        </w:rPr>
        <w:t>:</w:t>
      </w:r>
      <w:r w:rsidRPr="004E7146">
        <w:rPr>
          <w:rtl/>
        </w:rPr>
        <w:t xml:space="preserve"> מעמידין אגרדמין למדות, </w:t>
      </w:r>
      <w:r w:rsidRPr="004E7146">
        <w:rPr>
          <w:rFonts w:hint="cs"/>
          <w:rtl/>
        </w:rPr>
        <w:t xml:space="preserve">ולא </w:t>
      </w:r>
      <w:r w:rsidRPr="004E7146">
        <w:rPr>
          <w:rtl/>
        </w:rPr>
        <w:t>לשערים.</w:t>
      </w:r>
    </w:p>
    <w:p w14:paraId="60544433" w14:textId="77777777" w:rsidR="003A7CF1" w:rsidRPr="00C35A2C" w:rsidRDefault="003A7CF1" w:rsidP="003A7CF1">
      <w:pPr>
        <w:rPr>
          <w:rFonts w:ascii="Fb Fontext" w:hAnsi="Fb Fontext"/>
          <w:rtl/>
        </w:rPr>
      </w:pPr>
      <w:r w:rsidRPr="004E7146">
        <w:rPr>
          <w:rStyle w:val="affffe"/>
          <w:rtl/>
        </w:rPr>
        <w:t>יצא דרש לה</w:t>
      </w:r>
      <w:r>
        <w:rPr>
          <w:rStyle w:val="affffe"/>
          <w:rFonts w:hint="cs"/>
          <w:rtl/>
        </w:rPr>
        <w:t>ם</w:t>
      </w:r>
      <w:r w:rsidRPr="004E7146">
        <w:rPr>
          <w:rStyle w:val="affffe"/>
          <w:rtl/>
        </w:rPr>
        <w:t>:</w:t>
      </w:r>
      <w:r w:rsidRPr="00C35A2C">
        <w:rPr>
          <w:rFonts w:ascii="Fb Fontext" w:hAnsi="Fb Fontext"/>
          <w:rtl/>
        </w:rPr>
        <w:t xml:space="preserve"> מעמידין אגרדמין בין למדות בין לשערים.</w:t>
      </w:r>
    </w:p>
    <w:p w14:paraId="1BC95330" w14:textId="77777777" w:rsidR="003A7CF1" w:rsidRPr="004E7146" w:rsidRDefault="003A7CF1" w:rsidP="003A7CF1">
      <w:pPr>
        <w:pStyle w:val="36"/>
        <w:framePr w:wrap="notBeside"/>
        <w:rPr>
          <w:rtl/>
        </w:rPr>
      </w:pPr>
      <w:r w:rsidRPr="004E7146">
        <w:rPr>
          <w:rtl/>
        </w:rPr>
        <w:t xml:space="preserve">א"ל: </w:t>
      </w:r>
    </w:p>
    <w:p w14:paraId="1589192E" w14:textId="77777777" w:rsidR="003A7CF1" w:rsidRPr="00C35A2C" w:rsidRDefault="003A7CF1" w:rsidP="003A7CF1">
      <w:pPr>
        <w:rPr>
          <w:rFonts w:ascii="Fb Fontext" w:hAnsi="Fb Fontext"/>
          <w:rtl/>
        </w:rPr>
      </w:pPr>
      <w:r w:rsidRPr="00C35A2C">
        <w:rPr>
          <w:rFonts w:ascii="Fb Fontext" w:hAnsi="Fb Fontext"/>
          <w:rtl/>
        </w:rPr>
        <w:t xml:space="preserve">מה שמך? קרנא, </w:t>
      </w:r>
      <w:r w:rsidRPr="004E7146">
        <w:rPr>
          <w:rStyle w:val="affffe"/>
          <w:rtl/>
        </w:rPr>
        <w:t>א"ל</w:t>
      </w:r>
      <w:r w:rsidRPr="00C35A2C">
        <w:rPr>
          <w:rFonts w:ascii="Fb Fontext" w:hAnsi="Fb Fontext"/>
          <w:rtl/>
        </w:rPr>
        <w:t xml:space="preserve"> </w:t>
      </w:r>
      <w:r>
        <w:rPr>
          <w:rFonts w:ascii="Fb Fontext" w:hAnsi="Fb Fontext" w:hint="cs"/>
          <w:rtl/>
        </w:rPr>
        <w:t>תצא קרן מעינך</w:t>
      </w:r>
      <w:r w:rsidRPr="00C35A2C">
        <w:rPr>
          <w:rFonts w:ascii="Fb Fontext" w:hAnsi="Fb Fontext"/>
          <w:rtl/>
        </w:rPr>
        <w:t xml:space="preserve">. </w:t>
      </w:r>
      <w:r>
        <w:rPr>
          <w:rFonts w:ascii="Fb Fontext" w:hAnsi="Fb Fontext" w:hint="cs"/>
          <w:rtl/>
        </w:rPr>
        <w:t>וכך קרה!!</w:t>
      </w:r>
    </w:p>
    <w:p w14:paraId="4797AACA" w14:textId="77777777" w:rsidR="003A7CF1" w:rsidRPr="004E7146" w:rsidRDefault="003A7CF1" w:rsidP="003A7CF1">
      <w:pPr>
        <w:pStyle w:val="36"/>
        <w:framePr w:wrap="notBeside"/>
        <w:rPr>
          <w:rtl/>
        </w:rPr>
      </w:pPr>
      <w:r w:rsidRPr="004E7146">
        <w:rPr>
          <w:rtl/>
        </w:rPr>
        <w:t xml:space="preserve">שמואל ס"ל כר"יצ </w:t>
      </w:r>
    </w:p>
    <w:p w14:paraId="207FE040" w14:textId="77777777" w:rsidR="003A7CF1" w:rsidRPr="00C35A2C" w:rsidRDefault="003A7CF1" w:rsidP="003A7CF1">
      <w:pPr>
        <w:rPr>
          <w:rFonts w:ascii="Fb Fontext" w:hAnsi="Fb Fontext"/>
          <w:rtl/>
        </w:rPr>
      </w:pPr>
      <w:r w:rsidRPr="00C35A2C">
        <w:rPr>
          <w:rFonts w:ascii="Fb Fontext" w:hAnsi="Fb Fontext"/>
          <w:rtl/>
        </w:rPr>
        <w:t>דמעמידין אגרדמין בין למדות בין לשערים, מפני הרמאין.</w:t>
      </w:r>
    </w:p>
    <w:p w14:paraId="64CABB0F" w14:textId="77777777" w:rsidR="003A7CF1" w:rsidRPr="001B450D" w:rsidRDefault="003A7CF1" w:rsidP="003A7CF1">
      <w:pPr>
        <w:pStyle w:val="aff9"/>
        <w:rPr>
          <w:rtl/>
        </w:rPr>
      </w:pPr>
      <w:r w:rsidRPr="001B450D">
        <w:rPr>
          <w:rFonts w:hint="cs"/>
          <w:rtl/>
        </w:rPr>
        <w:t>***</w:t>
      </w:r>
      <w:r>
        <w:rPr>
          <w:rFonts w:hint="cs"/>
          <w:rtl/>
        </w:rPr>
        <w:t>[י''ב ת''ר]</w:t>
      </w:r>
    </w:p>
    <w:p w14:paraId="5077170C" w14:textId="77777777" w:rsidR="003A7CF1" w:rsidRPr="004E7146" w:rsidRDefault="003A7CF1" w:rsidP="003A7CF1">
      <w:pPr>
        <w:pStyle w:val="36"/>
        <w:framePr w:wrap="notBeside"/>
        <w:rPr>
          <w:rtl/>
        </w:rPr>
      </w:pPr>
      <w:r>
        <w:rPr>
          <w:rFonts w:hint="cs"/>
          <w:rtl/>
        </w:rPr>
        <w:t>א</w:t>
      </w:r>
      <w:r w:rsidRPr="004E7146">
        <w:rPr>
          <w:rtl/>
        </w:rPr>
        <w:t>. ת"ר:</w:t>
      </w:r>
    </w:p>
    <w:p w14:paraId="03BC1715" w14:textId="77777777" w:rsidR="003A7CF1" w:rsidRDefault="003A7CF1" w:rsidP="003A7CF1">
      <w:pPr>
        <w:rPr>
          <w:rFonts w:ascii="Fb Fontext" w:hAnsi="Fb Fontext"/>
          <w:sz w:val="32"/>
          <w:rtl/>
        </w:rPr>
      </w:pPr>
      <w:r w:rsidRPr="00C35A2C">
        <w:rPr>
          <w:rFonts w:ascii="Fb Fontext" w:hAnsi="Fb Fontext"/>
          <w:sz w:val="32"/>
          <w:rtl/>
        </w:rPr>
        <w:t>היה מבקש ממנו ליטר - שוקל לו ליטר</w:t>
      </w:r>
      <w:r>
        <w:rPr>
          <w:rFonts w:ascii="Fb Fontext" w:hAnsi="Fb Fontext" w:hint="cs"/>
          <w:sz w:val="32"/>
          <w:rtl/>
        </w:rPr>
        <w:t>.</w:t>
      </w:r>
    </w:p>
    <w:p w14:paraId="61CE2D6F" w14:textId="77777777" w:rsidR="003A7CF1" w:rsidRPr="004E7146" w:rsidRDefault="003A7CF1" w:rsidP="003A7CF1">
      <w:pPr>
        <w:rPr>
          <w:rStyle w:val="afff8"/>
          <w:rtl/>
        </w:rPr>
      </w:pPr>
      <w:r w:rsidRPr="00C35A2C">
        <w:rPr>
          <w:rFonts w:ascii="Fb Fontext" w:hAnsi="Fb Fontext"/>
          <w:rtl/>
        </w:rPr>
        <w:t>חצי ליטר שוקל לו חצי ליטר, רביע ליטר - שוקל לו רביע ליטר</w:t>
      </w:r>
      <w:r>
        <w:rPr>
          <w:rFonts w:ascii="Fb Fontext" w:hAnsi="Fb Fontext" w:hint="cs"/>
          <w:rtl/>
        </w:rPr>
        <w:t xml:space="preserve">. </w:t>
      </w:r>
      <w:r w:rsidRPr="004E7146">
        <w:rPr>
          <w:rStyle w:val="affffe"/>
          <w:rtl/>
        </w:rPr>
        <w:t>וקמ"ל</w:t>
      </w:r>
      <w:r w:rsidRPr="00C35A2C">
        <w:rPr>
          <w:rFonts w:ascii="Fb Fontext" w:hAnsi="Fb Fontext"/>
          <w:sz w:val="32"/>
          <w:rtl/>
        </w:rPr>
        <w:t xml:space="preserve"> ד</w:t>
      </w:r>
      <w:r>
        <w:rPr>
          <w:rFonts w:ascii="Fb Fontext" w:hAnsi="Fb Fontext" w:hint="cs"/>
          <w:sz w:val="32"/>
          <w:rtl/>
        </w:rPr>
        <w:t xml:space="preserve">שוקלים במידות אלו </w:t>
      </w:r>
      <w:r w:rsidRPr="004E7146">
        <w:rPr>
          <w:rStyle w:val="afffff0"/>
          <w:rFonts w:hint="cs"/>
          <w:rtl/>
        </w:rPr>
        <w:t>ובפחות מזה רק במטבעות</w:t>
      </w:r>
      <w:r>
        <w:rPr>
          <w:rFonts w:ascii="Fb Fontext" w:hAnsi="Fb Fontext" w:hint="cs"/>
          <w:sz w:val="32"/>
          <w:rtl/>
        </w:rPr>
        <w:t xml:space="preserve"> </w:t>
      </w:r>
    </w:p>
    <w:p w14:paraId="3DB1ECFE" w14:textId="77777777" w:rsidR="003A7CF1" w:rsidRPr="004E7146" w:rsidRDefault="003A7CF1" w:rsidP="003A7CF1">
      <w:pPr>
        <w:pStyle w:val="36"/>
        <w:framePr w:wrap="notBeside"/>
        <w:rPr>
          <w:rtl/>
        </w:rPr>
      </w:pPr>
      <w:r w:rsidRPr="004E7146">
        <w:rPr>
          <w:rtl/>
        </w:rPr>
        <w:t>ב. ת"ר:</w:t>
      </w:r>
    </w:p>
    <w:p w14:paraId="6DDD94CD" w14:textId="77777777" w:rsidR="003A7CF1" w:rsidRPr="00C35A2C" w:rsidRDefault="003A7CF1" w:rsidP="003A7CF1">
      <w:pPr>
        <w:rPr>
          <w:rStyle w:val="afff8"/>
          <w:b w:val="0"/>
          <w:rtl/>
        </w:rPr>
      </w:pPr>
      <w:r w:rsidRPr="00C35A2C">
        <w:rPr>
          <w:rFonts w:ascii="Fb Fontext" w:hAnsi="Fb Fontext"/>
          <w:sz w:val="32"/>
          <w:rtl/>
        </w:rPr>
        <w:t xml:space="preserve">היה מבקש ממנו שלשה רבעי ליטר, </w:t>
      </w:r>
      <w:r w:rsidRPr="00FC3781">
        <w:rPr>
          <w:rStyle w:val="affffe"/>
          <w:rtl/>
        </w:rPr>
        <w:t>לא יאמר לו:</w:t>
      </w:r>
      <w:r w:rsidRPr="00C35A2C">
        <w:rPr>
          <w:rFonts w:ascii="Fb Fontext" w:hAnsi="Fb Fontext"/>
          <w:sz w:val="32"/>
          <w:rtl/>
        </w:rPr>
        <w:t xml:space="preserve"> שקול לי </w:t>
      </w:r>
      <w:r>
        <w:rPr>
          <w:rFonts w:ascii="Fb Fontext" w:hAnsi="Fb Fontext" w:hint="cs"/>
          <w:sz w:val="32"/>
          <w:rtl/>
        </w:rPr>
        <w:t xml:space="preserve">ג' </w:t>
      </w:r>
      <w:r w:rsidRPr="00C35A2C">
        <w:rPr>
          <w:rFonts w:ascii="Fb Fontext" w:hAnsi="Fb Fontext"/>
          <w:sz w:val="32"/>
          <w:rtl/>
        </w:rPr>
        <w:t xml:space="preserve">רבעי ליטר אחת אחת, </w:t>
      </w:r>
      <w:r w:rsidRPr="00FC3781">
        <w:rPr>
          <w:rStyle w:val="affffe"/>
          <w:rtl/>
        </w:rPr>
        <w:t>אלא</w:t>
      </w:r>
      <w:r w:rsidRPr="00C35A2C">
        <w:rPr>
          <w:rFonts w:ascii="Fb Fontext" w:hAnsi="Fb Fontext"/>
          <w:sz w:val="32"/>
          <w:rtl/>
        </w:rPr>
        <w:t xml:space="preserve"> שוקל ליטר ומניח רבע ליטר עם הבשר.</w:t>
      </w:r>
    </w:p>
    <w:p w14:paraId="68A27614" w14:textId="77777777" w:rsidR="003A7CF1" w:rsidRPr="004E7146" w:rsidRDefault="003A7CF1" w:rsidP="003A7CF1">
      <w:pPr>
        <w:pStyle w:val="36"/>
        <w:framePr w:wrap="notBeside"/>
        <w:rPr>
          <w:rtl/>
        </w:rPr>
      </w:pPr>
      <w:r w:rsidRPr="004E7146">
        <w:rPr>
          <w:rtl/>
        </w:rPr>
        <w:t>ג. ת"ר:</w:t>
      </w:r>
    </w:p>
    <w:p w14:paraId="3B98D5FA" w14:textId="77777777" w:rsidR="003A7CF1" w:rsidRPr="00FC3781" w:rsidRDefault="003A7CF1" w:rsidP="003A7CF1">
      <w:pPr>
        <w:rPr>
          <w:rFonts w:ascii="Fb Fontext" w:hAnsi="Fb Fontext"/>
          <w:spacing w:val="-2"/>
          <w:sz w:val="32"/>
          <w:rtl/>
        </w:rPr>
      </w:pPr>
      <w:r w:rsidRPr="00FC3781">
        <w:rPr>
          <w:rFonts w:ascii="Fb Fontext" w:hAnsi="Fb Fontext"/>
          <w:spacing w:val="-2"/>
          <w:sz w:val="32"/>
          <w:rtl/>
        </w:rPr>
        <w:t xml:space="preserve">היה מבקש ממנו עשר ליטרין, </w:t>
      </w:r>
      <w:r w:rsidRPr="00FC3781">
        <w:rPr>
          <w:rStyle w:val="affffe"/>
          <w:spacing w:val="-2"/>
          <w:rtl/>
        </w:rPr>
        <w:t>לא יאמר לו:</w:t>
      </w:r>
      <w:r w:rsidRPr="00FC3781">
        <w:rPr>
          <w:rFonts w:ascii="Fb Fontext" w:hAnsi="Fb Fontext"/>
          <w:spacing w:val="-2"/>
          <w:sz w:val="32"/>
          <w:rtl/>
        </w:rPr>
        <w:t xml:space="preserve"> שקול לי אחת אחת והכריע,</w:t>
      </w:r>
    </w:p>
    <w:p w14:paraId="7155A332" w14:textId="77777777" w:rsidR="003A7CF1" w:rsidRPr="00C35A2C" w:rsidRDefault="003A7CF1" w:rsidP="003A7CF1">
      <w:pPr>
        <w:rPr>
          <w:rStyle w:val="afff8"/>
          <w:b w:val="0"/>
          <w:rtl/>
        </w:rPr>
      </w:pPr>
      <w:r w:rsidRPr="00C35A2C">
        <w:rPr>
          <w:rFonts w:ascii="Fb Fontext" w:hAnsi="Fb Fontext"/>
          <w:sz w:val="32"/>
          <w:rtl/>
        </w:rPr>
        <w:t>אלא שוקל לו כולן בבת אחת, ונותן הכרע אחד לכולן.</w:t>
      </w:r>
    </w:p>
    <w:p w14:paraId="7D62AB06" w14:textId="77777777" w:rsidR="003A7CF1" w:rsidRPr="004E7146" w:rsidRDefault="003A7CF1" w:rsidP="003A7CF1">
      <w:pPr>
        <w:pStyle w:val="36"/>
        <w:framePr w:wrap="notBeside"/>
        <w:rPr>
          <w:rtl/>
        </w:rPr>
      </w:pPr>
      <w:r w:rsidRPr="004E7146">
        <w:rPr>
          <w:rtl/>
        </w:rPr>
        <w:t>ד. ת"ר:</w:t>
      </w:r>
    </w:p>
    <w:p w14:paraId="4D47FABE" w14:textId="77777777" w:rsidR="003A7CF1" w:rsidRPr="00C35A2C" w:rsidRDefault="003A7CF1" w:rsidP="003A7CF1">
      <w:pPr>
        <w:rPr>
          <w:rStyle w:val="afff8"/>
          <w:rFonts w:cs="Guttman Vilna"/>
          <w:b w:val="0"/>
          <w:rtl/>
        </w:rPr>
      </w:pPr>
      <w:r w:rsidRPr="00FC3781">
        <w:rPr>
          <w:rStyle w:val="afff8"/>
          <w:rtl/>
        </w:rPr>
        <w:t xml:space="preserve">נפש מאזנים דנפחין </w:t>
      </w:r>
      <w:r w:rsidRPr="00C35A2C">
        <w:rPr>
          <w:rFonts w:ascii="Fb Fontext" w:hAnsi="Fb Fontext"/>
          <w:sz w:val="32"/>
          <w:rtl/>
        </w:rPr>
        <w:t>- תלויה באויר ג</w:t>
      </w:r>
      <w:r w:rsidRPr="00F10693">
        <w:rPr>
          <w:rtl/>
        </w:rPr>
        <w:t xml:space="preserve">' </w:t>
      </w:r>
      <w:r w:rsidRPr="00C35A2C">
        <w:rPr>
          <w:rFonts w:ascii="Fb Fontext" w:hAnsi="Fb Fontext"/>
          <w:sz w:val="32"/>
          <w:rtl/>
        </w:rPr>
        <w:t>טפחים, וגבוהה מן הארץ שלשה טפחים, וקנה ומתנא שלה שנים עשר טפחים.</w:t>
      </w:r>
    </w:p>
    <w:p w14:paraId="5D6B24B6" w14:textId="77777777" w:rsidR="003A7CF1" w:rsidRPr="004E7146" w:rsidRDefault="003A7CF1" w:rsidP="003A7CF1">
      <w:pPr>
        <w:pStyle w:val="36"/>
        <w:framePr w:wrap="notBeside"/>
        <w:rPr>
          <w:rtl/>
        </w:rPr>
      </w:pPr>
      <w:r w:rsidRPr="004E7146">
        <w:rPr>
          <w:rtl/>
        </w:rPr>
        <w:t xml:space="preserve">ה. </w:t>
      </w:r>
    </w:p>
    <w:p w14:paraId="726C4437" w14:textId="77777777" w:rsidR="003A7CF1" w:rsidRPr="00C35A2C" w:rsidRDefault="003A7CF1" w:rsidP="003A7CF1">
      <w:pPr>
        <w:rPr>
          <w:rStyle w:val="afff8"/>
          <w:b w:val="0"/>
          <w:rtl/>
        </w:rPr>
      </w:pPr>
      <w:r w:rsidRPr="00FC3781">
        <w:rPr>
          <w:rStyle w:val="afff8"/>
          <w:rtl/>
        </w:rPr>
        <w:t xml:space="preserve">ושל צמרים ושל זגגין </w:t>
      </w:r>
      <w:r w:rsidRPr="00C35A2C">
        <w:rPr>
          <w:rFonts w:ascii="Fb Fontext" w:hAnsi="Fb Fontext"/>
          <w:sz w:val="32"/>
          <w:rtl/>
        </w:rPr>
        <w:t>תלויה באויר שני טפחים, וגבוהה מן הארץ שני טפחים, וקנה ומתנא שלה ט</w:t>
      </w:r>
      <w:r w:rsidRPr="00F10693">
        <w:rPr>
          <w:rtl/>
        </w:rPr>
        <w:t xml:space="preserve">' </w:t>
      </w:r>
      <w:r w:rsidRPr="00C35A2C">
        <w:rPr>
          <w:rFonts w:ascii="Fb Fontext" w:hAnsi="Fb Fontext"/>
          <w:sz w:val="32"/>
          <w:rtl/>
        </w:rPr>
        <w:t>טפחים.</w:t>
      </w:r>
    </w:p>
    <w:p w14:paraId="3E81D39D" w14:textId="77777777" w:rsidR="003A7CF1" w:rsidRPr="004E7146" w:rsidRDefault="003A7CF1" w:rsidP="003A7CF1">
      <w:pPr>
        <w:pStyle w:val="36"/>
        <w:framePr w:wrap="notBeside"/>
        <w:rPr>
          <w:rtl/>
        </w:rPr>
      </w:pPr>
      <w:r w:rsidRPr="004E7146">
        <w:rPr>
          <w:rtl/>
        </w:rPr>
        <w:t>ו.</w:t>
      </w:r>
    </w:p>
    <w:p w14:paraId="159FFB97" w14:textId="77777777" w:rsidR="003A7CF1" w:rsidRPr="00C35A2C" w:rsidRDefault="003A7CF1" w:rsidP="003A7CF1">
      <w:pPr>
        <w:rPr>
          <w:rStyle w:val="afff8"/>
          <w:b w:val="0"/>
          <w:rtl/>
        </w:rPr>
      </w:pPr>
      <w:r w:rsidRPr="00FC3781">
        <w:rPr>
          <w:rStyle w:val="afff8"/>
          <w:rtl/>
        </w:rPr>
        <w:t>ושל חנווני ושל בעה"ב</w:t>
      </w:r>
      <w:r w:rsidRPr="00C35A2C">
        <w:rPr>
          <w:rFonts w:ascii="Fb Fontext" w:hAnsi="Fb Fontext"/>
          <w:sz w:val="32"/>
          <w:rtl/>
        </w:rPr>
        <w:t xml:space="preserve"> - תלויה באויר טפח, וגבוהה מן הארץ טפח, וקנה ומתנא שלה ששה טפחים.</w:t>
      </w:r>
    </w:p>
    <w:p w14:paraId="35838342" w14:textId="77777777" w:rsidR="003A7CF1" w:rsidRPr="004E7146" w:rsidRDefault="003A7CF1" w:rsidP="003A7CF1">
      <w:pPr>
        <w:pStyle w:val="36"/>
        <w:framePr w:wrap="notBeside"/>
        <w:rPr>
          <w:rtl/>
        </w:rPr>
      </w:pPr>
      <w:r w:rsidRPr="004E7146">
        <w:rPr>
          <w:rtl/>
        </w:rPr>
        <w:t>ז.</w:t>
      </w:r>
    </w:p>
    <w:p w14:paraId="114F45AF" w14:textId="77777777" w:rsidR="003A7CF1" w:rsidRPr="00C35A2C" w:rsidRDefault="003A7CF1" w:rsidP="003A7CF1">
      <w:pPr>
        <w:rPr>
          <w:rFonts w:ascii="Fb Fontext" w:hAnsi="Fb Fontext" w:cs="Guttman Vilna"/>
          <w:b/>
          <w:bCs/>
          <w:rtl/>
        </w:rPr>
      </w:pPr>
      <w:r w:rsidRPr="00FC3781">
        <w:rPr>
          <w:rStyle w:val="afff8"/>
          <w:rtl/>
        </w:rPr>
        <w:t xml:space="preserve">ושל טורטני </w:t>
      </w:r>
      <w:r w:rsidRPr="00FC3781">
        <w:rPr>
          <w:rStyle w:val="afffff0"/>
          <w:rFonts w:hint="cs"/>
          <w:rtl/>
        </w:rPr>
        <w:t>[צורף]</w:t>
      </w:r>
      <w:r w:rsidRPr="00FC3781">
        <w:rPr>
          <w:rStyle w:val="afff8"/>
          <w:rtl/>
        </w:rPr>
        <w:t xml:space="preserve">- </w:t>
      </w:r>
      <w:r w:rsidRPr="00C35A2C">
        <w:rPr>
          <w:rFonts w:ascii="Fb Fontext" w:hAnsi="Fb Fontext"/>
          <w:sz w:val="32"/>
          <w:rtl/>
        </w:rPr>
        <w:t>תלויה באויר שלש אצבעות, וגבוהה מן הארץ שלש אצבעות,</w:t>
      </w:r>
      <w:r>
        <w:rPr>
          <w:rFonts w:ascii="Fb Fontext" w:hAnsi="Fb Fontext" w:hint="cs"/>
          <w:sz w:val="32"/>
          <w:rtl/>
        </w:rPr>
        <w:t xml:space="preserve"> </w:t>
      </w:r>
      <w:r w:rsidRPr="00C35A2C">
        <w:rPr>
          <w:rFonts w:ascii="Fb Fontext" w:hAnsi="Fb Fontext"/>
          <w:rtl/>
        </w:rPr>
        <w:t>וקנה ומתנא שלה איני יודע.</w:t>
      </w:r>
    </w:p>
    <w:p w14:paraId="293101B9" w14:textId="77777777" w:rsidR="003A7CF1" w:rsidRPr="00C35A2C" w:rsidRDefault="003A7CF1" w:rsidP="003A7CF1">
      <w:pPr>
        <w:pStyle w:val="affe"/>
        <w:framePr w:wrap="around"/>
        <w:rPr>
          <w:rtl/>
        </w:rPr>
      </w:pPr>
      <w:r w:rsidRPr="00C35A2C">
        <w:rPr>
          <w:rFonts w:hint="cs"/>
          <w:rtl/>
        </w:rPr>
        <w:t>פט:</w:t>
      </w:r>
    </w:p>
    <w:p w14:paraId="581BE40E" w14:textId="77777777" w:rsidR="003A7CF1" w:rsidRPr="004E7146" w:rsidRDefault="003A7CF1" w:rsidP="003A7CF1">
      <w:pPr>
        <w:pStyle w:val="36"/>
        <w:framePr w:wrap="notBeside"/>
        <w:rPr>
          <w:rtl/>
        </w:rPr>
      </w:pPr>
      <w:r w:rsidRPr="004E7146">
        <w:rPr>
          <w:rtl/>
        </w:rPr>
        <w:t>ח. ארמב"פ:</w:t>
      </w:r>
    </w:p>
    <w:p w14:paraId="4108E2B9" w14:textId="77777777" w:rsidR="003A7CF1" w:rsidRPr="00C35A2C" w:rsidRDefault="003A7CF1" w:rsidP="003A7CF1">
      <w:pPr>
        <w:rPr>
          <w:rStyle w:val="afff8"/>
          <w:b w:val="0"/>
          <w:rtl/>
        </w:rPr>
      </w:pPr>
      <w:r w:rsidRPr="00C35A2C">
        <w:rPr>
          <w:rFonts w:ascii="Fb Fontext" w:hAnsi="Fb Fontext"/>
          <w:sz w:val="32"/>
          <w:rtl/>
        </w:rPr>
        <w:t xml:space="preserve">כדרך שאמרו </w:t>
      </w:r>
      <w:r w:rsidRPr="004E7146">
        <w:rPr>
          <w:rStyle w:val="afffff0"/>
          <w:rtl/>
        </w:rPr>
        <w:t>[שיעור]</w:t>
      </w:r>
      <w:r w:rsidRPr="00C35A2C">
        <w:rPr>
          <w:rFonts w:ascii="Fb Fontext" w:hAnsi="Fb Fontext"/>
          <w:sz w:val="32"/>
          <w:rtl/>
        </w:rPr>
        <w:t xml:space="preserve"> לענין איסורן, כך אמרו לענין טומאתן דפחות אינן מטמאין. וקמ"ל לקנה ומתנא דלענין החוט תנינן.</w:t>
      </w:r>
    </w:p>
    <w:p w14:paraId="0CEEB3CB" w14:textId="77777777" w:rsidR="003A7CF1" w:rsidRPr="004E7146" w:rsidRDefault="003A7CF1" w:rsidP="003A7CF1">
      <w:pPr>
        <w:pStyle w:val="36"/>
        <w:framePr w:wrap="notBeside"/>
        <w:rPr>
          <w:rtl/>
        </w:rPr>
      </w:pPr>
      <w:r w:rsidRPr="004E7146">
        <w:rPr>
          <w:rtl/>
        </w:rPr>
        <w:t>ט. ת"ר:</w:t>
      </w:r>
    </w:p>
    <w:p w14:paraId="3C742B64" w14:textId="77777777" w:rsidR="003A7CF1" w:rsidRDefault="003A7CF1" w:rsidP="003A7CF1">
      <w:pPr>
        <w:rPr>
          <w:rFonts w:ascii="Fb Fontext" w:hAnsi="Fb Fontext"/>
          <w:sz w:val="32"/>
          <w:rtl/>
        </w:rPr>
      </w:pPr>
      <w:r w:rsidRPr="00C35A2C">
        <w:rPr>
          <w:rFonts w:ascii="Fb Fontext" w:hAnsi="Fb Fontext"/>
          <w:sz w:val="32"/>
          <w:rtl/>
        </w:rPr>
        <w:t>עושין משקולות מצונמא וזכוכית ולא מבדיל ולא עופרת ולא שברי מתכות</w:t>
      </w:r>
    </w:p>
    <w:p w14:paraId="4FB18174" w14:textId="77777777" w:rsidR="003A7CF1" w:rsidRPr="004E7146" w:rsidRDefault="003A7CF1" w:rsidP="003A7CF1">
      <w:pPr>
        <w:pStyle w:val="36"/>
        <w:framePr w:wrap="notBeside"/>
        <w:rPr>
          <w:rtl/>
        </w:rPr>
      </w:pPr>
      <w:r w:rsidRPr="004E7146">
        <w:rPr>
          <w:rtl/>
        </w:rPr>
        <w:t>י. ת"ר:</w:t>
      </w:r>
    </w:p>
    <w:p w14:paraId="67C02F15" w14:textId="77777777" w:rsidR="003A7CF1" w:rsidRPr="00C35A2C" w:rsidRDefault="003A7CF1" w:rsidP="003A7CF1">
      <w:pPr>
        <w:rPr>
          <w:rFonts w:ascii="Fb Fontext" w:hAnsi="Fb Fontext" w:cs="Guttman Vilna"/>
          <w:b/>
          <w:bCs/>
          <w:sz w:val="32"/>
          <w:rtl/>
        </w:rPr>
      </w:pPr>
      <w:r w:rsidRPr="00C35A2C">
        <w:rPr>
          <w:rFonts w:ascii="Fb Fontext" w:hAnsi="Fb Fontext"/>
          <w:sz w:val="32"/>
          <w:rtl/>
        </w:rPr>
        <w:t>אין עושין המחק של דלעת - מפני שהוא קל, ולא של מתכת - מפני שהוא מכביד, אבל עושהו של זית ושל אגוז, של שקמה ושל אשברוע.</w:t>
      </w:r>
    </w:p>
    <w:p w14:paraId="52DB20B4" w14:textId="77777777" w:rsidR="003A7CF1" w:rsidRPr="004E7146" w:rsidRDefault="003A7CF1" w:rsidP="003A7CF1">
      <w:pPr>
        <w:pStyle w:val="36"/>
        <w:framePr w:wrap="notBeside"/>
        <w:rPr>
          <w:rtl/>
        </w:rPr>
      </w:pPr>
      <w:r w:rsidRPr="004E7146">
        <w:rPr>
          <w:rtl/>
        </w:rPr>
        <w:t>יא. ת"ר:</w:t>
      </w:r>
    </w:p>
    <w:p w14:paraId="3B827EB2" w14:textId="77777777" w:rsidR="003A7CF1" w:rsidRPr="00C35A2C" w:rsidRDefault="003A7CF1" w:rsidP="003A7CF1">
      <w:pPr>
        <w:rPr>
          <w:rFonts w:ascii="Fb Fontext" w:hAnsi="Fb Fontext" w:cs="Guttman Vilna"/>
          <w:b/>
          <w:bCs/>
          <w:sz w:val="32"/>
          <w:rtl/>
        </w:rPr>
      </w:pPr>
      <w:r w:rsidRPr="00C35A2C">
        <w:rPr>
          <w:rFonts w:ascii="Fb Fontext" w:hAnsi="Fb Fontext"/>
          <w:sz w:val="32"/>
          <w:rtl/>
        </w:rPr>
        <w:t>אין עושין את המחק צדו אחד עב וצדו אחד קצר.</w:t>
      </w:r>
    </w:p>
    <w:p w14:paraId="18433C52" w14:textId="77777777" w:rsidR="003A7CF1" w:rsidRPr="004E7146" w:rsidRDefault="003A7CF1" w:rsidP="003A7CF1">
      <w:pPr>
        <w:pStyle w:val="36"/>
        <w:framePr w:wrap="notBeside"/>
        <w:rPr>
          <w:rtl/>
        </w:rPr>
      </w:pPr>
      <w:r w:rsidRPr="004E7146">
        <w:rPr>
          <w:rtl/>
        </w:rPr>
        <w:t xml:space="preserve">יב. </w:t>
      </w:r>
    </w:p>
    <w:p w14:paraId="666DDE78" w14:textId="77777777" w:rsidR="003A7CF1" w:rsidRPr="00FC3781" w:rsidRDefault="003A7CF1" w:rsidP="003A7CF1">
      <w:pPr>
        <w:rPr>
          <w:rFonts w:ascii="Fb Fontext" w:hAnsi="Fb Fontext"/>
          <w:sz w:val="32"/>
          <w:rtl/>
        </w:rPr>
      </w:pPr>
      <w:r w:rsidRPr="00FC3781">
        <w:rPr>
          <w:rFonts w:ascii="Fb Fontext" w:hAnsi="Fb Fontext"/>
          <w:sz w:val="32"/>
          <w:rtl/>
        </w:rPr>
        <w:t>לא ימחוק בבת אחת, שהמוחק בבת אחת - רע למוכר ויפה ללוקח,</w:t>
      </w:r>
    </w:p>
    <w:p w14:paraId="1FFC82C7" w14:textId="77777777" w:rsidR="003A7CF1" w:rsidRPr="00C35A2C" w:rsidRDefault="003A7CF1" w:rsidP="003A7CF1">
      <w:pPr>
        <w:rPr>
          <w:rFonts w:ascii="Fb Fontext" w:hAnsi="Fb Fontext" w:cs="Guttman Vilna"/>
          <w:b/>
          <w:bCs/>
          <w:sz w:val="32"/>
          <w:rtl/>
        </w:rPr>
      </w:pPr>
      <w:r w:rsidRPr="00C35A2C">
        <w:rPr>
          <w:rFonts w:ascii="Fb Fontext" w:hAnsi="Fb Fontext"/>
          <w:sz w:val="32"/>
          <w:rtl/>
        </w:rPr>
        <w:t xml:space="preserve">     ולא ימחוק מעט מעט, שרע ללוקח ויפה למוכר.</w:t>
      </w:r>
    </w:p>
    <w:p w14:paraId="3531D653" w14:textId="77777777" w:rsidR="003A7CF1" w:rsidRPr="00FC3781" w:rsidRDefault="003A7CF1" w:rsidP="003A7CF1">
      <w:pPr>
        <w:pStyle w:val="36"/>
        <w:framePr w:wrap="notBeside"/>
        <w:rPr>
          <w:rtl/>
        </w:rPr>
      </w:pPr>
      <w:r>
        <w:rPr>
          <w:rFonts w:hint="cs"/>
          <w:rtl/>
        </w:rPr>
        <w:t>א</w:t>
      </w:r>
      <w:r w:rsidRPr="00FC3781">
        <w:rPr>
          <w:rtl/>
        </w:rPr>
        <w:t>ריב"ז</w:t>
      </w:r>
    </w:p>
    <w:p w14:paraId="53F7F34F" w14:textId="77777777" w:rsidR="003A7CF1" w:rsidRDefault="003A7CF1" w:rsidP="003A7CF1">
      <w:pPr>
        <w:rPr>
          <w:rFonts w:ascii="Fb Fontext" w:hAnsi="Fb Fontext"/>
          <w:sz w:val="32"/>
          <w:rtl/>
        </w:rPr>
      </w:pPr>
      <w:r w:rsidRPr="00FC3781">
        <w:rPr>
          <w:rStyle w:val="afff8"/>
          <w:rtl/>
        </w:rPr>
        <w:t>אוי לי אם אומר,</w:t>
      </w:r>
      <w:r w:rsidRPr="00FC3781">
        <w:rPr>
          <w:rStyle w:val="afff8"/>
          <w:rFonts w:hint="cs"/>
          <w:rtl/>
        </w:rPr>
        <w:t xml:space="preserve">- </w:t>
      </w:r>
      <w:r w:rsidRPr="00C35A2C">
        <w:rPr>
          <w:rFonts w:ascii="Fb Fontext" w:hAnsi="Fb Fontext"/>
          <w:sz w:val="32"/>
          <w:rtl/>
        </w:rPr>
        <w:t xml:space="preserve">שמא ילמדו הרמאין, </w:t>
      </w:r>
    </w:p>
    <w:p w14:paraId="6A3E10A3" w14:textId="77777777" w:rsidR="003A7CF1" w:rsidRPr="00FC3781" w:rsidRDefault="003A7CF1" w:rsidP="003A7CF1">
      <w:pPr>
        <w:rPr>
          <w:rFonts w:ascii="Fb Fontext" w:hAnsi="Fb Fontext" w:cs="Guttman Vilna"/>
          <w:b/>
          <w:bCs/>
          <w:spacing w:val="-2"/>
          <w:sz w:val="32"/>
          <w:rtl/>
        </w:rPr>
      </w:pPr>
      <w:r w:rsidRPr="00FC3781">
        <w:rPr>
          <w:rStyle w:val="afff8"/>
          <w:rFonts w:hint="cs"/>
          <w:spacing w:val="-2"/>
          <w:rtl/>
        </w:rPr>
        <w:t xml:space="preserve">אוי לי </w:t>
      </w:r>
      <w:r w:rsidRPr="00FC3781">
        <w:rPr>
          <w:rStyle w:val="afff8"/>
          <w:spacing w:val="-2"/>
          <w:rtl/>
        </w:rPr>
        <w:t xml:space="preserve">אם לא אומר </w:t>
      </w:r>
      <w:r w:rsidRPr="00FC3781">
        <w:rPr>
          <w:rFonts w:ascii="Fb Fontext" w:hAnsi="Fb Fontext"/>
          <w:spacing w:val="-2"/>
          <w:sz w:val="32"/>
          <w:rtl/>
        </w:rPr>
        <w:t xml:space="preserve">שמא יאמרו הרמאין אין </w:t>
      </w:r>
      <w:r w:rsidRPr="00FC3781">
        <w:rPr>
          <w:rFonts w:ascii="Fb Fontext" w:hAnsi="Fb Fontext" w:hint="cs"/>
          <w:spacing w:val="-2"/>
          <w:sz w:val="32"/>
          <w:rtl/>
        </w:rPr>
        <w:t xml:space="preserve">ת''ח </w:t>
      </w:r>
      <w:r w:rsidRPr="00FC3781">
        <w:rPr>
          <w:rFonts w:ascii="Fb Fontext" w:hAnsi="Fb Fontext"/>
          <w:spacing w:val="-2"/>
          <w:sz w:val="32"/>
          <w:rtl/>
        </w:rPr>
        <w:t>בקיאין במעשה ידינו.</w:t>
      </w:r>
    </w:p>
    <w:p w14:paraId="6A112F7A" w14:textId="77777777" w:rsidR="003A7CF1" w:rsidRPr="00FC3781" w:rsidRDefault="003A7CF1" w:rsidP="003A7CF1">
      <w:pPr>
        <w:pStyle w:val="36"/>
        <w:framePr w:wrap="notBeside"/>
        <w:rPr>
          <w:rtl/>
        </w:rPr>
      </w:pPr>
      <w:r w:rsidRPr="00FC3781">
        <w:rPr>
          <w:rtl/>
        </w:rPr>
        <w:t>ובסוף אמרה</w:t>
      </w:r>
    </w:p>
    <w:p w14:paraId="30575B99" w14:textId="77777777" w:rsidR="003A7CF1" w:rsidRPr="00C35A2C" w:rsidRDefault="003A7CF1" w:rsidP="003A7CF1">
      <w:pPr>
        <w:rPr>
          <w:rFonts w:ascii="Fb Fontext" w:hAnsi="Fb Fontext" w:cs="Guttman Vilna"/>
          <w:b/>
          <w:bCs/>
          <w:sz w:val="32"/>
          <w:rtl/>
        </w:rPr>
      </w:pPr>
      <w:r w:rsidRPr="004E7146">
        <w:rPr>
          <w:rStyle w:val="affffe"/>
          <w:rFonts w:hint="cs"/>
          <w:rtl/>
        </w:rPr>
        <w:t>מהך</w:t>
      </w:r>
      <w:r>
        <w:rPr>
          <w:rStyle w:val="affffe"/>
          <w:rFonts w:hint="cs"/>
          <w:rtl/>
        </w:rPr>
        <w:t>:</w:t>
      </w:r>
      <w:r w:rsidRPr="0059320D">
        <w:rPr>
          <w:rStyle w:val="affff8"/>
          <w:rtl/>
        </w:rPr>
        <w:t xml:space="preserve"> </w:t>
      </w:r>
      <w:r w:rsidRPr="00F10693">
        <w:rPr>
          <w:rtl/>
        </w:rPr>
        <w:t>'כ</w:t>
      </w:r>
      <w:r w:rsidRPr="0059320D">
        <w:rPr>
          <w:rStyle w:val="affff8"/>
          <w:rtl/>
        </w:rPr>
        <w:t>י ישרים דרכי ה</w:t>
      </w:r>
      <w:r w:rsidRPr="00F10693">
        <w:rPr>
          <w:rtl/>
        </w:rPr>
        <w:t xml:space="preserve">' </w:t>
      </w:r>
      <w:r w:rsidRPr="0059320D">
        <w:rPr>
          <w:rStyle w:val="affff8"/>
          <w:rtl/>
        </w:rPr>
        <w:t>וצדיקים ילכו בם ופושעים יכשלו בם</w:t>
      </w:r>
      <w:r w:rsidRPr="00F10693">
        <w:rPr>
          <w:rtl/>
        </w:rPr>
        <w:t>'.</w:t>
      </w:r>
    </w:p>
    <w:p w14:paraId="2261D539" w14:textId="77777777" w:rsidR="003A7CF1" w:rsidRPr="001B450D" w:rsidRDefault="003A7CF1" w:rsidP="003A7CF1">
      <w:pPr>
        <w:pStyle w:val="aff9"/>
        <w:rPr>
          <w:rtl/>
        </w:rPr>
      </w:pPr>
      <w:r w:rsidRPr="001B450D">
        <w:rPr>
          <w:rFonts w:hint="cs"/>
          <w:rtl/>
        </w:rPr>
        <w:t>***</w:t>
      </w:r>
    </w:p>
    <w:p w14:paraId="1E3DC0FA" w14:textId="77777777" w:rsidR="003A7CF1" w:rsidRPr="004E7146" w:rsidRDefault="003A7CF1" w:rsidP="003A7CF1">
      <w:pPr>
        <w:pStyle w:val="36"/>
        <w:framePr w:wrap="notBeside"/>
        <w:rPr>
          <w:rtl/>
        </w:rPr>
      </w:pPr>
      <w:r w:rsidRPr="004E7146">
        <w:rPr>
          <w:rtl/>
        </w:rPr>
        <w:lastRenderedPageBreak/>
        <w:t>ת"ר:</w:t>
      </w:r>
    </w:p>
    <w:p w14:paraId="4221056C" w14:textId="77777777" w:rsidR="003A7CF1" w:rsidRDefault="003A7CF1" w:rsidP="003A7CF1">
      <w:pPr>
        <w:rPr>
          <w:rFonts w:ascii="Fb Fontext" w:hAnsi="Fb Fontext"/>
          <w:sz w:val="32"/>
          <w:rtl/>
        </w:rPr>
      </w:pPr>
      <w:r w:rsidRPr="00BF4767">
        <w:rPr>
          <w:rStyle w:val="affff8"/>
          <w:rtl/>
        </w:rPr>
        <w:t>לא תעשו עול במשפט במדה במשקל ובמשורה</w:t>
      </w:r>
      <w:r w:rsidRPr="00C35A2C">
        <w:rPr>
          <w:rFonts w:ascii="Fb Fontext" w:hAnsi="Fb Fontext"/>
          <w:sz w:val="32"/>
          <w:rtl/>
        </w:rPr>
        <w:t>,</w:t>
      </w:r>
    </w:p>
    <w:p w14:paraId="07D9C878" w14:textId="77777777" w:rsidR="003A7CF1" w:rsidRPr="00FC3781" w:rsidRDefault="003A7CF1" w:rsidP="003A7CF1">
      <w:pPr>
        <w:rPr>
          <w:rFonts w:ascii="Fb Fontext" w:hAnsi="Fb Fontext"/>
          <w:spacing w:val="2"/>
          <w:rtl/>
        </w:rPr>
      </w:pPr>
      <w:r w:rsidRPr="00FC3781">
        <w:rPr>
          <w:rStyle w:val="affff8"/>
          <w:spacing w:val="2"/>
          <w:rtl/>
        </w:rPr>
        <w:t xml:space="preserve">במדה </w:t>
      </w:r>
      <w:r w:rsidRPr="00FC3781">
        <w:rPr>
          <w:rFonts w:ascii="Fb Fontext" w:hAnsi="Fb Fontext"/>
          <w:spacing w:val="2"/>
          <w:sz w:val="20"/>
          <w:szCs w:val="16"/>
          <w:rtl/>
        </w:rPr>
        <w:t xml:space="preserve">מדידת קרקע, שלא ימדוד </w:t>
      </w:r>
      <w:r w:rsidRPr="00FC3781">
        <w:rPr>
          <w:rFonts w:ascii="Fb Fontext" w:hAnsi="Fb Fontext" w:hint="cs"/>
          <w:spacing w:val="2"/>
          <w:sz w:val="20"/>
          <w:szCs w:val="16"/>
          <w:rtl/>
        </w:rPr>
        <w:t xml:space="preserve">לא' </w:t>
      </w:r>
      <w:r w:rsidRPr="00FC3781">
        <w:rPr>
          <w:rFonts w:ascii="Fb Fontext" w:hAnsi="Fb Fontext"/>
          <w:spacing w:val="2"/>
          <w:sz w:val="20"/>
          <w:szCs w:val="16"/>
          <w:rtl/>
        </w:rPr>
        <w:t>בימות החמה ולא</w:t>
      </w:r>
      <w:r w:rsidRPr="00FC3781">
        <w:rPr>
          <w:rFonts w:ascii="Fb Fontext" w:hAnsi="Fb Fontext" w:hint="cs"/>
          <w:spacing w:val="2"/>
          <w:sz w:val="20"/>
          <w:szCs w:val="16"/>
          <w:rtl/>
        </w:rPr>
        <w:t>'</w:t>
      </w:r>
      <w:r w:rsidRPr="00FC3781">
        <w:rPr>
          <w:rFonts w:ascii="Fb Fontext" w:hAnsi="Fb Fontext"/>
          <w:spacing w:val="2"/>
          <w:sz w:val="20"/>
          <w:szCs w:val="16"/>
          <w:rtl/>
        </w:rPr>
        <w:t xml:space="preserve"> בימות הגשמים.</w:t>
      </w:r>
      <w:r w:rsidRPr="00FC3781">
        <w:rPr>
          <w:rFonts w:ascii="Fb Fontext" w:hAnsi="Fb Fontext" w:hint="cs"/>
          <w:spacing w:val="2"/>
          <w:rtl/>
        </w:rPr>
        <w:t xml:space="preserve"> </w:t>
      </w:r>
    </w:p>
    <w:p w14:paraId="48EC5AF7" w14:textId="77777777" w:rsidR="003A7CF1" w:rsidRPr="00C35A2C" w:rsidRDefault="003A7CF1" w:rsidP="003A7CF1">
      <w:pPr>
        <w:rPr>
          <w:rFonts w:ascii="Fb Fontext" w:hAnsi="Fb Fontext"/>
          <w:rtl/>
        </w:rPr>
      </w:pPr>
      <w:r w:rsidRPr="004E7146">
        <w:rPr>
          <w:rFonts w:ascii="Fb Fontext" w:hAnsi="Fb Fontext"/>
          <w:b/>
          <w:bCs/>
          <w:rtl/>
        </w:rPr>
        <w:t>במשקל -</w:t>
      </w:r>
      <w:r w:rsidRPr="00C35A2C">
        <w:rPr>
          <w:rFonts w:ascii="Fb Fontext" w:hAnsi="Fb Fontext"/>
          <w:rtl/>
        </w:rPr>
        <w:t xml:space="preserve"> שלא יטמין משקלותיו במלח.</w:t>
      </w:r>
      <w:r>
        <w:rPr>
          <w:rFonts w:ascii="Fb Fontext" w:hAnsi="Fb Fontext" w:hint="cs"/>
          <w:rtl/>
        </w:rPr>
        <w:t xml:space="preserve"> </w:t>
      </w:r>
      <w:r w:rsidRPr="004E7146">
        <w:rPr>
          <w:rFonts w:ascii="Fb Fontext" w:hAnsi="Fb Fontext"/>
          <w:b/>
          <w:bCs/>
          <w:rtl/>
        </w:rPr>
        <w:t>במשורה -</w:t>
      </w:r>
      <w:r w:rsidRPr="00C35A2C">
        <w:rPr>
          <w:rFonts w:ascii="Fb Fontext" w:hAnsi="Fb Fontext"/>
          <w:rtl/>
        </w:rPr>
        <w:t xml:space="preserve"> שלא ירתיח.</w:t>
      </w:r>
    </w:p>
    <w:p w14:paraId="2E6A987D" w14:textId="77777777" w:rsidR="003A7CF1" w:rsidRPr="004E7146" w:rsidRDefault="003A7CF1" w:rsidP="003A7CF1">
      <w:pPr>
        <w:pStyle w:val="36"/>
        <w:framePr w:wrap="notBeside"/>
        <w:rPr>
          <w:rtl/>
        </w:rPr>
      </w:pPr>
      <w:r w:rsidRPr="004E7146">
        <w:rPr>
          <w:rtl/>
        </w:rPr>
        <w:t>וק"ו:</w:t>
      </w:r>
    </w:p>
    <w:p w14:paraId="4A68B652" w14:textId="77777777" w:rsidR="003A7CF1" w:rsidRPr="0081371E" w:rsidRDefault="003A7CF1" w:rsidP="003A7CF1">
      <w:pPr>
        <w:spacing w:after="60"/>
        <w:rPr>
          <w:rStyle w:val="afff8"/>
          <w:rtl/>
        </w:rPr>
      </w:pPr>
      <w:r w:rsidRPr="00C35A2C">
        <w:rPr>
          <w:rFonts w:ascii="Fb Fontext" w:hAnsi="Fb Fontext"/>
          <w:rtl/>
        </w:rPr>
        <w:t>ומה משורה שהיא אחד משלשים וששה בלוג - הקפידה עליו תורה, ק"ו להין וחצי הין ושלישית ההין ורביעית ההין, ולוג וחצי לוג ורביעית, וחצי שמינית ועוכלא [חמישית].</w:t>
      </w:r>
    </w:p>
    <w:p w14:paraId="2E27497F" w14:textId="77777777" w:rsidR="003A7CF1" w:rsidRPr="004E7146" w:rsidRDefault="003A7CF1" w:rsidP="003A7CF1">
      <w:pPr>
        <w:pStyle w:val="36"/>
        <w:framePr w:wrap="notBeside"/>
        <w:rPr>
          <w:rtl/>
        </w:rPr>
      </w:pPr>
      <w:r>
        <w:rPr>
          <w:rFonts w:hint="cs"/>
          <w:rtl/>
        </w:rPr>
        <w:t>רב</w:t>
      </w:r>
      <w:r w:rsidRPr="004E7146">
        <w:rPr>
          <w:rtl/>
        </w:rPr>
        <w:t>:</w:t>
      </w:r>
    </w:p>
    <w:p w14:paraId="343B6195" w14:textId="77777777" w:rsidR="003A7CF1" w:rsidRPr="00E6097F" w:rsidRDefault="003A7CF1" w:rsidP="003A7CF1">
      <w:pPr>
        <w:pStyle w:val="affff9"/>
        <w:rPr>
          <w:rtl/>
        </w:rPr>
      </w:pPr>
      <w:r w:rsidRPr="00E6097F">
        <w:rPr>
          <w:rtl/>
        </w:rPr>
        <w:t>אסור</w:t>
      </w:r>
      <w:r>
        <w:rPr>
          <w:rFonts w:hint="cs"/>
          <w:rtl/>
        </w:rPr>
        <w:t xml:space="preserve"> </w:t>
      </w:r>
      <w:r w:rsidRPr="00E6097F">
        <w:rPr>
          <w:rFonts w:hint="cs"/>
          <w:rtl/>
        </w:rPr>
        <w:t xml:space="preserve">להשהות </w:t>
      </w:r>
      <w:r w:rsidRPr="00E6097F">
        <w:rPr>
          <w:rtl/>
        </w:rPr>
        <w:t>מדה חסרה או יתרה ב</w:t>
      </w:r>
      <w:r w:rsidRPr="00E6097F">
        <w:rPr>
          <w:rFonts w:hint="cs"/>
          <w:rtl/>
        </w:rPr>
        <w:t>ב</w:t>
      </w:r>
      <w:r w:rsidRPr="00E6097F">
        <w:rPr>
          <w:rtl/>
        </w:rPr>
        <w:t>יתו אפי</w:t>
      </w:r>
      <w:r w:rsidRPr="00E6097F">
        <w:rPr>
          <w:rFonts w:hint="cs"/>
          <w:rtl/>
        </w:rPr>
        <w:t>'</w:t>
      </w:r>
      <w:r w:rsidRPr="00E6097F">
        <w:rPr>
          <w:rtl/>
        </w:rPr>
        <w:t xml:space="preserve"> עביט מימי רגלים</w:t>
      </w:r>
    </w:p>
    <w:p w14:paraId="651B5FCD" w14:textId="77777777" w:rsidR="003A7CF1" w:rsidRPr="004E7146" w:rsidRDefault="003A7CF1" w:rsidP="003A7CF1">
      <w:pPr>
        <w:pStyle w:val="36"/>
        <w:framePr w:wrap="notBeside"/>
        <w:rPr>
          <w:rtl/>
        </w:rPr>
      </w:pPr>
      <w:r w:rsidRPr="004E7146">
        <w:rPr>
          <w:rtl/>
        </w:rPr>
        <w:t>ר"פ:</w:t>
      </w:r>
    </w:p>
    <w:p w14:paraId="66373108" w14:textId="77777777" w:rsidR="003A7CF1" w:rsidRDefault="003A7CF1" w:rsidP="003A7CF1">
      <w:pPr>
        <w:rPr>
          <w:rFonts w:ascii="Fb Fontext" w:hAnsi="Fb Fontext"/>
          <w:rtl/>
        </w:rPr>
      </w:pPr>
      <w:r w:rsidRPr="00C35A2C">
        <w:rPr>
          <w:rFonts w:ascii="Fb Fontext" w:hAnsi="Fb Fontext"/>
          <w:rtl/>
        </w:rPr>
        <w:t xml:space="preserve">דוקא </w:t>
      </w:r>
      <w:r>
        <w:rPr>
          <w:rFonts w:ascii="Fb Fontext" w:hAnsi="Fb Fontext" w:hint="cs"/>
          <w:rtl/>
        </w:rPr>
        <w:t xml:space="preserve">כשאינן חתומות </w:t>
      </w:r>
      <w:r w:rsidRPr="00D11C50">
        <w:rPr>
          <w:rStyle w:val="afffff0"/>
          <w:rFonts w:hint="cs"/>
          <w:rtl/>
        </w:rPr>
        <w:t xml:space="preserve">[מאת </w:t>
      </w:r>
      <w:r>
        <w:rPr>
          <w:rStyle w:val="afffff0"/>
          <w:rFonts w:hint="cs"/>
          <w:rtl/>
        </w:rPr>
        <w:t xml:space="preserve">אנשי </w:t>
      </w:r>
      <w:r w:rsidRPr="00D11C50">
        <w:rPr>
          <w:rStyle w:val="afffff0"/>
          <w:rFonts w:hint="cs"/>
          <w:rtl/>
        </w:rPr>
        <w:t>המלך]</w:t>
      </w:r>
      <w:r w:rsidRPr="00D11C50">
        <w:rPr>
          <w:rStyle w:val="afffff0"/>
          <w:rtl/>
        </w:rPr>
        <w:t>,</w:t>
      </w:r>
      <w:r w:rsidRPr="00C35A2C">
        <w:rPr>
          <w:rFonts w:ascii="Fb Fontext" w:hAnsi="Fb Fontext"/>
          <w:rtl/>
        </w:rPr>
        <w:t xml:space="preserve"> </w:t>
      </w:r>
    </w:p>
    <w:p w14:paraId="6E60FFE2" w14:textId="77777777" w:rsidR="003A7CF1" w:rsidRPr="00C35A2C" w:rsidRDefault="003A7CF1" w:rsidP="003A7CF1">
      <w:pPr>
        <w:rPr>
          <w:rFonts w:ascii="Fb Fontext" w:hAnsi="Fb Fontext"/>
          <w:rtl/>
        </w:rPr>
      </w:pPr>
      <w:r w:rsidRPr="00C35A2C">
        <w:rPr>
          <w:rFonts w:ascii="Fb Fontext" w:hAnsi="Fb Fontext"/>
          <w:rtl/>
        </w:rPr>
        <w:t xml:space="preserve">אבל </w:t>
      </w:r>
      <w:r>
        <w:rPr>
          <w:rFonts w:ascii="Fb Fontext" w:hAnsi="Fb Fontext" w:hint="cs"/>
          <w:rtl/>
        </w:rPr>
        <w:t xml:space="preserve">במקום </w:t>
      </w:r>
      <w:r w:rsidRPr="00C35A2C">
        <w:rPr>
          <w:rFonts w:ascii="Fb Fontext" w:hAnsi="Fb Fontext"/>
          <w:rtl/>
        </w:rPr>
        <w:t xml:space="preserve">דחתימי אי לא חזי חתימה לא </w:t>
      </w:r>
      <w:r>
        <w:rPr>
          <w:rFonts w:ascii="Fb Fontext" w:hAnsi="Fb Fontext" w:hint="cs"/>
          <w:rtl/>
        </w:rPr>
        <w:t>לוקח</w:t>
      </w:r>
      <w:r w:rsidRPr="00C35A2C">
        <w:rPr>
          <w:rFonts w:ascii="Fb Fontext" w:hAnsi="Fb Fontext"/>
          <w:rtl/>
        </w:rPr>
        <w:t>.</w:t>
      </w:r>
    </w:p>
    <w:p w14:paraId="1A45643C" w14:textId="77777777" w:rsidR="003A7CF1" w:rsidRDefault="003A7CF1" w:rsidP="003A7CF1">
      <w:pPr>
        <w:rPr>
          <w:rFonts w:ascii="Fb Fontext" w:hAnsi="Fb Fontext"/>
          <w:rtl/>
        </w:rPr>
      </w:pPr>
      <w:r>
        <w:rPr>
          <w:rFonts w:ascii="Fb Fontext" w:hAnsi="Fb Fontext" w:hint="cs"/>
          <w:rtl/>
        </w:rPr>
        <w:t xml:space="preserve">ובמקום </w:t>
      </w:r>
      <w:r w:rsidRPr="00C35A2C">
        <w:rPr>
          <w:rFonts w:ascii="Fb Fontext" w:hAnsi="Fb Fontext"/>
          <w:rtl/>
        </w:rPr>
        <w:t xml:space="preserve">דלא חתימי </w:t>
      </w:r>
      <w:r>
        <w:rPr>
          <w:rFonts w:ascii="Fb Fontext" w:hAnsi="Fb Fontext" w:hint="cs"/>
          <w:rtl/>
        </w:rPr>
        <w:t>בלא</w:t>
      </w:r>
      <w:r w:rsidRPr="00C35A2C">
        <w:rPr>
          <w:rFonts w:ascii="Fb Fontext" w:hAnsi="Fb Fontext"/>
          <w:rtl/>
        </w:rPr>
        <w:t xml:space="preserve"> מהנדסי</w:t>
      </w:r>
      <w:r>
        <w:rPr>
          <w:rFonts w:ascii="Fb Fontext" w:hAnsi="Fb Fontext" w:hint="cs"/>
          <w:rtl/>
        </w:rPr>
        <w:t xml:space="preserve"> לבוא בתדירות</w:t>
      </w:r>
      <w:r w:rsidRPr="004E7146">
        <w:rPr>
          <w:rStyle w:val="afffff0"/>
          <w:rtl/>
        </w:rPr>
        <w:t xml:space="preserve"> [לבודקו],</w:t>
      </w:r>
      <w:r w:rsidRPr="00C35A2C">
        <w:rPr>
          <w:rFonts w:ascii="Fb Fontext" w:hAnsi="Fb Fontext"/>
          <w:rtl/>
        </w:rPr>
        <w:t xml:space="preserve"> </w:t>
      </w:r>
    </w:p>
    <w:p w14:paraId="73231142" w14:textId="77777777" w:rsidR="003A7CF1" w:rsidRPr="00C35A2C" w:rsidRDefault="003A7CF1" w:rsidP="003A7CF1">
      <w:pPr>
        <w:rPr>
          <w:rFonts w:ascii="Fb Fontext" w:hAnsi="Fb Fontext"/>
          <w:rtl/>
        </w:rPr>
      </w:pPr>
      <w:r w:rsidRPr="00C35A2C">
        <w:rPr>
          <w:rFonts w:ascii="Fb Fontext" w:hAnsi="Fb Fontext"/>
          <w:rtl/>
        </w:rPr>
        <w:t xml:space="preserve">אבל </w:t>
      </w:r>
      <w:r>
        <w:rPr>
          <w:rFonts w:ascii="Fb Fontext" w:hAnsi="Fb Fontext" w:hint="cs"/>
          <w:rtl/>
        </w:rPr>
        <w:t xml:space="preserve">בבאים בתדירות לבדוק כשרות המידות </w:t>
      </w:r>
      <w:r>
        <w:rPr>
          <w:rFonts w:ascii="Fb Fontext" w:hAnsi="Fb Fontext"/>
          <w:rtl/>
        </w:rPr>
        <w:t>–</w:t>
      </w:r>
      <w:r>
        <w:rPr>
          <w:rFonts w:ascii="Fb Fontext" w:hAnsi="Fb Fontext" w:hint="cs"/>
          <w:rtl/>
        </w:rPr>
        <w:t xml:space="preserve"> מותר. </w:t>
      </w:r>
    </w:p>
    <w:p w14:paraId="235A0B69" w14:textId="77777777" w:rsidR="003A7CF1" w:rsidRPr="004E7146" w:rsidRDefault="003A7CF1" w:rsidP="003A7CF1">
      <w:pPr>
        <w:pStyle w:val="36"/>
        <w:framePr w:wrap="notBeside"/>
        <w:rPr>
          <w:rtl/>
        </w:rPr>
      </w:pPr>
      <w:r w:rsidRPr="004E7146">
        <w:rPr>
          <w:rtl/>
        </w:rPr>
        <w:t>ולא היא,</w:t>
      </w:r>
    </w:p>
    <w:p w14:paraId="50748D7D" w14:textId="77777777" w:rsidR="003A7CF1" w:rsidRPr="00AB6E58" w:rsidRDefault="003A7CF1" w:rsidP="003A7CF1">
      <w:pPr>
        <w:rPr>
          <w:rFonts w:ascii="Fb Fontext" w:hAnsi="Fb Fontext"/>
          <w:rtl/>
        </w:rPr>
      </w:pPr>
      <w:r w:rsidRPr="00C35A2C">
        <w:rPr>
          <w:rFonts w:ascii="Fb Fontext" w:hAnsi="Fb Fontext"/>
          <w:rtl/>
        </w:rPr>
        <w:t xml:space="preserve"> </w:t>
      </w:r>
      <w:r>
        <w:rPr>
          <w:rFonts w:ascii="Fb Fontext" w:hAnsi="Fb Fontext" w:hint="cs"/>
          <w:rtl/>
        </w:rPr>
        <w:t xml:space="preserve">דפעמים דמזדמן </w:t>
      </w:r>
      <w:r w:rsidRPr="00C35A2C">
        <w:rPr>
          <w:rFonts w:ascii="Fb Fontext" w:hAnsi="Fb Fontext"/>
          <w:rtl/>
        </w:rPr>
        <w:t>בין השמשות ומיקרי ו</w:t>
      </w:r>
      <w:r>
        <w:rPr>
          <w:rFonts w:ascii="Fb Fontext" w:hAnsi="Fb Fontext" w:hint="cs"/>
          <w:rtl/>
        </w:rPr>
        <w:t>לוקח</w:t>
      </w:r>
      <w:r w:rsidRPr="00C35A2C">
        <w:rPr>
          <w:rFonts w:ascii="Fb Fontext" w:hAnsi="Fb Fontext"/>
          <w:rtl/>
        </w:rPr>
        <w:t>.</w:t>
      </w:r>
    </w:p>
    <w:p w14:paraId="1ED0A1E0" w14:textId="04B4D948" w:rsidR="00AC0AF5" w:rsidRPr="001B450D" w:rsidRDefault="001B450D" w:rsidP="00AC0AF5">
      <w:pPr>
        <w:pStyle w:val="aff9"/>
        <w:rPr>
          <w:rtl/>
        </w:rPr>
      </w:pPr>
      <w:r w:rsidRPr="001B450D">
        <w:rPr>
          <w:rFonts w:hint="cs"/>
          <w:rtl/>
        </w:rPr>
        <w:t>***</w:t>
      </w:r>
    </w:p>
    <w:p w14:paraId="63D3D295" w14:textId="77777777" w:rsidR="00792591" w:rsidRPr="00F24061" w:rsidRDefault="00792591" w:rsidP="00792591">
      <w:pPr>
        <w:pStyle w:val="affe"/>
        <w:framePr w:wrap="around"/>
        <w:rPr>
          <w:rtl/>
        </w:rPr>
      </w:pPr>
      <w:r w:rsidRPr="00F24061">
        <w:rPr>
          <w:rFonts w:hint="cs"/>
          <w:rtl/>
        </w:rPr>
        <w:t>צ.</w:t>
      </w:r>
    </w:p>
    <w:p w14:paraId="504297F6" w14:textId="77777777" w:rsidR="00792591" w:rsidRPr="00161FBD" w:rsidRDefault="00792591" w:rsidP="00792591">
      <w:pPr>
        <w:pStyle w:val="36"/>
        <w:framePr w:wrap="notBeside"/>
        <w:rPr>
          <w:rtl/>
        </w:rPr>
      </w:pPr>
      <w:r w:rsidRPr="00161FBD">
        <w:rPr>
          <w:rtl/>
        </w:rPr>
        <w:t>תנ"ה:</w:t>
      </w:r>
    </w:p>
    <w:p w14:paraId="25CC9F8C" w14:textId="77777777" w:rsidR="00792591" w:rsidRPr="00145F8C" w:rsidRDefault="00792591" w:rsidP="00792591">
      <w:pPr>
        <w:rPr>
          <w:rFonts w:ascii="Fb Fontext" w:hAnsi="Fb Fontext" w:cs="Guttman Vilna"/>
          <w:b/>
          <w:bCs/>
          <w:spacing w:val="2"/>
          <w:sz w:val="32"/>
          <w:rtl/>
        </w:rPr>
      </w:pPr>
      <w:r w:rsidRPr="00145F8C">
        <w:rPr>
          <w:rFonts w:ascii="Fb Fontext" w:hAnsi="Fb Fontext"/>
          <w:spacing w:val="2"/>
          <w:sz w:val="32"/>
          <w:rtl/>
        </w:rPr>
        <w:t xml:space="preserve">לא ישהה אדם מדה חסרה או יתרה </w:t>
      </w:r>
      <w:r w:rsidRPr="00145F8C">
        <w:rPr>
          <w:rFonts w:ascii="Fb Fontext" w:hAnsi="Fb Fontext" w:hint="cs"/>
          <w:spacing w:val="2"/>
          <w:sz w:val="32"/>
          <w:rtl/>
        </w:rPr>
        <w:t>ב</w:t>
      </w:r>
      <w:r w:rsidRPr="00145F8C">
        <w:rPr>
          <w:rFonts w:ascii="Fb Fontext" w:hAnsi="Fb Fontext"/>
          <w:spacing w:val="2"/>
          <w:sz w:val="32"/>
          <w:rtl/>
        </w:rPr>
        <w:t xml:space="preserve">ביתו, </w:t>
      </w:r>
      <w:r w:rsidRPr="00145F8C">
        <w:rPr>
          <w:rFonts w:ascii="Fb Fontext" w:hAnsi="Fb Fontext" w:hint="cs"/>
          <w:spacing w:val="2"/>
          <w:sz w:val="32"/>
          <w:rtl/>
        </w:rPr>
        <w:t xml:space="preserve">אף </w:t>
      </w:r>
      <w:r w:rsidRPr="00145F8C">
        <w:rPr>
          <w:rFonts w:ascii="Fb Fontext" w:hAnsi="Fb Fontext"/>
          <w:spacing w:val="2"/>
          <w:sz w:val="32"/>
          <w:rtl/>
        </w:rPr>
        <w:t>עביט</w:t>
      </w:r>
      <w:r w:rsidRPr="00145F8C">
        <w:rPr>
          <w:rFonts w:ascii="Fb Fontext" w:hAnsi="Fb Fontext" w:hint="cs"/>
          <w:spacing w:val="2"/>
          <w:sz w:val="32"/>
          <w:rtl/>
        </w:rPr>
        <w:t xml:space="preserve"> </w:t>
      </w:r>
      <w:r w:rsidRPr="00145F8C">
        <w:rPr>
          <w:rFonts w:ascii="Fb Fontext" w:hAnsi="Fb Fontext"/>
          <w:spacing w:val="2"/>
          <w:sz w:val="32"/>
          <w:rtl/>
        </w:rPr>
        <w:t>מימי רגלים.</w:t>
      </w:r>
    </w:p>
    <w:p w14:paraId="361175E8" w14:textId="77777777" w:rsidR="00792591" w:rsidRPr="00C35A2C" w:rsidRDefault="00792591" w:rsidP="00792591">
      <w:pPr>
        <w:rPr>
          <w:rFonts w:ascii="Fb Fontext" w:hAnsi="Fb Fontext" w:cs="Guttman Vilna"/>
          <w:b/>
          <w:bCs/>
          <w:sz w:val="32"/>
          <w:rtl/>
        </w:rPr>
      </w:pPr>
      <w:r w:rsidRPr="00C35A2C">
        <w:rPr>
          <w:rFonts w:ascii="Fb Fontext" w:hAnsi="Fb Fontext"/>
          <w:sz w:val="32"/>
          <w:rtl/>
        </w:rPr>
        <w:t>אבל עושה סאה, תרקב וחצי תרקב, וקב וחצי קב ורובע, ותומן וחצי תומן, ועוכלא.[</w:t>
      </w:r>
      <w:r>
        <w:rPr>
          <w:rFonts w:ascii="Fb Fontext" w:hAnsi="Fb Fontext" w:hint="cs"/>
          <w:sz w:val="32"/>
          <w:rtl/>
        </w:rPr>
        <w:t>1\20</w:t>
      </w:r>
      <w:r w:rsidRPr="00C35A2C">
        <w:rPr>
          <w:rFonts w:ascii="Fb Fontext" w:hAnsi="Fb Fontext"/>
          <w:sz w:val="32"/>
          <w:rtl/>
        </w:rPr>
        <w:t>]</w:t>
      </w:r>
    </w:p>
    <w:p w14:paraId="56E51A06" w14:textId="77777777" w:rsidR="00792591" w:rsidRPr="00145F8C" w:rsidRDefault="00792591" w:rsidP="00792591">
      <w:pPr>
        <w:pStyle w:val="36"/>
        <w:framePr w:wrap="notBeside"/>
        <w:rPr>
          <w:rtl/>
        </w:rPr>
      </w:pPr>
      <w:r w:rsidRPr="00145F8C">
        <w:rPr>
          <w:rtl/>
        </w:rPr>
        <w:t>ובמדת הלח</w:t>
      </w:r>
      <w:r>
        <w:rPr>
          <w:rFonts w:hint="cs"/>
          <w:rtl/>
        </w:rPr>
        <w:t>:</w:t>
      </w:r>
    </w:p>
    <w:p w14:paraId="2E2442BB" w14:textId="77777777" w:rsidR="00792591" w:rsidRPr="00145F8C" w:rsidRDefault="00792591" w:rsidP="00792591">
      <w:pPr>
        <w:rPr>
          <w:rtl/>
        </w:rPr>
      </w:pPr>
      <w:r w:rsidRPr="00145F8C">
        <w:rPr>
          <w:rtl/>
        </w:rPr>
        <w:t xml:space="preserve">הוא עושה הין וחצי הין ושלישית ההין ורביעית ההין, ולוג וחצי לוג ורביעית ושמינית, ואחד משמונה בשמינית </w:t>
      </w:r>
      <w:r w:rsidRPr="00145F8C">
        <w:rPr>
          <w:rStyle w:val="afff8"/>
          <w:rtl/>
        </w:rPr>
        <w:t>וזהו קורטוב.</w:t>
      </w:r>
    </w:p>
    <w:p w14:paraId="4020BEA6" w14:textId="77777777" w:rsidR="00792591" w:rsidRPr="00F24061" w:rsidRDefault="00792591" w:rsidP="00792591">
      <w:pPr>
        <w:pStyle w:val="36"/>
        <w:framePr w:wrap="notBeside"/>
        <w:rPr>
          <w:rtl/>
        </w:rPr>
      </w:pPr>
      <w:r w:rsidRPr="00F24061">
        <w:rPr>
          <w:rtl/>
        </w:rPr>
        <w:t xml:space="preserve">ולא קביים </w:t>
      </w:r>
    </w:p>
    <w:p w14:paraId="433EC16B" w14:textId="77777777" w:rsidR="00792591" w:rsidRPr="00145F8C" w:rsidRDefault="00792591" w:rsidP="00792591">
      <w:pPr>
        <w:rPr>
          <w:rFonts w:ascii="Fb Fontext" w:hAnsi="Fb Fontext" w:cs="Guttman Vilna"/>
          <w:b/>
          <w:bCs/>
          <w:sz w:val="32"/>
          <w:rtl/>
        </w:rPr>
      </w:pPr>
      <w:r>
        <w:rPr>
          <w:rFonts w:ascii="Fb Fontext" w:hAnsi="Fb Fontext" w:hint="cs"/>
          <w:sz w:val="32"/>
          <w:rtl/>
        </w:rPr>
        <w:t xml:space="preserve">שיבוא להחליף </w:t>
      </w:r>
      <w:r w:rsidRPr="00C35A2C">
        <w:rPr>
          <w:rFonts w:ascii="Fb Fontext" w:hAnsi="Fb Fontext"/>
          <w:sz w:val="32"/>
          <w:rtl/>
        </w:rPr>
        <w:t>בחצי תרקב. דברבע אנשים טועים משא"כ בשליש</w:t>
      </w:r>
      <w:r>
        <w:rPr>
          <w:rFonts w:ascii="Fb Fontext" w:hAnsi="Fb Fontext" w:hint="cs"/>
          <w:sz w:val="32"/>
          <w:rtl/>
        </w:rPr>
        <w:t xml:space="preserve">. </w:t>
      </w:r>
      <w:r w:rsidRPr="00C35A2C">
        <w:rPr>
          <w:rFonts w:ascii="Fb Fontext" w:hAnsi="Fb Fontext"/>
          <w:sz w:val="32"/>
          <w:rtl/>
        </w:rPr>
        <w:t>ובחצי שמינית וחמישית [1</w:t>
      </w:r>
      <w:r>
        <w:rPr>
          <w:rFonts w:ascii="Fb Fontext" w:hAnsi="Fb Fontext"/>
          <w:sz w:val="32"/>
          <w:rtl/>
        </w:rPr>
        <w:t xml:space="preserve"> </w:t>
      </w:r>
      <w:r w:rsidRPr="00C35A2C">
        <w:rPr>
          <w:rFonts w:ascii="Fb Fontext" w:hAnsi="Fb Fontext"/>
          <w:sz w:val="32"/>
          <w:rtl/>
        </w:rPr>
        <w:t xml:space="preserve">20] לא טועים </w:t>
      </w:r>
      <w:r>
        <w:rPr>
          <w:rFonts w:ascii="Fb Fontext" w:hAnsi="Fb Fontext" w:hint="cs"/>
          <w:sz w:val="32"/>
          <w:rtl/>
        </w:rPr>
        <w:t xml:space="preserve">- </w:t>
      </w:r>
      <w:r w:rsidRPr="00C35A2C">
        <w:rPr>
          <w:rFonts w:ascii="Fb Fontext" w:hAnsi="Fb Fontext"/>
          <w:sz w:val="32"/>
          <w:rtl/>
        </w:rPr>
        <w:t xml:space="preserve">דבמדות קטנות </w:t>
      </w:r>
      <w:r>
        <w:rPr>
          <w:rFonts w:ascii="Fb Fontext" w:hAnsi="Fb Fontext" w:hint="cs"/>
          <w:sz w:val="32"/>
          <w:rtl/>
        </w:rPr>
        <w:t xml:space="preserve">אנשים </w:t>
      </w:r>
      <w:r w:rsidRPr="00C35A2C">
        <w:rPr>
          <w:rFonts w:ascii="Fb Fontext" w:hAnsi="Fb Fontext"/>
          <w:sz w:val="32"/>
          <w:rtl/>
        </w:rPr>
        <w:t>בקיאים.</w:t>
      </w:r>
    </w:p>
    <w:p w14:paraId="598EFAEA" w14:textId="77777777" w:rsidR="00792591" w:rsidRPr="00145F8C" w:rsidRDefault="00792591" w:rsidP="00792591">
      <w:pPr>
        <w:rPr>
          <w:rFonts w:ascii="Fb Fontext" w:hAnsi="Fb Fontext"/>
          <w:sz w:val="32"/>
          <w:rtl/>
        </w:rPr>
      </w:pPr>
      <w:r w:rsidRPr="00145F8C">
        <w:rPr>
          <w:rStyle w:val="afff8"/>
          <w:rtl/>
        </w:rPr>
        <w:t xml:space="preserve">שלישית, </w:t>
      </w:r>
      <w:r w:rsidRPr="00145F8C">
        <w:rPr>
          <w:rStyle w:val="afff8"/>
          <w:rFonts w:hint="cs"/>
          <w:rtl/>
        </w:rPr>
        <w:t>ו</w:t>
      </w:r>
      <w:r w:rsidRPr="00145F8C">
        <w:rPr>
          <w:rStyle w:val="afff8"/>
          <w:rtl/>
        </w:rPr>
        <w:t xml:space="preserve">רביעית ההין </w:t>
      </w:r>
      <w:r w:rsidRPr="00145F8C">
        <w:rPr>
          <w:rFonts w:ascii="Fb Fontext" w:hAnsi="Fb Fontext" w:hint="cs"/>
          <w:sz w:val="32"/>
          <w:rtl/>
        </w:rPr>
        <w:t xml:space="preserve">שהיו </w:t>
      </w:r>
      <w:r w:rsidRPr="00145F8C">
        <w:rPr>
          <w:rFonts w:ascii="Fb Fontext" w:hAnsi="Fb Fontext"/>
          <w:sz w:val="32"/>
          <w:rtl/>
        </w:rPr>
        <w:t>במקדש לא גזרו רבנן דכהנים זריזין הן</w:t>
      </w:r>
    </w:p>
    <w:p w14:paraId="5D3CC310" w14:textId="77777777" w:rsidR="00792591" w:rsidRPr="001B450D" w:rsidRDefault="00792591" w:rsidP="00792591">
      <w:pPr>
        <w:pStyle w:val="aff9"/>
        <w:rPr>
          <w:rtl/>
        </w:rPr>
      </w:pPr>
      <w:r w:rsidRPr="001B450D">
        <w:rPr>
          <w:rFonts w:hint="cs"/>
          <w:rtl/>
        </w:rPr>
        <w:t>***</w:t>
      </w:r>
    </w:p>
    <w:p w14:paraId="7F1437C4" w14:textId="77777777" w:rsidR="00792591" w:rsidRPr="00F24061" w:rsidRDefault="00792591" w:rsidP="00792591">
      <w:pPr>
        <w:pStyle w:val="36"/>
        <w:framePr w:wrap="notBeside"/>
        <w:rPr>
          <w:rtl/>
        </w:rPr>
      </w:pPr>
      <w:r w:rsidRPr="00F24061">
        <w:rPr>
          <w:rtl/>
        </w:rPr>
        <w:t xml:space="preserve">שמואל: </w:t>
      </w:r>
    </w:p>
    <w:p w14:paraId="45AC5D2E" w14:textId="77777777" w:rsidR="00792591" w:rsidRPr="00145F8C" w:rsidRDefault="00792591" w:rsidP="00792591">
      <w:pPr>
        <w:rPr>
          <w:rFonts w:ascii="Fb Fontext" w:hAnsi="Fb Fontext"/>
          <w:spacing w:val="2"/>
          <w:sz w:val="32"/>
          <w:rtl/>
        </w:rPr>
      </w:pPr>
      <w:r w:rsidRPr="00145F8C">
        <w:rPr>
          <w:rFonts w:ascii="Fb Fontext" w:hAnsi="Fb Fontext"/>
          <w:spacing w:val="2"/>
          <w:sz w:val="32"/>
          <w:rtl/>
        </w:rPr>
        <w:t xml:space="preserve">אין מוסיפין על המדות </w:t>
      </w:r>
      <w:r w:rsidRPr="00145F8C">
        <w:rPr>
          <w:rFonts w:ascii="Fb Fontext" w:hAnsi="Fb Fontext" w:hint="cs"/>
          <w:spacing w:val="2"/>
          <w:sz w:val="32"/>
          <w:rtl/>
        </w:rPr>
        <w:t xml:space="preserve">ולא על המטבע ולא ישתכר </w:t>
      </w:r>
      <w:r w:rsidRPr="00145F8C">
        <w:rPr>
          <w:rFonts w:ascii="Fb Fontext" w:hAnsi="Fb Fontext"/>
          <w:spacing w:val="2"/>
          <w:sz w:val="32"/>
          <w:rtl/>
        </w:rPr>
        <w:t>יותר משתות,</w:t>
      </w:r>
    </w:p>
    <w:p w14:paraId="007F74AC" w14:textId="77777777" w:rsidR="00792591" w:rsidRDefault="00792591" w:rsidP="00792591">
      <w:pPr>
        <w:rPr>
          <w:rStyle w:val="afff8"/>
          <w:rtl/>
        </w:rPr>
      </w:pPr>
      <w:r w:rsidRPr="00F24061">
        <w:rPr>
          <w:rStyle w:val="afff8"/>
          <w:rtl/>
        </w:rPr>
        <w:t>דאין מוסיפין על המדות יותר משתות</w:t>
      </w:r>
      <w:r w:rsidRPr="00C35A2C">
        <w:rPr>
          <w:rStyle w:val="afff8"/>
          <w:rtl/>
        </w:rPr>
        <w:t xml:space="preserve"> </w:t>
      </w:r>
    </w:p>
    <w:p w14:paraId="34AB9E7C" w14:textId="77777777" w:rsidR="00792591" w:rsidRPr="00F24061" w:rsidRDefault="00792591" w:rsidP="00792591">
      <w:pPr>
        <w:pStyle w:val="36"/>
        <w:framePr w:wrap="notBeside"/>
        <w:rPr>
          <w:rtl/>
        </w:rPr>
      </w:pPr>
      <w:r w:rsidRPr="00F24061">
        <w:rPr>
          <w:rtl/>
        </w:rPr>
        <w:t xml:space="preserve">א. </w:t>
      </w:r>
    </w:p>
    <w:p w14:paraId="36EBD723" w14:textId="77777777" w:rsidR="00792591" w:rsidRDefault="00792591" w:rsidP="00792591">
      <w:pPr>
        <w:rPr>
          <w:rFonts w:ascii="Fb Fontext" w:hAnsi="Fb Fontext"/>
          <w:sz w:val="32"/>
          <w:rtl/>
        </w:rPr>
      </w:pPr>
      <w:r w:rsidRPr="00C35A2C">
        <w:rPr>
          <w:rFonts w:ascii="Fb Fontext" w:hAnsi="Fb Fontext"/>
          <w:sz w:val="32"/>
          <w:rtl/>
        </w:rPr>
        <w:t xml:space="preserve">לא משום </w:t>
      </w:r>
      <w:r>
        <w:rPr>
          <w:rFonts w:ascii="Fb Fontext" w:hAnsi="Fb Fontext" w:hint="cs"/>
          <w:sz w:val="32"/>
          <w:rtl/>
        </w:rPr>
        <w:t>הפקעת השער, שגם שתות אסור</w:t>
      </w:r>
    </w:p>
    <w:p w14:paraId="10A921C3" w14:textId="77777777" w:rsidR="00792591" w:rsidRPr="00F24061" w:rsidRDefault="00792591" w:rsidP="00792591">
      <w:pPr>
        <w:pStyle w:val="36"/>
        <w:framePr w:wrap="notBeside"/>
        <w:rPr>
          <w:rtl/>
        </w:rPr>
      </w:pPr>
      <w:r w:rsidRPr="00F24061">
        <w:rPr>
          <w:rtl/>
        </w:rPr>
        <w:t>ב.</w:t>
      </w:r>
    </w:p>
    <w:p w14:paraId="4380EEEF" w14:textId="77777777" w:rsidR="00792591" w:rsidRDefault="00792591" w:rsidP="00792591">
      <w:pPr>
        <w:rPr>
          <w:rFonts w:ascii="Fb Fontext" w:hAnsi="Fb Fontext"/>
          <w:sz w:val="32"/>
          <w:rtl/>
        </w:rPr>
      </w:pPr>
      <w:r w:rsidRPr="00C35A2C">
        <w:rPr>
          <w:rFonts w:ascii="Fb Fontext" w:hAnsi="Fb Fontext"/>
          <w:sz w:val="32"/>
          <w:rtl/>
        </w:rPr>
        <w:t xml:space="preserve">ולא מצד אונאה דלא ליבטל מקח </w:t>
      </w:r>
      <w:r w:rsidRPr="00F24061">
        <w:rPr>
          <w:rStyle w:val="affffe"/>
          <w:rtl/>
        </w:rPr>
        <w:t>דהא רבא ס"ל</w:t>
      </w:r>
      <w:r w:rsidRPr="00C35A2C">
        <w:rPr>
          <w:rFonts w:ascii="Fb Fontext" w:hAnsi="Fb Fontext"/>
          <w:sz w:val="32"/>
          <w:rtl/>
        </w:rPr>
        <w:t xml:space="preserve"> דכל דמידה משקל ומנין אפי</w:t>
      </w:r>
      <w:r w:rsidRPr="00F10693">
        <w:rPr>
          <w:rtl/>
        </w:rPr>
        <w:t xml:space="preserve">' </w:t>
      </w:r>
      <w:r w:rsidRPr="00C35A2C">
        <w:rPr>
          <w:rFonts w:ascii="Fb Fontext" w:hAnsi="Fb Fontext"/>
          <w:sz w:val="32"/>
          <w:rtl/>
        </w:rPr>
        <w:t>פחות מכדי אונאה חוזר</w:t>
      </w:r>
    </w:p>
    <w:p w14:paraId="445B3066" w14:textId="77777777" w:rsidR="00792591" w:rsidRPr="00F24061" w:rsidRDefault="00792591" w:rsidP="00792591">
      <w:pPr>
        <w:pStyle w:val="36"/>
        <w:framePr w:wrap="notBeside"/>
        <w:rPr>
          <w:rtl/>
        </w:rPr>
      </w:pPr>
      <w:r w:rsidRPr="00F24061">
        <w:rPr>
          <w:rtl/>
        </w:rPr>
        <w:t>ג.</w:t>
      </w:r>
    </w:p>
    <w:p w14:paraId="795C9045" w14:textId="77777777" w:rsidR="00792591" w:rsidRPr="00145F8C" w:rsidRDefault="00792591" w:rsidP="00792591">
      <w:pPr>
        <w:rPr>
          <w:rFonts w:ascii="Fb Fontext" w:hAnsi="Fb Fontext" w:cs="Guttman Vilna"/>
          <w:b/>
          <w:bCs/>
          <w:rtl/>
        </w:rPr>
      </w:pPr>
      <w:r w:rsidRPr="00145F8C">
        <w:rPr>
          <w:rFonts w:ascii="Fb Fontext" w:hAnsi="Fb Fontext"/>
          <w:rtl/>
        </w:rPr>
        <w:t xml:space="preserve">ולא מצד </w:t>
      </w:r>
      <w:r w:rsidRPr="00145F8C">
        <w:rPr>
          <w:rFonts w:ascii="Fb Fontext" w:hAnsi="Fb Fontext" w:hint="cs"/>
          <w:rtl/>
        </w:rPr>
        <w:t>שלא יהא</w:t>
      </w:r>
      <w:r w:rsidRPr="00145F8C">
        <w:rPr>
          <w:rFonts w:ascii="Fb Fontext" w:hAnsi="Fb Fontext"/>
          <w:rtl/>
        </w:rPr>
        <w:t xml:space="preserve"> </w:t>
      </w:r>
      <w:r w:rsidRPr="00145F8C">
        <w:rPr>
          <w:rFonts w:ascii="Fb Fontext" w:hAnsi="Fb Fontext" w:hint="cs"/>
          <w:rtl/>
        </w:rPr>
        <w:t>ה</w:t>
      </w:r>
      <w:r w:rsidRPr="00145F8C">
        <w:rPr>
          <w:rFonts w:ascii="Fb Fontext" w:hAnsi="Fb Fontext"/>
          <w:rtl/>
        </w:rPr>
        <w:t>פסד לתגרא דוכי מוכר הוא בשביל שלא ירוויח</w:t>
      </w:r>
    </w:p>
    <w:p w14:paraId="6F179163" w14:textId="77777777" w:rsidR="00792591" w:rsidRPr="00F24061" w:rsidRDefault="00792591" w:rsidP="00792591">
      <w:pPr>
        <w:pStyle w:val="36"/>
        <w:framePr w:wrap="notBeside"/>
        <w:rPr>
          <w:rtl/>
        </w:rPr>
      </w:pPr>
      <w:r w:rsidRPr="00F24061">
        <w:rPr>
          <w:rtl/>
        </w:rPr>
        <w:t xml:space="preserve">ד. </w:t>
      </w:r>
    </w:p>
    <w:p w14:paraId="76317993" w14:textId="77777777" w:rsidR="00792591" w:rsidRPr="00C35A2C" w:rsidRDefault="00792591" w:rsidP="00792591">
      <w:pPr>
        <w:rPr>
          <w:rFonts w:ascii="Fb Fontext" w:hAnsi="Fb Fontext"/>
          <w:rtl/>
        </w:rPr>
      </w:pPr>
      <w:r w:rsidRPr="00F24061">
        <w:rPr>
          <w:rStyle w:val="affffe"/>
          <w:rtl/>
        </w:rPr>
        <w:t>שמואל מקרא</w:t>
      </w:r>
      <w:r w:rsidRPr="0059320D">
        <w:rPr>
          <w:rStyle w:val="affff8"/>
          <w:rtl/>
        </w:rPr>
        <w:t xml:space="preserve"> </w:t>
      </w:r>
      <w:r w:rsidRPr="00F10693">
        <w:rPr>
          <w:rtl/>
        </w:rPr>
        <w:t>'ו</w:t>
      </w:r>
      <w:r w:rsidRPr="0059320D">
        <w:rPr>
          <w:rStyle w:val="affff8"/>
          <w:rtl/>
        </w:rPr>
        <w:t>השקל עשרים גרה עשרים שקלים חמשה ועשרים שקלים עשרה וחמשה שקל המנה יהיה לכם</w:t>
      </w:r>
      <w:r w:rsidRPr="00F10693">
        <w:rPr>
          <w:rtl/>
        </w:rPr>
        <w:t>',</w:t>
      </w:r>
      <w:r w:rsidRPr="00C35A2C">
        <w:rPr>
          <w:rFonts w:ascii="Fb Fontext" w:hAnsi="Fb Fontext"/>
          <w:sz w:val="32"/>
          <w:rtl/>
        </w:rPr>
        <w:t xml:space="preserve"> ואפי</w:t>
      </w:r>
      <w:r w:rsidRPr="00F10693">
        <w:rPr>
          <w:rtl/>
        </w:rPr>
        <w:t xml:space="preserve">' </w:t>
      </w:r>
      <w:r w:rsidRPr="00C35A2C">
        <w:rPr>
          <w:rFonts w:ascii="Fb Fontext" w:hAnsi="Fb Fontext"/>
          <w:sz w:val="32"/>
          <w:rtl/>
        </w:rPr>
        <w:t xml:space="preserve">דמאתים מארבעים </w:t>
      </w:r>
      <w:r w:rsidRPr="00C35A2C">
        <w:rPr>
          <w:rFonts w:ascii="Fb Fontext" w:hAnsi="Fb Fontext" w:hint="cs"/>
          <w:sz w:val="32"/>
          <w:rtl/>
        </w:rPr>
        <w:t xml:space="preserve">זוזי </w:t>
      </w:r>
      <w:r w:rsidRPr="00C35A2C">
        <w:rPr>
          <w:rFonts w:ascii="Fb Fontext" w:hAnsi="Fb Fontext"/>
          <w:sz w:val="32"/>
          <w:rtl/>
        </w:rPr>
        <w:t xml:space="preserve">הוו </w:t>
      </w:r>
      <w:r w:rsidRPr="00F24061">
        <w:rPr>
          <w:rStyle w:val="afffff0"/>
          <w:rtl/>
        </w:rPr>
        <w:t xml:space="preserve">[ולא </w:t>
      </w:r>
      <w:r w:rsidRPr="00F24061">
        <w:rPr>
          <w:rStyle w:val="afffff0"/>
          <w:rFonts w:hint="cs"/>
          <w:rtl/>
        </w:rPr>
        <w:t>מאה</w:t>
      </w:r>
      <w:r w:rsidRPr="00F24061">
        <w:rPr>
          <w:rStyle w:val="afffff0"/>
          <w:rtl/>
        </w:rPr>
        <w:t>]</w:t>
      </w:r>
    </w:p>
    <w:p w14:paraId="6311EAEB" w14:textId="77777777" w:rsidR="00792591" w:rsidRDefault="00792591" w:rsidP="00792591">
      <w:pPr>
        <w:rPr>
          <w:rStyle w:val="afff8"/>
          <w:rtl/>
        </w:rPr>
      </w:pPr>
      <w:r w:rsidRPr="00C35A2C">
        <w:rPr>
          <w:rFonts w:ascii="Fb Fontext" w:hAnsi="Fb Fontext"/>
          <w:rtl/>
        </w:rPr>
        <w:t xml:space="preserve">אלא </w:t>
      </w:r>
      <w:r w:rsidRPr="0081371E">
        <w:rPr>
          <w:rStyle w:val="afff8"/>
          <w:rtl/>
        </w:rPr>
        <w:t>ש"מ</w:t>
      </w:r>
      <w:r w:rsidRPr="00C35A2C">
        <w:rPr>
          <w:rFonts w:ascii="Fb Fontext" w:hAnsi="Fb Fontext"/>
          <w:rtl/>
        </w:rPr>
        <w:t xml:space="preserve"> תלת</w:t>
      </w:r>
      <w:r w:rsidRPr="00C35A2C">
        <w:rPr>
          <w:rStyle w:val="afff8"/>
          <w:rtl/>
        </w:rPr>
        <w:t xml:space="preserve"> </w:t>
      </w:r>
    </w:p>
    <w:p w14:paraId="416E3694" w14:textId="77777777" w:rsidR="00792591" w:rsidRPr="00F24061" w:rsidRDefault="00792591" w:rsidP="00792591">
      <w:pPr>
        <w:pStyle w:val="36"/>
        <w:framePr w:wrap="notBeside"/>
        <w:rPr>
          <w:rtl/>
        </w:rPr>
      </w:pPr>
      <w:r w:rsidRPr="00F24061">
        <w:rPr>
          <w:rtl/>
        </w:rPr>
        <w:t xml:space="preserve">א. </w:t>
      </w:r>
    </w:p>
    <w:p w14:paraId="3C30933F" w14:textId="77777777" w:rsidR="00792591" w:rsidRPr="00F24061" w:rsidRDefault="00792591" w:rsidP="00792591">
      <w:pPr>
        <w:rPr>
          <w:rStyle w:val="afffff0"/>
          <w:rtl/>
        </w:rPr>
      </w:pPr>
      <w:r w:rsidRPr="00C35A2C">
        <w:rPr>
          <w:rFonts w:ascii="Fb Fontext" w:hAnsi="Fb Fontext"/>
          <w:rtl/>
        </w:rPr>
        <w:t>מנה של קדש כפול היה</w:t>
      </w:r>
      <w:r w:rsidRPr="00F24061">
        <w:rPr>
          <w:rStyle w:val="afffff0"/>
          <w:rtl/>
        </w:rPr>
        <w:t>, [מעשרים וחמש לחמישים</w:t>
      </w:r>
      <w:r w:rsidRPr="00F24061">
        <w:rPr>
          <w:rStyle w:val="afffff0"/>
          <w:rFonts w:hint="cs"/>
          <w:rtl/>
        </w:rPr>
        <w:t xml:space="preserve"> ועוד שתות הוי ס'</w:t>
      </w:r>
      <w:r w:rsidRPr="00F24061">
        <w:rPr>
          <w:rStyle w:val="afffff0"/>
          <w:rtl/>
        </w:rPr>
        <w:t>]</w:t>
      </w:r>
    </w:p>
    <w:p w14:paraId="2E8DBCAB" w14:textId="77777777" w:rsidR="00792591" w:rsidRPr="00F24061" w:rsidRDefault="00792591" w:rsidP="00792591">
      <w:pPr>
        <w:pStyle w:val="36"/>
        <w:framePr w:wrap="notBeside"/>
        <w:rPr>
          <w:rtl/>
        </w:rPr>
      </w:pPr>
      <w:r w:rsidRPr="00F24061">
        <w:rPr>
          <w:rtl/>
        </w:rPr>
        <w:t>ב. וש"מ</w:t>
      </w:r>
    </w:p>
    <w:p w14:paraId="0E8BAB5D" w14:textId="77777777" w:rsidR="00792591" w:rsidRPr="00F24061" w:rsidRDefault="00792591" w:rsidP="00792591">
      <w:pPr>
        <w:rPr>
          <w:rStyle w:val="afffff0"/>
          <w:rtl/>
        </w:rPr>
      </w:pPr>
      <w:r w:rsidRPr="00C35A2C">
        <w:rPr>
          <w:rFonts w:ascii="Fb Fontext" w:hAnsi="Fb Fontext"/>
          <w:rtl/>
        </w:rPr>
        <w:t xml:space="preserve">מוסיפין על המדות </w:t>
      </w:r>
      <w:r>
        <w:rPr>
          <w:rFonts w:ascii="Fb Fontext" w:hAnsi="Fb Fontext" w:hint="cs"/>
          <w:rtl/>
        </w:rPr>
        <w:t xml:space="preserve">ולא </w:t>
      </w:r>
      <w:r w:rsidRPr="00C35A2C">
        <w:rPr>
          <w:rFonts w:ascii="Fb Fontext" w:hAnsi="Fb Fontext"/>
          <w:rtl/>
        </w:rPr>
        <w:t>יותר משתו</w:t>
      </w:r>
      <w:r>
        <w:rPr>
          <w:rFonts w:ascii="Fb Fontext" w:hAnsi="Fb Fontext" w:hint="cs"/>
          <w:rtl/>
        </w:rPr>
        <w:t>ת</w:t>
      </w:r>
      <w:r w:rsidRPr="00C35A2C">
        <w:rPr>
          <w:rFonts w:ascii="Fb Fontext" w:hAnsi="Fb Fontext"/>
          <w:rtl/>
        </w:rPr>
        <w:t xml:space="preserve"> </w:t>
      </w:r>
      <w:r w:rsidRPr="00F24061">
        <w:rPr>
          <w:rStyle w:val="afffff0"/>
          <w:rtl/>
        </w:rPr>
        <w:t>מעשרים וחמש לשלושים</w:t>
      </w:r>
    </w:p>
    <w:p w14:paraId="1F39CDF4" w14:textId="77777777" w:rsidR="00792591" w:rsidRPr="00F24061" w:rsidRDefault="00792591" w:rsidP="00792591">
      <w:pPr>
        <w:pStyle w:val="36"/>
        <w:framePr w:wrap="notBeside"/>
        <w:rPr>
          <w:rtl/>
        </w:rPr>
      </w:pPr>
      <w:r w:rsidRPr="00F24061">
        <w:rPr>
          <w:rtl/>
        </w:rPr>
        <w:t>ג. וש"מ</w:t>
      </w:r>
    </w:p>
    <w:p w14:paraId="079EC1D7" w14:textId="77777777" w:rsidR="00792591" w:rsidRPr="00C35A2C" w:rsidRDefault="00792591" w:rsidP="00792591">
      <w:pPr>
        <w:spacing w:after="60"/>
        <w:rPr>
          <w:rFonts w:ascii="Fb Fontext" w:hAnsi="Fb Fontext" w:cs="Guttman Vilna"/>
          <w:b/>
          <w:bCs/>
          <w:rtl/>
        </w:rPr>
      </w:pPr>
      <w:r w:rsidRPr="00C35A2C">
        <w:rPr>
          <w:rFonts w:ascii="Fb Fontext" w:hAnsi="Fb Fontext"/>
          <w:rtl/>
        </w:rPr>
        <w:t xml:space="preserve">שתות מלבר </w:t>
      </w:r>
      <w:r w:rsidRPr="00F24061">
        <w:rPr>
          <w:rStyle w:val="afffff0"/>
          <w:rtl/>
        </w:rPr>
        <w:t>[כהך דעשרים וחמש לשלושים].</w:t>
      </w:r>
    </w:p>
    <w:p w14:paraId="707F116C" w14:textId="77777777" w:rsidR="00792591" w:rsidRPr="00F24061" w:rsidRDefault="00792591" w:rsidP="00792591">
      <w:pPr>
        <w:pStyle w:val="36"/>
        <w:framePr w:wrap="notBeside"/>
        <w:rPr>
          <w:rtl/>
        </w:rPr>
      </w:pPr>
      <w:r w:rsidRPr="00F24061">
        <w:rPr>
          <w:rFonts w:hint="cs"/>
          <w:rtl/>
        </w:rPr>
        <w:t>רפב''ש</w:t>
      </w:r>
      <w:r>
        <w:rPr>
          <w:rFonts w:hint="cs"/>
          <w:rtl/>
        </w:rPr>
        <w:t>:</w:t>
      </w:r>
    </w:p>
    <w:p w14:paraId="55CC3E8A" w14:textId="77777777" w:rsidR="00792591" w:rsidRDefault="00792591" w:rsidP="00792591">
      <w:pPr>
        <w:rPr>
          <w:rFonts w:ascii="Fb Fontext" w:hAnsi="Fb Fontext"/>
          <w:sz w:val="32"/>
          <w:rtl/>
        </w:rPr>
      </w:pPr>
      <w:r>
        <w:rPr>
          <w:rFonts w:ascii="Fb Fontext" w:hAnsi="Fb Fontext" w:hint="cs"/>
          <w:sz w:val="32"/>
          <w:rtl/>
        </w:rPr>
        <w:t xml:space="preserve">תיקן </w:t>
      </w:r>
      <w:r w:rsidRPr="00C35A2C">
        <w:rPr>
          <w:rFonts w:ascii="Fb Fontext" w:hAnsi="Fb Fontext"/>
          <w:sz w:val="32"/>
          <w:rtl/>
        </w:rPr>
        <w:t>מידה של שלושה קפיזין</w:t>
      </w:r>
      <w:r>
        <w:rPr>
          <w:rFonts w:ascii="Fb Fontext" w:hAnsi="Fb Fontext" w:hint="cs"/>
          <w:sz w:val="32"/>
          <w:rtl/>
        </w:rPr>
        <w:t xml:space="preserve"> </w:t>
      </w:r>
      <w:r w:rsidRPr="00145F8C">
        <w:rPr>
          <w:rStyle w:val="afffff0"/>
          <w:rFonts w:hint="cs"/>
          <w:rtl/>
        </w:rPr>
        <w:t>[ג' קבין]</w:t>
      </w:r>
      <w:r>
        <w:rPr>
          <w:rFonts w:ascii="Fb Fontext" w:hAnsi="Fb Fontext" w:hint="cs"/>
          <w:sz w:val="32"/>
          <w:rtl/>
        </w:rPr>
        <w:t xml:space="preserve"> </w:t>
      </w:r>
      <w:r w:rsidRPr="00C35A2C">
        <w:rPr>
          <w:rFonts w:ascii="Fb Fontext" w:hAnsi="Fb Fontext"/>
          <w:sz w:val="32"/>
          <w:rtl/>
        </w:rPr>
        <w:t xml:space="preserve"> דהינו תשעה קבין</w:t>
      </w:r>
    </w:p>
    <w:p w14:paraId="178819F7" w14:textId="77777777" w:rsidR="00792591" w:rsidRPr="00145F8C" w:rsidRDefault="00792591" w:rsidP="00792591">
      <w:pPr>
        <w:rPr>
          <w:rFonts w:ascii="Fb Fontext" w:hAnsi="Fb Fontext"/>
          <w:spacing w:val="-2"/>
          <w:rtl/>
        </w:rPr>
      </w:pPr>
      <w:r w:rsidRPr="00145F8C">
        <w:rPr>
          <w:rStyle w:val="affffe"/>
          <w:spacing w:val="-2"/>
          <w:rtl/>
        </w:rPr>
        <w:t>ולא חשש דשמואל</w:t>
      </w:r>
      <w:r w:rsidRPr="00145F8C">
        <w:rPr>
          <w:rFonts w:ascii="Fb Fontext" w:hAnsi="Fb Fontext"/>
          <w:spacing w:val="-2"/>
          <w:rtl/>
        </w:rPr>
        <w:t xml:space="preserve"> </w:t>
      </w:r>
      <w:r w:rsidRPr="00145F8C">
        <w:rPr>
          <w:rStyle w:val="afffff0"/>
          <w:spacing w:val="-2"/>
          <w:rtl/>
        </w:rPr>
        <w:t>דאין מוסיפין על המדות יותר משתות</w:t>
      </w:r>
      <w:r w:rsidRPr="00145F8C">
        <w:rPr>
          <w:rFonts w:ascii="Fb Fontext" w:hAnsi="Fb Fontext"/>
          <w:spacing w:val="-2"/>
          <w:rtl/>
        </w:rPr>
        <w:t xml:space="preserve"> כיוון שתיקן מידה חדשה.</w:t>
      </w:r>
    </w:p>
    <w:p w14:paraId="5B58C66F" w14:textId="77777777" w:rsidR="00792591" w:rsidRPr="00C35A2C" w:rsidRDefault="00792591" w:rsidP="00792591">
      <w:pPr>
        <w:rPr>
          <w:rFonts w:ascii="Fb Fontext" w:hAnsi="Fb Fontext"/>
          <w:rtl/>
        </w:rPr>
      </w:pPr>
      <w:r w:rsidRPr="00F24061">
        <w:rPr>
          <w:rStyle w:val="affffe"/>
          <w:rtl/>
        </w:rPr>
        <w:t>ובפומבדיתא</w:t>
      </w:r>
      <w:r w:rsidRPr="00C35A2C">
        <w:rPr>
          <w:rFonts w:ascii="Fb Fontext" w:hAnsi="Fb Fontext"/>
          <w:rtl/>
        </w:rPr>
        <w:t xml:space="preserve"> לא קבלוה, </w:t>
      </w:r>
      <w:r w:rsidRPr="00F24061">
        <w:rPr>
          <w:rStyle w:val="affffe"/>
          <w:rtl/>
        </w:rPr>
        <w:t>ובפאפוניא</w:t>
      </w:r>
      <w:r w:rsidRPr="00C35A2C">
        <w:rPr>
          <w:rFonts w:ascii="Fb Fontext" w:hAnsi="Fb Fontext"/>
          <w:rtl/>
        </w:rPr>
        <w:t xml:space="preserve"> קבלוה, וקרו ליה </w:t>
      </w:r>
      <w:r>
        <w:rPr>
          <w:rFonts w:ascii="Fb Fontext" w:hAnsi="Fb Fontext" w:hint="cs"/>
          <w:rtl/>
        </w:rPr>
        <w:t>'</w:t>
      </w:r>
      <w:r w:rsidRPr="00C35A2C">
        <w:rPr>
          <w:rFonts w:ascii="Fb Fontext" w:hAnsi="Fb Fontext"/>
          <w:rtl/>
        </w:rPr>
        <w:t>רוז פפא</w:t>
      </w:r>
      <w:r>
        <w:rPr>
          <w:rFonts w:ascii="Fb Fontext" w:hAnsi="Fb Fontext" w:hint="cs"/>
          <w:rtl/>
        </w:rPr>
        <w:t>'</w:t>
      </w:r>
      <w:r w:rsidRPr="00C35A2C">
        <w:rPr>
          <w:rFonts w:ascii="Fb Fontext" w:hAnsi="Fb Fontext"/>
          <w:rtl/>
        </w:rPr>
        <w:t>.</w:t>
      </w:r>
    </w:p>
    <w:p w14:paraId="77C188E1" w14:textId="77777777" w:rsidR="00792591" w:rsidRPr="001B450D" w:rsidRDefault="00792591" w:rsidP="00792591">
      <w:pPr>
        <w:pStyle w:val="aff9"/>
        <w:rPr>
          <w:rtl/>
        </w:rPr>
      </w:pPr>
      <w:r w:rsidRPr="001B450D">
        <w:rPr>
          <w:rFonts w:hint="cs"/>
          <w:rtl/>
        </w:rPr>
        <w:t>***</w:t>
      </w:r>
    </w:p>
    <w:p w14:paraId="56AD29E8" w14:textId="3491419A" w:rsidR="00792591" w:rsidRPr="00F24061" w:rsidRDefault="00F53835" w:rsidP="00792591">
      <w:pPr>
        <w:pStyle w:val="36"/>
        <w:framePr w:wrap="notBeside"/>
        <w:rPr>
          <w:rtl/>
        </w:rPr>
      </w:pPr>
      <w:r>
        <w:rPr>
          <w:rFonts w:hint="cs"/>
          <w:rtl/>
        </w:rPr>
        <w:t xml:space="preserve">א. </w:t>
      </w:r>
      <w:r w:rsidR="00792591" w:rsidRPr="00F24061">
        <w:rPr>
          <w:rtl/>
        </w:rPr>
        <w:t>ת"ר:</w:t>
      </w:r>
    </w:p>
    <w:p w14:paraId="4C2D8106" w14:textId="77777777" w:rsidR="00792591" w:rsidRPr="002173F6" w:rsidRDefault="00792591" w:rsidP="00792591">
      <w:pPr>
        <w:rPr>
          <w:rtl/>
        </w:rPr>
      </w:pPr>
      <w:r w:rsidRPr="00C35A2C">
        <w:rPr>
          <w:rtl/>
        </w:rPr>
        <w:t xml:space="preserve">אוצרי פירות, ומלוי ברבית, ומקטיני איפה, ומפקיעי שערים. </w:t>
      </w:r>
      <w:r w:rsidRPr="00F24061">
        <w:rPr>
          <w:rStyle w:val="affffe"/>
          <w:rtl/>
        </w:rPr>
        <w:t>עליהן הכתוב אומר:</w:t>
      </w:r>
      <w:r w:rsidRPr="0059320D">
        <w:rPr>
          <w:rStyle w:val="affff8"/>
          <w:rtl/>
        </w:rPr>
        <w:t xml:space="preserve"> </w:t>
      </w:r>
      <w:r w:rsidRPr="00F10693">
        <w:rPr>
          <w:rtl/>
        </w:rPr>
        <w:t>'ל</w:t>
      </w:r>
      <w:r w:rsidRPr="0059320D">
        <w:rPr>
          <w:rStyle w:val="affff8"/>
          <w:rtl/>
        </w:rPr>
        <w:t>אמר מתי יעבור החדש ונשבירה שבר והשבת ונפתחה בר להקטין איפה ולהגדיל שקל ולעות מאזני מרמה</w:t>
      </w:r>
      <w:r w:rsidRPr="00F10693">
        <w:rPr>
          <w:rtl/>
        </w:rPr>
        <w:t>',</w:t>
      </w:r>
      <w:r>
        <w:rPr>
          <w:rStyle w:val="affff8"/>
          <w:rFonts w:hint="cs"/>
          <w:rtl/>
        </w:rPr>
        <w:t xml:space="preserve"> </w:t>
      </w:r>
      <w:r w:rsidRPr="00BF4767">
        <w:rPr>
          <w:rStyle w:val="affff8"/>
          <w:rtl/>
        </w:rPr>
        <w:t>נשבע ה</w:t>
      </w:r>
      <w:r w:rsidRPr="00F10693">
        <w:rPr>
          <w:rtl/>
        </w:rPr>
        <w:t xml:space="preserve">' </w:t>
      </w:r>
      <w:r w:rsidRPr="00BF4767">
        <w:rPr>
          <w:rStyle w:val="affff8"/>
          <w:rtl/>
        </w:rPr>
        <w:t>בגאון יעקב אם אשכח לנצח כל מעשיהם</w:t>
      </w:r>
    </w:p>
    <w:p w14:paraId="08BB918F" w14:textId="77777777" w:rsidR="00792591" w:rsidRPr="00C35A2C" w:rsidRDefault="00792591" w:rsidP="00792591">
      <w:pPr>
        <w:spacing w:after="60"/>
        <w:rPr>
          <w:rFonts w:ascii="Fb Fontext" w:hAnsi="Fb Fontext"/>
          <w:rtl/>
        </w:rPr>
      </w:pPr>
      <w:r w:rsidRPr="00F24061">
        <w:rPr>
          <w:rStyle w:val="afff8"/>
          <w:rtl/>
        </w:rPr>
        <w:t xml:space="preserve">אוצרי פירות </w:t>
      </w:r>
      <w:r w:rsidRPr="00C35A2C">
        <w:rPr>
          <w:rFonts w:ascii="Fb Fontext" w:hAnsi="Fb Fontext"/>
          <w:rtl/>
        </w:rPr>
        <w:t>-כגון שבתי אצר פירות.</w:t>
      </w:r>
    </w:p>
    <w:p w14:paraId="1ECBCE47" w14:textId="77777777" w:rsidR="00792591" w:rsidRDefault="00792591" w:rsidP="00792591">
      <w:pPr>
        <w:rPr>
          <w:rFonts w:ascii="Fb Fontext" w:hAnsi="Fb Fontext"/>
          <w:rtl/>
        </w:rPr>
      </w:pPr>
      <w:r w:rsidRPr="00F24061">
        <w:rPr>
          <w:rStyle w:val="affffe"/>
          <w:rtl/>
        </w:rPr>
        <w:t>אבוה דשמואל</w:t>
      </w:r>
      <w:r w:rsidRPr="00C35A2C">
        <w:rPr>
          <w:rFonts w:ascii="Fb Fontext" w:hAnsi="Fb Fontext"/>
          <w:rtl/>
        </w:rPr>
        <w:t xml:space="preserve"> מכר פירות בתחילת השער כהשער הזול</w:t>
      </w:r>
    </w:p>
    <w:p w14:paraId="0BB53D88" w14:textId="77777777" w:rsidR="00792591" w:rsidRDefault="00792591" w:rsidP="00792591">
      <w:pPr>
        <w:rPr>
          <w:rFonts w:ascii="Fb Fontext" w:hAnsi="Fb Fontext"/>
          <w:rtl/>
        </w:rPr>
      </w:pPr>
      <w:r w:rsidRPr="00F24061">
        <w:rPr>
          <w:rStyle w:val="affffe"/>
          <w:rtl/>
        </w:rPr>
        <w:t>שמואל ב</w:t>
      </w:r>
      <w:r>
        <w:rPr>
          <w:rStyle w:val="affffe"/>
          <w:rFonts w:hint="cs"/>
          <w:rtl/>
        </w:rPr>
        <w:t>נו</w:t>
      </w:r>
      <w:r w:rsidRPr="00C35A2C">
        <w:rPr>
          <w:rFonts w:ascii="Fb Fontext" w:hAnsi="Fb Fontext"/>
          <w:rtl/>
        </w:rPr>
        <w:t xml:space="preserve"> המתין עם פירותיו ומכרם בשעת היוקר כשעת הזול</w:t>
      </w:r>
    </w:p>
    <w:p w14:paraId="430645AD" w14:textId="77777777" w:rsidR="00792591" w:rsidRPr="00F24061" w:rsidRDefault="00792591" w:rsidP="00792591">
      <w:pPr>
        <w:pStyle w:val="36"/>
        <w:framePr w:wrap="notBeside"/>
        <w:rPr>
          <w:rtl/>
        </w:rPr>
      </w:pPr>
      <w:r w:rsidRPr="00F24061">
        <w:rPr>
          <w:rtl/>
        </w:rPr>
        <w:t>שלחו מתם:</w:t>
      </w:r>
    </w:p>
    <w:p w14:paraId="62ABCB52" w14:textId="77777777" w:rsidR="00792591" w:rsidRDefault="00792591" w:rsidP="00792591">
      <w:pPr>
        <w:rPr>
          <w:rFonts w:ascii="Fb Fontext" w:hAnsi="Fb Fontext"/>
          <w:rtl/>
        </w:rPr>
      </w:pPr>
      <w:r w:rsidRPr="00C35A2C">
        <w:rPr>
          <w:rFonts w:ascii="Fb Fontext" w:hAnsi="Fb Fontext"/>
          <w:rtl/>
        </w:rPr>
        <w:t>טובים מעשי האב מהבן</w:t>
      </w:r>
      <w:r>
        <w:rPr>
          <w:rFonts w:ascii="Fb Fontext" w:hAnsi="Fb Fontext" w:hint="cs"/>
          <w:rtl/>
        </w:rPr>
        <w:t>.</w:t>
      </w:r>
      <w:r w:rsidRPr="00C35A2C">
        <w:rPr>
          <w:rFonts w:ascii="Fb Fontext" w:hAnsi="Fb Fontext"/>
          <w:rtl/>
        </w:rPr>
        <w:t xml:space="preserve"> שהאב השפיע במעשיו על שאר מחירי הפירות לכל התקופה</w:t>
      </w:r>
      <w:r>
        <w:rPr>
          <w:rFonts w:ascii="Fb Fontext" w:hAnsi="Fb Fontext" w:hint="cs"/>
          <w:rtl/>
        </w:rPr>
        <w:t xml:space="preserve"> </w:t>
      </w:r>
      <w:r w:rsidRPr="00F24061">
        <w:rPr>
          <w:rStyle w:val="afffff0"/>
          <w:rFonts w:hint="cs"/>
          <w:rtl/>
        </w:rPr>
        <w:t>[שאחר שנקבע השער נקבע,</w:t>
      </w:r>
      <w:r w:rsidRPr="00C35A2C">
        <w:rPr>
          <w:rFonts w:ascii="Fb Fontext" w:hAnsi="Fb Fontext"/>
          <w:rtl/>
        </w:rPr>
        <w:t xml:space="preserve"> משא"כ הבן שמכר רק בסוף את היקר בזו</w:t>
      </w:r>
      <w:r w:rsidRPr="00C35A2C">
        <w:rPr>
          <w:rFonts w:ascii="Fb Fontext" w:hAnsi="Fb Fontext" w:hint="cs"/>
          <w:rtl/>
        </w:rPr>
        <w:t>ל</w:t>
      </w:r>
    </w:p>
    <w:p w14:paraId="73A401F2" w14:textId="77777777" w:rsidR="00792591" w:rsidRPr="00C35A2C" w:rsidRDefault="00792591" w:rsidP="00792591">
      <w:pPr>
        <w:pStyle w:val="aff9"/>
        <w:rPr>
          <w:rtl/>
        </w:rPr>
      </w:pPr>
      <w:r>
        <w:rPr>
          <w:rFonts w:hint="cs"/>
          <w:rtl/>
        </w:rPr>
        <w:t>***</w:t>
      </w:r>
    </w:p>
    <w:p w14:paraId="75EB9619" w14:textId="5B839844" w:rsidR="00792591" w:rsidRPr="00CC6E0D" w:rsidRDefault="00F53835" w:rsidP="00792591">
      <w:pPr>
        <w:pStyle w:val="36"/>
        <w:framePr w:wrap="notBeside"/>
        <w:rPr>
          <w:rtl/>
        </w:rPr>
      </w:pPr>
      <w:r>
        <w:rPr>
          <w:rFonts w:hint="cs"/>
          <w:rtl/>
        </w:rPr>
        <w:lastRenderedPageBreak/>
        <w:t xml:space="preserve">ב. </w:t>
      </w:r>
      <w:r w:rsidR="00792591" w:rsidRPr="00CC6E0D">
        <w:rPr>
          <w:rtl/>
        </w:rPr>
        <w:t>רב:</w:t>
      </w:r>
    </w:p>
    <w:p w14:paraId="69EA4094" w14:textId="77777777" w:rsidR="00792591" w:rsidRPr="00C35A2C" w:rsidRDefault="00792591" w:rsidP="00792591">
      <w:pPr>
        <w:rPr>
          <w:rFonts w:ascii="Fb Fontext" w:hAnsi="Fb Fontext"/>
          <w:rtl/>
        </w:rPr>
      </w:pPr>
      <w:r w:rsidRPr="00C35A2C">
        <w:rPr>
          <w:rFonts w:ascii="Fb Fontext" w:hAnsi="Fb Fontext"/>
          <w:sz w:val="32"/>
          <w:rtl/>
        </w:rPr>
        <w:t>עושה אדם את קבו אוצר.</w:t>
      </w:r>
    </w:p>
    <w:p w14:paraId="5ABC6593" w14:textId="77777777" w:rsidR="00792591" w:rsidRPr="00CC6E0D" w:rsidRDefault="00792591" w:rsidP="00792591">
      <w:pPr>
        <w:pStyle w:val="36"/>
        <w:framePr w:wrap="notBeside"/>
        <w:rPr>
          <w:rtl/>
        </w:rPr>
      </w:pPr>
      <w:r w:rsidRPr="00CC6E0D">
        <w:rPr>
          <w:rtl/>
        </w:rPr>
        <w:t>תנ"ה:</w:t>
      </w:r>
    </w:p>
    <w:p w14:paraId="0891A341" w14:textId="77777777" w:rsidR="00792591" w:rsidRPr="00C35A2C" w:rsidRDefault="00792591" w:rsidP="00792591">
      <w:pPr>
        <w:rPr>
          <w:rFonts w:ascii="Fb Fontext" w:hAnsi="Fb Fontext"/>
          <w:rtl/>
        </w:rPr>
      </w:pPr>
      <w:r w:rsidRPr="00145F8C">
        <w:rPr>
          <w:rFonts w:ascii="Fb Fontext" w:hAnsi="Fb Fontext"/>
          <w:rtl/>
        </w:rPr>
        <w:t>אין אוצרין פירות דברים שיש בהן חיי נפש, כגון יינות שמנין וסלתות</w:t>
      </w:r>
      <w:r w:rsidRPr="00C35A2C">
        <w:rPr>
          <w:rFonts w:ascii="Fb Fontext" w:hAnsi="Fb Fontext"/>
          <w:rtl/>
        </w:rPr>
        <w:t xml:space="preserve">, </w:t>
      </w:r>
      <w:r w:rsidRPr="00CC6E0D">
        <w:rPr>
          <w:rStyle w:val="affffe"/>
          <w:rFonts w:hint="cs"/>
          <w:rtl/>
        </w:rPr>
        <w:t xml:space="preserve">א. </w:t>
      </w:r>
      <w:r w:rsidRPr="00CC6E0D">
        <w:rPr>
          <w:rStyle w:val="affffe"/>
          <w:rtl/>
        </w:rPr>
        <w:t>אבל</w:t>
      </w:r>
      <w:r w:rsidRPr="00C35A2C">
        <w:rPr>
          <w:rFonts w:ascii="Fb Fontext" w:hAnsi="Fb Fontext"/>
          <w:sz w:val="32"/>
          <w:rtl/>
        </w:rPr>
        <w:t xml:space="preserve"> תבלין כמון ופלפלין - מותר.</w:t>
      </w:r>
    </w:p>
    <w:p w14:paraId="5630A8D6" w14:textId="77777777" w:rsidR="00792591" w:rsidRPr="00C35A2C" w:rsidRDefault="00792591" w:rsidP="00792591">
      <w:pPr>
        <w:rPr>
          <w:rStyle w:val="afff8"/>
          <w:b w:val="0"/>
          <w:rtl/>
        </w:rPr>
      </w:pPr>
      <w:r>
        <w:rPr>
          <w:rStyle w:val="affffe"/>
          <w:rFonts w:hint="cs"/>
          <w:rtl/>
        </w:rPr>
        <w:t xml:space="preserve">ב. </w:t>
      </w:r>
      <w:r w:rsidRPr="00CC6E0D">
        <w:rPr>
          <w:rStyle w:val="affffe"/>
          <w:rFonts w:hint="cs"/>
          <w:rtl/>
        </w:rPr>
        <w:t>ודווקא</w:t>
      </w:r>
      <w:r>
        <w:rPr>
          <w:rFonts w:ascii="Fb Fontext" w:hAnsi="Fb Fontext" w:hint="cs"/>
          <w:sz w:val="32"/>
          <w:rtl/>
        </w:rPr>
        <w:t xml:space="preserve"> </w:t>
      </w:r>
      <w:r w:rsidRPr="00C35A2C">
        <w:rPr>
          <w:rFonts w:ascii="Fb Fontext" w:hAnsi="Fb Fontext"/>
          <w:sz w:val="32"/>
          <w:rtl/>
        </w:rPr>
        <w:t xml:space="preserve">בלוקח מן השוק, </w:t>
      </w:r>
      <w:r w:rsidRPr="00CC6E0D">
        <w:rPr>
          <w:rStyle w:val="affffe"/>
          <w:rtl/>
        </w:rPr>
        <w:t>אבל</w:t>
      </w:r>
      <w:r w:rsidRPr="00C35A2C">
        <w:rPr>
          <w:rFonts w:ascii="Fb Fontext" w:hAnsi="Fb Fontext"/>
          <w:sz w:val="32"/>
          <w:rtl/>
        </w:rPr>
        <w:t xml:space="preserve"> במכניס משלו - מותר.</w:t>
      </w:r>
    </w:p>
    <w:p w14:paraId="23CA0ABC" w14:textId="77777777" w:rsidR="00792591" w:rsidRPr="00C35A2C" w:rsidRDefault="00792591" w:rsidP="00792591">
      <w:pPr>
        <w:rPr>
          <w:rFonts w:ascii="Fb Fontext" w:hAnsi="Fb Fontext"/>
          <w:rtl/>
        </w:rPr>
      </w:pPr>
      <w:r w:rsidRPr="00CC6E0D">
        <w:rPr>
          <w:rStyle w:val="affffe"/>
          <w:rtl/>
        </w:rPr>
        <w:t xml:space="preserve">ג. </w:t>
      </w:r>
      <w:r w:rsidRPr="00C35A2C">
        <w:rPr>
          <w:rFonts w:ascii="Fb Fontext" w:hAnsi="Fb Fontext"/>
          <w:sz w:val="32"/>
          <w:rtl/>
        </w:rPr>
        <w:t>ומותר לאדם לאצור פירות בארץ ישראל ג</w:t>
      </w:r>
      <w:r w:rsidRPr="00F10693">
        <w:rPr>
          <w:rtl/>
        </w:rPr>
        <w:t xml:space="preserve">' </w:t>
      </w:r>
      <w:r w:rsidRPr="00C35A2C">
        <w:rPr>
          <w:rFonts w:ascii="Fb Fontext" w:hAnsi="Fb Fontext"/>
          <w:sz w:val="32"/>
          <w:rtl/>
        </w:rPr>
        <w:t>שנים, ערב שביעית ושביעית ומוצאי שביעית.</w:t>
      </w:r>
    </w:p>
    <w:p w14:paraId="190AA4D7" w14:textId="77777777" w:rsidR="00792591" w:rsidRPr="00145F8C" w:rsidRDefault="00792591" w:rsidP="00792591">
      <w:pPr>
        <w:rPr>
          <w:rFonts w:ascii="Fb Fontext" w:hAnsi="Fb Fontext"/>
          <w:spacing w:val="-2"/>
          <w:rtl/>
        </w:rPr>
      </w:pPr>
      <w:r w:rsidRPr="00145F8C">
        <w:rPr>
          <w:rFonts w:ascii="Fb Fontext" w:hAnsi="Fb Fontext"/>
          <w:spacing w:val="-2"/>
          <w:rtl/>
        </w:rPr>
        <w:t>ובשני בצורת  אפי</w:t>
      </w:r>
      <w:r w:rsidRPr="00145F8C">
        <w:rPr>
          <w:spacing w:val="-2"/>
          <w:rtl/>
        </w:rPr>
        <w:t xml:space="preserve">' </w:t>
      </w:r>
      <w:r w:rsidRPr="00145F8C">
        <w:rPr>
          <w:rFonts w:ascii="Fb Fontext" w:hAnsi="Fb Fontext"/>
          <w:spacing w:val="-2"/>
          <w:rtl/>
        </w:rPr>
        <w:t>קב חרובין לא יאצור, מפני שמכניס מארה בשערים.</w:t>
      </w:r>
    </w:p>
    <w:p w14:paraId="48629E14" w14:textId="77777777" w:rsidR="00792591" w:rsidRPr="00CC6E0D" w:rsidRDefault="00792591" w:rsidP="00792591">
      <w:pPr>
        <w:pStyle w:val="36"/>
        <w:framePr w:wrap="notBeside"/>
        <w:rPr>
          <w:rtl/>
        </w:rPr>
      </w:pPr>
      <w:r w:rsidRPr="00CC6E0D">
        <w:rPr>
          <w:rtl/>
        </w:rPr>
        <w:t>ריב"ח לשמעיה</w:t>
      </w:r>
    </w:p>
    <w:p w14:paraId="0A57342B" w14:textId="77777777" w:rsidR="00792591" w:rsidRDefault="00792591" w:rsidP="00792591">
      <w:pPr>
        <w:rPr>
          <w:rFonts w:ascii="Fb Fontext" w:hAnsi="Fb Fontext" w:cs="Guttman Vilna"/>
          <w:b/>
          <w:bCs/>
          <w:spacing w:val="2"/>
          <w:rtl/>
        </w:rPr>
      </w:pPr>
      <w:r w:rsidRPr="00145F8C">
        <w:rPr>
          <w:rFonts w:ascii="Fb Fontext" w:hAnsi="Fb Fontext"/>
          <w:spacing w:val="2"/>
          <w:rtl/>
        </w:rPr>
        <w:t>אצר לי פירי שלש שנים, ערב שביעית ושביעית ומוצאי שביעית.</w:t>
      </w:r>
    </w:p>
    <w:p w14:paraId="4E79135D" w14:textId="77777777" w:rsidR="00792591" w:rsidRPr="00145F8C" w:rsidRDefault="00792591" w:rsidP="00792591">
      <w:pPr>
        <w:pStyle w:val="aff9"/>
        <w:rPr>
          <w:rtl/>
        </w:rPr>
      </w:pPr>
      <w:r>
        <w:rPr>
          <w:rFonts w:hint="cs"/>
          <w:rtl/>
        </w:rPr>
        <w:t>***</w:t>
      </w:r>
    </w:p>
    <w:p w14:paraId="15E8A40A" w14:textId="77777777" w:rsidR="00792591" w:rsidRPr="00C35A2C" w:rsidRDefault="00792591" w:rsidP="00792591">
      <w:pPr>
        <w:pStyle w:val="affe"/>
        <w:framePr w:wrap="around"/>
        <w:rPr>
          <w:rtl/>
        </w:rPr>
      </w:pPr>
      <w:r w:rsidRPr="00C35A2C">
        <w:rPr>
          <w:rFonts w:hint="cs"/>
          <w:rtl/>
        </w:rPr>
        <w:t>צא.</w:t>
      </w:r>
    </w:p>
    <w:p w14:paraId="18E9D187" w14:textId="57F75127" w:rsidR="00792591" w:rsidRPr="00CC6E0D" w:rsidRDefault="00F53835" w:rsidP="00792591">
      <w:pPr>
        <w:pStyle w:val="36"/>
        <w:framePr w:wrap="notBeside"/>
        <w:rPr>
          <w:rtl/>
        </w:rPr>
      </w:pPr>
      <w:r>
        <w:rPr>
          <w:rFonts w:hint="cs"/>
          <w:rtl/>
        </w:rPr>
        <w:t xml:space="preserve">ג. </w:t>
      </w:r>
      <w:r w:rsidR="00792591" w:rsidRPr="00CC6E0D">
        <w:rPr>
          <w:rtl/>
        </w:rPr>
        <w:t>ת"ר:</w:t>
      </w:r>
    </w:p>
    <w:p w14:paraId="5D17DCDE" w14:textId="77777777" w:rsidR="00792591" w:rsidRPr="00C35A2C" w:rsidRDefault="00792591" w:rsidP="00792591">
      <w:pPr>
        <w:rPr>
          <w:rFonts w:ascii="Fb Fontext" w:hAnsi="Fb Fontext"/>
          <w:rtl/>
        </w:rPr>
      </w:pPr>
      <w:r w:rsidRPr="00C35A2C">
        <w:rPr>
          <w:rFonts w:ascii="Fb Fontext" w:hAnsi="Fb Fontext"/>
          <w:sz w:val="32"/>
          <w:rtl/>
        </w:rPr>
        <w:t>אין מוציאין פירות מא"י דברים שיש בהן חיי נפש, כגון יינות שמנים וסלתות.</w:t>
      </w:r>
    </w:p>
    <w:p w14:paraId="77810CA8" w14:textId="77777777" w:rsidR="00792591" w:rsidRPr="00CC6E0D" w:rsidRDefault="00792591" w:rsidP="00792591">
      <w:pPr>
        <w:pStyle w:val="36"/>
        <w:framePr w:wrap="notBeside"/>
        <w:rPr>
          <w:rtl/>
        </w:rPr>
      </w:pPr>
      <w:r w:rsidRPr="00CC6E0D">
        <w:rPr>
          <w:rtl/>
        </w:rPr>
        <w:t>ריב"ב</w:t>
      </w:r>
    </w:p>
    <w:p w14:paraId="2CCF8B55" w14:textId="77777777" w:rsidR="00792591" w:rsidRPr="00C35A2C" w:rsidRDefault="00792591" w:rsidP="00792591">
      <w:pPr>
        <w:rPr>
          <w:rFonts w:ascii="Fb Fontext" w:hAnsi="Fb Fontext"/>
          <w:rtl/>
        </w:rPr>
      </w:pPr>
      <w:r w:rsidRPr="00C35A2C">
        <w:rPr>
          <w:rFonts w:ascii="Fb Fontext" w:hAnsi="Fb Fontext"/>
          <w:rtl/>
        </w:rPr>
        <w:t xml:space="preserve">מתיר ביין, מפני שממעט את התיפלה </w:t>
      </w:r>
      <w:r w:rsidRPr="00145F8C">
        <w:rPr>
          <w:rStyle w:val="afffff0"/>
          <w:rtl/>
        </w:rPr>
        <w:t>[קלות ראש].</w:t>
      </w:r>
    </w:p>
    <w:p w14:paraId="312110EC" w14:textId="77777777" w:rsidR="00792591" w:rsidRPr="00C35A2C" w:rsidRDefault="00792591" w:rsidP="00792591">
      <w:pPr>
        <w:rPr>
          <w:rFonts w:ascii="Fb Fontext" w:hAnsi="Fb Fontext"/>
          <w:rtl/>
        </w:rPr>
      </w:pPr>
      <w:r w:rsidRPr="00C35A2C">
        <w:rPr>
          <w:rFonts w:ascii="Fb Fontext" w:hAnsi="Fb Fontext"/>
          <w:rtl/>
        </w:rPr>
        <w:t xml:space="preserve">וכשם שאין מוציאין מארץ לחו"ל, כך אין מוציאין </w:t>
      </w:r>
      <w:r>
        <w:rPr>
          <w:rFonts w:ascii="Fb Fontext" w:hAnsi="Fb Fontext" w:hint="cs"/>
          <w:rtl/>
        </w:rPr>
        <w:t xml:space="preserve">מאי </w:t>
      </w:r>
      <w:r w:rsidRPr="00C35A2C">
        <w:rPr>
          <w:rFonts w:ascii="Fb Fontext" w:hAnsi="Fb Fontext"/>
          <w:rtl/>
        </w:rPr>
        <w:t>לסוריא.</w:t>
      </w:r>
    </w:p>
    <w:p w14:paraId="5C930DCB" w14:textId="77777777" w:rsidR="00792591" w:rsidRDefault="00792591" w:rsidP="00792591">
      <w:pPr>
        <w:rPr>
          <w:rFonts w:ascii="Fb Fontext" w:hAnsi="Fb Fontext"/>
          <w:rtl/>
        </w:rPr>
      </w:pPr>
      <w:r w:rsidRPr="00CC6E0D">
        <w:rPr>
          <w:rStyle w:val="affffe"/>
          <w:rtl/>
        </w:rPr>
        <w:t>ורבי</w:t>
      </w:r>
      <w:r w:rsidRPr="00C35A2C">
        <w:rPr>
          <w:rFonts w:ascii="Fb Fontext" w:hAnsi="Fb Fontext"/>
          <w:rtl/>
        </w:rPr>
        <w:t xml:space="preserve"> מתיר מהיפרכיא להיפרכיא.</w:t>
      </w:r>
    </w:p>
    <w:p w14:paraId="1084F958" w14:textId="77777777" w:rsidR="00792591" w:rsidRPr="00AB6E58" w:rsidRDefault="00792591" w:rsidP="00792591">
      <w:pPr>
        <w:pStyle w:val="aff9"/>
        <w:rPr>
          <w:rtl/>
        </w:rPr>
      </w:pPr>
      <w:r>
        <w:rPr>
          <w:rFonts w:hint="cs"/>
          <w:rtl/>
        </w:rPr>
        <w:t>***</w:t>
      </w:r>
    </w:p>
    <w:p w14:paraId="526DDB2E" w14:textId="77777777" w:rsidR="00734525" w:rsidRPr="003C4575" w:rsidRDefault="00734525" w:rsidP="00734525">
      <w:pPr>
        <w:pStyle w:val="36"/>
        <w:framePr w:wrap="notBeside"/>
        <w:rPr>
          <w:rtl/>
        </w:rPr>
      </w:pPr>
      <w:r>
        <w:rPr>
          <w:rFonts w:hint="cs"/>
          <w:rtl/>
        </w:rPr>
        <w:t xml:space="preserve">ד. </w:t>
      </w:r>
      <w:r w:rsidRPr="003C4575">
        <w:rPr>
          <w:rtl/>
        </w:rPr>
        <w:t>ת"ר:</w:t>
      </w:r>
    </w:p>
    <w:p w14:paraId="5B7E5292" w14:textId="77777777" w:rsidR="00734525" w:rsidRPr="00C35A2C" w:rsidRDefault="00734525" w:rsidP="00734525">
      <w:pPr>
        <w:rPr>
          <w:rFonts w:ascii="Fb Fontext" w:hAnsi="Fb Fontext"/>
          <w:rtl/>
        </w:rPr>
      </w:pPr>
      <w:r w:rsidRPr="00C35A2C">
        <w:rPr>
          <w:rFonts w:ascii="Fb Fontext" w:hAnsi="Fb Fontext"/>
          <w:sz w:val="32"/>
          <w:rtl/>
        </w:rPr>
        <w:t>אין משתכרים בארץ ישראל בדברים שיש בהן חיי נפש, כגון יינות, שמנים וסלתות.</w:t>
      </w:r>
    </w:p>
    <w:p w14:paraId="1832833B" w14:textId="77777777" w:rsidR="00734525" w:rsidRPr="003C4575" w:rsidRDefault="00734525" w:rsidP="00734525">
      <w:pPr>
        <w:pStyle w:val="36"/>
        <w:framePr w:wrap="notBeside"/>
        <w:rPr>
          <w:rtl/>
        </w:rPr>
      </w:pPr>
      <w:r w:rsidRPr="003C4575">
        <w:rPr>
          <w:rtl/>
        </w:rPr>
        <w:t>ראב"ע</w:t>
      </w:r>
      <w:r>
        <w:rPr>
          <w:rFonts w:hint="cs"/>
          <w:rtl/>
        </w:rPr>
        <w:t>:</w:t>
      </w:r>
    </w:p>
    <w:p w14:paraId="64E14041" w14:textId="77777777" w:rsidR="00734525" w:rsidRPr="00C35A2C" w:rsidRDefault="00734525" w:rsidP="00734525">
      <w:pPr>
        <w:spacing w:after="60"/>
        <w:rPr>
          <w:rFonts w:ascii="Fb Fontext" w:hAnsi="Fb Fontext"/>
          <w:rtl/>
        </w:rPr>
      </w:pPr>
      <w:r w:rsidRPr="00C35A2C">
        <w:rPr>
          <w:rFonts w:ascii="Fb Fontext" w:hAnsi="Fb Fontext"/>
          <w:rtl/>
        </w:rPr>
        <w:t xml:space="preserve">היה משתכר </w:t>
      </w:r>
      <w:r w:rsidRPr="003C4575">
        <w:rPr>
          <w:rStyle w:val="afff8"/>
          <w:rtl/>
        </w:rPr>
        <w:t>ביין</w:t>
      </w:r>
      <w:r w:rsidRPr="00C35A2C">
        <w:rPr>
          <w:rFonts w:ascii="Fb Fontext" w:hAnsi="Fb Fontext"/>
          <w:rtl/>
        </w:rPr>
        <w:t xml:space="preserve"> </w:t>
      </w:r>
      <w:r w:rsidRPr="003C4575">
        <w:rPr>
          <w:rStyle w:val="afffff0"/>
          <w:rFonts w:hint="cs"/>
          <w:rtl/>
        </w:rPr>
        <w:t>[שסבר כר''י]</w:t>
      </w:r>
      <w:r>
        <w:rPr>
          <w:rFonts w:ascii="Fb Fontext" w:hAnsi="Fb Fontext" w:hint="cs"/>
          <w:rtl/>
        </w:rPr>
        <w:t xml:space="preserve"> </w:t>
      </w:r>
      <w:r>
        <w:rPr>
          <w:rFonts w:ascii="Fb Fontext" w:hAnsi="Fb Fontext"/>
          <w:rtl/>
        </w:rPr>
        <w:tab/>
      </w:r>
      <w:r w:rsidRPr="003C4575">
        <w:rPr>
          <w:rStyle w:val="afff8"/>
          <w:rtl/>
        </w:rPr>
        <w:t>ושמן</w:t>
      </w:r>
      <w:r w:rsidRPr="003C4575">
        <w:rPr>
          <w:rStyle w:val="afff8"/>
          <w:rFonts w:hint="cs"/>
          <w:rtl/>
        </w:rPr>
        <w:t>-</w:t>
      </w:r>
      <w:r>
        <w:rPr>
          <w:rFonts w:ascii="Fb Fontext" w:hAnsi="Fb Fontext" w:hint="cs"/>
          <w:rtl/>
        </w:rPr>
        <w:t xml:space="preserve"> במקומו היה מצוי. </w:t>
      </w:r>
    </w:p>
    <w:p w14:paraId="306AE4F1" w14:textId="77777777" w:rsidR="00734525" w:rsidRPr="003C4575" w:rsidRDefault="00734525" w:rsidP="00734525">
      <w:pPr>
        <w:pStyle w:val="36"/>
        <w:framePr w:wrap="notBeside"/>
        <w:rPr>
          <w:rtl/>
        </w:rPr>
      </w:pPr>
      <w:r>
        <w:rPr>
          <w:rFonts w:hint="cs"/>
          <w:rtl/>
        </w:rPr>
        <w:t xml:space="preserve">ה. </w:t>
      </w:r>
      <w:r w:rsidRPr="003C4575">
        <w:rPr>
          <w:rtl/>
        </w:rPr>
        <w:t>ת"ר:</w:t>
      </w:r>
    </w:p>
    <w:p w14:paraId="0FDDB789" w14:textId="77777777" w:rsidR="00734525" w:rsidRPr="00C35A2C" w:rsidRDefault="00734525" w:rsidP="00734525">
      <w:pPr>
        <w:rPr>
          <w:rFonts w:ascii="Fb Fontext" w:hAnsi="Fb Fontext"/>
          <w:rtl/>
        </w:rPr>
      </w:pPr>
      <w:r w:rsidRPr="00C35A2C">
        <w:rPr>
          <w:rFonts w:ascii="Fb Fontext" w:hAnsi="Fb Fontext"/>
          <w:sz w:val="32"/>
          <w:rtl/>
        </w:rPr>
        <w:t>אין משתכרין פעמים בביצים.</w:t>
      </w:r>
    </w:p>
    <w:p w14:paraId="47D6CF45" w14:textId="77777777" w:rsidR="00734525" w:rsidRPr="003C4575" w:rsidRDefault="00734525" w:rsidP="00734525">
      <w:pPr>
        <w:pStyle w:val="36"/>
        <w:framePr w:wrap="notBeside"/>
        <w:rPr>
          <w:rtl/>
        </w:rPr>
      </w:pPr>
      <w:r w:rsidRPr="003C4575">
        <w:rPr>
          <w:rtl/>
        </w:rPr>
        <w:t>רב ושמואל</w:t>
      </w:r>
      <w:r>
        <w:rPr>
          <w:rFonts w:hint="cs"/>
          <w:rtl/>
        </w:rPr>
        <w:t>:</w:t>
      </w:r>
      <w:r w:rsidRPr="003C4575">
        <w:rPr>
          <w:rtl/>
        </w:rPr>
        <w:t xml:space="preserve"> </w:t>
      </w:r>
    </w:p>
    <w:p w14:paraId="16DA755E" w14:textId="77777777" w:rsidR="00734525" w:rsidRDefault="00734525" w:rsidP="00734525">
      <w:pPr>
        <w:spacing w:after="60"/>
        <w:rPr>
          <w:rFonts w:ascii="Fb Fontext" w:hAnsi="Fb Fontext"/>
          <w:rtl/>
        </w:rPr>
      </w:pPr>
      <w:r>
        <w:rPr>
          <w:rStyle w:val="affffe"/>
          <w:rFonts w:hint="cs"/>
          <w:rtl/>
        </w:rPr>
        <w:t xml:space="preserve">אם </w:t>
      </w:r>
      <w:r w:rsidRPr="00C35A2C">
        <w:rPr>
          <w:rFonts w:ascii="Fb Fontext" w:hAnsi="Fb Fontext"/>
          <w:rtl/>
        </w:rPr>
        <w:t xml:space="preserve">להרוויח על חד תרי, </w:t>
      </w:r>
      <w:r w:rsidRPr="003C4575">
        <w:rPr>
          <w:rStyle w:val="affffe"/>
          <w:rFonts w:hint="cs"/>
          <w:rtl/>
        </w:rPr>
        <w:t>או</w:t>
      </w:r>
      <w:r>
        <w:rPr>
          <w:rFonts w:ascii="Fb Fontext" w:hAnsi="Fb Fontext" w:hint="cs"/>
          <w:rtl/>
        </w:rPr>
        <w:t xml:space="preserve"> </w:t>
      </w:r>
      <w:r w:rsidRPr="00C35A2C">
        <w:rPr>
          <w:rFonts w:ascii="Fb Fontext" w:hAnsi="Fb Fontext"/>
          <w:rtl/>
        </w:rPr>
        <w:t>תגר שימכור לתגר אחר להעלות</w:t>
      </w:r>
    </w:p>
    <w:p w14:paraId="55D54ED2" w14:textId="77777777" w:rsidR="00734525" w:rsidRPr="003C4575" w:rsidRDefault="00734525" w:rsidP="00734525">
      <w:pPr>
        <w:pStyle w:val="36"/>
        <w:framePr w:wrap="notBeside"/>
        <w:rPr>
          <w:rtl/>
        </w:rPr>
      </w:pPr>
      <w:r>
        <w:rPr>
          <w:rFonts w:hint="cs"/>
          <w:rtl/>
        </w:rPr>
        <w:t xml:space="preserve">ו. </w:t>
      </w:r>
      <w:r w:rsidRPr="003C4575">
        <w:rPr>
          <w:rtl/>
        </w:rPr>
        <w:t>ת"ר:</w:t>
      </w:r>
    </w:p>
    <w:p w14:paraId="733DA68D" w14:textId="77777777" w:rsidR="00734525" w:rsidRDefault="00734525" w:rsidP="00734525">
      <w:pPr>
        <w:rPr>
          <w:rFonts w:ascii="Fb Fontext" w:hAnsi="Fb Fontext"/>
          <w:sz w:val="32"/>
          <w:rtl/>
        </w:rPr>
      </w:pPr>
      <w:r w:rsidRPr="00C35A2C">
        <w:rPr>
          <w:rFonts w:ascii="Fb Fontext" w:hAnsi="Fb Fontext"/>
          <w:sz w:val="32"/>
          <w:rtl/>
        </w:rPr>
        <w:t>מתריעין על פרקמטיא שהוזלה ואפי</w:t>
      </w:r>
      <w:r w:rsidRPr="00F10693">
        <w:rPr>
          <w:rtl/>
        </w:rPr>
        <w:t xml:space="preserve">' </w:t>
      </w:r>
      <w:r w:rsidRPr="00C35A2C">
        <w:rPr>
          <w:rFonts w:ascii="Fb Fontext" w:hAnsi="Fb Fontext"/>
          <w:sz w:val="32"/>
          <w:rtl/>
        </w:rPr>
        <w:t>בשבת.</w:t>
      </w:r>
    </w:p>
    <w:p w14:paraId="1F2B6E61" w14:textId="77777777" w:rsidR="00734525" w:rsidRPr="003C4575" w:rsidRDefault="00734525" w:rsidP="00734525">
      <w:pPr>
        <w:pStyle w:val="36"/>
        <w:framePr w:wrap="notBeside"/>
        <w:rPr>
          <w:rtl/>
        </w:rPr>
      </w:pPr>
      <w:r w:rsidRPr="003C4575">
        <w:rPr>
          <w:rtl/>
        </w:rPr>
        <w:t>א"ר יוחנן:</w:t>
      </w:r>
    </w:p>
    <w:p w14:paraId="60363C27" w14:textId="77777777" w:rsidR="00734525" w:rsidRPr="00C35A2C" w:rsidRDefault="00734525" w:rsidP="00734525">
      <w:pPr>
        <w:rPr>
          <w:rFonts w:ascii="Fb Fontext" w:hAnsi="Fb Fontext"/>
          <w:rtl/>
        </w:rPr>
      </w:pPr>
      <w:r w:rsidRPr="00C35A2C">
        <w:rPr>
          <w:rFonts w:ascii="Fb Fontext" w:hAnsi="Fb Fontext"/>
          <w:rtl/>
        </w:rPr>
        <w:t>כגון כלי פשתן בבבל, ויין ושמן בארץ ישראל.</w:t>
      </w:r>
    </w:p>
    <w:p w14:paraId="1BAE97DC" w14:textId="77777777" w:rsidR="00734525" w:rsidRPr="003C4575" w:rsidRDefault="00734525" w:rsidP="00734525">
      <w:pPr>
        <w:pStyle w:val="36"/>
        <w:framePr w:wrap="notBeside"/>
        <w:rPr>
          <w:rtl/>
        </w:rPr>
      </w:pPr>
      <w:r w:rsidRPr="003C4575">
        <w:rPr>
          <w:rtl/>
        </w:rPr>
        <w:t xml:space="preserve">רב יוסף: </w:t>
      </w:r>
    </w:p>
    <w:p w14:paraId="140497C9" w14:textId="77777777" w:rsidR="00734525" w:rsidRPr="00C35A2C" w:rsidRDefault="00734525" w:rsidP="00734525">
      <w:pPr>
        <w:rPr>
          <w:rFonts w:ascii="Fb Fontext" w:hAnsi="Fb Fontext"/>
          <w:rtl/>
        </w:rPr>
      </w:pPr>
      <w:r>
        <w:rPr>
          <w:rFonts w:ascii="Fb Fontext" w:hAnsi="Fb Fontext" w:hint="cs"/>
          <w:rtl/>
        </w:rPr>
        <w:t xml:space="preserve">דווקא </w:t>
      </w:r>
      <w:r w:rsidRPr="00C35A2C">
        <w:rPr>
          <w:rFonts w:ascii="Fb Fontext" w:hAnsi="Fb Fontext"/>
          <w:rtl/>
        </w:rPr>
        <w:t xml:space="preserve">דזל וקם עשרה </w:t>
      </w:r>
      <w:r>
        <w:rPr>
          <w:rFonts w:ascii="Fb Fontext" w:hAnsi="Fb Fontext" w:hint="cs"/>
          <w:rtl/>
        </w:rPr>
        <w:t>בשש</w:t>
      </w:r>
      <w:r w:rsidRPr="00C35A2C">
        <w:rPr>
          <w:rFonts w:ascii="Fb Fontext" w:hAnsi="Fb Fontext"/>
          <w:rtl/>
        </w:rPr>
        <w:t>.</w:t>
      </w:r>
    </w:p>
    <w:p w14:paraId="0F3FAABA" w14:textId="77777777" w:rsidR="00734525" w:rsidRPr="001B450D" w:rsidRDefault="00734525" w:rsidP="00734525">
      <w:pPr>
        <w:pStyle w:val="aff9"/>
        <w:rPr>
          <w:rtl/>
        </w:rPr>
      </w:pPr>
      <w:r w:rsidRPr="001B450D">
        <w:rPr>
          <w:rFonts w:hint="cs"/>
          <w:rtl/>
        </w:rPr>
        <w:t>***</w:t>
      </w:r>
    </w:p>
    <w:p w14:paraId="18855799" w14:textId="77777777" w:rsidR="00734525" w:rsidRPr="003C4575" w:rsidRDefault="00734525" w:rsidP="00734525">
      <w:pPr>
        <w:pStyle w:val="36"/>
        <w:framePr w:wrap="notBeside"/>
        <w:rPr>
          <w:rtl/>
        </w:rPr>
      </w:pPr>
      <w:r>
        <w:rPr>
          <w:rFonts w:hint="cs"/>
          <w:rtl/>
        </w:rPr>
        <w:t xml:space="preserve">ז. </w:t>
      </w:r>
      <w:r w:rsidRPr="003C4575">
        <w:rPr>
          <w:rtl/>
        </w:rPr>
        <w:t>ת"ר:</w:t>
      </w:r>
    </w:p>
    <w:p w14:paraId="4E7E3AA2" w14:textId="77777777" w:rsidR="00734525" w:rsidRDefault="00734525" w:rsidP="00734525">
      <w:pPr>
        <w:rPr>
          <w:rFonts w:ascii="Fb Fontext" w:hAnsi="Fb Fontext"/>
          <w:rtl/>
        </w:rPr>
      </w:pPr>
      <w:r w:rsidRPr="00C35A2C">
        <w:rPr>
          <w:rFonts w:ascii="Fb Fontext" w:hAnsi="Fb Fontext"/>
          <w:sz w:val="32"/>
          <w:rtl/>
        </w:rPr>
        <w:t>אין יוצאין מארץ לחו"ל - אא"כ עמדו סאתים בסלע</w:t>
      </w:r>
      <w:r>
        <w:rPr>
          <w:rFonts w:ascii="Fb Fontext" w:hAnsi="Fb Fontext" w:hint="cs"/>
          <w:sz w:val="32"/>
          <w:rtl/>
        </w:rPr>
        <w:t xml:space="preserve"> </w:t>
      </w:r>
      <w:r w:rsidRPr="00F53835">
        <w:rPr>
          <w:rStyle w:val="afffff0"/>
          <w:rFonts w:hint="cs"/>
          <w:rtl/>
        </w:rPr>
        <w:t>[פי שנים]</w:t>
      </w:r>
    </w:p>
    <w:p w14:paraId="5B9C3F94" w14:textId="77777777" w:rsidR="00734525" w:rsidRPr="003C4575" w:rsidRDefault="00734525" w:rsidP="00734525">
      <w:pPr>
        <w:pStyle w:val="36"/>
        <w:framePr w:wrap="notBeside"/>
        <w:rPr>
          <w:rtl/>
        </w:rPr>
      </w:pPr>
      <w:r w:rsidRPr="003C4575">
        <w:rPr>
          <w:rtl/>
        </w:rPr>
        <w:t>ר"ש</w:t>
      </w:r>
    </w:p>
    <w:p w14:paraId="143FEBBB" w14:textId="77777777" w:rsidR="00734525" w:rsidRDefault="00734525" w:rsidP="00734525">
      <w:pPr>
        <w:rPr>
          <w:rFonts w:ascii="Fb Fontext" w:hAnsi="Fb Fontext"/>
          <w:rtl/>
        </w:rPr>
      </w:pPr>
      <w:r w:rsidRPr="00C35A2C">
        <w:rPr>
          <w:rFonts w:ascii="Fb Fontext" w:hAnsi="Fb Fontext"/>
          <w:rtl/>
        </w:rPr>
        <w:t xml:space="preserve">דווקא בזמן שאינו מוצא ליקח, </w:t>
      </w:r>
    </w:p>
    <w:p w14:paraId="73432C0A" w14:textId="77777777" w:rsidR="00734525" w:rsidRPr="00C35A2C" w:rsidRDefault="00734525" w:rsidP="00734525">
      <w:pPr>
        <w:rPr>
          <w:rFonts w:ascii="Fb Fontext" w:hAnsi="Fb Fontext"/>
          <w:rtl/>
        </w:rPr>
      </w:pPr>
      <w:r w:rsidRPr="00C35A2C">
        <w:rPr>
          <w:rFonts w:ascii="Fb Fontext" w:hAnsi="Fb Fontext"/>
          <w:rtl/>
        </w:rPr>
        <w:t>אבל בשמוצא ליקח, אפי</w:t>
      </w:r>
      <w:r w:rsidRPr="00F10693">
        <w:rPr>
          <w:rtl/>
        </w:rPr>
        <w:t xml:space="preserve">' </w:t>
      </w:r>
      <w:r w:rsidRPr="00C35A2C">
        <w:rPr>
          <w:rFonts w:ascii="Fb Fontext" w:hAnsi="Fb Fontext"/>
          <w:rtl/>
        </w:rPr>
        <w:t>עמדה סאה בסלע לא יצא.</w:t>
      </w:r>
    </w:p>
    <w:p w14:paraId="72FD63EE" w14:textId="77777777" w:rsidR="00734525" w:rsidRPr="003C4575" w:rsidRDefault="00734525" w:rsidP="00734525">
      <w:pPr>
        <w:pStyle w:val="36"/>
        <w:framePr w:wrap="notBeside"/>
        <w:rPr>
          <w:rtl/>
        </w:rPr>
      </w:pPr>
      <w:r>
        <w:rPr>
          <w:rFonts w:hint="cs"/>
          <w:rtl/>
        </w:rPr>
        <w:t xml:space="preserve">וכן </w:t>
      </w:r>
      <w:r w:rsidRPr="003C4575">
        <w:rPr>
          <w:rtl/>
        </w:rPr>
        <w:t>רשב"י</w:t>
      </w:r>
      <w:r>
        <w:rPr>
          <w:rFonts w:hint="cs"/>
          <w:rtl/>
        </w:rPr>
        <w:t>:</w:t>
      </w:r>
    </w:p>
    <w:p w14:paraId="7DEF9BAA" w14:textId="77777777" w:rsidR="00734525" w:rsidRDefault="00734525" w:rsidP="00734525">
      <w:pPr>
        <w:rPr>
          <w:rFonts w:ascii="Fb Fontext" w:hAnsi="Fb Fontext"/>
          <w:rtl/>
        </w:rPr>
      </w:pPr>
      <w:r w:rsidRPr="00C35A2C">
        <w:rPr>
          <w:rFonts w:ascii="Fb Fontext" w:hAnsi="Fb Fontext"/>
          <w:rtl/>
        </w:rPr>
        <w:t>אלימלך, מחלון וכליון, גדולי הדור היו ופרנסי הדור היו, ונענשו מפני שיצאו מארץ לחו"ל</w:t>
      </w:r>
      <w:r w:rsidRPr="00F10693">
        <w:rPr>
          <w:rtl/>
        </w:rPr>
        <w:t>' '</w:t>
      </w:r>
      <w:r>
        <w:rPr>
          <w:rtl/>
        </w:rPr>
        <w:t>וַ</w:t>
      </w:r>
      <w:r>
        <w:rPr>
          <w:rStyle w:val="affff8"/>
          <w:rtl/>
        </w:rPr>
        <w:t xml:space="preserve">תֵּהֹם כָּל הָעִיר עֲלֵיהֶן וַתֹּאמַרְנָה </w:t>
      </w:r>
      <w:r>
        <w:rPr>
          <w:rtl/>
        </w:rPr>
        <w:t>הֲ</w:t>
      </w:r>
      <w:r>
        <w:rPr>
          <w:rStyle w:val="affff8"/>
          <w:rtl/>
        </w:rPr>
        <w:t>זֹאת נָעֳמִ</w:t>
      </w:r>
      <w:r w:rsidRPr="0059320D">
        <w:rPr>
          <w:rStyle w:val="affff8"/>
          <w:rtl/>
        </w:rPr>
        <w:t>י</w:t>
      </w:r>
      <w:r w:rsidRPr="00F10693">
        <w:rPr>
          <w:rtl/>
        </w:rPr>
        <w:t>'.</w:t>
      </w:r>
      <w:r w:rsidRPr="00C35A2C">
        <w:rPr>
          <w:rFonts w:ascii="Fb Fontext" w:hAnsi="Fb Fontext"/>
          <w:rtl/>
        </w:rPr>
        <w:t xml:space="preserve"> </w:t>
      </w:r>
      <w:r w:rsidRPr="00F53835">
        <w:rPr>
          <w:rStyle w:val="affffe"/>
          <w:rtl/>
        </w:rPr>
        <w:t xml:space="preserve">כרי"צ </w:t>
      </w:r>
      <w:r>
        <w:rPr>
          <w:rStyle w:val="affffe"/>
          <w:rFonts w:hint="cs"/>
          <w:rtl/>
        </w:rPr>
        <w:t>ש</w:t>
      </w:r>
      <w:r w:rsidRPr="00F53835">
        <w:rPr>
          <w:rStyle w:val="affffe"/>
          <w:rtl/>
        </w:rPr>
        <w:t>אמרו:</w:t>
      </w:r>
      <w:r>
        <w:rPr>
          <w:rStyle w:val="affffe"/>
          <w:rFonts w:hint="cs"/>
          <w:rtl/>
        </w:rPr>
        <w:t xml:space="preserve"> </w:t>
      </w:r>
      <w:r>
        <w:rPr>
          <w:rFonts w:ascii="Fb Fontext" w:hAnsi="Fb Fontext" w:hint="cs"/>
          <w:rtl/>
        </w:rPr>
        <w:t>רא</w:t>
      </w:r>
      <w:r w:rsidRPr="00C35A2C">
        <w:rPr>
          <w:rFonts w:ascii="Fb Fontext" w:hAnsi="Fb Fontext"/>
          <w:rtl/>
        </w:rPr>
        <w:t>יתם, נעמי שיצאת מארץ לחו"ל מה עלתה לה</w:t>
      </w:r>
      <w:r>
        <w:rPr>
          <w:rFonts w:ascii="Fb Fontext" w:hAnsi="Fb Fontext" w:hint="cs"/>
          <w:rtl/>
        </w:rPr>
        <w:t>.</w:t>
      </w:r>
    </w:p>
    <w:p w14:paraId="6C33D2D9" w14:textId="77777777" w:rsidR="00734525" w:rsidRPr="003C4575" w:rsidRDefault="00734525" w:rsidP="00734525">
      <w:pPr>
        <w:pStyle w:val="36"/>
        <w:framePr w:wrap="notBeside"/>
        <w:rPr>
          <w:rtl/>
        </w:rPr>
      </w:pPr>
      <w:r w:rsidRPr="003C4575">
        <w:rPr>
          <w:rtl/>
        </w:rPr>
        <w:t>וארי"צ:</w:t>
      </w:r>
    </w:p>
    <w:p w14:paraId="1B2CC60C" w14:textId="77777777" w:rsidR="00734525" w:rsidRPr="009A107B" w:rsidRDefault="00734525" w:rsidP="00734525">
      <w:pPr>
        <w:rPr>
          <w:rFonts w:ascii="Fb Fontext" w:hAnsi="Fb Fontext"/>
          <w:rtl/>
        </w:rPr>
      </w:pPr>
      <w:r w:rsidRPr="009A107B">
        <w:rPr>
          <w:rFonts w:ascii="Fb Fontext" w:hAnsi="Fb Fontext"/>
          <w:rtl/>
        </w:rPr>
        <w:t>אותו היום שבאת רות המואביה לארץ ישראל, מתה אשתו של בעז.</w:t>
      </w:r>
    </w:p>
    <w:p w14:paraId="1FB66D8A" w14:textId="77777777" w:rsidR="00734525" w:rsidRPr="00C35A2C" w:rsidRDefault="00734525" w:rsidP="00734525">
      <w:pPr>
        <w:rPr>
          <w:rFonts w:ascii="Fb Fontext" w:hAnsi="Fb Fontext"/>
          <w:rtl/>
        </w:rPr>
      </w:pPr>
      <w:r w:rsidRPr="003C4575">
        <w:rPr>
          <w:rStyle w:val="affffe"/>
          <w:rtl/>
        </w:rPr>
        <w:t>והיינו דאמרי אינשי:</w:t>
      </w:r>
      <w:r w:rsidRPr="00C35A2C">
        <w:rPr>
          <w:rFonts w:ascii="Fb Fontext" w:hAnsi="Fb Fontext"/>
          <w:rtl/>
        </w:rPr>
        <w:t xml:space="preserve"> בטרם מת המת קיים הממונה תחתיו במקומו</w:t>
      </w:r>
    </w:p>
    <w:p w14:paraId="3494FCEF" w14:textId="77777777" w:rsidR="00734525" w:rsidRDefault="00734525" w:rsidP="00734525">
      <w:pPr>
        <w:pStyle w:val="affff9"/>
        <w:spacing w:before="0" w:after="60"/>
        <w:rPr>
          <w:rtl/>
        </w:rPr>
      </w:pPr>
      <w:r>
        <w:rPr>
          <w:rFonts w:hint="cs"/>
          <w:rtl/>
        </w:rPr>
        <w:t>***</w:t>
      </w:r>
    </w:p>
    <w:p w14:paraId="52B82055" w14:textId="77777777" w:rsidR="00734525" w:rsidRPr="001B450D" w:rsidRDefault="00734525" w:rsidP="00734525">
      <w:pPr>
        <w:pStyle w:val="affff9"/>
        <w:spacing w:before="0"/>
        <w:rPr>
          <w:rtl/>
        </w:rPr>
      </w:pPr>
      <w:r>
        <w:rPr>
          <w:rFonts w:hint="cs"/>
          <w:rtl/>
        </w:rPr>
        <w:t>ו' מימרות מרב</w:t>
      </w:r>
    </w:p>
    <w:p w14:paraId="7CBD4FF7" w14:textId="77777777" w:rsidR="00734525" w:rsidRPr="003C4575" w:rsidRDefault="00734525" w:rsidP="00734525">
      <w:pPr>
        <w:pStyle w:val="36"/>
        <w:framePr w:wrap="notBeside"/>
        <w:rPr>
          <w:rtl/>
        </w:rPr>
      </w:pPr>
      <w:r>
        <w:rPr>
          <w:rFonts w:hint="cs"/>
          <w:rtl/>
        </w:rPr>
        <w:t xml:space="preserve">א. </w:t>
      </w:r>
      <w:r w:rsidRPr="003C4575">
        <w:rPr>
          <w:rtl/>
        </w:rPr>
        <w:t>רבר"ה מרב:</w:t>
      </w:r>
    </w:p>
    <w:p w14:paraId="05B1B6F0" w14:textId="77777777" w:rsidR="00734525" w:rsidRPr="00C35A2C" w:rsidRDefault="00734525" w:rsidP="00734525">
      <w:pPr>
        <w:rPr>
          <w:rFonts w:ascii="Fb Fontext" w:hAnsi="Fb Fontext"/>
          <w:rtl/>
        </w:rPr>
      </w:pPr>
      <w:r w:rsidRPr="00C35A2C">
        <w:rPr>
          <w:rFonts w:ascii="Fb Fontext" w:hAnsi="Fb Fontext"/>
          <w:sz w:val="32"/>
          <w:rtl/>
        </w:rPr>
        <w:t>אבצן זה בעז.</w:t>
      </w:r>
    </w:p>
    <w:p w14:paraId="0DC3C093" w14:textId="77777777" w:rsidR="00734525" w:rsidRDefault="00734525" w:rsidP="00734525">
      <w:pPr>
        <w:spacing w:after="60"/>
        <w:rPr>
          <w:rFonts w:ascii="Fb Fontext" w:hAnsi="Fb Fontext"/>
          <w:rtl/>
        </w:rPr>
      </w:pPr>
      <w:r w:rsidRPr="00F53835">
        <w:rPr>
          <w:rStyle w:val="affffe"/>
          <w:rtl/>
        </w:rPr>
        <w:t xml:space="preserve">וקמ"ל כאידך רבר"ה מרב </w:t>
      </w:r>
      <w:r w:rsidRPr="00C35A2C">
        <w:rPr>
          <w:rFonts w:ascii="Fb Fontext" w:hAnsi="Fb Fontext"/>
          <w:rtl/>
        </w:rPr>
        <w:t>מאה ועשרים משתאות עשה בעז לבניו,</w:t>
      </w:r>
      <w:r w:rsidRPr="0059320D">
        <w:rPr>
          <w:rStyle w:val="affff8"/>
          <w:rtl/>
        </w:rPr>
        <w:t xml:space="preserve"> </w:t>
      </w:r>
      <w:r w:rsidRPr="00F10693">
        <w:rPr>
          <w:rtl/>
        </w:rPr>
        <w:t>'ו</w:t>
      </w:r>
      <w:r w:rsidRPr="0059320D">
        <w:rPr>
          <w:rStyle w:val="affff8"/>
          <w:rtl/>
        </w:rPr>
        <w:t>יהי לו שלשים בנים ושלשים בנות שלח החוצה ושלשים בנות הביא לבניו מן החוץ וישפט את ישראל שבע שנים</w:t>
      </w:r>
      <w:r w:rsidRPr="00F10693">
        <w:rPr>
          <w:rtl/>
        </w:rPr>
        <w:t>',</w:t>
      </w:r>
      <w:r w:rsidRPr="00C35A2C">
        <w:rPr>
          <w:rFonts w:ascii="Fb Fontext" w:hAnsi="Fb Fontext"/>
          <w:rtl/>
        </w:rPr>
        <w:t xml:space="preserve"> ובכל אחת ואחת עשה שני משתאות, אחד בבית אביו ואחד בבית חמיו, ובכולן לא זימן את מנוח, אמר: </w:t>
      </w:r>
      <w:r w:rsidRPr="00C35A2C">
        <w:rPr>
          <w:rFonts w:ascii="Fb Fontext" w:hAnsi="Fb Fontext" w:hint="cs"/>
          <w:rtl/>
        </w:rPr>
        <w:t>פרדה</w:t>
      </w:r>
      <w:r w:rsidRPr="00C35A2C">
        <w:rPr>
          <w:rFonts w:ascii="Fb Fontext" w:hAnsi="Fb Fontext"/>
          <w:rtl/>
        </w:rPr>
        <w:t xml:space="preserve"> עקרה לא תוכל לפרוע לו | </w:t>
      </w:r>
      <w:r w:rsidRPr="00F53835">
        <w:rPr>
          <w:rStyle w:val="affffe"/>
          <w:rtl/>
        </w:rPr>
        <w:t>תאנא:</w:t>
      </w:r>
      <w:r w:rsidRPr="00C35A2C">
        <w:rPr>
          <w:rFonts w:ascii="Fb Fontext" w:hAnsi="Fb Fontext"/>
          <w:rtl/>
        </w:rPr>
        <w:t xml:space="preserve"> וכולן מתו בחייו.</w:t>
      </w:r>
      <w:r>
        <w:rPr>
          <w:rFonts w:ascii="Fb Fontext" w:hAnsi="Fb Fontext" w:hint="cs"/>
          <w:rtl/>
        </w:rPr>
        <w:t xml:space="preserve"> </w:t>
      </w:r>
      <w:r w:rsidRPr="00F53835">
        <w:rPr>
          <w:rStyle w:val="affffe"/>
          <w:rtl/>
        </w:rPr>
        <w:t>והיינו דאמרי אינשי:</w:t>
      </w:r>
      <w:r w:rsidRPr="00C35A2C">
        <w:rPr>
          <w:rFonts w:ascii="Fb Fontext" w:hAnsi="Fb Fontext"/>
          <w:rtl/>
        </w:rPr>
        <w:t xml:space="preserve"> למה לך לילד שישים שמתים הולד אחד זריז מכולם</w:t>
      </w:r>
    </w:p>
    <w:p w14:paraId="29BF8166" w14:textId="77777777" w:rsidR="00734525" w:rsidRPr="00F53835" w:rsidRDefault="00734525" w:rsidP="00734525">
      <w:pPr>
        <w:pStyle w:val="36"/>
        <w:framePr w:wrap="notBeside"/>
        <w:rPr>
          <w:rtl/>
        </w:rPr>
      </w:pPr>
      <w:r>
        <w:rPr>
          <w:rFonts w:hint="cs"/>
          <w:rtl/>
        </w:rPr>
        <w:t xml:space="preserve">ב. </w:t>
      </w:r>
      <w:r w:rsidRPr="00F53835">
        <w:rPr>
          <w:rtl/>
        </w:rPr>
        <w:t>רחב"ר מרב:</w:t>
      </w:r>
    </w:p>
    <w:p w14:paraId="32D3F029" w14:textId="77777777" w:rsidR="00734525" w:rsidRPr="00C35A2C" w:rsidRDefault="00734525" w:rsidP="00734525">
      <w:pPr>
        <w:spacing w:after="60"/>
        <w:rPr>
          <w:rFonts w:ascii="Fb Fontext" w:hAnsi="Fb Fontext"/>
          <w:rtl/>
        </w:rPr>
      </w:pPr>
      <w:r w:rsidRPr="00C35A2C">
        <w:rPr>
          <w:rFonts w:ascii="Fb Fontext" w:hAnsi="Fb Fontext"/>
          <w:sz w:val="32"/>
          <w:rtl/>
        </w:rPr>
        <w:t>אלימלך ושלמון ופלוני אלמוני ואבי נעמי, כולן בני נחשון בן עמינדב הן.</w:t>
      </w:r>
      <w:r>
        <w:rPr>
          <w:rFonts w:ascii="Fb Fontext" w:hAnsi="Fb Fontext" w:hint="cs"/>
          <w:rtl/>
        </w:rPr>
        <w:t xml:space="preserve"> </w:t>
      </w:r>
      <w:r w:rsidRPr="00F53835">
        <w:rPr>
          <w:rStyle w:val="affffe"/>
          <w:rtl/>
        </w:rPr>
        <w:t>וקמ"ל</w:t>
      </w:r>
      <w:r>
        <w:rPr>
          <w:rStyle w:val="affffe"/>
          <w:rFonts w:hint="cs"/>
          <w:rtl/>
        </w:rPr>
        <w:t>:</w:t>
      </w:r>
      <w:r w:rsidRPr="00F53835">
        <w:rPr>
          <w:rStyle w:val="affffe"/>
          <w:rtl/>
        </w:rPr>
        <w:t xml:space="preserve"> </w:t>
      </w:r>
      <w:r w:rsidRPr="00C35A2C">
        <w:rPr>
          <w:rFonts w:ascii="Fb Fontext" w:hAnsi="Fb Fontext"/>
          <w:rtl/>
        </w:rPr>
        <w:t>דאפי</w:t>
      </w:r>
      <w:r w:rsidRPr="00F10693">
        <w:rPr>
          <w:rtl/>
        </w:rPr>
        <w:t xml:space="preserve">' </w:t>
      </w:r>
      <w:r w:rsidRPr="00C35A2C">
        <w:rPr>
          <w:rFonts w:ascii="Fb Fontext" w:hAnsi="Fb Fontext"/>
          <w:rtl/>
        </w:rPr>
        <w:t>מי שיש לו זכות אבות, אינה עומדת לו בשעה שיוצא מארץ לחוצה לארץ.</w:t>
      </w:r>
    </w:p>
    <w:p w14:paraId="07B12107" w14:textId="77777777" w:rsidR="00734525" w:rsidRPr="00F53835" w:rsidRDefault="00734525" w:rsidP="00734525">
      <w:pPr>
        <w:pStyle w:val="36"/>
        <w:framePr w:wrap="notBeside"/>
        <w:rPr>
          <w:rtl/>
        </w:rPr>
      </w:pPr>
      <w:r>
        <w:rPr>
          <w:rFonts w:hint="cs"/>
          <w:rtl/>
        </w:rPr>
        <w:t xml:space="preserve">ג. </w:t>
      </w:r>
      <w:r w:rsidRPr="00F53835">
        <w:rPr>
          <w:rtl/>
        </w:rPr>
        <w:t>רחב"ר מרב:</w:t>
      </w:r>
    </w:p>
    <w:p w14:paraId="314CABA3" w14:textId="77777777" w:rsidR="00734525" w:rsidRDefault="00734525" w:rsidP="00734525">
      <w:pPr>
        <w:rPr>
          <w:rFonts w:ascii="Fb Fontext" w:hAnsi="Fb Fontext"/>
          <w:rtl/>
        </w:rPr>
      </w:pPr>
      <w:r w:rsidRPr="00C35A2C">
        <w:rPr>
          <w:rFonts w:ascii="Fb Fontext" w:hAnsi="Fb Fontext"/>
          <w:rtl/>
        </w:rPr>
        <w:t>אמ</w:t>
      </w:r>
      <w:r>
        <w:rPr>
          <w:rFonts w:ascii="Fb Fontext" w:hAnsi="Fb Fontext" w:hint="cs"/>
          <w:rtl/>
        </w:rPr>
        <w:t>ו</w:t>
      </w:r>
      <w:r w:rsidRPr="00C35A2C">
        <w:rPr>
          <w:rFonts w:ascii="Fb Fontext" w:hAnsi="Fb Fontext"/>
          <w:rtl/>
        </w:rPr>
        <w:t xml:space="preserve"> דאברהם - אמתלאי בת כרנבו,</w:t>
      </w:r>
    </w:p>
    <w:p w14:paraId="6561587D" w14:textId="77777777" w:rsidR="00734525" w:rsidRPr="009A107B" w:rsidRDefault="00734525" w:rsidP="00734525">
      <w:pPr>
        <w:rPr>
          <w:rFonts w:ascii="Fb Fontext" w:hAnsi="Fb Fontext"/>
          <w:spacing w:val="2"/>
          <w:rtl/>
        </w:rPr>
      </w:pPr>
      <w:r w:rsidRPr="009A107B">
        <w:rPr>
          <w:rFonts w:ascii="Fb Fontext" w:hAnsi="Fb Fontext"/>
          <w:spacing w:val="2"/>
          <w:rtl/>
        </w:rPr>
        <w:t>אמ</w:t>
      </w:r>
      <w:r w:rsidRPr="009A107B">
        <w:rPr>
          <w:rFonts w:ascii="Fb Fontext" w:hAnsi="Fb Fontext" w:hint="cs"/>
          <w:spacing w:val="2"/>
          <w:rtl/>
        </w:rPr>
        <w:t>ו</w:t>
      </w:r>
      <w:r w:rsidRPr="009A107B">
        <w:rPr>
          <w:rFonts w:ascii="Fb Fontext" w:hAnsi="Fb Fontext"/>
          <w:spacing w:val="2"/>
          <w:rtl/>
        </w:rPr>
        <w:t xml:space="preserve"> דהמן - אמתלאי בת עורבתי, </w:t>
      </w:r>
      <w:r w:rsidRPr="009A107B">
        <w:rPr>
          <w:rStyle w:val="affffe"/>
          <w:spacing w:val="2"/>
          <w:rtl/>
        </w:rPr>
        <w:t>וסימניך:</w:t>
      </w:r>
      <w:r w:rsidRPr="009A107B">
        <w:rPr>
          <w:rFonts w:ascii="Fb Fontext" w:hAnsi="Fb Fontext"/>
          <w:spacing w:val="2"/>
          <w:rtl/>
        </w:rPr>
        <w:t xml:space="preserve"> טמא טמא, טהור טהור.</w:t>
      </w:r>
    </w:p>
    <w:p w14:paraId="628CB02A" w14:textId="77777777" w:rsidR="00734525" w:rsidRDefault="00734525" w:rsidP="00734525">
      <w:pPr>
        <w:rPr>
          <w:rFonts w:ascii="Fb Fontext" w:hAnsi="Fb Fontext"/>
          <w:rtl/>
        </w:rPr>
      </w:pPr>
      <w:r w:rsidRPr="00C35A2C">
        <w:rPr>
          <w:rFonts w:ascii="Fb Fontext" w:hAnsi="Fb Fontext"/>
          <w:rtl/>
        </w:rPr>
        <w:t>אמ</w:t>
      </w:r>
      <w:r>
        <w:rPr>
          <w:rFonts w:ascii="Fb Fontext" w:hAnsi="Fb Fontext" w:hint="cs"/>
          <w:rtl/>
        </w:rPr>
        <w:t>ו</w:t>
      </w:r>
      <w:r w:rsidRPr="00C35A2C">
        <w:rPr>
          <w:rFonts w:ascii="Fb Fontext" w:hAnsi="Fb Fontext"/>
          <w:rtl/>
        </w:rPr>
        <w:t xml:space="preserve"> דדוד - נצבת בת עדאל</w:t>
      </w:r>
      <w:r>
        <w:rPr>
          <w:rFonts w:ascii="Fb Fontext" w:hAnsi="Fb Fontext" w:hint="cs"/>
          <w:rtl/>
        </w:rPr>
        <w:t>,</w:t>
      </w:r>
    </w:p>
    <w:p w14:paraId="4A4F25A8" w14:textId="77777777" w:rsidR="00734525" w:rsidRPr="009A107B" w:rsidRDefault="00734525" w:rsidP="00734525">
      <w:pPr>
        <w:rPr>
          <w:rFonts w:ascii="Fb Fontext" w:hAnsi="Fb Fontext"/>
          <w:spacing w:val="2"/>
          <w:rtl/>
        </w:rPr>
      </w:pPr>
      <w:r w:rsidRPr="009A107B">
        <w:rPr>
          <w:rFonts w:ascii="Fb Fontext" w:hAnsi="Fb Fontext"/>
          <w:spacing w:val="2"/>
          <w:rtl/>
        </w:rPr>
        <w:t xml:space="preserve">אמיה דשמשון - צללפונית, ואחתיה - נשיין. </w:t>
      </w:r>
      <w:r w:rsidRPr="009A107B">
        <w:rPr>
          <w:rStyle w:val="affffe"/>
          <w:spacing w:val="2"/>
          <w:rtl/>
        </w:rPr>
        <w:t xml:space="preserve">נפק"מ </w:t>
      </w:r>
      <w:r w:rsidRPr="009A107B">
        <w:rPr>
          <w:rFonts w:ascii="Fb Fontext" w:hAnsi="Fb Fontext"/>
          <w:spacing w:val="2"/>
          <w:rtl/>
        </w:rPr>
        <w:t>לתשובת המינין</w:t>
      </w:r>
    </w:p>
    <w:p w14:paraId="5964752C" w14:textId="77777777" w:rsidR="00734525" w:rsidRPr="00C35A2C" w:rsidRDefault="00734525" w:rsidP="00734525">
      <w:pPr>
        <w:pStyle w:val="affe"/>
        <w:framePr w:wrap="around"/>
        <w:rPr>
          <w:rtl/>
        </w:rPr>
      </w:pPr>
      <w:r w:rsidRPr="00C35A2C">
        <w:rPr>
          <w:rFonts w:hint="cs"/>
          <w:rtl/>
        </w:rPr>
        <w:t>צא:</w:t>
      </w:r>
    </w:p>
    <w:p w14:paraId="7DEFFC56" w14:textId="77777777" w:rsidR="00734525" w:rsidRPr="00F53835" w:rsidRDefault="00734525" w:rsidP="00734525">
      <w:pPr>
        <w:pStyle w:val="36"/>
        <w:framePr w:wrap="notBeside"/>
        <w:rPr>
          <w:rtl/>
        </w:rPr>
      </w:pPr>
      <w:r>
        <w:rPr>
          <w:rFonts w:hint="cs"/>
          <w:rtl/>
        </w:rPr>
        <w:t xml:space="preserve">ד. </w:t>
      </w:r>
      <w:r w:rsidRPr="00F53835">
        <w:rPr>
          <w:rtl/>
        </w:rPr>
        <w:t>רחב"ר מרב:</w:t>
      </w:r>
    </w:p>
    <w:p w14:paraId="7AB069E6" w14:textId="77777777" w:rsidR="00734525" w:rsidRPr="00C35A2C" w:rsidRDefault="00734525" w:rsidP="00734525">
      <w:pPr>
        <w:rPr>
          <w:rFonts w:ascii="Fb Fontext" w:hAnsi="Fb Fontext"/>
          <w:rtl/>
        </w:rPr>
      </w:pPr>
      <w:r w:rsidRPr="00C35A2C">
        <w:rPr>
          <w:rFonts w:ascii="Fb Fontext" w:hAnsi="Fb Fontext"/>
          <w:sz w:val="32"/>
          <w:rtl/>
        </w:rPr>
        <w:t>עשר שנים נחבש אברהם אבינו, שלש בכותא ושבע בקרדו.</w:t>
      </w:r>
    </w:p>
    <w:p w14:paraId="5CDB83BB" w14:textId="77777777" w:rsidR="00734525" w:rsidRPr="00C35A2C" w:rsidRDefault="00734525" w:rsidP="00734525">
      <w:pPr>
        <w:rPr>
          <w:rFonts w:ascii="Fb Fontext" w:hAnsi="Fb Fontext"/>
          <w:rtl/>
        </w:rPr>
      </w:pPr>
      <w:r>
        <w:rPr>
          <w:rStyle w:val="affffe"/>
          <w:rFonts w:hint="cs"/>
          <w:rtl/>
        </w:rPr>
        <w:t xml:space="preserve">ר"ד </w:t>
      </w:r>
      <w:r w:rsidRPr="00F53835">
        <w:rPr>
          <w:rStyle w:val="affffe"/>
          <w:rtl/>
        </w:rPr>
        <w:t>מנהרדעא</w:t>
      </w:r>
      <w:r w:rsidRPr="00C35A2C">
        <w:rPr>
          <w:rFonts w:ascii="Fb Fontext" w:hAnsi="Fb Fontext"/>
          <w:rtl/>
        </w:rPr>
        <w:t xml:space="preserve"> מתני איפכא.</w:t>
      </w:r>
    </w:p>
    <w:p w14:paraId="6C597B6A" w14:textId="77777777" w:rsidR="00734525" w:rsidRDefault="00734525" w:rsidP="00734525">
      <w:pPr>
        <w:rPr>
          <w:rFonts w:ascii="Fb Fontext" w:hAnsi="Fb Fontext"/>
          <w:rtl/>
        </w:rPr>
      </w:pPr>
      <w:r w:rsidRPr="00F53835">
        <w:rPr>
          <w:rStyle w:val="affffe"/>
          <w:rtl/>
        </w:rPr>
        <w:t>רב חסדא:</w:t>
      </w:r>
      <w:r w:rsidRPr="00C35A2C">
        <w:rPr>
          <w:rFonts w:ascii="Fb Fontext" w:hAnsi="Fb Fontext"/>
          <w:rtl/>
        </w:rPr>
        <w:t xml:space="preserve"> </w:t>
      </w:r>
      <w:r>
        <w:rPr>
          <w:rFonts w:ascii="Fb Fontext" w:hAnsi="Fb Fontext" w:hint="cs"/>
          <w:rtl/>
        </w:rPr>
        <w:t>המעבר הצר שב</w:t>
      </w:r>
      <w:r w:rsidRPr="00C35A2C">
        <w:rPr>
          <w:rFonts w:ascii="Fb Fontext" w:hAnsi="Fb Fontext"/>
          <w:rtl/>
        </w:rPr>
        <w:t xml:space="preserve">כותא </w:t>
      </w:r>
      <w:r>
        <w:rPr>
          <w:rFonts w:ascii="Fb Fontext" w:hAnsi="Fb Fontext" w:hint="cs"/>
          <w:rtl/>
        </w:rPr>
        <w:t xml:space="preserve">- </w:t>
      </w:r>
      <w:r w:rsidRPr="00C35A2C">
        <w:rPr>
          <w:rFonts w:ascii="Fb Fontext" w:hAnsi="Fb Fontext"/>
          <w:rtl/>
        </w:rPr>
        <w:t>זהו אור כשדים.</w:t>
      </w:r>
    </w:p>
    <w:p w14:paraId="3FE09395" w14:textId="77777777" w:rsidR="00734525" w:rsidRPr="00F53835" w:rsidRDefault="00734525" w:rsidP="00734525">
      <w:pPr>
        <w:pStyle w:val="36"/>
        <w:framePr w:wrap="notBeside"/>
        <w:rPr>
          <w:rtl/>
        </w:rPr>
      </w:pPr>
      <w:r>
        <w:rPr>
          <w:rFonts w:hint="cs"/>
          <w:rtl/>
        </w:rPr>
        <w:lastRenderedPageBreak/>
        <w:t xml:space="preserve">ה. </w:t>
      </w:r>
      <w:r w:rsidRPr="00F53835">
        <w:rPr>
          <w:rtl/>
        </w:rPr>
        <w:t>רחב"ר מרב:</w:t>
      </w:r>
    </w:p>
    <w:p w14:paraId="258AA18F" w14:textId="77777777" w:rsidR="00734525" w:rsidRPr="00C35A2C" w:rsidRDefault="00734525" w:rsidP="00734525">
      <w:pPr>
        <w:rPr>
          <w:rFonts w:ascii="Fb Fontext" w:hAnsi="Fb Fontext"/>
          <w:rtl/>
        </w:rPr>
      </w:pPr>
      <w:r w:rsidRPr="00C35A2C">
        <w:rPr>
          <w:rFonts w:ascii="Fb Fontext" w:hAnsi="Fb Fontext"/>
          <w:rtl/>
        </w:rPr>
        <w:t>אותו היום שנפטר אברהם אבינו מן העולם, עמדו כל גדולי אומות העולם בשורה ואמרו: אוי לו לעולם שאבד  מנהיגו, ואוי לה לספינה שאבד קברינטא.</w:t>
      </w:r>
    </w:p>
    <w:p w14:paraId="5264AA0A" w14:textId="77777777" w:rsidR="00734525" w:rsidRPr="00F53835" w:rsidRDefault="00734525" w:rsidP="00734525">
      <w:pPr>
        <w:pStyle w:val="36"/>
        <w:framePr w:wrap="notBeside"/>
        <w:rPr>
          <w:rtl/>
        </w:rPr>
      </w:pPr>
      <w:r>
        <w:rPr>
          <w:rFonts w:hint="cs"/>
          <w:rtl/>
        </w:rPr>
        <w:t xml:space="preserve">ו. </w:t>
      </w:r>
      <w:r w:rsidRPr="00F53835">
        <w:rPr>
          <w:rtl/>
        </w:rPr>
        <w:t>רחב"ר מרב:</w:t>
      </w:r>
    </w:p>
    <w:p w14:paraId="7ADC1939" w14:textId="77777777" w:rsidR="00734525" w:rsidRPr="009A107B" w:rsidRDefault="00734525" w:rsidP="00734525">
      <w:pPr>
        <w:rPr>
          <w:rFonts w:ascii="Fb Fontext" w:hAnsi="Fb Fontext" w:cs="Guttman Vilna"/>
          <w:b/>
          <w:bCs/>
          <w:rtl/>
        </w:rPr>
      </w:pPr>
      <w:r w:rsidRPr="009A107B">
        <w:rPr>
          <w:rtl/>
        </w:rPr>
        <w:t>'וְ</w:t>
      </w:r>
      <w:r w:rsidRPr="009A107B">
        <w:rPr>
          <w:rStyle w:val="affff8"/>
          <w:rtl/>
        </w:rPr>
        <w:t>הַמִּתְנַשֵּׂא לְכֹל לְרֹאשׁ</w:t>
      </w:r>
      <w:r w:rsidRPr="009A107B">
        <w:rPr>
          <w:rtl/>
        </w:rPr>
        <w:t xml:space="preserve">' </w:t>
      </w:r>
      <w:r w:rsidRPr="009A107B">
        <w:rPr>
          <w:rFonts w:ascii="Fb Fontext" w:hAnsi="Fb Fontext"/>
          <w:rtl/>
        </w:rPr>
        <w:t>אפ</w:t>
      </w:r>
      <w:r w:rsidRPr="009A107B">
        <w:rPr>
          <w:rFonts w:ascii="Fb Fontext" w:hAnsi="Fb Fontext" w:hint="cs"/>
          <w:rtl/>
        </w:rPr>
        <w:t>י</w:t>
      </w:r>
      <w:r w:rsidRPr="009A107B">
        <w:rPr>
          <w:rtl/>
        </w:rPr>
        <w:t xml:space="preserve">' </w:t>
      </w:r>
      <w:r w:rsidRPr="009A107B">
        <w:rPr>
          <w:rFonts w:ascii="Fb Fontext" w:hAnsi="Fb Fontext"/>
          <w:rtl/>
        </w:rPr>
        <w:t xml:space="preserve">ריש גרגותא </w:t>
      </w:r>
      <w:r w:rsidRPr="009A107B">
        <w:rPr>
          <w:rFonts w:ascii="Fb Fontext" w:hAnsi="Fb Fontext" w:hint="cs"/>
          <w:rtl/>
        </w:rPr>
        <w:t>משמים מעמידים אותו</w:t>
      </w:r>
      <w:r w:rsidRPr="009A107B">
        <w:rPr>
          <w:rFonts w:ascii="Fb Fontext" w:hAnsi="Fb Fontext"/>
          <w:rtl/>
        </w:rPr>
        <w:t>.</w:t>
      </w:r>
    </w:p>
    <w:p w14:paraId="68C08682" w14:textId="77777777" w:rsidR="00734525" w:rsidRDefault="00734525" w:rsidP="00734525">
      <w:pPr>
        <w:rPr>
          <w:rFonts w:ascii="Fb Fontext" w:hAnsi="Fb Fontext"/>
          <w:sz w:val="32"/>
          <w:rtl/>
        </w:rPr>
      </w:pPr>
    </w:p>
    <w:p w14:paraId="3CF50B29" w14:textId="77777777" w:rsidR="00734525" w:rsidRPr="00F53835" w:rsidRDefault="00734525" w:rsidP="00734525">
      <w:pPr>
        <w:pStyle w:val="36"/>
        <w:framePr w:wrap="notBeside"/>
        <w:rPr>
          <w:rtl/>
        </w:rPr>
      </w:pPr>
      <w:r w:rsidRPr="00F53835">
        <w:rPr>
          <w:rtl/>
        </w:rPr>
        <w:t>רחב"א מריב"ק:</w:t>
      </w:r>
    </w:p>
    <w:p w14:paraId="1FB9E6E2" w14:textId="77777777" w:rsidR="00734525" w:rsidRPr="00C35A2C" w:rsidRDefault="00734525" w:rsidP="00734525">
      <w:pPr>
        <w:spacing w:after="60"/>
        <w:rPr>
          <w:rFonts w:ascii="Fb Fontext" w:hAnsi="Fb Fontext" w:cs="Guttman Vilna"/>
          <w:b/>
          <w:bCs/>
          <w:rtl/>
        </w:rPr>
      </w:pPr>
      <w:r w:rsidRPr="00C35A2C">
        <w:rPr>
          <w:rFonts w:ascii="Fb Fontext" w:hAnsi="Fb Fontext"/>
          <w:sz w:val="32"/>
          <w:rtl/>
        </w:rPr>
        <w:t>ח"ו  שאפי</w:t>
      </w:r>
      <w:r w:rsidRPr="00F10693">
        <w:rPr>
          <w:rtl/>
        </w:rPr>
        <w:t xml:space="preserve">' </w:t>
      </w:r>
      <w:r w:rsidRPr="00C35A2C">
        <w:rPr>
          <w:rFonts w:ascii="Fb Fontext" w:hAnsi="Fb Fontext"/>
          <w:sz w:val="32"/>
          <w:rtl/>
        </w:rPr>
        <w:t>מצאו מחלון וכליון סובין לא יצאו,</w:t>
      </w:r>
      <w:r>
        <w:rPr>
          <w:rFonts w:ascii="Fb Fontext" w:hAnsi="Fb Fontext" w:hint="cs"/>
          <w:rtl/>
        </w:rPr>
        <w:t xml:space="preserve"> </w:t>
      </w:r>
      <w:r w:rsidRPr="00F53835">
        <w:rPr>
          <w:rStyle w:val="afff8"/>
          <w:rtl/>
        </w:rPr>
        <w:t xml:space="preserve">ונענשו </w:t>
      </w:r>
      <w:r w:rsidRPr="00C35A2C">
        <w:rPr>
          <w:rFonts w:ascii="Fb Fontext" w:hAnsi="Fb Fontext"/>
          <w:rtl/>
        </w:rPr>
        <w:t xml:space="preserve">שהיה להן לבקש רחמים על דורם ולא בקשו, </w:t>
      </w:r>
      <w:r w:rsidRPr="00F53835">
        <w:rPr>
          <w:rStyle w:val="affffe"/>
          <w:rtl/>
        </w:rPr>
        <w:t>שנא'</w:t>
      </w:r>
      <w:r w:rsidRPr="00F10693">
        <w:rPr>
          <w:rtl/>
        </w:rPr>
        <w:t xml:space="preserve"> </w:t>
      </w:r>
      <w:r w:rsidRPr="00F10693">
        <w:rPr>
          <w:rFonts w:hint="cs"/>
          <w:rtl/>
        </w:rPr>
        <w:t>'</w:t>
      </w:r>
      <w:r>
        <w:rPr>
          <w:rtl/>
        </w:rPr>
        <w:t>בְּ</w:t>
      </w:r>
      <w:r>
        <w:rPr>
          <w:rStyle w:val="affff8"/>
          <w:rtl/>
        </w:rPr>
        <w:t>זַעֲקֵךְ יַצִּילֻךְ קִבּוּצַיִךְ</w:t>
      </w:r>
      <w:r w:rsidRPr="00F10693">
        <w:rPr>
          <w:rFonts w:hint="cs"/>
          <w:rtl/>
        </w:rPr>
        <w:t>'</w:t>
      </w:r>
      <w:r w:rsidRPr="00F10693">
        <w:rPr>
          <w:rtl/>
        </w:rPr>
        <w:t>.</w:t>
      </w:r>
    </w:p>
    <w:p w14:paraId="39DB2E6A" w14:textId="77777777" w:rsidR="00734525" w:rsidRPr="00F53835" w:rsidRDefault="00734525" w:rsidP="00734525">
      <w:pPr>
        <w:pStyle w:val="36"/>
        <w:framePr w:wrap="notBeside"/>
        <w:rPr>
          <w:rtl/>
        </w:rPr>
      </w:pPr>
      <w:r w:rsidRPr="00F53835">
        <w:rPr>
          <w:rtl/>
        </w:rPr>
        <w:t>רבב"ח מר"י:</w:t>
      </w:r>
    </w:p>
    <w:p w14:paraId="289068D5" w14:textId="77777777" w:rsidR="00734525" w:rsidRDefault="00734525" w:rsidP="00734525">
      <w:pPr>
        <w:rPr>
          <w:rFonts w:ascii="Fb Fontext" w:hAnsi="Fb Fontext"/>
          <w:sz w:val="32"/>
          <w:rtl/>
        </w:rPr>
      </w:pPr>
      <w:r>
        <w:rPr>
          <w:rFonts w:ascii="Fb Fontext" w:hAnsi="Fb Fontext"/>
          <w:sz w:val="32"/>
          <w:rtl/>
        </w:rPr>
        <w:t>דווקא</w:t>
      </w:r>
      <w:r w:rsidRPr="00C35A2C">
        <w:rPr>
          <w:rFonts w:ascii="Fb Fontext" w:hAnsi="Fb Fontext"/>
          <w:sz w:val="32"/>
          <w:rtl/>
        </w:rPr>
        <w:t xml:space="preserve"> מעות בזול ופירות ביוקר,</w:t>
      </w:r>
    </w:p>
    <w:p w14:paraId="4712826E" w14:textId="77777777" w:rsidR="00734525" w:rsidRPr="00C35A2C" w:rsidRDefault="00734525" w:rsidP="00734525">
      <w:pPr>
        <w:rPr>
          <w:rFonts w:ascii="Fb Fontext" w:hAnsi="Fb Fontext"/>
          <w:rtl/>
        </w:rPr>
      </w:pPr>
      <w:r w:rsidRPr="00C35A2C">
        <w:rPr>
          <w:rFonts w:ascii="Fb Fontext" w:hAnsi="Fb Fontext"/>
          <w:rtl/>
        </w:rPr>
        <w:t>אבל מעות ביוקר, אפי</w:t>
      </w:r>
      <w:r w:rsidRPr="00F10693">
        <w:rPr>
          <w:rtl/>
        </w:rPr>
        <w:t xml:space="preserve">' </w:t>
      </w:r>
      <w:r w:rsidRPr="00C35A2C">
        <w:rPr>
          <w:rFonts w:ascii="Fb Fontext" w:hAnsi="Fb Fontext"/>
          <w:rtl/>
        </w:rPr>
        <w:t>עמדו ארבע סאין בסלע - יוצאין.</w:t>
      </w:r>
    </w:p>
    <w:p w14:paraId="2C2281A4" w14:textId="77777777" w:rsidR="00734525" w:rsidRPr="00F53835" w:rsidRDefault="00734525" w:rsidP="00734525">
      <w:pPr>
        <w:pStyle w:val="36"/>
        <w:framePr w:wrap="notBeside"/>
        <w:rPr>
          <w:rtl/>
        </w:rPr>
      </w:pPr>
      <w:r>
        <w:rPr>
          <w:rFonts w:hint="cs"/>
          <w:rtl/>
        </w:rPr>
        <w:t xml:space="preserve">א. </w:t>
      </w:r>
      <w:r w:rsidRPr="00F53835">
        <w:rPr>
          <w:rtl/>
        </w:rPr>
        <w:t>דארי"ו:</w:t>
      </w:r>
    </w:p>
    <w:p w14:paraId="42D43596" w14:textId="77777777" w:rsidR="00734525" w:rsidRDefault="00734525" w:rsidP="00734525">
      <w:pPr>
        <w:rPr>
          <w:rFonts w:ascii="Fb Fontext" w:hAnsi="Fb Fontext"/>
          <w:rtl/>
        </w:rPr>
      </w:pPr>
      <w:r w:rsidRPr="00C35A2C">
        <w:rPr>
          <w:rFonts w:ascii="Fb Fontext" w:hAnsi="Fb Fontext"/>
          <w:rtl/>
        </w:rPr>
        <w:t>זכור שהיה קיים ד</w:t>
      </w:r>
      <w:r w:rsidRPr="00F10693">
        <w:rPr>
          <w:rtl/>
        </w:rPr>
        <w:t xml:space="preserve">' </w:t>
      </w:r>
      <w:r w:rsidRPr="00C35A2C">
        <w:rPr>
          <w:rFonts w:ascii="Fb Fontext" w:hAnsi="Fb Fontext"/>
          <w:rtl/>
        </w:rPr>
        <w:t>סאה בסלע והיו הרבה נפוחי כפן בטבריה דלא היה להם איסר</w:t>
      </w:r>
    </w:p>
    <w:p w14:paraId="6218A07E" w14:textId="77777777" w:rsidR="00734525" w:rsidRPr="00F53835" w:rsidRDefault="00734525" w:rsidP="00734525">
      <w:pPr>
        <w:pStyle w:val="36"/>
        <w:framePr w:wrap="notBeside"/>
        <w:rPr>
          <w:rtl/>
        </w:rPr>
      </w:pPr>
      <w:r>
        <w:rPr>
          <w:rFonts w:hint="cs"/>
          <w:rtl/>
        </w:rPr>
        <w:t xml:space="preserve">ב. </w:t>
      </w:r>
      <w:r w:rsidRPr="00F53835">
        <w:rPr>
          <w:rtl/>
        </w:rPr>
        <w:t>וארי"ו:</w:t>
      </w:r>
    </w:p>
    <w:p w14:paraId="65D1FC47" w14:textId="77777777" w:rsidR="00734525" w:rsidRPr="00C35A2C" w:rsidRDefault="00734525" w:rsidP="00734525">
      <w:pPr>
        <w:rPr>
          <w:rFonts w:ascii="Fb Fontext" w:hAnsi="Fb Fontext"/>
          <w:rtl/>
        </w:rPr>
      </w:pPr>
      <w:r w:rsidRPr="00C35A2C">
        <w:rPr>
          <w:rFonts w:ascii="Fb Fontext" w:hAnsi="Fb Fontext"/>
          <w:rtl/>
        </w:rPr>
        <w:t xml:space="preserve">זכור שלא היו פועלים משכירים עצמם </w:t>
      </w:r>
      <w:r w:rsidRPr="00C35A2C">
        <w:rPr>
          <w:rFonts w:ascii="Fb Fontext" w:hAnsi="Fb Fontext" w:hint="cs"/>
          <w:rtl/>
        </w:rPr>
        <w:t xml:space="preserve">למזרח עיר </w:t>
      </w:r>
      <w:r w:rsidRPr="00C35A2C">
        <w:rPr>
          <w:rFonts w:ascii="Fb Fontext" w:hAnsi="Fb Fontext"/>
          <w:rtl/>
        </w:rPr>
        <w:t>שהיו מתים מריח פת המשובחת של טבריה</w:t>
      </w:r>
    </w:p>
    <w:p w14:paraId="43C82F52" w14:textId="77777777" w:rsidR="00734525" w:rsidRPr="00F53835" w:rsidRDefault="00734525" w:rsidP="00734525">
      <w:pPr>
        <w:pStyle w:val="36"/>
        <w:framePr w:wrap="notBeside"/>
        <w:rPr>
          <w:rtl/>
        </w:rPr>
      </w:pPr>
      <w:r>
        <w:rPr>
          <w:rFonts w:hint="cs"/>
          <w:rtl/>
        </w:rPr>
        <w:t xml:space="preserve">ג. </w:t>
      </w:r>
      <w:r w:rsidRPr="00F53835">
        <w:rPr>
          <w:rtl/>
        </w:rPr>
        <w:t>ואר"יו:</w:t>
      </w:r>
    </w:p>
    <w:p w14:paraId="71CC3C78" w14:textId="77777777" w:rsidR="00734525" w:rsidRDefault="00734525" w:rsidP="00734525">
      <w:pPr>
        <w:rPr>
          <w:rFonts w:ascii="Fb Fontext" w:hAnsi="Fb Fontext"/>
          <w:sz w:val="32"/>
          <w:rtl/>
        </w:rPr>
      </w:pPr>
      <w:r w:rsidRPr="00C35A2C">
        <w:rPr>
          <w:rFonts w:ascii="Fb Fontext" w:hAnsi="Fb Fontext"/>
          <w:sz w:val="32"/>
          <w:rtl/>
        </w:rPr>
        <w:t>זכור שינוקא היה בוצע חרוב והיו שתי ידיו מתמלאות בדבש</w:t>
      </w:r>
    </w:p>
    <w:p w14:paraId="4338C613" w14:textId="77777777" w:rsidR="00734525" w:rsidRPr="00F53835" w:rsidRDefault="00734525" w:rsidP="00734525">
      <w:pPr>
        <w:pStyle w:val="36"/>
        <w:framePr w:wrap="notBeside"/>
        <w:rPr>
          <w:rtl/>
        </w:rPr>
      </w:pPr>
      <w:r>
        <w:rPr>
          <w:rFonts w:hint="cs"/>
          <w:rtl/>
        </w:rPr>
        <w:t xml:space="preserve">ד. </w:t>
      </w:r>
      <w:r w:rsidRPr="00F53835">
        <w:rPr>
          <w:rtl/>
        </w:rPr>
        <w:t>ואר"א:</w:t>
      </w:r>
    </w:p>
    <w:p w14:paraId="741391C1" w14:textId="77777777" w:rsidR="00734525" w:rsidRPr="009A107B" w:rsidRDefault="00734525" w:rsidP="00734525">
      <w:pPr>
        <w:rPr>
          <w:rFonts w:ascii="Fb Fontext" w:hAnsi="Fb Fontext"/>
          <w:spacing w:val="-4"/>
          <w:rtl/>
        </w:rPr>
      </w:pPr>
      <w:r w:rsidRPr="009A107B">
        <w:rPr>
          <w:rFonts w:ascii="Fb Fontext" w:hAnsi="Fb Fontext"/>
          <w:spacing w:val="-4"/>
          <w:rtl/>
        </w:rPr>
        <w:t>זכור שהיה נוטל עורב בשר ונסרך חוט שומן מראש הכותל ועד הקרקע</w:t>
      </w:r>
    </w:p>
    <w:p w14:paraId="2DCB8490" w14:textId="77777777" w:rsidR="00734525" w:rsidRPr="00F53835" w:rsidRDefault="00734525" w:rsidP="00734525">
      <w:pPr>
        <w:pStyle w:val="36"/>
        <w:framePr w:wrap="notBeside"/>
        <w:rPr>
          <w:rtl/>
        </w:rPr>
      </w:pPr>
      <w:r>
        <w:rPr>
          <w:rFonts w:hint="cs"/>
          <w:rtl/>
        </w:rPr>
        <w:t xml:space="preserve">ה. </w:t>
      </w:r>
      <w:r w:rsidRPr="00F53835">
        <w:rPr>
          <w:rtl/>
        </w:rPr>
        <w:t>וארי"ו:</w:t>
      </w:r>
    </w:p>
    <w:p w14:paraId="73A94E11" w14:textId="77777777" w:rsidR="00734525" w:rsidRPr="00C35A2C" w:rsidRDefault="00734525" w:rsidP="00734525">
      <w:pPr>
        <w:rPr>
          <w:rFonts w:ascii="Fb Fontext" w:hAnsi="Fb Fontext"/>
          <w:rtl/>
        </w:rPr>
      </w:pPr>
      <w:r w:rsidRPr="00C35A2C">
        <w:rPr>
          <w:rFonts w:ascii="Fb Fontext" w:hAnsi="Fb Fontext"/>
          <w:rtl/>
        </w:rPr>
        <w:t>זכור שהיו מטיילים ילד וילדה בשוק בני ט"ז וי"ז ולא היו חוטאים</w:t>
      </w:r>
    </w:p>
    <w:p w14:paraId="4124E680" w14:textId="77777777" w:rsidR="00734525" w:rsidRPr="00F53835" w:rsidRDefault="00734525" w:rsidP="00734525">
      <w:pPr>
        <w:pStyle w:val="36"/>
        <w:framePr w:wrap="notBeside"/>
        <w:rPr>
          <w:rtl/>
        </w:rPr>
      </w:pPr>
      <w:r>
        <w:rPr>
          <w:rFonts w:hint="cs"/>
          <w:rtl/>
        </w:rPr>
        <w:t xml:space="preserve">ו. </w:t>
      </w:r>
      <w:r w:rsidRPr="00F53835">
        <w:rPr>
          <w:rtl/>
        </w:rPr>
        <w:t>וארי"ו:</w:t>
      </w:r>
    </w:p>
    <w:p w14:paraId="3FAB8DF3" w14:textId="77777777" w:rsidR="00734525" w:rsidRDefault="00734525" w:rsidP="00734525">
      <w:pPr>
        <w:rPr>
          <w:rFonts w:ascii="Fb Fontext" w:hAnsi="Fb Fontext"/>
          <w:rtl/>
        </w:rPr>
      </w:pPr>
      <w:r w:rsidRPr="00C35A2C">
        <w:rPr>
          <w:rFonts w:ascii="Fb Fontext" w:hAnsi="Fb Fontext"/>
          <w:rtl/>
        </w:rPr>
        <w:t>זכור שהיו אומרים בביהמ"ד המודה לעכו"ם נופל בידיהם, והבוטח בהם שלו שלהם</w:t>
      </w:r>
    </w:p>
    <w:p w14:paraId="337167C3" w14:textId="77777777" w:rsidR="00734525" w:rsidRPr="001B450D" w:rsidRDefault="00734525" w:rsidP="00734525">
      <w:pPr>
        <w:pStyle w:val="aff9"/>
        <w:rPr>
          <w:rtl/>
        </w:rPr>
      </w:pPr>
      <w:r w:rsidRPr="001B450D">
        <w:rPr>
          <w:rFonts w:hint="cs"/>
          <w:rtl/>
        </w:rPr>
        <w:t>***</w:t>
      </w:r>
    </w:p>
    <w:p w14:paraId="20A67E6E" w14:textId="77777777" w:rsidR="00734525" w:rsidRDefault="00734525" w:rsidP="00734525">
      <w:pPr>
        <w:rPr>
          <w:rFonts w:ascii="Fb Fontext" w:hAnsi="Fb Fontext"/>
          <w:sz w:val="32"/>
          <w:rtl/>
        </w:rPr>
      </w:pPr>
      <w:r w:rsidRPr="00F10693">
        <w:rPr>
          <w:rtl/>
        </w:rPr>
        <w:t>'מ</w:t>
      </w:r>
      <w:r w:rsidRPr="0008384F">
        <w:rPr>
          <w:rStyle w:val="affff8"/>
          <w:rtl/>
        </w:rPr>
        <w:t>חלון וכליון</w:t>
      </w:r>
      <w:r w:rsidRPr="00F10693">
        <w:rPr>
          <w:rtl/>
        </w:rPr>
        <w:t>',</w:t>
      </w:r>
      <w:r w:rsidRPr="0059320D">
        <w:rPr>
          <w:rStyle w:val="affff8"/>
          <w:rtl/>
        </w:rPr>
        <w:t xml:space="preserve"> </w:t>
      </w:r>
      <w:r w:rsidRPr="00F10693">
        <w:rPr>
          <w:rtl/>
        </w:rPr>
        <w:t>'י</w:t>
      </w:r>
      <w:r w:rsidRPr="0059320D">
        <w:rPr>
          <w:rStyle w:val="affff8"/>
          <w:rtl/>
        </w:rPr>
        <w:t>ואש ושרף</w:t>
      </w:r>
      <w:r w:rsidRPr="00F10693">
        <w:rPr>
          <w:rtl/>
        </w:rPr>
        <w:t xml:space="preserve">' </w:t>
      </w:r>
    </w:p>
    <w:p w14:paraId="2E4D0C97" w14:textId="77777777" w:rsidR="00734525" w:rsidRPr="00F53835" w:rsidRDefault="00734525" w:rsidP="00734525">
      <w:pPr>
        <w:pStyle w:val="36"/>
        <w:framePr w:wrap="notBeside"/>
        <w:rPr>
          <w:rtl/>
        </w:rPr>
      </w:pPr>
      <w:r w:rsidRPr="00F53835">
        <w:rPr>
          <w:rtl/>
        </w:rPr>
        <w:t>– רב ושמואל</w:t>
      </w:r>
      <w:r>
        <w:rPr>
          <w:rFonts w:hint="cs"/>
          <w:rtl/>
        </w:rPr>
        <w:t xml:space="preserve"> לחד:</w:t>
      </w:r>
    </w:p>
    <w:p w14:paraId="5CE8D365" w14:textId="77777777" w:rsidR="00734525" w:rsidRPr="00C35A2C" w:rsidRDefault="00734525" w:rsidP="00734525">
      <w:pPr>
        <w:rPr>
          <w:rFonts w:ascii="Fb Fontext" w:hAnsi="Fb Fontext"/>
          <w:rtl/>
        </w:rPr>
      </w:pPr>
      <w:r w:rsidRPr="00F53835">
        <w:rPr>
          <w:rStyle w:val="affff8"/>
          <w:rtl/>
        </w:rPr>
        <w:t>יואש</w:t>
      </w:r>
      <w:r w:rsidRPr="00C35A2C">
        <w:rPr>
          <w:rFonts w:ascii="Fb Fontext" w:hAnsi="Fb Fontext"/>
          <w:rtl/>
        </w:rPr>
        <w:t xml:space="preserve"> שנתיאשו מן הגאולה, </w:t>
      </w:r>
      <w:r w:rsidRPr="00F53835">
        <w:rPr>
          <w:rStyle w:val="affff8"/>
          <w:rtl/>
        </w:rPr>
        <w:t>שרף</w:t>
      </w:r>
      <w:r w:rsidRPr="00C35A2C">
        <w:rPr>
          <w:rFonts w:ascii="Fb Fontext" w:hAnsi="Fb Fontext"/>
          <w:rtl/>
        </w:rPr>
        <w:t xml:space="preserve"> שנתחייבו שריפה למקום</w:t>
      </w:r>
    </w:p>
    <w:p w14:paraId="6B02C206" w14:textId="77777777" w:rsidR="00734525" w:rsidRPr="00F53835" w:rsidRDefault="00734525" w:rsidP="00734525">
      <w:pPr>
        <w:pStyle w:val="36"/>
        <w:framePr w:wrap="notBeside"/>
        <w:rPr>
          <w:rtl/>
        </w:rPr>
      </w:pPr>
      <w:r w:rsidRPr="00F53835">
        <w:rPr>
          <w:rtl/>
        </w:rPr>
        <w:t>ו</w:t>
      </w:r>
      <w:r w:rsidRPr="00F53835">
        <w:rPr>
          <w:rFonts w:hint="cs"/>
          <w:rtl/>
        </w:rPr>
        <w:t>ל</w:t>
      </w:r>
      <w:r w:rsidRPr="00F53835">
        <w:rPr>
          <w:rtl/>
        </w:rPr>
        <w:t>חד</w:t>
      </w:r>
    </w:p>
    <w:p w14:paraId="63DA5571" w14:textId="77777777" w:rsidR="00734525" w:rsidRPr="00C35A2C" w:rsidRDefault="00734525" w:rsidP="00734525">
      <w:pPr>
        <w:spacing w:after="60"/>
        <w:rPr>
          <w:rFonts w:ascii="Fb Fontext" w:hAnsi="Fb Fontext"/>
          <w:rtl/>
        </w:rPr>
      </w:pPr>
      <w:r w:rsidRPr="00F53835">
        <w:rPr>
          <w:rStyle w:val="affff8"/>
          <w:rtl/>
        </w:rPr>
        <w:t>מחלון</w:t>
      </w:r>
      <w:r>
        <w:rPr>
          <w:rFonts w:ascii="Fb Fontext" w:hAnsi="Fb Fontext"/>
          <w:rtl/>
        </w:rPr>
        <w:t xml:space="preserve"> </w:t>
      </w:r>
      <w:r w:rsidRPr="00C35A2C">
        <w:rPr>
          <w:rFonts w:ascii="Fb Fontext" w:hAnsi="Fb Fontext"/>
          <w:rtl/>
        </w:rPr>
        <w:t>שעשו גופן חול</w:t>
      </w:r>
      <w:r>
        <w:rPr>
          <w:rFonts w:ascii="Fb Fontext" w:hAnsi="Fb Fontext"/>
          <w:rtl/>
        </w:rPr>
        <w:t xml:space="preserve">ין, </w:t>
      </w:r>
      <w:r w:rsidRPr="00F53835">
        <w:rPr>
          <w:rStyle w:val="affff8"/>
          <w:rtl/>
        </w:rPr>
        <w:t>וכליון</w:t>
      </w:r>
      <w:r>
        <w:rPr>
          <w:rFonts w:ascii="Fb Fontext" w:hAnsi="Fb Fontext"/>
          <w:rtl/>
        </w:rPr>
        <w:t xml:space="preserve"> </w:t>
      </w:r>
      <w:r w:rsidRPr="00C35A2C">
        <w:rPr>
          <w:rFonts w:ascii="Fb Fontext" w:hAnsi="Fb Fontext"/>
          <w:rtl/>
        </w:rPr>
        <w:t xml:space="preserve"> שנתחייבו כליה למקום.</w:t>
      </w:r>
    </w:p>
    <w:p w14:paraId="4A0CB43B" w14:textId="77777777" w:rsidR="00734525" w:rsidRPr="00F53835" w:rsidRDefault="00734525" w:rsidP="00734525">
      <w:pPr>
        <w:pStyle w:val="36"/>
        <w:framePr w:wrap="notBeside"/>
        <w:rPr>
          <w:rtl/>
        </w:rPr>
      </w:pPr>
      <w:r w:rsidRPr="00F53835">
        <w:rPr>
          <w:rtl/>
        </w:rPr>
        <w:t>תניא כמ"ד:</w:t>
      </w:r>
    </w:p>
    <w:p w14:paraId="646B0FA7" w14:textId="77777777" w:rsidR="00734525" w:rsidRPr="00F53835" w:rsidRDefault="00734525" w:rsidP="00734525">
      <w:pPr>
        <w:rPr>
          <w:rStyle w:val="affff8"/>
          <w:rtl/>
        </w:rPr>
      </w:pPr>
      <w:r w:rsidRPr="00C35A2C">
        <w:rPr>
          <w:rFonts w:ascii="Fb Fontext" w:hAnsi="Fb Fontext"/>
          <w:rtl/>
        </w:rPr>
        <w:t>מחלון וכליון שמן.</w:t>
      </w:r>
      <w:r>
        <w:rPr>
          <w:rFonts w:ascii="Fb Fontext" w:hAnsi="Fb Fontext" w:hint="cs"/>
          <w:rtl/>
        </w:rPr>
        <w:t xml:space="preserve">- </w:t>
      </w:r>
      <w:r>
        <w:rPr>
          <w:rStyle w:val="affff8"/>
          <w:rtl/>
        </w:rPr>
        <w:t>וְיוֹקִים וְאַנְשֵׁי כֹזֵבָא וְיוֹאָשׁ וְשָׂרָף אֲשֶׁר בָּעֲלוּ לְמוֹאָב וְיָשֻׁבִי לָחֶם וְהַדְּבָרִים עַתִּיקִי</w:t>
      </w:r>
      <w:r w:rsidRPr="00F53835">
        <w:rPr>
          <w:rStyle w:val="affff8"/>
          <w:rtl/>
        </w:rPr>
        <w:t>ם</w:t>
      </w:r>
      <w:r>
        <w:rPr>
          <w:rStyle w:val="affff8"/>
          <w:rFonts w:hint="cs"/>
          <w:rtl/>
        </w:rPr>
        <w:t>'</w:t>
      </w:r>
    </w:p>
    <w:p w14:paraId="7A4459CC" w14:textId="77777777" w:rsidR="00734525" w:rsidRPr="00C35A2C" w:rsidRDefault="00734525" w:rsidP="00734525">
      <w:pPr>
        <w:rPr>
          <w:rFonts w:ascii="Fb Fontext" w:hAnsi="Fb Fontext"/>
          <w:rtl/>
        </w:rPr>
      </w:pPr>
      <w:r w:rsidRPr="00BF4767">
        <w:rPr>
          <w:rStyle w:val="affff8"/>
          <w:rtl/>
        </w:rPr>
        <w:t>ויוקים</w:t>
      </w:r>
      <w:r w:rsidRPr="00C35A2C">
        <w:rPr>
          <w:rFonts w:ascii="Fb Fontext" w:hAnsi="Fb Fontext"/>
          <w:rtl/>
        </w:rPr>
        <w:t xml:space="preserve"> - זה יהושע שהקים שבועה לאנשי גבעון.</w:t>
      </w:r>
    </w:p>
    <w:p w14:paraId="2B35E909" w14:textId="77777777" w:rsidR="00734525" w:rsidRPr="00C35A2C" w:rsidRDefault="00734525" w:rsidP="00734525">
      <w:pPr>
        <w:rPr>
          <w:rFonts w:ascii="Fb Fontext" w:hAnsi="Fb Fontext"/>
          <w:rtl/>
        </w:rPr>
      </w:pPr>
      <w:r w:rsidRPr="00BF4767">
        <w:rPr>
          <w:rStyle w:val="affff8"/>
          <w:rtl/>
        </w:rPr>
        <w:t>ואנשי כוזיבא</w:t>
      </w:r>
      <w:r w:rsidRPr="00C35A2C">
        <w:rPr>
          <w:rFonts w:ascii="Fb Fontext" w:hAnsi="Fb Fontext"/>
          <w:rtl/>
        </w:rPr>
        <w:t xml:space="preserve"> - אלו אנשי גבעון שכזבו ביהושע.</w:t>
      </w:r>
    </w:p>
    <w:p w14:paraId="4E39D6E9" w14:textId="77777777" w:rsidR="00734525" w:rsidRDefault="00734525" w:rsidP="00734525">
      <w:pPr>
        <w:rPr>
          <w:rFonts w:ascii="Fb Fontext" w:hAnsi="Fb Fontext"/>
          <w:rtl/>
        </w:rPr>
      </w:pPr>
      <w:r w:rsidRPr="00BF4767">
        <w:rPr>
          <w:rStyle w:val="affff8"/>
          <w:rtl/>
        </w:rPr>
        <w:t>ויואש ושרף</w:t>
      </w:r>
      <w:r w:rsidRPr="00C35A2C">
        <w:rPr>
          <w:rFonts w:ascii="Fb Fontext" w:hAnsi="Fb Fontext"/>
          <w:rtl/>
        </w:rPr>
        <w:t xml:space="preserve"> - אלו מחלון וכליון, ולמה נקרא שמן יואש ושרף? </w:t>
      </w:r>
    </w:p>
    <w:p w14:paraId="1BF67DEA" w14:textId="77777777" w:rsidR="00734525" w:rsidRPr="00C35A2C" w:rsidRDefault="00734525" w:rsidP="00734525">
      <w:pPr>
        <w:rPr>
          <w:rFonts w:ascii="Fb Fontext" w:hAnsi="Fb Fontext"/>
          <w:rtl/>
        </w:rPr>
      </w:pPr>
      <w:r w:rsidRPr="00BF4767">
        <w:rPr>
          <w:rStyle w:val="affff8"/>
          <w:rtl/>
        </w:rPr>
        <w:t xml:space="preserve">יואש </w:t>
      </w:r>
      <w:r w:rsidRPr="00C35A2C">
        <w:rPr>
          <w:rFonts w:ascii="Fb Fontext" w:hAnsi="Fb Fontext"/>
          <w:rtl/>
        </w:rPr>
        <w:t xml:space="preserve">- שנתיאשו מן הגאולה, </w:t>
      </w:r>
      <w:r w:rsidRPr="00F53835">
        <w:rPr>
          <w:rStyle w:val="affff8"/>
          <w:rtl/>
        </w:rPr>
        <w:t>שרף</w:t>
      </w:r>
      <w:r w:rsidRPr="00C35A2C">
        <w:rPr>
          <w:rFonts w:ascii="Fb Fontext" w:hAnsi="Fb Fontext"/>
          <w:rtl/>
        </w:rPr>
        <w:t xml:space="preserve"> - שנתחייבו שריפה למקום.</w:t>
      </w:r>
    </w:p>
    <w:p w14:paraId="5A49489B" w14:textId="77777777" w:rsidR="00734525" w:rsidRPr="00C35A2C" w:rsidRDefault="00734525" w:rsidP="00734525">
      <w:pPr>
        <w:rPr>
          <w:rFonts w:ascii="Fb Fontext" w:hAnsi="Fb Fontext"/>
          <w:rtl/>
        </w:rPr>
      </w:pPr>
      <w:r w:rsidRPr="00BF4767">
        <w:rPr>
          <w:rStyle w:val="affff8"/>
          <w:rtl/>
        </w:rPr>
        <w:t>אשר בעלו למואב</w:t>
      </w:r>
      <w:r w:rsidRPr="00C35A2C">
        <w:rPr>
          <w:rFonts w:ascii="Fb Fontext" w:hAnsi="Fb Fontext"/>
          <w:rtl/>
        </w:rPr>
        <w:t xml:space="preserve"> - שנשאו נשים מואביות.</w:t>
      </w:r>
    </w:p>
    <w:p w14:paraId="487350E7" w14:textId="77777777" w:rsidR="00734525" w:rsidRPr="00C35A2C" w:rsidRDefault="00734525" w:rsidP="00734525">
      <w:pPr>
        <w:rPr>
          <w:rFonts w:ascii="Fb Fontext" w:hAnsi="Fb Fontext"/>
          <w:rtl/>
        </w:rPr>
      </w:pPr>
      <w:r w:rsidRPr="00BF4767">
        <w:rPr>
          <w:rStyle w:val="affff8"/>
          <w:rtl/>
        </w:rPr>
        <w:t>וישבי לחם</w:t>
      </w:r>
      <w:r w:rsidRPr="00C35A2C">
        <w:rPr>
          <w:rFonts w:ascii="Fb Fontext" w:hAnsi="Fb Fontext"/>
          <w:rtl/>
        </w:rPr>
        <w:t xml:space="preserve"> - זו רות המואביה ששבה ונדבקה בבית לחם יהודה.</w:t>
      </w:r>
    </w:p>
    <w:p w14:paraId="0AF38BA8" w14:textId="77777777" w:rsidR="00734525" w:rsidRDefault="00734525" w:rsidP="00734525">
      <w:pPr>
        <w:spacing w:after="60"/>
        <w:rPr>
          <w:rFonts w:ascii="Fb Fontext" w:hAnsi="Fb Fontext"/>
          <w:rtl/>
        </w:rPr>
      </w:pPr>
      <w:r w:rsidRPr="00BF4767">
        <w:rPr>
          <w:rStyle w:val="affff8"/>
          <w:rtl/>
        </w:rPr>
        <w:t>והדברים עתיקים</w:t>
      </w:r>
      <w:r w:rsidRPr="00C35A2C">
        <w:rPr>
          <w:rFonts w:ascii="Fb Fontext" w:hAnsi="Fb Fontext"/>
          <w:rtl/>
        </w:rPr>
        <w:t xml:space="preserve"> - דברים הללו עתיק יומיא אמרן,</w:t>
      </w:r>
    </w:p>
    <w:p w14:paraId="3C41686D" w14:textId="77777777" w:rsidR="00734525" w:rsidRPr="009A107B" w:rsidRDefault="00734525" w:rsidP="00734525">
      <w:pPr>
        <w:pStyle w:val="affff7"/>
        <w:rPr>
          <w:spacing w:val="0"/>
          <w:rtl/>
        </w:rPr>
      </w:pPr>
      <w:r w:rsidRPr="009A107B">
        <w:rPr>
          <w:spacing w:val="0"/>
          <w:rtl/>
        </w:rPr>
        <w:t>'</w:t>
      </w:r>
      <w:r>
        <w:rPr>
          <w:rStyle w:val="affff8"/>
          <w:spacing w:val="0"/>
          <w:rtl/>
          <w:rPrChange w:id="9021" w:author="מנוע פסוקים" w:date="2026-10-05T16:38:03Z">
            <w:rPr>
              <w:spacing w:val="0"/>
              <w:rtl/>
            </w:rPr>
          </w:rPrChange>
        </w:rPr>
        <w:t xml:space="preserve">הֵמָּה הַיּוֹצְרִים וְיֹשְׁבֵי נְטָעִים וּגְדֵרָה עִם הַמֶּלֶךְ בִּמְלַאכְתּוֹ יָשְׁבוּ שָׁ</w:t>
      </w:r>
      <w:r>
        <w:rPr>
          <w:rStyle w:val="affff8"/>
          <w:spacing w:val="0"/>
          <w:rtl/>
          <w:rPrChange w:id="9022" w:author="מנוע פסוקים" w:date="2026-10-05T16:38:03Z">
            <w:rPr>
              <w:spacing w:val="0"/>
              <w:rtl/>
            </w:rPr>
          </w:rPrChange>
        </w:rPr>
        <w:t xml:space="preserve">ם</w:t>
      </w:r>
      <w:r>
        <w:rPr>
          <w:spacing w:val="0"/>
          <w:rtl/>
        </w:rPr>
        <w:t xml:space="preserve">',</w:t>
      </w:r>
    </w:p>
    <w:p w14:paraId="344FE082" w14:textId="77777777" w:rsidR="00734525" w:rsidRPr="00C35A2C" w:rsidRDefault="00734525" w:rsidP="00734525">
      <w:pPr>
        <w:rPr>
          <w:rFonts w:ascii="Fb Fontext" w:hAnsi="Fb Fontext"/>
          <w:rtl/>
        </w:rPr>
      </w:pPr>
      <w:r w:rsidRPr="00BF4767">
        <w:rPr>
          <w:rStyle w:val="affff8"/>
          <w:rtl/>
        </w:rPr>
        <w:t>המה היוצרים</w:t>
      </w:r>
      <w:r w:rsidRPr="00C35A2C">
        <w:rPr>
          <w:rFonts w:ascii="Fb Fontext" w:hAnsi="Fb Fontext"/>
          <w:rtl/>
        </w:rPr>
        <w:t xml:space="preserve"> - אלו בני יונדב בן רכב שנצרו שבועת אביהם.</w:t>
      </w:r>
    </w:p>
    <w:p w14:paraId="7764BCEE" w14:textId="77777777" w:rsidR="00734525" w:rsidRPr="00C35A2C" w:rsidRDefault="00734525" w:rsidP="00734525">
      <w:pPr>
        <w:rPr>
          <w:rFonts w:ascii="Fb Fontext" w:hAnsi="Fb Fontext"/>
          <w:rtl/>
        </w:rPr>
      </w:pPr>
      <w:r w:rsidRPr="00BF4767">
        <w:rPr>
          <w:rStyle w:val="affff8"/>
          <w:rtl/>
        </w:rPr>
        <w:t>יושבי נטעים</w:t>
      </w:r>
      <w:r w:rsidRPr="00C35A2C">
        <w:rPr>
          <w:rFonts w:ascii="Fb Fontext" w:hAnsi="Fb Fontext"/>
          <w:rtl/>
        </w:rPr>
        <w:t xml:space="preserve"> - זה שלמה שדומה לנטיעה במלכותו.</w:t>
      </w:r>
    </w:p>
    <w:p w14:paraId="6EB0F144" w14:textId="77777777" w:rsidR="00734525" w:rsidRPr="00C35A2C" w:rsidRDefault="00734525" w:rsidP="00734525">
      <w:pPr>
        <w:rPr>
          <w:rFonts w:ascii="Fb Fontext" w:hAnsi="Fb Fontext"/>
          <w:rtl/>
        </w:rPr>
      </w:pPr>
      <w:r w:rsidRPr="00BF4767">
        <w:rPr>
          <w:rStyle w:val="affff8"/>
          <w:rtl/>
        </w:rPr>
        <w:t xml:space="preserve">וגדרה </w:t>
      </w:r>
      <w:r w:rsidRPr="00C35A2C">
        <w:rPr>
          <w:rFonts w:ascii="Fb Fontext" w:hAnsi="Fb Fontext"/>
          <w:rtl/>
        </w:rPr>
        <w:t>- זו סנהדרין שגדרו פרצותיהן של ישראל.</w:t>
      </w:r>
    </w:p>
    <w:p w14:paraId="1524B2D2" w14:textId="77777777" w:rsidR="00734525" w:rsidRPr="0081371E" w:rsidRDefault="00734525" w:rsidP="00734525">
      <w:pPr>
        <w:spacing w:after="60"/>
        <w:rPr>
          <w:rStyle w:val="afff8"/>
          <w:rtl/>
        </w:rPr>
      </w:pPr>
      <w:r w:rsidRPr="00BF4767">
        <w:rPr>
          <w:rStyle w:val="affff8"/>
          <w:rtl/>
        </w:rPr>
        <w:t>עם המלך במלאכתו ישבו שם -</w:t>
      </w:r>
      <w:r w:rsidRPr="00C35A2C">
        <w:rPr>
          <w:rFonts w:ascii="Fb Fontext" w:hAnsi="Fb Fontext"/>
          <w:rtl/>
        </w:rPr>
        <w:t xml:space="preserve"> זו רות המואביה שראתה במלכות שלמה בן בנו של בן בנה, </w:t>
      </w:r>
      <w:r w:rsidRPr="00B011CC">
        <w:rPr>
          <w:rStyle w:val="affff8"/>
          <w:rtl/>
        </w:rPr>
        <w:t>ד</w:t>
      </w:r>
      <w:r w:rsidRPr="00F10693">
        <w:rPr>
          <w:rtl/>
        </w:rPr>
        <w:t>'ו</w:t>
      </w:r>
      <w:r w:rsidRPr="00B011CC">
        <w:rPr>
          <w:rStyle w:val="affff8"/>
          <w:rtl/>
        </w:rPr>
        <w:t>ישם כסא לאם המלך</w:t>
      </w:r>
      <w:r w:rsidRPr="00F10693">
        <w:rPr>
          <w:rtl/>
        </w:rPr>
        <w:t>',</w:t>
      </w:r>
      <w:r w:rsidRPr="00C35A2C">
        <w:rPr>
          <w:rFonts w:ascii="Fb Fontext" w:hAnsi="Fb Fontext"/>
          <w:rtl/>
        </w:rPr>
        <w:t xml:space="preserve"> </w:t>
      </w:r>
      <w:r w:rsidRPr="00F53835">
        <w:rPr>
          <w:rStyle w:val="affffe"/>
          <w:rtl/>
        </w:rPr>
        <w:t>ואר"א:</w:t>
      </w:r>
      <w:r w:rsidRPr="00C35A2C">
        <w:rPr>
          <w:rFonts w:ascii="Fb Fontext" w:hAnsi="Fb Fontext"/>
          <w:rtl/>
        </w:rPr>
        <w:t xml:space="preserve"> לאמה של מלכות.</w:t>
      </w:r>
    </w:p>
    <w:p w14:paraId="3BECD22B" w14:textId="77777777" w:rsidR="00734525" w:rsidRPr="00F53835" w:rsidRDefault="00734525" w:rsidP="00734525">
      <w:pPr>
        <w:pStyle w:val="36"/>
        <w:framePr w:wrap="notBeside"/>
        <w:rPr>
          <w:rtl/>
        </w:rPr>
      </w:pPr>
      <w:r w:rsidRPr="00F53835">
        <w:rPr>
          <w:rtl/>
        </w:rPr>
        <w:t>• ת"ר:</w:t>
      </w:r>
    </w:p>
    <w:p w14:paraId="07479816" w14:textId="77777777" w:rsidR="00734525" w:rsidRDefault="00734525" w:rsidP="00734525">
      <w:pPr>
        <w:rPr>
          <w:rFonts w:ascii="Fb Fontext" w:hAnsi="Fb Fontext"/>
          <w:sz w:val="32"/>
          <w:rtl/>
        </w:rPr>
      </w:pPr>
      <w:r w:rsidRPr="00F10693">
        <w:rPr>
          <w:rtl/>
        </w:rPr>
        <w:t>'</w:t>
      </w:r>
      <w:r>
        <w:rPr>
          <w:rtl/>
        </w:rPr>
        <w:t>וַ</w:t>
      </w:r>
      <w:r>
        <w:rPr>
          <w:rStyle w:val="affff8"/>
          <w:rtl/>
        </w:rPr>
        <w:t>אֲכַלְתֶּם מִן הַתְּבוּאָה יָשָׁ</w:t>
      </w:r>
      <w:r w:rsidRPr="00B011CC">
        <w:rPr>
          <w:rStyle w:val="affff8"/>
          <w:rtl/>
        </w:rPr>
        <w:t>ן</w:t>
      </w:r>
      <w:r w:rsidRPr="00F10693">
        <w:rPr>
          <w:rtl/>
        </w:rPr>
        <w:t xml:space="preserve">' </w:t>
      </w:r>
      <w:r w:rsidRPr="00C35A2C">
        <w:rPr>
          <w:rFonts w:ascii="Fb Fontext" w:hAnsi="Fb Fontext"/>
          <w:sz w:val="32"/>
          <w:rtl/>
        </w:rPr>
        <w:t>- בלא סלמנטון.</w:t>
      </w:r>
    </w:p>
    <w:p w14:paraId="60A23D03" w14:textId="77777777" w:rsidR="00734525" w:rsidRPr="00C35A2C" w:rsidRDefault="00734525" w:rsidP="00734525">
      <w:pPr>
        <w:rPr>
          <w:rFonts w:ascii="Fb Fontext" w:hAnsi="Fb Fontext"/>
          <w:rtl/>
        </w:rPr>
      </w:pPr>
      <w:r w:rsidRPr="00F53835">
        <w:rPr>
          <w:rStyle w:val="affffe"/>
          <w:rtl/>
        </w:rPr>
        <w:t xml:space="preserve">ר"נ: </w:t>
      </w:r>
      <w:r w:rsidRPr="00C35A2C">
        <w:rPr>
          <w:rFonts w:ascii="Fb Fontext" w:hAnsi="Fb Fontext"/>
          <w:sz w:val="32"/>
          <w:rtl/>
        </w:rPr>
        <w:t>בלא רצינתא</w:t>
      </w:r>
      <w:r>
        <w:rPr>
          <w:rFonts w:ascii="Fb Fontext" w:hAnsi="Fb Fontext" w:hint="cs"/>
          <w:sz w:val="32"/>
          <w:rtl/>
        </w:rPr>
        <w:t xml:space="preserve"> </w:t>
      </w:r>
      <w:r w:rsidRPr="00734525">
        <w:rPr>
          <w:rStyle w:val="afffff0"/>
          <w:rFonts w:hint="cs"/>
          <w:rtl/>
        </w:rPr>
        <w:t>תולעת</w:t>
      </w:r>
      <w:r w:rsidRPr="00C35A2C">
        <w:rPr>
          <w:rFonts w:ascii="Fb Fontext" w:hAnsi="Fb Fontext"/>
          <w:sz w:val="32"/>
          <w:rtl/>
        </w:rPr>
        <w:t xml:space="preserve">, </w:t>
      </w:r>
      <w:r w:rsidRPr="00F53835">
        <w:rPr>
          <w:rStyle w:val="affffe"/>
          <w:rtl/>
        </w:rPr>
        <w:t>ור"ש:</w:t>
      </w:r>
      <w:r w:rsidRPr="00C35A2C">
        <w:rPr>
          <w:rFonts w:ascii="Fb Fontext" w:hAnsi="Fb Fontext"/>
          <w:sz w:val="32"/>
          <w:rtl/>
        </w:rPr>
        <w:t xml:space="preserve"> בלא שדיפא</w:t>
      </w:r>
      <w:r>
        <w:rPr>
          <w:rFonts w:ascii="Fb Fontext" w:hAnsi="Fb Fontext" w:hint="cs"/>
          <w:sz w:val="32"/>
          <w:rtl/>
        </w:rPr>
        <w:t xml:space="preserve"> </w:t>
      </w:r>
      <w:r w:rsidRPr="00734525">
        <w:rPr>
          <w:rStyle w:val="afffff0"/>
          <w:rFonts w:hint="cs"/>
          <w:rtl/>
        </w:rPr>
        <w:t>חום המביא לריקבון</w:t>
      </w:r>
      <w:r w:rsidRPr="00C35A2C">
        <w:rPr>
          <w:rFonts w:ascii="Fb Fontext" w:hAnsi="Fb Fontext"/>
          <w:sz w:val="32"/>
          <w:rtl/>
        </w:rPr>
        <w:t>.</w:t>
      </w:r>
    </w:p>
    <w:p w14:paraId="4B0B7EB2" w14:textId="77777777" w:rsidR="00734525" w:rsidRPr="00734525" w:rsidRDefault="00734525" w:rsidP="00734525">
      <w:pPr>
        <w:pStyle w:val="36"/>
        <w:framePr w:wrap="notBeside"/>
        <w:rPr>
          <w:rtl/>
        </w:rPr>
      </w:pPr>
      <w:r w:rsidRPr="00734525">
        <w:rPr>
          <w:rtl/>
        </w:rPr>
        <w:t>ת"כ דר"נ:</w:t>
      </w:r>
    </w:p>
    <w:p w14:paraId="13084E01" w14:textId="77777777" w:rsidR="00734525" w:rsidRDefault="00734525" w:rsidP="00734525">
      <w:pPr>
        <w:rPr>
          <w:rFonts w:ascii="Fb Fontext" w:hAnsi="Fb Fontext"/>
          <w:rtl/>
        </w:rPr>
      </w:pPr>
      <w:r w:rsidRPr="00F10693">
        <w:rPr>
          <w:rFonts w:hint="cs"/>
          <w:rtl/>
        </w:rPr>
        <w:t>'</w:t>
      </w:r>
      <w:r w:rsidRPr="00F10693">
        <w:rPr>
          <w:rtl/>
        </w:rPr>
        <w:t>ו</w:t>
      </w:r>
      <w:r w:rsidRPr="00B011CC">
        <w:rPr>
          <w:rStyle w:val="affff8"/>
          <w:rtl/>
        </w:rPr>
        <w:t>אכלתם ישן</w:t>
      </w:r>
      <w:r w:rsidRPr="00F10693">
        <w:rPr>
          <w:rFonts w:hint="cs"/>
          <w:rtl/>
        </w:rPr>
        <w:t>'</w:t>
      </w:r>
      <w:r w:rsidRPr="00F10693">
        <w:rPr>
          <w:rtl/>
        </w:rPr>
        <w:t xml:space="preserve"> </w:t>
      </w:r>
      <w:r w:rsidRPr="00C35A2C">
        <w:rPr>
          <w:rFonts w:ascii="Fb Fontext" w:hAnsi="Fb Fontext"/>
          <w:rtl/>
        </w:rPr>
        <w:t>- יכול יהו ישראל מצפין לחדש מפני ישן שכלה</w:t>
      </w:r>
    </w:p>
    <w:p w14:paraId="40A53FF3" w14:textId="77777777" w:rsidR="00734525" w:rsidRPr="00C35A2C" w:rsidRDefault="00734525" w:rsidP="00734525">
      <w:pPr>
        <w:rPr>
          <w:rFonts w:ascii="Fb Fontext" w:hAnsi="Fb Fontext"/>
          <w:rtl/>
        </w:rPr>
      </w:pPr>
      <w:r w:rsidRPr="009A107B">
        <w:rPr>
          <w:rStyle w:val="affff8"/>
          <w:rtl/>
        </w:rPr>
        <w:t>עַד בּוֹא תְּבוּאָתָהּ'</w:t>
      </w:r>
      <w:r w:rsidRPr="00F10693">
        <w:rPr>
          <w:rtl/>
        </w:rPr>
        <w:t xml:space="preserve"> </w:t>
      </w:r>
      <w:r w:rsidRPr="00C35A2C">
        <w:rPr>
          <w:rFonts w:ascii="Fb Fontext" w:hAnsi="Fb Fontext"/>
          <w:rtl/>
        </w:rPr>
        <w:t>- עד שתבא תבואה מאליה.</w:t>
      </w:r>
    </w:p>
    <w:p w14:paraId="1E9320FA" w14:textId="77777777" w:rsidR="00734525" w:rsidRPr="00734525" w:rsidRDefault="00734525" w:rsidP="00734525">
      <w:pPr>
        <w:pStyle w:val="36"/>
        <w:framePr w:wrap="notBeside"/>
        <w:rPr>
          <w:rtl/>
        </w:rPr>
      </w:pPr>
      <w:r w:rsidRPr="00734525">
        <w:rPr>
          <w:rtl/>
        </w:rPr>
        <w:t>ת"כ דר"ש:</w:t>
      </w:r>
    </w:p>
    <w:p w14:paraId="0D64C62E" w14:textId="77777777" w:rsidR="00734525" w:rsidRPr="009A107B" w:rsidRDefault="00734525" w:rsidP="00734525">
      <w:pPr>
        <w:rPr>
          <w:rFonts w:ascii="Fb Fontext" w:hAnsi="Fb Fontext"/>
          <w:spacing w:val="-2"/>
          <w:rtl/>
        </w:rPr>
      </w:pPr>
      <w:r w:rsidRPr="009A107B">
        <w:rPr>
          <w:rFonts w:hint="cs"/>
          <w:spacing w:val="-2"/>
          <w:rtl/>
        </w:rPr>
        <w:t>'</w:t>
      </w:r>
      <w:r w:rsidRPr="009A107B">
        <w:rPr>
          <w:spacing w:val="-2"/>
          <w:rtl/>
        </w:rPr>
        <w:t>ו</w:t>
      </w:r>
      <w:r w:rsidRPr="009A107B">
        <w:rPr>
          <w:rStyle w:val="affff8"/>
          <w:spacing w:val="-2"/>
          <w:rtl/>
        </w:rPr>
        <w:t>אכלתם מן התבואה ישן</w:t>
      </w:r>
      <w:r w:rsidRPr="009A107B">
        <w:rPr>
          <w:rFonts w:hint="cs"/>
          <w:spacing w:val="-2"/>
          <w:rtl/>
        </w:rPr>
        <w:t>'</w:t>
      </w:r>
      <w:r w:rsidRPr="009A107B">
        <w:rPr>
          <w:spacing w:val="-2"/>
          <w:rtl/>
        </w:rPr>
        <w:t xml:space="preserve"> </w:t>
      </w:r>
      <w:r w:rsidRPr="009A107B">
        <w:rPr>
          <w:rFonts w:ascii="Fb Fontext" w:hAnsi="Fb Fontext"/>
          <w:spacing w:val="-2"/>
          <w:rtl/>
        </w:rPr>
        <w:t>- יכול ישראל מצפין לחדש מפני ישן שרע</w:t>
      </w:r>
    </w:p>
    <w:p w14:paraId="6E137E64" w14:textId="77777777" w:rsidR="00734525" w:rsidRPr="0081371E" w:rsidRDefault="00734525" w:rsidP="00734525">
      <w:pPr>
        <w:spacing w:after="60"/>
        <w:rPr>
          <w:rStyle w:val="afff8"/>
          <w:rtl/>
        </w:rPr>
      </w:pPr>
      <w:r w:rsidRPr="00F10693">
        <w:rPr>
          <w:rtl/>
        </w:rPr>
        <w:t>'ע</w:t>
      </w:r>
      <w:r w:rsidRPr="0008384F">
        <w:rPr>
          <w:rStyle w:val="affff8"/>
          <w:rtl/>
        </w:rPr>
        <w:t>ד בא תבואתה</w:t>
      </w:r>
      <w:r w:rsidRPr="00F10693">
        <w:rPr>
          <w:rtl/>
        </w:rPr>
        <w:t xml:space="preserve">' </w:t>
      </w:r>
      <w:r w:rsidRPr="00C35A2C">
        <w:rPr>
          <w:rFonts w:ascii="Fb Fontext" w:hAnsi="Fb Fontext"/>
          <w:rtl/>
        </w:rPr>
        <w:t>- עד שתבא תבואה מאליה.</w:t>
      </w:r>
    </w:p>
    <w:p w14:paraId="7CE4BE8E" w14:textId="77777777" w:rsidR="00734525" w:rsidRPr="00734525" w:rsidRDefault="00734525" w:rsidP="00734525">
      <w:pPr>
        <w:pStyle w:val="36"/>
        <w:framePr w:wrap="notBeside"/>
        <w:rPr>
          <w:rtl/>
        </w:rPr>
      </w:pPr>
      <w:r w:rsidRPr="00734525">
        <w:rPr>
          <w:rtl/>
        </w:rPr>
        <w:t>ת"ר:</w:t>
      </w:r>
    </w:p>
    <w:p w14:paraId="6E6F5414" w14:textId="77777777" w:rsidR="00734525" w:rsidRPr="009A107B" w:rsidRDefault="00734525" w:rsidP="00734525">
      <w:pPr>
        <w:rPr>
          <w:rFonts w:ascii="Fb Fontext" w:hAnsi="Fb Fontext"/>
          <w:rtl/>
        </w:rPr>
      </w:pPr>
      <w:r w:rsidRPr="009A107B">
        <w:rPr>
          <w:rtl/>
        </w:rPr>
        <w:t>'וַ</w:t>
      </w:r>
      <w:r w:rsidRPr="009A107B">
        <w:rPr>
          <w:rStyle w:val="affff8"/>
          <w:rtl/>
        </w:rPr>
        <w:t>אֲכַלְתֶּם יָשָׁן נוֹשָׁן</w:t>
      </w:r>
      <w:r w:rsidRPr="009A107B">
        <w:rPr>
          <w:rtl/>
        </w:rPr>
        <w:t xml:space="preserve">' </w:t>
      </w:r>
      <w:r w:rsidRPr="009A107B">
        <w:rPr>
          <w:rFonts w:ascii="Fb Fontext" w:hAnsi="Fb Fontext"/>
          <w:sz w:val="32"/>
          <w:rtl/>
        </w:rPr>
        <w:t>- מלמד שכל המיושן מחבירו הוי יפה מחבירו.</w:t>
      </w:r>
    </w:p>
    <w:p w14:paraId="3FF98544" w14:textId="77777777" w:rsidR="00734525" w:rsidRPr="00C35A2C" w:rsidRDefault="00734525" w:rsidP="00734525">
      <w:pPr>
        <w:rPr>
          <w:rFonts w:ascii="Fb Fontext" w:hAnsi="Fb Fontext"/>
          <w:rtl/>
        </w:rPr>
      </w:pPr>
      <w:r w:rsidRPr="00C35A2C">
        <w:rPr>
          <w:rFonts w:ascii="Fb Fontext" w:hAnsi="Fb Fontext"/>
          <w:rtl/>
        </w:rPr>
        <w:t>ואפי</w:t>
      </w:r>
      <w:r w:rsidRPr="00F10693">
        <w:rPr>
          <w:rtl/>
        </w:rPr>
        <w:t xml:space="preserve">' </w:t>
      </w:r>
      <w:r w:rsidRPr="00C35A2C">
        <w:rPr>
          <w:rFonts w:ascii="Fb Fontext" w:hAnsi="Fb Fontext"/>
          <w:rtl/>
        </w:rPr>
        <w:t xml:space="preserve">דברים שאין דרכן ליישנן </w:t>
      </w:r>
      <w:r w:rsidRPr="00B011CC">
        <w:rPr>
          <w:rStyle w:val="affff8"/>
          <w:rtl/>
        </w:rPr>
        <w:t>ד</w:t>
      </w:r>
      <w:r w:rsidRPr="00F10693">
        <w:rPr>
          <w:rtl/>
        </w:rPr>
        <w:t>'י</w:t>
      </w:r>
      <w:r w:rsidRPr="00B011CC">
        <w:rPr>
          <w:rStyle w:val="affff8"/>
          <w:rtl/>
        </w:rPr>
        <w:t>שן נושן</w:t>
      </w:r>
      <w:r w:rsidRPr="00F10693">
        <w:rPr>
          <w:rtl/>
        </w:rPr>
        <w:t xml:space="preserve">' </w:t>
      </w:r>
      <w:r w:rsidRPr="00C35A2C">
        <w:rPr>
          <w:rFonts w:ascii="Fb Fontext" w:hAnsi="Fb Fontext"/>
          <w:rtl/>
        </w:rPr>
        <w:t>מכל מקום.</w:t>
      </w:r>
    </w:p>
    <w:p w14:paraId="627A613C" w14:textId="77777777" w:rsidR="00734525" w:rsidRDefault="00734525" w:rsidP="00734525">
      <w:pPr>
        <w:rPr>
          <w:rFonts w:ascii="Fb Fontext" w:hAnsi="Fb Fontext"/>
          <w:rtl/>
        </w:rPr>
      </w:pPr>
      <w:r w:rsidRPr="00F10693">
        <w:rPr>
          <w:rtl/>
        </w:rPr>
        <w:t>'ו</w:t>
      </w:r>
      <w:r w:rsidRPr="0008384F">
        <w:rPr>
          <w:rStyle w:val="affff8"/>
          <w:rtl/>
        </w:rPr>
        <w:t>ישן מפני חדש תוציאו</w:t>
      </w:r>
      <w:r w:rsidRPr="00F10693">
        <w:rPr>
          <w:rtl/>
        </w:rPr>
        <w:t xml:space="preserve">' </w:t>
      </w:r>
      <w:r w:rsidRPr="00C35A2C">
        <w:rPr>
          <w:rFonts w:ascii="Fb Fontext" w:hAnsi="Fb Fontext"/>
          <w:rtl/>
        </w:rPr>
        <w:t xml:space="preserve">- מלמד שהיו אוצרות מלאין ישן </w:t>
      </w:r>
      <w:r w:rsidRPr="009A107B">
        <w:rPr>
          <w:rFonts w:ascii="Fb Fontext" w:hAnsi="Fb Fontext"/>
          <w:spacing w:val="2"/>
          <w:rtl/>
        </w:rPr>
        <w:t>וגרנות מלאין חדש, והיו ישראל אומרים: היאך נוציא זה מפני זה.</w:t>
      </w:r>
    </w:p>
    <w:p w14:paraId="0BF12B58" w14:textId="77777777" w:rsidR="00734525" w:rsidRPr="00734525" w:rsidRDefault="00734525" w:rsidP="00734525">
      <w:pPr>
        <w:pStyle w:val="36"/>
        <w:framePr w:wrap="notBeside"/>
        <w:rPr>
          <w:rtl/>
        </w:rPr>
      </w:pPr>
      <w:r w:rsidRPr="00734525">
        <w:rPr>
          <w:rtl/>
        </w:rPr>
        <w:t>אר"פ:</w:t>
      </w:r>
    </w:p>
    <w:p w14:paraId="3E187BB4" w14:textId="77777777" w:rsidR="00734525" w:rsidRDefault="00734525" w:rsidP="00734525">
      <w:pPr>
        <w:rPr>
          <w:rFonts w:ascii="Fb Fontext" w:hAnsi="Fb Fontext"/>
          <w:rtl/>
        </w:rPr>
      </w:pPr>
      <w:r w:rsidRPr="009A107B">
        <w:rPr>
          <w:rFonts w:ascii="Fb Fontext" w:hAnsi="Fb Fontext"/>
          <w:rtl/>
        </w:rPr>
        <w:t>כל הדברים המיושנים טובים יותר לבר מתמרים שכר ודגים קטנים</w:t>
      </w:r>
    </w:p>
    <w:p w14:paraId="4C4E6CBA" w14:textId="77777777" w:rsidR="00734525" w:rsidRPr="00734525" w:rsidRDefault="00734525" w:rsidP="00734525">
      <w:pPr>
        <w:pStyle w:val="Hadran"/>
        <w:rPr>
          <w:rtl/>
        </w:rPr>
        <w:pPrChange w:id="91204" w:author="Claude" w:date="2026-10-08T08:34:53Z">
          <w:pPr>
            <w:pStyle w:val="affff9"/>
            <w:rPr>
              <w:rtl/>
            </w:rPr>
          </w:pPr>
        </w:pPrChange>
      </w:pPr>
      <w:del w:id="91205" w:author="Claude" w:date="2026-10-08T08:34:53Z">
        <w:r>
          <w:rPr>
            <w:rFonts w:hint="cs"/>
            <w:rtl/>
          </w:rPr>
          <w:delText xml:space="preserve">הדרך</w:delText>
        </w:r>
      </w:del>
      <w:ins w:id="91206" w:author="Claude" w:date="2026-10-08T08:34:53Z">
        <w:r>
          <w:rPr>
            <w:rFonts w:hint="cs"/>
            <w:rtl/>
          </w:rPr>
          <w:t xml:space="preserve">הדרן</w:t>
        </w:r>
      </w:ins>
      <w:r>
        <w:rPr>
          <w:rFonts w:hint="cs"/>
          <w:rtl/>
        </w:rPr>
        <w:t xml:space="preserve"> עלך המוכר את הספינה</w:t>
      </w:r>
    </w:p>
    <w:p w14:paraId="1FFBCD8A" w14:textId="77777777" w:rsidR="00AC0AF5" w:rsidRPr="00F97732" w:rsidRDefault="00AC0AF5" w:rsidP="00C52227">
      <w:pPr>
        <w:pStyle w:val="afff9"/>
        <w:rPr>
          <w:rStyle w:val="afff8"/>
          <w:rFonts w:cs="BA חניכי הישיבות"/>
          <w:rtl/>
        </w:rPr>
      </w:pPr>
    </w:p>
    <w:p w14:paraId="1A08E327" w14:textId="77777777" w:rsidR="00AC0AF5" w:rsidRPr="00C35A2C" w:rsidRDefault="00AC0AF5" w:rsidP="00AC0AF5">
      <w:pPr>
        <w:pStyle w:val="afff0"/>
        <w:framePr w:wrap="around"/>
        <w:spacing w:line="276" w:lineRule="auto"/>
        <w:rPr>
          <w:del w:id="41053" w:author="Claude" w:date="2026-10-07T09:24:35Z"/>
          <w:rtl/>
        </w:rPr>
      </w:pPr>
      <w:del w:id="41052" w:author="Claude" w:date="2026-10-07T09:24:35Z">
        <w:r w:rsidRPr="00C35A2C">
          <w:rPr>
            <w:rFonts w:hint="cs"/>
            <w:rtl/>
          </w:rPr>
          <w:lastRenderedPageBreak/>
          <w:delText xml:space="preserve">פרק שישי</w:delText>
        </w:r>
      </w:del>
    </w:p>
    <w:p w14:paraId="61FF1599" w14:textId="77777777" w:rsidR="00AC0AF5" w:rsidRDefault="00AC0AF5" w:rsidP="00AC0AF5">
      <w:pPr>
        <w:pStyle w:val="afff1"/>
        <w:framePr w:wrap="around"/>
        <w:spacing w:line="276" w:lineRule="auto"/>
        <w:rPr>
          <w:del w:id="41055" w:author="Claude" w:date="2026-10-07T09:24:35Z"/>
          <w:rtl/>
        </w:rPr>
      </w:pPr>
      <w:del w:id="41054" w:author="Claude" w:date="2026-10-07T09:24:35Z">
        <w:r w:rsidRPr="00C35A2C">
          <w:rPr>
            <w:rFonts w:hint="cs"/>
            <w:rtl/>
          </w:rPr>
          <w:delText xml:space="preserve">המוכר פירות</w:delText>
        </w:r>
      </w:del>
    </w:p>
    <w:p w14:paraId="11EC84E6" w14:textId="77777777" w:rsidR="00AC0AF5" w:rsidRDefault="00AC0AF5" w:rsidP="00AC0AF5">
      <w:pPr>
        <w:pStyle w:val="afff2"/>
        <w:framePr w:wrap="around"/>
        <w:spacing w:after="0" w:line="276" w:lineRule="auto"/>
        <w:rPr>
          <w:rtl/>
        </w:rPr>
      </w:pPr>
      <w:r w:rsidRPr="00C35A2C">
        <w:rPr>
          <w:rFonts w:hint="cs"/>
          <w:rtl/>
        </w:rPr>
        <w:t xml:space="preserve">צב. </w:t>
      </w:r>
      <w:r w:rsidRPr="00C35A2C">
        <w:rPr>
          <w:rFonts w:cs="Guttman Vilna"/>
          <w:b/>
          <w:bCs/>
          <w:rtl/>
        </w:rPr>
        <w:t>–</w:t>
      </w:r>
      <w:r w:rsidRPr="00C35A2C">
        <w:rPr>
          <w:rFonts w:hint="cs"/>
          <w:rtl/>
        </w:rPr>
        <w:t xml:space="preserve"> קב:</w:t>
      </w:r>
    </w:p>
    <w:p>
      <w:pPr>
        <w:pStyle w:val="PetichatPerek"/>
        <w:rPr>
          <w:ins w:id="41051" w:author="Claude" w:date="2026-10-07T09:24:35Z"/>
        </w:rPr>
      </w:pPr>
      <w:ins w:id="41050" w:author="Claude" w:date="2026-10-07T09:24:35Z">
        <w:r>
          <w:rPr>
            <w:rFonts w:hint="cs"/>
            <w:rtl/>
          </w:rPr>
          <w:t xml:space="preserve">פרק שישי</w:t>
        </w:r>
        <w:r>
          <w:rPr>
            <w:rFonts w:hint="cs"/>
            <w:rtl/>
          </w:rPr>
          <w:t xml:space="preserve"> - </w:t>
        </w:r>
        <w:r>
          <w:rPr>
            <w:rFonts w:hint="cs"/>
            <w:rtl/>
          </w:rPr>
          <w:t xml:space="preserve">המוכר פירות</w:t>
        </w:r>
      </w:ins>
    </w:p>
    <w:p w14:paraId="5DA91B4E" w14:textId="77777777" w:rsidR="004E48A7" w:rsidRPr="00C35A2C" w:rsidRDefault="004E48A7" w:rsidP="004E48A7">
      <w:pPr>
        <w:pStyle w:val="affffb"/>
        <w:framePr w:wrap="around"/>
        <w:rPr>
          <w:rtl/>
        </w:rPr>
      </w:pPr>
      <w:del w:id="20329" w:author="קלוד" w:date="2026-10-06T10:07:33Z">
        <w:r>
          <w:rPr>
            <w:rtl/>
          </w:rPr>
          <w:delText xml:space="preserve">מתני</w:delText>
        </w:r>
      </w:del>
      <w:ins w:id="20330" w:author="קלוד" w:date="2026-10-06T10:07:33Z">
        <w:r>
          <w:rPr>
            <w:rtl/>
          </w:rPr>
          <w:t xml:space="preserve">משנה א</w:t>
        </w:r>
      </w:ins>
      <w:del w:id="20331" w:author="קלוד" w:date="2026-10-06T10:07:33Z">
        <w:r>
          <w:rPr>
            <w:rtl/>
          </w:rPr>
          <w:delText xml:space="preserve">'.</w:delText>
        </w:r>
      </w:del>
    </w:p>
    <w:p w14:paraId="3B896FBB" w14:textId="45AF9274" w:rsidR="004E48A7" w:rsidRDefault="008E6F5B" w:rsidP="00DB3591">
      <w:pPr>
        <w:pStyle w:val="afff3"/>
        <w:rPr>
          <w:rtl/>
        </w:rPr>
      </w:pPr>
      <w:r w:rsidRPr="008E6F5B">
        <w:rPr>
          <w:rtl/>
        </w:rPr>
        <w:t xml:space="preserve">הַמּוֹכֵר פֵּרוֹת לַחֲבֵרוֹ </w:t>
      </w:r>
      <w:r>
        <w:rPr>
          <w:rFonts w:hint="cs"/>
          <w:rtl/>
        </w:rPr>
        <w:t>(</w:t>
      </w:r>
      <w:r w:rsidRPr="00C957D3">
        <w:rPr>
          <w:rtl/>
        </w:rPr>
        <w:t>וזרען</w:t>
      </w:r>
      <w:r>
        <w:rPr>
          <w:rFonts w:hint="cs"/>
          <w:rtl/>
        </w:rPr>
        <w:t>)</w:t>
      </w:r>
      <w:r w:rsidRPr="00C957D3">
        <w:rPr>
          <w:rtl/>
        </w:rPr>
        <w:t xml:space="preserve"> </w:t>
      </w:r>
      <w:r w:rsidRPr="008E6F5B">
        <w:rPr>
          <w:rtl/>
        </w:rPr>
        <w:t>וְלֹא צִמְּחוּ,</w:t>
      </w:r>
      <w:r>
        <w:rPr>
          <w:rFonts w:hint="cs"/>
          <w:rtl/>
        </w:rPr>
        <w:t xml:space="preserve"> </w:t>
      </w:r>
    </w:p>
    <w:p w14:paraId="71D99F8E" w14:textId="231D319A" w:rsidR="008E6F5B" w:rsidRDefault="008E6F5B" w:rsidP="00DB3591">
      <w:pPr>
        <w:pStyle w:val="afff3"/>
        <w:rPr>
          <w:rtl/>
        </w:rPr>
      </w:pPr>
      <w:r w:rsidRPr="008E6F5B">
        <w:rPr>
          <w:rtl/>
        </w:rPr>
        <w:t xml:space="preserve">וַאֲפִלּוּ זֶרַע פִּשְׁתָּן, אֵינוֹ חַיָּב בְּאַחֲרָיוּתָן. </w:t>
      </w:r>
    </w:p>
    <w:p w14:paraId="1B850834" w14:textId="478B6034" w:rsidR="008E6F5B" w:rsidRPr="008E6F5B" w:rsidRDefault="008E6F5B" w:rsidP="00DB3591">
      <w:pPr>
        <w:pStyle w:val="afff3"/>
      </w:pPr>
      <w:r w:rsidRPr="008E6F5B">
        <w:rPr>
          <w:rStyle w:val="TanaimMishna"/>
          <w:rFonts w:hint="cs"/>
          <w:rtl/>
          <w:rPrChange w:id="20127" w:author="קלוד" w:date="2026-10-06T10:07:33Z">
            <w:rPr>
              <w:rStyle w:val="affffe"/>
              <w:rFonts w:hint="cs"/>
              <w:rtl/>
            </w:rPr>
          </w:rPrChange>
        </w:rPr>
        <w:t>רשב"ג</w:t>
      </w:r>
      <w:r>
        <w:rPr>
          <w:rFonts w:hint="cs"/>
          <w:rtl/>
        </w:rPr>
        <w:t xml:space="preserve"> </w:t>
      </w:r>
      <w:r w:rsidRPr="008E6F5B">
        <w:rPr>
          <w:rtl/>
        </w:rPr>
        <w:t>זֵרְעוֹנֵי גִנָּה שֶׁאֵינָן נֶאֱכָלִין, חַיָּב בְּאַחֲרָיוּתָן:</w:t>
      </w:r>
    </w:p>
    <w:p w14:paraId="4A586E83" w14:textId="77777777" w:rsidR="004E48A7" w:rsidRPr="00EA0B6D" w:rsidRDefault="004E48A7" w:rsidP="004E48A7">
      <w:pPr>
        <w:pStyle w:val="affff9"/>
        <w:rPr>
          <w:rtl/>
        </w:rPr>
      </w:pPr>
      <w:r w:rsidRPr="00EA0B6D">
        <w:rPr>
          <w:rtl/>
        </w:rPr>
        <w:t>איתמר: המוכר שור לחבירו ונמצא נגחן –</w:t>
      </w:r>
    </w:p>
    <w:p w14:paraId="3D947181" w14:textId="77777777" w:rsidR="004E48A7" w:rsidRPr="00C35A2C" w:rsidRDefault="004E48A7" w:rsidP="004E48A7">
      <w:pPr>
        <w:rPr>
          <w:rFonts w:ascii="David" w:hAnsi="David"/>
          <w:sz w:val="32"/>
          <w:rtl/>
        </w:rPr>
      </w:pPr>
      <w:r w:rsidRPr="00DB2144">
        <w:rPr>
          <w:rStyle w:val="affffe"/>
          <w:rtl/>
        </w:rPr>
        <w:t>רב:</w:t>
      </w:r>
      <w:r w:rsidRPr="00C35A2C">
        <w:rPr>
          <w:rFonts w:ascii="David" w:hAnsi="David"/>
          <w:sz w:val="32"/>
          <w:rtl/>
        </w:rPr>
        <w:t xml:space="preserve"> </w:t>
      </w:r>
      <w:r>
        <w:rPr>
          <w:rFonts w:ascii="David" w:hAnsi="David" w:hint="cs"/>
          <w:sz w:val="32"/>
          <w:rtl/>
        </w:rPr>
        <w:t xml:space="preserve">הר''ז </w:t>
      </w:r>
      <w:r w:rsidRPr="00C35A2C">
        <w:rPr>
          <w:rFonts w:ascii="David" w:hAnsi="David"/>
          <w:sz w:val="32"/>
          <w:rtl/>
        </w:rPr>
        <w:t xml:space="preserve">מקח טעות, </w:t>
      </w:r>
      <w:r w:rsidRPr="00DB2144">
        <w:rPr>
          <w:rStyle w:val="affffe"/>
          <w:rtl/>
        </w:rPr>
        <w:t>ושמואל:</w:t>
      </w:r>
      <w:r w:rsidRPr="00C35A2C">
        <w:rPr>
          <w:rFonts w:ascii="David" w:hAnsi="David"/>
          <w:sz w:val="32"/>
          <w:rtl/>
        </w:rPr>
        <w:t xml:space="preserve"> יכול לומר לו לשחיטה מכרתיו לך.</w:t>
      </w:r>
    </w:p>
    <w:p w14:paraId="02D33A82" w14:textId="77777777" w:rsidR="004E48A7" w:rsidRPr="00EA0B6D" w:rsidRDefault="004E48A7" w:rsidP="004E48A7">
      <w:pPr>
        <w:pStyle w:val="36"/>
        <w:framePr w:wrap="notBeside"/>
        <w:rPr>
          <w:rtl/>
        </w:rPr>
      </w:pPr>
      <w:r w:rsidRPr="00EA0B6D">
        <w:rPr>
          <w:rFonts w:hint="cs"/>
          <w:rtl/>
        </w:rPr>
        <w:t xml:space="preserve">ומיירי </w:t>
      </w:r>
    </w:p>
    <w:p w14:paraId="7C783C21" w14:textId="77777777" w:rsidR="004E48A7" w:rsidRPr="005C0F1D" w:rsidRDefault="004E48A7" w:rsidP="004E48A7">
      <w:pPr>
        <w:rPr>
          <w:rFonts w:ascii="David" w:hAnsi="David"/>
          <w:sz w:val="32"/>
          <w:rtl/>
        </w:rPr>
      </w:pPr>
      <w:r w:rsidRPr="005C0F1D">
        <w:rPr>
          <w:rFonts w:ascii="David" w:hAnsi="David" w:hint="cs"/>
          <w:sz w:val="32"/>
          <w:rtl/>
        </w:rPr>
        <w:t xml:space="preserve">במוכר לכך ולכך, והתייקר הבשר ועמד בדמי חרישה </w:t>
      </w:r>
      <w:r w:rsidRPr="005C0F1D">
        <w:rPr>
          <w:rStyle w:val="affffe"/>
          <w:rFonts w:hint="cs"/>
          <w:rtl/>
        </w:rPr>
        <w:t>ונפק</w:t>
      </w:r>
      <w:r w:rsidRPr="005C0F1D">
        <w:rPr>
          <w:rStyle w:val="affffe"/>
          <w:rtl/>
        </w:rPr>
        <w:t>"</w:t>
      </w:r>
      <w:r w:rsidRPr="005C0F1D">
        <w:rPr>
          <w:rStyle w:val="affffe"/>
          <w:rFonts w:hint="cs"/>
          <w:rtl/>
        </w:rPr>
        <w:t>מ</w:t>
      </w:r>
      <w:r w:rsidRPr="005C0F1D">
        <w:rPr>
          <w:rFonts w:ascii="David" w:hAnsi="David" w:hint="cs"/>
          <w:sz w:val="32"/>
          <w:rtl/>
        </w:rPr>
        <w:t xml:space="preserve"> לטרחה</w:t>
      </w:r>
    </w:p>
    <w:p w14:paraId="2BA7B2F5" w14:textId="77777777" w:rsidR="004E48A7" w:rsidRPr="00C35A2C" w:rsidRDefault="004E48A7" w:rsidP="004E48A7">
      <w:pPr>
        <w:pStyle w:val="affe"/>
        <w:framePr w:wrap="around"/>
        <w:rPr>
          <w:rtl/>
        </w:rPr>
      </w:pPr>
      <w:r w:rsidRPr="00C35A2C">
        <w:rPr>
          <w:rFonts w:hint="cs"/>
          <w:rtl/>
        </w:rPr>
        <w:t>צב.</w:t>
      </w:r>
    </w:p>
    <w:p w14:paraId="5B8919E0" w14:textId="77777777" w:rsidR="004E48A7" w:rsidRDefault="004E48A7" w:rsidP="004E48A7">
      <w:pPr>
        <w:rPr>
          <w:rStyle w:val="afff8"/>
          <w:rtl/>
        </w:rPr>
      </w:pPr>
      <w:r>
        <w:rPr>
          <w:rFonts w:ascii="David" w:hAnsi="David" w:hint="cs"/>
          <w:sz w:val="32"/>
          <w:rtl/>
        </w:rPr>
        <w:t xml:space="preserve">ובשיש ממון למוכר [דאם אין הרי השור עצמו תמורת חובו] </w:t>
      </w:r>
    </w:p>
    <w:p w14:paraId="35B27B0C" w14:textId="77777777" w:rsidR="004E48A7" w:rsidRPr="00DB2144" w:rsidRDefault="004E48A7" w:rsidP="004E48A7">
      <w:pPr>
        <w:pStyle w:val="36"/>
        <w:framePr w:wrap="notBeside"/>
        <w:rPr>
          <w:rtl/>
        </w:rPr>
      </w:pPr>
      <w:r w:rsidRPr="00DB2144">
        <w:rPr>
          <w:rFonts w:hint="cs"/>
          <w:rtl/>
        </w:rPr>
        <w:t>לרב:</w:t>
      </w:r>
    </w:p>
    <w:p w14:paraId="1B273894" w14:textId="77777777" w:rsidR="004E48A7" w:rsidRDefault="004E48A7" w:rsidP="004E48A7">
      <w:pPr>
        <w:rPr>
          <w:rStyle w:val="afff8"/>
          <w:rtl/>
        </w:rPr>
      </w:pPr>
      <w:r w:rsidRPr="00C35A2C">
        <w:rPr>
          <w:rFonts w:ascii="David" w:hAnsi="David" w:hint="cs"/>
          <w:sz w:val="32"/>
          <w:rtl/>
        </w:rPr>
        <w:t>הר</w:t>
      </w:r>
      <w:r w:rsidRPr="00C35A2C">
        <w:rPr>
          <w:rFonts w:ascii="David" w:hAnsi="David"/>
          <w:sz w:val="32"/>
          <w:rtl/>
        </w:rPr>
        <w:t>"</w:t>
      </w:r>
      <w:r>
        <w:rPr>
          <w:rFonts w:ascii="David" w:hAnsi="David" w:hint="cs"/>
          <w:sz w:val="32"/>
          <w:rtl/>
        </w:rPr>
        <w:t xml:space="preserve">ז מקח טעות שהולכים אחר הרוב- </w:t>
      </w:r>
      <w:r w:rsidRPr="00C35A2C">
        <w:rPr>
          <w:rFonts w:ascii="David" w:hAnsi="David" w:hint="cs"/>
          <w:sz w:val="32"/>
          <w:rtl/>
        </w:rPr>
        <w:t>דל</w:t>
      </w:r>
      <w:r>
        <w:rPr>
          <w:rFonts w:ascii="David" w:hAnsi="David" w:hint="cs"/>
          <w:sz w:val="32"/>
          <w:rtl/>
        </w:rPr>
        <w:t>חרישה.</w:t>
      </w:r>
    </w:p>
    <w:p w14:paraId="4AB2489A" w14:textId="77777777" w:rsidR="004E48A7" w:rsidRPr="00DB2144" w:rsidRDefault="004E48A7" w:rsidP="004E48A7">
      <w:pPr>
        <w:pStyle w:val="36"/>
        <w:framePr w:wrap="notBeside"/>
        <w:rPr>
          <w:rtl/>
        </w:rPr>
      </w:pPr>
      <w:r w:rsidRPr="00DB2144">
        <w:rPr>
          <w:rtl/>
        </w:rPr>
        <w:t>ושמואל:</w:t>
      </w:r>
    </w:p>
    <w:p w14:paraId="349816AF" w14:textId="77777777" w:rsidR="004E48A7" w:rsidRPr="00C35A2C" w:rsidRDefault="004E48A7" w:rsidP="004E48A7">
      <w:pPr>
        <w:spacing w:after="60"/>
        <w:rPr>
          <w:rFonts w:ascii="David" w:hAnsi="David"/>
          <w:sz w:val="32"/>
          <w:rtl/>
        </w:rPr>
      </w:pPr>
      <w:r w:rsidRPr="00C35A2C">
        <w:rPr>
          <w:rFonts w:ascii="David" w:hAnsi="David"/>
          <w:sz w:val="32"/>
          <w:rtl/>
        </w:rPr>
        <w:t xml:space="preserve"> </w:t>
      </w:r>
      <w:r>
        <w:rPr>
          <w:rFonts w:ascii="David" w:hAnsi="David"/>
          <w:sz w:val="32"/>
          <w:rtl/>
        </w:rPr>
        <w:t>הולכים אחר הרוב</w:t>
      </w:r>
      <w:r w:rsidRPr="00C35A2C">
        <w:rPr>
          <w:rFonts w:ascii="David" w:hAnsi="David"/>
          <w:sz w:val="32"/>
          <w:rtl/>
        </w:rPr>
        <w:t xml:space="preserve"> </w:t>
      </w:r>
      <w:r w:rsidRPr="00C35A2C">
        <w:rPr>
          <w:rFonts w:ascii="David" w:hAnsi="David" w:hint="cs"/>
          <w:sz w:val="32"/>
          <w:rtl/>
        </w:rPr>
        <w:t>רק</w:t>
      </w:r>
      <w:r w:rsidRPr="00C35A2C">
        <w:rPr>
          <w:rFonts w:ascii="David" w:hAnsi="David"/>
          <w:sz w:val="32"/>
          <w:rtl/>
        </w:rPr>
        <w:t xml:space="preserve"> ב</w:t>
      </w:r>
      <w:r>
        <w:rPr>
          <w:rFonts w:ascii="David" w:hAnsi="David"/>
          <w:sz w:val="32"/>
          <w:rtl/>
        </w:rPr>
        <w:t>איסור</w:t>
      </w:r>
      <w:r w:rsidRPr="00C35A2C">
        <w:rPr>
          <w:rFonts w:ascii="David" w:hAnsi="David"/>
          <w:sz w:val="32"/>
          <w:rtl/>
        </w:rPr>
        <w:t xml:space="preserve">, </w:t>
      </w:r>
      <w:r w:rsidRPr="00C35A2C">
        <w:rPr>
          <w:rFonts w:ascii="David" w:hAnsi="David" w:hint="cs"/>
          <w:sz w:val="32"/>
          <w:rtl/>
        </w:rPr>
        <w:t xml:space="preserve">ולא </w:t>
      </w:r>
      <w:r w:rsidRPr="00C35A2C">
        <w:rPr>
          <w:rFonts w:ascii="David" w:hAnsi="David"/>
          <w:sz w:val="32"/>
          <w:rtl/>
        </w:rPr>
        <w:t>ב</w:t>
      </w:r>
      <w:r>
        <w:rPr>
          <w:rFonts w:ascii="David" w:hAnsi="David"/>
          <w:sz w:val="32"/>
          <w:rtl/>
        </w:rPr>
        <w:t>ממון</w:t>
      </w:r>
      <w:r w:rsidRPr="00C35A2C">
        <w:rPr>
          <w:rFonts w:ascii="David" w:hAnsi="David" w:hint="cs"/>
          <w:sz w:val="32"/>
          <w:rtl/>
        </w:rPr>
        <w:t>.</w:t>
      </w:r>
    </w:p>
    <w:p w14:paraId="49AB1024" w14:textId="77777777" w:rsidR="004E48A7" w:rsidRPr="00DB2144" w:rsidRDefault="004E48A7" w:rsidP="004E48A7">
      <w:pPr>
        <w:pStyle w:val="36"/>
        <w:framePr w:wrap="notBeside"/>
        <w:rPr>
          <w:rtl/>
        </w:rPr>
      </w:pPr>
      <w:r>
        <w:rPr>
          <w:rFonts w:hint="cs"/>
          <w:rtl/>
        </w:rPr>
        <w:t xml:space="preserve">א. </w:t>
      </w:r>
      <w:r w:rsidRPr="00DB2144">
        <w:rPr>
          <w:rtl/>
        </w:rPr>
        <w:t>מיתיבי:</w:t>
      </w:r>
    </w:p>
    <w:p w14:paraId="42970361" w14:textId="77777777" w:rsidR="004E48A7" w:rsidRDefault="004E48A7" w:rsidP="004E48A7">
      <w:pPr>
        <w:rPr>
          <w:rFonts w:ascii="David" w:hAnsi="David"/>
          <w:sz w:val="32"/>
          <w:rtl/>
        </w:rPr>
      </w:pPr>
      <w:r w:rsidRPr="005C0F1D">
        <w:rPr>
          <w:rStyle w:val="afff8"/>
          <w:rtl/>
        </w:rPr>
        <w:t>האשה שנתאלמנה או נתגרשה</w:t>
      </w:r>
      <w:r w:rsidRPr="00C35A2C">
        <w:rPr>
          <w:rFonts w:ascii="David" w:hAnsi="David"/>
          <w:sz w:val="32"/>
          <w:rtl/>
        </w:rPr>
        <w:t>, והיא אומרת בתולה נישאתי, והוא אומר לא כי, אלא אלמנה נשאתיך, אם יש עדים שיצאה בהינומא וראשה פרוע - כתובתה מאתים.</w:t>
      </w:r>
    </w:p>
    <w:p w14:paraId="366972F6" w14:textId="77777777" w:rsidR="004E48A7" w:rsidRPr="00C35A2C" w:rsidRDefault="004E48A7" w:rsidP="004E48A7">
      <w:pPr>
        <w:rPr>
          <w:rFonts w:ascii="David" w:hAnsi="David"/>
          <w:sz w:val="32"/>
          <w:rtl/>
        </w:rPr>
      </w:pPr>
      <w:r w:rsidRPr="00C35A2C">
        <w:rPr>
          <w:rFonts w:ascii="David" w:hAnsi="David" w:hint="cs"/>
          <w:sz w:val="32"/>
          <w:rtl/>
        </w:rPr>
        <w:t xml:space="preserve">- הא </w:t>
      </w:r>
      <w:r>
        <w:rPr>
          <w:rFonts w:ascii="David" w:hAnsi="David" w:hint="cs"/>
          <w:sz w:val="32"/>
          <w:rtl/>
        </w:rPr>
        <w:t>אין</w:t>
      </w:r>
      <w:r w:rsidRPr="00C35A2C">
        <w:rPr>
          <w:rFonts w:ascii="David" w:hAnsi="David" w:hint="cs"/>
          <w:sz w:val="32"/>
          <w:rtl/>
        </w:rPr>
        <w:t xml:space="preserve"> עדים לא ואפי</w:t>
      </w:r>
      <w:r w:rsidRPr="00F10693">
        <w:rPr>
          <w:rFonts w:hint="cs"/>
          <w:rtl/>
        </w:rPr>
        <w:t xml:space="preserve">' </w:t>
      </w:r>
      <w:r w:rsidRPr="00C35A2C">
        <w:rPr>
          <w:rFonts w:ascii="David" w:hAnsi="David" w:hint="cs"/>
          <w:sz w:val="32"/>
          <w:rtl/>
        </w:rPr>
        <w:t>ד</w:t>
      </w:r>
      <w:r>
        <w:rPr>
          <w:rFonts w:ascii="David" w:hAnsi="David" w:hint="cs"/>
          <w:sz w:val="32"/>
          <w:rtl/>
        </w:rPr>
        <w:t>יש</w:t>
      </w:r>
      <w:r w:rsidRPr="00C35A2C">
        <w:rPr>
          <w:rFonts w:ascii="David" w:hAnsi="David" w:hint="cs"/>
          <w:sz w:val="32"/>
          <w:rtl/>
        </w:rPr>
        <w:t xml:space="preserve"> רוב נשים בתולות נישאות</w:t>
      </w:r>
    </w:p>
    <w:p w14:paraId="066C0F3A" w14:textId="77777777" w:rsidR="004E48A7" w:rsidRPr="00DB2144" w:rsidRDefault="004E48A7" w:rsidP="004E48A7">
      <w:pPr>
        <w:pStyle w:val="36"/>
        <w:framePr w:wrap="notBeside"/>
        <w:rPr>
          <w:rtl/>
        </w:rPr>
      </w:pPr>
      <w:r w:rsidRPr="00DB2144">
        <w:rPr>
          <w:rtl/>
        </w:rPr>
        <w:t>- רבינא</w:t>
      </w:r>
      <w:r>
        <w:rPr>
          <w:rFonts w:hint="cs"/>
          <w:rtl/>
        </w:rPr>
        <w:t>:</w:t>
      </w:r>
    </w:p>
    <w:p w14:paraId="7A90DEF6" w14:textId="77777777" w:rsidR="004E48A7" w:rsidRPr="005C0F1D" w:rsidRDefault="004E48A7" w:rsidP="004E48A7">
      <w:pPr>
        <w:spacing w:after="60"/>
      </w:pPr>
      <w:r w:rsidRPr="005C0F1D">
        <w:rPr>
          <w:rFonts w:hint="cs"/>
          <w:rtl/>
        </w:rPr>
        <w:t>רוב הנישאות בתולות יש להן קול, וזו שאין לה קול הורע הרוב,</w:t>
      </w:r>
    </w:p>
    <w:p w14:paraId="22C67ABB" w14:textId="77777777" w:rsidR="004E48A7" w:rsidRPr="00DB2144" w:rsidRDefault="004E48A7" w:rsidP="004E48A7">
      <w:pPr>
        <w:pStyle w:val="36"/>
        <w:framePr w:wrap="notBeside"/>
        <w:rPr>
          <w:rtl/>
        </w:rPr>
      </w:pPr>
      <w:r>
        <w:rPr>
          <w:rFonts w:hint="cs"/>
          <w:rtl/>
        </w:rPr>
        <w:t>ב.</w:t>
      </w:r>
      <w:r w:rsidRPr="00DB2144">
        <w:rPr>
          <w:rtl/>
        </w:rPr>
        <w:t xml:space="preserve"> ת"ש:</w:t>
      </w:r>
    </w:p>
    <w:p w14:paraId="335F190C" w14:textId="77777777" w:rsidR="004E48A7" w:rsidRDefault="004E48A7" w:rsidP="004E48A7">
      <w:pPr>
        <w:rPr>
          <w:rFonts w:ascii="David" w:hAnsi="David"/>
          <w:sz w:val="32"/>
          <w:rtl/>
        </w:rPr>
      </w:pPr>
      <w:r w:rsidRPr="005C0F1D">
        <w:rPr>
          <w:rStyle w:val="afff8"/>
          <w:rtl/>
        </w:rPr>
        <w:t xml:space="preserve">המוכר עבד לחברו </w:t>
      </w:r>
      <w:r w:rsidRPr="00C35A2C">
        <w:rPr>
          <w:rFonts w:ascii="David" w:hAnsi="David"/>
          <w:sz w:val="32"/>
          <w:rtl/>
        </w:rPr>
        <w:t xml:space="preserve">ונמצא גנב או קוביוסטוס - הגיעו, </w:t>
      </w:r>
    </w:p>
    <w:p w14:paraId="6250B547" w14:textId="77777777" w:rsidR="004E48A7" w:rsidRPr="00C35A2C" w:rsidRDefault="004E48A7" w:rsidP="004E48A7">
      <w:pPr>
        <w:rPr>
          <w:rFonts w:ascii="David" w:hAnsi="David"/>
          <w:sz w:val="32"/>
          <w:rtl/>
        </w:rPr>
      </w:pPr>
      <w:r w:rsidRPr="00C35A2C">
        <w:rPr>
          <w:rFonts w:ascii="David" w:hAnsi="David"/>
          <w:sz w:val="32"/>
          <w:rtl/>
        </w:rPr>
        <w:t>לסטים מזויין או מוכתב למלכות - אומר לו הרי שלך לפניך.</w:t>
      </w:r>
    </w:p>
    <w:p w14:paraId="4D474F6A" w14:textId="77777777" w:rsidR="004E48A7" w:rsidRPr="00C35A2C" w:rsidRDefault="004E48A7" w:rsidP="004E48A7">
      <w:pPr>
        <w:pStyle w:val="affe"/>
        <w:framePr w:wrap="around"/>
        <w:rPr>
          <w:rtl/>
        </w:rPr>
      </w:pPr>
      <w:r w:rsidRPr="00C35A2C">
        <w:rPr>
          <w:rFonts w:hint="cs"/>
          <w:rtl/>
        </w:rPr>
        <w:t>צג.</w:t>
      </w:r>
    </w:p>
    <w:p w14:paraId="43BE818E" w14:textId="77777777" w:rsidR="004E48A7" w:rsidRDefault="004E48A7" w:rsidP="004E48A7">
      <w:pPr>
        <w:spacing w:after="60"/>
        <w:rPr>
          <w:rFonts w:ascii="David" w:hAnsi="David"/>
          <w:sz w:val="32"/>
          <w:rtl/>
        </w:rPr>
      </w:pPr>
      <w:r>
        <w:rPr>
          <w:rFonts w:ascii="David" w:hAnsi="David" w:hint="cs"/>
          <w:sz w:val="32"/>
          <w:rtl/>
        </w:rPr>
        <w:t xml:space="preserve">- </w:t>
      </w:r>
      <w:r w:rsidRPr="00C35A2C">
        <w:rPr>
          <w:rFonts w:ascii="David" w:hAnsi="David"/>
          <w:sz w:val="32"/>
          <w:rtl/>
        </w:rPr>
        <w:t>רישא לאו משום ד</w:t>
      </w:r>
      <w:r>
        <w:rPr>
          <w:rFonts w:ascii="David" w:hAnsi="David"/>
          <w:sz w:val="32"/>
          <w:rtl/>
        </w:rPr>
        <w:t>רוב</w:t>
      </w:r>
      <w:r w:rsidRPr="00C35A2C">
        <w:rPr>
          <w:rFonts w:ascii="David" w:hAnsi="David"/>
          <w:sz w:val="32"/>
          <w:rtl/>
        </w:rPr>
        <w:t xml:space="preserve"> </w:t>
      </w:r>
      <w:r w:rsidRPr="00C35A2C">
        <w:rPr>
          <w:rFonts w:ascii="David" w:hAnsi="David" w:hint="cs"/>
          <w:sz w:val="32"/>
          <w:rtl/>
        </w:rPr>
        <w:t xml:space="preserve">הוא אלא </w:t>
      </w:r>
      <w:r w:rsidRPr="0081371E">
        <w:rPr>
          <w:rStyle w:val="afff8"/>
          <w:rFonts w:hint="cs"/>
          <w:rtl/>
        </w:rPr>
        <w:t>כולהו</w:t>
      </w:r>
      <w:r w:rsidRPr="00C35A2C">
        <w:rPr>
          <w:rFonts w:ascii="David" w:hAnsi="David" w:hint="cs"/>
          <w:sz w:val="32"/>
          <w:rtl/>
        </w:rPr>
        <w:t xml:space="preserve"> הכי הוא</w:t>
      </w:r>
    </w:p>
    <w:p w14:paraId="7E7CFB93" w14:textId="77777777" w:rsidR="004E48A7" w:rsidRPr="00DB2144" w:rsidRDefault="004E48A7" w:rsidP="004E48A7">
      <w:pPr>
        <w:pStyle w:val="36"/>
        <w:framePr w:wrap="notBeside"/>
        <w:rPr>
          <w:rtl/>
        </w:rPr>
      </w:pPr>
      <w:r>
        <w:rPr>
          <w:rFonts w:hint="cs"/>
          <w:rtl/>
        </w:rPr>
        <w:t>ג.</w:t>
      </w:r>
      <w:r w:rsidRPr="00DB2144">
        <w:rPr>
          <w:rtl/>
        </w:rPr>
        <w:t xml:space="preserve"> ת"ש:</w:t>
      </w:r>
    </w:p>
    <w:p w14:paraId="1BCC3230" w14:textId="77777777" w:rsidR="004E48A7" w:rsidRPr="00C35A2C" w:rsidRDefault="004E48A7" w:rsidP="004E48A7">
      <w:pPr>
        <w:rPr>
          <w:rFonts w:ascii="David" w:hAnsi="David"/>
          <w:sz w:val="32"/>
          <w:rtl/>
        </w:rPr>
      </w:pPr>
      <w:r w:rsidRPr="005C0F1D">
        <w:rPr>
          <w:rStyle w:val="afff8"/>
          <w:rtl/>
        </w:rPr>
        <w:t xml:space="preserve">שור שנגח את הפרה </w:t>
      </w:r>
      <w:r w:rsidRPr="00C35A2C">
        <w:rPr>
          <w:rFonts w:ascii="David" w:hAnsi="David"/>
          <w:sz w:val="32"/>
          <w:rtl/>
        </w:rPr>
        <w:t>ונמצא עוברה בצדה, ואינו ידוע אם עד שלא נגחה ילדה או אם משנגחה ילדה - משלם חצי נזק לפרה ורביע לולד.</w:t>
      </w:r>
      <w:r>
        <w:rPr>
          <w:rFonts w:ascii="David" w:hAnsi="David" w:hint="cs"/>
          <w:sz w:val="32"/>
          <w:rtl/>
        </w:rPr>
        <w:t xml:space="preserve"> </w:t>
      </w:r>
      <w:r>
        <w:rPr>
          <w:rStyle w:val="affffe"/>
          <w:rFonts w:hint="cs"/>
          <w:rtl/>
        </w:rPr>
        <w:t>-</w:t>
      </w:r>
      <w:r w:rsidRPr="00EA0B6D">
        <w:rPr>
          <w:rStyle w:val="affffe"/>
          <w:rFonts w:hint="cs"/>
          <w:rtl/>
        </w:rPr>
        <w:t>ולכאו' משמע</w:t>
      </w:r>
      <w:r>
        <w:rPr>
          <w:rFonts w:ascii="David" w:hAnsi="David" w:hint="cs"/>
          <w:sz w:val="32"/>
          <w:rtl/>
        </w:rPr>
        <w:t xml:space="preserve"> שלא הולכים </w:t>
      </w:r>
      <w:r w:rsidRPr="00C35A2C">
        <w:rPr>
          <w:rFonts w:ascii="David" w:hAnsi="David" w:hint="cs"/>
          <w:sz w:val="32"/>
          <w:rtl/>
        </w:rPr>
        <w:t>אחר רוב פרות דמתעברות ויולדות, והפילה מחמת הנגיחה</w:t>
      </w:r>
      <w:r>
        <w:rPr>
          <w:rFonts w:ascii="David" w:hAnsi="David" w:hint="cs"/>
          <w:sz w:val="32"/>
          <w:rtl/>
        </w:rPr>
        <w:t>,</w:t>
      </w:r>
    </w:p>
    <w:p w14:paraId="03AE119D" w14:textId="77777777" w:rsidR="004E48A7" w:rsidRPr="00DB2144" w:rsidRDefault="004E48A7" w:rsidP="004E48A7">
      <w:pPr>
        <w:pStyle w:val="36"/>
        <w:framePr w:wrap="notBeside"/>
        <w:rPr>
          <w:rtl/>
        </w:rPr>
      </w:pPr>
      <w:r w:rsidRPr="00DB2144">
        <w:rPr>
          <w:rtl/>
        </w:rPr>
        <w:t xml:space="preserve">- </w:t>
      </w:r>
      <w:r w:rsidRPr="00DB2144">
        <w:rPr>
          <w:rFonts w:hint="cs"/>
          <w:rtl/>
        </w:rPr>
        <w:t>ד</w:t>
      </w:r>
      <w:r>
        <w:rPr>
          <w:rFonts w:hint="cs"/>
          <w:rtl/>
        </w:rPr>
        <w:t>ש</w:t>
      </w:r>
      <w:r w:rsidRPr="00DB2144">
        <w:rPr>
          <w:rtl/>
        </w:rPr>
        <w:t xml:space="preserve">ם </w:t>
      </w:r>
    </w:p>
    <w:p w14:paraId="47E67406" w14:textId="77777777" w:rsidR="004E48A7" w:rsidRDefault="004E48A7" w:rsidP="004E48A7">
      <w:pPr>
        <w:spacing w:after="60"/>
        <w:rPr>
          <w:rtl/>
        </w:rPr>
      </w:pPr>
      <w:r w:rsidRPr="00065E76">
        <w:rPr>
          <w:rtl/>
        </w:rPr>
        <w:t>מ</w:t>
      </w:r>
      <w:r w:rsidRPr="00065E76">
        <w:rPr>
          <w:rFonts w:hint="cs"/>
          <w:rtl/>
        </w:rPr>
        <w:t>ספק</w:t>
      </w:r>
      <w:r w:rsidRPr="00065E76">
        <w:rPr>
          <w:rtl/>
        </w:rPr>
        <w:t>"</w:t>
      </w:r>
      <w:r w:rsidRPr="00065E76">
        <w:rPr>
          <w:rFonts w:hint="cs"/>
          <w:rtl/>
        </w:rPr>
        <w:t>ל אי הגיעה מלפניה ומפחדה הפילה או מאחריה ומהמכה הפילה, וכל ממון המוטל בספק חולקין</w:t>
      </w:r>
    </w:p>
    <w:p w14:paraId="1DD39D79" w14:textId="7F1D0C0E" w:rsidR="004E48A7" w:rsidRPr="004E48A7" w:rsidRDefault="004E48A7" w:rsidP="004E48A7">
      <w:pPr>
        <w:pStyle w:val="aff9"/>
        <w:rPr>
          <w:del w:id="90104" w:author="מנוע עיצוב" w:date="2026-10-08T11:01:28Z"/>
        </w:rPr>
      </w:pPr>
      <w:del w:id="90103" w:author="מנוע עיצוב" w:date="2026-10-08T11:01:28Z">
        <w:r>
          <w:rPr>
            <w:rFonts w:hint="cs"/>
            <w:rtl/>
          </w:rPr>
          <w:delText xml:space="preserve">***</w:delText>
        </w:r>
      </w:del>
    </w:p>
    <w:p w14:paraId="5A4CEB05" w14:textId="77777777" w:rsidR="004E48A7" w:rsidRPr="00065E76" w:rsidRDefault="004E48A7" w:rsidP="004E48A7">
      <w:pPr>
        <w:pStyle w:val="affff9"/>
        <w:rPr>
          <w:rtl/>
        </w:rPr>
      </w:pPr>
      <w:r>
        <w:rPr>
          <w:rFonts w:hint="cs"/>
          <w:rtl/>
        </w:rPr>
        <w:t xml:space="preserve">לימא מחלוקת רב ושמואל ברוב- כתנאי </w:t>
      </w:r>
    </w:p>
    <w:p w14:paraId="53E10445" w14:textId="77777777" w:rsidR="004E48A7" w:rsidRPr="00EA0B6D" w:rsidRDefault="004E48A7" w:rsidP="004E48A7">
      <w:pPr>
        <w:pStyle w:val="36"/>
        <w:framePr w:wrap="notBeside"/>
        <w:rPr>
          <w:rtl/>
        </w:rPr>
      </w:pPr>
      <w:r>
        <w:rPr>
          <w:rFonts w:hint="cs"/>
          <w:rtl/>
        </w:rPr>
        <w:t>א. דתניא:</w:t>
      </w:r>
    </w:p>
    <w:p w14:paraId="7A6DA2A8" w14:textId="77777777" w:rsidR="004E48A7" w:rsidRDefault="004E48A7" w:rsidP="004E48A7">
      <w:pPr>
        <w:rPr>
          <w:rFonts w:ascii="David" w:hAnsi="David"/>
          <w:sz w:val="32"/>
          <w:rtl/>
        </w:rPr>
      </w:pPr>
      <w:r w:rsidRPr="00C35A2C">
        <w:rPr>
          <w:rFonts w:ascii="David" w:hAnsi="David"/>
          <w:sz w:val="32"/>
          <w:rtl/>
        </w:rPr>
        <w:t xml:space="preserve">שור שהיה רועה ונמצא שור הרוג בצדו, </w:t>
      </w:r>
      <w:r>
        <w:rPr>
          <w:rFonts w:ascii="David" w:hAnsi="David" w:hint="cs"/>
          <w:sz w:val="32"/>
          <w:rtl/>
        </w:rPr>
        <w:t xml:space="preserve">אף </w:t>
      </w:r>
      <w:r w:rsidRPr="00C35A2C">
        <w:rPr>
          <w:rFonts w:ascii="David" w:hAnsi="David"/>
          <w:sz w:val="32"/>
          <w:rtl/>
        </w:rPr>
        <w:t xml:space="preserve">שזה מנוגח וזה מועד ליגח, זה מנושך וזה מועד לישוך </w:t>
      </w:r>
    </w:p>
    <w:p w14:paraId="5B05EDD5" w14:textId="77777777" w:rsidR="004E48A7" w:rsidRPr="00EA0B6D" w:rsidRDefault="004E48A7" w:rsidP="004E48A7">
      <w:pPr>
        <w:pStyle w:val="36"/>
        <w:framePr w:wrap="notBeside"/>
        <w:rPr>
          <w:rtl/>
        </w:rPr>
      </w:pPr>
      <w:r w:rsidRPr="00EA0B6D">
        <w:rPr>
          <w:rFonts w:hint="cs"/>
          <w:rtl/>
        </w:rPr>
        <w:t>ת''ק</w:t>
      </w:r>
    </w:p>
    <w:p w14:paraId="0D81E650" w14:textId="77777777" w:rsidR="004E48A7" w:rsidRPr="00C35A2C" w:rsidRDefault="004E48A7" w:rsidP="004E48A7">
      <w:pPr>
        <w:rPr>
          <w:rFonts w:ascii="David" w:hAnsi="David"/>
          <w:sz w:val="32"/>
          <w:rtl/>
        </w:rPr>
      </w:pPr>
      <w:r w:rsidRPr="00C35A2C">
        <w:rPr>
          <w:rFonts w:ascii="David" w:hAnsi="David"/>
          <w:sz w:val="32"/>
          <w:rtl/>
        </w:rPr>
        <w:t>אין אומרים בידוע שזה נגחו וזה נשכו.</w:t>
      </w:r>
    </w:p>
    <w:p w14:paraId="4B6D4E0C" w14:textId="77777777" w:rsidR="004E48A7" w:rsidRPr="00DB2144" w:rsidRDefault="004E48A7" w:rsidP="004E48A7">
      <w:pPr>
        <w:pStyle w:val="36"/>
        <w:framePr w:wrap="notBeside"/>
        <w:rPr>
          <w:rtl/>
        </w:rPr>
      </w:pPr>
      <w:r w:rsidRPr="00DB2144">
        <w:rPr>
          <w:rtl/>
        </w:rPr>
        <w:t xml:space="preserve">רבי אחא </w:t>
      </w:r>
    </w:p>
    <w:p w14:paraId="3B580B09" w14:textId="77777777" w:rsidR="004E48A7" w:rsidRPr="005C0F1D" w:rsidRDefault="004E48A7" w:rsidP="004E48A7">
      <w:pPr>
        <w:rPr>
          <w:rFonts w:ascii="David" w:hAnsi="David"/>
          <w:spacing w:val="2"/>
          <w:sz w:val="32"/>
          <w:rtl/>
        </w:rPr>
      </w:pPr>
      <w:r w:rsidRPr="005C0F1D">
        <w:rPr>
          <w:rFonts w:ascii="David" w:hAnsi="David" w:hint="cs"/>
          <w:spacing w:val="2"/>
          <w:sz w:val="32"/>
          <w:rtl/>
        </w:rPr>
        <w:t>ג</w:t>
      </w:r>
      <w:r w:rsidRPr="005C0F1D">
        <w:rPr>
          <w:rFonts w:ascii="David" w:hAnsi="David"/>
          <w:spacing w:val="2"/>
          <w:sz w:val="32"/>
          <w:rtl/>
        </w:rPr>
        <w:t>מל האוחר בין הגמלים ונמצא גמל הרוג בצדו - בידוע שזה הרגו.</w:t>
      </w:r>
    </w:p>
    <w:p w14:paraId="3BAC2898" w14:textId="77777777" w:rsidR="004E48A7" w:rsidRPr="00DB2144" w:rsidRDefault="004E48A7" w:rsidP="004E48A7">
      <w:pPr>
        <w:pStyle w:val="36"/>
        <w:framePr w:wrap="notBeside"/>
        <w:rPr>
          <w:rtl/>
        </w:rPr>
      </w:pPr>
      <w:r w:rsidRPr="00DB2144">
        <w:rPr>
          <w:rtl/>
        </w:rPr>
        <w:t>סברוה</w:t>
      </w:r>
      <w:r>
        <w:rPr>
          <w:rFonts w:hint="cs"/>
          <w:rtl/>
        </w:rPr>
        <w:t>:</w:t>
      </w:r>
      <w:r w:rsidRPr="00DB2144">
        <w:rPr>
          <w:rtl/>
        </w:rPr>
        <w:t xml:space="preserve"> </w:t>
      </w:r>
    </w:p>
    <w:p w14:paraId="569E1E44" w14:textId="77777777" w:rsidR="004E48A7" w:rsidRPr="00C35A2C" w:rsidRDefault="004E48A7" w:rsidP="004E48A7">
      <w:pPr>
        <w:rPr>
          <w:rFonts w:ascii="David" w:hAnsi="David"/>
          <w:sz w:val="32"/>
          <w:rtl/>
        </w:rPr>
      </w:pPr>
      <w:r w:rsidRPr="00C35A2C">
        <w:rPr>
          <w:rFonts w:ascii="David" w:hAnsi="David"/>
          <w:sz w:val="32"/>
          <w:rtl/>
        </w:rPr>
        <w:t>ד</w:t>
      </w:r>
      <w:r>
        <w:rPr>
          <w:rFonts w:ascii="David" w:hAnsi="David"/>
          <w:sz w:val="32"/>
          <w:rtl/>
        </w:rPr>
        <w:t>רוב</w:t>
      </w:r>
      <w:r w:rsidRPr="00C35A2C">
        <w:rPr>
          <w:rFonts w:ascii="David" w:hAnsi="David"/>
          <w:sz w:val="32"/>
          <w:rtl/>
        </w:rPr>
        <w:t xml:space="preserve"> וחזקה כי הדדי נינהו</w:t>
      </w:r>
      <w:r w:rsidRPr="00EA0B6D">
        <w:rPr>
          <w:rStyle w:val="affffe"/>
          <w:rtl/>
        </w:rPr>
        <w:t>, לימא:</w:t>
      </w:r>
      <w:r w:rsidRPr="00C35A2C">
        <w:rPr>
          <w:rFonts w:ascii="David" w:hAnsi="David"/>
          <w:sz w:val="32"/>
          <w:rtl/>
        </w:rPr>
        <w:t xml:space="preserve"> רב כר</w:t>
      </w:r>
      <w:r w:rsidRPr="00F10693">
        <w:rPr>
          <w:rtl/>
        </w:rPr>
        <w:t xml:space="preserve">' </w:t>
      </w:r>
      <w:r w:rsidRPr="00C35A2C">
        <w:rPr>
          <w:rFonts w:ascii="David" w:hAnsi="David"/>
          <w:sz w:val="32"/>
          <w:rtl/>
        </w:rPr>
        <w:t xml:space="preserve">אחא, ושמואל </w:t>
      </w:r>
      <w:r>
        <w:rPr>
          <w:rFonts w:ascii="David" w:hAnsi="David" w:hint="cs"/>
          <w:sz w:val="32"/>
          <w:rtl/>
        </w:rPr>
        <w:t>כת''ק</w:t>
      </w:r>
      <w:r w:rsidRPr="00C35A2C">
        <w:rPr>
          <w:rFonts w:ascii="David" w:hAnsi="David"/>
          <w:sz w:val="32"/>
          <w:rtl/>
        </w:rPr>
        <w:t>.</w:t>
      </w:r>
    </w:p>
    <w:p w14:paraId="0AFC08BF" w14:textId="77777777" w:rsidR="004E48A7" w:rsidRPr="00DB2144" w:rsidRDefault="004E48A7" w:rsidP="004E48A7">
      <w:pPr>
        <w:pStyle w:val="36"/>
        <w:framePr w:wrap="notBeside"/>
        <w:rPr>
          <w:rtl/>
        </w:rPr>
      </w:pPr>
      <w:r>
        <w:rPr>
          <w:rFonts w:hint="cs"/>
          <w:rtl/>
        </w:rPr>
        <w:t xml:space="preserve">- </w:t>
      </w:r>
      <w:r w:rsidRPr="00DB2144">
        <w:rPr>
          <w:rFonts w:hint="cs"/>
          <w:rtl/>
        </w:rPr>
        <w:t>ודחי' דלרב</w:t>
      </w:r>
      <w:r w:rsidRPr="00DB2144">
        <w:rPr>
          <w:rtl/>
        </w:rPr>
        <w:t xml:space="preserve">: </w:t>
      </w:r>
    </w:p>
    <w:p w14:paraId="01E84C66" w14:textId="77777777" w:rsidR="004E48A7" w:rsidRDefault="004E48A7" w:rsidP="004E48A7">
      <w:pPr>
        <w:rPr>
          <w:rFonts w:ascii="David" w:hAnsi="David"/>
          <w:sz w:val="32"/>
          <w:rtl/>
        </w:rPr>
      </w:pPr>
      <w:r w:rsidRPr="00EA0B6D">
        <w:rPr>
          <w:rStyle w:val="affffe"/>
          <w:rFonts w:hint="cs"/>
          <w:rtl/>
        </w:rPr>
        <w:t>אף לת</w:t>
      </w:r>
      <w:r w:rsidRPr="00EA0B6D">
        <w:rPr>
          <w:rStyle w:val="affffe"/>
          <w:rtl/>
        </w:rPr>
        <w:t>"</w:t>
      </w:r>
      <w:r w:rsidRPr="00EA0B6D">
        <w:rPr>
          <w:rStyle w:val="affffe"/>
          <w:rFonts w:hint="cs"/>
          <w:rtl/>
        </w:rPr>
        <w:t>ק</w:t>
      </w:r>
      <w:r w:rsidRPr="00C35A2C">
        <w:rPr>
          <w:rFonts w:ascii="David" w:hAnsi="David" w:hint="cs"/>
          <w:sz w:val="32"/>
          <w:rtl/>
        </w:rPr>
        <w:t xml:space="preserve"> </w:t>
      </w:r>
      <w:r>
        <w:rPr>
          <w:rFonts w:ascii="David" w:hAnsi="David" w:hint="cs"/>
          <w:sz w:val="32"/>
          <w:rtl/>
        </w:rPr>
        <w:t>ש</w:t>
      </w:r>
      <w:r w:rsidRPr="00C35A2C">
        <w:rPr>
          <w:rFonts w:ascii="David" w:hAnsi="David" w:hint="cs"/>
          <w:sz w:val="32"/>
          <w:rtl/>
        </w:rPr>
        <w:t xml:space="preserve">ם דלא </w:t>
      </w:r>
      <w:r>
        <w:rPr>
          <w:rFonts w:ascii="David" w:hAnsi="David" w:hint="cs"/>
          <w:sz w:val="32"/>
          <w:rtl/>
        </w:rPr>
        <w:t>הולכים</w:t>
      </w:r>
      <w:r w:rsidRPr="00C35A2C">
        <w:rPr>
          <w:rFonts w:ascii="David" w:hAnsi="David" w:hint="cs"/>
          <w:sz w:val="32"/>
          <w:rtl/>
        </w:rPr>
        <w:t xml:space="preserve"> </w:t>
      </w:r>
      <w:r>
        <w:rPr>
          <w:rFonts w:ascii="David" w:hAnsi="David" w:hint="cs"/>
          <w:sz w:val="32"/>
          <w:rtl/>
        </w:rPr>
        <w:t xml:space="preserve">אחר </w:t>
      </w:r>
      <w:r w:rsidRPr="00EA0B6D">
        <w:rPr>
          <w:rFonts w:ascii="David" w:hAnsi="David" w:hint="cs"/>
          <w:b/>
          <w:bCs/>
          <w:sz w:val="32"/>
          <w:rtl/>
        </w:rPr>
        <w:t>חזקה</w:t>
      </w:r>
      <w:r w:rsidRPr="00C35A2C">
        <w:rPr>
          <w:rFonts w:ascii="David" w:hAnsi="David" w:hint="cs"/>
          <w:sz w:val="32"/>
          <w:rtl/>
        </w:rPr>
        <w:t xml:space="preserve">, אבל </w:t>
      </w:r>
      <w:r>
        <w:rPr>
          <w:rFonts w:ascii="David" w:hAnsi="David" w:hint="cs"/>
          <w:sz w:val="32"/>
          <w:rtl/>
        </w:rPr>
        <w:t>אחר רוב</w:t>
      </w:r>
      <w:r w:rsidRPr="00C35A2C">
        <w:rPr>
          <w:rFonts w:ascii="David" w:hAnsi="David" w:hint="cs"/>
          <w:sz w:val="32"/>
          <w:rtl/>
        </w:rPr>
        <w:t xml:space="preserve"> </w:t>
      </w:r>
      <w:r>
        <w:rPr>
          <w:rFonts w:ascii="David" w:hAnsi="David" w:hint="cs"/>
          <w:sz w:val="32"/>
          <w:rtl/>
        </w:rPr>
        <w:t>הולכים</w:t>
      </w:r>
      <w:r w:rsidRPr="00C35A2C">
        <w:rPr>
          <w:rFonts w:ascii="David" w:hAnsi="David" w:hint="cs"/>
          <w:sz w:val="32"/>
          <w:rtl/>
        </w:rPr>
        <w:t>.</w:t>
      </w:r>
    </w:p>
    <w:p w14:paraId="47C7A3B2" w14:textId="77777777" w:rsidR="004E48A7" w:rsidRPr="00DB2144" w:rsidRDefault="004E48A7" w:rsidP="004E48A7">
      <w:pPr>
        <w:pStyle w:val="36"/>
        <w:framePr w:wrap="notBeside"/>
        <w:rPr>
          <w:rtl/>
        </w:rPr>
      </w:pPr>
      <w:r w:rsidRPr="00DB2144">
        <w:rPr>
          <w:rtl/>
        </w:rPr>
        <w:t>ושמואל:</w:t>
      </w:r>
    </w:p>
    <w:p w14:paraId="50DFB7CF" w14:textId="77777777" w:rsidR="004E48A7" w:rsidRPr="00EA0B6D" w:rsidRDefault="004E48A7" w:rsidP="004E48A7">
      <w:pPr>
        <w:spacing w:after="60"/>
        <w:rPr>
          <w:rtl/>
        </w:rPr>
      </w:pPr>
      <w:r w:rsidRPr="00EA0B6D">
        <w:rPr>
          <w:rStyle w:val="affffe"/>
          <w:rFonts w:hint="cs"/>
          <w:rtl/>
        </w:rPr>
        <w:t>אף לר''א:</w:t>
      </w:r>
      <w:r w:rsidRPr="00EA0B6D">
        <w:rPr>
          <w:rFonts w:hint="cs"/>
          <w:rtl/>
        </w:rPr>
        <w:t xml:space="preserve"> </w:t>
      </w:r>
      <w:r>
        <w:rPr>
          <w:rFonts w:hint="cs"/>
          <w:rtl/>
        </w:rPr>
        <w:t>ש</w:t>
      </w:r>
      <w:r w:rsidRPr="00EA0B6D">
        <w:rPr>
          <w:rFonts w:hint="cs"/>
          <w:rtl/>
        </w:rPr>
        <w:t xml:space="preserve">ם </w:t>
      </w:r>
      <w:r>
        <w:rPr>
          <w:rFonts w:hint="cs"/>
          <w:rtl/>
        </w:rPr>
        <w:t xml:space="preserve">הוא </w:t>
      </w:r>
      <w:r w:rsidRPr="00EA0B6D">
        <w:rPr>
          <w:rFonts w:hint="cs"/>
          <w:rtl/>
        </w:rPr>
        <w:t>מוחזק</w:t>
      </w:r>
      <w:r>
        <w:rPr>
          <w:rFonts w:hint="cs"/>
          <w:rtl/>
        </w:rPr>
        <w:t>!</w:t>
      </w:r>
      <w:r w:rsidRPr="00EA0B6D">
        <w:rPr>
          <w:rFonts w:hint="cs"/>
          <w:rtl/>
        </w:rPr>
        <w:t>, אבל אחר רוב לא הולכים</w:t>
      </w:r>
      <w:r w:rsidRPr="00EA0B6D">
        <w:rPr>
          <w:rtl/>
        </w:rPr>
        <w:t>.</w:t>
      </w:r>
    </w:p>
    <w:p w14:paraId="319B705E" w14:textId="77777777" w:rsidR="004E48A7" w:rsidRPr="00EA0B6D" w:rsidRDefault="004E48A7" w:rsidP="004E48A7">
      <w:pPr>
        <w:pStyle w:val="36"/>
        <w:framePr w:wrap="notBeside"/>
        <w:rPr>
          <w:rtl/>
        </w:rPr>
      </w:pPr>
      <w:r>
        <w:rPr>
          <w:rFonts w:hint="cs"/>
          <w:rtl/>
        </w:rPr>
        <w:t>ב.</w:t>
      </w:r>
      <w:r w:rsidRPr="00EA0B6D">
        <w:rPr>
          <w:rtl/>
        </w:rPr>
        <w:t xml:space="preserve"> ת"ש:</w:t>
      </w:r>
    </w:p>
    <w:p w14:paraId="33329CC4" w14:textId="77777777" w:rsidR="004E48A7" w:rsidRPr="005C0F1D" w:rsidRDefault="004E48A7" w:rsidP="004E48A7">
      <w:pPr>
        <w:rPr>
          <w:rFonts w:ascii="David" w:hAnsi="David"/>
          <w:sz w:val="32"/>
          <w:rtl/>
        </w:rPr>
      </w:pPr>
      <w:r w:rsidRPr="005C0F1D">
        <w:rPr>
          <w:rFonts w:ascii="David" w:hAnsi="David"/>
          <w:sz w:val="32"/>
          <w:rtl/>
        </w:rPr>
        <w:t xml:space="preserve">המוכר פירות וזרען ולא צמחו, </w:t>
      </w:r>
      <w:r w:rsidRPr="005C0F1D">
        <w:rPr>
          <w:rStyle w:val="afff8"/>
          <w:rtl/>
        </w:rPr>
        <w:t>ואפי</w:t>
      </w:r>
      <w:r w:rsidRPr="005C0F1D">
        <w:rPr>
          <w:rtl/>
        </w:rPr>
        <w:t xml:space="preserve">' </w:t>
      </w:r>
      <w:r w:rsidRPr="005C0F1D">
        <w:rPr>
          <w:rFonts w:ascii="David" w:hAnsi="David"/>
          <w:sz w:val="32"/>
          <w:rtl/>
        </w:rPr>
        <w:t>זרע פשתן אינו חייב באחריותן.</w:t>
      </w:r>
    </w:p>
    <w:p w14:paraId="37B4E425" w14:textId="77777777" w:rsidR="004E48A7" w:rsidRPr="00C35A2C" w:rsidRDefault="004E48A7" w:rsidP="004E48A7">
      <w:pPr>
        <w:rPr>
          <w:rFonts w:ascii="David" w:hAnsi="David"/>
          <w:sz w:val="32"/>
          <w:rtl/>
        </w:rPr>
      </w:pPr>
      <w:r w:rsidRPr="00C35A2C">
        <w:rPr>
          <w:rFonts w:ascii="David" w:hAnsi="David" w:hint="cs"/>
          <w:sz w:val="32"/>
          <w:rtl/>
        </w:rPr>
        <w:t>אפי</w:t>
      </w:r>
      <w:r w:rsidRPr="00F10693">
        <w:rPr>
          <w:rFonts w:hint="cs"/>
          <w:rtl/>
        </w:rPr>
        <w:t xml:space="preserve">' </w:t>
      </w:r>
      <w:r w:rsidRPr="005C0F1D">
        <w:rPr>
          <w:rStyle w:val="affffe"/>
          <w:rFonts w:hint="cs"/>
          <w:rtl/>
        </w:rPr>
        <w:t>- היינו משום</w:t>
      </w:r>
      <w:r w:rsidRPr="00C35A2C">
        <w:rPr>
          <w:rFonts w:ascii="David" w:hAnsi="David" w:hint="cs"/>
          <w:sz w:val="32"/>
          <w:rtl/>
        </w:rPr>
        <w:t xml:space="preserve"> ד</w:t>
      </w:r>
      <w:r>
        <w:rPr>
          <w:rFonts w:ascii="David" w:hAnsi="David" w:hint="cs"/>
          <w:sz w:val="32"/>
          <w:rtl/>
        </w:rPr>
        <w:t>רוב</w:t>
      </w:r>
      <w:r w:rsidRPr="00C35A2C">
        <w:rPr>
          <w:rFonts w:ascii="David" w:hAnsi="David" w:hint="cs"/>
          <w:sz w:val="32"/>
          <w:rtl/>
        </w:rPr>
        <w:t xml:space="preserve"> לזריעה מוכרים ולא </w:t>
      </w:r>
      <w:r>
        <w:rPr>
          <w:rFonts w:ascii="David" w:hAnsi="David" w:hint="cs"/>
          <w:sz w:val="32"/>
          <w:rtl/>
        </w:rPr>
        <w:t>הולכים</w:t>
      </w:r>
      <w:r w:rsidRPr="00C35A2C">
        <w:rPr>
          <w:rFonts w:ascii="David" w:hAnsi="David" w:hint="cs"/>
          <w:sz w:val="32"/>
          <w:rtl/>
        </w:rPr>
        <w:t xml:space="preserve"> </w:t>
      </w:r>
      <w:r>
        <w:rPr>
          <w:rFonts w:ascii="David" w:hAnsi="David" w:hint="cs"/>
          <w:sz w:val="32"/>
          <w:rtl/>
        </w:rPr>
        <w:t>אחר רוב</w:t>
      </w:r>
      <w:r w:rsidRPr="00C35A2C">
        <w:rPr>
          <w:rFonts w:ascii="David" w:hAnsi="David" w:hint="cs"/>
          <w:sz w:val="32"/>
          <w:rtl/>
        </w:rPr>
        <w:t>, וא</w:t>
      </w:r>
      <w:r w:rsidRPr="00C35A2C">
        <w:rPr>
          <w:rFonts w:ascii="David" w:hAnsi="David"/>
          <w:sz w:val="32"/>
          <w:rtl/>
        </w:rPr>
        <w:t>"</w:t>
      </w:r>
      <w:r w:rsidRPr="00C35A2C">
        <w:rPr>
          <w:rFonts w:ascii="David" w:hAnsi="David" w:hint="cs"/>
          <w:sz w:val="32"/>
          <w:rtl/>
        </w:rPr>
        <w:t>כ תנאי היא</w:t>
      </w:r>
      <w:r w:rsidRPr="00C35A2C">
        <w:rPr>
          <w:rFonts w:ascii="David" w:hAnsi="David"/>
          <w:sz w:val="32"/>
          <w:rtl/>
        </w:rPr>
        <w:t>.</w:t>
      </w:r>
    </w:p>
    <w:p w14:paraId="31A12A39" w14:textId="77777777" w:rsidR="004E48A7" w:rsidRPr="00EA0B6D" w:rsidRDefault="004E48A7" w:rsidP="004E48A7">
      <w:pPr>
        <w:pStyle w:val="36"/>
        <w:framePr w:wrap="notBeside"/>
        <w:rPr>
          <w:rtl/>
        </w:rPr>
      </w:pPr>
      <w:r w:rsidRPr="00EA0B6D">
        <w:rPr>
          <w:rtl/>
        </w:rPr>
        <w:t>דתניא</w:t>
      </w:r>
      <w:r>
        <w:rPr>
          <w:rFonts w:hint="cs"/>
          <w:rtl/>
        </w:rPr>
        <w:t>:</w:t>
      </w:r>
      <w:r w:rsidRPr="00EA0B6D">
        <w:rPr>
          <w:rFonts w:hint="cs"/>
          <w:rtl/>
        </w:rPr>
        <w:t xml:space="preserve"> </w:t>
      </w:r>
    </w:p>
    <w:p w14:paraId="0EDD8AD3" w14:textId="77777777" w:rsidR="004E48A7" w:rsidRPr="00C35A2C" w:rsidRDefault="004E48A7" w:rsidP="004E48A7">
      <w:pPr>
        <w:rPr>
          <w:rtl/>
        </w:rPr>
      </w:pPr>
      <w:r w:rsidRPr="00C35A2C">
        <w:rPr>
          <w:rtl/>
        </w:rPr>
        <w:t>המוכר פירות לחברו וזרען ולא צמחו, זרעוני גינה שאין נאכלין חייב באחריותן, זרע פשתן אינו חייב באחריות</w:t>
      </w:r>
      <w:r w:rsidRPr="00C35A2C">
        <w:rPr>
          <w:rFonts w:hint="cs"/>
          <w:rtl/>
        </w:rPr>
        <w:t>ן</w:t>
      </w:r>
      <w:r>
        <w:rPr>
          <w:rFonts w:hint="cs"/>
          <w:rtl/>
        </w:rPr>
        <w:t>.</w:t>
      </w:r>
    </w:p>
    <w:p w14:paraId="64238A61" w14:textId="77777777" w:rsidR="004E48A7" w:rsidRPr="00C35A2C" w:rsidRDefault="004E48A7" w:rsidP="004E48A7">
      <w:pPr>
        <w:pStyle w:val="affe"/>
        <w:framePr w:wrap="around"/>
        <w:rPr>
          <w:rtl/>
        </w:rPr>
      </w:pPr>
      <w:r w:rsidRPr="00C35A2C">
        <w:rPr>
          <w:rFonts w:hint="cs"/>
          <w:rtl/>
        </w:rPr>
        <w:t>צג</w:t>
      </w:r>
      <w:r>
        <w:rPr>
          <w:rFonts w:hint="cs"/>
          <w:rtl/>
        </w:rPr>
        <w:t>:</w:t>
      </w:r>
    </w:p>
    <w:p w14:paraId="4280A140" w14:textId="77777777" w:rsidR="004E48A7" w:rsidRPr="005C0F1D" w:rsidRDefault="004E48A7" w:rsidP="004E48A7">
      <w:pPr>
        <w:rPr>
          <w:rFonts w:ascii="David" w:hAnsi="David"/>
          <w:spacing w:val="2"/>
          <w:sz w:val="32"/>
          <w:rtl/>
        </w:rPr>
      </w:pPr>
      <w:r w:rsidRPr="005C0F1D">
        <w:rPr>
          <w:rStyle w:val="affffe"/>
          <w:spacing w:val="2"/>
          <w:rtl/>
        </w:rPr>
        <w:t>רבי יוסי:</w:t>
      </w:r>
      <w:r w:rsidRPr="005C0F1D">
        <w:rPr>
          <w:rFonts w:ascii="David" w:hAnsi="David"/>
          <w:spacing w:val="2"/>
          <w:sz w:val="32"/>
          <w:rtl/>
        </w:rPr>
        <w:t xml:space="preserve"> נותן דמי זרע,</w:t>
      </w:r>
      <w:r w:rsidRPr="005C0F1D">
        <w:rPr>
          <w:rStyle w:val="affffe"/>
          <w:rFonts w:hint="cs"/>
          <w:spacing w:val="2"/>
          <w:rtl/>
        </w:rPr>
        <w:t xml:space="preserve"> </w:t>
      </w:r>
      <w:r w:rsidRPr="005C0F1D">
        <w:rPr>
          <w:rStyle w:val="affffe"/>
          <w:spacing w:val="2"/>
          <w:rtl/>
        </w:rPr>
        <w:t>אמרו לו:</w:t>
      </w:r>
      <w:r w:rsidRPr="005C0F1D">
        <w:rPr>
          <w:rFonts w:ascii="David" w:hAnsi="David"/>
          <w:spacing w:val="2"/>
          <w:sz w:val="32"/>
          <w:rtl/>
        </w:rPr>
        <w:t xml:space="preserve"> הרבה לוקחין אותו לדברים אחרים.</w:t>
      </w:r>
    </w:p>
    <w:p w14:paraId="5BB6F14F" w14:textId="77777777" w:rsidR="004E48A7" w:rsidRPr="00EA0B6D" w:rsidRDefault="004E48A7" w:rsidP="004E48A7">
      <w:pPr>
        <w:pStyle w:val="36"/>
        <w:framePr w:wrap="notBeside"/>
        <w:rPr>
          <w:rtl/>
        </w:rPr>
      </w:pPr>
      <w:r w:rsidRPr="00EA0B6D">
        <w:rPr>
          <w:rFonts w:hint="cs"/>
          <w:rtl/>
        </w:rPr>
        <w:t xml:space="preserve">תנאי-  </w:t>
      </w:r>
    </w:p>
    <w:p w14:paraId="14545478" w14:textId="77777777" w:rsidR="004E48A7" w:rsidRDefault="004E48A7" w:rsidP="004E48A7">
      <w:pPr>
        <w:rPr>
          <w:rtl/>
        </w:rPr>
      </w:pPr>
      <w:r w:rsidRPr="00EA0B6D">
        <w:rPr>
          <w:rStyle w:val="affffe"/>
          <w:rFonts w:hint="cs"/>
          <w:rtl/>
        </w:rPr>
        <w:t>היינו:</w:t>
      </w:r>
      <w:r w:rsidRPr="00C35A2C">
        <w:rPr>
          <w:rFonts w:hint="cs"/>
          <w:rtl/>
        </w:rPr>
        <w:t xml:space="preserve"> </w:t>
      </w:r>
      <w:r w:rsidRPr="00C35A2C">
        <w:rPr>
          <w:rtl/>
        </w:rPr>
        <w:t>אי תנא קמא ור</w:t>
      </w:r>
      <w:r w:rsidRPr="00F10693">
        <w:rPr>
          <w:rtl/>
        </w:rPr>
        <w:t xml:space="preserve">' </w:t>
      </w:r>
      <w:r w:rsidRPr="00C35A2C">
        <w:rPr>
          <w:rtl/>
        </w:rPr>
        <w:t>יוסי, אי ת"ק ואמרו לו.</w:t>
      </w:r>
    </w:p>
    <w:p w14:paraId="0239413C" w14:textId="77777777" w:rsidR="004E48A7" w:rsidRDefault="004E48A7" w:rsidP="004E48A7">
      <w:pPr>
        <w:pStyle w:val="afffff"/>
        <w:rPr>
          <w:rtl/>
        </w:rPr>
      </w:pPr>
      <w:r w:rsidRPr="00C35A2C">
        <w:rPr>
          <w:rFonts w:hint="cs"/>
          <w:rtl/>
        </w:rPr>
        <w:t>[ולאו רבי יוסי ואמרו</w:t>
      </w:r>
      <w:r>
        <w:rPr>
          <w:rFonts w:hint="cs"/>
          <w:rtl/>
        </w:rPr>
        <w:t xml:space="preserve"> </w:t>
      </w:r>
      <w:r w:rsidRPr="00C35A2C">
        <w:rPr>
          <w:rFonts w:hint="cs"/>
          <w:rtl/>
        </w:rPr>
        <w:t>לו דתרוויהו ס</w:t>
      </w:r>
      <w:r w:rsidRPr="00C35A2C">
        <w:rPr>
          <w:rtl/>
        </w:rPr>
        <w:t>"</w:t>
      </w:r>
      <w:r w:rsidRPr="00C35A2C">
        <w:rPr>
          <w:rFonts w:hint="cs"/>
          <w:rtl/>
        </w:rPr>
        <w:t>ל ד</w:t>
      </w:r>
      <w:r>
        <w:rPr>
          <w:rFonts w:hint="cs"/>
          <w:rtl/>
        </w:rPr>
        <w:t>הולכים</w:t>
      </w:r>
      <w:r w:rsidRPr="00C35A2C">
        <w:rPr>
          <w:rFonts w:hint="cs"/>
          <w:rtl/>
        </w:rPr>
        <w:t xml:space="preserve"> </w:t>
      </w:r>
      <w:r>
        <w:rPr>
          <w:rFonts w:hint="cs"/>
          <w:rtl/>
        </w:rPr>
        <w:t>אחר רוב</w:t>
      </w:r>
      <w:r w:rsidRPr="00C35A2C">
        <w:rPr>
          <w:rFonts w:hint="cs"/>
          <w:rtl/>
        </w:rPr>
        <w:t>]</w:t>
      </w:r>
    </w:p>
    <w:p w14:paraId="698852C4" w14:textId="77777777" w:rsidR="004E48A7" w:rsidRPr="00C35A2C" w:rsidRDefault="004E48A7" w:rsidP="004E48A7">
      <w:pPr>
        <w:rPr>
          <w:rtl/>
        </w:rPr>
      </w:pPr>
    </w:p>
    <w:p w14:paraId="2DDC1D59" w14:textId="77777777" w:rsidR="004E48A7" w:rsidRPr="00DB2144" w:rsidRDefault="004E48A7" w:rsidP="004E48A7">
      <w:pPr>
        <w:pStyle w:val="36"/>
        <w:framePr w:wrap="notBeside"/>
        <w:rPr>
          <w:rtl/>
        </w:rPr>
      </w:pPr>
      <w:r w:rsidRPr="00DB2144">
        <w:rPr>
          <w:rtl/>
        </w:rPr>
        <w:t xml:space="preserve"> ת"ר:</w:t>
      </w:r>
    </w:p>
    <w:p w14:paraId="705E9846" w14:textId="77777777" w:rsidR="004E48A7" w:rsidRDefault="004E48A7" w:rsidP="004E48A7">
      <w:pPr>
        <w:rPr>
          <w:rFonts w:ascii="David" w:hAnsi="David"/>
          <w:sz w:val="32"/>
          <w:rtl/>
        </w:rPr>
      </w:pPr>
      <w:r w:rsidRPr="00EA0B6D">
        <w:rPr>
          <w:rStyle w:val="afff8"/>
          <w:rtl/>
        </w:rPr>
        <w:t>מהו נותן לו?</w:t>
      </w:r>
      <w:r w:rsidRPr="00C35A2C">
        <w:rPr>
          <w:rFonts w:ascii="David" w:hAnsi="David"/>
          <w:sz w:val="32"/>
          <w:rtl/>
        </w:rPr>
        <w:t xml:space="preserve"> דמי זרע ולא הוצאה, </w:t>
      </w:r>
      <w:r>
        <w:rPr>
          <w:rStyle w:val="affffe"/>
          <w:rFonts w:hint="cs"/>
          <w:rtl/>
        </w:rPr>
        <w:t xml:space="preserve">וי''א </w:t>
      </w:r>
      <w:r w:rsidRPr="00EA0B6D">
        <w:rPr>
          <w:rStyle w:val="affffe"/>
          <w:rFonts w:hint="cs"/>
          <w:rtl/>
        </w:rPr>
        <w:t>[רשב</w:t>
      </w:r>
      <w:r w:rsidRPr="00EA0B6D">
        <w:rPr>
          <w:rStyle w:val="affffe"/>
          <w:rtl/>
        </w:rPr>
        <w:t>"</w:t>
      </w:r>
      <w:r w:rsidRPr="00EA0B6D">
        <w:rPr>
          <w:rStyle w:val="affffe"/>
          <w:rFonts w:hint="cs"/>
          <w:rtl/>
        </w:rPr>
        <w:t>ג]</w:t>
      </w:r>
      <w:r w:rsidRPr="00EA0B6D">
        <w:rPr>
          <w:rStyle w:val="affffe"/>
          <w:rtl/>
        </w:rPr>
        <w:t>:</w:t>
      </w:r>
      <w:r w:rsidRPr="00C35A2C">
        <w:rPr>
          <w:rFonts w:ascii="David" w:hAnsi="David"/>
          <w:sz w:val="32"/>
          <w:rtl/>
        </w:rPr>
        <w:t xml:space="preserve"> אף הוצאה.</w:t>
      </w:r>
    </w:p>
    <w:p w14:paraId="7804B76D" w14:textId="77777777" w:rsidR="004E48A7" w:rsidRPr="006F00EF" w:rsidRDefault="004E48A7" w:rsidP="004E48A7">
      <w:pPr>
        <w:pStyle w:val="36"/>
        <w:framePr w:wrap="notBeside"/>
        <w:rPr>
          <w:rtl/>
        </w:rPr>
      </w:pPr>
      <w:r w:rsidRPr="006F00EF">
        <w:rPr>
          <w:rFonts w:hint="cs"/>
          <w:rtl/>
        </w:rPr>
        <w:t>לאו רשב</w:t>
      </w:r>
      <w:r w:rsidRPr="006F00EF">
        <w:rPr>
          <w:rtl/>
        </w:rPr>
        <w:t>"</w:t>
      </w:r>
      <w:r w:rsidRPr="006F00EF">
        <w:rPr>
          <w:rFonts w:hint="cs"/>
          <w:rtl/>
        </w:rPr>
        <w:t>ג</w:t>
      </w:r>
    </w:p>
    <w:p w14:paraId="67FDD67E" w14:textId="77777777" w:rsidR="004E48A7" w:rsidRPr="00C35A2C" w:rsidRDefault="004E48A7" w:rsidP="004E48A7">
      <w:pPr>
        <w:rPr>
          <w:rFonts w:ascii="David" w:hAnsi="David"/>
          <w:sz w:val="32"/>
          <w:rtl/>
        </w:rPr>
      </w:pPr>
      <w:r>
        <w:rPr>
          <w:rStyle w:val="affffe"/>
          <w:rFonts w:hint="cs"/>
          <w:rtl/>
        </w:rPr>
        <w:t>דמתני'</w:t>
      </w:r>
      <w:r w:rsidRPr="00EA0B6D">
        <w:rPr>
          <w:rStyle w:val="affffe"/>
          <w:rtl/>
        </w:rPr>
        <w:t>:</w:t>
      </w:r>
      <w:r w:rsidRPr="00C35A2C">
        <w:rPr>
          <w:rFonts w:ascii="David" w:hAnsi="David"/>
          <w:sz w:val="32"/>
          <w:rtl/>
        </w:rPr>
        <w:t xml:space="preserve"> המוכר פירות לחבירו וזרען ולא צמחו, ואפילו זרע פשתן - אינו חייב באחריותן.</w:t>
      </w:r>
      <w:r>
        <w:rPr>
          <w:rFonts w:ascii="David" w:hAnsi="David" w:hint="cs"/>
          <w:sz w:val="32"/>
          <w:rtl/>
        </w:rPr>
        <w:t xml:space="preserve"> - </w:t>
      </w:r>
      <w:r>
        <w:rPr>
          <w:rFonts w:ascii="David" w:hAnsi="David" w:hint="cs"/>
          <w:sz w:val="32"/>
          <w:rtl/>
        </w:rPr>
        <w:t xml:space="preserve">הא זרע גינה חייב באחריותן ואלו הם דברי </w:t>
      </w:r>
      <w:r>
        <w:rPr>
          <w:rStyle w:val="affffe"/>
          <w:rFonts w:ascii="David" w:hAnsi="David" w:hint="cs"/>
          <w:sz w:val="32"/>
          <w:rtl/>
          <w:rPrChange w:id="9372" w:author="מנוע אמוראים" w:date="2026-10-05T16:41:09Z">
            <w:rPr>
              <w:rFonts w:ascii="David" w:hAnsi="David" w:hint="cs"/>
              <w:sz w:val="32"/>
              <w:rtl/>
            </w:rPr>
          </w:rPrChange>
        </w:rPr>
        <w:t xml:space="preserve">רשב</w:t>
      </w:r>
      <w:r>
        <w:rPr>
          <w:rStyle w:val="affffe"/>
          <w:rFonts w:ascii="David" w:hAnsi="David"/>
          <w:sz w:val="32"/>
          <w:rtl/>
          <w:rPrChange w:id="9373" w:author="מנוע אמוראים" w:date="2026-10-05T16:41:09Z">
            <w:rPr>
              <w:rFonts w:ascii="David" w:hAnsi="David"/>
              <w:sz w:val="32"/>
              <w:rtl/>
            </w:rPr>
          </w:rPrChange>
        </w:rPr>
        <w:t xml:space="preserve">"</w:t>
      </w:r>
      <w:r>
        <w:rPr>
          <w:rStyle w:val="affffe"/>
          <w:rFonts w:ascii="David" w:hAnsi="David" w:hint="cs"/>
          <w:sz w:val="32"/>
          <w:rtl/>
          <w:rPrChange w:id="9374" w:author="מנוע אמוראים" w:date="2026-10-05T16:41:09Z">
            <w:rPr>
              <w:rFonts w:ascii="David" w:hAnsi="David" w:hint="cs"/>
              <w:sz w:val="32"/>
              <w:rtl/>
            </w:rPr>
          </w:rPrChange>
        </w:rPr>
        <w:t xml:space="preserve">ג</w:t>
      </w:r>
      <w:r>
        <w:rPr>
          <w:rFonts w:ascii="David" w:hAnsi="David" w:hint="cs"/>
          <w:sz w:val="32"/>
          <w:rtl/>
        </w:rPr>
        <w:t xml:space="preserve"> </w:t>
      </w:r>
      <w:r w:rsidRPr="006F00EF">
        <w:rPr>
          <w:rStyle w:val="affffe"/>
          <w:rFonts w:hint="cs"/>
          <w:rtl/>
        </w:rPr>
        <w:t>ובהכרח שנחלקו</w:t>
      </w:r>
      <w:r>
        <w:rPr>
          <w:rFonts w:ascii="David" w:hAnsi="David" w:hint="cs"/>
          <w:sz w:val="32"/>
          <w:rtl/>
        </w:rPr>
        <w:t xml:space="preserve"> </w:t>
      </w:r>
      <w:r w:rsidRPr="00C35A2C">
        <w:rPr>
          <w:rFonts w:ascii="David" w:hAnsi="David" w:hint="cs"/>
          <w:sz w:val="32"/>
          <w:rtl/>
        </w:rPr>
        <w:t>אי חייב דמי זרע או אף הוצאה דכל תנא בתרא להוסיף על הקודם בא</w:t>
      </w:r>
    </w:p>
    <w:p w14:paraId="101A9065" w14:textId="77777777" w:rsidR="004E48A7" w:rsidRPr="006F00EF" w:rsidRDefault="004E48A7" w:rsidP="004E48A7">
      <w:pPr>
        <w:pStyle w:val="36"/>
        <w:framePr w:wrap="notBeside"/>
        <w:rPr>
          <w:rtl/>
        </w:rPr>
      </w:pPr>
      <w:r w:rsidRPr="006F00EF">
        <w:rPr>
          <w:rFonts w:hint="cs"/>
          <w:rtl/>
        </w:rPr>
        <w:t xml:space="preserve">וא''א דכולה </w:t>
      </w:r>
      <w:r>
        <w:rPr>
          <w:rFonts w:hint="cs"/>
          <w:rtl/>
        </w:rPr>
        <w:t xml:space="preserve"> רשב''ג</w:t>
      </w:r>
    </w:p>
    <w:p w14:paraId="66222664" w14:textId="77777777" w:rsidR="004E48A7" w:rsidRPr="005C0F1D" w:rsidRDefault="004E48A7" w:rsidP="004E48A7">
      <w:pPr>
        <w:rPr>
          <w:spacing w:val="2"/>
          <w:rtl/>
        </w:rPr>
      </w:pPr>
      <w:r w:rsidRPr="005C0F1D">
        <w:rPr>
          <w:rFonts w:hint="cs"/>
          <w:spacing w:val="2"/>
          <w:rtl/>
        </w:rPr>
        <w:t xml:space="preserve">וזרע פשתן אינו חייב באחריותן </w:t>
      </w:r>
      <w:r w:rsidRPr="005C0F1D">
        <w:rPr>
          <w:rStyle w:val="affffe"/>
          <w:rFonts w:hint="cs"/>
          <w:spacing w:val="2"/>
          <w:rtl/>
        </w:rPr>
        <w:t>שלרשב</w:t>
      </w:r>
      <w:r w:rsidRPr="005C0F1D">
        <w:rPr>
          <w:rStyle w:val="affffe"/>
          <w:spacing w:val="2"/>
          <w:rtl/>
        </w:rPr>
        <w:t>"</w:t>
      </w:r>
      <w:r w:rsidRPr="005C0F1D">
        <w:rPr>
          <w:rStyle w:val="affffe"/>
          <w:rFonts w:hint="cs"/>
          <w:spacing w:val="2"/>
          <w:rtl/>
        </w:rPr>
        <w:t xml:space="preserve">ג </w:t>
      </w:r>
      <w:r w:rsidRPr="005C0F1D">
        <w:rPr>
          <w:rFonts w:hint="cs"/>
          <w:spacing w:val="2"/>
          <w:rtl/>
        </w:rPr>
        <w:t>זרעוני גינה חייב באחריותן</w:t>
      </w:r>
    </w:p>
    <w:p w14:paraId="4727B0E8" w14:textId="77777777" w:rsidR="004E48A7" w:rsidRPr="006F00EF" w:rsidRDefault="004E48A7" w:rsidP="004E48A7">
      <w:pPr>
        <w:pStyle w:val="36"/>
        <w:framePr w:wrap="notBeside"/>
        <w:rPr>
          <w:rtl/>
        </w:rPr>
      </w:pPr>
      <w:r w:rsidRPr="006F00EF">
        <w:rPr>
          <w:rtl/>
        </w:rPr>
        <w:t>אלא</w:t>
      </w:r>
      <w:r w:rsidRPr="006F00EF">
        <w:rPr>
          <w:rFonts w:hint="cs"/>
          <w:rtl/>
        </w:rPr>
        <w:t xml:space="preserve"> </w:t>
      </w:r>
      <w:r w:rsidRPr="006F00EF">
        <w:rPr>
          <w:rtl/>
        </w:rPr>
        <w:t>ר</w:t>
      </w:r>
      <w:r w:rsidRPr="006F00EF">
        <w:rPr>
          <w:rFonts w:hint="cs"/>
          <w:rtl/>
        </w:rPr>
        <w:t>שב</w:t>
      </w:r>
      <w:r w:rsidRPr="006F00EF">
        <w:rPr>
          <w:rtl/>
        </w:rPr>
        <w:t>"</w:t>
      </w:r>
      <w:r w:rsidRPr="006F00EF">
        <w:rPr>
          <w:rFonts w:hint="cs"/>
          <w:rtl/>
        </w:rPr>
        <w:t>ג</w:t>
      </w:r>
    </w:p>
    <w:p w14:paraId="58BA814E" w14:textId="77777777" w:rsidR="004E48A7" w:rsidRDefault="004E48A7" w:rsidP="004E48A7">
      <w:pPr>
        <w:rPr>
          <w:rtl/>
        </w:rPr>
      </w:pPr>
      <w:r w:rsidRPr="006F00EF">
        <w:rPr>
          <w:rStyle w:val="affffe"/>
          <w:rtl/>
        </w:rPr>
        <w:t>דתניא:</w:t>
      </w:r>
      <w:r w:rsidRPr="00C35A2C">
        <w:rPr>
          <w:rtl/>
        </w:rPr>
        <w:t xml:space="preserve"> המוליך חטין לטחון ולא לתתן ועשאן סובין או מורסן, קמח לנחתום ואפאו פת ניפולין, בהמה לטבח וניבלה</w:t>
      </w:r>
    </w:p>
    <w:p w14:paraId="05FF830D" w14:textId="77777777" w:rsidR="004E48A7" w:rsidRDefault="004E48A7" w:rsidP="004E48A7">
      <w:pPr>
        <w:rPr>
          <w:rtl/>
        </w:rPr>
      </w:pPr>
      <w:r w:rsidRPr="006F00EF">
        <w:rPr>
          <w:rStyle w:val="affffe"/>
          <w:rFonts w:hint="cs"/>
          <w:rtl/>
        </w:rPr>
        <w:t>לת</w:t>
      </w:r>
      <w:r w:rsidRPr="006F00EF">
        <w:rPr>
          <w:rStyle w:val="affffe"/>
          <w:rtl/>
        </w:rPr>
        <w:t>"</w:t>
      </w:r>
      <w:r w:rsidRPr="006F00EF">
        <w:rPr>
          <w:rStyle w:val="affffe"/>
          <w:rFonts w:hint="cs"/>
          <w:rtl/>
        </w:rPr>
        <w:t xml:space="preserve">ק </w:t>
      </w:r>
      <w:r w:rsidRPr="006F00EF">
        <w:rPr>
          <w:rStyle w:val="affffe"/>
          <w:rtl/>
        </w:rPr>
        <w:t>-</w:t>
      </w:r>
      <w:r w:rsidRPr="00C35A2C">
        <w:rPr>
          <w:rFonts w:ascii="David" w:hAnsi="David"/>
          <w:sz w:val="32"/>
          <w:rtl/>
        </w:rPr>
        <w:t xml:space="preserve"> חייב, מפני שהוא כנושא שכר.</w:t>
      </w:r>
      <w:r>
        <w:rPr>
          <w:rFonts w:hint="cs"/>
          <w:rtl/>
        </w:rPr>
        <w:t xml:space="preserve"> </w:t>
      </w:r>
    </w:p>
    <w:p w14:paraId="36534AE9" w14:textId="77777777" w:rsidR="004E48A7" w:rsidRPr="006F00EF" w:rsidRDefault="004E48A7" w:rsidP="004E48A7">
      <w:pPr>
        <w:rPr>
          <w:rtl/>
        </w:rPr>
      </w:pPr>
      <w:r>
        <w:rPr>
          <w:rStyle w:val="affffe"/>
          <w:rFonts w:hint="cs"/>
          <w:rtl/>
        </w:rPr>
        <w:t>ל</w:t>
      </w:r>
      <w:r w:rsidRPr="006F00EF">
        <w:rPr>
          <w:rStyle w:val="affffe"/>
          <w:rtl/>
        </w:rPr>
        <w:t>רשב"ג</w:t>
      </w:r>
      <w:r w:rsidRPr="00C35A2C">
        <w:rPr>
          <w:rFonts w:ascii="David" w:hAnsi="David"/>
          <w:sz w:val="32"/>
          <w:rtl/>
        </w:rPr>
        <w:t xml:space="preserve"> נותן לו דמי בושתו ודמי בושת אורחיו.</w:t>
      </w:r>
    </w:p>
    <w:p w14:paraId="346DA789" w14:textId="77777777" w:rsidR="004E48A7" w:rsidRPr="006F00EF" w:rsidRDefault="004E48A7" w:rsidP="004E48A7">
      <w:pPr>
        <w:pStyle w:val="36"/>
        <w:framePr w:wrap="notBeside"/>
        <w:rPr>
          <w:rtl/>
        </w:rPr>
      </w:pPr>
      <w:r w:rsidRPr="006F00EF">
        <w:rPr>
          <w:rtl/>
        </w:rPr>
        <w:t xml:space="preserve">וכן </w:t>
      </w:r>
      <w:r>
        <w:rPr>
          <w:rFonts w:hint="cs"/>
          <w:rtl/>
        </w:rPr>
        <w:t>א</w:t>
      </w:r>
      <w:r w:rsidRPr="006F00EF">
        <w:rPr>
          <w:rtl/>
        </w:rPr>
        <w:t>ר</w:t>
      </w:r>
      <w:r w:rsidRPr="006F00EF">
        <w:rPr>
          <w:rFonts w:hint="cs"/>
          <w:rtl/>
        </w:rPr>
        <w:t>שב</w:t>
      </w:r>
      <w:r w:rsidRPr="006F00EF">
        <w:rPr>
          <w:rtl/>
        </w:rPr>
        <w:t>"</w:t>
      </w:r>
      <w:r w:rsidRPr="006F00EF">
        <w:rPr>
          <w:rFonts w:hint="cs"/>
          <w:rtl/>
        </w:rPr>
        <w:t>ג</w:t>
      </w:r>
      <w:r w:rsidRPr="006F00EF">
        <w:rPr>
          <w:rtl/>
        </w:rPr>
        <w:t>:</w:t>
      </w:r>
    </w:p>
    <w:p w14:paraId="6DC0F2E8" w14:textId="77777777" w:rsidR="004E48A7" w:rsidRDefault="004E48A7" w:rsidP="004E48A7">
      <w:pPr>
        <w:rPr>
          <w:rStyle w:val="afff8"/>
          <w:rtl/>
        </w:rPr>
      </w:pPr>
      <w:r w:rsidRPr="006F00EF">
        <w:rPr>
          <w:rStyle w:val="afff8"/>
          <w:rtl/>
        </w:rPr>
        <w:t xml:space="preserve">מנהג גדול היה בירושלים, </w:t>
      </w:r>
    </w:p>
    <w:p w14:paraId="1E339AB4" w14:textId="77777777" w:rsidR="004E48A7" w:rsidRPr="005C0F1D" w:rsidRDefault="004E48A7" w:rsidP="004E48A7">
      <w:pPr>
        <w:rPr>
          <w:rFonts w:ascii="David" w:hAnsi="David"/>
          <w:spacing w:val="2"/>
          <w:sz w:val="32"/>
          <w:rtl/>
        </w:rPr>
      </w:pPr>
      <w:r w:rsidRPr="005C0F1D">
        <w:rPr>
          <w:rFonts w:ascii="David" w:hAnsi="David"/>
          <w:spacing w:val="2"/>
          <w:sz w:val="32"/>
          <w:rtl/>
        </w:rPr>
        <w:lastRenderedPageBreak/>
        <w:t xml:space="preserve">המוסר סעודה לחברו וקלקלה - נותן לו דמי בשתו </w:t>
      </w:r>
      <w:r w:rsidRPr="005C0F1D">
        <w:rPr>
          <w:rFonts w:ascii="David" w:hAnsi="David" w:hint="cs"/>
          <w:spacing w:val="2"/>
          <w:sz w:val="32"/>
          <w:rtl/>
        </w:rPr>
        <w:t>ו</w:t>
      </w:r>
      <w:r w:rsidRPr="005C0F1D">
        <w:rPr>
          <w:rFonts w:ascii="David" w:hAnsi="David"/>
          <w:spacing w:val="2"/>
          <w:sz w:val="32"/>
          <w:rtl/>
        </w:rPr>
        <w:t>בושת אורחיו.</w:t>
      </w:r>
    </w:p>
    <w:p w14:paraId="3CC2BEF0" w14:textId="77777777" w:rsidR="004E48A7" w:rsidRPr="006F00EF" w:rsidRDefault="004E48A7" w:rsidP="004E48A7">
      <w:pPr>
        <w:pStyle w:val="36"/>
        <w:framePr w:wrap="notBeside"/>
        <w:rPr>
          <w:rtl/>
        </w:rPr>
      </w:pPr>
      <w:r w:rsidRPr="006F00EF">
        <w:rPr>
          <w:rtl/>
        </w:rPr>
        <w:t>עוד</w:t>
      </w:r>
    </w:p>
    <w:p w14:paraId="1623C4F9" w14:textId="77777777" w:rsidR="004E48A7" w:rsidRDefault="004E48A7" w:rsidP="004E48A7">
      <w:pPr>
        <w:rPr>
          <w:rtl/>
        </w:rPr>
      </w:pPr>
      <w:r w:rsidRPr="006F00EF">
        <w:rPr>
          <w:rStyle w:val="afff8"/>
          <w:rtl/>
        </w:rPr>
        <w:t xml:space="preserve">מנהג גדול היה בירושלים, </w:t>
      </w:r>
    </w:p>
    <w:p w14:paraId="6EA7DCB8" w14:textId="03631D6F" w:rsidR="004E48A7" w:rsidRPr="005C0F1D" w:rsidRDefault="004E48A7" w:rsidP="004E48A7">
      <w:pPr>
        <w:rPr>
          <w:rtl/>
        </w:rPr>
      </w:pPr>
      <w:r w:rsidRPr="00C35A2C">
        <w:rPr>
          <w:rtl/>
        </w:rPr>
        <w:t>כל זמן שמפה פרוסה</w:t>
      </w:r>
      <w:r w:rsidRPr="00C35A2C">
        <w:rPr>
          <w:rFonts w:hint="cs"/>
          <w:rtl/>
        </w:rPr>
        <w:t xml:space="preserve"> </w:t>
      </w:r>
      <w:r w:rsidRPr="00C35A2C">
        <w:rPr>
          <w:rtl/>
        </w:rPr>
        <w:t>אורחין נכנסין, נסתלקה המפה</w:t>
      </w:r>
      <w:r w:rsidRPr="00C35A2C">
        <w:rPr>
          <w:rFonts w:hint="cs"/>
          <w:rtl/>
        </w:rPr>
        <w:t xml:space="preserve"> </w:t>
      </w:r>
      <w:r w:rsidRPr="00C35A2C">
        <w:rPr>
          <w:rtl/>
        </w:rPr>
        <w:t>אין</w:t>
      </w:r>
      <w:r>
        <w:rPr>
          <w:rFonts w:hint="cs"/>
          <w:rtl/>
        </w:rPr>
        <w:t xml:space="preserve"> </w:t>
      </w:r>
      <w:r w:rsidRPr="00C35A2C">
        <w:rPr>
          <w:rtl/>
        </w:rPr>
        <w:t>נכנסין.</w:t>
      </w:r>
    </w:p>
    <w:p w14:paraId="54B055EE" w14:textId="37F51A4D" w:rsidR="00AC0AF5" w:rsidRPr="001B450D" w:rsidRDefault="001B450D" w:rsidP="00AC0AF5">
      <w:pPr>
        <w:pStyle w:val="aff9"/>
        <w:rPr>
          <w:rtl/>
        </w:rPr>
      </w:pPr>
      <w:bookmarkStart w:id="38" w:name="_Hlk178345830"/>
      <w:r w:rsidRPr="001B450D">
        <w:rPr>
          <w:rFonts w:hint="cs"/>
          <w:rtl/>
        </w:rPr>
        <w:t>***</w:t>
      </w:r>
    </w:p>
    <w:p w14:paraId="0BDD7B08" w14:textId="64A67ABC" w:rsidR="00AC0AF5" w:rsidRPr="00C35A2C" w:rsidRDefault="00AC0AF5" w:rsidP="004E48A7">
      <w:pPr>
        <w:pStyle w:val="affffb"/>
        <w:framePr w:wrap="around"/>
        <w:rPr>
          <w:rtl/>
        </w:rPr>
      </w:pPr>
      <w:del w:id="20332" w:author="קלוד" w:date="2026-10-06T10:07:33Z">
        <w:r>
          <w:rPr>
            <w:rtl/>
          </w:rPr>
          <w:delText xml:space="preserve">מתני</w:delText>
        </w:r>
      </w:del>
      <w:ins w:id="20333" w:author="קלוד" w:date="2026-10-06T10:07:33Z">
        <w:r>
          <w:rPr>
            <w:rtl/>
          </w:rPr>
          <w:t xml:space="preserve">משנה ב</w:t>
        </w:r>
      </w:ins>
      <w:del w:id="20334" w:author="קלוד" w:date="2026-10-06T10:07:33Z">
        <w:r>
          <w:rPr>
            <w:rtl/>
          </w:rPr>
          <w:delText xml:space="preserve">'</w:delText>
        </w:r>
      </w:del>
    </w:p>
    <w:p w14:paraId="14D2AB1E" w14:textId="77777777" w:rsidR="008E6F5B" w:rsidRPr="00DB3591" w:rsidRDefault="008E6F5B" w:rsidP="00DB3591">
      <w:pPr>
        <w:pStyle w:val="afff3"/>
      </w:pPr>
      <w:r w:rsidRPr="00DB3591">
        <w:rPr>
          <w:rtl/>
        </w:rPr>
        <w:t>הַמּוֹכֵר פֵּרוֹת לַחֲבֵרוֹ, הֲרֵי זֶה מְקַבֵּל עָלָיו רֹבַע טִנֹּפֶת לִסְאָה.</w:t>
      </w:r>
    </w:p>
    <w:p w14:paraId="7DA07C94" w14:textId="145FC843" w:rsidR="008E6F5B" w:rsidRDefault="008E6F5B" w:rsidP="00DB3591">
      <w:pPr>
        <w:pStyle w:val="afff3"/>
        <w:rPr>
          <w:rtl/>
        </w:rPr>
      </w:pPr>
      <w:r w:rsidRPr="008E6F5B">
        <w:rPr>
          <w:rtl/>
        </w:rPr>
        <w:t xml:space="preserve">תְּאֵנִים, </w:t>
      </w:r>
      <w:r>
        <w:rPr>
          <w:rtl/>
        </w:rPr>
        <w:tab/>
      </w:r>
      <w:r>
        <w:rPr>
          <w:rtl/>
        </w:rPr>
        <w:tab/>
      </w:r>
      <w:r>
        <w:rPr>
          <w:rtl/>
        </w:rPr>
        <w:tab/>
      </w:r>
      <w:r>
        <w:rPr>
          <w:rtl/>
        </w:rPr>
        <w:tab/>
      </w:r>
      <w:r>
        <w:rPr>
          <w:rtl/>
        </w:rPr>
        <w:tab/>
      </w:r>
      <w:r w:rsidRPr="008E6F5B">
        <w:rPr>
          <w:rtl/>
        </w:rPr>
        <w:t xml:space="preserve">מְקַבֵּל עָלָיו עֶשֶׂר מְתֻלָּעוֹת לְמֵאָה. </w:t>
      </w:r>
    </w:p>
    <w:p w14:paraId="00446665" w14:textId="2F293C82" w:rsidR="008E6F5B" w:rsidRDefault="008E6F5B" w:rsidP="00DB3591">
      <w:pPr>
        <w:pStyle w:val="afff3"/>
        <w:rPr>
          <w:rtl/>
        </w:rPr>
      </w:pPr>
      <w:r w:rsidRPr="008E6F5B">
        <w:rPr>
          <w:rtl/>
        </w:rPr>
        <w:t xml:space="preserve">מַרְתֵּף שֶׁל יַיִן, </w:t>
      </w:r>
      <w:r>
        <w:rPr>
          <w:rtl/>
        </w:rPr>
        <w:tab/>
      </w:r>
      <w:r w:rsidRPr="008E6F5B">
        <w:rPr>
          <w:rtl/>
        </w:rPr>
        <w:t xml:space="preserve">מְקַבֵּל עָלָיו עֶשֶׂר קוֹסְסוֹת לְמֵאָה. </w:t>
      </w:r>
    </w:p>
    <w:p w14:paraId="6E29F691" w14:textId="1676B690" w:rsidR="00AC0AF5" w:rsidRPr="008E6F5B" w:rsidRDefault="008E6F5B" w:rsidP="00DB3591">
      <w:pPr>
        <w:pStyle w:val="afff3"/>
        <w:rPr>
          <w:rtl/>
        </w:rPr>
      </w:pPr>
      <w:r w:rsidRPr="008E6F5B">
        <w:rPr>
          <w:rtl/>
        </w:rPr>
        <w:t xml:space="preserve">קַנְקַנִּים בַּשָּׁרוֹן, </w:t>
      </w:r>
      <w:r>
        <w:rPr>
          <w:rtl/>
        </w:rPr>
        <w:tab/>
      </w:r>
      <w:r w:rsidRPr="008E6F5B">
        <w:rPr>
          <w:rtl/>
        </w:rPr>
        <w:t>מְקַבֵּל עָלָיו עֶשֶׂר פִּיטַסְיָאוֹת לְמֵאָה:</w:t>
      </w:r>
    </w:p>
    <w:p w14:paraId="33AF1BBD" w14:textId="77777777" w:rsidR="004E48A7" w:rsidRPr="004E48A7" w:rsidRDefault="00AC0AF5" w:rsidP="004E48A7">
      <w:pPr>
        <w:pStyle w:val="36"/>
        <w:framePr w:wrap="notBeside"/>
        <w:rPr>
          <w:rtl/>
        </w:rPr>
      </w:pPr>
      <w:r w:rsidRPr="004E48A7">
        <w:rPr>
          <w:rtl/>
        </w:rPr>
        <w:t>תאני ר"</w:t>
      </w:r>
      <w:r w:rsidRPr="004E48A7">
        <w:rPr>
          <w:rFonts w:hint="cs"/>
          <w:rtl/>
        </w:rPr>
        <w:t>ק</w:t>
      </w:r>
      <w:r w:rsidRPr="004E48A7">
        <w:rPr>
          <w:rtl/>
        </w:rPr>
        <w:t>:</w:t>
      </w:r>
    </w:p>
    <w:p w14:paraId="2143298F" w14:textId="722C553B" w:rsidR="00AC0AF5" w:rsidRPr="00C35A2C" w:rsidRDefault="00AC0AF5" w:rsidP="00AC0AF5">
      <w:pPr>
        <w:rPr>
          <w:rFonts w:ascii="David" w:hAnsi="David"/>
          <w:sz w:val="32"/>
          <w:rtl/>
        </w:rPr>
      </w:pPr>
      <w:r w:rsidRPr="00C35A2C">
        <w:rPr>
          <w:rFonts w:ascii="David" w:hAnsi="David"/>
          <w:sz w:val="32"/>
          <w:rtl/>
        </w:rPr>
        <w:t>רובע קטנית לסאה.</w:t>
      </w:r>
      <w:r w:rsidR="004E48A7">
        <w:rPr>
          <w:rFonts w:ascii="David" w:hAnsi="David" w:hint="cs"/>
          <w:sz w:val="32"/>
          <w:rtl/>
        </w:rPr>
        <w:t xml:space="preserve">  בעפרורית </w:t>
      </w:r>
      <w:r w:rsidR="004E48A7">
        <w:rPr>
          <w:rFonts w:ascii="David" w:hAnsi="David"/>
          <w:sz w:val="32"/>
          <w:rtl/>
        </w:rPr>
        <w:t>–</w:t>
      </w:r>
      <w:r w:rsidR="004E48A7">
        <w:rPr>
          <w:rFonts w:ascii="David" w:hAnsi="David" w:hint="cs"/>
          <w:sz w:val="32"/>
          <w:rtl/>
        </w:rPr>
        <w:t xml:space="preserve"> פחות מרובע. </w:t>
      </w:r>
    </w:p>
    <w:p w14:paraId="289E236D" w14:textId="34185312" w:rsidR="00AC0AF5" w:rsidRPr="006765C4" w:rsidRDefault="004E48A7" w:rsidP="004E48A7">
      <w:pPr>
        <w:pStyle w:val="afffff"/>
        <w:rPr>
          <w:rtl/>
        </w:rPr>
      </w:pPr>
      <w:r>
        <w:rPr>
          <w:rFonts w:hint="cs"/>
          <w:rtl/>
        </w:rPr>
        <w:t>כר</w:t>
      </w:r>
      <w:r w:rsidR="00AC0AF5" w:rsidRPr="006765C4">
        <w:rPr>
          <w:rtl/>
        </w:rPr>
        <w:t>בה: בורר צרור מגרנו של חברו -נותן לו דמי חטין.</w:t>
      </w:r>
    </w:p>
    <w:p w14:paraId="55C1C338" w14:textId="77777777" w:rsidR="00AC0AF5" w:rsidRPr="00C35A2C" w:rsidRDefault="00AC0AF5" w:rsidP="00982F98">
      <w:pPr>
        <w:pStyle w:val="affe"/>
        <w:framePr w:wrap="around"/>
        <w:rPr>
          <w:rtl/>
        </w:rPr>
      </w:pPr>
      <w:r w:rsidRPr="00C35A2C">
        <w:rPr>
          <w:rFonts w:hint="cs"/>
          <w:rtl/>
        </w:rPr>
        <w:t>צד.</w:t>
      </w:r>
    </w:p>
    <w:p w14:paraId="7E1F17CA" w14:textId="77777777" w:rsidR="004E48A7" w:rsidRPr="004E48A7" w:rsidRDefault="00AC0AF5" w:rsidP="004E48A7">
      <w:pPr>
        <w:pStyle w:val="36"/>
        <w:framePr w:wrap="notBeside"/>
        <w:rPr>
          <w:rtl/>
        </w:rPr>
      </w:pPr>
      <w:r w:rsidRPr="004E48A7">
        <w:rPr>
          <w:rtl/>
        </w:rPr>
        <w:t>וה</w:t>
      </w:r>
      <w:r w:rsidRPr="004E48A7">
        <w:rPr>
          <w:rFonts w:hint="cs"/>
          <w:rtl/>
        </w:rPr>
        <w:t>ך</w:t>
      </w:r>
      <w:r w:rsidRPr="004E48A7">
        <w:rPr>
          <w:rtl/>
        </w:rPr>
        <w:t>:</w:t>
      </w:r>
    </w:p>
    <w:p w14:paraId="1F32FC7D" w14:textId="03A731A3" w:rsidR="00AC0AF5" w:rsidRDefault="004E48A7" w:rsidP="004E48A7">
      <w:pPr>
        <w:rPr>
          <w:rFonts w:ascii="David" w:hAnsi="David"/>
          <w:sz w:val="32"/>
          <w:rtl/>
        </w:rPr>
      </w:pPr>
      <w:r>
        <w:rPr>
          <w:rFonts w:ascii="David" w:hAnsi="David" w:hint="cs"/>
          <w:sz w:val="32"/>
          <w:rtl/>
        </w:rPr>
        <w:t xml:space="preserve">דמקבל עליו </w:t>
      </w:r>
      <w:r w:rsidRPr="004E48A7">
        <w:rPr>
          <w:rFonts w:ascii="David" w:hAnsi="David" w:hint="cs"/>
          <w:b/>
          <w:bCs/>
          <w:sz w:val="32"/>
          <w:rtl/>
        </w:rPr>
        <w:t>ב</w:t>
      </w:r>
      <w:r w:rsidR="00AC0AF5" w:rsidRPr="004E48A7">
        <w:rPr>
          <w:rFonts w:ascii="David" w:hAnsi="David"/>
          <w:b/>
          <w:bCs/>
          <w:sz w:val="32"/>
          <w:rtl/>
        </w:rPr>
        <w:t>חטין</w:t>
      </w:r>
      <w:r w:rsidR="00AC0AF5">
        <w:rPr>
          <w:rFonts w:ascii="David" w:hAnsi="David"/>
          <w:sz w:val="32"/>
          <w:rtl/>
        </w:rPr>
        <w:t xml:space="preserve"> </w:t>
      </w:r>
      <w:r w:rsidR="00AC0AF5" w:rsidRPr="00C35A2C">
        <w:rPr>
          <w:rFonts w:ascii="David" w:hAnsi="David"/>
          <w:sz w:val="32"/>
          <w:rtl/>
        </w:rPr>
        <w:t>רובע קטנית</w:t>
      </w:r>
      <w:r>
        <w:rPr>
          <w:rFonts w:ascii="David" w:hAnsi="David" w:hint="cs"/>
          <w:sz w:val="32"/>
          <w:rtl/>
        </w:rPr>
        <w:t>,</w:t>
      </w:r>
      <w:r w:rsidR="00AC0AF5" w:rsidRPr="00C35A2C">
        <w:rPr>
          <w:rFonts w:ascii="David" w:hAnsi="David"/>
          <w:sz w:val="32"/>
          <w:rtl/>
        </w:rPr>
        <w:t xml:space="preserve"> </w:t>
      </w:r>
      <w:r w:rsidR="00AC0AF5" w:rsidRPr="004E48A7">
        <w:rPr>
          <w:rFonts w:ascii="David" w:hAnsi="David"/>
          <w:b/>
          <w:bCs/>
          <w:sz w:val="32"/>
          <w:rtl/>
        </w:rPr>
        <w:t>שעורים</w:t>
      </w:r>
      <w:r w:rsidR="00AC0AF5" w:rsidRPr="00C35A2C">
        <w:rPr>
          <w:rFonts w:ascii="David" w:hAnsi="David"/>
          <w:sz w:val="32"/>
          <w:rtl/>
        </w:rPr>
        <w:t xml:space="preserve"> </w:t>
      </w:r>
      <w:r>
        <w:rPr>
          <w:rFonts w:ascii="David" w:hAnsi="David" w:hint="cs"/>
          <w:sz w:val="32"/>
          <w:rtl/>
        </w:rPr>
        <w:t>-רובע</w:t>
      </w:r>
      <w:r w:rsidR="00AC0AF5" w:rsidRPr="00C35A2C">
        <w:rPr>
          <w:rFonts w:ascii="David" w:hAnsi="David"/>
          <w:sz w:val="32"/>
          <w:rtl/>
        </w:rPr>
        <w:t xml:space="preserve"> נישובת</w:t>
      </w:r>
    </w:p>
    <w:p w14:paraId="3C73DF17" w14:textId="5E2ECD74" w:rsidR="004E48A7" w:rsidRDefault="00AC0AF5" w:rsidP="00AC0AF5">
      <w:pPr>
        <w:rPr>
          <w:rFonts w:ascii="David" w:hAnsi="David"/>
          <w:sz w:val="32"/>
          <w:rtl/>
        </w:rPr>
      </w:pPr>
      <w:r w:rsidRPr="004E48A7">
        <w:rPr>
          <w:rFonts w:ascii="David" w:hAnsi="David" w:hint="cs"/>
          <w:b/>
          <w:bCs/>
          <w:sz w:val="32"/>
          <w:rtl/>
        </w:rPr>
        <w:t>חיטי ושערי</w:t>
      </w:r>
      <w:r w:rsidR="004E48A7">
        <w:rPr>
          <w:rFonts w:ascii="David" w:hAnsi="David" w:hint="cs"/>
          <w:sz w:val="32"/>
          <w:rtl/>
        </w:rPr>
        <w:t xml:space="preserve"> </w:t>
      </w:r>
      <w:r w:rsidRPr="00C35A2C">
        <w:rPr>
          <w:rFonts w:ascii="David" w:hAnsi="David" w:hint="cs"/>
          <w:sz w:val="32"/>
          <w:rtl/>
        </w:rPr>
        <w:t xml:space="preserve">מקבל עפרורית </w:t>
      </w:r>
    </w:p>
    <w:p w14:paraId="3166C04D" w14:textId="77777777" w:rsidR="004E48A7" w:rsidRPr="004E48A7" w:rsidRDefault="00AC0AF5" w:rsidP="004E48A7">
      <w:pPr>
        <w:pStyle w:val="36"/>
        <w:framePr w:wrap="notBeside"/>
        <w:rPr>
          <w:rtl/>
        </w:rPr>
      </w:pPr>
      <w:r w:rsidRPr="004E48A7">
        <w:rPr>
          <w:rFonts w:hint="cs"/>
          <w:rtl/>
        </w:rPr>
        <w:t>וקמ</w:t>
      </w:r>
      <w:r w:rsidRPr="004E48A7">
        <w:rPr>
          <w:rtl/>
        </w:rPr>
        <w:t>"</w:t>
      </w:r>
      <w:r w:rsidRPr="004E48A7">
        <w:rPr>
          <w:rFonts w:hint="cs"/>
          <w:rtl/>
        </w:rPr>
        <w:t>ל</w:t>
      </w:r>
    </w:p>
    <w:p w14:paraId="73A1945E" w14:textId="66B03B1D" w:rsidR="00AC0AF5" w:rsidRPr="00C35A2C" w:rsidRDefault="00AC0AF5" w:rsidP="004E48A7">
      <w:pPr>
        <w:spacing w:after="60"/>
        <w:rPr>
          <w:rFonts w:ascii="David" w:hAnsi="David"/>
          <w:sz w:val="32"/>
          <w:rtl/>
        </w:rPr>
      </w:pPr>
      <w:r w:rsidRPr="004E48A7">
        <w:rPr>
          <w:rFonts w:ascii="David" w:hAnsi="David" w:hint="cs"/>
          <w:b/>
          <w:bCs/>
          <w:sz w:val="32"/>
          <w:rtl/>
        </w:rPr>
        <w:t>עדשים</w:t>
      </w:r>
      <w:r w:rsidRPr="00C35A2C">
        <w:rPr>
          <w:rFonts w:ascii="David" w:hAnsi="David" w:hint="cs"/>
          <w:sz w:val="32"/>
          <w:rtl/>
        </w:rPr>
        <w:t xml:space="preserve"> </w:t>
      </w:r>
      <w:r w:rsidR="004E48A7">
        <w:rPr>
          <w:rFonts w:ascii="David" w:hAnsi="David" w:hint="cs"/>
          <w:sz w:val="32"/>
          <w:rtl/>
        </w:rPr>
        <w:t xml:space="preserve">- </w:t>
      </w:r>
      <w:r w:rsidRPr="00C35A2C">
        <w:rPr>
          <w:rFonts w:ascii="David" w:hAnsi="David" w:hint="cs"/>
          <w:sz w:val="32"/>
          <w:rtl/>
        </w:rPr>
        <w:t>דלא יותר מרובע א</w:t>
      </w:r>
      <w:r w:rsidR="004E48A7">
        <w:rPr>
          <w:rFonts w:ascii="David" w:hAnsi="David" w:hint="cs"/>
          <w:sz w:val="32"/>
          <w:rtl/>
        </w:rPr>
        <w:t>ף ד</w:t>
      </w:r>
      <w:r w:rsidRPr="00C35A2C">
        <w:rPr>
          <w:rFonts w:ascii="David" w:hAnsi="David" w:hint="cs"/>
          <w:sz w:val="32"/>
          <w:rtl/>
        </w:rPr>
        <w:t>עקרי</w:t>
      </w:r>
      <w:r w:rsidR="004E48A7">
        <w:rPr>
          <w:rFonts w:ascii="David" w:hAnsi="David" w:hint="cs"/>
          <w:sz w:val="32"/>
          <w:rtl/>
        </w:rPr>
        <w:t xml:space="preserve"> </w:t>
      </w:r>
      <w:r w:rsidR="004E48A7" w:rsidRPr="004E48A7">
        <w:rPr>
          <w:rStyle w:val="afffff0"/>
          <w:rFonts w:hint="cs"/>
          <w:rtl/>
        </w:rPr>
        <w:t>עם השורש ויש יותר עפר</w:t>
      </w:r>
    </w:p>
    <w:p w14:paraId="5B6F46FF" w14:textId="6E944668" w:rsidR="004E48A7" w:rsidRPr="004E48A7" w:rsidRDefault="00AC0AF5" w:rsidP="004E48A7">
      <w:pPr>
        <w:pStyle w:val="36"/>
        <w:framePr w:wrap="notBeside"/>
        <w:rPr>
          <w:rtl/>
        </w:rPr>
      </w:pPr>
      <w:r w:rsidRPr="004E48A7">
        <w:rPr>
          <w:rFonts w:hint="cs"/>
          <w:rtl/>
        </w:rPr>
        <w:t>ר</w:t>
      </w:r>
      <w:r w:rsidRPr="004E48A7">
        <w:rPr>
          <w:rtl/>
        </w:rPr>
        <w:t>"</w:t>
      </w:r>
      <w:r w:rsidRPr="004E48A7">
        <w:rPr>
          <w:rFonts w:hint="cs"/>
          <w:rtl/>
        </w:rPr>
        <w:t>ה</w:t>
      </w:r>
      <w:r w:rsidRPr="004E48A7">
        <w:rPr>
          <w:rtl/>
        </w:rPr>
        <w:t>:</w:t>
      </w:r>
    </w:p>
    <w:p w14:paraId="18C5E225" w14:textId="6EE4EDBB" w:rsidR="00AC0AF5" w:rsidRPr="00C35A2C" w:rsidRDefault="00AC0AF5" w:rsidP="004E48A7">
      <w:pPr>
        <w:pStyle w:val="affff9"/>
        <w:rPr>
          <w:rtl/>
        </w:rPr>
      </w:pPr>
      <w:r w:rsidRPr="00C35A2C">
        <w:rPr>
          <w:rtl/>
        </w:rPr>
        <w:t>אם בא לנפות - מנפה את כולו.</w:t>
      </w:r>
    </w:p>
    <w:p w14:paraId="73340F2D" w14:textId="77777777" w:rsidR="004E48A7" w:rsidRPr="004E48A7" w:rsidRDefault="00AC0AF5" w:rsidP="004E48A7">
      <w:pPr>
        <w:pStyle w:val="36"/>
        <w:framePr w:wrap="notBeside"/>
        <w:rPr>
          <w:rtl/>
        </w:rPr>
      </w:pPr>
      <w:r w:rsidRPr="004E48A7">
        <w:rPr>
          <w:rtl/>
        </w:rPr>
        <w:t xml:space="preserve">אמרי לה </w:t>
      </w:r>
    </w:p>
    <w:p w14:paraId="7A8172FD" w14:textId="58B83AEE" w:rsidR="00AC0AF5" w:rsidRPr="00C35A2C" w:rsidRDefault="00AC0AF5" w:rsidP="00AC0AF5">
      <w:pPr>
        <w:rPr>
          <w:rFonts w:ascii="David" w:hAnsi="David"/>
          <w:sz w:val="32"/>
          <w:rtl/>
        </w:rPr>
      </w:pPr>
      <w:r w:rsidRPr="0081371E">
        <w:rPr>
          <w:rStyle w:val="afff8"/>
          <w:rtl/>
        </w:rPr>
        <w:t>דינא</w:t>
      </w:r>
      <w:r w:rsidRPr="00C35A2C">
        <w:rPr>
          <w:rFonts w:ascii="David" w:hAnsi="David"/>
          <w:sz w:val="32"/>
          <w:rtl/>
        </w:rPr>
        <w:t xml:space="preserve">, </w:t>
      </w:r>
      <w:r w:rsidR="004E48A7">
        <w:rPr>
          <w:rFonts w:ascii="David" w:hAnsi="David" w:hint="cs"/>
          <w:sz w:val="32"/>
          <w:rtl/>
        </w:rPr>
        <w:t>דהנותן זוזי</w:t>
      </w:r>
      <w:r w:rsidRPr="00C35A2C">
        <w:rPr>
          <w:rFonts w:ascii="David" w:hAnsi="David"/>
          <w:sz w:val="32"/>
          <w:rtl/>
        </w:rPr>
        <w:t xml:space="preserve"> אפירי שפירי יהיב, ורובע לא טרח איניש, יותר מרובע טרח איניש, וכיון דטרח טרח </w:t>
      </w:r>
      <w:r w:rsidR="004E48A7">
        <w:rPr>
          <w:rFonts w:ascii="David" w:hAnsi="David" w:hint="cs"/>
          <w:sz w:val="32"/>
          <w:rtl/>
        </w:rPr>
        <w:t>בהכל</w:t>
      </w:r>
      <w:r w:rsidRPr="00C35A2C">
        <w:rPr>
          <w:rFonts w:ascii="David" w:hAnsi="David"/>
          <w:sz w:val="32"/>
          <w:rtl/>
        </w:rPr>
        <w:t>.</w:t>
      </w:r>
    </w:p>
    <w:p w14:paraId="523BEE80" w14:textId="77777777" w:rsidR="004E48A7" w:rsidRPr="004E48A7" w:rsidRDefault="00AC0AF5" w:rsidP="004E48A7">
      <w:pPr>
        <w:pStyle w:val="36"/>
        <w:framePr w:wrap="notBeside"/>
        <w:rPr>
          <w:rtl/>
        </w:rPr>
      </w:pPr>
      <w:r w:rsidRPr="004E48A7">
        <w:rPr>
          <w:rtl/>
        </w:rPr>
        <w:t xml:space="preserve">ואמרי לה </w:t>
      </w:r>
    </w:p>
    <w:p w14:paraId="53255409" w14:textId="4CD38A21" w:rsidR="00AC0AF5" w:rsidRDefault="00AC0AF5" w:rsidP="004E48A7">
      <w:pPr>
        <w:spacing w:after="60"/>
        <w:rPr>
          <w:rFonts w:ascii="David" w:hAnsi="David"/>
          <w:sz w:val="32"/>
          <w:rtl/>
        </w:rPr>
      </w:pPr>
      <w:r w:rsidRPr="0081371E">
        <w:rPr>
          <w:rStyle w:val="afff8"/>
          <w:rtl/>
        </w:rPr>
        <w:t>קנסא,</w:t>
      </w:r>
      <w:r w:rsidRPr="00C35A2C">
        <w:rPr>
          <w:rFonts w:ascii="David" w:hAnsi="David"/>
          <w:sz w:val="32"/>
          <w:rtl/>
        </w:rPr>
        <w:t xml:space="preserve"> רובע שכיח, יותר לא שכיח, </w:t>
      </w:r>
      <w:r>
        <w:rPr>
          <w:rFonts w:ascii="David" w:hAnsi="David" w:hint="cs"/>
          <w:sz w:val="32"/>
          <w:rtl/>
        </w:rPr>
        <w:t xml:space="preserve">והוא שעירב קנסו </w:t>
      </w:r>
      <w:r w:rsidRPr="00C35A2C">
        <w:rPr>
          <w:rFonts w:ascii="David" w:hAnsi="David"/>
          <w:sz w:val="32"/>
          <w:rtl/>
        </w:rPr>
        <w:t>רבנן ב</w:t>
      </w:r>
      <w:r w:rsidR="004E48A7">
        <w:rPr>
          <w:rFonts w:ascii="David" w:hAnsi="David" w:hint="cs"/>
          <w:sz w:val="32"/>
          <w:rtl/>
        </w:rPr>
        <w:t>הכל</w:t>
      </w:r>
      <w:r w:rsidRPr="00C35A2C">
        <w:rPr>
          <w:rFonts w:ascii="David" w:hAnsi="David"/>
          <w:sz w:val="32"/>
          <w:rtl/>
        </w:rPr>
        <w:t>.</w:t>
      </w:r>
    </w:p>
    <w:p w14:paraId="1FF0D290" w14:textId="4922DC13" w:rsidR="004E48A7" w:rsidRPr="00C35A2C" w:rsidRDefault="004E48A7" w:rsidP="004E48A7">
      <w:pPr>
        <w:pStyle w:val="affff9"/>
        <w:rPr>
          <w:rtl/>
        </w:rPr>
      </w:pPr>
      <w:r>
        <w:rPr>
          <w:rFonts w:hint="cs"/>
          <w:rtl/>
        </w:rPr>
        <w:t>ט' ניסיונות להקשות:</w:t>
      </w:r>
    </w:p>
    <w:p w14:paraId="748D22FC" w14:textId="2A4FB9BB" w:rsidR="004E48A7" w:rsidRPr="004E48A7" w:rsidRDefault="004E48A7" w:rsidP="004E48A7">
      <w:pPr>
        <w:pStyle w:val="36"/>
        <w:framePr w:wrap="notBeside"/>
        <w:rPr>
          <w:rtl/>
        </w:rPr>
      </w:pPr>
      <w:r>
        <w:rPr>
          <w:rFonts w:hint="cs"/>
          <w:rtl/>
        </w:rPr>
        <w:t xml:space="preserve">א. </w:t>
      </w:r>
      <w:r w:rsidR="00AC0AF5" w:rsidRPr="004E48A7">
        <w:rPr>
          <w:rtl/>
        </w:rPr>
        <w:t xml:space="preserve">מיתיבי: </w:t>
      </w:r>
    </w:p>
    <w:p w14:paraId="119F567F" w14:textId="3199CE53" w:rsidR="00AC0AF5" w:rsidRPr="00C35A2C" w:rsidRDefault="00AC0AF5" w:rsidP="00AC0AF5">
      <w:pPr>
        <w:rPr>
          <w:rFonts w:ascii="David" w:hAnsi="David"/>
          <w:sz w:val="32"/>
          <w:rtl/>
        </w:rPr>
      </w:pPr>
      <w:r w:rsidRPr="00C35A2C">
        <w:rPr>
          <w:rFonts w:ascii="David" w:hAnsi="David"/>
          <w:sz w:val="32"/>
          <w:rtl/>
        </w:rPr>
        <w:t>כל סאה שיש בה רובע ממין אחר - ימעט.</w:t>
      </w:r>
    </w:p>
    <w:p w14:paraId="55EBF20A" w14:textId="65146FEE" w:rsidR="004E48A7" w:rsidRDefault="00AC0AF5" w:rsidP="00AC0AF5">
      <w:pPr>
        <w:rPr>
          <w:rFonts w:ascii="David" w:hAnsi="David"/>
          <w:sz w:val="32"/>
          <w:rtl/>
        </w:rPr>
      </w:pPr>
      <w:r w:rsidRPr="00C35A2C">
        <w:rPr>
          <w:rFonts w:ascii="David" w:hAnsi="David" w:hint="cs"/>
          <w:sz w:val="32"/>
          <w:rtl/>
        </w:rPr>
        <w:t>לאו ד</w:t>
      </w:r>
      <w:r w:rsidRPr="00C35A2C">
        <w:rPr>
          <w:rFonts w:ascii="David" w:hAnsi="David"/>
          <w:sz w:val="32"/>
          <w:rtl/>
        </w:rPr>
        <w:t xml:space="preserve">רובע דכלאים </w:t>
      </w:r>
      <w:r w:rsidRPr="0081371E">
        <w:rPr>
          <w:rStyle w:val="afff8"/>
          <w:rtl/>
        </w:rPr>
        <w:t>כיותר</w:t>
      </w:r>
      <w:r w:rsidRPr="00C35A2C">
        <w:rPr>
          <w:rFonts w:ascii="David" w:hAnsi="David"/>
          <w:sz w:val="32"/>
          <w:rtl/>
        </w:rPr>
        <w:t xml:space="preserve"> מרובע </w:t>
      </w:r>
      <w:r w:rsidR="004E48A7">
        <w:rPr>
          <w:rFonts w:ascii="David" w:hAnsi="David" w:hint="cs"/>
          <w:sz w:val="32"/>
          <w:rtl/>
        </w:rPr>
        <w:t>דכאן</w:t>
      </w:r>
      <w:r w:rsidRPr="00C35A2C">
        <w:rPr>
          <w:rFonts w:ascii="David" w:hAnsi="David"/>
          <w:sz w:val="32"/>
          <w:rtl/>
        </w:rPr>
        <w:t xml:space="preserve">, </w:t>
      </w:r>
      <w:r w:rsidRPr="004E48A7">
        <w:rPr>
          <w:rStyle w:val="affffe"/>
          <w:rtl/>
        </w:rPr>
        <w:t xml:space="preserve">ותני: </w:t>
      </w:r>
      <w:r w:rsidRPr="00C35A2C">
        <w:rPr>
          <w:rFonts w:ascii="David" w:hAnsi="David"/>
          <w:sz w:val="32"/>
          <w:rtl/>
        </w:rPr>
        <w:t>ימעט.</w:t>
      </w:r>
      <w:r w:rsidRPr="00C35A2C">
        <w:rPr>
          <w:rFonts w:ascii="David" w:hAnsi="David" w:hint="cs"/>
          <w:sz w:val="32"/>
          <w:rtl/>
        </w:rPr>
        <w:t xml:space="preserve"> </w:t>
      </w:r>
    </w:p>
    <w:p w14:paraId="3E909DAB" w14:textId="77777777" w:rsidR="004E48A7" w:rsidRPr="004E48A7" w:rsidRDefault="004E48A7" w:rsidP="004E48A7">
      <w:pPr>
        <w:pStyle w:val="36"/>
        <w:framePr w:wrap="notBeside"/>
        <w:rPr>
          <w:rtl/>
        </w:rPr>
      </w:pPr>
      <w:r w:rsidRPr="004E48A7">
        <w:rPr>
          <w:rFonts w:hint="cs"/>
          <w:rtl/>
        </w:rPr>
        <w:t>-</w:t>
      </w:r>
    </w:p>
    <w:p w14:paraId="28C60BBF" w14:textId="071EAAF1" w:rsidR="00AC0AF5" w:rsidRPr="00C35A2C" w:rsidRDefault="00AC0AF5" w:rsidP="004E48A7">
      <w:pPr>
        <w:spacing w:after="60"/>
        <w:rPr>
          <w:rFonts w:ascii="David" w:hAnsi="David"/>
          <w:sz w:val="32"/>
          <w:rtl/>
        </w:rPr>
      </w:pPr>
      <w:r w:rsidRPr="00C35A2C">
        <w:rPr>
          <w:rFonts w:ascii="David" w:hAnsi="David" w:hint="cs"/>
          <w:sz w:val="32"/>
          <w:rtl/>
        </w:rPr>
        <w:t xml:space="preserve">דרובע כלאיים </w:t>
      </w:r>
      <w:r w:rsidRPr="0081371E">
        <w:rPr>
          <w:rStyle w:val="afff8"/>
          <w:rFonts w:hint="cs"/>
          <w:rtl/>
        </w:rPr>
        <w:t>כ</w:t>
      </w:r>
      <w:r w:rsidRPr="00C35A2C">
        <w:rPr>
          <w:rFonts w:ascii="David" w:hAnsi="David" w:hint="cs"/>
          <w:sz w:val="32"/>
          <w:rtl/>
        </w:rPr>
        <w:t xml:space="preserve">רובע דהכא, </w:t>
      </w:r>
      <w:r w:rsidRPr="0081371E">
        <w:rPr>
          <w:rStyle w:val="afff8"/>
          <w:rFonts w:hint="cs"/>
          <w:rtl/>
        </w:rPr>
        <w:t>וימעט</w:t>
      </w:r>
      <w:r w:rsidRPr="00C35A2C">
        <w:rPr>
          <w:rFonts w:ascii="David" w:hAnsi="David" w:hint="cs"/>
          <w:sz w:val="32"/>
          <w:rtl/>
        </w:rPr>
        <w:t xml:space="preserve"> משום חומרא דכלאיים.</w:t>
      </w:r>
    </w:p>
    <w:p w14:paraId="0EE7F9C0" w14:textId="70BF7F64" w:rsidR="004E48A7" w:rsidRPr="004E48A7" w:rsidRDefault="004E48A7" w:rsidP="004E48A7">
      <w:pPr>
        <w:pStyle w:val="36"/>
        <w:framePr w:wrap="notBeside"/>
        <w:rPr>
          <w:rtl/>
        </w:rPr>
      </w:pPr>
      <w:r>
        <w:rPr>
          <w:rFonts w:hint="cs"/>
          <w:rtl/>
        </w:rPr>
        <w:t xml:space="preserve">ב. </w:t>
      </w:r>
      <w:r w:rsidR="00AC0AF5" w:rsidRPr="004E48A7">
        <w:rPr>
          <w:rFonts w:hint="cs"/>
          <w:rtl/>
        </w:rPr>
        <w:t>והך</w:t>
      </w:r>
    </w:p>
    <w:p w14:paraId="50BD6E69" w14:textId="2D542FCC" w:rsidR="00AC0AF5" w:rsidRPr="00C35A2C" w:rsidRDefault="00AC0AF5" w:rsidP="00AC0AF5">
      <w:pPr>
        <w:rPr>
          <w:rFonts w:ascii="David" w:hAnsi="David"/>
          <w:sz w:val="32"/>
          <w:rtl/>
        </w:rPr>
      </w:pPr>
      <w:r w:rsidRPr="004E48A7">
        <w:rPr>
          <w:rStyle w:val="affffe"/>
          <w:rFonts w:hint="cs"/>
          <w:rtl/>
        </w:rPr>
        <w:t xml:space="preserve">דסיפא </w:t>
      </w:r>
      <w:r w:rsidRPr="004E48A7">
        <w:rPr>
          <w:rStyle w:val="affffe"/>
          <w:rtl/>
        </w:rPr>
        <w:t>רבי יוסי</w:t>
      </w:r>
      <w:r w:rsidR="004E48A7">
        <w:rPr>
          <w:rStyle w:val="affffe"/>
          <w:rFonts w:hint="cs"/>
          <w:rtl/>
        </w:rPr>
        <w:t>:</w:t>
      </w:r>
      <w:r w:rsidRPr="00C35A2C">
        <w:rPr>
          <w:rFonts w:ascii="David" w:hAnsi="David"/>
          <w:sz w:val="32"/>
          <w:rtl/>
        </w:rPr>
        <w:t xml:space="preserve"> יבור.</w:t>
      </w:r>
      <w:r w:rsidRPr="00C35A2C">
        <w:rPr>
          <w:rFonts w:ascii="David" w:hAnsi="David" w:hint="cs"/>
          <w:sz w:val="32"/>
          <w:rtl/>
        </w:rPr>
        <w:t xml:space="preserve"> אי כיותר מרובע טנופת- </w:t>
      </w:r>
      <w:r w:rsidRPr="004E48A7">
        <w:rPr>
          <w:rStyle w:val="affffe"/>
          <w:rFonts w:hint="cs"/>
          <w:rtl/>
        </w:rPr>
        <w:t>לת</w:t>
      </w:r>
      <w:r w:rsidRPr="004E48A7">
        <w:rPr>
          <w:rStyle w:val="affffe"/>
          <w:rtl/>
        </w:rPr>
        <w:t>"</w:t>
      </w:r>
      <w:r w:rsidRPr="004E48A7">
        <w:rPr>
          <w:rStyle w:val="affffe"/>
          <w:rFonts w:hint="cs"/>
          <w:rtl/>
        </w:rPr>
        <w:t>ק</w:t>
      </w:r>
      <w:r w:rsidRPr="00C35A2C">
        <w:rPr>
          <w:rFonts w:ascii="David" w:hAnsi="David" w:hint="cs"/>
          <w:sz w:val="32"/>
          <w:rtl/>
        </w:rPr>
        <w:t xml:space="preserve"> לא קנסינן </w:t>
      </w:r>
      <w:r>
        <w:rPr>
          <w:rFonts w:ascii="David" w:hAnsi="David" w:hint="cs"/>
          <w:sz w:val="32"/>
          <w:rtl/>
        </w:rPr>
        <w:t>היתר</w:t>
      </w:r>
      <w:r w:rsidRPr="00C35A2C">
        <w:rPr>
          <w:rFonts w:ascii="David" w:hAnsi="David" w:hint="cs"/>
          <w:sz w:val="32"/>
          <w:rtl/>
        </w:rPr>
        <w:t xml:space="preserve"> אטו </w:t>
      </w:r>
      <w:r>
        <w:rPr>
          <w:rFonts w:ascii="David" w:hAnsi="David" w:hint="cs"/>
          <w:sz w:val="32"/>
          <w:rtl/>
        </w:rPr>
        <w:t>איסור</w:t>
      </w:r>
      <w:r w:rsidRPr="00C35A2C">
        <w:rPr>
          <w:rFonts w:ascii="David" w:hAnsi="David" w:hint="cs"/>
          <w:sz w:val="32"/>
          <w:rtl/>
        </w:rPr>
        <w:t xml:space="preserve">, </w:t>
      </w:r>
      <w:r w:rsidRPr="004E48A7">
        <w:rPr>
          <w:rStyle w:val="affffe"/>
          <w:rFonts w:hint="cs"/>
          <w:rtl/>
        </w:rPr>
        <w:t>ולרבי יוסי-</w:t>
      </w:r>
      <w:r w:rsidRPr="00C35A2C">
        <w:rPr>
          <w:rFonts w:ascii="David" w:hAnsi="David" w:hint="cs"/>
          <w:sz w:val="32"/>
          <w:rtl/>
        </w:rPr>
        <w:t xml:space="preserve"> קנסינן</w:t>
      </w:r>
      <w:r w:rsidR="004E48A7">
        <w:rPr>
          <w:rFonts w:ascii="David" w:hAnsi="David" w:hint="cs"/>
          <w:sz w:val="32"/>
          <w:rtl/>
        </w:rPr>
        <w:t>, ואי כרובע דמי למה יבור?</w:t>
      </w:r>
    </w:p>
    <w:p w14:paraId="0E418BB0" w14:textId="77777777" w:rsidR="00AC0AF5" w:rsidRPr="00C35A2C" w:rsidRDefault="00AC0AF5" w:rsidP="00982F98">
      <w:pPr>
        <w:pStyle w:val="affe"/>
        <w:framePr w:wrap="around"/>
        <w:rPr>
          <w:rtl/>
        </w:rPr>
      </w:pPr>
      <w:r w:rsidRPr="00C35A2C">
        <w:rPr>
          <w:rFonts w:hint="cs"/>
          <w:rtl/>
        </w:rPr>
        <w:t>צד:</w:t>
      </w:r>
    </w:p>
    <w:p w14:paraId="4AF8AF22" w14:textId="56B77518" w:rsidR="004E48A7" w:rsidRPr="004E48A7" w:rsidRDefault="004E48A7" w:rsidP="004E48A7">
      <w:pPr>
        <w:pStyle w:val="36"/>
        <w:framePr w:wrap="notBeside"/>
        <w:rPr>
          <w:rtl/>
        </w:rPr>
      </w:pPr>
      <w:r w:rsidRPr="004E48A7">
        <w:rPr>
          <w:rFonts w:hint="cs"/>
          <w:rtl/>
        </w:rPr>
        <w:t>-</w:t>
      </w:r>
      <w:r>
        <w:rPr>
          <w:rFonts w:hint="cs"/>
          <w:rtl/>
        </w:rPr>
        <w:t>שם:</w:t>
      </w:r>
    </w:p>
    <w:p w14:paraId="039894BD" w14:textId="5FA320C0" w:rsidR="00AC0AF5" w:rsidRPr="006765C4" w:rsidRDefault="004E48A7" w:rsidP="004E48A7">
      <w:pPr>
        <w:spacing w:after="60"/>
        <w:rPr>
          <w:rFonts w:ascii="David" w:hAnsi="David"/>
          <w:spacing w:val="-2"/>
          <w:sz w:val="32"/>
          <w:rtl/>
        </w:rPr>
      </w:pPr>
      <w:r>
        <w:rPr>
          <w:rFonts w:ascii="David" w:hAnsi="David" w:hint="cs"/>
          <w:spacing w:val="-2"/>
          <w:sz w:val="32"/>
          <w:rtl/>
        </w:rPr>
        <w:t xml:space="preserve">הטעם </w:t>
      </w:r>
      <w:r w:rsidR="00AC0AF5" w:rsidRPr="006765C4">
        <w:rPr>
          <w:rFonts w:ascii="David" w:hAnsi="David"/>
          <w:spacing w:val="-2"/>
          <w:sz w:val="32"/>
          <w:rtl/>
        </w:rPr>
        <w:t>דר</w:t>
      </w:r>
      <w:r w:rsidR="00AC0AF5" w:rsidRPr="00F10693">
        <w:rPr>
          <w:rtl/>
        </w:rPr>
        <w:t xml:space="preserve">' </w:t>
      </w:r>
      <w:r w:rsidR="00AC0AF5" w:rsidRPr="006765C4">
        <w:rPr>
          <w:rFonts w:ascii="David" w:hAnsi="David"/>
          <w:spacing w:val="-2"/>
          <w:sz w:val="32"/>
          <w:rtl/>
        </w:rPr>
        <w:t xml:space="preserve">יוסי, משום </w:t>
      </w:r>
      <w:r>
        <w:rPr>
          <w:rFonts w:ascii="David" w:hAnsi="David" w:hint="cs"/>
          <w:spacing w:val="-2"/>
          <w:sz w:val="32"/>
          <w:rtl/>
        </w:rPr>
        <w:t xml:space="preserve">שנראה </w:t>
      </w:r>
      <w:r w:rsidR="00AC0AF5" w:rsidRPr="006765C4">
        <w:rPr>
          <w:rFonts w:ascii="David" w:hAnsi="David" w:hint="cs"/>
          <w:spacing w:val="-2"/>
          <w:sz w:val="32"/>
          <w:rtl/>
        </w:rPr>
        <w:t>כמ</w:t>
      </w:r>
      <w:r w:rsidR="00AC0AF5" w:rsidRPr="006765C4">
        <w:rPr>
          <w:rFonts w:ascii="David" w:hAnsi="David"/>
          <w:spacing w:val="-2"/>
          <w:sz w:val="32"/>
          <w:rtl/>
        </w:rPr>
        <w:t>קיים כלאים.</w:t>
      </w:r>
    </w:p>
    <w:p w14:paraId="595EB40A" w14:textId="3DC40074" w:rsidR="004E48A7" w:rsidRPr="004E48A7" w:rsidRDefault="004E48A7" w:rsidP="004E48A7">
      <w:pPr>
        <w:pStyle w:val="36"/>
        <w:framePr w:wrap="notBeside"/>
        <w:rPr>
          <w:rtl/>
        </w:rPr>
      </w:pPr>
      <w:r>
        <w:rPr>
          <w:rFonts w:hint="cs"/>
          <w:rtl/>
        </w:rPr>
        <w:t xml:space="preserve">ג. </w:t>
      </w:r>
      <w:r w:rsidR="00AC0AF5" w:rsidRPr="004E48A7">
        <w:rPr>
          <w:rtl/>
        </w:rPr>
        <w:t>ת"ש:</w:t>
      </w:r>
    </w:p>
    <w:p w14:paraId="0F8EDA2D" w14:textId="64EE66C3" w:rsidR="00AC0AF5" w:rsidRPr="00C35A2C" w:rsidRDefault="00AC0AF5" w:rsidP="00AC0AF5">
      <w:pPr>
        <w:rPr>
          <w:rFonts w:ascii="David" w:hAnsi="David"/>
          <w:sz w:val="32"/>
          <w:rtl/>
        </w:rPr>
      </w:pPr>
      <w:r w:rsidRPr="00C35A2C">
        <w:rPr>
          <w:rFonts w:ascii="David" w:hAnsi="David"/>
          <w:sz w:val="32"/>
          <w:rtl/>
        </w:rPr>
        <w:t>שנים שהפקידו אצל אחד, זה מנה וזה מאתים, זה אומר מאתים שלי וזה אומר מאתים שלי - נותן לזה מנה ולזה מנה, והשאר יהא מונח עד שיבא אליהו.</w:t>
      </w:r>
    </w:p>
    <w:p w14:paraId="61F60927" w14:textId="047173C9" w:rsidR="004E48A7" w:rsidRPr="004E48A7" w:rsidRDefault="004E48A7" w:rsidP="004E48A7">
      <w:pPr>
        <w:pStyle w:val="36"/>
        <w:framePr w:wrap="notBeside"/>
        <w:rPr>
          <w:rtl/>
        </w:rPr>
      </w:pPr>
      <w:r>
        <w:rPr>
          <w:rFonts w:hint="cs"/>
          <w:rtl/>
        </w:rPr>
        <w:t>-</w:t>
      </w:r>
      <w:r w:rsidRPr="004E48A7">
        <w:rPr>
          <w:rFonts w:hint="cs"/>
          <w:rtl/>
        </w:rPr>
        <w:t>שם</w:t>
      </w:r>
    </w:p>
    <w:p w14:paraId="765496B5" w14:textId="3EF6FD13" w:rsidR="00AC0AF5" w:rsidRPr="00065E76" w:rsidRDefault="00AC0AF5" w:rsidP="004E48A7">
      <w:pPr>
        <w:spacing w:after="60"/>
        <w:rPr>
          <w:rtl/>
        </w:rPr>
      </w:pPr>
      <w:r w:rsidRPr="00065E76">
        <w:rPr>
          <w:rtl/>
        </w:rPr>
        <w:t xml:space="preserve">ודאי מנה למר ומנה למר, </w:t>
      </w:r>
      <w:r w:rsidR="004E48A7">
        <w:rPr>
          <w:rFonts w:hint="cs"/>
          <w:rtl/>
        </w:rPr>
        <w:t xml:space="preserve">כאן מי אמר שלא עירב את כולו </w:t>
      </w:r>
    </w:p>
    <w:p w14:paraId="70667B17" w14:textId="6597EFC5" w:rsidR="004E48A7" w:rsidRPr="004E48A7" w:rsidRDefault="004E48A7" w:rsidP="004E48A7">
      <w:pPr>
        <w:pStyle w:val="36"/>
        <w:framePr w:wrap="notBeside"/>
        <w:rPr>
          <w:rtl/>
        </w:rPr>
      </w:pPr>
      <w:r>
        <w:rPr>
          <w:rFonts w:hint="cs"/>
          <w:rtl/>
        </w:rPr>
        <w:t xml:space="preserve">ד. </w:t>
      </w:r>
      <w:r w:rsidR="00AC0AF5" w:rsidRPr="004E48A7">
        <w:rPr>
          <w:rtl/>
        </w:rPr>
        <w:t xml:space="preserve">ת"ש </w:t>
      </w:r>
    </w:p>
    <w:p w14:paraId="26269DF5" w14:textId="5527BC0F" w:rsidR="00AC0AF5" w:rsidRPr="00C35A2C" w:rsidRDefault="00AC0AF5" w:rsidP="00AC0AF5">
      <w:pPr>
        <w:rPr>
          <w:rFonts w:ascii="David" w:hAnsi="David"/>
          <w:sz w:val="32"/>
          <w:rtl/>
        </w:rPr>
      </w:pPr>
      <w:r w:rsidRPr="004E48A7">
        <w:rPr>
          <w:rStyle w:val="affffe"/>
          <w:rtl/>
        </w:rPr>
        <w:t>מסיפא, א"ר יוסי:</w:t>
      </w:r>
      <w:r w:rsidRPr="00C35A2C">
        <w:rPr>
          <w:rFonts w:ascii="David" w:hAnsi="David"/>
          <w:sz w:val="32"/>
          <w:rtl/>
        </w:rPr>
        <w:t xml:space="preserve"> א"כ מה הפסיד הרמאי? אלא הכל יהא מונח עד שיבא אליהו.</w:t>
      </w:r>
    </w:p>
    <w:p w14:paraId="2E4E6D95" w14:textId="77777777" w:rsidR="004E48A7" w:rsidRPr="004E48A7" w:rsidRDefault="00AC0AF5" w:rsidP="004E48A7">
      <w:pPr>
        <w:pStyle w:val="36"/>
        <w:framePr w:wrap="notBeside"/>
        <w:rPr>
          <w:rtl/>
        </w:rPr>
      </w:pPr>
      <w:r w:rsidRPr="004E48A7">
        <w:rPr>
          <w:rtl/>
        </w:rPr>
        <w:t xml:space="preserve">- הכי השתא, </w:t>
      </w:r>
    </w:p>
    <w:p w14:paraId="328691C0" w14:textId="28D22527" w:rsidR="00AC0AF5" w:rsidRPr="00065E76" w:rsidRDefault="004E48A7" w:rsidP="004E48A7">
      <w:pPr>
        <w:spacing w:after="60"/>
        <w:rPr>
          <w:rtl/>
        </w:rPr>
      </w:pPr>
      <w:r>
        <w:rPr>
          <w:rFonts w:hint="cs"/>
          <w:rtl/>
        </w:rPr>
        <w:t>ש</w:t>
      </w:r>
      <w:r w:rsidR="00AC0AF5" w:rsidRPr="00065E76">
        <w:rPr>
          <w:rtl/>
        </w:rPr>
        <w:t xml:space="preserve">ם ודאי </w:t>
      </w:r>
      <w:r w:rsidR="00AD221F">
        <w:rPr>
          <w:rtl/>
        </w:rPr>
        <w:t>יש</w:t>
      </w:r>
      <w:r w:rsidR="00AC0AF5" w:rsidRPr="00065E76">
        <w:rPr>
          <w:rtl/>
        </w:rPr>
        <w:t xml:space="preserve"> רמאי, הכא מי יימר דע</w:t>
      </w:r>
      <w:r w:rsidR="00AC0AF5" w:rsidRPr="00065E76">
        <w:rPr>
          <w:rFonts w:hint="cs"/>
          <w:rtl/>
        </w:rPr>
        <w:t>ירב</w:t>
      </w:r>
      <w:r w:rsidR="00AC0AF5" w:rsidRPr="00065E76">
        <w:rPr>
          <w:rtl/>
        </w:rPr>
        <w:t>.</w:t>
      </w:r>
    </w:p>
    <w:p w14:paraId="4F870BEE" w14:textId="3CB46F5A" w:rsidR="004E48A7" w:rsidRPr="004E48A7" w:rsidRDefault="004E48A7" w:rsidP="004E48A7">
      <w:pPr>
        <w:pStyle w:val="36"/>
        <w:framePr w:wrap="notBeside"/>
        <w:rPr>
          <w:rtl/>
        </w:rPr>
      </w:pPr>
      <w:r>
        <w:rPr>
          <w:rFonts w:hint="cs"/>
          <w:rtl/>
        </w:rPr>
        <w:t xml:space="preserve">ה. </w:t>
      </w:r>
      <w:r w:rsidR="00AC0AF5" w:rsidRPr="004E48A7">
        <w:rPr>
          <w:rtl/>
        </w:rPr>
        <w:t>ת"ש:</w:t>
      </w:r>
    </w:p>
    <w:p w14:paraId="6F92531B" w14:textId="4ACE49F1" w:rsidR="00AC0AF5" w:rsidRPr="00C35A2C" w:rsidRDefault="00AC0AF5" w:rsidP="00AC0AF5">
      <w:pPr>
        <w:rPr>
          <w:rFonts w:ascii="David" w:hAnsi="David"/>
          <w:sz w:val="32"/>
          <w:rtl/>
        </w:rPr>
      </w:pPr>
      <w:r w:rsidRPr="00C35A2C">
        <w:rPr>
          <w:rFonts w:ascii="David" w:hAnsi="David"/>
          <w:sz w:val="32"/>
          <w:rtl/>
        </w:rPr>
        <w:t xml:space="preserve">שטר שיש בו רבית קונסין אותו, </w:t>
      </w:r>
      <w:r w:rsidR="004E48A7" w:rsidRPr="004E48A7">
        <w:rPr>
          <w:rStyle w:val="affffe"/>
          <w:rFonts w:hint="cs"/>
          <w:rtl/>
        </w:rPr>
        <w:t>ולר''מ:</w:t>
      </w:r>
      <w:r w:rsidR="004E48A7">
        <w:rPr>
          <w:rFonts w:ascii="David" w:hAnsi="David" w:hint="cs"/>
          <w:sz w:val="32"/>
          <w:rtl/>
        </w:rPr>
        <w:t xml:space="preserve"> לא </w:t>
      </w:r>
      <w:r w:rsidRPr="00C35A2C">
        <w:rPr>
          <w:rFonts w:ascii="David" w:hAnsi="David"/>
          <w:sz w:val="32"/>
          <w:rtl/>
        </w:rPr>
        <w:t>גובה את הקרן ולא את הרבית</w:t>
      </w:r>
    </w:p>
    <w:p w14:paraId="285CB5DA" w14:textId="77777777" w:rsidR="004E48A7" w:rsidRPr="004E48A7" w:rsidRDefault="00AC0AF5" w:rsidP="004E48A7">
      <w:pPr>
        <w:pStyle w:val="36"/>
        <w:framePr w:wrap="notBeside"/>
        <w:rPr>
          <w:rtl/>
        </w:rPr>
      </w:pPr>
      <w:r w:rsidRPr="004E48A7">
        <w:rPr>
          <w:rtl/>
        </w:rPr>
        <w:t xml:space="preserve">- </w:t>
      </w:r>
    </w:p>
    <w:p w14:paraId="5B8B2346" w14:textId="122AD755" w:rsidR="00AC0AF5" w:rsidRPr="00065E76" w:rsidRDefault="004E48A7" w:rsidP="004E48A7">
      <w:pPr>
        <w:spacing w:after="60"/>
        <w:rPr>
          <w:rtl/>
        </w:rPr>
      </w:pPr>
      <w:r>
        <w:rPr>
          <w:rFonts w:hint="cs"/>
          <w:rtl/>
        </w:rPr>
        <w:t xml:space="preserve">שם </w:t>
      </w:r>
      <w:r w:rsidR="00AC0AF5" w:rsidRPr="00065E76">
        <w:rPr>
          <w:rtl/>
        </w:rPr>
        <w:t>משעת כתיבה הוא דעבד ליה שומא, הכא מי יימר דע</w:t>
      </w:r>
      <w:r w:rsidR="00AC0AF5" w:rsidRPr="00065E76">
        <w:rPr>
          <w:rFonts w:hint="cs"/>
          <w:rtl/>
        </w:rPr>
        <w:t>ירב</w:t>
      </w:r>
      <w:r w:rsidR="00AC0AF5" w:rsidRPr="00065E76">
        <w:rPr>
          <w:rtl/>
        </w:rPr>
        <w:t>.</w:t>
      </w:r>
    </w:p>
    <w:p w14:paraId="6D3CAFF6" w14:textId="246F8ACA" w:rsidR="004E48A7" w:rsidRPr="004E48A7" w:rsidRDefault="004E48A7" w:rsidP="004E48A7">
      <w:pPr>
        <w:pStyle w:val="36"/>
        <w:framePr w:wrap="notBeside"/>
        <w:rPr>
          <w:rtl/>
        </w:rPr>
      </w:pPr>
      <w:r>
        <w:rPr>
          <w:rFonts w:hint="cs"/>
          <w:rtl/>
        </w:rPr>
        <w:t xml:space="preserve">ו. </w:t>
      </w:r>
      <w:r w:rsidR="00AC0AF5" w:rsidRPr="004E48A7">
        <w:rPr>
          <w:rtl/>
        </w:rPr>
        <w:t>ת"ש</w:t>
      </w:r>
    </w:p>
    <w:p w14:paraId="03D52700" w14:textId="515FC4C0" w:rsidR="00AC0AF5" w:rsidRPr="00C35A2C" w:rsidRDefault="00AC0AF5" w:rsidP="00AC0AF5">
      <w:pPr>
        <w:rPr>
          <w:rFonts w:ascii="David" w:hAnsi="David"/>
          <w:sz w:val="32"/>
          <w:rtl/>
        </w:rPr>
      </w:pPr>
      <w:r w:rsidRPr="004E48A7">
        <w:rPr>
          <w:rStyle w:val="affffe"/>
          <w:rtl/>
        </w:rPr>
        <w:t xml:space="preserve"> מסיפא, וחכ"א:</w:t>
      </w:r>
      <w:r w:rsidRPr="00C35A2C">
        <w:rPr>
          <w:rFonts w:ascii="David" w:hAnsi="David"/>
          <w:sz w:val="32"/>
          <w:rtl/>
        </w:rPr>
        <w:t xml:space="preserve"> גובה את הקרן </w:t>
      </w:r>
      <w:r w:rsidR="004E48A7">
        <w:rPr>
          <w:rFonts w:ascii="David" w:hAnsi="David" w:hint="cs"/>
          <w:sz w:val="32"/>
          <w:rtl/>
        </w:rPr>
        <w:t xml:space="preserve">ולא </w:t>
      </w:r>
      <w:r w:rsidRPr="00C35A2C">
        <w:rPr>
          <w:rFonts w:ascii="David" w:hAnsi="David"/>
          <w:sz w:val="32"/>
          <w:rtl/>
        </w:rPr>
        <w:t>את הרבית.</w:t>
      </w:r>
    </w:p>
    <w:p w14:paraId="7B14A28A" w14:textId="77777777" w:rsidR="004E48A7" w:rsidRPr="004E48A7" w:rsidRDefault="004E48A7" w:rsidP="004E48A7">
      <w:pPr>
        <w:pStyle w:val="36"/>
        <w:framePr w:wrap="notBeside"/>
        <w:rPr>
          <w:rtl/>
        </w:rPr>
      </w:pPr>
      <w:r w:rsidRPr="004E48A7">
        <w:rPr>
          <w:rFonts w:hint="cs"/>
          <w:rtl/>
        </w:rPr>
        <w:t>שם</w:t>
      </w:r>
    </w:p>
    <w:p w14:paraId="2345D410" w14:textId="0ACE8708" w:rsidR="00AC0AF5" w:rsidRPr="00065E76" w:rsidRDefault="00AC0AF5" w:rsidP="004E48A7">
      <w:pPr>
        <w:spacing w:after="60"/>
        <w:rPr>
          <w:rtl/>
        </w:rPr>
      </w:pPr>
      <w:r w:rsidRPr="00065E76">
        <w:rPr>
          <w:rtl/>
        </w:rPr>
        <w:t>ודאי קרנא דהתר הוא, הכא מי יימר דכוליה לא ערובי עריב.</w:t>
      </w:r>
    </w:p>
    <w:p w14:paraId="29535D46" w14:textId="0EE6F4B6" w:rsidR="004E48A7" w:rsidRPr="004E48A7" w:rsidRDefault="004E48A7" w:rsidP="004E48A7">
      <w:pPr>
        <w:pStyle w:val="36"/>
        <w:framePr w:wrap="notBeside"/>
        <w:rPr>
          <w:rtl/>
        </w:rPr>
      </w:pPr>
      <w:r>
        <w:rPr>
          <w:rFonts w:hint="cs"/>
          <w:rtl/>
        </w:rPr>
        <w:t xml:space="preserve">ז. </w:t>
      </w:r>
      <w:r w:rsidR="00AC0AF5" w:rsidRPr="004E48A7">
        <w:rPr>
          <w:rtl/>
        </w:rPr>
        <w:t xml:space="preserve">ת"ש </w:t>
      </w:r>
    </w:p>
    <w:p w14:paraId="48E531F8" w14:textId="1BAF260C" w:rsidR="00AC0AF5" w:rsidRPr="00C35A2C" w:rsidRDefault="00AC0AF5" w:rsidP="00AC0AF5">
      <w:pPr>
        <w:rPr>
          <w:rFonts w:ascii="David" w:hAnsi="David"/>
          <w:sz w:val="32"/>
          <w:rtl/>
        </w:rPr>
      </w:pPr>
      <w:r w:rsidRPr="004E48A7">
        <w:rPr>
          <w:rStyle w:val="affffe"/>
          <w:rtl/>
        </w:rPr>
        <w:t>דתני ר</w:t>
      </w:r>
      <w:r w:rsidRPr="004E48A7">
        <w:rPr>
          <w:rStyle w:val="affffe"/>
          <w:rFonts w:hint="cs"/>
          <w:rtl/>
        </w:rPr>
        <w:t>ב</w:t>
      </w:r>
      <w:r w:rsidRPr="004E48A7">
        <w:rPr>
          <w:rStyle w:val="affffe"/>
          <w:rtl/>
        </w:rPr>
        <w:t xml:space="preserve">ר"נ: </w:t>
      </w:r>
      <w:r w:rsidRPr="00C35A2C">
        <w:rPr>
          <w:rFonts w:ascii="David" w:hAnsi="David"/>
          <w:sz w:val="32"/>
          <w:rtl/>
        </w:rPr>
        <w:t>לא את המותר בלבד הוא מחזיר, אלא את כל הרבעין כולן.</w:t>
      </w:r>
      <w:r w:rsidRPr="00C35A2C">
        <w:rPr>
          <w:rFonts w:ascii="David" w:hAnsi="David" w:hint="cs"/>
          <w:sz w:val="32"/>
          <w:rtl/>
        </w:rPr>
        <w:t xml:space="preserve"> משמע שאם רוצה להחזיר מחזיר הכל</w:t>
      </w:r>
    </w:p>
    <w:p w14:paraId="1BBACDDD" w14:textId="77777777" w:rsidR="00AC0AF5" w:rsidRDefault="00AC0AF5" w:rsidP="00982F98">
      <w:pPr>
        <w:pStyle w:val="affe"/>
        <w:framePr w:wrap="around"/>
        <w:rPr>
          <w:rtl/>
        </w:rPr>
      </w:pPr>
      <w:r w:rsidRPr="00C35A2C">
        <w:rPr>
          <w:rFonts w:hint="cs"/>
          <w:rtl/>
        </w:rPr>
        <w:t>צה.</w:t>
      </w:r>
    </w:p>
    <w:p w14:paraId="0EC38081" w14:textId="2BC15C26" w:rsidR="004E48A7" w:rsidRPr="004E48A7" w:rsidRDefault="004E48A7" w:rsidP="004E48A7">
      <w:pPr>
        <w:pStyle w:val="36"/>
        <w:framePr w:wrap="notBeside"/>
        <w:rPr>
          <w:rtl/>
        </w:rPr>
      </w:pPr>
      <w:r>
        <w:rPr>
          <w:rFonts w:hint="cs"/>
          <w:rtl/>
        </w:rPr>
        <w:t xml:space="preserve">- </w:t>
      </w:r>
      <w:r w:rsidRPr="004E48A7">
        <w:rPr>
          <w:rFonts w:hint="cs"/>
          <w:rtl/>
        </w:rPr>
        <w:t>ש</w:t>
      </w:r>
      <w:r w:rsidR="00AC0AF5" w:rsidRPr="004E48A7">
        <w:rPr>
          <w:rtl/>
        </w:rPr>
        <w:t>ם</w:t>
      </w:r>
    </w:p>
    <w:p w14:paraId="687857CC" w14:textId="50AE10DD" w:rsidR="00AC0AF5" w:rsidRPr="00065E76" w:rsidRDefault="00AC0AF5" w:rsidP="004E48A7">
      <w:pPr>
        <w:spacing w:after="60"/>
      </w:pPr>
      <w:r w:rsidRPr="00065E76">
        <w:rPr>
          <w:rtl/>
        </w:rPr>
        <w:t xml:space="preserve">הן חסר הן יתיר א"ל, </w:t>
      </w:r>
      <w:r w:rsidRPr="00065E76">
        <w:rPr>
          <w:rFonts w:hint="cs"/>
          <w:rtl/>
        </w:rPr>
        <w:t>ורק</w:t>
      </w:r>
      <w:r w:rsidRPr="00065E76">
        <w:rPr>
          <w:rtl/>
        </w:rPr>
        <w:t xml:space="preserve"> יתר מרביע חשיב, דכיון ד</w:t>
      </w:r>
      <w:r w:rsidRPr="00065E76">
        <w:rPr>
          <w:rFonts w:hint="cs"/>
          <w:rtl/>
        </w:rPr>
        <w:t xml:space="preserve">ראוי להצטרף </w:t>
      </w:r>
      <w:r w:rsidRPr="00065E76">
        <w:rPr>
          <w:rtl/>
        </w:rPr>
        <w:t>בתשעת קבין, הו</w:t>
      </w:r>
      <w:r w:rsidRPr="00065E76">
        <w:rPr>
          <w:rFonts w:hint="cs"/>
          <w:rtl/>
        </w:rPr>
        <w:t>"ל קרקע חשובה בפנ</w:t>
      </w:r>
      <w:r w:rsidRPr="00065E76">
        <w:rPr>
          <w:rtl/>
        </w:rPr>
        <w:t>"</w:t>
      </w:r>
      <w:r w:rsidRPr="00065E76">
        <w:rPr>
          <w:rFonts w:hint="cs"/>
          <w:rtl/>
        </w:rPr>
        <w:t>ע וחזרה</w:t>
      </w:r>
    </w:p>
    <w:p w14:paraId="049BBE05" w14:textId="0E43BAF2" w:rsidR="004E48A7" w:rsidRPr="004E48A7" w:rsidRDefault="004E48A7" w:rsidP="004E48A7">
      <w:pPr>
        <w:pStyle w:val="36"/>
        <w:framePr w:wrap="notBeside"/>
        <w:rPr>
          <w:rtl/>
        </w:rPr>
      </w:pPr>
      <w:r>
        <w:rPr>
          <w:rFonts w:hint="cs"/>
          <w:rtl/>
        </w:rPr>
        <w:t xml:space="preserve">ח. </w:t>
      </w:r>
      <w:r w:rsidR="00AC0AF5" w:rsidRPr="004E48A7">
        <w:rPr>
          <w:rtl/>
        </w:rPr>
        <w:t>ת"ש:</w:t>
      </w:r>
    </w:p>
    <w:p w14:paraId="6BCD1602" w14:textId="37D51952" w:rsidR="00AC0AF5" w:rsidRPr="00C35A2C" w:rsidRDefault="00AC0AF5" w:rsidP="00AC0AF5">
      <w:pPr>
        <w:rPr>
          <w:rFonts w:ascii="David" w:hAnsi="David"/>
          <w:sz w:val="32"/>
          <w:rtl/>
        </w:rPr>
      </w:pPr>
      <w:r w:rsidRPr="004E48A7">
        <w:rPr>
          <w:rFonts w:ascii="David" w:hAnsi="David"/>
          <w:b/>
          <w:bCs/>
          <w:sz w:val="32"/>
          <w:rtl/>
        </w:rPr>
        <w:t>האונאה,</w:t>
      </w:r>
      <w:r w:rsidRPr="00C35A2C">
        <w:rPr>
          <w:rFonts w:ascii="David" w:hAnsi="David"/>
          <w:sz w:val="32"/>
          <w:rtl/>
        </w:rPr>
        <w:t xml:space="preserve"> פחות משתות - נקנה מקח, יותר משתות - בטל מקח, שתות - קנה ומחזיר אונאה: </w:t>
      </w:r>
      <w:r w:rsidR="004E48A7">
        <w:rPr>
          <w:rFonts w:ascii="David" w:hAnsi="David" w:hint="cs"/>
          <w:sz w:val="32"/>
          <w:rtl/>
        </w:rPr>
        <w:t>ולמה? שיחזיר</w:t>
      </w:r>
      <w:r w:rsidRPr="00C35A2C">
        <w:rPr>
          <w:rFonts w:ascii="David" w:hAnsi="David"/>
          <w:sz w:val="32"/>
          <w:rtl/>
        </w:rPr>
        <w:t xml:space="preserve"> עד פחות משתות.</w:t>
      </w:r>
    </w:p>
    <w:p w14:paraId="4973D309" w14:textId="77777777" w:rsidR="004E48A7" w:rsidRPr="004E48A7" w:rsidRDefault="004E48A7" w:rsidP="004E48A7">
      <w:pPr>
        <w:pStyle w:val="36"/>
        <w:framePr w:wrap="notBeside"/>
        <w:rPr>
          <w:rtl/>
        </w:rPr>
      </w:pPr>
      <w:r w:rsidRPr="004E48A7">
        <w:rPr>
          <w:rFonts w:hint="cs"/>
          <w:rtl/>
        </w:rPr>
        <w:t xml:space="preserve">- </w:t>
      </w:r>
      <w:r w:rsidR="00AC0AF5" w:rsidRPr="004E48A7">
        <w:rPr>
          <w:rtl/>
        </w:rPr>
        <w:t>ש"מ:</w:t>
      </w:r>
    </w:p>
    <w:p w14:paraId="297322C3" w14:textId="77777777" w:rsidR="004E48A7" w:rsidRDefault="00AC0AF5" w:rsidP="004E48A7">
      <w:pPr>
        <w:rPr>
          <w:rFonts w:ascii="David" w:hAnsi="David"/>
          <w:sz w:val="32"/>
          <w:rtl/>
        </w:rPr>
      </w:pPr>
      <w:r w:rsidRPr="00C35A2C">
        <w:rPr>
          <w:rFonts w:ascii="David" w:hAnsi="David"/>
          <w:sz w:val="32"/>
          <w:rtl/>
        </w:rPr>
        <w:t xml:space="preserve">כל </w:t>
      </w:r>
      <w:r w:rsidR="004E48A7">
        <w:rPr>
          <w:rFonts w:ascii="David" w:hAnsi="David" w:hint="cs"/>
          <w:sz w:val="32"/>
          <w:rtl/>
        </w:rPr>
        <w:t>כל שרוצה להחזיר - מחזיר הכל.</w:t>
      </w:r>
    </w:p>
    <w:p w14:paraId="2A24E1CC" w14:textId="1F4EC61F" w:rsidR="004E48A7" w:rsidRPr="004E48A7" w:rsidRDefault="004E48A7" w:rsidP="004E48A7">
      <w:pPr>
        <w:pStyle w:val="36"/>
        <w:framePr w:wrap="notBeside"/>
        <w:rPr>
          <w:rtl/>
        </w:rPr>
      </w:pPr>
      <w:r>
        <w:rPr>
          <w:rFonts w:hint="cs"/>
          <w:rtl/>
        </w:rPr>
        <w:t xml:space="preserve">- </w:t>
      </w:r>
      <w:r w:rsidRPr="004E48A7">
        <w:rPr>
          <w:rFonts w:hint="cs"/>
          <w:rtl/>
        </w:rPr>
        <w:t>ש</w:t>
      </w:r>
      <w:r>
        <w:rPr>
          <w:rFonts w:hint="cs"/>
          <w:rtl/>
        </w:rPr>
        <w:t>ם</w:t>
      </w:r>
    </w:p>
    <w:p w14:paraId="113084B9" w14:textId="52163E9A" w:rsidR="004E48A7" w:rsidRDefault="00AC0AF5" w:rsidP="004E48A7">
      <w:pPr>
        <w:rPr>
          <w:rtl/>
        </w:rPr>
      </w:pPr>
      <w:r w:rsidRPr="00065E76">
        <w:rPr>
          <w:rtl/>
        </w:rPr>
        <w:t xml:space="preserve">מעיקרא שוה בשוה א"ל, מיהו </w:t>
      </w:r>
      <w:r w:rsidRPr="004E48A7">
        <w:rPr>
          <w:b/>
          <w:bCs/>
          <w:rtl/>
        </w:rPr>
        <w:t>פחות משתות</w:t>
      </w:r>
      <w:r w:rsidRPr="00065E76">
        <w:rPr>
          <w:rtl/>
        </w:rPr>
        <w:t xml:space="preserve"> לא ידיעה במנה </w:t>
      </w:r>
      <w:r w:rsidR="004E48A7">
        <w:rPr>
          <w:rFonts w:hint="cs"/>
          <w:rtl/>
        </w:rPr>
        <w:t>ומוחל</w:t>
      </w:r>
      <w:r w:rsidRPr="00065E76">
        <w:rPr>
          <w:rtl/>
        </w:rPr>
        <w:t xml:space="preserve">, </w:t>
      </w:r>
    </w:p>
    <w:p w14:paraId="5B868CC3" w14:textId="7A9A6C0F" w:rsidR="00AC0AF5" w:rsidRPr="004E48A7" w:rsidRDefault="00AC0AF5" w:rsidP="004E48A7">
      <w:pPr>
        <w:spacing w:after="60"/>
        <w:rPr>
          <w:rFonts w:ascii="David" w:hAnsi="David"/>
          <w:sz w:val="32"/>
          <w:rtl/>
        </w:rPr>
      </w:pPr>
      <w:r w:rsidRPr="004E48A7">
        <w:rPr>
          <w:b/>
          <w:bCs/>
          <w:rtl/>
        </w:rPr>
        <w:t>שתות</w:t>
      </w:r>
      <w:r w:rsidRPr="00065E76">
        <w:rPr>
          <w:rtl/>
        </w:rPr>
        <w:t xml:space="preserve"> - ידיעה ולא </w:t>
      </w:r>
      <w:r w:rsidR="004E48A7">
        <w:rPr>
          <w:rFonts w:hint="cs"/>
          <w:rtl/>
        </w:rPr>
        <w:t>מוחל</w:t>
      </w:r>
      <w:r w:rsidRPr="00065E76">
        <w:rPr>
          <w:rtl/>
        </w:rPr>
        <w:t xml:space="preserve">, </w:t>
      </w:r>
      <w:r w:rsidRPr="004E48A7">
        <w:rPr>
          <w:b/>
          <w:bCs/>
          <w:rtl/>
        </w:rPr>
        <w:t>יתר משתות -</w:t>
      </w:r>
      <w:r w:rsidRPr="00065E76">
        <w:rPr>
          <w:rtl/>
        </w:rPr>
        <w:t xml:space="preserve"> מקח טעות הוא ובטל מקח.</w:t>
      </w:r>
    </w:p>
    <w:p w14:paraId="47876233" w14:textId="412885F9" w:rsidR="004E48A7" w:rsidRPr="004E48A7" w:rsidRDefault="004E48A7" w:rsidP="004E48A7">
      <w:pPr>
        <w:pStyle w:val="36"/>
        <w:framePr w:wrap="notBeside"/>
        <w:rPr>
          <w:rtl/>
        </w:rPr>
      </w:pPr>
      <w:r>
        <w:rPr>
          <w:rFonts w:hint="cs"/>
          <w:rtl/>
        </w:rPr>
        <w:t xml:space="preserve">ט. </w:t>
      </w:r>
      <w:r w:rsidR="00AC0AF5" w:rsidRPr="004E48A7">
        <w:rPr>
          <w:rtl/>
        </w:rPr>
        <w:t>ת"ש:</w:t>
      </w:r>
    </w:p>
    <w:p w14:paraId="53D30EF9" w14:textId="5B47FF29" w:rsidR="00AC0AF5" w:rsidRPr="00C35A2C" w:rsidRDefault="00AC0AF5" w:rsidP="00AC0AF5">
      <w:pPr>
        <w:rPr>
          <w:rFonts w:ascii="David" w:hAnsi="David"/>
          <w:sz w:val="32"/>
          <w:rtl/>
        </w:rPr>
      </w:pPr>
      <w:r w:rsidRPr="00C35A2C">
        <w:rPr>
          <w:rFonts w:ascii="David" w:hAnsi="David"/>
          <w:sz w:val="32"/>
          <w:rtl/>
        </w:rPr>
        <w:t>המקבל שדה מחברו ליטע - הרי זה מקבל עליו עשר בוריות למאה, יותר מכאן - מגלגלין עליו את הכל.</w:t>
      </w:r>
    </w:p>
    <w:p w14:paraId="47FA5853" w14:textId="704552FB" w:rsidR="004E48A7" w:rsidRPr="004E48A7" w:rsidRDefault="004E48A7" w:rsidP="004E48A7">
      <w:pPr>
        <w:pStyle w:val="36"/>
        <w:framePr w:wrap="notBeside"/>
        <w:rPr>
          <w:rtl/>
        </w:rPr>
      </w:pPr>
      <w:r>
        <w:rPr>
          <w:rFonts w:hint="cs"/>
          <w:rtl/>
        </w:rPr>
        <w:t xml:space="preserve">- </w:t>
      </w:r>
      <w:r w:rsidRPr="004E48A7">
        <w:rPr>
          <w:rFonts w:hint="cs"/>
          <w:rtl/>
        </w:rPr>
        <w:t>רהבדר''י:</w:t>
      </w:r>
    </w:p>
    <w:p w14:paraId="62F24324" w14:textId="25E629E9" w:rsidR="00AC0AF5" w:rsidRPr="00C35A2C" w:rsidRDefault="00AC0AF5" w:rsidP="00AC0AF5">
      <w:pPr>
        <w:rPr>
          <w:rFonts w:ascii="David" w:hAnsi="David"/>
          <w:sz w:val="32"/>
          <w:rtl/>
        </w:rPr>
      </w:pPr>
      <w:r w:rsidRPr="00C35A2C">
        <w:rPr>
          <w:rFonts w:ascii="David" w:hAnsi="David"/>
          <w:sz w:val="32"/>
          <w:rtl/>
        </w:rPr>
        <w:t>כל יתר מכאן כבא ליטע מתחלה דמי.</w:t>
      </w:r>
    </w:p>
    <w:p w14:paraId="0306B05F" w14:textId="5F1E4F80" w:rsidR="00AC0AF5" w:rsidRPr="001B450D" w:rsidRDefault="001B450D" w:rsidP="00AC0AF5">
      <w:pPr>
        <w:pStyle w:val="aff9"/>
        <w:rPr>
          <w:del w:id="90106" w:author="מנוע עיצוב" w:date="2026-10-08T11:01:28Z"/>
          <w:rtl/>
        </w:rPr>
      </w:pPr>
      <w:del w:id="90105" w:author="מנוע עיצוב" w:date="2026-10-08T11:01:28Z">
        <w:r w:rsidRPr="001B450D">
          <w:rPr>
            <w:rFonts w:hint="cs"/>
            <w:rtl/>
          </w:rPr>
          <w:delText xml:space="preserve">***</w:delText>
        </w:r>
      </w:del>
    </w:p>
    <w:p w14:paraId="32A8DC64" w14:textId="77777777" w:rsidR="00AC0AF5" w:rsidRPr="00801934" w:rsidRDefault="00AC0AF5" w:rsidP="00AF2FEB">
      <w:pPr>
        <w:pStyle w:val="afffb"/>
        <w:rPr>
          <w:rtl/>
        </w:rPr>
      </w:pPr>
      <w:ins w:id="9910" w:author="מספור קטעי משנה" w:date="2026-10-06T06:44:59Z">
        <w:r>
          <w:rPr>
            <w:rStyle w:val="MisparKeta"/>
          </w:rPr>
          <w:t xml:space="preserve">א. </w:t>
        </w:r>
      </w:ins>
      <w:r w:rsidRPr="00801934">
        <w:rPr>
          <w:rtl/>
        </w:rPr>
        <w:t>מרתף של יין וכו'.</w:t>
      </w:r>
    </w:p>
    <w:p w14:paraId="6BCC7453" w14:textId="77777777" w:rsidR="004E48A7" w:rsidRPr="004E48A7" w:rsidRDefault="00AC0AF5" w:rsidP="004E48A7">
      <w:pPr>
        <w:pStyle w:val="36"/>
        <w:framePr w:wrap="notBeside"/>
        <w:rPr>
          <w:rtl/>
        </w:rPr>
      </w:pPr>
      <w:r w:rsidRPr="004E48A7">
        <w:rPr>
          <w:rFonts w:hint="cs"/>
          <w:rtl/>
        </w:rPr>
        <w:t>ה</w:t>
      </w:r>
      <w:r w:rsidRPr="004E48A7">
        <w:rPr>
          <w:rtl/>
        </w:rPr>
        <w:t>"</w:t>
      </w:r>
      <w:r w:rsidRPr="004E48A7">
        <w:rPr>
          <w:rFonts w:hint="cs"/>
          <w:rtl/>
        </w:rPr>
        <w:t>ד?</w:t>
      </w:r>
    </w:p>
    <w:p w14:paraId="21654FBB" w14:textId="6D96982C" w:rsidR="004E48A7" w:rsidRDefault="00AC0AF5" w:rsidP="00AC0AF5">
      <w:pPr>
        <w:rPr>
          <w:rFonts w:ascii="David" w:hAnsi="David"/>
          <w:sz w:val="32"/>
          <w:rtl/>
        </w:rPr>
      </w:pPr>
      <w:r w:rsidRPr="00C35A2C">
        <w:rPr>
          <w:rFonts w:ascii="David" w:hAnsi="David"/>
          <w:sz w:val="32"/>
          <w:rtl/>
        </w:rPr>
        <w:t xml:space="preserve">אי </w:t>
      </w:r>
      <w:r w:rsidR="004E48A7">
        <w:rPr>
          <w:rFonts w:ascii="David" w:hAnsi="David" w:hint="cs"/>
          <w:sz w:val="32"/>
          <w:rtl/>
        </w:rPr>
        <w:t xml:space="preserve">אמר </w:t>
      </w:r>
      <w:r w:rsidRPr="00C35A2C">
        <w:rPr>
          <w:rFonts w:ascii="David" w:hAnsi="David"/>
          <w:sz w:val="32"/>
          <w:rtl/>
        </w:rPr>
        <w:t xml:space="preserve">מרתף של יין סתם - קשיא, </w:t>
      </w:r>
    </w:p>
    <w:p w14:paraId="131BC4CC" w14:textId="016D142B" w:rsidR="00AC0AF5" w:rsidRPr="00C35A2C" w:rsidRDefault="00AC0AF5" w:rsidP="004E48A7">
      <w:pPr>
        <w:rPr>
          <w:rFonts w:ascii="David" w:hAnsi="David"/>
          <w:sz w:val="32"/>
          <w:rtl/>
        </w:rPr>
      </w:pPr>
      <w:r w:rsidRPr="00C35A2C">
        <w:rPr>
          <w:rFonts w:ascii="David" w:hAnsi="David"/>
          <w:sz w:val="32"/>
          <w:rtl/>
        </w:rPr>
        <w:t xml:space="preserve">אי אמר מרתף </w:t>
      </w:r>
      <w:r w:rsidRPr="0081371E">
        <w:rPr>
          <w:rStyle w:val="afff8"/>
          <w:rtl/>
        </w:rPr>
        <w:t>זה</w:t>
      </w:r>
      <w:r w:rsidRPr="00C35A2C">
        <w:rPr>
          <w:rFonts w:ascii="David" w:hAnsi="David"/>
          <w:sz w:val="32"/>
          <w:rtl/>
        </w:rPr>
        <w:t xml:space="preserve"> של יין - קשיא, </w:t>
      </w:r>
      <w:r w:rsidR="004E48A7">
        <w:rPr>
          <w:rFonts w:ascii="David" w:hAnsi="David" w:hint="cs"/>
          <w:sz w:val="32"/>
          <w:rtl/>
        </w:rPr>
        <w:t xml:space="preserve"> </w:t>
      </w:r>
      <w:r w:rsidRPr="00C35A2C">
        <w:rPr>
          <w:rFonts w:ascii="David" w:hAnsi="David"/>
          <w:sz w:val="32"/>
          <w:rtl/>
        </w:rPr>
        <w:t xml:space="preserve">אי </w:t>
      </w:r>
      <w:r w:rsidR="004E48A7">
        <w:rPr>
          <w:rFonts w:ascii="David" w:hAnsi="David" w:hint="cs"/>
          <w:sz w:val="32"/>
          <w:rtl/>
        </w:rPr>
        <w:t xml:space="preserve">אמר </w:t>
      </w:r>
      <w:r w:rsidRPr="00C35A2C">
        <w:rPr>
          <w:rFonts w:ascii="David" w:hAnsi="David"/>
          <w:sz w:val="32"/>
          <w:rtl/>
        </w:rPr>
        <w:t xml:space="preserve">מרתף </w:t>
      </w:r>
      <w:r w:rsidRPr="0081371E">
        <w:rPr>
          <w:rStyle w:val="afff8"/>
          <w:rtl/>
        </w:rPr>
        <w:t>זה</w:t>
      </w:r>
      <w:r w:rsidRPr="00C35A2C">
        <w:rPr>
          <w:rFonts w:ascii="David" w:hAnsi="David"/>
          <w:sz w:val="32"/>
          <w:rtl/>
        </w:rPr>
        <w:t xml:space="preserve"> - קשיא.</w:t>
      </w:r>
    </w:p>
    <w:p w14:paraId="33448FCD" w14:textId="77777777" w:rsidR="004E48A7" w:rsidRDefault="00AC0AF5" w:rsidP="004E48A7">
      <w:pPr>
        <w:rPr>
          <w:rFonts w:ascii="David" w:hAnsi="David"/>
          <w:sz w:val="32"/>
          <w:rtl/>
        </w:rPr>
      </w:pPr>
      <w:r w:rsidRPr="0081371E">
        <w:rPr>
          <w:rStyle w:val="afff8"/>
          <w:rtl/>
        </w:rPr>
        <w:t>דתניא</w:t>
      </w:r>
      <w:r w:rsidRPr="00C35A2C">
        <w:rPr>
          <w:rFonts w:ascii="David" w:hAnsi="David"/>
          <w:sz w:val="32"/>
          <w:rtl/>
        </w:rPr>
        <w:t>: מרתף של יין אני מוכר לך - נותן לו יין שכולו יפה,</w:t>
      </w:r>
    </w:p>
    <w:p w14:paraId="33A91F3D" w14:textId="77777777" w:rsidR="004E48A7" w:rsidRDefault="00AC0AF5" w:rsidP="004E48A7">
      <w:pPr>
        <w:rPr>
          <w:rFonts w:ascii="David" w:hAnsi="David"/>
          <w:sz w:val="32"/>
          <w:rtl/>
        </w:rPr>
      </w:pPr>
      <w:r w:rsidRPr="00C35A2C">
        <w:rPr>
          <w:rFonts w:ascii="David" w:hAnsi="David"/>
          <w:sz w:val="32"/>
          <w:rtl/>
        </w:rPr>
        <w:lastRenderedPageBreak/>
        <w:t>מרתף זה של יין אני מוכר לך - נותן לו יין הנמכר בחנות,</w:t>
      </w:r>
    </w:p>
    <w:p w14:paraId="24BA91F9" w14:textId="5BFDD389" w:rsidR="00AC0AF5" w:rsidRPr="00C35A2C" w:rsidRDefault="00AC0AF5" w:rsidP="004E48A7">
      <w:pPr>
        <w:rPr>
          <w:rFonts w:ascii="David" w:hAnsi="David"/>
          <w:sz w:val="32"/>
          <w:rtl/>
        </w:rPr>
      </w:pPr>
      <w:r w:rsidRPr="00C35A2C">
        <w:rPr>
          <w:rFonts w:ascii="David" w:hAnsi="David"/>
          <w:sz w:val="32"/>
          <w:rtl/>
        </w:rPr>
        <w:t>מרתף זה אני מוכר לך - אפילו כולו חומץ הגיעו.</w:t>
      </w:r>
    </w:p>
    <w:p w14:paraId="7353B9C1" w14:textId="77777777" w:rsidR="004E48A7" w:rsidRPr="004E48A7" w:rsidRDefault="00AC0AF5" w:rsidP="004E48A7">
      <w:pPr>
        <w:pStyle w:val="36"/>
        <w:framePr w:wrap="notBeside"/>
        <w:rPr>
          <w:rtl/>
        </w:rPr>
      </w:pPr>
      <w:r w:rsidRPr="004E48A7">
        <w:rPr>
          <w:rtl/>
        </w:rPr>
        <w:t>- לעולם</w:t>
      </w:r>
    </w:p>
    <w:p w14:paraId="247EC0F8" w14:textId="615CAD71" w:rsidR="00AC0AF5" w:rsidRPr="00065E76" w:rsidRDefault="00AC0AF5" w:rsidP="00065E76">
      <w:pPr>
        <w:rPr>
          <w:rtl/>
        </w:rPr>
      </w:pPr>
      <w:r w:rsidRPr="00065E76">
        <w:rPr>
          <w:rtl/>
        </w:rPr>
        <w:t xml:space="preserve">דא"ל מרתף של יין סתם, </w:t>
      </w:r>
      <w:r w:rsidRPr="004E48A7">
        <w:rPr>
          <w:rStyle w:val="affffe"/>
          <w:rtl/>
        </w:rPr>
        <w:t>ותני ברישא דברייתא:</w:t>
      </w:r>
      <w:r w:rsidRPr="00065E76">
        <w:rPr>
          <w:rtl/>
        </w:rPr>
        <w:t xml:space="preserve"> ומקבל עליו עשר קוססות למאה.</w:t>
      </w:r>
    </w:p>
    <w:p w14:paraId="2DBDB6D2" w14:textId="77777777" w:rsidR="00AC0AF5" w:rsidRPr="00C35A2C" w:rsidRDefault="00AC0AF5" w:rsidP="00AC0AF5">
      <w:pPr>
        <w:rPr>
          <w:rFonts w:ascii="David" w:hAnsi="David"/>
          <w:sz w:val="32"/>
          <w:rtl/>
        </w:rPr>
      </w:pPr>
      <w:r w:rsidRPr="00C35A2C">
        <w:rPr>
          <w:rFonts w:ascii="David" w:hAnsi="David"/>
          <w:sz w:val="32"/>
          <w:rtl/>
        </w:rPr>
        <w:t>ובסתם מ</w:t>
      </w:r>
      <w:r w:rsidRPr="00C35A2C">
        <w:rPr>
          <w:rFonts w:ascii="David" w:hAnsi="David" w:hint="cs"/>
          <w:sz w:val="32"/>
          <w:rtl/>
        </w:rPr>
        <w:t>קבל ושאני חבית שנותן לו יין שכולו יפה שכולה אותו יין הוא</w:t>
      </w:r>
    </w:p>
    <w:p w14:paraId="2CC54273" w14:textId="77777777" w:rsidR="004E48A7" w:rsidRPr="004E48A7" w:rsidRDefault="00AC0AF5" w:rsidP="004E48A7">
      <w:pPr>
        <w:pStyle w:val="36"/>
        <w:framePr w:wrap="notBeside"/>
        <w:rPr>
          <w:rtl/>
        </w:rPr>
      </w:pPr>
      <w:r w:rsidRPr="004E48A7">
        <w:rPr>
          <w:rtl/>
        </w:rPr>
        <w:t xml:space="preserve">• והא תני </w:t>
      </w:r>
    </w:p>
    <w:p w14:paraId="621B7020" w14:textId="32DEEA0A" w:rsidR="00AC0AF5" w:rsidRPr="00C35A2C" w:rsidRDefault="00AC0AF5" w:rsidP="00AC0AF5">
      <w:pPr>
        <w:rPr>
          <w:rFonts w:ascii="David" w:hAnsi="David"/>
          <w:sz w:val="32"/>
          <w:rtl/>
        </w:rPr>
      </w:pPr>
      <w:r w:rsidRPr="004E48A7">
        <w:rPr>
          <w:rStyle w:val="affffe"/>
          <w:rtl/>
        </w:rPr>
        <w:t>ר"</w:t>
      </w:r>
      <w:r w:rsidRPr="004E48A7">
        <w:rPr>
          <w:rStyle w:val="affffe"/>
          <w:rFonts w:hint="cs"/>
          <w:rtl/>
        </w:rPr>
        <w:t xml:space="preserve">ז </w:t>
      </w:r>
      <w:r w:rsidRPr="004E48A7">
        <w:rPr>
          <w:rStyle w:val="affffe"/>
          <w:rtl/>
        </w:rPr>
        <w:t>דבי ר' אושעיא:</w:t>
      </w:r>
      <w:r w:rsidRPr="00C35A2C">
        <w:rPr>
          <w:rFonts w:ascii="David" w:hAnsi="David"/>
          <w:sz w:val="32"/>
          <w:rtl/>
        </w:rPr>
        <w:t xml:space="preserve"> מרתף של יין אני מוכר לך - נותן לו יין שכולו יפה</w:t>
      </w:r>
    </w:p>
    <w:p w14:paraId="51A973A9" w14:textId="77777777" w:rsidR="00AC0AF5" w:rsidRPr="00C35A2C" w:rsidRDefault="00AC0AF5" w:rsidP="00AC0AF5">
      <w:pPr>
        <w:rPr>
          <w:rFonts w:ascii="David" w:hAnsi="David"/>
          <w:sz w:val="32"/>
          <w:rtl/>
        </w:rPr>
      </w:pPr>
      <w:r w:rsidRPr="00C35A2C">
        <w:rPr>
          <w:rFonts w:ascii="David" w:hAnsi="David"/>
          <w:sz w:val="32"/>
          <w:rtl/>
        </w:rPr>
        <w:t>מרתף זה של יין אני מוכר לך - נותן לו יין שכולו יפה, ומקבל עליו עשר קוססו</w:t>
      </w:r>
      <w:r w:rsidRPr="00F10693">
        <w:rPr>
          <w:rtl/>
        </w:rPr>
        <w:t xml:space="preserve">' </w:t>
      </w:r>
      <w:r w:rsidRPr="00C35A2C">
        <w:rPr>
          <w:rFonts w:ascii="David" w:hAnsi="David"/>
          <w:sz w:val="32"/>
          <w:rtl/>
        </w:rPr>
        <w:t>למאה, וזהו אוצר ששנו חכמים במשנתינו.</w:t>
      </w:r>
    </w:p>
    <w:p w14:paraId="6CC6F3C8" w14:textId="77777777" w:rsidR="00AC0AF5" w:rsidRPr="00C35A2C" w:rsidRDefault="00AC0AF5" w:rsidP="00982F98">
      <w:pPr>
        <w:pStyle w:val="affe"/>
        <w:framePr w:wrap="around"/>
        <w:rPr>
          <w:rtl/>
        </w:rPr>
      </w:pPr>
      <w:r w:rsidRPr="00C35A2C">
        <w:rPr>
          <w:rFonts w:hint="cs"/>
          <w:rtl/>
        </w:rPr>
        <w:t>צה.</w:t>
      </w:r>
    </w:p>
    <w:p w14:paraId="3FC97AC9" w14:textId="77777777" w:rsidR="004E48A7" w:rsidRPr="004E48A7" w:rsidRDefault="00AC0AF5" w:rsidP="004E48A7">
      <w:pPr>
        <w:pStyle w:val="36"/>
        <w:framePr w:wrap="notBeside"/>
        <w:rPr>
          <w:rtl/>
        </w:rPr>
      </w:pPr>
      <w:r w:rsidRPr="004E48A7">
        <w:rPr>
          <w:rtl/>
        </w:rPr>
        <w:t xml:space="preserve">- אלא מתני' </w:t>
      </w:r>
    </w:p>
    <w:p w14:paraId="56501319" w14:textId="77777777" w:rsidR="004E48A7" w:rsidRDefault="004E48A7" w:rsidP="00065E76">
      <w:pPr>
        <w:rPr>
          <w:rStyle w:val="affffe"/>
          <w:rtl/>
        </w:rPr>
      </w:pPr>
      <w:r>
        <w:rPr>
          <w:rFonts w:hint="cs"/>
          <w:rtl/>
        </w:rPr>
        <w:t xml:space="preserve">דאמר לו </w:t>
      </w:r>
      <w:r w:rsidR="00AC0AF5" w:rsidRPr="00065E76">
        <w:rPr>
          <w:rtl/>
        </w:rPr>
        <w:t>זה.</w:t>
      </w:r>
      <w:r w:rsidR="00AC0AF5" w:rsidRPr="00065E76">
        <w:rPr>
          <w:rFonts w:hint="cs"/>
          <w:rtl/>
        </w:rPr>
        <w:t xml:space="preserve"> </w:t>
      </w:r>
      <w:r w:rsidR="00AC0AF5" w:rsidRPr="004E48A7">
        <w:rPr>
          <w:rStyle w:val="affffe"/>
          <w:rFonts w:hint="cs"/>
          <w:rtl/>
        </w:rPr>
        <w:t>ול</w:t>
      </w:r>
      <w:r w:rsidR="00AC0AF5" w:rsidRPr="004E48A7">
        <w:rPr>
          <w:rStyle w:val="affffe"/>
          <w:rtl/>
        </w:rPr>
        <w:t>"</w:t>
      </w:r>
      <w:r w:rsidR="00AC0AF5" w:rsidRPr="004E48A7">
        <w:rPr>
          <w:rStyle w:val="affffe"/>
          <w:rFonts w:hint="cs"/>
          <w:rtl/>
        </w:rPr>
        <w:t>ק</w:t>
      </w:r>
      <w:r w:rsidR="00AC0AF5" w:rsidRPr="00065E76">
        <w:rPr>
          <w:rFonts w:hint="cs"/>
          <w:rtl/>
        </w:rPr>
        <w:t xml:space="preserve"> זה אזה דהך </w:t>
      </w:r>
      <w:r w:rsidR="00AC0AF5" w:rsidRPr="004E48A7">
        <w:rPr>
          <w:rStyle w:val="affffe"/>
          <w:rFonts w:hint="cs"/>
          <w:rtl/>
        </w:rPr>
        <w:t>דר</w:t>
      </w:r>
      <w:r w:rsidR="00AC0AF5" w:rsidRPr="004E48A7">
        <w:rPr>
          <w:rStyle w:val="affffe"/>
          <w:rtl/>
        </w:rPr>
        <w:t>"</w:t>
      </w:r>
      <w:r w:rsidR="00AC0AF5" w:rsidRPr="004E48A7">
        <w:rPr>
          <w:rStyle w:val="affffe"/>
          <w:rFonts w:hint="cs"/>
          <w:rtl/>
        </w:rPr>
        <w:t>ז דאמר ליה</w:t>
      </w:r>
      <w:r w:rsidR="00AC0AF5" w:rsidRPr="00065E76">
        <w:rPr>
          <w:rFonts w:hint="cs"/>
          <w:rtl/>
        </w:rPr>
        <w:t xml:space="preserve"> למקפה, </w:t>
      </w:r>
    </w:p>
    <w:p w14:paraId="2783343F" w14:textId="6DBC21D6" w:rsidR="00AC0AF5" w:rsidRPr="00065E76" w:rsidRDefault="004E48A7" w:rsidP="00065E76">
      <w:pPr>
        <w:rPr>
          <w:rtl/>
        </w:rPr>
      </w:pPr>
      <w:r>
        <w:rPr>
          <w:rStyle w:val="affffe"/>
          <w:rtl/>
        </w:rPr>
        <w:tab/>
      </w:r>
      <w:r>
        <w:rPr>
          <w:rStyle w:val="affffe"/>
          <w:rtl/>
        </w:rPr>
        <w:tab/>
      </w:r>
      <w:r>
        <w:rPr>
          <w:rStyle w:val="affffe"/>
          <w:rtl/>
        </w:rPr>
        <w:tab/>
      </w:r>
      <w:r>
        <w:rPr>
          <w:rStyle w:val="affffe"/>
          <w:rtl/>
        </w:rPr>
        <w:tab/>
      </w:r>
      <w:r>
        <w:rPr>
          <w:rStyle w:val="affffe"/>
          <w:rtl/>
        </w:rPr>
        <w:tab/>
      </w:r>
      <w:r>
        <w:rPr>
          <w:rStyle w:val="affffe"/>
          <w:rtl/>
        </w:rPr>
        <w:tab/>
      </w:r>
      <w:r w:rsidR="00AC0AF5" w:rsidRPr="004E48A7">
        <w:rPr>
          <w:rStyle w:val="affffe"/>
          <w:rFonts w:hint="cs"/>
          <w:rtl/>
        </w:rPr>
        <w:t>והך ברייתא דלא</w:t>
      </w:r>
      <w:r w:rsidR="00AC0AF5" w:rsidRPr="00065E76">
        <w:rPr>
          <w:rFonts w:hint="cs"/>
          <w:rtl/>
        </w:rPr>
        <w:t xml:space="preserve"> אמר ליה למקפה.</w:t>
      </w:r>
    </w:p>
    <w:p w14:paraId="3B7E19B4" w14:textId="77777777" w:rsidR="004E48A7" w:rsidRPr="004E48A7" w:rsidRDefault="00AC0AF5" w:rsidP="004E48A7">
      <w:pPr>
        <w:pStyle w:val="36"/>
        <w:framePr w:wrap="notBeside"/>
        <w:rPr>
          <w:rtl/>
        </w:rPr>
      </w:pPr>
      <w:r w:rsidRPr="004E48A7">
        <w:rPr>
          <w:rtl/>
        </w:rPr>
        <w:t>הלכך:</w:t>
      </w:r>
    </w:p>
    <w:p w14:paraId="6F7820A3" w14:textId="6FFC0C6D" w:rsidR="00AC0AF5" w:rsidRPr="00C35A2C" w:rsidRDefault="00AC0AF5" w:rsidP="00AC0AF5">
      <w:pPr>
        <w:rPr>
          <w:rFonts w:ascii="David" w:hAnsi="David"/>
          <w:sz w:val="32"/>
          <w:rtl/>
        </w:rPr>
      </w:pPr>
      <w:r w:rsidRPr="00C35A2C">
        <w:rPr>
          <w:rFonts w:ascii="David" w:hAnsi="David"/>
          <w:sz w:val="32"/>
          <w:rtl/>
        </w:rPr>
        <w:t>מרתף של יין וא"ל למקפה - נותן לו יין שכולו יפה.</w:t>
      </w:r>
    </w:p>
    <w:p w14:paraId="6E88FF8E" w14:textId="77777777" w:rsidR="00AC0AF5" w:rsidRPr="00C35A2C" w:rsidRDefault="00AC0AF5" w:rsidP="00AC0AF5">
      <w:pPr>
        <w:rPr>
          <w:rFonts w:ascii="David" w:hAnsi="David"/>
          <w:sz w:val="32"/>
          <w:rtl/>
        </w:rPr>
      </w:pPr>
      <w:r w:rsidRPr="00C35A2C">
        <w:rPr>
          <w:rFonts w:ascii="David" w:hAnsi="David"/>
          <w:sz w:val="32"/>
          <w:rtl/>
        </w:rPr>
        <w:t>מרתף זה של יין וא"ל למקפה - נותן לו יין שכולו יפה, ומקבל עליו עשר קוססות למאה.</w:t>
      </w:r>
    </w:p>
    <w:p w14:paraId="18C0CB9F" w14:textId="77777777" w:rsidR="00AC0AF5" w:rsidRPr="00C35A2C" w:rsidRDefault="00AC0AF5" w:rsidP="00AC0AF5">
      <w:pPr>
        <w:rPr>
          <w:rFonts w:ascii="David" w:hAnsi="David"/>
          <w:sz w:val="32"/>
          <w:rtl/>
        </w:rPr>
      </w:pPr>
      <w:r w:rsidRPr="00C35A2C">
        <w:rPr>
          <w:rFonts w:ascii="David" w:hAnsi="David"/>
          <w:sz w:val="32"/>
          <w:rtl/>
        </w:rPr>
        <w:t>מרתף זה של יין ולא א"ל למקפה - נותן לו יין הנמכר בחנות.</w:t>
      </w:r>
    </w:p>
    <w:p w14:paraId="37504EEE" w14:textId="77777777" w:rsidR="00AC0AF5" w:rsidRPr="00C35A2C" w:rsidRDefault="00AC0AF5" w:rsidP="00AC0AF5">
      <w:pPr>
        <w:rPr>
          <w:rFonts w:ascii="David" w:hAnsi="David"/>
          <w:sz w:val="32"/>
          <w:rtl/>
        </w:rPr>
      </w:pPr>
    </w:p>
    <w:p w14:paraId="6EE71E9E" w14:textId="2BC9AE04" w:rsidR="004E48A7" w:rsidRDefault="00AC0AF5" w:rsidP="004E48A7">
      <w:pPr>
        <w:pStyle w:val="affff9"/>
        <w:rPr>
          <w:rtl/>
        </w:rPr>
      </w:pPr>
      <w:r w:rsidRPr="00DB3591">
        <w:rPr>
          <w:rStyle w:val="affffe"/>
          <w:rFonts w:cs="BA TM • Vilna Extra-Bold"/>
          <w:rtl/>
        </w:rPr>
        <w:t>איבעיא להו:</w:t>
      </w:r>
      <w:r w:rsidRPr="00C35A2C">
        <w:rPr>
          <w:rtl/>
        </w:rPr>
        <w:t xml:space="preserve"> מרתף של יין ולא א"ל למקפה מאי? </w:t>
      </w:r>
    </w:p>
    <w:p w14:paraId="1EF0D4D5" w14:textId="43F570EF" w:rsidR="00AC0AF5" w:rsidRPr="00C35A2C" w:rsidRDefault="00AD221F" w:rsidP="00AC0AF5">
      <w:pPr>
        <w:rPr>
          <w:rFonts w:ascii="David" w:hAnsi="David"/>
          <w:sz w:val="32"/>
          <w:rtl/>
        </w:rPr>
      </w:pPr>
      <w:r w:rsidRPr="0081371E">
        <w:rPr>
          <w:rStyle w:val="afff8"/>
          <w:rtl/>
        </w:rPr>
        <w:t>חלקו</w:t>
      </w:r>
      <w:r w:rsidR="00AC0AF5" w:rsidRPr="00C35A2C">
        <w:rPr>
          <w:rFonts w:ascii="David" w:hAnsi="David"/>
          <w:sz w:val="32"/>
          <w:rtl/>
        </w:rPr>
        <w:t xml:space="preserve"> בה </w:t>
      </w:r>
      <w:r w:rsidR="00AC0AF5" w:rsidRPr="004E48A7">
        <w:rPr>
          <w:rStyle w:val="affffe"/>
          <w:rtl/>
        </w:rPr>
        <w:t>ר"</w:t>
      </w:r>
      <w:r w:rsidR="00AC0AF5" w:rsidRPr="004E48A7">
        <w:rPr>
          <w:rStyle w:val="affffe"/>
          <w:rFonts w:hint="cs"/>
          <w:rtl/>
        </w:rPr>
        <w:t xml:space="preserve">א </w:t>
      </w:r>
      <w:r w:rsidR="00AC0AF5" w:rsidRPr="004E48A7">
        <w:rPr>
          <w:rStyle w:val="affffe"/>
          <w:rtl/>
        </w:rPr>
        <w:t xml:space="preserve">ורבינא, </w:t>
      </w:r>
      <w:r w:rsidR="001B6862">
        <w:rPr>
          <w:rStyle w:val="affffe"/>
          <w:rFonts w:hint="cs"/>
          <w:rtl/>
        </w:rPr>
        <w:t xml:space="preserve">אם </w:t>
      </w:r>
      <w:r w:rsidR="00AC0AF5" w:rsidRPr="00C35A2C">
        <w:rPr>
          <w:rFonts w:ascii="David" w:hAnsi="David"/>
          <w:sz w:val="32"/>
          <w:rtl/>
        </w:rPr>
        <w:t xml:space="preserve">מקבל, </w:t>
      </w:r>
      <w:r w:rsidR="001B6862">
        <w:rPr>
          <w:rFonts w:ascii="David" w:hAnsi="David" w:hint="cs"/>
          <w:sz w:val="32"/>
          <w:rtl/>
        </w:rPr>
        <w:t xml:space="preserve">או לא </w:t>
      </w:r>
      <w:r w:rsidR="00AC0AF5" w:rsidRPr="00C35A2C">
        <w:rPr>
          <w:rFonts w:ascii="David" w:hAnsi="David"/>
          <w:sz w:val="32"/>
          <w:rtl/>
        </w:rPr>
        <w:t>מקבל.</w:t>
      </w:r>
    </w:p>
    <w:p w14:paraId="512CB55D" w14:textId="77777777" w:rsidR="001B6862" w:rsidRPr="001B6862" w:rsidRDefault="00AC0AF5" w:rsidP="001B6862">
      <w:pPr>
        <w:pStyle w:val="36"/>
        <w:framePr w:wrap="notBeside"/>
        <w:rPr>
          <w:rtl/>
        </w:rPr>
      </w:pPr>
      <w:r w:rsidRPr="001B6862">
        <w:rPr>
          <w:rFonts w:hint="cs"/>
          <w:rtl/>
        </w:rPr>
        <w:t>מ</w:t>
      </w:r>
      <w:r w:rsidRPr="001B6862">
        <w:rPr>
          <w:rtl/>
        </w:rPr>
        <w:t>"</w:t>
      </w:r>
      <w:r w:rsidRPr="001B6862">
        <w:rPr>
          <w:rFonts w:hint="cs"/>
          <w:rtl/>
        </w:rPr>
        <w:t xml:space="preserve">ד </w:t>
      </w:r>
      <w:r w:rsidRPr="001B6862">
        <w:rPr>
          <w:rtl/>
        </w:rPr>
        <w:t>מקבל</w:t>
      </w:r>
    </w:p>
    <w:p w14:paraId="1821B717" w14:textId="5B5E0860" w:rsidR="00AC0AF5" w:rsidRPr="00C35A2C" w:rsidRDefault="00AC0AF5" w:rsidP="00AC0AF5">
      <w:pPr>
        <w:rPr>
          <w:rFonts w:ascii="David" w:hAnsi="David"/>
          <w:sz w:val="32"/>
          <w:rtl/>
        </w:rPr>
      </w:pPr>
      <w:r w:rsidRPr="004E48A7">
        <w:rPr>
          <w:rStyle w:val="affffe"/>
          <w:rtl/>
        </w:rPr>
        <w:t>דייק</w:t>
      </w:r>
      <w:r w:rsidRPr="00C35A2C">
        <w:rPr>
          <w:rFonts w:ascii="David" w:hAnsi="David"/>
          <w:sz w:val="32"/>
          <w:rtl/>
        </w:rPr>
        <w:t xml:space="preserve"> </w:t>
      </w:r>
      <w:r w:rsidRPr="004E48A7">
        <w:rPr>
          <w:rStyle w:val="affffe"/>
          <w:rtl/>
        </w:rPr>
        <w:t>מר"</w:t>
      </w:r>
      <w:r w:rsidRPr="004E48A7">
        <w:rPr>
          <w:rStyle w:val="affffe"/>
          <w:rFonts w:hint="cs"/>
          <w:rtl/>
        </w:rPr>
        <w:t>ז</w:t>
      </w:r>
      <w:r w:rsidRPr="004E48A7">
        <w:rPr>
          <w:rStyle w:val="affffe"/>
          <w:rtl/>
        </w:rPr>
        <w:t xml:space="preserve"> דתני:</w:t>
      </w:r>
      <w:r w:rsidRPr="00C35A2C">
        <w:rPr>
          <w:rFonts w:ascii="David" w:hAnsi="David"/>
          <w:sz w:val="32"/>
          <w:rtl/>
        </w:rPr>
        <w:t xml:space="preserve"> מרתף של יין אני מוכר לך - נותן לו יין שכולו יפה, </w:t>
      </w:r>
      <w:r w:rsidRPr="004E48A7">
        <w:rPr>
          <w:rStyle w:val="affffe"/>
          <w:rtl/>
        </w:rPr>
        <w:t>ואוקימנא</w:t>
      </w:r>
      <w:r w:rsidRPr="00C35A2C">
        <w:rPr>
          <w:rFonts w:ascii="David" w:hAnsi="David"/>
          <w:sz w:val="32"/>
          <w:rtl/>
        </w:rPr>
        <w:t xml:space="preserve"> דא</w:t>
      </w:r>
      <w:r w:rsidRPr="00C35A2C">
        <w:rPr>
          <w:rFonts w:ascii="David" w:hAnsi="David" w:hint="cs"/>
          <w:sz w:val="32"/>
          <w:rtl/>
        </w:rPr>
        <w:t xml:space="preserve">"ל </w:t>
      </w:r>
      <w:r w:rsidRPr="00C35A2C">
        <w:rPr>
          <w:rFonts w:ascii="David" w:hAnsi="David"/>
          <w:sz w:val="32"/>
          <w:rtl/>
        </w:rPr>
        <w:t>למקפה, הא לא א"ל למקפה - מקבל.</w:t>
      </w:r>
    </w:p>
    <w:p w14:paraId="6254C07B" w14:textId="77777777" w:rsidR="001B6862" w:rsidRPr="001B6862" w:rsidRDefault="00AC0AF5" w:rsidP="001B6862">
      <w:pPr>
        <w:pStyle w:val="36"/>
        <w:framePr w:wrap="notBeside"/>
        <w:rPr>
          <w:rtl/>
        </w:rPr>
      </w:pPr>
      <w:r w:rsidRPr="001B6862">
        <w:rPr>
          <w:rtl/>
        </w:rPr>
        <w:t xml:space="preserve">ומ"ד לא מקבל </w:t>
      </w:r>
    </w:p>
    <w:p w14:paraId="60799A50" w14:textId="041A79CE" w:rsidR="00AC0AF5" w:rsidRPr="00C35A2C" w:rsidRDefault="00AC0AF5" w:rsidP="001B6862">
      <w:pPr>
        <w:spacing w:after="60"/>
        <w:rPr>
          <w:rFonts w:ascii="David" w:hAnsi="David"/>
          <w:sz w:val="32"/>
          <w:rtl/>
        </w:rPr>
      </w:pPr>
      <w:r w:rsidRPr="001B6862">
        <w:rPr>
          <w:rStyle w:val="affffe"/>
          <w:rtl/>
        </w:rPr>
        <w:t>דייק מברייתא, דתני:</w:t>
      </w:r>
      <w:r w:rsidRPr="00C35A2C">
        <w:rPr>
          <w:rFonts w:ascii="David" w:hAnsi="David"/>
          <w:sz w:val="32"/>
          <w:rtl/>
        </w:rPr>
        <w:t xml:space="preserve"> מרתף של יין אני מוכר לך - נותן לו יין שכולו יפה, </w:t>
      </w:r>
      <w:r w:rsidRPr="001B6862">
        <w:rPr>
          <w:rStyle w:val="affffe"/>
          <w:rtl/>
        </w:rPr>
        <w:t>ואוקימנא</w:t>
      </w:r>
      <w:r w:rsidRPr="00C35A2C">
        <w:rPr>
          <w:rFonts w:ascii="David" w:hAnsi="David"/>
          <w:sz w:val="32"/>
          <w:rtl/>
        </w:rPr>
        <w:t xml:space="preserve"> דלא א"ל למקפה.</w:t>
      </w:r>
    </w:p>
    <w:p w14:paraId="01374217" w14:textId="45AEFB34" w:rsidR="004E48A7" w:rsidRPr="004E48A7" w:rsidRDefault="001B6862" w:rsidP="004E48A7">
      <w:pPr>
        <w:pStyle w:val="36"/>
        <w:framePr w:wrap="notBeside"/>
        <w:rPr>
          <w:rtl/>
        </w:rPr>
      </w:pPr>
      <w:r>
        <w:rPr>
          <w:rFonts w:hint="cs"/>
          <w:rtl/>
        </w:rPr>
        <w:t>ולמ''ד דדייק מר''ז:</w:t>
      </w:r>
    </w:p>
    <w:p w14:paraId="0F0E18A1" w14:textId="0F66E613" w:rsidR="00AC0AF5" w:rsidRPr="00C35A2C" w:rsidRDefault="001B6862" w:rsidP="00AC0AF5">
      <w:pPr>
        <w:rPr>
          <w:rtl/>
        </w:rPr>
      </w:pPr>
      <w:r w:rsidRPr="001B6862">
        <w:rPr>
          <w:rStyle w:val="affffe"/>
          <w:rFonts w:hint="cs"/>
          <w:rtl/>
        </w:rPr>
        <w:t>ה''ק בברייתא</w:t>
      </w:r>
      <w:r>
        <w:rPr>
          <w:rFonts w:hint="cs"/>
          <w:rtl/>
        </w:rPr>
        <w:t xml:space="preserve"> </w:t>
      </w:r>
      <w:r w:rsidR="00AC0AF5" w:rsidRPr="00C35A2C">
        <w:rPr>
          <w:rtl/>
        </w:rPr>
        <w:t>ב</w:t>
      </w:r>
      <w:r w:rsidR="00AC0AF5" w:rsidRPr="00C35A2C">
        <w:rPr>
          <w:rFonts w:hint="cs"/>
          <w:rtl/>
        </w:rPr>
        <w:t>ד</w:t>
      </w:r>
      <w:r w:rsidR="00AC0AF5" w:rsidRPr="00C35A2C">
        <w:rPr>
          <w:rtl/>
        </w:rPr>
        <w:t>"</w:t>
      </w:r>
      <w:r w:rsidR="00AC0AF5" w:rsidRPr="00C35A2C">
        <w:rPr>
          <w:rFonts w:hint="cs"/>
          <w:rtl/>
        </w:rPr>
        <w:t>א</w:t>
      </w:r>
      <w:r w:rsidR="00AC0AF5" w:rsidRPr="00C35A2C">
        <w:rPr>
          <w:rtl/>
        </w:rPr>
        <w:t xml:space="preserve"> דא</w:t>
      </w:r>
      <w:r w:rsidR="00AC0AF5" w:rsidRPr="00C35A2C">
        <w:rPr>
          <w:rFonts w:hint="cs"/>
          <w:rtl/>
        </w:rPr>
        <w:t xml:space="preserve">"ל </w:t>
      </w:r>
      <w:r w:rsidR="00AC0AF5" w:rsidRPr="00C35A2C">
        <w:rPr>
          <w:rtl/>
        </w:rPr>
        <w:t>למקפה, הא לא א</w:t>
      </w:r>
      <w:r w:rsidR="00AC0AF5" w:rsidRPr="00C35A2C">
        <w:rPr>
          <w:rFonts w:hint="cs"/>
          <w:rtl/>
        </w:rPr>
        <w:t xml:space="preserve">"ל למקפה </w:t>
      </w:r>
      <w:r w:rsidR="00AC0AF5" w:rsidRPr="00C35A2C">
        <w:rPr>
          <w:rtl/>
        </w:rPr>
        <w:t>מקבל, ומרתף זה של יין ולא א"ל למקפה נותן לו יין הנמכר בחנות.</w:t>
      </w:r>
    </w:p>
    <w:p w14:paraId="5AD4D707" w14:textId="77777777" w:rsidR="001B6862" w:rsidRPr="001B6862" w:rsidRDefault="00AC0AF5" w:rsidP="001B6862">
      <w:pPr>
        <w:pStyle w:val="36"/>
        <w:framePr w:wrap="notBeside"/>
        <w:rPr>
          <w:rtl/>
        </w:rPr>
      </w:pPr>
      <w:r w:rsidRPr="001B6862">
        <w:rPr>
          <w:rtl/>
        </w:rPr>
        <w:t>ולמאן דדייק מברייתא,</w:t>
      </w:r>
    </w:p>
    <w:p w14:paraId="2AD3861F" w14:textId="320B4E80" w:rsidR="00AC0AF5" w:rsidRPr="00C35A2C" w:rsidRDefault="00AC0AF5" w:rsidP="00AC0AF5">
      <w:pPr>
        <w:rPr>
          <w:rFonts w:ascii="David" w:hAnsi="David"/>
          <w:sz w:val="32"/>
          <w:rtl/>
        </w:rPr>
      </w:pPr>
      <w:r w:rsidRPr="004E48A7">
        <w:rPr>
          <w:rStyle w:val="affffe"/>
          <w:rtl/>
        </w:rPr>
        <w:t>קשיא</w:t>
      </w:r>
      <w:r>
        <w:rPr>
          <w:rFonts w:ascii="David" w:hAnsi="David"/>
          <w:sz w:val="32"/>
          <w:rtl/>
        </w:rPr>
        <w:t xml:space="preserve"> </w:t>
      </w:r>
      <w:r>
        <w:rPr>
          <w:rStyle w:val="affffe"/>
          <w:rFonts w:ascii="David" w:hAnsi="David"/>
          <w:sz w:val="32"/>
          <w:rtl/>
          <w:rPrChange w:id="9375" w:author="מנוע אמוראים" w:date="2026-10-05T16:41:09Z">
            <w:rPr>
              <w:rFonts w:ascii="David" w:hAnsi="David"/>
              <w:sz w:val="32"/>
              <w:rtl/>
            </w:rPr>
          </w:rPrChange>
        </w:rPr>
        <w:t xml:space="preserve">דר</w:t>
      </w:r>
      <w:r>
        <w:rPr>
          <w:rStyle w:val="affffe"/>
          <w:rFonts w:ascii="David" w:hAnsi="David" w:hint="cs"/>
          <w:sz w:val="32"/>
          <w:rtl/>
          <w:rPrChange w:id="9376" w:author="מנוע אמוראים" w:date="2026-10-05T16:41:09Z">
            <w:rPr>
              <w:rFonts w:ascii="David" w:hAnsi="David" w:hint="cs"/>
              <w:sz w:val="32"/>
              <w:rtl/>
            </w:rPr>
          </w:rPrChange>
        </w:rPr>
        <w:t xml:space="preserve">"ז</w:t>
      </w:r>
      <w:r w:rsidRPr="00C35A2C">
        <w:rPr>
          <w:rFonts w:ascii="David" w:hAnsi="David"/>
          <w:sz w:val="32"/>
          <w:rtl/>
        </w:rPr>
        <w:t>, דאוקימנא דא"ל למקפה, הא לא א"ל למקפה - מקבל.</w:t>
      </w:r>
    </w:p>
    <w:p w14:paraId="498BEEB1" w14:textId="77777777" w:rsidR="004E48A7" w:rsidRPr="004E48A7" w:rsidRDefault="00AC0AF5" w:rsidP="004E48A7">
      <w:pPr>
        <w:pStyle w:val="36"/>
        <w:framePr w:wrap="notBeside"/>
        <w:rPr>
          <w:rtl/>
        </w:rPr>
      </w:pPr>
      <w:r w:rsidRPr="004E48A7">
        <w:rPr>
          <w:rtl/>
        </w:rPr>
        <w:t>- ה"</w:t>
      </w:r>
      <w:r w:rsidRPr="004E48A7">
        <w:rPr>
          <w:rFonts w:hint="cs"/>
          <w:rtl/>
        </w:rPr>
        <w:t>ה</w:t>
      </w:r>
    </w:p>
    <w:p w14:paraId="0FCD1E7E" w14:textId="3CA52F10" w:rsidR="00AC0AF5" w:rsidRDefault="004E48A7" w:rsidP="004E48A7">
      <w:pPr>
        <w:spacing w:after="60"/>
        <w:rPr>
          <w:rtl/>
        </w:rPr>
      </w:pPr>
      <w:r>
        <w:rPr>
          <w:rFonts w:hint="cs"/>
          <w:rtl/>
        </w:rPr>
        <w:t xml:space="preserve">דאף </w:t>
      </w:r>
      <w:r w:rsidR="00AC0AF5" w:rsidRPr="00065E76">
        <w:rPr>
          <w:rtl/>
        </w:rPr>
        <w:t>דלא א"ל למקפה לא מקבל, והאי דאוקימנא דא"ל למקפה, משום דקשיא זה אזה.</w:t>
      </w:r>
    </w:p>
    <w:bookmarkEnd w:id="38"/>
    <w:p w14:paraId="106A4F03" w14:textId="77777777" w:rsidR="00380ED1" w:rsidRPr="004E48A7" w:rsidRDefault="00380ED1" w:rsidP="00380ED1">
      <w:pPr>
        <w:pStyle w:val="36"/>
        <w:framePr w:wrap="notBeside"/>
        <w:rPr>
          <w:rtl/>
        </w:rPr>
      </w:pPr>
      <w:r w:rsidRPr="004E48A7">
        <w:rPr>
          <w:rFonts w:hint="cs"/>
          <w:rtl/>
        </w:rPr>
        <w:t>ר</w:t>
      </w:r>
      <w:r w:rsidRPr="004E48A7">
        <w:rPr>
          <w:rtl/>
        </w:rPr>
        <w:t>"</w:t>
      </w:r>
      <w:r w:rsidRPr="004E48A7">
        <w:rPr>
          <w:rFonts w:hint="cs"/>
          <w:rtl/>
        </w:rPr>
        <w:t>י</w:t>
      </w:r>
      <w:r w:rsidRPr="004E48A7">
        <w:rPr>
          <w:rtl/>
        </w:rPr>
        <w:t>:</w:t>
      </w:r>
    </w:p>
    <w:p w14:paraId="5965ECBF" w14:textId="77777777" w:rsidR="00380ED1" w:rsidRPr="00C35A2C" w:rsidRDefault="00380ED1" w:rsidP="00380ED1">
      <w:pPr>
        <w:pStyle w:val="affff9"/>
        <w:rPr>
          <w:rtl/>
        </w:rPr>
      </w:pPr>
      <w:r w:rsidRPr="00C35A2C">
        <w:rPr>
          <w:rtl/>
        </w:rPr>
        <w:t>יין הנמכר בחנות - מברכין עליו בורא פרי הגפן.</w:t>
      </w:r>
    </w:p>
    <w:p w14:paraId="3638403E" w14:textId="77777777" w:rsidR="00380ED1" w:rsidRPr="004E48A7" w:rsidRDefault="00380ED1" w:rsidP="00380ED1">
      <w:pPr>
        <w:pStyle w:val="36"/>
        <w:framePr w:wrap="notBeside"/>
        <w:rPr>
          <w:rtl/>
        </w:rPr>
      </w:pPr>
      <w:r w:rsidRPr="004E48A7">
        <w:rPr>
          <w:rtl/>
        </w:rPr>
        <w:t>ו</w:t>
      </w:r>
      <w:r w:rsidRPr="004E48A7">
        <w:rPr>
          <w:rFonts w:hint="cs"/>
          <w:rtl/>
        </w:rPr>
        <w:t>ר</w:t>
      </w:r>
      <w:r w:rsidRPr="004E48A7">
        <w:rPr>
          <w:rtl/>
        </w:rPr>
        <w:t>"</w:t>
      </w:r>
      <w:r w:rsidRPr="004E48A7">
        <w:rPr>
          <w:rFonts w:hint="cs"/>
          <w:rtl/>
        </w:rPr>
        <w:t>ח</w:t>
      </w:r>
      <w:r w:rsidRPr="004E48A7">
        <w:rPr>
          <w:rtl/>
        </w:rPr>
        <w:t>:</w:t>
      </w:r>
    </w:p>
    <w:p w14:paraId="270550BC" w14:textId="77777777" w:rsidR="00380ED1" w:rsidRPr="00C35A2C" w:rsidRDefault="00380ED1" w:rsidP="00380ED1">
      <w:pPr>
        <w:rPr>
          <w:rFonts w:ascii="David" w:hAnsi="David"/>
          <w:sz w:val="32"/>
          <w:rtl/>
        </w:rPr>
      </w:pPr>
      <w:r w:rsidRPr="00C35A2C">
        <w:rPr>
          <w:rFonts w:ascii="David" w:hAnsi="David"/>
          <w:sz w:val="32"/>
          <w:rtl/>
        </w:rPr>
        <w:t xml:space="preserve">גבי </w:t>
      </w:r>
      <w:r>
        <w:rPr>
          <w:rFonts w:ascii="David" w:hAnsi="David"/>
          <w:sz w:val="32"/>
          <w:rtl/>
        </w:rPr>
        <w:t>יין</w:t>
      </w:r>
      <w:r w:rsidRPr="00C35A2C">
        <w:rPr>
          <w:rFonts w:ascii="David" w:hAnsi="David"/>
          <w:sz w:val="32"/>
          <w:rtl/>
        </w:rPr>
        <w:t xml:space="preserve"> דאקרים למה לי.</w:t>
      </w:r>
    </w:p>
    <w:p w14:paraId="11F6F758" w14:textId="77777777" w:rsidR="00380ED1" w:rsidRPr="004E48A7" w:rsidRDefault="00380ED1" w:rsidP="00380ED1">
      <w:pPr>
        <w:pStyle w:val="36"/>
        <w:framePr w:wrap="notBeside"/>
        <w:rPr>
          <w:rtl/>
        </w:rPr>
      </w:pPr>
      <w:r w:rsidRPr="004E48A7">
        <w:rPr>
          <w:rFonts w:hint="cs"/>
          <w:rtl/>
        </w:rPr>
        <w:t>והך</w:t>
      </w:r>
    </w:p>
    <w:p w14:paraId="4A7BA38A" w14:textId="77777777" w:rsidR="00380ED1" w:rsidRPr="004F5B23" w:rsidRDefault="00380ED1" w:rsidP="00380ED1">
      <w:pPr>
        <w:rPr>
          <w:rtl/>
        </w:rPr>
      </w:pPr>
      <w:r w:rsidRPr="004F5B23">
        <w:rPr>
          <w:rFonts w:hint="cs"/>
          <w:rtl/>
        </w:rPr>
        <w:t xml:space="preserve">דעל </w:t>
      </w:r>
      <w:r w:rsidRPr="004F5B23">
        <w:rPr>
          <w:rtl/>
        </w:rPr>
        <w:t>הפת שעפשה, ועל היין שהקרים, ועל תבשיל שעברה צורתו - אומר שהכל נהיה בדברו.</w:t>
      </w:r>
    </w:p>
    <w:p w14:paraId="043DC44C" w14:textId="77777777" w:rsidR="00380ED1" w:rsidRPr="004E48A7" w:rsidRDefault="00380ED1" w:rsidP="00380ED1">
      <w:pPr>
        <w:pStyle w:val="36"/>
        <w:framePr w:wrap="notBeside"/>
        <w:rPr>
          <w:rtl/>
        </w:rPr>
      </w:pPr>
      <w:r w:rsidRPr="004F5B23">
        <w:rPr>
          <w:rtl/>
        </w:rPr>
        <w:t>ר"</w:t>
      </w:r>
      <w:r w:rsidRPr="004F5B23">
        <w:rPr>
          <w:rFonts w:hint="cs"/>
          <w:rtl/>
        </w:rPr>
        <w:t>ז</w:t>
      </w:r>
      <w:r w:rsidRPr="004F5B23">
        <w:rPr>
          <w:rtl/>
        </w:rPr>
        <w:t>:</w:t>
      </w:r>
      <w:r w:rsidRPr="004E48A7">
        <w:rPr>
          <w:rtl/>
        </w:rPr>
        <w:t xml:space="preserve"> </w:t>
      </w:r>
    </w:p>
    <w:p w14:paraId="50A03EF2" w14:textId="77777777" w:rsidR="00380ED1" w:rsidRPr="00065E76" w:rsidRDefault="00380ED1" w:rsidP="00380ED1">
      <w:pPr>
        <w:spacing w:after="60"/>
        <w:rPr>
          <w:rtl/>
        </w:rPr>
      </w:pPr>
      <w:r w:rsidRPr="00380ED1">
        <w:rPr>
          <w:rStyle w:val="affffe"/>
          <w:rtl/>
        </w:rPr>
        <w:t xml:space="preserve">מודה רב יהודה </w:t>
      </w:r>
      <w:r w:rsidRPr="00065E76">
        <w:rPr>
          <w:rtl/>
        </w:rPr>
        <w:t xml:space="preserve">בפורצמא </w:t>
      </w:r>
      <w:r w:rsidRPr="00380ED1">
        <w:rPr>
          <w:rStyle w:val="afffff0"/>
          <w:rFonts w:hint="cs"/>
          <w:rtl/>
        </w:rPr>
        <w:t>[יין גרוע]</w:t>
      </w:r>
      <w:r>
        <w:rPr>
          <w:rFonts w:hint="cs"/>
          <w:rtl/>
        </w:rPr>
        <w:t xml:space="preserve"> שנמכר בקרנות העיר</w:t>
      </w:r>
      <w:r w:rsidRPr="00065E76">
        <w:rPr>
          <w:rtl/>
        </w:rPr>
        <w:t>.</w:t>
      </w:r>
    </w:p>
    <w:p w14:paraId="2E9BB19E" w14:textId="77777777" w:rsidR="00380ED1" w:rsidRPr="00C35A2C" w:rsidRDefault="00380ED1" w:rsidP="00380ED1">
      <w:pPr>
        <w:pStyle w:val="affe"/>
        <w:framePr w:wrap="around"/>
        <w:rPr>
          <w:rtl/>
        </w:rPr>
      </w:pPr>
      <w:r w:rsidRPr="00C35A2C">
        <w:rPr>
          <w:rFonts w:hint="cs"/>
          <w:rtl/>
        </w:rPr>
        <w:t>צו.</w:t>
      </w:r>
    </w:p>
    <w:p w14:paraId="25F9BCDD" w14:textId="77777777" w:rsidR="00380ED1" w:rsidRPr="001B6862" w:rsidRDefault="00380ED1" w:rsidP="00380ED1">
      <w:pPr>
        <w:pStyle w:val="36"/>
        <w:framePr w:wrap="notBeside"/>
        <w:rPr>
          <w:rtl/>
        </w:rPr>
      </w:pPr>
      <w:r w:rsidRPr="001B6862">
        <w:rPr>
          <w:rtl/>
        </w:rPr>
        <w:t>אביי לרב יוסף:</w:t>
      </w:r>
    </w:p>
    <w:p w14:paraId="78CF222E" w14:textId="77777777" w:rsidR="00380ED1" w:rsidRDefault="00380ED1" w:rsidP="00380ED1">
      <w:pPr>
        <w:rPr>
          <w:rFonts w:ascii="David" w:hAnsi="David"/>
          <w:sz w:val="32"/>
          <w:rtl/>
        </w:rPr>
      </w:pPr>
      <w:r w:rsidRPr="001B6862">
        <w:rPr>
          <w:rStyle w:val="affffe"/>
          <w:rtl/>
        </w:rPr>
        <w:t>מר כמאן ס</w:t>
      </w:r>
      <w:r w:rsidRPr="001B6862">
        <w:rPr>
          <w:rStyle w:val="affffe"/>
          <w:rFonts w:hint="cs"/>
          <w:rtl/>
        </w:rPr>
        <w:t>"ל</w:t>
      </w:r>
      <w:r w:rsidRPr="001B6862">
        <w:rPr>
          <w:rStyle w:val="affffe"/>
          <w:rtl/>
        </w:rPr>
        <w:t>? א"ל:</w:t>
      </w:r>
      <w:r w:rsidRPr="00C35A2C">
        <w:rPr>
          <w:rFonts w:ascii="David" w:hAnsi="David"/>
          <w:sz w:val="32"/>
          <w:rtl/>
        </w:rPr>
        <w:t xml:space="preserve"> </w:t>
      </w:r>
      <w:r w:rsidRPr="001B6862">
        <w:rPr>
          <w:rStyle w:val="affffe"/>
          <w:rtl/>
        </w:rPr>
        <w:t>מתניתא ידענא, דתניא:</w:t>
      </w:r>
      <w:r w:rsidRPr="00C35A2C">
        <w:rPr>
          <w:rFonts w:ascii="David" w:hAnsi="David"/>
          <w:sz w:val="32"/>
          <w:rtl/>
        </w:rPr>
        <w:t xml:space="preserve"> הבודק את החבית להיות מפריש עליה תרומה והולך, ואחר כך נמצאת חומץ - כל ג</w:t>
      </w:r>
      <w:r w:rsidRPr="00F10693">
        <w:rPr>
          <w:rtl/>
        </w:rPr>
        <w:t xml:space="preserve">' </w:t>
      </w:r>
      <w:r w:rsidRPr="00C35A2C">
        <w:rPr>
          <w:rFonts w:ascii="David" w:hAnsi="David"/>
          <w:sz w:val="32"/>
          <w:rtl/>
        </w:rPr>
        <w:t>יום ודאי, מכאן ואילך ספק.</w:t>
      </w:r>
    </w:p>
    <w:p w14:paraId="3D5F2BE2" w14:textId="77777777" w:rsidR="00380ED1" w:rsidRPr="001B6862" w:rsidRDefault="00380ED1" w:rsidP="00380ED1">
      <w:pPr>
        <w:pStyle w:val="36"/>
        <w:framePr w:wrap="notBeside"/>
        <w:rPr>
          <w:rtl/>
        </w:rPr>
      </w:pPr>
      <w:r w:rsidRPr="001B6862">
        <w:rPr>
          <w:rtl/>
        </w:rPr>
        <w:t>ר</w:t>
      </w:r>
      <w:r w:rsidRPr="001B6862">
        <w:rPr>
          <w:rFonts w:hint="cs"/>
          <w:rtl/>
        </w:rPr>
        <w:t>י</w:t>
      </w:r>
      <w:r w:rsidRPr="001B6862">
        <w:rPr>
          <w:rtl/>
        </w:rPr>
        <w:t>"</w:t>
      </w:r>
      <w:r w:rsidRPr="001B6862">
        <w:rPr>
          <w:rFonts w:hint="cs"/>
          <w:rtl/>
        </w:rPr>
        <w:t>ו-</w:t>
      </w:r>
      <w:r w:rsidRPr="001B6862">
        <w:rPr>
          <w:rtl/>
        </w:rPr>
        <w:t xml:space="preserve"> ה"ק:</w:t>
      </w:r>
    </w:p>
    <w:p w14:paraId="0723499B" w14:textId="77777777" w:rsidR="00380ED1" w:rsidRPr="00C35A2C" w:rsidRDefault="00380ED1" w:rsidP="00380ED1">
      <w:pPr>
        <w:rPr>
          <w:rFonts w:ascii="David" w:hAnsi="David"/>
          <w:sz w:val="32"/>
          <w:rtl/>
        </w:rPr>
      </w:pPr>
      <w:r w:rsidRPr="00C35A2C">
        <w:rPr>
          <w:rFonts w:ascii="David" w:hAnsi="David"/>
          <w:sz w:val="32"/>
          <w:rtl/>
        </w:rPr>
        <w:t>כל ג</w:t>
      </w:r>
      <w:r w:rsidRPr="00F10693">
        <w:rPr>
          <w:rtl/>
        </w:rPr>
        <w:t xml:space="preserve">' </w:t>
      </w:r>
      <w:r w:rsidRPr="00C35A2C">
        <w:rPr>
          <w:rFonts w:ascii="David" w:hAnsi="David"/>
          <w:sz w:val="32"/>
          <w:rtl/>
        </w:rPr>
        <w:t>ימים הראשונים ודאי יין, מכאן ואילך ספק.</w:t>
      </w:r>
    </w:p>
    <w:p w14:paraId="6FCB843D" w14:textId="77777777" w:rsidR="00380ED1" w:rsidRPr="001B6862" w:rsidRDefault="00380ED1" w:rsidP="00380ED1">
      <w:pPr>
        <w:pStyle w:val="36"/>
        <w:framePr w:wrap="notBeside"/>
        <w:rPr>
          <w:rtl/>
        </w:rPr>
      </w:pPr>
      <w:r w:rsidRPr="001B6862">
        <w:rPr>
          <w:rtl/>
        </w:rPr>
        <w:t xml:space="preserve">- </w:t>
      </w:r>
    </w:p>
    <w:p w14:paraId="6D9D1C8E" w14:textId="77777777" w:rsidR="00380ED1" w:rsidRDefault="00380ED1" w:rsidP="00380ED1">
      <w:pPr>
        <w:rPr>
          <w:rtl/>
        </w:rPr>
      </w:pPr>
      <w:r w:rsidRPr="00065E76">
        <w:rPr>
          <w:rFonts w:hint="cs"/>
          <w:rtl/>
        </w:rPr>
        <w:t>דיין</w:t>
      </w:r>
      <w:r w:rsidRPr="00065E76">
        <w:rPr>
          <w:rtl/>
        </w:rPr>
        <w:t xml:space="preserve"> </w:t>
      </w:r>
      <w:r>
        <w:rPr>
          <w:rFonts w:hint="cs"/>
          <w:rtl/>
        </w:rPr>
        <w:t>מלמעלה מתחיל להחמיץ וזה טעמו ולא החמיץ</w:t>
      </w:r>
      <w:r w:rsidRPr="00065E76">
        <w:rPr>
          <w:rtl/>
        </w:rPr>
        <w:t xml:space="preserve">, </w:t>
      </w:r>
    </w:p>
    <w:p w14:paraId="3F5D724A" w14:textId="77777777" w:rsidR="00380ED1" w:rsidRPr="00065E76" w:rsidRDefault="00380ED1" w:rsidP="00380ED1">
      <w:pPr>
        <w:rPr>
          <w:rtl/>
        </w:rPr>
      </w:pPr>
      <w:r w:rsidRPr="00065E76">
        <w:rPr>
          <w:rFonts w:hint="cs"/>
          <w:rtl/>
        </w:rPr>
        <w:t>ואת</w:t>
      </w:r>
      <w:r w:rsidRPr="00065E76">
        <w:rPr>
          <w:rtl/>
        </w:rPr>
        <w:t>"</w:t>
      </w:r>
      <w:r w:rsidRPr="00065E76">
        <w:rPr>
          <w:rFonts w:hint="cs"/>
          <w:rtl/>
        </w:rPr>
        <w:t xml:space="preserve">ל דאחר שטעם עקר- </w:t>
      </w:r>
      <w:r>
        <w:rPr>
          <w:rFonts w:hint="cs"/>
          <w:rtl/>
        </w:rPr>
        <w:t xml:space="preserve">הא ריחו </w:t>
      </w:r>
      <w:r w:rsidRPr="00065E76">
        <w:rPr>
          <w:rtl/>
        </w:rPr>
        <w:t xml:space="preserve">חומץ </w:t>
      </w:r>
      <w:r>
        <w:rPr>
          <w:rFonts w:hint="cs"/>
          <w:rtl/>
        </w:rPr>
        <w:t xml:space="preserve">וטעמו </w:t>
      </w:r>
      <w:r w:rsidRPr="00065E76">
        <w:rPr>
          <w:rtl/>
        </w:rPr>
        <w:t xml:space="preserve">יין - </w:t>
      </w:r>
      <w:r w:rsidRPr="00065E76">
        <w:rPr>
          <w:rFonts w:hint="cs"/>
          <w:rtl/>
        </w:rPr>
        <w:t>ד</w:t>
      </w:r>
      <w:r w:rsidRPr="00065E76">
        <w:rPr>
          <w:rtl/>
        </w:rPr>
        <w:t>יין.</w:t>
      </w:r>
    </w:p>
    <w:p w14:paraId="7EF660B6" w14:textId="77777777" w:rsidR="00380ED1" w:rsidRPr="001B6862" w:rsidRDefault="00380ED1" w:rsidP="00380ED1">
      <w:pPr>
        <w:pStyle w:val="36"/>
        <w:framePr w:wrap="notBeside"/>
        <w:rPr>
          <w:rtl/>
        </w:rPr>
      </w:pPr>
      <w:r w:rsidRPr="001B6862">
        <w:rPr>
          <w:rtl/>
        </w:rPr>
        <w:t>ור</w:t>
      </w:r>
      <w:r w:rsidRPr="001B6862">
        <w:rPr>
          <w:rFonts w:hint="cs"/>
          <w:rtl/>
        </w:rPr>
        <w:t>יב</w:t>
      </w:r>
      <w:r w:rsidRPr="001B6862">
        <w:rPr>
          <w:rtl/>
        </w:rPr>
        <w:t>"</w:t>
      </w:r>
      <w:r w:rsidRPr="001B6862">
        <w:rPr>
          <w:rFonts w:hint="cs"/>
          <w:rtl/>
        </w:rPr>
        <w:t>ל</w:t>
      </w:r>
      <w:r w:rsidRPr="001B6862">
        <w:rPr>
          <w:rtl/>
        </w:rPr>
        <w:t>:</w:t>
      </w:r>
    </w:p>
    <w:p w14:paraId="4CE93288" w14:textId="77777777" w:rsidR="00380ED1" w:rsidRPr="00C35A2C" w:rsidRDefault="00380ED1" w:rsidP="00380ED1">
      <w:pPr>
        <w:rPr>
          <w:rFonts w:ascii="David" w:hAnsi="David"/>
          <w:sz w:val="32"/>
          <w:rtl/>
        </w:rPr>
      </w:pPr>
      <w:r w:rsidRPr="00C35A2C">
        <w:rPr>
          <w:rFonts w:ascii="David" w:hAnsi="David"/>
          <w:sz w:val="32"/>
          <w:rtl/>
        </w:rPr>
        <w:t>כל ג</w:t>
      </w:r>
      <w:r w:rsidRPr="00F10693">
        <w:rPr>
          <w:rtl/>
        </w:rPr>
        <w:t xml:space="preserve">' </w:t>
      </w:r>
      <w:r w:rsidRPr="00C35A2C">
        <w:rPr>
          <w:rFonts w:ascii="David" w:hAnsi="David"/>
          <w:sz w:val="32"/>
          <w:rtl/>
        </w:rPr>
        <w:t>ימים האחרונים ודאי חומץ, מכאן ולהלן ספק.</w:t>
      </w:r>
    </w:p>
    <w:p w14:paraId="29447488" w14:textId="77777777" w:rsidR="00380ED1" w:rsidRPr="00C35A2C" w:rsidRDefault="00380ED1" w:rsidP="00380ED1">
      <w:pPr>
        <w:rPr>
          <w:rFonts w:ascii="David" w:hAnsi="David"/>
          <w:sz w:val="32"/>
          <w:rtl/>
        </w:rPr>
      </w:pPr>
      <w:r>
        <w:rPr>
          <w:rFonts w:ascii="David" w:hAnsi="David" w:hint="cs"/>
          <w:sz w:val="32"/>
          <w:rtl/>
        </w:rPr>
        <w:t>יין מתחיל להחמיץ מלמטה</w:t>
      </w:r>
      <w:r w:rsidRPr="00C35A2C">
        <w:rPr>
          <w:rFonts w:ascii="David" w:hAnsi="David"/>
          <w:sz w:val="32"/>
          <w:rtl/>
        </w:rPr>
        <w:t xml:space="preserve">, </w:t>
      </w:r>
      <w:r w:rsidRPr="001B6862">
        <w:rPr>
          <w:rStyle w:val="affffe"/>
          <w:rtl/>
        </w:rPr>
        <w:t>וא</w:t>
      </w:r>
      <w:r w:rsidRPr="001B6862">
        <w:rPr>
          <w:rStyle w:val="affffe"/>
          <w:rFonts w:hint="cs"/>
          <w:rtl/>
        </w:rPr>
        <w:t>ת</w:t>
      </w:r>
      <w:r w:rsidRPr="001B6862">
        <w:rPr>
          <w:rStyle w:val="affffe"/>
          <w:rtl/>
        </w:rPr>
        <w:t>"</w:t>
      </w:r>
      <w:r w:rsidRPr="001B6862">
        <w:rPr>
          <w:rStyle w:val="affffe"/>
          <w:rFonts w:hint="cs"/>
          <w:rtl/>
        </w:rPr>
        <w:t>ל</w:t>
      </w:r>
      <w:r w:rsidRPr="00C35A2C">
        <w:rPr>
          <w:rFonts w:ascii="David" w:hAnsi="David" w:hint="cs"/>
          <w:sz w:val="32"/>
          <w:rtl/>
        </w:rPr>
        <w:t xml:space="preserve"> </w:t>
      </w:r>
      <w:r w:rsidRPr="00C35A2C">
        <w:rPr>
          <w:rFonts w:ascii="David" w:hAnsi="David"/>
          <w:sz w:val="32"/>
          <w:rtl/>
        </w:rPr>
        <w:t xml:space="preserve">מעילאי עקר והא טעימיה ולא עקר, </w:t>
      </w:r>
      <w:r>
        <w:rPr>
          <w:rFonts w:ascii="David" w:hAnsi="David" w:hint="cs"/>
          <w:sz w:val="32"/>
          <w:rtl/>
        </w:rPr>
        <w:t>ש</w:t>
      </w:r>
      <w:r w:rsidRPr="00C35A2C">
        <w:rPr>
          <w:rFonts w:ascii="David" w:hAnsi="David"/>
          <w:sz w:val="32"/>
          <w:rtl/>
        </w:rPr>
        <w:t xml:space="preserve">מא </w:t>
      </w:r>
      <w:r>
        <w:rPr>
          <w:rFonts w:ascii="David" w:hAnsi="David"/>
          <w:sz w:val="32"/>
          <w:rtl/>
        </w:rPr>
        <w:t xml:space="preserve">אחר </w:t>
      </w:r>
      <w:r>
        <w:rPr>
          <w:rFonts w:ascii="David" w:hAnsi="David" w:hint="cs"/>
          <w:sz w:val="32"/>
          <w:rtl/>
        </w:rPr>
        <w:t xml:space="preserve">שטעמו </w:t>
      </w:r>
      <w:r>
        <w:rPr>
          <w:rFonts w:ascii="David" w:hAnsi="David"/>
          <w:sz w:val="32"/>
          <w:rtl/>
        </w:rPr>
        <w:t xml:space="preserve">עקר, </w:t>
      </w:r>
      <w:r>
        <w:rPr>
          <w:rFonts w:ascii="David" w:hAnsi="David" w:hint="cs"/>
          <w:sz w:val="32"/>
          <w:rtl/>
        </w:rPr>
        <w:t>והוי חומץ</w:t>
      </w:r>
      <w:r w:rsidRPr="00C35A2C">
        <w:rPr>
          <w:rFonts w:ascii="David" w:hAnsi="David"/>
          <w:sz w:val="32"/>
          <w:rtl/>
        </w:rPr>
        <w:t xml:space="preserve"> וטעמי</w:t>
      </w:r>
      <w:r w:rsidRPr="00F10693">
        <w:rPr>
          <w:rtl/>
        </w:rPr>
        <w:t xml:space="preserve">' </w:t>
      </w:r>
      <w:r>
        <w:rPr>
          <w:rFonts w:ascii="David" w:hAnsi="David" w:hint="cs"/>
          <w:sz w:val="32"/>
          <w:rtl/>
        </w:rPr>
        <w:t>יין</w:t>
      </w:r>
      <w:r w:rsidRPr="00C35A2C">
        <w:rPr>
          <w:rFonts w:ascii="David" w:hAnsi="David"/>
          <w:sz w:val="32"/>
          <w:rtl/>
        </w:rPr>
        <w:t xml:space="preserve">, - </w:t>
      </w:r>
      <w:r w:rsidRPr="00C35A2C">
        <w:rPr>
          <w:rFonts w:ascii="David" w:hAnsi="David" w:hint="cs"/>
          <w:sz w:val="32"/>
          <w:rtl/>
        </w:rPr>
        <w:t>ד</w:t>
      </w:r>
      <w:r>
        <w:rPr>
          <w:rFonts w:ascii="David" w:hAnsi="David" w:hint="cs"/>
          <w:sz w:val="32"/>
          <w:rtl/>
        </w:rPr>
        <w:t>החמיץ.</w:t>
      </w:r>
    </w:p>
    <w:p w14:paraId="4237592D" w14:textId="77777777" w:rsidR="00380ED1" w:rsidRPr="00380ED1" w:rsidRDefault="00380ED1" w:rsidP="00380ED1">
      <w:pPr>
        <w:pStyle w:val="36"/>
        <w:framePr w:wrap="notBeside"/>
        <w:rPr>
          <w:rtl/>
        </w:rPr>
      </w:pPr>
      <w:r>
        <w:rPr>
          <w:rFonts w:hint="cs"/>
          <w:rtl/>
        </w:rPr>
        <w:t xml:space="preserve">חכמי דרום </w:t>
      </w:r>
      <w:r w:rsidRPr="00380ED1">
        <w:rPr>
          <w:rtl/>
        </w:rPr>
        <w:t>מ</w:t>
      </w:r>
      <w:r w:rsidRPr="00380ED1">
        <w:rPr>
          <w:rFonts w:hint="cs"/>
          <w:rtl/>
        </w:rPr>
        <w:t>ריב</w:t>
      </w:r>
      <w:r w:rsidRPr="00380ED1">
        <w:rPr>
          <w:rtl/>
        </w:rPr>
        <w:t>"</w:t>
      </w:r>
      <w:r w:rsidRPr="00380ED1">
        <w:rPr>
          <w:rFonts w:hint="cs"/>
          <w:rtl/>
        </w:rPr>
        <w:t>ל</w:t>
      </w:r>
      <w:r w:rsidRPr="00380ED1">
        <w:rPr>
          <w:rtl/>
        </w:rPr>
        <w:t>:</w:t>
      </w:r>
    </w:p>
    <w:p w14:paraId="6064F008" w14:textId="77777777" w:rsidR="00380ED1" w:rsidRPr="00C35A2C" w:rsidRDefault="00380ED1" w:rsidP="00380ED1">
      <w:pPr>
        <w:rPr>
          <w:rFonts w:ascii="David" w:hAnsi="David"/>
          <w:sz w:val="32"/>
          <w:rtl/>
        </w:rPr>
      </w:pPr>
      <w:r w:rsidRPr="00C35A2C">
        <w:rPr>
          <w:rFonts w:ascii="David" w:hAnsi="David"/>
          <w:sz w:val="32"/>
          <w:rtl/>
        </w:rPr>
        <w:t>ראשונים ודאי יין, אחרונים ודאי חומץ, אמצעיים ספק.</w:t>
      </w:r>
    </w:p>
    <w:p w14:paraId="1B595733" w14:textId="77777777" w:rsidR="00380ED1" w:rsidRPr="001B6862" w:rsidRDefault="00380ED1" w:rsidP="00380ED1">
      <w:pPr>
        <w:pStyle w:val="36"/>
        <w:framePr w:wrap="notBeside"/>
        <w:rPr>
          <w:rtl/>
        </w:rPr>
      </w:pPr>
      <w:r w:rsidRPr="001B6862">
        <w:rPr>
          <w:rtl/>
        </w:rPr>
        <w:t xml:space="preserve">קשיא </w:t>
      </w:r>
    </w:p>
    <w:p w14:paraId="4D72EF68" w14:textId="77777777" w:rsidR="00380ED1" w:rsidRDefault="00380ED1" w:rsidP="00380ED1">
      <w:pPr>
        <w:rPr>
          <w:rFonts w:ascii="David" w:hAnsi="David"/>
          <w:sz w:val="32"/>
          <w:rtl/>
        </w:rPr>
      </w:pPr>
      <w:r w:rsidRPr="00380ED1">
        <w:rPr>
          <w:rStyle w:val="affffe"/>
          <w:rtl/>
        </w:rPr>
        <w:t>אמרת:</w:t>
      </w:r>
      <w:r w:rsidRPr="00C35A2C">
        <w:rPr>
          <w:rFonts w:ascii="David" w:hAnsi="David"/>
          <w:sz w:val="32"/>
          <w:rtl/>
        </w:rPr>
        <w:t xml:space="preserve"> ראשונים ודאי יין, אלמא ריחיה </w:t>
      </w:r>
      <w:r>
        <w:rPr>
          <w:rFonts w:ascii="David" w:hAnsi="David"/>
          <w:sz w:val="32"/>
          <w:rtl/>
        </w:rPr>
        <w:t>חומץ</w:t>
      </w:r>
      <w:r w:rsidRPr="00C35A2C">
        <w:rPr>
          <w:rFonts w:ascii="David" w:hAnsi="David"/>
          <w:sz w:val="32"/>
          <w:rtl/>
        </w:rPr>
        <w:t xml:space="preserve"> וטעמיה </w:t>
      </w:r>
      <w:r>
        <w:rPr>
          <w:rFonts w:ascii="David" w:hAnsi="David" w:hint="cs"/>
          <w:sz w:val="32"/>
          <w:rtl/>
        </w:rPr>
        <w:t>יין</w:t>
      </w:r>
      <w:r w:rsidRPr="00C35A2C">
        <w:rPr>
          <w:rFonts w:ascii="David" w:hAnsi="David"/>
          <w:sz w:val="32"/>
          <w:rtl/>
        </w:rPr>
        <w:t xml:space="preserve"> - </w:t>
      </w:r>
      <w:r>
        <w:rPr>
          <w:rFonts w:ascii="David" w:hAnsi="David" w:hint="cs"/>
          <w:sz w:val="32"/>
          <w:rtl/>
        </w:rPr>
        <w:t>יין</w:t>
      </w:r>
      <w:r w:rsidRPr="00C35A2C">
        <w:rPr>
          <w:rFonts w:ascii="David" w:hAnsi="David"/>
          <w:sz w:val="32"/>
          <w:rtl/>
        </w:rPr>
        <w:t xml:space="preserve">, </w:t>
      </w:r>
    </w:p>
    <w:p w14:paraId="4D57453E" w14:textId="77777777" w:rsidR="00380ED1" w:rsidRPr="004F5B23" w:rsidRDefault="00380ED1" w:rsidP="00380ED1">
      <w:pPr>
        <w:rPr>
          <w:rFonts w:ascii="David" w:hAnsi="David"/>
          <w:b/>
          <w:sz w:val="32"/>
          <w:rtl/>
        </w:rPr>
      </w:pPr>
      <w:r w:rsidRPr="004F5B23">
        <w:rPr>
          <w:rStyle w:val="affffe"/>
          <w:rtl/>
        </w:rPr>
        <w:t>והדר אמרת:</w:t>
      </w:r>
      <w:r w:rsidRPr="004F5B23">
        <w:rPr>
          <w:rFonts w:ascii="David" w:hAnsi="David"/>
          <w:b/>
          <w:sz w:val="32"/>
          <w:rtl/>
        </w:rPr>
        <w:t xml:space="preserve"> אחרונים ודאי חומץ, אלמא ריח</w:t>
      </w:r>
      <w:r w:rsidRPr="004F5B23">
        <w:rPr>
          <w:rFonts w:ascii="David" w:hAnsi="David" w:hint="cs"/>
          <w:b/>
          <w:sz w:val="32"/>
          <w:rtl/>
        </w:rPr>
        <w:t>ו</w:t>
      </w:r>
      <w:r w:rsidRPr="004F5B23">
        <w:rPr>
          <w:rFonts w:ascii="David" w:hAnsi="David"/>
          <w:b/>
          <w:sz w:val="32"/>
          <w:rtl/>
        </w:rPr>
        <w:t xml:space="preserve"> חומץ וטעמ</w:t>
      </w:r>
      <w:r w:rsidRPr="004F5B23">
        <w:rPr>
          <w:rFonts w:ascii="David" w:hAnsi="David" w:hint="cs"/>
          <w:b/>
          <w:sz w:val="32"/>
          <w:rtl/>
        </w:rPr>
        <w:t>ו</w:t>
      </w:r>
      <w:r w:rsidRPr="004F5B23">
        <w:rPr>
          <w:rFonts w:ascii="David" w:hAnsi="David"/>
          <w:b/>
          <w:sz w:val="32"/>
          <w:rtl/>
        </w:rPr>
        <w:t xml:space="preserve"> יין - חומץ.</w:t>
      </w:r>
    </w:p>
    <w:p w14:paraId="28083AE9" w14:textId="77777777" w:rsidR="00380ED1" w:rsidRPr="00380ED1" w:rsidRDefault="00380ED1" w:rsidP="00380ED1">
      <w:pPr>
        <w:pStyle w:val="36"/>
        <w:framePr w:wrap="notBeside"/>
        <w:rPr>
          <w:rtl/>
        </w:rPr>
      </w:pPr>
      <w:r w:rsidRPr="00380ED1">
        <w:rPr>
          <w:rFonts w:hint="cs"/>
          <w:rtl/>
        </w:rPr>
        <w:t>-</w:t>
      </w:r>
    </w:p>
    <w:p w14:paraId="5EC8B8E3" w14:textId="77777777" w:rsidR="00380ED1" w:rsidRPr="00C35A2C" w:rsidRDefault="00380ED1" w:rsidP="00380ED1">
      <w:pPr>
        <w:rPr>
          <w:rFonts w:ascii="David" w:hAnsi="David"/>
          <w:sz w:val="32"/>
          <w:rtl/>
        </w:rPr>
      </w:pPr>
      <w:r>
        <w:rPr>
          <w:rFonts w:ascii="David" w:hAnsi="David" w:hint="cs"/>
          <w:sz w:val="32"/>
          <w:rtl/>
        </w:rPr>
        <w:t>כ</w:t>
      </w:r>
      <w:r w:rsidRPr="00C35A2C">
        <w:rPr>
          <w:rFonts w:ascii="David" w:hAnsi="David"/>
          <w:sz w:val="32"/>
          <w:rtl/>
        </w:rPr>
        <w:t xml:space="preserve">גון </w:t>
      </w:r>
      <w:r>
        <w:rPr>
          <w:rFonts w:ascii="David" w:hAnsi="David" w:hint="cs"/>
          <w:sz w:val="32"/>
          <w:rtl/>
        </w:rPr>
        <w:t xml:space="preserve">שמצא </w:t>
      </w:r>
      <w:r>
        <w:rPr>
          <w:rFonts w:ascii="David" w:hAnsi="David"/>
          <w:sz w:val="32"/>
          <w:rtl/>
        </w:rPr>
        <w:t>חומץ</w:t>
      </w:r>
      <w:r w:rsidRPr="00C35A2C">
        <w:rPr>
          <w:rFonts w:ascii="David" w:hAnsi="David"/>
          <w:sz w:val="32"/>
          <w:rtl/>
        </w:rPr>
        <w:t xml:space="preserve"> </w:t>
      </w:r>
      <w:r>
        <w:rPr>
          <w:rFonts w:ascii="David" w:hAnsi="David" w:hint="cs"/>
          <w:sz w:val="32"/>
          <w:rtl/>
        </w:rPr>
        <w:t>חזק</w:t>
      </w:r>
      <w:r w:rsidRPr="00C35A2C">
        <w:rPr>
          <w:rFonts w:ascii="David" w:hAnsi="David"/>
          <w:sz w:val="32"/>
          <w:rtl/>
        </w:rPr>
        <w:t xml:space="preserve">, </w:t>
      </w:r>
      <w:r w:rsidRPr="00380ED1">
        <w:rPr>
          <w:rStyle w:val="afffff0"/>
          <w:rFonts w:hint="cs"/>
          <w:rtl/>
        </w:rPr>
        <w:t>שאם לא נעקר ג' ימים קודם לא היה כ''כ חזק</w:t>
      </w:r>
      <w:r w:rsidRPr="00380ED1">
        <w:rPr>
          <w:rStyle w:val="afffff0"/>
          <w:rtl/>
        </w:rPr>
        <w:t>.</w:t>
      </w:r>
    </w:p>
    <w:p w14:paraId="5569B7CD" w14:textId="77777777" w:rsidR="00380ED1" w:rsidRPr="001B6862" w:rsidRDefault="00380ED1" w:rsidP="00380ED1">
      <w:pPr>
        <w:pStyle w:val="36"/>
        <w:framePr w:wrap="notBeside"/>
        <w:rPr>
          <w:rtl/>
        </w:rPr>
      </w:pPr>
      <w:r w:rsidRPr="001B6862">
        <w:rPr>
          <w:rtl/>
        </w:rPr>
        <w:t xml:space="preserve">כמאן פשט? </w:t>
      </w:r>
      <w:r w:rsidRPr="001B6862">
        <w:rPr>
          <w:rFonts w:hint="cs"/>
          <w:rtl/>
        </w:rPr>
        <w:t xml:space="preserve"> </w:t>
      </w:r>
    </w:p>
    <w:p w14:paraId="53BD1D6C" w14:textId="77777777" w:rsidR="00380ED1" w:rsidRPr="001B6862" w:rsidRDefault="00380ED1" w:rsidP="00380ED1">
      <w:pPr>
        <w:rPr>
          <w:rtl/>
        </w:rPr>
      </w:pPr>
      <w:r w:rsidRPr="001B6862">
        <w:rPr>
          <w:rStyle w:val="affffe"/>
          <w:rFonts w:hint="cs"/>
          <w:rtl/>
        </w:rPr>
        <w:t>חלקו ר''מ ור''ז</w:t>
      </w:r>
      <w:r>
        <w:rPr>
          <w:rStyle w:val="affffe"/>
          <w:rFonts w:hint="cs"/>
          <w:rtl/>
        </w:rPr>
        <w:t>:</w:t>
      </w:r>
      <w:r w:rsidRPr="001B6862">
        <w:rPr>
          <w:rFonts w:hint="cs"/>
          <w:rtl/>
        </w:rPr>
        <w:t xml:space="preserve"> אם </w:t>
      </w:r>
      <w:r w:rsidRPr="00380ED1">
        <w:rPr>
          <w:rStyle w:val="affffe"/>
          <w:rFonts w:hint="cs"/>
          <w:rtl/>
        </w:rPr>
        <w:t>כרי''ו או כריב''ל</w:t>
      </w:r>
    </w:p>
    <w:p w14:paraId="191E8BEF" w14:textId="77777777" w:rsidR="00380ED1" w:rsidRPr="001B6862" w:rsidRDefault="00380ED1" w:rsidP="00380ED1">
      <w:pPr>
        <w:pStyle w:val="affff9"/>
        <w:rPr>
          <w:rtl/>
        </w:rPr>
      </w:pPr>
      <w:r w:rsidRPr="001B6862">
        <w:rPr>
          <w:rtl/>
        </w:rPr>
        <w:t>איתמר: המוכר חבית יין לחברו והחמיצה –</w:t>
      </w:r>
    </w:p>
    <w:p w14:paraId="43EAFF2E" w14:textId="77777777" w:rsidR="00380ED1" w:rsidRPr="001B6862" w:rsidRDefault="00380ED1" w:rsidP="00380ED1">
      <w:pPr>
        <w:pStyle w:val="36"/>
        <w:framePr w:wrap="notBeside"/>
        <w:rPr>
          <w:rtl/>
        </w:rPr>
      </w:pPr>
      <w:r w:rsidRPr="001B6862">
        <w:rPr>
          <w:rtl/>
        </w:rPr>
        <w:t>רב:</w:t>
      </w:r>
    </w:p>
    <w:p w14:paraId="294C59C2" w14:textId="77777777" w:rsidR="00380ED1" w:rsidRDefault="00380ED1" w:rsidP="00380ED1">
      <w:pPr>
        <w:rPr>
          <w:rtl/>
        </w:rPr>
      </w:pPr>
      <w:r w:rsidRPr="00C35A2C">
        <w:rPr>
          <w:rtl/>
        </w:rPr>
        <w:t>כל ג</w:t>
      </w:r>
      <w:r w:rsidRPr="00F10693">
        <w:rPr>
          <w:rtl/>
        </w:rPr>
        <w:t xml:space="preserve">' </w:t>
      </w:r>
      <w:r w:rsidRPr="00C35A2C">
        <w:rPr>
          <w:rtl/>
        </w:rPr>
        <w:t>ימים הראשונים ברשות מוכר, מכאן ואילך - ברשות לוקח.</w:t>
      </w:r>
    </w:p>
    <w:p w14:paraId="711C3D57" w14:textId="77777777" w:rsidR="00380ED1" w:rsidRPr="001B6862" w:rsidRDefault="00380ED1" w:rsidP="00380ED1">
      <w:pPr>
        <w:pStyle w:val="36"/>
        <w:framePr w:wrap="notBeside"/>
        <w:rPr>
          <w:rtl/>
        </w:rPr>
      </w:pPr>
      <w:r>
        <w:rPr>
          <w:rFonts w:hint="cs"/>
          <w:rtl/>
        </w:rPr>
        <w:t xml:space="preserve">ושמואל</w:t>
      </w:r>
      <w:del w:id="41013" w:author="Claude" w:date="2026-10-07T09:24:35Z">
        <w:r>
          <w:rPr>
            <w:rFonts w:hint="cs"/>
            <w:rtl/>
          </w:rPr>
          <w:delText xml:space="preserve"> </w:delText>
        </w:r>
      </w:del>
      <w:r>
        <w:rPr>
          <w:rFonts w:hint="cs"/>
          <w:rtl/>
        </w:rPr>
        <w:t xml:space="preserve">: </w:t>
      </w:r>
    </w:p>
    <w:p w14:paraId="636A38F3" w14:textId="77777777" w:rsidR="00380ED1" w:rsidRDefault="00380ED1" w:rsidP="00380ED1">
      <w:pPr>
        <w:rPr>
          <w:rtl/>
        </w:rPr>
      </w:pPr>
      <w:r>
        <w:rPr>
          <w:rFonts w:hint="cs"/>
          <w:rtl/>
        </w:rPr>
        <w:t>תלוי במזל האדם</w:t>
      </w:r>
    </w:p>
    <w:p w14:paraId="7D17B656" w14:textId="77777777" w:rsidR="00380ED1" w:rsidRDefault="00380ED1" w:rsidP="00380ED1">
      <w:pPr>
        <w:pStyle w:val="affe"/>
        <w:framePr w:wrap="around"/>
        <w:rPr>
          <w:rtl/>
        </w:rPr>
      </w:pPr>
      <w:r w:rsidRPr="00C35A2C">
        <w:rPr>
          <w:rFonts w:hint="cs"/>
          <w:rtl/>
        </w:rPr>
        <w:t>צו:</w:t>
      </w:r>
    </w:p>
    <w:p w14:paraId="11BB0F4F" w14:textId="77777777" w:rsidR="00380ED1" w:rsidRPr="00380ED1" w:rsidRDefault="00380ED1" w:rsidP="00380ED1">
      <w:pPr>
        <w:pStyle w:val="36"/>
        <w:framePr w:wrap="notBeside"/>
        <w:rPr>
          <w:rtl/>
        </w:rPr>
      </w:pPr>
      <w:r>
        <w:rPr>
          <w:rFonts w:hint="cs"/>
          <w:rtl/>
        </w:rPr>
        <w:t xml:space="preserve">רב יוסף </w:t>
      </w:r>
    </w:p>
    <w:p w14:paraId="50470C29" w14:textId="77777777" w:rsidR="00380ED1" w:rsidRPr="0081371E" w:rsidRDefault="00380ED1" w:rsidP="00380ED1">
      <w:pPr>
        <w:rPr>
          <w:rStyle w:val="afff8"/>
          <w:rtl/>
        </w:rPr>
      </w:pPr>
      <w:r w:rsidRPr="00C35A2C">
        <w:rPr>
          <w:rFonts w:ascii="David" w:hAnsi="David" w:hint="cs"/>
          <w:sz w:val="32"/>
          <w:rtl/>
        </w:rPr>
        <w:t xml:space="preserve">נהג </w:t>
      </w:r>
      <w:r w:rsidRPr="00380ED1">
        <w:rPr>
          <w:rStyle w:val="affffe"/>
          <w:rFonts w:hint="cs"/>
          <w:rtl/>
        </w:rPr>
        <w:t>כ</w:t>
      </w:r>
      <w:r w:rsidRPr="00380ED1">
        <w:rPr>
          <w:rStyle w:val="affffe"/>
          <w:rtl/>
        </w:rPr>
        <w:t>רב</w:t>
      </w:r>
      <w:r w:rsidRPr="00C35A2C">
        <w:rPr>
          <w:rFonts w:ascii="David" w:hAnsi="David"/>
          <w:sz w:val="32"/>
          <w:rtl/>
        </w:rPr>
        <w:t xml:space="preserve"> ב</w:t>
      </w:r>
      <w:r w:rsidRPr="00C35A2C">
        <w:rPr>
          <w:rFonts w:ascii="David" w:hAnsi="David" w:hint="cs"/>
          <w:sz w:val="32"/>
          <w:rtl/>
        </w:rPr>
        <w:t xml:space="preserve">שכר </w:t>
      </w:r>
      <w:r w:rsidRPr="00C35A2C">
        <w:rPr>
          <w:rFonts w:ascii="David" w:hAnsi="David"/>
          <w:sz w:val="32"/>
          <w:rtl/>
        </w:rPr>
        <w:t xml:space="preserve">, </w:t>
      </w:r>
      <w:r w:rsidRPr="00380ED1">
        <w:rPr>
          <w:rStyle w:val="affffe"/>
          <w:rtl/>
        </w:rPr>
        <w:t>וכ</w:t>
      </w:r>
      <w:r w:rsidRPr="00380ED1">
        <w:rPr>
          <w:rStyle w:val="affffe"/>
          <w:rFonts w:hint="cs"/>
          <w:rtl/>
        </w:rPr>
        <w:t>שמואל</w:t>
      </w:r>
      <w:r w:rsidRPr="00C35A2C">
        <w:rPr>
          <w:rFonts w:ascii="David" w:hAnsi="David" w:hint="cs"/>
          <w:sz w:val="32"/>
          <w:rtl/>
        </w:rPr>
        <w:t xml:space="preserve"> ביין.</w:t>
      </w:r>
      <w:r>
        <w:rPr>
          <w:rFonts w:ascii="David" w:hAnsi="David" w:hint="cs"/>
          <w:sz w:val="32"/>
          <w:rtl/>
        </w:rPr>
        <w:t xml:space="preserve">   </w:t>
      </w:r>
      <w:r w:rsidRPr="0081371E">
        <w:rPr>
          <w:rStyle w:val="afff8"/>
          <w:rtl/>
        </w:rPr>
        <w:t>והלכ</w:t>
      </w:r>
      <w:r>
        <w:rPr>
          <w:rStyle w:val="afff8"/>
          <w:rFonts w:hint="cs"/>
          <w:rtl/>
        </w:rPr>
        <w:t>ה כ</w:t>
      </w:r>
      <w:r w:rsidRPr="0081371E">
        <w:rPr>
          <w:rStyle w:val="afff8"/>
          <w:rtl/>
        </w:rPr>
        <w:t>שמואל</w:t>
      </w:r>
      <w:r w:rsidRPr="00C35A2C">
        <w:rPr>
          <w:rFonts w:ascii="David" w:hAnsi="David"/>
          <w:sz w:val="32"/>
          <w:rtl/>
        </w:rPr>
        <w:t>.</w:t>
      </w:r>
    </w:p>
    <w:p w14:paraId="50AA5F27" w14:textId="77777777" w:rsidR="00380ED1" w:rsidRPr="00380ED1" w:rsidRDefault="00380ED1" w:rsidP="00380ED1">
      <w:pPr>
        <w:pStyle w:val="36"/>
        <w:framePr w:wrap="notBeside"/>
        <w:rPr>
          <w:rtl/>
        </w:rPr>
      </w:pPr>
      <w:r w:rsidRPr="00380ED1">
        <w:rPr>
          <w:rtl/>
        </w:rPr>
        <w:t>ת"ר:</w:t>
      </w:r>
    </w:p>
    <w:p w14:paraId="33114857" w14:textId="77777777" w:rsidR="00380ED1" w:rsidRPr="004F5B23" w:rsidRDefault="00380ED1" w:rsidP="00380ED1">
      <w:pPr>
        <w:pStyle w:val="affff9"/>
        <w:rPr>
          <w:rtl/>
        </w:rPr>
      </w:pPr>
      <w:r w:rsidRPr="004F5B23">
        <w:rPr>
          <w:rtl/>
        </w:rPr>
        <w:t xml:space="preserve">שכר תמרים, שכר שעורים, </w:t>
      </w:r>
      <w:r>
        <w:rPr>
          <w:rFonts w:hint="cs"/>
          <w:rtl/>
        </w:rPr>
        <w:t>ו</w:t>
      </w:r>
      <w:r w:rsidRPr="004F5B23">
        <w:rPr>
          <w:rtl/>
        </w:rPr>
        <w:t xml:space="preserve">שמרי יין </w:t>
      </w:r>
      <w:r>
        <w:rPr>
          <w:rFonts w:hint="cs"/>
          <w:rtl/>
        </w:rPr>
        <w:t>מברכין עליהם שהכל.</w:t>
      </w:r>
    </w:p>
    <w:p w14:paraId="3910FE08" w14:textId="77777777" w:rsidR="00380ED1" w:rsidRPr="00C35A2C" w:rsidRDefault="00380ED1" w:rsidP="00380ED1">
      <w:pPr>
        <w:rPr>
          <w:rFonts w:ascii="David" w:hAnsi="David"/>
          <w:sz w:val="32"/>
          <w:rtl/>
        </w:rPr>
      </w:pPr>
      <w:r w:rsidRPr="00380ED1">
        <w:rPr>
          <w:rStyle w:val="affffe"/>
          <w:rtl/>
        </w:rPr>
        <w:t>אחרים:</w:t>
      </w:r>
      <w:r w:rsidRPr="00C35A2C">
        <w:rPr>
          <w:rFonts w:ascii="David" w:hAnsi="David"/>
          <w:sz w:val="32"/>
          <w:rtl/>
        </w:rPr>
        <w:t xml:space="preserve"> שמרים שיש בהם טעם יין - מברך עליהן בורא פרי הגפן.</w:t>
      </w:r>
    </w:p>
    <w:p w14:paraId="5BEE5D3C" w14:textId="77777777" w:rsidR="00380ED1" w:rsidRPr="00C35A2C" w:rsidRDefault="00380ED1" w:rsidP="00380ED1">
      <w:pPr>
        <w:rPr>
          <w:rFonts w:ascii="David" w:hAnsi="David"/>
          <w:sz w:val="32"/>
          <w:rtl/>
        </w:rPr>
      </w:pPr>
      <w:r w:rsidRPr="00380ED1">
        <w:rPr>
          <w:rStyle w:val="affffe"/>
          <w:rtl/>
        </w:rPr>
        <w:lastRenderedPageBreak/>
        <w:t>רבה ורב יוסף</w:t>
      </w:r>
      <w:r>
        <w:rPr>
          <w:rStyle w:val="affffe"/>
          <w:rFonts w:hint="cs"/>
          <w:rtl/>
        </w:rPr>
        <w:t>:</w:t>
      </w:r>
      <w:r w:rsidRPr="00C35A2C">
        <w:rPr>
          <w:rFonts w:ascii="David" w:hAnsi="David"/>
          <w:sz w:val="32"/>
          <w:rtl/>
        </w:rPr>
        <w:t xml:space="preserve"> אין הלכה כאחרים.</w:t>
      </w:r>
    </w:p>
    <w:p w14:paraId="627BA8F3" w14:textId="77777777" w:rsidR="00380ED1" w:rsidRPr="00380ED1" w:rsidRDefault="00380ED1" w:rsidP="00380ED1">
      <w:pPr>
        <w:pStyle w:val="36"/>
        <w:framePr w:wrap="notBeside"/>
        <w:rPr>
          <w:rtl/>
        </w:rPr>
      </w:pPr>
      <w:r w:rsidRPr="00380ED1">
        <w:rPr>
          <w:rtl/>
        </w:rPr>
        <w:t xml:space="preserve">רבא: </w:t>
      </w:r>
    </w:p>
    <w:p w14:paraId="3D0D7088" w14:textId="77777777" w:rsidR="00380ED1" w:rsidRDefault="00380ED1" w:rsidP="00380ED1">
      <w:pPr>
        <w:rPr>
          <w:rtl/>
        </w:rPr>
      </w:pPr>
      <w:r w:rsidRPr="00380ED1">
        <w:rPr>
          <w:rStyle w:val="affffe"/>
          <w:rtl/>
        </w:rPr>
        <w:t>דכו"</w:t>
      </w:r>
      <w:r w:rsidRPr="00380ED1">
        <w:rPr>
          <w:rStyle w:val="affffe"/>
          <w:rFonts w:hint="cs"/>
          <w:rtl/>
        </w:rPr>
        <w:t>ע</w:t>
      </w:r>
      <w:r w:rsidRPr="00380ED1">
        <w:rPr>
          <w:rStyle w:val="affffe"/>
          <w:rtl/>
        </w:rPr>
        <w:t>,</w:t>
      </w:r>
      <w:r w:rsidRPr="00380ED1">
        <w:rPr>
          <w:rtl/>
        </w:rPr>
        <w:t xml:space="preserve"> רמא תלתא ובא ארבעה – </w:t>
      </w:r>
      <w:r w:rsidRPr="00380ED1">
        <w:rPr>
          <w:rFonts w:hint="cs"/>
          <w:rtl/>
        </w:rPr>
        <w:t xml:space="preserve">יין </w:t>
      </w:r>
      <w:r w:rsidRPr="00380ED1">
        <w:rPr>
          <w:rtl/>
        </w:rPr>
        <w:t xml:space="preserve">הוא, </w:t>
      </w:r>
    </w:p>
    <w:p w14:paraId="47A2EDB8" w14:textId="77777777" w:rsidR="00380ED1" w:rsidRPr="00380ED1" w:rsidRDefault="00380ED1" w:rsidP="00380ED1">
      <w:pPr>
        <w:pStyle w:val="36"/>
        <w:framePr w:wrap="notBeside"/>
        <w:rPr>
          <w:rtl/>
        </w:rPr>
      </w:pPr>
      <w:r>
        <w:rPr>
          <w:rFonts w:hint="cs"/>
          <w:rtl/>
        </w:rPr>
        <w:t>ולטעמו</w:t>
      </w:r>
    </w:p>
    <w:p w14:paraId="50867D4A" w14:textId="77777777" w:rsidR="00380ED1" w:rsidRDefault="00380ED1" w:rsidP="00380ED1">
      <w:pPr>
        <w:rPr>
          <w:rFonts w:ascii="David" w:hAnsi="David"/>
          <w:sz w:val="32"/>
          <w:rtl/>
        </w:rPr>
      </w:pPr>
      <w:r w:rsidRPr="00380ED1">
        <w:rPr>
          <w:rtl/>
        </w:rPr>
        <w:t xml:space="preserve">דכל </w:t>
      </w:r>
      <w:r w:rsidRPr="00380ED1">
        <w:rPr>
          <w:rFonts w:hint="cs"/>
          <w:rtl/>
        </w:rPr>
        <w:t>יין שאינו כנגד ג' יין אינו יין</w:t>
      </w:r>
      <w:r>
        <w:rPr>
          <w:rFonts w:hint="cs"/>
          <w:rtl/>
        </w:rPr>
        <w:t xml:space="preserve">, ואם </w:t>
      </w:r>
      <w:r w:rsidRPr="00C35A2C">
        <w:rPr>
          <w:rFonts w:ascii="David" w:hAnsi="David" w:hint="cs"/>
          <w:sz w:val="32"/>
          <w:rtl/>
        </w:rPr>
        <w:t xml:space="preserve">שם שלוש מים והוציא שלוש </w:t>
      </w:r>
      <w:r w:rsidRPr="00C35A2C">
        <w:rPr>
          <w:rFonts w:ascii="David" w:hAnsi="David"/>
          <w:sz w:val="32"/>
          <w:rtl/>
        </w:rPr>
        <w:t>–</w:t>
      </w:r>
      <w:r w:rsidRPr="00C35A2C">
        <w:rPr>
          <w:rFonts w:ascii="David" w:hAnsi="David" w:hint="cs"/>
          <w:sz w:val="32"/>
          <w:rtl/>
        </w:rPr>
        <w:t xml:space="preserve"> לאו כלום הוא</w:t>
      </w:r>
      <w:r>
        <w:rPr>
          <w:rFonts w:ascii="David" w:hAnsi="David" w:hint="cs"/>
          <w:sz w:val="32"/>
          <w:rtl/>
        </w:rPr>
        <w:t xml:space="preserve">, </w:t>
      </w:r>
      <w:r w:rsidRPr="00C35A2C">
        <w:rPr>
          <w:rFonts w:ascii="David" w:hAnsi="David" w:hint="cs"/>
          <w:sz w:val="32"/>
          <w:rtl/>
        </w:rPr>
        <w:t xml:space="preserve"> </w:t>
      </w:r>
      <w:r w:rsidRPr="00380ED1">
        <w:rPr>
          <w:rStyle w:val="affffe"/>
          <w:rFonts w:hint="cs"/>
          <w:rtl/>
        </w:rPr>
        <w:t>וחלקו</w:t>
      </w:r>
      <w:r w:rsidRPr="00C35A2C">
        <w:rPr>
          <w:rFonts w:ascii="David" w:hAnsi="David" w:hint="cs"/>
          <w:sz w:val="32"/>
          <w:rtl/>
        </w:rPr>
        <w:t xml:space="preserve"> בשם ג</w:t>
      </w:r>
      <w:r w:rsidRPr="00F10693">
        <w:rPr>
          <w:rFonts w:hint="cs"/>
          <w:rtl/>
        </w:rPr>
        <w:t xml:space="preserve">' </w:t>
      </w:r>
      <w:r w:rsidRPr="00C35A2C">
        <w:rPr>
          <w:rFonts w:ascii="David" w:hAnsi="David" w:hint="cs"/>
          <w:sz w:val="32"/>
          <w:rtl/>
        </w:rPr>
        <w:t>והביא ג</w:t>
      </w:r>
      <w:r w:rsidRPr="00F10693">
        <w:rPr>
          <w:rFonts w:hint="cs"/>
          <w:rtl/>
        </w:rPr>
        <w:t xml:space="preserve">' </w:t>
      </w:r>
      <w:r w:rsidRPr="00C35A2C">
        <w:rPr>
          <w:rFonts w:ascii="David" w:hAnsi="David" w:hint="cs"/>
          <w:sz w:val="32"/>
          <w:rtl/>
        </w:rPr>
        <w:t>וחצי</w:t>
      </w:r>
    </w:p>
    <w:p w14:paraId="52816ABB" w14:textId="77777777" w:rsidR="00380ED1" w:rsidRPr="00380ED1" w:rsidRDefault="00380ED1" w:rsidP="00380ED1">
      <w:pPr>
        <w:pStyle w:val="36"/>
        <w:framePr w:wrap="notBeside"/>
        <w:rPr>
          <w:rtl/>
        </w:rPr>
      </w:pPr>
      <w:r>
        <w:rPr>
          <w:rFonts w:hint="cs"/>
          <w:rtl/>
        </w:rPr>
        <w:t>ל</w:t>
      </w:r>
      <w:r w:rsidRPr="00380ED1">
        <w:rPr>
          <w:rFonts w:hint="cs"/>
          <w:rtl/>
        </w:rPr>
        <w:t xml:space="preserve">רבנן: </w:t>
      </w:r>
    </w:p>
    <w:p w14:paraId="49E86286" w14:textId="77777777" w:rsidR="00380ED1" w:rsidRPr="004F5B23" w:rsidRDefault="00380ED1" w:rsidP="00380ED1">
      <w:pPr>
        <w:rPr>
          <w:rStyle w:val="afffff0"/>
          <w:rtl/>
        </w:rPr>
      </w:pPr>
      <w:r w:rsidRPr="00C35A2C">
        <w:rPr>
          <w:rFonts w:ascii="David" w:hAnsi="David" w:hint="cs"/>
          <w:sz w:val="32"/>
          <w:rtl/>
        </w:rPr>
        <w:t>אותם ג</w:t>
      </w:r>
      <w:r w:rsidRPr="00F10693">
        <w:rPr>
          <w:rFonts w:hint="cs"/>
          <w:rtl/>
        </w:rPr>
        <w:t xml:space="preserve">' </w:t>
      </w:r>
      <w:r w:rsidRPr="00C35A2C">
        <w:rPr>
          <w:rFonts w:ascii="David" w:hAnsi="David" w:hint="cs"/>
          <w:sz w:val="32"/>
          <w:rtl/>
        </w:rPr>
        <w:t xml:space="preserve">ששם, הוא הוציא </w:t>
      </w:r>
      <w:r w:rsidRPr="004F5B23">
        <w:rPr>
          <w:rStyle w:val="afffff0"/>
          <w:rFonts w:hint="cs"/>
          <w:rtl/>
        </w:rPr>
        <w:t>ונשאר חצי וביחס של פי שש מזה לאו כלום הוא</w:t>
      </w:r>
    </w:p>
    <w:p w14:paraId="7318794E" w14:textId="77777777" w:rsidR="00380ED1" w:rsidRPr="00380ED1" w:rsidRDefault="00380ED1" w:rsidP="00380ED1">
      <w:pPr>
        <w:pStyle w:val="36"/>
        <w:framePr w:wrap="notBeside"/>
        <w:rPr>
          <w:rtl/>
        </w:rPr>
      </w:pPr>
      <w:r>
        <w:rPr>
          <w:rFonts w:hint="cs"/>
          <w:rtl/>
        </w:rPr>
        <w:t>ול</w:t>
      </w:r>
      <w:r w:rsidRPr="00380ED1">
        <w:rPr>
          <w:rtl/>
        </w:rPr>
        <w:t xml:space="preserve">אחרים </w:t>
      </w:r>
    </w:p>
    <w:p w14:paraId="0CF2A23F" w14:textId="77777777" w:rsidR="00380ED1" w:rsidRPr="00C35A2C" w:rsidRDefault="00380ED1" w:rsidP="00380ED1">
      <w:pPr>
        <w:rPr>
          <w:rFonts w:ascii="David" w:hAnsi="David"/>
          <w:sz w:val="32"/>
          <w:rtl/>
        </w:rPr>
      </w:pPr>
      <w:r w:rsidRPr="00C35A2C">
        <w:rPr>
          <w:rFonts w:ascii="David" w:hAnsi="David" w:hint="cs"/>
          <w:sz w:val="32"/>
          <w:rtl/>
        </w:rPr>
        <w:t>ג</w:t>
      </w:r>
      <w:r w:rsidRPr="00F10693">
        <w:rPr>
          <w:rFonts w:hint="cs"/>
          <w:rtl/>
        </w:rPr>
        <w:t xml:space="preserve">' </w:t>
      </w:r>
      <w:r w:rsidRPr="00C35A2C">
        <w:rPr>
          <w:rFonts w:ascii="David" w:hAnsi="David" w:hint="cs"/>
          <w:sz w:val="32"/>
          <w:rtl/>
        </w:rPr>
        <w:t>שם ושנים וחצי הויא נשאר כוזא, וכוזא ובתרי ופלגא יין מעולה הוא</w:t>
      </w:r>
      <w:r w:rsidRPr="00C35A2C">
        <w:rPr>
          <w:rFonts w:ascii="David" w:hAnsi="David"/>
          <w:sz w:val="32"/>
          <w:rtl/>
        </w:rPr>
        <w:t>.</w:t>
      </w:r>
    </w:p>
    <w:p w14:paraId="5346F692" w14:textId="77777777" w:rsidR="00380ED1" w:rsidRPr="00C35A2C" w:rsidRDefault="00380ED1" w:rsidP="00380ED1">
      <w:pPr>
        <w:pStyle w:val="affe"/>
        <w:framePr w:wrap="around"/>
        <w:rPr>
          <w:rtl/>
        </w:rPr>
      </w:pPr>
      <w:r w:rsidRPr="00C35A2C">
        <w:rPr>
          <w:rFonts w:hint="cs"/>
          <w:rtl/>
        </w:rPr>
        <w:t>צז.</w:t>
      </w:r>
    </w:p>
    <w:p w14:paraId="646E14E8" w14:textId="77777777" w:rsidR="00380ED1" w:rsidRPr="004F5B23" w:rsidRDefault="00380ED1" w:rsidP="00380ED1">
      <w:pPr>
        <w:pStyle w:val="36"/>
        <w:framePr w:wrap="notBeside"/>
        <w:rPr>
          <w:rtl/>
        </w:rPr>
      </w:pPr>
      <w:r>
        <w:rPr>
          <w:rFonts w:hint="cs"/>
          <w:rtl/>
        </w:rPr>
        <w:t>ו</w:t>
      </w:r>
      <w:r w:rsidRPr="004F5B23">
        <w:rPr>
          <w:rFonts w:hint="cs"/>
          <w:rtl/>
        </w:rPr>
        <w:t>חלקו</w:t>
      </w:r>
    </w:p>
    <w:p w14:paraId="6E24E843" w14:textId="77777777" w:rsidR="00380ED1" w:rsidRDefault="00380ED1" w:rsidP="00380ED1">
      <w:pPr>
        <w:rPr>
          <w:rtl/>
        </w:rPr>
      </w:pPr>
      <w:r>
        <w:rPr>
          <w:rFonts w:hint="cs"/>
          <w:rtl/>
        </w:rPr>
        <w:t xml:space="preserve">גם </w:t>
      </w:r>
      <w:r w:rsidRPr="00380ED1">
        <w:rPr>
          <w:rFonts w:hint="cs"/>
          <w:rtl/>
        </w:rPr>
        <w:t>וביותר מכדי מדתו</w:t>
      </w:r>
    </w:p>
    <w:p w14:paraId="18EF4655" w14:textId="77777777" w:rsidR="00380ED1" w:rsidRPr="00380ED1" w:rsidRDefault="00380ED1" w:rsidP="00380ED1">
      <w:pPr>
        <w:pStyle w:val="36"/>
        <w:framePr w:wrap="notBeside"/>
        <w:rPr>
          <w:rtl/>
        </w:rPr>
      </w:pPr>
      <w:r w:rsidRPr="00380ED1">
        <w:rPr>
          <w:rFonts w:hint="cs"/>
          <w:rtl/>
        </w:rPr>
        <w:t>והא</w:t>
      </w:r>
    </w:p>
    <w:p w14:paraId="2E69E540" w14:textId="77777777" w:rsidR="00380ED1" w:rsidRPr="00380ED1" w:rsidRDefault="00380ED1" w:rsidP="00380ED1">
      <w:pPr>
        <w:rPr>
          <w:rtl/>
        </w:rPr>
      </w:pPr>
      <w:r w:rsidRPr="00380ED1">
        <w:rPr>
          <w:rFonts w:hint="cs"/>
          <w:rtl/>
        </w:rPr>
        <w:t>ד</w:t>
      </w:r>
      <w:r w:rsidRPr="00380ED1">
        <w:rPr>
          <w:rtl/>
        </w:rPr>
        <w:t xml:space="preserve">המתמד, ונתן מים במדה, ומצא כדי מדתו - פטור, </w:t>
      </w:r>
      <w:r w:rsidRPr="00380ED1">
        <w:rPr>
          <w:rStyle w:val="affffe"/>
          <w:rtl/>
        </w:rPr>
        <w:t>ור"</w:t>
      </w:r>
      <w:r w:rsidRPr="00380ED1">
        <w:rPr>
          <w:rStyle w:val="affffe"/>
          <w:rFonts w:hint="cs"/>
          <w:rtl/>
        </w:rPr>
        <w:t>י</w:t>
      </w:r>
      <w:r w:rsidRPr="00380ED1">
        <w:rPr>
          <w:rtl/>
        </w:rPr>
        <w:t xml:space="preserve"> מחייב.</w:t>
      </w:r>
    </w:p>
    <w:p w14:paraId="2F8C8ED5" w14:textId="77777777" w:rsidR="00380ED1" w:rsidRPr="00380ED1" w:rsidRDefault="00380ED1" w:rsidP="00380ED1">
      <w:pPr>
        <w:pStyle w:val="36"/>
        <w:framePr w:wrap="notBeside"/>
        <w:rPr>
          <w:rtl/>
        </w:rPr>
      </w:pPr>
      <w:r w:rsidRPr="00380ED1">
        <w:rPr>
          <w:rFonts w:hint="cs"/>
          <w:rtl/>
        </w:rPr>
        <w:t>-</w:t>
      </w:r>
    </w:p>
    <w:p w14:paraId="3E505F44" w14:textId="77777777" w:rsidR="00380ED1" w:rsidRDefault="00380ED1" w:rsidP="00380ED1">
      <w:pPr>
        <w:rPr>
          <w:rFonts w:ascii="David" w:hAnsi="David"/>
          <w:sz w:val="32"/>
          <w:rtl/>
        </w:rPr>
      </w:pPr>
      <w:r w:rsidRPr="00C35A2C">
        <w:rPr>
          <w:rFonts w:ascii="David" w:hAnsi="David" w:hint="cs"/>
          <w:sz w:val="32"/>
          <w:rtl/>
        </w:rPr>
        <w:t>ה</w:t>
      </w:r>
      <w:r w:rsidRPr="00C35A2C">
        <w:rPr>
          <w:rFonts w:ascii="David" w:hAnsi="David"/>
          <w:sz w:val="32"/>
          <w:rtl/>
        </w:rPr>
        <w:t>"</w:t>
      </w:r>
      <w:r w:rsidRPr="00C35A2C">
        <w:rPr>
          <w:rFonts w:ascii="David" w:hAnsi="David" w:hint="cs"/>
          <w:sz w:val="32"/>
          <w:rtl/>
        </w:rPr>
        <w:t>ה</w:t>
      </w:r>
      <w:r w:rsidRPr="00C35A2C">
        <w:rPr>
          <w:rFonts w:ascii="David" w:hAnsi="David"/>
          <w:sz w:val="32"/>
          <w:rtl/>
        </w:rPr>
        <w:t xml:space="preserve"> </w:t>
      </w:r>
      <w:r>
        <w:rPr>
          <w:rFonts w:ascii="David" w:hAnsi="David" w:hint="cs"/>
          <w:sz w:val="32"/>
          <w:rtl/>
        </w:rPr>
        <w:t xml:space="preserve">שחלקו </w:t>
      </w:r>
      <w:r w:rsidRPr="00C35A2C">
        <w:rPr>
          <w:rFonts w:ascii="David" w:hAnsi="David"/>
          <w:sz w:val="32"/>
          <w:rtl/>
        </w:rPr>
        <w:t xml:space="preserve">אפילו ביותר מכדי מדתו, </w:t>
      </w:r>
      <w:r>
        <w:rPr>
          <w:rFonts w:ascii="David" w:hAnsi="David" w:hint="cs"/>
          <w:sz w:val="32"/>
          <w:rtl/>
        </w:rPr>
        <w:t xml:space="preserve">וחלקו </w:t>
      </w:r>
      <w:r w:rsidRPr="00C35A2C">
        <w:rPr>
          <w:rFonts w:ascii="David" w:hAnsi="David"/>
          <w:sz w:val="32"/>
          <w:rtl/>
        </w:rPr>
        <w:t>בכדי מדתו, להודיעך כחו דר</w:t>
      </w:r>
      <w:r w:rsidRPr="00F10693">
        <w:rPr>
          <w:rtl/>
        </w:rPr>
        <w:t xml:space="preserve">' </w:t>
      </w:r>
      <w:r w:rsidRPr="00C35A2C">
        <w:rPr>
          <w:rFonts w:ascii="David" w:hAnsi="David"/>
          <w:sz w:val="32"/>
          <w:rtl/>
        </w:rPr>
        <w:t>יהודה.</w:t>
      </w:r>
    </w:p>
    <w:p w14:paraId="3FF77075" w14:textId="278F4F91" w:rsidR="00517734" w:rsidRPr="00C35A2C" w:rsidRDefault="00563CAF" w:rsidP="00563CAF">
      <w:pPr>
        <w:pStyle w:val="aff9"/>
        <w:rPr>
          <w:rtl/>
        </w:rPr>
      </w:pPr>
      <w:r>
        <w:rPr>
          <w:rFonts w:hint="cs"/>
          <w:rtl/>
        </w:rPr>
        <w:t>***</w:t>
      </w:r>
    </w:p>
    <w:p w14:paraId="31B6BFE5" w14:textId="4FD9313C" w:rsidR="00011DBB" w:rsidRPr="00011DBB" w:rsidRDefault="00011DBB" w:rsidP="00011DBB">
      <w:pPr>
        <w:pStyle w:val="36"/>
        <w:framePr w:wrap="notBeside"/>
        <w:rPr>
          <w:rtl/>
        </w:rPr>
      </w:pPr>
      <w:r w:rsidRPr="00011DBB">
        <w:rPr>
          <w:rtl/>
        </w:rPr>
        <w:t xml:space="preserve">בעא </w:t>
      </w:r>
      <w:r w:rsidRPr="00011DBB">
        <w:rPr>
          <w:rFonts w:hint="cs"/>
          <w:rtl/>
        </w:rPr>
        <w:t>רנב</w:t>
      </w:r>
      <w:r w:rsidRPr="00011DBB">
        <w:rPr>
          <w:rtl/>
        </w:rPr>
        <w:t>"</w:t>
      </w:r>
      <w:r w:rsidRPr="00011DBB">
        <w:rPr>
          <w:rFonts w:hint="cs"/>
          <w:rtl/>
        </w:rPr>
        <w:t>י</w:t>
      </w:r>
      <w:r w:rsidRPr="00011DBB">
        <w:rPr>
          <w:rtl/>
        </w:rPr>
        <w:t>:</w:t>
      </w:r>
    </w:p>
    <w:p w14:paraId="6036BB2D" w14:textId="77777777" w:rsidR="00011DBB" w:rsidRDefault="00AC0AF5" w:rsidP="00AC0AF5">
      <w:pPr>
        <w:rPr>
          <w:rFonts w:ascii="David" w:hAnsi="David"/>
          <w:sz w:val="32"/>
          <w:rtl/>
        </w:rPr>
      </w:pPr>
      <w:r w:rsidRPr="00011DBB">
        <w:rPr>
          <w:rStyle w:val="afff8"/>
          <w:rtl/>
        </w:rPr>
        <w:t>שמרים שיש בהן טעם יין</w:t>
      </w:r>
      <w:r w:rsidRPr="00C35A2C">
        <w:rPr>
          <w:rFonts w:ascii="David" w:hAnsi="David"/>
          <w:sz w:val="32"/>
          <w:rtl/>
        </w:rPr>
        <w:t xml:space="preserve">, מהו? </w:t>
      </w:r>
    </w:p>
    <w:p w14:paraId="7DD68241" w14:textId="494B7CC3" w:rsidR="00011DBB" w:rsidRPr="00011DBB" w:rsidRDefault="00AC0AF5" w:rsidP="00011DBB">
      <w:pPr>
        <w:pStyle w:val="36"/>
        <w:framePr w:wrap="notBeside"/>
        <w:rPr>
          <w:rtl/>
        </w:rPr>
      </w:pPr>
      <w:r w:rsidRPr="00011DBB">
        <w:rPr>
          <w:rtl/>
        </w:rPr>
        <w:t>א</w:t>
      </w:r>
      <w:r w:rsidRPr="00011DBB">
        <w:rPr>
          <w:rFonts w:hint="cs"/>
          <w:rtl/>
        </w:rPr>
        <w:t>"ל</w:t>
      </w:r>
      <w:r w:rsidR="00011DBB">
        <w:rPr>
          <w:rFonts w:hint="cs"/>
          <w:rtl/>
        </w:rPr>
        <w:t xml:space="preserve"> רחב''א:</w:t>
      </w:r>
    </w:p>
    <w:p w14:paraId="6971DD6A" w14:textId="2C92BD44" w:rsidR="00AC0AF5" w:rsidRPr="0081371E" w:rsidRDefault="00AC0AF5" w:rsidP="00011DBB">
      <w:pPr>
        <w:spacing w:after="60"/>
        <w:rPr>
          <w:rStyle w:val="afff8"/>
          <w:rtl/>
        </w:rPr>
      </w:pPr>
      <w:r w:rsidRPr="00C35A2C">
        <w:rPr>
          <w:rFonts w:ascii="David" w:hAnsi="David" w:hint="cs"/>
          <w:sz w:val="32"/>
          <w:rtl/>
        </w:rPr>
        <w:t>לאו יין הוא אלא קיוהא</w:t>
      </w:r>
      <w:r w:rsidR="00011DBB">
        <w:rPr>
          <w:rFonts w:ascii="David" w:hAnsi="David" w:hint="cs"/>
          <w:sz w:val="32"/>
          <w:rtl/>
        </w:rPr>
        <w:t xml:space="preserve"> </w:t>
      </w:r>
      <w:r w:rsidRPr="00B26986">
        <w:rPr>
          <w:rStyle w:val="afffff0"/>
          <w:rFonts w:hint="cs"/>
          <w:rtl/>
        </w:rPr>
        <w:t>[חמצמצות]</w:t>
      </w:r>
      <w:r w:rsidRPr="00C35A2C">
        <w:rPr>
          <w:rFonts w:ascii="David" w:hAnsi="David" w:hint="cs"/>
          <w:sz w:val="32"/>
          <w:rtl/>
        </w:rPr>
        <w:t xml:space="preserve"> בעלמא הוא.</w:t>
      </w:r>
    </w:p>
    <w:p w14:paraId="51FCA661" w14:textId="2B27D4D4" w:rsidR="00011DBB" w:rsidRPr="00011DBB" w:rsidRDefault="00011DBB" w:rsidP="00011DBB">
      <w:pPr>
        <w:pStyle w:val="36"/>
        <w:framePr w:wrap="notBeside"/>
        <w:rPr>
          <w:rtl/>
        </w:rPr>
      </w:pPr>
      <w:r w:rsidRPr="00011DBB">
        <w:rPr>
          <w:rtl/>
        </w:rPr>
        <w:t>ת"ר:</w:t>
      </w:r>
    </w:p>
    <w:p w14:paraId="7B3C6207" w14:textId="77777777" w:rsidR="00011DBB" w:rsidRDefault="00AC0AF5" w:rsidP="00011DBB">
      <w:pPr>
        <w:rPr>
          <w:rFonts w:ascii="David" w:hAnsi="David"/>
          <w:sz w:val="32"/>
          <w:rtl/>
        </w:rPr>
      </w:pPr>
      <w:r w:rsidRPr="00011DBB">
        <w:rPr>
          <w:rStyle w:val="afff8"/>
          <w:rtl/>
        </w:rPr>
        <w:t xml:space="preserve">שמרים של תרומה </w:t>
      </w:r>
      <w:r w:rsidRPr="00C35A2C">
        <w:rPr>
          <w:rFonts w:ascii="David" w:hAnsi="David"/>
          <w:sz w:val="32"/>
          <w:rtl/>
        </w:rPr>
        <w:t>- ראשון ושני אסור, ושלישי מותר.</w:t>
      </w:r>
    </w:p>
    <w:p w14:paraId="1833195F" w14:textId="77777777" w:rsidR="00011DBB" w:rsidRDefault="00AC0AF5" w:rsidP="00011DBB">
      <w:pPr>
        <w:rPr>
          <w:rFonts w:ascii="David" w:hAnsi="David"/>
          <w:sz w:val="32"/>
          <w:rtl/>
        </w:rPr>
      </w:pPr>
      <w:r w:rsidRPr="00011DBB">
        <w:rPr>
          <w:rStyle w:val="affffe"/>
          <w:rFonts w:hint="cs"/>
          <w:rtl/>
        </w:rPr>
        <w:t>ר</w:t>
      </w:r>
      <w:r w:rsidRPr="00011DBB">
        <w:rPr>
          <w:rStyle w:val="affffe"/>
          <w:rtl/>
        </w:rPr>
        <w:t>"</w:t>
      </w:r>
      <w:r w:rsidRPr="00011DBB">
        <w:rPr>
          <w:rStyle w:val="affffe"/>
          <w:rFonts w:hint="cs"/>
          <w:rtl/>
        </w:rPr>
        <w:t>מ</w:t>
      </w:r>
      <w:r w:rsidRPr="00011DBB">
        <w:rPr>
          <w:rStyle w:val="affffe"/>
          <w:rtl/>
        </w:rPr>
        <w:t>:</w:t>
      </w:r>
      <w:r w:rsidRPr="00C35A2C">
        <w:rPr>
          <w:rFonts w:ascii="David" w:hAnsi="David"/>
          <w:sz w:val="32"/>
          <w:rtl/>
        </w:rPr>
        <w:t xml:space="preserve"> אף שלישי בנותן טעם.</w:t>
      </w:r>
    </w:p>
    <w:p w14:paraId="6CCD8C0E" w14:textId="77777777" w:rsidR="00011DBB" w:rsidRDefault="00AC0AF5" w:rsidP="00011DBB">
      <w:pPr>
        <w:rPr>
          <w:rFonts w:ascii="David" w:hAnsi="David"/>
          <w:sz w:val="32"/>
          <w:rtl/>
        </w:rPr>
      </w:pPr>
      <w:r w:rsidRPr="00011DBB">
        <w:rPr>
          <w:rStyle w:val="afff8"/>
          <w:rtl/>
        </w:rPr>
        <w:t xml:space="preserve">ושל מעשר - </w:t>
      </w:r>
      <w:r w:rsidRPr="00C35A2C">
        <w:rPr>
          <w:rFonts w:ascii="David" w:hAnsi="David"/>
          <w:sz w:val="32"/>
          <w:rtl/>
        </w:rPr>
        <w:t>ראשון אסור, שני מותר.</w:t>
      </w:r>
      <w:r w:rsidR="00011DBB">
        <w:rPr>
          <w:rFonts w:ascii="David" w:hAnsi="David" w:hint="cs"/>
          <w:sz w:val="32"/>
          <w:rtl/>
        </w:rPr>
        <w:t xml:space="preserve"> </w:t>
      </w:r>
      <w:r w:rsidRPr="00011DBB">
        <w:rPr>
          <w:rStyle w:val="affffe"/>
          <w:rtl/>
        </w:rPr>
        <w:t>ר"</w:t>
      </w:r>
      <w:r w:rsidRPr="00011DBB">
        <w:rPr>
          <w:rStyle w:val="affffe"/>
          <w:rFonts w:hint="cs"/>
          <w:rtl/>
        </w:rPr>
        <w:t>מ</w:t>
      </w:r>
      <w:r w:rsidRPr="00011DBB">
        <w:rPr>
          <w:rStyle w:val="affffe"/>
          <w:rtl/>
        </w:rPr>
        <w:t xml:space="preserve">: </w:t>
      </w:r>
      <w:r w:rsidRPr="00C35A2C">
        <w:rPr>
          <w:rFonts w:ascii="David" w:hAnsi="David"/>
          <w:sz w:val="32"/>
          <w:rtl/>
        </w:rPr>
        <w:t>אף שני בנותן טעם.</w:t>
      </w:r>
    </w:p>
    <w:p w14:paraId="6ABAE65C" w14:textId="59878681" w:rsidR="00AC0AF5" w:rsidRPr="00C35A2C" w:rsidRDefault="00AC0AF5" w:rsidP="00011DBB">
      <w:pPr>
        <w:rPr>
          <w:rFonts w:ascii="David" w:hAnsi="David"/>
          <w:sz w:val="32"/>
          <w:rtl/>
        </w:rPr>
      </w:pPr>
      <w:r w:rsidRPr="00011DBB">
        <w:rPr>
          <w:rStyle w:val="afff8"/>
          <w:rtl/>
        </w:rPr>
        <w:t xml:space="preserve">ושל הקדש </w:t>
      </w:r>
      <w:r w:rsidRPr="00C35A2C">
        <w:rPr>
          <w:rFonts w:ascii="David" w:hAnsi="David"/>
          <w:sz w:val="32"/>
          <w:rtl/>
        </w:rPr>
        <w:t>- שלישי אסור, ורביעי מותר.</w:t>
      </w:r>
      <w:r w:rsidR="00011DBB">
        <w:rPr>
          <w:rFonts w:ascii="David" w:hAnsi="David" w:hint="cs"/>
          <w:sz w:val="32"/>
          <w:rtl/>
        </w:rPr>
        <w:t xml:space="preserve"> </w:t>
      </w:r>
      <w:r w:rsidRPr="00011DBB">
        <w:rPr>
          <w:rStyle w:val="affffe"/>
          <w:rtl/>
        </w:rPr>
        <w:t>ר"מ</w:t>
      </w:r>
      <w:r w:rsidR="00011DBB">
        <w:rPr>
          <w:rStyle w:val="affffe"/>
          <w:rFonts w:hint="cs"/>
          <w:rtl/>
        </w:rPr>
        <w:t>:</w:t>
      </w:r>
      <w:r w:rsidRPr="00C35A2C">
        <w:rPr>
          <w:rFonts w:ascii="David" w:hAnsi="David"/>
          <w:sz w:val="32"/>
          <w:rtl/>
        </w:rPr>
        <w:t xml:space="preserve"> אף רביעי בנותן טעם.</w:t>
      </w:r>
    </w:p>
    <w:p w14:paraId="6F4B4C27" w14:textId="77777777" w:rsidR="00011DBB" w:rsidRPr="00011DBB" w:rsidRDefault="00AC0AF5" w:rsidP="00011DBB">
      <w:pPr>
        <w:pStyle w:val="36"/>
        <w:framePr w:wrap="notBeside"/>
        <w:rPr>
          <w:rtl/>
        </w:rPr>
      </w:pPr>
      <w:r w:rsidRPr="00011DBB">
        <w:rPr>
          <w:rtl/>
        </w:rPr>
        <w:t>ורמינהי:</w:t>
      </w:r>
    </w:p>
    <w:p w14:paraId="1F245381" w14:textId="6013589F" w:rsidR="00AC0AF5" w:rsidRPr="00C35A2C" w:rsidRDefault="00AC0AF5" w:rsidP="00AC0AF5">
      <w:pPr>
        <w:rPr>
          <w:rFonts w:ascii="David" w:hAnsi="David"/>
          <w:sz w:val="32"/>
          <w:rtl/>
        </w:rPr>
      </w:pPr>
      <w:r w:rsidRPr="00C35A2C">
        <w:rPr>
          <w:rFonts w:ascii="David" w:hAnsi="David"/>
          <w:sz w:val="32"/>
          <w:rtl/>
        </w:rPr>
        <w:t>של הקדש לעולם אסור, ושל מעשר לעולם מותר.</w:t>
      </w:r>
    </w:p>
    <w:p w14:paraId="44CF0717" w14:textId="77777777" w:rsidR="00B26986" w:rsidRPr="00B26986" w:rsidRDefault="00B26986" w:rsidP="00B26986">
      <w:pPr>
        <w:pStyle w:val="36"/>
        <w:framePr w:wrap="notBeside"/>
        <w:rPr>
          <w:rtl/>
        </w:rPr>
      </w:pPr>
      <w:r w:rsidRPr="00B26986">
        <w:rPr>
          <w:rFonts w:hint="cs"/>
          <w:rtl/>
        </w:rPr>
        <w:t>- ב</w:t>
      </w:r>
      <w:r w:rsidR="00AC0AF5" w:rsidRPr="00B26986">
        <w:rPr>
          <w:rtl/>
        </w:rPr>
        <w:t xml:space="preserve">הקדש </w:t>
      </w:r>
    </w:p>
    <w:p w14:paraId="4FA44DE9" w14:textId="30F1BC3C" w:rsidR="00AC0AF5" w:rsidRPr="00065E76" w:rsidRDefault="00AC0AF5" w:rsidP="00B26986">
      <w:pPr>
        <w:rPr>
          <w:rtl/>
        </w:rPr>
      </w:pPr>
      <w:r w:rsidRPr="00065E76">
        <w:rPr>
          <w:rtl/>
        </w:rPr>
        <w:t>כאן בקדושת הגוף, כאן בקדושת דמים.</w:t>
      </w:r>
    </w:p>
    <w:p w14:paraId="01BC9E5F" w14:textId="77777777" w:rsidR="00B26986" w:rsidRPr="00B26986" w:rsidRDefault="00AC0AF5" w:rsidP="00B26986">
      <w:pPr>
        <w:pStyle w:val="36"/>
        <w:framePr w:wrap="notBeside"/>
        <w:rPr>
          <w:rtl/>
        </w:rPr>
      </w:pPr>
      <w:r w:rsidRPr="00B26986">
        <w:rPr>
          <w:rtl/>
        </w:rPr>
        <w:t xml:space="preserve">- מעשר </w:t>
      </w:r>
    </w:p>
    <w:p w14:paraId="6D4DB983" w14:textId="502014CC" w:rsidR="00AC0AF5" w:rsidRPr="00065E76" w:rsidRDefault="00AC0AF5" w:rsidP="00B26986">
      <w:pPr>
        <w:spacing w:after="60"/>
        <w:rPr>
          <w:rtl/>
        </w:rPr>
      </w:pPr>
      <w:r w:rsidRPr="00065E76">
        <w:rPr>
          <w:rtl/>
        </w:rPr>
        <w:t>כאן במעשר ודאי, כאן במעשר דמאי.</w:t>
      </w:r>
    </w:p>
    <w:p w14:paraId="1A618A23" w14:textId="10B1B85F" w:rsidR="00011DBB" w:rsidRDefault="00011DBB" w:rsidP="00011DBB">
      <w:pPr>
        <w:pStyle w:val="36"/>
        <w:framePr w:wrap="notBeside"/>
        <w:rPr>
          <w:rtl/>
        </w:rPr>
      </w:pPr>
      <w:r w:rsidRPr="00C35A2C">
        <w:rPr>
          <w:rFonts w:ascii="David" w:hAnsi="David" w:cs="FrankRuehl"/>
          <w:sz w:val="32"/>
          <w:rtl/>
        </w:rPr>
        <w:t>מ</w:t>
      </w:r>
      <w:r w:rsidRPr="00C35A2C">
        <w:rPr>
          <w:rFonts w:ascii="David" w:hAnsi="David" w:cs="FrankRuehl" w:hint="cs"/>
          <w:sz w:val="32"/>
          <w:rtl/>
        </w:rPr>
        <w:t>רשב</w:t>
      </w:r>
      <w:r w:rsidRPr="00C35A2C">
        <w:rPr>
          <w:rFonts w:ascii="David" w:hAnsi="David" w:cs="FrankRuehl"/>
          <w:sz w:val="32"/>
          <w:rtl/>
        </w:rPr>
        <w:t>"</w:t>
      </w:r>
      <w:r w:rsidRPr="00C35A2C">
        <w:rPr>
          <w:rFonts w:ascii="David" w:hAnsi="David" w:cs="FrankRuehl" w:hint="cs"/>
          <w:sz w:val="32"/>
          <w:rtl/>
        </w:rPr>
        <w:t>יה</w:t>
      </w:r>
      <w:r w:rsidRPr="00C35A2C">
        <w:rPr>
          <w:rFonts w:ascii="David" w:hAnsi="David" w:cs="FrankRuehl"/>
          <w:sz w:val="32"/>
          <w:rtl/>
        </w:rPr>
        <w:t>:</w:t>
      </w:r>
    </w:p>
    <w:p w14:paraId="59D2B692" w14:textId="707D9409" w:rsidR="00AC0AF5" w:rsidRPr="00C35A2C" w:rsidRDefault="00AC0AF5" w:rsidP="00AC0AF5">
      <w:pPr>
        <w:rPr>
          <w:rFonts w:ascii="David" w:hAnsi="David"/>
          <w:sz w:val="32"/>
          <w:rtl/>
        </w:rPr>
      </w:pPr>
      <w:r w:rsidRPr="00C35A2C">
        <w:rPr>
          <w:rFonts w:ascii="David" w:hAnsi="David"/>
          <w:sz w:val="32"/>
          <w:rtl/>
        </w:rPr>
        <w:t>כדרך שאמרו לענין איסורן, כך אמרו לענין הכשירן.</w:t>
      </w:r>
    </w:p>
    <w:p w14:paraId="426FDCD7" w14:textId="23565F93" w:rsidR="00011DBB" w:rsidRDefault="00AC0AF5" w:rsidP="00011DBB">
      <w:pPr>
        <w:rPr>
          <w:rFonts w:ascii="David" w:hAnsi="David"/>
          <w:sz w:val="32"/>
          <w:rtl/>
        </w:rPr>
      </w:pPr>
      <w:r w:rsidRPr="00C35A2C">
        <w:rPr>
          <w:rFonts w:ascii="David" w:hAnsi="David"/>
          <w:sz w:val="32"/>
          <w:rtl/>
        </w:rPr>
        <w:t>הכשירן דמ</w:t>
      </w:r>
      <w:r w:rsidR="00011DBB">
        <w:rPr>
          <w:rFonts w:ascii="David" w:hAnsi="David" w:hint="cs"/>
          <w:sz w:val="32"/>
          <w:rtl/>
        </w:rPr>
        <w:t>ה</w:t>
      </w:r>
      <w:r w:rsidRPr="00C35A2C">
        <w:rPr>
          <w:rFonts w:ascii="David" w:hAnsi="David"/>
          <w:sz w:val="32"/>
          <w:rtl/>
        </w:rPr>
        <w:t>? אי דמי</w:t>
      </w:r>
      <w:r w:rsidR="00B26986">
        <w:rPr>
          <w:rFonts w:ascii="David" w:hAnsi="David" w:hint="cs"/>
          <w:sz w:val="32"/>
          <w:rtl/>
        </w:rPr>
        <w:t>ם</w:t>
      </w:r>
      <w:r w:rsidRPr="00C35A2C">
        <w:rPr>
          <w:rFonts w:ascii="David" w:hAnsi="David"/>
          <w:sz w:val="32"/>
          <w:rtl/>
        </w:rPr>
        <w:t>- מכשרי, אי ד</w:t>
      </w:r>
      <w:r>
        <w:rPr>
          <w:rFonts w:ascii="David" w:hAnsi="David"/>
          <w:sz w:val="32"/>
          <w:rtl/>
        </w:rPr>
        <w:t>יין</w:t>
      </w:r>
      <w:r w:rsidRPr="00C35A2C">
        <w:rPr>
          <w:rFonts w:ascii="David" w:hAnsi="David"/>
          <w:sz w:val="32"/>
          <w:rtl/>
        </w:rPr>
        <w:t xml:space="preserve"> </w:t>
      </w:r>
      <w:r w:rsidR="00B26986">
        <w:rPr>
          <w:rFonts w:ascii="David" w:hAnsi="David" w:hint="cs"/>
          <w:sz w:val="32"/>
          <w:rtl/>
        </w:rPr>
        <w:t>-</w:t>
      </w:r>
      <w:r w:rsidRPr="00C35A2C">
        <w:rPr>
          <w:rFonts w:ascii="David" w:hAnsi="David"/>
          <w:sz w:val="32"/>
          <w:rtl/>
        </w:rPr>
        <w:t>מכשרי.</w:t>
      </w:r>
    </w:p>
    <w:p w14:paraId="03251426" w14:textId="0566D35C" w:rsidR="00AC0AF5" w:rsidRPr="00C35A2C" w:rsidRDefault="00AC0AF5" w:rsidP="00011DBB">
      <w:pPr>
        <w:rPr>
          <w:rFonts w:ascii="David" w:hAnsi="David"/>
          <w:sz w:val="32"/>
          <w:rtl/>
        </w:rPr>
      </w:pPr>
      <w:r w:rsidRPr="00C35A2C">
        <w:rPr>
          <w:rFonts w:ascii="David" w:hAnsi="David" w:hint="cs"/>
          <w:sz w:val="32"/>
          <w:rtl/>
        </w:rPr>
        <w:t xml:space="preserve">אי </w:t>
      </w:r>
      <w:r w:rsidRPr="00C35A2C">
        <w:rPr>
          <w:rFonts w:ascii="David" w:hAnsi="David"/>
          <w:sz w:val="32"/>
          <w:rtl/>
        </w:rPr>
        <w:t>שתמדו במי גשמים</w:t>
      </w:r>
      <w:r w:rsidRPr="00C35A2C">
        <w:rPr>
          <w:rFonts w:ascii="David" w:hAnsi="David" w:hint="cs"/>
          <w:sz w:val="32"/>
          <w:rtl/>
        </w:rPr>
        <w:t xml:space="preserve"> </w:t>
      </w:r>
      <w:r w:rsidRPr="00C35A2C">
        <w:rPr>
          <w:rFonts w:ascii="David" w:hAnsi="David"/>
          <w:sz w:val="32"/>
          <w:rtl/>
        </w:rPr>
        <w:t xml:space="preserve">וכיון </w:t>
      </w:r>
      <w:r w:rsidR="00B26986">
        <w:rPr>
          <w:rFonts w:ascii="David" w:hAnsi="David" w:hint="cs"/>
          <w:sz w:val="32"/>
          <w:rtl/>
        </w:rPr>
        <w:t>שלוקחם בכלי</w:t>
      </w:r>
      <w:r w:rsidRPr="00C35A2C">
        <w:rPr>
          <w:rFonts w:ascii="David" w:hAnsi="David"/>
          <w:sz w:val="32"/>
          <w:rtl/>
        </w:rPr>
        <w:t>- אחשבינהו</w:t>
      </w:r>
      <w:r w:rsidR="00B26986">
        <w:rPr>
          <w:rFonts w:ascii="David" w:hAnsi="David" w:hint="cs"/>
          <w:sz w:val="32"/>
          <w:rtl/>
        </w:rPr>
        <w:t>!?</w:t>
      </w:r>
    </w:p>
    <w:p w14:paraId="4082B844" w14:textId="4A5BBE99" w:rsidR="00AC0AF5" w:rsidRPr="0081371E" w:rsidRDefault="00AC0AF5" w:rsidP="00AC0AF5">
      <w:pPr>
        <w:rPr>
          <w:rStyle w:val="afff8"/>
          <w:rtl/>
        </w:rPr>
      </w:pPr>
      <w:r w:rsidRPr="0081371E">
        <w:rPr>
          <w:rStyle w:val="afff8"/>
          <w:rFonts w:hint="cs"/>
          <w:rtl/>
        </w:rPr>
        <w:t>אלא</w:t>
      </w:r>
      <w:r w:rsidRPr="00C35A2C">
        <w:rPr>
          <w:rFonts w:ascii="David" w:hAnsi="David" w:hint="cs"/>
          <w:sz w:val="32"/>
          <w:rtl/>
        </w:rPr>
        <w:t xml:space="preserve"> </w:t>
      </w:r>
      <w:r w:rsidRPr="00C35A2C">
        <w:rPr>
          <w:rFonts w:ascii="David" w:hAnsi="David"/>
          <w:sz w:val="32"/>
          <w:rtl/>
        </w:rPr>
        <w:t>שנתמד מאליו</w:t>
      </w:r>
      <w:r w:rsidRPr="00C35A2C">
        <w:rPr>
          <w:rFonts w:ascii="David" w:hAnsi="David" w:hint="cs"/>
          <w:sz w:val="32"/>
          <w:rtl/>
        </w:rPr>
        <w:t xml:space="preserve"> -</w:t>
      </w:r>
      <w:r w:rsidRPr="00C35A2C">
        <w:rPr>
          <w:rFonts w:ascii="David" w:hAnsi="David"/>
          <w:sz w:val="32"/>
          <w:rtl/>
        </w:rPr>
        <w:t xml:space="preserve">וכיון </w:t>
      </w:r>
      <w:r>
        <w:rPr>
          <w:rFonts w:ascii="David" w:hAnsi="David"/>
          <w:sz w:val="32"/>
          <w:rtl/>
        </w:rPr>
        <w:t>ד</w:t>
      </w:r>
      <w:r w:rsidRPr="00C35A2C">
        <w:rPr>
          <w:rFonts w:ascii="David" w:hAnsi="David"/>
          <w:sz w:val="32"/>
          <w:rtl/>
        </w:rPr>
        <w:t>נגיד קמא קמא - אחשבינהו</w:t>
      </w:r>
      <w:r w:rsidR="00B26986">
        <w:rPr>
          <w:rStyle w:val="afff8"/>
          <w:rFonts w:hint="cs"/>
          <w:rtl/>
        </w:rPr>
        <w:t>!?</w:t>
      </w:r>
    </w:p>
    <w:p w14:paraId="0EACEE7E" w14:textId="1F4F44F6" w:rsidR="00011DBB" w:rsidRPr="00011DBB" w:rsidRDefault="00B26986" w:rsidP="00011DBB">
      <w:pPr>
        <w:pStyle w:val="36"/>
        <w:framePr w:wrap="notBeside"/>
        <w:rPr>
          <w:rtl/>
        </w:rPr>
      </w:pPr>
      <w:r>
        <w:rPr>
          <w:rFonts w:hint="cs"/>
          <w:rtl/>
        </w:rPr>
        <w:t>אלא ר''פ</w:t>
      </w:r>
      <w:r w:rsidR="00AC0AF5" w:rsidRPr="00011DBB">
        <w:rPr>
          <w:rtl/>
        </w:rPr>
        <w:t>:</w:t>
      </w:r>
    </w:p>
    <w:p w14:paraId="71E3E6F6" w14:textId="7D92EC4B" w:rsidR="00AC0AF5" w:rsidRDefault="00AC0AF5" w:rsidP="00011DBB">
      <w:pPr>
        <w:spacing w:after="60"/>
        <w:rPr>
          <w:rFonts w:ascii="David" w:hAnsi="David"/>
          <w:sz w:val="32"/>
          <w:rtl/>
        </w:rPr>
      </w:pPr>
      <w:r w:rsidRPr="00C35A2C">
        <w:rPr>
          <w:rFonts w:ascii="David" w:hAnsi="David"/>
          <w:sz w:val="32"/>
          <w:rtl/>
        </w:rPr>
        <w:t>בפרה ששותה ראשון ראשון.</w:t>
      </w:r>
    </w:p>
    <w:p w14:paraId="70C090F2" w14:textId="29F8E819" w:rsidR="00B26986" w:rsidRPr="00C35A2C" w:rsidRDefault="00B26986" w:rsidP="00B26986">
      <w:pPr>
        <w:pStyle w:val="aff9"/>
        <w:rPr>
          <w:rtl/>
        </w:rPr>
      </w:pPr>
      <w:r>
        <w:rPr>
          <w:rFonts w:hint="cs"/>
          <w:rtl/>
        </w:rPr>
        <w:t>***</w:t>
      </w:r>
    </w:p>
    <w:p w14:paraId="5913D34D" w14:textId="53BA6D77" w:rsidR="00011DBB" w:rsidRPr="00011DBB" w:rsidRDefault="00011DBB" w:rsidP="00011DBB">
      <w:pPr>
        <w:pStyle w:val="36"/>
        <w:framePr w:wrap="notBeside"/>
        <w:rPr>
          <w:rtl/>
        </w:rPr>
      </w:pPr>
      <w:r w:rsidRPr="00011DBB">
        <w:rPr>
          <w:rFonts w:hint="cs"/>
          <w:rtl/>
        </w:rPr>
        <w:t>מ</w:t>
      </w:r>
      <w:r w:rsidRPr="00011DBB">
        <w:rPr>
          <w:rtl/>
        </w:rPr>
        <w:t>רב:</w:t>
      </w:r>
    </w:p>
    <w:p w14:paraId="4F206F8A" w14:textId="07C80941" w:rsidR="00AC0AF5" w:rsidRPr="00563CAF" w:rsidRDefault="00AC0AF5" w:rsidP="00563CAF">
      <w:pPr>
        <w:pStyle w:val="affff9"/>
        <w:rPr>
          <w:spacing w:val="-6"/>
          <w:rtl/>
        </w:rPr>
      </w:pPr>
      <w:r w:rsidRPr="00563CAF">
        <w:rPr>
          <w:spacing w:val="-6"/>
          <w:rtl/>
        </w:rPr>
        <w:t xml:space="preserve">אין אומרים קידוש היום אלא על היין הראוי לינסך </w:t>
      </w:r>
      <w:r w:rsidR="00B26986" w:rsidRPr="00563CAF">
        <w:rPr>
          <w:rFonts w:hint="cs"/>
          <w:spacing w:val="-6"/>
          <w:rtl/>
        </w:rPr>
        <w:t xml:space="preserve">ע''ג </w:t>
      </w:r>
      <w:r w:rsidRPr="00563CAF">
        <w:rPr>
          <w:spacing w:val="-6"/>
          <w:rtl/>
        </w:rPr>
        <w:t>המזבח.</w:t>
      </w:r>
    </w:p>
    <w:p w14:paraId="634468B8" w14:textId="6A7C19B5" w:rsidR="00B26986" w:rsidRPr="00B26986" w:rsidRDefault="00563CAF" w:rsidP="00B26986">
      <w:pPr>
        <w:pStyle w:val="36"/>
        <w:framePr w:wrap="notBeside"/>
        <w:rPr>
          <w:rtl/>
        </w:rPr>
      </w:pPr>
      <w:r>
        <w:rPr>
          <w:rFonts w:hint="cs"/>
          <w:rtl/>
        </w:rPr>
        <w:t xml:space="preserve">א. </w:t>
      </w:r>
      <w:r w:rsidR="00AC0AF5" w:rsidRPr="00B26986">
        <w:rPr>
          <w:rFonts w:hint="cs"/>
          <w:rtl/>
        </w:rPr>
        <w:t>לא למעט</w:t>
      </w:r>
    </w:p>
    <w:p w14:paraId="2A63EADC" w14:textId="53156709" w:rsidR="00AC0AF5" w:rsidRPr="00011DBB" w:rsidRDefault="00AC0AF5" w:rsidP="00AC0AF5">
      <w:pPr>
        <w:rPr>
          <w:rStyle w:val="afffff0"/>
          <w:rtl/>
        </w:rPr>
      </w:pPr>
      <w:r w:rsidRPr="00011DBB">
        <w:rPr>
          <w:rtl/>
        </w:rPr>
        <w:t xml:space="preserve">יין מגתו, </w:t>
      </w:r>
      <w:r w:rsidR="00B26986">
        <w:rPr>
          <w:rFonts w:hint="cs"/>
          <w:rtl/>
        </w:rPr>
        <w:t xml:space="preserve">- </w:t>
      </w:r>
      <w:r w:rsidRPr="00011DBB">
        <w:rPr>
          <w:rStyle w:val="affffe"/>
          <w:rFonts w:hint="cs"/>
          <w:rtl/>
        </w:rPr>
        <w:t>דתר</w:t>
      </w:r>
      <w:r w:rsidRPr="00011DBB">
        <w:rPr>
          <w:rStyle w:val="affffe"/>
          <w:rtl/>
        </w:rPr>
        <w:t>"</w:t>
      </w:r>
      <w:r w:rsidRPr="00011DBB">
        <w:rPr>
          <w:rStyle w:val="affffe"/>
          <w:rFonts w:hint="cs"/>
          <w:rtl/>
        </w:rPr>
        <w:t>ח</w:t>
      </w:r>
      <w:r w:rsidRPr="00011DBB">
        <w:rPr>
          <w:rStyle w:val="affffe"/>
          <w:rtl/>
        </w:rPr>
        <w:t>:</w:t>
      </w:r>
      <w:r w:rsidRPr="00011DBB">
        <w:rPr>
          <w:rtl/>
        </w:rPr>
        <w:t xml:space="preserve"> יין מגתו לא יביא, ואם הביא - כשר.</w:t>
      </w:r>
      <w:r w:rsidRPr="00011DBB">
        <w:rPr>
          <w:rFonts w:hint="cs"/>
          <w:rtl/>
        </w:rPr>
        <w:t xml:space="preserve"> </w:t>
      </w:r>
    </w:p>
    <w:p w14:paraId="5635B8B6" w14:textId="77777777" w:rsidR="00AC0AF5" w:rsidRPr="00C35A2C" w:rsidRDefault="00AC0AF5" w:rsidP="00982F98">
      <w:pPr>
        <w:pStyle w:val="affe"/>
        <w:framePr w:wrap="around"/>
        <w:rPr>
          <w:rtl/>
        </w:rPr>
      </w:pPr>
      <w:r w:rsidRPr="00C35A2C">
        <w:rPr>
          <w:rFonts w:hint="cs"/>
          <w:rtl/>
        </w:rPr>
        <w:t>צז:</w:t>
      </w:r>
    </w:p>
    <w:p w14:paraId="49DB28CA" w14:textId="77777777" w:rsidR="00011DBB" w:rsidRPr="00011DBB" w:rsidRDefault="00AC0AF5" w:rsidP="00011DBB">
      <w:pPr>
        <w:pStyle w:val="36"/>
        <w:framePr w:wrap="notBeside"/>
        <w:rPr>
          <w:rtl/>
        </w:rPr>
      </w:pPr>
      <w:r w:rsidRPr="00011DBB">
        <w:rPr>
          <w:rtl/>
        </w:rPr>
        <w:t xml:space="preserve">דאמר רבא: </w:t>
      </w:r>
    </w:p>
    <w:p w14:paraId="65FC0032" w14:textId="4341AEC9" w:rsidR="00AC0AF5" w:rsidRPr="00C35A2C" w:rsidRDefault="00AC0AF5" w:rsidP="00AC0AF5">
      <w:pPr>
        <w:rPr>
          <w:rFonts w:ascii="David" w:hAnsi="David"/>
          <w:sz w:val="32"/>
          <w:rtl/>
        </w:rPr>
      </w:pPr>
      <w:r w:rsidRPr="00C35A2C">
        <w:rPr>
          <w:rFonts w:ascii="David" w:hAnsi="David"/>
          <w:sz w:val="32"/>
          <w:rtl/>
        </w:rPr>
        <w:t>סוחט אדם אשכול של ענבים ואומר עליו קידוש היום.</w:t>
      </w:r>
    </w:p>
    <w:p w14:paraId="21C33918" w14:textId="609A4F8B" w:rsidR="00B26986" w:rsidRPr="00B26986" w:rsidRDefault="00563CAF" w:rsidP="00B26986">
      <w:pPr>
        <w:pStyle w:val="36"/>
        <w:framePr w:wrap="notBeside"/>
        <w:rPr>
          <w:rtl/>
        </w:rPr>
      </w:pPr>
      <w:r>
        <w:rPr>
          <w:rFonts w:hint="cs"/>
          <w:rtl/>
        </w:rPr>
        <w:t xml:space="preserve">ב. </w:t>
      </w:r>
      <w:r w:rsidR="00AC0AF5" w:rsidRPr="00B26986">
        <w:rPr>
          <w:rFonts w:hint="cs"/>
          <w:rtl/>
        </w:rPr>
        <w:t xml:space="preserve">ולא </w:t>
      </w:r>
      <w:r w:rsidR="00AC0AF5" w:rsidRPr="00B26986">
        <w:rPr>
          <w:rtl/>
        </w:rPr>
        <w:t xml:space="preserve">למעט </w:t>
      </w:r>
    </w:p>
    <w:p w14:paraId="0FA07574" w14:textId="10D88152" w:rsidR="00AC0AF5" w:rsidRPr="00C35A2C" w:rsidRDefault="00AC0AF5" w:rsidP="00B26986">
      <w:pPr>
        <w:rPr>
          <w:rFonts w:ascii="David" w:hAnsi="David"/>
          <w:sz w:val="32"/>
          <w:rtl/>
        </w:rPr>
      </w:pPr>
      <w:r w:rsidRPr="00C35A2C">
        <w:rPr>
          <w:rFonts w:ascii="David" w:hAnsi="David"/>
          <w:sz w:val="32"/>
          <w:rtl/>
        </w:rPr>
        <w:t xml:space="preserve">מפיה ומשוליה, </w:t>
      </w:r>
      <w:r w:rsidR="00011DBB" w:rsidRPr="00B26986">
        <w:rPr>
          <w:rStyle w:val="affffe"/>
          <w:rFonts w:hint="cs"/>
          <w:rtl/>
        </w:rPr>
        <w:t xml:space="preserve"> </w:t>
      </w:r>
      <w:r w:rsidRPr="00B26986">
        <w:rPr>
          <w:rStyle w:val="affffe"/>
          <w:rFonts w:hint="cs"/>
          <w:rtl/>
        </w:rPr>
        <w:t>ד</w:t>
      </w:r>
      <w:r w:rsidRPr="00B26986">
        <w:rPr>
          <w:rStyle w:val="affffe"/>
          <w:rtl/>
        </w:rPr>
        <w:t>ת</w:t>
      </w:r>
      <w:r w:rsidRPr="00B26986">
        <w:rPr>
          <w:rStyle w:val="affffe"/>
          <w:rFonts w:hint="cs"/>
          <w:rtl/>
        </w:rPr>
        <w:t>ר</w:t>
      </w:r>
      <w:r w:rsidRPr="00B26986">
        <w:rPr>
          <w:rStyle w:val="affffe"/>
          <w:rtl/>
        </w:rPr>
        <w:t>"</w:t>
      </w:r>
      <w:r w:rsidRPr="00B26986">
        <w:rPr>
          <w:rStyle w:val="affffe"/>
          <w:rFonts w:hint="cs"/>
          <w:rtl/>
        </w:rPr>
        <w:t>ח</w:t>
      </w:r>
      <w:r w:rsidRPr="00B26986">
        <w:rPr>
          <w:rStyle w:val="affffe"/>
          <w:rtl/>
        </w:rPr>
        <w:t>:</w:t>
      </w:r>
      <w:r w:rsidR="00B26986">
        <w:rPr>
          <w:rFonts w:ascii="David" w:hAnsi="David" w:hint="cs"/>
          <w:sz w:val="32"/>
          <w:rtl/>
        </w:rPr>
        <w:t xml:space="preserve"> </w:t>
      </w:r>
      <w:r w:rsidRPr="00C35A2C">
        <w:rPr>
          <w:rFonts w:ascii="David" w:hAnsi="David"/>
          <w:sz w:val="32"/>
          <w:rtl/>
        </w:rPr>
        <w:t>מפיה ומשוליה לא יביא, ואם הביא כשר.</w:t>
      </w:r>
    </w:p>
    <w:p w14:paraId="2A995BE4" w14:textId="2C486EA0" w:rsidR="00B26986" w:rsidRPr="00B26986" w:rsidRDefault="00563CAF" w:rsidP="00B26986">
      <w:pPr>
        <w:pStyle w:val="36"/>
        <w:framePr w:wrap="notBeside"/>
        <w:rPr>
          <w:rtl/>
        </w:rPr>
      </w:pPr>
      <w:r>
        <w:rPr>
          <w:rFonts w:hint="cs"/>
          <w:rtl/>
        </w:rPr>
        <w:t xml:space="preserve">ג. </w:t>
      </w:r>
      <w:r w:rsidR="00AC0AF5" w:rsidRPr="00B26986">
        <w:rPr>
          <w:rtl/>
        </w:rPr>
        <w:t>ו</w:t>
      </w:r>
      <w:r w:rsidR="00AC0AF5" w:rsidRPr="00B26986">
        <w:rPr>
          <w:rFonts w:hint="cs"/>
          <w:rtl/>
        </w:rPr>
        <w:t xml:space="preserve">לא </w:t>
      </w:r>
      <w:r w:rsidR="00AC0AF5" w:rsidRPr="00B26986">
        <w:rPr>
          <w:rtl/>
        </w:rPr>
        <w:t>למעט</w:t>
      </w:r>
    </w:p>
    <w:p w14:paraId="61616F53" w14:textId="3EEB41F7" w:rsidR="00011DBB" w:rsidRDefault="00AC0AF5" w:rsidP="00AC0AF5">
      <w:pPr>
        <w:rPr>
          <w:rStyle w:val="affffe"/>
          <w:rtl/>
        </w:rPr>
      </w:pPr>
      <w:r w:rsidRPr="00C35A2C">
        <w:rPr>
          <w:rFonts w:ascii="David" w:hAnsi="David"/>
          <w:sz w:val="32"/>
          <w:rtl/>
        </w:rPr>
        <w:t>יין כושי, בורק, היליסטון</w:t>
      </w:r>
      <w:r w:rsidR="00563CAF">
        <w:rPr>
          <w:rFonts w:ascii="David" w:hAnsi="David" w:hint="cs"/>
          <w:sz w:val="32"/>
          <w:rtl/>
        </w:rPr>
        <w:t xml:space="preserve"> </w:t>
      </w:r>
      <w:r w:rsidR="00563CAF" w:rsidRPr="00563CAF">
        <w:rPr>
          <w:rStyle w:val="afffff0"/>
          <w:rFonts w:hint="cs"/>
          <w:rtl/>
        </w:rPr>
        <w:t>לבן וחלש</w:t>
      </w:r>
      <w:r w:rsidRPr="00C35A2C">
        <w:rPr>
          <w:rFonts w:ascii="David" w:hAnsi="David"/>
          <w:sz w:val="32"/>
          <w:rtl/>
        </w:rPr>
        <w:t xml:space="preserve">, של מרתף, של צמוקים, </w:t>
      </w:r>
    </w:p>
    <w:p w14:paraId="0BD04F4B" w14:textId="77777777" w:rsidR="00011DBB" w:rsidRPr="00011DBB" w:rsidRDefault="00011DBB" w:rsidP="00011DBB">
      <w:pPr>
        <w:pStyle w:val="36"/>
        <w:framePr w:wrap="notBeside"/>
        <w:rPr>
          <w:rtl/>
        </w:rPr>
      </w:pPr>
      <w:r w:rsidRPr="00011DBB">
        <w:rPr>
          <w:rFonts w:hint="cs"/>
          <w:rtl/>
        </w:rPr>
        <w:t xml:space="preserve">- </w:t>
      </w:r>
      <w:r w:rsidR="00AC0AF5" w:rsidRPr="00011DBB">
        <w:rPr>
          <w:rFonts w:hint="cs"/>
          <w:rtl/>
        </w:rPr>
        <w:t>ד</w:t>
      </w:r>
      <w:r w:rsidR="00AC0AF5" w:rsidRPr="00011DBB">
        <w:rPr>
          <w:rtl/>
        </w:rPr>
        <w:t>תניא:</w:t>
      </w:r>
    </w:p>
    <w:p w14:paraId="19C69D36" w14:textId="04D2A84B" w:rsidR="00AC0AF5" w:rsidRPr="00C35A2C" w:rsidRDefault="00AC0AF5" w:rsidP="00AC0AF5">
      <w:pPr>
        <w:rPr>
          <w:rFonts w:ascii="David" w:hAnsi="David"/>
          <w:sz w:val="32"/>
          <w:rtl/>
        </w:rPr>
      </w:pPr>
      <w:r w:rsidRPr="00C35A2C">
        <w:rPr>
          <w:rFonts w:ascii="David" w:hAnsi="David"/>
          <w:sz w:val="32"/>
          <w:rtl/>
        </w:rPr>
        <w:t>בכולן לא יביא, ואם הביא - כשר.</w:t>
      </w:r>
    </w:p>
    <w:p w14:paraId="7DBD35B5" w14:textId="222774EA" w:rsidR="00563CAF" w:rsidRPr="00563CAF" w:rsidRDefault="00563CAF" w:rsidP="00563CAF">
      <w:pPr>
        <w:pStyle w:val="36"/>
        <w:framePr w:wrap="notBeside"/>
        <w:rPr>
          <w:rtl/>
        </w:rPr>
      </w:pPr>
      <w:r>
        <w:rPr>
          <w:rFonts w:hint="cs"/>
          <w:rtl/>
        </w:rPr>
        <w:t xml:space="preserve">ד. </w:t>
      </w:r>
      <w:r w:rsidR="00AC0AF5" w:rsidRPr="00563CAF">
        <w:rPr>
          <w:rtl/>
        </w:rPr>
        <w:t>ו</w:t>
      </w:r>
      <w:r w:rsidR="00AC0AF5" w:rsidRPr="00563CAF">
        <w:rPr>
          <w:rFonts w:hint="cs"/>
          <w:rtl/>
        </w:rPr>
        <w:t>לא</w:t>
      </w:r>
      <w:r w:rsidR="00011DBB" w:rsidRPr="00563CAF">
        <w:rPr>
          <w:rFonts w:hint="cs"/>
          <w:rtl/>
        </w:rPr>
        <w:t xml:space="preserve"> </w:t>
      </w:r>
      <w:r w:rsidR="00AC0AF5" w:rsidRPr="00563CAF">
        <w:rPr>
          <w:rtl/>
        </w:rPr>
        <w:t xml:space="preserve">למעט </w:t>
      </w:r>
    </w:p>
    <w:p w14:paraId="15722C7B" w14:textId="32458209" w:rsidR="00011DBB" w:rsidRDefault="00AC0AF5" w:rsidP="00AC0AF5">
      <w:pPr>
        <w:rPr>
          <w:rStyle w:val="affffe"/>
          <w:rtl/>
        </w:rPr>
      </w:pPr>
      <w:r w:rsidRPr="00C35A2C">
        <w:rPr>
          <w:rFonts w:ascii="David" w:hAnsi="David"/>
          <w:sz w:val="32"/>
          <w:rtl/>
        </w:rPr>
        <w:t>יין קוסס</w:t>
      </w:r>
      <w:r w:rsidR="00563CAF">
        <w:rPr>
          <w:rFonts w:ascii="David" w:hAnsi="David" w:hint="cs"/>
          <w:sz w:val="32"/>
          <w:rtl/>
        </w:rPr>
        <w:t xml:space="preserve"> </w:t>
      </w:r>
      <w:r w:rsidR="00563CAF" w:rsidRPr="00563CAF">
        <w:rPr>
          <w:rStyle w:val="afffff0"/>
          <w:rFonts w:hint="cs"/>
          <w:rtl/>
        </w:rPr>
        <w:t>[התחיל להחמיץ]</w:t>
      </w:r>
      <w:r w:rsidRPr="00C35A2C">
        <w:rPr>
          <w:rFonts w:ascii="David" w:hAnsi="David"/>
          <w:sz w:val="32"/>
          <w:rtl/>
        </w:rPr>
        <w:t xml:space="preserve">, מזוג, מגולה, ושל שמרים, ושריחו רע, </w:t>
      </w:r>
    </w:p>
    <w:p w14:paraId="522EE9A2" w14:textId="77777777" w:rsidR="00011DBB" w:rsidRPr="00011DBB" w:rsidRDefault="00011DBB" w:rsidP="00011DBB">
      <w:pPr>
        <w:pStyle w:val="36"/>
        <w:framePr w:wrap="notBeside"/>
        <w:rPr>
          <w:rtl/>
        </w:rPr>
      </w:pPr>
      <w:r w:rsidRPr="00011DBB">
        <w:rPr>
          <w:rFonts w:hint="cs"/>
          <w:rtl/>
        </w:rPr>
        <w:t xml:space="preserve">- </w:t>
      </w:r>
      <w:r w:rsidR="00AC0AF5" w:rsidRPr="00011DBB">
        <w:rPr>
          <w:rtl/>
        </w:rPr>
        <w:t>דתניא:</w:t>
      </w:r>
    </w:p>
    <w:p w14:paraId="7389F1B0" w14:textId="5E42EE32" w:rsidR="00AC0AF5" w:rsidRPr="00C35A2C" w:rsidRDefault="00AC0AF5" w:rsidP="00AC0AF5">
      <w:pPr>
        <w:rPr>
          <w:rFonts w:ascii="David" w:hAnsi="David"/>
          <w:sz w:val="32"/>
          <w:rtl/>
        </w:rPr>
      </w:pPr>
      <w:r w:rsidRPr="00C35A2C">
        <w:rPr>
          <w:rFonts w:ascii="David" w:hAnsi="David"/>
          <w:sz w:val="32"/>
          <w:rtl/>
        </w:rPr>
        <w:t>בכולן לא יביא, ואם הביא - פסול.</w:t>
      </w:r>
    </w:p>
    <w:p w14:paraId="4EE36DE4" w14:textId="6D989689" w:rsidR="00563CAF" w:rsidRPr="00563CAF" w:rsidRDefault="00563CAF" w:rsidP="00563CAF">
      <w:pPr>
        <w:pStyle w:val="36"/>
        <w:framePr w:wrap="notBeside"/>
        <w:rPr>
          <w:rtl/>
        </w:rPr>
      </w:pPr>
      <w:r>
        <w:rPr>
          <w:rFonts w:hint="cs"/>
          <w:rtl/>
        </w:rPr>
        <w:t xml:space="preserve">ה. </w:t>
      </w:r>
      <w:r w:rsidR="00AC0AF5" w:rsidRPr="00563CAF">
        <w:rPr>
          <w:rFonts w:hint="cs"/>
          <w:rtl/>
        </w:rPr>
        <w:t xml:space="preserve">לא </w:t>
      </w:r>
      <w:r w:rsidR="00AC0AF5" w:rsidRPr="00563CAF">
        <w:rPr>
          <w:rtl/>
        </w:rPr>
        <w:t>למעט</w:t>
      </w:r>
    </w:p>
    <w:p w14:paraId="0E09DB4F" w14:textId="2A431C61" w:rsidR="00AC0AF5" w:rsidRPr="00C35A2C" w:rsidRDefault="00AC0AF5" w:rsidP="00F40B20">
      <w:pPr>
        <w:rPr>
          <w:rFonts w:ascii="David" w:hAnsi="David"/>
          <w:sz w:val="32"/>
          <w:rtl/>
        </w:rPr>
      </w:pPr>
      <w:r w:rsidRPr="00C35A2C">
        <w:rPr>
          <w:rFonts w:ascii="David" w:hAnsi="David"/>
          <w:sz w:val="32"/>
          <w:rtl/>
        </w:rPr>
        <w:t xml:space="preserve">קוסס, </w:t>
      </w:r>
      <w:r w:rsidRPr="00C35A2C">
        <w:rPr>
          <w:rFonts w:ascii="David" w:hAnsi="David" w:hint="cs"/>
          <w:sz w:val="32"/>
          <w:rtl/>
        </w:rPr>
        <w:t>-</w:t>
      </w:r>
      <w:r w:rsidR="00011DBB">
        <w:rPr>
          <w:rFonts w:ascii="David" w:hAnsi="David" w:hint="cs"/>
          <w:sz w:val="32"/>
          <w:rtl/>
        </w:rPr>
        <w:t xml:space="preserve"> </w:t>
      </w:r>
      <w:r w:rsidR="00F40B20">
        <w:rPr>
          <w:rFonts w:ascii="David" w:hAnsi="David" w:hint="cs"/>
          <w:sz w:val="32"/>
          <w:rtl/>
        </w:rPr>
        <w:t>שכבר נחלקו בזה רי''ו וריב''ל.</w:t>
      </w:r>
    </w:p>
    <w:p w14:paraId="436A7453" w14:textId="75C8F3A2" w:rsidR="00563CAF" w:rsidRPr="00563CAF" w:rsidRDefault="00563CAF" w:rsidP="00563CAF">
      <w:pPr>
        <w:pStyle w:val="36"/>
        <w:framePr w:wrap="notBeside"/>
        <w:rPr>
          <w:rtl/>
        </w:rPr>
      </w:pPr>
      <w:r>
        <w:rPr>
          <w:rFonts w:hint="cs"/>
          <w:rtl/>
        </w:rPr>
        <w:t xml:space="preserve">ו. </w:t>
      </w:r>
      <w:r w:rsidR="00AC0AF5" w:rsidRPr="00563CAF">
        <w:rPr>
          <w:rFonts w:hint="cs"/>
          <w:rtl/>
        </w:rPr>
        <w:t xml:space="preserve">ולא </w:t>
      </w:r>
      <w:r w:rsidR="00AC0AF5" w:rsidRPr="00563CAF">
        <w:rPr>
          <w:rtl/>
        </w:rPr>
        <w:t xml:space="preserve">למעט </w:t>
      </w:r>
    </w:p>
    <w:p w14:paraId="2B2F2E9B" w14:textId="1873AF0D" w:rsidR="00AC0AF5" w:rsidRPr="00C35A2C" w:rsidRDefault="00AC0AF5" w:rsidP="00AC0AF5">
      <w:pPr>
        <w:rPr>
          <w:rtl/>
        </w:rPr>
      </w:pPr>
      <w:r w:rsidRPr="00C35A2C">
        <w:rPr>
          <w:rtl/>
        </w:rPr>
        <w:t xml:space="preserve">מזוג, </w:t>
      </w:r>
      <w:r w:rsidR="00011DBB">
        <w:rPr>
          <w:rFonts w:hint="cs"/>
          <w:rtl/>
        </w:rPr>
        <w:t xml:space="preserve">- </w:t>
      </w:r>
      <w:r w:rsidRPr="00C35A2C">
        <w:rPr>
          <w:rFonts w:hint="cs"/>
          <w:rtl/>
        </w:rPr>
        <w:t xml:space="preserve">דאדרבה מעולה הוא </w:t>
      </w:r>
      <w:r w:rsidRPr="00011DBB">
        <w:rPr>
          <w:rStyle w:val="affffe"/>
          <w:rFonts w:hint="cs"/>
          <w:rtl/>
        </w:rPr>
        <w:t>ד</w:t>
      </w:r>
      <w:r w:rsidRPr="00011DBB">
        <w:rPr>
          <w:rStyle w:val="affffe"/>
          <w:rtl/>
        </w:rPr>
        <w:t xml:space="preserve">מודים חכמים לר"א </w:t>
      </w:r>
      <w:r w:rsidRPr="00C35A2C">
        <w:rPr>
          <w:rtl/>
        </w:rPr>
        <w:t>בכוס של ברכה, שאין מברכין עליו עד שיתן לתוכו מים.</w:t>
      </w:r>
    </w:p>
    <w:p w14:paraId="515C7F78" w14:textId="4CCE6977" w:rsidR="00563CAF" w:rsidRPr="00563CAF" w:rsidRDefault="00563CAF" w:rsidP="00563CAF">
      <w:pPr>
        <w:pStyle w:val="36"/>
        <w:framePr w:wrap="notBeside"/>
        <w:rPr>
          <w:rtl/>
        </w:rPr>
      </w:pPr>
      <w:r>
        <w:rPr>
          <w:rFonts w:hint="cs"/>
          <w:rtl/>
        </w:rPr>
        <w:t xml:space="preserve">ז. </w:t>
      </w:r>
      <w:r w:rsidR="00AC0AF5" w:rsidRPr="00563CAF">
        <w:rPr>
          <w:rFonts w:hint="cs"/>
          <w:rtl/>
        </w:rPr>
        <w:t xml:space="preserve">ולא </w:t>
      </w:r>
      <w:r w:rsidR="00AC0AF5" w:rsidRPr="00563CAF">
        <w:rPr>
          <w:rtl/>
        </w:rPr>
        <w:t>למעט</w:t>
      </w:r>
    </w:p>
    <w:p w14:paraId="4C1BC008" w14:textId="2AFD08A5" w:rsidR="00AC0AF5" w:rsidRPr="00C35A2C" w:rsidRDefault="00AC0AF5" w:rsidP="00AC0AF5">
      <w:pPr>
        <w:rPr>
          <w:rFonts w:ascii="David" w:hAnsi="David"/>
          <w:sz w:val="32"/>
          <w:rtl/>
        </w:rPr>
      </w:pPr>
      <w:r w:rsidRPr="00C35A2C">
        <w:rPr>
          <w:rFonts w:ascii="David" w:hAnsi="David"/>
          <w:sz w:val="32"/>
          <w:rtl/>
        </w:rPr>
        <w:t xml:space="preserve">מגולה, </w:t>
      </w:r>
      <w:r w:rsidR="00011DBB">
        <w:rPr>
          <w:rFonts w:ascii="David" w:hAnsi="David" w:hint="cs"/>
          <w:sz w:val="32"/>
          <w:rtl/>
        </w:rPr>
        <w:t xml:space="preserve">- </w:t>
      </w:r>
      <w:r w:rsidRPr="00C35A2C">
        <w:rPr>
          <w:rFonts w:ascii="David" w:hAnsi="David" w:hint="cs"/>
          <w:sz w:val="32"/>
          <w:rtl/>
        </w:rPr>
        <w:t>ד</w:t>
      </w:r>
      <w:r w:rsidRPr="00C35A2C">
        <w:rPr>
          <w:rFonts w:ascii="David" w:hAnsi="David"/>
          <w:sz w:val="32"/>
          <w:rtl/>
        </w:rPr>
        <w:t>סכנה היא.</w:t>
      </w:r>
    </w:p>
    <w:p w14:paraId="2680DACA" w14:textId="027A3E0C" w:rsidR="00563CAF" w:rsidRPr="00563CAF" w:rsidRDefault="00563CAF" w:rsidP="00563CAF">
      <w:pPr>
        <w:pStyle w:val="36"/>
        <w:framePr w:wrap="notBeside"/>
        <w:rPr>
          <w:rtl/>
        </w:rPr>
      </w:pPr>
      <w:r>
        <w:rPr>
          <w:rFonts w:hint="cs"/>
          <w:rtl/>
        </w:rPr>
        <w:t xml:space="preserve">ח. </w:t>
      </w:r>
      <w:r w:rsidR="00AC0AF5" w:rsidRPr="00563CAF">
        <w:rPr>
          <w:rFonts w:hint="cs"/>
          <w:rtl/>
        </w:rPr>
        <w:t>ולא למעט</w:t>
      </w:r>
    </w:p>
    <w:p w14:paraId="5FA2D6EF" w14:textId="58FE57E6" w:rsidR="00AC0AF5" w:rsidRDefault="00AC0AF5" w:rsidP="00AC0AF5">
      <w:pPr>
        <w:rPr>
          <w:rFonts w:ascii="David" w:hAnsi="David"/>
          <w:sz w:val="32"/>
          <w:rtl/>
        </w:rPr>
      </w:pPr>
      <w:r w:rsidRPr="00C35A2C">
        <w:rPr>
          <w:rFonts w:ascii="David" w:hAnsi="David" w:hint="cs"/>
          <w:sz w:val="32"/>
          <w:rtl/>
        </w:rPr>
        <w:t>שמרים ג</w:t>
      </w:r>
      <w:r w:rsidRPr="00F10693">
        <w:rPr>
          <w:rFonts w:hint="cs"/>
          <w:rtl/>
        </w:rPr>
        <w:t xml:space="preserve">' </w:t>
      </w:r>
      <w:r w:rsidRPr="00C35A2C">
        <w:rPr>
          <w:rFonts w:ascii="David" w:hAnsi="David" w:hint="cs"/>
          <w:sz w:val="32"/>
          <w:rtl/>
        </w:rPr>
        <w:t>על ד</w:t>
      </w:r>
      <w:r w:rsidRPr="00F10693">
        <w:rPr>
          <w:rFonts w:hint="cs"/>
          <w:rtl/>
        </w:rPr>
        <w:t xml:space="preserve">' </w:t>
      </w:r>
      <w:r w:rsidRPr="00C35A2C">
        <w:rPr>
          <w:rFonts w:ascii="David" w:hAnsi="David" w:hint="cs"/>
          <w:sz w:val="32"/>
          <w:rtl/>
        </w:rPr>
        <w:t>הא יין הוא ואי ג</w:t>
      </w:r>
      <w:r w:rsidRPr="00F10693">
        <w:rPr>
          <w:rFonts w:hint="cs"/>
          <w:rtl/>
        </w:rPr>
        <w:t xml:space="preserve">' </w:t>
      </w:r>
      <w:r w:rsidRPr="00C35A2C">
        <w:rPr>
          <w:rFonts w:ascii="David" w:hAnsi="David" w:hint="cs"/>
          <w:sz w:val="32"/>
          <w:rtl/>
        </w:rPr>
        <w:t>על ג</w:t>
      </w:r>
      <w:r w:rsidRPr="00F10693">
        <w:rPr>
          <w:rFonts w:hint="cs"/>
          <w:rtl/>
        </w:rPr>
        <w:t xml:space="preserve">' </w:t>
      </w:r>
      <w:r w:rsidRPr="00C35A2C">
        <w:rPr>
          <w:rFonts w:ascii="David" w:hAnsi="David" w:hint="cs"/>
          <w:sz w:val="32"/>
          <w:rtl/>
        </w:rPr>
        <w:t xml:space="preserve">וחצי </w:t>
      </w:r>
      <w:r w:rsidR="00F40B20">
        <w:rPr>
          <w:rFonts w:ascii="David" w:hAnsi="David" w:hint="cs"/>
          <w:sz w:val="32"/>
          <w:rtl/>
        </w:rPr>
        <w:t xml:space="preserve">נחלקו </w:t>
      </w:r>
      <w:r w:rsidRPr="00C35A2C">
        <w:rPr>
          <w:rFonts w:ascii="David" w:hAnsi="David" w:hint="cs"/>
          <w:sz w:val="32"/>
          <w:rtl/>
        </w:rPr>
        <w:t>רבנן ואחרים</w:t>
      </w:r>
    </w:p>
    <w:p w14:paraId="7297D9C7" w14:textId="6321DBFE" w:rsidR="00011DBB" w:rsidRPr="00011DBB" w:rsidRDefault="00AC0AF5" w:rsidP="00011DBB">
      <w:pPr>
        <w:pStyle w:val="36"/>
        <w:framePr w:wrap="notBeside"/>
        <w:rPr>
          <w:rtl/>
        </w:rPr>
      </w:pPr>
      <w:r w:rsidRPr="00011DBB">
        <w:rPr>
          <w:rtl/>
        </w:rPr>
        <w:t>-</w:t>
      </w:r>
      <w:r w:rsidR="00011DBB">
        <w:rPr>
          <w:rFonts w:hint="cs"/>
          <w:rtl/>
        </w:rPr>
        <w:t>אלא א.</w:t>
      </w:r>
    </w:p>
    <w:p w14:paraId="051C7B79" w14:textId="08EBB197" w:rsidR="00AC0AF5" w:rsidRPr="00065E76" w:rsidRDefault="00AC0AF5" w:rsidP="00065E76">
      <w:pPr>
        <w:rPr>
          <w:rtl/>
        </w:rPr>
      </w:pPr>
      <w:r w:rsidRPr="00065E76">
        <w:rPr>
          <w:rtl/>
        </w:rPr>
        <w:t>למעט שריחו רע.</w:t>
      </w:r>
    </w:p>
    <w:p w14:paraId="3E6B9BB4" w14:textId="17BA5E07" w:rsidR="00011DBB" w:rsidRPr="00011DBB" w:rsidRDefault="00011DBB" w:rsidP="00011DBB">
      <w:pPr>
        <w:pStyle w:val="36"/>
        <w:framePr w:wrap="notBeside"/>
        <w:rPr>
          <w:rtl/>
        </w:rPr>
      </w:pPr>
      <w:r>
        <w:rPr>
          <w:rFonts w:hint="cs"/>
          <w:rtl/>
        </w:rPr>
        <w:t>ב.</w:t>
      </w:r>
    </w:p>
    <w:p w14:paraId="30B992F8" w14:textId="045B2105" w:rsidR="00AC0AF5" w:rsidRPr="00C35A2C" w:rsidRDefault="00AC0AF5" w:rsidP="00011DBB">
      <w:pPr>
        <w:spacing w:after="60"/>
        <w:rPr>
          <w:rtl/>
        </w:rPr>
      </w:pPr>
      <w:r w:rsidRPr="00C35A2C">
        <w:rPr>
          <w:rtl/>
        </w:rPr>
        <w:t>למעט מגולה, וא</w:t>
      </w:r>
      <w:r w:rsidR="00011DBB">
        <w:rPr>
          <w:rFonts w:hint="cs"/>
          <w:rtl/>
        </w:rPr>
        <w:t xml:space="preserve">ף שעובר </w:t>
      </w:r>
      <w:r w:rsidRPr="00C35A2C">
        <w:rPr>
          <w:rtl/>
        </w:rPr>
        <w:t xml:space="preserve">במסננת </w:t>
      </w:r>
      <w:r w:rsidRPr="00011DBB">
        <w:rPr>
          <w:rStyle w:val="affffe"/>
          <w:rtl/>
        </w:rPr>
        <w:t>כר'</w:t>
      </w:r>
      <w:r w:rsidRPr="00011DBB">
        <w:rPr>
          <w:rStyle w:val="affffe"/>
          <w:rFonts w:hint="cs"/>
          <w:rtl/>
        </w:rPr>
        <w:t>נ</w:t>
      </w:r>
      <w:r w:rsidR="00011DBB">
        <w:rPr>
          <w:rStyle w:val="affffe"/>
          <w:rFonts w:hint="cs"/>
          <w:rtl/>
        </w:rPr>
        <w:t>:</w:t>
      </w:r>
      <w:r w:rsidRPr="00C35A2C">
        <w:rPr>
          <w:rtl/>
        </w:rPr>
        <w:t xml:space="preserve"> </w:t>
      </w:r>
      <w:r w:rsidRPr="00F10693">
        <w:rPr>
          <w:rFonts w:hint="cs"/>
          <w:rtl/>
        </w:rPr>
        <w:t>'</w:t>
      </w:r>
      <w:r w:rsidR="00563CAF">
        <w:rPr>
          <w:rtl/>
        </w:rPr>
        <w:t>הַ</w:t>
      </w:r>
      <w:r w:rsidR="00563CAF">
        <w:rPr>
          <w:rStyle w:val="affff8"/>
          <w:rtl/>
        </w:rPr>
        <w:t>קְרִיבֵהוּ נָא לְפֶחָתֶךָ הֲיִרְצְךָ אוֹ הֲיִשָּׂא פָנֶיךָ</w:t>
      </w:r>
      <w:r w:rsidRPr="00F10693">
        <w:rPr>
          <w:rtl/>
        </w:rPr>
        <w:t>.</w:t>
      </w:r>
    </w:p>
    <w:p w14:paraId="18B65738" w14:textId="4F8BD267" w:rsidR="00011DBB" w:rsidRPr="00011DBB" w:rsidRDefault="00011DBB" w:rsidP="00011DBB">
      <w:pPr>
        <w:pStyle w:val="36"/>
        <w:framePr w:wrap="notBeside"/>
        <w:rPr>
          <w:rtl/>
        </w:rPr>
      </w:pPr>
      <w:bookmarkStart w:id="39" w:name="_Hlk178588938"/>
      <w:r w:rsidRPr="00011DBB">
        <w:rPr>
          <w:rtl/>
        </w:rPr>
        <w:t xml:space="preserve">בעא </w:t>
      </w:r>
      <w:r w:rsidRPr="00011DBB">
        <w:rPr>
          <w:rFonts w:hint="cs"/>
          <w:rtl/>
        </w:rPr>
        <w:t>ר</w:t>
      </w:r>
      <w:r w:rsidRPr="00011DBB">
        <w:rPr>
          <w:rtl/>
        </w:rPr>
        <w:t>"</w:t>
      </w:r>
      <w:r w:rsidRPr="00011DBB">
        <w:rPr>
          <w:rFonts w:hint="cs"/>
          <w:rtl/>
        </w:rPr>
        <w:t>כ</w:t>
      </w:r>
      <w:r w:rsidRPr="00011DBB">
        <w:rPr>
          <w:rtl/>
        </w:rPr>
        <w:t>:</w:t>
      </w:r>
    </w:p>
    <w:bookmarkEnd w:id="39"/>
    <w:p w14:paraId="1970B9D1" w14:textId="394F5B36" w:rsidR="00AC0AF5" w:rsidRPr="00011DBB" w:rsidRDefault="00563CAF" w:rsidP="00563CAF">
      <w:pPr>
        <w:rPr>
          <w:rStyle w:val="afffff0"/>
          <w:rtl/>
        </w:rPr>
      </w:pPr>
      <w:r>
        <w:rPr>
          <w:rFonts w:ascii="David" w:hAnsi="David" w:hint="cs"/>
          <w:sz w:val="32"/>
          <w:rtl/>
        </w:rPr>
        <w:t xml:space="preserve">יין לבן </w:t>
      </w:r>
      <w:r w:rsidR="00AC0AF5" w:rsidRPr="00C35A2C">
        <w:rPr>
          <w:rFonts w:ascii="David" w:hAnsi="David" w:hint="cs"/>
          <w:sz w:val="32"/>
          <w:rtl/>
        </w:rPr>
        <w:t>לנסכים</w:t>
      </w:r>
      <w:r w:rsidR="00AC0AF5" w:rsidRPr="00C35A2C">
        <w:rPr>
          <w:rFonts w:ascii="David" w:hAnsi="David"/>
          <w:sz w:val="32"/>
          <w:rtl/>
        </w:rPr>
        <w:t xml:space="preserve">, מהו? </w:t>
      </w:r>
      <w:r>
        <w:rPr>
          <w:rFonts w:ascii="David" w:hAnsi="David" w:hint="cs"/>
          <w:sz w:val="32"/>
          <w:rtl/>
        </w:rPr>
        <w:t xml:space="preserve">- </w:t>
      </w:r>
      <w:r w:rsidR="00011DBB" w:rsidRPr="00563CAF">
        <w:rPr>
          <w:rStyle w:val="affffe"/>
          <w:rFonts w:hint="cs"/>
          <w:rtl/>
        </w:rPr>
        <w:t>רבא:</w:t>
      </w:r>
      <w:r>
        <w:rPr>
          <w:rStyle w:val="affffe"/>
          <w:rFonts w:hint="cs"/>
          <w:rtl/>
        </w:rPr>
        <w:t xml:space="preserve"> </w:t>
      </w:r>
      <w:r w:rsidR="00AC0AF5" w:rsidRPr="008E56A8">
        <w:rPr>
          <w:rStyle w:val="affff8"/>
          <w:rtl/>
        </w:rPr>
        <w:t>אל תרא יין כי יתאדם</w:t>
      </w:r>
      <w:r w:rsidR="00AC0AF5" w:rsidRPr="00C35A2C">
        <w:rPr>
          <w:rFonts w:ascii="David" w:hAnsi="David"/>
          <w:sz w:val="32"/>
          <w:rtl/>
        </w:rPr>
        <w:t xml:space="preserve"> </w:t>
      </w:r>
      <w:r w:rsidR="00AC0AF5" w:rsidRPr="00011DBB">
        <w:rPr>
          <w:rStyle w:val="afffff0"/>
          <w:rFonts w:hint="cs"/>
          <w:rtl/>
        </w:rPr>
        <w:t>[</w:t>
      </w:r>
      <w:r>
        <w:rPr>
          <w:rStyle w:val="afffff0"/>
          <w:rFonts w:hint="cs"/>
          <w:rtl/>
        </w:rPr>
        <w:t>שמשובח יותר]</w:t>
      </w:r>
    </w:p>
    <w:p w14:paraId="1495511C" w14:textId="3895988F" w:rsidR="00AC0AF5" w:rsidRPr="001B450D" w:rsidRDefault="001B450D" w:rsidP="00AC0AF5">
      <w:pPr>
        <w:pStyle w:val="aff9"/>
        <w:rPr>
          <w:del w:id="90108" w:author="מנוע עיצוב" w:date="2026-10-08T11:01:28Z"/>
          <w:rtl/>
        </w:rPr>
      </w:pPr>
      <w:bookmarkStart w:id="40" w:name="_Hlk178588811"/>
      <w:del w:id="90107" w:author="מנוע עיצוב" w:date="2026-10-08T11:01:28Z">
        <w:r w:rsidRPr="001B450D">
          <w:rPr>
            <w:rFonts w:hint="cs"/>
            <w:rtl/>
          </w:rPr>
          <w:delText xml:space="preserve">***</w:delText>
        </w:r>
      </w:del>
    </w:p>
    <w:bookmarkEnd w:id="40"/>
    <w:p w14:paraId="3F554BE8" w14:textId="77777777" w:rsidR="00AC0AF5" w:rsidRPr="00801934" w:rsidRDefault="00AC0AF5" w:rsidP="00AF2FEB">
      <w:pPr>
        <w:pStyle w:val="afffb"/>
        <w:rPr>
          <w:rtl/>
        </w:rPr>
      </w:pPr>
      <w:ins w:id="9911" w:author="מספור קטעי משנה" w:date="2026-10-06T06:44:59Z">
        <w:r>
          <w:rPr>
            <w:rStyle w:val="MisparKeta"/>
          </w:rPr>
          <w:t xml:space="preserve">ב. </w:t>
        </w:r>
      </w:ins>
      <w:r w:rsidRPr="00801934">
        <w:rPr>
          <w:rtl/>
        </w:rPr>
        <w:t>קנקנים בשרון - מקבל עליו עשר פיטסות למאה.</w:t>
      </w:r>
    </w:p>
    <w:p w14:paraId="3C06DE42" w14:textId="77777777" w:rsidR="00011DBB" w:rsidRPr="00011DBB" w:rsidRDefault="00AC0AF5" w:rsidP="00011DBB">
      <w:pPr>
        <w:pStyle w:val="36"/>
        <w:framePr w:wrap="notBeside"/>
        <w:rPr>
          <w:rtl/>
        </w:rPr>
      </w:pPr>
      <w:r w:rsidRPr="00011DBB">
        <w:rPr>
          <w:rtl/>
        </w:rPr>
        <w:t>תאנא:</w:t>
      </w:r>
    </w:p>
    <w:p w14:paraId="464DC79E" w14:textId="61B64AA5" w:rsidR="00AC0AF5" w:rsidRPr="00011DBB" w:rsidRDefault="00AC0AF5" w:rsidP="00AC0AF5">
      <w:pPr>
        <w:rPr>
          <w:rStyle w:val="afffff0"/>
          <w:rtl/>
        </w:rPr>
      </w:pPr>
      <w:r w:rsidRPr="00C35A2C">
        <w:rPr>
          <w:rFonts w:ascii="David" w:hAnsi="David"/>
          <w:sz w:val="32"/>
          <w:rtl/>
        </w:rPr>
        <w:t>פיטסות נאות ומגופרות.</w:t>
      </w:r>
      <w:r w:rsidR="00011DBB">
        <w:rPr>
          <w:rStyle w:val="afffff0"/>
          <w:rFonts w:hint="cs"/>
          <w:rtl/>
        </w:rPr>
        <w:t xml:space="preserve"> </w:t>
      </w:r>
      <w:r w:rsidRPr="00011DBB">
        <w:rPr>
          <w:rStyle w:val="afffff0"/>
          <w:rFonts w:hint="cs"/>
          <w:rtl/>
        </w:rPr>
        <w:t>[ולא שבורות דא</w:t>
      </w:r>
      <w:r w:rsidRPr="00011DBB">
        <w:rPr>
          <w:rStyle w:val="afffff0"/>
          <w:rtl/>
        </w:rPr>
        <w:t>"</w:t>
      </w:r>
      <w:r w:rsidRPr="00011DBB">
        <w:rPr>
          <w:rStyle w:val="afffff0"/>
          <w:rFonts w:hint="cs"/>
          <w:rtl/>
        </w:rPr>
        <w:t>ה אפי אחת לא יקבל]</w:t>
      </w:r>
    </w:p>
    <w:p w14:paraId="1A572A1C" w14:textId="77777777" w:rsidR="00D46213" w:rsidRPr="001B450D" w:rsidRDefault="001B450D" w:rsidP="00D46213">
      <w:pPr>
        <w:pStyle w:val="aff9"/>
        <w:rPr>
          <w:rtl/>
        </w:rPr>
      </w:pPr>
      <w:r w:rsidRPr="001B450D">
        <w:rPr>
          <w:rFonts w:hint="cs"/>
          <w:rtl/>
        </w:rPr>
        <w:t>***</w:t>
      </w:r>
    </w:p>
    <w:p w14:paraId="1CF72F5E" w14:textId="77777777" w:rsidR="00D46213" w:rsidRPr="00C35A2C" w:rsidRDefault="00D46213" w:rsidP="00D46213">
      <w:pPr>
        <w:pStyle w:val="affffb"/>
        <w:framePr w:wrap="around"/>
        <w:rPr>
          <w:rtl/>
        </w:rPr>
      </w:pPr>
      <w:del w:id="20335" w:author="קלוד" w:date="2026-10-06T10:07:33Z">
        <w:r>
          <w:rPr>
            <w:rtl/>
          </w:rPr>
          <w:delText xml:space="preserve">מתני'</w:delText>
        </w:r>
      </w:del>
      <w:ins w:id="20336" w:author="קלוד" w:date="2026-10-06T10:07:33Z">
        <w:r>
          <w:rPr>
            <w:rtl/>
          </w:rPr>
          <w:t xml:space="preserve">משנה ג</w:t>
        </w:r>
      </w:ins>
    </w:p>
    <w:p w14:paraId="51E0EFA8" w14:textId="77777777" w:rsidR="00D46213" w:rsidRDefault="00D46213" w:rsidP="00DB3591">
      <w:pPr>
        <w:pStyle w:val="afff3"/>
        <w:rPr>
          <w:rtl/>
        </w:rPr>
      </w:pPr>
      <w:r w:rsidRPr="008E6F5B">
        <w:rPr>
          <w:rtl/>
        </w:rPr>
        <w:t xml:space="preserve">הַמּוֹכֵר יַיִן לַחֲבֵרוֹ וְהֶחְמִיץ, אֵינוֹ חַיָּב בְּאַחֲרָיוּתוֹ. </w:t>
      </w:r>
    </w:p>
    <w:p w14:paraId="3D56D6F3" w14:textId="77777777" w:rsidR="00D46213" w:rsidRDefault="00D46213" w:rsidP="00DB3591">
      <w:pPr>
        <w:pStyle w:val="afff3"/>
        <w:rPr>
          <w:rtl/>
        </w:rPr>
      </w:pPr>
      <w:r w:rsidRPr="008E6F5B">
        <w:rPr>
          <w:rtl/>
        </w:rPr>
        <w:t xml:space="preserve">וְאִם יָדוּעַ שֶׁיֵּינוֹ מַחְמִיץ, הֲרֵי זֶה מִקַּח טָעוּת. </w:t>
      </w:r>
    </w:p>
    <w:p w14:paraId="4780F6BA" w14:textId="77777777" w:rsidR="00D46213" w:rsidRDefault="00D46213" w:rsidP="00DB3591">
      <w:pPr>
        <w:pStyle w:val="afff3"/>
        <w:rPr>
          <w:rtl/>
        </w:rPr>
      </w:pPr>
      <w:r w:rsidRPr="008E6F5B">
        <w:rPr>
          <w:rtl/>
        </w:rPr>
        <w:t xml:space="preserve">וְאִם אָמַר לוֹ יַיִן מְבֻשָּׂם אֲנִי מוֹכֵר לְךָ, חַיָּב לְהַעֲמִיד לוֹ עַד הָעֲצֶרֶת. </w:t>
      </w:r>
    </w:p>
    <w:p w14:paraId="39861E3B" w14:textId="77777777" w:rsidR="00D46213" w:rsidRPr="008E6F5B" w:rsidRDefault="00D46213" w:rsidP="00DB3591">
      <w:pPr>
        <w:pStyle w:val="afff3"/>
        <w:rPr>
          <w:rtl/>
        </w:rPr>
      </w:pPr>
      <w:r w:rsidRPr="008E6F5B">
        <w:rPr>
          <w:rtl/>
        </w:rPr>
        <w:t>וְיָשָׁן, מִשֶּׁל אֶשְׁתָּקַד. וּמְיֻשָּׁן, מִשֶּׁל שָׁלֹשׁ שָׁנִים:</w:t>
      </w:r>
    </w:p>
    <w:p w14:paraId="69427D0C" w14:textId="77777777" w:rsidR="00D46213" w:rsidRPr="00C35A2C" w:rsidRDefault="00D46213" w:rsidP="00D46213">
      <w:pPr>
        <w:pStyle w:val="affe"/>
        <w:framePr w:wrap="around"/>
        <w:rPr>
          <w:rtl/>
        </w:rPr>
      </w:pPr>
      <w:r w:rsidRPr="00C35A2C">
        <w:rPr>
          <w:rFonts w:hint="cs"/>
          <w:rtl/>
        </w:rPr>
        <w:t>צח.</w:t>
      </w:r>
    </w:p>
    <w:p w14:paraId="36C4175E" w14:textId="77777777" w:rsidR="00D46213" w:rsidRPr="00654D6B" w:rsidRDefault="00D46213" w:rsidP="00D46213">
      <w:pPr>
        <w:pStyle w:val="36"/>
        <w:framePr w:wrap="notBeside"/>
        <w:rPr>
          <w:rtl/>
        </w:rPr>
      </w:pPr>
      <w:r w:rsidRPr="00654D6B">
        <w:rPr>
          <w:rFonts w:hint="cs"/>
          <w:rtl/>
        </w:rPr>
        <w:t>ריב</w:t>
      </w:r>
      <w:r w:rsidRPr="00654D6B">
        <w:rPr>
          <w:rtl/>
        </w:rPr>
        <w:t>"</w:t>
      </w:r>
      <w:r w:rsidRPr="00654D6B">
        <w:rPr>
          <w:rFonts w:hint="cs"/>
          <w:rtl/>
        </w:rPr>
        <w:t>ח</w:t>
      </w:r>
      <w:r w:rsidRPr="00654D6B">
        <w:rPr>
          <w:rtl/>
        </w:rPr>
        <w:t>:</w:t>
      </w:r>
    </w:p>
    <w:p w14:paraId="1BC13B1B" w14:textId="77777777" w:rsidR="00D46213" w:rsidRPr="007732C4" w:rsidRDefault="00D46213" w:rsidP="00D46213">
      <w:pPr>
        <w:rPr>
          <w:rStyle w:val="afffff0"/>
          <w:rtl/>
        </w:rPr>
      </w:pPr>
      <w:r w:rsidRPr="007732C4">
        <w:rPr>
          <w:rtl/>
        </w:rPr>
        <w:t xml:space="preserve">דווקא בקנקנים דלוקח, </w:t>
      </w:r>
      <w:r w:rsidRPr="007732C4">
        <w:rPr>
          <w:rStyle w:val="afffff0"/>
          <w:rtl/>
        </w:rPr>
        <w:t>אבל בקנקנים דמוכר א</w:t>
      </w:r>
      <w:r w:rsidRPr="007732C4">
        <w:rPr>
          <w:rStyle w:val="afffff0"/>
          <w:rFonts w:hint="cs"/>
          <w:rtl/>
        </w:rPr>
        <w:t>"ל</w:t>
      </w:r>
      <w:r w:rsidRPr="007732C4">
        <w:rPr>
          <w:rStyle w:val="afffff0"/>
          <w:rtl/>
        </w:rPr>
        <w:t>: הא חמרך והא קנקנך.</w:t>
      </w:r>
    </w:p>
    <w:p w14:paraId="5F0538FF" w14:textId="77777777" w:rsidR="00D46213" w:rsidRPr="00654D6B" w:rsidRDefault="00D46213" w:rsidP="00D46213">
      <w:pPr>
        <w:pStyle w:val="36"/>
        <w:framePr w:wrap="notBeside"/>
        <w:rPr>
          <w:rtl/>
        </w:rPr>
      </w:pPr>
      <w:r w:rsidRPr="00654D6B">
        <w:rPr>
          <w:rFonts w:hint="cs"/>
          <w:rtl/>
        </w:rPr>
        <w:t xml:space="preserve">ומיירי </w:t>
      </w:r>
    </w:p>
    <w:p w14:paraId="666885B2" w14:textId="77777777" w:rsidR="00D46213" w:rsidRDefault="00D46213" w:rsidP="00D46213">
      <w:pPr>
        <w:rPr>
          <w:rFonts w:ascii="David" w:hAnsi="David"/>
          <w:sz w:val="32"/>
          <w:rtl/>
        </w:rPr>
      </w:pPr>
      <w:r w:rsidRPr="00C35A2C">
        <w:rPr>
          <w:rFonts w:ascii="David" w:hAnsi="David" w:hint="cs"/>
          <w:sz w:val="32"/>
          <w:rtl/>
        </w:rPr>
        <w:t>א</w:t>
      </w:r>
      <w:r w:rsidRPr="00C35A2C">
        <w:rPr>
          <w:rFonts w:ascii="David" w:hAnsi="David"/>
          <w:sz w:val="32"/>
          <w:rtl/>
        </w:rPr>
        <w:t>"</w:t>
      </w:r>
      <w:r w:rsidRPr="00C35A2C">
        <w:rPr>
          <w:rFonts w:ascii="David" w:hAnsi="David" w:hint="cs"/>
          <w:sz w:val="32"/>
          <w:rtl/>
        </w:rPr>
        <w:t xml:space="preserve">ל למקפה </w:t>
      </w:r>
      <w:r w:rsidRPr="00654D6B">
        <w:rPr>
          <w:rStyle w:val="afffff0"/>
          <w:rFonts w:hint="cs"/>
          <w:rtl/>
        </w:rPr>
        <w:t>[מעט מעט וממילא הוא לשהויי]</w:t>
      </w:r>
    </w:p>
    <w:p w14:paraId="52DDEF8E" w14:textId="77777777" w:rsidR="00D46213" w:rsidRPr="00C35A2C" w:rsidRDefault="00D46213" w:rsidP="00D46213">
      <w:pPr>
        <w:pStyle w:val="afffff"/>
        <w:rPr>
          <w:rtl/>
        </w:rPr>
      </w:pPr>
      <w:r w:rsidRPr="00C35A2C">
        <w:rPr>
          <w:rFonts w:hint="cs"/>
          <w:rtl/>
        </w:rPr>
        <w:t>ולא רצה להעמיד מתני</w:t>
      </w:r>
      <w:r w:rsidRPr="00F10693">
        <w:rPr>
          <w:rFonts w:hint="cs"/>
          <w:rtl/>
        </w:rPr>
        <w:t xml:space="preserve">' </w:t>
      </w:r>
      <w:r w:rsidRPr="00C35A2C">
        <w:rPr>
          <w:rFonts w:hint="cs"/>
          <w:rtl/>
        </w:rPr>
        <w:t>בקנקנין דמוכר ודלא אמר למקפה - ד</w:t>
      </w:r>
      <w:r w:rsidRPr="00C35A2C">
        <w:rPr>
          <w:rtl/>
        </w:rPr>
        <w:t xml:space="preserve">מתניתין קשיתיה, </w:t>
      </w:r>
      <w:r>
        <w:rPr>
          <w:rFonts w:hint="cs"/>
          <w:rtl/>
        </w:rPr>
        <w:t xml:space="preserve">מדוע </w:t>
      </w:r>
      <w:r w:rsidRPr="00C35A2C">
        <w:rPr>
          <w:rtl/>
        </w:rPr>
        <w:t>אם ידוע שיינו מחמיץ – הר"</w:t>
      </w:r>
      <w:r w:rsidRPr="00C35A2C">
        <w:rPr>
          <w:rFonts w:hint="cs"/>
          <w:rtl/>
        </w:rPr>
        <w:t>ז</w:t>
      </w:r>
      <w:r w:rsidRPr="00C35A2C">
        <w:rPr>
          <w:rtl/>
        </w:rPr>
        <w:t xml:space="preserve"> מקח טעות, </w:t>
      </w:r>
      <w:r>
        <w:rPr>
          <w:rFonts w:hint="cs"/>
          <w:rtl/>
        </w:rPr>
        <w:t>שיגיד לו שלא היה צריך להשהותו.</w:t>
      </w:r>
      <w:r w:rsidRPr="00C35A2C">
        <w:rPr>
          <w:rFonts w:hint="cs"/>
          <w:rtl/>
        </w:rPr>
        <w:t xml:space="preserve"> </w:t>
      </w:r>
    </w:p>
    <w:p w14:paraId="273BF806" w14:textId="77777777" w:rsidR="00D46213" w:rsidRPr="00654D6B" w:rsidRDefault="00D46213" w:rsidP="00D46213">
      <w:pPr>
        <w:pStyle w:val="36"/>
        <w:framePr w:wrap="notBeside"/>
        <w:rPr>
          <w:rtl/>
        </w:rPr>
      </w:pPr>
      <w:r w:rsidRPr="00654D6B">
        <w:rPr>
          <w:rtl/>
        </w:rPr>
        <w:lastRenderedPageBreak/>
        <w:t>ופליגא דר</w:t>
      </w:r>
      <w:r w:rsidRPr="00654D6B">
        <w:rPr>
          <w:rFonts w:hint="cs"/>
          <w:rtl/>
        </w:rPr>
        <w:t>חב</w:t>
      </w:r>
      <w:r w:rsidRPr="00654D6B">
        <w:rPr>
          <w:rtl/>
        </w:rPr>
        <w:t>"</w:t>
      </w:r>
      <w:r w:rsidRPr="00654D6B">
        <w:rPr>
          <w:rFonts w:hint="cs"/>
          <w:rtl/>
        </w:rPr>
        <w:t>י</w:t>
      </w:r>
      <w:r>
        <w:rPr>
          <w:rFonts w:hint="cs"/>
          <w:rtl/>
        </w:rPr>
        <w:t>:</w:t>
      </w:r>
    </w:p>
    <w:p w14:paraId="42A6C510" w14:textId="77777777" w:rsidR="00D46213" w:rsidRPr="00C35A2C" w:rsidRDefault="00D46213" w:rsidP="00D46213">
      <w:pPr>
        <w:spacing w:after="60"/>
        <w:rPr>
          <w:rFonts w:ascii="David" w:hAnsi="David"/>
          <w:sz w:val="32"/>
          <w:rtl/>
        </w:rPr>
      </w:pPr>
      <w:r w:rsidRPr="00C35A2C">
        <w:rPr>
          <w:rFonts w:ascii="David" w:hAnsi="David" w:hint="cs"/>
          <w:sz w:val="32"/>
          <w:rtl/>
        </w:rPr>
        <w:t>שאמר שיין המזל גורם שנא</w:t>
      </w:r>
      <w:r w:rsidRPr="00F10693">
        <w:rPr>
          <w:rFonts w:hint="cs"/>
          <w:rtl/>
        </w:rPr>
        <w:t>' '</w:t>
      </w:r>
      <w:r>
        <w:rPr>
          <w:rtl/>
        </w:rPr>
        <w:t>וְ</w:t>
      </w:r>
      <w:r>
        <w:rPr>
          <w:rStyle w:val="affff8"/>
          <w:rtl/>
        </w:rPr>
        <w:t>אַף כִּי הַיַּיִן בֹּגֵד גֶּבֶר יָהִי</w:t>
      </w:r>
      <w:r w:rsidRPr="00B011CC">
        <w:rPr>
          <w:rStyle w:val="affff8"/>
          <w:rtl/>
        </w:rPr>
        <w:t>ר וגו</w:t>
      </w:r>
      <w:r w:rsidRPr="00F10693">
        <w:rPr>
          <w:rtl/>
        </w:rPr>
        <w:t>'.</w:t>
      </w:r>
    </w:p>
    <w:p w14:paraId="12E2CA36" w14:textId="77777777" w:rsidR="00D46213" w:rsidRPr="00654D6B" w:rsidRDefault="00D46213" w:rsidP="00D46213">
      <w:pPr>
        <w:pStyle w:val="36"/>
        <w:framePr w:wrap="notBeside"/>
        <w:rPr>
          <w:rtl/>
        </w:rPr>
      </w:pPr>
      <w:r w:rsidRPr="00654D6B">
        <w:rPr>
          <w:rtl/>
        </w:rPr>
        <w:t>רב מרי:</w:t>
      </w:r>
    </w:p>
    <w:p w14:paraId="21743377" w14:textId="77777777" w:rsidR="00D46213" w:rsidRPr="007732C4" w:rsidRDefault="00D46213" w:rsidP="00D46213">
      <w:pPr>
        <w:spacing w:after="60"/>
        <w:rPr>
          <w:rFonts w:ascii="David" w:hAnsi="David"/>
          <w:spacing w:val="-4"/>
          <w:sz w:val="32"/>
          <w:rtl/>
        </w:rPr>
      </w:pPr>
      <w:r w:rsidRPr="007732C4">
        <w:rPr>
          <w:rStyle w:val="afff8"/>
          <w:rFonts w:hint="cs"/>
          <w:spacing w:val="-4"/>
          <w:rtl/>
        </w:rPr>
        <w:t>המתגאה</w:t>
      </w:r>
      <w:r w:rsidRPr="007732C4">
        <w:rPr>
          <w:rFonts w:ascii="David" w:hAnsi="David"/>
          <w:spacing w:val="-4"/>
          <w:sz w:val="32"/>
          <w:rtl/>
        </w:rPr>
        <w:t xml:space="preserve"> א</w:t>
      </w:r>
      <w:r w:rsidRPr="007732C4">
        <w:rPr>
          <w:rFonts w:ascii="David" w:hAnsi="David" w:hint="cs"/>
          <w:spacing w:val="-4"/>
          <w:sz w:val="32"/>
          <w:rtl/>
        </w:rPr>
        <w:t xml:space="preserve">ף על אנשי ביתו לא מתקבל </w:t>
      </w:r>
      <w:r w:rsidRPr="007732C4">
        <w:rPr>
          <w:rStyle w:val="affff8"/>
          <w:rFonts w:hint="cs"/>
          <w:spacing w:val="-4"/>
          <w:rtl/>
        </w:rPr>
        <w:t>'</w:t>
      </w:r>
      <w:r w:rsidRPr="007732C4">
        <w:rPr>
          <w:rStyle w:val="affff8"/>
          <w:spacing w:val="-4"/>
          <w:rtl/>
        </w:rPr>
        <w:t>גֶּבֶר יָהִיר וְלֹא יִנְוֶה</w:t>
      </w:r>
      <w:r w:rsidRPr="007732C4">
        <w:rPr>
          <w:rFonts w:hint="cs"/>
          <w:spacing w:val="-4"/>
          <w:rtl/>
        </w:rPr>
        <w:t>'</w:t>
      </w:r>
      <w:r w:rsidRPr="007732C4">
        <w:rPr>
          <w:spacing w:val="-4"/>
          <w:rtl/>
        </w:rPr>
        <w:t>,</w:t>
      </w:r>
      <w:r w:rsidRPr="007732C4">
        <w:rPr>
          <w:rFonts w:ascii="David" w:hAnsi="David"/>
          <w:spacing w:val="-4"/>
          <w:sz w:val="32"/>
          <w:rtl/>
        </w:rPr>
        <w:t xml:space="preserve"> </w:t>
      </w:r>
      <w:r w:rsidRPr="007732C4">
        <w:rPr>
          <w:rFonts w:ascii="David" w:hAnsi="David" w:hint="cs"/>
          <w:spacing w:val="-4"/>
          <w:sz w:val="32"/>
          <w:rtl/>
        </w:rPr>
        <w:t>-</w:t>
      </w:r>
      <w:r w:rsidRPr="007732C4">
        <w:rPr>
          <w:rFonts w:ascii="David" w:hAnsi="David"/>
          <w:spacing w:val="-4"/>
          <w:sz w:val="32"/>
          <w:rtl/>
        </w:rPr>
        <w:t xml:space="preserve"> בנוה שלו.</w:t>
      </w:r>
    </w:p>
    <w:p w14:paraId="01E71867" w14:textId="77777777" w:rsidR="00D46213" w:rsidRPr="00654D6B" w:rsidRDefault="00D46213" w:rsidP="00D46213">
      <w:pPr>
        <w:pStyle w:val="36"/>
        <w:framePr w:wrap="notBeside"/>
        <w:rPr>
          <w:rtl/>
        </w:rPr>
      </w:pPr>
      <w:r w:rsidRPr="00654D6B">
        <w:rPr>
          <w:rFonts w:hint="cs"/>
          <w:rtl/>
        </w:rPr>
        <w:t>ריא</w:t>
      </w:r>
      <w:r w:rsidRPr="00654D6B">
        <w:rPr>
          <w:rtl/>
        </w:rPr>
        <w:t>"</w:t>
      </w:r>
      <w:r w:rsidRPr="00654D6B">
        <w:rPr>
          <w:rFonts w:hint="cs"/>
          <w:rtl/>
        </w:rPr>
        <w:t>ר</w:t>
      </w:r>
      <w:r w:rsidRPr="00654D6B">
        <w:rPr>
          <w:rtl/>
        </w:rPr>
        <w:t>:</w:t>
      </w:r>
    </w:p>
    <w:p w14:paraId="199FD56D" w14:textId="77777777" w:rsidR="00D46213" w:rsidRPr="00C35A2C" w:rsidRDefault="00D46213" w:rsidP="00D46213">
      <w:pPr>
        <w:spacing w:after="60"/>
        <w:rPr>
          <w:rFonts w:ascii="David" w:hAnsi="David"/>
          <w:sz w:val="32"/>
          <w:rtl/>
        </w:rPr>
      </w:pPr>
      <w:r w:rsidRPr="00654D6B">
        <w:rPr>
          <w:rStyle w:val="afff8"/>
          <w:rtl/>
        </w:rPr>
        <w:t>כל המתגאה בטלית של ת"ח ואינו ת"ח</w:t>
      </w:r>
      <w:r w:rsidRPr="00C35A2C">
        <w:rPr>
          <w:rFonts w:ascii="David" w:hAnsi="David"/>
          <w:sz w:val="32"/>
          <w:rtl/>
        </w:rPr>
        <w:t xml:space="preserve"> - אין מכניסין אותו במחיצתו של הק</w:t>
      </w:r>
      <w:r w:rsidRPr="00C35A2C">
        <w:rPr>
          <w:rFonts w:ascii="David" w:hAnsi="David" w:hint="cs"/>
          <w:sz w:val="32"/>
          <w:rtl/>
        </w:rPr>
        <w:t>ב</w:t>
      </w:r>
      <w:r w:rsidRPr="00C35A2C">
        <w:rPr>
          <w:rFonts w:ascii="David" w:hAnsi="David"/>
          <w:sz w:val="32"/>
          <w:rtl/>
        </w:rPr>
        <w:t>"</w:t>
      </w:r>
      <w:r w:rsidRPr="00C35A2C">
        <w:rPr>
          <w:rFonts w:ascii="David" w:hAnsi="David" w:hint="cs"/>
          <w:sz w:val="32"/>
          <w:rtl/>
        </w:rPr>
        <w:t>ה</w:t>
      </w:r>
      <w:r w:rsidRPr="00C35A2C">
        <w:rPr>
          <w:rFonts w:ascii="David" w:hAnsi="David"/>
          <w:sz w:val="32"/>
          <w:rtl/>
        </w:rPr>
        <w:t xml:space="preserve">, </w:t>
      </w:r>
      <w:r w:rsidRPr="00654D6B">
        <w:rPr>
          <w:rStyle w:val="affffe"/>
          <w:rtl/>
        </w:rPr>
        <w:t xml:space="preserve">כתיב </w:t>
      </w:r>
      <w:r w:rsidRPr="00F10693">
        <w:rPr>
          <w:rFonts w:hint="cs"/>
          <w:rtl/>
        </w:rPr>
        <w:t>'</w:t>
      </w:r>
      <w:r>
        <w:rPr>
          <w:rtl/>
        </w:rPr>
        <w:t>וְ</w:t>
      </w:r>
      <w:r>
        <w:rPr>
          <w:rStyle w:val="affff8"/>
          <w:rtl/>
        </w:rPr>
        <w:t>לֹא יִנְוֶ</w:t>
      </w:r>
      <w:r w:rsidRPr="0008384F">
        <w:rPr>
          <w:rStyle w:val="affff8"/>
          <w:rtl/>
        </w:rPr>
        <w:t>ה</w:t>
      </w:r>
      <w:r w:rsidRPr="00F10693">
        <w:rPr>
          <w:rFonts w:hint="cs"/>
          <w:rtl/>
        </w:rPr>
        <w:t>'</w:t>
      </w:r>
      <w:r w:rsidRPr="00F10693">
        <w:rPr>
          <w:rtl/>
        </w:rPr>
        <w:t>,</w:t>
      </w:r>
      <w:r w:rsidRPr="00C35A2C">
        <w:rPr>
          <w:rFonts w:ascii="David" w:hAnsi="David"/>
          <w:sz w:val="32"/>
          <w:rtl/>
        </w:rPr>
        <w:t xml:space="preserve"> </w:t>
      </w:r>
      <w:r w:rsidRPr="00654D6B">
        <w:rPr>
          <w:rStyle w:val="affffe"/>
          <w:rtl/>
        </w:rPr>
        <w:t>וכתיב התם</w:t>
      </w:r>
      <w:r w:rsidRPr="00B011CC">
        <w:rPr>
          <w:rStyle w:val="affff8"/>
          <w:rtl/>
        </w:rPr>
        <w:t xml:space="preserve"> </w:t>
      </w:r>
      <w:r w:rsidRPr="00F10693">
        <w:rPr>
          <w:rFonts w:hint="cs"/>
          <w:rtl/>
        </w:rPr>
        <w:t>'</w:t>
      </w:r>
      <w:r>
        <w:rPr>
          <w:rtl/>
        </w:rPr>
        <w:t>אֶ</w:t>
      </w:r>
      <w:r>
        <w:rPr>
          <w:rStyle w:val="affff8"/>
          <w:rtl/>
        </w:rPr>
        <w:t>ל נְוֵה קָדְשֶׁךָ</w:t>
      </w:r>
      <w:r w:rsidRPr="00F10693">
        <w:rPr>
          <w:rFonts w:hint="cs"/>
          <w:rtl/>
        </w:rPr>
        <w:t>'</w:t>
      </w:r>
      <w:r w:rsidRPr="00F10693">
        <w:rPr>
          <w:rtl/>
        </w:rPr>
        <w:t>.</w:t>
      </w:r>
    </w:p>
    <w:p w14:paraId="23CB7E4F" w14:textId="77777777" w:rsidR="00D46213" w:rsidRPr="00654D6B" w:rsidRDefault="00D46213" w:rsidP="00D46213">
      <w:pPr>
        <w:pStyle w:val="36"/>
        <w:framePr w:wrap="notBeside"/>
        <w:rPr>
          <w:rtl/>
        </w:rPr>
      </w:pPr>
      <w:r w:rsidRPr="00654D6B">
        <w:rPr>
          <w:rtl/>
        </w:rPr>
        <w:t>רבא:</w:t>
      </w:r>
    </w:p>
    <w:p w14:paraId="50B960A9" w14:textId="77777777" w:rsidR="00D46213" w:rsidRPr="00654D6B" w:rsidRDefault="00D46213" w:rsidP="00D46213">
      <w:pPr>
        <w:rPr>
          <w:rtl/>
        </w:rPr>
      </w:pPr>
      <w:r w:rsidRPr="00654D6B">
        <w:rPr>
          <w:rStyle w:val="afff8"/>
          <w:rFonts w:hint="cs"/>
          <w:rtl/>
        </w:rPr>
        <w:t>המוכר חבית יין לחנווני ע</w:t>
      </w:r>
      <w:r w:rsidRPr="00654D6B">
        <w:rPr>
          <w:rStyle w:val="afff8"/>
          <w:rtl/>
        </w:rPr>
        <w:t>"</w:t>
      </w:r>
      <w:r w:rsidRPr="00654D6B">
        <w:rPr>
          <w:rStyle w:val="afff8"/>
          <w:rFonts w:hint="cs"/>
          <w:rtl/>
        </w:rPr>
        <w:t xml:space="preserve">ד למכור מעט מעט </w:t>
      </w:r>
      <w:r w:rsidRPr="00654D6B">
        <w:rPr>
          <w:rStyle w:val="afffff0"/>
          <w:rFonts w:hint="cs"/>
          <w:rtl/>
        </w:rPr>
        <w:t>[והכסף ילך להמוכר]</w:t>
      </w:r>
      <w:r w:rsidRPr="00C35A2C">
        <w:rPr>
          <w:rFonts w:ascii="David" w:hAnsi="David" w:hint="cs"/>
          <w:sz w:val="32"/>
          <w:rtl/>
        </w:rPr>
        <w:t xml:space="preserve"> והח</w:t>
      </w:r>
      <w:r>
        <w:rPr>
          <w:rFonts w:ascii="David" w:hAnsi="David" w:hint="cs"/>
          <w:sz w:val="32"/>
          <w:rtl/>
        </w:rPr>
        <w:t>מ</w:t>
      </w:r>
      <w:r w:rsidRPr="00C35A2C">
        <w:rPr>
          <w:rFonts w:ascii="David" w:hAnsi="David" w:hint="cs"/>
          <w:sz w:val="32"/>
          <w:rtl/>
        </w:rPr>
        <w:t>יץ חצי או שליש מקבל המוכר ע</w:t>
      </w:r>
      <w:r w:rsidRPr="00C35A2C">
        <w:rPr>
          <w:rFonts w:ascii="David" w:hAnsi="David"/>
          <w:sz w:val="32"/>
          <w:rtl/>
        </w:rPr>
        <w:t>"</w:t>
      </w:r>
      <w:r w:rsidRPr="00C35A2C">
        <w:rPr>
          <w:rFonts w:ascii="David" w:hAnsi="David" w:hint="cs"/>
          <w:sz w:val="32"/>
          <w:rtl/>
        </w:rPr>
        <w:t>ע ההפסד</w:t>
      </w:r>
      <w:r>
        <w:rPr>
          <w:rFonts w:ascii="David" w:hAnsi="David" w:hint="cs"/>
          <w:sz w:val="32"/>
          <w:rtl/>
        </w:rPr>
        <w:t>,</w:t>
      </w:r>
      <w:r>
        <w:rPr>
          <w:rStyle w:val="affffe"/>
          <w:rFonts w:hint="cs"/>
          <w:rtl/>
        </w:rPr>
        <w:t xml:space="preserve"> </w:t>
      </w:r>
      <w:r w:rsidRPr="00654D6B">
        <w:rPr>
          <w:rStyle w:val="affffe"/>
          <w:rFonts w:hint="cs"/>
          <w:rtl/>
        </w:rPr>
        <w:t>ודווקא</w:t>
      </w:r>
      <w:r w:rsidRPr="00654D6B">
        <w:rPr>
          <w:rFonts w:hint="cs"/>
          <w:rtl/>
        </w:rPr>
        <w:t xml:space="preserve"> בשלא </w:t>
      </w:r>
      <w:r w:rsidRPr="007732C4">
        <w:rPr>
          <w:rFonts w:hint="cs"/>
          <w:spacing w:val="-2"/>
          <w:rtl/>
        </w:rPr>
        <w:t xml:space="preserve">שינה החנווני בברז החבית, </w:t>
      </w:r>
      <w:r w:rsidRPr="007732C4">
        <w:rPr>
          <w:rStyle w:val="affffe"/>
          <w:rFonts w:hint="cs"/>
          <w:spacing w:val="-2"/>
          <w:rtl/>
        </w:rPr>
        <w:t>ודוקא</w:t>
      </w:r>
      <w:r w:rsidRPr="007732C4">
        <w:rPr>
          <w:rFonts w:hint="cs"/>
          <w:spacing w:val="-2"/>
          <w:rtl/>
        </w:rPr>
        <w:t xml:space="preserve"> בשלא הגיע יום השוק </w:t>
      </w:r>
      <w:r w:rsidRPr="007732C4">
        <w:rPr>
          <w:rStyle w:val="afffff0"/>
          <w:rFonts w:hint="cs"/>
          <w:spacing w:val="-2"/>
          <w:rtl/>
        </w:rPr>
        <w:t>שנתעצל במכירתו</w:t>
      </w:r>
    </w:p>
    <w:p w14:paraId="72BE0391" w14:textId="77777777" w:rsidR="00D46213" w:rsidRPr="00654D6B" w:rsidRDefault="00D46213" w:rsidP="00D46213">
      <w:pPr>
        <w:pStyle w:val="36"/>
        <w:framePr w:wrap="notBeside"/>
        <w:rPr>
          <w:rtl/>
        </w:rPr>
      </w:pPr>
      <w:r w:rsidRPr="00654D6B">
        <w:rPr>
          <w:rtl/>
        </w:rPr>
        <w:t>רבא:</w:t>
      </w:r>
    </w:p>
    <w:p w14:paraId="7E9BB926" w14:textId="77777777" w:rsidR="00D46213" w:rsidRDefault="00D46213" w:rsidP="00D46213">
      <w:pPr>
        <w:spacing w:after="60"/>
        <w:rPr>
          <w:rFonts w:ascii="David" w:hAnsi="David"/>
          <w:sz w:val="32"/>
          <w:rtl/>
        </w:rPr>
      </w:pPr>
      <w:r w:rsidRPr="00C35A2C">
        <w:rPr>
          <w:rFonts w:ascii="David" w:hAnsi="David" w:hint="cs"/>
          <w:sz w:val="32"/>
          <w:rtl/>
        </w:rPr>
        <w:t>אותו שקיבל יין ע</w:t>
      </w:r>
      <w:r w:rsidRPr="00C35A2C">
        <w:rPr>
          <w:rFonts w:ascii="David" w:hAnsi="David"/>
          <w:sz w:val="32"/>
          <w:rtl/>
        </w:rPr>
        <w:t>"</w:t>
      </w:r>
      <w:r w:rsidRPr="00C35A2C">
        <w:rPr>
          <w:rFonts w:ascii="David" w:hAnsi="David" w:hint="cs"/>
          <w:sz w:val="32"/>
          <w:rtl/>
        </w:rPr>
        <w:t>ד להביא לנמל ד</w:t>
      </w:r>
      <w:r w:rsidRPr="00C35A2C">
        <w:rPr>
          <w:rFonts w:ascii="David" w:hAnsi="David"/>
          <w:sz w:val="32"/>
          <w:rtl/>
        </w:rPr>
        <w:t>וול שפט, ו</w:t>
      </w:r>
      <w:r w:rsidRPr="00C35A2C">
        <w:rPr>
          <w:rFonts w:ascii="David" w:hAnsi="David" w:hint="cs"/>
          <w:sz w:val="32"/>
          <w:rtl/>
        </w:rPr>
        <w:t>עד שהגיע הוזל,</w:t>
      </w:r>
      <w:r w:rsidRPr="00C35A2C">
        <w:rPr>
          <w:rFonts w:ascii="David" w:hAnsi="David"/>
          <w:sz w:val="32"/>
          <w:rtl/>
        </w:rPr>
        <w:t xml:space="preserve"> דינא הוא </w:t>
      </w:r>
      <w:r>
        <w:rPr>
          <w:rFonts w:ascii="David" w:hAnsi="David" w:hint="cs"/>
          <w:sz w:val="32"/>
          <w:rtl/>
        </w:rPr>
        <w:t>שמקבל.</w:t>
      </w:r>
    </w:p>
    <w:p w14:paraId="371AE12A" w14:textId="77777777" w:rsidR="00D46213" w:rsidRPr="00654D6B" w:rsidRDefault="00D46213" w:rsidP="00D46213">
      <w:pPr>
        <w:pStyle w:val="36"/>
        <w:framePr w:wrap="notBeside"/>
        <w:rPr>
          <w:rtl/>
        </w:rPr>
      </w:pPr>
      <w:r w:rsidRPr="00654D6B">
        <w:rPr>
          <w:rtl/>
        </w:rPr>
        <w:t>איבעיא להו:</w:t>
      </w:r>
    </w:p>
    <w:p w14:paraId="1D3CD390" w14:textId="77777777" w:rsidR="00D46213" w:rsidRPr="00C35A2C" w:rsidRDefault="00D46213" w:rsidP="00D46213">
      <w:pPr>
        <w:rPr>
          <w:rFonts w:ascii="David" w:hAnsi="David"/>
          <w:sz w:val="32"/>
          <w:rtl/>
        </w:rPr>
      </w:pPr>
      <w:r w:rsidRPr="00C35A2C">
        <w:rPr>
          <w:rtl/>
        </w:rPr>
        <w:t>ה</w:t>
      </w:r>
      <w:r w:rsidRPr="00C35A2C">
        <w:rPr>
          <w:rFonts w:hint="cs"/>
          <w:rtl/>
        </w:rPr>
        <w:t xml:space="preserve">חמיץ מהו </w:t>
      </w:r>
      <w:r w:rsidRPr="00654D6B">
        <w:rPr>
          <w:rStyle w:val="affffe"/>
          <w:rFonts w:hint="cs"/>
          <w:rtl/>
        </w:rPr>
        <w:t>א</w:t>
      </w:r>
      <w:r w:rsidRPr="00654D6B">
        <w:rPr>
          <w:rStyle w:val="affffe"/>
          <w:rtl/>
        </w:rPr>
        <w:t>"</w:t>
      </w:r>
      <w:r w:rsidRPr="00654D6B">
        <w:rPr>
          <w:rStyle w:val="affffe"/>
          <w:rFonts w:hint="cs"/>
          <w:rtl/>
        </w:rPr>
        <w:t>ל ר</w:t>
      </w:r>
      <w:r w:rsidRPr="00654D6B">
        <w:rPr>
          <w:rStyle w:val="affffe"/>
          <w:rtl/>
        </w:rPr>
        <w:t>"</w:t>
      </w:r>
      <w:r w:rsidRPr="00654D6B">
        <w:rPr>
          <w:rStyle w:val="affffe"/>
          <w:rFonts w:hint="cs"/>
          <w:rtl/>
        </w:rPr>
        <w:t>ה לר</w:t>
      </w:r>
      <w:r w:rsidRPr="00654D6B">
        <w:rPr>
          <w:rStyle w:val="affffe"/>
          <w:rtl/>
        </w:rPr>
        <w:t>"</w:t>
      </w:r>
      <w:r w:rsidRPr="00654D6B">
        <w:rPr>
          <w:rStyle w:val="affffe"/>
          <w:rFonts w:hint="cs"/>
          <w:rtl/>
        </w:rPr>
        <w:t>א</w:t>
      </w:r>
      <w:r>
        <w:rPr>
          <w:rStyle w:val="affffe"/>
          <w:rFonts w:hint="cs"/>
          <w:rtl/>
        </w:rPr>
        <w:t>:</w:t>
      </w:r>
      <w:r w:rsidRPr="00C35A2C">
        <w:rPr>
          <w:rFonts w:hint="cs"/>
          <w:rtl/>
        </w:rPr>
        <w:t xml:space="preserve"> כשהיינו </w:t>
      </w:r>
      <w:r w:rsidRPr="00654D6B">
        <w:rPr>
          <w:rStyle w:val="affffe"/>
          <w:rFonts w:hint="cs"/>
          <w:rtl/>
        </w:rPr>
        <w:t>אצל ר</w:t>
      </w:r>
      <w:r w:rsidRPr="00654D6B">
        <w:rPr>
          <w:rStyle w:val="affffe"/>
          <w:rtl/>
        </w:rPr>
        <w:t>"</w:t>
      </w:r>
      <w:r w:rsidRPr="00654D6B">
        <w:rPr>
          <w:rStyle w:val="affffe"/>
          <w:rFonts w:hint="cs"/>
          <w:rtl/>
        </w:rPr>
        <w:t>כ אמר:</w:t>
      </w:r>
      <w:r w:rsidRPr="00C35A2C">
        <w:rPr>
          <w:rFonts w:hint="cs"/>
          <w:rtl/>
        </w:rPr>
        <w:t xml:space="preserve"> דהחמיץ לא </w:t>
      </w:r>
      <w:r w:rsidRPr="00654D6B">
        <w:rPr>
          <w:rStyle w:val="affffe"/>
          <w:rFonts w:hint="cs"/>
          <w:rtl/>
        </w:rPr>
        <w:t>ודלא כריב</w:t>
      </w:r>
      <w:r w:rsidRPr="00654D6B">
        <w:rPr>
          <w:rStyle w:val="affffe"/>
          <w:rtl/>
        </w:rPr>
        <w:t>"</w:t>
      </w:r>
      <w:r w:rsidRPr="00654D6B">
        <w:rPr>
          <w:rStyle w:val="affffe"/>
          <w:rFonts w:hint="cs"/>
          <w:rtl/>
        </w:rPr>
        <w:t>ח</w:t>
      </w:r>
      <w:r w:rsidRPr="00C35A2C">
        <w:rPr>
          <w:rFonts w:hint="cs"/>
          <w:rtl/>
        </w:rPr>
        <w:t xml:space="preserve"> </w:t>
      </w:r>
      <w:r w:rsidRPr="00654D6B">
        <w:rPr>
          <w:rStyle w:val="afffff0"/>
          <w:rFonts w:hint="cs"/>
          <w:rtl/>
        </w:rPr>
        <w:t>[דמתני 'בקנקנים דלוקח]</w:t>
      </w:r>
      <w:r>
        <w:rPr>
          <w:rFonts w:hint="cs"/>
          <w:rtl/>
        </w:rPr>
        <w:t xml:space="preserve"> </w:t>
      </w:r>
      <w:r w:rsidRPr="00654D6B">
        <w:rPr>
          <w:rStyle w:val="affffe"/>
          <w:rFonts w:hint="cs"/>
          <w:rtl/>
        </w:rPr>
        <w:t>וא</w:t>
      </w:r>
      <w:r w:rsidRPr="00654D6B">
        <w:rPr>
          <w:rStyle w:val="affffe"/>
          <w:rtl/>
        </w:rPr>
        <w:t>"</w:t>
      </w:r>
      <w:r w:rsidRPr="00654D6B">
        <w:rPr>
          <w:rStyle w:val="affffe"/>
          <w:rFonts w:hint="cs"/>
          <w:rtl/>
        </w:rPr>
        <w:t>ד</w:t>
      </w:r>
      <w:r w:rsidRPr="00654D6B">
        <w:rPr>
          <w:rStyle w:val="affffe"/>
          <w:rtl/>
        </w:rPr>
        <w:t>:</w:t>
      </w:r>
      <w:r w:rsidRPr="00C35A2C">
        <w:rPr>
          <w:rFonts w:ascii="David" w:hAnsi="David"/>
          <w:sz w:val="32"/>
          <w:rtl/>
        </w:rPr>
        <w:t xml:space="preserve"> אפילו </w:t>
      </w:r>
      <w:r>
        <w:rPr>
          <w:rFonts w:ascii="David" w:hAnsi="David" w:hint="cs"/>
          <w:sz w:val="32"/>
          <w:rtl/>
        </w:rPr>
        <w:t xml:space="preserve">החמיץ מקבל </w:t>
      </w:r>
      <w:r>
        <w:rPr>
          <w:rStyle w:val="affffe"/>
          <w:rFonts w:ascii="David" w:hAnsi="David" w:hint="cs"/>
          <w:sz w:val="32"/>
          <w:rtl/>
          <w:rPrChange w:id="9377" w:author="מנוע אמוראים" w:date="2026-10-05T16:41:09Z">
            <w:rPr>
              <w:rFonts w:ascii="David" w:hAnsi="David" w:hint="cs"/>
              <w:sz w:val="32"/>
              <w:rtl/>
            </w:rPr>
          </w:rPrChange>
        </w:rPr>
        <w:t xml:space="preserve">וכריב</w:t>
      </w:r>
      <w:r>
        <w:rPr>
          <w:rStyle w:val="affffe"/>
          <w:rFonts w:ascii="David" w:hAnsi="David"/>
          <w:sz w:val="32"/>
          <w:rtl/>
          <w:rPrChange w:id="9378" w:author="מנוע אמוראים" w:date="2026-10-05T16:41:09Z">
            <w:rPr>
              <w:rFonts w:ascii="David" w:hAnsi="David"/>
              <w:sz w:val="32"/>
              <w:rtl/>
            </w:rPr>
          </w:rPrChange>
        </w:rPr>
        <w:t xml:space="preserve">"</w:t>
      </w:r>
      <w:r>
        <w:rPr>
          <w:rStyle w:val="affffe"/>
          <w:rFonts w:ascii="David" w:hAnsi="David" w:hint="cs"/>
          <w:sz w:val="32"/>
          <w:rtl/>
          <w:rPrChange w:id="9379" w:author="מנוע אמוראים" w:date="2026-10-05T16:41:09Z">
            <w:rPr>
              <w:rFonts w:ascii="David" w:hAnsi="David" w:hint="cs"/>
              <w:sz w:val="32"/>
              <w:rtl/>
            </w:rPr>
          </w:rPrChange>
        </w:rPr>
        <w:t xml:space="preserve">ח</w:t>
      </w:r>
      <w:r w:rsidRPr="00C35A2C">
        <w:rPr>
          <w:rFonts w:ascii="David" w:hAnsi="David"/>
          <w:sz w:val="32"/>
          <w:rtl/>
        </w:rPr>
        <w:t>.</w:t>
      </w:r>
    </w:p>
    <w:p w14:paraId="418D03D8" w14:textId="77777777" w:rsidR="00D46213" w:rsidRPr="001B450D" w:rsidRDefault="00D46213" w:rsidP="00D46213">
      <w:pPr>
        <w:pStyle w:val="aff9"/>
        <w:rPr>
          <w:rtl/>
        </w:rPr>
      </w:pPr>
      <w:r w:rsidRPr="001B450D">
        <w:rPr>
          <w:rFonts w:hint="cs"/>
          <w:rtl/>
        </w:rPr>
        <w:t>***</w:t>
      </w:r>
    </w:p>
    <w:p w14:paraId="59D948B6" w14:textId="77777777" w:rsidR="00D46213" w:rsidRPr="00C35A2C" w:rsidRDefault="00D46213" w:rsidP="00D46213">
      <w:pPr>
        <w:rPr>
          <w:rtl/>
        </w:rPr>
      </w:pPr>
      <w:r w:rsidRPr="008E56A8">
        <w:rPr>
          <w:rStyle w:val="afffc"/>
          <w:rtl/>
        </w:rPr>
        <w:t>ישן - משל אשתקד כו</w:t>
      </w:r>
      <w:r w:rsidRPr="00F10693">
        <w:rPr>
          <w:rtl/>
        </w:rPr>
        <w:t>'.</w:t>
      </w:r>
      <w:r w:rsidRPr="00C35A2C">
        <w:rPr>
          <w:rFonts w:hint="cs"/>
          <w:rtl/>
        </w:rPr>
        <w:t xml:space="preserve"> תאנא ומיישן והולך עד החג</w:t>
      </w:r>
    </w:p>
    <w:p w14:paraId="7FC766C0" w14:textId="77777777" w:rsidR="00D46213" w:rsidRPr="00C35A2C" w:rsidRDefault="00D46213" w:rsidP="00D46213">
      <w:pPr>
        <w:pStyle w:val="affe"/>
        <w:framePr w:wrap="around"/>
        <w:rPr>
          <w:rtl/>
        </w:rPr>
      </w:pPr>
      <w:r w:rsidRPr="00C35A2C">
        <w:rPr>
          <w:rFonts w:hint="cs"/>
          <w:rtl/>
        </w:rPr>
        <w:t>צח:</w:t>
      </w:r>
    </w:p>
    <w:p w14:paraId="1FBDBE86" w14:textId="77777777" w:rsidR="00D46213" w:rsidRPr="001B450D" w:rsidRDefault="00D46213" w:rsidP="00D46213">
      <w:pPr>
        <w:pStyle w:val="aff9"/>
        <w:rPr>
          <w:rtl/>
        </w:rPr>
      </w:pPr>
      <w:r w:rsidRPr="001B450D">
        <w:rPr>
          <w:rFonts w:hint="cs"/>
          <w:rtl/>
        </w:rPr>
        <w:t>***</w:t>
      </w:r>
    </w:p>
    <w:p w14:paraId="4D42EE60" w14:textId="77777777" w:rsidR="00D46213" w:rsidRPr="00C35A2C" w:rsidRDefault="00D46213" w:rsidP="00D46213">
      <w:pPr>
        <w:pStyle w:val="affffb"/>
        <w:framePr w:wrap="around"/>
        <w:rPr>
          <w:rtl/>
        </w:rPr>
      </w:pPr>
      <w:del w:id="20337" w:author="קלוד" w:date="2026-10-06T10:07:33Z">
        <w:r>
          <w:rPr>
            <w:rtl/>
          </w:rPr>
          <w:delText xml:space="preserve">מתני'</w:delText>
        </w:r>
      </w:del>
      <w:ins w:id="20338" w:author="קלוד" w:date="2026-10-06T10:07:33Z">
        <w:r>
          <w:rPr>
            <w:rtl/>
          </w:rPr>
          <w:t xml:space="preserve">משנה ד</w:t>
        </w:r>
      </w:ins>
    </w:p>
    <w:p w14:paraId="1BBFAE98" w14:textId="77777777" w:rsidR="00D46213" w:rsidRPr="008E6F5B" w:rsidRDefault="00D46213" w:rsidP="00DB3591">
      <w:pPr>
        <w:pStyle w:val="afff3"/>
      </w:pPr>
      <w:r w:rsidRPr="008E6F5B">
        <w:rPr>
          <w:rtl/>
        </w:rPr>
        <w:t>הַמּוֹכֵר מָקוֹם לַחֲבֵרוֹ לִבְנוֹת לוֹ בַיִת, וְכֵן הַמְקַבֵּל מֵחֲבֵרוֹ לִבְנוֹת לוֹ בֵית חַתְנוּת לִבְנוֹ וּבֵית אַלְמְנוּת לְבִתּוֹ</w:t>
      </w:r>
    </w:p>
    <w:p w14:paraId="2399CF44" w14:textId="77777777" w:rsidR="00D46213" w:rsidRPr="00011DBB" w:rsidRDefault="00D46213" w:rsidP="00DB3591">
      <w:pPr>
        <w:pStyle w:val="afff3"/>
        <w:rPr>
          <w:rtl/>
        </w:rPr>
      </w:pPr>
      <w:r>
        <w:rPr>
          <w:rStyle w:val="TanaimMishna"/>
          <w:rFonts w:hint="cs"/>
          <w:rtl/>
          <w:rPrChange w:id="20128" w:author="קלוד" w:date="2026-10-06T10:07:33Z">
            <w:rPr>
              <w:rStyle w:val="affffe"/>
              <w:rFonts w:hint="cs"/>
              <w:rtl/>
            </w:rPr>
          </w:rPrChange>
        </w:rPr>
        <w:t>ר''ע</w:t>
      </w:r>
      <w:r w:rsidRPr="00654D6B">
        <w:rPr>
          <w:rStyle w:val="TanaimMishna"/>
          <w:rFonts w:hint="cs"/>
          <w:rtl/>
          <w:rPrChange w:id="20129" w:author="קלוד" w:date="2026-10-06T10:07:33Z">
            <w:rPr>
              <w:rStyle w:val="affffe"/>
              <w:rFonts w:hint="cs"/>
              <w:rtl/>
            </w:rPr>
          </w:rPrChange>
        </w:rPr>
        <w:t>:</w:t>
      </w:r>
      <w:r w:rsidRPr="00011DBB">
        <w:rPr>
          <w:rtl/>
        </w:rPr>
        <w:t xml:space="preserve"> </w:t>
      </w:r>
      <w:r w:rsidRPr="008E6F5B">
        <w:rPr>
          <w:rtl/>
        </w:rPr>
        <w:t>בּוֹנֶה אַרְבַּע אַמּוֹת עַל שֵׁשׁ,</w:t>
      </w:r>
      <w:r>
        <w:rPr>
          <w:rFonts w:hint="cs"/>
          <w:rtl/>
        </w:rPr>
        <w:t xml:space="preserve"> </w:t>
      </w:r>
      <w:r w:rsidRPr="00654D6B">
        <w:rPr>
          <w:rStyle w:val="TanaimMishna"/>
          <w:rFonts w:hint="cs"/>
          <w:rtl/>
          <w:rPrChange w:id="20130" w:author="קלוד" w:date="2026-10-06T10:07:33Z">
            <w:rPr>
              <w:rStyle w:val="affffe"/>
              <w:rFonts w:hint="cs"/>
              <w:rtl/>
            </w:rPr>
          </w:rPrChange>
        </w:rPr>
        <w:t>רי''ש</w:t>
      </w:r>
      <w:r w:rsidRPr="00654D6B">
        <w:rPr>
          <w:rStyle w:val="TanaimMishna"/>
          <w:rtl/>
          <w:rPrChange w:id="20131" w:author="קלוד" w:date="2026-10-06T10:07:33Z">
            <w:rPr>
              <w:rStyle w:val="affffe"/>
              <w:rtl/>
            </w:rPr>
          </w:rPrChange>
        </w:rPr>
        <w:t>:</w:t>
      </w:r>
      <w:r w:rsidRPr="00011DBB">
        <w:rPr>
          <w:rtl/>
        </w:rPr>
        <w:t xml:space="preserve"> </w:t>
      </w:r>
      <w:r w:rsidRPr="008E6F5B">
        <w:rPr>
          <w:rtl/>
        </w:rPr>
        <w:t>רֶפֶת בָּקָר הוּא זֶה</w:t>
      </w:r>
      <w:r w:rsidRPr="00011DBB">
        <w:rPr>
          <w:rtl/>
        </w:rPr>
        <w:t>.</w:t>
      </w:r>
    </w:p>
    <w:p w14:paraId="5EB13992" w14:textId="77777777" w:rsidR="00D46213" w:rsidRDefault="00D46213" w:rsidP="00DB3591">
      <w:pPr>
        <w:pStyle w:val="afff3"/>
        <w:rPr>
          <w:rtl/>
        </w:rPr>
      </w:pPr>
      <w:r w:rsidRPr="008E6F5B">
        <w:rPr>
          <w:rtl/>
        </w:rPr>
        <w:t xml:space="preserve">הָרוֹצֶה לַעֲשׂוֹת רֶפֶת בָּקָר, בּוֹנֶה אַרְבַּע אַמּוֹת עַל שֵׁשׁ. בַּיִת קָטָן, שֵׁשׁ עַל שְׁמֹנֶה. גָדוֹל, שְׁמֹנֶה עַל עֶשֶׂר. טְרַקְלִין, עֶשֶׂר עַל עֶשֶׂר. </w:t>
      </w:r>
    </w:p>
    <w:p w14:paraId="4FFA7606" w14:textId="77777777" w:rsidR="00D46213" w:rsidRPr="008E6F5B" w:rsidRDefault="00D46213" w:rsidP="00DB3591">
      <w:pPr>
        <w:pStyle w:val="afff3"/>
      </w:pPr>
      <w:r w:rsidRPr="008E6F5B">
        <w:rPr>
          <w:rtl/>
        </w:rPr>
        <w:t xml:space="preserve">רוּמוֹ כַּחֲצִי אָרְכּוֹ וְכַחֲצִי רָחְבּוֹ. רְאָיָה לַדָּבָר, </w:t>
      </w:r>
      <w:r w:rsidRPr="008E6F5B">
        <w:rPr>
          <w:rStyle w:val="TanaimMishna"/>
          <w:rFonts w:hint="cs"/>
          <w:rtl/>
          <w:rPrChange w:id="20132" w:author="קלוד" w:date="2026-10-06T10:07:33Z">
            <w:rPr>
              <w:rStyle w:val="affffe"/>
              <w:rFonts w:hint="cs"/>
              <w:rtl/>
            </w:rPr>
          </w:rPrChange>
        </w:rPr>
        <w:t>רשב''ג</w:t>
      </w:r>
      <w:r>
        <w:rPr>
          <w:rFonts w:hint="cs"/>
          <w:rtl/>
        </w:rPr>
        <w:t xml:space="preserve"> </w:t>
      </w:r>
      <w:r w:rsidRPr="008E6F5B">
        <w:rPr>
          <w:rtl/>
        </w:rPr>
        <w:t>כְּבִנְיַן הֵיכָל:</w:t>
      </w:r>
    </w:p>
    <w:p w14:paraId="568E91CE" w14:textId="77777777" w:rsidR="00D46213" w:rsidRDefault="00D46213" w:rsidP="00D46213">
      <w:pPr>
        <w:pStyle w:val="afffb"/>
        <w:rPr>
          <w:rtl/>
        </w:rPr>
      </w:pPr>
      <w:ins w:id="9914" w:author="מספור קטעי משנה" w:date="2026-10-06T06:44:59Z">
        <w:r>
          <w:rPr>
            <w:rStyle w:val="MisparKeta"/>
          </w:rPr>
          <w:t xml:space="preserve">א. </w:t>
        </w:r>
      </w:ins>
      <w:r w:rsidRPr="00654D6B">
        <w:rPr>
          <w:rtl/>
        </w:rPr>
        <w:t>בית חתנות לבנו ובית אלמנות לבתו</w:t>
      </w:r>
      <w:r w:rsidRPr="00654D6B">
        <w:rPr>
          <w:rFonts w:hint="cs"/>
          <w:rtl/>
        </w:rPr>
        <w:t xml:space="preserve">- </w:t>
      </w:r>
    </w:p>
    <w:p w14:paraId="367C6C92" w14:textId="77777777" w:rsidR="00D46213" w:rsidRPr="006765C4" w:rsidRDefault="00D46213" w:rsidP="00D46213">
      <w:pPr>
        <w:rPr>
          <w:rFonts w:ascii="David" w:hAnsi="David"/>
          <w:spacing w:val="-4"/>
          <w:sz w:val="32"/>
          <w:rtl/>
        </w:rPr>
      </w:pPr>
      <w:r w:rsidRPr="00654D6B">
        <w:rPr>
          <w:rtl/>
        </w:rPr>
        <w:t xml:space="preserve">מלתא אגב אורחיה קמ"ל, </w:t>
      </w:r>
      <w:r w:rsidRPr="00654D6B">
        <w:rPr>
          <w:rFonts w:hint="cs"/>
          <w:rtl/>
        </w:rPr>
        <w:t>דאין דרך חתן לדור אצל חמיו</w:t>
      </w:r>
      <w:r w:rsidRPr="006765C4">
        <w:rPr>
          <w:rFonts w:ascii="David" w:hAnsi="David"/>
          <w:spacing w:val="-4"/>
          <w:sz w:val="32"/>
          <w:rtl/>
        </w:rPr>
        <w:t>.</w:t>
      </w:r>
    </w:p>
    <w:p w14:paraId="5E5DE39F" w14:textId="77777777" w:rsidR="00D46213" w:rsidRPr="00654D6B" w:rsidRDefault="00D46213" w:rsidP="00D46213">
      <w:pPr>
        <w:pStyle w:val="36"/>
        <w:framePr w:wrap="notBeside"/>
        <w:rPr>
          <w:rtl/>
        </w:rPr>
      </w:pPr>
      <w:r w:rsidRPr="00654D6B">
        <w:rPr>
          <w:rtl/>
        </w:rPr>
        <w:t xml:space="preserve">כדכתיב </w:t>
      </w:r>
    </w:p>
    <w:p w14:paraId="52F228A5" w14:textId="77777777" w:rsidR="00D46213" w:rsidRPr="00F40B20" w:rsidRDefault="00D46213" w:rsidP="00D46213">
      <w:pPr>
        <w:rPr>
          <w:rtl/>
        </w:rPr>
      </w:pPr>
      <w:r w:rsidRPr="00F40B20">
        <w:rPr>
          <w:rStyle w:val="affffe"/>
          <w:rtl/>
        </w:rPr>
        <w:t>בספר בן סירא:</w:t>
      </w:r>
      <w:r w:rsidRPr="00C35A2C">
        <w:rPr>
          <w:rFonts w:ascii="David" w:hAnsi="David"/>
          <w:sz w:val="32"/>
          <w:rtl/>
        </w:rPr>
        <w:t xml:space="preserve"> הכל שקלתי בכף מאזנים ולא מצאתי קל מסובין, וקל מסובין - חתן הדר בבית חמיו, וקל מחתן - אורח מכניס אורח, וקל מאורח - משיב דבר בטרם ישמע, </w:t>
      </w:r>
      <w:r w:rsidRPr="00654D6B">
        <w:rPr>
          <w:rStyle w:val="affffe"/>
          <w:rtl/>
        </w:rPr>
        <w:t>שנא</w:t>
      </w:r>
      <w:r w:rsidRPr="00654D6B">
        <w:rPr>
          <w:rStyle w:val="affffe"/>
          <w:rFonts w:hint="cs"/>
          <w:rtl/>
        </w:rPr>
        <w:t>'</w:t>
      </w:r>
      <w:r w:rsidRPr="00654D6B">
        <w:rPr>
          <w:rStyle w:val="affffe"/>
          <w:rtl/>
        </w:rPr>
        <w:t>:</w:t>
      </w:r>
      <w:r w:rsidRPr="00B011CC">
        <w:rPr>
          <w:rStyle w:val="affff8"/>
          <w:rtl/>
        </w:rPr>
        <w:t xml:space="preserve"> </w:t>
      </w:r>
      <w:r w:rsidRPr="00F10693">
        <w:rPr>
          <w:rFonts w:hint="cs"/>
          <w:rtl/>
        </w:rPr>
        <w:t>'</w:t>
      </w:r>
      <w:r>
        <w:rPr>
          <w:rtl/>
        </w:rPr>
        <w:t>מֵ</w:t>
      </w:r>
      <w:r>
        <w:rPr>
          <w:rStyle w:val="affff8"/>
          <w:rtl/>
        </w:rPr>
        <w:t>שִׁיב דָּבָר בְּטֶרֶם יִשְׁמָע אִוֶּלֶת הִיא לוֹ וּכְלִמָּ</w:t>
      </w:r>
      <w:r w:rsidRPr="00B011CC">
        <w:rPr>
          <w:rStyle w:val="affff8"/>
          <w:rtl/>
        </w:rPr>
        <w:t>ה</w:t>
      </w:r>
      <w:r w:rsidRPr="00F10693">
        <w:rPr>
          <w:rFonts w:hint="cs"/>
          <w:rtl/>
        </w:rPr>
        <w:t>'</w:t>
      </w:r>
      <w:r w:rsidRPr="00F10693">
        <w:rPr>
          <w:rtl/>
        </w:rPr>
        <w:t>.</w:t>
      </w:r>
    </w:p>
    <w:p w14:paraId="2F0E32A3" w14:textId="77777777" w:rsidR="00D46213" w:rsidRPr="00801934" w:rsidRDefault="00D46213" w:rsidP="00D46213">
      <w:pPr>
        <w:pStyle w:val="afffb"/>
        <w:rPr>
          <w:rtl/>
        </w:rPr>
      </w:pPr>
      <w:ins w:id="9915" w:author="מספור קטעי משנה" w:date="2026-10-06T06:44:59Z">
        <w:r>
          <w:rPr>
            <w:rStyle w:val="MisparKeta"/>
          </w:rPr>
          <w:t xml:space="preserve">ג. </w:t>
        </w:r>
      </w:ins>
      <w:r>
        <w:rPr>
          <w:rFonts w:hint="cs"/>
          <w:rtl/>
        </w:rPr>
        <w:t>רי''ש</w:t>
      </w:r>
      <w:r w:rsidRPr="00801934">
        <w:rPr>
          <w:rtl/>
        </w:rPr>
        <w:t>: רפת בקר היא זו.</w:t>
      </w:r>
      <w:r w:rsidRPr="00801934">
        <w:rPr>
          <w:rFonts w:hint="cs"/>
          <w:rtl/>
        </w:rPr>
        <w:t xml:space="preserve"> </w:t>
      </w:r>
      <w:r w:rsidRPr="00801934">
        <w:rPr>
          <w:rtl/>
        </w:rPr>
        <w:t>הרוצה לעשות כו'.</w:t>
      </w:r>
    </w:p>
    <w:p w14:paraId="4EB951E2" w14:textId="77777777" w:rsidR="00D46213" w:rsidRPr="00654D6B" w:rsidRDefault="00D46213" w:rsidP="00D46213">
      <w:pPr>
        <w:pStyle w:val="36"/>
        <w:framePr w:wrap="notBeside"/>
        <w:rPr>
          <w:rtl/>
        </w:rPr>
      </w:pPr>
      <w:r>
        <w:rPr>
          <w:rFonts w:hint="cs"/>
          <w:rtl/>
        </w:rPr>
        <w:t>א''ד</w:t>
      </w:r>
    </w:p>
    <w:p w14:paraId="36872D8F" w14:textId="77777777" w:rsidR="00D46213" w:rsidRPr="007732C4" w:rsidRDefault="00D46213" w:rsidP="00D46213">
      <w:pPr>
        <w:rPr>
          <w:spacing w:val="-2"/>
          <w:rtl/>
        </w:rPr>
      </w:pPr>
      <w:r w:rsidRPr="007732C4">
        <w:rPr>
          <w:rStyle w:val="affffe"/>
          <w:spacing w:val="-2"/>
          <w:rtl/>
        </w:rPr>
        <w:t xml:space="preserve">ר"ע </w:t>
      </w:r>
      <w:r w:rsidRPr="007732C4">
        <w:rPr>
          <w:rStyle w:val="affffe"/>
          <w:rFonts w:hint="cs"/>
          <w:spacing w:val="-2"/>
          <w:rtl/>
        </w:rPr>
        <w:t>שנאה</w:t>
      </w:r>
      <w:r w:rsidRPr="007732C4">
        <w:rPr>
          <w:spacing w:val="-2"/>
          <w:rtl/>
        </w:rPr>
        <w:t xml:space="preserve"> </w:t>
      </w:r>
      <w:r w:rsidRPr="007732C4">
        <w:rPr>
          <w:rFonts w:hint="cs"/>
          <w:spacing w:val="-2"/>
          <w:rtl/>
        </w:rPr>
        <w:t xml:space="preserve">אף </w:t>
      </w:r>
      <w:r w:rsidRPr="007732C4">
        <w:rPr>
          <w:spacing w:val="-2"/>
          <w:rtl/>
        </w:rPr>
        <w:t xml:space="preserve">שרפת בקר היא, פעמים </w:t>
      </w:r>
      <w:r w:rsidRPr="007732C4">
        <w:rPr>
          <w:rFonts w:ascii="David" w:hAnsi="David"/>
          <w:spacing w:val="-2"/>
          <w:sz w:val="32"/>
          <w:rtl/>
        </w:rPr>
        <w:t xml:space="preserve">שאדם </w:t>
      </w:r>
      <w:r w:rsidRPr="007732C4">
        <w:rPr>
          <w:spacing w:val="-2"/>
          <w:rtl/>
        </w:rPr>
        <w:t>עושה דירתו כרפת בקר.</w:t>
      </w:r>
    </w:p>
    <w:p w14:paraId="7AEB9459" w14:textId="77777777" w:rsidR="00D46213" w:rsidRPr="00654D6B" w:rsidRDefault="00D46213" w:rsidP="00D46213">
      <w:pPr>
        <w:pStyle w:val="36"/>
        <w:framePr w:wrap="notBeside"/>
        <w:rPr>
          <w:rtl/>
        </w:rPr>
      </w:pPr>
      <w:r w:rsidRPr="00654D6B">
        <w:rPr>
          <w:rtl/>
        </w:rPr>
        <w:t>וא</w:t>
      </w:r>
      <w:r>
        <w:rPr>
          <w:rFonts w:hint="cs"/>
          <w:rtl/>
        </w:rPr>
        <w:t>"ד</w:t>
      </w:r>
    </w:p>
    <w:p w14:paraId="3AA70C86" w14:textId="77777777" w:rsidR="00D46213" w:rsidRPr="00C414D2" w:rsidRDefault="00D46213" w:rsidP="00D46213">
      <w:pPr>
        <w:rPr>
          <w:rFonts w:ascii="David" w:hAnsi="David"/>
          <w:spacing w:val="-2"/>
          <w:sz w:val="32"/>
          <w:rtl/>
        </w:rPr>
      </w:pPr>
      <w:r w:rsidRPr="00F40B20">
        <w:rPr>
          <w:rStyle w:val="affffe"/>
          <w:rFonts w:hint="cs"/>
          <w:rtl/>
        </w:rPr>
        <w:t>רי''ש שנאה</w:t>
      </w:r>
      <w:r>
        <w:rPr>
          <w:rFonts w:ascii="David" w:hAnsi="David" w:hint="cs"/>
          <w:spacing w:val="-2"/>
          <w:sz w:val="32"/>
          <w:rtl/>
        </w:rPr>
        <w:t>:</w:t>
      </w:r>
      <w:r>
        <w:rPr>
          <w:rFonts w:ascii="David" w:hAnsi="David"/>
          <w:spacing w:val="-2"/>
          <w:sz w:val="32"/>
        </w:rPr>
        <w:t xml:space="preserve"> </w:t>
      </w:r>
      <w:r w:rsidRPr="00C414D2">
        <w:rPr>
          <w:rFonts w:ascii="David" w:hAnsi="David"/>
          <w:spacing w:val="-2"/>
          <w:sz w:val="32"/>
          <w:rtl/>
        </w:rPr>
        <w:t>שהרוצה לעשות רפת בקר, עושה ארבע אמות על שש.</w:t>
      </w:r>
    </w:p>
    <w:p w14:paraId="359843A0" w14:textId="77777777" w:rsidR="00D46213" w:rsidRPr="00C35A2C" w:rsidRDefault="00D46213" w:rsidP="00D46213">
      <w:pPr>
        <w:pStyle w:val="afffb"/>
        <w:rPr>
          <w:rFonts w:ascii="David" w:hAnsi="David"/>
          <w:rtl/>
        </w:rPr>
      </w:pPr>
      <w:ins w:id="9916" w:author="מספור קטעי משנה" w:date="2026-10-06T06:44:59Z">
        <w:r>
          <w:rPr>
            <w:rStyle w:val="MisparKeta"/>
          </w:rPr>
          <w:t xml:space="preserve">ד. </w:t>
        </w:r>
      </w:ins>
      <w:r w:rsidRPr="00654D6B">
        <w:rPr>
          <w:rtl/>
        </w:rPr>
        <w:t>טרקלין י</w:t>
      </w:r>
      <w:r w:rsidRPr="00F10693">
        <w:rPr>
          <w:rtl/>
        </w:rPr>
        <w:t xml:space="preserve">' </w:t>
      </w:r>
      <w:r w:rsidRPr="00654D6B">
        <w:rPr>
          <w:rtl/>
        </w:rPr>
        <w:t>על י</w:t>
      </w:r>
      <w:r w:rsidRPr="00F10693">
        <w:rPr>
          <w:rtl/>
        </w:rPr>
        <w:t>'.</w:t>
      </w:r>
    </w:p>
    <w:p w14:paraId="2D672DE3" w14:textId="77777777" w:rsidR="00D46213" w:rsidRPr="00C35A2C" w:rsidRDefault="00D46213" w:rsidP="00D46213">
      <w:pPr>
        <w:rPr>
          <w:rFonts w:ascii="David" w:hAnsi="David"/>
          <w:sz w:val="32"/>
          <w:rtl/>
        </w:rPr>
      </w:pPr>
      <w:r>
        <w:rPr>
          <w:rFonts w:ascii="David" w:hAnsi="David"/>
          <w:sz w:val="32"/>
          <w:rtl/>
        </w:rPr>
        <w:t>טרקלין</w:t>
      </w:r>
      <w:r w:rsidRPr="00C35A2C">
        <w:rPr>
          <w:rFonts w:ascii="David" w:hAnsi="David"/>
          <w:sz w:val="32"/>
          <w:rtl/>
        </w:rPr>
        <w:t xml:space="preserve"> קובתא בי וורדי.</w:t>
      </w:r>
      <w:r w:rsidRPr="00654D6B">
        <w:rPr>
          <w:rStyle w:val="afffff0"/>
          <w:rFonts w:hint="cs"/>
          <w:rtl/>
        </w:rPr>
        <w:t>[וורדים לנוי להסתכל בהם]</w:t>
      </w:r>
    </w:p>
    <w:p w14:paraId="6A58325B" w14:textId="77777777" w:rsidR="00D46213" w:rsidRPr="00654D6B" w:rsidRDefault="00D46213" w:rsidP="00D46213">
      <w:pPr>
        <w:pStyle w:val="36"/>
        <w:framePr w:wrap="notBeside"/>
        <w:rPr>
          <w:rtl/>
        </w:rPr>
      </w:pPr>
      <w:r w:rsidRPr="00654D6B">
        <w:rPr>
          <w:rtl/>
        </w:rPr>
        <w:t>תאני:</w:t>
      </w:r>
    </w:p>
    <w:p w14:paraId="5490C58B" w14:textId="77777777" w:rsidR="00D46213" w:rsidRPr="00654D6B" w:rsidRDefault="00D46213" w:rsidP="00D46213">
      <w:pPr>
        <w:rPr>
          <w:rFonts w:ascii="David" w:hAnsi="David"/>
          <w:sz w:val="32"/>
          <w:rtl/>
        </w:rPr>
      </w:pPr>
      <w:r w:rsidRPr="00C35A2C">
        <w:rPr>
          <w:rFonts w:ascii="David" w:hAnsi="David"/>
          <w:sz w:val="32"/>
          <w:rtl/>
        </w:rPr>
        <w:t>וקנתיר -</w:t>
      </w:r>
      <w:r w:rsidRPr="00C35A2C">
        <w:rPr>
          <w:rFonts w:ascii="David" w:hAnsi="David" w:hint="cs"/>
          <w:sz w:val="32"/>
          <w:rtl/>
        </w:rPr>
        <w:t xml:space="preserve"> </w:t>
      </w:r>
      <w:r w:rsidRPr="00C35A2C">
        <w:rPr>
          <w:rFonts w:ascii="David" w:hAnsi="David"/>
          <w:sz w:val="32"/>
          <w:rtl/>
        </w:rPr>
        <w:t>תרבץ אפדני</w:t>
      </w:r>
      <w:r w:rsidRPr="00C35A2C">
        <w:rPr>
          <w:rFonts w:ascii="David" w:hAnsi="David" w:hint="cs"/>
          <w:sz w:val="32"/>
          <w:rtl/>
        </w:rPr>
        <w:t xml:space="preserve"> </w:t>
      </w:r>
      <w:r w:rsidRPr="00654D6B">
        <w:rPr>
          <w:rStyle w:val="afffff0"/>
          <w:rFonts w:hint="cs"/>
          <w:rtl/>
        </w:rPr>
        <w:t>[ששרים עושים בצד אפדני שלהם] -</w:t>
      </w:r>
      <w:r w:rsidRPr="00C35A2C">
        <w:rPr>
          <w:rFonts w:ascii="David" w:hAnsi="David" w:hint="cs"/>
          <w:sz w:val="32"/>
          <w:rtl/>
        </w:rPr>
        <w:t xml:space="preserve"> י</w:t>
      </w:r>
      <w:r w:rsidRPr="00C35A2C">
        <w:rPr>
          <w:rFonts w:ascii="David" w:hAnsi="David"/>
          <w:sz w:val="32"/>
          <w:rtl/>
        </w:rPr>
        <w:t>"</w:t>
      </w:r>
      <w:r w:rsidRPr="00C35A2C">
        <w:rPr>
          <w:rFonts w:ascii="David" w:hAnsi="David" w:hint="cs"/>
          <w:sz w:val="32"/>
          <w:rtl/>
        </w:rPr>
        <w:t>ב על י</w:t>
      </w:r>
      <w:r w:rsidRPr="00C35A2C">
        <w:rPr>
          <w:rFonts w:ascii="David" w:hAnsi="David"/>
          <w:sz w:val="32"/>
          <w:rtl/>
        </w:rPr>
        <w:t>"</w:t>
      </w:r>
      <w:r w:rsidRPr="00C35A2C">
        <w:rPr>
          <w:rFonts w:ascii="David" w:hAnsi="David" w:hint="cs"/>
          <w:sz w:val="32"/>
          <w:rtl/>
        </w:rPr>
        <w:t>ב</w:t>
      </w:r>
      <w:r w:rsidRPr="00C35A2C">
        <w:rPr>
          <w:rFonts w:ascii="David" w:hAnsi="David"/>
          <w:sz w:val="32"/>
          <w:rtl/>
        </w:rPr>
        <w:t>.</w:t>
      </w:r>
    </w:p>
    <w:p w14:paraId="50F74255" w14:textId="77777777" w:rsidR="00D46213" w:rsidRPr="007732C4" w:rsidRDefault="00D46213" w:rsidP="00D46213">
      <w:pPr>
        <w:pStyle w:val="afffb"/>
        <w:rPr>
          <w:spacing w:val="-4"/>
          <w:rtl/>
        </w:rPr>
      </w:pPr>
      <w:ins w:id="9917" w:author="מספור קטעי משנה" w:date="2026-10-06T06:44:59Z">
        <w:r>
          <w:rPr>
            <w:rStyle w:val="MisparKeta"/>
          </w:rPr>
          <w:t xml:space="preserve">ה. </w:t>
        </w:r>
      </w:ins>
      <w:r w:rsidRPr="007732C4">
        <w:rPr>
          <w:spacing w:val="-4"/>
          <w:rtl/>
        </w:rPr>
        <w:t>רומו כחצי ארכו וכחצי רחבו.</w:t>
      </w:r>
      <w:r w:rsidRPr="007732C4">
        <w:rPr>
          <w:rFonts w:hint="cs"/>
          <w:spacing w:val="-4"/>
          <w:rtl/>
        </w:rPr>
        <w:t xml:space="preserve"> </w:t>
      </w:r>
      <w:r w:rsidRPr="007732C4">
        <w:rPr>
          <w:spacing w:val="-4"/>
          <w:rtl/>
        </w:rPr>
        <w:t>ראיה לדבר</w:t>
      </w:r>
      <w:r w:rsidRPr="007732C4">
        <w:rPr>
          <w:rStyle w:val="affffe"/>
          <w:spacing w:val="-4"/>
          <w:rtl/>
        </w:rPr>
        <w:t>, רשב"ג:</w:t>
      </w:r>
      <w:r w:rsidRPr="007732C4">
        <w:rPr>
          <w:spacing w:val="-4"/>
          <w:rtl/>
        </w:rPr>
        <w:t xml:space="preserve"> כבנין ההיכל.</w:t>
      </w:r>
    </w:p>
    <w:p w14:paraId="38B892BE" w14:textId="77777777" w:rsidR="00D46213" w:rsidRDefault="00D46213" w:rsidP="00D46213">
      <w:pPr>
        <w:pStyle w:val="afffff"/>
        <w:rPr>
          <w:rtl/>
        </w:rPr>
      </w:pPr>
      <w:r w:rsidRPr="00C35A2C">
        <w:rPr>
          <w:rtl/>
        </w:rPr>
        <w:t>ראיה לדבר מאן קתני לה?</w:t>
      </w:r>
    </w:p>
    <w:p w14:paraId="1BE25107" w14:textId="77777777" w:rsidR="00D46213" w:rsidRPr="00654D6B" w:rsidRDefault="00D46213" w:rsidP="00D46213">
      <w:pPr>
        <w:pStyle w:val="36"/>
        <w:framePr w:wrap="notBeside"/>
        <w:rPr>
          <w:rtl/>
        </w:rPr>
      </w:pPr>
      <w:r w:rsidRPr="00654D6B">
        <w:rPr>
          <w:rFonts w:hint="cs"/>
          <w:rtl/>
        </w:rPr>
        <w:t>א</w:t>
      </w:r>
      <w:r w:rsidRPr="00654D6B">
        <w:rPr>
          <w:rtl/>
        </w:rPr>
        <w:t>"</w:t>
      </w:r>
      <w:r w:rsidRPr="00654D6B">
        <w:rPr>
          <w:rFonts w:hint="cs"/>
          <w:rtl/>
        </w:rPr>
        <w:t>ד</w:t>
      </w:r>
      <w:r w:rsidRPr="00654D6B">
        <w:rPr>
          <w:rtl/>
        </w:rPr>
        <w:t>:</w:t>
      </w:r>
    </w:p>
    <w:p w14:paraId="544B3064" w14:textId="77777777" w:rsidR="00D46213" w:rsidRPr="00C35A2C" w:rsidRDefault="00D46213" w:rsidP="00D46213">
      <w:pPr>
        <w:rPr>
          <w:rFonts w:ascii="David" w:hAnsi="David"/>
          <w:sz w:val="32"/>
          <w:rtl/>
        </w:rPr>
      </w:pPr>
      <w:r w:rsidRPr="00654D6B">
        <w:rPr>
          <w:rStyle w:val="affffe"/>
          <w:rtl/>
        </w:rPr>
        <w:t>רשב"ג תני לה,</w:t>
      </w:r>
      <w:r w:rsidRPr="00C35A2C">
        <w:rPr>
          <w:rFonts w:ascii="David" w:hAnsi="David"/>
          <w:sz w:val="32"/>
          <w:rtl/>
        </w:rPr>
        <w:t xml:space="preserve"> </w:t>
      </w:r>
      <w:r>
        <w:rPr>
          <w:rStyle w:val="affffe"/>
          <w:rFonts w:hint="cs"/>
          <w:rtl/>
        </w:rPr>
        <w:t>וה''ק:</w:t>
      </w:r>
      <w:r>
        <w:rPr>
          <w:rStyle w:val="affffe"/>
        </w:rPr>
        <w:t xml:space="preserve"> </w:t>
      </w:r>
      <w:r w:rsidRPr="00654D6B">
        <w:rPr>
          <w:rStyle w:val="affffe"/>
          <w:rtl/>
        </w:rPr>
        <w:t>ראיה לדבר</w:t>
      </w:r>
      <w:r>
        <w:rPr>
          <w:rFonts w:ascii="David" w:hAnsi="David" w:hint="cs"/>
          <w:sz w:val="32"/>
          <w:rtl/>
        </w:rPr>
        <w:t xml:space="preserve">- </w:t>
      </w:r>
      <w:r w:rsidRPr="00C35A2C">
        <w:rPr>
          <w:rFonts w:ascii="David" w:hAnsi="David"/>
          <w:sz w:val="32"/>
          <w:rtl/>
        </w:rPr>
        <w:t xml:space="preserve"> </w:t>
      </w:r>
      <w:r w:rsidRPr="00654D6B">
        <w:rPr>
          <w:rStyle w:val="affffe"/>
          <w:rtl/>
        </w:rPr>
        <w:t>אמר רשב"ג:</w:t>
      </w:r>
      <w:r w:rsidRPr="00C35A2C">
        <w:rPr>
          <w:rFonts w:ascii="David" w:hAnsi="David"/>
          <w:sz w:val="32"/>
          <w:rtl/>
        </w:rPr>
        <w:t xml:space="preserve"> הכל כבנין היכל.</w:t>
      </w:r>
    </w:p>
    <w:p w14:paraId="638C44AB" w14:textId="77777777" w:rsidR="00D46213" w:rsidRPr="00654D6B" w:rsidRDefault="00D46213" w:rsidP="00D46213">
      <w:pPr>
        <w:pStyle w:val="36"/>
        <w:framePr w:wrap="notBeside"/>
        <w:rPr>
          <w:rtl/>
        </w:rPr>
      </w:pPr>
      <w:r w:rsidRPr="00654D6B">
        <w:rPr>
          <w:rtl/>
        </w:rPr>
        <w:t>וא"</w:t>
      </w:r>
      <w:r w:rsidRPr="00654D6B">
        <w:rPr>
          <w:rFonts w:hint="cs"/>
          <w:rtl/>
        </w:rPr>
        <w:t>ד</w:t>
      </w:r>
      <w:r w:rsidRPr="00654D6B">
        <w:rPr>
          <w:rtl/>
        </w:rPr>
        <w:t xml:space="preserve">: </w:t>
      </w:r>
    </w:p>
    <w:p w14:paraId="173333E2" w14:textId="77777777" w:rsidR="00D46213" w:rsidRPr="00C35A2C" w:rsidRDefault="00D46213" w:rsidP="00D46213">
      <w:pPr>
        <w:rPr>
          <w:rFonts w:ascii="David" w:hAnsi="David"/>
          <w:sz w:val="32"/>
          <w:rtl/>
        </w:rPr>
      </w:pPr>
      <w:r w:rsidRPr="00C35A2C">
        <w:rPr>
          <w:rFonts w:ascii="David" w:hAnsi="David"/>
          <w:sz w:val="32"/>
          <w:rtl/>
        </w:rPr>
        <w:t xml:space="preserve">ת"ק תני לה, </w:t>
      </w:r>
      <w:r w:rsidRPr="00654D6B">
        <w:rPr>
          <w:rStyle w:val="affffe"/>
          <w:rtl/>
        </w:rPr>
        <w:t>ורשב"ג</w:t>
      </w:r>
      <w:r w:rsidRPr="00C35A2C">
        <w:rPr>
          <w:rFonts w:ascii="David" w:hAnsi="David"/>
          <w:sz w:val="32"/>
          <w:rtl/>
        </w:rPr>
        <w:t xml:space="preserve"> אתמוהי מתמה, </w:t>
      </w:r>
      <w:r w:rsidRPr="00654D6B">
        <w:rPr>
          <w:rStyle w:val="affffe"/>
          <w:rtl/>
        </w:rPr>
        <w:t>והכי קא</w:t>
      </w:r>
      <w:r w:rsidRPr="00654D6B">
        <w:rPr>
          <w:rStyle w:val="affffe"/>
          <w:rFonts w:hint="cs"/>
          <w:rtl/>
        </w:rPr>
        <w:t xml:space="preserve">"ל </w:t>
      </w:r>
      <w:r w:rsidRPr="00654D6B">
        <w:rPr>
          <w:rStyle w:val="affffe"/>
          <w:rtl/>
        </w:rPr>
        <w:t>לת"ק:</w:t>
      </w:r>
      <w:r w:rsidRPr="00C35A2C">
        <w:rPr>
          <w:rFonts w:ascii="David" w:hAnsi="David"/>
          <w:sz w:val="32"/>
          <w:rtl/>
        </w:rPr>
        <w:t xml:space="preserve"> ראיה מנין? מבנין היכל, </w:t>
      </w:r>
      <w:r w:rsidRPr="00654D6B">
        <w:rPr>
          <w:rStyle w:val="affffe"/>
          <w:rtl/>
        </w:rPr>
        <w:t>אטו כו"</w:t>
      </w:r>
      <w:r w:rsidRPr="00654D6B">
        <w:rPr>
          <w:rStyle w:val="affffe"/>
          <w:rFonts w:hint="cs"/>
          <w:rtl/>
        </w:rPr>
        <w:t>ע</w:t>
      </w:r>
      <w:r>
        <w:rPr>
          <w:rStyle w:val="affffe"/>
          <w:rFonts w:hint="cs"/>
          <w:rtl/>
        </w:rPr>
        <w:t>:</w:t>
      </w:r>
      <w:r w:rsidRPr="00C35A2C">
        <w:rPr>
          <w:rFonts w:ascii="David" w:hAnsi="David"/>
          <w:sz w:val="32"/>
          <w:rtl/>
        </w:rPr>
        <w:t xml:space="preserve"> כבנין היכל עבדי?</w:t>
      </w:r>
    </w:p>
    <w:p w14:paraId="225A1DD3" w14:textId="77777777" w:rsidR="00D46213" w:rsidRPr="00654D6B" w:rsidRDefault="00D46213" w:rsidP="00D46213">
      <w:pPr>
        <w:pStyle w:val="36"/>
        <w:framePr w:wrap="notBeside"/>
        <w:rPr>
          <w:rtl/>
        </w:rPr>
      </w:pPr>
      <w:r w:rsidRPr="00654D6B">
        <w:rPr>
          <w:rtl/>
        </w:rPr>
        <w:t>תניא, אחרים אומרים:</w:t>
      </w:r>
    </w:p>
    <w:p w14:paraId="7636EE62" w14:textId="77777777" w:rsidR="00D46213" w:rsidRDefault="00D46213" w:rsidP="00D46213">
      <w:pPr>
        <w:rPr>
          <w:rFonts w:ascii="David" w:hAnsi="David"/>
          <w:sz w:val="32"/>
          <w:rtl/>
        </w:rPr>
      </w:pPr>
      <w:r w:rsidRPr="00C35A2C">
        <w:rPr>
          <w:rFonts w:ascii="David" w:hAnsi="David"/>
          <w:sz w:val="32"/>
          <w:rtl/>
        </w:rPr>
        <w:t>רומו כקורותיו.</w:t>
      </w:r>
      <w:r w:rsidRPr="00C35A2C">
        <w:rPr>
          <w:rFonts w:ascii="David" w:hAnsi="David" w:hint="cs"/>
          <w:sz w:val="32"/>
          <w:rtl/>
        </w:rPr>
        <w:t xml:space="preserve"> </w:t>
      </w:r>
      <w:r>
        <w:rPr>
          <w:rStyle w:val="affffe"/>
          <w:rFonts w:hint="cs"/>
          <w:rtl/>
        </w:rPr>
        <w:t xml:space="preserve">ולא אמר:  </w:t>
      </w:r>
      <w:r w:rsidRPr="00C35A2C">
        <w:rPr>
          <w:rFonts w:ascii="David" w:hAnsi="David"/>
          <w:sz w:val="32"/>
          <w:rtl/>
        </w:rPr>
        <w:t>רומו כרחבו.</w:t>
      </w:r>
      <w:r w:rsidRPr="00C35A2C">
        <w:rPr>
          <w:rFonts w:ascii="David" w:hAnsi="David" w:hint="cs"/>
          <w:sz w:val="32"/>
          <w:rtl/>
        </w:rPr>
        <w:t xml:space="preserve"> -</w:t>
      </w:r>
    </w:p>
    <w:p w14:paraId="3464116D" w14:textId="77777777" w:rsidR="00D46213" w:rsidRPr="00654D6B" w:rsidRDefault="00D46213" w:rsidP="00D46213">
      <w:pPr>
        <w:pStyle w:val="36"/>
        <w:framePr w:wrap="notBeside"/>
        <w:rPr>
          <w:rtl/>
        </w:rPr>
      </w:pPr>
      <w:r>
        <w:rPr>
          <w:rFonts w:hint="cs"/>
          <w:rtl/>
        </w:rPr>
        <w:t>א.</w:t>
      </w:r>
    </w:p>
    <w:p w14:paraId="7DFD44C2" w14:textId="77777777" w:rsidR="00D46213" w:rsidRDefault="00D46213" w:rsidP="00D46213">
      <w:pPr>
        <w:rPr>
          <w:rtl/>
        </w:rPr>
      </w:pPr>
      <w:r w:rsidRPr="00654D6B">
        <w:rPr>
          <w:rFonts w:hint="cs"/>
          <w:rtl/>
        </w:rPr>
        <w:t>הבית מתחת הוא רחב ולמעלה הוא בשיפוע</w:t>
      </w:r>
      <w:r w:rsidRPr="00654D6B">
        <w:rPr>
          <w:rtl/>
        </w:rPr>
        <w:t xml:space="preserve">, </w:t>
      </w:r>
    </w:p>
    <w:p w14:paraId="7843AF39" w14:textId="77777777" w:rsidR="00D46213" w:rsidRPr="00654D6B" w:rsidRDefault="00D46213" w:rsidP="00D46213">
      <w:pPr>
        <w:pStyle w:val="36"/>
        <w:framePr w:wrap="notBeside"/>
        <w:rPr>
          <w:rtl/>
        </w:rPr>
      </w:pPr>
      <w:r>
        <w:rPr>
          <w:rFonts w:hint="cs"/>
          <w:rtl/>
        </w:rPr>
        <w:t>ב.</w:t>
      </w:r>
    </w:p>
    <w:p w14:paraId="57A61B83" w14:textId="77777777" w:rsidR="00D46213" w:rsidRPr="00654D6B" w:rsidRDefault="00D46213" w:rsidP="00D46213">
      <w:pPr>
        <w:spacing w:after="60"/>
        <w:rPr>
          <w:rtl/>
        </w:rPr>
      </w:pPr>
      <w:r w:rsidRPr="00654D6B">
        <w:rPr>
          <w:rtl/>
        </w:rPr>
        <w:t xml:space="preserve">משום </w:t>
      </w:r>
      <w:r w:rsidRPr="00654D6B">
        <w:rPr>
          <w:rFonts w:hint="cs"/>
          <w:rtl/>
        </w:rPr>
        <w:t>דהחלונות במקום כניסת הקורות</w:t>
      </w:r>
      <w:r w:rsidRPr="00654D6B">
        <w:rPr>
          <w:rtl/>
        </w:rPr>
        <w:t>.</w:t>
      </w:r>
    </w:p>
    <w:p w14:paraId="1A7A4988" w14:textId="77777777" w:rsidR="00D46213" w:rsidRPr="00654D6B" w:rsidRDefault="00D46213" w:rsidP="00D46213">
      <w:pPr>
        <w:pStyle w:val="36"/>
        <w:framePr w:wrap="notBeside"/>
        <w:rPr>
          <w:rtl/>
        </w:rPr>
      </w:pPr>
      <w:r w:rsidRPr="00654D6B">
        <w:rPr>
          <w:rtl/>
        </w:rPr>
        <w:t>רבי חנינא</w:t>
      </w:r>
    </w:p>
    <w:p w14:paraId="6063B12F" w14:textId="77777777" w:rsidR="00D46213" w:rsidRPr="00C35A2C" w:rsidRDefault="00D46213" w:rsidP="00D46213">
      <w:pPr>
        <w:rPr>
          <w:rFonts w:ascii="David" w:hAnsi="David"/>
          <w:sz w:val="32"/>
          <w:rtl/>
        </w:rPr>
      </w:pPr>
      <w:r>
        <w:rPr>
          <w:rFonts w:ascii="David" w:hAnsi="David"/>
          <w:sz w:val="32"/>
          <w:rtl/>
        </w:rPr>
        <w:t xml:space="preserve">יצא </w:t>
      </w:r>
      <w:r w:rsidRPr="00C35A2C">
        <w:rPr>
          <w:rFonts w:ascii="David" w:hAnsi="David"/>
          <w:sz w:val="32"/>
          <w:rtl/>
        </w:rPr>
        <w:t>לקרייתא, רמו ליה קראי אהדדי.</w:t>
      </w:r>
    </w:p>
    <w:p w14:paraId="6B913C8D" w14:textId="77777777" w:rsidR="00D46213" w:rsidRPr="00654D6B" w:rsidRDefault="00D46213" w:rsidP="00D46213">
      <w:pPr>
        <w:pStyle w:val="36"/>
        <w:framePr w:wrap="notBeside"/>
        <w:rPr>
          <w:rtl/>
        </w:rPr>
      </w:pPr>
      <w:r w:rsidRPr="00654D6B">
        <w:rPr>
          <w:rtl/>
        </w:rPr>
        <w:t>כתיב:</w:t>
      </w:r>
    </w:p>
    <w:p w14:paraId="3DCCDD51" w14:textId="77777777" w:rsidR="00D46213" w:rsidRDefault="00D46213" w:rsidP="00D46213">
      <w:pPr>
        <w:pStyle w:val="affff7"/>
        <w:rPr>
          <w:rFonts w:ascii="David" w:hAnsi="David"/>
          <w:rtl/>
        </w:rPr>
      </w:pPr>
      <w:r w:rsidRPr="00F10693">
        <w:rPr>
          <w:rFonts w:hint="cs"/>
          <w:rtl/>
        </w:rPr>
        <w:t>'</w:t>
      </w:r>
      <w:r>
        <w:rPr>
          <w:rtl/>
        </w:rPr>
        <w:t>וְ</w:t>
      </w:r>
      <w:r>
        <w:rPr>
          <w:rStyle w:val="affff8"/>
          <w:rtl/>
        </w:rPr>
        <w:t>הַבַּיִת אֲשֶׁר בָּנָה הַמֶּלֶךְ שְׁלֹמֹה לַה</w:t>
      </w:r>
      <w:r>
        <w:rPr>
          <w:rtl/>
        </w:rPr>
        <w:t xml:space="preserve">' </w:t>
      </w:r>
      <w:r>
        <w:rPr>
          <w:rStyle w:val="affff8"/>
          <w:rtl/>
        </w:rPr>
        <w:t>שִׁשִּׁים אַמָּה אָרְכּוֹ וְעֶשְׂרִים רָחְבּוֹ וּשְׁלֹשִׁים אַמָּה קוֹמָתוֹ</w:t>
      </w:r>
      <w:r w:rsidRPr="00F10693">
        <w:rPr>
          <w:rFonts w:hint="cs"/>
          <w:rtl/>
        </w:rPr>
        <w:t>'</w:t>
      </w:r>
      <w:r w:rsidRPr="00F10693">
        <w:rPr>
          <w:rtl/>
        </w:rPr>
        <w:t>,</w:t>
      </w:r>
    </w:p>
    <w:p w14:paraId="77533C12" w14:textId="77777777" w:rsidR="00D46213" w:rsidRPr="00F40B20" w:rsidRDefault="00D46213" w:rsidP="00D46213">
      <w:pPr>
        <w:pStyle w:val="36"/>
        <w:framePr w:wrap="notBeside"/>
        <w:rPr>
          <w:rtl/>
        </w:rPr>
      </w:pPr>
      <w:r w:rsidRPr="00F40B20">
        <w:rPr>
          <w:rtl/>
        </w:rPr>
        <w:t>וכתיב:</w:t>
      </w:r>
    </w:p>
    <w:p w14:paraId="4F3481F6" w14:textId="77777777" w:rsidR="00D46213" w:rsidRPr="007732C4" w:rsidRDefault="00D46213" w:rsidP="00D46213">
      <w:pPr>
        <w:rPr>
          <w:rFonts w:ascii="David" w:hAnsi="David"/>
          <w:spacing w:val="-2"/>
          <w:sz w:val="30"/>
          <w:szCs w:val="16"/>
          <w:rtl/>
        </w:rPr>
      </w:pPr>
      <w:r w:rsidRPr="007732C4">
        <w:rPr>
          <w:rFonts w:hint="cs"/>
          <w:spacing w:val="-2"/>
          <w:sz w:val="20"/>
          <w:szCs w:val="16"/>
          <w:rtl/>
        </w:rPr>
        <w:t>'</w:t>
      </w:r>
      <w:r w:rsidRPr="007732C4">
        <w:rPr>
          <w:spacing w:val="-2"/>
          <w:sz w:val="20"/>
          <w:szCs w:val="16"/>
          <w:rtl/>
        </w:rPr>
        <w:t>וְ</w:t>
      </w:r>
      <w:r w:rsidRPr="007732C4">
        <w:rPr>
          <w:rStyle w:val="affff8"/>
          <w:spacing w:val="-2"/>
          <w:sz w:val="30"/>
          <w:rtl/>
        </w:rPr>
        <w:t>לִפְנֵי הַדְּבִיר עֶשְׂרִים אַמָּה אֹרֶךְ וְעֶשְׂרִים אַמָּה רֹחַב וְעֶשְׂרִים אַמָּה קוֹמָתוֹ</w:t>
      </w:r>
      <w:r w:rsidRPr="007732C4">
        <w:rPr>
          <w:rFonts w:hint="cs"/>
          <w:spacing w:val="-2"/>
          <w:sz w:val="20"/>
          <w:szCs w:val="16"/>
          <w:rtl/>
        </w:rPr>
        <w:t>'</w:t>
      </w:r>
      <w:r w:rsidRPr="007732C4">
        <w:rPr>
          <w:spacing w:val="-2"/>
          <w:sz w:val="20"/>
          <w:szCs w:val="16"/>
          <w:rtl/>
        </w:rPr>
        <w:t>.</w:t>
      </w:r>
    </w:p>
    <w:p w14:paraId="2C6AAB49" w14:textId="77777777" w:rsidR="00D46213" w:rsidRPr="00654D6B" w:rsidRDefault="00D46213" w:rsidP="00D46213">
      <w:pPr>
        <w:pStyle w:val="36"/>
        <w:framePr w:wrap="notBeside"/>
        <w:rPr>
          <w:rtl/>
        </w:rPr>
      </w:pPr>
      <w:r w:rsidRPr="00654D6B">
        <w:rPr>
          <w:rtl/>
        </w:rPr>
        <w:t xml:space="preserve">- </w:t>
      </w:r>
      <w:r w:rsidRPr="00654D6B">
        <w:rPr>
          <w:rFonts w:hint="cs"/>
          <w:rtl/>
        </w:rPr>
        <w:t>א</w:t>
      </w:r>
      <w:r w:rsidRPr="00654D6B">
        <w:rPr>
          <w:rtl/>
        </w:rPr>
        <w:t>"</w:t>
      </w:r>
      <w:r w:rsidRPr="00654D6B">
        <w:rPr>
          <w:rFonts w:hint="cs"/>
          <w:rtl/>
        </w:rPr>
        <w:t>ל</w:t>
      </w:r>
      <w:r w:rsidRPr="00654D6B">
        <w:rPr>
          <w:rtl/>
        </w:rPr>
        <w:t>:</w:t>
      </w:r>
    </w:p>
    <w:p w14:paraId="1339DF19" w14:textId="77777777" w:rsidR="00D46213" w:rsidRPr="00065E76" w:rsidRDefault="00D46213" w:rsidP="00D46213">
      <w:pPr>
        <w:rPr>
          <w:rtl/>
        </w:rPr>
      </w:pPr>
      <w:r w:rsidRPr="007732C4">
        <w:rPr>
          <w:rFonts w:hint="cs"/>
          <w:sz w:val="20"/>
          <w:szCs w:val="16"/>
          <w:rtl/>
        </w:rPr>
        <w:t xml:space="preserve">חישב </w:t>
      </w:r>
      <w:r w:rsidRPr="007732C4">
        <w:rPr>
          <w:sz w:val="20"/>
          <w:szCs w:val="16"/>
          <w:rtl/>
        </w:rPr>
        <w:t>משפת כרובים ולמעלה.</w:t>
      </w:r>
      <w:r w:rsidRPr="007732C4">
        <w:rPr>
          <w:rFonts w:hint="cs"/>
          <w:sz w:val="20"/>
          <w:szCs w:val="16"/>
          <w:rtl/>
        </w:rPr>
        <w:t xml:space="preserve"> </w:t>
      </w:r>
      <w:r w:rsidRPr="007732C4">
        <w:rPr>
          <w:rStyle w:val="affffe"/>
          <w:rFonts w:hint="cs"/>
          <w:sz w:val="12"/>
          <w:szCs w:val="12"/>
          <w:rtl/>
        </w:rPr>
        <w:t>וקמ''ל</w:t>
      </w:r>
      <w:r w:rsidRPr="007732C4">
        <w:rPr>
          <w:rFonts w:hint="cs"/>
          <w:sz w:val="20"/>
          <w:szCs w:val="16"/>
          <w:rtl/>
        </w:rPr>
        <w:t xml:space="preserve"> למטה כלמעלה שאין משמש כלום</w:t>
      </w:r>
    </w:p>
    <w:p w14:paraId="656943AE" w14:textId="2E3071D0" w:rsidR="00AC0AF5" w:rsidRPr="00C35A2C" w:rsidRDefault="00AC0AF5" w:rsidP="00D46213">
      <w:pPr>
        <w:pStyle w:val="affe"/>
        <w:framePr w:wrap="around"/>
        <w:rPr>
          <w:rtl/>
        </w:rPr>
      </w:pPr>
      <w:r w:rsidRPr="00C35A2C">
        <w:rPr>
          <w:rFonts w:hint="cs"/>
          <w:rtl/>
        </w:rPr>
        <w:t>צט.</w:t>
      </w:r>
    </w:p>
    <w:p w14:paraId="3B728E95" w14:textId="77777777" w:rsidR="00654D6B" w:rsidRPr="00654D6B" w:rsidRDefault="00AC0AF5" w:rsidP="00654D6B">
      <w:pPr>
        <w:pStyle w:val="36"/>
        <w:framePr w:wrap="notBeside"/>
        <w:rPr>
          <w:rtl/>
        </w:rPr>
      </w:pPr>
      <w:r w:rsidRPr="00654D6B">
        <w:rPr>
          <w:rtl/>
        </w:rPr>
        <w:t>מסייע לר' לוי</w:t>
      </w:r>
    </w:p>
    <w:p w14:paraId="298669B6" w14:textId="2A7F0262" w:rsidR="00654D6B" w:rsidRPr="00654D6B" w:rsidRDefault="00AC0AF5" w:rsidP="00654D6B">
      <w:pPr>
        <w:rPr>
          <w:rStyle w:val="afff8"/>
          <w:rtl/>
        </w:rPr>
      </w:pPr>
      <w:r w:rsidRPr="00654D6B">
        <w:rPr>
          <w:rStyle w:val="affffe"/>
          <w:rtl/>
        </w:rPr>
        <w:t>דבר זה מסורת בידינו מאבותינו:</w:t>
      </w:r>
      <w:r w:rsidRPr="006765C4">
        <w:rPr>
          <w:rFonts w:ascii="David" w:hAnsi="David"/>
          <w:spacing w:val="-2"/>
          <w:sz w:val="32"/>
          <w:rtl/>
        </w:rPr>
        <w:t xml:space="preserve"> </w:t>
      </w:r>
      <w:r w:rsidRPr="00654D6B">
        <w:rPr>
          <w:rStyle w:val="afff8"/>
          <w:rtl/>
        </w:rPr>
        <w:t>מקום ארון וכרובים אינו מן המדה.</w:t>
      </w:r>
    </w:p>
    <w:p w14:paraId="57C6CE0E" w14:textId="77777777" w:rsidR="00654D6B" w:rsidRPr="00654D6B" w:rsidRDefault="00AC0AF5" w:rsidP="00654D6B">
      <w:pPr>
        <w:pStyle w:val="36"/>
        <w:framePr w:wrap="notBeside"/>
        <w:rPr>
          <w:rtl/>
        </w:rPr>
      </w:pPr>
      <w:r w:rsidRPr="00654D6B">
        <w:rPr>
          <w:rFonts w:hint="cs"/>
          <w:rtl/>
        </w:rPr>
        <w:t>תנ</w:t>
      </w:r>
      <w:r w:rsidRPr="00654D6B">
        <w:rPr>
          <w:rtl/>
        </w:rPr>
        <w:t>"</w:t>
      </w:r>
      <w:r w:rsidRPr="00654D6B">
        <w:rPr>
          <w:rFonts w:hint="cs"/>
          <w:rtl/>
        </w:rPr>
        <w:t>ה</w:t>
      </w:r>
      <w:r w:rsidRPr="00654D6B">
        <w:rPr>
          <w:rtl/>
        </w:rPr>
        <w:t>:</w:t>
      </w:r>
    </w:p>
    <w:p w14:paraId="078B7DE5" w14:textId="7BDFE7A6" w:rsidR="00AC0AF5" w:rsidRPr="00654D6B" w:rsidRDefault="00AC0AF5" w:rsidP="00654D6B">
      <w:pPr>
        <w:spacing w:after="60"/>
        <w:rPr>
          <w:rFonts w:ascii="David" w:hAnsi="David"/>
          <w:spacing w:val="-2"/>
          <w:sz w:val="32"/>
          <w:rtl/>
        </w:rPr>
      </w:pPr>
      <w:r w:rsidRPr="00C35A2C">
        <w:rPr>
          <w:rFonts w:ascii="David" w:hAnsi="David"/>
          <w:sz w:val="32"/>
          <w:rtl/>
        </w:rPr>
        <w:t xml:space="preserve"> ארון שעשה משה, יש לו ריוח עשר אמות לכל רוח ורוח.</w:t>
      </w:r>
    </w:p>
    <w:p w14:paraId="10DC77E3" w14:textId="2A22F52F" w:rsidR="00011DBB" w:rsidRDefault="00011DBB" w:rsidP="00011DBB">
      <w:pPr>
        <w:pStyle w:val="36"/>
        <w:framePr w:wrap="notBeside"/>
        <w:rPr>
          <w:rtl/>
        </w:rPr>
      </w:pPr>
      <w:r w:rsidRPr="00654D6B">
        <w:rPr>
          <w:rFonts w:hint="cs"/>
          <w:rtl/>
        </w:rPr>
        <w:t>מ</w:t>
      </w:r>
      <w:r w:rsidRPr="00654D6B">
        <w:rPr>
          <w:rtl/>
        </w:rPr>
        <w:t>שמואל</w:t>
      </w:r>
      <w:r w:rsidRPr="00C35A2C">
        <w:rPr>
          <w:rFonts w:ascii="David" w:hAnsi="David" w:cs="FrankRuehl"/>
          <w:sz w:val="32"/>
          <w:rtl/>
        </w:rPr>
        <w:t>:</w:t>
      </w:r>
    </w:p>
    <w:p w14:paraId="0D696AF9" w14:textId="7F12B261" w:rsidR="00AC0AF5" w:rsidRPr="00C35A2C" w:rsidRDefault="00AC0AF5" w:rsidP="00AC0AF5">
      <w:pPr>
        <w:rPr>
          <w:rFonts w:ascii="David" w:hAnsi="David"/>
          <w:sz w:val="32"/>
          <w:rtl/>
        </w:rPr>
      </w:pPr>
      <w:r w:rsidRPr="00654D6B">
        <w:rPr>
          <w:rStyle w:val="afff8"/>
          <w:rtl/>
        </w:rPr>
        <w:t>כרובים בנס עומדין</w:t>
      </w:r>
      <w:r w:rsidRPr="00C35A2C">
        <w:rPr>
          <w:rFonts w:ascii="David" w:hAnsi="David"/>
          <w:sz w:val="32"/>
          <w:rtl/>
        </w:rPr>
        <w:t xml:space="preserve">, </w:t>
      </w:r>
      <w:r w:rsidRPr="00654D6B">
        <w:rPr>
          <w:rStyle w:val="affffe"/>
          <w:rtl/>
        </w:rPr>
        <w:t>שנא</w:t>
      </w:r>
      <w:r w:rsidRPr="00654D6B">
        <w:rPr>
          <w:rStyle w:val="affffe"/>
          <w:rFonts w:hint="cs"/>
          <w:rtl/>
        </w:rPr>
        <w:t>'</w:t>
      </w:r>
      <w:r w:rsidRPr="00654D6B">
        <w:rPr>
          <w:rStyle w:val="affffe"/>
          <w:rtl/>
        </w:rPr>
        <w:t>:</w:t>
      </w:r>
      <w:r w:rsidRPr="00B011CC">
        <w:rPr>
          <w:rStyle w:val="affff8"/>
          <w:rtl/>
        </w:rPr>
        <w:t xml:space="preserve"> </w:t>
      </w:r>
      <w:r w:rsidRPr="00F10693">
        <w:rPr>
          <w:rFonts w:hint="cs"/>
          <w:rtl/>
        </w:rPr>
        <w:t>'</w:t>
      </w:r>
      <w:r w:rsidR="00937EFC">
        <w:rPr>
          <w:rtl/>
        </w:rPr>
        <w:t>וְ</w:t>
      </w:r>
      <w:r w:rsidR="00937EFC">
        <w:rPr>
          <w:rStyle w:val="affff8"/>
          <w:rtl/>
        </w:rPr>
        <w:t>חָמֵשׁ אַמּוֹת כְּנַף הַכְּרוּב הָאֶחָת וְחָמֵשׁ אַמּוֹת כְּנַף הַכְּרוּב הַשֵּׁנִית עֶשֶׂר אַמּוֹת מִקְצוֹת כְּנָפָיו וְעַד קְצוֹת כְּנָפָי</w:t>
      </w:r>
      <w:r w:rsidRPr="00B011CC">
        <w:rPr>
          <w:rStyle w:val="affff8"/>
          <w:rtl/>
        </w:rPr>
        <w:t>ו</w:t>
      </w:r>
      <w:r w:rsidRPr="00F10693">
        <w:rPr>
          <w:rFonts w:hint="cs"/>
          <w:rtl/>
        </w:rPr>
        <w:t>'</w:t>
      </w:r>
      <w:r w:rsidRPr="00F10693">
        <w:rPr>
          <w:rtl/>
        </w:rPr>
        <w:t>,</w:t>
      </w:r>
      <w:r w:rsidRPr="00C35A2C">
        <w:rPr>
          <w:rFonts w:ascii="David" w:hAnsi="David"/>
          <w:sz w:val="32"/>
          <w:rtl/>
        </w:rPr>
        <w:t xml:space="preserve"> גופייהו היכא הוו קיימי? </w:t>
      </w:r>
      <w:r w:rsidRPr="00937EFC">
        <w:rPr>
          <w:rStyle w:val="affffe"/>
          <w:rtl/>
        </w:rPr>
        <w:t>אלא ש"</w:t>
      </w:r>
      <w:r w:rsidRPr="00937EFC">
        <w:rPr>
          <w:rStyle w:val="affffe"/>
          <w:rFonts w:hint="cs"/>
          <w:rtl/>
        </w:rPr>
        <w:t>מ</w:t>
      </w:r>
      <w:r w:rsidRPr="00937EFC">
        <w:rPr>
          <w:rStyle w:val="affffe"/>
          <w:rtl/>
        </w:rPr>
        <w:t>:</w:t>
      </w:r>
      <w:r w:rsidRPr="00C35A2C">
        <w:rPr>
          <w:rFonts w:ascii="David" w:hAnsi="David"/>
          <w:sz w:val="32"/>
          <w:rtl/>
        </w:rPr>
        <w:t xml:space="preserve"> בנס עומדין.</w:t>
      </w:r>
    </w:p>
    <w:p w14:paraId="312642A0" w14:textId="77777777" w:rsidR="00654D6B" w:rsidRPr="00654D6B" w:rsidRDefault="00AC0AF5" w:rsidP="00654D6B">
      <w:pPr>
        <w:pStyle w:val="36"/>
        <w:framePr w:wrap="notBeside"/>
        <w:rPr>
          <w:rtl/>
        </w:rPr>
      </w:pPr>
      <w:r w:rsidRPr="00654D6B">
        <w:rPr>
          <w:rtl/>
        </w:rPr>
        <w:t>מתקיף אביי:</w:t>
      </w:r>
    </w:p>
    <w:p w14:paraId="20398F73" w14:textId="3DFE6169" w:rsidR="00AC0AF5" w:rsidRPr="00C35A2C" w:rsidRDefault="00654D6B" w:rsidP="00AC0AF5">
      <w:pPr>
        <w:rPr>
          <w:rFonts w:ascii="David" w:hAnsi="David"/>
          <w:sz w:val="32"/>
          <w:rtl/>
        </w:rPr>
      </w:pPr>
      <w:r>
        <w:rPr>
          <w:rFonts w:ascii="David" w:hAnsi="David" w:hint="cs"/>
          <w:sz w:val="32"/>
          <w:rtl/>
        </w:rPr>
        <w:t xml:space="preserve">ושמא </w:t>
      </w:r>
      <w:r w:rsidR="00AC0AF5" w:rsidRPr="00C35A2C">
        <w:rPr>
          <w:rFonts w:ascii="David" w:hAnsi="David"/>
          <w:sz w:val="32"/>
          <w:rtl/>
        </w:rPr>
        <w:t>ב</w:t>
      </w:r>
      <w:r>
        <w:rPr>
          <w:rFonts w:ascii="David" w:hAnsi="David" w:hint="cs"/>
          <w:sz w:val="32"/>
          <w:rtl/>
        </w:rPr>
        <w:t>לטו כתרנגולין</w:t>
      </w:r>
      <w:r w:rsidR="00AC0AF5" w:rsidRPr="00C35A2C">
        <w:rPr>
          <w:rFonts w:ascii="David" w:hAnsi="David"/>
          <w:sz w:val="32"/>
          <w:rtl/>
        </w:rPr>
        <w:t>.</w:t>
      </w:r>
      <w:r>
        <w:rPr>
          <w:rFonts w:ascii="David" w:hAnsi="David" w:hint="cs"/>
          <w:sz w:val="32"/>
          <w:rtl/>
        </w:rPr>
        <w:t xml:space="preserve"> </w:t>
      </w:r>
      <w:r w:rsidRPr="00654D6B">
        <w:rPr>
          <w:rStyle w:val="affffe"/>
          <w:rFonts w:hint="cs"/>
          <w:rtl/>
        </w:rPr>
        <w:t>או</w:t>
      </w:r>
      <w:r>
        <w:rPr>
          <w:rFonts w:ascii="David" w:hAnsi="David" w:hint="cs"/>
          <w:sz w:val="32"/>
          <w:rtl/>
        </w:rPr>
        <w:t xml:space="preserve"> זה שלא כנגז זה, </w:t>
      </w:r>
      <w:r w:rsidRPr="00654D6B">
        <w:rPr>
          <w:rStyle w:val="affffe"/>
          <w:rFonts w:hint="cs"/>
          <w:rtl/>
        </w:rPr>
        <w:t>או</w:t>
      </w:r>
      <w:r>
        <w:rPr>
          <w:rFonts w:ascii="David" w:hAnsi="David" w:hint="cs"/>
          <w:sz w:val="32"/>
          <w:rtl/>
        </w:rPr>
        <w:t xml:space="preserve"> באלכסון, </w:t>
      </w:r>
      <w:r w:rsidRPr="00654D6B">
        <w:rPr>
          <w:rStyle w:val="affffe"/>
          <w:rFonts w:hint="cs"/>
          <w:rtl/>
        </w:rPr>
        <w:t>או</w:t>
      </w:r>
      <w:r>
        <w:rPr>
          <w:rFonts w:ascii="David" w:hAnsi="David" w:hint="cs"/>
          <w:sz w:val="32"/>
          <w:rtl/>
        </w:rPr>
        <w:t xml:space="preserve"> ביתא מעילאי רווח יותר, </w:t>
      </w:r>
      <w:r w:rsidRPr="00654D6B">
        <w:rPr>
          <w:rStyle w:val="affffe"/>
          <w:rFonts w:hint="cs"/>
          <w:rtl/>
        </w:rPr>
        <w:t>או</w:t>
      </w:r>
      <w:r>
        <w:rPr>
          <w:rFonts w:ascii="David" w:hAnsi="David" w:hint="cs"/>
          <w:sz w:val="32"/>
          <w:rtl/>
        </w:rPr>
        <w:t xml:space="preserve"> שהכנפיים עצמן כפופות </w:t>
      </w:r>
      <w:r w:rsidRPr="00654D6B">
        <w:rPr>
          <w:rStyle w:val="affffe"/>
          <w:rFonts w:hint="cs"/>
          <w:rtl/>
        </w:rPr>
        <w:t>או</w:t>
      </w:r>
      <w:r>
        <w:rPr>
          <w:rFonts w:ascii="David" w:hAnsi="David" w:hint="cs"/>
          <w:sz w:val="32"/>
          <w:rtl/>
        </w:rPr>
        <w:t xml:space="preserve"> משלחפי כנף ע''ג כנף</w:t>
      </w:r>
    </w:p>
    <w:p w14:paraId="26B9A047" w14:textId="0ABBEDA9" w:rsidR="00AC0AF5" w:rsidRPr="00654D6B" w:rsidRDefault="00654D6B" w:rsidP="00654D6B">
      <w:pPr>
        <w:pStyle w:val="affff9"/>
        <w:rPr>
          <w:rtl/>
        </w:rPr>
      </w:pPr>
      <w:r w:rsidRPr="00654D6B">
        <w:rPr>
          <w:rFonts w:hint="cs"/>
          <w:rtl/>
        </w:rPr>
        <w:t>כיצד עמדו</w:t>
      </w:r>
    </w:p>
    <w:p w14:paraId="74EB0506" w14:textId="405E89AB" w:rsidR="00654D6B" w:rsidRPr="00654D6B" w:rsidRDefault="00AC0AF5" w:rsidP="00654D6B">
      <w:pPr>
        <w:pStyle w:val="36"/>
        <w:framePr w:wrap="notBeside"/>
        <w:rPr>
          <w:rtl/>
        </w:rPr>
      </w:pPr>
      <w:r w:rsidRPr="00654D6B">
        <w:rPr>
          <w:rtl/>
        </w:rPr>
        <w:lastRenderedPageBreak/>
        <w:t>למ"ד</w:t>
      </w:r>
    </w:p>
    <w:p w14:paraId="40AD11F3" w14:textId="519E4711" w:rsidR="00AC0AF5" w:rsidRPr="00065E76" w:rsidRDefault="00AC0AF5" w:rsidP="00654D6B">
      <w:pPr>
        <w:rPr>
          <w:rtl/>
        </w:rPr>
      </w:pPr>
      <w:r w:rsidRPr="00F10693">
        <w:rPr>
          <w:rFonts w:hint="cs"/>
          <w:rtl/>
        </w:rPr>
        <w:t>'</w:t>
      </w:r>
      <w:r w:rsidR="00937EFC">
        <w:rPr>
          <w:rtl/>
        </w:rPr>
        <w:t>פְ</w:t>
      </w:r>
      <w:r w:rsidR="00937EFC">
        <w:rPr>
          <w:rStyle w:val="affff8"/>
          <w:rtl/>
        </w:rPr>
        <w:t>נֵיהֶם אִישׁ אֶל אָחִי</w:t>
      </w:r>
      <w:r w:rsidRPr="00B011CC">
        <w:rPr>
          <w:rStyle w:val="affff8"/>
          <w:rtl/>
        </w:rPr>
        <w:t>ו</w:t>
      </w:r>
      <w:r w:rsidRPr="00F10693">
        <w:rPr>
          <w:rFonts w:hint="cs"/>
          <w:rtl/>
        </w:rPr>
        <w:t>'</w:t>
      </w:r>
      <w:r w:rsidRPr="00F10693">
        <w:rPr>
          <w:rtl/>
        </w:rPr>
        <w:t>,</w:t>
      </w:r>
      <w:r w:rsidRPr="00C35A2C">
        <w:rPr>
          <w:rFonts w:ascii="David" w:hAnsi="David"/>
          <w:sz w:val="32"/>
          <w:rtl/>
        </w:rPr>
        <w:t xml:space="preserve"> </w:t>
      </w:r>
      <w:r w:rsidR="00654D6B" w:rsidRPr="00654D6B">
        <w:rPr>
          <w:rStyle w:val="affffe"/>
          <w:rFonts w:hint="cs"/>
          <w:rtl/>
        </w:rPr>
        <w:t>הך</w:t>
      </w:r>
      <w:r w:rsidR="00654D6B">
        <w:rPr>
          <w:rFonts w:ascii="David" w:hAnsi="David" w:hint="cs"/>
          <w:sz w:val="32"/>
          <w:rtl/>
        </w:rPr>
        <w:t xml:space="preserve"> ד</w:t>
      </w:r>
      <w:r w:rsidRPr="00F10693">
        <w:rPr>
          <w:rFonts w:hint="cs"/>
          <w:rtl/>
        </w:rPr>
        <w:t>'</w:t>
      </w:r>
      <w:r w:rsidR="00937EFC">
        <w:rPr>
          <w:rtl/>
        </w:rPr>
        <w:t>וּ</w:t>
      </w:r>
      <w:r w:rsidR="00937EFC">
        <w:rPr>
          <w:rStyle w:val="affff8"/>
          <w:rtl/>
        </w:rPr>
        <w:t>פְנֵיהֶם לַבָּיִ</w:t>
      </w:r>
      <w:r w:rsidRPr="00B011CC">
        <w:rPr>
          <w:rStyle w:val="affff8"/>
          <w:rtl/>
        </w:rPr>
        <w:t>ת</w:t>
      </w:r>
      <w:r w:rsidRPr="00F10693">
        <w:rPr>
          <w:rFonts w:hint="cs"/>
          <w:rtl/>
        </w:rPr>
        <w:t>'</w:t>
      </w:r>
      <w:r w:rsidRPr="00F10693">
        <w:rPr>
          <w:rtl/>
        </w:rPr>
        <w:t>.</w:t>
      </w:r>
      <w:r w:rsidR="00654D6B">
        <w:rPr>
          <w:rFonts w:hint="cs"/>
          <w:rtl/>
        </w:rPr>
        <w:t xml:space="preserve">- </w:t>
      </w:r>
      <w:r w:rsidRPr="00065E76">
        <w:rPr>
          <w:rtl/>
        </w:rPr>
        <w:t xml:space="preserve">כאן בזמן שישראל עושין רצונו של מקום, כאן </w:t>
      </w:r>
      <w:r w:rsidR="00654D6B">
        <w:rPr>
          <w:rFonts w:hint="cs"/>
          <w:rtl/>
        </w:rPr>
        <w:t xml:space="preserve">בשאין </w:t>
      </w:r>
      <w:r w:rsidRPr="00065E76">
        <w:rPr>
          <w:rtl/>
        </w:rPr>
        <w:t>עושין רצונו של מקום.</w:t>
      </w:r>
    </w:p>
    <w:p w14:paraId="3799D703" w14:textId="77777777" w:rsidR="00654D6B" w:rsidRPr="00654D6B" w:rsidRDefault="00AC0AF5" w:rsidP="00654D6B">
      <w:pPr>
        <w:pStyle w:val="36"/>
        <w:framePr w:wrap="notBeside"/>
        <w:rPr>
          <w:rtl/>
        </w:rPr>
      </w:pPr>
      <w:r w:rsidRPr="00654D6B">
        <w:rPr>
          <w:rtl/>
        </w:rPr>
        <w:t>ולמ"ד</w:t>
      </w:r>
    </w:p>
    <w:p w14:paraId="065F1604" w14:textId="3EC75424" w:rsidR="00AC0AF5" w:rsidRPr="00C35A2C" w:rsidRDefault="00AC0AF5" w:rsidP="00654D6B">
      <w:pPr>
        <w:rPr>
          <w:rFonts w:ascii="David" w:hAnsi="David"/>
          <w:sz w:val="32"/>
          <w:rtl/>
        </w:rPr>
      </w:pPr>
      <w:r w:rsidRPr="00B011CC">
        <w:rPr>
          <w:rStyle w:val="affff8"/>
          <w:rtl/>
        </w:rPr>
        <w:t xml:space="preserve"> </w:t>
      </w:r>
      <w:r w:rsidRPr="00F10693">
        <w:rPr>
          <w:rFonts w:hint="cs"/>
          <w:rtl/>
        </w:rPr>
        <w:t>'</w:t>
      </w:r>
      <w:r w:rsidRPr="00F10693">
        <w:rPr>
          <w:rtl/>
        </w:rPr>
        <w:t>ו</w:t>
      </w:r>
      <w:r w:rsidRPr="00B011CC">
        <w:rPr>
          <w:rStyle w:val="affff8"/>
          <w:rtl/>
        </w:rPr>
        <w:t>פניהם לבית</w:t>
      </w:r>
      <w:r w:rsidRPr="00F10693">
        <w:rPr>
          <w:rFonts w:hint="cs"/>
          <w:rtl/>
        </w:rPr>
        <w:t>'</w:t>
      </w:r>
      <w:r w:rsidRPr="00F10693">
        <w:rPr>
          <w:rtl/>
        </w:rPr>
        <w:t>,</w:t>
      </w:r>
      <w:r w:rsidRPr="00C35A2C">
        <w:rPr>
          <w:rFonts w:ascii="David" w:hAnsi="David"/>
          <w:sz w:val="32"/>
          <w:rtl/>
        </w:rPr>
        <w:t xml:space="preserve"> </w:t>
      </w:r>
      <w:r w:rsidR="00654D6B" w:rsidRPr="00654D6B">
        <w:rPr>
          <w:rStyle w:val="affffe"/>
          <w:rFonts w:hint="cs"/>
          <w:rtl/>
        </w:rPr>
        <w:t>הך</w:t>
      </w:r>
      <w:r w:rsidR="00654D6B">
        <w:rPr>
          <w:rFonts w:ascii="David" w:hAnsi="David" w:hint="cs"/>
          <w:sz w:val="32"/>
          <w:rtl/>
        </w:rPr>
        <w:t xml:space="preserve"> </w:t>
      </w:r>
      <w:r w:rsidRPr="00F10693">
        <w:rPr>
          <w:rFonts w:hint="cs"/>
          <w:rtl/>
        </w:rPr>
        <w:t>'</w:t>
      </w:r>
      <w:r w:rsidR="00937EFC" w:rsidRPr="00F10693">
        <w:rPr>
          <w:rFonts w:hint="cs"/>
          <w:rtl/>
        </w:rPr>
        <w:t>'</w:t>
      </w:r>
      <w:r w:rsidR="00937EFC">
        <w:rPr>
          <w:rtl/>
        </w:rPr>
        <w:t>פְ</w:t>
      </w:r>
      <w:r w:rsidR="00937EFC">
        <w:rPr>
          <w:rStyle w:val="affff8"/>
          <w:rtl/>
        </w:rPr>
        <w:t>נֵיהֶם אִישׁ אֶל אָחִי</w:t>
      </w:r>
      <w:r w:rsidR="00937EFC" w:rsidRPr="00B011CC">
        <w:rPr>
          <w:rStyle w:val="affff8"/>
          <w:rtl/>
        </w:rPr>
        <w:t>ו</w:t>
      </w:r>
      <w:r w:rsidR="00937EFC" w:rsidRPr="00F10693">
        <w:rPr>
          <w:rFonts w:hint="cs"/>
          <w:rtl/>
        </w:rPr>
        <w:t>'</w:t>
      </w:r>
      <w:r w:rsidRPr="00F10693">
        <w:rPr>
          <w:rtl/>
        </w:rPr>
        <w:t>.</w:t>
      </w:r>
      <w:r w:rsidR="00654D6B">
        <w:rPr>
          <w:rFonts w:hint="cs"/>
          <w:rtl/>
        </w:rPr>
        <w:t xml:space="preserve"> </w:t>
      </w:r>
      <w:r w:rsidRPr="00C35A2C">
        <w:rPr>
          <w:rFonts w:ascii="David" w:hAnsi="David"/>
          <w:sz w:val="32"/>
          <w:rtl/>
        </w:rPr>
        <w:t>מצדדי אצדודי</w:t>
      </w:r>
      <w:r w:rsidRPr="00C35A2C">
        <w:rPr>
          <w:rFonts w:ascii="David" w:hAnsi="David" w:hint="cs"/>
          <w:sz w:val="32"/>
          <w:rtl/>
        </w:rPr>
        <w:t xml:space="preserve">- </w:t>
      </w:r>
      <w:r w:rsidRPr="00654D6B">
        <w:rPr>
          <w:rStyle w:val="affffe"/>
          <w:rtl/>
        </w:rPr>
        <w:t>דתניא, אונקלוס הגר</w:t>
      </w:r>
      <w:r w:rsidRPr="00C35A2C">
        <w:rPr>
          <w:rFonts w:ascii="David" w:hAnsi="David"/>
          <w:sz w:val="32"/>
          <w:rtl/>
        </w:rPr>
        <w:t xml:space="preserve"> כרובים מעשה צעצועים הן, ומצודדים פניהם כתלמיד הנפטר מרבו.</w:t>
      </w:r>
    </w:p>
    <w:p w14:paraId="08DC5619" w14:textId="0250C657" w:rsidR="00AC0AF5" w:rsidRPr="001B450D" w:rsidRDefault="001B450D" w:rsidP="00AC0AF5">
      <w:pPr>
        <w:pStyle w:val="aff9"/>
        <w:rPr>
          <w:rtl/>
        </w:rPr>
      </w:pPr>
      <w:bookmarkStart w:id="41" w:name="_Hlk178756235"/>
      <w:r w:rsidRPr="001B450D">
        <w:rPr>
          <w:rFonts w:hint="cs"/>
          <w:rtl/>
        </w:rPr>
        <w:t>***</w:t>
      </w:r>
    </w:p>
    <w:p w14:paraId="07DFAADE" w14:textId="605DDA4F" w:rsidR="00AC0AF5" w:rsidRPr="00C35A2C" w:rsidRDefault="00011DBB" w:rsidP="00011DBB">
      <w:pPr>
        <w:pStyle w:val="affffb"/>
        <w:framePr w:wrap="around"/>
        <w:rPr>
          <w:rtl/>
        </w:rPr>
      </w:pPr>
      <w:del w:id="20339" w:author="קלוד" w:date="2026-10-06T10:07:33Z">
        <w:r>
          <w:rPr>
            <w:rtl/>
          </w:rPr>
          <w:delText xml:space="preserve">מתני'</w:delText>
        </w:r>
      </w:del>
      <w:ins w:id="20340" w:author="קלוד" w:date="2026-10-06T10:07:33Z">
        <w:r>
          <w:rPr>
            <w:rtl/>
          </w:rPr>
          <w:t xml:space="preserve">משנה ה</w:t>
        </w:r>
      </w:ins>
    </w:p>
    <w:p w14:paraId="2EFF31BB" w14:textId="77777777" w:rsidR="008E6F5B" w:rsidRPr="008E6F5B" w:rsidRDefault="008E6F5B" w:rsidP="00DB3591">
      <w:pPr>
        <w:pStyle w:val="afff3"/>
      </w:pPr>
      <w:r w:rsidRPr="008E6F5B">
        <w:rPr>
          <w:rtl/>
        </w:rPr>
        <w:t>מִי שֶׁיֶּשׁ לוֹ בוֹר לִפְנִים מִבֵּיתוֹ שֶׁל חֲבֵרוֹ, נִכְנָס בְּשָׁעָה שֶׁדֶּרֶךְ בְּנֵי אָדָם נִכְנָסִין וְיוֹצֵא בְּשָׁעָה שֶׁדֶּרֶךְ בְּנֵי אָדָם יוֹצְאִין,</w:t>
      </w:r>
    </w:p>
    <w:p w14:paraId="2AAAB974" w14:textId="042A519F" w:rsidR="00AC0AF5" w:rsidRPr="008E6F5B" w:rsidRDefault="008E6F5B" w:rsidP="00DB3591">
      <w:pPr>
        <w:pStyle w:val="afff3"/>
        <w:rPr>
          <w:rtl/>
        </w:rPr>
      </w:pPr>
      <w:r w:rsidRPr="008E6F5B">
        <w:rPr>
          <w:rtl/>
        </w:rPr>
        <w:t>וְאֵינוֹ מַכְנִיס בְּהֶמְתּוֹ וּמַשְׁקָהּ מִבּוֹרוֹ, אֶלָּא מְמַלֵּא וּמַשְׁקָהּ מִבַּחוּץ, וְזֶה עוֹשֶׂה לוֹ פוֹתַחַת וְזֶה עוֹשֶׂה לוֹ פוֹתָחַת:</w:t>
      </w:r>
    </w:p>
    <w:p w14:paraId="0E4FE441" w14:textId="77777777" w:rsidR="00654D6B" w:rsidRPr="00654D6B" w:rsidRDefault="00AC0AF5" w:rsidP="00654D6B">
      <w:pPr>
        <w:pStyle w:val="afffb"/>
        <w:rPr>
          <w:rtl/>
        </w:rPr>
      </w:pPr>
      <w:ins w:id="9919" w:author="מספור קטעי משנה" w:date="2026-10-06T06:44:59Z">
        <w:r>
          <w:rPr>
            <w:rStyle w:val="MisparKeta"/>
          </w:rPr>
          <w:t xml:space="preserve">א. </w:t>
        </w:r>
      </w:ins>
      <w:r w:rsidRPr="00654D6B">
        <w:rPr>
          <w:rFonts w:hint="cs"/>
          <w:rtl/>
        </w:rPr>
        <w:t>פותחת</w:t>
      </w:r>
    </w:p>
    <w:p w14:paraId="530A7F1A" w14:textId="77777777" w:rsidR="00654D6B" w:rsidRPr="00654D6B" w:rsidRDefault="00AC0AF5" w:rsidP="00654D6B">
      <w:pPr>
        <w:pStyle w:val="36"/>
        <w:framePr w:wrap="notBeside"/>
        <w:rPr>
          <w:rtl/>
        </w:rPr>
      </w:pPr>
      <w:r w:rsidRPr="00654D6B">
        <w:rPr>
          <w:rFonts w:hint="cs"/>
          <w:rtl/>
        </w:rPr>
        <w:t>רי</w:t>
      </w:r>
      <w:r w:rsidRPr="00654D6B">
        <w:rPr>
          <w:rtl/>
        </w:rPr>
        <w:t>"</w:t>
      </w:r>
      <w:r w:rsidRPr="00654D6B">
        <w:rPr>
          <w:rFonts w:hint="cs"/>
          <w:rtl/>
        </w:rPr>
        <w:t>ו</w:t>
      </w:r>
      <w:r w:rsidRPr="00654D6B">
        <w:rPr>
          <w:rtl/>
        </w:rPr>
        <w:t>:</w:t>
      </w:r>
    </w:p>
    <w:p w14:paraId="7EB096FB" w14:textId="66308EB4" w:rsidR="00AC0AF5" w:rsidRPr="00654D6B" w:rsidRDefault="00AC0AF5" w:rsidP="00AC0AF5">
      <w:pPr>
        <w:rPr>
          <w:rtl/>
        </w:rPr>
      </w:pPr>
      <w:r w:rsidRPr="00654D6B">
        <w:rPr>
          <w:rtl/>
        </w:rPr>
        <w:t>שניהם לבור.</w:t>
      </w:r>
      <w:r w:rsidRPr="00654D6B">
        <w:rPr>
          <w:rFonts w:hint="cs"/>
          <w:rtl/>
        </w:rPr>
        <w:t xml:space="preserve"> </w:t>
      </w:r>
      <w:r w:rsidRPr="00654D6B">
        <w:rPr>
          <w:rtl/>
        </w:rPr>
        <w:t xml:space="preserve">בעל הבור </w:t>
      </w:r>
      <w:r w:rsidRPr="00654D6B">
        <w:rPr>
          <w:rFonts w:hint="cs"/>
          <w:rtl/>
        </w:rPr>
        <w:t>משום שצריך לשמר מי הבור, ובעה'ב משום חדש אשתו</w:t>
      </w:r>
    </w:p>
    <w:p w14:paraId="579D0C66" w14:textId="3F8970E5" w:rsidR="00AC0AF5" w:rsidRPr="001B450D" w:rsidRDefault="001B450D" w:rsidP="00AC0AF5">
      <w:pPr>
        <w:pStyle w:val="aff9"/>
        <w:rPr>
          <w:rtl/>
        </w:rPr>
      </w:pPr>
      <w:r w:rsidRPr="001B450D">
        <w:rPr>
          <w:rFonts w:hint="cs"/>
          <w:rtl/>
        </w:rPr>
        <w:t>***</w:t>
      </w:r>
    </w:p>
    <w:p w14:paraId="3EF19094" w14:textId="77777777" w:rsidR="00AC0AF5" w:rsidRDefault="00AC0AF5" w:rsidP="00982F98">
      <w:pPr>
        <w:pStyle w:val="affe"/>
        <w:framePr w:wrap="around"/>
        <w:rPr>
          <w:rtl/>
        </w:rPr>
      </w:pPr>
      <w:r w:rsidRPr="00C35A2C">
        <w:rPr>
          <w:rFonts w:hint="cs"/>
          <w:rtl/>
        </w:rPr>
        <w:t>צט:</w:t>
      </w:r>
    </w:p>
    <w:p w14:paraId="54444A57" w14:textId="3E29965A" w:rsidR="00AC0AF5" w:rsidRPr="00C35A2C" w:rsidRDefault="00011DBB" w:rsidP="00011DBB">
      <w:pPr>
        <w:pStyle w:val="affffb"/>
        <w:framePr w:wrap="around"/>
        <w:rPr>
          <w:rtl/>
        </w:rPr>
      </w:pPr>
      <w:del w:id="20341" w:author="קלוד" w:date="2026-10-06T10:07:33Z">
        <w:r>
          <w:rPr>
            <w:rtl/>
          </w:rPr>
          <w:delText xml:space="preserve">מתני'</w:delText>
        </w:r>
      </w:del>
      <w:ins w:id="20342" w:author="קלוד" w:date="2026-10-06T10:07:33Z">
        <w:r>
          <w:rPr>
            <w:rtl/>
          </w:rPr>
          <w:t xml:space="preserve">משנה ו</w:t>
        </w:r>
      </w:ins>
    </w:p>
    <w:p w14:paraId="66A233B1" w14:textId="580A687A" w:rsidR="008E6F5B" w:rsidRPr="008E6F5B" w:rsidRDefault="008E6F5B" w:rsidP="00DB3591">
      <w:pPr>
        <w:pStyle w:val="afff3"/>
      </w:pPr>
      <w:r w:rsidRPr="008E6F5B">
        <w:rPr>
          <w:rtl/>
        </w:rPr>
        <w:t>מִי שֶׁיֶּשׁ לוֹ גִנָּה לִפְנִים מִגִּנָּתוֹ שֶׁל חֲבֵרוֹ, נִכְנָס בְּשָׁעָה שֶׁדֶּרֶךְ בְּנֵי אָדָם נִכְנָסִים וְיוֹצֵא בְּשָׁעָה שֶׁדֶּרֶךְ בְּנֵי אָדָם יוֹצְאִין, וְאֵינוֹ מַכְנִיס לְתוֹכָהּ תַּגָּרִין, וְלֹא יִכָּנֵס מִתּוֹכָהּ לְתוֹךְ שָׂדֶה אַחֶרֶת, וְהַחִיצוֹן זוֹרֵעַ אֶת הַדָּרֶךְ.</w:t>
      </w:r>
    </w:p>
    <w:p w14:paraId="19208DEE" w14:textId="584FCBF7" w:rsidR="00AC0AF5" w:rsidRPr="008E6F5B" w:rsidRDefault="008E6F5B" w:rsidP="00DB3591">
      <w:pPr>
        <w:pStyle w:val="afff3"/>
        <w:rPr>
          <w:rtl/>
        </w:rPr>
      </w:pPr>
      <w:r w:rsidRPr="008E6F5B">
        <w:rPr>
          <w:rtl/>
        </w:rPr>
        <w:t>נָתְנוּ לוֹ דֶרֶךְ מִן הַצַּד מִדַּעַת שְׁנֵיהֶם, נִכְנָס בְּשָׁעָה שֶׁהוּא רוֹצֶה וְיוֹצֵא בְּשָׁעָה שֶׁהוּא רוֹצֶה, וּמַכְנִיס לְתוֹכָהּ תַּגָּרִין, וְלֹא יִכָּנֵס מִתּוֹכָהּ לְתוֹךְ שָׂדֶה אַחֶרֶת, וְזֶה וָזֶה אֵינָם רַשָּׁאִים לְזָרְעָהּ:</w:t>
      </w:r>
    </w:p>
    <w:p w14:paraId="4DCA5A57" w14:textId="37C29496" w:rsidR="00011DBB" w:rsidRPr="00B255EE" w:rsidRDefault="00011DBB" w:rsidP="00011DBB">
      <w:pPr>
        <w:pStyle w:val="36"/>
        <w:framePr w:wrap="notBeside"/>
        <w:rPr>
          <w:rtl/>
        </w:rPr>
      </w:pPr>
      <w:r w:rsidRPr="00B255EE">
        <w:rPr>
          <w:rFonts w:hint="cs"/>
          <w:rtl/>
        </w:rPr>
        <w:t>ריא</w:t>
      </w:r>
      <w:r w:rsidRPr="00B255EE">
        <w:rPr>
          <w:rtl/>
        </w:rPr>
        <w:t>"</w:t>
      </w:r>
      <w:r w:rsidRPr="00B255EE">
        <w:rPr>
          <w:rFonts w:hint="cs"/>
          <w:rtl/>
        </w:rPr>
        <w:t>ש</w:t>
      </w:r>
      <w:r w:rsidRPr="00B255EE">
        <w:rPr>
          <w:rtl/>
        </w:rPr>
        <w:t>:</w:t>
      </w:r>
    </w:p>
    <w:p w14:paraId="4C420EF6" w14:textId="77777777" w:rsidR="00B255EE" w:rsidRPr="00E7632A" w:rsidRDefault="00AC0AF5" w:rsidP="00AC0AF5">
      <w:pPr>
        <w:rPr>
          <w:rStyle w:val="afff8"/>
          <w:rtl/>
        </w:rPr>
      </w:pPr>
      <w:r w:rsidRPr="00E7632A">
        <w:rPr>
          <w:rStyle w:val="afff8"/>
          <w:rtl/>
        </w:rPr>
        <w:t xml:space="preserve">אמה בית השלחין אני מוכר לך </w:t>
      </w:r>
    </w:p>
    <w:p w14:paraId="1F0A48EE" w14:textId="768E4D8D" w:rsidR="00AC0AF5" w:rsidRPr="00B255EE" w:rsidRDefault="00AC0AF5" w:rsidP="00AC0AF5">
      <w:pPr>
        <w:rPr>
          <w:rtl/>
        </w:rPr>
      </w:pPr>
      <w:r w:rsidRPr="00B255EE">
        <w:rPr>
          <w:rtl/>
        </w:rPr>
        <w:t>נותן לו ב' אמות לתוכה, ואמה מכאן ואמה מכאן לאגפיה.</w:t>
      </w:r>
    </w:p>
    <w:p w14:paraId="05A3774C" w14:textId="77777777" w:rsidR="00B255EE" w:rsidRDefault="00AC0AF5" w:rsidP="00AC0AF5">
      <w:pPr>
        <w:rPr>
          <w:rStyle w:val="afff8"/>
          <w:rtl/>
        </w:rPr>
      </w:pPr>
      <w:r w:rsidRPr="00B255EE">
        <w:rPr>
          <w:rStyle w:val="afff8"/>
          <w:rtl/>
        </w:rPr>
        <w:t xml:space="preserve">אמה בית הקילון אני מוכר לך </w:t>
      </w:r>
    </w:p>
    <w:p w14:paraId="689CA10F" w14:textId="48624B3F" w:rsidR="00AC0AF5" w:rsidRPr="00937EFC" w:rsidRDefault="00AC0AF5" w:rsidP="00AC0AF5">
      <w:pPr>
        <w:rPr>
          <w:spacing w:val="-6"/>
          <w:rtl/>
        </w:rPr>
      </w:pPr>
      <w:r w:rsidRPr="00937EFC">
        <w:rPr>
          <w:spacing w:val="-6"/>
          <w:rtl/>
        </w:rPr>
        <w:t>נותן לו אמה אחת לתוכה, וחצי אמה מכאן וחצי אמה מכאן לאגפיה.</w:t>
      </w:r>
    </w:p>
    <w:p w14:paraId="5BDBAB0B" w14:textId="073E0560" w:rsidR="00AC0AF5" w:rsidRPr="00C35A2C" w:rsidRDefault="00AC0AF5" w:rsidP="00E7632A">
      <w:pPr>
        <w:rPr>
          <w:rFonts w:ascii="David" w:hAnsi="David"/>
          <w:sz w:val="32"/>
          <w:rtl/>
        </w:rPr>
      </w:pPr>
      <w:r w:rsidRPr="00B255EE">
        <w:rPr>
          <w:rStyle w:val="afff8"/>
          <w:rtl/>
        </w:rPr>
        <w:t>ואותן אגפיים</w:t>
      </w:r>
      <w:r w:rsidR="00E7632A">
        <w:rPr>
          <w:rStyle w:val="afff8"/>
          <w:rFonts w:hint="cs"/>
          <w:rtl/>
        </w:rPr>
        <w:t xml:space="preserve"> </w:t>
      </w:r>
      <w:r w:rsidR="00E7632A" w:rsidRPr="00E7632A">
        <w:rPr>
          <w:rStyle w:val="affffe"/>
          <w:rFonts w:hint="cs"/>
          <w:rtl/>
        </w:rPr>
        <w:t>ר''י משמואל</w:t>
      </w:r>
      <w:r w:rsidR="00E7632A">
        <w:rPr>
          <w:rStyle w:val="affffe"/>
          <w:rFonts w:hint="cs"/>
          <w:rtl/>
        </w:rPr>
        <w:t xml:space="preserve">: </w:t>
      </w:r>
      <w:r w:rsidRPr="00C35A2C">
        <w:rPr>
          <w:rFonts w:ascii="David" w:hAnsi="David"/>
          <w:sz w:val="32"/>
          <w:rtl/>
        </w:rPr>
        <w:t>בעל השדה זורעם.</w:t>
      </w:r>
      <w:r w:rsidRPr="00C35A2C">
        <w:rPr>
          <w:rFonts w:ascii="David" w:hAnsi="David" w:hint="cs"/>
          <w:sz w:val="32"/>
          <w:rtl/>
        </w:rPr>
        <w:t xml:space="preserve"> וכ</w:t>
      </w:r>
      <w:r w:rsidRPr="00C35A2C">
        <w:rPr>
          <w:rFonts w:ascii="David" w:hAnsi="David"/>
          <w:sz w:val="32"/>
          <w:rtl/>
        </w:rPr>
        <w:t>"</w:t>
      </w:r>
      <w:r w:rsidRPr="00C35A2C">
        <w:rPr>
          <w:rFonts w:ascii="David" w:hAnsi="David" w:hint="cs"/>
          <w:sz w:val="32"/>
          <w:rtl/>
        </w:rPr>
        <w:t>ש נוטעם</w:t>
      </w:r>
    </w:p>
    <w:p w14:paraId="2E4CD54F" w14:textId="77777777" w:rsidR="00B255EE" w:rsidRPr="00B255EE" w:rsidRDefault="00B255EE" w:rsidP="00B255EE">
      <w:pPr>
        <w:pStyle w:val="36"/>
        <w:framePr w:wrap="notBeside"/>
        <w:rPr>
          <w:rtl/>
        </w:rPr>
      </w:pPr>
      <w:r w:rsidRPr="00B255EE">
        <w:rPr>
          <w:rFonts w:hint="cs"/>
          <w:rtl/>
        </w:rPr>
        <w:t>ר</w:t>
      </w:r>
      <w:r w:rsidR="00AC0AF5" w:rsidRPr="00B255EE">
        <w:rPr>
          <w:rtl/>
        </w:rPr>
        <w:t>"</w:t>
      </w:r>
      <w:r w:rsidR="00AC0AF5" w:rsidRPr="00B255EE">
        <w:rPr>
          <w:rFonts w:hint="cs"/>
          <w:rtl/>
        </w:rPr>
        <w:t>נ משמואל</w:t>
      </w:r>
      <w:r w:rsidR="00AC0AF5" w:rsidRPr="00B255EE">
        <w:rPr>
          <w:rtl/>
        </w:rPr>
        <w:t>:</w:t>
      </w:r>
    </w:p>
    <w:p w14:paraId="153DA2BC" w14:textId="2AAC9A71" w:rsidR="00AC0AF5" w:rsidRPr="00C35A2C" w:rsidRDefault="00E7632A" w:rsidP="00E7632A">
      <w:pPr>
        <w:rPr>
          <w:rFonts w:ascii="David" w:hAnsi="David"/>
          <w:sz w:val="32"/>
          <w:rtl/>
        </w:rPr>
      </w:pPr>
      <w:r>
        <w:rPr>
          <w:rStyle w:val="affffe"/>
          <w:rtl/>
        </w:rPr>
        <w:tab/>
      </w:r>
      <w:r>
        <w:rPr>
          <w:rStyle w:val="affffe"/>
          <w:rtl/>
        </w:rPr>
        <w:tab/>
      </w:r>
      <w:r>
        <w:rPr>
          <w:rStyle w:val="affffe"/>
          <w:rtl/>
        </w:rPr>
        <w:tab/>
      </w:r>
      <w:r>
        <w:rPr>
          <w:rStyle w:val="affffe"/>
          <w:rtl/>
        </w:rPr>
        <w:tab/>
      </w:r>
      <w:r>
        <w:rPr>
          <w:rStyle w:val="affffe"/>
          <w:rtl/>
        </w:rPr>
        <w:tab/>
      </w:r>
      <w:r>
        <w:rPr>
          <w:rStyle w:val="affffe"/>
          <w:rFonts w:hint="cs"/>
          <w:rtl/>
        </w:rPr>
        <w:t xml:space="preserve"> </w:t>
      </w:r>
      <w:r>
        <w:rPr>
          <w:rStyle w:val="affffe"/>
          <w:rtl/>
        </w:rPr>
        <w:tab/>
      </w:r>
      <w:r w:rsidRPr="00E7632A">
        <w:rPr>
          <w:rStyle w:val="affffe"/>
          <w:rFonts w:hint="cs"/>
          <w:rtl/>
        </w:rPr>
        <w:t>ר''נ משמואל</w:t>
      </w:r>
      <w:r>
        <w:rPr>
          <w:rStyle w:val="affffe"/>
          <w:rFonts w:hint="cs"/>
          <w:rtl/>
        </w:rPr>
        <w:t>:</w:t>
      </w:r>
      <w:r>
        <w:rPr>
          <w:rFonts w:ascii="David" w:hAnsi="David" w:hint="cs"/>
          <w:sz w:val="32"/>
          <w:rtl/>
        </w:rPr>
        <w:t xml:space="preserve"> </w:t>
      </w:r>
      <w:r w:rsidR="00AC0AF5" w:rsidRPr="00C35A2C">
        <w:rPr>
          <w:rFonts w:ascii="David" w:hAnsi="David"/>
          <w:sz w:val="32"/>
          <w:rtl/>
        </w:rPr>
        <w:t>בעל השדה נוטעם.</w:t>
      </w:r>
      <w:r w:rsidR="00AC0AF5" w:rsidRPr="00C35A2C">
        <w:rPr>
          <w:rFonts w:ascii="David" w:hAnsi="David" w:hint="cs"/>
          <w:sz w:val="32"/>
          <w:rtl/>
        </w:rPr>
        <w:t xml:space="preserve"> לא זורעם </w:t>
      </w:r>
      <w:r w:rsidR="00AC0AF5" w:rsidRPr="00E7632A">
        <w:rPr>
          <w:rStyle w:val="afffff0"/>
          <w:rFonts w:hint="cs"/>
          <w:rtl/>
        </w:rPr>
        <w:t>מחלחלי</w:t>
      </w:r>
    </w:p>
    <w:p w14:paraId="5474129C" w14:textId="44DC0809" w:rsidR="00011DBB" w:rsidRPr="00B255EE" w:rsidRDefault="00011DBB" w:rsidP="00011DBB">
      <w:pPr>
        <w:pStyle w:val="36"/>
        <w:framePr w:wrap="notBeside"/>
        <w:rPr>
          <w:rtl/>
        </w:rPr>
      </w:pPr>
      <w:r w:rsidRPr="00B255EE">
        <w:rPr>
          <w:rFonts w:hint="cs"/>
          <w:rtl/>
        </w:rPr>
        <w:t>ריא</w:t>
      </w:r>
      <w:r w:rsidRPr="00B255EE">
        <w:rPr>
          <w:rtl/>
        </w:rPr>
        <w:t>"</w:t>
      </w:r>
      <w:r w:rsidRPr="00B255EE">
        <w:rPr>
          <w:rFonts w:hint="cs"/>
          <w:rtl/>
        </w:rPr>
        <w:t>ש</w:t>
      </w:r>
      <w:r w:rsidRPr="00B255EE">
        <w:rPr>
          <w:rtl/>
        </w:rPr>
        <w:t>:</w:t>
      </w:r>
    </w:p>
    <w:p w14:paraId="7898C2B0" w14:textId="5837EB5D" w:rsidR="00AC0AF5" w:rsidRPr="00B255EE" w:rsidRDefault="00AC0AF5" w:rsidP="00AC0AF5">
      <w:pPr>
        <w:rPr>
          <w:rtl/>
        </w:rPr>
      </w:pPr>
      <w:r w:rsidRPr="00B255EE">
        <w:rPr>
          <w:rtl/>
        </w:rPr>
        <w:t>אמת המים שכלו אגפיה מתקנה מאותה שדה, בידוע שלא כלו אגפיה אלא באותה שדה.</w:t>
      </w:r>
    </w:p>
    <w:p w14:paraId="085CD043" w14:textId="6A8D1D3B" w:rsidR="00937EFC" w:rsidRPr="00937EFC" w:rsidRDefault="00AC0AF5" w:rsidP="00937EFC">
      <w:pPr>
        <w:pStyle w:val="36"/>
        <w:framePr w:wrap="notBeside"/>
        <w:rPr>
          <w:rtl/>
        </w:rPr>
      </w:pPr>
      <w:r w:rsidRPr="00937EFC">
        <w:rPr>
          <w:rtl/>
        </w:rPr>
        <w:t xml:space="preserve">מתקיף </w:t>
      </w:r>
      <w:r w:rsidRPr="00937EFC">
        <w:rPr>
          <w:rFonts w:hint="cs"/>
          <w:rtl/>
        </w:rPr>
        <w:t>ר</w:t>
      </w:r>
      <w:r w:rsidRPr="00937EFC">
        <w:rPr>
          <w:rtl/>
        </w:rPr>
        <w:t>"</w:t>
      </w:r>
      <w:r w:rsidRPr="00937EFC">
        <w:rPr>
          <w:rFonts w:hint="cs"/>
          <w:rtl/>
        </w:rPr>
        <w:t>פ</w:t>
      </w:r>
      <w:r w:rsidR="00937EFC">
        <w:rPr>
          <w:rFonts w:hint="cs"/>
          <w:rtl/>
        </w:rPr>
        <w:t>:</w:t>
      </w:r>
    </w:p>
    <w:p w14:paraId="025AD067" w14:textId="1892B713" w:rsidR="00AC0AF5" w:rsidRPr="00C35A2C" w:rsidRDefault="00937EFC" w:rsidP="00937EFC">
      <w:pPr>
        <w:rPr>
          <w:rFonts w:ascii="David" w:hAnsi="David"/>
          <w:sz w:val="32"/>
          <w:rtl/>
        </w:rPr>
      </w:pPr>
      <w:r w:rsidRPr="00937EFC">
        <w:rPr>
          <w:rStyle w:val="affffe"/>
          <w:rFonts w:hint="cs"/>
          <w:rtl/>
        </w:rPr>
        <w:t>שיאמר לו</w:t>
      </w:r>
      <w:r w:rsidR="00AC0AF5" w:rsidRPr="00937EFC">
        <w:rPr>
          <w:rStyle w:val="affffe"/>
          <w:rtl/>
        </w:rPr>
        <w:t>:</w:t>
      </w:r>
      <w:r w:rsidR="00AC0AF5" w:rsidRPr="00C35A2C">
        <w:rPr>
          <w:rFonts w:ascii="David" w:hAnsi="David"/>
          <w:sz w:val="32"/>
          <w:rtl/>
        </w:rPr>
        <w:t xml:space="preserve"> מייך אשפלוה לארעך</w:t>
      </w:r>
      <w:r w:rsidR="00AC0AF5" w:rsidRPr="00937EFC">
        <w:rPr>
          <w:rStyle w:val="affffe"/>
          <w:rFonts w:hint="cs"/>
          <w:rtl/>
        </w:rPr>
        <w:t xml:space="preserve"> </w:t>
      </w:r>
      <w:r w:rsidR="00AC0AF5" w:rsidRPr="00937EFC">
        <w:rPr>
          <w:rStyle w:val="affffe"/>
          <w:rtl/>
        </w:rPr>
        <w:t xml:space="preserve">אלא </w:t>
      </w:r>
      <w:r w:rsidR="00AC0AF5" w:rsidRPr="00937EFC">
        <w:rPr>
          <w:rStyle w:val="affffe"/>
          <w:rFonts w:hint="cs"/>
          <w:rtl/>
        </w:rPr>
        <w:t>ר</w:t>
      </w:r>
      <w:r w:rsidR="00AC0AF5" w:rsidRPr="00937EFC">
        <w:rPr>
          <w:rStyle w:val="affffe"/>
          <w:rtl/>
        </w:rPr>
        <w:t>"</w:t>
      </w:r>
      <w:r w:rsidR="00AC0AF5" w:rsidRPr="00937EFC">
        <w:rPr>
          <w:rStyle w:val="affffe"/>
          <w:rFonts w:hint="cs"/>
          <w:rtl/>
        </w:rPr>
        <w:t>פ</w:t>
      </w:r>
      <w:r w:rsidR="00AC0AF5" w:rsidRPr="00937EFC">
        <w:rPr>
          <w:rStyle w:val="affffe"/>
          <w:rtl/>
        </w:rPr>
        <w:t>:</w:t>
      </w:r>
      <w:r>
        <w:rPr>
          <w:rStyle w:val="affffe"/>
          <w:rFonts w:hint="cs"/>
          <w:rtl/>
        </w:rPr>
        <w:t xml:space="preserve"> </w:t>
      </w:r>
      <w:r>
        <w:rPr>
          <w:rFonts w:ascii="David" w:hAnsi="David" w:hint="cs"/>
          <w:sz w:val="32"/>
          <w:rtl/>
        </w:rPr>
        <w:t xml:space="preserve">שע''מ </w:t>
      </w:r>
      <w:r w:rsidR="00AC0AF5" w:rsidRPr="00C35A2C">
        <w:rPr>
          <w:rFonts w:ascii="David" w:hAnsi="David"/>
          <w:sz w:val="32"/>
          <w:rtl/>
        </w:rPr>
        <w:t>כן קבל עליו בעל השדה.</w:t>
      </w:r>
    </w:p>
    <w:p w14:paraId="70F9B477" w14:textId="34C692EC" w:rsidR="00AC0AF5" w:rsidRPr="001B450D" w:rsidRDefault="001B450D" w:rsidP="00AC0AF5">
      <w:pPr>
        <w:pStyle w:val="aff9"/>
        <w:rPr>
          <w:rtl/>
        </w:rPr>
      </w:pPr>
      <w:r w:rsidRPr="001B450D">
        <w:rPr>
          <w:rFonts w:hint="cs"/>
          <w:rtl/>
        </w:rPr>
        <w:t>***</w:t>
      </w:r>
    </w:p>
    <w:p w14:paraId="368D2A27" w14:textId="430019BC" w:rsidR="00AC0AF5" w:rsidRPr="00C35A2C" w:rsidRDefault="00011DBB" w:rsidP="00011DBB">
      <w:pPr>
        <w:pStyle w:val="affffb"/>
        <w:framePr w:wrap="around"/>
        <w:rPr>
          <w:rtl/>
        </w:rPr>
      </w:pPr>
      <w:del w:id="20343" w:author="קלוד" w:date="2026-10-06T10:07:33Z">
        <w:r>
          <w:rPr>
            <w:rtl/>
          </w:rPr>
          <w:delText xml:space="preserve">מתני'</w:delText>
        </w:r>
      </w:del>
      <w:ins w:id="20344" w:author="קלוד" w:date="2026-10-06T10:07:33Z">
        <w:r>
          <w:rPr>
            <w:rtl/>
          </w:rPr>
          <w:t xml:space="preserve">משנה ז</w:t>
        </w:r>
      </w:ins>
    </w:p>
    <w:p w14:paraId="1180780A" w14:textId="77777777" w:rsidR="0036334C" w:rsidRDefault="0036334C" w:rsidP="00DB3591">
      <w:pPr>
        <w:pStyle w:val="afff3"/>
        <w:rPr>
          <w:rtl/>
        </w:rPr>
      </w:pPr>
      <w:r w:rsidRPr="0036334C">
        <w:rPr>
          <w:rtl/>
        </w:rPr>
        <w:t xml:space="preserve">מִי שֶׁהָיְתָה דֶרֶךְ הָרַבִּים עוֹבֶרֶת בְּתוֹךְ שָׂדֵהוּ, </w:t>
      </w:r>
    </w:p>
    <w:p w14:paraId="5820AFAA" w14:textId="77777777" w:rsidR="0036334C" w:rsidRDefault="0036334C" w:rsidP="00DB3591">
      <w:pPr>
        <w:pStyle w:val="afff3"/>
        <w:rPr>
          <w:rtl/>
        </w:rPr>
      </w:pPr>
      <w:r w:rsidRPr="0036334C">
        <w:rPr>
          <w:rtl/>
        </w:rPr>
        <w:t xml:space="preserve">נְטָלָהּ וְנָתַן לָהֶם מִן הַצַּד, מַה שֶּׁנָּתַן נָתַן, וְשֶׁלּוֹ לֹא הִגִּיעוֹ. </w:t>
      </w:r>
    </w:p>
    <w:p w14:paraId="139C0F6C" w14:textId="77777777" w:rsidR="0036334C" w:rsidRDefault="0036334C" w:rsidP="00DB3591">
      <w:pPr>
        <w:pStyle w:val="afff3"/>
        <w:rPr>
          <w:rtl/>
        </w:rPr>
      </w:pPr>
      <w:r w:rsidRPr="0036334C">
        <w:rPr>
          <w:rtl/>
        </w:rPr>
        <w:t xml:space="preserve">דֶּרֶךְ הַיָּחִיד, אַרְבַּע אַמּוֹת. דֶּרֶךְ הָרַבִּים, שֵׁשׁ עֶשְׂרֵה אַמָּה. </w:t>
      </w:r>
    </w:p>
    <w:p w14:paraId="38095E3C" w14:textId="77777777" w:rsidR="0036334C" w:rsidRDefault="0036334C" w:rsidP="00DB3591">
      <w:pPr>
        <w:pStyle w:val="afff3"/>
        <w:rPr>
          <w:rtl/>
        </w:rPr>
      </w:pPr>
      <w:r w:rsidRPr="0036334C">
        <w:rPr>
          <w:rtl/>
        </w:rPr>
        <w:t xml:space="preserve">דֶּרֶךְ הַמֶּלֶךְ, אֵין לָהּ שִׁעוּר. דֶּרֶךְ הַקֶּבֶר, אֵין לָהּ שִׁעוּר. </w:t>
      </w:r>
    </w:p>
    <w:p w14:paraId="65A5CE6A" w14:textId="631F04D6" w:rsidR="0036334C" w:rsidRPr="0036334C" w:rsidRDefault="0036334C" w:rsidP="00DB3591">
      <w:pPr>
        <w:pStyle w:val="afff3"/>
      </w:pPr>
      <w:r w:rsidRPr="0036334C">
        <w:rPr>
          <w:rtl/>
        </w:rPr>
        <w:t>הַמַּעֲמָד, דַּיָּנֵי צִפּוֹרִי אָמְרוּ, בֵּית אַרְבַּעַת קַבִּין:</w:t>
      </w:r>
    </w:p>
    <w:p w14:paraId="3026A77D" w14:textId="71A116B7" w:rsidR="00AC0AF5" w:rsidRPr="00C35A2C" w:rsidRDefault="00AC0AF5" w:rsidP="00AC0AF5">
      <w:pPr>
        <w:tabs>
          <w:tab w:val="left" w:pos="2126"/>
        </w:tabs>
        <w:rPr>
          <w:rFonts w:ascii="David" w:hAnsi="David"/>
          <w:sz w:val="32"/>
          <w:rtl/>
        </w:rPr>
      </w:pPr>
      <w:r w:rsidRPr="00011DBB">
        <w:rPr>
          <w:rFonts w:hint="cs"/>
          <w:rtl/>
        </w:rPr>
        <w:t>ש</w:t>
      </w:r>
      <w:r w:rsidRPr="00C35A2C">
        <w:rPr>
          <w:rFonts w:ascii="David" w:hAnsi="David" w:hint="cs"/>
          <w:sz w:val="32"/>
          <w:rtl/>
        </w:rPr>
        <w:t xml:space="preserve">לו לא הגיעו </w:t>
      </w:r>
      <w:r w:rsidR="00B255EE">
        <w:rPr>
          <w:rFonts w:ascii="David" w:hAnsi="David" w:hint="cs"/>
          <w:sz w:val="32"/>
          <w:rtl/>
        </w:rPr>
        <w:t xml:space="preserve">שאין אדם עושה דין לעצמו </w:t>
      </w:r>
      <w:r w:rsidRPr="00C35A2C">
        <w:rPr>
          <w:rFonts w:ascii="David" w:hAnsi="David"/>
          <w:sz w:val="32"/>
          <w:rtl/>
        </w:rPr>
        <w:t>אפי</w:t>
      </w:r>
      <w:r w:rsidRPr="00F10693">
        <w:rPr>
          <w:rtl/>
        </w:rPr>
        <w:t xml:space="preserve">' </w:t>
      </w:r>
      <w:r w:rsidRPr="00C35A2C">
        <w:rPr>
          <w:rFonts w:ascii="David" w:hAnsi="David"/>
          <w:sz w:val="32"/>
          <w:rtl/>
        </w:rPr>
        <w:t xml:space="preserve">במקום </w:t>
      </w:r>
      <w:r w:rsidR="00B255EE">
        <w:rPr>
          <w:rFonts w:ascii="David" w:hAnsi="David" w:hint="cs"/>
          <w:sz w:val="32"/>
          <w:rtl/>
        </w:rPr>
        <w:t>הפסד</w:t>
      </w:r>
    </w:p>
    <w:p w14:paraId="5F8C697B" w14:textId="77777777" w:rsidR="00B255EE" w:rsidRPr="00B255EE" w:rsidRDefault="00AC0AF5" w:rsidP="00B255EE">
      <w:pPr>
        <w:pStyle w:val="36"/>
        <w:framePr w:wrap="notBeside"/>
        <w:rPr>
          <w:rtl/>
        </w:rPr>
      </w:pPr>
      <w:r w:rsidRPr="00B255EE">
        <w:rPr>
          <w:rFonts w:hint="cs"/>
          <w:rtl/>
        </w:rPr>
        <w:t>ר'ז מרבא</w:t>
      </w:r>
      <w:r w:rsidRPr="00B255EE">
        <w:rPr>
          <w:rtl/>
        </w:rPr>
        <w:t>:</w:t>
      </w:r>
    </w:p>
    <w:p w14:paraId="55F435C2" w14:textId="4762D78F" w:rsidR="00AC0AF5" w:rsidRPr="00C35A2C" w:rsidRDefault="00AC0AF5" w:rsidP="00AC0AF5">
      <w:pPr>
        <w:rPr>
          <w:rFonts w:ascii="David" w:hAnsi="David"/>
          <w:sz w:val="32"/>
          <w:rtl/>
        </w:rPr>
      </w:pPr>
      <w:r w:rsidRPr="00C35A2C">
        <w:rPr>
          <w:rFonts w:ascii="David" w:hAnsi="David"/>
          <w:sz w:val="32"/>
          <w:rtl/>
        </w:rPr>
        <w:t>גזירה שמא יתן להן דרך עקלתון.</w:t>
      </w:r>
    </w:p>
    <w:p w14:paraId="64AE5291" w14:textId="77777777" w:rsidR="00B255EE" w:rsidRPr="00B255EE" w:rsidRDefault="00AC0AF5" w:rsidP="00B255EE">
      <w:pPr>
        <w:pStyle w:val="36"/>
        <w:framePr w:wrap="notBeside"/>
        <w:rPr>
          <w:rtl/>
        </w:rPr>
      </w:pPr>
      <w:r w:rsidRPr="00B255EE">
        <w:rPr>
          <w:rtl/>
        </w:rPr>
        <w:t>ר"</w:t>
      </w:r>
      <w:r w:rsidRPr="00B255EE">
        <w:rPr>
          <w:rFonts w:hint="cs"/>
          <w:rtl/>
        </w:rPr>
        <w:t>מ מרבא</w:t>
      </w:r>
      <w:r w:rsidRPr="00B255EE">
        <w:rPr>
          <w:rtl/>
        </w:rPr>
        <w:t>:</w:t>
      </w:r>
    </w:p>
    <w:p w14:paraId="14BF3B08" w14:textId="429ED5BA" w:rsidR="00AC0AF5" w:rsidRPr="0081371E" w:rsidRDefault="00AC0AF5" w:rsidP="00AC0AF5">
      <w:pPr>
        <w:rPr>
          <w:rStyle w:val="afff8"/>
          <w:rtl/>
        </w:rPr>
      </w:pPr>
      <w:r w:rsidRPr="00C35A2C">
        <w:rPr>
          <w:rFonts w:ascii="David" w:hAnsi="David"/>
          <w:sz w:val="32"/>
          <w:rtl/>
        </w:rPr>
        <w:t>בנותן להם דרך עקלתון.</w:t>
      </w:r>
    </w:p>
    <w:p w14:paraId="0748566F" w14:textId="77777777" w:rsidR="00AC0AF5" w:rsidRPr="00C35A2C" w:rsidRDefault="00AC0AF5" w:rsidP="00982F98">
      <w:pPr>
        <w:pStyle w:val="affe"/>
        <w:framePr w:wrap="around"/>
        <w:rPr>
          <w:rtl/>
        </w:rPr>
      </w:pPr>
      <w:r w:rsidRPr="00C35A2C">
        <w:rPr>
          <w:rFonts w:hint="cs"/>
          <w:rtl/>
        </w:rPr>
        <w:t>ק.</w:t>
      </w:r>
    </w:p>
    <w:p w14:paraId="3BFC9C7F" w14:textId="77777777" w:rsidR="00B255EE" w:rsidRPr="00B255EE" w:rsidRDefault="00AC0AF5" w:rsidP="00B255EE">
      <w:pPr>
        <w:pStyle w:val="36"/>
        <w:framePr w:wrap="notBeside"/>
        <w:rPr>
          <w:rtl/>
        </w:rPr>
      </w:pPr>
      <w:r w:rsidRPr="00B255EE">
        <w:rPr>
          <w:rFonts w:hint="cs"/>
          <w:rtl/>
        </w:rPr>
        <w:t>רב אשי</w:t>
      </w:r>
      <w:r w:rsidRPr="00B255EE">
        <w:rPr>
          <w:rtl/>
        </w:rPr>
        <w:t>:</w:t>
      </w:r>
    </w:p>
    <w:p w14:paraId="7D28A076" w14:textId="15708EA5" w:rsidR="00AC0AF5" w:rsidRPr="00C35A2C" w:rsidRDefault="00AC0AF5" w:rsidP="00AC0AF5">
      <w:pPr>
        <w:rPr>
          <w:rFonts w:ascii="David" w:hAnsi="David"/>
          <w:sz w:val="32"/>
          <w:rtl/>
        </w:rPr>
      </w:pPr>
      <w:r w:rsidRPr="00C35A2C">
        <w:rPr>
          <w:rFonts w:ascii="David" w:hAnsi="David"/>
          <w:sz w:val="32"/>
          <w:rtl/>
        </w:rPr>
        <w:t>כל מן הצד דרך עקלתון היא, קרובה לזה ורחוקה לזה.</w:t>
      </w:r>
    </w:p>
    <w:bookmarkEnd w:id="41"/>
    <w:p w14:paraId="1AA0BB4B" w14:textId="77777777" w:rsidR="00AC0AF5" w:rsidRDefault="00AC0AF5" w:rsidP="00AC0AF5">
      <w:pPr>
        <w:rPr>
          <w:rFonts w:ascii="David" w:hAnsi="David"/>
          <w:sz w:val="32"/>
          <w:rtl/>
        </w:rPr>
      </w:pPr>
      <w:r w:rsidRPr="00C35A2C">
        <w:rPr>
          <w:rFonts w:ascii="David" w:hAnsi="David"/>
          <w:sz w:val="32"/>
          <w:rtl/>
        </w:rPr>
        <w:t xml:space="preserve">ולימא להו: </w:t>
      </w:r>
      <w:r>
        <w:rPr>
          <w:rFonts w:ascii="David" w:hAnsi="David" w:hint="cs"/>
          <w:sz w:val="32"/>
          <w:rtl/>
        </w:rPr>
        <w:t>קחו את שלכם ותנו את שלי</w:t>
      </w:r>
      <w:r w:rsidRPr="00C35A2C">
        <w:rPr>
          <w:rFonts w:ascii="David" w:hAnsi="David" w:hint="cs"/>
          <w:sz w:val="32"/>
          <w:rtl/>
        </w:rPr>
        <w:t>.</w:t>
      </w:r>
    </w:p>
    <w:p w14:paraId="5AB3EA05" w14:textId="77777777" w:rsidR="00B255EE" w:rsidRPr="00B255EE" w:rsidRDefault="00B255EE" w:rsidP="00B255EE">
      <w:pPr>
        <w:pStyle w:val="36"/>
        <w:framePr w:wrap="notBeside"/>
        <w:rPr>
          <w:rtl/>
        </w:rPr>
      </w:pPr>
      <w:r w:rsidRPr="00B255EE">
        <w:rPr>
          <w:rFonts w:hint="cs"/>
          <w:rtl/>
        </w:rPr>
        <w:t>כר</w:t>
      </w:r>
      <w:r w:rsidR="00AC0AF5" w:rsidRPr="00B255EE">
        <w:rPr>
          <w:rtl/>
        </w:rPr>
        <w:t>"</w:t>
      </w:r>
      <w:r w:rsidR="00AC0AF5" w:rsidRPr="00B255EE">
        <w:rPr>
          <w:rFonts w:hint="cs"/>
          <w:rtl/>
        </w:rPr>
        <w:t>א</w:t>
      </w:r>
      <w:r w:rsidR="00AC0AF5" w:rsidRPr="00B255EE">
        <w:rPr>
          <w:rtl/>
        </w:rPr>
        <w:t>:</w:t>
      </w:r>
    </w:p>
    <w:p w14:paraId="233DD96E" w14:textId="70E124B1" w:rsidR="00AC0AF5" w:rsidRPr="00C35A2C" w:rsidRDefault="00AC0AF5" w:rsidP="00AC0AF5">
      <w:pPr>
        <w:rPr>
          <w:rFonts w:ascii="David" w:hAnsi="David"/>
          <w:sz w:val="32"/>
          <w:rtl/>
        </w:rPr>
      </w:pPr>
      <w:r w:rsidRPr="00C35A2C">
        <w:rPr>
          <w:rFonts w:ascii="David" w:hAnsi="David"/>
          <w:sz w:val="32"/>
          <w:rtl/>
        </w:rPr>
        <w:t>רבים שבררו דרך לעצמם מה שבררו בררו.</w:t>
      </w:r>
      <w:r w:rsidRPr="00C35A2C">
        <w:rPr>
          <w:rFonts w:ascii="David" w:hAnsi="David" w:hint="cs"/>
          <w:sz w:val="32"/>
          <w:rtl/>
        </w:rPr>
        <w:t xml:space="preserve"> ומיירי בכה</w:t>
      </w:r>
      <w:r w:rsidRPr="00C35A2C">
        <w:rPr>
          <w:rFonts w:ascii="David" w:hAnsi="David"/>
          <w:sz w:val="32"/>
          <w:rtl/>
        </w:rPr>
        <w:t>"</w:t>
      </w:r>
      <w:r w:rsidRPr="00C35A2C">
        <w:rPr>
          <w:rFonts w:ascii="David" w:hAnsi="David" w:hint="cs"/>
          <w:sz w:val="32"/>
          <w:rtl/>
        </w:rPr>
        <w:t xml:space="preserve">ג </w:t>
      </w:r>
      <w:r w:rsidRPr="00C35A2C">
        <w:rPr>
          <w:rFonts w:ascii="David" w:hAnsi="David"/>
          <w:sz w:val="32"/>
          <w:rtl/>
        </w:rPr>
        <w:t>שאבדה להן דרך באותה שדה.</w:t>
      </w:r>
    </w:p>
    <w:p w14:paraId="3F94882F" w14:textId="44DD4C36" w:rsidR="00E7632A" w:rsidRPr="00E7632A" w:rsidRDefault="00AC0AF5" w:rsidP="00E7632A">
      <w:pPr>
        <w:pStyle w:val="36"/>
        <w:framePr w:wrap="notBeside"/>
        <w:rPr>
          <w:rtl/>
        </w:rPr>
      </w:pPr>
      <w:r w:rsidRPr="00E7632A">
        <w:rPr>
          <w:rFonts w:hint="cs"/>
          <w:rtl/>
        </w:rPr>
        <w:t>והך דר</w:t>
      </w:r>
      <w:r w:rsidRPr="00E7632A">
        <w:rPr>
          <w:rtl/>
        </w:rPr>
        <w:t>"</w:t>
      </w:r>
      <w:r w:rsidRPr="00E7632A">
        <w:rPr>
          <w:rFonts w:hint="cs"/>
          <w:rtl/>
        </w:rPr>
        <w:t>ה מרב</w:t>
      </w:r>
      <w:r w:rsidRPr="00E7632A">
        <w:rPr>
          <w:rtl/>
        </w:rPr>
        <w:t>:</w:t>
      </w:r>
    </w:p>
    <w:p w14:paraId="16CB18BF" w14:textId="5D08F16C" w:rsidR="00AC0AF5" w:rsidRPr="00C35A2C" w:rsidRDefault="00AC0AF5" w:rsidP="00AC0AF5">
      <w:pPr>
        <w:rPr>
          <w:rFonts w:ascii="David" w:hAnsi="David"/>
          <w:sz w:val="32"/>
          <w:rtl/>
        </w:rPr>
      </w:pPr>
      <w:r w:rsidRPr="00C35A2C">
        <w:rPr>
          <w:rFonts w:ascii="David" w:hAnsi="David" w:hint="cs"/>
          <w:sz w:val="32"/>
          <w:rtl/>
        </w:rPr>
        <w:t>ד</w:t>
      </w:r>
      <w:r>
        <w:rPr>
          <w:rFonts w:ascii="David" w:hAnsi="David"/>
          <w:sz w:val="32"/>
          <w:rtl/>
        </w:rPr>
        <w:t xml:space="preserve">אין הלכה </w:t>
      </w:r>
      <w:r>
        <w:rPr>
          <w:rStyle w:val="affffe"/>
          <w:rFonts w:ascii="David" w:hAnsi="David"/>
          <w:sz w:val="32"/>
          <w:rtl/>
          <w:rPrChange w:id="9380" w:author="מנוע אמוראים" w:date="2026-10-05T16:41:09Z">
            <w:rPr>
              <w:rFonts w:ascii="David" w:hAnsi="David"/>
              <w:sz w:val="32"/>
              <w:rtl/>
            </w:rPr>
          </w:rPrChange>
        </w:rPr>
        <w:t xml:space="preserve">כר"א</w:t>
      </w:r>
      <w:r>
        <w:rPr>
          <w:rFonts w:ascii="David" w:hAnsi="David"/>
          <w:sz w:val="32"/>
          <w:rtl/>
        </w:rPr>
        <w:t xml:space="preserve">? מאן דמתני הא לא מתני הא.</w:t>
      </w:r>
    </w:p>
    <w:p w14:paraId="08810B51" w14:textId="77777777" w:rsidR="00AC0AF5" w:rsidRPr="00C35A2C" w:rsidRDefault="00AC0AF5" w:rsidP="00AC0AF5">
      <w:pPr>
        <w:rPr>
          <w:rFonts w:ascii="David" w:hAnsi="David"/>
          <w:sz w:val="32"/>
          <w:rtl/>
        </w:rPr>
      </w:pPr>
      <w:r w:rsidRPr="00E7632A">
        <w:rPr>
          <w:rStyle w:val="affffe"/>
          <w:rtl/>
        </w:rPr>
        <w:t xml:space="preserve">וטעמא </w:t>
      </w:r>
      <w:r w:rsidRPr="00E7632A">
        <w:rPr>
          <w:rStyle w:val="affffe"/>
          <w:rFonts w:hint="cs"/>
          <w:rtl/>
        </w:rPr>
        <w:t>כדר</w:t>
      </w:r>
      <w:r w:rsidRPr="00E7632A">
        <w:rPr>
          <w:rStyle w:val="affffe"/>
          <w:rtl/>
        </w:rPr>
        <w:t>"</w:t>
      </w:r>
      <w:r w:rsidRPr="00E7632A">
        <w:rPr>
          <w:rStyle w:val="affffe"/>
          <w:rFonts w:hint="cs"/>
          <w:rtl/>
        </w:rPr>
        <w:t>י</w:t>
      </w:r>
      <w:r w:rsidRPr="00E7632A">
        <w:rPr>
          <w:rStyle w:val="affffe"/>
          <w:rtl/>
        </w:rPr>
        <w:t>:</w:t>
      </w:r>
      <w:r w:rsidRPr="00C35A2C">
        <w:rPr>
          <w:rFonts w:ascii="David" w:hAnsi="David"/>
          <w:sz w:val="32"/>
          <w:rtl/>
        </w:rPr>
        <w:t xml:space="preserve"> מצר שהחזיקו בו רבים - אסור לקלקלו.</w:t>
      </w:r>
    </w:p>
    <w:p w14:paraId="10B3F4F0" w14:textId="77777777" w:rsidR="00E7632A" w:rsidRDefault="00AC0AF5" w:rsidP="00065E76">
      <w:pPr>
        <w:rPr>
          <w:rtl/>
        </w:rPr>
      </w:pPr>
      <w:r>
        <w:rPr>
          <w:rtl/>
        </w:rPr>
        <w:t xml:space="preserve">- </w:t>
      </w:r>
      <w:r>
        <w:rPr>
          <w:rStyle w:val="affffe"/>
          <w:rtl/>
          <w:rPrChange w:id="9381" w:author="מנוע אמוראים" w:date="2026-10-05T16:41:09Z">
            <w:rPr>
              <w:rtl/>
            </w:rPr>
          </w:rPrChange>
        </w:rPr>
        <w:t xml:space="preserve">ור"</w:t>
      </w:r>
      <w:r>
        <w:rPr>
          <w:rStyle w:val="affffe"/>
          <w:rFonts w:hint="cs"/>
          <w:rtl/>
          <w:rPrChange w:id="9382" w:author="מנוע אמוראים" w:date="2026-10-05T16:41:09Z">
            <w:rPr>
              <w:rFonts w:hint="cs"/>
              <w:rtl/>
            </w:rPr>
          </w:rPrChange>
        </w:rPr>
        <w:t xml:space="preserve">א</w:t>
      </w:r>
      <w:r>
        <w:rPr>
          <w:rFonts w:hint="cs"/>
          <w:rtl/>
        </w:rPr>
        <w:t xml:space="preserve"> </w:t>
      </w:r>
      <w:r w:rsidRPr="00065E76">
        <w:rPr>
          <w:rtl/>
        </w:rPr>
        <w:t>רבים קנו בהילו</w:t>
      </w:r>
      <w:r w:rsidRPr="00065E76">
        <w:rPr>
          <w:rFonts w:hint="cs"/>
          <w:rtl/>
        </w:rPr>
        <w:t>ך</w:t>
      </w:r>
      <w:r w:rsidRPr="00065E76">
        <w:rPr>
          <w:rtl/>
        </w:rPr>
        <w:t xml:space="preserve">, </w:t>
      </w:r>
    </w:p>
    <w:p w14:paraId="20177AA9" w14:textId="77777777" w:rsidR="00E7632A" w:rsidRPr="00E7632A" w:rsidRDefault="00AC0AF5" w:rsidP="00E7632A">
      <w:pPr>
        <w:pStyle w:val="36"/>
        <w:framePr w:wrap="notBeside"/>
        <w:rPr>
          <w:rtl/>
        </w:rPr>
      </w:pPr>
      <w:r w:rsidRPr="00E7632A">
        <w:rPr>
          <w:rtl/>
        </w:rPr>
        <w:t>דתניא:</w:t>
      </w:r>
    </w:p>
    <w:p w14:paraId="5B52B439" w14:textId="1643A3AB" w:rsidR="00E7632A" w:rsidRDefault="00AC0AF5" w:rsidP="00E7632A">
      <w:pPr>
        <w:rPr>
          <w:rtl/>
        </w:rPr>
      </w:pPr>
      <w:r w:rsidRPr="00065E76">
        <w:rPr>
          <w:rtl/>
        </w:rPr>
        <w:t xml:space="preserve"> הלך בה לארכה ולרחבה </w:t>
      </w:r>
      <w:r w:rsidR="00E7632A" w:rsidRPr="00E7632A">
        <w:rPr>
          <w:rStyle w:val="affffe"/>
          <w:rFonts w:hint="cs"/>
          <w:rtl/>
        </w:rPr>
        <w:t>לר''א</w:t>
      </w:r>
      <w:r w:rsidR="00E7632A">
        <w:rPr>
          <w:rStyle w:val="affffe"/>
          <w:rFonts w:hint="cs"/>
          <w:rtl/>
        </w:rPr>
        <w:t xml:space="preserve"> </w:t>
      </w:r>
      <w:r w:rsidRPr="00065E76">
        <w:rPr>
          <w:rtl/>
        </w:rPr>
        <w:t xml:space="preserve">קנה מקום הילוכו, </w:t>
      </w:r>
    </w:p>
    <w:p w14:paraId="49B4B8BD" w14:textId="15B1A6A5" w:rsidR="00AC0AF5" w:rsidRPr="00E7632A" w:rsidRDefault="00AC0AF5" w:rsidP="00E7632A">
      <w:pPr>
        <w:rPr>
          <w:rtl/>
        </w:rPr>
      </w:pPr>
      <w:r w:rsidRPr="00E7632A">
        <w:rPr>
          <w:rStyle w:val="affffe"/>
          <w:rFonts w:hint="cs"/>
          <w:rtl/>
        </w:rPr>
        <w:t>וחכ</w:t>
      </w:r>
      <w:r w:rsidRPr="00E7632A">
        <w:rPr>
          <w:rStyle w:val="affffe"/>
          <w:rtl/>
        </w:rPr>
        <w:t>"</w:t>
      </w:r>
      <w:r w:rsidRPr="00E7632A">
        <w:rPr>
          <w:rStyle w:val="affffe"/>
          <w:rFonts w:hint="cs"/>
          <w:rtl/>
        </w:rPr>
        <w:t>א</w:t>
      </w:r>
      <w:r w:rsidRPr="00E7632A">
        <w:rPr>
          <w:rStyle w:val="affffe"/>
          <w:rtl/>
        </w:rPr>
        <w:t>:</w:t>
      </w:r>
      <w:r w:rsidRPr="00C35A2C">
        <w:rPr>
          <w:rFonts w:ascii="David" w:hAnsi="David"/>
          <w:sz w:val="32"/>
          <w:rtl/>
        </w:rPr>
        <w:t xml:space="preserve"> אין הילוך מועיל כלום עד שיחזיק.</w:t>
      </w:r>
    </w:p>
    <w:p w14:paraId="351FFB22" w14:textId="02ACA07B" w:rsidR="00AC0AF5" w:rsidRPr="00C35A2C" w:rsidRDefault="00AC0AF5" w:rsidP="00AC0AF5">
      <w:pPr>
        <w:rPr>
          <w:rFonts w:ascii="David" w:hAnsi="David"/>
          <w:sz w:val="32"/>
          <w:rtl/>
        </w:rPr>
      </w:pPr>
      <w:r w:rsidRPr="00E7632A">
        <w:rPr>
          <w:rStyle w:val="affffe"/>
          <w:rFonts w:hint="cs"/>
          <w:rtl/>
        </w:rPr>
        <w:t>טעמא דר</w:t>
      </w:r>
      <w:r w:rsidRPr="00E7632A">
        <w:rPr>
          <w:rStyle w:val="affffe"/>
          <w:rtl/>
        </w:rPr>
        <w:t>"</w:t>
      </w:r>
      <w:r w:rsidRPr="00E7632A">
        <w:rPr>
          <w:rStyle w:val="affffe"/>
          <w:rFonts w:hint="cs"/>
          <w:rtl/>
        </w:rPr>
        <w:t>א</w:t>
      </w:r>
      <w:r w:rsidR="00E7632A">
        <w:rPr>
          <w:rFonts w:ascii="David" w:hAnsi="David" w:hint="cs"/>
          <w:sz w:val="32"/>
          <w:rtl/>
        </w:rPr>
        <w:t xml:space="preserve"> </w:t>
      </w:r>
      <w:r w:rsidRPr="00F10693">
        <w:rPr>
          <w:rFonts w:hint="cs"/>
          <w:rtl/>
        </w:rPr>
        <w:t>'</w:t>
      </w:r>
      <w:r w:rsidRPr="00F10693">
        <w:rPr>
          <w:rtl/>
        </w:rPr>
        <w:t>ק</w:t>
      </w:r>
      <w:r w:rsidRPr="00B011CC">
        <w:rPr>
          <w:rStyle w:val="affff8"/>
          <w:rtl/>
        </w:rPr>
        <w:t>ום התהלך בארץ לארכה ולרחבה כי לך אתננה</w:t>
      </w:r>
      <w:r w:rsidRPr="00F10693">
        <w:rPr>
          <w:rFonts w:hint="cs"/>
          <w:rtl/>
        </w:rPr>
        <w:t>'</w:t>
      </w:r>
      <w:r w:rsidRPr="00F10693">
        <w:rPr>
          <w:rtl/>
        </w:rPr>
        <w:t>.</w:t>
      </w:r>
    </w:p>
    <w:p w14:paraId="40511241" w14:textId="77777777" w:rsidR="00B255EE" w:rsidRPr="00B255EE" w:rsidRDefault="00AC0AF5" w:rsidP="00B255EE">
      <w:pPr>
        <w:pStyle w:val="36"/>
        <w:framePr w:wrap="notBeside"/>
        <w:rPr>
          <w:rtl/>
        </w:rPr>
      </w:pPr>
      <w:r w:rsidRPr="00B255EE">
        <w:rPr>
          <w:rtl/>
        </w:rPr>
        <w:t xml:space="preserve">ורבנן? </w:t>
      </w:r>
    </w:p>
    <w:p w14:paraId="26F22457" w14:textId="1AE50309" w:rsidR="00AC0AF5" w:rsidRPr="00C35A2C" w:rsidRDefault="00E7632A" w:rsidP="00AC0AF5">
      <w:pPr>
        <w:rPr>
          <w:rFonts w:ascii="David" w:hAnsi="David"/>
          <w:sz w:val="32"/>
          <w:rtl/>
        </w:rPr>
      </w:pPr>
      <w:r>
        <w:rPr>
          <w:rFonts w:ascii="David" w:hAnsi="David" w:hint="cs"/>
          <w:sz w:val="32"/>
          <w:rtl/>
        </w:rPr>
        <w:t>ש</w:t>
      </w:r>
      <w:r w:rsidR="00AC0AF5">
        <w:rPr>
          <w:rFonts w:ascii="David" w:hAnsi="David"/>
          <w:sz w:val="32"/>
          <w:rtl/>
        </w:rPr>
        <w:t xml:space="preserve">ם משום חביבותא דאברהם </w:t>
      </w:r>
      <w:r>
        <w:rPr>
          <w:rFonts w:ascii="David" w:hAnsi="David" w:hint="cs"/>
          <w:sz w:val="32"/>
          <w:rtl/>
        </w:rPr>
        <w:t>אמר כן</w:t>
      </w:r>
      <w:r w:rsidR="00AC0AF5" w:rsidRPr="00C35A2C">
        <w:rPr>
          <w:rFonts w:ascii="David" w:hAnsi="David"/>
          <w:sz w:val="32"/>
          <w:rtl/>
        </w:rPr>
        <w:t>, כדי שיהא נוח לכבוש לפני בניו.</w:t>
      </w:r>
    </w:p>
    <w:p w14:paraId="4118871F" w14:textId="77777777" w:rsidR="00B255EE" w:rsidRPr="00B255EE" w:rsidRDefault="00AC0AF5" w:rsidP="00B255EE">
      <w:pPr>
        <w:pStyle w:val="36"/>
        <w:framePr w:wrap="notBeside"/>
        <w:rPr>
          <w:rtl/>
        </w:rPr>
      </w:pPr>
      <w:r w:rsidRPr="00B255EE">
        <w:rPr>
          <w:rtl/>
        </w:rPr>
        <w:t xml:space="preserve">א"ר יוסי בר' חנינא: </w:t>
      </w:r>
    </w:p>
    <w:p w14:paraId="3268E10B" w14:textId="7679FE2A" w:rsidR="00AC0AF5" w:rsidRPr="006765C4" w:rsidRDefault="00AC0AF5" w:rsidP="00AC0AF5">
      <w:pPr>
        <w:rPr>
          <w:rFonts w:ascii="David" w:hAnsi="David"/>
          <w:spacing w:val="-2"/>
          <w:sz w:val="32"/>
          <w:rtl/>
        </w:rPr>
      </w:pPr>
      <w:r>
        <w:rPr>
          <w:rFonts w:ascii="David" w:hAnsi="David"/>
          <w:spacing w:val="-2"/>
          <w:sz w:val="32"/>
          <w:rtl/>
        </w:rPr>
        <w:t xml:space="preserve">מודים חכמים </w:t>
      </w:r>
      <w:r>
        <w:rPr>
          <w:rStyle w:val="affffe"/>
          <w:rFonts w:ascii="David" w:hAnsi="David"/>
          <w:spacing w:val="-2"/>
          <w:sz w:val="32"/>
          <w:rtl/>
          <w:rPrChange w:id="9383" w:author="מנוע אמוראים" w:date="2026-10-05T16:41:09Z">
            <w:rPr>
              <w:rFonts w:ascii="David" w:hAnsi="David"/>
              <w:spacing w:val="-2"/>
              <w:sz w:val="32"/>
              <w:rtl/>
            </w:rPr>
          </w:rPrChange>
        </w:rPr>
        <w:t xml:space="preserve">לר"א</w:t>
      </w:r>
      <w:r>
        <w:rPr>
          <w:rFonts w:ascii="David" w:hAnsi="David"/>
          <w:spacing w:val="-2"/>
          <w:sz w:val="32"/>
          <w:rtl/>
        </w:rPr>
        <w:t xml:space="preserve"> בשביל של כרמים, הואיל ונעשה להילוך נקנה בהילוך.</w:t>
      </w:r>
    </w:p>
    <w:p w14:paraId="7C8E28C0" w14:textId="77777777" w:rsidR="00AC0AF5" w:rsidRPr="00C35A2C" w:rsidRDefault="00AC0AF5" w:rsidP="00AC0AF5">
      <w:pPr>
        <w:rPr>
          <w:rFonts w:ascii="David" w:hAnsi="David"/>
          <w:sz w:val="32"/>
          <w:rtl/>
        </w:rPr>
      </w:pPr>
      <w:r w:rsidRPr="00B255EE">
        <w:rPr>
          <w:rStyle w:val="affffe"/>
          <w:rtl/>
        </w:rPr>
        <w:t>כ</w:t>
      </w:r>
      <w:r w:rsidRPr="00B255EE">
        <w:rPr>
          <w:rStyle w:val="affffe"/>
          <w:rFonts w:hint="cs"/>
          <w:rtl/>
        </w:rPr>
        <w:t xml:space="preserve">שבאו לפני </w:t>
      </w:r>
      <w:r w:rsidRPr="00B255EE">
        <w:rPr>
          <w:rStyle w:val="affffe"/>
          <w:rtl/>
        </w:rPr>
        <w:t>רב יצחק בר אמי,</w:t>
      </w:r>
      <w:r w:rsidRPr="00C35A2C">
        <w:rPr>
          <w:rFonts w:ascii="David" w:hAnsi="David"/>
          <w:sz w:val="32"/>
          <w:rtl/>
        </w:rPr>
        <w:t xml:space="preserve"> </w:t>
      </w:r>
      <w:r w:rsidRPr="00B255EE">
        <w:rPr>
          <w:rStyle w:val="affffe"/>
          <w:rtl/>
        </w:rPr>
        <w:t>אמר להו:</w:t>
      </w:r>
      <w:r w:rsidRPr="00C35A2C">
        <w:rPr>
          <w:rFonts w:ascii="David" w:hAnsi="David"/>
          <w:sz w:val="32"/>
          <w:rtl/>
        </w:rPr>
        <w:t xml:space="preserve"> הבו ליה כי היכי דדרי טונא דשבישתא והדר.</w:t>
      </w:r>
    </w:p>
    <w:p w14:paraId="74BE5212" w14:textId="77777777" w:rsidR="00AC0AF5" w:rsidRDefault="00AC0AF5" w:rsidP="00AC0AF5">
      <w:pPr>
        <w:rPr>
          <w:rFonts w:ascii="David" w:hAnsi="David"/>
          <w:sz w:val="32"/>
          <w:rtl/>
        </w:rPr>
      </w:pPr>
      <w:r w:rsidRPr="00B255EE">
        <w:rPr>
          <w:rStyle w:val="affffe"/>
          <w:rtl/>
        </w:rPr>
        <w:t>ולא אמרן</w:t>
      </w:r>
      <w:r w:rsidRPr="00C35A2C">
        <w:rPr>
          <w:rFonts w:ascii="David" w:hAnsi="David"/>
          <w:sz w:val="32"/>
          <w:rtl/>
        </w:rPr>
        <w:t xml:space="preserve"> אלא ד</w:t>
      </w:r>
      <w:r>
        <w:rPr>
          <w:rFonts w:ascii="David" w:hAnsi="David" w:hint="cs"/>
          <w:sz w:val="32"/>
          <w:rtl/>
        </w:rPr>
        <w:t xml:space="preserve">יש מחיצה בצדדין שלא יפול המשוי </w:t>
      </w:r>
    </w:p>
    <w:p w14:paraId="445F7459" w14:textId="77777777" w:rsidR="00AC0AF5" w:rsidRPr="00C35A2C" w:rsidRDefault="00AC0AF5" w:rsidP="00AC0AF5">
      <w:pPr>
        <w:rPr>
          <w:rFonts w:ascii="David" w:hAnsi="David"/>
          <w:sz w:val="32"/>
          <w:rtl/>
        </w:rPr>
      </w:pPr>
      <w:r>
        <w:rPr>
          <w:rFonts w:ascii="David" w:hAnsi="David" w:hint="cs"/>
          <w:sz w:val="32"/>
          <w:rtl/>
        </w:rPr>
        <w:t xml:space="preserve">אבל באין מחיצה סגי בשיעור הנחת ועקירת רגל </w:t>
      </w:r>
    </w:p>
    <w:p w14:paraId="1CFF6542" w14:textId="42689023" w:rsidR="00AC0AF5" w:rsidRPr="001B450D" w:rsidRDefault="001B450D" w:rsidP="00AC0AF5">
      <w:pPr>
        <w:pStyle w:val="aff9"/>
        <w:rPr>
          <w:del w:id="90110" w:author="מנוע עיצוב" w:date="2026-10-08T11:01:28Z"/>
          <w:rtl/>
        </w:rPr>
      </w:pPr>
      <w:del w:id="90109" w:author="מנוע עיצוב" w:date="2026-10-08T11:01:28Z">
        <w:r w:rsidRPr="001B450D">
          <w:rPr>
            <w:rFonts w:hint="cs"/>
            <w:rtl/>
          </w:rPr>
          <w:delText xml:space="preserve">***</w:delText>
        </w:r>
      </w:del>
    </w:p>
    <w:p w14:paraId="0CDC502C" w14:textId="77777777" w:rsidR="00AC0AF5" w:rsidRPr="00801934" w:rsidRDefault="00AC0AF5" w:rsidP="00AF2FEB">
      <w:pPr>
        <w:pStyle w:val="afffb"/>
        <w:rPr>
          <w:rtl/>
        </w:rPr>
      </w:pPr>
      <w:ins w:id="9922" w:author="מספור קטעי משנה" w:date="2026-10-06T06:44:59Z">
        <w:r>
          <w:rPr>
            <w:rStyle w:val="MisparKeta"/>
          </w:rPr>
          <w:t xml:space="preserve">ב. </w:t>
        </w:r>
      </w:ins>
      <w:r w:rsidRPr="00801934">
        <w:rPr>
          <w:rtl/>
        </w:rPr>
        <w:t>דרך היחיד - ד' אמות.</w:t>
      </w:r>
    </w:p>
    <w:p w14:paraId="7AFC6E7D" w14:textId="77777777" w:rsidR="00AC0AF5" w:rsidRDefault="00AC0AF5" w:rsidP="00AC0AF5">
      <w:pPr>
        <w:rPr>
          <w:rFonts w:ascii="David" w:hAnsi="David"/>
          <w:sz w:val="32"/>
          <w:rtl/>
        </w:rPr>
      </w:pPr>
      <w:r w:rsidRPr="00C35A2C">
        <w:rPr>
          <w:rFonts w:ascii="David" w:hAnsi="David"/>
          <w:sz w:val="32"/>
          <w:rtl/>
        </w:rPr>
        <w:lastRenderedPageBreak/>
        <w:t>תנא, אחרים אומרים: כדי שיעבור חמור במשאו.</w:t>
      </w:r>
    </w:p>
    <w:p w14:paraId="4127AEB1" w14:textId="77777777" w:rsidR="00AC0AF5" w:rsidRPr="00C35A2C" w:rsidRDefault="00AC0AF5" w:rsidP="00AC0AF5">
      <w:pPr>
        <w:rPr>
          <w:rFonts w:ascii="David" w:hAnsi="David"/>
          <w:sz w:val="32"/>
          <w:rtl/>
        </w:rPr>
      </w:pPr>
      <w:r>
        <w:rPr>
          <w:rStyle w:val="affffe"/>
          <w:rFonts w:ascii="David" w:hAnsi="David"/>
          <w:sz w:val="32"/>
          <w:rtl/>
          <w:rPrChange w:id="9384" w:author="מנוע אמוראים" w:date="2026-10-05T16:41:09Z">
            <w:rPr>
              <w:rFonts w:ascii="David" w:hAnsi="David"/>
              <w:sz w:val="32"/>
              <w:rtl/>
            </w:rPr>
          </w:rPrChange>
        </w:rPr>
        <w:t xml:space="preserve">אר</w:t>
      </w:r>
      <w:r>
        <w:rPr>
          <w:rStyle w:val="affffe"/>
          <w:rFonts w:ascii="David" w:hAnsi="David"/>
          <w:sz w:val="32"/>
          <w:rtl/>
          <w:rPrChange w:id="9385" w:author="מנוע אמוראים" w:date="2026-10-05T16:41:09Z">
            <w:rPr>
              <w:rFonts w:ascii="David" w:hAnsi="David"/>
              <w:sz w:val="32"/>
              <w:rtl/>
            </w:rPr>
          </w:rPrChange>
        </w:rPr>
        <w:t xml:space="preserve">"</w:t>
      </w:r>
      <w:r>
        <w:rPr>
          <w:rStyle w:val="affffe"/>
          <w:rFonts w:ascii="David" w:hAnsi="David" w:hint="cs"/>
          <w:sz w:val="32"/>
          <w:rtl/>
          <w:rPrChange w:id="9386" w:author="מנוע אמוראים" w:date="2026-10-05T16:41:09Z">
            <w:rPr>
              <w:rFonts w:ascii="David" w:hAnsi="David" w:hint="cs"/>
              <w:sz w:val="32"/>
              <w:rtl/>
            </w:rPr>
          </w:rPrChange>
        </w:rPr>
        <w:t xml:space="preserve">ה</w:t>
      </w:r>
      <w:r w:rsidRPr="00C35A2C">
        <w:rPr>
          <w:rFonts w:ascii="David" w:hAnsi="David"/>
          <w:sz w:val="32"/>
          <w:rtl/>
        </w:rPr>
        <w:t>: הלכה כאחרים.</w:t>
      </w:r>
    </w:p>
    <w:p w14:paraId="2A658AC1" w14:textId="77777777" w:rsidR="00AC0AF5" w:rsidRPr="00C35A2C" w:rsidRDefault="00AC0AF5" w:rsidP="00AC0AF5">
      <w:pPr>
        <w:rPr>
          <w:rFonts w:ascii="David" w:hAnsi="David"/>
          <w:sz w:val="32"/>
          <w:rtl/>
        </w:rPr>
      </w:pPr>
      <w:r w:rsidRPr="00C35A2C">
        <w:rPr>
          <w:rFonts w:ascii="David" w:hAnsi="David"/>
          <w:sz w:val="32"/>
          <w:rtl/>
        </w:rPr>
        <w:t>דייני גולה: שני גמדים ומחצה.</w:t>
      </w:r>
    </w:p>
    <w:p w14:paraId="1488C869" w14:textId="77777777" w:rsidR="00AC0AF5" w:rsidRPr="00C35A2C" w:rsidRDefault="00AC0AF5" w:rsidP="00AC0AF5">
      <w:pPr>
        <w:rPr>
          <w:rFonts w:ascii="David" w:hAnsi="David"/>
          <w:sz w:val="32"/>
          <w:rtl/>
        </w:rPr>
      </w:pPr>
      <w:r>
        <w:rPr>
          <w:rStyle w:val="affffe"/>
          <w:rFonts w:ascii="David" w:hAnsi="David"/>
          <w:sz w:val="32"/>
          <w:rtl/>
          <w:rPrChange w:id="9387" w:author="מנוע אמוראים" w:date="2026-10-05T16:41:09Z">
            <w:rPr>
              <w:rFonts w:ascii="David" w:hAnsi="David"/>
              <w:sz w:val="32"/>
              <w:rtl/>
            </w:rPr>
          </w:rPrChange>
        </w:rPr>
        <w:t xml:space="preserve">וא</w:t>
      </w:r>
      <w:r>
        <w:rPr>
          <w:rStyle w:val="affffe"/>
          <w:rFonts w:ascii="David" w:hAnsi="David" w:hint="cs"/>
          <w:sz w:val="32"/>
          <w:rtl/>
          <w:rPrChange w:id="9388" w:author="מנוע אמוראים" w:date="2026-10-05T16:41:09Z">
            <w:rPr>
              <w:rFonts w:ascii="David" w:hAnsi="David" w:hint="cs"/>
              <w:sz w:val="32"/>
              <w:rtl/>
            </w:rPr>
          </w:rPrChange>
        </w:rPr>
        <w:t xml:space="preserve">ר</w:t>
      </w:r>
      <w:r>
        <w:rPr>
          <w:rStyle w:val="affffe"/>
          <w:rFonts w:ascii="David" w:hAnsi="David"/>
          <w:sz w:val="32"/>
          <w:rtl/>
          <w:rPrChange w:id="9389" w:author="מנוע אמוראים" w:date="2026-10-05T16:41:09Z">
            <w:rPr>
              <w:rFonts w:ascii="David" w:hAnsi="David"/>
              <w:sz w:val="32"/>
              <w:rtl/>
            </w:rPr>
          </w:rPrChange>
        </w:rPr>
        <w:t xml:space="preserve">"</w:t>
      </w:r>
      <w:r>
        <w:rPr>
          <w:rStyle w:val="affffe"/>
          <w:rFonts w:ascii="David" w:hAnsi="David" w:hint="cs"/>
          <w:sz w:val="32"/>
          <w:rtl/>
          <w:rPrChange w:id="9390" w:author="מנוע אמוראים" w:date="2026-10-05T16:41:09Z">
            <w:rPr>
              <w:rFonts w:ascii="David" w:hAnsi="David" w:hint="cs"/>
              <w:sz w:val="32"/>
              <w:rtl/>
            </w:rPr>
          </w:rPrChange>
        </w:rPr>
        <w:t xml:space="preserve">ה</w:t>
      </w:r>
      <w:r w:rsidRPr="00C35A2C">
        <w:rPr>
          <w:rFonts w:ascii="David" w:hAnsi="David"/>
          <w:sz w:val="32"/>
          <w:rtl/>
        </w:rPr>
        <w:t>: הלכה כדייני גולה.</w:t>
      </w:r>
      <w:r>
        <w:rPr>
          <w:rFonts w:ascii="David" w:hAnsi="David" w:hint="cs"/>
          <w:sz w:val="32"/>
          <w:rtl/>
        </w:rPr>
        <w:t xml:space="preserve"> והך </w:t>
      </w:r>
      <w:r>
        <w:rPr>
          <w:rStyle w:val="affffe"/>
          <w:rFonts w:ascii="David" w:hAnsi="David" w:hint="cs"/>
          <w:sz w:val="32"/>
          <w:rtl/>
          <w:rPrChange w:id="9391" w:author="מנוע אמוראים" w:date="2026-10-05T16:41:09Z">
            <w:rPr>
              <w:rFonts w:ascii="David" w:hAnsi="David" w:hint="cs"/>
              <w:sz w:val="32"/>
              <w:rtl/>
            </w:rPr>
          </w:rPrChange>
        </w:rPr>
        <w:t xml:space="preserve">דרא</w:t>
      </w:r>
      <w:r>
        <w:rPr>
          <w:rStyle w:val="affffe"/>
          <w:rFonts w:ascii="David" w:hAnsi="David"/>
          <w:sz w:val="32"/>
          <w:rtl/>
          <w:rPrChange w:id="9392" w:author="מנוע אמוראים" w:date="2026-10-05T16:41:09Z">
            <w:rPr>
              <w:rFonts w:ascii="David" w:hAnsi="David"/>
              <w:sz w:val="32"/>
              <w:rtl/>
            </w:rPr>
          </w:rPrChange>
        </w:rPr>
        <w:t xml:space="preserve">"</w:t>
      </w:r>
      <w:r>
        <w:rPr>
          <w:rStyle w:val="affffe"/>
          <w:rFonts w:ascii="David" w:hAnsi="David" w:hint="cs"/>
          <w:sz w:val="32"/>
          <w:rtl/>
          <w:rPrChange w:id="9393" w:author="מנוע אמוראים" w:date="2026-10-05T16:41:09Z">
            <w:rPr>
              <w:rFonts w:ascii="David" w:hAnsi="David" w:hint="cs"/>
              <w:sz w:val="32"/>
              <w:rtl/>
            </w:rPr>
          </w:rPrChange>
        </w:rPr>
        <w:t xml:space="preserve">ה</w:t>
      </w:r>
      <w:r>
        <w:rPr>
          <w:rFonts w:ascii="David" w:hAnsi="David" w:hint="cs"/>
          <w:sz w:val="32"/>
          <w:rtl/>
        </w:rPr>
        <w:t xml:space="preserve">: דהלכה כאחרים </w:t>
      </w:r>
      <w:r w:rsidRPr="00C35A2C">
        <w:rPr>
          <w:rFonts w:ascii="David" w:hAnsi="David"/>
          <w:sz w:val="32"/>
          <w:rtl/>
        </w:rPr>
        <w:t>–</w:t>
      </w:r>
      <w:r w:rsidRPr="00C35A2C">
        <w:rPr>
          <w:rFonts w:ascii="David" w:hAnsi="David" w:hint="cs"/>
          <w:sz w:val="32"/>
          <w:rtl/>
        </w:rPr>
        <w:t xml:space="preserve"> אידי ואיד חד שיעורא הוא</w:t>
      </w:r>
    </w:p>
    <w:p w14:paraId="5E7D23C2" w14:textId="63EDA0F1" w:rsidR="00AC0AF5" w:rsidRPr="001B450D" w:rsidRDefault="001B450D" w:rsidP="00AC0AF5">
      <w:pPr>
        <w:pStyle w:val="aff9"/>
        <w:rPr>
          <w:rtl/>
        </w:rPr>
      </w:pPr>
      <w:r w:rsidRPr="001B450D">
        <w:rPr>
          <w:rFonts w:hint="cs"/>
          <w:rtl/>
        </w:rPr>
        <w:t>***</w:t>
      </w:r>
    </w:p>
    <w:p w14:paraId="01D1AB7D" w14:textId="77777777" w:rsidR="00AC0AF5" w:rsidRPr="0081371E" w:rsidRDefault="00AC0AF5" w:rsidP="00AC0AF5">
      <w:pPr>
        <w:rPr>
          <w:rStyle w:val="afff8"/>
          <w:rtl/>
        </w:rPr>
      </w:pPr>
      <w:r w:rsidRPr="00C35A2C">
        <w:rPr>
          <w:rStyle w:val="afffc"/>
          <w:rtl/>
        </w:rPr>
        <w:t>דרך הרבים - שש עשרה אמה</w:t>
      </w:r>
      <w:r w:rsidRPr="00C35A2C">
        <w:rPr>
          <w:rFonts w:ascii="David" w:hAnsi="David" w:cs="Guttman Vilna"/>
          <w:sz w:val="32"/>
          <w:rtl/>
        </w:rPr>
        <w:t>.</w:t>
      </w:r>
    </w:p>
    <w:p w14:paraId="433D1A27" w14:textId="1A2115FF" w:rsidR="00011DBB" w:rsidRDefault="00011DBB" w:rsidP="00011DBB">
      <w:pPr>
        <w:pStyle w:val="36"/>
        <w:framePr w:wrap="notBeside"/>
        <w:rPr>
          <w:rStyle w:val="afff8"/>
          <w:rtl/>
        </w:rPr>
      </w:pPr>
      <w:r w:rsidRPr="0081371E">
        <w:rPr>
          <w:rStyle w:val="afff8"/>
          <w:rtl/>
        </w:rPr>
        <w:t>• ת"ר</w:t>
      </w:r>
      <w:r w:rsidRPr="00C35A2C">
        <w:rPr>
          <w:rFonts w:ascii="David" w:hAnsi="David" w:cs="PFT_Frank"/>
          <w:sz w:val="32"/>
          <w:rtl/>
        </w:rPr>
        <w:t>:</w:t>
      </w:r>
    </w:p>
    <w:p w14:paraId="63AC7E00" w14:textId="5D3B33BF" w:rsidR="00AC0AF5" w:rsidRPr="00C35A2C" w:rsidRDefault="00AC0AF5" w:rsidP="00AC0AF5">
      <w:pPr>
        <w:rPr>
          <w:rFonts w:ascii="David" w:hAnsi="David"/>
          <w:sz w:val="32"/>
          <w:rtl/>
        </w:rPr>
      </w:pPr>
      <w:r w:rsidRPr="00C35A2C">
        <w:rPr>
          <w:rFonts w:ascii="David" w:hAnsi="David"/>
          <w:sz w:val="32"/>
          <w:rtl/>
        </w:rPr>
        <w:t xml:space="preserve"> דרך היחיד - ארבע אמות.</w:t>
      </w:r>
    </w:p>
    <w:p w14:paraId="6B6AAA8E" w14:textId="77777777" w:rsidR="00AC0AF5" w:rsidRPr="00C35A2C" w:rsidRDefault="00AC0AF5" w:rsidP="00AC0AF5">
      <w:pPr>
        <w:rPr>
          <w:rFonts w:ascii="David" w:hAnsi="David"/>
          <w:sz w:val="32"/>
          <w:rtl/>
        </w:rPr>
      </w:pPr>
      <w:r w:rsidRPr="00C35A2C">
        <w:rPr>
          <w:rFonts w:ascii="David" w:hAnsi="David"/>
          <w:sz w:val="32"/>
          <w:rtl/>
        </w:rPr>
        <w:t>דרך מעיר לעיר - שמונה אמות.</w:t>
      </w:r>
    </w:p>
    <w:p w14:paraId="761DF149" w14:textId="77777777" w:rsidR="00AC0AF5" w:rsidRPr="00C35A2C" w:rsidRDefault="00AC0AF5" w:rsidP="00982F98">
      <w:pPr>
        <w:pStyle w:val="affe"/>
        <w:framePr w:wrap="around"/>
        <w:rPr>
          <w:rtl/>
        </w:rPr>
      </w:pPr>
      <w:r w:rsidRPr="00C35A2C">
        <w:rPr>
          <w:rFonts w:hint="cs"/>
          <w:rtl/>
        </w:rPr>
        <w:t>ק:</w:t>
      </w:r>
    </w:p>
    <w:p w14:paraId="75BE6657" w14:textId="77777777" w:rsidR="00AC0AF5" w:rsidRPr="00C35A2C" w:rsidRDefault="00AC0AF5" w:rsidP="00AC0AF5">
      <w:pPr>
        <w:rPr>
          <w:rFonts w:ascii="David" w:hAnsi="David"/>
          <w:sz w:val="32"/>
          <w:rtl/>
        </w:rPr>
      </w:pPr>
      <w:r w:rsidRPr="00C35A2C">
        <w:rPr>
          <w:rFonts w:ascii="David" w:hAnsi="David"/>
          <w:sz w:val="32"/>
          <w:rtl/>
        </w:rPr>
        <w:t>דרך הרבים - שש עשרה אמות.</w:t>
      </w:r>
    </w:p>
    <w:p w14:paraId="24691C4E" w14:textId="77777777" w:rsidR="00AC0AF5" w:rsidRPr="00C35A2C" w:rsidRDefault="00AC0AF5" w:rsidP="00AC0AF5">
      <w:pPr>
        <w:rPr>
          <w:rFonts w:ascii="David" w:hAnsi="David"/>
          <w:sz w:val="32"/>
          <w:rtl/>
        </w:rPr>
      </w:pPr>
      <w:r w:rsidRPr="00C35A2C">
        <w:rPr>
          <w:rFonts w:ascii="David" w:hAnsi="David"/>
          <w:sz w:val="32"/>
          <w:rtl/>
        </w:rPr>
        <w:t>דרך ערי מקלט - שלשים ושתים אמות.</w:t>
      </w:r>
    </w:p>
    <w:p w14:paraId="6F6FAA2F" w14:textId="77777777" w:rsidR="00AC0AF5" w:rsidRPr="00C35A2C" w:rsidRDefault="00AC0AF5" w:rsidP="00AC0AF5">
      <w:pPr>
        <w:rPr>
          <w:rFonts w:ascii="David" w:hAnsi="David"/>
          <w:sz w:val="32"/>
          <w:rtl/>
        </w:rPr>
      </w:pPr>
      <w:r>
        <w:rPr>
          <w:rFonts w:ascii="David" w:hAnsi="David" w:hint="cs"/>
          <w:sz w:val="32"/>
          <w:rtl/>
        </w:rPr>
        <w:t xml:space="preserve">- </w:t>
      </w:r>
      <w:r>
        <w:rPr>
          <w:rStyle w:val="affffe"/>
          <w:rFonts w:ascii="David" w:hAnsi="David" w:hint="cs"/>
          <w:sz w:val="32"/>
          <w:rtl/>
          <w:rPrChange w:id="9394" w:author="מנוע אמוראים" w:date="2026-10-05T16:41:09Z">
            <w:rPr>
              <w:rFonts w:ascii="David" w:hAnsi="David" w:hint="cs"/>
              <w:sz w:val="32"/>
              <w:rtl/>
            </w:rPr>
          </w:rPrChange>
        </w:rPr>
        <w:t xml:space="preserve">אר</w:t>
      </w:r>
      <w:r>
        <w:rPr>
          <w:rStyle w:val="affffe"/>
          <w:rFonts w:ascii="David" w:hAnsi="David"/>
          <w:sz w:val="32"/>
          <w:rtl/>
          <w:rPrChange w:id="9395" w:author="מנוע אמוראים" w:date="2026-10-05T16:41:09Z">
            <w:rPr>
              <w:rFonts w:ascii="David" w:hAnsi="David"/>
              <w:sz w:val="32"/>
              <w:rtl/>
            </w:rPr>
          </w:rPrChange>
        </w:rPr>
        <w:t xml:space="preserve">"</w:t>
      </w:r>
      <w:r>
        <w:rPr>
          <w:rStyle w:val="affffe"/>
          <w:rFonts w:ascii="David" w:hAnsi="David" w:hint="cs"/>
          <w:sz w:val="32"/>
          <w:rtl/>
          <w:rPrChange w:id="9396" w:author="מנוע אמוראים" w:date="2026-10-05T16:41:09Z">
            <w:rPr>
              <w:rFonts w:ascii="David" w:hAnsi="David" w:hint="cs"/>
              <w:sz w:val="32"/>
              <w:rtl/>
            </w:rPr>
          </w:rPrChange>
        </w:rPr>
        <w:t xml:space="preserve">ה</w:t>
      </w:r>
      <w:r>
        <w:rPr>
          <w:rFonts w:ascii="David" w:hAnsi="David" w:hint="cs"/>
          <w:sz w:val="32"/>
          <w:rtl/>
        </w:rPr>
        <w:t xml:space="preserve"> </w:t>
      </w:r>
      <w:r w:rsidRPr="00B011CC">
        <w:rPr>
          <w:rStyle w:val="affff8"/>
          <w:rFonts w:hint="cs"/>
          <w:rtl/>
        </w:rPr>
        <w:t>ד</w:t>
      </w:r>
      <w:r w:rsidRPr="00F10693">
        <w:rPr>
          <w:rFonts w:hint="cs"/>
          <w:rtl/>
        </w:rPr>
        <w:t>'</w:t>
      </w:r>
      <w:r w:rsidRPr="00F10693">
        <w:rPr>
          <w:rtl/>
        </w:rPr>
        <w:t>ת</w:t>
      </w:r>
      <w:r w:rsidRPr="00B011CC">
        <w:rPr>
          <w:rStyle w:val="affff8"/>
          <w:rtl/>
        </w:rPr>
        <w:t>כין לך הדרך</w:t>
      </w:r>
      <w:r w:rsidRPr="00F10693">
        <w:rPr>
          <w:rFonts w:hint="cs"/>
          <w:rtl/>
        </w:rPr>
        <w:t>'</w:t>
      </w:r>
      <w:r w:rsidRPr="00F10693">
        <w:rPr>
          <w:rtl/>
        </w:rPr>
        <w:t>,</w:t>
      </w:r>
      <w:r w:rsidRPr="00C35A2C">
        <w:rPr>
          <w:rFonts w:ascii="David" w:hAnsi="David"/>
          <w:sz w:val="32"/>
          <w:rtl/>
        </w:rPr>
        <w:t xml:space="preserve"> דרך - הדרך.</w:t>
      </w:r>
    </w:p>
    <w:p w14:paraId="29E0C2B7" w14:textId="070574B3" w:rsidR="00AC0AF5" w:rsidRPr="001B450D" w:rsidRDefault="001B450D" w:rsidP="00AC0AF5">
      <w:pPr>
        <w:pStyle w:val="aff9"/>
        <w:rPr>
          <w:rtl/>
        </w:rPr>
      </w:pPr>
      <w:r w:rsidRPr="001B450D">
        <w:rPr>
          <w:rFonts w:hint="cs"/>
          <w:rtl/>
        </w:rPr>
        <w:t>***</w:t>
      </w:r>
    </w:p>
    <w:p w14:paraId="2E9AA0DA" w14:textId="77777777" w:rsidR="00AC0AF5" w:rsidRPr="00C35A2C" w:rsidRDefault="00AC0AF5" w:rsidP="00AC0AF5">
      <w:pPr>
        <w:rPr>
          <w:rtl/>
        </w:rPr>
      </w:pPr>
      <w:r w:rsidRPr="008D76D1">
        <w:rPr>
          <w:rStyle w:val="afffc"/>
          <w:rtl/>
        </w:rPr>
        <w:t>דרך המלך - אין לה שיעור.</w:t>
      </w:r>
      <w:r w:rsidRPr="00C35A2C">
        <w:rPr>
          <w:rFonts w:hint="cs"/>
          <w:rtl/>
        </w:rPr>
        <w:t xml:space="preserve"> </w:t>
      </w:r>
      <w:r w:rsidRPr="00C35A2C">
        <w:rPr>
          <w:rtl/>
        </w:rPr>
        <w:t>שהמלך פורץ גדר לעשות לו דרך ואין ממחין בידו.</w:t>
      </w:r>
    </w:p>
    <w:p w14:paraId="58FA5D2D" w14:textId="77777777" w:rsidR="00AC0AF5" w:rsidRPr="00C35A2C" w:rsidRDefault="00AC0AF5" w:rsidP="00AC0AF5">
      <w:pPr>
        <w:rPr>
          <w:rtl/>
        </w:rPr>
      </w:pPr>
      <w:r w:rsidRPr="00C35A2C">
        <w:rPr>
          <w:rtl/>
        </w:rPr>
        <w:t>דרך הקבר - אין לה שיעור.</w:t>
      </w:r>
      <w:r w:rsidRPr="00C35A2C">
        <w:rPr>
          <w:rFonts w:hint="cs"/>
          <w:rtl/>
        </w:rPr>
        <w:t xml:space="preserve"> </w:t>
      </w:r>
      <w:r w:rsidRPr="00C35A2C">
        <w:rPr>
          <w:rtl/>
        </w:rPr>
        <w:t>משום יקרא דשכבא.</w:t>
      </w:r>
    </w:p>
    <w:p w14:paraId="17D5781E" w14:textId="77777777" w:rsidR="00AC0AF5" w:rsidRPr="00801934" w:rsidRDefault="00AC0AF5" w:rsidP="00AF2FEB">
      <w:pPr>
        <w:pStyle w:val="afffb"/>
        <w:rPr>
          <w:rtl/>
        </w:rPr>
      </w:pPr>
      <w:ins w:id="9923" w:author="מספור קטעי משנה" w:date="2026-10-06T06:44:59Z">
        <w:r>
          <w:rPr>
            <w:rStyle w:val="MisparKeta"/>
          </w:rPr>
          <w:t xml:space="preserve">ג. </w:t>
        </w:r>
      </w:ins>
      <w:r w:rsidRPr="00801934">
        <w:rPr>
          <w:rtl/>
        </w:rPr>
        <w:t>המעמד - דייני ציפורי אמרו: בת ד' קבין כו'.</w:t>
      </w:r>
    </w:p>
    <w:p w14:paraId="0F3C2670" w14:textId="77777777" w:rsidR="008D76D1" w:rsidRPr="008D76D1" w:rsidRDefault="00AC0AF5" w:rsidP="008D76D1">
      <w:pPr>
        <w:pStyle w:val="36"/>
        <w:framePr w:wrap="notBeside"/>
        <w:rPr>
          <w:rtl/>
        </w:rPr>
      </w:pPr>
      <w:r w:rsidRPr="008D76D1">
        <w:rPr>
          <w:rtl/>
        </w:rPr>
        <w:t xml:space="preserve">ת"ר </w:t>
      </w:r>
    </w:p>
    <w:p w14:paraId="736DD888" w14:textId="40581C22" w:rsidR="00AC0AF5" w:rsidRPr="0081371E" w:rsidRDefault="00AC0AF5" w:rsidP="00AC0AF5">
      <w:pPr>
        <w:rPr>
          <w:rStyle w:val="afff8"/>
          <w:rtl/>
        </w:rPr>
      </w:pPr>
      <w:r w:rsidRPr="008D76D1">
        <w:rPr>
          <w:rtl/>
        </w:rPr>
        <w:t>המוכר קברו, דרך קברו, מקום מעמדו, ובית הספדו - באין בני מש</w:t>
      </w:r>
      <w:r w:rsidRPr="00C35A2C">
        <w:rPr>
          <w:rFonts w:ascii="David" w:hAnsi="David"/>
          <w:sz w:val="32"/>
          <w:rtl/>
        </w:rPr>
        <w:t>פחה וקוברין אותו על כרחו, משום פגם משפחה.</w:t>
      </w:r>
    </w:p>
    <w:p w14:paraId="31ED505C" w14:textId="77777777" w:rsidR="008D76D1" w:rsidRPr="008D76D1" w:rsidRDefault="00011DBB" w:rsidP="008D76D1">
      <w:pPr>
        <w:pStyle w:val="36"/>
        <w:framePr w:wrap="notBeside"/>
        <w:rPr>
          <w:rtl/>
        </w:rPr>
      </w:pPr>
      <w:r w:rsidRPr="008D76D1">
        <w:rPr>
          <w:rtl/>
        </w:rPr>
        <w:t>ת"ר:</w:t>
      </w:r>
    </w:p>
    <w:p w14:paraId="51F3A659" w14:textId="77777777" w:rsidR="00835B40" w:rsidRDefault="00AC0AF5" w:rsidP="008D76D1">
      <w:pPr>
        <w:rPr>
          <w:rtl/>
        </w:rPr>
      </w:pPr>
      <w:r w:rsidRPr="008D76D1">
        <w:rPr>
          <w:rtl/>
        </w:rPr>
        <w:t xml:space="preserve">אין פוחתין משבעה מעמדות ומושבות למת, </w:t>
      </w:r>
    </w:p>
    <w:p w14:paraId="5818DE1A" w14:textId="247397ED" w:rsidR="00AC0AF5" w:rsidRPr="008D76D1" w:rsidRDefault="00AC0AF5" w:rsidP="008D76D1">
      <w:pPr>
        <w:rPr>
          <w:rStyle w:val="affff8"/>
          <w:rtl/>
        </w:rPr>
      </w:pPr>
      <w:r w:rsidRPr="008D76D1">
        <w:rPr>
          <w:rtl/>
        </w:rPr>
        <w:t xml:space="preserve">כנגד </w:t>
      </w:r>
      <w:r w:rsidRPr="008D76D1">
        <w:rPr>
          <w:rStyle w:val="affff8"/>
          <w:rFonts w:hint="cs"/>
          <w:rtl/>
        </w:rPr>
        <w:t>'</w:t>
      </w:r>
      <w:r w:rsidR="00835B40">
        <w:rPr>
          <w:rStyle w:val="affff8"/>
          <w:rtl/>
        </w:rPr>
        <w:t>הֲבֵל הֲבָלִים אָמַר קֹהֶלֶת הֲבֵל הֲבָלִים הַכֹּל הָבֶ</w:t>
      </w:r>
      <w:r w:rsidRPr="008D76D1">
        <w:rPr>
          <w:rStyle w:val="affff8"/>
          <w:rtl/>
        </w:rPr>
        <w:t>ל</w:t>
      </w:r>
      <w:r w:rsidRPr="008D76D1">
        <w:rPr>
          <w:rStyle w:val="affff8"/>
          <w:rFonts w:hint="cs"/>
          <w:rtl/>
        </w:rPr>
        <w:t>'</w:t>
      </w:r>
      <w:r w:rsidRPr="008D76D1">
        <w:rPr>
          <w:rStyle w:val="affff8"/>
          <w:rtl/>
        </w:rPr>
        <w:t>.</w:t>
      </w:r>
    </w:p>
    <w:p w14:paraId="572EF359" w14:textId="6BB3B8FD" w:rsidR="00835B40" w:rsidRPr="00835B40" w:rsidRDefault="00AC0AF5" w:rsidP="00835B40">
      <w:pPr>
        <w:pStyle w:val="36"/>
        <w:framePr w:wrap="notBeside"/>
        <w:rPr>
          <w:rtl/>
        </w:rPr>
      </w:pPr>
      <w:r w:rsidRPr="00835B40">
        <w:rPr>
          <w:rtl/>
        </w:rPr>
        <w:t>ר</w:t>
      </w:r>
      <w:r w:rsidRPr="00835B40">
        <w:rPr>
          <w:rFonts w:hint="cs"/>
          <w:rtl/>
        </w:rPr>
        <w:t>אבד</w:t>
      </w:r>
      <w:r w:rsidRPr="00835B40">
        <w:rPr>
          <w:rtl/>
        </w:rPr>
        <w:t>"</w:t>
      </w:r>
      <w:r w:rsidRPr="00835B40">
        <w:rPr>
          <w:rFonts w:hint="cs"/>
          <w:rtl/>
        </w:rPr>
        <w:t xml:space="preserve">ר </w:t>
      </w:r>
    </w:p>
    <w:p w14:paraId="4D0D7FA9" w14:textId="14FC6724" w:rsidR="00AC0AF5" w:rsidRPr="00C35A2C" w:rsidRDefault="00AC0AF5" w:rsidP="00AC0AF5">
      <w:pPr>
        <w:rPr>
          <w:rFonts w:ascii="David" w:hAnsi="David"/>
          <w:sz w:val="32"/>
          <w:rtl/>
        </w:rPr>
      </w:pPr>
      <w:r w:rsidRPr="00835B40">
        <w:rPr>
          <w:rStyle w:val="affffe"/>
          <w:rFonts w:hint="cs"/>
          <w:rtl/>
        </w:rPr>
        <w:t>הך דאר</w:t>
      </w:r>
      <w:r w:rsidRPr="00835B40">
        <w:rPr>
          <w:rStyle w:val="affffe"/>
          <w:rtl/>
        </w:rPr>
        <w:t>"</w:t>
      </w:r>
      <w:r w:rsidRPr="00835B40">
        <w:rPr>
          <w:rStyle w:val="affffe"/>
          <w:rFonts w:hint="cs"/>
          <w:rtl/>
        </w:rPr>
        <w:t>י</w:t>
      </w:r>
      <w:r w:rsidRPr="00835B40">
        <w:rPr>
          <w:rStyle w:val="affffe"/>
          <w:rtl/>
        </w:rPr>
        <w:t>:</w:t>
      </w:r>
      <w:r w:rsidRPr="00C35A2C">
        <w:rPr>
          <w:rFonts w:ascii="David" w:hAnsi="David"/>
          <w:sz w:val="32"/>
          <w:rtl/>
        </w:rPr>
        <w:t xml:space="preserve"> ביהודה בראשונה לא היו פוחתין משבעה מעמדות ומושבות למת, כגון: עמדו יקרים עמודו, שבו יקרים שבו.</w:t>
      </w:r>
    </w:p>
    <w:p w14:paraId="19E745AC" w14:textId="77777777" w:rsidR="00AC0AF5" w:rsidRPr="00C35A2C" w:rsidRDefault="00AC0AF5" w:rsidP="00AC0AF5">
      <w:pPr>
        <w:rPr>
          <w:rFonts w:ascii="David" w:hAnsi="David"/>
          <w:sz w:val="32"/>
          <w:rtl/>
        </w:rPr>
      </w:pPr>
      <w:r w:rsidRPr="00835B40">
        <w:rPr>
          <w:rStyle w:val="affffe"/>
          <w:rtl/>
        </w:rPr>
        <w:t>אמרו לו:</w:t>
      </w:r>
      <w:r w:rsidRPr="00C35A2C">
        <w:rPr>
          <w:rFonts w:ascii="David" w:hAnsi="David"/>
          <w:sz w:val="32"/>
          <w:rtl/>
        </w:rPr>
        <w:t xml:space="preserve"> א"כ, אף בשבת מותר לעשות כן.</w:t>
      </w:r>
    </w:p>
    <w:p w14:paraId="7C8482A5" w14:textId="5FF13249" w:rsidR="00835B40" w:rsidRPr="00835B40" w:rsidRDefault="00835B40" w:rsidP="00835B40">
      <w:pPr>
        <w:pStyle w:val="36"/>
        <w:framePr w:wrap="notBeside"/>
        <w:rPr>
          <w:rtl/>
        </w:rPr>
      </w:pPr>
      <w:r>
        <w:rPr>
          <w:rFonts w:hint="cs"/>
          <w:rtl/>
        </w:rPr>
        <w:t>ר' אויא</w:t>
      </w:r>
    </w:p>
    <w:p w14:paraId="719EDACF" w14:textId="77777777" w:rsidR="00835B40" w:rsidRDefault="00835B40" w:rsidP="00835B40">
      <w:pPr>
        <w:rPr>
          <w:rFonts w:ascii="David" w:hAnsi="David"/>
          <w:sz w:val="32"/>
          <w:rtl/>
        </w:rPr>
      </w:pPr>
      <w:r>
        <w:rPr>
          <w:rFonts w:ascii="Fb Fontext" w:hAnsi="Fb Fontext" w:hint="cs"/>
          <w:rtl/>
        </w:rPr>
        <w:t>עשה לאשתו</w:t>
      </w:r>
      <w:r w:rsidR="00AC0AF5" w:rsidRPr="00C35A2C">
        <w:rPr>
          <w:rFonts w:ascii="Fb Fontext" w:hAnsi="Fb Fontext"/>
          <w:rtl/>
        </w:rPr>
        <w:t xml:space="preserve"> </w:t>
      </w:r>
      <w:r>
        <w:rPr>
          <w:rFonts w:ascii="Fb Fontext" w:hAnsi="Fb Fontext" w:hint="cs"/>
          <w:rtl/>
        </w:rPr>
        <w:t>[</w:t>
      </w:r>
      <w:r w:rsidR="00AC0AF5" w:rsidRPr="00C35A2C">
        <w:rPr>
          <w:rFonts w:ascii="David" w:hAnsi="David"/>
          <w:sz w:val="32"/>
          <w:rtl/>
        </w:rPr>
        <w:t>א</w:t>
      </w:r>
      <w:r>
        <w:rPr>
          <w:rFonts w:ascii="David" w:hAnsi="David" w:hint="cs"/>
          <w:sz w:val="32"/>
          <w:rtl/>
        </w:rPr>
        <w:t xml:space="preserve">חות </w:t>
      </w:r>
      <w:r>
        <w:rPr>
          <w:rStyle w:val="affffe"/>
          <w:rFonts w:ascii="David" w:hAnsi="David" w:hint="cs"/>
          <w:sz w:val="32"/>
          <w:rtl/>
          <w:rPrChange w:id="9397" w:author="מנוע אמוראים" w:date="2026-10-05T16:41:09Z">
            <w:rPr>
              <w:rFonts w:ascii="David" w:hAnsi="David" w:hint="cs"/>
              <w:sz w:val="32"/>
              <w:rtl/>
            </w:rPr>
          </w:rPrChange>
        </w:rPr>
        <w:t xml:space="preserve">רב</w:t>
      </w:r>
      <w:r>
        <w:rPr>
          <w:rStyle w:val="affffe"/>
          <w:rFonts w:ascii="David" w:hAnsi="David"/>
          <w:sz w:val="32"/>
          <w:rtl/>
          <w:rPrChange w:id="9398" w:author="מנוע אמוראים" w:date="2026-10-05T16:41:09Z">
            <w:rPr>
              <w:rFonts w:ascii="David" w:hAnsi="David"/>
              <w:sz w:val="32"/>
              <w:rtl/>
            </w:rPr>
          </w:rPrChange>
        </w:rPr>
        <w:t xml:space="preserve">"</w:t>
      </w:r>
      <w:r>
        <w:rPr>
          <w:rStyle w:val="affffe"/>
          <w:rFonts w:ascii="David" w:hAnsi="David" w:hint="cs"/>
          <w:sz w:val="32"/>
          <w:rtl/>
          <w:rPrChange w:id="9399" w:author="מנוע אמוראים" w:date="2026-10-05T16:41:09Z">
            <w:rPr>
              <w:rFonts w:ascii="David" w:hAnsi="David" w:hint="cs"/>
              <w:sz w:val="32"/>
              <w:rtl/>
            </w:rPr>
          </w:rPrChange>
        </w:rPr>
        <w:t xml:space="preserve">פ</w:t>
      </w:r>
      <w:r>
        <w:rPr>
          <w:rFonts w:ascii="David" w:hAnsi="David" w:hint="cs"/>
          <w:sz w:val="32"/>
          <w:rtl/>
        </w:rPr>
        <w:t>]</w:t>
      </w:r>
      <w:r w:rsidR="00AC0AF5" w:rsidRPr="00C35A2C">
        <w:rPr>
          <w:rFonts w:ascii="David" w:hAnsi="David" w:hint="cs"/>
          <w:sz w:val="32"/>
          <w:rtl/>
        </w:rPr>
        <w:t xml:space="preserve"> </w:t>
      </w:r>
      <w:r>
        <w:rPr>
          <w:rFonts w:ascii="David" w:hAnsi="David" w:hint="cs"/>
          <w:sz w:val="32"/>
          <w:rtl/>
        </w:rPr>
        <w:t>כש</w:t>
      </w:r>
      <w:r w:rsidR="00AC0AF5" w:rsidRPr="00C35A2C">
        <w:rPr>
          <w:rFonts w:ascii="David" w:hAnsi="David" w:hint="cs"/>
          <w:sz w:val="32"/>
          <w:rtl/>
        </w:rPr>
        <w:t>נפטרה מעמד ומושב</w:t>
      </w:r>
      <w:r w:rsidR="00AC0AF5" w:rsidRPr="00C35A2C">
        <w:rPr>
          <w:rFonts w:ascii="David" w:hAnsi="David"/>
          <w:sz w:val="32"/>
          <w:rtl/>
        </w:rPr>
        <w:t>.</w:t>
      </w:r>
      <w:r>
        <w:rPr>
          <w:rFonts w:ascii="David" w:hAnsi="David" w:hint="cs"/>
          <w:sz w:val="32"/>
          <w:rtl/>
        </w:rPr>
        <w:t xml:space="preserve"> </w:t>
      </w:r>
    </w:p>
    <w:p w14:paraId="3FE938EF" w14:textId="77777777" w:rsidR="00835B40" w:rsidRPr="00835B40" w:rsidRDefault="00AC0AF5" w:rsidP="00835B40">
      <w:pPr>
        <w:pStyle w:val="36"/>
        <w:framePr w:wrap="notBeside"/>
        <w:rPr>
          <w:rtl/>
        </w:rPr>
      </w:pPr>
      <w:r w:rsidRPr="00835B40">
        <w:rPr>
          <w:rtl/>
        </w:rPr>
        <w:t>א"ר יוסף,</w:t>
      </w:r>
    </w:p>
    <w:p w14:paraId="6ECCB4A8" w14:textId="77777777" w:rsidR="00835B40" w:rsidRDefault="00AC0AF5" w:rsidP="00835B40">
      <w:pPr>
        <w:rPr>
          <w:rFonts w:ascii="David" w:hAnsi="David"/>
          <w:sz w:val="32"/>
          <w:rtl/>
        </w:rPr>
      </w:pPr>
      <w:r w:rsidRPr="00C35A2C">
        <w:rPr>
          <w:rFonts w:ascii="David" w:hAnsi="David"/>
          <w:sz w:val="32"/>
          <w:rtl/>
        </w:rPr>
        <w:t xml:space="preserve">טעה בתרי: </w:t>
      </w:r>
      <w:r w:rsidR="00835B40">
        <w:rPr>
          <w:rFonts w:ascii="David" w:hAnsi="David" w:hint="cs"/>
          <w:sz w:val="32"/>
          <w:rtl/>
        </w:rPr>
        <w:t>א.</w:t>
      </w:r>
      <w:r w:rsidRPr="00C35A2C">
        <w:rPr>
          <w:rFonts w:ascii="David" w:hAnsi="David"/>
          <w:sz w:val="32"/>
          <w:rtl/>
        </w:rPr>
        <w:t xml:space="preserve"> </w:t>
      </w:r>
      <w:r w:rsidR="00835B40">
        <w:rPr>
          <w:rFonts w:ascii="David" w:hAnsi="David" w:hint="cs"/>
          <w:sz w:val="32"/>
          <w:rtl/>
        </w:rPr>
        <w:t xml:space="preserve">שעושין רק לקרובים והוא עשה גם לרחוקים </w:t>
      </w:r>
    </w:p>
    <w:p w14:paraId="746DFACE" w14:textId="77777777" w:rsidR="00835B40" w:rsidRDefault="00835B40" w:rsidP="00835B40">
      <w:pPr>
        <w:rPr>
          <w:rFonts w:ascii="David" w:hAnsi="David"/>
          <w:sz w:val="32"/>
          <w:rtl/>
        </w:rPr>
      </w:pPr>
      <w:r>
        <w:rPr>
          <w:rFonts w:ascii="David" w:hAnsi="David" w:hint="cs"/>
          <w:sz w:val="32"/>
          <w:rtl/>
        </w:rPr>
        <w:t xml:space="preserve">ב. שעושין רק </w:t>
      </w:r>
      <w:r w:rsidR="00AC0AF5" w:rsidRPr="00C35A2C">
        <w:rPr>
          <w:rFonts w:ascii="David" w:hAnsi="David"/>
          <w:sz w:val="32"/>
          <w:rtl/>
        </w:rPr>
        <w:t>ביום ראשון, והוא</w:t>
      </w:r>
      <w:r>
        <w:rPr>
          <w:rFonts w:ascii="David" w:hAnsi="David" w:hint="cs"/>
          <w:sz w:val="32"/>
          <w:rtl/>
        </w:rPr>
        <w:t xml:space="preserve"> עשה</w:t>
      </w:r>
      <w:r w:rsidR="00AC0AF5" w:rsidRPr="00C35A2C">
        <w:rPr>
          <w:rFonts w:ascii="David" w:hAnsi="David"/>
          <w:sz w:val="32"/>
          <w:rtl/>
        </w:rPr>
        <w:t xml:space="preserve"> </w:t>
      </w:r>
      <w:r>
        <w:rPr>
          <w:rFonts w:ascii="David" w:hAnsi="David" w:hint="cs"/>
          <w:sz w:val="32"/>
          <w:rtl/>
        </w:rPr>
        <w:t xml:space="preserve">גם </w:t>
      </w:r>
      <w:r w:rsidR="00AC0AF5" w:rsidRPr="00C35A2C">
        <w:rPr>
          <w:rFonts w:ascii="David" w:hAnsi="David"/>
          <w:sz w:val="32"/>
          <w:rtl/>
        </w:rPr>
        <w:t>ביום שני.</w:t>
      </w:r>
    </w:p>
    <w:p w14:paraId="55FA486B" w14:textId="77777777" w:rsidR="00835B40" w:rsidRPr="00835B40" w:rsidRDefault="00AC0AF5" w:rsidP="00835B40">
      <w:pPr>
        <w:pStyle w:val="36"/>
        <w:framePr w:wrap="notBeside"/>
        <w:rPr>
          <w:rtl/>
        </w:rPr>
      </w:pPr>
      <w:r w:rsidRPr="00835B40">
        <w:rPr>
          <w:rtl/>
        </w:rPr>
        <w:t>אביי</w:t>
      </w:r>
    </w:p>
    <w:p w14:paraId="7EB46A44" w14:textId="77777777" w:rsidR="00835B40" w:rsidRDefault="00835B40" w:rsidP="00835B40">
      <w:pPr>
        <w:rPr>
          <w:rFonts w:ascii="David" w:hAnsi="David"/>
          <w:sz w:val="32"/>
          <w:rtl/>
        </w:rPr>
      </w:pPr>
      <w:r>
        <w:rPr>
          <w:rFonts w:ascii="David" w:hAnsi="David" w:hint="cs"/>
          <w:sz w:val="32"/>
          <w:rtl/>
        </w:rPr>
        <w:t>טעה גם שעושין רק</w:t>
      </w:r>
      <w:r w:rsidR="00AC0AF5" w:rsidRPr="00C35A2C">
        <w:rPr>
          <w:rFonts w:ascii="David" w:hAnsi="David"/>
          <w:sz w:val="32"/>
          <w:rtl/>
        </w:rPr>
        <w:t xml:space="preserve"> בבית הקברות, והוא עשה בעיר.</w:t>
      </w:r>
    </w:p>
    <w:p w14:paraId="290090D5" w14:textId="77777777" w:rsidR="00835B40" w:rsidRPr="00835B40" w:rsidRDefault="00AC0AF5" w:rsidP="00835B40">
      <w:pPr>
        <w:pStyle w:val="36"/>
        <w:framePr w:wrap="notBeside"/>
        <w:rPr>
          <w:rtl/>
        </w:rPr>
      </w:pPr>
      <w:r w:rsidRPr="00835B40">
        <w:rPr>
          <w:rtl/>
        </w:rPr>
        <w:t>רבא</w:t>
      </w:r>
    </w:p>
    <w:p w14:paraId="1BE272BF" w14:textId="506DE4C0" w:rsidR="00AC0AF5" w:rsidRPr="00C35A2C" w:rsidRDefault="00AC0AF5" w:rsidP="00835B40">
      <w:pPr>
        <w:rPr>
          <w:rFonts w:ascii="David" w:hAnsi="David"/>
          <w:sz w:val="32"/>
          <w:rtl/>
        </w:rPr>
      </w:pPr>
      <w:r w:rsidRPr="00C35A2C">
        <w:rPr>
          <w:rFonts w:ascii="David" w:hAnsi="David"/>
          <w:sz w:val="32"/>
          <w:rtl/>
        </w:rPr>
        <w:t>טעה</w:t>
      </w:r>
      <w:r w:rsidR="00835B40">
        <w:rPr>
          <w:rFonts w:ascii="David" w:hAnsi="David" w:hint="cs"/>
          <w:sz w:val="32"/>
          <w:rtl/>
        </w:rPr>
        <w:t xml:space="preserve"> גם</w:t>
      </w:r>
      <w:r w:rsidRPr="00C35A2C">
        <w:rPr>
          <w:rFonts w:ascii="David" w:hAnsi="David"/>
          <w:sz w:val="32"/>
          <w:rtl/>
        </w:rPr>
        <w:t xml:space="preserve">, </w:t>
      </w:r>
      <w:r w:rsidR="00835B40">
        <w:rPr>
          <w:rFonts w:ascii="David" w:hAnsi="David" w:hint="cs"/>
          <w:sz w:val="32"/>
          <w:rtl/>
        </w:rPr>
        <w:t xml:space="preserve">שעושין רק </w:t>
      </w:r>
      <w:r w:rsidRPr="00C35A2C">
        <w:rPr>
          <w:rFonts w:ascii="David" w:hAnsi="David"/>
          <w:sz w:val="32"/>
          <w:rtl/>
        </w:rPr>
        <w:t>במקום שנהגו, והתם לא נהוג.</w:t>
      </w:r>
    </w:p>
    <w:p w14:paraId="727FA6EE" w14:textId="77777777" w:rsidR="00835B40" w:rsidRPr="00835B40" w:rsidRDefault="00AC0AF5" w:rsidP="00835B40">
      <w:pPr>
        <w:pStyle w:val="36"/>
        <w:framePr w:wrap="notBeside"/>
        <w:rPr>
          <w:rtl/>
        </w:rPr>
      </w:pPr>
      <w:r w:rsidRPr="00835B40">
        <w:rPr>
          <w:rtl/>
        </w:rPr>
        <w:t>מיתיבי</w:t>
      </w:r>
    </w:p>
    <w:p w14:paraId="5958C866" w14:textId="2B96B457" w:rsidR="00AC0AF5" w:rsidRDefault="00AC0AF5" w:rsidP="00AC0AF5">
      <w:pPr>
        <w:rPr>
          <w:rFonts w:ascii="David" w:hAnsi="David"/>
          <w:sz w:val="32"/>
          <w:rtl/>
        </w:rPr>
      </w:pPr>
      <w:r w:rsidRPr="00C35A2C">
        <w:rPr>
          <w:rFonts w:ascii="David" w:hAnsi="David"/>
          <w:sz w:val="32"/>
          <w:rtl/>
        </w:rPr>
        <w:t xml:space="preserve">אמרו לו: </w:t>
      </w:r>
      <w:r w:rsidR="00835B40">
        <w:rPr>
          <w:rFonts w:ascii="David" w:hAnsi="David" w:hint="cs"/>
          <w:sz w:val="32"/>
          <w:rtl/>
        </w:rPr>
        <w:t xml:space="preserve">א''כ </w:t>
      </w:r>
      <w:r w:rsidRPr="00C35A2C">
        <w:rPr>
          <w:rFonts w:ascii="David" w:hAnsi="David"/>
          <w:sz w:val="32"/>
          <w:rtl/>
        </w:rPr>
        <w:t>אף בשבת מותר לעשות כן.</w:t>
      </w:r>
      <w:r w:rsidRPr="00C35A2C">
        <w:rPr>
          <w:rFonts w:ascii="David" w:hAnsi="David" w:hint="cs"/>
          <w:sz w:val="32"/>
          <w:rtl/>
        </w:rPr>
        <w:t xml:space="preserve"> </w:t>
      </w:r>
      <w:r w:rsidRPr="00C35A2C">
        <w:rPr>
          <w:rFonts w:ascii="David" w:hAnsi="David"/>
          <w:sz w:val="32"/>
          <w:rtl/>
        </w:rPr>
        <w:t>ואי אמרת בבית הקברות וביום א</w:t>
      </w:r>
      <w:r w:rsidRPr="00F10693">
        <w:rPr>
          <w:rtl/>
        </w:rPr>
        <w:t>',</w:t>
      </w:r>
      <w:r w:rsidRPr="00C35A2C">
        <w:rPr>
          <w:rFonts w:ascii="David" w:hAnsi="David"/>
          <w:sz w:val="32"/>
          <w:rtl/>
        </w:rPr>
        <w:t xml:space="preserve"> בית הקברות בשבת מאי בעי?</w:t>
      </w:r>
    </w:p>
    <w:p w14:paraId="24774BF1" w14:textId="77777777" w:rsidR="00835B40" w:rsidRPr="00835B40" w:rsidRDefault="00AC0AF5" w:rsidP="00835B40">
      <w:pPr>
        <w:pStyle w:val="36"/>
        <w:framePr w:wrap="notBeside"/>
        <w:rPr>
          <w:rtl/>
        </w:rPr>
      </w:pPr>
      <w:r w:rsidRPr="00835B40">
        <w:rPr>
          <w:rFonts w:hint="cs"/>
          <w:rtl/>
        </w:rPr>
        <w:t>-</w:t>
      </w:r>
    </w:p>
    <w:p w14:paraId="3E0CE80B" w14:textId="793E4CEE" w:rsidR="00AC0AF5" w:rsidRPr="00C35A2C" w:rsidRDefault="00AC0AF5" w:rsidP="00AC0AF5">
      <w:pPr>
        <w:rPr>
          <w:rFonts w:ascii="David" w:hAnsi="David"/>
          <w:sz w:val="32"/>
          <w:rtl/>
        </w:rPr>
      </w:pPr>
      <w:r w:rsidRPr="00C35A2C">
        <w:rPr>
          <w:rFonts w:ascii="David" w:hAnsi="David"/>
          <w:sz w:val="32"/>
          <w:rtl/>
        </w:rPr>
        <w:t>בעיר הסמוכה לבית הקברות, דאמטיוהו בין השמשות.</w:t>
      </w:r>
    </w:p>
    <w:p w14:paraId="102EB28F" w14:textId="6444F4D6" w:rsidR="00AC0AF5" w:rsidRPr="001B450D" w:rsidRDefault="001B450D" w:rsidP="00AC0AF5">
      <w:pPr>
        <w:pStyle w:val="aff9"/>
        <w:rPr>
          <w:rtl/>
        </w:rPr>
      </w:pPr>
      <w:r w:rsidRPr="001B450D">
        <w:rPr>
          <w:rFonts w:hint="cs"/>
          <w:rtl/>
        </w:rPr>
        <w:t>***</w:t>
      </w:r>
    </w:p>
    <w:p w14:paraId="6A84D324" w14:textId="6443B262" w:rsidR="00AC0AF5" w:rsidRPr="00C35A2C" w:rsidRDefault="00011DBB" w:rsidP="00011DBB">
      <w:pPr>
        <w:pStyle w:val="affffb"/>
        <w:framePr w:wrap="around"/>
        <w:rPr>
          <w:rtl/>
        </w:rPr>
      </w:pPr>
      <w:del w:id="20345" w:author="קלוד" w:date="2026-10-06T10:07:33Z">
        <w:r>
          <w:rPr>
            <w:rtl/>
          </w:rPr>
          <w:delText xml:space="preserve">מתני'</w:delText>
        </w:r>
      </w:del>
      <w:ins w:id="20346" w:author="קלוד" w:date="2026-10-06T10:07:33Z">
        <w:r>
          <w:rPr>
            <w:rtl/>
          </w:rPr>
          <w:t xml:space="preserve">משנה ח</w:t>
        </w:r>
      </w:ins>
    </w:p>
    <w:p w14:paraId="63607AC0" w14:textId="77777777" w:rsidR="00835B40" w:rsidRDefault="00835B40" w:rsidP="00DB3591">
      <w:pPr>
        <w:pStyle w:val="afff3"/>
        <w:rPr>
          <w:rtl/>
        </w:rPr>
      </w:pPr>
      <w:r w:rsidRPr="00835B40">
        <w:rPr>
          <w:rtl/>
        </w:rPr>
        <w:t xml:space="preserve">הַמּוֹכֵר מָקוֹם לַחֲבֵרוֹ </w:t>
      </w:r>
      <w:r>
        <w:rPr>
          <w:rFonts w:hint="cs"/>
          <w:rtl/>
        </w:rPr>
        <w:t xml:space="preserve">או </w:t>
      </w:r>
      <w:r w:rsidRPr="00835B40">
        <w:rPr>
          <w:rtl/>
        </w:rPr>
        <w:t xml:space="preserve">הַמְקַבֵּל לַעֲשׂוֹת לוֹ קֶבֶר, </w:t>
      </w:r>
    </w:p>
    <w:p w14:paraId="04BE0684" w14:textId="49AF4114" w:rsidR="00835B40" w:rsidRDefault="00835B40" w:rsidP="00DB3591">
      <w:pPr>
        <w:pStyle w:val="afff3"/>
        <w:rPr>
          <w:rtl/>
        </w:rPr>
      </w:pPr>
      <w:r w:rsidRPr="00835B40">
        <w:rPr>
          <w:rtl/>
        </w:rPr>
        <w:t xml:space="preserve">– עוֹשֶׂה תּוֹכָהּ שֶׁל מְעָרָה אַרְבַּע אַמּוֹת עַל שֵׁשׁ. </w:t>
      </w:r>
    </w:p>
    <w:p w14:paraId="6943919F" w14:textId="4BE93EF1" w:rsidR="00835B40" w:rsidRPr="00835B40" w:rsidRDefault="00835B40" w:rsidP="00DB3591">
      <w:pPr>
        <w:pStyle w:val="afff3"/>
      </w:pPr>
      <w:r w:rsidRPr="00835B40">
        <w:rPr>
          <w:rtl/>
        </w:rPr>
        <w:t>וּפוֹתֵחַ לְתוֹכָהּ שְׁמוֹנָה כּוּכִין – שָׁלֹשׁ מִכָּאן וְשָׁלֹשׁ מִכָּאן, וּשְׁנַיִם מִכְּנֶגְדָּן. וְכוּכִין אׇרְכָּן אַרְבַּע אַמּוֹת, וְרוּמָן שֶׁבַע,</w:t>
      </w:r>
      <w:r>
        <w:rPr>
          <w:rFonts w:hint="cs"/>
          <w:rtl/>
        </w:rPr>
        <w:t xml:space="preserve"> </w:t>
      </w:r>
      <w:r w:rsidRPr="00835B40">
        <w:rPr>
          <w:rtl/>
        </w:rPr>
        <w:t xml:space="preserve">וְרׇחְבָּן שִׁשָּׁה. </w:t>
      </w:r>
    </w:p>
    <w:p w14:paraId="06C04382" w14:textId="6ED56415" w:rsidR="00835B40" w:rsidRDefault="00835B40" w:rsidP="00DB3591">
      <w:pPr>
        <w:pStyle w:val="afff3"/>
        <w:rPr>
          <w:rtl/>
        </w:rPr>
      </w:pPr>
      <w:r>
        <w:rPr>
          <w:rStyle w:val="TanaimMishna"/>
          <w:rFonts w:hint="cs"/>
          <w:rtl/>
          <w:rPrChange w:id="43097" w:author="Claude" w:date="2026-10-07T09:47:58Z">
            <w:rPr>
              <w:rFonts w:hint="cs"/>
              <w:rtl/>
            </w:rPr>
          </w:rPrChange>
        </w:rPr>
        <w:t xml:space="preserve">ר''ש</w:t>
      </w:r>
      <w:r>
        <w:rPr>
          <w:rStyle w:val="TanaimMishna"/>
          <w:rtl/>
          <w:rPrChange w:id="43098" w:author="Claude" w:date="2026-10-07T09:47:58Z">
            <w:rPr>
              <w:rtl/>
            </w:rPr>
          </w:rPrChange>
        </w:rPr>
        <w:t xml:space="preserve">:</w:t>
      </w:r>
      <w:r>
        <w:rPr>
          <w:rtl/>
        </w:rPr>
        <w:t xml:space="preserve"> עוֹשֶׂה תּוֹכָהּ שֶׁל מְעָרָה שֵׁשׁ אַמּוֹת עַל שְׁמוֹנֶה, </w:t>
      </w:r>
    </w:p>
    <w:p w14:paraId="13482F19" w14:textId="209E33D5" w:rsidR="00835B40" w:rsidRDefault="00835B40" w:rsidP="00DB3591">
      <w:pPr>
        <w:pStyle w:val="afff3"/>
        <w:rPr>
          <w:rtl/>
        </w:rPr>
      </w:pPr>
      <w:r w:rsidRPr="00835B40">
        <w:rPr>
          <w:rtl/>
        </w:rPr>
        <w:t xml:space="preserve">וּפוֹתֵחַ לְתוֹכָהּ שְׁלֹשָׁה עָשָׂר כּוּךְ – אַרְבָּעָה מִכָּאן, וְאַרְבָּעָה מִכָּאן, וּשְׁלֹשָׁה מִכְּנֶגְדָּן, וְאֶחָד מִימִין הַפֶּתַח, וְאֶחָד מִן הַשְּׂמֹאל. </w:t>
      </w:r>
    </w:p>
    <w:p w14:paraId="4440F888" w14:textId="567AC32D" w:rsidR="00835B40" w:rsidRDefault="00835B40" w:rsidP="00DB3591">
      <w:pPr>
        <w:pStyle w:val="afff3"/>
        <w:rPr>
          <w:rtl/>
        </w:rPr>
      </w:pPr>
      <w:r w:rsidRPr="00835B40">
        <w:rPr>
          <w:rtl/>
        </w:rPr>
        <w:t xml:space="preserve">וְעוֹשֶׂה חָצֵר עַל פִּי הַמְּעָרָה שֵׁשׁ עַל שֵׁשׁ, כִּמְלֹא הַמִּטָּה וְקוֹבְרֶיהָ. </w:t>
      </w:r>
    </w:p>
    <w:p w14:paraId="77847877" w14:textId="77777777" w:rsidR="00835B40" w:rsidRDefault="00835B40" w:rsidP="00DB3591">
      <w:pPr>
        <w:pStyle w:val="afff3"/>
        <w:rPr>
          <w:rtl/>
        </w:rPr>
      </w:pPr>
      <w:r w:rsidRPr="00835B40">
        <w:rPr>
          <w:rtl/>
        </w:rPr>
        <w:t xml:space="preserve">וּפוֹתֵחַ לְתוֹכָהּ שְׁתֵּי מְעָרוֹת – אַחַת מִכָּאן וְאַחַת מִכָּאן. </w:t>
      </w:r>
    </w:p>
    <w:p w14:paraId="7636A2DC" w14:textId="2E070D4C" w:rsidR="00835B40" w:rsidRDefault="00835B40" w:rsidP="00DB3591">
      <w:pPr>
        <w:pStyle w:val="afff3"/>
        <w:rPr>
          <w:rtl/>
        </w:rPr>
      </w:pPr>
      <w:r>
        <w:rPr>
          <w:rStyle w:val="TanaimMishna"/>
          <w:rFonts w:hint="cs"/>
          <w:rtl/>
          <w:rPrChange w:id="43099" w:author="Claude" w:date="2026-10-07T09:47:58Z">
            <w:rPr>
              <w:rFonts w:hint="cs"/>
              <w:rtl/>
            </w:rPr>
          </w:rPrChange>
        </w:rPr>
        <w:t xml:space="preserve">ר''ש</w:t>
      </w:r>
      <w:r>
        <w:rPr>
          <w:rStyle w:val="TanaimMishna"/>
          <w:rtl/>
          <w:rPrChange w:id="43100" w:author="Claude" w:date="2026-10-07T09:47:58Z">
            <w:rPr>
              <w:rtl/>
            </w:rPr>
          </w:rPrChange>
        </w:rPr>
        <w:t xml:space="preserve">:</w:t>
      </w:r>
      <w:r>
        <w:rPr>
          <w:rtl/>
        </w:rPr>
        <w:t xml:space="preserve"> אַרְבַּע לְאַרְבַּע רוּחוֹתֶיהָ. </w:t>
      </w:r>
      <w:r>
        <w:rPr>
          <w:rtl/>
        </w:rPr>
        <w:tab/>
      </w:r>
      <w:r>
        <w:rPr>
          <w:rtl/>
        </w:rPr>
        <w:tab/>
      </w:r>
      <w:r>
        <w:rPr>
          <w:rFonts w:hint="cs"/>
          <w:rtl/>
        </w:rPr>
        <w:t>רשב''ג</w:t>
      </w:r>
      <w:r w:rsidRPr="00835B40">
        <w:rPr>
          <w:rtl/>
        </w:rPr>
        <w:t>: הַכֹּל לְפִי הַסֶּלַע.</w:t>
      </w:r>
    </w:p>
    <w:p w14:paraId="0D86052F" w14:textId="1C0528B0" w:rsidR="00835B40" w:rsidRPr="00835B40" w:rsidRDefault="00835B40" w:rsidP="00835B40">
      <w:pPr>
        <w:pStyle w:val="affe"/>
        <w:framePr w:wrap="around"/>
        <w:rPr>
          <w:rFonts w:ascii="BA Vilna Bold" w:hAnsi="BA Vilna Bold" w:cs="BA Vilna Bold"/>
          <w:spacing w:val="4"/>
          <w:rtl/>
        </w:rPr>
      </w:pPr>
      <w:r>
        <w:rPr>
          <w:rFonts w:hint="cs"/>
          <w:rtl/>
        </w:rPr>
        <w:t>קא.</w:t>
      </w:r>
    </w:p>
    <w:p w14:paraId="1399C0EC" w14:textId="77777777" w:rsidR="00AC0AF5" w:rsidRDefault="00AC0AF5" w:rsidP="00AC0AF5">
      <w:pPr>
        <w:rPr>
          <w:rFonts w:ascii="David" w:hAnsi="David"/>
          <w:sz w:val="32"/>
          <w:rtl/>
        </w:rPr>
      </w:pPr>
      <w:r w:rsidRPr="00011DBB">
        <w:rPr>
          <w:rtl/>
        </w:rPr>
        <w:t>ה</w:t>
      </w:r>
      <w:r w:rsidRPr="00C35A2C">
        <w:rPr>
          <w:rFonts w:ascii="David" w:hAnsi="David"/>
          <w:sz w:val="32"/>
          <w:rtl/>
        </w:rPr>
        <w:t>ני תרי להיכא שדי להו? אי ל</w:t>
      </w:r>
      <w:r>
        <w:rPr>
          <w:rFonts w:ascii="David" w:hAnsi="David" w:hint="cs"/>
          <w:sz w:val="32"/>
          <w:rtl/>
        </w:rPr>
        <w:t>חוץ</w:t>
      </w:r>
      <w:r w:rsidRPr="00C35A2C">
        <w:rPr>
          <w:rFonts w:ascii="David" w:hAnsi="David"/>
          <w:sz w:val="32"/>
          <w:rtl/>
        </w:rPr>
        <w:t>, הא מיתדשי להו? ותו, הא תנן: חצר הקבר, העומד בתוכו - טהור.</w:t>
      </w:r>
    </w:p>
    <w:p w14:paraId="6591076A" w14:textId="008F5878" w:rsidR="00011DBB" w:rsidRPr="00835B40" w:rsidRDefault="00835B40" w:rsidP="00011DBB">
      <w:pPr>
        <w:pStyle w:val="36"/>
        <w:framePr w:wrap="notBeside"/>
        <w:rPr>
          <w:rtl/>
        </w:rPr>
      </w:pPr>
      <w:r w:rsidRPr="00835B40">
        <w:rPr>
          <w:rFonts w:hint="cs"/>
          <w:rtl/>
        </w:rPr>
        <w:t xml:space="preserve">- </w:t>
      </w:r>
      <w:r w:rsidR="00011DBB" w:rsidRPr="00835B40">
        <w:rPr>
          <w:rtl/>
        </w:rPr>
        <w:t>ר</w:t>
      </w:r>
      <w:r w:rsidR="00011DBB" w:rsidRPr="00835B40">
        <w:rPr>
          <w:rFonts w:hint="cs"/>
          <w:rtl/>
        </w:rPr>
        <w:t>יב</w:t>
      </w:r>
      <w:r w:rsidR="00011DBB" w:rsidRPr="00835B40">
        <w:rPr>
          <w:rtl/>
        </w:rPr>
        <w:t>"</w:t>
      </w:r>
      <w:r w:rsidR="00011DBB" w:rsidRPr="00835B40">
        <w:rPr>
          <w:rFonts w:hint="cs"/>
          <w:rtl/>
        </w:rPr>
        <w:t>ח</w:t>
      </w:r>
      <w:r w:rsidR="00011DBB" w:rsidRPr="00835B40">
        <w:rPr>
          <w:rtl/>
        </w:rPr>
        <w:t>:</w:t>
      </w:r>
    </w:p>
    <w:p w14:paraId="2B7B0C7E" w14:textId="5FA76F2E" w:rsidR="00835B40" w:rsidRPr="00835B40" w:rsidRDefault="00835B40" w:rsidP="00835B40">
      <w:pPr>
        <w:spacing w:after="60"/>
        <w:rPr>
          <w:rFonts w:ascii="Fb Fontext" w:hAnsi="Fb Fontext" w:cs="BA TM • Vilna Extra-Bold"/>
          <w:b/>
          <w:sz w:val="34"/>
          <w:szCs w:val="20"/>
          <w:rtl/>
        </w:rPr>
      </w:pPr>
      <w:r>
        <w:rPr>
          <w:rFonts w:hint="cs"/>
          <w:rtl/>
        </w:rPr>
        <w:t xml:space="preserve">שעושה אותם </w:t>
      </w:r>
      <w:r w:rsidR="00AC0AF5" w:rsidRPr="00C35A2C">
        <w:rPr>
          <w:rtl/>
        </w:rPr>
        <w:t>כמין נגר.</w:t>
      </w:r>
      <w:r>
        <w:rPr>
          <w:rFonts w:hint="cs"/>
          <w:rtl/>
        </w:rPr>
        <w:t xml:space="preserve"> וא''ז קבורת חמורים שעושה בקרן זוית ואין הכוכים נוגעים זה בזה </w:t>
      </w:r>
      <w:r>
        <w:rPr>
          <w:rtl/>
        </w:rPr>
        <w:t>–</w:t>
      </w:r>
      <w:r>
        <w:rPr>
          <w:rFonts w:hint="cs"/>
          <w:rtl/>
        </w:rPr>
        <w:t xml:space="preserve"> דמיירי במעמיק. </w:t>
      </w:r>
    </w:p>
    <w:p w14:paraId="5B9DCE4A" w14:textId="255A3D10" w:rsidR="00011DBB" w:rsidRPr="00835B40" w:rsidRDefault="00835B40" w:rsidP="00011DBB">
      <w:pPr>
        <w:pStyle w:val="36"/>
        <w:framePr w:wrap="notBeside"/>
        <w:rPr>
          <w:rtl/>
        </w:rPr>
      </w:pPr>
      <w:r w:rsidRPr="00835B40">
        <w:rPr>
          <w:rFonts w:hint="cs"/>
          <w:rtl/>
        </w:rPr>
        <w:t>ר</w:t>
      </w:r>
      <w:r w:rsidR="00011DBB" w:rsidRPr="00835B40">
        <w:rPr>
          <w:rFonts w:hint="cs"/>
          <w:rtl/>
        </w:rPr>
        <w:t>הבדר</w:t>
      </w:r>
      <w:r w:rsidR="00011DBB" w:rsidRPr="00835B40">
        <w:rPr>
          <w:rtl/>
        </w:rPr>
        <w:t>"</w:t>
      </w:r>
      <w:r w:rsidR="00011DBB" w:rsidRPr="00835B40">
        <w:rPr>
          <w:rFonts w:hint="cs"/>
          <w:rtl/>
        </w:rPr>
        <w:t>י</w:t>
      </w:r>
      <w:r w:rsidR="00011DBB" w:rsidRPr="00835B40">
        <w:rPr>
          <w:rtl/>
        </w:rPr>
        <w:t>:</w:t>
      </w:r>
    </w:p>
    <w:p w14:paraId="4B7317CC" w14:textId="6B34D80C" w:rsidR="00AC0AF5" w:rsidRPr="00C35A2C" w:rsidRDefault="00AC0AF5" w:rsidP="00AC0AF5">
      <w:pPr>
        <w:rPr>
          <w:rFonts w:ascii="David" w:hAnsi="David"/>
          <w:sz w:val="32"/>
          <w:rtl/>
        </w:rPr>
      </w:pPr>
      <w:r>
        <w:rPr>
          <w:rFonts w:ascii="David" w:hAnsi="David"/>
          <w:sz w:val="32"/>
          <w:rtl/>
        </w:rPr>
        <w:t xml:space="preserve">ארבע מערות </w:t>
      </w:r>
      <w:r>
        <w:rPr>
          <w:rStyle w:val="affffe"/>
          <w:rFonts w:ascii="David" w:hAnsi="David"/>
          <w:sz w:val="32"/>
          <w:rtl/>
          <w:rPrChange w:id="9400" w:author="מנוע אמוראים" w:date="2026-10-05T16:41:09Z">
            <w:rPr>
              <w:rFonts w:ascii="David" w:hAnsi="David"/>
              <w:sz w:val="32"/>
              <w:rtl/>
            </w:rPr>
          </w:rPrChange>
        </w:rPr>
        <w:t xml:space="preserve">לר"ש</w:t>
      </w:r>
      <w:r>
        <w:rPr>
          <w:rFonts w:ascii="David" w:hAnsi="David"/>
          <w:sz w:val="32"/>
          <w:rtl/>
        </w:rPr>
        <w:t xml:space="preserve">, </w:t>
      </w:r>
      <w:r w:rsidR="00835B40">
        <w:rPr>
          <w:rFonts w:ascii="David" w:hAnsi="David" w:hint="cs"/>
          <w:sz w:val="32"/>
          <w:rtl/>
        </w:rPr>
        <w:t xml:space="preserve">שעושה אותם </w:t>
      </w:r>
      <w:r w:rsidRPr="00835B40">
        <w:rPr>
          <w:rStyle w:val="afffff0"/>
          <w:rFonts w:hint="cs"/>
          <w:rtl/>
        </w:rPr>
        <w:t>[כענף דקל]</w:t>
      </w:r>
      <w:r w:rsidRPr="00835B40">
        <w:rPr>
          <w:rStyle w:val="afffff0"/>
          <w:rtl/>
        </w:rPr>
        <w:t>.</w:t>
      </w:r>
    </w:p>
    <w:p w14:paraId="4B171F9A" w14:textId="06048566" w:rsidR="00AC0AF5" w:rsidRDefault="00AC0AF5" w:rsidP="00835B40">
      <w:pPr>
        <w:rPr>
          <w:rFonts w:ascii="David" w:hAnsi="David"/>
          <w:sz w:val="32"/>
          <w:rtl/>
        </w:rPr>
      </w:pPr>
      <w:r w:rsidRPr="00835B40">
        <w:rPr>
          <w:rStyle w:val="affffe"/>
          <w:rtl/>
        </w:rPr>
        <w:t>והא ד</w:t>
      </w:r>
      <w:r w:rsidRPr="00835B40">
        <w:rPr>
          <w:rStyle w:val="affffe"/>
          <w:rFonts w:hint="cs"/>
          <w:rtl/>
        </w:rPr>
        <w:t>רהבדר</w:t>
      </w:r>
      <w:r w:rsidRPr="00835B40">
        <w:rPr>
          <w:rStyle w:val="affffe"/>
          <w:rtl/>
        </w:rPr>
        <w:t>"</w:t>
      </w:r>
      <w:r w:rsidRPr="00835B40">
        <w:rPr>
          <w:rStyle w:val="affffe"/>
          <w:rFonts w:hint="cs"/>
          <w:rtl/>
        </w:rPr>
        <w:t>י -</w:t>
      </w:r>
      <w:r>
        <w:rPr>
          <w:rFonts w:ascii="David" w:hAnsi="David" w:hint="cs"/>
          <w:sz w:val="32"/>
          <w:rtl/>
        </w:rPr>
        <w:t xml:space="preserve"> חיצונית היא</w:t>
      </w:r>
      <w:r w:rsidR="00835B40">
        <w:rPr>
          <w:rFonts w:ascii="David" w:hAnsi="David" w:hint="cs"/>
          <w:sz w:val="32"/>
          <w:rtl/>
        </w:rPr>
        <w:t xml:space="preserve"> </w:t>
      </w:r>
      <w:r w:rsidRPr="00C35A2C">
        <w:rPr>
          <w:rFonts w:ascii="David" w:hAnsi="David" w:hint="cs"/>
          <w:sz w:val="32"/>
          <w:rtl/>
        </w:rPr>
        <w:t>דהא כל אמה בריבוע היא אמה ושני חמישיות באלכסון והיינו י</w:t>
      </w:r>
      <w:r w:rsidRPr="00C35A2C">
        <w:rPr>
          <w:rFonts w:ascii="David" w:hAnsi="David"/>
          <w:sz w:val="32"/>
          <w:rtl/>
        </w:rPr>
        <w:t>"</w:t>
      </w:r>
      <w:r w:rsidRPr="00C35A2C">
        <w:rPr>
          <w:rFonts w:ascii="David" w:hAnsi="David" w:hint="cs"/>
          <w:sz w:val="32"/>
          <w:rtl/>
        </w:rPr>
        <w:t>א וחומש ושמונה כוכין לא שייך בכזה גודל</w:t>
      </w:r>
    </w:p>
    <w:p w14:paraId="55EC08C3" w14:textId="77777777" w:rsidR="00835B40" w:rsidRPr="00835B40" w:rsidRDefault="00835B40" w:rsidP="00835B40">
      <w:pPr>
        <w:pStyle w:val="36"/>
        <w:framePr w:wrap="notBeside"/>
        <w:rPr>
          <w:rtl/>
        </w:rPr>
      </w:pPr>
      <w:r w:rsidRPr="00835B40">
        <w:rPr>
          <w:rFonts w:hint="cs"/>
          <w:rtl/>
        </w:rPr>
        <w:t>ב.</w:t>
      </w:r>
    </w:p>
    <w:p w14:paraId="51243FEB" w14:textId="04A3CBAF" w:rsidR="00AC0AF5" w:rsidRPr="00C35A2C" w:rsidRDefault="00AC0AF5" w:rsidP="00AC0AF5">
      <w:pPr>
        <w:rPr>
          <w:rFonts w:ascii="David" w:hAnsi="David"/>
          <w:sz w:val="32"/>
          <w:rtl/>
        </w:rPr>
      </w:pPr>
      <w:r w:rsidRPr="00835B40">
        <w:rPr>
          <w:rStyle w:val="affffe"/>
          <w:rFonts w:hint="cs"/>
          <w:rtl/>
        </w:rPr>
        <w:t>כרשבדר</w:t>
      </w:r>
      <w:r w:rsidRPr="00835B40">
        <w:rPr>
          <w:rStyle w:val="affffe"/>
          <w:rtl/>
        </w:rPr>
        <w:t>"</w:t>
      </w:r>
      <w:r w:rsidRPr="00835B40">
        <w:rPr>
          <w:rStyle w:val="affffe"/>
          <w:rFonts w:hint="cs"/>
          <w:rtl/>
        </w:rPr>
        <w:t>א</w:t>
      </w:r>
      <w:r w:rsidRPr="00835B40">
        <w:rPr>
          <w:rStyle w:val="affffe"/>
          <w:rtl/>
        </w:rPr>
        <w:t>:</w:t>
      </w:r>
      <w:r w:rsidRPr="00C35A2C">
        <w:rPr>
          <w:rFonts w:ascii="David" w:hAnsi="David"/>
          <w:sz w:val="32"/>
          <w:rtl/>
        </w:rPr>
        <w:t xml:space="preserve"> </w:t>
      </w:r>
      <w:r w:rsidRPr="00C35A2C">
        <w:rPr>
          <w:rFonts w:ascii="David" w:hAnsi="David" w:hint="cs"/>
          <w:sz w:val="32"/>
          <w:rtl/>
        </w:rPr>
        <w:t>קצר - לנפלים</w:t>
      </w:r>
      <w:r w:rsidRPr="00C35A2C">
        <w:rPr>
          <w:rFonts w:ascii="David" w:hAnsi="David"/>
          <w:sz w:val="32"/>
          <w:rtl/>
        </w:rPr>
        <w:t>, ה"</w:t>
      </w:r>
      <w:r w:rsidRPr="00C35A2C">
        <w:rPr>
          <w:rFonts w:ascii="David" w:hAnsi="David" w:hint="cs"/>
          <w:sz w:val="32"/>
          <w:rtl/>
        </w:rPr>
        <w:t>נ</w:t>
      </w:r>
      <w:r w:rsidRPr="00C35A2C">
        <w:rPr>
          <w:rFonts w:ascii="David" w:hAnsi="David"/>
          <w:sz w:val="32"/>
          <w:rtl/>
        </w:rPr>
        <w:t xml:space="preserve"> בניפלי.</w:t>
      </w:r>
    </w:p>
    <w:p w14:paraId="04BF369D" w14:textId="1262EB8A" w:rsidR="00011DBB" w:rsidRPr="00292E15" w:rsidRDefault="00011DBB" w:rsidP="00011DBB">
      <w:pPr>
        <w:pStyle w:val="36"/>
        <w:framePr w:wrap="notBeside"/>
        <w:rPr>
          <w:rtl/>
        </w:rPr>
      </w:pPr>
      <w:r w:rsidRPr="00292E15">
        <w:rPr>
          <w:rtl/>
        </w:rPr>
        <w:t>תנן התם:</w:t>
      </w:r>
    </w:p>
    <w:p w14:paraId="4794F4DE" w14:textId="77777777" w:rsidR="00292E15" w:rsidRDefault="00AC0AF5" w:rsidP="00AD4903">
      <w:pPr>
        <w:rPr>
          <w:rFonts w:ascii="David" w:hAnsi="David"/>
          <w:sz w:val="32"/>
          <w:rtl/>
        </w:rPr>
      </w:pPr>
      <w:r w:rsidRPr="00C35A2C">
        <w:rPr>
          <w:rFonts w:ascii="David" w:hAnsi="David"/>
          <w:sz w:val="32"/>
          <w:rtl/>
        </w:rPr>
        <w:t>המוצא מת מושכב כדרכו - נוטלו ואת תפוסתו.</w:t>
      </w:r>
      <w:r w:rsidRPr="00C35A2C">
        <w:rPr>
          <w:rFonts w:ascii="David" w:hAnsi="David" w:hint="cs"/>
          <w:sz w:val="32"/>
          <w:rtl/>
        </w:rPr>
        <w:t xml:space="preserve"> </w:t>
      </w:r>
    </w:p>
    <w:p w14:paraId="76B50691" w14:textId="59EF2CC2" w:rsidR="00AC0AF5" w:rsidRPr="00C35A2C" w:rsidRDefault="00AC0AF5" w:rsidP="00AD4903">
      <w:pPr>
        <w:rPr>
          <w:rFonts w:ascii="David" w:hAnsi="David"/>
          <w:sz w:val="32"/>
          <w:rtl/>
        </w:rPr>
      </w:pPr>
      <w:r>
        <w:rPr>
          <w:rFonts w:ascii="David" w:hAnsi="David"/>
          <w:sz w:val="32"/>
          <w:rtl/>
        </w:rPr>
        <w:t>שנים -</w:t>
      </w:r>
      <w:r w:rsidRPr="00C35A2C">
        <w:rPr>
          <w:rFonts w:ascii="David" w:hAnsi="David"/>
          <w:sz w:val="32"/>
          <w:rtl/>
        </w:rPr>
        <w:t>נוטלן ואת תפוסתן.</w:t>
      </w:r>
    </w:p>
    <w:p w14:paraId="19C9CD9B" w14:textId="77777777" w:rsidR="00AC0AF5" w:rsidRPr="00C35A2C" w:rsidRDefault="00AC0AF5" w:rsidP="00982F98">
      <w:pPr>
        <w:pStyle w:val="affe"/>
        <w:framePr w:wrap="around"/>
        <w:rPr>
          <w:rtl/>
        </w:rPr>
      </w:pPr>
      <w:r w:rsidRPr="00C35A2C">
        <w:rPr>
          <w:rFonts w:hint="cs"/>
          <w:rtl/>
        </w:rPr>
        <w:t>קב:</w:t>
      </w:r>
    </w:p>
    <w:p w14:paraId="6DE1808F" w14:textId="77777777" w:rsidR="00AC0AF5" w:rsidRDefault="00AC0AF5" w:rsidP="00AC0AF5">
      <w:pPr>
        <w:rPr>
          <w:rFonts w:ascii="David" w:hAnsi="David"/>
          <w:sz w:val="32"/>
          <w:rtl/>
        </w:rPr>
      </w:pPr>
      <w:r w:rsidRPr="00C35A2C">
        <w:rPr>
          <w:rFonts w:ascii="David" w:hAnsi="David"/>
          <w:sz w:val="32"/>
          <w:rtl/>
        </w:rPr>
        <w:t>מצא שלשה, אם יש ביניהן מארבע עד שמונה - הרי זו שכונת קברות, ובודק ממנו ולהלן עשרים אמה,</w:t>
      </w:r>
    </w:p>
    <w:p w14:paraId="5045F03A" w14:textId="21F58D4D" w:rsidR="00AC0AF5" w:rsidRPr="00C35A2C" w:rsidRDefault="00AC0AF5" w:rsidP="00292E15">
      <w:pPr>
        <w:rPr>
          <w:rFonts w:ascii="David" w:hAnsi="David"/>
          <w:sz w:val="32"/>
          <w:rtl/>
        </w:rPr>
      </w:pPr>
      <w:r w:rsidRPr="00C35A2C">
        <w:rPr>
          <w:rFonts w:ascii="David" w:hAnsi="David"/>
          <w:sz w:val="32"/>
          <w:rtl/>
        </w:rPr>
        <w:t>מצא אחד בסוף עשרים אמה - בודק ממנו ולהלן כ</w:t>
      </w:r>
      <w:r w:rsidRPr="00F10693">
        <w:rPr>
          <w:rtl/>
        </w:rPr>
        <w:t xml:space="preserve">' </w:t>
      </w:r>
      <w:r w:rsidRPr="00C35A2C">
        <w:rPr>
          <w:rFonts w:ascii="David" w:hAnsi="David"/>
          <w:sz w:val="32"/>
          <w:rtl/>
        </w:rPr>
        <w:t>אמה, שרגלים לדבר, שאילו מתחלה מצאו - נוטלו ואת תפוסתו.</w:t>
      </w:r>
    </w:p>
    <w:p w14:paraId="619E797F" w14:textId="237136BE" w:rsidR="00011DBB" w:rsidRPr="00292E15" w:rsidRDefault="00011DBB" w:rsidP="00011DBB">
      <w:pPr>
        <w:pStyle w:val="36"/>
        <w:framePr w:wrap="notBeside"/>
        <w:rPr>
          <w:rtl/>
        </w:rPr>
      </w:pPr>
      <w:r w:rsidRPr="00292E15">
        <w:rPr>
          <w:rtl/>
        </w:rPr>
        <w:t>אמר מר:</w:t>
      </w:r>
    </w:p>
    <w:p w14:paraId="261DCB19" w14:textId="171CA467" w:rsidR="00AC0AF5" w:rsidRPr="0081371E" w:rsidRDefault="00AC0AF5" w:rsidP="00AC0AF5">
      <w:pPr>
        <w:rPr>
          <w:rStyle w:val="afff8"/>
          <w:rtl/>
        </w:rPr>
      </w:pPr>
      <w:r w:rsidRPr="0081371E">
        <w:rPr>
          <w:rStyle w:val="afff8"/>
          <w:rtl/>
        </w:rPr>
        <w:t>מארבע ועד שמונה.</w:t>
      </w:r>
    </w:p>
    <w:p w14:paraId="2AE40B65" w14:textId="77777777" w:rsidR="00292E15" w:rsidRPr="00292E15" w:rsidRDefault="00AC0AF5" w:rsidP="00292E15">
      <w:pPr>
        <w:pStyle w:val="36"/>
        <w:framePr w:wrap="notBeside"/>
        <w:rPr>
          <w:rtl/>
        </w:rPr>
      </w:pPr>
      <w:r w:rsidRPr="00292E15">
        <w:rPr>
          <w:rFonts w:hint="cs"/>
          <w:rtl/>
        </w:rPr>
        <w:t>א. וכר</w:t>
      </w:r>
      <w:r w:rsidRPr="00292E15">
        <w:rPr>
          <w:rtl/>
        </w:rPr>
        <w:t>"</w:t>
      </w:r>
      <w:r w:rsidRPr="00292E15">
        <w:rPr>
          <w:rFonts w:hint="cs"/>
          <w:rtl/>
        </w:rPr>
        <w:t>ש וכהך</w:t>
      </w:r>
    </w:p>
    <w:p w14:paraId="442D40DF" w14:textId="77777777" w:rsidR="00292E15" w:rsidRDefault="00AC0AF5" w:rsidP="00AC0AF5">
      <w:pPr>
        <w:rPr>
          <w:rtl/>
        </w:rPr>
      </w:pPr>
      <w:r w:rsidRPr="00C35A2C">
        <w:rPr>
          <w:rFonts w:ascii="David" w:hAnsi="David" w:hint="cs"/>
          <w:sz w:val="32"/>
          <w:rtl/>
        </w:rPr>
        <w:t>ד</w:t>
      </w:r>
      <w:r w:rsidRPr="00C35A2C">
        <w:rPr>
          <w:rFonts w:ascii="David" w:hAnsi="David"/>
          <w:sz w:val="32"/>
          <w:rtl/>
        </w:rPr>
        <w:t>מצאן רצופ</w:t>
      </w:r>
      <w:r>
        <w:rPr>
          <w:rFonts w:ascii="David" w:hAnsi="David"/>
          <w:sz w:val="32"/>
          <w:rtl/>
        </w:rPr>
        <w:t>ין ואין ביניהן מד</w:t>
      </w:r>
      <w:r w:rsidRPr="00F10693">
        <w:rPr>
          <w:rtl/>
        </w:rPr>
        <w:t xml:space="preserve">' </w:t>
      </w:r>
      <w:r>
        <w:rPr>
          <w:rFonts w:ascii="David" w:hAnsi="David"/>
          <w:sz w:val="32"/>
          <w:rtl/>
        </w:rPr>
        <w:t>אמות עד ח</w:t>
      </w:r>
      <w:r w:rsidRPr="00F10693">
        <w:rPr>
          <w:rtl/>
        </w:rPr>
        <w:t xml:space="preserve">' </w:t>
      </w:r>
    </w:p>
    <w:p w14:paraId="60053261" w14:textId="738BD6FD" w:rsidR="00AC0AF5" w:rsidRPr="00C35A2C" w:rsidRDefault="00292E15" w:rsidP="00AC0AF5">
      <w:pPr>
        <w:rPr>
          <w:rFonts w:ascii="David" w:hAnsi="David"/>
          <w:sz w:val="32"/>
          <w:rtl/>
        </w:rPr>
      </w:pPr>
      <w:r>
        <w:rPr>
          <w:rFonts w:hint="cs"/>
          <w:rtl/>
        </w:rPr>
        <w:lastRenderedPageBreak/>
        <w:t xml:space="preserve">- </w:t>
      </w:r>
      <w:r w:rsidR="00AC0AF5" w:rsidRPr="00C35A2C">
        <w:rPr>
          <w:rFonts w:ascii="David" w:hAnsi="David"/>
          <w:sz w:val="32"/>
          <w:rtl/>
        </w:rPr>
        <w:t>יש להן תפוסה ואין להן שכונת קברות.</w:t>
      </w:r>
    </w:p>
    <w:p w14:paraId="3A6D3285" w14:textId="77777777" w:rsidR="00292E15" w:rsidRPr="00292E15" w:rsidRDefault="00AC0AF5" w:rsidP="00292E15">
      <w:pPr>
        <w:pStyle w:val="36"/>
        <w:framePr w:wrap="notBeside"/>
        <w:rPr>
          <w:rtl/>
        </w:rPr>
      </w:pPr>
      <w:r w:rsidRPr="00292E15">
        <w:rPr>
          <w:rtl/>
        </w:rPr>
        <w:t>ר</w:t>
      </w:r>
      <w:r w:rsidRPr="00292E15">
        <w:rPr>
          <w:rFonts w:hint="cs"/>
          <w:rtl/>
        </w:rPr>
        <w:t>שב</w:t>
      </w:r>
      <w:r w:rsidRPr="00292E15">
        <w:rPr>
          <w:rtl/>
        </w:rPr>
        <w:t>"</w:t>
      </w:r>
      <w:r w:rsidRPr="00292E15">
        <w:rPr>
          <w:rFonts w:hint="cs"/>
          <w:rtl/>
        </w:rPr>
        <w:t>י מר</w:t>
      </w:r>
      <w:r w:rsidRPr="00292E15">
        <w:rPr>
          <w:rtl/>
        </w:rPr>
        <w:t>"</w:t>
      </w:r>
      <w:r w:rsidRPr="00292E15">
        <w:rPr>
          <w:rFonts w:hint="cs"/>
          <w:rtl/>
        </w:rPr>
        <w:t>ש</w:t>
      </w:r>
      <w:r w:rsidRPr="00292E15">
        <w:rPr>
          <w:rtl/>
        </w:rPr>
        <w:t>:</w:t>
      </w:r>
    </w:p>
    <w:p w14:paraId="426AAB33" w14:textId="35136675" w:rsidR="00AC0AF5" w:rsidRPr="00C35A2C" w:rsidRDefault="00AC0AF5" w:rsidP="00AC0AF5">
      <w:pPr>
        <w:rPr>
          <w:rFonts w:ascii="David" w:hAnsi="David"/>
          <w:sz w:val="32"/>
          <w:rtl/>
        </w:rPr>
      </w:pPr>
      <w:r w:rsidRPr="00C35A2C">
        <w:rPr>
          <w:rFonts w:ascii="David" w:hAnsi="David"/>
          <w:sz w:val="32"/>
          <w:rtl/>
        </w:rPr>
        <w:t>רואין את האמצעיים כאילו אינן, והשאר מצטרפין מד</w:t>
      </w:r>
      <w:r w:rsidRPr="00F10693">
        <w:rPr>
          <w:rtl/>
        </w:rPr>
        <w:t xml:space="preserve">' </w:t>
      </w:r>
      <w:r w:rsidRPr="00C35A2C">
        <w:rPr>
          <w:rFonts w:ascii="David" w:hAnsi="David"/>
          <w:sz w:val="32"/>
          <w:rtl/>
        </w:rPr>
        <w:t>אמות ועד ח</w:t>
      </w:r>
      <w:r w:rsidRPr="00F10693">
        <w:rPr>
          <w:rtl/>
        </w:rPr>
        <w:t>'.</w:t>
      </w:r>
    </w:p>
    <w:p w14:paraId="1491E146" w14:textId="77777777" w:rsidR="00292E15" w:rsidRPr="00292E15" w:rsidRDefault="00AC0AF5" w:rsidP="00292E15">
      <w:pPr>
        <w:pStyle w:val="36"/>
        <w:framePr w:wrap="notBeside"/>
        <w:rPr>
          <w:rtl/>
        </w:rPr>
      </w:pPr>
      <w:r w:rsidRPr="00292E15">
        <w:rPr>
          <w:rFonts w:hint="cs"/>
          <w:rtl/>
        </w:rPr>
        <w:t>ויקשה</w:t>
      </w:r>
    </w:p>
    <w:p w14:paraId="113695F4" w14:textId="54B89600" w:rsidR="00AC0AF5" w:rsidRPr="0081371E" w:rsidRDefault="00AC0AF5" w:rsidP="00AC0AF5">
      <w:pPr>
        <w:rPr>
          <w:rStyle w:val="afff8"/>
          <w:rtl/>
        </w:rPr>
      </w:pPr>
      <w:r w:rsidRPr="00C35A2C">
        <w:rPr>
          <w:rFonts w:ascii="David" w:hAnsi="David" w:hint="cs"/>
          <w:sz w:val="32"/>
          <w:rtl/>
        </w:rPr>
        <w:t xml:space="preserve">סיפא </w:t>
      </w:r>
      <w:r w:rsidRPr="00C35A2C">
        <w:rPr>
          <w:rFonts w:ascii="David" w:hAnsi="David"/>
          <w:sz w:val="32"/>
          <w:rtl/>
        </w:rPr>
        <w:t xml:space="preserve">בודק הימנו ולהלן </w:t>
      </w:r>
      <w:r w:rsidR="00292E15">
        <w:rPr>
          <w:rFonts w:ascii="David" w:hAnsi="David" w:hint="cs"/>
          <w:sz w:val="32"/>
          <w:rtl/>
        </w:rPr>
        <w:t xml:space="preserve">כ' </w:t>
      </w:r>
      <w:r w:rsidRPr="00C35A2C">
        <w:rPr>
          <w:rFonts w:ascii="David" w:hAnsi="David"/>
          <w:sz w:val="32"/>
          <w:rtl/>
        </w:rPr>
        <w:t xml:space="preserve">אמה, </w:t>
      </w:r>
      <w:r w:rsidR="00292E15">
        <w:rPr>
          <w:rFonts w:ascii="David" w:hAnsi="David" w:hint="cs"/>
          <w:sz w:val="32"/>
          <w:rtl/>
        </w:rPr>
        <w:t>ו</w:t>
      </w:r>
      <w:r>
        <w:rPr>
          <w:rFonts w:ascii="David" w:hAnsi="David"/>
          <w:sz w:val="32"/>
          <w:rtl/>
        </w:rPr>
        <w:t xml:space="preserve">אי </w:t>
      </w:r>
      <w:r>
        <w:rPr>
          <w:rStyle w:val="affffe"/>
          <w:rFonts w:ascii="David" w:hAnsi="David"/>
          <w:sz w:val="32"/>
          <w:rtl/>
          <w:rPrChange w:id="9401" w:author="מנוע אמוראים" w:date="2026-10-05T16:41:09Z">
            <w:rPr>
              <w:rFonts w:ascii="David" w:hAnsi="David"/>
              <w:sz w:val="32"/>
              <w:rtl/>
            </w:rPr>
          </w:rPrChange>
        </w:rPr>
        <w:t xml:space="preserve">ר"ש</w:t>
      </w:r>
      <w:r>
        <w:rPr>
          <w:rFonts w:ascii="David" w:hAnsi="David"/>
          <w:sz w:val="32"/>
          <w:rtl/>
        </w:rPr>
        <w:t xml:space="preserve">, </w:t>
      </w:r>
      <w:r w:rsidR="00292E15">
        <w:rPr>
          <w:rFonts w:ascii="David" w:hAnsi="David" w:hint="cs"/>
          <w:sz w:val="32"/>
          <w:rtl/>
        </w:rPr>
        <w:t xml:space="preserve">כ''ב </w:t>
      </w:r>
      <w:r w:rsidRPr="00C35A2C">
        <w:rPr>
          <w:rFonts w:ascii="David" w:hAnsi="David"/>
          <w:sz w:val="32"/>
          <w:rtl/>
        </w:rPr>
        <w:t>הו</w:t>
      </w:r>
      <w:r w:rsidR="00292E15">
        <w:rPr>
          <w:rFonts w:ascii="David" w:hAnsi="David" w:hint="cs"/>
          <w:sz w:val="32"/>
          <w:rtl/>
        </w:rPr>
        <w:t>ו</w:t>
      </w:r>
      <w:r w:rsidRPr="00C35A2C">
        <w:rPr>
          <w:rFonts w:ascii="David" w:hAnsi="David"/>
          <w:sz w:val="32"/>
          <w:rtl/>
        </w:rPr>
        <w:t>.</w:t>
      </w:r>
    </w:p>
    <w:p w14:paraId="1B50E23B" w14:textId="7DB68B3A" w:rsidR="00292E15" w:rsidRPr="00292E15" w:rsidRDefault="00AC0AF5" w:rsidP="00292E15">
      <w:pPr>
        <w:pStyle w:val="36"/>
        <w:framePr w:wrap="notBeside"/>
        <w:rPr>
          <w:rtl/>
        </w:rPr>
      </w:pPr>
      <w:r w:rsidRPr="00292E15">
        <w:rPr>
          <w:rFonts w:hint="cs"/>
          <w:rtl/>
        </w:rPr>
        <w:t xml:space="preserve">ב. </w:t>
      </w:r>
      <w:r w:rsidR="00292E15">
        <w:rPr>
          <w:rFonts w:hint="cs"/>
          <w:rtl/>
        </w:rPr>
        <w:t xml:space="preserve"> כרבנן</w:t>
      </w:r>
    </w:p>
    <w:p w14:paraId="76235D9F" w14:textId="236983E8" w:rsidR="00AC0AF5" w:rsidRPr="00C414D2" w:rsidRDefault="00AC0AF5" w:rsidP="00292E15">
      <w:pPr>
        <w:rPr>
          <w:rFonts w:ascii="David" w:hAnsi="David"/>
          <w:spacing w:val="-2"/>
          <w:sz w:val="32"/>
          <w:rtl/>
        </w:rPr>
      </w:pPr>
      <w:r w:rsidRPr="00C414D2">
        <w:rPr>
          <w:rFonts w:ascii="David" w:hAnsi="David" w:hint="cs"/>
          <w:spacing w:val="-2"/>
          <w:sz w:val="32"/>
          <w:rtl/>
        </w:rPr>
        <w:t xml:space="preserve">ובדק באלכסון </w:t>
      </w:r>
      <w:r w:rsidR="00292E15">
        <w:rPr>
          <w:rFonts w:ascii="David" w:hAnsi="David" w:hint="cs"/>
          <w:spacing w:val="-2"/>
          <w:sz w:val="32"/>
          <w:rtl/>
        </w:rPr>
        <w:t>ו</w:t>
      </w:r>
      <w:r w:rsidRPr="00C414D2">
        <w:rPr>
          <w:rFonts w:ascii="David" w:hAnsi="David" w:hint="cs"/>
          <w:spacing w:val="-2"/>
          <w:sz w:val="32"/>
          <w:rtl/>
        </w:rPr>
        <w:t>לא הוו כ</w:t>
      </w:r>
      <w:r w:rsidRPr="00C414D2">
        <w:rPr>
          <w:rFonts w:ascii="David" w:hAnsi="David"/>
          <w:spacing w:val="-2"/>
          <w:sz w:val="32"/>
          <w:rtl/>
        </w:rPr>
        <w:t>"</w:t>
      </w:r>
      <w:r w:rsidRPr="00C414D2">
        <w:rPr>
          <w:rFonts w:ascii="David" w:hAnsi="David" w:hint="cs"/>
          <w:spacing w:val="-2"/>
          <w:sz w:val="32"/>
          <w:rtl/>
        </w:rPr>
        <w:t xml:space="preserve">ב </w:t>
      </w:r>
      <w:r w:rsidR="00292E15">
        <w:rPr>
          <w:rFonts w:ascii="David" w:hAnsi="David" w:hint="cs"/>
          <w:spacing w:val="-2"/>
          <w:sz w:val="32"/>
          <w:rtl/>
        </w:rPr>
        <w:t>שבודק מערה אחת באלכסון ולא את השניה</w:t>
      </w:r>
    </w:p>
    <w:p w14:paraId="45CB8E81" w14:textId="77777777" w:rsidR="00AC0AF5" w:rsidRPr="00C35A2C" w:rsidRDefault="00AC0AF5" w:rsidP="00982F98">
      <w:pPr>
        <w:pStyle w:val="affe"/>
        <w:framePr w:wrap="around"/>
        <w:rPr>
          <w:rtl/>
        </w:rPr>
      </w:pPr>
      <w:r w:rsidRPr="00C35A2C">
        <w:rPr>
          <w:rFonts w:hint="cs"/>
          <w:rtl/>
        </w:rPr>
        <w:t>קב:</w:t>
      </w:r>
    </w:p>
    <w:p w14:paraId="08F594F1" w14:textId="2CF48E92" w:rsidR="00292E15" w:rsidRPr="00292E15" w:rsidRDefault="00AC0AF5" w:rsidP="00292E15">
      <w:pPr>
        <w:pStyle w:val="36"/>
        <w:framePr w:wrap="notBeside"/>
        <w:rPr>
          <w:rtl/>
        </w:rPr>
      </w:pPr>
      <w:r w:rsidRPr="00292E15">
        <w:rPr>
          <w:rFonts w:hint="cs"/>
          <w:rtl/>
        </w:rPr>
        <w:t>ג.</w:t>
      </w:r>
      <w:r w:rsidR="00292E15">
        <w:rPr>
          <w:rFonts w:hint="cs"/>
          <w:rtl/>
        </w:rPr>
        <w:t xml:space="preserve"> לעולם כר''ש</w:t>
      </w:r>
    </w:p>
    <w:p w14:paraId="2D26BA83" w14:textId="1C7FF148" w:rsidR="00AC0AF5" w:rsidRPr="00C35A2C" w:rsidRDefault="00AC0AF5" w:rsidP="00292E15">
      <w:pPr>
        <w:spacing w:after="60"/>
        <w:rPr>
          <w:rFonts w:ascii="David" w:hAnsi="David"/>
          <w:sz w:val="32"/>
          <w:rtl/>
        </w:rPr>
      </w:pPr>
      <w:r w:rsidRPr="00292E15">
        <w:rPr>
          <w:rStyle w:val="affffe"/>
          <w:rtl/>
        </w:rPr>
        <w:t>והב"ע -</w:t>
      </w:r>
      <w:r w:rsidRPr="00C35A2C">
        <w:rPr>
          <w:rFonts w:ascii="David" w:hAnsi="David"/>
          <w:sz w:val="32"/>
          <w:rtl/>
        </w:rPr>
        <w:t xml:space="preserve"> בניפלי.</w:t>
      </w:r>
      <w:r w:rsidRPr="00C35A2C">
        <w:rPr>
          <w:rFonts w:ascii="David" w:hAnsi="David" w:hint="cs"/>
          <w:sz w:val="32"/>
          <w:rtl/>
        </w:rPr>
        <w:t xml:space="preserve"> </w:t>
      </w:r>
      <w:r w:rsidR="00292E15">
        <w:rPr>
          <w:rFonts w:ascii="David" w:hAnsi="David" w:hint="cs"/>
          <w:sz w:val="32"/>
          <w:rtl/>
        </w:rPr>
        <w:t>ו</w:t>
      </w:r>
      <w:r w:rsidRPr="00C35A2C">
        <w:rPr>
          <w:rFonts w:ascii="David" w:hAnsi="David" w:hint="cs"/>
          <w:sz w:val="32"/>
          <w:rtl/>
        </w:rPr>
        <w:t>לא י</w:t>
      </w:r>
      <w:r w:rsidRPr="00C35A2C">
        <w:rPr>
          <w:rFonts w:ascii="David" w:hAnsi="David"/>
          <w:sz w:val="32"/>
          <w:rtl/>
        </w:rPr>
        <w:t>"</w:t>
      </w:r>
      <w:r w:rsidRPr="00C35A2C">
        <w:rPr>
          <w:rFonts w:ascii="David" w:hAnsi="David" w:hint="cs"/>
          <w:sz w:val="32"/>
          <w:rtl/>
        </w:rPr>
        <w:t>ח הן דחדא בניפלי אמרי</w:t>
      </w:r>
      <w:r w:rsidRPr="00F10693">
        <w:rPr>
          <w:rFonts w:hint="cs"/>
          <w:rtl/>
        </w:rPr>
        <w:t xml:space="preserve">' </w:t>
      </w:r>
      <w:r w:rsidRPr="00C35A2C">
        <w:rPr>
          <w:rFonts w:ascii="David" w:hAnsi="David" w:hint="cs"/>
          <w:sz w:val="32"/>
          <w:rtl/>
        </w:rPr>
        <w:t>ולא תרי בניפלי</w:t>
      </w:r>
    </w:p>
    <w:p w14:paraId="2A426047" w14:textId="77777777" w:rsidR="00292E15" w:rsidRPr="00292E15" w:rsidRDefault="00AC0AF5" w:rsidP="00292E15">
      <w:pPr>
        <w:pStyle w:val="36"/>
        <w:framePr w:wrap="notBeside"/>
        <w:rPr>
          <w:rtl/>
        </w:rPr>
      </w:pPr>
      <w:r w:rsidRPr="00292E15">
        <w:rPr>
          <w:rFonts w:hint="cs"/>
          <w:rtl/>
        </w:rPr>
        <w:t>והך</w:t>
      </w:r>
    </w:p>
    <w:p w14:paraId="07AE59DD" w14:textId="4238DF42" w:rsidR="00292E15" w:rsidRDefault="00AC0AF5" w:rsidP="00AC0AF5">
      <w:pPr>
        <w:rPr>
          <w:rStyle w:val="affffe"/>
          <w:rtl/>
        </w:rPr>
      </w:pPr>
      <w:r w:rsidRPr="00C35A2C">
        <w:rPr>
          <w:rFonts w:ascii="David" w:hAnsi="David" w:hint="cs"/>
          <w:sz w:val="32"/>
          <w:rtl/>
        </w:rPr>
        <w:t>ד</w:t>
      </w:r>
      <w:r w:rsidRPr="00C35A2C">
        <w:rPr>
          <w:rFonts w:ascii="David" w:hAnsi="David"/>
          <w:sz w:val="32"/>
          <w:rtl/>
        </w:rPr>
        <w:t>תנן כרם הנטוע על פחות מ</w:t>
      </w:r>
      <w:r w:rsidRPr="00C35A2C">
        <w:rPr>
          <w:rFonts w:ascii="David" w:hAnsi="David" w:hint="cs"/>
          <w:sz w:val="32"/>
          <w:rtl/>
        </w:rPr>
        <w:t>ד</w:t>
      </w:r>
      <w:r w:rsidRPr="00F10693">
        <w:rPr>
          <w:rFonts w:hint="cs"/>
          <w:rtl/>
        </w:rPr>
        <w:t>'</w:t>
      </w:r>
      <w:r w:rsidRPr="00F10693">
        <w:rPr>
          <w:rtl/>
        </w:rPr>
        <w:t xml:space="preserve"> </w:t>
      </w:r>
      <w:r>
        <w:rPr>
          <w:rFonts w:ascii="David" w:hAnsi="David"/>
          <w:sz w:val="32"/>
          <w:rtl/>
        </w:rPr>
        <w:t xml:space="preserve">אמות </w:t>
      </w:r>
      <w:r w:rsidRPr="00292E15">
        <w:rPr>
          <w:rStyle w:val="affffe"/>
          <w:rFonts w:hint="cs"/>
          <w:rtl/>
        </w:rPr>
        <w:t>ל</w:t>
      </w:r>
      <w:r w:rsidRPr="00292E15">
        <w:rPr>
          <w:rStyle w:val="affffe"/>
          <w:rtl/>
        </w:rPr>
        <w:t>ר"ש:</w:t>
      </w:r>
      <w:r w:rsidRPr="00C35A2C">
        <w:rPr>
          <w:rFonts w:ascii="David" w:hAnsi="David"/>
          <w:sz w:val="32"/>
          <w:rtl/>
        </w:rPr>
        <w:t xml:space="preserve"> אינו כרם, </w:t>
      </w:r>
    </w:p>
    <w:p w14:paraId="41CE10A7" w14:textId="7E25B56F" w:rsidR="00AC0AF5" w:rsidRPr="00C35A2C" w:rsidRDefault="00AC0AF5" w:rsidP="00AC0AF5">
      <w:pPr>
        <w:rPr>
          <w:rFonts w:ascii="David" w:hAnsi="David"/>
          <w:sz w:val="32"/>
          <w:rtl/>
        </w:rPr>
      </w:pPr>
      <w:r w:rsidRPr="00292E15">
        <w:rPr>
          <w:rStyle w:val="affffe"/>
          <w:rtl/>
        </w:rPr>
        <w:t>וחכ"</w:t>
      </w:r>
      <w:r w:rsidRPr="00292E15">
        <w:rPr>
          <w:rStyle w:val="affffe"/>
          <w:rFonts w:hint="cs"/>
          <w:rtl/>
        </w:rPr>
        <w:t>א</w:t>
      </w:r>
      <w:r w:rsidRPr="00292E15">
        <w:rPr>
          <w:rStyle w:val="affffe"/>
          <w:rtl/>
        </w:rPr>
        <w:t>:</w:t>
      </w:r>
      <w:r w:rsidRPr="00C35A2C">
        <w:rPr>
          <w:rFonts w:ascii="David" w:hAnsi="David"/>
          <w:sz w:val="32"/>
          <w:rtl/>
        </w:rPr>
        <w:t xml:space="preserve"> הר"</w:t>
      </w:r>
      <w:r w:rsidRPr="00C35A2C">
        <w:rPr>
          <w:rFonts w:ascii="David" w:hAnsi="David" w:hint="cs"/>
          <w:sz w:val="32"/>
          <w:rtl/>
        </w:rPr>
        <w:t>ז</w:t>
      </w:r>
      <w:r w:rsidRPr="00C35A2C">
        <w:rPr>
          <w:rFonts w:ascii="David" w:hAnsi="David"/>
          <w:sz w:val="32"/>
          <w:rtl/>
        </w:rPr>
        <w:t xml:space="preserve"> כרם, ורואין את האמצעים כאילו אינן.</w:t>
      </w:r>
    </w:p>
    <w:p w14:paraId="25D6A06D" w14:textId="77777777" w:rsidR="00292E15" w:rsidRPr="00292E15" w:rsidRDefault="00AC0AF5" w:rsidP="00292E15">
      <w:pPr>
        <w:pStyle w:val="36"/>
        <w:framePr w:wrap="notBeside"/>
        <w:rPr>
          <w:rtl/>
        </w:rPr>
      </w:pPr>
      <w:r w:rsidRPr="00292E15">
        <w:rPr>
          <w:rFonts w:hint="cs"/>
          <w:rtl/>
        </w:rPr>
        <w:t>דר</w:t>
      </w:r>
      <w:r w:rsidRPr="00292E15">
        <w:rPr>
          <w:rtl/>
        </w:rPr>
        <w:t>"</w:t>
      </w:r>
      <w:r w:rsidRPr="00292E15">
        <w:rPr>
          <w:rFonts w:hint="cs"/>
          <w:rtl/>
        </w:rPr>
        <w:t>ש אדר</w:t>
      </w:r>
      <w:r w:rsidRPr="00292E15">
        <w:rPr>
          <w:rtl/>
        </w:rPr>
        <w:t>"</w:t>
      </w:r>
      <w:r w:rsidRPr="00292E15">
        <w:rPr>
          <w:rFonts w:hint="cs"/>
          <w:rtl/>
        </w:rPr>
        <w:t>ש ל</w:t>
      </w:r>
      <w:r w:rsidRPr="00292E15">
        <w:rPr>
          <w:rtl/>
        </w:rPr>
        <w:t>"</w:t>
      </w:r>
      <w:r w:rsidRPr="00292E15">
        <w:rPr>
          <w:rFonts w:hint="cs"/>
          <w:rtl/>
        </w:rPr>
        <w:t>ק</w:t>
      </w:r>
      <w:r w:rsidRPr="00292E15">
        <w:rPr>
          <w:rtl/>
        </w:rPr>
        <w:t xml:space="preserve">: </w:t>
      </w:r>
    </w:p>
    <w:p w14:paraId="1961A113" w14:textId="184459BC" w:rsidR="00AC0AF5" w:rsidRPr="00C35A2C" w:rsidRDefault="00AC0AF5" w:rsidP="00292E15">
      <w:pPr>
        <w:rPr>
          <w:rFonts w:ascii="David" w:hAnsi="David"/>
          <w:sz w:val="32"/>
          <w:rtl/>
        </w:rPr>
      </w:pPr>
      <w:r w:rsidRPr="00C35A2C">
        <w:rPr>
          <w:rFonts w:ascii="David" w:hAnsi="David" w:hint="cs"/>
          <w:sz w:val="32"/>
          <w:rtl/>
        </w:rPr>
        <w:t>דשם אדם לא נוטע ע</w:t>
      </w:r>
      <w:r w:rsidRPr="00C35A2C">
        <w:rPr>
          <w:rFonts w:ascii="David" w:hAnsi="David"/>
          <w:sz w:val="32"/>
          <w:rtl/>
        </w:rPr>
        <w:t>"</w:t>
      </w:r>
      <w:r w:rsidRPr="00C35A2C">
        <w:rPr>
          <w:rFonts w:ascii="David" w:hAnsi="David" w:hint="cs"/>
          <w:sz w:val="32"/>
          <w:rtl/>
        </w:rPr>
        <w:t xml:space="preserve">מ לעקור והכא </w:t>
      </w:r>
      <w:r w:rsidR="00292E15">
        <w:rPr>
          <w:rFonts w:ascii="David" w:hAnsi="David" w:hint="cs"/>
          <w:sz w:val="32"/>
          <w:rtl/>
        </w:rPr>
        <w:t xml:space="preserve">עלול להזדמן לו </w:t>
      </w:r>
      <w:r w:rsidRPr="00C35A2C">
        <w:rPr>
          <w:rFonts w:ascii="David" w:hAnsi="David" w:hint="cs"/>
          <w:sz w:val="32"/>
          <w:rtl/>
        </w:rPr>
        <w:t xml:space="preserve">בין השמשות </w:t>
      </w:r>
    </w:p>
    <w:p w14:paraId="17AECD6E" w14:textId="77777777" w:rsidR="00292E15" w:rsidRPr="00292E15" w:rsidRDefault="00AC0AF5" w:rsidP="00292E15">
      <w:pPr>
        <w:pStyle w:val="36"/>
        <w:framePr w:wrap="notBeside"/>
        <w:rPr>
          <w:rtl/>
        </w:rPr>
      </w:pPr>
      <w:r w:rsidRPr="00292E15">
        <w:rPr>
          <w:rtl/>
        </w:rPr>
        <w:t xml:space="preserve">דרבנן אדרבנן </w:t>
      </w:r>
      <w:r w:rsidRPr="00292E15">
        <w:rPr>
          <w:rFonts w:hint="cs"/>
          <w:rtl/>
        </w:rPr>
        <w:t>ל</w:t>
      </w:r>
      <w:r w:rsidRPr="00292E15">
        <w:rPr>
          <w:rtl/>
        </w:rPr>
        <w:t>"</w:t>
      </w:r>
      <w:r w:rsidRPr="00292E15">
        <w:rPr>
          <w:rFonts w:hint="cs"/>
          <w:rtl/>
        </w:rPr>
        <w:t>ק</w:t>
      </w:r>
      <w:r w:rsidRPr="00292E15">
        <w:rPr>
          <w:rtl/>
        </w:rPr>
        <w:t>:</w:t>
      </w:r>
    </w:p>
    <w:p w14:paraId="516D178A" w14:textId="4306940D" w:rsidR="00AC0AF5" w:rsidRDefault="00292E15" w:rsidP="00AC0AF5">
      <w:pPr>
        <w:rPr>
          <w:rFonts w:ascii="David" w:hAnsi="David"/>
          <w:sz w:val="32"/>
          <w:rtl/>
        </w:rPr>
      </w:pPr>
      <w:r w:rsidRPr="00292E15">
        <w:rPr>
          <w:rStyle w:val="affffe"/>
          <w:rFonts w:hint="cs"/>
          <w:rtl/>
        </w:rPr>
        <w:t>כאן</w:t>
      </w:r>
      <w:r>
        <w:rPr>
          <w:rFonts w:ascii="David" w:hAnsi="David" w:hint="cs"/>
          <w:sz w:val="32"/>
          <w:rtl/>
        </w:rPr>
        <w:t xml:space="preserve"> </w:t>
      </w:r>
      <w:r w:rsidR="00AC0AF5" w:rsidRPr="00C35A2C">
        <w:rPr>
          <w:rFonts w:ascii="David" w:hAnsi="David"/>
          <w:sz w:val="32"/>
          <w:rtl/>
        </w:rPr>
        <w:t xml:space="preserve">כיון דמינול לא מקרי קבר, </w:t>
      </w:r>
      <w:r w:rsidRPr="00292E15">
        <w:rPr>
          <w:rStyle w:val="affffe"/>
          <w:rFonts w:hint="cs"/>
          <w:rtl/>
        </w:rPr>
        <w:t>ש</w:t>
      </w:r>
      <w:r w:rsidR="00AC0AF5" w:rsidRPr="00292E15">
        <w:rPr>
          <w:rStyle w:val="affffe"/>
          <w:rtl/>
        </w:rPr>
        <w:t>ם</w:t>
      </w:r>
      <w:r w:rsidR="00AC0AF5" w:rsidRPr="00C35A2C">
        <w:rPr>
          <w:rFonts w:ascii="David" w:hAnsi="David"/>
          <w:sz w:val="32"/>
          <w:rtl/>
        </w:rPr>
        <w:t xml:space="preserve"> </w:t>
      </w:r>
      <w:r w:rsidR="00AC0AF5" w:rsidRPr="00C35A2C">
        <w:rPr>
          <w:rFonts w:ascii="David" w:hAnsi="David" w:hint="cs"/>
          <w:sz w:val="32"/>
          <w:rtl/>
        </w:rPr>
        <w:t>יכול לומר הטוב מביניהם יהא לנטיעה והפחות טוב לשריפה</w:t>
      </w:r>
    </w:p>
    <w:p w14:paraId="612CE777" w14:textId="77777777" w:rsidR="00AC0AF5" w:rsidRPr="00F97732" w:rsidRDefault="00AC0AF5" w:rsidP="00C52227">
      <w:pPr>
        <w:pStyle w:val="afff9"/>
        <w:rPr>
          <w:rtl/>
        </w:rPr>
        <w:sectPr w:rsidR="00AC0AF5" w:rsidRPr="00F97732" w:rsidSect="00A04630">
          <w:type w:val="continuous"/>
          <w:pgSz w:w="5103" w:h="14572"/>
          <w:pgMar w:top="567" w:right="1134" w:bottom="567" w:left="567" w:header="284" w:footer="284" w:gutter="0"/>
          <w:pgNumType w:start="1"/>
          <w:cols w:space="720"/>
          <w:bidi/>
          <w:rtlGutter/>
          <w:docGrid w:linePitch="360"/>
        </w:sectPr>
      </w:pPr>
    </w:p>
    <w:p w14:paraId="12B8B45F" w14:textId="77777777" w:rsidR="00AC0AF5" w:rsidRPr="00292E15" w:rsidRDefault="00AC0AF5" w:rsidP="00292E15">
      <w:pPr>
        <w:pStyle w:val="afffb"/>
        <w:rPr>
          <w:rtl/>
        </w:rPr>
      </w:pPr>
      <w:ins w:id="9925" w:author="מספור קטעי משנה" w:date="2026-10-06T06:44:59Z">
        <w:r>
          <w:rPr>
            <w:rStyle w:val="MisparKeta"/>
          </w:rPr>
          <w:t xml:space="preserve">א. </w:t>
        </w:r>
      </w:ins>
      <w:r w:rsidRPr="00292E15">
        <w:rPr>
          <w:rtl/>
        </w:rPr>
        <w:t>הדרן עלך המוכר פירות.</w:t>
      </w:r>
    </w:p>
    <w:p w14:paraId="52EC68D1" w14:textId="77777777" w:rsidR="00AC0AF5" w:rsidRDefault="00AC0AF5" w:rsidP="00AC0AF5">
      <w:pPr>
        <w:pStyle w:val="afff0"/>
        <w:framePr w:wrap="around"/>
        <w:spacing w:line="276" w:lineRule="auto"/>
        <w:rPr>
          <w:del w:id="41059" w:author="Claude" w:date="2026-10-07T09:24:35Z"/>
          <w:rtl/>
        </w:rPr>
      </w:pPr>
      <w:del w:id="41058" w:author="Claude" w:date="2026-10-07T09:24:35Z">
        <w:r w:rsidRPr="00C35A2C">
          <w:rPr>
            <w:rFonts w:hint="cs"/>
            <w:rtl/>
          </w:rPr>
          <w:lastRenderedPageBreak/>
          <w:delText xml:space="preserve">פרק שביעי</w:delText>
        </w:r>
      </w:del>
    </w:p>
    <w:p w14:paraId="527DFEA1" w14:textId="77777777" w:rsidR="00AC0AF5" w:rsidRDefault="00AC0AF5" w:rsidP="00AC0AF5">
      <w:pPr>
        <w:pStyle w:val="afff1"/>
        <w:framePr w:wrap="around"/>
        <w:spacing w:line="276" w:lineRule="auto"/>
        <w:rPr>
          <w:del w:id="41061" w:author="Claude" w:date="2026-10-07T09:24:35Z"/>
          <w:rtl/>
        </w:rPr>
      </w:pPr>
      <w:del w:id="41060" w:author="Claude" w:date="2026-10-07T09:24:35Z">
        <w:r w:rsidRPr="00C35A2C">
          <w:rPr>
            <w:rFonts w:hint="cs"/>
            <w:rtl/>
          </w:rPr>
          <w:delText xml:space="preserve">בית כור</w:delText>
        </w:r>
      </w:del>
    </w:p>
    <w:p>
      <w:pPr>
        <w:pStyle w:val="Hadran"/>
        <w:rPr>
          <w:ins w:id="91213" w:author="Claude" w:date="2026-10-08T08:34:53Z"/>
        </w:rPr>
      </w:pPr>
      <w:ins w:id="91212" w:author="Claude" w:date="2026-10-08T08:34:53Z">
        <w:r>
          <w:rPr>
            <w:rFonts w:hint="cs"/>
            <w:rtl/>
          </w:rPr>
          <w:t xml:space="preserve">הדרן עלך המוכר פירות</w:t>
        </w:r>
      </w:ins>
    </w:p>
    <w:p w14:paraId="469E451F" w14:textId="77777777" w:rsidR="00AC0AF5" w:rsidRDefault="00AC0AF5" w:rsidP="00AC0AF5">
      <w:pPr>
        <w:pStyle w:val="afff2"/>
        <w:framePr w:wrap="around"/>
        <w:spacing w:after="0" w:line="276" w:lineRule="auto"/>
        <w:rPr>
          <w:rtl/>
        </w:rPr>
      </w:pPr>
      <w:r w:rsidRPr="00C35A2C">
        <w:rPr>
          <w:rFonts w:hint="cs"/>
          <w:rtl/>
        </w:rPr>
        <w:t xml:space="preserve">קג. </w:t>
      </w:r>
      <w:r w:rsidRPr="00C35A2C">
        <w:rPr>
          <w:rFonts w:cs="Guttman Vilna"/>
          <w:b/>
          <w:bCs/>
          <w:rtl/>
        </w:rPr>
        <w:t>–</w:t>
      </w:r>
      <w:r w:rsidRPr="00C35A2C">
        <w:rPr>
          <w:rFonts w:hint="cs"/>
          <w:rtl/>
        </w:rPr>
        <w:t xml:space="preserve"> קח.</w:t>
      </w:r>
    </w:p>
    <w:p w14:paraId="40CE9FE9" w14:textId="77777777" w:rsidR="00AC0AF5" w:rsidRDefault="00AC0AF5" w:rsidP="00AC0AF5">
      <w:pPr>
        <w:pStyle w:val="afff1"/>
        <w:framePr w:wrap="around"/>
        <w:rPr>
          <w:del w:id="42082" w:author="Claude" w:date="2026-10-07T09:43:29Z"/>
          <w:rtl/>
        </w:rPr>
      </w:pPr>
      <w:del w:id="42081" w:author="Claude" w:date="2026-10-07T09:43:29Z">
        <w:r>
          <w:rPr>
            <w:rFonts w:hint="cs"/>
            <w:rtl/>
          </w:rPr>
          <w:delText xml:space="preserve">בית כור </w:delText>
        </w:r>
      </w:del>
    </w:p>
    <w:p>
      <w:pPr>
        <w:pStyle w:val="PetichatPerek"/>
        <w:rPr>
          <w:ins w:id="41057" w:author="Claude" w:date="2026-10-07T09:24:35Z"/>
        </w:rPr>
      </w:pPr>
      <w:ins w:id="41056" w:author="Claude" w:date="2026-10-07T09:24:35Z">
        <w:r>
          <w:rPr>
            <w:rFonts w:hint="cs"/>
            <w:rtl/>
          </w:rPr>
          <w:t xml:space="preserve">פרק שביעי</w:t>
        </w:r>
        <w:r>
          <w:rPr>
            <w:rFonts w:hint="cs"/>
            <w:rtl/>
          </w:rPr>
          <w:t xml:space="preserve"> - </w:t>
        </w:r>
        <w:r>
          <w:rPr>
            <w:rFonts w:hint="cs"/>
            <w:rtl/>
          </w:rPr>
          <w:t xml:space="preserve">בית כור</w:t>
        </w:r>
      </w:ins>
    </w:p>
    <w:p w14:paraId="51D98BD4" w14:textId="06528C5C" w:rsidR="00AC0AF5" w:rsidRPr="00C35A2C" w:rsidRDefault="00011DBB" w:rsidP="00011DBB">
      <w:pPr>
        <w:pStyle w:val="affffb"/>
        <w:framePr w:wrap="around"/>
        <w:rPr>
          <w:rtl/>
        </w:rPr>
      </w:pPr>
      <w:bookmarkStart w:id="42" w:name="_Hlk179105568"/>
      <w:del w:id="20347" w:author="קלוד" w:date="2026-10-06T10:07:33Z">
        <w:r>
          <w:rPr>
            <w:rtl/>
          </w:rPr>
          <w:delText xml:space="preserve">מתני'</w:delText>
        </w:r>
      </w:del>
      <w:ins w:id="20348" w:author="קלוד" w:date="2026-10-06T10:07:33Z">
        <w:r>
          <w:rPr>
            <w:rtl/>
          </w:rPr>
          <w:t xml:space="preserve">משנה א</w:t>
        </w:r>
      </w:ins>
    </w:p>
    <w:p w14:paraId="6A6A68CC" w14:textId="77777777" w:rsidR="00292E15" w:rsidRDefault="00292E15" w:rsidP="00DB3591">
      <w:pPr>
        <w:pStyle w:val="afff3"/>
        <w:rPr>
          <w:rtl/>
        </w:rPr>
      </w:pPr>
      <w:r w:rsidRPr="00292E15">
        <w:rPr>
          <w:rtl/>
        </w:rPr>
        <w:t>הָאוֹמֵר לַחֲבֵירוֹ: ״</w:t>
      </w:r>
      <w:r w:rsidRPr="00DB3591">
        <w:rPr>
          <w:rFonts w:cs="BA TM • Vilna Extra-Bold"/>
          <w:bCs/>
          <w:rtl/>
        </w:rPr>
        <w:t>בֵּית כּוֹר</w:t>
      </w:r>
      <w:r w:rsidRPr="00292E15">
        <w:rPr>
          <w:rtl/>
        </w:rPr>
        <w:t xml:space="preserve"> עָפָר אֲנִי מוֹכֵר לָךְ״ – הָיוּ שָׁם נְקָעִים עֲמוּקִּים עֲשָׂרָה טְפָחִים, אוֹ סְלָעִים גְּבוֹהִין עֲשָׂרָה טְפָחִים – אֵינָן נִמְדָּדִין עִמָּהּ. פָּחוֹת מִכָּאן – נִמְדָּדִין עִמָּהּ. </w:t>
      </w:r>
    </w:p>
    <w:p w14:paraId="364BF926" w14:textId="7E5830E9" w:rsidR="00292E15" w:rsidRPr="00292E15" w:rsidRDefault="00292E15" w:rsidP="00DB3591">
      <w:pPr>
        <w:pStyle w:val="afff3"/>
      </w:pPr>
      <w:r w:rsidRPr="00292E15">
        <w:rPr>
          <w:rtl/>
        </w:rPr>
        <w:t>וְאִם אָמַר לוֹ: ״כְּבֵית כּוֹר עָפָר״ – אֲפִילּוּ הָיוּ שָׁם נְקָעִים עֲמוּקִּים אוֹ סְלָעִים גְּבוֹהִין</w:t>
      </w:r>
      <w:r>
        <w:rPr>
          <w:rFonts w:hint="cs"/>
          <w:rtl/>
        </w:rPr>
        <w:t xml:space="preserve"> </w:t>
      </w:r>
      <w:r w:rsidRPr="00292E15">
        <w:rPr>
          <w:rtl/>
        </w:rPr>
        <w:t>מֵעֲשָׂרָה טְפָחִים, יוֹתֵר מֵעֲשָׂרָה טְפָחִים, הֲרֵי אֵלּוּ נִמְדָּדִין עִמָּהּ.</w:t>
      </w:r>
    </w:p>
    <w:p w14:paraId="0DC942CD" w14:textId="77777777" w:rsidR="00292E15" w:rsidRPr="00292E15" w:rsidRDefault="00AC0AF5" w:rsidP="00292E15">
      <w:pPr>
        <w:pStyle w:val="36"/>
        <w:framePr w:wrap="notBeside"/>
        <w:rPr>
          <w:rtl/>
        </w:rPr>
      </w:pPr>
      <w:r w:rsidRPr="00292E15">
        <w:rPr>
          <w:rtl/>
        </w:rPr>
        <w:t>תנן התם:</w:t>
      </w:r>
    </w:p>
    <w:p w14:paraId="465F9A55" w14:textId="282B3BBF" w:rsidR="00AC0AF5" w:rsidRPr="00C35A2C" w:rsidRDefault="00AC0AF5" w:rsidP="00AC0AF5">
      <w:pPr>
        <w:rPr>
          <w:rFonts w:ascii="David" w:hAnsi="David"/>
          <w:sz w:val="32"/>
          <w:rtl/>
        </w:rPr>
      </w:pPr>
      <w:r w:rsidRPr="00C35A2C">
        <w:rPr>
          <w:rFonts w:ascii="David" w:hAnsi="David"/>
          <w:sz w:val="32"/>
          <w:rtl/>
        </w:rPr>
        <w:t>המקדיש שדהו בשעת היובל - נותן לו לבית זרע חומר שעורים חמשים שקל כסף.</w:t>
      </w:r>
    </w:p>
    <w:p w14:paraId="5CB09B60" w14:textId="77777777" w:rsidR="00AC0AF5" w:rsidRPr="00C35A2C" w:rsidRDefault="00AC0AF5" w:rsidP="00AC0AF5">
      <w:pPr>
        <w:rPr>
          <w:rFonts w:ascii="David" w:hAnsi="David"/>
          <w:sz w:val="32"/>
          <w:rtl/>
        </w:rPr>
      </w:pPr>
      <w:r w:rsidRPr="00C35A2C">
        <w:rPr>
          <w:rFonts w:ascii="David" w:hAnsi="David"/>
          <w:sz w:val="32"/>
          <w:rtl/>
        </w:rPr>
        <w:t>היו שם נקעים עמוקים י</w:t>
      </w:r>
      <w:r w:rsidRPr="00F10693">
        <w:rPr>
          <w:rtl/>
        </w:rPr>
        <w:t xml:space="preserve">' </w:t>
      </w:r>
      <w:r w:rsidRPr="00C35A2C">
        <w:rPr>
          <w:rFonts w:ascii="David" w:hAnsi="David"/>
          <w:sz w:val="32"/>
          <w:rtl/>
        </w:rPr>
        <w:t>טפחים, או סלעים גבוהין י</w:t>
      </w:r>
      <w:r w:rsidRPr="00F10693">
        <w:rPr>
          <w:rtl/>
        </w:rPr>
        <w:t xml:space="preserve">' </w:t>
      </w:r>
      <w:r w:rsidRPr="00C35A2C">
        <w:rPr>
          <w:rFonts w:ascii="David" w:hAnsi="David"/>
          <w:sz w:val="32"/>
          <w:rtl/>
        </w:rPr>
        <w:t>טפחים - אין נמדדין עמה, פחות מכאן - נמדדין עמה.</w:t>
      </w:r>
    </w:p>
    <w:p w14:paraId="7E458C4F" w14:textId="77777777" w:rsidR="00AC0AF5" w:rsidRPr="00C35A2C" w:rsidRDefault="00AC0AF5" w:rsidP="00982F98">
      <w:pPr>
        <w:pStyle w:val="affe"/>
        <w:framePr w:wrap="around"/>
        <w:rPr>
          <w:rtl/>
        </w:rPr>
      </w:pPr>
      <w:r w:rsidRPr="00C35A2C">
        <w:rPr>
          <w:rFonts w:hint="cs"/>
          <w:rtl/>
        </w:rPr>
        <w:t>קג.</w:t>
      </w:r>
    </w:p>
    <w:p w14:paraId="4D24BC1E" w14:textId="77777777" w:rsidR="00AC0AF5" w:rsidRPr="00C35A2C" w:rsidRDefault="00AC0AF5" w:rsidP="00AC0AF5">
      <w:pPr>
        <w:rPr>
          <w:rFonts w:ascii="David" w:hAnsi="David"/>
          <w:sz w:val="32"/>
          <w:rtl/>
        </w:rPr>
      </w:pPr>
    </w:p>
    <w:p w14:paraId="0E152948" w14:textId="77777777" w:rsidR="00AA27E5" w:rsidRDefault="00AC0AF5" w:rsidP="00AC0AF5">
      <w:pPr>
        <w:rPr>
          <w:rFonts w:ascii="David" w:hAnsi="David"/>
          <w:sz w:val="32"/>
          <w:rtl/>
        </w:rPr>
      </w:pPr>
      <w:r w:rsidRPr="00C35A2C">
        <w:rPr>
          <w:rFonts w:ascii="David" w:hAnsi="David" w:hint="cs"/>
          <w:sz w:val="32"/>
          <w:rtl/>
        </w:rPr>
        <w:t>ולא מתקדשים בפנ</w:t>
      </w:r>
      <w:r w:rsidRPr="00C35A2C">
        <w:rPr>
          <w:rFonts w:ascii="David" w:hAnsi="David"/>
          <w:sz w:val="32"/>
          <w:rtl/>
        </w:rPr>
        <w:t>"</w:t>
      </w:r>
      <w:r w:rsidRPr="00C35A2C">
        <w:rPr>
          <w:rFonts w:ascii="David" w:hAnsi="David" w:hint="cs"/>
          <w:sz w:val="32"/>
          <w:rtl/>
        </w:rPr>
        <w:t>ע לא מפני דלא הוי בית כור דהא אפי</w:t>
      </w:r>
      <w:r w:rsidRPr="00F10693">
        <w:rPr>
          <w:rFonts w:hint="cs"/>
          <w:rtl/>
        </w:rPr>
        <w:t xml:space="preserve">' </w:t>
      </w:r>
      <w:r w:rsidRPr="00C35A2C">
        <w:rPr>
          <w:rFonts w:ascii="David" w:hAnsi="David" w:hint="cs"/>
          <w:sz w:val="32"/>
          <w:rtl/>
        </w:rPr>
        <w:t>שנא</w:t>
      </w:r>
    </w:p>
    <w:p w14:paraId="1551A9D6" w14:textId="7C62575D" w:rsidR="00AC0AF5" w:rsidRDefault="00AC0AF5" w:rsidP="00AC0AF5">
      <w:pPr>
        <w:rPr>
          <w:rFonts w:ascii="David" w:hAnsi="David"/>
          <w:sz w:val="32"/>
          <w:rtl/>
        </w:rPr>
      </w:pPr>
      <w:r w:rsidRPr="00F10693">
        <w:rPr>
          <w:rFonts w:hint="cs"/>
          <w:rtl/>
        </w:rPr>
        <w:t>'</w:t>
      </w:r>
      <w:r w:rsidR="00292E15">
        <w:rPr>
          <w:rtl/>
        </w:rPr>
        <w:t>זֶ</w:t>
      </w:r>
      <w:r w:rsidR="00292E15">
        <w:rPr>
          <w:rStyle w:val="affff8"/>
          <w:rtl/>
        </w:rPr>
        <w:t>רַע חֹמֶר שְׂעֹרִים בַּחֲמִשִּׁים שֶׁקֶל כָּסֶ</w:t>
      </w:r>
      <w:r w:rsidRPr="00B011CC">
        <w:rPr>
          <w:rStyle w:val="affff8"/>
          <w:rFonts w:hint="cs"/>
          <w:rtl/>
        </w:rPr>
        <w:t>ף</w:t>
      </w:r>
      <w:r w:rsidRPr="00F10693">
        <w:rPr>
          <w:rFonts w:hint="cs"/>
          <w:rtl/>
        </w:rPr>
        <w:t xml:space="preserve">' </w:t>
      </w:r>
      <w:r w:rsidRPr="00C35A2C">
        <w:rPr>
          <w:rFonts w:ascii="David" w:hAnsi="David" w:hint="cs"/>
          <w:sz w:val="32"/>
          <w:rtl/>
        </w:rPr>
        <w:t>אמר</w:t>
      </w:r>
      <w:r w:rsidRPr="00B011CC">
        <w:rPr>
          <w:rStyle w:val="affff8"/>
          <w:rFonts w:hint="cs"/>
          <w:rtl/>
        </w:rPr>
        <w:t xml:space="preserve"> </w:t>
      </w:r>
      <w:r w:rsidRPr="00F10693">
        <w:rPr>
          <w:rFonts w:hint="cs"/>
          <w:rtl/>
        </w:rPr>
        <w:t>'</w:t>
      </w:r>
      <w:r w:rsidRPr="00292E15">
        <w:rPr>
          <w:rStyle w:val="affff8"/>
          <w:rFonts w:hint="cs"/>
          <w:rtl/>
        </w:rPr>
        <w:t>שדה'-</w:t>
      </w:r>
      <w:r w:rsidRPr="00C35A2C">
        <w:rPr>
          <w:rFonts w:ascii="David" w:hAnsi="David" w:hint="cs"/>
          <w:sz w:val="32"/>
          <w:rtl/>
        </w:rPr>
        <w:t xml:space="preserve"> מכל מקום</w:t>
      </w:r>
    </w:p>
    <w:p w14:paraId="69E546BC" w14:textId="77777777" w:rsidR="00292E15" w:rsidRPr="00292E15" w:rsidRDefault="00AC0AF5" w:rsidP="00292E15">
      <w:pPr>
        <w:pStyle w:val="36"/>
        <w:framePr w:wrap="notBeside"/>
        <w:rPr>
          <w:rtl/>
        </w:rPr>
      </w:pPr>
      <w:r w:rsidRPr="00292E15">
        <w:rPr>
          <w:rtl/>
        </w:rPr>
        <w:t xml:space="preserve">- </w:t>
      </w:r>
      <w:r w:rsidRPr="00292E15">
        <w:rPr>
          <w:rFonts w:hint="cs"/>
          <w:rtl/>
        </w:rPr>
        <w:t>אלא כרעב</w:t>
      </w:r>
      <w:r w:rsidRPr="00292E15">
        <w:rPr>
          <w:rtl/>
        </w:rPr>
        <w:t>"</w:t>
      </w:r>
      <w:r w:rsidRPr="00292E15">
        <w:rPr>
          <w:rFonts w:hint="cs"/>
          <w:rtl/>
        </w:rPr>
        <w:t>ח</w:t>
      </w:r>
      <w:r w:rsidRPr="00292E15">
        <w:rPr>
          <w:rtl/>
        </w:rPr>
        <w:t>:</w:t>
      </w:r>
    </w:p>
    <w:p w14:paraId="3E458ED5" w14:textId="1EDFF3B3" w:rsidR="00AC0AF5" w:rsidRPr="00292E15" w:rsidRDefault="00AC0AF5" w:rsidP="00292E15">
      <w:pPr>
        <w:rPr>
          <w:rtl/>
        </w:rPr>
      </w:pPr>
      <w:r w:rsidRPr="00065E76">
        <w:rPr>
          <w:rFonts w:hint="cs"/>
          <w:rtl/>
        </w:rPr>
        <w:t>ד</w:t>
      </w:r>
      <w:r w:rsidRPr="00065E76">
        <w:rPr>
          <w:rtl/>
        </w:rPr>
        <w:t xml:space="preserve">הכא בנקעים מלאים מים, </w:t>
      </w:r>
      <w:r w:rsidR="00292E15">
        <w:rPr>
          <w:rFonts w:hint="cs"/>
          <w:rtl/>
        </w:rPr>
        <w:t>שאינם</w:t>
      </w:r>
      <w:r w:rsidRPr="00065E76">
        <w:rPr>
          <w:rtl/>
        </w:rPr>
        <w:t xml:space="preserve"> בני זריעה </w:t>
      </w:r>
      <w:r w:rsidR="00292E15" w:rsidRPr="00292E15">
        <w:rPr>
          <w:rStyle w:val="afffff0"/>
          <w:rFonts w:hint="cs"/>
          <w:rtl/>
        </w:rPr>
        <w:t>כן תני</w:t>
      </w:r>
      <w:r w:rsidRPr="00292E15">
        <w:rPr>
          <w:rStyle w:val="afffff0"/>
          <w:rtl/>
        </w:rPr>
        <w:t xml:space="preserve"> דומיא דסלעים.</w:t>
      </w:r>
    </w:p>
    <w:p w14:paraId="0D856928" w14:textId="2A35E510" w:rsidR="00AC0AF5" w:rsidRPr="00C35A2C" w:rsidRDefault="00AC0AF5" w:rsidP="00AC0AF5">
      <w:pPr>
        <w:rPr>
          <w:rFonts w:ascii="David" w:hAnsi="David"/>
          <w:sz w:val="32"/>
          <w:rtl/>
        </w:rPr>
      </w:pPr>
      <w:r w:rsidRPr="00C35A2C">
        <w:rPr>
          <w:rFonts w:ascii="David" w:hAnsi="David" w:hint="cs"/>
          <w:sz w:val="32"/>
          <w:rtl/>
        </w:rPr>
        <w:t>ובפחות מזה לא נקראים נקעים</w:t>
      </w:r>
      <w:r w:rsidR="00292E15">
        <w:rPr>
          <w:rFonts w:ascii="David" w:hAnsi="David" w:hint="cs"/>
          <w:sz w:val="32"/>
          <w:rtl/>
        </w:rPr>
        <w:t xml:space="preserve"> אלא </w:t>
      </w:r>
      <w:r w:rsidRPr="00C35A2C">
        <w:rPr>
          <w:rFonts w:ascii="David" w:hAnsi="David" w:hint="cs"/>
          <w:sz w:val="32"/>
          <w:rtl/>
        </w:rPr>
        <w:t>גבשושיות</w:t>
      </w:r>
      <w:r w:rsidR="00292E15">
        <w:rPr>
          <w:rFonts w:ascii="David" w:hAnsi="David" w:hint="cs"/>
          <w:sz w:val="32"/>
          <w:rtl/>
        </w:rPr>
        <w:t>.</w:t>
      </w:r>
    </w:p>
    <w:p w14:paraId="0CB07C7D" w14:textId="77777777" w:rsidR="00292E15" w:rsidRPr="00292E15" w:rsidRDefault="00AC0AF5" w:rsidP="00292E15">
      <w:pPr>
        <w:pStyle w:val="36"/>
        <w:framePr w:wrap="notBeside"/>
        <w:rPr>
          <w:rtl/>
        </w:rPr>
      </w:pPr>
      <w:r w:rsidRPr="00292E15">
        <w:rPr>
          <w:rFonts w:hint="cs"/>
          <w:rtl/>
        </w:rPr>
        <w:t>אבל הכא אר</w:t>
      </w:r>
      <w:r w:rsidRPr="00292E15">
        <w:rPr>
          <w:rtl/>
        </w:rPr>
        <w:t>"</w:t>
      </w:r>
      <w:r w:rsidRPr="00292E15">
        <w:rPr>
          <w:rFonts w:hint="cs"/>
          <w:rtl/>
        </w:rPr>
        <w:t xml:space="preserve">פ </w:t>
      </w:r>
    </w:p>
    <w:p w14:paraId="521FECF6" w14:textId="24499E67" w:rsidR="00AC0AF5" w:rsidRPr="00C35A2C" w:rsidRDefault="00292E15" w:rsidP="00AC0AF5">
      <w:pPr>
        <w:rPr>
          <w:rtl/>
        </w:rPr>
      </w:pPr>
      <w:r>
        <w:rPr>
          <w:rFonts w:hint="cs"/>
          <w:rtl/>
        </w:rPr>
        <w:t>א</w:t>
      </w:r>
      <w:r w:rsidR="00AC0AF5" w:rsidRPr="00C35A2C">
        <w:rPr>
          <w:rFonts w:hint="cs"/>
          <w:rtl/>
        </w:rPr>
        <w:t>פי</w:t>
      </w:r>
      <w:r w:rsidR="00AC0AF5" w:rsidRPr="00F10693">
        <w:rPr>
          <w:rFonts w:hint="cs"/>
          <w:rtl/>
        </w:rPr>
        <w:t xml:space="preserve">' </w:t>
      </w:r>
      <w:r w:rsidR="00AC0AF5" w:rsidRPr="00C35A2C">
        <w:rPr>
          <w:rFonts w:hint="cs"/>
          <w:rtl/>
        </w:rPr>
        <w:t>שאין מליאים מים ד</w:t>
      </w:r>
      <w:r w:rsidR="00AC0AF5" w:rsidRPr="00C35A2C">
        <w:rPr>
          <w:rtl/>
        </w:rPr>
        <w:t>אין אדם רוצה שיתן מעותיו במקום אחד, ויראו לו כשנים ושלשה מקומות.</w:t>
      </w:r>
    </w:p>
    <w:p w14:paraId="2B4692F5" w14:textId="77777777" w:rsidR="00292E15" w:rsidRPr="00292E15" w:rsidRDefault="00AC0AF5" w:rsidP="00292E15">
      <w:pPr>
        <w:pStyle w:val="36"/>
        <w:framePr w:wrap="notBeside"/>
        <w:rPr>
          <w:rtl/>
        </w:rPr>
      </w:pPr>
      <w:r w:rsidRPr="00292E15">
        <w:rPr>
          <w:rFonts w:hint="cs"/>
          <w:rtl/>
        </w:rPr>
        <w:t>והך</w:t>
      </w:r>
    </w:p>
    <w:p w14:paraId="2DD27382" w14:textId="2C24A99A" w:rsidR="00AC0AF5" w:rsidRPr="00C35A2C" w:rsidRDefault="00AC0AF5" w:rsidP="00AC0AF5">
      <w:pPr>
        <w:rPr>
          <w:rFonts w:ascii="David" w:hAnsi="David"/>
          <w:sz w:val="32"/>
          <w:rtl/>
        </w:rPr>
      </w:pPr>
      <w:r w:rsidRPr="00C35A2C">
        <w:rPr>
          <w:rFonts w:ascii="David" w:hAnsi="David" w:hint="cs"/>
          <w:sz w:val="32"/>
          <w:rtl/>
        </w:rPr>
        <w:t>ד</w:t>
      </w:r>
      <w:r w:rsidRPr="00C35A2C">
        <w:rPr>
          <w:rFonts w:ascii="David" w:hAnsi="David"/>
          <w:sz w:val="32"/>
          <w:rtl/>
        </w:rPr>
        <w:t>תני דומיא דסלעים - אפחות מכאן.</w:t>
      </w:r>
    </w:p>
    <w:p w14:paraId="7DA60968" w14:textId="5126ECB1" w:rsidR="00AC0AF5" w:rsidRPr="001B450D" w:rsidRDefault="001B450D" w:rsidP="00AC0AF5">
      <w:pPr>
        <w:pStyle w:val="aff9"/>
        <w:rPr>
          <w:del w:id="90112" w:author="מנוע עיצוב" w:date="2026-10-08T11:01:28Z"/>
          <w:rtl/>
        </w:rPr>
      </w:pPr>
      <w:del w:id="90111" w:author="מנוע עיצוב" w:date="2026-10-08T11:01:28Z">
        <w:r w:rsidRPr="001B450D">
          <w:rPr>
            <w:rFonts w:hint="cs"/>
            <w:rtl/>
          </w:rPr>
          <w:delText xml:space="preserve">***</w:delText>
        </w:r>
      </w:del>
    </w:p>
    <w:p w14:paraId="65C3CA0C" w14:textId="77777777" w:rsidR="00AC0AF5" w:rsidRPr="00801934" w:rsidRDefault="00AC0AF5" w:rsidP="00AF2FEB">
      <w:pPr>
        <w:pStyle w:val="afffb"/>
        <w:rPr>
          <w:rtl/>
        </w:rPr>
      </w:pPr>
      <w:ins w:id="9927" w:author="מספור קטעי משנה" w:date="2026-10-06T06:44:59Z">
        <w:r>
          <w:rPr>
            <w:rStyle w:val="MisparKeta"/>
          </w:rPr>
          <w:t xml:space="preserve">ב. </w:t>
        </w:r>
      </w:ins>
      <w:r w:rsidRPr="00801934">
        <w:rPr>
          <w:rtl/>
        </w:rPr>
        <w:t>פחות מכאן נמדדין עמה.</w:t>
      </w:r>
    </w:p>
    <w:p w14:paraId="3AA9E4A7" w14:textId="1A26B9B5" w:rsidR="00011DBB" w:rsidRPr="00292E15" w:rsidRDefault="00011DBB" w:rsidP="00011DBB">
      <w:pPr>
        <w:pStyle w:val="36"/>
        <w:framePr w:wrap="notBeside"/>
        <w:rPr>
          <w:rtl/>
        </w:rPr>
      </w:pPr>
      <w:r w:rsidRPr="00292E15">
        <w:rPr>
          <w:rFonts w:hint="cs"/>
          <w:rtl/>
        </w:rPr>
        <w:t>רי</w:t>
      </w:r>
      <w:r w:rsidRPr="00292E15">
        <w:rPr>
          <w:rtl/>
        </w:rPr>
        <w:t>"</w:t>
      </w:r>
      <w:r w:rsidRPr="00292E15">
        <w:rPr>
          <w:rFonts w:hint="cs"/>
          <w:rtl/>
        </w:rPr>
        <w:t>צ</w:t>
      </w:r>
      <w:r w:rsidRPr="00292E15">
        <w:rPr>
          <w:rtl/>
        </w:rPr>
        <w:t>:</w:t>
      </w:r>
    </w:p>
    <w:p w14:paraId="6686FD95" w14:textId="77777777" w:rsidR="00292E15" w:rsidRDefault="00AC0AF5" w:rsidP="00292E15">
      <w:pPr>
        <w:rPr>
          <w:rFonts w:ascii="David" w:hAnsi="David"/>
          <w:sz w:val="32"/>
          <w:rtl/>
        </w:rPr>
      </w:pPr>
      <w:r w:rsidRPr="00C35A2C">
        <w:rPr>
          <w:rFonts w:ascii="David" w:hAnsi="David"/>
          <w:sz w:val="32"/>
          <w:rtl/>
        </w:rPr>
        <w:t>טרשים שאמרו - בית ארבעת קבין.</w:t>
      </w:r>
    </w:p>
    <w:p w14:paraId="5DFEC13F" w14:textId="77777777" w:rsidR="00292E15" w:rsidRPr="00292E15" w:rsidRDefault="00AC0AF5" w:rsidP="00292E15">
      <w:pPr>
        <w:pStyle w:val="36"/>
        <w:framePr w:wrap="notBeside"/>
        <w:rPr>
          <w:rtl/>
        </w:rPr>
      </w:pPr>
      <w:r w:rsidRPr="00292E15">
        <w:rPr>
          <w:rFonts w:hint="cs"/>
          <w:rtl/>
        </w:rPr>
        <w:t>רעב</w:t>
      </w:r>
      <w:r w:rsidRPr="00292E15">
        <w:rPr>
          <w:rtl/>
        </w:rPr>
        <w:t>"</w:t>
      </w:r>
      <w:r w:rsidRPr="00292E15">
        <w:rPr>
          <w:rFonts w:hint="cs"/>
          <w:rtl/>
        </w:rPr>
        <w:t>ח</w:t>
      </w:r>
      <w:r w:rsidRPr="00292E15">
        <w:rPr>
          <w:rtl/>
        </w:rPr>
        <w:t>:</w:t>
      </w:r>
    </w:p>
    <w:p w14:paraId="454C8107" w14:textId="1DFD484E" w:rsidR="00292E15" w:rsidRDefault="00AC0AF5" w:rsidP="00292E15">
      <w:pPr>
        <w:rPr>
          <w:rFonts w:ascii="David" w:hAnsi="David"/>
          <w:sz w:val="32"/>
          <w:rtl/>
        </w:rPr>
      </w:pPr>
      <w:r w:rsidRPr="0081371E">
        <w:rPr>
          <w:rStyle w:val="afff8"/>
          <w:rtl/>
        </w:rPr>
        <w:t>והוא</w:t>
      </w:r>
      <w:r w:rsidRPr="00C35A2C">
        <w:rPr>
          <w:rFonts w:ascii="David" w:hAnsi="David"/>
          <w:sz w:val="32"/>
          <w:rtl/>
        </w:rPr>
        <w:t>, שמובלעין בחמשת קבין.</w:t>
      </w:r>
    </w:p>
    <w:p w14:paraId="4BCE616C" w14:textId="77777777" w:rsidR="00292E15" w:rsidRPr="00292E15" w:rsidRDefault="00AC0AF5" w:rsidP="00292E15">
      <w:pPr>
        <w:pStyle w:val="36"/>
        <w:framePr w:wrap="notBeside"/>
        <w:rPr>
          <w:rtl/>
        </w:rPr>
      </w:pPr>
      <w:r w:rsidRPr="00292E15">
        <w:rPr>
          <w:rFonts w:hint="cs"/>
          <w:rtl/>
        </w:rPr>
        <w:t>מרי</w:t>
      </w:r>
      <w:r w:rsidRPr="00292E15">
        <w:rPr>
          <w:rtl/>
        </w:rPr>
        <w:t>"</w:t>
      </w:r>
      <w:r w:rsidRPr="00292E15">
        <w:rPr>
          <w:rFonts w:hint="cs"/>
          <w:rtl/>
        </w:rPr>
        <w:t>ו</w:t>
      </w:r>
      <w:r w:rsidRPr="00292E15">
        <w:rPr>
          <w:rtl/>
        </w:rPr>
        <w:t>:</w:t>
      </w:r>
    </w:p>
    <w:p w14:paraId="28B0FE97" w14:textId="2FBA28E9" w:rsidR="00AC0AF5" w:rsidRPr="00C35A2C" w:rsidRDefault="00AC0AF5" w:rsidP="00292E15">
      <w:pPr>
        <w:spacing w:after="60"/>
        <w:rPr>
          <w:rFonts w:ascii="David" w:hAnsi="David"/>
          <w:sz w:val="32"/>
          <w:rtl/>
        </w:rPr>
      </w:pPr>
      <w:r w:rsidRPr="0081371E">
        <w:rPr>
          <w:rStyle w:val="afff8"/>
          <w:rtl/>
        </w:rPr>
        <w:t>והוא</w:t>
      </w:r>
      <w:r w:rsidRPr="00C35A2C">
        <w:rPr>
          <w:rFonts w:ascii="David" w:hAnsi="David"/>
          <w:sz w:val="32"/>
          <w:rtl/>
        </w:rPr>
        <w:t>, שמובלעין ברובה של שדה.</w:t>
      </w:r>
    </w:p>
    <w:p w14:paraId="0F211A8F" w14:textId="25FD10F4" w:rsidR="00011DBB" w:rsidRPr="00292E15" w:rsidRDefault="00CB4A73" w:rsidP="00011DBB">
      <w:pPr>
        <w:pStyle w:val="36"/>
        <w:framePr w:wrap="notBeside"/>
        <w:rPr>
          <w:rtl/>
        </w:rPr>
      </w:pPr>
      <w:r>
        <w:rPr>
          <w:rFonts w:hint="cs"/>
          <w:rtl/>
        </w:rPr>
        <w:t xml:space="preserve">א. </w:t>
      </w:r>
      <w:r w:rsidR="00292E15">
        <w:rPr>
          <w:rFonts w:hint="cs"/>
          <w:rtl/>
        </w:rPr>
        <w:t>ב</w:t>
      </w:r>
      <w:r w:rsidR="00011DBB" w:rsidRPr="00292E15">
        <w:rPr>
          <w:rtl/>
        </w:rPr>
        <w:t>עי ר</w:t>
      </w:r>
      <w:r w:rsidR="00011DBB" w:rsidRPr="00292E15">
        <w:rPr>
          <w:rFonts w:hint="cs"/>
          <w:rtl/>
        </w:rPr>
        <w:t>חב</w:t>
      </w:r>
      <w:r w:rsidR="00011DBB" w:rsidRPr="00292E15">
        <w:rPr>
          <w:rtl/>
        </w:rPr>
        <w:t>"</w:t>
      </w:r>
      <w:r w:rsidR="00011DBB" w:rsidRPr="00292E15">
        <w:rPr>
          <w:rFonts w:hint="cs"/>
          <w:rtl/>
        </w:rPr>
        <w:t>א</w:t>
      </w:r>
      <w:r w:rsidR="00011DBB" w:rsidRPr="00292E15">
        <w:rPr>
          <w:rtl/>
        </w:rPr>
        <w:t>:</w:t>
      </w:r>
    </w:p>
    <w:p w14:paraId="2923A93E" w14:textId="5B42075B" w:rsidR="00AC0AF5" w:rsidRPr="00C35A2C" w:rsidRDefault="00AC0AF5" w:rsidP="00AC0AF5">
      <w:pPr>
        <w:rPr>
          <w:rFonts w:ascii="David" w:hAnsi="David"/>
          <w:sz w:val="32"/>
          <w:rtl/>
        </w:rPr>
      </w:pPr>
      <w:r w:rsidRPr="00C35A2C">
        <w:rPr>
          <w:rFonts w:ascii="David" w:hAnsi="David"/>
          <w:sz w:val="32"/>
          <w:rtl/>
        </w:rPr>
        <w:t xml:space="preserve"> רובן במעוטה ומעוטן ברובה, מהו? </w:t>
      </w:r>
      <w:r w:rsidRPr="0081371E">
        <w:rPr>
          <w:rStyle w:val="afff8"/>
          <w:rtl/>
        </w:rPr>
        <w:t>תיקו</w:t>
      </w:r>
      <w:r w:rsidRPr="00C35A2C">
        <w:rPr>
          <w:rFonts w:ascii="David" w:hAnsi="David"/>
          <w:sz w:val="32"/>
          <w:rtl/>
        </w:rPr>
        <w:t>.</w:t>
      </w:r>
    </w:p>
    <w:p w14:paraId="582086D0" w14:textId="77777777" w:rsidR="00AC0AF5" w:rsidRPr="00C35A2C" w:rsidRDefault="00AC0AF5" w:rsidP="00982F98">
      <w:pPr>
        <w:pStyle w:val="affe"/>
        <w:framePr w:wrap="around"/>
        <w:rPr>
          <w:rtl/>
        </w:rPr>
      </w:pPr>
      <w:r w:rsidRPr="00C35A2C">
        <w:rPr>
          <w:rFonts w:hint="cs"/>
          <w:rtl/>
        </w:rPr>
        <w:t>קג:</w:t>
      </w:r>
    </w:p>
    <w:p w14:paraId="2E504D0E" w14:textId="6288E270" w:rsidR="00011DBB" w:rsidRPr="00292E15" w:rsidRDefault="00011DBB" w:rsidP="00011DBB">
      <w:pPr>
        <w:pStyle w:val="36"/>
        <w:framePr w:wrap="notBeside"/>
        <w:rPr>
          <w:rtl/>
        </w:rPr>
      </w:pPr>
      <w:r w:rsidRPr="00292E15">
        <w:rPr>
          <w:rtl/>
        </w:rPr>
        <w:t>בעי רבי ירמיה:</w:t>
      </w:r>
    </w:p>
    <w:p w14:paraId="72E0CADA" w14:textId="7082F609" w:rsidR="00AC0AF5" w:rsidRPr="00C35A2C" w:rsidRDefault="00AC0AF5" w:rsidP="00AC0AF5">
      <w:pPr>
        <w:rPr>
          <w:rFonts w:ascii="David" w:hAnsi="David"/>
          <w:sz w:val="32"/>
          <w:rtl/>
        </w:rPr>
      </w:pPr>
      <w:r w:rsidRPr="00C35A2C">
        <w:rPr>
          <w:rFonts w:ascii="David" w:hAnsi="David"/>
          <w:sz w:val="32"/>
          <w:rtl/>
        </w:rPr>
        <w:t xml:space="preserve"> כשיר,</w:t>
      </w:r>
      <w:r w:rsidR="00292E15">
        <w:rPr>
          <w:rFonts w:ascii="David" w:hAnsi="David" w:hint="cs"/>
          <w:sz w:val="32"/>
          <w:rtl/>
        </w:rPr>
        <w:t xml:space="preserve"> </w:t>
      </w:r>
      <w:r w:rsidRPr="00C35A2C">
        <w:rPr>
          <w:rFonts w:ascii="David" w:hAnsi="David"/>
          <w:sz w:val="32"/>
          <w:rtl/>
        </w:rPr>
        <w:t xml:space="preserve">כשורה איצטדינין, דרך עקלתון, מהו? </w:t>
      </w:r>
      <w:r w:rsidRPr="0081371E">
        <w:rPr>
          <w:rStyle w:val="afff8"/>
          <w:rtl/>
        </w:rPr>
        <w:t>תיקו</w:t>
      </w:r>
      <w:r w:rsidRPr="00C35A2C">
        <w:rPr>
          <w:rFonts w:ascii="David" w:hAnsi="David"/>
          <w:sz w:val="32"/>
          <w:rtl/>
        </w:rPr>
        <w:t>.</w:t>
      </w:r>
    </w:p>
    <w:p w14:paraId="47AACA64" w14:textId="3607B9FC" w:rsidR="00011DBB" w:rsidRPr="00292E15" w:rsidRDefault="00011DBB" w:rsidP="00011DBB">
      <w:pPr>
        <w:pStyle w:val="36"/>
        <w:framePr w:wrap="notBeside"/>
        <w:rPr>
          <w:rtl/>
        </w:rPr>
      </w:pPr>
      <w:r w:rsidRPr="00292E15">
        <w:rPr>
          <w:rtl/>
        </w:rPr>
        <w:t>תנא:</w:t>
      </w:r>
    </w:p>
    <w:p w14:paraId="34D2FF9D" w14:textId="5A616811" w:rsidR="00AC0AF5" w:rsidRPr="00C35A2C" w:rsidRDefault="00AC0AF5" w:rsidP="00AC0AF5">
      <w:pPr>
        <w:rPr>
          <w:rFonts w:ascii="David" w:hAnsi="David"/>
          <w:sz w:val="32"/>
          <w:rtl/>
        </w:rPr>
      </w:pPr>
      <w:r w:rsidRPr="00C35A2C">
        <w:rPr>
          <w:rFonts w:ascii="David" w:hAnsi="David"/>
          <w:sz w:val="32"/>
          <w:rtl/>
        </w:rPr>
        <w:t>אם היה סלע יחידי,</w:t>
      </w:r>
      <w:r w:rsidRPr="00C35A2C">
        <w:rPr>
          <w:rFonts w:ascii="David" w:hAnsi="David" w:hint="cs"/>
          <w:sz w:val="32"/>
          <w:rtl/>
        </w:rPr>
        <w:t xml:space="preserve"> או סמוך למיצר,</w:t>
      </w:r>
      <w:r w:rsidRPr="00C35A2C">
        <w:rPr>
          <w:rFonts w:ascii="David" w:hAnsi="David"/>
          <w:sz w:val="32"/>
          <w:rtl/>
        </w:rPr>
        <w:t xml:space="preserve"> אפי</w:t>
      </w:r>
      <w:r w:rsidRPr="00F10693">
        <w:rPr>
          <w:rtl/>
        </w:rPr>
        <w:t xml:space="preserve">' </w:t>
      </w:r>
      <w:r w:rsidRPr="00C35A2C">
        <w:rPr>
          <w:rFonts w:ascii="David" w:hAnsi="David"/>
          <w:sz w:val="32"/>
          <w:rtl/>
        </w:rPr>
        <w:t>כל שהוא - אין נמדד עמה.</w:t>
      </w:r>
    </w:p>
    <w:p w14:paraId="52EDC064" w14:textId="7F9BDAB5" w:rsidR="00011DBB" w:rsidRPr="00292E15" w:rsidRDefault="00CB4A73" w:rsidP="00011DBB">
      <w:pPr>
        <w:pStyle w:val="36"/>
        <w:framePr w:wrap="notBeside"/>
        <w:rPr>
          <w:rtl/>
        </w:rPr>
      </w:pPr>
      <w:r>
        <w:rPr>
          <w:rFonts w:hint="cs"/>
          <w:rtl/>
        </w:rPr>
        <w:t xml:space="preserve">ג. </w:t>
      </w:r>
      <w:r w:rsidR="00011DBB" w:rsidRPr="00292E15">
        <w:rPr>
          <w:rtl/>
        </w:rPr>
        <w:t>עי רב פפא:</w:t>
      </w:r>
    </w:p>
    <w:p w14:paraId="1DA4EB9A" w14:textId="4F9A5D97" w:rsidR="00AC0AF5" w:rsidRPr="00C35A2C" w:rsidRDefault="00AC0AF5" w:rsidP="00AC0AF5">
      <w:pPr>
        <w:rPr>
          <w:rFonts w:ascii="David" w:hAnsi="David"/>
          <w:sz w:val="32"/>
          <w:rtl/>
        </w:rPr>
      </w:pPr>
      <w:r w:rsidRPr="00C35A2C">
        <w:rPr>
          <w:rFonts w:ascii="David" w:hAnsi="David"/>
          <w:sz w:val="32"/>
          <w:rtl/>
        </w:rPr>
        <w:t xml:space="preserve">מופסק עפר בינתים, מהו? </w:t>
      </w:r>
      <w:r w:rsidRPr="0081371E">
        <w:rPr>
          <w:rStyle w:val="afff8"/>
          <w:rtl/>
        </w:rPr>
        <w:t>תיקו</w:t>
      </w:r>
      <w:r w:rsidRPr="00C35A2C">
        <w:rPr>
          <w:rFonts w:ascii="David" w:hAnsi="David"/>
          <w:sz w:val="32"/>
          <w:rtl/>
        </w:rPr>
        <w:t>.</w:t>
      </w:r>
    </w:p>
    <w:p w14:paraId="67A1DE69" w14:textId="2694288F" w:rsidR="00011DBB" w:rsidRPr="00292E15" w:rsidRDefault="00011DBB" w:rsidP="00011DBB">
      <w:pPr>
        <w:pStyle w:val="36"/>
        <w:framePr w:wrap="notBeside"/>
        <w:rPr>
          <w:rtl/>
        </w:rPr>
      </w:pPr>
      <w:r w:rsidRPr="00292E15">
        <w:rPr>
          <w:rtl/>
        </w:rPr>
        <w:t>בעי רב אשי:</w:t>
      </w:r>
    </w:p>
    <w:p w14:paraId="5AEF23F2" w14:textId="0D9EB71D" w:rsidR="00AC0AF5" w:rsidRPr="00C35A2C" w:rsidRDefault="00AC0AF5" w:rsidP="00AC0AF5">
      <w:pPr>
        <w:rPr>
          <w:rFonts w:ascii="David" w:hAnsi="David"/>
          <w:sz w:val="32"/>
          <w:rtl/>
        </w:rPr>
      </w:pPr>
      <w:r w:rsidRPr="00B912E7">
        <w:rPr>
          <w:rFonts w:ascii="David" w:hAnsi="David"/>
          <w:sz w:val="32"/>
          <w:rtl/>
        </w:rPr>
        <w:t xml:space="preserve">עפר </w:t>
      </w:r>
      <w:r w:rsidRPr="00C35A2C">
        <w:rPr>
          <w:rFonts w:ascii="David" w:hAnsi="David"/>
          <w:sz w:val="32"/>
          <w:rtl/>
        </w:rPr>
        <w:t xml:space="preserve">מלמטה וצונמא למעלה, עפר מלמעלה וצונמא מלמטה, מהו? </w:t>
      </w:r>
      <w:r w:rsidRPr="0081371E">
        <w:rPr>
          <w:rStyle w:val="afff8"/>
          <w:rtl/>
        </w:rPr>
        <w:t>תיקו</w:t>
      </w:r>
      <w:r w:rsidRPr="00C35A2C">
        <w:rPr>
          <w:rFonts w:ascii="David" w:hAnsi="David"/>
          <w:sz w:val="32"/>
          <w:rtl/>
        </w:rPr>
        <w:t>.</w:t>
      </w:r>
    </w:p>
    <w:bookmarkEnd w:id="42"/>
    <w:p w14:paraId="2342F32D" w14:textId="5A067041" w:rsidR="00AC0AF5" w:rsidRPr="001B450D" w:rsidRDefault="001B450D" w:rsidP="00AC0AF5">
      <w:pPr>
        <w:pStyle w:val="aff9"/>
        <w:rPr>
          <w:rtl/>
        </w:rPr>
      </w:pPr>
      <w:r w:rsidRPr="001B450D">
        <w:rPr>
          <w:rFonts w:hint="cs"/>
          <w:rtl/>
        </w:rPr>
        <w:t>***</w:t>
      </w:r>
    </w:p>
    <w:p w14:paraId="5A77CD47" w14:textId="023E8B24" w:rsidR="00AC0AF5" w:rsidRPr="00C35A2C" w:rsidRDefault="00011DBB" w:rsidP="00011DBB">
      <w:pPr>
        <w:pStyle w:val="affffb"/>
        <w:framePr w:wrap="around"/>
        <w:rPr>
          <w:rtl/>
        </w:rPr>
      </w:pPr>
      <w:bookmarkStart w:id="43" w:name="_Hlk179148041"/>
      <w:del w:id="20349" w:author="קלוד" w:date="2026-10-06T10:07:33Z">
        <w:r>
          <w:rPr>
            <w:rtl/>
          </w:rPr>
          <w:delText xml:space="preserve">מתני'</w:delText>
        </w:r>
      </w:del>
      <w:ins w:id="20350" w:author="קלוד" w:date="2026-10-06T10:07:33Z">
        <w:r>
          <w:rPr>
            <w:rtl/>
          </w:rPr>
          <w:t xml:space="preserve">משנה ב</w:t>
        </w:r>
      </w:ins>
    </w:p>
    <w:bookmarkEnd w:id="43"/>
    <w:p w14:paraId="0F5F4C79" w14:textId="77777777" w:rsidR="00303511" w:rsidRDefault="00303511" w:rsidP="00DB3591">
      <w:pPr>
        <w:pStyle w:val="afff3"/>
        <w:rPr>
          <w:rtl/>
        </w:rPr>
      </w:pPr>
      <w:r w:rsidRPr="0049009A">
        <w:rPr>
          <w:rtl/>
        </w:rPr>
        <w:t xml:space="preserve">בֵּית כּוֹר עָפָר אֲנִי מוֹכֵר לָךְ – מִדָּה בְּחֶבֶל״, </w:t>
      </w:r>
    </w:p>
    <w:p w14:paraId="56057E78" w14:textId="77777777" w:rsidR="00303511" w:rsidRDefault="00303511" w:rsidP="00DB3591">
      <w:pPr>
        <w:pStyle w:val="afff3"/>
        <w:rPr>
          <w:rtl/>
        </w:rPr>
      </w:pPr>
      <w:r w:rsidRPr="0049009A">
        <w:rPr>
          <w:rtl/>
        </w:rPr>
        <w:t xml:space="preserve">פִּיחֵת כּל שֶׁהוּא – יְנַכֶּה, הוֹתִיר כׇּל שֶׁהוּא – יַחֲזִיר. </w:t>
      </w:r>
    </w:p>
    <w:p w14:paraId="2BD1AA7F" w14:textId="77777777" w:rsidR="00303511" w:rsidRPr="0049009A" w:rsidRDefault="00303511" w:rsidP="00DB3591">
      <w:pPr>
        <w:pStyle w:val="afff3"/>
      </w:pPr>
      <w:r w:rsidRPr="0049009A">
        <w:rPr>
          <w:rtl/>
        </w:rPr>
        <w:t xml:space="preserve">וְאִם אָמַר: ״הֵן חָסֵר הֵן יָתֵר״, אֲפִילּוּ פִּיחֵת רוֹבַע לִסְאָה, אוֹ הוֹתִיר רוֹבַע לִסְאָה – הִגִּיעוֹ. יוֹתֵר מִכָּאן, יַעֲשֶׂה חֶשְׁבּוֹן. </w:t>
      </w:r>
    </w:p>
    <w:p w14:paraId="25868901" w14:textId="77777777" w:rsidR="00303511" w:rsidRDefault="00303511" w:rsidP="00DB3591">
      <w:pPr>
        <w:pStyle w:val="afff3"/>
        <w:rPr>
          <w:rtl/>
        </w:rPr>
      </w:pPr>
      <w:r w:rsidRPr="0049009A">
        <w:rPr>
          <w:rtl/>
        </w:rPr>
        <w:t xml:space="preserve">מָה הוּא מַחֲזִיר לוֹ? מָעוֹת. וְאִם רָצָה, מַחֲזִיר לוֹ קַרְקַע. </w:t>
      </w:r>
    </w:p>
    <w:p w14:paraId="3542AE0D" w14:textId="77777777" w:rsidR="00303511" w:rsidRDefault="00303511" w:rsidP="00DB3591">
      <w:pPr>
        <w:pStyle w:val="afff3"/>
        <w:rPr>
          <w:rtl/>
        </w:rPr>
      </w:pPr>
      <w:r>
        <w:rPr>
          <w:rtl/>
        </w:rPr>
        <w:t xml:space="preserve">וְלָמָה אָמְרוּ מַחֲזִיר לוֹ מָעוֹת? לְיַיפּוֹת כֹּחוֹ שֶׁל מוֹכֵר – שֶׁאִם שִׁיֵּיר בַּשָּׂדֶה בֵּית תִּשְׁעָה קַבִּין, וּבַגִּינָּה בֵּית חֲצִי קַב; וּכְדִבְרֵי </w:t>
      </w:r>
      <w:r>
        <w:rPr>
          <w:rStyle w:val="TanaimMishna"/>
          <w:rtl/>
          <w:rPrChange w:id="20133" w:author="קלוד" w:date="2026-10-06T10:07:33Z">
            <w:rPr>
              <w:rtl/>
            </w:rPr>
          </w:rPrChange>
        </w:rPr>
        <w:t xml:space="preserve">רַבִּי עֲקִיבָא</w:t>
      </w:r>
      <w:r>
        <w:rPr>
          <w:rtl/>
        </w:rPr>
        <w:t xml:space="preserve"> – בֵּית רוֹבַע; מַחֲזִיר לוֹ אֶת הַקַּרְקַע. </w:t>
      </w:r>
    </w:p>
    <w:p w14:paraId="5A1BF586" w14:textId="77777777" w:rsidR="00303511" w:rsidRPr="00011DBB" w:rsidRDefault="00303511" w:rsidP="00DB3591">
      <w:pPr>
        <w:pStyle w:val="afff3"/>
        <w:rPr>
          <w:rtl/>
        </w:rPr>
      </w:pPr>
      <w:r w:rsidRPr="0049009A">
        <w:rPr>
          <w:rtl/>
        </w:rPr>
        <w:t>וְלֹא אֶת הָרוֹבַע בִּלְבַד הוּא מַחֲזִיר, אֶלָּא אֶת כָּל הַמּוֹתָר.</w:t>
      </w:r>
    </w:p>
    <w:p w14:paraId="7DA6F67C" w14:textId="77777777" w:rsidR="00303511" w:rsidRDefault="00303511" w:rsidP="00303511">
      <w:pPr>
        <w:pStyle w:val="affe"/>
        <w:framePr w:wrap="around"/>
        <w:rPr>
          <w:rtl/>
        </w:rPr>
      </w:pPr>
      <w:r w:rsidRPr="00011DBB">
        <w:rPr>
          <w:rFonts w:hint="cs"/>
          <w:rtl/>
        </w:rPr>
        <w:t>ק</w:t>
      </w:r>
      <w:r w:rsidRPr="00C35A2C">
        <w:rPr>
          <w:rFonts w:hint="cs"/>
          <w:rtl/>
        </w:rPr>
        <w:t>ד.</w:t>
      </w:r>
    </w:p>
    <w:p w14:paraId="094AE6F7" w14:textId="77777777" w:rsidR="00303511" w:rsidRDefault="00303511" w:rsidP="00303511">
      <w:pPr>
        <w:pStyle w:val="affff9"/>
        <w:rPr>
          <w:rtl/>
        </w:rPr>
      </w:pPr>
      <w:r>
        <w:rPr>
          <w:rFonts w:hint="cs"/>
          <w:rtl/>
        </w:rPr>
        <w:t>איבעיא '</w:t>
      </w:r>
      <w:r w:rsidRPr="00C35A2C">
        <w:rPr>
          <w:rtl/>
        </w:rPr>
        <w:t>בית כור</w:t>
      </w:r>
      <w:r>
        <w:rPr>
          <w:rFonts w:hint="cs"/>
          <w:rtl/>
        </w:rPr>
        <w:t>'</w:t>
      </w:r>
      <w:r w:rsidRPr="00C35A2C">
        <w:rPr>
          <w:rtl/>
        </w:rPr>
        <w:t xml:space="preserve"> </w:t>
      </w:r>
      <w:r>
        <w:rPr>
          <w:rFonts w:hint="cs"/>
          <w:rtl/>
        </w:rPr>
        <w:t>סתם</w:t>
      </w:r>
      <w:r w:rsidRPr="00C35A2C">
        <w:rPr>
          <w:rtl/>
        </w:rPr>
        <w:t>, מאי?</w:t>
      </w:r>
    </w:p>
    <w:p w14:paraId="198B4535" w14:textId="77777777" w:rsidR="00303511" w:rsidRPr="003D4ECF" w:rsidRDefault="00303511" w:rsidP="00303511">
      <w:pPr>
        <w:pStyle w:val="36"/>
        <w:framePr w:wrap="notBeside"/>
        <w:rPr>
          <w:rtl/>
        </w:rPr>
      </w:pPr>
      <w:r>
        <w:rPr>
          <w:rFonts w:hint="cs"/>
          <w:rtl/>
        </w:rPr>
        <w:t xml:space="preserve">א. </w:t>
      </w:r>
      <w:r w:rsidRPr="003D4ECF">
        <w:rPr>
          <w:rtl/>
        </w:rPr>
        <w:t>ת"</w:t>
      </w:r>
      <w:r w:rsidRPr="003D4ECF">
        <w:rPr>
          <w:rFonts w:hint="cs"/>
          <w:rtl/>
        </w:rPr>
        <w:t>ש</w:t>
      </w:r>
      <w:r w:rsidRPr="003D4ECF">
        <w:rPr>
          <w:rtl/>
        </w:rPr>
        <w:t>:</w:t>
      </w:r>
    </w:p>
    <w:p w14:paraId="0EEAD3EE" w14:textId="77777777" w:rsidR="00303511" w:rsidRPr="00C35A2C" w:rsidRDefault="00303511" w:rsidP="00303511">
      <w:pPr>
        <w:rPr>
          <w:rFonts w:ascii="David" w:hAnsi="David"/>
          <w:sz w:val="32"/>
          <w:rtl/>
        </w:rPr>
      </w:pPr>
      <w:r w:rsidRPr="00C35A2C">
        <w:rPr>
          <w:rFonts w:ascii="David" w:hAnsi="David"/>
          <w:sz w:val="32"/>
          <w:rtl/>
        </w:rPr>
        <w:t>בית כור עפר אני מוכר לך מדה בחבל, פחות כל שהוא - ינכה, יתר כל שהוא - יחזיר.</w:t>
      </w:r>
      <w:r>
        <w:rPr>
          <w:rFonts w:ascii="David" w:hAnsi="David" w:hint="cs"/>
          <w:sz w:val="32"/>
          <w:rtl/>
        </w:rPr>
        <w:t xml:space="preserve"> </w:t>
      </w:r>
      <w:r w:rsidRPr="00C35A2C">
        <w:rPr>
          <w:rFonts w:ascii="David" w:hAnsi="David"/>
          <w:sz w:val="32"/>
          <w:rtl/>
        </w:rPr>
        <w:t>הא סתמא - כהן חסר הן יתר דמי.</w:t>
      </w:r>
    </w:p>
    <w:p w14:paraId="61D1047C" w14:textId="77777777" w:rsidR="00303511" w:rsidRPr="003D4ECF" w:rsidRDefault="00303511" w:rsidP="00303511">
      <w:pPr>
        <w:pStyle w:val="36"/>
        <w:framePr w:wrap="notBeside"/>
        <w:rPr>
          <w:rtl/>
        </w:rPr>
      </w:pPr>
      <w:r w:rsidRPr="003D4ECF">
        <w:rPr>
          <w:rtl/>
        </w:rPr>
        <w:t>אימא סיפא:</w:t>
      </w:r>
    </w:p>
    <w:p w14:paraId="2AA5FDA3" w14:textId="77777777" w:rsidR="00303511" w:rsidRPr="00972180" w:rsidRDefault="00303511" w:rsidP="00303511">
      <w:pPr>
        <w:rPr>
          <w:rtl/>
        </w:rPr>
      </w:pPr>
      <w:r w:rsidRPr="00972180">
        <w:rPr>
          <w:rtl/>
        </w:rPr>
        <w:t>ואם אמר לו הן חסר הן יתר, אפילו פיחת רובע לסאה או הותיר רובע לסאה הגיעו.</w:t>
      </w:r>
      <w:r w:rsidRPr="00972180">
        <w:rPr>
          <w:rFonts w:hint="cs"/>
          <w:rtl/>
        </w:rPr>
        <w:t xml:space="preserve"> </w:t>
      </w:r>
      <w:r w:rsidRPr="00972180">
        <w:rPr>
          <w:rtl/>
        </w:rPr>
        <w:t>הא סתמא - כמדה בחבל דמי.</w:t>
      </w:r>
      <w:r w:rsidRPr="00972180">
        <w:rPr>
          <w:rFonts w:hint="cs"/>
          <w:rtl/>
        </w:rPr>
        <w:t xml:space="preserve"> </w:t>
      </w:r>
    </w:p>
    <w:p w14:paraId="3D0021F8" w14:textId="77777777" w:rsidR="00303511" w:rsidRPr="003D4ECF" w:rsidRDefault="00303511" w:rsidP="00303511">
      <w:pPr>
        <w:pStyle w:val="36"/>
        <w:framePr w:wrap="notBeside"/>
        <w:rPr>
          <w:rtl/>
        </w:rPr>
      </w:pPr>
      <w:r w:rsidRPr="003D4ECF">
        <w:rPr>
          <w:rFonts w:hint="cs"/>
          <w:rtl/>
        </w:rPr>
        <w:t>-</w:t>
      </w:r>
    </w:p>
    <w:p w14:paraId="4923F312" w14:textId="77777777" w:rsidR="00303511" w:rsidRPr="00C35A2C" w:rsidRDefault="00303511" w:rsidP="00303511">
      <w:pPr>
        <w:rPr>
          <w:rFonts w:ascii="David" w:hAnsi="David"/>
          <w:sz w:val="32"/>
          <w:rtl/>
        </w:rPr>
      </w:pPr>
      <w:r w:rsidRPr="00C35A2C">
        <w:rPr>
          <w:rFonts w:ascii="David" w:hAnsi="David"/>
          <w:sz w:val="32"/>
          <w:rtl/>
        </w:rPr>
        <w:t>אלא מ</w:t>
      </w:r>
      <w:r>
        <w:rPr>
          <w:rFonts w:ascii="David" w:hAnsi="David" w:hint="cs"/>
          <w:sz w:val="32"/>
          <w:rtl/>
        </w:rPr>
        <w:t>הך אין להוכיח.</w:t>
      </w:r>
    </w:p>
    <w:p w14:paraId="0330DA6D" w14:textId="77777777" w:rsidR="00303511" w:rsidRPr="003D4ECF" w:rsidRDefault="00303511" w:rsidP="00303511">
      <w:pPr>
        <w:pStyle w:val="36"/>
        <w:framePr w:wrap="notBeside"/>
        <w:rPr>
          <w:rtl/>
        </w:rPr>
      </w:pPr>
      <w:r>
        <w:rPr>
          <w:rFonts w:hint="cs"/>
          <w:rtl/>
        </w:rPr>
        <w:t xml:space="preserve">ב. </w:t>
      </w:r>
      <w:r w:rsidRPr="003D4ECF">
        <w:rPr>
          <w:rtl/>
        </w:rPr>
        <w:t>ת"ש:</w:t>
      </w:r>
    </w:p>
    <w:p w14:paraId="043835C2" w14:textId="77777777" w:rsidR="00303511" w:rsidRPr="00C35A2C" w:rsidRDefault="00303511" w:rsidP="00303511">
      <w:pPr>
        <w:rPr>
          <w:rFonts w:ascii="David" w:hAnsi="David"/>
          <w:sz w:val="32"/>
          <w:rtl/>
        </w:rPr>
      </w:pPr>
      <w:r w:rsidRPr="00C35A2C">
        <w:rPr>
          <w:rFonts w:ascii="David" w:hAnsi="David"/>
          <w:sz w:val="32"/>
          <w:rtl/>
        </w:rPr>
        <w:t>בית כור עפר אני מוכר לך, כבית כור עפר אני מוכר לך, הן חסר הן יתר אני מוכר לך, אפילו פיחת רובע</w:t>
      </w:r>
      <w:r>
        <w:rPr>
          <w:rFonts w:ascii="David" w:hAnsi="David"/>
          <w:sz w:val="32"/>
          <w:rtl/>
        </w:rPr>
        <w:t xml:space="preserve"> לסאה או הותיר רובע לסאה </w:t>
      </w:r>
      <w:r w:rsidRPr="00C35A2C">
        <w:rPr>
          <w:rFonts w:ascii="David" w:hAnsi="David"/>
          <w:sz w:val="32"/>
          <w:rtl/>
        </w:rPr>
        <w:t>הגיעו.</w:t>
      </w:r>
      <w:r w:rsidRPr="00C35A2C">
        <w:rPr>
          <w:rFonts w:ascii="David" w:hAnsi="David" w:hint="cs"/>
          <w:sz w:val="32"/>
          <w:rtl/>
        </w:rPr>
        <w:t xml:space="preserve"> - </w:t>
      </w:r>
      <w:r w:rsidRPr="00C35A2C">
        <w:rPr>
          <w:rFonts w:ascii="David" w:hAnsi="David"/>
          <w:sz w:val="32"/>
          <w:rtl/>
        </w:rPr>
        <w:t xml:space="preserve">אלמא, סתמא </w:t>
      </w:r>
      <w:r>
        <w:rPr>
          <w:rFonts w:ascii="David" w:hAnsi="David" w:hint="cs"/>
          <w:sz w:val="32"/>
          <w:rtl/>
        </w:rPr>
        <w:t xml:space="preserve">גם </w:t>
      </w:r>
      <w:r w:rsidRPr="00C35A2C">
        <w:rPr>
          <w:rFonts w:ascii="David" w:hAnsi="David"/>
          <w:sz w:val="32"/>
          <w:rtl/>
        </w:rPr>
        <w:t>כהן חסר הן יתר דמי.</w:t>
      </w:r>
    </w:p>
    <w:p w14:paraId="7B7302C1" w14:textId="77777777" w:rsidR="00303511" w:rsidRPr="003D4ECF" w:rsidRDefault="00303511" w:rsidP="00303511">
      <w:pPr>
        <w:pStyle w:val="36"/>
        <w:framePr w:wrap="notBeside"/>
        <w:rPr>
          <w:rtl/>
        </w:rPr>
      </w:pPr>
      <w:r w:rsidRPr="003D4ECF">
        <w:rPr>
          <w:rtl/>
        </w:rPr>
        <w:t>-</w:t>
      </w:r>
      <w:r>
        <w:rPr>
          <w:rFonts w:hint="cs"/>
          <w:rtl/>
        </w:rPr>
        <w:t>שם</w:t>
      </w:r>
    </w:p>
    <w:p w14:paraId="063DAE8D" w14:textId="77777777" w:rsidR="00303511" w:rsidRPr="00065E76" w:rsidRDefault="00303511" w:rsidP="00303511">
      <w:pPr>
        <w:rPr>
          <w:rtl/>
        </w:rPr>
      </w:pPr>
      <w:r w:rsidRPr="0049009A">
        <w:rPr>
          <w:rStyle w:val="affffe"/>
          <w:rtl/>
        </w:rPr>
        <w:t>מפרש:</w:t>
      </w:r>
      <w:r w:rsidRPr="00065E76">
        <w:rPr>
          <w:rtl/>
        </w:rPr>
        <w:t xml:space="preserve"> איזהו בית כור שהיא כבית כור? </w:t>
      </w:r>
      <w:r w:rsidRPr="0049009A">
        <w:rPr>
          <w:rStyle w:val="affffe"/>
          <w:rtl/>
        </w:rPr>
        <w:t>כגון דא"ל</w:t>
      </w:r>
      <w:r w:rsidRPr="00065E76">
        <w:rPr>
          <w:rtl/>
        </w:rPr>
        <w:t xml:space="preserve"> הן חסר הן יתר.</w:t>
      </w:r>
    </w:p>
    <w:p w14:paraId="075E18F0" w14:textId="77777777" w:rsidR="00303511" w:rsidRPr="003D4ECF" w:rsidRDefault="00303511" w:rsidP="00303511">
      <w:pPr>
        <w:pStyle w:val="36"/>
        <w:framePr w:wrap="notBeside"/>
        <w:rPr>
          <w:rtl/>
        </w:rPr>
      </w:pPr>
      <w:r w:rsidRPr="003D4ECF">
        <w:rPr>
          <w:rtl/>
        </w:rPr>
        <w:t xml:space="preserve">מתקיף </w:t>
      </w:r>
      <w:r>
        <w:rPr>
          <w:rFonts w:hint="cs"/>
          <w:rtl/>
        </w:rPr>
        <w:t>ר''א</w:t>
      </w:r>
      <w:r w:rsidRPr="003D4ECF">
        <w:rPr>
          <w:rtl/>
        </w:rPr>
        <w:t>:</w:t>
      </w:r>
    </w:p>
    <w:p w14:paraId="3FEF6E21" w14:textId="77777777" w:rsidR="00303511" w:rsidRPr="0049009A" w:rsidRDefault="00303511" w:rsidP="00303511">
      <w:pPr>
        <w:rPr>
          <w:rFonts w:ascii="David" w:hAnsi="David"/>
          <w:sz w:val="32"/>
          <w:rtl/>
        </w:rPr>
      </w:pPr>
      <w:r w:rsidRPr="00C35A2C">
        <w:rPr>
          <w:rFonts w:ascii="David" w:hAnsi="David"/>
          <w:sz w:val="32"/>
          <w:rtl/>
        </w:rPr>
        <w:t xml:space="preserve">א"כ, אני מוכר לך למה לי? </w:t>
      </w:r>
      <w:r w:rsidRPr="0049009A">
        <w:rPr>
          <w:rStyle w:val="affffe"/>
          <w:rtl/>
        </w:rPr>
        <w:t xml:space="preserve">אלא </w:t>
      </w:r>
      <w:r w:rsidRPr="0049009A">
        <w:rPr>
          <w:rStyle w:val="affffe"/>
          <w:rFonts w:hint="cs"/>
          <w:rtl/>
        </w:rPr>
        <w:t>ש</w:t>
      </w:r>
      <w:r w:rsidRPr="0049009A">
        <w:rPr>
          <w:rStyle w:val="affffe"/>
          <w:rtl/>
        </w:rPr>
        <w:t>"</w:t>
      </w:r>
      <w:r w:rsidRPr="0049009A">
        <w:rPr>
          <w:rStyle w:val="affffe"/>
          <w:rFonts w:hint="cs"/>
          <w:rtl/>
        </w:rPr>
        <w:t>מ</w:t>
      </w:r>
      <w:r w:rsidRPr="0049009A">
        <w:rPr>
          <w:rStyle w:val="affffe"/>
          <w:rtl/>
        </w:rPr>
        <w:t>:</w:t>
      </w:r>
      <w:r w:rsidRPr="0081371E">
        <w:rPr>
          <w:rStyle w:val="afff8"/>
          <w:rtl/>
        </w:rPr>
        <w:t xml:space="preserve"> </w:t>
      </w:r>
      <w:r>
        <w:rPr>
          <w:rStyle w:val="afff8"/>
          <w:rFonts w:hint="cs"/>
          <w:rtl/>
        </w:rPr>
        <w:t>גם ב</w:t>
      </w:r>
      <w:r w:rsidRPr="0081371E">
        <w:rPr>
          <w:rStyle w:val="afff8"/>
          <w:rtl/>
        </w:rPr>
        <w:t>סת</w:t>
      </w:r>
      <w:r>
        <w:rPr>
          <w:rStyle w:val="afff8"/>
          <w:rFonts w:hint="cs"/>
          <w:rtl/>
        </w:rPr>
        <w:t xml:space="preserve">ם </w:t>
      </w:r>
      <w:r w:rsidRPr="0081371E">
        <w:rPr>
          <w:rStyle w:val="afff8"/>
          <w:rtl/>
        </w:rPr>
        <w:t>כהן חסר הן יתר</w:t>
      </w:r>
    </w:p>
    <w:p w14:paraId="5F60B1A4" w14:textId="77777777" w:rsidR="00303511" w:rsidRPr="00011DBB" w:rsidRDefault="00303511" w:rsidP="00303511">
      <w:pPr>
        <w:pStyle w:val="afffb"/>
        <w:rPr>
          <w:rtl/>
        </w:rPr>
      </w:pPr>
      <w:ins w:id="9929" w:author="מספור קטעי משנה" w:date="2026-10-06T06:44:59Z">
        <w:r>
          <w:rPr>
            <w:rStyle w:val="MisparKeta"/>
          </w:rPr>
          <w:t xml:space="preserve">א. </w:t>
        </w:r>
      </w:ins>
      <w:r w:rsidRPr="00011DBB">
        <w:rPr>
          <w:rtl/>
        </w:rPr>
        <w:t>מהו מחזיר לו? מעות וכו'.</w:t>
      </w:r>
    </w:p>
    <w:p w14:paraId="1B8BCFA0" w14:textId="77777777" w:rsidR="00303511" w:rsidRDefault="00303511" w:rsidP="00303511">
      <w:pPr>
        <w:rPr>
          <w:rFonts w:ascii="David" w:hAnsi="David"/>
          <w:sz w:val="32"/>
          <w:rtl/>
        </w:rPr>
      </w:pPr>
      <w:r w:rsidRPr="00C35A2C">
        <w:rPr>
          <w:rFonts w:ascii="David" w:hAnsi="David"/>
          <w:sz w:val="32"/>
          <w:rtl/>
        </w:rPr>
        <w:t>ליפות כחו של מוכר אמרי</w:t>
      </w:r>
      <w:r w:rsidRPr="00F10693">
        <w:rPr>
          <w:rtl/>
        </w:rPr>
        <w:t>',</w:t>
      </w:r>
      <w:r w:rsidRPr="00C35A2C">
        <w:rPr>
          <w:rFonts w:ascii="David" w:hAnsi="David"/>
          <w:sz w:val="32"/>
          <w:rtl/>
        </w:rPr>
        <w:t xml:space="preserve"> ליפות כחו של לוקח לא אמרינן, </w:t>
      </w:r>
    </w:p>
    <w:p w14:paraId="5DA8E7F1" w14:textId="77777777" w:rsidR="00303511" w:rsidRPr="0049009A" w:rsidRDefault="00303511" w:rsidP="00303511">
      <w:pPr>
        <w:pStyle w:val="36"/>
        <w:framePr w:wrap="notBeside"/>
        <w:rPr>
          <w:rtl/>
        </w:rPr>
      </w:pPr>
      <w:r w:rsidRPr="0049009A">
        <w:rPr>
          <w:rtl/>
        </w:rPr>
        <w:t>והתניא:</w:t>
      </w:r>
    </w:p>
    <w:p w14:paraId="33D6F8F2" w14:textId="77777777" w:rsidR="00303511" w:rsidRDefault="00303511" w:rsidP="00303511">
      <w:pPr>
        <w:rPr>
          <w:rFonts w:ascii="David" w:hAnsi="David"/>
          <w:sz w:val="32"/>
          <w:rtl/>
        </w:rPr>
      </w:pPr>
      <w:r w:rsidRPr="00C35A2C">
        <w:rPr>
          <w:rFonts w:ascii="David" w:hAnsi="David"/>
          <w:sz w:val="32"/>
          <w:rtl/>
        </w:rPr>
        <w:t xml:space="preserve">פיחת </w:t>
      </w:r>
      <w:r>
        <w:rPr>
          <w:rFonts w:ascii="David" w:hAnsi="David" w:hint="cs"/>
          <w:sz w:val="32"/>
          <w:rtl/>
        </w:rPr>
        <w:t xml:space="preserve">או הותיר </w:t>
      </w:r>
      <w:r w:rsidRPr="00C35A2C">
        <w:rPr>
          <w:rFonts w:ascii="David" w:hAnsi="David"/>
          <w:sz w:val="32"/>
          <w:rtl/>
        </w:rPr>
        <w:t>שבעת קבין ומחצה לכור</w:t>
      </w:r>
      <w:r>
        <w:rPr>
          <w:rFonts w:ascii="David" w:hAnsi="David" w:hint="cs"/>
          <w:sz w:val="32"/>
          <w:rtl/>
        </w:rPr>
        <w:t>-</w:t>
      </w:r>
      <w:r w:rsidRPr="00C35A2C">
        <w:rPr>
          <w:rFonts w:ascii="David" w:hAnsi="David"/>
          <w:sz w:val="32"/>
          <w:rtl/>
        </w:rPr>
        <w:t xml:space="preserve"> </w:t>
      </w:r>
      <w:r>
        <w:rPr>
          <w:rFonts w:ascii="David" w:hAnsi="David"/>
          <w:sz w:val="32"/>
          <w:rtl/>
        </w:rPr>
        <w:t xml:space="preserve">הגיעו, </w:t>
      </w:r>
    </w:p>
    <w:p w14:paraId="59192112" w14:textId="77777777" w:rsidR="00303511" w:rsidRPr="00C35A2C" w:rsidRDefault="00303511" w:rsidP="00303511">
      <w:pPr>
        <w:rPr>
          <w:rFonts w:ascii="David" w:hAnsi="David"/>
          <w:sz w:val="32"/>
          <w:rtl/>
        </w:rPr>
      </w:pPr>
      <w:r>
        <w:rPr>
          <w:rFonts w:ascii="David" w:hAnsi="David"/>
          <w:sz w:val="32"/>
          <w:rtl/>
        </w:rPr>
        <w:t xml:space="preserve">יותר מכאן </w:t>
      </w:r>
      <w:r>
        <w:rPr>
          <w:rFonts w:ascii="David" w:hAnsi="David" w:hint="cs"/>
          <w:sz w:val="32"/>
          <w:rtl/>
        </w:rPr>
        <w:t xml:space="preserve">- </w:t>
      </w:r>
      <w:r w:rsidRPr="00C35A2C">
        <w:rPr>
          <w:rFonts w:ascii="David" w:hAnsi="David"/>
          <w:sz w:val="32"/>
          <w:rtl/>
        </w:rPr>
        <w:t>כופין את המוכר למכור ואת הלוקח ליקח.</w:t>
      </w:r>
    </w:p>
    <w:p w14:paraId="3416A27B" w14:textId="77777777" w:rsidR="00303511" w:rsidRPr="0049009A" w:rsidRDefault="00303511" w:rsidP="00303511">
      <w:pPr>
        <w:pStyle w:val="36"/>
        <w:framePr w:wrap="notBeside"/>
        <w:rPr>
          <w:rtl/>
        </w:rPr>
      </w:pPr>
      <w:r w:rsidRPr="0049009A">
        <w:rPr>
          <w:rtl/>
        </w:rPr>
        <w:t>- התם</w:t>
      </w:r>
    </w:p>
    <w:p w14:paraId="63641496" w14:textId="77777777" w:rsidR="00303511" w:rsidRDefault="00303511" w:rsidP="00303511">
      <w:pPr>
        <w:rPr>
          <w:rStyle w:val="affffe"/>
          <w:rtl/>
        </w:rPr>
      </w:pPr>
      <w:r>
        <w:rPr>
          <w:rFonts w:hint="cs"/>
          <w:rtl/>
        </w:rPr>
        <w:t>ש</w:t>
      </w:r>
      <w:r w:rsidRPr="00065E76">
        <w:rPr>
          <w:rtl/>
        </w:rPr>
        <w:t>ה</w:t>
      </w:r>
      <w:r w:rsidRPr="00065E76">
        <w:rPr>
          <w:rFonts w:hint="cs"/>
          <w:rtl/>
        </w:rPr>
        <w:t>י</w:t>
      </w:r>
      <w:r w:rsidRPr="00065E76">
        <w:rPr>
          <w:rtl/>
        </w:rPr>
        <w:t>ה יקר</w:t>
      </w:r>
      <w:r w:rsidRPr="00065E76">
        <w:rPr>
          <w:rFonts w:hint="cs"/>
          <w:rtl/>
        </w:rPr>
        <w:t xml:space="preserve"> מתחילה והוזל עכשיו</w:t>
      </w:r>
      <w:r>
        <w:rPr>
          <w:rFonts w:hint="cs"/>
          <w:rtl/>
        </w:rPr>
        <w:t xml:space="preserve">, </w:t>
      </w:r>
    </w:p>
    <w:p w14:paraId="11769869" w14:textId="77777777" w:rsidR="00303511" w:rsidRPr="00972180" w:rsidRDefault="00303511" w:rsidP="00303511">
      <w:pPr>
        <w:rPr>
          <w:rFonts w:ascii="BA Vilna Bold" w:hAnsi="BA Vilna Bold" w:cs="BA Vilna Bold"/>
          <w:b/>
          <w:sz w:val="14"/>
          <w:szCs w:val="14"/>
          <w:rtl/>
        </w:rPr>
      </w:pPr>
      <w:r>
        <w:rPr>
          <w:rStyle w:val="affffe"/>
          <w:rFonts w:hint="cs"/>
          <w:rtl/>
        </w:rPr>
        <w:t>דא''ל:</w:t>
      </w:r>
      <w:r>
        <w:rPr>
          <w:rStyle w:val="affffe"/>
        </w:rPr>
        <w:t xml:space="preserve"> </w:t>
      </w:r>
      <w:r w:rsidRPr="00065E76">
        <w:rPr>
          <w:rFonts w:hint="cs"/>
          <w:rtl/>
        </w:rPr>
        <w:t>אי קרקע אתה נותן לי תן לי כזול דעכשיו</w:t>
      </w:r>
    </w:p>
    <w:p w14:paraId="0DC1A66D" w14:textId="77777777" w:rsidR="00303511" w:rsidRPr="0049009A" w:rsidRDefault="00303511" w:rsidP="00303511">
      <w:pPr>
        <w:pStyle w:val="36"/>
        <w:framePr w:wrap="notBeside"/>
        <w:rPr>
          <w:rtl/>
        </w:rPr>
      </w:pPr>
      <w:r w:rsidRPr="0049009A">
        <w:rPr>
          <w:rFonts w:hint="cs"/>
          <w:rtl/>
        </w:rPr>
        <w:t>והך</w:t>
      </w:r>
    </w:p>
    <w:p w14:paraId="591A5280" w14:textId="77777777" w:rsidR="00303511" w:rsidRDefault="00303511" w:rsidP="00303511">
      <w:pPr>
        <w:rPr>
          <w:rFonts w:ascii="David" w:hAnsi="David"/>
          <w:sz w:val="32"/>
          <w:rtl/>
        </w:rPr>
      </w:pPr>
      <w:r w:rsidRPr="00C35A2C">
        <w:rPr>
          <w:rFonts w:ascii="David" w:hAnsi="David" w:hint="cs"/>
          <w:sz w:val="32"/>
          <w:rtl/>
        </w:rPr>
        <w:t>ד</w:t>
      </w:r>
      <w:r>
        <w:rPr>
          <w:rFonts w:ascii="David" w:hAnsi="David"/>
          <w:sz w:val="32"/>
          <w:rtl/>
        </w:rPr>
        <w:t>כשהוא נותן לו</w:t>
      </w:r>
      <w:r w:rsidRPr="00C35A2C">
        <w:rPr>
          <w:rFonts w:ascii="David" w:hAnsi="David"/>
          <w:sz w:val="32"/>
          <w:rtl/>
        </w:rPr>
        <w:t xml:space="preserve"> </w:t>
      </w:r>
      <w:r>
        <w:rPr>
          <w:rFonts w:ascii="David" w:hAnsi="David" w:hint="cs"/>
          <w:sz w:val="32"/>
          <w:rtl/>
        </w:rPr>
        <w:t>-</w:t>
      </w:r>
      <w:r w:rsidRPr="00C35A2C">
        <w:rPr>
          <w:rFonts w:ascii="David" w:hAnsi="David"/>
          <w:sz w:val="32"/>
          <w:rtl/>
        </w:rPr>
        <w:t>כשער שלקח ממנו.</w:t>
      </w:r>
      <w:r w:rsidRPr="00C35A2C">
        <w:rPr>
          <w:rFonts w:ascii="David" w:hAnsi="David" w:hint="cs"/>
          <w:sz w:val="32"/>
          <w:rtl/>
        </w:rPr>
        <w:t xml:space="preserve"> </w:t>
      </w:r>
    </w:p>
    <w:p w14:paraId="61DBED76" w14:textId="77777777" w:rsidR="00303511" w:rsidRPr="0049009A" w:rsidRDefault="00303511" w:rsidP="00303511">
      <w:pPr>
        <w:pStyle w:val="36"/>
        <w:framePr w:wrap="notBeside"/>
        <w:rPr>
          <w:rtl/>
        </w:rPr>
      </w:pPr>
      <w:r w:rsidRPr="0049009A">
        <w:rPr>
          <w:rFonts w:hint="cs"/>
          <w:rtl/>
        </w:rPr>
        <w:lastRenderedPageBreak/>
        <w:t>- ש</w:t>
      </w:r>
      <w:r w:rsidRPr="0049009A">
        <w:rPr>
          <w:rtl/>
        </w:rPr>
        <w:t>ם</w:t>
      </w:r>
    </w:p>
    <w:p w14:paraId="4D31B676" w14:textId="77777777" w:rsidR="00303511" w:rsidRDefault="00303511" w:rsidP="00303511">
      <w:pPr>
        <w:rPr>
          <w:rFonts w:ascii="David" w:hAnsi="David"/>
          <w:sz w:val="32"/>
          <w:rtl/>
        </w:rPr>
      </w:pPr>
      <w:r w:rsidRPr="00C35A2C">
        <w:rPr>
          <w:rFonts w:ascii="David" w:hAnsi="David"/>
          <w:sz w:val="32"/>
          <w:rtl/>
        </w:rPr>
        <w:t>כגון דה</w:t>
      </w:r>
      <w:r w:rsidRPr="00C35A2C">
        <w:rPr>
          <w:rFonts w:ascii="David" w:hAnsi="David" w:hint="cs"/>
          <w:sz w:val="32"/>
          <w:rtl/>
        </w:rPr>
        <w:t>יה זול מתחילה והתייקר עכשיו</w:t>
      </w:r>
    </w:p>
    <w:p w14:paraId="0731AA9B" w14:textId="77777777" w:rsidR="00303511" w:rsidRPr="00801934" w:rsidRDefault="00303511" w:rsidP="00303511">
      <w:pPr>
        <w:pStyle w:val="afffb"/>
        <w:rPr>
          <w:rtl/>
        </w:rPr>
      </w:pPr>
      <w:ins w:id="9930" w:author="מספור קטעי משנה" w:date="2026-10-06T06:44:59Z">
        <w:r>
          <w:rPr>
            <w:rStyle w:val="MisparKeta"/>
          </w:rPr>
          <w:t xml:space="preserve">ב. </w:t>
        </w:r>
      </w:ins>
      <w:r w:rsidRPr="00801934">
        <w:rPr>
          <w:rtl/>
        </w:rPr>
        <w:t>שאם שייר בשדה בית ט' קבין וכו'.</w:t>
      </w:r>
    </w:p>
    <w:p w14:paraId="176AB8B4" w14:textId="77777777" w:rsidR="00303511" w:rsidRPr="0049009A" w:rsidRDefault="00303511" w:rsidP="00303511">
      <w:pPr>
        <w:pStyle w:val="36"/>
        <w:framePr w:wrap="notBeside"/>
        <w:rPr>
          <w:rtl/>
        </w:rPr>
      </w:pPr>
      <w:r w:rsidRPr="0049009A">
        <w:rPr>
          <w:rFonts w:hint="cs"/>
          <w:rtl/>
        </w:rPr>
        <w:t>ר''ה</w:t>
      </w:r>
      <w:r w:rsidRPr="0049009A">
        <w:rPr>
          <w:rtl/>
        </w:rPr>
        <w:t>:</w:t>
      </w:r>
    </w:p>
    <w:p w14:paraId="743C944C" w14:textId="77777777" w:rsidR="00303511" w:rsidRPr="00C35A2C" w:rsidRDefault="00303511" w:rsidP="00303511">
      <w:pPr>
        <w:rPr>
          <w:rFonts w:ascii="David" w:hAnsi="David"/>
          <w:sz w:val="32"/>
          <w:rtl/>
        </w:rPr>
      </w:pPr>
      <w:r w:rsidRPr="00C35A2C">
        <w:rPr>
          <w:rFonts w:ascii="David" w:hAnsi="David"/>
          <w:sz w:val="32"/>
          <w:rtl/>
        </w:rPr>
        <w:t>ט</w:t>
      </w:r>
      <w:r w:rsidRPr="00F10693">
        <w:rPr>
          <w:rtl/>
        </w:rPr>
        <w:t xml:space="preserve">' </w:t>
      </w:r>
      <w:r w:rsidRPr="00C35A2C">
        <w:rPr>
          <w:rFonts w:ascii="David" w:hAnsi="David"/>
          <w:sz w:val="32"/>
          <w:rtl/>
        </w:rPr>
        <w:t>קבין שאמרו, ואפי</w:t>
      </w:r>
      <w:r w:rsidRPr="00F10693">
        <w:rPr>
          <w:rtl/>
        </w:rPr>
        <w:t xml:space="preserve">' </w:t>
      </w:r>
      <w:r w:rsidRPr="00C35A2C">
        <w:rPr>
          <w:rFonts w:ascii="David" w:hAnsi="David"/>
          <w:sz w:val="32"/>
          <w:rtl/>
        </w:rPr>
        <w:t>בבקעה גדולה.</w:t>
      </w:r>
    </w:p>
    <w:p w14:paraId="53122FAE" w14:textId="77777777" w:rsidR="00303511" w:rsidRPr="0049009A" w:rsidRDefault="00303511" w:rsidP="00303511">
      <w:pPr>
        <w:pStyle w:val="36"/>
        <w:framePr w:wrap="notBeside"/>
        <w:rPr>
          <w:rtl/>
        </w:rPr>
      </w:pPr>
      <w:r w:rsidRPr="0049009A">
        <w:rPr>
          <w:rFonts w:hint="cs"/>
          <w:rtl/>
        </w:rPr>
        <w:t>ור</w:t>
      </w:r>
      <w:r w:rsidRPr="0049009A">
        <w:rPr>
          <w:rtl/>
        </w:rPr>
        <w:t>"</w:t>
      </w:r>
      <w:r w:rsidRPr="0049009A">
        <w:rPr>
          <w:rFonts w:hint="cs"/>
          <w:rtl/>
        </w:rPr>
        <w:t>נ</w:t>
      </w:r>
      <w:r w:rsidRPr="0049009A">
        <w:rPr>
          <w:rtl/>
        </w:rPr>
        <w:t>:</w:t>
      </w:r>
    </w:p>
    <w:p w14:paraId="7BBBFAA7" w14:textId="77777777" w:rsidR="00303511" w:rsidRPr="00C35A2C" w:rsidRDefault="00303511" w:rsidP="00303511">
      <w:pPr>
        <w:rPr>
          <w:rFonts w:ascii="David" w:hAnsi="David"/>
          <w:sz w:val="32"/>
          <w:rtl/>
        </w:rPr>
      </w:pPr>
      <w:r w:rsidRPr="00C35A2C">
        <w:rPr>
          <w:rFonts w:ascii="David" w:hAnsi="David"/>
          <w:sz w:val="32"/>
          <w:rtl/>
        </w:rPr>
        <w:t>נותן שבעת קבין ומחצה לכל כור וכור.</w:t>
      </w:r>
    </w:p>
    <w:p w14:paraId="758BCDB4" w14:textId="77777777" w:rsidR="00303511" w:rsidRPr="00C35A2C" w:rsidRDefault="00303511" w:rsidP="00303511">
      <w:pPr>
        <w:pStyle w:val="affe"/>
        <w:framePr w:wrap="around"/>
        <w:rPr>
          <w:rtl/>
        </w:rPr>
      </w:pPr>
      <w:r w:rsidRPr="00C35A2C">
        <w:rPr>
          <w:rFonts w:hint="cs"/>
          <w:rtl/>
        </w:rPr>
        <w:t>קד:</w:t>
      </w:r>
    </w:p>
    <w:p w14:paraId="0F5F681B" w14:textId="77777777" w:rsidR="00303511" w:rsidRPr="00C35A2C" w:rsidRDefault="00303511" w:rsidP="00303511">
      <w:pPr>
        <w:rPr>
          <w:rFonts w:ascii="David" w:hAnsi="David"/>
          <w:sz w:val="32"/>
          <w:rtl/>
        </w:rPr>
      </w:pPr>
      <w:r w:rsidRPr="00C35A2C">
        <w:rPr>
          <w:rFonts w:ascii="David" w:hAnsi="David"/>
          <w:sz w:val="32"/>
          <w:rtl/>
        </w:rPr>
        <w:t>ואי איכא מילתא יתירא לתשעת קבין - הדרי.</w:t>
      </w:r>
    </w:p>
    <w:p w14:paraId="5A299512" w14:textId="77777777" w:rsidR="00303511" w:rsidRPr="0049009A" w:rsidRDefault="00303511" w:rsidP="00303511">
      <w:pPr>
        <w:pStyle w:val="36"/>
        <w:framePr w:wrap="notBeside"/>
        <w:rPr>
          <w:rtl/>
        </w:rPr>
      </w:pPr>
      <w:r w:rsidRPr="0049009A">
        <w:rPr>
          <w:rtl/>
        </w:rPr>
        <w:t>איתיביה רבא לר"נ:</w:t>
      </w:r>
    </w:p>
    <w:p w14:paraId="0848B566" w14:textId="77777777" w:rsidR="00303511" w:rsidRPr="00972180" w:rsidRDefault="00303511" w:rsidP="00303511">
      <w:pPr>
        <w:rPr>
          <w:rFonts w:ascii="David" w:hAnsi="David"/>
          <w:spacing w:val="2"/>
          <w:sz w:val="32"/>
          <w:rtl/>
        </w:rPr>
      </w:pPr>
      <w:r w:rsidRPr="00972180">
        <w:rPr>
          <w:rFonts w:ascii="David" w:hAnsi="David"/>
          <w:spacing w:val="2"/>
          <w:sz w:val="32"/>
          <w:rtl/>
        </w:rPr>
        <w:t>שאם שייר בשדה בית תשעת קבין.</w:t>
      </w:r>
      <w:r w:rsidRPr="00972180">
        <w:rPr>
          <w:rFonts w:ascii="David" w:hAnsi="David" w:hint="cs"/>
          <w:spacing w:val="2"/>
          <w:sz w:val="32"/>
          <w:rtl/>
        </w:rPr>
        <w:t xml:space="preserve"> - </w:t>
      </w:r>
      <w:r w:rsidRPr="00972180">
        <w:rPr>
          <w:rFonts w:ascii="David" w:hAnsi="David"/>
          <w:spacing w:val="2"/>
          <w:sz w:val="32"/>
          <w:rtl/>
        </w:rPr>
        <w:t xml:space="preserve">לאו </w:t>
      </w:r>
      <w:r w:rsidRPr="00972180">
        <w:rPr>
          <w:rFonts w:ascii="David" w:hAnsi="David" w:hint="cs"/>
          <w:spacing w:val="2"/>
          <w:sz w:val="32"/>
          <w:rtl/>
        </w:rPr>
        <w:t xml:space="preserve">שמכר </w:t>
      </w:r>
      <w:r w:rsidRPr="00972180">
        <w:rPr>
          <w:rFonts w:ascii="David" w:hAnsi="David"/>
          <w:spacing w:val="2"/>
          <w:sz w:val="32"/>
          <w:rtl/>
        </w:rPr>
        <w:t>כוריים</w:t>
      </w:r>
      <w:r w:rsidRPr="00972180">
        <w:rPr>
          <w:rFonts w:ascii="David" w:hAnsi="David" w:hint="cs"/>
          <w:spacing w:val="2"/>
          <w:sz w:val="32"/>
          <w:rtl/>
        </w:rPr>
        <w:t xml:space="preserve"> אלא כור</w:t>
      </w:r>
      <w:r w:rsidRPr="00972180">
        <w:rPr>
          <w:rFonts w:ascii="David" w:hAnsi="David"/>
          <w:spacing w:val="2"/>
          <w:sz w:val="32"/>
          <w:rtl/>
        </w:rPr>
        <w:t>.</w:t>
      </w:r>
    </w:p>
    <w:p w14:paraId="6863C612" w14:textId="77777777" w:rsidR="00303511" w:rsidRPr="00303511" w:rsidRDefault="00303511" w:rsidP="00303511">
      <w:pPr>
        <w:pStyle w:val="afffb"/>
        <w:rPr>
          <w:rtl/>
        </w:rPr>
      </w:pPr>
      <w:ins w:id="9931" w:author="מספור קטעי משנה" w:date="2026-10-06T06:44:59Z">
        <w:r>
          <w:rPr>
            <w:rStyle w:val="MisparKeta"/>
          </w:rPr>
          <w:t xml:space="preserve">ב. </w:t>
        </w:r>
      </w:ins>
      <w:r w:rsidRPr="00303511">
        <w:rPr>
          <w:rtl/>
        </w:rPr>
        <w:t>ובגנה בית חצי קב.</w:t>
      </w:r>
    </w:p>
    <w:p w14:paraId="56B28D55" w14:textId="77777777" w:rsidR="00303511" w:rsidRPr="0049009A" w:rsidRDefault="00303511" w:rsidP="00303511">
      <w:pPr>
        <w:spacing w:after="60"/>
        <w:rPr>
          <w:rtl/>
        </w:rPr>
      </w:pPr>
      <w:r w:rsidRPr="00262243">
        <w:rPr>
          <w:rFonts w:hint="cs"/>
          <w:rtl/>
        </w:rPr>
        <w:t>לא סאתיים אלא סאה</w:t>
      </w:r>
      <w:r>
        <w:rPr>
          <w:rStyle w:val="affffe"/>
          <w:rFonts w:hint="cs"/>
          <w:rtl/>
        </w:rPr>
        <w:t xml:space="preserve"> </w:t>
      </w:r>
      <w:r w:rsidRPr="0049009A">
        <w:rPr>
          <w:rStyle w:val="affffe"/>
          <w:rtl/>
        </w:rPr>
        <w:t>וכדברי ר"ע</w:t>
      </w:r>
      <w:r w:rsidRPr="0049009A">
        <w:rPr>
          <w:rtl/>
        </w:rPr>
        <w:t xml:space="preserve"> בית רובע.</w:t>
      </w:r>
      <w:r w:rsidRPr="0049009A">
        <w:rPr>
          <w:rFonts w:hint="cs"/>
          <w:rtl/>
        </w:rPr>
        <w:t xml:space="preserve"> דזבין חצי סאה</w:t>
      </w:r>
    </w:p>
    <w:p w14:paraId="1AE4EC31" w14:textId="77777777" w:rsidR="00303511" w:rsidRPr="0049009A" w:rsidRDefault="00303511" w:rsidP="00303511">
      <w:pPr>
        <w:pStyle w:val="36"/>
        <w:framePr w:wrap="notBeside"/>
        <w:rPr>
          <w:rtl/>
        </w:rPr>
      </w:pPr>
      <w:r w:rsidRPr="0049009A">
        <w:rPr>
          <w:rtl/>
        </w:rPr>
        <w:t>בעי רב אשי:</w:t>
      </w:r>
    </w:p>
    <w:p w14:paraId="5B45E65F" w14:textId="77777777" w:rsidR="00303511" w:rsidRPr="00C35A2C" w:rsidRDefault="00303511" w:rsidP="00303511">
      <w:pPr>
        <w:rPr>
          <w:rFonts w:ascii="David" w:hAnsi="David"/>
          <w:sz w:val="32"/>
          <w:rtl/>
        </w:rPr>
      </w:pPr>
      <w:r w:rsidRPr="00C35A2C">
        <w:rPr>
          <w:rFonts w:ascii="David" w:hAnsi="David"/>
          <w:sz w:val="32"/>
          <w:rtl/>
        </w:rPr>
        <w:t xml:space="preserve">שדה ונעשית גנה, גנה ונעשית שדה, מאי? </w:t>
      </w:r>
      <w:r w:rsidRPr="0081371E">
        <w:rPr>
          <w:rStyle w:val="afff8"/>
          <w:rtl/>
        </w:rPr>
        <w:t>תיקו</w:t>
      </w:r>
      <w:r w:rsidRPr="00C35A2C">
        <w:rPr>
          <w:rFonts w:ascii="David" w:hAnsi="David"/>
          <w:sz w:val="32"/>
          <w:rtl/>
        </w:rPr>
        <w:t>.</w:t>
      </w:r>
    </w:p>
    <w:p w14:paraId="23A3AACC" w14:textId="77777777" w:rsidR="00303511" w:rsidRPr="0049009A" w:rsidRDefault="00303511" w:rsidP="00303511">
      <w:pPr>
        <w:pStyle w:val="36"/>
        <w:framePr w:wrap="notBeside"/>
        <w:rPr>
          <w:rtl/>
        </w:rPr>
      </w:pPr>
      <w:r w:rsidRPr="0049009A">
        <w:rPr>
          <w:rtl/>
        </w:rPr>
        <w:t>תנא:</w:t>
      </w:r>
    </w:p>
    <w:p w14:paraId="58DC173E" w14:textId="77777777" w:rsidR="00303511" w:rsidRDefault="00303511" w:rsidP="00303511">
      <w:pPr>
        <w:spacing w:after="60"/>
        <w:rPr>
          <w:rFonts w:ascii="David" w:hAnsi="David"/>
          <w:sz w:val="32"/>
          <w:rtl/>
        </w:rPr>
      </w:pPr>
      <w:r w:rsidRPr="00C35A2C">
        <w:rPr>
          <w:rFonts w:ascii="David" w:hAnsi="David"/>
          <w:sz w:val="32"/>
          <w:rtl/>
        </w:rPr>
        <w:t>אם היה סמוך לשדהו, אפי</w:t>
      </w:r>
      <w:r w:rsidRPr="00F10693">
        <w:rPr>
          <w:rtl/>
        </w:rPr>
        <w:t xml:space="preserve">' </w:t>
      </w:r>
      <w:r w:rsidRPr="00C35A2C">
        <w:rPr>
          <w:rFonts w:ascii="David" w:hAnsi="David"/>
          <w:sz w:val="32"/>
          <w:rtl/>
        </w:rPr>
        <w:t>כל שהוא - מחזיר לו קרקע.</w:t>
      </w:r>
    </w:p>
    <w:p w14:paraId="0E749C23" w14:textId="77777777" w:rsidR="00303511" w:rsidRPr="0049009A" w:rsidRDefault="00303511" w:rsidP="00303511">
      <w:pPr>
        <w:pStyle w:val="36"/>
        <w:framePr w:wrap="notBeside"/>
        <w:rPr>
          <w:rtl/>
        </w:rPr>
      </w:pPr>
      <w:r w:rsidRPr="0049009A">
        <w:rPr>
          <w:rtl/>
        </w:rPr>
        <w:t>בעי רב אשי:</w:t>
      </w:r>
    </w:p>
    <w:p w14:paraId="2A96B2CC" w14:textId="77777777" w:rsidR="00303511" w:rsidRPr="00972180" w:rsidRDefault="00303511" w:rsidP="00303511">
      <w:pPr>
        <w:rPr>
          <w:spacing w:val="2"/>
          <w:rtl/>
        </w:rPr>
      </w:pPr>
      <w:r w:rsidRPr="00972180">
        <w:rPr>
          <w:spacing w:val="2"/>
          <w:rtl/>
        </w:rPr>
        <w:t>בור</w:t>
      </w:r>
      <w:r w:rsidRPr="00972180">
        <w:rPr>
          <w:rFonts w:hint="cs"/>
          <w:spacing w:val="2"/>
          <w:rtl/>
        </w:rPr>
        <w:t>,</w:t>
      </w:r>
      <w:r w:rsidRPr="00972180">
        <w:rPr>
          <w:spacing w:val="2"/>
          <w:rtl/>
        </w:rPr>
        <w:t xml:space="preserve"> אמת המים</w:t>
      </w:r>
      <w:r w:rsidRPr="00972180">
        <w:rPr>
          <w:rFonts w:hint="cs"/>
          <w:spacing w:val="2"/>
          <w:rtl/>
        </w:rPr>
        <w:t xml:space="preserve">, </w:t>
      </w:r>
      <w:r w:rsidRPr="00972180">
        <w:rPr>
          <w:spacing w:val="2"/>
          <w:rtl/>
        </w:rPr>
        <w:t>דרך הרבים ריכבא דדיקלא מהו שתפסיק? תיקו.</w:t>
      </w:r>
    </w:p>
    <w:p w14:paraId="72560BE8" w14:textId="77777777" w:rsidR="00303511" w:rsidRPr="00801934" w:rsidRDefault="00303511" w:rsidP="00303511">
      <w:pPr>
        <w:pStyle w:val="afffb"/>
        <w:rPr>
          <w:rtl/>
        </w:rPr>
      </w:pPr>
      <w:ins w:id="9932" w:author="מספור קטעי משנה" w:date="2026-10-06T06:44:59Z">
        <w:r>
          <w:rPr>
            <w:rStyle w:val="MisparKeta"/>
          </w:rPr>
          <w:t xml:space="preserve">ב. </w:t>
        </w:r>
      </w:ins>
      <w:r w:rsidRPr="00801934">
        <w:rPr>
          <w:rtl/>
        </w:rPr>
        <w:t>ולא את הרובע בלבד מחזיר לו, אלא כל המותר.</w:t>
      </w:r>
    </w:p>
    <w:p w14:paraId="6A13AE47" w14:textId="77777777" w:rsidR="00303511" w:rsidRPr="0049009A" w:rsidRDefault="00303511" w:rsidP="00303511">
      <w:pPr>
        <w:pStyle w:val="36"/>
        <w:framePr w:wrap="notBeside"/>
        <w:rPr>
          <w:rtl/>
        </w:rPr>
      </w:pPr>
      <w:r w:rsidRPr="0049009A">
        <w:rPr>
          <w:rFonts w:hint="cs"/>
          <w:rtl/>
        </w:rPr>
        <w:t>היינו</w:t>
      </w:r>
    </w:p>
    <w:p w14:paraId="1011C252" w14:textId="77777777" w:rsidR="00303511" w:rsidRDefault="00303511" w:rsidP="00303511">
      <w:pPr>
        <w:rPr>
          <w:rFonts w:ascii="David" w:hAnsi="David"/>
          <w:sz w:val="32"/>
          <w:rtl/>
        </w:rPr>
      </w:pPr>
      <w:r w:rsidRPr="00C35A2C">
        <w:rPr>
          <w:rFonts w:ascii="David" w:hAnsi="David" w:hint="cs"/>
          <w:sz w:val="32"/>
          <w:rtl/>
        </w:rPr>
        <w:t>לא את המותר בלבד מחזיר לו אלא את כל הרבעין כולן</w:t>
      </w:r>
    </w:p>
    <w:p w14:paraId="1458862E" w14:textId="77777777" w:rsidR="00303511" w:rsidRPr="001B450D" w:rsidRDefault="00303511" w:rsidP="00303511">
      <w:pPr>
        <w:pStyle w:val="aff9"/>
        <w:rPr>
          <w:rtl/>
        </w:rPr>
      </w:pPr>
      <w:r w:rsidRPr="001B450D">
        <w:rPr>
          <w:rFonts w:hint="cs"/>
          <w:rtl/>
        </w:rPr>
        <w:t>***</w:t>
      </w:r>
    </w:p>
    <w:p w14:paraId="1CBF3BB1" w14:textId="2976CC57" w:rsidR="00AC0AF5" w:rsidRPr="00C35A2C" w:rsidRDefault="00011DBB" w:rsidP="00011DBB">
      <w:pPr>
        <w:pStyle w:val="affffb"/>
        <w:framePr w:wrap="around"/>
        <w:rPr>
          <w:rtl/>
        </w:rPr>
      </w:pPr>
      <w:del w:id="20351" w:author="קלוד" w:date="2026-10-06T10:07:33Z">
        <w:r>
          <w:rPr>
            <w:rtl/>
          </w:rPr>
          <w:delText xml:space="preserve">מתני'</w:delText>
        </w:r>
      </w:del>
      <w:ins w:id="20352" w:author="קלוד" w:date="2026-10-06T10:07:33Z">
        <w:r>
          <w:rPr>
            <w:rtl/>
          </w:rPr>
          <w:t xml:space="preserve">משנה ג</w:t>
        </w:r>
      </w:ins>
    </w:p>
    <w:p w14:paraId="6F61C4B9" w14:textId="77777777" w:rsidR="00AC0AF5" w:rsidRPr="00011DBB" w:rsidRDefault="00AC0AF5" w:rsidP="00DB3591">
      <w:pPr>
        <w:pStyle w:val="afff3"/>
        <w:rPr>
          <w:rtl/>
        </w:rPr>
      </w:pPr>
      <w:r w:rsidRPr="00011DBB">
        <w:rPr>
          <w:rtl/>
        </w:rPr>
        <w:t xml:space="preserve">מדה בחבל אני מוכר לך הן חסר הן יתר בטל הן חסר הן יתר </w:t>
      </w:r>
      <w:r w:rsidRPr="00011DBB">
        <w:rPr>
          <w:rFonts w:hint="cs"/>
          <w:rtl/>
        </w:rPr>
        <w:t xml:space="preserve"> </w:t>
      </w:r>
      <w:r w:rsidRPr="00011DBB">
        <w:rPr>
          <w:rtl/>
        </w:rPr>
        <w:t>מדה בחבל,</w:t>
      </w:r>
    </w:p>
    <w:p w14:paraId="14C4DBBB" w14:textId="77777777" w:rsidR="00AC0AF5" w:rsidRPr="00882A70" w:rsidRDefault="00AC0AF5" w:rsidP="00DB3591">
      <w:pPr>
        <w:pStyle w:val="afff3"/>
        <w:rPr>
          <w:rStyle w:val="affffe"/>
          <w:rtl/>
        </w:rPr>
      </w:pPr>
      <w:r w:rsidRPr="00011DBB">
        <w:rPr>
          <w:rtl/>
        </w:rPr>
        <w:t xml:space="preserve">הן חסר הן יתר מדה בחבל בטל מדה בחבל הן חסר הן יתר, </w:t>
      </w:r>
      <w:r w:rsidRPr="00882A70">
        <w:rPr>
          <w:rStyle w:val="TanaimMishna"/>
          <w:rtl/>
          <w:rPrChange w:id="20134" w:author="קלוד" w:date="2026-10-06T10:07:33Z">
            <w:rPr>
              <w:rStyle w:val="affffe"/>
              <w:rtl/>
            </w:rPr>
          </w:rPrChange>
        </w:rPr>
        <w:t>דברי בן ננס.</w:t>
      </w:r>
    </w:p>
    <w:p w14:paraId="5F2E4569" w14:textId="77777777" w:rsidR="00AC0AF5" w:rsidRPr="00011DBB" w:rsidRDefault="00AC0AF5" w:rsidP="00982F98">
      <w:pPr>
        <w:pStyle w:val="affe"/>
        <w:framePr w:wrap="around"/>
        <w:rPr>
          <w:rtl/>
        </w:rPr>
      </w:pPr>
      <w:r w:rsidRPr="00011DBB">
        <w:rPr>
          <w:rFonts w:hint="cs"/>
          <w:rtl/>
        </w:rPr>
        <w:t>קה.</w:t>
      </w:r>
    </w:p>
    <w:p w14:paraId="492E5FD7" w14:textId="4ECC4CBF" w:rsidR="00011DBB" w:rsidRPr="0049009A" w:rsidRDefault="00011DBB" w:rsidP="00011DBB">
      <w:pPr>
        <w:pStyle w:val="36"/>
        <w:framePr w:wrap="notBeside"/>
        <w:rPr>
          <w:rtl/>
        </w:rPr>
      </w:pPr>
      <w:r w:rsidRPr="0049009A">
        <w:rPr>
          <w:rFonts w:hint="cs"/>
          <w:rtl/>
        </w:rPr>
        <w:t>ראב</w:t>
      </w:r>
      <w:r w:rsidRPr="0049009A">
        <w:rPr>
          <w:rtl/>
        </w:rPr>
        <w:t>"</w:t>
      </w:r>
      <w:r w:rsidRPr="0049009A">
        <w:rPr>
          <w:rFonts w:hint="cs"/>
          <w:rtl/>
        </w:rPr>
        <w:t>מ לרב</w:t>
      </w:r>
      <w:r w:rsidRPr="0049009A">
        <w:rPr>
          <w:rtl/>
        </w:rPr>
        <w:t>:</w:t>
      </w:r>
    </w:p>
    <w:p w14:paraId="14F760B1" w14:textId="337ADF17" w:rsidR="00AC0AF5" w:rsidRPr="00C35A2C" w:rsidRDefault="00AC0AF5" w:rsidP="00AC0AF5">
      <w:pPr>
        <w:rPr>
          <w:rFonts w:ascii="David" w:hAnsi="David"/>
          <w:sz w:val="32"/>
          <w:rtl/>
        </w:rPr>
      </w:pPr>
      <w:r w:rsidRPr="00C35A2C">
        <w:rPr>
          <w:rFonts w:ascii="David" w:hAnsi="David"/>
          <w:sz w:val="32"/>
          <w:rtl/>
        </w:rPr>
        <w:t>חולקין עליו חביריו על בן ננס.</w:t>
      </w:r>
    </w:p>
    <w:p w14:paraId="076F0313" w14:textId="77777777" w:rsidR="0049009A" w:rsidRPr="0049009A" w:rsidRDefault="00AC0AF5" w:rsidP="0049009A">
      <w:pPr>
        <w:pStyle w:val="36"/>
        <w:framePr w:wrap="notBeside"/>
        <w:rPr>
          <w:rtl/>
        </w:rPr>
      </w:pPr>
      <w:r w:rsidRPr="0049009A">
        <w:rPr>
          <w:rFonts w:hint="cs"/>
          <w:rtl/>
        </w:rPr>
        <w:t>וקמ</w:t>
      </w:r>
      <w:r w:rsidRPr="0049009A">
        <w:rPr>
          <w:rtl/>
        </w:rPr>
        <w:t>"</w:t>
      </w:r>
      <w:r w:rsidRPr="0049009A">
        <w:rPr>
          <w:rFonts w:hint="cs"/>
          <w:rtl/>
        </w:rPr>
        <w:t>ל,</w:t>
      </w:r>
    </w:p>
    <w:p w14:paraId="7145258A" w14:textId="250E200D" w:rsidR="00AC0AF5" w:rsidRPr="00C35A2C" w:rsidRDefault="00AC0AF5" w:rsidP="00AC0AF5">
      <w:pPr>
        <w:rPr>
          <w:rFonts w:ascii="David" w:hAnsi="David"/>
          <w:sz w:val="32"/>
          <w:rtl/>
        </w:rPr>
      </w:pPr>
      <w:r w:rsidRPr="00C35A2C">
        <w:rPr>
          <w:rFonts w:ascii="David" w:hAnsi="David" w:hint="cs"/>
          <w:sz w:val="32"/>
          <w:rtl/>
        </w:rPr>
        <w:t>דלא ידעי</w:t>
      </w:r>
      <w:r w:rsidRPr="00F10693">
        <w:rPr>
          <w:rFonts w:hint="cs"/>
          <w:rtl/>
        </w:rPr>
        <w:t xml:space="preserve">' </w:t>
      </w:r>
      <w:r w:rsidRPr="00C35A2C">
        <w:rPr>
          <w:rFonts w:ascii="David" w:hAnsi="David" w:hint="cs"/>
          <w:sz w:val="32"/>
          <w:rtl/>
        </w:rPr>
        <w:t>מהך מעשה ב</w:t>
      </w:r>
      <w:r w:rsidRPr="00C35A2C">
        <w:rPr>
          <w:rFonts w:ascii="David" w:hAnsi="David"/>
          <w:sz w:val="32"/>
          <w:rtl/>
        </w:rPr>
        <w:t xml:space="preserve">ציפורי, באחד ששכר מרחץ מחבירו בשנים עשר זהובים לשנה דינר זהב לחדש, ובא מעשה לפני </w:t>
      </w:r>
      <w:r w:rsidR="0049009A">
        <w:rPr>
          <w:rFonts w:ascii="David" w:hAnsi="David" w:hint="cs"/>
          <w:sz w:val="32"/>
          <w:rtl/>
        </w:rPr>
        <w:t xml:space="preserve">רשב''ג </w:t>
      </w:r>
      <w:r w:rsidRPr="00C35A2C">
        <w:rPr>
          <w:rFonts w:ascii="David" w:hAnsi="David"/>
          <w:sz w:val="32"/>
          <w:rtl/>
        </w:rPr>
        <w:t>ולפני רבי יוסי, ואמרו: יחלוקו את חדש העיבור.</w:t>
      </w:r>
    </w:p>
    <w:p w14:paraId="04BE04AA" w14:textId="77777777" w:rsidR="00AC0AF5" w:rsidRDefault="00AC0AF5" w:rsidP="00882A70">
      <w:pPr>
        <w:spacing w:after="60"/>
        <w:rPr>
          <w:rFonts w:ascii="David" w:hAnsi="David"/>
          <w:sz w:val="32"/>
          <w:rtl/>
        </w:rPr>
      </w:pPr>
      <w:r w:rsidRPr="00C35A2C">
        <w:rPr>
          <w:rFonts w:ascii="David" w:hAnsi="David" w:hint="cs"/>
          <w:sz w:val="32"/>
          <w:rtl/>
        </w:rPr>
        <w:t>דדווקא התם דאפשר לומר שחזר בו ואפשר לומר שפרושי מפרש,  משא</w:t>
      </w:r>
      <w:r w:rsidRPr="00C35A2C">
        <w:rPr>
          <w:rFonts w:ascii="David" w:hAnsi="David"/>
          <w:sz w:val="32"/>
          <w:rtl/>
        </w:rPr>
        <w:t>"</w:t>
      </w:r>
      <w:r w:rsidRPr="00C35A2C">
        <w:rPr>
          <w:rFonts w:ascii="David" w:hAnsi="David" w:hint="cs"/>
          <w:sz w:val="32"/>
          <w:rtl/>
        </w:rPr>
        <w:t xml:space="preserve">כ הכא וודאי חזר בו אימא לא,  </w:t>
      </w:r>
      <w:r w:rsidRPr="0081371E">
        <w:rPr>
          <w:rStyle w:val="afff8"/>
          <w:rFonts w:hint="cs"/>
          <w:rtl/>
        </w:rPr>
        <w:t>קמ</w:t>
      </w:r>
      <w:r w:rsidRPr="0081371E">
        <w:rPr>
          <w:rStyle w:val="afff8"/>
          <w:rtl/>
        </w:rPr>
        <w:t>"</w:t>
      </w:r>
      <w:r w:rsidRPr="0081371E">
        <w:rPr>
          <w:rStyle w:val="afff8"/>
          <w:rFonts w:hint="cs"/>
          <w:rtl/>
        </w:rPr>
        <w:t>ל</w:t>
      </w:r>
    </w:p>
    <w:p w14:paraId="03038EE1" w14:textId="56301F9A" w:rsidR="00011DBB" w:rsidRPr="00882A70" w:rsidRDefault="00011DBB" w:rsidP="00011DBB">
      <w:pPr>
        <w:pStyle w:val="36"/>
        <w:framePr w:wrap="notBeside"/>
        <w:rPr>
          <w:rtl/>
        </w:rPr>
      </w:pPr>
      <w:r w:rsidRPr="00882A70">
        <w:rPr>
          <w:rFonts w:hint="cs"/>
          <w:rtl/>
        </w:rPr>
        <w:t>אריא</w:t>
      </w:r>
      <w:r w:rsidRPr="00882A70">
        <w:rPr>
          <w:rtl/>
        </w:rPr>
        <w:t>"</w:t>
      </w:r>
      <w:r w:rsidRPr="00882A70">
        <w:rPr>
          <w:rFonts w:hint="cs"/>
          <w:rtl/>
        </w:rPr>
        <w:t>ש</w:t>
      </w:r>
      <w:r w:rsidRPr="00882A70">
        <w:rPr>
          <w:rtl/>
        </w:rPr>
        <w:t>:</w:t>
      </w:r>
    </w:p>
    <w:p w14:paraId="08C5A608" w14:textId="1287D196" w:rsidR="00AC0AF5" w:rsidRPr="00C35A2C" w:rsidRDefault="00AC0AF5" w:rsidP="00AC0AF5">
      <w:pPr>
        <w:rPr>
          <w:rFonts w:ascii="David" w:hAnsi="David"/>
          <w:sz w:val="32"/>
          <w:rtl/>
        </w:rPr>
      </w:pPr>
      <w:r w:rsidRPr="0081371E">
        <w:rPr>
          <w:rStyle w:val="afff8"/>
          <w:rtl/>
        </w:rPr>
        <w:t xml:space="preserve">זו </w:t>
      </w:r>
      <w:r w:rsidRPr="00C35A2C">
        <w:rPr>
          <w:rFonts w:ascii="David" w:hAnsi="David"/>
          <w:sz w:val="32"/>
          <w:rtl/>
        </w:rPr>
        <w:t xml:space="preserve">דברי בן ננס, </w:t>
      </w:r>
      <w:r w:rsidRPr="00882A70">
        <w:rPr>
          <w:rStyle w:val="affffe"/>
          <w:rtl/>
        </w:rPr>
        <w:t xml:space="preserve">אבל </w:t>
      </w:r>
      <w:r w:rsidR="00882A70" w:rsidRPr="00882A70">
        <w:rPr>
          <w:rStyle w:val="affffe"/>
          <w:rFonts w:hint="cs"/>
          <w:rtl/>
        </w:rPr>
        <w:t>חכ''א</w:t>
      </w:r>
      <w:r w:rsidRPr="00882A70">
        <w:rPr>
          <w:rStyle w:val="affffe"/>
          <w:rtl/>
        </w:rPr>
        <w:t>:</w:t>
      </w:r>
      <w:r w:rsidRPr="00C35A2C">
        <w:rPr>
          <w:rFonts w:ascii="David" w:hAnsi="David"/>
          <w:sz w:val="32"/>
          <w:rtl/>
        </w:rPr>
        <w:t xml:space="preserve"> הלך אחר פחות שבלשונות.</w:t>
      </w:r>
    </w:p>
    <w:p w14:paraId="6B7818B5" w14:textId="77777777" w:rsidR="00882A70" w:rsidRPr="00882A70" w:rsidRDefault="00AC0AF5" w:rsidP="00882A70">
      <w:pPr>
        <w:pStyle w:val="36"/>
        <w:framePr w:wrap="notBeside"/>
        <w:rPr>
          <w:rtl/>
        </w:rPr>
      </w:pPr>
      <w:r w:rsidRPr="00882A70">
        <w:rPr>
          <w:rtl/>
        </w:rPr>
        <w:t xml:space="preserve">זו ולא </w:t>
      </w:r>
      <w:r w:rsidR="00882A70" w:rsidRPr="00882A70">
        <w:rPr>
          <w:rFonts w:hint="cs"/>
          <w:rtl/>
        </w:rPr>
        <w:t>ס''ל</w:t>
      </w:r>
    </w:p>
    <w:p w14:paraId="3D919DEB" w14:textId="16C53B1E" w:rsidR="00882A70" w:rsidRDefault="00AC0AF5" w:rsidP="00AC0AF5">
      <w:pPr>
        <w:rPr>
          <w:rFonts w:ascii="David" w:hAnsi="David"/>
          <w:sz w:val="32"/>
          <w:rtl/>
        </w:rPr>
      </w:pPr>
      <w:r w:rsidRPr="00882A70">
        <w:rPr>
          <w:rStyle w:val="affffe"/>
          <w:rFonts w:hint="cs"/>
          <w:rtl/>
        </w:rPr>
        <w:t>וכר</w:t>
      </w:r>
      <w:r w:rsidRPr="00882A70">
        <w:rPr>
          <w:rStyle w:val="affffe"/>
          <w:rtl/>
        </w:rPr>
        <w:t>ב ושמואל דאמרי תרוייהו:</w:t>
      </w:r>
      <w:r w:rsidRPr="00C35A2C">
        <w:rPr>
          <w:rFonts w:ascii="David" w:hAnsi="David"/>
          <w:sz w:val="32"/>
          <w:rtl/>
        </w:rPr>
        <w:t xml:space="preserve"> כור בשלשים אני מוכר לך - יכול לחזור בו אפילו בסאה האחרונה, </w:t>
      </w:r>
    </w:p>
    <w:p w14:paraId="217F4432" w14:textId="6F3ACB2E" w:rsidR="00AC0AF5" w:rsidRPr="00C35A2C" w:rsidRDefault="00AC0AF5" w:rsidP="00AC0AF5">
      <w:pPr>
        <w:rPr>
          <w:rFonts w:ascii="David" w:hAnsi="David"/>
          <w:sz w:val="32"/>
          <w:rtl/>
        </w:rPr>
      </w:pPr>
      <w:r w:rsidRPr="00C35A2C">
        <w:rPr>
          <w:rFonts w:ascii="David" w:hAnsi="David"/>
          <w:sz w:val="32"/>
          <w:rtl/>
        </w:rPr>
        <w:t>כור בשלשים, סאה בסלע אני מוכר לך - ראשון ראשון קנה.</w:t>
      </w:r>
    </w:p>
    <w:p w14:paraId="04EA988F" w14:textId="77777777" w:rsidR="00882A70" w:rsidRPr="00882A70" w:rsidRDefault="00AC0AF5" w:rsidP="00882A70">
      <w:pPr>
        <w:pStyle w:val="36"/>
        <w:framePr w:wrap="notBeside"/>
        <w:rPr>
          <w:rtl/>
        </w:rPr>
      </w:pPr>
      <w:r w:rsidRPr="00882A70">
        <w:rPr>
          <w:rFonts w:hint="cs"/>
          <w:rtl/>
        </w:rPr>
        <w:t>זו ולא ס</w:t>
      </w:r>
      <w:r w:rsidRPr="00882A70">
        <w:rPr>
          <w:rtl/>
        </w:rPr>
        <w:t>"</w:t>
      </w:r>
      <w:r w:rsidRPr="00882A70">
        <w:rPr>
          <w:rFonts w:hint="cs"/>
          <w:rtl/>
        </w:rPr>
        <w:t>ל</w:t>
      </w:r>
    </w:p>
    <w:p w14:paraId="2A67E9FD" w14:textId="3EDB1DDB" w:rsidR="00AC0AF5" w:rsidRPr="00C35A2C" w:rsidRDefault="00AC0AF5" w:rsidP="00AC0AF5">
      <w:pPr>
        <w:rPr>
          <w:rFonts w:ascii="David" w:hAnsi="David"/>
          <w:sz w:val="32"/>
          <w:rtl/>
        </w:rPr>
      </w:pPr>
      <w:r w:rsidRPr="00882A70">
        <w:rPr>
          <w:rStyle w:val="affffe"/>
          <w:rFonts w:hint="cs"/>
          <w:rtl/>
        </w:rPr>
        <w:t>והך דשמואל</w:t>
      </w:r>
      <w:r w:rsidRPr="00C35A2C">
        <w:rPr>
          <w:rFonts w:ascii="David" w:hAnsi="David" w:hint="cs"/>
          <w:sz w:val="32"/>
          <w:rtl/>
        </w:rPr>
        <w:t xml:space="preserve"> דדווקא </w:t>
      </w:r>
      <w:r w:rsidRPr="00C35A2C">
        <w:rPr>
          <w:rFonts w:ascii="David" w:hAnsi="David"/>
          <w:sz w:val="32"/>
          <w:rtl/>
        </w:rPr>
        <w:t xml:space="preserve">בבא באמצע החדש </w:t>
      </w:r>
      <w:r w:rsidRPr="00C35A2C">
        <w:rPr>
          <w:rFonts w:ascii="David" w:hAnsi="David" w:hint="cs"/>
          <w:sz w:val="32"/>
          <w:rtl/>
        </w:rPr>
        <w:t xml:space="preserve">יחלוקו אבל </w:t>
      </w:r>
      <w:r w:rsidRPr="00C35A2C">
        <w:rPr>
          <w:rFonts w:ascii="David" w:hAnsi="David"/>
          <w:sz w:val="32"/>
          <w:rtl/>
        </w:rPr>
        <w:t>בתחלת החדש - כולו למשכיר, בסוף החדש - כולו לשוכר.</w:t>
      </w:r>
    </w:p>
    <w:p w14:paraId="70C46C8E" w14:textId="77777777" w:rsidR="00882A70" w:rsidRPr="00882A70" w:rsidRDefault="00AC0AF5" w:rsidP="00882A70">
      <w:pPr>
        <w:pStyle w:val="36"/>
        <w:framePr w:wrap="notBeside"/>
        <w:rPr>
          <w:rtl/>
        </w:rPr>
      </w:pPr>
      <w:r w:rsidRPr="00882A70">
        <w:rPr>
          <w:rtl/>
        </w:rPr>
        <w:t>-</w:t>
      </w:r>
    </w:p>
    <w:p w14:paraId="6F884EBF" w14:textId="5A93EFC6" w:rsidR="00AC0AF5" w:rsidRPr="00065E76" w:rsidRDefault="00882A70" w:rsidP="00065E76">
      <w:pPr>
        <w:rPr>
          <w:rtl/>
        </w:rPr>
      </w:pPr>
      <w:r>
        <w:rPr>
          <w:rFonts w:hint="cs"/>
          <w:rtl/>
        </w:rPr>
        <w:t xml:space="preserve">ושם הטעם </w:t>
      </w:r>
      <w:r w:rsidR="00AC0AF5" w:rsidRPr="00065E76">
        <w:rPr>
          <w:rtl/>
        </w:rPr>
        <w:t>משום דתפיס, ה</w:t>
      </w:r>
      <w:r w:rsidR="00AC0AF5" w:rsidRPr="00065E76">
        <w:rPr>
          <w:rFonts w:hint="cs"/>
          <w:rtl/>
        </w:rPr>
        <w:t xml:space="preserve">"נ הא </w:t>
      </w:r>
      <w:r w:rsidR="00AC0AF5" w:rsidRPr="00065E76">
        <w:rPr>
          <w:rtl/>
        </w:rPr>
        <w:t>תפיס.</w:t>
      </w:r>
    </w:p>
    <w:p w14:paraId="2A870FDC" w14:textId="6C9D57AC" w:rsidR="00011DBB" w:rsidRPr="00882A70" w:rsidRDefault="00011DBB" w:rsidP="00011DBB">
      <w:pPr>
        <w:pStyle w:val="36"/>
        <w:framePr w:wrap="notBeside"/>
        <w:rPr>
          <w:rtl/>
        </w:rPr>
      </w:pPr>
      <w:r w:rsidRPr="00882A70">
        <w:rPr>
          <w:rFonts w:hint="cs"/>
          <w:rtl/>
        </w:rPr>
        <w:t>ר</w:t>
      </w:r>
      <w:r w:rsidRPr="00882A70">
        <w:rPr>
          <w:rtl/>
        </w:rPr>
        <w:t>"</w:t>
      </w:r>
      <w:r w:rsidRPr="00882A70">
        <w:rPr>
          <w:rFonts w:hint="cs"/>
          <w:rtl/>
        </w:rPr>
        <w:t>ה:</w:t>
      </w:r>
    </w:p>
    <w:p w14:paraId="5B41EC4C" w14:textId="286D8E29" w:rsidR="00AC0AF5" w:rsidRPr="00C35A2C" w:rsidRDefault="00AC0AF5" w:rsidP="00AC0AF5">
      <w:pPr>
        <w:rPr>
          <w:rFonts w:ascii="David" w:hAnsi="David"/>
          <w:sz w:val="32"/>
          <w:rtl/>
        </w:rPr>
      </w:pPr>
      <w:r w:rsidRPr="00882A70">
        <w:rPr>
          <w:rStyle w:val="affffe"/>
          <w:rtl/>
        </w:rPr>
        <w:t>אמרי בי רב:</w:t>
      </w:r>
      <w:r w:rsidRPr="00C35A2C">
        <w:rPr>
          <w:rFonts w:ascii="David" w:hAnsi="David"/>
          <w:sz w:val="32"/>
          <w:rtl/>
        </w:rPr>
        <w:t xml:space="preserve"> איסתרא מאה מעי - מאה מעי, מאה מעי איסתרא - איסתרא.</w:t>
      </w:r>
      <w:r w:rsidRPr="00C35A2C">
        <w:rPr>
          <w:rFonts w:ascii="David" w:hAnsi="David" w:hint="cs"/>
          <w:sz w:val="32"/>
          <w:rtl/>
        </w:rPr>
        <w:t xml:space="preserve"> </w:t>
      </w:r>
      <w:r w:rsidRPr="00882A70">
        <w:rPr>
          <w:rStyle w:val="affffe"/>
          <w:rFonts w:hint="cs"/>
          <w:rtl/>
        </w:rPr>
        <w:t>וקמ</w:t>
      </w:r>
      <w:r w:rsidRPr="00882A70">
        <w:rPr>
          <w:rStyle w:val="affffe"/>
          <w:rtl/>
        </w:rPr>
        <w:t>"</w:t>
      </w:r>
      <w:r w:rsidRPr="00882A70">
        <w:rPr>
          <w:rStyle w:val="affffe"/>
          <w:rFonts w:hint="cs"/>
          <w:rtl/>
        </w:rPr>
        <w:t xml:space="preserve">ל </w:t>
      </w:r>
      <w:r w:rsidRPr="00C35A2C">
        <w:rPr>
          <w:rFonts w:ascii="David" w:hAnsi="David" w:hint="cs"/>
          <w:sz w:val="32"/>
          <w:rtl/>
        </w:rPr>
        <w:t>תפוס לשון אחרון</w:t>
      </w:r>
      <w:r w:rsidR="00882A70">
        <w:rPr>
          <w:rFonts w:ascii="David" w:hAnsi="David" w:hint="cs"/>
          <w:sz w:val="32"/>
          <w:rtl/>
        </w:rPr>
        <w:t>.</w:t>
      </w:r>
    </w:p>
    <w:p w14:paraId="10D0FC86" w14:textId="77777777" w:rsidR="00882A70" w:rsidRPr="00882A70" w:rsidRDefault="00AC0AF5" w:rsidP="00882A70">
      <w:pPr>
        <w:pStyle w:val="36"/>
        <w:framePr w:wrap="notBeside"/>
        <w:rPr>
          <w:rtl/>
        </w:rPr>
      </w:pPr>
      <w:r w:rsidRPr="00882A70">
        <w:rPr>
          <w:rFonts w:hint="cs"/>
          <w:rtl/>
        </w:rPr>
        <w:t xml:space="preserve">ולא ידעי' </w:t>
      </w:r>
    </w:p>
    <w:p w14:paraId="0B1303A4" w14:textId="01A7ED8E" w:rsidR="00AC0AF5" w:rsidRPr="00C35A2C" w:rsidRDefault="00AC0AF5" w:rsidP="00AC0AF5">
      <w:pPr>
        <w:rPr>
          <w:rFonts w:ascii="David" w:hAnsi="David"/>
          <w:sz w:val="32"/>
          <w:rtl/>
        </w:rPr>
      </w:pPr>
      <w:r w:rsidRPr="00C35A2C">
        <w:rPr>
          <w:rFonts w:ascii="David" w:hAnsi="David" w:hint="cs"/>
          <w:sz w:val="32"/>
          <w:rtl/>
        </w:rPr>
        <w:t xml:space="preserve">מהך דמרחץ דמביא כוליה למשכיר </w:t>
      </w:r>
      <w:r w:rsidRPr="00882A70">
        <w:rPr>
          <w:rStyle w:val="affffe"/>
          <w:rFonts w:hint="cs"/>
          <w:rtl/>
        </w:rPr>
        <w:t>דקמ</w:t>
      </w:r>
      <w:r w:rsidRPr="00882A70">
        <w:rPr>
          <w:rStyle w:val="affffe"/>
          <w:rtl/>
        </w:rPr>
        <w:t>"</w:t>
      </w:r>
      <w:r w:rsidRPr="00882A70">
        <w:rPr>
          <w:rStyle w:val="affffe"/>
          <w:rFonts w:hint="cs"/>
          <w:rtl/>
        </w:rPr>
        <w:t xml:space="preserve">ל </w:t>
      </w:r>
      <w:r w:rsidR="00882A70">
        <w:rPr>
          <w:rStyle w:val="affffe"/>
          <w:rFonts w:hint="cs"/>
          <w:rtl/>
        </w:rPr>
        <w:t xml:space="preserve">כאן </w:t>
      </w:r>
      <w:r w:rsidRPr="00C35A2C">
        <w:rPr>
          <w:rFonts w:ascii="David" w:hAnsi="David" w:hint="cs"/>
          <w:sz w:val="32"/>
          <w:rtl/>
        </w:rPr>
        <w:t>דלא אמרי</w:t>
      </w:r>
      <w:r w:rsidRPr="00F10693">
        <w:rPr>
          <w:rFonts w:hint="cs"/>
          <w:rtl/>
        </w:rPr>
        <w:t xml:space="preserve">' </w:t>
      </w:r>
      <w:r>
        <w:rPr>
          <w:rFonts w:ascii="David" w:hAnsi="David" w:hint="cs"/>
          <w:sz w:val="32"/>
          <w:rtl/>
        </w:rPr>
        <w:t>ד</w:t>
      </w:r>
      <w:r w:rsidRPr="00C35A2C">
        <w:rPr>
          <w:rFonts w:ascii="David" w:hAnsi="David" w:hint="cs"/>
          <w:sz w:val="32"/>
          <w:rtl/>
        </w:rPr>
        <w:t>מפרש.</w:t>
      </w:r>
    </w:p>
    <w:p w14:paraId="737F70DC" w14:textId="7EC10BE8" w:rsidR="00AC0AF5" w:rsidRPr="001B450D" w:rsidRDefault="001B450D" w:rsidP="00AC0AF5">
      <w:pPr>
        <w:pStyle w:val="aff9"/>
        <w:rPr>
          <w:rtl/>
        </w:rPr>
      </w:pPr>
      <w:bookmarkStart w:id="44" w:name="_Hlk179281019"/>
      <w:r w:rsidRPr="001B450D">
        <w:rPr>
          <w:rFonts w:hint="cs"/>
          <w:rtl/>
        </w:rPr>
        <w:t>***</w:t>
      </w:r>
    </w:p>
    <w:p w14:paraId="7B19904B" w14:textId="77777777" w:rsidR="00AC0AF5" w:rsidRPr="00C35A2C" w:rsidRDefault="00AC0AF5" w:rsidP="00982F98">
      <w:pPr>
        <w:pStyle w:val="affe"/>
        <w:framePr w:wrap="around"/>
        <w:rPr>
          <w:rtl/>
        </w:rPr>
      </w:pPr>
      <w:r w:rsidRPr="00C35A2C">
        <w:rPr>
          <w:rFonts w:hint="cs"/>
          <w:rtl/>
        </w:rPr>
        <w:t>קו.</w:t>
      </w:r>
    </w:p>
    <w:p w14:paraId="1EC18E80" w14:textId="4667AB14" w:rsidR="00AC0AF5" w:rsidRPr="00C35A2C" w:rsidRDefault="00011DBB" w:rsidP="00011DBB">
      <w:pPr>
        <w:pStyle w:val="affffb"/>
        <w:framePr w:wrap="around"/>
        <w:rPr>
          <w:rtl/>
        </w:rPr>
      </w:pPr>
      <w:del w:id="20353" w:author="קלוד" w:date="2026-10-06T10:07:33Z">
        <w:r>
          <w:rPr>
            <w:rtl/>
          </w:rPr>
          <w:delText xml:space="preserve">מתני'</w:delText>
        </w:r>
      </w:del>
      <w:ins w:id="20354" w:author="קלוד" w:date="2026-10-06T10:07:33Z">
        <w:r>
          <w:rPr>
            <w:rtl/>
          </w:rPr>
          <w:t xml:space="preserve">משנה ג</w:t>
        </w:r>
      </w:ins>
    </w:p>
    <w:p w14:paraId="028484B8" w14:textId="77777777" w:rsidR="00AC0AF5" w:rsidRDefault="00AC0AF5" w:rsidP="00DB3591">
      <w:pPr>
        <w:pStyle w:val="afff3"/>
        <w:rPr>
          <w:rtl/>
        </w:rPr>
      </w:pPr>
      <w:r w:rsidRPr="00C35A2C">
        <w:rPr>
          <w:rtl/>
        </w:rPr>
        <w:t>בסימניו ובמצריו, פחות משתות - הגיעו, עד שתות - ינכה.</w:t>
      </w:r>
    </w:p>
    <w:p w14:paraId="20778CC4" w14:textId="4345115B" w:rsidR="00404235" w:rsidRPr="00C35A2C" w:rsidRDefault="00404235" w:rsidP="00404235">
      <w:pPr>
        <w:pStyle w:val="affff9"/>
        <w:rPr>
          <w:rtl/>
        </w:rPr>
      </w:pPr>
      <w:r>
        <w:rPr>
          <w:rFonts w:hint="cs"/>
          <w:rtl/>
        </w:rPr>
        <w:t>שתות</w:t>
      </w:r>
    </w:p>
    <w:p w14:paraId="792B458E" w14:textId="63506202" w:rsidR="00011DBB" w:rsidRPr="00404235" w:rsidRDefault="00011DBB" w:rsidP="00011DBB">
      <w:pPr>
        <w:pStyle w:val="36"/>
        <w:framePr w:wrap="notBeside"/>
        <w:rPr>
          <w:rtl/>
        </w:rPr>
      </w:pPr>
      <w:r w:rsidRPr="00404235">
        <w:rPr>
          <w:rtl/>
        </w:rPr>
        <w:t>רב הונא:</w:t>
      </w:r>
    </w:p>
    <w:p w14:paraId="3CB2A394" w14:textId="1430EA66" w:rsidR="00AC0AF5" w:rsidRPr="00C35A2C" w:rsidRDefault="00AC0AF5" w:rsidP="00404235">
      <w:pPr>
        <w:rPr>
          <w:rFonts w:ascii="David" w:hAnsi="David"/>
          <w:sz w:val="32"/>
          <w:rtl/>
        </w:rPr>
      </w:pPr>
      <w:r w:rsidRPr="00C35A2C">
        <w:rPr>
          <w:rFonts w:ascii="David" w:hAnsi="David"/>
          <w:sz w:val="32"/>
          <w:rtl/>
        </w:rPr>
        <w:t>כפחות משתות.</w:t>
      </w:r>
      <w:r w:rsidR="00404235">
        <w:rPr>
          <w:rFonts w:ascii="David" w:hAnsi="David" w:hint="cs"/>
          <w:sz w:val="32"/>
          <w:rtl/>
        </w:rPr>
        <w:t xml:space="preserve"> </w:t>
      </w:r>
      <w:r w:rsidR="00404235" w:rsidRPr="00404235">
        <w:rPr>
          <w:rStyle w:val="affffe"/>
          <w:rFonts w:hint="cs"/>
          <w:rtl/>
        </w:rPr>
        <w:t>וה''ק</w:t>
      </w:r>
      <w:r w:rsidR="00404235">
        <w:rPr>
          <w:rFonts w:ascii="David" w:hAnsi="David" w:hint="cs"/>
          <w:sz w:val="32"/>
          <w:rtl/>
        </w:rPr>
        <w:t xml:space="preserve"> פחות משתות כשתות,</w:t>
      </w:r>
      <w:r w:rsidRPr="00C35A2C">
        <w:rPr>
          <w:rFonts w:ascii="David" w:hAnsi="David" w:hint="cs"/>
          <w:sz w:val="32"/>
          <w:rtl/>
        </w:rPr>
        <w:t xml:space="preserve"> </w:t>
      </w:r>
      <w:r w:rsidR="00404235">
        <w:rPr>
          <w:rFonts w:ascii="David" w:hAnsi="David" w:hint="cs"/>
          <w:sz w:val="32"/>
          <w:rtl/>
        </w:rPr>
        <w:t xml:space="preserve">ורק </w:t>
      </w:r>
      <w:r w:rsidRPr="00C35A2C">
        <w:rPr>
          <w:rFonts w:ascii="David" w:hAnsi="David" w:hint="cs"/>
          <w:sz w:val="32"/>
          <w:rtl/>
        </w:rPr>
        <w:t>יותר משתות ינכה.</w:t>
      </w:r>
    </w:p>
    <w:p w14:paraId="41A5D32F" w14:textId="77777777" w:rsidR="00404235" w:rsidRPr="00404235" w:rsidRDefault="00AC0AF5" w:rsidP="00404235">
      <w:pPr>
        <w:pStyle w:val="36"/>
        <w:framePr w:wrap="notBeside"/>
        <w:rPr>
          <w:rtl/>
        </w:rPr>
      </w:pPr>
      <w:r w:rsidRPr="00404235">
        <w:rPr>
          <w:rtl/>
        </w:rPr>
        <w:t xml:space="preserve">רב יהודה </w:t>
      </w:r>
    </w:p>
    <w:p w14:paraId="2C3A3CF5" w14:textId="5E646BFD" w:rsidR="00AC0AF5" w:rsidRPr="00404235" w:rsidRDefault="00AC0AF5" w:rsidP="00404235">
      <w:pPr>
        <w:spacing w:after="60"/>
        <w:rPr>
          <w:rtl/>
        </w:rPr>
      </w:pPr>
      <w:r w:rsidRPr="00404235">
        <w:rPr>
          <w:rtl/>
        </w:rPr>
        <w:t>כיותר משתות.</w:t>
      </w:r>
      <w:r w:rsidRPr="00404235">
        <w:rPr>
          <w:rFonts w:hint="cs"/>
          <w:rtl/>
        </w:rPr>
        <w:t xml:space="preserve"> </w:t>
      </w:r>
      <w:r w:rsidR="00404235" w:rsidRPr="00404235">
        <w:rPr>
          <w:rStyle w:val="affffe"/>
          <w:rFonts w:hint="cs"/>
          <w:rtl/>
        </w:rPr>
        <w:t>וה''ק:</w:t>
      </w:r>
      <w:r w:rsidR="00404235">
        <w:t xml:space="preserve"> </w:t>
      </w:r>
      <w:r w:rsidRPr="00404235">
        <w:rPr>
          <w:rtl/>
        </w:rPr>
        <w:t>עד שתות ושתות בכלל - ינכה.</w:t>
      </w:r>
    </w:p>
    <w:p w14:paraId="08AEB6B3" w14:textId="1DE9C78D" w:rsidR="00011DBB" w:rsidRPr="00404235" w:rsidRDefault="00404235" w:rsidP="00011DBB">
      <w:pPr>
        <w:pStyle w:val="36"/>
        <w:framePr w:wrap="notBeside"/>
        <w:rPr>
          <w:rtl/>
        </w:rPr>
      </w:pPr>
      <w:r>
        <w:rPr>
          <w:rFonts w:hint="cs"/>
          <w:rtl/>
        </w:rPr>
        <w:t>והך:</w:t>
      </w:r>
    </w:p>
    <w:p w14:paraId="61CC4251" w14:textId="77777777" w:rsidR="00404235" w:rsidRDefault="00AC0AF5" w:rsidP="00404235">
      <w:pPr>
        <w:rPr>
          <w:rtl/>
        </w:rPr>
      </w:pPr>
      <w:r w:rsidRPr="00C35A2C">
        <w:rPr>
          <w:rFonts w:ascii="David" w:hAnsi="David"/>
          <w:sz w:val="32"/>
          <w:rtl/>
        </w:rPr>
        <w:t>בסימניו ובמצריו, פיחת שתות או הותיר שתות - הרי הוא כשום הדיינין הגיעו.</w:t>
      </w:r>
      <w:r w:rsidR="00404235">
        <w:rPr>
          <w:rFonts w:hint="cs"/>
          <w:rtl/>
        </w:rPr>
        <w:t xml:space="preserve"> </w:t>
      </w:r>
    </w:p>
    <w:p w14:paraId="0AD30AD2" w14:textId="5BDF2BDF" w:rsidR="00404235" w:rsidRPr="00404235" w:rsidRDefault="00AC0AF5" w:rsidP="00404235">
      <w:pPr>
        <w:pStyle w:val="36"/>
        <w:framePr w:wrap="notBeside"/>
        <w:rPr>
          <w:rtl/>
        </w:rPr>
      </w:pPr>
      <w:r w:rsidRPr="00404235">
        <w:rPr>
          <w:rtl/>
        </w:rPr>
        <w:t>-</w:t>
      </w:r>
      <w:r w:rsidR="00404235">
        <w:rPr>
          <w:rFonts w:hint="cs"/>
          <w:rtl/>
        </w:rPr>
        <w:t>היינו:</w:t>
      </w:r>
    </w:p>
    <w:p w14:paraId="526009FA" w14:textId="4E9D4224" w:rsidR="00AC0AF5" w:rsidRPr="00065E76" w:rsidRDefault="00AC0AF5" w:rsidP="00404235">
      <w:pPr>
        <w:spacing w:after="60"/>
        <w:rPr>
          <w:rtl/>
        </w:rPr>
      </w:pPr>
      <w:r w:rsidRPr="00065E76">
        <w:rPr>
          <w:rtl/>
        </w:rPr>
        <w:t>כשום הדיינין לשתות, ולא כשום הדיינין דאילו התם בטל מקח, ואילו הכא הגיעו.</w:t>
      </w:r>
    </w:p>
    <w:p w14:paraId="496BA82B" w14:textId="2875E9F8" w:rsidR="00AC0AF5" w:rsidRPr="00C35A2C" w:rsidRDefault="00AC0AF5" w:rsidP="00982F98">
      <w:pPr>
        <w:pStyle w:val="affe"/>
        <w:framePr w:wrap="around"/>
        <w:rPr>
          <w:rtl/>
        </w:rPr>
      </w:pPr>
      <w:r w:rsidRPr="00C35A2C">
        <w:rPr>
          <w:rFonts w:hint="cs"/>
          <w:rtl/>
        </w:rPr>
        <w:t>קו</w:t>
      </w:r>
      <w:r w:rsidR="00404235">
        <w:rPr>
          <w:rFonts w:hint="cs"/>
          <w:rtl/>
        </w:rPr>
        <w:t>:</w:t>
      </w:r>
    </w:p>
    <w:p w14:paraId="696AB303" w14:textId="77777777" w:rsidR="00404235" w:rsidRPr="00404235" w:rsidRDefault="00AC0AF5" w:rsidP="00404235">
      <w:pPr>
        <w:pStyle w:val="36"/>
        <w:framePr w:wrap="notBeside"/>
        <w:rPr>
          <w:rtl/>
        </w:rPr>
      </w:pPr>
      <w:r w:rsidRPr="00404235">
        <w:rPr>
          <w:rtl/>
        </w:rPr>
        <w:t>ר"</w:t>
      </w:r>
      <w:r w:rsidRPr="00404235">
        <w:rPr>
          <w:rFonts w:hint="cs"/>
          <w:rtl/>
        </w:rPr>
        <w:t>פ</w:t>
      </w:r>
    </w:p>
    <w:p w14:paraId="44D1FE8F" w14:textId="64FFACC4" w:rsidR="00AC0AF5" w:rsidRPr="00C35A2C" w:rsidRDefault="00AC0AF5" w:rsidP="00AC0AF5">
      <w:pPr>
        <w:rPr>
          <w:rFonts w:ascii="David" w:hAnsi="David"/>
          <w:sz w:val="32"/>
          <w:rtl/>
        </w:rPr>
      </w:pPr>
      <w:r w:rsidRPr="00C35A2C">
        <w:rPr>
          <w:rFonts w:ascii="David" w:hAnsi="David" w:hint="cs"/>
          <w:sz w:val="32"/>
          <w:rtl/>
        </w:rPr>
        <w:t xml:space="preserve">קנה קרקע מאדם </w:t>
      </w:r>
      <w:r w:rsidRPr="00404235">
        <w:rPr>
          <w:rStyle w:val="affffe"/>
          <w:rFonts w:hint="cs"/>
          <w:rtl/>
        </w:rPr>
        <w:t>וא</w:t>
      </w:r>
      <w:r w:rsidRPr="00404235">
        <w:rPr>
          <w:rStyle w:val="affffe"/>
          <w:rtl/>
        </w:rPr>
        <w:t>"</w:t>
      </w:r>
      <w:r w:rsidRPr="00404235">
        <w:rPr>
          <w:rStyle w:val="affffe"/>
          <w:rFonts w:hint="cs"/>
          <w:rtl/>
        </w:rPr>
        <w:t>ל</w:t>
      </w:r>
      <w:r w:rsidRPr="00C35A2C">
        <w:rPr>
          <w:rFonts w:ascii="David" w:hAnsi="David" w:hint="cs"/>
          <w:sz w:val="32"/>
          <w:rtl/>
        </w:rPr>
        <w:t xml:space="preserve"> שיש עשרים מידות, ולא היה אלא ט</w:t>
      </w:r>
      <w:r w:rsidRPr="00C35A2C">
        <w:rPr>
          <w:rFonts w:ascii="David" w:hAnsi="David"/>
          <w:sz w:val="32"/>
          <w:rtl/>
        </w:rPr>
        <w:t>"</w:t>
      </w:r>
      <w:r w:rsidRPr="00C35A2C">
        <w:rPr>
          <w:rFonts w:ascii="David" w:hAnsi="David" w:hint="cs"/>
          <w:sz w:val="32"/>
          <w:rtl/>
        </w:rPr>
        <w:t>ו,</w:t>
      </w:r>
    </w:p>
    <w:p w14:paraId="50D368E8" w14:textId="1394C406" w:rsidR="00404235" w:rsidRPr="00404235" w:rsidRDefault="00AC0AF5" w:rsidP="00404235">
      <w:pPr>
        <w:pStyle w:val="36"/>
        <w:framePr w:wrap="notBeside"/>
        <w:rPr>
          <w:rtl/>
        </w:rPr>
      </w:pPr>
      <w:r w:rsidRPr="00404235">
        <w:rPr>
          <w:rtl/>
        </w:rPr>
        <w:t>אביי</w:t>
      </w:r>
      <w:r w:rsidR="00404235">
        <w:rPr>
          <w:rFonts w:hint="cs"/>
          <w:rtl/>
        </w:rPr>
        <w:t xml:space="preserve"> א''ל:</w:t>
      </w:r>
    </w:p>
    <w:p w14:paraId="213048D1" w14:textId="314FB6F6" w:rsidR="00AC0AF5" w:rsidRPr="00065E76" w:rsidRDefault="00AC0AF5" w:rsidP="00404235">
      <w:pPr>
        <w:spacing w:after="60"/>
        <w:rPr>
          <w:rtl/>
        </w:rPr>
      </w:pPr>
      <w:r w:rsidRPr="00C35A2C">
        <w:rPr>
          <w:rFonts w:ascii="David" w:hAnsi="David"/>
          <w:sz w:val="32"/>
          <w:rtl/>
        </w:rPr>
        <w:t>סברת וקבילת.</w:t>
      </w:r>
      <w:r w:rsidRPr="00C35A2C">
        <w:rPr>
          <w:rFonts w:ascii="David" w:hAnsi="David" w:hint="cs"/>
          <w:sz w:val="32"/>
          <w:rtl/>
        </w:rPr>
        <w:t xml:space="preserve"> </w:t>
      </w:r>
      <w:r w:rsidRPr="00404235">
        <w:rPr>
          <w:rStyle w:val="affffe"/>
          <w:rFonts w:hint="cs"/>
          <w:rtl/>
        </w:rPr>
        <w:t>והך</w:t>
      </w:r>
      <w:r w:rsidR="00404235">
        <w:rPr>
          <w:rStyle w:val="affffe"/>
          <w:rFonts w:hint="cs"/>
          <w:rtl/>
        </w:rPr>
        <w:t xml:space="preserve">: </w:t>
      </w:r>
      <w:r w:rsidRPr="00C35A2C">
        <w:rPr>
          <w:rFonts w:ascii="David" w:hAnsi="David" w:hint="cs"/>
          <w:sz w:val="32"/>
          <w:rtl/>
        </w:rPr>
        <w:t>ד</w:t>
      </w:r>
      <w:r w:rsidRPr="00C35A2C">
        <w:rPr>
          <w:rFonts w:ascii="David" w:hAnsi="David"/>
          <w:sz w:val="32"/>
          <w:rtl/>
        </w:rPr>
        <w:t>פחות משתות - הגיעו, עד שתות - ינכה.</w:t>
      </w:r>
      <w:r w:rsidR="00404235">
        <w:rPr>
          <w:rFonts w:hint="cs"/>
          <w:rtl/>
        </w:rPr>
        <w:t xml:space="preserve"> </w:t>
      </w:r>
      <w:r w:rsidR="00404235">
        <w:rPr>
          <w:rStyle w:val="affffe"/>
          <w:rFonts w:hint="cs"/>
          <w:rtl/>
        </w:rPr>
        <w:t xml:space="preserve">- </w:t>
      </w:r>
      <w:r w:rsidR="00404235" w:rsidRPr="00404235">
        <w:rPr>
          <w:rFonts w:hint="cs"/>
          <w:rtl/>
        </w:rPr>
        <w:t>דווקא</w:t>
      </w:r>
      <w:r w:rsidRPr="00065E76">
        <w:rPr>
          <w:rtl/>
        </w:rPr>
        <w:t xml:space="preserve"> שלא קים ליה בגוה, אבל </w:t>
      </w:r>
      <w:r w:rsidRPr="00065E76">
        <w:rPr>
          <w:rFonts w:hint="cs"/>
          <w:rtl/>
        </w:rPr>
        <w:t xml:space="preserve">במקום </w:t>
      </w:r>
      <w:r w:rsidR="00404235">
        <w:rPr>
          <w:rFonts w:hint="cs"/>
          <w:rtl/>
        </w:rPr>
        <w:t xml:space="preserve">שיודע </w:t>
      </w:r>
      <w:r w:rsidRPr="00065E76">
        <w:rPr>
          <w:rtl/>
        </w:rPr>
        <w:t>סבר וקביל.</w:t>
      </w:r>
      <w:r w:rsidRPr="00065E76">
        <w:rPr>
          <w:rFonts w:hint="cs"/>
          <w:rtl/>
        </w:rPr>
        <w:t xml:space="preserve"> </w:t>
      </w:r>
      <w:r w:rsidR="00404235">
        <w:rPr>
          <w:rFonts w:hint="cs"/>
          <w:rtl/>
        </w:rPr>
        <w:t>ומה ש</w:t>
      </w:r>
      <w:r w:rsidRPr="00065E76">
        <w:rPr>
          <w:rFonts w:hint="cs"/>
          <w:rtl/>
        </w:rPr>
        <w:t xml:space="preserve">אמר </w:t>
      </w:r>
      <w:r w:rsidR="00404235">
        <w:rPr>
          <w:rFonts w:hint="cs"/>
          <w:rtl/>
        </w:rPr>
        <w:t>'</w:t>
      </w:r>
      <w:r w:rsidRPr="00065E76">
        <w:rPr>
          <w:rFonts w:hint="cs"/>
          <w:rtl/>
        </w:rPr>
        <w:t>כעשרין</w:t>
      </w:r>
      <w:r w:rsidR="00404235">
        <w:rPr>
          <w:rFonts w:hint="cs"/>
          <w:rtl/>
        </w:rPr>
        <w:t>'</w:t>
      </w:r>
      <w:r w:rsidRPr="00065E76">
        <w:rPr>
          <w:rFonts w:hint="cs"/>
          <w:rtl/>
        </w:rPr>
        <w:t xml:space="preserve"> היינו דעדיפא כעשרין</w:t>
      </w:r>
    </w:p>
    <w:p w14:paraId="4F8E1B25" w14:textId="3F090F1D" w:rsidR="00404235" w:rsidRPr="00404235" w:rsidRDefault="00011DBB" w:rsidP="00404235">
      <w:pPr>
        <w:pStyle w:val="36"/>
        <w:framePr w:wrap="notBeside"/>
        <w:rPr>
          <w:rtl/>
        </w:rPr>
      </w:pPr>
      <w:r w:rsidRPr="00404235">
        <w:rPr>
          <w:rtl/>
        </w:rPr>
        <w:t>תניא,</w:t>
      </w:r>
      <w:r w:rsidR="00404235">
        <w:rPr>
          <w:rFonts w:hint="cs"/>
          <w:rtl/>
        </w:rPr>
        <w:t xml:space="preserve"> ר' יוסי:</w:t>
      </w:r>
    </w:p>
    <w:p w14:paraId="54662C5A" w14:textId="07E225C1" w:rsidR="00AC0AF5" w:rsidRPr="00C35A2C" w:rsidRDefault="00AC0AF5" w:rsidP="00AC0AF5">
      <w:pPr>
        <w:rPr>
          <w:rFonts w:ascii="David" w:hAnsi="David"/>
          <w:sz w:val="32"/>
          <w:rtl/>
        </w:rPr>
      </w:pPr>
      <w:r w:rsidRPr="00C35A2C">
        <w:rPr>
          <w:rFonts w:ascii="David" w:hAnsi="David"/>
          <w:sz w:val="32"/>
          <w:rtl/>
        </w:rPr>
        <w:t>האחין שחלקו, כיון שעלה גורל לאחד מהן - קנו כולם.</w:t>
      </w:r>
    </w:p>
    <w:p w14:paraId="6EC05BE6" w14:textId="7D8AEB22" w:rsidR="00AC0AF5" w:rsidRPr="00C35A2C" w:rsidRDefault="00AC0AF5" w:rsidP="00AC0AF5">
      <w:pPr>
        <w:rPr>
          <w:rtl/>
        </w:rPr>
      </w:pPr>
      <w:r w:rsidRPr="00404235">
        <w:rPr>
          <w:rStyle w:val="affffe"/>
          <w:rFonts w:hint="cs"/>
          <w:rtl/>
        </w:rPr>
        <w:t>כר</w:t>
      </w:r>
      <w:r w:rsidRPr="00404235">
        <w:rPr>
          <w:rStyle w:val="affffe"/>
          <w:rtl/>
        </w:rPr>
        <w:t>"</w:t>
      </w:r>
      <w:r w:rsidRPr="00404235">
        <w:rPr>
          <w:rStyle w:val="affffe"/>
          <w:rFonts w:hint="cs"/>
          <w:rtl/>
        </w:rPr>
        <w:t>א</w:t>
      </w:r>
      <w:r w:rsidRPr="00404235">
        <w:rPr>
          <w:rStyle w:val="affffe"/>
          <w:rtl/>
        </w:rPr>
        <w:t>:</w:t>
      </w:r>
      <w:r w:rsidRPr="00C35A2C">
        <w:rPr>
          <w:rtl/>
        </w:rPr>
        <w:t xml:space="preserve"> כתחלת ארץ ישראל, </w:t>
      </w:r>
      <w:r w:rsidR="00404235">
        <w:rPr>
          <w:rFonts w:hint="cs"/>
          <w:rtl/>
        </w:rPr>
        <w:t>ש</w:t>
      </w:r>
      <w:r w:rsidRPr="00C35A2C">
        <w:rPr>
          <w:rtl/>
        </w:rPr>
        <w:t>תחל</w:t>
      </w:r>
      <w:r w:rsidR="00404235">
        <w:rPr>
          <w:rFonts w:hint="cs"/>
          <w:rtl/>
        </w:rPr>
        <w:t>ת</w:t>
      </w:r>
      <w:r w:rsidRPr="00C35A2C">
        <w:rPr>
          <w:rtl/>
        </w:rPr>
        <w:t xml:space="preserve">ה בגורל, </w:t>
      </w:r>
      <w:r w:rsidRPr="00404235">
        <w:rPr>
          <w:rStyle w:val="affffe"/>
          <w:rFonts w:hint="cs"/>
          <w:rtl/>
        </w:rPr>
        <w:t>והיינו</w:t>
      </w:r>
      <w:r w:rsidRPr="00C35A2C">
        <w:rPr>
          <w:rFonts w:hint="cs"/>
          <w:rtl/>
        </w:rPr>
        <w:t xml:space="preserve"> בהנאה דצייתי להדדי גמרי ומקנו להדדי</w:t>
      </w:r>
      <w:r w:rsidR="00404235">
        <w:rPr>
          <w:rFonts w:hint="cs"/>
          <w:rtl/>
        </w:rPr>
        <w:t>.</w:t>
      </w:r>
    </w:p>
    <w:p w14:paraId="64927346" w14:textId="2998C498" w:rsidR="00AC0AF5" w:rsidRPr="00E752A5" w:rsidRDefault="00AC0AF5" w:rsidP="00E752A5">
      <w:pPr>
        <w:pStyle w:val="affff9"/>
        <w:rPr>
          <w:rtl/>
        </w:rPr>
      </w:pPr>
      <w:r w:rsidRPr="00E752A5">
        <w:rPr>
          <w:rtl/>
        </w:rPr>
        <w:t xml:space="preserve"> שני אחין שחלקו, ובא להן אח ממדינת הים</w:t>
      </w:r>
    </w:p>
    <w:p w14:paraId="0AF453BB" w14:textId="77777777" w:rsidR="00E752A5" w:rsidRPr="00E752A5" w:rsidRDefault="00AC0AF5" w:rsidP="00E752A5">
      <w:pPr>
        <w:pStyle w:val="36"/>
        <w:framePr w:wrap="notBeside"/>
        <w:rPr>
          <w:rtl/>
        </w:rPr>
      </w:pPr>
      <w:r w:rsidRPr="00E752A5">
        <w:rPr>
          <w:rtl/>
        </w:rPr>
        <w:t>רב</w:t>
      </w:r>
    </w:p>
    <w:p w14:paraId="615D33D9" w14:textId="2B76B9D4" w:rsidR="00AC0AF5" w:rsidRPr="00C35A2C" w:rsidRDefault="00AC0AF5" w:rsidP="00AC0AF5">
      <w:pPr>
        <w:rPr>
          <w:rFonts w:ascii="David" w:hAnsi="David"/>
          <w:sz w:val="32"/>
          <w:rtl/>
        </w:rPr>
      </w:pPr>
      <w:r w:rsidRPr="00C35A2C">
        <w:rPr>
          <w:rFonts w:ascii="David" w:hAnsi="David"/>
          <w:sz w:val="32"/>
          <w:rtl/>
        </w:rPr>
        <w:t xml:space="preserve">בטלה מחלוקת, </w:t>
      </w:r>
      <w:r w:rsidRPr="00E752A5">
        <w:rPr>
          <w:rStyle w:val="affffe"/>
          <w:rtl/>
        </w:rPr>
        <w:t>ושמואל</w:t>
      </w:r>
      <w:r w:rsidR="00E752A5">
        <w:rPr>
          <w:rStyle w:val="affffe"/>
          <w:rFonts w:hint="cs"/>
          <w:rtl/>
        </w:rPr>
        <w:t>:</w:t>
      </w:r>
      <w:r w:rsidRPr="00C35A2C">
        <w:rPr>
          <w:rFonts w:ascii="David" w:hAnsi="David"/>
          <w:sz w:val="32"/>
          <w:rtl/>
        </w:rPr>
        <w:t xml:space="preserve"> מקמצין.</w:t>
      </w:r>
    </w:p>
    <w:p w14:paraId="0E449E9B" w14:textId="77777777" w:rsidR="00E752A5" w:rsidRPr="00E752A5" w:rsidRDefault="00AC0AF5" w:rsidP="00E752A5">
      <w:pPr>
        <w:pStyle w:val="36"/>
        <w:framePr w:wrap="notBeside"/>
        <w:rPr>
          <w:rtl/>
        </w:rPr>
      </w:pPr>
      <w:r w:rsidRPr="00E752A5">
        <w:rPr>
          <w:rtl/>
        </w:rPr>
        <w:t>רבא לר"</w:t>
      </w:r>
      <w:r w:rsidRPr="00E752A5">
        <w:rPr>
          <w:rFonts w:hint="cs"/>
          <w:rtl/>
        </w:rPr>
        <w:t>נ</w:t>
      </w:r>
      <w:r w:rsidRPr="00E752A5">
        <w:rPr>
          <w:rtl/>
        </w:rPr>
        <w:t>:</w:t>
      </w:r>
    </w:p>
    <w:p w14:paraId="04FC6291" w14:textId="5873AEF8" w:rsidR="00AC0AF5" w:rsidRPr="00065E76" w:rsidRDefault="00AC0AF5" w:rsidP="00E752A5">
      <w:pPr>
        <w:rPr>
          <w:rtl/>
        </w:rPr>
      </w:pPr>
      <w:r w:rsidRPr="00E752A5">
        <w:rPr>
          <w:rStyle w:val="affffe"/>
          <w:rtl/>
        </w:rPr>
        <w:lastRenderedPageBreak/>
        <w:t>לרב</w:t>
      </w:r>
      <w:r w:rsidRPr="00C35A2C">
        <w:rPr>
          <w:rtl/>
        </w:rPr>
        <w:t xml:space="preserve"> דבטלה מחלוקת, הדר דינא, </w:t>
      </w:r>
      <w:r w:rsidRPr="00C35A2C">
        <w:rPr>
          <w:rFonts w:hint="cs"/>
          <w:rtl/>
        </w:rPr>
        <w:t>וכי ג</w:t>
      </w:r>
      <w:r w:rsidRPr="00F10693">
        <w:rPr>
          <w:rFonts w:hint="cs"/>
          <w:rtl/>
        </w:rPr>
        <w:t xml:space="preserve">' </w:t>
      </w:r>
      <w:r w:rsidR="00E752A5">
        <w:rPr>
          <w:rFonts w:hint="cs"/>
          <w:rtl/>
        </w:rPr>
        <w:t xml:space="preserve">שירשו וקמו ב' מהם וחילקו </w:t>
      </w:r>
      <w:r w:rsidRPr="00C35A2C">
        <w:rPr>
          <w:rFonts w:hint="cs"/>
          <w:rtl/>
        </w:rPr>
        <w:t>ה</w:t>
      </w:r>
      <w:r w:rsidRPr="00C35A2C">
        <w:rPr>
          <w:rtl/>
        </w:rPr>
        <w:t>"</w:t>
      </w:r>
      <w:r w:rsidRPr="00C35A2C">
        <w:rPr>
          <w:rFonts w:hint="cs"/>
          <w:rtl/>
        </w:rPr>
        <w:t>נ דבטלה מחלוקת</w:t>
      </w:r>
      <w:r w:rsidR="00E752A5">
        <w:rPr>
          <w:rFonts w:hint="cs"/>
          <w:rtl/>
        </w:rPr>
        <w:t xml:space="preserve">? </w:t>
      </w:r>
      <w:r w:rsidRPr="00E752A5">
        <w:rPr>
          <w:rStyle w:val="affffe"/>
          <w:rtl/>
        </w:rPr>
        <w:t>- התם</w:t>
      </w:r>
      <w:r w:rsidR="00E752A5">
        <w:rPr>
          <w:rStyle w:val="affffe"/>
          <w:rFonts w:hint="cs"/>
          <w:rtl/>
        </w:rPr>
        <w:t xml:space="preserve">: </w:t>
      </w:r>
      <w:r w:rsidR="00E752A5" w:rsidRPr="00E752A5">
        <w:rPr>
          <w:rFonts w:hint="cs"/>
          <w:rtl/>
        </w:rPr>
        <w:t>כבר מתחילה</w:t>
      </w:r>
      <w:r w:rsidR="00E752A5">
        <w:rPr>
          <w:rStyle w:val="affffe"/>
          <w:rFonts w:hint="cs"/>
          <w:rtl/>
        </w:rPr>
        <w:t xml:space="preserve"> </w:t>
      </w:r>
      <w:r w:rsidR="00E752A5">
        <w:rPr>
          <w:rFonts w:hint="cs"/>
          <w:rtl/>
        </w:rPr>
        <w:t xml:space="preserve">ירדו </w:t>
      </w:r>
      <w:r w:rsidRPr="00065E76">
        <w:rPr>
          <w:rFonts w:hint="cs"/>
          <w:rtl/>
        </w:rPr>
        <w:t>ע</w:t>
      </w:r>
      <w:r w:rsidRPr="00065E76">
        <w:rPr>
          <w:rtl/>
        </w:rPr>
        <w:t>"</w:t>
      </w:r>
      <w:r w:rsidRPr="00065E76">
        <w:rPr>
          <w:rFonts w:hint="cs"/>
          <w:rtl/>
        </w:rPr>
        <w:t>ד השלושה</w:t>
      </w:r>
      <w:r w:rsidR="00E752A5">
        <w:rPr>
          <w:rFonts w:hint="cs"/>
          <w:rtl/>
        </w:rPr>
        <w:t>,</w:t>
      </w:r>
      <w:r w:rsidRPr="00065E76">
        <w:rPr>
          <w:rFonts w:hint="cs"/>
          <w:rtl/>
        </w:rPr>
        <w:t xml:space="preserve"> </w:t>
      </w:r>
      <w:r w:rsidR="00E752A5">
        <w:rPr>
          <w:rFonts w:hint="cs"/>
          <w:rtl/>
        </w:rPr>
        <w:t xml:space="preserve">אבל כאן </w:t>
      </w:r>
      <w:r w:rsidRPr="00065E76">
        <w:rPr>
          <w:rFonts w:hint="cs"/>
          <w:rtl/>
        </w:rPr>
        <w:t>לא ירדו ע</w:t>
      </w:r>
      <w:r w:rsidRPr="00065E76">
        <w:rPr>
          <w:rtl/>
        </w:rPr>
        <w:t>"</w:t>
      </w:r>
      <w:r w:rsidRPr="00065E76">
        <w:rPr>
          <w:rFonts w:hint="cs"/>
          <w:rtl/>
        </w:rPr>
        <w:t>ד שלושה מעיקרא</w:t>
      </w:r>
      <w:r w:rsidRPr="00065E76">
        <w:rPr>
          <w:rtl/>
        </w:rPr>
        <w:t>.</w:t>
      </w:r>
    </w:p>
    <w:p w14:paraId="26244F2B" w14:textId="74B3C082" w:rsidR="00011DBB" w:rsidRPr="00E752A5" w:rsidRDefault="00011DBB" w:rsidP="00011DBB">
      <w:pPr>
        <w:pStyle w:val="36"/>
        <w:framePr w:wrap="notBeside"/>
        <w:rPr>
          <w:rtl/>
        </w:rPr>
      </w:pPr>
      <w:r w:rsidRPr="00E752A5">
        <w:rPr>
          <w:rFonts w:hint="cs"/>
          <w:rtl/>
        </w:rPr>
        <w:t>ר</w:t>
      </w:r>
      <w:r w:rsidRPr="00E752A5">
        <w:rPr>
          <w:rtl/>
        </w:rPr>
        <w:t>"</w:t>
      </w:r>
      <w:r w:rsidRPr="00E752A5">
        <w:rPr>
          <w:rFonts w:hint="cs"/>
          <w:rtl/>
        </w:rPr>
        <w:t>פ לאביי</w:t>
      </w:r>
      <w:r w:rsidRPr="00E752A5">
        <w:rPr>
          <w:rtl/>
        </w:rPr>
        <w:t>:</w:t>
      </w:r>
    </w:p>
    <w:p w14:paraId="615DF558" w14:textId="79080AFA" w:rsidR="00AC0AF5" w:rsidRPr="00C35A2C" w:rsidRDefault="00AC0AF5" w:rsidP="00AC0AF5">
      <w:pPr>
        <w:rPr>
          <w:rFonts w:ascii="David" w:hAnsi="David"/>
          <w:sz w:val="32"/>
          <w:rtl/>
        </w:rPr>
      </w:pPr>
      <w:r w:rsidRPr="00E752A5">
        <w:rPr>
          <w:rStyle w:val="affffe"/>
          <w:rtl/>
        </w:rPr>
        <w:t>לשמואל</w:t>
      </w:r>
      <w:r w:rsidRPr="00C35A2C">
        <w:rPr>
          <w:rFonts w:ascii="David" w:hAnsi="David"/>
          <w:sz w:val="32"/>
          <w:rtl/>
        </w:rPr>
        <w:t xml:space="preserve"> </w:t>
      </w:r>
      <w:r w:rsidR="00E752A5">
        <w:rPr>
          <w:rFonts w:ascii="David" w:hAnsi="David" w:hint="cs"/>
          <w:sz w:val="32"/>
          <w:rtl/>
        </w:rPr>
        <w:t>ד</w:t>
      </w:r>
      <w:r w:rsidRPr="00C35A2C">
        <w:rPr>
          <w:rFonts w:ascii="David" w:hAnsi="David"/>
          <w:sz w:val="32"/>
          <w:rtl/>
        </w:rPr>
        <w:t xml:space="preserve">מקמצין, למימרא דקם דינא, </w:t>
      </w:r>
      <w:r w:rsidRPr="00E752A5">
        <w:rPr>
          <w:rStyle w:val="affffe"/>
          <w:rtl/>
        </w:rPr>
        <w:t>והא רב ושמואל</w:t>
      </w:r>
      <w:r w:rsidR="00E752A5">
        <w:rPr>
          <w:rStyle w:val="affffe"/>
          <w:rFonts w:hint="cs"/>
          <w:rtl/>
        </w:rPr>
        <w:t>:</w:t>
      </w:r>
      <w:r w:rsidRPr="00C35A2C">
        <w:rPr>
          <w:rFonts w:ascii="David" w:hAnsi="David"/>
          <w:sz w:val="32"/>
          <w:rtl/>
        </w:rPr>
        <w:t xml:space="preserve"> כור בשלשים אני מוכר לך - יכול לחזור בו אפילו בסאה האחרונה, כור בשלשים, סאה בסלע אני מוכר לך - ראשון ראשון קנה.</w:t>
      </w:r>
    </w:p>
    <w:p w14:paraId="6C9A124C" w14:textId="77777777" w:rsidR="00AC0AF5" w:rsidRPr="00C35A2C" w:rsidRDefault="00AC0AF5" w:rsidP="00982F98">
      <w:pPr>
        <w:pStyle w:val="affe"/>
        <w:framePr w:wrap="around"/>
        <w:rPr>
          <w:rtl/>
        </w:rPr>
      </w:pPr>
      <w:r w:rsidRPr="00C35A2C">
        <w:rPr>
          <w:rFonts w:hint="cs"/>
          <w:rtl/>
        </w:rPr>
        <w:t>ק</w:t>
      </w:r>
      <w:bookmarkStart w:id="45" w:name="_Hlk179449549"/>
      <w:r w:rsidRPr="00C35A2C">
        <w:rPr>
          <w:rFonts w:hint="cs"/>
          <w:rtl/>
        </w:rPr>
        <w:t>ז.</w:t>
      </w:r>
    </w:p>
    <w:p w14:paraId="6DBCEBF0" w14:textId="77777777" w:rsidR="00AC0AF5" w:rsidRDefault="00AC0AF5" w:rsidP="00AC0AF5">
      <w:pPr>
        <w:rPr>
          <w:rFonts w:ascii="David" w:hAnsi="David"/>
          <w:sz w:val="32"/>
          <w:rtl/>
        </w:rPr>
      </w:pPr>
      <w:r w:rsidRPr="00C35A2C">
        <w:rPr>
          <w:rFonts w:ascii="David" w:hAnsi="David"/>
          <w:sz w:val="32"/>
          <w:rtl/>
        </w:rPr>
        <w:t>התם עבוד רבנן מילתא דניח</w:t>
      </w:r>
      <w:r w:rsidRPr="00C35A2C">
        <w:rPr>
          <w:rFonts w:ascii="David" w:hAnsi="David" w:hint="cs"/>
          <w:sz w:val="32"/>
          <w:rtl/>
        </w:rPr>
        <w:t xml:space="preserve">"ל </w:t>
      </w:r>
      <w:r w:rsidRPr="00C35A2C">
        <w:rPr>
          <w:rFonts w:ascii="David" w:hAnsi="David"/>
          <w:sz w:val="32"/>
          <w:rtl/>
        </w:rPr>
        <w:t>למוכר וניח</w:t>
      </w:r>
      <w:r w:rsidRPr="00C35A2C">
        <w:rPr>
          <w:rFonts w:ascii="David" w:hAnsi="David" w:hint="cs"/>
          <w:sz w:val="32"/>
          <w:rtl/>
        </w:rPr>
        <w:t xml:space="preserve">"ל </w:t>
      </w:r>
      <w:r w:rsidRPr="00C35A2C">
        <w:rPr>
          <w:rFonts w:ascii="David" w:hAnsi="David"/>
          <w:sz w:val="32"/>
          <w:rtl/>
        </w:rPr>
        <w:t>ללוקח.</w:t>
      </w:r>
    </w:p>
    <w:bookmarkEnd w:id="44"/>
    <w:p w14:paraId="112C1DB6" w14:textId="60CD307C" w:rsidR="00E752A5" w:rsidRPr="00C35A2C" w:rsidRDefault="00E752A5" w:rsidP="00E752A5">
      <w:pPr>
        <w:pStyle w:val="aff9"/>
        <w:rPr>
          <w:del w:id="90114" w:author="מנוע עיצוב" w:date="2026-10-08T11:01:28Z"/>
          <w:rtl/>
        </w:rPr>
      </w:pPr>
      <w:del w:id="90113" w:author="מנוע עיצוב" w:date="2026-10-08T11:01:28Z">
        <w:r>
          <w:rPr>
            <w:rFonts w:hint="cs"/>
            <w:rtl/>
          </w:rPr>
          <w:delText xml:space="preserve">***</w:delText>
        </w:r>
      </w:del>
    </w:p>
    <w:p w14:paraId="305477F3" w14:textId="5BB5B3DF" w:rsidR="00E752A5" w:rsidRPr="00E752A5" w:rsidRDefault="00AC0AF5" w:rsidP="00E752A5">
      <w:pPr>
        <w:pStyle w:val="affff9"/>
        <w:rPr>
          <w:rtl/>
        </w:rPr>
      </w:pPr>
      <w:bookmarkStart w:id="46" w:name="_Hlk179449589"/>
      <w:bookmarkStart w:id="47" w:name="_Hlk179449515"/>
      <w:r w:rsidRPr="00E752A5">
        <w:rPr>
          <w:rtl/>
        </w:rPr>
        <w:t>אחין שחלקו, ובא בע"</w:t>
      </w:r>
      <w:r w:rsidRPr="00E752A5">
        <w:rPr>
          <w:rFonts w:hint="cs"/>
          <w:rtl/>
        </w:rPr>
        <w:t xml:space="preserve">ח </w:t>
      </w:r>
      <w:r w:rsidRPr="00E752A5">
        <w:rPr>
          <w:rtl/>
        </w:rPr>
        <w:t>ונטל חלקו של אחד מהן</w:t>
      </w:r>
    </w:p>
    <w:p w14:paraId="3697D175" w14:textId="77777777" w:rsidR="00E752A5" w:rsidRPr="00E752A5" w:rsidRDefault="00AC0AF5" w:rsidP="00E752A5">
      <w:pPr>
        <w:pStyle w:val="36"/>
        <w:framePr w:wrap="notBeside"/>
        <w:rPr>
          <w:rtl/>
        </w:rPr>
      </w:pPr>
      <w:r w:rsidRPr="00E752A5">
        <w:rPr>
          <w:rtl/>
        </w:rPr>
        <w:t>רב</w:t>
      </w:r>
    </w:p>
    <w:p w14:paraId="666145EF" w14:textId="77777777" w:rsidR="00E752A5" w:rsidRDefault="00AC0AF5" w:rsidP="00E752A5">
      <w:pPr>
        <w:rPr>
          <w:rFonts w:ascii="David" w:hAnsi="David"/>
          <w:sz w:val="32"/>
          <w:rtl/>
        </w:rPr>
      </w:pPr>
      <w:r w:rsidRPr="00C35A2C">
        <w:rPr>
          <w:rFonts w:ascii="David" w:hAnsi="David"/>
          <w:sz w:val="32"/>
          <w:rtl/>
        </w:rPr>
        <w:t xml:space="preserve">בטלה מחלוקת, </w:t>
      </w:r>
      <w:r w:rsidRPr="00C35A2C">
        <w:rPr>
          <w:rFonts w:ascii="David" w:hAnsi="David" w:hint="cs"/>
          <w:sz w:val="32"/>
          <w:rtl/>
        </w:rPr>
        <w:t>- דאחין שלקחו יורשין הן</w:t>
      </w:r>
    </w:p>
    <w:p w14:paraId="6AF8FE1A" w14:textId="77777777" w:rsidR="00E752A5" w:rsidRPr="00E752A5" w:rsidRDefault="00AC0AF5" w:rsidP="00E752A5">
      <w:pPr>
        <w:pStyle w:val="36"/>
        <w:framePr w:wrap="notBeside"/>
        <w:rPr>
          <w:rtl/>
        </w:rPr>
      </w:pPr>
      <w:r w:rsidRPr="00E752A5">
        <w:rPr>
          <w:rtl/>
        </w:rPr>
        <w:t>ושמואל</w:t>
      </w:r>
    </w:p>
    <w:p w14:paraId="1C4B80CA" w14:textId="77777777" w:rsidR="00E752A5" w:rsidRDefault="00AC0AF5" w:rsidP="00E752A5">
      <w:pPr>
        <w:rPr>
          <w:rFonts w:ascii="David" w:hAnsi="David"/>
          <w:spacing w:val="-2"/>
          <w:sz w:val="32"/>
          <w:rtl/>
        </w:rPr>
      </w:pPr>
      <w:r w:rsidRPr="00C35A2C">
        <w:rPr>
          <w:rFonts w:ascii="David" w:hAnsi="David"/>
          <w:sz w:val="32"/>
          <w:rtl/>
        </w:rPr>
        <w:t xml:space="preserve">ויתר, </w:t>
      </w:r>
      <w:r w:rsidRPr="00C35A2C">
        <w:rPr>
          <w:rFonts w:ascii="David" w:hAnsi="David" w:hint="cs"/>
          <w:sz w:val="32"/>
          <w:rtl/>
        </w:rPr>
        <w:t>דאחין שלקחו לקוחות הוו וכלקוח שלא באחריות דמי</w:t>
      </w:r>
    </w:p>
    <w:p w14:paraId="4A37F5C1" w14:textId="77777777" w:rsidR="00E752A5" w:rsidRPr="00E752A5" w:rsidRDefault="00AC0AF5" w:rsidP="00E752A5">
      <w:pPr>
        <w:pStyle w:val="36"/>
        <w:framePr w:wrap="notBeside"/>
        <w:rPr>
          <w:rtl/>
        </w:rPr>
      </w:pPr>
      <w:r w:rsidRPr="00E752A5">
        <w:rPr>
          <w:rtl/>
        </w:rPr>
        <w:t xml:space="preserve">רב אסי </w:t>
      </w:r>
    </w:p>
    <w:p w14:paraId="2C6B2795" w14:textId="0881F8E8" w:rsidR="00AC0AF5" w:rsidRPr="00E752A5" w:rsidRDefault="00AC0AF5" w:rsidP="00E752A5">
      <w:pPr>
        <w:spacing w:after="60"/>
        <w:rPr>
          <w:rFonts w:ascii="David" w:hAnsi="David"/>
          <w:sz w:val="32"/>
          <w:rtl/>
        </w:rPr>
      </w:pPr>
      <w:r w:rsidRPr="00C414D2">
        <w:rPr>
          <w:rFonts w:ascii="David" w:hAnsi="David"/>
          <w:spacing w:val="-2"/>
          <w:sz w:val="32"/>
          <w:rtl/>
        </w:rPr>
        <w:t>נוטל רביע בקרקע ורביע במעות.</w:t>
      </w:r>
      <w:r w:rsidRPr="00C414D2">
        <w:rPr>
          <w:rFonts w:ascii="David" w:hAnsi="David" w:hint="cs"/>
          <w:spacing w:val="-2"/>
          <w:sz w:val="32"/>
          <w:rtl/>
        </w:rPr>
        <w:t xml:space="preserve"> דמספק</w:t>
      </w:r>
      <w:r w:rsidRPr="00C414D2">
        <w:rPr>
          <w:rFonts w:ascii="David" w:hAnsi="David"/>
          <w:spacing w:val="-2"/>
          <w:sz w:val="32"/>
          <w:rtl/>
        </w:rPr>
        <w:t>"</w:t>
      </w:r>
      <w:r w:rsidRPr="00C414D2">
        <w:rPr>
          <w:rFonts w:ascii="David" w:hAnsi="David" w:hint="cs"/>
          <w:spacing w:val="-2"/>
          <w:sz w:val="32"/>
          <w:rtl/>
        </w:rPr>
        <w:t>ל אי יורשין אי לקוחות הוו</w:t>
      </w:r>
    </w:p>
    <w:p w14:paraId="16F81E37" w14:textId="77777777" w:rsidR="00E752A5" w:rsidRPr="00E752A5" w:rsidRDefault="00AC0AF5" w:rsidP="00E752A5">
      <w:pPr>
        <w:pStyle w:val="36"/>
        <w:framePr w:wrap="notBeside"/>
        <w:rPr>
          <w:rtl/>
        </w:rPr>
      </w:pPr>
      <w:r w:rsidRPr="00E752A5">
        <w:rPr>
          <w:rFonts w:hint="cs"/>
          <w:rtl/>
        </w:rPr>
        <w:t>ר</w:t>
      </w:r>
      <w:r w:rsidRPr="00E752A5">
        <w:rPr>
          <w:rtl/>
        </w:rPr>
        <w:t>"</w:t>
      </w:r>
      <w:r w:rsidRPr="00E752A5">
        <w:rPr>
          <w:rFonts w:hint="cs"/>
          <w:rtl/>
        </w:rPr>
        <w:t>פ</w:t>
      </w:r>
      <w:r w:rsidRPr="00E752A5">
        <w:rPr>
          <w:rtl/>
        </w:rPr>
        <w:t>,</w:t>
      </w:r>
    </w:p>
    <w:p w14:paraId="25DA54D9" w14:textId="7A1CFAA7" w:rsidR="00AC0AF5" w:rsidRPr="00C35A2C" w:rsidRDefault="00AC0AF5" w:rsidP="00AC0AF5">
      <w:pPr>
        <w:rPr>
          <w:rFonts w:ascii="David" w:hAnsi="David"/>
          <w:sz w:val="32"/>
          <w:rtl/>
        </w:rPr>
      </w:pPr>
      <w:r w:rsidRPr="0081371E">
        <w:rPr>
          <w:rStyle w:val="afff8"/>
          <w:rtl/>
        </w:rPr>
        <w:t>הלכתא</w:t>
      </w:r>
      <w:r w:rsidRPr="00C35A2C">
        <w:rPr>
          <w:rFonts w:ascii="David" w:hAnsi="David"/>
          <w:sz w:val="32"/>
          <w:rtl/>
        </w:rPr>
        <w:t xml:space="preserve"> בכל הני שמעתתא: מקמצין.</w:t>
      </w:r>
    </w:p>
    <w:p w14:paraId="389600FD" w14:textId="77777777" w:rsidR="00E752A5" w:rsidRPr="00E752A5" w:rsidRDefault="00AC0AF5" w:rsidP="00E752A5">
      <w:pPr>
        <w:pStyle w:val="36"/>
        <w:framePr w:wrap="notBeside"/>
        <w:rPr>
          <w:rtl/>
        </w:rPr>
      </w:pPr>
      <w:r w:rsidRPr="00E752A5">
        <w:rPr>
          <w:rtl/>
        </w:rPr>
        <w:t xml:space="preserve">אמימר </w:t>
      </w:r>
    </w:p>
    <w:p w14:paraId="43F5DAE1" w14:textId="43C850BF" w:rsidR="00AC0AF5" w:rsidRPr="00C35A2C" w:rsidRDefault="00AC0AF5" w:rsidP="00AC0AF5">
      <w:pPr>
        <w:rPr>
          <w:rFonts w:ascii="David" w:hAnsi="David"/>
          <w:sz w:val="32"/>
          <w:rtl/>
        </w:rPr>
      </w:pPr>
      <w:r w:rsidRPr="00C35A2C">
        <w:rPr>
          <w:rFonts w:ascii="David" w:hAnsi="David"/>
          <w:sz w:val="32"/>
          <w:rtl/>
        </w:rPr>
        <w:t>בטלה מחלוקת</w:t>
      </w:r>
      <w:r w:rsidRPr="00C35A2C">
        <w:rPr>
          <w:rFonts w:ascii="David" w:hAnsi="David" w:hint="cs"/>
          <w:sz w:val="32"/>
          <w:rtl/>
        </w:rPr>
        <w:t xml:space="preserve">, </w:t>
      </w:r>
      <w:r w:rsidRPr="0081371E">
        <w:rPr>
          <w:rStyle w:val="afff8"/>
          <w:rtl/>
        </w:rPr>
        <w:t>והלכתא</w:t>
      </w:r>
      <w:r w:rsidRPr="00C35A2C">
        <w:rPr>
          <w:rFonts w:ascii="David" w:hAnsi="David"/>
          <w:sz w:val="32"/>
          <w:rtl/>
        </w:rPr>
        <w:t>: בטלה מחלוקת.</w:t>
      </w:r>
    </w:p>
    <w:p w14:paraId="49DABF9B" w14:textId="77777777" w:rsidR="00AC0AF5" w:rsidRPr="0081371E" w:rsidRDefault="00AC0AF5" w:rsidP="00AC0AF5">
      <w:pPr>
        <w:rPr>
          <w:rStyle w:val="afff8"/>
          <w:rtl/>
        </w:rPr>
      </w:pPr>
    </w:p>
    <w:p w14:paraId="7E743573" w14:textId="7CC0C617" w:rsidR="00011DBB" w:rsidRDefault="00011DBB" w:rsidP="00011DBB">
      <w:pPr>
        <w:pStyle w:val="36"/>
        <w:framePr w:wrap="notBeside"/>
        <w:rPr>
          <w:rStyle w:val="afff8"/>
          <w:rtl/>
        </w:rPr>
      </w:pPr>
      <w:r w:rsidRPr="0081371E">
        <w:rPr>
          <w:rStyle w:val="afff8"/>
          <w:rFonts w:hint="cs"/>
          <w:rtl/>
        </w:rPr>
        <w:t>ת</w:t>
      </w:r>
      <w:r w:rsidRPr="0081371E">
        <w:rPr>
          <w:rStyle w:val="afff8"/>
          <w:rtl/>
        </w:rPr>
        <w:t>"</w:t>
      </w:r>
      <w:r w:rsidRPr="0081371E">
        <w:rPr>
          <w:rStyle w:val="afff8"/>
          <w:rFonts w:hint="cs"/>
          <w:rtl/>
        </w:rPr>
        <w:t>ר</w:t>
      </w:r>
      <w:r w:rsidRPr="00C35A2C">
        <w:rPr>
          <w:rFonts w:cs="PFT_Frank"/>
          <w:rtl/>
        </w:rPr>
        <w:t>:</w:t>
      </w:r>
    </w:p>
    <w:p w14:paraId="67F57D4A" w14:textId="2F70CD37" w:rsidR="00AC0AF5" w:rsidRPr="00C35A2C" w:rsidRDefault="00AC0AF5" w:rsidP="00AC0AF5">
      <w:pPr>
        <w:rPr>
          <w:rtl/>
        </w:rPr>
      </w:pPr>
      <w:r w:rsidRPr="00C35A2C">
        <w:rPr>
          <w:rtl/>
        </w:rPr>
        <w:t>שלשה שירדו לשום, אחד אומר במנה ושנים אומרים במאתים, אחד אומר ב</w:t>
      </w:r>
      <w:r w:rsidRPr="00C35A2C">
        <w:rPr>
          <w:rFonts w:hint="cs"/>
          <w:rtl/>
        </w:rPr>
        <w:t>ר</w:t>
      </w:r>
      <w:r w:rsidRPr="00F10693">
        <w:rPr>
          <w:rFonts w:hint="cs"/>
          <w:rtl/>
        </w:rPr>
        <w:t xml:space="preserve">' </w:t>
      </w:r>
      <w:r w:rsidRPr="00C35A2C">
        <w:rPr>
          <w:rtl/>
        </w:rPr>
        <w:t>ושנים אומרים במנה - בטל יחיד במיעוטו</w:t>
      </w:r>
    </w:p>
    <w:p w14:paraId="4FD473DF" w14:textId="77777777" w:rsidR="00AC0AF5" w:rsidRPr="00C35A2C" w:rsidRDefault="00AC0AF5" w:rsidP="00AC0AF5">
      <w:pPr>
        <w:rPr>
          <w:rFonts w:ascii="David" w:hAnsi="David"/>
          <w:sz w:val="32"/>
          <w:rtl/>
        </w:rPr>
      </w:pPr>
      <w:r w:rsidRPr="00C35A2C">
        <w:rPr>
          <w:rFonts w:ascii="David" w:hAnsi="David"/>
          <w:sz w:val="32"/>
          <w:rtl/>
        </w:rPr>
        <w:t>אחד אומר במנה, ואחד אומר בעשרים, ואחד אומר בשלשים - נדון במנה.</w:t>
      </w:r>
    </w:p>
    <w:p w14:paraId="05037BBF" w14:textId="77777777" w:rsidR="007332EE" w:rsidRPr="007332EE" w:rsidRDefault="00AC0AF5" w:rsidP="007332EE">
      <w:pPr>
        <w:pStyle w:val="36"/>
        <w:framePr w:wrap="notBeside"/>
        <w:rPr>
          <w:rtl/>
        </w:rPr>
      </w:pPr>
      <w:r w:rsidRPr="007332EE">
        <w:rPr>
          <w:rtl/>
        </w:rPr>
        <w:t>ר</w:t>
      </w:r>
      <w:r w:rsidRPr="007332EE">
        <w:rPr>
          <w:rFonts w:hint="cs"/>
          <w:rtl/>
        </w:rPr>
        <w:t>אבר</w:t>
      </w:r>
      <w:r w:rsidR="00F10693" w:rsidRPr="007332EE">
        <w:rPr>
          <w:rtl/>
        </w:rPr>
        <w:t>"</w:t>
      </w:r>
      <w:r w:rsidRPr="007332EE">
        <w:rPr>
          <w:rFonts w:hint="cs"/>
          <w:rtl/>
        </w:rPr>
        <w:t>צ</w:t>
      </w:r>
      <w:r w:rsidRPr="007332EE">
        <w:rPr>
          <w:rtl/>
        </w:rPr>
        <w:t>:</w:t>
      </w:r>
    </w:p>
    <w:p w14:paraId="246E12BF" w14:textId="72983134" w:rsidR="00AC0AF5" w:rsidRPr="00C35A2C" w:rsidRDefault="00AC0AF5" w:rsidP="00AC0AF5">
      <w:pPr>
        <w:rPr>
          <w:rFonts w:ascii="David" w:hAnsi="David"/>
          <w:sz w:val="32"/>
          <w:rtl/>
        </w:rPr>
      </w:pPr>
      <w:r w:rsidRPr="00C35A2C">
        <w:rPr>
          <w:rFonts w:ascii="David" w:hAnsi="David"/>
          <w:sz w:val="32"/>
          <w:rtl/>
        </w:rPr>
        <w:t>נדון בתשעים.</w:t>
      </w:r>
    </w:p>
    <w:p w14:paraId="4E9E2E1F" w14:textId="77777777" w:rsidR="007332EE" w:rsidRPr="007332EE" w:rsidRDefault="00AC0AF5" w:rsidP="007332EE">
      <w:pPr>
        <w:pStyle w:val="36"/>
        <w:framePr w:wrap="notBeside"/>
        <w:rPr>
          <w:rtl/>
        </w:rPr>
      </w:pPr>
      <w:r w:rsidRPr="007332EE">
        <w:rPr>
          <w:rtl/>
        </w:rPr>
        <w:t>אחרים אומרים:</w:t>
      </w:r>
    </w:p>
    <w:p w14:paraId="2DD1EFF8" w14:textId="1FD36EA3" w:rsidR="00AC0AF5" w:rsidRPr="00C35A2C" w:rsidRDefault="00AC0AF5" w:rsidP="00AC0AF5">
      <w:pPr>
        <w:rPr>
          <w:rFonts w:ascii="David" w:hAnsi="David"/>
          <w:sz w:val="32"/>
          <w:rtl/>
        </w:rPr>
      </w:pPr>
      <w:r w:rsidRPr="00C35A2C">
        <w:rPr>
          <w:rFonts w:ascii="David" w:hAnsi="David"/>
          <w:sz w:val="32"/>
          <w:rtl/>
        </w:rPr>
        <w:t>עושין שומא ביניהן ומשלשין.</w:t>
      </w:r>
    </w:p>
    <w:p w14:paraId="69EFDAFA" w14:textId="77777777" w:rsidR="00AC0AF5" w:rsidRPr="00C35A2C" w:rsidRDefault="00AC0AF5" w:rsidP="00AC0AF5">
      <w:pPr>
        <w:rPr>
          <w:rFonts w:ascii="David" w:hAnsi="David"/>
          <w:sz w:val="32"/>
          <w:rtl/>
        </w:rPr>
      </w:pPr>
      <w:r w:rsidRPr="00C35A2C">
        <w:rPr>
          <w:rFonts w:ascii="David" w:hAnsi="David"/>
          <w:sz w:val="32"/>
          <w:rtl/>
        </w:rPr>
        <w:t>מאן דאמר נדון במנה, מילתא מציעתא.</w:t>
      </w:r>
    </w:p>
    <w:p w14:paraId="31B09983" w14:textId="77777777" w:rsidR="00AC0AF5" w:rsidRPr="00C35A2C" w:rsidRDefault="00AC0AF5" w:rsidP="00982F98">
      <w:pPr>
        <w:pStyle w:val="affe"/>
        <w:framePr w:wrap="around"/>
        <w:rPr>
          <w:rtl/>
        </w:rPr>
      </w:pPr>
      <w:r w:rsidRPr="00C35A2C">
        <w:rPr>
          <w:rFonts w:hint="cs"/>
          <w:rtl/>
        </w:rPr>
        <w:t>קז:</w:t>
      </w:r>
    </w:p>
    <w:p w14:paraId="4DC427DC" w14:textId="77777777" w:rsidR="007332EE" w:rsidRPr="007332EE" w:rsidRDefault="00AC0AF5" w:rsidP="007332EE">
      <w:pPr>
        <w:pStyle w:val="36"/>
        <w:framePr w:wrap="notBeside"/>
        <w:rPr>
          <w:rtl/>
        </w:rPr>
      </w:pPr>
      <w:r w:rsidRPr="007332EE">
        <w:rPr>
          <w:rFonts w:hint="cs"/>
          <w:rtl/>
        </w:rPr>
        <w:t>ראבר</w:t>
      </w:r>
      <w:r w:rsidRPr="007332EE">
        <w:rPr>
          <w:rtl/>
        </w:rPr>
        <w:t>"</w:t>
      </w:r>
      <w:r w:rsidRPr="007332EE">
        <w:rPr>
          <w:rFonts w:hint="cs"/>
          <w:rtl/>
        </w:rPr>
        <w:t>צ</w:t>
      </w:r>
    </w:p>
    <w:p w14:paraId="5EFE179F" w14:textId="2422A91C" w:rsidR="00AC0AF5" w:rsidRPr="00C35A2C" w:rsidRDefault="00AC0AF5" w:rsidP="00AC0AF5">
      <w:pPr>
        <w:rPr>
          <w:rFonts w:ascii="David" w:hAnsi="David"/>
          <w:sz w:val="32"/>
          <w:rtl/>
        </w:rPr>
      </w:pPr>
      <w:r w:rsidRPr="0081371E">
        <w:rPr>
          <w:rStyle w:val="afff8"/>
          <w:rFonts w:hint="cs"/>
          <w:rtl/>
        </w:rPr>
        <w:t xml:space="preserve">דנדון בתשעים </w:t>
      </w:r>
      <w:r w:rsidRPr="00C35A2C">
        <w:rPr>
          <w:rFonts w:ascii="David" w:hAnsi="David" w:hint="cs"/>
          <w:sz w:val="32"/>
          <w:rtl/>
        </w:rPr>
        <w:t>דס</w:t>
      </w:r>
      <w:r w:rsidRPr="00C35A2C">
        <w:rPr>
          <w:rFonts w:ascii="David" w:hAnsi="David"/>
          <w:sz w:val="32"/>
          <w:rtl/>
        </w:rPr>
        <w:t>"</w:t>
      </w:r>
      <w:r w:rsidRPr="00C35A2C">
        <w:rPr>
          <w:rFonts w:ascii="David" w:hAnsi="David" w:hint="cs"/>
          <w:sz w:val="32"/>
          <w:rtl/>
        </w:rPr>
        <w:t>ל שהקרקע שווה תשעים ומה שאמר עשרים דטעה עשר פחות והך דאמר מנה דטעה עשר יותר, ולא אמרי</w:t>
      </w:r>
      <w:r w:rsidRPr="00F10693">
        <w:rPr>
          <w:rFonts w:hint="cs"/>
          <w:rtl/>
        </w:rPr>
        <w:t xml:space="preserve">' </w:t>
      </w:r>
      <w:r w:rsidRPr="00C35A2C">
        <w:rPr>
          <w:rFonts w:ascii="David" w:hAnsi="David" w:hint="cs"/>
          <w:sz w:val="32"/>
          <w:rtl/>
        </w:rPr>
        <w:t>שהיה שווה ק</w:t>
      </w:r>
      <w:r w:rsidRPr="00F10693">
        <w:rPr>
          <w:rFonts w:hint="cs"/>
          <w:rtl/>
        </w:rPr>
        <w:t>'י</w:t>
      </w:r>
      <w:r w:rsidRPr="00C35A2C">
        <w:rPr>
          <w:rFonts w:ascii="David" w:hAnsi="David" w:hint="cs"/>
          <w:sz w:val="32"/>
          <w:rtl/>
        </w:rPr>
        <w:t xml:space="preserve"> וטעו בהיפך דנקוט תרי קמאי בידך דמתורת מנה לא מפקי ליה</w:t>
      </w:r>
    </w:p>
    <w:p w14:paraId="17DDA5D7" w14:textId="77777777" w:rsidR="007332EE" w:rsidRPr="007332EE" w:rsidRDefault="00AC0AF5" w:rsidP="007332EE">
      <w:pPr>
        <w:pStyle w:val="36"/>
        <w:framePr w:wrap="notBeside"/>
        <w:rPr>
          <w:rtl/>
        </w:rPr>
      </w:pPr>
      <w:r w:rsidRPr="007332EE">
        <w:rPr>
          <w:rtl/>
        </w:rPr>
        <w:t>אחרים אומרים</w:t>
      </w:r>
    </w:p>
    <w:p w14:paraId="54DD1137" w14:textId="1BDF536C" w:rsidR="00AC0AF5" w:rsidRDefault="00AC0AF5" w:rsidP="00AC0AF5">
      <w:pPr>
        <w:rPr>
          <w:rFonts w:ascii="David" w:hAnsi="David"/>
          <w:sz w:val="32"/>
          <w:rtl/>
        </w:rPr>
      </w:pPr>
      <w:r w:rsidRPr="0081371E">
        <w:rPr>
          <w:rStyle w:val="afff8"/>
          <w:rtl/>
        </w:rPr>
        <w:t>עושין שומא ביניהן ומשלשין</w:t>
      </w:r>
      <w:r w:rsidRPr="00C35A2C">
        <w:rPr>
          <w:rFonts w:ascii="David" w:hAnsi="David"/>
          <w:sz w:val="32"/>
          <w:rtl/>
        </w:rPr>
        <w:t xml:space="preserve">, </w:t>
      </w:r>
      <w:r w:rsidRPr="00C35A2C">
        <w:rPr>
          <w:rFonts w:ascii="David" w:hAnsi="David" w:hint="cs"/>
          <w:sz w:val="32"/>
          <w:rtl/>
        </w:rPr>
        <w:t>דס</w:t>
      </w:r>
      <w:r w:rsidRPr="00C35A2C">
        <w:rPr>
          <w:rFonts w:ascii="David" w:hAnsi="David"/>
          <w:sz w:val="32"/>
          <w:rtl/>
        </w:rPr>
        <w:t>"</w:t>
      </w:r>
      <w:r w:rsidRPr="00C35A2C">
        <w:rPr>
          <w:rFonts w:ascii="David" w:hAnsi="David" w:hint="cs"/>
          <w:sz w:val="32"/>
          <w:rtl/>
        </w:rPr>
        <w:t>ל דהקרקע שווה צ</w:t>
      </w:r>
      <w:r w:rsidRPr="00F10693">
        <w:rPr>
          <w:rFonts w:hint="cs"/>
          <w:rtl/>
        </w:rPr>
        <w:t>'ג</w:t>
      </w:r>
      <w:r w:rsidRPr="00C35A2C">
        <w:rPr>
          <w:rFonts w:ascii="David" w:hAnsi="David" w:hint="cs"/>
          <w:sz w:val="32"/>
          <w:rtl/>
        </w:rPr>
        <w:t xml:space="preserve"> ושליש, זה שאמר כ</w:t>
      </w:r>
      <w:r w:rsidRPr="00F10693">
        <w:rPr>
          <w:rFonts w:hint="cs"/>
          <w:rtl/>
        </w:rPr>
        <w:t xml:space="preserve">' </w:t>
      </w:r>
      <w:r w:rsidRPr="00C35A2C">
        <w:rPr>
          <w:rFonts w:ascii="David" w:hAnsi="David" w:hint="cs"/>
          <w:sz w:val="32"/>
          <w:rtl/>
        </w:rPr>
        <w:t>טעה בי</w:t>
      </w:r>
      <w:r w:rsidRPr="00C35A2C">
        <w:rPr>
          <w:rFonts w:ascii="David" w:hAnsi="David"/>
          <w:sz w:val="32"/>
          <w:rtl/>
        </w:rPr>
        <w:t>"</w:t>
      </w:r>
      <w:r w:rsidRPr="00C35A2C">
        <w:rPr>
          <w:rFonts w:ascii="David" w:hAnsi="David" w:hint="cs"/>
          <w:sz w:val="32"/>
          <w:rtl/>
        </w:rPr>
        <w:t>ג ושליש פחות וזה שאמר מנה טעה בי</w:t>
      </w:r>
      <w:r w:rsidRPr="00C35A2C">
        <w:rPr>
          <w:rFonts w:ascii="David" w:hAnsi="David"/>
          <w:sz w:val="32"/>
          <w:rtl/>
        </w:rPr>
        <w:t>"</w:t>
      </w:r>
      <w:r w:rsidRPr="00C35A2C">
        <w:rPr>
          <w:rFonts w:ascii="David" w:hAnsi="David" w:hint="cs"/>
          <w:sz w:val="32"/>
          <w:rtl/>
        </w:rPr>
        <w:t>ג ושליש יותר, ובדין הוא שיאמר יותר ולא אמר שחשש להוסיף יותר מכל חביריו</w:t>
      </w:r>
    </w:p>
    <w:p w14:paraId="3FEA5EBF" w14:textId="77777777" w:rsidR="00AC0AF5" w:rsidRDefault="00AC0AF5" w:rsidP="00AC0AF5">
      <w:pPr>
        <w:rPr>
          <w:rFonts w:ascii="David" w:hAnsi="David"/>
          <w:sz w:val="32"/>
          <w:rtl/>
        </w:rPr>
      </w:pPr>
      <w:r w:rsidRPr="00C35A2C">
        <w:rPr>
          <w:rFonts w:ascii="David" w:hAnsi="David" w:hint="cs"/>
          <w:sz w:val="32"/>
          <w:rtl/>
        </w:rPr>
        <w:t>ולא אמרי</w:t>
      </w:r>
      <w:r w:rsidRPr="00F10693">
        <w:rPr>
          <w:rFonts w:hint="cs"/>
          <w:rtl/>
        </w:rPr>
        <w:t xml:space="preserve">' </w:t>
      </w:r>
      <w:r w:rsidRPr="00C35A2C">
        <w:rPr>
          <w:rFonts w:ascii="David" w:hAnsi="David" w:hint="cs"/>
          <w:sz w:val="32"/>
          <w:rtl/>
        </w:rPr>
        <w:t>שהיה שווה קי</w:t>
      </w:r>
      <w:r w:rsidRPr="00C35A2C">
        <w:rPr>
          <w:rFonts w:ascii="David" w:hAnsi="David"/>
          <w:sz w:val="32"/>
          <w:rtl/>
        </w:rPr>
        <w:t>"</w:t>
      </w:r>
      <w:r w:rsidRPr="00C35A2C">
        <w:rPr>
          <w:rFonts w:ascii="David" w:hAnsi="David" w:hint="cs"/>
          <w:sz w:val="32"/>
          <w:rtl/>
        </w:rPr>
        <w:t>ג ושליש ולהיפך וכו</w:t>
      </w:r>
      <w:r w:rsidRPr="00F10693">
        <w:rPr>
          <w:rFonts w:hint="cs"/>
          <w:rtl/>
        </w:rPr>
        <w:t xml:space="preserve">' </w:t>
      </w:r>
      <w:r w:rsidRPr="00C35A2C">
        <w:rPr>
          <w:rFonts w:ascii="David" w:hAnsi="David" w:hint="cs"/>
          <w:sz w:val="32"/>
          <w:rtl/>
        </w:rPr>
        <w:t>דנקוט מיהת תרי קמאי בידך דמתורת מאה לא מפקי</w:t>
      </w:r>
    </w:p>
    <w:p w14:paraId="3811FE63" w14:textId="4AC1497C" w:rsidR="00011DBB" w:rsidRDefault="00011DBB" w:rsidP="00011DBB">
      <w:pPr>
        <w:pStyle w:val="36"/>
        <w:framePr w:wrap="notBeside"/>
        <w:rPr>
          <w:rtl/>
        </w:rPr>
      </w:pPr>
      <w:r w:rsidRPr="007332EE">
        <w:rPr>
          <w:rtl/>
        </w:rPr>
        <w:t>רב הונא</w:t>
      </w:r>
      <w:r w:rsidRPr="00C35A2C">
        <w:rPr>
          <w:rFonts w:ascii="David" w:hAnsi="David" w:cs="FrankRuehl"/>
          <w:sz w:val="32"/>
          <w:rtl/>
        </w:rPr>
        <w:t>:</w:t>
      </w:r>
    </w:p>
    <w:p w14:paraId="1D419137" w14:textId="1030EDF3" w:rsidR="00AC0AF5" w:rsidRDefault="00AC0AF5" w:rsidP="00AC0AF5">
      <w:pPr>
        <w:rPr>
          <w:rFonts w:ascii="David" w:hAnsi="David"/>
          <w:sz w:val="32"/>
          <w:rtl/>
        </w:rPr>
      </w:pPr>
      <w:r w:rsidRPr="00C35A2C">
        <w:rPr>
          <w:rFonts w:ascii="David" w:hAnsi="David"/>
          <w:sz w:val="32"/>
          <w:rtl/>
        </w:rPr>
        <w:t>הלכה כאחרים.</w:t>
      </w:r>
    </w:p>
    <w:p w14:paraId="4A8EF9B6" w14:textId="62A13627" w:rsidR="007332EE" w:rsidRPr="007332EE" w:rsidRDefault="00AC0AF5" w:rsidP="007332EE">
      <w:pPr>
        <w:pStyle w:val="36"/>
        <w:framePr w:wrap="notBeside"/>
        <w:rPr>
          <w:rtl/>
        </w:rPr>
      </w:pPr>
      <w:r w:rsidRPr="007332EE">
        <w:rPr>
          <w:rtl/>
        </w:rPr>
        <w:t>רב אשי:</w:t>
      </w:r>
    </w:p>
    <w:p w14:paraId="776CBDEC" w14:textId="3D3C6D69" w:rsidR="00AC0AF5" w:rsidRPr="00065E76" w:rsidRDefault="00AC0AF5" w:rsidP="00065E76">
      <w:pPr>
        <w:rPr>
          <w:rtl/>
        </w:rPr>
      </w:pPr>
      <w:r w:rsidRPr="00065E76">
        <w:rPr>
          <w:rtl/>
        </w:rPr>
        <w:t>טעמא דאחרים לא ידעינן הלכתא עבדינן כוותייהו?</w:t>
      </w:r>
    </w:p>
    <w:p w14:paraId="342D3EA7" w14:textId="5A3AF48B" w:rsidR="00011DBB" w:rsidRPr="007332EE" w:rsidRDefault="00011DBB" w:rsidP="00011DBB">
      <w:pPr>
        <w:pStyle w:val="36"/>
        <w:framePr w:wrap="notBeside"/>
        <w:rPr>
          <w:rtl/>
        </w:rPr>
      </w:pPr>
      <w:r w:rsidRPr="007332EE">
        <w:rPr>
          <w:rtl/>
        </w:rPr>
        <w:t>תנו דייני גולה:</w:t>
      </w:r>
    </w:p>
    <w:p w14:paraId="21BF09DC" w14:textId="402E354E" w:rsidR="00AC0AF5" w:rsidRPr="007332EE" w:rsidRDefault="00AC0AF5" w:rsidP="007332EE">
      <w:pPr>
        <w:rPr>
          <w:rtl/>
        </w:rPr>
      </w:pPr>
      <w:r w:rsidRPr="007332EE">
        <w:rPr>
          <w:rtl/>
        </w:rPr>
        <w:t>עושין שומא ביניהן ומשלשין.</w:t>
      </w:r>
      <w:r w:rsidRPr="007332EE">
        <w:rPr>
          <w:rFonts w:hint="cs"/>
          <w:rtl/>
        </w:rPr>
        <w:t xml:space="preserve"> </w:t>
      </w:r>
      <w:r w:rsidRPr="007332EE">
        <w:rPr>
          <w:rStyle w:val="affffe"/>
          <w:rtl/>
        </w:rPr>
        <w:t>רב הונא:</w:t>
      </w:r>
      <w:r w:rsidRPr="007332EE">
        <w:rPr>
          <w:rtl/>
        </w:rPr>
        <w:t xml:space="preserve"> </w:t>
      </w:r>
      <w:r w:rsidRPr="007332EE">
        <w:rPr>
          <w:b/>
          <w:bCs/>
          <w:rtl/>
        </w:rPr>
        <w:t>הלכתא</w:t>
      </w:r>
      <w:r w:rsidRPr="007332EE">
        <w:rPr>
          <w:rtl/>
        </w:rPr>
        <w:t xml:space="preserve"> כדייני גולה.</w:t>
      </w:r>
    </w:p>
    <w:p w14:paraId="0EB8CADB" w14:textId="77777777" w:rsidR="007332EE" w:rsidRPr="007332EE" w:rsidRDefault="00AC0AF5" w:rsidP="007332EE">
      <w:pPr>
        <w:pStyle w:val="36"/>
        <w:framePr w:wrap="notBeside"/>
        <w:rPr>
          <w:rtl/>
        </w:rPr>
      </w:pPr>
      <w:r w:rsidRPr="007332EE">
        <w:rPr>
          <w:rtl/>
        </w:rPr>
        <w:t>רב אשי:</w:t>
      </w:r>
    </w:p>
    <w:p w14:paraId="38EA11F7" w14:textId="1818B62D" w:rsidR="00AC0AF5" w:rsidRDefault="00AC0AF5" w:rsidP="00AC0AF5">
      <w:pPr>
        <w:rPr>
          <w:rFonts w:ascii="David" w:hAnsi="David"/>
          <w:sz w:val="32"/>
          <w:rtl/>
        </w:rPr>
      </w:pPr>
      <w:r w:rsidRPr="00C35A2C">
        <w:rPr>
          <w:rFonts w:ascii="David" w:hAnsi="David"/>
          <w:sz w:val="32"/>
          <w:rtl/>
        </w:rPr>
        <w:t xml:space="preserve">טעמא דדייני גולה לא ידעינן, </w:t>
      </w:r>
      <w:r w:rsidRPr="0081371E">
        <w:rPr>
          <w:rStyle w:val="afff8"/>
          <w:rtl/>
        </w:rPr>
        <w:t>הלכתא</w:t>
      </w:r>
      <w:r w:rsidRPr="00C35A2C">
        <w:rPr>
          <w:rFonts w:ascii="David" w:hAnsi="David"/>
          <w:sz w:val="32"/>
          <w:rtl/>
        </w:rPr>
        <w:t xml:space="preserve"> עבדינן כוותייהו?</w:t>
      </w:r>
    </w:p>
    <w:p w14:paraId="06C010CB" w14:textId="57115A6C" w:rsidR="00AC0AF5" w:rsidRPr="001B450D" w:rsidRDefault="001B450D" w:rsidP="00AC0AF5">
      <w:pPr>
        <w:pStyle w:val="aff9"/>
        <w:rPr>
          <w:rtl/>
        </w:rPr>
      </w:pPr>
      <w:r w:rsidRPr="001B450D">
        <w:rPr>
          <w:rFonts w:hint="cs"/>
          <w:rtl/>
        </w:rPr>
        <w:t>***</w:t>
      </w:r>
    </w:p>
    <w:p w14:paraId="1150E9FB" w14:textId="572D9E97" w:rsidR="00AC0AF5" w:rsidRPr="00C35A2C" w:rsidRDefault="00011DBB" w:rsidP="00011DBB">
      <w:pPr>
        <w:pStyle w:val="affffb"/>
        <w:framePr w:wrap="around"/>
        <w:rPr>
          <w:rtl/>
        </w:rPr>
      </w:pPr>
      <w:del w:id="20355" w:author="קלוד" w:date="2026-10-06T10:07:33Z">
        <w:r>
          <w:rPr>
            <w:rtl/>
          </w:rPr>
          <w:delText xml:space="preserve">מתני'</w:delText>
        </w:r>
      </w:del>
      <w:ins w:id="20356" w:author="קלוד" w:date="2026-10-06T10:07:33Z">
        <w:r>
          <w:rPr>
            <w:rtl/>
          </w:rPr>
          <w:t xml:space="preserve">משנה ד</w:t>
        </w:r>
      </w:ins>
    </w:p>
    <w:p w14:paraId="5A4266B6" w14:textId="77777777" w:rsidR="007332EE" w:rsidRDefault="00AC0AF5" w:rsidP="00DB3591">
      <w:pPr>
        <w:pStyle w:val="afff3"/>
        <w:rPr>
          <w:rtl/>
        </w:rPr>
      </w:pPr>
      <w:r w:rsidRPr="00C35A2C">
        <w:rPr>
          <w:rtl/>
        </w:rPr>
        <w:t>הא</w:t>
      </w:r>
      <w:r>
        <w:rPr>
          <w:rtl/>
        </w:rPr>
        <w:t xml:space="preserve">ומר לחבירו </w:t>
      </w:r>
    </w:p>
    <w:p w14:paraId="682CF86E" w14:textId="66D7F9ED" w:rsidR="00AC0AF5" w:rsidRPr="00C35A2C" w:rsidRDefault="00AC0AF5" w:rsidP="00DB3591">
      <w:pPr>
        <w:pStyle w:val="afff3"/>
        <w:rPr>
          <w:rtl/>
        </w:rPr>
      </w:pPr>
      <w:r>
        <w:rPr>
          <w:rtl/>
        </w:rPr>
        <w:t>חצי שדה אני מוכר לך</w:t>
      </w:r>
      <w:r w:rsidR="007332EE">
        <w:rPr>
          <w:rFonts w:hint="cs"/>
          <w:rtl/>
        </w:rPr>
        <w:t xml:space="preserve">- </w:t>
      </w:r>
      <w:r w:rsidRPr="00C35A2C">
        <w:rPr>
          <w:rtl/>
        </w:rPr>
        <w:t xml:space="preserve"> משמנין ביניהן ונוטל חצי שדהו.</w:t>
      </w:r>
    </w:p>
    <w:p w14:paraId="20438149" w14:textId="77777777" w:rsidR="00AC0AF5" w:rsidRPr="00C35A2C" w:rsidRDefault="00AC0AF5" w:rsidP="00DB3591">
      <w:pPr>
        <w:pStyle w:val="afff3"/>
        <w:rPr>
          <w:rtl/>
        </w:rPr>
      </w:pPr>
      <w:r w:rsidRPr="00C35A2C">
        <w:rPr>
          <w:rtl/>
        </w:rPr>
        <w:t>חציה בדרום אני מוכר לך - משמנין ביניהן ונוטל חציה בדרום.</w:t>
      </w:r>
    </w:p>
    <w:p w14:paraId="58C38185" w14:textId="77777777" w:rsidR="00AC0AF5" w:rsidRPr="00C35A2C" w:rsidRDefault="00AC0AF5" w:rsidP="00DB3591">
      <w:pPr>
        <w:pStyle w:val="afff3"/>
        <w:rPr>
          <w:rtl/>
        </w:rPr>
      </w:pPr>
      <w:r w:rsidRPr="00C35A2C">
        <w:rPr>
          <w:rtl/>
        </w:rPr>
        <w:t>והוא מקבל עליו מקום הגדר, חריץ ובן חריץ.</w:t>
      </w:r>
    </w:p>
    <w:p w14:paraId="5F4CA767" w14:textId="77777777" w:rsidR="00AC0AF5" w:rsidRPr="00C35A2C" w:rsidRDefault="00AC0AF5" w:rsidP="00DB3591">
      <w:pPr>
        <w:pStyle w:val="afff3"/>
        <w:rPr>
          <w:rtl/>
        </w:rPr>
      </w:pPr>
      <w:r w:rsidRPr="00C35A2C">
        <w:rPr>
          <w:rtl/>
        </w:rPr>
        <w:t>וכמה הוא חריץ? ששה טפחים, ובן חריץ? שלשה.</w:t>
      </w:r>
    </w:p>
    <w:p w14:paraId="02565185" w14:textId="77777777" w:rsidR="007332EE" w:rsidRPr="007332EE" w:rsidRDefault="00AC0AF5" w:rsidP="007332EE">
      <w:pPr>
        <w:pStyle w:val="36"/>
        <w:framePr w:wrap="notBeside"/>
        <w:rPr>
          <w:rtl/>
        </w:rPr>
      </w:pPr>
      <w:r w:rsidRPr="007332EE">
        <w:rPr>
          <w:rFonts w:hint="cs"/>
          <w:rtl/>
        </w:rPr>
        <w:t>רחב</w:t>
      </w:r>
      <w:r w:rsidRPr="007332EE">
        <w:rPr>
          <w:rtl/>
        </w:rPr>
        <w:t>"</w:t>
      </w:r>
      <w:r w:rsidRPr="007332EE">
        <w:rPr>
          <w:rFonts w:hint="cs"/>
          <w:rtl/>
        </w:rPr>
        <w:t>א מרי</w:t>
      </w:r>
      <w:r w:rsidRPr="007332EE">
        <w:rPr>
          <w:rtl/>
        </w:rPr>
        <w:t>"</w:t>
      </w:r>
      <w:r w:rsidRPr="007332EE">
        <w:rPr>
          <w:rFonts w:hint="cs"/>
          <w:rtl/>
        </w:rPr>
        <w:t>ו</w:t>
      </w:r>
      <w:r w:rsidRPr="007332EE">
        <w:rPr>
          <w:rtl/>
        </w:rPr>
        <w:t>:</w:t>
      </w:r>
    </w:p>
    <w:p w14:paraId="2C092A00" w14:textId="6A596697" w:rsidR="00AC0AF5" w:rsidRPr="00C35A2C" w:rsidRDefault="00AC0AF5" w:rsidP="00AC0AF5">
      <w:pPr>
        <w:rPr>
          <w:rFonts w:ascii="David" w:hAnsi="David"/>
          <w:sz w:val="32"/>
          <w:rtl/>
        </w:rPr>
      </w:pPr>
      <w:r w:rsidRPr="00C35A2C">
        <w:rPr>
          <w:rFonts w:ascii="David" w:hAnsi="David"/>
          <w:sz w:val="32"/>
          <w:rtl/>
        </w:rPr>
        <w:t>לוקח נוטל כחוש שבו.</w:t>
      </w:r>
    </w:p>
    <w:p w14:paraId="68401172" w14:textId="77777777" w:rsidR="007332EE" w:rsidRPr="007332EE" w:rsidRDefault="00AC0AF5" w:rsidP="007332EE">
      <w:pPr>
        <w:pStyle w:val="36"/>
        <w:framePr w:wrap="notBeside"/>
        <w:rPr>
          <w:rtl/>
        </w:rPr>
      </w:pPr>
      <w:r w:rsidRPr="007332EE">
        <w:rPr>
          <w:rFonts w:hint="cs"/>
          <w:rtl/>
        </w:rPr>
        <w:t>רחב</w:t>
      </w:r>
      <w:r w:rsidRPr="007332EE">
        <w:rPr>
          <w:rtl/>
        </w:rPr>
        <w:t>"</w:t>
      </w:r>
      <w:r w:rsidRPr="007332EE">
        <w:rPr>
          <w:rFonts w:hint="cs"/>
          <w:rtl/>
        </w:rPr>
        <w:t>א לרי</w:t>
      </w:r>
      <w:r w:rsidRPr="007332EE">
        <w:rPr>
          <w:rtl/>
        </w:rPr>
        <w:t>"</w:t>
      </w:r>
      <w:r w:rsidRPr="007332EE">
        <w:rPr>
          <w:rFonts w:hint="cs"/>
          <w:rtl/>
        </w:rPr>
        <w:t>ו</w:t>
      </w:r>
      <w:r w:rsidRPr="007332EE">
        <w:rPr>
          <w:rtl/>
        </w:rPr>
        <w:t>:</w:t>
      </w:r>
    </w:p>
    <w:p w14:paraId="769D1B76" w14:textId="5C3B5E44" w:rsidR="00AC0AF5" w:rsidRPr="00C35A2C" w:rsidRDefault="00AC0AF5" w:rsidP="00AC0AF5">
      <w:pPr>
        <w:rPr>
          <w:rFonts w:ascii="David" w:hAnsi="David"/>
          <w:sz w:val="32"/>
          <w:rtl/>
        </w:rPr>
      </w:pPr>
      <w:r w:rsidRPr="00C35A2C">
        <w:rPr>
          <w:rFonts w:ascii="David" w:hAnsi="David"/>
          <w:sz w:val="32"/>
          <w:rtl/>
        </w:rPr>
        <w:t>והא אנן משמנין ביניהן תנן.</w:t>
      </w:r>
    </w:p>
    <w:p w14:paraId="51BE990F" w14:textId="77777777" w:rsidR="007332EE" w:rsidRPr="007332EE" w:rsidRDefault="00AC0AF5" w:rsidP="007332EE">
      <w:pPr>
        <w:pStyle w:val="36"/>
        <w:framePr w:wrap="notBeside"/>
        <w:rPr>
          <w:rtl/>
        </w:rPr>
      </w:pPr>
      <w:r w:rsidRPr="007332EE">
        <w:rPr>
          <w:rtl/>
        </w:rPr>
        <w:t>א"ל:</w:t>
      </w:r>
    </w:p>
    <w:p w14:paraId="45C6124E" w14:textId="6B853AAC" w:rsidR="00AC0AF5" w:rsidRPr="007332EE" w:rsidRDefault="00AC0AF5" w:rsidP="007332EE">
      <w:pPr>
        <w:rPr>
          <w:rFonts w:ascii="David" w:hAnsi="David"/>
          <w:sz w:val="32"/>
          <w:rtl/>
        </w:rPr>
      </w:pPr>
      <w:r w:rsidRPr="00C35A2C">
        <w:rPr>
          <w:rFonts w:ascii="David" w:hAnsi="David" w:hint="cs"/>
          <w:sz w:val="32"/>
          <w:rtl/>
        </w:rPr>
        <w:t xml:space="preserve">כשאכלת תמרים בבבל דייקתי מסיפא, </w:t>
      </w:r>
      <w:r w:rsidR="007332EE" w:rsidRPr="007332EE">
        <w:rPr>
          <w:rStyle w:val="affffe"/>
          <w:rFonts w:hint="cs"/>
          <w:rtl/>
        </w:rPr>
        <w:t>דתני</w:t>
      </w:r>
      <w:r w:rsidRPr="007332EE">
        <w:rPr>
          <w:rStyle w:val="affffe"/>
          <w:rtl/>
        </w:rPr>
        <w:t>:</w:t>
      </w:r>
      <w:r w:rsidRPr="00C35A2C">
        <w:rPr>
          <w:rFonts w:ascii="David" w:hAnsi="David"/>
          <w:sz w:val="32"/>
          <w:rtl/>
        </w:rPr>
        <w:t xml:space="preserve"> חציה בדרום אני מוכר לך - משמנין ביניהן ונוטל חציה בדרום, ואמאי משמנין ביניהן? והא חציה בדרום אמר </w:t>
      </w:r>
      <w:r w:rsidR="007332EE">
        <w:rPr>
          <w:rFonts w:ascii="David" w:hAnsi="David" w:hint="cs"/>
          <w:sz w:val="32"/>
          <w:rtl/>
        </w:rPr>
        <w:t>לו</w:t>
      </w:r>
      <w:r w:rsidRPr="00C35A2C">
        <w:rPr>
          <w:rFonts w:ascii="David" w:hAnsi="David"/>
          <w:sz w:val="32"/>
          <w:rtl/>
        </w:rPr>
        <w:t>.</w:t>
      </w:r>
      <w:r w:rsidRPr="00C35A2C">
        <w:rPr>
          <w:rFonts w:ascii="David" w:hAnsi="David" w:hint="cs"/>
          <w:sz w:val="32"/>
          <w:rtl/>
        </w:rPr>
        <w:t>- אלא לדמי ה</w:t>
      </w:r>
      <w:r w:rsidRPr="00C35A2C">
        <w:rPr>
          <w:rFonts w:ascii="David" w:hAnsi="David"/>
          <w:sz w:val="32"/>
          <w:rtl/>
        </w:rPr>
        <w:t>"</w:t>
      </w:r>
      <w:r w:rsidRPr="00C35A2C">
        <w:rPr>
          <w:rFonts w:ascii="David" w:hAnsi="David" w:hint="cs"/>
          <w:sz w:val="32"/>
          <w:rtl/>
        </w:rPr>
        <w:t>נ לדמי</w:t>
      </w:r>
      <w:bookmarkStart w:id="48" w:name="_Hlk179449604"/>
    </w:p>
    <w:bookmarkEnd w:id="46"/>
    <w:p w14:paraId="5AB90DA8" w14:textId="77777777" w:rsidR="00AC0AF5" w:rsidRDefault="00AC0AF5" w:rsidP="00982F98">
      <w:pPr>
        <w:pStyle w:val="affe"/>
        <w:framePr w:wrap="around"/>
        <w:rPr>
          <w:rtl/>
        </w:rPr>
      </w:pPr>
      <w:r w:rsidRPr="00C35A2C">
        <w:rPr>
          <w:rFonts w:hint="cs"/>
          <w:rtl/>
        </w:rPr>
        <w:t>קח.</w:t>
      </w:r>
    </w:p>
    <w:p w14:paraId="084DBF46" w14:textId="77777777" w:rsidR="00AC0AF5" w:rsidRPr="00801934" w:rsidRDefault="00AC0AF5" w:rsidP="00AF2FEB">
      <w:pPr>
        <w:pStyle w:val="afffb"/>
        <w:rPr>
          <w:rtl/>
        </w:rPr>
      </w:pPr>
      <w:ins w:id="9935" w:author="מספור קטעי משנה" w:date="2026-10-06T06:44:59Z">
        <w:r>
          <w:rPr>
            <w:rStyle w:val="MisparKeta"/>
          </w:rPr>
          <w:t xml:space="preserve">ג. </w:t>
        </w:r>
      </w:ins>
      <w:r w:rsidRPr="00801934">
        <w:rPr>
          <w:rtl/>
        </w:rPr>
        <w:t>מקבל עליו מקום גדר כו'.</w:t>
      </w:r>
    </w:p>
    <w:p w14:paraId="2E3BEEA7" w14:textId="77777777" w:rsidR="007332EE" w:rsidRPr="007332EE" w:rsidRDefault="00AC0AF5" w:rsidP="007332EE">
      <w:pPr>
        <w:pStyle w:val="36"/>
        <w:framePr w:wrap="notBeside"/>
        <w:rPr>
          <w:rtl/>
        </w:rPr>
      </w:pPr>
      <w:r w:rsidRPr="007332EE">
        <w:rPr>
          <w:rtl/>
        </w:rPr>
        <w:t>תאנא:</w:t>
      </w:r>
    </w:p>
    <w:p w14:paraId="29AFA0B8" w14:textId="35BB8AEC" w:rsidR="00AC0AF5" w:rsidRPr="00C35A2C" w:rsidRDefault="00AC0AF5" w:rsidP="00AC0AF5">
      <w:pPr>
        <w:rPr>
          <w:rFonts w:ascii="David" w:hAnsi="David"/>
          <w:sz w:val="32"/>
          <w:rtl/>
        </w:rPr>
      </w:pPr>
      <w:r w:rsidRPr="00C35A2C">
        <w:rPr>
          <w:rFonts w:ascii="David" w:hAnsi="David"/>
          <w:sz w:val="32"/>
          <w:rtl/>
        </w:rPr>
        <w:t>חריץ מבחוץ, ובן חריץ מבפנים, וזה וזה אחורי גדר, כדי שלא תהא חיה קופצת.</w:t>
      </w:r>
    </w:p>
    <w:p w14:paraId="51B586D6" w14:textId="77777777" w:rsidR="00AC0AF5" w:rsidRPr="00C35A2C" w:rsidRDefault="00AC0AF5" w:rsidP="00AC0AF5">
      <w:pPr>
        <w:rPr>
          <w:rFonts w:ascii="David" w:hAnsi="David"/>
          <w:sz w:val="32"/>
          <w:rtl/>
        </w:rPr>
      </w:pPr>
      <w:r w:rsidRPr="00C35A2C">
        <w:rPr>
          <w:rFonts w:ascii="David" w:hAnsi="David" w:hint="cs"/>
          <w:sz w:val="32"/>
          <w:rtl/>
        </w:rPr>
        <w:t>וחייב לעשות גם ב</w:t>
      </w:r>
      <w:r w:rsidRPr="00C35A2C">
        <w:rPr>
          <w:rFonts w:ascii="David" w:hAnsi="David"/>
          <w:sz w:val="32"/>
          <w:rtl/>
        </w:rPr>
        <w:t>ן חריץ.</w:t>
      </w:r>
      <w:r w:rsidRPr="00C35A2C">
        <w:rPr>
          <w:rFonts w:ascii="David" w:hAnsi="David" w:hint="cs"/>
          <w:sz w:val="32"/>
          <w:rtl/>
        </w:rPr>
        <w:t xml:space="preserve"> </w:t>
      </w:r>
      <w:r w:rsidRPr="007332EE">
        <w:rPr>
          <w:rStyle w:val="affffe"/>
          <w:rFonts w:hint="cs"/>
          <w:rtl/>
        </w:rPr>
        <w:t>דאל</w:t>
      </w:r>
      <w:r w:rsidRPr="007332EE">
        <w:rPr>
          <w:rStyle w:val="affffe"/>
          <w:rtl/>
        </w:rPr>
        <w:t>"</w:t>
      </w:r>
      <w:r w:rsidRPr="007332EE">
        <w:rPr>
          <w:rStyle w:val="affffe"/>
          <w:rFonts w:hint="cs"/>
          <w:rtl/>
        </w:rPr>
        <w:t>ה</w:t>
      </w:r>
      <w:r w:rsidRPr="00C35A2C">
        <w:rPr>
          <w:rFonts w:ascii="David" w:hAnsi="David" w:hint="cs"/>
          <w:sz w:val="32"/>
          <w:rtl/>
        </w:rPr>
        <w:t xml:space="preserve"> </w:t>
      </w:r>
      <w:r w:rsidRPr="00C35A2C">
        <w:rPr>
          <w:rFonts w:ascii="David" w:hAnsi="David"/>
          <w:sz w:val="32"/>
          <w:rtl/>
        </w:rPr>
        <w:t>איידי דרווח, קיימא בגויה וקפצה.</w:t>
      </w:r>
    </w:p>
    <w:p w14:paraId="3C02B156" w14:textId="77777777" w:rsidR="00AC0AF5" w:rsidRPr="00C35A2C" w:rsidRDefault="00AC0AF5" w:rsidP="00AC0AF5">
      <w:pPr>
        <w:rPr>
          <w:rFonts w:ascii="David" w:hAnsi="David"/>
          <w:sz w:val="32"/>
          <w:rtl/>
        </w:rPr>
      </w:pPr>
      <w:r w:rsidRPr="00C35A2C">
        <w:rPr>
          <w:rFonts w:ascii="David" w:hAnsi="David" w:hint="cs"/>
          <w:sz w:val="32"/>
          <w:rtl/>
        </w:rPr>
        <w:t xml:space="preserve">וחייב לעשות גם חריץ </w:t>
      </w:r>
      <w:r w:rsidRPr="007332EE">
        <w:rPr>
          <w:rStyle w:val="affffe"/>
          <w:rFonts w:hint="cs"/>
          <w:rtl/>
        </w:rPr>
        <w:t>דאל</w:t>
      </w:r>
      <w:r w:rsidRPr="007332EE">
        <w:rPr>
          <w:rStyle w:val="affffe"/>
          <w:rtl/>
        </w:rPr>
        <w:t>"</w:t>
      </w:r>
      <w:r w:rsidRPr="007332EE">
        <w:rPr>
          <w:rStyle w:val="affffe"/>
          <w:rFonts w:hint="cs"/>
          <w:rtl/>
        </w:rPr>
        <w:t>ה</w:t>
      </w:r>
      <w:r w:rsidRPr="007332EE">
        <w:rPr>
          <w:rStyle w:val="affffe"/>
          <w:rtl/>
        </w:rPr>
        <w:t>.</w:t>
      </w:r>
      <w:r w:rsidRPr="00C35A2C">
        <w:rPr>
          <w:rFonts w:ascii="David" w:hAnsi="David" w:hint="cs"/>
          <w:sz w:val="32"/>
          <w:rtl/>
        </w:rPr>
        <w:t xml:space="preserve"> </w:t>
      </w:r>
      <w:r w:rsidRPr="00C35A2C">
        <w:rPr>
          <w:rFonts w:ascii="David" w:hAnsi="David"/>
          <w:sz w:val="32"/>
          <w:rtl/>
        </w:rPr>
        <w:t>איידי דקטין, קיימא אשפתיה וקפצה.</w:t>
      </w:r>
    </w:p>
    <w:p w14:paraId="32E28338" w14:textId="77777777" w:rsidR="007332EE" w:rsidRPr="007332EE" w:rsidRDefault="00AC0AF5" w:rsidP="007332EE">
      <w:pPr>
        <w:pStyle w:val="36"/>
        <w:framePr w:wrap="notBeside"/>
        <w:rPr>
          <w:rtl/>
        </w:rPr>
      </w:pPr>
      <w:r w:rsidRPr="007332EE">
        <w:rPr>
          <w:rtl/>
        </w:rPr>
        <w:t xml:space="preserve">• </w:t>
      </w:r>
    </w:p>
    <w:p w14:paraId="4E59F1CE" w14:textId="1C5CE5A4" w:rsidR="00AC0AF5" w:rsidRPr="00C35A2C" w:rsidRDefault="00AC0AF5" w:rsidP="00AC0AF5">
      <w:pPr>
        <w:rPr>
          <w:rFonts w:ascii="David" w:hAnsi="David"/>
          <w:sz w:val="32"/>
          <w:rtl/>
        </w:rPr>
      </w:pPr>
      <w:r w:rsidRPr="00C35A2C">
        <w:rPr>
          <w:rFonts w:ascii="David" w:hAnsi="David"/>
          <w:sz w:val="32"/>
          <w:rtl/>
        </w:rPr>
        <w:t xml:space="preserve">וכמה בין חריץ לבן חריץ? </w:t>
      </w:r>
      <w:r>
        <w:rPr>
          <w:rFonts w:ascii="David" w:hAnsi="David" w:hint="cs"/>
          <w:sz w:val="32"/>
          <w:rtl/>
        </w:rPr>
        <w:t xml:space="preserve">- </w:t>
      </w:r>
      <w:r w:rsidRPr="00C35A2C">
        <w:rPr>
          <w:rFonts w:ascii="David" w:hAnsi="David"/>
          <w:sz w:val="32"/>
          <w:rtl/>
        </w:rPr>
        <w:t>ט</w:t>
      </w:r>
      <w:bookmarkEnd w:id="48"/>
      <w:r w:rsidRPr="00C35A2C">
        <w:rPr>
          <w:rFonts w:ascii="David" w:hAnsi="David"/>
          <w:sz w:val="32"/>
          <w:rtl/>
        </w:rPr>
        <w:t>פח.</w:t>
      </w:r>
    </w:p>
    <w:p w14:paraId="6B9E4333" w14:textId="77777777" w:rsidR="00AC0AF5" w:rsidRPr="00F97732" w:rsidRDefault="00AC0AF5" w:rsidP="00C52227">
      <w:pPr>
        <w:pStyle w:val="afff9"/>
        <w:rPr>
          <w:rtl/>
        </w:rPr>
        <w:sectPr w:rsidR="00AC0AF5" w:rsidRPr="00F97732" w:rsidSect="00A04630">
          <w:type w:val="continuous"/>
          <w:pgSz w:w="5103" w:h="14572"/>
          <w:pgMar w:top="567" w:right="1134" w:bottom="567" w:left="567" w:header="284" w:footer="284" w:gutter="0"/>
          <w:pgNumType w:start="1"/>
          <w:cols w:space="720"/>
          <w:bidi/>
          <w:rtlGutter/>
          <w:docGrid w:linePitch="360"/>
        </w:sectPr>
      </w:pPr>
    </w:p>
    <w:bookmarkEnd w:id="45"/>
    <w:p w14:paraId="54895463" w14:textId="790DD377" w:rsidR="00AC0AF5" w:rsidRPr="00C35A2C" w:rsidRDefault="00AC0AF5" w:rsidP="00C52227">
      <w:pPr>
        <w:pStyle w:val="Hadran"/>
        <w:rPr>
          <w:rFonts w:ascii="David" w:hAnsi="David"/>
          <w:sz w:val="32"/>
        </w:rPr>
        <w:pPrChange w:id="91207" w:author="Claude" w:date="2026-10-08T08:34:53Z">
          <w:pPr>
            <w:pStyle w:val="afff9"/>
            <w:rPr>
              <w:rFonts w:ascii="David" w:hAnsi="David"/>
              <w:sz w:val="32"/>
            </w:rPr>
          </w:pPr>
        </w:pPrChange>
      </w:pPr>
      <w:r w:rsidRPr="00F97732">
        <w:rPr>
          <w:rtl/>
        </w:rPr>
        <w:lastRenderedPageBreak/>
        <w:t>הדרן עלך בית כור.</w:t>
      </w:r>
      <w:bookmarkStart w:id="49" w:name="_Hlk179449472"/>
    </w:p>
    <w:bookmarkEnd w:id="47"/>
    <w:p w14:paraId="33774929" w14:textId="77777777" w:rsidR="00AC0AF5" w:rsidRPr="00C35A2C" w:rsidRDefault="00AC0AF5" w:rsidP="00AC0AF5">
      <w:pPr>
        <w:pStyle w:val="afff0"/>
        <w:framePr w:wrap="around"/>
        <w:spacing w:line="276" w:lineRule="auto"/>
        <w:rPr>
          <w:del w:id="41065" w:author="Claude" w:date="2026-10-07T09:24:35Z"/>
          <w:rtl/>
        </w:rPr>
      </w:pPr>
      <w:del w:id="41064" w:author="Claude" w:date="2026-10-07T09:24:35Z">
        <w:r w:rsidRPr="00C35A2C">
          <w:rPr>
            <w:rFonts w:hint="cs"/>
            <w:rtl/>
          </w:rPr>
          <w:lastRenderedPageBreak/>
          <w:delText xml:space="preserve">פרק שמיני</w:delText>
        </w:r>
      </w:del>
    </w:p>
    <w:p w14:paraId="023E72A7" w14:textId="77777777" w:rsidR="00AC0AF5" w:rsidRDefault="00AC0AF5" w:rsidP="00AC0AF5">
      <w:pPr>
        <w:pStyle w:val="afff1"/>
        <w:framePr w:wrap="around"/>
        <w:spacing w:line="276" w:lineRule="auto"/>
        <w:rPr>
          <w:del w:id="41067" w:author="Claude" w:date="2026-10-07T09:24:35Z"/>
          <w:rtl/>
        </w:rPr>
      </w:pPr>
      <w:del w:id="41066" w:author="Claude" w:date="2026-10-07T09:24:35Z">
        <w:r w:rsidRPr="00C35A2C">
          <w:rPr>
            <w:rFonts w:hint="cs"/>
            <w:rtl/>
          </w:rPr>
          <w:delText xml:space="preserve">יש נוחלין</w:delText>
        </w:r>
      </w:del>
    </w:p>
    <w:p w14:paraId="30C13275" w14:textId="77777777" w:rsidR="00AC0AF5" w:rsidRPr="00C35A2C" w:rsidRDefault="00AC0AF5" w:rsidP="00C957D3">
      <w:pPr>
        <w:pStyle w:val="afff2"/>
        <w:framePr w:wrap="around" w:x="3915"/>
        <w:spacing w:after="0" w:line="276" w:lineRule="auto"/>
        <w:rPr>
          <w:rtl/>
        </w:rPr>
      </w:pPr>
      <w:r w:rsidRPr="00C35A2C">
        <w:rPr>
          <w:rFonts w:hint="cs"/>
          <w:rtl/>
        </w:rPr>
        <w:t xml:space="preserve">קח. </w:t>
      </w:r>
      <w:r w:rsidRPr="00C35A2C">
        <w:rPr>
          <w:rFonts w:cs="Guttman Vilna"/>
          <w:b/>
          <w:bCs/>
          <w:rtl/>
        </w:rPr>
        <w:t>–</w:t>
      </w:r>
      <w:r w:rsidRPr="00C35A2C">
        <w:rPr>
          <w:rFonts w:hint="cs"/>
          <w:rtl/>
        </w:rPr>
        <w:t xml:space="preserve"> קלט:</w:t>
      </w:r>
    </w:p>
    <w:p>
      <w:pPr>
        <w:pStyle w:val="PetichatPerek"/>
        <w:rPr>
          <w:ins w:id="41063" w:author="Claude" w:date="2026-10-07T09:24:35Z"/>
        </w:rPr>
      </w:pPr>
      <w:ins w:id="41062" w:author="Claude" w:date="2026-10-07T09:24:35Z">
        <w:r>
          <w:rPr>
            <w:rFonts w:hint="cs"/>
            <w:rtl/>
          </w:rPr>
          <w:t xml:space="preserve">פרק שמיני</w:t>
        </w:r>
        <w:r>
          <w:rPr>
            <w:rFonts w:hint="cs"/>
            <w:rtl/>
          </w:rPr>
          <w:t xml:space="preserve"> - </w:t>
        </w:r>
        <w:r>
          <w:rPr>
            <w:rFonts w:hint="cs"/>
            <w:rtl/>
          </w:rPr>
          <w:t xml:space="preserve">יש נוחלין</w:t>
        </w:r>
      </w:ins>
    </w:p>
    <w:p w14:paraId="7EB97869" w14:textId="4A4EB183" w:rsidR="00AC0AF5" w:rsidRPr="00C35A2C" w:rsidRDefault="00011DBB" w:rsidP="00011DBB">
      <w:pPr>
        <w:pStyle w:val="affffb"/>
        <w:framePr w:wrap="around"/>
        <w:rPr>
          <w:rtl/>
        </w:rPr>
      </w:pPr>
      <w:del w:id="20357" w:author="קלוד" w:date="2026-10-06T10:07:33Z">
        <w:r>
          <w:rPr>
            <w:rtl/>
          </w:rPr>
          <w:delText xml:space="preserve">מתני'</w:delText>
        </w:r>
      </w:del>
      <w:ins w:id="20358" w:author="קלוד" w:date="2026-10-06T10:07:33Z">
        <w:r>
          <w:rPr>
            <w:rtl/>
          </w:rPr>
          <w:t xml:space="preserve">משנה א</w:t>
        </w:r>
      </w:ins>
    </w:p>
    <w:p w14:paraId="35097B09" w14:textId="77777777" w:rsidR="007332EE" w:rsidRDefault="00AC0AF5" w:rsidP="00DB3591">
      <w:pPr>
        <w:pStyle w:val="afff3"/>
        <w:rPr>
          <w:rtl/>
        </w:rPr>
      </w:pPr>
      <w:r w:rsidRPr="00C35A2C">
        <w:rPr>
          <w:rtl/>
        </w:rPr>
        <w:t xml:space="preserve">יש נוחלין ומנחילין, ויש נוחלין ולא מנחילין, </w:t>
      </w:r>
    </w:p>
    <w:p w14:paraId="2C4D570C" w14:textId="5E4C6D49" w:rsidR="00AC0AF5" w:rsidRPr="00C35A2C" w:rsidRDefault="00AC0AF5" w:rsidP="00DB3591">
      <w:pPr>
        <w:pStyle w:val="afff3"/>
        <w:rPr>
          <w:rtl/>
        </w:rPr>
      </w:pPr>
      <w:r w:rsidRPr="00C35A2C">
        <w:rPr>
          <w:rtl/>
        </w:rPr>
        <w:t>מנחילין ולא נוחלין, לא נוחלין ולא מנחילין.</w:t>
      </w:r>
    </w:p>
    <w:p w14:paraId="2E11276D" w14:textId="3030A88F" w:rsidR="00AC0AF5" w:rsidRPr="007332EE" w:rsidRDefault="00AC0AF5" w:rsidP="00DB3591">
      <w:pPr>
        <w:pStyle w:val="afff3"/>
        <w:rPr>
          <w:rtl/>
        </w:rPr>
      </w:pPr>
      <w:r w:rsidRPr="007332EE">
        <w:rPr>
          <w:rtl/>
        </w:rPr>
        <w:t>האב את הבנים, והבנים את האב, והאחין מן האב - נוחלין ומנחילין.</w:t>
      </w:r>
    </w:p>
    <w:p w14:paraId="63223FAF" w14:textId="77777777" w:rsidR="00AC0AF5" w:rsidRPr="007332EE" w:rsidRDefault="00AC0AF5" w:rsidP="00DB3591">
      <w:pPr>
        <w:pStyle w:val="afff3"/>
        <w:rPr>
          <w:rtl/>
        </w:rPr>
      </w:pPr>
      <w:r w:rsidRPr="007332EE">
        <w:rPr>
          <w:rtl/>
        </w:rPr>
        <w:t>האיש את אמו, והאיש את אשתו, ובני אחיות - נוחלין ולא מנחילין.</w:t>
      </w:r>
    </w:p>
    <w:p w14:paraId="33F21A88" w14:textId="77777777" w:rsidR="00AC0AF5" w:rsidRPr="00C35A2C" w:rsidRDefault="00AC0AF5" w:rsidP="00DB3591">
      <w:pPr>
        <w:pStyle w:val="afff3"/>
        <w:rPr>
          <w:rtl/>
        </w:rPr>
      </w:pPr>
      <w:r w:rsidRPr="007332EE">
        <w:rPr>
          <w:rtl/>
        </w:rPr>
        <w:t>האשה את בניה, והאשה את בעלה, ואחי האם - מנחילין ולא נוחלין.</w:t>
      </w:r>
    </w:p>
    <w:p w14:paraId="69F093D8" w14:textId="77777777" w:rsidR="00AC0AF5" w:rsidRPr="00C35A2C" w:rsidRDefault="00AC0AF5" w:rsidP="00DB3591">
      <w:pPr>
        <w:pStyle w:val="afff3"/>
        <w:rPr>
          <w:rtl/>
        </w:rPr>
      </w:pPr>
      <w:r w:rsidRPr="00C35A2C">
        <w:rPr>
          <w:rtl/>
        </w:rPr>
        <w:t>והאחין מן האם - לא נוחלין ולא מנחילין.</w:t>
      </w:r>
    </w:p>
    <w:p w14:paraId="66A9B6D3" w14:textId="77777777" w:rsidR="004B040B" w:rsidRDefault="004B040B" w:rsidP="004B040B">
      <w:pPr>
        <w:pStyle w:val="afffb"/>
        <w:rPr>
          <w:rtl/>
        </w:rPr>
      </w:pPr>
      <w:ins w:id="9835" w:author="מספור קטעי משנה" w:date="2026-10-06T10:02:29Z">
        <w:r>
          <w:rPr>
            <w:rStyle w:val="MisparKeta"/>
          </w:rPr>
          <w:t xml:space="preserve">ב. </w:t>
        </w:r>
      </w:ins>
      <w:r>
        <w:rPr>
          <w:rFonts w:hint="cs"/>
          <w:rtl/>
        </w:rPr>
        <w:t>ברישא:</w:t>
      </w:r>
      <w:r>
        <w:t xml:space="preserve"> </w:t>
      </w:r>
      <w:r>
        <w:rPr>
          <w:rFonts w:hint="cs"/>
          <w:rtl/>
        </w:rPr>
        <w:t xml:space="preserve"> </w:t>
      </w:r>
      <w:r w:rsidRPr="00C35A2C">
        <w:rPr>
          <w:rFonts w:hint="cs"/>
          <w:rtl/>
        </w:rPr>
        <w:t>אב את הבנים</w:t>
      </w:r>
      <w:r>
        <w:rPr>
          <w:rFonts w:hint="cs"/>
          <w:rtl/>
        </w:rPr>
        <w:t>.</w:t>
      </w:r>
      <w:r w:rsidRPr="00C35A2C">
        <w:rPr>
          <w:rFonts w:hint="cs"/>
          <w:rtl/>
        </w:rPr>
        <w:t xml:space="preserve"> </w:t>
      </w:r>
    </w:p>
    <w:p w14:paraId="17D7BD4F" w14:textId="77777777" w:rsidR="004B040B" w:rsidRDefault="004B040B" w:rsidP="004B040B">
      <w:pPr>
        <w:rPr>
          <w:rFonts w:ascii="David" w:hAnsi="David"/>
          <w:sz w:val="32"/>
          <w:rtl/>
        </w:rPr>
      </w:pPr>
      <w:r>
        <w:rPr>
          <w:rFonts w:ascii="David" w:hAnsi="David" w:hint="cs"/>
          <w:sz w:val="32"/>
          <w:rtl/>
        </w:rPr>
        <w:t xml:space="preserve">אף </w:t>
      </w:r>
      <w:r w:rsidRPr="00C35A2C">
        <w:rPr>
          <w:rFonts w:ascii="David" w:hAnsi="David" w:hint="cs"/>
          <w:sz w:val="32"/>
          <w:rtl/>
        </w:rPr>
        <w:t xml:space="preserve">דלא מתחילים בפורענות </w:t>
      </w:r>
      <w:r w:rsidRPr="007332EE">
        <w:rPr>
          <w:rStyle w:val="affffe"/>
          <w:rFonts w:hint="cs"/>
          <w:rtl/>
        </w:rPr>
        <w:t>ועוד</w:t>
      </w:r>
      <w:r w:rsidRPr="00D82B23">
        <w:rPr>
          <w:rStyle w:val="affff8"/>
          <w:rFonts w:hint="cs"/>
          <w:rtl/>
        </w:rPr>
        <w:t xml:space="preserve"> </w:t>
      </w:r>
      <w:r w:rsidRPr="00F10693">
        <w:rPr>
          <w:rFonts w:hint="cs"/>
          <w:rtl/>
        </w:rPr>
        <w:t>'א</w:t>
      </w:r>
      <w:r w:rsidRPr="00D82B23">
        <w:rPr>
          <w:rStyle w:val="affff8"/>
          <w:rFonts w:hint="cs"/>
          <w:rtl/>
        </w:rPr>
        <w:t>יש כי ימות ובן אין לו</w:t>
      </w:r>
      <w:r w:rsidRPr="00F10693">
        <w:rPr>
          <w:rFonts w:hint="cs"/>
          <w:rtl/>
        </w:rPr>
        <w:t>',</w:t>
      </w:r>
    </w:p>
    <w:p w14:paraId="4A862E74" w14:textId="77777777" w:rsidR="004B040B" w:rsidRPr="00C35A2C" w:rsidRDefault="004B040B" w:rsidP="004B040B">
      <w:pPr>
        <w:pStyle w:val="affe"/>
        <w:framePr w:wrap="around"/>
        <w:rPr>
          <w:rtl/>
        </w:rPr>
      </w:pPr>
      <w:r w:rsidRPr="00C35A2C">
        <w:rPr>
          <w:rFonts w:hint="cs"/>
          <w:rtl/>
        </w:rPr>
        <w:t>קח:</w:t>
      </w:r>
    </w:p>
    <w:p w14:paraId="18B0FF2B" w14:textId="77777777" w:rsidR="004B040B" w:rsidRPr="007332EE" w:rsidRDefault="004B040B" w:rsidP="004B040B">
      <w:pPr>
        <w:pStyle w:val="36"/>
        <w:framePr w:wrap="notBeside"/>
        <w:rPr>
          <w:rtl/>
        </w:rPr>
      </w:pPr>
      <w:r w:rsidRPr="007332EE">
        <w:rPr>
          <w:rFonts w:hint="cs"/>
          <w:rtl/>
        </w:rPr>
        <w:t>-תנא</w:t>
      </w:r>
      <w:r w:rsidRPr="007332EE">
        <w:rPr>
          <w:rtl/>
        </w:rPr>
        <w:t>,</w:t>
      </w:r>
    </w:p>
    <w:p w14:paraId="5939E518" w14:textId="77777777" w:rsidR="004B040B" w:rsidRPr="00C35A2C" w:rsidRDefault="004B040B" w:rsidP="004B040B">
      <w:pPr>
        <w:rPr>
          <w:rFonts w:ascii="David" w:hAnsi="David"/>
          <w:sz w:val="32"/>
          <w:rtl/>
        </w:rPr>
      </w:pPr>
      <w:r w:rsidRPr="007332EE">
        <w:rPr>
          <w:rStyle w:val="affffe"/>
          <w:rtl/>
        </w:rPr>
        <w:t>איידי</w:t>
      </w:r>
      <w:r>
        <w:rPr>
          <w:rFonts w:ascii="David" w:hAnsi="David"/>
          <w:sz w:val="32"/>
          <w:rtl/>
        </w:rPr>
        <w:t xml:space="preserve"> ד</w:t>
      </w:r>
      <w:r>
        <w:rPr>
          <w:rFonts w:ascii="David" w:hAnsi="David" w:hint="cs"/>
          <w:sz w:val="32"/>
          <w:rtl/>
        </w:rPr>
        <w:t>הביא</w:t>
      </w:r>
      <w:r w:rsidRPr="00C35A2C">
        <w:rPr>
          <w:rFonts w:ascii="David" w:hAnsi="David"/>
          <w:sz w:val="32"/>
          <w:rtl/>
        </w:rPr>
        <w:t xml:space="preserve"> מדרשא חביבא ליה.</w:t>
      </w:r>
      <w:r w:rsidRPr="00C35A2C">
        <w:rPr>
          <w:rFonts w:ascii="David" w:hAnsi="David" w:hint="cs"/>
          <w:sz w:val="32"/>
          <w:rtl/>
        </w:rPr>
        <w:t xml:space="preserve"> </w:t>
      </w:r>
      <w:r w:rsidRPr="007332EE">
        <w:rPr>
          <w:rStyle w:val="affffe"/>
          <w:rFonts w:hint="cs"/>
          <w:rtl/>
        </w:rPr>
        <w:t>דרשא</w:t>
      </w:r>
      <w:r w:rsidRPr="00C35A2C">
        <w:rPr>
          <w:rFonts w:ascii="David" w:hAnsi="David" w:hint="cs"/>
          <w:sz w:val="32"/>
          <w:rtl/>
        </w:rPr>
        <w:t xml:space="preserve"> </w:t>
      </w:r>
      <w:r w:rsidRPr="003937CA">
        <w:rPr>
          <w:rStyle w:val="affff8"/>
          <w:rFonts w:hint="cs"/>
          <w:rtl/>
        </w:rPr>
        <w:t>דשארו</w:t>
      </w:r>
      <w:r w:rsidRPr="00F10693">
        <w:rPr>
          <w:rFonts w:hint="cs"/>
          <w:rtl/>
        </w:rPr>
        <w:t xml:space="preserve">' </w:t>
      </w:r>
      <w:r w:rsidRPr="00C35A2C">
        <w:rPr>
          <w:rFonts w:ascii="David" w:hAnsi="David" w:hint="cs"/>
          <w:sz w:val="32"/>
          <w:rtl/>
        </w:rPr>
        <w:t>זה האב מלמד שאב קודם לאחין</w:t>
      </w:r>
      <w:r>
        <w:rPr>
          <w:rFonts w:ascii="David" w:hAnsi="David" w:hint="cs"/>
          <w:sz w:val="32"/>
          <w:rtl/>
        </w:rPr>
        <w:t xml:space="preserve">, </w:t>
      </w:r>
      <w:r w:rsidRPr="007332EE">
        <w:rPr>
          <w:rStyle w:val="affffe"/>
          <w:rFonts w:hint="cs"/>
          <w:rtl/>
        </w:rPr>
        <w:t>ואכתי</w:t>
      </w:r>
      <w:r w:rsidRPr="00C35A2C">
        <w:rPr>
          <w:rFonts w:ascii="David" w:hAnsi="David" w:hint="cs"/>
          <w:sz w:val="32"/>
          <w:rtl/>
        </w:rPr>
        <w:t xml:space="preserve"> אינו קודם לבן דהקרוב</w:t>
      </w:r>
      <w:r w:rsidRPr="00F10693">
        <w:rPr>
          <w:rFonts w:hint="cs"/>
          <w:rtl/>
        </w:rPr>
        <w:t xml:space="preserve">' </w:t>
      </w:r>
      <w:r w:rsidRPr="00C35A2C">
        <w:rPr>
          <w:rFonts w:ascii="David" w:hAnsi="David" w:hint="cs"/>
          <w:sz w:val="32"/>
          <w:rtl/>
        </w:rPr>
        <w:t>קרוב קרוב קודם.</w:t>
      </w:r>
    </w:p>
    <w:p w14:paraId="1D16A6B5" w14:textId="77777777" w:rsidR="004B040B" w:rsidRPr="00C35A2C" w:rsidRDefault="004B040B" w:rsidP="004B040B">
      <w:pPr>
        <w:rPr>
          <w:rFonts w:ascii="David" w:hAnsi="David"/>
          <w:sz w:val="32"/>
          <w:rtl/>
        </w:rPr>
      </w:pPr>
      <w:r w:rsidRPr="00C35A2C">
        <w:rPr>
          <w:rFonts w:ascii="David" w:hAnsi="David"/>
          <w:sz w:val="32"/>
          <w:rtl/>
        </w:rPr>
        <w:t xml:space="preserve">מרבה אני את הבן, </w:t>
      </w:r>
      <w:r>
        <w:rPr>
          <w:rFonts w:ascii="David" w:hAnsi="David" w:hint="cs"/>
          <w:sz w:val="32"/>
          <w:rtl/>
        </w:rPr>
        <w:t>ש</w:t>
      </w:r>
      <w:r w:rsidRPr="00C35A2C">
        <w:rPr>
          <w:rFonts w:ascii="David" w:hAnsi="David"/>
          <w:sz w:val="32"/>
          <w:rtl/>
        </w:rPr>
        <w:t>קם תחת אביו ליעדה</w:t>
      </w:r>
      <w:r>
        <w:rPr>
          <w:rFonts w:ascii="David" w:hAnsi="David" w:hint="cs"/>
          <w:sz w:val="32"/>
          <w:rtl/>
        </w:rPr>
        <w:t>,</w:t>
      </w:r>
      <w:r w:rsidRPr="00C35A2C">
        <w:rPr>
          <w:rFonts w:ascii="David" w:hAnsi="David"/>
          <w:sz w:val="32"/>
          <w:rtl/>
        </w:rPr>
        <w:t xml:space="preserve"> ולשדה אחוזה.</w:t>
      </w:r>
    </w:p>
    <w:p w14:paraId="09063131" w14:textId="77777777" w:rsidR="004B040B" w:rsidRPr="00A965C2" w:rsidRDefault="004B040B" w:rsidP="004B040B">
      <w:pPr>
        <w:pStyle w:val="36"/>
        <w:framePr w:wrap="notBeside"/>
        <w:rPr>
          <w:rtl/>
        </w:rPr>
      </w:pPr>
      <w:r w:rsidRPr="00A965C2">
        <w:rPr>
          <w:rFonts w:hint="cs"/>
          <w:rtl/>
        </w:rPr>
        <w:t>ואף</w:t>
      </w:r>
    </w:p>
    <w:p w14:paraId="4D99EA8F" w14:textId="77777777" w:rsidR="004B040B" w:rsidRDefault="004B040B" w:rsidP="004B040B">
      <w:pPr>
        <w:rPr>
          <w:rFonts w:ascii="David" w:hAnsi="David"/>
          <w:sz w:val="32"/>
          <w:rtl/>
        </w:rPr>
      </w:pPr>
      <w:r>
        <w:rPr>
          <w:rFonts w:ascii="David" w:hAnsi="David" w:hint="cs"/>
          <w:sz w:val="32"/>
          <w:rtl/>
        </w:rPr>
        <w:t>ש</w:t>
      </w:r>
      <w:r w:rsidRPr="00C35A2C">
        <w:rPr>
          <w:rFonts w:ascii="David" w:hAnsi="David" w:hint="cs"/>
          <w:sz w:val="32"/>
          <w:rtl/>
        </w:rPr>
        <w:t xml:space="preserve">אח קם תחת אחיו ליבום, </w:t>
      </w:r>
      <w:r>
        <w:rPr>
          <w:rFonts w:ascii="David" w:hAnsi="David" w:hint="cs"/>
          <w:sz w:val="32"/>
          <w:rtl/>
        </w:rPr>
        <w:t xml:space="preserve">- </w:t>
      </w:r>
      <w:r w:rsidRPr="00C35A2C">
        <w:rPr>
          <w:rFonts w:ascii="David" w:hAnsi="David" w:hint="cs"/>
          <w:sz w:val="32"/>
          <w:rtl/>
        </w:rPr>
        <w:t>כל היבום הוא רק במקום שאין בן</w:t>
      </w:r>
      <w:r>
        <w:rPr>
          <w:rFonts w:ascii="David" w:hAnsi="David" w:hint="cs"/>
          <w:sz w:val="32"/>
          <w:rtl/>
        </w:rPr>
        <w:t>.</w:t>
      </w:r>
    </w:p>
    <w:p w14:paraId="24C84DE9" w14:textId="77777777" w:rsidR="004B040B" w:rsidRPr="00C35A2C" w:rsidRDefault="004B040B" w:rsidP="004B040B">
      <w:pPr>
        <w:pStyle w:val="affe"/>
        <w:framePr w:wrap="around"/>
        <w:rPr>
          <w:rtl/>
        </w:rPr>
      </w:pPr>
      <w:r w:rsidRPr="00C35A2C">
        <w:rPr>
          <w:rFonts w:hint="cs"/>
          <w:rtl/>
        </w:rPr>
        <w:t>קט.</w:t>
      </w:r>
    </w:p>
    <w:p w14:paraId="3361B4F1" w14:textId="77777777" w:rsidR="004B040B" w:rsidRPr="007332EE" w:rsidRDefault="004B040B" w:rsidP="004B040B">
      <w:pPr>
        <w:pStyle w:val="36"/>
        <w:framePr w:wrap="notBeside"/>
        <w:rPr>
          <w:rtl/>
        </w:rPr>
      </w:pPr>
      <w:r w:rsidRPr="007332EE">
        <w:rPr>
          <w:rFonts w:hint="cs"/>
          <w:rtl/>
        </w:rPr>
        <w:t>ובלא פירכא</w:t>
      </w:r>
      <w:r>
        <w:rPr>
          <w:rFonts w:hint="cs"/>
          <w:rtl/>
        </w:rPr>
        <w:t xml:space="preserve"> זו</w:t>
      </w:r>
    </w:p>
    <w:p w14:paraId="46675E76" w14:textId="77777777" w:rsidR="004B040B" w:rsidRDefault="004B040B" w:rsidP="004B040B">
      <w:pPr>
        <w:rPr>
          <w:rFonts w:ascii="David" w:hAnsi="David"/>
          <w:sz w:val="32"/>
          <w:rtl/>
        </w:rPr>
      </w:pPr>
      <w:r w:rsidRPr="00C35A2C">
        <w:rPr>
          <w:rFonts w:ascii="David" w:hAnsi="David" w:hint="cs"/>
          <w:sz w:val="32"/>
          <w:rtl/>
        </w:rPr>
        <w:t>לא פרכי</w:t>
      </w:r>
      <w:r w:rsidRPr="00F10693">
        <w:rPr>
          <w:rFonts w:hint="cs"/>
          <w:rtl/>
        </w:rPr>
        <w:t xml:space="preserve">' </w:t>
      </w:r>
      <w:r w:rsidRPr="00C35A2C">
        <w:rPr>
          <w:rFonts w:ascii="David" w:hAnsi="David" w:hint="cs"/>
          <w:sz w:val="32"/>
          <w:rtl/>
        </w:rPr>
        <w:t>דהכא תרתי והכא חדא וכדפרכי</w:t>
      </w:r>
      <w:r w:rsidRPr="00F10693">
        <w:rPr>
          <w:rFonts w:hint="cs"/>
          <w:rtl/>
        </w:rPr>
        <w:t xml:space="preserve">' </w:t>
      </w:r>
      <w:r w:rsidRPr="00C35A2C">
        <w:rPr>
          <w:rFonts w:ascii="David" w:hAnsi="David" w:hint="cs"/>
          <w:sz w:val="32"/>
          <w:rtl/>
        </w:rPr>
        <w:t>גבי שדה אחוזה,</w:t>
      </w:r>
    </w:p>
    <w:p w14:paraId="069FB7B4" w14:textId="77777777" w:rsidR="004B040B" w:rsidRPr="00A965C2" w:rsidRDefault="004B040B" w:rsidP="004B040B">
      <w:pPr>
        <w:pStyle w:val="36"/>
        <w:framePr w:wrap="notBeside"/>
        <w:rPr>
          <w:rtl/>
        </w:rPr>
      </w:pPr>
      <w:r w:rsidRPr="00A965C2">
        <w:rPr>
          <w:rFonts w:hint="cs"/>
          <w:rtl/>
        </w:rPr>
        <w:t>-</w:t>
      </w:r>
    </w:p>
    <w:p w14:paraId="385717E8" w14:textId="77777777" w:rsidR="004B040B" w:rsidRDefault="004B040B" w:rsidP="004B040B">
      <w:pPr>
        <w:rPr>
          <w:rFonts w:ascii="David" w:hAnsi="David"/>
          <w:sz w:val="32"/>
          <w:rtl/>
        </w:rPr>
      </w:pPr>
      <w:r w:rsidRPr="00C35A2C">
        <w:rPr>
          <w:rFonts w:ascii="David" w:hAnsi="David"/>
          <w:sz w:val="32"/>
          <w:rtl/>
        </w:rPr>
        <w:t xml:space="preserve">כיון דלענין יבום - </w:t>
      </w:r>
      <w:r>
        <w:rPr>
          <w:rFonts w:ascii="David" w:hAnsi="David"/>
          <w:sz w:val="32"/>
          <w:rtl/>
        </w:rPr>
        <w:tab/>
      </w:r>
      <w:r w:rsidRPr="00C35A2C">
        <w:rPr>
          <w:rFonts w:ascii="David" w:hAnsi="David"/>
          <w:sz w:val="32"/>
          <w:rtl/>
        </w:rPr>
        <w:t xml:space="preserve">בן ובת כי הדדי נינהו, </w:t>
      </w:r>
    </w:p>
    <w:p w14:paraId="4626A4F8" w14:textId="003CFCDF" w:rsidR="007332EE" w:rsidRDefault="004B040B" w:rsidP="004B040B">
      <w:pPr>
        <w:rPr>
          <w:rFonts w:ascii="David" w:hAnsi="David"/>
          <w:sz w:val="32"/>
          <w:rtl/>
        </w:rPr>
      </w:pPr>
      <w:r>
        <w:rPr>
          <w:rFonts w:ascii="David" w:hAnsi="David" w:hint="cs"/>
          <w:sz w:val="32"/>
          <w:rtl/>
        </w:rPr>
        <w:t xml:space="preserve">גם </w:t>
      </w:r>
      <w:r w:rsidRPr="00C35A2C">
        <w:rPr>
          <w:rFonts w:ascii="David" w:hAnsi="David"/>
          <w:sz w:val="32"/>
          <w:rtl/>
        </w:rPr>
        <w:t xml:space="preserve">לענין נחלה </w:t>
      </w:r>
      <w:r>
        <w:rPr>
          <w:rFonts w:ascii="David" w:hAnsi="David"/>
          <w:sz w:val="32"/>
          <w:rtl/>
        </w:rPr>
        <w:tab/>
      </w:r>
      <w:r>
        <w:rPr>
          <w:rFonts w:ascii="David" w:hAnsi="David"/>
          <w:sz w:val="32"/>
          <w:rtl/>
        </w:rPr>
        <w:tab/>
      </w:r>
      <w:r w:rsidRPr="00C35A2C">
        <w:rPr>
          <w:rFonts w:ascii="David" w:hAnsi="David"/>
          <w:sz w:val="32"/>
          <w:rtl/>
        </w:rPr>
        <w:t>בן ובת כי הדדי נינהו.</w:t>
      </w:r>
    </w:p>
    <w:p w14:paraId="6E19CC6A" w14:textId="77777777" w:rsidR="004B040B" w:rsidRDefault="004B040B" w:rsidP="004B040B">
      <w:pPr>
        <w:rPr>
          <w:rFonts w:ascii="David" w:hAnsi="David"/>
          <w:sz w:val="32"/>
          <w:rtl/>
        </w:rPr>
      </w:pPr>
    </w:p>
    <w:bookmarkEnd w:id="49"/>
    <w:p w14:paraId="37B22BE7" w14:textId="0D81C31B" w:rsidR="00AC0AF5" w:rsidRPr="00C35A2C" w:rsidRDefault="00AC0AF5" w:rsidP="00AC0AF5">
      <w:pPr>
        <w:rPr>
          <w:rFonts w:ascii="David" w:hAnsi="David"/>
          <w:sz w:val="32"/>
          <w:rtl/>
        </w:rPr>
      </w:pPr>
      <w:r w:rsidRPr="00C35A2C">
        <w:rPr>
          <w:rFonts w:ascii="David" w:hAnsi="David"/>
          <w:sz w:val="32"/>
          <w:rtl/>
        </w:rPr>
        <w:t xml:space="preserve">ואימא: </w:t>
      </w:r>
      <w:r w:rsidRPr="003937CA">
        <w:rPr>
          <w:rStyle w:val="affff8"/>
          <w:rtl/>
        </w:rPr>
        <w:t>שארו</w:t>
      </w:r>
      <w:r w:rsidRPr="00C35A2C">
        <w:rPr>
          <w:rFonts w:ascii="David" w:hAnsi="David"/>
          <w:sz w:val="32"/>
          <w:rtl/>
        </w:rPr>
        <w:t xml:space="preserve"> - זה האב, מלמד שהאב קודם לאחי האב.</w:t>
      </w:r>
      <w:r w:rsidRPr="00C35A2C">
        <w:rPr>
          <w:rFonts w:ascii="David" w:hAnsi="David" w:hint="cs"/>
          <w:sz w:val="32"/>
          <w:rtl/>
        </w:rPr>
        <w:t xml:space="preserve"> ולא יקדים לאחין </w:t>
      </w:r>
      <w:r w:rsidRPr="00B011CC">
        <w:rPr>
          <w:rStyle w:val="affff8"/>
          <w:rFonts w:hint="cs"/>
          <w:rtl/>
        </w:rPr>
        <w:t>ד</w:t>
      </w:r>
      <w:r w:rsidRPr="00F10693">
        <w:rPr>
          <w:rFonts w:hint="cs"/>
          <w:rtl/>
        </w:rPr>
        <w:t>'ה</w:t>
      </w:r>
      <w:r w:rsidRPr="00B011CC">
        <w:rPr>
          <w:rStyle w:val="affff8"/>
          <w:rFonts w:hint="cs"/>
          <w:rtl/>
        </w:rPr>
        <w:t>קרוב</w:t>
      </w:r>
      <w:r w:rsidRPr="00F10693">
        <w:rPr>
          <w:rFonts w:hint="cs"/>
          <w:rtl/>
        </w:rPr>
        <w:t xml:space="preserve">' </w:t>
      </w:r>
      <w:r w:rsidRPr="00C35A2C">
        <w:rPr>
          <w:rFonts w:ascii="David" w:hAnsi="David" w:hint="cs"/>
          <w:sz w:val="32"/>
          <w:rtl/>
        </w:rPr>
        <w:t>קרוב קודם</w:t>
      </w:r>
    </w:p>
    <w:p w14:paraId="494B1509" w14:textId="77777777" w:rsidR="00AC0AF5" w:rsidRDefault="00AC0AF5" w:rsidP="00AC0AF5">
      <w:pPr>
        <w:rPr>
          <w:rFonts w:ascii="David" w:hAnsi="David"/>
          <w:sz w:val="32"/>
          <w:rtl/>
        </w:rPr>
      </w:pPr>
      <w:r w:rsidRPr="00C35A2C">
        <w:rPr>
          <w:rFonts w:ascii="David" w:hAnsi="David" w:hint="cs"/>
          <w:sz w:val="32"/>
          <w:rtl/>
        </w:rPr>
        <w:t>דאחי האב ל</w:t>
      </w:r>
      <w:r w:rsidRPr="00C35A2C">
        <w:rPr>
          <w:rFonts w:ascii="David" w:hAnsi="David"/>
          <w:sz w:val="32"/>
          <w:rtl/>
        </w:rPr>
        <w:t>"</w:t>
      </w:r>
      <w:r w:rsidRPr="00C35A2C">
        <w:rPr>
          <w:rFonts w:ascii="David" w:hAnsi="David" w:hint="cs"/>
          <w:sz w:val="32"/>
          <w:rtl/>
        </w:rPr>
        <w:t>צ קרא דהא באים מכח האב, ואם הוא קיים איך יקחו ממנו</w:t>
      </w:r>
    </w:p>
    <w:p w14:paraId="6072C51F" w14:textId="77777777" w:rsidR="00AC0AF5" w:rsidRPr="00C35A2C" w:rsidRDefault="00AC0AF5" w:rsidP="00AC0AF5">
      <w:pPr>
        <w:rPr>
          <w:rFonts w:ascii="David" w:hAnsi="David"/>
          <w:sz w:val="32"/>
          <w:rtl/>
        </w:rPr>
      </w:pPr>
      <w:r w:rsidRPr="00C35A2C">
        <w:rPr>
          <w:rFonts w:ascii="David" w:hAnsi="David" w:hint="cs"/>
          <w:sz w:val="32"/>
          <w:rtl/>
        </w:rPr>
        <w:t>ואפי</w:t>
      </w:r>
      <w:r w:rsidRPr="00F10693">
        <w:rPr>
          <w:rFonts w:hint="cs"/>
          <w:rtl/>
        </w:rPr>
        <w:t xml:space="preserve">' </w:t>
      </w:r>
      <w:r w:rsidRPr="00C35A2C">
        <w:rPr>
          <w:rFonts w:ascii="David" w:hAnsi="David" w:hint="cs"/>
          <w:sz w:val="32"/>
          <w:rtl/>
        </w:rPr>
        <w:t>דקראי כתיב</w:t>
      </w:r>
      <w:r w:rsidRPr="00B011CC">
        <w:rPr>
          <w:rStyle w:val="affff8"/>
          <w:rFonts w:hint="cs"/>
          <w:rtl/>
        </w:rPr>
        <w:t xml:space="preserve"> </w:t>
      </w:r>
      <w:r w:rsidRPr="00F10693">
        <w:rPr>
          <w:rFonts w:hint="cs"/>
          <w:rtl/>
        </w:rPr>
        <w:t>'ו</w:t>
      </w:r>
      <w:r w:rsidRPr="00B011CC">
        <w:rPr>
          <w:rStyle w:val="affff8"/>
          <w:rFonts w:hint="cs"/>
          <w:rtl/>
        </w:rPr>
        <w:t>אם אין אחים לאביו וגו</w:t>
      </w:r>
      <w:r w:rsidRPr="00F10693">
        <w:rPr>
          <w:rFonts w:hint="cs"/>
          <w:rtl/>
        </w:rPr>
        <w:t xml:space="preserve">' </w:t>
      </w:r>
      <w:r w:rsidRPr="00C35A2C">
        <w:rPr>
          <w:rFonts w:ascii="David" w:hAnsi="David" w:hint="cs"/>
          <w:sz w:val="32"/>
          <w:rtl/>
        </w:rPr>
        <w:t>- מ</w:t>
      </w:r>
      <w:r w:rsidRPr="00C35A2C">
        <w:rPr>
          <w:rFonts w:ascii="David" w:hAnsi="David"/>
          <w:sz w:val="32"/>
          <w:rtl/>
        </w:rPr>
        <w:t>"</w:t>
      </w:r>
      <w:r w:rsidRPr="00C35A2C">
        <w:rPr>
          <w:rFonts w:ascii="David" w:hAnsi="David" w:hint="cs"/>
          <w:sz w:val="32"/>
          <w:rtl/>
        </w:rPr>
        <w:t>מ קראי שלא כסדרן כתיבי</w:t>
      </w:r>
    </w:p>
    <w:p w14:paraId="2E0121B6" w14:textId="77777777" w:rsidR="00AC0AF5" w:rsidRPr="00C35A2C" w:rsidRDefault="00AC0AF5" w:rsidP="00AC0AF5">
      <w:pPr>
        <w:rPr>
          <w:rFonts w:ascii="David" w:hAnsi="David"/>
          <w:sz w:val="32"/>
          <w:rtl/>
        </w:rPr>
      </w:pPr>
    </w:p>
    <w:p w14:paraId="7C7708B9" w14:textId="77777777" w:rsidR="00AC0AF5" w:rsidRPr="00C35A2C" w:rsidRDefault="00AC0AF5" w:rsidP="00AC0AF5">
      <w:pPr>
        <w:rPr>
          <w:rFonts w:ascii="David" w:hAnsi="David"/>
          <w:sz w:val="32"/>
          <w:rtl/>
        </w:rPr>
      </w:pPr>
      <w:r>
        <w:rPr>
          <w:rFonts w:ascii="David" w:hAnsi="David"/>
          <w:sz w:val="32"/>
          <w:rtl/>
        </w:rPr>
        <w:t xml:space="preserve">והאי תנא מייתי לה מהכא: דתניא, את זו דרש </w:t>
      </w:r>
      <w:r>
        <w:rPr>
          <w:rStyle w:val="affffe"/>
          <w:rFonts w:ascii="David" w:hAnsi="David"/>
          <w:sz w:val="32"/>
          <w:rtl/>
          <w:rPrChange w:id="9402" w:author="מנוע אמוראים" w:date="2026-10-05T16:41:09Z">
            <w:rPr>
              <w:rFonts w:ascii="David" w:hAnsi="David"/>
              <w:sz w:val="32"/>
              <w:rtl/>
            </w:rPr>
          </w:rPrChange>
        </w:rPr>
        <w:t xml:space="preserve">ר</w:t>
      </w:r>
      <w:r>
        <w:rPr>
          <w:rStyle w:val="affffe"/>
          <w:rFonts w:ascii="David" w:hAnsi="David" w:hint="cs"/>
          <w:sz w:val="32"/>
          <w:rtl/>
          <w:rPrChange w:id="9403" w:author="מנוע אמוראים" w:date="2026-10-05T16:41:09Z">
            <w:rPr>
              <w:rFonts w:ascii="David" w:hAnsi="David" w:hint="cs"/>
              <w:sz w:val="32"/>
              <w:rtl/>
            </w:rPr>
          </w:rPrChange>
        </w:rPr>
        <w:t xml:space="preserve">יבר</w:t>
      </w:r>
      <w:r>
        <w:rPr>
          <w:rStyle w:val="affffe"/>
          <w:rFonts w:ascii="David" w:hAnsi="David"/>
          <w:sz w:val="32"/>
          <w:rtl/>
          <w:rPrChange w:id="9404" w:author="מנוע אמוראים" w:date="2026-10-05T16:41:09Z">
            <w:rPr>
              <w:rFonts w:ascii="David" w:hAnsi="David"/>
              <w:sz w:val="32"/>
              <w:rtl/>
            </w:rPr>
          </w:rPrChange>
        </w:rPr>
        <w:t xml:space="preserve">"</w:t>
      </w:r>
      <w:r>
        <w:rPr>
          <w:rStyle w:val="affffe"/>
          <w:rFonts w:ascii="David" w:hAnsi="David" w:hint="cs"/>
          <w:sz w:val="32"/>
          <w:rtl/>
          <w:rPrChange w:id="9405" w:author="מנוע אמוראים" w:date="2026-10-05T16:41:09Z">
            <w:rPr>
              <w:rFonts w:ascii="David" w:hAnsi="David" w:hint="cs"/>
              <w:sz w:val="32"/>
              <w:rtl/>
            </w:rPr>
          </w:rPrChange>
        </w:rPr>
        <w:t xml:space="preserve">י</w:t>
      </w:r>
      <w:r w:rsidRPr="00C35A2C">
        <w:rPr>
          <w:rFonts w:ascii="David" w:hAnsi="David"/>
          <w:sz w:val="32"/>
          <w:rtl/>
        </w:rPr>
        <w:t>:</w:t>
      </w:r>
      <w:r w:rsidRPr="00B011CC">
        <w:rPr>
          <w:rStyle w:val="affff8"/>
          <w:rtl/>
        </w:rPr>
        <w:t xml:space="preserve"> </w:t>
      </w:r>
      <w:r w:rsidRPr="00F10693">
        <w:rPr>
          <w:rFonts w:hint="cs"/>
          <w:rtl/>
        </w:rPr>
        <w:t>'</w:t>
      </w:r>
      <w:r w:rsidRPr="00F10693">
        <w:rPr>
          <w:rtl/>
        </w:rPr>
        <w:t>א</w:t>
      </w:r>
      <w:r w:rsidRPr="00B011CC">
        <w:rPr>
          <w:rStyle w:val="affff8"/>
          <w:rtl/>
        </w:rPr>
        <w:t>יש כי ימות ובן אין לו וגו</w:t>
      </w:r>
      <w:r w:rsidRPr="00F10693">
        <w:rPr>
          <w:rtl/>
        </w:rPr>
        <w:t xml:space="preserve">' </w:t>
      </w:r>
      <w:r w:rsidRPr="00C35A2C">
        <w:rPr>
          <w:rFonts w:ascii="David" w:hAnsi="David"/>
          <w:sz w:val="32"/>
          <w:rtl/>
        </w:rPr>
        <w:t>- במקום בת אתה מעביר נחלה מן האב, ואי אתה מעביר נחלה מן האב במקום אחין.</w:t>
      </w:r>
    </w:p>
    <w:p w14:paraId="7D969797" w14:textId="77777777" w:rsidR="00AC0AF5" w:rsidRPr="00C35A2C" w:rsidRDefault="00AC0AF5" w:rsidP="00982F98">
      <w:pPr>
        <w:pStyle w:val="affe"/>
        <w:framePr w:wrap="around"/>
        <w:rPr>
          <w:rtl/>
        </w:rPr>
      </w:pPr>
      <w:r w:rsidRPr="00C35A2C">
        <w:rPr>
          <w:rFonts w:hint="cs"/>
          <w:rtl/>
        </w:rPr>
        <w:t>קט:</w:t>
      </w:r>
    </w:p>
    <w:p w14:paraId="15427BC3" w14:textId="77777777" w:rsidR="00AC0AF5" w:rsidRPr="00C35A2C" w:rsidRDefault="00AC0AF5" w:rsidP="00AC0AF5">
      <w:pPr>
        <w:rPr>
          <w:rFonts w:ascii="David" w:hAnsi="David"/>
          <w:sz w:val="32"/>
          <w:rtl/>
        </w:rPr>
      </w:pPr>
      <w:r w:rsidRPr="00C35A2C">
        <w:rPr>
          <w:rFonts w:ascii="David" w:hAnsi="David" w:hint="cs"/>
          <w:sz w:val="32"/>
          <w:rtl/>
        </w:rPr>
        <w:t>ולא אמרי</w:t>
      </w:r>
      <w:r w:rsidRPr="00F10693">
        <w:rPr>
          <w:rFonts w:hint="cs"/>
          <w:rtl/>
        </w:rPr>
        <w:t xml:space="preserve">' </w:t>
      </w:r>
      <w:r w:rsidRPr="00C35A2C">
        <w:rPr>
          <w:rFonts w:ascii="David" w:hAnsi="David" w:hint="cs"/>
          <w:sz w:val="32"/>
          <w:rtl/>
        </w:rPr>
        <w:t>ד</w:t>
      </w:r>
      <w:r w:rsidRPr="00C35A2C">
        <w:rPr>
          <w:rFonts w:ascii="David" w:hAnsi="David"/>
          <w:sz w:val="32"/>
          <w:rtl/>
        </w:rPr>
        <w:t>במקום בת אתה מעביר נחלה מן האחין, ואי אתה מעביר נחלה מן האב אפילו במקום בת.</w:t>
      </w:r>
      <w:r w:rsidRPr="00C35A2C">
        <w:rPr>
          <w:rFonts w:ascii="David" w:hAnsi="David" w:hint="cs"/>
          <w:sz w:val="32"/>
          <w:rtl/>
        </w:rPr>
        <w:t>- דא</w:t>
      </w:r>
      <w:r w:rsidRPr="00C35A2C">
        <w:rPr>
          <w:rFonts w:ascii="David" w:hAnsi="David"/>
          <w:sz w:val="32"/>
          <w:rtl/>
        </w:rPr>
        <w:t>"</w:t>
      </w:r>
      <w:r w:rsidRPr="00C35A2C">
        <w:rPr>
          <w:rFonts w:ascii="David" w:hAnsi="David" w:hint="cs"/>
          <w:sz w:val="32"/>
          <w:rtl/>
        </w:rPr>
        <w:t>כ לא לכתוב והעברתם</w:t>
      </w:r>
    </w:p>
    <w:p w14:paraId="32929DB7" w14:textId="77777777" w:rsidR="00AC0AF5" w:rsidRPr="00C414D2" w:rsidRDefault="00AC0AF5" w:rsidP="00AC0AF5">
      <w:pPr>
        <w:rPr>
          <w:rFonts w:ascii="David" w:hAnsi="David"/>
          <w:spacing w:val="-4"/>
          <w:sz w:val="32"/>
          <w:rtl/>
        </w:rPr>
      </w:pPr>
      <w:r w:rsidRPr="00C414D2">
        <w:rPr>
          <w:rFonts w:ascii="David" w:hAnsi="David" w:hint="cs"/>
          <w:spacing w:val="-4"/>
          <w:sz w:val="32"/>
          <w:rtl/>
        </w:rPr>
        <w:t xml:space="preserve">ולמאן דנפק </w:t>
      </w:r>
      <w:r w:rsidRPr="00C414D2">
        <w:rPr>
          <w:rStyle w:val="affff8"/>
          <w:rFonts w:hint="cs"/>
          <w:spacing w:val="-4"/>
          <w:rtl/>
        </w:rPr>
        <w:t>מ</w:t>
      </w:r>
      <w:r w:rsidRPr="00F10693">
        <w:rPr>
          <w:rFonts w:hint="cs"/>
          <w:rtl/>
        </w:rPr>
        <w:t>'ו</w:t>
      </w:r>
      <w:r w:rsidRPr="00C414D2">
        <w:rPr>
          <w:rStyle w:val="affff8"/>
          <w:rFonts w:hint="cs"/>
          <w:spacing w:val="-4"/>
          <w:rtl/>
        </w:rPr>
        <w:t>העברתם</w:t>
      </w:r>
      <w:r w:rsidRPr="00F10693">
        <w:rPr>
          <w:rFonts w:hint="cs"/>
          <w:rtl/>
        </w:rPr>
        <w:t xml:space="preserve">' </w:t>
      </w:r>
      <w:r w:rsidRPr="00C414D2">
        <w:rPr>
          <w:rFonts w:ascii="David" w:hAnsi="David" w:hint="cs"/>
          <w:spacing w:val="-4"/>
          <w:sz w:val="32"/>
          <w:rtl/>
        </w:rPr>
        <w:t>האי שארו מיבעי ל</w:t>
      </w:r>
      <w:r w:rsidRPr="00C414D2">
        <w:rPr>
          <w:rFonts w:ascii="David" w:hAnsi="David"/>
          <w:spacing w:val="-4"/>
          <w:sz w:val="32"/>
          <w:rtl/>
        </w:rPr>
        <w:t>כדתניא:</w:t>
      </w:r>
      <w:r w:rsidRPr="00C414D2">
        <w:rPr>
          <w:rStyle w:val="affff8"/>
          <w:spacing w:val="-4"/>
          <w:rtl/>
        </w:rPr>
        <w:t xml:space="preserve"> </w:t>
      </w:r>
      <w:r w:rsidRPr="00F10693">
        <w:rPr>
          <w:rFonts w:hint="cs"/>
          <w:rtl/>
        </w:rPr>
        <w:t>'</w:t>
      </w:r>
      <w:r w:rsidRPr="00F10693">
        <w:rPr>
          <w:rtl/>
        </w:rPr>
        <w:t>ש</w:t>
      </w:r>
      <w:r w:rsidRPr="00C414D2">
        <w:rPr>
          <w:rStyle w:val="affff8"/>
          <w:spacing w:val="-4"/>
          <w:rtl/>
        </w:rPr>
        <w:t>ארו</w:t>
      </w:r>
      <w:r w:rsidRPr="00F10693">
        <w:rPr>
          <w:rFonts w:hint="cs"/>
          <w:rtl/>
        </w:rPr>
        <w:t>'</w:t>
      </w:r>
      <w:r w:rsidRPr="00F10693">
        <w:rPr>
          <w:rtl/>
        </w:rPr>
        <w:t xml:space="preserve"> </w:t>
      </w:r>
      <w:r w:rsidRPr="00C414D2">
        <w:rPr>
          <w:rFonts w:ascii="David" w:hAnsi="David"/>
          <w:spacing w:val="-4"/>
          <w:sz w:val="32"/>
          <w:rtl/>
        </w:rPr>
        <w:t>זו אשתו, מלמד שהבעל יורש את אשתו.</w:t>
      </w:r>
    </w:p>
    <w:p w14:paraId="3DB93FF6" w14:textId="77777777" w:rsidR="00AC0AF5" w:rsidRPr="00C35A2C" w:rsidRDefault="00AC0AF5" w:rsidP="00AC0AF5">
      <w:pPr>
        <w:rPr>
          <w:rFonts w:ascii="David" w:hAnsi="David"/>
          <w:sz w:val="32"/>
          <w:rtl/>
        </w:rPr>
      </w:pPr>
      <w:r w:rsidRPr="00C35A2C">
        <w:rPr>
          <w:rFonts w:ascii="David" w:hAnsi="David"/>
          <w:sz w:val="32"/>
          <w:rtl/>
        </w:rPr>
        <w:t xml:space="preserve">ולמאן דנפק </w:t>
      </w:r>
      <w:r w:rsidRPr="0087545A">
        <w:rPr>
          <w:rStyle w:val="affff8"/>
          <w:rtl/>
        </w:rPr>
        <w:t>מ</w:t>
      </w:r>
      <w:r w:rsidRPr="00F10693">
        <w:rPr>
          <w:rFonts w:hint="cs"/>
          <w:rtl/>
        </w:rPr>
        <w:t>'</w:t>
      </w:r>
      <w:r w:rsidRPr="00F10693">
        <w:rPr>
          <w:rtl/>
        </w:rPr>
        <w:t>ש</w:t>
      </w:r>
      <w:r w:rsidRPr="0087545A">
        <w:rPr>
          <w:rStyle w:val="affff8"/>
          <w:rtl/>
        </w:rPr>
        <w:t>ארו</w:t>
      </w:r>
      <w:r w:rsidRPr="00F10693">
        <w:rPr>
          <w:rFonts w:hint="cs"/>
          <w:rtl/>
        </w:rPr>
        <w:t>'</w:t>
      </w:r>
      <w:r w:rsidRPr="00F10693">
        <w:rPr>
          <w:rtl/>
        </w:rPr>
        <w:t>,</w:t>
      </w:r>
      <w:r w:rsidRPr="00C35A2C">
        <w:rPr>
          <w:rFonts w:ascii="David" w:hAnsi="David"/>
          <w:sz w:val="32"/>
          <w:rtl/>
        </w:rPr>
        <w:t xml:space="preserve"> האי</w:t>
      </w:r>
      <w:r w:rsidRPr="00B011CC">
        <w:rPr>
          <w:rStyle w:val="affff8"/>
          <w:rtl/>
        </w:rPr>
        <w:t xml:space="preserve"> </w:t>
      </w:r>
      <w:r w:rsidRPr="00F10693">
        <w:rPr>
          <w:rFonts w:hint="cs"/>
          <w:rtl/>
        </w:rPr>
        <w:t>'</w:t>
      </w:r>
      <w:r w:rsidRPr="00F10693">
        <w:rPr>
          <w:rtl/>
        </w:rPr>
        <w:t>ו</w:t>
      </w:r>
      <w:r w:rsidRPr="00B011CC">
        <w:rPr>
          <w:rStyle w:val="affff8"/>
          <w:rtl/>
        </w:rPr>
        <w:t>העברתם</w:t>
      </w:r>
      <w:r w:rsidRPr="00F10693">
        <w:rPr>
          <w:rFonts w:hint="cs"/>
          <w:rtl/>
        </w:rPr>
        <w:t xml:space="preserve">' </w:t>
      </w:r>
      <w:r w:rsidRPr="00C35A2C">
        <w:rPr>
          <w:rFonts w:ascii="David" w:hAnsi="David"/>
          <w:sz w:val="32"/>
          <w:rtl/>
        </w:rPr>
        <w:t>מיבעי ל</w:t>
      </w:r>
      <w:r w:rsidRPr="00C35A2C">
        <w:rPr>
          <w:rFonts w:ascii="David" w:hAnsi="David" w:hint="cs"/>
          <w:sz w:val="32"/>
          <w:rtl/>
        </w:rPr>
        <w:t>כ</w:t>
      </w:r>
      <w:r w:rsidRPr="00C35A2C">
        <w:rPr>
          <w:rFonts w:ascii="David" w:hAnsi="David"/>
          <w:sz w:val="32"/>
          <w:rtl/>
        </w:rPr>
        <w:t>דתניא, רבי אומר: בכולן נאמר בהן נתינה, וכאן נאמרה בהן העברה - שאין לך שמעביר נחלה משבט לשבט אלא בת, הואיל ובנה ובעלה יורשין אותה.</w:t>
      </w:r>
    </w:p>
    <w:p w14:paraId="06D788FA" w14:textId="77777777" w:rsidR="00AC0AF5" w:rsidRPr="00C35A2C" w:rsidRDefault="00AC0AF5" w:rsidP="00AC0AF5">
      <w:pPr>
        <w:rPr>
          <w:rFonts w:ascii="David" w:hAnsi="David"/>
          <w:sz w:val="32"/>
          <w:rtl/>
        </w:rPr>
      </w:pPr>
      <w:r w:rsidRPr="00C35A2C">
        <w:rPr>
          <w:rFonts w:ascii="David" w:hAnsi="David"/>
          <w:sz w:val="32"/>
          <w:rtl/>
        </w:rPr>
        <w:t>שארו זה האב</w:t>
      </w:r>
      <w:r w:rsidRPr="00C35A2C">
        <w:rPr>
          <w:rFonts w:ascii="David" w:hAnsi="David" w:hint="cs"/>
          <w:sz w:val="32"/>
          <w:rtl/>
        </w:rPr>
        <w:t xml:space="preserve"> </w:t>
      </w:r>
      <w:r w:rsidRPr="00B011CC">
        <w:rPr>
          <w:rStyle w:val="affff8"/>
          <w:rFonts w:hint="cs"/>
          <w:rtl/>
        </w:rPr>
        <w:t>ד</w:t>
      </w:r>
      <w:r w:rsidRPr="00F10693">
        <w:rPr>
          <w:rFonts w:hint="cs"/>
          <w:rtl/>
        </w:rPr>
        <w:t>'</w:t>
      </w:r>
      <w:r w:rsidRPr="00F10693">
        <w:rPr>
          <w:rtl/>
        </w:rPr>
        <w:t>ש</w:t>
      </w:r>
      <w:r w:rsidRPr="00B011CC">
        <w:rPr>
          <w:rStyle w:val="affff8"/>
          <w:rtl/>
        </w:rPr>
        <w:t>אר אביך הוא</w:t>
      </w:r>
      <w:r w:rsidRPr="00F10693">
        <w:rPr>
          <w:rFonts w:hint="cs"/>
          <w:rtl/>
        </w:rPr>
        <w:t>'</w:t>
      </w:r>
      <w:r w:rsidRPr="00F10693">
        <w:rPr>
          <w:rtl/>
        </w:rPr>
        <w:t>,</w:t>
      </w:r>
      <w:r w:rsidRPr="00C35A2C">
        <w:rPr>
          <w:rFonts w:ascii="David" w:hAnsi="David"/>
          <w:sz w:val="32"/>
          <w:rtl/>
        </w:rPr>
        <w:t xml:space="preserve"> </w:t>
      </w:r>
      <w:r w:rsidRPr="00C35A2C">
        <w:rPr>
          <w:rFonts w:ascii="David" w:hAnsi="David" w:hint="cs"/>
          <w:sz w:val="32"/>
          <w:rtl/>
        </w:rPr>
        <w:t>ולא אמרי</w:t>
      </w:r>
      <w:r w:rsidRPr="00F10693">
        <w:rPr>
          <w:rFonts w:hint="cs"/>
          <w:rtl/>
        </w:rPr>
        <w:t xml:space="preserve">' </w:t>
      </w:r>
      <w:r w:rsidRPr="00C35A2C">
        <w:rPr>
          <w:rFonts w:ascii="David" w:hAnsi="David" w:hint="cs"/>
          <w:sz w:val="32"/>
          <w:rtl/>
        </w:rPr>
        <w:t xml:space="preserve">שאר אמך </w:t>
      </w:r>
      <w:r w:rsidRPr="00B011CC">
        <w:rPr>
          <w:rStyle w:val="affff8"/>
          <w:rFonts w:hint="cs"/>
          <w:rtl/>
        </w:rPr>
        <w:t>ד</w:t>
      </w:r>
      <w:r w:rsidRPr="00F10693">
        <w:rPr>
          <w:rFonts w:hint="cs"/>
          <w:rtl/>
        </w:rPr>
        <w:t>'מ</w:t>
      </w:r>
      <w:r w:rsidRPr="00B011CC">
        <w:rPr>
          <w:rStyle w:val="affff8"/>
          <w:rFonts w:hint="cs"/>
          <w:rtl/>
        </w:rPr>
        <w:t>מפשחתו וירש אותה</w:t>
      </w:r>
      <w:r w:rsidRPr="00F10693">
        <w:rPr>
          <w:rFonts w:hint="cs"/>
          <w:rtl/>
        </w:rPr>
        <w:t xml:space="preserve">' </w:t>
      </w:r>
      <w:r w:rsidRPr="00C35A2C">
        <w:rPr>
          <w:rFonts w:ascii="David" w:hAnsi="David"/>
          <w:sz w:val="32"/>
          <w:rtl/>
        </w:rPr>
        <w:t>משפחת אב קרויה משפחה,</w:t>
      </w:r>
      <w:r w:rsidRPr="00C35A2C">
        <w:rPr>
          <w:rFonts w:ascii="David" w:hAnsi="David" w:hint="cs"/>
          <w:sz w:val="32"/>
          <w:rtl/>
        </w:rPr>
        <w:t xml:space="preserve"> ולא משפחת אם </w:t>
      </w:r>
      <w:r w:rsidRPr="00B011CC">
        <w:rPr>
          <w:rStyle w:val="affff8"/>
          <w:rFonts w:hint="cs"/>
          <w:rtl/>
        </w:rPr>
        <w:t>ד</w:t>
      </w:r>
      <w:r w:rsidRPr="00F10693">
        <w:rPr>
          <w:rFonts w:hint="cs"/>
          <w:rtl/>
        </w:rPr>
        <w:t>'</w:t>
      </w:r>
      <w:r w:rsidRPr="00F10693">
        <w:rPr>
          <w:rtl/>
        </w:rPr>
        <w:t>ל</w:t>
      </w:r>
      <w:r w:rsidRPr="00B011CC">
        <w:rPr>
          <w:rStyle w:val="affff8"/>
          <w:rtl/>
        </w:rPr>
        <w:t>משפחותם לבית אבותם</w:t>
      </w:r>
      <w:r w:rsidRPr="00F10693">
        <w:rPr>
          <w:rFonts w:hint="cs"/>
          <w:rtl/>
        </w:rPr>
        <w:t>'.</w:t>
      </w:r>
    </w:p>
    <w:p w14:paraId="15AE92AC" w14:textId="77777777" w:rsidR="00AC0AF5" w:rsidRPr="00C35A2C" w:rsidRDefault="00AC0AF5" w:rsidP="00AC0AF5">
      <w:pPr>
        <w:rPr>
          <w:rFonts w:ascii="David" w:hAnsi="David"/>
          <w:sz w:val="32"/>
          <w:rtl/>
        </w:rPr>
      </w:pPr>
    </w:p>
    <w:p w14:paraId="653D9EA2" w14:textId="77777777" w:rsidR="00AC0AF5" w:rsidRPr="00C35A2C" w:rsidRDefault="00AC0AF5" w:rsidP="00AC0AF5">
      <w:pPr>
        <w:rPr>
          <w:rtl/>
        </w:rPr>
      </w:pPr>
      <w:r w:rsidRPr="00C35A2C">
        <w:rPr>
          <w:rtl/>
        </w:rPr>
        <w:t xml:space="preserve">• </w:t>
      </w:r>
      <w:r w:rsidRPr="00C35A2C">
        <w:rPr>
          <w:rFonts w:hint="cs"/>
          <w:rtl/>
        </w:rPr>
        <w:t xml:space="preserve">והך </w:t>
      </w:r>
      <w:r w:rsidRPr="00B011CC">
        <w:rPr>
          <w:rStyle w:val="affff8"/>
          <w:rFonts w:hint="cs"/>
          <w:rtl/>
        </w:rPr>
        <w:t>ד</w:t>
      </w:r>
      <w:r w:rsidRPr="00F10693">
        <w:rPr>
          <w:rFonts w:hint="cs"/>
          <w:rtl/>
        </w:rPr>
        <w:t>'</w:t>
      </w:r>
      <w:r w:rsidRPr="00F10693">
        <w:rPr>
          <w:rtl/>
        </w:rPr>
        <w:t>ו</w:t>
      </w:r>
      <w:r w:rsidRPr="00B011CC">
        <w:rPr>
          <w:rStyle w:val="affff8"/>
          <w:rtl/>
        </w:rPr>
        <w:t>יהי נער מבית לחם יהודה ממשפחת יהודה</w:t>
      </w:r>
      <w:r w:rsidRPr="00F10693">
        <w:rPr>
          <w:rFonts w:hint="cs"/>
          <w:rtl/>
        </w:rPr>
        <w:t>'</w:t>
      </w:r>
      <w:r w:rsidRPr="00F10693">
        <w:rPr>
          <w:rtl/>
        </w:rPr>
        <w:t xml:space="preserve"> </w:t>
      </w:r>
      <w:r w:rsidRPr="003937CA">
        <w:rPr>
          <w:rStyle w:val="affff8"/>
          <w:rtl/>
        </w:rPr>
        <w:t>והוא לוי והוא גר שם</w:t>
      </w:r>
      <w:r w:rsidRPr="00F10693">
        <w:rPr>
          <w:rFonts w:hint="cs"/>
          <w:rtl/>
        </w:rPr>
        <w:t>'</w:t>
      </w:r>
      <w:r w:rsidRPr="00F10693">
        <w:rPr>
          <w:rtl/>
        </w:rPr>
        <w:t>,</w:t>
      </w:r>
      <w:r w:rsidRPr="00C35A2C">
        <w:rPr>
          <w:rFonts w:hint="cs"/>
          <w:rtl/>
        </w:rPr>
        <w:t xml:space="preserve"> ובהכרח דאביו מלוי ואמו מיהודה וקרי משפחת</w:t>
      </w:r>
    </w:p>
    <w:p w14:paraId="07FB9801" w14:textId="77777777" w:rsidR="00AC0AF5" w:rsidRPr="00065E76" w:rsidRDefault="00AC0AF5" w:rsidP="00065E76">
      <w:pPr>
        <w:rPr>
          <w:rtl/>
        </w:rPr>
      </w:pPr>
      <w:r w:rsidRPr="00065E76">
        <w:rPr>
          <w:rtl/>
        </w:rPr>
        <w:t xml:space="preserve">- </w:t>
      </w:r>
      <w:r>
        <w:rPr>
          <w:rFonts w:hint="cs"/>
          <w:rtl/>
        </w:rPr>
        <w:t xml:space="preserve">רבא </w:t>
      </w:r>
      <w:r>
        <w:rPr>
          <w:rStyle w:val="affffe"/>
          <w:rFonts w:hint="cs"/>
          <w:rtl/>
          <w:rPrChange w:id="9406" w:author="מנוע אמוראים" w:date="2026-10-05T16:41:09Z">
            <w:rPr>
              <w:rFonts w:hint="cs"/>
              <w:rtl/>
            </w:rPr>
          </w:rPrChange>
        </w:rPr>
        <w:t xml:space="preserve">בר</w:t>
      </w:r>
      <w:r>
        <w:rPr>
          <w:rStyle w:val="affffe"/>
          <w:rtl/>
          <w:rPrChange w:id="9407" w:author="מנוע אמוראים" w:date="2026-10-05T16:41:09Z">
            <w:rPr>
              <w:rtl/>
            </w:rPr>
          </w:rPrChange>
        </w:rPr>
        <w:t xml:space="preserve">"</w:t>
      </w:r>
      <w:r>
        <w:rPr>
          <w:rStyle w:val="affffe"/>
          <w:rFonts w:hint="cs"/>
          <w:rtl/>
          <w:rPrChange w:id="9408" w:author="מנוע אמוראים" w:date="2026-10-05T16:41:09Z">
            <w:rPr>
              <w:rFonts w:hint="cs"/>
              <w:rtl/>
            </w:rPr>
          </w:rPrChange>
        </w:rPr>
        <w:t xml:space="preserve">ח</w:t>
      </w:r>
      <w:r w:rsidRPr="00065E76">
        <w:rPr>
          <w:rtl/>
        </w:rPr>
        <w:t xml:space="preserve">: </w:t>
      </w:r>
      <w:r w:rsidRPr="00065E76">
        <w:rPr>
          <w:rFonts w:hint="cs"/>
          <w:rtl/>
        </w:rPr>
        <w:t>גברא דשמיה לוי ואביו מיהודה</w:t>
      </w:r>
      <w:r w:rsidRPr="00065E76">
        <w:rPr>
          <w:rtl/>
        </w:rPr>
        <w:t>.</w:t>
      </w:r>
    </w:p>
    <w:p w14:paraId="5A030819" w14:textId="77777777" w:rsidR="00AC0AF5" w:rsidRPr="00C35A2C" w:rsidRDefault="00AC0AF5" w:rsidP="00AC0AF5">
      <w:pPr>
        <w:rPr>
          <w:rFonts w:ascii="David" w:hAnsi="David"/>
          <w:sz w:val="32"/>
          <w:rtl/>
        </w:rPr>
      </w:pPr>
      <w:r w:rsidRPr="00C35A2C">
        <w:rPr>
          <w:rFonts w:ascii="David" w:hAnsi="David" w:hint="cs"/>
          <w:sz w:val="32"/>
          <w:rtl/>
        </w:rPr>
        <w:t xml:space="preserve">וזהו דאמר </w:t>
      </w:r>
      <w:r w:rsidRPr="00C35A2C">
        <w:rPr>
          <w:rFonts w:ascii="David" w:hAnsi="David"/>
          <w:sz w:val="32"/>
          <w:rtl/>
        </w:rPr>
        <w:t>מיכה:</w:t>
      </w:r>
      <w:r w:rsidRPr="00B011CC">
        <w:rPr>
          <w:rStyle w:val="affff8"/>
          <w:rtl/>
        </w:rPr>
        <w:t xml:space="preserve"> </w:t>
      </w:r>
      <w:r w:rsidRPr="00F10693">
        <w:rPr>
          <w:rFonts w:hint="cs"/>
          <w:rtl/>
        </w:rPr>
        <w:t>'</w:t>
      </w:r>
      <w:r w:rsidRPr="00F10693">
        <w:rPr>
          <w:rtl/>
        </w:rPr>
        <w:t>ע</w:t>
      </w:r>
      <w:r w:rsidRPr="00B011CC">
        <w:rPr>
          <w:rStyle w:val="affff8"/>
          <w:rtl/>
        </w:rPr>
        <w:t>תה ידעתי כי ייטיב ה</w:t>
      </w:r>
      <w:r w:rsidRPr="00F10693">
        <w:rPr>
          <w:rtl/>
        </w:rPr>
        <w:t xml:space="preserve">' </w:t>
      </w:r>
      <w:r w:rsidRPr="00B011CC">
        <w:rPr>
          <w:rStyle w:val="affff8"/>
          <w:rtl/>
        </w:rPr>
        <w:t>לי כי היה לי הלוי לכהן</w:t>
      </w:r>
      <w:r w:rsidRPr="00F10693">
        <w:rPr>
          <w:rFonts w:hint="cs"/>
          <w:rtl/>
        </w:rPr>
        <w:t xml:space="preserve">' </w:t>
      </w:r>
      <w:r w:rsidRPr="00C35A2C">
        <w:rPr>
          <w:rFonts w:ascii="David" w:hAnsi="David" w:hint="cs"/>
          <w:sz w:val="32"/>
          <w:rtl/>
        </w:rPr>
        <w:t>דנזדמן לו אדם ושמו</w:t>
      </w:r>
      <w:r w:rsidRPr="00C35A2C">
        <w:rPr>
          <w:rFonts w:ascii="David" w:hAnsi="David"/>
          <w:sz w:val="32"/>
          <w:rtl/>
        </w:rPr>
        <w:t xml:space="preserve"> לוי.</w:t>
      </w:r>
    </w:p>
    <w:p w14:paraId="415A8797" w14:textId="77777777" w:rsidR="00AC0AF5" w:rsidRDefault="00AC0AF5" w:rsidP="00AC0AF5">
      <w:pPr>
        <w:rPr>
          <w:rFonts w:ascii="David" w:hAnsi="David"/>
          <w:sz w:val="32"/>
          <w:rtl/>
        </w:rPr>
      </w:pPr>
      <w:r w:rsidRPr="00C35A2C">
        <w:rPr>
          <w:rFonts w:ascii="David" w:hAnsi="David" w:hint="cs"/>
          <w:sz w:val="32"/>
          <w:rtl/>
        </w:rPr>
        <w:t>ומתוך שעשה מעשה דמנשה דאתי מיהודה תלאו הכתוב ביהודה</w:t>
      </w:r>
    </w:p>
    <w:p w14:paraId="491083E5" w14:textId="77777777" w:rsidR="00AC0AF5" w:rsidRDefault="00AC0AF5" w:rsidP="00AC0AF5">
      <w:pPr>
        <w:rPr>
          <w:rFonts w:ascii="David" w:hAnsi="David"/>
          <w:sz w:val="32"/>
          <w:rtl/>
        </w:rPr>
      </w:pPr>
      <w:r w:rsidRPr="00C35A2C">
        <w:rPr>
          <w:rFonts w:ascii="David" w:hAnsi="David" w:hint="cs"/>
          <w:sz w:val="32"/>
          <w:rtl/>
        </w:rPr>
        <w:t>וכדחזי</w:t>
      </w:r>
      <w:r w:rsidRPr="00F10693">
        <w:rPr>
          <w:rFonts w:hint="cs"/>
          <w:rtl/>
        </w:rPr>
        <w:t xml:space="preserve">' </w:t>
      </w:r>
      <w:r w:rsidRPr="00C35A2C">
        <w:rPr>
          <w:rFonts w:ascii="David" w:hAnsi="David" w:hint="cs"/>
          <w:sz w:val="32"/>
          <w:rtl/>
        </w:rPr>
        <w:t>דיהונתן בן גרשם בן מנשה היו כהנים לשבט הדני ואפי</w:t>
      </w:r>
      <w:r w:rsidRPr="00F10693">
        <w:rPr>
          <w:rFonts w:hint="cs"/>
          <w:rtl/>
        </w:rPr>
        <w:t xml:space="preserve">' </w:t>
      </w:r>
      <w:r w:rsidRPr="00C35A2C">
        <w:rPr>
          <w:rFonts w:ascii="David" w:hAnsi="David" w:hint="cs"/>
          <w:sz w:val="32"/>
          <w:rtl/>
        </w:rPr>
        <w:t>דהוא בן משה אלא שעשה מעשה מנשה תלאו במנשה</w:t>
      </w:r>
    </w:p>
    <w:p w14:paraId="19A0D271" w14:textId="77777777" w:rsidR="00AC0AF5" w:rsidRPr="00C35A2C" w:rsidRDefault="00AC0AF5" w:rsidP="00AC0AF5">
      <w:pPr>
        <w:rPr>
          <w:rFonts w:ascii="David" w:hAnsi="David"/>
          <w:sz w:val="32"/>
          <w:rtl/>
        </w:rPr>
      </w:pPr>
    </w:p>
    <w:p w14:paraId="49B60241" w14:textId="77777777" w:rsidR="00AC0AF5" w:rsidRPr="00C35A2C" w:rsidRDefault="00AC0AF5" w:rsidP="00AC0AF5">
      <w:pPr>
        <w:rPr>
          <w:rFonts w:ascii="David" w:hAnsi="David"/>
          <w:sz w:val="32"/>
          <w:rtl/>
        </w:rPr>
      </w:pPr>
      <w:r w:rsidRPr="00C35A2C">
        <w:rPr>
          <w:rFonts w:ascii="Fb Fontext" w:hAnsi="Fb Fontext"/>
          <w:rtl/>
        </w:rPr>
        <w:t xml:space="preserve">• </w:t>
      </w:r>
      <w:r>
        <w:rPr>
          <w:rStyle w:val="affffe"/>
          <w:rFonts w:ascii="Fb Fontext" w:hAnsi="Fb Fontext" w:hint="cs"/>
          <w:rtl/>
          <w:rPrChange w:id="9409" w:author="מנוע אמוראים" w:date="2026-10-05T16:41:09Z">
            <w:rPr>
              <w:rFonts w:ascii="Fb Fontext" w:hAnsi="Fb Fontext" w:hint="cs"/>
              <w:rtl/>
            </w:rPr>
          </w:rPrChange>
        </w:rPr>
        <w:t xml:space="preserve">ארי</w:t>
      </w:r>
      <w:r>
        <w:rPr>
          <w:rStyle w:val="affffe"/>
          <w:rFonts w:ascii="Fb Fontext" w:hAnsi="Fb Fontext"/>
          <w:rtl/>
          <w:rPrChange w:id="9410" w:author="מנוע אמוראים" w:date="2026-10-05T16:41:09Z">
            <w:rPr>
              <w:rFonts w:ascii="Fb Fontext" w:hAnsi="Fb Fontext"/>
              <w:rtl/>
            </w:rPr>
          </w:rPrChange>
        </w:rPr>
        <w:t xml:space="preserve">"</w:t>
      </w:r>
      <w:r>
        <w:rPr>
          <w:rStyle w:val="affffe"/>
          <w:rFonts w:ascii="Fb Fontext" w:hAnsi="Fb Fontext" w:hint="cs"/>
          <w:rtl/>
          <w:rPrChange w:id="9411" w:author="מנוע אמוראים" w:date="2026-10-05T16:41:09Z">
            <w:rPr>
              <w:rFonts w:ascii="Fb Fontext" w:hAnsi="Fb Fontext" w:hint="cs"/>
              <w:rtl/>
            </w:rPr>
          </w:rPrChange>
        </w:rPr>
        <w:t xml:space="preserve">ו</w:t>
      </w:r>
      <w:r>
        <w:rPr>
          <w:rFonts w:ascii="Fb Fontext" w:hAnsi="Fb Fontext" w:hint="cs"/>
          <w:rtl/>
        </w:rPr>
        <w:t xml:space="preserve"> מרשב</w:t>
      </w:r>
      <w:r w:rsidRPr="00F10693">
        <w:rPr>
          <w:rFonts w:hint="cs"/>
          <w:rtl/>
        </w:rPr>
        <w:t>'י</w:t>
      </w:r>
      <w:r w:rsidRPr="00C35A2C">
        <w:rPr>
          <w:rFonts w:ascii="David" w:hAnsi="David"/>
          <w:sz w:val="32"/>
          <w:rtl/>
        </w:rPr>
        <w:t>: מכאן שתולין את הקלקלה במקולקל.</w:t>
      </w:r>
    </w:p>
    <w:p w14:paraId="66816335" w14:textId="77777777" w:rsidR="00AC0AF5" w:rsidRPr="006765C4" w:rsidRDefault="00AC0AF5" w:rsidP="00AC0AF5">
      <w:pPr>
        <w:rPr>
          <w:rFonts w:ascii="David" w:hAnsi="David"/>
          <w:spacing w:val="-2"/>
          <w:sz w:val="32"/>
          <w:rtl/>
        </w:rPr>
      </w:pPr>
      <w:r>
        <w:rPr>
          <w:rStyle w:val="affffe"/>
          <w:rFonts w:ascii="David" w:hAnsi="David"/>
          <w:spacing w:val="-2"/>
          <w:sz w:val="32"/>
          <w:rtl/>
          <w:rPrChange w:id="9412" w:author="מנוע אמוראים" w:date="2026-10-05T16:41:09Z">
            <w:rPr>
              <w:rFonts w:ascii="David" w:hAnsi="David"/>
              <w:spacing w:val="-2"/>
              <w:sz w:val="32"/>
              <w:rtl/>
            </w:rPr>
          </w:rPrChange>
        </w:rPr>
        <w:t xml:space="preserve">ר</w:t>
      </w:r>
      <w:r>
        <w:rPr>
          <w:rStyle w:val="affffe"/>
          <w:rFonts w:ascii="David" w:hAnsi="David" w:hint="cs"/>
          <w:spacing w:val="-2"/>
          <w:sz w:val="32"/>
          <w:rtl/>
          <w:rPrChange w:id="9413" w:author="מנוע אמוראים" w:date="2026-10-05T16:41:09Z">
            <w:rPr>
              <w:rFonts w:ascii="David" w:hAnsi="David" w:hint="cs"/>
              <w:spacing w:val="-2"/>
              <w:sz w:val="32"/>
              <w:rtl/>
            </w:rPr>
          </w:rPrChange>
        </w:rPr>
        <w:t xml:space="preserve">יב</w:t>
      </w:r>
      <w:r>
        <w:rPr>
          <w:rStyle w:val="affffe"/>
          <w:rFonts w:ascii="David" w:hAnsi="David"/>
          <w:spacing w:val="-2"/>
          <w:sz w:val="32"/>
          <w:rtl/>
          <w:rPrChange w:id="9414" w:author="מנוע אמוראים" w:date="2026-10-05T16:41:09Z">
            <w:rPr>
              <w:rFonts w:ascii="David" w:hAnsi="David"/>
              <w:spacing w:val="-2"/>
              <w:sz w:val="32"/>
              <w:rtl/>
            </w:rPr>
          </w:rPrChange>
        </w:rPr>
        <w:t xml:space="preserve">"</w:t>
      </w:r>
      <w:r>
        <w:rPr>
          <w:rStyle w:val="affffe"/>
          <w:rFonts w:ascii="David" w:hAnsi="David" w:hint="cs"/>
          <w:spacing w:val="-2"/>
          <w:sz w:val="32"/>
          <w:rtl/>
          <w:rPrChange w:id="9415" w:author="מנוע אמוראים" w:date="2026-10-05T16:41:09Z">
            <w:rPr>
              <w:rFonts w:ascii="David" w:hAnsi="David" w:hint="cs"/>
              <w:spacing w:val="-2"/>
              <w:sz w:val="32"/>
              <w:rtl/>
            </w:rPr>
          </w:rPrChange>
        </w:rPr>
        <w:t xml:space="preserve">ח</w:t>
      </w:r>
      <w:r w:rsidRPr="006765C4">
        <w:rPr>
          <w:rFonts w:ascii="David" w:hAnsi="David"/>
          <w:spacing w:val="-2"/>
          <w:sz w:val="32"/>
          <w:rtl/>
        </w:rPr>
        <w:t>:</w:t>
      </w:r>
      <w:r w:rsidRPr="006765C4">
        <w:rPr>
          <w:rStyle w:val="affff8"/>
          <w:spacing w:val="-2"/>
          <w:rtl/>
        </w:rPr>
        <w:t xml:space="preserve"> </w:t>
      </w:r>
      <w:r w:rsidRPr="00F10693">
        <w:rPr>
          <w:rFonts w:hint="cs"/>
          <w:rtl/>
        </w:rPr>
        <w:t>'</w:t>
      </w:r>
      <w:r w:rsidRPr="00F10693">
        <w:rPr>
          <w:rtl/>
        </w:rPr>
        <w:t>ו</w:t>
      </w:r>
      <w:r w:rsidRPr="006765C4">
        <w:rPr>
          <w:rStyle w:val="affff8"/>
          <w:spacing w:val="-2"/>
          <w:rtl/>
        </w:rPr>
        <w:t>גם הוא טוב תואר מאד ואותו ילדה אחרי אבשלום</w:t>
      </w:r>
      <w:r w:rsidRPr="00F10693">
        <w:rPr>
          <w:rFonts w:hint="cs"/>
          <w:rtl/>
        </w:rPr>
        <w:t>'</w:t>
      </w:r>
      <w:r w:rsidRPr="00F10693">
        <w:rPr>
          <w:rtl/>
        </w:rPr>
        <w:t>,</w:t>
      </w:r>
      <w:r w:rsidRPr="006765C4">
        <w:rPr>
          <w:rFonts w:ascii="David" w:hAnsi="David"/>
          <w:spacing w:val="-2"/>
          <w:sz w:val="32"/>
          <w:rtl/>
        </w:rPr>
        <w:t xml:space="preserve"> והלא אדניה בן חגית ואבשלום בן מעכה.</w:t>
      </w:r>
    </w:p>
    <w:p w14:paraId="0CC7E22A" w14:textId="77777777" w:rsidR="00AC0AF5" w:rsidRPr="00C35A2C" w:rsidRDefault="00AC0AF5" w:rsidP="00AC0AF5">
      <w:pPr>
        <w:rPr>
          <w:rFonts w:ascii="David" w:hAnsi="David"/>
          <w:sz w:val="32"/>
          <w:rtl/>
        </w:rPr>
      </w:pPr>
      <w:r w:rsidRPr="00C35A2C">
        <w:rPr>
          <w:rFonts w:ascii="David" w:hAnsi="David"/>
          <w:sz w:val="32"/>
          <w:rtl/>
        </w:rPr>
        <w:t>אלא, מתוך שעשה מעשה אבשלום דמרד במלכות - תלאו הכתוב באבשלום,</w:t>
      </w:r>
    </w:p>
    <w:p w14:paraId="6B3C2D09" w14:textId="77777777" w:rsidR="00AC0AF5" w:rsidRPr="00C35A2C" w:rsidRDefault="00AC0AF5" w:rsidP="00AC0AF5">
      <w:pPr>
        <w:rPr>
          <w:rFonts w:ascii="David" w:hAnsi="David"/>
          <w:sz w:val="32"/>
          <w:rtl/>
        </w:rPr>
      </w:pPr>
      <w:r w:rsidRPr="00C35A2C">
        <w:rPr>
          <w:rFonts w:ascii="Fb Fontext" w:hAnsi="Fb Fontext"/>
          <w:rtl/>
        </w:rPr>
        <w:lastRenderedPageBreak/>
        <w:t xml:space="preserve">• </w:t>
      </w:r>
      <w:r>
        <w:rPr>
          <w:rStyle w:val="affffe"/>
          <w:rFonts w:ascii="David" w:hAnsi="David" w:hint="cs"/>
          <w:sz w:val="32"/>
          <w:rtl/>
          <w:rPrChange w:id="9416" w:author="מנוע אמוראים" w:date="2026-10-05T16:41:09Z">
            <w:rPr>
              <w:rFonts w:ascii="David" w:hAnsi="David" w:hint="cs"/>
              <w:sz w:val="32"/>
              <w:rtl/>
            </w:rPr>
          </w:rPrChange>
        </w:rPr>
        <w:t xml:space="preserve">אר</w:t>
      </w:r>
      <w:r>
        <w:rPr>
          <w:rStyle w:val="affffe"/>
          <w:rFonts w:ascii="David" w:hAnsi="David"/>
          <w:sz w:val="32"/>
          <w:rtl/>
          <w:rPrChange w:id="9417" w:author="מנוע אמוראים" w:date="2026-10-05T16:41:09Z">
            <w:rPr>
              <w:rFonts w:ascii="David" w:hAnsi="David"/>
              <w:sz w:val="32"/>
              <w:rtl/>
            </w:rPr>
          </w:rPrChange>
        </w:rPr>
        <w:t xml:space="preserve">"</w:t>
      </w:r>
      <w:r>
        <w:rPr>
          <w:rStyle w:val="affffe"/>
          <w:rFonts w:ascii="David" w:hAnsi="David" w:hint="cs"/>
          <w:sz w:val="32"/>
          <w:rtl/>
          <w:rPrChange w:id="9418" w:author="מנוע אמוראים" w:date="2026-10-05T16:41:09Z">
            <w:rPr>
              <w:rFonts w:ascii="David" w:hAnsi="David" w:hint="cs"/>
              <w:sz w:val="32"/>
              <w:rtl/>
            </w:rPr>
          </w:rPrChange>
        </w:rPr>
        <w:t xml:space="preserve">א</w:t>
      </w:r>
      <w:r w:rsidRPr="00C35A2C">
        <w:rPr>
          <w:rFonts w:ascii="David" w:hAnsi="David"/>
          <w:sz w:val="32"/>
          <w:rtl/>
        </w:rPr>
        <w:t>: לעולם ידבק אדם בטובים, שהרי משה שנשא בת יתרו - יצא ממנו יהונתן</w:t>
      </w:r>
      <w:r w:rsidRPr="00C35A2C">
        <w:rPr>
          <w:rFonts w:ascii="David" w:hAnsi="David" w:hint="cs"/>
          <w:sz w:val="32"/>
          <w:rtl/>
        </w:rPr>
        <w:t>,</w:t>
      </w:r>
      <w:r w:rsidRPr="00C35A2C">
        <w:rPr>
          <w:rFonts w:ascii="David" w:hAnsi="David"/>
          <w:sz w:val="32"/>
          <w:rtl/>
        </w:rPr>
        <w:t xml:space="preserve"> אהרן שנשא בת עמינדב יצא ממנו פנחס.</w:t>
      </w:r>
    </w:p>
    <w:p w14:paraId="7E98B2EB" w14:textId="77777777" w:rsidR="00AC0AF5" w:rsidRDefault="00AC0AF5" w:rsidP="00AC0AF5">
      <w:pPr>
        <w:rPr>
          <w:rFonts w:ascii="David" w:hAnsi="David"/>
          <w:sz w:val="32"/>
          <w:rtl/>
        </w:rPr>
      </w:pPr>
      <w:r w:rsidRPr="00C35A2C">
        <w:rPr>
          <w:rFonts w:ascii="Fb Fontext" w:hAnsi="Fb Fontext"/>
          <w:rtl/>
        </w:rPr>
        <w:t xml:space="preserve">• </w:t>
      </w:r>
      <w:r w:rsidRPr="00C35A2C">
        <w:rPr>
          <w:rFonts w:ascii="David" w:hAnsi="David"/>
          <w:sz w:val="32"/>
          <w:rtl/>
        </w:rPr>
        <w:t>ופנחס</w:t>
      </w:r>
      <w:r>
        <w:rPr>
          <w:rFonts w:ascii="David" w:hAnsi="David" w:hint="cs"/>
          <w:sz w:val="32"/>
          <w:rtl/>
        </w:rPr>
        <w:t xml:space="preserve"> בא</w:t>
      </w:r>
      <w:r w:rsidRPr="00C35A2C">
        <w:rPr>
          <w:rFonts w:ascii="David" w:hAnsi="David" w:hint="cs"/>
          <w:sz w:val="32"/>
          <w:rtl/>
        </w:rPr>
        <w:t xml:space="preserve"> מיוסף שפטפט ביצרו</w:t>
      </w:r>
    </w:p>
    <w:p w14:paraId="4314DCEE" w14:textId="77777777" w:rsidR="00AC0AF5" w:rsidRPr="00C35A2C" w:rsidRDefault="00AC0AF5" w:rsidP="00AC0AF5">
      <w:pPr>
        <w:rPr>
          <w:rFonts w:ascii="David" w:hAnsi="David"/>
          <w:sz w:val="32"/>
          <w:rtl/>
        </w:rPr>
      </w:pPr>
      <w:r w:rsidRPr="00C35A2C">
        <w:rPr>
          <w:rFonts w:ascii="David" w:hAnsi="David" w:hint="cs"/>
          <w:sz w:val="32"/>
          <w:rtl/>
        </w:rPr>
        <w:t xml:space="preserve">והך </w:t>
      </w:r>
      <w:r w:rsidRPr="00B011CC">
        <w:rPr>
          <w:rStyle w:val="affff8"/>
          <w:rFonts w:hint="cs"/>
          <w:rtl/>
        </w:rPr>
        <w:t>ד</w:t>
      </w:r>
      <w:r w:rsidRPr="00F10693">
        <w:rPr>
          <w:rFonts w:hint="cs"/>
          <w:rtl/>
        </w:rPr>
        <w:t>'</w:t>
      </w:r>
      <w:r w:rsidRPr="00F10693">
        <w:rPr>
          <w:rtl/>
        </w:rPr>
        <w:t>ו</w:t>
      </w:r>
      <w:r w:rsidRPr="00B011CC">
        <w:rPr>
          <w:rStyle w:val="affff8"/>
          <w:rtl/>
        </w:rPr>
        <w:t>אלעזר בן אהרן לקח לו מבנות פוטיאל לו לאשה</w:t>
      </w:r>
      <w:r w:rsidRPr="00F10693">
        <w:rPr>
          <w:rFonts w:hint="cs"/>
          <w:rtl/>
        </w:rPr>
        <w:t>'</w:t>
      </w:r>
      <w:r w:rsidRPr="00F10693">
        <w:rPr>
          <w:rtl/>
        </w:rPr>
        <w:t>,</w:t>
      </w:r>
      <w:r w:rsidRPr="00C35A2C">
        <w:rPr>
          <w:rFonts w:ascii="David" w:hAnsi="David"/>
          <w:sz w:val="32"/>
          <w:rtl/>
        </w:rPr>
        <w:t xml:space="preserve"> מאי לאו ד</w:t>
      </w:r>
      <w:r>
        <w:rPr>
          <w:rFonts w:ascii="David" w:hAnsi="David" w:hint="cs"/>
          <w:sz w:val="32"/>
          <w:rtl/>
        </w:rPr>
        <w:t>ב</w:t>
      </w:r>
      <w:r w:rsidRPr="00C35A2C">
        <w:rPr>
          <w:rFonts w:ascii="David" w:hAnsi="David"/>
          <w:sz w:val="32"/>
          <w:rtl/>
        </w:rPr>
        <w:t>א מיתרו שפיטם עגלים לע"ז.</w:t>
      </w:r>
    </w:p>
    <w:p w14:paraId="126C5E2C" w14:textId="77777777" w:rsidR="00AC0AF5" w:rsidRPr="00C35A2C" w:rsidRDefault="00AC0AF5" w:rsidP="00AC0AF5">
      <w:pPr>
        <w:rPr>
          <w:rtl/>
        </w:rPr>
      </w:pPr>
      <w:r w:rsidRPr="00C35A2C">
        <w:rPr>
          <w:rFonts w:hint="cs"/>
          <w:rtl/>
        </w:rPr>
        <w:t>ו</w:t>
      </w:r>
      <w:r w:rsidRPr="00C35A2C">
        <w:rPr>
          <w:rtl/>
        </w:rPr>
        <w:t>שבטים מבזים אותו ואומרים: ראיתם בן פוטי זה, בן שפיטם אבי אמו עגלים לע"ז, יהרוג נשיא שבט מישראל.</w:t>
      </w:r>
    </w:p>
    <w:p w14:paraId="62656AF1" w14:textId="77777777" w:rsidR="00AC0AF5" w:rsidRPr="00C35A2C" w:rsidRDefault="00AC0AF5" w:rsidP="00982F98">
      <w:pPr>
        <w:pStyle w:val="affe"/>
        <w:framePr w:wrap="around"/>
        <w:rPr>
          <w:rtl/>
        </w:rPr>
      </w:pPr>
      <w:r w:rsidRPr="00C35A2C">
        <w:rPr>
          <w:rFonts w:hint="cs"/>
          <w:rtl/>
        </w:rPr>
        <w:t>קי.</w:t>
      </w:r>
    </w:p>
    <w:p w14:paraId="67C478CA" w14:textId="77777777" w:rsidR="00AC0AF5" w:rsidRPr="00065E76" w:rsidRDefault="00AC0AF5" w:rsidP="00065E76">
      <w:pPr>
        <w:rPr>
          <w:rtl/>
        </w:rPr>
      </w:pPr>
      <w:r w:rsidRPr="00065E76">
        <w:rPr>
          <w:rtl/>
        </w:rPr>
        <w:t>- אלא, אי אב</w:t>
      </w:r>
      <w:r w:rsidRPr="00065E76">
        <w:rPr>
          <w:rFonts w:hint="cs"/>
          <w:rtl/>
        </w:rPr>
        <w:t xml:space="preserve">י אמו </w:t>
      </w:r>
      <w:r w:rsidRPr="00065E76">
        <w:rPr>
          <w:rtl/>
        </w:rPr>
        <w:t>מיוסף – א</w:t>
      </w:r>
      <w:r w:rsidRPr="00065E76">
        <w:rPr>
          <w:rFonts w:hint="cs"/>
          <w:rtl/>
        </w:rPr>
        <w:t>ם אמו מיתרו</w:t>
      </w:r>
      <w:r w:rsidRPr="00065E76">
        <w:rPr>
          <w:rtl/>
        </w:rPr>
        <w:t>, אי אב</w:t>
      </w:r>
      <w:r w:rsidRPr="00065E76">
        <w:rPr>
          <w:rFonts w:hint="cs"/>
          <w:rtl/>
        </w:rPr>
        <w:t>י אמו מיתרו אם אמו מיוסף</w:t>
      </w:r>
    </w:p>
    <w:p w14:paraId="775AC408" w14:textId="77777777" w:rsidR="00AC0AF5" w:rsidRPr="00C35A2C" w:rsidRDefault="00AC0AF5" w:rsidP="00AC0AF5">
      <w:pPr>
        <w:rPr>
          <w:rFonts w:ascii="David" w:hAnsi="David"/>
          <w:sz w:val="32"/>
          <w:rtl/>
        </w:rPr>
      </w:pPr>
      <w:r w:rsidRPr="00C35A2C">
        <w:rPr>
          <w:rFonts w:ascii="David" w:hAnsi="David"/>
          <w:sz w:val="32"/>
          <w:rtl/>
        </w:rPr>
        <w:t xml:space="preserve">דיקא נמי, </w:t>
      </w:r>
      <w:r w:rsidRPr="00B011CC">
        <w:rPr>
          <w:rStyle w:val="affff8"/>
          <w:rtl/>
        </w:rPr>
        <w:t>ד</w:t>
      </w:r>
      <w:r w:rsidRPr="00F10693">
        <w:rPr>
          <w:rFonts w:hint="cs"/>
          <w:rtl/>
        </w:rPr>
        <w:t>'</w:t>
      </w:r>
      <w:r w:rsidRPr="00F10693">
        <w:rPr>
          <w:rtl/>
        </w:rPr>
        <w:t>מ</w:t>
      </w:r>
      <w:r w:rsidRPr="00B011CC">
        <w:rPr>
          <w:rStyle w:val="affff8"/>
          <w:rtl/>
        </w:rPr>
        <w:t>בנות פוטיאל</w:t>
      </w:r>
      <w:r w:rsidRPr="00F10693">
        <w:rPr>
          <w:rFonts w:hint="cs"/>
          <w:rtl/>
        </w:rPr>
        <w:t>'</w:t>
      </w:r>
      <w:r w:rsidRPr="00F10693">
        <w:rPr>
          <w:rtl/>
        </w:rPr>
        <w:t>,</w:t>
      </w:r>
      <w:r w:rsidRPr="00C35A2C">
        <w:rPr>
          <w:rFonts w:ascii="David" w:hAnsi="David"/>
          <w:sz w:val="32"/>
          <w:rtl/>
        </w:rPr>
        <w:t xml:space="preserve"> תרתי, </w:t>
      </w:r>
      <w:r w:rsidRPr="0081371E">
        <w:rPr>
          <w:rStyle w:val="afff8"/>
          <w:rtl/>
        </w:rPr>
        <w:t>ש</w:t>
      </w:r>
      <w:r w:rsidRPr="0081371E">
        <w:rPr>
          <w:rStyle w:val="afff8"/>
          <w:rFonts w:hint="cs"/>
          <w:rtl/>
        </w:rPr>
        <w:t>"מ</w:t>
      </w:r>
      <w:r w:rsidRPr="00C35A2C">
        <w:rPr>
          <w:rFonts w:ascii="David" w:hAnsi="David"/>
          <w:sz w:val="32"/>
          <w:rtl/>
        </w:rPr>
        <w:t>.</w:t>
      </w:r>
    </w:p>
    <w:p w14:paraId="701F6143" w14:textId="77777777" w:rsidR="00AC0AF5" w:rsidRPr="00C35A2C" w:rsidRDefault="00AC0AF5" w:rsidP="00AC0AF5">
      <w:pPr>
        <w:rPr>
          <w:rtl/>
        </w:rPr>
      </w:pPr>
      <w:r w:rsidRPr="00C35A2C">
        <w:rPr>
          <w:rFonts w:ascii="Fb Fontext" w:hAnsi="Fb Fontext"/>
          <w:rtl/>
        </w:rPr>
        <w:t xml:space="preserve">• </w:t>
      </w:r>
      <w:r w:rsidRPr="00C35A2C">
        <w:rPr>
          <w:rtl/>
        </w:rPr>
        <w:t>רבא: הנושא אשה צריך שיבדוק באחיה, שנא</w:t>
      </w:r>
      <w:r w:rsidRPr="00F10693">
        <w:rPr>
          <w:rFonts w:hint="cs"/>
          <w:rtl/>
        </w:rPr>
        <w:t>'</w:t>
      </w:r>
      <w:r w:rsidRPr="00F10693">
        <w:rPr>
          <w:rtl/>
        </w:rPr>
        <w:t>:</w:t>
      </w:r>
      <w:r w:rsidRPr="00B011CC">
        <w:rPr>
          <w:rStyle w:val="affff8"/>
          <w:rtl/>
        </w:rPr>
        <w:t xml:space="preserve"> </w:t>
      </w:r>
      <w:r w:rsidRPr="00F10693">
        <w:rPr>
          <w:rFonts w:hint="cs"/>
          <w:rtl/>
        </w:rPr>
        <w:t>'</w:t>
      </w:r>
      <w:r w:rsidRPr="00F10693">
        <w:rPr>
          <w:rtl/>
        </w:rPr>
        <w:t>ו</w:t>
      </w:r>
      <w:r w:rsidRPr="00B011CC">
        <w:rPr>
          <w:rStyle w:val="affff8"/>
          <w:rtl/>
        </w:rPr>
        <w:t>יקח אהרן את אלישבע בת עמינדב אחות נחשון</w:t>
      </w:r>
      <w:r w:rsidRPr="00F10693">
        <w:rPr>
          <w:rFonts w:hint="cs"/>
          <w:rtl/>
        </w:rPr>
        <w:t>'</w:t>
      </w:r>
      <w:r w:rsidRPr="00F10693">
        <w:rPr>
          <w:rtl/>
        </w:rPr>
        <w:t>,</w:t>
      </w:r>
      <w:r w:rsidRPr="00C35A2C">
        <w:rPr>
          <w:rtl/>
        </w:rPr>
        <w:t xml:space="preserve"> ממשמע שנא</w:t>
      </w:r>
      <w:r w:rsidRPr="00F10693">
        <w:rPr>
          <w:rFonts w:hint="cs"/>
          <w:rtl/>
        </w:rPr>
        <w:t>'</w:t>
      </w:r>
      <w:r w:rsidRPr="00F10693">
        <w:rPr>
          <w:rtl/>
        </w:rPr>
        <w:t xml:space="preserve"> </w:t>
      </w:r>
      <w:r w:rsidRPr="00F10693">
        <w:rPr>
          <w:rFonts w:hint="cs"/>
          <w:rtl/>
        </w:rPr>
        <w:t>'</w:t>
      </w:r>
      <w:r w:rsidRPr="00F10693">
        <w:rPr>
          <w:rtl/>
        </w:rPr>
        <w:t>ב</w:t>
      </w:r>
      <w:r w:rsidRPr="00B011CC">
        <w:rPr>
          <w:rStyle w:val="affff8"/>
          <w:rtl/>
        </w:rPr>
        <w:t>ת עמינדב</w:t>
      </w:r>
      <w:r w:rsidRPr="00F10693">
        <w:rPr>
          <w:rFonts w:hint="cs"/>
          <w:rtl/>
        </w:rPr>
        <w:t>'</w:t>
      </w:r>
      <w:r w:rsidRPr="00F10693">
        <w:rPr>
          <w:rtl/>
        </w:rPr>
        <w:t>,</w:t>
      </w:r>
      <w:r w:rsidRPr="00C35A2C">
        <w:rPr>
          <w:rtl/>
        </w:rPr>
        <w:t xml:space="preserve"> איני יודע שאחות נחשון היא? מה ת</w:t>
      </w:r>
      <w:r w:rsidRPr="00C35A2C">
        <w:rPr>
          <w:rFonts w:hint="cs"/>
          <w:rtl/>
        </w:rPr>
        <w:t>"ל</w:t>
      </w:r>
      <w:r w:rsidRPr="00B011CC">
        <w:rPr>
          <w:rStyle w:val="affff8"/>
          <w:rFonts w:hint="cs"/>
          <w:rtl/>
        </w:rPr>
        <w:t xml:space="preserve"> </w:t>
      </w:r>
      <w:r w:rsidRPr="00F10693">
        <w:rPr>
          <w:rtl/>
        </w:rPr>
        <w:t>'א</w:t>
      </w:r>
      <w:r w:rsidRPr="00B011CC">
        <w:rPr>
          <w:rStyle w:val="affff8"/>
          <w:rtl/>
        </w:rPr>
        <w:t>חות נחשון</w:t>
      </w:r>
      <w:r w:rsidRPr="00F10693">
        <w:rPr>
          <w:rFonts w:hint="cs"/>
          <w:rtl/>
        </w:rPr>
        <w:t>'</w:t>
      </w:r>
      <w:r w:rsidRPr="00F10693">
        <w:rPr>
          <w:rtl/>
        </w:rPr>
        <w:t xml:space="preserve"> </w:t>
      </w:r>
      <w:r w:rsidRPr="00C35A2C">
        <w:rPr>
          <w:rtl/>
        </w:rPr>
        <w:t>מכאן שהנושא אשה צריך שיבדוק באחיה.</w:t>
      </w:r>
    </w:p>
    <w:p w14:paraId="7EE33901" w14:textId="77777777" w:rsidR="00AC0AF5" w:rsidRPr="00C35A2C" w:rsidRDefault="00AC0AF5" w:rsidP="00AC0AF5">
      <w:pPr>
        <w:rPr>
          <w:rFonts w:ascii="David" w:hAnsi="David"/>
          <w:sz w:val="32"/>
          <w:rtl/>
        </w:rPr>
      </w:pPr>
      <w:r w:rsidRPr="00C35A2C">
        <w:rPr>
          <w:rFonts w:ascii="Fb Fontext" w:hAnsi="Fb Fontext"/>
          <w:rtl/>
        </w:rPr>
        <w:t xml:space="preserve">• </w:t>
      </w:r>
      <w:r w:rsidRPr="00C35A2C">
        <w:rPr>
          <w:rFonts w:ascii="David" w:hAnsi="David"/>
          <w:sz w:val="32"/>
          <w:rtl/>
        </w:rPr>
        <w:t>תנא: רוב בנים דומין לאחי האם.</w:t>
      </w:r>
    </w:p>
    <w:p w14:paraId="6E0ECA54" w14:textId="77777777" w:rsidR="00AC0AF5" w:rsidRPr="00C35A2C" w:rsidRDefault="00AC0AF5" w:rsidP="00AC0AF5">
      <w:pPr>
        <w:rPr>
          <w:rFonts w:ascii="David" w:hAnsi="David"/>
          <w:sz w:val="32"/>
          <w:rtl/>
        </w:rPr>
      </w:pPr>
      <w:r w:rsidRPr="00F10693">
        <w:rPr>
          <w:rFonts w:hint="cs"/>
          <w:rtl/>
        </w:rPr>
        <w:t>'</w:t>
      </w:r>
      <w:r w:rsidRPr="00F10693">
        <w:rPr>
          <w:rtl/>
        </w:rPr>
        <w:t>ו</w:t>
      </w:r>
      <w:r w:rsidRPr="0008384F">
        <w:rPr>
          <w:rStyle w:val="affff8"/>
          <w:rtl/>
        </w:rPr>
        <w:t>יסורו שם ויאמרו לו מי הביאך הלום ומה אתה עושה בזה ומה לך פה</w:t>
      </w:r>
      <w:r w:rsidRPr="00F10693">
        <w:rPr>
          <w:rFonts w:hint="cs"/>
          <w:rtl/>
        </w:rPr>
        <w:t>'</w:t>
      </w:r>
      <w:r w:rsidRPr="00F10693">
        <w:rPr>
          <w:rtl/>
        </w:rPr>
        <w:t xml:space="preserve"> </w:t>
      </w:r>
      <w:r w:rsidRPr="00C35A2C">
        <w:rPr>
          <w:rFonts w:ascii="David" w:hAnsi="David"/>
          <w:sz w:val="32"/>
          <w:rtl/>
        </w:rPr>
        <w:t xml:space="preserve">- אמרו לו: לאו ממשה </w:t>
      </w:r>
      <w:r w:rsidRPr="00C35A2C">
        <w:rPr>
          <w:rFonts w:ascii="David" w:hAnsi="David" w:hint="cs"/>
          <w:sz w:val="32"/>
          <w:rtl/>
        </w:rPr>
        <w:t xml:space="preserve">באת דכתיב בו </w:t>
      </w:r>
      <w:r w:rsidRPr="00F10693">
        <w:rPr>
          <w:rFonts w:hint="cs"/>
          <w:rtl/>
        </w:rPr>
        <w:t>'</w:t>
      </w:r>
      <w:r w:rsidRPr="00F10693">
        <w:rPr>
          <w:rtl/>
        </w:rPr>
        <w:t>א</w:t>
      </w:r>
      <w:r w:rsidRPr="0086686B">
        <w:rPr>
          <w:rStyle w:val="affff8"/>
          <w:rtl/>
        </w:rPr>
        <w:t>ל תקרב הלום</w:t>
      </w:r>
      <w:r w:rsidRPr="00F10693">
        <w:rPr>
          <w:rFonts w:hint="cs"/>
          <w:rtl/>
        </w:rPr>
        <w:t>'</w:t>
      </w:r>
      <w:r w:rsidRPr="00F10693">
        <w:rPr>
          <w:rtl/>
        </w:rPr>
        <w:t>?</w:t>
      </w:r>
      <w:r w:rsidRPr="00C35A2C">
        <w:rPr>
          <w:rFonts w:ascii="David" w:hAnsi="David"/>
          <w:sz w:val="32"/>
          <w:rtl/>
        </w:rPr>
        <w:t xml:space="preserve"> </w:t>
      </w:r>
      <w:r w:rsidRPr="00C35A2C">
        <w:rPr>
          <w:rFonts w:ascii="David" w:hAnsi="David" w:hint="cs"/>
          <w:sz w:val="32"/>
          <w:rtl/>
        </w:rPr>
        <w:t xml:space="preserve">וכתיב ביה </w:t>
      </w:r>
      <w:r w:rsidRPr="00F10693">
        <w:rPr>
          <w:rFonts w:hint="cs"/>
          <w:rtl/>
        </w:rPr>
        <w:t>'</w:t>
      </w:r>
      <w:r w:rsidRPr="00F10693">
        <w:rPr>
          <w:rtl/>
        </w:rPr>
        <w:t>מ</w:t>
      </w:r>
      <w:r w:rsidRPr="0086686B">
        <w:rPr>
          <w:rStyle w:val="affff8"/>
          <w:rtl/>
        </w:rPr>
        <w:t>ה זה בידך</w:t>
      </w:r>
      <w:r w:rsidRPr="00F10693">
        <w:rPr>
          <w:rFonts w:hint="cs"/>
          <w:rtl/>
        </w:rPr>
        <w:t>'</w:t>
      </w:r>
      <w:r w:rsidRPr="00F10693">
        <w:rPr>
          <w:rtl/>
        </w:rPr>
        <w:t>?</w:t>
      </w:r>
      <w:r w:rsidRPr="00C35A2C">
        <w:rPr>
          <w:rFonts w:ascii="David" w:hAnsi="David" w:hint="cs"/>
          <w:sz w:val="32"/>
          <w:rtl/>
        </w:rPr>
        <w:t xml:space="preserve"> וכתיב </w:t>
      </w:r>
      <w:r>
        <w:rPr>
          <w:rFonts w:ascii="David" w:hAnsi="David" w:hint="cs"/>
          <w:sz w:val="32"/>
          <w:rtl/>
        </w:rPr>
        <w:t>בו</w:t>
      </w:r>
      <w:r w:rsidRPr="00B011CC">
        <w:rPr>
          <w:rStyle w:val="affff8"/>
          <w:rtl/>
        </w:rPr>
        <w:t xml:space="preserve"> </w:t>
      </w:r>
      <w:r w:rsidRPr="00F10693">
        <w:rPr>
          <w:rFonts w:hint="cs"/>
          <w:rtl/>
        </w:rPr>
        <w:t>'</w:t>
      </w:r>
      <w:r w:rsidRPr="00F10693">
        <w:rPr>
          <w:rtl/>
        </w:rPr>
        <w:t>ו</w:t>
      </w:r>
      <w:r w:rsidRPr="00B011CC">
        <w:rPr>
          <w:rStyle w:val="affff8"/>
          <w:rtl/>
        </w:rPr>
        <w:t>אתה פה עמוד עמדי</w:t>
      </w:r>
      <w:r w:rsidRPr="00F10693">
        <w:rPr>
          <w:rFonts w:hint="cs"/>
          <w:rtl/>
        </w:rPr>
        <w:t>'</w:t>
      </w:r>
      <w:r w:rsidRPr="00F10693">
        <w:rPr>
          <w:rtl/>
        </w:rPr>
        <w:t xml:space="preserve"> </w:t>
      </w:r>
      <w:r w:rsidRPr="00C35A2C">
        <w:rPr>
          <w:rFonts w:ascii="David" w:hAnsi="David"/>
          <w:sz w:val="32"/>
          <w:rtl/>
        </w:rPr>
        <w:t>תעשה כהן לע"ז.</w:t>
      </w:r>
    </w:p>
    <w:p w14:paraId="4874F92B" w14:textId="77777777" w:rsidR="00AC0AF5" w:rsidRPr="00C35A2C" w:rsidRDefault="00AC0AF5" w:rsidP="00AC0AF5">
      <w:pPr>
        <w:rPr>
          <w:rtl/>
        </w:rPr>
      </w:pPr>
      <w:r w:rsidRPr="00C35A2C">
        <w:rPr>
          <w:rtl/>
        </w:rPr>
        <w:t>אמר להן, כך מקובלני מבית אבי אבא: לעולם ישכיר אדם עצמו לע"ז ואל יצטרך לבריות.</w:t>
      </w:r>
      <w:r w:rsidRPr="00C35A2C">
        <w:rPr>
          <w:rFonts w:hint="cs"/>
          <w:rtl/>
        </w:rPr>
        <w:t xml:space="preserve"> </w:t>
      </w:r>
      <w:r w:rsidRPr="00C35A2C">
        <w:rPr>
          <w:rtl/>
        </w:rPr>
        <w:t>והוא סבר: לע"ז ממש.</w:t>
      </w:r>
    </w:p>
    <w:p w14:paraId="4A87BBD0" w14:textId="77777777" w:rsidR="00AC0AF5" w:rsidRPr="00C35A2C" w:rsidRDefault="00AC0AF5" w:rsidP="00AC0AF5">
      <w:pPr>
        <w:rPr>
          <w:rtl/>
        </w:rPr>
      </w:pPr>
      <w:r>
        <w:rPr>
          <w:rtl/>
        </w:rPr>
        <w:t xml:space="preserve">ולא היא, אלא ע"ז - עבודה שזרה לו, כדאמר רב </w:t>
      </w:r>
      <w:r>
        <w:rPr>
          <w:rStyle w:val="affffe"/>
          <w:rtl/>
          <w:rPrChange w:id="9419" w:author="מנוע אמוראים" w:date="2026-10-05T16:41:09Z">
            <w:rPr>
              <w:rtl/>
            </w:rPr>
          </w:rPrChange>
        </w:rPr>
        <w:t xml:space="preserve">לר"</w:t>
      </w:r>
      <w:r>
        <w:rPr>
          <w:rStyle w:val="affffe"/>
          <w:rFonts w:hint="cs"/>
          <w:rtl/>
          <w:rPrChange w:id="9420" w:author="מנוע אמוראים" w:date="2026-10-05T16:41:09Z">
            <w:rPr>
              <w:rFonts w:hint="cs"/>
              <w:rtl/>
            </w:rPr>
          </w:rPrChange>
        </w:rPr>
        <w:t xml:space="preserve">כ</w:t>
      </w:r>
      <w:r w:rsidRPr="00C35A2C">
        <w:rPr>
          <w:rtl/>
        </w:rPr>
        <w:t xml:space="preserve">: </w:t>
      </w:r>
      <w:r w:rsidRPr="00C35A2C">
        <w:rPr>
          <w:rFonts w:hint="cs"/>
          <w:rtl/>
        </w:rPr>
        <w:t>פשוט נבלה בשוק וקח שכר ולא תאמר ג</w:t>
      </w:r>
      <w:r w:rsidRPr="00C35A2C">
        <w:rPr>
          <w:rtl/>
        </w:rPr>
        <w:t>ברא רבא אנא וזילא בי מילתא.</w:t>
      </w:r>
    </w:p>
    <w:p w14:paraId="543D088E" w14:textId="77777777" w:rsidR="00AC0AF5" w:rsidRPr="00C35A2C" w:rsidRDefault="00AC0AF5" w:rsidP="00AC0AF5">
      <w:pPr>
        <w:rPr>
          <w:rFonts w:ascii="David" w:hAnsi="David"/>
          <w:sz w:val="32"/>
          <w:rtl/>
        </w:rPr>
      </w:pPr>
      <w:r w:rsidRPr="00C35A2C">
        <w:rPr>
          <w:rtl/>
        </w:rPr>
        <w:t>• כיון שראה דוד שממון חביב עליו ביותר, מינהו על האוצרות, שנא</w:t>
      </w:r>
      <w:r w:rsidRPr="00F10693">
        <w:rPr>
          <w:rFonts w:hint="cs"/>
          <w:rtl/>
        </w:rPr>
        <w:t>'</w:t>
      </w:r>
      <w:r w:rsidRPr="00F10693">
        <w:rPr>
          <w:rtl/>
        </w:rPr>
        <w:t xml:space="preserve"> </w:t>
      </w:r>
      <w:r w:rsidRPr="00F10693">
        <w:rPr>
          <w:rFonts w:hint="cs"/>
          <w:rtl/>
        </w:rPr>
        <w:t>'</w:t>
      </w:r>
      <w:r w:rsidRPr="00F10693">
        <w:rPr>
          <w:rtl/>
        </w:rPr>
        <w:t>ו</w:t>
      </w:r>
      <w:r w:rsidRPr="00B011CC">
        <w:rPr>
          <w:rStyle w:val="affff8"/>
          <w:rtl/>
        </w:rPr>
        <w:t>שבואל בן גרשם בן מנשה נגיד על האוצרות</w:t>
      </w:r>
      <w:r w:rsidRPr="00F10693">
        <w:rPr>
          <w:rFonts w:hint="cs"/>
          <w:rtl/>
        </w:rPr>
        <w:t>'</w:t>
      </w:r>
      <w:r w:rsidRPr="00F10693">
        <w:rPr>
          <w:rtl/>
        </w:rPr>
        <w:t>.</w:t>
      </w:r>
    </w:p>
    <w:p w14:paraId="447E224D" w14:textId="77777777" w:rsidR="00AC0AF5" w:rsidRPr="00C35A2C" w:rsidRDefault="00AC0AF5" w:rsidP="00AC0AF5">
      <w:pPr>
        <w:rPr>
          <w:rFonts w:ascii="David" w:hAnsi="David"/>
          <w:sz w:val="32"/>
          <w:rtl/>
        </w:rPr>
      </w:pPr>
      <w:r w:rsidRPr="00C35A2C">
        <w:rPr>
          <w:rFonts w:ascii="David" w:hAnsi="David"/>
          <w:sz w:val="32"/>
          <w:rtl/>
        </w:rPr>
        <w:t>וכי שבואל שמו? והלא יהונתן שמו.</w:t>
      </w:r>
      <w:r w:rsidRPr="00C35A2C">
        <w:rPr>
          <w:rFonts w:ascii="David" w:hAnsi="David" w:hint="cs"/>
          <w:sz w:val="32"/>
          <w:rtl/>
        </w:rPr>
        <w:t xml:space="preserve"> </w:t>
      </w:r>
      <w:r w:rsidRPr="00C35A2C">
        <w:rPr>
          <w:rFonts w:ascii="David" w:hAnsi="David"/>
          <w:sz w:val="32"/>
          <w:rtl/>
        </w:rPr>
        <w:t>–</w:t>
      </w:r>
      <w:r>
        <w:rPr>
          <w:rFonts w:ascii="David" w:hAnsi="David" w:hint="cs"/>
          <w:sz w:val="32"/>
          <w:rtl/>
        </w:rPr>
        <w:t xml:space="preserve"> </w:t>
      </w:r>
      <w:r>
        <w:rPr>
          <w:rStyle w:val="affffe"/>
          <w:rFonts w:ascii="David" w:hAnsi="David" w:hint="cs"/>
          <w:sz w:val="32"/>
          <w:rtl/>
          <w:rPrChange w:id="9421" w:author="מנוע אמוראים" w:date="2026-10-05T16:41:09Z">
            <w:rPr>
              <w:rFonts w:ascii="David" w:hAnsi="David" w:hint="cs"/>
              <w:sz w:val="32"/>
              <w:rtl/>
            </w:rPr>
          </w:rPrChange>
        </w:rPr>
        <w:t xml:space="preserve">ארי</w:t>
      </w:r>
      <w:r>
        <w:rPr>
          <w:rStyle w:val="affffe"/>
          <w:rFonts w:ascii="David" w:hAnsi="David"/>
          <w:sz w:val="32"/>
          <w:rtl/>
          <w:rPrChange w:id="9422" w:author="מנוע אמוראים" w:date="2026-10-05T16:41:09Z">
            <w:rPr>
              <w:rFonts w:ascii="David" w:hAnsi="David"/>
              <w:sz w:val="32"/>
              <w:rtl/>
            </w:rPr>
          </w:rPrChange>
        </w:rPr>
        <w:t xml:space="preserve">"</w:t>
      </w:r>
      <w:r>
        <w:rPr>
          <w:rStyle w:val="affffe"/>
          <w:rFonts w:ascii="David" w:hAnsi="David" w:hint="cs"/>
          <w:sz w:val="32"/>
          <w:rtl/>
          <w:rPrChange w:id="9423" w:author="מנוע אמוראים" w:date="2026-10-05T16:41:09Z">
            <w:rPr>
              <w:rFonts w:ascii="David" w:hAnsi="David" w:hint="cs"/>
              <w:sz w:val="32"/>
              <w:rtl/>
            </w:rPr>
          </w:rPrChange>
        </w:rPr>
        <w:t xml:space="preserve">ו</w:t>
      </w:r>
      <w:r w:rsidRPr="00C35A2C">
        <w:rPr>
          <w:rFonts w:ascii="David" w:hAnsi="David"/>
          <w:sz w:val="32"/>
          <w:rtl/>
        </w:rPr>
        <w:t>: ששב לאל בכל לבו.</w:t>
      </w:r>
    </w:p>
    <w:p w14:paraId="35F6C156" w14:textId="2E92D747" w:rsidR="00AC0AF5" w:rsidRPr="001B450D" w:rsidRDefault="001B450D" w:rsidP="00AC0AF5">
      <w:pPr>
        <w:pStyle w:val="aff9"/>
        <w:rPr>
          <w:del w:id="90116" w:author="מנוע עיצוב" w:date="2026-10-08T11:01:28Z"/>
          <w:rtl/>
        </w:rPr>
      </w:pPr>
      <w:del w:id="90115" w:author="מנוע עיצוב" w:date="2026-10-08T11:01:28Z">
        <w:r w:rsidRPr="001B450D">
          <w:rPr>
            <w:rFonts w:hint="cs"/>
            <w:rtl/>
          </w:rPr>
          <w:delText xml:space="preserve">***</w:delText>
        </w:r>
      </w:del>
    </w:p>
    <w:p w14:paraId="5663C028" w14:textId="77777777" w:rsidR="00AC0AF5" w:rsidRPr="00801934" w:rsidRDefault="00AC0AF5" w:rsidP="00AF2FEB">
      <w:pPr>
        <w:pStyle w:val="afffb"/>
        <w:rPr>
          <w:rtl/>
        </w:rPr>
      </w:pPr>
      <w:ins w:id="9936" w:author="מספור קטעי משנה" w:date="2026-10-06T06:44:59Z">
        <w:r>
          <w:rPr>
            <w:rStyle w:val="MisparKeta"/>
          </w:rPr>
          <w:t xml:space="preserve">א. </w:t>
        </w:r>
      </w:ins>
      <w:r w:rsidRPr="00801934">
        <w:rPr>
          <w:rtl/>
        </w:rPr>
        <w:t>והבנים את האב.</w:t>
      </w:r>
    </w:p>
    <w:p w14:paraId="4BCF960C" w14:textId="77777777" w:rsidR="00AC0AF5" w:rsidRPr="00C35A2C" w:rsidRDefault="00AC0AF5" w:rsidP="00AC0AF5">
      <w:pPr>
        <w:rPr>
          <w:rFonts w:ascii="David" w:hAnsi="David"/>
          <w:sz w:val="32"/>
          <w:rtl/>
        </w:rPr>
      </w:pPr>
      <w:r w:rsidRPr="00B011CC">
        <w:rPr>
          <w:rStyle w:val="affff8"/>
          <w:rFonts w:hint="cs"/>
          <w:rtl/>
        </w:rPr>
        <w:t>ד</w:t>
      </w:r>
      <w:r w:rsidRPr="00F10693">
        <w:rPr>
          <w:rFonts w:hint="cs"/>
          <w:rtl/>
        </w:rPr>
        <w:t>'</w:t>
      </w:r>
      <w:r w:rsidRPr="00F10693">
        <w:rPr>
          <w:rtl/>
        </w:rPr>
        <w:t>א</w:t>
      </w:r>
      <w:r w:rsidRPr="00B011CC">
        <w:rPr>
          <w:rStyle w:val="affff8"/>
          <w:rtl/>
        </w:rPr>
        <w:t>יש כי ימות וגו</w:t>
      </w:r>
      <w:r w:rsidRPr="00F10693">
        <w:rPr>
          <w:rtl/>
        </w:rPr>
        <w:t xml:space="preserve">' </w:t>
      </w:r>
      <w:r w:rsidRPr="00C35A2C">
        <w:rPr>
          <w:rFonts w:ascii="David" w:hAnsi="David"/>
          <w:sz w:val="32"/>
          <w:rtl/>
        </w:rPr>
        <w:t>טעמא דאין לו בן, הא יש לו בן - בן קודם.</w:t>
      </w:r>
    </w:p>
    <w:p w14:paraId="75BC2A31" w14:textId="77777777" w:rsidR="00AC0AF5" w:rsidRPr="00C35A2C" w:rsidRDefault="00AC0AF5" w:rsidP="00AC0AF5">
      <w:pPr>
        <w:rPr>
          <w:rFonts w:ascii="David" w:hAnsi="David"/>
          <w:sz w:val="32"/>
          <w:rtl/>
        </w:rPr>
      </w:pPr>
      <w:r w:rsidRPr="00C35A2C">
        <w:rPr>
          <w:rFonts w:ascii="David" w:hAnsi="David" w:hint="cs"/>
          <w:sz w:val="32"/>
          <w:rtl/>
        </w:rPr>
        <w:t>א</w:t>
      </w:r>
      <w:r w:rsidRPr="00C35A2C">
        <w:rPr>
          <w:rFonts w:ascii="David" w:hAnsi="David"/>
          <w:sz w:val="32"/>
          <w:rtl/>
        </w:rPr>
        <w:t>"</w:t>
      </w:r>
      <w:r>
        <w:rPr>
          <w:rFonts w:ascii="David" w:hAnsi="David" w:hint="cs"/>
          <w:sz w:val="32"/>
          <w:rtl/>
        </w:rPr>
        <w:t xml:space="preserve">ל </w:t>
      </w:r>
      <w:r>
        <w:rPr>
          <w:rStyle w:val="affffe"/>
          <w:rFonts w:ascii="David" w:hAnsi="David" w:hint="cs"/>
          <w:sz w:val="32"/>
          <w:rtl/>
          <w:rPrChange w:id="9424" w:author="מנוע אמוראים" w:date="2026-10-05T16:41:09Z">
            <w:rPr>
              <w:rFonts w:ascii="David" w:hAnsi="David" w:hint="cs"/>
              <w:sz w:val="32"/>
              <w:rtl/>
            </w:rPr>
          </w:rPrChange>
        </w:rPr>
        <w:t xml:space="preserve">ר</w:t>
      </w:r>
      <w:r>
        <w:rPr>
          <w:rStyle w:val="affffe"/>
          <w:rFonts w:ascii="David" w:hAnsi="David"/>
          <w:sz w:val="32"/>
          <w:rtl/>
          <w:rPrChange w:id="9425" w:author="מנוע אמוראים" w:date="2026-10-05T16:41:09Z">
            <w:rPr>
              <w:rFonts w:ascii="David" w:hAnsi="David"/>
              <w:sz w:val="32"/>
              <w:rtl/>
            </w:rPr>
          </w:rPrChange>
        </w:rPr>
        <w:t xml:space="preserve">"</w:t>
      </w:r>
      <w:r>
        <w:rPr>
          <w:rStyle w:val="affffe"/>
          <w:rFonts w:ascii="David" w:hAnsi="David" w:hint="cs"/>
          <w:sz w:val="32"/>
          <w:rtl/>
          <w:rPrChange w:id="9426" w:author="מנוע אמוראים" w:date="2026-10-05T16:41:09Z">
            <w:rPr>
              <w:rFonts w:ascii="David" w:hAnsi="David" w:hint="cs"/>
              <w:sz w:val="32"/>
              <w:rtl/>
            </w:rPr>
          </w:rPrChange>
        </w:rPr>
        <w:t xml:space="preserve">פ</w:t>
      </w:r>
      <w:r>
        <w:rPr>
          <w:rFonts w:ascii="David" w:hAnsi="David" w:hint="cs"/>
          <w:sz w:val="32"/>
          <w:rtl/>
        </w:rPr>
        <w:t xml:space="preserve"> לאבי</w:t>
      </w:r>
      <w:r w:rsidRPr="00C35A2C">
        <w:rPr>
          <w:rFonts w:ascii="David" w:hAnsi="David"/>
          <w:sz w:val="32"/>
          <w:rtl/>
        </w:rPr>
        <w:t xml:space="preserve">י, אימא: אי איכא בן - </w:t>
      </w:r>
      <w:r>
        <w:rPr>
          <w:rFonts w:ascii="David" w:hAnsi="David" w:hint="cs"/>
          <w:sz w:val="32"/>
          <w:rtl/>
        </w:rPr>
        <w:t>יירש</w:t>
      </w:r>
      <w:r w:rsidRPr="00C35A2C">
        <w:rPr>
          <w:rFonts w:ascii="David" w:hAnsi="David"/>
          <w:sz w:val="32"/>
          <w:rtl/>
        </w:rPr>
        <w:t xml:space="preserve"> בן, איכא בת - </w:t>
      </w:r>
      <w:r>
        <w:rPr>
          <w:rFonts w:ascii="David" w:hAnsi="David" w:hint="cs"/>
          <w:sz w:val="32"/>
          <w:rtl/>
        </w:rPr>
        <w:t>תירש</w:t>
      </w:r>
      <w:r w:rsidRPr="00C35A2C">
        <w:rPr>
          <w:rFonts w:ascii="David" w:hAnsi="David"/>
          <w:sz w:val="32"/>
          <w:rtl/>
        </w:rPr>
        <w:t xml:space="preserve"> בת, איכא בן ובת – </w:t>
      </w:r>
      <w:r w:rsidRPr="00C35A2C">
        <w:rPr>
          <w:rFonts w:ascii="David" w:hAnsi="David" w:hint="cs"/>
          <w:sz w:val="32"/>
          <w:rtl/>
        </w:rPr>
        <w:t>ירשו יחד</w:t>
      </w:r>
    </w:p>
    <w:p w14:paraId="4EAB7FDA" w14:textId="77777777" w:rsidR="00AC0AF5" w:rsidRPr="00C35A2C" w:rsidRDefault="00AC0AF5" w:rsidP="00982F98">
      <w:pPr>
        <w:pStyle w:val="affe"/>
        <w:framePr w:wrap="around"/>
        <w:rPr>
          <w:rtl/>
        </w:rPr>
      </w:pPr>
      <w:r w:rsidRPr="00C35A2C">
        <w:rPr>
          <w:rFonts w:hint="cs"/>
          <w:rtl/>
        </w:rPr>
        <w:t>קי:</w:t>
      </w:r>
    </w:p>
    <w:p w14:paraId="2454B752" w14:textId="77777777" w:rsidR="00AC0AF5" w:rsidRPr="00C35A2C" w:rsidRDefault="00AC0AF5" w:rsidP="00AC0AF5">
      <w:pPr>
        <w:rPr>
          <w:rFonts w:ascii="David" w:hAnsi="David"/>
          <w:sz w:val="32"/>
          <w:rtl/>
        </w:rPr>
      </w:pPr>
      <w:r w:rsidRPr="00C35A2C">
        <w:rPr>
          <w:rFonts w:ascii="David" w:hAnsi="David"/>
          <w:sz w:val="32"/>
          <w:rtl/>
        </w:rPr>
        <w:t>א"ל אביי: ואצטריך לאשמועינן, היכ</w:t>
      </w:r>
      <w:r w:rsidRPr="00C35A2C">
        <w:rPr>
          <w:rFonts w:ascii="David" w:hAnsi="David" w:hint="cs"/>
          <w:sz w:val="32"/>
          <w:rtl/>
        </w:rPr>
        <w:t xml:space="preserve">ן שאין לה אלא בן אחד שיירש הכל, ולא שבת יורשת דההוא </w:t>
      </w:r>
      <w:r w:rsidRPr="0087545A">
        <w:rPr>
          <w:rStyle w:val="affff8"/>
          <w:rFonts w:hint="cs"/>
          <w:rtl/>
        </w:rPr>
        <w:t>מ</w:t>
      </w:r>
      <w:r w:rsidRPr="00F10693">
        <w:rPr>
          <w:rFonts w:hint="cs"/>
          <w:rtl/>
        </w:rPr>
        <w:t>'ו</w:t>
      </w:r>
      <w:r w:rsidRPr="0087545A">
        <w:rPr>
          <w:rStyle w:val="affff8"/>
          <w:rtl/>
        </w:rPr>
        <w:t>כל בת יורשת נחלה</w:t>
      </w:r>
      <w:r w:rsidRPr="00F10693">
        <w:rPr>
          <w:rFonts w:hint="cs"/>
          <w:rtl/>
        </w:rPr>
        <w:t>'</w:t>
      </w:r>
      <w:r w:rsidRPr="00F10693">
        <w:rPr>
          <w:rtl/>
        </w:rPr>
        <w:t xml:space="preserve"> </w:t>
      </w:r>
      <w:r w:rsidRPr="00C35A2C">
        <w:rPr>
          <w:rFonts w:ascii="David" w:hAnsi="David"/>
          <w:sz w:val="32"/>
          <w:rtl/>
        </w:rPr>
        <w:t>נפ</w:t>
      </w:r>
      <w:r w:rsidRPr="00C35A2C">
        <w:rPr>
          <w:rFonts w:ascii="David" w:hAnsi="David" w:hint="cs"/>
          <w:sz w:val="32"/>
          <w:rtl/>
        </w:rPr>
        <w:t>יק</w:t>
      </w:r>
      <w:r w:rsidRPr="00C35A2C">
        <w:rPr>
          <w:rFonts w:ascii="David" w:hAnsi="David"/>
          <w:sz w:val="32"/>
          <w:rtl/>
        </w:rPr>
        <w:t>.</w:t>
      </w:r>
    </w:p>
    <w:p w14:paraId="6109988F" w14:textId="77777777" w:rsidR="00AC0AF5" w:rsidRPr="00C35A2C" w:rsidRDefault="00AC0AF5" w:rsidP="00AC0AF5">
      <w:pPr>
        <w:rPr>
          <w:rFonts w:ascii="David" w:hAnsi="David"/>
          <w:sz w:val="32"/>
          <w:rtl/>
        </w:rPr>
      </w:pPr>
      <w:r w:rsidRPr="00C35A2C">
        <w:rPr>
          <w:rFonts w:ascii="Fb Fontext" w:hAnsi="Fb Fontext"/>
          <w:rtl/>
        </w:rPr>
        <w:t xml:space="preserve">• </w:t>
      </w:r>
      <w:r>
        <w:rPr>
          <w:rStyle w:val="affffe"/>
          <w:rFonts w:ascii="Fb Fontext" w:hAnsi="Fb Fontext" w:hint="cs"/>
          <w:rtl/>
          <w:rPrChange w:id="9427" w:author="מנוע אמוראים" w:date="2026-10-05T16:41:09Z">
            <w:rPr>
              <w:rFonts w:ascii="Fb Fontext" w:hAnsi="Fb Fontext" w:hint="cs"/>
              <w:rtl/>
            </w:rPr>
          </w:rPrChange>
        </w:rPr>
        <w:t xml:space="preserve">ראב</w:t>
      </w:r>
      <w:r>
        <w:rPr>
          <w:rStyle w:val="affffe"/>
          <w:rFonts w:ascii="Fb Fontext" w:hAnsi="Fb Fontext"/>
          <w:rtl/>
          <w:rPrChange w:id="9428" w:author="מנוע אמוראים" w:date="2026-10-05T16:41:09Z">
            <w:rPr>
              <w:rFonts w:ascii="Fb Fontext" w:hAnsi="Fb Fontext"/>
              <w:rtl/>
            </w:rPr>
          </w:rPrChange>
        </w:rPr>
        <w:t xml:space="preserve">"</w:t>
      </w:r>
      <w:r>
        <w:rPr>
          <w:rStyle w:val="affffe"/>
          <w:rFonts w:ascii="Fb Fontext" w:hAnsi="Fb Fontext" w:hint="cs"/>
          <w:rtl/>
          <w:rPrChange w:id="9429" w:author="מנוע אמוראים" w:date="2026-10-05T16:41:09Z">
            <w:rPr>
              <w:rFonts w:ascii="Fb Fontext" w:hAnsi="Fb Fontext" w:hint="cs"/>
              <w:rtl/>
            </w:rPr>
          </w:rPrChange>
        </w:rPr>
        <w:t xml:space="preserve">י</w:t>
      </w:r>
      <w:r>
        <w:rPr>
          <w:rFonts w:ascii="Fb Fontext" w:hAnsi="Fb Fontext" w:hint="cs"/>
          <w:rtl/>
        </w:rPr>
        <w:t xml:space="preserve">: מהך </w:t>
      </w:r>
      <w:r w:rsidRPr="00B011CC">
        <w:rPr>
          <w:rStyle w:val="affff8"/>
          <w:rFonts w:hint="cs"/>
          <w:rtl/>
        </w:rPr>
        <w:t>ד</w:t>
      </w:r>
      <w:r w:rsidRPr="00F10693">
        <w:rPr>
          <w:rFonts w:hint="cs"/>
          <w:rtl/>
        </w:rPr>
        <w:t>'</w:t>
      </w:r>
      <w:r w:rsidRPr="00F10693">
        <w:rPr>
          <w:rtl/>
        </w:rPr>
        <w:t>ל</w:t>
      </w:r>
      <w:r w:rsidRPr="00B011CC">
        <w:rPr>
          <w:rStyle w:val="affff8"/>
          <w:rtl/>
        </w:rPr>
        <w:t>מה יגרע שם אבינו מתוך משפחתו כי אין לו בן</w:t>
      </w:r>
      <w:r w:rsidRPr="00F10693">
        <w:rPr>
          <w:rFonts w:hint="cs"/>
          <w:rtl/>
        </w:rPr>
        <w:t>'</w:t>
      </w:r>
      <w:r w:rsidRPr="00F10693">
        <w:rPr>
          <w:rtl/>
        </w:rPr>
        <w:t>,</w:t>
      </w:r>
      <w:r w:rsidRPr="00C35A2C">
        <w:rPr>
          <w:rFonts w:ascii="David" w:hAnsi="David"/>
          <w:sz w:val="32"/>
          <w:rtl/>
        </w:rPr>
        <w:t xml:space="preserve"> הא יש לו בן - בן קודם.</w:t>
      </w:r>
    </w:p>
    <w:p w14:paraId="482E82A3" w14:textId="77777777" w:rsidR="00AC0AF5" w:rsidRPr="00C35A2C" w:rsidRDefault="00AC0AF5" w:rsidP="00AC0AF5">
      <w:pPr>
        <w:rPr>
          <w:rFonts w:ascii="David" w:hAnsi="David"/>
          <w:sz w:val="32"/>
          <w:rtl/>
        </w:rPr>
      </w:pPr>
      <w:r w:rsidRPr="00C35A2C">
        <w:rPr>
          <w:rFonts w:ascii="David" w:hAnsi="David"/>
          <w:sz w:val="32"/>
          <w:rtl/>
        </w:rPr>
        <w:t>ו</w:t>
      </w:r>
      <w:r w:rsidRPr="00C35A2C">
        <w:rPr>
          <w:rFonts w:ascii="David" w:hAnsi="David" w:hint="cs"/>
          <w:sz w:val="32"/>
          <w:rtl/>
        </w:rPr>
        <w:t>לאו מ</w:t>
      </w:r>
      <w:r w:rsidRPr="00C35A2C">
        <w:rPr>
          <w:rFonts w:ascii="David" w:hAnsi="David"/>
          <w:sz w:val="32"/>
          <w:rtl/>
        </w:rPr>
        <w:t>בנות צלפחד אמרן הכי, ניתנה תורה ונתחדשה הלכה.</w:t>
      </w:r>
      <w:r w:rsidRPr="00C35A2C">
        <w:rPr>
          <w:rFonts w:ascii="David" w:hAnsi="David" w:hint="cs"/>
          <w:sz w:val="32"/>
          <w:rtl/>
        </w:rPr>
        <w:t xml:space="preserve"> - </w:t>
      </w:r>
      <w:r w:rsidRPr="00C35A2C">
        <w:rPr>
          <w:rFonts w:ascii="David" w:hAnsi="David"/>
          <w:sz w:val="32"/>
          <w:rtl/>
        </w:rPr>
        <w:t>אלא, כדשנין מעיקרא.</w:t>
      </w:r>
    </w:p>
    <w:p w14:paraId="3B567524" w14:textId="77777777" w:rsidR="00AC0AF5" w:rsidRPr="00C35A2C" w:rsidRDefault="00AC0AF5" w:rsidP="00AC0AF5">
      <w:pPr>
        <w:rPr>
          <w:rFonts w:ascii="David" w:hAnsi="David"/>
          <w:sz w:val="32"/>
          <w:rtl/>
        </w:rPr>
      </w:pPr>
      <w:r w:rsidRPr="00C35A2C">
        <w:rPr>
          <w:rFonts w:ascii="Fb Fontext" w:hAnsi="Fb Fontext"/>
          <w:rtl/>
        </w:rPr>
        <w:t xml:space="preserve">• </w:t>
      </w:r>
      <w:r w:rsidRPr="00C35A2C">
        <w:rPr>
          <w:rFonts w:ascii="David" w:hAnsi="David"/>
          <w:sz w:val="32"/>
          <w:rtl/>
        </w:rPr>
        <w:t xml:space="preserve">רבינא: </w:t>
      </w:r>
      <w:r w:rsidRPr="0087545A">
        <w:rPr>
          <w:rStyle w:val="affff8"/>
          <w:rFonts w:hint="cs"/>
          <w:rtl/>
        </w:rPr>
        <w:t>מ</w:t>
      </w:r>
      <w:r w:rsidRPr="00F10693">
        <w:rPr>
          <w:rFonts w:hint="cs"/>
          <w:rtl/>
        </w:rPr>
        <w:t>'</w:t>
      </w:r>
      <w:r w:rsidRPr="00F10693">
        <w:rPr>
          <w:rtl/>
        </w:rPr>
        <w:t>ה</w:t>
      </w:r>
      <w:r w:rsidRPr="0087545A">
        <w:rPr>
          <w:rStyle w:val="affff8"/>
          <w:rtl/>
        </w:rPr>
        <w:t>קרוב אליו</w:t>
      </w:r>
      <w:r w:rsidRPr="00F10693">
        <w:rPr>
          <w:rFonts w:hint="cs"/>
          <w:rtl/>
        </w:rPr>
        <w:t>'</w:t>
      </w:r>
      <w:r w:rsidRPr="00F10693">
        <w:rPr>
          <w:rtl/>
        </w:rPr>
        <w:t>,</w:t>
      </w:r>
      <w:r w:rsidRPr="00C35A2C">
        <w:rPr>
          <w:rFonts w:ascii="David" w:hAnsi="David"/>
          <w:sz w:val="32"/>
          <w:rtl/>
        </w:rPr>
        <w:t xml:space="preserve"> הקרוב - קרוב קודם.</w:t>
      </w:r>
    </w:p>
    <w:p w14:paraId="7ED8BC51" w14:textId="77777777" w:rsidR="00AC0AF5" w:rsidRPr="00C35A2C" w:rsidRDefault="00AC0AF5" w:rsidP="00AC0AF5">
      <w:pPr>
        <w:rPr>
          <w:rFonts w:ascii="David" w:hAnsi="David"/>
          <w:sz w:val="32"/>
          <w:rtl/>
        </w:rPr>
      </w:pPr>
      <w:r w:rsidRPr="0081371E">
        <w:rPr>
          <w:rStyle w:val="afff8"/>
          <w:rtl/>
        </w:rPr>
        <w:t>קורבה דבן מבת</w:t>
      </w:r>
      <w:r w:rsidRPr="0081371E">
        <w:rPr>
          <w:rStyle w:val="afff8"/>
          <w:rFonts w:hint="cs"/>
          <w:rtl/>
        </w:rPr>
        <w:t xml:space="preserve"> א.</w:t>
      </w:r>
      <w:r w:rsidRPr="00C35A2C">
        <w:rPr>
          <w:rFonts w:ascii="David" w:hAnsi="David" w:hint="cs"/>
          <w:sz w:val="32"/>
          <w:rtl/>
        </w:rPr>
        <w:t xml:space="preserve"> -</w:t>
      </w:r>
      <w:r w:rsidRPr="00C35A2C">
        <w:rPr>
          <w:rFonts w:ascii="David" w:hAnsi="David"/>
          <w:sz w:val="32"/>
          <w:rtl/>
        </w:rPr>
        <w:t xml:space="preserve"> שבן קם תחת אביו ליעדה ולשדה אחוזה,</w:t>
      </w:r>
      <w:r w:rsidRPr="00B011CC">
        <w:rPr>
          <w:rStyle w:val="affff8"/>
          <w:rtl/>
        </w:rPr>
        <w:t xml:space="preserve"> </w:t>
      </w:r>
      <w:r w:rsidRPr="00F10693">
        <w:rPr>
          <w:rFonts w:hint="cs"/>
          <w:rtl/>
        </w:rPr>
        <w:t>'</w:t>
      </w:r>
      <w:r w:rsidRPr="00F10693">
        <w:rPr>
          <w:rtl/>
        </w:rPr>
        <w:t>י</w:t>
      </w:r>
      <w:r w:rsidRPr="00B011CC">
        <w:rPr>
          <w:rStyle w:val="affff8"/>
          <w:rtl/>
        </w:rPr>
        <w:t>עדה</w:t>
      </w:r>
      <w:r w:rsidRPr="00F10693">
        <w:rPr>
          <w:rFonts w:hint="cs"/>
          <w:rtl/>
        </w:rPr>
        <w:t>'</w:t>
      </w:r>
      <w:r w:rsidRPr="00F10693">
        <w:rPr>
          <w:rtl/>
        </w:rPr>
        <w:t>-</w:t>
      </w:r>
      <w:r w:rsidRPr="00C35A2C">
        <w:rPr>
          <w:rFonts w:ascii="David" w:hAnsi="David"/>
          <w:sz w:val="32"/>
          <w:rtl/>
        </w:rPr>
        <w:t xml:space="preserve"> בת לאו בת יעדה היא.</w:t>
      </w:r>
    </w:p>
    <w:p w14:paraId="5BBD7240" w14:textId="77777777" w:rsidR="00AC0AF5" w:rsidRPr="0081371E" w:rsidRDefault="00AC0AF5" w:rsidP="00AC0AF5">
      <w:pPr>
        <w:rPr>
          <w:rStyle w:val="afff8"/>
          <w:rtl/>
        </w:rPr>
      </w:pPr>
      <w:r w:rsidRPr="006765C4">
        <w:rPr>
          <w:spacing w:val="-4"/>
          <w:rtl/>
        </w:rPr>
        <w:t>שדה אחוזה נמי – מ</w:t>
      </w:r>
      <w:r w:rsidRPr="006765C4">
        <w:rPr>
          <w:rFonts w:hint="cs"/>
          <w:spacing w:val="-4"/>
          <w:rtl/>
        </w:rPr>
        <w:t>אותה פירכא גופא דכ</w:t>
      </w:r>
      <w:r w:rsidRPr="006765C4">
        <w:rPr>
          <w:spacing w:val="-4"/>
          <w:rtl/>
        </w:rPr>
        <w:t>לום יש יבום אלא במקום שאין בן.</w:t>
      </w:r>
      <w:r w:rsidRPr="006765C4">
        <w:rPr>
          <w:rFonts w:hint="cs"/>
          <w:spacing w:val="-4"/>
          <w:rtl/>
        </w:rPr>
        <w:t xml:space="preserve"> </w:t>
      </w:r>
      <w:r w:rsidRPr="006765C4">
        <w:rPr>
          <w:spacing w:val="-4"/>
          <w:rtl/>
        </w:rPr>
        <w:t>אלא, כדשנין מעיקרא.</w:t>
      </w:r>
    </w:p>
    <w:p w14:paraId="0DD4E0C9" w14:textId="77777777" w:rsidR="00AC0AF5" w:rsidRPr="0081371E" w:rsidRDefault="00AC0AF5" w:rsidP="00AC0AF5">
      <w:pPr>
        <w:rPr>
          <w:rStyle w:val="afff8"/>
          <w:rtl/>
        </w:rPr>
      </w:pPr>
      <w:r w:rsidRPr="0081371E">
        <w:rPr>
          <w:rStyle w:val="afff8"/>
          <w:rFonts w:hint="cs"/>
          <w:rtl/>
        </w:rPr>
        <w:t>ב. ואב</w:t>
      </w:r>
      <w:r w:rsidRPr="0081371E">
        <w:rPr>
          <w:rStyle w:val="afff8"/>
          <w:rtl/>
        </w:rPr>
        <w:t>"</w:t>
      </w:r>
      <w:r w:rsidRPr="0081371E">
        <w:rPr>
          <w:rStyle w:val="afff8"/>
          <w:rFonts w:hint="cs"/>
          <w:rtl/>
        </w:rPr>
        <w:t>א</w:t>
      </w:r>
      <w:r w:rsidRPr="00C35A2C">
        <w:rPr>
          <w:rFonts w:ascii="David" w:hAnsi="David"/>
          <w:sz w:val="32"/>
          <w:rtl/>
        </w:rPr>
        <w:t xml:space="preserve">: </w:t>
      </w:r>
      <w:r w:rsidRPr="0087545A">
        <w:rPr>
          <w:rStyle w:val="affff8"/>
          <w:rFonts w:hint="cs"/>
          <w:rtl/>
        </w:rPr>
        <w:t>מ</w:t>
      </w:r>
      <w:r w:rsidRPr="00F10693">
        <w:rPr>
          <w:rFonts w:hint="cs"/>
          <w:rtl/>
        </w:rPr>
        <w:t>'</w:t>
      </w:r>
      <w:r w:rsidRPr="00F10693">
        <w:rPr>
          <w:rtl/>
        </w:rPr>
        <w:t>ו</w:t>
      </w:r>
      <w:r w:rsidRPr="0087545A">
        <w:rPr>
          <w:rStyle w:val="affff8"/>
          <w:rtl/>
        </w:rPr>
        <w:t>התנחלתם אותם לבניכם אחריכם</w:t>
      </w:r>
      <w:r w:rsidRPr="00F10693">
        <w:rPr>
          <w:rFonts w:hint="cs"/>
          <w:rtl/>
        </w:rPr>
        <w:t>'</w:t>
      </w:r>
      <w:r w:rsidRPr="00F10693">
        <w:rPr>
          <w:rtl/>
        </w:rPr>
        <w:t xml:space="preserve"> </w:t>
      </w:r>
      <w:r w:rsidRPr="00C35A2C">
        <w:rPr>
          <w:rFonts w:ascii="David" w:hAnsi="David"/>
          <w:sz w:val="32"/>
          <w:rtl/>
        </w:rPr>
        <w:t>בניכם - ולא בנותיכם.</w:t>
      </w:r>
      <w:r w:rsidRPr="00C35A2C">
        <w:rPr>
          <w:rFonts w:ascii="David" w:hAnsi="David" w:hint="cs"/>
          <w:sz w:val="32"/>
          <w:rtl/>
        </w:rPr>
        <w:t xml:space="preserve">והך </w:t>
      </w:r>
      <w:r w:rsidRPr="00B011CC">
        <w:rPr>
          <w:rStyle w:val="affff8"/>
          <w:rFonts w:hint="cs"/>
          <w:rtl/>
        </w:rPr>
        <w:t>ד</w:t>
      </w:r>
      <w:r w:rsidRPr="00F10693">
        <w:rPr>
          <w:rFonts w:hint="cs"/>
          <w:rtl/>
        </w:rPr>
        <w:t>'</w:t>
      </w:r>
      <w:r w:rsidRPr="00F10693">
        <w:rPr>
          <w:rtl/>
        </w:rPr>
        <w:t>ל</w:t>
      </w:r>
      <w:r w:rsidRPr="00B011CC">
        <w:rPr>
          <w:rStyle w:val="affff8"/>
          <w:rtl/>
        </w:rPr>
        <w:t>מען ירבו ימיכם וימי בניכם</w:t>
      </w:r>
      <w:r w:rsidRPr="00F10693">
        <w:rPr>
          <w:rFonts w:hint="cs"/>
          <w:rtl/>
        </w:rPr>
        <w:t>'</w:t>
      </w:r>
      <w:r w:rsidRPr="00F10693">
        <w:rPr>
          <w:rtl/>
        </w:rPr>
        <w:t>,</w:t>
      </w:r>
      <w:r w:rsidRPr="00C35A2C">
        <w:rPr>
          <w:rFonts w:ascii="David" w:hAnsi="David" w:hint="cs"/>
          <w:sz w:val="32"/>
          <w:rtl/>
        </w:rPr>
        <w:t xml:space="preserve">- </w:t>
      </w:r>
      <w:r w:rsidRPr="00C35A2C">
        <w:rPr>
          <w:rFonts w:ascii="David" w:hAnsi="David"/>
          <w:sz w:val="32"/>
          <w:rtl/>
        </w:rPr>
        <w:t>ולא בנותיכם? ברכה שאני.</w:t>
      </w:r>
    </w:p>
    <w:p w14:paraId="3AC04933" w14:textId="50F6BF65" w:rsidR="00AC0AF5" w:rsidRPr="001B450D" w:rsidRDefault="001B450D" w:rsidP="00AC0AF5">
      <w:pPr>
        <w:pStyle w:val="aff9"/>
        <w:rPr>
          <w:del w:id="90118" w:author="מנוע עיצוב" w:date="2026-10-08T11:01:28Z"/>
          <w:rtl/>
        </w:rPr>
      </w:pPr>
      <w:del w:id="90117" w:author="מנוע עיצוב" w:date="2026-10-08T11:01:28Z">
        <w:r w:rsidRPr="001B450D">
          <w:rPr>
            <w:rFonts w:hint="cs"/>
            <w:rtl/>
          </w:rPr>
          <w:delText xml:space="preserve">***</w:delText>
        </w:r>
      </w:del>
    </w:p>
    <w:p w14:paraId="7DC4FC9F" w14:textId="77777777" w:rsidR="00AC0AF5" w:rsidRPr="00801934" w:rsidRDefault="00AC0AF5" w:rsidP="00AF2FEB">
      <w:pPr>
        <w:pStyle w:val="afffb"/>
        <w:rPr>
          <w:rtl/>
        </w:rPr>
      </w:pPr>
      <w:ins w:id="9937" w:author="מספור קטעי משנה" w:date="2026-10-06T06:44:59Z">
        <w:r>
          <w:rPr>
            <w:rStyle w:val="MisparKeta"/>
          </w:rPr>
          <w:t xml:space="preserve">א. </w:t>
        </w:r>
      </w:ins>
      <w:r w:rsidRPr="00801934">
        <w:rPr>
          <w:rtl/>
        </w:rPr>
        <w:t>והאחין מן האב נוחלין ומנחילין וכו'.</w:t>
      </w:r>
    </w:p>
    <w:p w14:paraId="091C4A77" w14:textId="77777777" w:rsidR="00AC0AF5" w:rsidRPr="00C35A2C" w:rsidRDefault="00AC0AF5" w:rsidP="00AC0AF5">
      <w:pPr>
        <w:rPr>
          <w:rFonts w:ascii="David" w:hAnsi="David"/>
          <w:sz w:val="32"/>
          <w:rtl/>
        </w:rPr>
      </w:pPr>
      <w:r w:rsidRPr="00C35A2C">
        <w:rPr>
          <w:rFonts w:ascii="David" w:hAnsi="David"/>
          <w:sz w:val="32"/>
          <w:rtl/>
        </w:rPr>
        <w:t>רבה: אתיא</w:t>
      </w:r>
      <w:r w:rsidRPr="00B011CC">
        <w:rPr>
          <w:rStyle w:val="affff8"/>
          <w:rtl/>
        </w:rPr>
        <w:t xml:space="preserve"> </w:t>
      </w:r>
      <w:r w:rsidRPr="00F10693">
        <w:rPr>
          <w:rFonts w:hint="cs"/>
          <w:rtl/>
        </w:rPr>
        <w:t>'</w:t>
      </w:r>
      <w:r w:rsidRPr="00F10693">
        <w:rPr>
          <w:rtl/>
        </w:rPr>
        <w:t>א</w:t>
      </w:r>
      <w:r w:rsidRPr="00B011CC">
        <w:rPr>
          <w:rStyle w:val="affff8"/>
          <w:rtl/>
        </w:rPr>
        <w:t>חוה אחוה</w:t>
      </w:r>
      <w:r w:rsidRPr="00F10693">
        <w:rPr>
          <w:rFonts w:hint="cs"/>
          <w:rtl/>
        </w:rPr>
        <w:t>'</w:t>
      </w:r>
      <w:r w:rsidRPr="00F10693">
        <w:rPr>
          <w:rtl/>
        </w:rPr>
        <w:t xml:space="preserve"> </w:t>
      </w:r>
      <w:r w:rsidRPr="00C35A2C">
        <w:rPr>
          <w:rFonts w:ascii="David" w:hAnsi="David"/>
          <w:sz w:val="32"/>
          <w:rtl/>
        </w:rPr>
        <w:t>מבני יעקב, מה להלן, אף כאן מן האב ולא מן האם.</w:t>
      </w:r>
    </w:p>
    <w:p w14:paraId="1D615D85" w14:textId="77777777" w:rsidR="00AC0AF5" w:rsidRPr="00C35A2C" w:rsidRDefault="00AC0AF5" w:rsidP="00AC0AF5">
      <w:pPr>
        <w:rPr>
          <w:rFonts w:ascii="David" w:hAnsi="David"/>
          <w:sz w:val="32"/>
          <w:rtl/>
        </w:rPr>
      </w:pPr>
      <w:r w:rsidRPr="00C35A2C">
        <w:rPr>
          <w:rFonts w:ascii="David" w:hAnsi="David" w:hint="cs"/>
          <w:sz w:val="32"/>
          <w:rtl/>
        </w:rPr>
        <w:t>ואפי</w:t>
      </w:r>
      <w:r w:rsidRPr="00F10693">
        <w:rPr>
          <w:rFonts w:hint="cs"/>
          <w:rtl/>
        </w:rPr>
        <w:t xml:space="preserve">' </w:t>
      </w:r>
      <w:r w:rsidRPr="00C35A2C">
        <w:rPr>
          <w:rFonts w:ascii="David" w:hAnsi="David" w:hint="cs"/>
          <w:sz w:val="32"/>
          <w:rtl/>
        </w:rPr>
        <w:t>דכבר</w:t>
      </w:r>
      <w:r>
        <w:rPr>
          <w:rFonts w:ascii="David" w:hAnsi="David" w:hint="cs"/>
          <w:sz w:val="32"/>
          <w:rtl/>
        </w:rPr>
        <w:t xml:space="preserve"> </w:t>
      </w:r>
      <w:r w:rsidRPr="00C35A2C">
        <w:rPr>
          <w:rFonts w:ascii="David" w:hAnsi="David" w:hint="cs"/>
          <w:sz w:val="32"/>
          <w:rtl/>
        </w:rPr>
        <w:t>ידעי</w:t>
      </w:r>
      <w:r w:rsidRPr="00F10693">
        <w:rPr>
          <w:rFonts w:hint="cs"/>
          <w:rtl/>
        </w:rPr>
        <w:t xml:space="preserve">' </w:t>
      </w:r>
      <w:r w:rsidRPr="0087545A">
        <w:rPr>
          <w:rStyle w:val="affff8"/>
          <w:rFonts w:hint="cs"/>
          <w:rtl/>
        </w:rPr>
        <w:t>מ</w:t>
      </w:r>
      <w:r w:rsidRPr="00F10693">
        <w:rPr>
          <w:rFonts w:hint="cs"/>
          <w:rtl/>
        </w:rPr>
        <w:t>'</w:t>
      </w:r>
      <w:r w:rsidRPr="00F10693">
        <w:rPr>
          <w:rtl/>
        </w:rPr>
        <w:t>מ</w:t>
      </w:r>
      <w:r w:rsidRPr="0087545A">
        <w:rPr>
          <w:rStyle w:val="affff8"/>
          <w:rtl/>
        </w:rPr>
        <w:t>משפחתו וירש אותה</w:t>
      </w:r>
      <w:r w:rsidRPr="00F10693">
        <w:rPr>
          <w:rFonts w:hint="cs"/>
          <w:rtl/>
        </w:rPr>
        <w:t>'</w:t>
      </w:r>
      <w:r w:rsidRPr="00F10693">
        <w:rPr>
          <w:rtl/>
        </w:rPr>
        <w:t xml:space="preserve"> </w:t>
      </w:r>
      <w:r w:rsidRPr="00C35A2C">
        <w:rPr>
          <w:rFonts w:ascii="David" w:hAnsi="David" w:hint="cs"/>
          <w:sz w:val="32"/>
          <w:rtl/>
        </w:rPr>
        <w:t>ד</w:t>
      </w:r>
      <w:r w:rsidRPr="00C35A2C">
        <w:rPr>
          <w:rFonts w:ascii="David" w:hAnsi="David"/>
          <w:sz w:val="32"/>
          <w:rtl/>
        </w:rPr>
        <w:t xml:space="preserve">משפחת אב קרויה משפחה, </w:t>
      </w:r>
      <w:r w:rsidRPr="00C35A2C">
        <w:rPr>
          <w:rFonts w:ascii="David" w:hAnsi="David" w:hint="cs"/>
          <w:sz w:val="32"/>
          <w:rtl/>
        </w:rPr>
        <w:t xml:space="preserve">ולא </w:t>
      </w:r>
      <w:r w:rsidRPr="00C35A2C">
        <w:rPr>
          <w:rFonts w:ascii="David" w:hAnsi="David"/>
          <w:sz w:val="32"/>
          <w:rtl/>
        </w:rPr>
        <w:t>משפחת אם כי איתמר דרבה לענין יבום.</w:t>
      </w:r>
    </w:p>
    <w:p w14:paraId="3B4D8A30" w14:textId="5B69BF72" w:rsidR="00AC0AF5" w:rsidRPr="001B450D" w:rsidRDefault="001B450D" w:rsidP="00AC0AF5">
      <w:pPr>
        <w:pStyle w:val="aff9"/>
        <w:rPr>
          <w:del w:id="90120" w:author="מנוע עיצוב" w:date="2026-10-08T11:01:28Z"/>
          <w:rtl/>
        </w:rPr>
      </w:pPr>
      <w:del w:id="90119" w:author="מנוע עיצוב" w:date="2026-10-08T11:01:28Z">
        <w:r w:rsidRPr="001B450D">
          <w:rPr>
            <w:rFonts w:hint="cs"/>
            <w:rtl/>
          </w:rPr>
          <w:delText xml:space="preserve">***</w:delText>
        </w:r>
      </w:del>
    </w:p>
    <w:p w14:paraId="28BB293B" w14:textId="77777777" w:rsidR="00AC0AF5" w:rsidRPr="00801934" w:rsidRDefault="00AC0AF5" w:rsidP="00AF2FEB">
      <w:pPr>
        <w:pStyle w:val="afffb"/>
        <w:rPr>
          <w:rtl/>
        </w:rPr>
      </w:pPr>
      <w:ins w:id="9938" w:author="מספור קטעי משנה" w:date="2026-10-06T06:44:59Z">
        <w:r>
          <w:rPr>
            <w:rStyle w:val="MisparKeta"/>
          </w:rPr>
          <w:t xml:space="preserve">ב. </w:t>
        </w:r>
      </w:ins>
      <w:r w:rsidRPr="00801934">
        <w:rPr>
          <w:rtl/>
        </w:rPr>
        <w:t>והאיש את אמו וכו'.</w:t>
      </w:r>
    </w:p>
    <w:p w14:paraId="2F299573" w14:textId="77777777" w:rsidR="00AC0AF5" w:rsidRPr="00C35A2C" w:rsidRDefault="00AC0AF5" w:rsidP="00982F98">
      <w:pPr>
        <w:pStyle w:val="affe"/>
        <w:framePr w:wrap="around"/>
        <w:rPr>
          <w:rtl/>
        </w:rPr>
      </w:pPr>
      <w:r w:rsidRPr="00C35A2C">
        <w:rPr>
          <w:rFonts w:hint="cs"/>
          <w:rtl/>
        </w:rPr>
        <w:t>קיא.</w:t>
      </w:r>
    </w:p>
    <w:p w14:paraId="0E251EF2" w14:textId="77777777" w:rsidR="00F23EFB" w:rsidRPr="00F23EFB" w:rsidRDefault="00AC0AF5" w:rsidP="00F23EFB">
      <w:pPr>
        <w:pStyle w:val="36"/>
        <w:framePr w:wrap="notBeside"/>
        <w:rPr>
          <w:rtl/>
        </w:rPr>
      </w:pPr>
      <w:r w:rsidRPr="00F23EFB">
        <w:rPr>
          <w:rFonts w:hint="cs"/>
          <w:rtl/>
        </w:rPr>
        <w:t>דת</w:t>
      </w:r>
      <w:r w:rsidRPr="00F23EFB">
        <w:rPr>
          <w:rtl/>
        </w:rPr>
        <w:t>"</w:t>
      </w:r>
      <w:r w:rsidRPr="00F23EFB">
        <w:rPr>
          <w:rFonts w:hint="cs"/>
          <w:rtl/>
        </w:rPr>
        <w:t>ר:</w:t>
      </w:r>
    </w:p>
    <w:p w14:paraId="1C3081DC" w14:textId="77777777" w:rsidR="00F23EFB" w:rsidRDefault="00AC0AF5" w:rsidP="00F23EFB">
      <w:pPr>
        <w:rPr>
          <w:rFonts w:ascii="David" w:hAnsi="David"/>
          <w:sz w:val="32"/>
          <w:rtl/>
        </w:rPr>
      </w:pPr>
      <w:r w:rsidRPr="003937CA">
        <w:rPr>
          <w:rStyle w:val="affff8"/>
          <w:rtl/>
        </w:rPr>
        <w:t>וכל בת יורשת נחלה ממטות בני ישראל</w:t>
      </w:r>
      <w:r w:rsidRPr="00C35A2C">
        <w:rPr>
          <w:rFonts w:ascii="David" w:hAnsi="David"/>
          <w:sz w:val="32"/>
          <w:rtl/>
        </w:rPr>
        <w:t xml:space="preserve"> - היאך בת יורשת שני מטות? </w:t>
      </w:r>
    </w:p>
    <w:p w14:paraId="69572E86" w14:textId="27C3C385" w:rsidR="00AC0AF5" w:rsidRPr="00C35A2C" w:rsidRDefault="00AC0AF5" w:rsidP="00F23EFB">
      <w:pPr>
        <w:rPr>
          <w:rFonts w:ascii="David" w:hAnsi="David"/>
          <w:sz w:val="32"/>
          <w:rtl/>
        </w:rPr>
      </w:pPr>
      <w:r w:rsidRPr="00C35A2C">
        <w:rPr>
          <w:rFonts w:ascii="David" w:hAnsi="David"/>
          <w:sz w:val="32"/>
          <w:rtl/>
        </w:rPr>
        <w:t>אלא זו שאביה משבט אחד ואמה משבט אחר, ומתו וירשתן.</w:t>
      </w:r>
    </w:p>
    <w:p w14:paraId="50A0AB09" w14:textId="77777777" w:rsidR="00AC0AF5" w:rsidRPr="00C35A2C" w:rsidRDefault="00AC0AF5" w:rsidP="00AC0AF5">
      <w:pPr>
        <w:rPr>
          <w:rFonts w:ascii="David" w:hAnsi="David"/>
          <w:sz w:val="32"/>
          <w:rtl/>
        </w:rPr>
      </w:pPr>
      <w:r w:rsidRPr="00C35A2C">
        <w:rPr>
          <w:rFonts w:ascii="David" w:hAnsi="David" w:hint="cs"/>
          <w:sz w:val="32"/>
          <w:rtl/>
        </w:rPr>
        <w:lastRenderedPageBreak/>
        <w:t>וק</w:t>
      </w:r>
      <w:r w:rsidRPr="00C35A2C">
        <w:rPr>
          <w:rFonts w:ascii="David" w:hAnsi="David"/>
          <w:sz w:val="32"/>
          <w:rtl/>
        </w:rPr>
        <w:t>"</w:t>
      </w:r>
      <w:r w:rsidRPr="00C35A2C">
        <w:rPr>
          <w:rFonts w:ascii="David" w:hAnsi="David" w:hint="cs"/>
          <w:sz w:val="32"/>
          <w:rtl/>
        </w:rPr>
        <w:t>ו לבן ד</w:t>
      </w:r>
      <w:r w:rsidRPr="00C35A2C">
        <w:rPr>
          <w:rFonts w:ascii="David" w:hAnsi="David"/>
          <w:sz w:val="32"/>
          <w:rtl/>
        </w:rPr>
        <w:t>מה בת שהורע כחה בנכסי האב - יפה כחה בנכסי האם, בן שיפה כחו בנכסי האב</w:t>
      </w:r>
      <w:r w:rsidRPr="00C35A2C">
        <w:rPr>
          <w:rFonts w:ascii="David" w:hAnsi="David" w:hint="cs"/>
          <w:sz w:val="32"/>
          <w:rtl/>
        </w:rPr>
        <w:t xml:space="preserve"> ק</w:t>
      </w:r>
      <w:r w:rsidRPr="00C35A2C">
        <w:rPr>
          <w:rFonts w:ascii="David" w:hAnsi="David"/>
          <w:sz w:val="32"/>
          <w:rtl/>
        </w:rPr>
        <w:t>"</w:t>
      </w:r>
      <w:r w:rsidRPr="00C35A2C">
        <w:rPr>
          <w:rFonts w:ascii="David" w:hAnsi="David" w:hint="cs"/>
          <w:sz w:val="32"/>
          <w:rtl/>
        </w:rPr>
        <w:t>ו</w:t>
      </w:r>
      <w:r w:rsidRPr="00C35A2C">
        <w:rPr>
          <w:rFonts w:ascii="David" w:hAnsi="David"/>
          <w:sz w:val="32"/>
          <w:rtl/>
        </w:rPr>
        <w:t xml:space="preserve"> שיפה כחו בנכסי האם.</w:t>
      </w:r>
    </w:p>
    <w:p w14:paraId="3ECE68BD" w14:textId="77777777" w:rsidR="00AC0AF5" w:rsidRPr="00C35A2C" w:rsidRDefault="00AC0AF5" w:rsidP="00AC0AF5">
      <w:pPr>
        <w:rPr>
          <w:rFonts w:ascii="David" w:hAnsi="David"/>
          <w:sz w:val="32"/>
          <w:rtl/>
        </w:rPr>
      </w:pPr>
      <w:r w:rsidRPr="00C35A2C">
        <w:rPr>
          <w:rFonts w:ascii="David" w:hAnsi="David"/>
          <w:sz w:val="32"/>
          <w:rtl/>
        </w:rPr>
        <w:t>וממקום שבאת: מה להלן בן קודם לבת, אף כאן בן קודם לבת.</w:t>
      </w:r>
    </w:p>
    <w:p w14:paraId="0F94E6CA" w14:textId="61EDC170" w:rsidR="00AC0AF5" w:rsidRPr="00C35A2C" w:rsidRDefault="00F23EFB" w:rsidP="00F23EFB">
      <w:pPr>
        <w:pStyle w:val="affff9"/>
        <w:rPr>
          <w:rtl/>
        </w:rPr>
      </w:pPr>
      <w:r>
        <w:rPr>
          <w:rFonts w:hint="cs"/>
          <w:rtl/>
        </w:rPr>
        <w:t>ר''ז בן הקצב:</w:t>
      </w:r>
      <w:r>
        <w:t xml:space="preserve"> </w:t>
      </w:r>
      <w:r w:rsidR="00AC0AF5" w:rsidRPr="00C35A2C">
        <w:rPr>
          <w:rtl/>
        </w:rPr>
        <w:t>אחד הבן ואחד הבת שוין בנכסי האם.</w:t>
      </w:r>
      <w:r w:rsidR="00AC0AF5" w:rsidRPr="00C35A2C">
        <w:rPr>
          <w:rFonts w:hint="cs"/>
          <w:rtl/>
        </w:rPr>
        <w:t xml:space="preserve"> -דד</w:t>
      </w:r>
      <w:r w:rsidR="00AC0AF5" w:rsidRPr="00C35A2C">
        <w:rPr>
          <w:rtl/>
        </w:rPr>
        <w:t>יו לבא מן הדין להיות כנדון.</w:t>
      </w:r>
    </w:p>
    <w:p w14:paraId="1484C441" w14:textId="77777777" w:rsidR="00F23EFB" w:rsidRPr="00F23EFB" w:rsidRDefault="00F23EFB" w:rsidP="00F23EFB">
      <w:pPr>
        <w:pStyle w:val="36"/>
        <w:framePr w:wrap="notBeside"/>
        <w:rPr>
          <w:rtl/>
        </w:rPr>
      </w:pPr>
      <w:r w:rsidRPr="00F23EFB">
        <w:rPr>
          <w:rFonts w:hint="cs"/>
          <w:rtl/>
        </w:rPr>
        <w:t xml:space="preserve">ות''ק </w:t>
      </w:r>
    </w:p>
    <w:p w14:paraId="21755362" w14:textId="20EE9BA0" w:rsidR="00AC0AF5" w:rsidRPr="00C35A2C" w:rsidRDefault="00F23EFB" w:rsidP="00F23EFB">
      <w:pPr>
        <w:rPr>
          <w:rFonts w:ascii="David" w:hAnsi="David"/>
          <w:sz w:val="32"/>
          <w:rtl/>
        </w:rPr>
      </w:pPr>
      <w:r>
        <w:rPr>
          <w:rFonts w:ascii="David" w:hAnsi="David" w:hint="cs"/>
          <w:sz w:val="32"/>
          <w:rtl/>
        </w:rPr>
        <w:t xml:space="preserve">אף שדרש דיו דהוא מדאוריתא </w:t>
      </w:r>
      <w:r w:rsidR="00AC0AF5" w:rsidRPr="00F10693">
        <w:rPr>
          <w:rFonts w:hint="cs"/>
          <w:rtl/>
        </w:rPr>
        <w:t>'</w:t>
      </w:r>
      <w:r w:rsidR="00AC0AF5" w:rsidRPr="00F10693">
        <w:rPr>
          <w:rtl/>
        </w:rPr>
        <w:t>ו</w:t>
      </w:r>
      <w:r w:rsidR="00AC0AF5" w:rsidRPr="00B011CC">
        <w:rPr>
          <w:rStyle w:val="affff8"/>
          <w:rtl/>
        </w:rPr>
        <w:t>יאמר ה</w:t>
      </w:r>
      <w:r w:rsidR="00AC0AF5" w:rsidRPr="00F10693">
        <w:rPr>
          <w:rtl/>
        </w:rPr>
        <w:t xml:space="preserve">' </w:t>
      </w:r>
      <w:r w:rsidR="00AC0AF5" w:rsidRPr="00B011CC">
        <w:rPr>
          <w:rStyle w:val="affff8"/>
          <w:rtl/>
        </w:rPr>
        <w:t>אל משה ואביה ירק ירק בפניה הלא תכלם שבעת ימים</w:t>
      </w:r>
      <w:r w:rsidR="00AC0AF5" w:rsidRPr="00F10693">
        <w:rPr>
          <w:rFonts w:hint="cs"/>
          <w:rtl/>
        </w:rPr>
        <w:t>'</w:t>
      </w:r>
      <w:r w:rsidR="00AC0AF5" w:rsidRPr="00F10693">
        <w:rPr>
          <w:rtl/>
        </w:rPr>
        <w:t>,</w:t>
      </w:r>
      <w:r w:rsidR="00AC0AF5" w:rsidRPr="00C35A2C">
        <w:rPr>
          <w:rFonts w:ascii="David" w:hAnsi="David"/>
          <w:sz w:val="32"/>
          <w:rtl/>
        </w:rPr>
        <w:t xml:space="preserve"> ק"</w:t>
      </w:r>
      <w:r w:rsidR="00AC0AF5" w:rsidRPr="00C35A2C">
        <w:rPr>
          <w:rFonts w:ascii="David" w:hAnsi="David" w:hint="cs"/>
          <w:sz w:val="32"/>
          <w:rtl/>
        </w:rPr>
        <w:t>ו</w:t>
      </w:r>
      <w:r w:rsidR="00AC0AF5" w:rsidRPr="00C35A2C">
        <w:rPr>
          <w:rFonts w:ascii="David" w:hAnsi="David"/>
          <w:sz w:val="32"/>
          <w:rtl/>
        </w:rPr>
        <w:t xml:space="preserve"> לשכינה </w:t>
      </w:r>
      <w:r w:rsidR="00AC0AF5" w:rsidRPr="00C35A2C">
        <w:rPr>
          <w:rFonts w:ascii="David" w:hAnsi="David" w:hint="cs"/>
          <w:sz w:val="32"/>
          <w:rtl/>
        </w:rPr>
        <w:t>י</w:t>
      </w:r>
      <w:r w:rsidR="00AC0AF5" w:rsidRPr="00C35A2C">
        <w:rPr>
          <w:rFonts w:ascii="David" w:hAnsi="David"/>
          <w:sz w:val="32"/>
          <w:rtl/>
        </w:rPr>
        <w:t>"</w:t>
      </w:r>
      <w:r w:rsidR="00AC0AF5" w:rsidRPr="00C35A2C">
        <w:rPr>
          <w:rFonts w:ascii="David" w:hAnsi="David" w:hint="cs"/>
          <w:sz w:val="32"/>
          <w:rtl/>
        </w:rPr>
        <w:t>ד</w:t>
      </w:r>
      <w:r w:rsidR="00AC0AF5" w:rsidRPr="00C35A2C">
        <w:rPr>
          <w:rFonts w:ascii="David" w:hAnsi="David"/>
          <w:sz w:val="32"/>
          <w:rtl/>
        </w:rPr>
        <w:t>, אלא דיו לבא מן הדין להיות כנדון.</w:t>
      </w:r>
    </w:p>
    <w:p w14:paraId="52DB50A6" w14:textId="77777777" w:rsidR="00F23EFB" w:rsidRPr="00F23EFB" w:rsidRDefault="00AC0AF5" w:rsidP="00F23EFB">
      <w:pPr>
        <w:pStyle w:val="36"/>
        <w:framePr w:wrap="notBeside"/>
        <w:rPr>
          <w:rtl/>
        </w:rPr>
      </w:pPr>
      <w:r w:rsidRPr="00F23EFB">
        <w:rPr>
          <w:rtl/>
        </w:rPr>
        <w:t>ושאני הכא</w:t>
      </w:r>
    </w:p>
    <w:p w14:paraId="2D0CACFF" w14:textId="07585404" w:rsidR="00AC0AF5" w:rsidRPr="00C35A2C" w:rsidRDefault="00AC0AF5" w:rsidP="00F23EFB">
      <w:pPr>
        <w:spacing w:after="60"/>
        <w:rPr>
          <w:rFonts w:ascii="David" w:hAnsi="David"/>
          <w:sz w:val="32"/>
          <w:rtl/>
        </w:rPr>
      </w:pPr>
      <w:r w:rsidRPr="00B011CC">
        <w:rPr>
          <w:rStyle w:val="affff8"/>
          <w:rtl/>
        </w:rPr>
        <w:t>ד</w:t>
      </w:r>
      <w:r w:rsidRPr="00F10693">
        <w:rPr>
          <w:rFonts w:hint="cs"/>
          <w:rtl/>
        </w:rPr>
        <w:t>'</w:t>
      </w:r>
      <w:r w:rsidRPr="00F10693">
        <w:rPr>
          <w:rtl/>
        </w:rPr>
        <w:t>מ</w:t>
      </w:r>
      <w:r w:rsidRPr="00B011CC">
        <w:rPr>
          <w:rStyle w:val="affff8"/>
          <w:rtl/>
        </w:rPr>
        <w:t>מטות</w:t>
      </w:r>
      <w:r w:rsidRPr="00F10693">
        <w:rPr>
          <w:rFonts w:hint="cs"/>
          <w:rtl/>
        </w:rPr>
        <w:t>'</w:t>
      </w:r>
      <w:r w:rsidRPr="00F10693">
        <w:rPr>
          <w:rtl/>
        </w:rPr>
        <w:t>,</w:t>
      </w:r>
      <w:r w:rsidRPr="00C35A2C">
        <w:rPr>
          <w:rFonts w:ascii="David" w:hAnsi="David"/>
          <w:sz w:val="32"/>
          <w:rtl/>
        </w:rPr>
        <w:t xml:space="preserve"> מקיש מטה האם למטה האב</w:t>
      </w:r>
      <w:r>
        <w:rPr>
          <w:rFonts w:ascii="David" w:hAnsi="David"/>
          <w:sz w:val="32"/>
          <w:rtl/>
        </w:rPr>
        <w:t xml:space="preserve">, </w:t>
      </w:r>
      <w:r w:rsidR="00F23EFB">
        <w:rPr>
          <w:rFonts w:ascii="David" w:hAnsi="David" w:hint="cs"/>
          <w:sz w:val="32"/>
          <w:rtl/>
        </w:rPr>
        <w:t>ש</w:t>
      </w:r>
      <w:r w:rsidRPr="00C35A2C">
        <w:rPr>
          <w:rFonts w:ascii="David" w:hAnsi="David"/>
          <w:sz w:val="32"/>
          <w:rtl/>
        </w:rPr>
        <w:t>קודם לבת.</w:t>
      </w:r>
    </w:p>
    <w:p w14:paraId="58686CE3" w14:textId="0C8671F2" w:rsidR="00F23EFB" w:rsidRPr="00F23EFB" w:rsidRDefault="00F23EFB" w:rsidP="00F23EFB">
      <w:pPr>
        <w:pStyle w:val="36"/>
        <w:framePr w:wrap="notBeside"/>
        <w:rPr>
          <w:rtl/>
        </w:rPr>
      </w:pPr>
      <w:r w:rsidRPr="00C35A2C">
        <w:rPr>
          <w:rFonts w:ascii="Fb Fontext" w:hAnsi="Fb Fontext"/>
          <w:rtl/>
        </w:rPr>
        <w:t xml:space="preserve">• </w:t>
      </w:r>
      <w:r w:rsidR="00AC0AF5" w:rsidRPr="00F23EFB">
        <w:rPr>
          <w:rtl/>
        </w:rPr>
        <w:t xml:space="preserve">רב ניתאי </w:t>
      </w:r>
    </w:p>
    <w:p w14:paraId="5A5576AC" w14:textId="384AA460" w:rsidR="00AC0AF5" w:rsidRPr="00C35A2C" w:rsidRDefault="00F23EFB" w:rsidP="00AC0AF5">
      <w:pPr>
        <w:rPr>
          <w:rFonts w:ascii="David" w:hAnsi="David"/>
          <w:sz w:val="32"/>
          <w:rtl/>
        </w:rPr>
      </w:pPr>
      <w:r>
        <w:rPr>
          <w:rFonts w:ascii="David" w:hAnsi="David" w:hint="cs"/>
          <w:sz w:val="32"/>
          <w:rtl/>
        </w:rPr>
        <w:t>רצה לנהוג כר''ז ב''ה</w:t>
      </w:r>
      <w:r w:rsidR="00AC0AF5" w:rsidRPr="00C35A2C">
        <w:rPr>
          <w:rFonts w:ascii="David" w:hAnsi="David"/>
          <w:sz w:val="32"/>
          <w:rtl/>
        </w:rPr>
        <w:t>,</w:t>
      </w:r>
      <w:r w:rsidR="00AC0AF5" w:rsidRPr="00F23EFB">
        <w:rPr>
          <w:rStyle w:val="affffe"/>
          <w:rtl/>
        </w:rPr>
        <w:t xml:space="preserve"> א</w:t>
      </w:r>
      <w:r w:rsidR="00AC0AF5" w:rsidRPr="00F23EFB">
        <w:rPr>
          <w:rStyle w:val="affffe"/>
          <w:rFonts w:hint="cs"/>
          <w:rtl/>
        </w:rPr>
        <w:t>"ל</w:t>
      </w:r>
      <w:r w:rsidR="00AC0AF5" w:rsidRPr="00F23EFB">
        <w:rPr>
          <w:rStyle w:val="affffe"/>
          <w:rtl/>
        </w:rPr>
        <w:t xml:space="preserve"> שמואל:</w:t>
      </w:r>
      <w:r w:rsidR="00AC0AF5" w:rsidRPr="00C35A2C">
        <w:rPr>
          <w:rFonts w:ascii="David" w:hAnsi="David"/>
          <w:sz w:val="32"/>
          <w:rtl/>
        </w:rPr>
        <w:t xml:space="preserve"> כזכריה, אפס זכריה</w:t>
      </w:r>
      <w:r>
        <w:rPr>
          <w:rStyle w:val="afffff0"/>
          <w:rFonts w:hint="cs"/>
          <w:rtl/>
        </w:rPr>
        <w:t xml:space="preserve"> </w:t>
      </w:r>
      <w:r w:rsidRPr="00F23EFB">
        <w:rPr>
          <w:rStyle w:val="afffff0"/>
          <w:rFonts w:hint="cs"/>
          <w:rtl/>
        </w:rPr>
        <w:t>בטלו דבריו</w:t>
      </w:r>
      <w:r>
        <w:rPr>
          <w:rFonts w:ascii="David" w:hAnsi="David" w:hint="cs"/>
          <w:sz w:val="32"/>
          <w:rtl/>
        </w:rPr>
        <w:t>.</w:t>
      </w:r>
    </w:p>
    <w:p w14:paraId="764DCF28" w14:textId="77777777" w:rsidR="00F23EFB" w:rsidRPr="00F23EFB" w:rsidRDefault="00AC0AF5" w:rsidP="00F23EFB">
      <w:pPr>
        <w:pStyle w:val="36"/>
        <w:framePr w:wrap="notBeside"/>
        <w:rPr>
          <w:rtl/>
        </w:rPr>
      </w:pPr>
      <w:r w:rsidRPr="00F23EFB">
        <w:rPr>
          <w:rtl/>
        </w:rPr>
        <w:t>ר"</w:t>
      </w:r>
      <w:r w:rsidRPr="00F23EFB">
        <w:rPr>
          <w:rFonts w:hint="cs"/>
          <w:rtl/>
        </w:rPr>
        <w:t xml:space="preserve">ט </w:t>
      </w:r>
    </w:p>
    <w:p w14:paraId="1BB67BA1" w14:textId="56300C38" w:rsidR="00AC0AF5" w:rsidRPr="006765C4" w:rsidRDefault="00AC0AF5" w:rsidP="00AC0AF5">
      <w:pPr>
        <w:rPr>
          <w:rFonts w:ascii="David" w:hAnsi="David"/>
          <w:spacing w:val="-2"/>
          <w:sz w:val="32"/>
          <w:rtl/>
        </w:rPr>
      </w:pPr>
      <w:r w:rsidRPr="006765C4">
        <w:rPr>
          <w:rFonts w:ascii="David" w:hAnsi="David" w:hint="cs"/>
          <w:spacing w:val="-2"/>
          <w:sz w:val="32"/>
          <w:rtl/>
        </w:rPr>
        <w:t xml:space="preserve">נהג </w:t>
      </w:r>
      <w:r w:rsidRPr="00F23EFB">
        <w:rPr>
          <w:rStyle w:val="affffe"/>
          <w:rFonts w:hint="cs"/>
          <w:rtl/>
        </w:rPr>
        <w:t>כר</w:t>
      </w:r>
      <w:r w:rsidRPr="00F23EFB">
        <w:rPr>
          <w:rStyle w:val="affffe"/>
          <w:rtl/>
        </w:rPr>
        <w:t>"</w:t>
      </w:r>
      <w:r w:rsidRPr="00F23EFB">
        <w:rPr>
          <w:rStyle w:val="affffe"/>
          <w:rFonts w:hint="cs"/>
          <w:rtl/>
        </w:rPr>
        <w:t xml:space="preserve">ז </w:t>
      </w:r>
      <w:r w:rsidR="00F23EFB" w:rsidRPr="00F23EFB">
        <w:rPr>
          <w:rStyle w:val="affffe"/>
          <w:rFonts w:hint="cs"/>
          <w:rtl/>
        </w:rPr>
        <w:t xml:space="preserve">ב''ה </w:t>
      </w:r>
      <w:r w:rsidR="00F23EFB">
        <w:rPr>
          <w:rStyle w:val="affffe"/>
          <w:rFonts w:hint="cs"/>
          <w:rtl/>
        </w:rPr>
        <w:t xml:space="preserve">שכך </w:t>
      </w:r>
      <w:r w:rsidR="00F23EFB" w:rsidRPr="00F23EFB">
        <w:rPr>
          <w:rStyle w:val="affffe"/>
          <w:rFonts w:hint="cs"/>
          <w:rtl/>
        </w:rPr>
        <w:t>אמרו מ</w:t>
      </w:r>
      <w:r w:rsidRPr="00F23EFB">
        <w:rPr>
          <w:rStyle w:val="affffe"/>
          <w:rFonts w:hint="cs"/>
          <w:rtl/>
        </w:rPr>
        <w:t>רב</w:t>
      </w:r>
      <w:r w:rsidRPr="00F23EFB">
        <w:rPr>
          <w:rStyle w:val="affffe"/>
          <w:rtl/>
        </w:rPr>
        <w:t>:</w:t>
      </w:r>
      <w:r w:rsidRPr="006765C4">
        <w:rPr>
          <w:rFonts w:ascii="David" w:hAnsi="David"/>
          <w:spacing w:val="-2"/>
          <w:sz w:val="32"/>
          <w:rtl/>
        </w:rPr>
        <w:t xml:space="preserve"> הלכה כרבי זכריה בן הקצב.</w:t>
      </w:r>
    </w:p>
    <w:p w14:paraId="55BB7449" w14:textId="208A2521" w:rsidR="00F23EFB" w:rsidRPr="00F23EFB" w:rsidRDefault="00AC0AF5" w:rsidP="00F23EFB">
      <w:pPr>
        <w:pStyle w:val="36"/>
        <w:framePr w:wrap="notBeside"/>
        <w:rPr>
          <w:rtl/>
        </w:rPr>
      </w:pPr>
      <w:r w:rsidRPr="00F23EFB">
        <w:rPr>
          <w:rFonts w:hint="cs"/>
          <w:rtl/>
        </w:rPr>
        <w:t>א</w:t>
      </w:r>
      <w:r w:rsidRPr="00F23EFB">
        <w:rPr>
          <w:rtl/>
        </w:rPr>
        <w:t>"</w:t>
      </w:r>
      <w:r w:rsidRPr="00F23EFB">
        <w:rPr>
          <w:rFonts w:hint="cs"/>
          <w:rtl/>
        </w:rPr>
        <w:t xml:space="preserve">ל </w:t>
      </w:r>
      <w:r w:rsidR="00F23EFB">
        <w:rPr>
          <w:rFonts w:hint="cs"/>
          <w:rtl/>
        </w:rPr>
        <w:t xml:space="preserve"> ר''נ:</w:t>
      </w:r>
    </w:p>
    <w:p w14:paraId="42B18C7B" w14:textId="70FA6776" w:rsidR="00AC0AF5" w:rsidRPr="00C35A2C" w:rsidRDefault="00AC0AF5" w:rsidP="00F23EFB">
      <w:pPr>
        <w:spacing w:after="60"/>
        <w:rPr>
          <w:rFonts w:ascii="David" w:hAnsi="David"/>
          <w:sz w:val="32"/>
          <w:rtl/>
        </w:rPr>
      </w:pPr>
      <w:r w:rsidRPr="00C35A2C">
        <w:rPr>
          <w:rFonts w:ascii="David" w:hAnsi="David" w:hint="cs"/>
          <w:sz w:val="32"/>
          <w:rtl/>
        </w:rPr>
        <w:t xml:space="preserve">חזור בך ואי לא </w:t>
      </w:r>
      <w:r w:rsidR="00F23EFB">
        <w:rPr>
          <w:rFonts w:ascii="David" w:hAnsi="David" w:hint="cs"/>
          <w:sz w:val="32"/>
          <w:rtl/>
        </w:rPr>
        <w:t xml:space="preserve">אוציא </w:t>
      </w:r>
      <w:r>
        <w:rPr>
          <w:rStyle w:val="affffe"/>
          <w:rFonts w:ascii="David" w:hAnsi="David" w:hint="cs"/>
          <w:sz w:val="32"/>
          <w:rtl/>
          <w:rPrChange w:id="9430" w:author="מנוע אמוראים" w:date="2026-10-05T16:41:09Z">
            <w:rPr>
              <w:rFonts w:ascii="David" w:hAnsi="David" w:hint="cs"/>
              <w:sz w:val="32"/>
              <w:rtl/>
            </w:rPr>
          </w:rPrChange>
        </w:rPr>
        <w:t xml:space="preserve">רחב</w:t>
      </w:r>
      <w:r>
        <w:rPr>
          <w:rStyle w:val="affffe"/>
          <w:rFonts w:ascii="David" w:hAnsi="David"/>
          <w:sz w:val="32"/>
          <w:rtl/>
          <w:rPrChange w:id="9431" w:author="מנוע אמוראים" w:date="2026-10-05T16:41:09Z">
            <w:rPr>
              <w:rFonts w:ascii="David" w:hAnsi="David"/>
              <w:sz w:val="32"/>
              <w:rtl/>
            </w:rPr>
          </w:rPrChange>
        </w:rPr>
        <w:t xml:space="preserve">"</w:t>
      </w:r>
      <w:r>
        <w:rPr>
          <w:rStyle w:val="affffe"/>
          <w:rFonts w:ascii="David" w:hAnsi="David" w:hint="cs"/>
          <w:sz w:val="32"/>
          <w:rtl/>
          <w:rPrChange w:id="9432" w:author="מנוע אמוראים" w:date="2026-10-05T16:41:09Z">
            <w:rPr>
              <w:rFonts w:ascii="David" w:hAnsi="David" w:hint="cs"/>
              <w:sz w:val="32"/>
              <w:rtl/>
            </w:rPr>
          </w:rPrChange>
        </w:rPr>
        <w:t xml:space="preserve">ש</w:t>
      </w:r>
      <w:r w:rsidRPr="00C35A2C">
        <w:rPr>
          <w:rFonts w:ascii="David" w:hAnsi="David"/>
          <w:sz w:val="32"/>
          <w:rtl/>
        </w:rPr>
        <w:t xml:space="preserve"> </w:t>
      </w:r>
      <w:r w:rsidR="00F23EFB" w:rsidRPr="00F23EFB">
        <w:rPr>
          <w:rStyle w:val="afffff0"/>
          <w:rFonts w:hint="cs"/>
          <w:rtl/>
        </w:rPr>
        <w:t>מ</w:t>
      </w:r>
      <w:r w:rsidR="00F23EFB">
        <w:rPr>
          <w:rStyle w:val="afffff0"/>
          <w:rFonts w:hint="cs"/>
          <w:rtl/>
        </w:rPr>
        <w:t>ה ש</w:t>
      </w:r>
      <w:r w:rsidR="00F23EFB" w:rsidRPr="00F23EFB">
        <w:rPr>
          <w:rStyle w:val="afffff0"/>
          <w:rFonts w:hint="cs"/>
          <w:rtl/>
        </w:rPr>
        <w:t>לקחת מכוחו</w:t>
      </w:r>
      <w:r w:rsidR="00F23EFB">
        <w:rPr>
          <w:rFonts w:ascii="David" w:hAnsi="David" w:hint="cs"/>
          <w:sz w:val="32"/>
          <w:rtl/>
        </w:rPr>
        <w:t xml:space="preserve"> </w:t>
      </w:r>
      <w:r w:rsidRPr="00C35A2C">
        <w:rPr>
          <w:rFonts w:ascii="David" w:hAnsi="David"/>
          <w:sz w:val="32"/>
          <w:rtl/>
        </w:rPr>
        <w:t>מאו</w:t>
      </w:r>
      <w:r>
        <w:rPr>
          <w:rFonts w:ascii="David" w:hAnsi="David" w:hint="cs"/>
          <w:sz w:val="32"/>
          <w:rtl/>
        </w:rPr>
        <w:t>ז</w:t>
      </w:r>
      <w:r w:rsidRPr="00C35A2C">
        <w:rPr>
          <w:rFonts w:ascii="David" w:hAnsi="David"/>
          <w:sz w:val="32"/>
          <w:rtl/>
        </w:rPr>
        <w:t>ניך</w:t>
      </w:r>
      <w:r w:rsidRPr="00C35A2C">
        <w:rPr>
          <w:rFonts w:ascii="David" w:hAnsi="David" w:hint="cs"/>
          <w:sz w:val="32"/>
          <w:rtl/>
        </w:rPr>
        <w:t xml:space="preserve"> </w:t>
      </w:r>
      <w:r w:rsidRPr="00F23EFB">
        <w:rPr>
          <w:rStyle w:val="afffff0"/>
          <w:rFonts w:hint="cs"/>
          <w:rtl/>
        </w:rPr>
        <w:t>ולא יסייע לך</w:t>
      </w:r>
      <w:r w:rsidRPr="00F23EFB">
        <w:rPr>
          <w:rStyle w:val="afffff0"/>
          <w:rtl/>
        </w:rPr>
        <w:t>.</w:t>
      </w:r>
    </w:p>
    <w:p w14:paraId="45642573" w14:textId="1D2BAFCC" w:rsidR="00F23EFB" w:rsidRPr="00F23EFB" w:rsidRDefault="00F23EFB" w:rsidP="00F23EFB">
      <w:pPr>
        <w:pStyle w:val="36"/>
        <w:framePr w:wrap="notBeside"/>
        <w:rPr>
          <w:rtl/>
        </w:rPr>
      </w:pPr>
      <w:r w:rsidRPr="00C35A2C">
        <w:rPr>
          <w:rFonts w:ascii="Fb Fontext" w:hAnsi="Fb Fontext"/>
          <w:rtl/>
        </w:rPr>
        <w:t xml:space="preserve">• </w:t>
      </w:r>
      <w:r w:rsidR="00AC0AF5" w:rsidRPr="00F23EFB">
        <w:rPr>
          <w:rFonts w:hint="cs"/>
          <w:rtl/>
        </w:rPr>
        <w:t>רהב</w:t>
      </w:r>
      <w:r w:rsidR="00AC0AF5" w:rsidRPr="00F23EFB">
        <w:rPr>
          <w:rtl/>
        </w:rPr>
        <w:t>"</w:t>
      </w:r>
      <w:r w:rsidR="00AC0AF5" w:rsidRPr="00F23EFB">
        <w:rPr>
          <w:rFonts w:hint="cs"/>
          <w:rtl/>
        </w:rPr>
        <w:t>ח</w:t>
      </w:r>
    </w:p>
    <w:p w14:paraId="1A172B54" w14:textId="77777777" w:rsidR="00F23EFB" w:rsidRDefault="00AC0AF5" w:rsidP="00F23EFB">
      <w:pPr>
        <w:rPr>
          <w:rFonts w:ascii="David" w:hAnsi="David"/>
          <w:spacing w:val="-2"/>
          <w:sz w:val="32"/>
          <w:rtl/>
        </w:rPr>
      </w:pPr>
      <w:r w:rsidRPr="006765C4">
        <w:rPr>
          <w:rFonts w:ascii="David" w:hAnsi="David"/>
          <w:spacing w:val="-2"/>
          <w:sz w:val="32"/>
          <w:rtl/>
        </w:rPr>
        <w:t xml:space="preserve">סבר </w:t>
      </w:r>
      <w:r w:rsidRPr="006765C4">
        <w:rPr>
          <w:rFonts w:ascii="David" w:hAnsi="David" w:hint="cs"/>
          <w:spacing w:val="-2"/>
          <w:sz w:val="32"/>
          <w:rtl/>
        </w:rPr>
        <w:t xml:space="preserve">לנהוג </w:t>
      </w:r>
      <w:r w:rsidR="00F23EFB" w:rsidRPr="00F23EFB">
        <w:rPr>
          <w:rStyle w:val="affffe"/>
          <w:rFonts w:hint="cs"/>
          <w:rtl/>
        </w:rPr>
        <w:t>כר</w:t>
      </w:r>
      <w:r w:rsidR="00F23EFB" w:rsidRPr="00F23EFB">
        <w:rPr>
          <w:rStyle w:val="affffe"/>
          <w:rtl/>
        </w:rPr>
        <w:t>"</w:t>
      </w:r>
      <w:r w:rsidR="00F23EFB" w:rsidRPr="00F23EFB">
        <w:rPr>
          <w:rStyle w:val="affffe"/>
          <w:rFonts w:hint="cs"/>
          <w:rtl/>
        </w:rPr>
        <w:t>ז ב''ה</w:t>
      </w:r>
      <w:r w:rsidR="00F23EFB">
        <w:rPr>
          <w:rStyle w:val="affffe"/>
          <w:rFonts w:hint="cs"/>
          <w:rtl/>
        </w:rPr>
        <w:t>,</w:t>
      </w:r>
      <w:r w:rsidR="00F23EFB" w:rsidRPr="00F23EFB">
        <w:rPr>
          <w:rStyle w:val="affffe"/>
          <w:rFonts w:hint="cs"/>
          <w:rtl/>
        </w:rPr>
        <w:t xml:space="preserve"> </w:t>
      </w:r>
      <w:r w:rsidR="00F23EFB">
        <w:rPr>
          <w:rStyle w:val="affffe"/>
          <w:rFonts w:hint="cs"/>
          <w:rtl/>
        </w:rPr>
        <w:t xml:space="preserve">שכך </w:t>
      </w:r>
      <w:r w:rsidR="00F23EFB" w:rsidRPr="00F23EFB">
        <w:rPr>
          <w:rStyle w:val="affffe"/>
          <w:rFonts w:hint="cs"/>
          <w:rtl/>
        </w:rPr>
        <w:t>אמר</w:t>
      </w:r>
      <w:r w:rsidR="00F23EFB">
        <w:rPr>
          <w:rStyle w:val="affffe"/>
          <w:rFonts w:hint="cs"/>
          <w:rtl/>
        </w:rPr>
        <w:t xml:space="preserve"> ר''ה</w:t>
      </w:r>
      <w:r w:rsidR="00F23EFB" w:rsidRPr="00F23EFB">
        <w:rPr>
          <w:rStyle w:val="affffe"/>
          <w:rFonts w:hint="cs"/>
          <w:rtl/>
        </w:rPr>
        <w:t xml:space="preserve"> מרב</w:t>
      </w:r>
      <w:r w:rsidR="00F23EFB" w:rsidRPr="00F23EFB">
        <w:rPr>
          <w:rStyle w:val="affffe"/>
          <w:rtl/>
        </w:rPr>
        <w:t>:</w:t>
      </w:r>
      <w:r w:rsidR="00F23EFB" w:rsidRPr="006765C4">
        <w:rPr>
          <w:rFonts w:ascii="David" w:hAnsi="David"/>
          <w:spacing w:val="-2"/>
          <w:sz w:val="32"/>
          <w:rtl/>
        </w:rPr>
        <w:t xml:space="preserve"> </w:t>
      </w:r>
    </w:p>
    <w:p w14:paraId="6AAA685E" w14:textId="77777777" w:rsidR="00F23EFB" w:rsidRPr="00F23EFB" w:rsidRDefault="00F23EFB" w:rsidP="00F23EFB">
      <w:pPr>
        <w:pStyle w:val="36"/>
        <w:framePr w:wrap="notBeside"/>
        <w:rPr>
          <w:rtl/>
        </w:rPr>
      </w:pPr>
      <w:r w:rsidRPr="00F23EFB">
        <w:rPr>
          <w:rFonts w:hint="cs"/>
          <w:rtl/>
        </w:rPr>
        <w:t>א''ל ר'נ:</w:t>
      </w:r>
    </w:p>
    <w:p w14:paraId="7F1C43EB" w14:textId="6BBE3E93" w:rsidR="00AC0AF5" w:rsidRPr="00C35A2C" w:rsidRDefault="00AC0AF5" w:rsidP="00F23EFB">
      <w:pPr>
        <w:rPr>
          <w:rFonts w:ascii="David" w:hAnsi="David"/>
          <w:sz w:val="32"/>
          <w:rtl/>
        </w:rPr>
      </w:pPr>
      <w:r w:rsidRPr="00C35A2C">
        <w:rPr>
          <w:rFonts w:ascii="David" w:hAnsi="David"/>
          <w:sz w:val="32"/>
          <w:rtl/>
        </w:rPr>
        <w:t>אשלח ל</w:t>
      </w:r>
      <w:r w:rsidR="00F23EFB">
        <w:rPr>
          <w:rFonts w:ascii="David" w:hAnsi="David" w:hint="cs"/>
          <w:sz w:val="32"/>
          <w:rtl/>
        </w:rPr>
        <w:t xml:space="preserve">ו </w:t>
      </w:r>
      <w:r w:rsidR="00F23EFB" w:rsidRPr="00F23EFB">
        <w:rPr>
          <w:rStyle w:val="afffff0"/>
          <w:rFonts w:hint="cs"/>
          <w:rtl/>
        </w:rPr>
        <w:t>לברר אם כך פסק</w:t>
      </w:r>
      <w:r w:rsidRPr="00F23EFB">
        <w:rPr>
          <w:rStyle w:val="afffff0"/>
          <w:rtl/>
        </w:rPr>
        <w:t>,</w:t>
      </w:r>
      <w:r w:rsidRPr="00C35A2C">
        <w:rPr>
          <w:rFonts w:ascii="David" w:hAnsi="David"/>
          <w:sz w:val="32"/>
          <w:rtl/>
        </w:rPr>
        <w:t xml:space="preserve"> </w:t>
      </w:r>
      <w:r w:rsidR="00F23EFB">
        <w:rPr>
          <w:rFonts w:ascii="David" w:hAnsi="David" w:hint="cs"/>
          <w:sz w:val="32"/>
          <w:rtl/>
        </w:rPr>
        <w:t xml:space="preserve">והתבייש </w:t>
      </w:r>
      <w:r w:rsidR="00F23EFB" w:rsidRPr="00F23EFB">
        <w:rPr>
          <w:rStyle w:val="afffff0"/>
          <w:rFonts w:hint="cs"/>
          <w:rtl/>
        </w:rPr>
        <w:t>רהב''ח</w:t>
      </w:r>
      <w:r w:rsidR="00F23EFB">
        <w:rPr>
          <w:rStyle w:val="afffff0"/>
          <w:rFonts w:hint="cs"/>
          <w:rtl/>
        </w:rPr>
        <w:t>,</w:t>
      </w:r>
      <w:r w:rsidR="00F23EFB" w:rsidRPr="00F23EFB">
        <w:rPr>
          <w:rStyle w:val="afffff0"/>
          <w:rFonts w:hint="cs"/>
          <w:rtl/>
        </w:rPr>
        <w:t xml:space="preserve"> שחשש שר''ה חזר בו]</w:t>
      </w:r>
      <w:r w:rsidR="00F23EFB">
        <w:rPr>
          <w:rFonts w:ascii="David" w:hAnsi="David" w:hint="cs"/>
          <w:sz w:val="32"/>
          <w:rtl/>
        </w:rPr>
        <w:t xml:space="preserve"> </w:t>
      </w:r>
    </w:p>
    <w:p w14:paraId="5D25E6B0" w14:textId="5FFD4AD4" w:rsidR="00F23EFB" w:rsidRPr="00F23EFB" w:rsidRDefault="00AC0AF5" w:rsidP="00F23EFB">
      <w:pPr>
        <w:pStyle w:val="36"/>
        <w:framePr w:wrap="notBeside"/>
        <w:rPr>
          <w:rtl/>
        </w:rPr>
      </w:pPr>
      <w:r w:rsidRPr="00F23EFB">
        <w:rPr>
          <w:rFonts w:hint="cs"/>
          <w:rtl/>
        </w:rPr>
        <w:t>א</w:t>
      </w:r>
      <w:r w:rsidRPr="00F23EFB">
        <w:rPr>
          <w:rtl/>
        </w:rPr>
        <w:t>"</w:t>
      </w:r>
      <w:r w:rsidRPr="00F23EFB">
        <w:rPr>
          <w:rFonts w:hint="cs"/>
          <w:rtl/>
        </w:rPr>
        <w:t>ל</w:t>
      </w:r>
      <w:r w:rsidR="00F23EFB">
        <w:rPr>
          <w:rFonts w:hint="cs"/>
          <w:rtl/>
        </w:rPr>
        <w:t xml:space="preserve"> ר''נ:</w:t>
      </w:r>
    </w:p>
    <w:p w14:paraId="7A668C2C" w14:textId="391E78DE" w:rsidR="00AC0AF5" w:rsidRPr="00C35A2C" w:rsidRDefault="00F23EFB" w:rsidP="00AC0AF5">
      <w:pPr>
        <w:rPr>
          <w:rFonts w:ascii="David" w:hAnsi="David"/>
          <w:sz w:val="32"/>
          <w:rtl/>
        </w:rPr>
      </w:pPr>
      <w:r>
        <w:rPr>
          <w:rFonts w:ascii="David" w:hAnsi="David" w:hint="cs"/>
          <w:sz w:val="32"/>
          <w:rtl/>
        </w:rPr>
        <w:t xml:space="preserve">אילו ר''ה היה נפטר היית יוצא כנגדי </w:t>
      </w:r>
      <w:r w:rsidR="00AC0AF5" w:rsidRPr="00F23EFB">
        <w:rPr>
          <w:rStyle w:val="afffff0"/>
          <w:rFonts w:hint="cs"/>
          <w:rtl/>
        </w:rPr>
        <w:t>ולא היית חוזר בך.</w:t>
      </w:r>
    </w:p>
    <w:p w14:paraId="1857BF31" w14:textId="77777777" w:rsidR="00F23EFB" w:rsidRPr="00F23EFB" w:rsidRDefault="00F23EFB" w:rsidP="00F23EFB">
      <w:pPr>
        <w:pStyle w:val="36"/>
        <w:framePr w:wrap="notBeside"/>
        <w:rPr>
          <w:rtl/>
        </w:rPr>
      </w:pPr>
      <w:r w:rsidRPr="00F23EFB">
        <w:rPr>
          <w:rFonts w:hint="cs"/>
          <w:rtl/>
        </w:rPr>
        <w:t xml:space="preserve">ור''נ </w:t>
      </w:r>
      <w:r w:rsidR="00AC0AF5" w:rsidRPr="00F23EFB">
        <w:rPr>
          <w:rFonts w:hint="cs"/>
          <w:rtl/>
        </w:rPr>
        <w:t>סבר</w:t>
      </w:r>
    </w:p>
    <w:p w14:paraId="4B1C734A" w14:textId="72DEB52F" w:rsidR="00AC0AF5" w:rsidRDefault="00AC0AF5" w:rsidP="00F23EFB">
      <w:pPr>
        <w:spacing w:after="60"/>
        <w:rPr>
          <w:rFonts w:ascii="David" w:hAnsi="David"/>
          <w:sz w:val="32"/>
          <w:rtl/>
        </w:rPr>
      </w:pPr>
      <w:r w:rsidRPr="00F23EFB">
        <w:rPr>
          <w:rStyle w:val="affffe"/>
          <w:rFonts w:hint="cs"/>
          <w:rtl/>
        </w:rPr>
        <w:t>כרב ושמואל</w:t>
      </w:r>
      <w:r>
        <w:rPr>
          <w:rFonts w:ascii="David" w:hAnsi="David" w:hint="cs"/>
          <w:sz w:val="32"/>
          <w:rtl/>
        </w:rPr>
        <w:t xml:space="preserve"> דאין הלכה </w:t>
      </w:r>
      <w:r>
        <w:rPr>
          <w:rStyle w:val="affffe"/>
          <w:rFonts w:ascii="David" w:hAnsi="David" w:hint="cs"/>
          <w:sz w:val="32"/>
          <w:rtl/>
          <w:rPrChange w:id="9433" w:author="מנוע אמוראים" w:date="2026-10-05T16:41:09Z">
            <w:rPr>
              <w:rFonts w:ascii="David" w:hAnsi="David" w:hint="cs"/>
              <w:sz w:val="32"/>
              <w:rtl/>
            </w:rPr>
          </w:rPrChange>
        </w:rPr>
        <w:t xml:space="preserve">כר</w:t>
      </w:r>
      <w:r>
        <w:rPr>
          <w:rStyle w:val="affffe"/>
          <w:rFonts w:ascii="David" w:hAnsi="David"/>
          <w:sz w:val="32"/>
          <w:rtl/>
          <w:rPrChange w:id="9434" w:author="מנוע אמוראים" w:date="2026-10-05T16:41:09Z">
            <w:rPr>
              <w:rFonts w:ascii="David" w:hAnsi="David"/>
              <w:sz w:val="32"/>
              <w:rtl/>
            </w:rPr>
          </w:rPrChange>
        </w:rPr>
        <w:t xml:space="preserve">"</w:t>
      </w:r>
      <w:r>
        <w:rPr>
          <w:rStyle w:val="affffe"/>
          <w:rFonts w:ascii="David" w:hAnsi="David" w:hint="cs"/>
          <w:sz w:val="32"/>
          <w:rtl/>
          <w:rPrChange w:id="9435" w:author="מנוע אמוראים" w:date="2026-10-05T16:41:09Z">
            <w:rPr>
              <w:rFonts w:ascii="David" w:hAnsi="David" w:hint="cs"/>
              <w:sz w:val="32"/>
              <w:rtl/>
            </w:rPr>
          </w:rPrChange>
        </w:rPr>
        <w:t xml:space="preserve">ז</w:t>
      </w:r>
      <w:r>
        <w:rPr>
          <w:rFonts w:ascii="David" w:hAnsi="David" w:hint="cs"/>
          <w:sz w:val="32"/>
          <w:rtl/>
        </w:rPr>
        <w:t xml:space="preserve"> בן הקצב</w:t>
      </w:r>
    </w:p>
    <w:p w14:paraId="1218A863" w14:textId="77777777" w:rsidR="00F23EFB" w:rsidRDefault="00AC0AF5" w:rsidP="00F23EFB">
      <w:pPr>
        <w:rPr>
          <w:rStyle w:val="affffe"/>
          <w:rtl/>
        </w:rPr>
      </w:pPr>
      <w:r w:rsidRPr="00F23EFB">
        <w:rPr>
          <w:rStyle w:val="affffe"/>
          <w:rFonts w:hint="cs"/>
          <w:rtl/>
        </w:rPr>
        <w:t>כשהלך רבי ינאי ונסמך על כתפי</w:t>
      </w:r>
      <w:r w:rsidRPr="00F23EFB">
        <w:rPr>
          <w:rStyle w:val="affffe"/>
          <w:rtl/>
        </w:rPr>
        <w:t xml:space="preserve"> דרבי שמלאי שמ</w:t>
      </w:r>
      <w:r w:rsidRPr="00F23EFB">
        <w:rPr>
          <w:rStyle w:val="affffe"/>
          <w:rFonts w:hint="cs"/>
          <w:rtl/>
        </w:rPr>
        <w:t>שו ובא ר</w:t>
      </w:r>
      <w:r w:rsidRPr="00F23EFB">
        <w:rPr>
          <w:rStyle w:val="affffe"/>
          <w:rtl/>
        </w:rPr>
        <w:t>"</w:t>
      </w:r>
      <w:r w:rsidRPr="00F23EFB">
        <w:rPr>
          <w:rStyle w:val="affffe"/>
          <w:rFonts w:hint="cs"/>
          <w:rtl/>
        </w:rPr>
        <w:t>י הנשיא לפניהם</w:t>
      </w:r>
      <w:r w:rsidRPr="00F23EFB">
        <w:rPr>
          <w:rStyle w:val="affffe"/>
          <w:rtl/>
        </w:rPr>
        <w:t>.</w:t>
      </w:r>
      <w:r w:rsidR="00F23EFB" w:rsidRPr="00F23EFB">
        <w:rPr>
          <w:rStyle w:val="affffe"/>
          <w:rFonts w:hint="cs"/>
          <w:rtl/>
        </w:rPr>
        <w:t xml:space="preserve"> </w:t>
      </w:r>
    </w:p>
    <w:p w14:paraId="7F5B5562" w14:textId="77777777" w:rsidR="00F23EFB" w:rsidRPr="00F23EFB" w:rsidRDefault="00AC0AF5" w:rsidP="00F23EFB">
      <w:pPr>
        <w:pStyle w:val="36"/>
        <w:framePr w:wrap="notBeside"/>
        <w:rPr>
          <w:rtl/>
        </w:rPr>
      </w:pPr>
      <w:r w:rsidRPr="00F23EFB">
        <w:rPr>
          <w:rtl/>
        </w:rPr>
        <w:t>א"ל:</w:t>
      </w:r>
    </w:p>
    <w:p w14:paraId="45791FBE" w14:textId="253E2FFA" w:rsidR="00AC0AF5" w:rsidRPr="00C35A2C" w:rsidRDefault="00AC0AF5" w:rsidP="00F23EFB">
      <w:pPr>
        <w:rPr>
          <w:rFonts w:ascii="David" w:hAnsi="David"/>
          <w:sz w:val="32"/>
          <w:rtl/>
        </w:rPr>
      </w:pPr>
      <w:r w:rsidRPr="00C35A2C">
        <w:rPr>
          <w:rFonts w:ascii="David" w:hAnsi="David" w:hint="cs"/>
          <w:sz w:val="32"/>
          <w:rtl/>
        </w:rPr>
        <w:t>טלית חשובה של ת</w:t>
      </w:r>
      <w:r w:rsidRPr="00C35A2C">
        <w:rPr>
          <w:rFonts w:ascii="David" w:hAnsi="David"/>
          <w:sz w:val="32"/>
          <w:rtl/>
        </w:rPr>
        <w:t>"</w:t>
      </w:r>
      <w:r w:rsidRPr="00C35A2C">
        <w:rPr>
          <w:rFonts w:ascii="David" w:hAnsi="David" w:hint="cs"/>
          <w:sz w:val="32"/>
          <w:rtl/>
        </w:rPr>
        <w:t xml:space="preserve">ח באה לפנינו וכשבא אצלו מיששו </w:t>
      </w:r>
      <w:r w:rsidRPr="00F23EFB">
        <w:rPr>
          <w:rStyle w:val="affffe"/>
          <w:rFonts w:hint="cs"/>
          <w:rtl/>
        </w:rPr>
        <w:t>וא</w:t>
      </w:r>
      <w:r w:rsidRPr="00F23EFB">
        <w:rPr>
          <w:rStyle w:val="affffe"/>
          <w:rtl/>
        </w:rPr>
        <w:t>"</w:t>
      </w:r>
      <w:r w:rsidRPr="00F23EFB">
        <w:rPr>
          <w:rStyle w:val="affffe"/>
          <w:rFonts w:hint="cs"/>
          <w:rtl/>
        </w:rPr>
        <w:t>ל</w:t>
      </w:r>
      <w:r w:rsidRPr="00C35A2C">
        <w:rPr>
          <w:rFonts w:ascii="David" w:hAnsi="David" w:hint="cs"/>
          <w:sz w:val="32"/>
          <w:rtl/>
        </w:rPr>
        <w:t xml:space="preserve"> שהבגד הוא כשיעור שק</w:t>
      </w:r>
      <w:r w:rsidR="00F23EFB">
        <w:rPr>
          <w:rFonts w:ascii="David" w:hAnsi="David" w:hint="cs"/>
          <w:sz w:val="32"/>
          <w:rtl/>
        </w:rPr>
        <w:t xml:space="preserve"> </w:t>
      </w:r>
      <w:r w:rsidRPr="00F23EFB">
        <w:rPr>
          <w:rStyle w:val="afffff0"/>
          <w:rFonts w:hint="cs"/>
          <w:rtl/>
        </w:rPr>
        <w:t>[בגד עב ד' על ד']</w:t>
      </w:r>
    </w:p>
    <w:p w14:paraId="52C3A7FF" w14:textId="77777777" w:rsidR="00AC0AF5" w:rsidRPr="00C35A2C" w:rsidRDefault="00AC0AF5" w:rsidP="00AC0AF5">
      <w:pPr>
        <w:rPr>
          <w:rFonts w:ascii="David" w:hAnsi="David"/>
          <w:sz w:val="32"/>
          <w:rtl/>
        </w:rPr>
      </w:pPr>
    </w:p>
    <w:p w14:paraId="192C2BBE" w14:textId="77777777" w:rsidR="00F23EFB" w:rsidRPr="00F23EFB" w:rsidRDefault="00AC0AF5" w:rsidP="00F23EFB">
      <w:pPr>
        <w:pStyle w:val="36"/>
        <w:framePr w:wrap="notBeside"/>
        <w:rPr>
          <w:rtl/>
        </w:rPr>
      </w:pPr>
      <w:r w:rsidRPr="00F23EFB">
        <w:rPr>
          <w:rtl/>
        </w:rPr>
        <w:t>בעא:</w:t>
      </w:r>
    </w:p>
    <w:p w14:paraId="77FF0153" w14:textId="77777777" w:rsidR="00F23EFB" w:rsidRDefault="00AC0AF5" w:rsidP="00AC0AF5">
      <w:pPr>
        <w:rPr>
          <w:rFonts w:ascii="David" w:hAnsi="David"/>
          <w:sz w:val="32"/>
          <w:rtl/>
        </w:rPr>
      </w:pPr>
      <w:r w:rsidRPr="00C35A2C">
        <w:rPr>
          <w:rFonts w:ascii="David" w:hAnsi="David"/>
          <w:sz w:val="32"/>
          <w:rtl/>
        </w:rPr>
        <w:t xml:space="preserve">מנין לבן שקודם לבת בנכסי האם? </w:t>
      </w:r>
    </w:p>
    <w:p w14:paraId="5DC5E76A" w14:textId="77777777" w:rsidR="00F23EFB" w:rsidRPr="00F23EFB" w:rsidRDefault="00AC0AF5" w:rsidP="00F23EFB">
      <w:pPr>
        <w:pStyle w:val="36"/>
        <w:framePr w:wrap="notBeside"/>
        <w:rPr>
          <w:rtl/>
        </w:rPr>
      </w:pPr>
      <w:r w:rsidRPr="00F23EFB">
        <w:rPr>
          <w:rFonts w:hint="cs"/>
          <w:rtl/>
        </w:rPr>
        <w:t>א</w:t>
      </w:r>
      <w:r w:rsidRPr="00F23EFB">
        <w:rPr>
          <w:rtl/>
        </w:rPr>
        <w:t>"</w:t>
      </w:r>
      <w:r w:rsidRPr="00F23EFB">
        <w:rPr>
          <w:rFonts w:hint="cs"/>
          <w:rtl/>
        </w:rPr>
        <w:t>ל:</w:t>
      </w:r>
    </w:p>
    <w:p w14:paraId="3710B1A9" w14:textId="454EBCC3" w:rsidR="00AC0AF5" w:rsidRPr="00C35A2C" w:rsidRDefault="00AC0AF5" w:rsidP="00AC0AF5">
      <w:pPr>
        <w:rPr>
          <w:rFonts w:ascii="David" w:hAnsi="David"/>
          <w:sz w:val="32"/>
          <w:rtl/>
        </w:rPr>
      </w:pPr>
      <w:r w:rsidRPr="003937CA">
        <w:rPr>
          <w:rStyle w:val="affff8"/>
          <w:rtl/>
        </w:rPr>
        <w:t>מטות</w:t>
      </w:r>
      <w:r w:rsidRPr="00F10693">
        <w:rPr>
          <w:rFonts w:hint="cs"/>
          <w:rtl/>
        </w:rPr>
        <w:t xml:space="preserve">' </w:t>
      </w:r>
      <w:r w:rsidRPr="00C35A2C">
        <w:rPr>
          <w:rFonts w:ascii="David" w:hAnsi="David"/>
          <w:sz w:val="32"/>
          <w:rtl/>
        </w:rPr>
        <w:t xml:space="preserve">מקיש מטה האם למטה האב, </w:t>
      </w:r>
      <w:r w:rsidRPr="00C35A2C">
        <w:rPr>
          <w:rFonts w:ascii="David" w:hAnsi="David" w:hint="cs"/>
          <w:sz w:val="32"/>
          <w:rtl/>
        </w:rPr>
        <w:t>ש</w:t>
      </w:r>
      <w:r w:rsidRPr="00C35A2C">
        <w:rPr>
          <w:rFonts w:ascii="David" w:hAnsi="David"/>
          <w:sz w:val="32"/>
          <w:rtl/>
        </w:rPr>
        <w:t>בן קודם לבת.</w:t>
      </w:r>
    </w:p>
    <w:p w14:paraId="1F746258" w14:textId="77777777" w:rsidR="00F23EFB" w:rsidRPr="00F23EFB" w:rsidRDefault="00AC0AF5" w:rsidP="00F23EFB">
      <w:pPr>
        <w:pStyle w:val="36"/>
        <w:framePr w:wrap="notBeside"/>
        <w:rPr>
          <w:rtl/>
        </w:rPr>
      </w:pPr>
      <w:r w:rsidRPr="00F23EFB">
        <w:rPr>
          <w:rtl/>
        </w:rPr>
        <w:t>א"ל:</w:t>
      </w:r>
    </w:p>
    <w:p w14:paraId="167C79F0" w14:textId="7159CCAA" w:rsidR="00AC0AF5" w:rsidRPr="00C35A2C" w:rsidRDefault="00AC0AF5" w:rsidP="00AC0AF5">
      <w:pPr>
        <w:rPr>
          <w:rFonts w:ascii="David" w:hAnsi="David"/>
          <w:sz w:val="32"/>
          <w:rtl/>
        </w:rPr>
      </w:pPr>
      <w:r w:rsidRPr="00C35A2C">
        <w:rPr>
          <w:rFonts w:ascii="David" w:hAnsi="David"/>
          <w:sz w:val="32"/>
          <w:rtl/>
        </w:rPr>
        <w:t>אי מה מטה האב - בכור נוטל פי שנים, אף מטה האם - בכור נוטל פי שנים.</w:t>
      </w:r>
    </w:p>
    <w:p w14:paraId="405EA1FC" w14:textId="77777777" w:rsidR="00AC0AF5" w:rsidRPr="00C35A2C" w:rsidRDefault="00AC0AF5" w:rsidP="00982F98">
      <w:pPr>
        <w:pStyle w:val="affe"/>
        <w:framePr w:wrap="around"/>
        <w:rPr>
          <w:rtl/>
        </w:rPr>
      </w:pPr>
      <w:r w:rsidRPr="00C35A2C">
        <w:rPr>
          <w:rFonts w:hint="cs"/>
          <w:rtl/>
        </w:rPr>
        <w:t>קיא:</w:t>
      </w:r>
    </w:p>
    <w:p w14:paraId="09792A6D" w14:textId="77777777" w:rsidR="00AC0AF5" w:rsidRPr="00F23EFB" w:rsidRDefault="00AC0AF5" w:rsidP="00AC0AF5">
      <w:pPr>
        <w:rPr>
          <w:rStyle w:val="afffff0"/>
          <w:rtl/>
        </w:rPr>
      </w:pPr>
      <w:r w:rsidRPr="00C35A2C">
        <w:rPr>
          <w:rFonts w:ascii="David" w:hAnsi="David" w:hint="cs"/>
          <w:sz w:val="32"/>
          <w:rtl/>
        </w:rPr>
        <w:t xml:space="preserve">אמר לשמשו לך שאינו רוצה ללמוד </w:t>
      </w:r>
      <w:r>
        <w:rPr>
          <w:rStyle w:val="afffff0"/>
          <w:rFonts w:hint="cs"/>
          <w:rtl/>
        </w:rPr>
        <w:t xml:space="preserve">[דהא '</w:t>
      </w:r>
      <w:r>
        <w:rPr>
          <w:rStyle w:val="affff8"/>
          <w:rFonts w:hint="cs"/>
          <w:rtl/>
          <w:rPrChange w:id="9023" w:author="מנוע פסוקים" w:date="2026-10-05T16:38:03Z">
            <w:rPr>
              <w:rStyle w:val="afffff0"/>
              <w:rFonts w:hint="cs"/>
              <w:rtl/>
            </w:rPr>
          </w:rPrChange>
        </w:rPr>
        <w:t xml:space="preserve">בכל אשר ימצא לו</w:t>
      </w:r>
      <w:r>
        <w:rPr>
          <w:rStyle w:val="afffff0"/>
          <w:rFonts w:hint="cs"/>
          <w:rtl/>
        </w:rPr>
        <w:t xml:space="preserve">'- ולא לה</w:t>
      </w:r>
      <w:r w:rsidRPr="00F23EFB">
        <w:rPr>
          <w:rStyle w:val="afffff0"/>
          <w:rtl/>
        </w:rPr>
        <w:t>.</w:t>
      </w:r>
    </w:p>
    <w:p w14:paraId="19DB6851" w14:textId="77777777" w:rsidR="00E8048A" w:rsidRDefault="00AC0AF5" w:rsidP="00AC0AF5">
      <w:pPr>
        <w:rPr>
          <w:rFonts w:ascii="David" w:hAnsi="David"/>
          <w:sz w:val="32"/>
          <w:rtl/>
        </w:rPr>
      </w:pPr>
      <w:r w:rsidRPr="00C35A2C">
        <w:rPr>
          <w:rFonts w:ascii="David" w:hAnsi="David" w:hint="cs"/>
          <w:sz w:val="32"/>
          <w:rtl/>
        </w:rPr>
        <w:t>ואפי</w:t>
      </w:r>
      <w:r w:rsidRPr="00F10693">
        <w:rPr>
          <w:rFonts w:hint="cs"/>
          <w:rtl/>
        </w:rPr>
        <w:t xml:space="preserve">' </w:t>
      </w:r>
      <w:r w:rsidRPr="00C35A2C">
        <w:rPr>
          <w:rFonts w:ascii="David" w:hAnsi="David" w:hint="cs"/>
          <w:sz w:val="32"/>
          <w:rtl/>
        </w:rPr>
        <w:t xml:space="preserve">בחור שנשא בתולה </w:t>
      </w:r>
      <w:r w:rsidRPr="00E8048A">
        <w:rPr>
          <w:rStyle w:val="affffe"/>
          <w:rFonts w:hint="cs"/>
          <w:rtl/>
        </w:rPr>
        <w:t>דארנב</w:t>
      </w:r>
      <w:r w:rsidRPr="00E8048A">
        <w:rPr>
          <w:rStyle w:val="affffe"/>
          <w:rtl/>
        </w:rPr>
        <w:t>"</w:t>
      </w:r>
      <w:r w:rsidRPr="00E8048A">
        <w:rPr>
          <w:rStyle w:val="affffe"/>
          <w:rFonts w:hint="cs"/>
          <w:rtl/>
        </w:rPr>
        <w:t>י</w:t>
      </w:r>
      <w:r w:rsidRPr="00C35A2C">
        <w:rPr>
          <w:rFonts w:ascii="David" w:hAnsi="David" w:hint="cs"/>
          <w:sz w:val="32"/>
          <w:rtl/>
        </w:rPr>
        <w:t xml:space="preserve"> </w:t>
      </w:r>
      <w:r w:rsidRPr="003937CA">
        <w:rPr>
          <w:rStyle w:val="affff8"/>
          <w:rFonts w:hint="cs"/>
          <w:rtl/>
        </w:rPr>
        <w:t>ראשית אונו</w:t>
      </w:r>
      <w:r w:rsidRPr="00F10693">
        <w:rPr>
          <w:rFonts w:hint="cs"/>
          <w:rtl/>
        </w:rPr>
        <w:t xml:space="preserve">' </w:t>
      </w:r>
      <w:r w:rsidRPr="00C35A2C">
        <w:rPr>
          <w:rFonts w:ascii="David" w:hAnsi="David" w:hint="cs"/>
          <w:sz w:val="32"/>
          <w:rtl/>
        </w:rPr>
        <w:t>ולא אונה,</w:t>
      </w:r>
    </w:p>
    <w:p w14:paraId="085D3DF7" w14:textId="29C8DD38" w:rsidR="00AC0AF5" w:rsidRPr="00C35A2C" w:rsidRDefault="00AC0AF5" w:rsidP="00AC0AF5">
      <w:pPr>
        <w:rPr>
          <w:rFonts w:ascii="David" w:hAnsi="David"/>
          <w:sz w:val="32"/>
        </w:rPr>
      </w:pPr>
      <w:r w:rsidRPr="00C35A2C">
        <w:rPr>
          <w:rFonts w:ascii="David" w:hAnsi="David" w:hint="cs"/>
          <w:sz w:val="32"/>
          <w:rtl/>
        </w:rPr>
        <w:t>ו</w:t>
      </w:r>
      <w:r w:rsidRPr="00F10693">
        <w:rPr>
          <w:rFonts w:hint="cs"/>
          <w:rtl/>
        </w:rPr>
        <w:t>'ר</w:t>
      </w:r>
      <w:r w:rsidRPr="003937CA">
        <w:rPr>
          <w:rStyle w:val="affff8"/>
          <w:rFonts w:hint="cs"/>
          <w:rtl/>
        </w:rPr>
        <w:t>אשית אונ</w:t>
      </w:r>
      <w:r w:rsidRPr="003937CA">
        <w:rPr>
          <w:rStyle w:val="affff8"/>
          <w:rFonts w:hint="cs"/>
          <w:u w:val="single"/>
          <w:rtl/>
        </w:rPr>
        <w:t>ו</w:t>
      </w:r>
      <w:r w:rsidRPr="00F10693">
        <w:rPr>
          <w:rFonts w:hint="cs"/>
          <w:rtl/>
        </w:rPr>
        <w:t xml:space="preserve">' </w:t>
      </w:r>
      <w:r w:rsidRPr="00C35A2C">
        <w:rPr>
          <w:rFonts w:ascii="David" w:hAnsi="David" w:hint="cs"/>
          <w:sz w:val="32"/>
          <w:rtl/>
        </w:rPr>
        <w:t>ילפי</w:t>
      </w:r>
      <w:r w:rsidRPr="00F10693">
        <w:rPr>
          <w:rFonts w:hint="cs"/>
          <w:rtl/>
        </w:rPr>
        <w:t xml:space="preserve">' </w:t>
      </w:r>
      <w:r w:rsidRPr="00C35A2C">
        <w:rPr>
          <w:rFonts w:ascii="David" w:hAnsi="David" w:hint="cs"/>
          <w:sz w:val="32"/>
          <w:rtl/>
        </w:rPr>
        <w:t>לבא אחר נפלים דבכור לנחלה.</w:t>
      </w:r>
    </w:p>
    <w:p w14:paraId="40BD241D" w14:textId="77777777" w:rsidR="00E8048A" w:rsidRPr="00E8048A" w:rsidRDefault="00AC0AF5" w:rsidP="00E8048A">
      <w:pPr>
        <w:pStyle w:val="36"/>
        <w:framePr w:wrap="notBeside"/>
        <w:rPr>
          <w:rtl/>
        </w:rPr>
      </w:pPr>
      <w:r w:rsidRPr="00E8048A">
        <w:rPr>
          <w:rFonts w:hint="cs"/>
          <w:rtl/>
        </w:rPr>
        <w:t xml:space="preserve">ויקשה </w:t>
      </w:r>
    </w:p>
    <w:p w14:paraId="7C1EE034" w14:textId="374A842B" w:rsidR="00AC0AF5" w:rsidRPr="00C35A2C" w:rsidRDefault="00AC0AF5" w:rsidP="00AC0AF5">
      <w:pPr>
        <w:rPr>
          <w:rtl/>
        </w:rPr>
      </w:pPr>
      <w:r w:rsidRPr="00C35A2C">
        <w:rPr>
          <w:rFonts w:hint="cs"/>
          <w:rtl/>
        </w:rPr>
        <w:t>דה</w:t>
      </w:r>
      <w:r w:rsidRPr="00C35A2C">
        <w:rPr>
          <w:rtl/>
        </w:rPr>
        <w:t>"</w:t>
      </w:r>
      <w:r w:rsidRPr="00C35A2C">
        <w:rPr>
          <w:rFonts w:hint="cs"/>
          <w:rtl/>
        </w:rPr>
        <w:t>מ לאלמון שנשא בתולה אבל בחור שנשא בתולה ה</w:t>
      </w:r>
      <w:r w:rsidRPr="00C35A2C">
        <w:rPr>
          <w:rtl/>
        </w:rPr>
        <w:t>"</w:t>
      </w:r>
      <w:r w:rsidRPr="00C35A2C">
        <w:rPr>
          <w:rFonts w:hint="cs"/>
          <w:rtl/>
        </w:rPr>
        <w:t>נ ד</w:t>
      </w:r>
      <w:r>
        <w:rPr>
          <w:rFonts w:hint="cs"/>
          <w:rtl/>
        </w:rPr>
        <w:t>לוקח</w:t>
      </w:r>
      <w:r w:rsidRPr="00C35A2C">
        <w:rPr>
          <w:rFonts w:hint="cs"/>
          <w:rtl/>
        </w:rPr>
        <w:t xml:space="preserve"> </w:t>
      </w:r>
      <w:r w:rsidRPr="00E8048A">
        <w:rPr>
          <w:rStyle w:val="affffe"/>
          <w:rFonts w:hint="cs"/>
          <w:rtl/>
        </w:rPr>
        <w:t>אלא אמר רבא</w:t>
      </w:r>
      <w:r w:rsidRPr="00B011CC">
        <w:rPr>
          <w:rStyle w:val="affff8"/>
          <w:rFonts w:hint="cs"/>
          <w:rtl/>
        </w:rPr>
        <w:t xml:space="preserve"> </w:t>
      </w:r>
      <w:r w:rsidRPr="00F10693">
        <w:rPr>
          <w:rFonts w:hint="cs"/>
          <w:rtl/>
        </w:rPr>
        <w:t>'</w:t>
      </w:r>
      <w:r w:rsidRPr="00F10693">
        <w:rPr>
          <w:rtl/>
        </w:rPr>
        <w:t>ל</w:t>
      </w:r>
      <w:r w:rsidRPr="00B011CC">
        <w:rPr>
          <w:rStyle w:val="affff8"/>
          <w:rtl/>
        </w:rPr>
        <w:t>ו משפט הבכורה</w:t>
      </w:r>
      <w:r w:rsidRPr="00F10693">
        <w:rPr>
          <w:rFonts w:hint="cs"/>
          <w:rtl/>
        </w:rPr>
        <w:t>'</w:t>
      </w:r>
      <w:r w:rsidRPr="00F10693">
        <w:rPr>
          <w:rtl/>
        </w:rPr>
        <w:t>,</w:t>
      </w:r>
      <w:r w:rsidRPr="00C35A2C">
        <w:rPr>
          <w:rtl/>
        </w:rPr>
        <w:t xml:space="preserve"> </w:t>
      </w:r>
      <w:r w:rsidRPr="00C35A2C">
        <w:rPr>
          <w:rFonts w:hint="cs"/>
          <w:rtl/>
        </w:rPr>
        <w:t xml:space="preserve">לאיש ולא </w:t>
      </w:r>
      <w:r w:rsidRPr="00C35A2C">
        <w:rPr>
          <w:rtl/>
        </w:rPr>
        <w:t>לאשה.</w:t>
      </w:r>
    </w:p>
    <w:p w14:paraId="478C22ED" w14:textId="40912CBE" w:rsidR="00AC0AF5" w:rsidRPr="001B450D" w:rsidRDefault="001B450D" w:rsidP="00AC0AF5">
      <w:pPr>
        <w:pStyle w:val="aff9"/>
        <w:rPr>
          <w:del w:id="90122" w:author="מנוע עיצוב" w:date="2026-10-08T11:01:28Z"/>
          <w:rtl/>
        </w:rPr>
      </w:pPr>
      <w:del w:id="90121" w:author="מנוע עיצוב" w:date="2026-10-08T11:01:28Z">
        <w:r w:rsidRPr="001B450D">
          <w:rPr>
            <w:rFonts w:hint="cs"/>
            <w:rtl/>
          </w:rPr>
          <w:delText xml:space="preserve">***</w:delText>
        </w:r>
      </w:del>
    </w:p>
    <w:p w14:paraId="6624B7A3" w14:textId="77777777" w:rsidR="00AC0AF5" w:rsidRPr="00801934" w:rsidRDefault="00AC0AF5" w:rsidP="00AF2FEB">
      <w:pPr>
        <w:pStyle w:val="afffb"/>
        <w:rPr>
          <w:rtl/>
        </w:rPr>
      </w:pPr>
      <w:ins w:id="9939" w:author="מספור קטעי משנה" w:date="2026-10-06T06:44:59Z">
        <w:r>
          <w:rPr>
            <w:rStyle w:val="MisparKeta"/>
          </w:rPr>
          <w:t xml:space="preserve">א. </w:t>
        </w:r>
      </w:ins>
      <w:r w:rsidRPr="00801934">
        <w:rPr>
          <w:rtl/>
        </w:rPr>
        <w:t>והאיש את אשתו וכו'.</w:t>
      </w:r>
    </w:p>
    <w:p w14:paraId="0BE8C787" w14:textId="77777777" w:rsidR="00E8048A" w:rsidRPr="00E8048A" w:rsidRDefault="00AC0AF5" w:rsidP="00E8048A">
      <w:pPr>
        <w:pStyle w:val="36"/>
        <w:framePr w:wrap="notBeside"/>
        <w:rPr>
          <w:rtl/>
        </w:rPr>
      </w:pPr>
      <w:r w:rsidRPr="00E8048A">
        <w:rPr>
          <w:rFonts w:hint="cs"/>
          <w:rtl/>
        </w:rPr>
        <w:t>ת</w:t>
      </w:r>
      <w:r w:rsidRPr="00E8048A">
        <w:rPr>
          <w:rtl/>
        </w:rPr>
        <w:t>"</w:t>
      </w:r>
      <w:r w:rsidRPr="00E8048A">
        <w:rPr>
          <w:rFonts w:hint="cs"/>
          <w:rtl/>
        </w:rPr>
        <w:t>ר</w:t>
      </w:r>
      <w:r w:rsidRPr="00E8048A">
        <w:rPr>
          <w:rtl/>
        </w:rPr>
        <w:t>:</w:t>
      </w:r>
    </w:p>
    <w:p w14:paraId="29A5C461" w14:textId="052C6BE1" w:rsidR="00AC0AF5" w:rsidRPr="00C35A2C" w:rsidRDefault="00AC0AF5" w:rsidP="00AC0AF5">
      <w:pPr>
        <w:rPr>
          <w:rFonts w:ascii="David" w:hAnsi="David"/>
          <w:sz w:val="32"/>
          <w:rtl/>
        </w:rPr>
      </w:pPr>
      <w:r w:rsidRPr="00F10693">
        <w:rPr>
          <w:rFonts w:hint="cs"/>
          <w:rtl/>
        </w:rPr>
        <w:t>'</w:t>
      </w:r>
      <w:r w:rsidRPr="00F10693">
        <w:rPr>
          <w:rtl/>
        </w:rPr>
        <w:t>ש</w:t>
      </w:r>
      <w:r w:rsidRPr="00B011CC">
        <w:rPr>
          <w:rStyle w:val="affff8"/>
          <w:rtl/>
        </w:rPr>
        <w:t>ארו</w:t>
      </w:r>
      <w:r w:rsidRPr="00F10693">
        <w:rPr>
          <w:rFonts w:hint="cs"/>
          <w:rtl/>
        </w:rPr>
        <w:t>'</w:t>
      </w:r>
      <w:r w:rsidRPr="00F10693">
        <w:rPr>
          <w:rtl/>
        </w:rPr>
        <w:t xml:space="preserve"> </w:t>
      </w:r>
      <w:r w:rsidRPr="00C35A2C">
        <w:rPr>
          <w:rFonts w:ascii="David" w:hAnsi="David"/>
          <w:sz w:val="32"/>
          <w:rtl/>
        </w:rPr>
        <w:t>- זו אשתו, מלמד שהבעל יורש את אשתו.</w:t>
      </w:r>
    </w:p>
    <w:p w14:paraId="5237127A" w14:textId="399AF99E" w:rsidR="00AC0AF5" w:rsidRPr="00C35A2C" w:rsidRDefault="00AC0AF5" w:rsidP="00E8048A">
      <w:pPr>
        <w:rPr>
          <w:rFonts w:ascii="David" w:hAnsi="David"/>
          <w:sz w:val="32"/>
          <w:rtl/>
        </w:rPr>
      </w:pPr>
      <w:r w:rsidRPr="00C35A2C">
        <w:rPr>
          <w:rFonts w:ascii="David" w:hAnsi="David"/>
          <w:sz w:val="32"/>
          <w:rtl/>
        </w:rPr>
        <w:t xml:space="preserve">יכול אף היא תירשנו? </w:t>
      </w:r>
      <w:r w:rsidRPr="00E8048A">
        <w:rPr>
          <w:rStyle w:val="affffe"/>
          <w:rtl/>
        </w:rPr>
        <w:t>ת"</w:t>
      </w:r>
      <w:r w:rsidRPr="00E8048A">
        <w:rPr>
          <w:rStyle w:val="affffe"/>
          <w:rFonts w:hint="cs"/>
          <w:rtl/>
        </w:rPr>
        <w:t>ל</w:t>
      </w:r>
      <w:r w:rsidRPr="00E8048A">
        <w:rPr>
          <w:rStyle w:val="affffe"/>
          <w:rtl/>
        </w:rPr>
        <w:t>:</w:t>
      </w:r>
      <w:r w:rsidRPr="00B011CC">
        <w:rPr>
          <w:rStyle w:val="affff8"/>
          <w:rtl/>
        </w:rPr>
        <w:t xml:space="preserve"> </w:t>
      </w:r>
      <w:r w:rsidRPr="00F10693">
        <w:rPr>
          <w:rFonts w:hint="cs"/>
          <w:rtl/>
        </w:rPr>
        <w:t>'</w:t>
      </w:r>
      <w:r w:rsidRPr="00F10693">
        <w:rPr>
          <w:rtl/>
        </w:rPr>
        <w:t>ו</w:t>
      </w:r>
      <w:r w:rsidRPr="00B011CC">
        <w:rPr>
          <w:rStyle w:val="affff8"/>
          <w:rtl/>
        </w:rPr>
        <w:t>ירש אותה</w:t>
      </w:r>
      <w:r w:rsidRPr="00F10693">
        <w:rPr>
          <w:rFonts w:hint="cs"/>
          <w:rtl/>
        </w:rPr>
        <w:t>'</w:t>
      </w:r>
      <w:r w:rsidRPr="00F10693">
        <w:rPr>
          <w:rtl/>
        </w:rPr>
        <w:t>,</w:t>
      </w:r>
      <w:r w:rsidRPr="00C35A2C">
        <w:rPr>
          <w:rFonts w:ascii="David" w:hAnsi="David"/>
          <w:sz w:val="32"/>
          <w:rtl/>
        </w:rPr>
        <w:t xml:space="preserve"> הוא יורש אותה, ואין היא יורשת אותו.</w:t>
      </w:r>
      <w:r w:rsidR="00E8048A">
        <w:rPr>
          <w:rFonts w:ascii="David" w:hAnsi="David"/>
          <w:sz w:val="32"/>
          <w:rtl/>
        </w:rPr>
        <w:tab/>
      </w:r>
      <w:r w:rsidR="00E8048A">
        <w:rPr>
          <w:rFonts w:ascii="David" w:hAnsi="David" w:hint="cs"/>
          <w:sz w:val="32"/>
          <w:rtl/>
        </w:rPr>
        <w:t xml:space="preserve">- </w:t>
      </w:r>
      <w:r w:rsidRPr="00C35A2C">
        <w:rPr>
          <w:rFonts w:ascii="David" w:hAnsi="David"/>
          <w:sz w:val="32"/>
          <w:rtl/>
        </w:rPr>
        <w:t>והא קראי לאו הכי כתיבי.</w:t>
      </w:r>
    </w:p>
    <w:p w14:paraId="56D705ED" w14:textId="77777777" w:rsidR="00E8048A" w:rsidRPr="00E8048A" w:rsidRDefault="00AC0AF5" w:rsidP="00E8048A">
      <w:pPr>
        <w:pStyle w:val="36"/>
        <w:framePr w:wrap="notBeside"/>
        <w:rPr>
          <w:rtl/>
        </w:rPr>
      </w:pPr>
      <w:r w:rsidRPr="00E8048A">
        <w:rPr>
          <w:rtl/>
        </w:rPr>
        <w:t>אביי,</w:t>
      </w:r>
    </w:p>
    <w:p w14:paraId="25CCAC29" w14:textId="14C02E0F" w:rsidR="00AC0AF5" w:rsidRPr="00C35A2C" w:rsidRDefault="00AC0AF5" w:rsidP="00AC0AF5">
      <w:pPr>
        <w:rPr>
          <w:rFonts w:ascii="David" w:hAnsi="David"/>
          <w:sz w:val="32"/>
          <w:rtl/>
        </w:rPr>
      </w:pPr>
      <w:r w:rsidRPr="00E8048A">
        <w:rPr>
          <w:rStyle w:val="affffe"/>
          <w:rtl/>
        </w:rPr>
        <w:t>תריץ הכי:</w:t>
      </w:r>
      <w:r w:rsidRPr="00B011CC">
        <w:rPr>
          <w:rStyle w:val="affff8"/>
          <w:rtl/>
        </w:rPr>
        <w:t xml:space="preserve"> </w:t>
      </w:r>
      <w:r w:rsidRPr="00F10693">
        <w:rPr>
          <w:rFonts w:hint="cs"/>
          <w:rtl/>
        </w:rPr>
        <w:t>'</w:t>
      </w:r>
      <w:r w:rsidRPr="00F10693">
        <w:rPr>
          <w:rtl/>
        </w:rPr>
        <w:t>ו</w:t>
      </w:r>
      <w:r w:rsidRPr="00B011CC">
        <w:rPr>
          <w:rStyle w:val="affff8"/>
          <w:rtl/>
        </w:rPr>
        <w:t>נתתם את נחלתו לקרוב אליו, שארו וירש אותה</w:t>
      </w:r>
      <w:r w:rsidRPr="00F10693">
        <w:rPr>
          <w:rFonts w:hint="cs"/>
          <w:rtl/>
        </w:rPr>
        <w:t>'</w:t>
      </w:r>
      <w:r w:rsidRPr="00F10693">
        <w:rPr>
          <w:rtl/>
        </w:rPr>
        <w:t>.</w:t>
      </w:r>
    </w:p>
    <w:p w14:paraId="083402D3" w14:textId="77777777" w:rsidR="00E8048A" w:rsidRPr="00E8048A" w:rsidRDefault="00AC0AF5" w:rsidP="00E8048A">
      <w:pPr>
        <w:pStyle w:val="36"/>
        <w:framePr w:wrap="notBeside"/>
        <w:rPr>
          <w:rtl/>
        </w:rPr>
      </w:pPr>
      <w:r w:rsidRPr="00E8048A">
        <w:rPr>
          <w:rtl/>
        </w:rPr>
        <w:t>רבא:</w:t>
      </w:r>
    </w:p>
    <w:p w14:paraId="37F57291" w14:textId="2C73B57B" w:rsidR="00AC0AF5" w:rsidRPr="00C35A2C" w:rsidRDefault="00AC0AF5" w:rsidP="00AC0AF5">
      <w:pPr>
        <w:rPr>
          <w:rFonts w:ascii="David" w:hAnsi="David"/>
          <w:sz w:val="32"/>
          <w:rtl/>
        </w:rPr>
      </w:pPr>
      <w:r w:rsidRPr="00C35A2C">
        <w:rPr>
          <w:rFonts w:ascii="David" w:hAnsi="David"/>
          <w:sz w:val="32"/>
          <w:rtl/>
        </w:rPr>
        <w:t>סכינא חריפא מפסקא קראי</w:t>
      </w:r>
      <w:r w:rsidR="00E8048A">
        <w:rPr>
          <w:rFonts w:ascii="David" w:hAnsi="David" w:hint="cs"/>
          <w:sz w:val="32"/>
          <w:rtl/>
        </w:rPr>
        <w:t>!</w:t>
      </w:r>
      <w:r w:rsidRPr="00C35A2C">
        <w:rPr>
          <w:rFonts w:ascii="David" w:hAnsi="David"/>
          <w:sz w:val="32"/>
          <w:rtl/>
        </w:rPr>
        <w:t>.</w:t>
      </w:r>
      <w:r w:rsidRPr="00E8048A">
        <w:rPr>
          <w:rStyle w:val="affffe"/>
          <w:rFonts w:hint="cs"/>
          <w:rtl/>
        </w:rPr>
        <w:t xml:space="preserve"> </w:t>
      </w:r>
      <w:r w:rsidRPr="00E8048A">
        <w:rPr>
          <w:rStyle w:val="affffe"/>
          <w:rtl/>
        </w:rPr>
        <w:t>–</w:t>
      </w:r>
      <w:r w:rsidRPr="00E8048A">
        <w:rPr>
          <w:rStyle w:val="affffe"/>
          <w:rFonts w:hint="cs"/>
          <w:rtl/>
        </w:rPr>
        <w:t xml:space="preserve"> אלא</w:t>
      </w:r>
      <w:r w:rsidRPr="00C35A2C">
        <w:rPr>
          <w:rFonts w:ascii="David" w:hAnsi="David" w:hint="cs"/>
          <w:sz w:val="32"/>
          <w:rtl/>
        </w:rPr>
        <w:t xml:space="preserve"> </w:t>
      </w:r>
      <w:r w:rsidRPr="00E8048A">
        <w:rPr>
          <w:rStyle w:val="affffe"/>
          <w:rFonts w:hint="cs"/>
          <w:rtl/>
        </w:rPr>
        <w:t>ה</w:t>
      </w:r>
      <w:r w:rsidRPr="00E8048A">
        <w:rPr>
          <w:rStyle w:val="affffe"/>
          <w:rtl/>
        </w:rPr>
        <w:t>"</w:t>
      </w:r>
      <w:r w:rsidRPr="00E8048A">
        <w:rPr>
          <w:rStyle w:val="affffe"/>
          <w:rFonts w:hint="cs"/>
          <w:rtl/>
        </w:rPr>
        <w:t>ק</w:t>
      </w:r>
      <w:r w:rsidRPr="00E8048A">
        <w:rPr>
          <w:rStyle w:val="affffe"/>
          <w:rtl/>
        </w:rPr>
        <w:t>:</w:t>
      </w:r>
      <w:r w:rsidRPr="00C35A2C">
        <w:rPr>
          <w:rFonts w:ascii="David" w:hAnsi="David"/>
          <w:sz w:val="32"/>
          <w:rtl/>
        </w:rPr>
        <w:t xml:space="preserve"> </w:t>
      </w:r>
      <w:r w:rsidRPr="00677B59">
        <w:rPr>
          <w:rStyle w:val="affff8"/>
          <w:rtl/>
        </w:rPr>
        <w:t>ונתתם את נחלת שארו לו.</w:t>
      </w:r>
    </w:p>
    <w:p w14:paraId="706BD14C" w14:textId="77777777" w:rsidR="00E8048A" w:rsidRPr="00E8048A" w:rsidRDefault="00AC0AF5" w:rsidP="00E8048A">
      <w:pPr>
        <w:pStyle w:val="36"/>
        <w:framePr w:wrap="notBeside"/>
        <w:rPr>
          <w:rtl/>
        </w:rPr>
      </w:pPr>
      <w:r w:rsidRPr="00E8048A">
        <w:rPr>
          <w:rFonts w:hint="cs"/>
          <w:rtl/>
        </w:rPr>
        <w:t>דס</w:t>
      </w:r>
      <w:r w:rsidRPr="00E8048A">
        <w:rPr>
          <w:rtl/>
        </w:rPr>
        <w:t>"</w:t>
      </w:r>
      <w:r w:rsidRPr="00E8048A">
        <w:rPr>
          <w:rFonts w:hint="cs"/>
          <w:rtl/>
        </w:rPr>
        <w:t>ל</w:t>
      </w:r>
      <w:r w:rsidRPr="00E8048A">
        <w:rPr>
          <w:rtl/>
        </w:rPr>
        <w:t>:</w:t>
      </w:r>
    </w:p>
    <w:p w14:paraId="54CF8620" w14:textId="77777777" w:rsidR="003B6677" w:rsidRDefault="00AC0AF5" w:rsidP="00AC0AF5">
      <w:pPr>
        <w:rPr>
          <w:rtl/>
        </w:rPr>
      </w:pPr>
      <w:r w:rsidRPr="00C35A2C">
        <w:rPr>
          <w:rtl/>
        </w:rPr>
        <w:t>גורעין ומוסיפין ודורשין.</w:t>
      </w:r>
      <w:r w:rsidRPr="00C35A2C">
        <w:rPr>
          <w:rFonts w:hint="cs"/>
          <w:rtl/>
        </w:rPr>
        <w:t xml:space="preserve"> </w:t>
      </w:r>
    </w:p>
    <w:p w14:paraId="0FB84376" w14:textId="02667133" w:rsidR="003B6677" w:rsidRPr="003B6677" w:rsidRDefault="00AC0AF5" w:rsidP="003B6677">
      <w:pPr>
        <w:pStyle w:val="36"/>
        <w:framePr w:wrap="notBeside"/>
        <w:rPr>
          <w:rtl/>
        </w:rPr>
      </w:pPr>
      <w:bookmarkStart w:id="50" w:name="_Hlk179886652"/>
      <w:r w:rsidRPr="003B6677">
        <w:rPr>
          <w:rFonts w:hint="cs"/>
          <w:rtl/>
        </w:rPr>
        <w:t>והך</w:t>
      </w:r>
      <w:r w:rsidR="003B6677">
        <w:rPr>
          <w:rFonts w:hint="cs"/>
          <w:rtl/>
        </w:rPr>
        <w:t xml:space="preserve">  דר''ע:</w:t>
      </w:r>
    </w:p>
    <w:p w14:paraId="5E38FE10" w14:textId="06CED6B7" w:rsidR="00AC0AF5" w:rsidRPr="00C35A2C" w:rsidRDefault="00AC0AF5" w:rsidP="00AC0AF5">
      <w:pPr>
        <w:rPr>
          <w:rtl/>
        </w:rPr>
      </w:pPr>
      <w:r w:rsidRPr="00F10693">
        <w:rPr>
          <w:rFonts w:hint="cs"/>
          <w:rtl/>
        </w:rPr>
        <w:t>ו</w:t>
      </w:r>
      <w:r w:rsidRPr="00B011CC">
        <w:rPr>
          <w:rStyle w:val="affff8"/>
          <w:rFonts w:hint="cs"/>
          <w:rtl/>
        </w:rPr>
        <w:t xml:space="preserve">ירש </w:t>
      </w:r>
      <w:r w:rsidRPr="00B011CC">
        <w:rPr>
          <w:rStyle w:val="affff8"/>
          <w:rtl/>
        </w:rPr>
        <w:t>אותה</w:t>
      </w:r>
      <w:r w:rsidRPr="00F10693">
        <w:rPr>
          <w:rFonts w:hint="cs"/>
          <w:rtl/>
        </w:rPr>
        <w:t>'</w:t>
      </w:r>
      <w:r w:rsidRPr="00F10693">
        <w:rPr>
          <w:rtl/>
        </w:rPr>
        <w:t xml:space="preserve"> </w:t>
      </w:r>
      <w:r w:rsidR="003B6677">
        <w:rPr>
          <w:rFonts w:hint="cs"/>
          <w:rtl/>
        </w:rPr>
        <w:t xml:space="preserve">- </w:t>
      </w:r>
      <w:r w:rsidRPr="00C35A2C">
        <w:rPr>
          <w:rtl/>
        </w:rPr>
        <w:t>שהבעל יורש את אשתו,</w:t>
      </w:r>
    </w:p>
    <w:p w14:paraId="1A6DD4BB" w14:textId="77777777" w:rsidR="003B6677" w:rsidRPr="003B6677" w:rsidRDefault="00AC0AF5" w:rsidP="003B6677">
      <w:pPr>
        <w:pStyle w:val="36"/>
        <w:framePr w:wrap="notBeside"/>
        <w:rPr>
          <w:rtl/>
        </w:rPr>
      </w:pPr>
      <w:r w:rsidRPr="003B6677">
        <w:rPr>
          <w:rtl/>
        </w:rPr>
        <w:t>רבי ישמעאל:</w:t>
      </w:r>
    </w:p>
    <w:p w14:paraId="4B77A067" w14:textId="1783667D" w:rsidR="00AC0AF5" w:rsidRPr="00C35A2C" w:rsidRDefault="00AC0AF5" w:rsidP="00AC0AF5">
      <w:pPr>
        <w:rPr>
          <w:rFonts w:ascii="David" w:hAnsi="David"/>
          <w:sz w:val="32"/>
          <w:rtl/>
        </w:rPr>
      </w:pPr>
      <w:r w:rsidRPr="00C35A2C">
        <w:rPr>
          <w:rFonts w:ascii="David" w:hAnsi="David"/>
          <w:sz w:val="32"/>
          <w:rtl/>
        </w:rPr>
        <w:t>א"</w:t>
      </w:r>
      <w:r w:rsidRPr="00C35A2C">
        <w:rPr>
          <w:rFonts w:ascii="David" w:hAnsi="David" w:hint="cs"/>
          <w:sz w:val="32"/>
          <w:rtl/>
        </w:rPr>
        <w:t>צ</w:t>
      </w:r>
      <w:r w:rsidRPr="00C35A2C">
        <w:rPr>
          <w:rFonts w:ascii="David" w:hAnsi="David"/>
          <w:sz w:val="32"/>
          <w:rtl/>
        </w:rPr>
        <w:t xml:space="preserve">, </w:t>
      </w:r>
      <w:r w:rsidRPr="00B011CC">
        <w:rPr>
          <w:rStyle w:val="affff8"/>
          <w:rFonts w:hint="cs"/>
          <w:rtl/>
        </w:rPr>
        <w:t>ד</w:t>
      </w:r>
      <w:r w:rsidRPr="00F10693">
        <w:rPr>
          <w:rFonts w:hint="cs"/>
          <w:rtl/>
        </w:rPr>
        <w:t>'</w:t>
      </w:r>
      <w:r w:rsidRPr="00F10693">
        <w:rPr>
          <w:rtl/>
        </w:rPr>
        <w:t>ו</w:t>
      </w:r>
      <w:r w:rsidRPr="00B011CC">
        <w:rPr>
          <w:rStyle w:val="affff8"/>
          <w:rtl/>
        </w:rPr>
        <w:t>כל בת יורשת נחלה ממטות בני ישראל לאחד ממשפחת וגו</w:t>
      </w:r>
      <w:r w:rsidRPr="00F10693">
        <w:rPr>
          <w:rtl/>
        </w:rPr>
        <w:t>',</w:t>
      </w:r>
      <w:r w:rsidRPr="00C35A2C">
        <w:rPr>
          <w:rFonts w:ascii="David" w:hAnsi="David"/>
          <w:sz w:val="32"/>
          <w:rtl/>
        </w:rPr>
        <w:t xml:space="preserve"> בהסבת הבעל הכתוב מדבר.</w:t>
      </w:r>
    </w:p>
    <w:p w14:paraId="4CF05FF2" w14:textId="77777777" w:rsidR="00E8048A" w:rsidRPr="00E8048A" w:rsidRDefault="00AC0AF5" w:rsidP="00E8048A">
      <w:pPr>
        <w:pStyle w:val="36"/>
        <w:framePr w:wrap="notBeside"/>
        <w:rPr>
          <w:rtl/>
        </w:rPr>
      </w:pPr>
      <w:r w:rsidRPr="00E8048A">
        <w:rPr>
          <w:rtl/>
        </w:rPr>
        <w:t>ואומר:</w:t>
      </w:r>
    </w:p>
    <w:p w14:paraId="47515B2C" w14:textId="6412453B" w:rsidR="00AC0AF5" w:rsidRPr="00C35A2C" w:rsidRDefault="00AC0AF5" w:rsidP="00AC0AF5">
      <w:pPr>
        <w:rPr>
          <w:rFonts w:ascii="David" w:hAnsi="David"/>
          <w:sz w:val="32"/>
          <w:rtl/>
        </w:rPr>
      </w:pPr>
      <w:r w:rsidRPr="00677B59">
        <w:rPr>
          <w:rStyle w:val="affff8"/>
          <w:rtl/>
        </w:rPr>
        <w:t>ולא תסוב נחלה לבני ישראל ממטה אל מטה</w:t>
      </w:r>
      <w:r w:rsidRPr="00C35A2C">
        <w:rPr>
          <w:rFonts w:ascii="David" w:hAnsi="David"/>
          <w:sz w:val="32"/>
          <w:rtl/>
        </w:rPr>
        <w:t>.</w:t>
      </w:r>
    </w:p>
    <w:p w14:paraId="399162C0" w14:textId="77777777" w:rsidR="00E8048A" w:rsidRPr="00E8048A" w:rsidRDefault="00AC0AF5" w:rsidP="00E8048A">
      <w:pPr>
        <w:pStyle w:val="36"/>
        <w:framePr w:wrap="notBeside"/>
        <w:rPr>
          <w:rtl/>
        </w:rPr>
      </w:pPr>
      <w:r w:rsidRPr="00E8048A">
        <w:rPr>
          <w:rtl/>
        </w:rPr>
        <w:t xml:space="preserve">ואומר: </w:t>
      </w:r>
    </w:p>
    <w:p w14:paraId="172372F7" w14:textId="20CED36B" w:rsidR="00AC0AF5" w:rsidRPr="00C35A2C" w:rsidRDefault="00AC0AF5" w:rsidP="00AC0AF5">
      <w:pPr>
        <w:rPr>
          <w:rFonts w:ascii="David" w:hAnsi="David"/>
          <w:sz w:val="32"/>
          <w:rtl/>
        </w:rPr>
      </w:pPr>
      <w:r w:rsidRPr="00677B59">
        <w:rPr>
          <w:rStyle w:val="affff8"/>
          <w:rtl/>
        </w:rPr>
        <w:t>ולא תסוב נחלה ממטה למטה אחר</w:t>
      </w:r>
      <w:r w:rsidRPr="00C35A2C">
        <w:rPr>
          <w:rFonts w:ascii="David" w:hAnsi="David"/>
          <w:sz w:val="32"/>
          <w:rtl/>
        </w:rPr>
        <w:t>.</w:t>
      </w:r>
    </w:p>
    <w:p w14:paraId="6DB4230C" w14:textId="77777777" w:rsidR="00E8048A" w:rsidRPr="00E8048A" w:rsidRDefault="00AC0AF5" w:rsidP="00E8048A">
      <w:pPr>
        <w:pStyle w:val="36"/>
        <w:framePr w:wrap="notBeside"/>
        <w:rPr>
          <w:rtl/>
        </w:rPr>
      </w:pPr>
      <w:r w:rsidRPr="00E8048A">
        <w:rPr>
          <w:rtl/>
        </w:rPr>
        <w:t>ואומר:</w:t>
      </w:r>
    </w:p>
    <w:p w14:paraId="45FE2840" w14:textId="28FD5ACA" w:rsidR="00AC0AF5" w:rsidRPr="00C35A2C" w:rsidRDefault="00AC0AF5" w:rsidP="00E8048A">
      <w:pPr>
        <w:rPr>
          <w:rFonts w:ascii="David" w:hAnsi="David"/>
          <w:sz w:val="32"/>
          <w:rtl/>
        </w:rPr>
      </w:pPr>
      <w:r w:rsidRPr="00677B59">
        <w:rPr>
          <w:rStyle w:val="affff8"/>
          <w:rtl/>
        </w:rPr>
        <w:t>ואלעזר בן אהרן מת ויקברו אותו בגבעת פנחס בנו,</w:t>
      </w:r>
      <w:r w:rsidRPr="00C35A2C">
        <w:rPr>
          <w:rFonts w:ascii="David" w:hAnsi="David"/>
          <w:sz w:val="32"/>
          <w:rtl/>
        </w:rPr>
        <w:t xml:space="preserve"> מנין לפנחס שלא היה לו לאלעזר? אלא, מלמד שנשא פנחס אשה ומתה וירשה.</w:t>
      </w:r>
    </w:p>
    <w:p w14:paraId="425AF3C5" w14:textId="77777777" w:rsidR="00AC0AF5" w:rsidRPr="00C35A2C" w:rsidRDefault="00AC0AF5" w:rsidP="00982F98">
      <w:pPr>
        <w:pStyle w:val="affe"/>
        <w:framePr w:wrap="around"/>
        <w:rPr>
          <w:rtl/>
        </w:rPr>
      </w:pPr>
      <w:r w:rsidRPr="00C35A2C">
        <w:rPr>
          <w:rFonts w:hint="cs"/>
          <w:rtl/>
        </w:rPr>
        <w:t>קיב.</w:t>
      </w:r>
    </w:p>
    <w:p w14:paraId="2FCD67E4" w14:textId="77777777" w:rsidR="00E8048A" w:rsidRPr="00E8048A" w:rsidRDefault="00AC0AF5" w:rsidP="00E8048A">
      <w:pPr>
        <w:pStyle w:val="36"/>
        <w:framePr w:wrap="notBeside"/>
        <w:rPr>
          <w:rtl/>
        </w:rPr>
      </w:pPr>
      <w:r w:rsidRPr="00E8048A">
        <w:rPr>
          <w:rtl/>
        </w:rPr>
        <w:t>ואומר:</w:t>
      </w:r>
    </w:p>
    <w:p w14:paraId="3646A236" w14:textId="4BC87C72" w:rsidR="00AC0AF5" w:rsidRDefault="00AC0AF5" w:rsidP="00AC0AF5">
      <w:pPr>
        <w:rPr>
          <w:rFonts w:ascii="David" w:hAnsi="David"/>
          <w:sz w:val="32"/>
          <w:rtl/>
        </w:rPr>
      </w:pPr>
      <w:r w:rsidRPr="00677B59">
        <w:rPr>
          <w:rStyle w:val="affff8"/>
          <w:rtl/>
        </w:rPr>
        <w:t>ושגוב הוליד את יאיר ויהי לו עשרים ושלש ערים בארץ הגלעד,</w:t>
      </w:r>
      <w:r w:rsidRPr="00C35A2C">
        <w:rPr>
          <w:rFonts w:ascii="David" w:hAnsi="David"/>
          <w:sz w:val="32"/>
          <w:rtl/>
        </w:rPr>
        <w:t xml:space="preserve"> </w:t>
      </w:r>
      <w:r w:rsidR="003B6677">
        <w:rPr>
          <w:rFonts w:ascii="David" w:hAnsi="David" w:hint="cs"/>
          <w:sz w:val="32"/>
          <w:rtl/>
        </w:rPr>
        <w:t>-</w:t>
      </w:r>
      <w:r w:rsidRPr="00C35A2C">
        <w:rPr>
          <w:rFonts w:ascii="David" w:hAnsi="David"/>
          <w:sz w:val="32"/>
          <w:rtl/>
        </w:rPr>
        <w:t>מנין ליאיר שלא היה לו לשגוב? מלמד שנשא יאיר אשה ומתה וירשה,</w:t>
      </w:r>
    </w:p>
    <w:p w14:paraId="1A8C4F47" w14:textId="77777777" w:rsidR="003B6677" w:rsidRPr="003B6677" w:rsidRDefault="003B6677" w:rsidP="003B6677">
      <w:pPr>
        <w:pStyle w:val="36"/>
        <w:framePr w:wrap="notBeside"/>
        <w:rPr>
          <w:rtl/>
        </w:rPr>
      </w:pPr>
      <w:r w:rsidRPr="003B6677">
        <w:rPr>
          <w:rFonts w:hint="cs"/>
          <w:rtl/>
        </w:rPr>
        <w:t xml:space="preserve">אמר </w:t>
      </w:r>
      <w:r w:rsidR="00AC0AF5" w:rsidRPr="003B6677">
        <w:rPr>
          <w:rtl/>
        </w:rPr>
        <w:t>ואומר?</w:t>
      </w:r>
    </w:p>
    <w:p w14:paraId="4EC9BCB2" w14:textId="647F4E58" w:rsidR="00AC0AF5" w:rsidRPr="00C35A2C" w:rsidRDefault="00AC0AF5" w:rsidP="00AC0AF5">
      <w:pPr>
        <w:rPr>
          <w:rFonts w:ascii="David" w:hAnsi="David"/>
          <w:sz w:val="32"/>
          <w:rtl/>
        </w:rPr>
      </w:pPr>
      <w:r w:rsidRPr="00E8048A">
        <w:rPr>
          <w:rStyle w:val="affffe"/>
          <w:rFonts w:hint="cs"/>
          <w:rtl/>
        </w:rPr>
        <w:t>ד</w:t>
      </w:r>
      <w:r w:rsidRPr="00E8048A">
        <w:rPr>
          <w:rStyle w:val="affffe"/>
          <w:rtl/>
        </w:rPr>
        <w:t>וכי תימא:</w:t>
      </w:r>
      <w:r w:rsidRPr="00C35A2C">
        <w:rPr>
          <w:rFonts w:ascii="David" w:hAnsi="David"/>
          <w:sz w:val="32"/>
          <w:rtl/>
        </w:rPr>
        <w:t xml:space="preserve"> בסבת הבן</w:t>
      </w:r>
      <w:r>
        <w:rPr>
          <w:rFonts w:ascii="David" w:hAnsi="David"/>
          <w:sz w:val="32"/>
          <w:rtl/>
        </w:rPr>
        <w:t xml:space="preserve"> </w:t>
      </w:r>
      <w:r w:rsidRPr="00C35A2C">
        <w:rPr>
          <w:rFonts w:ascii="David" w:hAnsi="David"/>
          <w:sz w:val="32"/>
          <w:rtl/>
        </w:rPr>
        <w:t xml:space="preserve">קפיד קרא, אבל בעל לא </w:t>
      </w:r>
      <w:r>
        <w:rPr>
          <w:rFonts w:ascii="David" w:hAnsi="David"/>
          <w:sz w:val="32"/>
          <w:rtl/>
        </w:rPr>
        <w:t>יורש</w:t>
      </w:r>
      <w:r w:rsidRPr="00C35A2C">
        <w:rPr>
          <w:rFonts w:ascii="David" w:hAnsi="David"/>
          <w:sz w:val="32"/>
          <w:rtl/>
        </w:rPr>
        <w:t xml:space="preserve">, ת"ש: </w:t>
      </w:r>
      <w:r w:rsidRPr="00F10693">
        <w:rPr>
          <w:rFonts w:hint="cs"/>
          <w:rtl/>
        </w:rPr>
        <w:t>'</w:t>
      </w:r>
      <w:r w:rsidRPr="00F10693">
        <w:rPr>
          <w:rtl/>
        </w:rPr>
        <w:t>ו</w:t>
      </w:r>
      <w:r w:rsidRPr="000F4D97">
        <w:rPr>
          <w:rStyle w:val="affff8"/>
          <w:rtl/>
        </w:rPr>
        <w:t>לא תסוב נחלה לבני ישראל ממטה למטה</w:t>
      </w:r>
      <w:r w:rsidRPr="00F10693">
        <w:rPr>
          <w:rFonts w:hint="cs"/>
          <w:rtl/>
        </w:rPr>
        <w:t>'</w:t>
      </w:r>
      <w:r w:rsidRPr="00F10693">
        <w:rPr>
          <w:rtl/>
        </w:rPr>
        <w:t>.</w:t>
      </w:r>
    </w:p>
    <w:p w14:paraId="116B772D" w14:textId="77777777" w:rsidR="00E8048A" w:rsidRPr="00E8048A" w:rsidRDefault="00AC0AF5" w:rsidP="00E8048A">
      <w:pPr>
        <w:pStyle w:val="36"/>
        <w:framePr w:wrap="notBeside"/>
        <w:rPr>
          <w:rtl/>
        </w:rPr>
      </w:pPr>
      <w:r w:rsidRPr="00E8048A">
        <w:rPr>
          <w:rtl/>
        </w:rPr>
        <w:t>וכי תימא:</w:t>
      </w:r>
    </w:p>
    <w:p w14:paraId="2C58D2A8" w14:textId="238AF98F" w:rsidR="00AC0AF5" w:rsidRPr="00C35A2C" w:rsidRDefault="00AC0AF5" w:rsidP="00AC0AF5">
      <w:pPr>
        <w:rPr>
          <w:rFonts w:ascii="David" w:hAnsi="David"/>
          <w:sz w:val="32"/>
          <w:rtl/>
        </w:rPr>
      </w:pPr>
      <w:r w:rsidRPr="00C35A2C">
        <w:rPr>
          <w:rFonts w:ascii="David" w:hAnsi="David"/>
          <w:sz w:val="32"/>
          <w:rtl/>
        </w:rPr>
        <w:t xml:space="preserve">לעבור עליו בלאו ועשה, </w:t>
      </w:r>
      <w:r w:rsidRPr="00E8048A">
        <w:rPr>
          <w:rStyle w:val="affffe"/>
          <w:rtl/>
        </w:rPr>
        <w:t>ת"ש:</w:t>
      </w:r>
      <w:r w:rsidRPr="00C35A2C">
        <w:rPr>
          <w:rFonts w:ascii="David" w:hAnsi="David"/>
          <w:sz w:val="32"/>
          <w:rtl/>
        </w:rPr>
        <w:t xml:space="preserve"> </w:t>
      </w:r>
      <w:r w:rsidRPr="00677B59">
        <w:rPr>
          <w:rStyle w:val="affff8"/>
          <w:rtl/>
        </w:rPr>
        <w:t>לא תסוב נחלה ממטה למטה אחר.</w:t>
      </w:r>
    </w:p>
    <w:p w14:paraId="5DB96D92" w14:textId="77777777" w:rsidR="003B6677" w:rsidRPr="003B6677" w:rsidRDefault="00AC0AF5" w:rsidP="003B6677">
      <w:pPr>
        <w:pStyle w:val="36"/>
        <w:framePr w:wrap="notBeside"/>
        <w:rPr>
          <w:rtl/>
        </w:rPr>
      </w:pPr>
      <w:r w:rsidRPr="003B6677">
        <w:rPr>
          <w:rtl/>
        </w:rPr>
        <w:t>וכי תימא:</w:t>
      </w:r>
    </w:p>
    <w:p w14:paraId="66963046" w14:textId="5DE43414" w:rsidR="00AC0AF5" w:rsidRPr="0058432D" w:rsidRDefault="00AC0AF5" w:rsidP="00AC0AF5">
      <w:pPr>
        <w:rPr>
          <w:rStyle w:val="affff8"/>
          <w:rtl/>
        </w:rPr>
      </w:pPr>
      <w:r w:rsidRPr="00C35A2C">
        <w:rPr>
          <w:rFonts w:ascii="David" w:hAnsi="David"/>
          <w:sz w:val="32"/>
          <w:rtl/>
        </w:rPr>
        <w:t xml:space="preserve">לעבור עליו בשני לאוין ועשה, </w:t>
      </w:r>
      <w:r w:rsidRPr="003B6677">
        <w:rPr>
          <w:rStyle w:val="affffe"/>
          <w:rFonts w:hint="cs"/>
          <w:rtl/>
        </w:rPr>
        <w:t>ת</w:t>
      </w:r>
      <w:r w:rsidRPr="003B6677">
        <w:rPr>
          <w:rStyle w:val="affffe"/>
          <w:rtl/>
        </w:rPr>
        <w:t>"</w:t>
      </w:r>
      <w:r w:rsidRPr="003B6677">
        <w:rPr>
          <w:rStyle w:val="affffe"/>
          <w:rFonts w:hint="cs"/>
          <w:rtl/>
        </w:rPr>
        <w:t>ש</w:t>
      </w:r>
      <w:r w:rsidRPr="003B6677">
        <w:rPr>
          <w:rStyle w:val="affffe"/>
          <w:rtl/>
        </w:rPr>
        <w:t>:</w:t>
      </w:r>
      <w:r w:rsidRPr="00C35A2C">
        <w:rPr>
          <w:rFonts w:ascii="David" w:hAnsi="David"/>
          <w:sz w:val="32"/>
          <w:rtl/>
        </w:rPr>
        <w:t xml:space="preserve"> </w:t>
      </w:r>
      <w:r w:rsidRPr="0058432D">
        <w:rPr>
          <w:rStyle w:val="affff8"/>
          <w:rtl/>
        </w:rPr>
        <w:t>ואלעזר בן אהרן מת וגו</w:t>
      </w:r>
      <w:r w:rsidRPr="00F10693">
        <w:rPr>
          <w:rtl/>
        </w:rPr>
        <w:t>'.</w:t>
      </w:r>
    </w:p>
    <w:p w14:paraId="108FC427" w14:textId="77777777" w:rsidR="003B6677" w:rsidRPr="003B6677" w:rsidRDefault="00AC0AF5" w:rsidP="003B6677">
      <w:pPr>
        <w:pStyle w:val="36"/>
        <w:framePr w:wrap="notBeside"/>
        <w:rPr>
          <w:rtl/>
        </w:rPr>
      </w:pPr>
      <w:r w:rsidRPr="003B6677">
        <w:rPr>
          <w:rtl/>
        </w:rPr>
        <w:t>וכי תימא:</w:t>
      </w:r>
    </w:p>
    <w:p w14:paraId="2AC6E4F1" w14:textId="369E5A0A" w:rsidR="00AC0AF5" w:rsidRPr="00C35A2C" w:rsidRDefault="00AC0AF5" w:rsidP="00AC0AF5">
      <w:pPr>
        <w:rPr>
          <w:rFonts w:ascii="David" w:hAnsi="David"/>
          <w:sz w:val="32"/>
          <w:rtl/>
        </w:rPr>
      </w:pPr>
      <w:r>
        <w:rPr>
          <w:rFonts w:ascii="David" w:hAnsi="David"/>
          <w:sz w:val="32"/>
          <w:rtl/>
        </w:rPr>
        <w:t>אלעזר הוא דנ</w:t>
      </w:r>
      <w:r>
        <w:rPr>
          <w:rFonts w:ascii="David" w:hAnsi="David" w:hint="cs"/>
          <w:sz w:val="32"/>
          <w:rtl/>
        </w:rPr>
        <w:t>שא אשה</w:t>
      </w:r>
      <w:r w:rsidRPr="00C35A2C">
        <w:rPr>
          <w:rFonts w:ascii="David" w:hAnsi="David"/>
          <w:sz w:val="32"/>
          <w:rtl/>
        </w:rPr>
        <w:t>, ומתה ויר</w:t>
      </w:r>
      <w:r w:rsidR="003B6677">
        <w:rPr>
          <w:rFonts w:ascii="David" w:hAnsi="David" w:hint="cs"/>
          <w:sz w:val="32"/>
          <w:rtl/>
        </w:rPr>
        <w:t>שה</w:t>
      </w:r>
      <w:r w:rsidRPr="00C35A2C">
        <w:rPr>
          <w:rFonts w:ascii="David" w:hAnsi="David"/>
          <w:sz w:val="32"/>
          <w:rtl/>
        </w:rPr>
        <w:t xml:space="preserve"> פנחס, </w:t>
      </w:r>
      <w:r w:rsidRPr="003B6677">
        <w:rPr>
          <w:rStyle w:val="affffe"/>
          <w:rtl/>
        </w:rPr>
        <w:t>ת"ש:</w:t>
      </w:r>
      <w:r w:rsidRPr="00C35A2C">
        <w:rPr>
          <w:rFonts w:ascii="David" w:hAnsi="David"/>
          <w:sz w:val="32"/>
          <w:rtl/>
        </w:rPr>
        <w:t xml:space="preserve"> </w:t>
      </w:r>
      <w:r w:rsidRPr="0058432D">
        <w:rPr>
          <w:rStyle w:val="affff8"/>
          <w:rtl/>
        </w:rPr>
        <w:t>ושגוב הוליד את יאיר וגו</w:t>
      </w:r>
      <w:r w:rsidRPr="00F10693">
        <w:rPr>
          <w:rtl/>
        </w:rPr>
        <w:t>'.</w:t>
      </w:r>
    </w:p>
    <w:p w14:paraId="107A4BEF" w14:textId="77777777" w:rsidR="003B6677" w:rsidRPr="003B6677" w:rsidRDefault="00AC0AF5" w:rsidP="003B6677">
      <w:pPr>
        <w:pStyle w:val="36"/>
        <w:framePr w:wrap="notBeside"/>
        <w:rPr>
          <w:rtl/>
        </w:rPr>
      </w:pPr>
      <w:r w:rsidRPr="003B6677">
        <w:rPr>
          <w:rtl/>
        </w:rPr>
        <w:t>וכי תימא:</w:t>
      </w:r>
    </w:p>
    <w:p w14:paraId="2B49C087" w14:textId="4E1951F5" w:rsidR="00AC0AF5" w:rsidRPr="00C35A2C" w:rsidRDefault="003B6677" w:rsidP="00AC0AF5">
      <w:pPr>
        <w:rPr>
          <w:rFonts w:ascii="David" w:hAnsi="David"/>
          <w:sz w:val="32"/>
          <w:rtl/>
        </w:rPr>
      </w:pPr>
      <w:r>
        <w:rPr>
          <w:rFonts w:ascii="David" w:hAnsi="David" w:hint="cs"/>
          <w:sz w:val="32"/>
          <w:rtl/>
        </w:rPr>
        <w:t>שם ג''כ הוא</w:t>
      </w:r>
      <w:r w:rsidR="00AC0AF5" w:rsidRPr="00C35A2C">
        <w:rPr>
          <w:rFonts w:ascii="David" w:hAnsi="David"/>
          <w:sz w:val="32"/>
          <w:rtl/>
        </w:rPr>
        <w:t>, אם כן, תרי קראי למה לי.</w:t>
      </w:r>
    </w:p>
    <w:p w14:paraId="476BBFC1" w14:textId="77777777" w:rsidR="00AC0AF5" w:rsidRPr="00C35A2C" w:rsidRDefault="00AC0AF5" w:rsidP="00AC0AF5">
      <w:pPr>
        <w:rPr>
          <w:rFonts w:ascii="David" w:hAnsi="David"/>
          <w:sz w:val="32"/>
          <w:rtl/>
        </w:rPr>
      </w:pPr>
    </w:p>
    <w:p w14:paraId="531A823F" w14:textId="77777777" w:rsidR="003B6677" w:rsidRPr="003B6677" w:rsidRDefault="00AC0AF5" w:rsidP="003B6677">
      <w:pPr>
        <w:pStyle w:val="36"/>
        <w:framePr w:wrap="notBeside"/>
        <w:rPr>
          <w:rtl/>
        </w:rPr>
      </w:pPr>
      <w:r w:rsidRPr="003B6677">
        <w:rPr>
          <w:rFonts w:hint="cs"/>
          <w:rtl/>
        </w:rPr>
        <w:t>ר</w:t>
      </w:r>
      <w:r w:rsidRPr="003B6677">
        <w:rPr>
          <w:rtl/>
        </w:rPr>
        <w:t>"</w:t>
      </w:r>
      <w:r w:rsidRPr="003B6677">
        <w:rPr>
          <w:rFonts w:hint="cs"/>
          <w:rtl/>
        </w:rPr>
        <w:t xml:space="preserve">פ </w:t>
      </w:r>
      <w:r w:rsidRPr="003B6677">
        <w:rPr>
          <w:rtl/>
        </w:rPr>
        <w:t>לאביי:</w:t>
      </w:r>
    </w:p>
    <w:p w14:paraId="0BA8183F" w14:textId="4537171B" w:rsidR="00AC0AF5" w:rsidRDefault="00654D6B" w:rsidP="00AC0AF5">
      <w:pPr>
        <w:rPr>
          <w:rFonts w:ascii="David" w:hAnsi="David"/>
          <w:sz w:val="32"/>
          <w:rtl/>
        </w:rPr>
      </w:pPr>
      <w:r w:rsidRPr="003B6677">
        <w:rPr>
          <w:rStyle w:val="affffe"/>
          <w:rtl/>
        </w:rPr>
        <w:t xml:space="preserve">שמא </w:t>
      </w:r>
      <w:r w:rsidR="00AC0AF5" w:rsidRPr="003B6677">
        <w:rPr>
          <w:rStyle w:val="affffe"/>
          <w:rtl/>
        </w:rPr>
        <w:t>לעולם:</w:t>
      </w:r>
      <w:r w:rsidR="00AC0AF5" w:rsidRPr="00C35A2C">
        <w:rPr>
          <w:rFonts w:ascii="David" w:hAnsi="David"/>
          <w:sz w:val="32"/>
          <w:rtl/>
        </w:rPr>
        <w:t xml:space="preserve"> בעל לא </w:t>
      </w:r>
      <w:r w:rsidR="00AC0AF5" w:rsidRPr="00C35A2C">
        <w:rPr>
          <w:rFonts w:ascii="David" w:hAnsi="David" w:hint="cs"/>
          <w:sz w:val="32"/>
          <w:rtl/>
        </w:rPr>
        <w:t xml:space="preserve">יורש וקרא </w:t>
      </w:r>
      <w:r w:rsidR="00AC0AF5" w:rsidRPr="00C35A2C">
        <w:rPr>
          <w:rFonts w:ascii="David" w:hAnsi="David"/>
          <w:sz w:val="32"/>
          <w:rtl/>
        </w:rPr>
        <w:t xml:space="preserve">בסבת הבן כדשנינן, ויאיר </w:t>
      </w:r>
      <w:r w:rsidR="00AC0AF5" w:rsidRPr="00C35A2C">
        <w:rPr>
          <w:rFonts w:ascii="David" w:hAnsi="David" w:hint="cs"/>
          <w:sz w:val="32"/>
          <w:rtl/>
        </w:rPr>
        <w:t xml:space="preserve">ופנחס </w:t>
      </w:r>
      <w:r w:rsidR="00AC0AF5" w:rsidRPr="00C35A2C">
        <w:rPr>
          <w:rFonts w:ascii="David" w:hAnsi="David"/>
          <w:sz w:val="32"/>
          <w:rtl/>
        </w:rPr>
        <w:t>דזבין מיזבן,</w:t>
      </w:r>
    </w:p>
    <w:p w14:paraId="3786DC50" w14:textId="77777777" w:rsidR="003B6677" w:rsidRPr="003B6677" w:rsidRDefault="00AC0AF5" w:rsidP="003B6677">
      <w:pPr>
        <w:pStyle w:val="36"/>
        <w:framePr w:wrap="notBeside"/>
        <w:rPr>
          <w:rtl/>
        </w:rPr>
      </w:pPr>
      <w:r w:rsidRPr="003B6677">
        <w:rPr>
          <w:rtl/>
        </w:rPr>
        <w:lastRenderedPageBreak/>
        <w:t>א"ל:</w:t>
      </w:r>
    </w:p>
    <w:p w14:paraId="4AB6E727" w14:textId="1D94C74C" w:rsidR="00AC0AF5" w:rsidRPr="00C35A2C" w:rsidRDefault="00AC0AF5" w:rsidP="00AC0AF5">
      <w:pPr>
        <w:rPr>
          <w:rtl/>
        </w:rPr>
      </w:pPr>
      <w:r w:rsidRPr="00C35A2C">
        <w:rPr>
          <w:rtl/>
        </w:rPr>
        <w:t xml:space="preserve">פנחס </w:t>
      </w:r>
      <w:r>
        <w:rPr>
          <w:rtl/>
        </w:rPr>
        <w:t>דזבין לא מצית אמרת, דא</w:t>
      </w:r>
      <w:r>
        <w:rPr>
          <w:rFonts w:hint="cs"/>
          <w:rtl/>
        </w:rPr>
        <w:t>"כ</w:t>
      </w:r>
      <w:r w:rsidRPr="00C35A2C">
        <w:rPr>
          <w:rtl/>
        </w:rPr>
        <w:t>, נמצאת שדה חוזרת ביובל, ונמצא צדיק קבור בקבר שאינו שלו.</w:t>
      </w:r>
    </w:p>
    <w:p w14:paraId="563FC85C" w14:textId="77777777" w:rsidR="003B6677" w:rsidRPr="003B6677" w:rsidRDefault="00AC0AF5" w:rsidP="003B6677">
      <w:pPr>
        <w:pStyle w:val="36"/>
        <w:framePr w:wrap="notBeside"/>
        <w:rPr>
          <w:rtl/>
        </w:rPr>
      </w:pPr>
      <w:r w:rsidRPr="003B6677">
        <w:rPr>
          <w:rtl/>
        </w:rPr>
        <w:t>אלא אימא:</w:t>
      </w:r>
    </w:p>
    <w:p w14:paraId="65CE9AD5" w14:textId="63DFD773" w:rsidR="00AC0AF5" w:rsidRPr="00C35A2C" w:rsidRDefault="00AC0AF5" w:rsidP="00AC0AF5">
      <w:pPr>
        <w:rPr>
          <w:rFonts w:ascii="David" w:hAnsi="David"/>
          <w:sz w:val="32"/>
          <w:rtl/>
        </w:rPr>
      </w:pPr>
      <w:r w:rsidRPr="00C35A2C">
        <w:rPr>
          <w:rFonts w:ascii="David" w:hAnsi="David"/>
          <w:sz w:val="32"/>
          <w:rtl/>
        </w:rPr>
        <w:t>דנפלה למשדה חרמים.</w:t>
      </w:r>
    </w:p>
    <w:p w14:paraId="4359BF24" w14:textId="77777777" w:rsidR="003B6677" w:rsidRDefault="003B6677" w:rsidP="00AC0AF5">
      <w:pPr>
        <w:rPr>
          <w:rFonts w:ascii="David" w:hAnsi="David"/>
          <w:sz w:val="32"/>
          <w:rtl/>
        </w:rPr>
      </w:pPr>
    </w:p>
    <w:p w14:paraId="4B0F7481" w14:textId="77777777" w:rsidR="003B6677" w:rsidRPr="003B6677" w:rsidRDefault="00AC0AF5" w:rsidP="003B6677">
      <w:pPr>
        <w:pStyle w:val="36"/>
        <w:framePr w:wrap="notBeside"/>
        <w:rPr>
          <w:rtl/>
        </w:rPr>
      </w:pPr>
      <w:r w:rsidRPr="003B6677">
        <w:rPr>
          <w:rtl/>
        </w:rPr>
        <w:t>אביי:</w:t>
      </w:r>
    </w:p>
    <w:p w14:paraId="4216CB26" w14:textId="20F72BC6" w:rsidR="00AC0AF5" w:rsidRPr="00C35A2C" w:rsidRDefault="00AC0AF5" w:rsidP="00AC0AF5">
      <w:pPr>
        <w:rPr>
          <w:rFonts w:ascii="David" w:hAnsi="David"/>
          <w:sz w:val="32"/>
          <w:rtl/>
        </w:rPr>
      </w:pPr>
      <w:r w:rsidRPr="00C35A2C">
        <w:rPr>
          <w:rFonts w:ascii="David" w:hAnsi="David"/>
          <w:sz w:val="32"/>
          <w:rtl/>
        </w:rPr>
        <w:t xml:space="preserve">סוף סוף הא </w:t>
      </w:r>
      <w:r w:rsidRPr="00C35A2C">
        <w:rPr>
          <w:rFonts w:ascii="David" w:hAnsi="David" w:hint="cs"/>
          <w:sz w:val="32"/>
          <w:rtl/>
        </w:rPr>
        <w:t>נעקרת נחלה משבט האם לשבט האב, דהא לא אמרי</w:t>
      </w:r>
      <w:r w:rsidRPr="00F10693">
        <w:rPr>
          <w:rFonts w:hint="cs"/>
          <w:rtl/>
        </w:rPr>
        <w:t xml:space="preserve">' </w:t>
      </w:r>
      <w:r w:rsidRPr="00C35A2C">
        <w:rPr>
          <w:rFonts w:ascii="David" w:hAnsi="David" w:hint="cs"/>
          <w:sz w:val="32"/>
          <w:rtl/>
        </w:rPr>
        <w:t>שכבר הוסבה</w:t>
      </w:r>
    </w:p>
    <w:p w14:paraId="71173670" w14:textId="77777777" w:rsidR="003B6677" w:rsidRPr="003B6677" w:rsidRDefault="00AC0AF5" w:rsidP="003B6677">
      <w:pPr>
        <w:pStyle w:val="36"/>
        <w:framePr w:wrap="notBeside"/>
        <w:rPr>
          <w:rtl/>
        </w:rPr>
      </w:pPr>
      <w:r w:rsidRPr="003B6677">
        <w:rPr>
          <w:rtl/>
        </w:rPr>
        <w:t>רב יימר לרב אשי:</w:t>
      </w:r>
    </w:p>
    <w:p w14:paraId="7F7C4E9D" w14:textId="5FCEA604" w:rsidR="00AC0AF5" w:rsidRPr="006765C4" w:rsidRDefault="00AC0AF5" w:rsidP="00AC0AF5">
      <w:pPr>
        <w:rPr>
          <w:spacing w:val="-2"/>
          <w:rtl/>
        </w:rPr>
      </w:pPr>
      <w:r w:rsidRPr="006765C4">
        <w:rPr>
          <w:spacing w:val="-2"/>
          <w:rtl/>
        </w:rPr>
        <w:t>אי שכבר הוסבה, היינו דמתוקמא קרא בין בסבת הבן בין בסבת הבעל,</w:t>
      </w:r>
    </w:p>
    <w:p w14:paraId="6A45E9F1" w14:textId="21B99533" w:rsidR="003B6677" w:rsidRPr="003B6677" w:rsidRDefault="00AC0AF5" w:rsidP="003B6677">
      <w:pPr>
        <w:pStyle w:val="36"/>
        <w:framePr w:wrap="notBeside"/>
        <w:rPr>
          <w:rtl/>
        </w:rPr>
      </w:pPr>
      <w:r w:rsidRPr="003B6677">
        <w:rPr>
          <w:rtl/>
        </w:rPr>
        <w:t>א</w:t>
      </w:r>
      <w:r w:rsidR="003B6677">
        <w:rPr>
          <w:rFonts w:hint="cs"/>
          <w:rtl/>
        </w:rPr>
        <w:t>בל</w:t>
      </w:r>
      <w:r w:rsidRPr="003B6677">
        <w:rPr>
          <w:rtl/>
        </w:rPr>
        <w:t xml:space="preserve"> </w:t>
      </w:r>
    </w:p>
    <w:p w14:paraId="5EE0C6C2" w14:textId="4393F121" w:rsidR="00AC0AF5" w:rsidRPr="00C35A2C" w:rsidRDefault="00AC0AF5" w:rsidP="00AC0AF5">
      <w:pPr>
        <w:rPr>
          <w:rFonts w:ascii="David" w:hAnsi="David"/>
          <w:sz w:val="32"/>
          <w:rtl/>
        </w:rPr>
      </w:pPr>
      <w:r w:rsidRPr="00C35A2C">
        <w:rPr>
          <w:rFonts w:ascii="David" w:hAnsi="David"/>
          <w:sz w:val="32"/>
          <w:rtl/>
        </w:rPr>
        <w:t>אי לא אמרינן שכבר הוסבה, כי מינסבא לאחד ממשפחת מטה אב</w:t>
      </w:r>
      <w:r>
        <w:rPr>
          <w:rFonts w:ascii="David" w:hAnsi="David"/>
          <w:sz w:val="32"/>
          <w:rtl/>
        </w:rPr>
        <w:t xml:space="preserve">יה מאי הוה? הא </w:t>
      </w:r>
      <w:r w:rsidR="003B6677">
        <w:rPr>
          <w:rFonts w:ascii="David" w:hAnsi="David" w:hint="cs"/>
          <w:sz w:val="32"/>
          <w:rtl/>
        </w:rPr>
        <w:t xml:space="preserve">נעקרת </w:t>
      </w:r>
      <w:r>
        <w:rPr>
          <w:rFonts w:ascii="David" w:hAnsi="David"/>
          <w:sz w:val="32"/>
          <w:rtl/>
        </w:rPr>
        <w:t>נחלה משבט</w:t>
      </w:r>
      <w:r w:rsidRPr="00C35A2C">
        <w:rPr>
          <w:rFonts w:ascii="David" w:hAnsi="David"/>
          <w:sz w:val="32"/>
          <w:rtl/>
        </w:rPr>
        <w:t xml:space="preserve"> דא</w:t>
      </w:r>
      <w:r>
        <w:rPr>
          <w:rFonts w:ascii="David" w:hAnsi="David"/>
          <w:sz w:val="32"/>
          <w:rtl/>
        </w:rPr>
        <w:t>מא לשבט</w:t>
      </w:r>
      <w:r w:rsidRPr="00C35A2C">
        <w:rPr>
          <w:rFonts w:ascii="David" w:hAnsi="David"/>
          <w:sz w:val="32"/>
          <w:rtl/>
        </w:rPr>
        <w:t xml:space="preserve"> דאבא.</w:t>
      </w:r>
    </w:p>
    <w:p w14:paraId="7035E5B4" w14:textId="4BB86767" w:rsidR="00AC0AF5" w:rsidRPr="00C35A2C" w:rsidRDefault="00AC0AF5" w:rsidP="00AC0AF5">
      <w:pPr>
        <w:rPr>
          <w:rFonts w:ascii="David" w:hAnsi="David"/>
          <w:sz w:val="32"/>
          <w:rtl/>
        </w:rPr>
      </w:pPr>
      <w:r w:rsidRPr="00C35A2C">
        <w:rPr>
          <w:rFonts w:ascii="David" w:hAnsi="David"/>
          <w:sz w:val="32"/>
          <w:rtl/>
        </w:rPr>
        <w:t>דמנסבינן לגברא, דאבוהי משבט דאבוה וא</w:t>
      </w:r>
      <w:r w:rsidR="003B6677">
        <w:rPr>
          <w:rFonts w:ascii="David" w:hAnsi="David" w:hint="cs"/>
          <w:sz w:val="32"/>
          <w:rtl/>
        </w:rPr>
        <w:t>מא</w:t>
      </w:r>
      <w:r w:rsidRPr="00C35A2C">
        <w:rPr>
          <w:rFonts w:ascii="David" w:hAnsi="David"/>
          <w:sz w:val="32"/>
          <w:rtl/>
        </w:rPr>
        <w:t xml:space="preserve"> משבט </w:t>
      </w:r>
      <w:r w:rsidR="003B6677">
        <w:rPr>
          <w:rFonts w:ascii="David" w:hAnsi="David" w:hint="cs"/>
          <w:sz w:val="32"/>
          <w:rtl/>
        </w:rPr>
        <w:t>האם</w:t>
      </w:r>
      <w:r w:rsidRPr="00C35A2C">
        <w:rPr>
          <w:rFonts w:ascii="David" w:hAnsi="David"/>
          <w:sz w:val="32"/>
          <w:rtl/>
        </w:rPr>
        <w:t>.</w:t>
      </w:r>
    </w:p>
    <w:p w14:paraId="5EBA1370" w14:textId="77777777" w:rsidR="00AC0AF5" w:rsidRPr="00C35A2C" w:rsidRDefault="00AC0AF5" w:rsidP="00982F98">
      <w:pPr>
        <w:pStyle w:val="affe"/>
        <w:framePr w:wrap="around"/>
        <w:rPr>
          <w:rtl/>
        </w:rPr>
      </w:pPr>
      <w:r w:rsidRPr="00C35A2C">
        <w:rPr>
          <w:rFonts w:hint="cs"/>
          <w:rtl/>
        </w:rPr>
        <w:t>קיב:</w:t>
      </w:r>
    </w:p>
    <w:p w14:paraId="2388A301" w14:textId="2CEDDA43" w:rsidR="00AC0AF5" w:rsidRPr="006765C4" w:rsidRDefault="003B6677" w:rsidP="00AC0AF5">
      <w:pPr>
        <w:rPr>
          <w:rFonts w:ascii="David" w:hAnsi="David"/>
          <w:spacing w:val="-4"/>
          <w:sz w:val="32"/>
          <w:rtl/>
        </w:rPr>
      </w:pPr>
      <w:r>
        <w:rPr>
          <w:rFonts w:ascii="David" w:hAnsi="David" w:hint="cs"/>
          <w:spacing w:val="-4"/>
          <w:sz w:val="32"/>
          <w:rtl/>
        </w:rPr>
        <w:t>א''כ</w:t>
      </w:r>
      <w:r w:rsidR="00AC0AF5" w:rsidRPr="006765C4">
        <w:rPr>
          <w:rFonts w:ascii="David" w:hAnsi="David"/>
          <w:spacing w:val="-4"/>
          <w:sz w:val="32"/>
          <w:rtl/>
        </w:rPr>
        <w:t>, האי לאחד ממשפחת מטה אביה ואמה מיבעי ליה.</w:t>
      </w:r>
      <w:r w:rsidR="00AC0AF5" w:rsidRPr="006765C4">
        <w:rPr>
          <w:rFonts w:ascii="David" w:hAnsi="David" w:hint="cs"/>
          <w:spacing w:val="-4"/>
          <w:sz w:val="32"/>
          <w:rtl/>
        </w:rPr>
        <w:t xml:space="preserve"> </w:t>
      </w:r>
      <w:r w:rsidR="00AC0AF5" w:rsidRPr="006765C4">
        <w:rPr>
          <w:rFonts w:ascii="David" w:hAnsi="David"/>
          <w:spacing w:val="-4"/>
          <w:sz w:val="32"/>
          <w:rtl/>
        </w:rPr>
        <w:t>אי כתיב הכי, הו"</w:t>
      </w:r>
      <w:r w:rsidR="00AC0AF5" w:rsidRPr="006765C4">
        <w:rPr>
          <w:rFonts w:ascii="David" w:hAnsi="David" w:hint="cs"/>
          <w:spacing w:val="-4"/>
          <w:sz w:val="32"/>
          <w:rtl/>
        </w:rPr>
        <w:t>א</w:t>
      </w:r>
      <w:r w:rsidR="00AC0AF5" w:rsidRPr="006765C4">
        <w:rPr>
          <w:rFonts w:ascii="David" w:hAnsi="David"/>
          <w:spacing w:val="-4"/>
          <w:sz w:val="32"/>
          <w:rtl/>
        </w:rPr>
        <w:t xml:space="preserve"> אפילו איפכא, ק</w:t>
      </w:r>
      <w:r w:rsidR="00AC0AF5" w:rsidRPr="006765C4">
        <w:rPr>
          <w:rFonts w:ascii="David" w:hAnsi="David" w:hint="cs"/>
          <w:spacing w:val="-4"/>
          <w:sz w:val="32"/>
          <w:rtl/>
        </w:rPr>
        <w:t>מ</w:t>
      </w:r>
      <w:r w:rsidR="00AC0AF5" w:rsidRPr="006765C4">
        <w:rPr>
          <w:rFonts w:ascii="David" w:hAnsi="David"/>
          <w:spacing w:val="-4"/>
          <w:sz w:val="32"/>
          <w:rtl/>
        </w:rPr>
        <w:t>"</w:t>
      </w:r>
      <w:r w:rsidR="00AC0AF5" w:rsidRPr="006765C4">
        <w:rPr>
          <w:rFonts w:ascii="David" w:hAnsi="David" w:hint="cs"/>
          <w:spacing w:val="-4"/>
          <w:sz w:val="32"/>
          <w:rtl/>
        </w:rPr>
        <w:t>ל</w:t>
      </w:r>
      <w:r w:rsidR="00AC0AF5" w:rsidRPr="006765C4">
        <w:rPr>
          <w:rFonts w:ascii="David" w:hAnsi="David"/>
          <w:spacing w:val="-4"/>
          <w:sz w:val="32"/>
          <w:rtl/>
        </w:rPr>
        <w:t>.</w:t>
      </w:r>
    </w:p>
    <w:p w14:paraId="68612142" w14:textId="7A52DDFE" w:rsidR="003B6677" w:rsidRPr="003B6677" w:rsidRDefault="00AC0AF5" w:rsidP="003B6677">
      <w:pPr>
        <w:pStyle w:val="36"/>
        <w:framePr w:wrap="notBeside"/>
        <w:rPr>
          <w:rtl/>
        </w:rPr>
      </w:pPr>
      <w:r w:rsidRPr="003B6677">
        <w:rPr>
          <w:rtl/>
        </w:rPr>
        <w:t>• תניא</w:t>
      </w:r>
    </w:p>
    <w:p w14:paraId="7C1FF05E" w14:textId="2AE9631F" w:rsidR="00AC0AF5" w:rsidRPr="00C35A2C" w:rsidRDefault="00AC0AF5" w:rsidP="003B6677">
      <w:pPr>
        <w:rPr>
          <w:rFonts w:ascii="David" w:hAnsi="David"/>
          <w:sz w:val="32"/>
          <w:rtl/>
        </w:rPr>
      </w:pPr>
      <w:r w:rsidRPr="00C35A2C">
        <w:rPr>
          <w:rFonts w:ascii="David" w:hAnsi="David"/>
          <w:sz w:val="32"/>
          <w:rtl/>
        </w:rPr>
        <w:t xml:space="preserve"> בסבת הבן, </w:t>
      </w:r>
      <w:r w:rsidRPr="00F10693">
        <w:rPr>
          <w:rFonts w:hint="cs"/>
          <w:rtl/>
        </w:rPr>
        <w:t>'</w:t>
      </w:r>
      <w:r w:rsidRPr="00F10693">
        <w:rPr>
          <w:rtl/>
        </w:rPr>
        <w:t>ו</w:t>
      </w:r>
      <w:r w:rsidRPr="00B011CC">
        <w:rPr>
          <w:rStyle w:val="affff8"/>
          <w:rtl/>
        </w:rPr>
        <w:t>לא תסוב נחלה לבני ישראל ממטה אל מטה</w:t>
      </w:r>
      <w:r w:rsidRPr="00F10693">
        <w:rPr>
          <w:rFonts w:hint="cs"/>
          <w:rtl/>
        </w:rPr>
        <w:t>'</w:t>
      </w:r>
      <w:r w:rsidRPr="00F10693">
        <w:rPr>
          <w:rtl/>
        </w:rPr>
        <w:t xml:space="preserve"> </w:t>
      </w:r>
      <w:r w:rsidRPr="00C35A2C">
        <w:rPr>
          <w:rFonts w:ascii="David" w:hAnsi="David"/>
          <w:sz w:val="32"/>
          <w:rtl/>
        </w:rPr>
        <w:t>- בסבת הבן הכתוב מדבר.</w:t>
      </w:r>
      <w:r w:rsidR="003B6677">
        <w:rPr>
          <w:rFonts w:ascii="David" w:hAnsi="David" w:hint="cs"/>
          <w:sz w:val="32"/>
          <w:rtl/>
        </w:rPr>
        <w:t xml:space="preserve"> </w:t>
      </w:r>
      <w:r w:rsidRPr="00C35A2C">
        <w:rPr>
          <w:rFonts w:ascii="David" w:hAnsi="David"/>
          <w:sz w:val="32"/>
          <w:rtl/>
        </w:rPr>
        <w:t xml:space="preserve">כשהוא אומר: </w:t>
      </w:r>
      <w:r w:rsidRPr="001B1862">
        <w:rPr>
          <w:rStyle w:val="affff8"/>
          <w:rtl/>
        </w:rPr>
        <w:t>ולא תסוב נחלה ממטה למטה אחר</w:t>
      </w:r>
      <w:r w:rsidRPr="00C35A2C">
        <w:rPr>
          <w:rFonts w:ascii="David" w:hAnsi="David"/>
          <w:sz w:val="32"/>
          <w:rtl/>
        </w:rPr>
        <w:t xml:space="preserve"> - הרי בסבת הבעל אמור,</w:t>
      </w:r>
      <w:r w:rsidR="003B6677">
        <w:rPr>
          <w:rFonts w:ascii="David" w:hAnsi="David" w:hint="cs"/>
          <w:sz w:val="32"/>
          <w:rtl/>
        </w:rPr>
        <w:t xml:space="preserve"> בהכרח </w:t>
      </w:r>
      <w:r w:rsidR="003B6677" w:rsidRPr="003B6677">
        <w:rPr>
          <w:rStyle w:val="affff8"/>
          <w:rFonts w:hint="cs"/>
          <w:rtl/>
        </w:rPr>
        <w:t>ולא תסוב נחלה לבני ישראל וגו'</w:t>
      </w:r>
      <w:r w:rsidR="003B6677">
        <w:rPr>
          <w:rFonts w:ascii="David" w:hAnsi="David" w:hint="cs"/>
          <w:sz w:val="32"/>
          <w:rtl/>
        </w:rPr>
        <w:t xml:space="preserve"> ב</w:t>
      </w:r>
      <w:r w:rsidRPr="00C35A2C">
        <w:rPr>
          <w:rFonts w:ascii="David" w:hAnsi="David"/>
          <w:sz w:val="32"/>
          <w:rtl/>
        </w:rPr>
        <w:t>סבת הבן הכתוב מדבר.</w:t>
      </w:r>
    </w:p>
    <w:p w14:paraId="7055472C" w14:textId="77777777" w:rsidR="00AC0AF5" w:rsidRPr="00C35A2C" w:rsidRDefault="00AC0AF5" w:rsidP="00982F98">
      <w:pPr>
        <w:pStyle w:val="affe"/>
        <w:framePr w:wrap="around"/>
        <w:rPr>
          <w:rtl/>
        </w:rPr>
      </w:pPr>
      <w:r w:rsidRPr="00C35A2C">
        <w:rPr>
          <w:rFonts w:hint="cs"/>
          <w:rtl/>
        </w:rPr>
        <w:t>קיג.</w:t>
      </w:r>
    </w:p>
    <w:p w14:paraId="43095E11" w14:textId="77777777" w:rsidR="003B6677" w:rsidRPr="003B6677" w:rsidRDefault="00AC0AF5" w:rsidP="003B6677">
      <w:pPr>
        <w:pStyle w:val="36"/>
        <w:framePr w:wrap="notBeside"/>
        <w:rPr>
          <w:rtl/>
        </w:rPr>
      </w:pPr>
      <w:r w:rsidRPr="003B6677">
        <w:rPr>
          <w:rtl/>
        </w:rPr>
        <w:t>תניא אידך:</w:t>
      </w:r>
    </w:p>
    <w:p w14:paraId="5BD3113D" w14:textId="5ED2A990" w:rsidR="00AC0AF5" w:rsidRPr="00C35A2C" w:rsidRDefault="00AC0AF5" w:rsidP="003B6677">
      <w:pPr>
        <w:rPr>
          <w:rFonts w:ascii="David" w:hAnsi="David"/>
          <w:sz w:val="32"/>
          <w:rtl/>
        </w:rPr>
      </w:pPr>
      <w:r w:rsidRPr="00F10693">
        <w:rPr>
          <w:rFonts w:hint="cs"/>
          <w:rtl/>
        </w:rPr>
        <w:t>'</w:t>
      </w:r>
      <w:r w:rsidRPr="00F10693">
        <w:rPr>
          <w:rtl/>
        </w:rPr>
        <w:t>ו</w:t>
      </w:r>
      <w:r w:rsidRPr="00B011CC">
        <w:rPr>
          <w:rStyle w:val="affff8"/>
          <w:rtl/>
        </w:rPr>
        <w:t>לא תסוב נחלה ממטה למטה אחר</w:t>
      </w:r>
      <w:r w:rsidRPr="00F10693">
        <w:rPr>
          <w:rFonts w:hint="cs"/>
          <w:rtl/>
        </w:rPr>
        <w:t>'</w:t>
      </w:r>
      <w:r w:rsidRPr="00F10693">
        <w:rPr>
          <w:rtl/>
        </w:rPr>
        <w:t xml:space="preserve"> </w:t>
      </w:r>
      <w:r w:rsidRPr="00C35A2C">
        <w:rPr>
          <w:rFonts w:ascii="David" w:hAnsi="David"/>
          <w:sz w:val="32"/>
          <w:rtl/>
        </w:rPr>
        <w:t>- בסיבת הבעל הכתוב מדבר.</w:t>
      </w:r>
      <w:r w:rsidR="003B6677">
        <w:rPr>
          <w:rFonts w:ascii="David" w:hAnsi="David" w:hint="cs"/>
          <w:sz w:val="32"/>
          <w:rtl/>
        </w:rPr>
        <w:t xml:space="preserve"> </w:t>
      </w:r>
      <w:r w:rsidRPr="00C35A2C">
        <w:rPr>
          <w:rFonts w:ascii="David" w:hAnsi="David"/>
          <w:sz w:val="32"/>
          <w:rtl/>
        </w:rPr>
        <w:t>כשאומר:</w:t>
      </w:r>
      <w:r w:rsidRPr="00B011CC">
        <w:rPr>
          <w:rStyle w:val="affff8"/>
          <w:rtl/>
        </w:rPr>
        <w:t xml:space="preserve"> </w:t>
      </w:r>
      <w:r w:rsidRPr="00F10693">
        <w:rPr>
          <w:rFonts w:hint="cs"/>
          <w:rtl/>
        </w:rPr>
        <w:t>'</w:t>
      </w:r>
      <w:r w:rsidRPr="00F10693">
        <w:rPr>
          <w:rtl/>
        </w:rPr>
        <w:t>ו</w:t>
      </w:r>
      <w:r w:rsidRPr="00B011CC">
        <w:rPr>
          <w:rStyle w:val="affff8"/>
          <w:rtl/>
        </w:rPr>
        <w:t>לא תסוב נחלה לבני ישראל ממטה אל מטה</w:t>
      </w:r>
      <w:r w:rsidRPr="00F10693">
        <w:rPr>
          <w:rFonts w:hint="cs"/>
          <w:rtl/>
        </w:rPr>
        <w:t>'</w:t>
      </w:r>
      <w:r w:rsidRPr="00F10693">
        <w:rPr>
          <w:rtl/>
        </w:rPr>
        <w:t xml:space="preserve"> </w:t>
      </w:r>
      <w:r w:rsidRPr="00C35A2C">
        <w:rPr>
          <w:rFonts w:ascii="David" w:hAnsi="David"/>
          <w:sz w:val="32"/>
          <w:rtl/>
        </w:rPr>
        <w:t>- הרי הסיבת הבן אמור,</w:t>
      </w:r>
      <w:r w:rsidR="003B6677">
        <w:rPr>
          <w:rFonts w:ascii="David" w:hAnsi="David" w:hint="cs"/>
          <w:sz w:val="32"/>
          <w:rtl/>
        </w:rPr>
        <w:t xml:space="preserve"> </w:t>
      </w:r>
      <w:r w:rsidRPr="00C35A2C">
        <w:rPr>
          <w:rFonts w:ascii="David" w:hAnsi="David"/>
          <w:sz w:val="32"/>
          <w:rtl/>
        </w:rPr>
        <w:t xml:space="preserve">הא מה אני מקיים </w:t>
      </w:r>
      <w:r w:rsidRPr="00F10693">
        <w:rPr>
          <w:rFonts w:hint="cs"/>
          <w:rtl/>
        </w:rPr>
        <w:t>'</w:t>
      </w:r>
      <w:r w:rsidRPr="00F10693">
        <w:rPr>
          <w:rtl/>
        </w:rPr>
        <w:t>ו</w:t>
      </w:r>
      <w:r w:rsidRPr="00677B59">
        <w:rPr>
          <w:rStyle w:val="affff8"/>
          <w:rtl/>
        </w:rPr>
        <w:t>לא תסוב נחלה ממטה למטה אחר</w:t>
      </w:r>
      <w:r w:rsidRPr="00F10693">
        <w:rPr>
          <w:rFonts w:hint="cs"/>
          <w:rtl/>
        </w:rPr>
        <w:t>'-</w:t>
      </w:r>
      <w:r w:rsidRPr="00C35A2C">
        <w:rPr>
          <w:rFonts w:ascii="David" w:hAnsi="David"/>
          <w:sz w:val="32"/>
          <w:rtl/>
        </w:rPr>
        <w:t xml:space="preserve"> בסיבת הבעל הכתוב מדבר.</w:t>
      </w:r>
    </w:p>
    <w:p w14:paraId="4EA7E825" w14:textId="77777777" w:rsidR="003B6677" w:rsidRDefault="00AC0AF5" w:rsidP="003B6677">
      <w:pPr>
        <w:rPr>
          <w:rFonts w:ascii="David" w:hAnsi="David"/>
          <w:sz w:val="32"/>
          <w:rtl/>
        </w:rPr>
      </w:pPr>
      <w:r w:rsidRPr="00C35A2C">
        <w:rPr>
          <w:rFonts w:ascii="David" w:hAnsi="David"/>
          <w:sz w:val="32"/>
          <w:rtl/>
        </w:rPr>
        <w:t>דכ"</w:t>
      </w:r>
      <w:r w:rsidRPr="00C35A2C">
        <w:rPr>
          <w:rFonts w:ascii="David" w:hAnsi="David" w:hint="cs"/>
          <w:sz w:val="32"/>
          <w:rtl/>
        </w:rPr>
        <w:t>ע ממטה למטה אחר</w:t>
      </w:r>
      <w:r w:rsidRPr="00F10693">
        <w:rPr>
          <w:rFonts w:hint="cs"/>
          <w:rtl/>
        </w:rPr>
        <w:t xml:space="preserve">' </w:t>
      </w:r>
      <w:r w:rsidRPr="00C35A2C">
        <w:rPr>
          <w:rFonts w:ascii="David" w:hAnsi="David" w:hint="cs"/>
          <w:sz w:val="32"/>
          <w:rtl/>
        </w:rPr>
        <w:t>ב</w:t>
      </w:r>
      <w:r w:rsidRPr="00C35A2C">
        <w:rPr>
          <w:rFonts w:ascii="David" w:hAnsi="David"/>
          <w:sz w:val="32"/>
          <w:rtl/>
        </w:rPr>
        <w:t xml:space="preserve">סיבת הבעל הכתוב מדבר, </w:t>
      </w:r>
      <w:r w:rsidRPr="00C35A2C">
        <w:rPr>
          <w:rFonts w:ascii="David" w:hAnsi="David" w:hint="cs"/>
          <w:sz w:val="32"/>
          <w:rtl/>
        </w:rPr>
        <w:t>ולאו מאיש דכתיב בתרוויהו, ולאו מידבקו דכתיב בתרויהו</w:t>
      </w:r>
    </w:p>
    <w:p w14:paraId="2F9B4958" w14:textId="77777777" w:rsidR="003B6677" w:rsidRPr="003B6677" w:rsidRDefault="00AC0AF5" w:rsidP="003B6677">
      <w:pPr>
        <w:pStyle w:val="36"/>
        <w:framePr w:wrap="notBeside"/>
        <w:rPr>
          <w:rtl/>
        </w:rPr>
      </w:pPr>
      <w:r w:rsidRPr="003B6677">
        <w:rPr>
          <w:rFonts w:hint="cs"/>
          <w:rtl/>
        </w:rPr>
        <w:t>אלא לרבא</w:t>
      </w:r>
      <w:r w:rsidRPr="003B6677">
        <w:rPr>
          <w:rtl/>
        </w:rPr>
        <w:t>:</w:t>
      </w:r>
    </w:p>
    <w:p w14:paraId="35191249" w14:textId="77777777" w:rsidR="003B6677" w:rsidRDefault="00AC0AF5" w:rsidP="003B6677">
      <w:pPr>
        <w:rPr>
          <w:rFonts w:ascii="David" w:hAnsi="David"/>
          <w:sz w:val="32"/>
          <w:rtl/>
        </w:rPr>
      </w:pPr>
      <w:r w:rsidRPr="00C35A2C">
        <w:rPr>
          <w:rFonts w:ascii="David" w:hAnsi="David"/>
          <w:sz w:val="32"/>
          <w:rtl/>
        </w:rPr>
        <w:t xml:space="preserve"> ידבקו מטות.</w:t>
      </w:r>
      <w:r w:rsidR="003B6677">
        <w:rPr>
          <w:rFonts w:ascii="David" w:hAnsi="David" w:hint="cs"/>
          <w:sz w:val="32"/>
          <w:rtl/>
        </w:rPr>
        <w:t xml:space="preserve"> </w:t>
      </w:r>
    </w:p>
    <w:p w14:paraId="0F60E824" w14:textId="77777777" w:rsidR="003B6677" w:rsidRPr="003B6677" w:rsidRDefault="00AC0AF5" w:rsidP="003B6677">
      <w:pPr>
        <w:pStyle w:val="36"/>
        <w:framePr w:wrap="notBeside"/>
        <w:rPr>
          <w:rtl/>
        </w:rPr>
      </w:pPr>
      <w:r w:rsidRPr="003B6677">
        <w:rPr>
          <w:rFonts w:hint="cs"/>
          <w:rtl/>
        </w:rPr>
        <w:t>ולרב אשי</w:t>
      </w:r>
      <w:r w:rsidRPr="003B6677">
        <w:rPr>
          <w:rtl/>
        </w:rPr>
        <w:t>:</w:t>
      </w:r>
    </w:p>
    <w:p w14:paraId="6FF079B2" w14:textId="01EC7CE0" w:rsidR="00AC0AF5" w:rsidRDefault="00AC0AF5" w:rsidP="003B6677">
      <w:pPr>
        <w:rPr>
          <w:rFonts w:ascii="David" w:hAnsi="David"/>
          <w:sz w:val="32"/>
          <w:rtl/>
        </w:rPr>
      </w:pPr>
      <w:r w:rsidRPr="00C35A2C">
        <w:rPr>
          <w:rFonts w:ascii="David" w:hAnsi="David"/>
          <w:sz w:val="32"/>
          <w:rtl/>
        </w:rPr>
        <w:t>ממטה למטה אחר, ובן לאו אחר הוא.</w:t>
      </w:r>
    </w:p>
    <w:bookmarkEnd w:id="50"/>
    <w:p w14:paraId="570EDB3A" w14:textId="77777777" w:rsidR="003B6677" w:rsidRDefault="003B6677" w:rsidP="003B6677">
      <w:pPr>
        <w:rPr>
          <w:rFonts w:ascii="David" w:hAnsi="David"/>
          <w:sz w:val="32"/>
          <w:rtl/>
        </w:rPr>
      </w:pPr>
    </w:p>
    <w:p w14:paraId="590EEA65" w14:textId="77777777" w:rsidR="003B6677" w:rsidRPr="00C35A2C" w:rsidRDefault="003B6677" w:rsidP="003B6677">
      <w:pPr>
        <w:rPr>
          <w:rFonts w:ascii="David" w:hAnsi="David"/>
          <w:sz w:val="32"/>
          <w:rtl/>
        </w:rPr>
      </w:pPr>
      <w:bookmarkStart w:id="51" w:name="_Hlk179965058"/>
    </w:p>
    <w:p w14:paraId="17B9DC39" w14:textId="5A835D8B" w:rsidR="003B6677" w:rsidRPr="003B6677" w:rsidRDefault="00AC0AF5" w:rsidP="003B6677">
      <w:pPr>
        <w:pStyle w:val="36"/>
        <w:framePr w:wrap="notBeside"/>
        <w:rPr>
          <w:rtl/>
        </w:rPr>
      </w:pPr>
      <w:r w:rsidRPr="003B6677">
        <w:rPr>
          <w:rFonts w:hint="cs"/>
          <w:rtl/>
        </w:rPr>
        <w:t>ר</w:t>
      </w:r>
      <w:r w:rsidRPr="003B6677">
        <w:rPr>
          <w:rtl/>
        </w:rPr>
        <w:t>"</w:t>
      </w:r>
      <w:r w:rsidRPr="003B6677">
        <w:rPr>
          <w:rFonts w:hint="cs"/>
          <w:rtl/>
        </w:rPr>
        <w:t>א מרי</w:t>
      </w:r>
      <w:r w:rsidRPr="003B6677">
        <w:rPr>
          <w:rtl/>
        </w:rPr>
        <w:t>"</w:t>
      </w:r>
      <w:r w:rsidRPr="003B6677">
        <w:rPr>
          <w:rFonts w:hint="cs"/>
          <w:rtl/>
        </w:rPr>
        <w:t>ו</w:t>
      </w:r>
      <w:r w:rsidR="003B6677">
        <w:rPr>
          <w:rFonts w:hint="cs"/>
          <w:rtl/>
        </w:rPr>
        <w:t xml:space="preserve"> מריב''ק</w:t>
      </w:r>
    </w:p>
    <w:p w14:paraId="7689698D" w14:textId="77777777" w:rsidR="003B6677" w:rsidRDefault="00AC0AF5" w:rsidP="00AC0AF5">
      <w:pPr>
        <w:rPr>
          <w:rFonts w:ascii="David" w:hAnsi="David"/>
          <w:sz w:val="32"/>
          <w:rtl/>
        </w:rPr>
      </w:pPr>
      <w:r w:rsidRPr="003B6677">
        <w:rPr>
          <w:rFonts w:ascii="David" w:hAnsi="David"/>
          <w:b/>
          <w:bCs/>
          <w:sz w:val="32"/>
          <w:rtl/>
        </w:rPr>
        <w:t>מנין לבעל שאינו נוטל בראוי כבמוחזק?</w:t>
      </w:r>
      <w:r w:rsidRPr="00C35A2C">
        <w:rPr>
          <w:rFonts w:ascii="David" w:hAnsi="David"/>
          <w:sz w:val="32"/>
          <w:rtl/>
        </w:rPr>
        <w:t xml:space="preserve"> </w:t>
      </w:r>
    </w:p>
    <w:p w14:paraId="77798A90" w14:textId="466A4943" w:rsidR="00AC0AF5" w:rsidRDefault="003B6677" w:rsidP="00AC0AF5">
      <w:pPr>
        <w:rPr>
          <w:rFonts w:ascii="David" w:hAnsi="David"/>
          <w:sz w:val="32"/>
          <w:rtl/>
        </w:rPr>
      </w:pPr>
      <w:r>
        <w:rPr>
          <w:rFonts w:ascii="David" w:hAnsi="David" w:hint="cs"/>
          <w:sz w:val="32"/>
          <w:rtl/>
        </w:rPr>
        <w:t>-</w:t>
      </w:r>
      <w:r w:rsidR="00AC0AF5" w:rsidRPr="00F10693">
        <w:rPr>
          <w:rtl/>
        </w:rPr>
        <w:t>'ו</w:t>
      </w:r>
      <w:r w:rsidR="00AC0AF5" w:rsidRPr="00B011CC">
        <w:rPr>
          <w:rStyle w:val="affff8"/>
          <w:rtl/>
        </w:rPr>
        <w:t>שגוב הוליד את יאיר ויהי לו עשרים ושלש ערים בארץ הגלעד</w:t>
      </w:r>
      <w:r w:rsidR="00AC0AF5" w:rsidRPr="00F10693">
        <w:rPr>
          <w:rFonts w:hint="cs"/>
          <w:rtl/>
        </w:rPr>
        <w:t>'</w:t>
      </w:r>
      <w:r w:rsidR="00AC0AF5" w:rsidRPr="00F10693">
        <w:rPr>
          <w:rtl/>
        </w:rPr>
        <w:t>,</w:t>
      </w:r>
    </w:p>
    <w:p w14:paraId="13ECE643" w14:textId="27028568" w:rsidR="00AC0AF5" w:rsidRPr="0058432D" w:rsidRDefault="003B6677" w:rsidP="003B6677">
      <w:pPr>
        <w:rPr>
          <w:rStyle w:val="affff8"/>
          <w:rtl/>
        </w:rPr>
      </w:pPr>
      <w:r w:rsidRPr="003B6677">
        <w:rPr>
          <w:rStyle w:val="afffff0"/>
          <w:rFonts w:hint="cs"/>
          <w:rtl/>
        </w:rPr>
        <w:t xml:space="preserve">ומנין ליאיר ערים שלא היו לאביו שגוב- </w:t>
      </w:r>
      <w:r>
        <w:rPr>
          <w:rFonts w:hint="cs"/>
          <w:rtl/>
        </w:rPr>
        <w:t>מוכח שנ</w:t>
      </w:r>
      <w:r w:rsidR="00AC0AF5" w:rsidRPr="00C35A2C">
        <w:rPr>
          <w:rtl/>
        </w:rPr>
        <w:t>שא שגוב אשה ומתה בחיי מורישיה, ומתו מורישיה וירשה יאיר.</w:t>
      </w:r>
      <w:r>
        <w:rPr>
          <w:rFonts w:hint="cs"/>
          <w:rtl/>
        </w:rPr>
        <w:t xml:space="preserve"> </w:t>
      </w:r>
      <w:r w:rsidR="00AC0AF5" w:rsidRPr="003B6677">
        <w:rPr>
          <w:rStyle w:val="affffe"/>
          <w:rtl/>
        </w:rPr>
        <w:t>ואומר:</w:t>
      </w:r>
      <w:r w:rsidR="00AC0AF5" w:rsidRPr="00C35A2C">
        <w:rPr>
          <w:rFonts w:ascii="David" w:hAnsi="David"/>
          <w:sz w:val="32"/>
          <w:rtl/>
        </w:rPr>
        <w:t xml:space="preserve"> </w:t>
      </w:r>
      <w:r w:rsidR="00AC0AF5" w:rsidRPr="0058432D">
        <w:rPr>
          <w:rStyle w:val="affff8"/>
          <w:rtl/>
        </w:rPr>
        <w:t>ואלעזר בן אהרן מת ויקברו וגו</w:t>
      </w:r>
      <w:r w:rsidR="00AC0AF5" w:rsidRPr="00F10693">
        <w:rPr>
          <w:rtl/>
        </w:rPr>
        <w:t>',</w:t>
      </w:r>
    </w:p>
    <w:p w14:paraId="024A45C0" w14:textId="3DBD686D" w:rsidR="00AC0AF5" w:rsidRPr="00C35A2C" w:rsidRDefault="003B6677" w:rsidP="00AC0AF5">
      <w:pPr>
        <w:rPr>
          <w:rtl/>
        </w:rPr>
      </w:pPr>
      <w:r w:rsidRPr="003B6677">
        <w:rPr>
          <w:rStyle w:val="afffff0"/>
          <w:rFonts w:hint="cs"/>
          <w:rtl/>
        </w:rPr>
        <w:t>ומנין לפנחס שלא היו לאביו אלעזר</w:t>
      </w:r>
      <w:r>
        <w:rPr>
          <w:rFonts w:hint="cs"/>
          <w:b/>
          <w:bCs/>
          <w:rtl/>
        </w:rPr>
        <w:t xml:space="preserve"> מוכח </w:t>
      </w:r>
      <w:r w:rsidR="00AC0AF5" w:rsidRPr="00C35A2C">
        <w:rPr>
          <w:rtl/>
        </w:rPr>
        <w:t>שנשא אלעזר אשה ומתה בחיי מורישיה, ומתו מורישיה וירשה פנחס.</w:t>
      </w:r>
    </w:p>
    <w:p w14:paraId="49036177" w14:textId="77777777" w:rsidR="003B6677" w:rsidRPr="003B6677" w:rsidRDefault="00AC0AF5" w:rsidP="003B6677">
      <w:pPr>
        <w:pStyle w:val="36"/>
        <w:framePr w:wrap="notBeside"/>
        <w:rPr>
          <w:rtl/>
        </w:rPr>
      </w:pPr>
      <w:r w:rsidRPr="003B6677">
        <w:rPr>
          <w:rtl/>
        </w:rPr>
        <w:t>ואומר?</w:t>
      </w:r>
    </w:p>
    <w:p w14:paraId="6C951491" w14:textId="406BCAD1" w:rsidR="003B6677" w:rsidRDefault="00AC0AF5" w:rsidP="003B6677">
      <w:pPr>
        <w:rPr>
          <w:rFonts w:ascii="David" w:hAnsi="David"/>
          <w:sz w:val="32"/>
          <w:rtl/>
        </w:rPr>
      </w:pPr>
      <w:r w:rsidRPr="003B6677">
        <w:rPr>
          <w:rStyle w:val="affffe"/>
          <w:rtl/>
        </w:rPr>
        <w:t>וכי תימא:</w:t>
      </w:r>
      <w:r w:rsidRPr="00C35A2C">
        <w:rPr>
          <w:rFonts w:ascii="David" w:hAnsi="David"/>
          <w:sz w:val="32"/>
          <w:rtl/>
        </w:rPr>
        <w:t xml:space="preserve"> יאיר </w:t>
      </w:r>
      <w:r>
        <w:rPr>
          <w:rFonts w:ascii="David" w:hAnsi="David" w:hint="cs"/>
          <w:sz w:val="32"/>
          <w:rtl/>
        </w:rPr>
        <w:t>שנשא אשה</w:t>
      </w:r>
      <w:r w:rsidRPr="00C35A2C">
        <w:rPr>
          <w:rFonts w:ascii="David" w:hAnsi="David"/>
          <w:sz w:val="32"/>
          <w:rtl/>
        </w:rPr>
        <w:t xml:space="preserve"> ומתה </w:t>
      </w:r>
      <w:r w:rsidR="003B6677">
        <w:rPr>
          <w:rFonts w:ascii="David" w:hAnsi="David" w:hint="cs"/>
          <w:sz w:val="32"/>
          <w:rtl/>
        </w:rPr>
        <w:t>וירשה</w:t>
      </w:r>
      <w:r w:rsidRPr="00C35A2C">
        <w:rPr>
          <w:rFonts w:ascii="David" w:hAnsi="David"/>
          <w:sz w:val="32"/>
          <w:rtl/>
        </w:rPr>
        <w:t xml:space="preserve">, </w:t>
      </w:r>
      <w:r w:rsidRPr="003B6677">
        <w:rPr>
          <w:rStyle w:val="affffe"/>
          <w:rtl/>
        </w:rPr>
        <w:t>ת</w:t>
      </w:r>
      <w:r w:rsidRPr="003B6677">
        <w:rPr>
          <w:rStyle w:val="affffe"/>
          <w:rFonts w:hint="cs"/>
          <w:rtl/>
        </w:rPr>
        <w:t>"</w:t>
      </w:r>
      <w:r w:rsidRPr="003B6677">
        <w:rPr>
          <w:rStyle w:val="affffe"/>
          <w:rtl/>
        </w:rPr>
        <w:t>ל:</w:t>
      </w:r>
      <w:r w:rsidRPr="00C35A2C">
        <w:rPr>
          <w:rFonts w:ascii="David" w:hAnsi="David"/>
          <w:sz w:val="32"/>
          <w:rtl/>
        </w:rPr>
        <w:t xml:space="preserve"> </w:t>
      </w:r>
      <w:r w:rsidRPr="00F10693">
        <w:rPr>
          <w:rFonts w:hint="cs"/>
          <w:rtl/>
        </w:rPr>
        <w:t>'</w:t>
      </w:r>
      <w:r w:rsidRPr="00F10693">
        <w:rPr>
          <w:rtl/>
        </w:rPr>
        <w:t>ו</w:t>
      </w:r>
      <w:r w:rsidRPr="00677B59">
        <w:rPr>
          <w:rStyle w:val="affff8"/>
          <w:rtl/>
        </w:rPr>
        <w:t>אלעזר בן אהרן מת</w:t>
      </w:r>
      <w:r w:rsidRPr="00F10693">
        <w:rPr>
          <w:rFonts w:hint="cs"/>
          <w:rtl/>
        </w:rPr>
        <w:t>'</w:t>
      </w:r>
      <w:r w:rsidRPr="00F10693">
        <w:rPr>
          <w:rtl/>
        </w:rPr>
        <w:t>.</w:t>
      </w:r>
    </w:p>
    <w:p w14:paraId="3DCADFD5" w14:textId="0FDBDFD4" w:rsidR="00AC0AF5" w:rsidRPr="003B6677" w:rsidRDefault="00AC0AF5" w:rsidP="003B6677">
      <w:pPr>
        <w:rPr>
          <w:rStyle w:val="afffff0"/>
          <w:rtl/>
        </w:rPr>
      </w:pPr>
      <w:r w:rsidRPr="003B6677">
        <w:rPr>
          <w:rStyle w:val="affffe"/>
          <w:rtl/>
        </w:rPr>
        <w:t>וכי תימא:</w:t>
      </w:r>
      <w:r w:rsidRPr="00C35A2C">
        <w:rPr>
          <w:rFonts w:ascii="David" w:hAnsi="David"/>
          <w:sz w:val="32"/>
          <w:rtl/>
        </w:rPr>
        <w:t xml:space="preserve"> דנפלה ל</w:t>
      </w:r>
      <w:r w:rsidR="003B6677">
        <w:rPr>
          <w:rFonts w:ascii="David" w:hAnsi="David" w:hint="cs"/>
          <w:sz w:val="32"/>
          <w:rtl/>
        </w:rPr>
        <w:t>ו</w:t>
      </w:r>
      <w:r w:rsidRPr="00C35A2C">
        <w:rPr>
          <w:rFonts w:ascii="David" w:hAnsi="David"/>
          <w:sz w:val="32"/>
          <w:rtl/>
        </w:rPr>
        <w:t xml:space="preserve"> בשדה חרמים, </w:t>
      </w:r>
      <w:r w:rsidR="003B6677">
        <w:rPr>
          <w:rStyle w:val="affffe"/>
          <w:rFonts w:hint="cs"/>
          <w:rtl/>
        </w:rPr>
        <w:t>קמ''ל</w:t>
      </w:r>
      <w:r w:rsidRPr="003B6677">
        <w:rPr>
          <w:rStyle w:val="affffe"/>
          <w:rtl/>
        </w:rPr>
        <w:t>:</w:t>
      </w:r>
      <w:r w:rsidRPr="00C35A2C">
        <w:rPr>
          <w:rFonts w:ascii="David" w:hAnsi="David"/>
          <w:sz w:val="32"/>
          <w:rtl/>
        </w:rPr>
        <w:t xml:space="preserve"> </w:t>
      </w:r>
      <w:r w:rsidRPr="00F10693">
        <w:rPr>
          <w:rFonts w:hint="cs"/>
          <w:rtl/>
        </w:rPr>
        <w:t>'</w:t>
      </w:r>
      <w:r w:rsidRPr="00F10693">
        <w:rPr>
          <w:rtl/>
        </w:rPr>
        <w:t>ב</w:t>
      </w:r>
      <w:r w:rsidRPr="00677B59">
        <w:rPr>
          <w:rStyle w:val="affff8"/>
          <w:rtl/>
        </w:rPr>
        <w:t xml:space="preserve">נו, </w:t>
      </w:r>
      <w:r w:rsidRPr="003B6677">
        <w:rPr>
          <w:rStyle w:val="afffff0"/>
          <w:rtl/>
        </w:rPr>
        <w:t>נחלה הראויה לו וירשה בנו</w:t>
      </w:r>
      <w:r w:rsidRPr="003B6677">
        <w:rPr>
          <w:rStyle w:val="afffff0"/>
          <w:rFonts w:hint="cs"/>
          <w:rtl/>
        </w:rPr>
        <w:t>'</w:t>
      </w:r>
      <w:r w:rsidRPr="003B6677">
        <w:rPr>
          <w:rStyle w:val="afffff0"/>
          <w:rtl/>
        </w:rPr>
        <w:t>.</w:t>
      </w:r>
    </w:p>
    <w:p w14:paraId="2AF9B556" w14:textId="4C59198A" w:rsidR="00AC0AF5" w:rsidRPr="001B450D" w:rsidRDefault="001B450D" w:rsidP="00AC0AF5">
      <w:pPr>
        <w:pStyle w:val="aff9"/>
        <w:rPr>
          <w:del w:id="90124" w:author="מנוע עיצוב" w:date="2026-10-08T11:01:28Z"/>
          <w:rtl/>
        </w:rPr>
      </w:pPr>
      <w:del w:id="90123" w:author="מנוע עיצוב" w:date="2026-10-08T11:01:28Z">
        <w:r w:rsidRPr="001B450D">
          <w:rPr>
            <w:rFonts w:hint="cs"/>
            <w:rtl/>
          </w:rPr>
          <w:delText xml:space="preserve">***</w:delText>
        </w:r>
      </w:del>
    </w:p>
    <w:p w14:paraId="48AE7E9B" w14:textId="77777777" w:rsidR="00AC0AF5" w:rsidRPr="00801934" w:rsidRDefault="00AC0AF5" w:rsidP="00AF2FEB">
      <w:pPr>
        <w:pStyle w:val="afffb"/>
        <w:rPr>
          <w:rtl/>
        </w:rPr>
      </w:pPr>
      <w:ins w:id="9940" w:author="מספור קטעי משנה" w:date="2026-10-06T06:44:59Z">
        <w:r>
          <w:rPr>
            <w:rStyle w:val="MisparKeta"/>
          </w:rPr>
          <w:t xml:space="preserve">ב. </w:t>
        </w:r>
      </w:ins>
      <w:r w:rsidRPr="00801934">
        <w:rPr>
          <w:rtl/>
        </w:rPr>
        <w:t>ובני אחות.</w:t>
      </w:r>
    </w:p>
    <w:p w14:paraId="151EF4D7" w14:textId="77777777" w:rsidR="003B6677" w:rsidRPr="003B6677" w:rsidRDefault="00AC0AF5" w:rsidP="003B6677">
      <w:pPr>
        <w:pStyle w:val="36"/>
        <w:framePr w:wrap="notBeside"/>
        <w:rPr>
          <w:rtl/>
        </w:rPr>
      </w:pPr>
      <w:r w:rsidRPr="003B6677">
        <w:rPr>
          <w:rtl/>
        </w:rPr>
        <w:t>תנא:</w:t>
      </w:r>
    </w:p>
    <w:p w14:paraId="693BDC65" w14:textId="7B0C5D85" w:rsidR="00AC0AF5" w:rsidRPr="00C35A2C" w:rsidRDefault="00AC0AF5" w:rsidP="00AC0AF5">
      <w:pPr>
        <w:rPr>
          <w:rFonts w:ascii="David" w:hAnsi="David"/>
          <w:sz w:val="32"/>
          <w:rtl/>
        </w:rPr>
      </w:pPr>
      <w:r w:rsidRPr="00C35A2C">
        <w:rPr>
          <w:rFonts w:ascii="David" w:hAnsi="David"/>
          <w:sz w:val="32"/>
          <w:rtl/>
        </w:rPr>
        <w:t>בני אחות, ולא בנות אחות.</w:t>
      </w:r>
      <w:r w:rsidR="003B6677">
        <w:rPr>
          <w:rFonts w:ascii="David" w:hAnsi="David" w:hint="cs"/>
          <w:sz w:val="32"/>
          <w:rtl/>
        </w:rPr>
        <w:t xml:space="preserve"> והלכתא </w:t>
      </w:r>
      <w:r w:rsidR="003B6677">
        <w:rPr>
          <w:rFonts w:ascii="David" w:hAnsi="David"/>
          <w:sz w:val="32"/>
          <w:rtl/>
        </w:rPr>
        <w:t>–</w:t>
      </w:r>
      <w:r w:rsidR="003B6677">
        <w:rPr>
          <w:rFonts w:ascii="David" w:hAnsi="David" w:hint="cs"/>
          <w:sz w:val="32"/>
          <w:rtl/>
        </w:rPr>
        <w:t xml:space="preserve"> </w:t>
      </w:r>
      <w:r w:rsidR="003B6677" w:rsidRPr="003B6677">
        <w:rPr>
          <w:rFonts w:ascii="David" w:hAnsi="David" w:hint="cs"/>
          <w:b/>
          <w:bCs/>
          <w:sz w:val="32"/>
          <w:rtl/>
        </w:rPr>
        <w:t>לקדם</w:t>
      </w:r>
      <w:r w:rsidR="003B6677">
        <w:rPr>
          <w:rFonts w:ascii="David" w:hAnsi="David" w:hint="cs"/>
          <w:sz w:val="32"/>
          <w:rtl/>
        </w:rPr>
        <w:t xml:space="preserve"> </w:t>
      </w:r>
      <w:r w:rsidR="003B6677" w:rsidRPr="003B6677">
        <w:rPr>
          <w:rStyle w:val="afffff0"/>
          <w:rFonts w:hint="cs"/>
          <w:rtl/>
        </w:rPr>
        <w:t>שבנים ע''י משמוש מאמם</w:t>
      </w:r>
    </w:p>
    <w:p w14:paraId="3882F199" w14:textId="77777777" w:rsidR="00AC0AF5" w:rsidRDefault="00AC0AF5" w:rsidP="00982F98">
      <w:pPr>
        <w:pStyle w:val="affe"/>
        <w:framePr w:wrap="around"/>
        <w:rPr>
          <w:rtl/>
        </w:rPr>
      </w:pPr>
      <w:r w:rsidRPr="00C35A2C">
        <w:rPr>
          <w:rFonts w:hint="cs"/>
          <w:rtl/>
        </w:rPr>
        <w:t>קיג:</w:t>
      </w:r>
    </w:p>
    <w:p w14:paraId="52836A51" w14:textId="77777777" w:rsidR="003B6677" w:rsidRDefault="003B6677" w:rsidP="00AC0AF5">
      <w:pPr>
        <w:rPr>
          <w:rStyle w:val="afff8"/>
          <w:rtl/>
        </w:rPr>
      </w:pPr>
    </w:p>
    <w:p w14:paraId="296EA083" w14:textId="77777777" w:rsidR="003B6677" w:rsidRPr="003B6677" w:rsidRDefault="00AC0AF5" w:rsidP="003B6677">
      <w:pPr>
        <w:pStyle w:val="36"/>
        <w:framePr w:wrap="notBeside"/>
        <w:rPr>
          <w:rtl/>
        </w:rPr>
      </w:pPr>
      <w:r w:rsidRPr="003B6677">
        <w:rPr>
          <w:rtl/>
        </w:rPr>
        <w:t>תני ר</w:t>
      </w:r>
      <w:r w:rsidRPr="003B6677">
        <w:rPr>
          <w:rFonts w:hint="cs"/>
          <w:rtl/>
        </w:rPr>
        <w:t>שב</w:t>
      </w:r>
      <w:r w:rsidRPr="003B6677">
        <w:rPr>
          <w:rtl/>
        </w:rPr>
        <w:t>"</w:t>
      </w:r>
      <w:r w:rsidRPr="003B6677">
        <w:rPr>
          <w:rFonts w:hint="cs"/>
          <w:rtl/>
        </w:rPr>
        <w:t>י</w:t>
      </w:r>
    </w:p>
    <w:p w14:paraId="4D8FEECA" w14:textId="58AC001F" w:rsidR="00AC0AF5" w:rsidRPr="00C35A2C" w:rsidRDefault="00AC0AF5" w:rsidP="003B6677">
      <w:pPr>
        <w:spacing w:after="60"/>
        <w:rPr>
          <w:rFonts w:ascii="David" w:hAnsi="David"/>
          <w:sz w:val="32"/>
          <w:rtl/>
        </w:rPr>
      </w:pPr>
      <w:r w:rsidRPr="00C35A2C">
        <w:rPr>
          <w:rFonts w:ascii="David" w:hAnsi="David" w:hint="cs"/>
          <w:sz w:val="32"/>
          <w:rtl/>
        </w:rPr>
        <w:t xml:space="preserve"> </w:t>
      </w:r>
      <w:r>
        <w:rPr>
          <w:rFonts w:ascii="David" w:hAnsi="David" w:hint="cs"/>
          <w:sz w:val="32"/>
          <w:rtl/>
        </w:rPr>
        <w:t xml:space="preserve">לפני </w:t>
      </w:r>
      <w:r>
        <w:rPr>
          <w:rStyle w:val="affffe"/>
          <w:rFonts w:ascii="David" w:hAnsi="David" w:hint="cs"/>
          <w:sz w:val="32"/>
          <w:rtl/>
          <w:rPrChange w:id="9436" w:author="מנוע אמוראים" w:date="2026-10-05T16:41:09Z">
            <w:rPr>
              <w:rFonts w:ascii="David" w:hAnsi="David" w:hint="cs"/>
              <w:sz w:val="32"/>
              <w:rtl/>
            </w:rPr>
          </w:rPrChange>
        </w:rPr>
        <w:t xml:space="preserve">ר</w:t>
      </w:r>
      <w:r>
        <w:rPr>
          <w:rStyle w:val="affffe"/>
          <w:rFonts w:ascii="David" w:hAnsi="David"/>
          <w:sz w:val="32"/>
          <w:rtl/>
          <w:rPrChange w:id="9437" w:author="מנוע אמוראים" w:date="2026-10-05T16:41:09Z">
            <w:rPr>
              <w:rFonts w:ascii="David" w:hAnsi="David"/>
              <w:sz w:val="32"/>
              <w:rtl/>
            </w:rPr>
          </w:rPrChange>
        </w:rPr>
        <w:t xml:space="preserve">"</w:t>
      </w:r>
      <w:r>
        <w:rPr>
          <w:rStyle w:val="affffe"/>
          <w:rFonts w:ascii="David" w:hAnsi="David" w:hint="cs"/>
          <w:sz w:val="32"/>
          <w:rtl/>
          <w:rPrChange w:id="9438" w:author="מנוע אמוראים" w:date="2026-10-05T16:41:09Z">
            <w:rPr>
              <w:rFonts w:ascii="David" w:hAnsi="David" w:hint="cs"/>
              <w:sz w:val="32"/>
              <w:rtl/>
            </w:rPr>
          </w:rPrChange>
        </w:rPr>
        <w:t xml:space="preserve">ה</w:t>
      </w:r>
      <w:r w:rsidRPr="00B011CC">
        <w:rPr>
          <w:rStyle w:val="affff8"/>
          <w:rFonts w:hint="cs"/>
          <w:rtl/>
        </w:rPr>
        <w:t xml:space="preserve"> </w:t>
      </w:r>
      <w:r w:rsidRPr="00F10693">
        <w:rPr>
          <w:rFonts w:hint="cs"/>
          <w:rtl/>
        </w:rPr>
        <w:t>'</w:t>
      </w:r>
      <w:r w:rsidRPr="00F10693">
        <w:rPr>
          <w:rtl/>
        </w:rPr>
        <w:t>ו</w:t>
      </w:r>
      <w:r w:rsidRPr="00B011CC">
        <w:rPr>
          <w:rStyle w:val="affff8"/>
          <w:rtl/>
        </w:rPr>
        <w:t>ירש</w:t>
      </w:r>
      <w:r w:rsidRPr="00F10693">
        <w:rPr>
          <w:rFonts w:hint="cs"/>
          <w:rtl/>
        </w:rPr>
        <w:t>'</w:t>
      </w:r>
      <w:r w:rsidRPr="00F10693">
        <w:rPr>
          <w:rtl/>
        </w:rPr>
        <w:t xml:space="preserve"> </w:t>
      </w:r>
      <w:r w:rsidRPr="00C35A2C">
        <w:rPr>
          <w:rFonts w:ascii="David" w:hAnsi="David"/>
          <w:sz w:val="32"/>
          <w:rtl/>
        </w:rPr>
        <w:t xml:space="preserve">- מקיש ירושה שניה לירושה ראשונה, </w:t>
      </w:r>
      <w:r w:rsidR="003B6677">
        <w:rPr>
          <w:rFonts w:ascii="David" w:hAnsi="David" w:hint="cs"/>
          <w:sz w:val="32"/>
          <w:rtl/>
        </w:rPr>
        <w:t>ש</w:t>
      </w:r>
      <w:r w:rsidRPr="00C35A2C">
        <w:rPr>
          <w:rFonts w:ascii="David" w:hAnsi="David"/>
          <w:sz w:val="32"/>
          <w:rtl/>
        </w:rPr>
        <w:t>בן קודם לבת.</w:t>
      </w:r>
    </w:p>
    <w:p w14:paraId="696ECB27" w14:textId="22175098" w:rsidR="003B6677" w:rsidRPr="003B6677" w:rsidRDefault="00AC0AF5" w:rsidP="003B6677">
      <w:pPr>
        <w:pStyle w:val="36"/>
        <w:framePr w:wrap="notBeside"/>
        <w:rPr>
          <w:rtl/>
        </w:rPr>
      </w:pPr>
      <w:r w:rsidRPr="003B6677">
        <w:rPr>
          <w:rtl/>
        </w:rPr>
        <w:t>ר</w:t>
      </w:r>
      <w:r w:rsidRPr="003B6677">
        <w:rPr>
          <w:rFonts w:hint="cs"/>
          <w:rtl/>
        </w:rPr>
        <w:t>ב</w:t>
      </w:r>
      <w:r w:rsidRPr="003B6677">
        <w:rPr>
          <w:rtl/>
        </w:rPr>
        <w:t>"</w:t>
      </w:r>
      <w:r w:rsidRPr="003B6677">
        <w:rPr>
          <w:rFonts w:hint="cs"/>
          <w:rtl/>
        </w:rPr>
        <w:t>ח</w:t>
      </w:r>
      <w:r w:rsidR="003B6677">
        <w:rPr>
          <w:rFonts w:hint="cs"/>
          <w:rtl/>
        </w:rPr>
        <w:t>:</w:t>
      </w:r>
    </w:p>
    <w:p w14:paraId="25C8A961" w14:textId="3BA2AE97" w:rsidR="00AC0AF5" w:rsidRPr="006765C4" w:rsidRDefault="00AC0AF5" w:rsidP="00AC0AF5">
      <w:pPr>
        <w:rPr>
          <w:rFonts w:ascii="David" w:hAnsi="David"/>
          <w:spacing w:val="-4"/>
          <w:sz w:val="32"/>
          <w:rtl/>
        </w:rPr>
      </w:pPr>
      <w:r w:rsidRPr="003B6677">
        <w:rPr>
          <w:rStyle w:val="affff8"/>
          <w:rFonts w:hint="cs"/>
          <w:rtl/>
        </w:rPr>
        <w:t>'</w:t>
      </w:r>
      <w:r w:rsidRPr="003B6677">
        <w:rPr>
          <w:rStyle w:val="affff8"/>
          <w:rtl/>
        </w:rPr>
        <w:t>והיה ביום הנחילו את בניו</w:t>
      </w:r>
      <w:r w:rsidRPr="003B6677">
        <w:rPr>
          <w:rStyle w:val="affff8"/>
          <w:rFonts w:hint="cs"/>
          <w:rtl/>
        </w:rPr>
        <w:t>'</w:t>
      </w:r>
      <w:r w:rsidRPr="003B6677">
        <w:rPr>
          <w:rStyle w:val="affff8"/>
          <w:rtl/>
        </w:rPr>
        <w:t xml:space="preserve"> -</w:t>
      </w:r>
      <w:r w:rsidRPr="006765C4">
        <w:rPr>
          <w:rFonts w:ascii="David" w:hAnsi="David"/>
          <w:spacing w:val="-4"/>
          <w:sz w:val="32"/>
          <w:rtl/>
        </w:rPr>
        <w:t xml:space="preserve"> ביום אתה מפיל נחלות, </w:t>
      </w:r>
      <w:r w:rsidR="003B6677">
        <w:rPr>
          <w:rFonts w:ascii="David" w:hAnsi="David" w:hint="cs"/>
          <w:spacing w:val="-4"/>
          <w:sz w:val="32"/>
          <w:rtl/>
        </w:rPr>
        <w:t xml:space="preserve">ולא </w:t>
      </w:r>
      <w:r w:rsidRPr="006765C4">
        <w:rPr>
          <w:rFonts w:ascii="David" w:hAnsi="David"/>
          <w:spacing w:val="-4"/>
          <w:sz w:val="32"/>
          <w:rtl/>
        </w:rPr>
        <w:t>בלילה.</w:t>
      </w:r>
    </w:p>
    <w:p w14:paraId="4F302A4A" w14:textId="77777777" w:rsidR="003B6677" w:rsidRPr="003B6677" w:rsidRDefault="00AC0AF5" w:rsidP="003B6677">
      <w:pPr>
        <w:pStyle w:val="36"/>
        <w:framePr w:wrap="notBeside"/>
        <w:rPr>
          <w:rtl/>
        </w:rPr>
      </w:pPr>
      <w:r w:rsidRPr="003B6677">
        <w:rPr>
          <w:rtl/>
        </w:rPr>
        <w:t>א"ל אביי:</w:t>
      </w:r>
    </w:p>
    <w:p w14:paraId="1E16BA98" w14:textId="17C2BD83" w:rsidR="00AC0AF5" w:rsidRPr="00C35A2C" w:rsidRDefault="00AC0AF5" w:rsidP="00AC0AF5">
      <w:pPr>
        <w:rPr>
          <w:rFonts w:ascii="David" w:hAnsi="David"/>
          <w:sz w:val="32"/>
          <w:rtl/>
        </w:rPr>
      </w:pPr>
      <w:r w:rsidRPr="00C35A2C">
        <w:rPr>
          <w:rFonts w:ascii="David" w:hAnsi="David"/>
          <w:sz w:val="32"/>
          <w:rtl/>
        </w:rPr>
        <w:t xml:space="preserve">אלא מעתה, </w:t>
      </w:r>
      <w:r w:rsidRPr="00C35A2C">
        <w:rPr>
          <w:rFonts w:ascii="David" w:hAnsi="David" w:hint="cs"/>
          <w:sz w:val="32"/>
          <w:rtl/>
        </w:rPr>
        <w:t>הנפטר בלילה לא</w:t>
      </w:r>
      <w:r w:rsidR="003B6677">
        <w:rPr>
          <w:rFonts w:ascii="David" w:hAnsi="David" w:hint="cs"/>
          <w:sz w:val="32"/>
          <w:rtl/>
        </w:rPr>
        <w:t xml:space="preserve"> יוריש</w:t>
      </w:r>
      <w:r w:rsidRPr="00C35A2C">
        <w:rPr>
          <w:rFonts w:ascii="David" w:hAnsi="David" w:hint="cs"/>
          <w:sz w:val="32"/>
          <w:rtl/>
        </w:rPr>
        <w:t xml:space="preserve"> </w:t>
      </w:r>
      <w:r w:rsidRPr="003B6677">
        <w:rPr>
          <w:rStyle w:val="affffe"/>
          <w:rFonts w:hint="cs"/>
          <w:rtl/>
        </w:rPr>
        <w:t>-</w:t>
      </w:r>
      <w:r w:rsidR="003B6677" w:rsidRPr="003B6677">
        <w:rPr>
          <w:rStyle w:val="affffe"/>
          <w:rFonts w:hint="cs"/>
          <w:rtl/>
        </w:rPr>
        <w:t>ודחי:</w:t>
      </w:r>
      <w:r w:rsidRPr="0081371E">
        <w:rPr>
          <w:rStyle w:val="afff8"/>
          <w:rFonts w:hint="cs"/>
          <w:rtl/>
        </w:rPr>
        <w:t xml:space="preserve"> </w:t>
      </w:r>
      <w:r w:rsidRPr="0081371E">
        <w:rPr>
          <w:rStyle w:val="afff8"/>
          <w:rtl/>
        </w:rPr>
        <w:t xml:space="preserve">דין נחלות </w:t>
      </w:r>
      <w:r w:rsidRPr="00C35A2C">
        <w:rPr>
          <w:rFonts w:ascii="David" w:hAnsi="David"/>
          <w:sz w:val="32"/>
          <w:rtl/>
        </w:rPr>
        <w:t>אמרת.</w:t>
      </w:r>
    </w:p>
    <w:p w14:paraId="02EB7E6D" w14:textId="77777777" w:rsidR="003B6677" w:rsidRPr="003B6677" w:rsidRDefault="00AC0AF5" w:rsidP="003B6677">
      <w:pPr>
        <w:pStyle w:val="36"/>
        <w:framePr w:wrap="notBeside"/>
        <w:rPr>
          <w:rtl/>
        </w:rPr>
      </w:pPr>
      <w:r w:rsidRPr="003B6677">
        <w:rPr>
          <w:rtl/>
        </w:rPr>
        <w:t>דתניא:</w:t>
      </w:r>
    </w:p>
    <w:p w14:paraId="69011037" w14:textId="20939B38" w:rsidR="00AC0AF5" w:rsidRPr="00C35A2C" w:rsidRDefault="00AC0AF5" w:rsidP="00AC0AF5">
      <w:pPr>
        <w:rPr>
          <w:rFonts w:ascii="David" w:hAnsi="David"/>
          <w:sz w:val="32"/>
          <w:rtl/>
        </w:rPr>
      </w:pPr>
      <w:r w:rsidRPr="00F10693">
        <w:rPr>
          <w:rFonts w:hint="cs"/>
          <w:rtl/>
        </w:rPr>
        <w:t>'</w:t>
      </w:r>
      <w:r w:rsidRPr="00F10693">
        <w:rPr>
          <w:rtl/>
        </w:rPr>
        <w:t>ו</w:t>
      </w:r>
      <w:r w:rsidRPr="00B011CC">
        <w:rPr>
          <w:rStyle w:val="affff8"/>
          <w:rtl/>
        </w:rPr>
        <w:t>היתה לבני ישראל לחוקת משפט</w:t>
      </w:r>
      <w:r w:rsidRPr="00F10693">
        <w:rPr>
          <w:rFonts w:hint="cs"/>
          <w:rtl/>
        </w:rPr>
        <w:t>'</w:t>
      </w:r>
      <w:r w:rsidRPr="00F10693">
        <w:rPr>
          <w:rtl/>
        </w:rPr>
        <w:t xml:space="preserve"> </w:t>
      </w:r>
      <w:r w:rsidRPr="00C35A2C">
        <w:rPr>
          <w:rFonts w:ascii="David" w:hAnsi="David"/>
          <w:sz w:val="32"/>
          <w:rtl/>
        </w:rPr>
        <w:t>- אורעה כל הפרשה כולה להיות דין.</w:t>
      </w:r>
    </w:p>
    <w:p w14:paraId="198440F7" w14:textId="77777777" w:rsidR="003B6677" w:rsidRPr="003B6677" w:rsidRDefault="00AC0AF5" w:rsidP="003B6677">
      <w:pPr>
        <w:pStyle w:val="36"/>
        <w:framePr w:wrap="notBeside"/>
        <w:rPr>
          <w:rtl/>
        </w:rPr>
      </w:pPr>
      <w:r w:rsidRPr="003B6677">
        <w:rPr>
          <w:rFonts w:hint="cs"/>
          <w:rtl/>
        </w:rPr>
        <w:t>וכדר</w:t>
      </w:r>
      <w:r w:rsidRPr="003B6677">
        <w:rPr>
          <w:rtl/>
        </w:rPr>
        <w:t>"</w:t>
      </w:r>
      <w:r w:rsidRPr="003B6677">
        <w:rPr>
          <w:rFonts w:hint="cs"/>
          <w:rtl/>
        </w:rPr>
        <w:t>י</w:t>
      </w:r>
      <w:r w:rsidRPr="003B6677">
        <w:rPr>
          <w:rtl/>
        </w:rPr>
        <w:t>:</w:t>
      </w:r>
    </w:p>
    <w:p w14:paraId="68D7F441" w14:textId="4E122383" w:rsidR="00AC0AF5" w:rsidRPr="00C35A2C" w:rsidRDefault="00AC0AF5" w:rsidP="00AC0AF5">
      <w:pPr>
        <w:rPr>
          <w:rFonts w:ascii="David" w:hAnsi="David"/>
          <w:sz w:val="32"/>
          <w:rtl/>
        </w:rPr>
      </w:pPr>
      <w:r w:rsidRPr="00C35A2C">
        <w:rPr>
          <w:rFonts w:ascii="David" w:hAnsi="David"/>
          <w:sz w:val="32"/>
          <w:rtl/>
        </w:rPr>
        <w:t>שלשה שנכנסו לבקר את החולה - רצו כותבין, רצו עושין דין, שנים - כותבין ואין עושין דין.</w:t>
      </w:r>
    </w:p>
    <w:p w14:paraId="3FC25F7E" w14:textId="77777777" w:rsidR="00AC0AF5" w:rsidRPr="00C35A2C" w:rsidRDefault="00AC0AF5" w:rsidP="00982F98">
      <w:pPr>
        <w:pStyle w:val="affe"/>
        <w:framePr w:wrap="around"/>
        <w:rPr>
          <w:rtl/>
        </w:rPr>
      </w:pPr>
      <w:r w:rsidRPr="00C35A2C">
        <w:rPr>
          <w:rFonts w:hint="cs"/>
          <w:rtl/>
        </w:rPr>
        <w:t>קיד.</w:t>
      </w:r>
    </w:p>
    <w:p w14:paraId="1EB4C15C" w14:textId="77777777" w:rsidR="003B6677" w:rsidRPr="003B6677" w:rsidRDefault="00AC0AF5" w:rsidP="003B6677">
      <w:pPr>
        <w:pStyle w:val="36"/>
        <w:framePr w:wrap="notBeside"/>
        <w:rPr>
          <w:rtl/>
        </w:rPr>
      </w:pPr>
      <w:r w:rsidRPr="003B6677">
        <w:rPr>
          <w:rtl/>
        </w:rPr>
        <w:t>ו</w:t>
      </w:r>
      <w:r w:rsidRPr="003B6677">
        <w:rPr>
          <w:rFonts w:hint="cs"/>
          <w:rtl/>
        </w:rPr>
        <w:t>אר</w:t>
      </w:r>
      <w:r w:rsidRPr="003B6677">
        <w:rPr>
          <w:rtl/>
        </w:rPr>
        <w:t>"</w:t>
      </w:r>
      <w:r w:rsidRPr="003B6677">
        <w:rPr>
          <w:rFonts w:hint="cs"/>
          <w:rtl/>
        </w:rPr>
        <w:t>ח</w:t>
      </w:r>
      <w:r w:rsidRPr="003B6677">
        <w:rPr>
          <w:rtl/>
        </w:rPr>
        <w:t>:</w:t>
      </w:r>
    </w:p>
    <w:p w14:paraId="1ED6449C" w14:textId="3A2FD205" w:rsidR="00AC0AF5" w:rsidRPr="00C35A2C" w:rsidRDefault="00AC0AF5" w:rsidP="00AC0AF5">
      <w:pPr>
        <w:rPr>
          <w:rFonts w:ascii="David" w:hAnsi="David"/>
          <w:sz w:val="32"/>
          <w:rtl/>
        </w:rPr>
      </w:pPr>
      <w:r>
        <w:rPr>
          <w:rFonts w:ascii="David" w:hAnsi="David"/>
          <w:sz w:val="32"/>
          <w:rtl/>
        </w:rPr>
        <w:t>דווקא</w:t>
      </w:r>
      <w:r w:rsidRPr="00C35A2C">
        <w:rPr>
          <w:rFonts w:ascii="David" w:hAnsi="David"/>
          <w:sz w:val="32"/>
          <w:rtl/>
        </w:rPr>
        <w:t xml:space="preserve"> ביום, אבל בלילה, אפילו שלשה - כותבין ואין עושין דין, </w:t>
      </w:r>
      <w:r w:rsidRPr="00C35A2C">
        <w:rPr>
          <w:rFonts w:ascii="David" w:hAnsi="David" w:hint="cs"/>
          <w:sz w:val="32"/>
          <w:rtl/>
        </w:rPr>
        <w:t>-</w:t>
      </w:r>
      <w:r w:rsidRPr="00C35A2C">
        <w:rPr>
          <w:rFonts w:ascii="David" w:hAnsi="David"/>
          <w:sz w:val="32"/>
          <w:rtl/>
        </w:rPr>
        <w:t xml:space="preserve"> </w:t>
      </w:r>
      <w:r w:rsidRPr="00C35A2C">
        <w:rPr>
          <w:rFonts w:ascii="David" w:hAnsi="David" w:hint="cs"/>
          <w:sz w:val="32"/>
          <w:rtl/>
        </w:rPr>
        <w:t>דהוו</w:t>
      </w:r>
      <w:r w:rsidRPr="00C35A2C">
        <w:rPr>
          <w:rFonts w:ascii="David" w:hAnsi="David"/>
          <w:sz w:val="32"/>
          <w:rtl/>
        </w:rPr>
        <w:t>"</w:t>
      </w:r>
      <w:r w:rsidRPr="00C35A2C">
        <w:rPr>
          <w:rFonts w:ascii="David" w:hAnsi="David" w:hint="cs"/>
          <w:sz w:val="32"/>
          <w:rtl/>
        </w:rPr>
        <w:t>ל</w:t>
      </w:r>
      <w:r w:rsidRPr="00C35A2C">
        <w:rPr>
          <w:rFonts w:ascii="David" w:hAnsi="David"/>
          <w:sz w:val="32"/>
          <w:rtl/>
        </w:rPr>
        <w:t xml:space="preserve"> עדים, ואין עד נעשה דיין.</w:t>
      </w:r>
      <w:r w:rsidR="003B6677">
        <w:rPr>
          <w:rFonts w:ascii="David" w:hAnsi="David" w:hint="cs"/>
          <w:sz w:val="32"/>
          <w:rtl/>
        </w:rPr>
        <w:t xml:space="preserve"> </w:t>
      </w:r>
      <w:r w:rsidR="003B6677" w:rsidRPr="003B6677">
        <w:rPr>
          <w:rStyle w:val="affffe"/>
          <w:rFonts w:hint="cs"/>
          <w:rtl/>
        </w:rPr>
        <w:t>א''ל</w:t>
      </w:r>
      <w:r w:rsidR="003B6677">
        <w:rPr>
          <w:rStyle w:val="affffe"/>
          <w:rFonts w:hint="cs"/>
          <w:rtl/>
        </w:rPr>
        <w:t xml:space="preserve">: </w:t>
      </w:r>
      <w:r w:rsidR="003B6677" w:rsidRPr="003B6677">
        <w:rPr>
          <w:rFonts w:hint="cs"/>
          <w:rtl/>
        </w:rPr>
        <w:t>אכן כך אמרתי</w:t>
      </w:r>
    </w:p>
    <w:bookmarkEnd w:id="51"/>
    <w:p w14:paraId="7669B665" w14:textId="53A82D8A" w:rsidR="00AC0AF5" w:rsidRPr="001B450D" w:rsidRDefault="001B450D" w:rsidP="00AC0AF5">
      <w:pPr>
        <w:pStyle w:val="aff9"/>
        <w:rPr>
          <w:del w:id="90126" w:author="מנוע עיצוב" w:date="2026-10-08T11:01:28Z"/>
          <w:rtl/>
        </w:rPr>
      </w:pPr>
      <w:del w:id="90125" w:author="מנוע עיצוב" w:date="2026-10-08T11:01:28Z">
        <w:r w:rsidRPr="001B450D">
          <w:rPr>
            <w:rFonts w:hint="cs"/>
            <w:rtl/>
          </w:rPr>
          <w:delText xml:space="preserve">***</w:delText>
        </w:r>
      </w:del>
    </w:p>
    <w:p w14:paraId="50872CE3" w14:textId="15E1E063" w:rsidR="00AC0AF5" w:rsidRDefault="00AC0AF5" w:rsidP="00FD19E0">
      <w:pPr>
        <w:pStyle w:val="affff9"/>
        <w:rPr>
          <w:rtl/>
        </w:rPr>
      </w:pPr>
      <w:r w:rsidRPr="00FD19E0">
        <w:rPr>
          <w:rtl/>
        </w:rPr>
        <w:t>קנין, עד</w:t>
      </w:r>
      <w:r w:rsidRPr="00C35A2C">
        <w:rPr>
          <w:rtl/>
        </w:rPr>
        <w:t xml:space="preserve"> אימתי חוזר? </w:t>
      </w:r>
    </w:p>
    <w:p w14:paraId="7130623E" w14:textId="7CE51A3E" w:rsidR="00FD19E0" w:rsidRPr="00FD19E0" w:rsidRDefault="00AC0AF5" w:rsidP="00FD19E0">
      <w:pPr>
        <w:pStyle w:val="36"/>
        <w:framePr w:wrap="notBeside"/>
        <w:rPr>
          <w:rtl/>
        </w:rPr>
      </w:pPr>
      <w:r w:rsidRPr="00FD19E0">
        <w:rPr>
          <w:rtl/>
        </w:rPr>
        <w:t>רבה</w:t>
      </w:r>
      <w:r w:rsidR="00FD19E0">
        <w:rPr>
          <w:rFonts w:hint="cs"/>
          <w:rtl/>
        </w:rPr>
        <w:t>:</w:t>
      </w:r>
    </w:p>
    <w:p w14:paraId="4B5A20DE" w14:textId="5E2714DB" w:rsidR="00AC0AF5" w:rsidRDefault="00AC0AF5" w:rsidP="00FD19E0">
      <w:pPr>
        <w:ind w:left="74" w:hanging="74"/>
        <w:rPr>
          <w:rFonts w:ascii="David" w:hAnsi="David"/>
          <w:sz w:val="32"/>
          <w:rtl/>
        </w:rPr>
      </w:pPr>
      <w:r w:rsidRPr="00C35A2C">
        <w:rPr>
          <w:rFonts w:ascii="David" w:hAnsi="David"/>
          <w:sz w:val="32"/>
          <w:rtl/>
        </w:rPr>
        <w:t>כל זמן שיושבין.</w:t>
      </w:r>
      <w:r w:rsidR="00FD19E0">
        <w:rPr>
          <w:rFonts w:ascii="David" w:hAnsi="David" w:hint="cs"/>
          <w:sz w:val="32"/>
          <w:rtl/>
        </w:rPr>
        <w:t xml:space="preserve"> </w:t>
      </w:r>
      <w:r w:rsidR="00FD19E0">
        <w:rPr>
          <w:rFonts w:ascii="David" w:hAnsi="David"/>
          <w:sz w:val="32"/>
          <w:rtl/>
        </w:rPr>
        <w:tab/>
      </w:r>
      <w:r w:rsidR="00FD19E0">
        <w:rPr>
          <w:rFonts w:ascii="David" w:hAnsi="David"/>
          <w:sz w:val="32"/>
          <w:rtl/>
        </w:rPr>
        <w:tab/>
      </w:r>
      <w:r w:rsidRPr="00FD19E0">
        <w:rPr>
          <w:rStyle w:val="affffe"/>
          <w:rtl/>
        </w:rPr>
        <w:t>רב יוסף</w:t>
      </w:r>
      <w:r w:rsidR="00FD19E0">
        <w:rPr>
          <w:rStyle w:val="affffe"/>
          <w:rFonts w:hint="cs"/>
          <w:rtl/>
        </w:rPr>
        <w:t xml:space="preserve">: </w:t>
      </w:r>
      <w:r w:rsidRPr="00C35A2C">
        <w:rPr>
          <w:rFonts w:ascii="David" w:hAnsi="David"/>
          <w:sz w:val="32"/>
          <w:rtl/>
        </w:rPr>
        <w:t>כל זמן שעוסקין באותו ענין.</w:t>
      </w:r>
    </w:p>
    <w:p w14:paraId="17FE77E3" w14:textId="64EB56C2" w:rsidR="00FD19E0" w:rsidRPr="00FD19E0" w:rsidRDefault="00FD19E0" w:rsidP="00FD19E0">
      <w:pPr>
        <w:pStyle w:val="36"/>
        <w:framePr w:wrap="notBeside"/>
        <w:rPr>
          <w:rtl/>
        </w:rPr>
      </w:pPr>
      <w:r>
        <w:rPr>
          <w:rFonts w:hint="cs"/>
          <w:rtl/>
        </w:rPr>
        <w:t xml:space="preserve">וכן מסתבר </w:t>
      </w:r>
      <w:r w:rsidR="00AC0AF5" w:rsidRPr="00FD19E0">
        <w:rPr>
          <w:rFonts w:hint="cs"/>
          <w:rtl/>
        </w:rPr>
        <w:t>דר</w:t>
      </w:r>
      <w:r w:rsidR="00AC0AF5" w:rsidRPr="00FD19E0">
        <w:rPr>
          <w:rtl/>
        </w:rPr>
        <w:t>"</w:t>
      </w:r>
      <w:r w:rsidR="00AC0AF5" w:rsidRPr="00FD19E0">
        <w:rPr>
          <w:rFonts w:hint="cs"/>
          <w:rtl/>
        </w:rPr>
        <w:t>י</w:t>
      </w:r>
      <w:r w:rsidR="00AC0AF5" w:rsidRPr="00FD19E0">
        <w:rPr>
          <w:rtl/>
        </w:rPr>
        <w:t>:</w:t>
      </w:r>
    </w:p>
    <w:p w14:paraId="17A01A35" w14:textId="0896C382" w:rsidR="00FD19E0" w:rsidRDefault="00FD19E0" w:rsidP="00FD19E0">
      <w:pPr>
        <w:rPr>
          <w:rFonts w:ascii="David" w:hAnsi="David"/>
          <w:sz w:val="32"/>
          <w:rtl/>
        </w:rPr>
      </w:pPr>
      <w:r w:rsidRPr="00FD19E0">
        <w:rPr>
          <w:rFonts w:hint="cs"/>
          <w:rtl/>
        </w:rPr>
        <w:t>ש</w:t>
      </w:r>
      <w:r w:rsidR="00AC0AF5" w:rsidRPr="00FD19E0">
        <w:rPr>
          <w:rtl/>
        </w:rPr>
        <w:t>לשה שנכנסו לבקר את החולה</w:t>
      </w:r>
      <w:r>
        <w:rPr>
          <w:rFonts w:hint="cs"/>
          <w:rtl/>
        </w:rPr>
        <w:t xml:space="preserve"> </w:t>
      </w:r>
      <w:r w:rsidR="00AC0AF5" w:rsidRPr="00FD19E0">
        <w:rPr>
          <w:rtl/>
        </w:rPr>
        <w:t>רצו כותבין, רצו עושין דין.</w:t>
      </w:r>
      <w:r>
        <w:rPr>
          <w:rFonts w:ascii="David" w:hAnsi="David" w:hint="cs"/>
          <w:sz w:val="32"/>
          <w:rtl/>
        </w:rPr>
        <w:t xml:space="preserve"> </w:t>
      </w:r>
    </w:p>
    <w:p w14:paraId="67418CDF" w14:textId="4DB0EDD0" w:rsidR="00AC0AF5" w:rsidRPr="00FD19E0" w:rsidRDefault="00AC0AF5" w:rsidP="00FD19E0">
      <w:pPr>
        <w:rPr>
          <w:rtl/>
        </w:rPr>
      </w:pPr>
      <w:r w:rsidRPr="00FD19E0">
        <w:rPr>
          <w:rStyle w:val="affffe"/>
          <w:rtl/>
        </w:rPr>
        <w:t>ואי ס"</w:t>
      </w:r>
      <w:r w:rsidRPr="00FD19E0">
        <w:rPr>
          <w:rStyle w:val="affffe"/>
          <w:rFonts w:hint="cs"/>
          <w:rtl/>
        </w:rPr>
        <w:t>ד</w:t>
      </w:r>
      <w:r w:rsidRPr="00C35A2C">
        <w:rPr>
          <w:rFonts w:ascii="David" w:hAnsi="David" w:hint="cs"/>
          <w:sz w:val="32"/>
          <w:rtl/>
        </w:rPr>
        <w:t xml:space="preserve"> </w:t>
      </w:r>
      <w:r w:rsidRPr="00C35A2C">
        <w:rPr>
          <w:rFonts w:ascii="David" w:hAnsi="David"/>
          <w:sz w:val="32"/>
          <w:rtl/>
        </w:rPr>
        <w:t xml:space="preserve">זמן שיושבין, ליחוש </w:t>
      </w:r>
      <w:r w:rsidR="00654D6B">
        <w:rPr>
          <w:rFonts w:ascii="David" w:hAnsi="David"/>
          <w:sz w:val="32"/>
          <w:rtl/>
        </w:rPr>
        <w:t xml:space="preserve">שמא </w:t>
      </w:r>
      <w:r w:rsidR="00FD19E0">
        <w:rPr>
          <w:rFonts w:ascii="David" w:hAnsi="David" w:hint="cs"/>
          <w:sz w:val="32"/>
          <w:rtl/>
        </w:rPr>
        <w:t>חזר בו</w:t>
      </w:r>
      <w:r w:rsidRPr="00C35A2C">
        <w:rPr>
          <w:rFonts w:ascii="David" w:hAnsi="David"/>
          <w:sz w:val="32"/>
          <w:rtl/>
        </w:rPr>
        <w:t>.</w:t>
      </w:r>
    </w:p>
    <w:p w14:paraId="7FDF2E7D" w14:textId="77777777" w:rsidR="00FD19E0" w:rsidRPr="00FD19E0" w:rsidRDefault="00AC0AF5" w:rsidP="00FD19E0">
      <w:pPr>
        <w:pStyle w:val="36"/>
        <w:framePr w:wrap="notBeside"/>
        <w:rPr>
          <w:rtl/>
        </w:rPr>
      </w:pPr>
      <w:r w:rsidRPr="00FD19E0">
        <w:rPr>
          <w:rtl/>
        </w:rPr>
        <w:t>רב אשי:</w:t>
      </w:r>
    </w:p>
    <w:p w14:paraId="58C640C5" w14:textId="4B230DE2" w:rsidR="00AC0AF5" w:rsidRPr="00C35A2C" w:rsidRDefault="00AC0AF5" w:rsidP="00AC0AF5">
      <w:pPr>
        <w:rPr>
          <w:rFonts w:ascii="David" w:hAnsi="David"/>
          <w:sz w:val="32"/>
          <w:rtl/>
        </w:rPr>
      </w:pPr>
      <w:r w:rsidRPr="00FD19E0">
        <w:rPr>
          <w:rStyle w:val="affffe"/>
          <w:rtl/>
        </w:rPr>
        <w:t xml:space="preserve">אמריתה לשמעתא </w:t>
      </w:r>
      <w:r w:rsidRPr="00FD19E0">
        <w:rPr>
          <w:rStyle w:val="affffe"/>
          <w:rFonts w:hint="cs"/>
          <w:rtl/>
        </w:rPr>
        <w:t>לפני ר</w:t>
      </w:r>
      <w:r w:rsidRPr="00FD19E0">
        <w:rPr>
          <w:rStyle w:val="affffe"/>
          <w:rtl/>
        </w:rPr>
        <w:t>"</w:t>
      </w:r>
      <w:r w:rsidRPr="00FD19E0">
        <w:rPr>
          <w:rStyle w:val="affffe"/>
          <w:rFonts w:hint="cs"/>
          <w:rtl/>
        </w:rPr>
        <w:t>כ</w:t>
      </w:r>
      <w:r w:rsidRPr="00FD19E0">
        <w:rPr>
          <w:rStyle w:val="affffe"/>
          <w:rtl/>
        </w:rPr>
        <w:t>,</w:t>
      </w:r>
      <w:r w:rsidRPr="00C35A2C">
        <w:rPr>
          <w:rFonts w:ascii="David" w:hAnsi="David"/>
          <w:sz w:val="32"/>
          <w:rtl/>
        </w:rPr>
        <w:t xml:space="preserve"> </w:t>
      </w:r>
      <w:r w:rsidRPr="00FD19E0">
        <w:rPr>
          <w:rStyle w:val="affffe"/>
          <w:rtl/>
        </w:rPr>
        <w:t>ולרב יוסף</w:t>
      </w:r>
      <w:r w:rsidRPr="00C35A2C">
        <w:rPr>
          <w:rFonts w:ascii="David" w:hAnsi="David"/>
          <w:sz w:val="32"/>
          <w:rtl/>
        </w:rPr>
        <w:t xml:space="preserve"> מי ניחא? וליחוש </w:t>
      </w:r>
      <w:r w:rsidR="00654D6B">
        <w:rPr>
          <w:rFonts w:ascii="David" w:hAnsi="David"/>
          <w:sz w:val="32"/>
          <w:rtl/>
        </w:rPr>
        <w:t xml:space="preserve">שמא </w:t>
      </w:r>
      <w:r w:rsidR="00FD19E0">
        <w:rPr>
          <w:rFonts w:ascii="David" w:hAnsi="David" w:hint="cs"/>
          <w:sz w:val="32"/>
          <w:rtl/>
        </w:rPr>
        <w:t>חז</w:t>
      </w:r>
      <w:r w:rsidRPr="00C35A2C">
        <w:rPr>
          <w:rFonts w:ascii="David" w:hAnsi="David"/>
          <w:sz w:val="32"/>
          <w:rtl/>
        </w:rPr>
        <w:t>ר ב</w:t>
      </w:r>
      <w:r w:rsidR="00FD19E0">
        <w:rPr>
          <w:rFonts w:ascii="David" w:hAnsi="David" w:hint="cs"/>
          <w:sz w:val="32"/>
          <w:rtl/>
        </w:rPr>
        <w:t>ו</w:t>
      </w:r>
    </w:p>
    <w:p w14:paraId="08E973CE" w14:textId="77777777" w:rsidR="00FD19E0" w:rsidRPr="00FD19E0" w:rsidRDefault="00AC0AF5" w:rsidP="00FD19E0">
      <w:pPr>
        <w:pStyle w:val="36"/>
        <w:framePr w:wrap="notBeside"/>
        <w:rPr>
          <w:rtl/>
        </w:rPr>
      </w:pPr>
      <w:r w:rsidRPr="00FD19E0">
        <w:rPr>
          <w:rtl/>
        </w:rPr>
        <w:t xml:space="preserve">אלא </w:t>
      </w:r>
      <w:r w:rsidRPr="00FD19E0">
        <w:rPr>
          <w:rFonts w:hint="cs"/>
          <w:rtl/>
        </w:rPr>
        <w:t>בהכרח</w:t>
      </w:r>
    </w:p>
    <w:p w14:paraId="48AFA5C6" w14:textId="276C9B1C" w:rsidR="00AC0AF5" w:rsidRPr="00C35A2C" w:rsidRDefault="00AC0AF5" w:rsidP="00AC0AF5">
      <w:pPr>
        <w:rPr>
          <w:rFonts w:ascii="David" w:hAnsi="David"/>
          <w:sz w:val="32"/>
          <w:rtl/>
        </w:rPr>
      </w:pPr>
      <w:r w:rsidRPr="00C35A2C">
        <w:rPr>
          <w:rFonts w:ascii="David" w:hAnsi="David"/>
          <w:sz w:val="32"/>
          <w:rtl/>
        </w:rPr>
        <w:t xml:space="preserve">דיסליקו </w:t>
      </w:r>
      <w:r w:rsidR="00FD19E0">
        <w:rPr>
          <w:rFonts w:ascii="David" w:hAnsi="David" w:hint="cs"/>
          <w:sz w:val="32"/>
          <w:rtl/>
        </w:rPr>
        <w:t>מענין לענין</w:t>
      </w:r>
      <w:r w:rsidRPr="00C35A2C">
        <w:rPr>
          <w:rFonts w:ascii="David" w:hAnsi="David"/>
          <w:sz w:val="32"/>
          <w:rtl/>
        </w:rPr>
        <w:t xml:space="preserve">, ה"נ דקמו </w:t>
      </w:r>
      <w:r w:rsidR="00FD19E0">
        <w:rPr>
          <w:rFonts w:ascii="David" w:hAnsi="David" w:hint="cs"/>
          <w:sz w:val="32"/>
          <w:rtl/>
        </w:rPr>
        <w:t>ושוב ישבו</w:t>
      </w:r>
      <w:r w:rsidRPr="00C35A2C">
        <w:rPr>
          <w:rFonts w:ascii="David" w:hAnsi="David"/>
          <w:sz w:val="32"/>
          <w:rtl/>
        </w:rPr>
        <w:t>.</w:t>
      </w:r>
    </w:p>
    <w:p w14:paraId="15777F77" w14:textId="77777777" w:rsidR="00AC0AF5" w:rsidRPr="00C35A2C" w:rsidRDefault="00AC0AF5" w:rsidP="00982F98">
      <w:pPr>
        <w:pStyle w:val="affe"/>
        <w:framePr w:wrap="around"/>
        <w:rPr>
          <w:rtl/>
        </w:rPr>
      </w:pPr>
      <w:r w:rsidRPr="00C35A2C">
        <w:rPr>
          <w:rFonts w:hint="cs"/>
          <w:rtl/>
        </w:rPr>
        <w:lastRenderedPageBreak/>
        <w:t>קיד:</w:t>
      </w:r>
    </w:p>
    <w:p w14:paraId="2461A63D" w14:textId="01A14085" w:rsidR="00AC0AF5" w:rsidRPr="0081371E" w:rsidRDefault="00AC0AF5" w:rsidP="00AC0AF5">
      <w:pPr>
        <w:rPr>
          <w:rStyle w:val="afff8"/>
          <w:rtl/>
        </w:rPr>
      </w:pPr>
      <w:r w:rsidRPr="0081371E">
        <w:rPr>
          <w:rStyle w:val="afff8"/>
          <w:rtl/>
        </w:rPr>
        <w:t>והלכתא כרב יוסף: בשדה, ענין, ומחצה.</w:t>
      </w:r>
    </w:p>
    <w:p w14:paraId="513339DE" w14:textId="5B35C78F" w:rsidR="00AC0AF5" w:rsidRPr="001B450D" w:rsidRDefault="001B450D" w:rsidP="00AC0AF5">
      <w:pPr>
        <w:pStyle w:val="aff9"/>
        <w:rPr>
          <w:del w:id="90128" w:author="מנוע עיצוב" w:date="2026-10-08T11:01:28Z"/>
          <w:rtl/>
        </w:rPr>
      </w:pPr>
      <w:del w:id="90127" w:author="מנוע עיצוב" w:date="2026-10-08T11:01:28Z">
        <w:r w:rsidRPr="001B450D">
          <w:rPr>
            <w:rFonts w:hint="cs"/>
            <w:rtl/>
          </w:rPr>
          <w:delText xml:space="preserve">***</w:delText>
        </w:r>
      </w:del>
    </w:p>
    <w:p w14:paraId="353FCCF8" w14:textId="77777777" w:rsidR="00AC0AF5" w:rsidRPr="00801934" w:rsidRDefault="00AC0AF5" w:rsidP="00AF2FEB">
      <w:pPr>
        <w:pStyle w:val="afffb"/>
        <w:rPr>
          <w:rtl/>
        </w:rPr>
      </w:pPr>
      <w:ins w:id="9941" w:author="מספור קטעי משנה" w:date="2026-10-06T06:44:59Z">
        <w:r>
          <w:rPr>
            <w:rStyle w:val="MisparKeta"/>
          </w:rPr>
          <w:t xml:space="preserve">א. </w:t>
        </w:r>
      </w:ins>
      <w:r w:rsidRPr="00801934">
        <w:rPr>
          <w:rtl/>
        </w:rPr>
        <w:t>האשה את בנה וכו'.</w:t>
      </w:r>
    </w:p>
    <w:p w14:paraId="0D8B08AF" w14:textId="77777777" w:rsidR="008A0C3C" w:rsidRPr="008A0C3C" w:rsidRDefault="00AC0AF5" w:rsidP="008A0C3C">
      <w:pPr>
        <w:pStyle w:val="36"/>
        <w:framePr w:wrap="notBeside"/>
        <w:rPr>
          <w:rtl/>
        </w:rPr>
      </w:pPr>
      <w:r w:rsidRPr="008A0C3C">
        <w:rPr>
          <w:rtl/>
        </w:rPr>
        <w:t>הא ק</w:t>
      </w:r>
      <w:r w:rsidRPr="008A0C3C">
        <w:rPr>
          <w:rFonts w:hint="cs"/>
          <w:rtl/>
        </w:rPr>
        <w:t>מ</w:t>
      </w:r>
      <w:r w:rsidRPr="008A0C3C">
        <w:rPr>
          <w:rtl/>
        </w:rPr>
        <w:t>"</w:t>
      </w:r>
      <w:r w:rsidRPr="008A0C3C">
        <w:rPr>
          <w:rFonts w:hint="cs"/>
          <w:rtl/>
        </w:rPr>
        <w:t>ל</w:t>
      </w:r>
    </w:p>
    <w:p w14:paraId="6BA71F55" w14:textId="16562735" w:rsidR="00AC0AF5" w:rsidRPr="00C35A2C" w:rsidRDefault="00AC0AF5" w:rsidP="00AC0AF5">
      <w:pPr>
        <w:rPr>
          <w:rFonts w:ascii="David" w:hAnsi="David"/>
          <w:sz w:val="32"/>
          <w:rtl/>
        </w:rPr>
      </w:pPr>
      <w:r w:rsidRPr="00C35A2C">
        <w:rPr>
          <w:rFonts w:ascii="David" w:hAnsi="David"/>
          <w:sz w:val="32"/>
          <w:rtl/>
        </w:rPr>
        <w:t xml:space="preserve">דאשה את בנה דומיא דאשה את בעלה, </w:t>
      </w:r>
      <w:r w:rsidRPr="00C35A2C">
        <w:rPr>
          <w:rFonts w:ascii="David" w:hAnsi="David" w:hint="cs"/>
          <w:sz w:val="32"/>
          <w:rtl/>
        </w:rPr>
        <w:t>ד</w:t>
      </w:r>
      <w:r w:rsidRPr="00C35A2C">
        <w:rPr>
          <w:rFonts w:ascii="David" w:hAnsi="David"/>
          <w:sz w:val="32"/>
          <w:rtl/>
        </w:rPr>
        <w:t>אין הבן יורש את אמו בקבר להנחיל לאחין מן האב.</w:t>
      </w:r>
    </w:p>
    <w:p w14:paraId="67C67592" w14:textId="77777777" w:rsidR="008A0C3C" w:rsidRPr="008A0C3C" w:rsidRDefault="00AC0AF5" w:rsidP="008A0C3C">
      <w:pPr>
        <w:pStyle w:val="36"/>
        <w:framePr w:wrap="notBeside"/>
        <w:rPr>
          <w:rtl/>
        </w:rPr>
      </w:pPr>
      <w:r w:rsidRPr="008A0C3C">
        <w:rPr>
          <w:rFonts w:hint="cs"/>
          <w:rtl/>
        </w:rPr>
        <w:t>רי</w:t>
      </w:r>
      <w:r w:rsidRPr="008A0C3C">
        <w:rPr>
          <w:rtl/>
        </w:rPr>
        <w:t>"</w:t>
      </w:r>
      <w:r w:rsidRPr="008A0C3C">
        <w:rPr>
          <w:rFonts w:hint="cs"/>
          <w:rtl/>
        </w:rPr>
        <w:t>ו מריב</w:t>
      </w:r>
      <w:r w:rsidRPr="008A0C3C">
        <w:rPr>
          <w:rtl/>
        </w:rPr>
        <w:t>"</w:t>
      </w:r>
      <w:r w:rsidRPr="008A0C3C">
        <w:rPr>
          <w:rFonts w:hint="cs"/>
          <w:rtl/>
        </w:rPr>
        <w:t>ש</w:t>
      </w:r>
      <w:r w:rsidRPr="008A0C3C">
        <w:rPr>
          <w:rtl/>
        </w:rPr>
        <w:t>:</w:t>
      </w:r>
    </w:p>
    <w:p w14:paraId="0569E689" w14:textId="37C204C4" w:rsidR="00AC0AF5" w:rsidRPr="00C35A2C" w:rsidRDefault="00AC0AF5" w:rsidP="00AC0AF5">
      <w:pPr>
        <w:rPr>
          <w:rtl/>
        </w:rPr>
      </w:pPr>
      <w:r w:rsidRPr="00C35A2C">
        <w:rPr>
          <w:rtl/>
        </w:rPr>
        <w:t xml:space="preserve">דבר תורה האב יורש את בנו ואשה יורשת את בנה, </w:t>
      </w:r>
      <w:r w:rsidRPr="00B011CC">
        <w:rPr>
          <w:rStyle w:val="affff8"/>
          <w:rFonts w:hint="cs"/>
          <w:rtl/>
        </w:rPr>
        <w:t>ד</w:t>
      </w:r>
      <w:r w:rsidRPr="00F10693">
        <w:rPr>
          <w:rFonts w:hint="cs"/>
          <w:rtl/>
        </w:rPr>
        <w:t>'</w:t>
      </w:r>
      <w:r w:rsidRPr="00F10693">
        <w:rPr>
          <w:rtl/>
        </w:rPr>
        <w:t>מ</w:t>
      </w:r>
      <w:r w:rsidRPr="00B011CC">
        <w:rPr>
          <w:rStyle w:val="affff8"/>
          <w:rtl/>
        </w:rPr>
        <w:t>טות</w:t>
      </w:r>
      <w:r w:rsidRPr="00F10693">
        <w:rPr>
          <w:rFonts w:hint="cs"/>
          <w:rtl/>
        </w:rPr>
        <w:t>'</w:t>
      </w:r>
      <w:r w:rsidRPr="00C35A2C">
        <w:rPr>
          <w:rtl/>
        </w:rPr>
        <w:t xml:space="preserve"> מקיש מטה האם למטה האב,</w:t>
      </w:r>
      <w:r w:rsidRPr="00C35A2C">
        <w:rPr>
          <w:rFonts w:hint="cs"/>
          <w:rtl/>
        </w:rPr>
        <w:t xml:space="preserve"> שיורשת את בנה</w:t>
      </w:r>
    </w:p>
    <w:p w14:paraId="4ABDC38D" w14:textId="77777777" w:rsidR="00AC0AF5" w:rsidRPr="00C35A2C" w:rsidRDefault="00AC0AF5" w:rsidP="00982F98">
      <w:pPr>
        <w:pStyle w:val="affe"/>
        <w:framePr w:wrap="around"/>
        <w:rPr>
          <w:rtl/>
        </w:rPr>
      </w:pPr>
      <w:r w:rsidRPr="00C35A2C">
        <w:rPr>
          <w:rFonts w:hint="cs"/>
          <w:rtl/>
        </w:rPr>
        <w:t>קטו.</w:t>
      </w:r>
    </w:p>
    <w:p w14:paraId="701F008E" w14:textId="77777777" w:rsidR="008A0C3C" w:rsidRPr="008A0C3C" w:rsidRDefault="00AC0AF5" w:rsidP="008A0C3C">
      <w:pPr>
        <w:pStyle w:val="36"/>
        <w:framePr w:wrap="notBeside"/>
        <w:rPr>
          <w:rtl/>
        </w:rPr>
      </w:pPr>
      <w:r w:rsidRPr="008A0C3C">
        <w:rPr>
          <w:rtl/>
        </w:rPr>
        <w:t>איתיביה ר</w:t>
      </w:r>
      <w:r w:rsidRPr="008A0C3C">
        <w:rPr>
          <w:rFonts w:hint="cs"/>
          <w:rtl/>
        </w:rPr>
        <w:t>י</w:t>
      </w:r>
      <w:r w:rsidRPr="008A0C3C">
        <w:rPr>
          <w:rtl/>
        </w:rPr>
        <w:t>"</w:t>
      </w:r>
      <w:r w:rsidRPr="008A0C3C">
        <w:rPr>
          <w:rFonts w:hint="cs"/>
          <w:rtl/>
        </w:rPr>
        <w:t xml:space="preserve">ו </w:t>
      </w:r>
    </w:p>
    <w:p w14:paraId="6D03D163" w14:textId="76F7F142" w:rsidR="00AC0AF5" w:rsidRPr="00C35A2C" w:rsidRDefault="00AC0AF5" w:rsidP="00AC0AF5">
      <w:pPr>
        <w:rPr>
          <w:rFonts w:ascii="David" w:hAnsi="David"/>
          <w:sz w:val="32"/>
          <w:rtl/>
        </w:rPr>
      </w:pPr>
      <w:r w:rsidRPr="00C35A2C">
        <w:rPr>
          <w:rFonts w:ascii="David" w:hAnsi="David"/>
          <w:sz w:val="32"/>
          <w:rtl/>
        </w:rPr>
        <w:t>האשה את בנה, והאשה את בעלה, ואחי האם - מנחילין ולא נוחלין.</w:t>
      </w:r>
    </w:p>
    <w:p w14:paraId="2E197121" w14:textId="5A47B9C3" w:rsidR="008A0C3C" w:rsidRPr="008A0C3C" w:rsidRDefault="00AC0AF5" w:rsidP="008A0C3C">
      <w:pPr>
        <w:pStyle w:val="36"/>
        <w:framePr w:wrap="notBeside"/>
        <w:rPr>
          <w:rtl/>
        </w:rPr>
      </w:pPr>
      <w:r w:rsidRPr="008A0C3C">
        <w:rPr>
          <w:rFonts w:hint="cs"/>
          <w:rtl/>
        </w:rPr>
        <w:t>א</w:t>
      </w:r>
      <w:r w:rsidRPr="008A0C3C">
        <w:rPr>
          <w:rtl/>
        </w:rPr>
        <w:t>"</w:t>
      </w:r>
      <w:r w:rsidRPr="008A0C3C">
        <w:rPr>
          <w:rFonts w:hint="cs"/>
          <w:rtl/>
        </w:rPr>
        <w:t>ל</w:t>
      </w:r>
      <w:r w:rsidR="008A0C3C" w:rsidRPr="008A0C3C">
        <w:rPr>
          <w:rFonts w:hint="cs"/>
          <w:rtl/>
        </w:rPr>
        <w:t xml:space="preserve"> ריב</w:t>
      </w:r>
      <w:r w:rsidR="008A0C3C" w:rsidRPr="008A0C3C">
        <w:rPr>
          <w:rtl/>
        </w:rPr>
        <w:t>"</w:t>
      </w:r>
      <w:r w:rsidR="008A0C3C" w:rsidRPr="008A0C3C">
        <w:rPr>
          <w:rFonts w:hint="cs"/>
          <w:rtl/>
        </w:rPr>
        <w:t>ש</w:t>
      </w:r>
      <w:r w:rsidRPr="008A0C3C">
        <w:rPr>
          <w:rtl/>
        </w:rPr>
        <w:t>:</w:t>
      </w:r>
    </w:p>
    <w:p w14:paraId="4684A2A6" w14:textId="12812206" w:rsidR="00AC0AF5" w:rsidRPr="00C35A2C" w:rsidRDefault="00AC0AF5" w:rsidP="00AC0AF5">
      <w:pPr>
        <w:rPr>
          <w:rFonts w:ascii="David" w:hAnsi="David"/>
          <w:sz w:val="32"/>
          <w:rtl/>
        </w:rPr>
      </w:pPr>
      <w:r w:rsidRPr="00C35A2C">
        <w:rPr>
          <w:rFonts w:ascii="David" w:hAnsi="David"/>
          <w:sz w:val="32"/>
          <w:rtl/>
        </w:rPr>
        <w:t>משנתנו איני יודע מי שנאה.</w:t>
      </w:r>
    </w:p>
    <w:p w14:paraId="7303773D" w14:textId="77777777" w:rsidR="008A0C3C" w:rsidRDefault="00AC0AF5" w:rsidP="00AC0AF5">
      <w:pPr>
        <w:rPr>
          <w:rStyle w:val="affffe"/>
          <w:rtl/>
        </w:rPr>
      </w:pPr>
      <w:r w:rsidRPr="00C35A2C">
        <w:rPr>
          <w:rFonts w:hint="cs"/>
          <w:rtl/>
        </w:rPr>
        <w:t>ולא רצה להעמיד מתני</w:t>
      </w:r>
      <w:r w:rsidRPr="00F10693">
        <w:rPr>
          <w:rFonts w:hint="cs"/>
          <w:rtl/>
        </w:rPr>
        <w:t xml:space="preserve">' </w:t>
      </w:r>
      <w:r w:rsidRPr="008A0C3C">
        <w:rPr>
          <w:rStyle w:val="affffe"/>
          <w:rFonts w:hint="cs"/>
          <w:rtl/>
        </w:rPr>
        <w:t>כר</w:t>
      </w:r>
      <w:r w:rsidRPr="008A0C3C">
        <w:rPr>
          <w:rStyle w:val="affffe"/>
          <w:rtl/>
        </w:rPr>
        <w:t>"</w:t>
      </w:r>
      <w:r w:rsidRPr="008A0C3C">
        <w:rPr>
          <w:rStyle w:val="affffe"/>
          <w:rFonts w:hint="cs"/>
          <w:rtl/>
        </w:rPr>
        <w:t>ז בן הקצב</w:t>
      </w:r>
      <w:r w:rsidRPr="00C35A2C">
        <w:rPr>
          <w:rFonts w:hint="cs"/>
          <w:rtl/>
        </w:rPr>
        <w:t xml:space="preserve"> דלא דרש</w:t>
      </w:r>
      <w:r w:rsidRPr="00B011CC">
        <w:rPr>
          <w:rStyle w:val="affff8"/>
          <w:rFonts w:hint="cs"/>
          <w:rtl/>
        </w:rPr>
        <w:t xml:space="preserve"> </w:t>
      </w:r>
      <w:r w:rsidRPr="00F10693">
        <w:rPr>
          <w:rFonts w:hint="cs"/>
          <w:rtl/>
        </w:rPr>
        <w:t>'מ</w:t>
      </w:r>
      <w:r w:rsidRPr="00B011CC">
        <w:rPr>
          <w:rStyle w:val="affff8"/>
          <w:rFonts w:hint="cs"/>
          <w:rtl/>
        </w:rPr>
        <w:t>טות</w:t>
      </w:r>
      <w:r w:rsidRPr="00F10693">
        <w:rPr>
          <w:rFonts w:hint="cs"/>
          <w:rtl/>
        </w:rPr>
        <w:t xml:space="preserve">' </w:t>
      </w:r>
    </w:p>
    <w:p w14:paraId="6960927E" w14:textId="05679D20" w:rsidR="00AC0AF5" w:rsidRDefault="00AC0AF5" w:rsidP="00AC0AF5">
      <w:pPr>
        <w:rPr>
          <w:rtl/>
        </w:rPr>
      </w:pPr>
      <w:r w:rsidRPr="008A0C3C">
        <w:rPr>
          <w:rStyle w:val="affffe"/>
          <w:rFonts w:hint="cs"/>
          <w:rtl/>
        </w:rPr>
        <w:t>דתני</w:t>
      </w:r>
      <w:r w:rsidRPr="00B011CC">
        <w:rPr>
          <w:rStyle w:val="affff8"/>
          <w:rFonts w:hint="cs"/>
          <w:rtl/>
        </w:rPr>
        <w:t xml:space="preserve"> </w:t>
      </w:r>
      <w:r w:rsidRPr="00F10693">
        <w:rPr>
          <w:rFonts w:hint="cs"/>
          <w:rtl/>
        </w:rPr>
        <w:t>'ו</w:t>
      </w:r>
      <w:r w:rsidRPr="00B011CC">
        <w:rPr>
          <w:rStyle w:val="affff8"/>
          <w:rFonts w:hint="cs"/>
          <w:rtl/>
        </w:rPr>
        <w:t>בני אחות</w:t>
      </w:r>
      <w:r w:rsidRPr="00F10693">
        <w:rPr>
          <w:rFonts w:hint="cs"/>
          <w:rtl/>
        </w:rPr>
        <w:t xml:space="preserve">' </w:t>
      </w:r>
      <w:r w:rsidRPr="008A0C3C">
        <w:rPr>
          <w:rStyle w:val="affffe"/>
          <w:rFonts w:hint="cs"/>
          <w:rtl/>
        </w:rPr>
        <w:t>ו</w:t>
      </w:r>
      <w:r w:rsidRPr="008A0C3C">
        <w:rPr>
          <w:rStyle w:val="affffe"/>
          <w:rtl/>
        </w:rPr>
        <w:t>תנא:</w:t>
      </w:r>
      <w:r w:rsidRPr="00C35A2C">
        <w:rPr>
          <w:rtl/>
        </w:rPr>
        <w:t xml:space="preserve"> ולא בנות אחות, </w:t>
      </w:r>
      <w:r w:rsidRPr="008A0C3C">
        <w:rPr>
          <w:rStyle w:val="affffe"/>
          <w:rtl/>
        </w:rPr>
        <w:t>וא</w:t>
      </w:r>
      <w:r w:rsidRPr="008A0C3C">
        <w:rPr>
          <w:rStyle w:val="affffe"/>
          <w:rFonts w:hint="cs"/>
          <w:rtl/>
        </w:rPr>
        <w:t>ר</w:t>
      </w:r>
      <w:r w:rsidRPr="008A0C3C">
        <w:rPr>
          <w:rStyle w:val="affffe"/>
          <w:rtl/>
        </w:rPr>
        <w:t>"</w:t>
      </w:r>
      <w:r w:rsidRPr="008A0C3C">
        <w:rPr>
          <w:rStyle w:val="affffe"/>
          <w:rFonts w:hint="cs"/>
          <w:rtl/>
        </w:rPr>
        <w:t>ש:</w:t>
      </w:r>
      <w:r w:rsidRPr="00C35A2C">
        <w:rPr>
          <w:rFonts w:hint="cs"/>
          <w:rtl/>
        </w:rPr>
        <w:t xml:space="preserve"> </w:t>
      </w:r>
      <w:r w:rsidRPr="0081371E">
        <w:rPr>
          <w:rStyle w:val="afff8"/>
          <w:rFonts w:hint="cs"/>
          <w:rtl/>
        </w:rPr>
        <w:t>הלכתא</w:t>
      </w:r>
      <w:r w:rsidRPr="00C35A2C">
        <w:rPr>
          <w:rFonts w:hint="cs"/>
          <w:rtl/>
        </w:rPr>
        <w:t xml:space="preserve"> לקדם.</w:t>
      </w:r>
    </w:p>
    <w:p w14:paraId="2CCF60E0" w14:textId="77777777" w:rsidR="008A0C3C" w:rsidRPr="008A0C3C" w:rsidRDefault="00AC0AF5" w:rsidP="008A0C3C">
      <w:pPr>
        <w:pStyle w:val="36"/>
        <w:framePr w:wrap="notBeside"/>
        <w:rPr>
          <w:rtl/>
        </w:rPr>
      </w:pPr>
      <w:r w:rsidRPr="008A0C3C">
        <w:rPr>
          <w:rFonts w:hint="cs"/>
          <w:rtl/>
        </w:rPr>
        <w:t>ואי ס</w:t>
      </w:r>
      <w:r w:rsidRPr="008A0C3C">
        <w:rPr>
          <w:rtl/>
        </w:rPr>
        <w:t>"</w:t>
      </w:r>
      <w:r w:rsidRPr="008A0C3C">
        <w:rPr>
          <w:rFonts w:hint="cs"/>
          <w:rtl/>
        </w:rPr>
        <w:t>ד</w:t>
      </w:r>
    </w:p>
    <w:p w14:paraId="38E0E3F6" w14:textId="453275EC" w:rsidR="00AC0AF5" w:rsidRPr="00C35A2C" w:rsidRDefault="00AC0AF5" w:rsidP="00AC0AF5">
      <w:pPr>
        <w:rPr>
          <w:rFonts w:ascii="David" w:hAnsi="David"/>
          <w:sz w:val="32"/>
          <w:rtl/>
        </w:rPr>
      </w:pPr>
      <w:r w:rsidRPr="008A0C3C">
        <w:rPr>
          <w:rStyle w:val="affffe"/>
          <w:rFonts w:hint="cs"/>
          <w:rtl/>
        </w:rPr>
        <w:t>מתני כר</w:t>
      </w:r>
      <w:r w:rsidRPr="008A0C3C">
        <w:rPr>
          <w:rStyle w:val="affffe"/>
          <w:rtl/>
        </w:rPr>
        <w:t>"</w:t>
      </w:r>
      <w:r w:rsidRPr="008A0C3C">
        <w:rPr>
          <w:rStyle w:val="affffe"/>
          <w:rFonts w:hint="cs"/>
          <w:rtl/>
        </w:rPr>
        <w:t>ז בן הקצב הא אמר</w:t>
      </w:r>
      <w:r w:rsidRPr="008A0C3C">
        <w:rPr>
          <w:rStyle w:val="affffe"/>
          <w:rtl/>
        </w:rPr>
        <w:t>:</w:t>
      </w:r>
      <w:r w:rsidRPr="00C35A2C">
        <w:rPr>
          <w:rFonts w:ascii="David" w:hAnsi="David"/>
          <w:sz w:val="32"/>
          <w:rtl/>
        </w:rPr>
        <w:t xml:space="preserve"> </w:t>
      </w:r>
      <w:r w:rsidRPr="00C35A2C">
        <w:rPr>
          <w:rFonts w:ascii="David" w:hAnsi="David" w:hint="cs"/>
          <w:sz w:val="32"/>
          <w:rtl/>
        </w:rPr>
        <w:t>ד</w:t>
      </w:r>
      <w:r w:rsidRPr="00C35A2C">
        <w:rPr>
          <w:rFonts w:ascii="David" w:hAnsi="David"/>
          <w:sz w:val="32"/>
          <w:rtl/>
        </w:rPr>
        <w:t>אחד הבן ואחד הבת שוין בנכסי האם.</w:t>
      </w:r>
    </w:p>
    <w:p w14:paraId="26961555" w14:textId="76B19649" w:rsidR="00AC0AF5" w:rsidRPr="00C35A2C" w:rsidRDefault="00AC0AF5" w:rsidP="00AC0AF5">
      <w:pPr>
        <w:rPr>
          <w:rFonts w:ascii="David" w:hAnsi="David"/>
          <w:sz w:val="32"/>
          <w:rtl/>
        </w:rPr>
      </w:pPr>
      <w:r w:rsidRPr="008A0C3C">
        <w:rPr>
          <w:rStyle w:val="affffe"/>
          <w:rtl/>
        </w:rPr>
        <w:t>ותנא דידן, ממ"נ?</w:t>
      </w:r>
      <w:r w:rsidRPr="00C35A2C">
        <w:rPr>
          <w:rFonts w:ascii="David" w:hAnsi="David"/>
          <w:sz w:val="32"/>
          <w:rtl/>
        </w:rPr>
        <w:t xml:space="preserve"> אי דרש</w:t>
      </w:r>
      <w:r w:rsidRPr="00B011CC">
        <w:rPr>
          <w:rStyle w:val="affff8"/>
          <w:rtl/>
        </w:rPr>
        <w:t xml:space="preserve"> </w:t>
      </w:r>
      <w:r w:rsidRPr="00F10693">
        <w:rPr>
          <w:rFonts w:hint="cs"/>
          <w:rtl/>
        </w:rPr>
        <w:t>'</w:t>
      </w:r>
      <w:r w:rsidRPr="00F10693">
        <w:rPr>
          <w:rtl/>
        </w:rPr>
        <w:t>מ</w:t>
      </w:r>
      <w:r w:rsidRPr="00B011CC">
        <w:rPr>
          <w:rStyle w:val="affff8"/>
          <w:rtl/>
        </w:rPr>
        <w:t>טות</w:t>
      </w:r>
      <w:r w:rsidRPr="00F10693">
        <w:rPr>
          <w:rFonts w:hint="cs"/>
          <w:rtl/>
        </w:rPr>
        <w:t>'</w:t>
      </w:r>
      <w:r w:rsidRPr="00F10693">
        <w:rPr>
          <w:rtl/>
        </w:rPr>
        <w:t>,</w:t>
      </w:r>
      <w:r w:rsidRPr="00C35A2C">
        <w:rPr>
          <w:rFonts w:ascii="David" w:hAnsi="David"/>
          <w:sz w:val="32"/>
          <w:rtl/>
        </w:rPr>
        <w:t xml:space="preserve"> אשה </w:t>
      </w:r>
      <w:r w:rsidR="008A0C3C">
        <w:rPr>
          <w:rFonts w:ascii="David" w:hAnsi="David" w:hint="cs"/>
          <w:sz w:val="32"/>
          <w:rtl/>
        </w:rPr>
        <w:t>גם</w:t>
      </w:r>
      <w:r w:rsidRPr="00C35A2C">
        <w:rPr>
          <w:rFonts w:ascii="David" w:hAnsi="David"/>
          <w:sz w:val="32"/>
          <w:rtl/>
        </w:rPr>
        <w:t xml:space="preserve"> תירש את בנה.</w:t>
      </w:r>
      <w:r w:rsidRPr="00C35A2C">
        <w:rPr>
          <w:rFonts w:ascii="David" w:hAnsi="David" w:hint="cs"/>
          <w:sz w:val="32"/>
          <w:rtl/>
        </w:rPr>
        <w:t xml:space="preserve"> ו</w:t>
      </w:r>
      <w:r w:rsidRPr="00C35A2C">
        <w:rPr>
          <w:rFonts w:ascii="David" w:hAnsi="David"/>
          <w:sz w:val="32"/>
          <w:rtl/>
        </w:rPr>
        <w:t>אי לא דריש מטות, בן דקודם לבת בנכסי האם מנא ליה?</w:t>
      </w:r>
    </w:p>
    <w:p w14:paraId="60B896F2" w14:textId="77777777" w:rsidR="008A0C3C" w:rsidRPr="008A0C3C" w:rsidRDefault="00AC0AF5" w:rsidP="008A0C3C">
      <w:pPr>
        <w:pStyle w:val="36"/>
        <w:framePr w:wrap="notBeside"/>
        <w:rPr>
          <w:rtl/>
        </w:rPr>
      </w:pPr>
      <w:r w:rsidRPr="008A0C3C">
        <w:rPr>
          <w:rFonts w:hint="cs"/>
          <w:rtl/>
        </w:rPr>
        <w:t>- אלא</w:t>
      </w:r>
    </w:p>
    <w:p w14:paraId="66BD23DC" w14:textId="35BB98D6" w:rsidR="00AC0AF5" w:rsidRPr="00C35A2C" w:rsidRDefault="00AC0AF5" w:rsidP="00AC0AF5">
      <w:pPr>
        <w:rPr>
          <w:rFonts w:ascii="David" w:hAnsi="David"/>
          <w:sz w:val="32"/>
          <w:rtl/>
        </w:rPr>
      </w:pPr>
      <w:r w:rsidRPr="00C35A2C">
        <w:rPr>
          <w:rFonts w:ascii="David" w:hAnsi="David"/>
          <w:sz w:val="32"/>
          <w:rtl/>
        </w:rPr>
        <w:t xml:space="preserve">לעולם דריש מטות, </w:t>
      </w:r>
      <w:r w:rsidRPr="008A0C3C">
        <w:rPr>
          <w:rStyle w:val="affffe"/>
          <w:rtl/>
        </w:rPr>
        <w:t>ושאני הכא,</w:t>
      </w:r>
      <w:r w:rsidRPr="00C35A2C">
        <w:rPr>
          <w:rFonts w:ascii="David" w:hAnsi="David"/>
          <w:sz w:val="32"/>
          <w:rtl/>
        </w:rPr>
        <w:t xml:space="preserve"> </w:t>
      </w:r>
      <w:r w:rsidRPr="00B011CC">
        <w:rPr>
          <w:rStyle w:val="affff8"/>
          <w:rtl/>
        </w:rPr>
        <w:t>ד</w:t>
      </w:r>
      <w:r w:rsidRPr="00F10693">
        <w:rPr>
          <w:rFonts w:hint="cs"/>
          <w:rtl/>
        </w:rPr>
        <w:t>'</w:t>
      </w:r>
      <w:r w:rsidRPr="00F10693">
        <w:rPr>
          <w:rtl/>
        </w:rPr>
        <w:t>ו</w:t>
      </w:r>
      <w:r w:rsidRPr="00B011CC">
        <w:rPr>
          <w:rStyle w:val="affff8"/>
          <w:rtl/>
        </w:rPr>
        <w:t>כל בת יורשת נחלה</w:t>
      </w:r>
      <w:r w:rsidRPr="00C35A2C">
        <w:rPr>
          <w:rFonts w:ascii="David" w:hAnsi="David"/>
          <w:sz w:val="32"/>
          <w:rtl/>
        </w:rPr>
        <w:t>- ואינה מורשת.</w:t>
      </w:r>
    </w:p>
    <w:p w14:paraId="0115A1CB" w14:textId="5A2CFFF2" w:rsidR="00AC0AF5" w:rsidRPr="001B450D" w:rsidRDefault="001B450D" w:rsidP="00AC0AF5">
      <w:pPr>
        <w:pStyle w:val="aff9"/>
        <w:rPr>
          <w:rtl/>
        </w:rPr>
      </w:pPr>
      <w:r w:rsidRPr="001B450D">
        <w:rPr>
          <w:rFonts w:hint="cs"/>
          <w:rtl/>
        </w:rPr>
        <w:t>***</w:t>
      </w:r>
    </w:p>
    <w:p w14:paraId="35EC8751" w14:textId="21F90B7B" w:rsidR="00AC0AF5" w:rsidRPr="00C35A2C" w:rsidRDefault="00011DBB" w:rsidP="00011DBB">
      <w:pPr>
        <w:pStyle w:val="affffb"/>
        <w:framePr w:wrap="around"/>
        <w:rPr>
          <w:rtl/>
        </w:rPr>
      </w:pPr>
      <w:del w:id="20359" w:author="קלוד" w:date="2026-10-06T10:07:33Z">
        <w:r>
          <w:rPr>
            <w:rtl/>
          </w:rPr>
          <w:delText xml:space="preserve">מתני'</w:delText>
        </w:r>
      </w:del>
      <w:ins w:id="20360" w:author="קלוד" w:date="2026-10-06T10:07:33Z">
        <w:r>
          <w:rPr>
            <w:rtl/>
          </w:rPr>
          <w:t xml:space="preserve">משנה ב</w:t>
        </w:r>
      </w:ins>
    </w:p>
    <w:p w14:paraId="27B716C5" w14:textId="77777777" w:rsidR="008A0C3C" w:rsidRDefault="00AC0AF5" w:rsidP="00DB3591">
      <w:pPr>
        <w:pStyle w:val="afff3"/>
        <w:rPr>
          <w:rtl/>
        </w:rPr>
      </w:pPr>
      <w:r w:rsidRPr="00C35A2C">
        <w:rPr>
          <w:rtl/>
        </w:rPr>
        <w:t xml:space="preserve">סדר נחלות כך הוא: </w:t>
      </w:r>
    </w:p>
    <w:p w14:paraId="4E100C76" w14:textId="02664022" w:rsidR="00AC0AF5" w:rsidRPr="00F10693" w:rsidRDefault="00AC0AF5" w:rsidP="00DB3591">
      <w:pPr>
        <w:pStyle w:val="afff3"/>
        <w:rPr>
          <w:rtl/>
        </w:rPr>
      </w:pPr>
      <w:r w:rsidRPr="00F10693">
        <w:rPr>
          <w:rFonts w:hint="cs"/>
          <w:rtl/>
        </w:rPr>
        <w:t>'</w:t>
      </w:r>
      <w:r w:rsidRPr="00F10693">
        <w:rPr>
          <w:rtl/>
        </w:rPr>
        <w:t>א</w:t>
      </w:r>
      <w:r w:rsidRPr="00C35A2C">
        <w:rPr>
          <w:rtl/>
        </w:rPr>
        <w:t>יש כי ימות ובן אין לו והעברתם את נחלתו לבתו</w:t>
      </w:r>
      <w:r w:rsidRPr="00F10693">
        <w:rPr>
          <w:rFonts w:hint="cs"/>
          <w:rtl/>
        </w:rPr>
        <w:t>'</w:t>
      </w:r>
    </w:p>
    <w:p w14:paraId="58BAEE98" w14:textId="77777777" w:rsidR="00AC0AF5" w:rsidRPr="00C35A2C" w:rsidRDefault="00AC0AF5" w:rsidP="00DB3591">
      <w:pPr>
        <w:pStyle w:val="afff3"/>
        <w:rPr>
          <w:rtl/>
        </w:rPr>
      </w:pPr>
      <w:r w:rsidRPr="00C35A2C">
        <w:rPr>
          <w:rtl/>
        </w:rPr>
        <w:t>בן קודם לבת, כל יוצאי יריכו של בן קודמין לבת.</w:t>
      </w:r>
    </w:p>
    <w:p w14:paraId="1660345C" w14:textId="77777777" w:rsidR="00AC0AF5" w:rsidRPr="00C35A2C" w:rsidRDefault="00AC0AF5" w:rsidP="00DB3591">
      <w:pPr>
        <w:pStyle w:val="afff3"/>
        <w:rPr>
          <w:rtl/>
        </w:rPr>
      </w:pPr>
      <w:r w:rsidRPr="00C35A2C">
        <w:rPr>
          <w:rtl/>
        </w:rPr>
        <w:t>בת קודמת לאחין, יוצאי יריכה של בת קודמין לאחין.</w:t>
      </w:r>
    </w:p>
    <w:p w14:paraId="03C5598F" w14:textId="77777777" w:rsidR="00AC0AF5" w:rsidRPr="00C35A2C" w:rsidRDefault="00AC0AF5" w:rsidP="00DB3591">
      <w:pPr>
        <w:pStyle w:val="afff3"/>
        <w:rPr>
          <w:rtl/>
        </w:rPr>
      </w:pPr>
      <w:r w:rsidRPr="00C35A2C">
        <w:rPr>
          <w:rtl/>
        </w:rPr>
        <w:t>אחין קודמין לאחי האב, יוצאי יריכן של אחין קודמין לאחי האב.</w:t>
      </w:r>
    </w:p>
    <w:p w14:paraId="450975E7" w14:textId="77777777" w:rsidR="00AC0AF5" w:rsidRPr="00C35A2C" w:rsidRDefault="00AC0AF5" w:rsidP="00DB3591">
      <w:pPr>
        <w:pStyle w:val="afff3"/>
        <w:rPr>
          <w:rtl/>
        </w:rPr>
      </w:pPr>
      <w:r w:rsidRPr="00C35A2C">
        <w:rPr>
          <w:rtl/>
        </w:rPr>
        <w:t>זה הכלל: כל הקודם בנחלה - יוצאי יריכו קודמין.</w:t>
      </w:r>
    </w:p>
    <w:p w14:paraId="16FCE62D" w14:textId="77777777" w:rsidR="00AC0AF5" w:rsidRPr="00C35A2C" w:rsidRDefault="00AC0AF5" w:rsidP="00DB3591">
      <w:pPr>
        <w:pStyle w:val="afff3"/>
        <w:rPr>
          <w:rtl/>
        </w:rPr>
      </w:pPr>
      <w:r w:rsidRPr="00C35A2C">
        <w:rPr>
          <w:rtl/>
        </w:rPr>
        <w:t>והאב קודם לכל יוצאי יריכו.</w:t>
      </w:r>
    </w:p>
    <w:p w14:paraId="7F171C38" w14:textId="0FB51D75" w:rsidR="00AC0AF5" w:rsidRPr="001B450D" w:rsidRDefault="001B450D" w:rsidP="00AC0AF5">
      <w:pPr>
        <w:pStyle w:val="aff9"/>
        <w:rPr>
          <w:rtl/>
        </w:rPr>
      </w:pPr>
      <w:r w:rsidRPr="001B450D">
        <w:rPr>
          <w:rFonts w:hint="cs"/>
          <w:rtl/>
        </w:rPr>
        <w:t>***</w:t>
      </w:r>
    </w:p>
    <w:p w14:paraId="3E23DB74" w14:textId="77777777" w:rsidR="008A0C3C" w:rsidRPr="008A0C3C" w:rsidRDefault="00AC0AF5" w:rsidP="008A0C3C">
      <w:pPr>
        <w:pStyle w:val="36"/>
        <w:framePr w:wrap="notBeside"/>
        <w:rPr>
          <w:rtl/>
        </w:rPr>
      </w:pPr>
      <w:r w:rsidRPr="008A0C3C">
        <w:rPr>
          <w:rtl/>
        </w:rPr>
        <w:t>ת"ר:</w:t>
      </w:r>
    </w:p>
    <w:p w14:paraId="0FC99349" w14:textId="77777777" w:rsidR="008A0C3C" w:rsidRDefault="00AC0AF5" w:rsidP="00AC0AF5">
      <w:pPr>
        <w:rPr>
          <w:rStyle w:val="affff8"/>
          <w:rtl/>
        </w:rPr>
      </w:pPr>
      <w:r w:rsidRPr="00F10693">
        <w:rPr>
          <w:rFonts w:hint="cs"/>
          <w:rtl/>
        </w:rPr>
        <w:t>'</w:t>
      </w:r>
      <w:r w:rsidRPr="00F10693">
        <w:rPr>
          <w:rtl/>
        </w:rPr>
        <w:t>ב</w:t>
      </w:r>
      <w:r w:rsidRPr="00B011CC">
        <w:rPr>
          <w:rStyle w:val="affff8"/>
          <w:rtl/>
        </w:rPr>
        <w:t>ן</w:t>
      </w:r>
      <w:r w:rsidRPr="00F10693">
        <w:rPr>
          <w:rFonts w:hint="cs"/>
          <w:rtl/>
        </w:rPr>
        <w:t>'</w:t>
      </w:r>
      <w:r w:rsidRPr="00F10693">
        <w:rPr>
          <w:rtl/>
        </w:rPr>
        <w:t xml:space="preserve"> </w:t>
      </w:r>
      <w:r w:rsidRPr="00C35A2C">
        <w:rPr>
          <w:rFonts w:ascii="David" w:hAnsi="David"/>
          <w:sz w:val="32"/>
          <w:rtl/>
        </w:rPr>
        <w:t>- אין לי אלא בן.</w:t>
      </w:r>
      <w:r w:rsidRPr="00B011CC">
        <w:rPr>
          <w:rStyle w:val="affff8"/>
          <w:rFonts w:hint="cs"/>
          <w:rtl/>
        </w:rPr>
        <w:t xml:space="preserve"> </w:t>
      </w:r>
    </w:p>
    <w:p w14:paraId="34A28250" w14:textId="0CE03122" w:rsidR="00AC0AF5" w:rsidRPr="00C35A2C" w:rsidRDefault="00AC0AF5" w:rsidP="00AC0AF5">
      <w:pPr>
        <w:rPr>
          <w:rFonts w:ascii="David" w:hAnsi="David"/>
          <w:sz w:val="32"/>
          <w:rtl/>
        </w:rPr>
      </w:pPr>
      <w:r w:rsidRPr="00F10693">
        <w:rPr>
          <w:rFonts w:hint="cs"/>
          <w:rtl/>
        </w:rPr>
        <w:t>'א</w:t>
      </w:r>
      <w:r w:rsidRPr="00B011CC">
        <w:rPr>
          <w:rStyle w:val="affff8"/>
          <w:rFonts w:hint="cs"/>
          <w:rtl/>
        </w:rPr>
        <w:t>ין לו</w:t>
      </w:r>
      <w:r w:rsidRPr="00F10693">
        <w:rPr>
          <w:rFonts w:hint="cs"/>
          <w:rtl/>
        </w:rPr>
        <w:t>'-</w:t>
      </w:r>
      <w:r>
        <w:rPr>
          <w:rFonts w:ascii="David" w:hAnsi="David" w:hint="cs"/>
          <w:sz w:val="32"/>
          <w:rtl/>
        </w:rPr>
        <w:t xml:space="preserve"> עיין עליו ל</w:t>
      </w:r>
      <w:r w:rsidRPr="00C35A2C">
        <w:rPr>
          <w:rFonts w:ascii="David" w:hAnsi="David"/>
          <w:sz w:val="32"/>
          <w:rtl/>
        </w:rPr>
        <w:t>בן הבן,</w:t>
      </w:r>
      <w:r>
        <w:rPr>
          <w:rFonts w:ascii="David" w:hAnsi="David"/>
          <w:sz w:val="32"/>
          <w:rtl/>
        </w:rPr>
        <w:t xml:space="preserve"> או בת הבן, או בן בת הבן מנין? </w:t>
      </w:r>
    </w:p>
    <w:p w14:paraId="596DF52D" w14:textId="77777777" w:rsidR="00AC0AF5" w:rsidRPr="00C35A2C" w:rsidRDefault="00AC0AF5" w:rsidP="00AC0AF5">
      <w:pPr>
        <w:rPr>
          <w:rFonts w:ascii="David" w:hAnsi="David"/>
          <w:sz w:val="32"/>
          <w:rtl/>
        </w:rPr>
      </w:pPr>
      <w:r w:rsidRPr="00F10693">
        <w:rPr>
          <w:rFonts w:hint="cs"/>
          <w:rtl/>
        </w:rPr>
        <w:t>'</w:t>
      </w:r>
      <w:r w:rsidRPr="00F10693">
        <w:rPr>
          <w:rtl/>
        </w:rPr>
        <w:t>ב</w:t>
      </w:r>
      <w:r w:rsidRPr="0008384F">
        <w:rPr>
          <w:rStyle w:val="affff8"/>
          <w:rtl/>
        </w:rPr>
        <w:t>ת</w:t>
      </w:r>
      <w:r w:rsidRPr="00F10693">
        <w:rPr>
          <w:rFonts w:hint="cs"/>
          <w:rtl/>
        </w:rPr>
        <w:t>'</w:t>
      </w:r>
      <w:r w:rsidRPr="00F10693">
        <w:rPr>
          <w:rtl/>
        </w:rPr>
        <w:t xml:space="preserve"> </w:t>
      </w:r>
      <w:r w:rsidRPr="00C35A2C">
        <w:rPr>
          <w:rFonts w:ascii="David" w:hAnsi="David"/>
          <w:sz w:val="32"/>
          <w:rtl/>
        </w:rPr>
        <w:t>- אין לי אלא בת.</w:t>
      </w:r>
      <w:r w:rsidRPr="00C35A2C">
        <w:rPr>
          <w:rFonts w:ascii="David" w:hAnsi="David" w:hint="cs"/>
          <w:sz w:val="32"/>
          <w:rtl/>
        </w:rPr>
        <w:t xml:space="preserve">  </w:t>
      </w:r>
      <w:r w:rsidRPr="00C35A2C">
        <w:rPr>
          <w:rFonts w:ascii="David" w:hAnsi="David"/>
          <w:sz w:val="32"/>
          <w:rtl/>
        </w:rPr>
        <w:t xml:space="preserve">בת הבת, ובן הבת, ובת בן הבת </w:t>
      </w:r>
      <w:r w:rsidRPr="008A0C3C">
        <w:rPr>
          <w:rStyle w:val="affffe"/>
          <w:rtl/>
        </w:rPr>
        <w:t>ת"ל:</w:t>
      </w:r>
      <w:r w:rsidRPr="00B011CC">
        <w:rPr>
          <w:rStyle w:val="affff8"/>
          <w:rtl/>
        </w:rPr>
        <w:t xml:space="preserve"> </w:t>
      </w:r>
      <w:r w:rsidRPr="00F10693">
        <w:rPr>
          <w:rFonts w:hint="cs"/>
          <w:rtl/>
        </w:rPr>
        <w:t>'</w:t>
      </w:r>
      <w:r w:rsidRPr="00F10693">
        <w:rPr>
          <w:rtl/>
        </w:rPr>
        <w:t>א</w:t>
      </w:r>
      <w:r w:rsidRPr="00B011CC">
        <w:rPr>
          <w:rStyle w:val="affff8"/>
          <w:rtl/>
        </w:rPr>
        <w:t>ין לו</w:t>
      </w:r>
      <w:r w:rsidRPr="00F10693">
        <w:rPr>
          <w:rFonts w:hint="cs"/>
          <w:rtl/>
        </w:rPr>
        <w:t>'</w:t>
      </w:r>
      <w:r w:rsidRPr="00F10693">
        <w:rPr>
          <w:rtl/>
        </w:rPr>
        <w:t xml:space="preserve"> </w:t>
      </w:r>
      <w:r w:rsidRPr="00C35A2C">
        <w:rPr>
          <w:rFonts w:ascii="David" w:hAnsi="David"/>
          <w:sz w:val="32"/>
          <w:rtl/>
        </w:rPr>
        <w:t>- עיין עליו.</w:t>
      </w:r>
      <w:r w:rsidRPr="00C35A2C">
        <w:rPr>
          <w:rFonts w:ascii="David" w:hAnsi="David" w:hint="cs"/>
          <w:sz w:val="32"/>
          <w:rtl/>
        </w:rPr>
        <w:t xml:space="preserve"> </w:t>
      </w:r>
      <w:r w:rsidRPr="00C35A2C">
        <w:rPr>
          <w:rFonts w:ascii="David" w:hAnsi="David"/>
          <w:sz w:val="32"/>
          <w:rtl/>
        </w:rPr>
        <w:t>–</w:t>
      </w:r>
      <w:r w:rsidRPr="00C35A2C">
        <w:rPr>
          <w:rFonts w:ascii="David" w:hAnsi="David" w:hint="cs"/>
          <w:sz w:val="32"/>
          <w:rtl/>
        </w:rPr>
        <w:t xml:space="preserve"> נחלה ממשמשת והולכת עד ראובן</w:t>
      </w:r>
    </w:p>
    <w:p w14:paraId="6A63AF70" w14:textId="77777777" w:rsidR="00AC0AF5" w:rsidRPr="00C35A2C" w:rsidRDefault="00AC0AF5" w:rsidP="00982F98">
      <w:pPr>
        <w:pStyle w:val="affe"/>
        <w:framePr w:wrap="around"/>
        <w:rPr>
          <w:rtl/>
        </w:rPr>
      </w:pPr>
      <w:r w:rsidRPr="00C35A2C">
        <w:rPr>
          <w:rFonts w:hint="cs"/>
          <w:rtl/>
        </w:rPr>
        <w:t>קטו:</w:t>
      </w:r>
    </w:p>
    <w:p w14:paraId="0D4E51B4" w14:textId="77777777" w:rsidR="00AC0AF5" w:rsidRPr="00C35A2C" w:rsidRDefault="00AC0AF5" w:rsidP="00AC0AF5">
      <w:pPr>
        <w:rPr>
          <w:rFonts w:ascii="David" w:hAnsi="David"/>
          <w:sz w:val="32"/>
          <w:rtl/>
        </w:rPr>
      </w:pPr>
      <w:r w:rsidRPr="00C35A2C">
        <w:rPr>
          <w:rFonts w:ascii="David" w:hAnsi="David" w:hint="cs"/>
          <w:sz w:val="32"/>
          <w:rtl/>
        </w:rPr>
        <w:t>ולא עד יעקב דגמירי דלא כלה שבטא</w:t>
      </w:r>
    </w:p>
    <w:p w14:paraId="6BD0C682" w14:textId="77777777" w:rsidR="008A0C3C" w:rsidRPr="008A0C3C" w:rsidRDefault="00AC0AF5" w:rsidP="008A0C3C">
      <w:pPr>
        <w:pStyle w:val="36"/>
        <w:framePr w:wrap="notBeside"/>
        <w:rPr>
          <w:rtl/>
        </w:rPr>
      </w:pPr>
      <w:r w:rsidRPr="008A0C3C">
        <w:rPr>
          <w:rFonts w:hint="cs"/>
          <w:rtl/>
        </w:rPr>
        <w:t>ר</w:t>
      </w:r>
      <w:r w:rsidRPr="008A0C3C">
        <w:rPr>
          <w:rtl/>
        </w:rPr>
        <w:t>"</w:t>
      </w:r>
      <w:r w:rsidRPr="008A0C3C">
        <w:rPr>
          <w:rFonts w:hint="cs"/>
          <w:rtl/>
        </w:rPr>
        <w:t>ה מרב</w:t>
      </w:r>
      <w:r w:rsidRPr="008A0C3C">
        <w:rPr>
          <w:rtl/>
        </w:rPr>
        <w:t>:</w:t>
      </w:r>
    </w:p>
    <w:p w14:paraId="10A11D17" w14:textId="051E229B" w:rsidR="00AC0AF5" w:rsidRPr="00C35A2C" w:rsidRDefault="00AC0AF5" w:rsidP="00AC0AF5">
      <w:pPr>
        <w:rPr>
          <w:rFonts w:ascii="David" w:hAnsi="David"/>
          <w:sz w:val="32"/>
          <w:rtl/>
        </w:rPr>
      </w:pPr>
      <w:r w:rsidRPr="00C35A2C">
        <w:rPr>
          <w:rFonts w:ascii="David" w:hAnsi="David"/>
          <w:sz w:val="32"/>
          <w:rtl/>
        </w:rPr>
        <w:t>כל האומר תירש בת עם בת הבן, אפילו נשיא שבישראל - אין שומעין לו, שאינן אלא מעשה צדוקין.</w:t>
      </w:r>
    </w:p>
    <w:p w14:paraId="2C6641ED" w14:textId="77777777" w:rsidR="008A0C3C" w:rsidRPr="008A0C3C" w:rsidRDefault="00AC0AF5" w:rsidP="008A0C3C">
      <w:pPr>
        <w:pStyle w:val="36"/>
        <w:framePr w:wrap="notBeside"/>
        <w:rPr>
          <w:rtl/>
        </w:rPr>
      </w:pPr>
      <w:r w:rsidRPr="008A0C3C">
        <w:rPr>
          <w:rtl/>
        </w:rPr>
        <w:t>דתניא:</w:t>
      </w:r>
    </w:p>
    <w:p w14:paraId="7CE08B79" w14:textId="25551102" w:rsidR="00AC0AF5" w:rsidRPr="00C35A2C" w:rsidRDefault="00AC0AF5" w:rsidP="008A0C3C">
      <w:pPr>
        <w:rPr>
          <w:rFonts w:ascii="David" w:hAnsi="David"/>
          <w:sz w:val="32"/>
          <w:rtl/>
        </w:rPr>
      </w:pPr>
      <w:r w:rsidRPr="00C35A2C">
        <w:rPr>
          <w:rFonts w:ascii="David" w:hAnsi="David"/>
          <w:sz w:val="32"/>
          <w:rtl/>
        </w:rPr>
        <w:t>ב</w:t>
      </w:r>
      <w:r w:rsidRPr="00C35A2C">
        <w:rPr>
          <w:rFonts w:ascii="David" w:hAnsi="David" w:hint="cs"/>
          <w:sz w:val="32"/>
          <w:rtl/>
        </w:rPr>
        <w:t>כ</w:t>
      </w:r>
      <w:r w:rsidRPr="00C35A2C">
        <w:rPr>
          <w:rFonts w:ascii="David" w:hAnsi="David"/>
          <w:sz w:val="32"/>
          <w:rtl/>
        </w:rPr>
        <w:t>"</w:t>
      </w:r>
      <w:r w:rsidRPr="00C35A2C">
        <w:rPr>
          <w:rFonts w:ascii="David" w:hAnsi="David" w:hint="cs"/>
          <w:sz w:val="32"/>
          <w:rtl/>
        </w:rPr>
        <w:t xml:space="preserve">ד בטבת שבנו לדיננו הראשון </w:t>
      </w:r>
      <w:r w:rsidRPr="008A0C3C">
        <w:rPr>
          <w:rStyle w:val="affffe"/>
          <w:rtl/>
        </w:rPr>
        <w:t>שהיו צדוקין אומרין:</w:t>
      </w:r>
      <w:r w:rsidRPr="00C35A2C">
        <w:rPr>
          <w:rFonts w:ascii="David" w:hAnsi="David"/>
          <w:sz w:val="32"/>
          <w:rtl/>
        </w:rPr>
        <w:t xml:space="preserve"> תירש הבת עם בת הבן, </w:t>
      </w:r>
      <w:r w:rsidRPr="008A0C3C">
        <w:rPr>
          <w:rStyle w:val="affffe"/>
          <w:rtl/>
        </w:rPr>
        <w:t>נטפל להן ר</w:t>
      </w:r>
      <w:r w:rsidRPr="008A0C3C">
        <w:rPr>
          <w:rStyle w:val="affffe"/>
          <w:rFonts w:hint="cs"/>
          <w:rtl/>
        </w:rPr>
        <w:t>יב</w:t>
      </w:r>
      <w:r w:rsidRPr="008A0C3C">
        <w:rPr>
          <w:rStyle w:val="affffe"/>
          <w:rtl/>
        </w:rPr>
        <w:t>"</w:t>
      </w:r>
      <w:r w:rsidRPr="008A0C3C">
        <w:rPr>
          <w:rStyle w:val="affffe"/>
          <w:rFonts w:hint="cs"/>
          <w:rtl/>
        </w:rPr>
        <w:t>ז</w:t>
      </w:r>
      <w:r w:rsidRPr="008A0C3C">
        <w:rPr>
          <w:rStyle w:val="affffe"/>
          <w:rtl/>
        </w:rPr>
        <w:t>, א</w:t>
      </w:r>
      <w:r w:rsidRPr="008A0C3C">
        <w:rPr>
          <w:rStyle w:val="affffe"/>
          <w:rFonts w:hint="cs"/>
          <w:rtl/>
        </w:rPr>
        <w:t>"ל</w:t>
      </w:r>
      <w:r w:rsidRPr="008A0C3C">
        <w:rPr>
          <w:rStyle w:val="affffe"/>
          <w:rtl/>
        </w:rPr>
        <w:t>:</w:t>
      </w:r>
      <w:r w:rsidRPr="00C35A2C">
        <w:rPr>
          <w:rFonts w:ascii="David" w:hAnsi="David"/>
          <w:sz w:val="32"/>
          <w:rtl/>
        </w:rPr>
        <w:t xml:space="preserve"> שוטים, מנין זה לכם? ולא היה אדם שהחזירו דבר, </w:t>
      </w:r>
      <w:r w:rsidRPr="008A0C3C">
        <w:rPr>
          <w:rStyle w:val="affffe"/>
          <w:rtl/>
        </w:rPr>
        <w:t>חוץ מזקן אחד שהיה מפטפט כנגדו ואומר:</w:t>
      </w:r>
      <w:r w:rsidRPr="00C35A2C">
        <w:rPr>
          <w:rFonts w:ascii="David" w:hAnsi="David"/>
          <w:sz w:val="32"/>
          <w:rtl/>
        </w:rPr>
        <w:t xml:space="preserve"> ומה בת בנו הבאה מכח בנו תירשנו, בתו הבאה מכחו לא כל שכן.</w:t>
      </w:r>
    </w:p>
    <w:p w14:paraId="1D06EBE2" w14:textId="4ABF6E30" w:rsidR="00AC0AF5" w:rsidRDefault="00AC0AF5" w:rsidP="008A0C3C">
      <w:pPr>
        <w:rPr>
          <w:rFonts w:ascii="David" w:hAnsi="David"/>
          <w:sz w:val="32"/>
          <w:rtl/>
        </w:rPr>
      </w:pPr>
      <w:r w:rsidRPr="008A0C3C">
        <w:rPr>
          <w:rStyle w:val="affffe"/>
          <w:rtl/>
        </w:rPr>
        <w:t>קרא עליו את המקרא הזה:</w:t>
      </w:r>
      <w:r w:rsidRPr="00B011CC">
        <w:rPr>
          <w:rStyle w:val="affff8"/>
          <w:rtl/>
        </w:rPr>
        <w:t xml:space="preserve"> </w:t>
      </w:r>
      <w:r w:rsidRPr="00F10693">
        <w:rPr>
          <w:rFonts w:hint="cs"/>
          <w:rtl/>
        </w:rPr>
        <w:t>'</w:t>
      </w:r>
      <w:r w:rsidRPr="00F10693">
        <w:rPr>
          <w:rtl/>
        </w:rPr>
        <w:t>א</w:t>
      </w:r>
      <w:r w:rsidRPr="00B011CC">
        <w:rPr>
          <w:rStyle w:val="affff8"/>
          <w:rtl/>
        </w:rPr>
        <w:t>לה בני שעיר החורי יושבי הארץ לוטן ושובל וצבעון וענה</w:t>
      </w:r>
      <w:r w:rsidRPr="00F10693">
        <w:rPr>
          <w:rFonts w:hint="cs"/>
          <w:rtl/>
        </w:rPr>
        <w:t>'</w:t>
      </w:r>
      <w:r w:rsidRPr="00F10693">
        <w:rPr>
          <w:rtl/>
        </w:rPr>
        <w:t>,</w:t>
      </w:r>
      <w:r w:rsidRPr="00C35A2C">
        <w:rPr>
          <w:rFonts w:ascii="David" w:hAnsi="David"/>
          <w:sz w:val="32"/>
          <w:rtl/>
        </w:rPr>
        <w:t xml:space="preserve"> </w:t>
      </w:r>
      <w:r w:rsidRPr="008A0C3C">
        <w:rPr>
          <w:rStyle w:val="affffe"/>
          <w:rtl/>
        </w:rPr>
        <w:t>וכתיב:</w:t>
      </w:r>
      <w:r w:rsidRPr="00B011CC">
        <w:rPr>
          <w:rStyle w:val="affff8"/>
          <w:rtl/>
        </w:rPr>
        <w:t xml:space="preserve"> </w:t>
      </w:r>
      <w:r w:rsidRPr="00F10693">
        <w:rPr>
          <w:rFonts w:hint="cs"/>
          <w:rtl/>
        </w:rPr>
        <w:t>'</w:t>
      </w:r>
      <w:r w:rsidRPr="00F10693">
        <w:rPr>
          <w:rtl/>
        </w:rPr>
        <w:t>א</w:t>
      </w:r>
      <w:r w:rsidRPr="00B011CC">
        <w:rPr>
          <w:rStyle w:val="affff8"/>
          <w:rtl/>
        </w:rPr>
        <w:t>לה בני צבעון ואיה וענה</w:t>
      </w:r>
      <w:r w:rsidRPr="00F10693">
        <w:rPr>
          <w:rFonts w:hint="cs"/>
          <w:rtl/>
        </w:rPr>
        <w:t>'</w:t>
      </w:r>
      <w:r w:rsidRPr="00F10693">
        <w:rPr>
          <w:rtl/>
        </w:rPr>
        <w:t>.</w:t>
      </w:r>
      <w:r>
        <w:rPr>
          <w:rFonts w:ascii="David" w:hAnsi="David" w:hint="cs"/>
          <w:sz w:val="32"/>
          <w:rtl/>
        </w:rPr>
        <w:t xml:space="preserve"> - </w:t>
      </w:r>
      <w:r w:rsidRPr="00C35A2C">
        <w:rPr>
          <w:rFonts w:ascii="David" w:hAnsi="David"/>
          <w:sz w:val="32"/>
          <w:rtl/>
        </w:rPr>
        <w:t xml:space="preserve"> מלמד שבא צבעון על אמו והוליד ענה.</w:t>
      </w:r>
      <w:r w:rsidR="00055C38">
        <w:rPr>
          <w:rFonts w:ascii="David" w:hAnsi="David" w:hint="cs"/>
          <w:sz w:val="32"/>
          <w:rtl/>
        </w:rPr>
        <w:t xml:space="preserve"> </w:t>
      </w:r>
      <w:r w:rsidR="00055C38" w:rsidRPr="00055C38">
        <w:rPr>
          <w:rStyle w:val="affff8"/>
          <w:rFonts w:hint="cs"/>
          <w:rtl/>
        </w:rPr>
        <w:t>ד</w:t>
      </w:r>
      <w:r w:rsidR="00055C38">
        <w:rPr>
          <w:rStyle w:val="affff8"/>
          <w:rFonts w:hint="cs"/>
          <w:rtl/>
        </w:rPr>
        <w:t>'</w:t>
      </w:r>
      <w:r w:rsidR="00055C38" w:rsidRPr="00055C38">
        <w:rPr>
          <w:rStyle w:val="affff8"/>
          <w:rFonts w:hint="cs"/>
          <w:rtl/>
        </w:rPr>
        <w:t>הוא ענה</w:t>
      </w:r>
      <w:r w:rsidR="00055C38">
        <w:rPr>
          <w:rFonts w:ascii="David" w:hAnsi="David" w:hint="cs"/>
          <w:sz w:val="32"/>
          <w:rtl/>
        </w:rPr>
        <w:t xml:space="preserve">- דמעיקרא </w:t>
      </w:r>
      <w:r w:rsidR="00055C38" w:rsidRPr="00055C38">
        <w:rPr>
          <w:rStyle w:val="afffff0"/>
          <w:rFonts w:hint="cs"/>
          <w:rtl/>
        </w:rPr>
        <w:t>שלא היו ב' ענה</w:t>
      </w:r>
    </w:p>
    <w:p w14:paraId="23AB9F76" w14:textId="77777777" w:rsidR="00AC0AF5" w:rsidRPr="00C35A2C" w:rsidRDefault="00AC0AF5" w:rsidP="00982F98">
      <w:pPr>
        <w:pStyle w:val="affe"/>
        <w:framePr w:wrap="around"/>
        <w:rPr>
          <w:rtl/>
        </w:rPr>
      </w:pPr>
      <w:r w:rsidRPr="00C35A2C">
        <w:rPr>
          <w:rFonts w:hint="cs"/>
          <w:rtl/>
        </w:rPr>
        <w:t>קטז.</w:t>
      </w:r>
    </w:p>
    <w:p w14:paraId="28B23ADB" w14:textId="77777777" w:rsidR="00055C38" w:rsidRPr="00055C38" w:rsidRDefault="00AC0AF5" w:rsidP="00055C38">
      <w:pPr>
        <w:pStyle w:val="36"/>
        <w:framePr w:wrap="notBeside"/>
        <w:rPr>
          <w:rtl/>
        </w:rPr>
      </w:pPr>
      <w:r w:rsidRPr="00055C38">
        <w:rPr>
          <w:rFonts w:hint="cs"/>
          <w:rtl/>
        </w:rPr>
        <w:t>א</w:t>
      </w:r>
      <w:r w:rsidRPr="00055C38">
        <w:rPr>
          <w:rtl/>
        </w:rPr>
        <w:t>"</w:t>
      </w:r>
      <w:r w:rsidRPr="00055C38">
        <w:rPr>
          <w:rFonts w:hint="cs"/>
          <w:rtl/>
        </w:rPr>
        <w:t>ל</w:t>
      </w:r>
      <w:r w:rsidRPr="00055C38">
        <w:rPr>
          <w:rtl/>
        </w:rPr>
        <w:t>:</w:t>
      </w:r>
    </w:p>
    <w:p w14:paraId="0A112A84" w14:textId="1AF152C5" w:rsidR="00AC0AF5" w:rsidRPr="00C35A2C" w:rsidRDefault="00AC0AF5" w:rsidP="00055C38">
      <w:pPr>
        <w:rPr>
          <w:rtl/>
        </w:rPr>
      </w:pPr>
      <w:r w:rsidRPr="00C35A2C">
        <w:rPr>
          <w:rtl/>
        </w:rPr>
        <w:t xml:space="preserve">רבי, בכך אתה פוטרני? </w:t>
      </w:r>
      <w:r w:rsidRPr="00055C38">
        <w:rPr>
          <w:rStyle w:val="affffe"/>
          <w:rFonts w:hint="cs"/>
          <w:rtl/>
        </w:rPr>
        <w:t>א</w:t>
      </w:r>
      <w:r w:rsidRPr="00055C38">
        <w:rPr>
          <w:rStyle w:val="affffe"/>
          <w:rtl/>
        </w:rPr>
        <w:t>"</w:t>
      </w:r>
      <w:r w:rsidRPr="00055C38">
        <w:rPr>
          <w:rStyle w:val="affffe"/>
          <w:rFonts w:hint="cs"/>
          <w:rtl/>
        </w:rPr>
        <w:t>ל</w:t>
      </w:r>
      <w:r w:rsidRPr="00055C38">
        <w:rPr>
          <w:rStyle w:val="affffe"/>
          <w:rtl/>
        </w:rPr>
        <w:t>:</w:t>
      </w:r>
      <w:r w:rsidRPr="00C35A2C">
        <w:rPr>
          <w:rtl/>
        </w:rPr>
        <w:t xml:space="preserve"> שוטה,</w:t>
      </w:r>
      <w:r>
        <w:rPr>
          <w:rFonts w:hint="cs"/>
          <w:rtl/>
        </w:rPr>
        <w:t xml:space="preserve"> </w:t>
      </w:r>
      <w:r w:rsidRPr="00C35A2C">
        <w:rPr>
          <w:rtl/>
        </w:rPr>
        <w:t xml:space="preserve">ולא תהא תורה שלמה שלנו כשיחה בטלה שלכם, </w:t>
      </w:r>
      <w:r>
        <w:rPr>
          <w:rFonts w:hint="cs"/>
          <w:rtl/>
        </w:rPr>
        <w:t xml:space="preserve"> </w:t>
      </w:r>
      <w:r w:rsidRPr="00C35A2C">
        <w:rPr>
          <w:rtl/>
        </w:rPr>
        <w:t>מה לבת בנו - שכן יפה כחה במקום האחין, תאמר בבתו - שהורע כחה במקום אחין.</w:t>
      </w:r>
      <w:r w:rsidRPr="00C35A2C">
        <w:rPr>
          <w:rFonts w:hint="cs"/>
          <w:rtl/>
        </w:rPr>
        <w:t xml:space="preserve"> </w:t>
      </w:r>
      <w:r w:rsidRPr="00C35A2C">
        <w:rPr>
          <w:rtl/>
        </w:rPr>
        <w:t>ונצחום</w:t>
      </w:r>
      <w:r w:rsidRPr="00C35A2C">
        <w:rPr>
          <w:rFonts w:hint="cs"/>
          <w:rtl/>
        </w:rPr>
        <w:t xml:space="preserve"> </w:t>
      </w:r>
      <w:r w:rsidRPr="0081371E">
        <w:rPr>
          <w:rStyle w:val="afff8"/>
          <w:rtl/>
        </w:rPr>
        <w:t>ואותו היום עשאוהו</w:t>
      </w:r>
      <w:r w:rsidRPr="0081371E">
        <w:rPr>
          <w:rStyle w:val="afff8"/>
          <w:rFonts w:hint="cs"/>
          <w:rtl/>
        </w:rPr>
        <w:t xml:space="preserve"> יו</w:t>
      </w:r>
      <w:r w:rsidRPr="0081371E">
        <w:rPr>
          <w:rStyle w:val="afff8"/>
          <w:rtl/>
        </w:rPr>
        <w:t>"</w:t>
      </w:r>
      <w:r w:rsidRPr="0081371E">
        <w:rPr>
          <w:rStyle w:val="afff8"/>
          <w:rFonts w:hint="cs"/>
          <w:rtl/>
        </w:rPr>
        <w:t>ט</w:t>
      </w:r>
      <w:r w:rsidRPr="0081371E">
        <w:rPr>
          <w:rStyle w:val="afff8"/>
          <w:rtl/>
        </w:rPr>
        <w:t>.</w:t>
      </w:r>
    </w:p>
    <w:p w14:paraId="09FA3C86" w14:textId="77777777" w:rsidR="00055C38" w:rsidRPr="00055C38" w:rsidRDefault="00AC0AF5" w:rsidP="00055C38">
      <w:pPr>
        <w:pStyle w:val="36"/>
        <w:framePr w:wrap="notBeside"/>
        <w:rPr>
          <w:rtl/>
        </w:rPr>
      </w:pPr>
      <w:r w:rsidRPr="00055C38">
        <w:rPr>
          <w:rtl/>
        </w:rPr>
        <w:t>•</w:t>
      </w:r>
    </w:p>
    <w:p w14:paraId="4F98C9B7" w14:textId="48115447" w:rsidR="00AC0AF5" w:rsidRPr="00C35A2C" w:rsidRDefault="00AC0AF5" w:rsidP="00AC0AF5">
      <w:pPr>
        <w:rPr>
          <w:rFonts w:ascii="David" w:hAnsi="David"/>
          <w:sz w:val="32"/>
          <w:rtl/>
        </w:rPr>
      </w:pPr>
      <w:r w:rsidRPr="00F10693">
        <w:rPr>
          <w:rFonts w:hint="cs"/>
          <w:rtl/>
        </w:rPr>
        <w:t>'</w:t>
      </w:r>
      <w:r w:rsidRPr="00F10693">
        <w:rPr>
          <w:rtl/>
        </w:rPr>
        <w:t>ו</w:t>
      </w:r>
      <w:r w:rsidRPr="00B011CC">
        <w:rPr>
          <w:rStyle w:val="affff8"/>
          <w:rtl/>
        </w:rPr>
        <w:t>יאמרו ירושת פלטה לבנימן ולא ימחה שבט מישראל</w:t>
      </w:r>
      <w:r w:rsidRPr="00F10693">
        <w:rPr>
          <w:rFonts w:hint="cs"/>
          <w:rtl/>
        </w:rPr>
        <w:t>'</w:t>
      </w:r>
      <w:r w:rsidRPr="00F10693">
        <w:rPr>
          <w:rtl/>
        </w:rPr>
        <w:t xml:space="preserve"> </w:t>
      </w:r>
      <w:r w:rsidRPr="003F354F">
        <w:rPr>
          <w:rStyle w:val="affffe"/>
          <w:rFonts w:hint="cs"/>
          <w:rtl/>
        </w:rPr>
        <w:t>ארי</w:t>
      </w:r>
      <w:r w:rsidRPr="003F354F">
        <w:rPr>
          <w:rStyle w:val="affffe"/>
          <w:rtl/>
        </w:rPr>
        <w:t>"</w:t>
      </w:r>
      <w:r w:rsidRPr="003F354F">
        <w:rPr>
          <w:rStyle w:val="affffe"/>
          <w:rFonts w:hint="cs"/>
          <w:rtl/>
        </w:rPr>
        <w:t>צ דר</w:t>
      </w:r>
      <w:r w:rsidRPr="003F354F">
        <w:rPr>
          <w:rStyle w:val="affffe"/>
          <w:rtl/>
        </w:rPr>
        <w:t>"</w:t>
      </w:r>
      <w:r w:rsidRPr="003F354F">
        <w:rPr>
          <w:rStyle w:val="affffe"/>
          <w:rFonts w:hint="cs"/>
          <w:rtl/>
        </w:rPr>
        <w:t>א</w:t>
      </w:r>
      <w:r w:rsidRPr="003F354F">
        <w:rPr>
          <w:rStyle w:val="affffe"/>
          <w:rtl/>
        </w:rPr>
        <w:t>:</w:t>
      </w:r>
      <w:r w:rsidRPr="00C35A2C">
        <w:rPr>
          <w:rFonts w:ascii="David" w:hAnsi="David"/>
          <w:sz w:val="32"/>
          <w:rtl/>
        </w:rPr>
        <w:t xml:space="preserve"> מלמד, שהתנו על שבט בנימין שלא תירש בת הבן עם האחין.</w:t>
      </w:r>
    </w:p>
    <w:p w14:paraId="6F58EEDB" w14:textId="77777777" w:rsidR="003F354F" w:rsidRPr="003F354F" w:rsidRDefault="00AC0AF5" w:rsidP="003F354F">
      <w:pPr>
        <w:pStyle w:val="36"/>
        <w:framePr w:wrap="notBeside"/>
        <w:rPr>
          <w:rtl/>
        </w:rPr>
      </w:pPr>
      <w:r w:rsidRPr="003F354F">
        <w:rPr>
          <w:rFonts w:hint="cs"/>
          <w:rtl/>
        </w:rPr>
        <w:t>רי</w:t>
      </w:r>
      <w:r w:rsidRPr="003F354F">
        <w:rPr>
          <w:rtl/>
        </w:rPr>
        <w:t>"</w:t>
      </w:r>
      <w:r w:rsidRPr="003F354F">
        <w:rPr>
          <w:rFonts w:hint="cs"/>
          <w:rtl/>
        </w:rPr>
        <w:t>ו מרשב</w:t>
      </w:r>
      <w:r w:rsidRPr="003F354F">
        <w:rPr>
          <w:rtl/>
        </w:rPr>
        <w:t>"</w:t>
      </w:r>
      <w:r w:rsidRPr="003F354F">
        <w:rPr>
          <w:rFonts w:hint="cs"/>
          <w:rtl/>
        </w:rPr>
        <w:t>י</w:t>
      </w:r>
      <w:r w:rsidRPr="003F354F">
        <w:rPr>
          <w:rtl/>
        </w:rPr>
        <w:t>:</w:t>
      </w:r>
    </w:p>
    <w:p w14:paraId="337F616D" w14:textId="7BB11AFE" w:rsidR="00AC0AF5" w:rsidRPr="00C35A2C" w:rsidRDefault="00AC0AF5" w:rsidP="00AC0AF5">
      <w:pPr>
        <w:rPr>
          <w:rFonts w:ascii="David" w:hAnsi="David"/>
          <w:sz w:val="32"/>
          <w:rtl/>
        </w:rPr>
      </w:pPr>
      <w:r>
        <w:rPr>
          <w:rFonts w:ascii="David" w:hAnsi="David"/>
          <w:sz w:val="32"/>
          <w:rtl/>
        </w:rPr>
        <w:t xml:space="preserve">כל שאינו מניח בן ליורשו </w:t>
      </w:r>
      <w:r w:rsidRPr="00C35A2C">
        <w:rPr>
          <w:rFonts w:ascii="David" w:hAnsi="David"/>
          <w:sz w:val="32"/>
          <w:rtl/>
        </w:rPr>
        <w:t>הק</w:t>
      </w:r>
      <w:r w:rsidRPr="00C35A2C">
        <w:rPr>
          <w:rFonts w:ascii="David" w:hAnsi="David" w:hint="cs"/>
          <w:sz w:val="32"/>
          <w:rtl/>
        </w:rPr>
        <w:t>ב</w:t>
      </w:r>
      <w:r w:rsidRPr="00C35A2C">
        <w:rPr>
          <w:rFonts w:ascii="David" w:hAnsi="David"/>
          <w:sz w:val="32"/>
          <w:rtl/>
        </w:rPr>
        <w:t>"</w:t>
      </w:r>
      <w:r w:rsidRPr="00C35A2C">
        <w:rPr>
          <w:rFonts w:ascii="David" w:hAnsi="David" w:hint="cs"/>
          <w:sz w:val="32"/>
          <w:rtl/>
        </w:rPr>
        <w:t>ה</w:t>
      </w:r>
      <w:r w:rsidRPr="00C35A2C">
        <w:rPr>
          <w:rFonts w:ascii="David" w:hAnsi="David"/>
          <w:sz w:val="32"/>
          <w:rtl/>
        </w:rPr>
        <w:t xml:space="preserve"> מלא עליו עברה, </w:t>
      </w:r>
      <w:r w:rsidRPr="00B011CC">
        <w:rPr>
          <w:rStyle w:val="affff8"/>
          <w:rFonts w:hint="cs"/>
          <w:rtl/>
        </w:rPr>
        <w:t>ד</w:t>
      </w:r>
      <w:r w:rsidRPr="00F10693">
        <w:rPr>
          <w:rFonts w:hint="cs"/>
          <w:rtl/>
        </w:rPr>
        <w:t>'</w:t>
      </w:r>
      <w:r w:rsidRPr="00F10693">
        <w:rPr>
          <w:rtl/>
        </w:rPr>
        <w:t>ו</w:t>
      </w:r>
      <w:r w:rsidRPr="00B011CC">
        <w:rPr>
          <w:rStyle w:val="affff8"/>
          <w:rtl/>
        </w:rPr>
        <w:t>העברתם את נחלתו</w:t>
      </w:r>
      <w:r w:rsidRPr="00F10693">
        <w:rPr>
          <w:rFonts w:hint="cs"/>
          <w:rtl/>
        </w:rPr>
        <w:t>'</w:t>
      </w:r>
      <w:r w:rsidRPr="00F10693">
        <w:rPr>
          <w:rtl/>
        </w:rPr>
        <w:t>,</w:t>
      </w:r>
      <w:r w:rsidRPr="00C35A2C">
        <w:rPr>
          <w:rFonts w:ascii="David" w:hAnsi="David"/>
          <w:sz w:val="32"/>
          <w:rtl/>
        </w:rPr>
        <w:t xml:space="preserve"> </w:t>
      </w:r>
      <w:r w:rsidRPr="003F354F">
        <w:rPr>
          <w:rStyle w:val="affffe"/>
          <w:rFonts w:hint="cs"/>
          <w:rtl/>
        </w:rPr>
        <w:t>ו</w:t>
      </w:r>
      <w:r w:rsidRPr="003F354F">
        <w:rPr>
          <w:rStyle w:val="affffe"/>
          <w:rtl/>
        </w:rPr>
        <w:t>כתיב</w:t>
      </w:r>
      <w:r w:rsidRPr="00B011CC">
        <w:rPr>
          <w:rStyle w:val="affff8"/>
          <w:rtl/>
        </w:rPr>
        <w:t xml:space="preserve"> </w:t>
      </w:r>
      <w:r w:rsidRPr="00F10693">
        <w:rPr>
          <w:rFonts w:hint="cs"/>
          <w:rtl/>
        </w:rPr>
        <w:t>'</w:t>
      </w:r>
      <w:r w:rsidRPr="00F10693">
        <w:rPr>
          <w:rtl/>
        </w:rPr>
        <w:t>י</w:t>
      </w:r>
      <w:r w:rsidRPr="00B011CC">
        <w:rPr>
          <w:rStyle w:val="affff8"/>
          <w:rtl/>
        </w:rPr>
        <w:t>ום עברה היום ההוא</w:t>
      </w:r>
      <w:r w:rsidRPr="00F10693">
        <w:rPr>
          <w:rFonts w:hint="cs"/>
          <w:rtl/>
        </w:rPr>
        <w:t>'</w:t>
      </w:r>
      <w:r w:rsidRPr="00F10693">
        <w:rPr>
          <w:rtl/>
        </w:rPr>
        <w:t>.</w:t>
      </w:r>
    </w:p>
    <w:p w14:paraId="27180664" w14:textId="77777777" w:rsidR="003F354F" w:rsidRPr="003F354F" w:rsidRDefault="00AC0AF5" w:rsidP="003F354F">
      <w:pPr>
        <w:pStyle w:val="36"/>
        <w:framePr w:wrap="notBeside"/>
        <w:rPr>
          <w:rtl/>
        </w:rPr>
      </w:pPr>
      <w:r w:rsidRPr="003F354F">
        <w:rPr>
          <w:rtl/>
        </w:rPr>
        <w:t>•</w:t>
      </w:r>
    </w:p>
    <w:p w14:paraId="77F98774" w14:textId="77777777" w:rsidR="003F354F" w:rsidRDefault="00AC0AF5" w:rsidP="00AC0AF5">
      <w:pPr>
        <w:rPr>
          <w:rtl/>
        </w:rPr>
      </w:pPr>
      <w:r w:rsidRPr="00F10693">
        <w:rPr>
          <w:rFonts w:hint="cs"/>
          <w:rtl/>
        </w:rPr>
        <w:t>'</w:t>
      </w:r>
      <w:r w:rsidRPr="00F10693">
        <w:rPr>
          <w:rtl/>
        </w:rPr>
        <w:t>א</w:t>
      </w:r>
      <w:r w:rsidRPr="00B011CC">
        <w:rPr>
          <w:rStyle w:val="affff8"/>
          <w:rtl/>
        </w:rPr>
        <w:t>שר אין חליפות למו ולא יראו אלהים</w:t>
      </w:r>
      <w:r w:rsidRPr="00F10693">
        <w:rPr>
          <w:rFonts w:hint="cs"/>
          <w:rtl/>
        </w:rPr>
        <w:t>'</w:t>
      </w:r>
      <w:r w:rsidRPr="00F10693">
        <w:rPr>
          <w:rtl/>
        </w:rPr>
        <w:t xml:space="preserve"> </w:t>
      </w:r>
    </w:p>
    <w:p w14:paraId="3E8D4461" w14:textId="77777777" w:rsidR="003F354F" w:rsidRPr="003F354F" w:rsidRDefault="00AC0AF5" w:rsidP="003F354F">
      <w:pPr>
        <w:pStyle w:val="36"/>
        <w:framePr w:wrap="notBeside"/>
        <w:rPr>
          <w:rtl/>
        </w:rPr>
      </w:pPr>
      <w:r w:rsidRPr="003F354F">
        <w:rPr>
          <w:rFonts w:hint="cs"/>
          <w:rtl/>
        </w:rPr>
        <w:t>רי</w:t>
      </w:r>
      <w:r w:rsidRPr="003F354F">
        <w:rPr>
          <w:rtl/>
        </w:rPr>
        <w:t>"</w:t>
      </w:r>
      <w:r w:rsidRPr="003F354F">
        <w:rPr>
          <w:rFonts w:hint="cs"/>
          <w:rtl/>
        </w:rPr>
        <w:t>ו וריב</w:t>
      </w:r>
      <w:r w:rsidRPr="003F354F">
        <w:rPr>
          <w:rtl/>
        </w:rPr>
        <w:t>"</w:t>
      </w:r>
      <w:r w:rsidRPr="003F354F">
        <w:rPr>
          <w:rFonts w:hint="cs"/>
          <w:rtl/>
        </w:rPr>
        <w:t>ל</w:t>
      </w:r>
    </w:p>
    <w:p w14:paraId="38C9544F" w14:textId="7D7B1B6F" w:rsidR="00AC0AF5" w:rsidRPr="00C35A2C" w:rsidRDefault="00AC0AF5" w:rsidP="00AC0AF5">
      <w:pPr>
        <w:rPr>
          <w:rFonts w:ascii="David" w:hAnsi="David"/>
          <w:sz w:val="32"/>
          <w:rtl/>
        </w:rPr>
      </w:pPr>
      <w:r w:rsidRPr="003F354F">
        <w:rPr>
          <w:rStyle w:val="affffe"/>
          <w:rtl/>
        </w:rPr>
        <w:t>חד אמר:</w:t>
      </w:r>
      <w:r w:rsidRPr="00C35A2C">
        <w:rPr>
          <w:rFonts w:ascii="David" w:hAnsi="David"/>
          <w:sz w:val="32"/>
          <w:rtl/>
        </w:rPr>
        <w:t xml:space="preserve"> כל שאינו מניח בן, </w:t>
      </w:r>
      <w:r w:rsidRPr="003F354F">
        <w:rPr>
          <w:rStyle w:val="affffe"/>
          <w:rtl/>
        </w:rPr>
        <w:t>וחד אמר:</w:t>
      </w:r>
      <w:r w:rsidRPr="00C35A2C">
        <w:rPr>
          <w:rFonts w:ascii="David" w:hAnsi="David"/>
          <w:sz w:val="32"/>
          <w:rtl/>
        </w:rPr>
        <w:t xml:space="preserve"> כל שאינו מניח תלמיד.</w:t>
      </w:r>
    </w:p>
    <w:p w14:paraId="04083006" w14:textId="7E803596" w:rsidR="00AC0AF5" w:rsidRDefault="00AC0AF5" w:rsidP="003F354F">
      <w:pPr>
        <w:rPr>
          <w:rFonts w:ascii="David" w:hAnsi="David"/>
          <w:sz w:val="32"/>
          <w:rtl/>
        </w:rPr>
      </w:pPr>
      <w:r w:rsidRPr="003F354F">
        <w:rPr>
          <w:rStyle w:val="affffe"/>
          <w:rtl/>
        </w:rPr>
        <w:t xml:space="preserve">תסתיים </w:t>
      </w:r>
      <w:r w:rsidRPr="003F354F">
        <w:rPr>
          <w:rStyle w:val="affffe"/>
          <w:rFonts w:hint="cs"/>
          <w:rtl/>
        </w:rPr>
        <w:t>רי</w:t>
      </w:r>
      <w:r w:rsidRPr="003F354F">
        <w:rPr>
          <w:rStyle w:val="affffe"/>
          <w:rtl/>
        </w:rPr>
        <w:t>"</w:t>
      </w:r>
      <w:r w:rsidRPr="003F354F">
        <w:rPr>
          <w:rStyle w:val="affffe"/>
          <w:rFonts w:hint="cs"/>
          <w:rtl/>
        </w:rPr>
        <w:t>ו דידיה אמר תלמיד דארי</w:t>
      </w:r>
      <w:r w:rsidRPr="003F354F">
        <w:rPr>
          <w:rStyle w:val="affffe"/>
          <w:rtl/>
        </w:rPr>
        <w:t>"</w:t>
      </w:r>
      <w:r w:rsidRPr="003F354F">
        <w:rPr>
          <w:rStyle w:val="affffe"/>
          <w:rFonts w:hint="cs"/>
          <w:rtl/>
        </w:rPr>
        <w:t>ו</w:t>
      </w:r>
      <w:r w:rsidRPr="003F354F">
        <w:rPr>
          <w:rStyle w:val="affffe"/>
          <w:rtl/>
        </w:rPr>
        <w:t>:</w:t>
      </w:r>
      <w:r w:rsidRPr="00C35A2C">
        <w:rPr>
          <w:rFonts w:ascii="David" w:hAnsi="David"/>
          <w:sz w:val="32"/>
          <w:rtl/>
        </w:rPr>
        <w:t xml:space="preserve"> </w:t>
      </w:r>
      <w:r w:rsidRPr="00C35A2C">
        <w:rPr>
          <w:rFonts w:ascii="David" w:hAnsi="David" w:hint="cs"/>
          <w:sz w:val="32"/>
          <w:rtl/>
        </w:rPr>
        <w:t>שזה השן של בני העשירי שנפטר</w:t>
      </w:r>
      <w:r>
        <w:rPr>
          <w:rFonts w:ascii="David" w:hAnsi="David" w:hint="cs"/>
          <w:sz w:val="32"/>
          <w:rtl/>
        </w:rPr>
        <w:t xml:space="preserve"> </w:t>
      </w:r>
      <w:r w:rsidRPr="003F354F">
        <w:rPr>
          <w:rStyle w:val="afffff0"/>
          <w:rFonts w:hint="cs"/>
          <w:rtl/>
        </w:rPr>
        <w:t>[שנפטרו כל בניו וכך היה מנחם]</w:t>
      </w:r>
      <w:r w:rsidR="003F354F">
        <w:rPr>
          <w:rStyle w:val="afffff0"/>
          <w:rFonts w:hint="cs"/>
          <w:rtl/>
        </w:rPr>
        <w:t xml:space="preserve"> </w:t>
      </w:r>
      <w:r w:rsidR="003F354F">
        <w:rPr>
          <w:rFonts w:ascii="David" w:hAnsi="David" w:hint="cs"/>
          <w:sz w:val="32"/>
          <w:rtl/>
        </w:rPr>
        <w:t xml:space="preserve"> </w:t>
      </w:r>
      <w:r w:rsidRPr="00C35A2C">
        <w:rPr>
          <w:rFonts w:ascii="David" w:hAnsi="David" w:hint="cs"/>
          <w:sz w:val="32"/>
          <w:rtl/>
        </w:rPr>
        <w:t>ודרביה אמר בן,</w:t>
      </w:r>
    </w:p>
    <w:p w14:paraId="05A4032B" w14:textId="77777777" w:rsidR="003F354F" w:rsidRPr="003F354F" w:rsidRDefault="00AC0AF5" w:rsidP="003F354F">
      <w:pPr>
        <w:pStyle w:val="36"/>
        <w:framePr w:wrap="notBeside"/>
        <w:rPr>
          <w:rtl/>
        </w:rPr>
      </w:pPr>
      <w:r w:rsidRPr="003F354F">
        <w:rPr>
          <w:rFonts w:hint="cs"/>
          <w:rtl/>
        </w:rPr>
        <w:t>וריב</w:t>
      </w:r>
      <w:r w:rsidRPr="003F354F">
        <w:rPr>
          <w:rtl/>
        </w:rPr>
        <w:t>"</w:t>
      </w:r>
      <w:r w:rsidRPr="003F354F">
        <w:rPr>
          <w:rFonts w:hint="cs"/>
          <w:rtl/>
        </w:rPr>
        <w:t>ל:</w:t>
      </w:r>
    </w:p>
    <w:p w14:paraId="4926F87F" w14:textId="54AD7425" w:rsidR="00AC0AF5" w:rsidRPr="00C35A2C" w:rsidRDefault="00AC0AF5" w:rsidP="00AC0AF5">
      <w:pPr>
        <w:rPr>
          <w:rFonts w:ascii="David" w:hAnsi="David"/>
          <w:sz w:val="32"/>
          <w:rtl/>
        </w:rPr>
      </w:pPr>
      <w:r w:rsidRPr="00C35A2C">
        <w:rPr>
          <w:rFonts w:ascii="David" w:hAnsi="David" w:hint="cs"/>
          <w:sz w:val="32"/>
          <w:rtl/>
        </w:rPr>
        <w:t xml:space="preserve">אמר תלמיד דלא הלך לבי טמיא אלא לבית מי ששכב בלא בני </w:t>
      </w:r>
      <w:r w:rsidRPr="00B011CC">
        <w:rPr>
          <w:rStyle w:val="affff8"/>
          <w:rFonts w:hint="cs"/>
          <w:rtl/>
        </w:rPr>
        <w:t>ד</w:t>
      </w:r>
      <w:r w:rsidRPr="003F354F">
        <w:rPr>
          <w:rStyle w:val="affff8"/>
          <w:rFonts w:hint="cs"/>
          <w:rtl/>
        </w:rPr>
        <w:t>'</w:t>
      </w:r>
      <w:r w:rsidRPr="003F354F">
        <w:rPr>
          <w:rStyle w:val="affff8"/>
          <w:rtl/>
        </w:rPr>
        <w:t>בכו בכה</w:t>
      </w:r>
      <w:r w:rsidRPr="00B011CC">
        <w:rPr>
          <w:rStyle w:val="affff8"/>
          <w:rtl/>
        </w:rPr>
        <w:t xml:space="preserve"> להולך</w:t>
      </w:r>
      <w:r w:rsidRPr="00F10693">
        <w:rPr>
          <w:rFonts w:hint="cs"/>
          <w:rtl/>
        </w:rPr>
        <w:t>'</w:t>
      </w:r>
      <w:r w:rsidRPr="00F10693">
        <w:rPr>
          <w:rtl/>
        </w:rPr>
        <w:t>,</w:t>
      </w:r>
      <w:r w:rsidRPr="00C35A2C">
        <w:rPr>
          <w:rFonts w:ascii="David" w:hAnsi="David"/>
          <w:sz w:val="32"/>
          <w:rtl/>
        </w:rPr>
        <w:t xml:space="preserve"> </w:t>
      </w:r>
      <w:r w:rsidRPr="003F354F">
        <w:rPr>
          <w:rStyle w:val="affffe"/>
          <w:rtl/>
        </w:rPr>
        <w:t>ו</w:t>
      </w:r>
      <w:r w:rsidRPr="003F354F">
        <w:rPr>
          <w:rStyle w:val="affffe"/>
          <w:rFonts w:hint="cs"/>
          <w:rtl/>
        </w:rPr>
        <w:t>אריא</w:t>
      </w:r>
      <w:r w:rsidRPr="003F354F">
        <w:rPr>
          <w:rStyle w:val="affffe"/>
          <w:rtl/>
        </w:rPr>
        <w:t>"</w:t>
      </w:r>
      <w:r w:rsidRPr="003F354F">
        <w:rPr>
          <w:rStyle w:val="affffe"/>
          <w:rFonts w:hint="cs"/>
          <w:rtl/>
        </w:rPr>
        <w:t>ר</w:t>
      </w:r>
      <w:r w:rsidRPr="003F354F">
        <w:rPr>
          <w:rStyle w:val="affffe"/>
          <w:rtl/>
        </w:rPr>
        <w:t>:</w:t>
      </w:r>
      <w:r w:rsidRPr="00C35A2C">
        <w:rPr>
          <w:rFonts w:ascii="David" w:hAnsi="David"/>
          <w:sz w:val="32"/>
          <w:rtl/>
        </w:rPr>
        <w:t xml:space="preserve"> להולך בלא בן זכר.</w:t>
      </w:r>
    </w:p>
    <w:p w14:paraId="79227D87" w14:textId="77777777" w:rsidR="003F354F" w:rsidRPr="003F354F" w:rsidRDefault="00AC0AF5" w:rsidP="003F354F">
      <w:pPr>
        <w:pStyle w:val="36"/>
        <w:framePr w:wrap="notBeside"/>
        <w:rPr>
          <w:rtl/>
        </w:rPr>
      </w:pPr>
      <w:r w:rsidRPr="003F354F">
        <w:rPr>
          <w:rtl/>
        </w:rPr>
        <w:t>דרש ר</w:t>
      </w:r>
      <w:r w:rsidRPr="003F354F">
        <w:rPr>
          <w:rFonts w:hint="cs"/>
          <w:rtl/>
        </w:rPr>
        <w:t>פב</w:t>
      </w:r>
      <w:r w:rsidRPr="003F354F">
        <w:rPr>
          <w:rtl/>
        </w:rPr>
        <w:t>"</w:t>
      </w:r>
      <w:r w:rsidRPr="003F354F">
        <w:rPr>
          <w:rFonts w:hint="cs"/>
          <w:rtl/>
        </w:rPr>
        <w:t>ח</w:t>
      </w:r>
    </w:p>
    <w:p w14:paraId="77180151" w14:textId="31C7F4C9" w:rsidR="00AC0AF5" w:rsidRDefault="00AC0AF5" w:rsidP="003F354F">
      <w:pPr>
        <w:rPr>
          <w:rFonts w:ascii="David" w:hAnsi="David"/>
          <w:sz w:val="32"/>
          <w:rtl/>
        </w:rPr>
      </w:pPr>
      <w:r w:rsidRPr="003F354F">
        <w:rPr>
          <w:rStyle w:val="affff8"/>
          <w:rFonts w:hint="cs"/>
          <w:rtl/>
        </w:rPr>
        <w:t>'</w:t>
      </w:r>
      <w:r w:rsidRPr="003F354F">
        <w:rPr>
          <w:rStyle w:val="affff8"/>
          <w:rtl/>
        </w:rPr>
        <w:t>והדד שמע</w:t>
      </w:r>
      <w:r w:rsidRPr="00677B59">
        <w:rPr>
          <w:rStyle w:val="affff8"/>
          <w:rtl/>
        </w:rPr>
        <w:t xml:space="preserve"> במצרים כי שכב דוד עם אבותיו וכי מת יואב שר הצבא</w:t>
      </w:r>
      <w:r w:rsidRPr="00F10693">
        <w:rPr>
          <w:rFonts w:hint="cs"/>
          <w:rtl/>
        </w:rPr>
        <w:t>'</w:t>
      </w:r>
      <w:r w:rsidRPr="00F10693">
        <w:rPr>
          <w:rtl/>
        </w:rPr>
        <w:t>?</w:t>
      </w:r>
      <w:r>
        <w:rPr>
          <w:rFonts w:ascii="David" w:hAnsi="David"/>
          <w:sz w:val="32"/>
          <w:rtl/>
        </w:rPr>
        <w:t xml:space="preserve"> </w:t>
      </w:r>
    </w:p>
    <w:p w14:paraId="2C91BA0F" w14:textId="77777777" w:rsidR="003F354F" w:rsidRDefault="00AC0AF5" w:rsidP="00AC0AF5">
      <w:pPr>
        <w:rPr>
          <w:rFonts w:ascii="David" w:hAnsi="David"/>
          <w:sz w:val="32"/>
          <w:rtl/>
        </w:rPr>
      </w:pPr>
      <w:r w:rsidRPr="00C35A2C">
        <w:rPr>
          <w:rFonts w:ascii="David" w:hAnsi="David"/>
          <w:sz w:val="32"/>
          <w:rtl/>
        </w:rPr>
        <w:t xml:space="preserve">דוד שהניח בן כמותו - נאמרה בו שכיבה, </w:t>
      </w:r>
    </w:p>
    <w:p w14:paraId="6EF770D1" w14:textId="70C7659A" w:rsidR="00AC0AF5" w:rsidRPr="00C35A2C" w:rsidRDefault="00AC0AF5" w:rsidP="00AC0AF5">
      <w:pPr>
        <w:rPr>
          <w:rFonts w:ascii="David" w:hAnsi="David"/>
          <w:sz w:val="32"/>
          <w:rtl/>
        </w:rPr>
      </w:pPr>
      <w:r w:rsidRPr="00C35A2C">
        <w:rPr>
          <w:rFonts w:ascii="David" w:hAnsi="David"/>
          <w:sz w:val="32"/>
          <w:rtl/>
        </w:rPr>
        <w:t>יואב שלא הניח בן כמותו - נאמרה בו מיתה.</w:t>
      </w:r>
    </w:p>
    <w:p w14:paraId="6015C589" w14:textId="35250845" w:rsidR="003F354F" w:rsidRPr="003F354F" w:rsidRDefault="00AC0AF5" w:rsidP="003F354F">
      <w:pPr>
        <w:pStyle w:val="36"/>
        <w:framePr w:wrap="notBeside"/>
        <w:rPr>
          <w:rtl/>
        </w:rPr>
      </w:pPr>
      <w:r w:rsidRPr="003F354F">
        <w:rPr>
          <w:rtl/>
        </w:rPr>
        <w:t>דרש ר</w:t>
      </w:r>
      <w:r w:rsidRPr="003F354F">
        <w:rPr>
          <w:rFonts w:hint="cs"/>
          <w:rtl/>
        </w:rPr>
        <w:t>פב</w:t>
      </w:r>
      <w:r w:rsidRPr="003F354F">
        <w:rPr>
          <w:rtl/>
        </w:rPr>
        <w:t>"</w:t>
      </w:r>
      <w:r w:rsidRPr="003F354F">
        <w:rPr>
          <w:rFonts w:hint="cs"/>
          <w:rtl/>
        </w:rPr>
        <w:t>ח</w:t>
      </w:r>
      <w:r w:rsidRPr="003F354F">
        <w:rPr>
          <w:rtl/>
        </w:rPr>
        <w:t>:</w:t>
      </w:r>
    </w:p>
    <w:p w14:paraId="25AFED73" w14:textId="1C2C766B" w:rsidR="00AC0AF5" w:rsidRPr="003F354F" w:rsidRDefault="00AC0AF5" w:rsidP="003F354F">
      <w:pPr>
        <w:rPr>
          <w:rFonts w:ascii="BA Vilna Bold" w:hAnsi="BA Vilna Bold" w:cs="BA Vilna Bold"/>
          <w:b/>
          <w:spacing w:val="4"/>
          <w:sz w:val="14"/>
          <w:szCs w:val="14"/>
          <w:rtl/>
        </w:rPr>
      </w:pPr>
      <w:r w:rsidRPr="00C35A2C">
        <w:rPr>
          <w:rFonts w:ascii="David" w:hAnsi="David"/>
          <w:sz w:val="32"/>
          <w:rtl/>
        </w:rPr>
        <w:lastRenderedPageBreak/>
        <w:t xml:space="preserve">קשה עניות בתוך ביתו של אדם יותר מחמשים מכות, </w:t>
      </w:r>
      <w:r w:rsidRPr="003F354F">
        <w:rPr>
          <w:rStyle w:val="affffe"/>
          <w:rtl/>
        </w:rPr>
        <w:t>שנא</w:t>
      </w:r>
      <w:r w:rsidRPr="003F354F">
        <w:rPr>
          <w:rStyle w:val="affffe"/>
          <w:rFonts w:hint="cs"/>
          <w:rtl/>
        </w:rPr>
        <w:t>'</w:t>
      </w:r>
      <w:r w:rsidRPr="003F354F">
        <w:rPr>
          <w:rStyle w:val="affffe"/>
          <w:rtl/>
        </w:rPr>
        <w:t>:</w:t>
      </w:r>
      <w:r w:rsidRPr="00C35A2C">
        <w:rPr>
          <w:rFonts w:ascii="David" w:hAnsi="David"/>
          <w:sz w:val="32"/>
          <w:rtl/>
        </w:rPr>
        <w:t xml:space="preserve"> </w:t>
      </w:r>
      <w:r w:rsidRPr="00F10693">
        <w:rPr>
          <w:rFonts w:hint="cs"/>
          <w:rtl/>
        </w:rPr>
        <w:t>'</w:t>
      </w:r>
      <w:r w:rsidRPr="00F10693">
        <w:rPr>
          <w:rtl/>
        </w:rPr>
        <w:t>ח</w:t>
      </w:r>
      <w:r w:rsidRPr="00572F4D">
        <w:rPr>
          <w:rStyle w:val="affff8"/>
          <w:rtl/>
        </w:rPr>
        <w:t>נוני חנוני אתם רעי כי יד אלוה נגעה בי,</w:t>
      </w:r>
      <w:r>
        <w:rPr>
          <w:rFonts w:ascii="David" w:hAnsi="David"/>
          <w:sz w:val="32"/>
          <w:rtl/>
        </w:rPr>
        <w:t xml:space="preserve"> </w:t>
      </w:r>
      <w:r w:rsidRPr="003F354F">
        <w:rPr>
          <w:rStyle w:val="affffe"/>
          <w:rtl/>
        </w:rPr>
        <w:t>וא</w:t>
      </w:r>
      <w:r w:rsidR="003F354F">
        <w:rPr>
          <w:rStyle w:val="affffe"/>
          <w:rFonts w:hint="cs"/>
          <w:rtl/>
        </w:rPr>
        <w:t>"ל</w:t>
      </w:r>
      <w:r w:rsidRPr="003F354F">
        <w:rPr>
          <w:rStyle w:val="affffe"/>
          <w:rtl/>
        </w:rPr>
        <w:t>:</w:t>
      </w:r>
      <w:r w:rsidRPr="00B011CC">
        <w:rPr>
          <w:rStyle w:val="affff8"/>
          <w:rtl/>
        </w:rPr>
        <w:t xml:space="preserve"> </w:t>
      </w:r>
      <w:r w:rsidRPr="00F10693">
        <w:rPr>
          <w:rFonts w:hint="cs"/>
          <w:rtl/>
        </w:rPr>
        <w:t>'</w:t>
      </w:r>
      <w:r w:rsidRPr="00F10693">
        <w:rPr>
          <w:rtl/>
        </w:rPr>
        <w:t>ה</w:t>
      </w:r>
      <w:r w:rsidRPr="00B011CC">
        <w:rPr>
          <w:rStyle w:val="affff8"/>
          <w:rtl/>
        </w:rPr>
        <w:t>שמר אל תפן אל און כי על זה בחרת מעוני</w:t>
      </w:r>
      <w:r w:rsidRPr="00F10693">
        <w:rPr>
          <w:rFonts w:hint="cs"/>
          <w:rtl/>
        </w:rPr>
        <w:t>'</w:t>
      </w:r>
      <w:r w:rsidRPr="00F10693">
        <w:rPr>
          <w:rtl/>
        </w:rPr>
        <w:t>.</w:t>
      </w:r>
    </w:p>
    <w:p w14:paraId="6C7F65BC" w14:textId="77777777" w:rsidR="003F354F" w:rsidRPr="003F354F" w:rsidRDefault="00AC0AF5" w:rsidP="003F354F">
      <w:pPr>
        <w:pStyle w:val="36"/>
        <w:framePr w:wrap="notBeside"/>
        <w:rPr>
          <w:rtl/>
        </w:rPr>
      </w:pPr>
      <w:r w:rsidRPr="003F354F">
        <w:rPr>
          <w:rtl/>
        </w:rPr>
        <w:t>דרש ר</w:t>
      </w:r>
      <w:r w:rsidRPr="003F354F">
        <w:rPr>
          <w:rFonts w:hint="cs"/>
          <w:rtl/>
        </w:rPr>
        <w:t>פב</w:t>
      </w:r>
      <w:r w:rsidRPr="003F354F">
        <w:rPr>
          <w:rtl/>
        </w:rPr>
        <w:t>"</w:t>
      </w:r>
      <w:r w:rsidRPr="003F354F">
        <w:rPr>
          <w:rFonts w:hint="cs"/>
          <w:rtl/>
        </w:rPr>
        <w:t>ח</w:t>
      </w:r>
      <w:r w:rsidRPr="003F354F">
        <w:rPr>
          <w:rtl/>
        </w:rPr>
        <w:t>:</w:t>
      </w:r>
    </w:p>
    <w:p w14:paraId="6935216D" w14:textId="3762BC3F" w:rsidR="00AC0AF5" w:rsidRPr="00C35A2C" w:rsidRDefault="00AC0AF5" w:rsidP="003F354F">
      <w:pPr>
        <w:rPr>
          <w:rtl/>
        </w:rPr>
      </w:pPr>
      <w:r w:rsidRPr="00C35A2C">
        <w:rPr>
          <w:rtl/>
        </w:rPr>
        <w:t xml:space="preserve">כל שיש לו חולה בתוך ביתו, ילך אצל חכם ויבקש עליו רחמים, </w:t>
      </w:r>
      <w:r w:rsidRPr="003F354F">
        <w:rPr>
          <w:rStyle w:val="affffe"/>
          <w:rtl/>
        </w:rPr>
        <w:t>שנא':</w:t>
      </w:r>
      <w:r w:rsidRPr="00B011CC">
        <w:rPr>
          <w:rStyle w:val="affff8"/>
          <w:rtl/>
        </w:rPr>
        <w:t xml:space="preserve"> </w:t>
      </w:r>
      <w:r w:rsidRPr="00F10693">
        <w:rPr>
          <w:rFonts w:hint="cs"/>
          <w:rtl/>
        </w:rPr>
        <w:t>'</w:t>
      </w:r>
      <w:r w:rsidRPr="00F10693">
        <w:rPr>
          <w:rtl/>
        </w:rPr>
        <w:t>ח</w:t>
      </w:r>
      <w:r w:rsidRPr="00B011CC">
        <w:rPr>
          <w:rStyle w:val="affff8"/>
          <w:rtl/>
        </w:rPr>
        <w:t>מת מלך מלאכי מות ואיש חכם יכפרנה</w:t>
      </w:r>
      <w:r w:rsidRPr="00F10693">
        <w:rPr>
          <w:rFonts w:hint="cs"/>
          <w:rtl/>
        </w:rPr>
        <w:t>'</w:t>
      </w:r>
      <w:r w:rsidRPr="00F10693">
        <w:rPr>
          <w:rtl/>
        </w:rPr>
        <w:t>.</w:t>
      </w:r>
    </w:p>
    <w:p w14:paraId="36504BD5" w14:textId="21501A10" w:rsidR="00AC0AF5" w:rsidRPr="001B450D" w:rsidRDefault="001B450D" w:rsidP="00AC0AF5">
      <w:pPr>
        <w:pStyle w:val="aff9"/>
        <w:rPr>
          <w:del w:id="90130" w:author="מנוע עיצוב" w:date="2026-10-08T11:01:28Z"/>
          <w:rtl/>
        </w:rPr>
      </w:pPr>
      <w:del w:id="90129" w:author="מנוע עיצוב" w:date="2026-10-08T11:01:28Z">
        <w:r w:rsidRPr="001B450D">
          <w:rPr>
            <w:rFonts w:hint="cs"/>
            <w:rtl/>
          </w:rPr>
          <w:delText xml:space="preserve">***</w:delText>
        </w:r>
      </w:del>
    </w:p>
    <w:p w14:paraId="417A002C" w14:textId="77777777" w:rsidR="00AC0AF5" w:rsidRPr="00801934" w:rsidRDefault="00AC0AF5" w:rsidP="00AF2FEB">
      <w:pPr>
        <w:pStyle w:val="afffb"/>
        <w:rPr>
          <w:rtl/>
        </w:rPr>
      </w:pPr>
      <w:ins w:id="9943" w:author="מספור קטעי משנה" w:date="2026-10-06T06:44:59Z">
        <w:r>
          <w:rPr>
            <w:rStyle w:val="MisparKeta"/>
          </w:rPr>
          <w:t xml:space="preserve">ב. </w:t>
        </w:r>
      </w:ins>
      <w:r w:rsidRPr="00801934">
        <w:rPr>
          <w:rtl/>
        </w:rPr>
        <w:t>זה הכלל: כל הקודם בנחלה יוצאי ירכו קודמין.</w:t>
      </w:r>
      <w:r w:rsidRPr="00801934">
        <w:rPr>
          <w:rFonts w:hint="cs"/>
          <w:rtl/>
        </w:rPr>
        <w:t xml:space="preserve"> </w:t>
      </w:r>
      <w:r w:rsidRPr="00801934">
        <w:rPr>
          <w:rtl/>
        </w:rPr>
        <w:t>והאב קודם לכל יוצאי ירכו.</w:t>
      </w:r>
    </w:p>
    <w:p w14:paraId="4DDF5F9F" w14:textId="77777777" w:rsidR="003F354F" w:rsidRPr="003F354F" w:rsidRDefault="00AC0AF5" w:rsidP="003F354F">
      <w:pPr>
        <w:pStyle w:val="36"/>
        <w:framePr w:wrap="notBeside"/>
        <w:rPr>
          <w:rtl/>
        </w:rPr>
      </w:pPr>
      <w:r w:rsidRPr="003F354F">
        <w:rPr>
          <w:rtl/>
        </w:rPr>
        <w:t>בעי ר</w:t>
      </w:r>
      <w:r w:rsidRPr="003F354F">
        <w:rPr>
          <w:rFonts w:hint="cs"/>
          <w:rtl/>
        </w:rPr>
        <w:t>ב</w:t>
      </w:r>
      <w:r w:rsidRPr="003F354F">
        <w:rPr>
          <w:rtl/>
        </w:rPr>
        <w:t>"</w:t>
      </w:r>
      <w:r w:rsidRPr="003F354F">
        <w:rPr>
          <w:rFonts w:hint="cs"/>
          <w:rtl/>
        </w:rPr>
        <w:t>ח</w:t>
      </w:r>
      <w:r w:rsidRPr="003F354F">
        <w:rPr>
          <w:rtl/>
        </w:rPr>
        <w:t>:</w:t>
      </w:r>
    </w:p>
    <w:p w14:paraId="00657101" w14:textId="1A844CD6" w:rsidR="00AC0AF5" w:rsidRPr="00C35A2C" w:rsidRDefault="00AC0AF5" w:rsidP="00AC0AF5">
      <w:pPr>
        <w:rPr>
          <w:rFonts w:ascii="David" w:hAnsi="David"/>
          <w:sz w:val="32"/>
          <w:rtl/>
        </w:rPr>
      </w:pPr>
      <w:r w:rsidRPr="00C35A2C">
        <w:rPr>
          <w:rFonts w:ascii="David" w:hAnsi="David"/>
          <w:sz w:val="32"/>
          <w:rtl/>
        </w:rPr>
        <w:t xml:space="preserve">אבי האב ואחי האב, כגון אברהם וישמעאל בנכסי עשו, איזה מהן קודם? </w:t>
      </w:r>
      <w:r w:rsidRPr="003F354F">
        <w:rPr>
          <w:rStyle w:val="affffe"/>
          <w:rtl/>
        </w:rPr>
        <w:t>–</w:t>
      </w:r>
      <w:r w:rsidRPr="003F354F">
        <w:rPr>
          <w:rStyle w:val="affffe"/>
          <w:rFonts w:hint="cs"/>
          <w:rtl/>
        </w:rPr>
        <w:t>ת</w:t>
      </w:r>
      <w:r w:rsidRPr="003F354F">
        <w:rPr>
          <w:rStyle w:val="affffe"/>
          <w:rtl/>
        </w:rPr>
        <w:t>"</w:t>
      </w:r>
      <w:r w:rsidRPr="003F354F">
        <w:rPr>
          <w:rStyle w:val="affffe"/>
          <w:rFonts w:hint="cs"/>
          <w:rtl/>
        </w:rPr>
        <w:t>ש</w:t>
      </w:r>
      <w:r w:rsidRPr="003F354F">
        <w:rPr>
          <w:rStyle w:val="affffe"/>
          <w:rtl/>
        </w:rPr>
        <w:t>:</w:t>
      </w:r>
      <w:r w:rsidRPr="00C35A2C">
        <w:rPr>
          <w:rFonts w:ascii="David" w:hAnsi="David"/>
          <w:sz w:val="32"/>
          <w:rtl/>
        </w:rPr>
        <w:t xml:space="preserve"> האב קודם לכל יוצאי ירכו.</w:t>
      </w:r>
    </w:p>
    <w:p w14:paraId="7406FB90" w14:textId="77777777" w:rsidR="003F354F" w:rsidRPr="003F354F" w:rsidRDefault="00AC0AF5" w:rsidP="003F354F">
      <w:pPr>
        <w:pStyle w:val="36"/>
        <w:framePr w:wrap="notBeside"/>
        <w:rPr>
          <w:rtl/>
        </w:rPr>
      </w:pPr>
      <w:r w:rsidRPr="003F354F">
        <w:rPr>
          <w:rtl/>
        </w:rPr>
        <w:t>ו</w:t>
      </w:r>
      <w:r w:rsidRPr="003F354F">
        <w:rPr>
          <w:rFonts w:hint="cs"/>
          <w:rtl/>
        </w:rPr>
        <w:t>רב</w:t>
      </w:r>
      <w:r w:rsidRPr="003F354F">
        <w:rPr>
          <w:rtl/>
        </w:rPr>
        <w:t>"</w:t>
      </w:r>
      <w:r w:rsidRPr="003F354F">
        <w:rPr>
          <w:rFonts w:hint="cs"/>
          <w:rtl/>
        </w:rPr>
        <w:t>ח</w:t>
      </w:r>
    </w:p>
    <w:p w14:paraId="4EACDEBF" w14:textId="3D02B8D2" w:rsidR="00AC0AF5" w:rsidRPr="00C35A2C" w:rsidRDefault="00AC0AF5" w:rsidP="00AC0AF5">
      <w:pPr>
        <w:rPr>
          <w:rFonts w:ascii="David" w:hAnsi="David"/>
          <w:sz w:val="32"/>
          <w:rtl/>
        </w:rPr>
      </w:pPr>
      <w:r w:rsidRPr="00C35A2C">
        <w:rPr>
          <w:rFonts w:ascii="David" w:hAnsi="David"/>
          <w:sz w:val="32"/>
          <w:rtl/>
        </w:rPr>
        <w:t xml:space="preserve">אגב </w:t>
      </w:r>
      <w:r w:rsidRPr="00C35A2C">
        <w:rPr>
          <w:rFonts w:ascii="David" w:hAnsi="David" w:hint="cs"/>
          <w:sz w:val="32"/>
          <w:rtl/>
        </w:rPr>
        <w:t>קושי שאלה אחרת שהיה טרוד בה לא עיין בזה</w:t>
      </w:r>
      <w:r w:rsidRPr="00C35A2C">
        <w:rPr>
          <w:rFonts w:ascii="David" w:hAnsi="David"/>
          <w:sz w:val="32"/>
          <w:rtl/>
        </w:rPr>
        <w:t>.</w:t>
      </w:r>
    </w:p>
    <w:p w14:paraId="58EA25BF" w14:textId="77777777" w:rsidR="00AC0AF5" w:rsidRPr="00C35A2C" w:rsidRDefault="00AC0AF5" w:rsidP="00982F98">
      <w:pPr>
        <w:pStyle w:val="affe"/>
        <w:framePr w:wrap="around"/>
        <w:rPr>
          <w:rtl/>
        </w:rPr>
      </w:pPr>
      <w:r w:rsidRPr="00C35A2C">
        <w:rPr>
          <w:rFonts w:hint="cs"/>
          <w:rtl/>
        </w:rPr>
        <w:t>קטז:</w:t>
      </w:r>
    </w:p>
    <w:p w14:paraId="1D76F729" w14:textId="77777777" w:rsidR="003F354F" w:rsidRPr="003F354F" w:rsidRDefault="00AC0AF5" w:rsidP="003F354F">
      <w:pPr>
        <w:pStyle w:val="36"/>
        <w:framePr w:wrap="notBeside"/>
        <w:rPr>
          <w:rtl/>
        </w:rPr>
      </w:pPr>
      <w:r w:rsidRPr="003F354F">
        <w:rPr>
          <w:rtl/>
        </w:rPr>
        <w:t>בעי ר</w:t>
      </w:r>
      <w:r w:rsidRPr="003F354F">
        <w:rPr>
          <w:rFonts w:hint="cs"/>
          <w:rtl/>
        </w:rPr>
        <w:t>ב</w:t>
      </w:r>
      <w:r w:rsidRPr="003F354F">
        <w:rPr>
          <w:rtl/>
        </w:rPr>
        <w:t>"</w:t>
      </w:r>
      <w:r w:rsidRPr="003F354F">
        <w:rPr>
          <w:rFonts w:hint="cs"/>
          <w:rtl/>
        </w:rPr>
        <w:t>ח</w:t>
      </w:r>
      <w:r w:rsidRPr="003F354F">
        <w:rPr>
          <w:rtl/>
        </w:rPr>
        <w:t>:</w:t>
      </w:r>
    </w:p>
    <w:p w14:paraId="13387B9F" w14:textId="77777777" w:rsidR="00A17966" w:rsidRDefault="00AC0AF5" w:rsidP="00AC0AF5">
      <w:pPr>
        <w:rPr>
          <w:rStyle w:val="affffe"/>
          <w:rtl/>
        </w:rPr>
      </w:pPr>
      <w:r w:rsidRPr="00C35A2C">
        <w:rPr>
          <w:rFonts w:ascii="David" w:hAnsi="David"/>
          <w:sz w:val="32"/>
          <w:rtl/>
        </w:rPr>
        <w:t xml:space="preserve">אבי האב ואחיו, כגון אברהם ויעקב בנכסי עשו, איזה מהן קודם? </w:t>
      </w:r>
    </w:p>
    <w:p w14:paraId="577B2AEC" w14:textId="77777777" w:rsidR="00A17966" w:rsidRPr="00A17966" w:rsidRDefault="00AC0AF5" w:rsidP="00A17966">
      <w:pPr>
        <w:pStyle w:val="36"/>
        <w:framePr w:wrap="notBeside"/>
        <w:rPr>
          <w:rtl/>
        </w:rPr>
      </w:pPr>
      <w:r w:rsidRPr="00A17966">
        <w:rPr>
          <w:rFonts w:hint="cs"/>
          <w:rtl/>
        </w:rPr>
        <w:t xml:space="preserve">- </w:t>
      </w:r>
      <w:r w:rsidRPr="00A17966">
        <w:rPr>
          <w:rtl/>
        </w:rPr>
        <w:t>רבא,</w:t>
      </w:r>
    </w:p>
    <w:p w14:paraId="29B6E8E1" w14:textId="30F3B5DC" w:rsidR="00AC0AF5" w:rsidRPr="00C35A2C" w:rsidRDefault="00AC0AF5" w:rsidP="00AC0AF5">
      <w:pPr>
        <w:rPr>
          <w:rFonts w:ascii="David" w:hAnsi="David"/>
          <w:sz w:val="32"/>
          <w:rtl/>
        </w:rPr>
      </w:pPr>
      <w:r w:rsidRPr="00A17966">
        <w:rPr>
          <w:rStyle w:val="affffe"/>
          <w:rFonts w:hint="cs"/>
          <w:rtl/>
        </w:rPr>
        <w:t>ת</w:t>
      </w:r>
      <w:r w:rsidRPr="00A17966">
        <w:rPr>
          <w:rStyle w:val="affffe"/>
          <w:rtl/>
        </w:rPr>
        <w:t>"</w:t>
      </w:r>
      <w:r w:rsidRPr="00A17966">
        <w:rPr>
          <w:rStyle w:val="affffe"/>
          <w:rFonts w:hint="cs"/>
          <w:rtl/>
        </w:rPr>
        <w:t>ש</w:t>
      </w:r>
      <w:r w:rsidR="00A17966">
        <w:rPr>
          <w:rStyle w:val="affffe"/>
          <w:rFonts w:hint="cs"/>
          <w:rtl/>
        </w:rPr>
        <w:t>:</w:t>
      </w:r>
      <w:r w:rsidRPr="0081371E">
        <w:rPr>
          <w:rStyle w:val="afff8"/>
          <w:rtl/>
        </w:rPr>
        <w:t xml:space="preserve"> </w:t>
      </w:r>
      <w:r w:rsidRPr="00C35A2C">
        <w:rPr>
          <w:rFonts w:ascii="David" w:hAnsi="David"/>
          <w:sz w:val="32"/>
          <w:rtl/>
        </w:rPr>
        <w:t>האב קודם לכל יוצאי יריכו.</w:t>
      </w:r>
    </w:p>
    <w:p w14:paraId="59665746" w14:textId="77777777" w:rsidR="003F354F" w:rsidRPr="003F354F" w:rsidRDefault="00AC0AF5" w:rsidP="003F354F">
      <w:pPr>
        <w:pStyle w:val="36"/>
        <w:framePr w:wrap="notBeside"/>
        <w:rPr>
          <w:rtl/>
        </w:rPr>
      </w:pPr>
      <w:r w:rsidRPr="003F354F">
        <w:rPr>
          <w:rtl/>
        </w:rPr>
        <w:t>ור</w:t>
      </w:r>
      <w:r w:rsidRPr="003F354F">
        <w:rPr>
          <w:rFonts w:hint="cs"/>
          <w:rtl/>
        </w:rPr>
        <w:t>ב</w:t>
      </w:r>
      <w:r w:rsidRPr="003F354F">
        <w:rPr>
          <w:rtl/>
        </w:rPr>
        <w:t>"</w:t>
      </w:r>
      <w:r w:rsidRPr="003F354F">
        <w:rPr>
          <w:rFonts w:hint="cs"/>
          <w:rtl/>
        </w:rPr>
        <w:t>ח סבר</w:t>
      </w:r>
    </w:p>
    <w:p w14:paraId="6910C711" w14:textId="3414D635" w:rsidR="00AC0AF5" w:rsidRPr="00C35A2C" w:rsidRDefault="00AC0AF5" w:rsidP="00AC0AF5">
      <w:pPr>
        <w:rPr>
          <w:rFonts w:ascii="David" w:hAnsi="David"/>
          <w:sz w:val="32"/>
          <w:rtl/>
        </w:rPr>
      </w:pPr>
      <w:r w:rsidRPr="00C35A2C">
        <w:rPr>
          <w:rFonts w:ascii="David" w:hAnsi="David" w:hint="cs"/>
          <w:sz w:val="32"/>
          <w:rtl/>
        </w:rPr>
        <w:t>דיוצאי</w:t>
      </w:r>
      <w:r w:rsidRPr="00C35A2C">
        <w:rPr>
          <w:rFonts w:ascii="David" w:hAnsi="David"/>
          <w:sz w:val="32"/>
          <w:rtl/>
        </w:rPr>
        <w:t xml:space="preserve"> יריכו שלו, ולא יוצאי יריכו של בנו.</w:t>
      </w:r>
    </w:p>
    <w:p w14:paraId="046E3BCD" w14:textId="129F8A38" w:rsidR="003F354F" w:rsidRPr="003F354F" w:rsidRDefault="00AC0AF5" w:rsidP="003F354F">
      <w:pPr>
        <w:pStyle w:val="36"/>
        <w:framePr w:wrap="notBeside"/>
        <w:rPr>
          <w:rtl/>
        </w:rPr>
      </w:pPr>
      <w:r w:rsidRPr="003F354F">
        <w:rPr>
          <w:rtl/>
        </w:rPr>
        <w:t>ה"נ מסתבר</w:t>
      </w:r>
    </w:p>
    <w:p w14:paraId="43B1D462" w14:textId="5E0DB8E7" w:rsidR="00AC0AF5" w:rsidRPr="00C35A2C" w:rsidRDefault="00AC0AF5" w:rsidP="00AC0AF5">
      <w:pPr>
        <w:rPr>
          <w:rFonts w:ascii="David" w:hAnsi="David"/>
          <w:sz w:val="32"/>
          <w:rtl/>
        </w:rPr>
      </w:pPr>
      <w:r w:rsidRPr="003F354F">
        <w:rPr>
          <w:rStyle w:val="affffe"/>
          <w:rtl/>
        </w:rPr>
        <w:t>דתני, זה הכלל:</w:t>
      </w:r>
      <w:r w:rsidRPr="00C35A2C">
        <w:rPr>
          <w:rFonts w:ascii="David" w:hAnsi="David"/>
          <w:sz w:val="32"/>
          <w:rtl/>
        </w:rPr>
        <w:t xml:space="preserve"> כל הקודם בנחלה יוצאי יריכו קודמין, ואילו </w:t>
      </w:r>
      <w:r w:rsidRPr="00C35A2C">
        <w:rPr>
          <w:rFonts w:ascii="David" w:hAnsi="David" w:hint="cs"/>
          <w:sz w:val="32"/>
          <w:rtl/>
        </w:rPr>
        <w:t>ישנו ליצחק</w:t>
      </w:r>
      <w:r w:rsidRPr="00C35A2C">
        <w:rPr>
          <w:rFonts w:ascii="David" w:hAnsi="David"/>
          <w:sz w:val="32"/>
          <w:rtl/>
        </w:rPr>
        <w:t xml:space="preserve"> יצחק קודם, השתא נמי </w:t>
      </w:r>
      <w:r w:rsidRPr="00C35A2C">
        <w:rPr>
          <w:rFonts w:ascii="David" w:hAnsi="David" w:hint="cs"/>
          <w:sz w:val="32"/>
          <w:rtl/>
        </w:rPr>
        <w:t xml:space="preserve">שאין את יצחק, יעקב קודם, </w:t>
      </w:r>
      <w:r w:rsidRPr="0081371E">
        <w:rPr>
          <w:rStyle w:val="afff8"/>
          <w:rFonts w:hint="cs"/>
          <w:rtl/>
        </w:rPr>
        <w:t>ש</w:t>
      </w:r>
      <w:r w:rsidRPr="0081371E">
        <w:rPr>
          <w:rStyle w:val="afff8"/>
          <w:rtl/>
        </w:rPr>
        <w:t>"</w:t>
      </w:r>
      <w:r w:rsidRPr="0081371E">
        <w:rPr>
          <w:rStyle w:val="afff8"/>
          <w:rFonts w:hint="cs"/>
          <w:rtl/>
        </w:rPr>
        <w:t>מ</w:t>
      </w:r>
      <w:r w:rsidRPr="00C35A2C">
        <w:rPr>
          <w:rFonts w:ascii="David" w:hAnsi="David"/>
          <w:sz w:val="32"/>
          <w:rtl/>
        </w:rPr>
        <w:t>.</w:t>
      </w:r>
    </w:p>
    <w:p w14:paraId="182D7B16" w14:textId="624E7A4A" w:rsidR="00AC0AF5" w:rsidRPr="001B450D" w:rsidRDefault="001B450D" w:rsidP="00AC0AF5">
      <w:pPr>
        <w:pStyle w:val="aff9"/>
        <w:rPr>
          <w:rtl/>
        </w:rPr>
      </w:pPr>
      <w:r w:rsidRPr="001B450D">
        <w:rPr>
          <w:rFonts w:hint="cs"/>
          <w:rtl/>
        </w:rPr>
        <w:t>***</w:t>
      </w:r>
    </w:p>
    <w:p w14:paraId="23D7B969" w14:textId="37583F5C" w:rsidR="00AC0AF5" w:rsidRPr="00C35A2C" w:rsidRDefault="00011DBB" w:rsidP="00011DBB">
      <w:pPr>
        <w:pStyle w:val="affffb"/>
        <w:framePr w:wrap="around"/>
        <w:rPr>
          <w:rtl/>
        </w:rPr>
      </w:pPr>
      <w:del w:id="20361" w:author="קלוד" w:date="2026-10-06T10:07:33Z">
        <w:r>
          <w:rPr>
            <w:rtl/>
          </w:rPr>
          <w:delText xml:space="preserve">מתני'</w:delText>
        </w:r>
      </w:del>
      <w:ins w:id="20362" w:author="קלוד" w:date="2026-10-06T10:07:33Z">
        <w:r>
          <w:rPr>
            <w:rtl/>
          </w:rPr>
          <w:t xml:space="preserve">משנה ג</w:t>
        </w:r>
      </w:ins>
    </w:p>
    <w:p w14:paraId="0F7B3ACD" w14:textId="77777777" w:rsidR="00A17966" w:rsidRDefault="00AC0AF5" w:rsidP="00DB3591">
      <w:pPr>
        <w:pStyle w:val="afff3"/>
        <w:rPr>
          <w:rtl/>
        </w:rPr>
      </w:pPr>
      <w:r w:rsidRPr="00C35A2C">
        <w:rPr>
          <w:rtl/>
        </w:rPr>
        <w:t>בנות צלפחד נטלו ג</w:t>
      </w:r>
      <w:r w:rsidRPr="00F10693">
        <w:rPr>
          <w:rtl/>
        </w:rPr>
        <w:t xml:space="preserve">' </w:t>
      </w:r>
      <w:r w:rsidRPr="00C35A2C">
        <w:rPr>
          <w:rtl/>
        </w:rPr>
        <w:t xml:space="preserve">חלקים בנחלה: חלק אביהן שהיה עם יוצאי מצרים, </w:t>
      </w:r>
    </w:p>
    <w:p w14:paraId="25F0B063" w14:textId="4004B407" w:rsidR="00AC0AF5" w:rsidRPr="00C35A2C" w:rsidRDefault="00AC0AF5" w:rsidP="00DB3591">
      <w:pPr>
        <w:pStyle w:val="afff3"/>
        <w:rPr>
          <w:rtl/>
        </w:rPr>
      </w:pPr>
      <w:r w:rsidRPr="00C35A2C">
        <w:rPr>
          <w:rtl/>
        </w:rPr>
        <w:t>וחלקו עם אחיו בנכסי חפר, ושהיה בכור נוטל שני חלקים.</w:t>
      </w:r>
    </w:p>
    <w:p w14:paraId="581F218C" w14:textId="77777777" w:rsidR="00AC0AF5" w:rsidRPr="00C35A2C" w:rsidRDefault="00AC0AF5" w:rsidP="00982F98">
      <w:pPr>
        <w:pStyle w:val="affe"/>
        <w:framePr w:wrap="around"/>
        <w:rPr>
          <w:rtl/>
        </w:rPr>
      </w:pPr>
      <w:r w:rsidRPr="00C35A2C">
        <w:rPr>
          <w:rFonts w:hint="cs"/>
          <w:rtl/>
        </w:rPr>
        <w:t>קיז.</w:t>
      </w:r>
    </w:p>
    <w:p w14:paraId="04D4EC24" w14:textId="77777777" w:rsidR="00A17966" w:rsidRPr="00A17966" w:rsidRDefault="00AC0AF5" w:rsidP="00A17966">
      <w:pPr>
        <w:pStyle w:val="36"/>
        <w:framePr w:wrap="notBeside"/>
        <w:rPr>
          <w:rtl/>
        </w:rPr>
      </w:pPr>
      <w:r w:rsidRPr="00A17966">
        <w:rPr>
          <w:rtl/>
        </w:rPr>
        <w:t xml:space="preserve">תנן </w:t>
      </w:r>
      <w:r w:rsidR="00A17966" w:rsidRPr="00A17966">
        <w:rPr>
          <w:rFonts w:hint="cs"/>
          <w:rtl/>
        </w:rPr>
        <w:t>כמ''ד</w:t>
      </w:r>
      <w:r w:rsidRPr="00A17966">
        <w:rPr>
          <w:rtl/>
        </w:rPr>
        <w:t>:</w:t>
      </w:r>
    </w:p>
    <w:p w14:paraId="6B3EFE76" w14:textId="14760CFC" w:rsidR="00A17966" w:rsidRDefault="00AC0AF5" w:rsidP="00A17966">
      <w:pPr>
        <w:rPr>
          <w:rFonts w:ascii="David" w:hAnsi="David"/>
          <w:sz w:val="32"/>
          <w:rtl/>
        </w:rPr>
      </w:pPr>
      <w:r w:rsidRPr="0081371E">
        <w:rPr>
          <w:rStyle w:val="afff8"/>
          <w:rtl/>
        </w:rPr>
        <w:t>ליוצאי מצרים</w:t>
      </w:r>
      <w:r w:rsidRPr="00C35A2C">
        <w:rPr>
          <w:rFonts w:ascii="David" w:hAnsi="David"/>
          <w:sz w:val="32"/>
          <w:rtl/>
        </w:rPr>
        <w:t xml:space="preserve"> נתחלקה הארץ.</w:t>
      </w:r>
      <w:r w:rsidR="00A17966">
        <w:rPr>
          <w:rStyle w:val="affffe"/>
          <w:rFonts w:hint="cs"/>
          <w:rtl/>
        </w:rPr>
        <w:t xml:space="preserve"> רי''א</w:t>
      </w:r>
      <w:r w:rsidRPr="00A17966">
        <w:rPr>
          <w:rStyle w:val="affffe"/>
          <w:rtl/>
        </w:rPr>
        <w:t>:</w:t>
      </w:r>
      <w:r w:rsidRPr="00B011CC">
        <w:rPr>
          <w:rStyle w:val="affff8"/>
          <w:rtl/>
        </w:rPr>
        <w:t xml:space="preserve"> </w:t>
      </w:r>
      <w:r w:rsidRPr="00F10693">
        <w:rPr>
          <w:rtl/>
        </w:rPr>
        <w:t>'ל</w:t>
      </w:r>
      <w:r w:rsidRPr="00B011CC">
        <w:rPr>
          <w:rStyle w:val="affff8"/>
          <w:rtl/>
        </w:rPr>
        <w:t>שמות מטות אבותם ינחלו</w:t>
      </w:r>
      <w:r w:rsidRPr="00F10693">
        <w:rPr>
          <w:rFonts w:hint="cs"/>
          <w:rtl/>
        </w:rPr>
        <w:t>'</w:t>
      </w:r>
      <w:r w:rsidRPr="00F10693">
        <w:rPr>
          <w:rtl/>
        </w:rPr>
        <w:t>,</w:t>
      </w:r>
    </w:p>
    <w:p w14:paraId="5FD22883" w14:textId="7427B873" w:rsidR="00AC0AF5" w:rsidRPr="00C35A2C" w:rsidRDefault="00AC0AF5" w:rsidP="00A17966">
      <w:pPr>
        <w:rPr>
          <w:rFonts w:ascii="David" w:hAnsi="David"/>
          <w:sz w:val="32"/>
          <w:rtl/>
        </w:rPr>
      </w:pPr>
      <w:r>
        <w:rPr>
          <w:rFonts w:ascii="David" w:hAnsi="David" w:hint="cs"/>
          <w:sz w:val="32"/>
          <w:rtl/>
        </w:rPr>
        <w:t>ו</w:t>
      </w:r>
      <w:r w:rsidRPr="00F10693">
        <w:rPr>
          <w:rFonts w:hint="cs"/>
          <w:rtl/>
        </w:rPr>
        <w:t>'</w:t>
      </w:r>
      <w:r w:rsidRPr="00F10693">
        <w:rPr>
          <w:rtl/>
        </w:rPr>
        <w:t>ל</w:t>
      </w:r>
      <w:r w:rsidRPr="00677B59">
        <w:rPr>
          <w:rStyle w:val="affff8"/>
          <w:rtl/>
        </w:rPr>
        <w:t>אלה תחלק הארץ בנחלה</w:t>
      </w:r>
      <w:r w:rsidRPr="00F10693">
        <w:rPr>
          <w:rFonts w:hint="cs"/>
          <w:rtl/>
        </w:rPr>
        <w:t>'</w:t>
      </w:r>
      <w:r w:rsidRPr="00C35A2C">
        <w:rPr>
          <w:rFonts w:ascii="David" w:hAnsi="David"/>
          <w:sz w:val="32"/>
          <w:rtl/>
        </w:rPr>
        <w:t xml:space="preserve"> </w:t>
      </w:r>
      <w:r w:rsidRPr="00677B59">
        <w:rPr>
          <w:rStyle w:val="affff8"/>
          <w:rtl/>
        </w:rPr>
        <w:t xml:space="preserve">לאלה </w:t>
      </w:r>
      <w:r w:rsidRPr="00C35A2C">
        <w:rPr>
          <w:rFonts w:ascii="David" w:hAnsi="David"/>
          <w:sz w:val="32"/>
          <w:rtl/>
        </w:rPr>
        <w:t>כאלה להוציא את הטפלים.</w:t>
      </w:r>
    </w:p>
    <w:p w14:paraId="3C5E3ECB" w14:textId="77777777" w:rsidR="00A17966" w:rsidRPr="00A17966" w:rsidRDefault="00AC0AF5" w:rsidP="00A17966">
      <w:pPr>
        <w:pStyle w:val="36"/>
        <w:framePr w:wrap="notBeside"/>
        <w:rPr>
          <w:rtl/>
        </w:rPr>
      </w:pPr>
      <w:r w:rsidRPr="00A17966">
        <w:rPr>
          <w:rtl/>
        </w:rPr>
        <w:t>ר' יונתן:</w:t>
      </w:r>
    </w:p>
    <w:p w14:paraId="1C692406" w14:textId="48B58181" w:rsidR="00AC0AF5" w:rsidRDefault="00AC0AF5" w:rsidP="00AC0AF5">
      <w:pPr>
        <w:rPr>
          <w:rFonts w:ascii="David" w:hAnsi="David"/>
          <w:sz w:val="32"/>
          <w:rtl/>
        </w:rPr>
      </w:pPr>
      <w:r w:rsidRPr="0081371E">
        <w:rPr>
          <w:rStyle w:val="afff8"/>
          <w:rtl/>
        </w:rPr>
        <w:t xml:space="preserve">לבאי הארץ </w:t>
      </w:r>
      <w:r w:rsidRPr="00C35A2C">
        <w:rPr>
          <w:rFonts w:ascii="David" w:hAnsi="David"/>
          <w:sz w:val="32"/>
          <w:rtl/>
        </w:rPr>
        <w:t xml:space="preserve">נתחלקה הארץ, </w:t>
      </w:r>
      <w:r w:rsidRPr="00A17966">
        <w:rPr>
          <w:rStyle w:val="affffe"/>
          <w:rtl/>
        </w:rPr>
        <w:t>שנא</w:t>
      </w:r>
      <w:r w:rsidRPr="00A17966">
        <w:rPr>
          <w:rStyle w:val="affffe"/>
          <w:rFonts w:hint="cs"/>
          <w:rtl/>
        </w:rPr>
        <w:t>'</w:t>
      </w:r>
      <w:r w:rsidRPr="00A17966">
        <w:rPr>
          <w:rStyle w:val="affffe"/>
          <w:rtl/>
        </w:rPr>
        <w:t>:</w:t>
      </w:r>
      <w:r w:rsidRPr="00B011CC">
        <w:rPr>
          <w:rStyle w:val="affff8"/>
          <w:rtl/>
        </w:rPr>
        <w:t xml:space="preserve"> </w:t>
      </w:r>
      <w:r w:rsidRPr="00F10693">
        <w:rPr>
          <w:rFonts w:hint="cs"/>
          <w:rtl/>
        </w:rPr>
        <w:t>'</w:t>
      </w:r>
      <w:r w:rsidRPr="00F10693">
        <w:rPr>
          <w:rtl/>
        </w:rPr>
        <w:t>ל</w:t>
      </w:r>
      <w:r w:rsidRPr="00B011CC">
        <w:rPr>
          <w:rStyle w:val="affff8"/>
          <w:rtl/>
        </w:rPr>
        <w:t>אלה תחלק הארץ בנחלה</w:t>
      </w:r>
      <w:r w:rsidRPr="00F10693">
        <w:rPr>
          <w:rFonts w:hint="cs"/>
          <w:rtl/>
        </w:rPr>
        <w:t>'</w:t>
      </w:r>
      <w:r w:rsidRPr="00F10693">
        <w:rPr>
          <w:rtl/>
        </w:rPr>
        <w:t>,</w:t>
      </w:r>
      <w:r w:rsidRPr="00C35A2C">
        <w:rPr>
          <w:rFonts w:ascii="David" w:hAnsi="David"/>
          <w:sz w:val="32"/>
          <w:rtl/>
        </w:rPr>
        <w:t xml:space="preserve"> </w:t>
      </w:r>
    </w:p>
    <w:p w14:paraId="0897CC61" w14:textId="77777777" w:rsidR="00AC0AF5" w:rsidRPr="006765C4" w:rsidRDefault="00AC0AF5" w:rsidP="00AC0AF5">
      <w:pPr>
        <w:rPr>
          <w:rFonts w:ascii="David" w:hAnsi="David"/>
          <w:spacing w:val="-4"/>
          <w:sz w:val="32"/>
          <w:rtl/>
        </w:rPr>
      </w:pPr>
      <w:r w:rsidRPr="00A17966">
        <w:rPr>
          <w:rStyle w:val="affff8"/>
          <w:rtl/>
        </w:rPr>
        <w:t>לשמות מטות אבותם ינחלו</w:t>
      </w:r>
      <w:r w:rsidRPr="00A17966">
        <w:rPr>
          <w:rStyle w:val="affff8"/>
          <w:rFonts w:hint="cs"/>
          <w:rtl/>
        </w:rPr>
        <w:t>-</w:t>
      </w:r>
      <w:r w:rsidRPr="006765C4">
        <w:rPr>
          <w:rFonts w:ascii="David" w:hAnsi="David"/>
          <w:spacing w:val="-4"/>
          <w:sz w:val="32"/>
          <w:rtl/>
        </w:rPr>
        <w:t xml:space="preserve"> </w:t>
      </w:r>
      <w:r w:rsidRPr="006765C4">
        <w:rPr>
          <w:rFonts w:ascii="David" w:hAnsi="David" w:hint="cs"/>
          <w:spacing w:val="-4"/>
          <w:sz w:val="32"/>
          <w:rtl/>
        </w:rPr>
        <w:t>דמשונה מ</w:t>
      </w:r>
      <w:r w:rsidRPr="006765C4">
        <w:rPr>
          <w:rFonts w:ascii="David" w:hAnsi="David"/>
          <w:spacing w:val="-4"/>
          <w:sz w:val="32"/>
          <w:rtl/>
        </w:rPr>
        <w:t xml:space="preserve">כל נחלות שבעולם </w:t>
      </w:r>
      <w:r w:rsidRPr="006765C4">
        <w:rPr>
          <w:rFonts w:ascii="David" w:hAnsi="David" w:hint="cs"/>
          <w:spacing w:val="-4"/>
          <w:sz w:val="32"/>
          <w:rtl/>
        </w:rPr>
        <w:t>ש</w:t>
      </w:r>
      <w:r w:rsidRPr="006765C4">
        <w:rPr>
          <w:rFonts w:ascii="David" w:hAnsi="David"/>
          <w:spacing w:val="-4"/>
          <w:sz w:val="32"/>
          <w:rtl/>
        </w:rPr>
        <w:t>חיין יורשין מתים, וכאן מתים יורשין חיין.</w:t>
      </w:r>
    </w:p>
    <w:p w14:paraId="523BE248" w14:textId="77777777" w:rsidR="00A17966" w:rsidRPr="00A17966" w:rsidRDefault="00AC0AF5" w:rsidP="00A17966">
      <w:pPr>
        <w:pStyle w:val="36"/>
        <w:framePr w:wrap="notBeside"/>
        <w:rPr>
          <w:rtl/>
        </w:rPr>
      </w:pPr>
      <w:r w:rsidRPr="00A17966">
        <w:rPr>
          <w:rtl/>
        </w:rPr>
        <w:t xml:space="preserve">רבי: </w:t>
      </w:r>
    </w:p>
    <w:p w14:paraId="053E84F5" w14:textId="4BA8238A" w:rsidR="00AC0AF5" w:rsidRDefault="00AC0AF5" w:rsidP="00A17966">
      <w:pPr>
        <w:rPr>
          <w:rFonts w:ascii="David" w:hAnsi="David"/>
          <w:sz w:val="32"/>
          <w:rtl/>
        </w:rPr>
      </w:pPr>
      <w:r w:rsidRPr="00C35A2C">
        <w:rPr>
          <w:rFonts w:ascii="David" w:hAnsi="David"/>
          <w:sz w:val="32"/>
          <w:rtl/>
        </w:rPr>
        <w:t>אמשול לך משל,</w:t>
      </w:r>
      <w:r w:rsidR="00A17966">
        <w:rPr>
          <w:rFonts w:ascii="David" w:hAnsi="David" w:hint="cs"/>
          <w:sz w:val="32"/>
          <w:rtl/>
        </w:rPr>
        <w:t xml:space="preserve"> ל</w:t>
      </w:r>
      <w:r w:rsidRPr="00C35A2C">
        <w:rPr>
          <w:rFonts w:ascii="David" w:hAnsi="David"/>
          <w:sz w:val="32"/>
          <w:rtl/>
        </w:rPr>
        <w:t>שני אחין כהנים שהיו בעיר אחת, לאחד יש לו בן אחד, ואחד יש לו שני בנים, והלכו לגורן,</w:t>
      </w:r>
    </w:p>
    <w:p w14:paraId="11A09A25" w14:textId="74B8435F" w:rsidR="00AC0AF5" w:rsidRPr="00C35A2C" w:rsidRDefault="00AC0AF5" w:rsidP="00A17966">
      <w:pPr>
        <w:rPr>
          <w:rFonts w:ascii="David" w:hAnsi="David"/>
          <w:sz w:val="32"/>
          <w:rtl/>
        </w:rPr>
      </w:pPr>
      <w:r w:rsidRPr="00C35A2C">
        <w:rPr>
          <w:rFonts w:ascii="David" w:hAnsi="David"/>
          <w:sz w:val="32"/>
          <w:rtl/>
        </w:rPr>
        <w:t xml:space="preserve">זה שיש לו בן אחד - נוטל חלק אחד, וזה שיש לו שני בנים - נוטל שני חלקים, </w:t>
      </w:r>
      <w:r w:rsidR="00A17966">
        <w:rPr>
          <w:rFonts w:ascii="David" w:hAnsi="David" w:hint="cs"/>
          <w:sz w:val="32"/>
          <w:rtl/>
        </w:rPr>
        <w:t xml:space="preserve"> </w:t>
      </w:r>
      <w:r w:rsidRPr="00C35A2C">
        <w:rPr>
          <w:rFonts w:ascii="David" w:hAnsi="David"/>
          <w:sz w:val="32"/>
          <w:rtl/>
        </w:rPr>
        <w:t>ומחזירין אצל אביהן וחוזרין וחולקין בשוה.</w:t>
      </w:r>
    </w:p>
    <w:p w14:paraId="5946412D" w14:textId="77777777" w:rsidR="00AC0AF5" w:rsidRPr="00C35A2C" w:rsidRDefault="00AC0AF5" w:rsidP="00982F98">
      <w:pPr>
        <w:pStyle w:val="affe"/>
        <w:framePr w:wrap="around"/>
        <w:rPr>
          <w:rtl/>
        </w:rPr>
      </w:pPr>
      <w:r w:rsidRPr="00C35A2C">
        <w:rPr>
          <w:rFonts w:hint="cs"/>
          <w:rtl/>
        </w:rPr>
        <w:t>קיז:</w:t>
      </w:r>
    </w:p>
    <w:p w14:paraId="2B034F57" w14:textId="77777777" w:rsidR="00A17966" w:rsidRPr="00A17966" w:rsidRDefault="00AC0AF5" w:rsidP="00A17966">
      <w:pPr>
        <w:pStyle w:val="36"/>
        <w:framePr w:wrap="notBeside"/>
        <w:rPr>
          <w:rtl/>
        </w:rPr>
      </w:pPr>
      <w:r w:rsidRPr="00A17966">
        <w:rPr>
          <w:rFonts w:hint="cs"/>
          <w:rtl/>
        </w:rPr>
        <w:t>רשב</w:t>
      </w:r>
      <w:r w:rsidRPr="00A17966">
        <w:rPr>
          <w:rtl/>
        </w:rPr>
        <w:t>"</w:t>
      </w:r>
      <w:r w:rsidRPr="00A17966">
        <w:rPr>
          <w:rFonts w:hint="cs"/>
          <w:rtl/>
        </w:rPr>
        <w:t>א:</w:t>
      </w:r>
    </w:p>
    <w:p w14:paraId="773F3CFA" w14:textId="6CC15E4D" w:rsidR="00AC0AF5" w:rsidRPr="00C35A2C" w:rsidRDefault="00AC0AF5" w:rsidP="00AC0AF5">
      <w:pPr>
        <w:rPr>
          <w:rFonts w:ascii="David" w:hAnsi="David"/>
          <w:sz w:val="32"/>
          <w:rtl/>
        </w:rPr>
      </w:pPr>
      <w:r w:rsidRPr="00C35A2C">
        <w:rPr>
          <w:rFonts w:ascii="David" w:hAnsi="David"/>
          <w:sz w:val="32"/>
          <w:rtl/>
        </w:rPr>
        <w:t>לאלו ולאלו נתחלקה הארץ, כדי לקיים שני מקראות הללו.</w:t>
      </w:r>
    </w:p>
    <w:p w14:paraId="501336A9" w14:textId="77777777" w:rsidR="00AC0AF5" w:rsidRDefault="00AC0AF5" w:rsidP="00AC0AF5">
      <w:pPr>
        <w:rPr>
          <w:rFonts w:ascii="David" w:hAnsi="David"/>
          <w:sz w:val="32"/>
          <w:rtl/>
        </w:rPr>
      </w:pPr>
      <w:r>
        <w:rPr>
          <w:rFonts w:ascii="David" w:hAnsi="David"/>
          <w:sz w:val="32"/>
          <w:rtl/>
        </w:rPr>
        <w:t xml:space="preserve">הא כיצד? היה מיוצאי מצרים </w:t>
      </w:r>
      <w:r w:rsidRPr="00C35A2C">
        <w:rPr>
          <w:rFonts w:ascii="David" w:hAnsi="David"/>
          <w:sz w:val="32"/>
          <w:rtl/>
        </w:rPr>
        <w:t xml:space="preserve">נוטל חלקו </w:t>
      </w:r>
      <w:r>
        <w:rPr>
          <w:rFonts w:ascii="David" w:hAnsi="David"/>
          <w:sz w:val="32"/>
          <w:rtl/>
        </w:rPr>
        <w:t xml:space="preserve">עם יוצאי מצרים, היה מבאי הארץ </w:t>
      </w:r>
      <w:r w:rsidRPr="00C35A2C">
        <w:rPr>
          <w:rFonts w:ascii="David" w:hAnsi="David"/>
          <w:sz w:val="32"/>
          <w:rtl/>
        </w:rPr>
        <w:t xml:space="preserve">נוטל חלקו עם באי הארץ, </w:t>
      </w:r>
    </w:p>
    <w:p w14:paraId="0C24C458" w14:textId="77777777" w:rsidR="00AC0AF5" w:rsidRPr="00C35A2C" w:rsidRDefault="00AC0AF5" w:rsidP="00AC0AF5">
      <w:pPr>
        <w:rPr>
          <w:rFonts w:ascii="David" w:hAnsi="David"/>
          <w:sz w:val="32"/>
          <w:rtl/>
        </w:rPr>
      </w:pPr>
      <w:r w:rsidRPr="00C35A2C">
        <w:rPr>
          <w:rFonts w:ascii="David" w:hAnsi="David"/>
          <w:sz w:val="32"/>
          <w:rtl/>
        </w:rPr>
        <w:t>מכאן ומכאן - נוטל חלקו מכאן ומכאן, מרגלים - יהושע וכלב נטלו חלקם, מתלוננים ועדת קרח לא היה להם חלק בארץ, הבנים נטלו בזכות אבי אביהן ובזכות אבי אמותיהן.</w:t>
      </w:r>
    </w:p>
    <w:p w14:paraId="798D1A5D" w14:textId="77777777" w:rsidR="00AC0AF5" w:rsidRDefault="00AC0AF5" w:rsidP="00AC0AF5">
      <w:pPr>
        <w:rPr>
          <w:rFonts w:ascii="David" w:hAnsi="David"/>
          <w:sz w:val="32"/>
          <w:rtl/>
        </w:rPr>
      </w:pPr>
      <w:r w:rsidRPr="00F10693">
        <w:rPr>
          <w:rFonts w:hint="cs"/>
          <w:rtl/>
        </w:rPr>
        <w:t>'</w:t>
      </w:r>
      <w:r w:rsidRPr="00F10693">
        <w:rPr>
          <w:rtl/>
        </w:rPr>
        <w:t>ל</w:t>
      </w:r>
      <w:r w:rsidRPr="0008384F">
        <w:rPr>
          <w:rStyle w:val="affff8"/>
          <w:rtl/>
        </w:rPr>
        <w:t>שמות מטות אבותם</w:t>
      </w:r>
      <w:r w:rsidRPr="00F10693">
        <w:rPr>
          <w:rFonts w:hint="cs"/>
          <w:rtl/>
        </w:rPr>
        <w:t>'</w:t>
      </w:r>
      <w:r w:rsidRPr="00F10693">
        <w:rPr>
          <w:rtl/>
        </w:rPr>
        <w:t xml:space="preserve"> </w:t>
      </w:r>
      <w:r w:rsidRPr="00C35A2C">
        <w:rPr>
          <w:rFonts w:ascii="David" w:hAnsi="David"/>
          <w:sz w:val="32"/>
          <w:rtl/>
        </w:rPr>
        <w:t xml:space="preserve">ביוצאי מצרים כתיב </w:t>
      </w:r>
      <w:r w:rsidRPr="00A17966">
        <w:rPr>
          <w:rStyle w:val="afffff0"/>
          <w:rFonts w:hint="cs"/>
          <w:rtl/>
        </w:rPr>
        <w:t>[ולא בשבטים]</w:t>
      </w:r>
    </w:p>
    <w:p w14:paraId="35395D0B" w14:textId="77777777" w:rsidR="00AC0AF5" w:rsidRPr="00C35A2C" w:rsidRDefault="00AC0AF5" w:rsidP="00AC0AF5">
      <w:pPr>
        <w:rPr>
          <w:rFonts w:ascii="David" w:hAnsi="David"/>
          <w:sz w:val="32"/>
          <w:rtl/>
        </w:rPr>
      </w:pPr>
      <w:r w:rsidRPr="00B011CC">
        <w:rPr>
          <w:rStyle w:val="affff8"/>
          <w:rFonts w:hint="cs"/>
          <w:rtl/>
        </w:rPr>
        <w:t>ד</w:t>
      </w:r>
      <w:r w:rsidRPr="00F10693">
        <w:rPr>
          <w:rFonts w:hint="cs"/>
          <w:rtl/>
        </w:rPr>
        <w:t>'ו</w:t>
      </w:r>
      <w:r w:rsidRPr="00B011CC">
        <w:rPr>
          <w:rStyle w:val="affff8"/>
          <w:rtl/>
        </w:rPr>
        <w:t>נתתי אותה לכם מורשה אני ה</w:t>
      </w:r>
      <w:r w:rsidRPr="00F10693">
        <w:rPr>
          <w:rtl/>
        </w:rPr>
        <w:t>',</w:t>
      </w:r>
      <w:r w:rsidRPr="00C35A2C">
        <w:rPr>
          <w:rFonts w:ascii="David" w:hAnsi="David"/>
          <w:sz w:val="32"/>
          <w:rtl/>
        </w:rPr>
        <w:t xml:space="preserve"> ירושה היא לכם מאבותיכם, וליוצאי מצרים קאמר.</w:t>
      </w:r>
    </w:p>
    <w:p w14:paraId="26D6E819" w14:textId="77777777" w:rsidR="00A17966" w:rsidRPr="00A17966" w:rsidRDefault="00AC0AF5" w:rsidP="00A17966">
      <w:pPr>
        <w:pStyle w:val="36"/>
        <w:framePr w:wrap="notBeside"/>
        <w:rPr>
          <w:rtl/>
        </w:rPr>
      </w:pPr>
      <w:r w:rsidRPr="00A17966">
        <w:rPr>
          <w:rFonts w:hint="cs"/>
          <w:rtl/>
        </w:rPr>
        <w:t>ר</w:t>
      </w:r>
      <w:r w:rsidRPr="00A17966">
        <w:rPr>
          <w:rtl/>
        </w:rPr>
        <w:t>"</w:t>
      </w:r>
      <w:r w:rsidRPr="00A17966">
        <w:rPr>
          <w:rFonts w:hint="cs"/>
          <w:rtl/>
        </w:rPr>
        <w:t>פ לאביי</w:t>
      </w:r>
      <w:r w:rsidRPr="00A17966">
        <w:rPr>
          <w:rtl/>
        </w:rPr>
        <w:t>:</w:t>
      </w:r>
    </w:p>
    <w:p w14:paraId="1BD8D89C" w14:textId="2B1C4530" w:rsidR="00AC0AF5" w:rsidRPr="00A17966" w:rsidRDefault="00AC0AF5" w:rsidP="00A17966">
      <w:pPr>
        <w:rPr>
          <w:rtl/>
        </w:rPr>
      </w:pPr>
      <w:r w:rsidRPr="00C35A2C">
        <w:rPr>
          <w:rtl/>
        </w:rPr>
        <w:t xml:space="preserve">בשלמא למ"ד ליוצאי מצרים נתחלקה הארץ, היינו </w:t>
      </w:r>
      <w:r w:rsidRPr="00B011CC">
        <w:rPr>
          <w:rStyle w:val="affff8"/>
          <w:rtl/>
        </w:rPr>
        <w:t>ד</w:t>
      </w:r>
      <w:r w:rsidRPr="00F10693">
        <w:rPr>
          <w:rFonts w:hint="cs"/>
          <w:rtl/>
        </w:rPr>
        <w:t>'</w:t>
      </w:r>
      <w:r w:rsidRPr="00F10693">
        <w:rPr>
          <w:rtl/>
        </w:rPr>
        <w:t>ל</w:t>
      </w:r>
      <w:r w:rsidRPr="00B011CC">
        <w:rPr>
          <w:rStyle w:val="affff8"/>
          <w:rtl/>
        </w:rPr>
        <w:t>רב תרבה נחלתו ולמעט תמעיט נחלתו</w:t>
      </w:r>
      <w:r w:rsidRPr="00F10693">
        <w:rPr>
          <w:rFonts w:hint="cs"/>
          <w:rtl/>
        </w:rPr>
        <w:t>'</w:t>
      </w:r>
      <w:r w:rsidRPr="00F10693">
        <w:rPr>
          <w:rtl/>
        </w:rPr>
        <w:t>,</w:t>
      </w:r>
      <w:r w:rsidR="00A17966">
        <w:rPr>
          <w:rFonts w:hint="cs"/>
          <w:rtl/>
        </w:rPr>
        <w:t xml:space="preserve"> </w:t>
      </w:r>
      <w:r w:rsidRPr="00A17966">
        <w:rPr>
          <w:rStyle w:val="affffe"/>
          <w:rtl/>
        </w:rPr>
        <w:t>אלא למ"</w:t>
      </w:r>
      <w:r w:rsidRPr="00C35A2C">
        <w:rPr>
          <w:rFonts w:ascii="David" w:hAnsi="David" w:hint="cs"/>
          <w:sz w:val="32"/>
          <w:rtl/>
        </w:rPr>
        <w:t>ד</w:t>
      </w:r>
      <w:r w:rsidRPr="00C35A2C">
        <w:rPr>
          <w:rFonts w:ascii="David" w:hAnsi="David"/>
          <w:sz w:val="32"/>
          <w:rtl/>
        </w:rPr>
        <w:t xml:space="preserve"> לבאי הארץ, מאי</w:t>
      </w:r>
      <w:r w:rsidRPr="00B011CC">
        <w:rPr>
          <w:rStyle w:val="affff8"/>
          <w:rtl/>
        </w:rPr>
        <w:t xml:space="preserve"> </w:t>
      </w:r>
      <w:r w:rsidRPr="00F10693">
        <w:rPr>
          <w:rFonts w:hint="cs"/>
          <w:rtl/>
        </w:rPr>
        <w:t>'</w:t>
      </w:r>
      <w:r w:rsidRPr="00F10693">
        <w:rPr>
          <w:rtl/>
        </w:rPr>
        <w:t>ל</w:t>
      </w:r>
      <w:r w:rsidRPr="00B011CC">
        <w:rPr>
          <w:rStyle w:val="affff8"/>
          <w:rtl/>
        </w:rPr>
        <w:t>רב תרבו נחלתו</w:t>
      </w:r>
      <w:r w:rsidRPr="00F10693">
        <w:rPr>
          <w:rFonts w:hint="cs"/>
          <w:rtl/>
        </w:rPr>
        <w:t>'-</w:t>
      </w:r>
      <w:r w:rsidRPr="00C35A2C">
        <w:rPr>
          <w:rFonts w:ascii="David" w:hAnsi="David" w:hint="cs"/>
          <w:sz w:val="32"/>
          <w:rtl/>
        </w:rPr>
        <w:t xml:space="preserve"> </w:t>
      </w:r>
      <w:r w:rsidRPr="00C35A2C">
        <w:rPr>
          <w:rFonts w:ascii="David" w:hAnsi="David"/>
          <w:sz w:val="32"/>
          <w:rtl/>
        </w:rPr>
        <w:t xml:space="preserve"> </w:t>
      </w:r>
      <w:r w:rsidRPr="0081371E">
        <w:rPr>
          <w:rStyle w:val="afff8"/>
          <w:rtl/>
        </w:rPr>
        <w:t>קשיא</w:t>
      </w:r>
      <w:r w:rsidRPr="00C35A2C">
        <w:rPr>
          <w:rFonts w:ascii="David" w:hAnsi="David"/>
          <w:sz w:val="32"/>
          <w:rtl/>
        </w:rPr>
        <w:t>.</w:t>
      </w:r>
    </w:p>
    <w:p w14:paraId="68FA8A0C" w14:textId="77777777" w:rsidR="00AC0AF5" w:rsidRPr="00C35A2C" w:rsidRDefault="00AC0AF5" w:rsidP="00982F98">
      <w:pPr>
        <w:pStyle w:val="affe"/>
        <w:framePr w:wrap="around"/>
        <w:rPr>
          <w:rtl/>
        </w:rPr>
      </w:pPr>
      <w:r w:rsidRPr="00C35A2C">
        <w:rPr>
          <w:rFonts w:hint="cs"/>
          <w:rtl/>
        </w:rPr>
        <w:t>קיח.</w:t>
      </w:r>
    </w:p>
    <w:p w14:paraId="648A7121" w14:textId="77777777" w:rsidR="00A17966" w:rsidRPr="00A17966" w:rsidRDefault="00AC0AF5" w:rsidP="00A17966">
      <w:pPr>
        <w:pStyle w:val="36"/>
        <w:framePr w:wrap="notBeside"/>
        <w:rPr>
          <w:rtl/>
        </w:rPr>
      </w:pPr>
      <w:r w:rsidRPr="00A17966">
        <w:rPr>
          <w:rFonts w:hint="cs"/>
          <w:rtl/>
        </w:rPr>
        <w:t>ר</w:t>
      </w:r>
      <w:r w:rsidRPr="00A17966">
        <w:rPr>
          <w:rtl/>
        </w:rPr>
        <w:t>"</w:t>
      </w:r>
      <w:r w:rsidRPr="00A17966">
        <w:rPr>
          <w:rFonts w:hint="cs"/>
          <w:rtl/>
        </w:rPr>
        <w:t>פ לאביי</w:t>
      </w:r>
      <w:r w:rsidRPr="00A17966">
        <w:rPr>
          <w:rtl/>
        </w:rPr>
        <w:t>:</w:t>
      </w:r>
    </w:p>
    <w:p w14:paraId="1B646DB3" w14:textId="77777777" w:rsidR="00A17966" w:rsidRDefault="00AC0AF5" w:rsidP="00A17966">
      <w:pPr>
        <w:rPr>
          <w:rFonts w:ascii="David" w:hAnsi="David"/>
          <w:sz w:val="32"/>
          <w:rtl/>
        </w:rPr>
      </w:pPr>
      <w:r w:rsidRPr="00C35A2C">
        <w:rPr>
          <w:rFonts w:ascii="David" w:hAnsi="David"/>
          <w:sz w:val="32"/>
          <w:rtl/>
        </w:rPr>
        <w:t>בשלמא למ"</w:t>
      </w:r>
      <w:r w:rsidRPr="00C35A2C">
        <w:rPr>
          <w:rFonts w:ascii="David" w:hAnsi="David" w:hint="cs"/>
          <w:sz w:val="32"/>
          <w:rtl/>
        </w:rPr>
        <w:t>ד</w:t>
      </w:r>
      <w:r w:rsidRPr="00C35A2C">
        <w:rPr>
          <w:rFonts w:ascii="David" w:hAnsi="David"/>
          <w:sz w:val="32"/>
          <w:rtl/>
        </w:rPr>
        <w:t xml:space="preserve"> ליוצאי מצרים, היינו </w:t>
      </w:r>
      <w:r>
        <w:rPr>
          <w:rFonts w:ascii="David" w:hAnsi="David"/>
          <w:sz w:val="32"/>
          <w:rtl/>
        </w:rPr>
        <w:t>ד</w:t>
      </w:r>
      <w:r w:rsidRPr="00C35A2C">
        <w:rPr>
          <w:rFonts w:ascii="David" w:hAnsi="David"/>
          <w:sz w:val="32"/>
          <w:rtl/>
        </w:rPr>
        <w:t>צווחן בנות צלפחד,</w:t>
      </w:r>
    </w:p>
    <w:p w14:paraId="53C0EDAF" w14:textId="77777777" w:rsidR="00A17966" w:rsidRPr="00A17966" w:rsidRDefault="00AC0AF5" w:rsidP="00A17966">
      <w:pPr>
        <w:pStyle w:val="36"/>
        <w:framePr w:wrap="notBeside"/>
        <w:rPr>
          <w:rtl/>
        </w:rPr>
      </w:pPr>
      <w:r w:rsidRPr="00A17966">
        <w:rPr>
          <w:rFonts w:hint="cs"/>
          <w:rtl/>
        </w:rPr>
        <w:t>ו</w:t>
      </w:r>
      <w:r w:rsidRPr="00A17966">
        <w:rPr>
          <w:rtl/>
        </w:rPr>
        <w:t>למ"ד</w:t>
      </w:r>
    </w:p>
    <w:p w14:paraId="3DB9140F" w14:textId="77777777" w:rsidR="00A17966" w:rsidRDefault="00AC0AF5" w:rsidP="00A17966">
      <w:pPr>
        <w:rPr>
          <w:rFonts w:ascii="David" w:hAnsi="David"/>
          <w:sz w:val="32"/>
          <w:rtl/>
        </w:rPr>
      </w:pPr>
      <w:r w:rsidRPr="00C35A2C">
        <w:rPr>
          <w:rFonts w:ascii="David" w:hAnsi="David"/>
          <w:sz w:val="32"/>
          <w:rtl/>
        </w:rPr>
        <w:t>לבאי הארץ, אמאי צווחן? הא ליתיה דלשקול.</w:t>
      </w:r>
      <w:r w:rsidRPr="00C35A2C">
        <w:rPr>
          <w:rFonts w:ascii="David" w:hAnsi="David" w:hint="cs"/>
          <w:sz w:val="32"/>
          <w:rtl/>
        </w:rPr>
        <w:t xml:space="preserve"> - </w:t>
      </w:r>
      <w:r w:rsidRPr="00C35A2C">
        <w:rPr>
          <w:rFonts w:ascii="David" w:hAnsi="David"/>
          <w:sz w:val="32"/>
          <w:rtl/>
        </w:rPr>
        <w:t>אלא לחזרה וליטול בנכסי חפר.</w:t>
      </w:r>
    </w:p>
    <w:p w14:paraId="2FDB9DA9" w14:textId="77777777" w:rsidR="00A17966" w:rsidRPr="00A17966" w:rsidRDefault="00AC0AF5" w:rsidP="00A17966">
      <w:pPr>
        <w:pStyle w:val="36"/>
        <w:framePr w:wrap="notBeside"/>
        <w:rPr>
          <w:rtl/>
        </w:rPr>
      </w:pPr>
      <w:r w:rsidRPr="00A17966">
        <w:rPr>
          <w:rFonts w:hint="cs"/>
          <w:rtl/>
        </w:rPr>
        <w:t>למ</w:t>
      </w:r>
      <w:r w:rsidRPr="00A17966">
        <w:rPr>
          <w:rtl/>
        </w:rPr>
        <w:t>"</w:t>
      </w:r>
      <w:r w:rsidRPr="00A17966">
        <w:rPr>
          <w:rFonts w:hint="cs"/>
          <w:rtl/>
        </w:rPr>
        <w:t>ד</w:t>
      </w:r>
    </w:p>
    <w:p w14:paraId="7C225178" w14:textId="77777777" w:rsidR="00A17966" w:rsidRDefault="00AC0AF5" w:rsidP="00A17966">
      <w:pPr>
        <w:rPr>
          <w:rFonts w:ascii="David" w:hAnsi="David"/>
          <w:sz w:val="32"/>
          <w:rtl/>
        </w:rPr>
      </w:pPr>
      <w:r w:rsidRPr="00C35A2C">
        <w:rPr>
          <w:rFonts w:ascii="David" w:hAnsi="David"/>
          <w:sz w:val="32"/>
          <w:rtl/>
        </w:rPr>
        <w:t xml:space="preserve">ליוצאי מצרים, היינו דצווחן בני יוסף, </w:t>
      </w:r>
      <w:r w:rsidRPr="00B011CC">
        <w:rPr>
          <w:rStyle w:val="affff8"/>
          <w:rtl/>
        </w:rPr>
        <w:t>ד</w:t>
      </w:r>
      <w:r w:rsidRPr="00F10693">
        <w:rPr>
          <w:rFonts w:hint="cs"/>
          <w:rtl/>
        </w:rPr>
        <w:t>'</w:t>
      </w:r>
      <w:r w:rsidRPr="00F10693">
        <w:rPr>
          <w:rtl/>
        </w:rPr>
        <w:t>ו</w:t>
      </w:r>
      <w:r w:rsidRPr="00B011CC">
        <w:rPr>
          <w:rStyle w:val="affff8"/>
          <w:rtl/>
        </w:rPr>
        <w:t>ידברו בני יוסף</w:t>
      </w:r>
      <w:r w:rsidRPr="00F10693">
        <w:rPr>
          <w:rFonts w:hint="cs"/>
          <w:rtl/>
        </w:rPr>
        <w:t>'</w:t>
      </w:r>
      <w:r w:rsidRPr="00F10693">
        <w:rPr>
          <w:rtl/>
        </w:rPr>
        <w:t>,</w:t>
      </w:r>
    </w:p>
    <w:p w14:paraId="6130F9B0" w14:textId="77777777" w:rsidR="00A17966" w:rsidRPr="00A17966" w:rsidRDefault="00AC0AF5" w:rsidP="00A17966">
      <w:pPr>
        <w:pStyle w:val="36"/>
        <w:framePr w:wrap="notBeside"/>
        <w:rPr>
          <w:rtl/>
        </w:rPr>
      </w:pPr>
      <w:r w:rsidRPr="00A17966">
        <w:rPr>
          <w:rFonts w:hint="cs"/>
          <w:rtl/>
        </w:rPr>
        <w:t>ולמ</w:t>
      </w:r>
      <w:r w:rsidRPr="00A17966">
        <w:rPr>
          <w:rtl/>
        </w:rPr>
        <w:t>"</w:t>
      </w:r>
      <w:r w:rsidRPr="00A17966">
        <w:rPr>
          <w:rFonts w:hint="cs"/>
          <w:rtl/>
        </w:rPr>
        <w:t>ד</w:t>
      </w:r>
    </w:p>
    <w:p w14:paraId="116F5557" w14:textId="6DBC9C51" w:rsidR="00AC0AF5" w:rsidRPr="00A17966" w:rsidRDefault="00AC0AF5" w:rsidP="00A17966">
      <w:pPr>
        <w:rPr>
          <w:rFonts w:ascii="David" w:hAnsi="David"/>
          <w:sz w:val="32"/>
          <w:rtl/>
        </w:rPr>
      </w:pPr>
      <w:r w:rsidRPr="006765C4">
        <w:rPr>
          <w:rFonts w:ascii="David" w:hAnsi="David"/>
          <w:spacing w:val="-2"/>
          <w:sz w:val="32"/>
          <w:rtl/>
        </w:rPr>
        <w:t xml:space="preserve">לבאי הארץ, </w:t>
      </w:r>
      <w:r w:rsidRPr="00A17966">
        <w:rPr>
          <w:rStyle w:val="affffe"/>
          <w:rFonts w:hint="cs"/>
          <w:rtl/>
        </w:rPr>
        <w:t>הך דצווחו</w:t>
      </w:r>
      <w:r w:rsidRPr="006765C4">
        <w:rPr>
          <w:rFonts w:ascii="David" w:hAnsi="David" w:hint="cs"/>
          <w:spacing w:val="-2"/>
          <w:sz w:val="32"/>
          <w:rtl/>
        </w:rPr>
        <w:t xml:space="preserve"> אפי</w:t>
      </w:r>
      <w:r w:rsidRPr="00F10693">
        <w:rPr>
          <w:rFonts w:hint="cs"/>
          <w:rtl/>
        </w:rPr>
        <w:t xml:space="preserve">' </w:t>
      </w:r>
      <w:r w:rsidRPr="006765C4">
        <w:rPr>
          <w:rFonts w:ascii="David" w:hAnsi="David" w:hint="cs"/>
          <w:spacing w:val="-2"/>
          <w:sz w:val="32"/>
          <w:rtl/>
        </w:rPr>
        <w:t>דכולן נטלו בשוו משום יתומים שהיו אצלם.</w:t>
      </w:r>
    </w:p>
    <w:p w14:paraId="3F9502C3" w14:textId="77777777" w:rsidR="00A17966" w:rsidRPr="00A17966" w:rsidRDefault="00AC0AF5" w:rsidP="00A17966">
      <w:pPr>
        <w:pStyle w:val="36"/>
        <w:framePr w:wrap="notBeside"/>
        <w:rPr>
          <w:rtl/>
        </w:rPr>
      </w:pPr>
      <w:r w:rsidRPr="00A17966">
        <w:rPr>
          <w:rtl/>
        </w:rPr>
        <w:t>אביי, ש"מ:</w:t>
      </w:r>
    </w:p>
    <w:p w14:paraId="11354DBA" w14:textId="32A07BF9" w:rsidR="00AC0AF5" w:rsidRPr="00065E76" w:rsidRDefault="00AC0AF5" w:rsidP="00A17966">
      <w:pPr>
        <w:rPr>
          <w:rtl/>
        </w:rPr>
      </w:pPr>
      <w:r w:rsidRPr="00C35A2C">
        <w:rPr>
          <w:rFonts w:ascii="David" w:hAnsi="David"/>
          <w:sz w:val="32"/>
          <w:rtl/>
        </w:rPr>
        <w:t>לא ה</w:t>
      </w:r>
      <w:r w:rsidRPr="00C35A2C">
        <w:rPr>
          <w:rFonts w:ascii="David" w:hAnsi="David" w:hint="cs"/>
          <w:sz w:val="32"/>
          <w:rtl/>
        </w:rPr>
        <w:t>יה אחד שלא לקח דאי לא היה לו לצווח, ואין לומר שהתורה כתבה רק מי שצווח והועיל לו,</w:t>
      </w:r>
      <w:r w:rsidR="00A17966">
        <w:rPr>
          <w:rFonts w:hint="cs"/>
          <w:rtl/>
        </w:rPr>
        <w:t xml:space="preserve"> </w:t>
      </w:r>
      <w:r w:rsidRPr="00065E76">
        <w:rPr>
          <w:rtl/>
        </w:rPr>
        <w:t>- הא בני יוסף דצווחי ולא אהני וכתבינהו קרא.</w:t>
      </w:r>
    </w:p>
    <w:p w14:paraId="29BAB4C0" w14:textId="77777777" w:rsidR="00A17966" w:rsidRPr="00A17966" w:rsidRDefault="00AC0AF5" w:rsidP="00A17966">
      <w:pPr>
        <w:pStyle w:val="36"/>
        <w:framePr w:wrap="notBeside"/>
        <w:rPr>
          <w:rtl/>
        </w:rPr>
      </w:pPr>
      <w:r w:rsidRPr="00A17966">
        <w:rPr>
          <w:rtl/>
        </w:rPr>
        <w:t>-</w:t>
      </w:r>
    </w:p>
    <w:p w14:paraId="44F3A453" w14:textId="50E62F8A" w:rsidR="00AC0AF5" w:rsidRPr="00065E76" w:rsidRDefault="00AC0AF5" w:rsidP="00065E76">
      <w:r w:rsidRPr="00065E76">
        <w:rPr>
          <w:rtl/>
        </w:rPr>
        <w:t xml:space="preserve"> </w:t>
      </w:r>
      <w:r w:rsidRPr="00065E76">
        <w:rPr>
          <w:rFonts w:hint="cs"/>
          <w:rtl/>
        </w:rPr>
        <w:t xml:space="preserve">אלא </w:t>
      </w:r>
      <w:r w:rsidRPr="00065E76">
        <w:rPr>
          <w:rtl/>
        </w:rPr>
        <w:t>התם עצה טובה ק</w:t>
      </w:r>
      <w:r w:rsidRPr="00065E76">
        <w:rPr>
          <w:rFonts w:hint="cs"/>
          <w:rtl/>
        </w:rPr>
        <w:t>מ</w:t>
      </w:r>
      <w:r w:rsidRPr="00065E76">
        <w:rPr>
          <w:rtl/>
        </w:rPr>
        <w:t>"</w:t>
      </w:r>
      <w:r w:rsidRPr="00065E76">
        <w:rPr>
          <w:rFonts w:hint="cs"/>
          <w:rtl/>
        </w:rPr>
        <w:t>ל</w:t>
      </w:r>
      <w:r w:rsidRPr="00065E76">
        <w:rPr>
          <w:rtl/>
        </w:rPr>
        <w:t>, ד</w:t>
      </w:r>
      <w:r w:rsidRPr="00065E76">
        <w:rPr>
          <w:rFonts w:hint="cs"/>
          <w:rtl/>
        </w:rPr>
        <w:t>יש לו לאדם להזהר מעין הרע</w:t>
      </w:r>
    </w:p>
    <w:p w14:paraId="6BAB1093" w14:textId="77777777" w:rsidR="00A17966" w:rsidRPr="00A17966" w:rsidRDefault="00AC0AF5" w:rsidP="00A17966">
      <w:pPr>
        <w:pStyle w:val="36"/>
        <w:framePr w:wrap="notBeside"/>
        <w:rPr>
          <w:rtl/>
        </w:rPr>
      </w:pPr>
      <w:r w:rsidRPr="00A17966">
        <w:rPr>
          <w:rtl/>
        </w:rPr>
        <w:t>-</w:t>
      </w:r>
    </w:p>
    <w:p w14:paraId="51F3D021" w14:textId="6B4CF427" w:rsidR="00AC0AF5" w:rsidRPr="00A17966" w:rsidRDefault="00AC0AF5" w:rsidP="00065E76">
      <w:pPr>
        <w:rPr>
          <w:rStyle w:val="affff8"/>
          <w:rtl/>
        </w:rPr>
      </w:pPr>
      <w:r w:rsidRPr="00A17966">
        <w:rPr>
          <w:rStyle w:val="affffe"/>
          <w:rtl/>
        </w:rPr>
        <w:t>והיינו ד</w:t>
      </w:r>
      <w:r w:rsidRPr="00A17966">
        <w:rPr>
          <w:rStyle w:val="affffe"/>
          <w:rFonts w:hint="cs"/>
          <w:rtl/>
        </w:rPr>
        <w:t>א</w:t>
      </w:r>
      <w:r w:rsidRPr="00A17966">
        <w:rPr>
          <w:rStyle w:val="affffe"/>
          <w:rtl/>
        </w:rPr>
        <w:t>"</w:t>
      </w:r>
      <w:r w:rsidRPr="00A17966">
        <w:rPr>
          <w:rStyle w:val="affffe"/>
          <w:rFonts w:hint="cs"/>
          <w:rtl/>
        </w:rPr>
        <w:t>ל</w:t>
      </w:r>
      <w:r w:rsidR="00A17966">
        <w:rPr>
          <w:rStyle w:val="affffe"/>
          <w:rFonts w:hint="cs"/>
          <w:rtl/>
        </w:rPr>
        <w:t>:</w:t>
      </w:r>
      <w:r w:rsidRPr="00065E76">
        <w:rPr>
          <w:rFonts w:hint="cs"/>
          <w:rtl/>
        </w:rPr>
        <w:t xml:space="preserve"> </w:t>
      </w:r>
      <w:r w:rsidRPr="00A17966">
        <w:rPr>
          <w:rStyle w:val="affff8"/>
          <w:rFonts w:hint="cs"/>
          <w:rtl/>
        </w:rPr>
        <w:t>'</w:t>
      </w:r>
      <w:r w:rsidRPr="00A17966">
        <w:rPr>
          <w:rStyle w:val="affff8"/>
          <w:rtl/>
        </w:rPr>
        <w:t>ויאמר אליהם יהושע אם עם רב אתה עלה לך היערה</w:t>
      </w:r>
      <w:r w:rsidRPr="00A17966">
        <w:rPr>
          <w:rStyle w:val="affff8"/>
          <w:rFonts w:hint="cs"/>
          <w:rtl/>
        </w:rPr>
        <w:t>'</w:t>
      </w:r>
      <w:r w:rsidRPr="00A17966">
        <w:rPr>
          <w:rStyle w:val="affff8"/>
          <w:rtl/>
        </w:rPr>
        <w:t>,</w:t>
      </w:r>
    </w:p>
    <w:p w14:paraId="118462E0" w14:textId="7EC504E2" w:rsidR="00AC0AF5" w:rsidRPr="00065E76" w:rsidRDefault="00AC0AF5" w:rsidP="00065E76">
      <w:pPr>
        <w:rPr>
          <w:rtl/>
        </w:rPr>
      </w:pPr>
      <w:r w:rsidRPr="00A17966">
        <w:rPr>
          <w:rStyle w:val="affffe"/>
          <w:rtl/>
        </w:rPr>
        <w:t>א</w:t>
      </w:r>
      <w:r w:rsidRPr="00A17966">
        <w:rPr>
          <w:rStyle w:val="affffe"/>
          <w:rFonts w:hint="cs"/>
          <w:rtl/>
        </w:rPr>
        <w:t>"ל</w:t>
      </w:r>
      <w:r w:rsidRPr="00A17966">
        <w:rPr>
          <w:rStyle w:val="affffe"/>
          <w:rtl/>
        </w:rPr>
        <w:t>:</w:t>
      </w:r>
      <w:r w:rsidRPr="00065E76">
        <w:rPr>
          <w:rtl/>
        </w:rPr>
        <w:t xml:space="preserve"> לכו והחב</w:t>
      </w:r>
      <w:r w:rsidRPr="00065E76">
        <w:rPr>
          <w:rFonts w:hint="cs"/>
          <w:rtl/>
        </w:rPr>
        <w:t>י</w:t>
      </w:r>
      <w:r w:rsidRPr="00065E76">
        <w:rPr>
          <w:rtl/>
        </w:rPr>
        <w:t>או עצמכם ביערים שלא תשלוט בכם עין רע,</w:t>
      </w:r>
    </w:p>
    <w:p w14:paraId="1ED1D988" w14:textId="62ACBEAC" w:rsidR="00AC0AF5" w:rsidRDefault="00AC0AF5" w:rsidP="00982F98">
      <w:pPr>
        <w:pStyle w:val="affe"/>
        <w:framePr w:wrap="around"/>
        <w:rPr>
          <w:rtl/>
        </w:rPr>
      </w:pPr>
      <w:r w:rsidRPr="00C35A2C">
        <w:rPr>
          <w:rFonts w:hint="cs"/>
          <w:rtl/>
        </w:rPr>
        <w:t>קיח</w:t>
      </w:r>
      <w:r w:rsidR="00A17966">
        <w:rPr>
          <w:rFonts w:hint="cs"/>
          <w:rtl/>
        </w:rPr>
        <w:t>:</w:t>
      </w:r>
    </w:p>
    <w:p w14:paraId="73930C0C" w14:textId="519C4186" w:rsidR="00AC0AF5" w:rsidRPr="00065E76" w:rsidRDefault="00AC0AF5" w:rsidP="00065E76">
      <w:pPr>
        <w:rPr>
          <w:rtl/>
        </w:rPr>
      </w:pPr>
      <w:r w:rsidRPr="00A17966">
        <w:rPr>
          <w:rStyle w:val="affffe"/>
          <w:rtl/>
        </w:rPr>
        <w:t>אמרו ל</w:t>
      </w:r>
      <w:r w:rsidRPr="00A17966">
        <w:rPr>
          <w:rStyle w:val="affffe"/>
          <w:rFonts w:hint="cs"/>
          <w:rtl/>
        </w:rPr>
        <w:t>ו</w:t>
      </w:r>
      <w:r w:rsidRPr="00A17966">
        <w:rPr>
          <w:rStyle w:val="affffe"/>
          <w:rtl/>
        </w:rPr>
        <w:t>:</w:t>
      </w:r>
      <w:r w:rsidRPr="00065E76">
        <w:rPr>
          <w:rtl/>
        </w:rPr>
        <w:t xml:space="preserve"> אנן מזרע דיוסף דלא שלטא ביה עינא בישא.</w:t>
      </w:r>
      <w:r w:rsidR="00A17966">
        <w:rPr>
          <w:rFonts w:hint="cs"/>
          <w:rtl/>
        </w:rPr>
        <w:t xml:space="preserve"> </w:t>
      </w:r>
      <w:r w:rsidRPr="00A17966">
        <w:rPr>
          <w:rStyle w:val="affff8"/>
          <w:rFonts w:hint="cs"/>
          <w:rtl/>
        </w:rPr>
        <w:t>ד'</w:t>
      </w:r>
      <w:r w:rsidRPr="00A17966">
        <w:rPr>
          <w:rStyle w:val="affff8"/>
          <w:rtl/>
        </w:rPr>
        <w:t>בן פורת יוסף בן פורת עלי עין</w:t>
      </w:r>
      <w:r w:rsidRPr="00A17966">
        <w:rPr>
          <w:rStyle w:val="affff8"/>
          <w:rFonts w:hint="cs"/>
          <w:rtl/>
        </w:rPr>
        <w:t>'</w:t>
      </w:r>
      <w:r w:rsidRPr="00F10693">
        <w:rPr>
          <w:rtl/>
        </w:rPr>
        <w:t>,</w:t>
      </w:r>
      <w:r w:rsidRPr="00065E76">
        <w:rPr>
          <w:rtl/>
        </w:rPr>
        <w:t xml:space="preserve"> </w:t>
      </w:r>
      <w:r w:rsidRPr="00065E76">
        <w:rPr>
          <w:rFonts w:hint="cs"/>
          <w:rtl/>
        </w:rPr>
        <w:t>תקרי עולי</w:t>
      </w:r>
    </w:p>
    <w:p w14:paraId="2C77C3F2" w14:textId="77777777" w:rsidR="00A17966" w:rsidRPr="00A17966" w:rsidRDefault="00AC0AF5" w:rsidP="00A17966">
      <w:pPr>
        <w:pStyle w:val="36"/>
        <w:framePr w:wrap="notBeside"/>
        <w:rPr>
          <w:rtl/>
        </w:rPr>
      </w:pPr>
      <w:r w:rsidRPr="00A17966">
        <w:rPr>
          <w:rFonts w:hint="cs"/>
          <w:rtl/>
        </w:rPr>
        <w:t>ריב</w:t>
      </w:r>
      <w:r w:rsidRPr="00A17966">
        <w:rPr>
          <w:rtl/>
        </w:rPr>
        <w:t>"</w:t>
      </w:r>
      <w:r w:rsidRPr="00A17966">
        <w:rPr>
          <w:rFonts w:hint="cs"/>
          <w:rtl/>
        </w:rPr>
        <w:t>ח:</w:t>
      </w:r>
    </w:p>
    <w:p w14:paraId="6B4219CC" w14:textId="7D09D9CB" w:rsidR="00AC0AF5" w:rsidRPr="00065E76" w:rsidRDefault="00AC0AF5" w:rsidP="00A17966">
      <w:pPr>
        <w:rPr>
          <w:rtl/>
        </w:rPr>
      </w:pPr>
      <w:r w:rsidRPr="00065E76">
        <w:rPr>
          <w:rFonts w:hint="cs"/>
          <w:rtl/>
        </w:rPr>
        <w:t>מ</w:t>
      </w:r>
      <w:r w:rsidRPr="00A17966">
        <w:rPr>
          <w:rStyle w:val="affff8"/>
          <w:rFonts w:hint="cs"/>
          <w:rtl/>
        </w:rPr>
        <w:t>'</w:t>
      </w:r>
      <w:r w:rsidRPr="00A17966">
        <w:rPr>
          <w:rStyle w:val="affff8"/>
          <w:rtl/>
        </w:rPr>
        <w:t>וידגו לרוב בקרב הארץ</w:t>
      </w:r>
      <w:r w:rsidRPr="00A17966">
        <w:rPr>
          <w:rStyle w:val="affff8"/>
          <w:rFonts w:hint="cs"/>
          <w:rtl/>
        </w:rPr>
        <w:t>'</w:t>
      </w:r>
      <w:r w:rsidRPr="00A17966">
        <w:rPr>
          <w:rStyle w:val="affff8"/>
          <w:rtl/>
        </w:rPr>
        <w:t>,</w:t>
      </w:r>
      <w:r w:rsidRPr="00065E76">
        <w:rPr>
          <w:rtl/>
        </w:rPr>
        <w:t xml:space="preserve"> מה דגים שבים - מים מכסים עליהם ואין העין שולטת בהם, אף זרעו של יוסף</w:t>
      </w:r>
    </w:p>
    <w:p w14:paraId="61E4A79C" w14:textId="77777777" w:rsidR="00AC0AF5" w:rsidRPr="00C35A2C" w:rsidRDefault="00AC0AF5" w:rsidP="00AC0AF5">
      <w:pPr>
        <w:rPr>
          <w:rFonts w:ascii="David" w:hAnsi="David"/>
          <w:sz w:val="32"/>
          <w:rtl/>
        </w:rPr>
      </w:pPr>
      <w:r w:rsidRPr="00C35A2C">
        <w:rPr>
          <w:rFonts w:ascii="Fb Fontext" w:hAnsi="Fb Fontext"/>
          <w:rtl/>
        </w:rPr>
        <w:t xml:space="preserve">• </w:t>
      </w:r>
      <w:r w:rsidRPr="00C35A2C">
        <w:rPr>
          <w:rFonts w:ascii="David" w:hAnsi="David"/>
          <w:sz w:val="32"/>
          <w:rtl/>
        </w:rPr>
        <w:t>מרגלים - יהושע וכלב נטלו חלקם.</w:t>
      </w:r>
    </w:p>
    <w:p w14:paraId="6D43F3ED" w14:textId="77777777" w:rsidR="00A17966" w:rsidRPr="00A17966" w:rsidRDefault="00AC0AF5" w:rsidP="00A17966">
      <w:pPr>
        <w:pStyle w:val="36"/>
        <w:framePr w:wrap="notBeside"/>
        <w:rPr>
          <w:rtl/>
        </w:rPr>
      </w:pPr>
      <w:r w:rsidRPr="00A17966">
        <w:rPr>
          <w:rFonts w:hint="cs"/>
          <w:rtl/>
        </w:rPr>
        <w:lastRenderedPageBreak/>
        <w:t>עולא:</w:t>
      </w:r>
    </w:p>
    <w:p w14:paraId="1BFEF94B" w14:textId="0EF7ADB5" w:rsidR="00AC0AF5" w:rsidRPr="00C35A2C" w:rsidRDefault="00AC0AF5" w:rsidP="00AC0AF5">
      <w:pPr>
        <w:rPr>
          <w:rFonts w:ascii="David" w:hAnsi="David"/>
          <w:sz w:val="32"/>
          <w:rtl/>
        </w:rPr>
      </w:pPr>
      <w:r w:rsidRPr="00F10693">
        <w:rPr>
          <w:rFonts w:hint="cs"/>
          <w:rtl/>
        </w:rPr>
        <w:t>'</w:t>
      </w:r>
      <w:r w:rsidRPr="00F10693">
        <w:rPr>
          <w:rtl/>
        </w:rPr>
        <w:t>ו</w:t>
      </w:r>
      <w:r w:rsidRPr="00B011CC">
        <w:rPr>
          <w:rStyle w:val="affff8"/>
          <w:rtl/>
        </w:rPr>
        <w:t>יהושע בן נון וכלב בן יפנה חיו מן האנשים ההם</w:t>
      </w:r>
      <w:r w:rsidRPr="00F10693">
        <w:rPr>
          <w:rFonts w:hint="cs"/>
          <w:rtl/>
        </w:rPr>
        <w:t>'</w:t>
      </w:r>
      <w:r w:rsidRPr="00F10693">
        <w:rPr>
          <w:rtl/>
        </w:rPr>
        <w:t>,</w:t>
      </w:r>
      <w:r w:rsidRPr="00C35A2C">
        <w:rPr>
          <w:rFonts w:ascii="David" w:hAnsi="David"/>
          <w:sz w:val="32"/>
          <w:rtl/>
        </w:rPr>
        <w:t xml:space="preserve"> </w:t>
      </w:r>
      <w:r w:rsidRPr="00C35A2C">
        <w:rPr>
          <w:rFonts w:ascii="David" w:hAnsi="David" w:hint="cs"/>
          <w:sz w:val="32"/>
          <w:rtl/>
        </w:rPr>
        <w:t>לאו חיו ממש דהא</w:t>
      </w:r>
      <w:r w:rsidRPr="00B011CC">
        <w:rPr>
          <w:rStyle w:val="affff8"/>
          <w:rFonts w:hint="cs"/>
          <w:rtl/>
        </w:rPr>
        <w:t xml:space="preserve"> </w:t>
      </w:r>
      <w:r w:rsidRPr="00F10693">
        <w:rPr>
          <w:rFonts w:hint="cs"/>
          <w:rtl/>
        </w:rPr>
        <w:t>'</w:t>
      </w:r>
      <w:r w:rsidRPr="00F10693">
        <w:rPr>
          <w:rtl/>
        </w:rPr>
        <w:t>ו</w:t>
      </w:r>
      <w:r w:rsidRPr="00B011CC">
        <w:rPr>
          <w:rStyle w:val="affff8"/>
          <w:rtl/>
        </w:rPr>
        <w:t>לא נותר מהם איש כי אם כלב בן יפונה ויהושע בן נון</w:t>
      </w:r>
      <w:r w:rsidRPr="00F10693">
        <w:rPr>
          <w:rFonts w:hint="cs"/>
          <w:rtl/>
        </w:rPr>
        <w:t>'</w:t>
      </w:r>
      <w:r w:rsidRPr="00F10693">
        <w:rPr>
          <w:rtl/>
        </w:rPr>
        <w:t>.</w:t>
      </w:r>
      <w:r w:rsidRPr="00C35A2C">
        <w:rPr>
          <w:rFonts w:ascii="David" w:hAnsi="David" w:hint="cs"/>
          <w:sz w:val="32"/>
          <w:rtl/>
        </w:rPr>
        <w:t xml:space="preserve"> אלא </w:t>
      </w:r>
      <w:r w:rsidRPr="00C35A2C">
        <w:rPr>
          <w:rFonts w:ascii="David" w:hAnsi="David"/>
          <w:sz w:val="32"/>
          <w:rtl/>
        </w:rPr>
        <w:t xml:space="preserve"> שחיו בחלקם.</w:t>
      </w:r>
    </w:p>
    <w:p w14:paraId="3CA19BE9" w14:textId="77777777" w:rsidR="00A17966" w:rsidRPr="00A17966" w:rsidRDefault="00AC0AF5" w:rsidP="00A17966">
      <w:pPr>
        <w:pStyle w:val="36"/>
        <w:framePr w:wrap="notBeside"/>
        <w:rPr>
          <w:rtl/>
        </w:rPr>
      </w:pPr>
      <w:r w:rsidRPr="00A17966">
        <w:rPr>
          <w:rtl/>
        </w:rPr>
        <w:t>•</w:t>
      </w:r>
    </w:p>
    <w:p w14:paraId="1FAE821F" w14:textId="74793857" w:rsidR="00AC0AF5" w:rsidRPr="00C35A2C" w:rsidRDefault="00AC0AF5" w:rsidP="00AC0AF5">
      <w:pPr>
        <w:rPr>
          <w:rFonts w:ascii="David" w:hAnsi="David"/>
          <w:sz w:val="32"/>
          <w:rtl/>
        </w:rPr>
      </w:pPr>
      <w:r w:rsidRPr="00C35A2C">
        <w:rPr>
          <w:rFonts w:ascii="David" w:hAnsi="David"/>
          <w:sz w:val="32"/>
          <w:rtl/>
        </w:rPr>
        <w:t>מתלוננין ועדת קרח לא היה להן חלק בארץ.</w:t>
      </w:r>
    </w:p>
    <w:p w14:paraId="04C2AADE" w14:textId="77777777" w:rsidR="00AC0AF5" w:rsidRPr="00C35A2C" w:rsidRDefault="00AC0AF5" w:rsidP="00AC0AF5">
      <w:pPr>
        <w:rPr>
          <w:rFonts w:ascii="David" w:hAnsi="David"/>
          <w:sz w:val="32"/>
          <w:rtl/>
        </w:rPr>
      </w:pPr>
      <w:r w:rsidRPr="00A17966">
        <w:rPr>
          <w:rStyle w:val="affffe"/>
          <w:rtl/>
        </w:rPr>
        <w:t>והתניא:</w:t>
      </w:r>
      <w:r w:rsidRPr="00C35A2C">
        <w:rPr>
          <w:rFonts w:ascii="David" w:hAnsi="David"/>
          <w:sz w:val="32"/>
          <w:rtl/>
        </w:rPr>
        <w:t xml:space="preserve"> מרגלים, מתלוננים ועדת קרח - יהושע וכלב נטלו חלקם.</w:t>
      </w:r>
    </w:p>
    <w:p w14:paraId="29B504C0" w14:textId="77777777" w:rsidR="00A17966" w:rsidRPr="00A17966" w:rsidRDefault="00AC0AF5" w:rsidP="00A17966">
      <w:pPr>
        <w:pStyle w:val="36"/>
        <w:framePr w:wrap="notBeside"/>
        <w:rPr>
          <w:rtl/>
        </w:rPr>
      </w:pPr>
      <w:r w:rsidRPr="00A17966">
        <w:rPr>
          <w:rtl/>
        </w:rPr>
        <w:t xml:space="preserve">- </w:t>
      </w:r>
      <w:r w:rsidRPr="00A17966">
        <w:rPr>
          <w:rFonts w:hint="cs"/>
          <w:rtl/>
        </w:rPr>
        <w:t>ל</w:t>
      </w:r>
      <w:r w:rsidRPr="00A17966">
        <w:rPr>
          <w:rtl/>
        </w:rPr>
        <w:t>"</w:t>
      </w:r>
      <w:r w:rsidRPr="00A17966">
        <w:rPr>
          <w:rFonts w:hint="cs"/>
          <w:rtl/>
        </w:rPr>
        <w:t>ק</w:t>
      </w:r>
    </w:p>
    <w:p w14:paraId="3B21C4B1" w14:textId="4F3BBFC9" w:rsidR="00AC0AF5" w:rsidRPr="00065E76" w:rsidRDefault="00AC0AF5" w:rsidP="00065E76">
      <w:pPr>
        <w:rPr>
          <w:rtl/>
        </w:rPr>
      </w:pPr>
      <w:r w:rsidRPr="00A17966">
        <w:rPr>
          <w:rStyle w:val="affffe"/>
          <w:rtl/>
        </w:rPr>
        <w:t>מר</w:t>
      </w:r>
      <w:r w:rsidRPr="00065E76">
        <w:rPr>
          <w:rtl/>
        </w:rPr>
        <w:t xml:space="preserve"> מקיש מתלוננים למרגלים, </w:t>
      </w:r>
      <w:r w:rsidRPr="00A17966">
        <w:rPr>
          <w:rStyle w:val="affffe"/>
          <w:rtl/>
        </w:rPr>
        <w:t>מר</w:t>
      </w:r>
      <w:r w:rsidRPr="00065E76">
        <w:rPr>
          <w:rtl/>
        </w:rPr>
        <w:t xml:space="preserve"> לא מקיש מתלוננים למרגלים.</w:t>
      </w:r>
    </w:p>
    <w:p w14:paraId="22DEA023" w14:textId="77777777" w:rsidR="00A17966" w:rsidRPr="00A17966" w:rsidRDefault="00AC0AF5" w:rsidP="00A17966">
      <w:pPr>
        <w:pStyle w:val="36"/>
        <w:framePr w:wrap="notBeside"/>
        <w:rPr>
          <w:rtl/>
        </w:rPr>
      </w:pPr>
      <w:r w:rsidRPr="00A17966">
        <w:rPr>
          <w:rtl/>
        </w:rPr>
        <w:t>דתניא:</w:t>
      </w:r>
    </w:p>
    <w:p w14:paraId="19837D11" w14:textId="024E42B0" w:rsidR="00AC0AF5" w:rsidRPr="00C35A2C" w:rsidRDefault="00AC0AF5" w:rsidP="00AC0AF5">
      <w:pPr>
        <w:rPr>
          <w:rFonts w:ascii="David" w:hAnsi="David"/>
          <w:sz w:val="32"/>
          <w:rtl/>
        </w:rPr>
      </w:pPr>
      <w:r w:rsidRPr="00F10693">
        <w:rPr>
          <w:rFonts w:hint="cs"/>
          <w:rtl/>
        </w:rPr>
        <w:t>'</w:t>
      </w:r>
      <w:r w:rsidRPr="00F10693">
        <w:rPr>
          <w:rtl/>
        </w:rPr>
        <w:t>א</w:t>
      </w:r>
      <w:r w:rsidRPr="00B011CC">
        <w:rPr>
          <w:rStyle w:val="affff8"/>
          <w:rtl/>
        </w:rPr>
        <w:t>בינו מת במדבר</w:t>
      </w:r>
      <w:r w:rsidRPr="00F10693">
        <w:rPr>
          <w:rFonts w:hint="cs"/>
          <w:rtl/>
        </w:rPr>
        <w:t>'</w:t>
      </w:r>
      <w:r w:rsidRPr="00F10693">
        <w:rPr>
          <w:rtl/>
        </w:rPr>
        <w:t xml:space="preserve"> </w:t>
      </w:r>
      <w:r w:rsidRPr="00C35A2C">
        <w:rPr>
          <w:rFonts w:ascii="David" w:hAnsi="David"/>
          <w:sz w:val="32"/>
          <w:rtl/>
        </w:rPr>
        <w:t>- זה צלפחד,</w:t>
      </w:r>
      <w:r w:rsidRPr="00B011CC">
        <w:rPr>
          <w:rStyle w:val="affff8"/>
          <w:rtl/>
        </w:rPr>
        <w:t xml:space="preserve"> </w:t>
      </w:r>
      <w:r w:rsidRPr="00F10693">
        <w:rPr>
          <w:rFonts w:hint="cs"/>
          <w:rtl/>
        </w:rPr>
        <w:t>'</w:t>
      </w:r>
      <w:r w:rsidRPr="00F10693">
        <w:rPr>
          <w:rtl/>
        </w:rPr>
        <w:t>ו</w:t>
      </w:r>
      <w:r w:rsidRPr="00B011CC">
        <w:rPr>
          <w:rStyle w:val="affff8"/>
          <w:rtl/>
        </w:rPr>
        <w:t>הוא לא היה בתוך העדה</w:t>
      </w:r>
      <w:r w:rsidRPr="00F10693">
        <w:rPr>
          <w:rFonts w:hint="cs"/>
          <w:rtl/>
        </w:rPr>
        <w:t>'</w:t>
      </w:r>
      <w:r w:rsidRPr="00F10693">
        <w:rPr>
          <w:rtl/>
        </w:rPr>
        <w:t xml:space="preserve"> </w:t>
      </w:r>
      <w:r w:rsidRPr="00C35A2C">
        <w:rPr>
          <w:rFonts w:ascii="David" w:hAnsi="David"/>
          <w:sz w:val="32"/>
          <w:rtl/>
        </w:rPr>
        <w:t>- זה עדת מרגלים,</w:t>
      </w:r>
      <w:r w:rsidRPr="00B011CC">
        <w:rPr>
          <w:rStyle w:val="affff8"/>
          <w:rtl/>
        </w:rPr>
        <w:t xml:space="preserve"> </w:t>
      </w:r>
      <w:r w:rsidRPr="00F10693">
        <w:rPr>
          <w:rFonts w:hint="cs"/>
          <w:rtl/>
        </w:rPr>
        <w:t>'</w:t>
      </w:r>
      <w:r w:rsidRPr="00F10693">
        <w:rPr>
          <w:rtl/>
        </w:rPr>
        <w:t>ה</w:t>
      </w:r>
      <w:r w:rsidRPr="00B011CC">
        <w:rPr>
          <w:rStyle w:val="affff8"/>
          <w:rtl/>
        </w:rPr>
        <w:t>נועדים על ה</w:t>
      </w:r>
      <w:r w:rsidRPr="00F10693">
        <w:rPr>
          <w:rtl/>
        </w:rPr>
        <w:t xml:space="preserve">' </w:t>
      </w:r>
      <w:r w:rsidRPr="00C35A2C">
        <w:rPr>
          <w:rFonts w:ascii="David" w:hAnsi="David"/>
          <w:sz w:val="32"/>
          <w:rtl/>
        </w:rPr>
        <w:t>- אלו מתלוננים,</w:t>
      </w:r>
      <w:r w:rsidRPr="00B011CC">
        <w:rPr>
          <w:rStyle w:val="affff8"/>
          <w:rtl/>
        </w:rPr>
        <w:t xml:space="preserve"> </w:t>
      </w:r>
      <w:r w:rsidRPr="00F10693">
        <w:rPr>
          <w:rFonts w:hint="cs"/>
          <w:rtl/>
        </w:rPr>
        <w:t>'</w:t>
      </w:r>
      <w:r w:rsidRPr="00F10693">
        <w:rPr>
          <w:rtl/>
        </w:rPr>
        <w:t>ב</w:t>
      </w:r>
      <w:r w:rsidRPr="00B011CC">
        <w:rPr>
          <w:rStyle w:val="affff8"/>
          <w:rtl/>
        </w:rPr>
        <w:t>עדת קרח</w:t>
      </w:r>
      <w:r w:rsidRPr="00F10693">
        <w:rPr>
          <w:rFonts w:hint="cs"/>
          <w:rtl/>
        </w:rPr>
        <w:t>'</w:t>
      </w:r>
      <w:r w:rsidRPr="00F10693">
        <w:rPr>
          <w:rtl/>
        </w:rPr>
        <w:t xml:space="preserve"> </w:t>
      </w:r>
      <w:r w:rsidRPr="00C35A2C">
        <w:rPr>
          <w:rFonts w:ascii="David" w:hAnsi="David"/>
          <w:sz w:val="32"/>
          <w:rtl/>
        </w:rPr>
        <w:t>- כמשמעו.</w:t>
      </w:r>
    </w:p>
    <w:p w14:paraId="6461A295" w14:textId="77777777" w:rsidR="00AC0AF5" w:rsidRDefault="00AC0AF5" w:rsidP="00AC0AF5">
      <w:pPr>
        <w:rPr>
          <w:rFonts w:ascii="David" w:hAnsi="David"/>
          <w:sz w:val="32"/>
          <w:rtl/>
        </w:rPr>
      </w:pPr>
      <w:r w:rsidRPr="00A17966">
        <w:rPr>
          <w:rStyle w:val="affffe"/>
          <w:rtl/>
        </w:rPr>
        <w:t>מר</w:t>
      </w:r>
      <w:r w:rsidRPr="00C35A2C">
        <w:rPr>
          <w:rFonts w:ascii="David" w:hAnsi="David"/>
          <w:sz w:val="32"/>
          <w:rtl/>
        </w:rPr>
        <w:t xml:space="preserve"> מקיש מתלוננים למרגלים, </w:t>
      </w:r>
      <w:r w:rsidRPr="00A17966">
        <w:rPr>
          <w:rStyle w:val="affffe"/>
          <w:rtl/>
        </w:rPr>
        <w:t>ומר</w:t>
      </w:r>
      <w:r w:rsidRPr="00C35A2C">
        <w:rPr>
          <w:rFonts w:ascii="David" w:hAnsi="David"/>
          <w:sz w:val="32"/>
          <w:rtl/>
        </w:rPr>
        <w:t xml:space="preserve"> לא מקיש מתלוננים למרגלים.</w:t>
      </w:r>
      <w:r w:rsidRPr="00C35A2C">
        <w:rPr>
          <w:rFonts w:ascii="David" w:hAnsi="David" w:hint="cs"/>
          <w:sz w:val="32"/>
          <w:rtl/>
        </w:rPr>
        <w:t xml:space="preserve"> ויהושע וכלב ירשו רק למתלונים שבעדת קרח</w:t>
      </w:r>
    </w:p>
    <w:p w14:paraId="68E0A788" w14:textId="77777777" w:rsidR="00A17966" w:rsidRPr="00A17966" w:rsidRDefault="00AC0AF5" w:rsidP="00A17966">
      <w:pPr>
        <w:pStyle w:val="36"/>
        <w:framePr w:wrap="notBeside"/>
        <w:rPr>
          <w:rtl/>
        </w:rPr>
      </w:pPr>
      <w:r w:rsidRPr="00A17966">
        <w:rPr>
          <w:rtl/>
        </w:rPr>
        <w:t>ר"</w:t>
      </w:r>
      <w:r w:rsidRPr="00A17966">
        <w:rPr>
          <w:rFonts w:hint="cs"/>
          <w:rtl/>
        </w:rPr>
        <w:t>פ לא</w:t>
      </w:r>
      <w:r w:rsidRPr="00A17966">
        <w:rPr>
          <w:rtl/>
        </w:rPr>
        <w:t>ביי:</w:t>
      </w:r>
    </w:p>
    <w:p w14:paraId="10A70AD2" w14:textId="5263313E" w:rsidR="00AC0AF5" w:rsidRPr="00C35A2C" w:rsidRDefault="00AC0AF5" w:rsidP="00AC0AF5">
      <w:pPr>
        <w:rPr>
          <w:rFonts w:ascii="David" w:hAnsi="David"/>
          <w:sz w:val="32"/>
          <w:rtl/>
        </w:rPr>
      </w:pPr>
      <w:r w:rsidRPr="00C35A2C">
        <w:rPr>
          <w:rFonts w:ascii="David" w:hAnsi="David"/>
          <w:sz w:val="32"/>
          <w:rtl/>
        </w:rPr>
        <w:t xml:space="preserve">למ"ד ליוצאי מצרים נתחלקה הארץ, היינו </w:t>
      </w:r>
      <w:r w:rsidRPr="00B011CC">
        <w:rPr>
          <w:rStyle w:val="affff8"/>
          <w:rtl/>
        </w:rPr>
        <w:t>ד</w:t>
      </w:r>
      <w:r w:rsidRPr="00F10693">
        <w:rPr>
          <w:rFonts w:hint="cs"/>
          <w:rtl/>
        </w:rPr>
        <w:t>'</w:t>
      </w:r>
      <w:r w:rsidRPr="00F10693">
        <w:rPr>
          <w:rtl/>
        </w:rPr>
        <w:t>ו</w:t>
      </w:r>
      <w:r w:rsidRPr="00B011CC">
        <w:rPr>
          <w:rStyle w:val="affff8"/>
          <w:rtl/>
        </w:rPr>
        <w:t>יפלו חבלי מנשה עשרה</w:t>
      </w:r>
      <w:r w:rsidRPr="00F10693">
        <w:rPr>
          <w:rFonts w:hint="cs"/>
          <w:rtl/>
        </w:rPr>
        <w:t>'</w:t>
      </w:r>
      <w:r w:rsidRPr="00F10693">
        <w:rPr>
          <w:rtl/>
        </w:rPr>
        <w:t>,</w:t>
      </w:r>
      <w:r w:rsidRPr="00C35A2C">
        <w:rPr>
          <w:rFonts w:ascii="David" w:hAnsi="David"/>
          <w:sz w:val="32"/>
          <w:rtl/>
        </w:rPr>
        <w:t xml:space="preserve"> </w:t>
      </w:r>
      <w:r w:rsidRPr="00C35A2C">
        <w:rPr>
          <w:rFonts w:ascii="David" w:hAnsi="David" w:hint="cs"/>
          <w:sz w:val="32"/>
          <w:rtl/>
        </w:rPr>
        <w:t>ו</w:t>
      </w:r>
      <w:r w:rsidRPr="00F10693">
        <w:rPr>
          <w:rFonts w:hint="cs"/>
          <w:rtl/>
        </w:rPr>
        <w:t xml:space="preserve">' </w:t>
      </w:r>
      <w:r w:rsidRPr="00C35A2C">
        <w:rPr>
          <w:rFonts w:ascii="David" w:hAnsi="David" w:hint="cs"/>
          <w:sz w:val="32"/>
          <w:rtl/>
        </w:rPr>
        <w:t>דו</w:t>
      </w:r>
      <w:r w:rsidRPr="00F10693">
        <w:rPr>
          <w:rFonts w:hint="cs"/>
          <w:rtl/>
        </w:rPr>
        <w:t xml:space="preserve">' </w:t>
      </w:r>
      <w:r w:rsidRPr="00C35A2C">
        <w:rPr>
          <w:rFonts w:ascii="David" w:hAnsi="David" w:hint="cs"/>
          <w:sz w:val="32"/>
          <w:rtl/>
        </w:rPr>
        <w:t>בתי אבות וד</w:t>
      </w:r>
      <w:r w:rsidRPr="00F10693">
        <w:rPr>
          <w:rFonts w:hint="cs"/>
          <w:rtl/>
        </w:rPr>
        <w:t xml:space="preserve">' </w:t>
      </w:r>
      <w:r w:rsidRPr="00C35A2C">
        <w:rPr>
          <w:rFonts w:ascii="David" w:hAnsi="David" w:hint="cs"/>
          <w:sz w:val="32"/>
          <w:rtl/>
        </w:rPr>
        <w:t>שלהם הא עשרה</w:t>
      </w:r>
    </w:p>
    <w:p w14:paraId="7356C1D9" w14:textId="77777777" w:rsidR="00AC0AF5" w:rsidRDefault="00AC0AF5" w:rsidP="00AC0AF5">
      <w:pPr>
        <w:rPr>
          <w:rFonts w:ascii="David" w:hAnsi="David"/>
          <w:sz w:val="32"/>
          <w:rtl/>
        </w:rPr>
      </w:pPr>
      <w:r w:rsidRPr="00C35A2C">
        <w:rPr>
          <w:rFonts w:ascii="David" w:hAnsi="David"/>
          <w:sz w:val="32"/>
          <w:rtl/>
        </w:rPr>
        <w:t xml:space="preserve">אלא למ"ד לבאי הארץ, </w:t>
      </w:r>
      <w:r w:rsidRPr="00C35A2C">
        <w:rPr>
          <w:rFonts w:ascii="David" w:hAnsi="David" w:hint="cs"/>
          <w:sz w:val="32"/>
          <w:rtl/>
        </w:rPr>
        <w:t>הא שמונה הוו ו</w:t>
      </w:r>
      <w:r w:rsidRPr="00F10693">
        <w:rPr>
          <w:rFonts w:hint="cs"/>
          <w:rtl/>
        </w:rPr>
        <w:t xml:space="preserve">' </w:t>
      </w:r>
      <w:r w:rsidRPr="00C35A2C">
        <w:rPr>
          <w:rFonts w:ascii="David" w:hAnsi="David" w:hint="cs"/>
          <w:sz w:val="32"/>
          <w:rtl/>
        </w:rPr>
        <w:t>דו</w:t>
      </w:r>
      <w:r w:rsidRPr="00F10693">
        <w:rPr>
          <w:rFonts w:hint="cs"/>
          <w:rtl/>
        </w:rPr>
        <w:t xml:space="preserve">' </w:t>
      </w:r>
      <w:r w:rsidRPr="00C35A2C">
        <w:rPr>
          <w:rFonts w:ascii="David" w:hAnsi="David" w:hint="cs"/>
          <w:sz w:val="32"/>
          <w:rtl/>
        </w:rPr>
        <w:t>בתי אבות וב</w:t>
      </w:r>
      <w:r w:rsidRPr="00F10693">
        <w:rPr>
          <w:rFonts w:hint="cs"/>
          <w:rtl/>
        </w:rPr>
        <w:t xml:space="preserve">' </w:t>
      </w:r>
      <w:r w:rsidRPr="00C35A2C">
        <w:rPr>
          <w:rFonts w:ascii="David" w:hAnsi="David" w:hint="cs"/>
          <w:sz w:val="32"/>
          <w:rtl/>
        </w:rPr>
        <w:t>שלהם הא ח</w:t>
      </w:r>
      <w:r w:rsidRPr="00F10693">
        <w:rPr>
          <w:rtl/>
        </w:rPr>
        <w:t>'</w:t>
      </w:r>
      <w:r w:rsidRPr="00F10693">
        <w:rPr>
          <w:rFonts w:hint="cs"/>
          <w:rtl/>
        </w:rPr>
        <w:t>,</w:t>
      </w:r>
    </w:p>
    <w:p w14:paraId="3D0D05E0" w14:textId="77777777" w:rsidR="00A17966" w:rsidRPr="00A17966" w:rsidRDefault="00AC0AF5" w:rsidP="00A17966">
      <w:pPr>
        <w:pStyle w:val="36"/>
        <w:framePr w:wrap="notBeside"/>
        <w:rPr>
          <w:rtl/>
        </w:rPr>
      </w:pPr>
      <w:r w:rsidRPr="00A17966">
        <w:rPr>
          <w:rtl/>
        </w:rPr>
        <w:t>וליטעמיך,</w:t>
      </w:r>
    </w:p>
    <w:p w14:paraId="62579E70" w14:textId="6CE307EB" w:rsidR="00AC0AF5" w:rsidRPr="00C35A2C" w:rsidRDefault="00AC0AF5" w:rsidP="00AC0AF5">
      <w:pPr>
        <w:rPr>
          <w:rFonts w:ascii="David" w:hAnsi="David"/>
          <w:sz w:val="32"/>
          <w:rtl/>
        </w:rPr>
      </w:pPr>
      <w:r w:rsidRPr="00C35A2C">
        <w:rPr>
          <w:rFonts w:ascii="David" w:hAnsi="David"/>
          <w:sz w:val="32"/>
          <w:rtl/>
        </w:rPr>
        <w:t>ולמ"ד ליוצאי מצרים נתחלקה הארץ, ט</w:t>
      </w:r>
      <w:r w:rsidRPr="00F10693">
        <w:rPr>
          <w:rtl/>
        </w:rPr>
        <w:t xml:space="preserve">' </w:t>
      </w:r>
      <w:r w:rsidRPr="00C35A2C">
        <w:rPr>
          <w:rFonts w:ascii="David" w:hAnsi="David"/>
          <w:sz w:val="32"/>
          <w:rtl/>
        </w:rPr>
        <w:t>הוו.</w:t>
      </w:r>
    </w:p>
    <w:p w14:paraId="56660B39" w14:textId="6B3EFAD2" w:rsidR="00AC0AF5" w:rsidRPr="00C35A2C" w:rsidRDefault="00AC0AF5" w:rsidP="00AC0AF5">
      <w:pPr>
        <w:rPr>
          <w:rFonts w:ascii="David" w:hAnsi="David"/>
          <w:sz w:val="32"/>
          <w:rtl/>
        </w:rPr>
      </w:pPr>
      <w:r w:rsidRPr="00C35A2C">
        <w:rPr>
          <w:rFonts w:ascii="David" w:hAnsi="David"/>
          <w:sz w:val="32"/>
          <w:rtl/>
        </w:rPr>
        <w:t xml:space="preserve">אלא מאי </w:t>
      </w:r>
      <w:r w:rsidR="00A17966">
        <w:rPr>
          <w:rFonts w:ascii="David" w:hAnsi="David" w:hint="cs"/>
          <w:sz w:val="32"/>
          <w:rtl/>
        </w:rPr>
        <w:t>יש</w:t>
      </w:r>
      <w:r w:rsidRPr="00C35A2C">
        <w:rPr>
          <w:rFonts w:ascii="David" w:hAnsi="David"/>
          <w:sz w:val="32"/>
          <w:rtl/>
        </w:rPr>
        <w:t xml:space="preserve"> לך ל</w:t>
      </w:r>
      <w:r>
        <w:rPr>
          <w:rFonts w:ascii="David" w:hAnsi="David" w:hint="cs"/>
          <w:sz w:val="32"/>
          <w:rtl/>
        </w:rPr>
        <w:t>ומר</w:t>
      </w:r>
      <w:r w:rsidRPr="00C35A2C">
        <w:rPr>
          <w:rFonts w:ascii="David" w:hAnsi="David"/>
          <w:sz w:val="32"/>
          <w:rtl/>
        </w:rPr>
        <w:t>? חד אחא דאבא הוה להו, ה"נ תרי אחי דאבא הוה להו.</w:t>
      </w:r>
    </w:p>
    <w:p w14:paraId="1E2519BF" w14:textId="77777777" w:rsidR="00A17966" w:rsidRPr="00A17966" w:rsidRDefault="00AC0AF5" w:rsidP="00A17966">
      <w:pPr>
        <w:pStyle w:val="36"/>
        <w:framePr w:wrap="notBeside"/>
        <w:rPr>
          <w:rtl/>
        </w:rPr>
      </w:pPr>
      <w:r w:rsidRPr="00A17966">
        <w:rPr>
          <w:rtl/>
        </w:rPr>
        <w:t>דתניא:</w:t>
      </w:r>
    </w:p>
    <w:p w14:paraId="23C97010" w14:textId="35C08CC6" w:rsidR="00AC0AF5" w:rsidRPr="0081371E" w:rsidRDefault="00AC0AF5" w:rsidP="00AC0AF5">
      <w:pPr>
        <w:rPr>
          <w:rStyle w:val="afff8"/>
          <w:rtl/>
        </w:rPr>
      </w:pPr>
      <w:r w:rsidRPr="00F10693">
        <w:rPr>
          <w:rFonts w:hint="cs"/>
          <w:rtl/>
        </w:rPr>
        <w:t>'</w:t>
      </w:r>
      <w:r w:rsidRPr="00F10693">
        <w:rPr>
          <w:rtl/>
        </w:rPr>
        <w:t>נ</w:t>
      </w:r>
      <w:r w:rsidRPr="004C4C98">
        <w:rPr>
          <w:rStyle w:val="affff8"/>
          <w:rtl/>
        </w:rPr>
        <w:t>תן תתן להם</w:t>
      </w:r>
      <w:r w:rsidRPr="00F10693">
        <w:rPr>
          <w:rFonts w:hint="cs"/>
          <w:rtl/>
        </w:rPr>
        <w:t>'</w:t>
      </w:r>
      <w:r w:rsidRPr="00F10693">
        <w:rPr>
          <w:rtl/>
        </w:rPr>
        <w:t xml:space="preserve"> </w:t>
      </w:r>
      <w:r w:rsidRPr="00C35A2C">
        <w:rPr>
          <w:rtl/>
        </w:rPr>
        <w:t>זו נחלת אביהן,</w:t>
      </w:r>
      <w:r w:rsidRPr="004C4C98">
        <w:rPr>
          <w:rStyle w:val="affff8"/>
          <w:rtl/>
        </w:rPr>
        <w:t xml:space="preserve"> </w:t>
      </w:r>
      <w:r w:rsidRPr="00F10693">
        <w:rPr>
          <w:rFonts w:hint="cs"/>
          <w:rtl/>
        </w:rPr>
        <w:t>'</w:t>
      </w:r>
      <w:r w:rsidRPr="00F10693">
        <w:rPr>
          <w:rtl/>
        </w:rPr>
        <w:t>ב</w:t>
      </w:r>
      <w:r w:rsidRPr="004C4C98">
        <w:rPr>
          <w:rStyle w:val="affff8"/>
          <w:rtl/>
        </w:rPr>
        <w:t>תוך אחי אביהן</w:t>
      </w:r>
      <w:r w:rsidRPr="00F10693">
        <w:rPr>
          <w:rFonts w:hint="cs"/>
          <w:rtl/>
        </w:rPr>
        <w:t>'</w:t>
      </w:r>
      <w:r w:rsidRPr="00F10693">
        <w:rPr>
          <w:rtl/>
        </w:rPr>
        <w:t xml:space="preserve"> </w:t>
      </w:r>
      <w:r w:rsidRPr="00C35A2C">
        <w:rPr>
          <w:rtl/>
        </w:rPr>
        <w:t>- זו נחלת אבי אביהן,</w:t>
      </w:r>
      <w:r w:rsidRPr="004C4C98">
        <w:rPr>
          <w:rStyle w:val="affff8"/>
          <w:rtl/>
        </w:rPr>
        <w:t xml:space="preserve"> </w:t>
      </w:r>
      <w:r w:rsidRPr="00F10693">
        <w:rPr>
          <w:rFonts w:hint="cs"/>
          <w:rtl/>
        </w:rPr>
        <w:t>'</w:t>
      </w:r>
      <w:r w:rsidRPr="00F10693">
        <w:rPr>
          <w:rtl/>
        </w:rPr>
        <w:t>ו</w:t>
      </w:r>
      <w:r w:rsidRPr="004C4C98">
        <w:rPr>
          <w:rStyle w:val="affff8"/>
          <w:rtl/>
        </w:rPr>
        <w:t>העברת את נחלת אביהן להן</w:t>
      </w:r>
      <w:r w:rsidRPr="00F10693">
        <w:rPr>
          <w:rFonts w:hint="cs"/>
          <w:rtl/>
        </w:rPr>
        <w:t>'</w:t>
      </w:r>
      <w:r w:rsidRPr="00F10693">
        <w:rPr>
          <w:rtl/>
        </w:rPr>
        <w:t xml:space="preserve"> </w:t>
      </w:r>
      <w:r w:rsidRPr="00C35A2C">
        <w:rPr>
          <w:rtl/>
        </w:rPr>
        <w:t>- זו חלק בכורה.</w:t>
      </w:r>
    </w:p>
    <w:p w14:paraId="23FA3CC5" w14:textId="77777777" w:rsidR="00A17966" w:rsidRPr="00A17966" w:rsidRDefault="00AC0AF5" w:rsidP="00A17966">
      <w:pPr>
        <w:pStyle w:val="36"/>
        <w:framePr w:wrap="notBeside"/>
        <w:rPr>
          <w:rtl/>
        </w:rPr>
      </w:pPr>
      <w:r w:rsidRPr="00A17966">
        <w:rPr>
          <w:rFonts w:hint="cs"/>
          <w:rtl/>
        </w:rPr>
        <w:t>ב. ראב</w:t>
      </w:r>
      <w:r w:rsidRPr="00A17966">
        <w:rPr>
          <w:rtl/>
        </w:rPr>
        <w:t>"</w:t>
      </w:r>
      <w:r w:rsidRPr="00A17966">
        <w:rPr>
          <w:rFonts w:hint="cs"/>
          <w:rtl/>
        </w:rPr>
        <w:t>י</w:t>
      </w:r>
      <w:r w:rsidRPr="00A17966">
        <w:rPr>
          <w:rtl/>
        </w:rPr>
        <w:t>:</w:t>
      </w:r>
    </w:p>
    <w:p w14:paraId="01DCCDF0" w14:textId="77892907" w:rsidR="00AC0AF5" w:rsidRPr="00C35A2C" w:rsidRDefault="00AC0AF5" w:rsidP="00AC0AF5">
      <w:pPr>
        <w:rPr>
          <w:rFonts w:ascii="David" w:hAnsi="David"/>
          <w:sz w:val="32"/>
          <w:rtl/>
        </w:rPr>
      </w:pPr>
      <w:r w:rsidRPr="00C35A2C">
        <w:rPr>
          <w:rFonts w:ascii="David" w:hAnsi="David"/>
          <w:sz w:val="32"/>
          <w:rtl/>
        </w:rPr>
        <w:t xml:space="preserve">אף חלק אחי אביהם נטלו, </w:t>
      </w:r>
      <w:r w:rsidRPr="00A17966">
        <w:rPr>
          <w:rStyle w:val="affffe"/>
          <w:rtl/>
        </w:rPr>
        <w:t>שנא</w:t>
      </w:r>
      <w:r w:rsidRPr="00A17966">
        <w:rPr>
          <w:rStyle w:val="affffe"/>
          <w:rFonts w:hint="cs"/>
          <w:rtl/>
        </w:rPr>
        <w:t>'</w:t>
      </w:r>
      <w:r w:rsidRPr="00A17966">
        <w:rPr>
          <w:rStyle w:val="affffe"/>
          <w:rtl/>
        </w:rPr>
        <w:t>:</w:t>
      </w:r>
      <w:r w:rsidRPr="004C4C98">
        <w:rPr>
          <w:rStyle w:val="affff8"/>
          <w:rtl/>
        </w:rPr>
        <w:t xml:space="preserve"> </w:t>
      </w:r>
      <w:r w:rsidRPr="00F10693">
        <w:rPr>
          <w:rFonts w:hint="cs"/>
          <w:rtl/>
        </w:rPr>
        <w:t>'</w:t>
      </w:r>
      <w:r w:rsidRPr="00F10693">
        <w:rPr>
          <w:rtl/>
        </w:rPr>
        <w:t>נ</w:t>
      </w:r>
      <w:r w:rsidRPr="004C4C98">
        <w:rPr>
          <w:rStyle w:val="affff8"/>
          <w:rtl/>
        </w:rPr>
        <w:t>תן תתן</w:t>
      </w:r>
      <w:r w:rsidRPr="00F10693">
        <w:rPr>
          <w:rFonts w:hint="cs"/>
          <w:rtl/>
        </w:rPr>
        <w:t>'</w:t>
      </w:r>
      <w:r w:rsidRPr="00F10693">
        <w:rPr>
          <w:rtl/>
        </w:rPr>
        <w:t>.</w:t>
      </w:r>
    </w:p>
    <w:p w14:paraId="3E227361" w14:textId="77777777" w:rsidR="00A17966" w:rsidRPr="00A17966" w:rsidRDefault="00AC0AF5" w:rsidP="00A17966">
      <w:pPr>
        <w:pStyle w:val="36"/>
        <w:framePr w:wrap="notBeside"/>
        <w:rPr>
          <w:rtl/>
        </w:rPr>
      </w:pPr>
      <w:r w:rsidRPr="00A17966">
        <w:rPr>
          <w:rtl/>
        </w:rPr>
        <w:t xml:space="preserve">ולמ"ד: </w:t>
      </w:r>
    </w:p>
    <w:p w14:paraId="0ED5258A" w14:textId="55E49B30" w:rsidR="00AC0AF5" w:rsidRPr="00C35A2C" w:rsidRDefault="00AC0AF5" w:rsidP="00AC0AF5">
      <w:pPr>
        <w:rPr>
          <w:rFonts w:ascii="David" w:hAnsi="David"/>
          <w:sz w:val="32"/>
          <w:rtl/>
        </w:rPr>
      </w:pPr>
      <w:r>
        <w:rPr>
          <w:rFonts w:ascii="David" w:hAnsi="David" w:hint="cs"/>
          <w:sz w:val="32"/>
          <w:rtl/>
        </w:rPr>
        <w:t>שני</w:t>
      </w:r>
      <w:r w:rsidRPr="00C35A2C">
        <w:rPr>
          <w:rFonts w:ascii="David" w:hAnsi="David"/>
          <w:sz w:val="32"/>
          <w:rtl/>
        </w:rPr>
        <w:t xml:space="preserve"> אחי </w:t>
      </w:r>
      <w:r>
        <w:rPr>
          <w:rFonts w:ascii="David" w:hAnsi="David" w:hint="cs"/>
          <w:sz w:val="32"/>
          <w:rtl/>
        </w:rPr>
        <w:t>הא</w:t>
      </w:r>
      <w:r w:rsidRPr="00C35A2C">
        <w:rPr>
          <w:rFonts w:ascii="David" w:hAnsi="David"/>
          <w:sz w:val="32"/>
          <w:rtl/>
        </w:rPr>
        <w:t>ב ה</w:t>
      </w:r>
      <w:r>
        <w:rPr>
          <w:rFonts w:ascii="David" w:hAnsi="David" w:hint="cs"/>
          <w:sz w:val="32"/>
          <w:rtl/>
        </w:rPr>
        <w:t>י</w:t>
      </w:r>
      <w:r>
        <w:rPr>
          <w:rFonts w:ascii="David" w:hAnsi="David"/>
          <w:sz w:val="32"/>
          <w:rtl/>
        </w:rPr>
        <w:t>ה לה</w:t>
      </w:r>
      <w:r>
        <w:rPr>
          <w:rFonts w:ascii="David" w:hAnsi="David" w:hint="cs"/>
          <w:sz w:val="32"/>
          <w:rtl/>
        </w:rPr>
        <w:t>ם</w:t>
      </w:r>
      <w:r w:rsidRPr="00C35A2C">
        <w:rPr>
          <w:rFonts w:ascii="David" w:hAnsi="David"/>
          <w:sz w:val="32"/>
          <w:rtl/>
        </w:rPr>
        <w:t xml:space="preserve">, </w:t>
      </w:r>
      <w:r>
        <w:rPr>
          <w:rFonts w:ascii="David" w:hAnsi="David" w:hint="cs"/>
          <w:sz w:val="32"/>
          <w:rtl/>
        </w:rPr>
        <w:t xml:space="preserve">- </w:t>
      </w:r>
      <w:r w:rsidRPr="00677B59">
        <w:rPr>
          <w:rStyle w:val="affff8"/>
          <w:rtl/>
        </w:rPr>
        <w:t>מאחוזת נחלה</w:t>
      </w:r>
      <w:r w:rsidRPr="00C35A2C">
        <w:rPr>
          <w:rFonts w:ascii="David" w:hAnsi="David"/>
          <w:sz w:val="32"/>
          <w:rtl/>
        </w:rPr>
        <w:t xml:space="preserve"> נפקא.</w:t>
      </w:r>
    </w:p>
    <w:p w14:paraId="220DDF33" w14:textId="77777777" w:rsidR="00AC0AF5" w:rsidRPr="00C35A2C" w:rsidRDefault="00AC0AF5" w:rsidP="00982F98">
      <w:pPr>
        <w:pStyle w:val="affe"/>
        <w:framePr w:wrap="around"/>
        <w:rPr>
          <w:rtl/>
        </w:rPr>
      </w:pPr>
      <w:r w:rsidRPr="00C35A2C">
        <w:rPr>
          <w:rFonts w:hint="cs"/>
          <w:rtl/>
        </w:rPr>
        <w:t>קיט.</w:t>
      </w:r>
    </w:p>
    <w:p w14:paraId="46218C2B" w14:textId="77777777" w:rsidR="00A17966" w:rsidRPr="00A17966" w:rsidRDefault="00AC0AF5" w:rsidP="00A17966">
      <w:pPr>
        <w:pStyle w:val="36"/>
        <w:framePr w:wrap="notBeside"/>
        <w:rPr>
          <w:rtl/>
        </w:rPr>
      </w:pPr>
      <w:r w:rsidRPr="00A17966">
        <w:rPr>
          <w:rtl/>
        </w:rPr>
        <w:t>רב פפא לאביי:</w:t>
      </w:r>
    </w:p>
    <w:p w14:paraId="57380B49" w14:textId="721CCE7A" w:rsidR="00AC0AF5" w:rsidRPr="00C35A2C" w:rsidRDefault="00AC0AF5" w:rsidP="00A17966">
      <w:pPr>
        <w:rPr>
          <w:rFonts w:ascii="David" w:hAnsi="David"/>
          <w:sz w:val="32"/>
          <w:rtl/>
        </w:rPr>
      </w:pPr>
      <w:r w:rsidRPr="00C35A2C">
        <w:rPr>
          <w:rFonts w:ascii="David" w:hAnsi="David" w:hint="cs"/>
          <w:sz w:val="32"/>
          <w:rtl/>
        </w:rPr>
        <w:t>דלעולם בתי אבות חשיב והא קמ</w:t>
      </w:r>
      <w:r w:rsidRPr="00C35A2C">
        <w:rPr>
          <w:rFonts w:ascii="David" w:hAnsi="David"/>
          <w:sz w:val="32"/>
          <w:rtl/>
        </w:rPr>
        <w:t>"</w:t>
      </w:r>
      <w:r w:rsidRPr="00C35A2C">
        <w:rPr>
          <w:rFonts w:ascii="David" w:hAnsi="David" w:hint="cs"/>
          <w:sz w:val="32"/>
          <w:rtl/>
        </w:rPr>
        <w:t>ל דבנות צלפחד נטלו חלק בכורה, אלמא א</w:t>
      </w:r>
      <w:r w:rsidRPr="00C35A2C">
        <w:rPr>
          <w:rFonts w:ascii="David" w:hAnsi="David"/>
          <w:sz w:val="32"/>
          <w:rtl/>
        </w:rPr>
        <w:t>"</w:t>
      </w:r>
      <w:r w:rsidRPr="00C35A2C">
        <w:rPr>
          <w:rFonts w:ascii="David" w:hAnsi="David" w:hint="cs"/>
          <w:sz w:val="32"/>
          <w:rtl/>
        </w:rPr>
        <w:t>י מוחזקת היא</w:t>
      </w:r>
      <w:r w:rsidR="00A17966">
        <w:rPr>
          <w:rFonts w:ascii="David" w:hAnsi="David" w:hint="cs"/>
          <w:sz w:val="32"/>
          <w:rtl/>
        </w:rPr>
        <w:t>.</w:t>
      </w:r>
    </w:p>
    <w:p w14:paraId="258B8C8E" w14:textId="77777777" w:rsidR="00A17966" w:rsidRDefault="00A17966" w:rsidP="00AC0AF5">
      <w:pPr>
        <w:rPr>
          <w:rFonts w:ascii="David" w:hAnsi="David"/>
          <w:sz w:val="32"/>
          <w:rtl/>
        </w:rPr>
      </w:pPr>
    </w:p>
    <w:p w14:paraId="56B7D60E" w14:textId="77777777" w:rsidR="00A17966" w:rsidRPr="00A17966" w:rsidRDefault="00AC0AF5" w:rsidP="00A17966">
      <w:pPr>
        <w:pStyle w:val="36"/>
        <w:framePr w:wrap="notBeside"/>
        <w:rPr>
          <w:rtl/>
        </w:rPr>
      </w:pPr>
      <w:r w:rsidRPr="00A17966">
        <w:rPr>
          <w:rtl/>
        </w:rPr>
        <w:t>אמר מר:</w:t>
      </w:r>
    </w:p>
    <w:p w14:paraId="1C15D726" w14:textId="073AE799" w:rsidR="00AC0AF5" w:rsidRPr="00C35A2C" w:rsidRDefault="00AC0AF5" w:rsidP="00AC0AF5">
      <w:pPr>
        <w:rPr>
          <w:rFonts w:ascii="David" w:hAnsi="David"/>
          <w:sz w:val="32"/>
          <w:rtl/>
        </w:rPr>
      </w:pPr>
      <w:r w:rsidRPr="00C35A2C">
        <w:rPr>
          <w:rFonts w:ascii="David" w:hAnsi="David"/>
          <w:sz w:val="32"/>
          <w:rtl/>
        </w:rPr>
        <w:t>והבנים נטלו בזכות אבי אביהם ובזכות אבי אמותיהן.</w:t>
      </w:r>
    </w:p>
    <w:p w14:paraId="560368BB" w14:textId="1FDA7E1B" w:rsidR="00A17966" w:rsidRPr="00A17966" w:rsidRDefault="00AC0AF5" w:rsidP="00A17966">
      <w:pPr>
        <w:pStyle w:val="36"/>
        <w:framePr w:wrap="notBeside"/>
        <w:rPr>
          <w:rtl/>
        </w:rPr>
      </w:pPr>
      <w:r w:rsidRPr="00A17966">
        <w:rPr>
          <w:rtl/>
        </w:rPr>
        <w:t>וה</w:t>
      </w:r>
      <w:r w:rsidRPr="00A17966">
        <w:rPr>
          <w:rFonts w:hint="cs"/>
          <w:rtl/>
        </w:rPr>
        <w:t xml:space="preserve">ך </w:t>
      </w:r>
      <w:r w:rsidR="00A17966">
        <w:rPr>
          <w:rFonts w:hint="cs"/>
          <w:rtl/>
        </w:rPr>
        <w:t xml:space="preserve"> דתניא:</w:t>
      </w:r>
    </w:p>
    <w:p w14:paraId="0CEB884D" w14:textId="4B44A3E8" w:rsidR="00AC0AF5" w:rsidRDefault="00AC0AF5" w:rsidP="00AC0AF5">
      <w:pPr>
        <w:rPr>
          <w:rFonts w:ascii="David" w:hAnsi="David"/>
          <w:sz w:val="32"/>
          <w:rtl/>
        </w:rPr>
      </w:pPr>
      <w:r w:rsidRPr="00C35A2C">
        <w:rPr>
          <w:rFonts w:ascii="David" w:hAnsi="David"/>
          <w:sz w:val="32"/>
          <w:rtl/>
        </w:rPr>
        <w:t>בזכות עצמן</w:t>
      </w:r>
      <w:r w:rsidRPr="00C35A2C">
        <w:rPr>
          <w:rFonts w:ascii="David" w:hAnsi="David" w:hint="cs"/>
          <w:sz w:val="32"/>
          <w:rtl/>
        </w:rPr>
        <w:t xml:space="preserve"> </w:t>
      </w:r>
      <w:r w:rsidRPr="00C35A2C">
        <w:rPr>
          <w:rFonts w:ascii="David" w:hAnsi="David"/>
          <w:sz w:val="32"/>
          <w:rtl/>
        </w:rPr>
        <w:t>–</w:t>
      </w:r>
      <w:r w:rsidRPr="00C35A2C">
        <w:rPr>
          <w:rFonts w:ascii="David" w:hAnsi="David" w:hint="cs"/>
          <w:sz w:val="32"/>
          <w:rtl/>
        </w:rPr>
        <w:t xml:space="preserve"> הא כמ</w:t>
      </w:r>
      <w:r w:rsidRPr="00C35A2C">
        <w:rPr>
          <w:rFonts w:ascii="David" w:hAnsi="David"/>
          <w:sz w:val="32"/>
          <w:rtl/>
        </w:rPr>
        <w:t>"</w:t>
      </w:r>
      <w:r w:rsidRPr="00C35A2C">
        <w:rPr>
          <w:rFonts w:ascii="David" w:hAnsi="David" w:hint="cs"/>
          <w:sz w:val="32"/>
          <w:rtl/>
        </w:rPr>
        <w:t>ד ליוצאי מצרים והא כמ</w:t>
      </w:r>
      <w:r w:rsidRPr="00C35A2C">
        <w:rPr>
          <w:rFonts w:ascii="David" w:hAnsi="David"/>
          <w:sz w:val="32"/>
          <w:rtl/>
        </w:rPr>
        <w:t>"</w:t>
      </w:r>
      <w:r w:rsidRPr="00C35A2C">
        <w:rPr>
          <w:rFonts w:ascii="David" w:hAnsi="David" w:hint="cs"/>
          <w:sz w:val="32"/>
          <w:rtl/>
        </w:rPr>
        <w:t>ד לבאי הארץ</w:t>
      </w:r>
    </w:p>
    <w:p w14:paraId="58D003A6" w14:textId="77777777" w:rsidR="00A17966" w:rsidRPr="00A17966" w:rsidRDefault="00AC0AF5" w:rsidP="00A17966">
      <w:pPr>
        <w:pStyle w:val="36"/>
        <w:framePr w:wrap="notBeside"/>
        <w:rPr>
          <w:rtl/>
        </w:rPr>
      </w:pPr>
      <w:r w:rsidRPr="00A17966">
        <w:rPr>
          <w:rFonts w:hint="cs"/>
          <w:rtl/>
        </w:rPr>
        <w:t>ב.</w:t>
      </w:r>
    </w:p>
    <w:p w14:paraId="42D8ADFE" w14:textId="4E536456" w:rsidR="00AC0AF5" w:rsidRPr="00C35A2C" w:rsidRDefault="00AC0AF5" w:rsidP="00AC0AF5">
      <w:pPr>
        <w:rPr>
          <w:rFonts w:ascii="David" w:hAnsi="David"/>
          <w:sz w:val="32"/>
          <w:rtl/>
        </w:rPr>
      </w:pPr>
      <w:r w:rsidRPr="00C35A2C">
        <w:rPr>
          <w:rFonts w:ascii="David" w:hAnsi="David"/>
          <w:sz w:val="32"/>
          <w:rtl/>
        </w:rPr>
        <w:t xml:space="preserve">הא והא לבאי הארץ, הא </w:t>
      </w:r>
      <w:r>
        <w:rPr>
          <w:rFonts w:ascii="David" w:hAnsi="David" w:hint="cs"/>
          <w:sz w:val="32"/>
          <w:rtl/>
        </w:rPr>
        <w:t>דהוא</w:t>
      </w:r>
      <w:r w:rsidRPr="00C35A2C">
        <w:rPr>
          <w:rFonts w:ascii="David" w:hAnsi="David"/>
          <w:sz w:val="32"/>
          <w:rtl/>
        </w:rPr>
        <w:t xml:space="preserve"> בן עשרים, הא דלא הוה בן עשרים.</w:t>
      </w:r>
    </w:p>
    <w:p w14:paraId="0D97AFB6" w14:textId="4EFC7982" w:rsidR="00AC0AF5" w:rsidRPr="001B450D" w:rsidRDefault="001B450D" w:rsidP="00AC0AF5">
      <w:pPr>
        <w:pStyle w:val="aff9"/>
        <w:rPr>
          <w:del w:id="90132" w:author="מנוע עיצוב" w:date="2026-10-08T11:01:28Z"/>
          <w:rtl/>
        </w:rPr>
      </w:pPr>
      <w:del w:id="90131" w:author="מנוע עיצוב" w:date="2026-10-08T11:01:28Z">
        <w:r w:rsidRPr="001B450D">
          <w:rPr>
            <w:rtl/>
          </w:rPr>
          <w:delText xml:space="preserve">***</w:delText>
        </w:r>
      </w:del>
    </w:p>
    <w:p w14:paraId="0F3C82B5" w14:textId="77777777" w:rsidR="00AC0AF5" w:rsidRPr="00801934" w:rsidRDefault="00AC0AF5" w:rsidP="00AF2FEB">
      <w:pPr>
        <w:pStyle w:val="afffb"/>
        <w:rPr>
          <w:rtl/>
        </w:rPr>
      </w:pPr>
      <w:ins w:id="9945" w:author="מספור קטעי משנה" w:date="2026-10-06T06:44:59Z">
        <w:r>
          <w:rPr>
            <w:rStyle w:val="MisparKeta"/>
          </w:rPr>
          <w:t xml:space="preserve">ב. </w:t>
        </w:r>
      </w:ins>
      <w:r w:rsidRPr="00801934">
        <w:rPr>
          <w:rtl/>
        </w:rPr>
        <w:t>ושהיה בכור נוטל שני חלקים.</w:t>
      </w:r>
    </w:p>
    <w:p w14:paraId="1F6F05F7" w14:textId="77777777" w:rsidR="00AC0AF5" w:rsidRDefault="00AC0AF5" w:rsidP="00AC0AF5">
      <w:pPr>
        <w:rPr>
          <w:rFonts w:ascii="David" w:hAnsi="David"/>
          <w:sz w:val="32"/>
          <w:rtl/>
        </w:rPr>
      </w:pPr>
      <w:r w:rsidRPr="00C35A2C">
        <w:rPr>
          <w:rFonts w:ascii="David" w:hAnsi="David" w:hint="cs"/>
          <w:sz w:val="32"/>
          <w:rtl/>
        </w:rPr>
        <w:t>ואפי</w:t>
      </w:r>
      <w:r w:rsidRPr="00F10693">
        <w:rPr>
          <w:rFonts w:hint="cs"/>
          <w:rtl/>
        </w:rPr>
        <w:t xml:space="preserve">' </w:t>
      </w:r>
      <w:r w:rsidRPr="00C35A2C">
        <w:rPr>
          <w:rFonts w:ascii="David" w:hAnsi="David" w:hint="cs"/>
          <w:sz w:val="32"/>
          <w:rtl/>
        </w:rPr>
        <w:t>דראוי הוא</w:t>
      </w:r>
      <w:r w:rsidRPr="00C35A2C">
        <w:rPr>
          <w:rFonts w:ascii="David" w:hAnsi="David"/>
          <w:sz w:val="32"/>
          <w:rtl/>
        </w:rPr>
        <w:t>, ואין הבכור נוטל בראוי כבמוחזק.</w:t>
      </w:r>
    </w:p>
    <w:p w14:paraId="026A9FA0" w14:textId="77777777" w:rsidR="002915B8" w:rsidRPr="002915B8" w:rsidRDefault="00AC0AF5" w:rsidP="002915B8">
      <w:pPr>
        <w:pStyle w:val="36"/>
        <w:framePr w:wrap="notBeside"/>
        <w:rPr>
          <w:rtl/>
        </w:rPr>
      </w:pPr>
      <w:r w:rsidRPr="002915B8">
        <w:rPr>
          <w:rtl/>
        </w:rPr>
        <w:t>ר</w:t>
      </w:r>
      <w:r w:rsidRPr="002915B8">
        <w:rPr>
          <w:rFonts w:hint="cs"/>
          <w:rtl/>
        </w:rPr>
        <w:t>יא</w:t>
      </w:r>
      <w:r w:rsidRPr="002915B8">
        <w:rPr>
          <w:rtl/>
        </w:rPr>
        <w:t>"</w:t>
      </w:r>
      <w:r w:rsidRPr="002915B8">
        <w:rPr>
          <w:rFonts w:hint="cs"/>
          <w:rtl/>
        </w:rPr>
        <w:t>ש</w:t>
      </w:r>
      <w:r w:rsidRPr="002915B8">
        <w:rPr>
          <w:rtl/>
        </w:rPr>
        <w:t>:</w:t>
      </w:r>
    </w:p>
    <w:p w14:paraId="01448EA7" w14:textId="7D57A5BE" w:rsidR="00AC0AF5" w:rsidRPr="00C35A2C" w:rsidRDefault="00AC0AF5" w:rsidP="00AC0AF5">
      <w:pPr>
        <w:rPr>
          <w:rFonts w:ascii="David" w:hAnsi="David"/>
          <w:sz w:val="32"/>
          <w:rtl/>
        </w:rPr>
      </w:pPr>
      <w:r w:rsidRPr="00C35A2C">
        <w:rPr>
          <w:rFonts w:ascii="David" w:hAnsi="David"/>
          <w:sz w:val="32"/>
          <w:rtl/>
        </w:rPr>
        <w:t>ביתדות אהלים.</w:t>
      </w:r>
    </w:p>
    <w:p w14:paraId="64330558" w14:textId="77777777" w:rsidR="002915B8" w:rsidRPr="002915B8" w:rsidRDefault="00AC0AF5" w:rsidP="002915B8">
      <w:pPr>
        <w:pStyle w:val="36"/>
        <w:framePr w:wrap="notBeside"/>
        <w:rPr>
          <w:rtl/>
        </w:rPr>
      </w:pPr>
      <w:r w:rsidRPr="002915B8">
        <w:rPr>
          <w:rtl/>
        </w:rPr>
        <w:t>מתיב רבה,</w:t>
      </w:r>
    </w:p>
    <w:p w14:paraId="3E215FCE" w14:textId="7480BA0F" w:rsidR="00AC0AF5" w:rsidRPr="00C35A2C" w:rsidRDefault="00AC0AF5" w:rsidP="00AC0AF5">
      <w:pPr>
        <w:rPr>
          <w:rFonts w:ascii="David" w:hAnsi="David"/>
          <w:sz w:val="32"/>
          <w:rtl/>
        </w:rPr>
      </w:pPr>
      <w:r w:rsidRPr="002915B8">
        <w:rPr>
          <w:rStyle w:val="affffe"/>
          <w:rFonts w:hint="cs"/>
          <w:rtl/>
        </w:rPr>
        <w:t>דהא ר</w:t>
      </w:r>
      <w:r w:rsidRPr="002915B8">
        <w:rPr>
          <w:rStyle w:val="affffe"/>
          <w:rtl/>
        </w:rPr>
        <w:t>"</w:t>
      </w:r>
      <w:r w:rsidRPr="002915B8">
        <w:rPr>
          <w:rStyle w:val="affffe"/>
          <w:rFonts w:hint="cs"/>
          <w:rtl/>
        </w:rPr>
        <w:t>י</w:t>
      </w:r>
      <w:r w:rsidRPr="002915B8">
        <w:rPr>
          <w:rStyle w:val="affffe"/>
          <w:rtl/>
        </w:rPr>
        <w:t xml:space="preserve"> אומר:</w:t>
      </w:r>
      <w:r w:rsidRPr="00C35A2C">
        <w:rPr>
          <w:rFonts w:ascii="David" w:hAnsi="David"/>
          <w:sz w:val="32"/>
          <w:rtl/>
        </w:rPr>
        <w:t xml:space="preserve"> בנות צלפחד נטלו ד</w:t>
      </w:r>
      <w:r w:rsidRPr="00F10693">
        <w:rPr>
          <w:rtl/>
        </w:rPr>
        <w:t xml:space="preserve">' </w:t>
      </w:r>
      <w:r w:rsidRPr="00C35A2C">
        <w:rPr>
          <w:rFonts w:ascii="David" w:hAnsi="David"/>
          <w:sz w:val="32"/>
          <w:rtl/>
        </w:rPr>
        <w:t xml:space="preserve">חלקים, </w:t>
      </w:r>
      <w:r w:rsidR="002915B8">
        <w:rPr>
          <w:rFonts w:ascii="David" w:hAnsi="David" w:hint="cs"/>
          <w:sz w:val="32"/>
          <w:rtl/>
        </w:rPr>
        <w:t>ד</w:t>
      </w:r>
      <w:r w:rsidRPr="00F10693">
        <w:rPr>
          <w:rFonts w:hint="cs"/>
          <w:rtl/>
        </w:rPr>
        <w:t>'</w:t>
      </w:r>
      <w:r w:rsidRPr="00F10693">
        <w:rPr>
          <w:rtl/>
        </w:rPr>
        <w:t>ו</w:t>
      </w:r>
      <w:r w:rsidRPr="004C4C98">
        <w:rPr>
          <w:rStyle w:val="affff8"/>
          <w:rtl/>
        </w:rPr>
        <w:t>יפלו חבלי מנשה עשרה</w:t>
      </w:r>
      <w:r w:rsidRPr="00F10693">
        <w:rPr>
          <w:rFonts w:hint="cs"/>
          <w:rtl/>
        </w:rPr>
        <w:t>'</w:t>
      </w:r>
      <w:r w:rsidRPr="00F10693">
        <w:rPr>
          <w:rtl/>
        </w:rPr>
        <w:t>.</w:t>
      </w:r>
    </w:p>
    <w:p w14:paraId="0ABC74B8" w14:textId="77777777" w:rsidR="002915B8" w:rsidRPr="002915B8" w:rsidRDefault="00AC0AF5" w:rsidP="002915B8">
      <w:pPr>
        <w:pStyle w:val="36"/>
        <w:framePr w:wrap="notBeside"/>
        <w:rPr>
          <w:rtl/>
        </w:rPr>
      </w:pPr>
      <w:r w:rsidRPr="002915B8">
        <w:rPr>
          <w:rtl/>
        </w:rPr>
        <w:t>אלא רבה:</w:t>
      </w:r>
    </w:p>
    <w:p w14:paraId="21653216" w14:textId="4E590700" w:rsidR="00AC0AF5" w:rsidRPr="00C35A2C" w:rsidRDefault="00AC0AF5" w:rsidP="00AC0AF5">
      <w:pPr>
        <w:rPr>
          <w:rFonts w:ascii="David" w:hAnsi="David"/>
          <w:sz w:val="32"/>
          <w:rtl/>
        </w:rPr>
      </w:pPr>
      <w:r w:rsidRPr="00C35A2C">
        <w:rPr>
          <w:rFonts w:ascii="David" w:hAnsi="David"/>
          <w:sz w:val="32"/>
          <w:rtl/>
        </w:rPr>
        <w:t>ארץ ישראל מוחזקת היא.</w:t>
      </w:r>
    </w:p>
    <w:p w14:paraId="207AFDB9" w14:textId="77777777" w:rsidR="002915B8" w:rsidRPr="002915B8" w:rsidRDefault="00AC0AF5" w:rsidP="002915B8">
      <w:pPr>
        <w:pStyle w:val="36"/>
        <w:framePr w:wrap="notBeside"/>
        <w:rPr>
          <w:rtl/>
        </w:rPr>
      </w:pPr>
      <w:r w:rsidRPr="002915B8">
        <w:rPr>
          <w:rtl/>
        </w:rPr>
        <w:t xml:space="preserve">מיתיבי, </w:t>
      </w:r>
    </w:p>
    <w:p w14:paraId="423F498A" w14:textId="5719BD2F" w:rsidR="00AC0AF5" w:rsidRDefault="00AC0AF5" w:rsidP="00AC0AF5">
      <w:pPr>
        <w:rPr>
          <w:rFonts w:ascii="David" w:hAnsi="David"/>
          <w:sz w:val="32"/>
          <w:rtl/>
        </w:rPr>
      </w:pPr>
      <w:r w:rsidRPr="002915B8">
        <w:rPr>
          <w:rStyle w:val="affffe"/>
          <w:rtl/>
        </w:rPr>
        <w:t>רבי חידקא:</w:t>
      </w:r>
      <w:r w:rsidRPr="00C35A2C">
        <w:rPr>
          <w:rFonts w:ascii="David" w:hAnsi="David"/>
          <w:sz w:val="32"/>
          <w:rtl/>
        </w:rPr>
        <w:t xml:space="preserve"> </w:t>
      </w:r>
      <w:r w:rsidRPr="002915B8">
        <w:rPr>
          <w:rStyle w:val="affffe"/>
          <w:rtl/>
        </w:rPr>
        <w:t>היה לי חבר מתלמידי ר"</w:t>
      </w:r>
      <w:r w:rsidRPr="002915B8">
        <w:rPr>
          <w:rStyle w:val="affffe"/>
          <w:rFonts w:hint="cs"/>
          <w:rtl/>
        </w:rPr>
        <w:t>ע</w:t>
      </w:r>
      <w:r w:rsidRPr="002915B8">
        <w:rPr>
          <w:rStyle w:val="affffe"/>
          <w:rtl/>
        </w:rPr>
        <w:t xml:space="preserve"> רבי שמעון השקמוני אומר:</w:t>
      </w:r>
    </w:p>
    <w:p w14:paraId="10F4FAEB" w14:textId="7DF3D53F" w:rsidR="00AC0AF5" w:rsidRDefault="00AC0AF5" w:rsidP="00AC0AF5">
      <w:pPr>
        <w:rPr>
          <w:rFonts w:ascii="David" w:hAnsi="David"/>
          <w:sz w:val="32"/>
          <w:rtl/>
        </w:rPr>
      </w:pPr>
      <w:r w:rsidRPr="00C35A2C">
        <w:rPr>
          <w:rFonts w:ascii="David" w:hAnsi="David"/>
          <w:sz w:val="32"/>
          <w:rtl/>
        </w:rPr>
        <w:t>יודע היה משה רבינו שבנות צלפחד יורשות הן, אבל לא היה יודע אם נוטלות חלק בכורה אם לאו,</w:t>
      </w:r>
      <w:r w:rsidR="002915B8">
        <w:rPr>
          <w:rFonts w:ascii="David" w:hAnsi="David" w:hint="cs"/>
          <w:sz w:val="32"/>
          <w:rtl/>
        </w:rPr>
        <w:t xml:space="preserve"> </w:t>
      </w:r>
    </w:p>
    <w:p w14:paraId="214ABD4C" w14:textId="77777777" w:rsidR="00AC0AF5" w:rsidRPr="00C35A2C" w:rsidRDefault="00AC0AF5" w:rsidP="00AC0AF5">
      <w:pPr>
        <w:rPr>
          <w:rFonts w:ascii="David" w:hAnsi="David"/>
          <w:sz w:val="32"/>
          <w:rtl/>
        </w:rPr>
      </w:pPr>
      <w:r w:rsidRPr="00C35A2C">
        <w:rPr>
          <w:rFonts w:ascii="David" w:hAnsi="David"/>
          <w:sz w:val="32"/>
          <w:rtl/>
        </w:rPr>
        <w:t>וראויה היתה פרשת נחלות ליכתב על ידי משה, אלא שזכו בנות צלפחד ונכתבה על ידן.</w:t>
      </w:r>
    </w:p>
    <w:p w14:paraId="4B4CE1BA" w14:textId="77777777" w:rsidR="00AC0AF5" w:rsidRDefault="00AC0AF5" w:rsidP="00AC0AF5">
      <w:pPr>
        <w:rPr>
          <w:rtl/>
        </w:rPr>
      </w:pPr>
      <w:r w:rsidRPr="00C35A2C">
        <w:rPr>
          <w:rtl/>
        </w:rPr>
        <w:t xml:space="preserve">ויודע היה משה רבינו שהמקושש במיתה, </w:t>
      </w:r>
      <w:r w:rsidRPr="002915B8">
        <w:rPr>
          <w:rStyle w:val="affffe"/>
          <w:rtl/>
        </w:rPr>
        <w:t>שנא</w:t>
      </w:r>
      <w:r w:rsidRPr="002915B8">
        <w:rPr>
          <w:rStyle w:val="affffe"/>
          <w:rFonts w:hint="cs"/>
          <w:rtl/>
        </w:rPr>
        <w:t>'</w:t>
      </w:r>
      <w:r w:rsidRPr="002915B8">
        <w:rPr>
          <w:rStyle w:val="affffe"/>
          <w:rtl/>
        </w:rPr>
        <w:t>:</w:t>
      </w:r>
      <w:r w:rsidRPr="004C4C98">
        <w:rPr>
          <w:rStyle w:val="affff8"/>
          <w:rtl/>
        </w:rPr>
        <w:t xml:space="preserve"> </w:t>
      </w:r>
      <w:r w:rsidRPr="00F10693">
        <w:rPr>
          <w:rFonts w:hint="cs"/>
          <w:rtl/>
        </w:rPr>
        <w:t>'</w:t>
      </w:r>
      <w:r w:rsidRPr="00F10693">
        <w:rPr>
          <w:rtl/>
        </w:rPr>
        <w:t>מ</w:t>
      </w:r>
      <w:r w:rsidRPr="004C4C98">
        <w:rPr>
          <w:rStyle w:val="affff8"/>
          <w:rtl/>
        </w:rPr>
        <w:t>חלליה מות יומת</w:t>
      </w:r>
      <w:r w:rsidRPr="00F10693">
        <w:rPr>
          <w:rFonts w:hint="cs"/>
          <w:rtl/>
        </w:rPr>
        <w:t>'</w:t>
      </w:r>
      <w:r w:rsidRPr="00F10693">
        <w:rPr>
          <w:rtl/>
        </w:rPr>
        <w:t>,</w:t>
      </w:r>
      <w:r w:rsidRPr="00C35A2C">
        <w:rPr>
          <w:rtl/>
        </w:rPr>
        <w:t xml:space="preserve"> אבל לא היה יודע באי זו מיתה הוא ימות,</w:t>
      </w:r>
    </w:p>
    <w:p w14:paraId="5F7C8398" w14:textId="77777777" w:rsidR="00AC0AF5" w:rsidRPr="00C35A2C" w:rsidRDefault="00AC0AF5" w:rsidP="00AC0AF5">
      <w:pPr>
        <w:rPr>
          <w:rFonts w:ascii="David" w:hAnsi="David"/>
          <w:sz w:val="32"/>
          <w:rtl/>
        </w:rPr>
      </w:pPr>
      <w:r w:rsidRPr="00C35A2C">
        <w:rPr>
          <w:rFonts w:ascii="David" w:hAnsi="David"/>
          <w:sz w:val="32"/>
          <w:rtl/>
        </w:rPr>
        <w:t>וראויה היתה פרשת מקושש שתכתב ע"י משה, אלא שנתחייב מקושש ונכתבה על ידו.</w:t>
      </w:r>
    </w:p>
    <w:p w14:paraId="38E1B942" w14:textId="77777777" w:rsidR="002915B8" w:rsidRPr="002915B8" w:rsidRDefault="00AC0AF5" w:rsidP="002915B8">
      <w:pPr>
        <w:pStyle w:val="36"/>
        <w:framePr w:wrap="notBeside"/>
        <w:rPr>
          <w:rtl/>
        </w:rPr>
      </w:pPr>
      <w:r w:rsidRPr="002915B8">
        <w:rPr>
          <w:rtl/>
        </w:rPr>
        <w:t>ללמדך</w:t>
      </w:r>
    </w:p>
    <w:p w14:paraId="46D1550E" w14:textId="6319028F" w:rsidR="00AC0AF5" w:rsidRPr="00C35A2C" w:rsidRDefault="00AC0AF5" w:rsidP="00AC0AF5">
      <w:pPr>
        <w:rPr>
          <w:rFonts w:ascii="David" w:hAnsi="David"/>
          <w:sz w:val="32"/>
          <w:rtl/>
        </w:rPr>
      </w:pPr>
      <w:r w:rsidRPr="00C35A2C">
        <w:rPr>
          <w:rFonts w:ascii="David" w:hAnsi="David"/>
          <w:sz w:val="32"/>
          <w:rtl/>
        </w:rPr>
        <w:t>שמגלגלים זכות על ידי זכאי וחובה על ידי חייב.</w:t>
      </w:r>
    </w:p>
    <w:p w14:paraId="67B8D712" w14:textId="77777777" w:rsidR="00AC0AF5" w:rsidRPr="00C35A2C" w:rsidRDefault="00AC0AF5" w:rsidP="00982F98">
      <w:pPr>
        <w:pStyle w:val="affe"/>
        <w:framePr w:wrap="around"/>
        <w:rPr>
          <w:rtl/>
        </w:rPr>
      </w:pPr>
      <w:r w:rsidRPr="00C35A2C">
        <w:rPr>
          <w:rFonts w:hint="cs"/>
          <w:rtl/>
        </w:rPr>
        <w:t>קיט:</w:t>
      </w:r>
    </w:p>
    <w:p w14:paraId="391FB757" w14:textId="77777777" w:rsidR="00AC0AF5" w:rsidRDefault="00AC0AF5" w:rsidP="00AC0AF5">
      <w:pPr>
        <w:rPr>
          <w:rFonts w:ascii="David" w:hAnsi="David"/>
          <w:sz w:val="32"/>
          <w:rtl/>
        </w:rPr>
      </w:pPr>
      <w:r w:rsidRPr="00C35A2C">
        <w:rPr>
          <w:rFonts w:ascii="David" w:hAnsi="David"/>
          <w:sz w:val="32"/>
          <w:rtl/>
        </w:rPr>
        <w:t>ואי ס"</w:t>
      </w:r>
      <w:r w:rsidRPr="00C35A2C">
        <w:rPr>
          <w:rFonts w:ascii="David" w:hAnsi="David" w:hint="cs"/>
          <w:sz w:val="32"/>
          <w:rtl/>
        </w:rPr>
        <w:t xml:space="preserve">ד </w:t>
      </w:r>
      <w:r w:rsidRPr="00C35A2C">
        <w:rPr>
          <w:rFonts w:ascii="David" w:hAnsi="David"/>
          <w:sz w:val="32"/>
          <w:rtl/>
        </w:rPr>
        <w:t xml:space="preserve">ארץ ישראל מוחזקת, מאי </w:t>
      </w:r>
      <w:r w:rsidRPr="00C35A2C">
        <w:rPr>
          <w:rFonts w:ascii="David" w:hAnsi="David" w:hint="cs"/>
          <w:sz w:val="32"/>
          <w:rtl/>
        </w:rPr>
        <w:t>מסתפק</w:t>
      </w:r>
      <w:r w:rsidRPr="00C35A2C">
        <w:rPr>
          <w:rFonts w:ascii="David" w:hAnsi="David"/>
          <w:sz w:val="32"/>
          <w:rtl/>
        </w:rPr>
        <w:t>"</w:t>
      </w:r>
      <w:r w:rsidRPr="00C35A2C">
        <w:rPr>
          <w:rFonts w:ascii="David" w:hAnsi="David" w:hint="cs"/>
          <w:sz w:val="32"/>
          <w:rtl/>
        </w:rPr>
        <w:t>ל</w:t>
      </w:r>
      <w:r w:rsidRPr="00C35A2C">
        <w:rPr>
          <w:rFonts w:ascii="David" w:hAnsi="David"/>
          <w:sz w:val="32"/>
          <w:rtl/>
        </w:rPr>
        <w:t>?</w:t>
      </w:r>
    </w:p>
    <w:p w14:paraId="6EECF7DC" w14:textId="77777777" w:rsidR="002915B8" w:rsidRPr="002915B8" w:rsidRDefault="00AC0AF5" w:rsidP="002915B8">
      <w:pPr>
        <w:pStyle w:val="36"/>
        <w:framePr w:wrap="notBeside"/>
        <w:rPr>
          <w:rtl/>
        </w:rPr>
      </w:pPr>
      <w:r w:rsidRPr="002915B8">
        <w:rPr>
          <w:rtl/>
        </w:rPr>
        <w:t>-</w:t>
      </w:r>
    </w:p>
    <w:p w14:paraId="0F6382E7" w14:textId="77777777" w:rsidR="002915B8" w:rsidRDefault="00AC0AF5" w:rsidP="002915B8">
      <w:pPr>
        <w:rPr>
          <w:rtl/>
        </w:rPr>
      </w:pPr>
      <w:r w:rsidRPr="00065E76">
        <w:rPr>
          <w:rtl/>
        </w:rPr>
        <w:t xml:space="preserve">היא גופה </w:t>
      </w:r>
      <w:r w:rsidRPr="00065E76">
        <w:rPr>
          <w:rFonts w:hint="cs"/>
          <w:rtl/>
        </w:rPr>
        <w:t>מ</w:t>
      </w:r>
      <w:r w:rsidRPr="00065E76">
        <w:rPr>
          <w:rtl/>
        </w:rPr>
        <w:t xml:space="preserve">סתפקא </w:t>
      </w:r>
      <w:r w:rsidRPr="002915B8">
        <w:rPr>
          <w:rStyle w:val="affff8"/>
          <w:rFonts w:hint="cs"/>
          <w:rtl/>
        </w:rPr>
        <w:t>ד'</w:t>
      </w:r>
      <w:r w:rsidRPr="002915B8">
        <w:rPr>
          <w:rStyle w:val="affff8"/>
          <w:rtl/>
        </w:rPr>
        <w:t>ונתתי אותה לכם מורשה אני ה',</w:t>
      </w:r>
      <w:r w:rsidRPr="00065E76">
        <w:rPr>
          <w:rtl/>
        </w:rPr>
        <w:t xml:space="preserve"> ירושה היא לכם מאבותיכם</w:t>
      </w:r>
      <w:r w:rsidRPr="00F10693">
        <w:rPr>
          <w:rFonts w:hint="cs"/>
          <w:rtl/>
        </w:rPr>
        <w:t>'</w:t>
      </w:r>
      <w:r w:rsidRPr="00F10693">
        <w:rPr>
          <w:rtl/>
        </w:rPr>
        <w:t>,</w:t>
      </w:r>
      <w:r w:rsidR="002915B8">
        <w:rPr>
          <w:rFonts w:hint="cs"/>
          <w:rtl/>
        </w:rPr>
        <w:t xml:space="preserve"> </w:t>
      </w:r>
      <w:r w:rsidRPr="002915B8">
        <w:rPr>
          <w:rStyle w:val="affffe"/>
          <w:rtl/>
        </w:rPr>
        <w:t xml:space="preserve">- </w:t>
      </w:r>
      <w:r w:rsidRPr="002915B8">
        <w:rPr>
          <w:rStyle w:val="affffe"/>
          <w:rFonts w:hint="cs"/>
          <w:rtl/>
        </w:rPr>
        <w:t>או</w:t>
      </w:r>
      <w:r w:rsidRPr="002915B8">
        <w:rPr>
          <w:rStyle w:val="affffe"/>
          <w:rtl/>
        </w:rPr>
        <w:t>"</w:t>
      </w:r>
      <w:r w:rsidRPr="002915B8">
        <w:rPr>
          <w:rStyle w:val="affffe"/>
          <w:rFonts w:hint="cs"/>
          <w:rtl/>
        </w:rPr>
        <w:t>ד</w:t>
      </w:r>
      <w:r w:rsidRPr="00065E76">
        <w:rPr>
          <w:rtl/>
        </w:rPr>
        <w:t xml:space="preserve"> שמורישין ואינן יורשין? </w:t>
      </w:r>
    </w:p>
    <w:p w14:paraId="6A88D053" w14:textId="77777777" w:rsidR="002915B8" w:rsidRPr="002915B8" w:rsidRDefault="00AC0AF5" w:rsidP="002915B8">
      <w:pPr>
        <w:pStyle w:val="36"/>
        <w:framePr w:wrap="notBeside"/>
        <w:rPr>
          <w:rtl/>
        </w:rPr>
      </w:pPr>
      <w:r w:rsidRPr="002915B8">
        <w:rPr>
          <w:rtl/>
        </w:rPr>
        <w:t>ופשטו תרוייהו:</w:t>
      </w:r>
    </w:p>
    <w:p w14:paraId="1536AFC0" w14:textId="246AFF49" w:rsidR="00AC0AF5" w:rsidRPr="00065E76" w:rsidRDefault="00AC0AF5" w:rsidP="002915B8">
      <w:pPr>
        <w:rPr>
          <w:rtl/>
        </w:rPr>
      </w:pPr>
      <w:r w:rsidRPr="002915B8">
        <w:rPr>
          <w:rStyle w:val="affff8"/>
          <w:rFonts w:hint="cs"/>
          <w:rtl/>
        </w:rPr>
        <w:t>'</w:t>
      </w:r>
      <w:r w:rsidRPr="002915B8">
        <w:rPr>
          <w:rStyle w:val="affff8"/>
          <w:rtl/>
        </w:rPr>
        <w:t>ירושה לכם מאבותיכם</w:t>
      </w:r>
      <w:r w:rsidRPr="002915B8">
        <w:rPr>
          <w:rStyle w:val="affff8"/>
          <w:rFonts w:hint="cs"/>
          <w:rtl/>
        </w:rPr>
        <w:t>'</w:t>
      </w:r>
      <w:r w:rsidRPr="00F10693">
        <w:rPr>
          <w:rtl/>
        </w:rPr>
        <w:t>,</w:t>
      </w:r>
      <w:r w:rsidRPr="00065E76">
        <w:rPr>
          <w:rtl/>
        </w:rPr>
        <w:t xml:space="preserve"> ומורישין ואינן יורשין.</w:t>
      </w:r>
    </w:p>
    <w:p w14:paraId="0E3DA45A" w14:textId="77777777" w:rsidR="002915B8" w:rsidRPr="002915B8" w:rsidRDefault="00AC0AF5" w:rsidP="002915B8">
      <w:pPr>
        <w:pStyle w:val="36"/>
        <w:framePr w:wrap="notBeside"/>
        <w:rPr>
          <w:rtl/>
        </w:rPr>
      </w:pPr>
      <w:r w:rsidRPr="002915B8">
        <w:rPr>
          <w:rtl/>
        </w:rPr>
        <w:t>והיינו</w:t>
      </w:r>
    </w:p>
    <w:p w14:paraId="6E0103AE" w14:textId="38C27077" w:rsidR="00AC0AF5" w:rsidRPr="00C35A2C" w:rsidRDefault="00AC0AF5" w:rsidP="00AC0AF5">
      <w:pPr>
        <w:rPr>
          <w:rFonts w:ascii="David" w:hAnsi="David"/>
          <w:sz w:val="32"/>
          <w:rtl/>
        </w:rPr>
      </w:pPr>
      <w:r w:rsidRPr="004C4C98">
        <w:rPr>
          <w:rStyle w:val="affff8"/>
          <w:rtl/>
        </w:rPr>
        <w:t>ד</w:t>
      </w:r>
      <w:r w:rsidRPr="00F10693">
        <w:rPr>
          <w:rFonts w:hint="cs"/>
          <w:rtl/>
        </w:rPr>
        <w:t>'</w:t>
      </w:r>
      <w:r w:rsidRPr="00F10693">
        <w:rPr>
          <w:rtl/>
        </w:rPr>
        <w:t>ת</w:t>
      </w:r>
      <w:r w:rsidRPr="004C4C98">
        <w:rPr>
          <w:rStyle w:val="affff8"/>
          <w:rtl/>
        </w:rPr>
        <w:t>ביאמו ותטעמו בהר נחלתך</w:t>
      </w:r>
      <w:r w:rsidRPr="00F10693">
        <w:rPr>
          <w:rFonts w:hint="cs"/>
          <w:rtl/>
        </w:rPr>
        <w:t>'</w:t>
      </w:r>
      <w:r w:rsidRPr="00F10693">
        <w:rPr>
          <w:rtl/>
        </w:rPr>
        <w:t>,</w:t>
      </w:r>
      <w:r w:rsidRPr="00C35A2C">
        <w:rPr>
          <w:rFonts w:ascii="David" w:hAnsi="David"/>
          <w:sz w:val="32"/>
          <w:rtl/>
        </w:rPr>
        <w:t xml:space="preserve"> </w:t>
      </w:r>
      <w:r w:rsidRPr="00C35A2C">
        <w:rPr>
          <w:rFonts w:ascii="David" w:hAnsi="David" w:hint="cs"/>
          <w:sz w:val="32"/>
          <w:rtl/>
        </w:rPr>
        <w:t xml:space="preserve">ולא </w:t>
      </w:r>
      <w:r w:rsidRPr="00C35A2C">
        <w:rPr>
          <w:rFonts w:ascii="David" w:hAnsi="David"/>
          <w:sz w:val="32"/>
          <w:rtl/>
        </w:rPr>
        <w:t xml:space="preserve">תביאנו </w:t>
      </w:r>
      <w:r w:rsidRPr="00C35A2C">
        <w:rPr>
          <w:rFonts w:ascii="David" w:hAnsi="David" w:hint="cs"/>
          <w:sz w:val="32"/>
          <w:rtl/>
        </w:rPr>
        <w:t>-</w:t>
      </w:r>
      <w:r w:rsidRPr="00C35A2C">
        <w:rPr>
          <w:rFonts w:ascii="David" w:hAnsi="David"/>
          <w:sz w:val="32"/>
          <w:rtl/>
        </w:rPr>
        <w:t xml:space="preserve"> מלמד שמתנבאין ואינן יודעין מה מתנבאין.</w:t>
      </w:r>
    </w:p>
    <w:p w14:paraId="29E1887F" w14:textId="77777777" w:rsidR="00DE48C0" w:rsidRPr="00DE48C0" w:rsidRDefault="00DE48C0" w:rsidP="00DE48C0">
      <w:pPr>
        <w:pStyle w:val="36"/>
        <w:framePr w:wrap="notBeside"/>
        <w:rPr>
          <w:rtl/>
        </w:rPr>
      </w:pPr>
      <w:r w:rsidRPr="00DE48C0">
        <w:rPr>
          <w:rtl/>
        </w:rPr>
        <w:t>רבי יאשיה.</w:t>
      </w:r>
    </w:p>
    <w:p w14:paraId="37F72D7C" w14:textId="705FE503" w:rsidR="00AC0AF5" w:rsidRPr="0081371E" w:rsidRDefault="00AC0AF5" w:rsidP="00AC0AF5">
      <w:pPr>
        <w:rPr>
          <w:rStyle w:val="afff8"/>
          <w:rtl/>
        </w:rPr>
      </w:pPr>
      <w:r w:rsidRPr="00F10693">
        <w:rPr>
          <w:rFonts w:hint="cs"/>
          <w:rtl/>
        </w:rPr>
        <w:t>'</w:t>
      </w:r>
      <w:r w:rsidRPr="00F10693">
        <w:rPr>
          <w:rtl/>
        </w:rPr>
        <w:t>ו</w:t>
      </w:r>
      <w:r w:rsidRPr="0008384F">
        <w:rPr>
          <w:rStyle w:val="affff8"/>
          <w:rtl/>
        </w:rPr>
        <w:t>תעמדנה לפני משה ולפני אלעזר הכהן ולפני הנשיאים וכל העדה</w:t>
      </w:r>
      <w:r w:rsidRPr="00F10693">
        <w:rPr>
          <w:rFonts w:hint="cs"/>
          <w:rtl/>
        </w:rPr>
        <w:t>'</w:t>
      </w:r>
      <w:r w:rsidRPr="00F10693">
        <w:rPr>
          <w:rtl/>
        </w:rPr>
        <w:t xml:space="preserve"> </w:t>
      </w:r>
      <w:r w:rsidRPr="00C35A2C">
        <w:rPr>
          <w:rFonts w:ascii="David" w:hAnsi="David"/>
          <w:sz w:val="32"/>
          <w:rtl/>
        </w:rPr>
        <w:t>- אפשר עמדו לפני משה כו</w:t>
      </w:r>
      <w:r w:rsidRPr="00F10693">
        <w:rPr>
          <w:rtl/>
        </w:rPr>
        <w:t xml:space="preserve">' </w:t>
      </w:r>
      <w:r w:rsidRPr="00C35A2C">
        <w:rPr>
          <w:rFonts w:ascii="David" w:hAnsi="David"/>
          <w:sz w:val="32"/>
          <w:rtl/>
        </w:rPr>
        <w:t>ולא אמרו להן דבר, ועמדו לפני הנשיאים וכל העדה? אלא סרס המקרא ודרשהו</w:t>
      </w:r>
      <w:r w:rsidRPr="00C35A2C">
        <w:rPr>
          <w:rFonts w:ascii="David" w:hAnsi="David" w:hint="cs"/>
          <w:sz w:val="32"/>
          <w:rtl/>
        </w:rPr>
        <w:t xml:space="preserve"> </w:t>
      </w:r>
      <w:r w:rsidRPr="00DE48C0">
        <w:rPr>
          <w:rStyle w:val="afffff0"/>
          <w:rFonts w:hint="cs"/>
          <w:rtl/>
        </w:rPr>
        <w:t>[למפרע שעמדו לפני כולם]</w:t>
      </w:r>
      <w:r w:rsidRPr="00DE48C0">
        <w:rPr>
          <w:rStyle w:val="afffff0"/>
          <w:rtl/>
        </w:rPr>
        <w:t>,</w:t>
      </w:r>
      <w:r w:rsidRPr="00C35A2C">
        <w:rPr>
          <w:rFonts w:ascii="David" w:hAnsi="David"/>
          <w:sz w:val="32"/>
          <w:rtl/>
        </w:rPr>
        <w:t xml:space="preserve"> </w:t>
      </w:r>
    </w:p>
    <w:p w14:paraId="38BF19C8" w14:textId="3385A4E0" w:rsidR="00DE48C0" w:rsidRPr="00DE48C0" w:rsidRDefault="00DE48C0" w:rsidP="00DE48C0">
      <w:pPr>
        <w:pStyle w:val="36"/>
        <w:framePr w:wrap="notBeside"/>
        <w:rPr>
          <w:rtl/>
        </w:rPr>
      </w:pPr>
      <w:r>
        <w:rPr>
          <w:rFonts w:hint="cs"/>
          <w:rtl/>
        </w:rPr>
        <w:t>מר''א</w:t>
      </w:r>
      <w:r w:rsidR="00AC0AF5" w:rsidRPr="00DE48C0">
        <w:rPr>
          <w:rtl/>
        </w:rPr>
        <w:t xml:space="preserve">: </w:t>
      </w:r>
    </w:p>
    <w:p w14:paraId="2098D0E1" w14:textId="594B4C68" w:rsidR="00AC0AF5" w:rsidRPr="00C35A2C" w:rsidRDefault="00AC0AF5" w:rsidP="00AC0AF5">
      <w:pPr>
        <w:rPr>
          <w:rFonts w:ascii="David" w:hAnsi="David"/>
          <w:sz w:val="32"/>
          <w:rtl/>
        </w:rPr>
      </w:pPr>
      <w:r w:rsidRPr="00C35A2C">
        <w:rPr>
          <w:rFonts w:ascii="David" w:hAnsi="David"/>
          <w:sz w:val="32"/>
          <w:rtl/>
        </w:rPr>
        <w:t>בבית המדרש היו יושבין, והלכו ועמדו להן לפני כולן.</w:t>
      </w:r>
    </w:p>
    <w:p w14:paraId="67013F25" w14:textId="77777777" w:rsidR="00DE48C0" w:rsidRPr="00DE48C0" w:rsidRDefault="00AC0AF5" w:rsidP="00DE48C0">
      <w:pPr>
        <w:pStyle w:val="36"/>
        <w:framePr w:wrap="notBeside"/>
        <w:rPr>
          <w:rtl/>
        </w:rPr>
      </w:pPr>
      <w:r w:rsidRPr="00DE48C0">
        <w:rPr>
          <w:rFonts w:hint="cs"/>
          <w:rtl/>
        </w:rPr>
        <w:t>ו</w:t>
      </w:r>
      <w:r w:rsidR="00AD221F" w:rsidRPr="00DE48C0">
        <w:rPr>
          <w:rFonts w:hint="cs"/>
          <w:rtl/>
        </w:rPr>
        <w:t>חלקו</w:t>
      </w:r>
      <w:r w:rsidRPr="00DE48C0">
        <w:rPr>
          <w:rtl/>
        </w:rPr>
        <w:t xml:space="preserve"> </w:t>
      </w:r>
    </w:p>
    <w:p w14:paraId="2192119F" w14:textId="7C767206" w:rsidR="00AC0AF5" w:rsidRPr="00C35A2C" w:rsidRDefault="00AC0AF5" w:rsidP="00AC0AF5">
      <w:pPr>
        <w:rPr>
          <w:rFonts w:ascii="David" w:hAnsi="David"/>
          <w:sz w:val="32"/>
          <w:rtl/>
        </w:rPr>
      </w:pPr>
      <w:r w:rsidRPr="00DE48C0">
        <w:rPr>
          <w:rStyle w:val="affffe"/>
          <w:rFonts w:hint="cs"/>
          <w:rtl/>
        </w:rPr>
        <w:lastRenderedPageBreak/>
        <w:t>ד</w:t>
      </w:r>
      <w:r w:rsidRPr="00DE48C0">
        <w:rPr>
          <w:rStyle w:val="affffe"/>
          <w:rtl/>
        </w:rPr>
        <w:t>מר סבר:</w:t>
      </w:r>
      <w:r w:rsidRPr="00C35A2C">
        <w:rPr>
          <w:rFonts w:ascii="David" w:hAnsi="David"/>
          <w:sz w:val="32"/>
          <w:rtl/>
        </w:rPr>
        <w:t xml:space="preserve"> חולקין כבוד לתלמיד במקום הרב, </w:t>
      </w:r>
      <w:r w:rsidRPr="00DE48C0">
        <w:rPr>
          <w:rStyle w:val="affffe"/>
          <w:rtl/>
        </w:rPr>
        <w:t>ומר סבר:</w:t>
      </w:r>
      <w:r w:rsidRPr="00C35A2C">
        <w:rPr>
          <w:rFonts w:ascii="David" w:hAnsi="David"/>
          <w:sz w:val="32"/>
          <w:rtl/>
        </w:rPr>
        <w:t xml:space="preserve"> אין חולקין.</w:t>
      </w:r>
    </w:p>
    <w:p w14:paraId="41DD86D9" w14:textId="77777777" w:rsidR="00DE48C0" w:rsidRPr="00DE48C0" w:rsidRDefault="00AC0AF5" w:rsidP="00DE48C0">
      <w:pPr>
        <w:pStyle w:val="36"/>
        <w:framePr w:wrap="notBeside"/>
        <w:rPr>
          <w:rtl/>
        </w:rPr>
      </w:pPr>
      <w:r w:rsidRPr="00DE48C0">
        <w:rPr>
          <w:rtl/>
        </w:rPr>
        <w:t>והלכתא:</w:t>
      </w:r>
    </w:p>
    <w:p w14:paraId="7BBAB7FB" w14:textId="495FF01E" w:rsidR="00AC0AF5" w:rsidRPr="00C35A2C" w:rsidRDefault="00AC0AF5" w:rsidP="00AC0AF5">
      <w:pPr>
        <w:rPr>
          <w:rFonts w:ascii="David" w:hAnsi="David"/>
          <w:sz w:val="32"/>
          <w:rtl/>
        </w:rPr>
      </w:pPr>
      <w:r w:rsidRPr="00C35A2C">
        <w:rPr>
          <w:rFonts w:ascii="David" w:hAnsi="David"/>
          <w:sz w:val="32"/>
          <w:rtl/>
        </w:rPr>
        <w:t>חולקין.</w:t>
      </w:r>
      <w:r w:rsidRPr="00C35A2C">
        <w:rPr>
          <w:rFonts w:ascii="David" w:hAnsi="David" w:hint="cs"/>
          <w:sz w:val="32"/>
          <w:rtl/>
        </w:rPr>
        <w:t xml:space="preserve"> בחולק הרב לתלמיד כבוד  </w:t>
      </w:r>
      <w:r w:rsidRPr="00DE48C0">
        <w:rPr>
          <w:rStyle w:val="affffe"/>
          <w:rtl/>
        </w:rPr>
        <w:t>והלכתא:</w:t>
      </w:r>
      <w:r w:rsidRPr="00C35A2C">
        <w:rPr>
          <w:rFonts w:ascii="David" w:hAnsi="David"/>
          <w:sz w:val="32"/>
          <w:rtl/>
        </w:rPr>
        <w:t xml:space="preserve"> אין חולקין</w:t>
      </w:r>
      <w:r w:rsidRPr="00C35A2C">
        <w:rPr>
          <w:rFonts w:ascii="David" w:hAnsi="David" w:hint="cs"/>
          <w:sz w:val="32"/>
          <w:rtl/>
        </w:rPr>
        <w:t>,</w:t>
      </w:r>
      <w:r w:rsidRPr="00C35A2C">
        <w:rPr>
          <w:rFonts w:ascii="David" w:hAnsi="David"/>
          <w:sz w:val="32"/>
          <w:rtl/>
        </w:rPr>
        <w:t xml:space="preserve"> </w:t>
      </w:r>
      <w:r w:rsidRPr="00C35A2C">
        <w:rPr>
          <w:rFonts w:ascii="David" w:hAnsi="David" w:hint="cs"/>
          <w:sz w:val="32"/>
          <w:rtl/>
        </w:rPr>
        <w:t>בלא חולק לפניו כבוד</w:t>
      </w:r>
      <w:r w:rsidRPr="00C35A2C">
        <w:rPr>
          <w:rFonts w:ascii="David" w:hAnsi="David"/>
          <w:sz w:val="32"/>
          <w:rtl/>
        </w:rPr>
        <w:t>.</w:t>
      </w:r>
    </w:p>
    <w:p w14:paraId="2CC7A0B3" w14:textId="77777777" w:rsidR="00DE48C0" w:rsidRPr="00DE48C0" w:rsidRDefault="00AC0AF5" w:rsidP="00DE48C0">
      <w:pPr>
        <w:pStyle w:val="36"/>
        <w:framePr w:wrap="notBeside"/>
        <w:rPr>
          <w:rtl/>
        </w:rPr>
      </w:pPr>
      <w:r w:rsidRPr="00DE48C0">
        <w:rPr>
          <w:rtl/>
        </w:rPr>
        <w:t>• תנא:</w:t>
      </w:r>
    </w:p>
    <w:p w14:paraId="06C0C84E" w14:textId="63A5C959" w:rsidR="00AC0AF5" w:rsidRPr="00C35A2C" w:rsidRDefault="00AC0AF5" w:rsidP="00AC0AF5">
      <w:pPr>
        <w:rPr>
          <w:rFonts w:ascii="David" w:hAnsi="David"/>
          <w:sz w:val="32"/>
          <w:rtl/>
        </w:rPr>
      </w:pPr>
      <w:r w:rsidRPr="00C35A2C">
        <w:rPr>
          <w:rFonts w:ascii="David" w:hAnsi="David"/>
          <w:sz w:val="32"/>
          <w:rtl/>
        </w:rPr>
        <w:t>בנות צלפחד חכמניות הן, דרשניות הן, צדקניות הן.</w:t>
      </w:r>
    </w:p>
    <w:p w14:paraId="2CD112EE" w14:textId="77777777" w:rsidR="00AC0AF5" w:rsidRDefault="00AC0AF5" w:rsidP="00AC0AF5">
      <w:pPr>
        <w:rPr>
          <w:rtl/>
        </w:rPr>
      </w:pPr>
      <w:r w:rsidRPr="0081371E">
        <w:rPr>
          <w:rStyle w:val="afff8"/>
          <w:rtl/>
        </w:rPr>
        <w:t>חכמניות</w:t>
      </w:r>
      <w:r>
        <w:rPr>
          <w:rtl/>
        </w:rPr>
        <w:t xml:space="preserve"> הן</w:t>
      </w:r>
      <w:r>
        <w:rPr>
          <w:rFonts w:hint="cs"/>
          <w:rtl/>
        </w:rPr>
        <w:t xml:space="preserve"> </w:t>
      </w:r>
      <w:r w:rsidRPr="00C35A2C">
        <w:rPr>
          <w:rtl/>
        </w:rPr>
        <w:t xml:space="preserve">שלפי שעה דברו </w:t>
      </w:r>
      <w:r w:rsidRPr="00DE48C0">
        <w:rPr>
          <w:rStyle w:val="affffe"/>
          <w:rtl/>
        </w:rPr>
        <w:t>דא</w:t>
      </w:r>
      <w:r w:rsidRPr="00DE48C0">
        <w:rPr>
          <w:rStyle w:val="affffe"/>
          <w:rFonts w:hint="cs"/>
          <w:rtl/>
        </w:rPr>
        <w:t>רשבר</w:t>
      </w:r>
      <w:r w:rsidRPr="00DE48C0">
        <w:rPr>
          <w:rStyle w:val="affffe"/>
          <w:rtl/>
        </w:rPr>
        <w:t>"</w:t>
      </w:r>
      <w:r w:rsidRPr="00DE48C0">
        <w:rPr>
          <w:rStyle w:val="affffe"/>
          <w:rFonts w:hint="cs"/>
          <w:rtl/>
        </w:rPr>
        <w:t>י</w:t>
      </w:r>
      <w:r w:rsidRPr="00DE48C0">
        <w:rPr>
          <w:rStyle w:val="affffe"/>
          <w:rtl/>
        </w:rPr>
        <w:t>:</w:t>
      </w:r>
      <w:r w:rsidRPr="00C35A2C">
        <w:rPr>
          <w:rtl/>
        </w:rPr>
        <w:t xml:space="preserve"> מלמד שהיה משה רבינו יושב ודורש בפרשת יבמין, </w:t>
      </w:r>
      <w:r w:rsidRPr="00DE48C0">
        <w:rPr>
          <w:rStyle w:val="affffe"/>
          <w:rtl/>
        </w:rPr>
        <w:t>שנא</w:t>
      </w:r>
      <w:r w:rsidRPr="00DE48C0">
        <w:rPr>
          <w:rStyle w:val="affffe"/>
          <w:rFonts w:hint="cs"/>
          <w:rtl/>
        </w:rPr>
        <w:t>'</w:t>
      </w:r>
      <w:r w:rsidRPr="00DE48C0">
        <w:rPr>
          <w:rStyle w:val="affffe"/>
          <w:rtl/>
        </w:rPr>
        <w:t>:</w:t>
      </w:r>
      <w:r w:rsidRPr="00D82B23">
        <w:rPr>
          <w:rStyle w:val="affff8"/>
          <w:rtl/>
        </w:rPr>
        <w:t xml:space="preserve"> </w:t>
      </w:r>
      <w:r w:rsidRPr="00F10693">
        <w:rPr>
          <w:rtl/>
        </w:rPr>
        <w:t>'כ</w:t>
      </w:r>
      <w:r w:rsidRPr="00D82B23">
        <w:rPr>
          <w:rStyle w:val="affff8"/>
          <w:rtl/>
        </w:rPr>
        <w:t>י ישבו אחים יחדו</w:t>
      </w:r>
      <w:r w:rsidRPr="00F10693">
        <w:rPr>
          <w:rFonts w:hint="cs"/>
          <w:rtl/>
        </w:rPr>
        <w:t>',</w:t>
      </w:r>
    </w:p>
    <w:p w14:paraId="6BD00FF2" w14:textId="77777777" w:rsidR="00AC0AF5" w:rsidRPr="00677B59" w:rsidRDefault="00AC0AF5" w:rsidP="00AC0AF5">
      <w:pPr>
        <w:rPr>
          <w:rStyle w:val="affff8"/>
          <w:rtl/>
        </w:rPr>
      </w:pPr>
      <w:r w:rsidRPr="00DE48C0">
        <w:rPr>
          <w:rStyle w:val="affffe"/>
          <w:rtl/>
        </w:rPr>
        <w:t>אמרו לו:</w:t>
      </w:r>
      <w:r>
        <w:rPr>
          <w:rtl/>
        </w:rPr>
        <w:t xml:space="preserve"> אם כבן אנו חשובין תנה לנו נחלה כבן, אם לאו </w:t>
      </w:r>
      <w:r w:rsidRPr="00C35A2C">
        <w:rPr>
          <w:rtl/>
        </w:rPr>
        <w:t>תתיבם אמנו.</w:t>
      </w:r>
      <w:r w:rsidRPr="00C35A2C">
        <w:rPr>
          <w:rFonts w:hint="cs"/>
          <w:rtl/>
        </w:rPr>
        <w:t xml:space="preserve"> </w:t>
      </w:r>
      <w:r w:rsidRPr="00C35A2C">
        <w:rPr>
          <w:rtl/>
        </w:rPr>
        <w:t xml:space="preserve">מיד: </w:t>
      </w:r>
      <w:r w:rsidRPr="00677B59">
        <w:rPr>
          <w:rStyle w:val="affff8"/>
          <w:rtl/>
        </w:rPr>
        <w:t>ויקרב משה את משפטן לפני ה</w:t>
      </w:r>
      <w:r w:rsidRPr="00F10693">
        <w:rPr>
          <w:rtl/>
        </w:rPr>
        <w:t>'.</w:t>
      </w:r>
    </w:p>
    <w:p w14:paraId="2800AECD" w14:textId="77777777" w:rsidR="00AC0AF5" w:rsidRPr="00C35A2C" w:rsidRDefault="00AC0AF5" w:rsidP="00AC0AF5">
      <w:pPr>
        <w:rPr>
          <w:rFonts w:ascii="David" w:hAnsi="David"/>
          <w:sz w:val="32"/>
          <w:rtl/>
        </w:rPr>
      </w:pPr>
      <w:r w:rsidRPr="0081371E">
        <w:rPr>
          <w:rStyle w:val="afff8"/>
          <w:rtl/>
        </w:rPr>
        <w:t>דרשניות</w:t>
      </w:r>
      <w:r w:rsidRPr="00C35A2C">
        <w:rPr>
          <w:rFonts w:ascii="David" w:hAnsi="David"/>
          <w:sz w:val="32"/>
          <w:rtl/>
        </w:rPr>
        <w:t xml:space="preserve"> הן </w:t>
      </w:r>
      <w:r w:rsidRPr="00211AB1">
        <w:rPr>
          <w:rStyle w:val="affffe"/>
          <w:rtl/>
        </w:rPr>
        <w:t>- שהיו אומרות:</w:t>
      </w:r>
      <w:r w:rsidRPr="00C35A2C">
        <w:rPr>
          <w:rFonts w:ascii="David" w:hAnsi="David"/>
          <w:sz w:val="32"/>
          <w:rtl/>
        </w:rPr>
        <w:t xml:space="preserve"> אילו היה</w:t>
      </w:r>
      <w:r w:rsidRPr="00C35A2C">
        <w:rPr>
          <w:rFonts w:ascii="David" w:hAnsi="David" w:hint="cs"/>
          <w:sz w:val="32"/>
          <w:rtl/>
        </w:rPr>
        <w:t xml:space="preserve"> </w:t>
      </w:r>
      <w:r w:rsidRPr="00C35A2C">
        <w:rPr>
          <w:rFonts w:ascii="David" w:hAnsi="David"/>
          <w:sz w:val="32"/>
          <w:rtl/>
        </w:rPr>
        <w:t>לו בן לא דברנו.</w:t>
      </w:r>
      <w:r>
        <w:rPr>
          <w:rFonts w:ascii="David" w:hAnsi="David" w:hint="cs"/>
          <w:sz w:val="32"/>
          <w:rtl/>
        </w:rPr>
        <w:t xml:space="preserve"> </w:t>
      </w:r>
      <w:r>
        <w:rPr>
          <w:rStyle w:val="affffe"/>
          <w:rFonts w:ascii="David" w:hAnsi="David" w:hint="cs"/>
          <w:sz w:val="32"/>
          <w:rtl/>
          <w:rPrChange w:id="9439" w:author="מנוע אמוראים" w:date="2026-10-05T16:41:09Z">
            <w:rPr>
              <w:rFonts w:ascii="David" w:hAnsi="David" w:hint="cs"/>
              <w:sz w:val="32"/>
              <w:rtl/>
            </w:rPr>
          </w:rPrChange>
        </w:rPr>
        <w:t xml:space="preserve">רי</w:t>
      </w:r>
      <w:r>
        <w:rPr>
          <w:rStyle w:val="affffe"/>
          <w:rFonts w:ascii="David" w:hAnsi="David"/>
          <w:sz w:val="32"/>
          <w:rtl/>
          <w:rPrChange w:id="9440" w:author="מנוע אמוראים" w:date="2026-10-05T16:41:09Z">
            <w:rPr>
              <w:rFonts w:ascii="David" w:hAnsi="David"/>
              <w:sz w:val="32"/>
              <w:rtl/>
            </w:rPr>
          </w:rPrChange>
        </w:rPr>
        <w:t xml:space="preserve">"</w:t>
      </w:r>
      <w:r>
        <w:rPr>
          <w:rStyle w:val="affffe"/>
          <w:rFonts w:ascii="David" w:hAnsi="David" w:hint="cs"/>
          <w:sz w:val="32"/>
          <w:rtl/>
          <w:rPrChange w:id="9441" w:author="מנוע אמוראים" w:date="2026-10-05T16:41:09Z">
            <w:rPr>
              <w:rFonts w:ascii="David" w:hAnsi="David" w:hint="cs"/>
              <w:sz w:val="32"/>
              <w:rtl/>
            </w:rPr>
          </w:rPrChange>
        </w:rPr>
        <w:t xml:space="preserve">ר</w:t>
      </w:r>
      <w:r>
        <w:rPr>
          <w:rFonts w:ascii="David" w:hAnsi="David" w:hint="cs"/>
          <w:sz w:val="32"/>
          <w:rtl/>
        </w:rPr>
        <w:t xml:space="preserve"> סמי מכאן בת, ואביי אפי</w:t>
      </w:r>
      <w:r w:rsidRPr="00F10693">
        <w:rPr>
          <w:rFonts w:hint="cs"/>
          <w:rtl/>
        </w:rPr>
        <w:t xml:space="preserve">' </w:t>
      </w:r>
      <w:r w:rsidRPr="00C35A2C">
        <w:rPr>
          <w:rFonts w:ascii="David" w:hAnsi="David" w:hint="cs"/>
          <w:sz w:val="32"/>
          <w:rtl/>
        </w:rPr>
        <w:t>היה בת לבן לא דברנו</w:t>
      </w:r>
    </w:p>
    <w:p w14:paraId="3D3EB9ED" w14:textId="77777777" w:rsidR="00AC0AF5" w:rsidRPr="00C35A2C" w:rsidRDefault="00AC0AF5" w:rsidP="00AC0AF5">
      <w:pPr>
        <w:rPr>
          <w:rFonts w:ascii="David" w:hAnsi="David"/>
          <w:sz w:val="32"/>
          <w:rtl/>
        </w:rPr>
      </w:pPr>
      <w:r w:rsidRPr="0081371E">
        <w:rPr>
          <w:rStyle w:val="afff8"/>
          <w:rtl/>
        </w:rPr>
        <w:t>צדקניות</w:t>
      </w:r>
      <w:r w:rsidRPr="00C35A2C">
        <w:rPr>
          <w:rFonts w:ascii="David" w:hAnsi="David"/>
          <w:sz w:val="32"/>
          <w:rtl/>
        </w:rPr>
        <w:t xml:space="preserve"> הן - שלא נישאו אלא להגון להן.</w:t>
      </w:r>
    </w:p>
    <w:p w14:paraId="2A6F8F91" w14:textId="1B1B9C1D" w:rsidR="00AC0AF5" w:rsidRPr="00C35A2C" w:rsidRDefault="00DE48C0" w:rsidP="00AC0AF5">
      <w:pPr>
        <w:rPr>
          <w:rFonts w:ascii="David" w:hAnsi="David"/>
          <w:sz w:val="32"/>
          <w:rtl/>
        </w:rPr>
      </w:pPr>
      <w:r>
        <w:rPr>
          <w:rStyle w:val="affffe"/>
          <w:rFonts w:hint="cs"/>
          <w:rtl/>
        </w:rPr>
        <w:t>ראב''י</w:t>
      </w:r>
      <w:r w:rsidR="00AC0AF5" w:rsidRPr="00DE48C0">
        <w:rPr>
          <w:rStyle w:val="affffe"/>
          <w:rtl/>
        </w:rPr>
        <w:t>:</w:t>
      </w:r>
      <w:r w:rsidR="00AC0AF5" w:rsidRPr="00C35A2C">
        <w:rPr>
          <w:rFonts w:ascii="David" w:hAnsi="David"/>
          <w:sz w:val="32"/>
          <w:rtl/>
        </w:rPr>
        <w:t xml:space="preserve"> אפילו קטנה שבהן לא נשאת פחותה מארבעים שנה.</w:t>
      </w:r>
    </w:p>
    <w:p w14:paraId="061DBC3C" w14:textId="77777777" w:rsidR="00211AB1" w:rsidRDefault="00AC0AF5" w:rsidP="00AC0AF5">
      <w:pPr>
        <w:rPr>
          <w:rtl/>
        </w:rPr>
      </w:pPr>
      <w:r w:rsidRPr="00DE48C0">
        <w:rPr>
          <w:rStyle w:val="affffe"/>
          <w:rtl/>
        </w:rPr>
        <w:t>איני: והא א"</w:t>
      </w:r>
      <w:r w:rsidRPr="00DE48C0">
        <w:rPr>
          <w:rStyle w:val="affffe"/>
          <w:rFonts w:hint="cs"/>
          <w:rtl/>
        </w:rPr>
        <w:t>ח</w:t>
      </w:r>
      <w:r w:rsidRPr="00DE48C0">
        <w:rPr>
          <w:rStyle w:val="affffe"/>
          <w:rtl/>
        </w:rPr>
        <w:t>:</w:t>
      </w:r>
      <w:r w:rsidRPr="00C35A2C">
        <w:rPr>
          <w:rtl/>
        </w:rPr>
        <w:t xml:space="preserve"> ניסת פחותה מבת עש</w:t>
      </w:r>
      <w:r>
        <w:rPr>
          <w:rtl/>
        </w:rPr>
        <w:t xml:space="preserve">רים - יולדת עד ששים, </w:t>
      </w:r>
    </w:p>
    <w:p w14:paraId="14E378AF" w14:textId="14EA9333" w:rsidR="00AC0AF5" w:rsidRPr="00C35A2C" w:rsidRDefault="00AC0AF5" w:rsidP="00AC0AF5">
      <w:pPr>
        <w:rPr>
          <w:rtl/>
        </w:rPr>
      </w:pPr>
      <w:r>
        <w:rPr>
          <w:rtl/>
        </w:rPr>
        <w:t xml:space="preserve">בת עשרים </w:t>
      </w:r>
      <w:r w:rsidRPr="00C35A2C">
        <w:rPr>
          <w:rtl/>
        </w:rPr>
        <w:t>יולדת עד ארבעים, בת ארבעים - שוב אינה יולדת.</w:t>
      </w:r>
    </w:p>
    <w:p w14:paraId="75997E3B" w14:textId="77777777" w:rsidR="00AC0AF5" w:rsidRPr="00C35A2C" w:rsidRDefault="00AC0AF5" w:rsidP="00982F98">
      <w:pPr>
        <w:pStyle w:val="affe"/>
        <w:framePr w:wrap="around"/>
        <w:rPr>
          <w:rtl/>
        </w:rPr>
      </w:pPr>
      <w:r w:rsidRPr="00C35A2C">
        <w:rPr>
          <w:rFonts w:hint="cs"/>
          <w:rtl/>
        </w:rPr>
        <w:t>קכ.</w:t>
      </w:r>
    </w:p>
    <w:p w14:paraId="246F4DC5" w14:textId="77777777" w:rsidR="00DE48C0" w:rsidRPr="00DE48C0" w:rsidRDefault="00AC0AF5" w:rsidP="00DE48C0">
      <w:pPr>
        <w:pStyle w:val="36"/>
        <w:framePr w:wrap="notBeside"/>
        <w:rPr>
          <w:rtl/>
        </w:rPr>
      </w:pPr>
      <w:r w:rsidRPr="00DE48C0">
        <w:rPr>
          <w:rtl/>
        </w:rPr>
        <w:t xml:space="preserve">אלא </w:t>
      </w:r>
    </w:p>
    <w:p w14:paraId="67F6FE7C" w14:textId="77777777" w:rsidR="00DE48C0" w:rsidRDefault="00AC0AF5" w:rsidP="00AC0AF5">
      <w:pPr>
        <w:rPr>
          <w:rFonts w:ascii="David" w:hAnsi="David"/>
          <w:sz w:val="32"/>
          <w:rtl/>
        </w:rPr>
      </w:pPr>
      <w:r w:rsidRPr="00C35A2C">
        <w:rPr>
          <w:rFonts w:ascii="David" w:hAnsi="David"/>
          <w:sz w:val="32"/>
          <w:rtl/>
        </w:rPr>
        <w:t xml:space="preserve">מתוך שצדקניות הן נעשה להן נס כיוכבד, </w:t>
      </w:r>
      <w:r w:rsidRPr="004C4C98">
        <w:rPr>
          <w:rStyle w:val="affff8"/>
          <w:rtl/>
        </w:rPr>
        <w:t>ד</w:t>
      </w:r>
      <w:r w:rsidRPr="00F10693">
        <w:rPr>
          <w:rFonts w:hint="cs"/>
          <w:rtl/>
        </w:rPr>
        <w:t>'</w:t>
      </w:r>
      <w:r w:rsidRPr="00F10693">
        <w:rPr>
          <w:rtl/>
        </w:rPr>
        <w:t>ו</w:t>
      </w:r>
      <w:r w:rsidRPr="004C4C98">
        <w:rPr>
          <w:rStyle w:val="affff8"/>
          <w:rtl/>
        </w:rPr>
        <w:t>ילך איש מבית לוי ויקח את בת לוי</w:t>
      </w:r>
      <w:r w:rsidRPr="00F10693">
        <w:rPr>
          <w:rFonts w:hint="cs"/>
          <w:rtl/>
        </w:rPr>
        <w:t xml:space="preserve">' </w:t>
      </w:r>
      <w:r w:rsidRPr="00C35A2C">
        <w:rPr>
          <w:rFonts w:ascii="David" w:hAnsi="David"/>
          <w:sz w:val="32"/>
          <w:rtl/>
        </w:rPr>
        <w:t xml:space="preserve">אפשר בת מאה ושלשים שנה וקרא לה בת? </w:t>
      </w:r>
    </w:p>
    <w:p w14:paraId="0DECDD4D" w14:textId="77777777" w:rsidR="00DE48C0" w:rsidRPr="00DE48C0" w:rsidRDefault="00AC0AF5" w:rsidP="00DE48C0">
      <w:pPr>
        <w:pStyle w:val="36"/>
        <w:framePr w:wrap="notBeside"/>
        <w:rPr>
          <w:rtl/>
        </w:rPr>
      </w:pPr>
      <w:r w:rsidRPr="00DE48C0">
        <w:rPr>
          <w:rtl/>
        </w:rPr>
        <w:t>דא</w:t>
      </w:r>
      <w:r w:rsidRPr="00DE48C0">
        <w:rPr>
          <w:rFonts w:hint="cs"/>
          <w:rtl/>
        </w:rPr>
        <w:t>רחב</w:t>
      </w:r>
      <w:r w:rsidRPr="00DE48C0">
        <w:rPr>
          <w:rtl/>
        </w:rPr>
        <w:t>"</w:t>
      </w:r>
      <w:r w:rsidRPr="00DE48C0">
        <w:rPr>
          <w:rFonts w:hint="cs"/>
          <w:rtl/>
        </w:rPr>
        <w:t>ח</w:t>
      </w:r>
      <w:r w:rsidRPr="00DE48C0">
        <w:rPr>
          <w:rtl/>
        </w:rPr>
        <w:t>:</w:t>
      </w:r>
    </w:p>
    <w:p w14:paraId="5A734A8B" w14:textId="77777777" w:rsidR="00DE48C0" w:rsidRDefault="00AC0AF5" w:rsidP="00AC0AF5">
      <w:pPr>
        <w:rPr>
          <w:rFonts w:ascii="David" w:hAnsi="David"/>
          <w:sz w:val="32"/>
          <w:rtl/>
        </w:rPr>
      </w:pPr>
      <w:r w:rsidRPr="00C35A2C">
        <w:rPr>
          <w:rFonts w:ascii="David" w:hAnsi="David"/>
          <w:sz w:val="32"/>
          <w:rtl/>
        </w:rPr>
        <w:t xml:space="preserve">זו יוכבד שהורתה בדרך ונולדה בין החומות, </w:t>
      </w:r>
      <w:r w:rsidRPr="004C4C98">
        <w:rPr>
          <w:rStyle w:val="affff8"/>
          <w:rtl/>
        </w:rPr>
        <w:t>ד</w:t>
      </w:r>
      <w:r w:rsidRPr="00F10693">
        <w:rPr>
          <w:rFonts w:hint="cs"/>
          <w:rtl/>
        </w:rPr>
        <w:t>'</w:t>
      </w:r>
      <w:r w:rsidRPr="00F10693">
        <w:rPr>
          <w:rtl/>
        </w:rPr>
        <w:t>א</w:t>
      </w:r>
      <w:r w:rsidRPr="004C4C98">
        <w:rPr>
          <w:rStyle w:val="affff8"/>
          <w:rtl/>
        </w:rPr>
        <w:t>שר ילדה אותה ללוי במצרים, לידתה במצרים והורתה שלא במצרים</w:t>
      </w:r>
      <w:r w:rsidRPr="00F10693">
        <w:rPr>
          <w:rFonts w:hint="cs"/>
          <w:rtl/>
        </w:rPr>
        <w:t>'</w:t>
      </w:r>
      <w:r w:rsidRPr="00F10693">
        <w:rPr>
          <w:rtl/>
        </w:rPr>
        <w:t>,</w:t>
      </w:r>
      <w:r w:rsidRPr="00C35A2C">
        <w:rPr>
          <w:rFonts w:ascii="David" w:hAnsi="David"/>
          <w:sz w:val="32"/>
          <w:rtl/>
        </w:rPr>
        <w:t xml:space="preserve"> וקרו לה בת? </w:t>
      </w:r>
    </w:p>
    <w:p w14:paraId="1087B471" w14:textId="77777777" w:rsidR="00DE48C0" w:rsidRPr="00DE48C0" w:rsidRDefault="00AC0AF5" w:rsidP="00DE48C0">
      <w:pPr>
        <w:pStyle w:val="36"/>
        <w:framePr w:wrap="notBeside"/>
        <w:rPr>
          <w:rtl/>
        </w:rPr>
      </w:pPr>
      <w:r w:rsidRPr="00DE48C0">
        <w:rPr>
          <w:rtl/>
        </w:rPr>
        <w:t>א</w:t>
      </w:r>
      <w:r w:rsidRPr="00DE48C0">
        <w:rPr>
          <w:rFonts w:hint="cs"/>
          <w:rtl/>
        </w:rPr>
        <w:t>ריב</w:t>
      </w:r>
      <w:r w:rsidRPr="00DE48C0">
        <w:rPr>
          <w:rtl/>
        </w:rPr>
        <w:t>"</w:t>
      </w:r>
      <w:r w:rsidRPr="00DE48C0">
        <w:rPr>
          <w:rFonts w:hint="cs"/>
          <w:rtl/>
        </w:rPr>
        <w:t>ז</w:t>
      </w:r>
      <w:r w:rsidRPr="00DE48C0">
        <w:rPr>
          <w:rtl/>
        </w:rPr>
        <w:t>:</w:t>
      </w:r>
    </w:p>
    <w:p w14:paraId="1C8C812A" w14:textId="76F13353" w:rsidR="00AC0AF5" w:rsidRPr="00DE48C0" w:rsidRDefault="00AC0AF5" w:rsidP="00AC0AF5">
      <w:pPr>
        <w:rPr>
          <w:rtl/>
        </w:rPr>
      </w:pPr>
      <w:r w:rsidRPr="00DE48C0">
        <w:rPr>
          <w:rtl/>
        </w:rPr>
        <w:t>מלמד שנולדו בה סימני נערות, נתעדן הבשר, נתפשטו הקמטין, וחזר היופי למקומו.</w:t>
      </w:r>
    </w:p>
    <w:p w14:paraId="01249E60" w14:textId="291C8685" w:rsidR="00DE48C0" w:rsidRPr="00DE48C0" w:rsidRDefault="00DE48C0" w:rsidP="00DE48C0">
      <w:pPr>
        <w:pStyle w:val="36"/>
        <w:framePr w:wrap="notBeside"/>
        <w:rPr>
          <w:rtl/>
        </w:rPr>
      </w:pPr>
      <w:r>
        <w:rPr>
          <w:rFonts w:hint="cs"/>
          <w:rtl/>
        </w:rPr>
        <w:t>אריב''ז:</w:t>
      </w:r>
    </w:p>
    <w:p w14:paraId="5543F91B" w14:textId="662C08C8" w:rsidR="00AC0AF5" w:rsidRPr="00C35A2C" w:rsidRDefault="00AC0AF5" w:rsidP="00AC0AF5">
      <w:pPr>
        <w:rPr>
          <w:rFonts w:ascii="David" w:hAnsi="David"/>
          <w:sz w:val="32"/>
          <w:rtl/>
        </w:rPr>
      </w:pPr>
      <w:r w:rsidRPr="00677B59">
        <w:rPr>
          <w:rStyle w:val="affff8"/>
          <w:rtl/>
        </w:rPr>
        <w:t>ויקח</w:t>
      </w:r>
      <w:r w:rsidRPr="00C35A2C">
        <w:rPr>
          <w:rFonts w:ascii="David" w:hAnsi="David"/>
          <w:sz w:val="32"/>
          <w:rtl/>
        </w:rPr>
        <w:t xml:space="preserve"> מלמד שעשה לה מעשה לקוחין, הושיבה באפריון, ואהרן ומרים משוררים לפניה, ומלאכי שרת אומרים:</w:t>
      </w:r>
      <w:r w:rsidRPr="004C4C98">
        <w:rPr>
          <w:rStyle w:val="affff8"/>
          <w:rtl/>
        </w:rPr>
        <w:t xml:space="preserve"> </w:t>
      </w:r>
      <w:r w:rsidRPr="00F10693">
        <w:rPr>
          <w:rFonts w:hint="cs"/>
          <w:rtl/>
        </w:rPr>
        <w:t>'</w:t>
      </w:r>
      <w:r w:rsidRPr="00F10693">
        <w:rPr>
          <w:rtl/>
        </w:rPr>
        <w:t>א</w:t>
      </w:r>
      <w:r w:rsidRPr="004C4C98">
        <w:rPr>
          <w:rStyle w:val="affff8"/>
          <w:rtl/>
        </w:rPr>
        <w:t>ם הבנים שמחה</w:t>
      </w:r>
      <w:r w:rsidRPr="00F10693">
        <w:rPr>
          <w:rFonts w:hint="cs"/>
          <w:rtl/>
        </w:rPr>
        <w:t>'</w:t>
      </w:r>
      <w:r w:rsidRPr="00F10693">
        <w:rPr>
          <w:rtl/>
        </w:rPr>
        <w:t>.</w:t>
      </w:r>
    </w:p>
    <w:p w14:paraId="0DFA1BC5" w14:textId="77777777" w:rsidR="00DE48C0" w:rsidRPr="00DE48C0" w:rsidRDefault="00AC0AF5" w:rsidP="00DE48C0">
      <w:pPr>
        <w:pStyle w:val="36"/>
        <w:framePr w:wrap="notBeside"/>
        <w:rPr>
          <w:rtl/>
        </w:rPr>
      </w:pPr>
      <w:r w:rsidRPr="00DE48C0">
        <w:rPr>
          <w:rtl/>
        </w:rPr>
        <w:t>•</w:t>
      </w:r>
    </w:p>
    <w:p w14:paraId="2BB85A46" w14:textId="57518AFF" w:rsidR="00AC0AF5" w:rsidRDefault="00AC0AF5" w:rsidP="00AC0AF5">
      <w:pPr>
        <w:rPr>
          <w:rFonts w:ascii="David" w:hAnsi="David"/>
          <w:sz w:val="32"/>
          <w:rtl/>
        </w:rPr>
      </w:pPr>
      <w:r w:rsidRPr="00C35A2C">
        <w:rPr>
          <w:rFonts w:ascii="David" w:hAnsi="David"/>
          <w:sz w:val="32"/>
          <w:rtl/>
        </w:rPr>
        <w:t xml:space="preserve">להלן מנאן הכתוב דרך גדולתן וכאן דרך חכמתן, </w:t>
      </w:r>
    </w:p>
    <w:p w14:paraId="5A6C049F" w14:textId="46D67F3D" w:rsidR="00AC0AF5" w:rsidRPr="00DE48C0" w:rsidRDefault="00AC0AF5" w:rsidP="00AC0AF5">
      <w:pPr>
        <w:rPr>
          <w:rFonts w:ascii="David" w:hAnsi="David"/>
          <w:spacing w:val="-2"/>
          <w:sz w:val="32"/>
          <w:rtl/>
        </w:rPr>
      </w:pPr>
      <w:r w:rsidRPr="00DE48C0">
        <w:rPr>
          <w:rStyle w:val="affffe"/>
          <w:spacing w:val="-2"/>
          <w:rtl/>
        </w:rPr>
        <w:t xml:space="preserve">מסייעא </w:t>
      </w:r>
      <w:r w:rsidR="00DE48C0" w:rsidRPr="00DE48C0">
        <w:rPr>
          <w:rStyle w:val="affffe"/>
          <w:rFonts w:hint="cs"/>
          <w:spacing w:val="-2"/>
          <w:rtl/>
        </w:rPr>
        <w:t>לר"א</w:t>
      </w:r>
      <w:r w:rsidRPr="00DE48C0">
        <w:rPr>
          <w:rFonts w:ascii="David" w:hAnsi="David" w:hint="cs"/>
          <w:spacing w:val="-2"/>
          <w:sz w:val="32"/>
          <w:rtl/>
        </w:rPr>
        <w:t xml:space="preserve"> ד</w:t>
      </w:r>
      <w:r w:rsidRPr="00DE48C0">
        <w:rPr>
          <w:rFonts w:ascii="David" w:hAnsi="David"/>
          <w:spacing w:val="-2"/>
          <w:sz w:val="32"/>
          <w:rtl/>
        </w:rPr>
        <w:t>בישיבה הלך אחר חכמה, במסיבה הלך אחר זקנה.</w:t>
      </w:r>
    </w:p>
    <w:p w14:paraId="13276160" w14:textId="77777777" w:rsidR="00DE48C0" w:rsidRPr="00DE48C0" w:rsidRDefault="00AC0AF5" w:rsidP="00DE48C0">
      <w:pPr>
        <w:pStyle w:val="36"/>
        <w:framePr w:wrap="notBeside"/>
        <w:rPr>
          <w:rtl/>
        </w:rPr>
      </w:pPr>
      <w:r w:rsidRPr="00DE48C0">
        <w:rPr>
          <w:rtl/>
        </w:rPr>
        <w:t>א"ר אשי:</w:t>
      </w:r>
    </w:p>
    <w:p w14:paraId="7CFA35C1" w14:textId="262B6F19" w:rsidR="00AC0AF5" w:rsidRPr="00C35A2C" w:rsidRDefault="00AC0AF5" w:rsidP="00AC0AF5">
      <w:pPr>
        <w:rPr>
          <w:rFonts w:ascii="David" w:hAnsi="David"/>
          <w:sz w:val="32"/>
          <w:rtl/>
        </w:rPr>
      </w:pPr>
      <w:r w:rsidRPr="00C35A2C">
        <w:rPr>
          <w:rFonts w:ascii="David" w:hAnsi="David"/>
          <w:sz w:val="32"/>
          <w:rtl/>
        </w:rPr>
        <w:t>והוא דמפליג בחכמה, והוא דמפליג בזקנה.</w:t>
      </w:r>
    </w:p>
    <w:p w14:paraId="16FAF465" w14:textId="68ACE043" w:rsidR="00DE48C0" w:rsidRPr="00DE48C0" w:rsidRDefault="00AC0AF5" w:rsidP="00DE48C0">
      <w:pPr>
        <w:pStyle w:val="36"/>
        <w:framePr w:wrap="notBeside"/>
        <w:rPr>
          <w:rtl/>
        </w:rPr>
      </w:pPr>
      <w:r w:rsidRPr="00DE48C0">
        <w:rPr>
          <w:rtl/>
        </w:rPr>
        <w:t>תנא</w:t>
      </w:r>
      <w:r w:rsidR="00DE48C0">
        <w:rPr>
          <w:rFonts w:hint="cs"/>
          <w:rtl/>
        </w:rPr>
        <w:t xml:space="preserve"> דברי''י</w:t>
      </w:r>
      <w:r w:rsidRPr="00DE48C0">
        <w:rPr>
          <w:rtl/>
        </w:rPr>
        <w:t xml:space="preserve"> </w:t>
      </w:r>
    </w:p>
    <w:p w14:paraId="25ED1FD5" w14:textId="383BC9EA" w:rsidR="00AC0AF5" w:rsidRPr="00C35A2C" w:rsidRDefault="00AC0AF5" w:rsidP="00DE48C0">
      <w:pPr>
        <w:spacing w:after="60"/>
        <w:rPr>
          <w:rFonts w:ascii="David" w:hAnsi="David"/>
          <w:sz w:val="32"/>
          <w:rtl/>
        </w:rPr>
      </w:pPr>
      <w:r w:rsidRPr="00C35A2C">
        <w:rPr>
          <w:rFonts w:ascii="David" w:hAnsi="David"/>
          <w:sz w:val="32"/>
          <w:rtl/>
        </w:rPr>
        <w:t xml:space="preserve">בנות צלפחד שקולות היו, </w:t>
      </w:r>
      <w:r w:rsidRPr="00DE48C0">
        <w:rPr>
          <w:rStyle w:val="affffe"/>
          <w:rtl/>
        </w:rPr>
        <w:t>שנ</w:t>
      </w:r>
      <w:r w:rsidRPr="00DE48C0">
        <w:rPr>
          <w:rStyle w:val="affffe"/>
          <w:rFonts w:hint="cs"/>
          <w:rtl/>
        </w:rPr>
        <w:t>א'</w:t>
      </w:r>
      <w:r w:rsidRPr="00DE48C0">
        <w:rPr>
          <w:rStyle w:val="affffe"/>
          <w:rtl/>
        </w:rPr>
        <w:t>:</w:t>
      </w:r>
      <w:r w:rsidRPr="004C4C98">
        <w:rPr>
          <w:rStyle w:val="affff8"/>
          <w:rtl/>
        </w:rPr>
        <w:t xml:space="preserve"> </w:t>
      </w:r>
      <w:r w:rsidRPr="00F10693">
        <w:rPr>
          <w:rFonts w:hint="cs"/>
          <w:rtl/>
        </w:rPr>
        <w:t>'</w:t>
      </w:r>
      <w:r w:rsidRPr="00F10693">
        <w:rPr>
          <w:rtl/>
        </w:rPr>
        <w:t>ו</w:t>
      </w:r>
      <w:r w:rsidRPr="004C4C98">
        <w:rPr>
          <w:rStyle w:val="affff8"/>
          <w:rtl/>
        </w:rPr>
        <w:t>תהיינה</w:t>
      </w:r>
      <w:r w:rsidRPr="00F10693">
        <w:rPr>
          <w:rFonts w:hint="cs"/>
          <w:rtl/>
        </w:rPr>
        <w:t>'</w:t>
      </w:r>
      <w:r w:rsidRPr="00C35A2C">
        <w:rPr>
          <w:rFonts w:ascii="David" w:hAnsi="David"/>
          <w:sz w:val="32"/>
          <w:rtl/>
        </w:rPr>
        <w:t xml:space="preserve"> הויה אחת לכולן.</w:t>
      </w:r>
    </w:p>
    <w:p w14:paraId="71309192" w14:textId="77777777" w:rsidR="00DE48C0" w:rsidRPr="00DE48C0" w:rsidRDefault="00AC0AF5" w:rsidP="00DE48C0">
      <w:pPr>
        <w:pStyle w:val="36"/>
        <w:framePr w:wrap="notBeside"/>
        <w:rPr>
          <w:rtl/>
        </w:rPr>
      </w:pPr>
      <w:r w:rsidRPr="00DE48C0">
        <w:rPr>
          <w:rFonts w:hint="cs"/>
          <w:rtl/>
        </w:rPr>
        <w:t>ריא</w:t>
      </w:r>
      <w:r w:rsidRPr="00DE48C0">
        <w:rPr>
          <w:rtl/>
        </w:rPr>
        <w:t>"</w:t>
      </w:r>
      <w:r w:rsidRPr="00DE48C0">
        <w:rPr>
          <w:rFonts w:hint="cs"/>
          <w:rtl/>
        </w:rPr>
        <w:t>ש</w:t>
      </w:r>
      <w:r w:rsidRPr="00DE48C0">
        <w:rPr>
          <w:rtl/>
        </w:rPr>
        <w:t>:</w:t>
      </w:r>
    </w:p>
    <w:p w14:paraId="12715A07" w14:textId="49905A78" w:rsidR="00AC0AF5" w:rsidRPr="00211AB1" w:rsidRDefault="00AC0AF5" w:rsidP="00DE48C0">
      <w:pPr>
        <w:rPr>
          <w:rtl/>
        </w:rPr>
      </w:pPr>
      <w:r w:rsidRPr="00C35A2C">
        <w:rPr>
          <w:rFonts w:ascii="David" w:hAnsi="David"/>
          <w:sz w:val="32"/>
          <w:rtl/>
        </w:rPr>
        <w:t xml:space="preserve">בנות צלפחד הותרו להנשא לכל השבטים, </w:t>
      </w:r>
      <w:r w:rsidRPr="00DE48C0">
        <w:rPr>
          <w:rStyle w:val="affffe"/>
          <w:rtl/>
        </w:rPr>
        <w:t>שנא</w:t>
      </w:r>
      <w:r w:rsidRPr="00DE48C0">
        <w:rPr>
          <w:rStyle w:val="affffe"/>
          <w:rFonts w:hint="cs"/>
          <w:rtl/>
        </w:rPr>
        <w:t>'</w:t>
      </w:r>
      <w:r w:rsidRPr="00DE48C0">
        <w:rPr>
          <w:rStyle w:val="affffe"/>
          <w:rtl/>
        </w:rPr>
        <w:t>:</w:t>
      </w:r>
      <w:r w:rsidRPr="00C35A2C">
        <w:rPr>
          <w:rFonts w:ascii="David" w:hAnsi="David"/>
          <w:sz w:val="32"/>
          <w:rtl/>
        </w:rPr>
        <w:t xml:space="preserve"> </w:t>
      </w:r>
      <w:r w:rsidRPr="00F10693">
        <w:rPr>
          <w:rtl/>
        </w:rPr>
        <w:t>'ל</w:t>
      </w:r>
      <w:r w:rsidRPr="00572F4D">
        <w:rPr>
          <w:rStyle w:val="affff8"/>
          <w:rtl/>
        </w:rPr>
        <w:t>טוב בעיניהם תהיינה לנשים,</w:t>
      </w:r>
      <w:r w:rsidR="00DE48C0">
        <w:rPr>
          <w:rFonts w:ascii="David" w:hAnsi="David" w:hint="cs"/>
          <w:sz w:val="32"/>
          <w:rtl/>
        </w:rPr>
        <w:t xml:space="preserve"> </w:t>
      </w:r>
      <w:r w:rsidRPr="00DE48C0">
        <w:rPr>
          <w:rStyle w:val="affff8"/>
          <w:rtl/>
        </w:rPr>
        <w:t>אך למשפחת מטה אביהם תהיינה לנשים?</w:t>
      </w:r>
      <w:r w:rsidRPr="00C414D2">
        <w:rPr>
          <w:rFonts w:ascii="David" w:hAnsi="David"/>
          <w:spacing w:val="-4"/>
          <w:sz w:val="32"/>
          <w:rtl/>
        </w:rPr>
        <w:t xml:space="preserve"> </w:t>
      </w:r>
      <w:r w:rsidRPr="00211AB1">
        <w:rPr>
          <w:rtl/>
        </w:rPr>
        <w:t>עצה טובה השיאן הכתוב, שלא ינשאו אלא להגון להן.</w:t>
      </w:r>
    </w:p>
    <w:p w14:paraId="4B186DCE" w14:textId="1630E55C" w:rsidR="00DE48C0" w:rsidRPr="00DE48C0" w:rsidRDefault="00AC0AF5" w:rsidP="00DE48C0">
      <w:pPr>
        <w:pStyle w:val="36"/>
        <w:framePr w:wrap="notBeside"/>
        <w:rPr>
          <w:rtl/>
        </w:rPr>
      </w:pPr>
      <w:r w:rsidRPr="00DE48C0">
        <w:rPr>
          <w:rtl/>
        </w:rPr>
        <w:t>מתיב רבה:</w:t>
      </w:r>
    </w:p>
    <w:p w14:paraId="23FE3134" w14:textId="56B2CFA4" w:rsidR="00AC0AF5" w:rsidRDefault="00AC0AF5" w:rsidP="00DE48C0">
      <w:pPr>
        <w:rPr>
          <w:rFonts w:ascii="David" w:hAnsi="David"/>
          <w:sz w:val="32"/>
          <w:rtl/>
        </w:rPr>
      </w:pPr>
      <w:r w:rsidRPr="00F10693">
        <w:rPr>
          <w:rFonts w:hint="cs"/>
          <w:rtl/>
        </w:rPr>
        <w:t>'</w:t>
      </w:r>
      <w:r w:rsidRPr="00F10693">
        <w:rPr>
          <w:rtl/>
        </w:rPr>
        <w:t>א</w:t>
      </w:r>
      <w:r w:rsidRPr="004C4C98">
        <w:rPr>
          <w:rStyle w:val="affff8"/>
          <w:rtl/>
        </w:rPr>
        <w:t>מור אליהם</w:t>
      </w:r>
      <w:r w:rsidRPr="00F10693">
        <w:rPr>
          <w:rFonts w:hint="cs"/>
          <w:rtl/>
        </w:rPr>
        <w:t>'</w:t>
      </w:r>
      <w:r w:rsidRPr="00F10693">
        <w:rPr>
          <w:rtl/>
        </w:rPr>
        <w:t xml:space="preserve"> </w:t>
      </w:r>
      <w:r w:rsidR="00211AB1">
        <w:rPr>
          <w:rFonts w:ascii="David" w:hAnsi="David" w:hint="cs"/>
          <w:sz w:val="32"/>
          <w:rtl/>
        </w:rPr>
        <w:t>ל</w:t>
      </w:r>
      <w:r w:rsidRPr="00C35A2C">
        <w:rPr>
          <w:rFonts w:ascii="David" w:hAnsi="David"/>
          <w:sz w:val="32"/>
          <w:rtl/>
        </w:rPr>
        <w:t>עומדים על הר סיני,</w:t>
      </w:r>
      <w:r w:rsidRPr="004C4C98">
        <w:rPr>
          <w:rStyle w:val="affff8"/>
          <w:rtl/>
        </w:rPr>
        <w:t xml:space="preserve"> </w:t>
      </w:r>
      <w:r w:rsidRPr="00F10693">
        <w:rPr>
          <w:rFonts w:hint="cs"/>
          <w:rtl/>
        </w:rPr>
        <w:t>'</w:t>
      </w:r>
      <w:r w:rsidRPr="00F10693">
        <w:rPr>
          <w:rtl/>
        </w:rPr>
        <w:t>ל</w:t>
      </w:r>
      <w:r w:rsidRPr="004C4C98">
        <w:rPr>
          <w:rStyle w:val="affff8"/>
          <w:rtl/>
        </w:rPr>
        <w:t>דורותיכם</w:t>
      </w:r>
      <w:r w:rsidRPr="00F10693">
        <w:rPr>
          <w:rFonts w:hint="cs"/>
          <w:rtl/>
        </w:rPr>
        <w:t>'</w:t>
      </w:r>
      <w:r w:rsidRPr="00C35A2C">
        <w:rPr>
          <w:rFonts w:ascii="David" w:hAnsi="David"/>
          <w:sz w:val="32"/>
          <w:rtl/>
        </w:rPr>
        <w:t xml:space="preserve"> אלו דורות הבאים,</w:t>
      </w:r>
      <w:r w:rsidR="00DE48C0">
        <w:rPr>
          <w:rFonts w:ascii="David" w:hAnsi="David" w:hint="cs"/>
          <w:sz w:val="32"/>
          <w:rtl/>
        </w:rPr>
        <w:t xml:space="preserve"> </w:t>
      </w:r>
      <w:r w:rsidRPr="00C35A2C">
        <w:rPr>
          <w:rFonts w:ascii="David" w:hAnsi="David"/>
          <w:sz w:val="32"/>
          <w:rtl/>
        </w:rPr>
        <w:t>מפני שיש באבות מה שאין בבנים, ויש בבנים מה שאין באבות,</w:t>
      </w:r>
      <w:r w:rsidR="00DE48C0">
        <w:rPr>
          <w:rFonts w:ascii="David" w:hAnsi="David" w:hint="cs"/>
          <w:sz w:val="32"/>
          <w:rtl/>
        </w:rPr>
        <w:t xml:space="preserve"> </w:t>
      </w:r>
      <w:r w:rsidRPr="00DE48C0">
        <w:rPr>
          <w:rStyle w:val="affffe"/>
          <w:rtl/>
        </w:rPr>
        <w:t>באבות הוא אומר:</w:t>
      </w:r>
      <w:r w:rsidRPr="004C4C98">
        <w:rPr>
          <w:rStyle w:val="affff8"/>
          <w:rtl/>
        </w:rPr>
        <w:t xml:space="preserve"> </w:t>
      </w:r>
      <w:r w:rsidRPr="00F10693">
        <w:rPr>
          <w:rFonts w:hint="cs"/>
          <w:rtl/>
        </w:rPr>
        <w:t>'</w:t>
      </w:r>
      <w:r w:rsidRPr="00F10693">
        <w:rPr>
          <w:rtl/>
        </w:rPr>
        <w:t>ו</w:t>
      </w:r>
      <w:r w:rsidRPr="004C4C98">
        <w:rPr>
          <w:rStyle w:val="affff8"/>
          <w:rtl/>
        </w:rPr>
        <w:t>כל בת יורשת נחלה</w:t>
      </w:r>
      <w:r w:rsidRPr="00F10693">
        <w:rPr>
          <w:rFonts w:hint="cs"/>
          <w:rtl/>
        </w:rPr>
        <w:t>'</w:t>
      </w:r>
      <w:r w:rsidRPr="00F10693">
        <w:rPr>
          <w:rtl/>
        </w:rPr>
        <w:t>,</w:t>
      </w:r>
      <w:r w:rsidRPr="00C35A2C">
        <w:rPr>
          <w:rFonts w:ascii="David" w:hAnsi="David"/>
          <w:sz w:val="32"/>
          <w:rtl/>
        </w:rPr>
        <w:t xml:space="preserve"> והרבה מצות נצטוו בנים שלא נצטוו אבות,</w:t>
      </w:r>
      <w:r w:rsidRPr="00C35A2C">
        <w:rPr>
          <w:rFonts w:ascii="David" w:hAnsi="David" w:hint="cs"/>
          <w:sz w:val="32"/>
          <w:rtl/>
        </w:rPr>
        <w:t xml:space="preserve"> לכך הזכיר שניהם</w:t>
      </w:r>
    </w:p>
    <w:p w14:paraId="4C11CED9" w14:textId="6253443E" w:rsidR="00211AB1" w:rsidRPr="00211AB1" w:rsidRDefault="00AC0AF5" w:rsidP="00211AB1">
      <w:pPr>
        <w:pStyle w:val="36"/>
        <w:framePr w:wrap="notBeside"/>
        <w:rPr>
          <w:rtl/>
        </w:rPr>
      </w:pPr>
      <w:r>
        <w:rPr>
          <w:rFonts w:hint="cs"/>
          <w:rtl/>
        </w:rPr>
        <w:t xml:space="preserve">והך דתני</w:t>
      </w:r>
      <w:del w:id="41014" w:author="Claude" w:date="2026-10-07T09:24:35Z">
        <w:r>
          <w:rPr>
            <w:rFonts w:hint="cs"/>
            <w:rtl/>
          </w:rPr>
          <w:delText xml:space="preserve"> </w:delText>
        </w:r>
      </w:del>
      <w:r w:rsidR="00211AB1">
        <w:rPr>
          <w:rFonts w:hint="cs"/>
          <w:rtl/>
        </w:rPr>
        <w:t>:</w:t>
      </w:r>
    </w:p>
    <w:p w14:paraId="7CF00E0B" w14:textId="57E85886" w:rsidR="00AC0AF5" w:rsidRPr="00C35A2C" w:rsidRDefault="00AC0AF5" w:rsidP="00872325">
      <w:pPr>
        <w:rPr>
          <w:rFonts w:ascii="David" w:hAnsi="David"/>
          <w:sz w:val="32"/>
          <w:rtl/>
        </w:rPr>
      </w:pPr>
      <w:r w:rsidRPr="00C35A2C">
        <w:rPr>
          <w:rFonts w:ascii="David" w:hAnsi="David" w:hint="cs"/>
          <w:sz w:val="32"/>
          <w:rtl/>
        </w:rPr>
        <w:t xml:space="preserve">באבות וכל בת יורשת נחלה - </w:t>
      </w:r>
      <w:r w:rsidRPr="00C35A2C">
        <w:rPr>
          <w:rFonts w:ascii="David" w:hAnsi="David"/>
          <w:sz w:val="32"/>
          <w:rtl/>
        </w:rPr>
        <w:t>לבר מבנות צלפחד.</w:t>
      </w:r>
    </w:p>
    <w:p w14:paraId="2057B5AF" w14:textId="38A9B51B" w:rsidR="00AC0AF5" w:rsidRPr="00872325" w:rsidRDefault="00AC0AF5" w:rsidP="00872325">
      <w:pPr>
        <w:pStyle w:val="affff9"/>
        <w:rPr>
          <w:rtl/>
        </w:rPr>
      </w:pPr>
      <w:r w:rsidRPr="00872325">
        <w:rPr>
          <w:rtl/>
        </w:rPr>
        <w:t>באבות הוא אומר וכל בת יורשת נחלה.</w:t>
      </w:r>
    </w:p>
    <w:p w14:paraId="5FE1AD73" w14:textId="77777777" w:rsidR="00AC0AF5" w:rsidRPr="00C35A2C" w:rsidRDefault="00AC0AF5" w:rsidP="00AC0AF5">
      <w:pPr>
        <w:rPr>
          <w:rFonts w:ascii="David" w:hAnsi="David"/>
          <w:sz w:val="32"/>
          <w:rtl/>
        </w:rPr>
      </w:pPr>
      <w:r w:rsidRPr="00C35A2C">
        <w:rPr>
          <w:rFonts w:ascii="David" w:hAnsi="David" w:hint="cs"/>
          <w:sz w:val="32"/>
          <w:rtl/>
        </w:rPr>
        <w:t xml:space="preserve">ולא בבנים </w:t>
      </w:r>
      <w:r w:rsidRPr="00211AB1">
        <w:rPr>
          <w:rStyle w:val="affffe"/>
          <w:rFonts w:hint="cs"/>
          <w:rtl/>
        </w:rPr>
        <w:t>כרבא</w:t>
      </w:r>
      <w:r w:rsidRPr="00211AB1">
        <w:rPr>
          <w:rStyle w:val="affffe"/>
          <w:rtl/>
        </w:rPr>
        <w:t>:</w:t>
      </w:r>
      <w:r w:rsidRPr="004C4C98">
        <w:rPr>
          <w:rStyle w:val="affff8"/>
          <w:rtl/>
        </w:rPr>
        <w:t xml:space="preserve"> </w:t>
      </w:r>
      <w:r w:rsidRPr="00F10693">
        <w:rPr>
          <w:rFonts w:hint="cs"/>
          <w:rtl/>
        </w:rPr>
        <w:t>'</w:t>
      </w:r>
      <w:r w:rsidRPr="00F10693">
        <w:rPr>
          <w:rtl/>
        </w:rPr>
        <w:t>ז</w:t>
      </w:r>
      <w:r w:rsidRPr="004C4C98">
        <w:rPr>
          <w:rStyle w:val="affff8"/>
          <w:rtl/>
        </w:rPr>
        <w:t>ה הדבר</w:t>
      </w:r>
      <w:r w:rsidRPr="00F10693">
        <w:rPr>
          <w:rFonts w:hint="cs"/>
          <w:rtl/>
        </w:rPr>
        <w:t>'</w:t>
      </w:r>
      <w:r w:rsidRPr="00F10693">
        <w:rPr>
          <w:rtl/>
        </w:rPr>
        <w:t>,</w:t>
      </w:r>
      <w:r w:rsidRPr="00C35A2C">
        <w:rPr>
          <w:rFonts w:ascii="David" w:hAnsi="David"/>
          <w:sz w:val="32"/>
          <w:rtl/>
        </w:rPr>
        <w:t xml:space="preserve"> דבר זה לא יהא נוהג אלא בדור זה.</w:t>
      </w:r>
    </w:p>
    <w:p w14:paraId="7C712E27" w14:textId="77777777" w:rsidR="00211AB1" w:rsidRPr="00211AB1" w:rsidRDefault="00AC0AF5" w:rsidP="00211AB1">
      <w:pPr>
        <w:pStyle w:val="36"/>
        <w:framePr w:wrap="notBeside"/>
        <w:rPr>
          <w:rtl/>
        </w:rPr>
      </w:pPr>
      <w:r w:rsidRPr="00211AB1">
        <w:rPr>
          <w:rFonts w:hint="cs"/>
          <w:rtl/>
        </w:rPr>
        <w:t>והך</w:t>
      </w:r>
    </w:p>
    <w:p w14:paraId="6FC7FB6D" w14:textId="5661FC87" w:rsidR="00AC0AF5" w:rsidRDefault="00AC0AF5" w:rsidP="00AC0AF5">
      <w:pPr>
        <w:rPr>
          <w:rFonts w:ascii="David" w:hAnsi="David"/>
          <w:sz w:val="32"/>
          <w:rtl/>
        </w:rPr>
      </w:pPr>
      <w:r w:rsidRPr="00C35A2C">
        <w:rPr>
          <w:rFonts w:ascii="David" w:hAnsi="David" w:hint="cs"/>
          <w:sz w:val="32"/>
          <w:rtl/>
        </w:rPr>
        <w:t xml:space="preserve">דזה הדבר דשחוטי חוץ </w:t>
      </w:r>
      <w:r w:rsidRPr="00211AB1">
        <w:rPr>
          <w:rStyle w:val="affffe"/>
          <w:rtl/>
        </w:rPr>
        <w:t>–</w:t>
      </w:r>
      <w:r w:rsidRPr="00211AB1">
        <w:rPr>
          <w:rStyle w:val="affffe"/>
          <w:rFonts w:hint="cs"/>
          <w:rtl/>
        </w:rPr>
        <w:t xml:space="preserve"> שאני דכתיב</w:t>
      </w:r>
      <w:r w:rsidRPr="00D82B23">
        <w:rPr>
          <w:rStyle w:val="affff8"/>
          <w:rFonts w:hint="cs"/>
          <w:rtl/>
        </w:rPr>
        <w:t xml:space="preserve"> </w:t>
      </w:r>
      <w:r w:rsidRPr="00F10693">
        <w:rPr>
          <w:rFonts w:hint="cs"/>
          <w:rtl/>
        </w:rPr>
        <w:t>'ל</w:t>
      </w:r>
      <w:r w:rsidRPr="00D82B23">
        <w:rPr>
          <w:rStyle w:val="affff8"/>
          <w:rFonts w:hint="cs"/>
          <w:rtl/>
        </w:rPr>
        <w:t>דורותם</w:t>
      </w:r>
      <w:r w:rsidRPr="00F10693">
        <w:rPr>
          <w:rFonts w:hint="cs"/>
          <w:rtl/>
        </w:rPr>
        <w:t>',</w:t>
      </w:r>
    </w:p>
    <w:p w14:paraId="66057EF4" w14:textId="77777777" w:rsidR="00AC0AF5" w:rsidRPr="00C35A2C" w:rsidRDefault="00AC0AF5" w:rsidP="00982F98">
      <w:pPr>
        <w:pStyle w:val="affe"/>
        <w:framePr w:wrap="around"/>
        <w:rPr>
          <w:rtl/>
        </w:rPr>
      </w:pPr>
      <w:r w:rsidRPr="00C35A2C">
        <w:rPr>
          <w:rFonts w:hint="cs"/>
          <w:rtl/>
        </w:rPr>
        <w:t>קכ:</w:t>
      </w:r>
    </w:p>
    <w:p w14:paraId="5B659296" w14:textId="156182A7" w:rsidR="00211AB1" w:rsidRPr="00872325" w:rsidRDefault="00AC0AF5" w:rsidP="00872325">
      <w:pPr>
        <w:rPr>
          <w:rFonts w:ascii="David" w:hAnsi="David"/>
          <w:sz w:val="32"/>
          <w:rtl/>
        </w:rPr>
      </w:pPr>
      <w:r w:rsidRPr="00F10693">
        <w:rPr>
          <w:rFonts w:hint="cs"/>
          <w:rtl/>
        </w:rPr>
        <w:t>'</w:t>
      </w:r>
      <w:r w:rsidRPr="00F10693">
        <w:rPr>
          <w:rtl/>
        </w:rPr>
        <w:t>ז</w:t>
      </w:r>
      <w:r w:rsidRPr="0008384F">
        <w:rPr>
          <w:rStyle w:val="affff8"/>
          <w:rtl/>
        </w:rPr>
        <w:t>ה הדבר</w:t>
      </w:r>
      <w:r w:rsidRPr="00F10693">
        <w:rPr>
          <w:rFonts w:hint="cs"/>
          <w:rtl/>
        </w:rPr>
        <w:t>'</w:t>
      </w:r>
      <w:r w:rsidRPr="00F10693">
        <w:rPr>
          <w:rtl/>
        </w:rPr>
        <w:t xml:space="preserve"> </w:t>
      </w:r>
      <w:r w:rsidRPr="00C35A2C">
        <w:rPr>
          <w:rFonts w:ascii="David" w:hAnsi="David"/>
          <w:sz w:val="32"/>
          <w:rtl/>
        </w:rPr>
        <w:t xml:space="preserve">דראשי המטות, </w:t>
      </w:r>
      <w:r w:rsidRPr="00C35A2C">
        <w:rPr>
          <w:rFonts w:ascii="David" w:hAnsi="David" w:hint="cs"/>
          <w:sz w:val="32"/>
          <w:rtl/>
        </w:rPr>
        <w:t>- יליף זה זה מהתם והתם ג</w:t>
      </w:r>
      <w:r w:rsidRPr="00C35A2C">
        <w:rPr>
          <w:rFonts w:ascii="David" w:hAnsi="David"/>
          <w:sz w:val="32"/>
          <w:rtl/>
        </w:rPr>
        <w:t>"</w:t>
      </w:r>
      <w:r w:rsidRPr="00C35A2C">
        <w:rPr>
          <w:rFonts w:ascii="David" w:hAnsi="David" w:hint="cs"/>
          <w:sz w:val="32"/>
          <w:rtl/>
        </w:rPr>
        <w:t xml:space="preserve">ז זה הדבר </w:t>
      </w:r>
      <w:r w:rsidRPr="00211AB1">
        <w:rPr>
          <w:rStyle w:val="affffe"/>
          <w:rFonts w:hint="cs"/>
          <w:rtl/>
        </w:rPr>
        <w:t>מה להלן אף כאן</w:t>
      </w:r>
      <w:r w:rsidRPr="00C35A2C">
        <w:rPr>
          <w:rFonts w:ascii="David" w:hAnsi="David" w:hint="cs"/>
          <w:sz w:val="32"/>
          <w:rtl/>
        </w:rPr>
        <w:t xml:space="preserve"> אהרון ובניו וכל ישראל, וראשי המטות</w:t>
      </w:r>
    </w:p>
    <w:p w14:paraId="59AEE68E" w14:textId="70FE6AE3" w:rsidR="00AC0AF5" w:rsidRPr="00872325" w:rsidRDefault="00AC0AF5" w:rsidP="00872325">
      <w:pPr>
        <w:pStyle w:val="affff9"/>
        <w:rPr>
          <w:rtl/>
        </w:rPr>
      </w:pPr>
      <w:r w:rsidRPr="00872325">
        <w:rPr>
          <w:rtl/>
        </w:rPr>
        <w:t>מה להלן אף כאן אהרן ובניו וכל ישראל.</w:t>
      </w:r>
    </w:p>
    <w:p w14:paraId="0D440FB7" w14:textId="77777777" w:rsidR="00872325" w:rsidRPr="00872325" w:rsidRDefault="00AC0AF5" w:rsidP="00872325">
      <w:pPr>
        <w:pStyle w:val="36"/>
        <w:framePr w:wrap="notBeside"/>
        <w:rPr>
          <w:rtl/>
        </w:rPr>
      </w:pPr>
      <w:r w:rsidRPr="00872325">
        <w:rPr>
          <w:rFonts w:hint="cs"/>
          <w:rtl/>
        </w:rPr>
        <w:t>הלכתא כראב</w:t>
      </w:r>
      <w:r w:rsidRPr="00872325">
        <w:rPr>
          <w:rtl/>
        </w:rPr>
        <w:t>"</w:t>
      </w:r>
      <w:r w:rsidRPr="00872325">
        <w:rPr>
          <w:rFonts w:hint="cs"/>
          <w:rtl/>
        </w:rPr>
        <w:t>י</w:t>
      </w:r>
      <w:r w:rsidRPr="00872325">
        <w:rPr>
          <w:rtl/>
        </w:rPr>
        <w:t>:</w:t>
      </w:r>
    </w:p>
    <w:p w14:paraId="25CFC754" w14:textId="108E75BF" w:rsidR="00AC0AF5" w:rsidRPr="00C35A2C" w:rsidRDefault="00AC0AF5" w:rsidP="00AC0AF5">
      <w:pPr>
        <w:rPr>
          <w:rFonts w:ascii="David" w:hAnsi="David"/>
          <w:sz w:val="32"/>
          <w:rtl/>
        </w:rPr>
      </w:pPr>
      <w:r w:rsidRPr="00C35A2C">
        <w:rPr>
          <w:rFonts w:ascii="David" w:hAnsi="David"/>
          <w:sz w:val="32"/>
          <w:rtl/>
        </w:rPr>
        <w:t>לומר, שהפרת נדרים בשלשה הדיוטות.</w:t>
      </w:r>
    </w:p>
    <w:p w14:paraId="2F1EB104" w14:textId="77777777" w:rsidR="00AC0AF5" w:rsidRPr="00C35A2C" w:rsidRDefault="00AC0AF5" w:rsidP="00AC0AF5">
      <w:pPr>
        <w:rPr>
          <w:rFonts w:ascii="David" w:hAnsi="David"/>
          <w:sz w:val="32"/>
        </w:rPr>
      </w:pPr>
      <w:r w:rsidRPr="00C35A2C">
        <w:rPr>
          <w:rFonts w:ascii="David" w:hAnsi="David" w:hint="cs"/>
          <w:sz w:val="32"/>
          <w:rtl/>
        </w:rPr>
        <w:t>וראשי המטות</w:t>
      </w:r>
      <w:r w:rsidRPr="00F10693">
        <w:rPr>
          <w:rFonts w:hint="cs"/>
          <w:rtl/>
        </w:rPr>
        <w:t xml:space="preserve">' </w:t>
      </w:r>
      <w:r w:rsidRPr="00C35A2C">
        <w:rPr>
          <w:rFonts w:ascii="David" w:hAnsi="David" w:hint="cs"/>
          <w:sz w:val="32"/>
          <w:rtl/>
        </w:rPr>
        <w:t>כהתם דביחיד מומחה</w:t>
      </w:r>
    </w:p>
    <w:p w14:paraId="0A49009F" w14:textId="77777777" w:rsidR="00872325" w:rsidRPr="00872325" w:rsidRDefault="00AC0AF5" w:rsidP="00872325">
      <w:pPr>
        <w:pStyle w:val="36"/>
        <w:framePr w:wrap="notBeside"/>
        <w:rPr>
          <w:rtl/>
        </w:rPr>
      </w:pPr>
      <w:r w:rsidRPr="00872325">
        <w:rPr>
          <w:rtl/>
        </w:rPr>
        <w:t>•</w:t>
      </w:r>
    </w:p>
    <w:p w14:paraId="4779B594" w14:textId="0BA74363" w:rsidR="00AC0AF5" w:rsidRPr="0081371E" w:rsidRDefault="00AC0AF5" w:rsidP="00AC0AF5">
      <w:pPr>
        <w:rPr>
          <w:rStyle w:val="afff8"/>
          <w:rtl/>
        </w:rPr>
      </w:pPr>
      <w:r w:rsidRPr="0081371E">
        <w:rPr>
          <w:rStyle w:val="afff8"/>
          <w:rtl/>
        </w:rPr>
        <w:t>ומה כאן ראשי המטות, אף להלן ראשי המטות.</w:t>
      </w:r>
    </w:p>
    <w:p w14:paraId="0C4270EF" w14:textId="77777777" w:rsidR="00872325" w:rsidRPr="00872325" w:rsidRDefault="00AC0AF5" w:rsidP="00872325">
      <w:pPr>
        <w:pStyle w:val="36"/>
        <w:framePr w:wrap="notBeside"/>
        <w:rPr>
          <w:rtl/>
        </w:rPr>
      </w:pPr>
      <w:r w:rsidRPr="00872325">
        <w:rPr>
          <w:rFonts w:hint="cs"/>
          <w:rtl/>
        </w:rPr>
        <w:t>הלכתא כר</w:t>
      </w:r>
      <w:r w:rsidRPr="00872325">
        <w:rPr>
          <w:rtl/>
        </w:rPr>
        <w:t>"</w:t>
      </w:r>
      <w:r w:rsidRPr="00872325">
        <w:rPr>
          <w:rFonts w:hint="cs"/>
          <w:rtl/>
        </w:rPr>
        <w:t>ש</w:t>
      </w:r>
    </w:p>
    <w:p w14:paraId="2337C16A" w14:textId="50739366" w:rsidR="00AC0AF5" w:rsidRPr="00C35A2C" w:rsidRDefault="00AC0AF5" w:rsidP="00AC0AF5">
      <w:pPr>
        <w:rPr>
          <w:rFonts w:ascii="David" w:hAnsi="David"/>
          <w:sz w:val="32"/>
          <w:rtl/>
        </w:rPr>
      </w:pPr>
      <w:r w:rsidRPr="00C35A2C">
        <w:rPr>
          <w:rFonts w:ascii="David" w:hAnsi="David" w:hint="cs"/>
          <w:sz w:val="32"/>
          <w:rtl/>
        </w:rPr>
        <w:t>לומר שי</w:t>
      </w:r>
      <w:r w:rsidRPr="00C35A2C">
        <w:rPr>
          <w:rFonts w:ascii="David" w:hAnsi="David"/>
          <w:sz w:val="32"/>
          <w:rtl/>
        </w:rPr>
        <w:t>ש שאלה בהקדש.</w:t>
      </w:r>
    </w:p>
    <w:p w14:paraId="79225A7F" w14:textId="77777777" w:rsidR="00872325" w:rsidRPr="00872325" w:rsidRDefault="00AC0AF5" w:rsidP="00872325">
      <w:pPr>
        <w:pStyle w:val="36"/>
        <w:framePr w:wrap="notBeside"/>
        <w:rPr>
          <w:rtl/>
        </w:rPr>
      </w:pPr>
      <w:r w:rsidRPr="00872325">
        <w:rPr>
          <w:rtl/>
        </w:rPr>
        <w:t>ולב"ש</w:t>
      </w:r>
      <w:r w:rsidRPr="00872325">
        <w:rPr>
          <w:rFonts w:hint="cs"/>
          <w:rtl/>
        </w:rPr>
        <w:t>:</w:t>
      </w:r>
    </w:p>
    <w:p w14:paraId="2D03C066" w14:textId="7BCB9F89" w:rsidR="00AC0AF5" w:rsidRPr="00872325" w:rsidRDefault="00AC0AF5" w:rsidP="00AC0AF5">
      <w:pPr>
        <w:rPr>
          <w:rStyle w:val="afffff0"/>
          <w:rtl/>
        </w:rPr>
      </w:pPr>
      <w:r w:rsidRPr="00872325">
        <w:rPr>
          <w:rtl/>
        </w:rPr>
        <w:t>דאין שאלה בהקדש,</w:t>
      </w:r>
      <w:r w:rsidRPr="006765C4">
        <w:rPr>
          <w:rFonts w:ascii="David" w:hAnsi="David"/>
          <w:spacing w:val="-4"/>
          <w:sz w:val="32"/>
          <w:rtl/>
        </w:rPr>
        <w:t xml:space="preserve"> </w:t>
      </w:r>
      <w:r w:rsidRPr="00872325">
        <w:rPr>
          <w:rStyle w:val="afffff0"/>
          <w:rtl/>
        </w:rPr>
        <w:t xml:space="preserve">דתנן </w:t>
      </w:r>
      <w:r w:rsidR="00872325">
        <w:rPr>
          <w:rStyle w:val="afffff0"/>
          <w:rFonts w:hint="cs"/>
          <w:rtl/>
        </w:rPr>
        <w:t>ל</w:t>
      </w:r>
      <w:r w:rsidRPr="00872325">
        <w:rPr>
          <w:rStyle w:val="afffff0"/>
          <w:rtl/>
        </w:rPr>
        <w:t>ב"ש: הקדש טעות הקדש,</w:t>
      </w:r>
      <w:r w:rsidRPr="006765C4">
        <w:rPr>
          <w:rFonts w:ascii="David" w:hAnsi="David"/>
          <w:spacing w:val="-4"/>
          <w:sz w:val="32"/>
          <w:rtl/>
        </w:rPr>
        <w:t xml:space="preserve"> </w:t>
      </w:r>
      <w:r w:rsidRPr="00872325">
        <w:rPr>
          <w:rStyle w:val="afffff0"/>
          <w:rtl/>
        </w:rPr>
        <w:t>ו</w:t>
      </w:r>
      <w:r w:rsidR="00872325">
        <w:rPr>
          <w:rStyle w:val="afffff0"/>
          <w:rFonts w:hint="cs"/>
          <w:rtl/>
        </w:rPr>
        <w:t>ל</w:t>
      </w:r>
      <w:r w:rsidRPr="00872325">
        <w:rPr>
          <w:rStyle w:val="afffff0"/>
          <w:rtl/>
        </w:rPr>
        <w:t>ב"ה</w:t>
      </w:r>
      <w:r w:rsidR="00872325">
        <w:rPr>
          <w:rStyle w:val="afffff0"/>
          <w:rFonts w:hint="cs"/>
          <w:rtl/>
        </w:rPr>
        <w:t>:</w:t>
      </w:r>
      <w:r w:rsidRPr="00872325">
        <w:rPr>
          <w:rStyle w:val="afffff0"/>
          <w:rtl/>
        </w:rPr>
        <w:t xml:space="preserve"> אינו הקדש,</w:t>
      </w:r>
    </w:p>
    <w:p w14:paraId="03F8C813" w14:textId="7DCFD251" w:rsidR="00AC0AF5" w:rsidRPr="00C35A2C" w:rsidRDefault="00AC0AF5" w:rsidP="00AC0AF5">
      <w:pPr>
        <w:rPr>
          <w:rFonts w:ascii="David" w:hAnsi="David"/>
          <w:sz w:val="32"/>
          <w:rtl/>
        </w:rPr>
      </w:pPr>
      <w:r w:rsidRPr="00C35A2C">
        <w:rPr>
          <w:rFonts w:ascii="David" w:hAnsi="David"/>
          <w:sz w:val="32"/>
          <w:rtl/>
        </w:rPr>
        <w:t>האי</w:t>
      </w:r>
      <w:r w:rsidRPr="004C4C98">
        <w:rPr>
          <w:rStyle w:val="affff8"/>
          <w:rtl/>
        </w:rPr>
        <w:t xml:space="preserve"> </w:t>
      </w:r>
      <w:r w:rsidRPr="00F10693">
        <w:rPr>
          <w:rFonts w:hint="cs"/>
          <w:rtl/>
        </w:rPr>
        <w:t>'</w:t>
      </w:r>
      <w:r w:rsidRPr="00F10693">
        <w:rPr>
          <w:rtl/>
        </w:rPr>
        <w:t>ז</w:t>
      </w:r>
      <w:r w:rsidRPr="004C4C98">
        <w:rPr>
          <w:rStyle w:val="affff8"/>
          <w:rtl/>
        </w:rPr>
        <w:t>ה וזה</w:t>
      </w:r>
      <w:r w:rsidRPr="00F10693">
        <w:rPr>
          <w:rFonts w:hint="cs"/>
          <w:rtl/>
        </w:rPr>
        <w:t>'</w:t>
      </w:r>
      <w:r w:rsidRPr="00F10693">
        <w:rPr>
          <w:rtl/>
        </w:rPr>
        <w:t xml:space="preserve"> </w:t>
      </w:r>
      <w:r w:rsidRPr="00C35A2C">
        <w:rPr>
          <w:rFonts w:ascii="David" w:hAnsi="David"/>
          <w:sz w:val="32"/>
          <w:rtl/>
        </w:rPr>
        <w:t>–</w:t>
      </w:r>
      <w:r w:rsidRPr="00F10693">
        <w:rPr>
          <w:rFonts w:hint="cs"/>
          <w:rtl/>
        </w:rPr>
        <w:t>'</w:t>
      </w:r>
      <w:r w:rsidRPr="00F10693">
        <w:rPr>
          <w:rtl/>
        </w:rPr>
        <w:t>ז</w:t>
      </w:r>
      <w:r w:rsidRPr="0008384F">
        <w:rPr>
          <w:rStyle w:val="affff8"/>
          <w:rtl/>
        </w:rPr>
        <w:t>ה הדבר</w:t>
      </w:r>
      <w:r w:rsidRPr="00F10693">
        <w:rPr>
          <w:rFonts w:hint="cs"/>
          <w:rtl/>
        </w:rPr>
        <w:t>'</w:t>
      </w:r>
      <w:r w:rsidRPr="00F10693">
        <w:rPr>
          <w:rtl/>
        </w:rPr>
        <w:t xml:space="preserve"> </w:t>
      </w:r>
      <w:r w:rsidRPr="00C35A2C">
        <w:rPr>
          <w:rFonts w:ascii="David" w:hAnsi="David"/>
          <w:sz w:val="32"/>
          <w:rtl/>
        </w:rPr>
        <w:t xml:space="preserve">דשחוטי חוץ - מיבעי </w:t>
      </w:r>
      <w:r>
        <w:rPr>
          <w:rFonts w:ascii="David" w:hAnsi="David" w:hint="cs"/>
          <w:sz w:val="32"/>
          <w:rtl/>
        </w:rPr>
        <w:t>ד</w:t>
      </w:r>
      <w:r w:rsidRPr="00C35A2C">
        <w:rPr>
          <w:rFonts w:ascii="David" w:hAnsi="David"/>
          <w:sz w:val="32"/>
          <w:rtl/>
        </w:rPr>
        <w:t xml:space="preserve">על השוחט הוא חייב, </w:t>
      </w:r>
      <w:r w:rsidR="00872325">
        <w:rPr>
          <w:rFonts w:ascii="David" w:hAnsi="David" w:hint="cs"/>
          <w:sz w:val="32"/>
          <w:rtl/>
        </w:rPr>
        <w:t xml:space="preserve">ולא </w:t>
      </w:r>
      <w:r w:rsidRPr="00C35A2C">
        <w:rPr>
          <w:rFonts w:ascii="David" w:hAnsi="David"/>
          <w:sz w:val="32"/>
          <w:rtl/>
        </w:rPr>
        <w:t>על המולק.</w:t>
      </w:r>
    </w:p>
    <w:p w14:paraId="7A202B29" w14:textId="77777777" w:rsidR="00AC0AF5" w:rsidRPr="00C35A2C" w:rsidRDefault="00AC0AF5" w:rsidP="00AC0AF5">
      <w:pPr>
        <w:rPr>
          <w:rtl/>
        </w:rPr>
      </w:pPr>
      <w:r w:rsidRPr="00872325">
        <w:rPr>
          <w:rStyle w:val="affff8"/>
          <w:rFonts w:hint="cs"/>
          <w:rtl/>
        </w:rPr>
        <w:t>'</w:t>
      </w:r>
      <w:r w:rsidRPr="00872325">
        <w:rPr>
          <w:rStyle w:val="affff8"/>
          <w:rtl/>
        </w:rPr>
        <w:t>זה הדבר</w:t>
      </w:r>
      <w:r w:rsidRPr="00872325">
        <w:rPr>
          <w:rStyle w:val="affff8"/>
          <w:rFonts w:hint="cs"/>
          <w:rtl/>
        </w:rPr>
        <w:t>'</w:t>
      </w:r>
      <w:r w:rsidRPr="00F10693">
        <w:rPr>
          <w:rtl/>
        </w:rPr>
        <w:t xml:space="preserve"> </w:t>
      </w:r>
      <w:r w:rsidRPr="00C35A2C">
        <w:rPr>
          <w:rtl/>
        </w:rPr>
        <w:t>דראשי המטות - מיבעי לחכם מתיר ואין בעל מתיר, בעל מפר ואין חכם מפר.</w:t>
      </w:r>
    </w:p>
    <w:p w14:paraId="3F24AED1" w14:textId="6082321C" w:rsidR="00AC0AF5" w:rsidRPr="00C35A2C" w:rsidRDefault="00AC0AF5" w:rsidP="00AC0AF5">
      <w:pPr>
        <w:rPr>
          <w:rFonts w:ascii="David" w:hAnsi="David"/>
          <w:sz w:val="32"/>
          <w:rtl/>
        </w:rPr>
      </w:pPr>
      <w:r w:rsidRPr="00872325">
        <w:rPr>
          <w:rStyle w:val="affffe"/>
          <w:rtl/>
        </w:rPr>
        <w:t>ולב"</w:t>
      </w:r>
      <w:r w:rsidRPr="00872325">
        <w:rPr>
          <w:rStyle w:val="affffe"/>
          <w:rFonts w:hint="cs"/>
          <w:rtl/>
        </w:rPr>
        <w:t>ש דלית לגז</w:t>
      </w:r>
      <w:r w:rsidRPr="00872325">
        <w:rPr>
          <w:rStyle w:val="affffe"/>
          <w:rtl/>
        </w:rPr>
        <w:t>"</w:t>
      </w:r>
      <w:r w:rsidRPr="00872325">
        <w:rPr>
          <w:rStyle w:val="affffe"/>
          <w:rFonts w:hint="cs"/>
          <w:rtl/>
        </w:rPr>
        <w:t>ש</w:t>
      </w:r>
      <w:r w:rsidRPr="00C35A2C">
        <w:rPr>
          <w:rFonts w:ascii="David" w:hAnsi="David" w:hint="cs"/>
          <w:sz w:val="32"/>
          <w:rtl/>
        </w:rPr>
        <w:t xml:space="preserve"> הפ</w:t>
      </w:r>
      <w:r w:rsidRPr="00C35A2C">
        <w:rPr>
          <w:rFonts w:ascii="David" w:hAnsi="David"/>
          <w:sz w:val="32"/>
          <w:rtl/>
        </w:rPr>
        <w:t>"</w:t>
      </w:r>
      <w:r w:rsidRPr="00C35A2C">
        <w:rPr>
          <w:rFonts w:ascii="David" w:hAnsi="David" w:hint="cs"/>
          <w:sz w:val="32"/>
          <w:rtl/>
        </w:rPr>
        <w:t>נ בג</w:t>
      </w:r>
      <w:r w:rsidRPr="00F10693">
        <w:rPr>
          <w:rFonts w:hint="cs"/>
          <w:rtl/>
        </w:rPr>
        <w:t xml:space="preserve">' </w:t>
      </w:r>
      <w:r w:rsidRPr="00C35A2C">
        <w:rPr>
          <w:rFonts w:ascii="David" w:hAnsi="David" w:hint="cs"/>
          <w:sz w:val="32"/>
          <w:rtl/>
        </w:rPr>
        <w:t xml:space="preserve">הדיוטות </w:t>
      </w:r>
      <w:r w:rsidRPr="00872325">
        <w:rPr>
          <w:rStyle w:val="affffe"/>
          <w:rFonts w:hint="cs"/>
          <w:rtl/>
        </w:rPr>
        <w:t>נפק</w:t>
      </w:r>
      <w:r w:rsidRPr="00872325">
        <w:rPr>
          <w:rStyle w:val="affffe"/>
          <w:rtl/>
        </w:rPr>
        <w:t>"</w:t>
      </w:r>
      <w:r w:rsidRPr="00872325">
        <w:rPr>
          <w:rStyle w:val="affffe"/>
          <w:rFonts w:hint="cs"/>
          <w:rtl/>
        </w:rPr>
        <w:t>ל מדתניא</w:t>
      </w:r>
      <w:r w:rsidRPr="004C4C98">
        <w:rPr>
          <w:rStyle w:val="affff8"/>
          <w:rFonts w:hint="cs"/>
          <w:rtl/>
        </w:rPr>
        <w:t xml:space="preserve"> </w:t>
      </w:r>
      <w:r w:rsidRPr="00F10693">
        <w:rPr>
          <w:rFonts w:hint="cs"/>
          <w:rtl/>
        </w:rPr>
        <w:t>'</w:t>
      </w:r>
      <w:r w:rsidRPr="00F10693">
        <w:rPr>
          <w:rtl/>
        </w:rPr>
        <w:t>ו</w:t>
      </w:r>
      <w:r w:rsidRPr="004C4C98">
        <w:rPr>
          <w:rStyle w:val="affff8"/>
          <w:rtl/>
        </w:rPr>
        <w:t>ידבר משה את מועדי ה</w:t>
      </w:r>
      <w:r w:rsidRPr="00F10693">
        <w:rPr>
          <w:rtl/>
        </w:rPr>
        <w:t xml:space="preserve">' </w:t>
      </w:r>
      <w:r w:rsidRPr="004C4C98">
        <w:rPr>
          <w:rStyle w:val="affff8"/>
          <w:rtl/>
        </w:rPr>
        <w:t>אל בני ישראל</w:t>
      </w:r>
      <w:r w:rsidRPr="00F10693">
        <w:rPr>
          <w:rFonts w:hint="cs"/>
          <w:rtl/>
        </w:rPr>
        <w:t>'</w:t>
      </w:r>
      <w:r w:rsidRPr="00F10693">
        <w:rPr>
          <w:rtl/>
        </w:rPr>
        <w:t xml:space="preserve"> </w:t>
      </w:r>
      <w:r w:rsidRPr="00C35A2C">
        <w:rPr>
          <w:rFonts w:ascii="David" w:hAnsi="David"/>
          <w:sz w:val="32"/>
          <w:rtl/>
        </w:rPr>
        <w:t xml:space="preserve">– </w:t>
      </w:r>
      <w:r w:rsidRPr="00872325">
        <w:rPr>
          <w:rStyle w:val="affffe"/>
          <w:rtl/>
        </w:rPr>
        <w:t>ר</w:t>
      </w:r>
      <w:r w:rsidRPr="00872325">
        <w:rPr>
          <w:rStyle w:val="affffe"/>
          <w:rFonts w:hint="cs"/>
          <w:rtl/>
        </w:rPr>
        <w:t>יה</w:t>
      </w:r>
      <w:r w:rsidRPr="00872325">
        <w:rPr>
          <w:rStyle w:val="affffe"/>
          <w:rtl/>
        </w:rPr>
        <w:t>"</w:t>
      </w:r>
      <w:r w:rsidRPr="00872325">
        <w:rPr>
          <w:rStyle w:val="affffe"/>
          <w:rFonts w:hint="cs"/>
          <w:rtl/>
        </w:rPr>
        <w:t>ג</w:t>
      </w:r>
      <w:r w:rsidRPr="00C35A2C">
        <w:rPr>
          <w:rFonts w:ascii="David" w:hAnsi="David" w:hint="cs"/>
          <w:sz w:val="32"/>
          <w:rtl/>
        </w:rPr>
        <w:t xml:space="preserve"> </w:t>
      </w:r>
      <w:r w:rsidRPr="00872325">
        <w:rPr>
          <w:rStyle w:val="affff8"/>
          <w:rFonts w:hint="cs"/>
          <w:rtl/>
        </w:rPr>
        <w:t>מועדי ה'</w:t>
      </w:r>
      <w:r w:rsidRPr="00F10693">
        <w:rPr>
          <w:rFonts w:hint="cs"/>
          <w:rtl/>
        </w:rPr>
        <w:t xml:space="preserve"> </w:t>
      </w:r>
      <w:r w:rsidRPr="00C35A2C">
        <w:rPr>
          <w:rFonts w:ascii="David" w:hAnsi="David" w:hint="cs"/>
          <w:sz w:val="32"/>
          <w:rtl/>
        </w:rPr>
        <w:t>נאמרו</w:t>
      </w:r>
      <w:r w:rsidR="00872325">
        <w:rPr>
          <w:rFonts w:ascii="David" w:hAnsi="David" w:hint="cs"/>
          <w:sz w:val="32"/>
          <w:rtl/>
        </w:rPr>
        <w:t>,</w:t>
      </w:r>
      <w:r w:rsidRPr="00C35A2C">
        <w:rPr>
          <w:rFonts w:ascii="David" w:hAnsi="David" w:hint="cs"/>
          <w:sz w:val="32"/>
          <w:rtl/>
        </w:rPr>
        <w:t xml:space="preserve"> שבת בראשית לא נאמרה</w:t>
      </w:r>
    </w:p>
    <w:p w14:paraId="7D53698E" w14:textId="77777777" w:rsidR="00AC0AF5" w:rsidRPr="00C35A2C" w:rsidRDefault="00AC0AF5" w:rsidP="00982F98">
      <w:pPr>
        <w:pStyle w:val="affe"/>
        <w:framePr w:wrap="around"/>
        <w:rPr>
          <w:rtl/>
        </w:rPr>
      </w:pPr>
      <w:r w:rsidRPr="00C35A2C">
        <w:rPr>
          <w:rFonts w:hint="cs"/>
          <w:rtl/>
        </w:rPr>
        <w:t>קכא.</w:t>
      </w:r>
    </w:p>
    <w:p w14:paraId="0405606E" w14:textId="77777777" w:rsidR="00AC0AF5" w:rsidRPr="00C35A2C" w:rsidRDefault="00AC0AF5" w:rsidP="00AC0AF5">
      <w:pPr>
        <w:rPr>
          <w:rFonts w:ascii="David" w:hAnsi="David"/>
          <w:sz w:val="32"/>
          <w:rtl/>
        </w:rPr>
      </w:pPr>
      <w:r w:rsidRPr="00C35A2C">
        <w:rPr>
          <w:rFonts w:ascii="David" w:hAnsi="David"/>
          <w:sz w:val="32"/>
          <w:rtl/>
        </w:rPr>
        <w:t>בן עזאי אומר: מועדי ה</w:t>
      </w:r>
      <w:r w:rsidRPr="00F10693">
        <w:rPr>
          <w:rtl/>
        </w:rPr>
        <w:t xml:space="preserve">' </w:t>
      </w:r>
      <w:r w:rsidRPr="00C35A2C">
        <w:rPr>
          <w:rFonts w:ascii="David" w:hAnsi="David"/>
          <w:sz w:val="32"/>
          <w:rtl/>
        </w:rPr>
        <w:t>נאמרו, הפרת נדרים לא נאמרה.</w:t>
      </w:r>
    </w:p>
    <w:p w14:paraId="5D51088B" w14:textId="77777777" w:rsidR="00AC0AF5" w:rsidRDefault="00AC0AF5" w:rsidP="00AC0AF5">
      <w:pPr>
        <w:rPr>
          <w:rFonts w:ascii="David" w:hAnsi="David"/>
          <w:sz w:val="32"/>
          <w:rtl/>
        </w:rPr>
      </w:pPr>
      <w:r>
        <w:rPr>
          <w:rStyle w:val="affffe"/>
          <w:rFonts w:ascii="David" w:hAnsi="David"/>
          <w:sz w:val="32"/>
          <w:rtl/>
          <w:rPrChange w:id="9442" w:author="מנוע אמוראים" w:date="2026-10-05T16:41:09Z">
            <w:rPr>
              <w:rFonts w:ascii="David" w:hAnsi="David"/>
              <w:sz w:val="32"/>
              <w:rtl/>
            </w:rPr>
          </w:rPrChange>
        </w:rPr>
        <w:t xml:space="preserve">ר</w:t>
      </w:r>
      <w:r>
        <w:rPr>
          <w:rStyle w:val="affffe"/>
          <w:rFonts w:ascii="David" w:hAnsi="David" w:hint="cs"/>
          <w:sz w:val="32"/>
          <w:rtl/>
          <w:rPrChange w:id="9443" w:author="מנוע אמוראים" w:date="2026-10-05T16:41:09Z">
            <w:rPr>
              <w:rFonts w:ascii="David" w:hAnsi="David" w:hint="cs"/>
              <w:sz w:val="32"/>
              <w:rtl/>
            </w:rPr>
          </w:rPrChange>
        </w:rPr>
        <w:t xml:space="preserve">יב</w:t>
      </w:r>
      <w:r>
        <w:rPr>
          <w:rStyle w:val="affffe"/>
          <w:rFonts w:ascii="David" w:hAnsi="David"/>
          <w:sz w:val="32"/>
          <w:rtl/>
          <w:rPrChange w:id="9444" w:author="מנוע אמוראים" w:date="2026-10-05T16:41:09Z">
            <w:rPr>
              <w:rFonts w:ascii="David" w:hAnsi="David"/>
              <w:sz w:val="32"/>
              <w:rtl/>
            </w:rPr>
          </w:rPrChange>
        </w:rPr>
        <w:t xml:space="preserve">"</w:t>
      </w:r>
      <w:r>
        <w:rPr>
          <w:rStyle w:val="affffe"/>
          <w:rFonts w:ascii="David" w:hAnsi="David" w:hint="cs"/>
          <w:sz w:val="32"/>
          <w:rtl/>
          <w:rPrChange w:id="9445" w:author="מנוע אמוראים" w:date="2026-10-05T16:41:09Z">
            <w:rPr>
              <w:rFonts w:ascii="David" w:hAnsi="David" w:hint="cs"/>
              <w:sz w:val="32"/>
              <w:rtl/>
            </w:rPr>
          </w:rPrChange>
        </w:rPr>
        <w:t xml:space="preserve">נ</w:t>
      </w:r>
      <w:r>
        <w:rPr>
          <w:rFonts w:ascii="David" w:hAnsi="David" w:hint="cs"/>
          <w:sz w:val="32"/>
          <w:rtl/>
        </w:rPr>
        <w:t xml:space="preserve"> גמיר מהך מתני</w:t>
      </w:r>
      <w:r w:rsidRPr="00F10693">
        <w:rPr>
          <w:rFonts w:hint="cs"/>
          <w:rtl/>
        </w:rPr>
        <w:t xml:space="preserve">' </w:t>
      </w:r>
      <w:r>
        <w:rPr>
          <w:rFonts w:ascii="David" w:hAnsi="David" w:hint="cs"/>
          <w:sz w:val="32"/>
          <w:rtl/>
        </w:rPr>
        <w:t>ולא ידע לפר</w:t>
      </w:r>
      <w:r>
        <w:rPr>
          <w:rFonts w:ascii="David" w:hAnsi="David" w:hint="cs"/>
          <w:sz w:val="32"/>
          <w:rtl/>
        </w:rPr>
        <w:t xml:space="preserve">שה הלך אחר </w:t>
      </w:r>
      <w:r>
        <w:rPr>
          <w:rStyle w:val="affffe"/>
          <w:rFonts w:ascii="David" w:hAnsi="David" w:hint="cs"/>
          <w:sz w:val="32"/>
          <w:rtl/>
          <w:rPrChange w:id="9446" w:author="מנוע אמוראים" w:date="2026-10-05T16:41:09Z">
            <w:rPr>
              <w:rFonts w:ascii="David" w:hAnsi="David" w:hint="cs"/>
              <w:sz w:val="32"/>
              <w:rtl/>
            </w:rPr>
          </w:rPrChange>
        </w:rPr>
        <w:t xml:space="preserve">ר</w:t>
      </w:r>
      <w:r>
        <w:rPr>
          <w:rStyle w:val="affffe"/>
          <w:rFonts w:ascii="David" w:hAnsi="David"/>
          <w:sz w:val="32"/>
          <w:rtl/>
          <w:rPrChange w:id="9447" w:author="מנוע אמוראים" w:date="2026-10-05T16:41:09Z">
            <w:rPr>
              <w:rFonts w:ascii="David" w:hAnsi="David"/>
              <w:sz w:val="32"/>
              <w:rtl/>
            </w:rPr>
          </w:rPrChange>
        </w:rPr>
        <w:t xml:space="preserve">"</w:t>
      </w:r>
      <w:r>
        <w:rPr>
          <w:rStyle w:val="affffe"/>
          <w:rFonts w:ascii="David" w:hAnsi="David" w:hint="cs"/>
          <w:sz w:val="32"/>
          <w:rtl/>
          <w:rPrChange w:id="9448" w:author="מנוע אמוראים" w:date="2026-10-05T16:41:09Z">
            <w:rPr>
              <w:rFonts w:ascii="David" w:hAnsi="David" w:hint="cs"/>
              <w:sz w:val="32"/>
              <w:rtl/>
            </w:rPr>
          </w:rPrChange>
        </w:rPr>
        <w:t xml:space="preserve">ש</w:t>
      </w:r>
      <w:r>
        <w:rPr>
          <w:rFonts w:ascii="David" w:hAnsi="David" w:hint="cs"/>
          <w:sz w:val="32"/>
          <w:rtl/>
        </w:rPr>
        <w:t xml:space="preserve"> ל</w:t>
      </w:r>
      <w:r>
        <w:rPr>
          <w:rFonts w:ascii="David" w:hAnsi="David" w:hint="cs"/>
          <w:sz w:val="32"/>
          <w:rtl/>
        </w:rPr>
        <w:t>נ</w:t>
      </w:r>
      <w:r w:rsidRPr="00C35A2C">
        <w:rPr>
          <w:rFonts w:ascii="David" w:hAnsi="David" w:hint="cs"/>
          <w:sz w:val="32"/>
          <w:rtl/>
        </w:rPr>
        <w:t>הרדעא ולא מצאו הלך אחריו למחוזא ומצאו</w:t>
      </w:r>
    </w:p>
    <w:p w14:paraId="08C19943" w14:textId="77777777" w:rsidR="00AC0AF5" w:rsidRPr="00C35A2C" w:rsidRDefault="00AC0AF5" w:rsidP="00AC0AF5">
      <w:pPr>
        <w:rPr>
          <w:rFonts w:ascii="David" w:hAnsi="David"/>
          <w:sz w:val="32"/>
          <w:rtl/>
        </w:rPr>
      </w:pPr>
      <w:r w:rsidRPr="00C35A2C">
        <w:rPr>
          <w:rFonts w:ascii="David" w:hAnsi="David" w:hint="cs"/>
          <w:sz w:val="32"/>
          <w:rtl/>
        </w:rPr>
        <w:lastRenderedPageBreak/>
        <w:t>א</w:t>
      </w:r>
      <w:r w:rsidRPr="00C35A2C">
        <w:rPr>
          <w:rFonts w:ascii="David" w:hAnsi="David"/>
          <w:sz w:val="32"/>
          <w:rtl/>
        </w:rPr>
        <w:t>"</w:t>
      </w:r>
      <w:r w:rsidRPr="00C35A2C">
        <w:rPr>
          <w:rFonts w:ascii="David" w:hAnsi="David" w:hint="cs"/>
          <w:sz w:val="32"/>
          <w:rtl/>
        </w:rPr>
        <w:t>ל</w:t>
      </w:r>
      <w:r w:rsidRPr="00C35A2C">
        <w:rPr>
          <w:rFonts w:ascii="David" w:hAnsi="David"/>
          <w:sz w:val="32"/>
          <w:rtl/>
        </w:rPr>
        <w:t>: מאי</w:t>
      </w:r>
      <w:r w:rsidRPr="004C4C98">
        <w:rPr>
          <w:rStyle w:val="affff8"/>
          <w:rtl/>
        </w:rPr>
        <w:t xml:space="preserve"> </w:t>
      </w:r>
      <w:r w:rsidRPr="00F10693">
        <w:rPr>
          <w:rFonts w:hint="cs"/>
          <w:rtl/>
        </w:rPr>
        <w:t>'</w:t>
      </w:r>
      <w:r w:rsidRPr="00F10693">
        <w:rPr>
          <w:rtl/>
        </w:rPr>
        <w:t>מ</w:t>
      </w:r>
      <w:r w:rsidRPr="004C4C98">
        <w:rPr>
          <w:rStyle w:val="affff8"/>
          <w:rtl/>
        </w:rPr>
        <w:t>ועדי ה</w:t>
      </w:r>
      <w:r w:rsidRPr="00F10693">
        <w:rPr>
          <w:rtl/>
        </w:rPr>
        <w:t xml:space="preserve">' </w:t>
      </w:r>
      <w:r w:rsidRPr="00C35A2C">
        <w:rPr>
          <w:rFonts w:ascii="David" w:hAnsi="David"/>
          <w:sz w:val="32"/>
          <w:rtl/>
        </w:rPr>
        <w:t>נאמרו, שבת בראשית לא נאמרה? אמר ליה: מועדי ה</w:t>
      </w:r>
      <w:r w:rsidRPr="00F10693">
        <w:rPr>
          <w:rtl/>
        </w:rPr>
        <w:t xml:space="preserve">' </w:t>
      </w:r>
      <w:r w:rsidRPr="00C35A2C">
        <w:rPr>
          <w:rFonts w:ascii="David" w:hAnsi="David"/>
          <w:sz w:val="32"/>
          <w:rtl/>
        </w:rPr>
        <w:t>צריכין קידוש ב"</w:t>
      </w:r>
      <w:r w:rsidRPr="00C35A2C">
        <w:rPr>
          <w:rFonts w:ascii="David" w:hAnsi="David" w:hint="cs"/>
          <w:sz w:val="32"/>
          <w:rtl/>
        </w:rPr>
        <w:t>ד</w:t>
      </w:r>
      <w:r w:rsidRPr="00C35A2C">
        <w:rPr>
          <w:rFonts w:ascii="David" w:hAnsi="David"/>
          <w:sz w:val="32"/>
          <w:rtl/>
        </w:rPr>
        <w:t xml:space="preserve">, </w:t>
      </w:r>
      <w:r w:rsidRPr="00C35A2C">
        <w:rPr>
          <w:rFonts w:ascii="David" w:hAnsi="David" w:hint="cs"/>
          <w:sz w:val="32"/>
          <w:rtl/>
        </w:rPr>
        <w:t>משא</w:t>
      </w:r>
      <w:r w:rsidRPr="00C35A2C">
        <w:rPr>
          <w:rFonts w:ascii="David" w:hAnsi="David"/>
          <w:sz w:val="32"/>
          <w:rtl/>
        </w:rPr>
        <w:t>"</w:t>
      </w:r>
      <w:r w:rsidRPr="00C35A2C">
        <w:rPr>
          <w:rFonts w:ascii="David" w:hAnsi="David" w:hint="cs"/>
          <w:sz w:val="32"/>
          <w:rtl/>
        </w:rPr>
        <w:t>כ שבת בראשית</w:t>
      </w:r>
    </w:p>
    <w:p w14:paraId="06214DE0" w14:textId="77777777" w:rsidR="00AC0AF5" w:rsidRPr="00C35A2C" w:rsidRDefault="00AC0AF5" w:rsidP="00AC0AF5">
      <w:pPr>
        <w:rPr>
          <w:rFonts w:ascii="David" w:hAnsi="David"/>
          <w:sz w:val="32"/>
          <w:rtl/>
        </w:rPr>
      </w:pPr>
      <w:r w:rsidRPr="00C35A2C">
        <w:rPr>
          <w:rFonts w:ascii="David" w:hAnsi="David" w:hint="cs"/>
          <w:sz w:val="32"/>
          <w:rtl/>
        </w:rPr>
        <w:t>דסד</w:t>
      </w:r>
      <w:r w:rsidRPr="00C35A2C">
        <w:rPr>
          <w:rFonts w:ascii="David" w:hAnsi="David"/>
          <w:sz w:val="32"/>
          <w:rtl/>
        </w:rPr>
        <w:t>"</w:t>
      </w:r>
      <w:r w:rsidRPr="00C35A2C">
        <w:rPr>
          <w:rFonts w:ascii="David" w:hAnsi="David" w:hint="cs"/>
          <w:sz w:val="32"/>
          <w:rtl/>
        </w:rPr>
        <w:t>א</w:t>
      </w:r>
      <w:r w:rsidRPr="00C35A2C">
        <w:rPr>
          <w:rFonts w:ascii="David" w:hAnsi="David"/>
          <w:sz w:val="32"/>
          <w:rtl/>
        </w:rPr>
        <w:t xml:space="preserve"> הואיל וכתיבי גבי מועדות, תיבעי קידוש בית דין כמועדות, ק</w:t>
      </w:r>
      <w:r w:rsidRPr="00C35A2C">
        <w:rPr>
          <w:rFonts w:ascii="David" w:hAnsi="David" w:hint="cs"/>
          <w:sz w:val="32"/>
          <w:rtl/>
        </w:rPr>
        <w:t>מ</w:t>
      </w:r>
      <w:r w:rsidRPr="00C35A2C">
        <w:rPr>
          <w:rFonts w:ascii="David" w:hAnsi="David"/>
          <w:sz w:val="32"/>
          <w:rtl/>
        </w:rPr>
        <w:t>"</w:t>
      </w:r>
      <w:r w:rsidRPr="00C35A2C">
        <w:rPr>
          <w:rFonts w:ascii="David" w:hAnsi="David" w:hint="cs"/>
          <w:sz w:val="32"/>
          <w:rtl/>
        </w:rPr>
        <w:t>ל.</w:t>
      </w:r>
    </w:p>
    <w:p w14:paraId="46B53622" w14:textId="77777777" w:rsidR="00AC0AF5" w:rsidRPr="006765C4" w:rsidRDefault="00AC0AF5" w:rsidP="00AC0AF5">
      <w:pPr>
        <w:rPr>
          <w:rFonts w:ascii="David" w:hAnsi="David"/>
          <w:spacing w:val="-6"/>
          <w:sz w:val="32"/>
          <w:rtl/>
        </w:rPr>
      </w:pPr>
      <w:r w:rsidRPr="00F10693">
        <w:rPr>
          <w:rFonts w:hint="cs"/>
          <w:rtl/>
        </w:rPr>
        <w:t>'</w:t>
      </w:r>
      <w:r w:rsidRPr="00F10693">
        <w:rPr>
          <w:rtl/>
        </w:rPr>
        <w:t>מ</w:t>
      </w:r>
      <w:r w:rsidRPr="006765C4">
        <w:rPr>
          <w:rStyle w:val="affff8"/>
          <w:spacing w:val="-6"/>
          <w:rtl/>
        </w:rPr>
        <w:t>ועדי ה</w:t>
      </w:r>
      <w:r w:rsidRPr="00F10693">
        <w:rPr>
          <w:rtl/>
        </w:rPr>
        <w:t xml:space="preserve">' </w:t>
      </w:r>
      <w:r w:rsidRPr="006765C4">
        <w:rPr>
          <w:rFonts w:ascii="David" w:hAnsi="David"/>
          <w:spacing w:val="-6"/>
          <w:sz w:val="32"/>
          <w:rtl/>
        </w:rPr>
        <w:t>נאמרו, הפרת נדרים לא נאמרה? מועדי ה</w:t>
      </w:r>
      <w:r w:rsidRPr="00F10693">
        <w:rPr>
          <w:rtl/>
        </w:rPr>
        <w:t xml:space="preserve">' </w:t>
      </w:r>
      <w:r w:rsidRPr="006765C4">
        <w:rPr>
          <w:rFonts w:ascii="David" w:hAnsi="David"/>
          <w:spacing w:val="-6"/>
          <w:sz w:val="32"/>
          <w:rtl/>
        </w:rPr>
        <w:t>צריכין מומחין, הפרת נדרים אינה צריכה מומחין.</w:t>
      </w:r>
    </w:p>
    <w:p w14:paraId="30EA9330" w14:textId="77777777" w:rsidR="00AC0AF5" w:rsidRDefault="00AC0AF5" w:rsidP="00AC0AF5">
      <w:pPr>
        <w:rPr>
          <w:rFonts w:ascii="David" w:hAnsi="David"/>
          <w:sz w:val="32"/>
          <w:rtl/>
        </w:rPr>
      </w:pPr>
      <w:r>
        <w:rPr>
          <w:rFonts w:ascii="David" w:hAnsi="David"/>
          <w:sz w:val="32"/>
          <w:rtl/>
        </w:rPr>
        <w:t>וה</w:t>
      </w:r>
      <w:r>
        <w:rPr>
          <w:rFonts w:ascii="David" w:hAnsi="David" w:hint="cs"/>
          <w:sz w:val="32"/>
          <w:rtl/>
        </w:rPr>
        <w:t>ך</w:t>
      </w:r>
      <w:r w:rsidRPr="00C35A2C">
        <w:rPr>
          <w:rFonts w:ascii="David" w:hAnsi="David"/>
          <w:sz w:val="32"/>
          <w:rtl/>
        </w:rPr>
        <w:t xml:space="preserve"> </w:t>
      </w:r>
      <w:r w:rsidRPr="00677B59">
        <w:rPr>
          <w:rStyle w:val="affff8"/>
          <w:rtl/>
        </w:rPr>
        <w:t>ראשי המטות</w:t>
      </w:r>
      <w:r w:rsidRPr="00C35A2C">
        <w:rPr>
          <w:rFonts w:ascii="David" w:hAnsi="David"/>
          <w:sz w:val="32"/>
          <w:rtl/>
        </w:rPr>
        <w:t>–</w:t>
      </w:r>
      <w:r>
        <w:rPr>
          <w:rFonts w:ascii="David" w:hAnsi="David" w:hint="cs"/>
          <w:sz w:val="32"/>
          <w:rtl/>
        </w:rPr>
        <w:t xml:space="preserve"> </w:t>
      </w:r>
      <w:r>
        <w:rPr>
          <w:rStyle w:val="affffe"/>
          <w:rFonts w:ascii="David" w:hAnsi="David" w:hint="cs"/>
          <w:sz w:val="32"/>
          <w:rtl/>
          <w:rPrChange w:id="9449" w:author="מנוע אמוראים" w:date="2026-10-05T16:41:09Z">
            <w:rPr>
              <w:rFonts w:ascii="David" w:hAnsi="David" w:hint="cs"/>
              <w:sz w:val="32"/>
              <w:rtl/>
            </w:rPr>
          </w:rPrChange>
        </w:rPr>
        <w:t xml:space="preserve">אר</w:t>
      </w:r>
      <w:r>
        <w:rPr>
          <w:rStyle w:val="affffe"/>
          <w:rFonts w:ascii="David" w:hAnsi="David"/>
          <w:sz w:val="32"/>
          <w:rtl/>
          <w:rPrChange w:id="9450" w:author="מנוע אמוראים" w:date="2026-10-05T16:41:09Z">
            <w:rPr>
              <w:rFonts w:ascii="David" w:hAnsi="David"/>
              <w:sz w:val="32"/>
              <w:rtl/>
            </w:rPr>
          </w:rPrChange>
        </w:rPr>
        <w:t xml:space="preserve">"</w:t>
      </w:r>
      <w:r>
        <w:rPr>
          <w:rStyle w:val="affffe"/>
          <w:rFonts w:ascii="David" w:hAnsi="David" w:hint="cs"/>
          <w:sz w:val="32"/>
          <w:rtl/>
          <w:rPrChange w:id="9451" w:author="מנוע אמוראים" w:date="2026-10-05T16:41:09Z">
            <w:rPr>
              <w:rFonts w:ascii="David" w:hAnsi="David" w:hint="cs"/>
              <w:sz w:val="32"/>
              <w:rtl/>
            </w:rPr>
          </w:rPrChange>
        </w:rPr>
        <w:t xml:space="preserve">ח</w:t>
      </w:r>
      <w:r>
        <w:rPr>
          <w:rFonts w:ascii="David" w:hAnsi="David" w:hint="cs"/>
          <w:sz w:val="32"/>
          <w:rtl/>
        </w:rPr>
        <w:t xml:space="preserve"> </w:t>
      </w:r>
      <w:r>
        <w:rPr>
          <w:rStyle w:val="affffe"/>
          <w:rFonts w:ascii="David" w:hAnsi="David" w:hint="cs"/>
          <w:sz w:val="32"/>
          <w:rtl/>
          <w:rPrChange w:id="9452" w:author="מנוע אמוראים" w:date="2026-10-05T16:41:09Z">
            <w:rPr>
              <w:rFonts w:ascii="David" w:hAnsi="David" w:hint="cs"/>
              <w:sz w:val="32"/>
              <w:rtl/>
            </w:rPr>
          </w:rPrChange>
        </w:rPr>
        <w:t xml:space="preserve">מרי</w:t>
      </w:r>
      <w:r>
        <w:rPr>
          <w:rStyle w:val="affffe"/>
          <w:rFonts w:ascii="David" w:hAnsi="David"/>
          <w:sz w:val="32"/>
          <w:rtl/>
          <w:rPrChange w:id="9453" w:author="מנוע אמוראים" w:date="2026-10-05T16:41:09Z">
            <w:rPr>
              <w:rFonts w:ascii="David" w:hAnsi="David"/>
              <w:sz w:val="32"/>
              <w:rtl/>
            </w:rPr>
          </w:rPrChange>
        </w:rPr>
        <w:t xml:space="preserve">"</w:t>
      </w:r>
      <w:r>
        <w:rPr>
          <w:rStyle w:val="affffe"/>
          <w:rFonts w:ascii="David" w:hAnsi="David" w:hint="cs"/>
          <w:sz w:val="32"/>
          <w:rtl/>
          <w:rPrChange w:id="9454" w:author="מנוע אמוראים" w:date="2026-10-05T16:41:09Z">
            <w:rPr>
              <w:rFonts w:ascii="David" w:hAnsi="David" w:hint="cs"/>
              <w:sz w:val="32"/>
              <w:rtl/>
            </w:rPr>
          </w:rPrChange>
        </w:rPr>
        <w:t xml:space="preserve">ו</w:t>
      </w:r>
      <w:r>
        <w:rPr>
          <w:rFonts w:ascii="David" w:hAnsi="David" w:hint="cs"/>
          <w:sz w:val="32"/>
          <w:rtl/>
        </w:rPr>
        <w:t xml:space="preserve">: ביחיד מומחה</w:t>
      </w:r>
    </w:p>
    <w:p w14:paraId="321D744D" w14:textId="77777777" w:rsidR="00AC0AF5" w:rsidRPr="00C35A2C" w:rsidRDefault="00AC0AF5" w:rsidP="00AC0AF5">
      <w:pPr>
        <w:rPr>
          <w:rFonts w:ascii="David" w:hAnsi="David"/>
          <w:sz w:val="32"/>
          <w:rtl/>
        </w:rPr>
      </w:pPr>
    </w:p>
    <w:p w14:paraId="0F2AF59E" w14:textId="4E7DF242" w:rsidR="00872325" w:rsidRPr="00872325" w:rsidRDefault="00AC0AF5" w:rsidP="00872325">
      <w:pPr>
        <w:pStyle w:val="36"/>
        <w:framePr w:wrap="notBeside"/>
        <w:rPr>
          <w:rtl/>
        </w:rPr>
      </w:pPr>
      <w:r w:rsidRPr="00872325">
        <w:rPr>
          <w:rtl/>
        </w:rPr>
        <w:t>תנן התם</w:t>
      </w:r>
      <w:r w:rsidR="00872325">
        <w:rPr>
          <w:rFonts w:hint="cs"/>
          <w:rtl/>
        </w:rPr>
        <w:t xml:space="preserve"> </w:t>
      </w:r>
      <w:r w:rsidRPr="00872325">
        <w:rPr>
          <w:rFonts w:hint="cs"/>
          <w:rtl/>
        </w:rPr>
        <w:t>רשב</w:t>
      </w:r>
      <w:r w:rsidRPr="00872325">
        <w:rPr>
          <w:rtl/>
        </w:rPr>
        <w:t>"</w:t>
      </w:r>
      <w:r w:rsidRPr="00872325">
        <w:rPr>
          <w:rFonts w:hint="cs"/>
          <w:rtl/>
        </w:rPr>
        <w:t>ג</w:t>
      </w:r>
      <w:r w:rsidRPr="00872325">
        <w:rPr>
          <w:rtl/>
        </w:rPr>
        <w:t>:</w:t>
      </w:r>
    </w:p>
    <w:p w14:paraId="2F037BF9" w14:textId="0096A6E6" w:rsidR="00AC0AF5" w:rsidRPr="00C35A2C" w:rsidRDefault="00AC0AF5" w:rsidP="00AC0AF5">
      <w:pPr>
        <w:rPr>
          <w:rFonts w:ascii="David" w:hAnsi="David"/>
          <w:sz w:val="32"/>
          <w:rtl/>
        </w:rPr>
      </w:pPr>
      <w:r w:rsidRPr="00C35A2C">
        <w:rPr>
          <w:rFonts w:ascii="David" w:hAnsi="David"/>
          <w:sz w:val="32"/>
          <w:rtl/>
        </w:rPr>
        <w:t xml:space="preserve">לא היו ימים טובים לישראל </w:t>
      </w:r>
      <w:r w:rsidRPr="0081371E">
        <w:rPr>
          <w:rStyle w:val="afff8"/>
          <w:rtl/>
        </w:rPr>
        <w:t>כ</w:t>
      </w:r>
      <w:r w:rsidRPr="0081371E">
        <w:rPr>
          <w:rStyle w:val="afff8"/>
          <w:rFonts w:hint="cs"/>
          <w:rtl/>
        </w:rPr>
        <w:t>ט</w:t>
      </w:r>
      <w:r w:rsidRPr="0081371E">
        <w:rPr>
          <w:rStyle w:val="afff8"/>
          <w:rtl/>
        </w:rPr>
        <w:t>"</w:t>
      </w:r>
      <w:r w:rsidRPr="0081371E">
        <w:rPr>
          <w:rStyle w:val="afff8"/>
          <w:rFonts w:hint="cs"/>
          <w:rtl/>
        </w:rPr>
        <w:t xml:space="preserve">ו </w:t>
      </w:r>
      <w:r w:rsidRPr="0081371E">
        <w:rPr>
          <w:rStyle w:val="afff8"/>
          <w:rtl/>
        </w:rPr>
        <w:t>באב וכיום הכפורים</w:t>
      </w:r>
      <w:r w:rsidRPr="00C35A2C">
        <w:rPr>
          <w:rFonts w:ascii="David" w:hAnsi="David"/>
          <w:sz w:val="32"/>
          <w:rtl/>
        </w:rPr>
        <w:t>, שבהן בנות ירושלים יוצאות בכלי לבן שאולין, שלא לבייש את מי שאין לו.</w:t>
      </w:r>
    </w:p>
    <w:p w14:paraId="33B7DCAB" w14:textId="77777777" w:rsidR="00AC0AF5" w:rsidRDefault="00AC0AF5" w:rsidP="00AC0AF5">
      <w:pPr>
        <w:rPr>
          <w:rFonts w:ascii="David" w:hAnsi="David"/>
          <w:sz w:val="32"/>
          <w:rtl/>
        </w:rPr>
      </w:pPr>
      <w:r w:rsidRPr="00872325">
        <w:rPr>
          <w:rFonts w:ascii="David" w:hAnsi="David"/>
          <w:b/>
          <w:bCs/>
          <w:sz w:val="32"/>
          <w:rtl/>
        </w:rPr>
        <w:t>יו</w:t>
      </w:r>
      <w:r w:rsidRPr="00872325">
        <w:rPr>
          <w:rFonts w:ascii="David" w:hAnsi="David" w:hint="cs"/>
          <w:b/>
          <w:bCs/>
          <w:sz w:val="32"/>
          <w:rtl/>
        </w:rPr>
        <w:t>ה</w:t>
      </w:r>
      <w:r w:rsidRPr="00872325">
        <w:rPr>
          <w:rFonts w:ascii="David" w:hAnsi="David"/>
          <w:b/>
          <w:bCs/>
          <w:sz w:val="32"/>
          <w:rtl/>
        </w:rPr>
        <w:t>"</w:t>
      </w:r>
      <w:r w:rsidRPr="00872325">
        <w:rPr>
          <w:rFonts w:ascii="David" w:hAnsi="David" w:hint="cs"/>
          <w:b/>
          <w:bCs/>
          <w:sz w:val="32"/>
          <w:rtl/>
        </w:rPr>
        <w:t>כ</w:t>
      </w:r>
      <w:r w:rsidRPr="00872325">
        <w:rPr>
          <w:rFonts w:ascii="David" w:hAnsi="David"/>
          <w:b/>
          <w:bCs/>
          <w:sz w:val="32"/>
          <w:rtl/>
        </w:rPr>
        <w:t xml:space="preserve"> -</w:t>
      </w:r>
      <w:r w:rsidRPr="00C35A2C">
        <w:rPr>
          <w:rFonts w:ascii="David" w:hAnsi="David"/>
          <w:sz w:val="32"/>
          <w:rtl/>
        </w:rPr>
        <w:t xml:space="preserve"> יום סליחה ומחילה, יום שנתנו בו לוחות אחרונות,</w:t>
      </w:r>
    </w:p>
    <w:p w14:paraId="79F88647" w14:textId="77777777" w:rsidR="00872325" w:rsidRDefault="00AC0AF5" w:rsidP="00AC0AF5">
      <w:pPr>
        <w:rPr>
          <w:rFonts w:ascii="David" w:hAnsi="David"/>
          <w:sz w:val="32"/>
          <w:rtl/>
        </w:rPr>
      </w:pPr>
      <w:r w:rsidRPr="0081371E">
        <w:rPr>
          <w:rStyle w:val="afff8"/>
          <w:rFonts w:hint="cs"/>
          <w:rtl/>
        </w:rPr>
        <w:t>ט</w:t>
      </w:r>
      <w:r w:rsidRPr="0081371E">
        <w:rPr>
          <w:rStyle w:val="afff8"/>
          <w:rtl/>
        </w:rPr>
        <w:t>"</w:t>
      </w:r>
      <w:r w:rsidRPr="0081371E">
        <w:rPr>
          <w:rStyle w:val="afff8"/>
          <w:rFonts w:hint="cs"/>
          <w:rtl/>
        </w:rPr>
        <w:t>ו באב</w:t>
      </w:r>
      <w:r w:rsidRPr="00C35A2C">
        <w:rPr>
          <w:rFonts w:ascii="David" w:hAnsi="David" w:hint="cs"/>
          <w:sz w:val="32"/>
          <w:rtl/>
        </w:rPr>
        <w:t xml:space="preserve">- </w:t>
      </w:r>
      <w:r w:rsidRPr="00C35A2C">
        <w:rPr>
          <w:rFonts w:ascii="David" w:hAnsi="David"/>
          <w:sz w:val="32"/>
          <w:rtl/>
        </w:rPr>
        <w:t xml:space="preserve"> </w:t>
      </w:r>
      <w:r w:rsidRPr="00872325">
        <w:rPr>
          <w:rStyle w:val="affffe"/>
          <w:rFonts w:hint="cs"/>
          <w:rtl/>
        </w:rPr>
        <w:t>א. ריא</w:t>
      </w:r>
      <w:r w:rsidRPr="00872325">
        <w:rPr>
          <w:rStyle w:val="affffe"/>
          <w:rtl/>
        </w:rPr>
        <w:t>"</w:t>
      </w:r>
      <w:r w:rsidRPr="00872325">
        <w:rPr>
          <w:rStyle w:val="affffe"/>
          <w:rFonts w:hint="cs"/>
          <w:rtl/>
        </w:rPr>
        <w:t>ש:</w:t>
      </w:r>
      <w:r w:rsidRPr="00C35A2C">
        <w:rPr>
          <w:rFonts w:ascii="David" w:hAnsi="David"/>
          <w:sz w:val="32"/>
          <w:rtl/>
        </w:rPr>
        <w:t xml:space="preserve"> יום שהותרו שבטים לבא זה בזה.</w:t>
      </w:r>
      <w:r w:rsidRPr="00C35A2C">
        <w:rPr>
          <w:rFonts w:ascii="David" w:hAnsi="David" w:hint="cs"/>
          <w:sz w:val="32"/>
          <w:rtl/>
        </w:rPr>
        <w:t xml:space="preserve">   </w:t>
      </w:r>
    </w:p>
    <w:p w14:paraId="2F996476" w14:textId="416FD2D8" w:rsidR="00AC0AF5" w:rsidRPr="0081371E" w:rsidRDefault="00AC0AF5" w:rsidP="00AC0AF5">
      <w:pPr>
        <w:rPr>
          <w:rStyle w:val="afff8"/>
          <w:rtl/>
        </w:rPr>
      </w:pPr>
      <w:r w:rsidRPr="00C35A2C">
        <w:rPr>
          <w:rFonts w:ascii="David" w:hAnsi="David" w:hint="cs"/>
          <w:sz w:val="32"/>
          <w:rtl/>
        </w:rPr>
        <w:t>ודרוש</w:t>
      </w:r>
      <w:r w:rsidRPr="004C4C98">
        <w:rPr>
          <w:rStyle w:val="affff8"/>
          <w:rFonts w:hint="cs"/>
          <w:rtl/>
        </w:rPr>
        <w:t xml:space="preserve"> </w:t>
      </w:r>
      <w:r w:rsidRPr="00872325">
        <w:rPr>
          <w:rStyle w:val="affff8"/>
          <w:rFonts w:hint="cs"/>
          <w:rtl/>
        </w:rPr>
        <w:t>'</w:t>
      </w:r>
      <w:r w:rsidRPr="00872325">
        <w:rPr>
          <w:rStyle w:val="affff8"/>
          <w:rtl/>
        </w:rPr>
        <w:t>זה הדבר</w:t>
      </w:r>
      <w:r w:rsidRPr="00872325">
        <w:rPr>
          <w:rStyle w:val="affff8"/>
          <w:rFonts w:hint="cs"/>
          <w:rtl/>
        </w:rPr>
        <w:t>'</w:t>
      </w:r>
      <w:r w:rsidRPr="00F10693">
        <w:rPr>
          <w:rtl/>
        </w:rPr>
        <w:t xml:space="preserve"> </w:t>
      </w:r>
      <w:r w:rsidRPr="00C35A2C">
        <w:rPr>
          <w:rFonts w:ascii="David" w:hAnsi="David"/>
          <w:sz w:val="32"/>
          <w:rtl/>
        </w:rPr>
        <w:t>- דבר זה לא יהא נוהג אלא בדור זה.</w:t>
      </w:r>
    </w:p>
    <w:p w14:paraId="79116E97" w14:textId="116E40B2" w:rsidR="00872325" w:rsidRPr="00872325" w:rsidRDefault="00AC0AF5" w:rsidP="00872325">
      <w:pPr>
        <w:pStyle w:val="36"/>
        <w:framePr w:wrap="notBeside"/>
        <w:rPr>
          <w:rtl/>
        </w:rPr>
      </w:pPr>
      <w:r w:rsidRPr="00872325">
        <w:rPr>
          <w:rFonts w:hint="cs"/>
          <w:rtl/>
        </w:rPr>
        <w:t>ב.</w:t>
      </w:r>
      <w:r w:rsidR="00872325">
        <w:rPr>
          <w:rFonts w:hint="cs"/>
          <w:rtl/>
        </w:rPr>
        <w:t xml:space="preserve"> </w:t>
      </w:r>
      <w:r w:rsidRPr="00872325">
        <w:rPr>
          <w:rFonts w:hint="cs"/>
          <w:rtl/>
        </w:rPr>
        <w:t>מרי</w:t>
      </w:r>
      <w:r w:rsidRPr="00872325">
        <w:rPr>
          <w:rtl/>
        </w:rPr>
        <w:t>"</w:t>
      </w:r>
      <w:r w:rsidRPr="00872325">
        <w:rPr>
          <w:rFonts w:hint="cs"/>
          <w:rtl/>
        </w:rPr>
        <w:t>ו</w:t>
      </w:r>
      <w:r w:rsidRPr="00872325">
        <w:rPr>
          <w:rtl/>
        </w:rPr>
        <w:t>:</w:t>
      </w:r>
    </w:p>
    <w:p w14:paraId="2AAFE2A1" w14:textId="437C4401" w:rsidR="00AC0AF5" w:rsidRPr="00C35A2C" w:rsidRDefault="00AC0AF5" w:rsidP="00AC0AF5">
      <w:pPr>
        <w:rPr>
          <w:rtl/>
        </w:rPr>
      </w:pPr>
      <w:r w:rsidRPr="00C35A2C">
        <w:rPr>
          <w:rtl/>
        </w:rPr>
        <w:t xml:space="preserve">יום שהותר שבט בנימן לבא בקהל, </w:t>
      </w:r>
      <w:r w:rsidRPr="004C4C98">
        <w:rPr>
          <w:rStyle w:val="affff8"/>
          <w:rtl/>
        </w:rPr>
        <w:t>ד</w:t>
      </w:r>
      <w:r w:rsidRPr="00F10693">
        <w:rPr>
          <w:rFonts w:hint="cs"/>
          <w:rtl/>
        </w:rPr>
        <w:t>'</w:t>
      </w:r>
      <w:r w:rsidRPr="00F10693">
        <w:rPr>
          <w:rtl/>
        </w:rPr>
        <w:t>ו</w:t>
      </w:r>
      <w:r w:rsidRPr="004C4C98">
        <w:rPr>
          <w:rStyle w:val="affff8"/>
          <w:rtl/>
        </w:rPr>
        <w:t>איש ישראל נשבע במצפה לאמר איש ממנו לא יתן בתו לבנימן לאשה</w:t>
      </w:r>
      <w:r w:rsidRPr="00F10693">
        <w:rPr>
          <w:rFonts w:hint="cs"/>
          <w:rtl/>
        </w:rPr>
        <w:t>'</w:t>
      </w:r>
      <w:r w:rsidRPr="00F10693">
        <w:rPr>
          <w:rtl/>
        </w:rPr>
        <w:t>.</w:t>
      </w:r>
    </w:p>
    <w:p w14:paraId="3895F336" w14:textId="77777777" w:rsidR="00AC0AF5" w:rsidRPr="00C35A2C" w:rsidRDefault="00AC0AF5" w:rsidP="00AC0AF5">
      <w:pPr>
        <w:rPr>
          <w:rFonts w:ascii="David" w:hAnsi="David"/>
          <w:sz w:val="32"/>
          <w:rtl/>
        </w:rPr>
      </w:pPr>
      <w:r w:rsidRPr="00C35A2C">
        <w:rPr>
          <w:rFonts w:ascii="David" w:hAnsi="David" w:hint="cs"/>
          <w:sz w:val="32"/>
          <w:rtl/>
        </w:rPr>
        <w:t>ודרוש</w:t>
      </w:r>
      <w:r w:rsidRPr="004C4C98">
        <w:rPr>
          <w:rStyle w:val="affff8"/>
          <w:rFonts w:hint="cs"/>
          <w:rtl/>
        </w:rPr>
        <w:t xml:space="preserve"> </w:t>
      </w:r>
      <w:r w:rsidRPr="00F10693">
        <w:rPr>
          <w:rFonts w:hint="cs"/>
          <w:rtl/>
        </w:rPr>
        <w:t>'</w:t>
      </w:r>
      <w:r w:rsidRPr="00F10693">
        <w:rPr>
          <w:rtl/>
        </w:rPr>
        <w:t>מ</w:t>
      </w:r>
      <w:r w:rsidRPr="004C4C98">
        <w:rPr>
          <w:rStyle w:val="affff8"/>
          <w:rtl/>
        </w:rPr>
        <w:t>מנו</w:t>
      </w:r>
      <w:r w:rsidRPr="00F10693">
        <w:rPr>
          <w:rFonts w:hint="cs"/>
          <w:rtl/>
        </w:rPr>
        <w:t>'</w:t>
      </w:r>
      <w:r w:rsidRPr="00F10693">
        <w:rPr>
          <w:rtl/>
        </w:rPr>
        <w:t xml:space="preserve"> </w:t>
      </w:r>
      <w:r w:rsidRPr="00C35A2C">
        <w:rPr>
          <w:rFonts w:ascii="David" w:hAnsi="David"/>
          <w:sz w:val="32"/>
          <w:rtl/>
        </w:rPr>
        <w:t>- ולא מבנינו.</w:t>
      </w:r>
    </w:p>
    <w:p w14:paraId="6BA02559" w14:textId="77777777" w:rsidR="00AC0AF5" w:rsidRPr="00C35A2C" w:rsidRDefault="00AC0AF5" w:rsidP="00982F98">
      <w:pPr>
        <w:pStyle w:val="affe"/>
        <w:framePr w:wrap="around"/>
        <w:rPr>
          <w:rtl/>
        </w:rPr>
      </w:pPr>
      <w:r w:rsidRPr="00C35A2C">
        <w:rPr>
          <w:rFonts w:hint="cs"/>
          <w:rtl/>
        </w:rPr>
        <w:t>קכא:</w:t>
      </w:r>
    </w:p>
    <w:p w14:paraId="76E695EC" w14:textId="77777777" w:rsidR="00872325" w:rsidRPr="00872325" w:rsidRDefault="00AC0AF5" w:rsidP="00872325">
      <w:pPr>
        <w:pStyle w:val="36"/>
        <w:framePr w:wrap="notBeside"/>
        <w:rPr>
          <w:rtl/>
        </w:rPr>
      </w:pPr>
      <w:r w:rsidRPr="00872325">
        <w:rPr>
          <w:rFonts w:hint="cs"/>
          <w:rtl/>
        </w:rPr>
        <w:t xml:space="preserve">ג. </w:t>
      </w:r>
      <w:r w:rsidRPr="00872325">
        <w:rPr>
          <w:rtl/>
        </w:rPr>
        <w:t>ר"</w:t>
      </w:r>
      <w:r w:rsidRPr="00872325">
        <w:rPr>
          <w:rFonts w:hint="cs"/>
          <w:rtl/>
        </w:rPr>
        <w:t>ד מר</w:t>
      </w:r>
      <w:r w:rsidRPr="00872325">
        <w:rPr>
          <w:rtl/>
        </w:rPr>
        <w:t>"</w:t>
      </w:r>
      <w:r w:rsidRPr="00872325">
        <w:rPr>
          <w:rFonts w:hint="cs"/>
          <w:rtl/>
        </w:rPr>
        <w:t>נ</w:t>
      </w:r>
      <w:r w:rsidRPr="00872325">
        <w:rPr>
          <w:rtl/>
        </w:rPr>
        <w:t>:</w:t>
      </w:r>
    </w:p>
    <w:p w14:paraId="79C5B327" w14:textId="4CB227A7" w:rsidR="00AC0AF5" w:rsidRPr="0081371E" w:rsidRDefault="00AC0AF5" w:rsidP="00AC0AF5">
      <w:pPr>
        <w:rPr>
          <w:rStyle w:val="afff8"/>
          <w:rtl/>
        </w:rPr>
      </w:pPr>
      <w:r w:rsidRPr="00C35A2C">
        <w:rPr>
          <w:rFonts w:ascii="David" w:hAnsi="David"/>
          <w:sz w:val="32"/>
          <w:rtl/>
        </w:rPr>
        <w:t xml:space="preserve">יום שכלו בו מתי מדבר, </w:t>
      </w:r>
      <w:r w:rsidR="00872325">
        <w:rPr>
          <w:rFonts w:ascii="David" w:hAnsi="David" w:hint="cs"/>
          <w:sz w:val="32"/>
          <w:rtl/>
        </w:rPr>
        <w:t>ד</w:t>
      </w:r>
      <w:r w:rsidRPr="00C35A2C">
        <w:rPr>
          <w:rFonts w:ascii="David" w:hAnsi="David"/>
          <w:sz w:val="32"/>
          <w:rtl/>
        </w:rPr>
        <w:t xml:space="preserve">עד שלא כלו מתי מדבר לא היה דיבור עם משה, </w:t>
      </w:r>
      <w:r w:rsidRPr="00872325">
        <w:rPr>
          <w:rStyle w:val="affffe"/>
          <w:rtl/>
        </w:rPr>
        <w:t>שנא</w:t>
      </w:r>
      <w:r w:rsidRPr="00872325">
        <w:rPr>
          <w:rStyle w:val="affffe"/>
          <w:rFonts w:hint="cs"/>
          <w:rtl/>
        </w:rPr>
        <w:t>'</w:t>
      </w:r>
      <w:r w:rsidRPr="00872325">
        <w:rPr>
          <w:rStyle w:val="affffe"/>
          <w:rtl/>
        </w:rPr>
        <w:t>:</w:t>
      </w:r>
      <w:r w:rsidRPr="004C4C98">
        <w:rPr>
          <w:rStyle w:val="affff8"/>
          <w:rtl/>
        </w:rPr>
        <w:t xml:space="preserve"> </w:t>
      </w:r>
      <w:r w:rsidRPr="00F10693">
        <w:rPr>
          <w:rFonts w:hint="cs"/>
          <w:rtl/>
        </w:rPr>
        <w:t>'</w:t>
      </w:r>
      <w:r w:rsidRPr="00F10693">
        <w:rPr>
          <w:rtl/>
        </w:rPr>
        <w:t>ו</w:t>
      </w:r>
      <w:r w:rsidRPr="004C4C98">
        <w:rPr>
          <w:rStyle w:val="affff8"/>
          <w:rtl/>
        </w:rPr>
        <w:t>יהי כאשר תמו כל אנשי המלחמה למות מקרב העם</w:t>
      </w:r>
      <w:r w:rsidRPr="00F10693">
        <w:rPr>
          <w:rFonts w:hint="cs"/>
          <w:rtl/>
        </w:rPr>
        <w:t>'</w:t>
      </w:r>
      <w:r w:rsidRPr="00F10693">
        <w:rPr>
          <w:rtl/>
        </w:rPr>
        <w:t>,</w:t>
      </w:r>
      <w:r w:rsidRPr="00C35A2C">
        <w:rPr>
          <w:rFonts w:ascii="David" w:hAnsi="David"/>
          <w:sz w:val="32"/>
          <w:rtl/>
        </w:rPr>
        <w:t xml:space="preserve"> </w:t>
      </w:r>
      <w:r w:rsidRPr="00872325">
        <w:rPr>
          <w:rStyle w:val="affffe"/>
          <w:rtl/>
        </w:rPr>
        <w:t>וסמיך ליה:</w:t>
      </w:r>
      <w:r w:rsidRPr="004C4C98">
        <w:rPr>
          <w:rStyle w:val="affff8"/>
          <w:rtl/>
        </w:rPr>
        <w:t xml:space="preserve"> </w:t>
      </w:r>
      <w:r w:rsidRPr="00872325">
        <w:rPr>
          <w:rStyle w:val="affff8"/>
          <w:rFonts w:hint="cs"/>
          <w:rtl/>
        </w:rPr>
        <w:t>'</w:t>
      </w:r>
      <w:r w:rsidRPr="00872325">
        <w:rPr>
          <w:rStyle w:val="affff8"/>
          <w:rtl/>
        </w:rPr>
        <w:t>וידבר ה'</w:t>
      </w:r>
      <w:r w:rsidRPr="00F10693">
        <w:rPr>
          <w:rtl/>
        </w:rPr>
        <w:t xml:space="preserve"> </w:t>
      </w:r>
      <w:r w:rsidRPr="004C4C98">
        <w:rPr>
          <w:rStyle w:val="affff8"/>
          <w:rtl/>
        </w:rPr>
        <w:t>אלי לאמר</w:t>
      </w:r>
      <w:r w:rsidRPr="00F10693">
        <w:rPr>
          <w:rFonts w:hint="cs"/>
          <w:rtl/>
        </w:rPr>
        <w:t>'</w:t>
      </w:r>
      <w:r w:rsidRPr="00F10693">
        <w:rPr>
          <w:rtl/>
        </w:rPr>
        <w:t xml:space="preserve"> </w:t>
      </w:r>
      <w:r w:rsidRPr="00C35A2C">
        <w:rPr>
          <w:rFonts w:ascii="David" w:hAnsi="David"/>
          <w:sz w:val="32"/>
          <w:rtl/>
        </w:rPr>
        <w:t>- אלי היה הדיבור.</w:t>
      </w:r>
    </w:p>
    <w:p w14:paraId="7D2A4A69" w14:textId="77777777" w:rsidR="00872325" w:rsidRPr="00872325" w:rsidRDefault="00AC0AF5" w:rsidP="00872325">
      <w:pPr>
        <w:pStyle w:val="36"/>
        <w:framePr w:wrap="notBeside"/>
        <w:rPr>
          <w:rtl/>
        </w:rPr>
      </w:pPr>
      <w:r w:rsidRPr="00872325">
        <w:rPr>
          <w:rFonts w:hint="cs"/>
          <w:rtl/>
        </w:rPr>
        <w:t xml:space="preserve">ד. </w:t>
      </w:r>
      <w:r w:rsidRPr="00872325">
        <w:rPr>
          <w:rtl/>
        </w:rPr>
        <w:t>עולא:</w:t>
      </w:r>
    </w:p>
    <w:p w14:paraId="3076C7B2" w14:textId="7516C43D" w:rsidR="00AC0AF5" w:rsidRPr="0081371E" w:rsidRDefault="00AC0AF5" w:rsidP="00AC0AF5">
      <w:pPr>
        <w:rPr>
          <w:rStyle w:val="afff8"/>
          <w:rtl/>
        </w:rPr>
      </w:pPr>
      <w:r w:rsidRPr="00C35A2C">
        <w:rPr>
          <w:rFonts w:ascii="David" w:hAnsi="David"/>
          <w:sz w:val="32"/>
          <w:rtl/>
        </w:rPr>
        <w:t>יום שביטל בו הושע בן אלה פרדסאות שהושיב ירבעם על הדרכים שלא יעלו ישראל לרגל.</w:t>
      </w:r>
    </w:p>
    <w:p w14:paraId="43F5864F" w14:textId="77777777" w:rsidR="00872325" w:rsidRPr="00872325" w:rsidRDefault="00AC0AF5" w:rsidP="00872325">
      <w:pPr>
        <w:pStyle w:val="36"/>
        <w:framePr w:wrap="notBeside"/>
        <w:rPr>
          <w:rtl/>
        </w:rPr>
      </w:pPr>
      <w:r w:rsidRPr="00872325">
        <w:rPr>
          <w:rFonts w:hint="cs"/>
          <w:rtl/>
        </w:rPr>
        <w:t>ה.</w:t>
      </w:r>
      <w:r w:rsidRPr="00872325">
        <w:rPr>
          <w:rtl/>
        </w:rPr>
        <w:t xml:space="preserve"> רב מתנה:</w:t>
      </w:r>
    </w:p>
    <w:p w14:paraId="57D7BA20" w14:textId="7AF0DE5D" w:rsidR="00AC0AF5" w:rsidRPr="0081371E" w:rsidRDefault="00AC0AF5" w:rsidP="00AC0AF5">
      <w:pPr>
        <w:rPr>
          <w:rStyle w:val="afff8"/>
          <w:rtl/>
        </w:rPr>
      </w:pPr>
      <w:r w:rsidRPr="00C35A2C">
        <w:rPr>
          <w:rFonts w:ascii="David" w:hAnsi="David"/>
          <w:sz w:val="32"/>
          <w:rtl/>
        </w:rPr>
        <w:t xml:space="preserve">יום שנתנו הרוגי ביתר לקבורה, </w:t>
      </w:r>
      <w:r w:rsidRPr="00872325">
        <w:rPr>
          <w:rStyle w:val="affffe"/>
          <w:rtl/>
        </w:rPr>
        <w:t>ד</w:t>
      </w:r>
      <w:r w:rsidRPr="00872325">
        <w:rPr>
          <w:rStyle w:val="affffe"/>
          <w:rFonts w:hint="cs"/>
          <w:rtl/>
        </w:rPr>
        <w:t>ר</w:t>
      </w:r>
      <w:r w:rsidRPr="00872325">
        <w:rPr>
          <w:rStyle w:val="affffe"/>
          <w:rtl/>
        </w:rPr>
        <w:t>"</w:t>
      </w:r>
      <w:r w:rsidRPr="00872325">
        <w:rPr>
          <w:rStyle w:val="affffe"/>
          <w:rFonts w:hint="cs"/>
          <w:rtl/>
        </w:rPr>
        <w:t>מ</w:t>
      </w:r>
      <w:r w:rsidRPr="00872325">
        <w:rPr>
          <w:rStyle w:val="affffe"/>
          <w:rtl/>
        </w:rPr>
        <w:t>:</w:t>
      </w:r>
      <w:r w:rsidRPr="00C35A2C">
        <w:rPr>
          <w:rFonts w:ascii="David" w:hAnsi="David"/>
          <w:sz w:val="32"/>
          <w:rtl/>
        </w:rPr>
        <w:t xml:space="preserve"> אותו היום שנתנו הרוגי ביתר לקבורה - תקנו ביבנה</w:t>
      </w:r>
      <w:r w:rsidRPr="004C4C98">
        <w:rPr>
          <w:rStyle w:val="affff8"/>
          <w:rtl/>
        </w:rPr>
        <w:t xml:space="preserve"> </w:t>
      </w:r>
      <w:r w:rsidRPr="00872325">
        <w:rPr>
          <w:rStyle w:val="affff8"/>
          <w:rFonts w:hint="cs"/>
          <w:rtl/>
        </w:rPr>
        <w:t>'</w:t>
      </w:r>
      <w:r w:rsidRPr="00872325">
        <w:rPr>
          <w:rStyle w:val="affff8"/>
          <w:rtl/>
        </w:rPr>
        <w:t>הטוב והמטיב</w:t>
      </w:r>
      <w:r w:rsidRPr="00872325">
        <w:rPr>
          <w:rStyle w:val="affff8"/>
          <w:rFonts w:hint="cs"/>
          <w:rtl/>
        </w:rPr>
        <w:t>'</w:t>
      </w:r>
      <w:r w:rsidRPr="00F10693">
        <w:rPr>
          <w:rtl/>
        </w:rPr>
        <w:t>,</w:t>
      </w:r>
      <w:r w:rsidRPr="00C35A2C">
        <w:rPr>
          <w:rFonts w:ascii="David" w:hAnsi="David"/>
          <w:sz w:val="32"/>
          <w:rtl/>
        </w:rPr>
        <w:t xml:space="preserve"> </w:t>
      </w:r>
      <w:r w:rsidRPr="0081371E">
        <w:rPr>
          <w:rStyle w:val="afff8"/>
          <w:rtl/>
        </w:rPr>
        <w:t>הטוב</w:t>
      </w:r>
      <w:r w:rsidRPr="00C35A2C">
        <w:rPr>
          <w:rFonts w:ascii="David" w:hAnsi="David"/>
          <w:sz w:val="32"/>
          <w:rtl/>
        </w:rPr>
        <w:t xml:space="preserve"> - שלא הסריחו, </w:t>
      </w:r>
      <w:r w:rsidRPr="0081371E">
        <w:rPr>
          <w:rStyle w:val="afff8"/>
          <w:rtl/>
        </w:rPr>
        <w:t>והמטיב</w:t>
      </w:r>
      <w:r w:rsidRPr="00C35A2C">
        <w:rPr>
          <w:rFonts w:ascii="David" w:hAnsi="David"/>
          <w:sz w:val="32"/>
          <w:rtl/>
        </w:rPr>
        <w:t xml:space="preserve"> - שנתנו לקבורה.</w:t>
      </w:r>
    </w:p>
    <w:p w14:paraId="5D10205A" w14:textId="77777777" w:rsidR="00872325" w:rsidRPr="00872325" w:rsidRDefault="00AC0AF5" w:rsidP="00872325">
      <w:pPr>
        <w:pStyle w:val="36"/>
        <w:framePr w:wrap="notBeside"/>
        <w:rPr>
          <w:rtl/>
        </w:rPr>
      </w:pPr>
      <w:r w:rsidRPr="00872325">
        <w:rPr>
          <w:rFonts w:hint="cs"/>
          <w:rtl/>
        </w:rPr>
        <w:t xml:space="preserve">ו. </w:t>
      </w:r>
      <w:r w:rsidRPr="00872325">
        <w:rPr>
          <w:rtl/>
        </w:rPr>
        <w:t xml:space="preserve">רבה ורב יוסף </w:t>
      </w:r>
    </w:p>
    <w:p w14:paraId="0A0C3BE3" w14:textId="1E2FD6F7" w:rsidR="00AC0AF5" w:rsidRPr="00C35A2C" w:rsidRDefault="00AC0AF5" w:rsidP="00AC0AF5">
      <w:pPr>
        <w:rPr>
          <w:rFonts w:ascii="David" w:hAnsi="David"/>
          <w:sz w:val="32"/>
          <w:rtl/>
        </w:rPr>
      </w:pPr>
      <w:r w:rsidRPr="00C35A2C">
        <w:rPr>
          <w:rFonts w:ascii="David" w:hAnsi="David"/>
          <w:sz w:val="32"/>
          <w:rtl/>
        </w:rPr>
        <w:t>יום שפוסקין בו מלכרות עצים למערכה.</w:t>
      </w:r>
    </w:p>
    <w:p w14:paraId="2460D940" w14:textId="5ACE10C9" w:rsidR="00872325" w:rsidRPr="00872325" w:rsidRDefault="00AC0AF5" w:rsidP="00872325">
      <w:pPr>
        <w:pStyle w:val="36"/>
        <w:framePr w:wrap="notBeside"/>
        <w:rPr>
          <w:rtl/>
        </w:rPr>
      </w:pPr>
      <w:r w:rsidRPr="00872325">
        <w:rPr>
          <w:rtl/>
        </w:rPr>
        <w:t>ר"</w:t>
      </w:r>
      <w:r>
        <w:rPr>
          <w:rFonts w:hint="cs"/>
          <w:rtl/>
        </w:rPr>
        <w:t xml:space="preserve">א הגדול</w:t>
      </w:r>
      <w:del w:id="41015" w:author="Claude" w:date="2026-10-07T09:24:35Z">
        <w:r>
          <w:rPr>
            <w:rFonts w:hint="cs"/>
            <w:rtl/>
          </w:rPr>
          <w:delText xml:space="preserve"> </w:delText>
        </w:r>
      </w:del>
      <w:r w:rsidRPr="00872325">
        <w:rPr>
          <w:rtl/>
        </w:rPr>
        <w:t xml:space="preserve">: </w:t>
      </w:r>
    </w:p>
    <w:p w14:paraId="12623A46" w14:textId="392A2F31" w:rsidR="00AC0AF5" w:rsidRPr="00872325" w:rsidRDefault="00AC0AF5" w:rsidP="00AC0AF5">
      <w:pPr>
        <w:rPr>
          <w:rtl/>
        </w:rPr>
      </w:pPr>
      <w:r w:rsidRPr="00872325">
        <w:rPr>
          <w:rtl/>
        </w:rPr>
        <w:t xml:space="preserve">כיון שהגיע </w:t>
      </w:r>
      <w:r w:rsidR="00872325">
        <w:rPr>
          <w:rFonts w:hint="cs"/>
          <w:rtl/>
        </w:rPr>
        <w:t xml:space="preserve">ט''ו </w:t>
      </w:r>
      <w:r w:rsidRPr="00872325">
        <w:rPr>
          <w:rtl/>
        </w:rPr>
        <w:t>באב תשש כחה של חמה, ולא היו כורתין עצים למערכה.</w:t>
      </w:r>
    </w:p>
    <w:p w14:paraId="4CD9AA7F" w14:textId="77777777" w:rsidR="00872325" w:rsidRPr="00872325" w:rsidRDefault="00AC0AF5" w:rsidP="00872325">
      <w:pPr>
        <w:pStyle w:val="36"/>
        <w:framePr w:wrap="notBeside"/>
        <w:rPr>
          <w:rtl/>
        </w:rPr>
      </w:pPr>
      <w:r w:rsidRPr="00872325">
        <w:rPr>
          <w:rtl/>
        </w:rPr>
        <w:t>רב מנשה:</w:t>
      </w:r>
    </w:p>
    <w:p w14:paraId="216AC4E4" w14:textId="048056D7" w:rsidR="00AC0AF5" w:rsidRPr="00872325" w:rsidRDefault="00AC0AF5" w:rsidP="00872325">
      <w:pPr>
        <w:rPr>
          <w:rStyle w:val="afff8"/>
          <w:rFonts w:ascii="David" w:hAnsi="David" w:cs="FrankRuehl"/>
          <w:bCs/>
          <w:sz w:val="32"/>
          <w:szCs w:val="18"/>
          <w:rtl/>
        </w:rPr>
      </w:pPr>
      <w:r>
        <w:rPr>
          <w:rFonts w:ascii="David" w:hAnsi="David"/>
          <w:sz w:val="32"/>
          <w:rtl/>
        </w:rPr>
        <w:t>וקרו ל</w:t>
      </w:r>
      <w:r>
        <w:rPr>
          <w:rFonts w:ascii="David" w:hAnsi="David" w:hint="cs"/>
          <w:sz w:val="32"/>
          <w:rtl/>
        </w:rPr>
        <w:t>ו</w:t>
      </w:r>
      <w:r w:rsidRPr="00C35A2C">
        <w:rPr>
          <w:rFonts w:ascii="David" w:hAnsi="David"/>
          <w:sz w:val="32"/>
          <w:rtl/>
        </w:rPr>
        <w:t xml:space="preserve"> יום תבר מגל.</w:t>
      </w:r>
      <w:r w:rsidRPr="00C35A2C">
        <w:rPr>
          <w:rFonts w:ascii="David" w:hAnsi="David" w:hint="cs"/>
          <w:sz w:val="32"/>
          <w:rtl/>
        </w:rPr>
        <w:t xml:space="preserve"> </w:t>
      </w:r>
      <w:r>
        <w:rPr>
          <w:rFonts w:ascii="David" w:hAnsi="David"/>
          <w:sz w:val="32"/>
          <w:rtl/>
        </w:rPr>
        <w:t xml:space="preserve">מכאן ואילך, דמוסיף </w:t>
      </w:r>
      <w:r w:rsidRPr="00C35A2C">
        <w:rPr>
          <w:rFonts w:ascii="David" w:hAnsi="David"/>
          <w:sz w:val="32"/>
          <w:rtl/>
        </w:rPr>
        <w:t xml:space="preserve">יוסיף, שאינו מוסיף </w:t>
      </w:r>
      <w:r>
        <w:rPr>
          <w:rFonts w:ascii="David" w:hAnsi="David" w:hint="cs"/>
          <w:sz w:val="32"/>
          <w:rtl/>
        </w:rPr>
        <w:t>-</w:t>
      </w:r>
      <w:r w:rsidRPr="00C35A2C">
        <w:rPr>
          <w:rFonts w:ascii="David" w:hAnsi="David"/>
          <w:sz w:val="32"/>
          <w:rtl/>
        </w:rPr>
        <w:t>יסיף</w:t>
      </w:r>
      <w:r w:rsidR="00872325">
        <w:rPr>
          <w:rFonts w:ascii="David" w:hAnsi="David" w:hint="cs"/>
          <w:sz w:val="32"/>
          <w:rtl/>
        </w:rPr>
        <w:t xml:space="preserve"> </w:t>
      </w:r>
      <w:r w:rsidRPr="00872325">
        <w:rPr>
          <w:rStyle w:val="afffff0"/>
          <w:rFonts w:hint="cs"/>
          <w:rtl/>
        </w:rPr>
        <w:t>[תקברו אמו- בחצי ימיו]</w:t>
      </w:r>
      <w:r w:rsidRPr="00872325">
        <w:rPr>
          <w:rStyle w:val="afffff0"/>
          <w:rtl/>
        </w:rPr>
        <w:t>.</w:t>
      </w:r>
    </w:p>
    <w:p w14:paraId="2A95C7B7" w14:textId="77777777" w:rsidR="00872325" w:rsidRPr="00872325" w:rsidRDefault="00AC0AF5" w:rsidP="00872325">
      <w:pPr>
        <w:pStyle w:val="36"/>
        <w:framePr w:wrap="notBeside"/>
        <w:rPr>
          <w:rtl/>
        </w:rPr>
      </w:pPr>
      <w:r w:rsidRPr="00872325">
        <w:rPr>
          <w:rtl/>
        </w:rPr>
        <w:t xml:space="preserve">ת"ר </w:t>
      </w:r>
    </w:p>
    <w:p w14:paraId="6445FA70" w14:textId="77777777" w:rsidR="00872325" w:rsidRDefault="00AC0AF5" w:rsidP="00872325">
      <w:pPr>
        <w:pStyle w:val="affff9"/>
        <w:rPr>
          <w:rtl/>
        </w:rPr>
      </w:pPr>
      <w:r w:rsidRPr="00C35A2C">
        <w:rPr>
          <w:rtl/>
        </w:rPr>
        <w:t xml:space="preserve">שבעה קפלו את כל העולם כולו: </w:t>
      </w:r>
    </w:p>
    <w:p w14:paraId="3CDA1DA7" w14:textId="5B81007E" w:rsidR="00AC0AF5" w:rsidRDefault="00AC0AF5" w:rsidP="00872325">
      <w:pPr>
        <w:rPr>
          <w:rFonts w:ascii="David" w:hAnsi="David"/>
          <w:sz w:val="32"/>
          <w:rtl/>
        </w:rPr>
      </w:pPr>
      <w:r w:rsidRPr="00C35A2C">
        <w:rPr>
          <w:rFonts w:ascii="David" w:hAnsi="David"/>
          <w:sz w:val="32"/>
          <w:rtl/>
        </w:rPr>
        <w:t>מתושלח ראה אדם, שם ראה מתושלח, יעקב ראה את שם, עמרם ראה את יעקב, אחיה השילוני ראה את עמרם, אליהו ראה את אחיה השילוני ועדיין קיים.</w:t>
      </w:r>
      <w:r w:rsidR="00872325">
        <w:rPr>
          <w:rFonts w:ascii="David" w:hAnsi="David" w:hint="cs"/>
          <w:sz w:val="32"/>
          <w:rtl/>
        </w:rPr>
        <w:t xml:space="preserve"> </w:t>
      </w:r>
      <w:r w:rsidRPr="00C35A2C">
        <w:rPr>
          <w:rFonts w:ascii="David" w:hAnsi="David"/>
          <w:sz w:val="32"/>
          <w:rtl/>
        </w:rPr>
        <w:t>אחיה השילוני ראה את עמרם</w:t>
      </w:r>
      <w:r w:rsidRPr="00C35A2C">
        <w:rPr>
          <w:rFonts w:ascii="David" w:hAnsi="David" w:hint="cs"/>
          <w:sz w:val="32"/>
          <w:rtl/>
        </w:rPr>
        <w:t xml:space="preserve"> </w:t>
      </w:r>
    </w:p>
    <w:p w14:paraId="4C449B3E" w14:textId="77777777" w:rsidR="00872325" w:rsidRPr="00872325" w:rsidRDefault="00AC0AF5" w:rsidP="00872325">
      <w:pPr>
        <w:pStyle w:val="36"/>
        <w:framePr w:wrap="notBeside"/>
        <w:rPr>
          <w:rtl/>
        </w:rPr>
      </w:pPr>
      <w:r w:rsidRPr="00872325">
        <w:rPr>
          <w:rFonts w:hint="cs"/>
          <w:rtl/>
        </w:rPr>
        <w:t>והך</w:t>
      </w:r>
    </w:p>
    <w:p w14:paraId="5D4E0456" w14:textId="6B783319" w:rsidR="00AC0AF5" w:rsidRPr="00C35A2C" w:rsidRDefault="00AC0AF5" w:rsidP="00872325">
      <w:pPr>
        <w:rPr>
          <w:rFonts w:ascii="David" w:hAnsi="David"/>
          <w:sz w:val="32"/>
          <w:rtl/>
        </w:rPr>
      </w:pPr>
      <w:r w:rsidRPr="00C35A2C">
        <w:rPr>
          <w:rFonts w:ascii="David" w:hAnsi="David" w:hint="cs"/>
          <w:sz w:val="32"/>
          <w:rtl/>
        </w:rPr>
        <w:t>ד</w:t>
      </w:r>
      <w:r w:rsidRPr="00F10693">
        <w:rPr>
          <w:rFonts w:hint="cs"/>
          <w:rtl/>
        </w:rPr>
        <w:t>'</w:t>
      </w:r>
      <w:r w:rsidRPr="00F10693">
        <w:rPr>
          <w:rtl/>
        </w:rPr>
        <w:t>ו</w:t>
      </w:r>
      <w:r w:rsidRPr="00677B59">
        <w:rPr>
          <w:rStyle w:val="affff8"/>
          <w:rtl/>
        </w:rPr>
        <w:t>לא נותר מהם איש כי אם כלב בן יפונה ויהושע בן נון</w:t>
      </w:r>
      <w:r w:rsidRPr="00C35A2C">
        <w:rPr>
          <w:rFonts w:ascii="David" w:hAnsi="David" w:hint="cs"/>
          <w:sz w:val="32"/>
          <w:rtl/>
        </w:rPr>
        <w:t>- לא נגזרה על שבטו של לוי</w:t>
      </w:r>
      <w:r w:rsidRPr="00C35A2C">
        <w:rPr>
          <w:rFonts w:ascii="David" w:hAnsi="David"/>
          <w:sz w:val="32"/>
          <w:rtl/>
        </w:rPr>
        <w:t>.</w:t>
      </w:r>
      <w:r w:rsidR="00872325">
        <w:rPr>
          <w:rStyle w:val="affff8"/>
          <w:rFonts w:hint="cs"/>
          <w:rtl/>
        </w:rPr>
        <w:t xml:space="preserve"> </w:t>
      </w:r>
      <w:r w:rsidRPr="004C4C98">
        <w:rPr>
          <w:rStyle w:val="affff8"/>
          <w:rFonts w:hint="cs"/>
          <w:rtl/>
        </w:rPr>
        <w:t>ד</w:t>
      </w:r>
      <w:r w:rsidRPr="00F10693">
        <w:rPr>
          <w:rFonts w:hint="cs"/>
          <w:rtl/>
        </w:rPr>
        <w:t>'</w:t>
      </w:r>
      <w:r w:rsidRPr="00F10693">
        <w:rPr>
          <w:rtl/>
        </w:rPr>
        <w:t>ב</w:t>
      </w:r>
      <w:r w:rsidRPr="004C4C98">
        <w:rPr>
          <w:rStyle w:val="affff8"/>
          <w:rtl/>
        </w:rPr>
        <w:t>מדבר הזה יפלו פגריכם וכל פקודיכם לכל מספרכם מבן עשרים שנה ומעלה</w:t>
      </w:r>
      <w:r w:rsidRPr="00F10693">
        <w:rPr>
          <w:rFonts w:hint="cs"/>
          <w:rtl/>
        </w:rPr>
        <w:t>'</w:t>
      </w:r>
      <w:r w:rsidRPr="00F10693">
        <w:rPr>
          <w:rtl/>
        </w:rPr>
        <w:t>,</w:t>
      </w:r>
      <w:r w:rsidRPr="00C35A2C">
        <w:rPr>
          <w:rFonts w:ascii="David" w:hAnsi="David"/>
          <w:sz w:val="32"/>
          <w:rtl/>
        </w:rPr>
        <w:t xml:space="preserve"> </w:t>
      </w:r>
      <w:r>
        <w:rPr>
          <w:rFonts w:ascii="David" w:hAnsi="David" w:hint="cs"/>
          <w:sz w:val="32"/>
          <w:rtl/>
        </w:rPr>
        <w:t>-</w:t>
      </w:r>
      <w:r w:rsidR="00872325">
        <w:rPr>
          <w:rFonts w:ascii="David" w:hAnsi="David" w:hint="cs"/>
          <w:sz w:val="32"/>
          <w:rtl/>
        </w:rPr>
        <w:t xml:space="preserve"> </w:t>
      </w:r>
      <w:r w:rsidRPr="00C35A2C">
        <w:rPr>
          <w:rFonts w:ascii="David" w:hAnsi="David"/>
          <w:sz w:val="32"/>
          <w:rtl/>
        </w:rPr>
        <w:t>מי שפקודיו מבן עשרים, יצא שבטו של לוי שפקודיו מבן שלשים.</w:t>
      </w:r>
    </w:p>
    <w:p w14:paraId="7E428F0E" w14:textId="77777777" w:rsidR="00872325" w:rsidRPr="00872325" w:rsidRDefault="00AC0AF5" w:rsidP="00872325">
      <w:pPr>
        <w:pStyle w:val="36"/>
        <w:framePr w:wrap="notBeside"/>
        <w:rPr>
          <w:rtl/>
        </w:rPr>
      </w:pPr>
      <w:r w:rsidRPr="00872325">
        <w:rPr>
          <w:rtl/>
        </w:rPr>
        <w:t>•</w:t>
      </w:r>
    </w:p>
    <w:p w14:paraId="1CC98303" w14:textId="6C9348E4" w:rsidR="00AC0AF5" w:rsidRPr="00C35A2C" w:rsidRDefault="00AC0AF5" w:rsidP="00872325">
      <w:pPr>
        <w:rPr>
          <w:rFonts w:ascii="David" w:hAnsi="David"/>
          <w:sz w:val="32"/>
          <w:rtl/>
        </w:rPr>
      </w:pPr>
      <w:r w:rsidRPr="00C35A2C">
        <w:rPr>
          <w:rtl/>
        </w:rPr>
        <w:t xml:space="preserve">ומשאר שבטים לא עייל? </w:t>
      </w:r>
      <w:r w:rsidRPr="00677B59">
        <w:rPr>
          <w:rStyle w:val="affff8"/>
          <w:rFonts w:hint="cs"/>
          <w:rtl/>
        </w:rPr>
        <w:t>ד</w:t>
      </w:r>
      <w:r w:rsidRPr="00F10693">
        <w:rPr>
          <w:rFonts w:hint="cs"/>
          <w:rtl/>
        </w:rPr>
        <w:t>'</w:t>
      </w:r>
      <w:r w:rsidRPr="00F10693">
        <w:rPr>
          <w:rtl/>
        </w:rPr>
        <w:t>י</w:t>
      </w:r>
      <w:r w:rsidRPr="00677B59">
        <w:rPr>
          <w:rStyle w:val="affff8"/>
          <w:rtl/>
        </w:rPr>
        <w:t>איר בן מנשה ומכיר בן מנשה נולדו בימי יעקב</w:t>
      </w:r>
      <w:r w:rsidRPr="00F10693">
        <w:rPr>
          <w:rFonts w:hint="cs"/>
          <w:rtl/>
        </w:rPr>
        <w:t>'</w:t>
      </w:r>
      <w:r w:rsidRPr="00F10693">
        <w:rPr>
          <w:rtl/>
        </w:rPr>
        <w:t>,</w:t>
      </w:r>
      <w:r w:rsidRPr="00C35A2C">
        <w:rPr>
          <w:rtl/>
        </w:rPr>
        <w:t xml:space="preserve"> ולא מתו עד שנכנסו ישראל לארץ,</w:t>
      </w:r>
      <w:r w:rsidR="00872325">
        <w:rPr>
          <w:rFonts w:hint="cs"/>
          <w:rtl/>
        </w:rPr>
        <w:t xml:space="preserve"> </w:t>
      </w:r>
      <w:r w:rsidRPr="00872325">
        <w:rPr>
          <w:rStyle w:val="affffe"/>
          <w:rtl/>
        </w:rPr>
        <w:t>שנא</w:t>
      </w:r>
      <w:r w:rsidRPr="00872325">
        <w:rPr>
          <w:rStyle w:val="affffe"/>
          <w:rFonts w:hint="cs"/>
          <w:rtl/>
        </w:rPr>
        <w:t>'</w:t>
      </w:r>
      <w:r w:rsidRPr="00872325">
        <w:rPr>
          <w:rStyle w:val="affffe"/>
          <w:rtl/>
        </w:rPr>
        <w:t>:</w:t>
      </w:r>
      <w:r w:rsidRPr="007367C6">
        <w:rPr>
          <w:rStyle w:val="affff8"/>
          <w:rtl/>
        </w:rPr>
        <w:t xml:space="preserve"> </w:t>
      </w:r>
      <w:r w:rsidRPr="00F10693">
        <w:rPr>
          <w:rtl/>
        </w:rPr>
        <w:t>'ו</w:t>
      </w:r>
      <w:r w:rsidRPr="007367C6">
        <w:rPr>
          <w:rStyle w:val="affff8"/>
          <w:rtl/>
        </w:rPr>
        <w:t>יכו מהם אנשי העי כשלשים וששה איש</w:t>
      </w:r>
      <w:r w:rsidRPr="00F10693">
        <w:rPr>
          <w:rFonts w:hint="cs"/>
          <w:rtl/>
        </w:rPr>
        <w:t>'</w:t>
      </w:r>
      <w:r w:rsidRPr="00F10693">
        <w:rPr>
          <w:rtl/>
        </w:rPr>
        <w:t>,</w:t>
      </w:r>
      <w:r w:rsidRPr="00C35A2C">
        <w:rPr>
          <w:rFonts w:ascii="David" w:hAnsi="David"/>
          <w:sz w:val="32"/>
          <w:rtl/>
        </w:rPr>
        <w:t xml:space="preserve"> </w:t>
      </w:r>
      <w:r w:rsidRPr="00872325">
        <w:rPr>
          <w:rStyle w:val="affffe"/>
          <w:rtl/>
        </w:rPr>
        <w:t>ותניא:</w:t>
      </w:r>
      <w:r w:rsidRPr="00C35A2C">
        <w:rPr>
          <w:rFonts w:ascii="David" w:hAnsi="David"/>
          <w:sz w:val="32"/>
          <w:rtl/>
        </w:rPr>
        <w:t xml:space="preserve"> שלשים וששה ממש, דברי ר</w:t>
      </w:r>
      <w:r w:rsidRPr="00F10693">
        <w:rPr>
          <w:rtl/>
        </w:rPr>
        <w:t xml:space="preserve">' </w:t>
      </w:r>
      <w:r w:rsidRPr="00C35A2C">
        <w:rPr>
          <w:rFonts w:ascii="David" w:hAnsi="David"/>
          <w:sz w:val="32"/>
          <w:rtl/>
        </w:rPr>
        <w:t>יהודה.</w:t>
      </w:r>
    </w:p>
    <w:p w14:paraId="7DECF9DC" w14:textId="77777777" w:rsidR="00872325" w:rsidRPr="00872325" w:rsidRDefault="00AC0AF5" w:rsidP="00872325">
      <w:pPr>
        <w:pStyle w:val="36"/>
        <w:framePr w:wrap="notBeside"/>
        <w:rPr>
          <w:rtl/>
        </w:rPr>
      </w:pPr>
      <w:r w:rsidRPr="00872325">
        <w:rPr>
          <w:rFonts w:hint="cs"/>
          <w:rtl/>
        </w:rPr>
        <w:t>א</w:t>
      </w:r>
      <w:r w:rsidRPr="00872325">
        <w:rPr>
          <w:rtl/>
        </w:rPr>
        <w:t>"</w:t>
      </w:r>
      <w:r w:rsidRPr="00872325">
        <w:rPr>
          <w:rFonts w:hint="cs"/>
          <w:rtl/>
        </w:rPr>
        <w:t>ל</w:t>
      </w:r>
      <w:r w:rsidRPr="00872325">
        <w:rPr>
          <w:rtl/>
        </w:rPr>
        <w:t xml:space="preserve"> ר"</w:t>
      </w:r>
      <w:r w:rsidRPr="00872325">
        <w:rPr>
          <w:rFonts w:hint="cs"/>
          <w:rtl/>
        </w:rPr>
        <w:t>נ</w:t>
      </w:r>
      <w:r w:rsidRPr="00872325">
        <w:rPr>
          <w:rtl/>
        </w:rPr>
        <w:t>:</w:t>
      </w:r>
    </w:p>
    <w:p w14:paraId="79B3BA44" w14:textId="683F5159" w:rsidR="00AC0AF5" w:rsidRPr="00C35A2C" w:rsidRDefault="00AC0AF5" w:rsidP="00AC0AF5">
      <w:pPr>
        <w:rPr>
          <w:rFonts w:ascii="David" w:hAnsi="David"/>
          <w:sz w:val="32"/>
          <w:rtl/>
        </w:rPr>
      </w:pPr>
      <w:r w:rsidRPr="00C35A2C">
        <w:rPr>
          <w:rFonts w:ascii="David" w:hAnsi="David"/>
          <w:sz w:val="32"/>
          <w:rtl/>
        </w:rPr>
        <w:t xml:space="preserve">וכי נאמר שלשים וששה? והלא לא נאמר אלא </w:t>
      </w:r>
      <w:r w:rsidRPr="0081371E">
        <w:rPr>
          <w:rStyle w:val="afff8"/>
          <w:rtl/>
        </w:rPr>
        <w:t>כ</w:t>
      </w:r>
      <w:r w:rsidRPr="00C35A2C">
        <w:rPr>
          <w:rFonts w:ascii="David" w:hAnsi="David"/>
          <w:sz w:val="32"/>
          <w:rtl/>
        </w:rPr>
        <w:t>שלשים וששה</w:t>
      </w:r>
      <w:r w:rsidRPr="00C35A2C">
        <w:rPr>
          <w:rFonts w:ascii="David" w:hAnsi="David" w:hint="cs"/>
          <w:sz w:val="32"/>
          <w:rtl/>
        </w:rPr>
        <w:t xml:space="preserve"> </w:t>
      </w:r>
      <w:r w:rsidRPr="00C35A2C">
        <w:rPr>
          <w:rFonts w:ascii="David" w:hAnsi="David"/>
          <w:sz w:val="32"/>
          <w:rtl/>
        </w:rPr>
        <w:t>אלא זה יאיר בן מנשה ששקול כרובה של סנהדרין.</w:t>
      </w:r>
    </w:p>
    <w:p w14:paraId="6D999769" w14:textId="77777777" w:rsidR="00872325" w:rsidRPr="00872325" w:rsidRDefault="00AC0AF5" w:rsidP="00872325">
      <w:pPr>
        <w:pStyle w:val="36"/>
        <w:framePr w:wrap="notBeside"/>
        <w:rPr>
          <w:rtl/>
        </w:rPr>
      </w:pPr>
      <w:r w:rsidRPr="00872325">
        <w:rPr>
          <w:rtl/>
        </w:rPr>
        <w:t>אלא א</w:t>
      </w:r>
      <w:r w:rsidRPr="00872325">
        <w:rPr>
          <w:rFonts w:hint="cs"/>
          <w:rtl/>
        </w:rPr>
        <w:t>ראב</w:t>
      </w:r>
      <w:r w:rsidRPr="00872325">
        <w:rPr>
          <w:rtl/>
        </w:rPr>
        <w:t>"</w:t>
      </w:r>
      <w:r w:rsidRPr="00872325">
        <w:rPr>
          <w:rFonts w:hint="cs"/>
          <w:rtl/>
        </w:rPr>
        <w:t>י:</w:t>
      </w:r>
    </w:p>
    <w:p w14:paraId="7EFDBB09" w14:textId="28DDA0DD" w:rsidR="00AC0AF5" w:rsidRDefault="00AC0AF5" w:rsidP="00AC0AF5">
      <w:pPr>
        <w:rPr>
          <w:rFonts w:ascii="David" w:hAnsi="David"/>
          <w:sz w:val="32"/>
          <w:rtl/>
        </w:rPr>
      </w:pPr>
      <w:r w:rsidRPr="00C35A2C">
        <w:rPr>
          <w:rFonts w:ascii="David" w:hAnsi="David"/>
          <w:sz w:val="32"/>
          <w:rtl/>
        </w:rPr>
        <w:t xml:space="preserve">לא נגזרה גזירה </w:t>
      </w:r>
      <w:r w:rsidRPr="0081371E">
        <w:rPr>
          <w:rStyle w:val="afff8"/>
          <w:rtl/>
        </w:rPr>
        <w:t xml:space="preserve">לא על פחות מבן </w:t>
      </w:r>
      <w:r w:rsidRPr="0081371E">
        <w:rPr>
          <w:rStyle w:val="afff8"/>
          <w:rFonts w:hint="cs"/>
          <w:rtl/>
        </w:rPr>
        <w:t>כ</w:t>
      </w:r>
      <w:r w:rsidRPr="00F10693">
        <w:rPr>
          <w:rFonts w:hint="cs"/>
          <w:rtl/>
        </w:rPr>
        <w:t xml:space="preserve">' </w:t>
      </w:r>
      <w:r w:rsidRPr="00C35A2C">
        <w:rPr>
          <w:rFonts w:ascii="David" w:hAnsi="David" w:hint="cs"/>
          <w:sz w:val="32"/>
          <w:rtl/>
        </w:rPr>
        <w:t>ד</w:t>
      </w:r>
      <w:r w:rsidRPr="00F10693">
        <w:rPr>
          <w:rFonts w:hint="cs"/>
          <w:rtl/>
        </w:rPr>
        <w:t>'</w:t>
      </w:r>
      <w:r w:rsidRPr="00F10693">
        <w:rPr>
          <w:rtl/>
        </w:rPr>
        <w:t>מ</w:t>
      </w:r>
      <w:r w:rsidRPr="00677B59">
        <w:rPr>
          <w:rStyle w:val="affff8"/>
          <w:rtl/>
        </w:rPr>
        <w:t>בן עשרים שנה ומעלה</w:t>
      </w:r>
      <w:r w:rsidRPr="00C35A2C">
        <w:rPr>
          <w:rFonts w:ascii="David" w:hAnsi="David"/>
          <w:sz w:val="32"/>
          <w:rtl/>
        </w:rPr>
        <w:t>,</w:t>
      </w:r>
    </w:p>
    <w:p w14:paraId="66FD3DAE" w14:textId="77777777" w:rsidR="00AC0AF5" w:rsidRDefault="00AC0AF5" w:rsidP="00872325">
      <w:pPr>
        <w:rPr>
          <w:rFonts w:ascii="David" w:hAnsi="David"/>
          <w:sz w:val="32"/>
          <w:rtl/>
        </w:rPr>
      </w:pPr>
      <w:r w:rsidRPr="0081371E">
        <w:rPr>
          <w:rStyle w:val="afff8"/>
          <w:rtl/>
        </w:rPr>
        <w:t xml:space="preserve">ולא על יתר מבן ששים </w:t>
      </w:r>
      <w:r w:rsidRPr="00C35A2C">
        <w:rPr>
          <w:rFonts w:ascii="David" w:hAnsi="David"/>
          <w:sz w:val="32"/>
          <w:rtl/>
        </w:rPr>
        <w:t xml:space="preserve">- גמר ומעלה , ומעלה מערכין, מה להלן אף כאן יתר מבן </w:t>
      </w:r>
      <w:r w:rsidRPr="00C35A2C">
        <w:rPr>
          <w:rFonts w:ascii="David" w:hAnsi="David" w:hint="cs"/>
          <w:sz w:val="32"/>
          <w:rtl/>
        </w:rPr>
        <w:t>ס</w:t>
      </w:r>
      <w:r w:rsidRPr="00F10693">
        <w:rPr>
          <w:rFonts w:hint="cs"/>
          <w:rtl/>
        </w:rPr>
        <w:t xml:space="preserve">' </w:t>
      </w:r>
      <w:r w:rsidRPr="00C35A2C">
        <w:rPr>
          <w:rFonts w:ascii="David" w:hAnsi="David" w:hint="cs"/>
          <w:sz w:val="32"/>
          <w:rtl/>
        </w:rPr>
        <w:t>כפחות מבן כ</w:t>
      </w:r>
      <w:r w:rsidRPr="00F10693">
        <w:rPr>
          <w:rtl/>
        </w:rPr>
        <w:t>'</w:t>
      </w:r>
      <w:r w:rsidRPr="00F10693">
        <w:rPr>
          <w:rFonts w:hint="cs"/>
          <w:rtl/>
        </w:rPr>
        <w:t>,</w:t>
      </w:r>
    </w:p>
    <w:p w14:paraId="1C342E54" w14:textId="77777777" w:rsidR="00AC0AF5" w:rsidRDefault="00AC0AF5" w:rsidP="00AC0AF5">
      <w:pPr>
        <w:ind w:firstLine="340"/>
        <w:rPr>
          <w:rFonts w:ascii="David" w:hAnsi="David"/>
          <w:sz w:val="32"/>
          <w:rtl/>
        </w:rPr>
      </w:pPr>
    </w:p>
    <w:p w14:paraId="18E2187F" w14:textId="77777777" w:rsidR="00AC0AF5" w:rsidRPr="00C35A2C" w:rsidRDefault="00AC0AF5" w:rsidP="00982F98">
      <w:pPr>
        <w:pStyle w:val="affe"/>
        <w:framePr w:wrap="around"/>
        <w:rPr>
          <w:rtl/>
        </w:rPr>
      </w:pPr>
      <w:r w:rsidRPr="00C35A2C">
        <w:rPr>
          <w:rFonts w:hint="cs"/>
          <w:rtl/>
        </w:rPr>
        <w:t>קכב.</w:t>
      </w:r>
    </w:p>
    <w:p w14:paraId="14B6DC68" w14:textId="77777777" w:rsidR="000E7A23" w:rsidRDefault="000E7A23">
      <w:pPr>
        <w:bidi w:val="0"/>
        <w:spacing w:after="160" w:line="259" w:lineRule="auto"/>
        <w:jc w:val="left"/>
        <w:rPr>
          <w:rFonts w:ascii="Fb Fontext" w:hAnsi="Fb Fontext"/>
        </w:rPr>
      </w:pPr>
      <w:r>
        <w:rPr>
          <w:rFonts w:ascii="Fb Fontext" w:hAnsi="Fb Fontext"/>
          <w:rtl/>
        </w:rPr>
        <w:br w:type="page"/>
      </w:r>
    </w:p>
    <w:p w14:paraId="34D27AA8" w14:textId="6BCFC1EA" w:rsidR="00AC0AF5" w:rsidRDefault="00AC0AF5" w:rsidP="000E7A23">
      <w:pPr>
        <w:pStyle w:val="affff9"/>
        <w:rPr>
          <w:rtl/>
        </w:rPr>
      </w:pPr>
      <w:r w:rsidRPr="00DB3591">
        <w:rPr>
          <w:rStyle w:val="afff8"/>
          <w:rFonts w:cs="BA TM • Vilna Extra-Bold"/>
          <w:rtl/>
        </w:rPr>
        <w:lastRenderedPageBreak/>
        <w:t xml:space="preserve">איבעיא </w:t>
      </w:r>
      <w:r w:rsidRPr="00C35A2C">
        <w:rPr>
          <w:rtl/>
        </w:rPr>
        <w:t xml:space="preserve">ארץ ישראל </w:t>
      </w:r>
      <w:r w:rsidR="000E7A23">
        <w:rPr>
          <w:rFonts w:hint="cs"/>
          <w:rtl/>
        </w:rPr>
        <w:t xml:space="preserve">נתחלקה לשבטים או לאנשים </w:t>
      </w:r>
    </w:p>
    <w:p w14:paraId="0C9023CA" w14:textId="77777777" w:rsidR="000E7A23" w:rsidRPr="000E7A23" w:rsidRDefault="00AC0AF5" w:rsidP="000E7A23">
      <w:pPr>
        <w:pStyle w:val="36"/>
        <w:framePr w:wrap="notBeside"/>
        <w:rPr>
          <w:rtl/>
        </w:rPr>
      </w:pPr>
      <w:r w:rsidRPr="000E7A23">
        <w:rPr>
          <w:rFonts w:hint="cs"/>
          <w:rtl/>
        </w:rPr>
        <w:t>ת</w:t>
      </w:r>
      <w:r w:rsidRPr="000E7A23">
        <w:rPr>
          <w:rtl/>
        </w:rPr>
        <w:t>"</w:t>
      </w:r>
      <w:r w:rsidRPr="000E7A23">
        <w:rPr>
          <w:rFonts w:hint="cs"/>
          <w:rtl/>
        </w:rPr>
        <w:t>ש:</w:t>
      </w:r>
    </w:p>
    <w:p w14:paraId="09B8538E" w14:textId="104B0CF7" w:rsidR="00AC0AF5" w:rsidRPr="00C35A2C" w:rsidRDefault="00AC0AF5" w:rsidP="00AC0AF5">
      <w:pPr>
        <w:rPr>
          <w:rFonts w:ascii="David" w:hAnsi="David"/>
          <w:sz w:val="32"/>
          <w:rtl/>
        </w:rPr>
      </w:pPr>
      <w:r w:rsidRPr="006C5A96">
        <w:rPr>
          <w:rStyle w:val="affff8"/>
          <w:rtl/>
        </w:rPr>
        <w:t>בין רב למעט.</w:t>
      </w:r>
    </w:p>
    <w:p w14:paraId="20275519" w14:textId="77777777" w:rsidR="000E7A23" w:rsidRPr="000E7A23" w:rsidRDefault="00AC0AF5" w:rsidP="000E7A23">
      <w:pPr>
        <w:pStyle w:val="36"/>
        <w:framePr w:wrap="notBeside"/>
        <w:rPr>
          <w:rtl/>
        </w:rPr>
      </w:pPr>
      <w:r w:rsidRPr="000E7A23">
        <w:rPr>
          <w:rtl/>
        </w:rPr>
        <w:t>ועוד תניא:</w:t>
      </w:r>
    </w:p>
    <w:p w14:paraId="7F6A1DDD" w14:textId="0847200E" w:rsidR="00AC0AF5" w:rsidRPr="006C5A96" w:rsidRDefault="00AC0AF5" w:rsidP="00AC0AF5">
      <w:pPr>
        <w:rPr>
          <w:rStyle w:val="affff8"/>
          <w:rtl/>
        </w:rPr>
      </w:pPr>
      <w:r w:rsidRPr="00C35A2C">
        <w:rPr>
          <w:rFonts w:ascii="David" w:hAnsi="David"/>
          <w:sz w:val="32"/>
          <w:rtl/>
        </w:rPr>
        <w:t>עתידה ארץ ישראל שתתחלק ל</w:t>
      </w:r>
      <w:r w:rsidRPr="00C35A2C">
        <w:rPr>
          <w:rFonts w:ascii="David" w:hAnsi="David" w:hint="cs"/>
          <w:sz w:val="32"/>
          <w:rtl/>
        </w:rPr>
        <w:t>י</w:t>
      </w:r>
      <w:r w:rsidRPr="00C35A2C">
        <w:rPr>
          <w:rFonts w:ascii="David" w:hAnsi="David"/>
          <w:sz w:val="32"/>
          <w:rtl/>
        </w:rPr>
        <w:t>"</w:t>
      </w:r>
      <w:r w:rsidRPr="00C35A2C">
        <w:rPr>
          <w:rFonts w:ascii="David" w:hAnsi="David" w:hint="cs"/>
          <w:sz w:val="32"/>
          <w:rtl/>
        </w:rPr>
        <w:t>ג שבטים שבתחילה לא נתחלקה אלא לי</w:t>
      </w:r>
      <w:r w:rsidRPr="00C35A2C">
        <w:rPr>
          <w:rFonts w:ascii="David" w:hAnsi="David"/>
          <w:sz w:val="32"/>
          <w:rtl/>
        </w:rPr>
        <w:t>"</w:t>
      </w:r>
      <w:r w:rsidRPr="00C35A2C">
        <w:rPr>
          <w:rFonts w:ascii="David" w:hAnsi="David" w:hint="cs"/>
          <w:sz w:val="32"/>
          <w:rtl/>
        </w:rPr>
        <w:t xml:space="preserve">ב שבטים ונתחלקה בכסף </w:t>
      </w:r>
      <w:r w:rsidRPr="00C35A2C">
        <w:rPr>
          <w:rFonts w:ascii="David" w:hAnsi="David"/>
          <w:sz w:val="32"/>
          <w:rtl/>
        </w:rPr>
        <w:t>–</w:t>
      </w:r>
      <w:r w:rsidRPr="00C35A2C">
        <w:rPr>
          <w:rFonts w:ascii="David" w:hAnsi="David" w:hint="cs"/>
          <w:sz w:val="32"/>
          <w:rtl/>
        </w:rPr>
        <w:t xml:space="preserve"> </w:t>
      </w:r>
      <w:r w:rsidRPr="006C5A96">
        <w:rPr>
          <w:rStyle w:val="affff8"/>
          <w:rFonts w:hint="cs"/>
          <w:rtl/>
        </w:rPr>
        <w:t>בין רב למעט</w:t>
      </w:r>
    </w:p>
    <w:p w14:paraId="428BE384" w14:textId="77777777" w:rsidR="000E7A23" w:rsidRPr="000E7A23" w:rsidRDefault="00AC0AF5" w:rsidP="000E7A23">
      <w:pPr>
        <w:pStyle w:val="36"/>
        <w:framePr w:wrap="notBeside"/>
        <w:rPr>
          <w:rtl/>
        </w:rPr>
      </w:pPr>
      <w:r w:rsidRPr="000E7A23">
        <w:rPr>
          <w:rtl/>
        </w:rPr>
        <w:t>ר"</w:t>
      </w:r>
      <w:r w:rsidRPr="000E7A23">
        <w:rPr>
          <w:rFonts w:hint="cs"/>
          <w:rtl/>
        </w:rPr>
        <w:t>י:</w:t>
      </w:r>
    </w:p>
    <w:p w14:paraId="2C8A4D7C" w14:textId="77777777" w:rsidR="000E7A23" w:rsidRDefault="00AC0AF5" w:rsidP="000E7A23">
      <w:pPr>
        <w:rPr>
          <w:rFonts w:ascii="David" w:hAnsi="David"/>
          <w:sz w:val="32"/>
          <w:rtl/>
        </w:rPr>
      </w:pPr>
      <w:r w:rsidRPr="00C35A2C">
        <w:rPr>
          <w:rFonts w:ascii="David" w:hAnsi="David"/>
          <w:sz w:val="32"/>
          <w:rtl/>
        </w:rPr>
        <w:t>סאה ביהודה שוה חמש סאין בגליל.</w:t>
      </w:r>
      <w:r w:rsidR="000E7A23">
        <w:rPr>
          <w:rFonts w:ascii="David" w:hAnsi="David" w:hint="cs"/>
          <w:sz w:val="32"/>
          <w:rtl/>
        </w:rPr>
        <w:t xml:space="preserve"> </w:t>
      </w:r>
    </w:p>
    <w:p w14:paraId="58609A4C" w14:textId="5C8166FC" w:rsidR="00AC0AF5" w:rsidRDefault="000E7A23" w:rsidP="000E7A23">
      <w:pPr>
        <w:rPr>
          <w:rFonts w:ascii="David" w:hAnsi="David"/>
          <w:sz w:val="32"/>
          <w:rtl/>
        </w:rPr>
      </w:pPr>
      <w:r>
        <w:rPr>
          <w:rFonts w:ascii="David" w:hAnsi="David" w:hint="cs"/>
          <w:sz w:val="32"/>
          <w:rtl/>
        </w:rPr>
        <w:t>ו</w:t>
      </w:r>
      <w:r w:rsidR="00AC0AF5" w:rsidRPr="00C35A2C">
        <w:rPr>
          <w:rFonts w:ascii="David" w:hAnsi="David"/>
          <w:sz w:val="32"/>
          <w:rtl/>
        </w:rPr>
        <w:t xml:space="preserve">נתחלקה </w:t>
      </w:r>
      <w:r>
        <w:rPr>
          <w:rFonts w:ascii="David" w:hAnsi="David" w:hint="cs"/>
          <w:sz w:val="32"/>
          <w:rtl/>
        </w:rPr>
        <w:t xml:space="preserve">רק </w:t>
      </w:r>
      <w:r w:rsidR="00AC0AF5" w:rsidRPr="00C35A2C">
        <w:rPr>
          <w:rFonts w:ascii="David" w:hAnsi="David"/>
          <w:sz w:val="32"/>
          <w:rtl/>
        </w:rPr>
        <w:t>בגורל</w:t>
      </w:r>
      <w:r>
        <w:rPr>
          <w:rFonts w:ascii="David" w:hAnsi="David" w:hint="cs"/>
          <w:sz w:val="32"/>
          <w:rtl/>
        </w:rPr>
        <w:t>-</w:t>
      </w:r>
      <w:r w:rsidR="00AC0AF5" w:rsidRPr="00C35A2C">
        <w:rPr>
          <w:rFonts w:ascii="David" w:hAnsi="David"/>
          <w:sz w:val="32"/>
          <w:rtl/>
        </w:rPr>
        <w:t xml:space="preserve"> </w:t>
      </w:r>
      <w:r w:rsidR="00AC0AF5" w:rsidRPr="00F10693">
        <w:rPr>
          <w:rFonts w:hint="cs"/>
          <w:rtl/>
        </w:rPr>
        <w:t>'</w:t>
      </w:r>
      <w:r w:rsidR="00AC0AF5" w:rsidRPr="00F10693">
        <w:rPr>
          <w:rtl/>
        </w:rPr>
        <w:t>א</w:t>
      </w:r>
      <w:r w:rsidR="00AC0AF5" w:rsidRPr="007367C6">
        <w:rPr>
          <w:rStyle w:val="affff8"/>
          <w:rtl/>
        </w:rPr>
        <w:t>ך בגורל</w:t>
      </w:r>
      <w:r w:rsidR="00AC0AF5" w:rsidRPr="00F10693">
        <w:rPr>
          <w:rFonts w:hint="cs"/>
          <w:rtl/>
        </w:rPr>
        <w:t>'</w:t>
      </w:r>
      <w:r w:rsidR="00AC0AF5" w:rsidRPr="00F10693">
        <w:rPr>
          <w:rtl/>
        </w:rPr>
        <w:t>.</w:t>
      </w:r>
      <w:r>
        <w:rPr>
          <w:rFonts w:ascii="David" w:hAnsi="David" w:hint="cs"/>
          <w:sz w:val="32"/>
          <w:rtl/>
        </w:rPr>
        <w:t xml:space="preserve"> ורק </w:t>
      </w:r>
      <w:r w:rsidR="00AC0AF5" w:rsidRPr="00C35A2C">
        <w:rPr>
          <w:rFonts w:ascii="David" w:hAnsi="David"/>
          <w:sz w:val="32"/>
          <w:rtl/>
        </w:rPr>
        <w:t xml:space="preserve">באורים ותומים, </w:t>
      </w:r>
      <w:r>
        <w:rPr>
          <w:rFonts w:ascii="David" w:hAnsi="David" w:hint="cs"/>
          <w:sz w:val="32"/>
          <w:rtl/>
        </w:rPr>
        <w:t>-</w:t>
      </w:r>
      <w:r w:rsidR="00AC0AF5" w:rsidRPr="00F10693">
        <w:rPr>
          <w:rFonts w:hint="cs"/>
          <w:rtl/>
        </w:rPr>
        <w:t>'</w:t>
      </w:r>
      <w:r w:rsidR="00AC0AF5" w:rsidRPr="00F10693">
        <w:rPr>
          <w:rtl/>
        </w:rPr>
        <w:t>ע</w:t>
      </w:r>
      <w:r w:rsidR="00AC0AF5" w:rsidRPr="007367C6">
        <w:rPr>
          <w:rStyle w:val="affff8"/>
          <w:rtl/>
        </w:rPr>
        <w:t>ל פי הגורל</w:t>
      </w:r>
      <w:r w:rsidR="00AC0AF5" w:rsidRPr="00F10693">
        <w:rPr>
          <w:rFonts w:hint="cs"/>
          <w:rtl/>
        </w:rPr>
        <w:t>'</w:t>
      </w:r>
      <w:r w:rsidR="00AC0AF5" w:rsidRPr="00F10693">
        <w:rPr>
          <w:rtl/>
        </w:rPr>
        <w:t>,</w:t>
      </w:r>
      <w:r w:rsidR="00AC0AF5" w:rsidRPr="00C35A2C">
        <w:rPr>
          <w:rFonts w:ascii="David" w:hAnsi="David"/>
          <w:sz w:val="32"/>
          <w:rtl/>
        </w:rPr>
        <w:t xml:space="preserve"> </w:t>
      </w:r>
    </w:p>
    <w:p w14:paraId="35EC73D2" w14:textId="77777777" w:rsidR="000E7A23" w:rsidRPr="000E7A23" w:rsidRDefault="00AC0AF5" w:rsidP="000E7A23">
      <w:pPr>
        <w:pStyle w:val="36"/>
        <w:framePr w:wrap="notBeside"/>
        <w:rPr>
          <w:rtl/>
        </w:rPr>
      </w:pPr>
      <w:r w:rsidRPr="000E7A23">
        <w:rPr>
          <w:rtl/>
        </w:rPr>
        <w:t>הא כיצד</w:t>
      </w:r>
    </w:p>
    <w:p w14:paraId="0D0C44E2" w14:textId="77A6DD89" w:rsidR="00AC0AF5" w:rsidRDefault="000E7A23" w:rsidP="00AC0AF5">
      <w:pPr>
        <w:rPr>
          <w:rFonts w:ascii="David" w:hAnsi="David"/>
          <w:sz w:val="32"/>
          <w:rtl/>
        </w:rPr>
      </w:pPr>
      <w:r>
        <w:rPr>
          <w:rFonts w:ascii="David" w:hAnsi="David" w:hint="cs"/>
          <w:sz w:val="32"/>
          <w:rtl/>
        </w:rPr>
        <w:t>א</w:t>
      </w:r>
      <w:r w:rsidR="00AC0AF5" w:rsidRPr="00C35A2C">
        <w:rPr>
          <w:rFonts w:ascii="David" w:hAnsi="David"/>
          <w:sz w:val="32"/>
          <w:rtl/>
        </w:rPr>
        <w:t xml:space="preserve">לעזר מלובש אורים ותומים ויהושע וכל ישראל עומדים לפניו, </w:t>
      </w:r>
    </w:p>
    <w:p w14:paraId="39EAD574" w14:textId="4AFE1DFA" w:rsidR="00AC0AF5" w:rsidRPr="00C35A2C" w:rsidRDefault="00AC0AF5" w:rsidP="000E7A23">
      <w:pPr>
        <w:rPr>
          <w:rFonts w:ascii="David" w:hAnsi="David"/>
          <w:sz w:val="32"/>
          <w:rtl/>
        </w:rPr>
      </w:pPr>
      <w:r w:rsidRPr="00C35A2C">
        <w:rPr>
          <w:rFonts w:ascii="David" w:hAnsi="David"/>
          <w:sz w:val="32"/>
          <w:rtl/>
        </w:rPr>
        <w:t xml:space="preserve">וקלפי של שבטים וקלפי של תחומין מונחין לפניו, </w:t>
      </w:r>
      <w:r w:rsidR="000E7A23">
        <w:rPr>
          <w:rFonts w:ascii="David" w:hAnsi="David" w:hint="cs"/>
          <w:sz w:val="32"/>
          <w:rtl/>
        </w:rPr>
        <w:t xml:space="preserve"> ו</w:t>
      </w:r>
      <w:r w:rsidRPr="00C35A2C">
        <w:rPr>
          <w:rFonts w:ascii="David" w:hAnsi="David"/>
          <w:sz w:val="32"/>
          <w:rtl/>
        </w:rPr>
        <w:t xml:space="preserve">מכוין ברוח הקדש ואומר: זבולן עולה - תחום עכו עולה עמו, </w:t>
      </w:r>
      <w:r w:rsidR="000E7A23">
        <w:rPr>
          <w:rFonts w:ascii="David" w:hAnsi="David" w:hint="cs"/>
          <w:sz w:val="32"/>
          <w:rtl/>
        </w:rPr>
        <w:t xml:space="preserve"> </w:t>
      </w:r>
      <w:r w:rsidRPr="00C35A2C">
        <w:rPr>
          <w:rFonts w:ascii="David" w:hAnsi="David"/>
          <w:sz w:val="32"/>
          <w:rtl/>
        </w:rPr>
        <w:t>טרף בקלפי של שבטים ועלה בידו זבולן, טרף בקלפי של תחומין ועלה בידו תחום עכו.</w:t>
      </w:r>
      <w:r w:rsidR="000E7A23">
        <w:rPr>
          <w:rFonts w:ascii="David" w:hAnsi="David" w:hint="cs"/>
          <w:sz w:val="32"/>
          <w:rtl/>
        </w:rPr>
        <w:t xml:space="preserve"> </w:t>
      </w:r>
      <w:r>
        <w:rPr>
          <w:rFonts w:ascii="David" w:hAnsi="David"/>
          <w:sz w:val="32"/>
          <w:rtl/>
        </w:rPr>
        <w:t xml:space="preserve">וחוזר ומכוין </w:t>
      </w:r>
      <w:r>
        <w:rPr>
          <w:rStyle w:val="affffe"/>
          <w:rFonts w:ascii="David" w:hAnsi="David"/>
          <w:sz w:val="32"/>
          <w:rtl/>
          <w:rPrChange w:id="9455" w:author="מנוע אמוראים" w:date="2026-10-05T16:41:09Z">
            <w:rPr>
              <w:rFonts w:ascii="David" w:hAnsi="David"/>
              <w:sz w:val="32"/>
              <w:rtl/>
            </w:rPr>
          </w:rPrChange>
        </w:rPr>
        <w:t xml:space="preserve">ברו</w:t>
      </w:r>
      <w:r>
        <w:rPr>
          <w:rStyle w:val="affffe"/>
          <w:rFonts w:ascii="David" w:hAnsi="David" w:hint="cs"/>
          <w:sz w:val="32"/>
          <w:rtl/>
          <w:rPrChange w:id="9456" w:author="מנוע אמוראים" w:date="2026-10-05T16:41:09Z">
            <w:rPr>
              <w:rFonts w:ascii="David" w:hAnsi="David" w:hint="cs"/>
              <w:sz w:val="32"/>
              <w:rtl/>
            </w:rPr>
          </w:rPrChange>
        </w:rPr>
        <w:t xml:space="preserve">ה</w:t>
      </w:r>
      <w:r>
        <w:rPr>
          <w:rStyle w:val="affffe"/>
          <w:rFonts w:ascii="David" w:hAnsi="David"/>
          <w:sz w:val="32"/>
          <w:rtl/>
          <w:rPrChange w:id="9457" w:author="מנוע אמוראים" w:date="2026-10-05T16:41:09Z">
            <w:rPr>
              <w:rFonts w:ascii="David" w:hAnsi="David"/>
              <w:sz w:val="32"/>
              <w:rtl/>
            </w:rPr>
          </w:rPrChange>
        </w:rPr>
        <w:t xml:space="preserve">"</w:t>
      </w:r>
      <w:r>
        <w:rPr>
          <w:rStyle w:val="affffe"/>
          <w:rFonts w:ascii="David" w:hAnsi="David" w:hint="cs"/>
          <w:sz w:val="32"/>
          <w:rtl/>
          <w:rPrChange w:id="9458" w:author="מנוע אמוראים" w:date="2026-10-05T16:41:09Z">
            <w:rPr>
              <w:rFonts w:ascii="David" w:hAnsi="David" w:hint="cs"/>
              <w:sz w:val="32"/>
              <w:rtl/>
            </w:rPr>
          </w:rPrChange>
        </w:rPr>
        <w:t xml:space="preserve">ק</w:t>
      </w:r>
      <w:r>
        <w:rPr>
          <w:rFonts w:ascii="David" w:hAnsi="David" w:hint="cs"/>
          <w:sz w:val="32"/>
          <w:rtl/>
        </w:rPr>
        <w:t xml:space="preserve"> </w:t>
      </w:r>
      <w:r w:rsidRPr="00C35A2C">
        <w:rPr>
          <w:rFonts w:ascii="David" w:hAnsi="David"/>
          <w:sz w:val="32"/>
          <w:rtl/>
        </w:rPr>
        <w:t xml:space="preserve">ואומר: </w:t>
      </w:r>
      <w:r w:rsidRPr="000E7A23">
        <w:rPr>
          <w:rFonts w:hint="cs"/>
          <w:rtl/>
        </w:rPr>
        <w:t>'</w:t>
      </w:r>
      <w:r w:rsidRPr="000E7A23">
        <w:rPr>
          <w:rtl/>
        </w:rPr>
        <w:t>נפתלי עולה ותחום גינוסר עולה עמו</w:t>
      </w:r>
      <w:r w:rsidRPr="00572F4D">
        <w:rPr>
          <w:rStyle w:val="affff8"/>
          <w:rtl/>
        </w:rPr>
        <w:t>,</w:t>
      </w:r>
      <w:r w:rsidRPr="00C35A2C">
        <w:rPr>
          <w:rFonts w:ascii="David" w:hAnsi="David"/>
          <w:sz w:val="32"/>
          <w:rtl/>
        </w:rPr>
        <w:t xml:space="preserve"> טרף בקלפי של שבטים ועלה בידו נפתלי,</w:t>
      </w:r>
      <w:r w:rsidR="000E7A23">
        <w:rPr>
          <w:rFonts w:ascii="David" w:hAnsi="David" w:hint="cs"/>
          <w:sz w:val="32"/>
          <w:rtl/>
        </w:rPr>
        <w:t xml:space="preserve">  </w:t>
      </w:r>
      <w:r w:rsidRPr="00C35A2C">
        <w:rPr>
          <w:rFonts w:ascii="David" w:hAnsi="David"/>
          <w:sz w:val="32"/>
          <w:rtl/>
        </w:rPr>
        <w:t>טרף בקלפי של תחומין ועלה בידו תחום גינוסר, וכן כל שבט ושבט.</w:t>
      </w:r>
    </w:p>
    <w:p w14:paraId="35305F41" w14:textId="62B83C0D" w:rsidR="00AC0AF5" w:rsidRPr="00C35A2C" w:rsidRDefault="00AC0AF5" w:rsidP="000E7A23">
      <w:pPr>
        <w:rPr>
          <w:rFonts w:ascii="David" w:hAnsi="David"/>
          <w:sz w:val="32"/>
          <w:rtl/>
        </w:rPr>
      </w:pPr>
      <w:r w:rsidRPr="00C35A2C">
        <w:rPr>
          <w:rFonts w:ascii="David" w:hAnsi="David"/>
          <w:sz w:val="32"/>
          <w:rtl/>
        </w:rPr>
        <w:t xml:space="preserve">ולא כחלוקה של </w:t>
      </w:r>
      <w:r w:rsidR="000E7A23">
        <w:rPr>
          <w:rFonts w:ascii="David" w:hAnsi="David" w:hint="cs"/>
          <w:sz w:val="32"/>
          <w:rtl/>
        </w:rPr>
        <w:t xml:space="preserve">עוה''ז </w:t>
      </w:r>
      <w:r w:rsidRPr="00C35A2C">
        <w:rPr>
          <w:rFonts w:ascii="David" w:hAnsi="David"/>
          <w:sz w:val="32"/>
          <w:rtl/>
        </w:rPr>
        <w:t xml:space="preserve">חלוקה של </w:t>
      </w:r>
      <w:r w:rsidR="000E7A23">
        <w:rPr>
          <w:rFonts w:ascii="David" w:hAnsi="David" w:hint="cs"/>
          <w:sz w:val="32"/>
          <w:rtl/>
        </w:rPr>
        <w:t>עוה''ב העוה''ז</w:t>
      </w:r>
      <w:r w:rsidRPr="00C35A2C">
        <w:rPr>
          <w:rFonts w:ascii="David" w:hAnsi="David"/>
          <w:sz w:val="32"/>
          <w:rtl/>
        </w:rPr>
        <w:t>, אדם יש לו שדה לבן - אין לו שדה פרדס, שדה פרדס - אין לו שדה לבן.</w:t>
      </w:r>
    </w:p>
    <w:p w14:paraId="1BC30CAB" w14:textId="0023CD01" w:rsidR="00AC0AF5" w:rsidRPr="00C35A2C" w:rsidRDefault="00AC0AF5" w:rsidP="00AC0AF5">
      <w:pPr>
        <w:rPr>
          <w:rFonts w:ascii="David" w:hAnsi="David"/>
          <w:sz w:val="32"/>
          <w:rtl/>
        </w:rPr>
      </w:pPr>
      <w:r w:rsidRPr="00C35A2C">
        <w:rPr>
          <w:rFonts w:ascii="David" w:hAnsi="David"/>
          <w:sz w:val="32"/>
          <w:rtl/>
        </w:rPr>
        <w:t>לעו</w:t>
      </w:r>
      <w:r w:rsidRPr="00C35A2C">
        <w:rPr>
          <w:rFonts w:ascii="David" w:hAnsi="David" w:hint="cs"/>
          <w:sz w:val="32"/>
          <w:rtl/>
        </w:rPr>
        <w:t>ה</w:t>
      </w:r>
      <w:r w:rsidRPr="00C35A2C">
        <w:rPr>
          <w:rFonts w:ascii="David" w:hAnsi="David"/>
          <w:sz w:val="32"/>
          <w:rtl/>
        </w:rPr>
        <w:t>"</w:t>
      </w:r>
      <w:r w:rsidRPr="00C35A2C">
        <w:rPr>
          <w:rFonts w:ascii="David" w:hAnsi="David" w:hint="cs"/>
          <w:sz w:val="32"/>
          <w:rtl/>
        </w:rPr>
        <w:t>ב</w:t>
      </w:r>
      <w:r w:rsidRPr="00C35A2C">
        <w:rPr>
          <w:rFonts w:ascii="David" w:hAnsi="David"/>
          <w:sz w:val="32"/>
          <w:rtl/>
        </w:rPr>
        <w:t xml:space="preserve"> אין לך כל אחד ואחד שאין לו בהר ובשפלה ובעמק, </w:t>
      </w:r>
      <w:r w:rsidR="000E7A23">
        <w:rPr>
          <w:rFonts w:ascii="David" w:hAnsi="David" w:hint="cs"/>
          <w:sz w:val="32"/>
          <w:rtl/>
        </w:rPr>
        <w:t>ד</w:t>
      </w:r>
      <w:r w:rsidRPr="00F10693">
        <w:rPr>
          <w:rFonts w:hint="cs"/>
          <w:rtl/>
        </w:rPr>
        <w:t>'</w:t>
      </w:r>
      <w:r w:rsidRPr="00F10693">
        <w:rPr>
          <w:rtl/>
        </w:rPr>
        <w:t>ש</w:t>
      </w:r>
      <w:r w:rsidRPr="007367C6">
        <w:rPr>
          <w:rStyle w:val="affff8"/>
          <w:rtl/>
        </w:rPr>
        <w:t>ער ראובן אחד שער יהודה אחד שער לוי אחד</w:t>
      </w:r>
      <w:r w:rsidRPr="00F10693">
        <w:rPr>
          <w:rFonts w:hint="cs"/>
          <w:rtl/>
        </w:rPr>
        <w:t>'</w:t>
      </w:r>
      <w:r w:rsidRPr="00F10693">
        <w:rPr>
          <w:rtl/>
        </w:rPr>
        <w:t>,</w:t>
      </w:r>
      <w:r w:rsidRPr="00C35A2C">
        <w:rPr>
          <w:rFonts w:ascii="David" w:hAnsi="David"/>
          <w:sz w:val="32"/>
          <w:rtl/>
        </w:rPr>
        <w:t xml:space="preserve"> </w:t>
      </w:r>
      <w:r w:rsidRPr="00C35A2C">
        <w:rPr>
          <w:rFonts w:ascii="David" w:hAnsi="David" w:hint="cs"/>
          <w:sz w:val="32"/>
          <w:rtl/>
        </w:rPr>
        <w:t xml:space="preserve">- </w:t>
      </w:r>
      <w:r w:rsidR="000E7A23">
        <w:rPr>
          <w:rFonts w:ascii="David" w:hAnsi="David" w:hint="cs"/>
          <w:sz w:val="32"/>
          <w:rtl/>
        </w:rPr>
        <w:t xml:space="preserve">הקב''ה </w:t>
      </w:r>
      <w:r w:rsidRPr="00C35A2C">
        <w:rPr>
          <w:rFonts w:ascii="David" w:hAnsi="David"/>
          <w:sz w:val="32"/>
          <w:rtl/>
        </w:rPr>
        <w:t xml:space="preserve">מחלק להן בעצמו, </w:t>
      </w:r>
      <w:r w:rsidR="000E7A23" w:rsidRPr="000E7A23">
        <w:rPr>
          <w:rStyle w:val="affffe"/>
          <w:rFonts w:hint="cs"/>
          <w:rtl/>
        </w:rPr>
        <w:t xml:space="preserve">שנא': </w:t>
      </w:r>
      <w:r w:rsidRPr="00F10693">
        <w:rPr>
          <w:rtl/>
        </w:rPr>
        <w:t>ו</w:t>
      </w:r>
      <w:r w:rsidRPr="007367C6">
        <w:rPr>
          <w:rStyle w:val="affff8"/>
          <w:rtl/>
        </w:rPr>
        <w:t>אלה מחלקותם נאם ה</w:t>
      </w:r>
      <w:r w:rsidRPr="00F10693">
        <w:rPr>
          <w:rtl/>
        </w:rPr>
        <w:t>'.</w:t>
      </w:r>
    </w:p>
    <w:p w14:paraId="48A42726" w14:textId="77777777" w:rsidR="000E7A23" w:rsidRPr="000E7A23" w:rsidRDefault="00AC0AF5" w:rsidP="000E7A23">
      <w:pPr>
        <w:pStyle w:val="36"/>
        <w:framePr w:wrap="notBeside"/>
        <w:rPr>
          <w:rtl/>
        </w:rPr>
      </w:pPr>
      <w:r w:rsidRPr="000E7A23">
        <w:rPr>
          <w:rtl/>
        </w:rPr>
        <w:t>תני מיהת:</w:t>
      </w:r>
    </w:p>
    <w:p w14:paraId="24C9C91D" w14:textId="054F000E" w:rsidR="00AC0AF5" w:rsidRPr="000E7A23" w:rsidRDefault="00AC0AF5" w:rsidP="00AC0AF5">
      <w:pPr>
        <w:rPr>
          <w:rFonts w:ascii="David" w:hAnsi="David"/>
          <w:b/>
          <w:bCs/>
          <w:sz w:val="32"/>
          <w:rtl/>
        </w:rPr>
      </w:pPr>
      <w:r w:rsidRPr="00C35A2C">
        <w:rPr>
          <w:rFonts w:ascii="David" w:hAnsi="David"/>
          <w:sz w:val="32"/>
          <w:rtl/>
        </w:rPr>
        <w:t>שבתחלה לא נתחלקה אלא ל</w:t>
      </w:r>
      <w:r w:rsidRPr="00C35A2C">
        <w:rPr>
          <w:rFonts w:ascii="David" w:hAnsi="David" w:hint="cs"/>
          <w:sz w:val="32"/>
          <w:rtl/>
        </w:rPr>
        <w:t>י</w:t>
      </w:r>
      <w:r w:rsidRPr="00C35A2C">
        <w:rPr>
          <w:rFonts w:ascii="David" w:hAnsi="David"/>
          <w:sz w:val="32"/>
          <w:rtl/>
        </w:rPr>
        <w:t>"</w:t>
      </w:r>
      <w:r w:rsidRPr="00C35A2C">
        <w:rPr>
          <w:rFonts w:ascii="David" w:hAnsi="David" w:hint="cs"/>
          <w:sz w:val="32"/>
          <w:rtl/>
        </w:rPr>
        <w:t xml:space="preserve">ב שבטים </w:t>
      </w:r>
      <w:r w:rsidRPr="000E7A23">
        <w:rPr>
          <w:rStyle w:val="afff8"/>
          <w:rFonts w:hint="cs"/>
          <w:rtl/>
        </w:rPr>
        <w:t>ש</w:t>
      </w:r>
      <w:r w:rsidRPr="000E7A23">
        <w:rPr>
          <w:rStyle w:val="afff8"/>
          <w:rtl/>
        </w:rPr>
        <w:t>"</w:t>
      </w:r>
      <w:r w:rsidRPr="000E7A23">
        <w:rPr>
          <w:rStyle w:val="afff8"/>
          <w:rFonts w:hint="cs"/>
          <w:rtl/>
        </w:rPr>
        <w:t xml:space="preserve">מ לשבטים </w:t>
      </w:r>
      <w:r w:rsidR="000E7A23" w:rsidRPr="000E7A23">
        <w:rPr>
          <w:rStyle w:val="afff8"/>
          <w:rFonts w:hint="cs"/>
          <w:rtl/>
        </w:rPr>
        <w:t>נתחלקה</w:t>
      </w:r>
    </w:p>
    <w:p w14:paraId="6C351637" w14:textId="73583BB5" w:rsidR="00AC0AF5" w:rsidRPr="001B450D" w:rsidRDefault="001B450D" w:rsidP="00AC0AF5">
      <w:pPr>
        <w:pStyle w:val="aff9"/>
        <w:rPr>
          <w:del w:id="90134" w:author="מנוע עיצוב" w:date="2026-10-08T11:01:28Z"/>
        </w:rPr>
      </w:pPr>
      <w:del w:id="90133" w:author="מנוע עיצוב" w:date="2026-10-08T11:01:28Z">
        <w:r w:rsidRPr="001B450D">
          <w:rPr>
            <w:rtl/>
          </w:rPr>
          <w:delText xml:space="preserve">***</w:delText>
        </w:r>
      </w:del>
    </w:p>
    <w:p w14:paraId="4BA238C6" w14:textId="367FA88E" w:rsidR="00AC0AF5" w:rsidRPr="00C35A2C" w:rsidRDefault="00AC0AF5" w:rsidP="00872325">
      <w:pPr>
        <w:pStyle w:val="affff9"/>
        <w:rPr>
          <w:rtl/>
        </w:rPr>
      </w:pPr>
      <w:r w:rsidRPr="00C35A2C">
        <w:rPr>
          <w:rtl/>
        </w:rPr>
        <w:t>עתידה ארץ ישראל שתתחלק לשלשה עשר שבטים.</w:t>
      </w:r>
    </w:p>
    <w:p w14:paraId="00980BAB" w14:textId="77777777" w:rsidR="000E7A23" w:rsidRPr="000E7A23" w:rsidRDefault="00AC0AF5" w:rsidP="000E7A23">
      <w:pPr>
        <w:pStyle w:val="36"/>
        <w:framePr w:wrap="notBeside"/>
        <w:rPr>
          <w:rtl/>
        </w:rPr>
      </w:pPr>
      <w:r w:rsidRPr="000E7A23">
        <w:rPr>
          <w:rtl/>
        </w:rPr>
        <w:t>אידך</w:t>
      </w:r>
      <w:r w:rsidRPr="000E7A23">
        <w:rPr>
          <w:rFonts w:hint="cs"/>
          <w:rtl/>
        </w:rPr>
        <w:t>- לר</w:t>
      </w:r>
      <w:r w:rsidRPr="000E7A23">
        <w:rPr>
          <w:rtl/>
        </w:rPr>
        <w:t>"</w:t>
      </w:r>
      <w:r w:rsidRPr="000E7A23">
        <w:rPr>
          <w:rFonts w:hint="cs"/>
          <w:rtl/>
        </w:rPr>
        <w:t>ח:</w:t>
      </w:r>
    </w:p>
    <w:p w14:paraId="37331EB0" w14:textId="0176F90F" w:rsidR="00AC0AF5" w:rsidRPr="00C35A2C" w:rsidRDefault="00AC0AF5" w:rsidP="000E7A23">
      <w:pPr>
        <w:rPr>
          <w:rFonts w:ascii="David" w:hAnsi="David"/>
          <w:sz w:val="32"/>
          <w:rtl/>
        </w:rPr>
      </w:pPr>
      <w:r w:rsidRPr="00F10693">
        <w:rPr>
          <w:rFonts w:hint="cs"/>
          <w:rtl/>
        </w:rPr>
        <w:t>'</w:t>
      </w:r>
      <w:r w:rsidRPr="00F10693">
        <w:rPr>
          <w:rtl/>
        </w:rPr>
        <w:t>ל</w:t>
      </w:r>
      <w:r w:rsidRPr="007367C6">
        <w:rPr>
          <w:rStyle w:val="affff8"/>
          <w:rtl/>
        </w:rPr>
        <w:t>נשיא</w:t>
      </w:r>
      <w:r w:rsidRPr="00F10693">
        <w:rPr>
          <w:rFonts w:hint="cs"/>
          <w:rtl/>
        </w:rPr>
        <w:t>'</w:t>
      </w:r>
      <w:r w:rsidRPr="00F10693">
        <w:rPr>
          <w:rtl/>
        </w:rPr>
        <w:t>,</w:t>
      </w:r>
      <w:r w:rsidR="00872325">
        <w:rPr>
          <w:rFonts w:ascii="David" w:hAnsi="David" w:hint="cs"/>
          <w:sz w:val="32"/>
          <w:rtl/>
        </w:rPr>
        <w:t xml:space="preserve"> </w:t>
      </w:r>
      <w:r w:rsidRPr="007367C6">
        <w:rPr>
          <w:rStyle w:val="affff8"/>
          <w:rtl/>
        </w:rPr>
        <w:t>ד</w:t>
      </w:r>
      <w:r w:rsidRPr="00F10693">
        <w:rPr>
          <w:rFonts w:hint="cs"/>
          <w:rtl/>
        </w:rPr>
        <w:t>'</w:t>
      </w:r>
      <w:r w:rsidRPr="00F10693">
        <w:rPr>
          <w:rtl/>
        </w:rPr>
        <w:t>ו</w:t>
      </w:r>
      <w:r w:rsidRPr="007367C6">
        <w:rPr>
          <w:rStyle w:val="affff8"/>
          <w:rtl/>
        </w:rPr>
        <w:t>העובד העיר יעבדוהו מכל שבטי ישראל</w:t>
      </w:r>
      <w:r w:rsidRPr="00F10693">
        <w:rPr>
          <w:rFonts w:hint="cs"/>
          <w:rtl/>
        </w:rPr>
        <w:t>'</w:t>
      </w:r>
      <w:r w:rsidRPr="00F10693">
        <w:rPr>
          <w:rtl/>
        </w:rPr>
        <w:t>.</w:t>
      </w:r>
      <w:r w:rsidR="000E7A23">
        <w:rPr>
          <w:rFonts w:ascii="David" w:hAnsi="David" w:hint="cs"/>
          <w:sz w:val="32"/>
          <w:rtl/>
        </w:rPr>
        <w:t xml:space="preserve"> </w:t>
      </w:r>
      <w:r w:rsidRPr="00C35A2C">
        <w:rPr>
          <w:rFonts w:ascii="David" w:hAnsi="David" w:hint="cs"/>
          <w:sz w:val="32"/>
          <w:rtl/>
        </w:rPr>
        <w:t xml:space="preserve">ולא לשכירים בעלמא </w:t>
      </w:r>
      <w:r w:rsidRPr="007367C6">
        <w:rPr>
          <w:rStyle w:val="affff8"/>
          <w:rFonts w:hint="cs"/>
          <w:rtl/>
        </w:rPr>
        <w:t>ד</w:t>
      </w:r>
      <w:r w:rsidRPr="00F10693">
        <w:rPr>
          <w:rFonts w:hint="cs"/>
          <w:rtl/>
        </w:rPr>
        <w:t>'</w:t>
      </w:r>
      <w:r w:rsidRPr="00F10693">
        <w:rPr>
          <w:rtl/>
        </w:rPr>
        <w:t>ו</w:t>
      </w:r>
      <w:r w:rsidRPr="007367C6">
        <w:rPr>
          <w:rStyle w:val="affff8"/>
          <w:rtl/>
        </w:rPr>
        <w:t>הנותר לנשיא מזה ומזה לתרומת הקדש ולאחוזת העיר</w:t>
      </w:r>
      <w:r w:rsidRPr="00F10693">
        <w:rPr>
          <w:rFonts w:hint="cs"/>
          <w:rtl/>
        </w:rPr>
        <w:t>'</w:t>
      </w:r>
      <w:r w:rsidRPr="00F10693">
        <w:rPr>
          <w:rtl/>
        </w:rPr>
        <w:t>.</w:t>
      </w:r>
    </w:p>
    <w:p w14:paraId="3F2D143D" w14:textId="4E03943C" w:rsidR="00AC0AF5" w:rsidRPr="006765C4" w:rsidRDefault="000E7A23" w:rsidP="00AC0AF5">
      <w:pPr>
        <w:rPr>
          <w:rFonts w:ascii="David" w:hAnsi="David"/>
          <w:spacing w:val="-4"/>
          <w:sz w:val="32"/>
          <w:rtl/>
        </w:rPr>
      </w:pPr>
      <w:r>
        <w:rPr>
          <w:rFonts w:ascii="David" w:hAnsi="David" w:hint="cs"/>
          <w:spacing w:val="-4"/>
          <w:sz w:val="32"/>
          <w:rtl/>
        </w:rPr>
        <w:t xml:space="preserve">ורק </w:t>
      </w:r>
      <w:r w:rsidR="00AC0AF5" w:rsidRPr="006765C4">
        <w:rPr>
          <w:rFonts w:ascii="David" w:hAnsi="David"/>
          <w:spacing w:val="-4"/>
          <w:sz w:val="32"/>
          <w:rtl/>
        </w:rPr>
        <w:t xml:space="preserve">לכספים, </w:t>
      </w:r>
      <w:r>
        <w:rPr>
          <w:rFonts w:ascii="David" w:hAnsi="David" w:hint="cs"/>
          <w:spacing w:val="-4"/>
          <w:sz w:val="32"/>
          <w:rtl/>
        </w:rPr>
        <w:t>ד</w:t>
      </w:r>
      <w:r w:rsidR="00AC0AF5" w:rsidRPr="00F10693">
        <w:rPr>
          <w:rFonts w:hint="cs"/>
          <w:rtl/>
        </w:rPr>
        <w:t>'</w:t>
      </w:r>
      <w:r w:rsidR="00AC0AF5" w:rsidRPr="00F10693">
        <w:rPr>
          <w:rtl/>
        </w:rPr>
        <w:t>ב</w:t>
      </w:r>
      <w:r w:rsidR="00AC0AF5" w:rsidRPr="006765C4">
        <w:rPr>
          <w:rStyle w:val="affff8"/>
          <w:spacing w:val="-4"/>
          <w:rtl/>
        </w:rPr>
        <w:t>ין רב למעט</w:t>
      </w:r>
      <w:r w:rsidR="00AC0AF5" w:rsidRPr="00F10693">
        <w:rPr>
          <w:rFonts w:hint="cs"/>
          <w:rtl/>
        </w:rPr>
        <w:t>'</w:t>
      </w:r>
      <w:r w:rsidR="00AC0AF5" w:rsidRPr="00F10693">
        <w:rPr>
          <w:rtl/>
        </w:rPr>
        <w:t>.</w:t>
      </w:r>
      <w:r w:rsidR="00AC0AF5" w:rsidRPr="006765C4">
        <w:rPr>
          <w:rFonts w:ascii="David" w:hAnsi="David" w:hint="cs"/>
          <w:spacing w:val="-4"/>
          <w:sz w:val="32"/>
          <w:rtl/>
        </w:rPr>
        <w:t xml:space="preserve"> לאו לעידית וזיבורית אלא </w:t>
      </w:r>
      <w:r w:rsidR="00AC0AF5" w:rsidRPr="006765C4">
        <w:rPr>
          <w:rFonts w:ascii="David" w:hAnsi="David"/>
          <w:spacing w:val="-4"/>
          <w:sz w:val="32"/>
          <w:rtl/>
        </w:rPr>
        <w:t>לקרובה ורחוקה.</w:t>
      </w:r>
    </w:p>
    <w:p w14:paraId="3EB92522" w14:textId="77777777" w:rsidR="000E7A23" w:rsidRPr="000E7A23" w:rsidRDefault="00AC0AF5" w:rsidP="000E7A23">
      <w:pPr>
        <w:pStyle w:val="36"/>
        <w:framePr w:wrap="notBeside"/>
        <w:rPr>
          <w:rtl/>
        </w:rPr>
      </w:pPr>
      <w:r w:rsidRPr="000E7A23">
        <w:rPr>
          <w:rtl/>
        </w:rPr>
        <w:t>כתנאי.</w:t>
      </w:r>
    </w:p>
    <w:p w14:paraId="3F6E3AE2" w14:textId="2CFDDBBA" w:rsidR="00AC0AF5" w:rsidRPr="00C35A2C" w:rsidRDefault="00AC0AF5" w:rsidP="00AC0AF5">
      <w:pPr>
        <w:rPr>
          <w:rFonts w:ascii="David" w:hAnsi="David"/>
          <w:sz w:val="32"/>
          <w:rtl/>
        </w:rPr>
      </w:pPr>
      <w:r w:rsidRPr="000E7A23">
        <w:rPr>
          <w:rStyle w:val="affffe"/>
          <w:rtl/>
        </w:rPr>
        <w:t>ר"</w:t>
      </w:r>
      <w:r w:rsidRPr="000E7A23">
        <w:rPr>
          <w:rStyle w:val="affffe"/>
          <w:rFonts w:hint="cs"/>
          <w:rtl/>
        </w:rPr>
        <w:t>א</w:t>
      </w:r>
      <w:r w:rsidRPr="000E7A23">
        <w:rPr>
          <w:rStyle w:val="affffe"/>
          <w:rtl/>
        </w:rPr>
        <w:t>:</w:t>
      </w:r>
      <w:r w:rsidRPr="00C35A2C">
        <w:rPr>
          <w:rFonts w:ascii="David" w:hAnsi="David"/>
          <w:sz w:val="32"/>
          <w:rtl/>
        </w:rPr>
        <w:t xml:space="preserve"> בכספים העלוה, </w:t>
      </w:r>
      <w:r w:rsidRPr="000E7A23">
        <w:rPr>
          <w:rStyle w:val="affffe"/>
          <w:rtl/>
        </w:rPr>
        <w:t>רבי יהושע:</w:t>
      </w:r>
      <w:r w:rsidRPr="00C35A2C">
        <w:rPr>
          <w:rFonts w:ascii="David" w:hAnsi="David"/>
          <w:sz w:val="32"/>
          <w:rtl/>
        </w:rPr>
        <w:t xml:space="preserve"> בקרקע העלוה.</w:t>
      </w:r>
    </w:p>
    <w:p w14:paraId="5BFF1342" w14:textId="1C5242B2" w:rsidR="00AC0AF5" w:rsidRPr="00C35A2C" w:rsidRDefault="000E7A23" w:rsidP="000E7A23">
      <w:pPr>
        <w:rPr>
          <w:rFonts w:ascii="David" w:hAnsi="David"/>
          <w:sz w:val="32"/>
          <w:rtl/>
        </w:rPr>
      </w:pPr>
      <w:r>
        <w:rPr>
          <w:rFonts w:ascii="David" w:hAnsi="David" w:hint="cs"/>
          <w:sz w:val="32"/>
          <w:rtl/>
        </w:rPr>
        <w:t>ו</w:t>
      </w:r>
      <w:r w:rsidR="00AC0AF5" w:rsidRPr="00C35A2C">
        <w:rPr>
          <w:rFonts w:ascii="David" w:hAnsi="David"/>
          <w:sz w:val="32"/>
          <w:rtl/>
        </w:rPr>
        <w:t xml:space="preserve">בגורל, </w:t>
      </w:r>
      <w:r>
        <w:rPr>
          <w:rFonts w:ascii="David" w:hAnsi="David" w:hint="cs"/>
          <w:sz w:val="32"/>
          <w:rtl/>
        </w:rPr>
        <w:t>ד</w:t>
      </w:r>
      <w:r w:rsidR="00AC0AF5" w:rsidRPr="000E7A23">
        <w:rPr>
          <w:rStyle w:val="affff8"/>
          <w:rtl/>
        </w:rPr>
        <w:t>'אך</w:t>
      </w:r>
      <w:r w:rsidR="00AC0AF5" w:rsidRPr="000E7A23">
        <w:rPr>
          <w:rStyle w:val="affff8"/>
          <w:rFonts w:hint="cs"/>
          <w:rtl/>
        </w:rPr>
        <w:t>'</w:t>
      </w:r>
      <w:r w:rsidR="00AC0AF5" w:rsidRPr="000E7A23">
        <w:rPr>
          <w:rStyle w:val="affff8"/>
          <w:rtl/>
        </w:rPr>
        <w:t xml:space="preserve"> בגורל:</w:t>
      </w:r>
      <w:r w:rsidR="00AC0AF5" w:rsidRPr="00C35A2C">
        <w:rPr>
          <w:rFonts w:ascii="David" w:hAnsi="David"/>
          <w:sz w:val="32"/>
          <w:rtl/>
        </w:rPr>
        <w:t xml:space="preserve"> </w:t>
      </w:r>
      <w:r w:rsidR="00AC0AF5" w:rsidRPr="000E7A23">
        <w:rPr>
          <w:rStyle w:val="affffe"/>
          <w:rtl/>
        </w:rPr>
        <w:t>תנא:</w:t>
      </w:r>
      <w:r w:rsidR="00AC0AF5" w:rsidRPr="007367C6">
        <w:rPr>
          <w:rStyle w:val="affff8"/>
          <w:rtl/>
        </w:rPr>
        <w:t xml:space="preserve"> </w:t>
      </w:r>
      <w:r w:rsidR="00AC0AF5" w:rsidRPr="00F10693">
        <w:rPr>
          <w:rFonts w:hint="cs"/>
          <w:rtl/>
        </w:rPr>
        <w:t>'</w:t>
      </w:r>
      <w:r w:rsidR="00AC0AF5" w:rsidRPr="00F10693">
        <w:rPr>
          <w:rtl/>
        </w:rPr>
        <w:t>א</w:t>
      </w:r>
      <w:r w:rsidR="00AC0AF5" w:rsidRPr="007367C6">
        <w:rPr>
          <w:rStyle w:val="affff8"/>
          <w:rtl/>
        </w:rPr>
        <w:t>ך בגורל</w:t>
      </w:r>
      <w:r w:rsidR="00AC0AF5" w:rsidRPr="00F10693">
        <w:rPr>
          <w:rFonts w:hint="cs"/>
          <w:rtl/>
        </w:rPr>
        <w:t>'</w:t>
      </w:r>
      <w:r w:rsidR="00AC0AF5" w:rsidRPr="00F10693">
        <w:rPr>
          <w:rtl/>
        </w:rPr>
        <w:t xml:space="preserve"> </w:t>
      </w:r>
      <w:r w:rsidR="00AC0AF5" w:rsidRPr="00C35A2C">
        <w:rPr>
          <w:rFonts w:ascii="David" w:hAnsi="David"/>
          <w:sz w:val="32"/>
          <w:rtl/>
        </w:rPr>
        <w:t>- יצאו יהושע וכלב.</w:t>
      </w:r>
      <w:r w:rsidR="00AC0AF5" w:rsidRPr="00C35A2C">
        <w:rPr>
          <w:rFonts w:ascii="David" w:hAnsi="David" w:hint="cs"/>
          <w:sz w:val="32"/>
          <w:rtl/>
        </w:rPr>
        <w:t xml:space="preserve"> שלא נטלו בגורל אלא על פי ה</w:t>
      </w:r>
      <w:r w:rsidR="00AC0AF5" w:rsidRPr="00F10693">
        <w:rPr>
          <w:rtl/>
        </w:rPr>
        <w:t>'</w:t>
      </w:r>
      <w:r w:rsidR="00AC0AF5" w:rsidRPr="00F10693">
        <w:rPr>
          <w:rFonts w:hint="cs"/>
          <w:rtl/>
        </w:rPr>
        <w:t>,</w:t>
      </w:r>
      <w:r>
        <w:rPr>
          <w:rFonts w:hint="cs"/>
          <w:rtl/>
        </w:rPr>
        <w:t xml:space="preserve"> </w:t>
      </w:r>
      <w:r w:rsidR="00AC0AF5" w:rsidRPr="0081371E">
        <w:rPr>
          <w:rStyle w:val="afff8"/>
          <w:rtl/>
        </w:rPr>
        <w:t>יהושע</w:t>
      </w:r>
      <w:r w:rsidR="00AC0AF5" w:rsidRPr="00C35A2C">
        <w:rPr>
          <w:rFonts w:ascii="David" w:hAnsi="David"/>
          <w:sz w:val="32"/>
          <w:rtl/>
        </w:rPr>
        <w:t xml:space="preserve"> </w:t>
      </w:r>
      <w:r w:rsidR="00AC0AF5" w:rsidRPr="007367C6">
        <w:rPr>
          <w:rStyle w:val="affff8"/>
          <w:rtl/>
        </w:rPr>
        <w:t>ד</w:t>
      </w:r>
      <w:r w:rsidR="00AC0AF5" w:rsidRPr="000E7A23">
        <w:rPr>
          <w:rStyle w:val="affff8"/>
          <w:rFonts w:hint="cs"/>
          <w:rtl/>
        </w:rPr>
        <w:t>'</w:t>
      </w:r>
      <w:r w:rsidR="00AC0AF5" w:rsidRPr="000E7A23">
        <w:rPr>
          <w:rStyle w:val="affff8"/>
          <w:rtl/>
        </w:rPr>
        <w:t>על פי ה' נתנו לו את העיר אשר שאל את תמנת סרח בהר אפרים</w:t>
      </w:r>
      <w:r w:rsidR="00AC0AF5" w:rsidRPr="00C35A2C">
        <w:rPr>
          <w:rFonts w:ascii="David" w:hAnsi="David"/>
          <w:sz w:val="32"/>
          <w:rtl/>
        </w:rPr>
        <w:t>.</w:t>
      </w:r>
    </w:p>
    <w:p w14:paraId="6392C256" w14:textId="77777777" w:rsidR="00AC0AF5" w:rsidRPr="00C35A2C" w:rsidRDefault="00AC0AF5" w:rsidP="00982F98">
      <w:pPr>
        <w:pStyle w:val="affe"/>
        <w:framePr w:wrap="around"/>
        <w:rPr>
          <w:rtl/>
        </w:rPr>
      </w:pPr>
      <w:r w:rsidRPr="00C35A2C">
        <w:rPr>
          <w:rFonts w:hint="cs"/>
          <w:rtl/>
        </w:rPr>
        <w:t>קכב:</w:t>
      </w:r>
    </w:p>
    <w:p w14:paraId="1066B331" w14:textId="024077D3" w:rsidR="00AC0AF5" w:rsidRPr="00C35A2C" w:rsidRDefault="00AC0AF5" w:rsidP="000E7A23">
      <w:pPr>
        <w:rPr>
          <w:rFonts w:ascii="David" w:hAnsi="David"/>
          <w:sz w:val="32"/>
          <w:rtl/>
        </w:rPr>
      </w:pPr>
      <w:r w:rsidRPr="000E7A23">
        <w:rPr>
          <w:rStyle w:val="affffe"/>
          <w:rtl/>
        </w:rPr>
        <w:t>כתיב:</w:t>
      </w:r>
      <w:r w:rsidRPr="007367C6">
        <w:rPr>
          <w:rStyle w:val="affff8"/>
          <w:rtl/>
        </w:rPr>
        <w:t xml:space="preserve"> </w:t>
      </w:r>
      <w:r w:rsidRPr="00F10693">
        <w:rPr>
          <w:rFonts w:hint="cs"/>
          <w:rtl/>
        </w:rPr>
        <w:t>'</w:t>
      </w:r>
      <w:r w:rsidRPr="00872325">
        <w:rPr>
          <w:rStyle w:val="affff8"/>
          <w:rtl/>
        </w:rPr>
        <w:t>ס</w:t>
      </w:r>
      <w:r w:rsidRPr="007367C6">
        <w:rPr>
          <w:rStyle w:val="affff8"/>
          <w:rtl/>
        </w:rPr>
        <w:t>רח</w:t>
      </w:r>
      <w:r w:rsidRPr="00F10693">
        <w:rPr>
          <w:rFonts w:hint="cs"/>
          <w:rtl/>
        </w:rPr>
        <w:t>'</w:t>
      </w:r>
      <w:r w:rsidRPr="00F10693">
        <w:rPr>
          <w:rtl/>
        </w:rPr>
        <w:t>,</w:t>
      </w:r>
      <w:r w:rsidRPr="00C35A2C">
        <w:rPr>
          <w:rFonts w:ascii="David" w:hAnsi="David"/>
          <w:sz w:val="32"/>
          <w:rtl/>
        </w:rPr>
        <w:t xml:space="preserve"> </w:t>
      </w:r>
      <w:r w:rsidRPr="000E7A23">
        <w:rPr>
          <w:rStyle w:val="affffe"/>
          <w:rtl/>
        </w:rPr>
        <w:t>וכתיב:</w:t>
      </w:r>
      <w:r w:rsidRPr="007367C6">
        <w:rPr>
          <w:rStyle w:val="affff8"/>
          <w:rtl/>
        </w:rPr>
        <w:t xml:space="preserve"> </w:t>
      </w:r>
      <w:r w:rsidRPr="00872325">
        <w:rPr>
          <w:rStyle w:val="affff8"/>
          <w:rFonts w:hint="cs"/>
          <w:rtl/>
        </w:rPr>
        <w:t>'</w:t>
      </w:r>
      <w:r w:rsidRPr="00872325">
        <w:rPr>
          <w:rStyle w:val="affff8"/>
          <w:rtl/>
        </w:rPr>
        <w:t>חרס</w:t>
      </w:r>
      <w:r w:rsidRPr="00872325">
        <w:rPr>
          <w:rStyle w:val="affff8"/>
          <w:rFonts w:hint="cs"/>
          <w:rtl/>
        </w:rPr>
        <w:t>'</w:t>
      </w:r>
      <w:r w:rsidRPr="00F10693">
        <w:rPr>
          <w:rtl/>
        </w:rPr>
        <w:t>.</w:t>
      </w:r>
      <w:r w:rsidRPr="00C35A2C">
        <w:rPr>
          <w:rFonts w:ascii="David" w:hAnsi="David" w:hint="cs"/>
          <w:sz w:val="32"/>
          <w:rtl/>
        </w:rPr>
        <w:t xml:space="preserve"> </w:t>
      </w:r>
      <w:r w:rsidRPr="000E7A23">
        <w:rPr>
          <w:rStyle w:val="affffe"/>
          <w:rFonts w:hint="cs"/>
          <w:rtl/>
        </w:rPr>
        <w:t>-  ר</w:t>
      </w:r>
      <w:r w:rsidRPr="000E7A23">
        <w:rPr>
          <w:rStyle w:val="affffe"/>
          <w:rtl/>
        </w:rPr>
        <w:t>"</w:t>
      </w:r>
      <w:r w:rsidRPr="000E7A23">
        <w:rPr>
          <w:rStyle w:val="affffe"/>
          <w:rFonts w:hint="cs"/>
          <w:rtl/>
        </w:rPr>
        <w:t>א</w:t>
      </w:r>
      <w:r w:rsidRPr="000E7A23">
        <w:rPr>
          <w:rStyle w:val="affffe"/>
          <w:rtl/>
        </w:rPr>
        <w:t>:</w:t>
      </w:r>
      <w:r w:rsidRPr="00C35A2C">
        <w:rPr>
          <w:rFonts w:ascii="David" w:hAnsi="David"/>
          <w:sz w:val="32"/>
          <w:rtl/>
        </w:rPr>
        <w:t xml:space="preserve"> בתחלה פירותיה כחרס, ולבסוף פירותיה מסריחין.</w:t>
      </w:r>
      <w:r w:rsidR="000E7A23">
        <w:rPr>
          <w:rFonts w:ascii="David" w:hAnsi="David" w:hint="cs"/>
          <w:sz w:val="32"/>
          <w:rtl/>
        </w:rPr>
        <w:t xml:space="preserve"> </w:t>
      </w:r>
      <w:r w:rsidR="00872325">
        <w:rPr>
          <w:rFonts w:ascii="David" w:hAnsi="David"/>
          <w:sz w:val="32"/>
          <w:rtl/>
        </w:rPr>
        <w:tab/>
      </w:r>
      <w:r w:rsidR="00872325">
        <w:rPr>
          <w:rFonts w:ascii="David" w:hAnsi="David"/>
          <w:sz w:val="32"/>
          <w:rtl/>
        </w:rPr>
        <w:tab/>
      </w:r>
      <w:r w:rsidR="00872325">
        <w:rPr>
          <w:rFonts w:ascii="David" w:hAnsi="David"/>
          <w:sz w:val="32"/>
          <w:rtl/>
        </w:rPr>
        <w:tab/>
      </w:r>
      <w:r w:rsidRPr="000E7A23">
        <w:rPr>
          <w:rStyle w:val="affffe"/>
          <w:rtl/>
        </w:rPr>
        <w:t>וא"</w:t>
      </w:r>
      <w:r w:rsidRPr="000E7A23">
        <w:rPr>
          <w:rStyle w:val="affffe"/>
          <w:rFonts w:hint="cs"/>
          <w:rtl/>
        </w:rPr>
        <w:t>ד</w:t>
      </w:r>
      <w:r w:rsidRPr="000E7A23">
        <w:rPr>
          <w:rStyle w:val="affffe"/>
          <w:rtl/>
        </w:rPr>
        <w:t>:</w:t>
      </w:r>
      <w:r w:rsidRPr="00C35A2C">
        <w:rPr>
          <w:rFonts w:ascii="David" w:hAnsi="David"/>
          <w:sz w:val="32"/>
          <w:rtl/>
        </w:rPr>
        <w:t xml:space="preserve"> בתחלה מסריחין, ולבסוף כחרס.</w:t>
      </w:r>
    </w:p>
    <w:p w14:paraId="4EF52801" w14:textId="77777777" w:rsidR="00AC0AF5" w:rsidRPr="006765C4" w:rsidRDefault="00AC0AF5" w:rsidP="00AC0AF5">
      <w:pPr>
        <w:rPr>
          <w:rFonts w:ascii="David" w:hAnsi="David"/>
          <w:spacing w:val="-2"/>
          <w:sz w:val="32"/>
          <w:rtl/>
        </w:rPr>
      </w:pPr>
      <w:r w:rsidRPr="0081371E">
        <w:rPr>
          <w:rStyle w:val="afff8"/>
          <w:rtl/>
        </w:rPr>
        <w:t>כלב</w:t>
      </w:r>
      <w:r w:rsidRPr="006765C4">
        <w:rPr>
          <w:rFonts w:ascii="David" w:hAnsi="David"/>
          <w:spacing w:val="-2"/>
          <w:sz w:val="32"/>
          <w:rtl/>
        </w:rPr>
        <w:t xml:space="preserve"> </w:t>
      </w:r>
      <w:r w:rsidRPr="006765C4">
        <w:rPr>
          <w:rStyle w:val="affff8"/>
          <w:spacing w:val="-2"/>
          <w:rtl/>
        </w:rPr>
        <w:t>ד</w:t>
      </w:r>
      <w:r w:rsidRPr="000E7A23">
        <w:rPr>
          <w:rStyle w:val="affff8"/>
          <w:rFonts w:hint="cs"/>
          <w:rtl/>
        </w:rPr>
        <w:t>'</w:t>
      </w:r>
      <w:r w:rsidRPr="000E7A23">
        <w:rPr>
          <w:rStyle w:val="affff8"/>
          <w:rtl/>
        </w:rPr>
        <w:t>ויתנו לכלב את חברון כאשר דבר משה ויורש משם את שלשה בני הענק</w:t>
      </w:r>
      <w:r w:rsidRPr="000E7A23">
        <w:rPr>
          <w:rStyle w:val="affff8"/>
          <w:rFonts w:hint="cs"/>
          <w:rtl/>
        </w:rPr>
        <w:t xml:space="preserve">' </w:t>
      </w:r>
      <w:r w:rsidRPr="006765C4">
        <w:rPr>
          <w:rFonts w:ascii="David" w:hAnsi="David" w:hint="cs"/>
          <w:spacing w:val="-2"/>
          <w:sz w:val="32"/>
          <w:rtl/>
        </w:rPr>
        <w:t xml:space="preserve"> - </w:t>
      </w:r>
      <w:r w:rsidRPr="006765C4">
        <w:rPr>
          <w:rFonts w:ascii="David" w:hAnsi="David"/>
          <w:spacing w:val="-2"/>
          <w:sz w:val="32"/>
          <w:rtl/>
        </w:rPr>
        <w:t>חברון עיר מקלט הואי.</w:t>
      </w:r>
    </w:p>
    <w:p w14:paraId="1F4510FE" w14:textId="77777777" w:rsidR="000E7A23" w:rsidRPr="000E7A23" w:rsidRDefault="00AC0AF5" w:rsidP="000E7A23">
      <w:pPr>
        <w:pStyle w:val="36"/>
        <w:framePr w:wrap="notBeside"/>
        <w:rPr>
          <w:rtl/>
        </w:rPr>
      </w:pPr>
      <w:r w:rsidRPr="000E7A23">
        <w:rPr>
          <w:rtl/>
        </w:rPr>
        <w:t>אביי:</w:t>
      </w:r>
    </w:p>
    <w:p w14:paraId="2E0C99F6" w14:textId="7FB1CBF5" w:rsidR="00AC0AF5" w:rsidRPr="006765C4" w:rsidRDefault="00AC0AF5" w:rsidP="000E7A23">
      <w:pPr>
        <w:pStyle w:val="affff7"/>
        <w:rPr>
          <w:rFonts w:ascii="David" w:hAnsi="David"/>
          <w:sz w:val="32"/>
          <w:rtl/>
        </w:rPr>
      </w:pPr>
      <w:r w:rsidRPr="006765C4">
        <w:rPr>
          <w:rFonts w:ascii="David" w:hAnsi="David" w:hint="cs"/>
          <w:sz w:val="32"/>
          <w:rtl/>
        </w:rPr>
        <w:t>כפרים ושדות שסביב לעיר חוצה למגרש</w:t>
      </w:r>
      <w:r w:rsidRPr="006765C4">
        <w:rPr>
          <w:rFonts w:ascii="David" w:hAnsi="David"/>
          <w:sz w:val="32"/>
          <w:rtl/>
        </w:rPr>
        <w:t xml:space="preserve"> </w:t>
      </w:r>
      <w:r w:rsidRPr="006765C4">
        <w:rPr>
          <w:rFonts w:ascii="David" w:hAnsi="David" w:hint="cs"/>
          <w:sz w:val="32"/>
          <w:rtl/>
        </w:rPr>
        <w:t xml:space="preserve">- </w:t>
      </w:r>
      <w:r w:rsidRPr="000E7A23">
        <w:rPr>
          <w:rFonts w:hint="cs"/>
          <w:rtl/>
        </w:rPr>
        <w:t>ד</w:t>
      </w:r>
      <w:r w:rsidRPr="00F10693">
        <w:rPr>
          <w:rFonts w:hint="cs"/>
          <w:rtl/>
        </w:rPr>
        <w:t>'</w:t>
      </w:r>
      <w:r>
        <w:rPr>
          <w:rStyle w:val="affff8"/>
          <w:rtl/>
          <w:rPrChange w:id="9024" w:author="מנוע פסוקים" w:date="2026-10-05T16:38:03Z">
            <w:rPr>
              <w:rtl/>
            </w:rPr>
          </w:rPrChange>
        </w:rPr>
        <w:t xml:space="preserve">ו</w:t>
      </w:r>
      <w:r>
        <w:rPr>
          <w:rStyle w:val="affff8"/>
          <w:rtl/>
          <w:rPrChange w:id="9025" w:author="מנוע פסוקים" w:date="2026-10-05T16:38:03Z">
            <w:rPr>
              <w:rtl/>
            </w:rPr>
          </w:rPrChange>
        </w:rPr>
        <w:t xml:space="preserve">את שדה העיר ואת חצריה נתנו לכלב בן יפונה באחוזתו</w:t>
      </w:r>
      <w:r w:rsidRPr="00F10693">
        <w:rPr>
          <w:rFonts w:hint="cs"/>
          <w:rtl/>
        </w:rPr>
        <w:t>'</w:t>
      </w:r>
      <w:r w:rsidRPr="00F10693">
        <w:rPr>
          <w:rtl/>
        </w:rPr>
        <w:t>.</w:t>
      </w:r>
    </w:p>
    <w:p w14:paraId="347B45EA" w14:textId="239EFC7F" w:rsidR="00AC0AF5" w:rsidRPr="001B450D" w:rsidRDefault="001B450D" w:rsidP="00AC0AF5">
      <w:pPr>
        <w:pStyle w:val="aff9"/>
        <w:rPr>
          <w:rtl/>
        </w:rPr>
      </w:pPr>
      <w:r w:rsidRPr="001B450D">
        <w:rPr>
          <w:rtl/>
        </w:rPr>
        <w:t>***</w:t>
      </w:r>
    </w:p>
    <w:p w14:paraId="7835E9C9" w14:textId="059DB676" w:rsidR="00AC0AF5" w:rsidRPr="00C35A2C" w:rsidRDefault="00011DBB" w:rsidP="00011DBB">
      <w:pPr>
        <w:pStyle w:val="affffb"/>
        <w:framePr w:wrap="around"/>
        <w:rPr>
          <w:rtl/>
        </w:rPr>
      </w:pPr>
      <w:del w:id="20363" w:author="קלוד" w:date="2026-10-06T10:07:33Z">
        <w:r>
          <w:rPr>
            <w:rtl/>
          </w:rPr>
          <w:delText xml:space="preserve">מתני'</w:delText>
        </w:r>
      </w:del>
      <w:ins w:id="20364" w:author="קלוד" w:date="2026-10-06T10:07:33Z">
        <w:r>
          <w:rPr>
            <w:rtl/>
          </w:rPr>
          <w:t xml:space="preserve">משנה ד</w:t>
        </w:r>
      </w:ins>
    </w:p>
    <w:p w14:paraId="4756C4AC" w14:textId="77777777" w:rsidR="00AC0AF5" w:rsidRDefault="00AC0AF5" w:rsidP="00DB3591">
      <w:pPr>
        <w:pStyle w:val="afff3"/>
        <w:rPr>
          <w:rtl/>
        </w:rPr>
      </w:pPr>
      <w:r w:rsidRPr="00C35A2C">
        <w:rPr>
          <w:rtl/>
        </w:rPr>
        <w:t xml:space="preserve">אחד הבן ואחד הבת בנחלה, </w:t>
      </w:r>
    </w:p>
    <w:p w14:paraId="66C3CFAD" w14:textId="77777777" w:rsidR="00AC0AF5" w:rsidRDefault="00AC0AF5" w:rsidP="00DB3591">
      <w:pPr>
        <w:pStyle w:val="afff3"/>
        <w:rPr>
          <w:rtl/>
        </w:rPr>
      </w:pPr>
      <w:r w:rsidRPr="00C35A2C">
        <w:rPr>
          <w:rtl/>
        </w:rPr>
        <w:t xml:space="preserve">אלא שהבן נוטל פי שנים בנכסי האב ואינו נוטל פי שנים בנכסי האם, </w:t>
      </w:r>
    </w:p>
    <w:p w14:paraId="01030DD9" w14:textId="77777777" w:rsidR="00AC0AF5" w:rsidRPr="00C35A2C" w:rsidRDefault="00AC0AF5" w:rsidP="00DB3591">
      <w:pPr>
        <w:pStyle w:val="afff3"/>
        <w:rPr>
          <w:rtl/>
        </w:rPr>
      </w:pPr>
      <w:r w:rsidRPr="00C35A2C">
        <w:rPr>
          <w:rtl/>
        </w:rPr>
        <w:t>והבנות נזונות מנכסי האב ואינן נזונות מנכסי האם.</w:t>
      </w:r>
    </w:p>
    <w:p w14:paraId="6D36E3D1" w14:textId="0C57C9A5" w:rsidR="00AC0AF5" w:rsidRPr="001B450D" w:rsidRDefault="001B450D" w:rsidP="00AC0AF5">
      <w:pPr>
        <w:pStyle w:val="aff9"/>
        <w:rPr>
          <w:del w:id="90136" w:author="מנוע עיצוב" w:date="2026-10-08T11:01:28Z"/>
          <w:rtl/>
        </w:rPr>
      </w:pPr>
      <w:del w:id="90135" w:author="מנוע עיצוב" w:date="2026-10-08T11:01:28Z">
        <w:r w:rsidRPr="001B450D">
          <w:rPr>
            <w:rtl/>
          </w:rPr>
          <w:delText xml:space="preserve">***</w:delText>
        </w:r>
      </w:del>
    </w:p>
    <w:p w14:paraId="6DCECCA6" w14:textId="77777777" w:rsidR="00AC0AF5" w:rsidRPr="00801934" w:rsidRDefault="00AC0AF5" w:rsidP="00AF2FEB">
      <w:pPr>
        <w:pStyle w:val="afffb"/>
        <w:rPr>
          <w:rtl/>
        </w:rPr>
      </w:pPr>
      <w:ins w:id="9947" w:author="מספור קטעי משנה" w:date="2026-10-06T06:44:59Z">
        <w:r>
          <w:rPr>
            <w:rStyle w:val="MisparKeta"/>
          </w:rPr>
          <w:t xml:space="preserve">ב. </w:t>
        </w:r>
      </w:ins>
      <w:r w:rsidRPr="00801934">
        <w:rPr>
          <w:rtl/>
        </w:rPr>
        <w:t>אחד הבן ואחד הבת לנחלה</w:t>
      </w:r>
      <w:r w:rsidRPr="00801934">
        <w:rPr>
          <w:rFonts w:hint="cs"/>
          <w:rtl/>
        </w:rPr>
        <w:t>-</w:t>
      </w:r>
    </w:p>
    <w:p w14:paraId="51DD69E8" w14:textId="77777777" w:rsidR="000E7A23" w:rsidRPr="000E7A23" w:rsidRDefault="00AC0AF5" w:rsidP="000E7A23">
      <w:pPr>
        <w:pStyle w:val="36"/>
        <w:framePr w:wrap="notBeside"/>
        <w:rPr>
          <w:rtl/>
        </w:rPr>
      </w:pPr>
      <w:r w:rsidRPr="000E7A23">
        <w:rPr>
          <w:rFonts w:hint="cs"/>
          <w:rtl/>
        </w:rPr>
        <w:t>רנב</w:t>
      </w:r>
      <w:r w:rsidRPr="000E7A23">
        <w:rPr>
          <w:rtl/>
        </w:rPr>
        <w:t>"</w:t>
      </w:r>
      <w:r w:rsidRPr="000E7A23">
        <w:rPr>
          <w:rFonts w:hint="cs"/>
          <w:rtl/>
        </w:rPr>
        <w:t>י</w:t>
      </w:r>
    </w:p>
    <w:p w14:paraId="318DEE1F" w14:textId="415A4BE5" w:rsidR="00AC0AF5" w:rsidRPr="00C35A2C" w:rsidRDefault="00AC0AF5" w:rsidP="00AC0AF5">
      <w:pPr>
        <w:rPr>
          <w:rFonts w:ascii="David" w:hAnsi="David"/>
          <w:sz w:val="32"/>
          <w:rtl/>
        </w:rPr>
      </w:pPr>
      <w:r w:rsidRPr="000E7A23">
        <w:rPr>
          <w:rStyle w:val="affff8"/>
          <w:rtl/>
        </w:rPr>
        <w:t>ה"</w:t>
      </w:r>
      <w:r w:rsidRPr="000E7A23">
        <w:rPr>
          <w:rStyle w:val="affff8"/>
          <w:rFonts w:hint="cs"/>
          <w:rtl/>
        </w:rPr>
        <w:t>ק</w:t>
      </w:r>
      <w:r w:rsidRPr="00C35A2C">
        <w:rPr>
          <w:rFonts w:ascii="David" w:hAnsi="David" w:hint="cs"/>
          <w:sz w:val="32"/>
          <w:rtl/>
        </w:rPr>
        <w:t>:</w:t>
      </w:r>
      <w:r w:rsidRPr="00C35A2C">
        <w:rPr>
          <w:rFonts w:ascii="David" w:hAnsi="David"/>
          <w:sz w:val="32"/>
          <w:rtl/>
        </w:rPr>
        <w:t xml:space="preserve"> אחד הבן ואחד הבת נוטלין בראוי כבמוחזק.</w:t>
      </w:r>
    </w:p>
    <w:p w14:paraId="1BF291B8" w14:textId="7547BECF" w:rsidR="000E7A23" w:rsidRPr="000E7A23" w:rsidRDefault="000E7A23" w:rsidP="000E7A23">
      <w:pPr>
        <w:pStyle w:val="36"/>
        <w:framePr w:wrap="notBeside"/>
        <w:rPr>
          <w:rtl/>
        </w:rPr>
      </w:pPr>
      <w:r w:rsidRPr="000E7A23">
        <w:rPr>
          <w:rFonts w:hint="cs"/>
          <w:rtl/>
        </w:rPr>
        <w:t>קשה</w:t>
      </w:r>
      <w:r w:rsidR="00AC0AF5" w:rsidRPr="000E7A23">
        <w:rPr>
          <w:rtl/>
        </w:rPr>
        <w:t xml:space="preserve">: </w:t>
      </w:r>
    </w:p>
    <w:p w14:paraId="4BED3DCF" w14:textId="0F4A4CD8" w:rsidR="00AC0AF5" w:rsidRDefault="000E7A23" w:rsidP="000E7A23">
      <w:pPr>
        <w:rPr>
          <w:rFonts w:ascii="David" w:hAnsi="David"/>
          <w:sz w:val="32"/>
          <w:rtl/>
        </w:rPr>
      </w:pPr>
      <w:r w:rsidRPr="000E7A23">
        <w:rPr>
          <w:rStyle w:val="affffe"/>
          <w:rFonts w:hint="cs"/>
          <w:rtl/>
        </w:rPr>
        <w:t>שכבר תנינא:</w:t>
      </w:r>
      <w:r>
        <w:rPr>
          <w:rFonts w:hint="cs"/>
          <w:rtl/>
        </w:rPr>
        <w:t xml:space="preserve"> </w:t>
      </w:r>
      <w:r w:rsidR="00AC0AF5" w:rsidRPr="00C35A2C">
        <w:rPr>
          <w:rtl/>
        </w:rPr>
        <w:t xml:space="preserve">בנות צלפחד נטלו </w:t>
      </w:r>
      <w:r>
        <w:rPr>
          <w:rFonts w:hint="cs"/>
          <w:rtl/>
        </w:rPr>
        <w:t xml:space="preserve">ג' </w:t>
      </w:r>
      <w:r w:rsidR="00AC0AF5" w:rsidRPr="00C35A2C">
        <w:rPr>
          <w:rtl/>
        </w:rPr>
        <w:t>חלקים בנחלה, חלק אביהן שהיה מיוצאי מצרים, וחלקו עם אחיו בנכסי חפר.</w:t>
      </w:r>
      <w:r>
        <w:rPr>
          <w:rFonts w:ascii="David" w:hAnsi="David" w:hint="cs"/>
          <w:sz w:val="32"/>
          <w:rtl/>
        </w:rPr>
        <w:t xml:space="preserve"> </w:t>
      </w:r>
      <w:r w:rsidR="00AC0AF5" w:rsidRPr="000E7A23">
        <w:rPr>
          <w:rStyle w:val="affffe"/>
          <w:rtl/>
        </w:rPr>
        <w:t>ועוד,</w:t>
      </w:r>
      <w:r w:rsidR="00AC0AF5" w:rsidRPr="00C35A2C">
        <w:rPr>
          <w:rFonts w:ascii="David" w:hAnsi="David"/>
          <w:sz w:val="32"/>
          <w:rtl/>
        </w:rPr>
        <w:t xml:space="preserve"> מאי אלא?</w:t>
      </w:r>
    </w:p>
    <w:p w14:paraId="2C0A2225" w14:textId="77777777" w:rsidR="000E7A23" w:rsidRPr="000E7A23" w:rsidRDefault="00AC0AF5" w:rsidP="000E7A23">
      <w:pPr>
        <w:pStyle w:val="36"/>
        <w:framePr w:wrap="notBeside"/>
        <w:rPr>
          <w:rtl/>
        </w:rPr>
      </w:pPr>
      <w:r w:rsidRPr="000E7A23">
        <w:rPr>
          <w:rFonts w:hint="cs"/>
          <w:rtl/>
        </w:rPr>
        <w:t xml:space="preserve">ב. </w:t>
      </w:r>
      <w:r w:rsidRPr="000E7A23">
        <w:rPr>
          <w:rtl/>
        </w:rPr>
        <w:t>אלא א</w:t>
      </w:r>
      <w:r w:rsidRPr="000E7A23">
        <w:rPr>
          <w:rFonts w:hint="cs"/>
          <w:rtl/>
        </w:rPr>
        <w:t>ר</w:t>
      </w:r>
      <w:r w:rsidRPr="000E7A23">
        <w:rPr>
          <w:rtl/>
        </w:rPr>
        <w:t>"</w:t>
      </w:r>
      <w:r w:rsidRPr="000E7A23">
        <w:rPr>
          <w:rFonts w:hint="cs"/>
          <w:rtl/>
        </w:rPr>
        <w:t xml:space="preserve">פ </w:t>
      </w:r>
    </w:p>
    <w:p w14:paraId="6768FD19" w14:textId="3AAD7910" w:rsidR="00AC0AF5" w:rsidRPr="00C35A2C" w:rsidRDefault="00AC0AF5" w:rsidP="00AC0AF5">
      <w:pPr>
        <w:rPr>
          <w:rFonts w:ascii="David" w:hAnsi="David"/>
          <w:sz w:val="32"/>
          <w:rtl/>
        </w:rPr>
      </w:pPr>
      <w:r w:rsidRPr="00C35A2C">
        <w:rPr>
          <w:rFonts w:ascii="David" w:hAnsi="David" w:hint="cs"/>
          <w:sz w:val="32"/>
          <w:rtl/>
        </w:rPr>
        <w:t>ה</w:t>
      </w:r>
      <w:r w:rsidRPr="00C35A2C">
        <w:rPr>
          <w:rFonts w:ascii="David" w:hAnsi="David"/>
          <w:sz w:val="32"/>
          <w:rtl/>
        </w:rPr>
        <w:t>"</w:t>
      </w:r>
      <w:r w:rsidRPr="00C35A2C">
        <w:rPr>
          <w:rFonts w:ascii="David" w:hAnsi="David" w:hint="cs"/>
          <w:sz w:val="32"/>
          <w:rtl/>
        </w:rPr>
        <w:t xml:space="preserve">ק  </w:t>
      </w:r>
      <w:r w:rsidRPr="00C35A2C">
        <w:rPr>
          <w:rFonts w:ascii="David" w:hAnsi="David"/>
          <w:sz w:val="32"/>
          <w:rtl/>
        </w:rPr>
        <w:t>אחד הבן ואחד הבת נוטלין חלק בבכורה.</w:t>
      </w:r>
    </w:p>
    <w:p w14:paraId="29929232" w14:textId="77777777" w:rsidR="000E7A23" w:rsidRPr="000E7A23" w:rsidRDefault="000E7A23" w:rsidP="000E7A23">
      <w:pPr>
        <w:pStyle w:val="36"/>
        <w:framePr w:wrap="notBeside"/>
        <w:rPr>
          <w:rtl/>
        </w:rPr>
      </w:pPr>
      <w:r w:rsidRPr="000E7A23">
        <w:rPr>
          <w:rFonts w:hint="cs"/>
          <w:rtl/>
        </w:rPr>
        <w:t>קשה</w:t>
      </w:r>
    </w:p>
    <w:p w14:paraId="5F88DAB0" w14:textId="741D0268" w:rsidR="00AC0AF5" w:rsidRDefault="000E7A23" w:rsidP="000E7A23">
      <w:pPr>
        <w:rPr>
          <w:rFonts w:ascii="David" w:hAnsi="David"/>
          <w:sz w:val="32"/>
          <w:rtl/>
        </w:rPr>
      </w:pPr>
      <w:r w:rsidRPr="000E7A23">
        <w:rPr>
          <w:rStyle w:val="affffe"/>
          <w:rFonts w:hint="cs"/>
          <w:rtl/>
        </w:rPr>
        <w:t xml:space="preserve">שכבר </w:t>
      </w:r>
      <w:r w:rsidR="00AC0AF5" w:rsidRPr="000E7A23">
        <w:rPr>
          <w:rStyle w:val="affffe"/>
          <w:rtl/>
        </w:rPr>
        <w:t>תנינא:</w:t>
      </w:r>
      <w:r w:rsidR="00AC0AF5" w:rsidRPr="00C35A2C">
        <w:rPr>
          <w:rFonts w:ascii="David" w:hAnsi="David"/>
          <w:sz w:val="32"/>
          <w:rtl/>
        </w:rPr>
        <w:t xml:space="preserve"> ושהיה בכור נוטל שני חלקים.</w:t>
      </w:r>
      <w:r>
        <w:rPr>
          <w:rFonts w:ascii="David" w:hAnsi="David" w:hint="cs"/>
          <w:sz w:val="32"/>
          <w:rtl/>
        </w:rPr>
        <w:t xml:space="preserve"> </w:t>
      </w:r>
      <w:r w:rsidR="00AC0AF5" w:rsidRPr="00C35A2C">
        <w:rPr>
          <w:rFonts w:ascii="David" w:hAnsi="David"/>
          <w:sz w:val="32"/>
          <w:rtl/>
        </w:rPr>
        <w:t>ועוד, מאי אלא?</w:t>
      </w:r>
    </w:p>
    <w:p w14:paraId="476168B9" w14:textId="40EEB845" w:rsidR="000E7A23" w:rsidRPr="000E7A23" w:rsidRDefault="00AC0AF5" w:rsidP="000E7A23">
      <w:pPr>
        <w:pStyle w:val="36"/>
        <w:framePr w:wrap="notBeside"/>
        <w:rPr>
          <w:rtl/>
        </w:rPr>
      </w:pPr>
      <w:r w:rsidRPr="000E7A23">
        <w:rPr>
          <w:rFonts w:hint="cs"/>
          <w:rtl/>
        </w:rPr>
        <w:t xml:space="preserve">ג. </w:t>
      </w:r>
      <w:r w:rsidRPr="000E7A23">
        <w:rPr>
          <w:rtl/>
        </w:rPr>
        <w:t>אלא</w:t>
      </w:r>
      <w:r w:rsidR="000E7A23">
        <w:rPr>
          <w:rFonts w:hint="cs"/>
          <w:rtl/>
        </w:rPr>
        <w:t xml:space="preserve"> ר''א:</w:t>
      </w:r>
    </w:p>
    <w:p w14:paraId="203A7632" w14:textId="3D8713C3" w:rsidR="00AC0AF5" w:rsidRPr="00C35A2C" w:rsidRDefault="00AC0AF5" w:rsidP="00AC0AF5">
      <w:pPr>
        <w:rPr>
          <w:rtl/>
        </w:rPr>
      </w:pPr>
      <w:r w:rsidRPr="00C35A2C">
        <w:rPr>
          <w:rtl/>
        </w:rPr>
        <w:t>אחד בן בין הבנים ואחד בת בין הבנות, אם אמר יירש כל נכסי דבריו קיימין.</w:t>
      </w:r>
      <w:r>
        <w:rPr>
          <w:rFonts w:hint="cs"/>
          <w:rtl/>
        </w:rPr>
        <w:t xml:space="preserve"> </w:t>
      </w:r>
      <w:r>
        <w:rPr>
          <w:rStyle w:val="affffe"/>
          <w:rFonts w:hint="cs"/>
          <w:rtl/>
          <w:rPrChange w:id="9459" w:author="מנוע אמוראים" w:date="2026-10-05T16:41:09Z">
            <w:rPr>
              <w:rFonts w:hint="cs"/>
              <w:rtl/>
            </w:rPr>
          </w:rPrChange>
        </w:rPr>
        <w:t xml:space="preserve">וכריב</w:t>
      </w:r>
      <w:r>
        <w:rPr>
          <w:rStyle w:val="affffe"/>
          <w:rtl/>
          <w:rPrChange w:id="9460" w:author="מנוע אמוראים" w:date="2026-10-05T16:41:09Z">
            <w:rPr>
              <w:rtl/>
            </w:rPr>
          </w:rPrChange>
        </w:rPr>
        <w:t xml:space="preserve">"</w:t>
      </w:r>
      <w:r>
        <w:rPr>
          <w:rStyle w:val="affffe"/>
          <w:rFonts w:hint="cs"/>
          <w:rtl/>
          <w:rPrChange w:id="9461" w:author="מנוע אמוראים" w:date="2026-10-05T16:41:09Z">
            <w:rPr>
              <w:rFonts w:hint="cs"/>
              <w:rtl/>
            </w:rPr>
          </w:rPrChange>
        </w:rPr>
        <w:t xml:space="preserve">ב</w:t>
      </w:r>
      <w:r>
        <w:rPr>
          <w:rFonts w:hint="cs"/>
          <w:rtl/>
        </w:rPr>
        <w:t xml:space="preserve">.</w:t>
      </w:r>
    </w:p>
    <w:p w14:paraId="10C1D1AB" w14:textId="77777777" w:rsidR="000E7A23" w:rsidRPr="000E7A23" w:rsidRDefault="00AC0AF5" w:rsidP="000E7A23">
      <w:pPr>
        <w:pStyle w:val="36"/>
        <w:framePr w:wrap="notBeside"/>
        <w:rPr>
          <w:rtl/>
        </w:rPr>
      </w:pPr>
      <w:r w:rsidRPr="000E7A23">
        <w:rPr>
          <w:rFonts w:hint="cs"/>
          <w:rtl/>
        </w:rPr>
        <w:t xml:space="preserve">ויקשה </w:t>
      </w:r>
    </w:p>
    <w:p w14:paraId="7DD510FC" w14:textId="6F81C4F2" w:rsidR="00AC0AF5" w:rsidRPr="00C35A2C" w:rsidRDefault="000E7A23" w:rsidP="00AC0AF5">
      <w:pPr>
        <w:rPr>
          <w:rtl/>
        </w:rPr>
      </w:pPr>
      <w:r w:rsidRPr="000E7A23">
        <w:rPr>
          <w:rStyle w:val="affffe"/>
          <w:rFonts w:hint="cs"/>
          <w:rtl/>
        </w:rPr>
        <w:t>ש</w:t>
      </w:r>
      <w:r w:rsidR="00AC0AF5" w:rsidRPr="000E7A23">
        <w:rPr>
          <w:rStyle w:val="affffe"/>
          <w:rFonts w:hint="cs"/>
          <w:rtl/>
        </w:rPr>
        <w:t>כבר אריב</w:t>
      </w:r>
      <w:r w:rsidR="00AC0AF5" w:rsidRPr="000E7A23">
        <w:rPr>
          <w:rStyle w:val="affffe"/>
          <w:rtl/>
        </w:rPr>
        <w:t>"</w:t>
      </w:r>
      <w:r w:rsidR="00AC0AF5" w:rsidRPr="000E7A23">
        <w:rPr>
          <w:rStyle w:val="affffe"/>
          <w:rFonts w:hint="cs"/>
          <w:rtl/>
        </w:rPr>
        <w:t>ב</w:t>
      </w:r>
      <w:r w:rsidR="00AC0AF5" w:rsidRPr="000E7A23">
        <w:rPr>
          <w:rStyle w:val="affffe"/>
          <w:rtl/>
        </w:rPr>
        <w:t>:</w:t>
      </w:r>
      <w:r w:rsidR="00AC0AF5" w:rsidRPr="00C35A2C">
        <w:rPr>
          <w:rtl/>
        </w:rPr>
        <w:t xml:space="preserve"> אם אמר על מי שראוי ליורשו דבריו קיימין, על מי שאינו ראוי ליורשו - אין דבריו קיימין.</w:t>
      </w:r>
    </w:p>
    <w:p w14:paraId="5BDB2AE3" w14:textId="77777777" w:rsidR="000E7A23" w:rsidRPr="000E7A23" w:rsidRDefault="000E7A23" w:rsidP="000E7A23">
      <w:pPr>
        <w:pStyle w:val="36"/>
        <w:framePr w:wrap="notBeside"/>
        <w:rPr>
          <w:rtl/>
        </w:rPr>
      </w:pPr>
      <w:r w:rsidRPr="000E7A23">
        <w:rPr>
          <w:rFonts w:hint="cs"/>
          <w:rtl/>
        </w:rPr>
        <w:t>ואין לומר</w:t>
      </w:r>
      <w:r w:rsidR="00AC0AF5" w:rsidRPr="000E7A23">
        <w:rPr>
          <w:rtl/>
        </w:rPr>
        <w:t>:</w:t>
      </w:r>
    </w:p>
    <w:p w14:paraId="71F995EB" w14:textId="25526EBC" w:rsidR="00AC0AF5" w:rsidRDefault="00AC0AF5" w:rsidP="000E7A23">
      <w:pPr>
        <w:rPr>
          <w:rFonts w:ascii="David" w:hAnsi="David"/>
          <w:sz w:val="32"/>
          <w:rtl/>
        </w:rPr>
      </w:pPr>
      <w:r w:rsidRPr="000E7A23">
        <w:rPr>
          <w:rStyle w:val="affffe"/>
          <w:rtl/>
        </w:rPr>
        <w:t>סתם כר</w:t>
      </w:r>
      <w:r w:rsidRPr="000E7A23">
        <w:rPr>
          <w:rStyle w:val="affffe"/>
          <w:rFonts w:hint="cs"/>
          <w:rtl/>
        </w:rPr>
        <w:t>יב</w:t>
      </w:r>
      <w:r w:rsidRPr="000E7A23">
        <w:rPr>
          <w:rStyle w:val="affffe"/>
          <w:rtl/>
        </w:rPr>
        <w:t>"</w:t>
      </w:r>
      <w:r w:rsidRPr="000E7A23">
        <w:rPr>
          <w:rStyle w:val="affffe"/>
          <w:rFonts w:hint="cs"/>
          <w:rtl/>
        </w:rPr>
        <w:t>ב,-</w:t>
      </w:r>
      <w:r w:rsidRPr="00C35A2C">
        <w:rPr>
          <w:rFonts w:ascii="David" w:hAnsi="David" w:hint="cs"/>
          <w:sz w:val="32"/>
          <w:rtl/>
        </w:rPr>
        <w:t xml:space="preserve">  הא מחלוקת ואח</w:t>
      </w:r>
      <w:r w:rsidRPr="00C35A2C">
        <w:rPr>
          <w:rFonts w:ascii="David" w:hAnsi="David"/>
          <w:sz w:val="32"/>
          <w:rtl/>
        </w:rPr>
        <w:t>"</w:t>
      </w:r>
      <w:r w:rsidRPr="00C35A2C">
        <w:rPr>
          <w:rFonts w:ascii="David" w:hAnsi="David" w:hint="cs"/>
          <w:sz w:val="32"/>
          <w:rtl/>
        </w:rPr>
        <w:t>כ סתם הוא דאין הלכה כסתם</w:t>
      </w:r>
    </w:p>
    <w:p w14:paraId="0EF95AAD" w14:textId="77777777" w:rsidR="00AC0AF5" w:rsidRDefault="00AC0AF5" w:rsidP="00AC0AF5">
      <w:pPr>
        <w:ind w:left="908"/>
        <w:rPr>
          <w:rFonts w:ascii="David" w:hAnsi="David"/>
          <w:sz w:val="32"/>
          <w:rtl/>
        </w:rPr>
      </w:pPr>
      <w:r w:rsidRPr="00C35A2C">
        <w:rPr>
          <w:rFonts w:ascii="David" w:hAnsi="David"/>
          <w:sz w:val="32"/>
          <w:rtl/>
        </w:rPr>
        <w:t>ועוד, מאי אלא?</w:t>
      </w:r>
    </w:p>
    <w:p w14:paraId="7C05E998" w14:textId="33821E86" w:rsidR="000E7A23" w:rsidRPr="000E7A23" w:rsidRDefault="00AC0AF5" w:rsidP="000E7A23">
      <w:pPr>
        <w:pStyle w:val="36"/>
        <w:framePr w:wrap="notBeside"/>
        <w:rPr>
          <w:rtl/>
        </w:rPr>
      </w:pPr>
      <w:r w:rsidRPr="000E7A23">
        <w:rPr>
          <w:rFonts w:hint="cs"/>
          <w:rtl/>
        </w:rPr>
        <w:t xml:space="preserve">ד. </w:t>
      </w:r>
      <w:r w:rsidRPr="000E7A23">
        <w:rPr>
          <w:rtl/>
        </w:rPr>
        <w:t>אלא</w:t>
      </w:r>
      <w:r w:rsidR="000E7A23">
        <w:rPr>
          <w:rFonts w:hint="cs"/>
          <w:rtl/>
        </w:rPr>
        <w:t xml:space="preserve"> </w:t>
      </w:r>
      <w:r w:rsidRPr="000E7A23">
        <w:rPr>
          <w:rFonts w:hint="cs"/>
          <w:rtl/>
        </w:rPr>
        <w:t>מבר</w:t>
      </w:r>
      <w:r w:rsidRPr="000E7A23">
        <w:rPr>
          <w:rtl/>
        </w:rPr>
        <w:t>"</w:t>
      </w:r>
      <w:r w:rsidRPr="000E7A23">
        <w:rPr>
          <w:rFonts w:hint="cs"/>
          <w:rtl/>
        </w:rPr>
        <w:t>א</w:t>
      </w:r>
    </w:p>
    <w:p w14:paraId="0F184D88" w14:textId="1016B35C" w:rsidR="00AC0AF5" w:rsidRPr="00C35A2C" w:rsidRDefault="00AC0AF5" w:rsidP="00AC0AF5">
      <w:pPr>
        <w:rPr>
          <w:rFonts w:ascii="David" w:hAnsi="David"/>
          <w:sz w:val="32"/>
          <w:rtl/>
        </w:rPr>
      </w:pPr>
      <w:r w:rsidRPr="00C35A2C">
        <w:rPr>
          <w:rFonts w:ascii="David" w:hAnsi="David"/>
          <w:sz w:val="32"/>
          <w:rtl/>
        </w:rPr>
        <w:lastRenderedPageBreak/>
        <w:t>אחד הבן ואחד הבת שוין בנכסי האם ובנכסי האב, אלא שהבן נוטל פי שנים בנכסי האב, ואינו נוטל פי שנים בנכסי האם.</w:t>
      </w:r>
    </w:p>
    <w:p w14:paraId="3263141A" w14:textId="7BCDF4B5" w:rsidR="00AC0AF5" w:rsidRPr="001B450D" w:rsidRDefault="001B450D" w:rsidP="00AC0AF5">
      <w:pPr>
        <w:pStyle w:val="aff9"/>
        <w:rPr>
          <w:rtl/>
        </w:rPr>
      </w:pPr>
      <w:r w:rsidRPr="001B450D">
        <w:rPr>
          <w:rtl/>
        </w:rPr>
        <w:t>***</w:t>
      </w:r>
    </w:p>
    <w:p w14:paraId="1E06FE0B" w14:textId="53DBA9B0" w:rsidR="00AC0AF5" w:rsidRPr="00C35A2C" w:rsidRDefault="00AC0AF5" w:rsidP="00982F98">
      <w:pPr>
        <w:pStyle w:val="affe"/>
        <w:framePr w:wrap="around"/>
        <w:rPr>
          <w:rtl/>
        </w:rPr>
      </w:pPr>
      <w:r w:rsidRPr="00C35A2C">
        <w:rPr>
          <w:rFonts w:hint="cs"/>
          <w:rtl/>
        </w:rPr>
        <w:t>קכג</w:t>
      </w:r>
      <w:r w:rsidR="0046326C">
        <w:rPr>
          <w:rFonts w:hint="cs"/>
          <w:rtl/>
        </w:rPr>
        <w:t>.</w:t>
      </w:r>
    </w:p>
    <w:p w14:paraId="6B1B7D73" w14:textId="77777777" w:rsidR="00EB0669" w:rsidRPr="00EB0669" w:rsidRDefault="00AC0AF5" w:rsidP="00EB0669">
      <w:pPr>
        <w:pStyle w:val="36"/>
        <w:framePr w:wrap="notBeside"/>
        <w:rPr>
          <w:rtl/>
        </w:rPr>
      </w:pPr>
      <w:r w:rsidRPr="00EB0669">
        <w:rPr>
          <w:rtl/>
        </w:rPr>
        <w:t>ת"ר:</w:t>
      </w:r>
    </w:p>
    <w:p w14:paraId="0D4CA23F" w14:textId="6E056067" w:rsidR="00AC0AF5" w:rsidRPr="00C35A2C" w:rsidRDefault="00AC0AF5" w:rsidP="00AC0AF5">
      <w:pPr>
        <w:rPr>
          <w:rFonts w:ascii="David" w:hAnsi="David"/>
          <w:sz w:val="32"/>
          <w:rtl/>
        </w:rPr>
      </w:pPr>
      <w:r w:rsidRPr="00EB0669">
        <w:rPr>
          <w:rStyle w:val="affff8"/>
          <w:rtl/>
        </w:rPr>
        <w:t>לתת לו פי שנים</w:t>
      </w:r>
      <w:r w:rsidRPr="00C35A2C">
        <w:rPr>
          <w:rFonts w:ascii="David" w:hAnsi="David"/>
          <w:sz w:val="32"/>
          <w:rtl/>
        </w:rPr>
        <w:t xml:space="preserve"> - פי שנים </w:t>
      </w:r>
      <w:r w:rsidRPr="0081371E">
        <w:rPr>
          <w:rStyle w:val="afff8"/>
          <w:rtl/>
        </w:rPr>
        <w:t>כאחד</w:t>
      </w:r>
      <w:r w:rsidRPr="00C35A2C">
        <w:rPr>
          <w:rFonts w:ascii="David" w:hAnsi="David"/>
          <w:sz w:val="32"/>
          <w:rtl/>
        </w:rPr>
        <w:t>.</w:t>
      </w:r>
    </w:p>
    <w:p w14:paraId="4FF911D8" w14:textId="78D7BAC1" w:rsidR="00AC0AF5" w:rsidRPr="00C35A2C" w:rsidRDefault="00AC0AF5" w:rsidP="00AC0AF5">
      <w:pPr>
        <w:rPr>
          <w:rFonts w:ascii="David" w:hAnsi="David"/>
          <w:sz w:val="32"/>
          <w:rtl/>
        </w:rPr>
      </w:pPr>
      <w:r w:rsidRPr="00C35A2C">
        <w:rPr>
          <w:rFonts w:ascii="David" w:hAnsi="David" w:hint="cs"/>
          <w:sz w:val="32"/>
          <w:rtl/>
        </w:rPr>
        <w:t xml:space="preserve">ולא בכל הנכסים </w:t>
      </w:r>
      <w:r w:rsidR="00EB0669">
        <w:rPr>
          <w:rFonts w:ascii="David" w:hAnsi="David" w:hint="cs"/>
          <w:sz w:val="32"/>
          <w:rtl/>
        </w:rPr>
        <w:t>ד</w:t>
      </w:r>
      <w:r w:rsidRPr="00C35A2C">
        <w:rPr>
          <w:rFonts w:ascii="David" w:hAnsi="David"/>
          <w:sz w:val="32"/>
          <w:rtl/>
        </w:rPr>
        <w:t>מה חלקו עם אחד</w:t>
      </w:r>
      <w:r w:rsidRPr="00C35A2C">
        <w:rPr>
          <w:rFonts w:ascii="David" w:hAnsi="David" w:hint="cs"/>
          <w:sz w:val="32"/>
          <w:rtl/>
        </w:rPr>
        <w:t>,</w:t>
      </w:r>
      <w:r w:rsidRPr="00C35A2C">
        <w:rPr>
          <w:rFonts w:ascii="David" w:hAnsi="David"/>
          <w:sz w:val="32"/>
          <w:rtl/>
        </w:rPr>
        <w:t xml:space="preserve"> אף חלקו עם חמשה - פי שנים כאחד.</w:t>
      </w:r>
    </w:p>
    <w:p w14:paraId="212E65D6" w14:textId="0310A051" w:rsidR="00AC0AF5" w:rsidRPr="00C35A2C" w:rsidRDefault="00AC0AF5" w:rsidP="00AC0AF5">
      <w:pPr>
        <w:rPr>
          <w:rFonts w:ascii="David" w:hAnsi="David"/>
          <w:sz w:val="32"/>
          <w:rtl/>
        </w:rPr>
      </w:pPr>
      <w:r w:rsidRPr="00EB0669">
        <w:rPr>
          <w:rStyle w:val="affffe"/>
          <w:rtl/>
        </w:rPr>
        <w:t>או לדרך זו:</w:t>
      </w:r>
      <w:r w:rsidRPr="00C35A2C">
        <w:rPr>
          <w:rFonts w:ascii="David" w:hAnsi="David"/>
          <w:sz w:val="32"/>
          <w:rtl/>
        </w:rPr>
        <w:t xml:space="preserve"> מה חלקו עם אחד, אף חלקו עם ה</w:t>
      </w:r>
      <w:r w:rsidRPr="00F10693">
        <w:rPr>
          <w:rtl/>
        </w:rPr>
        <w:t xml:space="preserve">' </w:t>
      </w:r>
      <w:r w:rsidRPr="00C35A2C">
        <w:rPr>
          <w:rFonts w:ascii="David" w:hAnsi="David"/>
          <w:sz w:val="32"/>
          <w:rtl/>
        </w:rPr>
        <w:t>- פי שנים בכל הנכסים.</w:t>
      </w:r>
    </w:p>
    <w:p w14:paraId="0C057878" w14:textId="77777777" w:rsidR="00AC0AF5" w:rsidRPr="00C35A2C" w:rsidRDefault="00AC0AF5" w:rsidP="00AC0AF5">
      <w:pPr>
        <w:rPr>
          <w:rFonts w:ascii="David" w:hAnsi="David"/>
          <w:sz w:val="32"/>
          <w:rtl/>
        </w:rPr>
      </w:pPr>
      <w:r w:rsidRPr="00EB0669">
        <w:rPr>
          <w:rStyle w:val="affffe"/>
          <w:rtl/>
        </w:rPr>
        <w:t xml:space="preserve">ת"ל: </w:t>
      </w:r>
      <w:r w:rsidRPr="00F10693">
        <w:rPr>
          <w:rFonts w:hint="cs"/>
          <w:rtl/>
        </w:rPr>
        <w:t>'</w:t>
      </w:r>
      <w:r w:rsidRPr="00F10693">
        <w:rPr>
          <w:rtl/>
        </w:rPr>
        <w:t>ו</w:t>
      </w:r>
      <w:r w:rsidRPr="007367C6">
        <w:rPr>
          <w:rStyle w:val="affff8"/>
          <w:rtl/>
        </w:rPr>
        <w:t>היה ביום הנחילו את בניו</w:t>
      </w:r>
      <w:r w:rsidRPr="00F10693">
        <w:rPr>
          <w:rFonts w:hint="cs"/>
          <w:rtl/>
        </w:rPr>
        <w:t>'</w:t>
      </w:r>
      <w:r w:rsidRPr="00F10693">
        <w:rPr>
          <w:rtl/>
        </w:rPr>
        <w:t>,</w:t>
      </w:r>
      <w:r w:rsidRPr="00C35A2C">
        <w:rPr>
          <w:rFonts w:ascii="David" w:hAnsi="David"/>
          <w:sz w:val="32"/>
          <w:rtl/>
        </w:rPr>
        <w:t xml:space="preserve"> התורה ריבתה נחלה אצל אחין, הא אין עליך לדון כלשון האחרון אלא כלשון הראשון.</w:t>
      </w:r>
    </w:p>
    <w:p w14:paraId="741C5818" w14:textId="77777777" w:rsidR="00EB0669" w:rsidRPr="00EB0669" w:rsidRDefault="00AC0AF5" w:rsidP="00EB0669">
      <w:pPr>
        <w:pStyle w:val="36"/>
        <w:framePr w:wrap="notBeside"/>
        <w:rPr>
          <w:rtl/>
        </w:rPr>
      </w:pPr>
      <w:r w:rsidRPr="00EB0669">
        <w:rPr>
          <w:rtl/>
        </w:rPr>
        <w:t>ואומר:</w:t>
      </w:r>
    </w:p>
    <w:p w14:paraId="48EB5023" w14:textId="55AB8B22" w:rsidR="00AC0AF5" w:rsidRPr="00C35A2C" w:rsidRDefault="00AC0AF5" w:rsidP="00AC0AF5">
      <w:pPr>
        <w:rPr>
          <w:rFonts w:ascii="David" w:hAnsi="David"/>
          <w:sz w:val="32"/>
          <w:rtl/>
        </w:rPr>
      </w:pPr>
      <w:r w:rsidRPr="00367927">
        <w:rPr>
          <w:rStyle w:val="affff8"/>
          <w:rtl/>
        </w:rPr>
        <w:t>ובני ראובן בכור ישראל כי הוא הבכור ובחללו יצועי אביו נתנה בכורתו לבני יוסף בן ישראל ולא להתיחש לבכורה</w:t>
      </w:r>
      <w:r w:rsidRPr="00C35A2C">
        <w:rPr>
          <w:rFonts w:ascii="David" w:hAnsi="David"/>
          <w:sz w:val="32"/>
          <w:rtl/>
        </w:rPr>
        <w:t>.</w:t>
      </w:r>
    </w:p>
    <w:p w14:paraId="733336CD" w14:textId="77777777" w:rsidR="00EB0669" w:rsidRPr="00EB0669" w:rsidRDefault="00AC0AF5" w:rsidP="00EB0669">
      <w:pPr>
        <w:pStyle w:val="36"/>
        <w:framePr w:wrap="notBeside"/>
        <w:rPr>
          <w:rtl/>
        </w:rPr>
      </w:pPr>
      <w:r w:rsidRPr="00EB0669">
        <w:rPr>
          <w:rtl/>
        </w:rPr>
        <w:t>ואומר:</w:t>
      </w:r>
    </w:p>
    <w:p w14:paraId="49BDB0C7" w14:textId="0F871194" w:rsidR="00AC0AF5" w:rsidRPr="00C35A2C" w:rsidRDefault="00AC0AF5" w:rsidP="00EB0669">
      <w:pPr>
        <w:rPr>
          <w:rFonts w:ascii="David" w:hAnsi="David"/>
          <w:sz w:val="32"/>
          <w:rtl/>
        </w:rPr>
      </w:pPr>
      <w:r w:rsidRPr="00EB0669">
        <w:rPr>
          <w:rStyle w:val="affff8"/>
          <w:rFonts w:hint="cs"/>
          <w:rtl/>
        </w:rPr>
        <w:t>'</w:t>
      </w:r>
      <w:r w:rsidRPr="00EB0669">
        <w:rPr>
          <w:rStyle w:val="affff8"/>
          <w:rtl/>
        </w:rPr>
        <w:t>כי יהודה גבר באחיו ולנגיד ממנו והבכורה ליוסף</w:t>
      </w:r>
      <w:r w:rsidRPr="00EB0669">
        <w:rPr>
          <w:rStyle w:val="affff8"/>
          <w:rFonts w:hint="cs"/>
          <w:rtl/>
        </w:rPr>
        <w:t>'</w:t>
      </w:r>
      <w:r w:rsidRPr="00EB0669">
        <w:rPr>
          <w:rStyle w:val="affff8"/>
          <w:rtl/>
        </w:rPr>
        <w:t>,</w:t>
      </w:r>
      <w:r w:rsidRPr="00C414D2">
        <w:rPr>
          <w:rFonts w:ascii="David" w:hAnsi="David"/>
          <w:spacing w:val="-2"/>
          <w:sz w:val="32"/>
          <w:rtl/>
        </w:rPr>
        <w:t xml:space="preserve"> </w:t>
      </w:r>
      <w:r w:rsidRPr="00C35A2C">
        <w:rPr>
          <w:rFonts w:ascii="David" w:hAnsi="David"/>
          <w:sz w:val="32"/>
          <w:rtl/>
        </w:rPr>
        <w:t>מה בכורה האמורה ליוסף, אף בכורה האמורה לדורות - פי שנים כאחד.</w:t>
      </w:r>
    </w:p>
    <w:p w14:paraId="53672324" w14:textId="77777777" w:rsidR="00EB0669" w:rsidRPr="00EB0669" w:rsidRDefault="00AC0AF5" w:rsidP="00EB0669">
      <w:pPr>
        <w:pStyle w:val="36"/>
        <w:framePr w:wrap="notBeside"/>
        <w:rPr>
          <w:rtl/>
        </w:rPr>
      </w:pPr>
      <w:r w:rsidRPr="00EB0669">
        <w:rPr>
          <w:rtl/>
        </w:rPr>
        <w:t>ואומר:</w:t>
      </w:r>
    </w:p>
    <w:p w14:paraId="0D33977D" w14:textId="3D5E0A03" w:rsidR="00AC0AF5" w:rsidRPr="00C35A2C" w:rsidRDefault="00AC0AF5" w:rsidP="00AC0AF5">
      <w:pPr>
        <w:rPr>
          <w:rFonts w:ascii="David" w:hAnsi="David"/>
          <w:sz w:val="32"/>
          <w:rtl/>
        </w:rPr>
      </w:pPr>
      <w:r w:rsidRPr="00F10693">
        <w:rPr>
          <w:rFonts w:hint="cs"/>
          <w:rtl/>
        </w:rPr>
        <w:t>'</w:t>
      </w:r>
      <w:r w:rsidRPr="00F10693">
        <w:rPr>
          <w:rtl/>
        </w:rPr>
        <w:t>ו</w:t>
      </w:r>
      <w:r w:rsidRPr="007367C6">
        <w:rPr>
          <w:rStyle w:val="affff8"/>
          <w:rtl/>
        </w:rPr>
        <w:t>אני נתתי לך שכם אחד על אחיך אשר לקחתי מיד האמורי בחרבי ובקשתי</w:t>
      </w:r>
      <w:r w:rsidRPr="00F10693">
        <w:rPr>
          <w:rFonts w:hint="cs"/>
          <w:rtl/>
        </w:rPr>
        <w:t>'</w:t>
      </w:r>
      <w:r w:rsidRPr="00F10693">
        <w:rPr>
          <w:rtl/>
        </w:rPr>
        <w:t>,</w:t>
      </w:r>
      <w:r w:rsidRPr="00C35A2C">
        <w:rPr>
          <w:rFonts w:ascii="David" w:hAnsi="David"/>
          <w:sz w:val="32"/>
          <w:rtl/>
        </w:rPr>
        <w:t xml:space="preserve"> וכי בחרבו ובקשתו לקח? </w:t>
      </w:r>
      <w:r w:rsidRPr="00EB0669">
        <w:rPr>
          <w:rStyle w:val="affffe"/>
          <w:rtl/>
        </w:rPr>
        <w:t>והלא כבר נאמר:</w:t>
      </w:r>
      <w:r w:rsidRPr="007367C6">
        <w:rPr>
          <w:rStyle w:val="affff8"/>
          <w:rtl/>
        </w:rPr>
        <w:t xml:space="preserve"> </w:t>
      </w:r>
      <w:r w:rsidRPr="00F10693">
        <w:rPr>
          <w:rFonts w:hint="cs"/>
          <w:rtl/>
        </w:rPr>
        <w:t>'</w:t>
      </w:r>
      <w:r w:rsidRPr="00F10693">
        <w:rPr>
          <w:rtl/>
        </w:rPr>
        <w:t>כ</w:t>
      </w:r>
      <w:r w:rsidRPr="007367C6">
        <w:rPr>
          <w:rStyle w:val="affff8"/>
          <w:rtl/>
        </w:rPr>
        <w:t>י לא בקשתי אבטח וחרבי לא תושיעני</w:t>
      </w:r>
      <w:r w:rsidRPr="00F10693">
        <w:rPr>
          <w:rFonts w:hint="cs"/>
          <w:rtl/>
        </w:rPr>
        <w:t xml:space="preserve">' </w:t>
      </w:r>
      <w:r w:rsidRPr="00C35A2C">
        <w:rPr>
          <w:rFonts w:ascii="David" w:hAnsi="David"/>
          <w:sz w:val="32"/>
          <w:rtl/>
        </w:rPr>
        <w:t xml:space="preserve">אלא, </w:t>
      </w:r>
      <w:r w:rsidRPr="00F10693">
        <w:rPr>
          <w:rFonts w:hint="cs"/>
          <w:rtl/>
        </w:rPr>
        <w:t>'</w:t>
      </w:r>
      <w:r w:rsidRPr="00F10693">
        <w:rPr>
          <w:rtl/>
        </w:rPr>
        <w:t>ח</w:t>
      </w:r>
      <w:r w:rsidRPr="0008384F">
        <w:rPr>
          <w:rStyle w:val="affff8"/>
          <w:rtl/>
        </w:rPr>
        <w:t>רבי</w:t>
      </w:r>
      <w:r w:rsidRPr="00F10693">
        <w:rPr>
          <w:rFonts w:hint="cs"/>
          <w:rtl/>
        </w:rPr>
        <w:t>'</w:t>
      </w:r>
      <w:r w:rsidRPr="00F10693">
        <w:rPr>
          <w:rtl/>
        </w:rPr>
        <w:t xml:space="preserve"> </w:t>
      </w:r>
      <w:r w:rsidRPr="00C35A2C">
        <w:rPr>
          <w:rFonts w:ascii="David" w:hAnsi="David"/>
          <w:sz w:val="32"/>
          <w:rtl/>
        </w:rPr>
        <w:t>זו תפלה</w:t>
      </w:r>
      <w:r w:rsidRPr="007367C6">
        <w:rPr>
          <w:rStyle w:val="affff8"/>
          <w:rtl/>
        </w:rPr>
        <w:t xml:space="preserve"> </w:t>
      </w:r>
      <w:r w:rsidRPr="00F10693">
        <w:rPr>
          <w:rFonts w:hint="cs"/>
          <w:rtl/>
        </w:rPr>
        <w:t>'</w:t>
      </w:r>
      <w:r w:rsidRPr="00F10693">
        <w:rPr>
          <w:rtl/>
        </w:rPr>
        <w:t>ק</w:t>
      </w:r>
      <w:r w:rsidRPr="007367C6">
        <w:rPr>
          <w:rStyle w:val="affff8"/>
          <w:rtl/>
        </w:rPr>
        <w:t>שתי</w:t>
      </w:r>
      <w:r w:rsidRPr="00F10693">
        <w:rPr>
          <w:rFonts w:hint="cs"/>
          <w:rtl/>
        </w:rPr>
        <w:t>'</w:t>
      </w:r>
      <w:r w:rsidR="0046326C">
        <w:rPr>
          <w:rFonts w:hint="cs"/>
          <w:rtl/>
        </w:rPr>
        <w:t xml:space="preserve"> </w:t>
      </w:r>
      <w:r w:rsidRPr="00C35A2C">
        <w:rPr>
          <w:rFonts w:ascii="David" w:hAnsi="David"/>
          <w:sz w:val="32"/>
          <w:rtl/>
        </w:rPr>
        <w:t>זו בקשה.</w:t>
      </w:r>
    </w:p>
    <w:p w14:paraId="007E176E" w14:textId="6C9050D9" w:rsidR="00EB0669" w:rsidRPr="00EB0669" w:rsidRDefault="00AC0AF5" w:rsidP="00EB0669">
      <w:pPr>
        <w:pStyle w:val="36"/>
        <w:framePr w:wrap="notBeside"/>
        <w:rPr>
          <w:rtl/>
        </w:rPr>
      </w:pPr>
      <w:r w:rsidRPr="00EB0669">
        <w:rPr>
          <w:rFonts w:hint="cs"/>
          <w:rtl/>
        </w:rPr>
        <w:t>הך ו</w:t>
      </w:r>
      <w:r w:rsidRPr="00EB0669">
        <w:rPr>
          <w:rtl/>
        </w:rPr>
        <w:t>אומר</w:t>
      </w:r>
      <w:r w:rsidRPr="00EB0669">
        <w:rPr>
          <w:rFonts w:hint="cs"/>
          <w:rtl/>
        </w:rPr>
        <w:t>'</w:t>
      </w:r>
    </w:p>
    <w:p w14:paraId="0F475E0B" w14:textId="5ABBC2E8" w:rsidR="00AC0AF5" w:rsidRPr="00C414D2" w:rsidRDefault="00AC0AF5" w:rsidP="00EB0669">
      <w:pPr>
        <w:rPr>
          <w:rFonts w:ascii="David" w:hAnsi="David"/>
          <w:spacing w:val="-4"/>
          <w:sz w:val="32"/>
          <w:rtl/>
        </w:rPr>
      </w:pPr>
      <w:r w:rsidRPr="00EB0669">
        <w:rPr>
          <w:rStyle w:val="affffe"/>
          <w:rFonts w:hint="cs"/>
          <w:rtl/>
        </w:rPr>
        <w:t>לאו לריב</w:t>
      </w:r>
      <w:r w:rsidRPr="00EB0669">
        <w:rPr>
          <w:rStyle w:val="affffe"/>
          <w:rtl/>
        </w:rPr>
        <w:t>"</w:t>
      </w:r>
      <w:r w:rsidRPr="00EB0669">
        <w:rPr>
          <w:rStyle w:val="affffe"/>
          <w:rFonts w:hint="cs"/>
          <w:rtl/>
        </w:rPr>
        <w:t>ב אתא</w:t>
      </w:r>
      <w:r w:rsidRPr="00C414D2">
        <w:rPr>
          <w:rFonts w:ascii="David" w:hAnsi="David" w:hint="cs"/>
          <w:spacing w:val="-4"/>
          <w:sz w:val="32"/>
          <w:rtl/>
        </w:rPr>
        <w:t xml:space="preserve"> </w:t>
      </w:r>
      <w:r w:rsidRPr="00EB0669">
        <w:rPr>
          <w:rStyle w:val="affff8"/>
          <w:rFonts w:hint="cs"/>
          <w:rtl/>
        </w:rPr>
        <w:t>ד'</w:t>
      </w:r>
      <w:r w:rsidRPr="00EB0669">
        <w:rPr>
          <w:rStyle w:val="affff8"/>
          <w:rtl/>
        </w:rPr>
        <w:t>ובני ראובן בכור ישראל</w:t>
      </w:r>
      <w:r w:rsidRPr="00EB0669">
        <w:rPr>
          <w:rStyle w:val="affff8"/>
          <w:rFonts w:hint="cs"/>
          <w:rtl/>
        </w:rPr>
        <w:t>'</w:t>
      </w:r>
      <w:r w:rsidRPr="00F10693">
        <w:rPr>
          <w:rFonts w:hint="cs"/>
          <w:rtl/>
        </w:rPr>
        <w:t xml:space="preserve"> </w:t>
      </w:r>
      <w:r w:rsidRPr="00C414D2">
        <w:rPr>
          <w:rFonts w:ascii="David" w:hAnsi="David" w:hint="cs"/>
          <w:spacing w:val="-4"/>
          <w:sz w:val="32"/>
          <w:rtl/>
        </w:rPr>
        <w:t>וגמרי</w:t>
      </w:r>
      <w:r w:rsidRPr="00F10693">
        <w:rPr>
          <w:rFonts w:hint="cs"/>
          <w:rtl/>
        </w:rPr>
        <w:t xml:space="preserve">' </w:t>
      </w:r>
      <w:r w:rsidRPr="00C414D2">
        <w:rPr>
          <w:rFonts w:ascii="David" w:hAnsi="David" w:hint="cs"/>
          <w:spacing w:val="-4"/>
          <w:sz w:val="32"/>
          <w:rtl/>
        </w:rPr>
        <w:t>בכורה מבכורתו דהא</w:t>
      </w:r>
      <w:r w:rsidRPr="00C414D2">
        <w:rPr>
          <w:rStyle w:val="affff8"/>
          <w:rFonts w:hint="cs"/>
          <w:spacing w:val="-4"/>
          <w:rtl/>
        </w:rPr>
        <w:t xml:space="preserve"> </w:t>
      </w:r>
      <w:r w:rsidRPr="00EB0669">
        <w:rPr>
          <w:rStyle w:val="affff8"/>
          <w:rFonts w:hint="cs"/>
          <w:rtl/>
        </w:rPr>
        <w:t>'והבכורה ליוסף',</w:t>
      </w:r>
    </w:p>
    <w:p w14:paraId="3FEF9859" w14:textId="77777777" w:rsidR="00AC0AF5" w:rsidRPr="00C35A2C" w:rsidRDefault="00AC0AF5" w:rsidP="00AC0AF5">
      <w:pPr>
        <w:rPr>
          <w:rFonts w:ascii="David" w:hAnsi="David"/>
          <w:sz w:val="32"/>
          <w:rtl/>
        </w:rPr>
      </w:pPr>
      <w:r w:rsidRPr="00C35A2C">
        <w:rPr>
          <w:rFonts w:ascii="David" w:hAnsi="David"/>
          <w:sz w:val="32"/>
          <w:rtl/>
        </w:rPr>
        <w:t>ו</w:t>
      </w:r>
      <w:r w:rsidRPr="00C35A2C">
        <w:rPr>
          <w:rFonts w:ascii="David" w:hAnsi="David" w:hint="cs"/>
          <w:sz w:val="32"/>
          <w:rtl/>
        </w:rPr>
        <w:t xml:space="preserve">יוסף גופיה פי שנים היה </w:t>
      </w:r>
      <w:r w:rsidRPr="007367C6">
        <w:rPr>
          <w:rStyle w:val="affff8"/>
          <w:rFonts w:hint="cs"/>
          <w:rtl/>
        </w:rPr>
        <w:t>ד</w:t>
      </w:r>
      <w:r w:rsidRPr="00F10693">
        <w:rPr>
          <w:rFonts w:hint="cs"/>
          <w:rtl/>
        </w:rPr>
        <w:t>'</w:t>
      </w:r>
      <w:r w:rsidRPr="00F10693">
        <w:rPr>
          <w:rtl/>
        </w:rPr>
        <w:t>ו</w:t>
      </w:r>
      <w:r w:rsidRPr="007367C6">
        <w:rPr>
          <w:rStyle w:val="affff8"/>
          <w:rtl/>
        </w:rPr>
        <w:t>אני נתתי לך שכם אחד על אחיך</w:t>
      </w:r>
      <w:r w:rsidRPr="00F10693">
        <w:rPr>
          <w:rFonts w:hint="cs"/>
          <w:rtl/>
        </w:rPr>
        <w:t>'</w:t>
      </w:r>
      <w:r w:rsidRPr="00F10693">
        <w:rPr>
          <w:rtl/>
        </w:rPr>
        <w:t>.</w:t>
      </w:r>
    </w:p>
    <w:p w14:paraId="7B6BCA3B" w14:textId="77777777" w:rsidR="00EB0669" w:rsidRPr="00EB0669" w:rsidRDefault="00AC0AF5" w:rsidP="00EB0669">
      <w:pPr>
        <w:pStyle w:val="36"/>
        <w:framePr w:wrap="notBeside"/>
        <w:rPr>
          <w:rtl/>
        </w:rPr>
      </w:pPr>
      <w:r w:rsidRPr="00EB0669">
        <w:rPr>
          <w:rtl/>
        </w:rPr>
        <w:t>ר"</w:t>
      </w:r>
      <w:r w:rsidRPr="00EB0669">
        <w:rPr>
          <w:rFonts w:hint="cs"/>
          <w:rtl/>
        </w:rPr>
        <w:t>פ לאביי</w:t>
      </w:r>
      <w:r w:rsidRPr="00EB0669">
        <w:rPr>
          <w:rtl/>
        </w:rPr>
        <w:t xml:space="preserve"> </w:t>
      </w:r>
    </w:p>
    <w:p w14:paraId="65B46BB1" w14:textId="1B753B2C" w:rsidR="00AC0AF5" w:rsidRPr="006765C4" w:rsidRDefault="00AC0AF5" w:rsidP="00AC0AF5">
      <w:pPr>
        <w:rPr>
          <w:rStyle w:val="affff8"/>
          <w:spacing w:val="-2"/>
          <w:rtl/>
        </w:rPr>
      </w:pPr>
      <w:r w:rsidRPr="00EB0669">
        <w:rPr>
          <w:rStyle w:val="affffe"/>
          <w:rtl/>
        </w:rPr>
        <w:t>אימא:</w:t>
      </w:r>
      <w:r w:rsidRPr="006765C4">
        <w:rPr>
          <w:rFonts w:ascii="David" w:hAnsi="David"/>
          <w:spacing w:val="-2"/>
          <w:sz w:val="32"/>
          <w:rtl/>
        </w:rPr>
        <w:t xml:space="preserve"> דקל בעלמא</w:t>
      </w:r>
      <w:r w:rsidRPr="00EB0669">
        <w:rPr>
          <w:rStyle w:val="affffe"/>
          <w:rtl/>
        </w:rPr>
        <w:t>.</w:t>
      </w:r>
      <w:r w:rsidRPr="00EB0669">
        <w:rPr>
          <w:rStyle w:val="affffe"/>
          <w:rFonts w:hint="cs"/>
          <w:rtl/>
        </w:rPr>
        <w:t xml:space="preserve"> - </w:t>
      </w:r>
      <w:r w:rsidRPr="00EB0669">
        <w:rPr>
          <w:rStyle w:val="affffe"/>
          <w:rtl/>
        </w:rPr>
        <w:t>א"ל, עליך אמר קרא:</w:t>
      </w:r>
      <w:r w:rsidRPr="006765C4">
        <w:rPr>
          <w:rFonts w:ascii="David" w:hAnsi="David"/>
          <w:spacing w:val="-2"/>
          <w:sz w:val="32"/>
          <w:rtl/>
        </w:rPr>
        <w:t xml:space="preserve"> </w:t>
      </w:r>
      <w:r w:rsidRPr="006765C4">
        <w:rPr>
          <w:rStyle w:val="affff8"/>
          <w:spacing w:val="-2"/>
          <w:rtl/>
        </w:rPr>
        <w:t>אפרים ומנשה כראובן ושמעון יהיו לי.</w:t>
      </w:r>
    </w:p>
    <w:p w14:paraId="55944B94" w14:textId="37DBE658" w:rsidR="00AC0AF5" w:rsidRPr="001B450D" w:rsidRDefault="001B450D" w:rsidP="00AC0AF5">
      <w:pPr>
        <w:pStyle w:val="aff9"/>
      </w:pPr>
      <w:r w:rsidRPr="001B450D">
        <w:rPr>
          <w:rtl/>
        </w:rPr>
        <w:t>***</w:t>
      </w:r>
    </w:p>
    <w:p w14:paraId="65A64158" w14:textId="77777777" w:rsidR="00EB0669" w:rsidRPr="00EB0669" w:rsidRDefault="00AC0AF5" w:rsidP="00EB0669">
      <w:pPr>
        <w:pStyle w:val="36"/>
        <w:framePr w:wrap="notBeside"/>
        <w:rPr>
          <w:rtl/>
        </w:rPr>
      </w:pPr>
      <w:r w:rsidRPr="00EB0669">
        <w:rPr>
          <w:rtl/>
        </w:rPr>
        <w:t>בעא ר' חלבו מר</w:t>
      </w:r>
      <w:r w:rsidRPr="00EB0669">
        <w:rPr>
          <w:rFonts w:hint="cs"/>
          <w:rtl/>
        </w:rPr>
        <w:t>שב</w:t>
      </w:r>
      <w:r w:rsidRPr="00EB0669">
        <w:rPr>
          <w:rtl/>
        </w:rPr>
        <w:t>"</w:t>
      </w:r>
      <w:r w:rsidRPr="00EB0669">
        <w:rPr>
          <w:rFonts w:hint="cs"/>
          <w:rtl/>
        </w:rPr>
        <w:t>נ</w:t>
      </w:r>
      <w:r w:rsidRPr="00EB0669">
        <w:rPr>
          <w:rtl/>
        </w:rPr>
        <w:t>:</w:t>
      </w:r>
    </w:p>
    <w:p w14:paraId="35244448" w14:textId="650172A8" w:rsidR="00AC0AF5" w:rsidRPr="00EB0669" w:rsidRDefault="00AC0AF5" w:rsidP="00EB0669">
      <w:pPr>
        <w:pStyle w:val="affff9"/>
        <w:rPr>
          <w:rtl/>
        </w:rPr>
      </w:pPr>
      <w:r w:rsidRPr="00EB0669">
        <w:rPr>
          <w:rtl/>
        </w:rPr>
        <w:t>מה ראה יעקב שנטל בכורה מראובן ונתנה ליוסף?</w:t>
      </w:r>
    </w:p>
    <w:p w14:paraId="318E98F7" w14:textId="7A06AA3D" w:rsidR="00AC0AF5" w:rsidRPr="00C35A2C" w:rsidRDefault="00EB0669" w:rsidP="00EB0669">
      <w:pPr>
        <w:rPr>
          <w:rFonts w:ascii="David" w:hAnsi="David"/>
          <w:sz w:val="32"/>
          <w:rtl/>
        </w:rPr>
      </w:pPr>
      <w:r>
        <w:rPr>
          <w:rFonts w:ascii="David" w:hAnsi="David" w:hint="cs"/>
          <w:sz w:val="32"/>
          <w:rtl/>
        </w:rPr>
        <w:t xml:space="preserve">משל </w:t>
      </w:r>
      <w:r w:rsidR="00AC0AF5" w:rsidRPr="00C35A2C">
        <w:rPr>
          <w:rFonts w:ascii="David" w:hAnsi="David" w:hint="cs"/>
          <w:sz w:val="32"/>
          <w:rtl/>
        </w:rPr>
        <w:t>לבעה</w:t>
      </w:r>
      <w:r w:rsidR="00AC0AF5" w:rsidRPr="00C35A2C">
        <w:rPr>
          <w:rFonts w:ascii="David" w:hAnsi="David"/>
          <w:sz w:val="32"/>
          <w:rtl/>
        </w:rPr>
        <w:t>"</w:t>
      </w:r>
      <w:r w:rsidR="00AC0AF5" w:rsidRPr="00C35A2C">
        <w:rPr>
          <w:rFonts w:ascii="David" w:hAnsi="David" w:hint="cs"/>
          <w:sz w:val="32"/>
          <w:rtl/>
        </w:rPr>
        <w:t>ב</w:t>
      </w:r>
      <w:r w:rsidR="00AC0AF5" w:rsidRPr="00C35A2C">
        <w:rPr>
          <w:rFonts w:ascii="David" w:hAnsi="David"/>
          <w:sz w:val="32"/>
          <w:rtl/>
        </w:rPr>
        <w:t xml:space="preserve"> שגדל יתום בתוך ביתו, לימים העשיר אותו יתום ואמר: אהניהו לבעל הבית מנכסי.</w:t>
      </w:r>
      <w:r>
        <w:rPr>
          <w:rFonts w:ascii="David" w:hAnsi="David" w:hint="cs"/>
          <w:sz w:val="32"/>
          <w:rtl/>
        </w:rPr>
        <w:t xml:space="preserve"> </w:t>
      </w:r>
      <w:r w:rsidR="00AC0AF5" w:rsidRPr="00EB0669">
        <w:rPr>
          <w:rStyle w:val="affffe"/>
          <w:rtl/>
        </w:rPr>
        <w:t>א"ל:</w:t>
      </w:r>
      <w:r w:rsidR="00AC0AF5" w:rsidRPr="00C35A2C">
        <w:rPr>
          <w:rFonts w:ascii="David" w:hAnsi="David"/>
          <w:sz w:val="32"/>
          <w:rtl/>
        </w:rPr>
        <w:t xml:space="preserve"> ואי לאו דחטא ראובן, לא מהני </w:t>
      </w:r>
      <w:r w:rsidR="00AC0AF5">
        <w:rPr>
          <w:rFonts w:ascii="David" w:hAnsi="David" w:hint="cs"/>
          <w:sz w:val="32"/>
          <w:rtl/>
        </w:rPr>
        <w:t>ל</w:t>
      </w:r>
      <w:r w:rsidR="00AC0AF5" w:rsidRPr="00C35A2C">
        <w:rPr>
          <w:rFonts w:ascii="David" w:hAnsi="David"/>
          <w:sz w:val="32"/>
          <w:rtl/>
        </w:rPr>
        <w:t>יוסף ולא מדעם.</w:t>
      </w:r>
    </w:p>
    <w:p w14:paraId="348D2C7D" w14:textId="77777777" w:rsidR="00EB0669" w:rsidRPr="00EB0669" w:rsidRDefault="00AC0AF5" w:rsidP="00EB0669">
      <w:pPr>
        <w:pStyle w:val="36"/>
        <w:framePr w:wrap="notBeside"/>
        <w:rPr>
          <w:rtl/>
        </w:rPr>
      </w:pPr>
      <w:r w:rsidRPr="00EB0669">
        <w:rPr>
          <w:rtl/>
        </w:rPr>
        <w:t>אלא</w:t>
      </w:r>
    </w:p>
    <w:p w14:paraId="76C03BCD" w14:textId="2ACE1972" w:rsidR="00AC0AF5" w:rsidRPr="00C35A2C" w:rsidRDefault="00AC0AF5" w:rsidP="00EB0669">
      <w:pPr>
        <w:rPr>
          <w:rFonts w:ascii="David" w:hAnsi="David"/>
          <w:sz w:val="32"/>
          <w:rtl/>
        </w:rPr>
      </w:pPr>
      <w:r w:rsidRPr="00EB0669">
        <w:rPr>
          <w:rStyle w:val="affffe"/>
          <w:rtl/>
        </w:rPr>
        <w:t>ר' יונתן רבך לא כך אמר:</w:t>
      </w:r>
      <w:r w:rsidRPr="006765C4">
        <w:rPr>
          <w:rFonts w:ascii="David" w:hAnsi="David"/>
          <w:spacing w:val="-2"/>
          <w:sz w:val="32"/>
          <w:rtl/>
        </w:rPr>
        <w:t xml:space="preserve"> ראויה היתה בכורה לצאת מרחל, </w:t>
      </w:r>
      <w:r w:rsidRPr="006765C4">
        <w:rPr>
          <w:rStyle w:val="affff8"/>
          <w:spacing w:val="-2"/>
          <w:rtl/>
        </w:rPr>
        <w:t>ד</w:t>
      </w:r>
      <w:r w:rsidRPr="00F10693">
        <w:rPr>
          <w:rFonts w:hint="cs"/>
          <w:rtl/>
        </w:rPr>
        <w:t>'</w:t>
      </w:r>
      <w:r w:rsidRPr="00F10693">
        <w:rPr>
          <w:rtl/>
        </w:rPr>
        <w:t>א</w:t>
      </w:r>
      <w:r w:rsidRPr="006765C4">
        <w:rPr>
          <w:rStyle w:val="affff8"/>
          <w:spacing w:val="-2"/>
          <w:rtl/>
        </w:rPr>
        <w:t xml:space="preserve">לה </w:t>
      </w:r>
      <w:r w:rsidRPr="006D5BD8">
        <w:rPr>
          <w:rStyle w:val="affff8"/>
          <w:rtl/>
        </w:rPr>
        <w:t>תולדות יעקב יוסף</w:t>
      </w:r>
      <w:r w:rsidRPr="006D5BD8">
        <w:rPr>
          <w:rStyle w:val="affff8"/>
          <w:rFonts w:hint="cs"/>
          <w:rtl/>
        </w:rPr>
        <w:t>'</w:t>
      </w:r>
      <w:r w:rsidRPr="00F10693">
        <w:rPr>
          <w:rtl/>
        </w:rPr>
        <w:t>,</w:t>
      </w:r>
      <w:r w:rsidRPr="006765C4">
        <w:rPr>
          <w:rFonts w:ascii="David" w:hAnsi="David"/>
          <w:spacing w:val="-2"/>
          <w:sz w:val="32"/>
          <w:rtl/>
        </w:rPr>
        <w:t xml:space="preserve"> </w:t>
      </w:r>
      <w:r w:rsidRPr="00C35A2C">
        <w:rPr>
          <w:rFonts w:ascii="David" w:hAnsi="David"/>
          <w:sz w:val="32"/>
          <w:rtl/>
        </w:rPr>
        <w:t>אלא שקדמתה לאה ברחמים, ומתוך צניעות שהיתה ברחל החזירה הק</w:t>
      </w:r>
      <w:r w:rsidRPr="00C35A2C">
        <w:rPr>
          <w:rFonts w:ascii="David" w:hAnsi="David" w:hint="cs"/>
          <w:sz w:val="32"/>
          <w:rtl/>
        </w:rPr>
        <w:t>ב</w:t>
      </w:r>
      <w:r w:rsidRPr="00C35A2C">
        <w:rPr>
          <w:rFonts w:ascii="David" w:hAnsi="David"/>
          <w:sz w:val="32"/>
          <w:rtl/>
        </w:rPr>
        <w:t>"</w:t>
      </w:r>
      <w:r w:rsidRPr="00C35A2C">
        <w:rPr>
          <w:rFonts w:ascii="David" w:hAnsi="David" w:hint="cs"/>
          <w:sz w:val="32"/>
          <w:rtl/>
        </w:rPr>
        <w:t>ה לה</w:t>
      </w:r>
      <w:r w:rsidRPr="00C35A2C">
        <w:rPr>
          <w:rFonts w:ascii="David" w:hAnsi="David"/>
          <w:sz w:val="32"/>
          <w:rtl/>
        </w:rPr>
        <w:t>.</w:t>
      </w:r>
    </w:p>
    <w:p w14:paraId="7F28C160" w14:textId="77777777" w:rsidR="00EB0669" w:rsidRPr="00EB0669" w:rsidRDefault="00AC0AF5" w:rsidP="00EB0669">
      <w:pPr>
        <w:pStyle w:val="36"/>
        <w:framePr w:wrap="notBeside"/>
        <w:rPr>
          <w:rtl/>
        </w:rPr>
      </w:pPr>
      <w:r w:rsidRPr="00EB0669">
        <w:rPr>
          <w:rtl/>
        </w:rPr>
        <w:t>•</w:t>
      </w:r>
    </w:p>
    <w:p w14:paraId="47C30C67" w14:textId="23E734DC" w:rsidR="00AC0AF5" w:rsidRPr="00C35A2C" w:rsidRDefault="00AC0AF5" w:rsidP="00AC0AF5">
      <w:pPr>
        <w:rPr>
          <w:rFonts w:ascii="David" w:hAnsi="David"/>
          <w:sz w:val="32"/>
          <w:rtl/>
        </w:rPr>
      </w:pPr>
      <w:r w:rsidRPr="0081371E">
        <w:rPr>
          <w:rStyle w:val="afff8"/>
          <w:rtl/>
        </w:rPr>
        <w:t>קדמתה לאה ברחמים</w:t>
      </w:r>
      <w:r w:rsidRPr="00C35A2C">
        <w:rPr>
          <w:rFonts w:ascii="David" w:hAnsi="David" w:hint="cs"/>
          <w:sz w:val="32"/>
          <w:rtl/>
        </w:rPr>
        <w:t xml:space="preserve"> </w:t>
      </w:r>
      <w:r w:rsidRPr="007367C6">
        <w:rPr>
          <w:rStyle w:val="affff8"/>
          <w:rFonts w:hint="cs"/>
          <w:rtl/>
        </w:rPr>
        <w:t>ד</w:t>
      </w:r>
      <w:r w:rsidRPr="00F10693">
        <w:rPr>
          <w:rFonts w:hint="cs"/>
          <w:rtl/>
        </w:rPr>
        <w:t>'</w:t>
      </w:r>
      <w:r w:rsidRPr="00F10693">
        <w:rPr>
          <w:rtl/>
        </w:rPr>
        <w:t>ו</w:t>
      </w:r>
      <w:r w:rsidRPr="007367C6">
        <w:rPr>
          <w:rStyle w:val="affff8"/>
          <w:rtl/>
        </w:rPr>
        <w:t>עיני לאה רכות</w:t>
      </w:r>
      <w:r w:rsidRPr="00F10693">
        <w:rPr>
          <w:rFonts w:hint="cs"/>
          <w:rtl/>
        </w:rPr>
        <w:t>'</w:t>
      </w:r>
      <w:r w:rsidRPr="00F10693">
        <w:rPr>
          <w:rtl/>
        </w:rPr>
        <w:t>,</w:t>
      </w:r>
      <w:r w:rsidRPr="00C35A2C">
        <w:rPr>
          <w:rFonts w:ascii="David" w:hAnsi="David"/>
          <w:sz w:val="32"/>
          <w:rtl/>
        </w:rPr>
        <w:t xml:space="preserve"> </w:t>
      </w:r>
      <w:r w:rsidRPr="00C35A2C">
        <w:rPr>
          <w:rFonts w:ascii="David" w:hAnsi="David" w:hint="cs"/>
          <w:sz w:val="32"/>
          <w:rtl/>
        </w:rPr>
        <w:t xml:space="preserve">לא רכות ממש דבגנות בהמה טמאה לא דבר הכתוב </w:t>
      </w:r>
      <w:r>
        <w:rPr>
          <w:rStyle w:val="affff8"/>
          <w:rFonts w:hint="cs"/>
          <w:rtl/>
          <w:rPrChange w:id="9026" w:author="מנוע פסוקים" w:date="2026-10-05T16:38:03Z">
            <w:rPr>
              <w:rStyle w:val="afffff0"/>
              <w:rFonts w:hint="cs"/>
              <w:rtl/>
            </w:rPr>
          </w:rPrChange>
        </w:rPr>
        <w:t xml:space="preserve">אשר איננה טהורה</w:t>
      </w:r>
      <w:r w:rsidRPr="00C35A2C">
        <w:rPr>
          <w:rFonts w:ascii="David" w:hAnsi="David" w:hint="cs"/>
          <w:sz w:val="32"/>
          <w:rtl/>
        </w:rPr>
        <w:t xml:space="preserve"> בגנות צדיקים דיבר? </w:t>
      </w:r>
      <w:r w:rsidRPr="006D5BD8">
        <w:rPr>
          <w:rStyle w:val="affffe"/>
          <w:rFonts w:hint="cs"/>
          <w:rtl/>
        </w:rPr>
        <w:t>אלא ר</w:t>
      </w:r>
      <w:r w:rsidRPr="006D5BD8">
        <w:rPr>
          <w:rStyle w:val="affffe"/>
          <w:rtl/>
        </w:rPr>
        <w:t>"</w:t>
      </w:r>
      <w:r w:rsidRPr="006D5BD8">
        <w:rPr>
          <w:rStyle w:val="affffe"/>
          <w:rFonts w:hint="cs"/>
          <w:rtl/>
        </w:rPr>
        <w:t>א</w:t>
      </w:r>
      <w:r w:rsidRPr="006D5BD8">
        <w:rPr>
          <w:rStyle w:val="affffe"/>
          <w:rtl/>
        </w:rPr>
        <w:t>:</w:t>
      </w:r>
      <w:r w:rsidRPr="00C35A2C">
        <w:rPr>
          <w:rFonts w:ascii="David" w:hAnsi="David"/>
          <w:sz w:val="32"/>
          <w:rtl/>
        </w:rPr>
        <w:t xml:space="preserve"> שמתנותיה ארוכות</w:t>
      </w:r>
      <w:r w:rsidR="0046326C">
        <w:rPr>
          <w:rFonts w:ascii="David" w:hAnsi="David" w:hint="cs"/>
          <w:sz w:val="32"/>
          <w:rtl/>
        </w:rPr>
        <w:t xml:space="preserve"> </w:t>
      </w:r>
      <w:r w:rsidR="0046326C" w:rsidRPr="0046326C">
        <w:rPr>
          <w:rStyle w:val="afffff0"/>
          <w:rFonts w:hint="cs"/>
          <w:rtl/>
        </w:rPr>
        <w:t>גדולות כהונה לויה ומלכות</w:t>
      </w:r>
      <w:r w:rsidRPr="0046326C">
        <w:rPr>
          <w:rStyle w:val="afffff0"/>
          <w:rtl/>
        </w:rPr>
        <w:t>.</w:t>
      </w:r>
    </w:p>
    <w:p w14:paraId="32C2ED37" w14:textId="77777777" w:rsidR="009C5F94" w:rsidRPr="009C5F94" w:rsidRDefault="00AC0AF5" w:rsidP="009C5F94">
      <w:pPr>
        <w:pStyle w:val="36"/>
        <w:framePr w:wrap="notBeside"/>
        <w:rPr>
          <w:rtl/>
        </w:rPr>
      </w:pPr>
      <w:r w:rsidRPr="009C5F94">
        <w:rPr>
          <w:rtl/>
        </w:rPr>
        <w:t>רב אמר:</w:t>
      </w:r>
    </w:p>
    <w:p w14:paraId="7150BC5F" w14:textId="4130F6FB" w:rsidR="00AC0AF5" w:rsidRPr="00C35A2C" w:rsidRDefault="00AC0AF5" w:rsidP="0046326C">
      <w:pPr>
        <w:rPr>
          <w:rFonts w:ascii="David" w:hAnsi="David"/>
          <w:sz w:val="32"/>
          <w:rtl/>
        </w:rPr>
      </w:pPr>
      <w:r w:rsidRPr="00C35A2C">
        <w:rPr>
          <w:rFonts w:ascii="David" w:hAnsi="David"/>
          <w:sz w:val="32"/>
          <w:rtl/>
        </w:rPr>
        <w:t xml:space="preserve">לעולם רכות ממש, ושבח הוא לה, שהיתה שומעת על פרשת דרכים בני אדם שהיו אומרים: שני בנים יש לרבקה, שתי בנות יש ללבן, גדולה לגדול וקטנה לקטן, </w:t>
      </w:r>
      <w:r w:rsidRPr="0046326C">
        <w:rPr>
          <w:rStyle w:val="affffe"/>
          <w:rtl/>
        </w:rPr>
        <w:t>ומשאלת:</w:t>
      </w:r>
      <w:r w:rsidRPr="00C35A2C">
        <w:rPr>
          <w:rFonts w:ascii="David" w:hAnsi="David"/>
          <w:sz w:val="32"/>
          <w:rtl/>
        </w:rPr>
        <w:t xml:space="preserve"> גדול מה מעשיו? איש רע הוא מלסטם בריות, קטן מה מעשיו?</w:t>
      </w:r>
      <w:r w:rsidRPr="007367C6">
        <w:rPr>
          <w:rStyle w:val="affff8"/>
          <w:rtl/>
        </w:rPr>
        <w:t xml:space="preserve"> </w:t>
      </w:r>
      <w:r w:rsidRPr="00F10693">
        <w:rPr>
          <w:rFonts w:hint="cs"/>
          <w:rtl/>
        </w:rPr>
        <w:t>'</w:t>
      </w:r>
      <w:r w:rsidRPr="00F10693">
        <w:rPr>
          <w:rtl/>
        </w:rPr>
        <w:t>א</w:t>
      </w:r>
      <w:r w:rsidRPr="007367C6">
        <w:rPr>
          <w:rStyle w:val="affff8"/>
          <w:rtl/>
        </w:rPr>
        <w:t>יש תם יושב אוהלים</w:t>
      </w:r>
      <w:r w:rsidRPr="00F10693">
        <w:rPr>
          <w:rFonts w:hint="cs"/>
          <w:rtl/>
        </w:rPr>
        <w:t>'</w:t>
      </w:r>
      <w:r w:rsidRPr="00F10693">
        <w:rPr>
          <w:rtl/>
        </w:rPr>
        <w:t>,</w:t>
      </w:r>
      <w:r w:rsidRPr="00C35A2C">
        <w:rPr>
          <w:rFonts w:ascii="David" w:hAnsi="David"/>
          <w:sz w:val="32"/>
          <w:rtl/>
        </w:rPr>
        <w:t xml:space="preserve"> והיתה בוכה עד שנשרו ריסי עיניה.</w:t>
      </w:r>
      <w:r w:rsidR="0046326C">
        <w:rPr>
          <w:rFonts w:ascii="David" w:hAnsi="David" w:hint="cs"/>
          <w:sz w:val="32"/>
          <w:rtl/>
        </w:rPr>
        <w:t xml:space="preserve"> </w:t>
      </w:r>
      <w:r w:rsidRPr="0046326C">
        <w:rPr>
          <w:rStyle w:val="affffe"/>
          <w:rtl/>
        </w:rPr>
        <w:t>והיינו</w:t>
      </w:r>
      <w:r w:rsidRPr="00C35A2C">
        <w:rPr>
          <w:rFonts w:ascii="David" w:hAnsi="David"/>
          <w:sz w:val="32"/>
          <w:rtl/>
        </w:rPr>
        <w:t xml:space="preserve"> </w:t>
      </w:r>
      <w:r w:rsidRPr="007367C6">
        <w:rPr>
          <w:rStyle w:val="affff8"/>
          <w:rtl/>
        </w:rPr>
        <w:t>ד</w:t>
      </w:r>
      <w:r w:rsidRPr="00F10693">
        <w:rPr>
          <w:rFonts w:hint="cs"/>
          <w:rtl/>
        </w:rPr>
        <w:t>'</w:t>
      </w:r>
      <w:r w:rsidRPr="00F10693">
        <w:rPr>
          <w:rtl/>
        </w:rPr>
        <w:t>ו</w:t>
      </w:r>
      <w:r w:rsidRPr="007367C6">
        <w:rPr>
          <w:rStyle w:val="affff8"/>
          <w:rtl/>
        </w:rPr>
        <w:t>ירא ה</w:t>
      </w:r>
      <w:r w:rsidRPr="00F10693">
        <w:rPr>
          <w:rtl/>
        </w:rPr>
        <w:t xml:space="preserve">' </w:t>
      </w:r>
      <w:r w:rsidRPr="00367927">
        <w:rPr>
          <w:rStyle w:val="affff8"/>
          <w:rtl/>
        </w:rPr>
        <w:t>כי שנואה לאה</w:t>
      </w:r>
      <w:r w:rsidRPr="00F10693">
        <w:rPr>
          <w:rFonts w:hint="cs"/>
          <w:rtl/>
        </w:rPr>
        <w:t>'</w:t>
      </w:r>
      <w:r w:rsidR="009C5F94">
        <w:rPr>
          <w:rFonts w:hint="cs"/>
          <w:rtl/>
        </w:rPr>
        <w:t xml:space="preserve"> </w:t>
      </w:r>
      <w:r w:rsidRPr="00C35A2C">
        <w:rPr>
          <w:rFonts w:ascii="David" w:hAnsi="David" w:hint="cs"/>
          <w:sz w:val="32"/>
          <w:rtl/>
        </w:rPr>
        <w:t>ראה</w:t>
      </w:r>
      <w:r w:rsidRPr="00C35A2C">
        <w:rPr>
          <w:rFonts w:ascii="David" w:hAnsi="David"/>
          <w:sz w:val="32"/>
          <w:rtl/>
        </w:rPr>
        <w:t xml:space="preserve"> הק</w:t>
      </w:r>
      <w:r w:rsidRPr="00C35A2C">
        <w:rPr>
          <w:rFonts w:ascii="David" w:hAnsi="David" w:hint="cs"/>
          <w:sz w:val="32"/>
          <w:rtl/>
        </w:rPr>
        <w:t>ב</w:t>
      </w:r>
      <w:r w:rsidRPr="00C35A2C">
        <w:rPr>
          <w:rFonts w:ascii="David" w:hAnsi="David"/>
          <w:sz w:val="32"/>
          <w:rtl/>
        </w:rPr>
        <w:t>"</w:t>
      </w:r>
      <w:r w:rsidRPr="00C35A2C">
        <w:rPr>
          <w:rFonts w:ascii="David" w:hAnsi="David" w:hint="cs"/>
          <w:sz w:val="32"/>
          <w:rtl/>
        </w:rPr>
        <w:t>ה</w:t>
      </w:r>
      <w:r w:rsidRPr="00C35A2C">
        <w:rPr>
          <w:rFonts w:ascii="David" w:hAnsi="David"/>
          <w:sz w:val="32"/>
          <w:rtl/>
        </w:rPr>
        <w:t xml:space="preserve"> ששנואין מעשה עשו בפניה </w:t>
      </w:r>
      <w:r w:rsidRPr="00F10693">
        <w:rPr>
          <w:rFonts w:hint="cs"/>
          <w:rtl/>
        </w:rPr>
        <w:t>'</w:t>
      </w:r>
      <w:r w:rsidRPr="00F10693">
        <w:rPr>
          <w:rtl/>
        </w:rPr>
        <w:t>ו</w:t>
      </w:r>
      <w:r w:rsidRPr="007367C6">
        <w:rPr>
          <w:rStyle w:val="affff8"/>
          <w:rtl/>
        </w:rPr>
        <w:t>יפתח את רחמה</w:t>
      </w:r>
      <w:r w:rsidRPr="00F10693">
        <w:rPr>
          <w:rFonts w:hint="cs"/>
          <w:rtl/>
        </w:rPr>
        <w:t>'</w:t>
      </w:r>
      <w:r w:rsidRPr="00F10693">
        <w:rPr>
          <w:rtl/>
        </w:rPr>
        <w:t>.</w:t>
      </w:r>
    </w:p>
    <w:p w14:paraId="4A629DA2" w14:textId="77777777" w:rsidR="009C5F94" w:rsidRPr="009C5F94" w:rsidRDefault="00AC0AF5" w:rsidP="009C5F94">
      <w:pPr>
        <w:pStyle w:val="36"/>
        <w:framePr w:wrap="notBeside"/>
        <w:rPr>
          <w:rtl/>
        </w:rPr>
      </w:pPr>
      <w:r w:rsidRPr="009C5F94">
        <w:rPr>
          <w:rtl/>
        </w:rPr>
        <w:t>•</w:t>
      </w:r>
    </w:p>
    <w:p w14:paraId="17FD5176" w14:textId="2EDF2785" w:rsidR="00AC0AF5" w:rsidRDefault="00AC0AF5" w:rsidP="009C5F94">
      <w:pPr>
        <w:rPr>
          <w:rFonts w:ascii="David" w:hAnsi="David"/>
          <w:sz w:val="32"/>
          <w:rtl/>
        </w:rPr>
      </w:pPr>
      <w:r w:rsidRPr="0081371E">
        <w:rPr>
          <w:rStyle w:val="afff8"/>
          <w:rtl/>
        </w:rPr>
        <w:t>צניעות היתה ברחל</w:t>
      </w:r>
      <w:r w:rsidRPr="006765C4">
        <w:rPr>
          <w:rFonts w:ascii="David" w:hAnsi="David" w:hint="cs"/>
          <w:spacing w:val="-4"/>
          <w:sz w:val="32"/>
          <w:rtl/>
        </w:rPr>
        <w:t xml:space="preserve"> </w:t>
      </w:r>
      <w:r w:rsidRPr="006765C4">
        <w:rPr>
          <w:rStyle w:val="affff8"/>
          <w:rFonts w:hint="cs"/>
          <w:spacing w:val="-4"/>
          <w:rtl/>
        </w:rPr>
        <w:t>ד</w:t>
      </w:r>
      <w:r w:rsidRPr="009C5F94">
        <w:rPr>
          <w:rStyle w:val="affff8"/>
          <w:rFonts w:hint="cs"/>
          <w:rtl/>
        </w:rPr>
        <w:t>'</w:t>
      </w:r>
      <w:r w:rsidRPr="009C5F94">
        <w:rPr>
          <w:rStyle w:val="affff8"/>
          <w:rtl/>
        </w:rPr>
        <w:t>ויגד יעקב לרחל כי אחי אביה הוא וכי בן רבקה הוא</w:t>
      </w:r>
      <w:r w:rsidRPr="009C5F94">
        <w:rPr>
          <w:rStyle w:val="affff8"/>
          <w:rFonts w:hint="cs"/>
          <w:rtl/>
        </w:rPr>
        <w:t>'</w:t>
      </w:r>
      <w:r w:rsidRPr="009C5F94">
        <w:rPr>
          <w:rStyle w:val="affff8"/>
          <w:rtl/>
        </w:rPr>
        <w:t xml:space="preserve">, </w:t>
      </w:r>
      <w:r w:rsidRPr="006765C4">
        <w:rPr>
          <w:rFonts w:ascii="David" w:hAnsi="David"/>
          <w:spacing w:val="-4"/>
          <w:sz w:val="32"/>
          <w:rtl/>
        </w:rPr>
        <w:t>והלא בן אחות אביה הוא.</w:t>
      </w:r>
      <w:r w:rsidR="009C5F94">
        <w:rPr>
          <w:rFonts w:ascii="David" w:hAnsi="David" w:hint="cs"/>
          <w:spacing w:val="-4"/>
          <w:sz w:val="32"/>
          <w:rtl/>
        </w:rPr>
        <w:t xml:space="preserve"> </w:t>
      </w:r>
      <w:r w:rsidRPr="009C5F94">
        <w:rPr>
          <w:rStyle w:val="affffe"/>
          <w:rtl/>
        </w:rPr>
        <w:t>אלא, אמר לה:</w:t>
      </w:r>
      <w:r w:rsidRPr="00C35A2C">
        <w:rPr>
          <w:rFonts w:ascii="David" w:hAnsi="David"/>
          <w:sz w:val="32"/>
          <w:rtl/>
        </w:rPr>
        <w:t xml:space="preserve"> </w:t>
      </w:r>
      <w:r w:rsidRPr="00C35A2C">
        <w:rPr>
          <w:rFonts w:ascii="David" w:hAnsi="David" w:hint="cs"/>
          <w:sz w:val="32"/>
          <w:rtl/>
        </w:rPr>
        <w:t>אם תנשאי לי ואמרה לו הן מיהו אבא רמאי הוא ולא יכולת לו</w:t>
      </w:r>
      <w:r w:rsidR="009C5F94">
        <w:rPr>
          <w:rFonts w:ascii="David" w:hAnsi="David" w:hint="cs"/>
          <w:sz w:val="32"/>
          <w:rtl/>
        </w:rPr>
        <w:t xml:space="preserve">, </w:t>
      </w:r>
      <w:r w:rsidRPr="009C5F94">
        <w:rPr>
          <w:rStyle w:val="affffe"/>
          <w:rtl/>
        </w:rPr>
        <w:t>אמר לה:</w:t>
      </w:r>
      <w:r w:rsidRPr="00C35A2C">
        <w:rPr>
          <w:rFonts w:ascii="David" w:hAnsi="David"/>
          <w:sz w:val="32"/>
          <w:rtl/>
        </w:rPr>
        <w:t xml:space="preserve"> מאי רמאות</w:t>
      </w:r>
      <w:r w:rsidRPr="00C35A2C">
        <w:rPr>
          <w:rFonts w:ascii="David" w:hAnsi="David" w:hint="cs"/>
          <w:sz w:val="32"/>
          <w:rtl/>
        </w:rPr>
        <w:t xml:space="preserve">ו </w:t>
      </w:r>
      <w:r w:rsidRPr="009C5F94">
        <w:rPr>
          <w:rStyle w:val="affffe"/>
          <w:rFonts w:hint="cs"/>
          <w:rtl/>
        </w:rPr>
        <w:t>אמרה לו</w:t>
      </w:r>
      <w:r w:rsidRPr="00C35A2C">
        <w:rPr>
          <w:rFonts w:ascii="David" w:hAnsi="David" w:hint="cs"/>
          <w:sz w:val="32"/>
          <w:rtl/>
        </w:rPr>
        <w:t xml:space="preserve"> יש לי אחות מבוגרת ממני ולא ישיא אותי לפניה</w:t>
      </w:r>
      <w:r w:rsidR="009C5F94">
        <w:rPr>
          <w:rFonts w:ascii="David" w:hAnsi="David" w:hint="cs"/>
          <w:sz w:val="32"/>
          <w:rtl/>
        </w:rPr>
        <w:t>,</w:t>
      </w:r>
    </w:p>
    <w:p w14:paraId="45C801F2" w14:textId="56A291C9" w:rsidR="00AC0AF5" w:rsidRPr="00C35A2C" w:rsidRDefault="00AC0AF5" w:rsidP="009C5F94">
      <w:pPr>
        <w:rPr>
          <w:rFonts w:ascii="David" w:hAnsi="David"/>
          <w:sz w:val="32"/>
          <w:rtl/>
        </w:rPr>
      </w:pPr>
      <w:r w:rsidRPr="009C5F94">
        <w:rPr>
          <w:rStyle w:val="affffe"/>
          <w:rtl/>
        </w:rPr>
        <w:t>אמר לה:</w:t>
      </w:r>
      <w:r w:rsidRPr="00C35A2C">
        <w:rPr>
          <w:rFonts w:ascii="David" w:hAnsi="David"/>
          <w:sz w:val="32"/>
          <w:rtl/>
        </w:rPr>
        <w:t xml:space="preserve"> אחיו אני ברמאות.</w:t>
      </w:r>
      <w:r w:rsidRPr="00C35A2C">
        <w:rPr>
          <w:rFonts w:ascii="David" w:hAnsi="David" w:hint="cs"/>
          <w:sz w:val="32"/>
          <w:rtl/>
        </w:rPr>
        <w:t xml:space="preserve"> </w:t>
      </w:r>
      <w:r w:rsidRPr="00C35A2C">
        <w:rPr>
          <w:rFonts w:ascii="David" w:hAnsi="David"/>
          <w:sz w:val="32"/>
          <w:rtl/>
        </w:rPr>
        <w:t>–</w:t>
      </w:r>
      <w:r w:rsidRPr="00C35A2C">
        <w:rPr>
          <w:rFonts w:ascii="David" w:hAnsi="David" w:hint="cs"/>
          <w:sz w:val="32"/>
          <w:rtl/>
        </w:rPr>
        <w:t xml:space="preserve"> </w:t>
      </w:r>
      <w:r w:rsidRPr="00367927">
        <w:rPr>
          <w:rStyle w:val="affff8"/>
          <w:rFonts w:hint="cs"/>
          <w:rtl/>
        </w:rPr>
        <w:t>עם נבר תתבר ועם עקש תתפל</w:t>
      </w:r>
      <w:r w:rsidRPr="00F10693">
        <w:rPr>
          <w:rFonts w:hint="cs"/>
          <w:rtl/>
        </w:rPr>
        <w:t>'-</w:t>
      </w:r>
      <w:r w:rsidRPr="00C35A2C">
        <w:rPr>
          <w:rFonts w:ascii="David" w:hAnsi="David" w:hint="cs"/>
          <w:sz w:val="32"/>
          <w:rtl/>
        </w:rPr>
        <w:t xml:space="preserve"> ומסר לה סימנין</w:t>
      </w:r>
      <w:r w:rsidR="009C5F94">
        <w:rPr>
          <w:rFonts w:ascii="David" w:hAnsi="David" w:hint="cs"/>
          <w:sz w:val="32"/>
          <w:rtl/>
        </w:rPr>
        <w:t xml:space="preserve">, </w:t>
      </w:r>
      <w:r w:rsidRPr="00C35A2C">
        <w:rPr>
          <w:rFonts w:ascii="David" w:hAnsi="David" w:hint="cs"/>
          <w:sz w:val="32"/>
          <w:rtl/>
        </w:rPr>
        <w:t>וכשהביאו את לאה</w:t>
      </w:r>
      <w:r w:rsidR="009C5F94">
        <w:rPr>
          <w:rFonts w:ascii="David" w:hAnsi="David" w:hint="cs"/>
          <w:sz w:val="32"/>
          <w:rtl/>
        </w:rPr>
        <w:t>,</w:t>
      </w:r>
      <w:r w:rsidRPr="00C35A2C">
        <w:rPr>
          <w:rFonts w:ascii="David" w:hAnsi="David" w:hint="cs"/>
          <w:sz w:val="32"/>
          <w:rtl/>
        </w:rPr>
        <w:t xml:space="preserve"> סברה עכשיו תתבייש אחותי</w:t>
      </w:r>
      <w:r w:rsidR="009C5F94">
        <w:rPr>
          <w:rFonts w:ascii="David" w:hAnsi="David" w:hint="cs"/>
          <w:sz w:val="32"/>
          <w:rtl/>
        </w:rPr>
        <w:t>,</w:t>
      </w:r>
      <w:r w:rsidRPr="00C35A2C">
        <w:rPr>
          <w:rFonts w:ascii="David" w:hAnsi="David" w:hint="cs"/>
          <w:sz w:val="32"/>
          <w:rtl/>
        </w:rPr>
        <w:t xml:space="preserve"> ומסרה לה הסימנים!!</w:t>
      </w:r>
    </w:p>
    <w:p w14:paraId="372BBB4A" w14:textId="77777777" w:rsidR="009C5F94" w:rsidRPr="009C5F94" w:rsidRDefault="00AC0AF5" w:rsidP="009C5F94">
      <w:pPr>
        <w:pStyle w:val="36"/>
        <w:framePr w:wrap="notBeside"/>
        <w:rPr>
          <w:rtl/>
        </w:rPr>
      </w:pPr>
      <w:r w:rsidRPr="009C5F94">
        <w:rPr>
          <w:rtl/>
        </w:rPr>
        <w:t xml:space="preserve">והיינו </w:t>
      </w:r>
    </w:p>
    <w:p w14:paraId="24FF7642" w14:textId="15249318" w:rsidR="00AC0AF5" w:rsidRDefault="00AC0AF5" w:rsidP="00AC0AF5">
      <w:pPr>
        <w:rPr>
          <w:rFonts w:ascii="David" w:hAnsi="David"/>
          <w:sz w:val="32"/>
          <w:rtl/>
        </w:rPr>
      </w:pPr>
      <w:r w:rsidRPr="00C35A2C">
        <w:rPr>
          <w:rFonts w:ascii="David" w:hAnsi="David"/>
          <w:sz w:val="32"/>
          <w:rtl/>
        </w:rPr>
        <w:t>ד</w:t>
      </w:r>
      <w:r w:rsidRPr="00F10693">
        <w:rPr>
          <w:rFonts w:hint="cs"/>
          <w:rtl/>
        </w:rPr>
        <w:t>'</w:t>
      </w:r>
      <w:r w:rsidRPr="00F10693">
        <w:rPr>
          <w:rtl/>
        </w:rPr>
        <w:t>ו</w:t>
      </w:r>
      <w:r w:rsidRPr="00367927">
        <w:rPr>
          <w:rStyle w:val="affff8"/>
          <w:rtl/>
        </w:rPr>
        <w:t xml:space="preserve">יהי בבקר </w:t>
      </w:r>
      <w:r w:rsidRPr="00367927">
        <w:rPr>
          <w:rStyle w:val="affff8"/>
          <w:u w:val="single"/>
          <w:rtl/>
        </w:rPr>
        <w:t>והנה</w:t>
      </w:r>
      <w:r w:rsidRPr="00367927">
        <w:rPr>
          <w:rStyle w:val="affff8"/>
          <w:rtl/>
        </w:rPr>
        <w:t xml:space="preserve"> היא לאה</w:t>
      </w:r>
      <w:r w:rsidRPr="00F10693">
        <w:rPr>
          <w:rFonts w:hint="cs"/>
          <w:rtl/>
        </w:rPr>
        <w:t>'</w:t>
      </w:r>
      <w:r w:rsidRPr="00F10693">
        <w:rPr>
          <w:rtl/>
        </w:rPr>
        <w:t>,</w:t>
      </w:r>
      <w:r w:rsidRPr="00C35A2C">
        <w:rPr>
          <w:rFonts w:ascii="David" w:hAnsi="David"/>
          <w:sz w:val="32"/>
          <w:rtl/>
        </w:rPr>
        <w:t xml:space="preserve"> מכלל דעד השתא לאו לאה היא.</w:t>
      </w:r>
      <w:r w:rsidRPr="00C35A2C">
        <w:rPr>
          <w:rFonts w:ascii="David" w:hAnsi="David" w:hint="cs"/>
          <w:sz w:val="32"/>
          <w:rtl/>
        </w:rPr>
        <w:t xml:space="preserve"> </w:t>
      </w:r>
    </w:p>
    <w:p w14:paraId="7768978B" w14:textId="77777777" w:rsidR="00AC0AF5" w:rsidRPr="00C35A2C" w:rsidRDefault="00AC0AF5" w:rsidP="00AC0AF5">
      <w:pPr>
        <w:rPr>
          <w:rFonts w:ascii="David" w:hAnsi="David"/>
          <w:sz w:val="32"/>
          <w:rtl/>
        </w:rPr>
      </w:pPr>
      <w:r w:rsidRPr="00C35A2C">
        <w:rPr>
          <w:rFonts w:ascii="David" w:hAnsi="David" w:hint="cs"/>
          <w:sz w:val="32"/>
          <w:rtl/>
        </w:rPr>
        <w:t xml:space="preserve">- </w:t>
      </w:r>
      <w:r w:rsidRPr="00C35A2C">
        <w:rPr>
          <w:rFonts w:ascii="David" w:hAnsi="David"/>
          <w:sz w:val="32"/>
          <w:rtl/>
        </w:rPr>
        <w:t xml:space="preserve">אלא, מתוך סימנים שמסר לה יעקב לרחל ומסרתה ללאה, לא </w:t>
      </w:r>
      <w:r w:rsidRPr="00C35A2C">
        <w:rPr>
          <w:rFonts w:ascii="David" w:hAnsi="David" w:hint="cs"/>
          <w:sz w:val="32"/>
          <w:rtl/>
        </w:rPr>
        <w:t>ידעתם עד אותה השעה</w:t>
      </w:r>
    </w:p>
    <w:p w14:paraId="6D3A9ED0" w14:textId="1DC766A8" w:rsidR="009C5F94" w:rsidRPr="009C5F94" w:rsidRDefault="00AC0AF5" w:rsidP="009C5F94">
      <w:pPr>
        <w:pStyle w:val="36"/>
        <w:framePr w:wrap="notBeside"/>
        <w:rPr>
          <w:rtl/>
        </w:rPr>
      </w:pPr>
      <w:r w:rsidRPr="009C5F94">
        <w:rPr>
          <w:rtl/>
        </w:rPr>
        <w:t>בעא  א</w:t>
      </w:r>
      <w:r w:rsidR="009C5F94">
        <w:rPr>
          <w:rFonts w:hint="cs"/>
          <w:rtl/>
        </w:rPr>
        <w:t>"ח מרחב''א:</w:t>
      </w:r>
    </w:p>
    <w:p w14:paraId="028A99F9" w14:textId="3BBCF9C1" w:rsidR="00AC0AF5" w:rsidRPr="00C35A2C" w:rsidRDefault="00AC0AF5" w:rsidP="00AC0AF5">
      <w:pPr>
        <w:rPr>
          <w:rFonts w:ascii="David" w:hAnsi="David"/>
          <w:sz w:val="32"/>
          <w:rtl/>
        </w:rPr>
      </w:pPr>
      <w:r w:rsidRPr="00C35A2C">
        <w:rPr>
          <w:rFonts w:ascii="David" w:hAnsi="David"/>
          <w:sz w:val="32"/>
          <w:rtl/>
        </w:rPr>
        <w:t>בכללן אתה מוצא שבעים, בפרטן אתה מוצא שבעים חסר אחד.</w:t>
      </w:r>
    </w:p>
    <w:p w14:paraId="1A419D48" w14:textId="77777777" w:rsidR="00AC0AF5" w:rsidRPr="00367927" w:rsidRDefault="00AC0AF5" w:rsidP="00AC0AF5">
      <w:pPr>
        <w:rPr>
          <w:rStyle w:val="affff8"/>
          <w:rtl/>
        </w:rPr>
      </w:pPr>
      <w:r w:rsidRPr="009C5F94">
        <w:rPr>
          <w:rStyle w:val="affffe"/>
          <w:rtl/>
        </w:rPr>
        <w:t>א</w:t>
      </w:r>
      <w:r w:rsidRPr="009C5F94">
        <w:rPr>
          <w:rStyle w:val="affffe"/>
          <w:rFonts w:hint="cs"/>
          <w:rtl/>
        </w:rPr>
        <w:t>"ל</w:t>
      </w:r>
      <w:r w:rsidRPr="009C5F94">
        <w:rPr>
          <w:rStyle w:val="affffe"/>
          <w:rtl/>
        </w:rPr>
        <w:t>:</w:t>
      </w:r>
      <w:r w:rsidRPr="00C35A2C">
        <w:rPr>
          <w:rFonts w:ascii="David" w:hAnsi="David"/>
          <w:sz w:val="32"/>
          <w:rtl/>
        </w:rPr>
        <w:t xml:space="preserve"> תאומה היתה עם דינה, </w:t>
      </w:r>
      <w:r w:rsidRPr="007367C6">
        <w:rPr>
          <w:rStyle w:val="affff8"/>
          <w:rtl/>
        </w:rPr>
        <w:t>ד</w:t>
      </w:r>
      <w:r w:rsidRPr="00F10693">
        <w:rPr>
          <w:rFonts w:hint="cs"/>
          <w:rtl/>
        </w:rPr>
        <w:t>'</w:t>
      </w:r>
      <w:r w:rsidRPr="00F10693">
        <w:rPr>
          <w:rtl/>
        </w:rPr>
        <w:t>ו</w:t>
      </w:r>
      <w:r w:rsidRPr="007367C6">
        <w:rPr>
          <w:rStyle w:val="affff8"/>
          <w:rtl/>
        </w:rPr>
        <w:t>את דינה בתו</w:t>
      </w:r>
      <w:r w:rsidRPr="00F10693">
        <w:rPr>
          <w:rFonts w:hint="cs"/>
          <w:rtl/>
        </w:rPr>
        <w:t>'</w:t>
      </w:r>
      <w:r w:rsidRPr="00F10693">
        <w:rPr>
          <w:rtl/>
        </w:rPr>
        <w:t>.</w:t>
      </w:r>
      <w:r w:rsidRPr="00C35A2C">
        <w:rPr>
          <w:rFonts w:ascii="David" w:hAnsi="David" w:hint="cs"/>
          <w:sz w:val="32"/>
          <w:rtl/>
        </w:rPr>
        <w:t xml:space="preserve"> </w:t>
      </w:r>
      <w:r w:rsidRPr="0046326C">
        <w:rPr>
          <w:rStyle w:val="affffe"/>
          <w:rFonts w:hint="cs"/>
          <w:rtl/>
        </w:rPr>
        <w:t>א</w:t>
      </w:r>
      <w:r w:rsidRPr="0046326C">
        <w:rPr>
          <w:rStyle w:val="affffe"/>
          <w:rtl/>
        </w:rPr>
        <w:t>"</w:t>
      </w:r>
      <w:r w:rsidRPr="0046326C">
        <w:rPr>
          <w:rStyle w:val="affffe"/>
          <w:rFonts w:hint="cs"/>
          <w:rtl/>
        </w:rPr>
        <w:t>ל</w:t>
      </w:r>
      <w:r w:rsidRPr="00C35A2C">
        <w:rPr>
          <w:rFonts w:ascii="David" w:hAnsi="David" w:hint="cs"/>
          <w:sz w:val="32"/>
          <w:rtl/>
        </w:rPr>
        <w:t xml:space="preserve"> אלא מעתה תאומה היתה עם בנימין? ד</w:t>
      </w:r>
      <w:r w:rsidRPr="00F10693">
        <w:rPr>
          <w:rFonts w:hint="cs"/>
          <w:rtl/>
        </w:rPr>
        <w:t>'ו</w:t>
      </w:r>
      <w:r w:rsidRPr="00367927">
        <w:rPr>
          <w:rStyle w:val="affff8"/>
          <w:rFonts w:hint="cs"/>
          <w:rtl/>
        </w:rPr>
        <w:t>את בנימין אחיו בן אמו</w:t>
      </w:r>
      <w:r w:rsidRPr="00F10693">
        <w:rPr>
          <w:rtl/>
        </w:rPr>
        <w:t>'</w:t>
      </w:r>
      <w:r w:rsidRPr="00F10693">
        <w:rPr>
          <w:rFonts w:hint="cs"/>
          <w:rtl/>
        </w:rPr>
        <w:t>,</w:t>
      </w:r>
    </w:p>
    <w:p w14:paraId="623B92FF" w14:textId="77777777" w:rsidR="00AC0AF5" w:rsidRPr="00C35A2C" w:rsidRDefault="00AC0AF5" w:rsidP="00982F98">
      <w:pPr>
        <w:pStyle w:val="affe"/>
        <w:framePr w:wrap="around"/>
        <w:rPr>
          <w:rtl/>
        </w:rPr>
      </w:pPr>
      <w:r w:rsidRPr="00C35A2C">
        <w:rPr>
          <w:rFonts w:hint="cs"/>
          <w:rtl/>
        </w:rPr>
        <w:t>קכג:</w:t>
      </w:r>
    </w:p>
    <w:p w14:paraId="400DC9E7" w14:textId="77777777" w:rsidR="0046326C" w:rsidRDefault="00AC0AF5" w:rsidP="0046326C">
      <w:pPr>
        <w:rPr>
          <w:rFonts w:ascii="David" w:hAnsi="David"/>
          <w:sz w:val="32"/>
          <w:rtl/>
        </w:rPr>
      </w:pPr>
      <w:r w:rsidRPr="0046326C">
        <w:rPr>
          <w:rStyle w:val="affffe"/>
          <w:rtl/>
        </w:rPr>
        <w:t>אמר:</w:t>
      </w:r>
      <w:r w:rsidRPr="00C35A2C">
        <w:rPr>
          <w:rFonts w:ascii="David" w:hAnsi="David"/>
          <w:sz w:val="32"/>
          <w:rtl/>
        </w:rPr>
        <w:t xml:space="preserve"> מרגלית טובה היתה בידי ואתה מבקש לאבדה ממני, </w:t>
      </w:r>
    </w:p>
    <w:p w14:paraId="70648D03" w14:textId="77777777" w:rsidR="0046326C" w:rsidRPr="0046326C" w:rsidRDefault="0046326C" w:rsidP="0046326C">
      <w:pPr>
        <w:pStyle w:val="36"/>
        <w:framePr w:wrap="notBeside"/>
        <w:rPr>
          <w:rtl/>
        </w:rPr>
      </w:pPr>
      <w:r w:rsidRPr="0046326C">
        <w:rPr>
          <w:rFonts w:hint="cs"/>
          <w:rtl/>
        </w:rPr>
        <w:t xml:space="preserve">כך </w:t>
      </w:r>
      <w:r w:rsidR="00AC0AF5" w:rsidRPr="0046326C">
        <w:rPr>
          <w:rtl/>
        </w:rPr>
        <w:t>א</w:t>
      </w:r>
      <w:r w:rsidR="00AC0AF5" w:rsidRPr="0046326C">
        <w:rPr>
          <w:rFonts w:hint="cs"/>
          <w:rtl/>
        </w:rPr>
        <w:t>רחב</w:t>
      </w:r>
      <w:r w:rsidR="00AC0AF5" w:rsidRPr="0046326C">
        <w:rPr>
          <w:rtl/>
        </w:rPr>
        <w:t>"</w:t>
      </w:r>
      <w:r w:rsidR="00AC0AF5" w:rsidRPr="0046326C">
        <w:rPr>
          <w:rFonts w:hint="cs"/>
          <w:rtl/>
        </w:rPr>
        <w:t>ח</w:t>
      </w:r>
      <w:r w:rsidR="00AC0AF5" w:rsidRPr="0046326C">
        <w:rPr>
          <w:rtl/>
        </w:rPr>
        <w:t>:</w:t>
      </w:r>
    </w:p>
    <w:p w14:paraId="1CA99454" w14:textId="1848B6E7" w:rsidR="00AC0AF5" w:rsidRPr="00C35A2C" w:rsidRDefault="00AC0AF5" w:rsidP="0046326C">
      <w:pPr>
        <w:spacing w:after="60"/>
        <w:rPr>
          <w:rFonts w:ascii="David" w:hAnsi="David"/>
          <w:sz w:val="32"/>
          <w:rtl/>
        </w:rPr>
      </w:pPr>
      <w:r w:rsidRPr="00C35A2C">
        <w:rPr>
          <w:rFonts w:ascii="David" w:hAnsi="David"/>
          <w:sz w:val="32"/>
          <w:rtl/>
        </w:rPr>
        <w:t xml:space="preserve">זו יוכבד, שהורתה בדרך ולידתה בין החומות, </w:t>
      </w:r>
      <w:r w:rsidR="009C5F94">
        <w:rPr>
          <w:rFonts w:ascii="David" w:hAnsi="David" w:hint="cs"/>
          <w:sz w:val="32"/>
          <w:rtl/>
        </w:rPr>
        <w:t>ד'</w:t>
      </w:r>
      <w:r w:rsidRPr="00F10693">
        <w:rPr>
          <w:rtl/>
        </w:rPr>
        <w:t>א</w:t>
      </w:r>
      <w:r w:rsidRPr="007367C6">
        <w:rPr>
          <w:rStyle w:val="affff8"/>
          <w:rtl/>
        </w:rPr>
        <w:t>שר ילדה אותה ללוי במצרים</w:t>
      </w:r>
      <w:r w:rsidRPr="00F10693">
        <w:rPr>
          <w:rFonts w:hint="cs"/>
          <w:rtl/>
        </w:rPr>
        <w:t>'</w:t>
      </w:r>
      <w:r w:rsidRPr="00F10693">
        <w:rPr>
          <w:rtl/>
        </w:rPr>
        <w:t>,</w:t>
      </w:r>
      <w:r w:rsidRPr="00C35A2C">
        <w:rPr>
          <w:rFonts w:ascii="David" w:hAnsi="David"/>
          <w:sz w:val="32"/>
          <w:rtl/>
        </w:rPr>
        <w:t xml:space="preserve"> לידתה במצרים ואין הורתה במצרים.</w:t>
      </w:r>
    </w:p>
    <w:p w14:paraId="342E0E18" w14:textId="77777777" w:rsidR="009C5F94" w:rsidRPr="009C5F94" w:rsidRDefault="00AC0AF5" w:rsidP="009C5F94">
      <w:pPr>
        <w:pStyle w:val="36"/>
        <w:framePr w:wrap="notBeside"/>
        <w:rPr>
          <w:rtl/>
        </w:rPr>
      </w:pPr>
      <w:r w:rsidRPr="009C5F94">
        <w:rPr>
          <w:rtl/>
        </w:rPr>
        <w:t xml:space="preserve">בעא </w:t>
      </w:r>
      <w:r w:rsidRPr="009C5F94">
        <w:rPr>
          <w:rFonts w:hint="cs"/>
          <w:rtl/>
        </w:rPr>
        <w:t>ר' חלבו מרשב</w:t>
      </w:r>
      <w:r w:rsidRPr="009C5F94">
        <w:rPr>
          <w:rtl/>
        </w:rPr>
        <w:t>"</w:t>
      </w:r>
      <w:r w:rsidRPr="009C5F94">
        <w:rPr>
          <w:rFonts w:hint="cs"/>
          <w:rtl/>
        </w:rPr>
        <w:t>נ</w:t>
      </w:r>
    </w:p>
    <w:p w14:paraId="3AD51D2F" w14:textId="0E83492C" w:rsidR="004C7189" w:rsidRDefault="00AC0AF5" w:rsidP="004C7189">
      <w:pPr>
        <w:rPr>
          <w:rFonts w:ascii="David" w:hAnsi="David"/>
          <w:sz w:val="32"/>
          <w:rtl/>
        </w:rPr>
      </w:pPr>
      <w:r w:rsidRPr="00F10693">
        <w:rPr>
          <w:rFonts w:hint="cs"/>
          <w:rtl/>
        </w:rPr>
        <w:t>'</w:t>
      </w:r>
      <w:r w:rsidRPr="00F10693">
        <w:rPr>
          <w:rtl/>
        </w:rPr>
        <w:t>ו</w:t>
      </w:r>
      <w:r w:rsidRPr="007367C6">
        <w:rPr>
          <w:rStyle w:val="affff8"/>
          <w:rtl/>
        </w:rPr>
        <w:t>יהי כאשר ילדה רחל את יוסף וגו</w:t>
      </w:r>
      <w:r w:rsidRPr="00F10693">
        <w:rPr>
          <w:rtl/>
        </w:rPr>
        <w:t>',</w:t>
      </w:r>
      <w:r w:rsidRPr="00C35A2C">
        <w:rPr>
          <w:rFonts w:ascii="David" w:hAnsi="David"/>
          <w:sz w:val="32"/>
          <w:rtl/>
        </w:rPr>
        <w:t xml:space="preserve"> </w:t>
      </w:r>
      <w:r w:rsidR="0046326C" w:rsidRPr="0046326C">
        <w:rPr>
          <w:rStyle w:val="afffff0"/>
          <w:rFonts w:hint="cs"/>
          <w:rtl/>
        </w:rPr>
        <w:t xml:space="preserve">למה רק אז חזר </w:t>
      </w:r>
      <w:r w:rsidR="0046326C">
        <w:rPr>
          <w:rStyle w:val="afffff0"/>
          <w:rFonts w:hint="cs"/>
          <w:rtl/>
        </w:rPr>
        <w:t>לארץ ישראל</w:t>
      </w:r>
    </w:p>
    <w:p w14:paraId="2BFAD7AE" w14:textId="77777777" w:rsidR="004C7189" w:rsidRPr="004C7189" w:rsidRDefault="009C5F94" w:rsidP="004C7189">
      <w:pPr>
        <w:pStyle w:val="36"/>
        <w:framePr w:wrap="notBeside"/>
      </w:pPr>
      <w:r w:rsidRPr="004C7189">
        <w:rPr>
          <w:rFonts w:hint="cs"/>
          <w:rtl/>
        </w:rPr>
        <w:t>א''ל:</w:t>
      </w:r>
    </w:p>
    <w:p w14:paraId="30AC1AA8" w14:textId="6DDDF70A" w:rsidR="00AC0AF5" w:rsidRPr="00C35A2C" w:rsidRDefault="009C5F94" w:rsidP="004C7189">
      <w:pPr>
        <w:spacing w:after="60"/>
        <w:rPr>
          <w:rFonts w:ascii="David" w:hAnsi="David"/>
          <w:sz w:val="32"/>
          <w:rtl/>
        </w:rPr>
      </w:pPr>
      <w:r w:rsidRPr="009C5F94">
        <w:rPr>
          <w:rStyle w:val="affffe"/>
        </w:rPr>
        <w:t xml:space="preserve"> </w:t>
      </w:r>
      <w:r w:rsidR="00AC0AF5" w:rsidRPr="009C5F94">
        <w:rPr>
          <w:rStyle w:val="affffe"/>
          <w:rtl/>
        </w:rPr>
        <w:t>אה</w:t>
      </w:r>
      <w:r w:rsidR="00AC0AF5" w:rsidRPr="00C35A2C">
        <w:rPr>
          <w:rFonts w:ascii="David" w:hAnsi="David"/>
          <w:sz w:val="32"/>
          <w:rtl/>
        </w:rPr>
        <w:t xml:space="preserve"> יעקב אבינו שאין זרעו של עשו נמסר אלא ביד זרעו של יוסף, </w:t>
      </w:r>
      <w:r w:rsidR="00AC0AF5" w:rsidRPr="009C5F94">
        <w:rPr>
          <w:rStyle w:val="affffe"/>
          <w:rtl/>
        </w:rPr>
        <w:t>שנא</w:t>
      </w:r>
      <w:r w:rsidR="00AC0AF5" w:rsidRPr="009C5F94">
        <w:rPr>
          <w:rStyle w:val="affffe"/>
          <w:rFonts w:hint="cs"/>
          <w:rtl/>
        </w:rPr>
        <w:t>'</w:t>
      </w:r>
      <w:r w:rsidR="00AC0AF5" w:rsidRPr="009C5F94">
        <w:rPr>
          <w:rStyle w:val="affffe"/>
          <w:rtl/>
        </w:rPr>
        <w:t>:</w:t>
      </w:r>
      <w:r w:rsidR="00AC0AF5" w:rsidRPr="007367C6">
        <w:rPr>
          <w:rStyle w:val="affff8"/>
          <w:rtl/>
        </w:rPr>
        <w:t xml:space="preserve"> </w:t>
      </w:r>
      <w:r w:rsidR="00AC0AF5" w:rsidRPr="00F10693">
        <w:rPr>
          <w:rtl/>
        </w:rPr>
        <w:t>'ו</w:t>
      </w:r>
      <w:r w:rsidR="00AC0AF5" w:rsidRPr="007367C6">
        <w:rPr>
          <w:rStyle w:val="affff8"/>
          <w:rtl/>
        </w:rPr>
        <w:t>היה בית יעקב אש ובית יוסף להבה ובית עשו לקש וגו</w:t>
      </w:r>
      <w:r w:rsidR="00AC0AF5" w:rsidRPr="00F10693">
        <w:rPr>
          <w:rtl/>
        </w:rPr>
        <w:t>'.</w:t>
      </w:r>
    </w:p>
    <w:p w14:paraId="3DF13BFF" w14:textId="6BE8DB8E" w:rsidR="009C5F94" w:rsidRPr="009C5F94" w:rsidRDefault="00AC0AF5" w:rsidP="009C5F94">
      <w:pPr>
        <w:pStyle w:val="36"/>
        <w:framePr w:wrap="notBeside"/>
        <w:rPr>
          <w:rtl/>
        </w:rPr>
      </w:pPr>
      <w:r w:rsidRPr="009C5F94">
        <w:rPr>
          <w:rtl/>
        </w:rPr>
        <w:lastRenderedPageBreak/>
        <w:t xml:space="preserve">איתיביה: </w:t>
      </w:r>
    </w:p>
    <w:p w14:paraId="55876517" w14:textId="2FCBF135" w:rsidR="00AC0AF5" w:rsidRDefault="00AC0AF5" w:rsidP="00AC0AF5">
      <w:pPr>
        <w:rPr>
          <w:rFonts w:ascii="David" w:hAnsi="David"/>
          <w:sz w:val="32"/>
          <w:rtl/>
        </w:rPr>
      </w:pPr>
      <w:r w:rsidRPr="00367927">
        <w:rPr>
          <w:rStyle w:val="affff8"/>
          <w:rtl/>
        </w:rPr>
        <w:t>ויכם דוד מהנשף ועד הערב למחרתם</w:t>
      </w:r>
      <w:r w:rsidRPr="00F10693">
        <w:rPr>
          <w:rtl/>
        </w:rPr>
        <w:t>'</w:t>
      </w:r>
      <w:r w:rsidRPr="00F10693">
        <w:rPr>
          <w:rFonts w:hint="cs"/>
          <w:rtl/>
        </w:rPr>
        <w:t>,</w:t>
      </w:r>
    </w:p>
    <w:p w14:paraId="7271133E" w14:textId="77777777" w:rsidR="009C5F94" w:rsidRPr="009C5F94" w:rsidRDefault="00AC0AF5" w:rsidP="009C5F94">
      <w:pPr>
        <w:pStyle w:val="36"/>
        <w:framePr w:wrap="notBeside"/>
        <w:rPr>
          <w:rtl/>
        </w:rPr>
      </w:pPr>
      <w:r w:rsidRPr="009C5F94">
        <w:rPr>
          <w:rtl/>
        </w:rPr>
        <w:t xml:space="preserve">- </w:t>
      </w:r>
      <w:r w:rsidRPr="009C5F94">
        <w:rPr>
          <w:rFonts w:hint="cs"/>
          <w:rtl/>
        </w:rPr>
        <w:t>א</w:t>
      </w:r>
      <w:r w:rsidRPr="009C5F94">
        <w:rPr>
          <w:rtl/>
        </w:rPr>
        <w:t>"</w:t>
      </w:r>
      <w:r w:rsidRPr="009C5F94">
        <w:rPr>
          <w:rFonts w:hint="cs"/>
          <w:rtl/>
        </w:rPr>
        <w:t xml:space="preserve">ל </w:t>
      </w:r>
    </w:p>
    <w:p w14:paraId="463DF6D3" w14:textId="2732FB73" w:rsidR="00AC0AF5" w:rsidRPr="00065E76" w:rsidRDefault="00AC0AF5" w:rsidP="00065E76">
      <w:pPr>
        <w:rPr>
          <w:rtl/>
        </w:rPr>
      </w:pPr>
      <w:r w:rsidRPr="00065E76">
        <w:rPr>
          <w:rFonts w:hint="cs"/>
          <w:rtl/>
        </w:rPr>
        <w:t>מי שלמדך נביא לא לימדך כתובים ד</w:t>
      </w:r>
      <w:r w:rsidRPr="009C5F94">
        <w:rPr>
          <w:rStyle w:val="affff8"/>
          <w:rFonts w:hint="cs"/>
          <w:rtl/>
        </w:rPr>
        <w:t>'</w:t>
      </w:r>
      <w:r w:rsidR="009C5F94" w:rsidRPr="009C5F94">
        <w:rPr>
          <w:rStyle w:val="affff8"/>
          <w:rtl/>
        </w:rPr>
        <w:t>בְּלֶכְתּוֹ אֶל "צִיקְלַג נָפְלוּ" עָלָיו מִמְּנַשֶּׁה עַדְנַח וְיוֹזָבָד וִידִיעֲאֵל וּמִיכָאֵל וְיוֹזָבָד וֶאֱלִיהוּא וְצִלְּתָי רָאשֵׁי הָאֲלָפִים אֲשֶׁר לִמְנַשֶּׁה</w:t>
      </w:r>
      <w:r w:rsidRPr="009C5F94">
        <w:rPr>
          <w:rStyle w:val="affff8"/>
          <w:rFonts w:hint="cs"/>
          <w:rtl/>
        </w:rPr>
        <w:t>'</w:t>
      </w:r>
      <w:r w:rsidRPr="009C5F94">
        <w:rPr>
          <w:rStyle w:val="afffff0"/>
          <w:rtl/>
        </w:rPr>
        <w:t>.</w:t>
      </w:r>
      <w:r w:rsidRPr="009C5F94">
        <w:rPr>
          <w:rStyle w:val="afffff0"/>
          <w:rFonts w:hint="cs"/>
          <w:rtl/>
        </w:rPr>
        <w:t xml:space="preserve"> [שנשתתפו עמו ממנשה]</w:t>
      </w:r>
    </w:p>
    <w:p w14:paraId="33016DB2" w14:textId="0F138CB9" w:rsidR="009C5F94" w:rsidRPr="009C5F94" w:rsidRDefault="00AC0AF5" w:rsidP="009C5F94">
      <w:pPr>
        <w:pStyle w:val="36"/>
        <w:framePr w:wrap="notBeside"/>
        <w:rPr>
          <w:rtl/>
        </w:rPr>
      </w:pPr>
      <w:r w:rsidRPr="009C5F94">
        <w:rPr>
          <w:rtl/>
        </w:rPr>
        <w:t>מתיב רב יוסף:</w:t>
      </w:r>
    </w:p>
    <w:p w14:paraId="5232E3D4" w14:textId="381EE193" w:rsidR="00AC0AF5" w:rsidRPr="00C35A2C" w:rsidRDefault="00AC0AF5" w:rsidP="00AC0AF5">
      <w:pPr>
        <w:rPr>
          <w:rFonts w:ascii="David" w:hAnsi="David"/>
          <w:sz w:val="32"/>
          <w:rtl/>
        </w:rPr>
      </w:pPr>
      <w:r w:rsidRPr="00F10693">
        <w:rPr>
          <w:rFonts w:hint="cs"/>
          <w:rtl/>
        </w:rPr>
        <w:t>'</w:t>
      </w:r>
      <w:r w:rsidRPr="00F10693">
        <w:rPr>
          <w:rtl/>
        </w:rPr>
        <w:t>ו</w:t>
      </w:r>
      <w:r w:rsidRPr="007367C6">
        <w:rPr>
          <w:rStyle w:val="affff8"/>
          <w:rtl/>
        </w:rPr>
        <w:t>מהם מן בני שמעון הלכו להר שעיר אנשים חמש מאות ופלטיה ונעריה ורפיה ועזיאל בני ישעי בראשם, ויכו את שארית הפלטה לעמלק וישבו שם עד היום הזה</w:t>
      </w:r>
      <w:r w:rsidRPr="00F10693">
        <w:rPr>
          <w:rFonts w:hint="cs"/>
          <w:rtl/>
        </w:rPr>
        <w:t>'</w:t>
      </w:r>
      <w:r w:rsidRPr="00F10693">
        <w:rPr>
          <w:rtl/>
        </w:rPr>
        <w:t>.</w:t>
      </w:r>
    </w:p>
    <w:p w14:paraId="0A720F73" w14:textId="27FCD303" w:rsidR="009C5F94" w:rsidRPr="009C5F94" w:rsidRDefault="00AC0AF5" w:rsidP="009C5F94">
      <w:pPr>
        <w:pStyle w:val="36"/>
        <w:framePr w:wrap="notBeside"/>
        <w:rPr>
          <w:rtl/>
        </w:rPr>
      </w:pPr>
      <w:r w:rsidRPr="009C5F94">
        <w:rPr>
          <w:rtl/>
        </w:rPr>
        <w:t xml:space="preserve">- </w:t>
      </w:r>
      <w:r w:rsidRPr="009C5F94">
        <w:rPr>
          <w:rFonts w:hint="cs"/>
          <w:rtl/>
        </w:rPr>
        <w:t>רב</w:t>
      </w:r>
      <w:r w:rsidRPr="009C5F94">
        <w:rPr>
          <w:rtl/>
        </w:rPr>
        <w:t>"</w:t>
      </w:r>
      <w:r w:rsidRPr="009C5F94">
        <w:rPr>
          <w:rFonts w:hint="cs"/>
          <w:rtl/>
        </w:rPr>
        <w:t>ש</w:t>
      </w:r>
      <w:r w:rsidRPr="009C5F94">
        <w:rPr>
          <w:rtl/>
        </w:rPr>
        <w:t>:</w:t>
      </w:r>
    </w:p>
    <w:p w14:paraId="055B1A6E" w14:textId="74BD9469" w:rsidR="00AC0AF5" w:rsidRPr="00065E76" w:rsidRDefault="00AC0AF5" w:rsidP="00065E76">
      <w:r w:rsidRPr="00065E76">
        <w:rPr>
          <w:rtl/>
        </w:rPr>
        <w:t>ישעי מבני מנשה אתי, ד</w:t>
      </w:r>
      <w:r w:rsidRPr="009C5F94">
        <w:rPr>
          <w:rStyle w:val="affff8"/>
          <w:rFonts w:hint="cs"/>
          <w:rtl/>
        </w:rPr>
        <w:t>'</w:t>
      </w:r>
      <w:r w:rsidRPr="009C5F94">
        <w:rPr>
          <w:rStyle w:val="affff8"/>
          <w:rtl/>
        </w:rPr>
        <w:t>ובני מנשה חפר וישעי</w:t>
      </w:r>
      <w:r w:rsidRPr="009C5F94">
        <w:rPr>
          <w:rStyle w:val="affff8"/>
          <w:rFonts w:hint="cs"/>
          <w:rtl/>
        </w:rPr>
        <w:t>'</w:t>
      </w:r>
      <w:r w:rsidRPr="009C5F94">
        <w:rPr>
          <w:rStyle w:val="affff8"/>
          <w:rtl/>
        </w:rPr>
        <w:t>.</w:t>
      </w:r>
    </w:p>
    <w:p w14:paraId="13119C58" w14:textId="200ACAC3" w:rsidR="00AC0AF5" w:rsidRPr="001B450D" w:rsidRDefault="001B450D" w:rsidP="00AC0AF5">
      <w:pPr>
        <w:pStyle w:val="aff9"/>
      </w:pPr>
      <w:r w:rsidRPr="001B450D">
        <w:rPr>
          <w:rtl/>
        </w:rPr>
        <w:t>***</w:t>
      </w:r>
      <w:bookmarkStart w:id="52" w:name="_Hlk180905608"/>
    </w:p>
    <w:p w14:paraId="25A7A028" w14:textId="77777777" w:rsidR="00AC0AF5" w:rsidRPr="00C35A2C" w:rsidRDefault="00AC0AF5" w:rsidP="00982F98">
      <w:pPr>
        <w:pStyle w:val="affe"/>
        <w:framePr w:wrap="around"/>
        <w:rPr>
          <w:rtl/>
        </w:rPr>
      </w:pPr>
      <w:r w:rsidRPr="00C35A2C">
        <w:rPr>
          <w:rtl/>
        </w:rPr>
        <w:t>קכג:</w:t>
      </w:r>
    </w:p>
    <w:p w14:paraId="32520766" w14:textId="77777777" w:rsidR="00766316" w:rsidRPr="00766316" w:rsidRDefault="00AC0AF5" w:rsidP="00766316">
      <w:pPr>
        <w:pStyle w:val="36"/>
        <w:framePr w:wrap="notBeside"/>
        <w:rPr>
          <w:rtl/>
        </w:rPr>
      </w:pPr>
      <w:r w:rsidRPr="00766316">
        <w:rPr>
          <w:rFonts w:hint="cs"/>
          <w:rtl/>
        </w:rPr>
        <w:t>ת</w:t>
      </w:r>
      <w:r w:rsidRPr="00766316">
        <w:rPr>
          <w:rtl/>
        </w:rPr>
        <w:t>"</w:t>
      </w:r>
      <w:r w:rsidRPr="00766316">
        <w:rPr>
          <w:rFonts w:hint="cs"/>
          <w:rtl/>
        </w:rPr>
        <w:t>ר</w:t>
      </w:r>
    </w:p>
    <w:p w14:paraId="26C2C7FA" w14:textId="77777777" w:rsidR="004C7189" w:rsidRDefault="00AC0AF5" w:rsidP="004C7189">
      <w:pPr>
        <w:pStyle w:val="affff9"/>
        <w:rPr>
          <w:rtl/>
        </w:rPr>
      </w:pPr>
      <w:r w:rsidRPr="00C35A2C">
        <w:rPr>
          <w:rtl/>
        </w:rPr>
        <w:t xml:space="preserve">הבכור נוטל פי שנים </w:t>
      </w:r>
    </w:p>
    <w:p w14:paraId="6CF3F60B" w14:textId="06D59C97" w:rsidR="00AC0AF5" w:rsidRPr="00C35A2C" w:rsidRDefault="00AC0AF5" w:rsidP="004C7189">
      <w:pPr>
        <w:rPr>
          <w:rFonts w:ascii="David" w:hAnsi="David"/>
          <w:sz w:val="32"/>
          <w:rtl/>
        </w:rPr>
      </w:pPr>
      <w:r w:rsidRPr="00C35A2C">
        <w:rPr>
          <w:rFonts w:ascii="David" w:hAnsi="David"/>
          <w:sz w:val="32"/>
          <w:rtl/>
        </w:rPr>
        <w:t>בזרוע בלחיים ובקיבה</w:t>
      </w:r>
      <w:r w:rsidR="004C7189">
        <w:rPr>
          <w:rFonts w:ascii="David" w:hAnsi="David" w:hint="cs"/>
          <w:sz w:val="32"/>
          <w:rtl/>
        </w:rPr>
        <w:t xml:space="preserve">, </w:t>
      </w:r>
      <w:r w:rsidRPr="00C35A2C">
        <w:rPr>
          <w:rFonts w:ascii="David" w:hAnsi="David"/>
          <w:sz w:val="32"/>
          <w:rtl/>
        </w:rPr>
        <w:t>ובמוקדשין</w:t>
      </w:r>
      <w:r w:rsidR="004C7189">
        <w:rPr>
          <w:rFonts w:ascii="David" w:hAnsi="David" w:hint="cs"/>
          <w:sz w:val="32"/>
          <w:rtl/>
        </w:rPr>
        <w:t>,</w:t>
      </w:r>
      <w:r w:rsidRPr="00C35A2C">
        <w:rPr>
          <w:rFonts w:ascii="David" w:hAnsi="David"/>
          <w:sz w:val="32"/>
          <w:rtl/>
        </w:rPr>
        <w:t xml:space="preserve"> ובשבח ששבחו נכסין לאחר מיתת אביהן</w:t>
      </w:r>
      <w:r w:rsidR="004C7189">
        <w:rPr>
          <w:rFonts w:ascii="David" w:hAnsi="David" w:hint="cs"/>
          <w:sz w:val="32"/>
          <w:rtl/>
        </w:rPr>
        <w:t xml:space="preserve">, </w:t>
      </w:r>
      <w:r w:rsidRPr="00C35A2C">
        <w:rPr>
          <w:rFonts w:ascii="David" w:hAnsi="David"/>
          <w:sz w:val="32"/>
          <w:rtl/>
        </w:rPr>
        <w:t>היתה מוחכרת ומושכרת ביד אחרים או רועה באפר וילדה נוטל פי שנים</w:t>
      </w:r>
    </w:p>
    <w:p w14:paraId="6632E40D" w14:textId="63A31456" w:rsidR="00AC0AF5" w:rsidRDefault="00AC0AF5" w:rsidP="00AC0AF5">
      <w:pPr>
        <w:rPr>
          <w:rFonts w:ascii="David" w:hAnsi="David"/>
          <w:sz w:val="32"/>
          <w:rtl/>
        </w:rPr>
      </w:pPr>
      <w:r w:rsidRPr="0081371E">
        <w:rPr>
          <w:rStyle w:val="afff8"/>
          <w:rtl/>
        </w:rPr>
        <w:t>זרוע לחיים וקיבה</w:t>
      </w:r>
      <w:r w:rsidRPr="00C35A2C">
        <w:rPr>
          <w:rFonts w:ascii="David" w:hAnsi="David"/>
          <w:sz w:val="32"/>
          <w:rtl/>
        </w:rPr>
        <w:t>-מיירי במכירי כהונה</w:t>
      </w:r>
      <w:r w:rsidR="00766316">
        <w:rPr>
          <w:rStyle w:val="aff1"/>
          <w:rFonts w:ascii="David" w:hAnsi="David"/>
          <w:sz w:val="32"/>
          <w:rtl/>
        </w:rPr>
        <w:footnoteReference w:id="81"/>
      </w:r>
    </w:p>
    <w:p w14:paraId="699AF870" w14:textId="0B43D9B9" w:rsidR="00AC0AF5" w:rsidRPr="00C35A2C" w:rsidRDefault="00AC0AF5" w:rsidP="00766316">
      <w:pPr>
        <w:rPr>
          <w:rFonts w:ascii="David" w:hAnsi="David"/>
          <w:sz w:val="32"/>
          <w:rtl/>
        </w:rPr>
      </w:pPr>
      <w:r w:rsidRPr="0081371E">
        <w:rPr>
          <w:rStyle w:val="afff8"/>
          <w:rtl/>
        </w:rPr>
        <w:t>מוקדשין</w:t>
      </w:r>
      <w:r w:rsidRPr="00C35A2C">
        <w:rPr>
          <w:rFonts w:ascii="David" w:hAnsi="David"/>
          <w:sz w:val="32"/>
          <w:rtl/>
        </w:rPr>
        <w:t>-קדשים קלים</w:t>
      </w:r>
      <w:r w:rsidR="00766316">
        <w:rPr>
          <w:rStyle w:val="affffe"/>
          <w:rFonts w:hint="cs"/>
          <w:rtl/>
        </w:rPr>
        <w:t>, וכריה</w:t>
      </w:r>
      <w:r w:rsidRPr="00766316">
        <w:rPr>
          <w:rStyle w:val="affffe"/>
          <w:rtl/>
        </w:rPr>
        <w:t xml:space="preserve">"ג </w:t>
      </w:r>
      <w:r w:rsidRPr="00C35A2C">
        <w:rPr>
          <w:rFonts w:ascii="David" w:hAnsi="David"/>
          <w:sz w:val="32"/>
          <w:rtl/>
        </w:rPr>
        <w:t>ד</w:t>
      </w:r>
      <w:r w:rsidR="00766316">
        <w:rPr>
          <w:rFonts w:ascii="David" w:hAnsi="David" w:hint="cs"/>
          <w:sz w:val="32"/>
          <w:rtl/>
        </w:rPr>
        <w:t>דמו ל</w:t>
      </w:r>
      <w:r w:rsidRPr="00C35A2C">
        <w:rPr>
          <w:rFonts w:ascii="David" w:hAnsi="David"/>
          <w:sz w:val="32"/>
          <w:rtl/>
        </w:rPr>
        <w:t xml:space="preserve">ממון בעלים </w:t>
      </w:r>
    </w:p>
    <w:p w14:paraId="04E7A128" w14:textId="108A950D" w:rsidR="00AC0AF5" w:rsidRDefault="00AC0AF5" w:rsidP="004C7189">
      <w:pPr>
        <w:rPr>
          <w:rFonts w:ascii="David" w:hAnsi="David"/>
          <w:sz w:val="32"/>
          <w:rtl/>
        </w:rPr>
      </w:pPr>
      <w:r w:rsidRPr="0081371E">
        <w:rPr>
          <w:rStyle w:val="afff8"/>
          <w:rtl/>
        </w:rPr>
        <w:t>מוחכרת ומושכרת</w:t>
      </w:r>
      <w:r w:rsidRPr="00C35A2C">
        <w:rPr>
          <w:rFonts w:ascii="David" w:hAnsi="David"/>
          <w:sz w:val="32"/>
          <w:rtl/>
        </w:rPr>
        <w:t xml:space="preserve"> דומיא דרועה באפר דשבח ממילא ולא חסרא מזונא</w:t>
      </w:r>
      <w:r w:rsidR="00766316">
        <w:rPr>
          <w:rStyle w:val="aff1"/>
          <w:rFonts w:ascii="David" w:hAnsi="David"/>
          <w:sz w:val="32"/>
          <w:rtl/>
        </w:rPr>
        <w:footnoteReference w:id="82"/>
      </w:r>
      <w:r w:rsidR="004C7189">
        <w:rPr>
          <w:rFonts w:ascii="David" w:hAnsi="David" w:hint="cs"/>
          <w:sz w:val="32"/>
          <w:rtl/>
        </w:rPr>
        <w:t xml:space="preserve">, </w:t>
      </w:r>
      <w:r w:rsidRPr="004C7189">
        <w:rPr>
          <w:rStyle w:val="affffe"/>
          <w:rtl/>
        </w:rPr>
        <w:t>וחידוש הוא</w:t>
      </w:r>
      <w:r w:rsidRPr="00C35A2C">
        <w:rPr>
          <w:rFonts w:ascii="David" w:hAnsi="David"/>
          <w:sz w:val="32"/>
          <w:rtl/>
        </w:rPr>
        <w:t xml:space="preserve"> דאף דהוחכרה והושכרה בחיי האב נוטל </w:t>
      </w:r>
      <w:r w:rsidR="00766316">
        <w:rPr>
          <w:rFonts w:ascii="David" w:hAnsi="David" w:hint="cs"/>
          <w:sz w:val="32"/>
          <w:rtl/>
        </w:rPr>
        <w:t>פי שנים</w:t>
      </w:r>
      <w:r w:rsidR="004C7189">
        <w:rPr>
          <w:rFonts w:ascii="David" w:hAnsi="David" w:hint="cs"/>
          <w:sz w:val="32"/>
          <w:rtl/>
        </w:rPr>
        <w:t xml:space="preserve">, </w:t>
      </w:r>
      <w:r w:rsidRPr="00C35A2C">
        <w:rPr>
          <w:rFonts w:ascii="David" w:hAnsi="David"/>
          <w:sz w:val="32"/>
          <w:rtl/>
        </w:rPr>
        <w:t>מוקי לה כרבי ולא כרבנן אא"כ מיירי במוחה</w:t>
      </w:r>
      <w:r w:rsidR="00766316">
        <w:rPr>
          <w:rFonts w:ascii="David" w:hAnsi="David" w:hint="cs"/>
          <w:sz w:val="32"/>
          <w:rtl/>
        </w:rPr>
        <w:t>.</w:t>
      </w:r>
    </w:p>
    <w:p w14:paraId="451E3E38" w14:textId="086C25CD" w:rsidR="00AC0AF5" w:rsidRPr="001B450D" w:rsidRDefault="001B450D" w:rsidP="00AC0AF5">
      <w:pPr>
        <w:pStyle w:val="aff9"/>
        <w:rPr>
          <w:del w:id="90138" w:author="מנוע עיצוב" w:date="2026-10-08T11:01:28Z"/>
          <w:rtl/>
        </w:rPr>
      </w:pPr>
      <w:del w:id="90137" w:author="מנוע עיצוב" w:date="2026-10-08T11:01:28Z">
        <w:r w:rsidRPr="001B450D">
          <w:rPr>
            <w:rtl/>
          </w:rPr>
          <w:delText xml:space="preserve">***</w:delText>
        </w:r>
      </w:del>
    </w:p>
    <w:p w14:paraId="3445B725" w14:textId="77777777" w:rsidR="00AC0AF5" w:rsidRPr="00C35A2C" w:rsidRDefault="00AC0AF5" w:rsidP="00982F98">
      <w:pPr>
        <w:pStyle w:val="affe"/>
        <w:framePr w:wrap="around"/>
        <w:rPr>
          <w:rtl/>
        </w:rPr>
      </w:pPr>
      <w:r w:rsidRPr="00C35A2C">
        <w:rPr>
          <w:rtl/>
        </w:rPr>
        <w:t>קכד.</w:t>
      </w:r>
    </w:p>
    <w:p w14:paraId="718FE73F" w14:textId="77777777" w:rsidR="00AC0AF5" w:rsidRPr="00766316" w:rsidRDefault="00AC0AF5" w:rsidP="00766316">
      <w:pPr>
        <w:pStyle w:val="affff9"/>
        <w:rPr>
          <w:rtl/>
        </w:rPr>
      </w:pPr>
      <w:r w:rsidRPr="00766316">
        <w:rPr>
          <w:rtl/>
        </w:rPr>
        <w:t>שבחו נכסים מאליהן</w:t>
      </w:r>
    </w:p>
    <w:p w14:paraId="0A6C9564" w14:textId="77777777" w:rsidR="00766316" w:rsidRPr="00766316" w:rsidRDefault="00AC0AF5" w:rsidP="00766316">
      <w:pPr>
        <w:pStyle w:val="36"/>
        <w:framePr w:wrap="notBeside"/>
        <w:rPr>
          <w:rtl/>
        </w:rPr>
      </w:pPr>
      <w:r w:rsidRPr="00766316">
        <w:rPr>
          <w:rtl/>
        </w:rPr>
        <w:t xml:space="preserve">רבנן </w:t>
      </w:r>
    </w:p>
    <w:p w14:paraId="38A74FCD" w14:textId="0A5C1A60" w:rsidR="00AC0AF5" w:rsidRPr="00C35A2C" w:rsidRDefault="00AC0AF5" w:rsidP="00AC0AF5">
      <w:pPr>
        <w:rPr>
          <w:rFonts w:ascii="David" w:hAnsi="David"/>
          <w:sz w:val="32"/>
          <w:rtl/>
        </w:rPr>
      </w:pPr>
      <w:r w:rsidRPr="00F10693">
        <w:rPr>
          <w:rFonts w:hint="cs"/>
          <w:rtl/>
        </w:rPr>
        <w:t>'</w:t>
      </w:r>
      <w:r w:rsidRPr="00F10693">
        <w:rPr>
          <w:rtl/>
        </w:rPr>
        <w:t>ל</w:t>
      </w:r>
      <w:r w:rsidRPr="007367C6">
        <w:rPr>
          <w:rStyle w:val="affff8"/>
          <w:rtl/>
        </w:rPr>
        <w:t>תת לו</w:t>
      </w:r>
      <w:r w:rsidRPr="00F10693">
        <w:rPr>
          <w:rFonts w:hint="cs"/>
          <w:rtl/>
        </w:rPr>
        <w:t>'</w:t>
      </w:r>
      <w:r w:rsidRPr="00F10693">
        <w:rPr>
          <w:rtl/>
        </w:rPr>
        <w:t>-</w:t>
      </w:r>
      <w:r w:rsidRPr="00C35A2C">
        <w:rPr>
          <w:rFonts w:ascii="David" w:hAnsi="David"/>
          <w:sz w:val="32"/>
          <w:rtl/>
        </w:rPr>
        <w:t>כמתנה ובכה"ג אינו נוטל</w:t>
      </w:r>
    </w:p>
    <w:p w14:paraId="60B2F766" w14:textId="77777777" w:rsidR="00766316" w:rsidRPr="00766316" w:rsidRDefault="00AC0AF5" w:rsidP="00766316">
      <w:pPr>
        <w:pStyle w:val="36"/>
        <w:framePr w:wrap="notBeside"/>
        <w:rPr>
          <w:rtl/>
        </w:rPr>
      </w:pPr>
      <w:r w:rsidRPr="00766316">
        <w:rPr>
          <w:rtl/>
        </w:rPr>
        <w:t xml:space="preserve">רבי </w:t>
      </w:r>
    </w:p>
    <w:p w14:paraId="05AD4551" w14:textId="207C6ECA" w:rsidR="00AC0AF5" w:rsidRPr="00C35A2C" w:rsidRDefault="00AC0AF5" w:rsidP="00AC0AF5">
      <w:pPr>
        <w:rPr>
          <w:rFonts w:ascii="David" w:hAnsi="David"/>
          <w:sz w:val="32"/>
          <w:rtl/>
        </w:rPr>
      </w:pPr>
      <w:r w:rsidRPr="00F10693">
        <w:rPr>
          <w:rFonts w:hint="cs"/>
          <w:rtl/>
        </w:rPr>
        <w:t>'</w:t>
      </w:r>
      <w:r w:rsidRPr="00F10693">
        <w:rPr>
          <w:rtl/>
        </w:rPr>
        <w:t>פ</w:t>
      </w:r>
      <w:r w:rsidRPr="007367C6">
        <w:rPr>
          <w:rStyle w:val="affff8"/>
          <w:rtl/>
        </w:rPr>
        <w:t>י שנים</w:t>
      </w:r>
      <w:r w:rsidRPr="00F10693">
        <w:rPr>
          <w:rFonts w:hint="cs"/>
          <w:rtl/>
        </w:rPr>
        <w:t>'</w:t>
      </w:r>
      <w:r w:rsidRPr="00F10693">
        <w:rPr>
          <w:rtl/>
        </w:rPr>
        <w:t>-</w:t>
      </w:r>
      <w:r w:rsidRPr="00C35A2C">
        <w:rPr>
          <w:rFonts w:ascii="David" w:hAnsi="David"/>
          <w:sz w:val="32"/>
          <w:rtl/>
        </w:rPr>
        <w:t>מקיש בכורה לחלק פשוט</w:t>
      </w:r>
    </w:p>
    <w:p w14:paraId="0B8B29EE" w14:textId="77777777" w:rsidR="00766316" w:rsidRPr="00766316" w:rsidRDefault="00AC0AF5" w:rsidP="00766316">
      <w:pPr>
        <w:pStyle w:val="36"/>
        <w:framePr w:wrap="notBeside"/>
        <w:rPr>
          <w:rtl/>
        </w:rPr>
      </w:pPr>
      <w:r w:rsidRPr="00766316">
        <w:rPr>
          <w:rtl/>
        </w:rPr>
        <w:t xml:space="preserve">רבנן </w:t>
      </w:r>
    </w:p>
    <w:p w14:paraId="6348DFBC" w14:textId="06A53912" w:rsidR="00AC0AF5" w:rsidRPr="00C35A2C" w:rsidRDefault="00AC0AF5" w:rsidP="00AC0AF5">
      <w:pPr>
        <w:rPr>
          <w:rFonts w:ascii="David" w:hAnsi="David"/>
          <w:sz w:val="32"/>
          <w:rtl/>
        </w:rPr>
      </w:pPr>
      <w:r w:rsidRPr="00F10693">
        <w:rPr>
          <w:rFonts w:hint="cs"/>
          <w:rtl/>
        </w:rPr>
        <w:t>'</w:t>
      </w:r>
      <w:r w:rsidRPr="00F10693">
        <w:rPr>
          <w:rtl/>
        </w:rPr>
        <w:t>פ</w:t>
      </w:r>
      <w:r w:rsidRPr="007367C6">
        <w:rPr>
          <w:rStyle w:val="affff8"/>
          <w:rtl/>
        </w:rPr>
        <w:t>י שנים</w:t>
      </w:r>
      <w:r w:rsidRPr="00F10693">
        <w:rPr>
          <w:rFonts w:hint="cs"/>
          <w:rtl/>
        </w:rPr>
        <w:t>'</w:t>
      </w:r>
      <w:r w:rsidRPr="00F10693">
        <w:rPr>
          <w:rtl/>
        </w:rPr>
        <w:t>-</w:t>
      </w:r>
      <w:r w:rsidRPr="00C35A2C">
        <w:rPr>
          <w:rFonts w:ascii="David" w:hAnsi="David"/>
          <w:sz w:val="32"/>
          <w:rtl/>
        </w:rPr>
        <w:t>למיתבא חד מצרא שיפילו על שנים החיצונות</w:t>
      </w:r>
    </w:p>
    <w:p w14:paraId="2EB75E52" w14:textId="77777777" w:rsidR="00766316" w:rsidRPr="00766316" w:rsidRDefault="00AC0AF5" w:rsidP="00766316">
      <w:pPr>
        <w:pStyle w:val="36"/>
        <w:framePr w:wrap="notBeside"/>
        <w:rPr>
          <w:rtl/>
        </w:rPr>
      </w:pPr>
      <w:r w:rsidRPr="00766316">
        <w:rPr>
          <w:rtl/>
        </w:rPr>
        <w:t xml:space="preserve">רבי </w:t>
      </w:r>
    </w:p>
    <w:p w14:paraId="4FC3149C" w14:textId="77777777" w:rsidR="00766316" w:rsidRDefault="00AC0AF5" w:rsidP="00AC0AF5">
      <w:pPr>
        <w:rPr>
          <w:rStyle w:val="afffff0"/>
          <w:rtl/>
        </w:rPr>
      </w:pPr>
      <w:r w:rsidRPr="00F10693">
        <w:rPr>
          <w:rFonts w:hint="cs"/>
          <w:rtl/>
        </w:rPr>
        <w:t>'</w:t>
      </w:r>
      <w:r w:rsidRPr="00F10693">
        <w:rPr>
          <w:rtl/>
        </w:rPr>
        <w:t>ל</w:t>
      </w:r>
      <w:r w:rsidRPr="007367C6">
        <w:rPr>
          <w:rStyle w:val="affff8"/>
          <w:rtl/>
        </w:rPr>
        <w:t>תת לו</w:t>
      </w:r>
      <w:r w:rsidRPr="00F10693">
        <w:rPr>
          <w:rFonts w:hint="cs"/>
          <w:rtl/>
        </w:rPr>
        <w:t>'</w:t>
      </w:r>
      <w:r w:rsidRPr="00F10693">
        <w:rPr>
          <w:rtl/>
        </w:rPr>
        <w:t>-</w:t>
      </w:r>
      <w:r w:rsidRPr="00C35A2C">
        <w:rPr>
          <w:rFonts w:ascii="David" w:hAnsi="David"/>
          <w:sz w:val="32"/>
          <w:rtl/>
        </w:rPr>
        <w:t xml:space="preserve">שרשאי לומר איני נותן ואיני נוטל </w:t>
      </w:r>
    </w:p>
    <w:p w14:paraId="7DBC08AF" w14:textId="059211D7" w:rsidR="00AC0AF5" w:rsidRPr="00766316" w:rsidRDefault="00AC0AF5" w:rsidP="00AC0AF5">
      <w:pPr>
        <w:rPr>
          <w:rStyle w:val="afffff0"/>
          <w:rtl/>
        </w:rPr>
      </w:pPr>
      <w:r w:rsidRPr="00766316">
        <w:rPr>
          <w:rStyle w:val="afffff0"/>
          <w:rtl/>
        </w:rPr>
        <w:t>[והך דינא דבר מצרא ילפינן מהיקשא]</w:t>
      </w:r>
    </w:p>
    <w:p w14:paraId="2200F92B" w14:textId="77777777" w:rsidR="00766316" w:rsidRPr="00766316" w:rsidRDefault="00AC0AF5" w:rsidP="00766316">
      <w:pPr>
        <w:pStyle w:val="36"/>
        <w:framePr w:wrap="notBeside"/>
        <w:rPr>
          <w:rtl/>
        </w:rPr>
      </w:pPr>
      <w:r w:rsidRPr="00766316">
        <w:rPr>
          <w:rtl/>
        </w:rPr>
        <w:t xml:space="preserve">ולרבנן </w:t>
      </w:r>
    </w:p>
    <w:p w14:paraId="31A6162A" w14:textId="718F7AD5" w:rsidR="00AC0AF5" w:rsidRPr="00766316" w:rsidRDefault="00AC0AF5" w:rsidP="00AC0AF5">
      <w:pPr>
        <w:rPr>
          <w:rStyle w:val="afffff0"/>
          <w:rtl/>
        </w:rPr>
      </w:pPr>
      <w:r w:rsidRPr="00C35A2C">
        <w:rPr>
          <w:rFonts w:ascii="David" w:hAnsi="David"/>
          <w:sz w:val="32"/>
          <w:rtl/>
        </w:rPr>
        <w:t xml:space="preserve">תרוויהו ילפינן מקרא דלתת לו </w:t>
      </w:r>
      <w:r w:rsidRPr="00766316">
        <w:rPr>
          <w:rStyle w:val="afffff0"/>
          <w:rtl/>
        </w:rPr>
        <w:t>[היינו מה"לתת" ומה"לו"]</w:t>
      </w:r>
      <w:r w:rsidR="00766316">
        <w:rPr>
          <w:rStyle w:val="aff1"/>
          <w:rFonts w:ascii="Fb Fontext" w:hAnsi="Fb Fontext"/>
          <w:sz w:val="14"/>
          <w:szCs w:val="13"/>
          <w:rtl/>
        </w:rPr>
        <w:footnoteReference w:id="83"/>
      </w:r>
    </w:p>
    <w:p w14:paraId="449FCD0F" w14:textId="77777777" w:rsidR="00AC0AF5" w:rsidRPr="00C35A2C" w:rsidRDefault="00AC0AF5" w:rsidP="00AC0AF5">
      <w:pPr>
        <w:rPr>
          <w:rFonts w:ascii="David" w:hAnsi="David"/>
          <w:sz w:val="32"/>
          <w:rtl/>
        </w:rPr>
      </w:pPr>
      <w:r w:rsidRPr="0081371E">
        <w:rPr>
          <w:rStyle w:val="afff8"/>
          <w:rtl/>
        </w:rPr>
        <w:t>מלוה בשטר</w:t>
      </w:r>
      <w:r w:rsidRPr="00C35A2C">
        <w:rPr>
          <w:rFonts w:ascii="David" w:hAnsi="David"/>
          <w:sz w:val="32"/>
          <w:rtl/>
        </w:rPr>
        <w:t xml:space="preserve"> ולא בע"פ </w:t>
      </w:r>
      <w:r w:rsidRPr="00766316">
        <w:rPr>
          <w:rStyle w:val="afffff0"/>
          <w:rtl/>
        </w:rPr>
        <w:t>[שיכול לטעון]</w:t>
      </w:r>
      <w:r w:rsidRPr="00C35A2C">
        <w:rPr>
          <w:rFonts w:ascii="David" w:hAnsi="David"/>
          <w:sz w:val="32"/>
          <w:rtl/>
        </w:rPr>
        <w:t xml:space="preserve"> </w:t>
      </w:r>
      <w:r w:rsidRPr="00766316">
        <w:rPr>
          <w:rStyle w:val="affffe"/>
          <w:rtl/>
        </w:rPr>
        <w:t>לרבי</w:t>
      </w:r>
      <w:r w:rsidRPr="00C35A2C">
        <w:rPr>
          <w:rFonts w:ascii="David" w:hAnsi="David"/>
          <w:sz w:val="32"/>
          <w:rtl/>
        </w:rPr>
        <w:t xml:space="preserve"> נוטל דהויא כמוחזק </w:t>
      </w:r>
      <w:r w:rsidRPr="00766316">
        <w:rPr>
          <w:rStyle w:val="affffe"/>
          <w:rtl/>
        </w:rPr>
        <w:t>רבנן</w:t>
      </w:r>
      <w:r w:rsidRPr="00C35A2C">
        <w:rPr>
          <w:rFonts w:ascii="David" w:hAnsi="David"/>
          <w:sz w:val="32"/>
          <w:rtl/>
        </w:rPr>
        <w:t xml:space="preserve"> לא</w:t>
      </w:r>
    </w:p>
    <w:p w14:paraId="418A8CF8" w14:textId="77777777" w:rsidR="00AC0AF5" w:rsidRPr="00C35A2C" w:rsidRDefault="00AC0AF5" w:rsidP="00AC0AF5">
      <w:pPr>
        <w:rPr>
          <w:rFonts w:ascii="David" w:hAnsi="David"/>
          <w:sz w:val="32"/>
          <w:rtl/>
        </w:rPr>
      </w:pPr>
      <w:r w:rsidRPr="00766316">
        <w:rPr>
          <w:rFonts w:ascii="David" w:hAnsi="David"/>
          <w:b/>
          <w:bCs/>
          <w:sz w:val="32"/>
          <w:rtl/>
        </w:rPr>
        <w:t>דיקלא ואלים ארעא ואסיק שרטון</w:t>
      </w:r>
      <w:r w:rsidRPr="00C35A2C">
        <w:rPr>
          <w:rFonts w:ascii="David" w:hAnsi="David"/>
          <w:sz w:val="32"/>
          <w:rtl/>
        </w:rPr>
        <w:t xml:space="preserve"> </w:t>
      </w:r>
      <w:r w:rsidRPr="00766316">
        <w:rPr>
          <w:rStyle w:val="affffe"/>
          <w:rtl/>
        </w:rPr>
        <w:t>כו"ע</w:t>
      </w:r>
      <w:r w:rsidRPr="00C35A2C">
        <w:rPr>
          <w:rFonts w:ascii="David" w:hAnsi="David"/>
          <w:sz w:val="32"/>
          <w:rtl/>
        </w:rPr>
        <w:t xml:space="preserve"> </w:t>
      </w:r>
      <w:r>
        <w:rPr>
          <w:rFonts w:ascii="David" w:hAnsi="David" w:hint="cs"/>
          <w:sz w:val="32"/>
          <w:rtl/>
        </w:rPr>
        <w:t>לוקח</w:t>
      </w:r>
    </w:p>
    <w:p w14:paraId="54C34385" w14:textId="77777777" w:rsidR="00766316" w:rsidRDefault="00AC0AF5" w:rsidP="00AC0AF5">
      <w:pPr>
        <w:rPr>
          <w:rFonts w:ascii="David" w:hAnsi="David"/>
          <w:b/>
          <w:bCs/>
          <w:sz w:val="32"/>
          <w:rtl/>
        </w:rPr>
      </w:pPr>
      <w:r w:rsidRPr="00766316">
        <w:rPr>
          <w:rFonts w:ascii="David" w:hAnsi="David"/>
          <w:b/>
          <w:bCs/>
          <w:sz w:val="32"/>
          <w:rtl/>
        </w:rPr>
        <w:t>חפירה והוו שקלי</w:t>
      </w:r>
      <w:r w:rsidRPr="00766316">
        <w:rPr>
          <w:rFonts w:ascii="David" w:hAnsi="David" w:hint="cs"/>
          <w:b/>
          <w:bCs/>
          <w:sz w:val="32"/>
          <w:rtl/>
        </w:rPr>
        <w:t>,</w:t>
      </w:r>
      <w:r w:rsidRPr="00766316">
        <w:rPr>
          <w:rFonts w:ascii="David" w:hAnsi="David"/>
          <w:b/>
          <w:bCs/>
          <w:sz w:val="32"/>
          <w:rtl/>
        </w:rPr>
        <w:t xml:space="preserve"> שלפפופי והוו תמרי </w:t>
      </w:r>
    </w:p>
    <w:p w14:paraId="7B4EDBBC" w14:textId="53894906" w:rsidR="00AC0AF5" w:rsidRPr="00C35A2C" w:rsidRDefault="00AC0AF5" w:rsidP="00AC0AF5">
      <w:pPr>
        <w:rPr>
          <w:rFonts w:ascii="David" w:hAnsi="David"/>
          <w:sz w:val="32"/>
          <w:rtl/>
        </w:rPr>
      </w:pPr>
      <w:r w:rsidRPr="00766316">
        <w:rPr>
          <w:rStyle w:val="affffe"/>
          <w:rtl/>
        </w:rPr>
        <w:t>רבי-</w:t>
      </w:r>
      <w:r>
        <w:rPr>
          <w:rFonts w:ascii="David" w:hAnsi="David" w:hint="cs"/>
          <w:sz w:val="32"/>
          <w:rtl/>
        </w:rPr>
        <w:t xml:space="preserve"> </w:t>
      </w:r>
      <w:r w:rsidRPr="00C35A2C">
        <w:rPr>
          <w:rFonts w:ascii="David" w:hAnsi="David"/>
          <w:sz w:val="32"/>
          <w:rtl/>
        </w:rPr>
        <w:t xml:space="preserve">שבחא דממילא </w:t>
      </w:r>
      <w:r w:rsidRPr="00766316">
        <w:rPr>
          <w:rStyle w:val="affffe"/>
          <w:rtl/>
        </w:rPr>
        <w:t>רבנן-</w:t>
      </w:r>
      <w:r w:rsidRPr="00C35A2C">
        <w:rPr>
          <w:rFonts w:ascii="David" w:hAnsi="David"/>
          <w:sz w:val="32"/>
          <w:rtl/>
        </w:rPr>
        <w:t>אישתני</w:t>
      </w:r>
    </w:p>
    <w:p w14:paraId="1B50ACBE" w14:textId="78AEE37E" w:rsidR="00AC0AF5" w:rsidRPr="001B450D" w:rsidRDefault="001B450D" w:rsidP="00AC0AF5">
      <w:pPr>
        <w:pStyle w:val="aff9"/>
        <w:rPr>
          <w:rtl/>
        </w:rPr>
      </w:pPr>
      <w:r w:rsidRPr="001B450D">
        <w:rPr>
          <w:rtl/>
        </w:rPr>
        <w:t>***</w:t>
      </w:r>
    </w:p>
    <w:p w14:paraId="00FFA8CE" w14:textId="77777777" w:rsidR="00AC0AF5" w:rsidRPr="00C35A2C" w:rsidRDefault="00AC0AF5" w:rsidP="00982F98">
      <w:pPr>
        <w:pStyle w:val="affe"/>
        <w:framePr w:wrap="around"/>
        <w:rPr>
          <w:rtl/>
        </w:rPr>
      </w:pPr>
      <w:r w:rsidRPr="00C35A2C">
        <w:rPr>
          <w:rtl/>
        </w:rPr>
        <w:t>קכד:</w:t>
      </w:r>
    </w:p>
    <w:p w14:paraId="6AFB87A7" w14:textId="4EA48D73" w:rsidR="00AC0AF5" w:rsidRPr="006C5A96" w:rsidRDefault="00AC0AF5" w:rsidP="00AC0AF5">
      <w:pPr>
        <w:rPr>
          <w:rFonts w:ascii="David" w:hAnsi="David"/>
          <w:sz w:val="30"/>
          <w:rtl/>
        </w:rPr>
      </w:pPr>
      <w:r>
        <w:rPr>
          <w:rStyle w:val="affffe"/>
          <w:rtl/>
          <w:rPrChange w:id="9462" w:author="מנוע אמוראים" w:date="2026-10-05T16:41:09Z">
            <w:rPr>
              <w:rStyle w:val="afff8"/>
              <w:rtl/>
            </w:rPr>
          </w:rPrChange>
        </w:rPr>
        <w:t xml:space="preserve">ר"ח</w:t>
      </w:r>
      <w:r w:rsidRPr="006C5A96">
        <w:rPr>
          <w:rFonts w:ascii="David" w:hAnsi="David"/>
          <w:sz w:val="30"/>
          <w:rtl/>
        </w:rPr>
        <w:t xml:space="preserve"> עשה כרבי ולא כחכמים עשה –דמספקא ליה אי הילכתא כרבי מחברו או מחבריו</w:t>
      </w:r>
      <w:r w:rsidR="00766316">
        <w:rPr>
          <w:rStyle w:val="aff1"/>
          <w:rFonts w:ascii="David" w:hAnsi="David"/>
          <w:sz w:val="30"/>
          <w:rtl/>
        </w:rPr>
        <w:footnoteReference w:id="84"/>
      </w:r>
    </w:p>
    <w:p w14:paraId="160E7BBF" w14:textId="77777777" w:rsidR="00766316" w:rsidRPr="00766316" w:rsidRDefault="00AC0AF5" w:rsidP="00766316">
      <w:pPr>
        <w:pStyle w:val="36"/>
        <w:framePr w:wrap="notBeside"/>
        <w:rPr>
          <w:rtl/>
        </w:rPr>
      </w:pPr>
      <w:r w:rsidRPr="00766316">
        <w:rPr>
          <w:rtl/>
        </w:rPr>
        <w:t xml:space="preserve">ר"י </w:t>
      </w:r>
    </w:p>
    <w:p w14:paraId="3A1948A1" w14:textId="307510B3" w:rsidR="00AC0AF5" w:rsidRPr="00C35A2C" w:rsidRDefault="00AC0AF5" w:rsidP="00AC0AF5">
      <w:pPr>
        <w:rPr>
          <w:rFonts w:ascii="David" w:hAnsi="David"/>
          <w:sz w:val="32"/>
          <w:rtl/>
        </w:rPr>
      </w:pPr>
      <w:r w:rsidRPr="00C35A2C">
        <w:rPr>
          <w:rFonts w:ascii="David" w:hAnsi="David"/>
          <w:sz w:val="32"/>
          <w:rtl/>
        </w:rPr>
        <w:t>מחבירו ולא מחבריו בדווקא או לא</w:t>
      </w:r>
    </w:p>
    <w:p w14:paraId="3C05CF00" w14:textId="77777777" w:rsidR="00766316" w:rsidRPr="00766316" w:rsidRDefault="00AC0AF5" w:rsidP="00766316">
      <w:pPr>
        <w:pStyle w:val="36"/>
        <w:framePr w:wrap="notBeside"/>
        <w:rPr>
          <w:rtl/>
        </w:rPr>
      </w:pPr>
      <w:r w:rsidRPr="00766316">
        <w:rPr>
          <w:rtl/>
        </w:rPr>
        <w:t>ר"נ</w:t>
      </w:r>
    </w:p>
    <w:p w14:paraId="77041C2E" w14:textId="44036CE7" w:rsidR="00AC0AF5" w:rsidRPr="00C35A2C" w:rsidRDefault="00AC0AF5" w:rsidP="00AC0AF5">
      <w:pPr>
        <w:rPr>
          <w:rFonts w:ascii="David" w:hAnsi="David"/>
          <w:sz w:val="32"/>
          <w:rtl/>
        </w:rPr>
      </w:pPr>
      <w:r w:rsidRPr="00C35A2C">
        <w:rPr>
          <w:rFonts w:ascii="David" w:hAnsi="David"/>
          <w:sz w:val="32"/>
          <w:rtl/>
        </w:rPr>
        <w:t>אסור לעשות כרבי מחבירו ולא מחבריו</w:t>
      </w:r>
    </w:p>
    <w:p w14:paraId="6BC0FCBF" w14:textId="50FA2817" w:rsidR="00766316" w:rsidRPr="00766316" w:rsidRDefault="00AC0AF5" w:rsidP="00766316">
      <w:pPr>
        <w:pStyle w:val="36"/>
        <w:framePr w:wrap="notBeside"/>
        <w:rPr>
          <w:rtl/>
        </w:rPr>
      </w:pPr>
      <w:r w:rsidRPr="00766316">
        <w:rPr>
          <w:rtl/>
        </w:rPr>
        <w:t>ר"נ דיד</w:t>
      </w:r>
      <w:r w:rsidR="00766316">
        <w:rPr>
          <w:rFonts w:hint="cs"/>
          <w:rtl/>
        </w:rPr>
        <w:t>י</w:t>
      </w:r>
      <w:r w:rsidRPr="00766316">
        <w:rPr>
          <w:rtl/>
        </w:rPr>
        <w:t>ה</w:t>
      </w:r>
    </w:p>
    <w:p w14:paraId="73BA0CCA" w14:textId="31F6D74F" w:rsidR="00AC0AF5" w:rsidRPr="00C35A2C" w:rsidRDefault="00AC0AF5" w:rsidP="00AC0AF5">
      <w:pPr>
        <w:rPr>
          <w:rFonts w:ascii="David" w:hAnsi="David"/>
          <w:sz w:val="32"/>
          <w:rtl/>
        </w:rPr>
      </w:pPr>
      <w:r w:rsidRPr="00C35A2C">
        <w:rPr>
          <w:rFonts w:ascii="David" w:hAnsi="David"/>
          <w:sz w:val="32"/>
          <w:rtl/>
        </w:rPr>
        <w:t>מותר לעשות כרבי ואפי</w:t>
      </w:r>
      <w:r w:rsidRPr="00F10693">
        <w:rPr>
          <w:rtl/>
        </w:rPr>
        <w:t xml:space="preserve">' </w:t>
      </w:r>
      <w:r w:rsidRPr="00C35A2C">
        <w:rPr>
          <w:rFonts w:ascii="David" w:hAnsi="David"/>
          <w:sz w:val="32"/>
          <w:rtl/>
        </w:rPr>
        <w:t>מחביריו</w:t>
      </w:r>
    </w:p>
    <w:p w14:paraId="13923C19" w14:textId="77777777" w:rsidR="00766316" w:rsidRPr="00766316" w:rsidRDefault="00AC0AF5" w:rsidP="00766316">
      <w:pPr>
        <w:pStyle w:val="36"/>
        <w:framePr w:wrap="notBeside"/>
        <w:rPr>
          <w:rtl/>
        </w:rPr>
      </w:pPr>
      <w:r w:rsidRPr="00766316">
        <w:rPr>
          <w:rtl/>
        </w:rPr>
        <w:t xml:space="preserve">רבא </w:t>
      </w:r>
    </w:p>
    <w:p w14:paraId="438999CB" w14:textId="72612340" w:rsidR="00AC0AF5" w:rsidRPr="00C35A2C" w:rsidRDefault="00AC0AF5" w:rsidP="00AC0AF5">
      <w:pPr>
        <w:rPr>
          <w:rFonts w:ascii="David" w:hAnsi="David"/>
          <w:sz w:val="32"/>
          <w:rtl/>
        </w:rPr>
      </w:pPr>
      <w:r w:rsidRPr="00C35A2C">
        <w:rPr>
          <w:rFonts w:ascii="David" w:hAnsi="David"/>
          <w:sz w:val="32"/>
          <w:rtl/>
        </w:rPr>
        <w:t>אסור לעשות כרבי ואי עשה עשוי</w:t>
      </w:r>
      <w:r>
        <w:rPr>
          <w:rFonts w:ascii="David" w:hAnsi="David"/>
          <w:sz w:val="32"/>
          <w:rtl/>
        </w:rPr>
        <w:t xml:space="preserve"> </w:t>
      </w:r>
      <w:r w:rsidRPr="00C35A2C">
        <w:rPr>
          <w:rFonts w:ascii="David" w:hAnsi="David"/>
          <w:sz w:val="32"/>
          <w:rtl/>
        </w:rPr>
        <w:t>סבר מטין</w:t>
      </w:r>
    </w:p>
    <w:p w14:paraId="7B12458E" w14:textId="77777777" w:rsidR="00766316" w:rsidRPr="00766316" w:rsidRDefault="00AC0AF5" w:rsidP="00766316">
      <w:pPr>
        <w:pStyle w:val="36"/>
        <w:framePr w:wrap="notBeside"/>
        <w:rPr>
          <w:rtl/>
        </w:rPr>
      </w:pPr>
      <w:r w:rsidRPr="00766316">
        <w:rPr>
          <w:rtl/>
        </w:rPr>
        <w:t xml:space="preserve">ר"נ </w:t>
      </w:r>
    </w:p>
    <w:p w14:paraId="10DDD6B1" w14:textId="3DC64A04" w:rsidR="00AC0AF5" w:rsidRPr="00C35A2C" w:rsidRDefault="00AC0AF5" w:rsidP="00AC0AF5">
      <w:pPr>
        <w:rPr>
          <w:rFonts w:ascii="David" w:hAnsi="David"/>
          <w:sz w:val="32"/>
          <w:rtl/>
        </w:rPr>
      </w:pPr>
      <w:r w:rsidRPr="00766316">
        <w:rPr>
          <w:rStyle w:val="affffe"/>
          <w:rtl/>
        </w:rPr>
        <w:t>בשאר ספרי דבי רב</w:t>
      </w:r>
      <w:r w:rsidRPr="00C35A2C">
        <w:rPr>
          <w:rFonts w:ascii="David" w:hAnsi="David"/>
          <w:sz w:val="32"/>
          <w:rtl/>
        </w:rPr>
        <w:t xml:space="preserve"> פרט לשבח שהשביחו יורשין לאחר מיתת אביהן</w:t>
      </w:r>
    </w:p>
    <w:p w14:paraId="298204E4" w14:textId="620A721B" w:rsidR="00AC0AF5" w:rsidRPr="00C35A2C" w:rsidRDefault="00AC0AF5" w:rsidP="00AC0AF5">
      <w:pPr>
        <w:rPr>
          <w:rFonts w:ascii="David" w:hAnsi="David"/>
          <w:sz w:val="32"/>
          <w:rtl/>
        </w:rPr>
      </w:pPr>
      <w:r w:rsidRPr="00C35A2C">
        <w:rPr>
          <w:rFonts w:ascii="David" w:hAnsi="David"/>
          <w:sz w:val="32"/>
          <w:rtl/>
        </w:rPr>
        <w:t>אבל שבח ששבחו נכסין לאחר מיתת אביהן מותר-</w:t>
      </w:r>
      <w:r w:rsidR="00766316">
        <w:rPr>
          <w:rFonts w:ascii="David" w:hAnsi="David" w:hint="cs"/>
          <w:sz w:val="32"/>
          <w:rtl/>
        </w:rPr>
        <w:t>כ</w:t>
      </w:r>
      <w:r w:rsidRPr="00C35A2C">
        <w:rPr>
          <w:rFonts w:ascii="David" w:hAnsi="David"/>
          <w:sz w:val="32"/>
          <w:rtl/>
        </w:rPr>
        <w:t xml:space="preserve">רבי </w:t>
      </w:r>
    </w:p>
    <w:p w14:paraId="6800B9BA" w14:textId="25353066" w:rsidR="00766316" w:rsidRPr="00766316" w:rsidRDefault="00766316" w:rsidP="00766316">
      <w:pPr>
        <w:pStyle w:val="36"/>
        <w:framePr w:wrap="notBeside"/>
        <w:rPr>
          <w:rtl/>
        </w:rPr>
      </w:pPr>
      <w:r>
        <w:rPr>
          <w:rFonts w:hint="cs"/>
          <w:rtl/>
        </w:rPr>
        <w:t>רב''ח:</w:t>
      </w:r>
      <w:r w:rsidR="00AC0AF5" w:rsidRPr="00766316">
        <w:rPr>
          <w:rtl/>
        </w:rPr>
        <w:t xml:space="preserve"> </w:t>
      </w:r>
    </w:p>
    <w:p w14:paraId="7C026854" w14:textId="4AA6470E" w:rsidR="00AC0AF5" w:rsidRPr="00C35A2C" w:rsidRDefault="00AC0AF5" w:rsidP="00AC0AF5">
      <w:pPr>
        <w:rPr>
          <w:rFonts w:ascii="David" w:hAnsi="David"/>
          <w:sz w:val="32"/>
          <w:rtl/>
        </w:rPr>
      </w:pPr>
      <w:r w:rsidRPr="00C35A2C">
        <w:rPr>
          <w:rFonts w:ascii="David" w:hAnsi="David"/>
          <w:sz w:val="32"/>
          <w:rtl/>
        </w:rPr>
        <w:t>ספרי דבי רב פרט לשבח ששבחו יורשין לאחר מיתת אביהן</w:t>
      </w:r>
    </w:p>
    <w:p w14:paraId="036965FD" w14:textId="77777777" w:rsidR="00AC0AF5" w:rsidRPr="00C35A2C" w:rsidRDefault="00AC0AF5" w:rsidP="00AC0AF5">
      <w:pPr>
        <w:rPr>
          <w:rFonts w:ascii="David" w:hAnsi="David"/>
          <w:sz w:val="32"/>
          <w:rtl/>
        </w:rPr>
      </w:pPr>
      <w:r w:rsidRPr="00C35A2C">
        <w:rPr>
          <w:rFonts w:ascii="David" w:hAnsi="David"/>
          <w:sz w:val="32"/>
          <w:rtl/>
        </w:rPr>
        <w:t>שבח שהשביחו נכסים דאינם נוטלים–רבי היא</w:t>
      </w:r>
    </w:p>
    <w:p w14:paraId="0FF8E351" w14:textId="77777777" w:rsidR="00766316" w:rsidRPr="00766316" w:rsidRDefault="00AC0AF5" w:rsidP="00766316">
      <w:pPr>
        <w:pStyle w:val="36"/>
        <w:framePr w:wrap="notBeside"/>
        <w:rPr>
          <w:rtl/>
        </w:rPr>
      </w:pPr>
      <w:r w:rsidRPr="00766316">
        <w:rPr>
          <w:rtl/>
        </w:rPr>
        <w:t xml:space="preserve">ריא"ש- </w:t>
      </w:r>
    </w:p>
    <w:p w14:paraId="7D7A5DF8" w14:textId="7CEFA0CD" w:rsidR="00AC0AF5" w:rsidRPr="00C35A2C" w:rsidRDefault="00AC0AF5" w:rsidP="00766316">
      <w:pPr>
        <w:spacing w:after="60"/>
        <w:rPr>
          <w:rFonts w:ascii="David" w:hAnsi="David"/>
          <w:sz w:val="32"/>
          <w:rtl/>
        </w:rPr>
      </w:pPr>
      <w:r w:rsidRPr="00766316">
        <w:rPr>
          <w:rStyle w:val="affffe"/>
          <w:rtl/>
        </w:rPr>
        <w:t>רבי</w:t>
      </w:r>
      <w:r w:rsidRPr="00C35A2C">
        <w:rPr>
          <w:rFonts w:ascii="David" w:hAnsi="David"/>
          <w:sz w:val="32"/>
          <w:rtl/>
        </w:rPr>
        <w:t xml:space="preserve"> נוטל פ"ש מלוה ורבית. </w:t>
      </w:r>
      <w:r w:rsidRPr="00766316">
        <w:rPr>
          <w:rStyle w:val="affffe"/>
          <w:rtl/>
        </w:rPr>
        <w:t>רבנן</w:t>
      </w:r>
      <w:r w:rsidRPr="00C35A2C">
        <w:rPr>
          <w:rFonts w:ascii="David" w:hAnsi="David"/>
          <w:sz w:val="32"/>
          <w:rtl/>
        </w:rPr>
        <w:t xml:space="preserve"> לא ואשמעינן מלוה דס</w:t>
      </w:r>
      <w:r w:rsidRPr="00F10693">
        <w:rPr>
          <w:rtl/>
        </w:rPr>
        <w:t>'ד</w:t>
      </w:r>
      <w:r w:rsidRPr="00C35A2C">
        <w:rPr>
          <w:rFonts w:ascii="David" w:hAnsi="David"/>
          <w:sz w:val="32"/>
          <w:rtl/>
        </w:rPr>
        <w:t xml:space="preserve"> דכמאן דגביא דמי</w:t>
      </w:r>
    </w:p>
    <w:p w14:paraId="72F85A78" w14:textId="77777777" w:rsidR="00766316" w:rsidRPr="00766316" w:rsidRDefault="00AC0AF5" w:rsidP="00766316">
      <w:pPr>
        <w:pStyle w:val="36"/>
        <w:framePr w:wrap="notBeside"/>
        <w:rPr>
          <w:rtl/>
        </w:rPr>
      </w:pPr>
      <w:r w:rsidRPr="00766316">
        <w:rPr>
          <w:rtl/>
        </w:rPr>
        <w:t xml:space="preserve">שלחו מתם </w:t>
      </w:r>
    </w:p>
    <w:p w14:paraId="5A73E2BC" w14:textId="3FBB76D1" w:rsidR="00AC0AF5" w:rsidRPr="00C35A2C" w:rsidRDefault="00AC0AF5" w:rsidP="00AC0AF5">
      <w:pPr>
        <w:rPr>
          <w:rFonts w:ascii="David" w:hAnsi="David"/>
          <w:sz w:val="32"/>
          <w:rtl/>
        </w:rPr>
      </w:pPr>
      <w:r w:rsidRPr="00766316">
        <w:rPr>
          <w:rStyle w:val="affffe"/>
          <w:rtl/>
        </w:rPr>
        <w:t>רבי</w:t>
      </w:r>
      <w:r w:rsidRPr="00C35A2C">
        <w:rPr>
          <w:rFonts w:ascii="David" w:hAnsi="David"/>
          <w:sz w:val="32"/>
          <w:rtl/>
        </w:rPr>
        <w:t xml:space="preserve"> מלוה ריבית </w:t>
      </w:r>
      <w:r w:rsidRPr="00766316">
        <w:rPr>
          <w:rStyle w:val="affffe"/>
          <w:rtl/>
        </w:rPr>
        <w:t>רבנן</w:t>
      </w:r>
      <w:r w:rsidR="00766316">
        <w:rPr>
          <w:rFonts w:ascii="David" w:hAnsi="David" w:hint="cs"/>
          <w:sz w:val="32"/>
          <w:rtl/>
        </w:rPr>
        <w:t>:</w:t>
      </w:r>
      <w:r w:rsidRPr="00C35A2C">
        <w:rPr>
          <w:rFonts w:ascii="David" w:hAnsi="David"/>
          <w:sz w:val="32"/>
          <w:rtl/>
        </w:rPr>
        <w:t xml:space="preserve"> מלוה ולא ריבית דמלוה כמאן דגביא</w:t>
      </w:r>
      <w:r w:rsidR="00766316">
        <w:rPr>
          <w:rStyle w:val="aff1"/>
          <w:rFonts w:ascii="David" w:hAnsi="David"/>
          <w:sz w:val="32"/>
          <w:rtl/>
        </w:rPr>
        <w:footnoteReference w:id="85"/>
      </w:r>
    </w:p>
    <w:p w14:paraId="729FDB3F" w14:textId="77777777" w:rsidR="00766316" w:rsidRPr="00766316" w:rsidRDefault="00AC0AF5" w:rsidP="00766316">
      <w:pPr>
        <w:pStyle w:val="36"/>
        <w:framePr w:wrap="notBeside"/>
        <w:rPr>
          <w:rtl/>
        </w:rPr>
      </w:pPr>
      <w:r w:rsidRPr="00766316">
        <w:rPr>
          <w:rtl/>
        </w:rPr>
        <w:t xml:space="preserve">אמימר דרש </w:t>
      </w:r>
    </w:p>
    <w:p w14:paraId="7801EEC7" w14:textId="4BF0DECA" w:rsidR="00AC0AF5" w:rsidRPr="00C35A2C" w:rsidRDefault="00AC0AF5" w:rsidP="00AC0AF5">
      <w:pPr>
        <w:rPr>
          <w:rFonts w:ascii="David" w:hAnsi="David"/>
          <w:sz w:val="32"/>
          <w:rtl/>
        </w:rPr>
      </w:pPr>
      <w:r w:rsidRPr="00C35A2C">
        <w:rPr>
          <w:rFonts w:ascii="David" w:hAnsi="David"/>
          <w:sz w:val="32"/>
          <w:rtl/>
        </w:rPr>
        <w:t>נוטל פי שנים במלוה אבל לא בריבית [שלא היה שלו מעולם]</w:t>
      </w:r>
    </w:p>
    <w:p w14:paraId="7D322E58" w14:textId="77777777" w:rsidR="00AC0AF5" w:rsidRDefault="00AC0AF5" w:rsidP="00AC0AF5">
      <w:pPr>
        <w:rPr>
          <w:sz w:val="32"/>
          <w:rtl/>
        </w:rPr>
      </w:pPr>
    </w:p>
    <w:bookmarkEnd w:id="52"/>
    <w:p w14:paraId="777018DC" w14:textId="77777777" w:rsidR="00A73100" w:rsidRPr="00C35A2C" w:rsidRDefault="00A73100" w:rsidP="00A73100">
      <w:pPr>
        <w:rPr>
          <w:rtl/>
        </w:rPr>
      </w:pPr>
      <w:r w:rsidRPr="00C35A2C">
        <w:rPr>
          <w:sz w:val="32"/>
          <w:rtl/>
        </w:rPr>
        <w:t>נהרדעי לטעמייהו</w:t>
      </w:r>
    </w:p>
    <w:p w14:paraId="2276A590" w14:textId="77777777" w:rsidR="00A73100" w:rsidRPr="00766316" w:rsidRDefault="00A73100" w:rsidP="00A73100">
      <w:pPr>
        <w:pStyle w:val="36"/>
        <w:framePr w:wrap="notBeside"/>
        <w:rPr>
          <w:rtl/>
        </w:rPr>
      </w:pPr>
      <w:r w:rsidRPr="00766316">
        <w:rPr>
          <w:rtl/>
        </w:rPr>
        <w:t>רבה</w:t>
      </w:r>
    </w:p>
    <w:p w14:paraId="3CBA3FAF" w14:textId="77777777" w:rsidR="00A73100" w:rsidRDefault="00A73100" w:rsidP="00A73100">
      <w:pPr>
        <w:rPr>
          <w:rStyle w:val="afff8"/>
          <w:rtl/>
        </w:rPr>
      </w:pPr>
      <w:r w:rsidRPr="0081371E">
        <w:rPr>
          <w:rStyle w:val="afff8"/>
          <w:rtl/>
        </w:rPr>
        <w:t xml:space="preserve">קרקע יש לו </w:t>
      </w:r>
      <w:r>
        <w:rPr>
          <w:rStyle w:val="afff8"/>
          <w:rFonts w:hint="cs"/>
          <w:rtl/>
        </w:rPr>
        <w:t xml:space="preserve">- </w:t>
      </w:r>
      <w:r w:rsidRPr="00C35A2C">
        <w:rPr>
          <w:rFonts w:ascii="David" w:hAnsi="David"/>
          <w:sz w:val="32"/>
          <w:rtl/>
        </w:rPr>
        <w:t>דהוויא כמשכון וכמוחזק דמיא</w:t>
      </w:r>
      <w:r w:rsidRPr="00C35A2C">
        <w:rPr>
          <w:rFonts w:ascii="David" w:hAnsi="David" w:hint="cs"/>
          <w:sz w:val="32"/>
          <w:rtl/>
        </w:rPr>
        <w:t xml:space="preserve">,  </w:t>
      </w:r>
    </w:p>
    <w:p w14:paraId="5029E328" w14:textId="77777777" w:rsidR="00A73100" w:rsidRPr="00C35A2C" w:rsidRDefault="00A73100" w:rsidP="00A73100">
      <w:pPr>
        <w:rPr>
          <w:rFonts w:ascii="David" w:hAnsi="David"/>
          <w:sz w:val="32"/>
          <w:rtl/>
        </w:rPr>
      </w:pPr>
      <w:r w:rsidRPr="0081371E">
        <w:rPr>
          <w:rStyle w:val="afff8"/>
          <w:rtl/>
        </w:rPr>
        <w:lastRenderedPageBreak/>
        <w:t>מעות אין לו</w:t>
      </w:r>
      <w:r w:rsidRPr="00C35A2C">
        <w:rPr>
          <w:rFonts w:ascii="David" w:hAnsi="David"/>
          <w:sz w:val="32"/>
          <w:rtl/>
        </w:rPr>
        <w:t xml:space="preserve"> </w:t>
      </w:r>
      <w:r>
        <w:rPr>
          <w:rFonts w:ascii="David" w:hAnsi="David" w:hint="cs"/>
          <w:sz w:val="32"/>
          <w:rtl/>
        </w:rPr>
        <w:t xml:space="preserve">- </w:t>
      </w:r>
      <w:r w:rsidRPr="00C35A2C">
        <w:rPr>
          <w:rFonts w:ascii="David" w:hAnsi="David"/>
          <w:sz w:val="32"/>
          <w:rtl/>
        </w:rPr>
        <w:t>דמלווה להוצאה ניתנה</w:t>
      </w:r>
    </w:p>
    <w:p w14:paraId="71FC536A" w14:textId="77777777" w:rsidR="00A73100" w:rsidRPr="00766316" w:rsidRDefault="00A73100" w:rsidP="00A73100">
      <w:pPr>
        <w:pStyle w:val="36"/>
        <w:framePr w:wrap="notBeside"/>
        <w:rPr>
          <w:rtl/>
        </w:rPr>
      </w:pPr>
      <w:r w:rsidRPr="00766316">
        <w:rPr>
          <w:rtl/>
        </w:rPr>
        <w:t>ר"נ-</w:t>
      </w:r>
    </w:p>
    <w:p w14:paraId="7818FA32" w14:textId="77777777" w:rsidR="00A73100" w:rsidRDefault="00A73100" w:rsidP="00A73100">
      <w:pPr>
        <w:spacing w:after="60"/>
        <w:rPr>
          <w:rFonts w:ascii="David" w:hAnsi="David"/>
          <w:sz w:val="32"/>
          <w:rtl/>
        </w:rPr>
      </w:pPr>
      <w:r w:rsidRPr="0081371E">
        <w:rPr>
          <w:rStyle w:val="afff8"/>
          <w:rtl/>
        </w:rPr>
        <w:t>קרקע אין לו</w:t>
      </w:r>
      <w:r w:rsidRPr="00C35A2C">
        <w:rPr>
          <w:rFonts w:ascii="David" w:hAnsi="David"/>
          <w:sz w:val="32"/>
          <w:rtl/>
        </w:rPr>
        <w:t xml:space="preserve"> </w:t>
      </w:r>
      <w:r>
        <w:rPr>
          <w:rFonts w:ascii="David" w:hAnsi="David" w:hint="cs"/>
          <w:sz w:val="32"/>
          <w:rtl/>
        </w:rPr>
        <w:t xml:space="preserve">- </w:t>
      </w:r>
      <w:r w:rsidRPr="00C35A2C">
        <w:rPr>
          <w:rFonts w:ascii="David" w:hAnsi="David"/>
          <w:sz w:val="32"/>
          <w:rtl/>
        </w:rPr>
        <w:t>דמעות הלווהו ולא קרקע</w:t>
      </w:r>
      <w:r w:rsidRPr="00C35A2C">
        <w:rPr>
          <w:rFonts w:ascii="David" w:hAnsi="David" w:hint="cs"/>
          <w:sz w:val="32"/>
          <w:rtl/>
        </w:rPr>
        <w:t>,</w:t>
      </w:r>
      <w:r>
        <w:rPr>
          <w:rFonts w:ascii="David" w:hAnsi="David" w:hint="cs"/>
          <w:sz w:val="32"/>
          <w:rtl/>
        </w:rPr>
        <w:t xml:space="preserve"> </w:t>
      </w:r>
      <w:r w:rsidRPr="00C35A2C">
        <w:rPr>
          <w:rFonts w:ascii="David" w:hAnsi="David"/>
          <w:sz w:val="32"/>
          <w:rtl/>
        </w:rPr>
        <w:t xml:space="preserve">מעות יש לו </w:t>
      </w:r>
      <w:r>
        <w:rPr>
          <w:rStyle w:val="aff1"/>
          <w:rFonts w:ascii="David" w:hAnsi="David"/>
          <w:sz w:val="32"/>
          <w:rtl/>
        </w:rPr>
        <w:footnoteReference w:id="86"/>
      </w:r>
    </w:p>
    <w:p w14:paraId="7143578F" w14:textId="77777777" w:rsidR="00A73100" w:rsidRPr="00C35A2C" w:rsidRDefault="00A73100" w:rsidP="00A73100">
      <w:pPr>
        <w:pStyle w:val="affe"/>
        <w:framePr w:wrap="around"/>
        <w:rPr>
          <w:rtl/>
        </w:rPr>
      </w:pPr>
      <w:r w:rsidRPr="00C35A2C">
        <w:rPr>
          <w:rtl/>
        </w:rPr>
        <w:t>קכה.</w:t>
      </w:r>
    </w:p>
    <w:p w14:paraId="3F82EB7B" w14:textId="77777777" w:rsidR="00A73100" w:rsidRPr="00AA1B04" w:rsidRDefault="00A73100" w:rsidP="00A73100">
      <w:pPr>
        <w:pStyle w:val="36"/>
        <w:framePr w:wrap="notBeside"/>
        <w:rPr>
          <w:rtl/>
        </w:rPr>
      </w:pPr>
      <w:r w:rsidRPr="00AA1B04">
        <w:rPr>
          <w:rtl/>
        </w:rPr>
        <w:t xml:space="preserve">לרבה קשיא </w:t>
      </w:r>
    </w:p>
    <w:p w14:paraId="1C90A221" w14:textId="77777777" w:rsidR="00A73100" w:rsidRPr="00AA1B04" w:rsidRDefault="00A73100" w:rsidP="00A73100">
      <w:pPr>
        <w:rPr>
          <w:rStyle w:val="afffff0"/>
          <w:rtl/>
        </w:rPr>
      </w:pPr>
      <w:r>
        <w:rPr>
          <w:rFonts w:ascii="David" w:hAnsi="David" w:hint="cs"/>
          <w:sz w:val="32"/>
          <w:rtl/>
        </w:rPr>
        <w:t xml:space="preserve">שגם לא אותה הקרקע הניח להם אביהם </w:t>
      </w:r>
      <w:r w:rsidRPr="00AA1B04">
        <w:rPr>
          <w:rStyle w:val="afffff0"/>
          <w:rtl/>
        </w:rPr>
        <w:t>[דשיעבודא לאו דאוריייתא]</w:t>
      </w:r>
    </w:p>
    <w:p w14:paraId="73A89AA9" w14:textId="77777777" w:rsidR="00A73100" w:rsidRPr="00AA1B04" w:rsidRDefault="00A73100" w:rsidP="00A73100">
      <w:pPr>
        <w:pStyle w:val="36"/>
        <w:framePr w:wrap="notBeside"/>
        <w:rPr>
          <w:rtl/>
        </w:rPr>
      </w:pPr>
      <w:r w:rsidRPr="00AA1B04">
        <w:rPr>
          <w:rtl/>
        </w:rPr>
        <w:t>ועוד</w:t>
      </w:r>
    </w:p>
    <w:p w14:paraId="26423AF5" w14:textId="77777777" w:rsidR="00A73100" w:rsidRPr="00C35A2C" w:rsidRDefault="00A73100" w:rsidP="00A73100">
      <w:pPr>
        <w:rPr>
          <w:rFonts w:ascii="David" w:hAnsi="David"/>
          <w:sz w:val="32"/>
          <w:rtl/>
        </w:rPr>
      </w:pPr>
      <w:r w:rsidRPr="00C35A2C">
        <w:rPr>
          <w:rFonts w:ascii="David" w:hAnsi="David"/>
          <w:sz w:val="32"/>
          <w:rtl/>
        </w:rPr>
        <w:t>מ</w:t>
      </w:r>
      <w:r>
        <w:rPr>
          <w:rFonts w:ascii="David" w:hAnsi="David" w:hint="cs"/>
          <w:sz w:val="32"/>
          <w:rtl/>
        </w:rPr>
        <w:t>מעשה ד</w:t>
      </w:r>
      <w:r w:rsidRPr="00C35A2C">
        <w:rPr>
          <w:rFonts w:ascii="David" w:hAnsi="David"/>
          <w:sz w:val="32"/>
          <w:rtl/>
        </w:rPr>
        <w:t xml:space="preserve">ההיא סבתא </w:t>
      </w:r>
      <w:r>
        <w:rPr>
          <w:rFonts w:ascii="David" w:hAnsi="David" w:hint="cs"/>
          <w:sz w:val="32"/>
          <w:rtl/>
        </w:rPr>
        <w:t>שמכירתה מכר.</w:t>
      </w:r>
    </w:p>
    <w:p w14:paraId="55DCA2B1" w14:textId="77777777" w:rsidR="00A73100" w:rsidRPr="00AA1B04" w:rsidRDefault="00A73100" w:rsidP="00A73100">
      <w:pPr>
        <w:pStyle w:val="36"/>
        <w:framePr w:wrap="notBeside"/>
        <w:rPr>
          <w:rtl/>
        </w:rPr>
      </w:pPr>
      <w:r w:rsidRPr="00AA1B04">
        <w:rPr>
          <w:rtl/>
        </w:rPr>
        <w:t>לר"נ קשיא</w:t>
      </w:r>
      <w:r>
        <w:rPr>
          <w:rFonts w:hint="cs"/>
          <w:rtl/>
        </w:rPr>
        <w:t>:</w:t>
      </w:r>
      <w:r w:rsidRPr="00AA1B04">
        <w:rPr>
          <w:rtl/>
        </w:rPr>
        <w:t xml:space="preserve"> </w:t>
      </w:r>
    </w:p>
    <w:p w14:paraId="0C5A4A67" w14:textId="77777777" w:rsidR="00A73100" w:rsidRPr="00C35A2C" w:rsidRDefault="00A73100" w:rsidP="00A73100">
      <w:pPr>
        <w:rPr>
          <w:rFonts w:ascii="David" w:hAnsi="David"/>
          <w:sz w:val="32"/>
          <w:rtl/>
        </w:rPr>
      </w:pPr>
      <w:r>
        <w:rPr>
          <w:rFonts w:ascii="David" w:hAnsi="David" w:hint="cs"/>
          <w:sz w:val="32"/>
          <w:rtl/>
        </w:rPr>
        <w:t xml:space="preserve">שלא אותם מעות הניח להם אביהם </w:t>
      </w:r>
    </w:p>
    <w:p w14:paraId="7EE50CAF" w14:textId="77777777" w:rsidR="00A73100" w:rsidRPr="00AA1B04" w:rsidRDefault="00A73100" w:rsidP="00A73100">
      <w:pPr>
        <w:pStyle w:val="36"/>
        <w:framePr w:wrap="notBeside"/>
        <w:rPr>
          <w:rtl/>
        </w:rPr>
      </w:pPr>
      <w:r w:rsidRPr="00AA1B04">
        <w:rPr>
          <w:rtl/>
        </w:rPr>
        <w:t>ועוד</w:t>
      </w:r>
    </w:p>
    <w:p w14:paraId="3424896A" w14:textId="77777777" w:rsidR="00A73100" w:rsidRPr="00C35A2C" w:rsidRDefault="00A73100" w:rsidP="00A73100">
      <w:pPr>
        <w:rPr>
          <w:rFonts w:ascii="David" w:hAnsi="David"/>
          <w:sz w:val="32"/>
          <w:rtl/>
        </w:rPr>
      </w:pPr>
      <w:r w:rsidRPr="00C35A2C">
        <w:rPr>
          <w:rFonts w:ascii="David" w:hAnsi="David"/>
          <w:sz w:val="32"/>
          <w:rtl/>
        </w:rPr>
        <w:t>יתומים שגבו קרקע בחובת אביהן בע"ח חוזר וגובה אותן מהן</w:t>
      </w:r>
    </w:p>
    <w:p w14:paraId="78B87A73" w14:textId="77777777" w:rsidR="00A73100" w:rsidRPr="00AA1B04" w:rsidRDefault="00A73100" w:rsidP="00A73100">
      <w:pPr>
        <w:pStyle w:val="36"/>
        <w:framePr w:wrap="notBeside"/>
        <w:rPr>
          <w:rtl/>
        </w:rPr>
      </w:pPr>
      <w:r>
        <w:rPr>
          <w:rFonts w:hint="cs"/>
          <w:rtl/>
        </w:rPr>
        <w:t xml:space="preserve">- </w:t>
      </w:r>
      <w:r w:rsidRPr="00AA1B04">
        <w:rPr>
          <w:rFonts w:hint="cs"/>
          <w:rtl/>
        </w:rPr>
        <w:t>ודחי'</w:t>
      </w:r>
    </w:p>
    <w:p w14:paraId="583E90E7" w14:textId="77777777" w:rsidR="00A73100" w:rsidRPr="00C35A2C" w:rsidRDefault="00A73100" w:rsidP="00A73100">
      <w:pPr>
        <w:rPr>
          <w:rFonts w:ascii="David" w:hAnsi="David"/>
          <w:sz w:val="32"/>
          <w:rtl/>
        </w:rPr>
      </w:pPr>
      <w:r>
        <w:rPr>
          <w:rFonts w:ascii="David" w:hAnsi="David" w:hint="cs"/>
          <w:sz w:val="32"/>
          <w:rtl/>
        </w:rPr>
        <w:t>ד</w:t>
      </w:r>
      <w:r w:rsidRPr="00C35A2C">
        <w:rPr>
          <w:rFonts w:ascii="David" w:hAnsi="David"/>
          <w:sz w:val="32"/>
          <w:rtl/>
        </w:rPr>
        <w:t>לנהרדעי אמרו</w:t>
      </w:r>
      <w:r>
        <w:rPr>
          <w:rFonts w:ascii="David" w:hAnsi="David" w:hint="cs"/>
          <w:sz w:val="32"/>
          <w:rtl/>
        </w:rPr>
        <w:t>,</w:t>
      </w:r>
      <w:r w:rsidRPr="00C35A2C">
        <w:rPr>
          <w:rFonts w:ascii="David" w:hAnsi="David"/>
          <w:sz w:val="32"/>
          <w:rtl/>
        </w:rPr>
        <w:t xml:space="preserve"> </w:t>
      </w:r>
      <w:r>
        <w:rPr>
          <w:rFonts w:ascii="David" w:hAnsi="David" w:hint="cs"/>
          <w:sz w:val="32"/>
          <w:rtl/>
        </w:rPr>
        <w:t xml:space="preserve">והם לא </w:t>
      </w:r>
      <w:r w:rsidRPr="00C35A2C">
        <w:rPr>
          <w:rFonts w:ascii="David" w:hAnsi="David"/>
          <w:sz w:val="32"/>
          <w:rtl/>
        </w:rPr>
        <w:t>ס"ל</w:t>
      </w:r>
      <w:r>
        <w:rPr>
          <w:rFonts w:ascii="David" w:hAnsi="David" w:hint="cs"/>
          <w:sz w:val="32"/>
          <w:rtl/>
        </w:rPr>
        <w:t xml:space="preserve"> כן</w:t>
      </w:r>
      <w:r>
        <w:rPr>
          <w:rStyle w:val="aff1"/>
          <w:rFonts w:ascii="David" w:hAnsi="David"/>
          <w:sz w:val="32"/>
          <w:rtl/>
        </w:rPr>
        <w:footnoteReference w:id="87"/>
      </w:r>
    </w:p>
    <w:p w14:paraId="7349C2F5" w14:textId="77777777" w:rsidR="00A73100" w:rsidRPr="00AA1B04" w:rsidRDefault="00A73100" w:rsidP="00A73100">
      <w:pPr>
        <w:pStyle w:val="36"/>
        <w:framePr w:wrap="notBeside"/>
        <w:rPr>
          <w:rtl/>
        </w:rPr>
      </w:pPr>
      <w:r w:rsidRPr="00AA1B04">
        <w:rPr>
          <w:rtl/>
        </w:rPr>
        <w:t>והא</w:t>
      </w:r>
    </w:p>
    <w:p w14:paraId="6FC9376C" w14:textId="77777777" w:rsidR="00A73100" w:rsidRDefault="00A73100" w:rsidP="00A73100">
      <w:pPr>
        <w:rPr>
          <w:rFonts w:ascii="David" w:hAnsi="David"/>
          <w:sz w:val="32"/>
          <w:rtl/>
        </w:rPr>
      </w:pPr>
      <w:r w:rsidRPr="00C35A2C">
        <w:rPr>
          <w:rFonts w:ascii="David" w:hAnsi="David"/>
          <w:sz w:val="32"/>
          <w:rtl/>
        </w:rPr>
        <w:t xml:space="preserve">דאוקמה בסוגייא דב"ק בגרושה </w:t>
      </w:r>
    </w:p>
    <w:p w14:paraId="15602558" w14:textId="77777777" w:rsidR="00A73100" w:rsidRPr="00AA1B04" w:rsidRDefault="00A73100" w:rsidP="00A73100">
      <w:pPr>
        <w:pStyle w:val="36"/>
        <w:framePr w:wrap="notBeside"/>
        <w:rPr>
          <w:rtl/>
        </w:rPr>
      </w:pPr>
      <w:r w:rsidRPr="00AA1B04">
        <w:rPr>
          <w:rFonts w:hint="cs"/>
          <w:rtl/>
        </w:rPr>
        <w:t>-</w:t>
      </w:r>
      <w:r>
        <w:rPr>
          <w:rFonts w:hint="cs"/>
          <w:rtl/>
        </w:rPr>
        <w:t xml:space="preserve"> </w:t>
      </w:r>
      <w:r w:rsidRPr="00AA1B04">
        <w:rPr>
          <w:rFonts w:hint="cs"/>
          <w:rtl/>
        </w:rPr>
        <w:t>א.</w:t>
      </w:r>
    </w:p>
    <w:p w14:paraId="2485653B" w14:textId="77777777" w:rsidR="00A73100" w:rsidRPr="00C35A2C" w:rsidRDefault="00A73100" w:rsidP="00A73100">
      <w:pPr>
        <w:rPr>
          <w:rFonts w:ascii="David" w:hAnsi="David"/>
          <w:sz w:val="32"/>
          <w:rtl/>
        </w:rPr>
      </w:pPr>
      <w:r w:rsidRPr="00C35A2C">
        <w:rPr>
          <w:rFonts w:ascii="David" w:hAnsi="David"/>
          <w:sz w:val="32"/>
          <w:rtl/>
        </w:rPr>
        <w:t>דנ</w:t>
      </w:r>
      <w:r>
        <w:rPr>
          <w:rFonts w:ascii="David" w:hAnsi="David" w:hint="cs"/>
          <w:sz w:val="32"/>
          <w:rtl/>
        </w:rPr>
        <w:t>ח להעמיד</w:t>
      </w:r>
      <w:r w:rsidRPr="00C35A2C">
        <w:rPr>
          <w:rFonts w:ascii="David" w:hAnsi="David"/>
          <w:sz w:val="32"/>
          <w:rtl/>
        </w:rPr>
        <w:t xml:space="preserve"> כרבי</w:t>
      </w:r>
      <w:r>
        <w:rPr>
          <w:rFonts w:ascii="David" w:hAnsi="David" w:hint="cs"/>
          <w:sz w:val="32"/>
          <w:rtl/>
        </w:rPr>
        <w:t xml:space="preserve"> </w:t>
      </w:r>
      <w:r w:rsidRPr="00AA1B04">
        <w:rPr>
          <w:rStyle w:val="affffe"/>
          <w:rFonts w:hint="cs"/>
          <w:rtl/>
        </w:rPr>
        <w:t>ב. התם כר''ל</w:t>
      </w:r>
      <w:r>
        <w:rPr>
          <w:rStyle w:val="affffe"/>
          <w:rFonts w:hint="cs"/>
          <w:rtl/>
        </w:rPr>
        <w:t>,</w:t>
      </w:r>
      <w:r>
        <w:rPr>
          <w:rFonts w:ascii="David" w:hAnsi="David" w:hint="cs"/>
          <w:sz w:val="32"/>
          <w:rtl/>
        </w:rPr>
        <w:t xml:space="preserve"> </w:t>
      </w:r>
      <w:r w:rsidRPr="00AA1B04">
        <w:rPr>
          <w:rStyle w:val="affffe"/>
          <w:rFonts w:hint="cs"/>
          <w:rtl/>
        </w:rPr>
        <w:t>דל</w:t>
      </w:r>
      <w:r w:rsidRPr="00AA1B04">
        <w:rPr>
          <w:rStyle w:val="affffe"/>
          <w:rtl/>
        </w:rPr>
        <w:t>ר"ע</w:t>
      </w:r>
      <w:r>
        <w:rPr>
          <w:rStyle w:val="affffe"/>
          <w:rFonts w:hint="cs"/>
          <w:rtl/>
        </w:rPr>
        <w:t>:</w:t>
      </w:r>
      <w:r w:rsidRPr="00C35A2C">
        <w:rPr>
          <w:rFonts w:ascii="David" w:hAnsi="David"/>
          <w:sz w:val="32"/>
          <w:rtl/>
        </w:rPr>
        <w:t xml:space="preserve"> </w:t>
      </w:r>
      <w:r>
        <w:rPr>
          <w:rFonts w:ascii="David" w:hAnsi="David" w:hint="cs"/>
          <w:sz w:val="32"/>
          <w:rtl/>
        </w:rPr>
        <w:t xml:space="preserve">שבעל לא יורש- רק כופר שמשתלם </w:t>
      </w:r>
      <w:r w:rsidRPr="00C35A2C">
        <w:rPr>
          <w:rFonts w:ascii="David" w:hAnsi="David"/>
          <w:sz w:val="32"/>
          <w:rtl/>
        </w:rPr>
        <w:t>אחר מיתה</w:t>
      </w:r>
      <w:r>
        <w:rPr>
          <w:rFonts w:ascii="David" w:hAnsi="David" w:hint="cs"/>
          <w:sz w:val="32"/>
          <w:rtl/>
        </w:rPr>
        <w:t xml:space="preserve">, </w:t>
      </w:r>
      <w:r w:rsidRPr="00C35A2C">
        <w:rPr>
          <w:rFonts w:ascii="David" w:hAnsi="David"/>
          <w:sz w:val="32"/>
          <w:rtl/>
        </w:rPr>
        <w:t xml:space="preserve">אבל שאר נזיקין </w:t>
      </w:r>
      <w:r>
        <w:rPr>
          <w:rFonts w:ascii="David" w:hAnsi="David"/>
          <w:sz w:val="32"/>
          <w:rtl/>
        </w:rPr>
        <w:t>יורש</w:t>
      </w:r>
      <w:r>
        <w:rPr>
          <w:rFonts w:ascii="David" w:hAnsi="David" w:hint="cs"/>
          <w:sz w:val="32"/>
          <w:rtl/>
        </w:rPr>
        <w:t>.</w:t>
      </w:r>
    </w:p>
    <w:p w14:paraId="2C894E1E" w14:textId="77777777" w:rsidR="00A73100" w:rsidRPr="001B450D" w:rsidRDefault="00A73100" w:rsidP="00A73100">
      <w:pPr>
        <w:pStyle w:val="affff9"/>
        <w:rPr>
          <w:rtl/>
        </w:rPr>
      </w:pPr>
      <w:r>
        <w:rPr>
          <w:rFonts w:hint="cs"/>
          <w:rtl/>
        </w:rPr>
        <w:t>מעשה דסבתא</w:t>
      </w:r>
    </w:p>
    <w:p w14:paraId="2A86ABE4" w14:textId="77777777" w:rsidR="00A73100" w:rsidRPr="00C35A2C" w:rsidRDefault="00A73100" w:rsidP="00A73100">
      <w:pPr>
        <w:pStyle w:val="affe"/>
        <w:framePr w:wrap="around"/>
        <w:rPr>
          <w:rtl/>
        </w:rPr>
      </w:pPr>
      <w:r w:rsidRPr="00C35A2C">
        <w:rPr>
          <w:rtl/>
        </w:rPr>
        <w:t>קכה:</w:t>
      </w:r>
    </w:p>
    <w:p w14:paraId="0B7D1F40" w14:textId="77777777" w:rsidR="00A73100" w:rsidRPr="00C35A2C" w:rsidRDefault="00A73100" w:rsidP="00A73100">
      <w:pPr>
        <w:rPr>
          <w:rFonts w:ascii="David" w:hAnsi="David"/>
          <w:sz w:val="32"/>
          <w:rtl/>
        </w:rPr>
      </w:pPr>
      <w:r w:rsidRPr="00C35A2C">
        <w:rPr>
          <w:rFonts w:ascii="David" w:hAnsi="David"/>
          <w:sz w:val="32"/>
          <w:rtl/>
        </w:rPr>
        <w:t>נכסי לסבתא ו</w:t>
      </w:r>
      <w:r>
        <w:rPr>
          <w:rFonts w:ascii="David" w:hAnsi="David" w:hint="cs"/>
          <w:sz w:val="32"/>
          <w:rtl/>
        </w:rPr>
        <w:t>אח</w:t>
      </w:r>
      <w:r>
        <w:rPr>
          <w:rFonts w:ascii="David" w:hAnsi="David"/>
          <w:sz w:val="32"/>
          <w:rtl/>
        </w:rPr>
        <w:t>"</w:t>
      </w:r>
      <w:r>
        <w:rPr>
          <w:rFonts w:ascii="David" w:hAnsi="David" w:hint="cs"/>
          <w:sz w:val="32"/>
          <w:rtl/>
        </w:rPr>
        <w:t>כ תחזור ליורשי,</w:t>
      </w:r>
      <w:r>
        <w:rPr>
          <w:rStyle w:val="aff1"/>
          <w:rFonts w:ascii="David" w:hAnsi="David"/>
          <w:rtl/>
        </w:rPr>
        <w:footnoteReference w:id="88"/>
      </w:r>
      <w:r>
        <w:rPr>
          <w:rFonts w:ascii="David" w:hAnsi="David" w:hint="cs"/>
          <w:sz w:val="32"/>
          <w:rtl/>
        </w:rPr>
        <w:t xml:space="preserve"> ובתה הנשואה נפטרה בחיי בעלה, ו</w:t>
      </w:r>
      <w:r>
        <w:rPr>
          <w:rFonts w:ascii="David" w:hAnsi="David"/>
          <w:sz w:val="32"/>
          <w:rtl/>
        </w:rPr>
        <w:t xml:space="preserve">תבע </w:t>
      </w:r>
      <w:r>
        <w:rPr>
          <w:rFonts w:ascii="David" w:hAnsi="David" w:hint="cs"/>
          <w:sz w:val="32"/>
          <w:rtl/>
        </w:rPr>
        <w:t>ה</w:t>
      </w:r>
      <w:r w:rsidRPr="00C35A2C">
        <w:rPr>
          <w:rFonts w:ascii="David" w:hAnsi="David"/>
          <w:sz w:val="32"/>
          <w:rtl/>
        </w:rPr>
        <w:t xml:space="preserve">בעל </w:t>
      </w:r>
      <w:r>
        <w:rPr>
          <w:rFonts w:ascii="David" w:hAnsi="David" w:hint="cs"/>
          <w:sz w:val="32"/>
          <w:rtl/>
        </w:rPr>
        <w:t xml:space="preserve">את הירושה </w:t>
      </w:r>
      <w:r>
        <w:rPr>
          <w:rFonts w:ascii="David" w:hAnsi="David"/>
          <w:sz w:val="32"/>
          <w:rtl/>
        </w:rPr>
        <w:t xml:space="preserve">אחר </w:t>
      </w:r>
      <w:r>
        <w:rPr>
          <w:rFonts w:ascii="David" w:hAnsi="David" w:hint="cs"/>
          <w:sz w:val="32"/>
          <w:rtl/>
        </w:rPr>
        <w:t>שמתה ה</w:t>
      </w:r>
      <w:r w:rsidRPr="00C35A2C">
        <w:rPr>
          <w:rFonts w:ascii="David" w:hAnsi="David"/>
          <w:sz w:val="32"/>
          <w:rtl/>
        </w:rPr>
        <w:t>סבתא</w:t>
      </w:r>
      <w:r>
        <w:rPr>
          <w:rFonts w:ascii="David" w:hAnsi="David" w:hint="cs"/>
          <w:sz w:val="32"/>
          <w:rtl/>
        </w:rPr>
        <w:t>.</w:t>
      </w:r>
    </w:p>
    <w:p w14:paraId="5A24906C" w14:textId="77777777" w:rsidR="00A73100" w:rsidRPr="00AA1B04" w:rsidRDefault="00A73100" w:rsidP="00A73100">
      <w:pPr>
        <w:pStyle w:val="36"/>
        <w:framePr w:wrap="notBeside"/>
        <w:rPr>
          <w:rtl/>
        </w:rPr>
      </w:pPr>
      <w:r w:rsidRPr="00AA1B04">
        <w:rPr>
          <w:rtl/>
        </w:rPr>
        <w:t>ר"ה</w:t>
      </w:r>
      <w:r>
        <w:rPr>
          <w:rFonts w:hint="cs"/>
          <w:rtl/>
        </w:rPr>
        <w:t>:</w:t>
      </w:r>
    </w:p>
    <w:p w14:paraId="47C56596" w14:textId="77777777" w:rsidR="00A73100" w:rsidRPr="00AA1B04" w:rsidRDefault="00A73100" w:rsidP="00A73100">
      <w:pPr>
        <w:rPr>
          <w:rStyle w:val="afffff0"/>
          <w:rtl/>
        </w:rPr>
      </w:pPr>
      <w:r>
        <w:rPr>
          <w:rFonts w:ascii="David" w:hAnsi="David" w:hint="cs"/>
          <w:sz w:val="32"/>
          <w:rtl/>
        </w:rPr>
        <w:t>תירש וירשוה יורשי ד</w:t>
      </w:r>
      <w:r w:rsidRPr="00C35A2C">
        <w:rPr>
          <w:rFonts w:ascii="David" w:hAnsi="David"/>
          <w:sz w:val="32"/>
          <w:rtl/>
        </w:rPr>
        <w:t xml:space="preserve">בעל נוטל בראוי כבמוחזק </w:t>
      </w:r>
      <w:r w:rsidRPr="00AA1B04">
        <w:rPr>
          <w:rStyle w:val="afffff0"/>
          <w:rtl/>
        </w:rPr>
        <w:t>[כל שאין הפקעה</w:t>
      </w:r>
      <w:r>
        <w:rPr>
          <w:rStyle w:val="afffff0"/>
          <w:rFonts w:hint="cs"/>
          <w:rtl/>
        </w:rPr>
        <w:t>]</w:t>
      </w:r>
    </w:p>
    <w:p w14:paraId="7AD709F9" w14:textId="77777777" w:rsidR="00A73100" w:rsidRPr="00AA1B04" w:rsidRDefault="00A73100" w:rsidP="00A73100">
      <w:pPr>
        <w:pStyle w:val="36"/>
        <w:framePr w:wrap="notBeside"/>
        <w:rPr>
          <w:rtl/>
        </w:rPr>
      </w:pPr>
      <w:r w:rsidRPr="00AA1B04">
        <w:rPr>
          <w:rtl/>
        </w:rPr>
        <w:t>רב ענן</w:t>
      </w:r>
    </w:p>
    <w:p w14:paraId="26A69789" w14:textId="77777777" w:rsidR="00A73100" w:rsidRPr="00C35A2C" w:rsidRDefault="00A73100" w:rsidP="00A73100">
      <w:pPr>
        <w:rPr>
          <w:rFonts w:ascii="David" w:hAnsi="David"/>
          <w:sz w:val="32"/>
          <w:rtl/>
        </w:rPr>
      </w:pPr>
      <w:r>
        <w:rPr>
          <w:rFonts w:ascii="David" w:hAnsi="David" w:hint="cs"/>
          <w:sz w:val="32"/>
          <w:rtl/>
        </w:rPr>
        <w:t xml:space="preserve">תירש ולא ירשוה יורשיו </w:t>
      </w:r>
      <w:r w:rsidRPr="00C35A2C">
        <w:rPr>
          <w:rFonts w:ascii="David" w:hAnsi="David"/>
          <w:sz w:val="32"/>
          <w:rtl/>
        </w:rPr>
        <w:t>דדוקא הבאים מכוחו ולא מכח כוחו</w:t>
      </w:r>
      <w:r>
        <w:rPr>
          <w:rStyle w:val="aff1"/>
          <w:rFonts w:ascii="David" w:hAnsi="David"/>
          <w:rtl/>
        </w:rPr>
        <w:footnoteReference w:id="89"/>
      </w:r>
      <w:r w:rsidRPr="00C35A2C">
        <w:rPr>
          <w:rFonts w:ascii="David" w:hAnsi="David"/>
          <w:sz w:val="32"/>
          <w:rtl/>
        </w:rPr>
        <w:t xml:space="preserve"> </w:t>
      </w:r>
    </w:p>
    <w:p w14:paraId="601022D5" w14:textId="77777777" w:rsidR="00A73100" w:rsidRPr="00AA1B04" w:rsidRDefault="00A73100" w:rsidP="00A73100">
      <w:pPr>
        <w:pStyle w:val="36"/>
        <w:framePr w:wrap="notBeside"/>
        <w:rPr>
          <w:rtl/>
        </w:rPr>
      </w:pPr>
      <w:r w:rsidRPr="00AA1B04">
        <w:rPr>
          <w:rtl/>
        </w:rPr>
        <w:t>הלכתא כר"ע</w:t>
      </w:r>
    </w:p>
    <w:p w14:paraId="66152AD4" w14:textId="77777777" w:rsidR="00A73100" w:rsidRPr="00386715" w:rsidRDefault="00A73100" w:rsidP="00A73100">
      <w:pPr>
        <w:rPr>
          <w:rFonts w:ascii="David" w:hAnsi="David"/>
          <w:sz w:val="32"/>
          <w:rtl/>
        </w:rPr>
      </w:pPr>
      <w:r w:rsidRPr="00386715">
        <w:rPr>
          <w:rFonts w:ascii="David" w:hAnsi="David"/>
          <w:sz w:val="32"/>
          <w:rtl/>
        </w:rPr>
        <w:t>ולא מטע</w:t>
      </w:r>
      <w:r>
        <w:rPr>
          <w:rFonts w:ascii="David" w:hAnsi="David" w:hint="cs"/>
          <w:sz w:val="32"/>
          <w:rtl/>
        </w:rPr>
        <w:t xml:space="preserve">מו </w:t>
      </w:r>
      <w:r w:rsidRPr="00386715">
        <w:rPr>
          <w:rFonts w:ascii="David" w:hAnsi="David"/>
          <w:sz w:val="32"/>
          <w:rtl/>
        </w:rPr>
        <w:t>דב</w:t>
      </w:r>
      <w:r w:rsidRPr="00386715">
        <w:rPr>
          <w:rFonts w:ascii="David" w:hAnsi="David" w:hint="cs"/>
          <w:sz w:val="32"/>
          <w:rtl/>
        </w:rPr>
        <w:t xml:space="preserve">ן לא יורש בת, </w:t>
      </w:r>
      <w:r>
        <w:rPr>
          <w:rFonts w:ascii="David" w:hAnsi="David" w:hint="cs"/>
          <w:sz w:val="32"/>
          <w:rtl/>
        </w:rPr>
        <w:t>אלא ד</w:t>
      </w:r>
      <w:r w:rsidRPr="00386715">
        <w:rPr>
          <w:rFonts w:ascii="David" w:hAnsi="David"/>
          <w:sz w:val="32"/>
          <w:rtl/>
        </w:rPr>
        <w:t>בעל לא נוטל בראוי כבמוחזק</w:t>
      </w:r>
    </w:p>
    <w:p w14:paraId="551904F8" w14:textId="77777777" w:rsidR="00A73100" w:rsidRPr="00AA1B04" w:rsidRDefault="00A73100" w:rsidP="00A73100">
      <w:pPr>
        <w:pStyle w:val="36"/>
        <w:framePr w:wrap="notBeside"/>
        <w:rPr>
          <w:rtl/>
        </w:rPr>
      </w:pPr>
      <w:r w:rsidRPr="00AA1B04">
        <w:rPr>
          <w:rtl/>
        </w:rPr>
        <w:t>ר"א בר"ה</w:t>
      </w:r>
      <w:r>
        <w:rPr>
          <w:rFonts w:hint="cs"/>
          <w:rtl/>
        </w:rPr>
        <w:t>:</w:t>
      </w:r>
    </w:p>
    <w:p w14:paraId="3BE084E5" w14:textId="77777777" w:rsidR="00A73100" w:rsidRPr="00C35A2C" w:rsidRDefault="00A73100" w:rsidP="00A73100">
      <w:pPr>
        <w:rPr>
          <w:rFonts w:ascii="David" w:hAnsi="David"/>
          <w:sz w:val="32"/>
          <w:rtl/>
        </w:rPr>
      </w:pPr>
      <w:r>
        <w:rPr>
          <w:rFonts w:ascii="David" w:hAnsi="David" w:hint="cs"/>
          <w:sz w:val="32"/>
          <w:rtl/>
        </w:rPr>
        <w:t>מטעם ד</w:t>
      </w:r>
      <w:r w:rsidRPr="00C35A2C">
        <w:rPr>
          <w:rFonts w:ascii="David" w:hAnsi="David"/>
          <w:sz w:val="32"/>
          <w:rtl/>
        </w:rPr>
        <w:t>כל האומר אחריך כאומר מעכשיו דמי</w:t>
      </w:r>
    </w:p>
    <w:p w14:paraId="2F572720" w14:textId="77777777" w:rsidR="00A73100" w:rsidRPr="00AA1B04" w:rsidRDefault="00A73100" w:rsidP="00A73100">
      <w:pPr>
        <w:pStyle w:val="36"/>
        <w:framePr w:wrap="notBeside"/>
        <w:rPr>
          <w:rtl/>
        </w:rPr>
      </w:pPr>
      <w:r w:rsidRPr="00AA1B04">
        <w:rPr>
          <w:rtl/>
        </w:rPr>
        <w:t xml:space="preserve">רבה </w:t>
      </w:r>
    </w:p>
    <w:p w14:paraId="3D84B99D" w14:textId="77777777" w:rsidR="00A73100" w:rsidRPr="00C35A2C" w:rsidRDefault="00A73100" w:rsidP="00A73100">
      <w:pPr>
        <w:spacing w:after="60"/>
        <w:rPr>
          <w:rFonts w:ascii="David" w:hAnsi="David"/>
          <w:sz w:val="32"/>
          <w:rtl/>
        </w:rPr>
      </w:pPr>
      <w:r w:rsidRPr="00AA1B04">
        <w:rPr>
          <w:rStyle w:val="affffe"/>
          <w:rtl/>
        </w:rPr>
        <w:t>כבני מערבא</w:t>
      </w:r>
      <w:r w:rsidRPr="00C35A2C">
        <w:rPr>
          <w:rFonts w:ascii="David" w:hAnsi="David"/>
          <w:sz w:val="32"/>
          <w:rtl/>
        </w:rPr>
        <w:t xml:space="preserve"> דאי קד</w:t>
      </w:r>
      <w:r>
        <w:rPr>
          <w:rFonts w:ascii="David" w:hAnsi="David" w:hint="cs"/>
          <w:sz w:val="32"/>
          <w:rtl/>
        </w:rPr>
        <w:t>מה</w:t>
      </w:r>
      <w:r w:rsidRPr="00C35A2C">
        <w:rPr>
          <w:rFonts w:ascii="David" w:hAnsi="David"/>
          <w:sz w:val="32"/>
          <w:rtl/>
        </w:rPr>
        <w:t xml:space="preserve"> סבתא ו</w:t>
      </w:r>
      <w:r>
        <w:rPr>
          <w:rFonts w:ascii="David" w:hAnsi="David" w:hint="cs"/>
          <w:sz w:val="32"/>
          <w:rtl/>
        </w:rPr>
        <w:t xml:space="preserve">מכרה </w:t>
      </w:r>
      <w:r>
        <w:rPr>
          <w:rFonts w:ascii="David" w:hAnsi="David"/>
          <w:sz w:val="32"/>
          <w:rtl/>
        </w:rPr>
        <w:t>–</w:t>
      </w:r>
      <w:r>
        <w:rPr>
          <w:rFonts w:ascii="David" w:hAnsi="David" w:hint="cs"/>
          <w:sz w:val="32"/>
          <w:rtl/>
        </w:rPr>
        <w:t xml:space="preserve"> מכירתה מכירה.</w:t>
      </w:r>
    </w:p>
    <w:p w14:paraId="27D17E59" w14:textId="77777777" w:rsidR="00A73100" w:rsidRPr="00AA1B04" w:rsidRDefault="00A73100" w:rsidP="00A73100">
      <w:pPr>
        <w:pStyle w:val="36"/>
        <w:framePr w:wrap="notBeside"/>
        <w:rPr>
          <w:rtl/>
        </w:rPr>
      </w:pPr>
      <w:r w:rsidRPr="00AA1B04">
        <w:rPr>
          <w:rtl/>
        </w:rPr>
        <w:t>ר"פ הלכתא</w:t>
      </w:r>
      <w:r>
        <w:rPr>
          <w:rFonts w:hint="cs"/>
          <w:rtl/>
        </w:rPr>
        <w:t xml:space="preserve"> א. </w:t>
      </w:r>
      <w:r w:rsidRPr="00AA1B04">
        <w:rPr>
          <w:rtl/>
        </w:rPr>
        <w:t xml:space="preserve"> </w:t>
      </w:r>
    </w:p>
    <w:p w14:paraId="2AE8ECA8" w14:textId="77777777" w:rsidR="00A73100" w:rsidRDefault="00A73100" w:rsidP="00A73100">
      <w:pPr>
        <w:rPr>
          <w:rtl/>
        </w:rPr>
      </w:pPr>
      <w:r w:rsidRPr="00386715">
        <w:rPr>
          <w:rStyle w:val="afff8"/>
          <w:rtl/>
        </w:rPr>
        <w:t xml:space="preserve">אין הבעל נוטל בראוי </w:t>
      </w:r>
      <w:r w:rsidRPr="00AA1B04">
        <w:rPr>
          <w:rStyle w:val="afffff0"/>
          <w:rFonts w:hint="cs"/>
          <w:rtl/>
        </w:rPr>
        <w:t>אחר נפילה בקבר</w:t>
      </w:r>
      <w:r>
        <w:rPr>
          <w:rStyle w:val="afffff0"/>
          <w:rFonts w:hint="cs"/>
          <w:rtl/>
        </w:rPr>
        <w:t xml:space="preserve"> </w:t>
      </w:r>
      <w:r w:rsidRPr="00386715">
        <w:rPr>
          <w:rStyle w:val="afff8"/>
          <w:rtl/>
        </w:rPr>
        <w:t xml:space="preserve">כבמוחזק </w:t>
      </w:r>
      <w:r w:rsidRPr="00C35A2C">
        <w:rPr>
          <w:rtl/>
        </w:rPr>
        <w:t>אבל בשבח נוטל</w:t>
      </w:r>
    </w:p>
    <w:p w14:paraId="44CBB815" w14:textId="77777777" w:rsidR="00A73100" w:rsidRPr="00AA1B04" w:rsidRDefault="00A73100" w:rsidP="00A73100">
      <w:pPr>
        <w:pStyle w:val="36"/>
        <w:framePr w:wrap="notBeside"/>
        <w:rPr>
          <w:rtl/>
        </w:rPr>
      </w:pPr>
      <w:r w:rsidRPr="00AA1B04">
        <w:rPr>
          <w:rFonts w:hint="cs"/>
          <w:rtl/>
        </w:rPr>
        <w:t>ב.</w:t>
      </w:r>
    </w:p>
    <w:p w14:paraId="5661C94E" w14:textId="77777777" w:rsidR="00A73100" w:rsidRPr="00AA1B04" w:rsidRDefault="00A73100" w:rsidP="00A73100">
      <w:pPr>
        <w:rPr>
          <w:rStyle w:val="afff8"/>
          <w:rtl/>
        </w:rPr>
      </w:pPr>
      <w:r w:rsidRPr="00AA1B04">
        <w:rPr>
          <w:rStyle w:val="afff8"/>
          <w:rtl/>
        </w:rPr>
        <w:t xml:space="preserve">אין הבכור נוטל בראוי כבמוחזק </w:t>
      </w:r>
    </w:p>
    <w:p w14:paraId="0074A0B6" w14:textId="77777777" w:rsidR="00A73100" w:rsidRPr="00C35A2C" w:rsidRDefault="00A73100" w:rsidP="00A73100">
      <w:pPr>
        <w:pStyle w:val="afffff"/>
        <w:rPr>
          <w:rtl/>
        </w:rPr>
      </w:pPr>
      <w:r w:rsidRPr="00C35A2C">
        <w:rPr>
          <w:rtl/>
        </w:rPr>
        <w:t>[</w:t>
      </w:r>
      <w:r w:rsidRPr="00AA1B04">
        <w:rPr>
          <w:rStyle w:val="affffe"/>
          <w:rtl/>
        </w:rPr>
        <w:t>כרבנן</w:t>
      </w:r>
      <w:r>
        <w:rPr>
          <w:rFonts w:hint="cs"/>
          <w:rtl/>
        </w:rPr>
        <w:t>:</w:t>
      </w:r>
      <w:r w:rsidRPr="00C35A2C">
        <w:rPr>
          <w:rtl/>
        </w:rPr>
        <w:t xml:space="preserve"> שלפופי והוו תמרי.</w:t>
      </w:r>
      <w:r>
        <w:rPr>
          <w:rFonts w:hint="cs"/>
          <w:rtl/>
        </w:rPr>
        <w:t xml:space="preserve"> </w:t>
      </w:r>
      <w:r w:rsidRPr="00C35A2C">
        <w:rPr>
          <w:rtl/>
        </w:rPr>
        <w:t xml:space="preserve">דדקל ואלים </w:t>
      </w:r>
      <w:r>
        <w:rPr>
          <w:rStyle w:val="affffe"/>
          <w:rFonts w:hint="cs"/>
          <w:rtl/>
        </w:rPr>
        <w:t>לכו''ע:</w:t>
      </w:r>
      <w:r w:rsidRPr="00C35A2C">
        <w:rPr>
          <w:rtl/>
        </w:rPr>
        <w:t xml:space="preserve"> ד</w:t>
      </w:r>
      <w:r>
        <w:rPr>
          <w:rFonts w:hint="cs"/>
          <w:rtl/>
        </w:rPr>
        <w:t>לוקח</w:t>
      </w:r>
      <w:r w:rsidRPr="00C35A2C">
        <w:rPr>
          <w:rtl/>
        </w:rPr>
        <w:t xml:space="preserve"> דשמן הראשון עלייהו]</w:t>
      </w:r>
    </w:p>
    <w:p w14:paraId="154624C3" w14:textId="77777777" w:rsidR="00A73100" w:rsidRPr="00386715" w:rsidRDefault="00A73100" w:rsidP="00A73100">
      <w:pPr>
        <w:rPr>
          <w:rtl/>
        </w:rPr>
      </w:pPr>
      <w:r w:rsidRPr="00386715">
        <w:rPr>
          <w:rFonts w:hint="cs"/>
          <w:rtl/>
        </w:rPr>
        <w:t xml:space="preserve">ולא </w:t>
      </w:r>
      <w:r w:rsidRPr="00386715">
        <w:rPr>
          <w:rtl/>
        </w:rPr>
        <w:t xml:space="preserve">ערבינהו </w:t>
      </w:r>
      <w:r w:rsidRPr="00386715">
        <w:rPr>
          <w:rFonts w:hint="cs"/>
          <w:rtl/>
        </w:rPr>
        <w:t>-</w:t>
      </w:r>
      <w:r w:rsidRPr="00386715">
        <w:rPr>
          <w:rtl/>
        </w:rPr>
        <w:t>דבכור משנה שלמה היא והכל ממימרא דאמורא</w:t>
      </w:r>
    </w:p>
    <w:p w14:paraId="3EFCFA9F" w14:textId="77777777" w:rsidR="00A73100" w:rsidRPr="00AA1B04" w:rsidRDefault="00A73100" w:rsidP="00A73100">
      <w:pPr>
        <w:pStyle w:val="36"/>
        <w:framePr w:wrap="notBeside"/>
        <w:rPr>
          <w:rtl/>
        </w:rPr>
      </w:pPr>
      <w:r w:rsidRPr="00AA1B04">
        <w:rPr>
          <w:rFonts w:hint="cs"/>
          <w:rtl/>
        </w:rPr>
        <w:t>ג.</w:t>
      </w:r>
    </w:p>
    <w:p w14:paraId="0A278A6E" w14:textId="77777777" w:rsidR="00A73100" w:rsidRPr="00AA1B04" w:rsidRDefault="00A73100" w:rsidP="00A73100">
      <w:pPr>
        <w:rPr>
          <w:rStyle w:val="afff8"/>
          <w:rtl/>
        </w:rPr>
      </w:pPr>
      <w:r w:rsidRPr="00AA1B04">
        <w:rPr>
          <w:rStyle w:val="afff8"/>
          <w:rtl/>
        </w:rPr>
        <w:t xml:space="preserve">אין הבכור נוטל פי שנים במלווה בקרקע ובמעות </w:t>
      </w:r>
    </w:p>
    <w:p w14:paraId="29F665E5" w14:textId="77777777" w:rsidR="00A73100" w:rsidRPr="00AA1B04" w:rsidRDefault="00A73100" w:rsidP="00A73100">
      <w:pPr>
        <w:rPr>
          <w:rtl/>
        </w:rPr>
      </w:pPr>
      <w:r w:rsidRPr="00AA1B04">
        <w:rPr>
          <w:rStyle w:val="afff8"/>
          <w:rtl/>
        </w:rPr>
        <w:t>וא</w:t>
      </w:r>
      <w:r w:rsidRPr="00AA1B04">
        <w:rPr>
          <w:rStyle w:val="afff8"/>
          <w:rFonts w:hint="cs"/>
          <w:rtl/>
        </w:rPr>
        <w:t>ף</w:t>
      </w:r>
      <w:r w:rsidRPr="00AA1B04">
        <w:rPr>
          <w:rStyle w:val="afff8"/>
          <w:rtl/>
        </w:rPr>
        <w:t xml:space="preserve"> בשטר </w:t>
      </w:r>
      <w:r w:rsidRPr="00AA1B04">
        <w:rPr>
          <w:rtl/>
        </w:rPr>
        <w:t>דלאו הני מעות והני קרקע שבק אבוהון</w:t>
      </w:r>
      <w:r w:rsidRPr="00AA1B04">
        <w:rPr>
          <w:rFonts w:hint="cs"/>
          <w:rtl/>
        </w:rPr>
        <w:t xml:space="preserve"> </w:t>
      </w:r>
    </w:p>
    <w:p w14:paraId="6CAFC40D" w14:textId="77777777" w:rsidR="00A73100" w:rsidRPr="00AA1B04" w:rsidRDefault="00A73100" w:rsidP="00A73100">
      <w:pPr>
        <w:rPr>
          <w:rtl/>
        </w:rPr>
      </w:pPr>
      <w:r w:rsidRPr="00AA1B04">
        <w:rPr>
          <w:rStyle w:val="afff8"/>
          <w:rtl/>
        </w:rPr>
        <w:t xml:space="preserve">ובתפס משכון </w:t>
      </w:r>
      <w:r w:rsidRPr="00AA1B04">
        <w:rPr>
          <w:rtl/>
        </w:rPr>
        <w:t>קנה כדקיי"ל בע"ח קונה משכון</w:t>
      </w:r>
    </w:p>
    <w:p w14:paraId="2E0119F7" w14:textId="77777777" w:rsidR="00A73100" w:rsidRPr="00386715" w:rsidRDefault="00A73100" w:rsidP="00A73100">
      <w:pPr>
        <w:rPr>
          <w:rFonts w:ascii="David" w:hAnsi="David"/>
          <w:spacing w:val="2"/>
          <w:sz w:val="32"/>
          <w:rtl/>
        </w:rPr>
      </w:pPr>
      <w:r w:rsidRPr="00386715">
        <w:rPr>
          <w:rStyle w:val="afff8"/>
          <w:spacing w:val="2"/>
          <w:rtl/>
        </w:rPr>
        <w:t>ובשבח</w:t>
      </w:r>
      <w:r w:rsidRPr="00386715">
        <w:rPr>
          <w:rFonts w:ascii="David" w:hAnsi="David"/>
          <w:spacing w:val="2"/>
          <w:sz w:val="32"/>
          <w:rtl/>
        </w:rPr>
        <w:t xml:space="preserve"> אינו קונה </w:t>
      </w:r>
      <w:r w:rsidRPr="00386715">
        <w:rPr>
          <w:rStyle w:val="afff8"/>
          <w:rFonts w:hint="cs"/>
          <w:spacing w:val="2"/>
          <w:rtl/>
        </w:rPr>
        <w:t xml:space="preserve">אבל </w:t>
      </w:r>
      <w:r w:rsidRPr="00386715">
        <w:rPr>
          <w:rStyle w:val="afff8"/>
          <w:spacing w:val="2"/>
          <w:rtl/>
        </w:rPr>
        <w:t xml:space="preserve">בכתובת אשה </w:t>
      </w:r>
      <w:r w:rsidRPr="00386715">
        <w:rPr>
          <w:rStyle w:val="affffe"/>
          <w:rFonts w:hint="cs"/>
          <w:spacing w:val="2"/>
          <w:rtl/>
        </w:rPr>
        <w:t>ל</w:t>
      </w:r>
      <w:r w:rsidRPr="00386715">
        <w:rPr>
          <w:rStyle w:val="affffe"/>
          <w:spacing w:val="2"/>
          <w:rtl/>
        </w:rPr>
        <w:t>כ"ע</w:t>
      </w:r>
      <w:r w:rsidRPr="00386715">
        <w:rPr>
          <w:rFonts w:ascii="David" w:hAnsi="David"/>
          <w:spacing w:val="2"/>
          <w:sz w:val="32"/>
          <w:rtl/>
        </w:rPr>
        <w:t xml:space="preserve"> </w:t>
      </w:r>
      <w:r w:rsidRPr="00386715">
        <w:rPr>
          <w:rFonts w:ascii="David" w:hAnsi="David" w:hint="cs"/>
          <w:spacing w:val="2"/>
          <w:sz w:val="32"/>
          <w:rtl/>
        </w:rPr>
        <w:t xml:space="preserve">קונה </w:t>
      </w:r>
      <w:r w:rsidRPr="00386715">
        <w:rPr>
          <w:rFonts w:ascii="David" w:hAnsi="David"/>
          <w:spacing w:val="2"/>
          <w:sz w:val="32"/>
          <w:rtl/>
        </w:rPr>
        <w:t>דחשיב מוחזקות</w:t>
      </w:r>
    </w:p>
    <w:p w14:paraId="7B4DDA4A" w14:textId="77777777" w:rsidR="00A73100" w:rsidRPr="00AA1B04" w:rsidRDefault="00A73100" w:rsidP="00A73100">
      <w:pPr>
        <w:rPr>
          <w:rFonts w:ascii="BA Vilna Bold" w:hAnsi="BA Vilna Bold" w:cs="BA Vilna Bold"/>
          <w:b/>
          <w:spacing w:val="4"/>
          <w:sz w:val="14"/>
          <w:szCs w:val="14"/>
          <w:rtl/>
        </w:rPr>
      </w:pPr>
      <w:r w:rsidRPr="00AA1B04">
        <w:rPr>
          <w:rStyle w:val="afff8"/>
          <w:rtl/>
        </w:rPr>
        <w:t xml:space="preserve">ומלווה שעמו </w:t>
      </w:r>
      <w:r w:rsidRPr="00AA1B04">
        <w:rPr>
          <w:rStyle w:val="affffe"/>
          <w:rtl/>
        </w:rPr>
        <w:t>חלקו</w:t>
      </w:r>
      <w:r>
        <w:rPr>
          <w:rStyle w:val="aff1"/>
          <w:rFonts w:ascii="BA Vilna Bold" w:hAnsi="BA Vilna Bold" w:cs="BA Vilna Bold"/>
          <w:b/>
          <w:spacing w:val="4"/>
          <w:sz w:val="14"/>
          <w:szCs w:val="14"/>
          <w:rtl/>
        </w:rPr>
        <w:footnoteReference w:id="90"/>
      </w:r>
    </w:p>
    <w:p w14:paraId="74BC469C" w14:textId="77777777" w:rsidR="00A73100" w:rsidRPr="00386715" w:rsidRDefault="00A73100" w:rsidP="00A73100">
      <w:pPr>
        <w:pStyle w:val="36"/>
        <w:framePr w:wrap="notBeside"/>
        <w:rPr>
          <w:rtl/>
        </w:rPr>
      </w:pPr>
      <w:r w:rsidRPr="00386715">
        <w:rPr>
          <w:rtl/>
        </w:rPr>
        <w:t>וקשה על ר"פ</w:t>
      </w:r>
    </w:p>
    <w:p w14:paraId="75EDC714" w14:textId="77777777" w:rsidR="00A73100" w:rsidRPr="006765C4" w:rsidRDefault="00A73100" w:rsidP="00A73100">
      <w:pPr>
        <w:pStyle w:val="afffff"/>
        <w:rPr>
          <w:rtl/>
        </w:rPr>
      </w:pPr>
      <w:r w:rsidRPr="006765C4">
        <w:rPr>
          <w:rtl/>
        </w:rPr>
        <w:t xml:space="preserve">דמשמע דשיעבודא לאו דאורייתא </w:t>
      </w:r>
      <w:r w:rsidRPr="00AA1B04">
        <w:rPr>
          <w:rStyle w:val="affffe"/>
          <w:rtl/>
        </w:rPr>
        <w:t>ובפ'ק דקידושין</w:t>
      </w:r>
      <w:r w:rsidRPr="006765C4">
        <w:rPr>
          <w:rtl/>
        </w:rPr>
        <w:t xml:space="preserve"> משמע דשיעבודא דאורייתא</w:t>
      </w:r>
    </w:p>
    <w:p w14:paraId="3DFB4692" w14:textId="77777777" w:rsidR="00A73100" w:rsidRPr="001B450D" w:rsidRDefault="00A73100" w:rsidP="00A73100">
      <w:pPr>
        <w:pStyle w:val="aff9"/>
        <w:rPr>
          <w:rtl/>
        </w:rPr>
      </w:pPr>
      <w:r w:rsidRPr="001B450D">
        <w:rPr>
          <w:rtl/>
        </w:rPr>
        <w:t>***</w:t>
      </w:r>
    </w:p>
    <w:p w14:paraId="50BD0707" w14:textId="77777777" w:rsidR="00AC0AF5" w:rsidRPr="00C35A2C" w:rsidRDefault="00AC0AF5" w:rsidP="00982F98">
      <w:pPr>
        <w:pStyle w:val="affe"/>
        <w:framePr w:wrap="around"/>
        <w:rPr>
          <w:rtl/>
        </w:rPr>
      </w:pPr>
      <w:r w:rsidRPr="00C35A2C">
        <w:rPr>
          <w:rtl/>
        </w:rPr>
        <w:t>קכו.</w:t>
      </w:r>
    </w:p>
    <w:p w14:paraId="7AAB7777" w14:textId="77777777" w:rsidR="0069391F" w:rsidRPr="0069391F" w:rsidRDefault="0069391F" w:rsidP="0069391F">
      <w:pPr>
        <w:pStyle w:val="36"/>
        <w:framePr w:wrap="notBeside"/>
        <w:rPr>
          <w:rtl/>
        </w:rPr>
      </w:pPr>
      <w:r w:rsidRPr="0069391F">
        <w:rPr>
          <w:rtl/>
        </w:rPr>
        <w:t>רהאר"א</w:t>
      </w:r>
      <w:r>
        <w:rPr>
          <w:rFonts w:hint="cs"/>
          <w:rtl/>
        </w:rPr>
        <w:t>:</w:t>
      </w:r>
    </w:p>
    <w:p w14:paraId="1F13105C" w14:textId="77777777" w:rsidR="0069391F" w:rsidRPr="009474E0" w:rsidRDefault="0069391F" w:rsidP="0069391F">
      <w:pPr>
        <w:pStyle w:val="affff9"/>
        <w:rPr>
          <w:sz w:val="28"/>
          <w:rtl/>
        </w:rPr>
      </w:pPr>
      <w:r w:rsidRPr="00C35A2C">
        <w:rPr>
          <w:rtl/>
        </w:rPr>
        <w:t>בכור שמיחה מיחה</w:t>
      </w:r>
      <w:r>
        <w:rPr>
          <w:rFonts w:hint="cs"/>
          <w:rtl/>
        </w:rPr>
        <w:t>,</w:t>
      </w:r>
      <w:r w:rsidRPr="00C35A2C">
        <w:rPr>
          <w:rtl/>
        </w:rPr>
        <w:t xml:space="preserve"> ומעתה יטול פי שנים בשבח</w:t>
      </w:r>
      <w:r>
        <w:rPr>
          <w:rStyle w:val="aff1"/>
          <w:rtl/>
        </w:rPr>
        <w:footnoteReference w:id="91"/>
      </w:r>
    </w:p>
    <w:p w14:paraId="39676447" w14:textId="77777777" w:rsidR="0069391F" w:rsidRPr="0069391F" w:rsidRDefault="0069391F" w:rsidP="0069391F">
      <w:pPr>
        <w:pStyle w:val="36"/>
        <w:framePr w:wrap="notBeside"/>
        <w:rPr>
          <w:rtl/>
        </w:rPr>
      </w:pPr>
      <w:r w:rsidRPr="0069391F">
        <w:rPr>
          <w:rtl/>
        </w:rPr>
        <w:t>רבה</w:t>
      </w:r>
    </w:p>
    <w:p w14:paraId="4E7EBCE0" w14:textId="77777777" w:rsidR="0069391F" w:rsidRPr="00C35A2C" w:rsidRDefault="0069391F" w:rsidP="0069391F">
      <w:pPr>
        <w:rPr>
          <w:rFonts w:ascii="David" w:hAnsi="David"/>
          <w:sz w:val="32"/>
          <w:rtl/>
        </w:rPr>
      </w:pPr>
      <w:r w:rsidRPr="00C35A2C">
        <w:rPr>
          <w:rFonts w:ascii="David" w:hAnsi="David"/>
          <w:sz w:val="32"/>
          <w:rtl/>
        </w:rPr>
        <w:t>ענבים בצרום זיתים ומסקום</w:t>
      </w:r>
      <w:r>
        <w:rPr>
          <w:rFonts w:ascii="David" w:hAnsi="David" w:hint="cs"/>
          <w:sz w:val="32"/>
          <w:rtl/>
        </w:rPr>
        <w:t>,</w:t>
      </w:r>
      <w:r w:rsidRPr="00C35A2C">
        <w:rPr>
          <w:rFonts w:ascii="David" w:hAnsi="David"/>
          <w:sz w:val="32"/>
          <w:rtl/>
        </w:rPr>
        <w:t xml:space="preserve"> אבל דרכום </w:t>
      </w:r>
      <w:r>
        <w:rPr>
          <w:rFonts w:ascii="David" w:hAnsi="David" w:cs="BA Vilna Medium"/>
          <w:sz w:val="32"/>
          <w:rtl/>
        </w:rPr>
        <w:t>–</w:t>
      </w:r>
      <w:r>
        <w:rPr>
          <w:rFonts w:ascii="David" w:hAnsi="David" w:hint="cs"/>
          <w:sz w:val="32"/>
          <w:rtl/>
        </w:rPr>
        <w:t xml:space="preserve"> לגבי השבח - </w:t>
      </w:r>
      <w:r w:rsidRPr="00C35A2C">
        <w:rPr>
          <w:rFonts w:ascii="David" w:hAnsi="David"/>
          <w:sz w:val="32"/>
          <w:rtl/>
        </w:rPr>
        <w:t>לא</w:t>
      </w:r>
      <w:r>
        <w:rPr>
          <w:rStyle w:val="affffe"/>
          <w:rFonts w:hint="cs"/>
          <w:rtl/>
        </w:rPr>
        <w:t xml:space="preserve"> </w:t>
      </w:r>
      <w:r w:rsidRPr="0069391F">
        <w:rPr>
          <w:rStyle w:val="affffe"/>
          <w:rtl/>
        </w:rPr>
        <w:t>וכההיא</w:t>
      </w:r>
      <w:r w:rsidRPr="00C35A2C">
        <w:rPr>
          <w:rFonts w:ascii="David" w:hAnsi="David"/>
          <w:sz w:val="32"/>
          <w:rtl/>
        </w:rPr>
        <w:t xml:space="preserve"> דגזל פרה והוקירה כיון דקנאה בשינוי</w:t>
      </w:r>
      <w:r>
        <w:rPr>
          <w:rStyle w:val="aff1"/>
          <w:rFonts w:ascii="David" w:hAnsi="David"/>
          <w:sz w:val="32"/>
          <w:rtl/>
        </w:rPr>
        <w:footnoteReference w:id="92"/>
      </w:r>
    </w:p>
    <w:p w14:paraId="6F20C958" w14:textId="77777777" w:rsidR="0069391F" w:rsidRPr="0069391F" w:rsidRDefault="0069391F" w:rsidP="0069391F">
      <w:pPr>
        <w:pStyle w:val="36"/>
        <w:framePr w:wrap="notBeside"/>
        <w:rPr>
          <w:rtl/>
        </w:rPr>
      </w:pPr>
      <w:r w:rsidRPr="0069391F">
        <w:rPr>
          <w:rtl/>
        </w:rPr>
        <w:t>ר"י</w:t>
      </w:r>
    </w:p>
    <w:p w14:paraId="57D92B5B" w14:textId="77777777" w:rsidR="0069391F" w:rsidRPr="00C35A2C" w:rsidRDefault="0069391F" w:rsidP="0069391F">
      <w:pPr>
        <w:spacing w:after="60"/>
        <w:rPr>
          <w:rFonts w:ascii="David" w:hAnsi="David"/>
          <w:sz w:val="32"/>
          <w:rtl/>
        </w:rPr>
      </w:pPr>
      <w:r w:rsidRPr="00C35A2C">
        <w:rPr>
          <w:rFonts w:ascii="David" w:hAnsi="David"/>
          <w:sz w:val="32"/>
          <w:rtl/>
        </w:rPr>
        <w:t>אפילו דרכום</w:t>
      </w:r>
      <w:r>
        <w:rPr>
          <w:rFonts w:ascii="David" w:hAnsi="David" w:hint="cs"/>
          <w:sz w:val="32"/>
          <w:rtl/>
        </w:rPr>
        <w:t>- לגבי יין דלוקח-</w:t>
      </w:r>
      <w:r w:rsidRPr="00C35A2C">
        <w:rPr>
          <w:rFonts w:ascii="David" w:hAnsi="David"/>
          <w:sz w:val="32"/>
          <w:rtl/>
        </w:rPr>
        <w:t xml:space="preserve"> ליתן לו דמי היזק ענביו </w:t>
      </w:r>
      <w:r w:rsidRPr="0069391F">
        <w:rPr>
          <w:rStyle w:val="affffe"/>
          <w:rtl/>
        </w:rPr>
        <w:t>וכריא"ש</w:t>
      </w:r>
    </w:p>
    <w:p w14:paraId="41611B99" w14:textId="77777777" w:rsidR="0069391F" w:rsidRPr="009474E0" w:rsidRDefault="0069391F" w:rsidP="0069391F">
      <w:pPr>
        <w:pStyle w:val="36"/>
        <w:framePr w:wrap="notBeside"/>
      </w:pPr>
      <w:r w:rsidRPr="009474E0">
        <w:rPr>
          <w:rFonts w:hint="cs"/>
          <w:rtl/>
        </w:rPr>
        <w:t>ר''א:</w:t>
      </w:r>
      <w:r w:rsidRPr="009474E0">
        <w:t xml:space="preserve"> </w:t>
      </w:r>
    </w:p>
    <w:p w14:paraId="456C98BE" w14:textId="77777777" w:rsidR="0069391F" w:rsidRPr="00C35A2C" w:rsidRDefault="0069391F" w:rsidP="0069391F">
      <w:pPr>
        <w:pStyle w:val="affff9"/>
        <w:rPr>
          <w:rtl/>
        </w:rPr>
      </w:pPr>
      <w:r w:rsidRPr="00C35A2C">
        <w:rPr>
          <w:rtl/>
        </w:rPr>
        <w:t>נטל חלק פשוט ויתר</w:t>
      </w:r>
    </w:p>
    <w:p w14:paraId="722C9AE5" w14:textId="77777777" w:rsidR="0069391F" w:rsidRPr="0069391F" w:rsidRDefault="0069391F" w:rsidP="0069391F">
      <w:pPr>
        <w:pStyle w:val="36"/>
        <w:framePr w:wrap="notBeside"/>
        <w:rPr>
          <w:rtl/>
        </w:rPr>
      </w:pPr>
      <w:r w:rsidRPr="0069391F">
        <w:rPr>
          <w:rtl/>
        </w:rPr>
        <w:t xml:space="preserve">ר"פ מרבא </w:t>
      </w:r>
    </w:p>
    <w:p w14:paraId="343F3648" w14:textId="77777777" w:rsidR="0069391F" w:rsidRPr="00C35A2C" w:rsidRDefault="0069391F" w:rsidP="0069391F">
      <w:pPr>
        <w:rPr>
          <w:rFonts w:ascii="David" w:hAnsi="David"/>
          <w:sz w:val="32"/>
          <w:rtl/>
        </w:rPr>
      </w:pPr>
      <w:r w:rsidRPr="00C35A2C">
        <w:rPr>
          <w:rFonts w:ascii="David" w:hAnsi="David"/>
          <w:sz w:val="32"/>
          <w:rtl/>
        </w:rPr>
        <w:t xml:space="preserve">ויתר באותה שדה דאין לבכור קודם חלוקה </w:t>
      </w:r>
      <w:r w:rsidRPr="0069391F">
        <w:rPr>
          <w:rStyle w:val="afffff0"/>
          <w:rtl/>
        </w:rPr>
        <w:t>[בכלום]</w:t>
      </w:r>
    </w:p>
    <w:p w14:paraId="781241FE" w14:textId="77777777" w:rsidR="0069391F" w:rsidRPr="0069391F" w:rsidRDefault="0069391F" w:rsidP="0069391F">
      <w:pPr>
        <w:pStyle w:val="36"/>
        <w:framePr w:wrap="notBeside"/>
        <w:rPr>
          <w:rtl/>
        </w:rPr>
      </w:pPr>
      <w:r w:rsidRPr="0069391F">
        <w:rPr>
          <w:rtl/>
        </w:rPr>
        <w:t>רב פפי מרבא</w:t>
      </w:r>
    </w:p>
    <w:p w14:paraId="6F7AA54E" w14:textId="77777777" w:rsidR="0069391F" w:rsidRPr="009474E0" w:rsidRDefault="0069391F" w:rsidP="0069391F">
      <w:pPr>
        <w:rPr>
          <w:rStyle w:val="afffff0"/>
          <w:rtl/>
        </w:rPr>
      </w:pPr>
      <w:r w:rsidRPr="009474E0">
        <w:rPr>
          <w:rFonts w:ascii="David" w:hAnsi="David"/>
          <w:sz w:val="32"/>
          <w:rtl/>
        </w:rPr>
        <w:t>ויתר בכל הנכסים דיש לבכור קודם חלוקה</w:t>
      </w:r>
      <w:r w:rsidRPr="009474E0">
        <w:rPr>
          <w:rFonts w:hint="cs"/>
          <w:rtl/>
        </w:rPr>
        <w:t xml:space="preserve"> </w:t>
      </w:r>
      <w:r w:rsidRPr="009474E0">
        <w:rPr>
          <w:rStyle w:val="afffff0"/>
          <w:rtl/>
        </w:rPr>
        <w:t>בחלק בכורה ממעשה דמחינהו</w:t>
      </w:r>
    </w:p>
    <w:p w14:paraId="4F24A13D" w14:textId="1B28916E" w:rsidR="0069391F" w:rsidRPr="0069391F" w:rsidRDefault="0069391F" w:rsidP="00A22AA9">
      <w:pPr>
        <w:spacing w:after="60"/>
        <w:rPr>
          <w:rFonts w:ascii="David" w:hAnsi="David"/>
          <w:sz w:val="32"/>
          <w:rtl/>
        </w:rPr>
      </w:pPr>
      <w:r w:rsidRPr="00C35A2C">
        <w:rPr>
          <w:rFonts w:ascii="David" w:hAnsi="David"/>
          <w:sz w:val="32"/>
          <w:rtl/>
        </w:rPr>
        <w:t>ד</w:t>
      </w:r>
      <w:r w:rsidRPr="0069391F">
        <w:rPr>
          <w:rStyle w:val="affff8"/>
          <w:rFonts w:hint="cs"/>
          <w:rtl/>
        </w:rPr>
        <w:t>'</w:t>
      </w:r>
      <w:r w:rsidRPr="0069391F">
        <w:rPr>
          <w:rStyle w:val="affff8"/>
          <w:rtl/>
        </w:rPr>
        <w:t>לתת לו</w:t>
      </w:r>
      <w:r w:rsidRPr="0069391F">
        <w:rPr>
          <w:rStyle w:val="affff8"/>
          <w:rFonts w:hint="cs"/>
          <w:rtl/>
        </w:rPr>
        <w:t>'</w:t>
      </w:r>
      <w:r w:rsidRPr="00F10693">
        <w:rPr>
          <w:rtl/>
        </w:rPr>
        <w:t xml:space="preserve"> </w:t>
      </w:r>
      <w:r w:rsidRPr="00C35A2C">
        <w:rPr>
          <w:rFonts w:ascii="David" w:hAnsi="David"/>
          <w:sz w:val="32"/>
          <w:rtl/>
        </w:rPr>
        <w:t xml:space="preserve">עד </w:t>
      </w:r>
      <w:r>
        <w:rPr>
          <w:rFonts w:ascii="David" w:hAnsi="David" w:hint="cs"/>
          <w:sz w:val="32"/>
          <w:rtl/>
        </w:rPr>
        <w:t xml:space="preserve">שבא לידו </w:t>
      </w:r>
      <w:r w:rsidRPr="0069391F">
        <w:rPr>
          <w:rStyle w:val="afffff0"/>
          <w:rtl/>
        </w:rPr>
        <w:t>אחר שעת חלו</w:t>
      </w:r>
      <w:r>
        <w:rPr>
          <w:rStyle w:val="afffff0"/>
          <w:rFonts w:hint="cs"/>
          <w:rtl/>
        </w:rPr>
        <w:t>קה</w:t>
      </w:r>
      <w:r w:rsidR="00A22AA9">
        <w:rPr>
          <w:rStyle w:val="afffff0"/>
          <w:rFonts w:hint="cs"/>
          <w:rtl/>
        </w:rPr>
        <w:t xml:space="preserve"> </w:t>
      </w:r>
      <w:r w:rsidR="00A22AA9" w:rsidRPr="00C35A2C">
        <w:rPr>
          <w:rFonts w:ascii="David" w:hAnsi="David"/>
          <w:sz w:val="32"/>
          <w:rtl/>
        </w:rPr>
        <w:t>משעה שמת האב נתונה לבכור</w:t>
      </w:r>
      <w:r w:rsidR="00A22AA9">
        <w:rPr>
          <w:rStyle w:val="aff1"/>
          <w:rFonts w:ascii="David" w:hAnsi="David"/>
          <w:sz w:val="32"/>
          <w:rtl/>
        </w:rPr>
        <w:footnoteReference w:id="93"/>
      </w:r>
    </w:p>
    <w:p w14:paraId="4B4A7D66" w14:textId="77777777" w:rsidR="0069391F" w:rsidRPr="00C35A2C" w:rsidRDefault="0069391F" w:rsidP="0069391F">
      <w:pPr>
        <w:pStyle w:val="affe"/>
        <w:framePr w:wrap="around"/>
        <w:rPr>
          <w:rtl/>
        </w:rPr>
      </w:pPr>
      <w:r w:rsidRPr="00C35A2C">
        <w:rPr>
          <w:rtl/>
        </w:rPr>
        <w:t>קכו:</w:t>
      </w:r>
    </w:p>
    <w:p w14:paraId="7DEB5C5F" w14:textId="77777777" w:rsidR="0069391F" w:rsidRPr="0069391F" w:rsidRDefault="0069391F" w:rsidP="0069391F">
      <w:pPr>
        <w:pStyle w:val="36"/>
        <w:framePr w:wrap="notBeside"/>
        <w:rPr>
          <w:rtl/>
        </w:rPr>
      </w:pPr>
      <w:r w:rsidRPr="0069391F">
        <w:rPr>
          <w:rtl/>
        </w:rPr>
        <w:t>שלחו מתם</w:t>
      </w:r>
    </w:p>
    <w:p w14:paraId="4943A917" w14:textId="77777777" w:rsidR="0069391F" w:rsidRPr="00C35A2C" w:rsidRDefault="0069391F" w:rsidP="0069391F">
      <w:pPr>
        <w:rPr>
          <w:rFonts w:ascii="David" w:hAnsi="David"/>
          <w:sz w:val="32"/>
          <w:rtl/>
        </w:rPr>
      </w:pPr>
      <w:r w:rsidRPr="00C35A2C">
        <w:rPr>
          <w:rFonts w:ascii="David" w:hAnsi="David"/>
          <w:sz w:val="32"/>
          <w:rtl/>
        </w:rPr>
        <w:t>אין לבכור קודם חלוקה</w:t>
      </w:r>
    </w:p>
    <w:p w14:paraId="43BAA581" w14:textId="77777777" w:rsidR="0069391F" w:rsidRPr="0069391F" w:rsidRDefault="0069391F" w:rsidP="0069391F">
      <w:pPr>
        <w:pStyle w:val="36"/>
        <w:framePr w:wrap="notBeside"/>
        <w:rPr>
          <w:rtl/>
        </w:rPr>
      </w:pPr>
      <w:r w:rsidRPr="0069391F">
        <w:rPr>
          <w:rtl/>
        </w:rPr>
        <w:t>הלכתא</w:t>
      </w:r>
    </w:p>
    <w:p w14:paraId="6A6C3102" w14:textId="77777777" w:rsidR="0069391F" w:rsidRPr="0069391F" w:rsidRDefault="0069391F" w:rsidP="0069391F">
      <w:pPr>
        <w:rPr>
          <w:rFonts w:ascii="David" w:hAnsi="David"/>
          <w:spacing w:val="-2"/>
          <w:sz w:val="32"/>
          <w:rtl/>
        </w:rPr>
      </w:pPr>
      <w:r w:rsidRPr="0069391F">
        <w:rPr>
          <w:rFonts w:ascii="David" w:hAnsi="David"/>
          <w:spacing w:val="-2"/>
          <w:sz w:val="32"/>
          <w:rtl/>
        </w:rPr>
        <w:t>יש לבכור קודם חלוקה</w:t>
      </w:r>
      <w:r w:rsidRPr="0069391F">
        <w:rPr>
          <w:rFonts w:ascii="David" w:hAnsi="David" w:hint="cs"/>
          <w:spacing w:val="-2"/>
          <w:sz w:val="32"/>
          <w:rtl/>
        </w:rPr>
        <w:t xml:space="preserve"> </w:t>
      </w:r>
      <w:r w:rsidRPr="0069391F">
        <w:rPr>
          <w:rStyle w:val="affffe"/>
          <w:rFonts w:hint="cs"/>
          <w:rtl/>
        </w:rPr>
        <w:t>וכן נהג מ''ז מרישב''א ופסק כר''א</w:t>
      </w:r>
      <w:r w:rsidRPr="0069391F">
        <w:rPr>
          <w:rFonts w:ascii="David" w:hAnsi="David" w:hint="cs"/>
          <w:spacing w:val="-2"/>
          <w:sz w:val="32"/>
          <w:rtl/>
        </w:rPr>
        <w:t xml:space="preserve"> דוי</w:t>
      </w:r>
      <w:r w:rsidRPr="0069391F">
        <w:rPr>
          <w:rFonts w:ascii="David" w:hAnsi="David"/>
          <w:spacing w:val="-2"/>
          <w:sz w:val="32"/>
          <w:rtl/>
        </w:rPr>
        <w:t>תר בכולן</w:t>
      </w:r>
    </w:p>
    <w:p w14:paraId="53A11030" w14:textId="77777777" w:rsidR="0069391F" w:rsidRPr="0069391F" w:rsidRDefault="0069391F" w:rsidP="0069391F">
      <w:pPr>
        <w:pStyle w:val="36"/>
        <w:framePr w:wrap="notBeside"/>
        <w:rPr>
          <w:rtl/>
        </w:rPr>
      </w:pPr>
      <w:r w:rsidRPr="0069391F">
        <w:rPr>
          <w:rtl/>
        </w:rPr>
        <w:t>והלכתא</w:t>
      </w:r>
    </w:p>
    <w:p w14:paraId="64F6E1F1" w14:textId="7F034AD9" w:rsidR="0069391F" w:rsidRPr="00A22AA9" w:rsidRDefault="0069391F" w:rsidP="0069391F">
      <w:pPr>
        <w:rPr>
          <w:rFonts w:ascii="David" w:hAnsi="David"/>
          <w:spacing w:val="-2"/>
          <w:sz w:val="32"/>
          <w:rtl/>
        </w:rPr>
      </w:pPr>
      <w:r w:rsidRPr="00A22AA9">
        <w:rPr>
          <w:rStyle w:val="affffe"/>
          <w:spacing w:val="-2"/>
          <w:rtl/>
        </w:rPr>
        <w:t>כרבנן</w:t>
      </w:r>
      <w:r w:rsidRPr="00A22AA9">
        <w:rPr>
          <w:rFonts w:ascii="David" w:hAnsi="David"/>
          <w:spacing w:val="-2"/>
          <w:sz w:val="32"/>
          <w:rtl/>
        </w:rPr>
        <w:t xml:space="preserve"> </w:t>
      </w:r>
      <w:r w:rsidRPr="00A22AA9">
        <w:rPr>
          <w:rStyle w:val="affffe"/>
          <w:rFonts w:hint="cs"/>
          <w:spacing w:val="-2"/>
          <w:rtl/>
        </w:rPr>
        <w:t>ואף:</w:t>
      </w:r>
      <w:r w:rsidRPr="00A22AA9">
        <w:rPr>
          <w:rFonts w:ascii="David" w:hAnsi="David" w:hint="cs"/>
          <w:spacing w:val="-2"/>
          <w:sz w:val="32"/>
          <w:rtl/>
        </w:rPr>
        <w:t xml:space="preserve"> </w:t>
      </w:r>
      <w:r w:rsidRPr="00A22AA9">
        <w:rPr>
          <w:rFonts w:ascii="David" w:hAnsi="David"/>
          <w:spacing w:val="-2"/>
          <w:sz w:val="32"/>
          <w:rtl/>
        </w:rPr>
        <w:t>דאין בכור נוטל פ"ש</w:t>
      </w:r>
      <w:r w:rsidRPr="00A22AA9">
        <w:rPr>
          <w:rFonts w:ascii="David" w:hAnsi="David" w:hint="cs"/>
          <w:spacing w:val="-2"/>
          <w:sz w:val="32"/>
          <w:rtl/>
        </w:rPr>
        <w:t>,</w:t>
      </w:r>
      <w:r w:rsidRPr="00A22AA9">
        <w:rPr>
          <w:rFonts w:hint="cs"/>
          <w:spacing w:val="-2"/>
          <w:rtl/>
        </w:rPr>
        <w:t xml:space="preserve"> '</w:t>
      </w:r>
      <w:r w:rsidRPr="00A22AA9">
        <w:rPr>
          <w:spacing w:val="-2"/>
          <w:rtl/>
        </w:rPr>
        <w:t>י</w:t>
      </w:r>
      <w:r w:rsidRPr="00A22AA9">
        <w:rPr>
          <w:rStyle w:val="affff8"/>
          <w:spacing w:val="-2"/>
          <w:rtl/>
        </w:rPr>
        <w:t>מצא לו</w:t>
      </w:r>
      <w:r w:rsidRPr="00A22AA9">
        <w:rPr>
          <w:rFonts w:hint="cs"/>
          <w:spacing w:val="-2"/>
          <w:rtl/>
        </w:rPr>
        <w:t>'</w:t>
      </w:r>
      <w:r w:rsidRPr="00A22AA9">
        <w:rPr>
          <w:spacing w:val="-2"/>
          <w:rtl/>
        </w:rPr>
        <w:t xml:space="preserve"> </w:t>
      </w:r>
      <w:r w:rsidRPr="00A22AA9">
        <w:rPr>
          <w:rFonts w:ascii="David" w:hAnsi="David"/>
          <w:spacing w:val="-2"/>
          <w:sz w:val="32"/>
          <w:rtl/>
        </w:rPr>
        <w:t>ולא מלווה ראוי ושבח</w:t>
      </w:r>
      <w:r w:rsidRPr="00A22AA9">
        <w:rPr>
          <w:rFonts w:ascii="David" w:hAnsi="David" w:hint="cs"/>
          <w:spacing w:val="-2"/>
          <w:sz w:val="32"/>
          <w:rtl/>
        </w:rPr>
        <w:t xml:space="preserve"> </w:t>
      </w:r>
    </w:p>
    <w:p w14:paraId="6E46D8F4" w14:textId="77777777" w:rsidR="0069391F" w:rsidRPr="00C35A2C" w:rsidRDefault="0069391F" w:rsidP="0069391F">
      <w:pPr>
        <w:rPr>
          <w:rFonts w:ascii="David" w:hAnsi="David"/>
          <w:sz w:val="32"/>
          <w:rtl/>
        </w:rPr>
      </w:pPr>
      <w:r w:rsidRPr="00C35A2C">
        <w:rPr>
          <w:rFonts w:ascii="David" w:hAnsi="David"/>
          <w:sz w:val="32"/>
          <w:rtl/>
        </w:rPr>
        <w:t xml:space="preserve">איני נותן ואיני נוטל </w:t>
      </w:r>
      <w:r w:rsidRPr="0069391F">
        <w:rPr>
          <w:rStyle w:val="affffe"/>
          <w:rtl/>
        </w:rPr>
        <w:t xml:space="preserve">גם למ"ד </w:t>
      </w:r>
      <w:r w:rsidRPr="00C35A2C">
        <w:rPr>
          <w:rFonts w:ascii="David" w:hAnsi="David"/>
          <w:sz w:val="32"/>
          <w:rtl/>
        </w:rPr>
        <w:t>שאין לו קודם חלוקה</w:t>
      </w:r>
      <w:r w:rsidRPr="00C35A2C">
        <w:rPr>
          <w:rFonts w:ascii="David" w:hAnsi="David" w:hint="cs"/>
          <w:sz w:val="32"/>
          <w:rtl/>
        </w:rPr>
        <w:t>,</w:t>
      </w:r>
      <w:r w:rsidRPr="00C35A2C">
        <w:rPr>
          <w:rFonts w:ascii="David" w:hAnsi="David"/>
          <w:sz w:val="32"/>
          <w:rtl/>
        </w:rPr>
        <w:t xml:space="preserve"> כ"ז שלא נטל לא יוכל לתובעו</w:t>
      </w:r>
    </w:p>
    <w:p w14:paraId="2EFDF2E4" w14:textId="77777777" w:rsidR="0069391F" w:rsidRPr="001B450D" w:rsidRDefault="0069391F" w:rsidP="0069391F">
      <w:pPr>
        <w:pStyle w:val="aff9"/>
        <w:rPr>
          <w:rtl/>
        </w:rPr>
      </w:pPr>
      <w:r w:rsidRPr="001B450D">
        <w:rPr>
          <w:rFonts w:hint="cs"/>
          <w:rtl/>
        </w:rPr>
        <w:t>***</w:t>
      </w:r>
    </w:p>
    <w:p w14:paraId="5F5BDE2E" w14:textId="77777777" w:rsidR="0069391F" w:rsidRPr="00F10693" w:rsidRDefault="0069391F" w:rsidP="0069391F">
      <w:pPr>
        <w:pStyle w:val="affffb"/>
        <w:framePr w:wrap="around"/>
        <w:rPr>
          <w:rtl/>
        </w:rPr>
      </w:pPr>
      <w:del w:id="20365" w:author="קלוד" w:date="2026-10-06T10:07:33Z">
        <w:r>
          <w:rPr>
            <w:rtl/>
          </w:rPr>
          <w:delText xml:space="preserve">מתני</w:delText>
        </w:r>
      </w:del>
      <w:ins w:id="20366" w:author="קלוד" w:date="2026-10-06T10:07:33Z">
        <w:r>
          <w:rPr>
            <w:rtl/>
          </w:rPr>
          <w:t xml:space="preserve">משנה ה</w:t>
        </w:r>
      </w:ins>
      <w:del w:id="20367" w:author="קלוד" w:date="2026-10-06T10:07:33Z">
        <w:r>
          <w:rPr>
            <w:rtl/>
          </w:rPr>
          <w:delText xml:space="preserve">'</w:delText>
        </w:r>
      </w:del>
    </w:p>
    <w:p w14:paraId="6267843E" w14:textId="77777777" w:rsidR="0069391F" w:rsidRDefault="0069391F" w:rsidP="00DB3591">
      <w:pPr>
        <w:pStyle w:val="afff3"/>
        <w:rPr>
          <w:rtl/>
        </w:rPr>
      </w:pPr>
      <w:r w:rsidRPr="00C35A2C">
        <w:rPr>
          <w:rtl/>
        </w:rPr>
        <w:t>בני בכור לא יטול פי שנים</w:t>
      </w:r>
    </w:p>
    <w:p w14:paraId="38493031" w14:textId="77777777" w:rsidR="0069391F" w:rsidRDefault="0069391F" w:rsidP="00DB3591">
      <w:pPr>
        <w:pStyle w:val="afff3"/>
        <w:rPr>
          <w:rtl/>
        </w:rPr>
      </w:pPr>
      <w:r w:rsidRPr="00C35A2C">
        <w:rPr>
          <w:rtl/>
        </w:rPr>
        <w:t>בני לא יירש עם אחיו מתנה ע"מ שכתוב בתורה</w:t>
      </w:r>
    </w:p>
    <w:p w14:paraId="6ACA9054" w14:textId="77777777" w:rsidR="0069391F" w:rsidRPr="009474E0" w:rsidRDefault="0069391F" w:rsidP="00DB3591">
      <w:pPr>
        <w:pStyle w:val="afff3"/>
        <w:rPr>
          <w:rtl/>
        </w:rPr>
      </w:pPr>
      <w:r w:rsidRPr="009474E0">
        <w:rPr>
          <w:rtl/>
        </w:rPr>
        <w:t>ריבה לאחד ומיעט לאחר דבריו קיימין ואי בירושה אין דבריו קיימין</w:t>
      </w:r>
    </w:p>
    <w:p w14:paraId="780FE01F" w14:textId="77777777" w:rsidR="0069391F" w:rsidRPr="001B450D" w:rsidRDefault="0069391F" w:rsidP="00DB3591">
      <w:pPr>
        <w:pStyle w:val="afff3"/>
        <w:rPr>
          <w:rtl/>
        </w:rPr>
      </w:pPr>
      <w:r w:rsidRPr="00C35A2C">
        <w:rPr>
          <w:rtl/>
        </w:rPr>
        <w:t>כתב לשון מתנה בין בתחילה בין באמצע בין בסוף דברי קיימין</w:t>
      </w:r>
    </w:p>
    <w:p w14:paraId="1415FDF9" w14:textId="77777777" w:rsidR="0069391F" w:rsidRPr="009474E0" w:rsidRDefault="0069391F" w:rsidP="0069391F">
      <w:pPr>
        <w:pStyle w:val="affff9"/>
        <w:rPr>
          <w:rtl/>
        </w:rPr>
      </w:pPr>
      <w:r w:rsidRPr="009474E0">
        <w:rPr>
          <w:rtl/>
        </w:rPr>
        <w:t>ע"מ שאין לי עלייך שאר כסות ועונה</w:t>
      </w:r>
    </w:p>
    <w:p w14:paraId="2ABD04E9" w14:textId="77777777" w:rsidR="0069391F" w:rsidRPr="0069391F" w:rsidRDefault="0069391F" w:rsidP="0069391F">
      <w:pPr>
        <w:pStyle w:val="36"/>
        <w:framePr w:wrap="notBeside"/>
        <w:rPr>
          <w:rtl/>
        </w:rPr>
      </w:pPr>
      <w:r w:rsidRPr="0069391F">
        <w:rPr>
          <w:rtl/>
        </w:rPr>
        <w:t>ר"מ</w:t>
      </w:r>
    </w:p>
    <w:p w14:paraId="3072351D" w14:textId="77777777" w:rsidR="0069391F" w:rsidRDefault="0069391F" w:rsidP="0069391F">
      <w:pPr>
        <w:rPr>
          <w:rFonts w:ascii="David" w:hAnsi="David"/>
          <w:sz w:val="32"/>
          <w:rtl/>
        </w:rPr>
      </w:pPr>
      <w:r w:rsidRPr="00C35A2C">
        <w:rPr>
          <w:rFonts w:ascii="David" w:hAnsi="David"/>
          <w:sz w:val="32"/>
          <w:rtl/>
        </w:rPr>
        <w:t>מקודשת ותנאו בטל</w:t>
      </w:r>
    </w:p>
    <w:p w14:paraId="286C648A" w14:textId="77777777" w:rsidR="0069391F" w:rsidRPr="0069391F" w:rsidRDefault="0069391F" w:rsidP="0069391F">
      <w:pPr>
        <w:pStyle w:val="36"/>
        <w:framePr w:wrap="notBeside"/>
        <w:rPr>
          <w:rtl/>
        </w:rPr>
      </w:pPr>
      <w:r w:rsidRPr="0069391F">
        <w:rPr>
          <w:rtl/>
        </w:rPr>
        <w:t>ר"י</w:t>
      </w:r>
    </w:p>
    <w:p w14:paraId="6159D527" w14:textId="77777777" w:rsidR="0069391F" w:rsidRPr="0069391F" w:rsidRDefault="0069391F" w:rsidP="0069391F">
      <w:pPr>
        <w:spacing w:after="60"/>
        <w:rPr>
          <w:rStyle w:val="afffff0"/>
          <w:rtl/>
        </w:rPr>
      </w:pPr>
      <w:r w:rsidRPr="00C35A2C">
        <w:rPr>
          <w:rFonts w:ascii="David" w:hAnsi="David"/>
          <w:sz w:val="32"/>
          <w:rtl/>
        </w:rPr>
        <w:t>בד</w:t>
      </w:r>
      <w:r>
        <w:rPr>
          <w:rFonts w:ascii="David" w:hAnsi="David"/>
          <w:sz w:val="32"/>
          <w:rtl/>
        </w:rPr>
        <w:t xml:space="preserve">בר של ממון תנאו קיים </w:t>
      </w:r>
      <w:r w:rsidRPr="0069391F">
        <w:rPr>
          <w:rStyle w:val="afffff0"/>
          <w:rtl/>
        </w:rPr>
        <w:t>[ועונה צער דגופ</w:t>
      </w:r>
      <w:r w:rsidRPr="0069391F">
        <w:rPr>
          <w:rStyle w:val="afffff0"/>
          <w:rFonts w:hint="cs"/>
          <w:rtl/>
        </w:rPr>
        <w:t>ה</w:t>
      </w:r>
      <w:r w:rsidRPr="0069391F">
        <w:rPr>
          <w:rStyle w:val="afffff0"/>
          <w:rtl/>
        </w:rPr>
        <w:t xml:space="preserve"> ומצווה היא] ודווקא </w:t>
      </w:r>
      <w:r w:rsidRPr="0069391F">
        <w:rPr>
          <w:rStyle w:val="afffff0"/>
          <w:rFonts w:hint="cs"/>
          <w:rtl/>
        </w:rPr>
        <w:t>כ</w:t>
      </w:r>
      <w:r w:rsidRPr="0069391F">
        <w:rPr>
          <w:rStyle w:val="afffff0"/>
          <w:rtl/>
        </w:rPr>
        <w:t xml:space="preserve">שמחלה </w:t>
      </w:r>
    </w:p>
    <w:p w14:paraId="4E531CE6" w14:textId="77777777" w:rsidR="0069391F" w:rsidRPr="0069391F" w:rsidRDefault="0069391F" w:rsidP="0069391F">
      <w:pPr>
        <w:pStyle w:val="36"/>
        <w:framePr w:wrap="notBeside"/>
        <w:rPr>
          <w:rtl/>
        </w:rPr>
      </w:pPr>
      <w:r w:rsidRPr="0069391F">
        <w:rPr>
          <w:rtl/>
        </w:rPr>
        <w:t>• ר"י</w:t>
      </w:r>
    </w:p>
    <w:p w14:paraId="3EE38D03" w14:textId="24542287" w:rsidR="0069391F" w:rsidRPr="0069391F" w:rsidRDefault="00A22AA9" w:rsidP="00A22AA9">
      <w:pPr>
        <w:rPr>
          <w:rStyle w:val="afffff0"/>
          <w:rtl/>
        </w:rPr>
      </w:pPr>
      <w:r>
        <w:rPr>
          <w:rFonts w:ascii="David" w:hAnsi="David" w:hint="cs"/>
          <w:sz w:val="32"/>
          <w:rtl/>
        </w:rPr>
        <w:t>בני זה בכורי נאמן, בני זה בכור אינו מקבל פי שנים ש</w:t>
      </w:r>
      <w:r w:rsidR="0069391F" w:rsidRPr="00C35A2C">
        <w:rPr>
          <w:rFonts w:ascii="David" w:hAnsi="David"/>
          <w:sz w:val="32"/>
          <w:rtl/>
        </w:rPr>
        <w:t>סתם בכור אפשר בכ</w:t>
      </w:r>
      <w:r w:rsidR="0069391F">
        <w:rPr>
          <w:rFonts w:ascii="David" w:hAnsi="David" w:hint="cs"/>
          <w:sz w:val="32"/>
          <w:rtl/>
        </w:rPr>
        <w:t>ו</w:t>
      </w:r>
      <w:r w:rsidR="0069391F" w:rsidRPr="00C35A2C">
        <w:rPr>
          <w:rFonts w:ascii="David" w:hAnsi="David"/>
          <w:sz w:val="32"/>
          <w:rtl/>
        </w:rPr>
        <w:t>ר דא</w:t>
      </w:r>
      <w:r w:rsidR="0069391F">
        <w:rPr>
          <w:rFonts w:ascii="David" w:hAnsi="David" w:hint="cs"/>
          <w:sz w:val="32"/>
          <w:rtl/>
        </w:rPr>
        <w:t>ם</w:t>
      </w:r>
      <w:r w:rsidR="0069391F" w:rsidRPr="00C35A2C">
        <w:rPr>
          <w:rFonts w:ascii="David" w:hAnsi="David"/>
          <w:sz w:val="32"/>
          <w:rtl/>
        </w:rPr>
        <w:t xml:space="preserve"> הוא</w:t>
      </w:r>
      <w:r>
        <w:rPr>
          <w:rStyle w:val="afff8"/>
          <w:rFonts w:hint="cs"/>
          <w:rtl/>
        </w:rPr>
        <w:t xml:space="preserve"> - </w:t>
      </w:r>
      <w:r w:rsidR="0069391F" w:rsidRPr="0081371E">
        <w:rPr>
          <w:rStyle w:val="afff8"/>
          <w:rtl/>
        </w:rPr>
        <w:t>בוכרא דאמא</w:t>
      </w:r>
      <w:r w:rsidR="0069391F" w:rsidRPr="00C35A2C">
        <w:rPr>
          <w:rFonts w:ascii="David" w:hAnsi="David"/>
          <w:sz w:val="32"/>
          <w:rtl/>
        </w:rPr>
        <w:t xml:space="preserve"> </w:t>
      </w:r>
      <w:r w:rsidR="0069391F">
        <w:rPr>
          <w:rFonts w:ascii="David" w:hAnsi="David" w:hint="cs"/>
          <w:sz w:val="32"/>
          <w:rtl/>
        </w:rPr>
        <w:t xml:space="preserve">נקרא בכור שוטה </w:t>
      </w:r>
      <w:r w:rsidR="0069391F" w:rsidRPr="0069391F">
        <w:rPr>
          <w:rStyle w:val="afffff0"/>
          <w:rFonts w:hint="cs"/>
          <w:rtl/>
        </w:rPr>
        <w:t>[כ</w:t>
      </w:r>
      <w:r w:rsidR="0069391F" w:rsidRPr="0069391F">
        <w:rPr>
          <w:rStyle w:val="afffff0"/>
          <w:rtl/>
        </w:rPr>
        <w:t>הדס שוטה שאינו בכור גמור]</w:t>
      </w:r>
    </w:p>
    <w:p w14:paraId="3AA58568" w14:textId="77777777" w:rsidR="0069391F" w:rsidRPr="009474E0" w:rsidRDefault="0069391F" w:rsidP="0069391F">
      <w:pPr>
        <w:pStyle w:val="36"/>
        <w:framePr w:wrap="notBeside"/>
        <w:rPr>
          <w:rtl/>
        </w:rPr>
      </w:pPr>
      <w:r w:rsidRPr="009474E0">
        <w:rPr>
          <w:rFonts w:hint="cs"/>
          <w:rtl/>
        </w:rPr>
        <w:t>ר''ח</w:t>
      </w:r>
    </w:p>
    <w:p w14:paraId="7AFBAE09" w14:textId="19D10971" w:rsidR="0069391F" w:rsidRPr="009474E0" w:rsidRDefault="0069391F" w:rsidP="0069391F">
      <w:pPr>
        <w:rPr>
          <w:rtl/>
        </w:rPr>
      </w:pPr>
      <w:r w:rsidRPr="009474E0">
        <w:rPr>
          <w:rFonts w:hint="cs"/>
          <w:rtl/>
        </w:rPr>
        <w:t>מוחזקני בזה שבכור</w:t>
      </w:r>
      <w:r>
        <w:rPr>
          <w:rFonts w:hint="cs"/>
          <w:rtl/>
        </w:rPr>
        <w:t>,</w:t>
      </w:r>
      <w:r w:rsidRPr="009474E0">
        <w:rPr>
          <w:rFonts w:hint="cs"/>
          <w:rtl/>
        </w:rPr>
        <w:t xml:space="preserve"> </w:t>
      </w:r>
      <w:r w:rsidR="00A22AA9">
        <w:rPr>
          <w:rFonts w:hint="cs"/>
          <w:rtl/>
        </w:rPr>
        <w:t xml:space="preserve">והיינו בכור מאב - </w:t>
      </w:r>
      <w:r w:rsidRPr="009474E0">
        <w:rPr>
          <w:rFonts w:hint="cs"/>
          <w:rtl/>
        </w:rPr>
        <w:t xml:space="preserve">שאביו אמר </w:t>
      </w:r>
      <w:r w:rsidR="00A22AA9">
        <w:rPr>
          <w:rFonts w:hint="cs"/>
          <w:rtl/>
        </w:rPr>
        <w:t xml:space="preserve">לבניו שחשו בעיניהם </w:t>
      </w:r>
      <w:r w:rsidRPr="009474E0">
        <w:rPr>
          <w:rFonts w:hint="cs"/>
          <w:rtl/>
        </w:rPr>
        <w:t xml:space="preserve">ללכת אליו ובכור דאב רוקו מרפא ולא בכור דאם. </w:t>
      </w:r>
    </w:p>
    <w:p w14:paraId="3B9529F2" w14:textId="315A1B29" w:rsidR="00AC0AF5" w:rsidRPr="001B450D" w:rsidRDefault="001B450D" w:rsidP="00AC0AF5">
      <w:pPr>
        <w:pStyle w:val="aff9"/>
        <w:rPr>
          <w:del w:id="90140" w:author="מנוע עיצוב" w:date="2026-10-08T11:01:28Z"/>
          <w:rtl/>
        </w:rPr>
      </w:pPr>
      <w:del w:id="90139" w:author="מנוע עיצוב" w:date="2026-10-08T11:01:28Z">
        <w:r w:rsidRPr="001B450D">
          <w:rPr>
            <w:rFonts w:hint="cs"/>
            <w:rtl/>
          </w:rPr>
          <w:delText xml:space="preserve">***</w:delText>
        </w:r>
      </w:del>
    </w:p>
    <w:p w14:paraId="647708E5" w14:textId="77777777" w:rsidR="00AC0AF5" w:rsidRPr="00C35A2C" w:rsidRDefault="00AC0AF5" w:rsidP="00982F98">
      <w:pPr>
        <w:pStyle w:val="affe"/>
        <w:framePr w:wrap="around"/>
        <w:rPr>
          <w:rtl/>
        </w:rPr>
      </w:pPr>
      <w:bookmarkStart w:id="53" w:name="_Hlk181187776"/>
      <w:r w:rsidRPr="00C35A2C">
        <w:rPr>
          <w:rtl/>
        </w:rPr>
        <w:t>קכז.</w:t>
      </w:r>
    </w:p>
    <w:p w14:paraId="459D2D2E" w14:textId="16BBA1E2" w:rsidR="00AC0AF5" w:rsidRPr="00A22AA9" w:rsidRDefault="00AC0AF5" w:rsidP="00A22AA9">
      <w:pPr>
        <w:pStyle w:val="affff9"/>
        <w:rPr>
          <w:rtl/>
        </w:rPr>
      </w:pPr>
      <w:r w:rsidRPr="00A22AA9">
        <w:rPr>
          <w:rtl/>
        </w:rPr>
        <w:t>טומטום שנקרע ונמצא זכר</w:t>
      </w:r>
    </w:p>
    <w:p w14:paraId="18654612" w14:textId="77777777" w:rsidR="00A22AA9" w:rsidRPr="00A22AA9" w:rsidRDefault="00AC0AF5" w:rsidP="00A22AA9">
      <w:pPr>
        <w:pStyle w:val="36"/>
        <w:framePr w:wrap="notBeside"/>
        <w:rPr>
          <w:rtl/>
        </w:rPr>
      </w:pPr>
      <w:r w:rsidRPr="00A22AA9">
        <w:rPr>
          <w:rtl/>
        </w:rPr>
        <w:t xml:space="preserve">ר"א </w:t>
      </w:r>
    </w:p>
    <w:p w14:paraId="39DB1E72" w14:textId="1B75FC85" w:rsidR="00AC0AF5" w:rsidRPr="00C35A2C" w:rsidRDefault="00AC0AF5" w:rsidP="00A22AA9">
      <w:pPr>
        <w:rPr>
          <w:rFonts w:ascii="David" w:hAnsi="David"/>
          <w:sz w:val="32"/>
          <w:rtl/>
        </w:rPr>
      </w:pPr>
      <w:r w:rsidRPr="00C35A2C">
        <w:rPr>
          <w:rFonts w:ascii="David" w:hAnsi="David"/>
          <w:sz w:val="32"/>
          <w:rtl/>
        </w:rPr>
        <w:t>אינו נוטל פי שנים –והיה הבן הבכור לשניאה</w:t>
      </w:r>
    </w:p>
    <w:p w14:paraId="2921910F" w14:textId="77777777" w:rsidR="00A22AA9" w:rsidRPr="00A22AA9" w:rsidRDefault="00AC0AF5" w:rsidP="00A22AA9">
      <w:pPr>
        <w:pStyle w:val="36"/>
        <w:framePr w:wrap="notBeside"/>
        <w:rPr>
          <w:rtl/>
        </w:rPr>
      </w:pPr>
      <w:r w:rsidRPr="00A22AA9">
        <w:rPr>
          <w:rtl/>
        </w:rPr>
        <w:t xml:space="preserve">רנב"י </w:t>
      </w:r>
    </w:p>
    <w:p w14:paraId="262BC200" w14:textId="2CD95869" w:rsidR="00AC0AF5" w:rsidRPr="00A22AA9" w:rsidRDefault="00AC0AF5" w:rsidP="00A22AA9">
      <w:pPr>
        <w:rPr>
          <w:rtl/>
        </w:rPr>
      </w:pPr>
      <w:r w:rsidRPr="00A22AA9">
        <w:rPr>
          <w:rtl/>
        </w:rPr>
        <w:t xml:space="preserve">אינו נידון כבן סורר מורה </w:t>
      </w:r>
      <w:r w:rsidRPr="00A22AA9">
        <w:rPr>
          <w:rStyle w:val="affffe"/>
          <w:rtl/>
        </w:rPr>
        <w:t>שנא'</w:t>
      </w:r>
      <w:r w:rsidRPr="00A22AA9">
        <w:rPr>
          <w:rtl/>
        </w:rPr>
        <w:t xml:space="preserve"> </w:t>
      </w:r>
      <w:r w:rsidRPr="00A22AA9">
        <w:rPr>
          <w:rStyle w:val="affff8"/>
          <w:rFonts w:hint="cs"/>
          <w:rtl/>
        </w:rPr>
        <w:t>'</w:t>
      </w:r>
      <w:r w:rsidRPr="00A22AA9">
        <w:rPr>
          <w:rStyle w:val="affff8"/>
          <w:rtl/>
        </w:rPr>
        <w:t>כי יהיה לאיש בן סורר ומורה</w:t>
      </w:r>
      <w:r w:rsidRPr="00A22AA9">
        <w:rPr>
          <w:rStyle w:val="affff8"/>
          <w:rFonts w:hint="cs"/>
          <w:rtl/>
        </w:rPr>
        <w:t>'</w:t>
      </w:r>
    </w:p>
    <w:p w14:paraId="2D4ACF12" w14:textId="77777777" w:rsidR="00A22AA9" w:rsidRPr="00A22AA9" w:rsidRDefault="00AC0AF5" w:rsidP="00A22AA9">
      <w:pPr>
        <w:pStyle w:val="36"/>
        <w:framePr w:wrap="notBeside"/>
        <w:rPr>
          <w:rtl/>
        </w:rPr>
      </w:pPr>
      <w:r w:rsidRPr="00A22AA9">
        <w:rPr>
          <w:rtl/>
        </w:rPr>
        <w:t xml:space="preserve">אמימר </w:t>
      </w:r>
    </w:p>
    <w:p w14:paraId="77BE3185" w14:textId="7CD90968" w:rsidR="00AC0AF5" w:rsidRPr="00A22AA9" w:rsidRDefault="00AC0AF5" w:rsidP="00A22AA9">
      <w:pPr>
        <w:rPr>
          <w:rStyle w:val="affff8"/>
          <w:rtl/>
        </w:rPr>
      </w:pPr>
      <w:r w:rsidRPr="00A22AA9">
        <w:rPr>
          <w:rtl/>
        </w:rPr>
        <w:t xml:space="preserve">אינו ממעט מחלק בכורה  </w:t>
      </w:r>
      <w:r w:rsidRPr="00A22AA9">
        <w:rPr>
          <w:rStyle w:val="affffe"/>
          <w:rtl/>
        </w:rPr>
        <w:t>שנא'</w:t>
      </w:r>
      <w:r w:rsidRPr="00A22AA9">
        <w:rPr>
          <w:rtl/>
        </w:rPr>
        <w:t xml:space="preserve"> </w:t>
      </w:r>
      <w:r w:rsidRPr="00A22AA9">
        <w:rPr>
          <w:rStyle w:val="affff8"/>
          <w:rFonts w:hint="cs"/>
          <w:rtl/>
        </w:rPr>
        <w:t>'</w:t>
      </w:r>
      <w:r w:rsidRPr="00A22AA9">
        <w:rPr>
          <w:rStyle w:val="affff8"/>
          <w:rtl/>
        </w:rPr>
        <w:t>וילדה לו בנים</w:t>
      </w:r>
      <w:r w:rsidRPr="00A22AA9">
        <w:rPr>
          <w:rStyle w:val="affff8"/>
          <w:rFonts w:hint="cs"/>
          <w:rtl/>
        </w:rPr>
        <w:t>'</w:t>
      </w:r>
    </w:p>
    <w:p w14:paraId="4ABC171C" w14:textId="77777777" w:rsidR="00A22AA9" w:rsidRPr="00A22AA9" w:rsidRDefault="00AC0AF5" w:rsidP="00A22AA9">
      <w:pPr>
        <w:pStyle w:val="36"/>
        <w:framePr w:wrap="notBeside"/>
        <w:rPr>
          <w:rtl/>
        </w:rPr>
      </w:pPr>
      <w:r w:rsidRPr="00A22AA9">
        <w:rPr>
          <w:rtl/>
        </w:rPr>
        <w:t xml:space="preserve">רב שיזבי </w:t>
      </w:r>
    </w:p>
    <w:p w14:paraId="567EAC02" w14:textId="3552F635" w:rsidR="00AC0AF5" w:rsidRPr="00F10693" w:rsidRDefault="00AC0AF5" w:rsidP="00A22AA9">
      <w:pPr>
        <w:rPr>
          <w:rtl/>
        </w:rPr>
      </w:pPr>
      <w:r w:rsidRPr="00C35A2C">
        <w:rPr>
          <w:rFonts w:ascii="David" w:hAnsi="David"/>
          <w:sz w:val="32"/>
          <w:rtl/>
        </w:rPr>
        <w:t xml:space="preserve">אינו נימול לשמונה </w:t>
      </w:r>
      <w:r w:rsidRPr="00A22AA9">
        <w:rPr>
          <w:rStyle w:val="afffff0"/>
          <w:rtl/>
        </w:rPr>
        <w:t>[בשבת]</w:t>
      </w:r>
      <w:r w:rsidRPr="00C35A2C">
        <w:rPr>
          <w:rFonts w:ascii="David" w:hAnsi="David"/>
          <w:sz w:val="32"/>
          <w:rtl/>
        </w:rPr>
        <w:t xml:space="preserve"> </w:t>
      </w:r>
      <w:r w:rsidRPr="00A22AA9">
        <w:rPr>
          <w:rStyle w:val="affffe"/>
          <w:rtl/>
        </w:rPr>
        <w:t>שנא'</w:t>
      </w:r>
      <w:r w:rsidRPr="00F10693">
        <w:rPr>
          <w:rtl/>
        </w:rPr>
        <w:t xml:space="preserve"> </w:t>
      </w:r>
      <w:r w:rsidRPr="00F10693">
        <w:rPr>
          <w:rFonts w:hint="cs"/>
          <w:rtl/>
        </w:rPr>
        <w:t>'</w:t>
      </w:r>
      <w:r w:rsidRPr="00F10693">
        <w:rPr>
          <w:rtl/>
        </w:rPr>
        <w:t>ו</w:t>
      </w:r>
      <w:r w:rsidRPr="0008384F">
        <w:rPr>
          <w:rStyle w:val="affff8"/>
          <w:rtl/>
        </w:rPr>
        <w:t>ילדה זכר וביום השמיני ימול</w:t>
      </w:r>
      <w:r w:rsidRPr="00F10693">
        <w:rPr>
          <w:rFonts w:hint="cs"/>
          <w:rtl/>
        </w:rPr>
        <w:t>'</w:t>
      </w:r>
    </w:p>
    <w:p w14:paraId="3445DE8F" w14:textId="77777777" w:rsidR="00A22AA9" w:rsidRPr="00A22AA9" w:rsidRDefault="00AC0AF5" w:rsidP="00A22AA9">
      <w:pPr>
        <w:pStyle w:val="36"/>
        <w:framePr w:wrap="notBeside"/>
        <w:rPr>
          <w:rtl/>
        </w:rPr>
      </w:pPr>
      <w:r w:rsidRPr="00A22AA9">
        <w:rPr>
          <w:rtl/>
        </w:rPr>
        <w:t>רב שרביא</w:t>
      </w:r>
    </w:p>
    <w:p w14:paraId="5499A9C2" w14:textId="025D135C" w:rsidR="00AC0AF5" w:rsidRPr="00A22AA9" w:rsidRDefault="00AC0AF5" w:rsidP="005F420B">
      <w:pPr>
        <w:spacing w:after="60"/>
        <w:rPr>
          <w:rStyle w:val="affff8"/>
          <w:rtl/>
        </w:rPr>
      </w:pPr>
      <w:r w:rsidRPr="00C35A2C">
        <w:rPr>
          <w:rFonts w:ascii="David" w:hAnsi="David"/>
          <w:sz w:val="32"/>
          <w:rtl/>
        </w:rPr>
        <w:t xml:space="preserve">אף אין אמו טמאה לידה </w:t>
      </w:r>
      <w:r w:rsidRPr="00A22AA9">
        <w:rPr>
          <w:rStyle w:val="affffe"/>
          <w:rtl/>
        </w:rPr>
        <w:t>שנא'</w:t>
      </w:r>
      <w:r w:rsidRPr="00F10693">
        <w:rPr>
          <w:rtl/>
        </w:rPr>
        <w:t xml:space="preserve"> </w:t>
      </w:r>
      <w:r w:rsidRPr="00A22AA9">
        <w:rPr>
          <w:rStyle w:val="affff8"/>
          <w:rFonts w:hint="cs"/>
          <w:rtl/>
        </w:rPr>
        <w:t>'</w:t>
      </w:r>
      <w:r w:rsidRPr="00A22AA9">
        <w:rPr>
          <w:rStyle w:val="affff8"/>
          <w:rtl/>
        </w:rPr>
        <w:t>וילדה זכר וטמאה שבעת ימים</w:t>
      </w:r>
      <w:r w:rsidRPr="00A22AA9">
        <w:rPr>
          <w:rStyle w:val="affff8"/>
          <w:rFonts w:hint="cs"/>
          <w:rtl/>
        </w:rPr>
        <w:t>'</w:t>
      </w:r>
    </w:p>
    <w:p w14:paraId="21D5DD97" w14:textId="2CDB0DBC" w:rsidR="00A22AA9" w:rsidRPr="00A22AA9" w:rsidRDefault="005F420B" w:rsidP="00A22AA9">
      <w:pPr>
        <w:pStyle w:val="36"/>
        <w:framePr w:wrap="notBeside"/>
        <w:rPr>
          <w:rtl/>
        </w:rPr>
      </w:pPr>
      <w:r w:rsidRPr="00C35A2C">
        <w:rPr>
          <w:rFonts w:ascii="David" w:hAnsi="David"/>
          <w:sz w:val="32"/>
          <w:rtl/>
        </w:rPr>
        <w:t>תיובתא</w:t>
      </w:r>
    </w:p>
    <w:p w14:paraId="261259EF" w14:textId="5B23C358" w:rsidR="00AC0AF5" w:rsidRPr="00C35A2C" w:rsidRDefault="005F420B" w:rsidP="00AC0AF5">
      <w:pPr>
        <w:rPr>
          <w:rFonts w:ascii="David" w:hAnsi="David"/>
          <w:sz w:val="32"/>
          <w:rtl/>
        </w:rPr>
      </w:pPr>
      <w:r>
        <w:rPr>
          <w:rStyle w:val="afff8"/>
          <w:rFonts w:hint="cs"/>
          <w:rtl/>
        </w:rPr>
        <w:t>מ</w:t>
      </w:r>
      <w:r w:rsidR="00AC0AF5" w:rsidRPr="0081371E">
        <w:rPr>
          <w:rStyle w:val="afff8"/>
          <w:rtl/>
        </w:rPr>
        <w:t>ברייתא</w:t>
      </w:r>
      <w:r w:rsidR="00AC0AF5" w:rsidRPr="00C35A2C">
        <w:rPr>
          <w:rFonts w:ascii="David" w:hAnsi="David"/>
          <w:sz w:val="32"/>
          <w:rtl/>
        </w:rPr>
        <w:t xml:space="preserve"> תשב לזכר ולנקבה -</w:t>
      </w:r>
    </w:p>
    <w:p w14:paraId="3B8A5553" w14:textId="77777777" w:rsidR="005F420B" w:rsidRPr="005F420B" w:rsidRDefault="00A22AA9" w:rsidP="005F420B">
      <w:pPr>
        <w:pStyle w:val="36"/>
        <w:framePr w:wrap="notBeside"/>
        <w:rPr>
          <w:rtl/>
        </w:rPr>
      </w:pPr>
      <w:r w:rsidRPr="005F420B">
        <w:rPr>
          <w:rFonts w:hint="cs"/>
          <w:rtl/>
        </w:rPr>
        <w:t>ואין לומר</w:t>
      </w:r>
    </w:p>
    <w:p w14:paraId="5B161AFE" w14:textId="0EAE6100" w:rsidR="00AC0AF5" w:rsidRPr="00A22AA9" w:rsidRDefault="00A22AA9" w:rsidP="005F420B">
      <w:pPr>
        <w:rPr>
          <w:rStyle w:val="afffff0"/>
          <w:rtl/>
        </w:rPr>
      </w:pPr>
      <w:r>
        <w:rPr>
          <w:rFonts w:ascii="David" w:hAnsi="David" w:hint="cs"/>
          <w:sz w:val="32"/>
          <w:rtl/>
        </w:rPr>
        <w:t xml:space="preserve">דמספק''ל </w:t>
      </w:r>
      <w:r w:rsidR="00AC0AF5" w:rsidRPr="00C35A2C">
        <w:rPr>
          <w:rFonts w:ascii="David" w:hAnsi="David"/>
          <w:sz w:val="32"/>
          <w:rtl/>
        </w:rPr>
        <w:t>ולחומרא</w:t>
      </w:r>
      <w:r w:rsidR="005F420B">
        <w:rPr>
          <w:rStyle w:val="aff1"/>
          <w:rFonts w:ascii="David" w:hAnsi="David"/>
          <w:sz w:val="32"/>
          <w:rtl/>
        </w:rPr>
        <w:footnoteReference w:id="94"/>
      </w:r>
      <w:r w:rsidR="005F420B">
        <w:rPr>
          <w:rFonts w:ascii="David" w:hAnsi="David" w:hint="cs"/>
          <w:sz w:val="32"/>
          <w:rtl/>
        </w:rPr>
        <w:t xml:space="preserve">- </w:t>
      </w:r>
      <w:r w:rsidR="00AC0AF5" w:rsidRPr="005F420B">
        <w:rPr>
          <w:rStyle w:val="affffe"/>
          <w:rtl/>
        </w:rPr>
        <w:t>דא"</w:t>
      </w:r>
      <w:r w:rsidRPr="005F420B">
        <w:rPr>
          <w:rStyle w:val="affffe"/>
          <w:rFonts w:hint="cs"/>
          <w:rtl/>
        </w:rPr>
        <w:t>כ</w:t>
      </w:r>
      <w:r w:rsidR="00AC0AF5" w:rsidRPr="00A22AA9">
        <w:rPr>
          <w:rtl/>
        </w:rPr>
        <w:t xml:space="preserve"> </w:t>
      </w:r>
      <w:r w:rsidR="00AC0AF5" w:rsidRPr="00C35A2C">
        <w:rPr>
          <w:rFonts w:ascii="David" w:hAnsi="David"/>
          <w:sz w:val="32"/>
          <w:rtl/>
        </w:rPr>
        <w:t>נכתוב גם נידה-קשיא</w:t>
      </w:r>
      <w:r w:rsidR="005F420B">
        <w:rPr>
          <w:rStyle w:val="aff1"/>
          <w:rFonts w:ascii="David" w:hAnsi="David"/>
          <w:sz w:val="32"/>
          <w:rtl/>
        </w:rPr>
        <w:footnoteReference w:id="95"/>
      </w:r>
      <w:r w:rsidR="00AC0AF5" w:rsidRPr="00C35A2C">
        <w:rPr>
          <w:rFonts w:ascii="David" w:hAnsi="David"/>
          <w:sz w:val="32"/>
          <w:rtl/>
        </w:rPr>
        <w:t xml:space="preserve"> </w:t>
      </w:r>
    </w:p>
    <w:p w14:paraId="7A166626" w14:textId="28D6EBFE" w:rsidR="00AC0AF5" w:rsidRPr="001B450D" w:rsidRDefault="001B450D" w:rsidP="00AC0AF5">
      <w:pPr>
        <w:pStyle w:val="aff9"/>
        <w:rPr>
          <w:rtl/>
        </w:rPr>
      </w:pPr>
      <w:r w:rsidRPr="001B450D">
        <w:rPr>
          <w:rFonts w:hint="cs"/>
          <w:rtl/>
        </w:rPr>
        <w:t>***</w:t>
      </w:r>
    </w:p>
    <w:p w14:paraId="0A6DE64C" w14:textId="77777777" w:rsidR="005F420B" w:rsidRPr="005F420B" w:rsidRDefault="00AC0AF5" w:rsidP="005F420B">
      <w:pPr>
        <w:pStyle w:val="36"/>
        <w:framePr w:wrap="notBeside"/>
        <w:rPr>
          <w:rtl/>
        </w:rPr>
      </w:pPr>
      <w:r w:rsidRPr="005F420B">
        <w:rPr>
          <w:rtl/>
        </w:rPr>
        <w:t>תנא</w:t>
      </w:r>
    </w:p>
    <w:p w14:paraId="6C60EF9F" w14:textId="77777777" w:rsidR="005F420B" w:rsidRDefault="00AC0AF5" w:rsidP="005F420B">
      <w:pPr>
        <w:rPr>
          <w:rFonts w:ascii="David" w:hAnsi="David"/>
          <w:sz w:val="32"/>
          <w:rtl/>
        </w:rPr>
      </w:pPr>
      <w:r w:rsidRPr="005F420B">
        <w:rPr>
          <w:rStyle w:val="affff8"/>
          <w:rtl/>
        </w:rPr>
        <w:t xml:space="preserve">בן </w:t>
      </w:r>
      <w:r w:rsidRPr="00C35A2C">
        <w:rPr>
          <w:rFonts w:ascii="David" w:hAnsi="David"/>
          <w:sz w:val="32"/>
          <w:rtl/>
        </w:rPr>
        <w:t xml:space="preserve">ולא טומטום </w:t>
      </w:r>
    </w:p>
    <w:p w14:paraId="36E2B5FE" w14:textId="79988CDD" w:rsidR="00AC0AF5" w:rsidRDefault="00AC0AF5" w:rsidP="005F420B">
      <w:pPr>
        <w:rPr>
          <w:rFonts w:ascii="David" w:hAnsi="David"/>
          <w:sz w:val="32"/>
          <w:rtl/>
        </w:rPr>
      </w:pPr>
      <w:r w:rsidRPr="005F420B">
        <w:rPr>
          <w:rStyle w:val="affff8"/>
          <w:rtl/>
        </w:rPr>
        <w:t>בכור</w:t>
      </w:r>
      <w:r w:rsidRPr="00C35A2C">
        <w:rPr>
          <w:rFonts w:ascii="David" w:hAnsi="David"/>
          <w:sz w:val="32"/>
          <w:rtl/>
        </w:rPr>
        <w:t xml:space="preserve"> ולא ספק </w:t>
      </w:r>
      <w:r w:rsidR="005F420B">
        <w:rPr>
          <w:rFonts w:ascii="David" w:hAnsi="David" w:hint="cs"/>
          <w:sz w:val="32"/>
          <w:rtl/>
        </w:rPr>
        <w:t xml:space="preserve">למעט </w:t>
      </w:r>
      <w:r w:rsidRPr="00C35A2C">
        <w:rPr>
          <w:rFonts w:ascii="David" w:hAnsi="David"/>
          <w:sz w:val="32"/>
          <w:rtl/>
        </w:rPr>
        <w:t xml:space="preserve">לא הוכרו ונתערבו </w:t>
      </w:r>
      <w:r w:rsidR="005F420B">
        <w:rPr>
          <w:rFonts w:ascii="David" w:hAnsi="David" w:hint="cs"/>
          <w:sz w:val="32"/>
          <w:rtl/>
        </w:rPr>
        <w:t>ש</w:t>
      </w:r>
      <w:r w:rsidRPr="00C35A2C">
        <w:rPr>
          <w:rFonts w:ascii="David" w:hAnsi="David"/>
          <w:sz w:val="32"/>
          <w:rtl/>
        </w:rPr>
        <w:t>אין כותבין הרשאה זל"ז</w:t>
      </w:r>
    </w:p>
    <w:p w14:paraId="326CAB57" w14:textId="28AF6393" w:rsidR="00AC0AF5" w:rsidRPr="005F420B" w:rsidRDefault="00AC0AF5" w:rsidP="00E178AB">
      <w:pPr>
        <w:spacing w:after="60"/>
        <w:rPr>
          <w:rStyle w:val="afffff0"/>
          <w:rtl/>
        </w:rPr>
      </w:pPr>
      <w:r w:rsidRPr="00C35A2C">
        <w:rPr>
          <w:rFonts w:ascii="David" w:hAnsi="David"/>
          <w:sz w:val="32"/>
          <w:rtl/>
        </w:rPr>
        <w:t>אבל הוכרו ולבסוף נתערבו כותבין הרשאה זל"ז</w:t>
      </w:r>
      <w:r w:rsidR="00E178AB">
        <w:rPr>
          <w:rStyle w:val="aff1"/>
          <w:rFonts w:ascii="David" w:hAnsi="David"/>
          <w:sz w:val="32"/>
          <w:rtl/>
        </w:rPr>
        <w:footnoteReference w:id="96"/>
      </w:r>
      <w:r w:rsidRPr="00C35A2C">
        <w:rPr>
          <w:rFonts w:ascii="David" w:hAnsi="David" w:hint="cs"/>
          <w:sz w:val="32"/>
          <w:rtl/>
        </w:rPr>
        <w:t xml:space="preserve"> </w:t>
      </w:r>
    </w:p>
    <w:p w14:paraId="219DB14D" w14:textId="77777777" w:rsidR="00E178AB" w:rsidRPr="00E178AB" w:rsidRDefault="00AC0AF5" w:rsidP="00E178AB">
      <w:pPr>
        <w:pStyle w:val="36"/>
        <w:framePr w:wrap="notBeside"/>
        <w:rPr>
          <w:rtl/>
        </w:rPr>
      </w:pPr>
      <w:r w:rsidRPr="00E178AB">
        <w:rPr>
          <w:rtl/>
        </w:rPr>
        <w:t>•</w:t>
      </w:r>
    </w:p>
    <w:p w14:paraId="6DAFF856" w14:textId="77777777" w:rsidR="00E178AB" w:rsidRDefault="00AC0AF5" w:rsidP="00E178AB">
      <w:pPr>
        <w:rPr>
          <w:rFonts w:ascii="David" w:hAnsi="David"/>
          <w:sz w:val="32"/>
          <w:rtl/>
        </w:rPr>
      </w:pPr>
      <w:r w:rsidRPr="0081371E">
        <w:rPr>
          <w:rStyle w:val="afff8"/>
          <w:rtl/>
        </w:rPr>
        <w:t>יכיר נגד חזקה</w:t>
      </w:r>
      <w:r w:rsidRPr="00C35A2C">
        <w:rPr>
          <w:rFonts w:ascii="David" w:hAnsi="David"/>
          <w:sz w:val="32"/>
          <w:rtl/>
        </w:rPr>
        <w:t xml:space="preserve"> </w:t>
      </w:r>
      <w:r w:rsidRPr="00E178AB">
        <w:rPr>
          <w:rStyle w:val="affffe"/>
          <w:rtl/>
        </w:rPr>
        <w:t>ר"י</w:t>
      </w:r>
      <w:r w:rsidRPr="00C35A2C">
        <w:rPr>
          <w:rFonts w:ascii="David" w:hAnsi="David"/>
          <w:sz w:val="32"/>
          <w:rtl/>
        </w:rPr>
        <w:t xml:space="preserve"> נאמן </w:t>
      </w:r>
      <w:r w:rsidRPr="00E178AB">
        <w:rPr>
          <w:rStyle w:val="affffe"/>
          <w:rtl/>
        </w:rPr>
        <w:t>רבנן</w:t>
      </w:r>
      <w:r w:rsidRPr="00C35A2C">
        <w:rPr>
          <w:rFonts w:ascii="David" w:hAnsi="David"/>
          <w:sz w:val="32"/>
          <w:rtl/>
        </w:rPr>
        <w:t xml:space="preserve"> אינו נאמן</w:t>
      </w:r>
      <w:r>
        <w:rPr>
          <w:rFonts w:ascii="David" w:hAnsi="David" w:hint="cs"/>
          <w:sz w:val="32"/>
          <w:rtl/>
        </w:rPr>
        <w:t xml:space="preserve">  </w:t>
      </w:r>
    </w:p>
    <w:p w14:paraId="57E87B32" w14:textId="77777777" w:rsidR="00E178AB" w:rsidRPr="00E178AB" w:rsidRDefault="00AC0AF5" w:rsidP="00E178AB">
      <w:pPr>
        <w:pStyle w:val="36"/>
        <w:framePr w:wrap="notBeside"/>
        <w:rPr>
          <w:rtl/>
        </w:rPr>
      </w:pPr>
      <w:r w:rsidRPr="00E178AB">
        <w:rPr>
          <w:rtl/>
        </w:rPr>
        <w:t xml:space="preserve">ושמואל </w:t>
      </w:r>
    </w:p>
    <w:p w14:paraId="0DF5E8D3" w14:textId="71F82676" w:rsidR="00AC0AF5" w:rsidRDefault="00AC0AF5" w:rsidP="00E178AB">
      <w:pPr>
        <w:spacing w:after="60"/>
        <w:rPr>
          <w:rFonts w:ascii="David" w:hAnsi="David"/>
          <w:sz w:val="32"/>
          <w:rtl/>
        </w:rPr>
      </w:pPr>
      <w:r w:rsidRPr="0081371E">
        <w:rPr>
          <w:rStyle w:val="afff8"/>
          <w:rtl/>
        </w:rPr>
        <w:t>נסתפק</w:t>
      </w:r>
      <w:r>
        <w:rPr>
          <w:rFonts w:ascii="David" w:hAnsi="David"/>
          <w:sz w:val="32"/>
          <w:rtl/>
        </w:rPr>
        <w:t xml:space="preserve"> אי הלכה </w:t>
      </w:r>
      <w:r>
        <w:rPr>
          <w:rStyle w:val="affffe"/>
          <w:rFonts w:ascii="David" w:hAnsi="David"/>
          <w:sz w:val="32"/>
          <w:rtl/>
          <w:rPrChange w:id="9463" w:author="מנוע אמוראים" w:date="2026-10-05T16:41:09Z">
            <w:rPr>
              <w:rFonts w:ascii="David" w:hAnsi="David"/>
              <w:sz w:val="32"/>
              <w:rtl/>
            </w:rPr>
          </w:rPrChange>
        </w:rPr>
        <w:t xml:space="preserve">כר"י</w:t>
      </w:r>
      <w:r>
        <w:rPr>
          <w:rFonts w:ascii="David" w:hAnsi="David"/>
          <w:sz w:val="32"/>
          <w:rtl/>
        </w:rPr>
        <w:t xml:space="preserve"> או כרבנן</w:t>
      </w:r>
    </w:p>
    <w:p w14:paraId="5B3EC8A4" w14:textId="77777777" w:rsidR="00E178AB" w:rsidRPr="00E178AB" w:rsidRDefault="00AC0AF5" w:rsidP="00E178AB">
      <w:pPr>
        <w:pStyle w:val="36"/>
        <w:framePr w:wrap="notBeside"/>
        <w:rPr>
          <w:rtl/>
        </w:rPr>
      </w:pPr>
      <w:r w:rsidRPr="00E178AB">
        <w:rPr>
          <w:rtl/>
        </w:rPr>
        <w:t>•</w:t>
      </w:r>
    </w:p>
    <w:p w14:paraId="2DF18D51" w14:textId="4E88D72E" w:rsidR="00AC0AF5" w:rsidRPr="0081371E" w:rsidRDefault="00AC0AF5" w:rsidP="00AC0AF5">
      <w:pPr>
        <w:rPr>
          <w:rStyle w:val="afff8"/>
          <w:rtl/>
        </w:rPr>
      </w:pPr>
      <w:r w:rsidRPr="0081371E">
        <w:rPr>
          <w:rStyle w:val="afff8"/>
          <w:rtl/>
        </w:rPr>
        <w:t>יכיר</w:t>
      </w:r>
    </w:p>
    <w:p w14:paraId="3D7B59BB" w14:textId="5D179F41" w:rsidR="00E178AB" w:rsidRPr="00E178AB" w:rsidRDefault="00AC0AF5" w:rsidP="00E178AB">
      <w:pPr>
        <w:pStyle w:val="36"/>
        <w:framePr w:wrap="notBeside"/>
        <w:rPr>
          <w:rtl/>
        </w:rPr>
      </w:pPr>
      <w:r>
        <w:rPr>
          <w:rtl/>
        </w:rPr>
        <w:t xml:space="preserve">לר"י</w:t>
      </w:r>
      <w:del w:id="41016" w:author="Claude" w:date="2026-10-07T09:24:35Z">
        <w:r>
          <w:rPr>
            <w:rtl/>
          </w:rPr>
          <w:delText xml:space="preserve"> </w:delText>
        </w:r>
      </w:del>
      <w:r w:rsidR="00E178AB">
        <w:rPr>
          <w:rFonts w:hint="cs"/>
          <w:rtl/>
        </w:rPr>
        <w:t>:</w:t>
      </w:r>
    </w:p>
    <w:p w14:paraId="26C72BC7" w14:textId="2735293A" w:rsidR="00AC0AF5" w:rsidRPr="00C35A2C" w:rsidRDefault="00AC0AF5" w:rsidP="00AC0AF5">
      <w:pPr>
        <w:rPr>
          <w:rFonts w:ascii="David" w:hAnsi="David"/>
          <w:sz w:val="32"/>
          <w:rtl/>
        </w:rPr>
      </w:pPr>
      <w:r w:rsidRPr="00C35A2C">
        <w:rPr>
          <w:rFonts w:ascii="David" w:hAnsi="David"/>
          <w:sz w:val="32"/>
          <w:rtl/>
        </w:rPr>
        <w:t>נאמן לומר זה בן גרושה ובן חלוצה וכשם שנאמן לבכור</w:t>
      </w:r>
    </w:p>
    <w:p w14:paraId="3B95F571" w14:textId="77777777" w:rsidR="00E178AB" w:rsidRPr="00E178AB" w:rsidRDefault="00AC0AF5" w:rsidP="00E178AB">
      <w:pPr>
        <w:pStyle w:val="36"/>
        <w:framePr w:wrap="notBeside"/>
        <w:rPr>
          <w:rtl/>
        </w:rPr>
      </w:pPr>
      <w:r w:rsidRPr="00E178AB">
        <w:rPr>
          <w:rtl/>
        </w:rPr>
        <w:t xml:space="preserve">לרבנן </w:t>
      </w:r>
    </w:p>
    <w:p w14:paraId="41E7327B" w14:textId="0D3B6B74" w:rsidR="00AC0AF5" w:rsidRPr="00C35A2C" w:rsidRDefault="00AC0AF5" w:rsidP="00AC0AF5">
      <w:pPr>
        <w:rPr>
          <w:rFonts w:ascii="David" w:hAnsi="David"/>
          <w:sz w:val="32"/>
          <w:rtl/>
        </w:rPr>
      </w:pPr>
      <w:r w:rsidRPr="00C35A2C">
        <w:rPr>
          <w:rFonts w:ascii="David" w:hAnsi="David"/>
          <w:sz w:val="32"/>
          <w:rtl/>
        </w:rPr>
        <w:t>בנכסים שנפלו לאחמ"כ</w:t>
      </w:r>
    </w:p>
    <w:p w14:paraId="40D06827" w14:textId="77777777" w:rsidR="00E178AB" w:rsidRPr="00E178AB" w:rsidRDefault="00AC0AF5" w:rsidP="00E178AB">
      <w:pPr>
        <w:pStyle w:val="36"/>
        <w:framePr w:wrap="notBeside"/>
        <w:rPr>
          <w:rtl/>
        </w:rPr>
      </w:pPr>
      <w:r w:rsidRPr="00E178AB">
        <w:rPr>
          <w:rtl/>
        </w:rPr>
        <w:t xml:space="preserve">לר"מ </w:t>
      </w:r>
    </w:p>
    <w:p w14:paraId="7177C1F3" w14:textId="77777777" w:rsidR="00E178AB" w:rsidRDefault="00AC0AF5" w:rsidP="00AC0AF5">
      <w:pPr>
        <w:rPr>
          <w:rStyle w:val="afffff0"/>
          <w:rtl/>
        </w:rPr>
      </w:pPr>
      <w:r w:rsidRPr="00C35A2C">
        <w:rPr>
          <w:rFonts w:ascii="David" w:hAnsi="David"/>
          <w:sz w:val="32"/>
          <w:rtl/>
        </w:rPr>
        <w:t>בנכסים שנפלו לו בשעה שהוא גוסס</w:t>
      </w:r>
      <w:r w:rsidRPr="00C35A2C">
        <w:rPr>
          <w:rFonts w:ascii="David" w:hAnsi="David" w:hint="cs"/>
          <w:sz w:val="32"/>
          <w:rtl/>
        </w:rPr>
        <w:t xml:space="preserve"> </w:t>
      </w:r>
    </w:p>
    <w:p w14:paraId="5D887392" w14:textId="0BCA785A" w:rsidR="00AC0AF5" w:rsidRPr="00C35A2C" w:rsidRDefault="00AC0AF5" w:rsidP="00AC0AF5">
      <w:pPr>
        <w:rPr>
          <w:rFonts w:ascii="David" w:hAnsi="David"/>
          <w:sz w:val="32"/>
          <w:rtl/>
        </w:rPr>
      </w:pPr>
      <w:r w:rsidRPr="00E178AB">
        <w:rPr>
          <w:rStyle w:val="afffff0"/>
          <w:rFonts w:hint="cs"/>
          <w:rtl/>
        </w:rPr>
        <w:t>[</w:t>
      </w:r>
      <w:r w:rsidRPr="00E178AB">
        <w:rPr>
          <w:rStyle w:val="afffff0"/>
          <w:rtl/>
        </w:rPr>
        <w:t>גוסס</w:t>
      </w:r>
      <w:r w:rsidRPr="00E178AB">
        <w:rPr>
          <w:rStyle w:val="afffff0"/>
          <w:rFonts w:hint="cs"/>
          <w:rtl/>
        </w:rPr>
        <w:t>,</w:t>
      </w:r>
      <w:r w:rsidRPr="00E178AB">
        <w:rPr>
          <w:rStyle w:val="afffff0"/>
          <w:rtl/>
        </w:rPr>
        <w:t xml:space="preserve"> וחדא מתרי נקט דהא אפשר לאוקמי בדלא דעבידי דאתו]</w:t>
      </w:r>
    </w:p>
    <w:p w14:paraId="56C68E8A" w14:textId="1CB7AD24" w:rsidR="00AC0AF5" w:rsidRPr="001B450D" w:rsidRDefault="001B450D" w:rsidP="00AC0AF5">
      <w:pPr>
        <w:pStyle w:val="aff9"/>
        <w:rPr>
          <w:rtl/>
        </w:rPr>
      </w:pPr>
      <w:r w:rsidRPr="001B450D">
        <w:rPr>
          <w:rFonts w:hint="cs"/>
          <w:rtl/>
        </w:rPr>
        <w:t>***</w:t>
      </w:r>
    </w:p>
    <w:p w14:paraId="1A57308F" w14:textId="77777777" w:rsidR="00AC0AF5" w:rsidRPr="00C35A2C" w:rsidRDefault="00AC0AF5" w:rsidP="00982F98">
      <w:pPr>
        <w:pStyle w:val="affe"/>
        <w:framePr w:wrap="around"/>
        <w:rPr>
          <w:rtl/>
        </w:rPr>
      </w:pPr>
      <w:r w:rsidRPr="00C35A2C">
        <w:rPr>
          <w:rtl/>
        </w:rPr>
        <w:t>קכז:</w:t>
      </w:r>
    </w:p>
    <w:p w14:paraId="06EDB73C" w14:textId="77777777" w:rsidR="00E178AB" w:rsidRPr="00E178AB" w:rsidRDefault="00AC0AF5" w:rsidP="00E178AB">
      <w:pPr>
        <w:pStyle w:val="36"/>
        <w:framePr w:wrap="notBeside"/>
        <w:rPr>
          <w:rtl/>
        </w:rPr>
      </w:pPr>
      <w:r w:rsidRPr="00E178AB">
        <w:rPr>
          <w:rtl/>
        </w:rPr>
        <w:t>•</w:t>
      </w:r>
    </w:p>
    <w:p w14:paraId="1DEE8B0F" w14:textId="46745846" w:rsidR="00AC0AF5" w:rsidRPr="00C35A2C" w:rsidRDefault="00AC0AF5" w:rsidP="00AC0AF5">
      <w:pPr>
        <w:rPr>
          <w:rFonts w:ascii="David" w:hAnsi="David"/>
          <w:sz w:val="32"/>
          <w:rtl/>
        </w:rPr>
      </w:pPr>
      <w:r w:rsidRPr="00C35A2C">
        <w:rPr>
          <w:rFonts w:ascii="David" w:hAnsi="David"/>
          <w:sz w:val="32"/>
          <w:rtl/>
        </w:rPr>
        <w:t>כשם שנאמן לבכ</w:t>
      </w:r>
      <w:r w:rsidR="00E178AB">
        <w:rPr>
          <w:rFonts w:ascii="David" w:hAnsi="David" w:hint="cs"/>
          <w:sz w:val="32"/>
          <w:rtl/>
        </w:rPr>
        <w:t>ו</w:t>
      </w:r>
      <w:r w:rsidRPr="00C35A2C">
        <w:rPr>
          <w:rFonts w:ascii="David" w:hAnsi="David"/>
          <w:sz w:val="32"/>
          <w:rtl/>
        </w:rPr>
        <w:t>ר כך נאמן לבן גרושה</w:t>
      </w:r>
      <w:r w:rsidR="00E178AB">
        <w:rPr>
          <w:rStyle w:val="aff1"/>
          <w:rFonts w:ascii="David" w:hAnsi="David"/>
          <w:sz w:val="32"/>
          <w:rtl/>
        </w:rPr>
        <w:footnoteReference w:id="97"/>
      </w:r>
    </w:p>
    <w:p w14:paraId="7F55E198" w14:textId="77777777" w:rsidR="00E178AB" w:rsidRPr="00E178AB" w:rsidRDefault="00AC0AF5" w:rsidP="00E178AB">
      <w:pPr>
        <w:pStyle w:val="36"/>
        <w:framePr w:wrap="notBeside"/>
        <w:rPr>
          <w:rtl/>
        </w:rPr>
      </w:pPr>
      <w:r w:rsidRPr="00E178AB">
        <w:rPr>
          <w:rtl/>
        </w:rPr>
        <w:t>•</w:t>
      </w:r>
    </w:p>
    <w:p w14:paraId="2DF3997F" w14:textId="5A4FEDA6" w:rsidR="00AC0AF5" w:rsidRDefault="00AC0AF5" w:rsidP="00AC0AF5">
      <w:pPr>
        <w:rPr>
          <w:rFonts w:ascii="David" w:hAnsi="David"/>
          <w:sz w:val="32"/>
          <w:rtl/>
        </w:rPr>
      </w:pPr>
      <w:r w:rsidRPr="00C35A2C">
        <w:rPr>
          <w:rFonts w:ascii="David" w:hAnsi="David"/>
          <w:sz w:val="32"/>
          <w:rtl/>
        </w:rPr>
        <w:t>נאמן לומר זה בן גרושה בן חלוצה</w:t>
      </w:r>
    </w:p>
    <w:p w14:paraId="12E784C4" w14:textId="77777777" w:rsidR="00E178AB" w:rsidRPr="00E178AB" w:rsidRDefault="00AC0AF5" w:rsidP="00E178AB">
      <w:pPr>
        <w:pStyle w:val="36"/>
        <w:framePr w:wrap="notBeside"/>
        <w:rPr>
          <w:rtl/>
        </w:rPr>
      </w:pPr>
      <w:r w:rsidRPr="00E178AB">
        <w:rPr>
          <w:rtl/>
        </w:rPr>
        <w:t>ר"י</w:t>
      </w:r>
    </w:p>
    <w:p w14:paraId="75546165" w14:textId="3B1C069E" w:rsidR="00AC0AF5" w:rsidRDefault="00AC0AF5" w:rsidP="00AC0AF5">
      <w:pPr>
        <w:rPr>
          <w:rFonts w:ascii="David" w:hAnsi="David"/>
          <w:sz w:val="32"/>
          <w:rtl/>
        </w:rPr>
      </w:pPr>
      <w:r w:rsidRPr="00C35A2C">
        <w:rPr>
          <w:rFonts w:ascii="David" w:hAnsi="David"/>
          <w:sz w:val="32"/>
          <w:rtl/>
        </w:rPr>
        <w:t>דיכיר קאי נמי אבן שנואה וכגון חיי"ל</w:t>
      </w:r>
      <w:r w:rsidR="00E178AB">
        <w:rPr>
          <w:rStyle w:val="aff1"/>
          <w:rFonts w:ascii="David" w:hAnsi="David"/>
          <w:sz w:val="32"/>
          <w:rtl/>
        </w:rPr>
        <w:footnoteReference w:id="98"/>
      </w:r>
    </w:p>
    <w:bookmarkEnd w:id="53"/>
    <w:p w14:paraId="1A029050" w14:textId="5BC15469" w:rsidR="00AC0AF5" w:rsidRPr="001B450D" w:rsidRDefault="001B450D" w:rsidP="00AC0AF5">
      <w:pPr>
        <w:pStyle w:val="aff9"/>
        <w:rPr>
          <w:rtl/>
        </w:rPr>
      </w:pPr>
      <w:r w:rsidRPr="001B450D">
        <w:rPr>
          <w:rFonts w:hint="cs"/>
          <w:rtl/>
        </w:rPr>
        <w:t>***</w:t>
      </w:r>
    </w:p>
    <w:p w14:paraId="6F670DCC" w14:textId="77777777" w:rsidR="00AC0AF5" w:rsidRDefault="00AC0AF5" w:rsidP="00AC0AF5">
      <w:pPr>
        <w:rPr>
          <w:rFonts w:ascii="David" w:hAnsi="David"/>
          <w:sz w:val="32"/>
          <w:rtl/>
        </w:rPr>
      </w:pPr>
      <w:r w:rsidRPr="00C35A2C">
        <w:rPr>
          <w:rFonts w:ascii="Fb Fontext" w:hAnsi="Fb Fontext"/>
          <w:rtl/>
        </w:rPr>
        <w:t xml:space="preserve">• </w:t>
      </w:r>
      <w:r>
        <w:rPr>
          <w:rStyle w:val="afff8"/>
          <w:rtl/>
        </w:rPr>
        <w:t xml:space="preserve">רישא </w:t>
      </w:r>
      <w:r>
        <w:rPr>
          <w:rStyle w:val="affffe"/>
          <w:rtl/>
          <w:rPrChange w:id="9464" w:author="מנוע אמוראים" w:date="2026-10-05T16:41:09Z">
            <w:rPr>
              <w:rStyle w:val="afff8"/>
              <w:rtl/>
            </w:rPr>
          </w:rPrChange>
        </w:rPr>
        <w:t xml:space="preserve">ר"י</w:t>
      </w:r>
      <w:r w:rsidRPr="00C35A2C">
        <w:rPr>
          <w:rFonts w:ascii="David" w:hAnsi="David"/>
          <w:sz w:val="32"/>
          <w:rtl/>
        </w:rPr>
        <w:t xml:space="preserve"> דנאמן בבכור שהוחזק אחיו</w:t>
      </w:r>
    </w:p>
    <w:p w14:paraId="5F8948EA" w14:textId="77777777" w:rsidR="00AC0AF5" w:rsidRPr="00C35A2C" w:rsidRDefault="00AC0AF5" w:rsidP="00AC0AF5">
      <w:pPr>
        <w:rPr>
          <w:rFonts w:ascii="David" w:hAnsi="David"/>
          <w:sz w:val="32"/>
          <w:rtl/>
        </w:rPr>
      </w:pPr>
      <w:r w:rsidRPr="0081371E">
        <w:rPr>
          <w:rStyle w:val="afff8"/>
          <w:rtl/>
        </w:rPr>
        <w:t>וסיפא רבנן</w:t>
      </w:r>
      <w:r w:rsidRPr="00C35A2C">
        <w:rPr>
          <w:rFonts w:ascii="David" w:hAnsi="David"/>
          <w:sz w:val="32"/>
          <w:rtl/>
        </w:rPr>
        <w:t xml:space="preserve"> דאין נאמן בבכור שהוחזק אחיו</w:t>
      </w:r>
    </w:p>
    <w:p w14:paraId="30BF11F3" w14:textId="77777777" w:rsidR="00AC0AF5" w:rsidRDefault="00AC0AF5" w:rsidP="00AC0AF5">
      <w:pPr>
        <w:rPr>
          <w:rFonts w:ascii="David" w:hAnsi="David"/>
          <w:sz w:val="32"/>
          <w:rtl/>
        </w:rPr>
      </w:pPr>
      <w:r w:rsidRPr="00C35A2C">
        <w:rPr>
          <w:rFonts w:ascii="Fb Fontext" w:hAnsi="Fb Fontext"/>
          <w:rtl/>
        </w:rPr>
        <w:t xml:space="preserve">• </w:t>
      </w:r>
      <w:r w:rsidRPr="00C35A2C">
        <w:rPr>
          <w:rFonts w:ascii="David" w:hAnsi="David"/>
          <w:sz w:val="32"/>
          <w:rtl/>
        </w:rPr>
        <w:t>עבדי ו</w:t>
      </w:r>
      <w:r>
        <w:rPr>
          <w:rFonts w:ascii="David" w:hAnsi="David"/>
          <w:sz w:val="32"/>
          <w:rtl/>
        </w:rPr>
        <w:t>חזר ואמר בני</w:t>
      </w:r>
      <w:r>
        <w:rPr>
          <w:rFonts w:ascii="David" w:hAnsi="David" w:hint="cs"/>
          <w:sz w:val="32"/>
          <w:rtl/>
        </w:rPr>
        <w:t xml:space="preserve"> -</w:t>
      </w:r>
      <w:r>
        <w:rPr>
          <w:rFonts w:ascii="David" w:hAnsi="David"/>
          <w:sz w:val="32"/>
          <w:rtl/>
        </w:rPr>
        <w:t xml:space="preserve"> נאמן דמשמש לי כעבד</w:t>
      </w:r>
    </w:p>
    <w:p w14:paraId="2D20620F" w14:textId="77777777" w:rsidR="00AC0AF5" w:rsidRDefault="00AC0AF5" w:rsidP="00AC0AF5">
      <w:pPr>
        <w:rPr>
          <w:rFonts w:ascii="David" w:hAnsi="David"/>
          <w:sz w:val="32"/>
          <w:rtl/>
        </w:rPr>
      </w:pPr>
      <w:r w:rsidRPr="00C35A2C">
        <w:rPr>
          <w:rFonts w:ascii="David" w:hAnsi="David"/>
          <w:sz w:val="32"/>
          <w:rtl/>
        </w:rPr>
        <w:t xml:space="preserve">בני וחזר ואמר עבדי </w:t>
      </w:r>
      <w:r>
        <w:rPr>
          <w:rFonts w:ascii="David" w:hAnsi="David" w:hint="cs"/>
          <w:sz w:val="32"/>
          <w:rtl/>
        </w:rPr>
        <w:t xml:space="preserve">- </w:t>
      </w:r>
      <w:r w:rsidRPr="00C35A2C">
        <w:rPr>
          <w:rFonts w:ascii="David" w:hAnsi="David"/>
          <w:sz w:val="32"/>
          <w:rtl/>
        </w:rPr>
        <w:t>אינו נאמן [ואפי בתכ"ד] דאין דרך בכך</w:t>
      </w:r>
    </w:p>
    <w:p w14:paraId="4E5E9790" w14:textId="77777777" w:rsidR="00AC0AF5" w:rsidRDefault="00AC0AF5" w:rsidP="00AC0AF5">
      <w:pPr>
        <w:rPr>
          <w:rFonts w:ascii="David" w:hAnsi="David"/>
          <w:sz w:val="32"/>
          <w:rtl/>
        </w:rPr>
      </w:pPr>
      <w:r w:rsidRPr="00C35A2C">
        <w:rPr>
          <w:rFonts w:ascii="David" w:hAnsi="David"/>
          <w:sz w:val="32"/>
          <w:rtl/>
        </w:rPr>
        <w:t>ובבריתא דהיה משמשו כעבד וחזר ואמר בני אינו נאמן דמיירי דאמר עבד מצר מאה מנה</w:t>
      </w:r>
    </w:p>
    <w:p w14:paraId="1DE95F68" w14:textId="77777777" w:rsidR="00AC0AF5" w:rsidRPr="00C35A2C" w:rsidRDefault="00AC0AF5" w:rsidP="00AC0AF5">
      <w:pPr>
        <w:rPr>
          <w:rFonts w:ascii="David" w:hAnsi="David"/>
          <w:sz w:val="32"/>
          <w:rtl/>
        </w:rPr>
      </w:pPr>
      <w:r w:rsidRPr="00C35A2C">
        <w:rPr>
          <w:rFonts w:ascii="David" w:hAnsi="David"/>
          <w:sz w:val="32"/>
          <w:rtl/>
        </w:rPr>
        <w:t>ובבית המכס בני וחזר ואמר עבדי נאמן</w:t>
      </w:r>
      <w:r w:rsidRPr="00C35A2C">
        <w:rPr>
          <w:rFonts w:ascii="David" w:hAnsi="David" w:hint="cs"/>
          <w:sz w:val="32"/>
          <w:rtl/>
        </w:rPr>
        <w:t xml:space="preserve">, </w:t>
      </w:r>
      <w:r w:rsidRPr="00C35A2C">
        <w:rPr>
          <w:rFonts w:ascii="David" w:hAnsi="David"/>
          <w:sz w:val="32"/>
          <w:rtl/>
        </w:rPr>
        <w:t>עבדי וחזר ואמר בני אינו נאמן</w:t>
      </w:r>
    </w:p>
    <w:p w14:paraId="7EFF977F" w14:textId="78A11FF1" w:rsidR="00032DFC" w:rsidRPr="009E2A1A" w:rsidRDefault="001B450D" w:rsidP="00032DFC">
      <w:pPr>
        <w:pStyle w:val="36"/>
        <w:framePr w:wrap="notBeside"/>
        <w:rPr>
          <w:rtl/>
        </w:rPr>
      </w:pPr>
      <w:r w:rsidRPr="001B450D">
        <w:rPr>
          <w:rFonts w:hint="cs"/>
          <w:rtl/>
        </w:rPr>
        <w:t>***</w:t>
      </w:r>
      <w:r w:rsidR="00032DFC" w:rsidRPr="00032DFC">
        <w:rPr>
          <w:rFonts w:hint="cs"/>
          <w:rtl/>
        </w:rPr>
        <w:t xml:space="preserve"> </w:t>
      </w:r>
      <w:r w:rsidR="00032DFC">
        <w:rPr>
          <w:rFonts w:hint="cs"/>
          <w:rtl/>
        </w:rPr>
        <w:t xml:space="preserve">א. </w:t>
      </w:r>
      <w:r w:rsidR="00032DFC" w:rsidRPr="009E2A1A">
        <w:rPr>
          <w:rFonts w:hint="cs"/>
          <w:rtl/>
        </w:rPr>
        <w:t>שלח ר''א לריב''ח:</w:t>
      </w:r>
    </w:p>
    <w:p w14:paraId="2E63D2A2" w14:textId="77777777" w:rsidR="00032DFC" w:rsidRPr="009E2A1A" w:rsidRDefault="00032DFC" w:rsidP="00032DFC">
      <w:pPr>
        <w:pStyle w:val="affff9"/>
        <w:rPr>
          <w:rtl/>
        </w:rPr>
      </w:pPr>
      <w:r w:rsidRPr="009E2A1A">
        <w:rPr>
          <w:rFonts w:hint="cs"/>
          <w:rtl/>
        </w:rPr>
        <w:t xml:space="preserve">האומר לחבירו עבדי גנבת </w:t>
      </w:r>
    </w:p>
    <w:p w14:paraId="46944F1E" w14:textId="77777777" w:rsidR="00032DFC" w:rsidRPr="009E2A1A" w:rsidRDefault="00032DFC" w:rsidP="00032DFC">
      <w:pPr>
        <w:rPr>
          <w:rtl/>
        </w:rPr>
      </w:pPr>
      <w:r>
        <w:rPr>
          <w:rFonts w:hint="cs"/>
          <w:rtl/>
        </w:rPr>
        <w:lastRenderedPageBreak/>
        <w:t xml:space="preserve">והוא אומר לא גנבתי מה טיבו אצלך, אתה מכרתו לי, אתה נתתו לי במתנה רצונך השבע וטול ונשבע - אינו יכול לחזור בו </w:t>
      </w:r>
    </w:p>
    <w:p w14:paraId="42AC0991" w14:textId="77777777" w:rsidR="00032DFC" w:rsidRPr="00C35A2C" w:rsidRDefault="00032DFC" w:rsidP="00032DFC">
      <w:pPr>
        <w:spacing w:after="60"/>
        <w:rPr>
          <w:rFonts w:ascii="David" w:hAnsi="David"/>
          <w:sz w:val="32"/>
          <w:rtl/>
        </w:rPr>
      </w:pPr>
      <w:r w:rsidRPr="00C35A2C">
        <w:rPr>
          <w:rFonts w:ascii="David" w:hAnsi="David"/>
          <w:sz w:val="32"/>
          <w:rtl/>
        </w:rPr>
        <w:t>דהויא כמודה לו אם ישבע</w:t>
      </w:r>
      <w:r>
        <w:rPr>
          <w:rStyle w:val="aff1"/>
          <w:rFonts w:ascii="David" w:hAnsi="David"/>
          <w:sz w:val="32"/>
          <w:rtl/>
        </w:rPr>
        <w:footnoteReference w:id="99"/>
      </w:r>
    </w:p>
    <w:p w14:paraId="5CF7C715" w14:textId="77777777" w:rsidR="00032DFC" w:rsidRPr="000B3C6B" w:rsidRDefault="00032DFC" w:rsidP="00032DFC">
      <w:pPr>
        <w:rPr>
          <w:rStyle w:val="afffff0"/>
          <w:spacing w:val="2"/>
          <w:rtl/>
        </w:rPr>
      </w:pPr>
      <w:r w:rsidRPr="000B3C6B">
        <w:rPr>
          <w:rStyle w:val="afff8"/>
          <w:spacing w:val="2"/>
          <w:rtl/>
        </w:rPr>
        <w:t>נאמן עלי אבא</w:t>
      </w:r>
      <w:r w:rsidRPr="000B3C6B">
        <w:rPr>
          <w:rFonts w:ascii="David" w:hAnsi="David"/>
          <w:spacing w:val="2"/>
          <w:sz w:val="32"/>
          <w:rtl/>
        </w:rPr>
        <w:t xml:space="preserve">, אביך, ושלושה רועי בקר </w:t>
      </w:r>
      <w:r w:rsidRPr="000B3C6B">
        <w:rPr>
          <w:rStyle w:val="afffff0"/>
          <w:spacing w:val="2"/>
          <w:rtl/>
        </w:rPr>
        <w:t>אינם שקרנים כרועי בהמה דקה</w:t>
      </w:r>
    </w:p>
    <w:p w14:paraId="289D4E71" w14:textId="77777777" w:rsidR="00032DFC" w:rsidRDefault="00032DFC" w:rsidP="00032DFC">
      <w:pPr>
        <w:rPr>
          <w:rFonts w:ascii="David" w:hAnsi="David"/>
          <w:sz w:val="32"/>
          <w:rtl/>
        </w:rPr>
      </w:pPr>
      <w:r>
        <w:rPr>
          <w:rStyle w:val="affffe"/>
          <w:rFonts w:hint="cs"/>
          <w:rtl/>
        </w:rPr>
        <w:t xml:space="preserve"> </w:t>
      </w:r>
      <w:r>
        <w:rPr>
          <w:rStyle w:val="affffe"/>
          <w:rtl/>
        </w:rPr>
        <w:tab/>
      </w:r>
      <w:r>
        <w:rPr>
          <w:rStyle w:val="affffe"/>
          <w:rtl/>
        </w:rPr>
        <w:tab/>
      </w:r>
      <w:r>
        <w:rPr>
          <w:rStyle w:val="affffe"/>
          <w:rtl/>
        </w:rPr>
        <w:tab/>
      </w:r>
      <w:r>
        <w:rPr>
          <w:rStyle w:val="affffe"/>
          <w:rtl/>
        </w:rPr>
        <w:tab/>
      </w:r>
      <w:r>
        <w:rPr>
          <w:rStyle w:val="affffe"/>
          <w:rtl/>
        </w:rPr>
        <w:tab/>
      </w:r>
      <w:r>
        <w:rPr>
          <w:rStyle w:val="affffe"/>
          <w:rtl/>
        </w:rPr>
        <w:tab/>
      </w:r>
      <w:r>
        <w:rPr>
          <w:rStyle w:val="affffe"/>
          <w:rtl/>
        </w:rPr>
        <w:tab/>
      </w:r>
      <w:r w:rsidRPr="009E2A1A">
        <w:rPr>
          <w:rStyle w:val="affffe"/>
          <w:rFonts w:hint="cs"/>
          <w:rtl/>
        </w:rPr>
        <w:t>ר'מ:</w:t>
      </w:r>
      <w:r>
        <w:rPr>
          <w:rFonts w:ascii="David" w:hAnsi="David" w:hint="cs"/>
          <w:sz w:val="32"/>
          <w:rtl/>
        </w:rPr>
        <w:t xml:space="preserve"> </w:t>
      </w:r>
      <w:r w:rsidRPr="00C35A2C">
        <w:rPr>
          <w:rFonts w:ascii="David" w:hAnsi="David"/>
          <w:sz w:val="32"/>
          <w:rtl/>
        </w:rPr>
        <w:t>יכול לחזור בו</w:t>
      </w:r>
      <w:r>
        <w:rPr>
          <w:rStyle w:val="afff8"/>
          <w:rFonts w:hint="cs"/>
          <w:rtl/>
        </w:rPr>
        <w:t>,</w:t>
      </w:r>
      <w:r w:rsidRPr="0081371E">
        <w:rPr>
          <w:rStyle w:val="afff8"/>
          <w:rtl/>
        </w:rPr>
        <w:t xml:space="preserve"> </w:t>
      </w:r>
      <w:r>
        <w:rPr>
          <w:rStyle w:val="affffe"/>
          <w:rFonts w:hint="cs"/>
          <w:rtl/>
        </w:rPr>
        <w:t>חכמים:</w:t>
      </w:r>
      <w:r>
        <w:rPr>
          <w:rStyle w:val="affffe"/>
        </w:rPr>
        <w:t xml:space="preserve"> </w:t>
      </w:r>
      <w:r w:rsidRPr="00C35A2C">
        <w:rPr>
          <w:rFonts w:ascii="David" w:hAnsi="David"/>
          <w:sz w:val="32"/>
          <w:rtl/>
        </w:rPr>
        <w:t>אינו יכול לחזור בו</w:t>
      </w:r>
      <w:r>
        <w:rPr>
          <w:rFonts w:ascii="David" w:hAnsi="David" w:hint="cs"/>
          <w:sz w:val="32"/>
          <w:rtl/>
        </w:rPr>
        <w:t>.</w:t>
      </w:r>
    </w:p>
    <w:p w14:paraId="35D7086A" w14:textId="77777777" w:rsidR="00032DFC" w:rsidRDefault="00032DFC" w:rsidP="00032DFC">
      <w:pPr>
        <w:rPr>
          <w:rFonts w:ascii="David" w:hAnsi="David"/>
          <w:sz w:val="32"/>
          <w:rtl/>
        </w:rPr>
      </w:pPr>
      <w:r w:rsidRPr="0081371E">
        <w:rPr>
          <w:rStyle w:val="afff8"/>
          <w:rtl/>
        </w:rPr>
        <w:t>במחול לך</w:t>
      </w:r>
      <w:r w:rsidRPr="00C35A2C">
        <w:rPr>
          <w:rFonts w:ascii="David" w:hAnsi="David"/>
          <w:sz w:val="32"/>
          <w:rtl/>
        </w:rPr>
        <w:t xml:space="preserve"> </w:t>
      </w:r>
      <w:r>
        <w:rPr>
          <w:rStyle w:val="affffe"/>
          <w:rtl/>
        </w:rPr>
        <w:tab/>
      </w:r>
      <w:r>
        <w:rPr>
          <w:rStyle w:val="affffe"/>
          <w:rtl/>
        </w:rPr>
        <w:tab/>
      </w:r>
      <w:r>
        <w:rPr>
          <w:rStyle w:val="affffe"/>
          <w:rFonts w:hint="cs"/>
          <w:rtl/>
        </w:rPr>
        <w:t>ל</w:t>
      </w:r>
      <w:r w:rsidRPr="00872325">
        <w:rPr>
          <w:rStyle w:val="affffe"/>
          <w:rtl/>
        </w:rPr>
        <w:t xml:space="preserve">כו"ע </w:t>
      </w:r>
      <w:r w:rsidRPr="00C35A2C">
        <w:rPr>
          <w:rFonts w:ascii="David" w:hAnsi="David"/>
          <w:sz w:val="32"/>
          <w:rtl/>
        </w:rPr>
        <w:t>הויא קנין ואין חוזר בו</w:t>
      </w:r>
    </w:p>
    <w:p w14:paraId="156A894D" w14:textId="77777777" w:rsidR="00032DFC" w:rsidRDefault="00032DFC" w:rsidP="00032DFC">
      <w:pPr>
        <w:rPr>
          <w:rFonts w:ascii="David" w:hAnsi="David"/>
          <w:sz w:val="32"/>
          <w:rtl/>
        </w:rPr>
      </w:pPr>
      <w:r w:rsidRPr="0081371E">
        <w:rPr>
          <w:rStyle w:val="afff8"/>
          <w:rtl/>
        </w:rPr>
        <w:t>באתן לך</w:t>
      </w:r>
      <w:r w:rsidRPr="00C35A2C">
        <w:rPr>
          <w:rFonts w:ascii="David" w:hAnsi="David"/>
          <w:sz w:val="32"/>
          <w:rtl/>
        </w:rPr>
        <w:t xml:space="preserve"> </w:t>
      </w:r>
      <w:r>
        <w:rPr>
          <w:rFonts w:ascii="David" w:hAnsi="David"/>
          <w:sz w:val="32"/>
          <w:rtl/>
        </w:rPr>
        <w:tab/>
      </w:r>
      <w:r>
        <w:rPr>
          <w:rFonts w:ascii="David" w:hAnsi="David"/>
          <w:sz w:val="32"/>
          <w:rtl/>
        </w:rPr>
        <w:tab/>
      </w:r>
      <w:r>
        <w:rPr>
          <w:rFonts w:ascii="David" w:hAnsi="David"/>
          <w:sz w:val="32"/>
          <w:rtl/>
        </w:rPr>
        <w:tab/>
      </w:r>
      <w:r w:rsidRPr="009E2A1A">
        <w:rPr>
          <w:rStyle w:val="affffe"/>
          <w:rtl/>
        </w:rPr>
        <w:t>אשמעי</w:t>
      </w:r>
      <w:r w:rsidRPr="009E2A1A">
        <w:rPr>
          <w:rStyle w:val="affffe"/>
          <w:rFonts w:hint="cs"/>
          <w:rtl/>
        </w:rPr>
        <w:t>'</w:t>
      </w:r>
      <w:r w:rsidRPr="009E2A1A">
        <w:rPr>
          <w:rStyle w:val="affffe"/>
          <w:rtl/>
        </w:rPr>
        <w:t xml:space="preserve"> ר"ע</w:t>
      </w:r>
      <w:r w:rsidRPr="00C35A2C">
        <w:rPr>
          <w:rFonts w:ascii="David" w:hAnsi="David"/>
          <w:sz w:val="32"/>
          <w:rtl/>
        </w:rPr>
        <w:t xml:space="preserve"> דהלכה כחכמים דאין חוזר בו</w:t>
      </w:r>
    </w:p>
    <w:p w14:paraId="33220AB1" w14:textId="77777777" w:rsidR="00032DFC" w:rsidRDefault="00032DFC" w:rsidP="00032DFC">
      <w:pPr>
        <w:ind w:left="339" w:firstLine="113"/>
        <w:rPr>
          <w:rFonts w:ascii="David" w:hAnsi="David"/>
          <w:sz w:val="32"/>
          <w:rtl/>
        </w:rPr>
      </w:pPr>
      <w:r w:rsidRPr="00C35A2C">
        <w:rPr>
          <w:rFonts w:ascii="David" w:hAnsi="David"/>
          <w:sz w:val="32"/>
          <w:rtl/>
        </w:rPr>
        <w:t>על אף שמסתבר</w:t>
      </w:r>
      <w:r>
        <w:rPr>
          <w:rFonts w:ascii="David" w:hAnsi="David" w:hint="cs"/>
          <w:sz w:val="32"/>
          <w:rtl/>
        </w:rPr>
        <w:t xml:space="preserve"> טעם </w:t>
      </w:r>
      <w:r w:rsidRPr="000B3C6B">
        <w:rPr>
          <w:rStyle w:val="affffe"/>
          <w:rFonts w:hint="cs"/>
          <w:rtl/>
        </w:rPr>
        <w:t>ד</w:t>
      </w:r>
      <w:r w:rsidRPr="009E2A1A">
        <w:rPr>
          <w:rStyle w:val="affffe"/>
          <w:rtl/>
        </w:rPr>
        <w:t>ר"מ</w:t>
      </w:r>
      <w:r w:rsidRPr="00C35A2C">
        <w:rPr>
          <w:rFonts w:ascii="David" w:hAnsi="David"/>
          <w:sz w:val="32"/>
          <w:rtl/>
        </w:rPr>
        <w:t xml:space="preserve"> דאין באמירה גרידא קנין</w:t>
      </w:r>
      <w:r>
        <w:rPr>
          <w:rFonts w:ascii="David" w:hAnsi="David" w:hint="cs"/>
          <w:sz w:val="32"/>
          <w:rtl/>
        </w:rPr>
        <w:t>.</w:t>
      </w:r>
    </w:p>
    <w:p w14:paraId="3C00F939" w14:textId="77777777" w:rsidR="00032DFC" w:rsidRDefault="00032DFC" w:rsidP="00032DFC">
      <w:pPr>
        <w:spacing w:after="60"/>
        <w:ind w:left="339" w:firstLine="113"/>
        <w:rPr>
          <w:rFonts w:ascii="David" w:hAnsi="David"/>
          <w:sz w:val="32"/>
          <w:rtl/>
        </w:rPr>
      </w:pPr>
      <w:r>
        <w:rPr>
          <w:rFonts w:ascii="David" w:hAnsi="David" w:hint="cs"/>
          <w:sz w:val="32"/>
          <w:rtl/>
        </w:rPr>
        <w:t>דלא כמ''ד דבמחול חלקו, ובאתן לכו''ע חוזר בו.</w:t>
      </w:r>
    </w:p>
    <w:p w14:paraId="0C65E025" w14:textId="77777777" w:rsidR="00032DFC" w:rsidRPr="00872325" w:rsidRDefault="00032DFC" w:rsidP="00032DFC">
      <w:pPr>
        <w:pStyle w:val="36"/>
        <w:framePr w:wrap="notBeside"/>
        <w:rPr>
          <w:rtl/>
        </w:rPr>
      </w:pPr>
      <w:r>
        <w:rPr>
          <w:rFonts w:hint="cs"/>
          <w:rtl/>
        </w:rPr>
        <w:t xml:space="preserve">ב. </w:t>
      </w:r>
      <w:r w:rsidRPr="00872325">
        <w:rPr>
          <w:rtl/>
        </w:rPr>
        <w:t>שלח ר"א לריב"ח</w:t>
      </w:r>
    </w:p>
    <w:p w14:paraId="3B549627" w14:textId="77777777" w:rsidR="00032DFC" w:rsidRDefault="00032DFC" w:rsidP="00032DFC">
      <w:pPr>
        <w:rPr>
          <w:rFonts w:ascii="David" w:hAnsi="David"/>
          <w:sz w:val="32"/>
          <w:rtl/>
        </w:rPr>
      </w:pPr>
      <w:r w:rsidRPr="0081371E">
        <w:rPr>
          <w:rStyle w:val="afff8"/>
          <w:rtl/>
        </w:rPr>
        <w:t>הלכתא</w:t>
      </w:r>
      <w:r w:rsidRPr="00C35A2C">
        <w:rPr>
          <w:rFonts w:ascii="David" w:hAnsi="David"/>
          <w:sz w:val="32"/>
          <w:rtl/>
        </w:rPr>
        <w:t xml:space="preserve"> גובין מן העבדין </w:t>
      </w:r>
      <w:r w:rsidRPr="009E2A1A">
        <w:rPr>
          <w:rStyle w:val="affffe"/>
          <w:rtl/>
        </w:rPr>
        <w:t>ו</w:t>
      </w:r>
      <w:r>
        <w:rPr>
          <w:rStyle w:val="affffe"/>
          <w:rFonts w:hint="cs"/>
          <w:rtl/>
        </w:rPr>
        <w:t>ל</w:t>
      </w:r>
      <w:r w:rsidRPr="009E2A1A">
        <w:rPr>
          <w:rStyle w:val="affffe"/>
          <w:rtl/>
        </w:rPr>
        <w:t xml:space="preserve">ר"נ </w:t>
      </w:r>
      <w:r w:rsidRPr="00C35A2C">
        <w:rPr>
          <w:rFonts w:ascii="David" w:hAnsi="David"/>
          <w:sz w:val="32"/>
          <w:rtl/>
        </w:rPr>
        <w:t>אין גובין</w:t>
      </w:r>
    </w:p>
    <w:p w14:paraId="37111E2D" w14:textId="77777777" w:rsidR="00032DFC" w:rsidRPr="00C35A2C" w:rsidRDefault="00032DFC" w:rsidP="00032DFC">
      <w:pPr>
        <w:rPr>
          <w:rFonts w:ascii="David" w:hAnsi="David"/>
          <w:sz w:val="32"/>
          <w:rtl/>
        </w:rPr>
      </w:pPr>
      <w:r w:rsidRPr="0081371E">
        <w:rPr>
          <w:rStyle w:val="afff8"/>
          <w:rtl/>
        </w:rPr>
        <w:t>והלכתא</w:t>
      </w:r>
      <w:r w:rsidRPr="00C35A2C">
        <w:rPr>
          <w:rFonts w:ascii="David" w:hAnsi="David"/>
          <w:sz w:val="32"/>
          <w:rtl/>
        </w:rPr>
        <w:t xml:space="preserve"> </w:t>
      </w:r>
      <w:r w:rsidRPr="0081371E">
        <w:rPr>
          <w:rStyle w:val="afff8"/>
          <w:rtl/>
        </w:rPr>
        <w:t>דאין</w:t>
      </w:r>
      <w:r w:rsidRPr="00C35A2C">
        <w:rPr>
          <w:rFonts w:ascii="David" w:hAnsi="David"/>
          <w:sz w:val="32"/>
          <w:rtl/>
        </w:rPr>
        <w:t xml:space="preserve"> </w:t>
      </w:r>
      <w:r w:rsidRPr="0081371E">
        <w:rPr>
          <w:rStyle w:val="afff8"/>
          <w:rtl/>
        </w:rPr>
        <w:t>גובין</w:t>
      </w:r>
      <w:r w:rsidRPr="00C35A2C">
        <w:rPr>
          <w:rFonts w:ascii="David" w:hAnsi="David"/>
          <w:sz w:val="32"/>
          <w:rtl/>
        </w:rPr>
        <w:t xml:space="preserve"> שהרי יכולין לזוז ואין בע"ח סמיך עלייהו</w:t>
      </w:r>
    </w:p>
    <w:p w14:paraId="26BF6D2E" w14:textId="77777777" w:rsidR="00032DFC" w:rsidRPr="009E2A1A" w:rsidRDefault="00032DFC" w:rsidP="00032DFC">
      <w:pPr>
        <w:pStyle w:val="36"/>
        <w:framePr w:wrap="notBeside"/>
        <w:rPr>
          <w:rtl/>
        </w:rPr>
      </w:pPr>
      <w:r>
        <w:rPr>
          <w:rFonts w:hint="cs"/>
          <w:rtl/>
        </w:rPr>
        <w:t xml:space="preserve">ג. </w:t>
      </w:r>
      <w:r w:rsidRPr="009E2A1A">
        <w:rPr>
          <w:rtl/>
        </w:rPr>
        <w:t>שלח ר"א לריב"ח</w:t>
      </w:r>
    </w:p>
    <w:p w14:paraId="18CC4678" w14:textId="77777777" w:rsidR="00032DFC" w:rsidRDefault="00032DFC" w:rsidP="00032DFC">
      <w:pPr>
        <w:spacing w:after="60"/>
        <w:rPr>
          <w:rFonts w:ascii="David" w:hAnsi="David"/>
          <w:sz w:val="32"/>
          <w:rtl/>
        </w:rPr>
      </w:pPr>
      <w:r w:rsidRPr="0081371E">
        <w:rPr>
          <w:rStyle w:val="afff8"/>
          <w:rtl/>
        </w:rPr>
        <w:t>הלכתא</w:t>
      </w:r>
      <w:r w:rsidRPr="00C35A2C">
        <w:rPr>
          <w:rFonts w:ascii="David" w:hAnsi="David"/>
          <w:sz w:val="32"/>
          <w:rtl/>
        </w:rPr>
        <w:t xml:space="preserve"> שלישי בשני כשר </w:t>
      </w:r>
      <w:r w:rsidRPr="009E2A1A">
        <w:rPr>
          <w:rStyle w:val="affffe"/>
          <w:rtl/>
        </w:rPr>
        <w:t>רבא</w:t>
      </w:r>
      <w:r>
        <w:rPr>
          <w:rStyle w:val="affffe"/>
          <w:rFonts w:hint="cs"/>
          <w:rtl/>
        </w:rPr>
        <w:t>:</w:t>
      </w:r>
      <w:r w:rsidRPr="009E2A1A">
        <w:rPr>
          <w:rStyle w:val="affffe"/>
          <w:rtl/>
        </w:rPr>
        <w:t xml:space="preserve"> </w:t>
      </w:r>
      <w:r w:rsidRPr="00C35A2C">
        <w:rPr>
          <w:rFonts w:ascii="David" w:hAnsi="David"/>
          <w:sz w:val="32"/>
          <w:rtl/>
        </w:rPr>
        <w:t>אף בראשון</w:t>
      </w:r>
      <w:r>
        <w:rPr>
          <w:rStyle w:val="aff1"/>
          <w:rFonts w:ascii="David" w:hAnsi="David"/>
          <w:sz w:val="32"/>
          <w:rtl/>
        </w:rPr>
        <w:footnoteReference w:id="100"/>
      </w:r>
    </w:p>
    <w:p w14:paraId="6FB82B61" w14:textId="77777777" w:rsidR="00032DFC" w:rsidRPr="009E2A1A" w:rsidRDefault="00032DFC" w:rsidP="00032DFC">
      <w:pPr>
        <w:pStyle w:val="36"/>
        <w:framePr w:wrap="notBeside"/>
        <w:rPr>
          <w:rtl/>
        </w:rPr>
      </w:pPr>
      <w:r>
        <w:rPr>
          <w:rFonts w:hint="cs"/>
          <w:rtl/>
        </w:rPr>
        <w:t xml:space="preserve">ד. </w:t>
      </w:r>
      <w:r w:rsidRPr="009E2A1A">
        <w:rPr>
          <w:rtl/>
        </w:rPr>
        <w:t>שלח ר"א לריב"ח</w:t>
      </w:r>
    </w:p>
    <w:p w14:paraId="07651483" w14:textId="77777777" w:rsidR="00032DFC" w:rsidRDefault="00032DFC" w:rsidP="00032DFC">
      <w:pPr>
        <w:pStyle w:val="affff9"/>
        <w:rPr>
          <w:rtl/>
        </w:rPr>
      </w:pPr>
      <w:r w:rsidRPr="00C35A2C">
        <w:rPr>
          <w:rtl/>
        </w:rPr>
        <w:t>יודע בעדות קרקע ונסתמא פסול</w:t>
      </w:r>
      <w:r>
        <w:rPr>
          <w:rFonts w:hint="cs"/>
          <w:rtl/>
        </w:rPr>
        <w:t xml:space="preserve">, </w:t>
      </w:r>
    </w:p>
    <w:p w14:paraId="4BD0AB33" w14:textId="77777777" w:rsidR="00032DFC" w:rsidRPr="00C35A2C" w:rsidRDefault="00032DFC" w:rsidP="00032DFC">
      <w:pPr>
        <w:rPr>
          <w:rFonts w:ascii="David" w:hAnsi="David"/>
          <w:sz w:val="32"/>
          <w:rtl/>
        </w:rPr>
      </w:pPr>
      <w:r w:rsidRPr="00872325">
        <w:rPr>
          <w:rStyle w:val="affffe"/>
          <w:rtl/>
        </w:rPr>
        <w:t>שמואל</w:t>
      </w:r>
      <w:r>
        <w:rPr>
          <w:rStyle w:val="affffe"/>
          <w:rFonts w:hint="cs"/>
          <w:rtl/>
        </w:rPr>
        <w:t>:</w:t>
      </w:r>
      <w:r w:rsidRPr="00872325">
        <w:rPr>
          <w:rStyle w:val="affffe"/>
          <w:rtl/>
        </w:rPr>
        <w:t xml:space="preserve"> </w:t>
      </w:r>
      <w:r>
        <w:rPr>
          <w:rFonts w:ascii="David" w:hAnsi="David" w:hint="cs"/>
          <w:sz w:val="32"/>
          <w:rtl/>
        </w:rPr>
        <w:t xml:space="preserve">בעדות קרקע </w:t>
      </w:r>
      <w:r w:rsidRPr="00C35A2C">
        <w:rPr>
          <w:rFonts w:ascii="David" w:hAnsi="David"/>
          <w:sz w:val="32"/>
          <w:rtl/>
        </w:rPr>
        <w:t>כשר</w:t>
      </w:r>
      <w:r>
        <w:rPr>
          <w:rFonts w:ascii="David" w:hAnsi="David" w:hint="cs"/>
          <w:sz w:val="32"/>
          <w:rtl/>
        </w:rPr>
        <w:t>,</w:t>
      </w:r>
      <w:r w:rsidRPr="00C35A2C">
        <w:rPr>
          <w:rFonts w:ascii="David" w:hAnsi="David"/>
          <w:sz w:val="32"/>
          <w:rtl/>
        </w:rPr>
        <w:t xml:space="preserve"> ובגלימא לא</w:t>
      </w:r>
    </w:p>
    <w:p w14:paraId="1F44938E" w14:textId="77777777" w:rsidR="00032DFC" w:rsidRDefault="00032DFC" w:rsidP="00032DFC">
      <w:pPr>
        <w:rPr>
          <w:rFonts w:ascii="David" w:hAnsi="David"/>
          <w:sz w:val="32"/>
          <w:rtl/>
        </w:rPr>
      </w:pPr>
      <w:r w:rsidRPr="00872325">
        <w:rPr>
          <w:rStyle w:val="affffe"/>
          <w:rtl/>
        </w:rPr>
        <w:t>ר"ש</w:t>
      </w:r>
      <w:r>
        <w:rPr>
          <w:rStyle w:val="affffe"/>
          <w:rFonts w:hint="cs"/>
          <w:rtl/>
        </w:rPr>
        <w:t>:</w:t>
      </w:r>
      <w:r w:rsidRPr="00872325">
        <w:rPr>
          <w:rStyle w:val="affffe"/>
          <w:rtl/>
        </w:rPr>
        <w:t xml:space="preserve"> </w:t>
      </w:r>
      <w:r>
        <w:rPr>
          <w:rFonts w:ascii="David" w:hAnsi="David" w:hint="cs"/>
          <w:sz w:val="32"/>
          <w:rtl/>
        </w:rPr>
        <w:t xml:space="preserve">בגלימא </w:t>
      </w:r>
      <w:r w:rsidRPr="00C35A2C">
        <w:rPr>
          <w:rFonts w:ascii="David" w:hAnsi="David"/>
          <w:sz w:val="32"/>
          <w:rtl/>
        </w:rPr>
        <w:t>כשר ובנסכא לא</w:t>
      </w:r>
    </w:p>
    <w:p w14:paraId="24DD61C4" w14:textId="77777777" w:rsidR="00032DFC" w:rsidRPr="00C35A2C" w:rsidRDefault="00032DFC" w:rsidP="00032DFC">
      <w:pPr>
        <w:rPr>
          <w:rFonts w:ascii="David" w:hAnsi="David"/>
          <w:sz w:val="32"/>
          <w:rtl/>
        </w:rPr>
      </w:pPr>
      <w:r w:rsidRPr="00872325">
        <w:rPr>
          <w:rStyle w:val="affffe"/>
          <w:rtl/>
        </w:rPr>
        <w:t>ר"פ</w:t>
      </w:r>
      <w:r>
        <w:rPr>
          <w:rStyle w:val="affffe"/>
          <w:rFonts w:hint="cs"/>
          <w:rtl/>
        </w:rPr>
        <w:t>:</w:t>
      </w:r>
      <w:r w:rsidRPr="00C35A2C">
        <w:rPr>
          <w:rFonts w:ascii="David" w:hAnsi="David"/>
          <w:sz w:val="32"/>
          <w:rtl/>
        </w:rPr>
        <w:t xml:space="preserve"> </w:t>
      </w:r>
      <w:r>
        <w:rPr>
          <w:rFonts w:ascii="David" w:hAnsi="David" w:hint="cs"/>
          <w:sz w:val="32"/>
          <w:rtl/>
        </w:rPr>
        <w:t xml:space="preserve">גם בנסכא </w:t>
      </w:r>
      <w:r w:rsidRPr="00C35A2C">
        <w:rPr>
          <w:rFonts w:ascii="David" w:hAnsi="David"/>
          <w:sz w:val="32"/>
          <w:rtl/>
        </w:rPr>
        <w:t>כשר</w:t>
      </w:r>
      <w:r>
        <w:rPr>
          <w:rFonts w:ascii="David" w:hAnsi="David" w:hint="cs"/>
          <w:sz w:val="32"/>
          <w:rtl/>
        </w:rPr>
        <w:t>,</w:t>
      </w:r>
      <w:r w:rsidRPr="00C35A2C">
        <w:rPr>
          <w:rFonts w:ascii="David" w:hAnsi="David"/>
          <w:sz w:val="32"/>
          <w:rtl/>
        </w:rPr>
        <w:t xml:space="preserve"> </w:t>
      </w:r>
      <w:r>
        <w:rPr>
          <w:rFonts w:ascii="David" w:hAnsi="David"/>
          <w:sz w:val="32"/>
          <w:rtl/>
        </w:rPr>
        <w:t>ד</w:t>
      </w:r>
      <w:r w:rsidRPr="00C35A2C">
        <w:rPr>
          <w:rFonts w:ascii="David" w:hAnsi="David"/>
          <w:sz w:val="32"/>
          <w:rtl/>
        </w:rPr>
        <w:t>מכוון משקלותיו</w:t>
      </w:r>
    </w:p>
    <w:p w14:paraId="5BFC5200" w14:textId="77777777" w:rsidR="00032DFC" w:rsidRPr="00C35A2C" w:rsidRDefault="00032DFC" w:rsidP="00032DFC">
      <w:pPr>
        <w:rPr>
          <w:rFonts w:ascii="David" w:hAnsi="David"/>
          <w:sz w:val="32"/>
          <w:rtl/>
        </w:rPr>
      </w:pPr>
      <w:r w:rsidRPr="00C35A2C">
        <w:rPr>
          <w:rFonts w:ascii="David" w:hAnsi="David"/>
          <w:sz w:val="32"/>
          <w:rtl/>
        </w:rPr>
        <w:t xml:space="preserve">ומדהדר בבריתא </w:t>
      </w:r>
      <w:r w:rsidRPr="000B3C6B">
        <w:rPr>
          <w:rStyle w:val="affffe"/>
          <w:rtl/>
        </w:rPr>
        <w:t>ותני</w:t>
      </w:r>
      <w:r w:rsidRPr="00C35A2C">
        <w:rPr>
          <w:rFonts w:ascii="David" w:hAnsi="David"/>
          <w:sz w:val="32"/>
          <w:rtl/>
        </w:rPr>
        <w:t xml:space="preserve"> זה הכלל כל שתחילתו או סופו בפסלות פסול</w:t>
      </w:r>
      <w:r>
        <w:rPr>
          <w:rFonts w:ascii="David" w:hAnsi="David" w:hint="cs"/>
          <w:sz w:val="32"/>
          <w:rtl/>
        </w:rPr>
        <w:t xml:space="preserve">, </w:t>
      </w:r>
      <w:r w:rsidRPr="000B3C6B">
        <w:rPr>
          <w:rStyle w:val="affffe"/>
          <w:rtl/>
        </w:rPr>
        <w:t>משמע</w:t>
      </w:r>
      <w:r w:rsidRPr="00C35A2C">
        <w:rPr>
          <w:rFonts w:ascii="David" w:hAnsi="David"/>
          <w:sz w:val="32"/>
          <w:rtl/>
        </w:rPr>
        <w:t xml:space="preserve"> דאין </w:t>
      </w:r>
      <w:r w:rsidRPr="0081371E">
        <w:rPr>
          <w:rStyle w:val="afff8"/>
          <w:rtl/>
        </w:rPr>
        <w:t>הלכ</w:t>
      </w:r>
      <w:r>
        <w:rPr>
          <w:rStyle w:val="afff8"/>
          <w:rFonts w:hint="cs"/>
          <w:rtl/>
        </w:rPr>
        <w:t>ה</w:t>
      </w:r>
      <w:r w:rsidRPr="00C35A2C">
        <w:rPr>
          <w:rFonts w:ascii="David" w:hAnsi="David"/>
          <w:sz w:val="32"/>
          <w:rtl/>
        </w:rPr>
        <w:t xml:space="preserve"> </w:t>
      </w:r>
      <w:r>
        <w:rPr>
          <w:rFonts w:ascii="David" w:hAnsi="David" w:hint="cs"/>
          <w:sz w:val="32"/>
          <w:rtl/>
        </w:rPr>
        <w:t>כמותו בכל אלו,</w:t>
      </w:r>
    </w:p>
    <w:p w14:paraId="79E2B3DF" w14:textId="77777777" w:rsidR="00032DFC" w:rsidRPr="009E2A1A" w:rsidRDefault="00032DFC" w:rsidP="00032DFC">
      <w:pPr>
        <w:rPr>
          <w:rFonts w:ascii="David" w:hAnsi="David"/>
          <w:sz w:val="32"/>
          <w:rtl/>
        </w:rPr>
      </w:pPr>
      <w:r w:rsidRPr="0081371E">
        <w:rPr>
          <w:rStyle w:val="afff8"/>
          <w:rtl/>
        </w:rPr>
        <w:t>ובגט</w:t>
      </w:r>
      <w:r w:rsidRPr="00C35A2C">
        <w:rPr>
          <w:rFonts w:ascii="David" w:hAnsi="David"/>
          <w:sz w:val="32"/>
          <w:rtl/>
        </w:rPr>
        <w:t xml:space="preserve"> כשר דאקילו רבנן להכשיר אפי</w:t>
      </w:r>
      <w:r w:rsidRPr="00F10693">
        <w:rPr>
          <w:rtl/>
        </w:rPr>
        <w:t xml:space="preserve">' </w:t>
      </w:r>
      <w:r w:rsidRPr="00C35A2C">
        <w:rPr>
          <w:rFonts w:ascii="David" w:hAnsi="David"/>
          <w:sz w:val="32"/>
          <w:rtl/>
        </w:rPr>
        <w:t>באשה וקרובים</w:t>
      </w:r>
      <w:r>
        <w:rPr>
          <w:rStyle w:val="aff1"/>
          <w:rFonts w:ascii="David" w:hAnsi="David"/>
          <w:sz w:val="32"/>
          <w:rtl/>
        </w:rPr>
        <w:footnoteReference w:id="101"/>
      </w:r>
    </w:p>
    <w:p w14:paraId="091B651B" w14:textId="77777777" w:rsidR="00032DFC" w:rsidRPr="00C35A2C" w:rsidRDefault="00032DFC" w:rsidP="00032DFC">
      <w:pPr>
        <w:pStyle w:val="affe"/>
        <w:framePr w:wrap="around"/>
        <w:rPr>
          <w:rtl/>
        </w:rPr>
      </w:pPr>
      <w:r w:rsidRPr="00C35A2C">
        <w:rPr>
          <w:rtl/>
        </w:rPr>
        <w:t>קכח:</w:t>
      </w:r>
    </w:p>
    <w:p w14:paraId="7B027048" w14:textId="77777777" w:rsidR="00032DFC" w:rsidRPr="00872325" w:rsidRDefault="00032DFC" w:rsidP="00032DFC">
      <w:pPr>
        <w:pStyle w:val="36"/>
        <w:framePr w:wrap="notBeside"/>
        <w:rPr>
          <w:rtl/>
        </w:rPr>
      </w:pPr>
      <w:r>
        <w:rPr>
          <w:rFonts w:hint="cs"/>
          <w:rtl/>
        </w:rPr>
        <w:t xml:space="preserve">ה. </w:t>
      </w:r>
      <w:r w:rsidRPr="00872325">
        <w:rPr>
          <w:rtl/>
        </w:rPr>
        <w:t>שלח ר"א לריב"ח</w:t>
      </w:r>
      <w:r w:rsidRPr="00872325">
        <w:rPr>
          <w:rFonts w:hint="cs"/>
          <w:rtl/>
        </w:rPr>
        <w:t>:</w:t>
      </w:r>
    </w:p>
    <w:p w14:paraId="279A7231" w14:textId="77777777" w:rsidR="00032DFC" w:rsidRDefault="00032DFC" w:rsidP="00032DFC">
      <w:pPr>
        <w:pStyle w:val="affff9"/>
        <w:rPr>
          <w:rtl/>
        </w:rPr>
      </w:pPr>
      <w:r w:rsidRPr="00C35A2C">
        <w:rPr>
          <w:rtl/>
        </w:rPr>
        <w:t>תינוק בין הבנים בכור הוא</w:t>
      </w:r>
    </w:p>
    <w:p w14:paraId="6B1B9B56" w14:textId="77777777" w:rsidR="00032DFC" w:rsidRPr="009E2A1A" w:rsidRDefault="00032DFC" w:rsidP="00032DFC">
      <w:pPr>
        <w:rPr>
          <w:rStyle w:val="affffe"/>
          <w:rtl/>
        </w:rPr>
      </w:pPr>
      <w:r>
        <w:rPr>
          <w:rStyle w:val="affffe"/>
          <w:rFonts w:hint="cs"/>
          <w:rtl/>
        </w:rPr>
        <w:t>לרי''ו:</w:t>
      </w:r>
      <w:r w:rsidRPr="00C35A2C">
        <w:rPr>
          <w:rFonts w:ascii="David" w:hAnsi="David"/>
          <w:sz w:val="32"/>
          <w:rtl/>
        </w:rPr>
        <w:t xml:space="preserve"> אינו נאמן </w:t>
      </w:r>
      <w:r w:rsidRPr="009E2A1A">
        <w:rPr>
          <w:rStyle w:val="affffe"/>
          <w:rtl/>
        </w:rPr>
        <w:t>וכרבנן</w:t>
      </w:r>
      <w:r>
        <w:rPr>
          <w:rStyle w:val="affffe"/>
          <w:rFonts w:hint="cs"/>
          <w:rtl/>
        </w:rPr>
        <w:t>, ל</w:t>
      </w:r>
      <w:r w:rsidRPr="009E2A1A">
        <w:rPr>
          <w:rStyle w:val="affffe"/>
          <w:rFonts w:hint="cs"/>
          <w:rtl/>
        </w:rPr>
        <w:t>ר''א כר''י:</w:t>
      </w:r>
      <w:r>
        <w:rPr>
          <w:rFonts w:ascii="David" w:hAnsi="David" w:hint="cs"/>
          <w:sz w:val="32"/>
          <w:rtl/>
        </w:rPr>
        <w:t xml:space="preserve"> </w:t>
      </w:r>
      <w:r w:rsidRPr="00C35A2C">
        <w:rPr>
          <w:rFonts w:ascii="David" w:hAnsi="David"/>
          <w:sz w:val="32"/>
          <w:rtl/>
        </w:rPr>
        <w:t>דנאמן</w:t>
      </w:r>
      <w:r>
        <w:rPr>
          <w:rStyle w:val="affffe"/>
          <w:rFonts w:hint="cs"/>
          <w:rtl/>
        </w:rPr>
        <w:t>, וכן הלכה.</w:t>
      </w:r>
    </w:p>
    <w:p w14:paraId="1D2334C5" w14:textId="77777777" w:rsidR="00032DFC" w:rsidRPr="00872325" w:rsidRDefault="00032DFC" w:rsidP="00032DFC">
      <w:pPr>
        <w:pStyle w:val="36"/>
        <w:framePr w:wrap="notBeside"/>
        <w:rPr>
          <w:rtl/>
        </w:rPr>
      </w:pPr>
      <w:r>
        <w:rPr>
          <w:rFonts w:hint="cs"/>
          <w:rtl/>
        </w:rPr>
        <w:t xml:space="preserve">ו. </w:t>
      </w:r>
      <w:r w:rsidRPr="00872325">
        <w:rPr>
          <w:rtl/>
        </w:rPr>
        <w:t>שלח ר"א לרב"ח</w:t>
      </w:r>
    </w:p>
    <w:p w14:paraId="6AAC2D39" w14:textId="77777777" w:rsidR="00032DFC" w:rsidRDefault="00032DFC" w:rsidP="00032DFC">
      <w:pPr>
        <w:pStyle w:val="affff9"/>
        <w:rPr>
          <w:rtl/>
        </w:rPr>
      </w:pPr>
      <w:r>
        <w:rPr>
          <w:rFonts w:hint="cs"/>
          <w:rtl/>
        </w:rPr>
        <w:t xml:space="preserve">האומר </w:t>
      </w:r>
      <w:r w:rsidRPr="00C35A2C">
        <w:rPr>
          <w:rtl/>
        </w:rPr>
        <w:t xml:space="preserve">תיטול </w:t>
      </w:r>
      <w:r>
        <w:rPr>
          <w:rFonts w:hint="cs"/>
          <w:rtl/>
        </w:rPr>
        <w:t>אשתי</w:t>
      </w:r>
      <w:r w:rsidRPr="00C35A2C">
        <w:rPr>
          <w:rtl/>
        </w:rPr>
        <w:t xml:space="preserve"> כאחד מן הבנים</w:t>
      </w:r>
      <w:r>
        <w:rPr>
          <w:rStyle w:val="aff1"/>
          <w:rtl/>
        </w:rPr>
        <w:footnoteReference w:id="102"/>
      </w:r>
    </w:p>
    <w:p w14:paraId="6A4FE4BB" w14:textId="77777777" w:rsidR="00032DFC" w:rsidRDefault="00032DFC" w:rsidP="00032DFC">
      <w:pPr>
        <w:rPr>
          <w:rFonts w:ascii="David" w:hAnsi="David"/>
          <w:sz w:val="32"/>
          <w:rtl/>
        </w:rPr>
      </w:pPr>
      <w:r w:rsidRPr="00C35A2C">
        <w:rPr>
          <w:rFonts w:ascii="David" w:hAnsi="David"/>
          <w:sz w:val="32"/>
          <w:rtl/>
        </w:rPr>
        <w:t xml:space="preserve">נוטלת בנכסים </w:t>
      </w:r>
      <w:r>
        <w:rPr>
          <w:rFonts w:ascii="David" w:hAnsi="David" w:hint="cs"/>
          <w:sz w:val="32"/>
          <w:rtl/>
        </w:rPr>
        <w:t xml:space="preserve">דעכשיו כאחד מן הבנים </w:t>
      </w:r>
      <w:r w:rsidRPr="00C35A2C">
        <w:rPr>
          <w:rFonts w:ascii="David" w:hAnsi="David"/>
          <w:sz w:val="32"/>
          <w:rtl/>
        </w:rPr>
        <w:t>דלאחמ"כ</w:t>
      </w:r>
      <w:r>
        <w:rPr>
          <w:rFonts w:ascii="David" w:hAnsi="David" w:hint="cs"/>
          <w:sz w:val="32"/>
          <w:rtl/>
        </w:rPr>
        <w:t>,</w:t>
      </w:r>
      <w:r w:rsidRPr="00C35A2C">
        <w:rPr>
          <w:rFonts w:ascii="David" w:hAnsi="David"/>
          <w:sz w:val="32"/>
          <w:rtl/>
        </w:rPr>
        <w:t xml:space="preserve"> </w:t>
      </w:r>
    </w:p>
    <w:p w14:paraId="1606D1E6" w14:textId="77777777" w:rsidR="00032DFC" w:rsidRDefault="00032DFC" w:rsidP="00032DFC">
      <w:pPr>
        <w:pStyle w:val="afffff"/>
        <w:rPr>
          <w:rtl/>
        </w:rPr>
      </w:pPr>
      <w:r w:rsidRPr="00C35A2C">
        <w:rPr>
          <w:rtl/>
        </w:rPr>
        <w:t>ואפי</w:t>
      </w:r>
      <w:r w:rsidRPr="00F10693">
        <w:rPr>
          <w:rtl/>
        </w:rPr>
        <w:t xml:space="preserve">' </w:t>
      </w:r>
      <w:r>
        <w:rPr>
          <w:rStyle w:val="affffe"/>
          <w:rtl/>
          <w:rPrChange w:id="9465" w:author="מנוע אמוראים" w:date="2026-10-05T16:41:09Z">
            <w:rPr>
              <w:rtl/>
            </w:rPr>
          </w:rPrChange>
        </w:rPr>
        <w:t xml:space="preserve">לר"מ</w:t>
      </w:r>
      <w:r>
        <w:rPr>
          <w:rtl/>
        </w:rPr>
        <w:t xml:space="preserve"> הכא לא נתכווין</w:t>
      </w:r>
      <w:r>
        <w:rPr>
          <w:rFonts w:hint="cs"/>
          <w:rtl/>
        </w:rPr>
        <w:t>, בשעת חלוקה ואפי נתמעטו</w:t>
      </w:r>
    </w:p>
    <w:p w14:paraId="1EAF109D" w14:textId="77777777" w:rsidR="00032DFC" w:rsidRPr="00872325" w:rsidRDefault="00032DFC" w:rsidP="00032DFC">
      <w:pPr>
        <w:pStyle w:val="36"/>
        <w:framePr w:wrap="notBeside"/>
        <w:rPr>
          <w:rtl/>
        </w:rPr>
      </w:pPr>
      <w:r>
        <w:rPr>
          <w:rFonts w:hint="cs"/>
          <w:rtl/>
        </w:rPr>
        <w:t xml:space="preserve">ז. </w:t>
      </w:r>
      <w:r w:rsidRPr="00872325">
        <w:rPr>
          <w:rtl/>
        </w:rPr>
        <w:t>שלח ר"א לרב"ח</w:t>
      </w:r>
    </w:p>
    <w:p w14:paraId="3D1D2962" w14:textId="77777777" w:rsidR="00032DFC" w:rsidRDefault="00032DFC" w:rsidP="00032DFC">
      <w:pPr>
        <w:pStyle w:val="affff9"/>
        <w:rPr>
          <w:rtl/>
        </w:rPr>
      </w:pPr>
      <w:r w:rsidRPr="00C35A2C">
        <w:rPr>
          <w:rtl/>
        </w:rPr>
        <w:t xml:space="preserve">מוציא שט"ח </w:t>
      </w:r>
      <w:r>
        <w:rPr>
          <w:rFonts w:hint="cs"/>
          <w:rtl/>
        </w:rPr>
        <w:t>ו</w:t>
      </w:r>
      <w:r w:rsidRPr="00C35A2C">
        <w:rPr>
          <w:rtl/>
        </w:rPr>
        <w:t xml:space="preserve">לוה אמר פרעתי מחצה ועדים אומרים פרע </w:t>
      </w:r>
      <w:r>
        <w:rPr>
          <w:rFonts w:hint="cs"/>
          <w:rtl/>
        </w:rPr>
        <w:t>ה</w:t>
      </w:r>
      <w:r w:rsidRPr="00C35A2C">
        <w:rPr>
          <w:rtl/>
        </w:rPr>
        <w:t>כל</w:t>
      </w:r>
    </w:p>
    <w:p w14:paraId="22C95FFB" w14:textId="77777777" w:rsidR="00032DFC" w:rsidRDefault="00032DFC" w:rsidP="00032DFC">
      <w:pPr>
        <w:rPr>
          <w:rFonts w:ascii="David" w:hAnsi="David"/>
          <w:sz w:val="32"/>
          <w:rtl/>
        </w:rPr>
      </w:pPr>
      <w:r w:rsidRPr="00C35A2C">
        <w:rPr>
          <w:rFonts w:ascii="David" w:hAnsi="David"/>
          <w:sz w:val="32"/>
          <w:rtl/>
        </w:rPr>
        <w:t>הר"ז נשבע גובה מחצה מ</w:t>
      </w:r>
      <w:r>
        <w:rPr>
          <w:rFonts w:ascii="David" w:hAnsi="David" w:hint="cs"/>
          <w:sz w:val="32"/>
          <w:rtl/>
        </w:rPr>
        <w:t>בני חורין</w:t>
      </w:r>
      <w:r w:rsidRPr="00C35A2C">
        <w:rPr>
          <w:rFonts w:ascii="David" w:hAnsi="David"/>
          <w:sz w:val="32"/>
          <w:rtl/>
        </w:rPr>
        <w:t xml:space="preserve"> ולא ממשועבדים</w:t>
      </w:r>
      <w:r>
        <w:rPr>
          <w:rFonts w:ascii="David" w:hAnsi="David" w:hint="cs"/>
          <w:sz w:val="32"/>
          <w:rtl/>
        </w:rPr>
        <w:t>, שה</w:t>
      </w:r>
      <w:r w:rsidRPr="00C35A2C">
        <w:rPr>
          <w:rFonts w:ascii="David" w:hAnsi="David"/>
          <w:sz w:val="32"/>
          <w:rtl/>
        </w:rPr>
        <w:t xml:space="preserve">לקוחות </w:t>
      </w:r>
      <w:r>
        <w:rPr>
          <w:rFonts w:ascii="David" w:hAnsi="David" w:hint="cs"/>
          <w:sz w:val="32"/>
          <w:rtl/>
        </w:rPr>
        <w:t xml:space="preserve">סומכים על עדים, </w:t>
      </w:r>
      <w:r w:rsidRPr="00C35A2C">
        <w:rPr>
          <w:rFonts w:ascii="David" w:hAnsi="David"/>
          <w:sz w:val="32"/>
          <w:rtl/>
        </w:rPr>
        <w:t>ד</w:t>
      </w:r>
      <w:r>
        <w:rPr>
          <w:rFonts w:ascii="David" w:hAnsi="David"/>
          <w:sz w:val="32"/>
          <w:rtl/>
        </w:rPr>
        <w:t xml:space="preserve">שמא </w:t>
      </w:r>
      <w:r>
        <w:rPr>
          <w:rFonts w:ascii="David" w:hAnsi="David" w:hint="cs"/>
          <w:sz w:val="32"/>
          <w:rtl/>
        </w:rPr>
        <w:t xml:space="preserve">עשו קנוניא ביניהם. </w:t>
      </w:r>
    </w:p>
    <w:p w14:paraId="2273EFAF" w14:textId="77777777" w:rsidR="00032DFC" w:rsidRDefault="00032DFC" w:rsidP="00032DFC">
      <w:pPr>
        <w:rPr>
          <w:rFonts w:ascii="David" w:hAnsi="David"/>
          <w:sz w:val="32"/>
          <w:rtl/>
        </w:rPr>
      </w:pPr>
      <w:r>
        <w:rPr>
          <w:rFonts w:ascii="David" w:hAnsi="David" w:hint="cs"/>
          <w:sz w:val="32"/>
          <w:rtl/>
        </w:rPr>
        <w:t>ו</w:t>
      </w:r>
      <w:r w:rsidRPr="00C35A2C">
        <w:rPr>
          <w:rFonts w:ascii="David" w:hAnsi="David"/>
          <w:sz w:val="32"/>
          <w:rtl/>
        </w:rPr>
        <w:t>נאמן בשבועה לפי שהוא כמלווה ע"פ שהרי העדים מעידים</w:t>
      </w:r>
    </w:p>
    <w:p w14:paraId="54BEDBB3" w14:textId="77777777" w:rsidR="00032DFC" w:rsidRPr="009E2A1A" w:rsidRDefault="00032DFC" w:rsidP="00032DFC">
      <w:pPr>
        <w:pStyle w:val="36"/>
        <w:framePr w:wrap="notBeside"/>
        <w:rPr>
          <w:rtl/>
        </w:rPr>
      </w:pPr>
      <w:r w:rsidRPr="009E2A1A">
        <w:rPr>
          <w:rtl/>
        </w:rPr>
        <w:t>ולא דמי</w:t>
      </w:r>
    </w:p>
    <w:p w14:paraId="38FF34AD" w14:textId="77777777" w:rsidR="00032DFC" w:rsidRDefault="00032DFC" w:rsidP="00032DFC">
      <w:pPr>
        <w:rPr>
          <w:rFonts w:ascii="David" w:hAnsi="David"/>
          <w:sz w:val="32"/>
          <w:rtl/>
        </w:rPr>
      </w:pPr>
      <w:r w:rsidRPr="00C35A2C">
        <w:rPr>
          <w:rFonts w:ascii="David" w:hAnsi="David"/>
          <w:sz w:val="32"/>
          <w:rtl/>
        </w:rPr>
        <w:t xml:space="preserve">למלווה בשטר שכתבו </w:t>
      </w:r>
      <w:r>
        <w:rPr>
          <w:rFonts w:ascii="David" w:hAnsi="David" w:hint="cs"/>
          <w:sz w:val="32"/>
          <w:rtl/>
        </w:rPr>
        <w:t xml:space="preserve">- </w:t>
      </w:r>
      <w:r w:rsidRPr="00C35A2C">
        <w:rPr>
          <w:rFonts w:ascii="David" w:hAnsi="David"/>
          <w:sz w:val="32"/>
          <w:rtl/>
        </w:rPr>
        <w:t xml:space="preserve">דכשקיימו </w:t>
      </w:r>
      <w:r>
        <w:rPr>
          <w:rFonts w:ascii="David" w:hAnsi="David" w:hint="cs"/>
          <w:sz w:val="32"/>
          <w:rtl/>
        </w:rPr>
        <w:t xml:space="preserve">הוא </w:t>
      </w:r>
      <w:r w:rsidRPr="00C35A2C">
        <w:rPr>
          <w:rFonts w:ascii="David" w:hAnsi="David"/>
          <w:sz w:val="32"/>
          <w:rtl/>
        </w:rPr>
        <w:t>כשטר גמור</w:t>
      </w:r>
      <w:r>
        <w:rPr>
          <w:rFonts w:ascii="David" w:hAnsi="David" w:hint="cs"/>
          <w:sz w:val="32"/>
          <w:rtl/>
        </w:rPr>
        <w:t>.</w:t>
      </w:r>
    </w:p>
    <w:p w14:paraId="319491BD" w14:textId="77777777" w:rsidR="00032DFC" w:rsidRPr="00872325" w:rsidRDefault="00032DFC" w:rsidP="00032DFC">
      <w:pPr>
        <w:pStyle w:val="36"/>
        <w:framePr w:wrap="notBeside"/>
        <w:rPr>
          <w:rtl/>
        </w:rPr>
      </w:pPr>
      <w:r w:rsidRPr="00872325">
        <w:rPr>
          <w:rtl/>
        </w:rPr>
        <w:t>ואפי' לר"ע</w:t>
      </w:r>
    </w:p>
    <w:p w14:paraId="2BA7BEAD" w14:textId="77777777" w:rsidR="00032DFC" w:rsidRPr="00872325" w:rsidRDefault="00032DFC" w:rsidP="00032DFC">
      <w:pPr>
        <w:rPr>
          <w:rFonts w:ascii="David" w:hAnsi="David"/>
          <w:sz w:val="32"/>
          <w:rtl/>
        </w:rPr>
      </w:pPr>
      <w:r w:rsidRPr="000B3C6B">
        <w:rPr>
          <w:rStyle w:val="affffe"/>
          <w:rtl/>
        </w:rPr>
        <w:t>ר"י</w:t>
      </w:r>
      <w:r w:rsidRPr="000B3C6B">
        <w:rPr>
          <w:rFonts w:ascii="David" w:hAnsi="David"/>
          <w:sz w:val="32"/>
          <w:rtl/>
        </w:rPr>
        <w:t xml:space="preserve"> </w:t>
      </w:r>
      <w:r w:rsidRPr="000B3C6B">
        <w:rPr>
          <w:rFonts w:ascii="David" w:hAnsi="David" w:hint="cs"/>
          <w:sz w:val="32"/>
          <w:rtl/>
        </w:rPr>
        <w:t xml:space="preserve">שהוא </w:t>
      </w:r>
      <w:r w:rsidRPr="000B3C6B">
        <w:rPr>
          <w:rFonts w:ascii="David" w:hAnsi="David"/>
          <w:sz w:val="32"/>
          <w:rtl/>
        </w:rPr>
        <w:t xml:space="preserve">כמשיב אבידה </w:t>
      </w:r>
      <w:r w:rsidRPr="000B3C6B">
        <w:rPr>
          <w:rStyle w:val="affffe"/>
          <w:rFonts w:hint="cs"/>
          <w:rtl/>
        </w:rPr>
        <w:t>כאן</w:t>
      </w:r>
      <w:r w:rsidRPr="000B3C6B">
        <w:rPr>
          <w:rFonts w:ascii="David" w:hAnsi="David" w:hint="cs"/>
          <w:sz w:val="32"/>
          <w:rtl/>
        </w:rPr>
        <w:t xml:space="preserve"> יש עדים </w:t>
      </w:r>
      <w:r w:rsidRPr="000B3C6B">
        <w:rPr>
          <w:rFonts w:ascii="David" w:hAnsi="David"/>
          <w:sz w:val="32"/>
          <w:rtl/>
        </w:rPr>
        <w:t>ואירתת</w:t>
      </w:r>
      <w:r w:rsidRPr="000B3C6B">
        <w:rPr>
          <w:rFonts w:ascii="David" w:hAnsi="David" w:hint="cs"/>
          <w:sz w:val="32"/>
          <w:rtl/>
        </w:rPr>
        <w:t xml:space="preserve"> </w:t>
      </w:r>
      <w:r w:rsidRPr="000B3C6B">
        <w:rPr>
          <w:rFonts w:ascii="David" w:hAnsi="David"/>
          <w:sz w:val="32"/>
          <w:rtl/>
        </w:rPr>
        <w:t>ולכך הודה במחצה</w:t>
      </w:r>
      <w:r>
        <w:rPr>
          <w:rStyle w:val="aff1"/>
          <w:rFonts w:ascii="David" w:hAnsi="David"/>
          <w:sz w:val="32"/>
          <w:rtl/>
        </w:rPr>
        <w:footnoteReference w:id="103"/>
      </w:r>
    </w:p>
    <w:p w14:paraId="5D4AC378" w14:textId="77777777" w:rsidR="00032DFC" w:rsidRPr="00B4472C" w:rsidRDefault="00032DFC" w:rsidP="00032DFC">
      <w:pPr>
        <w:pStyle w:val="36"/>
        <w:framePr w:wrap="notBeside"/>
        <w:rPr>
          <w:rtl/>
        </w:rPr>
      </w:pPr>
      <w:r>
        <w:rPr>
          <w:rFonts w:hint="cs"/>
          <w:rtl/>
        </w:rPr>
        <w:t>ל</w:t>
      </w:r>
      <w:r w:rsidRPr="00B4472C">
        <w:rPr>
          <w:rtl/>
        </w:rPr>
        <w:t>מבר"א</w:t>
      </w:r>
    </w:p>
    <w:p w14:paraId="1839BD85" w14:textId="77777777" w:rsidR="00032DFC" w:rsidRDefault="00032DFC" w:rsidP="00032DFC">
      <w:pPr>
        <w:rPr>
          <w:rFonts w:ascii="David" w:hAnsi="David"/>
          <w:sz w:val="32"/>
          <w:rtl/>
        </w:rPr>
      </w:pPr>
      <w:r w:rsidRPr="00C35A2C">
        <w:rPr>
          <w:rFonts w:ascii="David" w:hAnsi="David"/>
          <w:sz w:val="32"/>
          <w:rtl/>
        </w:rPr>
        <w:t xml:space="preserve">פטור </w:t>
      </w:r>
      <w:r w:rsidRPr="006423DC">
        <w:rPr>
          <w:rStyle w:val="affffe"/>
          <w:rtl/>
        </w:rPr>
        <w:t>ואפי' לרשב"א</w:t>
      </w:r>
      <w:r w:rsidRPr="00C35A2C">
        <w:rPr>
          <w:rFonts w:ascii="David" w:hAnsi="David"/>
          <w:sz w:val="32"/>
          <w:rtl/>
        </w:rPr>
        <w:t xml:space="preserve"> דהוויא מודה במקצת </w:t>
      </w:r>
      <w:r>
        <w:rPr>
          <w:rFonts w:ascii="David" w:hAnsi="David" w:hint="cs"/>
          <w:sz w:val="32"/>
          <w:rtl/>
        </w:rPr>
        <w:t xml:space="preserve">כך הוא </w:t>
      </w:r>
      <w:r w:rsidRPr="00C35A2C">
        <w:rPr>
          <w:rFonts w:ascii="David" w:hAnsi="David"/>
          <w:sz w:val="32"/>
          <w:rtl/>
        </w:rPr>
        <w:t>משיב אבידה</w:t>
      </w:r>
    </w:p>
    <w:p w14:paraId="7A285282" w14:textId="77777777" w:rsidR="00032DFC" w:rsidRDefault="00032DFC" w:rsidP="00032DFC">
      <w:pPr>
        <w:spacing w:after="60"/>
        <w:rPr>
          <w:rFonts w:ascii="David" w:hAnsi="David"/>
          <w:sz w:val="32"/>
          <w:rtl/>
        </w:rPr>
      </w:pPr>
      <w:r>
        <w:rPr>
          <w:rFonts w:ascii="David" w:hAnsi="David" w:hint="cs"/>
          <w:sz w:val="32"/>
          <w:rtl/>
        </w:rPr>
        <w:t xml:space="preserve">ואינו </w:t>
      </w:r>
      <w:r w:rsidRPr="00C35A2C">
        <w:rPr>
          <w:rFonts w:ascii="David" w:hAnsi="David"/>
          <w:sz w:val="32"/>
          <w:rtl/>
        </w:rPr>
        <w:t>כהילך אלא שטר דגבי ממשעבדי</w:t>
      </w:r>
      <w:r>
        <w:rPr>
          <w:rFonts w:ascii="David" w:hAnsi="David" w:hint="cs"/>
          <w:sz w:val="32"/>
          <w:rtl/>
        </w:rPr>
        <w:t>,</w:t>
      </w:r>
    </w:p>
    <w:p w14:paraId="77F23218" w14:textId="77777777" w:rsidR="00032DFC" w:rsidRPr="006423DC" w:rsidRDefault="00032DFC" w:rsidP="00032DFC">
      <w:pPr>
        <w:pStyle w:val="36"/>
        <w:framePr w:wrap="notBeside"/>
        <w:rPr>
          <w:rtl/>
        </w:rPr>
      </w:pPr>
      <w:r>
        <w:rPr>
          <w:rFonts w:hint="cs"/>
          <w:rtl/>
        </w:rPr>
        <w:t xml:space="preserve">הלכתא </w:t>
      </w:r>
    </w:p>
    <w:p w14:paraId="2178C013" w14:textId="77777777" w:rsidR="00032DFC" w:rsidRDefault="00032DFC" w:rsidP="00032DFC">
      <w:pPr>
        <w:rPr>
          <w:rFonts w:ascii="David" w:hAnsi="David"/>
          <w:sz w:val="32"/>
          <w:rtl/>
        </w:rPr>
      </w:pPr>
      <w:r w:rsidRPr="00C35A2C">
        <w:rPr>
          <w:rFonts w:ascii="David" w:hAnsi="David"/>
          <w:sz w:val="32"/>
          <w:rtl/>
        </w:rPr>
        <w:t xml:space="preserve">בכל הני </w:t>
      </w:r>
      <w:r w:rsidRPr="006423DC">
        <w:rPr>
          <w:rStyle w:val="affffe"/>
          <w:rtl/>
        </w:rPr>
        <w:t>כדשלח ר"א לרב"ח</w:t>
      </w:r>
      <w:r>
        <w:rPr>
          <w:rStyle w:val="affffe"/>
          <w:rFonts w:hint="cs"/>
          <w:rtl/>
        </w:rPr>
        <w:t xml:space="preserve">, </w:t>
      </w:r>
      <w:r w:rsidRPr="009E2A1A">
        <w:rPr>
          <w:rStyle w:val="afffff0"/>
          <w:rFonts w:hint="cs"/>
          <w:rtl/>
        </w:rPr>
        <w:t>בתינוק, באשתי, ובשט''ח</w:t>
      </w:r>
      <w:r>
        <w:rPr>
          <w:rStyle w:val="afffff0"/>
          <w:rFonts w:hint="cs"/>
          <w:rtl/>
        </w:rPr>
        <w:t xml:space="preserve"> </w:t>
      </w:r>
    </w:p>
    <w:p w14:paraId="7130FC32" w14:textId="3FBBB8BC" w:rsidR="00032DFC" w:rsidRPr="00032DFC" w:rsidRDefault="00032DFC" w:rsidP="00032DFC">
      <w:pPr>
        <w:rPr>
          <w:rFonts w:ascii="David" w:hAnsi="David"/>
          <w:sz w:val="32"/>
          <w:rtl/>
        </w:rPr>
      </w:pPr>
      <w:r w:rsidRPr="006423DC">
        <w:rPr>
          <w:rStyle w:val="affffe"/>
          <w:rtl/>
        </w:rPr>
        <w:t>ולאפוקי מר"י</w:t>
      </w:r>
      <w:r w:rsidRPr="00C35A2C">
        <w:rPr>
          <w:rFonts w:ascii="David" w:hAnsi="David"/>
          <w:sz w:val="32"/>
          <w:rtl/>
        </w:rPr>
        <w:t xml:space="preserve"> דבכור</w:t>
      </w:r>
      <w:r>
        <w:rPr>
          <w:rFonts w:ascii="David" w:hAnsi="David" w:hint="cs"/>
          <w:sz w:val="32"/>
          <w:rtl/>
        </w:rPr>
        <w:t>,</w:t>
      </w:r>
      <w:r w:rsidRPr="00C35A2C">
        <w:rPr>
          <w:rFonts w:ascii="David" w:hAnsi="David"/>
          <w:sz w:val="32"/>
          <w:rtl/>
        </w:rPr>
        <w:t xml:space="preserve"> ומאתקפתא דמר בר רב אשי</w:t>
      </w:r>
      <w:r>
        <w:rPr>
          <w:rStyle w:val="aff1"/>
          <w:rFonts w:ascii="David" w:hAnsi="David"/>
          <w:sz w:val="32"/>
          <w:rtl/>
        </w:rPr>
        <w:footnoteReference w:id="104"/>
      </w:r>
    </w:p>
    <w:p w14:paraId="22915A83" w14:textId="4891DB53" w:rsidR="00183362" w:rsidRDefault="001B450D" w:rsidP="00032DFC">
      <w:pPr>
        <w:pStyle w:val="aff9"/>
        <w:rPr>
          <w:rtl/>
        </w:rPr>
      </w:pPr>
      <w:r w:rsidRPr="001B450D">
        <w:rPr>
          <w:rFonts w:hint="cs"/>
          <w:rtl/>
        </w:rPr>
        <w:t>***</w:t>
      </w:r>
    </w:p>
    <w:p w14:paraId="1E97CBCE" w14:textId="77777777" w:rsidR="00183362" w:rsidRDefault="00183362">
      <w:pPr>
        <w:bidi w:val="0"/>
        <w:spacing w:after="160" w:line="259" w:lineRule="auto"/>
        <w:jc w:val="left"/>
        <w:rPr>
          <w:rFonts w:ascii="BA חניכי הישיבות" w:hAnsi="BA חניכי הישיבות" w:cs="BA TM • Vilna Extra-Bold"/>
          <w:color w:val="806000" w:themeColor="accent4" w:themeShade="80"/>
          <w:sz w:val="32"/>
          <w:rtl/>
        </w:rPr>
      </w:pPr>
      <w:r>
        <w:rPr>
          <w:rtl/>
        </w:rPr>
        <w:br w:type="page"/>
      </w:r>
    </w:p>
    <w:p w14:paraId="30946921" w14:textId="77777777" w:rsidR="00AC0AF5" w:rsidRPr="001B450D" w:rsidRDefault="00AC0AF5" w:rsidP="00032DFC">
      <w:pPr>
        <w:pStyle w:val="aff9"/>
        <w:rPr>
          <w:rtl/>
        </w:rPr>
      </w:pPr>
    </w:p>
    <w:p w14:paraId="3D4A2569" w14:textId="77777777" w:rsidR="00AC0AF5" w:rsidRPr="00C35A2C" w:rsidRDefault="00AC0AF5" w:rsidP="00982F98">
      <w:pPr>
        <w:pStyle w:val="affe"/>
        <w:framePr w:wrap="around"/>
        <w:rPr>
          <w:rtl/>
        </w:rPr>
      </w:pPr>
      <w:r w:rsidRPr="00C35A2C">
        <w:rPr>
          <w:rtl/>
        </w:rPr>
        <w:t>קכט.</w:t>
      </w:r>
    </w:p>
    <w:p w14:paraId="608A1478" w14:textId="7142CF75" w:rsidR="00AC0AF5" w:rsidRDefault="00AC0AF5" w:rsidP="00AC0AF5">
      <w:pPr>
        <w:rPr>
          <w:rFonts w:ascii="David" w:hAnsi="David"/>
          <w:sz w:val="32"/>
          <w:rtl/>
        </w:rPr>
      </w:pPr>
      <w:r w:rsidRPr="00C35A2C">
        <w:rPr>
          <w:rFonts w:ascii="David" w:hAnsi="David"/>
          <w:sz w:val="32"/>
          <w:rtl/>
        </w:rPr>
        <w:t>מתנה בתחילה באמצע ובסוף מהני</w:t>
      </w:r>
    </w:p>
    <w:p w14:paraId="2C402BF1" w14:textId="77777777" w:rsidR="00AC0AF5" w:rsidRPr="00C35A2C" w:rsidRDefault="00AC0AF5" w:rsidP="00AC0AF5">
      <w:pPr>
        <w:rPr>
          <w:rFonts w:ascii="David" w:hAnsi="David"/>
          <w:sz w:val="32"/>
          <w:rtl/>
        </w:rPr>
      </w:pPr>
      <w:r>
        <w:rPr>
          <w:rStyle w:val="affffe"/>
          <w:rtl/>
          <w:rPrChange w:id="9466" w:author="מנוע אמוראים" w:date="2026-10-05T16:41:09Z">
            <w:rPr>
              <w:rStyle w:val="afff8"/>
              <w:rtl/>
            </w:rPr>
          </w:rPrChange>
        </w:rPr>
        <w:t xml:space="preserve">ר"ד</w:t>
      </w:r>
      <w:r>
        <w:rPr>
          <w:rFonts w:ascii="David" w:hAnsi="David"/>
          <w:sz w:val="32"/>
          <w:rtl/>
        </w:rPr>
        <w:t xml:space="preserve"> [</w:t>
      </w:r>
      <w:r>
        <w:rPr>
          <w:rStyle w:val="affffe"/>
          <w:rFonts w:ascii="David" w:hAnsi="David"/>
          <w:sz w:val="32"/>
          <w:rtl/>
          <w:rPrChange w:id="9467" w:author="מנוע אמוראים" w:date="2026-10-05T16:41:09Z">
            <w:rPr>
              <w:rFonts w:ascii="David" w:hAnsi="David"/>
              <w:sz w:val="32"/>
              <w:rtl/>
            </w:rPr>
          </w:rPrChange>
        </w:rPr>
        <w:t xml:space="preserve">אמר"י</w:t>
      </w:r>
      <w:r>
        <w:rPr>
          <w:rFonts w:ascii="David" w:hAnsi="David"/>
          <w:sz w:val="32"/>
          <w:rtl/>
        </w:rPr>
        <w:t xml:space="preserve">] אדם אחד ושני שדות שדה אחת ושני בני אדם-לא</w:t>
      </w:r>
    </w:p>
    <w:p w14:paraId="34E2890E" w14:textId="77777777" w:rsidR="00AC0AF5" w:rsidRDefault="00AC0AF5" w:rsidP="00AC0AF5">
      <w:pPr>
        <w:rPr>
          <w:rFonts w:ascii="David" w:hAnsi="David"/>
          <w:sz w:val="32"/>
          <w:rtl/>
        </w:rPr>
      </w:pPr>
      <w:r w:rsidRPr="00C35A2C">
        <w:rPr>
          <w:rFonts w:ascii="David" w:hAnsi="David"/>
          <w:sz w:val="32"/>
          <w:rtl/>
        </w:rPr>
        <w:t>דהוו דברין מחולקין</w:t>
      </w:r>
    </w:p>
    <w:p w14:paraId="71B0A304" w14:textId="77777777" w:rsidR="00AC0AF5" w:rsidRPr="00C35A2C" w:rsidRDefault="00AC0AF5" w:rsidP="00AC0AF5">
      <w:pPr>
        <w:rPr>
          <w:rFonts w:ascii="David" w:hAnsi="David"/>
          <w:sz w:val="32"/>
          <w:rtl/>
        </w:rPr>
      </w:pPr>
      <w:r>
        <w:rPr>
          <w:rStyle w:val="affffe"/>
          <w:rtl/>
          <w:rPrChange w:id="9468" w:author="מנוע אמוראים" w:date="2026-10-05T16:41:09Z">
            <w:rPr>
              <w:rStyle w:val="afff8"/>
              <w:rtl/>
            </w:rPr>
          </w:rPrChange>
        </w:rPr>
        <w:t xml:space="preserve">ר"א</w:t>
      </w:r>
      <w:r>
        <w:rPr>
          <w:rStyle w:val="afff8"/>
          <w:rtl/>
        </w:rPr>
        <w:t xml:space="preserve"> </w:t>
      </w:r>
      <w:r w:rsidRPr="00C35A2C">
        <w:rPr>
          <w:rFonts w:ascii="David" w:hAnsi="David"/>
          <w:sz w:val="32"/>
          <w:rtl/>
        </w:rPr>
        <w:t>אדם אחד ושני שדות שדה אחת ושני בני אדם-כן</w:t>
      </w:r>
    </w:p>
    <w:p w14:paraId="206AD4DB" w14:textId="77777777" w:rsidR="00AC0AF5" w:rsidRDefault="00AC0AF5" w:rsidP="00AC0AF5">
      <w:pPr>
        <w:rPr>
          <w:rFonts w:ascii="David" w:hAnsi="David"/>
          <w:sz w:val="32"/>
          <w:rtl/>
        </w:rPr>
      </w:pPr>
      <w:r w:rsidRPr="00C35A2C">
        <w:rPr>
          <w:rFonts w:ascii="David" w:hAnsi="David"/>
          <w:sz w:val="32"/>
          <w:rtl/>
        </w:rPr>
        <w:t>דהוו כדבר אחד</w:t>
      </w:r>
      <w:r w:rsidRPr="00C35A2C">
        <w:rPr>
          <w:rFonts w:ascii="David" w:hAnsi="David" w:hint="cs"/>
          <w:sz w:val="32"/>
          <w:rtl/>
        </w:rPr>
        <w:t xml:space="preserve">, </w:t>
      </w:r>
      <w:r w:rsidRPr="00C35A2C">
        <w:rPr>
          <w:rFonts w:ascii="David" w:hAnsi="David"/>
          <w:sz w:val="32"/>
          <w:rtl/>
        </w:rPr>
        <w:t>ומודו תרוייהו בשני שדות ושני בני אדם דלא מהני דהדברים מחולקין</w:t>
      </w:r>
    </w:p>
    <w:p w14:paraId="3D748789" w14:textId="77777777" w:rsidR="00AC0AF5" w:rsidRPr="00C35A2C" w:rsidRDefault="00AC0AF5" w:rsidP="00AC0AF5">
      <w:pPr>
        <w:rPr>
          <w:rFonts w:ascii="David" w:hAnsi="David"/>
          <w:sz w:val="32"/>
          <w:rtl/>
        </w:rPr>
      </w:pPr>
      <w:r w:rsidRPr="0081371E">
        <w:rPr>
          <w:rStyle w:val="afff8"/>
          <w:rtl/>
        </w:rPr>
        <w:t>רבין</w:t>
      </w:r>
      <w:r w:rsidRPr="00C35A2C">
        <w:rPr>
          <w:rFonts w:ascii="David" w:hAnsi="David"/>
          <w:sz w:val="32"/>
          <w:rtl/>
        </w:rPr>
        <w:t xml:space="preserve"> שני שדות ושני בני אדם </w:t>
      </w:r>
      <w:r>
        <w:rPr>
          <w:rStyle w:val="affffe"/>
          <w:rtl/>
          <w:rPrChange w:id="9469" w:author="מנוע אמוראים" w:date="2026-10-05T16:41:09Z">
            <w:rPr>
              <w:rStyle w:val="afff8"/>
              <w:rtl/>
            </w:rPr>
          </w:rPrChange>
        </w:rPr>
        <w:t xml:space="preserve">ר"י</w:t>
      </w:r>
      <w:r w:rsidRPr="00C35A2C">
        <w:rPr>
          <w:rFonts w:ascii="David" w:hAnsi="David"/>
          <w:sz w:val="32"/>
          <w:rtl/>
        </w:rPr>
        <w:t xml:space="preserve"> קנה </w:t>
      </w:r>
      <w:r>
        <w:rPr>
          <w:rStyle w:val="affffe"/>
          <w:rtl/>
          <w:rPrChange w:id="9470" w:author="מנוע אמוראים" w:date="2026-10-05T16:41:09Z">
            <w:rPr>
              <w:rStyle w:val="afff8"/>
              <w:rtl/>
            </w:rPr>
          </w:rPrChange>
        </w:rPr>
        <w:t xml:space="preserve">ר"א</w:t>
      </w:r>
      <w:r w:rsidRPr="00C35A2C">
        <w:rPr>
          <w:rFonts w:ascii="David" w:hAnsi="David"/>
          <w:sz w:val="32"/>
          <w:rtl/>
        </w:rPr>
        <w:t xml:space="preserve"> לא קנה</w:t>
      </w:r>
    </w:p>
    <w:p w14:paraId="3A807287" w14:textId="77777777" w:rsidR="00AC0AF5" w:rsidRDefault="00AC0AF5" w:rsidP="00AC0AF5">
      <w:pPr>
        <w:rPr>
          <w:rFonts w:ascii="David" w:hAnsi="David"/>
          <w:sz w:val="32"/>
          <w:rtl/>
        </w:rPr>
      </w:pPr>
      <w:r>
        <w:rPr>
          <w:rStyle w:val="affffe"/>
          <w:rFonts w:ascii="David" w:hAnsi="David"/>
          <w:sz w:val="32"/>
          <w:rtl/>
          <w:rPrChange w:id="9471" w:author="מנוע אמוראים" w:date="2026-10-05T16:41:09Z">
            <w:rPr>
              <w:rFonts w:ascii="David" w:hAnsi="David"/>
              <w:sz w:val="32"/>
              <w:rtl/>
            </w:rPr>
          </w:rPrChange>
        </w:rPr>
        <w:t xml:space="preserve">ואדר"א</w:t>
      </w:r>
      <w:r>
        <w:rPr>
          <w:rFonts w:ascii="David" w:hAnsi="David"/>
          <w:sz w:val="32"/>
          <w:rtl/>
        </w:rPr>
        <w:t xml:space="preserve"> לא קשיא דהתם בשני שדות ושני בנ"א משא"כ הכא</w:t>
      </w:r>
    </w:p>
    <w:p w14:paraId="6CB68420" w14:textId="77777777" w:rsidR="00AC0AF5" w:rsidRDefault="00AC0AF5" w:rsidP="00AC0AF5">
      <w:pPr>
        <w:rPr>
          <w:rFonts w:ascii="David" w:hAnsi="David"/>
          <w:sz w:val="32"/>
          <w:rtl/>
        </w:rPr>
      </w:pPr>
      <w:r>
        <w:rPr>
          <w:rStyle w:val="affffe"/>
          <w:rFonts w:ascii="David" w:hAnsi="David"/>
          <w:sz w:val="32"/>
          <w:rtl/>
          <w:rPrChange w:id="9472" w:author="מנוע אמוראים" w:date="2026-10-05T16:41:09Z">
            <w:rPr>
              <w:rFonts w:ascii="David" w:hAnsi="David"/>
              <w:sz w:val="32"/>
              <w:rtl/>
            </w:rPr>
          </w:rPrChange>
        </w:rPr>
        <w:t xml:space="preserve">ואדר"י</w:t>
      </w:r>
      <w:r>
        <w:rPr>
          <w:rFonts w:ascii="David" w:hAnsi="David"/>
          <w:sz w:val="32"/>
          <w:rtl/>
        </w:rPr>
        <w:t xml:space="preserve"> לא קשיא דאמוראי נינהו אליבא</w:t>
      </w:r>
    </w:p>
    <w:p w14:paraId="30F7ACB9" w14:textId="77777777" w:rsidR="00AC0AF5" w:rsidRDefault="00AC0AF5" w:rsidP="00AC0AF5">
      <w:pPr>
        <w:rPr>
          <w:rFonts w:ascii="David" w:hAnsi="David"/>
          <w:sz w:val="32"/>
          <w:rtl/>
        </w:rPr>
      </w:pPr>
      <w:r>
        <w:rPr>
          <w:rStyle w:val="affffe"/>
          <w:rtl/>
          <w:rPrChange w:id="9473" w:author="מנוע אמוראים" w:date="2026-10-05T16:41:09Z">
            <w:rPr>
              <w:rStyle w:val="afff8"/>
              <w:rtl/>
            </w:rPr>
          </w:rPrChange>
        </w:rPr>
        <w:t xml:space="preserve">ר"ל</w:t>
      </w:r>
      <w:r>
        <w:rPr>
          <w:rStyle w:val="afff8"/>
          <w:rtl/>
        </w:rPr>
        <w:t xml:space="preserve"> </w:t>
      </w:r>
      <w:r w:rsidRPr="00C35A2C">
        <w:rPr>
          <w:rFonts w:ascii="David" w:hAnsi="David"/>
          <w:sz w:val="32"/>
          <w:rtl/>
        </w:rPr>
        <w:t>צ"ל פו"פ ירשו שדה פו"פ שנתתם להם במתנה ויירשום בפלוגתא</w:t>
      </w:r>
    </w:p>
    <w:p w14:paraId="28A9FAAB" w14:textId="77777777" w:rsidR="00AC0AF5" w:rsidRDefault="00AC0AF5" w:rsidP="00AC0AF5">
      <w:pPr>
        <w:rPr>
          <w:rFonts w:ascii="David" w:hAnsi="David"/>
          <w:sz w:val="32"/>
          <w:rtl/>
        </w:rPr>
      </w:pPr>
      <w:r>
        <w:rPr>
          <w:rFonts w:ascii="David" w:hAnsi="David"/>
          <w:sz w:val="32"/>
          <w:rtl/>
        </w:rPr>
        <w:t xml:space="preserve">רב המנונא </w:t>
      </w:r>
      <w:r>
        <w:rPr>
          <w:rStyle w:val="affffe"/>
          <w:rFonts w:ascii="David" w:hAnsi="David"/>
          <w:sz w:val="32"/>
          <w:rtl/>
          <w:rPrChange w:id="9474" w:author="מנוע אמוראים" w:date="2026-10-05T16:41:09Z">
            <w:rPr>
              <w:rFonts w:ascii="David" w:hAnsi="David"/>
              <w:sz w:val="32"/>
              <w:rtl/>
            </w:rPr>
          </w:rPrChange>
        </w:rPr>
        <w:t xml:space="preserve">כדאר"י</w:t>
      </w:r>
      <w:r>
        <w:rPr>
          <w:rFonts w:ascii="David" w:hAnsi="David"/>
          <w:sz w:val="32"/>
          <w:rtl/>
        </w:rPr>
        <w:t xml:space="preserve"> </w:t>
      </w:r>
      <w:r>
        <w:rPr>
          <w:rStyle w:val="affffe"/>
          <w:rFonts w:ascii="David" w:hAnsi="David"/>
          <w:sz w:val="32"/>
          <w:rtl/>
          <w:rPrChange w:id="9475" w:author="מנוע אמוראים" w:date="2026-10-05T16:41:09Z">
            <w:rPr>
              <w:rFonts w:ascii="David" w:hAnsi="David"/>
              <w:sz w:val="32"/>
              <w:rtl/>
            </w:rPr>
          </w:rPrChange>
        </w:rPr>
        <w:t xml:space="preserve">ור"נ</w:t>
      </w:r>
      <w:r>
        <w:rPr>
          <w:rFonts w:ascii="David" w:hAnsi="David"/>
          <w:sz w:val="32"/>
          <w:rtl/>
        </w:rPr>
        <w:t xml:space="preserve"> </w:t>
      </w:r>
      <w:r>
        <w:rPr>
          <w:rStyle w:val="affffe"/>
          <w:rFonts w:ascii="David" w:hAnsi="David"/>
          <w:sz w:val="32"/>
          <w:rtl/>
          <w:rPrChange w:id="9476" w:author="מנוע אמוראים" w:date="2026-10-05T16:41:09Z">
            <w:rPr>
              <w:rFonts w:ascii="David" w:hAnsi="David"/>
              <w:sz w:val="32"/>
              <w:rtl/>
            </w:rPr>
          </w:rPrChange>
        </w:rPr>
        <w:t xml:space="preserve">כר"א</w:t>
      </w:r>
      <w:r>
        <w:rPr>
          <w:rFonts w:ascii="David" w:hAnsi="David"/>
          <w:sz w:val="32"/>
          <w:rtl/>
        </w:rPr>
        <w:t xml:space="preserve"> ורב ששת כרבין </w:t>
      </w:r>
      <w:r>
        <w:rPr>
          <w:rStyle w:val="affffe"/>
          <w:rFonts w:ascii="David" w:hAnsi="David"/>
          <w:sz w:val="32"/>
          <w:rtl/>
          <w:rPrChange w:id="9477" w:author="מנוע אמוראים" w:date="2026-10-05T16:41:09Z">
            <w:rPr>
              <w:rFonts w:ascii="David" w:hAnsi="David"/>
              <w:sz w:val="32"/>
              <w:rtl/>
            </w:rPr>
          </w:rPrChange>
        </w:rPr>
        <w:t xml:space="preserve">אר"י</w:t>
      </w:r>
    </w:p>
    <w:p w14:paraId="1C023436" w14:textId="77777777" w:rsidR="00AC0AF5" w:rsidRDefault="00AC0AF5" w:rsidP="00AC0AF5">
      <w:pPr>
        <w:rPr>
          <w:rFonts w:ascii="David" w:hAnsi="David"/>
          <w:sz w:val="32"/>
          <w:rtl/>
        </w:rPr>
      </w:pPr>
      <w:r w:rsidRPr="00C35A2C">
        <w:rPr>
          <w:rFonts w:ascii="David" w:hAnsi="David"/>
          <w:sz w:val="32"/>
          <w:rtl/>
        </w:rPr>
        <w:t>ואין להוכיח ממאי דירשו אחרים תחת הבנים</w:t>
      </w:r>
    </w:p>
    <w:p w14:paraId="1B99B70A" w14:textId="77777777" w:rsidR="00AC0AF5" w:rsidRDefault="00AC0AF5" w:rsidP="00AC0AF5">
      <w:pPr>
        <w:rPr>
          <w:rFonts w:ascii="David" w:hAnsi="David"/>
          <w:sz w:val="32"/>
          <w:rtl/>
        </w:rPr>
      </w:pPr>
      <w:r w:rsidRPr="00C35A2C">
        <w:rPr>
          <w:rFonts w:ascii="David" w:hAnsi="David"/>
          <w:sz w:val="32"/>
          <w:rtl/>
        </w:rPr>
        <w:t>דהתם בראוי ליורשו מיירי</w:t>
      </w:r>
    </w:p>
    <w:p w14:paraId="730FAFAE" w14:textId="682BD09E" w:rsidR="00AC0AF5" w:rsidRPr="001B450D" w:rsidRDefault="001B450D" w:rsidP="00AC0AF5">
      <w:pPr>
        <w:pStyle w:val="aff9"/>
        <w:rPr>
          <w:rtl/>
        </w:rPr>
      </w:pPr>
      <w:r w:rsidRPr="001B450D">
        <w:rPr>
          <w:rFonts w:hint="cs"/>
          <w:rtl/>
        </w:rPr>
        <w:t>***</w:t>
      </w:r>
    </w:p>
    <w:p w14:paraId="3BD39721" w14:textId="77777777" w:rsidR="00AC0AF5" w:rsidRPr="00C35A2C" w:rsidRDefault="00AC0AF5" w:rsidP="00982F98">
      <w:pPr>
        <w:pStyle w:val="affe"/>
        <w:framePr w:wrap="around"/>
        <w:rPr>
          <w:rtl/>
        </w:rPr>
      </w:pPr>
      <w:r w:rsidRPr="00C35A2C">
        <w:rPr>
          <w:rtl/>
        </w:rPr>
        <w:t>קכט:</w:t>
      </w:r>
    </w:p>
    <w:p w14:paraId="3F599CA3" w14:textId="77777777" w:rsidR="00AC0AF5" w:rsidRPr="00C35A2C" w:rsidRDefault="00AC0AF5" w:rsidP="00AC0AF5">
      <w:pPr>
        <w:rPr>
          <w:rFonts w:ascii="David" w:hAnsi="David"/>
          <w:sz w:val="32"/>
          <w:rtl/>
        </w:rPr>
      </w:pPr>
      <w:r>
        <w:rPr>
          <w:rFonts w:ascii="David" w:hAnsi="David"/>
          <w:sz w:val="32"/>
          <w:rtl/>
        </w:rPr>
        <w:t xml:space="preserve">תיובתא </w:t>
      </w:r>
      <w:r>
        <w:rPr>
          <w:rStyle w:val="affffe"/>
          <w:rFonts w:ascii="David" w:hAnsi="David"/>
          <w:sz w:val="32"/>
          <w:rtl/>
          <w:rPrChange w:id="9478" w:author="מנוע אמוראים" w:date="2026-10-05T16:41:09Z">
            <w:rPr>
              <w:rFonts w:ascii="David" w:hAnsi="David"/>
              <w:sz w:val="32"/>
              <w:rtl/>
            </w:rPr>
          </w:rPrChange>
        </w:rPr>
        <w:t xml:space="preserve">דר"ד</w:t>
      </w:r>
      <w:r>
        <w:rPr>
          <w:rFonts w:ascii="David" w:hAnsi="David"/>
          <w:sz w:val="32"/>
          <w:rtl/>
        </w:rPr>
        <w:t xml:space="preserve"> </w:t>
      </w:r>
      <w:r>
        <w:rPr>
          <w:rStyle w:val="affffe"/>
          <w:rFonts w:ascii="David" w:hAnsi="David"/>
          <w:sz w:val="32"/>
          <w:rtl/>
          <w:rPrChange w:id="9479" w:author="מנוע אמוראים" w:date="2026-10-05T16:41:09Z">
            <w:rPr>
              <w:rFonts w:ascii="David" w:hAnsi="David"/>
              <w:sz w:val="32"/>
              <w:rtl/>
            </w:rPr>
          </w:rPrChange>
        </w:rPr>
        <w:t xml:space="preserve">ור"א</w:t>
      </w:r>
    </w:p>
    <w:p w14:paraId="6BDAF646" w14:textId="77777777" w:rsidR="00AC0AF5" w:rsidRDefault="00AC0AF5" w:rsidP="00AC0AF5">
      <w:pPr>
        <w:rPr>
          <w:rFonts w:ascii="David" w:hAnsi="David"/>
          <w:sz w:val="32"/>
          <w:rtl/>
        </w:rPr>
      </w:pPr>
      <w:r w:rsidRPr="00C35A2C">
        <w:rPr>
          <w:rFonts w:ascii="Fb Fontext" w:hAnsi="Fb Fontext"/>
          <w:rtl/>
        </w:rPr>
        <w:t xml:space="preserve">• </w:t>
      </w:r>
      <w:r w:rsidRPr="00C35A2C">
        <w:rPr>
          <w:rFonts w:ascii="David" w:hAnsi="David"/>
          <w:sz w:val="32"/>
          <w:rtl/>
        </w:rPr>
        <w:t>נכסי לך ואחריך יירש פלוני ואחרי אחריך יירש פלוני</w:t>
      </w:r>
      <w:r w:rsidRPr="00C35A2C">
        <w:rPr>
          <w:rFonts w:ascii="David" w:hAnsi="David" w:hint="cs"/>
          <w:sz w:val="32"/>
          <w:rtl/>
        </w:rPr>
        <w:t xml:space="preserve"> </w:t>
      </w:r>
      <w:r w:rsidRPr="00C35A2C">
        <w:rPr>
          <w:rFonts w:ascii="David" w:hAnsi="David"/>
          <w:sz w:val="32"/>
          <w:rtl/>
        </w:rPr>
        <w:t>מת ראשון קנה שני מת שני קנה שלישי</w:t>
      </w:r>
    </w:p>
    <w:p w14:paraId="4A26CC32" w14:textId="77777777" w:rsidR="00AC0AF5" w:rsidRDefault="00AC0AF5" w:rsidP="00AC0AF5">
      <w:pPr>
        <w:rPr>
          <w:rFonts w:ascii="David" w:hAnsi="David"/>
          <w:sz w:val="32"/>
          <w:rtl/>
        </w:rPr>
      </w:pPr>
      <w:r w:rsidRPr="00C35A2C">
        <w:rPr>
          <w:rFonts w:ascii="David" w:hAnsi="David"/>
          <w:sz w:val="32"/>
          <w:rtl/>
        </w:rPr>
        <w:t>מת שני בחיי ראשון יחזרו נכסים ליורשי ראשון</w:t>
      </w:r>
      <w:r w:rsidRPr="00C35A2C">
        <w:rPr>
          <w:rFonts w:ascii="David" w:hAnsi="David" w:hint="cs"/>
          <w:sz w:val="32"/>
          <w:rtl/>
        </w:rPr>
        <w:t xml:space="preserve"> </w:t>
      </w:r>
      <w:r w:rsidRPr="00C35A2C">
        <w:rPr>
          <w:rFonts w:ascii="David" w:hAnsi="David"/>
          <w:sz w:val="32"/>
          <w:rtl/>
        </w:rPr>
        <w:t>דשני מכח שלישי בא</w:t>
      </w:r>
    </w:p>
    <w:p w14:paraId="4D74823D" w14:textId="77777777" w:rsidR="00AC0AF5" w:rsidRDefault="00AC0AF5" w:rsidP="00AC0AF5">
      <w:pPr>
        <w:rPr>
          <w:rFonts w:ascii="David" w:hAnsi="David"/>
          <w:sz w:val="32"/>
          <w:rtl/>
        </w:rPr>
      </w:pPr>
      <w:r w:rsidRPr="00C35A2C">
        <w:rPr>
          <w:rFonts w:ascii="David" w:hAnsi="David"/>
          <w:sz w:val="32"/>
          <w:rtl/>
        </w:rPr>
        <w:t>ומהא דמת שני קנה שלישי מוכח דשני שדות ושני בנ"א קנה</w:t>
      </w:r>
    </w:p>
    <w:p w14:paraId="09B54378" w14:textId="731ABD18" w:rsidR="00AC0AF5" w:rsidRDefault="00AD221F" w:rsidP="00AC0AF5">
      <w:pPr>
        <w:rPr>
          <w:rFonts w:ascii="David" w:hAnsi="David"/>
          <w:sz w:val="32"/>
          <w:rtl/>
        </w:rPr>
      </w:pPr>
      <w:r>
        <w:rPr>
          <w:rFonts w:ascii="David" w:hAnsi="David"/>
          <w:sz w:val="32"/>
          <w:rtl/>
        </w:rPr>
        <w:t>שאין</w:t>
      </w:r>
      <w:r>
        <w:rPr>
          <w:rFonts w:ascii="David" w:hAnsi="David"/>
          <w:sz w:val="32"/>
          <w:rtl/>
        </w:rPr>
        <w:t xml:space="preserve"> למימר יורשין </w:t>
      </w:r>
      <w:r>
        <w:rPr>
          <w:rStyle w:val="affffe"/>
          <w:rFonts w:ascii="David" w:hAnsi="David"/>
          <w:sz w:val="32"/>
          <w:rtl/>
          <w:rPrChange w:id="9480" w:author="מנוע אמוראים" w:date="2026-10-05T16:41:09Z">
            <w:rPr>
              <w:rFonts w:ascii="David" w:hAnsi="David"/>
              <w:sz w:val="32"/>
              <w:rtl/>
            </w:rPr>
          </w:rPrChange>
        </w:rPr>
        <w:t xml:space="preserve">וכריב"ב</w:t>
      </w:r>
      <w:r>
        <w:rPr>
          <w:rFonts w:ascii="David" w:hAnsi="David"/>
          <w:sz w:val="32"/>
          <w:rtl/>
        </w:rPr>
        <w:t xml:space="preserve"> דהא קנה שלישי</w:t>
      </w:r>
    </w:p>
    <w:p w14:paraId="09E9F5E3" w14:textId="6B655A22" w:rsidR="00AC0AF5" w:rsidRPr="00C35A2C" w:rsidRDefault="00AC0AF5" w:rsidP="00AC0AF5">
      <w:pPr>
        <w:rPr>
          <w:rFonts w:ascii="David" w:hAnsi="David"/>
          <w:sz w:val="32"/>
          <w:rtl/>
        </w:rPr>
      </w:pPr>
      <w:r>
        <w:rPr>
          <w:rFonts w:ascii="David" w:hAnsi="David"/>
          <w:sz w:val="32"/>
          <w:rtl/>
        </w:rPr>
        <w:t xml:space="preserve">ועל </w:t>
      </w:r>
      <w:r>
        <w:rPr>
          <w:rStyle w:val="affffe"/>
          <w:rFonts w:ascii="David" w:hAnsi="David"/>
          <w:sz w:val="32"/>
          <w:rtl/>
          <w:rPrChange w:id="9481" w:author="מנוע אמוראים" w:date="2026-10-05T16:41:09Z">
            <w:rPr>
              <w:rFonts w:ascii="David" w:hAnsi="David"/>
              <w:sz w:val="32"/>
              <w:rtl/>
            </w:rPr>
          </w:rPrChange>
        </w:rPr>
        <w:t xml:space="preserve">ר"ל</w:t>
      </w:r>
      <w:r>
        <w:rPr>
          <w:rFonts w:ascii="David" w:hAnsi="David"/>
          <w:sz w:val="32"/>
          <w:rtl/>
        </w:rPr>
        <w:t xml:space="preserve"> </w:t>
      </w:r>
      <w:r w:rsidR="00AD221F">
        <w:rPr>
          <w:rFonts w:ascii="David" w:hAnsi="David"/>
          <w:sz w:val="32"/>
          <w:rtl/>
        </w:rPr>
        <w:t>אין</w:t>
      </w:r>
      <w:r w:rsidRPr="00C35A2C">
        <w:rPr>
          <w:rFonts w:ascii="David" w:hAnsi="David"/>
          <w:sz w:val="32"/>
          <w:rtl/>
        </w:rPr>
        <w:t xml:space="preserve"> תיובתא דדבריו דווקא לאכ"ד</w:t>
      </w:r>
    </w:p>
    <w:p w14:paraId="6F8ACE25" w14:textId="77777777" w:rsidR="00AC0AF5" w:rsidRDefault="00AC0AF5" w:rsidP="00AC0AF5">
      <w:pPr>
        <w:rPr>
          <w:rFonts w:ascii="David" w:hAnsi="David"/>
          <w:sz w:val="32"/>
          <w:rtl/>
        </w:rPr>
      </w:pPr>
      <w:r>
        <w:rPr>
          <w:rFonts w:ascii="David" w:hAnsi="David"/>
          <w:sz w:val="32"/>
          <w:rtl/>
        </w:rPr>
        <w:t xml:space="preserve">דאי אמרו </w:t>
      </w:r>
      <w:r>
        <w:rPr>
          <w:rStyle w:val="affffe"/>
          <w:rFonts w:ascii="David" w:hAnsi="David"/>
          <w:sz w:val="32"/>
          <w:rtl/>
          <w:rPrChange w:id="9482" w:author="מנוע אמוראים" w:date="2026-10-05T16:41:09Z">
            <w:rPr>
              <w:rFonts w:ascii="David" w:hAnsi="David"/>
              <w:sz w:val="32"/>
              <w:rtl/>
            </w:rPr>
          </w:rPrChange>
        </w:rPr>
        <w:t xml:space="preserve">ר"א</w:t>
      </w:r>
      <w:r>
        <w:rPr>
          <w:rFonts w:ascii="David" w:hAnsi="David"/>
          <w:sz w:val="32"/>
          <w:rtl/>
        </w:rPr>
        <w:t xml:space="preserve"> </w:t>
      </w:r>
      <w:r>
        <w:rPr>
          <w:rStyle w:val="affffe"/>
          <w:rFonts w:ascii="David" w:hAnsi="David"/>
          <w:sz w:val="32"/>
          <w:rtl/>
          <w:rPrChange w:id="9483" w:author="מנוע אמוראים" w:date="2026-10-05T16:41:09Z">
            <w:rPr>
              <w:rFonts w:ascii="David" w:hAnsi="David"/>
              <w:sz w:val="32"/>
              <w:rtl/>
            </w:rPr>
          </w:rPrChange>
        </w:rPr>
        <w:t xml:space="preserve">ור"ד</w:t>
      </w:r>
      <w:r>
        <w:rPr>
          <w:rFonts w:ascii="David" w:hAnsi="David"/>
          <w:sz w:val="32"/>
          <w:rtl/>
        </w:rPr>
        <w:t xml:space="preserve"> דבריהם דווקא בלאכ"ד נימא בשני שדות ואנן נילף כ"ש לשדה אחת</w:t>
      </w:r>
    </w:p>
    <w:p w14:paraId="3B1342A0" w14:textId="77777777" w:rsidR="00AC0AF5" w:rsidRPr="00C35A2C" w:rsidRDefault="00AC0AF5" w:rsidP="00AC0AF5">
      <w:pPr>
        <w:rPr>
          <w:rFonts w:ascii="David" w:hAnsi="David"/>
          <w:sz w:val="32"/>
          <w:rtl/>
        </w:rPr>
      </w:pPr>
      <w:r>
        <w:rPr>
          <w:rFonts w:ascii="David" w:hAnsi="David"/>
          <w:sz w:val="32"/>
          <w:rtl/>
        </w:rPr>
        <w:t xml:space="preserve">טעמא דתכ"ד הוא כדי שאילת תלמיד לרבו שיוכל לחזור בו ממקחו [</w:t>
      </w:r>
      <w:r>
        <w:rPr>
          <w:rStyle w:val="affffe"/>
          <w:rFonts w:ascii="David" w:hAnsi="David"/>
          <w:sz w:val="32"/>
          <w:rtl/>
          <w:rPrChange w:id="9484" w:author="מנוע אמוראים" w:date="2026-10-05T16:41:09Z">
            <w:rPr>
              <w:rFonts w:ascii="David" w:hAnsi="David"/>
              <w:sz w:val="32"/>
              <w:rtl/>
            </w:rPr>
          </w:rPrChange>
        </w:rPr>
        <w:t xml:space="preserve">ר"ת</w:t>
      </w:r>
      <w:r>
        <w:rPr>
          <w:rFonts w:ascii="David" w:hAnsi="David"/>
          <w:sz w:val="32"/>
          <w:rtl/>
        </w:rPr>
        <w:t xml:space="preserve">]</w:t>
      </w:r>
    </w:p>
    <w:p w14:paraId="6CEFBE3A" w14:textId="77777777" w:rsidR="00AC0AF5" w:rsidRDefault="00AC0AF5" w:rsidP="00AC0AF5">
      <w:pPr>
        <w:rPr>
          <w:rFonts w:ascii="David" w:hAnsi="David"/>
          <w:sz w:val="32"/>
          <w:rtl/>
        </w:rPr>
      </w:pPr>
      <w:r w:rsidRPr="00C35A2C">
        <w:rPr>
          <w:rFonts w:ascii="David" w:hAnsi="David"/>
          <w:sz w:val="32"/>
          <w:rtl/>
        </w:rPr>
        <w:t>לא פלוג רבנן בטעמיה דתכ"ד בכולהו דוכתי</w:t>
      </w:r>
    </w:p>
    <w:p w14:paraId="4461A990" w14:textId="1A90F5BE" w:rsidR="00AC0AF5" w:rsidRDefault="00AC0AF5" w:rsidP="00AC0AF5">
      <w:pPr>
        <w:rPr>
          <w:rFonts w:ascii="David" w:hAnsi="David"/>
          <w:sz w:val="32"/>
          <w:rtl/>
        </w:rPr>
      </w:pPr>
      <w:r w:rsidRPr="0081371E">
        <w:rPr>
          <w:rStyle w:val="afff8"/>
          <w:rtl/>
        </w:rPr>
        <w:t>הלכתא</w:t>
      </w:r>
      <w:r w:rsidRPr="00C35A2C">
        <w:rPr>
          <w:rFonts w:ascii="David" w:hAnsi="David"/>
          <w:sz w:val="32"/>
          <w:rtl/>
        </w:rPr>
        <w:t xml:space="preserve"> </w:t>
      </w:r>
      <w:r w:rsidRPr="0081371E">
        <w:rPr>
          <w:rStyle w:val="afff8"/>
          <w:rtl/>
        </w:rPr>
        <w:t>כוותיה</w:t>
      </w:r>
      <w:r w:rsidRPr="00C35A2C">
        <w:rPr>
          <w:rFonts w:ascii="David" w:hAnsi="David"/>
          <w:sz w:val="32"/>
          <w:rtl/>
        </w:rPr>
        <w:t xml:space="preserve"> </w:t>
      </w:r>
      <w:r>
        <w:rPr>
          <w:rStyle w:val="affffe"/>
          <w:rtl/>
          <w:rPrChange w:id="9485" w:author="מנוע אמוראים" w:date="2026-10-05T16:41:09Z">
            <w:rPr>
              <w:rStyle w:val="afff8"/>
              <w:rtl/>
            </w:rPr>
          </w:rPrChange>
        </w:rPr>
        <w:t xml:space="preserve">דר</w:t>
      </w:r>
      <w:r>
        <w:rPr>
          <w:rStyle w:val="affffe"/>
          <w:rFonts w:ascii="David" w:hAnsi="David"/>
          <w:sz w:val="32"/>
          <w:rtl/>
          <w:rPrChange w:id="9486" w:author="מנוע אמוראים" w:date="2026-10-05T16:41:09Z">
            <w:rPr>
              <w:rFonts w:ascii="David" w:hAnsi="David"/>
              <w:sz w:val="32"/>
              <w:rtl/>
            </w:rPr>
          </w:rPrChange>
        </w:rPr>
        <w:t xml:space="preserve">"ל</w:t>
      </w:r>
      <w:r>
        <w:rPr>
          <w:rFonts w:ascii="David" w:hAnsi="David"/>
          <w:sz w:val="32"/>
          <w:rtl/>
        </w:rPr>
        <w:t xml:space="preserve"> בהני תלת ותכדכד"ד לבר מע"ז וקידושין</w:t>
      </w:r>
      <w:r w:rsidR="005200AB">
        <w:rPr>
          <w:rStyle w:val="aff1"/>
          <w:rFonts w:ascii="David" w:hAnsi="David"/>
          <w:sz w:val="32"/>
          <w:rtl/>
        </w:rPr>
        <w:footnoteReference w:id="105"/>
      </w:r>
    </w:p>
    <w:p w14:paraId="4D229C0D" w14:textId="381BBCA8" w:rsidR="00AC0AF5" w:rsidRPr="001B450D" w:rsidRDefault="001B450D" w:rsidP="00AC0AF5">
      <w:pPr>
        <w:pStyle w:val="aff9"/>
        <w:rPr>
          <w:rtl/>
        </w:rPr>
      </w:pPr>
      <w:r w:rsidRPr="001B450D">
        <w:rPr>
          <w:rFonts w:hint="cs"/>
          <w:rtl/>
        </w:rPr>
        <w:t>***</w:t>
      </w:r>
    </w:p>
    <w:p w14:paraId="43C97FD4" w14:textId="77777777" w:rsidR="00AC0AF5" w:rsidRDefault="00AC0AF5" w:rsidP="00982F98">
      <w:pPr>
        <w:pStyle w:val="affe"/>
        <w:framePr w:wrap="around"/>
        <w:rPr>
          <w:rtl/>
        </w:rPr>
      </w:pPr>
      <w:r w:rsidRPr="00C35A2C">
        <w:rPr>
          <w:rtl/>
        </w:rPr>
        <w:t>קל.</w:t>
      </w:r>
    </w:p>
    <w:p w14:paraId="2439D171" w14:textId="294DC42E" w:rsidR="00AC0AF5" w:rsidRDefault="00011DBB" w:rsidP="00011DBB">
      <w:pPr>
        <w:pStyle w:val="affffb"/>
        <w:framePr w:wrap="around"/>
        <w:rPr>
          <w:rtl/>
        </w:rPr>
      </w:pPr>
      <w:del w:id="20368" w:author="קלוד" w:date="2026-10-06T10:07:33Z">
        <w:r>
          <w:rPr>
            <w:rFonts w:hint="cs"/>
            <w:rtl/>
          </w:rPr>
          <w:delText xml:space="preserve">מתני</w:delText>
        </w:r>
      </w:del>
      <w:ins w:id="20369" w:author="קלוד" w:date="2026-10-06T10:07:33Z">
        <w:r>
          <w:rPr>
            <w:rFonts w:hint="cs"/>
            <w:rtl/>
          </w:rPr>
          <w:t xml:space="preserve">משנה ה</w:t>
        </w:r>
      </w:ins>
      <w:del w:id="20370" w:author="קלוד" w:date="2026-10-06T10:07:33Z">
        <w:r>
          <w:rPr>
            <w:rtl/>
          </w:rPr>
          <w:delText xml:space="preserve">'</w:delText>
        </w:r>
      </w:del>
    </w:p>
    <w:p w14:paraId="5924A554" w14:textId="77777777" w:rsidR="00AC0AF5" w:rsidRDefault="00AC0AF5" w:rsidP="00DB3591">
      <w:pPr>
        <w:pStyle w:val="afff3"/>
        <w:rPr>
          <w:rtl/>
        </w:rPr>
      </w:pPr>
      <w:r w:rsidRPr="00C35A2C">
        <w:rPr>
          <w:rFonts w:hint="cs"/>
          <w:rtl/>
        </w:rPr>
        <w:t>האומר</w:t>
      </w:r>
      <w:r w:rsidRPr="00C35A2C">
        <w:rPr>
          <w:rtl/>
        </w:rPr>
        <w:t xml:space="preserve"> </w:t>
      </w:r>
      <w:r w:rsidRPr="00C35A2C">
        <w:rPr>
          <w:rFonts w:hint="cs"/>
          <w:rtl/>
        </w:rPr>
        <w:t>איש</w:t>
      </w:r>
      <w:r w:rsidRPr="00C35A2C">
        <w:rPr>
          <w:rtl/>
        </w:rPr>
        <w:t xml:space="preserve"> </w:t>
      </w:r>
      <w:r w:rsidRPr="00C35A2C">
        <w:rPr>
          <w:rFonts w:hint="cs"/>
          <w:rtl/>
        </w:rPr>
        <w:t>פלוני</w:t>
      </w:r>
      <w:r w:rsidRPr="00C35A2C">
        <w:rPr>
          <w:rtl/>
        </w:rPr>
        <w:t xml:space="preserve"> </w:t>
      </w:r>
      <w:r w:rsidRPr="00C35A2C">
        <w:rPr>
          <w:rFonts w:hint="cs"/>
          <w:rtl/>
        </w:rPr>
        <w:t>יירשני</w:t>
      </w:r>
      <w:r w:rsidRPr="00C35A2C">
        <w:rPr>
          <w:rtl/>
        </w:rPr>
        <w:t xml:space="preserve"> </w:t>
      </w:r>
      <w:r w:rsidRPr="00C35A2C">
        <w:rPr>
          <w:rFonts w:hint="cs"/>
          <w:rtl/>
        </w:rPr>
        <w:t>במקום</w:t>
      </w:r>
      <w:r w:rsidRPr="00C35A2C">
        <w:rPr>
          <w:rtl/>
        </w:rPr>
        <w:t xml:space="preserve"> </w:t>
      </w:r>
      <w:r w:rsidRPr="00C35A2C">
        <w:rPr>
          <w:rFonts w:hint="cs"/>
          <w:rtl/>
        </w:rPr>
        <w:t>שיש</w:t>
      </w:r>
      <w:r w:rsidRPr="00C35A2C">
        <w:rPr>
          <w:rtl/>
        </w:rPr>
        <w:t xml:space="preserve"> </w:t>
      </w:r>
      <w:r w:rsidRPr="00C35A2C">
        <w:rPr>
          <w:rFonts w:hint="cs"/>
          <w:rtl/>
        </w:rPr>
        <w:t>בת</w:t>
      </w:r>
      <w:r w:rsidRPr="00C35A2C">
        <w:rPr>
          <w:rtl/>
        </w:rPr>
        <w:t xml:space="preserve"> </w:t>
      </w:r>
      <w:r w:rsidRPr="00C35A2C">
        <w:rPr>
          <w:rFonts w:hint="cs"/>
          <w:rtl/>
        </w:rPr>
        <w:t>בתי</w:t>
      </w:r>
      <w:r w:rsidRPr="00C35A2C">
        <w:rPr>
          <w:rtl/>
        </w:rPr>
        <w:t xml:space="preserve"> </w:t>
      </w:r>
      <w:r w:rsidRPr="00C35A2C">
        <w:rPr>
          <w:rFonts w:hint="cs"/>
          <w:rtl/>
        </w:rPr>
        <w:t>תירשני</w:t>
      </w:r>
      <w:r w:rsidRPr="00C35A2C">
        <w:rPr>
          <w:rtl/>
        </w:rPr>
        <w:t xml:space="preserve"> </w:t>
      </w:r>
      <w:r w:rsidRPr="00C35A2C">
        <w:rPr>
          <w:rFonts w:hint="cs"/>
          <w:rtl/>
        </w:rPr>
        <w:t>במקום</w:t>
      </w:r>
      <w:r w:rsidRPr="00C35A2C">
        <w:rPr>
          <w:rtl/>
        </w:rPr>
        <w:t xml:space="preserve"> </w:t>
      </w:r>
      <w:r w:rsidRPr="00C35A2C">
        <w:rPr>
          <w:rFonts w:hint="cs"/>
          <w:rtl/>
        </w:rPr>
        <w:t>שיש</w:t>
      </w:r>
      <w:r w:rsidRPr="00C35A2C">
        <w:rPr>
          <w:rtl/>
        </w:rPr>
        <w:t xml:space="preserve"> </w:t>
      </w:r>
      <w:r w:rsidRPr="00C35A2C">
        <w:rPr>
          <w:rFonts w:hint="cs"/>
          <w:rtl/>
        </w:rPr>
        <w:t>בן</w:t>
      </w:r>
      <w:r w:rsidRPr="00C35A2C">
        <w:rPr>
          <w:rtl/>
        </w:rPr>
        <w:t xml:space="preserve"> - </w:t>
      </w:r>
      <w:r w:rsidRPr="00C35A2C">
        <w:rPr>
          <w:rFonts w:hint="cs"/>
          <w:rtl/>
        </w:rPr>
        <w:t>לא</w:t>
      </w:r>
      <w:r w:rsidRPr="00C35A2C">
        <w:rPr>
          <w:rtl/>
        </w:rPr>
        <w:t xml:space="preserve"> </w:t>
      </w:r>
      <w:r w:rsidRPr="00C35A2C">
        <w:rPr>
          <w:rFonts w:hint="cs"/>
          <w:rtl/>
        </w:rPr>
        <w:t>אמר</w:t>
      </w:r>
      <w:r w:rsidRPr="00C35A2C">
        <w:rPr>
          <w:rtl/>
        </w:rPr>
        <w:t xml:space="preserve"> </w:t>
      </w:r>
      <w:r w:rsidRPr="00C35A2C">
        <w:rPr>
          <w:rFonts w:hint="cs"/>
          <w:rtl/>
        </w:rPr>
        <w:t>כלום</w:t>
      </w:r>
      <w:r w:rsidRPr="00C35A2C">
        <w:rPr>
          <w:rtl/>
        </w:rPr>
        <w:t xml:space="preserve">, </w:t>
      </w:r>
      <w:r w:rsidRPr="00C35A2C">
        <w:rPr>
          <w:rFonts w:hint="cs"/>
          <w:rtl/>
        </w:rPr>
        <w:t>שהתנה</w:t>
      </w:r>
      <w:r w:rsidRPr="00C35A2C">
        <w:rPr>
          <w:rtl/>
        </w:rPr>
        <w:t xml:space="preserve"> </w:t>
      </w:r>
      <w:r w:rsidRPr="00C35A2C">
        <w:rPr>
          <w:rFonts w:hint="cs"/>
          <w:rtl/>
        </w:rPr>
        <w:t>על</w:t>
      </w:r>
      <w:r w:rsidRPr="00C35A2C">
        <w:rPr>
          <w:rtl/>
        </w:rPr>
        <w:t xml:space="preserve"> </w:t>
      </w:r>
      <w:r w:rsidRPr="00C35A2C">
        <w:rPr>
          <w:rFonts w:hint="cs"/>
          <w:rtl/>
        </w:rPr>
        <w:t>מה</w:t>
      </w:r>
      <w:r w:rsidRPr="00C35A2C">
        <w:rPr>
          <w:rtl/>
        </w:rPr>
        <w:t xml:space="preserve"> </w:t>
      </w:r>
      <w:r w:rsidRPr="00C35A2C">
        <w:rPr>
          <w:rFonts w:hint="cs"/>
          <w:rtl/>
        </w:rPr>
        <w:t>שכתוב</w:t>
      </w:r>
      <w:r w:rsidRPr="00C35A2C">
        <w:rPr>
          <w:rtl/>
        </w:rPr>
        <w:t xml:space="preserve"> </w:t>
      </w:r>
      <w:r w:rsidRPr="00C35A2C">
        <w:rPr>
          <w:rFonts w:hint="cs"/>
          <w:rtl/>
        </w:rPr>
        <w:t>בתורה</w:t>
      </w:r>
      <w:r w:rsidRPr="00C35A2C">
        <w:rPr>
          <w:rtl/>
        </w:rPr>
        <w:t>;</w:t>
      </w:r>
    </w:p>
    <w:p w14:paraId="1817AD7A" w14:textId="77777777" w:rsidR="006F6B5D" w:rsidRDefault="00AC0AF5" w:rsidP="00DB3591">
      <w:pPr>
        <w:pStyle w:val="afff3"/>
        <w:rPr>
          <w:rtl/>
        </w:rPr>
      </w:pPr>
      <w:r w:rsidRPr="006F6B5D">
        <w:rPr>
          <w:rStyle w:val="TanaimMishna"/>
          <w:rFonts w:hint="cs"/>
          <w:rtl/>
          <w:rPrChange w:id="20135" w:author="קלוד" w:date="2026-10-06T10:07:33Z">
            <w:rPr>
              <w:rStyle w:val="affffe"/>
              <w:rFonts w:hint="cs"/>
              <w:rtl/>
            </w:rPr>
          </w:rPrChange>
        </w:rPr>
        <w:t>ר</w:t>
      </w:r>
      <w:r w:rsidRPr="006F6B5D">
        <w:rPr>
          <w:rStyle w:val="TanaimMishna"/>
          <w:rtl/>
          <w:rPrChange w:id="20136" w:author="קלוד" w:date="2026-10-06T10:07:33Z">
            <w:rPr>
              <w:rStyle w:val="affffe"/>
              <w:rtl/>
            </w:rPr>
          </w:rPrChange>
        </w:rPr>
        <w:t xml:space="preserve">' </w:t>
      </w:r>
      <w:r w:rsidRPr="006F6B5D">
        <w:rPr>
          <w:rStyle w:val="TanaimMishna"/>
          <w:rFonts w:hint="cs"/>
          <w:rtl/>
          <w:rPrChange w:id="20137" w:author="קלוד" w:date="2026-10-06T10:07:33Z">
            <w:rPr>
              <w:rStyle w:val="affffe"/>
              <w:rFonts w:hint="cs"/>
              <w:rtl/>
            </w:rPr>
          </w:rPrChange>
        </w:rPr>
        <w:t>יוחנן</w:t>
      </w:r>
      <w:r w:rsidRPr="006F6B5D">
        <w:rPr>
          <w:rStyle w:val="TanaimMishna"/>
          <w:rtl/>
          <w:rPrChange w:id="20138" w:author="קלוד" w:date="2026-10-06T10:07:33Z">
            <w:rPr>
              <w:rStyle w:val="affffe"/>
              <w:rtl/>
            </w:rPr>
          </w:rPrChange>
        </w:rPr>
        <w:t xml:space="preserve"> </w:t>
      </w:r>
      <w:r w:rsidRPr="006F6B5D">
        <w:rPr>
          <w:rStyle w:val="TanaimMishna"/>
          <w:rFonts w:hint="cs"/>
          <w:rtl/>
          <w:rPrChange w:id="20139" w:author="קלוד" w:date="2026-10-06T10:07:33Z">
            <w:rPr>
              <w:rStyle w:val="affffe"/>
              <w:rFonts w:hint="cs"/>
              <w:rtl/>
            </w:rPr>
          </w:rPrChange>
        </w:rPr>
        <w:t>בן</w:t>
      </w:r>
      <w:r w:rsidRPr="006F6B5D">
        <w:rPr>
          <w:rStyle w:val="TanaimMishna"/>
          <w:rtl/>
          <w:rPrChange w:id="20140" w:author="קלוד" w:date="2026-10-06T10:07:33Z">
            <w:rPr>
              <w:rStyle w:val="affffe"/>
              <w:rtl/>
            </w:rPr>
          </w:rPrChange>
        </w:rPr>
        <w:t xml:space="preserve"> </w:t>
      </w:r>
      <w:r w:rsidRPr="006F6B5D">
        <w:rPr>
          <w:rStyle w:val="TanaimMishna"/>
          <w:rFonts w:hint="cs"/>
          <w:rtl/>
          <w:rPrChange w:id="20141" w:author="קלוד" w:date="2026-10-06T10:07:33Z">
            <w:rPr>
              <w:rStyle w:val="affffe"/>
              <w:rFonts w:hint="cs"/>
              <w:rtl/>
            </w:rPr>
          </w:rPrChange>
        </w:rPr>
        <w:t>ברוקה</w:t>
      </w:r>
      <w:r w:rsidR="006F6B5D">
        <w:rPr>
          <w:rStyle w:val="TanaimMishna"/>
          <w:rFonts w:hint="cs"/>
          <w:rtl/>
          <w:rPrChange w:id="20142" w:author="קלוד" w:date="2026-10-06T10:07:33Z">
            <w:rPr>
              <w:rStyle w:val="affffe"/>
              <w:rFonts w:hint="cs"/>
              <w:rtl/>
            </w:rPr>
          </w:rPrChange>
        </w:rPr>
        <w:t>:</w:t>
      </w:r>
      <w:r w:rsidRPr="00C35A2C">
        <w:rPr>
          <w:rtl/>
        </w:rPr>
        <w:t xml:space="preserve"> </w:t>
      </w:r>
      <w:r w:rsidRPr="00C35A2C">
        <w:rPr>
          <w:rFonts w:hint="cs"/>
          <w:rtl/>
        </w:rPr>
        <w:t>אם</w:t>
      </w:r>
      <w:r w:rsidRPr="00C35A2C">
        <w:rPr>
          <w:rtl/>
        </w:rPr>
        <w:t xml:space="preserve"> </w:t>
      </w:r>
      <w:r w:rsidRPr="00C35A2C">
        <w:rPr>
          <w:rFonts w:hint="cs"/>
          <w:rtl/>
        </w:rPr>
        <w:t>אמר</w:t>
      </w:r>
      <w:r w:rsidRPr="00C35A2C">
        <w:rPr>
          <w:rtl/>
        </w:rPr>
        <w:t xml:space="preserve"> </w:t>
      </w:r>
      <w:r w:rsidRPr="00C35A2C">
        <w:rPr>
          <w:rFonts w:hint="cs"/>
          <w:rtl/>
        </w:rPr>
        <w:t>על</w:t>
      </w:r>
      <w:r w:rsidRPr="00C35A2C">
        <w:rPr>
          <w:rtl/>
        </w:rPr>
        <w:t xml:space="preserve"> </w:t>
      </w:r>
      <w:r w:rsidRPr="00C35A2C">
        <w:rPr>
          <w:rFonts w:hint="cs"/>
          <w:rtl/>
        </w:rPr>
        <w:t>מי</w:t>
      </w:r>
      <w:r w:rsidRPr="00C35A2C">
        <w:rPr>
          <w:rtl/>
        </w:rPr>
        <w:t xml:space="preserve"> </w:t>
      </w:r>
      <w:r w:rsidRPr="00C35A2C">
        <w:rPr>
          <w:rFonts w:hint="cs"/>
          <w:rtl/>
        </w:rPr>
        <w:t>שראוי</w:t>
      </w:r>
      <w:r w:rsidRPr="00C35A2C">
        <w:rPr>
          <w:rtl/>
        </w:rPr>
        <w:t xml:space="preserve"> </w:t>
      </w:r>
      <w:r w:rsidRPr="00C35A2C">
        <w:rPr>
          <w:rFonts w:hint="cs"/>
          <w:rtl/>
        </w:rPr>
        <w:t>ליורשו</w:t>
      </w:r>
      <w:r w:rsidRPr="00C35A2C">
        <w:rPr>
          <w:rtl/>
        </w:rPr>
        <w:t xml:space="preserve"> - </w:t>
      </w:r>
      <w:r w:rsidRPr="00C35A2C">
        <w:rPr>
          <w:rFonts w:hint="cs"/>
          <w:rtl/>
        </w:rPr>
        <w:t>דבריו</w:t>
      </w:r>
      <w:r w:rsidRPr="00C35A2C">
        <w:rPr>
          <w:rtl/>
        </w:rPr>
        <w:t xml:space="preserve"> </w:t>
      </w:r>
      <w:r w:rsidRPr="00C35A2C">
        <w:rPr>
          <w:rFonts w:hint="cs"/>
          <w:rtl/>
        </w:rPr>
        <w:t>קיימין</w:t>
      </w:r>
      <w:r w:rsidRPr="00C35A2C">
        <w:rPr>
          <w:rtl/>
        </w:rPr>
        <w:t xml:space="preserve">, </w:t>
      </w:r>
    </w:p>
    <w:p w14:paraId="6DE77A14" w14:textId="1ACBE906" w:rsidR="00AC0AF5" w:rsidRDefault="006F6B5D" w:rsidP="00DB3591">
      <w:pPr>
        <w:pStyle w:val="afff3"/>
        <w:rPr>
          <w:rtl/>
        </w:rPr>
      </w:pPr>
      <w:r>
        <w:rPr>
          <w:rFonts w:hint="cs"/>
          <w:rtl/>
        </w:rPr>
        <w:t xml:space="preserve"> </w:t>
      </w:r>
      <w:r>
        <w:rPr>
          <w:rtl/>
        </w:rPr>
        <w:tab/>
      </w:r>
      <w:r>
        <w:rPr>
          <w:rtl/>
        </w:rPr>
        <w:tab/>
      </w:r>
      <w:r>
        <w:rPr>
          <w:rtl/>
        </w:rPr>
        <w:tab/>
      </w:r>
      <w:r>
        <w:rPr>
          <w:rtl/>
        </w:rPr>
        <w:tab/>
      </w:r>
      <w:r>
        <w:rPr>
          <w:rtl/>
        </w:rPr>
        <w:tab/>
      </w:r>
      <w:r>
        <w:rPr>
          <w:rtl/>
        </w:rPr>
        <w:tab/>
      </w:r>
      <w:r>
        <w:rPr>
          <w:rFonts w:hint="cs"/>
          <w:rtl/>
        </w:rPr>
        <w:t xml:space="preserve">    </w:t>
      </w:r>
      <w:r w:rsidR="00AC0AF5" w:rsidRPr="00C35A2C">
        <w:rPr>
          <w:rFonts w:hint="cs"/>
          <w:rtl/>
        </w:rPr>
        <w:t>ועל</w:t>
      </w:r>
      <w:r w:rsidR="00AC0AF5" w:rsidRPr="00C35A2C">
        <w:rPr>
          <w:rtl/>
        </w:rPr>
        <w:t xml:space="preserve"> </w:t>
      </w:r>
      <w:r w:rsidR="00AC0AF5" w:rsidRPr="00C35A2C">
        <w:rPr>
          <w:rFonts w:hint="cs"/>
          <w:rtl/>
        </w:rPr>
        <w:t>מי</w:t>
      </w:r>
      <w:r w:rsidR="00AC0AF5" w:rsidRPr="00C35A2C">
        <w:rPr>
          <w:rtl/>
        </w:rPr>
        <w:t xml:space="preserve"> </w:t>
      </w:r>
      <w:r w:rsidR="00AC0AF5" w:rsidRPr="00C35A2C">
        <w:rPr>
          <w:rFonts w:hint="cs"/>
          <w:rtl/>
        </w:rPr>
        <w:t>שאין</w:t>
      </w:r>
      <w:r w:rsidR="00AC0AF5" w:rsidRPr="00C35A2C">
        <w:rPr>
          <w:rtl/>
        </w:rPr>
        <w:t xml:space="preserve"> </w:t>
      </w:r>
      <w:r w:rsidR="00AC0AF5" w:rsidRPr="00C35A2C">
        <w:rPr>
          <w:rFonts w:hint="cs"/>
          <w:rtl/>
        </w:rPr>
        <w:t>ראוי</w:t>
      </w:r>
      <w:r w:rsidR="00AC0AF5" w:rsidRPr="00C35A2C">
        <w:rPr>
          <w:rtl/>
        </w:rPr>
        <w:t xml:space="preserve"> </w:t>
      </w:r>
      <w:r w:rsidR="00AC0AF5" w:rsidRPr="00C35A2C">
        <w:rPr>
          <w:rFonts w:hint="cs"/>
          <w:rtl/>
        </w:rPr>
        <w:t>לו</w:t>
      </w:r>
      <w:r w:rsidR="00AC0AF5" w:rsidRPr="00C35A2C">
        <w:rPr>
          <w:rtl/>
        </w:rPr>
        <w:t xml:space="preserve"> </w:t>
      </w:r>
      <w:r w:rsidR="00AC0AF5" w:rsidRPr="00C35A2C">
        <w:rPr>
          <w:rFonts w:hint="cs"/>
          <w:rtl/>
        </w:rPr>
        <w:t>ליורשו</w:t>
      </w:r>
      <w:r w:rsidR="00AC0AF5" w:rsidRPr="00C35A2C">
        <w:rPr>
          <w:rtl/>
        </w:rPr>
        <w:t xml:space="preserve"> - </w:t>
      </w:r>
      <w:r w:rsidR="00AC0AF5" w:rsidRPr="00C35A2C">
        <w:rPr>
          <w:rFonts w:hint="cs"/>
          <w:rtl/>
        </w:rPr>
        <w:t>אין</w:t>
      </w:r>
      <w:r w:rsidR="00AC0AF5" w:rsidRPr="00C35A2C">
        <w:rPr>
          <w:rtl/>
        </w:rPr>
        <w:t xml:space="preserve"> </w:t>
      </w:r>
      <w:r w:rsidR="00AC0AF5" w:rsidRPr="00C35A2C">
        <w:rPr>
          <w:rFonts w:hint="cs"/>
          <w:rtl/>
        </w:rPr>
        <w:t>דבריו</w:t>
      </w:r>
      <w:r w:rsidR="00AC0AF5" w:rsidRPr="00C35A2C">
        <w:rPr>
          <w:rtl/>
        </w:rPr>
        <w:t xml:space="preserve"> </w:t>
      </w:r>
      <w:r w:rsidR="00AC0AF5" w:rsidRPr="00C35A2C">
        <w:rPr>
          <w:rFonts w:hint="cs"/>
          <w:rtl/>
        </w:rPr>
        <w:t>קיימין</w:t>
      </w:r>
      <w:r w:rsidR="00AC0AF5" w:rsidRPr="00C35A2C">
        <w:rPr>
          <w:rtl/>
        </w:rPr>
        <w:t>.</w:t>
      </w:r>
    </w:p>
    <w:p w14:paraId="7628A5BB" w14:textId="77777777" w:rsidR="006F6B5D" w:rsidRPr="006F6B5D" w:rsidRDefault="00AC0AF5" w:rsidP="006F6B5D">
      <w:pPr>
        <w:pStyle w:val="36"/>
        <w:framePr w:wrap="notBeside"/>
        <w:rPr>
          <w:rtl/>
        </w:rPr>
      </w:pPr>
      <w:r w:rsidRPr="006F6B5D">
        <w:rPr>
          <w:rtl/>
        </w:rPr>
        <w:t>א</w:t>
      </w:r>
      <w:r w:rsidRPr="006F6B5D">
        <w:rPr>
          <w:rFonts w:hint="cs"/>
          <w:rtl/>
        </w:rPr>
        <w:t>.</w:t>
      </w:r>
    </w:p>
    <w:p w14:paraId="0409AC3F" w14:textId="1459A293" w:rsidR="00AC0AF5" w:rsidRPr="0081371E" w:rsidRDefault="00AC0AF5" w:rsidP="00AC0AF5">
      <w:pPr>
        <w:rPr>
          <w:rStyle w:val="afff8"/>
          <w:rtl/>
        </w:rPr>
      </w:pPr>
      <w:r w:rsidRPr="0081371E">
        <w:rPr>
          <w:rStyle w:val="afff8"/>
          <w:rtl/>
        </w:rPr>
        <w:t xml:space="preserve"> אחר במקום בת ובת במקום בן</w:t>
      </w:r>
    </w:p>
    <w:p w14:paraId="666DDA87" w14:textId="77777777" w:rsidR="006F6B5D" w:rsidRPr="006F6B5D" w:rsidRDefault="00AC0AF5" w:rsidP="006F6B5D">
      <w:pPr>
        <w:pStyle w:val="36"/>
        <w:framePr w:wrap="notBeside"/>
        <w:rPr>
          <w:rtl/>
        </w:rPr>
      </w:pPr>
      <w:r w:rsidRPr="006F6B5D">
        <w:rPr>
          <w:rtl/>
        </w:rPr>
        <w:t xml:space="preserve">ריב"ש ריב"ב </w:t>
      </w:r>
    </w:p>
    <w:p w14:paraId="02219D4B" w14:textId="12E4967C" w:rsidR="00AC0AF5" w:rsidRPr="0081371E" w:rsidRDefault="00AC0AF5" w:rsidP="00AC0AF5">
      <w:pPr>
        <w:rPr>
          <w:rStyle w:val="afff8"/>
          <w:rtl/>
        </w:rPr>
      </w:pPr>
      <w:r w:rsidRPr="0081371E">
        <w:rPr>
          <w:rStyle w:val="afff8"/>
          <w:rtl/>
        </w:rPr>
        <w:t xml:space="preserve">לכו"ע </w:t>
      </w:r>
      <w:r w:rsidRPr="00C35A2C">
        <w:rPr>
          <w:rFonts w:ascii="David" w:hAnsi="David"/>
          <w:sz w:val="32"/>
          <w:rtl/>
        </w:rPr>
        <w:t>לא אמר כלום</w:t>
      </w:r>
    </w:p>
    <w:p w14:paraId="22BC2961" w14:textId="6F669C72" w:rsidR="00C957D3" w:rsidRPr="0081371E" w:rsidRDefault="00AC0AF5" w:rsidP="006F6B5D">
      <w:pPr>
        <w:spacing w:after="60"/>
        <w:rPr>
          <w:rStyle w:val="afff8"/>
          <w:rtl/>
        </w:rPr>
      </w:pPr>
      <w:r w:rsidRPr="0081371E">
        <w:rPr>
          <w:rStyle w:val="afff8"/>
          <w:rtl/>
        </w:rPr>
        <w:t>בן בין הבנים ובת בין הבנות מחלוקת</w:t>
      </w:r>
    </w:p>
    <w:p w14:paraId="674556E7" w14:textId="77777777" w:rsidR="006F6B5D" w:rsidRPr="006F6B5D" w:rsidRDefault="00AC0AF5" w:rsidP="006F6B5D">
      <w:pPr>
        <w:pStyle w:val="36"/>
        <w:framePr w:wrap="notBeside"/>
        <w:rPr>
          <w:rtl/>
        </w:rPr>
      </w:pPr>
      <w:r w:rsidRPr="006F6B5D">
        <w:rPr>
          <w:rtl/>
        </w:rPr>
        <w:t>ב</w:t>
      </w:r>
      <w:r w:rsidRPr="006F6B5D">
        <w:rPr>
          <w:rFonts w:hint="cs"/>
          <w:rtl/>
        </w:rPr>
        <w:t>.</w:t>
      </w:r>
    </w:p>
    <w:p w14:paraId="278C441C" w14:textId="4FE9F27B" w:rsidR="00AC0AF5" w:rsidRPr="0081371E" w:rsidRDefault="00AC0AF5" w:rsidP="00AC0AF5">
      <w:pPr>
        <w:rPr>
          <w:rStyle w:val="afff8"/>
          <w:rtl/>
        </w:rPr>
      </w:pPr>
      <w:r w:rsidRPr="0081371E">
        <w:rPr>
          <w:rStyle w:val="afff8"/>
          <w:rtl/>
        </w:rPr>
        <w:t>אחר במקום בת ובת במקום בן</w:t>
      </w:r>
    </w:p>
    <w:p w14:paraId="06A83EB9" w14:textId="77777777" w:rsidR="006F6B5D" w:rsidRPr="006F6B5D" w:rsidRDefault="00AC0AF5" w:rsidP="006F6B5D">
      <w:pPr>
        <w:pStyle w:val="36"/>
        <w:framePr w:wrap="notBeside"/>
        <w:rPr>
          <w:rtl/>
        </w:rPr>
      </w:pPr>
      <w:r w:rsidRPr="006F6B5D">
        <w:rPr>
          <w:rtl/>
        </w:rPr>
        <w:t xml:space="preserve">ריב"ש ריב"ב </w:t>
      </w:r>
    </w:p>
    <w:p w14:paraId="4B1D9FCB" w14:textId="3E776D48" w:rsidR="00AC0AF5" w:rsidRPr="00C35A2C" w:rsidRDefault="00AC0AF5" w:rsidP="006F6B5D">
      <w:pPr>
        <w:spacing w:after="60"/>
        <w:rPr>
          <w:rFonts w:ascii="David" w:hAnsi="David"/>
          <w:sz w:val="32"/>
          <w:rtl/>
        </w:rPr>
      </w:pPr>
      <w:r w:rsidRPr="0081371E">
        <w:rPr>
          <w:rStyle w:val="afff8"/>
          <w:rtl/>
        </w:rPr>
        <w:t>לכו"ע</w:t>
      </w:r>
      <w:r w:rsidRPr="00C35A2C">
        <w:rPr>
          <w:rFonts w:ascii="David" w:hAnsi="David"/>
          <w:sz w:val="32"/>
          <w:rtl/>
        </w:rPr>
        <w:t xml:space="preserve"> לא אמר כלום</w:t>
      </w:r>
      <w:r>
        <w:rPr>
          <w:rFonts w:ascii="David" w:hAnsi="David" w:hint="cs"/>
          <w:sz w:val="32"/>
          <w:rtl/>
        </w:rPr>
        <w:t xml:space="preserve">, </w:t>
      </w:r>
      <w:r w:rsidRPr="0081371E">
        <w:rPr>
          <w:rStyle w:val="afff8"/>
          <w:rtl/>
        </w:rPr>
        <w:t>ת"ק</w:t>
      </w:r>
      <w:r w:rsidRPr="00C35A2C">
        <w:rPr>
          <w:rFonts w:ascii="David" w:hAnsi="David"/>
          <w:sz w:val="32"/>
          <w:rtl/>
        </w:rPr>
        <w:t xml:space="preserve"> מחלוקת</w:t>
      </w:r>
    </w:p>
    <w:p w14:paraId="275D5158" w14:textId="77777777" w:rsidR="006F6B5D" w:rsidRPr="006F6B5D" w:rsidRDefault="00C957D3" w:rsidP="006F6B5D">
      <w:pPr>
        <w:pStyle w:val="36"/>
        <w:framePr w:wrap="notBeside"/>
        <w:rPr>
          <w:rtl/>
        </w:rPr>
      </w:pPr>
      <w:r w:rsidRPr="006F6B5D">
        <w:rPr>
          <w:rFonts w:hint="cs"/>
          <w:rtl/>
        </w:rPr>
        <w:t>ג</w:t>
      </w:r>
      <w:r w:rsidR="00AC0AF5" w:rsidRPr="006F6B5D">
        <w:rPr>
          <w:rFonts w:hint="cs"/>
          <w:rtl/>
        </w:rPr>
        <w:t>.</w:t>
      </w:r>
    </w:p>
    <w:p w14:paraId="5DE9A93E" w14:textId="2BEB29C2" w:rsidR="00AC0AF5" w:rsidRDefault="00AC0AF5" w:rsidP="00AC0AF5">
      <w:pPr>
        <w:rPr>
          <w:rFonts w:ascii="David" w:hAnsi="David"/>
          <w:sz w:val="32"/>
          <w:rtl/>
        </w:rPr>
      </w:pPr>
      <w:r w:rsidRPr="0081371E">
        <w:rPr>
          <w:rStyle w:val="afff8"/>
          <w:rtl/>
        </w:rPr>
        <w:t xml:space="preserve"> </w:t>
      </w:r>
      <w:r>
        <w:rPr>
          <w:rFonts w:ascii="David" w:hAnsi="David"/>
          <w:sz w:val="32"/>
          <w:rtl/>
        </w:rPr>
        <w:t xml:space="preserve">כולי משנה </w:t>
      </w:r>
      <w:r>
        <w:rPr>
          <w:rStyle w:val="affffe"/>
          <w:rFonts w:ascii="David" w:hAnsi="David"/>
          <w:sz w:val="32"/>
          <w:rtl/>
          <w:rPrChange w:id="9487" w:author="מנוע אמוראים" w:date="2026-10-05T16:41:09Z">
            <w:rPr>
              <w:rFonts w:ascii="David" w:hAnsi="David"/>
              <w:sz w:val="32"/>
              <w:rtl/>
            </w:rPr>
          </w:rPrChange>
        </w:rPr>
        <w:t xml:space="preserve">כריב"ב</w:t>
      </w:r>
      <w:r>
        <w:rPr>
          <w:rFonts w:ascii="David" w:hAnsi="David"/>
          <w:sz w:val="32"/>
          <w:rtl/>
        </w:rPr>
        <w:t xml:space="preserve"> וחיסורי מיחסרא</w:t>
      </w:r>
    </w:p>
    <w:p w14:paraId="680E9C78" w14:textId="77777777" w:rsidR="00AC0AF5" w:rsidRDefault="00AC0AF5" w:rsidP="00AC0AF5">
      <w:pPr>
        <w:rPr>
          <w:rFonts w:ascii="David" w:hAnsi="David"/>
          <w:sz w:val="32"/>
          <w:rtl/>
        </w:rPr>
      </w:pPr>
      <w:r w:rsidRPr="00C35A2C">
        <w:rPr>
          <w:rFonts w:ascii="David" w:hAnsi="David"/>
          <w:sz w:val="32"/>
          <w:rtl/>
        </w:rPr>
        <w:t>במתנה שייך לשון אפוטרופא ובירושה לאו</w:t>
      </w:r>
    </w:p>
    <w:p w14:paraId="1284A5D2" w14:textId="77777777" w:rsidR="006F6B5D" w:rsidRPr="006F6B5D" w:rsidRDefault="00AC0AF5" w:rsidP="006F6B5D">
      <w:pPr>
        <w:pStyle w:val="36"/>
        <w:framePr w:wrap="notBeside"/>
        <w:rPr>
          <w:rtl/>
        </w:rPr>
      </w:pPr>
      <w:r w:rsidRPr="006F6B5D">
        <w:rPr>
          <w:rtl/>
        </w:rPr>
        <w:t>ריא"ש</w:t>
      </w:r>
    </w:p>
    <w:p w14:paraId="6A2E8A03" w14:textId="108C9B7F" w:rsidR="00AC0AF5" w:rsidRPr="00C35A2C" w:rsidRDefault="00AC0AF5" w:rsidP="006F6B5D">
      <w:pPr>
        <w:rPr>
          <w:rFonts w:ascii="David" w:hAnsi="David"/>
          <w:sz w:val="32"/>
          <w:rtl/>
        </w:rPr>
      </w:pPr>
      <w:r w:rsidRPr="0081371E">
        <w:rPr>
          <w:rStyle w:val="afff8"/>
          <w:rtl/>
        </w:rPr>
        <w:t>הלכתא</w:t>
      </w:r>
      <w:r>
        <w:rPr>
          <w:rFonts w:ascii="David" w:hAnsi="David"/>
          <w:sz w:val="32"/>
          <w:rtl/>
        </w:rPr>
        <w:t xml:space="preserve"> </w:t>
      </w:r>
      <w:r>
        <w:rPr>
          <w:rStyle w:val="affffe"/>
          <w:rFonts w:ascii="David" w:hAnsi="David"/>
          <w:sz w:val="32"/>
          <w:rtl/>
          <w:rPrChange w:id="9488" w:author="מנוע אמוראים" w:date="2026-10-05T16:41:09Z">
            <w:rPr>
              <w:rFonts w:ascii="David" w:hAnsi="David"/>
              <w:sz w:val="32"/>
              <w:rtl/>
            </w:rPr>
          </w:rPrChange>
        </w:rPr>
        <w:t xml:space="preserve">כריב"ב</w:t>
      </w:r>
      <w:r w:rsidR="006F6B5D">
        <w:rPr>
          <w:rStyle w:val="affff8"/>
          <w:rFonts w:hint="cs"/>
          <w:rtl/>
        </w:rPr>
        <w:t xml:space="preserve"> - </w:t>
      </w:r>
      <w:r w:rsidRPr="006F6B5D">
        <w:rPr>
          <w:rStyle w:val="affff8"/>
          <w:rtl/>
        </w:rPr>
        <w:t>והיה ביום הנחילו את בניו –</w:t>
      </w:r>
      <w:r w:rsidRPr="00C35A2C">
        <w:rPr>
          <w:rFonts w:ascii="David" w:hAnsi="David"/>
          <w:sz w:val="32"/>
          <w:rtl/>
        </w:rPr>
        <w:t xml:space="preserve"> לכל מי שירצה</w:t>
      </w:r>
    </w:p>
    <w:p w14:paraId="16717620" w14:textId="3424AA4A" w:rsidR="00AC0AF5" w:rsidRPr="001B450D" w:rsidRDefault="001B450D" w:rsidP="00AC0AF5">
      <w:pPr>
        <w:pStyle w:val="aff9"/>
        <w:rPr>
          <w:rtl/>
        </w:rPr>
      </w:pPr>
      <w:r w:rsidRPr="001B450D">
        <w:rPr>
          <w:rFonts w:hint="cs"/>
          <w:rtl/>
        </w:rPr>
        <w:t>***</w:t>
      </w:r>
    </w:p>
    <w:p w14:paraId="19CD65B8" w14:textId="77777777" w:rsidR="00AC0AF5" w:rsidRPr="00C35A2C" w:rsidRDefault="00AC0AF5" w:rsidP="00982F98">
      <w:pPr>
        <w:pStyle w:val="affe"/>
        <w:framePr w:wrap="around"/>
        <w:rPr>
          <w:rtl/>
        </w:rPr>
      </w:pPr>
      <w:r w:rsidRPr="00C35A2C">
        <w:rPr>
          <w:rtl/>
        </w:rPr>
        <w:t>קל:</w:t>
      </w:r>
    </w:p>
    <w:p w14:paraId="7CA9AE0D" w14:textId="77777777" w:rsidR="006F6B5D" w:rsidRPr="006F6B5D" w:rsidRDefault="00AC0AF5" w:rsidP="006F6B5D">
      <w:pPr>
        <w:pStyle w:val="36"/>
        <w:framePr w:wrap="notBeside"/>
        <w:rPr>
          <w:rtl/>
        </w:rPr>
      </w:pPr>
      <w:r w:rsidRPr="006F6B5D">
        <w:rPr>
          <w:rtl/>
        </w:rPr>
        <w:t>לרבנן</w:t>
      </w:r>
    </w:p>
    <w:p w14:paraId="77C4113E" w14:textId="1C83102B" w:rsidR="00AC0AF5" w:rsidRPr="00C35A2C" w:rsidRDefault="00AC0AF5" w:rsidP="00AC0AF5">
      <w:pPr>
        <w:rPr>
          <w:rFonts w:ascii="David" w:hAnsi="David"/>
          <w:sz w:val="32"/>
          <w:rtl/>
        </w:rPr>
      </w:pPr>
      <w:r w:rsidRPr="00C35A2C">
        <w:rPr>
          <w:rFonts w:ascii="David" w:hAnsi="David"/>
          <w:sz w:val="32"/>
          <w:rtl/>
        </w:rPr>
        <w:t xml:space="preserve">איצטריך </w:t>
      </w:r>
      <w:r w:rsidRPr="006C5A96">
        <w:rPr>
          <w:rStyle w:val="affff8"/>
          <w:rtl/>
        </w:rPr>
        <w:t>לביום הנחילו</w:t>
      </w:r>
      <w:r w:rsidRPr="00C35A2C">
        <w:rPr>
          <w:rFonts w:ascii="David" w:hAnsi="David"/>
          <w:sz w:val="32"/>
          <w:rtl/>
        </w:rPr>
        <w:t xml:space="preserve"> וללא יוכל לבכר</w:t>
      </w:r>
    </w:p>
    <w:p w14:paraId="37D669B7" w14:textId="77777777" w:rsidR="00AC0AF5" w:rsidRPr="00C35A2C" w:rsidRDefault="00AC0AF5" w:rsidP="00AC0AF5">
      <w:pPr>
        <w:rPr>
          <w:rFonts w:ascii="David" w:hAnsi="David"/>
          <w:sz w:val="32"/>
          <w:rtl/>
        </w:rPr>
      </w:pPr>
      <w:r w:rsidRPr="00C35A2C">
        <w:rPr>
          <w:rFonts w:ascii="David" w:hAnsi="David"/>
          <w:sz w:val="32"/>
          <w:rtl/>
        </w:rPr>
        <w:t>מפני ק"ו הפוך ביניהם דהו"א דיוכל להנחיל</w:t>
      </w:r>
    </w:p>
    <w:p w14:paraId="37A2646D" w14:textId="77777777" w:rsidR="00AC0AF5" w:rsidRPr="00C35A2C" w:rsidRDefault="00AC0AF5" w:rsidP="00AC0AF5">
      <w:pPr>
        <w:rPr>
          <w:rFonts w:ascii="David" w:hAnsi="David"/>
          <w:sz w:val="32"/>
          <w:rtl/>
        </w:rPr>
      </w:pPr>
      <w:r w:rsidRPr="00C35A2C">
        <w:rPr>
          <w:rFonts w:ascii="David" w:hAnsi="David"/>
          <w:sz w:val="32"/>
          <w:rtl/>
        </w:rPr>
        <w:t xml:space="preserve">לפי רצונו גם בחלק בכורה </w:t>
      </w:r>
      <w:r w:rsidRPr="006F6B5D">
        <w:rPr>
          <w:rStyle w:val="affffe"/>
          <w:rtl/>
        </w:rPr>
        <w:t>וקמ"ל</w:t>
      </w:r>
      <w:r w:rsidRPr="00C35A2C">
        <w:rPr>
          <w:rFonts w:ascii="David" w:hAnsi="David"/>
          <w:sz w:val="32"/>
          <w:rtl/>
        </w:rPr>
        <w:t xml:space="preserve"> דדוקא בחלק פשוט  יוכל</w:t>
      </w:r>
    </w:p>
    <w:p w14:paraId="42FD1F59" w14:textId="77777777" w:rsidR="006F6B5D" w:rsidRPr="006F6B5D" w:rsidRDefault="00AC0AF5" w:rsidP="006F6B5D">
      <w:pPr>
        <w:pStyle w:val="36"/>
        <w:framePr w:wrap="notBeside"/>
        <w:rPr>
          <w:rtl/>
        </w:rPr>
      </w:pPr>
      <w:r w:rsidRPr="006F6B5D">
        <w:rPr>
          <w:rtl/>
        </w:rPr>
        <w:t xml:space="preserve">רב זריקא </w:t>
      </w:r>
    </w:p>
    <w:p w14:paraId="6BF3865B" w14:textId="3C26199A" w:rsidR="00AC0AF5" w:rsidRPr="00C35A2C" w:rsidRDefault="00AC0AF5" w:rsidP="00AC0AF5">
      <w:pPr>
        <w:rPr>
          <w:rFonts w:ascii="David" w:hAnsi="David"/>
          <w:sz w:val="32"/>
          <w:rtl/>
        </w:rPr>
      </w:pPr>
      <w:r w:rsidRPr="0081371E">
        <w:rPr>
          <w:rStyle w:val="afff8"/>
          <w:rtl/>
        </w:rPr>
        <w:t>הלכה</w:t>
      </w:r>
      <w:r>
        <w:rPr>
          <w:rFonts w:ascii="David" w:hAnsi="David"/>
          <w:sz w:val="32"/>
          <w:rtl/>
        </w:rPr>
        <w:t xml:space="preserve"> </w:t>
      </w:r>
      <w:r>
        <w:rPr>
          <w:rStyle w:val="affffe"/>
          <w:rFonts w:ascii="David" w:hAnsi="David"/>
          <w:sz w:val="32"/>
          <w:rtl/>
          <w:rPrChange w:id="9489" w:author="מנוע אמוראים" w:date="2026-10-05T16:41:09Z">
            <w:rPr>
              <w:rFonts w:ascii="David" w:hAnsi="David"/>
              <w:sz w:val="32"/>
              <w:rtl/>
            </w:rPr>
          </w:rPrChange>
        </w:rPr>
        <w:t xml:space="preserve">כריב"ב</w:t>
      </w:r>
      <w:r>
        <w:rPr>
          <w:rFonts w:ascii="David" w:hAnsi="David"/>
          <w:sz w:val="32"/>
          <w:rtl/>
        </w:rPr>
        <w:t xml:space="preserve"> דאין לפשפש בדבר</w:t>
      </w:r>
      <w:r w:rsidR="006F6B5D">
        <w:rPr>
          <w:rFonts w:ascii="David" w:hAnsi="David" w:hint="cs"/>
          <w:sz w:val="32"/>
          <w:rtl/>
        </w:rPr>
        <w:t>.</w:t>
      </w:r>
    </w:p>
    <w:p w14:paraId="43FC4E15" w14:textId="77777777" w:rsidR="006F6B5D" w:rsidRPr="006F6B5D" w:rsidRDefault="00AC0AF5" w:rsidP="006F6B5D">
      <w:pPr>
        <w:pStyle w:val="36"/>
        <w:framePr w:wrap="notBeside"/>
        <w:rPr>
          <w:rtl/>
        </w:rPr>
      </w:pPr>
      <w:r w:rsidRPr="006F6B5D">
        <w:rPr>
          <w:rtl/>
        </w:rPr>
        <w:t>ר"א</w:t>
      </w:r>
    </w:p>
    <w:p w14:paraId="78764C50" w14:textId="42CB3D55" w:rsidR="00AC0AF5" w:rsidRDefault="00AC0AF5" w:rsidP="00AC0AF5">
      <w:pPr>
        <w:rPr>
          <w:rFonts w:ascii="David" w:hAnsi="David"/>
          <w:sz w:val="32"/>
          <w:rtl/>
        </w:rPr>
      </w:pPr>
      <w:r w:rsidRPr="0081371E">
        <w:rPr>
          <w:rStyle w:val="afff8"/>
          <w:rtl/>
        </w:rPr>
        <w:t>הורה</w:t>
      </w:r>
      <w:r>
        <w:rPr>
          <w:rFonts w:ascii="David" w:hAnsi="David"/>
          <w:sz w:val="32"/>
          <w:rtl/>
        </w:rPr>
        <w:t xml:space="preserve"> </w:t>
      </w:r>
      <w:r>
        <w:rPr>
          <w:rStyle w:val="affffe"/>
          <w:rFonts w:ascii="David" w:hAnsi="David"/>
          <w:sz w:val="32"/>
          <w:rtl/>
          <w:rPrChange w:id="9490" w:author="מנוע אמוראים" w:date="2026-10-05T16:41:09Z">
            <w:rPr>
              <w:rFonts w:ascii="David" w:hAnsi="David"/>
              <w:sz w:val="32"/>
              <w:rtl/>
            </w:rPr>
          </w:rPrChange>
        </w:rPr>
        <w:t xml:space="preserve">כריב"ב</w:t>
      </w:r>
      <w:r>
        <w:rPr>
          <w:rFonts w:ascii="David" w:hAnsi="David"/>
          <w:sz w:val="32"/>
          <w:rtl/>
        </w:rPr>
        <w:t xml:space="preserve"> דבבא המעשה לידו מדקדק יותר</w:t>
      </w:r>
      <w:r w:rsidR="006F6B5D">
        <w:rPr>
          <w:rFonts w:ascii="David" w:hAnsi="David" w:hint="cs"/>
          <w:sz w:val="32"/>
          <w:rtl/>
        </w:rPr>
        <w:t>.</w:t>
      </w:r>
    </w:p>
    <w:p w14:paraId="6D5A919F" w14:textId="77777777" w:rsidR="00AC0AF5" w:rsidRDefault="00AC0AF5" w:rsidP="00AC0AF5">
      <w:pPr>
        <w:rPr>
          <w:rFonts w:ascii="David" w:hAnsi="David"/>
          <w:sz w:val="32"/>
          <w:rtl/>
        </w:rPr>
      </w:pPr>
      <w:r w:rsidRPr="00C35A2C">
        <w:rPr>
          <w:rFonts w:ascii="David" w:hAnsi="David"/>
          <w:sz w:val="32"/>
          <w:rtl/>
        </w:rPr>
        <w:t>אין למדין הלכה מתלמוד שאם יבוא מעשה ידקדק יותר</w:t>
      </w:r>
    </w:p>
    <w:p w14:paraId="469164A4" w14:textId="77777777" w:rsidR="00AC0AF5" w:rsidRDefault="00AC0AF5" w:rsidP="00AC0AF5">
      <w:pPr>
        <w:rPr>
          <w:rFonts w:ascii="David" w:hAnsi="David"/>
          <w:sz w:val="32"/>
          <w:rtl/>
        </w:rPr>
      </w:pPr>
      <w:r w:rsidRPr="00C35A2C">
        <w:rPr>
          <w:rFonts w:ascii="David" w:hAnsi="David"/>
          <w:sz w:val="32"/>
          <w:rtl/>
        </w:rPr>
        <w:t>אין למדין הלכה ממעשה שמא טעה בפסק דין</w:t>
      </w:r>
    </w:p>
    <w:p w14:paraId="52CEC65D" w14:textId="1160742B" w:rsidR="00AC0AF5" w:rsidRPr="00C35A2C" w:rsidRDefault="00AC0AF5" w:rsidP="00AC0AF5">
      <w:pPr>
        <w:rPr>
          <w:rFonts w:ascii="David" w:hAnsi="David"/>
          <w:sz w:val="32"/>
          <w:rtl/>
        </w:rPr>
      </w:pPr>
      <w:r w:rsidRPr="00C35A2C">
        <w:rPr>
          <w:rFonts w:ascii="David" w:hAnsi="David"/>
          <w:sz w:val="32"/>
          <w:rtl/>
        </w:rPr>
        <w:t>בכל התורה מדמינן ליה חוץ מטריפות</w:t>
      </w:r>
      <w:r w:rsidR="006F6B5D">
        <w:rPr>
          <w:rStyle w:val="aff1"/>
          <w:rFonts w:ascii="David" w:hAnsi="David"/>
          <w:sz w:val="32"/>
          <w:rtl/>
        </w:rPr>
        <w:footnoteReference w:id="106"/>
      </w:r>
    </w:p>
    <w:p w14:paraId="28E6D8E4" w14:textId="3DD4FC4A" w:rsidR="00AC0AF5" w:rsidRPr="00C35A2C" w:rsidRDefault="00AC0AF5" w:rsidP="00AC0AF5">
      <w:pPr>
        <w:rPr>
          <w:rFonts w:ascii="David" w:hAnsi="David"/>
          <w:sz w:val="32"/>
          <w:rtl/>
        </w:rPr>
      </w:pPr>
      <w:r w:rsidRPr="00C35A2C">
        <w:rPr>
          <w:rFonts w:ascii="David" w:hAnsi="David"/>
          <w:sz w:val="32"/>
          <w:rtl/>
        </w:rPr>
        <w:lastRenderedPageBreak/>
        <w:t>אמשנה או ברייתא אין לסמוך דאפשר ד</w:t>
      </w:r>
      <w:r w:rsidR="00AD221F" w:rsidRPr="0081371E">
        <w:rPr>
          <w:rStyle w:val="afff8"/>
          <w:rtl/>
        </w:rPr>
        <w:t>חלקו</w:t>
      </w:r>
      <w:r w:rsidRPr="00C35A2C">
        <w:rPr>
          <w:rFonts w:ascii="David" w:hAnsi="David"/>
          <w:sz w:val="32"/>
          <w:rtl/>
        </w:rPr>
        <w:t xml:space="preserve"> עליה</w:t>
      </w:r>
    </w:p>
    <w:p w14:paraId="3B1B65E4" w14:textId="77777777" w:rsidR="00AC0AF5" w:rsidRDefault="00AC0AF5" w:rsidP="00AC0AF5">
      <w:pPr>
        <w:rPr>
          <w:rFonts w:ascii="David" w:hAnsi="David"/>
          <w:sz w:val="32"/>
          <w:rtl/>
        </w:rPr>
      </w:pPr>
      <w:r w:rsidRPr="00C35A2C">
        <w:rPr>
          <w:rFonts w:ascii="David" w:hAnsi="David"/>
          <w:sz w:val="32"/>
          <w:rtl/>
        </w:rPr>
        <w:t>עד שיאמר לו הלכה למעשה</w:t>
      </w:r>
    </w:p>
    <w:p w14:paraId="2520A51C" w14:textId="77777777" w:rsidR="00AC0AF5" w:rsidRDefault="00AC0AF5" w:rsidP="00AC0AF5">
      <w:pPr>
        <w:rPr>
          <w:rFonts w:ascii="David" w:hAnsi="David"/>
          <w:sz w:val="32"/>
          <w:rtl/>
        </w:rPr>
      </w:pPr>
      <w:r w:rsidRPr="00C35A2C">
        <w:rPr>
          <w:rFonts w:ascii="David" w:hAnsi="David"/>
          <w:sz w:val="32"/>
          <w:rtl/>
        </w:rPr>
        <w:t xml:space="preserve">סמכינן אהלכות פסוקות בדברי האמוראין </w:t>
      </w:r>
      <w:r w:rsidRPr="006F6B5D">
        <w:rPr>
          <w:rStyle w:val="affffe"/>
          <w:rtl/>
        </w:rPr>
        <w:t>דר"א ורבינא</w:t>
      </w:r>
      <w:r w:rsidRPr="00C35A2C">
        <w:rPr>
          <w:rFonts w:ascii="David" w:hAnsi="David"/>
          <w:sz w:val="32"/>
          <w:rtl/>
        </w:rPr>
        <w:t xml:space="preserve"> סוף הוראה היו</w:t>
      </w:r>
    </w:p>
    <w:p w14:paraId="223BF5CF" w14:textId="77777777" w:rsidR="006F6B5D" w:rsidRPr="006F6B5D" w:rsidRDefault="00AC0AF5" w:rsidP="006F6B5D">
      <w:pPr>
        <w:pStyle w:val="36"/>
        <w:framePr w:wrap="notBeside"/>
        <w:rPr>
          <w:rtl/>
        </w:rPr>
      </w:pPr>
      <w:r w:rsidRPr="006F6B5D">
        <w:rPr>
          <w:rtl/>
        </w:rPr>
        <w:t>ר"י</w:t>
      </w:r>
    </w:p>
    <w:p w14:paraId="706AEF5F" w14:textId="72433521" w:rsidR="00AC0AF5" w:rsidRDefault="00AC0AF5" w:rsidP="00AC0AF5">
      <w:pPr>
        <w:rPr>
          <w:rFonts w:ascii="David" w:hAnsi="David"/>
          <w:sz w:val="32"/>
          <w:rtl/>
        </w:rPr>
      </w:pPr>
      <w:r w:rsidRPr="00C35A2C">
        <w:rPr>
          <w:rFonts w:ascii="David" w:hAnsi="David"/>
          <w:sz w:val="32"/>
          <w:rtl/>
        </w:rPr>
        <w:t>בחייו לא יעשו הלכותיו עד שיורה למעשה ד</w:t>
      </w:r>
      <w:r w:rsidR="00654D6B">
        <w:rPr>
          <w:rFonts w:ascii="David" w:hAnsi="David"/>
          <w:sz w:val="32"/>
          <w:rtl/>
        </w:rPr>
        <w:t xml:space="preserve">שמא </w:t>
      </w:r>
      <w:r w:rsidR="006F6B5D">
        <w:rPr>
          <w:rFonts w:ascii="David" w:hAnsi="David" w:hint="cs"/>
          <w:sz w:val="32"/>
          <w:rtl/>
        </w:rPr>
        <w:t>חזר בו</w:t>
      </w:r>
    </w:p>
    <w:p w14:paraId="516E054C" w14:textId="210B6711" w:rsidR="00AC0AF5" w:rsidRDefault="00AC0AF5" w:rsidP="00AC0AF5">
      <w:pPr>
        <w:rPr>
          <w:rFonts w:ascii="David" w:hAnsi="David"/>
          <w:sz w:val="32"/>
          <w:rtl/>
        </w:rPr>
      </w:pPr>
      <w:r w:rsidRPr="00C35A2C">
        <w:rPr>
          <w:rFonts w:ascii="David" w:hAnsi="David"/>
          <w:sz w:val="32"/>
          <w:rtl/>
        </w:rPr>
        <w:t xml:space="preserve">ואחר פטירתו יש להם לעשות מה שפסק דאכתי לא </w:t>
      </w:r>
      <w:r w:rsidR="006F6B5D">
        <w:rPr>
          <w:rFonts w:ascii="David" w:hAnsi="David" w:hint="cs"/>
          <w:sz w:val="32"/>
          <w:rtl/>
        </w:rPr>
        <w:t>חזר בו</w:t>
      </w:r>
    </w:p>
    <w:p w14:paraId="5584D000" w14:textId="77777777" w:rsidR="006F6B5D" w:rsidRPr="006F6B5D" w:rsidRDefault="00AC0AF5" w:rsidP="006F6B5D">
      <w:pPr>
        <w:pStyle w:val="36"/>
        <w:framePr w:wrap="notBeside"/>
        <w:rPr>
          <w:rtl/>
        </w:rPr>
      </w:pPr>
      <w:r w:rsidRPr="006F6B5D">
        <w:rPr>
          <w:rtl/>
        </w:rPr>
        <w:t xml:space="preserve">רבא לר"פ </w:t>
      </w:r>
    </w:p>
    <w:p w14:paraId="04CE2322" w14:textId="317AF7E5" w:rsidR="00AC0AF5" w:rsidRPr="00C35A2C" w:rsidRDefault="00AC0AF5" w:rsidP="00AC0AF5">
      <w:pPr>
        <w:rPr>
          <w:rFonts w:ascii="David" w:hAnsi="David"/>
          <w:sz w:val="32"/>
          <w:rtl/>
        </w:rPr>
      </w:pPr>
      <w:r w:rsidRPr="006F6B5D">
        <w:rPr>
          <w:rStyle w:val="affffe"/>
          <w:rtl/>
        </w:rPr>
        <w:t>ור"ה בריה דר"י</w:t>
      </w:r>
      <w:r w:rsidRPr="00C35A2C">
        <w:rPr>
          <w:rFonts w:ascii="David" w:hAnsi="David"/>
          <w:sz w:val="32"/>
          <w:rtl/>
        </w:rPr>
        <w:t xml:space="preserve"> שלא יקרעו פסקיו עד שישאלוהו ואף אחר מיתתו</w:t>
      </w:r>
    </w:p>
    <w:p w14:paraId="26FFF5FE" w14:textId="2641FAC2" w:rsidR="00AC0AF5" w:rsidRDefault="006F6B5D" w:rsidP="006F6B5D">
      <w:pPr>
        <w:rPr>
          <w:rFonts w:ascii="David" w:hAnsi="David"/>
          <w:sz w:val="32"/>
          <w:rtl/>
        </w:rPr>
      </w:pPr>
      <w:r>
        <w:rPr>
          <w:rFonts w:ascii="David" w:hAnsi="David" w:hint="cs"/>
          <w:sz w:val="32"/>
          <w:rtl/>
        </w:rPr>
        <w:t xml:space="preserve">וגם לא ילמדו ממנו </w:t>
      </w:r>
      <w:r w:rsidR="00AC0AF5" w:rsidRPr="00C35A2C">
        <w:rPr>
          <w:rFonts w:ascii="David" w:hAnsi="David"/>
          <w:sz w:val="32"/>
          <w:rtl/>
        </w:rPr>
        <w:t>דאין לדיין אלא מה שעיניו רואות וסברא הויא ראיית הלב</w:t>
      </w:r>
      <w:r>
        <w:rPr>
          <w:rFonts w:ascii="David" w:hAnsi="David" w:hint="cs"/>
          <w:sz w:val="32"/>
          <w:rtl/>
        </w:rPr>
        <w:t xml:space="preserve">-  </w:t>
      </w:r>
      <w:r w:rsidR="00AC0AF5" w:rsidRPr="006F6B5D">
        <w:rPr>
          <w:rStyle w:val="affffe"/>
          <w:rtl/>
        </w:rPr>
        <w:t>כדכתיב</w:t>
      </w:r>
      <w:r w:rsidR="00AC0AF5" w:rsidRPr="00D82B23">
        <w:rPr>
          <w:rStyle w:val="affff8"/>
          <w:rtl/>
        </w:rPr>
        <w:t xml:space="preserve"> </w:t>
      </w:r>
      <w:r w:rsidR="00AC0AF5" w:rsidRPr="00F10693">
        <w:rPr>
          <w:rFonts w:hint="cs"/>
          <w:rtl/>
        </w:rPr>
        <w:t>'</w:t>
      </w:r>
      <w:r w:rsidR="00AC0AF5" w:rsidRPr="00F10693">
        <w:rPr>
          <w:rtl/>
        </w:rPr>
        <w:t>ע</w:t>
      </w:r>
      <w:r w:rsidR="00AC0AF5" w:rsidRPr="00D82B23">
        <w:rPr>
          <w:rStyle w:val="affff8"/>
          <w:rtl/>
        </w:rPr>
        <w:t>מכם בדבר המשפט</w:t>
      </w:r>
      <w:r w:rsidR="00AC0AF5" w:rsidRPr="00F10693">
        <w:rPr>
          <w:rFonts w:hint="cs"/>
          <w:rtl/>
        </w:rPr>
        <w:t>',</w:t>
      </w:r>
    </w:p>
    <w:p w14:paraId="448CD3E2" w14:textId="5692CE3A" w:rsidR="00AC0AF5" w:rsidRPr="001B450D" w:rsidRDefault="001B450D" w:rsidP="00AC0AF5">
      <w:pPr>
        <w:pStyle w:val="aff9"/>
        <w:rPr>
          <w:rtl/>
        </w:rPr>
      </w:pPr>
      <w:r w:rsidRPr="001B450D">
        <w:rPr>
          <w:rFonts w:hint="cs"/>
          <w:rtl/>
        </w:rPr>
        <w:t>***</w:t>
      </w:r>
    </w:p>
    <w:p w14:paraId="69A9714C" w14:textId="77777777" w:rsidR="00AC0AF5" w:rsidRDefault="00AC0AF5" w:rsidP="00982F98">
      <w:pPr>
        <w:pStyle w:val="affe"/>
        <w:framePr w:wrap="around"/>
        <w:rPr>
          <w:rtl/>
        </w:rPr>
      </w:pPr>
      <w:r w:rsidRPr="00C35A2C">
        <w:rPr>
          <w:rtl/>
        </w:rPr>
        <w:t>קלא.</w:t>
      </w:r>
    </w:p>
    <w:p w14:paraId="628BBD32" w14:textId="77777777" w:rsidR="00224610" w:rsidRPr="006F6B5D" w:rsidRDefault="00224610" w:rsidP="00224610">
      <w:pPr>
        <w:pStyle w:val="36"/>
        <w:framePr w:wrap="notBeside"/>
        <w:rPr>
          <w:rtl/>
        </w:rPr>
      </w:pPr>
      <w:r w:rsidRPr="006F6B5D">
        <w:rPr>
          <w:rtl/>
        </w:rPr>
        <w:t xml:space="preserve">בעי רבא </w:t>
      </w:r>
    </w:p>
    <w:p w14:paraId="25E60BA5" w14:textId="77777777" w:rsidR="00224610" w:rsidRDefault="00224610" w:rsidP="00224610">
      <w:pPr>
        <w:rPr>
          <w:rFonts w:ascii="David" w:hAnsi="David"/>
          <w:sz w:val="32"/>
          <w:rtl/>
        </w:rPr>
      </w:pPr>
      <w:r w:rsidRPr="006F6B5D">
        <w:rPr>
          <w:rStyle w:val="affffa"/>
          <w:rtl/>
        </w:rPr>
        <w:t>בבריא היאך</w:t>
      </w:r>
      <w:r w:rsidRPr="00C35A2C">
        <w:rPr>
          <w:rFonts w:ascii="David" w:hAnsi="David"/>
          <w:sz w:val="32"/>
          <w:rtl/>
        </w:rPr>
        <w:t xml:space="preserve"> מי אמרינן </w:t>
      </w:r>
      <w:r w:rsidRPr="006F6B5D">
        <w:rPr>
          <w:rStyle w:val="affffe"/>
          <w:rtl/>
        </w:rPr>
        <w:t>לריב"ב</w:t>
      </w:r>
      <w:r w:rsidRPr="00C35A2C">
        <w:rPr>
          <w:rFonts w:ascii="David" w:hAnsi="David"/>
          <w:sz w:val="32"/>
          <w:rtl/>
        </w:rPr>
        <w:t xml:space="preserve"> דירושה</w:t>
      </w:r>
      <w:r>
        <w:rPr>
          <w:rFonts w:ascii="David" w:hAnsi="David" w:hint="cs"/>
          <w:sz w:val="32"/>
          <w:rtl/>
        </w:rPr>
        <w:t>,</w:t>
      </w:r>
      <w:r w:rsidRPr="00C35A2C">
        <w:rPr>
          <w:rFonts w:ascii="David" w:hAnsi="David"/>
          <w:sz w:val="32"/>
          <w:rtl/>
        </w:rPr>
        <w:t xml:space="preserve">  </w:t>
      </w:r>
      <w:r w:rsidRPr="00395BD9">
        <w:rPr>
          <w:rStyle w:val="affffe"/>
          <w:rFonts w:hint="cs"/>
          <w:rtl/>
        </w:rPr>
        <w:t>או</w:t>
      </w:r>
      <w:r>
        <w:rPr>
          <w:rFonts w:ascii="David" w:hAnsi="David" w:hint="cs"/>
          <w:sz w:val="32"/>
          <w:rtl/>
        </w:rPr>
        <w:t xml:space="preserve"> שאינו </w:t>
      </w:r>
      <w:r w:rsidRPr="00C35A2C">
        <w:rPr>
          <w:rFonts w:ascii="David" w:hAnsi="David"/>
          <w:sz w:val="32"/>
          <w:rtl/>
        </w:rPr>
        <w:t xml:space="preserve">בר </w:t>
      </w:r>
      <w:r>
        <w:rPr>
          <w:rFonts w:ascii="David" w:hAnsi="David" w:hint="cs"/>
          <w:sz w:val="32"/>
          <w:rtl/>
        </w:rPr>
        <w:t xml:space="preserve">ירושה. </w:t>
      </w:r>
    </w:p>
    <w:p w14:paraId="055982AD" w14:textId="77777777" w:rsidR="00224610" w:rsidRPr="006F6B5D" w:rsidRDefault="00224610" w:rsidP="00224610">
      <w:pPr>
        <w:pStyle w:val="36"/>
        <w:framePr w:wrap="notBeside"/>
        <w:rPr>
          <w:rtl/>
        </w:rPr>
      </w:pPr>
      <w:r w:rsidRPr="006F6B5D">
        <w:rPr>
          <w:rtl/>
        </w:rPr>
        <w:t xml:space="preserve">ת"ש </w:t>
      </w:r>
    </w:p>
    <w:p w14:paraId="55F6D022" w14:textId="77777777" w:rsidR="00224610" w:rsidRDefault="00224610" w:rsidP="00224610">
      <w:pPr>
        <w:rPr>
          <w:rFonts w:ascii="David" w:hAnsi="David"/>
          <w:sz w:val="32"/>
          <w:rtl/>
        </w:rPr>
      </w:pPr>
      <w:r w:rsidRPr="00C35A2C">
        <w:rPr>
          <w:rFonts w:ascii="David" w:hAnsi="David"/>
          <w:sz w:val="32"/>
          <w:rtl/>
        </w:rPr>
        <w:t xml:space="preserve">דגרסי </w:t>
      </w:r>
      <w:r w:rsidRPr="006F6B5D">
        <w:rPr>
          <w:rFonts w:ascii="David" w:hAnsi="David"/>
          <w:b/>
          <w:bCs/>
          <w:sz w:val="32"/>
          <w:rtl/>
        </w:rPr>
        <w:t>ירתון</w:t>
      </w:r>
      <w:r w:rsidRPr="00C35A2C">
        <w:rPr>
          <w:rFonts w:ascii="David" w:hAnsi="David"/>
          <w:sz w:val="32"/>
          <w:rtl/>
        </w:rPr>
        <w:t xml:space="preserve"> דאי יסבון תנן</w:t>
      </w:r>
      <w:r>
        <w:rPr>
          <w:rFonts w:ascii="David" w:hAnsi="David" w:hint="cs"/>
          <w:sz w:val="32"/>
          <w:rtl/>
        </w:rPr>
        <w:t xml:space="preserve">- </w:t>
      </w:r>
      <w:r w:rsidRPr="00C35A2C">
        <w:rPr>
          <w:rFonts w:ascii="David" w:hAnsi="David"/>
          <w:sz w:val="32"/>
          <w:rtl/>
        </w:rPr>
        <w:t xml:space="preserve"> בנין דיכרין לא גבי ממשעבדי</w:t>
      </w:r>
    </w:p>
    <w:p w14:paraId="789B8569" w14:textId="77777777" w:rsidR="00224610" w:rsidRPr="00224610" w:rsidRDefault="00224610" w:rsidP="00224610">
      <w:pPr>
        <w:pStyle w:val="36"/>
        <w:framePr w:wrap="notBeside"/>
        <w:rPr>
          <w:rtl/>
        </w:rPr>
      </w:pPr>
      <w:r w:rsidRPr="00224610">
        <w:rPr>
          <w:rtl/>
        </w:rPr>
        <w:t>ר"פ לאביי</w:t>
      </w:r>
    </w:p>
    <w:p w14:paraId="0159FDEA" w14:textId="77777777" w:rsidR="00224610" w:rsidRDefault="00224610" w:rsidP="00224610">
      <w:pPr>
        <w:rPr>
          <w:rFonts w:ascii="David" w:hAnsi="David"/>
          <w:sz w:val="32"/>
          <w:rtl/>
        </w:rPr>
      </w:pPr>
      <w:r w:rsidRPr="00C35A2C">
        <w:rPr>
          <w:rFonts w:ascii="David" w:hAnsi="David"/>
          <w:sz w:val="32"/>
          <w:rtl/>
        </w:rPr>
        <w:t xml:space="preserve">הא אאמדשלב"ל </w:t>
      </w:r>
      <w:r w:rsidRPr="00224610">
        <w:rPr>
          <w:rStyle w:val="affffe"/>
          <w:rtl/>
        </w:rPr>
        <w:t>ואפי' לר"מ</w:t>
      </w:r>
      <w:r>
        <w:rPr>
          <w:rStyle w:val="affffe"/>
          <w:rFonts w:hint="cs"/>
          <w:rtl/>
        </w:rPr>
        <w:t>:</w:t>
      </w:r>
      <w:r w:rsidRPr="00C35A2C">
        <w:rPr>
          <w:rFonts w:ascii="David" w:hAnsi="David"/>
          <w:sz w:val="32"/>
          <w:rtl/>
        </w:rPr>
        <w:t xml:space="preserve"> </w:t>
      </w:r>
      <w:r>
        <w:rPr>
          <w:rFonts w:ascii="David" w:hAnsi="David" w:hint="cs"/>
          <w:sz w:val="32"/>
          <w:rtl/>
        </w:rPr>
        <w:t xml:space="preserve">הא </w:t>
      </w:r>
      <w:r w:rsidRPr="00C35A2C">
        <w:rPr>
          <w:rFonts w:ascii="David" w:hAnsi="David"/>
          <w:sz w:val="32"/>
          <w:rtl/>
        </w:rPr>
        <w:t>לדבר שאינו בעולם אינו מקנה</w:t>
      </w:r>
    </w:p>
    <w:p w14:paraId="746EBBB8" w14:textId="77777777" w:rsidR="00224610" w:rsidRPr="00224610" w:rsidRDefault="00224610" w:rsidP="00224610">
      <w:pPr>
        <w:pStyle w:val="36"/>
        <w:framePr w:wrap="notBeside"/>
        <w:rPr>
          <w:rtl/>
        </w:rPr>
      </w:pPr>
      <w:r w:rsidRPr="00224610">
        <w:rPr>
          <w:rFonts w:hint="cs"/>
          <w:rtl/>
        </w:rPr>
        <w:t>-</w:t>
      </w:r>
      <w:r>
        <w:rPr>
          <w:rtl/>
        </w:rPr>
        <w:t xml:space="preserve"> </w:t>
      </w:r>
      <w:r w:rsidRPr="00224610">
        <w:rPr>
          <w:rtl/>
        </w:rPr>
        <w:t xml:space="preserve">אלא </w:t>
      </w:r>
    </w:p>
    <w:p w14:paraId="57246726" w14:textId="77777777" w:rsidR="00224610" w:rsidRPr="00224610" w:rsidRDefault="00224610" w:rsidP="00224610">
      <w:pPr>
        <w:rPr>
          <w:rStyle w:val="afffff0"/>
          <w:rtl/>
        </w:rPr>
      </w:pPr>
      <w:r w:rsidRPr="00C35A2C">
        <w:rPr>
          <w:rFonts w:ascii="David" w:hAnsi="David"/>
          <w:sz w:val="32"/>
          <w:rtl/>
        </w:rPr>
        <w:t>דתנאי ב"ד שאני ו</w:t>
      </w:r>
      <w:r>
        <w:rPr>
          <w:rFonts w:ascii="David" w:hAnsi="David"/>
          <w:sz w:val="32"/>
          <w:rtl/>
        </w:rPr>
        <w:t xml:space="preserve">לכך </w:t>
      </w:r>
      <w:r w:rsidRPr="00C35A2C">
        <w:rPr>
          <w:rFonts w:ascii="David" w:hAnsi="David"/>
          <w:sz w:val="32"/>
          <w:rtl/>
        </w:rPr>
        <w:t xml:space="preserve"> מהני </w:t>
      </w:r>
      <w:r>
        <w:rPr>
          <w:rFonts w:ascii="David" w:hAnsi="David"/>
          <w:sz w:val="32"/>
          <w:rtl/>
        </w:rPr>
        <w:tab/>
      </w:r>
      <w:r>
        <w:rPr>
          <w:rFonts w:ascii="David" w:hAnsi="David"/>
          <w:sz w:val="32"/>
          <w:rtl/>
        </w:rPr>
        <w:tab/>
      </w:r>
      <w:r>
        <w:rPr>
          <w:rFonts w:ascii="David" w:hAnsi="David"/>
          <w:sz w:val="32"/>
          <w:rtl/>
        </w:rPr>
        <w:tab/>
      </w:r>
      <w:r>
        <w:rPr>
          <w:rFonts w:ascii="David" w:hAnsi="David"/>
          <w:sz w:val="32"/>
          <w:rtl/>
        </w:rPr>
        <w:tab/>
      </w:r>
      <w:r>
        <w:rPr>
          <w:rStyle w:val="afffff0"/>
          <w:rtl/>
        </w:rPr>
        <w:t xml:space="preserve">[ומדינא דהפקר ב"ד הפקר- </w:t>
      </w:r>
      <w:r>
        <w:rPr>
          <w:rStyle w:val="affffe"/>
          <w:rtl/>
          <w:rPrChange w:id="9491" w:author="מנוע אמוראים" w:date="2026-10-05T16:41:09Z">
            <w:rPr>
              <w:rStyle w:val="afffff0"/>
              <w:rtl/>
            </w:rPr>
          </w:rPrChange>
        </w:rPr>
        <w:t xml:space="preserve">רשב"ם</w:t>
      </w:r>
      <w:r>
        <w:rPr>
          <w:rStyle w:val="afffff0"/>
          <w:rtl/>
        </w:rPr>
        <w:t xml:space="preserve">]</w:t>
      </w:r>
    </w:p>
    <w:p w14:paraId="2A95F200" w14:textId="77777777" w:rsidR="00224610" w:rsidRPr="00224610" w:rsidRDefault="00224610" w:rsidP="00224610">
      <w:pPr>
        <w:pStyle w:val="36"/>
        <w:framePr w:wrap="notBeside"/>
        <w:rPr>
          <w:rtl/>
        </w:rPr>
      </w:pPr>
      <w:r w:rsidRPr="00224610">
        <w:rPr>
          <w:rFonts w:hint="cs"/>
          <w:rtl/>
        </w:rPr>
        <w:t xml:space="preserve">ר''נ הוכיח </w:t>
      </w:r>
    </w:p>
    <w:p w14:paraId="5571B1A1" w14:textId="77777777" w:rsidR="00224610" w:rsidRPr="00395BD9" w:rsidRDefault="00224610" w:rsidP="00224610">
      <w:pPr>
        <w:spacing w:after="60"/>
        <w:rPr>
          <w:rStyle w:val="afffff0"/>
          <w:rFonts w:cs="PFT_Frank"/>
          <w:bCs/>
          <w:spacing w:val="2"/>
          <w:szCs w:val="14"/>
          <w:rtl/>
        </w:rPr>
      </w:pPr>
      <w:r w:rsidRPr="00395BD9">
        <w:rPr>
          <w:rFonts w:hint="cs"/>
          <w:rtl/>
        </w:rPr>
        <w:t xml:space="preserve">מדהניח לשון יסבון והשתמש בלשון ירתון </w:t>
      </w:r>
      <w:r w:rsidRPr="00395BD9">
        <w:rPr>
          <w:rStyle w:val="afffff0"/>
          <w:rFonts w:hint="cs"/>
          <w:rtl/>
        </w:rPr>
        <w:t xml:space="preserve">והיינו שבכוחו להוריש כריב''ב </w:t>
      </w:r>
      <w:r w:rsidRPr="00395BD9">
        <w:rPr>
          <w:rStyle w:val="aff1"/>
          <w:rFonts w:ascii="Fb Fontext" w:hAnsi="Fb Fontext" w:cs="PFT_Frank"/>
          <w:bCs/>
          <w:sz w:val="14"/>
          <w:szCs w:val="14"/>
          <w:rtl/>
        </w:rPr>
        <w:footnoteReference w:id="107"/>
      </w:r>
    </w:p>
    <w:p w14:paraId="05B86035" w14:textId="77777777" w:rsidR="00224610" w:rsidRPr="00224610" w:rsidRDefault="00224610" w:rsidP="00224610">
      <w:pPr>
        <w:pStyle w:val="36"/>
        <w:framePr w:wrap="notBeside"/>
        <w:rPr>
          <w:rtl/>
        </w:rPr>
      </w:pPr>
      <w:r w:rsidRPr="00224610">
        <w:rPr>
          <w:rtl/>
        </w:rPr>
        <w:t xml:space="preserve">הדר א"ל אביי </w:t>
      </w:r>
    </w:p>
    <w:p w14:paraId="0D4F8841" w14:textId="77777777" w:rsidR="00224610" w:rsidRDefault="00224610" w:rsidP="00224610">
      <w:pPr>
        <w:rPr>
          <w:rFonts w:ascii="David" w:hAnsi="David"/>
          <w:sz w:val="32"/>
          <w:rtl/>
        </w:rPr>
      </w:pPr>
      <w:r w:rsidRPr="00C35A2C">
        <w:rPr>
          <w:rFonts w:ascii="David" w:hAnsi="David"/>
          <w:sz w:val="32"/>
          <w:rtl/>
        </w:rPr>
        <w:t>דלזה בירושה ולזה במתנה אפי</w:t>
      </w:r>
      <w:r w:rsidRPr="00F10693">
        <w:rPr>
          <w:rtl/>
        </w:rPr>
        <w:t xml:space="preserve">' </w:t>
      </w:r>
      <w:r w:rsidRPr="00C35A2C">
        <w:rPr>
          <w:rFonts w:ascii="David" w:hAnsi="David"/>
          <w:sz w:val="32"/>
          <w:rtl/>
        </w:rPr>
        <w:t>רבנן מודו</w:t>
      </w:r>
    </w:p>
    <w:p w14:paraId="3F2AE587" w14:textId="77777777" w:rsidR="00224610" w:rsidRPr="00224610" w:rsidRDefault="00224610" w:rsidP="00224610">
      <w:pPr>
        <w:pStyle w:val="36"/>
        <w:framePr w:wrap="notBeside"/>
        <w:rPr>
          <w:rtl/>
        </w:rPr>
      </w:pPr>
      <w:r w:rsidRPr="00224610">
        <w:rPr>
          <w:rtl/>
        </w:rPr>
        <w:t xml:space="preserve">ולאשמעינן </w:t>
      </w:r>
    </w:p>
    <w:p w14:paraId="6BB4438F" w14:textId="77777777" w:rsidR="00224610" w:rsidRPr="00C35A2C" w:rsidRDefault="00224610" w:rsidP="00224610">
      <w:pPr>
        <w:rPr>
          <w:rFonts w:ascii="David" w:hAnsi="David"/>
          <w:sz w:val="32"/>
          <w:rtl/>
        </w:rPr>
      </w:pPr>
      <w:r w:rsidRPr="00C35A2C">
        <w:rPr>
          <w:rFonts w:ascii="David" w:hAnsi="David"/>
          <w:sz w:val="32"/>
          <w:rtl/>
        </w:rPr>
        <w:t>דרבנן מודו אפי</w:t>
      </w:r>
      <w:r w:rsidRPr="00F10693">
        <w:rPr>
          <w:rtl/>
        </w:rPr>
        <w:t xml:space="preserve">' </w:t>
      </w:r>
      <w:r w:rsidRPr="00C35A2C">
        <w:rPr>
          <w:rFonts w:ascii="David" w:hAnsi="David"/>
          <w:sz w:val="32"/>
          <w:rtl/>
        </w:rPr>
        <w:t>בשני שדות ושני בנ"א ובלבד שיהא תכ"ד</w:t>
      </w:r>
    </w:p>
    <w:p w14:paraId="7D90A4C7" w14:textId="77777777" w:rsidR="00224610" w:rsidRPr="00224610" w:rsidRDefault="00224610" w:rsidP="00224610">
      <w:pPr>
        <w:pStyle w:val="36"/>
        <w:framePr w:wrap="notBeside"/>
        <w:rPr>
          <w:rtl/>
        </w:rPr>
      </w:pPr>
      <w:r w:rsidRPr="00224610">
        <w:rPr>
          <w:rtl/>
        </w:rPr>
        <w:t xml:space="preserve">ואין להוכיח </w:t>
      </w:r>
    </w:p>
    <w:p w14:paraId="310E72C9" w14:textId="77777777" w:rsidR="00224610" w:rsidRDefault="00224610" w:rsidP="00224610">
      <w:pPr>
        <w:rPr>
          <w:rFonts w:ascii="David" w:hAnsi="David"/>
          <w:sz w:val="32"/>
          <w:rtl/>
        </w:rPr>
      </w:pPr>
      <w:r w:rsidRPr="00C414D2">
        <w:rPr>
          <w:rFonts w:ascii="David" w:hAnsi="David"/>
          <w:spacing w:val="-2"/>
          <w:sz w:val="32"/>
          <w:rtl/>
        </w:rPr>
        <w:t xml:space="preserve">דבחד ב"ד אתקון </w:t>
      </w:r>
      <w:r w:rsidRPr="00224610">
        <w:rPr>
          <w:rStyle w:val="affffe"/>
          <w:rtl/>
        </w:rPr>
        <w:t>וכדדרש ר"א בכרם ביבנה</w:t>
      </w:r>
      <w:r w:rsidRPr="00C414D2">
        <w:rPr>
          <w:rFonts w:ascii="David" w:hAnsi="David"/>
          <w:spacing w:val="-2"/>
          <w:sz w:val="32"/>
          <w:rtl/>
        </w:rPr>
        <w:t xml:space="preserve"> </w:t>
      </w:r>
      <w:r w:rsidRPr="00224610">
        <w:rPr>
          <w:rtl/>
        </w:rPr>
        <w:t>דאפשר דב"ד בתרא תקון כב"ד קמא</w:t>
      </w:r>
      <w:r>
        <w:rPr>
          <w:rFonts w:hint="cs"/>
          <w:rtl/>
        </w:rPr>
        <w:t xml:space="preserve">, </w:t>
      </w:r>
      <w:r>
        <w:rPr>
          <w:rFonts w:ascii="David" w:hAnsi="David" w:hint="cs"/>
          <w:sz w:val="32"/>
          <w:rtl/>
        </w:rPr>
        <w:t>כדי ש</w:t>
      </w:r>
      <w:r w:rsidRPr="00C35A2C">
        <w:rPr>
          <w:rFonts w:ascii="David" w:hAnsi="David"/>
          <w:sz w:val="32"/>
          <w:rtl/>
        </w:rPr>
        <w:t>לא תיקשי תקנה אתקנה</w:t>
      </w:r>
      <w:r>
        <w:rPr>
          <w:rStyle w:val="aff1"/>
          <w:rFonts w:ascii="David" w:hAnsi="David"/>
          <w:sz w:val="32"/>
          <w:rtl/>
        </w:rPr>
        <w:footnoteReference w:id="108"/>
      </w:r>
    </w:p>
    <w:p w14:paraId="125652AD" w14:textId="77777777" w:rsidR="00224610" w:rsidRPr="001B450D" w:rsidRDefault="00224610" w:rsidP="00224610">
      <w:pPr>
        <w:pStyle w:val="aff9"/>
        <w:rPr>
          <w:rtl/>
        </w:rPr>
      </w:pPr>
      <w:r w:rsidRPr="001B450D">
        <w:rPr>
          <w:rFonts w:hint="cs"/>
          <w:rtl/>
        </w:rPr>
        <w:t>***</w:t>
      </w:r>
    </w:p>
    <w:p w14:paraId="14AE7F88" w14:textId="77777777" w:rsidR="00224610" w:rsidRPr="00C35A2C" w:rsidRDefault="00224610" w:rsidP="00224610">
      <w:pPr>
        <w:pStyle w:val="affe"/>
        <w:framePr w:wrap="around"/>
        <w:rPr>
          <w:rtl/>
        </w:rPr>
      </w:pPr>
      <w:r w:rsidRPr="00C35A2C">
        <w:rPr>
          <w:rtl/>
        </w:rPr>
        <w:t>קלא:</w:t>
      </w:r>
    </w:p>
    <w:p w14:paraId="055F3F3B" w14:textId="77777777" w:rsidR="00224610" w:rsidRPr="00395BD9" w:rsidRDefault="00224610" w:rsidP="00224610">
      <w:pPr>
        <w:pStyle w:val="36"/>
        <w:framePr w:wrap="notBeside"/>
        <w:rPr>
          <w:rtl/>
        </w:rPr>
      </w:pPr>
      <w:r w:rsidRPr="00395BD9">
        <w:rPr>
          <w:rtl/>
        </w:rPr>
        <w:t xml:space="preserve">אשתו גמורה </w:t>
      </w:r>
    </w:p>
    <w:p w14:paraId="32095E1A" w14:textId="77777777" w:rsidR="00224610" w:rsidRDefault="00224610" w:rsidP="00224610">
      <w:pPr>
        <w:rPr>
          <w:rFonts w:ascii="David" w:hAnsi="David"/>
          <w:sz w:val="32"/>
          <w:rtl/>
        </w:rPr>
      </w:pPr>
      <w:r w:rsidRPr="00C35A2C">
        <w:rPr>
          <w:rFonts w:ascii="David" w:hAnsi="David"/>
          <w:sz w:val="32"/>
          <w:rtl/>
        </w:rPr>
        <w:t xml:space="preserve">אצל בניה, בניו, אחיו, ואחר </w:t>
      </w:r>
      <w:r w:rsidRPr="00224610">
        <w:rPr>
          <w:rStyle w:val="afffff0"/>
          <w:rtl/>
        </w:rPr>
        <w:t>לכל הה"ת -</w:t>
      </w:r>
      <w:r w:rsidRPr="00C35A2C">
        <w:rPr>
          <w:rFonts w:ascii="David" w:hAnsi="David"/>
          <w:sz w:val="32"/>
          <w:rtl/>
        </w:rPr>
        <w:t>אפוטרופא</w:t>
      </w:r>
    </w:p>
    <w:p w14:paraId="2C6BD09B" w14:textId="77777777" w:rsidR="00224610" w:rsidRPr="00395BD9" w:rsidRDefault="00224610" w:rsidP="00224610">
      <w:pPr>
        <w:pStyle w:val="36"/>
        <w:framePr w:wrap="notBeside"/>
        <w:rPr>
          <w:rtl/>
        </w:rPr>
      </w:pPr>
      <w:r w:rsidRPr="00395BD9">
        <w:rPr>
          <w:rtl/>
        </w:rPr>
        <w:t>ארוסה וגרושה</w:t>
      </w:r>
    </w:p>
    <w:p w14:paraId="3F2E96E3" w14:textId="77777777" w:rsidR="00224610" w:rsidRPr="00C35A2C" w:rsidRDefault="00224610" w:rsidP="00224610">
      <w:pPr>
        <w:rPr>
          <w:rFonts w:ascii="David" w:hAnsi="David"/>
          <w:sz w:val="32"/>
          <w:rtl/>
        </w:rPr>
      </w:pPr>
      <w:r w:rsidRPr="00C35A2C">
        <w:rPr>
          <w:rFonts w:ascii="David" w:hAnsi="David"/>
          <w:sz w:val="32"/>
          <w:rtl/>
        </w:rPr>
        <w:t>מתנה</w:t>
      </w:r>
    </w:p>
    <w:p w14:paraId="795F4E5D" w14:textId="77777777" w:rsidR="00224610" w:rsidRPr="00395BD9" w:rsidRDefault="00224610" w:rsidP="00224610">
      <w:pPr>
        <w:pStyle w:val="36"/>
        <w:framePr w:wrap="notBeside"/>
        <w:rPr>
          <w:rtl/>
        </w:rPr>
      </w:pPr>
      <w:r w:rsidRPr="00395BD9">
        <w:rPr>
          <w:rtl/>
        </w:rPr>
        <w:t xml:space="preserve">בנו </w:t>
      </w:r>
    </w:p>
    <w:p w14:paraId="584E4610" w14:textId="77777777" w:rsidR="00224610" w:rsidRDefault="00224610" w:rsidP="00224610">
      <w:pPr>
        <w:rPr>
          <w:rFonts w:ascii="David" w:hAnsi="David"/>
          <w:sz w:val="32"/>
          <w:rtl/>
        </w:rPr>
      </w:pPr>
      <w:r w:rsidRPr="0081371E">
        <w:rPr>
          <w:rStyle w:val="afff8"/>
          <w:rtl/>
        </w:rPr>
        <w:t>אצל שאר בנים</w:t>
      </w:r>
      <w:r w:rsidRPr="00C35A2C">
        <w:rPr>
          <w:rFonts w:ascii="David" w:hAnsi="David"/>
          <w:sz w:val="32"/>
          <w:rtl/>
        </w:rPr>
        <w:t xml:space="preserve"> אחר </w:t>
      </w:r>
      <w:r w:rsidRPr="00224610">
        <w:rPr>
          <w:rStyle w:val="afffff0"/>
          <w:rtl/>
        </w:rPr>
        <w:t>[לכל הה"ת]</w:t>
      </w:r>
      <w:r w:rsidRPr="00C35A2C">
        <w:rPr>
          <w:rFonts w:ascii="David" w:hAnsi="David"/>
          <w:sz w:val="32"/>
          <w:rtl/>
        </w:rPr>
        <w:t xml:space="preserve"> ואפי</w:t>
      </w:r>
      <w:r w:rsidRPr="00F10693">
        <w:rPr>
          <w:rtl/>
        </w:rPr>
        <w:t xml:space="preserve">' </w:t>
      </w:r>
      <w:r w:rsidRPr="00C35A2C">
        <w:rPr>
          <w:rFonts w:ascii="David" w:hAnsi="David"/>
          <w:sz w:val="32"/>
          <w:rtl/>
        </w:rPr>
        <w:t xml:space="preserve">קטן- אפוטרופא, </w:t>
      </w:r>
    </w:p>
    <w:p w14:paraId="4DE2AC74" w14:textId="77777777" w:rsidR="00224610" w:rsidRDefault="00224610" w:rsidP="00224610">
      <w:pPr>
        <w:ind w:left="904" w:firstLine="113"/>
        <w:rPr>
          <w:rFonts w:ascii="David" w:hAnsi="David"/>
          <w:sz w:val="32"/>
          <w:rtl/>
        </w:rPr>
      </w:pPr>
      <w:r w:rsidRPr="00C35A2C">
        <w:rPr>
          <w:rFonts w:ascii="David" w:hAnsi="David"/>
          <w:sz w:val="32"/>
          <w:rtl/>
        </w:rPr>
        <w:t>ולגבי אשתו בשהוא יחיד-מתנה</w:t>
      </w:r>
    </w:p>
    <w:p w14:paraId="0BFEB36A" w14:textId="77777777" w:rsidR="00224610" w:rsidRPr="00395BD9" w:rsidRDefault="00224610" w:rsidP="00224610">
      <w:pPr>
        <w:pStyle w:val="36"/>
        <w:framePr w:wrap="notBeside"/>
        <w:rPr>
          <w:rtl/>
        </w:rPr>
      </w:pPr>
      <w:r w:rsidRPr="00395BD9">
        <w:rPr>
          <w:rtl/>
        </w:rPr>
        <w:t xml:space="preserve">אחר </w:t>
      </w:r>
    </w:p>
    <w:p w14:paraId="453591BF" w14:textId="77777777" w:rsidR="00224610" w:rsidRPr="00C35A2C" w:rsidRDefault="00224610" w:rsidP="00BA587E">
      <w:pPr>
        <w:rPr>
          <w:rFonts w:ascii="David" w:hAnsi="David"/>
          <w:sz w:val="32"/>
          <w:rtl/>
        </w:rPr>
      </w:pPr>
      <w:r w:rsidRPr="00224610">
        <w:rPr>
          <w:rStyle w:val="afffff0"/>
          <w:rtl/>
        </w:rPr>
        <w:t>[לכל הה"ת]</w:t>
      </w:r>
      <w:r w:rsidRPr="00C35A2C">
        <w:rPr>
          <w:rFonts w:ascii="David" w:hAnsi="David"/>
          <w:sz w:val="32"/>
          <w:rtl/>
        </w:rPr>
        <w:t xml:space="preserve"> </w:t>
      </w:r>
      <w:r w:rsidRPr="0081371E">
        <w:rPr>
          <w:rStyle w:val="afff8"/>
          <w:rtl/>
        </w:rPr>
        <w:t>-</w:t>
      </w:r>
      <w:r w:rsidRPr="00C35A2C">
        <w:rPr>
          <w:rFonts w:ascii="David" w:hAnsi="David"/>
          <w:sz w:val="32"/>
          <w:rtl/>
        </w:rPr>
        <w:t>מתנה</w:t>
      </w:r>
    </w:p>
    <w:p w14:paraId="3325149E" w14:textId="77777777" w:rsidR="00224610" w:rsidRPr="00395BD9" w:rsidRDefault="00224610" w:rsidP="00224610">
      <w:pPr>
        <w:pStyle w:val="36"/>
        <w:framePr w:wrap="notBeside"/>
        <w:rPr>
          <w:rtl/>
        </w:rPr>
      </w:pPr>
      <w:r w:rsidRPr="00395BD9">
        <w:rPr>
          <w:rtl/>
        </w:rPr>
        <w:t xml:space="preserve">בת אצל הבנים </w:t>
      </w:r>
    </w:p>
    <w:p w14:paraId="3094CF23" w14:textId="77777777" w:rsidR="00224610" w:rsidRDefault="00224610" w:rsidP="00BA587E">
      <w:pPr>
        <w:rPr>
          <w:rFonts w:ascii="David" w:hAnsi="David"/>
          <w:sz w:val="32"/>
          <w:rtl/>
        </w:rPr>
      </w:pPr>
      <w:r w:rsidRPr="00395BD9">
        <w:rPr>
          <w:rStyle w:val="affffe"/>
          <w:rtl/>
        </w:rPr>
        <w:t>לרבינא</w:t>
      </w:r>
      <w:r>
        <w:rPr>
          <w:rStyle w:val="affffe"/>
          <w:rFonts w:hint="cs"/>
          <w:rtl/>
        </w:rPr>
        <w:t>:</w:t>
      </w:r>
      <w:r w:rsidRPr="00C35A2C">
        <w:rPr>
          <w:rFonts w:ascii="David" w:hAnsi="David"/>
          <w:sz w:val="32"/>
          <w:rtl/>
        </w:rPr>
        <w:t xml:space="preserve"> לא קנתה </w:t>
      </w:r>
      <w:r w:rsidRPr="00395BD9">
        <w:rPr>
          <w:rStyle w:val="affffe"/>
          <w:rtl/>
        </w:rPr>
        <w:t>ולר"ע</w:t>
      </w:r>
      <w:r>
        <w:rPr>
          <w:rStyle w:val="affffe"/>
          <w:rFonts w:hint="cs"/>
          <w:rtl/>
        </w:rPr>
        <w:t>:</w:t>
      </w:r>
      <w:r w:rsidRPr="00C35A2C">
        <w:rPr>
          <w:rFonts w:ascii="David" w:hAnsi="David"/>
          <w:sz w:val="32"/>
          <w:rtl/>
        </w:rPr>
        <w:t xml:space="preserve"> קנתה</w:t>
      </w:r>
    </w:p>
    <w:p w14:paraId="16BD0DD9" w14:textId="7D87BDD4" w:rsidR="00BA587E" w:rsidRDefault="00BA587E" w:rsidP="00BA587E">
      <w:pPr>
        <w:pStyle w:val="aff9"/>
        <w:rPr>
          <w:rtl/>
        </w:rPr>
      </w:pPr>
      <w:r>
        <w:rPr>
          <w:rFonts w:hint="cs"/>
          <w:rtl/>
        </w:rPr>
        <w:t>***</w:t>
      </w:r>
    </w:p>
    <w:p w14:paraId="40251A75" w14:textId="77777777" w:rsidR="009B524C" w:rsidRPr="00282A9E" w:rsidRDefault="009B524C" w:rsidP="009B524C">
      <w:pPr>
        <w:pStyle w:val="36"/>
        <w:framePr w:wrap="notBeside"/>
        <w:rPr>
          <w:rtl/>
        </w:rPr>
      </w:pPr>
      <w:r w:rsidRPr="00282A9E">
        <w:rPr>
          <w:rtl/>
        </w:rPr>
        <w:t xml:space="preserve">בעי רבא </w:t>
      </w:r>
    </w:p>
    <w:p w14:paraId="6A74D7DD" w14:textId="77777777" w:rsidR="009B524C" w:rsidRPr="009B524C" w:rsidRDefault="009B524C" w:rsidP="009B524C">
      <w:pPr>
        <w:pStyle w:val="affff9"/>
        <w:rPr>
          <w:rtl/>
        </w:rPr>
      </w:pPr>
      <w:r w:rsidRPr="009B524C">
        <w:rPr>
          <w:rtl/>
        </w:rPr>
        <w:t xml:space="preserve">בבריא </w:t>
      </w:r>
      <w:r w:rsidRPr="009B524C">
        <w:rPr>
          <w:rStyle w:val="affffe"/>
          <w:b/>
          <w:bCs w:val="0"/>
          <w:rtl/>
        </w:rPr>
        <w:t xml:space="preserve">אי </w:t>
      </w:r>
      <w:r w:rsidRPr="009B524C">
        <w:rPr>
          <w:rStyle w:val="affffe"/>
          <w:rFonts w:hint="cs"/>
          <w:b/>
          <w:bCs w:val="0"/>
          <w:rtl/>
        </w:rPr>
        <w:t>אמרי'</w:t>
      </w:r>
      <w:r w:rsidRPr="009B524C">
        <w:rPr>
          <w:rtl/>
        </w:rPr>
        <w:t xml:space="preserve"> </w:t>
      </w:r>
      <w:r w:rsidRPr="009B524C">
        <w:rPr>
          <w:rFonts w:hint="cs"/>
          <w:rtl/>
        </w:rPr>
        <w:t xml:space="preserve">דנח לו שישמעו דבריה כבר מעכשיו </w:t>
      </w:r>
    </w:p>
    <w:p w14:paraId="1F8A1F91" w14:textId="77777777" w:rsidR="009B524C" w:rsidRPr="00282A9E" w:rsidRDefault="009B524C" w:rsidP="009B524C">
      <w:pPr>
        <w:pStyle w:val="36"/>
        <w:framePr w:wrap="notBeside"/>
        <w:rPr>
          <w:rtl/>
        </w:rPr>
      </w:pPr>
      <w:r w:rsidRPr="00282A9E">
        <w:rPr>
          <w:rtl/>
        </w:rPr>
        <w:t xml:space="preserve">ת"ש </w:t>
      </w:r>
    </w:p>
    <w:p w14:paraId="10E9AED5" w14:textId="1A6EEA71" w:rsidR="009B524C" w:rsidRDefault="009B524C" w:rsidP="009B524C">
      <w:pPr>
        <w:rPr>
          <w:rFonts w:ascii="David" w:hAnsi="David"/>
          <w:sz w:val="32"/>
          <w:rtl/>
        </w:rPr>
      </w:pPr>
      <w:r w:rsidRPr="00CB7620">
        <w:rPr>
          <w:rStyle w:val="afff8"/>
          <w:rFonts w:asciiTheme="minorHAnsi" w:hAnsiTheme="minorHAnsi"/>
          <w:sz w:val="22"/>
          <w:rtl/>
        </w:rPr>
        <w:t xml:space="preserve">כתב פירות לאשתו </w:t>
      </w:r>
      <w:r>
        <w:rPr>
          <w:rStyle w:val="afff8"/>
          <w:rtl/>
        </w:rPr>
        <w:tab/>
      </w:r>
      <w:r>
        <w:rPr>
          <w:rStyle w:val="afff8"/>
          <w:rtl/>
        </w:rPr>
        <w:tab/>
      </w:r>
      <w:r>
        <w:rPr>
          <w:rStyle w:val="afff8"/>
          <w:rtl/>
        </w:rPr>
        <w:tab/>
      </w:r>
      <w:r>
        <w:rPr>
          <w:rStyle w:val="afff8"/>
          <w:rtl/>
        </w:rPr>
        <w:tab/>
      </w:r>
      <w:r>
        <w:rPr>
          <w:rStyle w:val="afff8"/>
          <w:rtl/>
        </w:rPr>
        <w:tab/>
      </w:r>
      <w:r>
        <w:rPr>
          <w:rStyle w:val="afff8"/>
          <w:rFonts w:hint="cs"/>
          <w:rtl/>
        </w:rPr>
        <w:t xml:space="preserve"> </w:t>
      </w:r>
      <w:r w:rsidR="00BA587E">
        <w:rPr>
          <w:rStyle w:val="afff8"/>
          <w:rtl/>
        </w:rPr>
        <w:ptab w:relativeTo="margin" w:alignment="right" w:leader="none"/>
      </w:r>
      <w:r w:rsidRPr="00CB7620">
        <w:rPr>
          <w:rStyle w:val="afff8"/>
          <w:rFonts w:asciiTheme="minorHAnsi" w:hAnsiTheme="minorHAnsi" w:hint="cs"/>
          <w:sz w:val="22"/>
          <w:rtl/>
        </w:rPr>
        <w:t xml:space="preserve">- </w:t>
      </w:r>
      <w:r w:rsidRPr="00C35A2C">
        <w:rPr>
          <w:rFonts w:ascii="David" w:hAnsi="David"/>
          <w:sz w:val="32"/>
          <w:rtl/>
        </w:rPr>
        <w:t>גובה כתובתה מן הקרקע</w:t>
      </w:r>
      <w:r>
        <w:rPr>
          <w:rStyle w:val="aff1"/>
          <w:rFonts w:ascii="David" w:hAnsi="David"/>
          <w:sz w:val="32"/>
          <w:rtl/>
        </w:rPr>
        <w:footnoteReference w:id="109"/>
      </w:r>
    </w:p>
    <w:p w14:paraId="6FE4DAD9" w14:textId="228F2742" w:rsidR="009B524C" w:rsidRPr="00CB7620" w:rsidRDefault="009B524C" w:rsidP="009B524C">
      <w:pPr>
        <w:rPr>
          <w:rtl/>
        </w:rPr>
      </w:pPr>
      <w:r w:rsidRPr="00CB7620">
        <w:rPr>
          <w:rStyle w:val="afff8"/>
          <w:rtl/>
        </w:rPr>
        <w:t xml:space="preserve">למחצה לשליש ולרביע </w:t>
      </w:r>
      <w:r w:rsidRPr="00CB7620">
        <w:rPr>
          <w:rStyle w:val="afffff0"/>
          <w:rtl/>
        </w:rPr>
        <w:t>מנכסיו,</w:t>
      </w:r>
      <w:r>
        <w:rPr>
          <w:rFonts w:hint="cs"/>
          <w:rtl/>
        </w:rPr>
        <w:t xml:space="preserve"> </w:t>
      </w:r>
      <w:r w:rsidR="00BA587E">
        <w:rPr>
          <w:rtl/>
        </w:rPr>
        <w:ptab w:relativeTo="margin" w:alignment="right" w:leader="none"/>
      </w:r>
      <w:r>
        <w:rPr>
          <w:rFonts w:hint="cs"/>
          <w:rtl/>
        </w:rPr>
        <w:t xml:space="preserve">- </w:t>
      </w:r>
      <w:r w:rsidRPr="00CB7620">
        <w:rPr>
          <w:rtl/>
        </w:rPr>
        <w:t>גובה כתובתה מן השאר</w:t>
      </w:r>
    </w:p>
    <w:p w14:paraId="39AC9CE3" w14:textId="77777777" w:rsidR="009B524C" w:rsidRPr="005131AA" w:rsidRDefault="009B524C" w:rsidP="009B524C">
      <w:pPr>
        <w:rPr>
          <w:rtl/>
        </w:rPr>
      </w:pPr>
      <w:r w:rsidRPr="00CB7620">
        <w:rPr>
          <w:rStyle w:val="afff8"/>
          <w:rFonts w:hint="cs"/>
          <w:rtl/>
        </w:rPr>
        <w:t xml:space="preserve">כתב כל נכסיו </w:t>
      </w:r>
      <w:r w:rsidRPr="005131AA">
        <w:rPr>
          <w:rFonts w:hint="cs"/>
          <w:rtl/>
        </w:rPr>
        <w:t xml:space="preserve">לאשתו, </w:t>
      </w:r>
      <w:r>
        <w:rPr>
          <w:rFonts w:hint="cs"/>
          <w:rtl/>
        </w:rPr>
        <w:t>ו</w:t>
      </w:r>
      <w:r w:rsidRPr="005131AA">
        <w:rPr>
          <w:rtl/>
        </w:rPr>
        <w:t xml:space="preserve">יצא עליו שט"ח </w:t>
      </w:r>
    </w:p>
    <w:p w14:paraId="2E0B733A" w14:textId="65FE095A" w:rsidR="009B524C" w:rsidRPr="00CB7620" w:rsidRDefault="009B524C" w:rsidP="009B524C">
      <w:pPr>
        <w:rPr>
          <w:rStyle w:val="afffff0"/>
          <w:rtl/>
        </w:rPr>
      </w:pPr>
      <w:r w:rsidRPr="005131AA">
        <w:rPr>
          <w:rStyle w:val="affffe"/>
          <w:rFonts w:hint="cs"/>
          <w:rtl/>
        </w:rPr>
        <w:t>לר''א:</w:t>
      </w:r>
      <w:r>
        <w:rPr>
          <w:rFonts w:ascii="David" w:hAnsi="David" w:hint="cs"/>
          <w:sz w:val="32"/>
          <w:rtl/>
        </w:rPr>
        <w:t xml:space="preserve"> </w:t>
      </w:r>
      <w:r w:rsidRPr="00C35A2C">
        <w:rPr>
          <w:rFonts w:ascii="David" w:hAnsi="David"/>
          <w:sz w:val="32"/>
          <w:rtl/>
        </w:rPr>
        <w:t xml:space="preserve">תעמוד על כתובתה </w:t>
      </w:r>
      <w:r w:rsidR="00BA587E">
        <w:rPr>
          <w:rFonts w:ascii="David" w:hAnsi="David"/>
          <w:sz w:val="32"/>
          <w:rtl/>
        </w:rPr>
        <w:tab/>
      </w:r>
      <w:r w:rsidR="00BA587E">
        <w:rPr>
          <w:rFonts w:ascii="David" w:hAnsi="David"/>
          <w:sz w:val="32"/>
          <w:rtl/>
        </w:rPr>
        <w:tab/>
      </w:r>
      <w:r w:rsidRPr="00CB7620">
        <w:rPr>
          <w:rStyle w:val="afffff0"/>
          <w:rtl/>
        </w:rPr>
        <w:t xml:space="preserve">דלא מחלה </w:t>
      </w:r>
      <w:r w:rsidRPr="00CB7620">
        <w:rPr>
          <w:rStyle w:val="afffff0"/>
          <w:rFonts w:hint="cs"/>
          <w:rtl/>
        </w:rPr>
        <w:t>ו</w:t>
      </w:r>
      <w:r w:rsidRPr="00CB7620">
        <w:rPr>
          <w:rStyle w:val="afffff0"/>
          <w:rtl/>
        </w:rPr>
        <w:t xml:space="preserve">המתנה </w:t>
      </w:r>
      <w:r w:rsidRPr="00CB7620">
        <w:rPr>
          <w:rStyle w:val="afffff0"/>
          <w:rFonts w:hint="cs"/>
          <w:rtl/>
        </w:rPr>
        <w:t xml:space="preserve">המאוחרת </w:t>
      </w:r>
      <w:r w:rsidRPr="00CB7620">
        <w:rPr>
          <w:rStyle w:val="afffff0"/>
          <w:rtl/>
        </w:rPr>
        <w:t>רק ליפות כוחה</w:t>
      </w:r>
    </w:p>
    <w:p w14:paraId="08504BD8" w14:textId="77777777" w:rsidR="009B524C" w:rsidRPr="005131AA" w:rsidRDefault="009B524C" w:rsidP="009B524C">
      <w:pPr>
        <w:rPr>
          <w:rFonts w:ascii="David" w:hAnsi="David"/>
          <w:spacing w:val="-2"/>
          <w:sz w:val="32"/>
          <w:rtl/>
        </w:rPr>
      </w:pPr>
      <w:r w:rsidRPr="00CB7620">
        <w:rPr>
          <w:rStyle w:val="affffe"/>
          <w:rFonts w:hint="cs"/>
          <w:rtl/>
        </w:rPr>
        <w:t xml:space="preserve">חכ''א: </w:t>
      </w:r>
      <w:r w:rsidRPr="00CB7620">
        <w:rPr>
          <w:rFonts w:ascii="David" w:hAnsi="David"/>
          <w:spacing w:val="4"/>
          <w:sz w:val="32"/>
          <w:rtl/>
        </w:rPr>
        <w:t>תעמוד על מתנתה</w:t>
      </w:r>
      <w:r w:rsidRPr="005131AA">
        <w:rPr>
          <w:rFonts w:ascii="David" w:hAnsi="David"/>
          <w:spacing w:val="-2"/>
          <w:sz w:val="32"/>
          <w:rtl/>
        </w:rPr>
        <w:t xml:space="preserve"> </w:t>
      </w:r>
      <w:r w:rsidRPr="005131AA">
        <w:rPr>
          <w:rStyle w:val="afffff0"/>
          <w:spacing w:val="-2"/>
          <w:rtl/>
        </w:rPr>
        <w:t>שמחלה אשיעבוד ותגבה רק בנכסים שנפלו לאחמ"כ</w:t>
      </w:r>
      <w:r w:rsidRPr="005131AA">
        <w:rPr>
          <w:rStyle w:val="aff1"/>
          <w:rFonts w:ascii="David" w:hAnsi="David"/>
          <w:spacing w:val="-2"/>
          <w:sz w:val="32"/>
          <w:rtl/>
        </w:rPr>
        <w:footnoteReference w:id="110"/>
      </w:r>
    </w:p>
    <w:p w14:paraId="0B7A53CC" w14:textId="77777777" w:rsidR="009B524C" w:rsidRDefault="009B524C" w:rsidP="009B524C">
      <w:pPr>
        <w:rPr>
          <w:rFonts w:ascii="David" w:hAnsi="David"/>
          <w:sz w:val="32"/>
          <w:rtl/>
        </w:rPr>
      </w:pPr>
      <w:r w:rsidRPr="00C35A2C">
        <w:rPr>
          <w:rFonts w:ascii="David" w:hAnsi="David"/>
          <w:sz w:val="32"/>
          <w:rtl/>
        </w:rPr>
        <w:t>ונמצאת קרחת מכאן ומכאן</w:t>
      </w:r>
      <w:r>
        <w:rPr>
          <w:rFonts w:ascii="David" w:hAnsi="David" w:hint="cs"/>
          <w:sz w:val="32"/>
          <w:rtl/>
        </w:rPr>
        <w:t xml:space="preserve">, </w:t>
      </w:r>
      <w:r w:rsidRPr="005131AA">
        <w:rPr>
          <w:rStyle w:val="affffe"/>
          <w:rFonts w:hint="cs"/>
          <w:rtl/>
        </w:rPr>
        <w:t>וכן מעשה בכלת ר''י הנחתום</w:t>
      </w:r>
    </w:p>
    <w:p w14:paraId="6EED60AB" w14:textId="77777777" w:rsidR="009B524C" w:rsidRPr="00282A9E" w:rsidRDefault="009B524C" w:rsidP="009B524C">
      <w:pPr>
        <w:pStyle w:val="36"/>
        <w:framePr w:wrap="notBeside"/>
        <w:rPr>
          <w:rtl/>
        </w:rPr>
      </w:pPr>
      <w:r>
        <w:rPr>
          <w:rFonts w:hint="cs"/>
          <w:rtl/>
        </w:rPr>
        <w:t>ולכאו' מדובר</w:t>
      </w:r>
      <w:r w:rsidRPr="00282A9E">
        <w:rPr>
          <w:rtl/>
        </w:rPr>
        <w:t xml:space="preserve"> </w:t>
      </w:r>
    </w:p>
    <w:p w14:paraId="23A27CBB" w14:textId="77777777" w:rsidR="009B524C" w:rsidRDefault="009B524C" w:rsidP="009B524C">
      <w:pPr>
        <w:rPr>
          <w:rFonts w:ascii="David" w:hAnsi="David"/>
          <w:sz w:val="32"/>
          <w:rtl/>
        </w:rPr>
      </w:pPr>
      <w:r w:rsidRPr="00C35A2C">
        <w:rPr>
          <w:rFonts w:ascii="David" w:hAnsi="David"/>
          <w:sz w:val="32"/>
          <w:rtl/>
        </w:rPr>
        <w:t xml:space="preserve">בבריא </w:t>
      </w:r>
      <w:r w:rsidRPr="005131AA">
        <w:rPr>
          <w:rStyle w:val="afffff0"/>
          <w:rFonts w:hint="cs"/>
          <w:rtl/>
        </w:rPr>
        <w:t xml:space="preserve">דאי </w:t>
      </w:r>
      <w:r w:rsidRPr="005131AA">
        <w:rPr>
          <w:rStyle w:val="afffff0"/>
          <w:rtl/>
        </w:rPr>
        <w:t xml:space="preserve">בש"מ </w:t>
      </w:r>
      <w:r w:rsidRPr="005131AA">
        <w:rPr>
          <w:rStyle w:val="afffff0"/>
          <w:rFonts w:hint="cs"/>
          <w:rtl/>
        </w:rPr>
        <w:t xml:space="preserve">היא רק </w:t>
      </w:r>
      <w:r w:rsidRPr="005131AA">
        <w:rPr>
          <w:rStyle w:val="afffff0"/>
          <w:rtl/>
        </w:rPr>
        <w:t>אפוטרופא</w:t>
      </w:r>
      <w:r w:rsidRPr="00C35A2C">
        <w:rPr>
          <w:rFonts w:ascii="David" w:hAnsi="David"/>
          <w:sz w:val="32"/>
          <w:rtl/>
        </w:rPr>
        <w:t xml:space="preserve"> </w:t>
      </w:r>
      <w:r w:rsidRPr="00C35A2C">
        <w:rPr>
          <w:rFonts w:ascii="David" w:hAnsi="David" w:hint="cs"/>
          <w:sz w:val="32"/>
          <w:rtl/>
        </w:rPr>
        <w:t xml:space="preserve"> </w:t>
      </w:r>
      <w:r>
        <w:rPr>
          <w:rFonts w:ascii="David" w:hAnsi="David" w:hint="cs"/>
          <w:sz w:val="32"/>
          <w:rtl/>
        </w:rPr>
        <w:t xml:space="preserve">ומשמע דאם לא יצא </w:t>
      </w:r>
      <w:r w:rsidRPr="00C35A2C">
        <w:rPr>
          <w:rFonts w:ascii="David" w:hAnsi="David"/>
          <w:sz w:val="32"/>
          <w:rtl/>
        </w:rPr>
        <w:t>שט"ח קניא</w:t>
      </w:r>
    </w:p>
    <w:p w14:paraId="2B97C81C" w14:textId="77777777" w:rsidR="009B524C" w:rsidRPr="00282A9E" w:rsidRDefault="009B524C" w:rsidP="009B524C">
      <w:pPr>
        <w:pStyle w:val="36"/>
        <w:framePr w:wrap="notBeside"/>
        <w:rPr>
          <w:rtl/>
        </w:rPr>
      </w:pPr>
      <w:r w:rsidRPr="00282A9E">
        <w:rPr>
          <w:rtl/>
        </w:rPr>
        <w:t xml:space="preserve">- </w:t>
      </w:r>
      <w:r>
        <w:rPr>
          <w:rFonts w:hint="cs"/>
          <w:rtl/>
        </w:rPr>
        <w:t>ודחי'  דמיירי:</w:t>
      </w:r>
    </w:p>
    <w:p w14:paraId="78E49A28" w14:textId="77777777" w:rsidR="009B524C" w:rsidRPr="00BD7824" w:rsidRDefault="009B524C" w:rsidP="009B524C">
      <w:pPr>
        <w:spacing w:after="60"/>
        <w:rPr>
          <w:rFonts w:ascii="Fb Fontext" w:hAnsi="Fb Fontext"/>
          <w:sz w:val="14"/>
          <w:szCs w:val="13"/>
          <w:rtl/>
        </w:rPr>
      </w:pPr>
      <w:r w:rsidRPr="00065E76">
        <w:rPr>
          <w:rtl/>
        </w:rPr>
        <w:t>בש</w:t>
      </w:r>
      <w:r>
        <w:rPr>
          <w:rFonts w:hint="cs"/>
          <w:rtl/>
        </w:rPr>
        <w:t>כ</w:t>
      </w:r>
      <w:r w:rsidRPr="00065E76">
        <w:rPr>
          <w:rtl/>
        </w:rPr>
        <w:t xml:space="preserve">"מ בארוסה או בגרושה </w:t>
      </w:r>
      <w:r w:rsidRPr="008655A8">
        <w:rPr>
          <w:rStyle w:val="affffe"/>
          <w:rtl/>
        </w:rPr>
        <w:t>ולכו"ע</w:t>
      </w:r>
      <w:r w:rsidRPr="00065E76">
        <w:rPr>
          <w:rFonts w:hint="cs"/>
          <w:rtl/>
        </w:rPr>
        <w:t xml:space="preserve"> </w:t>
      </w:r>
      <w:r>
        <w:rPr>
          <w:rStyle w:val="afffff0"/>
          <w:rtl/>
        </w:rPr>
        <w:ptab w:relativeTo="margin" w:alignment="right" w:leader="none"/>
      </w:r>
      <w:r>
        <w:rPr>
          <w:rStyle w:val="afffff0"/>
          <w:rtl/>
        </w:rPr>
        <w:t xml:space="preserve">[ורבינא </w:t>
      </w:r>
      <w:r>
        <w:rPr>
          <w:rStyle w:val="affffe"/>
          <w:rtl/>
          <w:rPrChange w:id="9492" w:author="מנוע אמוראים" w:date="2026-10-05T16:41:09Z">
            <w:rPr>
              <w:rStyle w:val="afffff0"/>
              <w:rtl/>
            </w:rPr>
          </w:rPrChange>
        </w:rPr>
        <w:t xml:space="preserve">ור"ע</w:t>
      </w:r>
      <w:r>
        <w:rPr>
          <w:rStyle w:val="afffff0"/>
          <w:rtl/>
        </w:rPr>
        <w:t xml:space="preserve"> הוזכרו למטבע הלשון]</w:t>
      </w:r>
    </w:p>
    <w:p w14:paraId="74FAF560" w14:textId="77777777" w:rsidR="009B524C" w:rsidRPr="00BD7824" w:rsidRDefault="009B524C" w:rsidP="009B524C">
      <w:pPr>
        <w:pStyle w:val="36"/>
        <w:framePr w:wrap="notBeside"/>
        <w:rPr>
          <w:rtl/>
        </w:rPr>
      </w:pPr>
      <w:r w:rsidRPr="00BD7824">
        <w:rPr>
          <w:rFonts w:hint="cs"/>
          <w:rtl/>
        </w:rPr>
        <w:t>ר''נ:</w:t>
      </w:r>
      <w:r w:rsidRPr="00BD7824">
        <w:t xml:space="preserve"> </w:t>
      </w:r>
      <w:r w:rsidRPr="00BD7824">
        <w:rPr>
          <w:rFonts w:hint="cs"/>
          <w:rtl/>
        </w:rPr>
        <w:t>הלכה</w:t>
      </w:r>
      <w:r>
        <w:rPr>
          <w:rFonts w:hint="cs"/>
          <w:rtl/>
        </w:rPr>
        <w:t>:</w:t>
      </w:r>
    </w:p>
    <w:p w14:paraId="5AA46606" w14:textId="77777777" w:rsidR="009B524C" w:rsidRDefault="009B524C" w:rsidP="009B524C">
      <w:pPr>
        <w:rPr>
          <w:rStyle w:val="afffff0"/>
          <w:rtl/>
        </w:rPr>
      </w:pPr>
      <w:r w:rsidRPr="00CB7620">
        <w:rPr>
          <w:rStyle w:val="afff8"/>
          <w:rFonts w:hint="cs"/>
          <w:spacing w:val="2"/>
          <w:rtl/>
        </w:rPr>
        <w:t xml:space="preserve">הלכה כחכמים </w:t>
      </w:r>
      <w:r w:rsidRPr="00CB7620">
        <w:rPr>
          <w:rFonts w:hint="cs"/>
          <w:spacing w:val="2"/>
          <w:rtl/>
        </w:rPr>
        <w:t>ש</w:t>
      </w:r>
      <w:r w:rsidRPr="00CB7620">
        <w:rPr>
          <w:spacing w:val="2"/>
          <w:rtl/>
        </w:rPr>
        <w:t>תקרע כתובתה ותעמוד על מתנתה</w:t>
      </w:r>
      <w:r w:rsidRPr="00CB7620">
        <w:rPr>
          <w:rStyle w:val="afffff0"/>
          <w:rFonts w:hint="cs"/>
          <w:spacing w:val="2"/>
          <w:rtl/>
        </w:rPr>
        <w:t xml:space="preserve"> </w:t>
      </w:r>
      <w:r w:rsidRPr="00CB7620">
        <w:rPr>
          <w:rStyle w:val="afffff0"/>
          <w:spacing w:val="2"/>
          <w:rtl/>
        </w:rPr>
        <w:t xml:space="preserve">ונמצאת </w:t>
      </w:r>
      <w:r w:rsidRPr="00BD7824">
        <w:rPr>
          <w:rStyle w:val="afffff0"/>
          <w:rtl/>
        </w:rPr>
        <w:t>קרחת</w:t>
      </w:r>
    </w:p>
    <w:p w14:paraId="6FEAE1A6" w14:textId="77777777" w:rsidR="009B524C" w:rsidRPr="00BD7824" w:rsidRDefault="009B524C" w:rsidP="009B524C">
      <w:pPr>
        <w:pStyle w:val="36"/>
        <w:framePr w:wrap="notBeside"/>
        <w:rPr>
          <w:rtl/>
        </w:rPr>
      </w:pPr>
      <w:r w:rsidRPr="00BD7824">
        <w:rPr>
          <w:rFonts w:hint="cs"/>
          <w:rtl/>
        </w:rPr>
        <w:t xml:space="preserve">ומשמע </w:t>
      </w:r>
      <w:r>
        <w:rPr>
          <w:rFonts w:hint="cs"/>
          <w:rtl/>
        </w:rPr>
        <w:t>ד</w:t>
      </w:r>
      <w:r w:rsidRPr="00BD7824">
        <w:rPr>
          <w:rFonts w:hint="cs"/>
          <w:rtl/>
        </w:rPr>
        <w:t>לר''נ</w:t>
      </w:r>
    </w:p>
    <w:p w14:paraId="20DF859B" w14:textId="66D46507" w:rsidR="009B524C" w:rsidRPr="00CB7620" w:rsidRDefault="009B524C" w:rsidP="009B524C">
      <w:pPr>
        <w:spacing w:after="60"/>
        <w:rPr>
          <w:rStyle w:val="afffff0"/>
          <w:rtl/>
        </w:rPr>
      </w:pPr>
      <w:r w:rsidRPr="00CB7620">
        <w:rPr>
          <w:rStyle w:val="afff8"/>
          <w:rFonts w:hint="cs"/>
          <w:rtl/>
        </w:rPr>
        <w:t>הולכים</w:t>
      </w:r>
      <w:r w:rsidRPr="00CB7620">
        <w:rPr>
          <w:rStyle w:val="afff8"/>
          <w:rFonts w:asciiTheme="minorHAnsi" w:hAnsiTheme="minorHAnsi"/>
          <w:sz w:val="22"/>
          <w:rtl/>
        </w:rPr>
        <w:t xml:space="preserve"> אחר אומדנא</w:t>
      </w:r>
      <w:r>
        <w:rPr>
          <w:rFonts w:ascii="David" w:hAnsi="David" w:hint="cs"/>
          <w:sz w:val="32"/>
          <w:rtl/>
        </w:rPr>
        <w:t xml:space="preserve">, </w:t>
      </w:r>
      <w:r w:rsidRPr="00BD7824">
        <w:rPr>
          <w:rStyle w:val="affffe"/>
          <w:rFonts w:hint="cs"/>
          <w:rtl/>
        </w:rPr>
        <w:t>וכדחזי'</w:t>
      </w:r>
      <w:r>
        <w:rPr>
          <w:rFonts w:ascii="David" w:hAnsi="David" w:hint="cs"/>
          <w:sz w:val="32"/>
          <w:rtl/>
        </w:rPr>
        <w:t xml:space="preserve"> ב</w:t>
      </w:r>
      <w:r w:rsidR="00BA587E">
        <w:rPr>
          <w:rFonts w:ascii="David" w:hAnsi="David" w:hint="cs"/>
          <w:sz w:val="32"/>
          <w:rtl/>
        </w:rPr>
        <w:t xml:space="preserve">הלכך בנו למה''י ונתן לאחרים ומת, ובא בנו </w:t>
      </w:r>
      <w:r w:rsidRPr="00C35A2C">
        <w:rPr>
          <w:rFonts w:ascii="David" w:hAnsi="David"/>
          <w:sz w:val="32"/>
          <w:rtl/>
        </w:rPr>
        <w:t>דאינה מתנה</w:t>
      </w:r>
      <w:r>
        <w:rPr>
          <w:rFonts w:ascii="David" w:hAnsi="David" w:hint="cs"/>
          <w:sz w:val="32"/>
          <w:rtl/>
        </w:rPr>
        <w:t xml:space="preserve">, </w:t>
      </w:r>
      <w:r>
        <w:rPr>
          <w:rStyle w:val="afffff0"/>
          <w:rtl/>
        </w:rPr>
        <w:ptab w:relativeTo="margin" w:alignment="right" w:leader="none"/>
      </w:r>
      <w:r w:rsidRPr="00CB7620">
        <w:rPr>
          <w:rStyle w:val="afffff0"/>
          <w:rFonts w:hint="cs"/>
          <w:rtl/>
        </w:rPr>
        <w:t xml:space="preserve">וכאן </w:t>
      </w:r>
      <w:r w:rsidRPr="00CB7620">
        <w:rPr>
          <w:rStyle w:val="afffff0"/>
          <w:rtl/>
        </w:rPr>
        <w:t xml:space="preserve">מחלה שיעבודא </w:t>
      </w:r>
      <w:r w:rsidRPr="00CB7620">
        <w:rPr>
          <w:rStyle w:val="afffff0"/>
          <w:rFonts w:hint="cs"/>
          <w:rtl/>
        </w:rPr>
        <w:t xml:space="preserve">בהנאה שיצא עליה קול. </w:t>
      </w:r>
    </w:p>
    <w:p w14:paraId="3A155F27" w14:textId="6911CAC3" w:rsidR="009B524C" w:rsidRPr="00282A9E" w:rsidRDefault="00BA587E" w:rsidP="009B524C">
      <w:pPr>
        <w:pStyle w:val="36"/>
        <w:framePr w:wrap="notBeside"/>
        <w:rPr>
          <w:rtl/>
        </w:rPr>
      </w:pPr>
      <w:r>
        <w:rPr>
          <w:rFonts w:hint="cs"/>
          <w:rtl/>
        </w:rPr>
        <w:t>תנן התם</w:t>
      </w:r>
      <w:r w:rsidR="009B524C" w:rsidRPr="00282A9E">
        <w:rPr>
          <w:rtl/>
        </w:rPr>
        <w:t xml:space="preserve"> </w:t>
      </w:r>
    </w:p>
    <w:p w14:paraId="60F03ED2" w14:textId="77777777" w:rsidR="009B524C" w:rsidRDefault="009B524C" w:rsidP="00BA587E">
      <w:pPr>
        <w:pStyle w:val="affff9"/>
        <w:rPr>
          <w:rtl/>
        </w:rPr>
      </w:pPr>
      <w:r w:rsidRPr="00C35A2C">
        <w:rPr>
          <w:rtl/>
        </w:rPr>
        <w:t>כתב נכסיו לבניו וכתב לאשתו קרקע כל שהוא איבדה כתובתה</w:t>
      </w:r>
    </w:p>
    <w:p w14:paraId="7BA6EE74" w14:textId="77777777" w:rsidR="009B524C" w:rsidRPr="00282A9E" w:rsidRDefault="009B524C" w:rsidP="009B524C">
      <w:pPr>
        <w:pStyle w:val="36"/>
        <w:framePr w:wrap="notBeside"/>
        <w:rPr>
          <w:rtl/>
        </w:rPr>
      </w:pPr>
      <w:r w:rsidRPr="00282A9E">
        <w:rPr>
          <w:rtl/>
        </w:rPr>
        <w:t xml:space="preserve">רב </w:t>
      </w:r>
    </w:p>
    <w:p w14:paraId="4E16D51F" w14:textId="77777777" w:rsidR="009B524C" w:rsidRPr="00C35A2C" w:rsidRDefault="009B524C" w:rsidP="009B524C">
      <w:pPr>
        <w:rPr>
          <w:rFonts w:ascii="David" w:hAnsi="David"/>
          <w:sz w:val="32"/>
          <w:rtl/>
        </w:rPr>
      </w:pPr>
      <w:r>
        <w:rPr>
          <w:rFonts w:ascii="David" w:hAnsi="David" w:hint="cs"/>
          <w:sz w:val="32"/>
          <w:rtl/>
        </w:rPr>
        <w:t>ב</w:t>
      </w:r>
      <w:r w:rsidRPr="00C35A2C">
        <w:rPr>
          <w:rFonts w:ascii="David" w:hAnsi="David"/>
          <w:sz w:val="32"/>
          <w:rtl/>
        </w:rPr>
        <w:t xml:space="preserve">מזכה לה על ידה </w:t>
      </w:r>
      <w:r w:rsidRPr="008F3746">
        <w:rPr>
          <w:rStyle w:val="afffff0"/>
          <w:rtl/>
        </w:rPr>
        <w:t>[כליו של קונה]</w:t>
      </w:r>
    </w:p>
    <w:p w14:paraId="5CFADF33" w14:textId="77777777" w:rsidR="009B524C" w:rsidRPr="00282A9E" w:rsidRDefault="009B524C" w:rsidP="009B524C">
      <w:pPr>
        <w:pStyle w:val="36"/>
        <w:framePr w:wrap="notBeside"/>
        <w:rPr>
          <w:rtl/>
        </w:rPr>
      </w:pPr>
      <w:r w:rsidRPr="00282A9E">
        <w:rPr>
          <w:rtl/>
        </w:rPr>
        <w:t xml:space="preserve">שמואל </w:t>
      </w:r>
    </w:p>
    <w:p w14:paraId="1F5198AC" w14:textId="77777777" w:rsidR="009B524C" w:rsidRPr="00C35A2C" w:rsidRDefault="009B524C" w:rsidP="009B524C">
      <w:pPr>
        <w:rPr>
          <w:rFonts w:ascii="David" w:hAnsi="David"/>
          <w:sz w:val="32"/>
          <w:rtl/>
        </w:rPr>
      </w:pPr>
      <w:r>
        <w:rPr>
          <w:rFonts w:ascii="David" w:hAnsi="David" w:hint="cs"/>
          <w:sz w:val="32"/>
          <w:rtl/>
        </w:rPr>
        <w:t>אף ב</w:t>
      </w:r>
      <w:r w:rsidRPr="00C35A2C">
        <w:rPr>
          <w:rFonts w:ascii="David" w:hAnsi="David"/>
          <w:sz w:val="32"/>
          <w:rtl/>
        </w:rPr>
        <w:t>מחלק לפניה ושותקת</w:t>
      </w:r>
    </w:p>
    <w:p w14:paraId="185ABC9A" w14:textId="77777777" w:rsidR="009B524C" w:rsidRPr="00282A9E" w:rsidRDefault="009B524C" w:rsidP="009B524C">
      <w:pPr>
        <w:pStyle w:val="36"/>
        <w:framePr w:wrap="notBeside"/>
        <w:rPr>
          <w:rtl/>
        </w:rPr>
      </w:pPr>
      <w:r w:rsidRPr="00282A9E">
        <w:rPr>
          <w:rtl/>
        </w:rPr>
        <w:t>ריב"ח</w:t>
      </w:r>
    </w:p>
    <w:p w14:paraId="6C0229AC" w14:textId="77777777" w:rsidR="009B524C" w:rsidRPr="00C35A2C" w:rsidRDefault="009B524C" w:rsidP="009B524C">
      <w:pPr>
        <w:rPr>
          <w:rFonts w:ascii="David" w:hAnsi="David"/>
          <w:sz w:val="32"/>
          <w:rtl/>
        </w:rPr>
      </w:pPr>
      <w:r w:rsidRPr="00C35A2C">
        <w:rPr>
          <w:rFonts w:ascii="David" w:hAnsi="David"/>
          <w:sz w:val="32"/>
          <w:rtl/>
        </w:rPr>
        <w:t>באומר לה טלי קרקע זו בכתובתיך- ואחרון אחרון מיקל</w:t>
      </w:r>
    </w:p>
    <w:p w14:paraId="2A05A180" w14:textId="77777777" w:rsidR="009B524C" w:rsidRPr="00BA587E" w:rsidRDefault="009B524C" w:rsidP="009B524C">
      <w:pPr>
        <w:spacing w:after="60"/>
        <w:rPr>
          <w:rStyle w:val="afffff0"/>
          <w:rtl/>
        </w:rPr>
      </w:pPr>
      <w:r w:rsidRPr="00C35A2C">
        <w:rPr>
          <w:rFonts w:ascii="David" w:hAnsi="David"/>
          <w:sz w:val="32"/>
          <w:rtl/>
        </w:rPr>
        <w:t xml:space="preserve">מקולי כתובה שנו כאן </w:t>
      </w:r>
      <w:r w:rsidRPr="00BA587E">
        <w:rPr>
          <w:rStyle w:val="afffff0"/>
          <w:rtl/>
        </w:rPr>
        <w:t>דטב למיתב</w:t>
      </w:r>
      <w:r w:rsidRPr="00BA587E">
        <w:rPr>
          <w:rStyle w:val="afffff0"/>
          <w:rFonts w:hint="cs"/>
          <w:rtl/>
        </w:rPr>
        <w:t>,</w:t>
      </w:r>
      <w:r w:rsidRPr="00BA587E">
        <w:rPr>
          <w:rStyle w:val="afffff0"/>
          <w:rtl/>
        </w:rPr>
        <w:t xml:space="preserve"> משא"כ בבע"ח שעושה טובה ללווה</w:t>
      </w:r>
    </w:p>
    <w:p w14:paraId="35116246" w14:textId="77777777" w:rsidR="009B524C" w:rsidRPr="00282A9E" w:rsidRDefault="009B524C" w:rsidP="009B524C">
      <w:pPr>
        <w:pStyle w:val="36"/>
        <w:framePr w:wrap="notBeside"/>
        <w:rPr>
          <w:rtl/>
        </w:rPr>
      </w:pPr>
      <w:r w:rsidRPr="00282A9E">
        <w:rPr>
          <w:rtl/>
        </w:rPr>
        <w:lastRenderedPageBreak/>
        <w:t>מר"י</w:t>
      </w:r>
    </w:p>
    <w:p w14:paraId="76F3E8CC" w14:textId="77777777" w:rsidR="009B524C" w:rsidRPr="00C35A2C" w:rsidRDefault="009B524C" w:rsidP="009B524C">
      <w:pPr>
        <w:rPr>
          <w:rFonts w:ascii="David" w:hAnsi="David"/>
          <w:sz w:val="32"/>
          <w:rtl/>
        </w:rPr>
      </w:pPr>
      <w:r w:rsidRPr="00C35A2C">
        <w:rPr>
          <w:rFonts w:ascii="David" w:hAnsi="David"/>
          <w:sz w:val="32"/>
          <w:rtl/>
        </w:rPr>
        <w:t>משמע דאמר אע"פ דת"ק ס"ל דבעינן כתיבה או קבלה</w:t>
      </w:r>
      <w:r>
        <w:rPr>
          <w:rStyle w:val="aff1"/>
          <w:rFonts w:ascii="David" w:hAnsi="David"/>
          <w:sz w:val="32"/>
          <w:rtl/>
        </w:rPr>
        <w:footnoteReference w:id="111"/>
      </w:r>
      <w:r w:rsidRPr="00C35A2C">
        <w:rPr>
          <w:rFonts w:ascii="David" w:hAnsi="David"/>
          <w:sz w:val="32"/>
          <w:rtl/>
        </w:rPr>
        <w:t xml:space="preserve"> </w:t>
      </w:r>
    </w:p>
    <w:p w14:paraId="0636E45B" w14:textId="77777777" w:rsidR="009B524C" w:rsidRPr="008F3746" w:rsidRDefault="009B524C" w:rsidP="009B524C">
      <w:pPr>
        <w:pStyle w:val="36"/>
        <w:framePr w:wrap="notBeside"/>
        <w:rPr>
          <w:rtl/>
        </w:rPr>
      </w:pPr>
      <w:r w:rsidRPr="008F3746">
        <w:rPr>
          <w:rtl/>
        </w:rPr>
        <w:t xml:space="preserve">ואין לומר </w:t>
      </w:r>
    </w:p>
    <w:p w14:paraId="02E32F7C" w14:textId="77777777" w:rsidR="009B524C" w:rsidRPr="008F3746" w:rsidRDefault="009B524C" w:rsidP="009B524C">
      <w:pPr>
        <w:rPr>
          <w:rStyle w:val="afffff0"/>
          <w:rtl/>
        </w:rPr>
      </w:pPr>
      <w:r>
        <w:rPr>
          <w:rFonts w:ascii="David" w:hAnsi="David"/>
          <w:sz w:val="32"/>
          <w:rtl/>
        </w:rPr>
        <w:t xml:space="preserve">דכולה </w:t>
      </w:r>
      <w:r>
        <w:rPr>
          <w:rStyle w:val="affffe"/>
          <w:rFonts w:ascii="David" w:hAnsi="David"/>
          <w:sz w:val="32"/>
          <w:rtl/>
          <w:rPrChange w:id="9493" w:author="מנוע אמוראים" w:date="2026-10-05T16:41:09Z">
            <w:rPr>
              <w:rFonts w:ascii="David" w:hAnsi="David"/>
              <w:sz w:val="32"/>
              <w:rtl/>
            </w:rPr>
          </w:rPrChange>
        </w:rPr>
        <w:t xml:space="preserve">ר"י</w:t>
      </w:r>
      <w:r>
        <w:rPr>
          <w:rFonts w:ascii="David" w:hAnsi="David"/>
          <w:sz w:val="32"/>
          <w:rtl/>
        </w:rPr>
        <w:t xml:space="preserve"> ואו הא או הא </w:t>
      </w:r>
      <w:r w:rsidRPr="008F3746">
        <w:rPr>
          <w:rStyle w:val="afffff0"/>
          <w:rtl/>
        </w:rPr>
        <w:t>[ואף אי אמרינן הכי ממ"נ ת"ק ס"ל דבעינן שניהם]</w:t>
      </w:r>
    </w:p>
    <w:p w14:paraId="60A152E7" w14:textId="77777777" w:rsidR="009B524C" w:rsidRPr="00C35A2C" w:rsidRDefault="009B524C" w:rsidP="009B524C">
      <w:pPr>
        <w:rPr>
          <w:rFonts w:ascii="David" w:hAnsi="David"/>
          <w:sz w:val="32"/>
          <w:rtl/>
        </w:rPr>
      </w:pPr>
      <w:r w:rsidRPr="00C35A2C">
        <w:rPr>
          <w:rFonts w:ascii="David" w:hAnsi="David"/>
          <w:sz w:val="32"/>
          <w:rtl/>
        </w:rPr>
        <w:t xml:space="preserve">דהא מרב יהודה  דבא לפרש לת"ק </w:t>
      </w:r>
      <w:r w:rsidRPr="009B524C">
        <w:rPr>
          <w:rStyle w:val="affffe"/>
          <w:rtl/>
        </w:rPr>
        <w:t>משמע</w:t>
      </w:r>
      <w:r w:rsidRPr="00C35A2C">
        <w:rPr>
          <w:rFonts w:ascii="David" w:hAnsi="David"/>
          <w:sz w:val="32"/>
          <w:rtl/>
        </w:rPr>
        <w:t xml:space="preserve"> דבעי</w:t>
      </w:r>
      <w:r>
        <w:rPr>
          <w:rFonts w:ascii="David" w:hAnsi="David" w:hint="cs"/>
          <w:sz w:val="32"/>
          <w:rtl/>
        </w:rPr>
        <w:t>'</w:t>
      </w:r>
      <w:r w:rsidRPr="00C35A2C">
        <w:rPr>
          <w:rFonts w:ascii="David" w:hAnsi="David"/>
          <w:sz w:val="32"/>
          <w:rtl/>
        </w:rPr>
        <w:t xml:space="preserve"> לתרוייהו</w:t>
      </w:r>
    </w:p>
    <w:p w14:paraId="27F6643A" w14:textId="77777777" w:rsidR="009B524C" w:rsidRPr="00BB523B" w:rsidRDefault="009B524C" w:rsidP="009B524C">
      <w:pPr>
        <w:rPr>
          <w:rStyle w:val="afff8"/>
          <w:rtl/>
        </w:rPr>
      </w:pPr>
      <w:r w:rsidRPr="00BB523B">
        <w:rPr>
          <w:rStyle w:val="afff8"/>
          <w:rtl/>
        </w:rPr>
        <w:t>ותיובתא אכולהו</w:t>
      </w:r>
    </w:p>
    <w:p w14:paraId="326FDCAA" w14:textId="77777777" w:rsidR="009B524C" w:rsidRPr="008F3746" w:rsidRDefault="009B524C" w:rsidP="009B524C">
      <w:pPr>
        <w:pStyle w:val="36"/>
        <w:framePr w:wrap="notBeside"/>
        <w:rPr>
          <w:rtl/>
        </w:rPr>
      </w:pPr>
      <w:r w:rsidRPr="008F3746">
        <w:rPr>
          <w:rtl/>
        </w:rPr>
        <w:t>ולמסקנא</w:t>
      </w:r>
      <w:r>
        <w:rPr>
          <w:rFonts w:hint="cs"/>
          <w:rtl/>
        </w:rPr>
        <w:t xml:space="preserve"> לר''נ</w:t>
      </w:r>
      <w:r w:rsidRPr="008F3746">
        <w:rPr>
          <w:rFonts w:hint="cs"/>
          <w:rtl/>
        </w:rPr>
        <w:t>:</w:t>
      </w:r>
    </w:p>
    <w:p w14:paraId="08712633" w14:textId="77777777" w:rsidR="009B524C" w:rsidRDefault="009B524C" w:rsidP="009B524C">
      <w:pPr>
        <w:rPr>
          <w:rFonts w:ascii="David" w:hAnsi="David"/>
          <w:sz w:val="32"/>
          <w:rtl/>
        </w:rPr>
      </w:pPr>
      <w:r w:rsidRPr="00C35A2C">
        <w:rPr>
          <w:rFonts w:ascii="David" w:hAnsi="David"/>
          <w:sz w:val="32"/>
          <w:rtl/>
        </w:rPr>
        <w:t>כיוון שעשאה שותף בין הבנים איבדה כתובתה</w:t>
      </w:r>
    </w:p>
    <w:p w14:paraId="77D32E18" w14:textId="77777777" w:rsidR="009B524C" w:rsidRPr="00C35A2C" w:rsidRDefault="009B524C" w:rsidP="009B524C">
      <w:pPr>
        <w:pStyle w:val="afffff"/>
        <w:rPr>
          <w:rtl/>
        </w:rPr>
      </w:pPr>
      <w:r w:rsidRPr="00C35A2C">
        <w:rPr>
          <w:rtl/>
        </w:rPr>
        <w:t>ומעתה לא צריך לכל הנך שיטות דלעיל דאו הא או הא ס"ל</w:t>
      </w:r>
    </w:p>
    <w:p w14:paraId="7B9C3811" w14:textId="77777777" w:rsidR="009B524C" w:rsidRPr="008F3746" w:rsidRDefault="009B524C" w:rsidP="009B524C">
      <w:pPr>
        <w:pStyle w:val="36"/>
        <w:framePr w:wrap="notBeside"/>
        <w:rPr>
          <w:rtl/>
        </w:rPr>
      </w:pPr>
      <w:r w:rsidRPr="008F3746">
        <w:rPr>
          <w:rtl/>
        </w:rPr>
        <w:t xml:space="preserve">ור"נ </w:t>
      </w:r>
      <w:r>
        <w:rPr>
          <w:rFonts w:hint="cs"/>
          <w:rtl/>
        </w:rPr>
        <w:t>מ</w:t>
      </w:r>
      <w:r w:rsidRPr="008F3746">
        <w:rPr>
          <w:rtl/>
        </w:rPr>
        <w:t>שמואל</w:t>
      </w:r>
    </w:p>
    <w:p w14:paraId="331FCD00" w14:textId="77777777" w:rsidR="009B524C" w:rsidRPr="00CB7620" w:rsidRDefault="009B524C" w:rsidP="009B524C">
      <w:pPr>
        <w:spacing w:after="60"/>
        <w:rPr>
          <w:rFonts w:ascii="David" w:hAnsi="David"/>
          <w:spacing w:val="-4"/>
          <w:sz w:val="32"/>
          <w:rtl/>
        </w:rPr>
      </w:pPr>
      <w:r w:rsidRPr="00CB7620">
        <w:rPr>
          <w:rStyle w:val="affffe"/>
          <w:spacing w:val="-4"/>
          <w:rtl/>
        </w:rPr>
        <w:t xml:space="preserve">מיירי </w:t>
      </w:r>
      <w:r w:rsidRPr="00CB7620">
        <w:rPr>
          <w:rFonts w:ascii="David" w:hAnsi="David"/>
          <w:spacing w:val="-4"/>
          <w:sz w:val="32"/>
          <w:rtl/>
        </w:rPr>
        <w:t>בקיבלה ושותקת</w:t>
      </w:r>
      <w:r w:rsidRPr="00CB7620">
        <w:rPr>
          <w:rFonts w:ascii="David" w:hAnsi="David" w:hint="cs"/>
          <w:spacing w:val="-4"/>
          <w:sz w:val="32"/>
          <w:rtl/>
        </w:rPr>
        <w:t>,</w:t>
      </w:r>
      <w:r w:rsidRPr="00CB7620">
        <w:rPr>
          <w:rFonts w:ascii="David" w:hAnsi="David"/>
          <w:spacing w:val="-4"/>
          <w:sz w:val="32"/>
          <w:rtl/>
        </w:rPr>
        <w:t xml:space="preserve"> </w:t>
      </w:r>
      <w:r w:rsidRPr="00BB523B">
        <w:rPr>
          <w:rStyle w:val="affffe"/>
          <w:rtl/>
        </w:rPr>
        <w:t>ס"ל כרבי יוסי</w:t>
      </w:r>
      <w:r w:rsidRPr="00CB7620">
        <w:rPr>
          <w:rFonts w:ascii="David" w:hAnsi="David"/>
          <w:spacing w:val="-4"/>
          <w:sz w:val="32"/>
          <w:rtl/>
        </w:rPr>
        <w:t xml:space="preserve"> דאו הא או הא</w:t>
      </w:r>
      <w:r w:rsidRPr="00CB7620">
        <w:rPr>
          <w:rFonts w:ascii="David" w:hAnsi="David" w:hint="cs"/>
          <w:spacing w:val="-4"/>
          <w:sz w:val="32"/>
          <w:rtl/>
        </w:rPr>
        <w:t xml:space="preserve">, </w:t>
      </w:r>
      <w:r w:rsidRPr="00CB7620">
        <w:rPr>
          <w:rStyle w:val="affffe"/>
          <w:spacing w:val="-4"/>
          <w:rtl/>
        </w:rPr>
        <w:t>אבל לת"ק</w:t>
      </w:r>
      <w:r w:rsidRPr="00CB7620">
        <w:rPr>
          <w:rFonts w:ascii="David" w:hAnsi="David"/>
          <w:spacing w:val="-4"/>
          <w:sz w:val="32"/>
          <w:rtl/>
        </w:rPr>
        <w:t xml:space="preserve"> בעי לתרוויהו</w:t>
      </w:r>
    </w:p>
    <w:p w14:paraId="66085755" w14:textId="77777777" w:rsidR="009B524C" w:rsidRPr="00282A9E" w:rsidRDefault="009B524C" w:rsidP="009B524C">
      <w:pPr>
        <w:pStyle w:val="36"/>
        <w:framePr w:wrap="notBeside"/>
        <w:rPr>
          <w:rtl/>
        </w:rPr>
      </w:pPr>
      <w:r w:rsidRPr="00282A9E">
        <w:rPr>
          <w:rtl/>
        </w:rPr>
        <w:t xml:space="preserve">בעי רבא </w:t>
      </w:r>
    </w:p>
    <w:p w14:paraId="690B4C04" w14:textId="77777777" w:rsidR="009B524C" w:rsidRPr="00C35A2C" w:rsidRDefault="009B524C" w:rsidP="009B524C">
      <w:pPr>
        <w:pStyle w:val="affff9"/>
        <w:spacing w:before="0"/>
        <w:rPr>
          <w:rtl/>
        </w:rPr>
      </w:pPr>
      <w:r w:rsidRPr="00C35A2C">
        <w:rPr>
          <w:rtl/>
        </w:rPr>
        <w:t>בבריא מי אמרינן סברה הדר קני ולא מחלה</w:t>
      </w:r>
    </w:p>
    <w:p w14:paraId="7170241F" w14:textId="77777777" w:rsidR="009B524C" w:rsidRDefault="009B524C" w:rsidP="009B524C">
      <w:pPr>
        <w:spacing w:after="60"/>
        <w:rPr>
          <w:rFonts w:ascii="David" w:hAnsi="David"/>
          <w:sz w:val="32"/>
          <w:rtl/>
        </w:rPr>
      </w:pPr>
      <w:r w:rsidRPr="00C35A2C">
        <w:rPr>
          <w:rFonts w:ascii="David" w:hAnsi="David"/>
          <w:sz w:val="32"/>
          <w:rtl/>
        </w:rPr>
        <w:t xml:space="preserve">א"ד השתא מיהת </w:t>
      </w:r>
      <w:r>
        <w:rPr>
          <w:rFonts w:ascii="David" w:hAnsi="David"/>
          <w:sz w:val="32"/>
          <w:rtl/>
        </w:rPr>
        <w:t>אין לו</w:t>
      </w:r>
      <w:r w:rsidRPr="00C35A2C">
        <w:rPr>
          <w:rFonts w:ascii="David" w:hAnsi="David"/>
          <w:sz w:val="32"/>
          <w:rtl/>
        </w:rPr>
        <w:t xml:space="preserve"> ומדאישתקא אודיי אודיי- </w:t>
      </w:r>
      <w:r w:rsidRPr="0081371E">
        <w:rPr>
          <w:rStyle w:val="afff8"/>
          <w:rtl/>
        </w:rPr>
        <w:t>תיקו</w:t>
      </w:r>
    </w:p>
    <w:p w14:paraId="76269DF6" w14:textId="77777777" w:rsidR="009B524C" w:rsidRPr="00282A9E" w:rsidRDefault="009B524C" w:rsidP="009B524C">
      <w:pPr>
        <w:pStyle w:val="36"/>
        <w:framePr w:wrap="notBeside"/>
        <w:rPr>
          <w:rtl/>
        </w:rPr>
      </w:pPr>
      <w:r w:rsidRPr="00282A9E">
        <w:rPr>
          <w:rFonts w:hint="cs"/>
          <w:rtl/>
        </w:rPr>
        <w:t>-</w:t>
      </w:r>
    </w:p>
    <w:p w14:paraId="4286EB5D" w14:textId="77777777" w:rsidR="009B524C" w:rsidRPr="00C35A2C" w:rsidRDefault="009B524C" w:rsidP="009B524C">
      <w:pPr>
        <w:rPr>
          <w:rFonts w:ascii="David" w:hAnsi="David"/>
          <w:sz w:val="32"/>
          <w:rtl/>
        </w:rPr>
      </w:pPr>
      <w:r w:rsidRPr="00CB7620">
        <w:rPr>
          <w:rStyle w:val="afff8"/>
          <w:rFonts w:asciiTheme="minorHAnsi" w:hAnsiTheme="minorHAnsi" w:hint="cs"/>
          <w:sz w:val="22"/>
          <w:rtl/>
        </w:rPr>
        <w:t xml:space="preserve">להלכה </w:t>
      </w:r>
      <w:r w:rsidRPr="00C35A2C">
        <w:rPr>
          <w:rFonts w:ascii="David" w:hAnsi="David"/>
          <w:sz w:val="32"/>
          <w:rtl/>
        </w:rPr>
        <w:t xml:space="preserve">המע"ה דבכל דין </w:t>
      </w:r>
      <w:r w:rsidRPr="0081371E">
        <w:rPr>
          <w:rStyle w:val="afff8"/>
          <w:rtl/>
        </w:rPr>
        <w:t>תיקו</w:t>
      </w:r>
      <w:r w:rsidRPr="00C35A2C">
        <w:rPr>
          <w:rFonts w:ascii="David" w:hAnsi="David"/>
          <w:sz w:val="32"/>
          <w:rtl/>
        </w:rPr>
        <w:t xml:space="preserve"> </w:t>
      </w:r>
      <w:r>
        <w:rPr>
          <w:rFonts w:ascii="David" w:hAnsi="David"/>
          <w:sz w:val="32"/>
          <w:rtl/>
        </w:rPr>
        <w:ptab w:relativeTo="margin" w:alignment="right" w:leader="none"/>
      </w:r>
      <w:r>
        <w:rPr>
          <w:rStyle w:val="afffff0"/>
          <w:rFonts w:hint="cs"/>
          <w:rtl/>
        </w:rPr>
        <w:t>רשב''ם: ו</w:t>
      </w:r>
      <w:r w:rsidRPr="00CB7620">
        <w:rPr>
          <w:rStyle w:val="afffff0"/>
          <w:rtl/>
        </w:rPr>
        <w:t xml:space="preserve">מאי דתפיס תפיס </w:t>
      </w:r>
    </w:p>
    <w:p w14:paraId="4D003882" w14:textId="77777777" w:rsidR="009B524C" w:rsidRDefault="009B524C" w:rsidP="009B524C">
      <w:pPr>
        <w:spacing w:after="60"/>
        <w:rPr>
          <w:rFonts w:ascii="David" w:hAnsi="David"/>
          <w:sz w:val="32"/>
          <w:rtl/>
        </w:rPr>
      </w:pPr>
      <w:r>
        <w:rPr>
          <w:rFonts w:ascii="David" w:hAnsi="David" w:hint="cs"/>
          <w:sz w:val="32"/>
          <w:rtl/>
        </w:rPr>
        <w:t xml:space="preserve">ודאי </w:t>
      </w:r>
      <w:r w:rsidRPr="00C35A2C">
        <w:rPr>
          <w:rFonts w:ascii="David" w:hAnsi="David"/>
          <w:sz w:val="32"/>
          <w:rtl/>
        </w:rPr>
        <w:t>גובה מנכסים דיקנה למחר כדאמרינן דרק אשיעבוד מחלה</w:t>
      </w:r>
    </w:p>
    <w:p w14:paraId="1C84B862" w14:textId="77777777" w:rsidR="009B524C" w:rsidRPr="009B524C" w:rsidRDefault="009B524C" w:rsidP="009B524C">
      <w:pPr>
        <w:pStyle w:val="36"/>
        <w:framePr w:wrap="notBeside"/>
        <w:rPr>
          <w:rtl/>
        </w:rPr>
      </w:pPr>
      <w:r>
        <w:rPr>
          <w:rFonts w:ascii="Fb Fontext" w:hAnsi="Fb Fontext" w:hint="cs"/>
          <w:rtl/>
        </w:rPr>
        <w:t>האומר:</w:t>
      </w:r>
    </w:p>
    <w:p w14:paraId="2AA24352" w14:textId="77777777" w:rsidR="009B524C" w:rsidRPr="009B524C" w:rsidRDefault="009B524C" w:rsidP="00BB523B">
      <w:pPr>
        <w:spacing w:after="60"/>
        <w:rPr>
          <w:rFonts w:ascii="David" w:hAnsi="David"/>
          <w:sz w:val="32"/>
          <w:rtl/>
        </w:rPr>
      </w:pPr>
      <w:r w:rsidRPr="00BB523B">
        <w:rPr>
          <w:rStyle w:val="afff8"/>
          <w:rFonts w:hint="cs"/>
          <w:rtl/>
        </w:rPr>
        <w:t xml:space="preserve">חצי לביתי, וחצי לביתי, ושליש </w:t>
      </w:r>
      <w:r w:rsidRPr="00BB523B">
        <w:rPr>
          <w:rStyle w:val="afff8"/>
          <w:rtl/>
        </w:rPr>
        <w:t>פירי ל</w:t>
      </w:r>
      <w:r w:rsidRPr="00BB523B">
        <w:rPr>
          <w:rStyle w:val="afff8"/>
          <w:rFonts w:hint="cs"/>
          <w:rtl/>
        </w:rPr>
        <w:t>אשתי</w:t>
      </w:r>
      <w:r w:rsidRPr="00BB523B">
        <w:rPr>
          <w:rStyle w:val="afff8"/>
          <w:rFonts w:hint="cs"/>
          <w:b w:val="0"/>
          <w:sz w:val="26"/>
          <w:szCs w:val="18"/>
          <w:rtl/>
        </w:rPr>
        <w:t xml:space="preserve"> </w:t>
      </w:r>
      <w:r>
        <w:rPr>
          <w:rFonts w:ascii="David" w:hAnsi="David" w:hint="cs"/>
          <w:sz w:val="32"/>
          <w:rtl/>
        </w:rPr>
        <w:t xml:space="preserve">- </w:t>
      </w:r>
      <w:r w:rsidRPr="00C35A2C">
        <w:rPr>
          <w:rFonts w:ascii="David" w:hAnsi="David"/>
          <w:sz w:val="32"/>
          <w:rtl/>
        </w:rPr>
        <w:t>מטלטלי היא ולא איבדה כתובתה</w:t>
      </w:r>
      <w:r>
        <w:rPr>
          <w:rFonts w:ascii="David" w:hAnsi="David" w:hint="cs"/>
          <w:sz w:val="32"/>
          <w:rtl/>
        </w:rPr>
        <w:t xml:space="preserve">, </w:t>
      </w:r>
      <w:r w:rsidRPr="00C35A2C">
        <w:rPr>
          <w:rFonts w:ascii="David" w:hAnsi="David"/>
          <w:sz w:val="32"/>
          <w:rtl/>
        </w:rPr>
        <w:t>משא"כ בהקנה לה אפי</w:t>
      </w:r>
      <w:r w:rsidRPr="00F10693">
        <w:rPr>
          <w:rtl/>
        </w:rPr>
        <w:t xml:space="preserve">' </w:t>
      </w:r>
      <w:r w:rsidRPr="00C35A2C">
        <w:rPr>
          <w:rFonts w:ascii="David" w:hAnsi="David"/>
          <w:sz w:val="32"/>
          <w:rtl/>
        </w:rPr>
        <w:t xml:space="preserve">דקל אחד לפירות איבדה כתובתה </w:t>
      </w:r>
      <w:r w:rsidRPr="00826B0B">
        <w:rPr>
          <w:rStyle w:val="afffff0"/>
          <w:rtl/>
        </w:rPr>
        <w:t>דעשאה שותף בקרקע</w:t>
      </w:r>
      <w:r>
        <w:rPr>
          <w:rStyle w:val="afffff0"/>
          <w:rFonts w:hint="cs"/>
          <w:rtl/>
        </w:rPr>
        <w:t>,</w:t>
      </w:r>
      <w:r>
        <w:rPr>
          <w:rFonts w:ascii="David" w:hAnsi="David" w:hint="cs"/>
          <w:sz w:val="32"/>
          <w:rtl/>
        </w:rPr>
        <w:t xml:space="preserve"> </w:t>
      </w:r>
      <w:r w:rsidRPr="00C35A2C">
        <w:rPr>
          <w:rFonts w:ascii="David" w:hAnsi="David"/>
          <w:sz w:val="32"/>
          <w:rtl/>
        </w:rPr>
        <w:t>ואפי</w:t>
      </w:r>
      <w:r w:rsidRPr="00F10693">
        <w:rPr>
          <w:rtl/>
        </w:rPr>
        <w:t xml:space="preserve">' </w:t>
      </w:r>
      <w:r w:rsidRPr="00C35A2C">
        <w:rPr>
          <w:rFonts w:ascii="David" w:hAnsi="David"/>
          <w:sz w:val="32"/>
          <w:rtl/>
        </w:rPr>
        <w:t>פירות מחוברים בלי גוף</w:t>
      </w:r>
      <w:r>
        <w:rPr>
          <w:rFonts w:ascii="David" w:hAnsi="David" w:hint="cs"/>
          <w:sz w:val="32"/>
          <w:rtl/>
        </w:rPr>
        <w:t>.</w:t>
      </w:r>
    </w:p>
    <w:p w14:paraId="2DFD71B7" w14:textId="77777777" w:rsidR="009B524C" w:rsidRPr="009B524C" w:rsidRDefault="009B524C" w:rsidP="009B524C">
      <w:pPr>
        <w:pStyle w:val="36"/>
        <w:framePr w:wrap="notBeside"/>
        <w:rPr>
          <w:rtl/>
        </w:rPr>
      </w:pPr>
      <w:r>
        <w:rPr>
          <w:rFonts w:hint="cs"/>
          <w:rtl/>
        </w:rPr>
        <w:t>האומר:</w:t>
      </w:r>
    </w:p>
    <w:p w14:paraId="6F00338C" w14:textId="05000F90" w:rsidR="009B524C" w:rsidRPr="00C35A2C" w:rsidRDefault="009B524C" w:rsidP="009B524C">
      <w:pPr>
        <w:rPr>
          <w:rFonts w:ascii="David" w:hAnsi="David"/>
          <w:sz w:val="32"/>
          <w:rtl/>
        </w:rPr>
      </w:pPr>
      <w:r w:rsidRPr="00CB7620">
        <w:rPr>
          <w:rStyle w:val="afff8"/>
          <w:rFonts w:asciiTheme="minorHAnsi" w:hAnsiTheme="minorHAnsi" w:hint="cs"/>
          <w:sz w:val="22"/>
          <w:rtl/>
        </w:rPr>
        <w:t xml:space="preserve">שליש לבת, </w:t>
      </w:r>
      <w:r w:rsidRPr="00CB7620">
        <w:rPr>
          <w:rStyle w:val="afff8"/>
          <w:rFonts w:asciiTheme="minorHAnsi" w:hAnsiTheme="minorHAnsi"/>
          <w:sz w:val="22"/>
          <w:rtl/>
        </w:rPr>
        <w:t>ו</w:t>
      </w:r>
      <w:r w:rsidRPr="00CB7620">
        <w:rPr>
          <w:rStyle w:val="afff8"/>
          <w:rFonts w:asciiTheme="minorHAnsi" w:hAnsiTheme="minorHAnsi" w:hint="cs"/>
          <w:sz w:val="22"/>
          <w:rtl/>
        </w:rPr>
        <w:t>שליש</w:t>
      </w:r>
      <w:r w:rsidRPr="00CB7620">
        <w:rPr>
          <w:rStyle w:val="afff8"/>
          <w:rFonts w:asciiTheme="minorHAnsi" w:hAnsiTheme="minorHAnsi"/>
          <w:sz w:val="22"/>
          <w:rtl/>
        </w:rPr>
        <w:t xml:space="preserve"> לבת</w:t>
      </w:r>
      <w:r w:rsidRPr="00CB7620">
        <w:rPr>
          <w:rStyle w:val="afff8"/>
          <w:rFonts w:asciiTheme="minorHAnsi" w:hAnsiTheme="minorHAnsi" w:hint="cs"/>
          <w:sz w:val="22"/>
          <w:rtl/>
        </w:rPr>
        <w:t>,</w:t>
      </w:r>
      <w:r w:rsidRPr="00CB7620">
        <w:rPr>
          <w:rStyle w:val="afff8"/>
          <w:rFonts w:asciiTheme="minorHAnsi" w:hAnsiTheme="minorHAnsi"/>
          <w:sz w:val="22"/>
          <w:rtl/>
        </w:rPr>
        <w:t xml:space="preserve"> ו</w:t>
      </w:r>
      <w:r w:rsidRPr="00CB7620">
        <w:rPr>
          <w:rStyle w:val="afff8"/>
          <w:rFonts w:asciiTheme="minorHAnsi" w:hAnsiTheme="minorHAnsi" w:hint="cs"/>
          <w:sz w:val="22"/>
          <w:rtl/>
        </w:rPr>
        <w:t>שליש</w:t>
      </w:r>
      <w:r w:rsidRPr="00CB7620">
        <w:rPr>
          <w:rStyle w:val="afff8"/>
          <w:rFonts w:asciiTheme="minorHAnsi" w:hAnsiTheme="minorHAnsi"/>
          <w:sz w:val="22"/>
          <w:rtl/>
        </w:rPr>
        <w:t xml:space="preserve"> לא</w:t>
      </w:r>
      <w:r w:rsidRPr="00CB7620">
        <w:rPr>
          <w:rStyle w:val="afff8"/>
          <w:rFonts w:asciiTheme="minorHAnsi" w:hAnsiTheme="minorHAnsi" w:hint="cs"/>
          <w:sz w:val="22"/>
          <w:rtl/>
        </w:rPr>
        <w:t>שתי</w:t>
      </w:r>
      <w:r w:rsidRPr="00CB7620">
        <w:rPr>
          <w:rStyle w:val="afff8"/>
          <w:rFonts w:asciiTheme="minorHAnsi" w:hAnsiTheme="minorHAnsi"/>
          <w:sz w:val="22"/>
          <w:rtl/>
        </w:rPr>
        <w:t xml:space="preserve"> ו</w:t>
      </w:r>
      <w:r w:rsidRPr="00CB7620">
        <w:rPr>
          <w:rStyle w:val="afff8"/>
          <w:rFonts w:asciiTheme="minorHAnsi" w:hAnsiTheme="minorHAnsi" w:hint="cs"/>
          <w:sz w:val="22"/>
          <w:rtl/>
        </w:rPr>
        <w:t xml:space="preserve">מתה </w:t>
      </w:r>
      <w:r w:rsidR="00BB523B">
        <w:rPr>
          <w:rStyle w:val="afff8"/>
          <w:rFonts w:asciiTheme="minorHAnsi" w:hAnsiTheme="minorHAnsi" w:hint="cs"/>
          <w:sz w:val="22"/>
          <w:rtl/>
        </w:rPr>
        <w:t>הבת</w:t>
      </w:r>
      <w:r>
        <w:rPr>
          <w:rFonts w:ascii="David" w:hAnsi="David" w:hint="cs"/>
          <w:sz w:val="32"/>
          <w:rtl/>
        </w:rPr>
        <w:t xml:space="preserve"> - לוקחת מהשליש הנ'ל, </w:t>
      </w:r>
      <w:r w:rsidRPr="00C35A2C">
        <w:rPr>
          <w:rFonts w:ascii="David" w:hAnsi="David"/>
          <w:sz w:val="32"/>
          <w:rtl/>
        </w:rPr>
        <w:t xml:space="preserve">כיוון דאילו </w:t>
      </w:r>
      <w:r>
        <w:rPr>
          <w:rFonts w:ascii="David" w:hAnsi="David" w:hint="cs"/>
          <w:sz w:val="32"/>
          <w:rtl/>
        </w:rPr>
        <w:t xml:space="preserve">היה קונה נכסים אחרים היתה תוקחת גם עכשיו תיקח </w:t>
      </w:r>
    </w:p>
    <w:p w14:paraId="0AC51A2E" w14:textId="75AE3DAC" w:rsidR="00AC0AF5" w:rsidRPr="001B450D" w:rsidRDefault="001B450D" w:rsidP="00AC0AF5">
      <w:pPr>
        <w:pStyle w:val="aff9"/>
        <w:rPr>
          <w:del w:id="90142" w:author="מנוע עיצוב" w:date="2026-10-08T11:01:28Z"/>
          <w:rtl/>
        </w:rPr>
      </w:pPr>
      <w:del w:id="90141" w:author="מנוע עיצוב" w:date="2026-10-08T11:01:28Z">
        <w:r w:rsidRPr="001B450D">
          <w:rPr>
            <w:rFonts w:hint="cs"/>
            <w:rtl/>
          </w:rPr>
          <w:delText xml:space="preserve">***</w:delText>
        </w:r>
      </w:del>
      <w:bookmarkStart w:id="54" w:name="_Hlk181702961"/>
    </w:p>
    <w:p w14:paraId="468A0637" w14:textId="77777777" w:rsidR="00AC0AF5" w:rsidRPr="00C35A2C" w:rsidRDefault="00AC0AF5" w:rsidP="00982F98">
      <w:pPr>
        <w:pStyle w:val="affe"/>
        <w:framePr w:wrap="around"/>
        <w:rPr>
          <w:rtl/>
        </w:rPr>
      </w:pPr>
      <w:r w:rsidRPr="00C35A2C">
        <w:rPr>
          <w:rtl/>
        </w:rPr>
        <w:t>קלג.</w:t>
      </w:r>
    </w:p>
    <w:p w14:paraId="381D4BF7" w14:textId="548EC1C8" w:rsidR="00AC0AF5" w:rsidRDefault="00BB523B" w:rsidP="00BB523B">
      <w:pPr>
        <w:pStyle w:val="affff9"/>
        <w:rPr>
          <w:rtl/>
        </w:rPr>
      </w:pPr>
      <w:r>
        <w:rPr>
          <w:rFonts w:hint="cs"/>
          <w:rtl/>
        </w:rPr>
        <w:t xml:space="preserve">אותו שחלק </w:t>
      </w:r>
      <w:r w:rsidR="00AC0AF5" w:rsidRPr="00C35A2C">
        <w:rPr>
          <w:rtl/>
        </w:rPr>
        <w:t>נכסי לב</w:t>
      </w:r>
      <w:r w:rsidR="00AC0AF5">
        <w:rPr>
          <w:rFonts w:hint="cs"/>
          <w:rtl/>
        </w:rPr>
        <w:t xml:space="preserve">נו ואשתו </w:t>
      </w:r>
      <w:r w:rsidR="00AC0AF5">
        <w:rPr>
          <w:rtl/>
        </w:rPr>
        <w:t xml:space="preserve">ושייר </w:t>
      </w:r>
      <w:r w:rsidR="00AC0AF5" w:rsidRPr="00C35A2C">
        <w:rPr>
          <w:rtl/>
        </w:rPr>
        <w:t>דקל</w:t>
      </w:r>
      <w:r w:rsidR="00AC0AF5">
        <w:rPr>
          <w:rFonts w:hint="cs"/>
          <w:rtl/>
        </w:rPr>
        <w:t xml:space="preserve"> </w:t>
      </w:r>
      <w:r w:rsidR="00AC0AF5" w:rsidRPr="00C35A2C">
        <w:rPr>
          <w:rtl/>
        </w:rPr>
        <w:t>א</w:t>
      </w:r>
      <w:r w:rsidR="00AC0AF5">
        <w:rPr>
          <w:rFonts w:hint="cs"/>
          <w:rtl/>
        </w:rPr>
        <w:t>חד</w:t>
      </w:r>
    </w:p>
    <w:p w14:paraId="34563276" w14:textId="77777777" w:rsidR="00017333" w:rsidRPr="00017333" w:rsidRDefault="00017333" w:rsidP="00017333">
      <w:pPr>
        <w:pStyle w:val="36"/>
        <w:framePr w:wrap="notBeside"/>
        <w:rPr>
          <w:rtl/>
        </w:rPr>
      </w:pPr>
      <w:r w:rsidRPr="00017333">
        <w:rPr>
          <w:rFonts w:hint="cs"/>
          <w:rtl/>
        </w:rPr>
        <w:t>סבר רבינא</w:t>
      </w:r>
    </w:p>
    <w:p w14:paraId="395C5F28" w14:textId="09568B51" w:rsidR="00017333" w:rsidRPr="00017333" w:rsidRDefault="00017333" w:rsidP="00017333">
      <w:pPr>
        <w:rPr>
          <w:rtl/>
        </w:rPr>
      </w:pPr>
      <w:r>
        <w:rPr>
          <w:rFonts w:hint="cs"/>
          <w:rtl/>
        </w:rPr>
        <w:t>תוכל לגבות כתובתה רק מאותו הדקל</w:t>
      </w:r>
    </w:p>
    <w:p w14:paraId="1B23DEAF" w14:textId="77777777" w:rsidR="00017333" w:rsidRPr="00017333" w:rsidRDefault="00AC0AF5" w:rsidP="00017333">
      <w:pPr>
        <w:pStyle w:val="36"/>
        <w:framePr w:wrap="notBeside"/>
        <w:rPr>
          <w:rtl/>
        </w:rPr>
      </w:pPr>
      <w:r w:rsidRPr="00017333">
        <w:rPr>
          <w:rtl/>
        </w:rPr>
        <w:t>א"ר יימר</w:t>
      </w:r>
    </w:p>
    <w:p w14:paraId="56F8105B" w14:textId="2B2323BA" w:rsidR="00AC0AF5" w:rsidRPr="00C35A2C" w:rsidRDefault="00017333" w:rsidP="00017333">
      <w:pPr>
        <w:rPr>
          <w:rFonts w:ascii="David" w:hAnsi="David"/>
          <w:sz w:val="32"/>
          <w:rtl/>
        </w:rPr>
      </w:pPr>
      <w:r>
        <w:rPr>
          <w:rFonts w:ascii="David" w:hAnsi="David" w:hint="cs"/>
          <w:sz w:val="32"/>
          <w:rtl/>
        </w:rPr>
        <w:t xml:space="preserve">מתוך שיורדת לדקל יורד גם לכל הנכסים </w:t>
      </w:r>
    </w:p>
    <w:p w14:paraId="192BCCB7" w14:textId="5678C197" w:rsidR="00017333" w:rsidRPr="00017333" w:rsidRDefault="00017333" w:rsidP="00017333">
      <w:pPr>
        <w:pStyle w:val="afffff"/>
        <w:rPr>
          <w:rtl/>
        </w:rPr>
      </w:pPr>
      <w:r>
        <w:rPr>
          <w:rFonts w:hint="cs"/>
          <w:rtl/>
        </w:rPr>
        <w:t>ומה ש</w:t>
      </w:r>
      <w:r w:rsidR="00AC0AF5" w:rsidRPr="006765C4">
        <w:rPr>
          <w:rtl/>
        </w:rPr>
        <w:t xml:space="preserve">שתקה סברה </w:t>
      </w:r>
      <w:r>
        <w:rPr>
          <w:rFonts w:hint="cs"/>
          <w:rtl/>
        </w:rPr>
        <w:t xml:space="preserve">שסברה לטרוף הדקל אח''כ </w:t>
      </w:r>
      <w:r w:rsidR="00AC0AF5" w:rsidRPr="006765C4">
        <w:rPr>
          <w:rtl/>
        </w:rPr>
        <w:t>בשומת ב"ד ואח"כ אערער על נכסי הבנים</w:t>
      </w:r>
      <w:r>
        <w:rPr>
          <w:rFonts w:hint="cs"/>
          <w:rtl/>
        </w:rPr>
        <w:t xml:space="preserve">, </w:t>
      </w:r>
      <w:r w:rsidR="00AC0AF5" w:rsidRPr="00C35A2C">
        <w:rPr>
          <w:rtl/>
        </w:rPr>
        <w:t>ודווקא הקרקע דאי נתן לה מטלטלין לא עשאה שותף בין הבנים</w:t>
      </w:r>
    </w:p>
    <w:p w14:paraId="7A022C3A" w14:textId="464D964F" w:rsidR="00017333" w:rsidRDefault="00AC0AF5" w:rsidP="00017333">
      <w:pPr>
        <w:pStyle w:val="affff9"/>
        <w:rPr>
          <w:rtl/>
        </w:rPr>
      </w:pPr>
      <w:r w:rsidRPr="00C35A2C">
        <w:rPr>
          <w:rtl/>
        </w:rPr>
        <w:t xml:space="preserve">שכ"מ </w:t>
      </w:r>
      <w:r w:rsidR="00017333">
        <w:rPr>
          <w:rFonts w:hint="cs"/>
          <w:rtl/>
        </w:rPr>
        <w:t>ש</w:t>
      </w:r>
      <w:r w:rsidRPr="00C35A2C">
        <w:rPr>
          <w:rtl/>
        </w:rPr>
        <w:t xml:space="preserve">כתב נכסיו לאחר </w:t>
      </w:r>
      <w:r w:rsidR="00017333">
        <w:rPr>
          <w:rStyle w:val="afffff0"/>
          <w:rFonts w:hint="cs"/>
          <w:rtl/>
        </w:rPr>
        <w:t>בלא שפירש</w:t>
      </w:r>
      <w:r w:rsidR="00017333">
        <w:rPr>
          <w:rFonts w:hint="cs"/>
          <w:rtl/>
        </w:rPr>
        <w:t xml:space="preserve"> </w:t>
      </w:r>
    </w:p>
    <w:p w14:paraId="01016029" w14:textId="77777777" w:rsidR="00017333" w:rsidRPr="00017333" w:rsidRDefault="00017333" w:rsidP="00017333">
      <w:pPr>
        <w:pStyle w:val="36"/>
        <w:framePr w:wrap="notBeside"/>
        <w:rPr>
          <w:rtl/>
        </w:rPr>
      </w:pPr>
      <w:r w:rsidRPr="00017333">
        <w:rPr>
          <w:rFonts w:hint="cs"/>
          <w:rtl/>
        </w:rPr>
        <w:t>ר''ה</w:t>
      </w:r>
    </w:p>
    <w:p w14:paraId="2A16C967" w14:textId="60964C7E" w:rsidR="00AC0AF5" w:rsidRDefault="00AC0AF5" w:rsidP="00AC0AF5">
      <w:pPr>
        <w:rPr>
          <w:rFonts w:ascii="David" w:hAnsi="David"/>
          <w:sz w:val="32"/>
          <w:rtl/>
        </w:rPr>
      </w:pPr>
      <w:r w:rsidRPr="00C35A2C">
        <w:rPr>
          <w:rFonts w:ascii="David" w:hAnsi="David"/>
          <w:sz w:val="32"/>
          <w:rtl/>
        </w:rPr>
        <w:t>רואין אם ראוי ליורשו הר"ז כירושה ואי לא נוטלן משום מתנה</w:t>
      </w:r>
    </w:p>
    <w:p w14:paraId="5C848327" w14:textId="77777777" w:rsidR="002E2F34" w:rsidRPr="002E2F34" w:rsidRDefault="00AC0AF5" w:rsidP="002E2F34">
      <w:pPr>
        <w:pStyle w:val="36"/>
        <w:framePr w:wrap="notBeside"/>
        <w:rPr>
          <w:rtl/>
        </w:rPr>
      </w:pPr>
      <w:r w:rsidRPr="002E2F34">
        <w:rPr>
          <w:rtl/>
        </w:rPr>
        <w:t xml:space="preserve">ר"נ </w:t>
      </w:r>
    </w:p>
    <w:p w14:paraId="47393EBF" w14:textId="29EEB530" w:rsidR="00AC0AF5" w:rsidRPr="00C35A2C" w:rsidRDefault="00AC0AF5" w:rsidP="00AC0AF5">
      <w:pPr>
        <w:rPr>
          <w:rFonts w:ascii="David" w:hAnsi="David"/>
          <w:sz w:val="32"/>
          <w:rtl/>
        </w:rPr>
      </w:pPr>
      <w:r w:rsidRPr="00C35A2C">
        <w:rPr>
          <w:rFonts w:ascii="David" w:hAnsi="David"/>
          <w:sz w:val="32"/>
          <w:rtl/>
        </w:rPr>
        <w:t xml:space="preserve">גנובי גנבא ל"ל </w:t>
      </w:r>
      <w:r w:rsidR="00017333">
        <w:rPr>
          <w:rFonts w:ascii="David" w:hAnsi="David" w:hint="cs"/>
          <w:sz w:val="32"/>
          <w:rtl/>
        </w:rPr>
        <w:t xml:space="preserve">אם ברצונך לומר שהלכה כריב''ב תאמר כך. </w:t>
      </w:r>
      <w:r w:rsidRPr="00C35A2C">
        <w:rPr>
          <w:rFonts w:ascii="David" w:hAnsi="David"/>
          <w:sz w:val="32"/>
          <w:rtl/>
        </w:rPr>
        <w:t>אלא דבא לחלק בין מתנה לירושה ולא לגבי אלמנה</w:t>
      </w:r>
    </w:p>
    <w:p w14:paraId="7A29066A" w14:textId="50004EF1" w:rsidR="00AC0AF5" w:rsidRDefault="00AC0AF5" w:rsidP="00AC0AF5">
      <w:pPr>
        <w:rPr>
          <w:rFonts w:ascii="David" w:hAnsi="David"/>
          <w:sz w:val="32"/>
          <w:rtl/>
        </w:rPr>
      </w:pPr>
      <w:r w:rsidRPr="00C35A2C">
        <w:rPr>
          <w:rFonts w:ascii="David" w:hAnsi="David"/>
          <w:sz w:val="32"/>
          <w:rtl/>
        </w:rPr>
        <w:t xml:space="preserve">דאי בירושה דאורייתא </w:t>
      </w:r>
      <w:r>
        <w:rPr>
          <w:rFonts w:ascii="David" w:hAnsi="David" w:hint="cs"/>
          <w:sz w:val="32"/>
          <w:rtl/>
        </w:rPr>
        <w:t>לקח</w:t>
      </w:r>
      <w:r w:rsidRPr="00C35A2C">
        <w:rPr>
          <w:rFonts w:ascii="David" w:hAnsi="David"/>
          <w:sz w:val="32"/>
          <w:rtl/>
        </w:rPr>
        <w:t xml:space="preserve">ה כ"ש במתנה דרבנן </w:t>
      </w:r>
      <w:r w:rsidRPr="002E2F34">
        <w:rPr>
          <w:rStyle w:val="afffff0"/>
          <w:rtl/>
        </w:rPr>
        <w:t>[אא"כ מתנה]</w:t>
      </w:r>
    </w:p>
    <w:p w14:paraId="5A24B255" w14:textId="55DEAF73" w:rsidR="002E2F34" w:rsidRPr="002E2F34" w:rsidRDefault="00017333" w:rsidP="002E2F34">
      <w:pPr>
        <w:pStyle w:val="36"/>
        <w:framePr w:wrap="notBeside"/>
        <w:rPr>
          <w:rtl/>
        </w:rPr>
      </w:pPr>
      <w:r>
        <w:rPr>
          <w:rFonts w:hint="cs"/>
          <w:rtl/>
        </w:rPr>
        <w:t>ו</w:t>
      </w:r>
      <w:r w:rsidR="00AC0AF5" w:rsidRPr="002E2F34">
        <w:rPr>
          <w:rtl/>
        </w:rPr>
        <w:t>נפק"מ</w:t>
      </w:r>
    </w:p>
    <w:p w14:paraId="6D207910" w14:textId="0150C911" w:rsidR="00AC0AF5" w:rsidRDefault="00AC0AF5" w:rsidP="00017333">
      <w:pPr>
        <w:rPr>
          <w:rFonts w:ascii="David" w:hAnsi="David"/>
          <w:sz w:val="32"/>
          <w:rtl/>
        </w:rPr>
      </w:pPr>
      <w:r w:rsidRPr="00017333">
        <w:rPr>
          <w:rStyle w:val="affffe"/>
          <w:rtl/>
        </w:rPr>
        <w:t xml:space="preserve">כדשלח ראבר"ע </w:t>
      </w:r>
      <w:r w:rsidR="00017333">
        <w:rPr>
          <w:rStyle w:val="affffe"/>
          <w:rFonts w:hint="cs"/>
          <w:rtl/>
        </w:rPr>
        <w:t>של</w:t>
      </w:r>
      <w:r w:rsidRPr="00017333">
        <w:rPr>
          <w:rStyle w:val="affffe"/>
          <w:rtl/>
        </w:rPr>
        <w:t>ריב"ב</w:t>
      </w:r>
      <w:r w:rsidR="00017333">
        <w:rPr>
          <w:rStyle w:val="affffe"/>
          <w:rFonts w:hint="cs"/>
          <w:rtl/>
        </w:rPr>
        <w:t>:</w:t>
      </w:r>
      <w:r w:rsidRPr="00C35A2C">
        <w:rPr>
          <w:rFonts w:ascii="David" w:hAnsi="David"/>
          <w:sz w:val="32"/>
          <w:rtl/>
        </w:rPr>
        <w:t xml:space="preserve"> נכסי לך ואחריך לפלוני ומת הראשון</w:t>
      </w:r>
      <w:r w:rsidR="00017333">
        <w:rPr>
          <w:rFonts w:ascii="David" w:hAnsi="David" w:hint="cs"/>
          <w:sz w:val="32"/>
          <w:rtl/>
        </w:rPr>
        <w:t xml:space="preserve"> </w:t>
      </w:r>
      <w:r w:rsidRPr="00C35A2C">
        <w:rPr>
          <w:rFonts w:ascii="David" w:hAnsi="David"/>
          <w:sz w:val="32"/>
          <w:rtl/>
        </w:rPr>
        <w:t>עובר ליורשי ראשון</w:t>
      </w:r>
      <w:r w:rsidR="00017333">
        <w:rPr>
          <w:rFonts w:ascii="David" w:hAnsi="David" w:hint="cs"/>
          <w:sz w:val="32"/>
          <w:rtl/>
        </w:rPr>
        <w:t>,</w:t>
      </w:r>
      <w:r w:rsidRPr="00C35A2C">
        <w:rPr>
          <w:rFonts w:ascii="David" w:hAnsi="David"/>
          <w:sz w:val="32"/>
          <w:rtl/>
        </w:rPr>
        <w:t xml:space="preserve"> דלירושה אין הפסק והשכ"מ מתנה ע"מ שכתוב בתורה</w:t>
      </w:r>
    </w:p>
    <w:p w14:paraId="73F01538" w14:textId="77777777" w:rsidR="00017333" w:rsidRPr="00017333" w:rsidRDefault="00017333" w:rsidP="00017333">
      <w:pPr>
        <w:pStyle w:val="36"/>
        <w:framePr w:wrap="notBeside"/>
        <w:rPr>
          <w:rtl/>
        </w:rPr>
      </w:pPr>
      <w:r w:rsidRPr="00017333">
        <w:rPr>
          <w:rFonts w:hint="cs"/>
          <w:rtl/>
        </w:rPr>
        <w:t>מעשה</w:t>
      </w:r>
    </w:p>
    <w:p w14:paraId="11D15AF1" w14:textId="0A885B98" w:rsidR="00AC0AF5" w:rsidRDefault="00017333" w:rsidP="00AC0AF5">
      <w:pPr>
        <w:rPr>
          <w:rFonts w:ascii="David" w:hAnsi="David"/>
          <w:sz w:val="32"/>
          <w:rtl/>
        </w:rPr>
      </w:pPr>
      <w:r w:rsidRPr="00017333">
        <w:rPr>
          <w:rStyle w:val="affffe"/>
          <w:rFonts w:hint="cs"/>
          <w:rtl/>
        </w:rPr>
        <w:t>ש</w:t>
      </w:r>
      <w:r w:rsidR="00AC0AF5" w:rsidRPr="00017333">
        <w:rPr>
          <w:rStyle w:val="affffe"/>
          <w:rtl/>
        </w:rPr>
        <w:t>סבר רב עיליש</w:t>
      </w:r>
      <w:r w:rsidR="00AC0AF5" w:rsidRPr="00C35A2C">
        <w:rPr>
          <w:rFonts w:ascii="David" w:hAnsi="David"/>
          <w:sz w:val="32"/>
          <w:rtl/>
        </w:rPr>
        <w:t xml:space="preserve"> דשני נמי </w:t>
      </w:r>
      <w:r w:rsidR="00AC0AF5">
        <w:rPr>
          <w:rFonts w:ascii="David" w:hAnsi="David" w:hint="cs"/>
          <w:sz w:val="32"/>
          <w:rtl/>
        </w:rPr>
        <w:t>לוקח</w:t>
      </w:r>
      <w:r>
        <w:rPr>
          <w:rFonts w:ascii="David" w:hAnsi="David" w:hint="cs"/>
          <w:sz w:val="32"/>
          <w:rtl/>
        </w:rPr>
        <w:t>,</w:t>
      </w:r>
    </w:p>
    <w:p w14:paraId="46F93E56" w14:textId="77777777" w:rsidR="002E2F34" w:rsidRPr="002E2F34" w:rsidRDefault="00AC0AF5" w:rsidP="002E2F34">
      <w:pPr>
        <w:pStyle w:val="36"/>
        <w:framePr w:wrap="notBeside"/>
        <w:rPr>
          <w:rtl/>
        </w:rPr>
      </w:pPr>
      <w:r w:rsidRPr="002E2F34">
        <w:rPr>
          <w:rtl/>
        </w:rPr>
        <w:t xml:space="preserve">א"ל רבא </w:t>
      </w:r>
    </w:p>
    <w:p w14:paraId="279A9A68" w14:textId="2044D79E" w:rsidR="00AC0AF5" w:rsidRPr="00C35A2C" w:rsidRDefault="00AC0AF5" w:rsidP="00AC0AF5">
      <w:pPr>
        <w:rPr>
          <w:rFonts w:ascii="David" w:hAnsi="David"/>
          <w:sz w:val="32"/>
          <w:rtl/>
        </w:rPr>
      </w:pPr>
      <w:r w:rsidRPr="00C35A2C">
        <w:rPr>
          <w:rFonts w:ascii="David" w:hAnsi="David"/>
          <w:sz w:val="32"/>
          <w:rtl/>
        </w:rPr>
        <w:t xml:space="preserve">דייני חצצתא </w:t>
      </w:r>
      <w:r w:rsidRPr="00017333">
        <w:rPr>
          <w:rStyle w:val="afffff0"/>
          <w:rtl/>
        </w:rPr>
        <w:t>[לשון פשרה או לשון ב</w:t>
      </w:r>
      <w:r w:rsidR="00017333" w:rsidRPr="00017333">
        <w:rPr>
          <w:rStyle w:val="afffff0"/>
          <w:rFonts w:hint="cs"/>
          <w:rtl/>
        </w:rPr>
        <w:t>י</w:t>
      </w:r>
      <w:r w:rsidRPr="00017333">
        <w:rPr>
          <w:rStyle w:val="afffff0"/>
          <w:rtl/>
        </w:rPr>
        <w:t>ה"ק]</w:t>
      </w:r>
      <w:r w:rsidR="00017333">
        <w:rPr>
          <w:rStyle w:val="afffff0"/>
          <w:rFonts w:hint="cs"/>
          <w:rtl/>
        </w:rPr>
        <w:t xml:space="preserve"> </w:t>
      </w:r>
      <w:r w:rsidR="00017333" w:rsidRPr="00017333">
        <w:rPr>
          <w:rFonts w:hint="cs"/>
          <w:rtl/>
        </w:rPr>
        <w:t>והתבייש רב עיליש.</w:t>
      </w:r>
    </w:p>
    <w:p w14:paraId="00BE6CFD" w14:textId="77777777" w:rsidR="00017333" w:rsidRPr="00017333" w:rsidRDefault="00017333" w:rsidP="00017333">
      <w:pPr>
        <w:pStyle w:val="36"/>
        <w:framePr w:wrap="notBeside"/>
        <w:rPr>
          <w:rtl/>
        </w:rPr>
      </w:pPr>
      <w:r w:rsidRPr="00017333">
        <w:rPr>
          <w:rFonts w:hint="cs"/>
          <w:rtl/>
        </w:rPr>
        <w:t>קרא עליו רבא</w:t>
      </w:r>
    </w:p>
    <w:p w14:paraId="71224CDD" w14:textId="5AA0602C" w:rsidR="00AC0AF5" w:rsidRPr="00017333" w:rsidRDefault="00AC0AF5" w:rsidP="00017333">
      <w:pPr>
        <w:rPr>
          <w:rtl/>
        </w:rPr>
      </w:pPr>
      <w:r w:rsidRPr="00017333">
        <w:rPr>
          <w:rStyle w:val="affff8"/>
          <w:rtl/>
        </w:rPr>
        <w:t>אני ה' בעיתה אחישנה</w:t>
      </w:r>
      <w:r w:rsidR="00017333" w:rsidRPr="00017333">
        <w:rPr>
          <w:rFonts w:hint="cs"/>
          <w:rtl/>
        </w:rPr>
        <w:t xml:space="preserve"> </w:t>
      </w:r>
      <w:r w:rsidR="00017333" w:rsidRPr="00017333">
        <w:rPr>
          <w:rStyle w:val="afffff0"/>
          <w:rFonts w:hint="cs"/>
          <w:rtl/>
        </w:rPr>
        <w:t>והיינו שמשמים זימנ</w:t>
      </w:r>
      <w:r w:rsidR="00017333">
        <w:rPr>
          <w:rStyle w:val="afffff0"/>
          <w:rFonts w:hint="cs"/>
          <w:rtl/>
        </w:rPr>
        <w:t>ו</w:t>
      </w:r>
      <w:r w:rsidR="00017333" w:rsidRPr="00017333">
        <w:rPr>
          <w:rStyle w:val="afffff0"/>
          <w:rFonts w:hint="cs"/>
          <w:rtl/>
        </w:rPr>
        <w:t>הו להצילו</w:t>
      </w:r>
      <w:r w:rsidR="00017333">
        <w:rPr>
          <w:rFonts w:hint="cs"/>
          <w:rtl/>
        </w:rPr>
        <w:t>.</w:t>
      </w:r>
      <w:r w:rsidR="00017333" w:rsidRPr="00017333">
        <w:rPr>
          <w:rFonts w:hint="cs"/>
          <w:rtl/>
        </w:rPr>
        <w:t xml:space="preserve"> </w:t>
      </w:r>
    </w:p>
    <w:p w14:paraId="4BEBA642" w14:textId="423C29EE" w:rsidR="00AC0AF5" w:rsidRPr="001B450D" w:rsidRDefault="001B450D" w:rsidP="00AC0AF5">
      <w:pPr>
        <w:pStyle w:val="aff9"/>
        <w:rPr>
          <w:rtl/>
        </w:rPr>
      </w:pPr>
      <w:r w:rsidRPr="001B450D">
        <w:rPr>
          <w:rFonts w:hint="cs"/>
          <w:rtl/>
        </w:rPr>
        <w:t>***</w:t>
      </w:r>
    </w:p>
    <w:p w14:paraId="2A560214" w14:textId="77777777" w:rsidR="00AC0AF5" w:rsidRPr="00C35A2C" w:rsidRDefault="00AC0AF5" w:rsidP="00982F98">
      <w:pPr>
        <w:pStyle w:val="affe"/>
        <w:framePr w:wrap="around"/>
        <w:rPr>
          <w:rtl/>
        </w:rPr>
      </w:pPr>
      <w:r w:rsidRPr="00C35A2C">
        <w:rPr>
          <w:rtl/>
        </w:rPr>
        <w:t>קלג:</w:t>
      </w:r>
    </w:p>
    <w:p w14:paraId="409A7369" w14:textId="0C51F25C" w:rsidR="00AC0AF5" w:rsidRDefault="00011DBB" w:rsidP="00011DBB">
      <w:pPr>
        <w:pStyle w:val="affffb"/>
        <w:framePr w:wrap="around"/>
        <w:rPr>
          <w:rtl/>
        </w:rPr>
      </w:pPr>
      <w:del w:id="20371" w:author="קלוד" w:date="2026-10-06T10:07:33Z">
        <w:r>
          <w:rPr>
            <w:rFonts w:hint="cs"/>
            <w:rtl/>
          </w:rPr>
          <w:delText xml:space="preserve">מתני</w:delText>
        </w:r>
      </w:del>
      <w:ins w:id="20372" w:author="קלוד" w:date="2026-10-06T10:07:33Z">
        <w:r>
          <w:rPr>
            <w:rFonts w:hint="cs"/>
            <w:rtl/>
          </w:rPr>
          <w:t xml:space="preserve">משנה ה</w:t>
        </w:r>
      </w:ins>
      <w:del w:id="20373" w:author="קלוד" w:date="2026-10-06T10:07:33Z">
        <w:r>
          <w:rPr>
            <w:rtl/>
          </w:rPr>
          <w:delText xml:space="preserve">'</w:delText>
        </w:r>
      </w:del>
    </w:p>
    <w:p w14:paraId="436F1026" w14:textId="77777777" w:rsidR="00017333" w:rsidRDefault="00AC0AF5" w:rsidP="00DB3591">
      <w:pPr>
        <w:pStyle w:val="afff3"/>
        <w:rPr>
          <w:rtl/>
        </w:rPr>
      </w:pPr>
      <w:r w:rsidRPr="00C35A2C">
        <w:rPr>
          <w:rFonts w:hint="cs"/>
          <w:rtl/>
        </w:rPr>
        <w:t>הכותב</w:t>
      </w:r>
      <w:r w:rsidRPr="00C35A2C">
        <w:rPr>
          <w:rtl/>
        </w:rPr>
        <w:t xml:space="preserve"> </w:t>
      </w:r>
      <w:r w:rsidRPr="00C35A2C">
        <w:rPr>
          <w:rFonts w:hint="cs"/>
          <w:rtl/>
        </w:rPr>
        <w:t>את</w:t>
      </w:r>
      <w:r w:rsidRPr="00C35A2C">
        <w:rPr>
          <w:rtl/>
        </w:rPr>
        <w:t xml:space="preserve"> </w:t>
      </w:r>
      <w:r w:rsidRPr="00C35A2C">
        <w:rPr>
          <w:rFonts w:hint="cs"/>
          <w:rtl/>
        </w:rPr>
        <w:t>נכסיו</w:t>
      </w:r>
      <w:r w:rsidRPr="00C35A2C">
        <w:rPr>
          <w:rtl/>
        </w:rPr>
        <w:t xml:space="preserve"> </w:t>
      </w:r>
      <w:r w:rsidRPr="00C35A2C">
        <w:rPr>
          <w:rFonts w:hint="cs"/>
          <w:rtl/>
        </w:rPr>
        <w:t>לאחרים</w:t>
      </w:r>
      <w:r w:rsidRPr="00C35A2C">
        <w:rPr>
          <w:rtl/>
        </w:rPr>
        <w:t xml:space="preserve"> </w:t>
      </w:r>
      <w:r w:rsidRPr="00C35A2C">
        <w:rPr>
          <w:rFonts w:hint="cs"/>
          <w:rtl/>
        </w:rPr>
        <w:t>והניח</w:t>
      </w:r>
      <w:r w:rsidRPr="00C35A2C">
        <w:rPr>
          <w:rtl/>
        </w:rPr>
        <w:t xml:space="preserve"> </w:t>
      </w:r>
      <w:r w:rsidRPr="00C35A2C">
        <w:rPr>
          <w:rFonts w:hint="cs"/>
          <w:rtl/>
        </w:rPr>
        <w:t>את</w:t>
      </w:r>
      <w:r w:rsidRPr="00C35A2C">
        <w:rPr>
          <w:rtl/>
        </w:rPr>
        <w:t xml:space="preserve"> </w:t>
      </w:r>
      <w:r w:rsidRPr="00C35A2C">
        <w:rPr>
          <w:rFonts w:hint="cs"/>
          <w:rtl/>
        </w:rPr>
        <w:t>בניו</w:t>
      </w:r>
      <w:r w:rsidRPr="00C35A2C">
        <w:rPr>
          <w:rtl/>
        </w:rPr>
        <w:t xml:space="preserve"> </w:t>
      </w:r>
    </w:p>
    <w:p w14:paraId="004A5B31" w14:textId="0695FF48" w:rsidR="00AC0AF5" w:rsidRDefault="00AC0AF5" w:rsidP="00DB3591">
      <w:pPr>
        <w:pStyle w:val="afff3"/>
        <w:rPr>
          <w:rtl/>
        </w:rPr>
      </w:pPr>
      <w:r w:rsidRPr="00C35A2C">
        <w:rPr>
          <w:rtl/>
        </w:rPr>
        <w:t xml:space="preserve">- </w:t>
      </w:r>
      <w:r w:rsidRPr="00C35A2C">
        <w:rPr>
          <w:rFonts w:hint="cs"/>
          <w:rtl/>
        </w:rPr>
        <w:t>מה</w:t>
      </w:r>
      <w:r w:rsidRPr="00C35A2C">
        <w:rPr>
          <w:rtl/>
        </w:rPr>
        <w:t xml:space="preserve"> </w:t>
      </w:r>
      <w:r w:rsidRPr="00C35A2C">
        <w:rPr>
          <w:rFonts w:hint="cs"/>
          <w:rtl/>
        </w:rPr>
        <w:t>שעשה</w:t>
      </w:r>
      <w:r w:rsidRPr="00C35A2C">
        <w:rPr>
          <w:rtl/>
        </w:rPr>
        <w:t xml:space="preserve"> </w:t>
      </w:r>
      <w:r w:rsidRPr="00C35A2C">
        <w:rPr>
          <w:rFonts w:hint="cs"/>
          <w:rtl/>
        </w:rPr>
        <w:t>עשוי</w:t>
      </w:r>
      <w:r w:rsidRPr="00C35A2C">
        <w:rPr>
          <w:rtl/>
        </w:rPr>
        <w:t xml:space="preserve">, </w:t>
      </w:r>
      <w:r w:rsidRPr="00C35A2C">
        <w:rPr>
          <w:rFonts w:hint="cs"/>
          <w:rtl/>
        </w:rPr>
        <w:t>אלא</w:t>
      </w:r>
      <w:r w:rsidRPr="00C35A2C">
        <w:rPr>
          <w:rtl/>
        </w:rPr>
        <w:t xml:space="preserve"> </w:t>
      </w:r>
      <w:r w:rsidRPr="00C35A2C">
        <w:rPr>
          <w:rFonts w:hint="cs"/>
          <w:rtl/>
        </w:rPr>
        <w:t>אין</w:t>
      </w:r>
      <w:r w:rsidRPr="00C35A2C">
        <w:rPr>
          <w:rtl/>
        </w:rPr>
        <w:t xml:space="preserve"> </w:t>
      </w:r>
      <w:r w:rsidRPr="00C35A2C">
        <w:rPr>
          <w:rFonts w:hint="cs"/>
          <w:rtl/>
        </w:rPr>
        <w:t>רוח</w:t>
      </w:r>
      <w:r w:rsidRPr="00C35A2C">
        <w:rPr>
          <w:rtl/>
        </w:rPr>
        <w:t xml:space="preserve"> </w:t>
      </w:r>
      <w:r>
        <w:rPr>
          <w:rStyle w:val="TanaimMishna"/>
          <w:rFonts w:hint="cs"/>
          <w:rtl/>
          <w:rPrChange w:id="20143" w:author="קלוד" w:date="2026-10-06T10:07:33Z">
            <w:rPr>
              <w:rFonts w:hint="cs"/>
              <w:rtl/>
            </w:rPr>
          </w:rPrChange>
        </w:rPr>
        <w:t xml:space="preserve">חכמים</w:t>
      </w:r>
      <w:r w:rsidRPr="00C35A2C">
        <w:rPr>
          <w:rtl/>
        </w:rPr>
        <w:t xml:space="preserve"> </w:t>
      </w:r>
      <w:r w:rsidRPr="00C35A2C">
        <w:rPr>
          <w:rFonts w:hint="cs"/>
          <w:rtl/>
        </w:rPr>
        <w:t>נוחה</w:t>
      </w:r>
      <w:r w:rsidRPr="00C35A2C">
        <w:rPr>
          <w:rtl/>
        </w:rPr>
        <w:t xml:space="preserve"> </w:t>
      </w:r>
      <w:r w:rsidRPr="00C35A2C">
        <w:rPr>
          <w:rFonts w:hint="cs"/>
          <w:rtl/>
        </w:rPr>
        <w:t>הימנו</w:t>
      </w:r>
      <w:r w:rsidRPr="00C35A2C">
        <w:rPr>
          <w:rtl/>
        </w:rPr>
        <w:t xml:space="preserve">; </w:t>
      </w:r>
    </w:p>
    <w:p w14:paraId="3F990453" w14:textId="6876598F" w:rsidR="00AC0AF5" w:rsidRDefault="00AC0AF5" w:rsidP="00DB3591">
      <w:pPr>
        <w:pStyle w:val="afff3"/>
        <w:rPr>
          <w:rtl/>
        </w:rPr>
      </w:pPr>
      <w:r w:rsidRPr="00017333">
        <w:rPr>
          <w:rStyle w:val="TanaimMishna"/>
          <w:rFonts w:hint="cs"/>
          <w:rtl/>
          <w:rPrChange w:id="20144" w:author="קלוד" w:date="2026-10-06T10:07:33Z">
            <w:rPr>
              <w:rStyle w:val="affffe"/>
              <w:rFonts w:hint="cs"/>
              <w:rtl/>
            </w:rPr>
          </w:rPrChange>
        </w:rPr>
        <w:t>רשב</w:t>
      </w:r>
      <w:r w:rsidRPr="00017333">
        <w:rPr>
          <w:rStyle w:val="TanaimMishna"/>
          <w:rtl/>
          <w:rPrChange w:id="20145" w:author="קלוד" w:date="2026-10-06T10:07:33Z">
            <w:rPr>
              <w:rStyle w:val="affffe"/>
              <w:rtl/>
            </w:rPr>
          </w:rPrChange>
        </w:rPr>
        <w:t>"</w:t>
      </w:r>
      <w:r w:rsidRPr="00017333">
        <w:rPr>
          <w:rStyle w:val="TanaimMishna"/>
          <w:rFonts w:hint="cs"/>
          <w:rtl/>
          <w:rPrChange w:id="20146" w:author="קלוד" w:date="2026-10-06T10:07:33Z">
            <w:rPr>
              <w:rStyle w:val="affffe"/>
              <w:rFonts w:hint="cs"/>
              <w:rtl/>
            </w:rPr>
          </w:rPrChange>
        </w:rPr>
        <w:t>ג</w:t>
      </w:r>
      <w:r w:rsidR="00017333">
        <w:rPr>
          <w:rStyle w:val="TanaimMishna"/>
          <w:rFonts w:hint="cs"/>
          <w:rtl/>
          <w:rPrChange w:id="20147" w:author="קלוד" w:date="2026-10-06T10:07:33Z">
            <w:rPr>
              <w:rStyle w:val="affffe"/>
              <w:rFonts w:hint="cs"/>
              <w:rtl/>
            </w:rPr>
          </w:rPrChange>
        </w:rPr>
        <w:t>:</w:t>
      </w:r>
      <w:r w:rsidRPr="00C35A2C">
        <w:rPr>
          <w:rtl/>
        </w:rPr>
        <w:t xml:space="preserve"> </w:t>
      </w:r>
      <w:r w:rsidRPr="00C35A2C">
        <w:rPr>
          <w:rFonts w:hint="cs"/>
          <w:rtl/>
        </w:rPr>
        <w:t>אם</w:t>
      </w:r>
      <w:r w:rsidRPr="00C35A2C">
        <w:rPr>
          <w:rtl/>
        </w:rPr>
        <w:t xml:space="preserve"> </w:t>
      </w:r>
      <w:r w:rsidRPr="00C35A2C">
        <w:rPr>
          <w:rFonts w:hint="cs"/>
          <w:rtl/>
        </w:rPr>
        <w:t>לא</w:t>
      </w:r>
      <w:r w:rsidRPr="00C35A2C">
        <w:rPr>
          <w:rtl/>
        </w:rPr>
        <w:t xml:space="preserve"> </w:t>
      </w:r>
      <w:r w:rsidRPr="00C35A2C">
        <w:rPr>
          <w:rFonts w:hint="cs"/>
          <w:rtl/>
        </w:rPr>
        <w:t>היו</w:t>
      </w:r>
      <w:r w:rsidRPr="00C35A2C">
        <w:rPr>
          <w:rtl/>
        </w:rPr>
        <w:t xml:space="preserve"> </w:t>
      </w:r>
      <w:r w:rsidRPr="00C35A2C">
        <w:rPr>
          <w:rFonts w:hint="cs"/>
          <w:rtl/>
        </w:rPr>
        <w:t>בניו</w:t>
      </w:r>
      <w:r w:rsidRPr="00C35A2C">
        <w:rPr>
          <w:rtl/>
        </w:rPr>
        <w:t xml:space="preserve"> </w:t>
      </w:r>
      <w:r w:rsidRPr="00C35A2C">
        <w:rPr>
          <w:rFonts w:hint="cs"/>
          <w:rtl/>
        </w:rPr>
        <w:t>נוהגים</w:t>
      </w:r>
      <w:r w:rsidRPr="00C35A2C">
        <w:rPr>
          <w:rtl/>
        </w:rPr>
        <w:t xml:space="preserve"> </w:t>
      </w:r>
      <w:r w:rsidRPr="00C35A2C">
        <w:rPr>
          <w:rFonts w:hint="cs"/>
          <w:rtl/>
        </w:rPr>
        <w:t>כשורה</w:t>
      </w:r>
      <w:r w:rsidRPr="00C35A2C">
        <w:rPr>
          <w:rtl/>
        </w:rPr>
        <w:t xml:space="preserve"> - </w:t>
      </w:r>
      <w:r w:rsidRPr="00C35A2C">
        <w:rPr>
          <w:rFonts w:hint="cs"/>
          <w:rtl/>
        </w:rPr>
        <w:t>זכור</w:t>
      </w:r>
      <w:r w:rsidRPr="00C35A2C">
        <w:rPr>
          <w:rtl/>
        </w:rPr>
        <w:t xml:space="preserve"> </w:t>
      </w:r>
      <w:r w:rsidRPr="00C35A2C">
        <w:rPr>
          <w:rFonts w:hint="cs"/>
          <w:rtl/>
        </w:rPr>
        <w:t>לטוב</w:t>
      </w:r>
      <w:r w:rsidRPr="00C35A2C">
        <w:rPr>
          <w:rtl/>
        </w:rPr>
        <w:t>.</w:t>
      </w:r>
    </w:p>
    <w:p w14:paraId="0D0B134C" w14:textId="3EF3FED7" w:rsidR="00017333" w:rsidRDefault="00017333" w:rsidP="00017333">
      <w:pPr>
        <w:pStyle w:val="affff9"/>
        <w:rPr>
          <w:rtl/>
        </w:rPr>
      </w:pPr>
      <w:r>
        <w:rPr>
          <w:rFonts w:hint="cs"/>
          <w:rtl/>
        </w:rPr>
        <w:t>האם רבנן חלקו על רשב''ג</w:t>
      </w:r>
    </w:p>
    <w:p w14:paraId="2FFF47CA" w14:textId="74C7A269" w:rsidR="00017333" w:rsidRPr="00017333" w:rsidRDefault="00017333" w:rsidP="00017333">
      <w:pPr>
        <w:pStyle w:val="36"/>
        <w:framePr w:wrap="notBeside"/>
        <w:rPr>
          <w:rtl/>
        </w:rPr>
      </w:pPr>
      <w:r>
        <w:rPr>
          <w:rFonts w:hint="cs"/>
          <w:rtl/>
        </w:rPr>
        <w:t>אין</w:t>
      </w:r>
      <w:r w:rsidR="00AC0AF5" w:rsidRPr="00017333">
        <w:rPr>
          <w:rtl/>
        </w:rPr>
        <w:t xml:space="preserve"> להוכיח </w:t>
      </w:r>
    </w:p>
    <w:p w14:paraId="6C47AD5B" w14:textId="716A526E" w:rsidR="00AC0AF5" w:rsidRPr="00017333" w:rsidRDefault="00017333" w:rsidP="00017333">
      <w:pPr>
        <w:rPr>
          <w:rStyle w:val="afffff0"/>
          <w:rtl/>
        </w:rPr>
      </w:pPr>
      <w:r>
        <w:rPr>
          <w:rFonts w:ascii="David" w:hAnsi="David" w:hint="cs"/>
          <w:sz w:val="32"/>
          <w:rtl/>
        </w:rPr>
        <w:t xml:space="preserve">שחלקו- </w:t>
      </w:r>
      <w:r w:rsidR="00AC0AF5" w:rsidRPr="00C35A2C">
        <w:rPr>
          <w:rFonts w:ascii="David" w:hAnsi="David"/>
          <w:sz w:val="32"/>
          <w:rtl/>
        </w:rPr>
        <w:t>ממעשה ד</w:t>
      </w:r>
      <w:r>
        <w:rPr>
          <w:rFonts w:ascii="David" w:hAnsi="David" w:hint="cs"/>
          <w:sz w:val="32"/>
          <w:rtl/>
        </w:rPr>
        <w:t xml:space="preserve">יוסי בין יועזר שהכניס אחת להקדש ובנו הכניס ששה </w:t>
      </w:r>
      <w:r w:rsidRPr="00017333">
        <w:rPr>
          <w:rStyle w:val="afffff0"/>
          <w:rFonts w:hint="cs"/>
          <w:rtl/>
        </w:rPr>
        <w:t>[מדג שקנה ומצא מרגלית ושמוה בי'ג דינר ושילמו שבעה והיתר הקדיש</w:t>
      </w:r>
    </w:p>
    <w:p w14:paraId="690752BE" w14:textId="77777777" w:rsidR="00AC0AF5" w:rsidRPr="00C35A2C" w:rsidRDefault="00AC0AF5" w:rsidP="00AC0AF5">
      <w:pPr>
        <w:rPr>
          <w:rFonts w:ascii="David" w:hAnsi="David"/>
          <w:sz w:val="32"/>
          <w:rtl/>
        </w:rPr>
      </w:pPr>
      <w:r w:rsidRPr="00C35A2C">
        <w:rPr>
          <w:rFonts w:ascii="David" w:hAnsi="David"/>
          <w:sz w:val="32"/>
          <w:rtl/>
        </w:rPr>
        <w:t>דאפשר להעמיד דיב"י הכניס אחת ובנו הוציא שבע</w:t>
      </w:r>
    </w:p>
    <w:p w14:paraId="58FE3F8E" w14:textId="77777777" w:rsidR="00AC0AF5" w:rsidRPr="00C35A2C" w:rsidRDefault="00AC0AF5" w:rsidP="00AC0AF5">
      <w:pPr>
        <w:rPr>
          <w:rFonts w:ascii="David" w:hAnsi="David"/>
          <w:sz w:val="32"/>
          <w:rtl/>
        </w:rPr>
      </w:pPr>
      <w:r w:rsidRPr="00C35A2C">
        <w:rPr>
          <w:rFonts w:ascii="David" w:hAnsi="David"/>
          <w:sz w:val="32"/>
          <w:rtl/>
        </w:rPr>
        <w:t>דגילה דעתו שאילו היה יכול היה לוקח כל הי"ג</w:t>
      </w:r>
    </w:p>
    <w:p w14:paraId="0BD5092D" w14:textId="77777777" w:rsidR="00017333" w:rsidRPr="00017333" w:rsidRDefault="00AC0AF5" w:rsidP="00017333">
      <w:pPr>
        <w:pStyle w:val="36"/>
        <w:framePr w:wrap="notBeside"/>
        <w:rPr>
          <w:rtl/>
        </w:rPr>
      </w:pPr>
      <w:r w:rsidRPr="00017333">
        <w:rPr>
          <w:rtl/>
        </w:rPr>
        <w:t xml:space="preserve">למעשה </w:t>
      </w:r>
      <w:r w:rsidR="00AD221F" w:rsidRPr="00017333">
        <w:rPr>
          <w:rtl/>
        </w:rPr>
        <w:t>חלקו</w:t>
      </w:r>
    </w:p>
    <w:p w14:paraId="2CD90015" w14:textId="759AFE8A" w:rsidR="00AC0AF5" w:rsidRPr="00C35A2C" w:rsidRDefault="00AC0AF5" w:rsidP="00017333">
      <w:pPr>
        <w:rPr>
          <w:rFonts w:ascii="David" w:hAnsi="David"/>
          <w:sz w:val="32"/>
          <w:rtl/>
        </w:rPr>
      </w:pPr>
      <w:r>
        <w:rPr>
          <w:rFonts w:ascii="David" w:hAnsi="David"/>
          <w:sz w:val="32"/>
          <w:rtl/>
        </w:rPr>
        <w:t xml:space="preserve">רבנן </w:t>
      </w:r>
      <w:r>
        <w:rPr>
          <w:rStyle w:val="affffe"/>
          <w:rFonts w:ascii="David" w:hAnsi="David"/>
          <w:sz w:val="32"/>
          <w:rtl/>
          <w:rPrChange w:id="9494" w:author="מנוע אמוראים" w:date="2026-10-05T16:41:09Z">
            <w:rPr>
              <w:rFonts w:ascii="David" w:hAnsi="David"/>
              <w:sz w:val="32"/>
              <w:rtl/>
            </w:rPr>
          </w:rPrChange>
        </w:rPr>
        <w:t xml:space="preserve">ארשב"ג</w:t>
      </w:r>
      <w:r>
        <w:rPr>
          <w:rFonts w:ascii="David" w:hAnsi="David"/>
          <w:sz w:val="32"/>
          <w:rtl/>
        </w:rPr>
        <w:t xml:space="preserve"> </w:t>
      </w:r>
      <w:r w:rsidR="00017333">
        <w:rPr>
          <w:rFonts w:ascii="David" w:hAnsi="David" w:hint="cs"/>
          <w:sz w:val="32"/>
          <w:rtl/>
        </w:rPr>
        <w:t xml:space="preserve">שלא יעביר מבן בישא לבן טוב וכ''ש </w:t>
      </w:r>
      <w:r w:rsidRPr="00C35A2C">
        <w:rPr>
          <w:rFonts w:ascii="David" w:hAnsi="David"/>
          <w:sz w:val="32"/>
          <w:rtl/>
        </w:rPr>
        <w:t>מ</w:t>
      </w:r>
      <w:r>
        <w:rPr>
          <w:rFonts w:ascii="David" w:hAnsi="David" w:hint="cs"/>
          <w:sz w:val="32"/>
          <w:rtl/>
        </w:rPr>
        <w:t>בן לבת</w:t>
      </w:r>
      <w:r w:rsidRPr="00C35A2C">
        <w:rPr>
          <w:rFonts w:ascii="David" w:hAnsi="David"/>
          <w:sz w:val="32"/>
          <w:rtl/>
        </w:rPr>
        <w:t xml:space="preserve"> </w:t>
      </w:r>
    </w:p>
    <w:p w14:paraId="6D2AFD2C" w14:textId="77777777" w:rsidR="00017333" w:rsidRPr="00017333" w:rsidRDefault="00017333" w:rsidP="00017333">
      <w:pPr>
        <w:pStyle w:val="36"/>
        <w:framePr w:wrap="notBeside"/>
        <w:rPr>
          <w:rtl/>
        </w:rPr>
      </w:pPr>
      <w:r w:rsidRPr="00017333">
        <w:rPr>
          <w:rFonts w:hint="cs"/>
          <w:rtl/>
        </w:rPr>
        <w:t>וכ</w:t>
      </w:r>
      <w:r w:rsidR="00AC0AF5" w:rsidRPr="00017333">
        <w:rPr>
          <w:rtl/>
        </w:rPr>
        <w:t>שמואל לר"י</w:t>
      </w:r>
    </w:p>
    <w:p w14:paraId="1BE4E2C6" w14:textId="0C8F68B9" w:rsidR="00AC0AF5" w:rsidRDefault="00AC0AF5" w:rsidP="00017333">
      <w:pPr>
        <w:rPr>
          <w:rFonts w:ascii="David" w:hAnsi="David"/>
          <w:sz w:val="32"/>
          <w:rtl/>
        </w:rPr>
      </w:pPr>
      <w:r w:rsidRPr="00C35A2C">
        <w:rPr>
          <w:rFonts w:ascii="David" w:hAnsi="David"/>
          <w:sz w:val="32"/>
          <w:rtl/>
        </w:rPr>
        <w:t xml:space="preserve">דאפשר </w:t>
      </w:r>
      <w:r w:rsidR="00017333">
        <w:rPr>
          <w:rFonts w:ascii="David" w:hAnsi="David" w:hint="cs"/>
          <w:sz w:val="32"/>
          <w:rtl/>
        </w:rPr>
        <w:t xml:space="preserve">שיוולד בן טוב מבן רע </w:t>
      </w:r>
    </w:p>
    <w:p w14:paraId="5D2B2667" w14:textId="77777777" w:rsidR="00017333" w:rsidRPr="00017333" w:rsidRDefault="00AC0AF5" w:rsidP="00017333">
      <w:pPr>
        <w:pStyle w:val="36"/>
        <w:framePr w:wrap="notBeside"/>
        <w:rPr>
          <w:rtl/>
        </w:rPr>
      </w:pPr>
      <w:r w:rsidRPr="00017333">
        <w:rPr>
          <w:rtl/>
        </w:rPr>
        <w:t xml:space="preserve">ושמואל </w:t>
      </w:r>
    </w:p>
    <w:p w14:paraId="36DC81CC" w14:textId="52BF037C" w:rsidR="00AC0AF5" w:rsidRPr="00C35A2C" w:rsidRDefault="00AC0AF5" w:rsidP="00AC0AF5">
      <w:pPr>
        <w:rPr>
          <w:rFonts w:ascii="David" w:hAnsi="David"/>
          <w:sz w:val="32"/>
          <w:rtl/>
        </w:rPr>
      </w:pPr>
      <w:r>
        <w:rPr>
          <w:rFonts w:ascii="David" w:hAnsi="David"/>
          <w:sz w:val="32"/>
          <w:rtl/>
        </w:rPr>
        <w:t>אין לו</w:t>
      </w:r>
      <w:r w:rsidRPr="00C35A2C">
        <w:rPr>
          <w:rFonts w:ascii="David" w:hAnsi="David"/>
          <w:sz w:val="32"/>
          <w:rtl/>
        </w:rPr>
        <w:t xml:space="preserve"> </w:t>
      </w:r>
      <w:r w:rsidR="00017333">
        <w:rPr>
          <w:rFonts w:ascii="David" w:hAnsi="David" w:hint="cs"/>
          <w:sz w:val="32"/>
          <w:rtl/>
        </w:rPr>
        <w:t xml:space="preserve">כלל זה </w:t>
      </w:r>
      <w:r w:rsidR="00017333" w:rsidRPr="00017333">
        <w:rPr>
          <w:rStyle w:val="affffe"/>
          <w:rFonts w:hint="cs"/>
          <w:rtl/>
        </w:rPr>
        <w:t xml:space="preserve">דהלכה </w:t>
      </w:r>
      <w:r w:rsidRPr="00017333">
        <w:rPr>
          <w:rStyle w:val="affffe"/>
          <w:rtl/>
        </w:rPr>
        <w:t>כרשב"ג</w:t>
      </w:r>
      <w:r w:rsidRPr="00C35A2C">
        <w:rPr>
          <w:rFonts w:ascii="David" w:hAnsi="David"/>
          <w:sz w:val="32"/>
          <w:rtl/>
        </w:rPr>
        <w:t xml:space="preserve"> חוץ מערב וצידון וראייה אחרונה</w:t>
      </w:r>
    </w:p>
    <w:bookmarkEnd w:id="54"/>
    <w:p w14:paraId="37FF1670" w14:textId="77777777" w:rsidR="00944030" w:rsidRPr="00017333" w:rsidRDefault="00944030" w:rsidP="00944030">
      <w:pPr>
        <w:pStyle w:val="36"/>
        <w:framePr w:wrap="notBeside"/>
        <w:rPr>
          <w:rtl/>
        </w:rPr>
      </w:pPr>
      <w:r w:rsidRPr="00017333">
        <w:rPr>
          <w:rtl/>
        </w:rPr>
        <w:t>מעשה</w:t>
      </w:r>
    </w:p>
    <w:p w14:paraId="500C98E2" w14:textId="77777777" w:rsidR="00944030" w:rsidRDefault="00944030" w:rsidP="00944030">
      <w:pPr>
        <w:pStyle w:val="affff9"/>
        <w:rPr>
          <w:rtl/>
        </w:rPr>
      </w:pPr>
      <w:r w:rsidRPr="00C35A2C">
        <w:rPr>
          <w:rtl/>
        </w:rPr>
        <w:t xml:space="preserve">באדם שבניו לא נהגו כשורה כתב נכסיו </w:t>
      </w:r>
      <w:r>
        <w:rPr>
          <w:rFonts w:hint="cs"/>
          <w:rtl/>
        </w:rPr>
        <w:t xml:space="preserve">ליונתן בן עוזיאל </w:t>
      </w:r>
    </w:p>
    <w:p w14:paraId="0E51F9E9" w14:textId="77777777" w:rsidR="00944030" w:rsidRDefault="00944030" w:rsidP="00944030">
      <w:pPr>
        <w:rPr>
          <w:rStyle w:val="afff8"/>
          <w:rtl/>
        </w:rPr>
      </w:pPr>
      <w:r w:rsidRPr="00C35A2C">
        <w:rPr>
          <w:rFonts w:ascii="David" w:hAnsi="David"/>
          <w:sz w:val="32"/>
          <w:rtl/>
        </w:rPr>
        <w:t>והקדיש שליש</w:t>
      </w:r>
      <w:r>
        <w:rPr>
          <w:rFonts w:ascii="David" w:hAnsi="David" w:hint="cs"/>
          <w:sz w:val="32"/>
          <w:rtl/>
        </w:rPr>
        <w:t>,</w:t>
      </w:r>
      <w:r w:rsidRPr="00C35A2C">
        <w:rPr>
          <w:rFonts w:ascii="David" w:hAnsi="David"/>
          <w:sz w:val="32"/>
          <w:rtl/>
        </w:rPr>
        <w:t xml:space="preserve"> ומכר שליש</w:t>
      </w:r>
      <w:r>
        <w:rPr>
          <w:rFonts w:ascii="David" w:hAnsi="David" w:hint="cs"/>
          <w:sz w:val="32"/>
          <w:rtl/>
        </w:rPr>
        <w:t>,</w:t>
      </w:r>
      <w:r w:rsidRPr="00C35A2C">
        <w:rPr>
          <w:rFonts w:ascii="David" w:hAnsi="David"/>
          <w:sz w:val="32"/>
          <w:rtl/>
        </w:rPr>
        <w:t xml:space="preserve"> והחזיר שליש</w:t>
      </w:r>
      <w:r>
        <w:rPr>
          <w:rFonts w:ascii="David" w:hAnsi="David" w:hint="cs"/>
          <w:sz w:val="32"/>
          <w:rtl/>
        </w:rPr>
        <w:t>,</w:t>
      </w:r>
      <w:r>
        <w:rPr>
          <w:rFonts w:ascii="David" w:hAnsi="David" w:hint="cs"/>
          <w:rtl/>
        </w:rPr>
        <w:t xml:space="preserve"> בא אליו שמאי </w:t>
      </w:r>
      <w:r w:rsidRPr="006C5A96">
        <w:rPr>
          <w:rFonts w:ascii="David" w:hAnsi="David"/>
          <w:rtl/>
        </w:rPr>
        <w:t xml:space="preserve">במקלו ובתרמילו </w:t>
      </w:r>
      <w:r>
        <w:rPr>
          <w:rStyle w:val="affffe"/>
          <w:rFonts w:hint="cs"/>
          <w:rtl/>
        </w:rPr>
        <w:t xml:space="preserve">דדמי' </w:t>
      </w:r>
      <w:r>
        <w:rPr>
          <w:rFonts w:ascii="David" w:hAnsi="David" w:hint="cs"/>
          <w:rtl/>
        </w:rPr>
        <w:t>ל</w:t>
      </w:r>
      <w:r w:rsidRPr="006C5A96">
        <w:rPr>
          <w:rFonts w:ascii="David" w:hAnsi="David"/>
          <w:rtl/>
        </w:rPr>
        <w:t xml:space="preserve">מעשה דבית חורון </w:t>
      </w:r>
      <w:r w:rsidRPr="00AD3690">
        <w:rPr>
          <w:rStyle w:val="afffff0"/>
          <w:rtl/>
        </w:rPr>
        <w:t>שעובר על תנאי המתנה</w:t>
      </w:r>
      <w:r w:rsidRPr="00AD3690">
        <w:rPr>
          <w:rStyle w:val="afffff0"/>
          <w:rFonts w:hint="cs"/>
          <w:rtl/>
        </w:rPr>
        <w:t>,</w:t>
      </w:r>
      <w:r w:rsidRPr="0081371E">
        <w:rPr>
          <w:rStyle w:val="afff8"/>
          <w:rtl/>
        </w:rPr>
        <w:t xml:space="preserve"> </w:t>
      </w:r>
    </w:p>
    <w:p w14:paraId="79ED1105" w14:textId="77777777" w:rsidR="00944030" w:rsidRPr="00AD3690" w:rsidRDefault="00944030" w:rsidP="00944030">
      <w:pPr>
        <w:pStyle w:val="36"/>
        <w:framePr w:wrap="notBeside"/>
        <w:rPr>
          <w:rtl/>
        </w:rPr>
      </w:pPr>
      <w:r w:rsidRPr="00AD3690">
        <w:rPr>
          <w:rtl/>
        </w:rPr>
        <w:t>ו</w:t>
      </w:r>
      <w:r w:rsidRPr="00AD3690">
        <w:rPr>
          <w:rFonts w:hint="cs"/>
          <w:rtl/>
        </w:rPr>
        <w:t xml:space="preserve">ענהו </w:t>
      </w:r>
      <w:r w:rsidRPr="00AD3690">
        <w:rPr>
          <w:rtl/>
        </w:rPr>
        <w:t>יב"ע</w:t>
      </w:r>
    </w:p>
    <w:p w14:paraId="16B2E18F" w14:textId="77777777" w:rsidR="00944030" w:rsidRPr="006C5A96" w:rsidRDefault="00944030" w:rsidP="00944030">
      <w:pPr>
        <w:rPr>
          <w:rFonts w:ascii="David" w:hAnsi="David"/>
          <w:rtl/>
        </w:rPr>
      </w:pPr>
      <w:r w:rsidRPr="00AD3690">
        <w:rPr>
          <w:rStyle w:val="affffe"/>
          <w:rtl/>
        </w:rPr>
        <w:t>ד</w:t>
      </w:r>
      <w:r w:rsidRPr="00AD3690">
        <w:rPr>
          <w:rStyle w:val="affffe"/>
          <w:rFonts w:hint="cs"/>
          <w:rtl/>
        </w:rPr>
        <w:t>ש</w:t>
      </w:r>
      <w:r w:rsidRPr="00AD3690">
        <w:rPr>
          <w:rStyle w:val="affffe"/>
          <w:rtl/>
        </w:rPr>
        <w:t>ם</w:t>
      </w:r>
      <w:r>
        <w:rPr>
          <w:rStyle w:val="affffe"/>
          <w:rFonts w:hint="cs"/>
          <w:rtl/>
        </w:rPr>
        <w:t>:</w:t>
      </w:r>
      <w:r w:rsidRPr="006C5A96">
        <w:rPr>
          <w:rFonts w:ascii="David" w:hAnsi="David"/>
          <w:rtl/>
        </w:rPr>
        <w:t xml:space="preserve"> פירש בהדיא ואין מתנה לחצאין</w:t>
      </w:r>
      <w:r>
        <w:rPr>
          <w:rFonts w:ascii="David" w:hAnsi="David" w:hint="cs"/>
          <w:rtl/>
        </w:rPr>
        <w:t>,</w:t>
      </w:r>
      <w:r w:rsidRPr="006C5A96">
        <w:rPr>
          <w:rFonts w:ascii="David" w:hAnsi="David"/>
          <w:rtl/>
        </w:rPr>
        <w:t xml:space="preserve"> </w:t>
      </w:r>
      <w:r w:rsidRPr="00AD3690">
        <w:rPr>
          <w:rStyle w:val="affffe"/>
          <w:rFonts w:hint="cs"/>
          <w:rtl/>
        </w:rPr>
        <w:t>כאן</w:t>
      </w:r>
      <w:r>
        <w:rPr>
          <w:rStyle w:val="affffe"/>
          <w:rFonts w:hint="cs"/>
          <w:rtl/>
        </w:rPr>
        <w:t>:</w:t>
      </w:r>
      <w:r>
        <w:rPr>
          <w:rFonts w:ascii="David" w:hAnsi="David" w:hint="cs"/>
          <w:rtl/>
        </w:rPr>
        <w:t xml:space="preserve"> </w:t>
      </w:r>
      <w:r w:rsidRPr="006C5A96">
        <w:rPr>
          <w:rFonts w:ascii="David" w:hAnsi="David"/>
          <w:rtl/>
        </w:rPr>
        <w:t>זה רק אומדן דעת</w:t>
      </w:r>
      <w:r>
        <w:rPr>
          <w:rFonts w:ascii="David" w:hAnsi="David" w:hint="cs"/>
          <w:rtl/>
        </w:rPr>
        <w:t xml:space="preserve"> </w:t>
      </w:r>
      <w:r>
        <w:rPr>
          <w:rStyle w:val="aff1"/>
          <w:rFonts w:ascii="David" w:hAnsi="David"/>
          <w:rtl/>
        </w:rPr>
        <w:footnoteReference w:id="112"/>
      </w:r>
    </w:p>
    <w:p w14:paraId="6783DE6C" w14:textId="77777777" w:rsidR="00944030" w:rsidRPr="001B450D" w:rsidRDefault="00944030" w:rsidP="00944030">
      <w:pPr>
        <w:pStyle w:val="aff9"/>
        <w:rPr>
          <w:rtl/>
        </w:rPr>
      </w:pPr>
      <w:r w:rsidRPr="001B450D">
        <w:rPr>
          <w:rFonts w:hint="cs"/>
          <w:rtl/>
        </w:rPr>
        <w:lastRenderedPageBreak/>
        <w:t>***</w:t>
      </w:r>
    </w:p>
    <w:p w14:paraId="48F8CD45" w14:textId="77777777" w:rsidR="00944030" w:rsidRPr="00C35A2C" w:rsidRDefault="00944030" w:rsidP="00944030">
      <w:pPr>
        <w:pStyle w:val="affe"/>
        <w:framePr w:wrap="around"/>
        <w:rPr>
          <w:rtl/>
        </w:rPr>
      </w:pPr>
      <w:r w:rsidRPr="00C35A2C">
        <w:rPr>
          <w:rtl/>
        </w:rPr>
        <w:t>קלד.</w:t>
      </w:r>
    </w:p>
    <w:p w14:paraId="0BE7A976" w14:textId="77777777" w:rsidR="00944030" w:rsidRPr="00AD3690" w:rsidRDefault="00944030" w:rsidP="00944030">
      <w:pPr>
        <w:rPr>
          <w:rStyle w:val="afff8"/>
          <w:spacing w:val="2"/>
          <w:rtl/>
        </w:rPr>
      </w:pPr>
      <w:r w:rsidRPr="00AD3690">
        <w:rPr>
          <w:rStyle w:val="afff8"/>
          <w:spacing w:val="2"/>
          <w:rtl/>
        </w:rPr>
        <w:t>מעשה דבית חורון שהיה אביו מודר הימנו הנאה והיה משיא בנו</w:t>
      </w:r>
    </w:p>
    <w:p w14:paraId="515CBBBA" w14:textId="77777777" w:rsidR="00944030" w:rsidRPr="009B2D95" w:rsidRDefault="00944030" w:rsidP="00944030">
      <w:pPr>
        <w:rPr>
          <w:rStyle w:val="afffff0"/>
          <w:rtl/>
        </w:rPr>
      </w:pPr>
      <w:r w:rsidRPr="00C35A2C">
        <w:rPr>
          <w:rFonts w:ascii="David" w:hAnsi="David"/>
          <w:sz w:val="32"/>
          <w:rtl/>
        </w:rPr>
        <w:t>ונתן לחבירו סעודה וחצר כדי שיאכל אביו בסעודה וחבירו הקדיש לשמים</w:t>
      </w:r>
      <w:r>
        <w:rPr>
          <w:rFonts w:ascii="David" w:hAnsi="David" w:hint="cs"/>
          <w:sz w:val="32"/>
          <w:rtl/>
        </w:rPr>
        <w:t xml:space="preserve">, </w:t>
      </w:r>
      <w:r w:rsidRPr="00AD3690">
        <w:rPr>
          <w:rStyle w:val="affffe"/>
          <w:rtl/>
        </w:rPr>
        <w:t>א"ל</w:t>
      </w:r>
      <w:r w:rsidRPr="00C35A2C">
        <w:rPr>
          <w:rFonts w:ascii="David" w:hAnsi="David"/>
          <w:sz w:val="32"/>
          <w:rtl/>
        </w:rPr>
        <w:t xml:space="preserve"> לא נתתיך ע"מ כן</w:t>
      </w:r>
      <w:r>
        <w:rPr>
          <w:rFonts w:ascii="David" w:hAnsi="David" w:hint="cs"/>
          <w:sz w:val="32"/>
          <w:rtl/>
        </w:rPr>
        <w:t xml:space="preserve">, </w:t>
      </w:r>
      <w:r w:rsidRPr="009B2D95">
        <w:rPr>
          <w:rStyle w:val="afffff0"/>
          <w:rtl/>
        </w:rPr>
        <w:t xml:space="preserve">אמר לו: לא נתת לי את שלך אלא שתהא אתה ואביך אוכלין ושותין ומרצין זה לזה, ויהא עון תלוי בראשו! </w:t>
      </w:r>
    </w:p>
    <w:p w14:paraId="6D9AC0AF" w14:textId="77777777" w:rsidR="00944030" w:rsidRPr="00AD3690" w:rsidRDefault="00944030" w:rsidP="00944030">
      <w:pPr>
        <w:pStyle w:val="36"/>
        <w:framePr w:wrap="notBeside"/>
        <w:rPr>
          <w:rtl/>
        </w:rPr>
      </w:pPr>
      <w:r w:rsidRPr="00AD3690">
        <w:rPr>
          <w:rtl/>
        </w:rPr>
        <w:t>אמרו חכמים</w:t>
      </w:r>
    </w:p>
    <w:p w14:paraId="64DEEBEA" w14:textId="77777777" w:rsidR="00944030" w:rsidRDefault="00944030" w:rsidP="00944030">
      <w:pPr>
        <w:rPr>
          <w:rFonts w:ascii="David" w:hAnsi="David"/>
          <w:sz w:val="32"/>
          <w:rtl/>
        </w:rPr>
      </w:pPr>
      <w:r w:rsidRPr="00C35A2C">
        <w:rPr>
          <w:rFonts w:ascii="David" w:hAnsi="David"/>
          <w:sz w:val="32"/>
          <w:rtl/>
        </w:rPr>
        <w:t xml:space="preserve"> כל מתנה שאינה שאם הקדישה אינה מקודשת אינה מתנה</w:t>
      </w:r>
      <w:r>
        <w:rPr>
          <w:rStyle w:val="aff1"/>
          <w:rFonts w:ascii="David" w:hAnsi="David"/>
          <w:sz w:val="32"/>
          <w:rtl/>
        </w:rPr>
        <w:footnoteReference w:id="113"/>
      </w:r>
    </w:p>
    <w:p w14:paraId="570D510A" w14:textId="77777777" w:rsidR="00944030" w:rsidRDefault="00944030" w:rsidP="00944030">
      <w:pPr>
        <w:pStyle w:val="affff9"/>
        <w:rPr>
          <w:rtl/>
        </w:rPr>
      </w:pPr>
      <w:r>
        <w:rPr>
          <w:rFonts w:hint="cs"/>
          <w:rtl/>
        </w:rPr>
        <w:t>גדלותו של יונתן בן עוזיאל</w:t>
      </w:r>
    </w:p>
    <w:p w14:paraId="34EACF17" w14:textId="77777777" w:rsidR="00944030" w:rsidRPr="009B2D95" w:rsidRDefault="00944030" w:rsidP="00944030">
      <w:pPr>
        <w:pStyle w:val="36"/>
        <w:framePr w:wrap="notBeside"/>
        <w:rPr>
          <w:rtl/>
        </w:rPr>
      </w:pPr>
      <w:r w:rsidRPr="009B2D95">
        <w:rPr>
          <w:rFonts w:hint="cs"/>
          <w:rtl/>
        </w:rPr>
        <w:t>ת''ר</w:t>
      </w:r>
      <w:r w:rsidRPr="009B2D95">
        <w:rPr>
          <w:rtl/>
        </w:rPr>
        <w:t>:</w:t>
      </w:r>
    </w:p>
    <w:p w14:paraId="2F1772C2" w14:textId="77777777" w:rsidR="00944030" w:rsidRPr="00AD3690" w:rsidRDefault="00944030" w:rsidP="00944030">
      <w:pPr>
        <w:rPr>
          <w:rtl/>
        </w:rPr>
      </w:pPr>
      <w:r w:rsidRPr="00AD3690">
        <w:rPr>
          <w:rtl/>
        </w:rPr>
        <w:t xml:space="preserve">שמונים תלמידים היו להלל הזקן, שלשים מהן ראוים שתשרה עליהן שכינה כמשה רבינו, שלשים מהן ראוים שתעמוד להן חמה כיהושע בן נון, עשרים בינוניים. </w:t>
      </w:r>
    </w:p>
    <w:p w14:paraId="319A484E" w14:textId="77777777" w:rsidR="00944030" w:rsidRPr="00AD3690" w:rsidRDefault="00944030" w:rsidP="00944030">
      <w:pPr>
        <w:rPr>
          <w:rtl/>
        </w:rPr>
      </w:pPr>
      <w:r w:rsidRPr="00AD3690">
        <w:rPr>
          <w:rtl/>
        </w:rPr>
        <w:t xml:space="preserve">גדול שבכולן יונתן בן עוזיאל, קטן שבכולן רבן יוחנן בן זכאי. </w:t>
      </w:r>
    </w:p>
    <w:p w14:paraId="06D4AB49" w14:textId="77777777" w:rsidR="00944030" w:rsidRPr="00AD3690" w:rsidRDefault="00944030" w:rsidP="00944030">
      <w:pPr>
        <w:pStyle w:val="36"/>
        <w:framePr w:wrap="notBeside"/>
        <w:rPr>
          <w:rtl/>
        </w:rPr>
      </w:pPr>
      <w:r w:rsidRPr="00AD3690">
        <w:rPr>
          <w:rtl/>
        </w:rPr>
        <w:t xml:space="preserve">אמרו על </w:t>
      </w:r>
      <w:r w:rsidRPr="00AD3690">
        <w:rPr>
          <w:rFonts w:hint="cs"/>
          <w:rtl/>
        </w:rPr>
        <w:t>ריב''ז</w:t>
      </w:r>
    </w:p>
    <w:p w14:paraId="27BBC5EB" w14:textId="77777777" w:rsidR="00944030" w:rsidRPr="00AD3690" w:rsidRDefault="00944030" w:rsidP="00944030">
      <w:pPr>
        <w:rPr>
          <w:rtl/>
        </w:rPr>
      </w:pPr>
      <w:r w:rsidRPr="00AD3690">
        <w:rPr>
          <w:rtl/>
        </w:rPr>
        <w:t xml:space="preserve">שלא הניח מקרא ומשנה, גמרא, הלכות ואגדות, דקדוקי תורה ודקדוקי סופרים, וקלין וחמורין, וגזרות שוות, ותקופות, וגמטריאות, ומשלות כובסים ומשלות שועלים, שיחת שדים ושיחת דקלים, ושיחת מלאכי השרת, ודבר גדול </w:t>
      </w:r>
      <w:r w:rsidRPr="00AD3690">
        <w:rPr>
          <w:rFonts w:hint="cs"/>
          <w:rtl/>
        </w:rPr>
        <w:t>-</w:t>
      </w:r>
      <w:r w:rsidRPr="00AD3690">
        <w:rPr>
          <w:rtl/>
        </w:rPr>
        <w:t xml:space="preserve">מעשה מרכבה, ודבר קטן - הויות דאביי ורבא, </w:t>
      </w:r>
    </w:p>
    <w:p w14:paraId="69A49D43" w14:textId="77777777" w:rsidR="00944030" w:rsidRDefault="00944030" w:rsidP="00944030">
      <w:pPr>
        <w:rPr>
          <w:rFonts w:ascii="David" w:hAnsi="David"/>
          <w:sz w:val="32"/>
          <w:rtl/>
        </w:rPr>
      </w:pPr>
      <w:r w:rsidRPr="009B2D95">
        <w:rPr>
          <w:rStyle w:val="affffe"/>
          <w:rtl/>
        </w:rPr>
        <w:t>לקיים מה שנאמר:</w:t>
      </w:r>
      <w:r w:rsidRPr="009B2D95">
        <w:rPr>
          <w:rFonts w:ascii="David" w:hAnsi="David"/>
          <w:sz w:val="32"/>
          <w:rtl/>
        </w:rPr>
        <w:t xml:space="preserve"> </w:t>
      </w:r>
      <w:r w:rsidRPr="009B2D95">
        <w:rPr>
          <w:rStyle w:val="affff8"/>
          <w:rtl/>
        </w:rPr>
        <w:t>להנחיל אוהבי יש ואוצרותיהם אמלא</w:t>
      </w:r>
      <w:r w:rsidRPr="009B2D95">
        <w:rPr>
          <w:rFonts w:ascii="David" w:hAnsi="David"/>
          <w:sz w:val="32"/>
          <w:rtl/>
        </w:rPr>
        <w:t xml:space="preserve">. </w:t>
      </w:r>
    </w:p>
    <w:p w14:paraId="6B320BD2" w14:textId="77777777" w:rsidR="00944030" w:rsidRPr="00AD3690" w:rsidRDefault="00944030" w:rsidP="00944030">
      <w:pPr>
        <w:rPr>
          <w:rtl/>
        </w:rPr>
      </w:pPr>
      <w:r w:rsidRPr="00AD3690">
        <w:rPr>
          <w:rtl/>
        </w:rPr>
        <w:t xml:space="preserve">וכי מאחר דקטן שבכולם כן, גדול שבכולם </w:t>
      </w:r>
      <w:r w:rsidRPr="00AD3690">
        <w:rPr>
          <w:rFonts w:hint="cs"/>
          <w:rtl/>
        </w:rPr>
        <w:t>עאכו''כ</w:t>
      </w:r>
    </w:p>
    <w:p w14:paraId="79FC7A7C" w14:textId="77777777" w:rsidR="00944030" w:rsidRPr="00AD3690" w:rsidRDefault="00944030" w:rsidP="00944030">
      <w:pPr>
        <w:pStyle w:val="36"/>
        <w:framePr w:wrap="notBeside"/>
        <w:rPr>
          <w:rtl/>
        </w:rPr>
      </w:pPr>
      <w:r w:rsidRPr="00AD3690">
        <w:rPr>
          <w:rtl/>
        </w:rPr>
        <w:t>אמרו על י</w:t>
      </w:r>
      <w:r w:rsidRPr="00AD3690">
        <w:rPr>
          <w:rFonts w:hint="cs"/>
          <w:rtl/>
        </w:rPr>
        <w:t>ב''ע:</w:t>
      </w:r>
    </w:p>
    <w:p w14:paraId="65F3E958" w14:textId="77777777" w:rsidR="00944030" w:rsidRPr="00AD3690" w:rsidRDefault="00944030" w:rsidP="00944030">
      <w:pPr>
        <w:rPr>
          <w:rtl/>
        </w:rPr>
      </w:pPr>
      <w:r w:rsidRPr="00AD3690">
        <w:rPr>
          <w:rtl/>
        </w:rPr>
        <w:t>בשעה שיושב ועוסק בתורה - כל עוף שפורח עליו נשרף</w:t>
      </w:r>
      <w:r w:rsidRPr="00AD3690">
        <w:rPr>
          <w:rFonts w:hint="cs"/>
          <w:rtl/>
        </w:rPr>
        <w:t>,</w:t>
      </w:r>
      <w:r w:rsidRPr="00AD3690">
        <w:rPr>
          <w:rtl/>
        </w:rPr>
        <w:footnoteReference w:id="114"/>
      </w:r>
      <w:r w:rsidRPr="00AD3690">
        <w:rPr>
          <w:rtl/>
        </w:rPr>
        <w:t xml:space="preserve"> </w:t>
      </w:r>
    </w:p>
    <w:p w14:paraId="594BD060" w14:textId="77777777" w:rsidR="00944030" w:rsidRPr="001B450D" w:rsidRDefault="00944030" w:rsidP="00944030">
      <w:pPr>
        <w:pStyle w:val="aff9"/>
        <w:rPr>
          <w:rtl/>
        </w:rPr>
      </w:pPr>
      <w:r w:rsidRPr="001B450D">
        <w:rPr>
          <w:rFonts w:hint="cs"/>
          <w:rtl/>
        </w:rPr>
        <w:t>***</w:t>
      </w:r>
    </w:p>
    <w:p w14:paraId="4C85D2EF" w14:textId="77777777" w:rsidR="00944030" w:rsidRPr="00C35A2C" w:rsidRDefault="00944030" w:rsidP="00944030">
      <w:pPr>
        <w:pStyle w:val="affe"/>
        <w:framePr w:wrap="around"/>
        <w:rPr>
          <w:rtl/>
        </w:rPr>
      </w:pPr>
      <w:r w:rsidRPr="00C35A2C">
        <w:rPr>
          <w:rtl/>
        </w:rPr>
        <w:t>קלד:</w:t>
      </w:r>
    </w:p>
    <w:p w14:paraId="44F9EF6B" w14:textId="77777777" w:rsidR="00944030" w:rsidRDefault="00944030" w:rsidP="00944030">
      <w:pPr>
        <w:pStyle w:val="affffb"/>
        <w:framePr w:wrap="around"/>
        <w:rPr>
          <w:rtl/>
        </w:rPr>
      </w:pPr>
      <w:del w:id="20374" w:author="קלוד" w:date="2026-10-06T10:07:33Z">
        <w:r>
          <w:rPr>
            <w:rFonts w:hint="cs"/>
            <w:rtl/>
          </w:rPr>
          <w:delText xml:space="preserve">מתני</w:delText>
        </w:r>
      </w:del>
      <w:ins w:id="20375" w:author="קלוד" w:date="2026-10-06T10:07:33Z">
        <w:r>
          <w:rPr>
            <w:rFonts w:hint="cs"/>
            <w:rtl/>
          </w:rPr>
          <w:t xml:space="preserve">משנה ו</w:t>
        </w:r>
      </w:ins>
      <w:del w:id="20376" w:author="קלוד" w:date="2026-10-06T10:07:33Z">
        <w:r>
          <w:rPr>
            <w:rtl/>
          </w:rPr>
          <w:delText xml:space="preserve">'</w:delText>
        </w:r>
      </w:del>
    </w:p>
    <w:p w14:paraId="4362B87C" w14:textId="77777777" w:rsidR="00944030" w:rsidRDefault="00944030" w:rsidP="00DB3591">
      <w:pPr>
        <w:pStyle w:val="afff3"/>
        <w:rPr>
          <w:rtl/>
        </w:rPr>
      </w:pPr>
      <w:r w:rsidRPr="00C35A2C">
        <w:rPr>
          <w:rFonts w:hint="cs"/>
          <w:rtl/>
        </w:rPr>
        <w:t>האומר</w:t>
      </w:r>
      <w:r w:rsidRPr="00C35A2C">
        <w:rPr>
          <w:rtl/>
        </w:rPr>
        <w:t xml:space="preserve"> </w:t>
      </w:r>
      <w:r w:rsidRPr="00C35A2C">
        <w:rPr>
          <w:rFonts w:hint="cs"/>
          <w:rtl/>
        </w:rPr>
        <w:t>זה</w:t>
      </w:r>
      <w:r w:rsidRPr="00C35A2C">
        <w:rPr>
          <w:rtl/>
        </w:rPr>
        <w:t xml:space="preserve"> </w:t>
      </w:r>
      <w:r w:rsidRPr="00C35A2C">
        <w:rPr>
          <w:rFonts w:hint="cs"/>
          <w:rtl/>
        </w:rPr>
        <w:t>בני</w:t>
      </w:r>
      <w:r w:rsidRPr="00C35A2C">
        <w:rPr>
          <w:rtl/>
        </w:rPr>
        <w:t xml:space="preserve"> - </w:t>
      </w:r>
      <w:r w:rsidRPr="00C35A2C">
        <w:rPr>
          <w:rFonts w:hint="cs"/>
          <w:rtl/>
        </w:rPr>
        <w:t>נאמן</w:t>
      </w:r>
      <w:r w:rsidRPr="00C35A2C">
        <w:rPr>
          <w:rtl/>
        </w:rPr>
        <w:t xml:space="preserve">, </w:t>
      </w:r>
      <w:r w:rsidRPr="00C35A2C">
        <w:rPr>
          <w:rFonts w:hint="cs"/>
          <w:rtl/>
        </w:rPr>
        <w:t>זה</w:t>
      </w:r>
      <w:r w:rsidRPr="00C35A2C">
        <w:rPr>
          <w:rtl/>
        </w:rPr>
        <w:t xml:space="preserve"> </w:t>
      </w:r>
      <w:r w:rsidRPr="00C35A2C">
        <w:rPr>
          <w:rFonts w:hint="cs"/>
          <w:rtl/>
        </w:rPr>
        <w:t>אחי</w:t>
      </w:r>
      <w:r w:rsidRPr="00C35A2C">
        <w:rPr>
          <w:rtl/>
        </w:rPr>
        <w:t xml:space="preserve"> - </w:t>
      </w:r>
      <w:r w:rsidRPr="00C35A2C">
        <w:rPr>
          <w:rFonts w:hint="cs"/>
          <w:rtl/>
        </w:rPr>
        <w:t>אינו</w:t>
      </w:r>
      <w:r w:rsidRPr="00C35A2C">
        <w:rPr>
          <w:rtl/>
        </w:rPr>
        <w:t xml:space="preserve"> </w:t>
      </w:r>
      <w:r w:rsidRPr="00C35A2C">
        <w:rPr>
          <w:rFonts w:hint="cs"/>
          <w:rtl/>
        </w:rPr>
        <w:t>נאמן</w:t>
      </w:r>
      <w:r w:rsidRPr="00C35A2C">
        <w:rPr>
          <w:rtl/>
        </w:rPr>
        <w:t xml:space="preserve">, </w:t>
      </w:r>
      <w:r w:rsidRPr="00C35A2C">
        <w:rPr>
          <w:rFonts w:hint="cs"/>
          <w:rtl/>
        </w:rPr>
        <w:t>ויטול</w:t>
      </w:r>
      <w:r w:rsidRPr="00C35A2C">
        <w:rPr>
          <w:rtl/>
        </w:rPr>
        <w:t xml:space="preserve"> </w:t>
      </w:r>
      <w:r w:rsidRPr="00C35A2C">
        <w:rPr>
          <w:rFonts w:hint="cs"/>
          <w:rtl/>
        </w:rPr>
        <w:t>עמו</w:t>
      </w:r>
      <w:r w:rsidRPr="00C35A2C">
        <w:rPr>
          <w:rtl/>
        </w:rPr>
        <w:t xml:space="preserve"> </w:t>
      </w:r>
      <w:r w:rsidRPr="00C35A2C">
        <w:rPr>
          <w:rFonts w:hint="cs"/>
          <w:rtl/>
        </w:rPr>
        <w:t>בחלקו</w:t>
      </w:r>
      <w:r w:rsidRPr="00C35A2C">
        <w:rPr>
          <w:rtl/>
        </w:rPr>
        <w:t xml:space="preserve">. </w:t>
      </w:r>
    </w:p>
    <w:p w14:paraId="3D4C3401" w14:textId="77777777" w:rsidR="00944030" w:rsidRPr="00AD3690" w:rsidRDefault="00944030" w:rsidP="00DB3591">
      <w:pPr>
        <w:pStyle w:val="afff3"/>
        <w:rPr>
          <w:rtl/>
        </w:rPr>
      </w:pPr>
      <w:r w:rsidRPr="00AD3690">
        <w:rPr>
          <w:rFonts w:hint="cs"/>
          <w:rtl/>
        </w:rPr>
        <w:t>מת</w:t>
      </w:r>
      <w:r w:rsidRPr="00AD3690">
        <w:rPr>
          <w:rtl/>
        </w:rPr>
        <w:t xml:space="preserve"> </w:t>
      </w:r>
      <w:r w:rsidRPr="00AD3690">
        <w:rPr>
          <w:rFonts w:hint="cs"/>
          <w:rtl/>
        </w:rPr>
        <w:t>יחזרו</w:t>
      </w:r>
      <w:r w:rsidRPr="00AD3690">
        <w:rPr>
          <w:rtl/>
        </w:rPr>
        <w:t xml:space="preserve"> </w:t>
      </w:r>
      <w:r w:rsidRPr="00AD3690">
        <w:rPr>
          <w:rFonts w:hint="cs"/>
          <w:rtl/>
        </w:rPr>
        <w:t>נכסים</w:t>
      </w:r>
      <w:r w:rsidRPr="00AD3690">
        <w:rPr>
          <w:rtl/>
        </w:rPr>
        <w:t xml:space="preserve"> </w:t>
      </w:r>
      <w:r w:rsidRPr="00AD3690">
        <w:rPr>
          <w:rFonts w:hint="cs"/>
          <w:rtl/>
        </w:rPr>
        <w:t>למקומן</w:t>
      </w:r>
      <w:r w:rsidRPr="00AD3690">
        <w:rPr>
          <w:rtl/>
        </w:rPr>
        <w:t>.</w:t>
      </w:r>
      <w:r w:rsidRPr="00AD3690">
        <w:rPr>
          <w:rFonts w:hint="cs"/>
          <w:rtl/>
        </w:rPr>
        <w:t xml:space="preserve"> נפלו</w:t>
      </w:r>
      <w:r w:rsidRPr="00AD3690">
        <w:rPr>
          <w:rtl/>
        </w:rPr>
        <w:t xml:space="preserve"> </w:t>
      </w:r>
      <w:r w:rsidRPr="00AD3690">
        <w:rPr>
          <w:rFonts w:hint="cs"/>
          <w:rtl/>
        </w:rPr>
        <w:t>נכסים</w:t>
      </w:r>
      <w:r w:rsidRPr="00AD3690">
        <w:rPr>
          <w:rtl/>
        </w:rPr>
        <w:t xml:space="preserve"> </w:t>
      </w:r>
      <w:r w:rsidRPr="00AD3690">
        <w:rPr>
          <w:rFonts w:hint="cs"/>
          <w:rtl/>
        </w:rPr>
        <w:t>ממקום</w:t>
      </w:r>
      <w:r w:rsidRPr="00AD3690">
        <w:rPr>
          <w:rtl/>
        </w:rPr>
        <w:t xml:space="preserve"> </w:t>
      </w:r>
      <w:r w:rsidRPr="00AD3690">
        <w:rPr>
          <w:rFonts w:hint="cs"/>
          <w:rtl/>
        </w:rPr>
        <w:t>אחר</w:t>
      </w:r>
      <w:r w:rsidRPr="00AD3690">
        <w:rPr>
          <w:rtl/>
        </w:rPr>
        <w:t xml:space="preserve"> </w:t>
      </w:r>
      <w:r w:rsidRPr="00AD3690">
        <w:rPr>
          <w:rFonts w:hint="cs"/>
          <w:rtl/>
        </w:rPr>
        <w:t>יירשו</w:t>
      </w:r>
      <w:r w:rsidRPr="00AD3690">
        <w:rPr>
          <w:rtl/>
        </w:rPr>
        <w:t xml:space="preserve"> </w:t>
      </w:r>
      <w:r w:rsidRPr="00AD3690">
        <w:rPr>
          <w:rFonts w:hint="cs"/>
          <w:rtl/>
        </w:rPr>
        <w:t>אחיו</w:t>
      </w:r>
      <w:r w:rsidRPr="00AD3690">
        <w:rPr>
          <w:rtl/>
        </w:rPr>
        <w:t xml:space="preserve"> </w:t>
      </w:r>
      <w:r w:rsidRPr="00AD3690">
        <w:rPr>
          <w:rFonts w:hint="cs"/>
          <w:rtl/>
        </w:rPr>
        <w:t>עמו</w:t>
      </w:r>
      <w:r w:rsidRPr="00AD3690">
        <w:rPr>
          <w:rtl/>
        </w:rPr>
        <w:t>.</w:t>
      </w:r>
    </w:p>
    <w:p w14:paraId="2F73E4BA" w14:textId="77777777" w:rsidR="00944030" w:rsidRDefault="00944030" w:rsidP="00944030">
      <w:pPr>
        <w:rPr>
          <w:rFonts w:ascii="David" w:hAnsi="David"/>
          <w:sz w:val="32"/>
          <w:rtl/>
        </w:rPr>
      </w:pPr>
      <w:r w:rsidRPr="00AD3690">
        <w:rPr>
          <w:rStyle w:val="afffc"/>
          <w:rFonts w:hint="cs"/>
          <w:rtl/>
        </w:rPr>
        <w:t>זה בני נאמן –</w:t>
      </w:r>
      <w:r>
        <w:rPr>
          <w:rFonts w:ascii="David" w:hAnsi="David" w:hint="cs"/>
          <w:sz w:val="32"/>
          <w:rtl/>
        </w:rPr>
        <w:t xml:space="preserve"> נפק''מ ליורשו </w:t>
      </w:r>
      <w:r w:rsidRPr="00051597">
        <w:rPr>
          <w:rStyle w:val="afffff0"/>
          <w:rFonts w:hint="cs"/>
          <w:rtl/>
        </w:rPr>
        <w:t>שאין יכיר כשאין ידוע שהוא בנו</w:t>
      </w:r>
    </w:p>
    <w:p w14:paraId="0C1A8FA9" w14:textId="77777777" w:rsidR="00944030" w:rsidRDefault="00944030" w:rsidP="00944030">
      <w:pPr>
        <w:ind w:left="678" w:firstLine="113"/>
        <w:rPr>
          <w:rFonts w:ascii="David" w:hAnsi="David"/>
          <w:sz w:val="32"/>
          <w:rtl/>
        </w:rPr>
      </w:pPr>
      <w:r>
        <w:rPr>
          <w:rFonts w:ascii="David" w:hAnsi="David" w:hint="cs"/>
          <w:sz w:val="32"/>
          <w:rtl/>
        </w:rPr>
        <w:t>ולפטור בנו מן היבום - אף דמחוזק באח</w:t>
      </w:r>
    </w:p>
    <w:p w14:paraId="720602EF" w14:textId="77777777" w:rsidR="00944030" w:rsidRDefault="00944030" w:rsidP="00944030">
      <w:pPr>
        <w:pStyle w:val="affff9"/>
        <w:rPr>
          <w:rtl/>
        </w:rPr>
      </w:pPr>
      <w:r>
        <w:rPr>
          <w:rFonts w:hint="cs"/>
          <w:rtl/>
        </w:rPr>
        <w:t xml:space="preserve">טעם האומר זה בני - שנאמן </w:t>
      </w:r>
    </w:p>
    <w:p w14:paraId="6BAB8208" w14:textId="77777777" w:rsidR="00944030" w:rsidRPr="00051597" w:rsidRDefault="00944030" w:rsidP="00944030">
      <w:pPr>
        <w:pStyle w:val="36"/>
        <w:framePr w:wrap="notBeside"/>
        <w:rPr>
          <w:rtl/>
        </w:rPr>
      </w:pPr>
      <w:r w:rsidRPr="00051597">
        <w:rPr>
          <w:rFonts w:hint="cs"/>
          <w:rtl/>
        </w:rPr>
        <w:t>ר''י מ</w:t>
      </w:r>
      <w:r w:rsidRPr="00051597">
        <w:rPr>
          <w:rtl/>
        </w:rPr>
        <w:t>שמואל:</w:t>
      </w:r>
    </w:p>
    <w:p w14:paraId="2DA86CCF" w14:textId="77777777" w:rsidR="00944030" w:rsidRPr="00AD3690" w:rsidRDefault="00944030" w:rsidP="00944030">
      <w:pPr>
        <w:rPr>
          <w:rtl/>
        </w:rPr>
      </w:pPr>
      <w:r w:rsidRPr="00AD3690">
        <w:rPr>
          <w:rtl/>
        </w:rPr>
        <w:t xml:space="preserve">הואיל ובעל שאמר גרשתי את אשתי - נאמן. </w:t>
      </w:r>
    </w:p>
    <w:p w14:paraId="31631D70" w14:textId="77777777" w:rsidR="00944030" w:rsidRPr="00051597" w:rsidRDefault="00944030" w:rsidP="00944030">
      <w:pPr>
        <w:pStyle w:val="36"/>
        <w:framePr w:wrap="notBeside"/>
        <w:rPr>
          <w:rtl/>
        </w:rPr>
      </w:pPr>
      <w:r>
        <w:rPr>
          <w:rFonts w:hint="cs"/>
          <w:rtl/>
        </w:rPr>
        <w:t xml:space="preserve">הקשה </w:t>
      </w:r>
      <w:r w:rsidRPr="00051597">
        <w:rPr>
          <w:rFonts w:hint="cs"/>
          <w:rtl/>
        </w:rPr>
        <w:t xml:space="preserve">ר' </w:t>
      </w:r>
      <w:r w:rsidRPr="00051597">
        <w:rPr>
          <w:rtl/>
        </w:rPr>
        <w:t>יוסף:</w:t>
      </w:r>
    </w:p>
    <w:p w14:paraId="426D1C2B" w14:textId="77777777" w:rsidR="00944030" w:rsidRPr="00AD3690" w:rsidRDefault="00944030" w:rsidP="00944030">
      <w:pPr>
        <w:rPr>
          <w:spacing w:val="2"/>
          <w:rtl/>
        </w:rPr>
      </w:pPr>
      <w:r w:rsidRPr="00AD3690">
        <w:rPr>
          <w:rFonts w:hint="cs"/>
          <w:spacing w:val="2"/>
          <w:rtl/>
        </w:rPr>
        <w:t xml:space="preserve">מריה דאברהם, תלי תניא בדלא תניא </w:t>
      </w:r>
      <w:r w:rsidRPr="00AD3690">
        <w:rPr>
          <w:rStyle w:val="afffff0"/>
          <w:rFonts w:hint="cs"/>
          <w:spacing w:val="2"/>
          <w:rtl/>
        </w:rPr>
        <w:t>תלה טעם המשנה בטעם שאינו כתוב</w:t>
      </w:r>
    </w:p>
    <w:p w14:paraId="6EDE6639" w14:textId="77777777" w:rsidR="00944030" w:rsidRPr="00051597" w:rsidRDefault="00944030" w:rsidP="00944030">
      <w:pPr>
        <w:pStyle w:val="36"/>
        <w:framePr w:wrap="notBeside"/>
        <w:rPr>
          <w:rtl/>
        </w:rPr>
      </w:pPr>
      <w:r w:rsidRPr="00051597">
        <w:rPr>
          <w:rFonts w:hint="cs"/>
          <w:rtl/>
        </w:rPr>
        <w:t>אלא כך</w:t>
      </w:r>
    </w:p>
    <w:p w14:paraId="65049948" w14:textId="77777777" w:rsidR="00944030" w:rsidRDefault="00944030" w:rsidP="00944030">
      <w:pPr>
        <w:rPr>
          <w:rFonts w:ascii="David" w:hAnsi="David"/>
          <w:sz w:val="32"/>
          <w:rtl/>
        </w:rPr>
      </w:pPr>
      <w:r w:rsidRPr="00AD3690">
        <w:rPr>
          <w:rStyle w:val="affffe"/>
          <w:rFonts w:hint="cs"/>
          <w:rtl/>
        </w:rPr>
        <w:t>איתמר משמואל</w:t>
      </w:r>
      <w:r w:rsidRPr="00AD3690">
        <w:rPr>
          <w:rStyle w:val="affffe"/>
          <w:rtl/>
        </w:rPr>
        <w:t>:</w:t>
      </w:r>
      <w:r w:rsidRPr="00051597">
        <w:rPr>
          <w:rFonts w:ascii="David" w:hAnsi="David"/>
          <w:sz w:val="32"/>
          <w:rtl/>
        </w:rPr>
        <w:t xml:space="preserve"> </w:t>
      </w:r>
      <w:r w:rsidRPr="00AD3690">
        <w:rPr>
          <w:rFonts w:hint="cs"/>
          <w:rtl/>
        </w:rPr>
        <w:t xml:space="preserve">- </w:t>
      </w:r>
      <w:r w:rsidRPr="00AD3690">
        <w:rPr>
          <w:rtl/>
        </w:rPr>
        <w:t>הואיל ובידו לגרשה.</w:t>
      </w:r>
      <w:r w:rsidRPr="00051597">
        <w:rPr>
          <w:rFonts w:ascii="David" w:hAnsi="David"/>
          <w:sz w:val="32"/>
          <w:rtl/>
        </w:rPr>
        <w:t xml:space="preserve"> </w:t>
      </w:r>
      <w:r w:rsidRPr="00051597">
        <w:rPr>
          <w:rStyle w:val="afffff0"/>
          <w:rFonts w:hint="cs"/>
          <w:rtl/>
        </w:rPr>
        <w:t>[משמע דאמרי' הואיל]</w:t>
      </w:r>
    </w:p>
    <w:p w14:paraId="7C7953AB" w14:textId="77777777" w:rsidR="00944030" w:rsidRPr="00051597" w:rsidRDefault="00944030" w:rsidP="00944030">
      <w:pPr>
        <w:pStyle w:val="36"/>
        <w:framePr w:wrap="notBeside"/>
        <w:rPr>
          <w:rtl/>
        </w:rPr>
      </w:pPr>
      <w:r w:rsidRPr="00051597">
        <w:rPr>
          <w:rtl/>
        </w:rPr>
        <w:t>רב יוסף</w:t>
      </w:r>
    </w:p>
    <w:p w14:paraId="558BB244" w14:textId="77777777" w:rsidR="00944030" w:rsidRPr="00AD3690" w:rsidRDefault="00944030" w:rsidP="00944030">
      <w:pPr>
        <w:rPr>
          <w:rtl/>
        </w:rPr>
      </w:pPr>
      <w:r w:rsidRPr="00AD3690">
        <w:rPr>
          <w:rFonts w:hint="cs"/>
          <w:rtl/>
        </w:rPr>
        <w:t xml:space="preserve">לפ'ז </w:t>
      </w:r>
      <w:r w:rsidRPr="00AD3690">
        <w:rPr>
          <w:rtl/>
        </w:rPr>
        <w:t xml:space="preserve">בעל שאמר גרשתי את אשתי - נאמן, הואיל ובידו לגרשה. </w:t>
      </w:r>
    </w:p>
    <w:p w14:paraId="6B42D150" w14:textId="77777777" w:rsidR="00944030" w:rsidRPr="00051597" w:rsidRDefault="00944030" w:rsidP="00944030">
      <w:pPr>
        <w:pStyle w:val="36"/>
        <w:framePr w:wrap="notBeside"/>
        <w:rPr>
          <w:rtl/>
        </w:rPr>
      </w:pPr>
      <w:r w:rsidRPr="00051597">
        <w:rPr>
          <w:rFonts w:hint="cs"/>
          <w:rtl/>
        </w:rPr>
        <w:t xml:space="preserve">רי''צ מרי''ו </w:t>
      </w:r>
    </w:p>
    <w:p w14:paraId="7D64D881" w14:textId="77777777" w:rsidR="00944030" w:rsidRPr="00AD3690" w:rsidRDefault="00944030" w:rsidP="00944030">
      <w:pPr>
        <w:rPr>
          <w:rtl/>
        </w:rPr>
      </w:pPr>
      <w:r w:rsidRPr="00AD3690">
        <w:rPr>
          <w:rtl/>
        </w:rPr>
        <w:t xml:space="preserve">בעל שאמר גרשתי את אשתי - אינו נאמן. </w:t>
      </w:r>
    </w:p>
    <w:p w14:paraId="20D2C32D" w14:textId="77777777" w:rsidR="00944030" w:rsidRPr="00AD3690" w:rsidRDefault="00944030" w:rsidP="00944030">
      <w:pPr>
        <w:pStyle w:val="36"/>
        <w:framePr w:wrap="notBeside"/>
        <w:rPr>
          <w:rtl/>
        </w:rPr>
      </w:pPr>
      <w:r w:rsidRPr="00AD3690">
        <w:rPr>
          <w:rFonts w:hint="cs"/>
          <w:rtl/>
        </w:rPr>
        <w:t>רב ששת</w:t>
      </w:r>
    </w:p>
    <w:p w14:paraId="509667FE" w14:textId="77777777" w:rsidR="00944030" w:rsidRDefault="00944030" w:rsidP="00944030">
      <w:pPr>
        <w:rPr>
          <w:rFonts w:ascii="David" w:hAnsi="David"/>
          <w:sz w:val="32"/>
          <w:rtl/>
        </w:rPr>
      </w:pPr>
      <w:r>
        <w:rPr>
          <w:rFonts w:hint="cs"/>
          <w:rtl/>
        </w:rPr>
        <w:t>מ</w:t>
      </w:r>
      <w:r w:rsidRPr="00AD3690">
        <w:rPr>
          <w:rtl/>
        </w:rPr>
        <w:t>נפח בידי</w:t>
      </w:r>
      <w:r>
        <w:rPr>
          <w:rFonts w:hint="cs"/>
          <w:rtl/>
        </w:rPr>
        <w:t>ו</w:t>
      </w:r>
      <w:r>
        <w:rPr>
          <w:rFonts w:ascii="David" w:hAnsi="David" w:hint="cs"/>
          <w:sz w:val="32"/>
          <w:rtl/>
        </w:rPr>
        <w:t xml:space="preserve"> </w:t>
      </w:r>
      <w:r w:rsidRPr="00051597">
        <w:rPr>
          <w:rStyle w:val="afffff0"/>
          <w:rFonts w:hint="cs"/>
          <w:rtl/>
        </w:rPr>
        <w:t>לבטל דבריו</w:t>
      </w:r>
      <w:r w:rsidRPr="00AD3690">
        <w:rPr>
          <w:rtl/>
        </w:rPr>
        <w:t>,</w:t>
      </w:r>
    </w:p>
    <w:p w14:paraId="35206287" w14:textId="77777777" w:rsidR="00944030" w:rsidRPr="00051597" w:rsidRDefault="00944030" w:rsidP="00944030">
      <w:pPr>
        <w:pStyle w:val="36"/>
        <w:framePr w:wrap="notBeside"/>
        <w:rPr>
          <w:rtl/>
        </w:rPr>
      </w:pPr>
      <w:r w:rsidRPr="00051597">
        <w:rPr>
          <w:rFonts w:hint="cs"/>
          <w:rtl/>
        </w:rPr>
        <w:t>והך דרי''ו</w:t>
      </w:r>
    </w:p>
    <w:p w14:paraId="3670940F" w14:textId="77777777" w:rsidR="00944030" w:rsidRDefault="00944030" w:rsidP="00944030">
      <w:pPr>
        <w:rPr>
          <w:rFonts w:ascii="David" w:hAnsi="David"/>
          <w:sz w:val="32"/>
          <w:rtl/>
        </w:rPr>
      </w:pPr>
      <w:r w:rsidRPr="00AD3690">
        <w:rPr>
          <w:rFonts w:hint="cs"/>
          <w:rtl/>
        </w:rPr>
        <w:t>ד</w:t>
      </w:r>
      <w:r w:rsidRPr="00AD3690">
        <w:rPr>
          <w:rtl/>
        </w:rPr>
        <w:t xml:space="preserve">גרשתי את אשתי - נאמן! </w:t>
      </w:r>
      <w:r w:rsidRPr="00AD3690">
        <w:rPr>
          <w:rFonts w:hint="cs"/>
          <w:rtl/>
        </w:rPr>
        <w:t>היינו על להבא</w:t>
      </w:r>
      <w:r>
        <w:rPr>
          <w:rFonts w:ascii="David" w:hAnsi="David" w:hint="cs"/>
          <w:sz w:val="32"/>
          <w:rtl/>
        </w:rPr>
        <w:t xml:space="preserve"> </w:t>
      </w:r>
      <w:r w:rsidRPr="00051597">
        <w:rPr>
          <w:rStyle w:val="afffff0"/>
          <w:rFonts w:hint="cs"/>
          <w:rtl/>
        </w:rPr>
        <w:t>אבל למפרע לא נאמן</w:t>
      </w:r>
      <w:r>
        <w:rPr>
          <w:rStyle w:val="aff1"/>
          <w:rFonts w:ascii="Fb Fontext" w:hAnsi="Fb Fontext"/>
          <w:sz w:val="14"/>
          <w:szCs w:val="13"/>
          <w:rtl/>
        </w:rPr>
        <w:footnoteReference w:id="115"/>
      </w:r>
      <w:r>
        <w:rPr>
          <w:rFonts w:ascii="David" w:hAnsi="David" w:hint="cs"/>
          <w:sz w:val="32"/>
          <w:rtl/>
        </w:rPr>
        <w:t xml:space="preserve">  </w:t>
      </w:r>
    </w:p>
    <w:p w14:paraId="17ECD413" w14:textId="77777777" w:rsidR="00944030" w:rsidRDefault="00944030" w:rsidP="00944030">
      <w:pPr>
        <w:pStyle w:val="affff9"/>
        <w:rPr>
          <w:rtl/>
        </w:rPr>
      </w:pPr>
      <w:r w:rsidRPr="00AD3690">
        <w:rPr>
          <w:rtl/>
        </w:rPr>
        <w:t>איבעיא: אמר למפרע,</w:t>
      </w:r>
      <w:r w:rsidRPr="00051597">
        <w:rPr>
          <w:rtl/>
        </w:rPr>
        <w:t xml:space="preserve"> </w:t>
      </w:r>
      <w:r>
        <w:rPr>
          <w:rFonts w:hint="cs"/>
          <w:rtl/>
        </w:rPr>
        <w:t xml:space="preserve">אם נאמן להבא אם פלגינן דיבורא? </w:t>
      </w:r>
    </w:p>
    <w:p w14:paraId="7390A175" w14:textId="77777777" w:rsidR="00944030" w:rsidRPr="00051597" w:rsidRDefault="00944030" w:rsidP="00944030">
      <w:pPr>
        <w:pStyle w:val="36"/>
        <w:framePr w:wrap="notBeside"/>
        <w:rPr>
          <w:rtl/>
        </w:rPr>
      </w:pPr>
      <w:r w:rsidRPr="00051597">
        <w:rPr>
          <w:rFonts w:hint="cs"/>
          <w:rtl/>
        </w:rPr>
        <w:t xml:space="preserve">נחלקו </w:t>
      </w:r>
    </w:p>
    <w:p w14:paraId="0E8F0D6D" w14:textId="77777777" w:rsidR="00944030" w:rsidRPr="00AD3690" w:rsidRDefault="00944030" w:rsidP="00944030">
      <w:pPr>
        <w:rPr>
          <w:rtl/>
        </w:rPr>
      </w:pPr>
      <w:r w:rsidRPr="00051597">
        <w:rPr>
          <w:rStyle w:val="affffe"/>
          <w:rtl/>
        </w:rPr>
        <w:t>רב מרי ורב זביד:</w:t>
      </w:r>
      <w:r w:rsidRPr="00051597">
        <w:rPr>
          <w:rFonts w:ascii="David" w:hAnsi="David"/>
          <w:sz w:val="32"/>
          <w:rtl/>
        </w:rPr>
        <w:t xml:space="preserve"> </w:t>
      </w:r>
      <w:r w:rsidRPr="00AD3690">
        <w:rPr>
          <w:rFonts w:hint="cs"/>
          <w:rtl/>
        </w:rPr>
        <w:t xml:space="preserve">אם </w:t>
      </w:r>
      <w:r w:rsidRPr="00AD3690">
        <w:rPr>
          <w:rtl/>
        </w:rPr>
        <w:t>פלגינן,</w:t>
      </w:r>
      <w:r w:rsidRPr="00AD3690">
        <w:rPr>
          <w:rFonts w:hint="cs"/>
          <w:rtl/>
        </w:rPr>
        <w:t xml:space="preserve"> או לא</w:t>
      </w:r>
      <w:r w:rsidRPr="00AD3690">
        <w:rPr>
          <w:rtl/>
        </w:rPr>
        <w:t xml:space="preserve"> </w:t>
      </w:r>
    </w:p>
    <w:p w14:paraId="2102D542" w14:textId="77777777" w:rsidR="00944030" w:rsidRPr="00AD3690" w:rsidRDefault="00944030" w:rsidP="00944030">
      <w:pPr>
        <w:pStyle w:val="36"/>
        <w:framePr w:wrap="notBeside"/>
        <w:rPr>
          <w:rtl/>
        </w:rPr>
      </w:pPr>
      <w:r w:rsidRPr="00AD3690">
        <w:rPr>
          <w:rFonts w:hint="cs"/>
          <w:rtl/>
        </w:rPr>
        <w:t>ושאני מ</w:t>
      </w:r>
      <w:r w:rsidRPr="00AD3690">
        <w:rPr>
          <w:rtl/>
        </w:rPr>
        <w:t>רבא:</w:t>
      </w:r>
    </w:p>
    <w:p w14:paraId="04BC0379" w14:textId="77777777" w:rsidR="00944030" w:rsidRPr="00AD3690" w:rsidRDefault="00944030" w:rsidP="00944030">
      <w:pPr>
        <w:rPr>
          <w:rtl/>
        </w:rPr>
      </w:pPr>
      <w:r>
        <w:rPr>
          <w:rFonts w:hint="cs"/>
          <w:rtl/>
        </w:rPr>
        <w:t>ב</w:t>
      </w:r>
      <w:r w:rsidRPr="00AD3690">
        <w:rPr>
          <w:rtl/>
        </w:rPr>
        <w:t xml:space="preserve">פלוני בא על אשתי </w:t>
      </w:r>
      <w:r w:rsidRPr="00AD3690">
        <w:rPr>
          <w:rFonts w:hint="cs"/>
          <w:rtl/>
        </w:rPr>
        <w:t>ש</w:t>
      </w:r>
      <w:r w:rsidRPr="00AD3690">
        <w:rPr>
          <w:rtl/>
        </w:rPr>
        <w:t>הוא ואחר מצטרפין להורגו, ולא להורגה</w:t>
      </w:r>
    </w:p>
    <w:p w14:paraId="3BDDD8CD" w14:textId="77777777" w:rsidR="00944030" w:rsidRPr="00AD3690" w:rsidRDefault="00944030" w:rsidP="00944030">
      <w:pPr>
        <w:pStyle w:val="36"/>
        <w:framePr w:wrap="notBeside"/>
        <w:rPr>
          <w:rtl/>
        </w:rPr>
      </w:pPr>
      <w:r w:rsidRPr="00AD3690">
        <w:rPr>
          <w:rFonts w:hint="cs"/>
          <w:rtl/>
        </w:rPr>
        <w:t>-</w:t>
      </w:r>
    </w:p>
    <w:p w14:paraId="48D311E1" w14:textId="77777777" w:rsidR="00944030" w:rsidRPr="00AD3690" w:rsidRDefault="00944030" w:rsidP="00944030">
      <w:pPr>
        <w:rPr>
          <w:rtl/>
        </w:rPr>
      </w:pPr>
      <w:r w:rsidRPr="00AD3690">
        <w:rPr>
          <w:rFonts w:hint="cs"/>
          <w:rtl/>
        </w:rPr>
        <w:t>דשם</w:t>
      </w:r>
      <w:r w:rsidRPr="00AD3690">
        <w:rPr>
          <w:rtl/>
        </w:rPr>
        <w:t xml:space="preserve"> בתרי גופי פלגינן</w:t>
      </w:r>
      <w:r>
        <w:rPr>
          <w:rStyle w:val="aff1"/>
          <w:rFonts w:ascii="David" w:hAnsi="David"/>
          <w:sz w:val="32"/>
          <w:rtl/>
        </w:rPr>
        <w:footnoteReference w:id="116"/>
      </w:r>
      <w:r w:rsidRPr="00AD3690">
        <w:rPr>
          <w:rtl/>
        </w:rPr>
        <w:t xml:space="preserve">, </w:t>
      </w:r>
      <w:r w:rsidRPr="00AD3690">
        <w:rPr>
          <w:rFonts w:hint="cs"/>
          <w:rtl/>
        </w:rPr>
        <w:t xml:space="preserve">אבל </w:t>
      </w:r>
      <w:r w:rsidRPr="00AD3690">
        <w:rPr>
          <w:rtl/>
        </w:rPr>
        <w:t>בחד גופא לא פלגינן.</w:t>
      </w:r>
    </w:p>
    <w:p w14:paraId="6461C3AC" w14:textId="77777777" w:rsidR="00944030" w:rsidRPr="001B450D" w:rsidRDefault="00944030" w:rsidP="00944030">
      <w:pPr>
        <w:pStyle w:val="aff9"/>
        <w:rPr>
          <w:rtl/>
        </w:rPr>
      </w:pPr>
      <w:r w:rsidRPr="001B450D">
        <w:rPr>
          <w:rFonts w:hint="cs"/>
          <w:rtl/>
        </w:rPr>
        <w:t>***</w:t>
      </w:r>
    </w:p>
    <w:p w14:paraId="3E4E92AC" w14:textId="77777777" w:rsidR="00AC0AF5" w:rsidRPr="00C35A2C" w:rsidRDefault="00AC0AF5" w:rsidP="00982F98">
      <w:pPr>
        <w:pStyle w:val="affe"/>
        <w:framePr w:wrap="around"/>
        <w:rPr>
          <w:rtl/>
        </w:rPr>
      </w:pPr>
      <w:r w:rsidRPr="00C35A2C">
        <w:rPr>
          <w:rtl/>
        </w:rPr>
        <w:t>קלה.</w:t>
      </w:r>
    </w:p>
    <w:p w14:paraId="7FE8644B" w14:textId="77777777" w:rsidR="00E43B22" w:rsidRPr="00E43B22" w:rsidRDefault="00E43B22" w:rsidP="00E43B22">
      <w:pPr>
        <w:rPr>
          <w:rtl/>
        </w:rPr>
      </w:pPr>
    </w:p>
    <w:p w14:paraId="4E860DA8" w14:textId="77777777" w:rsidR="00E43B22" w:rsidRPr="00E43B22" w:rsidRDefault="00E43B22" w:rsidP="00E43B22">
      <w:pPr>
        <w:pStyle w:val="36"/>
        <w:framePr w:wrap="notBeside"/>
        <w:rPr>
          <w:rtl/>
        </w:rPr>
      </w:pPr>
      <w:r w:rsidRPr="00E43B22">
        <w:rPr>
          <w:rFonts w:hint="cs"/>
          <w:rtl/>
        </w:rPr>
        <w:t xml:space="preserve">אותו </w:t>
      </w:r>
      <w:bookmarkStart w:id="55" w:name="_Hlk181858832"/>
    </w:p>
    <w:p w14:paraId="675DAE38" w14:textId="3FB0A035" w:rsidR="00AC0AF5" w:rsidRDefault="00E43B22" w:rsidP="00E43B22">
      <w:pPr>
        <w:pStyle w:val="affff9"/>
        <w:rPr>
          <w:rtl/>
        </w:rPr>
      </w:pPr>
      <w:r>
        <w:rPr>
          <w:rFonts w:hint="cs"/>
          <w:rtl/>
        </w:rPr>
        <w:t xml:space="preserve">אותו </w:t>
      </w:r>
      <w:r w:rsidR="00AC0AF5">
        <w:rPr>
          <w:rFonts w:hint="cs"/>
          <w:rtl/>
        </w:rPr>
        <w:t>שמת</w:t>
      </w:r>
      <w:r w:rsidR="00AC0AF5" w:rsidRPr="00C35A2C">
        <w:rPr>
          <w:rtl/>
        </w:rPr>
        <w:t xml:space="preserve"> </w:t>
      </w:r>
      <w:r>
        <w:rPr>
          <w:rFonts w:hint="cs"/>
          <w:rtl/>
        </w:rPr>
        <w:t xml:space="preserve">שאלוהו על </w:t>
      </w:r>
      <w:r w:rsidR="00AC0AF5" w:rsidRPr="00C35A2C">
        <w:rPr>
          <w:rtl/>
        </w:rPr>
        <w:t>א</w:t>
      </w:r>
      <w:r w:rsidR="00AC0AF5">
        <w:rPr>
          <w:rFonts w:hint="cs"/>
          <w:rtl/>
        </w:rPr>
        <w:t xml:space="preserve">שתו </w:t>
      </w:r>
      <w:r w:rsidR="00AC0AF5" w:rsidRPr="00DB3591">
        <w:rPr>
          <w:rStyle w:val="affffe"/>
          <w:rFonts w:cs="BA TM • Vilna Extra-Bold"/>
          <w:rtl/>
        </w:rPr>
        <w:t>א"ל</w:t>
      </w:r>
      <w:r w:rsidR="00AC0AF5" w:rsidRPr="00C35A2C">
        <w:rPr>
          <w:rtl/>
        </w:rPr>
        <w:t xml:space="preserve"> </w:t>
      </w:r>
      <w:r w:rsidR="0072477A">
        <w:rPr>
          <w:rFonts w:hint="cs"/>
          <w:rtl/>
        </w:rPr>
        <w:t xml:space="preserve">שאף </w:t>
      </w:r>
      <w:r w:rsidR="00AC0AF5">
        <w:rPr>
          <w:rFonts w:hint="cs"/>
          <w:rtl/>
        </w:rPr>
        <w:t xml:space="preserve">ראוייה לכהן </w:t>
      </w:r>
      <w:r>
        <w:rPr>
          <w:rFonts w:hint="cs"/>
          <w:rtl/>
        </w:rPr>
        <w:t>(</w:t>
      </w:r>
      <w:r w:rsidR="00AC0AF5">
        <w:rPr>
          <w:rFonts w:hint="cs"/>
          <w:rtl/>
        </w:rPr>
        <w:t>גדול</w:t>
      </w:r>
      <w:r>
        <w:rPr>
          <w:rFonts w:hint="cs"/>
          <w:rtl/>
        </w:rPr>
        <w:t>)</w:t>
      </w:r>
    </w:p>
    <w:p w14:paraId="374302CA" w14:textId="50F6E5E4" w:rsidR="00E43B22" w:rsidRPr="00E43B22" w:rsidRDefault="00E43B22" w:rsidP="00E43B22">
      <w:pPr>
        <w:pStyle w:val="36"/>
        <w:framePr w:wrap="notBeside"/>
        <w:rPr>
          <w:rtl/>
        </w:rPr>
      </w:pPr>
      <w:r>
        <w:rPr>
          <w:rFonts w:hint="cs"/>
          <w:rtl/>
        </w:rPr>
        <w:t>רבא</w:t>
      </w:r>
    </w:p>
    <w:p w14:paraId="5D25D95B" w14:textId="6E347EC9" w:rsidR="00E43B22" w:rsidRPr="00E43B22" w:rsidRDefault="00E43B22" w:rsidP="00E43B22">
      <w:pPr>
        <w:rPr>
          <w:rStyle w:val="afffff0"/>
          <w:rtl/>
        </w:rPr>
      </w:pPr>
      <w:r>
        <w:rPr>
          <w:rStyle w:val="affffe"/>
          <w:rFonts w:hint="cs"/>
          <w:rtl/>
        </w:rPr>
        <w:t>אף ש</w:t>
      </w:r>
      <w:r w:rsidRPr="00E43B22">
        <w:rPr>
          <w:rStyle w:val="affffe"/>
          <w:rFonts w:hint="cs"/>
          <w:rtl/>
        </w:rPr>
        <w:t>ארחב''א מרי''ו</w:t>
      </w:r>
      <w:r>
        <w:rPr>
          <w:rFonts w:hint="cs"/>
          <w:rtl/>
        </w:rPr>
        <w:t xml:space="preserve"> גירשתי את אשתי נאמן, </w:t>
      </w:r>
      <w:r w:rsidRPr="00E43B22">
        <w:rPr>
          <w:rStyle w:val="affffe"/>
          <w:rFonts w:hint="cs"/>
          <w:rtl/>
        </w:rPr>
        <w:t xml:space="preserve">וריצב''י </w:t>
      </w:r>
      <w:r>
        <w:rPr>
          <w:rStyle w:val="affffe"/>
          <w:rFonts w:hint="cs"/>
          <w:rtl/>
        </w:rPr>
        <w:t>משמיה</w:t>
      </w:r>
      <w:r>
        <w:rPr>
          <w:rFonts w:hint="cs"/>
          <w:rtl/>
        </w:rPr>
        <w:t xml:space="preserve"> שאינו נאמן </w:t>
      </w:r>
      <w:r w:rsidRPr="00E43B22">
        <w:rPr>
          <w:rStyle w:val="affffe"/>
          <w:rFonts w:hint="cs"/>
          <w:rtl/>
        </w:rPr>
        <w:t>ותירצנו</w:t>
      </w:r>
      <w:r>
        <w:rPr>
          <w:rFonts w:hint="cs"/>
          <w:rtl/>
        </w:rPr>
        <w:t xml:space="preserve"> ד</w:t>
      </w:r>
      <w:r>
        <w:rPr>
          <w:rtl/>
        </w:rPr>
        <w:t>כאן למפרע וכאן להבא?</w:t>
      </w:r>
      <w:r w:rsidR="0072477A">
        <w:rPr>
          <w:rFonts w:hint="cs"/>
          <w:rtl/>
        </w:rPr>
        <w:t>-</w:t>
      </w:r>
      <w:r>
        <w:rPr>
          <w:rFonts w:hint="cs"/>
          <w:rtl/>
        </w:rPr>
        <w:t xml:space="preserve"> אין לסמוך למעשה להלכה מפני תירוץ זה- אלא חושו לה </w:t>
      </w:r>
      <w:r>
        <w:rPr>
          <w:rStyle w:val="afffff0"/>
          <w:rFonts w:hint="cs"/>
          <w:rtl/>
        </w:rPr>
        <w:t>שאף מכאן ולהבא לא סמכינן</w:t>
      </w:r>
      <w:r>
        <w:rPr>
          <w:rStyle w:val="aff1"/>
          <w:rFonts w:ascii="Fb Fontext" w:hAnsi="Fb Fontext"/>
          <w:sz w:val="14"/>
          <w:szCs w:val="13"/>
          <w:rtl/>
        </w:rPr>
        <w:footnoteReference w:id="117"/>
      </w:r>
    </w:p>
    <w:p w14:paraId="64572F0D" w14:textId="6ECBD62E" w:rsidR="00AC0AF5" w:rsidRPr="00C35A2C" w:rsidRDefault="00AC0AF5" w:rsidP="00E43B22">
      <w:pPr>
        <w:pStyle w:val="afffff"/>
        <w:rPr>
          <w:rtl/>
        </w:rPr>
      </w:pPr>
      <w:r w:rsidRPr="00E43B22">
        <w:rPr>
          <w:rtl/>
        </w:rPr>
        <w:t>וטעם הדבר דרגליים</w:t>
      </w:r>
      <w:r w:rsidRPr="00C35A2C">
        <w:rPr>
          <w:rtl/>
        </w:rPr>
        <w:t xml:space="preserve"> לדבר שלא גירשה דאי גירשה </w:t>
      </w:r>
      <w:r w:rsidR="00E43B22">
        <w:rPr>
          <w:rFonts w:hint="cs"/>
          <w:rtl/>
        </w:rPr>
        <w:t>היה לזה קול</w:t>
      </w:r>
    </w:p>
    <w:p w14:paraId="7FB50240" w14:textId="6BA2A853" w:rsidR="00AC0AF5" w:rsidRPr="001B450D" w:rsidRDefault="001B450D" w:rsidP="00AC0AF5">
      <w:pPr>
        <w:pStyle w:val="aff9"/>
        <w:rPr>
          <w:rtl/>
        </w:rPr>
      </w:pPr>
      <w:r w:rsidRPr="001B450D">
        <w:rPr>
          <w:rFonts w:hint="cs"/>
          <w:rtl/>
        </w:rPr>
        <w:t>***</w:t>
      </w:r>
    </w:p>
    <w:p w14:paraId="74E4CB74" w14:textId="77777777" w:rsidR="008C15F9" w:rsidRPr="008C15F9" w:rsidRDefault="00AC0AF5" w:rsidP="008C15F9">
      <w:pPr>
        <w:pStyle w:val="36"/>
        <w:framePr w:wrap="notBeside"/>
        <w:rPr>
          <w:rtl/>
        </w:rPr>
      </w:pPr>
      <w:r w:rsidRPr="008C15F9">
        <w:rPr>
          <w:rtl/>
        </w:rPr>
        <w:t xml:space="preserve">• </w:t>
      </w:r>
      <w:r w:rsidRPr="008C15F9">
        <w:rPr>
          <w:rFonts w:hint="cs"/>
          <w:rtl/>
        </w:rPr>
        <w:t>אותו</w:t>
      </w:r>
    </w:p>
    <w:p w14:paraId="5E244D1B" w14:textId="0ECE162C" w:rsidR="00AC0AF5" w:rsidRDefault="00AC0AF5" w:rsidP="00AC0AF5">
      <w:pPr>
        <w:rPr>
          <w:rFonts w:ascii="David" w:hAnsi="David"/>
          <w:sz w:val="32"/>
          <w:rtl/>
        </w:rPr>
      </w:pPr>
      <w:r w:rsidRPr="0081371E">
        <w:rPr>
          <w:rStyle w:val="afff8"/>
          <w:rFonts w:hint="cs"/>
          <w:rtl/>
        </w:rPr>
        <w:t>שהוחזק ש</w:t>
      </w:r>
      <w:r>
        <w:rPr>
          <w:rFonts w:ascii="David" w:hAnsi="David"/>
          <w:sz w:val="32"/>
          <w:rtl/>
        </w:rPr>
        <w:t>אין לו</w:t>
      </w:r>
      <w:r w:rsidRPr="00C35A2C">
        <w:rPr>
          <w:rFonts w:ascii="David" w:hAnsi="David"/>
          <w:sz w:val="32"/>
          <w:rtl/>
        </w:rPr>
        <w:t xml:space="preserve"> אחי</w:t>
      </w:r>
      <w:r w:rsidR="008C15F9">
        <w:rPr>
          <w:rFonts w:ascii="David" w:hAnsi="David" w:hint="cs"/>
          <w:sz w:val="32"/>
          <w:rtl/>
        </w:rPr>
        <w:t>ם</w:t>
      </w:r>
      <w:r w:rsidRPr="00C35A2C">
        <w:rPr>
          <w:rFonts w:ascii="David" w:hAnsi="David"/>
          <w:sz w:val="32"/>
          <w:rtl/>
        </w:rPr>
        <w:t xml:space="preserve"> ו</w:t>
      </w:r>
      <w:r w:rsidR="008C15F9">
        <w:rPr>
          <w:rFonts w:ascii="David" w:hAnsi="David" w:hint="cs"/>
          <w:sz w:val="32"/>
          <w:rtl/>
        </w:rPr>
        <w:t xml:space="preserve">גם </w:t>
      </w:r>
      <w:r w:rsidRPr="00C35A2C">
        <w:rPr>
          <w:rFonts w:ascii="David" w:hAnsi="David"/>
          <w:sz w:val="32"/>
          <w:rtl/>
        </w:rPr>
        <w:t>אמר בשעת מיתה ד</w:t>
      </w:r>
      <w:r>
        <w:rPr>
          <w:rFonts w:ascii="David" w:hAnsi="David"/>
          <w:sz w:val="32"/>
          <w:rtl/>
        </w:rPr>
        <w:t>אין לו</w:t>
      </w:r>
      <w:r w:rsidRPr="00C35A2C">
        <w:rPr>
          <w:rFonts w:ascii="David" w:hAnsi="David"/>
          <w:sz w:val="32"/>
          <w:rtl/>
        </w:rPr>
        <w:t xml:space="preserve"> אחי</w:t>
      </w:r>
      <w:r w:rsidR="008C15F9">
        <w:rPr>
          <w:rFonts w:ascii="David" w:hAnsi="David" w:hint="cs"/>
          <w:sz w:val="32"/>
          <w:rtl/>
        </w:rPr>
        <w:t>ם</w:t>
      </w:r>
    </w:p>
    <w:p w14:paraId="31AEE864" w14:textId="7923A31F" w:rsidR="00AC0AF5" w:rsidRDefault="00AC0AF5" w:rsidP="00AC0AF5">
      <w:pPr>
        <w:rPr>
          <w:rFonts w:ascii="David" w:hAnsi="David"/>
          <w:sz w:val="32"/>
          <w:rtl/>
        </w:rPr>
      </w:pPr>
      <w:r w:rsidRPr="00C35A2C">
        <w:rPr>
          <w:rFonts w:ascii="David" w:hAnsi="David"/>
          <w:sz w:val="32"/>
          <w:rtl/>
        </w:rPr>
        <w:lastRenderedPageBreak/>
        <w:t xml:space="preserve">וידעינן בוודאי </w:t>
      </w:r>
      <w:r w:rsidR="008C15F9">
        <w:rPr>
          <w:rFonts w:ascii="David" w:hAnsi="David" w:hint="cs"/>
          <w:sz w:val="32"/>
          <w:rtl/>
        </w:rPr>
        <w:t>ש</w:t>
      </w:r>
      <w:r>
        <w:rPr>
          <w:rFonts w:ascii="David" w:hAnsi="David"/>
          <w:sz w:val="32"/>
          <w:rtl/>
        </w:rPr>
        <w:t>אין לו</w:t>
      </w:r>
      <w:r w:rsidRPr="00C35A2C">
        <w:rPr>
          <w:rFonts w:ascii="David" w:hAnsi="David"/>
          <w:sz w:val="32"/>
          <w:rtl/>
        </w:rPr>
        <w:t xml:space="preserve"> בנים ולא ידעינן אאחי</w:t>
      </w:r>
      <w:r w:rsidR="008C15F9">
        <w:rPr>
          <w:rFonts w:ascii="David" w:hAnsi="David" w:hint="cs"/>
          <w:sz w:val="32"/>
          <w:rtl/>
        </w:rPr>
        <w:t>ם</w:t>
      </w:r>
    </w:p>
    <w:p w14:paraId="206190B7" w14:textId="62D177BF" w:rsidR="008C15F9" w:rsidRPr="008C15F9" w:rsidRDefault="008C15F9" w:rsidP="008C15F9">
      <w:pPr>
        <w:pStyle w:val="36"/>
        <w:framePr w:wrap="notBeside"/>
        <w:rPr>
          <w:rtl/>
        </w:rPr>
      </w:pPr>
      <w:r w:rsidRPr="008C15F9">
        <w:rPr>
          <w:rFonts w:hint="cs"/>
          <w:rtl/>
        </w:rPr>
        <w:t>-</w:t>
      </w:r>
      <w:r>
        <w:rPr>
          <w:rFonts w:hint="cs"/>
          <w:rtl/>
        </w:rPr>
        <w:t>רבא</w:t>
      </w:r>
    </w:p>
    <w:p w14:paraId="1E16072B" w14:textId="2FE304B3" w:rsidR="00AC0AF5" w:rsidRPr="00C35A2C" w:rsidRDefault="00AC0AF5" w:rsidP="00AC0AF5">
      <w:pPr>
        <w:rPr>
          <w:rFonts w:ascii="David" w:hAnsi="David"/>
          <w:sz w:val="32"/>
          <w:rtl/>
        </w:rPr>
      </w:pPr>
      <w:r w:rsidRPr="00C35A2C">
        <w:rPr>
          <w:rFonts w:ascii="David" w:hAnsi="David"/>
          <w:sz w:val="32"/>
          <w:rtl/>
        </w:rPr>
        <w:t xml:space="preserve">חיישינן לעדים </w:t>
      </w:r>
      <w:r w:rsidR="008C15F9">
        <w:rPr>
          <w:rFonts w:ascii="David" w:hAnsi="David" w:hint="cs"/>
          <w:sz w:val="32"/>
          <w:rtl/>
        </w:rPr>
        <w:t>במה''י דרק ל</w:t>
      </w:r>
      <w:r w:rsidR="0072477A">
        <w:rPr>
          <w:rFonts w:ascii="David" w:hAnsi="David" w:hint="cs"/>
          <w:sz w:val="32"/>
          <w:rtl/>
        </w:rPr>
        <w:t>ג</w:t>
      </w:r>
      <w:r w:rsidRPr="00C35A2C">
        <w:rPr>
          <w:rFonts w:ascii="David" w:hAnsi="David"/>
          <w:sz w:val="32"/>
          <w:rtl/>
        </w:rPr>
        <w:t>בי שבויה היקלנו</w:t>
      </w:r>
      <w:r w:rsidR="008C15F9">
        <w:rPr>
          <w:rFonts w:ascii="David" w:hAnsi="David" w:hint="cs"/>
          <w:sz w:val="32"/>
          <w:rtl/>
        </w:rPr>
        <w:t>, ולא בא''א</w:t>
      </w:r>
      <w:r w:rsidR="008C15F9">
        <w:rPr>
          <w:rStyle w:val="aff1"/>
          <w:rFonts w:ascii="David" w:hAnsi="David"/>
          <w:sz w:val="32"/>
          <w:rtl/>
        </w:rPr>
        <w:footnoteReference w:id="118"/>
      </w:r>
    </w:p>
    <w:p w14:paraId="211A3C31" w14:textId="29BED7EE" w:rsidR="00AC0AF5" w:rsidRPr="001B450D" w:rsidRDefault="001B450D" w:rsidP="00AC0AF5">
      <w:pPr>
        <w:pStyle w:val="aff9"/>
        <w:rPr>
          <w:del w:id="90144" w:author="מנוע עיצוב" w:date="2026-10-08T11:01:28Z"/>
          <w:rtl/>
        </w:rPr>
      </w:pPr>
      <w:del w:id="90143" w:author="מנוע עיצוב" w:date="2026-10-08T11:01:28Z">
        <w:r w:rsidRPr="001B450D">
          <w:rPr>
            <w:rFonts w:hint="cs"/>
            <w:rtl/>
          </w:rPr>
          <w:delText xml:space="preserve">***</w:delText>
        </w:r>
      </w:del>
    </w:p>
    <w:p w14:paraId="0683F687" w14:textId="176FFFA1" w:rsidR="00AC0AF5" w:rsidRDefault="00AC0AF5" w:rsidP="008C15F9">
      <w:pPr>
        <w:pStyle w:val="affff9"/>
        <w:rPr>
          <w:rtl/>
        </w:rPr>
      </w:pPr>
      <w:r w:rsidRPr="00DB3591">
        <w:rPr>
          <w:rStyle w:val="afff8"/>
          <w:rFonts w:cs="BA TM • Vilna Extra-Bold"/>
          <w:rtl/>
        </w:rPr>
        <w:t>זה אחי</w:t>
      </w:r>
      <w:r w:rsidR="008C15F9" w:rsidRPr="00DB3591">
        <w:rPr>
          <w:rStyle w:val="afff8"/>
          <w:rFonts w:cs="BA TM • Vilna Extra-Bold" w:hint="cs"/>
          <w:rtl/>
        </w:rPr>
        <w:t>,</w:t>
      </w:r>
      <w:r w:rsidRPr="00DB3591">
        <w:rPr>
          <w:rStyle w:val="afff8"/>
          <w:rFonts w:cs="BA TM • Vilna Extra-Bold"/>
          <w:rtl/>
        </w:rPr>
        <w:t xml:space="preserve"> </w:t>
      </w:r>
      <w:r w:rsidR="008C15F9">
        <w:rPr>
          <w:rFonts w:hint="cs"/>
          <w:rtl/>
        </w:rPr>
        <w:t xml:space="preserve">והאחים </w:t>
      </w:r>
      <w:r w:rsidRPr="00C35A2C">
        <w:rPr>
          <w:rtl/>
        </w:rPr>
        <w:t>אמרו אין אנו יודעין</w:t>
      </w:r>
      <w:r w:rsidR="008C15F9">
        <w:rPr>
          <w:rFonts w:hint="cs"/>
          <w:rtl/>
        </w:rPr>
        <w:t xml:space="preserve">- </w:t>
      </w:r>
      <w:r w:rsidR="008C15F9" w:rsidRPr="00C35A2C">
        <w:rPr>
          <w:rtl/>
        </w:rPr>
        <w:t>אינו נאמן</w:t>
      </w:r>
    </w:p>
    <w:p w14:paraId="311B6965" w14:textId="77777777" w:rsidR="008C15F9" w:rsidRPr="008C15F9" w:rsidRDefault="008C15F9" w:rsidP="008C15F9">
      <w:pPr>
        <w:pStyle w:val="36"/>
        <w:framePr w:wrap="notBeside"/>
        <w:rPr>
          <w:rtl/>
        </w:rPr>
      </w:pPr>
      <w:r w:rsidRPr="008C15F9">
        <w:rPr>
          <w:rFonts w:hint="cs"/>
          <w:rtl/>
        </w:rPr>
        <w:t>רבא:</w:t>
      </w:r>
    </w:p>
    <w:p w14:paraId="26A7A0EA" w14:textId="77777777" w:rsidR="008C15F9" w:rsidRDefault="008C15F9" w:rsidP="00AC0AF5">
      <w:pPr>
        <w:rPr>
          <w:rFonts w:ascii="David" w:hAnsi="David"/>
          <w:sz w:val="32"/>
          <w:rtl/>
        </w:rPr>
      </w:pPr>
      <w:r>
        <w:rPr>
          <w:rFonts w:ascii="David" w:hAnsi="David" w:hint="cs"/>
          <w:sz w:val="32"/>
          <w:rtl/>
        </w:rPr>
        <w:t xml:space="preserve">זאת אומרת </w:t>
      </w:r>
      <w:r w:rsidRPr="008C15F9">
        <w:rPr>
          <w:rFonts w:ascii="David" w:hAnsi="David"/>
          <w:sz w:val="32"/>
          <w:rtl/>
        </w:rPr>
        <w:t xml:space="preserve">מנה לי בידך, והלה אומר איני יודע - פטור! </w:t>
      </w:r>
    </w:p>
    <w:p w14:paraId="50072E93" w14:textId="77777777" w:rsidR="008C15F9" w:rsidRPr="008C15F9" w:rsidRDefault="008C15F9" w:rsidP="008C15F9">
      <w:pPr>
        <w:pStyle w:val="36"/>
        <w:framePr w:wrap="notBeside"/>
        <w:rPr>
          <w:rtl/>
        </w:rPr>
      </w:pPr>
      <w:r w:rsidRPr="008C15F9">
        <w:rPr>
          <w:rtl/>
        </w:rPr>
        <w:t>אביי</w:t>
      </w:r>
    </w:p>
    <w:p w14:paraId="259E8EF8" w14:textId="425F307C" w:rsidR="008C15F9" w:rsidRDefault="008C15F9" w:rsidP="00AC0AF5">
      <w:pPr>
        <w:rPr>
          <w:rFonts w:ascii="David" w:hAnsi="David"/>
          <w:sz w:val="32"/>
          <w:rtl/>
        </w:rPr>
      </w:pPr>
      <w:r w:rsidRPr="008C15F9">
        <w:rPr>
          <w:rFonts w:ascii="David" w:hAnsi="David"/>
          <w:sz w:val="32"/>
          <w:rtl/>
        </w:rPr>
        <w:t>לעולם</w:t>
      </w:r>
      <w:r>
        <w:rPr>
          <w:rFonts w:ascii="David" w:hAnsi="David" w:hint="cs"/>
          <w:sz w:val="32"/>
          <w:rtl/>
        </w:rPr>
        <w:t>:</w:t>
      </w:r>
      <w:r w:rsidRPr="008C15F9">
        <w:rPr>
          <w:rFonts w:ascii="David" w:hAnsi="David"/>
          <w:sz w:val="32"/>
          <w:rtl/>
        </w:rPr>
        <w:t xml:space="preserve"> חייב, ושאני הכא, דכמנה לאחר בידך דמי. </w:t>
      </w:r>
      <w:r>
        <w:rPr>
          <w:rStyle w:val="aff1"/>
          <w:rFonts w:ascii="David" w:hAnsi="David"/>
          <w:sz w:val="32"/>
          <w:rtl/>
        </w:rPr>
        <w:footnoteReference w:id="119"/>
      </w:r>
    </w:p>
    <w:p w14:paraId="6B3E1902" w14:textId="42EE92AA" w:rsidR="00AC0AF5" w:rsidRDefault="001B450D" w:rsidP="00AC0AF5">
      <w:pPr>
        <w:pStyle w:val="aff9"/>
        <w:rPr>
          <w:del w:id="90146" w:author="מנוע עיצוב" w:date="2026-10-08T11:01:28Z"/>
          <w:rtl/>
        </w:rPr>
      </w:pPr>
      <w:del w:id="90145" w:author="מנוע עיצוב" w:date="2026-10-08T11:01:28Z">
        <w:r w:rsidRPr="001B450D">
          <w:rPr>
            <w:rFonts w:hint="cs"/>
            <w:rtl/>
          </w:rPr>
          <w:delText xml:space="preserve">***</w:delText>
        </w:r>
      </w:del>
    </w:p>
    <w:p w14:paraId="4ADDBBF7" w14:textId="58DEE7D3" w:rsidR="008C15F9" w:rsidRPr="001B450D" w:rsidRDefault="008C15F9" w:rsidP="008C15F9">
      <w:pPr>
        <w:pStyle w:val="afffb"/>
        <w:rPr>
          <w:rtl/>
        </w:rPr>
      </w:pPr>
      <w:ins w:id="9823" w:author="מספור קטעי משנה" w:date="2026-10-06T10:02:29Z">
        <w:r>
          <w:rPr>
            <w:rStyle w:val="MisparKeta"/>
          </w:rPr>
          <w:t xml:space="preserve">א. </w:t>
        </w:r>
      </w:ins>
      <w:r w:rsidRPr="008C15F9">
        <w:rPr>
          <w:rtl/>
        </w:rPr>
        <w:t>מת - יחזרו נכסים למקומן.</w:t>
      </w:r>
    </w:p>
    <w:p w14:paraId="48525963" w14:textId="77777777" w:rsidR="00AC0AF5" w:rsidRPr="00C35A2C" w:rsidRDefault="00AC0AF5" w:rsidP="00982F98">
      <w:pPr>
        <w:pStyle w:val="affe"/>
        <w:framePr w:wrap="around"/>
        <w:rPr>
          <w:rtl/>
        </w:rPr>
      </w:pPr>
      <w:r w:rsidRPr="00C35A2C">
        <w:rPr>
          <w:rtl/>
        </w:rPr>
        <w:t>קלה:</w:t>
      </w:r>
    </w:p>
    <w:p w14:paraId="258E003C" w14:textId="77777777" w:rsidR="008C15F9" w:rsidRPr="008C15F9" w:rsidRDefault="00AC0AF5" w:rsidP="008C15F9">
      <w:pPr>
        <w:pStyle w:val="36"/>
        <w:framePr w:wrap="notBeside"/>
        <w:rPr>
          <w:rtl/>
        </w:rPr>
      </w:pPr>
      <w:r w:rsidRPr="008C15F9">
        <w:rPr>
          <w:rtl/>
        </w:rPr>
        <w:t>•</w:t>
      </w:r>
    </w:p>
    <w:p w14:paraId="1A3C07F4" w14:textId="049EDC9A" w:rsidR="00AC0AF5" w:rsidRDefault="00AC0AF5" w:rsidP="00AC0AF5">
      <w:pPr>
        <w:rPr>
          <w:rFonts w:ascii="David" w:hAnsi="David"/>
          <w:sz w:val="32"/>
          <w:rtl/>
        </w:rPr>
      </w:pPr>
      <w:r w:rsidRPr="0081371E">
        <w:rPr>
          <w:rStyle w:val="afff8"/>
          <w:rtl/>
        </w:rPr>
        <w:t>שבח המגיע לכתפים</w:t>
      </w:r>
      <w:r w:rsidRPr="00C35A2C">
        <w:rPr>
          <w:rFonts w:ascii="David" w:hAnsi="David"/>
          <w:sz w:val="32"/>
          <w:rtl/>
        </w:rPr>
        <w:t xml:space="preserve"> הרי הוא כנפלו לו נכסים ממק"א דחולקין</w:t>
      </w:r>
    </w:p>
    <w:p w14:paraId="03AC8355" w14:textId="77777777" w:rsidR="008C15F9" w:rsidRPr="008C15F9" w:rsidRDefault="008C15F9" w:rsidP="008C15F9">
      <w:pPr>
        <w:pStyle w:val="36"/>
        <w:framePr w:wrap="notBeside"/>
        <w:rPr>
          <w:rtl/>
        </w:rPr>
      </w:pPr>
      <w:r w:rsidRPr="008C15F9">
        <w:rPr>
          <w:rFonts w:hint="cs"/>
          <w:rtl/>
        </w:rPr>
        <w:t>ב</w:t>
      </w:r>
      <w:r w:rsidR="00AC0AF5" w:rsidRPr="008C15F9">
        <w:rPr>
          <w:rtl/>
        </w:rPr>
        <w:t xml:space="preserve">עי רבא </w:t>
      </w:r>
    </w:p>
    <w:p w14:paraId="0C09DF14" w14:textId="57820A9E" w:rsidR="00AC0AF5" w:rsidRPr="0081371E" w:rsidRDefault="00AC0AF5" w:rsidP="00AC0AF5">
      <w:pPr>
        <w:rPr>
          <w:rStyle w:val="afff8"/>
          <w:rtl/>
        </w:rPr>
      </w:pPr>
      <w:r w:rsidRPr="00C35A2C">
        <w:rPr>
          <w:rFonts w:ascii="David" w:hAnsi="David"/>
          <w:sz w:val="32"/>
          <w:rtl/>
        </w:rPr>
        <w:t xml:space="preserve">שבח מאליו </w:t>
      </w:r>
      <w:r w:rsidRPr="008C15F9">
        <w:rPr>
          <w:rStyle w:val="afffff0"/>
          <w:rtl/>
        </w:rPr>
        <w:t>ושאינו מגיע לכתפים</w:t>
      </w:r>
      <w:r w:rsidRPr="00C35A2C">
        <w:rPr>
          <w:rFonts w:ascii="David" w:hAnsi="David"/>
          <w:sz w:val="32"/>
          <w:rtl/>
        </w:rPr>
        <w:t xml:space="preserve"> כגון דיקלא ואלים </w:t>
      </w:r>
      <w:r w:rsidR="008C15F9">
        <w:rPr>
          <w:rFonts w:ascii="David" w:hAnsi="David" w:hint="cs"/>
          <w:sz w:val="32"/>
          <w:rtl/>
        </w:rPr>
        <w:t xml:space="preserve">- </w:t>
      </w:r>
      <w:r w:rsidRPr="0081371E">
        <w:rPr>
          <w:rStyle w:val="afff8"/>
          <w:rtl/>
        </w:rPr>
        <w:t>תיקו</w:t>
      </w:r>
    </w:p>
    <w:p w14:paraId="71BFC805" w14:textId="480ECAA3" w:rsidR="00AC0AF5" w:rsidRPr="001B450D" w:rsidRDefault="001B450D" w:rsidP="00AC0AF5">
      <w:pPr>
        <w:pStyle w:val="aff9"/>
        <w:rPr>
          <w:rtl/>
        </w:rPr>
      </w:pPr>
      <w:r w:rsidRPr="001B450D">
        <w:rPr>
          <w:rFonts w:hint="cs"/>
          <w:rtl/>
        </w:rPr>
        <w:t>***</w:t>
      </w:r>
    </w:p>
    <w:p w14:paraId="65696C23" w14:textId="77777777" w:rsidR="00AC0AF5" w:rsidRDefault="00AC0AF5" w:rsidP="008C15F9">
      <w:pPr>
        <w:pStyle w:val="affffb"/>
        <w:framePr w:wrap="around"/>
        <w:rPr>
          <w:rtl/>
        </w:rPr>
      </w:pPr>
      <w:del w:id="20377" w:author="קלוד" w:date="2026-10-06T10:07:33Z">
        <w:r>
          <w:rPr>
            <w:rtl/>
          </w:rPr>
          <w:delText xml:space="preserve">מתני</w:delText>
        </w:r>
      </w:del>
      <w:ins w:id="20378" w:author="קלוד" w:date="2026-10-06T10:07:33Z">
        <w:r>
          <w:rPr>
            <w:rtl/>
          </w:rPr>
          <w:t xml:space="preserve">משנה ו</w:t>
        </w:r>
      </w:ins>
    </w:p>
    <w:p w14:paraId="18667287" w14:textId="41F85B2E" w:rsidR="00AC0AF5" w:rsidRDefault="00AC0AF5" w:rsidP="00DB3591">
      <w:pPr>
        <w:pStyle w:val="afff3"/>
        <w:rPr>
          <w:rtl/>
        </w:rPr>
      </w:pPr>
      <w:r w:rsidRPr="00C35A2C">
        <w:rPr>
          <w:rtl/>
        </w:rPr>
        <w:t>מי שמת ונמצא דייתקי אפי</w:t>
      </w:r>
      <w:r w:rsidRPr="00F10693">
        <w:rPr>
          <w:rtl/>
        </w:rPr>
        <w:t xml:space="preserve">' </w:t>
      </w:r>
      <w:r w:rsidRPr="00C35A2C">
        <w:rPr>
          <w:rtl/>
        </w:rPr>
        <w:t xml:space="preserve">על ירכו אינה כלום </w:t>
      </w:r>
      <w:r w:rsidRPr="008C15F9">
        <w:rPr>
          <w:rStyle w:val="HesberMishna"/>
          <w:rtl/>
          <w:rPrChange w:id="20148" w:author="קלוד" w:date="2026-10-06T10:07:33Z">
            <w:rPr>
              <w:rStyle w:val="afffff0"/>
              <w:rtl/>
            </w:rPr>
          </w:rPrChange>
        </w:rPr>
        <w:t>דאין שטר לאחר מיתה</w:t>
      </w:r>
    </w:p>
    <w:p w14:paraId="2D446987" w14:textId="309FA7D4" w:rsidR="00AC0AF5" w:rsidRPr="008C15F9" w:rsidRDefault="00AC0AF5" w:rsidP="00DB3591">
      <w:pPr>
        <w:pStyle w:val="afff3"/>
        <w:rPr>
          <w:rStyle w:val="afffff0"/>
          <w:rtl/>
        </w:rPr>
      </w:pPr>
      <w:r w:rsidRPr="00C35A2C">
        <w:rPr>
          <w:rtl/>
        </w:rPr>
        <w:t xml:space="preserve">זיכה בה לאחר אף שלא מן היורשים דבריו קיימין </w:t>
      </w:r>
      <w:r w:rsidRPr="008C15F9">
        <w:rPr>
          <w:rStyle w:val="HesberMishna"/>
          <w:rtl/>
          <w:rPrChange w:id="20149" w:author="קלוד" w:date="2026-10-06T10:07:33Z">
            <w:rPr>
              <w:rStyle w:val="afffff0"/>
              <w:rtl/>
            </w:rPr>
          </w:rPrChange>
        </w:rPr>
        <w:t>שכ"מ כמסורין</w:t>
      </w:r>
    </w:p>
    <w:p w14:paraId="34913AA2" w14:textId="77777777" w:rsidR="00AC0AF5" w:rsidRPr="00C35A2C" w:rsidRDefault="00AC0AF5" w:rsidP="00AC0AF5">
      <w:pPr>
        <w:rPr>
          <w:rFonts w:ascii="David" w:hAnsi="David"/>
          <w:sz w:val="32"/>
          <w:rtl/>
        </w:rPr>
      </w:pPr>
      <w:r w:rsidRPr="008C15F9">
        <w:rPr>
          <w:rStyle w:val="afffc"/>
          <w:rtl/>
        </w:rPr>
        <w:t>דייתקי</w:t>
      </w:r>
      <w:r w:rsidRPr="00C35A2C">
        <w:rPr>
          <w:rFonts w:ascii="David" w:hAnsi="David"/>
          <w:sz w:val="32"/>
          <w:rtl/>
        </w:rPr>
        <w:t>- דא תהא קאי למיקם ולהיות</w:t>
      </w:r>
    </w:p>
    <w:p w14:paraId="4F156D61" w14:textId="10D35FA8" w:rsidR="008C15F9" w:rsidRPr="008C15F9" w:rsidRDefault="00AC0AF5" w:rsidP="008C15F9">
      <w:pPr>
        <w:pStyle w:val="36"/>
        <w:framePr w:wrap="notBeside"/>
        <w:rPr>
          <w:rtl/>
        </w:rPr>
      </w:pPr>
      <w:r>
        <w:rPr>
          <w:rtl/>
        </w:rPr>
        <w:t xml:space="preserve">אביי</w:t>
      </w:r>
      <w:del w:id="41017" w:author="Claude" w:date="2026-10-07T09:24:35Z">
        <w:r>
          <w:rPr>
            <w:rtl/>
          </w:rPr>
          <w:delText xml:space="preserve"> </w:delText>
        </w:r>
      </w:del>
      <w:r w:rsidR="0072477A">
        <w:rPr>
          <w:rFonts w:hint="cs"/>
          <w:rtl/>
        </w:rPr>
        <w:t>:</w:t>
      </w:r>
    </w:p>
    <w:p w14:paraId="0C536C2E" w14:textId="02E69BAB" w:rsidR="00AC0AF5" w:rsidRDefault="0072477A" w:rsidP="008C15F9">
      <w:pPr>
        <w:spacing w:after="60"/>
        <w:rPr>
          <w:rFonts w:ascii="David" w:hAnsi="David"/>
          <w:sz w:val="32"/>
          <w:rtl/>
        </w:rPr>
      </w:pPr>
      <w:r w:rsidRPr="0072477A">
        <w:rPr>
          <w:rStyle w:val="afff8"/>
          <w:rFonts w:hint="cs"/>
          <w:rtl/>
        </w:rPr>
        <w:t xml:space="preserve">איזו </w:t>
      </w:r>
      <w:r w:rsidR="00AC0AF5" w:rsidRPr="0072477A">
        <w:rPr>
          <w:rStyle w:val="afff8"/>
          <w:rtl/>
        </w:rPr>
        <w:t>מתנת ברי</w:t>
      </w:r>
      <w:r w:rsidRPr="0072477A">
        <w:rPr>
          <w:rStyle w:val="afff8"/>
          <w:rFonts w:hint="cs"/>
          <w:rtl/>
        </w:rPr>
        <w:t>א</w:t>
      </w:r>
      <w:r w:rsidR="00AC0AF5" w:rsidRPr="0072477A">
        <w:rPr>
          <w:rStyle w:val="afff8"/>
          <w:rtl/>
        </w:rPr>
        <w:t xml:space="preserve"> שהיא כמתנת שכ"מ</w:t>
      </w:r>
      <w:r w:rsidR="00AC0AF5" w:rsidRPr="00C35A2C">
        <w:rPr>
          <w:rFonts w:ascii="David" w:hAnsi="David"/>
          <w:sz w:val="32"/>
          <w:rtl/>
        </w:rPr>
        <w:t xml:space="preserve"> </w:t>
      </w:r>
      <w:r>
        <w:rPr>
          <w:rFonts w:ascii="David" w:hAnsi="David" w:hint="cs"/>
          <w:sz w:val="32"/>
          <w:rtl/>
        </w:rPr>
        <w:t>ד</w:t>
      </w:r>
      <w:r w:rsidR="00AC0AF5" w:rsidRPr="00C35A2C">
        <w:rPr>
          <w:rFonts w:ascii="David" w:hAnsi="David"/>
          <w:sz w:val="32"/>
          <w:rtl/>
        </w:rPr>
        <w:t xml:space="preserve">קני </w:t>
      </w:r>
      <w:r>
        <w:rPr>
          <w:rFonts w:ascii="David" w:hAnsi="David" w:hint="cs"/>
          <w:sz w:val="32"/>
          <w:rtl/>
        </w:rPr>
        <w:t xml:space="preserve">רק </w:t>
      </w:r>
      <w:r w:rsidR="00AC0AF5" w:rsidRPr="00C35A2C">
        <w:rPr>
          <w:rFonts w:ascii="David" w:hAnsi="David"/>
          <w:sz w:val="32"/>
          <w:rtl/>
        </w:rPr>
        <w:t>אחר מיתה –</w:t>
      </w:r>
      <w:r>
        <w:rPr>
          <w:rFonts w:ascii="David" w:hAnsi="David" w:hint="cs"/>
          <w:sz w:val="32"/>
          <w:rtl/>
        </w:rPr>
        <w:t xml:space="preserve">שכתוב בה </w:t>
      </w:r>
      <w:r w:rsidR="00AC0AF5" w:rsidRPr="00C35A2C">
        <w:rPr>
          <w:rFonts w:ascii="David" w:hAnsi="David"/>
          <w:sz w:val="32"/>
          <w:rtl/>
        </w:rPr>
        <w:t>מהיום ולאחר מיתה</w:t>
      </w:r>
      <w:r w:rsidR="008C15F9">
        <w:rPr>
          <w:rFonts w:ascii="David" w:hAnsi="David" w:hint="cs"/>
          <w:sz w:val="32"/>
          <w:rtl/>
        </w:rPr>
        <w:t>,</w:t>
      </w:r>
      <w:r w:rsidR="008C15F9">
        <w:rPr>
          <w:rStyle w:val="aff1"/>
          <w:rFonts w:ascii="David" w:hAnsi="David"/>
          <w:sz w:val="32"/>
          <w:rtl/>
        </w:rPr>
        <w:footnoteReference w:id="120"/>
      </w:r>
    </w:p>
    <w:p w14:paraId="21775DB7" w14:textId="77777777" w:rsidR="008C15F9" w:rsidRPr="008C15F9" w:rsidRDefault="008C15F9" w:rsidP="008C15F9">
      <w:pPr>
        <w:pStyle w:val="36"/>
        <w:framePr w:wrap="notBeside"/>
        <w:rPr>
          <w:rtl/>
        </w:rPr>
      </w:pPr>
      <w:r w:rsidRPr="008C15F9">
        <w:rPr>
          <w:rFonts w:hint="cs"/>
          <w:rtl/>
        </w:rPr>
        <w:t>רבר''ה מרי''ו:</w:t>
      </w:r>
    </w:p>
    <w:p w14:paraId="7769D588" w14:textId="14A1E268" w:rsidR="00AC0AF5" w:rsidRDefault="00AC0AF5" w:rsidP="008C15F9">
      <w:pPr>
        <w:pStyle w:val="affff9"/>
        <w:rPr>
          <w:rtl/>
        </w:rPr>
      </w:pPr>
      <w:r w:rsidRPr="00DB3591">
        <w:rPr>
          <w:rStyle w:val="afff8"/>
          <w:rFonts w:cs="BA TM • Vilna Extra-Bold"/>
          <w:rtl/>
        </w:rPr>
        <w:t>שכ"מ</w:t>
      </w:r>
      <w:r w:rsidRPr="00C35A2C">
        <w:rPr>
          <w:rtl/>
        </w:rPr>
        <w:t xml:space="preserve"> שאמר כתבו ותנו ומת אין כותבין ונותנין</w:t>
      </w:r>
    </w:p>
    <w:p w14:paraId="3231C4C8" w14:textId="77777777" w:rsidR="00AC0AF5" w:rsidRPr="00C35A2C" w:rsidRDefault="00AC0AF5" w:rsidP="00AC0AF5">
      <w:pPr>
        <w:rPr>
          <w:rFonts w:ascii="David" w:hAnsi="David"/>
          <w:sz w:val="32"/>
          <w:rtl/>
        </w:rPr>
      </w:pPr>
      <w:r w:rsidRPr="00C35A2C">
        <w:rPr>
          <w:rFonts w:ascii="David" w:hAnsi="David"/>
          <w:sz w:val="32"/>
          <w:rtl/>
        </w:rPr>
        <w:t>שמא לא גמר להקנותו אלא בשטר ואין שטר לאחר מיתה</w:t>
      </w:r>
    </w:p>
    <w:p w14:paraId="55AF7A88" w14:textId="77777777" w:rsidR="008C15F9" w:rsidRPr="008C15F9" w:rsidRDefault="00AC0AF5" w:rsidP="008C15F9">
      <w:pPr>
        <w:pStyle w:val="36"/>
        <w:framePr w:wrap="notBeside"/>
        <w:rPr>
          <w:rtl/>
        </w:rPr>
      </w:pPr>
      <w:r w:rsidRPr="008C15F9">
        <w:rPr>
          <w:rtl/>
        </w:rPr>
        <w:t>מסתבר</w:t>
      </w:r>
    </w:p>
    <w:p w14:paraId="3A570898" w14:textId="55608A7A" w:rsidR="00AC0AF5" w:rsidRDefault="00AC0AF5" w:rsidP="0072477A">
      <w:pPr>
        <w:rPr>
          <w:rFonts w:ascii="David" w:hAnsi="David"/>
          <w:sz w:val="32"/>
          <w:rtl/>
        </w:rPr>
      </w:pPr>
      <w:r w:rsidRPr="008C15F9">
        <w:rPr>
          <w:rStyle w:val="affffe"/>
          <w:rtl/>
        </w:rPr>
        <w:t>שר"</w:t>
      </w:r>
      <w:r w:rsidR="0072477A">
        <w:rPr>
          <w:rStyle w:val="affffe"/>
          <w:rFonts w:hint="cs"/>
          <w:rtl/>
        </w:rPr>
        <w:t>יו</w:t>
      </w:r>
      <w:r w:rsidRPr="008C15F9">
        <w:rPr>
          <w:rStyle w:val="affffe"/>
          <w:rtl/>
        </w:rPr>
        <w:t xml:space="preserve"> אמר</w:t>
      </w:r>
      <w:r w:rsidR="0072477A">
        <w:rPr>
          <w:rStyle w:val="affffe"/>
          <w:rFonts w:hint="cs"/>
          <w:rtl/>
        </w:rPr>
        <w:t>ה</w:t>
      </w:r>
      <w:r w:rsidRPr="00C35A2C">
        <w:rPr>
          <w:rFonts w:ascii="David" w:hAnsi="David"/>
          <w:sz w:val="32"/>
          <w:rtl/>
        </w:rPr>
        <w:t xml:space="preserve"> </w:t>
      </w:r>
      <w:r w:rsidR="0072477A">
        <w:rPr>
          <w:rFonts w:ascii="David" w:hAnsi="David" w:hint="cs"/>
          <w:sz w:val="32"/>
          <w:rtl/>
        </w:rPr>
        <w:t xml:space="preserve">שהרי ר''א היה תלמידו </w:t>
      </w:r>
      <w:r w:rsidR="0072477A" w:rsidRPr="0072477A">
        <w:rPr>
          <w:rStyle w:val="afffff0"/>
          <w:rFonts w:hint="cs"/>
          <w:rtl/>
        </w:rPr>
        <w:t>ונתאמץ להוכיחה..</w:t>
      </w:r>
      <w:r w:rsidR="0072477A">
        <w:rPr>
          <w:rFonts w:ascii="David" w:hAnsi="David" w:hint="cs"/>
          <w:sz w:val="32"/>
          <w:rtl/>
        </w:rPr>
        <w:t xml:space="preserve"> </w:t>
      </w:r>
    </w:p>
    <w:p w14:paraId="58EA2A7F" w14:textId="77777777" w:rsidR="0072477A" w:rsidRPr="0072477A" w:rsidRDefault="0072477A" w:rsidP="0072477A">
      <w:pPr>
        <w:pStyle w:val="36"/>
        <w:framePr w:wrap="notBeside"/>
        <w:rPr>
          <w:rtl/>
        </w:rPr>
      </w:pPr>
      <w:r w:rsidRPr="0072477A">
        <w:rPr>
          <w:rFonts w:hint="cs"/>
          <w:rtl/>
        </w:rPr>
        <w:t xml:space="preserve">וכן שלח </w:t>
      </w:r>
      <w:r w:rsidR="00AC0AF5" w:rsidRPr="0072477A">
        <w:rPr>
          <w:rtl/>
        </w:rPr>
        <w:t>ר"א</w:t>
      </w:r>
    </w:p>
    <w:p w14:paraId="37F18430" w14:textId="42B4E415" w:rsidR="00AC0AF5" w:rsidRDefault="00AC0AF5" w:rsidP="008C15F9">
      <w:pPr>
        <w:spacing w:after="60"/>
        <w:rPr>
          <w:rFonts w:ascii="David" w:hAnsi="David"/>
          <w:sz w:val="32"/>
          <w:rtl/>
        </w:rPr>
      </w:pPr>
      <w:r w:rsidRPr="008C15F9">
        <w:rPr>
          <w:rStyle w:val="affffe"/>
          <w:rtl/>
        </w:rPr>
        <w:t>לגולה</w:t>
      </w:r>
      <w:r w:rsidR="008C15F9">
        <w:rPr>
          <w:rStyle w:val="affffe"/>
          <w:rFonts w:hint="cs"/>
          <w:rtl/>
        </w:rPr>
        <w:t>:</w:t>
      </w:r>
      <w:r w:rsidRPr="008C15F9">
        <w:rPr>
          <w:rStyle w:val="affffe"/>
          <w:rtl/>
        </w:rPr>
        <w:t xml:space="preserve"> ו</w:t>
      </w:r>
      <w:r w:rsidR="008C15F9">
        <w:rPr>
          <w:rStyle w:val="affffe"/>
          <w:rFonts w:hint="cs"/>
          <w:rtl/>
        </w:rPr>
        <w:t>א</w:t>
      </w:r>
      <w:r w:rsidRPr="008C15F9">
        <w:rPr>
          <w:rStyle w:val="affffe"/>
          <w:rtl/>
        </w:rPr>
        <w:t>ר"י</w:t>
      </w:r>
      <w:r w:rsidR="008C15F9">
        <w:rPr>
          <w:rStyle w:val="affffe"/>
          <w:rFonts w:hint="cs"/>
          <w:rtl/>
        </w:rPr>
        <w:t>:</w:t>
      </w:r>
      <w:r w:rsidRPr="008C15F9">
        <w:rPr>
          <w:rStyle w:val="affffe"/>
          <w:rtl/>
        </w:rPr>
        <w:t xml:space="preserve"> </w:t>
      </w:r>
      <w:r w:rsidRPr="00C35A2C">
        <w:rPr>
          <w:rFonts w:ascii="David" w:hAnsi="David"/>
          <w:sz w:val="32"/>
          <w:rtl/>
        </w:rPr>
        <w:t>תיבדק אי חזר בו דהוויא חזרה</w:t>
      </w:r>
    </w:p>
    <w:p w14:paraId="4483DA4D" w14:textId="0AFCF0CB" w:rsidR="001E6C2C" w:rsidRPr="001E6C2C" w:rsidRDefault="001E6C2C" w:rsidP="001E6C2C">
      <w:pPr>
        <w:pStyle w:val="affff9"/>
        <w:rPr>
          <w:rtl/>
        </w:rPr>
      </w:pPr>
      <w:r w:rsidRPr="001E6C2C">
        <w:rPr>
          <w:rFonts w:hint="cs"/>
          <w:rtl/>
        </w:rPr>
        <w:t xml:space="preserve">שכ''מ שאמר </w:t>
      </w:r>
      <w:r w:rsidR="00AC0AF5" w:rsidRPr="001E6C2C">
        <w:rPr>
          <w:rtl/>
        </w:rPr>
        <w:t>כתבו ותנו</w:t>
      </w:r>
    </w:p>
    <w:p w14:paraId="445C3047" w14:textId="05D9C37B" w:rsidR="001E6C2C" w:rsidRPr="001E6C2C" w:rsidRDefault="001E6C2C" w:rsidP="001E6C2C">
      <w:pPr>
        <w:pStyle w:val="36"/>
        <w:framePr w:wrap="notBeside"/>
        <w:rPr>
          <w:rtl/>
        </w:rPr>
      </w:pPr>
      <w:r w:rsidRPr="001E6C2C">
        <w:rPr>
          <w:rFonts w:hint="cs"/>
          <w:rtl/>
        </w:rPr>
        <w:t>-</w:t>
      </w:r>
      <w:r>
        <w:rPr>
          <w:rFonts w:hint="cs"/>
          <w:rtl/>
        </w:rPr>
        <w:t>כך הלכה!</w:t>
      </w:r>
      <w:r w:rsidR="00AC0AF5" w:rsidRPr="001E6C2C">
        <w:rPr>
          <w:rtl/>
        </w:rPr>
        <w:t xml:space="preserve"> </w:t>
      </w:r>
    </w:p>
    <w:p w14:paraId="4768FE87" w14:textId="5CBA5A13" w:rsidR="00AC0AF5" w:rsidRDefault="001E6C2C" w:rsidP="00AC0AF5">
      <w:pPr>
        <w:rPr>
          <w:rFonts w:ascii="David" w:hAnsi="David"/>
          <w:sz w:val="32"/>
          <w:rtl/>
        </w:rPr>
      </w:pPr>
      <w:r>
        <w:rPr>
          <w:rFonts w:ascii="David" w:hAnsi="David" w:hint="cs"/>
          <w:sz w:val="32"/>
          <w:rtl/>
        </w:rPr>
        <w:t>א</w:t>
      </w:r>
      <w:r w:rsidR="00AC0AF5" w:rsidRPr="00C35A2C">
        <w:rPr>
          <w:rFonts w:ascii="David" w:hAnsi="David"/>
          <w:sz w:val="32"/>
          <w:rtl/>
        </w:rPr>
        <w:t xml:space="preserve">ם כמיפה כוחו </w:t>
      </w:r>
      <w:r>
        <w:rPr>
          <w:rFonts w:ascii="David" w:hAnsi="David" w:hint="cs"/>
          <w:sz w:val="32"/>
          <w:rtl/>
        </w:rPr>
        <w:t xml:space="preserve">שאמר אף כתובו וחתמו </w:t>
      </w:r>
      <w:r w:rsidR="00AC0AF5" w:rsidRPr="00C35A2C">
        <w:rPr>
          <w:rFonts w:ascii="David" w:hAnsi="David"/>
          <w:sz w:val="32"/>
          <w:rtl/>
        </w:rPr>
        <w:t>כותבין</w:t>
      </w:r>
      <w:r w:rsidR="0072477A">
        <w:rPr>
          <w:rFonts w:ascii="David" w:hAnsi="David" w:hint="cs"/>
          <w:sz w:val="32"/>
          <w:rtl/>
        </w:rPr>
        <w:t>,</w:t>
      </w:r>
      <w:r w:rsidR="00AC0AF5" w:rsidRPr="00C35A2C">
        <w:rPr>
          <w:rFonts w:ascii="David" w:hAnsi="David"/>
          <w:sz w:val="32"/>
          <w:rtl/>
        </w:rPr>
        <w:t xml:space="preserve"> ואי לאו לאו</w:t>
      </w:r>
    </w:p>
    <w:p w14:paraId="2E5746E9" w14:textId="5D8ACBFD" w:rsidR="001E6C2C" w:rsidRPr="001E6C2C" w:rsidRDefault="001E6C2C" w:rsidP="001E6C2C">
      <w:pPr>
        <w:pStyle w:val="36"/>
        <w:framePr w:wrap="notBeside"/>
        <w:rPr>
          <w:rtl/>
        </w:rPr>
      </w:pPr>
      <w:r w:rsidRPr="001E6C2C">
        <w:rPr>
          <w:rFonts w:hint="cs"/>
          <w:rtl/>
        </w:rPr>
        <w:t>ראב''מ</w:t>
      </w:r>
      <w:r>
        <w:rPr>
          <w:rFonts w:hint="cs"/>
          <w:rtl/>
        </w:rPr>
        <w:t>:</w:t>
      </w:r>
    </w:p>
    <w:p w14:paraId="75F543B6" w14:textId="6E19D61D" w:rsidR="00AC0AF5" w:rsidRDefault="00AC0AF5" w:rsidP="00AC0AF5">
      <w:pPr>
        <w:rPr>
          <w:rFonts w:ascii="David" w:hAnsi="David"/>
          <w:sz w:val="32"/>
          <w:rtl/>
        </w:rPr>
      </w:pPr>
      <w:r w:rsidRPr="0081371E">
        <w:rPr>
          <w:rStyle w:val="afff8"/>
          <w:rtl/>
        </w:rPr>
        <w:t xml:space="preserve">בבריא </w:t>
      </w:r>
      <w:r w:rsidRPr="00C35A2C">
        <w:rPr>
          <w:rFonts w:ascii="David" w:hAnsi="David"/>
          <w:sz w:val="32"/>
          <w:rtl/>
        </w:rPr>
        <w:t>בכה"ג לא מהני דכל כוחו בשטר ואין שטר לאחר מיתה</w:t>
      </w:r>
    </w:p>
    <w:bookmarkEnd w:id="55"/>
    <w:p w14:paraId="5D338DF5" w14:textId="371E5606" w:rsidR="00AC0AF5" w:rsidRDefault="001B450D" w:rsidP="00AC0AF5">
      <w:pPr>
        <w:pStyle w:val="aff9"/>
        <w:rPr>
          <w:rtl/>
        </w:rPr>
      </w:pPr>
      <w:r w:rsidRPr="001B450D">
        <w:rPr>
          <w:rFonts w:hint="cs"/>
          <w:rtl/>
        </w:rPr>
        <w:t>***</w:t>
      </w:r>
    </w:p>
    <w:p w14:paraId="64FDDEB8" w14:textId="77777777" w:rsidR="001E6C2C" w:rsidRPr="001E6C2C" w:rsidRDefault="001E6C2C" w:rsidP="001E6C2C">
      <w:pPr>
        <w:pStyle w:val="affffb"/>
        <w:framePr w:wrap="around"/>
        <w:rPr>
          <w:rtl/>
        </w:rPr>
      </w:pPr>
      <w:del w:id="20379" w:author="קלוד" w:date="2026-10-06T10:07:33Z">
        <w:r>
          <w:rPr>
            <w:rtl/>
          </w:rPr>
          <w:delText xml:space="preserve">מתני'. </w:delText>
        </w:r>
      </w:del>
      <w:ins w:id="20380" w:author="קלוד" w:date="2026-10-06T10:07:33Z">
        <w:r>
          <w:rPr>
            <w:rtl/>
          </w:rPr>
          <w:t xml:space="preserve">משנה ז</w:t>
        </w:r>
      </w:ins>
    </w:p>
    <w:p w14:paraId="3B8E4A61" w14:textId="3E7AE97E" w:rsidR="001E6C2C" w:rsidRDefault="001E6C2C" w:rsidP="00DB3591">
      <w:pPr>
        <w:pStyle w:val="afff3"/>
        <w:rPr>
          <w:rtl/>
        </w:rPr>
      </w:pPr>
      <w:r w:rsidRPr="001E6C2C">
        <w:rPr>
          <w:rtl/>
        </w:rPr>
        <w:t>הכותב נכסיו לבניו</w:t>
      </w:r>
    </w:p>
    <w:p w14:paraId="54D878DE" w14:textId="5938A1C9" w:rsidR="001E6C2C" w:rsidRDefault="001E6C2C" w:rsidP="00DB3591">
      <w:pPr>
        <w:pStyle w:val="afff3"/>
        <w:rPr>
          <w:rtl/>
        </w:rPr>
      </w:pPr>
      <w:r w:rsidRPr="001E6C2C">
        <w:rPr>
          <w:rStyle w:val="TanaimMishna"/>
          <w:rFonts w:hint="cs"/>
          <w:rtl/>
          <w:rPrChange w:id="20150" w:author="קלוד" w:date="2026-10-06T10:07:33Z">
            <w:rPr>
              <w:rStyle w:val="affffe"/>
              <w:rFonts w:hint="cs"/>
              <w:rtl/>
            </w:rPr>
          </w:rPrChange>
        </w:rPr>
        <w:t>לר''י</w:t>
      </w:r>
      <w:r>
        <w:rPr>
          <w:rFonts w:hint="cs"/>
          <w:rtl/>
        </w:rPr>
        <w:t xml:space="preserve"> </w:t>
      </w:r>
      <w:r w:rsidRPr="001E6C2C">
        <w:rPr>
          <w:rtl/>
        </w:rPr>
        <w:t xml:space="preserve">צריך שיכתוב מהיום ולאחר מיתה, </w:t>
      </w:r>
      <w:r>
        <w:rPr>
          <w:rFonts w:hint="cs"/>
          <w:rtl/>
        </w:rPr>
        <w:t xml:space="preserve"> </w:t>
      </w:r>
      <w:r w:rsidRPr="001E6C2C">
        <w:rPr>
          <w:rStyle w:val="TanaimMishna"/>
          <w:rtl/>
          <w:rPrChange w:id="20151" w:author="קלוד" w:date="2026-10-06T10:07:33Z">
            <w:rPr>
              <w:rStyle w:val="affffe"/>
              <w:rtl/>
            </w:rPr>
          </w:rPrChange>
        </w:rPr>
        <w:t>רבי יוסי:</w:t>
      </w:r>
      <w:r w:rsidRPr="001E6C2C">
        <w:rPr>
          <w:rtl/>
        </w:rPr>
        <w:t xml:space="preserve"> אינו צריך. </w:t>
      </w:r>
    </w:p>
    <w:p w14:paraId="4F96ABA7" w14:textId="77777777" w:rsidR="001E6C2C" w:rsidRDefault="001E6C2C" w:rsidP="00DB3591">
      <w:pPr>
        <w:pStyle w:val="afff3"/>
        <w:rPr>
          <w:rtl/>
        </w:rPr>
      </w:pPr>
      <w:r w:rsidRPr="001E6C2C">
        <w:rPr>
          <w:rtl/>
        </w:rPr>
        <w:t xml:space="preserve">הכותב נכסיו לבנו לאחר מותו - האב אינו יכול למכור מפני שהן כתובין לבן, והבן אינו יכול למכור מפני שהן ברשות האב. </w:t>
      </w:r>
    </w:p>
    <w:p w14:paraId="3D97A846" w14:textId="77777777" w:rsidR="001E6C2C" w:rsidRDefault="001E6C2C" w:rsidP="00DB3591">
      <w:pPr>
        <w:pStyle w:val="afff3"/>
        <w:rPr>
          <w:rtl/>
        </w:rPr>
      </w:pPr>
      <w:r w:rsidRPr="001E6C2C">
        <w:rPr>
          <w:rtl/>
        </w:rPr>
        <w:t xml:space="preserve">מכר האב - מכורים עד שימות, </w:t>
      </w:r>
    </w:p>
    <w:p w14:paraId="0CB9CAB5" w14:textId="7915EAF1" w:rsidR="001E6C2C" w:rsidRDefault="001E6C2C" w:rsidP="00DB3591">
      <w:pPr>
        <w:pStyle w:val="afff3"/>
        <w:rPr>
          <w:rtl/>
        </w:rPr>
      </w:pPr>
      <w:r w:rsidRPr="001E6C2C">
        <w:rPr>
          <w:rtl/>
        </w:rPr>
        <w:t>מכר הבן - אין ללוקח בהן כלום עד שימות האב.</w:t>
      </w:r>
    </w:p>
    <w:p w14:paraId="1DD9DF20" w14:textId="77777777" w:rsidR="00AC0AF5" w:rsidRPr="00C35A2C" w:rsidRDefault="00AC0AF5" w:rsidP="00982F98">
      <w:pPr>
        <w:pStyle w:val="affe"/>
        <w:framePr w:wrap="around"/>
        <w:rPr>
          <w:rtl/>
        </w:rPr>
      </w:pPr>
      <w:r w:rsidRPr="00C35A2C">
        <w:rPr>
          <w:rtl/>
        </w:rPr>
        <w:t>קלו.</w:t>
      </w:r>
    </w:p>
    <w:p w14:paraId="46DE0A62" w14:textId="77777777" w:rsidR="00A46A35" w:rsidRPr="00A46A35" w:rsidRDefault="00AC0AF5" w:rsidP="00A46A35">
      <w:pPr>
        <w:pStyle w:val="36"/>
        <w:framePr w:wrap="notBeside"/>
        <w:rPr>
          <w:rtl/>
        </w:rPr>
      </w:pPr>
      <w:r w:rsidRPr="00A46A35">
        <w:rPr>
          <w:rtl/>
        </w:rPr>
        <w:t xml:space="preserve">כה"ג </w:t>
      </w:r>
    </w:p>
    <w:p w14:paraId="4A78AB67" w14:textId="02907433" w:rsidR="00AC0AF5" w:rsidRDefault="00AC0AF5" w:rsidP="00A46A35">
      <w:pPr>
        <w:rPr>
          <w:rFonts w:ascii="David" w:hAnsi="David"/>
          <w:sz w:val="32"/>
          <w:rtl/>
        </w:rPr>
      </w:pPr>
      <w:r w:rsidRPr="00C35A2C">
        <w:rPr>
          <w:rFonts w:ascii="David" w:hAnsi="David"/>
          <w:sz w:val="32"/>
          <w:rtl/>
        </w:rPr>
        <w:t xml:space="preserve">בגט חולצת ולא מתייבמת </w:t>
      </w:r>
      <w:r w:rsidRPr="00A46A35">
        <w:rPr>
          <w:rStyle w:val="afffff0"/>
          <w:rtl/>
        </w:rPr>
        <w:t xml:space="preserve">[דהוויא כרת] </w:t>
      </w:r>
      <w:r w:rsidRPr="00C35A2C">
        <w:rPr>
          <w:rFonts w:ascii="David" w:hAnsi="David"/>
          <w:sz w:val="32"/>
          <w:rtl/>
        </w:rPr>
        <w:t>דלא שי</w:t>
      </w:r>
      <w:r w:rsidR="00A46A35">
        <w:rPr>
          <w:rFonts w:ascii="David" w:hAnsi="David" w:hint="cs"/>
          <w:sz w:val="32"/>
          <w:rtl/>
        </w:rPr>
        <w:t>יך</w:t>
      </w:r>
      <w:r w:rsidRPr="00C35A2C">
        <w:rPr>
          <w:rFonts w:ascii="David" w:hAnsi="David"/>
          <w:sz w:val="32"/>
          <w:rtl/>
        </w:rPr>
        <w:t xml:space="preserve"> בה שני מתנות</w:t>
      </w:r>
    </w:p>
    <w:p w14:paraId="12546A35" w14:textId="0074BDF0" w:rsidR="00AC0AF5" w:rsidRDefault="00AC0AF5" w:rsidP="00AC0AF5">
      <w:pPr>
        <w:rPr>
          <w:rFonts w:ascii="David" w:hAnsi="David"/>
          <w:sz w:val="32"/>
          <w:rtl/>
        </w:rPr>
      </w:pPr>
      <w:r w:rsidRPr="00C35A2C">
        <w:rPr>
          <w:rFonts w:ascii="David" w:hAnsi="David"/>
          <w:sz w:val="32"/>
          <w:rtl/>
        </w:rPr>
        <w:t>ו</w:t>
      </w:r>
      <w:r w:rsidR="00AD221F">
        <w:rPr>
          <w:rFonts w:ascii="David" w:hAnsi="David"/>
          <w:sz w:val="32"/>
          <w:rtl/>
        </w:rPr>
        <w:t xml:space="preserve">לכך </w:t>
      </w:r>
      <w:r w:rsidRPr="00C35A2C">
        <w:rPr>
          <w:rFonts w:ascii="David" w:hAnsi="David"/>
          <w:sz w:val="32"/>
          <w:rtl/>
        </w:rPr>
        <w:t xml:space="preserve"> </w:t>
      </w:r>
      <w:r w:rsidR="00761158">
        <w:rPr>
          <w:rFonts w:ascii="David" w:hAnsi="David" w:hint="cs"/>
          <w:sz w:val="32"/>
          <w:rtl/>
        </w:rPr>
        <w:t xml:space="preserve">מסתפק </w:t>
      </w:r>
      <w:r w:rsidRPr="00C35A2C">
        <w:rPr>
          <w:rFonts w:ascii="David" w:hAnsi="David"/>
          <w:sz w:val="32"/>
          <w:rtl/>
        </w:rPr>
        <w:t xml:space="preserve">אי תנאה אי חזרה </w:t>
      </w:r>
      <w:r w:rsidRPr="00761158">
        <w:rPr>
          <w:rStyle w:val="affffe"/>
          <w:rtl/>
        </w:rPr>
        <w:t>משא"כ הכא</w:t>
      </w:r>
      <w:r w:rsidRPr="00C35A2C">
        <w:rPr>
          <w:rFonts w:ascii="David" w:hAnsi="David"/>
          <w:sz w:val="32"/>
          <w:rtl/>
        </w:rPr>
        <w:t xml:space="preserve"> </w:t>
      </w:r>
      <w:r w:rsidR="00A46A35">
        <w:rPr>
          <w:rFonts w:ascii="David" w:hAnsi="David" w:hint="cs"/>
          <w:sz w:val="32"/>
          <w:rtl/>
        </w:rPr>
        <w:t>דיש</w:t>
      </w:r>
      <w:r w:rsidRPr="00C35A2C">
        <w:rPr>
          <w:rFonts w:ascii="David" w:hAnsi="David"/>
          <w:sz w:val="32"/>
          <w:rtl/>
        </w:rPr>
        <w:t xml:space="preserve"> בקרקע גוף ופירות</w:t>
      </w:r>
    </w:p>
    <w:p w14:paraId="3B56C9E2" w14:textId="2EA92CFB" w:rsidR="00761158" w:rsidRPr="00761158" w:rsidRDefault="00761158" w:rsidP="00761158">
      <w:pPr>
        <w:pStyle w:val="afffb"/>
        <w:rPr>
          <w:rtl/>
        </w:rPr>
      </w:pPr>
      <w:ins w:id="9952" w:author="מספור קטעי משנה" w:date="2026-10-06T06:44:59Z">
        <w:r>
          <w:rPr>
            <w:rStyle w:val="MisparKeta"/>
          </w:rPr>
          <w:t xml:space="preserve">א. </w:t>
        </w:r>
      </w:ins>
      <w:r w:rsidRPr="00761158">
        <w:rPr>
          <w:rtl/>
        </w:rPr>
        <w:t>רבי יוסי: אינו צריך.</w:t>
      </w:r>
    </w:p>
    <w:p w14:paraId="6189D755" w14:textId="77777777" w:rsidR="00A46A35" w:rsidRPr="00A46A35" w:rsidRDefault="00AC0AF5" w:rsidP="00A46A35">
      <w:pPr>
        <w:pStyle w:val="36"/>
        <w:framePr w:wrap="notBeside"/>
        <w:rPr>
          <w:rtl/>
        </w:rPr>
      </w:pPr>
      <w:r w:rsidRPr="00A46A35">
        <w:rPr>
          <w:rtl/>
        </w:rPr>
        <w:t>רבב"א</w:t>
      </w:r>
    </w:p>
    <w:p w14:paraId="4B7B3A49" w14:textId="1DBB3C53" w:rsidR="00AC0AF5" w:rsidRDefault="00AC0AF5" w:rsidP="00AC0AF5">
      <w:pPr>
        <w:rPr>
          <w:rStyle w:val="affffe"/>
          <w:rtl/>
        </w:rPr>
      </w:pPr>
      <w:r>
        <w:rPr>
          <w:rFonts w:ascii="David" w:hAnsi="David"/>
          <w:sz w:val="32"/>
          <w:rtl/>
        </w:rPr>
        <w:t xml:space="preserve">הלכה </w:t>
      </w:r>
      <w:r>
        <w:rPr>
          <w:rStyle w:val="affffe"/>
          <w:rFonts w:ascii="David" w:hAnsi="David"/>
          <w:sz w:val="32"/>
          <w:rtl/>
          <w:rPrChange w:id="9495" w:author="מנוע אמוראים" w:date="2026-10-05T16:41:09Z">
            <w:rPr>
              <w:rFonts w:ascii="David" w:hAnsi="David"/>
              <w:sz w:val="32"/>
              <w:rtl/>
            </w:rPr>
          </w:rPrChange>
        </w:rPr>
        <w:t xml:space="preserve">כר"י</w:t>
      </w:r>
      <w:r>
        <w:rPr>
          <w:rFonts w:ascii="David" w:hAnsi="David"/>
          <w:sz w:val="32"/>
          <w:rtl/>
        </w:rPr>
        <w:t xml:space="preserve"> </w:t>
      </w:r>
      <w:r w:rsidR="00A46A35">
        <w:rPr>
          <w:rStyle w:val="affffe"/>
          <w:rtl/>
        </w:rPr>
        <w:tab/>
      </w:r>
      <w:r w:rsidR="00A46A35" w:rsidRPr="00A46A35">
        <w:rPr>
          <w:rStyle w:val="affffe"/>
          <w:rFonts w:hint="cs"/>
          <w:rtl/>
        </w:rPr>
        <w:t>והטעם ר''ה:</w:t>
      </w:r>
      <w:r w:rsidR="00A46A35">
        <w:rPr>
          <w:rFonts w:ascii="David" w:hAnsi="David" w:hint="cs"/>
          <w:sz w:val="32"/>
          <w:rtl/>
        </w:rPr>
        <w:t xml:space="preserve"> </w:t>
      </w:r>
      <w:r w:rsidRPr="00C35A2C">
        <w:rPr>
          <w:rFonts w:ascii="David" w:hAnsi="David"/>
          <w:sz w:val="32"/>
          <w:rtl/>
        </w:rPr>
        <w:t>משום שזמנו של שטר מוכיח עליו</w:t>
      </w:r>
      <w:r w:rsidR="00A46A35">
        <w:rPr>
          <w:rStyle w:val="aff1"/>
          <w:rFonts w:ascii="David" w:hAnsi="David"/>
          <w:sz w:val="32"/>
          <w:rtl/>
        </w:rPr>
        <w:footnoteReference w:id="121"/>
      </w:r>
      <w:r w:rsidR="00761158">
        <w:rPr>
          <w:rFonts w:ascii="David" w:hAnsi="David" w:hint="cs"/>
          <w:sz w:val="32"/>
          <w:rtl/>
        </w:rPr>
        <w:t xml:space="preserve"> </w:t>
      </w:r>
      <w:r w:rsidR="00761158" w:rsidRPr="00761158">
        <w:rPr>
          <w:rStyle w:val="affffe"/>
          <w:rFonts w:hint="cs"/>
          <w:rtl/>
        </w:rPr>
        <w:t>ותנ''ה</w:t>
      </w:r>
    </w:p>
    <w:p w14:paraId="38221BDD" w14:textId="39772AA4" w:rsidR="00761158" w:rsidRDefault="00761158" w:rsidP="00761158">
      <w:pPr>
        <w:pStyle w:val="afffb"/>
        <w:rPr>
          <w:rStyle w:val="affffe"/>
          <w:rtl/>
        </w:rPr>
      </w:pPr>
      <w:ins w:id="9953" w:author="מספור קטעי משנה" w:date="2026-10-06T06:44:59Z">
        <w:r>
          <w:rPr>
            <w:rStyle w:val="MisparKeta"/>
          </w:rPr>
          <w:t xml:space="preserve">א. </w:t>
        </w:r>
      </w:ins>
      <w:r w:rsidRPr="001E6C2C">
        <w:rPr>
          <w:rStyle w:val="affffe"/>
          <w:rFonts w:hint="cs"/>
          <w:rtl/>
        </w:rPr>
        <w:t>לר''י</w:t>
      </w:r>
      <w:r>
        <w:rPr>
          <w:rFonts w:hint="cs"/>
          <w:rtl/>
        </w:rPr>
        <w:t xml:space="preserve"> </w:t>
      </w:r>
      <w:r w:rsidRPr="001E6C2C">
        <w:rPr>
          <w:rtl/>
        </w:rPr>
        <w:t>צריך שיכתוב מהיום ולאחר מיתה</w:t>
      </w:r>
    </w:p>
    <w:p w14:paraId="5C493669" w14:textId="77777777" w:rsidR="00761158" w:rsidRPr="00761158" w:rsidRDefault="00761158" w:rsidP="00761158">
      <w:pPr>
        <w:pStyle w:val="36"/>
        <w:framePr w:wrap="notBeside"/>
        <w:rPr>
          <w:rtl/>
        </w:rPr>
      </w:pPr>
      <w:r w:rsidRPr="00761158">
        <w:rPr>
          <w:rFonts w:hint="cs"/>
          <w:rtl/>
        </w:rPr>
        <w:t xml:space="preserve">ר''נ </w:t>
      </w:r>
    </w:p>
    <w:p w14:paraId="39D0EF09" w14:textId="060A82D1" w:rsidR="00761158" w:rsidRPr="00761158" w:rsidRDefault="00761158" w:rsidP="00761158">
      <w:pPr>
        <w:rPr>
          <w:rtl/>
        </w:rPr>
      </w:pPr>
      <w:r w:rsidRPr="00761158">
        <w:rPr>
          <w:rFonts w:hint="cs"/>
          <w:rtl/>
        </w:rPr>
        <w:t xml:space="preserve">לשיטת ר''י בהקנאה א''צ לכתוב מהיום </w:t>
      </w:r>
    </w:p>
    <w:p w14:paraId="4B2E6442" w14:textId="77777777" w:rsidR="00761158" w:rsidRPr="00761158" w:rsidRDefault="00AC0AF5" w:rsidP="00761158">
      <w:pPr>
        <w:pStyle w:val="36"/>
        <w:framePr w:wrap="notBeside"/>
        <w:rPr>
          <w:rtl/>
        </w:rPr>
      </w:pPr>
      <w:r w:rsidRPr="00761158">
        <w:rPr>
          <w:rtl/>
        </w:rPr>
        <w:t xml:space="preserve">רב פפי </w:t>
      </w:r>
    </w:p>
    <w:p w14:paraId="4A00F17B" w14:textId="77777777" w:rsidR="00761158" w:rsidRPr="007F7725" w:rsidRDefault="00AC0AF5" w:rsidP="00AC0AF5">
      <w:pPr>
        <w:rPr>
          <w:rFonts w:ascii="David" w:hAnsi="David"/>
          <w:b/>
          <w:bCs/>
          <w:sz w:val="32"/>
          <w:rtl/>
        </w:rPr>
      </w:pPr>
      <w:r w:rsidRPr="007F7725">
        <w:rPr>
          <w:rFonts w:ascii="David" w:hAnsi="David"/>
          <w:b/>
          <w:bCs/>
          <w:sz w:val="32"/>
          <w:rtl/>
        </w:rPr>
        <w:t xml:space="preserve">אקנינא וקנינא מינה בתחילת ובסוף שטר </w:t>
      </w:r>
    </w:p>
    <w:p w14:paraId="4B4FBDC0" w14:textId="620C4C4A" w:rsidR="00AC0AF5" w:rsidRPr="00C35A2C" w:rsidRDefault="00AC0AF5" w:rsidP="00AC0AF5">
      <w:pPr>
        <w:rPr>
          <w:rFonts w:ascii="David" w:hAnsi="David"/>
          <w:sz w:val="32"/>
          <w:rtl/>
        </w:rPr>
      </w:pPr>
      <w:r w:rsidRPr="00C35A2C">
        <w:rPr>
          <w:rFonts w:ascii="David" w:hAnsi="David"/>
          <w:sz w:val="32"/>
          <w:rtl/>
        </w:rPr>
        <w:t xml:space="preserve">לא צריך </w:t>
      </w:r>
      <w:r w:rsidR="00761158">
        <w:rPr>
          <w:rFonts w:ascii="David" w:hAnsi="David" w:hint="cs"/>
          <w:sz w:val="32"/>
          <w:rtl/>
        </w:rPr>
        <w:t xml:space="preserve">לכתוב מהיום - </w:t>
      </w:r>
      <w:r w:rsidRPr="00C35A2C">
        <w:rPr>
          <w:rFonts w:ascii="David" w:hAnsi="David"/>
          <w:sz w:val="32"/>
          <w:rtl/>
        </w:rPr>
        <w:t>דשני קנינים הוו יפוי כח</w:t>
      </w:r>
    </w:p>
    <w:p w14:paraId="10D4302C" w14:textId="77777777" w:rsidR="00761158" w:rsidRPr="007F7725" w:rsidRDefault="00AC0AF5" w:rsidP="00AC0AF5">
      <w:pPr>
        <w:rPr>
          <w:rFonts w:ascii="David" w:hAnsi="David"/>
          <w:b/>
          <w:bCs/>
          <w:sz w:val="32"/>
          <w:rtl/>
        </w:rPr>
      </w:pPr>
      <w:r w:rsidRPr="007F7725">
        <w:rPr>
          <w:rFonts w:ascii="David" w:hAnsi="David"/>
          <w:b/>
          <w:bCs/>
          <w:sz w:val="32"/>
          <w:rtl/>
        </w:rPr>
        <w:t xml:space="preserve">קנינא מינה ואקנינא בתחילת ובסוף שטר </w:t>
      </w:r>
    </w:p>
    <w:p w14:paraId="66C5ACE0" w14:textId="6446BAB0" w:rsidR="00AC0AF5" w:rsidRDefault="00761158" w:rsidP="007F7725">
      <w:pPr>
        <w:rPr>
          <w:rFonts w:ascii="David" w:hAnsi="David"/>
          <w:sz w:val="32"/>
          <w:rtl/>
        </w:rPr>
      </w:pPr>
      <w:r>
        <w:rPr>
          <w:rFonts w:ascii="David" w:hAnsi="David" w:hint="cs"/>
          <w:sz w:val="32"/>
          <w:rtl/>
        </w:rPr>
        <w:t xml:space="preserve">- </w:t>
      </w:r>
      <w:r w:rsidR="00AC0AF5" w:rsidRPr="00C35A2C">
        <w:rPr>
          <w:rFonts w:ascii="David" w:hAnsi="David"/>
          <w:sz w:val="32"/>
          <w:rtl/>
        </w:rPr>
        <w:t>צריך דמשמע קנין אחד ופירושי</w:t>
      </w:r>
      <w:r w:rsidR="00AC0AF5">
        <w:rPr>
          <w:rFonts w:ascii="David" w:hAnsi="David"/>
          <w:sz w:val="32"/>
          <w:rtl/>
        </w:rPr>
        <w:t xml:space="preserve"> </w:t>
      </w:r>
      <w:r w:rsidR="00AC0AF5" w:rsidRPr="00C35A2C">
        <w:rPr>
          <w:rFonts w:ascii="David" w:hAnsi="David"/>
          <w:sz w:val="32"/>
          <w:rtl/>
        </w:rPr>
        <w:t>מפרש</w:t>
      </w:r>
      <w:r w:rsidR="007F7725">
        <w:rPr>
          <w:rStyle w:val="aff1"/>
          <w:rFonts w:ascii="David" w:hAnsi="David"/>
          <w:sz w:val="32"/>
          <w:rtl/>
        </w:rPr>
        <w:footnoteReference w:id="122"/>
      </w:r>
    </w:p>
    <w:p w14:paraId="502C1231" w14:textId="370F9967" w:rsidR="007F7725" w:rsidRPr="007F7725" w:rsidRDefault="00AC0AF5" w:rsidP="007F7725">
      <w:pPr>
        <w:pStyle w:val="36"/>
        <w:framePr w:wrap="notBeside"/>
        <w:rPr>
          <w:rtl/>
        </w:rPr>
      </w:pPr>
      <w:r w:rsidRPr="007F7725">
        <w:rPr>
          <w:rtl/>
        </w:rPr>
        <w:lastRenderedPageBreak/>
        <w:t>רהבדר"י</w:t>
      </w:r>
      <w:r w:rsidR="007F7725">
        <w:rPr>
          <w:rFonts w:hint="cs"/>
          <w:rtl/>
        </w:rPr>
        <w:t xml:space="preserve"> ור''ז</w:t>
      </w:r>
    </w:p>
    <w:p w14:paraId="590600F9" w14:textId="24876DE5" w:rsidR="00AC0AF5" w:rsidRPr="007F7725" w:rsidRDefault="00AC0AF5" w:rsidP="007F7725">
      <w:pPr>
        <w:rPr>
          <w:rStyle w:val="affffe"/>
          <w:rtl/>
        </w:rPr>
      </w:pPr>
      <w:r w:rsidRPr="00C35A2C">
        <w:rPr>
          <w:rFonts w:ascii="David" w:hAnsi="David"/>
          <w:sz w:val="32"/>
          <w:rtl/>
        </w:rPr>
        <w:t xml:space="preserve">בתרוויהו </w:t>
      </w:r>
      <w:r w:rsidRPr="0081371E">
        <w:rPr>
          <w:rStyle w:val="afff8"/>
          <w:rtl/>
        </w:rPr>
        <w:t>לכו"ע</w:t>
      </w:r>
      <w:r w:rsidRPr="00C35A2C">
        <w:rPr>
          <w:rFonts w:ascii="David" w:hAnsi="David"/>
          <w:sz w:val="32"/>
          <w:rtl/>
        </w:rPr>
        <w:t xml:space="preserve"> </w:t>
      </w:r>
      <w:r w:rsidR="007F7725">
        <w:rPr>
          <w:rFonts w:ascii="David" w:hAnsi="David" w:hint="cs"/>
          <w:sz w:val="32"/>
          <w:rtl/>
        </w:rPr>
        <w:t xml:space="preserve"> א''צ. </w:t>
      </w:r>
      <w:r w:rsidR="007F7725" w:rsidRPr="007F7725">
        <w:rPr>
          <w:rFonts w:ascii="David" w:hAnsi="David" w:hint="cs"/>
          <w:b/>
          <w:bCs/>
          <w:sz w:val="32"/>
          <w:rtl/>
        </w:rPr>
        <w:t>ובשטר זכרון דברים</w:t>
      </w:r>
      <w:r w:rsidR="007F7725">
        <w:rPr>
          <w:rFonts w:ascii="David" w:hAnsi="David" w:hint="cs"/>
          <w:sz w:val="32"/>
          <w:rtl/>
        </w:rPr>
        <w:t xml:space="preserve"> </w:t>
      </w:r>
      <w:r w:rsidR="007F7725">
        <w:rPr>
          <w:rStyle w:val="afff8"/>
          <w:rFonts w:hint="cs"/>
          <w:rtl/>
        </w:rPr>
        <w:t xml:space="preserve">- </w:t>
      </w:r>
      <w:r w:rsidR="00AD221F" w:rsidRPr="0081371E">
        <w:rPr>
          <w:rStyle w:val="afff8"/>
          <w:rtl/>
        </w:rPr>
        <w:t>חלקו</w:t>
      </w:r>
      <w:r w:rsidR="007F7725">
        <w:rPr>
          <w:rFonts w:ascii="David" w:hAnsi="David" w:hint="cs"/>
          <w:sz w:val="32"/>
          <w:rtl/>
        </w:rPr>
        <w:t xml:space="preserve"> </w:t>
      </w:r>
    </w:p>
    <w:p w14:paraId="56602D4B" w14:textId="4DA2B118" w:rsidR="00AC0AF5" w:rsidRDefault="001B450D" w:rsidP="00AC0AF5">
      <w:pPr>
        <w:pStyle w:val="aff9"/>
        <w:rPr>
          <w:del w:id="90148" w:author="מנוע עיצוב" w:date="2026-10-08T11:01:28Z"/>
          <w:rtl/>
        </w:rPr>
      </w:pPr>
      <w:del w:id="90147" w:author="מנוע עיצוב" w:date="2026-10-08T11:01:28Z">
        <w:r w:rsidRPr="001B450D">
          <w:rPr>
            <w:rFonts w:hint="cs"/>
            <w:rtl/>
          </w:rPr>
          <w:delText xml:space="preserve">***</w:delText>
        </w:r>
      </w:del>
    </w:p>
    <w:p w14:paraId="34236EBA" w14:textId="60503423" w:rsidR="007F7725" w:rsidRPr="001B450D" w:rsidRDefault="007F7725" w:rsidP="007F7725">
      <w:pPr>
        <w:pStyle w:val="afffb"/>
        <w:rPr>
          <w:rtl/>
        </w:rPr>
      </w:pPr>
      <w:ins w:id="9954" w:author="מספור קטעי משנה" w:date="2026-10-06T06:44:59Z">
        <w:r>
          <w:rPr>
            <w:rStyle w:val="MisparKeta"/>
          </w:rPr>
          <w:t xml:space="preserve">ד. </w:t>
        </w:r>
      </w:ins>
      <w:r w:rsidRPr="001E6C2C">
        <w:rPr>
          <w:rtl/>
        </w:rPr>
        <w:t xml:space="preserve">הכותב נכסיו לבנו לאחר מותו - האב אינו יכול </w:t>
      </w:r>
      <w:r>
        <w:rPr>
          <w:rFonts w:hint="cs"/>
          <w:rtl/>
        </w:rPr>
        <w:t xml:space="preserve">וכו' </w:t>
      </w:r>
    </w:p>
    <w:p w14:paraId="42B6721C" w14:textId="77777777" w:rsidR="00AC0AF5" w:rsidRPr="00C35A2C" w:rsidRDefault="00AC0AF5" w:rsidP="00982F98">
      <w:pPr>
        <w:pStyle w:val="affe"/>
        <w:framePr w:wrap="around"/>
        <w:rPr>
          <w:rtl/>
        </w:rPr>
      </w:pPr>
      <w:r w:rsidRPr="00C35A2C">
        <w:rPr>
          <w:rtl/>
        </w:rPr>
        <w:t>קלו:</w:t>
      </w:r>
    </w:p>
    <w:p w14:paraId="6C446A2B" w14:textId="087243BA" w:rsidR="00AC0AF5" w:rsidRPr="00C35A2C" w:rsidRDefault="00AC0AF5" w:rsidP="00AC0AF5">
      <w:pPr>
        <w:rPr>
          <w:rFonts w:ascii="David" w:hAnsi="David"/>
          <w:sz w:val="32"/>
          <w:rtl/>
        </w:rPr>
      </w:pPr>
      <w:r w:rsidRPr="00C35A2C">
        <w:rPr>
          <w:rFonts w:ascii="David" w:hAnsi="David"/>
          <w:sz w:val="32"/>
          <w:rtl/>
        </w:rPr>
        <w:t xml:space="preserve">מכר האב ומת בחיי הבן </w:t>
      </w:r>
      <w:r w:rsidR="007F7725" w:rsidRPr="007F7725">
        <w:rPr>
          <w:rStyle w:val="affffe"/>
          <w:rFonts w:hint="cs"/>
          <w:rtl/>
        </w:rPr>
        <w:t xml:space="preserve">- </w:t>
      </w:r>
      <w:r w:rsidRPr="007F7725">
        <w:rPr>
          <w:rStyle w:val="affffe"/>
          <w:rtl/>
        </w:rPr>
        <w:t>כו"ע</w:t>
      </w:r>
      <w:r w:rsidRPr="00C35A2C">
        <w:rPr>
          <w:rFonts w:ascii="David" w:hAnsi="David"/>
          <w:sz w:val="32"/>
          <w:rtl/>
        </w:rPr>
        <w:t xml:space="preserve"> </w:t>
      </w:r>
      <w:r>
        <w:rPr>
          <w:rFonts w:ascii="David" w:hAnsi="David" w:hint="cs"/>
          <w:sz w:val="32"/>
          <w:rtl/>
        </w:rPr>
        <w:t>יש</w:t>
      </w:r>
      <w:r w:rsidRPr="00C35A2C">
        <w:rPr>
          <w:rFonts w:ascii="David" w:hAnsi="David"/>
          <w:sz w:val="32"/>
          <w:rtl/>
        </w:rPr>
        <w:t xml:space="preserve"> ללוקח גוף ופירות</w:t>
      </w:r>
    </w:p>
    <w:p w14:paraId="17A9F733" w14:textId="6BBA56C2" w:rsidR="00AC0AF5" w:rsidRDefault="00AC0AF5" w:rsidP="00AC0AF5">
      <w:pPr>
        <w:rPr>
          <w:rFonts w:ascii="David" w:hAnsi="David"/>
          <w:sz w:val="32"/>
          <w:rtl/>
        </w:rPr>
      </w:pPr>
      <w:r w:rsidRPr="00C35A2C">
        <w:rPr>
          <w:rFonts w:ascii="David" w:hAnsi="David"/>
          <w:sz w:val="32"/>
          <w:rtl/>
        </w:rPr>
        <w:t>מכר הבן בחיי האב ומת</w:t>
      </w:r>
      <w:r w:rsidR="007F7725">
        <w:rPr>
          <w:rFonts w:ascii="David" w:hAnsi="David" w:hint="cs"/>
          <w:sz w:val="32"/>
          <w:rtl/>
        </w:rPr>
        <w:t xml:space="preserve"> הבן </w:t>
      </w:r>
      <w:r w:rsidRPr="00C35A2C">
        <w:rPr>
          <w:rFonts w:ascii="David" w:hAnsi="David"/>
          <w:sz w:val="32"/>
          <w:rtl/>
        </w:rPr>
        <w:t xml:space="preserve"> </w:t>
      </w:r>
      <w:r w:rsidR="007F7725">
        <w:rPr>
          <w:rFonts w:ascii="David" w:hAnsi="David" w:hint="cs"/>
          <w:sz w:val="32"/>
          <w:rtl/>
        </w:rPr>
        <w:t xml:space="preserve">- </w:t>
      </w:r>
    </w:p>
    <w:p w14:paraId="613E3CDB" w14:textId="77777777" w:rsidR="007F7725" w:rsidRPr="007F7725" w:rsidRDefault="007F7725" w:rsidP="007F7725">
      <w:pPr>
        <w:pStyle w:val="36"/>
        <w:framePr w:wrap="notBeside"/>
        <w:rPr>
          <w:rtl/>
        </w:rPr>
      </w:pPr>
      <w:r w:rsidRPr="007F7725">
        <w:rPr>
          <w:rFonts w:hint="cs"/>
          <w:rtl/>
        </w:rPr>
        <w:t>ל</w:t>
      </w:r>
      <w:r w:rsidR="00AC0AF5" w:rsidRPr="007F7725">
        <w:rPr>
          <w:rtl/>
        </w:rPr>
        <w:t>רי</w:t>
      </w:r>
      <w:r w:rsidRPr="007F7725">
        <w:rPr>
          <w:rFonts w:hint="cs"/>
          <w:rtl/>
        </w:rPr>
        <w:t>"ו</w:t>
      </w:r>
    </w:p>
    <w:p w14:paraId="6E7D1181" w14:textId="70503DE0" w:rsidR="00AC0AF5" w:rsidRDefault="00AC0AF5" w:rsidP="00AC0AF5">
      <w:pPr>
        <w:rPr>
          <w:rFonts w:ascii="David" w:hAnsi="David"/>
          <w:sz w:val="32"/>
          <w:rtl/>
        </w:rPr>
      </w:pPr>
      <w:r w:rsidRPr="007F7725">
        <w:rPr>
          <w:rFonts w:ascii="David" w:hAnsi="David"/>
          <w:b/>
          <w:bCs/>
          <w:sz w:val="32"/>
          <w:rtl/>
        </w:rPr>
        <w:t>לא קנה לוקח</w:t>
      </w:r>
      <w:r w:rsidRPr="00C35A2C">
        <w:rPr>
          <w:rFonts w:ascii="David" w:hAnsi="David"/>
          <w:sz w:val="32"/>
          <w:rtl/>
        </w:rPr>
        <w:t xml:space="preserve"> </w:t>
      </w:r>
      <w:r w:rsidR="007F7725">
        <w:rPr>
          <w:rFonts w:ascii="David" w:hAnsi="David"/>
          <w:sz w:val="32"/>
          <w:rtl/>
        </w:rPr>
        <w:tab/>
      </w:r>
      <w:r w:rsidRPr="00C35A2C">
        <w:rPr>
          <w:rFonts w:ascii="David" w:hAnsi="David"/>
          <w:sz w:val="32"/>
          <w:rtl/>
        </w:rPr>
        <w:t>דקנין פירות כקנין הגוף דמי</w:t>
      </w:r>
      <w:r w:rsidR="007F7725">
        <w:rPr>
          <w:rStyle w:val="aff1"/>
          <w:rFonts w:ascii="David" w:hAnsi="David"/>
          <w:sz w:val="32"/>
          <w:rtl/>
        </w:rPr>
        <w:footnoteReference w:id="123"/>
      </w:r>
    </w:p>
    <w:p w14:paraId="2687E816" w14:textId="77777777" w:rsidR="007F7725" w:rsidRPr="007F7725" w:rsidRDefault="00AC0AF5" w:rsidP="007F7725">
      <w:pPr>
        <w:pStyle w:val="36"/>
        <w:framePr w:wrap="notBeside"/>
        <w:rPr>
          <w:rtl/>
        </w:rPr>
      </w:pPr>
      <w:r w:rsidRPr="007F7725">
        <w:rPr>
          <w:rtl/>
        </w:rPr>
        <w:t xml:space="preserve">ר"ל </w:t>
      </w:r>
    </w:p>
    <w:p w14:paraId="2959DE4F" w14:textId="06EF7E13" w:rsidR="00AC0AF5" w:rsidRDefault="00AC0AF5" w:rsidP="00AC0AF5">
      <w:pPr>
        <w:rPr>
          <w:rFonts w:ascii="David" w:hAnsi="David"/>
          <w:sz w:val="32"/>
          <w:rtl/>
        </w:rPr>
      </w:pPr>
      <w:r w:rsidRPr="007F7725">
        <w:rPr>
          <w:rFonts w:ascii="David" w:hAnsi="David"/>
          <w:b/>
          <w:bCs/>
          <w:sz w:val="32"/>
          <w:rtl/>
        </w:rPr>
        <w:t>קנה לוקח</w:t>
      </w:r>
      <w:r w:rsidRPr="00C35A2C">
        <w:rPr>
          <w:rFonts w:ascii="David" w:hAnsi="David"/>
          <w:sz w:val="32"/>
          <w:rtl/>
        </w:rPr>
        <w:t xml:space="preserve"> </w:t>
      </w:r>
      <w:r w:rsidR="007F7725">
        <w:rPr>
          <w:rFonts w:ascii="David" w:hAnsi="David"/>
          <w:sz w:val="32"/>
          <w:rtl/>
        </w:rPr>
        <w:tab/>
      </w:r>
      <w:r w:rsidR="007F7725">
        <w:rPr>
          <w:rFonts w:ascii="David" w:hAnsi="David"/>
          <w:sz w:val="32"/>
          <w:rtl/>
        </w:rPr>
        <w:tab/>
      </w:r>
      <w:r w:rsidRPr="00C35A2C">
        <w:rPr>
          <w:rFonts w:ascii="David" w:hAnsi="David"/>
          <w:sz w:val="32"/>
          <w:rtl/>
        </w:rPr>
        <w:t>דקנין פירות לאו כקנין הגוף</w:t>
      </w:r>
    </w:p>
    <w:p w14:paraId="1F21696E" w14:textId="77777777" w:rsidR="007F7725" w:rsidRPr="007F7725" w:rsidRDefault="007F7725" w:rsidP="007F7725">
      <w:pPr>
        <w:pStyle w:val="36"/>
        <w:framePr w:wrap="notBeside"/>
        <w:rPr>
          <w:rtl/>
        </w:rPr>
      </w:pPr>
      <w:r w:rsidRPr="007F7725">
        <w:rPr>
          <w:rFonts w:hint="cs"/>
          <w:rtl/>
        </w:rPr>
        <w:t>ואף דכבר</w:t>
      </w:r>
    </w:p>
    <w:p w14:paraId="1E96EB25" w14:textId="4647AF48" w:rsidR="00AC0AF5" w:rsidRDefault="00AC0AF5" w:rsidP="00AC0AF5">
      <w:pPr>
        <w:rPr>
          <w:rFonts w:ascii="David" w:hAnsi="David"/>
          <w:sz w:val="32"/>
          <w:rtl/>
        </w:rPr>
      </w:pPr>
      <w:r w:rsidRPr="00C35A2C">
        <w:rPr>
          <w:rFonts w:ascii="David" w:hAnsi="David"/>
          <w:sz w:val="32"/>
          <w:rtl/>
        </w:rPr>
        <w:t xml:space="preserve">אשמעינן </w:t>
      </w:r>
      <w:r w:rsidR="007F7725">
        <w:rPr>
          <w:rFonts w:ascii="David" w:hAnsi="David" w:hint="cs"/>
          <w:sz w:val="32"/>
          <w:rtl/>
        </w:rPr>
        <w:t xml:space="preserve">למחלוקת במקום אחר - </w:t>
      </w:r>
      <w:r w:rsidRPr="00C35A2C">
        <w:rPr>
          <w:rFonts w:ascii="David" w:hAnsi="David"/>
          <w:sz w:val="32"/>
          <w:rtl/>
        </w:rPr>
        <w:t xml:space="preserve">איצטריך </w:t>
      </w:r>
      <w:r w:rsidR="007F7725">
        <w:rPr>
          <w:rFonts w:ascii="David" w:hAnsi="David" w:hint="cs"/>
          <w:sz w:val="32"/>
          <w:rtl/>
        </w:rPr>
        <w:t xml:space="preserve">כאן </w:t>
      </w:r>
    </w:p>
    <w:p w14:paraId="177555FD" w14:textId="77777777" w:rsidR="007F7725" w:rsidRPr="007F7725" w:rsidRDefault="00AC0AF5" w:rsidP="007F7725">
      <w:pPr>
        <w:pStyle w:val="36"/>
        <w:framePr w:wrap="notBeside"/>
        <w:rPr>
          <w:rtl/>
        </w:rPr>
      </w:pPr>
      <w:r w:rsidRPr="007F7725">
        <w:rPr>
          <w:rtl/>
        </w:rPr>
        <w:t>לר"י</w:t>
      </w:r>
    </w:p>
    <w:p w14:paraId="1EC7B48C" w14:textId="0A9BF37C" w:rsidR="00AC0AF5" w:rsidRDefault="00AC0AF5" w:rsidP="00AC0AF5">
      <w:pPr>
        <w:rPr>
          <w:rFonts w:ascii="David" w:hAnsi="David"/>
          <w:sz w:val="32"/>
          <w:rtl/>
        </w:rPr>
      </w:pPr>
      <w:r w:rsidRPr="00C35A2C">
        <w:rPr>
          <w:rFonts w:ascii="David" w:hAnsi="David"/>
          <w:sz w:val="32"/>
          <w:rtl/>
        </w:rPr>
        <w:t xml:space="preserve">למילף דלא אמרינן דאבא לגבי </w:t>
      </w:r>
      <w:r w:rsidR="007F7725">
        <w:rPr>
          <w:rFonts w:ascii="David" w:hAnsi="David" w:hint="cs"/>
          <w:sz w:val="32"/>
          <w:rtl/>
        </w:rPr>
        <w:t xml:space="preserve">בנו </w:t>
      </w:r>
      <w:r w:rsidRPr="00C35A2C">
        <w:rPr>
          <w:rFonts w:ascii="David" w:hAnsi="David"/>
          <w:sz w:val="32"/>
          <w:rtl/>
        </w:rPr>
        <w:t>אחולי אחיל</w:t>
      </w:r>
    </w:p>
    <w:p w14:paraId="0BBE98E6" w14:textId="77777777" w:rsidR="007F7725" w:rsidRPr="007F7725" w:rsidRDefault="00AC0AF5" w:rsidP="007F7725">
      <w:pPr>
        <w:pStyle w:val="36"/>
        <w:framePr w:wrap="notBeside"/>
        <w:rPr>
          <w:rtl/>
        </w:rPr>
      </w:pPr>
      <w:r w:rsidRPr="007F7725">
        <w:rPr>
          <w:rtl/>
        </w:rPr>
        <w:t>לרשב"ל</w:t>
      </w:r>
    </w:p>
    <w:p w14:paraId="6E662AFC" w14:textId="5FE3041E" w:rsidR="00AC0AF5" w:rsidRDefault="00AC0AF5" w:rsidP="00AC0AF5">
      <w:pPr>
        <w:rPr>
          <w:rFonts w:ascii="David" w:hAnsi="David"/>
          <w:sz w:val="32"/>
          <w:rtl/>
        </w:rPr>
      </w:pPr>
      <w:r w:rsidRPr="00C35A2C">
        <w:rPr>
          <w:rFonts w:ascii="David" w:hAnsi="David"/>
          <w:sz w:val="32"/>
          <w:rtl/>
        </w:rPr>
        <w:t xml:space="preserve">למילף דלא אמרינן דאבא </w:t>
      </w:r>
      <w:r w:rsidR="007F7725">
        <w:rPr>
          <w:rFonts w:ascii="David" w:hAnsi="David" w:hint="cs"/>
          <w:sz w:val="32"/>
          <w:rtl/>
        </w:rPr>
        <w:t xml:space="preserve">משעבד עצמו לבנו </w:t>
      </w:r>
    </w:p>
    <w:p w14:paraId="723453EE" w14:textId="77777777" w:rsidR="00D61C23" w:rsidRPr="00D61C23" w:rsidRDefault="00AC0AF5" w:rsidP="00D61C23">
      <w:pPr>
        <w:pStyle w:val="36"/>
        <w:framePr w:wrap="notBeside"/>
        <w:rPr>
          <w:rtl/>
        </w:rPr>
      </w:pPr>
      <w:r w:rsidRPr="00D61C23">
        <w:rPr>
          <w:rtl/>
        </w:rPr>
        <w:t>•</w:t>
      </w:r>
    </w:p>
    <w:p w14:paraId="608BF45D" w14:textId="59AA0FE1" w:rsidR="00AC0AF5" w:rsidRDefault="00AC0AF5" w:rsidP="00AC0AF5">
      <w:pPr>
        <w:rPr>
          <w:rFonts w:ascii="David" w:hAnsi="David"/>
          <w:sz w:val="32"/>
          <w:rtl/>
        </w:rPr>
      </w:pPr>
      <w:r>
        <w:rPr>
          <w:rFonts w:ascii="David" w:hAnsi="David"/>
          <w:sz w:val="32"/>
          <w:rtl/>
        </w:rPr>
        <w:t xml:space="preserve">מוכר שדהו לפירות </w:t>
      </w:r>
      <w:r>
        <w:rPr>
          <w:rStyle w:val="affffe"/>
          <w:rFonts w:ascii="David" w:hAnsi="David"/>
          <w:sz w:val="32"/>
          <w:rtl/>
          <w:rPrChange w:id="9496" w:author="מנוע אמוראים" w:date="2026-10-05T16:41:09Z">
            <w:rPr>
              <w:rFonts w:ascii="David" w:hAnsi="David"/>
              <w:sz w:val="32"/>
              <w:rtl/>
            </w:rPr>
          </w:rPrChange>
        </w:rPr>
        <w:t xml:space="preserve">ר"י</w:t>
      </w:r>
      <w:r>
        <w:rPr>
          <w:rFonts w:ascii="David" w:hAnsi="David"/>
          <w:sz w:val="32"/>
          <w:rtl/>
        </w:rPr>
        <w:t xml:space="preserve"> מביא וקורא האדמה אשר נתת לי</w:t>
      </w:r>
    </w:p>
    <w:p w14:paraId="7474F836" w14:textId="77777777" w:rsidR="00D61C23" w:rsidRPr="00D61C23" w:rsidRDefault="00AC0AF5" w:rsidP="00D61C23">
      <w:pPr>
        <w:pStyle w:val="36"/>
        <w:framePr w:wrap="notBeside"/>
        <w:rPr>
          <w:rtl/>
        </w:rPr>
      </w:pPr>
      <w:r w:rsidRPr="00D61C23">
        <w:rPr>
          <w:rtl/>
        </w:rPr>
        <w:t>ר"ל</w:t>
      </w:r>
    </w:p>
    <w:p w14:paraId="0237509D" w14:textId="721827C7" w:rsidR="00AC0AF5" w:rsidRPr="00D61C23" w:rsidRDefault="00AC0AF5" w:rsidP="00D61C23">
      <w:pPr>
        <w:rPr>
          <w:rFonts w:ascii="David" w:hAnsi="David"/>
          <w:sz w:val="32"/>
          <w:rtl/>
        </w:rPr>
      </w:pPr>
      <w:r w:rsidRPr="00C35A2C">
        <w:rPr>
          <w:rFonts w:ascii="David" w:hAnsi="David"/>
          <w:sz w:val="32"/>
          <w:rtl/>
        </w:rPr>
        <w:t>מביא ואינו קורא</w:t>
      </w:r>
      <w:r w:rsidR="00D61C23">
        <w:rPr>
          <w:rStyle w:val="aff1"/>
          <w:rFonts w:ascii="David" w:hAnsi="David"/>
          <w:sz w:val="32"/>
          <w:rtl/>
        </w:rPr>
        <w:footnoteReference w:id="124"/>
      </w:r>
    </w:p>
    <w:p w14:paraId="2C4DB82E" w14:textId="77777777" w:rsidR="00D61C23" w:rsidRPr="00D61C23" w:rsidRDefault="00AC0AF5" w:rsidP="00D61C23">
      <w:pPr>
        <w:pStyle w:val="36"/>
        <w:framePr w:wrap="notBeside"/>
        <w:rPr>
          <w:rtl/>
        </w:rPr>
      </w:pPr>
      <w:r w:rsidRPr="00D61C23">
        <w:rPr>
          <w:rtl/>
        </w:rPr>
        <w:t>•</w:t>
      </w:r>
    </w:p>
    <w:p w14:paraId="1F1C577A" w14:textId="5EF311A2" w:rsidR="00AC0AF5" w:rsidRDefault="00AC0AF5" w:rsidP="00AC0AF5">
      <w:pPr>
        <w:rPr>
          <w:rFonts w:ascii="David" w:hAnsi="David"/>
          <w:sz w:val="32"/>
          <w:rtl/>
        </w:rPr>
      </w:pPr>
      <w:r w:rsidRPr="00C35A2C">
        <w:rPr>
          <w:rFonts w:ascii="David" w:hAnsi="David"/>
          <w:sz w:val="32"/>
          <w:rtl/>
        </w:rPr>
        <w:t>מת שני בחיי ראשון בכה"ג דאחריך לשלישי יחזרו ליורשי ראשון</w:t>
      </w:r>
    </w:p>
    <w:p w14:paraId="1DCB621E" w14:textId="77777777" w:rsidR="00D61C23" w:rsidRPr="00D61C23" w:rsidRDefault="00AC0AF5" w:rsidP="00D61C23">
      <w:pPr>
        <w:pStyle w:val="36"/>
        <w:framePr w:wrap="notBeside"/>
        <w:rPr>
          <w:rtl/>
        </w:rPr>
      </w:pPr>
      <w:r w:rsidRPr="00D61C23">
        <w:rPr>
          <w:rtl/>
        </w:rPr>
        <w:t>לר"י</w:t>
      </w:r>
    </w:p>
    <w:p w14:paraId="52606AD1" w14:textId="5E9AD526" w:rsidR="00AC0AF5" w:rsidRDefault="00AC0AF5" w:rsidP="00D61C23">
      <w:pPr>
        <w:rPr>
          <w:sz w:val="32"/>
          <w:rtl/>
        </w:rPr>
      </w:pPr>
      <w:r>
        <w:rPr>
          <w:rFonts w:ascii="David" w:hAnsi="David"/>
          <w:sz w:val="32"/>
          <w:rtl/>
        </w:rPr>
        <w:t xml:space="preserve">דקפכקה"ג </w:t>
      </w:r>
      <w:r>
        <w:rPr>
          <w:rStyle w:val="affffe"/>
          <w:rFonts w:ascii="David" w:hAnsi="David"/>
          <w:sz w:val="32"/>
          <w:rtl/>
          <w:rPrChange w:id="9497" w:author="מנוע אמוראים" w:date="2026-10-05T16:41:09Z">
            <w:rPr>
              <w:rFonts w:ascii="David" w:hAnsi="David"/>
              <w:sz w:val="32"/>
              <w:rtl/>
            </w:rPr>
          </w:rPrChange>
        </w:rPr>
        <w:t xml:space="preserve">ולר"ל</w:t>
      </w:r>
      <w:r>
        <w:rPr>
          <w:rFonts w:ascii="David" w:hAnsi="David"/>
          <w:sz w:val="32"/>
          <w:rtl/>
        </w:rPr>
        <w:t xml:space="preserve"> אחריך שאני שהזכיר לשון יירש ומשמע שהקנה לו גוף ופירות</w:t>
      </w:r>
      <w:r w:rsidR="00D61C23">
        <w:rPr>
          <w:rFonts w:ascii="David" w:hAnsi="David" w:hint="cs"/>
          <w:sz w:val="32"/>
          <w:rtl/>
        </w:rPr>
        <w:t xml:space="preserve"> </w:t>
      </w:r>
      <w:r w:rsidRPr="00C35A2C">
        <w:rPr>
          <w:sz w:val="32"/>
          <w:rtl/>
        </w:rPr>
        <w:t>והתניא יחזרו ליורשי נותן</w:t>
      </w:r>
      <w:r w:rsidR="00D61C23">
        <w:rPr>
          <w:rStyle w:val="aff1"/>
          <w:sz w:val="32"/>
          <w:rtl/>
        </w:rPr>
        <w:footnoteReference w:id="125"/>
      </w:r>
    </w:p>
    <w:p w14:paraId="32016C81" w14:textId="02ED118E" w:rsidR="00AC0AF5" w:rsidRPr="001B450D" w:rsidRDefault="001B450D" w:rsidP="00AC0AF5">
      <w:pPr>
        <w:pStyle w:val="aff9"/>
        <w:rPr>
          <w:del w:id="90150" w:author="מנוע עיצוב" w:date="2026-10-08T11:01:28Z"/>
          <w:rtl/>
        </w:rPr>
      </w:pPr>
      <w:del w:id="90149" w:author="מנוע עיצוב" w:date="2026-10-08T11:01:28Z">
        <w:r w:rsidRPr="001B450D">
          <w:rPr>
            <w:rFonts w:hint="cs"/>
            <w:rtl/>
          </w:rPr>
          <w:delText xml:space="preserve">***</w:delText>
        </w:r>
      </w:del>
    </w:p>
    <w:p w14:paraId="7BAC4FF3" w14:textId="77777777" w:rsidR="00AC0AF5" w:rsidRPr="00C35A2C" w:rsidRDefault="00AC0AF5" w:rsidP="00982F98">
      <w:pPr>
        <w:pStyle w:val="affe"/>
        <w:framePr w:wrap="around"/>
        <w:rPr>
          <w:rtl/>
        </w:rPr>
      </w:pPr>
      <w:r w:rsidRPr="00C35A2C">
        <w:rPr>
          <w:rtl/>
        </w:rPr>
        <w:t>קלז.</w:t>
      </w:r>
    </w:p>
    <w:p w14:paraId="1C841B3C" w14:textId="47C853FB" w:rsidR="00AC0AF5" w:rsidRDefault="00AC0AF5" w:rsidP="00050FE6">
      <w:pPr>
        <w:pStyle w:val="affff9"/>
        <w:rPr>
          <w:rtl/>
        </w:rPr>
      </w:pPr>
      <w:r w:rsidRPr="00C35A2C">
        <w:rPr>
          <w:rtl/>
        </w:rPr>
        <w:t>נכסי לך ואחריך לפלוני וירד ראשון ומכר ואכל</w:t>
      </w:r>
    </w:p>
    <w:p w14:paraId="75938D92" w14:textId="77777777" w:rsidR="00050FE6" w:rsidRPr="00050FE6" w:rsidRDefault="00AC0AF5" w:rsidP="00050FE6">
      <w:pPr>
        <w:pStyle w:val="36"/>
        <w:framePr w:wrap="notBeside"/>
        <w:rPr>
          <w:rtl/>
        </w:rPr>
      </w:pPr>
      <w:r w:rsidRPr="00050FE6">
        <w:rPr>
          <w:rtl/>
        </w:rPr>
        <w:t xml:space="preserve">לרבי </w:t>
      </w:r>
    </w:p>
    <w:p w14:paraId="13158D50" w14:textId="315A7050" w:rsidR="00AC0AF5" w:rsidRPr="00C35A2C" w:rsidRDefault="00AC0AF5" w:rsidP="00AC0AF5">
      <w:pPr>
        <w:rPr>
          <w:rFonts w:ascii="David" w:hAnsi="David"/>
          <w:sz w:val="32"/>
          <w:rtl/>
        </w:rPr>
      </w:pPr>
      <w:r w:rsidRPr="00C35A2C">
        <w:rPr>
          <w:rFonts w:ascii="David" w:hAnsi="David"/>
          <w:sz w:val="32"/>
          <w:rtl/>
        </w:rPr>
        <w:t>השני מוציא מידי הלקוחות פירות ולא גוף</w:t>
      </w:r>
    </w:p>
    <w:p w14:paraId="491E3D36" w14:textId="77777777" w:rsidR="00050FE6" w:rsidRPr="00050FE6" w:rsidRDefault="00AC0AF5" w:rsidP="00050FE6">
      <w:pPr>
        <w:pStyle w:val="36"/>
        <w:framePr w:wrap="notBeside"/>
        <w:rPr>
          <w:rtl/>
        </w:rPr>
      </w:pPr>
      <w:r w:rsidRPr="00050FE6">
        <w:rPr>
          <w:rtl/>
        </w:rPr>
        <w:t>לרשב"ג</w:t>
      </w:r>
    </w:p>
    <w:p w14:paraId="3CDAF899" w14:textId="7D3479A5" w:rsidR="00AC0AF5" w:rsidRPr="00050FE6" w:rsidRDefault="00AC0AF5" w:rsidP="00AC0AF5">
      <w:pPr>
        <w:rPr>
          <w:rStyle w:val="afffff0"/>
          <w:rtl/>
        </w:rPr>
      </w:pPr>
      <w:r w:rsidRPr="00C35A2C">
        <w:rPr>
          <w:rFonts w:ascii="David" w:hAnsi="David"/>
          <w:sz w:val="32"/>
          <w:rtl/>
        </w:rPr>
        <w:t xml:space="preserve">לכתחילה אין הראשון מוכר בדיעבד אי מכר מהני </w:t>
      </w:r>
      <w:r w:rsidRPr="00050FE6">
        <w:rPr>
          <w:rStyle w:val="afffff0"/>
          <w:rtl/>
        </w:rPr>
        <w:t>דלא חמיר איסור]</w:t>
      </w:r>
      <w:r w:rsidR="00050FE6">
        <w:rPr>
          <w:rStyle w:val="aff1"/>
          <w:rFonts w:ascii="Fb Fontext" w:hAnsi="Fb Fontext"/>
          <w:sz w:val="14"/>
          <w:szCs w:val="13"/>
          <w:rtl/>
        </w:rPr>
        <w:footnoteReference w:id="126"/>
      </w:r>
    </w:p>
    <w:p w14:paraId="62AB7722" w14:textId="77777777" w:rsidR="00050FE6" w:rsidRPr="00050FE6" w:rsidRDefault="00AC0AF5" w:rsidP="00050FE6">
      <w:pPr>
        <w:pStyle w:val="36"/>
        <w:framePr w:wrap="notBeside"/>
        <w:rPr>
          <w:rtl/>
        </w:rPr>
      </w:pPr>
      <w:r w:rsidRPr="00050FE6">
        <w:rPr>
          <w:rtl/>
        </w:rPr>
        <w:t>לר"ל</w:t>
      </w:r>
    </w:p>
    <w:p w14:paraId="1890940E" w14:textId="284902DA" w:rsidR="00AC0AF5" w:rsidRDefault="00AD221F" w:rsidP="00AC0AF5">
      <w:pPr>
        <w:rPr>
          <w:rFonts w:ascii="David" w:hAnsi="David"/>
          <w:sz w:val="32"/>
          <w:rtl/>
        </w:rPr>
      </w:pPr>
      <w:r w:rsidRPr="0081371E">
        <w:rPr>
          <w:rStyle w:val="afff8"/>
          <w:rtl/>
        </w:rPr>
        <w:t>חלקו</w:t>
      </w:r>
      <w:r w:rsidR="00AC0AF5" w:rsidRPr="00C35A2C">
        <w:rPr>
          <w:rFonts w:ascii="David" w:hAnsi="David"/>
          <w:sz w:val="32"/>
          <w:rtl/>
        </w:rPr>
        <w:t xml:space="preserve"> אי אמרינן דאחריך שאני משום דמקנה גם הגוף אי לאו</w:t>
      </w:r>
    </w:p>
    <w:p w14:paraId="159E09F6" w14:textId="4384F292" w:rsidR="00AC0AF5" w:rsidRPr="00050FE6" w:rsidRDefault="00AC0AF5" w:rsidP="00050FE6">
      <w:pPr>
        <w:rPr>
          <w:rStyle w:val="afff8"/>
          <w:rFonts w:ascii="David" w:hAnsi="David" w:cs="FrankRuehl"/>
          <w:b w:val="0"/>
          <w:spacing w:val="0"/>
          <w:sz w:val="32"/>
          <w:szCs w:val="18"/>
          <w:rtl/>
        </w:rPr>
      </w:pPr>
      <w:r w:rsidRPr="00C35A2C">
        <w:rPr>
          <w:rFonts w:ascii="David" w:hAnsi="David"/>
          <w:sz w:val="32"/>
          <w:rtl/>
        </w:rPr>
        <w:t>ו</w:t>
      </w:r>
      <w:r w:rsidR="00AD221F">
        <w:rPr>
          <w:rFonts w:ascii="David" w:hAnsi="David"/>
          <w:sz w:val="32"/>
          <w:rtl/>
        </w:rPr>
        <w:t xml:space="preserve">לכך </w:t>
      </w:r>
      <w:r w:rsidRPr="00C35A2C">
        <w:rPr>
          <w:rFonts w:ascii="David" w:hAnsi="David"/>
          <w:sz w:val="32"/>
          <w:rtl/>
        </w:rPr>
        <w:t xml:space="preserve"> לא תיקשי </w:t>
      </w:r>
      <w:r w:rsidRPr="0081371E">
        <w:rPr>
          <w:rStyle w:val="afff8"/>
          <w:rtl/>
        </w:rPr>
        <w:t>הלכתא</w:t>
      </w:r>
      <w:r w:rsidRPr="00C35A2C">
        <w:rPr>
          <w:rFonts w:ascii="David" w:hAnsi="David"/>
          <w:sz w:val="32"/>
          <w:rtl/>
        </w:rPr>
        <w:t xml:space="preserve"> אהילכתא</w:t>
      </w:r>
    </w:p>
    <w:p w14:paraId="1CCE285C" w14:textId="77777777" w:rsidR="00050FE6" w:rsidRPr="00050FE6" w:rsidRDefault="00AC0AF5" w:rsidP="00050FE6">
      <w:pPr>
        <w:pStyle w:val="36"/>
        <w:framePr w:wrap="notBeside"/>
        <w:rPr>
          <w:rtl/>
        </w:rPr>
      </w:pPr>
      <w:r w:rsidRPr="00050FE6">
        <w:rPr>
          <w:rtl/>
        </w:rPr>
        <w:t xml:space="preserve">אביי </w:t>
      </w:r>
    </w:p>
    <w:p w14:paraId="6AF0D5D7" w14:textId="717E7EAA" w:rsidR="00AC0AF5" w:rsidRDefault="00AC0AF5" w:rsidP="00AC0AF5">
      <w:pPr>
        <w:rPr>
          <w:rFonts w:ascii="David" w:hAnsi="David"/>
          <w:sz w:val="32"/>
          <w:rtl/>
        </w:rPr>
      </w:pPr>
      <w:r w:rsidRPr="00C35A2C">
        <w:rPr>
          <w:rFonts w:ascii="David" w:hAnsi="David"/>
          <w:sz w:val="32"/>
          <w:rtl/>
        </w:rPr>
        <w:t xml:space="preserve">איזהו רשע ערום </w:t>
      </w:r>
      <w:r w:rsidRPr="00050FE6">
        <w:rPr>
          <w:rStyle w:val="afffff0"/>
          <w:rtl/>
        </w:rPr>
        <w:t>[חוטא ולא לו]</w:t>
      </w:r>
      <w:r w:rsidRPr="00C35A2C">
        <w:rPr>
          <w:rFonts w:ascii="David" w:hAnsi="David"/>
          <w:sz w:val="32"/>
          <w:rtl/>
        </w:rPr>
        <w:t xml:space="preserve"> זה המשיא עצה למכור בנכסיו</w:t>
      </w:r>
    </w:p>
    <w:p w14:paraId="34489124" w14:textId="05D9EB67" w:rsidR="00AC0AF5" w:rsidRDefault="00AC0AF5" w:rsidP="00AC0AF5">
      <w:pPr>
        <w:rPr>
          <w:rFonts w:ascii="David" w:hAnsi="David"/>
          <w:sz w:val="32"/>
          <w:rtl/>
        </w:rPr>
      </w:pPr>
      <w:r w:rsidRPr="00C35A2C">
        <w:rPr>
          <w:rFonts w:ascii="David" w:hAnsi="David"/>
          <w:sz w:val="32"/>
          <w:rtl/>
        </w:rPr>
        <w:t>דלא נעשה נחת רוח של מת</w:t>
      </w:r>
      <w:r w:rsidR="00050FE6">
        <w:rPr>
          <w:rFonts w:ascii="David" w:hAnsi="David" w:hint="cs"/>
          <w:sz w:val="32"/>
          <w:rtl/>
        </w:rPr>
        <w:t>,</w:t>
      </w:r>
      <w:r w:rsidRPr="00C35A2C">
        <w:rPr>
          <w:rFonts w:ascii="David" w:hAnsi="David"/>
          <w:sz w:val="32"/>
          <w:rtl/>
        </w:rPr>
        <w:t xml:space="preserve"> ואע"ג דלא קפיד קפידא גמורה</w:t>
      </w:r>
    </w:p>
    <w:p w14:paraId="32949052" w14:textId="77777777" w:rsidR="00050FE6" w:rsidRPr="00050FE6" w:rsidRDefault="00AC0AF5" w:rsidP="00050FE6">
      <w:pPr>
        <w:pStyle w:val="36"/>
        <w:framePr w:wrap="notBeside"/>
        <w:rPr>
          <w:rtl/>
        </w:rPr>
      </w:pPr>
      <w:r w:rsidRPr="00050FE6">
        <w:rPr>
          <w:rtl/>
        </w:rPr>
        <w:t>ר"י</w:t>
      </w:r>
    </w:p>
    <w:p w14:paraId="5EF4EB9E" w14:textId="2C2B99FD" w:rsidR="00AC0AF5" w:rsidRDefault="00AC0AF5" w:rsidP="00AC0AF5">
      <w:pPr>
        <w:rPr>
          <w:rFonts w:ascii="David" w:hAnsi="David"/>
          <w:sz w:val="32"/>
          <w:rtl/>
        </w:rPr>
      </w:pPr>
      <w:r>
        <w:rPr>
          <w:rFonts w:ascii="David" w:hAnsi="David"/>
          <w:sz w:val="32"/>
          <w:rtl/>
        </w:rPr>
        <w:t xml:space="preserve">הלכה </w:t>
      </w:r>
      <w:r>
        <w:rPr>
          <w:rStyle w:val="affffe"/>
          <w:rFonts w:ascii="David" w:hAnsi="David"/>
          <w:sz w:val="32"/>
          <w:rtl/>
          <w:rPrChange w:id="9498" w:author="מנוע אמוראים" w:date="2026-10-05T16:41:09Z">
            <w:rPr>
              <w:rFonts w:ascii="David" w:hAnsi="David"/>
              <w:sz w:val="32"/>
              <w:rtl/>
            </w:rPr>
          </w:rPrChange>
        </w:rPr>
        <w:t xml:space="preserve">כרשב"ג</w:t>
      </w:r>
      <w:r>
        <w:rPr>
          <w:rFonts w:ascii="David" w:hAnsi="David"/>
          <w:sz w:val="32"/>
          <w:rtl/>
        </w:rPr>
        <w:t xml:space="preserve"> ומודה במתנת שכ"מ דלא מהני דקדמו אחריך לאחר מיתה</w:t>
      </w:r>
    </w:p>
    <w:p w14:paraId="74FFE88F" w14:textId="43451774" w:rsidR="00AC0AF5" w:rsidRPr="00C35A2C" w:rsidRDefault="00AC0AF5" w:rsidP="00050FE6">
      <w:pPr>
        <w:pStyle w:val="afffff"/>
        <w:rPr>
          <w:rtl/>
        </w:rPr>
      </w:pPr>
      <w:r w:rsidRPr="00C35A2C">
        <w:rPr>
          <w:rtl/>
        </w:rPr>
        <w:t>[אביי</w:t>
      </w:r>
      <w:r w:rsidR="00050FE6">
        <w:rPr>
          <w:rFonts w:hint="cs"/>
          <w:rtl/>
        </w:rPr>
        <w:t xml:space="preserve"> חזר בו</w:t>
      </w:r>
      <w:r w:rsidRPr="00C35A2C">
        <w:rPr>
          <w:rtl/>
        </w:rPr>
        <w:t xml:space="preserve"> מההיא דאמר דשכ"מ מקנה עם גמר מיתה ו</w:t>
      </w:r>
      <w:r w:rsidR="00AD221F">
        <w:rPr>
          <w:rtl/>
        </w:rPr>
        <w:t xml:space="preserve">לכך </w:t>
      </w:r>
      <w:r w:rsidRPr="00C35A2C">
        <w:rPr>
          <w:rtl/>
        </w:rPr>
        <w:t xml:space="preserve"> חולקין בנכסים]</w:t>
      </w:r>
    </w:p>
    <w:p w14:paraId="19B64AD1" w14:textId="77777777" w:rsidR="00050FE6" w:rsidRPr="00050FE6" w:rsidRDefault="00AC0AF5" w:rsidP="00050FE6">
      <w:pPr>
        <w:pStyle w:val="36"/>
        <w:framePr w:wrap="notBeside"/>
        <w:rPr>
          <w:rtl/>
        </w:rPr>
      </w:pPr>
      <w:r w:rsidRPr="00050FE6">
        <w:rPr>
          <w:rtl/>
        </w:rPr>
        <w:t>רשב"ג</w:t>
      </w:r>
    </w:p>
    <w:p w14:paraId="72C52E73" w14:textId="098C6942" w:rsidR="00AC0AF5" w:rsidRPr="00C35A2C" w:rsidRDefault="00AC0AF5" w:rsidP="00050FE6">
      <w:pPr>
        <w:rPr>
          <w:rFonts w:ascii="David" w:hAnsi="David"/>
          <w:sz w:val="32"/>
          <w:rtl/>
        </w:rPr>
      </w:pPr>
      <w:r w:rsidRPr="00C35A2C">
        <w:rPr>
          <w:rFonts w:ascii="David" w:hAnsi="David"/>
          <w:sz w:val="32"/>
          <w:rtl/>
        </w:rPr>
        <w:t>אשמעינן דאפי</w:t>
      </w:r>
      <w:r w:rsidRPr="00F10693">
        <w:rPr>
          <w:rtl/>
        </w:rPr>
        <w:t xml:space="preserve">' </w:t>
      </w:r>
      <w:r w:rsidRPr="00C35A2C">
        <w:rPr>
          <w:rFonts w:ascii="David" w:hAnsi="David"/>
          <w:sz w:val="32"/>
          <w:rtl/>
        </w:rPr>
        <w:t xml:space="preserve">ראשון שחרר עבדיו דעבר </w:t>
      </w:r>
      <w:r w:rsidRPr="00050FE6">
        <w:rPr>
          <w:rStyle w:val="affff8"/>
          <w:rtl/>
        </w:rPr>
        <w:t>בעשה דלעולם בהם תעבודו</w:t>
      </w:r>
      <w:r w:rsidRPr="00C35A2C">
        <w:rPr>
          <w:rFonts w:ascii="David" w:hAnsi="David"/>
          <w:sz w:val="32"/>
          <w:rtl/>
        </w:rPr>
        <w:t xml:space="preserve"> ואפ"ה מהני</w:t>
      </w:r>
      <w:r w:rsidR="00050FE6">
        <w:rPr>
          <w:rFonts w:ascii="David" w:hAnsi="David" w:hint="cs"/>
          <w:sz w:val="32"/>
          <w:rtl/>
        </w:rPr>
        <w:t xml:space="preserve">, </w:t>
      </w:r>
      <w:r w:rsidRPr="00050FE6">
        <w:rPr>
          <w:rStyle w:val="affffe"/>
          <w:rtl/>
        </w:rPr>
        <w:t>וה"נ</w:t>
      </w:r>
      <w:r w:rsidRPr="00C35A2C">
        <w:rPr>
          <w:rFonts w:ascii="David" w:hAnsi="David"/>
          <w:sz w:val="32"/>
          <w:rtl/>
        </w:rPr>
        <w:t xml:space="preserve"> תכריכין למת דאסה"נ הוא אפ"ה מהני</w:t>
      </w:r>
    </w:p>
    <w:p w14:paraId="622B37B7" w14:textId="77777777" w:rsidR="00050FE6" w:rsidRPr="00050FE6" w:rsidRDefault="00AC0AF5" w:rsidP="00050FE6">
      <w:pPr>
        <w:pStyle w:val="36"/>
        <w:framePr w:wrap="notBeside"/>
        <w:rPr>
          <w:rtl/>
        </w:rPr>
      </w:pPr>
      <w:r w:rsidRPr="00050FE6">
        <w:rPr>
          <w:rtl/>
        </w:rPr>
        <w:t>•</w:t>
      </w:r>
    </w:p>
    <w:p w14:paraId="1193F8F3" w14:textId="6B989FDB" w:rsidR="00AC0AF5" w:rsidRDefault="00AC0AF5" w:rsidP="00050FE6">
      <w:pPr>
        <w:pStyle w:val="affff9"/>
        <w:rPr>
          <w:rtl/>
        </w:rPr>
      </w:pPr>
      <w:r w:rsidRPr="00C35A2C">
        <w:rPr>
          <w:rtl/>
        </w:rPr>
        <w:t>אתרוג זה נתון לך במתנה ואחריך לפלוני</w:t>
      </w:r>
    </w:p>
    <w:p w14:paraId="67F77A2C" w14:textId="77777777" w:rsidR="00050FE6" w:rsidRPr="00050FE6" w:rsidRDefault="00AC0AF5" w:rsidP="00050FE6">
      <w:pPr>
        <w:pStyle w:val="36"/>
        <w:framePr w:wrap="notBeside"/>
        <w:rPr>
          <w:rtl/>
        </w:rPr>
      </w:pPr>
      <w:r w:rsidRPr="00050FE6">
        <w:rPr>
          <w:rtl/>
        </w:rPr>
        <w:t>לרנב"ח</w:t>
      </w:r>
    </w:p>
    <w:p w14:paraId="74C24FD3" w14:textId="4B3FC1B8" w:rsidR="00AC0AF5" w:rsidRDefault="00AC0AF5" w:rsidP="00AC0AF5">
      <w:pPr>
        <w:rPr>
          <w:rFonts w:ascii="David" w:hAnsi="David"/>
          <w:sz w:val="32"/>
          <w:rtl/>
        </w:rPr>
      </w:pPr>
      <w:r>
        <w:rPr>
          <w:rFonts w:ascii="David" w:hAnsi="David"/>
          <w:sz w:val="32"/>
          <w:rtl/>
        </w:rPr>
        <w:t xml:space="preserve"> באנו לפלוגתת רבי </w:t>
      </w:r>
      <w:r>
        <w:rPr>
          <w:rStyle w:val="affffe"/>
          <w:rFonts w:ascii="David" w:hAnsi="David"/>
          <w:sz w:val="32"/>
          <w:rtl/>
          <w:rPrChange w:id="9499" w:author="מנוע אמוראים" w:date="2026-10-05T16:41:09Z">
            <w:rPr>
              <w:rFonts w:ascii="David" w:hAnsi="David"/>
              <w:sz w:val="32"/>
              <w:rtl/>
            </w:rPr>
          </w:rPrChange>
        </w:rPr>
        <w:t xml:space="preserve">ורשב"ג</w:t>
      </w:r>
    </w:p>
    <w:p w14:paraId="0E7D0D3E" w14:textId="77777777" w:rsidR="00050FE6" w:rsidRPr="00050FE6" w:rsidRDefault="00AC0AF5" w:rsidP="00050FE6">
      <w:pPr>
        <w:pStyle w:val="36"/>
        <w:framePr w:wrap="notBeside"/>
        <w:rPr>
          <w:rtl/>
        </w:rPr>
      </w:pPr>
      <w:r w:rsidRPr="00050FE6">
        <w:rPr>
          <w:rtl/>
        </w:rPr>
        <w:t>לרנב"י</w:t>
      </w:r>
    </w:p>
    <w:p w14:paraId="2BB73083" w14:textId="4E5CB4F3" w:rsidR="00AC0AF5" w:rsidRDefault="00AC0AF5" w:rsidP="00050FE6">
      <w:pPr>
        <w:rPr>
          <w:rFonts w:ascii="David" w:hAnsi="David"/>
          <w:sz w:val="32"/>
          <w:rtl/>
        </w:rPr>
      </w:pPr>
      <w:r w:rsidRPr="0081371E">
        <w:rPr>
          <w:rStyle w:val="afff8"/>
          <w:rtl/>
        </w:rPr>
        <w:t>לכו"ע</w:t>
      </w:r>
      <w:r w:rsidRPr="00C35A2C">
        <w:rPr>
          <w:rFonts w:ascii="David" w:hAnsi="David"/>
          <w:sz w:val="32"/>
          <w:rtl/>
        </w:rPr>
        <w:t xml:space="preserve"> יכול הראשון לצאת בו יד"ח ד</w:t>
      </w:r>
      <w:r w:rsidR="00AD221F">
        <w:rPr>
          <w:rFonts w:ascii="David" w:hAnsi="David"/>
          <w:sz w:val="32"/>
          <w:rtl/>
        </w:rPr>
        <w:t xml:space="preserve">לכך </w:t>
      </w:r>
      <w:r w:rsidRPr="00C35A2C">
        <w:rPr>
          <w:rFonts w:ascii="David" w:hAnsi="David"/>
          <w:sz w:val="32"/>
          <w:rtl/>
        </w:rPr>
        <w:t xml:space="preserve"> </w:t>
      </w:r>
      <w:r w:rsidR="00050FE6">
        <w:rPr>
          <w:rFonts w:ascii="David" w:hAnsi="David" w:hint="cs"/>
          <w:sz w:val="32"/>
          <w:rtl/>
        </w:rPr>
        <w:t xml:space="preserve">נתנו,- </w:t>
      </w:r>
      <w:r w:rsidRPr="00050FE6">
        <w:rPr>
          <w:rStyle w:val="affffe"/>
          <w:rtl/>
        </w:rPr>
        <w:t>ולא דמי</w:t>
      </w:r>
      <w:r w:rsidRPr="00C35A2C">
        <w:rPr>
          <w:rFonts w:ascii="David" w:hAnsi="David"/>
          <w:sz w:val="32"/>
          <w:rtl/>
        </w:rPr>
        <w:t xml:space="preserve"> </w:t>
      </w:r>
      <w:r w:rsidRPr="00050FE6">
        <w:rPr>
          <w:rFonts w:ascii="David" w:hAnsi="David"/>
          <w:b/>
          <w:bCs/>
          <w:sz w:val="32"/>
          <w:rtl/>
        </w:rPr>
        <w:t>לאתרוג השותפין</w:t>
      </w:r>
      <w:r w:rsidRPr="00C35A2C">
        <w:rPr>
          <w:rFonts w:ascii="David" w:hAnsi="David"/>
          <w:sz w:val="32"/>
          <w:rtl/>
        </w:rPr>
        <w:t xml:space="preserve"> דאין יוצא בו </w:t>
      </w:r>
      <w:r w:rsidR="00050FE6">
        <w:rPr>
          <w:rFonts w:ascii="David" w:hAnsi="David"/>
          <w:sz w:val="32"/>
          <w:rtl/>
        </w:rPr>
        <w:t>–</w:t>
      </w:r>
      <w:r w:rsidR="00050FE6">
        <w:rPr>
          <w:rFonts w:ascii="David" w:hAnsi="David" w:hint="cs"/>
          <w:sz w:val="32"/>
          <w:rtl/>
        </w:rPr>
        <w:t xml:space="preserve"> </w:t>
      </w:r>
      <w:r w:rsidRPr="00C35A2C">
        <w:rPr>
          <w:rFonts w:ascii="David" w:hAnsi="David"/>
          <w:sz w:val="32"/>
          <w:rtl/>
        </w:rPr>
        <w:t>ד</w:t>
      </w:r>
      <w:r w:rsidR="00050FE6">
        <w:rPr>
          <w:rFonts w:ascii="David" w:hAnsi="David" w:hint="cs"/>
          <w:sz w:val="32"/>
          <w:rtl/>
        </w:rPr>
        <w:t xml:space="preserve">שם </w:t>
      </w:r>
      <w:r w:rsidRPr="00C35A2C">
        <w:rPr>
          <w:rFonts w:ascii="David" w:hAnsi="David"/>
          <w:sz w:val="32"/>
          <w:rtl/>
        </w:rPr>
        <w:t>כול</w:t>
      </w:r>
      <w:r w:rsidR="00050FE6">
        <w:rPr>
          <w:rFonts w:ascii="David" w:hAnsi="David" w:hint="cs"/>
          <w:sz w:val="32"/>
          <w:rtl/>
        </w:rPr>
        <w:t>ם</w:t>
      </w:r>
      <w:r w:rsidRPr="00C35A2C">
        <w:rPr>
          <w:rFonts w:ascii="David" w:hAnsi="David"/>
          <w:sz w:val="32"/>
          <w:rtl/>
        </w:rPr>
        <w:t xml:space="preserve"> שותפין בו ביחד</w:t>
      </w:r>
    </w:p>
    <w:p w14:paraId="2DCCD6AD" w14:textId="47C48C80" w:rsidR="00AC0AF5" w:rsidRPr="00C35A2C" w:rsidRDefault="00AC0AF5" w:rsidP="00AC0AF5">
      <w:pPr>
        <w:rPr>
          <w:rFonts w:ascii="David" w:hAnsi="David"/>
          <w:sz w:val="32"/>
          <w:rtl/>
        </w:rPr>
      </w:pPr>
      <w:r w:rsidRPr="0081371E">
        <w:rPr>
          <w:rStyle w:val="afff8"/>
          <w:rtl/>
        </w:rPr>
        <w:t>מכרה או אכלה</w:t>
      </w:r>
      <w:r w:rsidRPr="00C35A2C">
        <w:rPr>
          <w:rFonts w:ascii="David" w:hAnsi="David"/>
          <w:sz w:val="32"/>
          <w:rtl/>
        </w:rPr>
        <w:t xml:space="preserve"> </w:t>
      </w:r>
      <w:r w:rsidR="00050FE6">
        <w:rPr>
          <w:rFonts w:ascii="David" w:hAnsi="David" w:hint="cs"/>
          <w:sz w:val="32"/>
          <w:rtl/>
        </w:rPr>
        <w:t xml:space="preserve">- </w:t>
      </w:r>
      <w:r>
        <w:rPr>
          <w:rFonts w:ascii="David" w:hAnsi="David"/>
          <w:sz w:val="32"/>
          <w:rtl/>
        </w:rPr>
        <w:t xml:space="preserve">באנו למחלוקת רבי </w:t>
      </w:r>
      <w:r>
        <w:rPr>
          <w:rStyle w:val="affffe"/>
          <w:rFonts w:ascii="David" w:hAnsi="David"/>
          <w:sz w:val="32"/>
          <w:rtl/>
          <w:rPrChange w:id="9500" w:author="מנוע אמוראים" w:date="2026-10-05T16:41:09Z">
            <w:rPr>
              <w:rFonts w:ascii="David" w:hAnsi="David"/>
              <w:sz w:val="32"/>
              <w:rtl/>
            </w:rPr>
          </w:rPrChange>
        </w:rPr>
        <w:t xml:space="preserve">ורשב"ג</w:t>
      </w:r>
    </w:p>
    <w:p w14:paraId="106B0888" w14:textId="77777777" w:rsidR="00AC0AF5" w:rsidRPr="00C35A2C" w:rsidRDefault="00AC0AF5" w:rsidP="00982F98">
      <w:pPr>
        <w:pStyle w:val="affe"/>
        <w:framePr w:wrap="around"/>
        <w:rPr>
          <w:rtl/>
        </w:rPr>
      </w:pPr>
      <w:r w:rsidRPr="00C35A2C">
        <w:rPr>
          <w:rtl/>
        </w:rPr>
        <w:t>קלז:</w:t>
      </w:r>
    </w:p>
    <w:p w14:paraId="2489C4AD" w14:textId="792A85CE" w:rsidR="00050FE6" w:rsidRDefault="00AC0AF5" w:rsidP="00050FE6">
      <w:pPr>
        <w:pStyle w:val="affff9"/>
        <w:rPr>
          <w:rtl/>
        </w:rPr>
      </w:pPr>
      <w:r w:rsidRPr="00C35A2C">
        <w:rPr>
          <w:rtl/>
        </w:rPr>
        <w:t xml:space="preserve">אחין באתרוג של תפוסת הבית </w:t>
      </w:r>
    </w:p>
    <w:p w14:paraId="6DF6E414" w14:textId="77777777" w:rsidR="00653365" w:rsidRPr="00653365" w:rsidRDefault="00653365" w:rsidP="00653365">
      <w:pPr>
        <w:pStyle w:val="36"/>
        <w:framePr w:wrap="notBeside"/>
        <w:rPr>
          <w:rtl/>
        </w:rPr>
      </w:pPr>
      <w:r w:rsidRPr="00653365">
        <w:rPr>
          <w:rFonts w:hint="cs"/>
          <w:rtl/>
        </w:rPr>
        <w:t>רבר''ה</w:t>
      </w:r>
    </w:p>
    <w:p w14:paraId="7532FC94" w14:textId="307E079D" w:rsidR="00AC0AF5" w:rsidRPr="00C35A2C" w:rsidRDefault="00AC0AF5" w:rsidP="00AC0AF5">
      <w:pPr>
        <w:rPr>
          <w:rFonts w:ascii="David" w:hAnsi="David"/>
          <w:sz w:val="32"/>
          <w:rtl/>
        </w:rPr>
      </w:pPr>
      <w:r w:rsidRPr="00C35A2C">
        <w:rPr>
          <w:rFonts w:ascii="David" w:hAnsi="David"/>
          <w:sz w:val="32"/>
          <w:rtl/>
        </w:rPr>
        <w:t>אם אחד מהם יכול לאכלו יכול לצאת בו יד"ח</w:t>
      </w:r>
      <w:r w:rsidR="00050FE6">
        <w:rPr>
          <w:rFonts w:ascii="David" w:hAnsi="David" w:hint="cs"/>
          <w:sz w:val="32"/>
          <w:rtl/>
        </w:rPr>
        <w:t>. ואי לא לא</w:t>
      </w:r>
    </w:p>
    <w:p w14:paraId="4010BC4B" w14:textId="637C87C2" w:rsidR="00AC0AF5" w:rsidRDefault="00050FE6" w:rsidP="00653365">
      <w:pPr>
        <w:pStyle w:val="afffff"/>
        <w:rPr>
          <w:rtl/>
        </w:rPr>
      </w:pPr>
      <w:r>
        <w:rPr>
          <w:rFonts w:hint="cs"/>
          <w:rtl/>
        </w:rPr>
        <w:t xml:space="preserve">- </w:t>
      </w:r>
      <w:r w:rsidR="00AC0AF5" w:rsidRPr="00C35A2C">
        <w:rPr>
          <w:rtl/>
        </w:rPr>
        <w:t xml:space="preserve">דבעינן </w:t>
      </w:r>
      <w:r w:rsidR="00AC0AF5" w:rsidRPr="00653365">
        <w:rPr>
          <w:rtl/>
        </w:rPr>
        <w:t>לכם שיהא כולו שלו</w:t>
      </w:r>
      <w:r w:rsidRPr="00653365">
        <w:rPr>
          <w:rFonts w:hint="cs"/>
          <w:rtl/>
        </w:rPr>
        <w:t>,</w:t>
      </w:r>
      <w:r w:rsidR="00AC0AF5" w:rsidRPr="00653365">
        <w:rPr>
          <w:rtl/>
        </w:rPr>
        <w:t xml:space="preserve"> ולא מקצת שלו</w:t>
      </w:r>
      <w:r w:rsidR="00653365">
        <w:rPr>
          <w:rFonts w:hint="cs"/>
          <w:rtl/>
        </w:rPr>
        <w:t>, אבל לא פריש או רימון [ויש שלא גרסו]</w:t>
      </w:r>
      <w:r w:rsidR="00653365">
        <w:rPr>
          <w:rStyle w:val="aff1"/>
          <w:rtl/>
        </w:rPr>
        <w:footnoteReference w:id="127"/>
      </w:r>
    </w:p>
    <w:p w14:paraId="36CB911C" w14:textId="77777777" w:rsidR="00653365" w:rsidRDefault="00653365" w:rsidP="00653365">
      <w:pPr>
        <w:pStyle w:val="affff9"/>
        <w:rPr>
          <w:rtl/>
        </w:rPr>
      </w:pPr>
      <w:r>
        <w:rPr>
          <w:rFonts w:hint="cs"/>
          <w:rtl/>
        </w:rPr>
        <w:t>א</w:t>
      </w:r>
      <w:r w:rsidRPr="00C35A2C">
        <w:rPr>
          <w:rFonts w:hint="cs"/>
          <w:rtl/>
        </w:rPr>
        <w:t>תרוג</w:t>
      </w:r>
      <w:r w:rsidRPr="00C35A2C">
        <w:rPr>
          <w:rtl/>
        </w:rPr>
        <w:t xml:space="preserve"> </w:t>
      </w:r>
      <w:r w:rsidRPr="00C35A2C">
        <w:rPr>
          <w:rFonts w:hint="cs"/>
          <w:rtl/>
        </w:rPr>
        <w:t>זה</w:t>
      </w:r>
      <w:r w:rsidRPr="00C35A2C">
        <w:rPr>
          <w:rtl/>
        </w:rPr>
        <w:t xml:space="preserve"> </w:t>
      </w:r>
      <w:r w:rsidRPr="00C35A2C">
        <w:rPr>
          <w:rFonts w:hint="cs"/>
          <w:rtl/>
        </w:rPr>
        <w:t>נתון</w:t>
      </w:r>
      <w:r w:rsidRPr="00C35A2C">
        <w:rPr>
          <w:rtl/>
        </w:rPr>
        <w:t xml:space="preserve"> </w:t>
      </w:r>
      <w:r w:rsidRPr="00C35A2C">
        <w:rPr>
          <w:rFonts w:hint="cs"/>
          <w:rtl/>
        </w:rPr>
        <w:t>לך</w:t>
      </w:r>
      <w:r w:rsidRPr="00C35A2C">
        <w:rPr>
          <w:rtl/>
        </w:rPr>
        <w:t xml:space="preserve"> </w:t>
      </w:r>
      <w:r w:rsidRPr="00C35A2C">
        <w:rPr>
          <w:rFonts w:hint="cs"/>
          <w:rtl/>
        </w:rPr>
        <w:t>במתנה</w:t>
      </w:r>
      <w:r w:rsidRPr="00C35A2C">
        <w:rPr>
          <w:rtl/>
        </w:rPr>
        <w:t xml:space="preserve"> </w:t>
      </w:r>
      <w:r w:rsidRPr="00C35A2C">
        <w:rPr>
          <w:rFonts w:hint="cs"/>
          <w:rtl/>
        </w:rPr>
        <w:t>ע</w:t>
      </w:r>
      <w:r w:rsidRPr="00C35A2C">
        <w:rPr>
          <w:rtl/>
        </w:rPr>
        <w:t>"</w:t>
      </w:r>
      <w:r w:rsidRPr="00C35A2C">
        <w:rPr>
          <w:rFonts w:hint="cs"/>
          <w:rtl/>
        </w:rPr>
        <w:t>מ</w:t>
      </w:r>
      <w:r w:rsidRPr="00C35A2C">
        <w:rPr>
          <w:rtl/>
        </w:rPr>
        <w:t xml:space="preserve"> </w:t>
      </w:r>
      <w:r w:rsidRPr="00C35A2C">
        <w:rPr>
          <w:rFonts w:hint="cs"/>
          <w:rtl/>
        </w:rPr>
        <w:t>שתחזירהו</w:t>
      </w:r>
      <w:r w:rsidRPr="00C35A2C">
        <w:rPr>
          <w:rtl/>
        </w:rPr>
        <w:t xml:space="preserve"> </w:t>
      </w:r>
      <w:r w:rsidRPr="00C35A2C">
        <w:rPr>
          <w:rFonts w:hint="cs"/>
          <w:rtl/>
        </w:rPr>
        <w:t>לי</w:t>
      </w:r>
      <w:r w:rsidRPr="00C35A2C">
        <w:rPr>
          <w:rtl/>
        </w:rPr>
        <w:t xml:space="preserve">, </w:t>
      </w:r>
    </w:p>
    <w:p w14:paraId="3A8AA5C1" w14:textId="77777777" w:rsidR="00653365" w:rsidRPr="00653365" w:rsidRDefault="00653365" w:rsidP="00653365">
      <w:pPr>
        <w:pStyle w:val="36"/>
        <w:framePr w:wrap="notBeside"/>
      </w:pPr>
      <w:r w:rsidRPr="00653365">
        <w:rPr>
          <w:rFonts w:hint="cs"/>
          <w:rtl/>
        </w:rPr>
        <w:t>רבא:</w:t>
      </w:r>
    </w:p>
    <w:p w14:paraId="7405BAFF" w14:textId="77777777" w:rsidR="00653365" w:rsidRDefault="00653365" w:rsidP="00653365">
      <w:pPr>
        <w:rPr>
          <w:rFonts w:ascii="David" w:hAnsi="David"/>
          <w:sz w:val="32"/>
          <w:rtl/>
        </w:rPr>
      </w:pPr>
      <w:r>
        <w:rPr>
          <w:rFonts w:ascii="David" w:hAnsi="David"/>
          <w:sz w:val="32"/>
        </w:rPr>
        <w:t xml:space="preserve"> </w:t>
      </w:r>
      <w:r w:rsidRPr="00C35A2C">
        <w:rPr>
          <w:rFonts w:ascii="David" w:hAnsi="David" w:hint="cs"/>
          <w:sz w:val="32"/>
          <w:rtl/>
        </w:rPr>
        <w:t>נטלו</w:t>
      </w:r>
      <w:r w:rsidRPr="00C35A2C">
        <w:rPr>
          <w:rFonts w:ascii="David" w:hAnsi="David"/>
          <w:sz w:val="32"/>
          <w:rtl/>
        </w:rPr>
        <w:t xml:space="preserve"> </w:t>
      </w:r>
      <w:r w:rsidRPr="00C35A2C">
        <w:rPr>
          <w:rFonts w:ascii="David" w:hAnsi="David" w:hint="cs"/>
          <w:sz w:val="32"/>
          <w:rtl/>
        </w:rPr>
        <w:t>ויצא</w:t>
      </w:r>
      <w:r w:rsidRPr="00C35A2C">
        <w:rPr>
          <w:rFonts w:ascii="David" w:hAnsi="David"/>
          <w:sz w:val="32"/>
          <w:rtl/>
        </w:rPr>
        <w:t xml:space="preserve"> </w:t>
      </w:r>
      <w:r w:rsidRPr="00C35A2C">
        <w:rPr>
          <w:rFonts w:ascii="David" w:hAnsi="David" w:hint="cs"/>
          <w:sz w:val="32"/>
          <w:rtl/>
        </w:rPr>
        <w:t>בו</w:t>
      </w:r>
      <w:r w:rsidRPr="00C35A2C">
        <w:rPr>
          <w:rFonts w:ascii="David" w:hAnsi="David"/>
          <w:sz w:val="32"/>
          <w:rtl/>
        </w:rPr>
        <w:t xml:space="preserve">, </w:t>
      </w:r>
      <w:r w:rsidRPr="00C35A2C">
        <w:rPr>
          <w:rFonts w:ascii="David" w:hAnsi="David" w:hint="cs"/>
          <w:sz w:val="32"/>
          <w:rtl/>
        </w:rPr>
        <w:t>החזירו</w:t>
      </w:r>
      <w:r w:rsidRPr="00C35A2C">
        <w:rPr>
          <w:rFonts w:ascii="David" w:hAnsi="David"/>
          <w:sz w:val="32"/>
          <w:rtl/>
        </w:rPr>
        <w:t xml:space="preserve"> - </w:t>
      </w:r>
      <w:r w:rsidRPr="00C35A2C">
        <w:rPr>
          <w:rFonts w:ascii="David" w:hAnsi="David" w:hint="cs"/>
          <w:sz w:val="32"/>
          <w:rtl/>
        </w:rPr>
        <w:t>יצא</w:t>
      </w:r>
      <w:r w:rsidRPr="00C35A2C">
        <w:rPr>
          <w:rFonts w:ascii="David" w:hAnsi="David"/>
          <w:sz w:val="32"/>
          <w:rtl/>
        </w:rPr>
        <w:t xml:space="preserve">, </w:t>
      </w:r>
      <w:r w:rsidRPr="00C35A2C">
        <w:rPr>
          <w:rFonts w:ascii="David" w:hAnsi="David" w:hint="cs"/>
          <w:sz w:val="32"/>
          <w:rtl/>
        </w:rPr>
        <w:t>לא</w:t>
      </w:r>
      <w:r w:rsidRPr="00C35A2C">
        <w:rPr>
          <w:rFonts w:ascii="David" w:hAnsi="David"/>
          <w:sz w:val="32"/>
          <w:rtl/>
        </w:rPr>
        <w:t xml:space="preserve"> </w:t>
      </w:r>
      <w:r w:rsidRPr="00C35A2C">
        <w:rPr>
          <w:rFonts w:ascii="David" w:hAnsi="David" w:hint="cs"/>
          <w:sz w:val="32"/>
          <w:rtl/>
        </w:rPr>
        <w:t>החזירו</w:t>
      </w:r>
      <w:r w:rsidRPr="00C35A2C">
        <w:rPr>
          <w:rFonts w:ascii="David" w:hAnsi="David"/>
          <w:sz w:val="32"/>
          <w:rtl/>
        </w:rPr>
        <w:t xml:space="preserve"> - </w:t>
      </w:r>
      <w:r w:rsidRPr="00C35A2C">
        <w:rPr>
          <w:rFonts w:ascii="David" w:hAnsi="David" w:hint="cs"/>
          <w:sz w:val="32"/>
          <w:rtl/>
        </w:rPr>
        <w:t>לא</w:t>
      </w:r>
      <w:r w:rsidRPr="00C35A2C">
        <w:rPr>
          <w:rFonts w:ascii="David" w:hAnsi="David"/>
          <w:sz w:val="32"/>
          <w:rtl/>
        </w:rPr>
        <w:t xml:space="preserve"> </w:t>
      </w:r>
      <w:r w:rsidRPr="00C35A2C">
        <w:rPr>
          <w:rFonts w:ascii="David" w:hAnsi="David" w:hint="cs"/>
          <w:sz w:val="32"/>
          <w:rtl/>
        </w:rPr>
        <w:t>יצא</w:t>
      </w:r>
      <w:r w:rsidRPr="00C35A2C">
        <w:rPr>
          <w:rFonts w:ascii="David" w:hAnsi="David"/>
          <w:sz w:val="32"/>
          <w:rtl/>
        </w:rPr>
        <w:t>.</w:t>
      </w:r>
    </w:p>
    <w:p w14:paraId="4AE03438" w14:textId="77777777" w:rsidR="00653365" w:rsidRPr="00653365" w:rsidRDefault="00653365" w:rsidP="00653365">
      <w:pPr>
        <w:pStyle w:val="36"/>
        <w:framePr w:wrap="notBeside"/>
        <w:rPr>
          <w:rtl/>
        </w:rPr>
      </w:pPr>
      <w:r w:rsidRPr="00653365">
        <w:rPr>
          <w:rtl/>
        </w:rPr>
        <w:lastRenderedPageBreak/>
        <w:t xml:space="preserve">- </w:t>
      </w:r>
      <w:r w:rsidRPr="00653365">
        <w:rPr>
          <w:rFonts w:hint="cs"/>
          <w:rtl/>
        </w:rPr>
        <w:t>קמ</w:t>
      </w:r>
      <w:r w:rsidRPr="00653365">
        <w:rPr>
          <w:rtl/>
        </w:rPr>
        <w:t>"</w:t>
      </w:r>
      <w:r w:rsidRPr="00653365">
        <w:rPr>
          <w:rFonts w:hint="cs"/>
          <w:rtl/>
        </w:rPr>
        <w:t>ל</w:t>
      </w:r>
      <w:r w:rsidRPr="00653365">
        <w:rPr>
          <w:rtl/>
        </w:rPr>
        <w:t>:</w:t>
      </w:r>
    </w:p>
    <w:p w14:paraId="1AE3B955" w14:textId="5968F4E7" w:rsidR="00653365" w:rsidRPr="00653365" w:rsidRDefault="00653365" w:rsidP="00653365">
      <w:pPr>
        <w:rPr>
          <w:rStyle w:val="afffff0"/>
          <w:rtl/>
        </w:rPr>
      </w:pPr>
      <w:r w:rsidRPr="00065E76">
        <w:rPr>
          <w:rFonts w:hint="cs"/>
          <w:rtl/>
        </w:rPr>
        <w:t>דמתנה</w:t>
      </w:r>
      <w:r w:rsidRPr="00065E76">
        <w:rPr>
          <w:rtl/>
        </w:rPr>
        <w:t xml:space="preserve"> </w:t>
      </w:r>
      <w:r>
        <w:rPr>
          <w:rFonts w:hint="cs"/>
          <w:rtl/>
        </w:rPr>
        <w:t xml:space="preserve">ע''מ </w:t>
      </w:r>
      <w:r w:rsidRPr="00065E76">
        <w:rPr>
          <w:rFonts w:hint="cs"/>
          <w:rtl/>
        </w:rPr>
        <w:t>להחזיר</w:t>
      </w:r>
      <w:r w:rsidRPr="00065E76">
        <w:rPr>
          <w:rtl/>
        </w:rPr>
        <w:t xml:space="preserve"> </w:t>
      </w:r>
      <w:r w:rsidRPr="00065E76">
        <w:rPr>
          <w:rFonts w:hint="cs"/>
          <w:rtl/>
        </w:rPr>
        <w:t>שמה</w:t>
      </w:r>
      <w:r w:rsidRPr="00065E76">
        <w:rPr>
          <w:rtl/>
        </w:rPr>
        <w:t xml:space="preserve"> </w:t>
      </w:r>
      <w:r w:rsidRPr="00065E76">
        <w:rPr>
          <w:rFonts w:hint="cs"/>
          <w:rtl/>
        </w:rPr>
        <w:t>מתנה</w:t>
      </w:r>
      <w:r w:rsidRPr="00065E76">
        <w:rPr>
          <w:rtl/>
        </w:rPr>
        <w:t>.</w:t>
      </w:r>
      <w:r>
        <w:rPr>
          <w:rFonts w:hint="cs"/>
          <w:rtl/>
        </w:rPr>
        <w:t xml:space="preserve"> </w:t>
      </w:r>
      <w:r w:rsidRPr="00653365">
        <w:rPr>
          <w:rStyle w:val="afffff0"/>
          <w:rtl/>
        </w:rPr>
        <w:t>דתלה המתנה בתנאי ונתקיים התנאי</w:t>
      </w:r>
      <w:r w:rsidRPr="00653365">
        <w:rPr>
          <w:rStyle w:val="afffff0"/>
          <w:rtl/>
        </w:rPr>
        <w:footnoteReference w:id="128"/>
      </w:r>
    </w:p>
    <w:p w14:paraId="6F33A1DE" w14:textId="235015BB" w:rsidR="00AC0AF5" w:rsidRPr="00C35A2C" w:rsidRDefault="00AC0AF5" w:rsidP="00653365">
      <w:pPr>
        <w:pStyle w:val="affff9"/>
        <w:rPr>
          <w:rtl/>
        </w:rPr>
      </w:pPr>
      <w:r>
        <w:rPr>
          <w:rFonts w:hint="cs"/>
          <w:rtl/>
        </w:rPr>
        <w:t>שהקנתה דקל</w:t>
      </w:r>
      <w:r w:rsidRPr="00C35A2C">
        <w:rPr>
          <w:rtl/>
        </w:rPr>
        <w:t xml:space="preserve"> </w:t>
      </w:r>
      <w:r w:rsidRPr="00653365">
        <w:rPr>
          <w:rStyle w:val="affffe"/>
          <w:b/>
          <w:bCs w:val="0"/>
          <w:rtl/>
        </w:rPr>
        <w:t>לרבב"א</w:t>
      </w:r>
      <w:r w:rsidRPr="00C35A2C">
        <w:rPr>
          <w:rtl/>
        </w:rPr>
        <w:t xml:space="preserve"> </w:t>
      </w:r>
      <w:r w:rsidR="00653365" w:rsidRPr="00653365">
        <w:rPr>
          <w:rStyle w:val="afffff0"/>
          <w:rFonts w:hint="cs"/>
          <w:b w:val="0"/>
          <w:bCs w:val="0"/>
          <w:rtl/>
        </w:rPr>
        <w:t>ל</w:t>
      </w:r>
      <w:r w:rsidRPr="00653365">
        <w:rPr>
          <w:rStyle w:val="afffff0"/>
          <w:b w:val="0"/>
          <w:bCs w:val="0"/>
          <w:rtl/>
        </w:rPr>
        <w:t xml:space="preserve">ימי חייו </w:t>
      </w:r>
      <w:r w:rsidRPr="00653365">
        <w:rPr>
          <w:rStyle w:val="afffff0"/>
          <w:rFonts w:hint="cs"/>
          <w:b w:val="0"/>
          <w:bCs w:val="0"/>
          <w:rtl/>
        </w:rPr>
        <w:t>ש</w:t>
      </w:r>
      <w:r w:rsidRPr="00653365">
        <w:rPr>
          <w:rStyle w:val="afffff0"/>
          <w:b w:val="0"/>
          <w:bCs w:val="0"/>
          <w:rtl/>
        </w:rPr>
        <w:t xml:space="preserve">לא </w:t>
      </w:r>
      <w:r w:rsidRPr="00653365">
        <w:rPr>
          <w:rStyle w:val="afffff0"/>
          <w:rFonts w:hint="cs"/>
          <w:b w:val="0"/>
          <w:bCs w:val="0"/>
          <w:rtl/>
        </w:rPr>
        <w:t>י</w:t>
      </w:r>
      <w:r w:rsidRPr="00653365">
        <w:rPr>
          <w:rStyle w:val="afffff0"/>
          <w:b w:val="0"/>
          <w:bCs w:val="0"/>
          <w:rtl/>
        </w:rPr>
        <w:t>קפיד עליה</w:t>
      </w:r>
      <w:r w:rsidRPr="00C35A2C">
        <w:rPr>
          <w:rtl/>
        </w:rPr>
        <w:t xml:space="preserve"> </w:t>
      </w:r>
      <w:r w:rsidR="00653365">
        <w:rPr>
          <w:rFonts w:hint="cs"/>
          <w:rtl/>
        </w:rPr>
        <w:t xml:space="preserve"> והקנה </w:t>
      </w:r>
      <w:r w:rsidRPr="00C35A2C">
        <w:rPr>
          <w:rtl/>
        </w:rPr>
        <w:t xml:space="preserve">לבנו </w:t>
      </w:r>
      <w:r w:rsidRPr="00653365">
        <w:rPr>
          <w:rStyle w:val="afffff0"/>
          <w:b w:val="0"/>
          <w:bCs w:val="0"/>
          <w:rtl/>
        </w:rPr>
        <w:t>הקטן</w:t>
      </w:r>
      <w:r w:rsidR="00653365">
        <w:rPr>
          <w:rFonts w:hint="cs"/>
          <w:rtl/>
        </w:rPr>
        <w:t xml:space="preserve"> </w:t>
      </w:r>
    </w:p>
    <w:p w14:paraId="13A24F91" w14:textId="77777777" w:rsidR="00653365" w:rsidRPr="00653365" w:rsidRDefault="00AC0AF5" w:rsidP="00653365">
      <w:pPr>
        <w:pStyle w:val="36"/>
        <w:framePr w:wrap="notBeside"/>
        <w:rPr>
          <w:rtl/>
        </w:rPr>
      </w:pPr>
      <w:r w:rsidRPr="00653365">
        <w:rPr>
          <w:rtl/>
        </w:rPr>
        <w:t>רהבדר"י</w:t>
      </w:r>
    </w:p>
    <w:p w14:paraId="2AD5C539" w14:textId="1E012885" w:rsidR="00AC0AF5" w:rsidRPr="00C35A2C" w:rsidRDefault="00653365" w:rsidP="00AC0AF5">
      <w:pPr>
        <w:rPr>
          <w:rFonts w:ascii="David" w:hAnsi="David"/>
          <w:sz w:val="32"/>
          <w:rtl/>
        </w:rPr>
      </w:pPr>
      <w:r>
        <w:rPr>
          <w:rFonts w:ascii="David" w:hAnsi="David" w:hint="cs"/>
          <w:sz w:val="32"/>
          <w:rtl/>
        </w:rPr>
        <w:t xml:space="preserve">אף </w:t>
      </w:r>
      <w:r w:rsidR="00AC0AF5" w:rsidRPr="00C35A2C">
        <w:rPr>
          <w:rFonts w:ascii="David" w:hAnsi="David"/>
          <w:sz w:val="32"/>
          <w:rtl/>
        </w:rPr>
        <w:t xml:space="preserve">לעצמו לא מהני </w:t>
      </w:r>
      <w:r w:rsidR="00AC0AF5" w:rsidRPr="00653365">
        <w:rPr>
          <w:rStyle w:val="affffe"/>
          <w:rtl/>
        </w:rPr>
        <w:t>וא</w:t>
      </w:r>
      <w:r w:rsidRPr="00653365">
        <w:rPr>
          <w:rStyle w:val="affffe"/>
          <w:rFonts w:hint="cs"/>
          <w:rtl/>
        </w:rPr>
        <w:t xml:space="preserve">ף </w:t>
      </w:r>
      <w:r w:rsidR="00AC0AF5" w:rsidRPr="00653365">
        <w:rPr>
          <w:rStyle w:val="affffe"/>
          <w:rtl/>
        </w:rPr>
        <w:t>לרשב"ג</w:t>
      </w:r>
      <w:r w:rsidR="00AC0AF5" w:rsidRPr="00C35A2C">
        <w:rPr>
          <w:rFonts w:ascii="David" w:hAnsi="David"/>
          <w:sz w:val="32"/>
          <w:rtl/>
        </w:rPr>
        <w:t xml:space="preserve"> ה"מ לאחר</w:t>
      </w:r>
      <w:r w:rsidRPr="00653365">
        <w:rPr>
          <w:rStyle w:val="afffff0"/>
          <w:rFonts w:hint="cs"/>
          <w:rtl/>
        </w:rPr>
        <w:t xml:space="preserve">, </w:t>
      </w:r>
      <w:r>
        <w:rPr>
          <w:rStyle w:val="afffff0"/>
          <w:rFonts w:hint="cs"/>
          <w:rtl/>
        </w:rPr>
        <w:t>וכאן</w:t>
      </w:r>
      <w:r w:rsidRPr="00653365">
        <w:rPr>
          <w:rStyle w:val="afffff0"/>
          <w:rFonts w:hint="cs"/>
          <w:rtl/>
        </w:rPr>
        <w:t xml:space="preserve"> שיירה הגוף לעצמה לא</w:t>
      </w:r>
      <w:r>
        <w:rPr>
          <w:rStyle w:val="aff1"/>
          <w:rFonts w:ascii="David" w:hAnsi="David"/>
          <w:sz w:val="32"/>
          <w:rtl/>
        </w:rPr>
        <w:footnoteReference w:id="129"/>
      </w:r>
    </w:p>
    <w:p w14:paraId="191BDD7D" w14:textId="65695EE6" w:rsidR="00AC0AF5" w:rsidRDefault="00AC0AF5" w:rsidP="00653365">
      <w:pPr>
        <w:pStyle w:val="affff9"/>
        <w:rPr>
          <w:rtl/>
        </w:rPr>
      </w:pPr>
      <w:r w:rsidRPr="00C35A2C">
        <w:rPr>
          <w:rtl/>
        </w:rPr>
        <w:t>שור זה נתון לך במתנה</w:t>
      </w:r>
    </w:p>
    <w:p w14:paraId="1189C30A" w14:textId="77777777" w:rsidR="00653365" w:rsidRPr="00653365" w:rsidRDefault="00AC0AF5" w:rsidP="00653365">
      <w:pPr>
        <w:pStyle w:val="36"/>
        <w:framePr w:wrap="notBeside"/>
        <w:rPr>
          <w:rtl/>
        </w:rPr>
      </w:pPr>
      <w:r w:rsidRPr="00653365">
        <w:rPr>
          <w:rtl/>
        </w:rPr>
        <w:t>ר"נ</w:t>
      </w:r>
    </w:p>
    <w:p w14:paraId="5D0CBFD4" w14:textId="7B184D1A" w:rsidR="00AC0AF5" w:rsidRPr="00C35A2C" w:rsidRDefault="00AC0AF5" w:rsidP="00AC0AF5">
      <w:pPr>
        <w:rPr>
          <w:rFonts w:ascii="David" w:hAnsi="David"/>
          <w:sz w:val="32"/>
          <w:rtl/>
        </w:rPr>
      </w:pPr>
      <w:r w:rsidRPr="00C35A2C">
        <w:rPr>
          <w:rFonts w:ascii="David" w:hAnsi="David"/>
          <w:sz w:val="32"/>
          <w:rtl/>
        </w:rPr>
        <w:t>הר"ז מוקדש ומוחזר דאיגלאי מילתא מלמפרע</w:t>
      </w:r>
      <w:r w:rsidR="00653365">
        <w:rPr>
          <w:rFonts w:ascii="David" w:hAnsi="David" w:hint="cs"/>
          <w:sz w:val="32"/>
          <w:rtl/>
        </w:rPr>
        <w:t>.</w:t>
      </w:r>
    </w:p>
    <w:p w14:paraId="7B89A133" w14:textId="1618A35D" w:rsidR="00653365" w:rsidRDefault="00653365" w:rsidP="00AC0AF5">
      <w:pPr>
        <w:rPr>
          <w:rFonts w:ascii="David" w:hAnsi="David"/>
          <w:sz w:val="32"/>
          <w:rtl/>
        </w:rPr>
      </w:pPr>
      <w:r w:rsidRPr="00653365">
        <w:rPr>
          <w:rStyle w:val="affffe"/>
          <w:rFonts w:hint="cs"/>
          <w:rtl/>
        </w:rPr>
        <w:t>הקשה רב אשי:</w:t>
      </w:r>
      <w:r>
        <w:rPr>
          <w:rFonts w:ascii="David" w:hAnsi="David"/>
          <w:sz w:val="32"/>
        </w:rPr>
        <w:t xml:space="preserve"> </w:t>
      </w:r>
      <w:r>
        <w:rPr>
          <w:rFonts w:ascii="David" w:hAnsi="David" w:hint="cs"/>
          <w:sz w:val="32"/>
          <w:rtl/>
        </w:rPr>
        <w:t xml:space="preserve">מה החזירו, </w:t>
      </w:r>
      <w:r>
        <w:rPr>
          <w:rFonts w:ascii="David" w:hAnsi="David"/>
          <w:sz w:val="32"/>
          <w:rtl/>
        </w:rPr>
        <w:tab/>
      </w:r>
      <w:r>
        <w:rPr>
          <w:rFonts w:ascii="David" w:hAnsi="David"/>
          <w:sz w:val="32"/>
          <w:rtl/>
        </w:rPr>
        <w:tab/>
      </w:r>
      <w:r w:rsidRPr="00653365">
        <w:rPr>
          <w:rStyle w:val="affffe"/>
          <w:rFonts w:hint="cs"/>
          <w:rtl/>
        </w:rPr>
        <w:t>דחהו ר'נ:</w:t>
      </w:r>
      <w:r>
        <w:rPr>
          <w:rFonts w:ascii="David" w:hAnsi="David" w:hint="cs"/>
          <w:sz w:val="32"/>
          <w:rtl/>
        </w:rPr>
        <w:t xml:space="preserve"> ומה החסירו?!. </w:t>
      </w:r>
    </w:p>
    <w:p w14:paraId="2E562403" w14:textId="65DCB98B" w:rsidR="00653365" w:rsidRPr="00653365" w:rsidRDefault="00653365" w:rsidP="00653365">
      <w:pPr>
        <w:pStyle w:val="36"/>
        <w:framePr w:wrap="notBeside"/>
        <w:rPr>
          <w:rtl/>
        </w:rPr>
      </w:pPr>
      <w:r>
        <w:rPr>
          <w:rFonts w:hint="cs"/>
          <w:rtl/>
        </w:rPr>
        <w:t>רב אשי:</w:t>
      </w:r>
      <w:r>
        <w:t xml:space="preserve"> </w:t>
      </w:r>
      <w:r w:rsidRPr="00653365">
        <w:rPr>
          <w:rFonts w:hint="cs"/>
          <w:rtl/>
        </w:rPr>
        <w:t>אלא</w:t>
      </w:r>
      <w:r>
        <w:rPr>
          <w:rFonts w:hint="cs"/>
          <w:rtl/>
        </w:rPr>
        <w:t>:</w:t>
      </w:r>
    </w:p>
    <w:p w14:paraId="4D28036D" w14:textId="0206DDBC" w:rsidR="00AC0AF5" w:rsidRDefault="00AC0AF5" w:rsidP="00AC0AF5">
      <w:pPr>
        <w:rPr>
          <w:rFonts w:ascii="David" w:hAnsi="David"/>
          <w:sz w:val="32"/>
          <w:rtl/>
        </w:rPr>
      </w:pPr>
      <w:r w:rsidRPr="00C35A2C">
        <w:rPr>
          <w:rFonts w:ascii="David" w:hAnsi="David"/>
          <w:sz w:val="32"/>
          <w:rtl/>
        </w:rPr>
        <w:t xml:space="preserve">ע"מ שתחזירו </w:t>
      </w:r>
      <w:r w:rsidRPr="0081371E">
        <w:rPr>
          <w:rStyle w:val="afff8"/>
          <w:rtl/>
        </w:rPr>
        <w:t>לי</w:t>
      </w:r>
      <w:r w:rsidRPr="00C35A2C">
        <w:rPr>
          <w:rFonts w:ascii="David" w:hAnsi="David"/>
          <w:sz w:val="32"/>
          <w:rtl/>
        </w:rPr>
        <w:t xml:space="preserve"> והקדישו צריך להחזיר דמידי דחזי ליה קא"ל</w:t>
      </w:r>
    </w:p>
    <w:p w14:paraId="13185D85" w14:textId="6D30C418" w:rsidR="00AC0AF5" w:rsidRDefault="00AC0AF5" w:rsidP="00AC0AF5">
      <w:pPr>
        <w:rPr>
          <w:rFonts w:ascii="David" w:hAnsi="David"/>
          <w:sz w:val="32"/>
          <w:rtl/>
        </w:rPr>
      </w:pPr>
      <w:r w:rsidRPr="00653365">
        <w:rPr>
          <w:rFonts w:ascii="David" w:hAnsi="David"/>
          <w:b/>
          <w:bCs/>
          <w:sz w:val="32"/>
          <w:rtl/>
        </w:rPr>
        <w:t>ע"מ שתחזירהו</w:t>
      </w:r>
      <w:r w:rsidRPr="00C35A2C">
        <w:rPr>
          <w:rFonts w:ascii="David" w:hAnsi="David"/>
          <w:sz w:val="32"/>
          <w:rtl/>
        </w:rPr>
        <w:t xml:space="preserve"> והקדישו </w:t>
      </w:r>
      <w:r w:rsidR="00653365">
        <w:rPr>
          <w:rFonts w:ascii="David" w:hAnsi="David" w:hint="cs"/>
          <w:sz w:val="32"/>
          <w:rtl/>
        </w:rPr>
        <w:t xml:space="preserve">- </w:t>
      </w:r>
      <w:r w:rsidRPr="00C35A2C">
        <w:rPr>
          <w:rFonts w:ascii="David" w:hAnsi="David"/>
          <w:sz w:val="32"/>
          <w:rtl/>
        </w:rPr>
        <w:t xml:space="preserve">יכול להחזיר מוקדש </w:t>
      </w:r>
      <w:r w:rsidR="00653365">
        <w:rPr>
          <w:rFonts w:ascii="David" w:hAnsi="David" w:hint="cs"/>
          <w:sz w:val="32"/>
          <w:rtl/>
        </w:rPr>
        <w:t>שהרי החזירו</w:t>
      </w:r>
    </w:p>
    <w:p w14:paraId="3A04C4B0" w14:textId="7412D2E3" w:rsidR="00AC0AF5" w:rsidRPr="00653365" w:rsidRDefault="00AC0AF5" w:rsidP="00653365">
      <w:pPr>
        <w:rPr>
          <w:rFonts w:ascii="David" w:hAnsi="David"/>
          <w:sz w:val="32"/>
          <w:rtl/>
        </w:rPr>
      </w:pPr>
      <w:r w:rsidRPr="00653365">
        <w:rPr>
          <w:rFonts w:ascii="David" w:hAnsi="David"/>
          <w:b/>
          <w:bCs/>
          <w:sz w:val="32"/>
          <w:rtl/>
        </w:rPr>
        <w:t>מת בתוך הזמן</w:t>
      </w:r>
      <w:r w:rsidRPr="00C35A2C">
        <w:rPr>
          <w:rFonts w:ascii="David" w:hAnsi="David"/>
          <w:sz w:val="32"/>
          <w:rtl/>
        </w:rPr>
        <w:t xml:space="preserve"> פטור </w:t>
      </w:r>
      <w:r w:rsidR="00653365">
        <w:rPr>
          <w:rFonts w:ascii="David" w:hAnsi="David" w:hint="cs"/>
          <w:sz w:val="32"/>
          <w:rtl/>
        </w:rPr>
        <w:t xml:space="preserve">דאינו </w:t>
      </w:r>
      <w:r w:rsidRPr="00C35A2C">
        <w:rPr>
          <w:rFonts w:ascii="David" w:hAnsi="David"/>
          <w:sz w:val="32"/>
          <w:rtl/>
        </w:rPr>
        <w:t>שואל או שומר אלא מתנה היא</w:t>
      </w:r>
      <w:r w:rsidR="00653365">
        <w:rPr>
          <w:rStyle w:val="aff1"/>
          <w:rFonts w:ascii="David" w:hAnsi="David"/>
          <w:sz w:val="32"/>
          <w:rtl/>
        </w:rPr>
        <w:footnoteReference w:id="130"/>
      </w:r>
      <w:r w:rsidRPr="00C35A2C">
        <w:rPr>
          <w:rFonts w:ascii="David" w:hAnsi="David"/>
          <w:sz w:val="32"/>
          <w:rtl/>
        </w:rPr>
        <w:t xml:space="preserve"> </w:t>
      </w:r>
    </w:p>
    <w:p w14:paraId="2026BD56" w14:textId="77777777" w:rsidR="00653365" w:rsidRDefault="00AC0AF5" w:rsidP="00653365">
      <w:pPr>
        <w:pStyle w:val="affff9"/>
        <w:rPr>
          <w:rtl/>
        </w:rPr>
      </w:pPr>
      <w:r w:rsidRPr="00C35A2C">
        <w:rPr>
          <w:rFonts w:hint="cs"/>
          <w:rtl/>
        </w:rPr>
        <w:t>הכותב</w:t>
      </w:r>
      <w:r w:rsidRPr="00C35A2C">
        <w:rPr>
          <w:rtl/>
        </w:rPr>
        <w:t xml:space="preserve"> </w:t>
      </w:r>
      <w:r w:rsidRPr="00C35A2C">
        <w:rPr>
          <w:rFonts w:hint="cs"/>
          <w:rtl/>
        </w:rPr>
        <w:t>נכסיו</w:t>
      </w:r>
      <w:r w:rsidRPr="00C35A2C">
        <w:rPr>
          <w:rtl/>
        </w:rPr>
        <w:t xml:space="preserve"> </w:t>
      </w:r>
      <w:r w:rsidRPr="00C35A2C">
        <w:rPr>
          <w:rFonts w:hint="cs"/>
          <w:rtl/>
        </w:rPr>
        <w:t>לאחר</w:t>
      </w:r>
      <w:r w:rsidRPr="00C35A2C">
        <w:rPr>
          <w:rtl/>
        </w:rPr>
        <w:t xml:space="preserve">, </w:t>
      </w:r>
      <w:r w:rsidRPr="00C35A2C">
        <w:rPr>
          <w:rFonts w:hint="cs"/>
          <w:rtl/>
        </w:rPr>
        <w:t>ואמר</w:t>
      </w:r>
      <w:r w:rsidRPr="00C35A2C">
        <w:rPr>
          <w:rtl/>
        </w:rPr>
        <w:t xml:space="preserve"> </w:t>
      </w:r>
      <w:r w:rsidRPr="00C35A2C">
        <w:rPr>
          <w:rFonts w:hint="cs"/>
          <w:rtl/>
        </w:rPr>
        <w:t>הלה</w:t>
      </w:r>
      <w:r w:rsidRPr="00C35A2C">
        <w:rPr>
          <w:rtl/>
        </w:rPr>
        <w:t xml:space="preserve"> </w:t>
      </w:r>
      <w:r w:rsidRPr="00C35A2C">
        <w:rPr>
          <w:rFonts w:hint="cs"/>
          <w:rtl/>
        </w:rPr>
        <w:t>אי</w:t>
      </w:r>
      <w:r w:rsidRPr="00C35A2C">
        <w:rPr>
          <w:rtl/>
        </w:rPr>
        <w:t xml:space="preserve"> </w:t>
      </w:r>
      <w:r w:rsidRPr="00C35A2C">
        <w:rPr>
          <w:rFonts w:hint="cs"/>
          <w:rtl/>
        </w:rPr>
        <w:t>אפשי</w:t>
      </w:r>
      <w:r w:rsidRPr="00C35A2C">
        <w:rPr>
          <w:rtl/>
        </w:rPr>
        <w:t xml:space="preserve"> </w:t>
      </w:r>
      <w:r w:rsidRPr="00C35A2C">
        <w:rPr>
          <w:rFonts w:hint="cs"/>
          <w:rtl/>
        </w:rPr>
        <w:t>בהן</w:t>
      </w:r>
      <w:r w:rsidRPr="00C35A2C">
        <w:rPr>
          <w:rtl/>
        </w:rPr>
        <w:t xml:space="preserve"> </w:t>
      </w:r>
    </w:p>
    <w:p w14:paraId="17C2AEF2" w14:textId="2C738B9A" w:rsidR="00AC0AF5" w:rsidRDefault="00653365" w:rsidP="00653365">
      <w:pPr>
        <w:rPr>
          <w:rFonts w:ascii="David" w:hAnsi="David"/>
          <w:sz w:val="32"/>
          <w:rtl/>
        </w:rPr>
      </w:pPr>
      <w:r w:rsidRPr="00653365">
        <w:rPr>
          <w:rStyle w:val="affffe"/>
          <w:rFonts w:hint="cs"/>
          <w:rtl/>
        </w:rPr>
        <w:t>ריא</w:t>
      </w:r>
      <w:r w:rsidRPr="00653365">
        <w:rPr>
          <w:rStyle w:val="affffe"/>
          <w:rtl/>
        </w:rPr>
        <w:t>"</w:t>
      </w:r>
      <w:r w:rsidRPr="00653365">
        <w:rPr>
          <w:rStyle w:val="affffe"/>
          <w:rFonts w:hint="cs"/>
          <w:rtl/>
        </w:rPr>
        <w:t>ש</w:t>
      </w:r>
      <w:r w:rsidRPr="00653365">
        <w:rPr>
          <w:rStyle w:val="affffe"/>
          <w:rtl/>
        </w:rPr>
        <w:t>:</w:t>
      </w:r>
      <w:r>
        <w:rPr>
          <w:rFonts w:ascii="David" w:hAnsi="David" w:hint="cs"/>
          <w:sz w:val="32"/>
          <w:rtl/>
        </w:rPr>
        <w:t xml:space="preserve"> </w:t>
      </w:r>
      <w:r w:rsidR="00AC0AF5" w:rsidRPr="00C35A2C">
        <w:rPr>
          <w:rFonts w:ascii="David" w:hAnsi="David"/>
          <w:sz w:val="32"/>
          <w:rtl/>
        </w:rPr>
        <w:t xml:space="preserve">- </w:t>
      </w:r>
      <w:r w:rsidR="00AC0AF5" w:rsidRPr="00C35A2C">
        <w:rPr>
          <w:rFonts w:ascii="David" w:hAnsi="David" w:hint="cs"/>
          <w:sz w:val="32"/>
          <w:rtl/>
        </w:rPr>
        <w:t>קנה</w:t>
      </w:r>
      <w:r w:rsidR="00AC0AF5" w:rsidRPr="00C35A2C">
        <w:rPr>
          <w:rFonts w:ascii="David" w:hAnsi="David"/>
          <w:sz w:val="32"/>
          <w:rtl/>
        </w:rPr>
        <w:t xml:space="preserve">, </w:t>
      </w:r>
      <w:r w:rsidR="00AC0AF5" w:rsidRPr="00C35A2C">
        <w:rPr>
          <w:rFonts w:ascii="David" w:hAnsi="David" w:hint="cs"/>
          <w:sz w:val="32"/>
          <w:rtl/>
        </w:rPr>
        <w:t>ואפילו</w:t>
      </w:r>
      <w:r w:rsidR="00AC0AF5" w:rsidRPr="00C35A2C">
        <w:rPr>
          <w:rFonts w:ascii="David" w:hAnsi="David"/>
          <w:sz w:val="32"/>
          <w:rtl/>
        </w:rPr>
        <w:t xml:space="preserve"> </w:t>
      </w:r>
      <w:r w:rsidR="00AC0AF5" w:rsidRPr="00C35A2C">
        <w:rPr>
          <w:rFonts w:ascii="David" w:hAnsi="David" w:hint="cs"/>
          <w:sz w:val="32"/>
          <w:rtl/>
        </w:rPr>
        <w:t>עומד</w:t>
      </w:r>
      <w:r w:rsidR="00AC0AF5" w:rsidRPr="00C35A2C">
        <w:rPr>
          <w:rFonts w:ascii="David" w:hAnsi="David"/>
          <w:sz w:val="32"/>
          <w:rtl/>
        </w:rPr>
        <w:t xml:space="preserve"> </w:t>
      </w:r>
      <w:r w:rsidR="00AC0AF5" w:rsidRPr="00C35A2C">
        <w:rPr>
          <w:rFonts w:ascii="David" w:hAnsi="David" w:hint="cs"/>
          <w:sz w:val="32"/>
          <w:rtl/>
        </w:rPr>
        <w:t>וצווח</w:t>
      </w:r>
      <w:r w:rsidR="00AC0AF5" w:rsidRPr="00C35A2C">
        <w:rPr>
          <w:rFonts w:ascii="David" w:hAnsi="David"/>
          <w:sz w:val="32"/>
          <w:rtl/>
        </w:rPr>
        <w:t xml:space="preserve">; </w:t>
      </w:r>
      <w:r w:rsidR="00AC0AF5" w:rsidRPr="00653365">
        <w:rPr>
          <w:rStyle w:val="affffe"/>
          <w:rFonts w:hint="cs"/>
          <w:rtl/>
        </w:rPr>
        <w:t>ורבי</w:t>
      </w:r>
      <w:r w:rsidR="00AC0AF5" w:rsidRPr="00653365">
        <w:rPr>
          <w:rStyle w:val="affffe"/>
          <w:rtl/>
        </w:rPr>
        <w:t xml:space="preserve"> </w:t>
      </w:r>
      <w:r w:rsidR="00AC0AF5" w:rsidRPr="00653365">
        <w:rPr>
          <w:rStyle w:val="affffe"/>
          <w:rFonts w:hint="cs"/>
          <w:rtl/>
        </w:rPr>
        <w:t>יוחנן</w:t>
      </w:r>
      <w:r w:rsidR="00AC0AF5" w:rsidRPr="00653365">
        <w:rPr>
          <w:rStyle w:val="affffe"/>
          <w:rtl/>
        </w:rPr>
        <w:t>:</w:t>
      </w:r>
      <w:r w:rsidR="00AC0AF5" w:rsidRPr="00C35A2C">
        <w:rPr>
          <w:rFonts w:ascii="David" w:hAnsi="David"/>
          <w:sz w:val="32"/>
          <w:rtl/>
        </w:rPr>
        <w:t xml:space="preserve"> </w:t>
      </w:r>
      <w:r w:rsidR="00AC0AF5" w:rsidRPr="00C35A2C">
        <w:rPr>
          <w:rFonts w:ascii="David" w:hAnsi="David" w:hint="cs"/>
          <w:sz w:val="32"/>
          <w:rtl/>
        </w:rPr>
        <w:t>לא</w:t>
      </w:r>
      <w:r w:rsidR="00AC0AF5" w:rsidRPr="00C35A2C">
        <w:rPr>
          <w:rFonts w:ascii="David" w:hAnsi="David"/>
          <w:sz w:val="32"/>
          <w:rtl/>
        </w:rPr>
        <w:t xml:space="preserve"> </w:t>
      </w:r>
      <w:r w:rsidR="00AC0AF5" w:rsidRPr="00C35A2C">
        <w:rPr>
          <w:rFonts w:ascii="David" w:hAnsi="David" w:hint="cs"/>
          <w:sz w:val="32"/>
          <w:rtl/>
        </w:rPr>
        <w:t>קנה</w:t>
      </w:r>
      <w:r w:rsidR="00AC0AF5" w:rsidRPr="00C35A2C">
        <w:rPr>
          <w:rFonts w:ascii="David" w:hAnsi="David"/>
          <w:sz w:val="32"/>
          <w:rtl/>
        </w:rPr>
        <w:t>.</w:t>
      </w:r>
    </w:p>
    <w:p w14:paraId="22BE2A52" w14:textId="77777777" w:rsidR="00AC0AF5" w:rsidRPr="00C35A2C" w:rsidRDefault="00AC0AF5" w:rsidP="00982F98">
      <w:pPr>
        <w:pStyle w:val="affe"/>
        <w:framePr w:wrap="around"/>
        <w:rPr>
          <w:rtl/>
        </w:rPr>
      </w:pPr>
      <w:r w:rsidRPr="00C35A2C">
        <w:rPr>
          <w:rFonts w:hint="cs"/>
          <w:rtl/>
        </w:rPr>
        <w:t>קלח.</w:t>
      </w:r>
    </w:p>
    <w:p w14:paraId="680C8888" w14:textId="3320DBBA" w:rsidR="004E53EC" w:rsidRPr="004E53EC" w:rsidRDefault="00AC0AF5" w:rsidP="004E53EC">
      <w:pPr>
        <w:pStyle w:val="36"/>
        <w:framePr w:wrap="notBeside"/>
        <w:rPr>
          <w:rtl/>
        </w:rPr>
      </w:pPr>
      <w:r w:rsidRPr="004E53EC">
        <w:rPr>
          <w:rFonts w:hint="cs"/>
          <w:rtl/>
        </w:rPr>
        <w:t>ראב</w:t>
      </w:r>
      <w:r w:rsidRPr="004E53EC">
        <w:rPr>
          <w:rtl/>
        </w:rPr>
        <w:t>"</w:t>
      </w:r>
      <w:r w:rsidRPr="004E53EC">
        <w:rPr>
          <w:rFonts w:hint="cs"/>
          <w:rtl/>
        </w:rPr>
        <w:t>מ</w:t>
      </w:r>
    </w:p>
    <w:p w14:paraId="1CB6BCE3" w14:textId="157C6FB8" w:rsidR="00AC0AF5" w:rsidRDefault="00AC0AF5" w:rsidP="00653365">
      <w:pPr>
        <w:rPr>
          <w:rFonts w:ascii="David" w:hAnsi="David"/>
          <w:sz w:val="32"/>
        </w:rPr>
      </w:pPr>
      <w:r w:rsidRPr="00653365">
        <w:rPr>
          <w:rStyle w:val="affffe"/>
          <w:rFonts w:hint="cs"/>
          <w:rtl/>
        </w:rPr>
        <w:t>ולא</w:t>
      </w:r>
      <w:r w:rsidRPr="00653365">
        <w:rPr>
          <w:rStyle w:val="affffe"/>
          <w:rtl/>
        </w:rPr>
        <w:t xml:space="preserve"> </w:t>
      </w:r>
      <w:r w:rsidR="00AD221F" w:rsidRPr="00653365">
        <w:rPr>
          <w:rStyle w:val="affffe"/>
          <w:rFonts w:hint="cs"/>
          <w:rtl/>
        </w:rPr>
        <w:t>חלקו</w:t>
      </w:r>
      <w:r w:rsidRPr="00653365">
        <w:rPr>
          <w:rStyle w:val="affffe"/>
          <w:rtl/>
        </w:rPr>
        <w:t>:</w:t>
      </w:r>
      <w:r w:rsidRPr="00C35A2C">
        <w:rPr>
          <w:rFonts w:ascii="David" w:hAnsi="David"/>
          <w:sz w:val="32"/>
          <w:rtl/>
        </w:rPr>
        <w:t xml:space="preserve"> </w:t>
      </w:r>
      <w:r w:rsidRPr="00C35A2C">
        <w:rPr>
          <w:rFonts w:ascii="David" w:hAnsi="David" w:hint="cs"/>
          <w:sz w:val="32"/>
          <w:rtl/>
        </w:rPr>
        <w:t>כאן</w:t>
      </w:r>
      <w:r w:rsidRPr="00C35A2C">
        <w:rPr>
          <w:rFonts w:ascii="David" w:hAnsi="David"/>
          <w:sz w:val="32"/>
          <w:rtl/>
        </w:rPr>
        <w:t xml:space="preserve"> </w:t>
      </w:r>
      <w:r w:rsidRPr="00C35A2C">
        <w:rPr>
          <w:rFonts w:ascii="David" w:hAnsi="David" w:hint="cs"/>
          <w:sz w:val="32"/>
          <w:rtl/>
        </w:rPr>
        <w:t>בצווח</w:t>
      </w:r>
      <w:r w:rsidRPr="00C35A2C">
        <w:rPr>
          <w:rFonts w:ascii="David" w:hAnsi="David"/>
          <w:sz w:val="32"/>
          <w:rtl/>
        </w:rPr>
        <w:t xml:space="preserve"> </w:t>
      </w:r>
      <w:r w:rsidRPr="00C35A2C">
        <w:rPr>
          <w:rFonts w:ascii="David" w:hAnsi="David" w:hint="cs"/>
          <w:sz w:val="32"/>
          <w:rtl/>
        </w:rPr>
        <w:t>מעיקרא</w:t>
      </w:r>
      <w:r w:rsidRPr="00C35A2C">
        <w:rPr>
          <w:rFonts w:ascii="David" w:hAnsi="David"/>
          <w:sz w:val="32"/>
          <w:rtl/>
        </w:rPr>
        <w:t xml:space="preserve">, </w:t>
      </w:r>
      <w:r w:rsidRPr="00C35A2C">
        <w:rPr>
          <w:rFonts w:ascii="David" w:hAnsi="David" w:hint="cs"/>
          <w:sz w:val="32"/>
          <w:rtl/>
        </w:rPr>
        <w:t>כאן</w:t>
      </w:r>
      <w:r w:rsidRPr="00C35A2C">
        <w:rPr>
          <w:rFonts w:ascii="David" w:hAnsi="David"/>
          <w:sz w:val="32"/>
          <w:rtl/>
        </w:rPr>
        <w:t xml:space="preserve"> </w:t>
      </w:r>
      <w:r w:rsidRPr="00C35A2C">
        <w:rPr>
          <w:rFonts w:ascii="David" w:hAnsi="David" w:hint="cs"/>
          <w:sz w:val="32"/>
          <w:rtl/>
        </w:rPr>
        <w:t>בשותק</w:t>
      </w:r>
      <w:r w:rsidRPr="00C35A2C">
        <w:rPr>
          <w:rFonts w:ascii="David" w:hAnsi="David"/>
          <w:sz w:val="32"/>
          <w:rtl/>
        </w:rPr>
        <w:t xml:space="preserve"> </w:t>
      </w:r>
      <w:r w:rsidRPr="00C35A2C">
        <w:rPr>
          <w:rFonts w:ascii="David" w:hAnsi="David" w:hint="cs"/>
          <w:sz w:val="32"/>
          <w:rtl/>
        </w:rPr>
        <w:t>מעיקרא</w:t>
      </w:r>
      <w:r w:rsidRPr="00C35A2C">
        <w:rPr>
          <w:rFonts w:ascii="David" w:hAnsi="David"/>
          <w:sz w:val="32"/>
          <w:rtl/>
        </w:rPr>
        <w:t xml:space="preserve"> </w:t>
      </w:r>
      <w:r w:rsidRPr="00C35A2C">
        <w:rPr>
          <w:rFonts w:ascii="David" w:hAnsi="David" w:hint="cs"/>
          <w:sz w:val="32"/>
          <w:rtl/>
        </w:rPr>
        <w:t>ולבסוף</w:t>
      </w:r>
      <w:r w:rsidRPr="00C35A2C">
        <w:rPr>
          <w:rFonts w:ascii="David" w:hAnsi="David"/>
          <w:sz w:val="32"/>
          <w:rtl/>
        </w:rPr>
        <w:t xml:space="preserve"> </w:t>
      </w:r>
      <w:r w:rsidRPr="00C35A2C">
        <w:rPr>
          <w:rFonts w:ascii="David" w:hAnsi="David" w:hint="cs"/>
          <w:sz w:val="32"/>
          <w:rtl/>
        </w:rPr>
        <w:t>צווח</w:t>
      </w:r>
      <w:r w:rsidRPr="00C35A2C">
        <w:rPr>
          <w:rFonts w:ascii="David" w:hAnsi="David"/>
          <w:sz w:val="32"/>
          <w:rtl/>
        </w:rPr>
        <w:t>.</w:t>
      </w:r>
    </w:p>
    <w:p w14:paraId="4622ECF9" w14:textId="4C2454BF" w:rsidR="004E53EC" w:rsidRDefault="00AC0AF5" w:rsidP="004E53EC">
      <w:pPr>
        <w:pStyle w:val="affff9"/>
        <w:rPr>
          <w:rtl/>
        </w:rPr>
      </w:pPr>
      <w:bookmarkStart w:id="56" w:name="_Hlk182126628"/>
      <w:r w:rsidRPr="00C35A2C">
        <w:rPr>
          <w:rFonts w:hint="cs"/>
          <w:rtl/>
        </w:rPr>
        <w:t>זיכה</w:t>
      </w:r>
      <w:r w:rsidRPr="00C35A2C">
        <w:rPr>
          <w:rtl/>
        </w:rPr>
        <w:t xml:space="preserve"> </w:t>
      </w:r>
      <w:r w:rsidRPr="00C35A2C">
        <w:rPr>
          <w:rFonts w:hint="cs"/>
          <w:rtl/>
        </w:rPr>
        <w:t>לו</w:t>
      </w:r>
      <w:r w:rsidRPr="00C35A2C">
        <w:rPr>
          <w:rtl/>
        </w:rPr>
        <w:t xml:space="preserve"> </w:t>
      </w:r>
      <w:r w:rsidRPr="00C35A2C">
        <w:rPr>
          <w:rFonts w:hint="cs"/>
          <w:rtl/>
        </w:rPr>
        <w:t>על</w:t>
      </w:r>
      <w:r w:rsidRPr="00C35A2C">
        <w:rPr>
          <w:rtl/>
        </w:rPr>
        <w:t xml:space="preserve"> </w:t>
      </w:r>
      <w:r w:rsidRPr="00C35A2C">
        <w:rPr>
          <w:rFonts w:hint="cs"/>
          <w:rtl/>
        </w:rPr>
        <w:t>ידי</w:t>
      </w:r>
      <w:r w:rsidRPr="00C35A2C">
        <w:rPr>
          <w:rtl/>
        </w:rPr>
        <w:t xml:space="preserve"> </w:t>
      </w:r>
      <w:r w:rsidRPr="00C35A2C">
        <w:rPr>
          <w:rFonts w:hint="cs"/>
          <w:rtl/>
        </w:rPr>
        <w:t>אחר</w:t>
      </w:r>
      <w:r w:rsidRPr="00C35A2C">
        <w:rPr>
          <w:rtl/>
        </w:rPr>
        <w:t xml:space="preserve">, </w:t>
      </w:r>
      <w:r w:rsidRPr="00C35A2C">
        <w:rPr>
          <w:rFonts w:hint="cs"/>
          <w:rtl/>
        </w:rPr>
        <w:t>ושתק</w:t>
      </w:r>
      <w:r w:rsidRPr="00C35A2C">
        <w:rPr>
          <w:rtl/>
        </w:rPr>
        <w:t xml:space="preserve"> </w:t>
      </w:r>
      <w:r w:rsidRPr="00C35A2C">
        <w:rPr>
          <w:rFonts w:hint="cs"/>
          <w:rtl/>
        </w:rPr>
        <w:t>ולבסוף</w:t>
      </w:r>
      <w:r w:rsidRPr="00C35A2C">
        <w:rPr>
          <w:rtl/>
        </w:rPr>
        <w:t xml:space="preserve"> </w:t>
      </w:r>
      <w:r w:rsidRPr="00C35A2C">
        <w:rPr>
          <w:rFonts w:hint="cs"/>
          <w:rtl/>
        </w:rPr>
        <w:t>צווח</w:t>
      </w:r>
      <w:r w:rsidRPr="00C35A2C">
        <w:rPr>
          <w:rtl/>
        </w:rPr>
        <w:t xml:space="preserve"> </w:t>
      </w:r>
    </w:p>
    <w:p w14:paraId="34B1CA38" w14:textId="2DC78966" w:rsidR="00BA42D4" w:rsidRPr="00BA42D4" w:rsidRDefault="00653365" w:rsidP="00BA42D4">
      <w:pPr>
        <w:pStyle w:val="36"/>
        <w:framePr w:wrap="notBeside"/>
        <w:rPr>
          <w:rtl/>
        </w:rPr>
      </w:pPr>
      <w:r>
        <w:rPr>
          <w:rFonts w:hint="cs"/>
          <w:rtl/>
        </w:rPr>
        <w:t>רנב''י:</w:t>
      </w:r>
      <w:r>
        <w:t xml:space="preserve"> </w:t>
      </w:r>
    </w:p>
    <w:p w14:paraId="32E22247" w14:textId="77777777" w:rsidR="00653365" w:rsidRDefault="00653365" w:rsidP="00AC0AF5">
      <w:pPr>
        <w:rPr>
          <w:rFonts w:ascii="David" w:hAnsi="David"/>
          <w:sz w:val="32"/>
          <w:rtl/>
        </w:rPr>
      </w:pPr>
      <w:r>
        <w:rPr>
          <w:rStyle w:val="affffe"/>
          <w:rFonts w:hint="cs"/>
          <w:rtl/>
        </w:rPr>
        <w:t xml:space="preserve">זו מחלוקת </w:t>
      </w:r>
      <w:r w:rsidR="00AC0AF5" w:rsidRPr="00BA42D4">
        <w:rPr>
          <w:rStyle w:val="affffe"/>
          <w:rFonts w:hint="cs"/>
          <w:rtl/>
        </w:rPr>
        <w:t>רשב</w:t>
      </w:r>
      <w:r w:rsidR="00AC0AF5" w:rsidRPr="00BA42D4">
        <w:rPr>
          <w:rStyle w:val="affffe"/>
          <w:rtl/>
        </w:rPr>
        <w:t>"</w:t>
      </w:r>
      <w:r w:rsidR="00AC0AF5" w:rsidRPr="00BA42D4">
        <w:rPr>
          <w:rStyle w:val="affffe"/>
          <w:rFonts w:hint="cs"/>
          <w:rtl/>
        </w:rPr>
        <w:t>ג ורבנן</w:t>
      </w:r>
      <w:r w:rsidR="00AC0AF5" w:rsidRPr="00C35A2C">
        <w:rPr>
          <w:rFonts w:ascii="David" w:hAnsi="David"/>
          <w:sz w:val="32"/>
          <w:rtl/>
        </w:rPr>
        <w:t xml:space="preserve"> </w:t>
      </w:r>
    </w:p>
    <w:p w14:paraId="0B78E13E" w14:textId="77777777" w:rsidR="00653365" w:rsidRPr="00653365" w:rsidRDefault="00AC0AF5" w:rsidP="00653365">
      <w:pPr>
        <w:pStyle w:val="36"/>
        <w:framePr w:wrap="notBeside"/>
        <w:rPr>
          <w:rtl/>
        </w:rPr>
      </w:pPr>
      <w:r w:rsidRPr="00653365">
        <w:rPr>
          <w:rFonts w:hint="cs"/>
          <w:rtl/>
        </w:rPr>
        <w:t>דתניא</w:t>
      </w:r>
      <w:r w:rsidRPr="00653365">
        <w:rPr>
          <w:rtl/>
        </w:rPr>
        <w:t>:</w:t>
      </w:r>
    </w:p>
    <w:p w14:paraId="2CFE0EE0" w14:textId="7105D857" w:rsidR="00AC0AF5" w:rsidRDefault="00AC0AF5" w:rsidP="00AC0AF5">
      <w:pPr>
        <w:rPr>
          <w:rFonts w:ascii="David" w:hAnsi="David"/>
          <w:sz w:val="32"/>
          <w:rtl/>
        </w:rPr>
      </w:pPr>
      <w:r w:rsidRPr="00C35A2C">
        <w:rPr>
          <w:rFonts w:ascii="David" w:hAnsi="David" w:hint="cs"/>
          <w:sz w:val="32"/>
          <w:rtl/>
        </w:rPr>
        <w:t>הכותב</w:t>
      </w:r>
      <w:r w:rsidRPr="00C35A2C">
        <w:rPr>
          <w:rFonts w:ascii="David" w:hAnsi="David"/>
          <w:sz w:val="32"/>
          <w:rtl/>
        </w:rPr>
        <w:t xml:space="preserve"> </w:t>
      </w:r>
      <w:r w:rsidRPr="00C35A2C">
        <w:rPr>
          <w:rFonts w:ascii="David" w:hAnsi="David" w:hint="cs"/>
          <w:sz w:val="32"/>
          <w:rtl/>
        </w:rPr>
        <w:t>נכסיו</w:t>
      </w:r>
      <w:r w:rsidRPr="00C35A2C">
        <w:rPr>
          <w:rFonts w:ascii="David" w:hAnsi="David"/>
          <w:sz w:val="32"/>
          <w:rtl/>
        </w:rPr>
        <w:t xml:space="preserve"> </w:t>
      </w:r>
      <w:r w:rsidRPr="00C35A2C">
        <w:rPr>
          <w:rFonts w:ascii="David" w:hAnsi="David" w:hint="cs"/>
          <w:sz w:val="32"/>
          <w:rtl/>
        </w:rPr>
        <w:t>לאחר</w:t>
      </w:r>
      <w:r w:rsidRPr="00C35A2C">
        <w:rPr>
          <w:rFonts w:ascii="David" w:hAnsi="David"/>
          <w:sz w:val="32"/>
          <w:rtl/>
        </w:rPr>
        <w:t xml:space="preserve"> </w:t>
      </w:r>
      <w:r w:rsidRPr="00C35A2C">
        <w:rPr>
          <w:rFonts w:ascii="David" w:hAnsi="David" w:hint="cs"/>
          <w:sz w:val="32"/>
          <w:rtl/>
        </w:rPr>
        <w:t>והיו</w:t>
      </w:r>
      <w:r w:rsidRPr="00C35A2C">
        <w:rPr>
          <w:rFonts w:ascii="David" w:hAnsi="David"/>
          <w:sz w:val="32"/>
          <w:rtl/>
        </w:rPr>
        <w:t xml:space="preserve"> </w:t>
      </w:r>
      <w:r w:rsidRPr="00C35A2C">
        <w:rPr>
          <w:rFonts w:ascii="David" w:hAnsi="David" w:hint="cs"/>
          <w:sz w:val="32"/>
          <w:rtl/>
        </w:rPr>
        <w:t>בהן</w:t>
      </w:r>
      <w:r w:rsidRPr="00C35A2C">
        <w:rPr>
          <w:rFonts w:ascii="David" w:hAnsi="David"/>
          <w:sz w:val="32"/>
          <w:rtl/>
        </w:rPr>
        <w:t xml:space="preserve"> </w:t>
      </w:r>
      <w:r w:rsidRPr="00C35A2C">
        <w:rPr>
          <w:rFonts w:ascii="David" w:hAnsi="David" w:hint="cs"/>
          <w:sz w:val="32"/>
          <w:rtl/>
        </w:rPr>
        <w:t>עבדים</w:t>
      </w:r>
      <w:r w:rsidRPr="00C35A2C">
        <w:rPr>
          <w:rFonts w:ascii="David" w:hAnsi="David"/>
          <w:sz w:val="32"/>
          <w:rtl/>
        </w:rPr>
        <w:t xml:space="preserve">, </w:t>
      </w:r>
      <w:r w:rsidRPr="00C35A2C">
        <w:rPr>
          <w:rFonts w:ascii="David" w:hAnsi="David" w:hint="cs"/>
          <w:sz w:val="32"/>
          <w:rtl/>
        </w:rPr>
        <w:t>ואמר</w:t>
      </w:r>
      <w:r w:rsidRPr="00C35A2C">
        <w:rPr>
          <w:rFonts w:ascii="David" w:hAnsi="David"/>
          <w:sz w:val="32"/>
          <w:rtl/>
        </w:rPr>
        <w:t xml:space="preserve"> </w:t>
      </w:r>
      <w:r w:rsidRPr="00C35A2C">
        <w:rPr>
          <w:rFonts w:ascii="David" w:hAnsi="David" w:hint="cs"/>
          <w:sz w:val="32"/>
          <w:rtl/>
        </w:rPr>
        <w:t>הלה</w:t>
      </w:r>
      <w:r w:rsidRPr="00C35A2C">
        <w:rPr>
          <w:rFonts w:ascii="David" w:hAnsi="David"/>
          <w:sz w:val="32"/>
          <w:rtl/>
        </w:rPr>
        <w:t xml:space="preserve"> </w:t>
      </w:r>
      <w:r w:rsidRPr="00C35A2C">
        <w:rPr>
          <w:rFonts w:ascii="David" w:hAnsi="David" w:hint="cs"/>
          <w:sz w:val="32"/>
          <w:rtl/>
        </w:rPr>
        <w:t>אי</w:t>
      </w:r>
      <w:r w:rsidRPr="00C35A2C">
        <w:rPr>
          <w:rFonts w:ascii="David" w:hAnsi="David"/>
          <w:sz w:val="32"/>
          <w:rtl/>
        </w:rPr>
        <w:t xml:space="preserve"> </w:t>
      </w:r>
      <w:r w:rsidRPr="00C35A2C">
        <w:rPr>
          <w:rFonts w:ascii="David" w:hAnsi="David" w:hint="cs"/>
          <w:sz w:val="32"/>
          <w:rtl/>
        </w:rPr>
        <w:t>אפשי</w:t>
      </w:r>
      <w:r w:rsidRPr="00C35A2C">
        <w:rPr>
          <w:rFonts w:ascii="David" w:hAnsi="David"/>
          <w:sz w:val="32"/>
          <w:rtl/>
        </w:rPr>
        <w:t xml:space="preserve"> </w:t>
      </w:r>
      <w:r w:rsidRPr="00C35A2C">
        <w:rPr>
          <w:rFonts w:ascii="David" w:hAnsi="David" w:hint="cs"/>
          <w:sz w:val="32"/>
          <w:rtl/>
        </w:rPr>
        <w:t>בהן</w:t>
      </w:r>
      <w:r w:rsidRPr="00C35A2C">
        <w:rPr>
          <w:rFonts w:ascii="David" w:hAnsi="David"/>
          <w:sz w:val="32"/>
          <w:rtl/>
        </w:rPr>
        <w:t xml:space="preserve">, </w:t>
      </w:r>
      <w:r w:rsidRPr="00C35A2C">
        <w:rPr>
          <w:rFonts w:ascii="David" w:hAnsi="David" w:hint="cs"/>
          <w:sz w:val="32"/>
          <w:rtl/>
        </w:rPr>
        <w:t>אם</w:t>
      </w:r>
      <w:r w:rsidRPr="00C35A2C">
        <w:rPr>
          <w:rFonts w:ascii="David" w:hAnsi="David"/>
          <w:sz w:val="32"/>
          <w:rtl/>
        </w:rPr>
        <w:t xml:space="preserve"> </w:t>
      </w:r>
      <w:r w:rsidRPr="00C35A2C">
        <w:rPr>
          <w:rFonts w:ascii="David" w:hAnsi="David" w:hint="cs"/>
          <w:sz w:val="32"/>
          <w:rtl/>
        </w:rPr>
        <w:t>היה</w:t>
      </w:r>
      <w:r w:rsidRPr="00C35A2C">
        <w:rPr>
          <w:rFonts w:ascii="David" w:hAnsi="David"/>
          <w:sz w:val="32"/>
          <w:rtl/>
        </w:rPr>
        <w:t xml:space="preserve"> </w:t>
      </w:r>
      <w:r w:rsidRPr="00C35A2C">
        <w:rPr>
          <w:rFonts w:ascii="David" w:hAnsi="David" w:hint="cs"/>
          <w:sz w:val="32"/>
          <w:rtl/>
        </w:rPr>
        <w:t>רבן</w:t>
      </w:r>
      <w:r w:rsidRPr="00C35A2C">
        <w:rPr>
          <w:rFonts w:ascii="David" w:hAnsi="David"/>
          <w:sz w:val="32"/>
          <w:rtl/>
        </w:rPr>
        <w:t xml:space="preserve"> </w:t>
      </w:r>
      <w:r w:rsidRPr="00C35A2C">
        <w:rPr>
          <w:rFonts w:ascii="David" w:hAnsi="David" w:hint="cs"/>
          <w:sz w:val="32"/>
          <w:rtl/>
        </w:rPr>
        <w:t>שני</w:t>
      </w:r>
      <w:r w:rsidRPr="00C35A2C">
        <w:rPr>
          <w:rFonts w:ascii="David" w:hAnsi="David"/>
          <w:sz w:val="32"/>
          <w:rtl/>
        </w:rPr>
        <w:t xml:space="preserve"> </w:t>
      </w:r>
      <w:r w:rsidRPr="00C35A2C">
        <w:rPr>
          <w:rFonts w:ascii="David" w:hAnsi="David" w:hint="cs"/>
          <w:sz w:val="32"/>
          <w:rtl/>
        </w:rPr>
        <w:t>כהן</w:t>
      </w:r>
      <w:r w:rsidRPr="00C35A2C">
        <w:rPr>
          <w:rFonts w:ascii="David" w:hAnsi="David"/>
          <w:sz w:val="32"/>
          <w:rtl/>
        </w:rPr>
        <w:t xml:space="preserve"> </w:t>
      </w:r>
      <w:r w:rsidRPr="00C35A2C">
        <w:rPr>
          <w:rFonts w:ascii="David" w:hAnsi="David" w:hint="cs"/>
          <w:sz w:val="32"/>
          <w:rtl/>
        </w:rPr>
        <w:t>הרי</w:t>
      </w:r>
      <w:r w:rsidRPr="00C35A2C">
        <w:rPr>
          <w:rFonts w:ascii="David" w:hAnsi="David"/>
          <w:sz w:val="32"/>
          <w:rtl/>
        </w:rPr>
        <w:t xml:space="preserve"> </w:t>
      </w:r>
      <w:r w:rsidRPr="00C35A2C">
        <w:rPr>
          <w:rFonts w:ascii="David" w:hAnsi="David" w:hint="cs"/>
          <w:sz w:val="32"/>
          <w:rtl/>
        </w:rPr>
        <w:t>אלו</w:t>
      </w:r>
      <w:r w:rsidRPr="00C35A2C">
        <w:rPr>
          <w:rFonts w:ascii="David" w:hAnsi="David"/>
          <w:sz w:val="32"/>
          <w:rtl/>
        </w:rPr>
        <w:t xml:space="preserve"> </w:t>
      </w:r>
      <w:r w:rsidRPr="00C35A2C">
        <w:rPr>
          <w:rFonts w:ascii="David" w:hAnsi="David" w:hint="cs"/>
          <w:sz w:val="32"/>
          <w:rtl/>
        </w:rPr>
        <w:t>אוכלין</w:t>
      </w:r>
      <w:r w:rsidRPr="00C35A2C">
        <w:rPr>
          <w:rFonts w:ascii="David" w:hAnsi="David"/>
          <w:sz w:val="32"/>
          <w:rtl/>
        </w:rPr>
        <w:t xml:space="preserve"> </w:t>
      </w:r>
      <w:r w:rsidRPr="00C35A2C">
        <w:rPr>
          <w:rFonts w:ascii="David" w:hAnsi="David" w:hint="cs"/>
          <w:sz w:val="32"/>
          <w:rtl/>
        </w:rPr>
        <w:t>בתרומה</w:t>
      </w:r>
      <w:r w:rsidRPr="00C35A2C">
        <w:rPr>
          <w:rFonts w:ascii="David" w:hAnsi="David"/>
          <w:sz w:val="32"/>
          <w:rtl/>
        </w:rPr>
        <w:t>;</w:t>
      </w:r>
      <w:r w:rsidR="00653365">
        <w:rPr>
          <w:rFonts w:ascii="David" w:hAnsi="David" w:hint="cs"/>
          <w:sz w:val="32"/>
          <w:rtl/>
        </w:rPr>
        <w:t xml:space="preserve"> </w:t>
      </w:r>
      <w:r w:rsidR="00653365" w:rsidRPr="00653365">
        <w:rPr>
          <w:rStyle w:val="afffff0"/>
          <w:rFonts w:hint="cs"/>
          <w:rtl/>
        </w:rPr>
        <w:t>קנינו</w:t>
      </w:r>
      <w:r w:rsidR="00653365">
        <w:rPr>
          <w:rStyle w:val="afffff0"/>
          <w:rFonts w:hint="cs"/>
          <w:rtl/>
        </w:rPr>
        <w:t>.</w:t>
      </w:r>
    </w:p>
    <w:p w14:paraId="273D6772" w14:textId="77777777" w:rsidR="00BA42D4" w:rsidRPr="00BA42D4" w:rsidRDefault="00AC0AF5" w:rsidP="00BA42D4">
      <w:pPr>
        <w:pStyle w:val="36"/>
        <w:framePr w:wrap="notBeside"/>
        <w:rPr>
          <w:rtl/>
        </w:rPr>
      </w:pPr>
      <w:r w:rsidRPr="00BA42D4">
        <w:rPr>
          <w:rFonts w:hint="cs"/>
          <w:rtl/>
        </w:rPr>
        <w:t>רשב</w:t>
      </w:r>
      <w:r w:rsidRPr="00BA42D4">
        <w:rPr>
          <w:rtl/>
        </w:rPr>
        <w:t>"</w:t>
      </w:r>
      <w:r w:rsidRPr="00BA42D4">
        <w:rPr>
          <w:rFonts w:hint="cs"/>
          <w:rtl/>
        </w:rPr>
        <w:t xml:space="preserve">ג </w:t>
      </w:r>
    </w:p>
    <w:p w14:paraId="091BB50F" w14:textId="77777777" w:rsidR="00BA42D4" w:rsidRDefault="00AC0AF5" w:rsidP="00AC0AF5">
      <w:pPr>
        <w:rPr>
          <w:rFonts w:ascii="David" w:hAnsi="David"/>
          <w:sz w:val="32"/>
          <w:rtl/>
        </w:rPr>
      </w:pPr>
      <w:r w:rsidRPr="00C35A2C">
        <w:rPr>
          <w:rFonts w:ascii="David" w:hAnsi="David" w:hint="cs"/>
          <w:sz w:val="32"/>
          <w:rtl/>
        </w:rPr>
        <w:t>כיון</w:t>
      </w:r>
      <w:r w:rsidRPr="00C35A2C">
        <w:rPr>
          <w:rFonts w:ascii="David" w:hAnsi="David"/>
          <w:sz w:val="32"/>
          <w:rtl/>
        </w:rPr>
        <w:t xml:space="preserve"> </w:t>
      </w:r>
      <w:r w:rsidRPr="00C35A2C">
        <w:rPr>
          <w:rFonts w:ascii="David" w:hAnsi="David" w:hint="cs"/>
          <w:sz w:val="32"/>
          <w:rtl/>
        </w:rPr>
        <w:t>שאמר</w:t>
      </w:r>
      <w:r w:rsidRPr="00C35A2C">
        <w:rPr>
          <w:rFonts w:ascii="David" w:hAnsi="David"/>
          <w:sz w:val="32"/>
          <w:rtl/>
        </w:rPr>
        <w:t xml:space="preserve"> </w:t>
      </w:r>
      <w:r w:rsidRPr="00C35A2C">
        <w:rPr>
          <w:rFonts w:ascii="David" w:hAnsi="David" w:hint="cs"/>
          <w:sz w:val="32"/>
          <w:rtl/>
        </w:rPr>
        <w:t>הלה</w:t>
      </w:r>
      <w:r w:rsidRPr="00C35A2C">
        <w:rPr>
          <w:rFonts w:ascii="David" w:hAnsi="David"/>
          <w:sz w:val="32"/>
          <w:rtl/>
        </w:rPr>
        <w:t xml:space="preserve"> </w:t>
      </w:r>
      <w:r w:rsidR="00BA42D4">
        <w:rPr>
          <w:rFonts w:ascii="David" w:hAnsi="David" w:hint="cs"/>
          <w:sz w:val="32"/>
          <w:rtl/>
        </w:rPr>
        <w:t xml:space="preserve">א''א </w:t>
      </w:r>
      <w:r w:rsidRPr="00C35A2C">
        <w:rPr>
          <w:rFonts w:ascii="David" w:hAnsi="David" w:hint="cs"/>
          <w:sz w:val="32"/>
          <w:rtl/>
        </w:rPr>
        <w:t>בהן</w:t>
      </w:r>
      <w:r w:rsidRPr="00C35A2C">
        <w:rPr>
          <w:rFonts w:ascii="David" w:hAnsi="David"/>
          <w:sz w:val="32"/>
          <w:rtl/>
        </w:rPr>
        <w:t xml:space="preserve"> - </w:t>
      </w:r>
      <w:r w:rsidRPr="00C35A2C">
        <w:rPr>
          <w:rFonts w:ascii="David" w:hAnsi="David" w:hint="cs"/>
          <w:sz w:val="32"/>
          <w:rtl/>
        </w:rPr>
        <w:t>כבר</w:t>
      </w:r>
      <w:r w:rsidRPr="00C35A2C">
        <w:rPr>
          <w:rFonts w:ascii="David" w:hAnsi="David"/>
          <w:sz w:val="32"/>
          <w:rtl/>
        </w:rPr>
        <w:t xml:space="preserve"> </w:t>
      </w:r>
      <w:r w:rsidRPr="00C35A2C">
        <w:rPr>
          <w:rFonts w:ascii="David" w:hAnsi="David" w:hint="cs"/>
          <w:sz w:val="32"/>
          <w:rtl/>
        </w:rPr>
        <w:t>זכו</w:t>
      </w:r>
      <w:r w:rsidRPr="00C35A2C">
        <w:rPr>
          <w:rFonts w:ascii="David" w:hAnsi="David"/>
          <w:sz w:val="32"/>
          <w:rtl/>
        </w:rPr>
        <w:t xml:space="preserve"> </w:t>
      </w:r>
      <w:r w:rsidRPr="00C35A2C">
        <w:rPr>
          <w:rFonts w:ascii="David" w:hAnsi="David" w:hint="cs"/>
          <w:sz w:val="32"/>
          <w:rtl/>
        </w:rPr>
        <w:t>בהן</w:t>
      </w:r>
      <w:r w:rsidRPr="00C35A2C">
        <w:rPr>
          <w:rFonts w:ascii="David" w:hAnsi="David"/>
          <w:sz w:val="32"/>
          <w:rtl/>
        </w:rPr>
        <w:t xml:space="preserve"> </w:t>
      </w:r>
      <w:r w:rsidRPr="00C35A2C">
        <w:rPr>
          <w:rFonts w:ascii="David" w:hAnsi="David" w:hint="cs"/>
          <w:sz w:val="32"/>
          <w:rtl/>
        </w:rPr>
        <w:t>יורשין</w:t>
      </w:r>
      <w:r w:rsidRPr="00C35A2C">
        <w:rPr>
          <w:rFonts w:ascii="David" w:hAnsi="David"/>
          <w:sz w:val="32"/>
          <w:rtl/>
        </w:rPr>
        <w:t xml:space="preserve">; </w:t>
      </w:r>
    </w:p>
    <w:p w14:paraId="449F8D49" w14:textId="77777777" w:rsidR="00BA42D4" w:rsidRPr="00BA42D4" w:rsidRDefault="00BA42D4" w:rsidP="00BA42D4">
      <w:pPr>
        <w:pStyle w:val="36"/>
        <w:framePr w:wrap="notBeside"/>
        <w:rPr>
          <w:rtl/>
        </w:rPr>
      </w:pPr>
      <w:r w:rsidRPr="00BA42D4">
        <w:rPr>
          <w:rFonts w:hint="cs"/>
          <w:rtl/>
        </w:rPr>
        <w:t>וקשה</w:t>
      </w:r>
    </w:p>
    <w:p w14:paraId="298D663E" w14:textId="5D8C53A3" w:rsidR="00AC0AF5" w:rsidRDefault="00BA42D4" w:rsidP="00AC0AF5">
      <w:pPr>
        <w:rPr>
          <w:rFonts w:ascii="David" w:hAnsi="David"/>
          <w:sz w:val="32"/>
          <w:rtl/>
        </w:rPr>
      </w:pPr>
      <w:r>
        <w:rPr>
          <w:rStyle w:val="affffe"/>
          <w:rFonts w:hint="cs"/>
          <w:rtl/>
        </w:rPr>
        <w:t>דהא ל</w:t>
      </w:r>
      <w:r w:rsidR="00AC0AF5" w:rsidRPr="00BA42D4">
        <w:rPr>
          <w:rStyle w:val="affffe"/>
          <w:rFonts w:hint="cs"/>
          <w:rtl/>
        </w:rPr>
        <w:t>ת</w:t>
      </w:r>
      <w:r w:rsidR="00AC0AF5" w:rsidRPr="00BA42D4">
        <w:rPr>
          <w:rStyle w:val="affffe"/>
          <w:rtl/>
        </w:rPr>
        <w:t>"</w:t>
      </w:r>
      <w:r w:rsidR="00AC0AF5" w:rsidRPr="00BA42D4">
        <w:rPr>
          <w:rStyle w:val="affffe"/>
          <w:rFonts w:hint="cs"/>
          <w:rtl/>
        </w:rPr>
        <w:t>ק</w:t>
      </w:r>
      <w:r w:rsidR="00AC0AF5" w:rsidRPr="00BA42D4">
        <w:rPr>
          <w:rStyle w:val="affffe"/>
          <w:rtl/>
        </w:rPr>
        <w:t>,</w:t>
      </w:r>
      <w:r w:rsidR="00AC0AF5" w:rsidRPr="00C35A2C">
        <w:rPr>
          <w:rFonts w:ascii="David" w:hAnsi="David"/>
          <w:sz w:val="32"/>
          <w:rtl/>
        </w:rPr>
        <w:t xml:space="preserve"> </w:t>
      </w:r>
      <w:r w:rsidR="00AC0AF5" w:rsidRPr="00C35A2C">
        <w:rPr>
          <w:rFonts w:ascii="David" w:hAnsi="David" w:hint="cs"/>
          <w:sz w:val="32"/>
          <w:rtl/>
        </w:rPr>
        <w:t>אפילו</w:t>
      </w:r>
      <w:r w:rsidR="00AC0AF5" w:rsidRPr="00C35A2C">
        <w:rPr>
          <w:rFonts w:ascii="David" w:hAnsi="David"/>
          <w:sz w:val="32"/>
          <w:rtl/>
        </w:rPr>
        <w:t xml:space="preserve"> </w:t>
      </w:r>
      <w:r w:rsidR="00AC0AF5" w:rsidRPr="00C35A2C">
        <w:rPr>
          <w:rFonts w:ascii="David" w:hAnsi="David" w:hint="cs"/>
          <w:sz w:val="32"/>
          <w:rtl/>
        </w:rPr>
        <w:t>עומד</w:t>
      </w:r>
      <w:r w:rsidR="00AC0AF5" w:rsidRPr="00C35A2C">
        <w:rPr>
          <w:rFonts w:ascii="David" w:hAnsi="David"/>
          <w:sz w:val="32"/>
          <w:rtl/>
        </w:rPr>
        <w:t xml:space="preserve"> </w:t>
      </w:r>
      <w:r w:rsidR="00AC0AF5" w:rsidRPr="00C35A2C">
        <w:rPr>
          <w:rFonts w:ascii="David" w:hAnsi="David" w:hint="cs"/>
          <w:sz w:val="32"/>
          <w:rtl/>
        </w:rPr>
        <w:t>וצווח</w:t>
      </w:r>
      <w:r w:rsidR="00AC0AF5" w:rsidRPr="00C35A2C">
        <w:rPr>
          <w:rFonts w:ascii="David" w:hAnsi="David"/>
          <w:sz w:val="32"/>
          <w:rtl/>
        </w:rPr>
        <w:t>!</w:t>
      </w:r>
    </w:p>
    <w:p w14:paraId="55182458" w14:textId="604C94AC" w:rsidR="00BA42D4" w:rsidRPr="00BA42D4" w:rsidRDefault="00AC0AF5" w:rsidP="00BA42D4">
      <w:pPr>
        <w:pStyle w:val="36"/>
        <w:framePr w:wrap="notBeside"/>
        <w:rPr>
          <w:rtl/>
        </w:rPr>
      </w:pPr>
      <w:r w:rsidRPr="00BA42D4">
        <w:rPr>
          <w:rFonts w:hint="cs"/>
          <w:rtl/>
        </w:rPr>
        <w:t>רבא</w:t>
      </w:r>
      <w:r w:rsidR="00BA42D4">
        <w:rPr>
          <w:rFonts w:hint="cs"/>
          <w:rtl/>
        </w:rPr>
        <w:t xml:space="preserve"> מרי''ו</w:t>
      </w:r>
    </w:p>
    <w:p w14:paraId="30981B36" w14:textId="7F04202C" w:rsidR="00AC0AF5" w:rsidRDefault="00AC0AF5" w:rsidP="00AC0AF5">
      <w:pPr>
        <w:rPr>
          <w:rFonts w:ascii="David" w:hAnsi="David"/>
          <w:sz w:val="32"/>
          <w:rtl/>
        </w:rPr>
      </w:pPr>
      <w:r w:rsidRPr="00BA42D4">
        <w:rPr>
          <w:rFonts w:ascii="David" w:hAnsi="David" w:hint="cs"/>
          <w:b/>
          <w:bCs/>
          <w:sz w:val="32"/>
          <w:rtl/>
        </w:rPr>
        <w:t>בצווח</w:t>
      </w:r>
      <w:r w:rsidRPr="00BA42D4">
        <w:rPr>
          <w:rFonts w:ascii="David" w:hAnsi="David"/>
          <w:b/>
          <w:bCs/>
          <w:sz w:val="32"/>
          <w:rtl/>
        </w:rPr>
        <w:t xml:space="preserve"> </w:t>
      </w:r>
      <w:r w:rsidRPr="00BA42D4">
        <w:rPr>
          <w:rFonts w:ascii="David" w:hAnsi="David" w:hint="cs"/>
          <w:b/>
          <w:bCs/>
          <w:sz w:val="32"/>
          <w:rtl/>
        </w:rPr>
        <w:t>מעיקרו</w:t>
      </w:r>
      <w:r w:rsidRPr="00BA42D4">
        <w:rPr>
          <w:rFonts w:ascii="David" w:hAnsi="David"/>
          <w:b/>
          <w:bCs/>
          <w:sz w:val="32"/>
          <w:rtl/>
        </w:rPr>
        <w:t xml:space="preserve"> –</w:t>
      </w:r>
      <w:r w:rsidRPr="00C35A2C">
        <w:rPr>
          <w:rFonts w:ascii="David" w:hAnsi="David"/>
          <w:sz w:val="32"/>
          <w:rtl/>
        </w:rPr>
        <w:t xml:space="preserve"> </w:t>
      </w:r>
      <w:r w:rsidRPr="00BA42D4">
        <w:rPr>
          <w:rStyle w:val="affffe"/>
          <w:rFonts w:hint="cs"/>
          <w:rtl/>
        </w:rPr>
        <w:t>לכו</w:t>
      </w:r>
      <w:r w:rsidRPr="00BA42D4">
        <w:rPr>
          <w:rStyle w:val="affffe"/>
          <w:rtl/>
        </w:rPr>
        <w:t>"</w:t>
      </w:r>
      <w:r w:rsidRPr="00BA42D4">
        <w:rPr>
          <w:rStyle w:val="affffe"/>
          <w:rFonts w:hint="cs"/>
          <w:rtl/>
        </w:rPr>
        <w:t>ע</w:t>
      </w:r>
      <w:r w:rsidRPr="00C35A2C">
        <w:rPr>
          <w:rFonts w:ascii="David" w:hAnsi="David"/>
          <w:sz w:val="32"/>
          <w:rtl/>
        </w:rPr>
        <w:t xml:space="preserve"> </w:t>
      </w:r>
      <w:r w:rsidRPr="00C35A2C">
        <w:rPr>
          <w:rFonts w:ascii="David" w:hAnsi="David" w:hint="cs"/>
          <w:sz w:val="32"/>
          <w:rtl/>
        </w:rPr>
        <w:t>לא</w:t>
      </w:r>
      <w:r w:rsidRPr="00C35A2C">
        <w:rPr>
          <w:rFonts w:ascii="David" w:hAnsi="David"/>
          <w:sz w:val="32"/>
          <w:rtl/>
        </w:rPr>
        <w:t xml:space="preserve"> </w:t>
      </w:r>
      <w:r w:rsidRPr="00C35A2C">
        <w:rPr>
          <w:rFonts w:ascii="David" w:hAnsi="David" w:hint="cs"/>
          <w:sz w:val="32"/>
          <w:rtl/>
        </w:rPr>
        <w:t>קני</w:t>
      </w:r>
      <w:r w:rsidRPr="00C35A2C">
        <w:rPr>
          <w:rFonts w:ascii="David" w:hAnsi="David"/>
          <w:sz w:val="32"/>
          <w:rtl/>
        </w:rPr>
        <w:t xml:space="preserve">, </w:t>
      </w:r>
      <w:r w:rsidRPr="00BA42D4">
        <w:rPr>
          <w:rFonts w:ascii="David" w:hAnsi="David" w:hint="cs"/>
          <w:b/>
          <w:bCs/>
          <w:sz w:val="32"/>
          <w:rtl/>
        </w:rPr>
        <w:t>שתק</w:t>
      </w:r>
      <w:r w:rsidRPr="00BA42D4">
        <w:rPr>
          <w:rFonts w:ascii="David" w:hAnsi="David"/>
          <w:b/>
          <w:bCs/>
          <w:sz w:val="32"/>
          <w:rtl/>
        </w:rPr>
        <w:t xml:space="preserve"> </w:t>
      </w:r>
      <w:r w:rsidRPr="00BA42D4">
        <w:rPr>
          <w:rFonts w:ascii="David" w:hAnsi="David" w:hint="cs"/>
          <w:b/>
          <w:bCs/>
          <w:sz w:val="32"/>
          <w:rtl/>
        </w:rPr>
        <w:t>ולבסוף</w:t>
      </w:r>
      <w:r w:rsidRPr="00BA42D4">
        <w:rPr>
          <w:rFonts w:ascii="David" w:hAnsi="David"/>
          <w:b/>
          <w:bCs/>
          <w:sz w:val="32"/>
          <w:rtl/>
        </w:rPr>
        <w:t xml:space="preserve"> </w:t>
      </w:r>
      <w:r w:rsidRPr="00BA42D4">
        <w:rPr>
          <w:rFonts w:ascii="David" w:hAnsi="David" w:hint="cs"/>
          <w:b/>
          <w:bCs/>
          <w:sz w:val="32"/>
          <w:rtl/>
        </w:rPr>
        <w:t>צווח</w:t>
      </w:r>
      <w:r w:rsidRPr="00BA42D4">
        <w:rPr>
          <w:rFonts w:ascii="David" w:hAnsi="David"/>
          <w:b/>
          <w:bCs/>
          <w:sz w:val="32"/>
          <w:rtl/>
        </w:rPr>
        <w:t xml:space="preserve"> </w:t>
      </w:r>
      <w:r w:rsidRPr="00DB3591">
        <w:rPr>
          <w:rStyle w:val="affffe"/>
          <w:rFonts w:cs="BA TM • Vilna Extra-Bold"/>
          <w:b w:val="0"/>
          <w:bCs/>
          <w:rtl/>
        </w:rPr>
        <w:t>–</w:t>
      </w:r>
      <w:r w:rsidRPr="00BA42D4">
        <w:rPr>
          <w:rStyle w:val="affffe"/>
          <w:rtl/>
        </w:rPr>
        <w:t xml:space="preserve"> </w:t>
      </w:r>
      <w:r w:rsidRPr="00BA42D4">
        <w:rPr>
          <w:rStyle w:val="affffe"/>
          <w:rFonts w:hint="cs"/>
          <w:rtl/>
        </w:rPr>
        <w:t>כו</w:t>
      </w:r>
      <w:r w:rsidRPr="00BA42D4">
        <w:rPr>
          <w:rStyle w:val="affffe"/>
          <w:rtl/>
        </w:rPr>
        <w:t>"</w:t>
      </w:r>
      <w:r w:rsidRPr="00BA42D4">
        <w:rPr>
          <w:rStyle w:val="affffe"/>
          <w:rFonts w:hint="cs"/>
          <w:rtl/>
        </w:rPr>
        <w:t>ע</w:t>
      </w:r>
      <w:r w:rsidRPr="00C35A2C">
        <w:rPr>
          <w:rFonts w:ascii="David" w:hAnsi="David" w:hint="cs"/>
          <w:sz w:val="32"/>
          <w:rtl/>
        </w:rPr>
        <w:t xml:space="preserve"> קני</w:t>
      </w:r>
      <w:r w:rsidRPr="00C35A2C">
        <w:rPr>
          <w:rFonts w:ascii="David" w:hAnsi="David"/>
          <w:sz w:val="32"/>
          <w:rtl/>
        </w:rPr>
        <w:t>,</w:t>
      </w:r>
    </w:p>
    <w:p w14:paraId="43A05906" w14:textId="47955A21" w:rsidR="00BA42D4" w:rsidRDefault="00BA42D4" w:rsidP="00BA42D4">
      <w:pPr>
        <w:rPr>
          <w:rStyle w:val="afff8"/>
        </w:rPr>
      </w:pPr>
      <w:r w:rsidRPr="00BA42D4">
        <w:rPr>
          <w:rFonts w:ascii="David" w:hAnsi="David" w:hint="cs"/>
          <w:b/>
          <w:bCs/>
          <w:sz w:val="32"/>
          <w:rtl/>
        </w:rPr>
        <w:t>זיכה</w:t>
      </w:r>
      <w:r w:rsidRPr="00BA42D4">
        <w:rPr>
          <w:rFonts w:ascii="David" w:hAnsi="David"/>
          <w:b/>
          <w:bCs/>
          <w:sz w:val="32"/>
          <w:rtl/>
        </w:rPr>
        <w:t xml:space="preserve"> </w:t>
      </w:r>
      <w:r w:rsidRPr="00BA42D4">
        <w:rPr>
          <w:rFonts w:ascii="David" w:hAnsi="David" w:hint="cs"/>
          <w:b/>
          <w:bCs/>
          <w:sz w:val="32"/>
          <w:rtl/>
        </w:rPr>
        <w:t>לו</w:t>
      </w:r>
      <w:r w:rsidRPr="00BA42D4">
        <w:rPr>
          <w:rFonts w:ascii="David" w:hAnsi="David"/>
          <w:b/>
          <w:bCs/>
          <w:sz w:val="32"/>
          <w:rtl/>
        </w:rPr>
        <w:t xml:space="preserve"> </w:t>
      </w:r>
      <w:r w:rsidRPr="00BA42D4">
        <w:rPr>
          <w:rFonts w:ascii="David" w:hAnsi="David" w:hint="cs"/>
          <w:b/>
          <w:bCs/>
          <w:sz w:val="32"/>
          <w:rtl/>
        </w:rPr>
        <w:t>ע''י אחר</w:t>
      </w:r>
      <w:r w:rsidRPr="00BA42D4">
        <w:rPr>
          <w:rFonts w:ascii="David" w:hAnsi="David"/>
          <w:b/>
          <w:bCs/>
          <w:sz w:val="32"/>
          <w:rtl/>
        </w:rPr>
        <w:t xml:space="preserve"> </w:t>
      </w:r>
      <w:r w:rsidRPr="00BA42D4">
        <w:rPr>
          <w:rFonts w:ascii="David" w:hAnsi="David" w:hint="cs"/>
          <w:b/>
          <w:bCs/>
          <w:sz w:val="32"/>
          <w:rtl/>
        </w:rPr>
        <w:t>ושתק</w:t>
      </w:r>
      <w:r w:rsidRPr="00BA42D4">
        <w:rPr>
          <w:rFonts w:ascii="David" w:hAnsi="David"/>
          <w:b/>
          <w:bCs/>
          <w:sz w:val="32"/>
          <w:rtl/>
        </w:rPr>
        <w:t xml:space="preserve"> </w:t>
      </w:r>
      <w:r w:rsidRPr="00BA42D4">
        <w:rPr>
          <w:rFonts w:ascii="David" w:hAnsi="David" w:hint="cs"/>
          <w:b/>
          <w:bCs/>
          <w:sz w:val="32"/>
          <w:rtl/>
        </w:rPr>
        <w:t>ולבסוף</w:t>
      </w:r>
      <w:r w:rsidRPr="00BA42D4">
        <w:rPr>
          <w:rFonts w:ascii="David" w:hAnsi="David"/>
          <w:b/>
          <w:bCs/>
          <w:sz w:val="32"/>
          <w:rtl/>
        </w:rPr>
        <w:t xml:space="preserve"> </w:t>
      </w:r>
      <w:r w:rsidRPr="00BA42D4">
        <w:rPr>
          <w:rFonts w:ascii="David" w:hAnsi="David" w:hint="cs"/>
          <w:b/>
          <w:bCs/>
          <w:sz w:val="32"/>
          <w:rtl/>
        </w:rPr>
        <w:t>צווח</w:t>
      </w:r>
      <w:r w:rsidRPr="0081371E">
        <w:rPr>
          <w:rStyle w:val="afff8"/>
          <w:rFonts w:hint="cs"/>
          <w:rtl/>
        </w:rPr>
        <w:t xml:space="preserve"> </w:t>
      </w:r>
      <w:r>
        <w:rPr>
          <w:rStyle w:val="afff8"/>
          <w:rFonts w:hint="cs"/>
          <w:rtl/>
        </w:rPr>
        <w:t xml:space="preserve"> - </w:t>
      </w:r>
      <w:r w:rsidRPr="00BA42D4">
        <w:rPr>
          <w:rStyle w:val="affffe"/>
          <w:rFonts w:hint="cs"/>
          <w:rtl/>
        </w:rPr>
        <w:t>חלקו</w:t>
      </w:r>
    </w:p>
    <w:p w14:paraId="23E7F0AE" w14:textId="520563B7" w:rsidR="00AC0AF5" w:rsidRDefault="00BA42D4" w:rsidP="00BA42D4">
      <w:pPr>
        <w:rPr>
          <w:rFonts w:ascii="David" w:hAnsi="David"/>
          <w:sz w:val="32"/>
          <w:rtl/>
        </w:rPr>
      </w:pPr>
      <w:r>
        <w:rPr>
          <w:rStyle w:val="affffe"/>
          <w:rFonts w:hint="cs"/>
          <w:rtl/>
        </w:rPr>
        <w:t>לת''ק</w:t>
      </w:r>
      <w:r w:rsidR="00AC0AF5" w:rsidRPr="00C35A2C">
        <w:rPr>
          <w:rFonts w:ascii="David" w:hAnsi="David"/>
          <w:sz w:val="32"/>
          <w:rtl/>
        </w:rPr>
        <w:t xml:space="preserve">: </w:t>
      </w:r>
      <w:r w:rsidR="00AC0AF5" w:rsidRPr="00C35A2C">
        <w:rPr>
          <w:rFonts w:ascii="David" w:hAnsi="David" w:hint="cs"/>
          <w:sz w:val="32"/>
          <w:rtl/>
        </w:rPr>
        <w:t>מד</w:t>
      </w:r>
      <w:r w:rsidR="00AC0AF5">
        <w:rPr>
          <w:rFonts w:ascii="David" w:hAnsi="David" w:hint="cs"/>
          <w:sz w:val="32"/>
          <w:rtl/>
        </w:rPr>
        <w:t>שתק קנה</w:t>
      </w:r>
      <w:r w:rsidR="00AC0AF5" w:rsidRPr="00C35A2C">
        <w:rPr>
          <w:rFonts w:ascii="David" w:hAnsi="David"/>
          <w:sz w:val="32"/>
          <w:rtl/>
        </w:rPr>
        <w:t xml:space="preserve">, </w:t>
      </w:r>
      <w:r w:rsidR="00AC0AF5" w:rsidRPr="00C35A2C">
        <w:rPr>
          <w:rFonts w:ascii="David" w:hAnsi="David" w:hint="cs"/>
          <w:sz w:val="32"/>
          <w:rtl/>
        </w:rPr>
        <w:t>ומה שצווח משום שחוזר בו</w:t>
      </w:r>
    </w:p>
    <w:p w14:paraId="3AD4E29B" w14:textId="6AA24912" w:rsidR="00AC0AF5" w:rsidRDefault="00BA42D4" w:rsidP="00BA42D4">
      <w:pPr>
        <w:spacing w:after="60"/>
        <w:rPr>
          <w:rtl/>
        </w:rPr>
      </w:pPr>
      <w:r w:rsidRPr="00BA42D4">
        <w:rPr>
          <w:rStyle w:val="affffe"/>
          <w:rFonts w:hint="cs"/>
          <w:rtl/>
        </w:rPr>
        <w:t>לרשב''ג</w:t>
      </w:r>
      <w:r>
        <w:rPr>
          <w:rFonts w:hint="cs"/>
          <w:rtl/>
        </w:rPr>
        <w:t xml:space="preserve"> </w:t>
      </w:r>
      <w:r w:rsidR="00AC0AF5" w:rsidRPr="00C35A2C">
        <w:rPr>
          <w:rFonts w:hint="cs"/>
          <w:rtl/>
        </w:rPr>
        <w:t>הוכיח</w:t>
      </w:r>
      <w:r w:rsidR="00AC0AF5" w:rsidRPr="00C35A2C">
        <w:rPr>
          <w:rtl/>
        </w:rPr>
        <w:t xml:space="preserve"> </w:t>
      </w:r>
      <w:r w:rsidR="00AC0AF5" w:rsidRPr="00C35A2C">
        <w:rPr>
          <w:rFonts w:hint="cs"/>
          <w:rtl/>
        </w:rPr>
        <w:t>סופו</w:t>
      </w:r>
      <w:r w:rsidR="00AC0AF5" w:rsidRPr="00C35A2C">
        <w:rPr>
          <w:rtl/>
        </w:rPr>
        <w:t xml:space="preserve"> </w:t>
      </w:r>
      <w:r w:rsidR="00AC0AF5" w:rsidRPr="00C35A2C">
        <w:rPr>
          <w:rFonts w:hint="cs"/>
          <w:rtl/>
        </w:rPr>
        <w:t>על</w:t>
      </w:r>
      <w:r w:rsidR="00AC0AF5" w:rsidRPr="00C35A2C">
        <w:rPr>
          <w:rtl/>
        </w:rPr>
        <w:t xml:space="preserve"> </w:t>
      </w:r>
      <w:r w:rsidR="00AC0AF5" w:rsidRPr="00C35A2C">
        <w:rPr>
          <w:rFonts w:hint="cs"/>
          <w:rtl/>
        </w:rPr>
        <w:t>תחלתו</w:t>
      </w:r>
      <w:r w:rsidR="00AC0AF5" w:rsidRPr="00C35A2C">
        <w:rPr>
          <w:rtl/>
        </w:rPr>
        <w:t xml:space="preserve">, </w:t>
      </w:r>
      <w:r w:rsidRPr="00BA42D4">
        <w:rPr>
          <w:rStyle w:val="afffff0"/>
          <w:rFonts w:hint="cs"/>
          <w:rtl/>
        </w:rPr>
        <w:t>שלא צווח עד עכשיו משום שלא הגיע לידו</w:t>
      </w:r>
    </w:p>
    <w:p w14:paraId="1DC6DD3E" w14:textId="77777777" w:rsidR="00BA42D4" w:rsidRPr="00BA42D4" w:rsidRDefault="00AC0AF5" w:rsidP="00BA42D4">
      <w:pPr>
        <w:pStyle w:val="36"/>
        <w:framePr w:wrap="notBeside"/>
        <w:rPr>
          <w:rtl/>
        </w:rPr>
      </w:pPr>
      <w:r w:rsidRPr="00BA42D4">
        <w:rPr>
          <w:rFonts w:hint="cs"/>
          <w:rtl/>
        </w:rPr>
        <w:t>ת</w:t>
      </w:r>
      <w:r w:rsidRPr="00BA42D4">
        <w:rPr>
          <w:rtl/>
        </w:rPr>
        <w:t>"</w:t>
      </w:r>
      <w:r w:rsidRPr="00BA42D4">
        <w:rPr>
          <w:rFonts w:hint="cs"/>
          <w:rtl/>
        </w:rPr>
        <w:t>ר</w:t>
      </w:r>
      <w:r w:rsidRPr="00BA42D4">
        <w:rPr>
          <w:rtl/>
        </w:rPr>
        <w:t>:</w:t>
      </w:r>
    </w:p>
    <w:p w14:paraId="45C463B2" w14:textId="77777777" w:rsidR="00BA42D4" w:rsidRDefault="00AC0AF5" w:rsidP="00653365">
      <w:pPr>
        <w:pStyle w:val="affff9"/>
        <w:rPr>
          <w:rtl/>
        </w:rPr>
      </w:pPr>
      <w:r w:rsidRPr="00C35A2C">
        <w:rPr>
          <w:rFonts w:hint="cs"/>
          <w:rtl/>
        </w:rPr>
        <w:t>שכיב</w:t>
      </w:r>
      <w:r w:rsidRPr="00C35A2C">
        <w:rPr>
          <w:rtl/>
        </w:rPr>
        <w:t xml:space="preserve"> </w:t>
      </w:r>
      <w:r w:rsidRPr="00C35A2C">
        <w:rPr>
          <w:rFonts w:hint="cs"/>
          <w:rtl/>
        </w:rPr>
        <w:t>מרע</w:t>
      </w:r>
      <w:r w:rsidRPr="00C35A2C">
        <w:rPr>
          <w:rtl/>
        </w:rPr>
        <w:t xml:space="preserve"> </w:t>
      </w:r>
      <w:r w:rsidRPr="00C35A2C">
        <w:rPr>
          <w:rFonts w:hint="cs"/>
          <w:rtl/>
        </w:rPr>
        <w:t>שאמר</w:t>
      </w:r>
      <w:r w:rsidRPr="00C35A2C">
        <w:rPr>
          <w:rtl/>
        </w:rPr>
        <w:t xml:space="preserve"> </w:t>
      </w:r>
      <w:r w:rsidRPr="00C35A2C">
        <w:rPr>
          <w:rFonts w:hint="cs"/>
          <w:rtl/>
        </w:rPr>
        <w:t>תנו</w:t>
      </w:r>
      <w:r w:rsidRPr="00C35A2C">
        <w:rPr>
          <w:rtl/>
        </w:rPr>
        <w:t xml:space="preserve"> </w:t>
      </w:r>
      <w:r w:rsidRPr="00C35A2C">
        <w:rPr>
          <w:rFonts w:hint="cs"/>
          <w:rtl/>
        </w:rPr>
        <w:t>מאתים</w:t>
      </w:r>
      <w:r w:rsidRPr="00C35A2C">
        <w:rPr>
          <w:rtl/>
        </w:rPr>
        <w:t xml:space="preserve"> </w:t>
      </w:r>
      <w:r w:rsidRPr="00C35A2C">
        <w:rPr>
          <w:rFonts w:hint="cs"/>
          <w:rtl/>
        </w:rPr>
        <w:t>לפלוני</w:t>
      </w:r>
      <w:r w:rsidRPr="00C35A2C">
        <w:rPr>
          <w:rtl/>
        </w:rPr>
        <w:t xml:space="preserve">, </w:t>
      </w:r>
      <w:r w:rsidR="00BA42D4" w:rsidRPr="00653365">
        <w:rPr>
          <w:rFonts w:hint="cs"/>
          <w:sz w:val="26"/>
          <w:szCs w:val="9"/>
          <w:rtl/>
        </w:rPr>
        <w:t xml:space="preserve">300 </w:t>
      </w:r>
      <w:r w:rsidRPr="00C35A2C">
        <w:rPr>
          <w:rFonts w:hint="cs"/>
          <w:rtl/>
        </w:rPr>
        <w:t>לפלוני</w:t>
      </w:r>
      <w:r w:rsidRPr="00653365">
        <w:rPr>
          <w:sz w:val="26"/>
          <w:szCs w:val="9"/>
          <w:rtl/>
        </w:rPr>
        <w:t xml:space="preserve">, </w:t>
      </w:r>
      <w:r w:rsidR="00BA42D4" w:rsidRPr="00653365">
        <w:rPr>
          <w:rFonts w:hint="cs"/>
          <w:sz w:val="26"/>
          <w:szCs w:val="9"/>
          <w:rtl/>
        </w:rPr>
        <w:t xml:space="preserve">400 </w:t>
      </w:r>
      <w:r w:rsidRPr="00C35A2C">
        <w:rPr>
          <w:rFonts w:hint="cs"/>
          <w:rtl/>
        </w:rPr>
        <w:t>לפלוני</w:t>
      </w:r>
    </w:p>
    <w:p w14:paraId="77E2F867" w14:textId="77777777" w:rsidR="00BA42D4" w:rsidRPr="00BA42D4" w:rsidRDefault="00AC0AF5" w:rsidP="00BA42D4">
      <w:pPr>
        <w:pStyle w:val="36"/>
        <w:framePr w:wrap="notBeside"/>
        <w:rPr>
          <w:rtl/>
        </w:rPr>
      </w:pPr>
      <w:r w:rsidRPr="00BA42D4">
        <w:rPr>
          <w:rtl/>
        </w:rPr>
        <w:t>-</w:t>
      </w:r>
    </w:p>
    <w:p w14:paraId="14061F04" w14:textId="6F286388" w:rsidR="00AC0AF5" w:rsidRDefault="00BA42D4" w:rsidP="00AC0AF5">
      <w:pPr>
        <w:rPr>
          <w:rFonts w:ascii="David" w:hAnsi="David"/>
          <w:sz w:val="32"/>
          <w:rtl/>
        </w:rPr>
      </w:pPr>
      <w:r>
        <w:rPr>
          <w:rFonts w:ascii="David" w:hAnsi="David" w:hint="cs"/>
          <w:sz w:val="32"/>
          <w:rtl/>
        </w:rPr>
        <w:t>א</w:t>
      </w:r>
      <w:r w:rsidR="00AC0AF5" w:rsidRPr="00C35A2C">
        <w:rPr>
          <w:rFonts w:ascii="David" w:hAnsi="David" w:hint="cs"/>
          <w:sz w:val="32"/>
          <w:rtl/>
        </w:rPr>
        <w:t>ין</w:t>
      </w:r>
      <w:r w:rsidR="00AC0AF5" w:rsidRPr="00C35A2C">
        <w:rPr>
          <w:rFonts w:ascii="David" w:hAnsi="David"/>
          <w:sz w:val="32"/>
          <w:rtl/>
        </w:rPr>
        <w:t xml:space="preserve"> </w:t>
      </w:r>
      <w:r w:rsidR="00AC0AF5" w:rsidRPr="00C35A2C">
        <w:rPr>
          <w:rFonts w:ascii="David" w:hAnsi="David" w:hint="cs"/>
          <w:sz w:val="32"/>
          <w:rtl/>
        </w:rPr>
        <w:t>אומרין</w:t>
      </w:r>
      <w:r w:rsidR="00AC0AF5" w:rsidRPr="00C35A2C">
        <w:rPr>
          <w:rFonts w:ascii="David" w:hAnsi="David"/>
          <w:sz w:val="32"/>
          <w:rtl/>
        </w:rPr>
        <w:t xml:space="preserve"> </w:t>
      </w:r>
      <w:r w:rsidR="00AC0AF5" w:rsidRPr="00C35A2C">
        <w:rPr>
          <w:rFonts w:ascii="David" w:hAnsi="David" w:hint="cs"/>
          <w:sz w:val="32"/>
          <w:rtl/>
        </w:rPr>
        <w:t>כל</w:t>
      </w:r>
      <w:r w:rsidR="00AC0AF5" w:rsidRPr="00C35A2C">
        <w:rPr>
          <w:rFonts w:ascii="David" w:hAnsi="David"/>
          <w:sz w:val="32"/>
          <w:rtl/>
        </w:rPr>
        <w:t xml:space="preserve"> </w:t>
      </w:r>
      <w:r w:rsidR="00AC0AF5" w:rsidRPr="00C35A2C">
        <w:rPr>
          <w:rFonts w:ascii="David" w:hAnsi="David" w:hint="cs"/>
          <w:sz w:val="32"/>
          <w:rtl/>
        </w:rPr>
        <w:t>הקודם</w:t>
      </w:r>
      <w:r w:rsidR="00AC0AF5" w:rsidRPr="00C35A2C">
        <w:rPr>
          <w:rFonts w:ascii="David" w:hAnsi="David"/>
          <w:sz w:val="32"/>
          <w:rtl/>
        </w:rPr>
        <w:t xml:space="preserve"> </w:t>
      </w:r>
      <w:r w:rsidR="00AC0AF5" w:rsidRPr="00C35A2C">
        <w:rPr>
          <w:rFonts w:ascii="David" w:hAnsi="David" w:hint="cs"/>
          <w:sz w:val="32"/>
          <w:rtl/>
        </w:rPr>
        <w:t>בשטר</w:t>
      </w:r>
      <w:r w:rsidR="00AC0AF5" w:rsidRPr="00C35A2C">
        <w:rPr>
          <w:rFonts w:ascii="David" w:hAnsi="David"/>
          <w:sz w:val="32"/>
          <w:rtl/>
        </w:rPr>
        <w:t xml:space="preserve"> </w:t>
      </w:r>
      <w:r w:rsidR="00AC0AF5" w:rsidRPr="00C35A2C">
        <w:rPr>
          <w:rFonts w:ascii="David" w:hAnsi="David" w:hint="cs"/>
          <w:sz w:val="32"/>
          <w:rtl/>
        </w:rPr>
        <w:t>זוכה</w:t>
      </w:r>
      <w:r w:rsidR="00AC0AF5" w:rsidRPr="00C35A2C">
        <w:rPr>
          <w:rFonts w:ascii="David" w:hAnsi="David"/>
          <w:sz w:val="32"/>
          <w:rtl/>
        </w:rPr>
        <w:t xml:space="preserve">, </w:t>
      </w:r>
      <w:r w:rsidR="00AC0AF5" w:rsidRPr="00C35A2C">
        <w:rPr>
          <w:rFonts w:ascii="David" w:hAnsi="David" w:hint="cs"/>
          <w:sz w:val="32"/>
          <w:rtl/>
        </w:rPr>
        <w:t>לפיכך</w:t>
      </w:r>
      <w:r w:rsidR="00AC0AF5" w:rsidRPr="00C35A2C">
        <w:rPr>
          <w:rFonts w:ascii="David" w:hAnsi="David"/>
          <w:sz w:val="32"/>
          <w:rtl/>
        </w:rPr>
        <w:t xml:space="preserve"> </w:t>
      </w:r>
      <w:r w:rsidR="00AC0AF5" w:rsidRPr="00C35A2C">
        <w:rPr>
          <w:rFonts w:ascii="David" w:hAnsi="David" w:hint="cs"/>
          <w:sz w:val="32"/>
          <w:rtl/>
        </w:rPr>
        <w:t>יצא</w:t>
      </w:r>
      <w:r w:rsidR="00AC0AF5" w:rsidRPr="00C35A2C">
        <w:rPr>
          <w:rFonts w:ascii="David" w:hAnsi="David"/>
          <w:sz w:val="32"/>
          <w:rtl/>
        </w:rPr>
        <w:t xml:space="preserve"> </w:t>
      </w:r>
      <w:r w:rsidR="00AC0AF5" w:rsidRPr="00C35A2C">
        <w:rPr>
          <w:rFonts w:ascii="David" w:hAnsi="David" w:hint="cs"/>
          <w:sz w:val="32"/>
          <w:rtl/>
        </w:rPr>
        <w:t>עליו</w:t>
      </w:r>
      <w:r w:rsidR="00AC0AF5" w:rsidRPr="00C35A2C">
        <w:rPr>
          <w:rFonts w:ascii="David" w:hAnsi="David"/>
          <w:sz w:val="32"/>
          <w:rtl/>
        </w:rPr>
        <w:t xml:space="preserve"> </w:t>
      </w:r>
      <w:r>
        <w:rPr>
          <w:rFonts w:ascii="David" w:hAnsi="David" w:hint="cs"/>
          <w:sz w:val="32"/>
          <w:rtl/>
        </w:rPr>
        <w:t>שט''ח</w:t>
      </w:r>
      <w:r w:rsidR="00AC0AF5" w:rsidRPr="00C35A2C">
        <w:rPr>
          <w:rFonts w:ascii="David" w:hAnsi="David"/>
          <w:sz w:val="32"/>
          <w:rtl/>
        </w:rPr>
        <w:t xml:space="preserve">- </w:t>
      </w:r>
      <w:r w:rsidR="00AC0AF5" w:rsidRPr="00C35A2C">
        <w:rPr>
          <w:rFonts w:ascii="David" w:hAnsi="David" w:hint="cs"/>
          <w:sz w:val="32"/>
          <w:rtl/>
        </w:rPr>
        <w:t>גובה</w:t>
      </w:r>
      <w:r w:rsidR="00AC0AF5" w:rsidRPr="00C35A2C">
        <w:rPr>
          <w:rFonts w:ascii="David" w:hAnsi="David"/>
          <w:sz w:val="32"/>
          <w:rtl/>
        </w:rPr>
        <w:t xml:space="preserve"> </w:t>
      </w:r>
      <w:r w:rsidR="00AC0AF5" w:rsidRPr="00C35A2C">
        <w:rPr>
          <w:rFonts w:ascii="David" w:hAnsi="David" w:hint="cs"/>
          <w:sz w:val="32"/>
          <w:rtl/>
        </w:rPr>
        <w:t>מכולם</w:t>
      </w:r>
      <w:r w:rsidR="00AC0AF5" w:rsidRPr="00C35A2C">
        <w:rPr>
          <w:rFonts w:ascii="David" w:hAnsi="David"/>
          <w:sz w:val="32"/>
          <w:rtl/>
        </w:rPr>
        <w:t>;</w:t>
      </w:r>
    </w:p>
    <w:p w14:paraId="361FBCBD" w14:textId="77777777" w:rsidR="00653365" w:rsidRDefault="00AC0AF5" w:rsidP="00653365">
      <w:pPr>
        <w:pStyle w:val="affff9"/>
        <w:rPr>
          <w:rtl/>
        </w:rPr>
      </w:pPr>
      <w:r w:rsidRPr="00C35A2C">
        <w:rPr>
          <w:rFonts w:hint="cs"/>
          <w:rtl/>
        </w:rPr>
        <w:t>אמר</w:t>
      </w:r>
      <w:r w:rsidRPr="00C35A2C">
        <w:rPr>
          <w:rtl/>
        </w:rPr>
        <w:t xml:space="preserve"> </w:t>
      </w:r>
      <w:r w:rsidRPr="00C35A2C">
        <w:rPr>
          <w:rFonts w:hint="cs"/>
          <w:rtl/>
        </w:rPr>
        <w:t>תנו</w:t>
      </w:r>
      <w:r w:rsidRPr="00C35A2C">
        <w:rPr>
          <w:rtl/>
        </w:rPr>
        <w:t xml:space="preserve"> </w:t>
      </w:r>
      <w:r w:rsidR="00BA42D4">
        <w:rPr>
          <w:rFonts w:hint="cs"/>
          <w:rtl/>
        </w:rPr>
        <w:t xml:space="preserve">200 </w:t>
      </w:r>
      <w:r w:rsidRPr="00C35A2C">
        <w:rPr>
          <w:rFonts w:hint="cs"/>
          <w:rtl/>
        </w:rPr>
        <w:t>לפלוני</w:t>
      </w:r>
      <w:r w:rsidRPr="00C35A2C">
        <w:rPr>
          <w:rtl/>
        </w:rPr>
        <w:t xml:space="preserve">, </w:t>
      </w:r>
      <w:r w:rsidRPr="00BA42D4">
        <w:rPr>
          <w:rFonts w:hint="cs"/>
          <w:rtl/>
        </w:rPr>
        <w:t>ואחריו</w:t>
      </w:r>
      <w:r w:rsidRPr="00C35A2C">
        <w:rPr>
          <w:rtl/>
        </w:rPr>
        <w:t xml:space="preserve"> </w:t>
      </w:r>
      <w:r w:rsidRPr="00C35A2C">
        <w:rPr>
          <w:rFonts w:hint="cs"/>
          <w:rtl/>
        </w:rPr>
        <w:t>לפלוני</w:t>
      </w:r>
      <w:r w:rsidRPr="00C35A2C">
        <w:rPr>
          <w:rtl/>
        </w:rPr>
        <w:t xml:space="preserve">, </w:t>
      </w:r>
      <w:r w:rsidRPr="00C35A2C">
        <w:rPr>
          <w:rFonts w:hint="cs"/>
          <w:rtl/>
        </w:rPr>
        <w:t>ואחריו</w:t>
      </w:r>
      <w:r w:rsidRPr="00C35A2C">
        <w:rPr>
          <w:rtl/>
        </w:rPr>
        <w:t xml:space="preserve"> </w:t>
      </w:r>
      <w:r w:rsidRPr="00C35A2C">
        <w:rPr>
          <w:rFonts w:hint="cs"/>
          <w:rtl/>
        </w:rPr>
        <w:t>לפלוני</w:t>
      </w:r>
      <w:r w:rsidRPr="00C35A2C">
        <w:rPr>
          <w:rtl/>
        </w:rPr>
        <w:t xml:space="preserve"> </w:t>
      </w:r>
    </w:p>
    <w:p w14:paraId="02929A77" w14:textId="77777777" w:rsidR="00653365" w:rsidRPr="00653365" w:rsidRDefault="00AC0AF5" w:rsidP="00653365">
      <w:pPr>
        <w:pStyle w:val="36"/>
        <w:framePr w:wrap="notBeside"/>
        <w:rPr>
          <w:rtl/>
        </w:rPr>
      </w:pPr>
      <w:r w:rsidRPr="00653365">
        <w:rPr>
          <w:rtl/>
        </w:rPr>
        <w:t>-</w:t>
      </w:r>
    </w:p>
    <w:p w14:paraId="49E0939A" w14:textId="7FD49EB1" w:rsidR="00AC0AF5" w:rsidRDefault="00AC0AF5" w:rsidP="00BA42D4">
      <w:pPr>
        <w:spacing w:after="60"/>
        <w:rPr>
          <w:rFonts w:ascii="David" w:hAnsi="David"/>
          <w:sz w:val="32"/>
          <w:rtl/>
        </w:rPr>
      </w:pPr>
      <w:r w:rsidRPr="00C35A2C">
        <w:rPr>
          <w:rFonts w:ascii="David" w:hAnsi="David" w:hint="cs"/>
          <w:sz w:val="32"/>
          <w:rtl/>
        </w:rPr>
        <w:t>אומרין</w:t>
      </w:r>
      <w:r w:rsidRPr="00C35A2C">
        <w:rPr>
          <w:rFonts w:ascii="David" w:hAnsi="David"/>
          <w:sz w:val="32"/>
          <w:rtl/>
        </w:rPr>
        <w:t xml:space="preserve"> </w:t>
      </w:r>
      <w:r w:rsidRPr="00C35A2C">
        <w:rPr>
          <w:rFonts w:ascii="David" w:hAnsi="David" w:hint="cs"/>
          <w:sz w:val="32"/>
          <w:rtl/>
        </w:rPr>
        <w:t>כל</w:t>
      </w:r>
      <w:r w:rsidRPr="00C35A2C">
        <w:rPr>
          <w:rFonts w:ascii="David" w:hAnsi="David"/>
          <w:sz w:val="32"/>
          <w:rtl/>
        </w:rPr>
        <w:t xml:space="preserve"> </w:t>
      </w:r>
      <w:r w:rsidRPr="00C35A2C">
        <w:rPr>
          <w:rFonts w:ascii="David" w:hAnsi="David" w:hint="cs"/>
          <w:sz w:val="32"/>
          <w:rtl/>
        </w:rPr>
        <w:t>הקודם</w:t>
      </w:r>
      <w:r w:rsidRPr="00C35A2C">
        <w:rPr>
          <w:rFonts w:ascii="David" w:hAnsi="David"/>
          <w:sz w:val="32"/>
          <w:rtl/>
        </w:rPr>
        <w:t xml:space="preserve"> </w:t>
      </w:r>
      <w:r w:rsidRPr="00C35A2C">
        <w:rPr>
          <w:rFonts w:ascii="David" w:hAnsi="David" w:hint="cs"/>
          <w:sz w:val="32"/>
          <w:rtl/>
        </w:rPr>
        <w:t>בשטר</w:t>
      </w:r>
      <w:r w:rsidRPr="00C35A2C">
        <w:rPr>
          <w:rFonts w:ascii="David" w:hAnsi="David"/>
          <w:sz w:val="32"/>
          <w:rtl/>
        </w:rPr>
        <w:t xml:space="preserve"> </w:t>
      </w:r>
      <w:r w:rsidRPr="00C35A2C">
        <w:rPr>
          <w:rFonts w:ascii="David" w:hAnsi="David" w:hint="cs"/>
          <w:sz w:val="32"/>
          <w:rtl/>
        </w:rPr>
        <w:t>זוכה</w:t>
      </w:r>
      <w:r w:rsidRPr="00C35A2C">
        <w:rPr>
          <w:rFonts w:ascii="David" w:hAnsi="David"/>
          <w:sz w:val="32"/>
          <w:rtl/>
        </w:rPr>
        <w:t xml:space="preserve">, </w:t>
      </w:r>
      <w:r w:rsidRPr="00C35A2C">
        <w:rPr>
          <w:rFonts w:ascii="David" w:hAnsi="David" w:hint="cs"/>
          <w:sz w:val="32"/>
          <w:rtl/>
        </w:rPr>
        <w:t>לפיכך</w:t>
      </w:r>
      <w:r w:rsidRPr="00C35A2C">
        <w:rPr>
          <w:rFonts w:ascii="David" w:hAnsi="David"/>
          <w:sz w:val="32"/>
          <w:rtl/>
        </w:rPr>
        <w:t xml:space="preserve"> </w:t>
      </w:r>
      <w:r w:rsidRPr="00C35A2C">
        <w:rPr>
          <w:rFonts w:ascii="David" w:hAnsi="David" w:hint="cs"/>
          <w:sz w:val="32"/>
          <w:rtl/>
        </w:rPr>
        <w:t>יצא</w:t>
      </w:r>
      <w:r w:rsidRPr="00C35A2C">
        <w:rPr>
          <w:rFonts w:ascii="David" w:hAnsi="David"/>
          <w:sz w:val="32"/>
          <w:rtl/>
        </w:rPr>
        <w:t xml:space="preserve"> </w:t>
      </w:r>
      <w:r w:rsidRPr="00C35A2C">
        <w:rPr>
          <w:rFonts w:ascii="David" w:hAnsi="David" w:hint="cs"/>
          <w:sz w:val="32"/>
          <w:rtl/>
        </w:rPr>
        <w:t>עליו</w:t>
      </w:r>
      <w:r w:rsidRPr="00C35A2C">
        <w:rPr>
          <w:rFonts w:ascii="David" w:hAnsi="David"/>
          <w:sz w:val="32"/>
          <w:rtl/>
        </w:rPr>
        <w:t xml:space="preserve"> </w:t>
      </w:r>
      <w:r w:rsidRPr="00C35A2C">
        <w:rPr>
          <w:rFonts w:ascii="David" w:hAnsi="David" w:hint="cs"/>
          <w:sz w:val="32"/>
          <w:rtl/>
        </w:rPr>
        <w:t>שט</w:t>
      </w:r>
      <w:r w:rsidRPr="00C35A2C">
        <w:rPr>
          <w:rFonts w:ascii="David" w:hAnsi="David"/>
          <w:sz w:val="32"/>
          <w:rtl/>
        </w:rPr>
        <w:t>"</w:t>
      </w:r>
      <w:r w:rsidRPr="00C35A2C">
        <w:rPr>
          <w:rFonts w:ascii="David" w:hAnsi="David" w:hint="cs"/>
          <w:sz w:val="32"/>
          <w:rtl/>
        </w:rPr>
        <w:t>ח</w:t>
      </w:r>
      <w:r w:rsidRPr="00C35A2C">
        <w:rPr>
          <w:rFonts w:ascii="David" w:hAnsi="David"/>
          <w:sz w:val="32"/>
          <w:rtl/>
        </w:rPr>
        <w:t xml:space="preserve"> - </w:t>
      </w:r>
      <w:r w:rsidRPr="00C35A2C">
        <w:rPr>
          <w:rFonts w:ascii="David" w:hAnsi="David" w:hint="cs"/>
          <w:sz w:val="32"/>
          <w:rtl/>
        </w:rPr>
        <w:t>גובה</w:t>
      </w:r>
      <w:r w:rsidRPr="00C35A2C">
        <w:rPr>
          <w:rFonts w:ascii="David" w:hAnsi="David"/>
          <w:sz w:val="32"/>
          <w:rtl/>
        </w:rPr>
        <w:t xml:space="preserve"> </w:t>
      </w:r>
      <w:r w:rsidRPr="00C35A2C">
        <w:rPr>
          <w:rFonts w:ascii="David" w:hAnsi="David" w:hint="cs"/>
          <w:sz w:val="32"/>
          <w:rtl/>
        </w:rPr>
        <w:t>מהאחרון</w:t>
      </w:r>
      <w:r w:rsidRPr="00C35A2C">
        <w:rPr>
          <w:rFonts w:ascii="David" w:hAnsi="David"/>
          <w:sz w:val="32"/>
          <w:rtl/>
        </w:rPr>
        <w:t xml:space="preserve">, </w:t>
      </w:r>
      <w:r w:rsidRPr="00C35A2C">
        <w:rPr>
          <w:rFonts w:ascii="David" w:hAnsi="David" w:hint="cs"/>
          <w:sz w:val="32"/>
          <w:rtl/>
        </w:rPr>
        <w:t>אין</w:t>
      </w:r>
      <w:r w:rsidRPr="00C35A2C">
        <w:rPr>
          <w:rFonts w:ascii="David" w:hAnsi="David"/>
          <w:sz w:val="32"/>
          <w:rtl/>
        </w:rPr>
        <w:t xml:space="preserve"> </w:t>
      </w:r>
      <w:r w:rsidRPr="00C35A2C">
        <w:rPr>
          <w:rFonts w:ascii="David" w:hAnsi="David" w:hint="cs"/>
          <w:sz w:val="32"/>
          <w:rtl/>
        </w:rPr>
        <w:t>לו</w:t>
      </w:r>
      <w:r w:rsidRPr="00C35A2C">
        <w:rPr>
          <w:rFonts w:ascii="David" w:hAnsi="David"/>
          <w:sz w:val="32"/>
          <w:rtl/>
        </w:rPr>
        <w:t xml:space="preserve"> - </w:t>
      </w:r>
      <w:r w:rsidRPr="00C35A2C">
        <w:rPr>
          <w:rFonts w:ascii="David" w:hAnsi="David" w:hint="cs"/>
          <w:sz w:val="32"/>
          <w:rtl/>
        </w:rPr>
        <w:t>גובה</w:t>
      </w:r>
      <w:r w:rsidRPr="00C35A2C">
        <w:rPr>
          <w:rFonts w:ascii="David" w:hAnsi="David"/>
          <w:sz w:val="32"/>
          <w:rtl/>
        </w:rPr>
        <w:t xml:space="preserve"> </w:t>
      </w:r>
      <w:r w:rsidRPr="00C35A2C">
        <w:rPr>
          <w:rFonts w:ascii="David" w:hAnsi="David" w:hint="cs"/>
          <w:sz w:val="32"/>
          <w:rtl/>
        </w:rPr>
        <w:t>משלפניו</w:t>
      </w:r>
      <w:r w:rsidRPr="00C35A2C">
        <w:rPr>
          <w:rFonts w:ascii="David" w:hAnsi="David"/>
          <w:sz w:val="32"/>
          <w:rtl/>
        </w:rPr>
        <w:t xml:space="preserve">, </w:t>
      </w:r>
      <w:r w:rsidRPr="00C35A2C">
        <w:rPr>
          <w:rFonts w:ascii="David" w:hAnsi="David" w:hint="cs"/>
          <w:sz w:val="32"/>
          <w:rtl/>
        </w:rPr>
        <w:t>אין</w:t>
      </w:r>
      <w:r w:rsidRPr="00C35A2C">
        <w:rPr>
          <w:rFonts w:ascii="David" w:hAnsi="David"/>
          <w:sz w:val="32"/>
          <w:rtl/>
        </w:rPr>
        <w:t xml:space="preserve"> </w:t>
      </w:r>
      <w:r w:rsidRPr="00C35A2C">
        <w:rPr>
          <w:rFonts w:ascii="David" w:hAnsi="David" w:hint="cs"/>
          <w:sz w:val="32"/>
          <w:rtl/>
        </w:rPr>
        <w:t>לו</w:t>
      </w:r>
      <w:r w:rsidRPr="00C35A2C">
        <w:rPr>
          <w:rFonts w:ascii="David" w:hAnsi="David"/>
          <w:sz w:val="32"/>
          <w:rtl/>
        </w:rPr>
        <w:t xml:space="preserve"> - </w:t>
      </w:r>
      <w:r w:rsidRPr="00C35A2C">
        <w:rPr>
          <w:rFonts w:ascii="David" w:hAnsi="David" w:hint="cs"/>
          <w:sz w:val="32"/>
          <w:rtl/>
        </w:rPr>
        <w:t>גובה</w:t>
      </w:r>
      <w:r w:rsidRPr="00C35A2C">
        <w:rPr>
          <w:rFonts w:ascii="David" w:hAnsi="David"/>
          <w:sz w:val="32"/>
          <w:rtl/>
        </w:rPr>
        <w:t xml:space="preserve"> </w:t>
      </w:r>
      <w:r w:rsidRPr="00C35A2C">
        <w:rPr>
          <w:rFonts w:ascii="David" w:hAnsi="David" w:hint="cs"/>
          <w:sz w:val="32"/>
          <w:rtl/>
        </w:rPr>
        <w:t>משלפני</w:t>
      </w:r>
      <w:r w:rsidRPr="00C35A2C">
        <w:rPr>
          <w:rFonts w:ascii="David" w:hAnsi="David"/>
          <w:sz w:val="32"/>
          <w:rtl/>
        </w:rPr>
        <w:t xml:space="preserve"> </w:t>
      </w:r>
      <w:r w:rsidRPr="00C35A2C">
        <w:rPr>
          <w:rFonts w:ascii="David" w:hAnsi="David" w:hint="cs"/>
          <w:sz w:val="32"/>
          <w:rtl/>
        </w:rPr>
        <w:t>פניו</w:t>
      </w:r>
      <w:r w:rsidRPr="00C35A2C">
        <w:rPr>
          <w:rFonts w:ascii="David" w:hAnsi="David"/>
          <w:sz w:val="32"/>
          <w:rtl/>
        </w:rPr>
        <w:t>.</w:t>
      </w:r>
    </w:p>
    <w:p w14:paraId="445891F2" w14:textId="77777777" w:rsidR="004E53EC" w:rsidRPr="004E53EC" w:rsidRDefault="00AC0AF5" w:rsidP="004E53EC">
      <w:pPr>
        <w:pStyle w:val="36"/>
        <w:framePr w:wrap="notBeside"/>
        <w:rPr>
          <w:rtl/>
        </w:rPr>
      </w:pPr>
      <w:r w:rsidRPr="004E53EC">
        <w:rPr>
          <w:rFonts w:hint="cs"/>
          <w:rtl/>
        </w:rPr>
        <w:t>ת</w:t>
      </w:r>
      <w:r w:rsidRPr="004E53EC">
        <w:rPr>
          <w:rtl/>
        </w:rPr>
        <w:t>"</w:t>
      </w:r>
      <w:r w:rsidRPr="004E53EC">
        <w:rPr>
          <w:rFonts w:hint="cs"/>
          <w:rtl/>
        </w:rPr>
        <w:t>ר</w:t>
      </w:r>
      <w:r w:rsidRPr="004E53EC">
        <w:rPr>
          <w:rtl/>
        </w:rPr>
        <w:t>:</w:t>
      </w:r>
    </w:p>
    <w:p w14:paraId="02595BB4" w14:textId="77777777" w:rsidR="00BA42D4" w:rsidRDefault="00AC0AF5" w:rsidP="00BA42D4">
      <w:pPr>
        <w:pStyle w:val="affff9"/>
        <w:rPr>
          <w:rtl/>
        </w:rPr>
      </w:pPr>
      <w:r w:rsidRPr="00C35A2C">
        <w:rPr>
          <w:rFonts w:hint="cs"/>
          <w:rtl/>
        </w:rPr>
        <w:t>שכיב</w:t>
      </w:r>
      <w:r w:rsidRPr="00C35A2C">
        <w:rPr>
          <w:rtl/>
        </w:rPr>
        <w:t xml:space="preserve"> </w:t>
      </w:r>
      <w:r w:rsidRPr="00C35A2C">
        <w:rPr>
          <w:rFonts w:hint="cs"/>
          <w:rtl/>
        </w:rPr>
        <w:t>מרע</w:t>
      </w:r>
      <w:r w:rsidRPr="00C35A2C">
        <w:rPr>
          <w:rtl/>
        </w:rPr>
        <w:t xml:space="preserve"> </w:t>
      </w:r>
      <w:r w:rsidRPr="00C35A2C">
        <w:rPr>
          <w:rFonts w:hint="cs"/>
          <w:rtl/>
        </w:rPr>
        <w:t>שאמר</w:t>
      </w:r>
      <w:r w:rsidRPr="00C35A2C">
        <w:rPr>
          <w:rtl/>
        </w:rPr>
        <w:t xml:space="preserve"> </w:t>
      </w:r>
      <w:r w:rsidRPr="00C35A2C">
        <w:rPr>
          <w:rFonts w:hint="cs"/>
          <w:rtl/>
        </w:rPr>
        <w:t>תנו</w:t>
      </w:r>
      <w:r w:rsidRPr="00C35A2C">
        <w:rPr>
          <w:rtl/>
        </w:rPr>
        <w:t xml:space="preserve"> </w:t>
      </w:r>
      <w:r w:rsidRPr="00C35A2C">
        <w:rPr>
          <w:rFonts w:hint="cs"/>
          <w:rtl/>
        </w:rPr>
        <w:t>מאתים</w:t>
      </w:r>
      <w:r w:rsidRPr="00C35A2C">
        <w:rPr>
          <w:rtl/>
        </w:rPr>
        <w:t xml:space="preserve"> </w:t>
      </w:r>
      <w:r w:rsidRPr="00C35A2C">
        <w:rPr>
          <w:rFonts w:hint="cs"/>
          <w:rtl/>
        </w:rPr>
        <w:t>זוז</w:t>
      </w:r>
      <w:r w:rsidRPr="00C35A2C">
        <w:rPr>
          <w:rtl/>
        </w:rPr>
        <w:t xml:space="preserve"> </w:t>
      </w:r>
      <w:r w:rsidRPr="00C35A2C">
        <w:rPr>
          <w:rFonts w:hint="cs"/>
          <w:rtl/>
        </w:rPr>
        <w:t>לפלוני</w:t>
      </w:r>
      <w:r w:rsidRPr="00C35A2C">
        <w:rPr>
          <w:rtl/>
        </w:rPr>
        <w:t xml:space="preserve"> </w:t>
      </w:r>
    </w:p>
    <w:p w14:paraId="478B48CC" w14:textId="46D206BD" w:rsidR="00AC0AF5" w:rsidRDefault="00AC0AF5" w:rsidP="00AC0AF5">
      <w:pPr>
        <w:rPr>
          <w:rFonts w:ascii="David" w:hAnsi="David"/>
          <w:sz w:val="32"/>
          <w:rtl/>
        </w:rPr>
      </w:pPr>
      <w:r w:rsidRPr="00BA42D4">
        <w:rPr>
          <w:rFonts w:ascii="David" w:hAnsi="David" w:hint="cs"/>
          <w:b/>
          <w:bCs/>
          <w:sz w:val="32"/>
          <w:rtl/>
        </w:rPr>
        <w:t>בני</w:t>
      </w:r>
      <w:r w:rsidRPr="00BA42D4">
        <w:rPr>
          <w:rFonts w:ascii="David" w:hAnsi="David"/>
          <w:b/>
          <w:bCs/>
          <w:sz w:val="32"/>
          <w:rtl/>
        </w:rPr>
        <w:t xml:space="preserve"> </w:t>
      </w:r>
      <w:r w:rsidRPr="00BA42D4">
        <w:rPr>
          <w:rFonts w:ascii="David" w:hAnsi="David" w:hint="cs"/>
          <w:b/>
          <w:bCs/>
          <w:sz w:val="32"/>
          <w:rtl/>
        </w:rPr>
        <w:t>בכור</w:t>
      </w:r>
      <w:r w:rsidRPr="00BA42D4">
        <w:rPr>
          <w:rFonts w:ascii="David" w:hAnsi="David"/>
          <w:b/>
          <w:bCs/>
          <w:sz w:val="32"/>
          <w:rtl/>
        </w:rPr>
        <w:t xml:space="preserve"> </w:t>
      </w:r>
      <w:r w:rsidRPr="00BA42D4">
        <w:rPr>
          <w:rFonts w:ascii="David" w:hAnsi="David" w:hint="cs"/>
          <w:b/>
          <w:bCs/>
          <w:sz w:val="32"/>
          <w:rtl/>
        </w:rPr>
        <w:t>כראוי</w:t>
      </w:r>
      <w:r w:rsidRPr="00BA42D4">
        <w:rPr>
          <w:rFonts w:ascii="David" w:hAnsi="David"/>
          <w:b/>
          <w:bCs/>
          <w:sz w:val="32"/>
          <w:rtl/>
        </w:rPr>
        <w:t xml:space="preserve"> </w:t>
      </w:r>
      <w:r w:rsidRPr="00BA42D4">
        <w:rPr>
          <w:rFonts w:ascii="David" w:hAnsi="David" w:hint="cs"/>
          <w:b/>
          <w:bCs/>
          <w:sz w:val="32"/>
          <w:rtl/>
        </w:rPr>
        <w:t>לו</w:t>
      </w:r>
      <w:r w:rsidRPr="00C35A2C">
        <w:rPr>
          <w:rFonts w:ascii="David" w:hAnsi="David"/>
          <w:sz w:val="32"/>
          <w:rtl/>
        </w:rPr>
        <w:t xml:space="preserve"> - </w:t>
      </w:r>
      <w:r w:rsidRPr="00C35A2C">
        <w:rPr>
          <w:rFonts w:ascii="David" w:hAnsi="David" w:hint="cs"/>
          <w:sz w:val="32"/>
          <w:rtl/>
        </w:rPr>
        <w:t>נוטלן</w:t>
      </w:r>
      <w:r w:rsidRPr="00C35A2C">
        <w:rPr>
          <w:rFonts w:ascii="David" w:hAnsi="David"/>
          <w:sz w:val="32"/>
          <w:rtl/>
        </w:rPr>
        <w:t xml:space="preserve"> </w:t>
      </w:r>
      <w:r w:rsidRPr="00C35A2C">
        <w:rPr>
          <w:rFonts w:ascii="David" w:hAnsi="David" w:hint="cs"/>
          <w:sz w:val="32"/>
          <w:rtl/>
        </w:rPr>
        <w:t>ונוטל</w:t>
      </w:r>
      <w:r w:rsidRPr="00C35A2C">
        <w:rPr>
          <w:rFonts w:ascii="David" w:hAnsi="David"/>
          <w:sz w:val="32"/>
          <w:rtl/>
        </w:rPr>
        <w:t xml:space="preserve"> </w:t>
      </w:r>
      <w:r w:rsidRPr="00C35A2C">
        <w:rPr>
          <w:rFonts w:ascii="David" w:hAnsi="David" w:hint="cs"/>
          <w:sz w:val="32"/>
          <w:rtl/>
        </w:rPr>
        <w:t>את</w:t>
      </w:r>
      <w:r w:rsidRPr="00C35A2C">
        <w:rPr>
          <w:rFonts w:ascii="David" w:hAnsi="David"/>
          <w:sz w:val="32"/>
          <w:rtl/>
        </w:rPr>
        <w:t xml:space="preserve"> </w:t>
      </w:r>
      <w:r w:rsidRPr="00C35A2C">
        <w:rPr>
          <w:rFonts w:ascii="David" w:hAnsi="David" w:hint="cs"/>
          <w:sz w:val="32"/>
          <w:rtl/>
        </w:rPr>
        <w:t>בכורתו</w:t>
      </w:r>
      <w:r w:rsidRPr="00C35A2C">
        <w:rPr>
          <w:rFonts w:ascii="David" w:hAnsi="David"/>
          <w:sz w:val="32"/>
          <w:rtl/>
        </w:rPr>
        <w:t>,</w:t>
      </w:r>
    </w:p>
    <w:p w14:paraId="45748962" w14:textId="454013B1" w:rsidR="00AC0AF5" w:rsidRDefault="00AC0AF5" w:rsidP="00BA42D4">
      <w:pPr>
        <w:rPr>
          <w:rFonts w:ascii="David" w:hAnsi="David"/>
          <w:sz w:val="32"/>
          <w:rtl/>
        </w:rPr>
      </w:pPr>
      <w:r w:rsidRPr="00BA42D4">
        <w:rPr>
          <w:rFonts w:ascii="David" w:hAnsi="David" w:hint="cs"/>
          <w:b/>
          <w:bCs/>
          <w:sz w:val="32"/>
          <w:rtl/>
        </w:rPr>
        <w:t>בבכורתו</w:t>
      </w:r>
      <w:r w:rsidRPr="00C35A2C">
        <w:rPr>
          <w:rFonts w:ascii="David" w:hAnsi="David"/>
          <w:sz w:val="32"/>
          <w:rtl/>
        </w:rPr>
        <w:t xml:space="preserve"> - </w:t>
      </w:r>
      <w:r w:rsidRPr="00C35A2C">
        <w:rPr>
          <w:rFonts w:ascii="David" w:hAnsi="David" w:hint="cs"/>
          <w:sz w:val="32"/>
          <w:rtl/>
        </w:rPr>
        <w:t>ידו</w:t>
      </w:r>
      <w:r w:rsidRPr="00C35A2C">
        <w:rPr>
          <w:rFonts w:ascii="David" w:hAnsi="David"/>
          <w:sz w:val="32"/>
          <w:rtl/>
        </w:rPr>
        <w:t xml:space="preserve"> </w:t>
      </w:r>
      <w:r w:rsidRPr="00C35A2C">
        <w:rPr>
          <w:rFonts w:ascii="David" w:hAnsi="David" w:hint="cs"/>
          <w:sz w:val="32"/>
          <w:rtl/>
        </w:rPr>
        <w:t>על</w:t>
      </w:r>
      <w:r w:rsidRPr="00C35A2C">
        <w:rPr>
          <w:rFonts w:ascii="David" w:hAnsi="David"/>
          <w:sz w:val="32"/>
          <w:rtl/>
        </w:rPr>
        <w:t xml:space="preserve"> </w:t>
      </w:r>
      <w:r w:rsidRPr="00C35A2C">
        <w:rPr>
          <w:rFonts w:ascii="David" w:hAnsi="David" w:hint="cs"/>
          <w:sz w:val="32"/>
          <w:rtl/>
        </w:rPr>
        <w:t>העליונה</w:t>
      </w:r>
      <w:r w:rsidRPr="00C35A2C">
        <w:rPr>
          <w:rFonts w:ascii="David" w:hAnsi="David"/>
          <w:sz w:val="32"/>
          <w:rtl/>
        </w:rPr>
        <w:t xml:space="preserve">, </w:t>
      </w:r>
      <w:r w:rsidRPr="00C35A2C">
        <w:rPr>
          <w:rFonts w:ascii="David" w:hAnsi="David" w:hint="cs"/>
          <w:sz w:val="32"/>
          <w:rtl/>
        </w:rPr>
        <w:t>רצה</w:t>
      </w:r>
      <w:r w:rsidRPr="00C35A2C">
        <w:rPr>
          <w:rFonts w:ascii="David" w:hAnsi="David"/>
          <w:sz w:val="32"/>
          <w:rtl/>
        </w:rPr>
        <w:t xml:space="preserve"> </w:t>
      </w:r>
      <w:r w:rsidRPr="00C35A2C">
        <w:rPr>
          <w:rFonts w:ascii="David" w:hAnsi="David" w:hint="cs"/>
          <w:sz w:val="32"/>
          <w:rtl/>
        </w:rPr>
        <w:t>נוטלן</w:t>
      </w:r>
      <w:r w:rsidRPr="00C35A2C">
        <w:rPr>
          <w:rFonts w:ascii="David" w:hAnsi="David"/>
          <w:sz w:val="32"/>
          <w:rtl/>
        </w:rPr>
        <w:t xml:space="preserve">, </w:t>
      </w:r>
      <w:r w:rsidRPr="00C35A2C">
        <w:rPr>
          <w:rFonts w:ascii="David" w:hAnsi="David" w:hint="cs"/>
          <w:sz w:val="32"/>
          <w:rtl/>
        </w:rPr>
        <w:t>רצה</w:t>
      </w:r>
      <w:r w:rsidRPr="00C35A2C">
        <w:rPr>
          <w:rFonts w:ascii="David" w:hAnsi="David"/>
          <w:sz w:val="32"/>
          <w:rtl/>
        </w:rPr>
        <w:t xml:space="preserve"> </w:t>
      </w:r>
      <w:r w:rsidRPr="00C35A2C">
        <w:rPr>
          <w:rFonts w:ascii="David" w:hAnsi="David" w:hint="cs"/>
          <w:sz w:val="32"/>
          <w:rtl/>
        </w:rPr>
        <w:t>נוטל</w:t>
      </w:r>
      <w:r w:rsidRPr="00C35A2C">
        <w:rPr>
          <w:rFonts w:ascii="David" w:hAnsi="David"/>
          <w:sz w:val="32"/>
          <w:rtl/>
        </w:rPr>
        <w:t xml:space="preserve"> </w:t>
      </w:r>
      <w:r w:rsidRPr="00C35A2C">
        <w:rPr>
          <w:rFonts w:ascii="David" w:hAnsi="David" w:hint="cs"/>
          <w:sz w:val="32"/>
          <w:rtl/>
        </w:rPr>
        <w:t>בכורתו</w:t>
      </w:r>
      <w:r w:rsidRPr="00C35A2C">
        <w:rPr>
          <w:rFonts w:ascii="David" w:hAnsi="David"/>
          <w:sz w:val="32"/>
          <w:rtl/>
        </w:rPr>
        <w:t>;</w:t>
      </w:r>
    </w:p>
    <w:p w14:paraId="3C0F23AB" w14:textId="77777777" w:rsidR="00BA42D4" w:rsidRDefault="00BA42D4" w:rsidP="00BA42D4">
      <w:pPr>
        <w:pStyle w:val="affff9"/>
        <w:rPr>
          <w:rtl/>
        </w:rPr>
      </w:pPr>
      <w:r>
        <w:rPr>
          <w:rFonts w:hint="cs"/>
          <w:rtl/>
        </w:rPr>
        <w:t xml:space="preserve">שכ''מ </w:t>
      </w:r>
      <w:r w:rsidR="00AC0AF5" w:rsidRPr="00C35A2C">
        <w:rPr>
          <w:rFonts w:hint="cs"/>
          <w:rtl/>
        </w:rPr>
        <w:t>שאמר</w:t>
      </w:r>
      <w:r w:rsidR="00AC0AF5" w:rsidRPr="00C35A2C">
        <w:rPr>
          <w:rtl/>
        </w:rPr>
        <w:t xml:space="preserve"> </w:t>
      </w:r>
      <w:r w:rsidR="00AC0AF5" w:rsidRPr="00C35A2C">
        <w:rPr>
          <w:rFonts w:hint="cs"/>
          <w:rtl/>
        </w:rPr>
        <w:t>תנו</w:t>
      </w:r>
      <w:r w:rsidR="00AC0AF5" w:rsidRPr="00C35A2C">
        <w:rPr>
          <w:rtl/>
        </w:rPr>
        <w:t xml:space="preserve"> </w:t>
      </w:r>
      <w:r w:rsidR="00AC0AF5" w:rsidRPr="00C35A2C">
        <w:rPr>
          <w:rFonts w:hint="cs"/>
          <w:rtl/>
        </w:rPr>
        <w:t>מאתים</w:t>
      </w:r>
      <w:r w:rsidR="00AC0AF5" w:rsidRPr="00C35A2C">
        <w:rPr>
          <w:rtl/>
        </w:rPr>
        <w:t xml:space="preserve"> </w:t>
      </w:r>
      <w:r w:rsidR="00AC0AF5" w:rsidRPr="00C35A2C">
        <w:rPr>
          <w:rFonts w:hint="cs"/>
          <w:rtl/>
        </w:rPr>
        <w:t>זוז</w:t>
      </w:r>
      <w:r w:rsidR="00AC0AF5" w:rsidRPr="00C35A2C">
        <w:rPr>
          <w:rtl/>
        </w:rPr>
        <w:t xml:space="preserve"> </w:t>
      </w:r>
      <w:r w:rsidR="00AC0AF5" w:rsidRPr="00C35A2C">
        <w:rPr>
          <w:rFonts w:hint="cs"/>
          <w:rtl/>
        </w:rPr>
        <w:t>לפלונית</w:t>
      </w:r>
      <w:r w:rsidR="00AC0AF5" w:rsidRPr="00C35A2C">
        <w:rPr>
          <w:rtl/>
        </w:rPr>
        <w:t xml:space="preserve"> </w:t>
      </w:r>
    </w:p>
    <w:p w14:paraId="22C75530" w14:textId="2AD4AD75" w:rsidR="00AC0AF5" w:rsidRDefault="00AC0AF5" w:rsidP="00AC0AF5">
      <w:pPr>
        <w:rPr>
          <w:rFonts w:ascii="David" w:hAnsi="David"/>
          <w:sz w:val="32"/>
          <w:rtl/>
        </w:rPr>
      </w:pPr>
      <w:r w:rsidRPr="00BA42D4">
        <w:rPr>
          <w:rFonts w:ascii="David" w:hAnsi="David" w:hint="cs"/>
          <w:b/>
          <w:bCs/>
          <w:sz w:val="32"/>
          <w:rtl/>
        </w:rPr>
        <w:t>אשתי</w:t>
      </w:r>
      <w:r w:rsidRPr="00BA42D4">
        <w:rPr>
          <w:rFonts w:ascii="David" w:hAnsi="David"/>
          <w:b/>
          <w:bCs/>
          <w:sz w:val="32"/>
          <w:rtl/>
        </w:rPr>
        <w:t xml:space="preserve"> </w:t>
      </w:r>
      <w:r w:rsidRPr="00BA42D4">
        <w:rPr>
          <w:rFonts w:ascii="David" w:hAnsi="David" w:hint="cs"/>
          <w:b/>
          <w:bCs/>
          <w:sz w:val="32"/>
          <w:rtl/>
        </w:rPr>
        <w:t>כראוי</w:t>
      </w:r>
      <w:r w:rsidRPr="00BA42D4">
        <w:rPr>
          <w:rFonts w:ascii="David" w:hAnsi="David"/>
          <w:b/>
          <w:bCs/>
          <w:sz w:val="32"/>
          <w:rtl/>
        </w:rPr>
        <w:t xml:space="preserve"> </w:t>
      </w:r>
      <w:r w:rsidRPr="00BA42D4">
        <w:rPr>
          <w:rFonts w:ascii="David" w:hAnsi="David" w:hint="cs"/>
          <w:b/>
          <w:bCs/>
          <w:sz w:val="32"/>
          <w:rtl/>
        </w:rPr>
        <w:t>לה</w:t>
      </w:r>
      <w:r w:rsidRPr="00C35A2C">
        <w:rPr>
          <w:rFonts w:ascii="David" w:hAnsi="David"/>
          <w:sz w:val="32"/>
          <w:rtl/>
        </w:rPr>
        <w:t xml:space="preserve"> - </w:t>
      </w:r>
      <w:r w:rsidRPr="00C35A2C">
        <w:rPr>
          <w:rFonts w:ascii="David" w:hAnsi="David" w:hint="cs"/>
          <w:sz w:val="32"/>
          <w:rtl/>
        </w:rPr>
        <w:t>נוטלתן</w:t>
      </w:r>
      <w:r w:rsidRPr="00C35A2C">
        <w:rPr>
          <w:rFonts w:ascii="David" w:hAnsi="David"/>
          <w:sz w:val="32"/>
          <w:rtl/>
        </w:rPr>
        <w:t xml:space="preserve"> </w:t>
      </w:r>
      <w:r w:rsidRPr="00C35A2C">
        <w:rPr>
          <w:rFonts w:ascii="David" w:hAnsi="David" w:hint="cs"/>
          <w:sz w:val="32"/>
          <w:rtl/>
        </w:rPr>
        <w:t>ונוטלת</w:t>
      </w:r>
      <w:r w:rsidRPr="00C35A2C">
        <w:rPr>
          <w:rFonts w:ascii="David" w:hAnsi="David"/>
          <w:sz w:val="32"/>
          <w:rtl/>
        </w:rPr>
        <w:t xml:space="preserve"> </w:t>
      </w:r>
      <w:r w:rsidRPr="00C35A2C">
        <w:rPr>
          <w:rFonts w:ascii="David" w:hAnsi="David" w:hint="cs"/>
          <w:sz w:val="32"/>
          <w:rtl/>
        </w:rPr>
        <w:t>את</w:t>
      </w:r>
      <w:r w:rsidRPr="00C35A2C">
        <w:rPr>
          <w:rFonts w:ascii="David" w:hAnsi="David"/>
          <w:sz w:val="32"/>
          <w:rtl/>
        </w:rPr>
        <w:t xml:space="preserve"> </w:t>
      </w:r>
      <w:r w:rsidRPr="00C35A2C">
        <w:rPr>
          <w:rFonts w:ascii="David" w:hAnsi="David" w:hint="cs"/>
          <w:sz w:val="32"/>
          <w:rtl/>
        </w:rPr>
        <w:t>כתובתה</w:t>
      </w:r>
      <w:r w:rsidRPr="00C35A2C">
        <w:rPr>
          <w:rFonts w:ascii="David" w:hAnsi="David"/>
          <w:sz w:val="32"/>
          <w:rtl/>
        </w:rPr>
        <w:t>,</w:t>
      </w:r>
    </w:p>
    <w:p w14:paraId="541BCB15" w14:textId="7F5ACE34" w:rsidR="00AC0AF5" w:rsidRPr="00BA42D4" w:rsidRDefault="00AC0AF5" w:rsidP="00BA42D4">
      <w:pPr>
        <w:rPr>
          <w:rFonts w:ascii="David" w:hAnsi="David"/>
          <w:spacing w:val="-2"/>
          <w:sz w:val="32"/>
          <w:rtl/>
        </w:rPr>
      </w:pPr>
      <w:r w:rsidRPr="00BA42D4">
        <w:rPr>
          <w:rFonts w:ascii="David" w:hAnsi="David" w:hint="cs"/>
          <w:b/>
          <w:bCs/>
          <w:spacing w:val="-2"/>
          <w:sz w:val="32"/>
          <w:rtl/>
        </w:rPr>
        <w:t>בכתובתה</w:t>
      </w:r>
      <w:r w:rsidRPr="00BA42D4">
        <w:rPr>
          <w:rFonts w:ascii="David" w:hAnsi="David"/>
          <w:b/>
          <w:bCs/>
          <w:spacing w:val="-2"/>
          <w:sz w:val="32"/>
          <w:rtl/>
        </w:rPr>
        <w:t xml:space="preserve"> </w:t>
      </w:r>
      <w:r w:rsidRPr="00BA42D4">
        <w:rPr>
          <w:rFonts w:ascii="David" w:hAnsi="David" w:hint="cs"/>
          <w:b/>
          <w:bCs/>
          <w:spacing w:val="-2"/>
          <w:sz w:val="32"/>
          <w:rtl/>
        </w:rPr>
        <w:t>-</w:t>
      </w:r>
      <w:r w:rsidRPr="00BA42D4">
        <w:rPr>
          <w:rFonts w:ascii="David" w:hAnsi="David" w:hint="cs"/>
          <w:spacing w:val="-2"/>
          <w:sz w:val="32"/>
          <w:rtl/>
        </w:rPr>
        <w:t xml:space="preserve"> ידה</w:t>
      </w:r>
      <w:r w:rsidRPr="00BA42D4">
        <w:rPr>
          <w:rFonts w:ascii="David" w:hAnsi="David"/>
          <w:spacing w:val="-2"/>
          <w:sz w:val="32"/>
          <w:rtl/>
        </w:rPr>
        <w:t xml:space="preserve"> </w:t>
      </w:r>
      <w:r w:rsidRPr="00BA42D4">
        <w:rPr>
          <w:rFonts w:ascii="David" w:hAnsi="David" w:hint="cs"/>
          <w:spacing w:val="-2"/>
          <w:sz w:val="32"/>
          <w:rtl/>
        </w:rPr>
        <w:t>על</w:t>
      </w:r>
      <w:r w:rsidRPr="00BA42D4">
        <w:rPr>
          <w:rFonts w:ascii="David" w:hAnsi="David"/>
          <w:spacing w:val="-2"/>
          <w:sz w:val="32"/>
          <w:rtl/>
        </w:rPr>
        <w:t xml:space="preserve"> </w:t>
      </w:r>
      <w:r w:rsidRPr="00BA42D4">
        <w:rPr>
          <w:rFonts w:ascii="David" w:hAnsi="David" w:hint="cs"/>
          <w:spacing w:val="-2"/>
          <w:sz w:val="32"/>
          <w:rtl/>
        </w:rPr>
        <w:t>העליונה</w:t>
      </w:r>
      <w:r w:rsidRPr="00BA42D4">
        <w:rPr>
          <w:rFonts w:ascii="David" w:hAnsi="David"/>
          <w:spacing w:val="-2"/>
          <w:sz w:val="32"/>
          <w:rtl/>
        </w:rPr>
        <w:t xml:space="preserve">, </w:t>
      </w:r>
      <w:r w:rsidRPr="00BA42D4">
        <w:rPr>
          <w:rFonts w:ascii="David" w:hAnsi="David" w:hint="cs"/>
          <w:spacing w:val="-2"/>
          <w:sz w:val="32"/>
          <w:rtl/>
        </w:rPr>
        <w:t>רצה</w:t>
      </w:r>
      <w:r w:rsidRPr="00BA42D4">
        <w:rPr>
          <w:rFonts w:ascii="David" w:hAnsi="David"/>
          <w:spacing w:val="-2"/>
          <w:sz w:val="32"/>
          <w:rtl/>
        </w:rPr>
        <w:t xml:space="preserve"> </w:t>
      </w:r>
      <w:r w:rsidRPr="00BA42D4">
        <w:rPr>
          <w:rFonts w:ascii="David" w:hAnsi="David" w:hint="cs"/>
          <w:spacing w:val="-2"/>
          <w:sz w:val="32"/>
          <w:rtl/>
        </w:rPr>
        <w:t>נוטלתן</w:t>
      </w:r>
      <w:r w:rsidRPr="00BA42D4">
        <w:rPr>
          <w:rFonts w:ascii="David" w:hAnsi="David"/>
          <w:spacing w:val="-2"/>
          <w:sz w:val="32"/>
          <w:rtl/>
        </w:rPr>
        <w:t xml:space="preserve">, </w:t>
      </w:r>
      <w:r w:rsidRPr="00BA42D4">
        <w:rPr>
          <w:rFonts w:ascii="David" w:hAnsi="David" w:hint="cs"/>
          <w:spacing w:val="-2"/>
          <w:sz w:val="32"/>
          <w:rtl/>
        </w:rPr>
        <w:t>רצה</w:t>
      </w:r>
      <w:r w:rsidRPr="00BA42D4">
        <w:rPr>
          <w:rFonts w:ascii="David" w:hAnsi="David"/>
          <w:spacing w:val="-2"/>
          <w:sz w:val="32"/>
          <w:rtl/>
        </w:rPr>
        <w:t xml:space="preserve"> </w:t>
      </w:r>
      <w:r w:rsidRPr="00BA42D4">
        <w:rPr>
          <w:rFonts w:ascii="David" w:hAnsi="David" w:hint="cs"/>
          <w:spacing w:val="-2"/>
          <w:sz w:val="32"/>
          <w:rtl/>
        </w:rPr>
        <w:t>נוטלת</w:t>
      </w:r>
      <w:r w:rsidRPr="00BA42D4">
        <w:rPr>
          <w:rFonts w:ascii="David" w:hAnsi="David"/>
          <w:spacing w:val="-2"/>
          <w:sz w:val="32"/>
          <w:rtl/>
        </w:rPr>
        <w:t xml:space="preserve"> </w:t>
      </w:r>
      <w:r w:rsidRPr="00BA42D4">
        <w:rPr>
          <w:rFonts w:ascii="David" w:hAnsi="David" w:hint="cs"/>
          <w:spacing w:val="-2"/>
          <w:sz w:val="32"/>
          <w:rtl/>
        </w:rPr>
        <w:t>כתובתה</w:t>
      </w:r>
      <w:r w:rsidRPr="00BA42D4">
        <w:rPr>
          <w:rFonts w:ascii="David" w:hAnsi="David"/>
          <w:spacing w:val="-2"/>
          <w:sz w:val="32"/>
          <w:rtl/>
        </w:rPr>
        <w:t>;</w:t>
      </w:r>
    </w:p>
    <w:p w14:paraId="494ACAC2" w14:textId="77777777" w:rsidR="00AC0AF5" w:rsidRPr="00C35A2C" w:rsidRDefault="00AC0AF5" w:rsidP="00982F98">
      <w:pPr>
        <w:pStyle w:val="affe"/>
        <w:framePr w:wrap="around"/>
        <w:rPr>
          <w:rtl/>
        </w:rPr>
      </w:pPr>
      <w:r w:rsidRPr="00C35A2C">
        <w:rPr>
          <w:rFonts w:hint="cs"/>
          <w:rtl/>
        </w:rPr>
        <w:t>קלח:</w:t>
      </w:r>
    </w:p>
    <w:p w14:paraId="38759228" w14:textId="77777777" w:rsidR="00BA42D4" w:rsidRDefault="00AC0AF5" w:rsidP="00BA42D4">
      <w:pPr>
        <w:pStyle w:val="affff9"/>
        <w:rPr>
          <w:rtl/>
        </w:rPr>
      </w:pPr>
      <w:r w:rsidRPr="00C35A2C">
        <w:rPr>
          <w:rFonts w:hint="cs"/>
          <w:rtl/>
        </w:rPr>
        <w:t>ושכיב</w:t>
      </w:r>
      <w:r w:rsidRPr="00C35A2C">
        <w:rPr>
          <w:rtl/>
        </w:rPr>
        <w:t xml:space="preserve"> </w:t>
      </w:r>
      <w:r w:rsidRPr="00C35A2C">
        <w:rPr>
          <w:rFonts w:hint="cs"/>
          <w:rtl/>
        </w:rPr>
        <w:t>מרע</w:t>
      </w:r>
      <w:r w:rsidRPr="00C35A2C">
        <w:rPr>
          <w:rtl/>
        </w:rPr>
        <w:t xml:space="preserve"> </w:t>
      </w:r>
      <w:r w:rsidRPr="00C35A2C">
        <w:rPr>
          <w:rFonts w:hint="cs"/>
          <w:rtl/>
        </w:rPr>
        <w:t>שאמר</w:t>
      </w:r>
      <w:r w:rsidRPr="00C35A2C">
        <w:rPr>
          <w:rtl/>
        </w:rPr>
        <w:t xml:space="preserve"> </w:t>
      </w:r>
      <w:r w:rsidRPr="00C35A2C">
        <w:rPr>
          <w:rFonts w:hint="cs"/>
          <w:rtl/>
        </w:rPr>
        <w:t>תנו</w:t>
      </w:r>
      <w:r w:rsidRPr="00C35A2C">
        <w:rPr>
          <w:rtl/>
        </w:rPr>
        <w:t xml:space="preserve"> </w:t>
      </w:r>
      <w:r w:rsidRPr="00C35A2C">
        <w:rPr>
          <w:rFonts w:hint="cs"/>
          <w:rtl/>
        </w:rPr>
        <w:t>מאתים</w:t>
      </w:r>
      <w:r w:rsidRPr="00C35A2C">
        <w:rPr>
          <w:rtl/>
        </w:rPr>
        <w:t xml:space="preserve"> </w:t>
      </w:r>
      <w:r w:rsidRPr="00C35A2C">
        <w:rPr>
          <w:rFonts w:hint="cs"/>
          <w:rtl/>
        </w:rPr>
        <w:t>זוז</w:t>
      </w:r>
      <w:r w:rsidRPr="00C35A2C">
        <w:rPr>
          <w:rtl/>
        </w:rPr>
        <w:t xml:space="preserve"> </w:t>
      </w:r>
      <w:r w:rsidRPr="00C35A2C">
        <w:rPr>
          <w:rFonts w:hint="cs"/>
          <w:rtl/>
        </w:rPr>
        <w:t>לפלוני</w:t>
      </w:r>
      <w:r w:rsidRPr="00C35A2C">
        <w:rPr>
          <w:rtl/>
        </w:rPr>
        <w:t xml:space="preserve"> </w:t>
      </w:r>
      <w:r w:rsidRPr="00C35A2C">
        <w:rPr>
          <w:rFonts w:hint="cs"/>
          <w:rtl/>
        </w:rPr>
        <w:t>בעל</w:t>
      </w:r>
      <w:r w:rsidRPr="00C35A2C">
        <w:rPr>
          <w:rtl/>
        </w:rPr>
        <w:t xml:space="preserve"> </w:t>
      </w:r>
      <w:r w:rsidRPr="00C35A2C">
        <w:rPr>
          <w:rFonts w:hint="cs"/>
          <w:rtl/>
        </w:rPr>
        <w:t>חובי</w:t>
      </w:r>
      <w:r w:rsidRPr="00C35A2C">
        <w:rPr>
          <w:rtl/>
        </w:rPr>
        <w:t xml:space="preserve"> </w:t>
      </w:r>
    </w:p>
    <w:p w14:paraId="55513E0E" w14:textId="5F28BA07" w:rsidR="00AC0AF5" w:rsidRDefault="00AC0AF5" w:rsidP="00AC0AF5">
      <w:pPr>
        <w:rPr>
          <w:rFonts w:ascii="David" w:hAnsi="David"/>
          <w:sz w:val="32"/>
          <w:rtl/>
        </w:rPr>
      </w:pPr>
      <w:r w:rsidRPr="00BA42D4">
        <w:rPr>
          <w:rFonts w:hint="cs"/>
          <w:b/>
          <w:bCs/>
          <w:rtl/>
        </w:rPr>
        <w:t>כראוי</w:t>
      </w:r>
      <w:r w:rsidRPr="00BA42D4">
        <w:rPr>
          <w:b/>
          <w:bCs/>
          <w:rtl/>
        </w:rPr>
        <w:t xml:space="preserve"> </w:t>
      </w:r>
      <w:r w:rsidRPr="00BA42D4">
        <w:rPr>
          <w:rFonts w:hint="cs"/>
          <w:b/>
          <w:bCs/>
          <w:rtl/>
        </w:rPr>
        <w:t>לו</w:t>
      </w:r>
      <w:r w:rsidRPr="00BA42D4">
        <w:rPr>
          <w:b/>
          <w:bCs/>
          <w:rtl/>
        </w:rPr>
        <w:t xml:space="preserve"> -</w:t>
      </w:r>
      <w:r w:rsidRPr="00C35A2C">
        <w:rPr>
          <w:rFonts w:ascii="David" w:hAnsi="David"/>
          <w:sz w:val="32"/>
          <w:rtl/>
        </w:rPr>
        <w:t xml:space="preserve"> </w:t>
      </w:r>
      <w:r w:rsidRPr="00C35A2C">
        <w:rPr>
          <w:rFonts w:ascii="David" w:hAnsi="David" w:hint="cs"/>
          <w:sz w:val="32"/>
          <w:rtl/>
        </w:rPr>
        <w:t>נוטלן</w:t>
      </w:r>
      <w:r w:rsidRPr="00C35A2C">
        <w:rPr>
          <w:rFonts w:ascii="David" w:hAnsi="David"/>
          <w:sz w:val="32"/>
          <w:rtl/>
        </w:rPr>
        <w:t xml:space="preserve"> </w:t>
      </w:r>
      <w:r w:rsidRPr="00C35A2C">
        <w:rPr>
          <w:rFonts w:ascii="David" w:hAnsi="David" w:hint="cs"/>
          <w:sz w:val="32"/>
          <w:rtl/>
        </w:rPr>
        <w:t>ונוטל</w:t>
      </w:r>
      <w:r w:rsidRPr="00C35A2C">
        <w:rPr>
          <w:rFonts w:ascii="David" w:hAnsi="David"/>
          <w:sz w:val="32"/>
          <w:rtl/>
        </w:rPr>
        <w:t xml:space="preserve"> </w:t>
      </w:r>
      <w:r w:rsidRPr="00C35A2C">
        <w:rPr>
          <w:rFonts w:ascii="David" w:hAnsi="David" w:hint="cs"/>
          <w:sz w:val="32"/>
          <w:rtl/>
        </w:rPr>
        <w:t>את</w:t>
      </w:r>
      <w:r w:rsidRPr="00C35A2C">
        <w:rPr>
          <w:rFonts w:ascii="David" w:hAnsi="David"/>
          <w:sz w:val="32"/>
          <w:rtl/>
        </w:rPr>
        <w:t xml:space="preserve"> </w:t>
      </w:r>
      <w:r w:rsidRPr="00C35A2C">
        <w:rPr>
          <w:rFonts w:ascii="David" w:hAnsi="David" w:hint="cs"/>
          <w:sz w:val="32"/>
          <w:rtl/>
        </w:rPr>
        <w:t>חובו</w:t>
      </w:r>
      <w:r w:rsidRPr="00C35A2C">
        <w:rPr>
          <w:rFonts w:ascii="David" w:hAnsi="David"/>
          <w:sz w:val="32"/>
          <w:rtl/>
        </w:rPr>
        <w:t>,</w:t>
      </w:r>
    </w:p>
    <w:p w14:paraId="28C6872A" w14:textId="77777777" w:rsidR="00AC0AF5" w:rsidRPr="00C35A2C" w:rsidRDefault="00AC0AF5" w:rsidP="00BA42D4">
      <w:pPr>
        <w:rPr>
          <w:rFonts w:ascii="David" w:hAnsi="David"/>
          <w:sz w:val="32"/>
          <w:rtl/>
        </w:rPr>
      </w:pPr>
      <w:r w:rsidRPr="00BA42D4">
        <w:rPr>
          <w:rFonts w:ascii="David" w:hAnsi="David" w:hint="cs"/>
          <w:b/>
          <w:bCs/>
          <w:sz w:val="32"/>
          <w:rtl/>
        </w:rPr>
        <w:t>ואם</w:t>
      </w:r>
      <w:r w:rsidRPr="00BA42D4">
        <w:rPr>
          <w:rFonts w:ascii="David" w:hAnsi="David"/>
          <w:b/>
          <w:bCs/>
          <w:sz w:val="32"/>
          <w:rtl/>
        </w:rPr>
        <w:t xml:space="preserve"> </w:t>
      </w:r>
      <w:r w:rsidRPr="00BA42D4">
        <w:rPr>
          <w:rFonts w:ascii="David" w:hAnsi="David" w:hint="cs"/>
          <w:b/>
          <w:bCs/>
          <w:sz w:val="32"/>
          <w:rtl/>
        </w:rPr>
        <w:t>אמר</w:t>
      </w:r>
      <w:r w:rsidRPr="00BA42D4">
        <w:rPr>
          <w:rFonts w:ascii="David" w:hAnsi="David"/>
          <w:b/>
          <w:bCs/>
          <w:sz w:val="32"/>
          <w:rtl/>
        </w:rPr>
        <w:t xml:space="preserve"> </w:t>
      </w:r>
      <w:r w:rsidRPr="00BA42D4">
        <w:rPr>
          <w:rFonts w:ascii="David" w:hAnsi="David" w:hint="cs"/>
          <w:b/>
          <w:bCs/>
          <w:sz w:val="32"/>
          <w:rtl/>
        </w:rPr>
        <w:t>בחובו</w:t>
      </w:r>
      <w:r w:rsidRPr="00BA42D4">
        <w:rPr>
          <w:rFonts w:ascii="David" w:hAnsi="David"/>
          <w:b/>
          <w:bCs/>
          <w:sz w:val="32"/>
          <w:rtl/>
        </w:rPr>
        <w:t xml:space="preserve"> -</w:t>
      </w:r>
      <w:r w:rsidRPr="00C35A2C">
        <w:rPr>
          <w:rFonts w:ascii="David" w:hAnsi="David"/>
          <w:sz w:val="32"/>
          <w:rtl/>
        </w:rPr>
        <w:t xml:space="preserve"> </w:t>
      </w:r>
      <w:r w:rsidRPr="00C35A2C">
        <w:rPr>
          <w:rFonts w:ascii="David" w:hAnsi="David" w:hint="cs"/>
          <w:sz w:val="32"/>
          <w:rtl/>
        </w:rPr>
        <w:t>נוטלן</w:t>
      </w:r>
      <w:r w:rsidRPr="00C35A2C">
        <w:rPr>
          <w:rFonts w:ascii="David" w:hAnsi="David"/>
          <w:sz w:val="32"/>
          <w:rtl/>
        </w:rPr>
        <w:t xml:space="preserve"> </w:t>
      </w:r>
      <w:r w:rsidRPr="00C35A2C">
        <w:rPr>
          <w:rFonts w:ascii="David" w:hAnsi="David" w:hint="cs"/>
          <w:sz w:val="32"/>
          <w:rtl/>
        </w:rPr>
        <w:t>בחובו</w:t>
      </w:r>
      <w:r w:rsidRPr="00C35A2C">
        <w:rPr>
          <w:rFonts w:ascii="David" w:hAnsi="David"/>
          <w:sz w:val="32"/>
          <w:rtl/>
        </w:rPr>
        <w:t xml:space="preserve">. </w:t>
      </w:r>
      <w:r w:rsidRPr="00C35A2C">
        <w:rPr>
          <w:rFonts w:ascii="David" w:hAnsi="David" w:hint="cs"/>
          <w:sz w:val="32"/>
          <w:rtl/>
        </w:rPr>
        <w:t>משום</w:t>
      </w:r>
      <w:r w:rsidRPr="00C35A2C">
        <w:rPr>
          <w:rFonts w:ascii="David" w:hAnsi="David"/>
          <w:sz w:val="32"/>
          <w:rtl/>
        </w:rPr>
        <w:t xml:space="preserve"> </w:t>
      </w:r>
      <w:r w:rsidRPr="00C35A2C">
        <w:rPr>
          <w:rFonts w:ascii="David" w:hAnsi="David" w:hint="cs"/>
          <w:sz w:val="32"/>
          <w:rtl/>
        </w:rPr>
        <w:t>דאמר</w:t>
      </w:r>
      <w:r w:rsidRPr="00C35A2C">
        <w:rPr>
          <w:rFonts w:ascii="David" w:hAnsi="David"/>
          <w:sz w:val="32"/>
          <w:rtl/>
        </w:rPr>
        <w:t xml:space="preserve"> </w:t>
      </w:r>
      <w:r w:rsidRPr="00C35A2C">
        <w:rPr>
          <w:rFonts w:ascii="David" w:hAnsi="David" w:hint="cs"/>
          <w:sz w:val="32"/>
          <w:rtl/>
        </w:rPr>
        <w:t>כראוי</w:t>
      </w:r>
      <w:r w:rsidRPr="00C35A2C">
        <w:rPr>
          <w:rFonts w:ascii="David" w:hAnsi="David"/>
          <w:sz w:val="32"/>
          <w:rtl/>
        </w:rPr>
        <w:t xml:space="preserve"> </w:t>
      </w:r>
      <w:r w:rsidRPr="00C35A2C">
        <w:rPr>
          <w:rFonts w:ascii="David" w:hAnsi="David" w:hint="cs"/>
          <w:sz w:val="32"/>
          <w:rtl/>
        </w:rPr>
        <w:t>לו</w:t>
      </w:r>
      <w:r w:rsidRPr="00C35A2C">
        <w:rPr>
          <w:rFonts w:ascii="David" w:hAnsi="David"/>
          <w:sz w:val="32"/>
          <w:rtl/>
        </w:rPr>
        <w:t>,</w:t>
      </w:r>
    </w:p>
    <w:p w14:paraId="7F82C50C" w14:textId="77777777" w:rsidR="00BA42D4" w:rsidRDefault="00AC0AF5" w:rsidP="00AC0AF5">
      <w:pPr>
        <w:rPr>
          <w:rFonts w:ascii="David" w:hAnsi="David"/>
          <w:sz w:val="32"/>
          <w:rtl/>
        </w:rPr>
      </w:pPr>
      <w:r w:rsidRPr="0081371E">
        <w:rPr>
          <w:rStyle w:val="afff8"/>
          <w:rFonts w:hint="cs"/>
          <w:rtl/>
        </w:rPr>
        <w:t>כראוי לו</w:t>
      </w:r>
      <w:r w:rsidRPr="00C35A2C">
        <w:rPr>
          <w:rFonts w:ascii="David" w:hAnsi="David" w:hint="cs"/>
          <w:sz w:val="32"/>
          <w:rtl/>
        </w:rPr>
        <w:t xml:space="preserve"> </w:t>
      </w:r>
      <w:r w:rsidRPr="00BA42D4">
        <w:rPr>
          <w:rStyle w:val="affffe"/>
          <w:rFonts w:hint="cs"/>
          <w:rtl/>
        </w:rPr>
        <w:t>וכר</w:t>
      </w:r>
      <w:r w:rsidRPr="00BA42D4">
        <w:rPr>
          <w:rStyle w:val="affffe"/>
          <w:rtl/>
        </w:rPr>
        <w:t>"</w:t>
      </w:r>
      <w:r w:rsidRPr="00BA42D4">
        <w:rPr>
          <w:rStyle w:val="affffe"/>
          <w:rFonts w:hint="cs"/>
          <w:rtl/>
        </w:rPr>
        <w:t>ע</w:t>
      </w:r>
      <w:r w:rsidRPr="00C35A2C">
        <w:rPr>
          <w:rFonts w:ascii="David" w:hAnsi="David" w:hint="cs"/>
          <w:sz w:val="32"/>
          <w:rtl/>
        </w:rPr>
        <w:t xml:space="preserve"> דדייק לישנא יתירא </w:t>
      </w:r>
    </w:p>
    <w:p w14:paraId="5F7F5460" w14:textId="77777777" w:rsidR="00BA42D4" w:rsidRPr="00BA42D4" w:rsidRDefault="00AC0AF5" w:rsidP="00BA42D4">
      <w:pPr>
        <w:pStyle w:val="36"/>
        <w:framePr w:wrap="notBeside"/>
        <w:rPr>
          <w:rtl/>
        </w:rPr>
      </w:pPr>
      <w:r w:rsidRPr="00BA42D4">
        <w:rPr>
          <w:rFonts w:hint="cs"/>
          <w:rtl/>
        </w:rPr>
        <w:t>דתנן</w:t>
      </w:r>
      <w:r w:rsidRPr="00BA42D4">
        <w:rPr>
          <w:rtl/>
        </w:rPr>
        <w:t>:</w:t>
      </w:r>
    </w:p>
    <w:p w14:paraId="633C1532" w14:textId="657F850F" w:rsidR="00AC0AF5" w:rsidRDefault="00AC0AF5" w:rsidP="00AC0AF5">
      <w:pPr>
        <w:rPr>
          <w:rFonts w:ascii="David" w:hAnsi="David"/>
          <w:sz w:val="32"/>
          <w:rtl/>
        </w:rPr>
      </w:pPr>
      <w:r w:rsidRPr="00C35A2C">
        <w:rPr>
          <w:rFonts w:ascii="David" w:hAnsi="David" w:hint="cs"/>
          <w:sz w:val="32"/>
          <w:rtl/>
        </w:rPr>
        <w:t>ולא</w:t>
      </w:r>
      <w:r w:rsidRPr="00C35A2C">
        <w:rPr>
          <w:rFonts w:ascii="David" w:hAnsi="David"/>
          <w:sz w:val="32"/>
          <w:rtl/>
        </w:rPr>
        <w:t xml:space="preserve"> </w:t>
      </w:r>
      <w:r w:rsidRPr="00C35A2C">
        <w:rPr>
          <w:rFonts w:ascii="David" w:hAnsi="David" w:hint="cs"/>
          <w:sz w:val="32"/>
          <w:rtl/>
        </w:rPr>
        <w:t>את</w:t>
      </w:r>
      <w:r w:rsidRPr="00C35A2C">
        <w:rPr>
          <w:rFonts w:ascii="David" w:hAnsi="David"/>
          <w:sz w:val="32"/>
          <w:rtl/>
        </w:rPr>
        <w:t xml:space="preserve"> </w:t>
      </w:r>
      <w:r w:rsidRPr="00C35A2C">
        <w:rPr>
          <w:rFonts w:ascii="David" w:hAnsi="David" w:hint="cs"/>
          <w:sz w:val="32"/>
          <w:rtl/>
        </w:rPr>
        <w:t>הבור</w:t>
      </w:r>
      <w:r w:rsidRPr="00C35A2C">
        <w:rPr>
          <w:rFonts w:ascii="David" w:hAnsi="David"/>
          <w:sz w:val="32"/>
          <w:rtl/>
        </w:rPr>
        <w:t xml:space="preserve"> </w:t>
      </w:r>
      <w:r w:rsidRPr="00C35A2C">
        <w:rPr>
          <w:rFonts w:ascii="David" w:hAnsi="David" w:hint="cs"/>
          <w:sz w:val="32"/>
          <w:rtl/>
        </w:rPr>
        <w:t>ולא</w:t>
      </w:r>
      <w:r w:rsidRPr="00C35A2C">
        <w:rPr>
          <w:rFonts w:ascii="David" w:hAnsi="David"/>
          <w:sz w:val="32"/>
          <w:rtl/>
        </w:rPr>
        <w:t xml:space="preserve"> </w:t>
      </w:r>
      <w:r w:rsidRPr="00C35A2C">
        <w:rPr>
          <w:rFonts w:ascii="David" w:hAnsi="David" w:hint="cs"/>
          <w:sz w:val="32"/>
          <w:rtl/>
        </w:rPr>
        <w:t>את</w:t>
      </w:r>
      <w:r w:rsidRPr="00C35A2C">
        <w:rPr>
          <w:rFonts w:ascii="David" w:hAnsi="David"/>
          <w:sz w:val="32"/>
          <w:rtl/>
        </w:rPr>
        <w:t xml:space="preserve"> </w:t>
      </w:r>
      <w:r w:rsidRPr="00C35A2C">
        <w:rPr>
          <w:rFonts w:ascii="David" w:hAnsi="David" w:hint="cs"/>
          <w:sz w:val="32"/>
          <w:rtl/>
        </w:rPr>
        <w:t>הדות,</w:t>
      </w:r>
    </w:p>
    <w:p w14:paraId="04929F46" w14:textId="00D1BE49" w:rsidR="00BA42D4" w:rsidRDefault="00AC0AF5" w:rsidP="00AC0AF5">
      <w:pPr>
        <w:rPr>
          <w:rStyle w:val="affffe"/>
          <w:rtl/>
        </w:rPr>
      </w:pPr>
      <w:r w:rsidRPr="00BA42D4">
        <w:rPr>
          <w:rStyle w:val="affffe"/>
          <w:rFonts w:hint="cs"/>
          <w:rtl/>
        </w:rPr>
        <w:t>לר</w:t>
      </w:r>
      <w:r w:rsidRPr="00BA42D4">
        <w:rPr>
          <w:rStyle w:val="affffe"/>
          <w:rtl/>
        </w:rPr>
        <w:t>"</w:t>
      </w:r>
      <w:r w:rsidRPr="00BA42D4">
        <w:rPr>
          <w:rStyle w:val="affffe"/>
          <w:rFonts w:hint="cs"/>
          <w:rtl/>
        </w:rPr>
        <w:t>ע</w:t>
      </w:r>
      <w:r w:rsidRPr="00C35A2C">
        <w:rPr>
          <w:rFonts w:ascii="David" w:hAnsi="David" w:hint="cs"/>
          <w:sz w:val="32"/>
          <w:rtl/>
        </w:rPr>
        <w:t xml:space="preserve"> </w:t>
      </w:r>
      <w:r w:rsidR="00BA42D4">
        <w:rPr>
          <w:rFonts w:ascii="David" w:hAnsi="David" w:hint="cs"/>
          <w:sz w:val="32"/>
          <w:rtl/>
        </w:rPr>
        <w:t xml:space="preserve">אף </w:t>
      </w:r>
      <w:r w:rsidRPr="00C35A2C">
        <w:rPr>
          <w:rFonts w:ascii="David" w:hAnsi="David" w:hint="cs"/>
          <w:sz w:val="32"/>
          <w:rtl/>
        </w:rPr>
        <w:t>שכתב</w:t>
      </w:r>
      <w:r w:rsidRPr="00C35A2C">
        <w:rPr>
          <w:rFonts w:ascii="David" w:hAnsi="David"/>
          <w:sz w:val="32"/>
          <w:rtl/>
        </w:rPr>
        <w:t xml:space="preserve"> </w:t>
      </w:r>
      <w:r w:rsidRPr="00C35A2C">
        <w:rPr>
          <w:rFonts w:ascii="David" w:hAnsi="David" w:hint="cs"/>
          <w:sz w:val="32"/>
          <w:rtl/>
        </w:rPr>
        <w:t>לו</w:t>
      </w:r>
      <w:r w:rsidRPr="00C35A2C">
        <w:rPr>
          <w:rFonts w:ascii="David" w:hAnsi="David"/>
          <w:sz w:val="32"/>
          <w:rtl/>
        </w:rPr>
        <w:t xml:space="preserve"> </w:t>
      </w:r>
      <w:r w:rsidRPr="00C35A2C">
        <w:rPr>
          <w:rFonts w:ascii="David" w:hAnsi="David" w:hint="cs"/>
          <w:sz w:val="32"/>
          <w:rtl/>
        </w:rPr>
        <w:t>עומקא</w:t>
      </w:r>
      <w:r w:rsidRPr="00C35A2C">
        <w:rPr>
          <w:rFonts w:ascii="David" w:hAnsi="David"/>
          <w:sz w:val="32"/>
          <w:rtl/>
        </w:rPr>
        <w:t xml:space="preserve"> </w:t>
      </w:r>
      <w:r w:rsidRPr="00C35A2C">
        <w:rPr>
          <w:rFonts w:ascii="David" w:hAnsi="David" w:hint="cs"/>
          <w:sz w:val="32"/>
          <w:rtl/>
        </w:rPr>
        <w:t>ורומא</w:t>
      </w:r>
      <w:r w:rsidRPr="00C35A2C">
        <w:rPr>
          <w:rFonts w:ascii="David" w:hAnsi="David"/>
          <w:sz w:val="32"/>
          <w:rtl/>
        </w:rPr>
        <w:t xml:space="preserve">, </w:t>
      </w:r>
      <w:r w:rsidRPr="00C35A2C">
        <w:rPr>
          <w:rFonts w:ascii="David" w:hAnsi="David" w:hint="cs"/>
          <w:sz w:val="32"/>
          <w:rtl/>
        </w:rPr>
        <w:t>וצריך</w:t>
      </w:r>
      <w:r w:rsidRPr="00C35A2C">
        <w:rPr>
          <w:rFonts w:ascii="David" w:hAnsi="David"/>
          <w:sz w:val="32"/>
          <w:rtl/>
        </w:rPr>
        <w:t xml:space="preserve"> </w:t>
      </w:r>
      <w:r w:rsidRPr="00C35A2C">
        <w:rPr>
          <w:rFonts w:ascii="David" w:hAnsi="David" w:hint="cs"/>
          <w:sz w:val="32"/>
          <w:rtl/>
        </w:rPr>
        <w:t>ליקח</w:t>
      </w:r>
      <w:r w:rsidRPr="00C35A2C">
        <w:rPr>
          <w:rFonts w:ascii="David" w:hAnsi="David"/>
          <w:sz w:val="32"/>
          <w:rtl/>
        </w:rPr>
        <w:t xml:space="preserve"> </w:t>
      </w:r>
      <w:r w:rsidRPr="00C35A2C">
        <w:rPr>
          <w:rFonts w:ascii="David" w:hAnsi="David" w:hint="cs"/>
          <w:sz w:val="32"/>
          <w:rtl/>
        </w:rPr>
        <w:t>לו</w:t>
      </w:r>
      <w:r w:rsidRPr="00C35A2C">
        <w:rPr>
          <w:rFonts w:ascii="David" w:hAnsi="David"/>
          <w:sz w:val="32"/>
          <w:rtl/>
        </w:rPr>
        <w:t xml:space="preserve"> </w:t>
      </w:r>
      <w:r w:rsidRPr="00C35A2C">
        <w:rPr>
          <w:rFonts w:ascii="David" w:hAnsi="David" w:hint="cs"/>
          <w:sz w:val="32"/>
          <w:rtl/>
        </w:rPr>
        <w:t>דרך</w:t>
      </w:r>
      <w:r w:rsidRPr="00C35A2C">
        <w:rPr>
          <w:rFonts w:ascii="David" w:hAnsi="David"/>
          <w:sz w:val="32"/>
          <w:rtl/>
        </w:rPr>
        <w:t xml:space="preserve">, </w:t>
      </w:r>
    </w:p>
    <w:p w14:paraId="13060F2F" w14:textId="34B450F5" w:rsidR="00AC0AF5" w:rsidRDefault="00AC0AF5" w:rsidP="00AC0AF5">
      <w:pPr>
        <w:rPr>
          <w:rFonts w:ascii="David" w:hAnsi="David"/>
          <w:sz w:val="32"/>
          <w:rtl/>
        </w:rPr>
      </w:pPr>
      <w:r w:rsidRPr="00BA42D4">
        <w:rPr>
          <w:rStyle w:val="affffe"/>
          <w:rFonts w:hint="cs"/>
          <w:rtl/>
        </w:rPr>
        <w:t>וחכ</w:t>
      </w:r>
      <w:r w:rsidRPr="00BA42D4">
        <w:rPr>
          <w:rStyle w:val="affffe"/>
          <w:rtl/>
        </w:rPr>
        <w:t>"</w:t>
      </w:r>
      <w:r w:rsidRPr="00BA42D4">
        <w:rPr>
          <w:rStyle w:val="affffe"/>
          <w:rFonts w:hint="cs"/>
          <w:rtl/>
        </w:rPr>
        <w:t>א:</w:t>
      </w:r>
      <w:r w:rsidRPr="00C35A2C">
        <w:rPr>
          <w:rFonts w:ascii="David" w:hAnsi="David"/>
          <w:sz w:val="32"/>
          <w:rtl/>
        </w:rPr>
        <w:t xml:space="preserve"> </w:t>
      </w:r>
      <w:r w:rsidRPr="00C35A2C">
        <w:rPr>
          <w:rFonts w:ascii="David" w:hAnsi="David" w:hint="cs"/>
          <w:sz w:val="32"/>
          <w:rtl/>
        </w:rPr>
        <w:t>אין</w:t>
      </w:r>
      <w:r w:rsidRPr="00C35A2C">
        <w:rPr>
          <w:rFonts w:ascii="David" w:hAnsi="David"/>
          <w:sz w:val="32"/>
          <w:rtl/>
        </w:rPr>
        <w:t xml:space="preserve"> </w:t>
      </w:r>
      <w:r w:rsidRPr="00C35A2C">
        <w:rPr>
          <w:rFonts w:ascii="David" w:hAnsi="David" w:hint="cs"/>
          <w:sz w:val="32"/>
          <w:rtl/>
        </w:rPr>
        <w:t>צריך</w:t>
      </w:r>
      <w:r w:rsidRPr="00C35A2C">
        <w:rPr>
          <w:rFonts w:ascii="David" w:hAnsi="David"/>
          <w:sz w:val="32"/>
          <w:rtl/>
        </w:rPr>
        <w:t xml:space="preserve"> </w:t>
      </w:r>
      <w:r w:rsidRPr="00C35A2C">
        <w:rPr>
          <w:rFonts w:ascii="David" w:hAnsi="David" w:hint="cs"/>
          <w:sz w:val="32"/>
          <w:rtl/>
        </w:rPr>
        <w:t>ליקח</w:t>
      </w:r>
      <w:r w:rsidRPr="00C35A2C">
        <w:rPr>
          <w:rFonts w:ascii="David" w:hAnsi="David"/>
          <w:sz w:val="32"/>
          <w:rtl/>
        </w:rPr>
        <w:t xml:space="preserve"> </w:t>
      </w:r>
      <w:r w:rsidRPr="00C35A2C">
        <w:rPr>
          <w:rFonts w:ascii="David" w:hAnsi="David" w:hint="cs"/>
          <w:sz w:val="32"/>
          <w:rtl/>
        </w:rPr>
        <w:t>לו</w:t>
      </w:r>
      <w:r w:rsidRPr="00C35A2C">
        <w:rPr>
          <w:rFonts w:ascii="David" w:hAnsi="David"/>
          <w:sz w:val="32"/>
          <w:rtl/>
        </w:rPr>
        <w:t xml:space="preserve"> </w:t>
      </w:r>
      <w:r w:rsidRPr="00C35A2C">
        <w:rPr>
          <w:rFonts w:ascii="David" w:hAnsi="David" w:hint="cs"/>
          <w:sz w:val="32"/>
          <w:rtl/>
        </w:rPr>
        <w:t>דרך</w:t>
      </w:r>
      <w:r w:rsidRPr="00C35A2C">
        <w:rPr>
          <w:rFonts w:ascii="David" w:hAnsi="David"/>
          <w:sz w:val="32"/>
          <w:rtl/>
        </w:rPr>
        <w:t>,</w:t>
      </w:r>
    </w:p>
    <w:p w14:paraId="040527AF" w14:textId="77777777" w:rsidR="00BA42D4" w:rsidRDefault="00AC0AF5" w:rsidP="00AC0AF5">
      <w:pPr>
        <w:rPr>
          <w:rFonts w:ascii="David" w:hAnsi="David"/>
          <w:sz w:val="32"/>
          <w:rtl/>
        </w:rPr>
      </w:pPr>
      <w:r w:rsidRPr="00BA42D4">
        <w:rPr>
          <w:rStyle w:val="affffe"/>
          <w:rFonts w:hint="cs"/>
          <w:rtl/>
        </w:rPr>
        <w:t>ומודה</w:t>
      </w:r>
      <w:r w:rsidRPr="00BA42D4">
        <w:rPr>
          <w:rStyle w:val="affffe"/>
          <w:rtl/>
        </w:rPr>
        <w:t xml:space="preserve"> </w:t>
      </w:r>
      <w:r w:rsidRPr="00BA42D4">
        <w:rPr>
          <w:rStyle w:val="affffe"/>
          <w:rFonts w:hint="cs"/>
          <w:rtl/>
        </w:rPr>
        <w:t>ר</w:t>
      </w:r>
      <w:r w:rsidRPr="00BA42D4">
        <w:rPr>
          <w:rStyle w:val="affffe"/>
          <w:rtl/>
        </w:rPr>
        <w:t>"</w:t>
      </w:r>
      <w:r w:rsidRPr="00BA42D4">
        <w:rPr>
          <w:rStyle w:val="affffe"/>
          <w:rFonts w:hint="cs"/>
          <w:rtl/>
        </w:rPr>
        <w:t>ע</w:t>
      </w:r>
      <w:r w:rsidRPr="00C35A2C">
        <w:rPr>
          <w:rFonts w:ascii="David" w:hAnsi="David"/>
          <w:sz w:val="32"/>
          <w:rtl/>
        </w:rPr>
        <w:t xml:space="preserve">, </w:t>
      </w:r>
      <w:r w:rsidRPr="00C35A2C">
        <w:rPr>
          <w:rFonts w:ascii="David" w:hAnsi="David" w:hint="cs"/>
          <w:sz w:val="32"/>
          <w:rtl/>
        </w:rPr>
        <w:t>בזמן</w:t>
      </w:r>
      <w:r w:rsidRPr="00C35A2C">
        <w:rPr>
          <w:rFonts w:ascii="David" w:hAnsi="David"/>
          <w:sz w:val="32"/>
          <w:rtl/>
        </w:rPr>
        <w:t xml:space="preserve"> </w:t>
      </w:r>
      <w:r w:rsidRPr="00C35A2C">
        <w:rPr>
          <w:rFonts w:ascii="David" w:hAnsi="David" w:hint="cs"/>
          <w:sz w:val="32"/>
          <w:rtl/>
        </w:rPr>
        <w:t>שאמר</w:t>
      </w:r>
      <w:r w:rsidRPr="00C35A2C">
        <w:rPr>
          <w:rFonts w:ascii="David" w:hAnsi="David"/>
          <w:sz w:val="32"/>
          <w:rtl/>
        </w:rPr>
        <w:t xml:space="preserve"> </w:t>
      </w:r>
      <w:r w:rsidRPr="00C35A2C">
        <w:rPr>
          <w:rFonts w:ascii="David" w:hAnsi="David" w:hint="cs"/>
          <w:sz w:val="32"/>
          <w:rtl/>
        </w:rPr>
        <w:t>לו</w:t>
      </w:r>
      <w:r w:rsidRPr="00C35A2C">
        <w:rPr>
          <w:rFonts w:ascii="David" w:hAnsi="David"/>
          <w:sz w:val="32"/>
          <w:rtl/>
        </w:rPr>
        <w:t xml:space="preserve"> </w:t>
      </w:r>
      <w:r w:rsidRPr="00C35A2C">
        <w:rPr>
          <w:rFonts w:ascii="David" w:hAnsi="David" w:hint="cs"/>
          <w:sz w:val="32"/>
          <w:rtl/>
        </w:rPr>
        <w:t>חוץ</w:t>
      </w:r>
      <w:r w:rsidRPr="00C35A2C">
        <w:rPr>
          <w:rFonts w:ascii="David" w:hAnsi="David"/>
          <w:sz w:val="32"/>
          <w:rtl/>
        </w:rPr>
        <w:t xml:space="preserve"> </w:t>
      </w:r>
      <w:r w:rsidRPr="00C35A2C">
        <w:rPr>
          <w:rFonts w:ascii="David" w:hAnsi="David" w:hint="cs"/>
          <w:sz w:val="32"/>
          <w:rtl/>
        </w:rPr>
        <w:t>מאלו</w:t>
      </w:r>
      <w:r w:rsidRPr="00C35A2C">
        <w:rPr>
          <w:rFonts w:ascii="David" w:hAnsi="David"/>
          <w:sz w:val="32"/>
          <w:rtl/>
        </w:rPr>
        <w:t xml:space="preserve"> – </w:t>
      </w:r>
      <w:r w:rsidRPr="00C35A2C">
        <w:rPr>
          <w:rFonts w:ascii="David" w:hAnsi="David" w:hint="cs"/>
          <w:sz w:val="32"/>
          <w:rtl/>
        </w:rPr>
        <w:t>שא</w:t>
      </w:r>
      <w:r w:rsidRPr="00C35A2C">
        <w:rPr>
          <w:rFonts w:ascii="David" w:hAnsi="David"/>
          <w:sz w:val="32"/>
          <w:rtl/>
        </w:rPr>
        <w:t>"</w:t>
      </w:r>
      <w:r w:rsidRPr="00C35A2C">
        <w:rPr>
          <w:rFonts w:ascii="David" w:hAnsi="David" w:hint="cs"/>
          <w:sz w:val="32"/>
          <w:rtl/>
        </w:rPr>
        <w:t>צ</w:t>
      </w:r>
      <w:r w:rsidRPr="00C35A2C">
        <w:rPr>
          <w:rFonts w:ascii="David" w:hAnsi="David"/>
          <w:sz w:val="32"/>
          <w:rtl/>
        </w:rPr>
        <w:t xml:space="preserve"> </w:t>
      </w:r>
      <w:r w:rsidRPr="00C35A2C">
        <w:rPr>
          <w:rFonts w:ascii="David" w:hAnsi="David" w:hint="cs"/>
          <w:sz w:val="32"/>
          <w:rtl/>
        </w:rPr>
        <w:t>ליקח</w:t>
      </w:r>
      <w:r w:rsidRPr="00C35A2C">
        <w:rPr>
          <w:rFonts w:ascii="David" w:hAnsi="David"/>
          <w:sz w:val="32"/>
          <w:rtl/>
        </w:rPr>
        <w:t xml:space="preserve"> </w:t>
      </w:r>
      <w:r w:rsidRPr="00C35A2C">
        <w:rPr>
          <w:rFonts w:ascii="David" w:hAnsi="David" w:hint="cs"/>
          <w:sz w:val="32"/>
          <w:rtl/>
        </w:rPr>
        <w:t>לו</w:t>
      </w:r>
      <w:r w:rsidRPr="00C35A2C">
        <w:rPr>
          <w:rFonts w:ascii="David" w:hAnsi="David"/>
          <w:sz w:val="32"/>
          <w:rtl/>
        </w:rPr>
        <w:t xml:space="preserve"> </w:t>
      </w:r>
      <w:r w:rsidRPr="00C35A2C">
        <w:rPr>
          <w:rFonts w:ascii="David" w:hAnsi="David" w:hint="cs"/>
          <w:sz w:val="32"/>
          <w:rtl/>
        </w:rPr>
        <w:t>דרך</w:t>
      </w:r>
      <w:r w:rsidRPr="00C35A2C">
        <w:rPr>
          <w:rFonts w:ascii="David" w:hAnsi="David"/>
          <w:sz w:val="32"/>
          <w:rtl/>
        </w:rPr>
        <w:t xml:space="preserve">; </w:t>
      </w:r>
    </w:p>
    <w:p w14:paraId="7C843B4B" w14:textId="5463529D" w:rsidR="00AC0AF5" w:rsidRDefault="00BA42D4" w:rsidP="00BA42D4">
      <w:pPr>
        <w:spacing w:after="60"/>
        <w:rPr>
          <w:rFonts w:ascii="David" w:hAnsi="David"/>
          <w:sz w:val="32"/>
          <w:rtl/>
        </w:rPr>
      </w:pPr>
      <w:r>
        <w:rPr>
          <w:rFonts w:ascii="David" w:hAnsi="David" w:hint="cs"/>
          <w:sz w:val="32"/>
          <w:rtl/>
        </w:rPr>
        <w:t xml:space="preserve">משמע </w:t>
      </w:r>
      <w:r w:rsidR="00AC0AF5" w:rsidRPr="00C35A2C">
        <w:rPr>
          <w:rFonts w:ascii="David" w:hAnsi="David" w:hint="cs"/>
          <w:sz w:val="32"/>
          <w:rtl/>
        </w:rPr>
        <w:t>כיון</w:t>
      </w:r>
      <w:r w:rsidR="00AC0AF5" w:rsidRPr="00C35A2C">
        <w:rPr>
          <w:rFonts w:ascii="David" w:hAnsi="David"/>
          <w:sz w:val="32"/>
          <w:rtl/>
        </w:rPr>
        <w:t xml:space="preserve"> </w:t>
      </w:r>
      <w:r w:rsidR="00AC0AF5" w:rsidRPr="00C35A2C">
        <w:rPr>
          <w:rFonts w:ascii="David" w:hAnsi="David" w:hint="cs"/>
          <w:sz w:val="32"/>
          <w:rtl/>
        </w:rPr>
        <w:t>דא</w:t>
      </w:r>
      <w:r w:rsidR="00AC0AF5" w:rsidRPr="00C35A2C">
        <w:rPr>
          <w:rFonts w:ascii="David" w:hAnsi="David"/>
          <w:sz w:val="32"/>
          <w:rtl/>
        </w:rPr>
        <w:t>"</w:t>
      </w:r>
      <w:r w:rsidR="00AC0AF5" w:rsidRPr="00C35A2C">
        <w:rPr>
          <w:rFonts w:ascii="David" w:hAnsi="David" w:hint="cs"/>
          <w:sz w:val="32"/>
          <w:rtl/>
        </w:rPr>
        <w:t>צ</w:t>
      </w:r>
      <w:r w:rsidR="00AC0AF5" w:rsidRPr="00C35A2C">
        <w:rPr>
          <w:rFonts w:ascii="David" w:hAnsi="David"/>
          <w:sz w:val="32"/>
          <w:rtl/>
        </w:rPr>
        <w:t xml:space="preserve"> </w:t>
      </w:r>
      <w:r w:rsidR="00AC0AF5" w:rsidRPr="00C35A2C">
        <w:rPr>
          <w:rFonts w:ascii="David" w:hAnsi="David" w:hint="cs"/>
          <w:sz w:val="32"/>
          <w:rtl/>
        </w:rPr>
        <w:t>וקאמר</w:t>
      </w:r>
      <w:r w:rsidR="00AC0AF5" w:rsidRPr="00C35A2C">
        <w:rPr>
          <w:rFonts w:ascii="David" w:hAnsi="David"/>
          <w:sz w:val="32"/>
          <w:rtl/>
        </w:rPr>
        <w:t xml:space="preserve"> - </w:t>
      </w:r>
      <w:r w:rsidR="00AC0AF5" w:rsidRPr="00C35A2C">
        <w:rPr>
          <w:rFonts w:ascii="David" w:hAnsi="David" w:hint="cs"/>
          <w:sz w:val="32"/>
          <w:rtl/>
        </w:rPr>
        <w:t>לטפויי</w:t>
      </w:r>
      <w:r w:rsidR="00AC0AF5" w:rsidRPr="00C35A2C">
        <w:rPr>
          <w:rFonts w:ascii="David" w:hAnsi="David"/>
          <w:sz w:val="32"/>
          <w:rtl/>
        </w:rPr>
        <w:t xml:space="preserve"> </w:t>
      </w:r>
      <w:r w:rsidR="00AC0AF5" w:rsidRPr="00C35A2C">
        <w:rPr>
          <w:rFonts w:ascii="David" w:hAnsi="David" w:hint="cs"/>
          <w:sz w:val="32"/>
          <w:rtl/>
        </w:rPr>
        <w:t>מלתא</w:t>
      </w:r>
      <w:r w:rsidR="00AC0AF5" w:rsidRPr="00C35A2C">
        <w:rPr>
          <w:rFonts w:ascii="David" w:hAnsi="David"/>
          <w:sz w:val="32"/>
          <w:rtl/>
        </w:rPr>
        <w:t xml:space="preserve"> </w:t>
      </w:r>
      <w:r w:rsidR="00AC0AF5" w:rsidRPr="00C35A2C">
        <w:rPr>
          <w:rFonts w:ascii="David" w:hAnsi="David" w:hint="cs"/>
          <w:sz w:val="32"/>
          <w:rtl/>
        </w:rPr>
        <w:t>קאתי</w:t>
      </w:r>
      <w:r w:rsidR="00AC0AF5" w:rsidRPr="00C35A2C">
        <w:rPr>
          <w:rFonts w:ascii="David" w:hAnsi="David"/>
          <w:sz w:val="32"/>
          <w:rtl/>
        </w:rPr>
        <w:t>,</w:t>
      </w:r>
      <w:r w:rsidR="00AC0AF5" w:rsidRPr="00C35A2C">
        <w:rPr>
          <w:rFonts w:ascii="David" w:hAnsi="David" w:hint="cs"/>
          <w:sz w:val="32"/>
          <w:rtl/>
        </w:rPr>
        <w:t xml:space="preserve"> ה</w:t>
      </w:r>
      <w:r w:rsidR="00AC0AF5" w:rsidRPr="00C35A2C">
        <w:rPr>
          <w:rFonts w:ascii="David" w:hAnsi="David"/>
          <w:sz w:val="32"/>
          <w:rtl/>
        </w:rPr>
        <w:t>"</w:t>
      </w:r>
      <w:r w:rsidR="00AC0AF5" w:rsidRPr="00C35A2C">
        <w:rPr>
          <w:rFonts w:ascii="David" w:hAnsi="David" w:hint="cs"/>
          <w:sz w:val="32"/>
          <w:rtl/>
        </w:rPr>
        <w:t>נ הכא</w:t>
      </w:r>
    </w:p>
    <w:p w14:paraId="187E7FAB" w14:textId="77777777" w:rsidR="004E53EC" w:rsidRPr="004E53EC" w:rsidRDefault="00AC0AF5" w:rsidP="004E53EC">
      <w:pPr>
        <w:pStyle w:val="36"/>
        <w:framePr w:wrap="notBeside"/>
        <w:rPr>
          <w:rtl/>
        </w:rPr>
      </w:pPr>
      <w:r w:rsidRPr="004E53EC">
        <w:rPr>
          <w:rFonts w:hint="cs"/>
          <w:rtl/>
        </w:rPr>
        <w:t>ת</w:t>
      </w:r>
      <w:r w:rsidRPr="004E53EC">
        <w:rPr>
          <w:rtl/>
        </w:rPr>
        <w:t>"</w:t>
      </w:r>
      <w:r w:rsidRPr="004E53EC">
        <w:rPr>
          <w:rFonts w:hint="cs"/>
          <w:rtl/>
        </w:rPr>
        <w:t>ר</w:t>
      </w:r>
      <w:r w:rsidRPr="004E53EC">
        <w:rPr>
          <w:rtl/>
        </w:rPr>
        <w:t>:</w:t>
      </w:r>
    </w:p>
    <w:p w14:paraId="17A38268" w14:textId="41DBB66F" w:rsidR="00BA42D4" w:rsidRDefault="00BA42D4" w:rsidP="00BA42D4">
      <w:pPr>
        <w:pStyle w:val="affff9"/>
        <w:rPr>
          <w:rtl/>
        </w:rPr>
      </w:pPr>
      <w:r>
        <w:rPr>
          <w:rFonts w:hint="cs"/>
          <w:rtl/>
        </w:rPr>
        <w:t xml:space="preserve">שכ''מ </w:t>
      </w:r>
      <w:r w:rsidR="00AC0AF5" w:rsidRPr="00C35A2C">
        <w:rPr>
          <w:rFonts w:hint="cs"/>
          <w:rtl/>
        </w:rPr>
        <w:t>שאמר</w:t>
      </w:r>
      <w:r w:rsidR="00AC0AF5" w:rsidRPr="00C35A2C">
        <w:rPr>
          <w:rtl/>
        </w:rPr>
        <w:t xml:space="preserve"> </w:t>
      </w:r>
      <w:r w:rsidR="00AC0AF5" w:rsidRPr="00C35A2C">
        <w:rPr>
          <w:rFonts w:hint="cs"/>
          <w:rtl/>
        </w:rPr>
        <w:t>מנה</w:t>
      </w:r>
      <w:r w:rsidR="00AC0AF5" w:rsidRPr="00C35A2C">
        <w:rPr>
          <w:rtl/>
        </w:rPr>
        <w:t xml:space="preserve"> </w:t>
      </w:r>
      <w:r w:rsidR="00AC0AF5" w:rsidRPr="00C35A2C">
        <w:rPr>
          <w:rFonts w:hint="cs"/>
          <w:rtl/>
        </w:rPr>
        <w:t>יש</w:t>
      </w:r>
      <w:r w:rsidR="00AC0AF5" w:rsidRPr="00C35A2C">
        <w:rPr>
          <w:rtl/>
        </w:rPr>
        <w:t xml:space="preserve"> </w:t>
      </w:r>
      <w:r w:rsidR="00AC0AF5" w:rsidRPr="00C35A2C">
        <w:rPr>
          <w:rFonts w:hint="cs"/>
          <w:rtl/>
        </w:rPr>
        <w:t>לי</w:t>
      </w:r>
      <w:r w:rsidR="00AC0AF5" w:rsidRPr="00C35A2C">
        <w:rPr>
          <w:rtl/>
        </w:rPr>
        <w:t xml:space="preserve"> </w:t>
      </w:r>
      <w:r w:rsidR="00AC0AF5" w:rsidRPr="00C35A2C">
        <w:rPr>
          <w:rFonts w:hint="cs"/>
          <w:rtl/>
        </w:rPr>
        <w:t>אצל</w:t>
      </w:r>
      <w:r w:rsidR="00AC0AF5" w:rsidRPr="00C35A2C">
        <w:rPr>
          <w:rtl/>
        </w:rPr>
        <w:t xml:space="preserve"> </w:t>
      </w:r>
      <w:r w:rsidR="00AC0AF5" w:rsidRPr="00C35A2C">
        <w:rPr>
          <w:rFonts w:hint="cs"/>
          <w:rtl/>
        </w:rPr>
        <w:t>פ</w:t>
      </w:r>
      <w:r>
        <w:rPr>
          <w:rFonts w:hint="cs"/>
          <w:rtl/>
        </w:rPr>
        <w:t xml:space="preserve">לוני </w:t>
      </w:r>
      <w:r w:rsidR="00AC0AF5" w:rsidRPr="00C35A2C">
        <w:rPr>
          <w:rFonts w:hint="cs"/>
          <w:rtl/>
        </w:rPr>
        <w:t>העדים</w:t>
      </w:r>
      <w:r w:rsidR="00AC0AF5" w:rsidRPr="00C35A2C">
        <w:rPr>
          <w:rtl/>
        </w:rPr>
        <w:t xml:space="preserve"> </w:t>
      </w:r>
      <w:r w:rsidR="00AC0AF5" w:rsidRPr="00C35A2C">
        <w:rPr>
          <w:rFonts w:hint="cs"/>
          <w:rtl/>
        </w:rPr>
        <w:t>כותבין</w:t>
      </w:r>
      <w:r w:rsidR="00AC0AF5" w:rsidRPr="00C35A2C">
        <w:rPr>
          <w:rtl/>
        </w:rPr>
        <w:t xml:space="preserve"> </w:t>
      </w:r>
      <w:r w:rsidR="00AC0AF5" w:rsidRPr="00C35A2C">
        <w:rPr>
          <w:rFonts w:hint="cs"/>
          <w:rtl/>
        </w:rPr>
        <w:t>א</w:t>
      </w:r>
      <w:r>
        <w:rPr>
          <w:rFonts w:hint="cs"/>
          <w:rtl/>
        </w:rPr>
        <w:t>ף</w:t>
      </w:r>
      <w:r w:rsidR="00AC0AF5" w:rsidRPr="00C35A2C">
        <w:rPr>
          <w:rFonts w:hint="cs"/>
          <w:rtl/>
        </w:rPr>
        <w:t xml:space="preserve"> שאין</w:t>
      </w:r>
      <w:r w:rsidR="00AC0AF5" w:rsidRPr="00C35A2C">
        <w:rPr>
          <w:rtl/>
        </w:rPr>
        <w:t xml:space="preserve"> </w:t>
      </w:r>
      <w:r w:rsidR="00AC0AF5" w:rsidRPr="00C35A2C">
        <w:rPr>
          <w:rFonts w:hint="cs"/>
          <w:rtl/>
        </w:rPr>
        <w:t>מכירין</w:t>
      </w:r>
      <w:r w:rsidR="00AC0AF5" w:rsidRPr="00C35A2C">
        <w:rPr>
          <w:rtl/>
        </w:rPr>
        <w:t xml:space="preserve">, </w:t>
      </w:r>
    </w:p>
    <w:p w14:paraId="77E39CA3" w14:textId="345763FC" w:rsidR="00AC0AF5" w:rsidRDefault="00AC0AF5" w:rsidP="00AC0AF5">
      <w:pPr>
        <w:rPr>
          <w:rFonts w:ascii="David" w:hAnsi="David"/>
          <w:sz w:val="32"/>
          <w:rtl/>
        </w:rPr>
      </w:pPr>
      <w:r w:rsidRPr="00BA42D4">
        <w:rPr>
          <w:rStyle w:val="affffe"/>
          <w:rFonts w:hint="cs"/>
          <w:rtl/>
        </w:rPr>
        <w:t>לפיכך</w:t>
      </w:r>
      <w:r w:rsidRPr="00BA42D4">
        <w:rPr>
          <w:rStyle w:val="affffe"/>
          <w:rtl/>
        </w:rPr>
        <w:t xml:space="preserve"> </w:t>
      </w:r>
      <w:r w:rsidRPr="00BA42D4">
        <w:rPr>
          <w:rStyle w:val="affffe"/>
          <w:rFonts w:hint="cs"/>
          <w:rtl/>
        </w:rPr>
        <w:t>לר</w:t>
      </w:r>
      <w:r w:rsidRPr="00BA42D4">
        <w:rPr>
          <w:rStyle w:val="affffe"/>
          <w:rtl/>
        </w:rPr>
        <w:t>"</w:t>
      </w:r>
      <w:r w:rsidRPr="00BA42D4">
        <w:rPr>
          <w:rStyle w:val="affffe"/>
          <w:rFonts w:hint="cs"/>
          <w:rtl/>
        </w:rPr>
        <w:t>מ:</w:t>
      </w:r>
      <w:r w:rsidRPr="00C35A2C">
        <w:rPr>
          <w:rFonts w:ascii="David" w:hAnsi="David" w:hint="cs"/>
          <w:sz w:val="32"/>
          <w:rtl/>
        </w:rPr>
        <w:t xml:space="preserve"> כשהוא</w:t>
      </w:r>
      <w:r w:rsidRPr="00C35A2C">
        <w:rPr>
          <w:rFonts w:ascii="David" w:hAnsi="David"/>
          <w:sz w:val="32"/>
          <w:rtl/>
        </w:rPr>
        <w:t xml:space="preserve"> </w:t>
      </w:r>
      <w:r w:rsidRPr="00C35A2C">
        <w:rPr>
          <w:rFonts w:ascii="David" w:hAnsi="David" w:hint="cs"/>
          <w:sz w:val="32"/>
          <w:rtl/>
        </w:rPr>
        <w:t>גובה</w:t>
      </w:r>
      <w:r w:rsidRPr="00C35A2C">
        <w:rPr>
          <w:rFonts w:ascii="David" w:hAnsi="David"/>
          <w:sz w:val="32"/>
          <w:rtl/>
        </w:rPr>
        <w:t xml:space="preserve"> </w:t>
      </w:r>
      <w:r w:rsidRPr="00C35A2C">
        <w:rPr>
          <w:rFonts w:ascii="David" w:hAnsi="David" w:hint="cs"/>
          <w:sz w:val="32"/>
          <w:rtl/>
        </w:rPr>
        <w:t>צריך</w:t>
      </w:r>
      <w:r w:rsidRPr="00C35A2C">
        <w:rPr>
          <w:rFonts w:ascii="David" w:hAnsi="David"/>
          <w:sz w:val="32"/>
          <w:rtl/>
        </w:rPr>
        <w:t xml:space="preserve"> </w:t>
      </w:r>
      <w:r w:rsidRPr="00C35A2C">
        <w:rPr>
          <w:rFonts w:ascii="David" w:hAnsi="David" w:hint="cs"/>
          <w:sz w:val="32"/>
          <w:rtl/>
        </w:rPr>
        <w:t>להביא</w:t>
      </w:r>
      <w:r w:rsidRPr="00C35A2C">
        <w:rPr>
          <w:rFonts w:ascii="David" w:hAnsi="David"/>
          <w:sz w:val="32"/>
          <w:rtl/>
        </w:rPr>
        <w:t xml:space="preserve"> </w:t>
      </w:r>
      <w:r w:rsidRPr="00C35A2C">
        <w:rPr>
          <w:rFonts w:ascii="David" w:hAnsi="David" w:hint="cs"/>
          <w:sz w:val="32"/>
          <w:rtl/>
        </w:rPr>
        <w:t>ראיה</w:t>
      </w:r>
      <w:r w:rsidRPr="00C35A2C">
        <w:rPr>
          <w:rFonts w:ascii="David" w:hAnsi="David"/>
          <w:sz w:val="32"/>
          <w:rtl/>
        </w:rPr>
        <w:t>;</w:t>
      </w:r>
    </w:p>
    <w:p w14:paraId="71FD04BC" w14:textId="5CDD0090" w:rsidR="00AC0AF5" w:rsidRPr="00BA42D4" w:rsidRDefault="00AC0AF5" w:rsidP="00BA42D4">
      <w:pPr>
        <w:rPr>
          <w:rFonts w:ascii="David" w:hAnsi="David"/>
          <w:spacing w:val="-2"/>
          <w:sz w:val="32"/>
          <w:rtl/>
        </w:rPr>
      </w:pPr>
      <w:r w:rsidRPr="00BA42D4">
        <w:rPr>
          <w:rStyle w:val="affffe"/>
          <w:rFonts w:hint="cs"/>
          <w:spacing w:val="-2"/>
          <w:rtl/>
        </w:rPr>
        <w:t>חכ</w:t>
      </w:r>
      <w:r w:rsidRPr="00BA42D4">
        <w:rPr>
          <w:rStyle w:val="affffe"/>
          <w:spacing w:val="-2"/>
          <w:rtl/>
        </w:rPr>
        <w:t>"</w:t>
      </w:r>
      <w:r w:rsidRPr="00BA42D4">
        <w:rPr>
          <w:rStyle w:val="affffe"/>
          <w:rFonts w:hint="cs"/>
          <w:spacing w:val="-2"/>
          <w:rtl/>
        </w:rPr>
        <w:t>א</w:t>
      </w:r>
      <w:r w:rsidRPr="00BA42D4">
        <w:rPr>
          <w:rStyle w:val="affffe"/>
          <w:spacing w:val="-2"/>
          <w:rtl/>
        </w:rPr>
        <w:t>:</w:t>
      </w:r>
      <w:r w:rsidRPr="00BA42D4">
        <w:rPr>
          <w:rFonts w:ascii="David" w:hAnsi="David"/>
          <w:spacing w:val="-2"/>
          <w:sz w:val="32"/>
          <w:rtl/>
        </w:rPr>
        <w:t xml:space="preserve"> </w:t>
      </w:r>
      <w:r w:rsidRPr="00BA42D4">
        <w:rPr>
          <w:rFonts w:ascii="David" w:hAnsi="David" w:hint="cs"/>
          <w:spacing w:val="-2"/>
          <w:sz w:val="32"/>
          <w:rtl/>
        </w:rPr>
        <w:t>אין</w:t>
      </w:r>
      <w:r w:rsidRPr="00BA42D4">
        <w:rPr>
          <w:rFonts w:ascii="David" w:hAnsi="David"/>
          <w:spacing w:val="-2"/>
          <w:sz w:val="32"/>
          <w:rtl/>
        </w:rPr>
        <w:t xml:space="preserve"> </w:t>
      </w:r>
      <w:r w:rsidRPr="00BA42D4">
        <w:rPr>
          <w:rFonts w:ascii="David" w:hAnsi="David" w:hint="cs"/>
          <w:spacing w:val="-2"/>
          <w:sz w:val="32"/>
          <w:rtl/>
        </w:rPr>
        <w:t>כותבין</w:t>
      </w:r>
      <w:r w:rsidRPr="00BA42D4">
        <w:rPr>
          <w:rFonts w:ascii="David" w:hAnsi="David"/>
          <w:spacing w:val="-2"/>
          <w:sz w:val="32"/>
          <w:rtl/>
        </w:rPr>
        <w:t xml:space="preserve"> </w:t>
      </w:r>
      <w:r w:rsidRPr="00BA42D4">
        <w:rPr>
          <w:rFonts w:ascii="David" w:hAnsi="David" w:hint="cs"/>
          <w:spacing w:val="-2"/>
          <w:sz w:val="32"/>
          <w:rtl/>
        </w:rPr>
        <w:t>אא</w:t>
      </w:r>
      <w:r w:rsidRPr="00BA42D4">
        <w:rPr>
          <w:rFonts w:ascii="David" w:hAnsi="David"/>
          <w:spacing w:val="-2"/>
          <w:sz w:val="32"/>
          <w:rtl/>
        </w:rPr>
        <w:t>"</w:t>
      </w:r>
      <w:r w:rsidRPr="00BA42D4">
        <w:rPr>
          <w:rFonts w:ascii="David" w:hAnsi="David" w:hint="cs"/>
          <w:spacing w:val="-2"/>
          <w:sz w:val="32"/>
          <w:rtl/>
        </w:rPr>
        <w:t>כ</w:t>
      </w:r>
      <w:r w:rsidRPr="00BA42D4">
        <w:rPr>
          <w:rFonts w:ascii="David" w:hAnsi="David"/>
          <w:spacing w:val="-2"/>
          <w:sz w:val="32"/>
          <w:rtl/>
        </w:rPr>
        <w:t xml:space="preserve"> </w:t>
      </w:r>
      <w:r w:rsidRPr="00BA42D4">
        <w:rPr>
          <w:rFonts w:ascii="David" w:hAnsi="David" w:hint="cs"/>
          <w:spacing w:val="-2"/>
          <w:sz w:val="32"/>
          <w:rtl/>
        </w:rPr>
        <w:t>מכירין</w:t>
      </w:r>
      <w:r w:rsidRPr="00BA42D4">
        <w:rPr>
          <w:rFonts w:ascii="David" w:hAnsi="David"/>
          <w:spacing w:val="-2"/>
          <w:sz w:val="32"/>
          <w:rtl/>
        </w:rPr>
        <w:t xml:space="preserve">, </w:t>
      </w:r>
      <w:r w:rsidRPr="00BA42D4">
        <w:rPr>
          <w:rFonts w:ascii="David" w:hAnsi="David" w:hint="cs"/>
          <w:spacing w:val="-2"/>
          <w:sz w:val="32"/>
          <w:rtl/>
        </w:rPr>
        <w:t>לפיכך</w:t>
      </w:r>
      <w:r w:rsidRPr="00BA42D4">
        <w:rPr>
          <w:rFonts w:ascii="David" w:hAnsi="David"/>
          <w:spacing w:val="-2"/>
          <w:sz w:val="32"/>
          <w:rtl/>
        </w:rPr>
        <w:t xml:space="preserve"> </w:t>
      </w:r>
      <w:r w:rsidR="00BA42D4" w:rsidRPr="00BA42D4">
        <w:rPr>
          <w:rFonts w:ascii="David" w:hAnsi="David" w:hint="cs"/>
          <w:spacing w:val="-2"/>
          <w:sz w:val="32"/>
          <w:rtl/>
        </w:rPr>
        <w:t>כ</w:t>
      </w:r>
      <w:r w:rsidRPr="00BA42D4">
        <w:rPr>
          <w:rFonts w:ascii="David" w:hAnsi="David" w:hint="cs"/>
          <w:spacing w:val="-2"/>
          <w:sz w:val="32"/>
          <w:rtl/>
        </w:rPr>
        <w:t>גובה</w:t>
      </w:r>
      <w:r w:rsidRPr="00BA42D4">
        <w:rPr>
          <w:rFonts w:ascii="David" w:hAnsi="David"/>
          <w:spacing w:val="-2"/>
          <w:sz w:val="32"/>
          <w:rtl/>
        </w:rPr>
        <w:t xml:space="preserve"> </w:t>
      </w:r>
      <w:r w:rsidR="00BA42D4" w:rsidRPr="00BA42D4">
        <w:rPr>
          <w:rFonts w:ascii="David" w:hAnsi="David" w:hint="cs"/>
          <w:spacing w:val="-2"/>
          <w:sz w:val="32"/>
          <w:rtl/>
        </w:rPr>
        <w:t xml:space="preserve">א''צ </w:t>
      </w:r>
      <w:r w:rsidRPr="00BA42D4">
        <w:rPr>
          <w:rFonts w:ascii="David" w:hAnsi="David" w:hint="cs"/>
          <w:spacing w:val="-2"/>
          <w:sz w:val="32"/>
          <w:rtl/>
        </w:rPr>
        <w:t>להביא</w:t>
      </w:r>
      <w:r w:rsidRPr="00BA42D4">
        <w:rPr>
          <w:rFonts w:ascii="David" w:hAnsi="David"/>
          <w:spacing w:val="-2"/>
          <w:sz w:val="32"/>
          <w:rtl/>
        </w:rPr>
        <w:t xml:space="preserve"> </w:t>
      </w:r>
      <w:r w:rsidRPr="00BA42D4">
        <w:rPr>
          <w:rFonts w:ascii="David" w:hAnsi="David" w:hint="cs"/>
          <w:spacing w:val="-2"/>
          <w:sz w:val="32"/>
          <w:rtl/>
        </w:rPr>
        <w:t>ראיה</w:t>
      </w:r>
      <w:r w:rsidRPr="00BA42D4">
        <w:rPr>
          <w:rFonts w:ascii="David" w:hAnsi="David"/>
          <w:spacing w:val="-2"/>
          <w:sz w:val="32"/>
          <w:rtl/>
        </w:rPr>
        <w:t>.</w:t>
      </w:r>
    </w:p>
    <w:p w14:paraId="1AF9AE6B" w14:textId="165CA72D" w:rsidR="00BA42D4" w:rsidRPr="00BA42D4" w:rsidRDefault="00AC0AF5" w:rsidP="00BA42D4">
      <w:pPr>
        <w:pStyle w:val="36"/>
        <w:framePr w:wrap="notBeside"/>
        <w:rPr>
          <w:rtl/>
        </w:rPr>
      </w:pPr>
      <w:r w:rsidRPr="00BA42D4">
        <w:rPr>
          <w:rFonts w:hint="cs"/>
          <w:rtl/>
        </w:rPr>
        <w:t>ר</w:t>
      </w:r>
      <w:r w:rsidRPr="00BA42D4">
        <w:rPr>
          <w:rtl/>
        </w:rPr>
        <w:t>"</w:t>
      </w:r>
      <w:r w:rsidRPr="00BA42D4">
        <w:rPr>
          <w:rFonts w:hint="cs"/>
          <w:rtl/>
        </w:rPr>
        <w:t>נ</w:t>
      </w:r>
      <w:r w:rsidR="00653365">
        <w:rPr>
          <w:rFonts w:hint="cs"/>
          <w:rtl/>
        </w:rPr>
        <w:t xml:space="preserve"> מר''ה</w:t>
      </w:r>
      <w:r w:rsidRPr="00BA42D4">
        <w:rPr>
          <w:rFonts w:hint="cs"/>
          <w:rtl/>
        </w:rPr>
        <w:t>:</w:t>
      </w:r>
    </w:p>
    <w:p w14:paraId="12AB9351" w14:textId="1E7FBF02" w:rsidR="00AC0AF5" w:rsidRDefault="00AC0AF5" w:rsidP="00653365">
      <w:pPr>
        <w:spacing w:after="60"/>
        <w:rPr>
          <w:rtl/>
        </w:rPr>
      </w:pPr>
      <w:r w:rsidRPr="002C218A">
        <w:rPr>
          <w:rStyle w:val="affffe"/>
          <w:rFonts w:hint="cs"/>
          <w:rtl/>
        </w:rPr>
        <w:t>לר</w:t>
      </w:r>
      <w:r w:rsidRPr="002C218A">
        <w:rPr>
          <w:rStyle w:val="affffe"/>
          <w:rtl/>
        </w:rPr>
        <w:t>"</w:t>
      </w:r>
      <w:r w:rsidRPr="002C218A">
        <w:rPr>
          <w:rStyle w:val="affffe"/>
          <w:rFonts w:hint="cs"/>
          <w:rtl/>
        </w:rPr>
        <w:t>מ</w:t>
      </w:r>
      <w:r w:rsidRPr="002C218A">
        <w:rPr>
          <w:rStyle w:val="affffe"/>
          <w:rtl/>
        </w:rPr>
        <w:t>:</w:t>
      </w:r>
      <w:r w:rsidRPr="00C35A2C">
        <w:rPr>
          <w:rtl/>
        </w:rPr>
        <w:t xml:space="preserve"> </w:t>
      </w:r>
      <w:r w:rsidRPr="00C35A2C">
        <w:rPr>
          <w:rFonts w:hint="cs"/>
          <w:rtl/>
        </w:rPr>
        <w:t>אין</w:t>
      </w:r>
      <w:r w:rsidRPr="00C35A2C">
        <w:rPr>
          <w:rtl/>
        </w:rPr>
        <w:t xml:space="preserve"> </w:t>
      </w:r>
      <w:r w:rsidRPr="00C35A2C">
        <w:rPr>
          <w:rFonts w:hint="cs"/>
          <w:rtl/>
        </w:rPr>
        <w:t>כותבין</w:t>
      </w:r>
      <w:r w:rsidR="00653365">
        <w:rPr>
          <w:rFonts w:hint="cs"/>
          <w:rtl/>
        </w:rPr>
        <w:t xml:space="preserve"> </w:t>
      </w:r>
      <w:r w:rsidR="00653365" w:rsidRPr="00653365">
        <w:rPr>
          <w:rStyle w:val="afffff0"/>
          <w:rFonts w:hint="cs"/>
          <w:rtl/>
        </w:rPr>
        <w:t>משום ב''ד טועין</w:t>
      </w:r>
      <w:r w:rsidRPr="00C35A2C">
        <w:rPr>
          <w:rtl/>
        </w:rPr>
        <w:t xml:space="preserve">, </w:t>
      </w:r>
      <w:r w:rsidRPr="002C218A">
        <w:rPr>
          <w:rStyle w:val="affffe"/>
          <w:rtl/>
        </w:rPr>
        <w:tab/>
      </w:r>
      <w:r w:rsidRPr="002C218A">
        <w:rPr>
          <w:rStyle w:val="affffe"/>
          <w:rFonts w:hint="cs"/>
          <w:rtl/>
        </w:rPr>
        <w:t>וחכ</w:t>
      </w:r>
      <w:r w:rsidRPr="002C218A">
        <w:rPr>
          <w:rStyle w:val="affffe"/>
          <w:rtl/>
        </w:rPr>
        <w:t>"</w:t>
      </w:r>
      <w:r w:rsidRPr="002C218A">
        <w:rPr>
          <w:rStyle w:val="affffe"/>
          <w:rFonts w:hint="cs"/>
          <w:rtl/>
        </w:rPr>
        <w:t>א</w:t>
      </w:r>
      <w:r w:rsidRPr="002C218A">
        <w:rPr>
          <w:rStyle w:val="affffe"/>
          <w:rtl/>
        </w:rPr>
        <w:t>:</w:t>
      </w:r>
      <w:r w:rsidRPr="00C35A2C">
        <w:rPr>
          <w:rtl/>
        </w:rPr>
        <w:t xml:space="preserve"> </w:t>
      </w:r>
      <w:r w:rsidRPr="00C35A2C">
        <w:rPr>
          <w:rFonts w:hint="cs"/>
          <w:rtl/>
        </w:rPr>
        <w:t>כותבין</w:t>
      </w:r>
      <w:r w:rsidR="00653365">
        <w:rPr>
          <w:rFonts w:hint="cs"/>
          <w:rtl/>
        </w:rPr>
        <w:t>.</w:t>
      </w:r>
    </w:p>
    <w:p w14:paraId="2C2E635E" w14:textId="3B8A6E43" w:rsidR="002C218A" w:rsidRPr="002C218A" w:rsidRDefault="002C218A" w:rsidP="002C218A">
      <w:pPr>
        <w:pStyle w:val="36"/>
        <w:framePr w:wrap="notBeside"/>
        <w:rPr>
          <w:rtl/>
        </w:rPr>
      </w:pPr>
      <w:r>
        <w:rPr>
          <w:rFonts w:hint="cs"/>
          <w:rtl/>
        </w:rPr>
        <w:lastRenderedPageBreak/>
        <w:t>ר''ד מנהרדעא:</w:t>
      </w:r>
      <w:r w:rsidR="00AC0AF5" w:rsidRPr="002C218A">
        <w:rPr>
          <w:rtl/>
        </w:rPr>
        <w:t xml:space="preserve"> </w:t>
      </w:r>
    </w:p>
    <w:p w14:paraId="5B3F3702" w14:textId="07E67A1C" w:rsidR="00AC0AF5" w:rsidRDefault="00AC0AF5" w:rsidP="00AC0AF5">
      <w:pPr>
        <w:rPr>
          <w:rFonts w:ascii="David" w:hAnsi="David"/>
          <w:sz w:val="32"/>
          <w:rtl/>
        </w:rPr>
      </w:pPr>
      <w:r w:rsidRPr="0081371E">
        <w:rPr>
          <w:rStyle w:val="afff8"/>
          <w:rFonts w:hint="cs"/>
          <w:rtl/>
        </w:rPr>
        <w:t>הלכתא</w:t>
      </w:r>
      <w:r w:rsidRPr="0081371E">
        <w:rPr>
          <w:rStyle w:val="afff8"/>
          <w:rtl/>
        </w:rPr>
        <w:t xml:space="preserve">: </w:t>
      </w:r>
      <w:r w:rsidRPr="0081371E">
        <w:rPr>
          <w:rStyle w:val="afff8"/>
          <w:rFonts w:hint="cs"/>
          <w:rtl/>
        </w:rPr>
        <w:t>אין</w:t>
      </w:r>
      <w:r w:rsidRPr="0081371E">
        <w:rPr>
          <w:rStyle w:val="afff8"/>
          <w:rtl/>
        </w:rPr>
        <w:t xml:space="preserve"> </w:t>
      </w:r>
      <w:r w:rsidRPr="0081371E">
        <w:rPr>
          <w:rStyle w:val="afff8"/>
          <w:rFonts w:hint="cs"/>
          <w:rtl/>
        </w:rPr>
        <w:t>חוששין</w:t>
      </w:r>
      <w:r w:rsidRPr="0081371E">
        <w:rPr>
          <w:rStyle w:val="afff8"/>
          <w:rtl/>
        </w:rPr>
        <w:t xml:space="preserve"> </w:t>
      </w:r>
      <w:r w:rsidRPr="0081371E">
        <w:rPr>
          <w:rStyle w:val="afff8"/>
          <w:rFonts w:hint="cs"/>
          <w:rtl/>
        </w:rPr>
        <w:t>לבית</w:t>
      </w:r>
      <w:r w:rsidRPr="0081371E">
        <w:rPr>
          <w:rStyle w:val="afff8"/>
          <w:rtl/>
        </w:rPr>
        <w:t xml:space="preserve"> </w:t>
      </w:r>
      <w:r w:rsidRPr="0081371E">
        <w:rPr>
          <w:rStyle w:val="afff8"/>
          <w:rFonts w:hint="cs"/>
          <w:rtl/>
        </w:rPr>
        <w:t>דין</w:t>
      </w:r>
      <w:r w:rsidRPr="0081371E">
        <w:rPr>
          <w:rStyle w:val="afff8"/>
          <w:rtl/>
        </w:rPr>
        <w:t xml:space="preserve"> </w:t>
      </w:r>
      <w:r w:rsidRPr="0081371E">
        <w:rPr>
          <w:rStyle w:val="afff8"/>
          <w:rFonts w:hint="cs"/>
          <w:rtl/>
        </w:rPr>
        <w:t>טועין</w:t>
      </w:r>
      <w:r w:rsidRPr="0081371E">
        <w:rPr>
          <w:rStyle w:val="afff8"/>
          <w:rtl/>
        </w:rPr>
        <w:t>.</w:t>
      </w:r>
    </w:p>
    <w:p w14:paraId="54FF101C" w14:textId="77777777" w:rsidR="002C218A" w:rsidRPr="002C218A" w:rsidRDefault="00AC0AF5" w:rsidP="002C218A">
      <w:pPr>
        <w:pStyle w:val="36"/>
        <w:framePr w:wrap="notBeside"/>
        <w:rPr>
          <w:rtl/>
        </w:rPr>
      </w:pPr>
      <w:r w:rsidRPr="002C218A">
        <w:rPr>
          <w:rFonts w:hint="cs"/>
          <w:rtl/>
        </w:rPr>
        <w:t xml:space="preserve">ושאני מרבא </w:t>
      </w:r>
    </w:p>
    <w:p w14:paraId="5211F568" w14:textId="77777777" w:rsidR="002C218A" w:rsidRDefault="00AC0AF5" w:rsidP="004E53EC">
      <w:pPr>
        <w:rPr>
          <w:rFonts w:ascii="David" w:hAnsi="David"/>
          <w:sz w:val="32"/>
          <w:rtl/>
        </w:rPr>
      </w:pPr>
      <w:r w:rsidRPr="00C35A2C">
        <w:rPr>
          <w:rFonts w:ascii="David" w:hAnsi="David" w:hint="cs"/>
          <w:sz w:val="32"/>
          <w:rtl/>
        </w:rPr>
        <w:t>דאמר שאין</w:t>
      </w:r>
      <w:r w:rsidRPr="00C35A2C">
        <w:rPr>
          <w:rFonts w:ascii="David" w:hAnsi="David"/>
          <w:sz w:val="32"/>
          <w:rtl/>
        </w:rPr>
        <w:t xml:space="preserve"> </w:t>
      </w:r>
      <w:r w:rsidRPr="00C35A2C">
        <w:rPr>
          <w:rFonts w:ascii="David" w:hAnsi="David" w:hint="cs"/>
          <w:sz w:val="32"/>
          <w:rtl/>
        </w:rPr>
        <w:t>חולצין</w:t>
      </w:r>
      <w:r w:rsidRPr="00C35A2C">
        <w:rPr>
          <w:rFonts w:ascii="David" w:hAnsi="David"/>
          <w:sz w:val="32"/>
          <w:rtl/>
        </w:rPr>
        <w:t xml:space="preserve"> </w:t>
      </w:r>
      <w:r w:rsidRPr="00C35A2C">
        <w:rPr>
          <w:rFonts w:ascii="David" w:hAnsi="David" w:hint="cs"/>
          <w:sz w:val="32"/>
          <w:rtl/>
        </w:rPr>
        <w:t>אא</w:t>
      </w:r>
      <w:r w:rsidRPr="00C35A2C">
        <w:rPr>
          <w:rFonts w:ascii="David" w:hAnsi="David"/>
          <w:sz w:val="32"/>
          <w:rtl/>
        </w:rPr>
        <w:t>"</w:t>
      </w:r>
      <w:r w:rsidRPr="00C35A2C">
        <w:rPr>
          <w:rFonts w:ascii="David" w:hAnsi="David" w:hint="cs"/>
          <w:sz w:val="32"/>
          <w:rtl/>
        </w:rPr>
        <w:t>כ</w:t>
      </w:r>
      <w:r w:rsidRPr="00C35A2C">
        <w:rPr>
          <w:rFonts w:ascii="David" w:hAnsi="David"/>
          <w:sz w:val="32"/>
          <w:rtl/>
        </w:rPr>
        <w:t xml:space="preserve"> </w:t>
      </w:r>
      <w:r w:rsidRPr="00C35A2C">
        <w:rPr>
          <w:rFonts w:ascii="David" w:hAnsi="David" w:hint="cs"/>
          <w:sz w:val="32"/>
          <w:rtl/>
        </w:rPr>
        <w:t>מכירין</w:t>
      </w:r>
      <w:r w:rsidRPr="00C35A2C">
        <w:rPr>
          <w:rFonts w:ascii="David" w:hAnsi="David"/>
          <w:sz w:val="32"/>
          <w:rtl/>
        </w:rPr>
        <w:t xml:space="preserve">, </w:t>
      </w:r>
      <w:r w:rsidRPr="00C35A2C">
        <w:rPr>
          <w:rFonts w:ascii="David" w:hAnsi="David" w:hint="cs"/>
          <w:sz w:val="32"/>
          <w:rtl/>
        </w:rPr>
        <w:t>ואין</w:t>
      </w:r>
      <w:r w:rsidRPr="00C35A2C">
        <w:rPr>
          <w:rFonts w:ascii="David" w:hAnsi="David"/>
          <w:sz w:val="32"/>
          <w:rtl/>
        </w:rPr>
        <w:t xml:space="preserve"> </w:t>
      </w:r>
      <w:r w:rsidRPr="00C35A2C">
        <w:rPr>
          <w:rFonts w:ascii="David" w:hAnsi="David" w:hint="cs"/>
          <w:sz w:val="32"/>
          <w:rtl/>
        </w:rPr>
        <w:t>ממאנין</w:t>
      </w:r>
      <w:r w:rsidRPr="00C35A2C">
        <w:rPr>
          <w:rFonts w:ascii="David" w:hAnsi="David"/>
          <w:sz w:val="32"/>
          <w:rtl/>
        </w:rPr>
        <w:t xml:space="preserve"> </w:t>
      </w:r>
      <w:r w:rsidRPr="00C35A2C">
        <w:rPr>
          <w:rFonts w:ascii="David" w:hAnsi="David" w:hint="cs"/>
          <w:sz w:val="32"/>
          <w:rtl/>
        </w:rPr>
        <w:t>אא</w:t>
      </w:r>
      <w:r w:rsidRPr="00C35A2C">
        <w:rPr>
          <w:rFonts w:ascii="David" w:hAnsi="David"/>
          <w:sz w:val="32"/>
          <w:rtl/>
        </w:rPr>
        <w:t>"</w:t>
      </w:r>
      <w:r w:rsidRPr="00C35A2C">
        <w:rPr>
          <w:rFonts w:ascii="David" w:hAnsi="David" w:hint="cs"/>
          <w:sz w:val="32"/>
          <w:rtl/>
        </w:rPr>
        <w:t>כ</w:t>
      </w:r>
      <w:r w:rsidRPr="00C35A2C">
        <w:rPr>
          <w:rFonts w:ascii="David" w:hAnsi="David"/>
          <w:sz w:val="32"/>
          <w:rtl/>
        </w:rPr>
        <w:t xml:space="preserve"> </w:t>
      </w:r>
      <w:r w:rsidRPr="00C35A2C">
        <w:rPr>
          <w:rFonts w:ascii="David" w:hAnsi="David" w:hint="cs"/>
          <w:sz w:val="32"/>
          <w:rtl/>
        </w:rPr>
        <w:t>מכירין</w:t>
      </w:r>
      <w:r w:rsidRPr="00C35A2C">
        <w:rPr>
          <w:rFonts w:ascii="David" w:hAnsi="David"/>
          <w:sz w:val="32"/>
          <w:rtl/>
        </w:rPr>
        <w:t xml:space="preserve">, </w:t>
      </w:r>
      <w:r w:rsidRPr="00C35A2C">
        <w:rPr>
          <w:rFonts w:ascii="David" w:hAnsi="David" w:hint="cs"/>
          <w:sz w:val="32"/>
          <w:rtl/>
        </w:rPr>
        <w:t>לפיכך</w:t>
      </w:r>
      <w:r w:rsidRPr="00C35A2C">
        <w:rPr>
          <w:rFonts w:ascii="David" w:hAnsi="David"/>
          <w:sz w:val="32"/>
          <w:rtl/>
        </w:rPr>
        <w:t xml:space="preserve"> </w:t>
      </w:r>
      <w:r w:rsidRPr="00C35A2C">
        <w:rPr>
          <w:rFonts w:ascii="David" w:hAnsi="David" w:hint="cs"/>
          <w:sz w:val="32"/>
          <w:rtl/>
        </w:rPr>
        <w:t>כותבין</w:t>
      </w:r>
      <w:r w:rsidRPr="00C35A2C">
        <w:rPr>
          <w:rFonts w:ascii="David" w:hAnsi="David"/>
          <w:sz w:val="32"/>
          <w:rtl/>
        </w:rPr>
        <w:t xml:space="preserve"> </w:t>
      </w:r>
      <w:r w:rsidRPr="00C35A2C">
        <w:rPr>
          <w:rFonts w:ascii="David" w:hAnsi="David" w:hint="cs"/>
          <w:sz w:val="32"/>
          <w:rtl/>
        </w:rPr>
        <w:t>גט</w:t>
      </w:r>
      <w:r w:rsidRPr="00C35A2C">
        <w:rPr>
          <w:rFonts w:ascii="David" w:hAnsi="David"/>
          <w:sz w:val="32"/>
          <w:rtl/>
        </w:rPr>
        <w:t xml:space="preserve"> </w:t>
      </w:r>
      <w:r w:rsidRPr="00C35A2C">
        <w:rPr>
          <w:rFonts w:ascii="David" w:hAnsi="David" w:hint="cs"/>
          <w:sz w:val="32"/>
          <w:rtl/>
        </w:rPr>
        <w:t>חליצה</w:t>
      </w:r>
      <w:r w:rsidRPr="00C35A2C">
        <w:rPr>
          <w:rFonts w:ascii="David" w:hAnsi="David"/>
          <w:sz w:val="32"/>
          <w:rtl/>
        </w:rPr>
        <w:t xml:space="preserve"> </w:t>
      </w:r>
      <w:r w:rsidRPr="00C35A2C">
        <w:rPr>
          <w:rFonts w:ascii="David" w:hAnsi="David" w:hint="cs"/>
          <w:sz w:val="32"/>
          <w:rtl/>
        </w:rPr>
        <w:t>וגט</w:t>
      </w:r>
      <w:r w:rsidRPr="00C35A2C">
        <w:rPr>
          <w:rFonts w:ascii="David" w:hAnsi="David"/>
          <w:sz w:val="32"/>
          <w:rtl/>
        </w:rPr>
        <w:t xml:space="preserve"> </w:t>
      </w:r>
      <w:r w:rsidRPr="00C35A2C">
        <w:rPr>
          <w:rFonts w:ascii="David" w:hAnsi="David" w:hint="cs"/>
          <w:sz w:val="32"/>
          <w:rtl/>
        </w:rPr>
        <w:t>מיאון</w:t>
      </w:r>
      <w:r w:rsidRPr="00C35A2C">
        <w:rPr>
          <w:rFonts w:ascii="David" w:hAnsi="David"/>
          <w:sz w:val="32"/>
          <w:rtl/>
        </w:rPr>
        <w:t xml:space="preserve"> </w:t>
      </w:r>
      <w:r w:rsidR="002C218A">
        <w:rPr>
          <w:rFonts w:ascii="David" w:hAnsi="David" w:hint="cs"/>
          <w:sz w:val="32"/>
          <w:rtl/>
        </w:rPr>
        <w:t xml:space="preserve">אף </w:t>
      </w:r>
      <w:r w:rsidRPr="00C35A2C">
        <w:rPr>
          <w:rFonts w:ascii="David" w:hAnsi="David" w:hint="cs"/>
          <w:sz w:val="32"/>
          <w:rtl/>
        </w:rPr>
        <w:t>שאין</w:t>
      </w:r>
      <w:r w:rsidRPr="00C35A2C">
        <w:rPr>
          <w:rFonts w:ascii="David" w:hAnsi="David"/>
          <w:sz w:val="32"/>
          <w:rtl/>
        </w:rPr>
        <w:t xml:space="preserve"> </w:t>
      </w:r>
      <w:r w:rsidRPr="00C35A2C">
        <w:rPr>
          <w:rFonts w:ascii="David" w:hAnsi="David" w:hint="cs"/>
          <w:sz w:val="32"/>
          <w:rtl/>
        </w:rPr>
        <w:t>מכירין</w:t>
      </w:r>
      <w:r w:rsidRPr="00C35A2C">
        <w:rPr>
          <w:rFonts w:ascii="David" w:hAnsi="David"/>
          <w:sz w:val="32"/>
          <w:rtl/>
        </w:rPr>
        <w:t xml:space="preserve">, </w:t>
      </w:r>
    </w:p>
    <w:p w14:paraId="438B5836" w14:textId="77777777" w:rsidR="002C218A" w:rsidRPr="002C218A" w:rsidRDefault="002C218A" w:rsidP="002C218A">
      <w:pPr>
        <w:pStyle w:val="36"/>
        <w:framePr w:wrap="notBeside"/>
        <w:rPr>
          <w:rtl/>
        </w:rPr>
      </w:pPr>
      <w:r w:rsidRPr="002C218A">
        <w:rPr>
          <w:rFonts w:hint="cs"/>
          <w:rtl/>
        </w:rPr>
        <w:t>-</w:t>
      </w:r>
    </w:p>
    <w:p w14:paraId="3C3AA44E" w14:textId="49C59B9A" w:rsidR="00AC0AF5" w:rsidRDefault="00AC0AF5" w:rsidP="002C218A">
      <w:pPr>
        <w:rPr>
          <w:rFonts w:ascii="David" w:hAnsi="David"/>
          <w:sz w:val="32"/>
          <w:rtl/>
        </w:rPr>
      </w:pPr>
      <w:r w:rsidRPr="00C35A2C">
        <w:rPr>
          <w:rFonts w:ascii="David" w:hAnsi="David" w:hint="cs"/>
          <w:sz w:val="32"/>
          <w:rtl/>
        </w:rPr>
        <w:t>ד</w:t>
      </w:r>
      <w:r w:rsidR="002C218A">
        <w:rPr>
          <w:rFonts w:ascii="David" w:hAnsi="David" w:hint="cs"/>
          <w:sz w:val="32"/>
          <w:rtl/>
        </w:rPr>
        <w:t>שם ב</w:t>
      </w:r>
      <w:r w:rsidRPr="00C35A2C">
        <w:rPr>
          <w:rFonts w:ascii="David" w:hAnsi="David"/>
          <w:sz w:val="32"/>
          <w:rtl/>
        </w:rPr>
        <w:t>"</w:t>
      </w:r>
      <w:r w:rsidRPr="00C35A2C">
        <w:rPr>
          <w:rFonts w:ascii="David" w:hAnsi="David" w:hint="cs"/>
          <w:sz w:val="32"/>
          <w:rtl/>
        </w:rPr>
        <w:t>ד</w:t>
      </w:r>
      <w:r w:rsidRPr="00C35A2C">
        <w:rPr>
          <w:rFonts w:ascii="David" w:hAnsi="David"/>
          <w:sz w:val="32"/>
          <w:rtl/>
        </w:rPr>
        <w:t xml:space="preserve"> </w:t>
      </w:r>
      <w:r>
        <w:rPr>
          <w:rFonts w:ascii="David" w:hAnsi="David" w:hint="cs"/>
          <w:sz w:val="32"/>
          <w:rtl/>
        </w:rPr>
        <w:t xml:space="preserve">אחר </w:t>
      </w:r>
      <w:r w:rsidRPr="00C35A2C">
        <w:rPr>
          <w:rFonts w:ascii="David" w:hAnsi="David" w:hint="cs"/>
          <w:sz w:val="32"/>
          <w:rtl/>
        </w:rPr>
        <w:t>ב</w:t>
      </w:r>
      <w:r w:rsidRPr="00C35A2C">
        <w:rPr>
          <w:rFonts w:ascii="David" w:hAnsi="David"/>
          <w:sz w:val="32"/>
          <w:rtl/>
        </w:rPr>
        <w:t>"</w:t>
      </w:r>
      <w:r w:rsidRPr="00C35A2C">
        <w:rPr>
          <w:rFonts w:ascii="David" w:hAnsi="David" w:hint="cs"/>
          <w:sz w:val="32"/>
          <w:rtl/>
        </w:rPr>
        <w:t xml:space="preserve">ד לא דייקי </w:t>
      </w:r>
      <w:r w:rsidR="002C218A" w:rsidRPr="002C218A">
        <w:rPr>
          <w:rStyle w:val="afffff0"/>
          <w:rFonts w:hint="cs"/>
          <w:rtl/>
        </w:rPr>
        <w:t>ולא מצד דטועין</w:t>
      </w:r>
      <w:r w:rsidR="002C218A">
        <w:rPr>
          <w:rFonts w:ascii="David" w:hAnsi="David" w:hint="cs"/>
          <w:sz w:val="32"/>
          <w:rtl/>
        </w:rPr>
        <w:t xml:space="preserve"> </w:t>
      </w:r>
      <w:r w:rsidRPr="00C35A2C">
        <w:rPr>
          <w:rFonts w:ascii="David" w:hAnsi="David" w:hint="cs"/>
          <w:sz w:val="32"/>
          <w:rtl/>
        </w:rPr>
        <w:t>ב</w:t>
      </w:r>
      <w:r w:rsidRPr="00C35A2C">
        <w:rPr>
          <w:rFonts w:ascii="David" w:hAnsi="David"/>
          <w:sz w:val="32"/>
          <w:rtl/>
        </w:rPr>
        <w:t>"</w:t>
      </w:r>
      <w:r w:rsidRPr="00C35A2C">
        <w:rPr>
          <w:rFonts w:ascii="David" w:hAnsi="David" w:hint="cs"/>
          <w:sz w:val="32"/>
          <w:rtl/>
        </w:rPr>
        <w:t xml:space="preserve">ד </w:t>
      </w:r>
      <w:r>
        <w:rPr>
          <w:rFonts w:ascii="David" w:hAnsi="David" w:hint="cs"/>
          <w:sz w:val="32"/>
          <w:rtl/>
        </w:rPr>
        <w:t xml:space="preserve">אחר </w:t>
      </w:r>
      <w:r w:rsidRPr="00C35A2C">
        <w:rPr>
          <w:rFonts w:ascii="David" w:hAnsi="David" w:hint="cs"/>
          <w:sz w:val="32"/>
          <w:rtl/>
        </w:rPr>
        <w:t>עדים דייקי</w:t>
      </w:r>
    </w:p>
    <w:p w14:paraId="0325FCAC" w14:textId="56735454" w:rsidR="00B2162C" w:rsidRDefault="004E53EC" w:rsidP="00B2162C">
      <w:pPr>
        <w:pStyle w:val="aff9"/>
        <w:rPr>
          <w:rtl/>
        </w:rPr>
      </w:pPr>
      <w:r w:rsidRPr="002C218A">
        <w:rPr>
          <w:rFonts w:hint="cs"/>
          <w:rtl/>
        </w:rPr>
        <w:t>***</w:t>
      </w:r>
      <w:r w:rsidR="00B2162C">
        <w:rPr>
          <w:rtl/>
        </w:rPr>
        <w:br w:type="page"/>
      </w:r>
    </w:p>
    <w:bookmarkEnd w:id="56"/>
    <w:p w14:paraId="6CA4D809" w14:textId="77777777" w:rsidR="00ED7685" w:rsidRDefault="00ED7685" w:rsidP="00ED7685">
      <w:pPr>
        <w:pStyle w:val="affffb"/>
        <w:framePr w:wrap="around"/>
        <w:rPr>
          <w:rtl/>
        </w:rPr>
      </w:pPr>
      <w:del w:id="20381" w:author="קלוד" w:date="2026-10-06T10:07:33Z">
        <w:r>
          <w:rPr>
            <w:rFonts w:hint="cs"/>
            <w:rtl/>
          </w:rPr>
          <w:delText xml:space="preserve">מתני' </w:delText>
        </w:r>
      </w:del>
      <w:ins w:id="20382" w:author="קלוד" w:date="2026-10-06T10:07:33Z">
        <w:r>
          <w:rPr>
            <w:rFonts w:hint="cs"/>
            <w:rtl/>
          </w:rPr>
          <w:t xml:space="preserve">משנה ז</w:t>
        </w:r>
      </w:ins>
    </w:p>
    <w:p w14:paraId="0B00CB2E" w14:textId="77777777" w:rsidR="00ED7685" w:rsidRDefault="00ED7685" w:rsidP="00DB3591">
      <w:pPr>
        <w:pStyle w:val="afff3"/>
        <w:rPr>
          <w:rtl/>
        </w:rPr>
      </w:pPr>
      <w:r w:rsidRPr="00A343FC">
        <w:rPr>
          <w:rFonts w:hint="cs"/>
          <w:rtl/>
        </w:rPr>
        <w:t>האב</w:t>
      </w:r>
      <w:r w:rsidRPr="00A343FC">
        <w:rPr>
          <w:rtl/>
        </w:rPr>
        <w:t xml:space="preserve"> </w:t>
      </w:r>
      <w:r w:rsidRPr="00A343FC">
        <w:rPr>
          <w:rFonts w:hint="cs"/>
          <w:rtl/>
        </w:rPr>
        <w:t>תולש</w:t>
      </w:r>
      <w:r w:rsidRPr="00A343FC">
        <w:rPr>
          <w:rtl/>
        </w:rPr>
        <w:t xml:space="preserve"> </w:t>
      </w:r>
      <w:r w:rsidRPr="00A343FC">
        <w:rPr>
          <w:rFonts w:hint="cs"/>
          <w:rtl/>
        </w:rPr>
        <w:t>ומאכיל</w:t>
      </w:r>
      <w:r w:rsidRPr="00A343FC">
        <w:rPr>
          <w:rtl/>
        </w:rPr>
        <w:t xml:space="preserve"> </w:t>
      </w:r>
      <w:r w:rsidRPr="00A343FC">
        <w:rPr>
          <w:rFonts w:hint="cs"/>
          <w:rtl/>
        </w:rPr>
        <w:t>לכל</w:t>
      </w:r>
      <w:r w:rsidRPr="00A343FC">
        <w:rPr>
          <w:rtl/>
        </w:rPr>
        <w:t xml:space="preserve"> </w:t>
      </w:r>
      <w:r w:rsidRPr="00A343FC">
        <w:rPr>
          <w:rFonts w:hint="cs"/>
          <w:rtl/>
        </w:rPr>
        <w:t>מי</w:t>
      </w:r>
      <w:r w:rsidRPr="00A343FC">
        <w:rPr>
          <w:rtl/>
        </w:rPr>
        <w:t xml:space="preserve"> </w:t>
      </w:r>
      <w:r w:rsidRPr="00A343FC">
        <w:rPr>
          <w:rFonts w:hint="cs"/>
          <w:rtl/>
        </w:rPr>
        <w:t>שירצה</w:t>
      </w:r>
      <w:r w:rsidRPr="00A343FC">
        <w:rPr>
          <w:rtl/>
        </w:rPr>
        <w:t>,</w:t>
      </w:r>
    </w:p>
    <w:p w14:paraId="387F6B91" w14:textId="77777777" w:rsidR="00ED7685" w:rsidRPr="00B2162C" w:rsidRDefault="00ED7685" w:rsidP="00DB3591">
      <w:pPr>
        <w:pStyle w:val="afff3"/>
        <w:rPr>
          <w:rtl/>
        </w:rPr>
      </w:pPr>
      <w:r w:rsidRPr="00A343FC">
        <w:rPr>
          <w:rFonts w:hint="cs"/>
          <w:rtl/>
        </w:rPr>
        <w:t>ומה</w:t>
      </w:r>
      <w:r w:rsidRPr="00A343FC">
        <w:rPr>
          <w:rtl/>
        </w:rPr>
        <w:t xml:space="preserve"> </w:t>
      </w:r>
      <w:r w:rsidRPr="00A343FC">
        <w:rPr>
          <w:rFonts w:hint="cs"/>
          <w:rtl/>
        </w:rPr>
        <w:t>שהניח</w:t>
      </w:r>
      <w:r w:rsidRPr="00A343FC">
        <w:rPr>
          <w:rtl/>
        </w:rPr>
        <w:t xml:space="preserve"> </w:t>
      </w:r>
      <w:r w:rsidRPr="00A343FC">
        <w:rPr>
          <w:rFonts w:hint="cs"/>
          <w:rtl/>
        </w:rPr>
        <w:t>תלוש</w:t>
      </w:r>
      <w:r w:rsidRPr="00A343FC">
        <w:rPr>
          <w:rtl/>
        </w:rPr>
        <w:t xml:space="preserve"> </w:t>
      </w:r>
      <w:r w:rsidRPr="00A343FC">
        <w:rPr>
          <w:rFonts w:hint="cs"/>
          <w:rtl/>
        </w:rPr>
        <w:t>הרי</w:t>
      </w:r>
      <w:r w:rsidRPr="00A343FC">
        <w:rPr>
          <w:rtl/>
        </w:rPr>
        <w:t xml:space="preserve"> </w:t>
      </w:r>
      <w:r w:rsidRPr="00A343FC">
        <w:rPr>
          <w:rFonts w:hint="cs"/>
          <w:rtl/>
        </w:rPr>
        <w:t>הוא</w:t>
      </w:r>
      <w:r w:rsidRPr="00A343FC">
        <w:rPr>
          <w:rtl/>
        </w:rPr>
        <w:t xml:space="preserve"> </w:t>
      </w:r>
      <w:r w:rsidRPr="00A343FC">
        <w:rPr>
          <w:rFonts w:hint="cs"/>
          <w:rtl/>
        </w:rPr>
        <w:t>של</w:t>
      </w:r>
      <w:r w:rsidRPr="00A343FC">
        <w:rPr>
          <w:rtl/>
        </w:rPr>
        <w:t xml:space="preserve"> </w:t>
      </w:r>
      <w:r w:rsidRPr="00A343FC">
        <w:rPr>
          <w:rFonts w:hint="cs"/>
          <w:rtl/>
        </w:rPr>
        <w:t>יורשין</w:t>
      </w:r>
      <w:r w:rsidRPr="00A343FC">
        <w:rPr>
          <w:rtl/>
        </w:rPr>
        <w:t>.</w:t>
      </w:r>
    </w:p>
    <w:p w14:paraId="0B4E7AF0" w14:textId="77777777" w:rsidR="00ED7685" w:rsidRDefault="00ED7685" w:rsidP="00ED7685">
      <w:pPr>
        <w:pStyle w:val="affe"/>
        <w:framePr w:wrap="around"/>
        <w:rPr>
          <w:rtl/>
        </w:rPr>
      </w:pPr>
      <w:r w:rsidRPr="00C35A2C">
        <w:rPr>
          <w:rFonts w:hint="cs"/>
          <w:rtl/>
        </w:rPr>
        <w:t>קלט.</w:t>
      </w:r>
    </w:p>
    <w:p w14:paraId="5CCEF3D2" w14:textId="77777777" w:rsidR="00ED7685" w:rsidRDefault="00ED7685" w:rsidP="00ED7685">
      <w:pPr>
        <w:rPr>
          <w:rFonts w:ascii="David" w:hAnsi="David"/>
          <w:sz w:val="32"/>
          <w:rtl/>
        </w:rPr>
      </w:pPr>
      <w:r w:rsidRPr="00B2162C">
        <w:rPr>
          <w:rStyle w:val="afffc"/>
          <w:rFonts w:hint="cs"/>
          <w:rtl/>
        </w:rPr>
        <w:t>תלוש</w:t>
      </w:r>
      <w:r w:rsidRPr="00C35A2C">
        <w:rPr>
          <w:rFonts w:ascii="David" w:hAnsi="David"/>
          <w:sz w:val="32"/>
          <w:rtl/>
        </w:rPr>
        <w:t xml:space="preserve"> - </w:t>
      </w:r>
      <w:r>
        <w:rPr>
          <w:rFonts w:ascii="David" w:hAnsi="David" w:hint="cs"/>
          <w:sz w:val="32"/>
          <w:rtl/>
        </w:rPr>
        <w:t xml:space="preserve">אבל לא </w:t>
      </w:r>
      <w:r w:rsidRPr="00C35A2C">
        <w:rPr>
          <w:rFonts w:ascii="David" w:hAnsi="David" w:hint="cs"/>
          <w:sz w:val="32"/>
          <w:rtl/>
        </w:rPr>
        <w:t>מחובר</w:t>
      </w:r>
      <w:r>
        <w:rPr>
          <w:rFonts w:ascii="David" w:hAnsi="David" w:hint="cs"/>
          <w:sz w:val="32"/>
          <w:rtl/>
        </w:rPr>
        <w:t xml:space="preserve">. </w:t>
      </w:r>
      <w:r w:rsidRPr="00A103D2">
        <w:rPr>
          <w:rStyle w:val="affffe"/>
          <w:rFonts w:hint="cs"/>
          <w:rtl/>
        </w:rPr>
        <w:t>והך דתניא</w:t>
      </w:r>
      <w:r>
        <w:rPr>
          <w:rFonts w:ascii="David" w:hAnsi="David" w:hint="cs"/>
          <w:sz w:val="32"/>
          <w:rtl/>
        </w:rPr>
        <w:t xml:space="preserve"> שמין את המחוברין ללוקח</w:t>
      </w:r>
    </w:p>
    <w:p w14:paraId="0A6CA6B2" w14:textId="77777777" w:rsidR="00ED7685" w:rsidRPr="00A103D2" w:rsidRDefault="00ED7685" w:rsidP="00ED7685">
      <w:pPr>
        <w:pStyle w:val="36"/>
        <w:framePr w:wrap="notBeside"/>
        <w:rPr>
          <w:rtl/>
        </w:rPr>
      </w:pPr>
      <w:r w:rsidRPr="00A103D2">
        <w:rPr>
          <w:rFonts w:hint="cs"/>
          <w:rtl/>
        </w:rPr>
        <w:t>-</w:t>
      </w:r>
    </w:p>
    <w:p w14:paraId="0543A142" w14:textId="77777777" w:rsidR="00ED7685" w:rsidRDefault="00ED7685" w:rsidP="00ED7685">
      <w:pPr>
        <w:spacing w:after="60"/>
        <w:rPr>
          <w:rFonts w:ascii="David" w:hAnsi="David"/>
          <w:sz w:val="32"/>
          <w:rtl/>
        </w:rPr>
      </w:pPr>
      <w:r w:rsidRPr="00A103D2">
        <w:rPr>
          <w:rStyle w:val="affffe"/>
          <w:rFonts w:hint="cs"/>
          <w:rtl/>
        </w:rPr>
        <w:t>כאן</w:t>
      </w:r>
      <w:r>
        <w:rPr>
          <w:rStyle w:val="affffe"/>
          <w:rFonts w:hint="cs"/>
          <w:rtl/>
        </w:rPr>
        <w:t>:</w:t>
      </w:r>
      <w:r w:rsidRPr="00C35A2C">
        <w:rPr>
          <w:rFonts w:ascii="David" w:hAnsi="David"/>
          <w:sz w:val="32"/>
          <w:rtl/>
        </w:rPr>
        <w:t xml:space="preserve"> </w:t>
      </w:r>
      <w:r w:rsidRPr="00C35A2C">
        <w:rPr>
          <w:rFonts w:ascii="David" w:hAnsi="David" w:hint="cs"/>
          <w:sz w:val="32"/>
          <w:rtl/>
        </w:rPr>
        <w:t>בבנו</w:t>
      </w:r>
      <w:r w:rsidRPr="00C35A2C">
        <w:rPr>
          <w:rFonts w:ascii="David" w:hAnsi="David"/>
          <w:sz w:val="32"/>
          <w:rtl/>
        </w:rPr>
        <w:t>,</w:t>
      </w:r>
      <w:r>
        <w:rPr>
          <w:rFonts w:ascii="David" w:hAnsi="David" w:hint="cs"/>
          <w:sz w:val="32"/>
          <w:rtl/>
        </w:rPr>
        <w:t>ש</w:t>
      </w:r>
      <w:r w:rsidRPr="00C35A2C">
        <w:rPr>
          <w:rFonts w:ascii="David" w:hAnsi="David" w:hint="cs"/>
          <w:sz w:val="32"/>
          <w:rtl/>
        </w:rPr>
        <w:t>דעתו</w:t>
      </w:r>
      <w:r w:rsidRPr="00C35A2C">
        <w:rPr>
          <w:rFonts w:ascii="David" w:hAnsi="David"/>
          <w:sz w:val="32"/>
          <w:rtl/>
        </w:rPr>
        <w:t xml:space="preserve"> </w:t>
      </w:r>
      <w:r w:rsidRPr="00C35A2C">
        <w:rPr>
          <w:rFonts w:ascii="David" w:hAnsi="David" w:hint="cs"/>
          <w:sz w:val="32"/>
          <w:rtl/>
        </w:rPr>
        <w:t>של</w:t>
      </w:r>
      <w:r w:rsidRPr="00C35A2C">
        <w:rPr>
          <w:rFonts w:ascii="David" w:hAnsi="David"/>
          <w:sz w:val="32"/>
          <w:rtl/>
        </w:rPr>
        <w:t xml:space="preserve"> </w:t>
      </w:r>
      <w:r w:rsidRPr="00C35A2C">
        <w:rPr>
          <w:rFonts w:ascii="David" w:hAnsi="David" w:hint="cs"/>
          <w:sz w:val="32"/>
          <w:rtl/>
        </w:rPr>
        <w:t>אדם</w:t>
      </w:r>
      <w:r w:rsidRPr="00C35A2C">
        <w:rPr>
          <w:rFonts w:ascii="David" w:hAnsi="David"/>
          <w:sz w:val="32"/>
          <w:rtl/>
        </w:rPr>
        <w:t xml:space="preserve"> </w:t>
      </w:r>
      <w:r w:rsidRPr="00C35A2C">
        <w:rPr>
          <w:rFonts w:ascii="David" w:hAnsi="David" w:hint="cs"/>
          <w:sz w:val="32"/>
          <w:rtl/>
        </w:rPr>
        <w:t>קרובה</w:t>
      </w:r>
      <w:r w:rsidRPr="00C35A2C">
        <w:rPr>
          <w:rFonts w:ascii="David" w:hAnsi="David"/>
          <w:sz w:val="32"/>
          <w:rtl/>
        </w:rPr>
        <w:t xml:space="preserve"> </w:t>
      </w:r>
      <w:r w:rsidRPr="00C35A2C">
        <w:rPr>
          <w:rFonts w:ascii="David" w:hAnsi="David" w:hint="cs"/>
          <w:sz w:val="32"/>
          <w:rtl/>
        </w:rPr>
        <w:t>אצל</w:t>
      </w:r>
      <w:r w:rsidRPr="00C35A2C">
        <w:rPr>
          <w:rFonts w:ascii="David" w:hAnsi="David"/>
          <w:sz w:val="32"/>
          <w:rtl/>
        </w:rPr>
        <w:t xml:space="preserve"> </w:t>
      </w:r>
      <w:r w:rsidRPr="00C35A2C">
        <w:rPr>
          <w:rFonts w:ascii="David" w:hAnsi="David" w:hint="cs"/>
          <w:sz w:val="32"/>
          <w:rtl/>
        </w:rPr>
        <w:t>בנו</w:t>
      </w:r>
      <w:r w:rsidRPr="00C35A2C">
        <w:rPr>
          <w:rFonts w:ascii="David" w:hAnsi="David"/>
          <w:sz w:val="32"/>
          <w:rtl/>
        </w:rPr>
        <w:t>.</w:t>
      </w:r>
      <w:r>
        <w:rPr>
          <w:rFonts w:ascii="David" w:hAnsi="David" w:hint="cs"/>
          <w:sz w:val="32"/>
          <w:rtl/>
        </w:rPr>
        <w:t xml:space="preserve"> </w:t>
      </w:r>
      <w:r w:rsidRPr="00A103D2">
        <w:rPr>
          <w:rStyle w:val="affffe"/>
          <w:rFonts w:hint="cs"/>
          <w:rtl/>
        </w:rPr>
        <w:t>וכאן</w:t>
      </w:r>
      <w:r>
        <w:rPr>
          <w:rStyle w:val="affffe"/>
          <w:rFonts w:hint="cs"/>
          <w:rtl/>
        </w:rPr>
        <w:t>:</w:t>
      </w:r>
      <w:r>
        <w:rPr>
          <w:rFonts w:ascii="David" w:hAnsi="David" w:hint="cs"/>
          <w:sz w:val="32"/>
          <w:rtl/>
        </w:rPr>
        <w:t xml:space="preserve"> באחר.</w:t>
      </w:r>
    </w:p>
    <w:p w14:paraId="0E8E02FF" w14:textId="77777777" w:rsidR="00ED7685" w:rsidRPr="00C35A2C" w:rsidRDefault="00ED7685" w:rsidP="00ED7685">
      <w:pPr>
        <w:pStyle w:val="aff9"/>
        <w:rPr>
          <w:rtl/>
        </w:rPr>
      </w:pPr>
      <w:r>
        <w:rPr>
          <w:rFonts w:hint="cs"/>
          <w:rtl/>
        </w:rPr>
        <w:t>***</w:t>
      </w:r>
    </w:p>
    <w:p w14:paraId="7915B5F1" w14:textId="77777777" w:rsidR="00ED7685" w:rsidRDefault="00ED7685" w:rsidP="00ED7685">
      <w:pPr>
        <w:pStyle w:val="affffb"/>
        <w:framePr w:wrap="around"/>
        <w:rPr>
          <w:rtl/>
        </w:rPr>
      </w:pPr>
      <w:del w:id="20383" w:author="קלוד" w:date="2026-10-06T10:07:33Z">
        <w:r>
          <w:rPr>
            <w:rFonts w:hint="cs"/>
            <w:rtl/>
          </w:rPr>
          <w:delText xml:space="preserve">מתני</w:delText>
        </w:r>
      </w:del>
      <w:ins w:id="20384" w:author="קלוד" w:date="2026-10-06T10:07:33Z">
        <w:r>
          <w:rPr>
            <w:rFonts w:hint="cs"/>
            <w:rtl/>
          </w:rPr>
          <w:t xml:space="preserve">משנה ז</w:t>
        </w:r>
      </w:ins>
      <w:del w:id="20385" w:author="קלוד" w:date="2026-10-06T10:07:33Z">
        <w:r>
          <w:rPr>
            <w:rtl/>
          </w:rPr>
          <w:delText xml:space="preserve">'</w:delText>
        </w:r>
      </w:del>
    </w:p>
    <w:p w14:paraId="50F1DF6D" w14:textId="77777777" w:rsidR="00ED7685" w:rsidRDefault="00ED7685" w:rsidP="00DB3591">
      <w:pPr>
        <w:pStyle w:val="afff3"/>
        <w:rPr>
          <w:rtl/>
        </w:rPr>
      </w:pPr>
      <w:r w:rsidRPr="00DB3591">
        <w:rPr>
          <w:rFonts w:cs="BA TM • Vilna Extra-Bold" w:hint="cs"/>
          <w:bCs/>
          <w:rtl/>
        </w:rPr>
        <w:t>הניח</w:t>
      </w:r>
      <w:r w:rsidRPr="00DB3591">
        <w:rPr>
          <w:rFonts w:cs="BA TM • Vilna Extra-Bold"/>
          <w:bCs/>
          <w:rtl/>
        </w:rPr>
        <w:t xml:space="preserve"> </w:t>
      </w:r>
      <w:r w:rsidRPr="00DB3591">
        <w:rPr>
          <w:rFonts w:cs="BA TM • Vilna Extra-Bold" w:hint="cs"/>
          <w:bCs/>
          <w:rtl/>
        </w:rPr>
        <w:t>בנים</w:t>
      </w:r>
      <w:r w:rsidRPr="00DB3591">
        <w:rPr>
          <w:rFonts w:cs="BA TM • Vilna Extra-Bold"/>
          <w:bCs/>
          <w:rtl/>
        </w:rPr>
        <w:t xml:space="preserve"> </w:t>
      </w:r>
      <w:r w:rsidRPr="00DB3591">
        <w:rPr>
          <w:rFonts w:cs="BA TM • Vilna Extra-Bold" w:hint="cs"/>
          <w:bCs/>
          <w:rtl/>
        </w:rPr>
        <w:t>גדולים</w:t>
      </w:r>
      <w:r w:rsidRPr="00DB3591">
        <w:rPr>
          <w:rFonts w:cs="BA TM • Vilna Extra-Bold"/>
          <w:bCs/>
          <w:rtl/>
        </w:rPr>
        <w:t xml:space="preserve"> </w:t>
      </w:r>
      <w:r w:rsidRPr="00DB3591">
        <w:rPr>
          <w:rFonts w:cs="BA TM • Vilna Extra-Bold" w:hint="cs"/>
          <w:bCs/>
          <w:rtl/>
        </w:rPr>
        <w:t>וקטנים</w:t>
      </w:r>
      <w:r w:rsidRPr="00C35A2C">
        <w:rPr>
          <w:rtl/>
        </w:rPr>
        <w:t xml:space="preserve"> - </w:t>
      </w:r>
      <w:r w:rsidRPr="00C35A2C">
        <w:rPr>
          <w:rFonts w:hint="cs"/>
          <w:rtl/>
        </w:rPr>
        <w:t>אין</w:t>
      </w:r>
      <w:r w:rsidRPr="00C35A2C">
        <w:rPr>
          <w:rtl/>
        </w:rPr>
        <w:t xml:space="preserve"> </w:t>
      </w:r>
      <w:r w:rsidRPr="00C35A2C">
        <w:rPr>
          <w:rFonts w:hint="cs"/>
          <w:rtl/>
        </w:rPr>
        <w:t>הגדולים</w:t>
      </w:r>
      <w:r w:rsidRPr="00C35A2C">
        <w:rPr>
          <w:rtl/>
        </w:rPr>
        <w:t xml:space="preserve"> </w:t>
      </w:r>
      <w:r w:rsidRPr="00C35A2C">
        <w:rPr>
          <w:rFonts w:hint="cs"/>
          <w:rtl/>
        </w:rPr>
        <w:t>מתפרנסין</w:t>
      </w:r>
      <w:r w:rsidRPr="00C35A2C">
        <w:rPr>
          <w:rtl/>
        </w:rPr>
        <w:t xml:space="preserve"> </w:t>
      </w:r>
      <w:r w:rsidRPr="00C35A2C">
        <w:rPr>
          <w:rFonts w:hint="cs"/>
          <w:rtl/>
        </w:rPr>
        <w:t>על</w:t>
      </w:r>
      <w:r w:rsidRPr="00C35A2C">
        <w:rPr>
          <w:rtl/>
        </w:rPr>
        <w:t xml:space="preserve"> </w:t>
      </w:r>
      <w:r w:rsidRPr="00C35A2C">
        <w:rPr>
          <w:rFonts w:hint="cs"/>
          <w:rtl/>
        </w:rPr>
        <w:t>ידי</w:t>
      </w:r>
      <w:r w:rsidRPr="00C35A2C">
        <w:rPr>
          <w:rtl/>
        </w:rPr>
        <w:t xml:space="preserve"> </w:t>
      </w:r>
      <w:r w:rsidRPr="00C35A2C">
        <w:rPr>
          <w:rFonts w:hint="cs"/>
          <w:rtl/>
        </w:rPr>
        <w:t>הקטנים</w:t>
      </w:r>
      <w:r w:rsidRPr="00C35A2C">
        <w:rPr>
          <w:rtl/>
        </w:rPr>
        <w:t xml:space="preserve">, </w:t>
      </w:r>
      <w:r w:rsidRPr="00C35A2C">
        <w:rPr>
          <w:rFonts w:hint="cs"/>
          <w:rtl/>
        </w:rPr>
        <w:t>ולא</w:t>
      </w:r>
      <w:r w:rsidRPr="00C35A2C">
        <w:rPr>
          <w:rtl/>
        </w:rPr>
        <w:t xml:space="preserve"> </w:t>
      </w:r>
      <w:r w:rsidRPr="00C35A2C">
        <w:rPr>
          <w:rFonts w:hint="cs"/>
          <w:rtl/>
        </w:rPr>
        <w:t>הקטנים</w:t>
      </w:r>
      <w:r w:rsidRPr="00C35A2C">
        <w:rPr>
          <w:rtl/>
        </w:rPr>
        <w:t xml:space="preserve"> </w:t>
      </w:r>
      <w:r w:rsidRPr="00C35A2C">
        <w:rPr>
          <w:rFonts w:hint="cs"/>
          <w:rtl/>
        </w:rPr>
        <w:t>נזונין</w:t>
      </w:r>
      <w:r w:rsidRPr="00C35A2C">
        <w:rPr>
          <w:rtl/>
        </w:rPr>
        <w:t xml:space="preserve"> </w:t>
      </w:r>
      <w:r w:rsidRPr="00C35A2C">
        <w:rPr>
          <w:rFonts w:hint="cs"/>
          <w:rtl/>
        </w:rPr>
        <w:t>על</w:t>
      </w:r>
      <w:r w:rsidRPr="00C35A2C">
        <w:rPr>
          <w:rtl/>
        </w:rPr>
        <w:t xml:space="preserve"> </w:t>
      </w:r>
      <w:r w:rsidRPr="00C35A2C">
        <w:rPr>
          <w:rFonts w:hint="cs"/>
          <w:rtl/>
        </w:rPr>
        <w:t>הגדולים</w:t>
      </w:r>
      <w:r w:rsidRPr="00C35A2C">
        <w:rPr>
          <w:rtl/>
        </w:rPr>
        <w:t xml:space="preserve">, </w:t>
      </w:r>
      <w:r w:rsidRPr="00C35A2C">
        <w:rPr>
          <w:rFonts w:hint="cs"/>
          <w:rtl/>
        </w:rPr>
        <w:t>אלא</w:t>
      </w:r>
      <w:r w:rsidRPr="00C35A2C">
        <w:rPr>
          <w:rtl/>
        </w:rPr>
        <w:t xml:space="preserve"> </w:t>
      </w:r>
      <w:r w:rsidRPr="00C35A2C">
        <w:rPr>
          <w:rFonts w:hint="cs"/>
          <w:rtl/>
        </w:rPr>
        <w:t>חולקין</w:t>
      </w:r>
      <w:r w:rsidRPr="00C35A2C">
        <w:rPr>
          <w:rtl/>
        </w:rPr>
        <w:t xml:space="preserve"> </w:t>
      </w:r>
      <w:r w:rsidRPr="00C35A2C">
        <w:rPr>
          <w:rFonts w:hint="cs"/>
          <w:rtl/>
        </w:rPr>
        <w:t>בשוה</w:t>
      </w:r>
      <w:r w:rsidRPr="00C35A2C">
        <w:rPr>
          <w:rtl/>
        </w:rPr>
        <w:t>.</w:t>
      </w:r>
    </w:p>
    <w:p w14:paraId="6A15429E" w14:textId="77777777" w:rsidR="00ED7685" w:rsidRDefault="00ED7685" w:rsidP="00DB3591">
      <w:pPr>
        <w:pStyle w:val="afff3"/>
        <w:rPr>
          <w:rtl/>
        </w:rPr>
      </w:pPr>
      <w:r w:rsidRPr="00DB3591">
        <w:rPr>
          <w:rFonts w:cs="BA TM • Vilna Extra-Bold" w:hint="cs"/>
          <w:bCs/>
          <w:rtl/>
        </w:rPr>
        <w:t>נשאו</w:t>
      </w:r>
      <w:r w:rsidRPr="00DB3591">
        <w:rPr>
          <w:rFonts w:cs="BA TM • Vilna Extra-Bold"/>
          <w:bCs/>
          <w:rtl/>
        </w:rPr>
        <w:t xml:space="preserve"> </w:t>
      </w:r>
      <w:r w:rsidRPr="00DB3591">
        <w:rPr>
          <w:rFonts w:cs="BA TM • Vilna Extra-Bold" w:hint="cs"/>
          <w:bCs/>
          <w:rtl/>
        </w:rPr>
        <w:t>הגדולים</w:t>
      </w:r>
      <w:r w:rsidRPr="00DB3591">
        <w:rPr>
          <w:rFonts w:cs="BA TM • Vilna Extra-Bold"/>
          <w:bCs/>
          <w:rtl/>
        </w:rPr>
        <w:t xml:space="preserve"> -</w:t>
      </w:r>
      <w:r w:rsidRPr="00C35A2C">
        <w:rPr>
          <w:rtl/>
        </w:rPr>
        <w:t xml:space="preserve"> </w:t>
      </w:r>
      <w:r w:rsidRPr="00C35A2C">
        <w:rPr>
          <w:rFonts w:hint="cs"/>
          <w:rtl/>
        </w:rPr>
        <w:t>ישאו</w:t>
      </w:r>
      <w:r w:rsidRPr="00C35A2C">
        <w:rPr>
          <w:rtl/>
        </w:rPr>
        <w:t xml:space="preserve"> </w:t>
      </w:r>
      <w:r w:rsidRPr="00C35A2C">
        <w:rPr>
          <w:rFonts w:hint="cs"/>
          <w:rtl/>
        </w:rPr>
        <w:t>הקטנים</w:t>
      </w:r>
      <w:r w:rsidRPr="00C35A2C">
        <w:rPr>
          <w:rtl/>
        </w:rPr>
        <w:t xml:space="preserve">, </w:t>
      </w:r>
      <w:r w:rsidRPr="00C35A2C">
        <w:rPr>
          <w:rFonts w:hint="cs"/>
          <w:rtl/>
        </w:rPr>
        <w:t>ואם</w:t>
      </w:r>
      <w:r w:rsidRPr="00C35A2C">
        <w:rPr>
          <w:rtl/>
        </w:rPr>
        <w:t xml:space="preserve"> </w:t>
      </w:r>
      <w:r w:rsidRPr="00C35A2C">
        <w:rPr>
          <w:rFonts w:hint="cs"/>
          <w:rtl/>
        </w:rPr>
        <w:t>אמרו</w:t>
      </w:r>
      <w:r w:rsidRPr="00C35A2C">
        <w:rPr>
          <w:rtl/>
        </w:rPr>
        <w:t xml:space="preserve"> </w:t>
      </w:r>
      <w:r w:rsidRPr="00C35A2C">
        <w:rPr>
          <w:rFonts w:hint="cs"/>
          <w:rtl/>
        </w:rPr>
        <w:t>קטנים</w:t>
      </w:r>
      <w:r w:rsidRPr="00C35A2C">
        <w:rPr>
          <w:rtl/>
        </w:rPr>
        <w:t xml:space="preserve">: </w:t>
      </w:r>
      <w:r w:rsidRPr="00C35A2C">
        <w:rPr>
          <w:rFonts w:hint="cs"/>
          <w:rtl/>
        </w:rPr>
        <w:t>הרי</w:t>
      </w:r>
      <w:r w:rsidRPr="00C35A2C">
        <w:rPr>
          <w:rtl/>
        </w:rPr>
        <w:t xml:space="preserve"> </w:t>
      </w:r>
      <w:r w:rsidRPr="00C35A2C">
        <w:rPr>
          <w:rFonts w:hint="cs"/>
          <w:rtl/>
        </w:rPr>
        <w:t>אנו</w:t>
      </w:r>
      <w:r w:rsidRPr="00C35A2C">
        <w:rPr>
          <w:rtl/>
        </w:rPr>
        <w:t xml:space="preserve"> </w:t>
      </w:r>
      <w:r w:rsidRPr="00C35A2C">
        <w:rPr>
          <w:rFonts w:hint="cs"/>
          <w:rtl/>
        </w:rPr>
        <w:t>נושאין</w:t>
      </w:r>
      <w:r w:rsidRPr="00C35A2C">
        <w:rPr>
          <w:rtl/>
        </w:rPr>
        <w:t xml:space="preserve"> </w:t>
      </w:r>
      <w:r w:rsidRPr="00C35A2C">
        <w:rPr>
          <w:rFonts w:hint="cs"/>
          <w:rtl/>
        </w:rPr>
        <w:t>כדרך</w:t>
      </w:r>
      <w:r w:rsidRPr="00C35A2C">
        <w:rPr>
          <w:rtl/>
        </w:rPr>
        <w:t xml:space="preserve"> </w:t>
      </w:r>
      <w:r w:rsidRPr="00C35A2C">
        <w:rPr>
          <w:rFonts w:hint="cs"/>
          <w:rtl/>
        </w:rPr>
        <w:t>שנשאתם</w:t>
      </w:r>
      <w:r w:rsidRPr="00C35A2C">
        <w:rPr>
          <w:rtl/>
        </w:rPr>
        <w:t xml:space="preserve"> </w:t>
      </w:r>
      <w:r w:rsidRPr="00C35A2C">
        <w:rPr>
          <w:rFonts w:hint="cs"/>
          <w:rtl/>
        </w:rPr>
        <w:t>אתם</w:t>
      </w:r>
      <w:r w:rsidRPr="00C35A2C">
        <w:rPr>
          <w:rtl/>
        </w:rPr>
        <w:t xml:space="preserve"> - </w:t>
      </w:r>
      <w:r w:rsidRPr="00C35A2C">
        <w:rPr>
          <w:rFonts w:hint="cs"/>
          <w:rtl/>
        </w:rPr>
        <w:t>אין</w:t>
      </w:r>
      <w:r w:rsidRPr="00C35A2C">
        <w:rPr>
          <w:rtl/>
        </w:rPr>
        <w:t xml:space="preserve"> </w:t>
      </w:r>
      <w:r w:rsidRPr="00C35A2C">
        <w:rPr>
          <w:rFonts w:hint="cs"/>
          <w:rtl/>
        </w:rPr>
        <w:t>שומעין</w:t>
      </w:r>
      <w:r w:rsidRPr="00C35A2C">
        <w:rPr>
          <w:rtl/>
        </w:rPr>
        <w:t xml:space="preserve"> </w:t>
      </w:r>
      <w:r w:rsidRPr="00C35A2C">
        <w:rPr>
          <w:rFonts w:hint="cs"/>
          <w:rtl/>
        </w:rPr>
        <w:t>להם</w:t>
      </w:r>
      <w:r w:rsidRPr="00C35A2C">
        <w:rPr>
          <w:rtl/>
        </w:rPr>
        <w:t xml:space="preserve">, </w:t>
      </w:r>
      <w:r w:rsidRPr="00C35A2C">
        <w:rPr>
          <w:rFonts w:hint="cs"/>
          <w:rtl/>
        </w:rPr>
        <w:t>אלא</w:t>
      </w:r>
      <w:r w:rsidRPr="00C35A2C">
        <w:rPr>
          <w:rtl/>
        </w:rPr>
        <w:t xml:space="preserve"> </w:t>
      </w:r>
      <w:r w:rsidRPr="00C35A2C">
        <w:rPr>
          <w:rFonts w:hint="cs"/>
          <w:rtl/>
        </w:rPr>
        <w:t>מה</w:t>
      </w:r>
      <w:r w:rsidRPr="00C35A2C">
        <w:rPr>
          <w:rtl/>
        </w:rPr>
        <w:t xml:space="preserve"> </w:t>
      </w:r>
      <w:r w:rsidRPr="00C35A2C">
        <w:rPr>
          <w:rFonts w:hint="cs"/>
          <w:rtl/>
        </w:rPr>
        <w:t>שנתן</w:t>
      </w:r>
      <w:r w:rsidRPr="00C35A2C">
        <w:rPr>
          <w:rtl/>
        </w:rPr>
        <w:t xml:space="preserve"> </w:t>
      </w:r>
      <w:r w:rsidRPr="00C35A2C">
        <w:rPr>
          <w:rFonts w:hint="cs"/>
          <w:rtl/>
        </w:rPr>
        <w:t>להם</w:t>
      </w:r>
      <w:r w:rsidRPr="00C35A2C">
        <w:rPr>
          <w:rtl/>
        </w:rPr>
        <w:t xml:space="preserve"> </w:t>
      </w:r>
      <w:r w:rsidRPr="00C35A2C">
        <w:rPr>
          <w:rFonts w:hint="cs"/>
          <w:rtl/>
        </w:rPr>
        <w:t>אביהם</w:t>
      </w:r>
      <w:r w:rsidRPr="00C35A2C">
        <w:rPr>
          <w:rtl/>
        </w:rPr>
        <w:t xml:space="preserve"> </w:t>
      </w:r>
      <w:r w:rsidRPr="00C35A2C">
        <w:rPr>
          <w:rFonts w:hint="cs"/>
          <w:rtl/>
        </w:rPr>
        <w:t>נתן</w:t>
      </w:r>
      <w:r w:rsidRPr="00C35A2C">
        <w:rPr>
          <w:rtl/>
        </w:rPr>
        <w:t>.</w:t>
      </w:r>
    </w:p>
    <w:p w14:paraId="4CA9A86D" w14:textId="77777777" w:rsidR="00ED7685" w:rsidRDefault="00ED7685" w:rsidP="00DB3591">
      <w:pPr>
        <w:pStyle w:val="afff3"/>
        <w:rPr>
          <w:rtl/>
        </w:rPr>
      </w:pPr>
      <w:r w:rsidRPr="00DB3591">
        <w:rPr>
          <w:rFonts w:cs="BA TM • Vilna Extra-Bold" w:hint="cs"/>
          <w:bCs/>
          <w:rtl/>
        </w:rPr>
        <w:t>הניח</w:t>
      </w:r>
      <w:r w:rsidRPr="00DB3591">
        <w:rPr>
          <w:rFonts w:cs="BA TM • Vilna Extra-Bold"/>
          <w:bCs/>
          <w:rtl/>
        </w:rPr>
        <w:t xml:space="preserve"> </w:t>
      </w:r>
      <w:r w:rsidRPr="00DB3591">
        <w:rPr>
          <w:rFonts w:cs="BA TM • Vilna Extra-Bold" w:hint="cs"/>
          <w:bCs/>
          <w:rtl/>
        </w:rPr>
        <w:t>בנות</w:t>
      </w:r>
      <w:r w:rsidRPr="00DB3591">
        <w:rPr>
          <w:rFonts w:cs="BA TM • Vilna Extra-Bold"/>
          <w:bCs/>
          <w:rtl/>
        </w:rPr>
        <w:t xml:space="preserve"> </w:t>
      </w:r>
      <w:r w:rsidRPr="00DB3591">
        <w:rPr>
          <w:rFonts w:cs="BA TM • Vilna Extra-Bold" w:hint="cs"/>
          <w:bCs/>
          <w:rtl/>
        </w:rPr>
        <w:t>גדולות</w:t>
      </w:r>
      <w:r w:rsidRPr="00DB3591">
        <w:rPr>
          <w:rFonts w:cs="BA TM • Vilna Extra-Bold"/>
          <w:bCs/>
          <w:rtl/>
        </w:rPr>
        <w:t xml:space="preserve"> </w:t>
      </w:r>
      <w:r w:rsidRPr="00DB3591">
        <w:rPr>
          <w:rFonts w:cs="BA TM • Vilna Extra-Bold" w:hint="cs"/>
          <w:bCs/>
          <w:rtl/>
        </w:rPr>
        <w:t>וקטנות</w:t>
      </w:r>
      <w:r w:rsidRPr="00DB3591">
        <w:rPr>
          <w:rFonts w:cs="BA TM • Vilna Extra-Bold"/>
          <w:bCs/>
          <w:rtl/>
        </w:rPr>
        <w:t xml:space="preserve"> -</w:t>
      </w:r>
      <w:r w:rsidRPr="00C35A2C">
        <w:rPr>
          <w:rtl/>
        </w:rPr>
        <w:t xml:space="preserve"> </w:t>
      </w:r>
      <w:r w:rsidRPr="00C35A2C">
        <w:rPr>
          <w:rFonts w:hint="cs"/>
          <w:rtl/>
        </w:rPr>
        <w:t>אין</w:t>
      </w:r>
      <w:r w:rsidRPr="00C35A2C">
        <w:rPr>
          <w:rtl/>
        </w:rPr>
        <w:t xml:space="preserve"> </w:t>
      </w:r>
      <w:r w:rsidRPr="00C35A2C">
        <w:rPr>
          <w:rFonts w:hint="cs"/>
          <w:rtl/>
        </w:rPr>
        <w:t>הגדולות</w:t>
      </w:r>
      <w:r w:rsidRPr="00C35A2C">
        <w:rPr>
          <w:rtl/>
        </w:rPr>
        <w:t xml:space="preserve"> </w:t>
      </w:r>
      <w:r w:rsidRPr="00C35A2C">
        <w:rPr>
          <w:rFonts w:hint="cs"/>
          <w:rtl/>
        </w:rPr>
        <w:t>מתפרנסות</w:t>
      </w:r>
      <w:r w:rsidRPr="00C35A2C">
        <w:rPr>
          <w:rtl/>
        </w:rPr>
        <w:t xml:space="preserve"> </w:t>
      </w:r>
      <w:r w:rsidRPr="00C35A2C">
        <w:rPr>
          <w:rFonts w:hint="cs"/>
          <w:rtl/>
        </w:rPr>
        <w:t>על</w:t>
      </w:r>
      <w:r w:rsidRPr="00C35A2C">
        <w:rPr>
          <w:rtl/>
        </w:rPr>
        <w:t xml:space="preserve"> </w:t>
      </w:r>
      <w:r w:rsidRPr="00C35A2C">
        <w:rPr>
          <w:rFonts w:hint="cs"/>
          <w:rtl/>
        </w:rPr>
        <w:t>ידי</w:t>
      </w:r>
      <w:r w:rsidRPr="00C35A2C">
        <w:rPr>
          <w:rtl/>
        </w:rPr>
        <w:t xml:space="preserve"> </w:t>
      </w:r>
      <w:r w:rsidRPr="00C35A2C">
        <w:rPr>
          <w:rFonts w:hint="cs"/>
          <w:rtl/>
        </w:rPr>
        <w:t>הקטנות</w:t>
      </w:r>
      <w:r w:rsidRPr="00C35A2C">
        <w:rPr>
          <w:rtl/>
        </w:rPr>
        <w:t xml:space="preserve">, </w:t>
      </w:r>
      <w:r w:rsidRPr="00C35A2C">
        <w:rPr>
          <w:rFonts w:hint="cs"/>
          <w:rtl/>
        </w:rPr>
        <w:t>ולא</w:t>
      </w:r>
      <w:r w:rsidRPr="00C35A2C">
        <w:rPr>
          <w:rtl/>
        </w:rPr>
        <w:t xml:space="preserve"> </w:t>
      </w:r>
      <w:r w:rsidRPr="00C35A2C">
        <w:rPr>
          <w:rFonts w:hint="cs"/>
          <w:rtl/>
        </w:rPr>
        <w:t>הקטנות</w:t>
      </w:r>
      <w:r w:rsidRPr="00C35A2C">
        <w:rPr>
          <w:rtl/>
        </w:rPr>
        <w:t xml:space="preserve"> </w:t>
      </w:r>
      <w:r w:rsidRPr="00C35A2C">
        <w:rPr>
          <w:rFonts w:hint="cs"/>
          <w:rtl/>
        </w:rPr>
        <w:t>נזונות</w:t>
      </w:r>
      <w:r w:rsidRPr="00C35A2C">
        <w:rPr>
          <w:rtl/>
        </w:rPr>
        <w:t xml:space="preserve"> </w:t>
      </w:r>
      <w:r w:rsidRPr="00C35A2C">
        <w:rPr>
          <w:rFonts w:hint="cs"/>
          <w:rtl/>
        </w:rPr>
        <w:t>על</w:t>
      </w:r>
      <w:r w:rsidRPr="00C35A2C">
        <w:rPr>
          <w:rtl/>
        </w:rPr>
        <w:t xml:space="preserve"> </w:t>
      </w:r>
      <w:r w:rsidRPr="00C35A2C">
        <w:rPr>
          <w:rFonts w:hint="cs"/>
          <w:rtl/>
        </w:rPr>
        <w:t>הגדולות</w:t>
      </w:r>
      <w:r w:rsidRPr="00C35A2C">
        <w:rPr>
          <w:rtl/>
        </w:rPr>
        <w:t xml:space="preserve">, </w:t>
      </w:r>
      <w:r w:rsidRPr="00C35A2C">
        <w:rPr>
          <w:rFonts w:hint="cs"/>
          <w:rtl/>
        </w:rPr>
        <w:t>אלא</w:t>
      </w:r>
      <w:r w:rsidRPr="00C35A2C">
        <w:rPr>
          <w:rtl/>
        </w:rPr>
        <w:t xml:space="preserve"> </w:t>
      </w:r>
      <w:r w:rsidRPr="00C35A2C">
        <w:rPr>
          <w:rFonts w:hint="cs"/>
          <w:rtl/>
        </w:rPr>
        <w:t>חולקות</w:t>
      </w:r>
      <w:r w:rsidRPr="00C35A2C">
        <w:rPr>
          <w:rtl/>
        </w:rPr>
        <w:t xml:space="preserve"> </w:t>
      </w:r>
      <w:r w:rsidRPr="00C35A2C">
        <w:rPr>
          <w:rFonts w:hint="cs"/>
          <w:rtl/>
        </w:rPr>
        <w:t>בשוה</w:t>
      </w:r>
      <w:r w:rsidRPr="00C35A2C">
        <w:rPr>
          <w:rtl/>
        </w:rPr>
        <w:t>.</w:t>
      </w:r>
    </w:p>
    <w:p w14:paraId="23AF2F32" w14:textId="77777777" w:rsidR="00ED7685" w:rsidRPr="00B2162C" w:rsidRDefault="00ED7685" w:rsidP="00DB3591">
      <w:pPr>
        <w:pStyle w:val="afff3"/>
        <w:rPr>
          <w:rtl/>
        </w:rPr>
      </w:pPr>
      <w:r w:rsidRPr="00DB3591">
        <w:rPr>
          <w:rFonts w:cs="BA TM • Vilna Extra-Bold" w:hint="cs"/>
          <w:bCs/>
          <w:rtl/>
        </w:rPr>
        <w:t>נשאו</w:t>
      </w:r>
      <w:r w:rsidRPr="00DB3591">
        <w:rPr>
          <w:rFonts w:cs="BA TM • Vilna Extra-Bold"/>
          <w:bCs/>
          <w:rtl/>
        </w:rPr>
        <w:t xml:space="preserve"> </w:t>
      </w:r>
      <w:r w:rsidRPr="00DB3591">
        <w:rPr>
          <w:rFonts w:cs="BA TM • Vilna Extra-Bold" w:hint="cs"/>
          <w:bCs/>
          <w:rtl/>
        </w:rPr>
        <w:t>גדולות</w:t>
      </w:r>
      <w:r w:rsidRPr="00B2162C">
        <w:rPr>
          <w:rtl/>
        </w:rPr>
        <w:t xml:space="preserve"> - </w:t>
      </w:r>
      <w:r w:rsidRPr="00B2162C">
        <w:rPr>
          <w:rFonts w:hint="cs"/>
          <w:rtl/>
        </w:rPr>
        <w:t>ישאו</w:t>
      </w:r>
      <w:r w:rsidRPr="00B2162C">
        <w:rPr>
          <w:rtl/>
        </w:rPr>
        <w:t xml:space="preserve"> </w:t>
      </w:r>
      <w:r w:rsidRPr="00B2162C">
        <w:rPr>
          <w:rFonts w:hint="cs"/>
          <w:rtl/>
        </w:rPr>
        <w:t>קטנות</w:t>
      </w:r>
      <w:r w:rsidRPr="00B2162C">
        <w:rPr>
          <w:rtl/>
        </w:rPr>
        <w:t xml:space="preserve">, </w:t>
      </w:r>
      <w:r w:rsidRPr="00B2162C">
        <w:rPr>
          <w:rFonts w:hint="cs"/>
          <w:rtl/>
        </w:rPr>
        <w:t>ואם</w:t>
      </w:r>
      <w:r w:rsidRPr="00B2162C">
        <w:rPr>
          <w:rtl/>
        </w:rPr>
        <w:t xml:space="preserve"> </w:t>
      </w:r>
      <w:r w:rsidRPr="00B2162C">
        <w:rPr>
          <w:rFonts w:hint="cs"/>
          <w:rtl/>
        </w:rPr>
        <w:t>אמרו</w:t>
      </w:r>
      <w:r w:rsidRPr="00B2162C">
        <w:rPr>
          <w:rtl/>
        </w:rPr>
        <w:t xml:space="preserve"> </w:t>
      </w:r>
      <w:r w:rsidRPr="00B2162C">
        <w:rPr>
          <w:rFonts w:hint="cs"/>
          <w:rtl/>
        </w:rPr>
        <w:t>קטנות</w:t>
      </w:r>
      <w:r w:rsidRPr="00B2162C">
        <w:rPr>
          <w:rtl/>
        </w:rPr>
        <w:t xml:space="preserve">: </w:t>
      </w:r>
      <w:r w:rsidRPr="00B2162C">
        <w:rPr>
          <w:rFonts w:hint="cs"/>
          <w:rtl/>
        </w:rPr>
        <w:t>הרי</w:t>
      </w:r>
      <w:r w:rsidRPr="00B2162C">
        <w:rPr>
          <w:rtl/>
        </w:rPr>
        <w:t xml:space="preserve"> </w:t>
      </w:r>
      <w:r w:rsidRPr="00B2162C">
        <w:rPr>
          <w:rFonts w:hint="cs"/>
          <w:rtl/>
        </w:rPr>
        <w:t>אנו</w:t>
      </w:r>
      <w:r w:rsidRPr="00B2162C">
        <w:rPr>
          <w:rtl/>
        </w:rPr>
        <w:t xml:space="preserve"> </w:t>
      </w:r>
      <w:r w:rsidRPr="00B2162C">
        <w:rPr>
          <w:rFonts w:hint="cs"/>
          <w:rtl/>
        </w:rPr>
        <w:t>נושאות</w:t>
      </w:r>
      <w:r w:rsidRPr="00B2162C">
        <w:rPr>
          <w:rtl/>
        </w:rPr>
        <w:t xml:space="preserve"> </w:t>
      </w:r>
      <w:r w:rsidRPr="00B2162C">
        <w:rPr>
          <w:rFonts w:hint="cs"/>
          <w:rtl/>
        </w:rPr>
        <w:t>כדרך</w:t>
      </w:r>
      <w:r w:rsidRPr="00B2162C">
        <w:rPr>
          <w:rtl/>
        </w:rPr>
        <w:t xml:space="preserve"> </w:t>
      </w:r>
      <w:r w:rsidRPr="00B2162C">
        <w:rPr>
          <w:rFonts w:hint="cs"/>
          <w:rtl/>
        </w:rPr>
        <w:t>שנשאתם</w:t>
      </w:r>
      <w:r w:rsidRPr="00B2162C">
        <w:rPr>
          <w:rtl/>
        </w:rPr>
        <w:t xml:space="preserve"> </w:t>
      </w:r>
      <w:r w:rsidRPr="00B2162C">
        <w:rPr>
          <w:rFonts w:hint="cs"/>
          <w:rtl/>
        </w:rPr>
        <w:t>אתם</w:t>
      </w:r>
      <w:r w:rsidRPr="00B2162C">
        <w:rPr>
          <w:rtl/>
        </w:rPr>
        <w:t xml:space="preserve"> - </w:t>
      </w:r>
      <w:r w:rsidRPr="00B2162C">
        <w:rPr>
          <w:rFonts w:hint="cs"/>
          <w:rtl/>
        </w:rPr>
        <w:t>אין</w:t>
      </w:r>
      <w:r w:rsidRPr="00B2162C">
        <w:rPr>
          <w:rtl/>
        </w:rPr>
        <w:t xml:space="preserve"> </w:t>
      </w:r>
      <w:r w:rsidRPr="00B2162C">
        <w:rPr>
          <w:rFonts w:hint="cs"/>
          <w:rtl/>
        </w:rPr>
        <w:t>שומעין</w:t>
      </w:r>
      <w:r w:rsidRPr="00B2162C">
        <w:rPr>
          <w:rtl/>
        </w:rPr>
        <w:t xml:space="preserve"> </w:t>
      </w:r>
      <w:r w:rsidRPr="00B2162C">
        <w:rPr>
          <w:rFonts w:hint="cs"/>
          <w:rtl/>
        </w:rPr>
        <w:t>להן</w:t>
      </w:r>
      <w:r w:rsidRPr="00B2162C">
        <w:rPr>
          <w:rtl/>
        </w:rPr>
        <w:t>.</w:t>
      </w:r>
    </w:p>
    <w:p w14:paraId="12B26397" w14:textId="77777777" w:rsidR="00ED7685" w:rsidRPr="00B2162C" w:rsidRDefault="00ED7685" w:rsidP="00DB3591">
      <w:pPr>
        <w:pStyle w:val="afff3"/>
        <w:rPr>
          <w:rtl/>
        </w:rPr>
      </w:pPr>
      <w:r w:rsidRPr="00DB3591">
        <w:rPr>
          <w:rFonts w:cs="BA TM • Vilna Extra-Bold" w:hint="cs"/>
          <w:bCs/>
          <w:rtl/>
        </w:rPr>
        <w:t>זה</w:t>
      </w:r>
      <w:r w:rsidRPr="00DB3591">
        <w:rPr>
          <w:rFonts w:cs="BA TM • Vilna Extra-Bold"/>
          <w:bCs/>
          <w:rtl/>
        </w:rPr>
        <w:t xml:space="preserve"> </w:t>
      </w:r>
      <w:r w:rsidRPr="00DB3591">
        <w:rPr>
          <w:rFonts w:cs="BA TM • Vilna Extra-Bold" w:hint="cs"/>
          <w:bCs/>
          <w:rtl/>
        </w:rPr>
        <w:t>חומר</w:t>
      </w:r>
      <w:r w:rsidRPr="00DB3591">
        <w:rPr>
          <w:rFonts w:cs="BA TM • Vilna Extra-Bold"/>
          <w:bCs/>
          <w:rtl/>
        </w:rPr>
        <w:t xml:space="preserve"> </w:t>
      </w:r>
      <w:r w:rsidRPr="00DB3591">
        <w:rPr>
          <w:rFonts w:cs="BA TM • Vilna Extra-Bold" w:hint="cs"/>
          <w:bCs/>
          <w:rtl/>
        </w:rPr>
        <w:t>בבנות</w:t>
      </w:r>
      <w:r w:rsidRPr="00DB3591">
        <w:rPr>
          <w:rFonts w:cs="BA TM • Vilna Extra-Bold"/>
          <w:bCs/>
          <w:rtl/>
        </w:rPr>
        <w:t xml:space="preserve"> </w:t>
      </w:r>
      <w:r w:rsidRPr="00DB3591">
        <w:rPr>
          <w:rFonts w:cs="BA TM • Vilna Extra-Bold" w:hint="cs"/>
          <w:bCs/>
          <w:rtl/>
        </w:rPr>
        <w:t>מבבנים</w:t>
      </w:r>
      <w:r w:rsidRPr="00DB3591">
        <w:rPr>
          <w:rFonts w:cs="BA TM • Vilna Extra-Bold"/>
          <w:bCs/>
          <w:rtl/>
        </w:rPr>
        <w:t>:</w:t>
      </w:r>
      <w:r w:rsidRPr="00A343FC">
        <w:rPr>
          <w:rtl/>
        </w:rPr>
        <w:t xml:space="preserve"> </w:t>
      </w:r>
      <w:r w:rsidRPr="00A343FC">
        <w:rPr>
          <w:rFonts w:hint="cs"/>
          <w:rtl/>
        </w:rPr>
        <w:t>שהבנות</w:t>
      </w:r>
      <w:r w:rsidRPr="00A343FC">
        <w:rPr>
          <w:rtl/>
        </w:rPr>
        <w:t xml:space="preserve"> </w:t>
      </w:r>
      <w:r w:rsidRPr="00A343FC">
        <w:rPr>
          <w:rFonts w:hint="cs"/>
          <w:rtl/>
        </w:rPr>
        <w:t>נזונות</w:t>
      </w:r>
      <w:r w:rsidRPr="00A343FC">
        <w:rPr>
          <w:rtl/>
        </w:rPr>
        <w:t xml:space="preserve"> </w:t>
      </w:r>
      <w:r w:rsidRPr="00A343FC">
        <w:rPr>
          <w:rFonts w:hint="cs"/>
          <w:rtl/>
        </w:rPr>
        <w:t>על</w:t>
      </w:r>
      <w:r w:rsidRPr="00A343FC">
        <w:rPr>
          <w:rtl/>
        </w:rPr>
        <w:t xml:space="preserve"> </w:t>
      </w:r>
      <w:r w:rsidRPr="00A343FC">
        <w:rPr>
          <w:rFonts w:hint="cs"/>
          <w:rtl/>
        </w:rPr>
        <w:t>הבנים</w:t>
      </w:r>
      <w:r w:rsidRPr="00A343FC">
        <w:rPr>
          <w:rtl/>
        </w:rPr>
        <w:t xml:space="preserve"> </w:t>
      </w:r>
      <w:r w:rsidRPr="00A343FC">
        <w:rPr>
          <w:rFonts w:hint="cs"/>
          <w:rtl/>
        </w:rPr>
        <w:t>ואין</w:t>
      </w:r>
      <w:r w:rsidRPr="00A343FC">
        <w:rPr>
          <w:rtl/>
        </w:rPr>
        <w:t xml:space="preserve"> </w:t>
      </w:r>
      <w:r w:rsidRPr="00A343FC">
        <w:rPr>
          <w:rFonts w:hint="cs"/>
          <w:rtl/>
        </w:rPr>
        <w:t>נזונות</w:t>
      </w:r>
      <w:r w:rsidRPr="00A343FC">
        <w:rPr>
          <w:rtl/>
        </w:rPr>
        <w:t xml:space="preserve"> </w:t>
      </w:r>
      <w:r w:rsidRPr="00A343FC">
        <w:rPr>
          <w:rFonts w:hint="cs"/>
          <w:rtl/>
        </w:rPr>
        <w:t>על</w:t>
      </w:r>
      <w:r w:rsidRPr="00A343FC">
        <w:rPr>
          <w:rtl/>
        </w:rPr>
        <w:t xml:space="preserve"> </w:t>
      </w:r>
      <w:r w:rsidRPr="00A343FC">
        <w:rPr>
          <w:rFonts w:hint="cs"/>
          <w:rtl/>
        </w:rPr>
        <w:t>הבנות</w:t>
      </w:r>
      <w:r w:rsidRPr="00A343FC">
        <w:rPr>
          <w:rtl/>
        </w:rPr>
        <w:t>.</w:t>
      </w:r>
    </w:p>
    <w:p w14:paraId="60A343D6" w14:textId="77777777" w:rsidR="00ED7685" w:rsidRPr="00B2162C" w:rsidRDefault="00ED7685" w:rsidP="00ED7685">
      <w:pPr>
        <w:pStyle w:val="36"/>
        <w:framePr w:wrap="notBeside"/>
        <w:rPr>
          <w:rtl/>
        </w:rPr>
      </w:pPr>
      <w:r w:rsidRPr="00B2162C">
        <w:rPr>
          <w:rFonts w:hint="cs"/>
          <w:rtl/>
        </w:rPr>
        <w:t>רבא</w:t>
      </w:r>
      <w:r w:rsidRPr="00B2162C">
        <w:rPr>
          <w:rtl/>
        </w:rPr>
        <w:t>:</w:t>
      </w:r>
    </w:p>
    <w:p w14:paraId="726E5A7B" w14:textId="77777777" w:rsidR="00ED7685" w:rsidRDefault="00ED7685" w:rsidP="00ED7685">
      <w:pPr>
        <w:rPr>
          <w:rFonts w:ascii="David" w:hAnsi="David"/>
          <w:sz w:val="32"/>
          <w:rtl/>
        </w:rPr>
      </w:pPr>
      <w:r w:rsidRPr="00C35A2C">
        <w:rPr>
          <w:rFonts w:ascii="David" w:hAnsi="David" w:hint="cs"/>
          <w:sz w:val="32"/>
          <w:rtl/>
        </w:rPr>
        <w:t>גדול</w:t>
      </w:r>
      <w:r w:rsidRPr="00C35A2C">
        <w:rPr>
          <w:rFonts w:ascii="David" w:hAnsi="David"/>
          <w:sz w:val="32"/>
          <w:rtl/>
        </w:rPr>
        <w:t xml:space="preserve"> </w:t>
      </w:r>
      <w:r>
        <w:rPr>
          <w:rFonts w:ascii="David" w:hAnsi="David" w:hint="cs"/>
          <w:sz w:val="32"/>
          <w:rtl/>
        </w:rPr>
        <w:t xml:space="preserve">האחים </w:t>
      </w:r>
      <w:r w:rsidRPr="00C35A2C">
        <w:rPr>
          <w:rFonts w:ascii="David" w:hAnsi="David" w:hint="cs"/>
          <w:sz w:val="32"/>
          <w:rtl/>
        </w:rPr>
        <w:t>דלבש</w:t>
      </w:r>
      <w:r w:rsidRPr="00C35A2C">
        <w:rPr>
          <w:rFonts w:ascii="David" w:hAnsi="David"/>
          <w:sz w:val="32"/>
          <w:rtl/>
        </w:rPr>
        <w:t xml:space="preserve"> </w:t>
      </w:r>
      <w:r>
        <w:rPr>
          <w:rFonts w:ascii="David" w:hAnsi="David" w:hint="cs"/>
          <w:sz w:val="32"/>
          <w:rtl/>
        </w:rPr>
        <w:t xml:space="preserve">ונתכסה מדמי הבית </w:t>
      </w:r>
      <w:r>
        <w:rPr>
          <w:rFonts w:ascii="David" w:hAnsi="David"/>
          <w:sz w:val="32"/>
          <w:rtl/>
        </w:rPr>
        <w:t>–</w:t>
      </w:r>
      <w:r w:rsidRPr="00C35A2C">
        <w:rPr>
          <w:rFonts w:ascii="David" w:hAnsi="David"/>
          <w:sz w:val="32"/>
          <w:rtl/>
        </w:rPr>
        <w:t xml:space="preserve"> </w:t>
      </w:r>
      <w:r>
        <w:rPr>
          <w:rFonts w:ascii="David" w:hAnsi="David" w:hint="cs"/>
          <w:sz w:val="32"/>
          <w:rtl/>
        </w:rPr>
        <w:t>מה שעשה עשוי</w:t>
      </w:r>
      <w:r>
        <w:rPr>
          <w:rStyle w:val="aff1"/>
          <w:rFonts w:ascii="David" w:hAnsi="David"/>
          <w:sz w:val="32"/>
          <w:rtl/>
        </w:rPr>
        <w:footnoteReference w:id="131"/>
      </w:r>
      <w:r w:rsidRPr="00C35A2C">
        <w:rPr>
          <w:rFonts w:ascii="David" w:hAnsi="David"/>
          <w:sz w:val="32"/>
          <w:rtl/>
        </w:rPr>
        <w:t>.</w:t>
      </w:r>
    </w:p>
    <w:p w14:paraId="0E92168D" w14:textId="77777777" w:rsidR="00ED7685" w:rsidRPr="00B2162C" w:rsidRDefault="00ED7685" w:rsidP="00ED7685">
      <w:pPr>
        <w:pStyle w:val="36"/>
        <w:framePr w:wrap="notBeside"/>
        <w:rPr>
          <w:rtl/>
        </w:rPr>
      </w:pPr>
      <w:r w:rsidRPr="00B2162C">
        <w:rPr>
          <w:rFonts w:hint="cs"/>
          <w:rtl/>
        </w:rPr>
        <w:t>והך דתנן</w:t>
      </w:r>
      <w:r w:rsidRPr="00B2162C">
        <w:rPr>
          <w:rtl/>
        </w:rPr>
        <w:t>:</w:t>
      </w:r>
    </w:p>
    <w:p w14:paraId="1577C810" w14:textId="77777777" w:rsidR="00ED7685" w:rsidRDefault="00ED7685" w:rsidP="00ED7685">
      <w:pPr>
        <w:rPr>
          <w:rtl/>
        </w:rPr>
      </w:pPr>
      <w:r w:rsidRPr="00B2162C">
        <w:rPr>
          <w:rFonts w:hint="cs"/>
          <w:rtl/>
        </w:rPr>
        <w:t>אין</w:t>
      </w:r>
      <w:r w:rsidRPr="00B2162C">
        <w:rPr>
          <w:rtl/>
        </w:rPr>
        <w:t xml:space="preserve"> </w:t>
      </w:r>
      <w:r w:rsidRPr="00B2162C">
        <w:rPr>
          <w:rFonts w:hint="cs"/>
          <w:rtl/>
        </w:rPr>
        <w:t>הגדולים</w:t>
      </w:r>
      <w:r w:rsidRPr="00B2162C">
        <w:rPr>
          <w:rtl/>
        </w:rPr>
        <w:t xml:space="preserve"> </w:t>
      </w:r>
      <w:r w:rsidRPr="00B2162C">
        <w:rPr>
          <w:rFonts w:hint="cs"/>
          <w:rtl/>
        </w:rPr>
        <w:t>מתפרנסין</w:t>
      </w:r>
      <w:r w:rsidRPr="00B2162C">
        <w:rPr>
          <w:rtl/>
        </w:rPr>
        <w:t xml:space="preserve"> </w:t>
      </w:r>
      <w:r w:rsidRPr="00B2162C">
        <w:rPr>
          <w:rFonts w:hint="cs"/>
          <w:rtl/>
        </w:rPr>
        <w:t>על</w:t>
      </w:r>
      <w:r w:rsidRPr="00B2162C">
        <w:rPr>
          <w:rtl/>
        </w:rPr>
        <w:t xml:space="preserve"> </w:t>
      </w:r>
      <w:r w:rsidRPr="00B2162C">
        <w:rPr>
          <w:rFonts w:hint="cs"/>
          <w:rtl/>
        </w:rPr>
        <w:t>הקטנים</w:t>
      </w:r>
      <w:r w:rsidRPr="00B2162C">
        <w:rPr>
          <w:rtl/>
        </w:rPr>
        <w:t>!</w:t>
      </w:r>
      <w:r w:rsidRPr="00B2162C">
        <w:rPr>
          <w:rFonts w:hint="cs"/>
          <w:rtl/>
        </w:rPr>
        <w:t xml:space="preserve"> </w:t>
      </w:r>
    </w:p>
    <w:p w14:paraId="2F42C111" w14:textId="77777777" w:rsidR="00ED7685" w:rsidRPr="00197E98" w:rsidRDefault="00ED7685" w:rsidP="00ED7685">
      <w:pPr>
        <w:pStyle w:val="36"/>
        <w:framePr w:wrap="notBeside"/>
        <w:rPr>
          <w:rtl/>
        </w:rPr>
      </w:pPr>
      <w:r>
        <w:rPr>
          <w:rFonts w:hint="cs"/>
          <w:rtl/>
        </w:rPr>
        <w:t xml:space="preserve">- שם </w:t>
      </w:r>
      <w:r w:rsidRPr="00197E98">
        <w:rPr>
          <w:rFonts w:hint="cs"/>
          <w:rtl/>
        </w:rPr>
        <w:t>מיירי</w:t>
      </w:r>
    </w:p>
    <w:p w14:paraId="2EF565F2" w14:textId="77777777" w:rsidR="00ED7685" w:rsidRPr="00B2162C" w:rsidRDefault="00ED7685" w:rsidP="00ED7685">
      <w:pPr>
        <w:rPr>
          <w:rtl/>
        </w:rPr>
      </w:pPr>
      <w:r>
        <w:rPr>
          <w:rFonts w:hint="cs"/>
          <w:rtl/>
        </w:rPr>
        <w:t xml:space="preserve">בבטלן </w:t>
      </w:r>
      <w:r w:rsidRPr="00B2162C">
        <w:rPr>
          <w:rStyle w:val="afffff0"/>
          <w:rFonts w:hint="cs"/>
          <w:rtl/>
        </w:rPr>
        <w:t>שאין תועלת מכך</w:t>
      </w:r>
      <w:r>
        <w:rPr>
          <w:rStyle w:val="afffff0"/>
          <w:rFonts w:hint="cs"/>
          <w:rtl/>
        </w:rPr>
        <w:t xml:space="preserve">, וקמ''ל </w:t>
      </w:r>
      <w:r w:rsidRPr="00B2162C">
        <w:rPr>
          <w:rFonts w:hint="cs"/>
          <w:rtl/>
        </w:rPr>
        <w:t>דלא אמרי' דניח</w:t>
      </w:r>
      <w:r w:rsidRPr="00B2162C">
        <w:rPr>
          <w:rtl/>
        </w:rPr>
        <w:t>"</w:t>
      </w:r>
      <w:r w:rsidRPr="00B2162C">
        <w:rPr>
          <w:rFonts w:hint="cs"/>
          <w:rtl/>
        </w:rPr>
        <w:t xml:space="preserve">ל </w:t>
      </w:r>
      <w:r>
        <w:rPr>
          <w:rFonts w:hint="cs"/>
          <w:rtl/>
        </w:rPr>
        <w:t>שלא יראה בניוול</w:t>
      </w:r>
    </w:p>
    <w:p w14:paraId="1754B44E" w14:textId="77777777" w:rsidR="00ED7685" w:rsidRPr="00801934" w:rsidRDefault="00ED7685" w:rsidP="009005AF">
      <w:pPr>
        <w:pStyle w:val="afffb"/>
        <w:rPr>
          <w:rtl/>
        </w:rPr>
      </w:pPr>
      <w:ins w:id="9956" w:author="מספור קטעי משנה" w:date="2026-10-06T06:44:59Z">
        <w:r>
          <w:rPr>
            <w:rStyle w:val="MisparKeta"/>
          </w:rPr>
          <w:t xml:space="preserve">ג. </w:t>
        </w:r>
      </w:ins>
      <w:r w:rsidRPr="00801934">
        <w:rPr>
          <w:rFonts w:hint="cs"/>
          <w:rtl/>
        </w:rPr>
        <w:t>נשאו</w:t>
      </w:r>
      <w:r w:rsidRPr="00801934">
        <w:rPr>
          <w:rtl/>
        </w:rPr>
        <w:t xml:space="preserve"> </w:t>
      </w:r>
      <w:r w:rsidRPr="00801934">
        <w:rPr>
          <w:rFonts w:hint="cs"/>
          <w:rtl/>
        </w:rPr>
        <w:t>גדולים</w:t>
      </w:r>
      <w:r w:rsidRPr="00801934">
        <w:rPr>
          <w:rtl/>
        </w:rPr>
        <w:t xml:space="preserve"> </w:t>
      </w:r>
      <w:r w:rsidRPr="00801934">
        <w:rPr>
          <w:rFonts w:hint="cs"/>
          <w:rtl/>
        </w:rPr>
        <w:t>ישאו</w:t>
      </w:r>
      <w:r w:rsidRPr="00801934">
        <w:rPr>
          <w:rtl/>
        </w:rPr>
        <w:t xml:space="preserve"> </w:t>
      </w:r>
      <w:r w:rsidRPr="00801934">
        <w:rPr>
          <w:rFonts w:hint="cs"/>
          <w:rtl/>
        </w:rPr>
        <w:t>קטנים</w:t>
      </w:r>
      <w:r w:rsidRPr="00801934">
        <w:rPr>
          <w:rtl/>
        </w:rPr>
        <w:t>.</w:t>
      </w:r>
    </w:p>
    <w:p w14:paraId="2795E170" w14:textId="77777777" w:rsidR="00ED7685" w:rsidRPr="00197E98" w:rsidRDefault="00ED7685" w:rsidP="00ED7685">
      <w:pPr>
        <w:pStyle w:val="36"/>
        <w:framePr w:wrap="notBeside"/>
        <w:rPr>
          <w:rtl/>
        </w:rPr>
      </w:pPr>
      <w:r w:rsidRPr="00197E98">
        <w:rPr>
          <w:rFonts w:hint="cs"/>
          <w:rtl/>
        </w:rPr>
        <w:t>ר</w:t>
      </w:r>
      <w:r w:rsidRPr="00197E98">
        <w:rPr>
          <w:rtl/>
        </w:rPr>
        <w:t>"</w:t>
      </w:r>
      <w:r w:rsidRPr="00197E98">
        <w:rPr>
          <w:rFonts w:hint="cs"/>
          <w:rtl/>
        </w:rPr>
        <w:t>י ה</w:t>
      </w:r>
      <w:r w:rsidRPr="00197E98">
        <w:rPr>
          <w:rtl/>
        </w:rPr>
        <w:t>"</w:t>
      </w:r>
      <w:r w:rsidRPr="00197E98">
        <w:rPr>
          <w:rFonts w:hint="cs"/>
          <w:rtl/>
        </w:rPr>
        <w:t>ק</w:t>
      </w:r>
      <w:r w:rsidRPr="00197E98">
        <w:rPr>
          <w:rtl/>
        </w:rPr>
        <w:t>:</w:t>
      </w:r>
    </w:p>
    <w:p w14:paraId="6C2BB082" w14:textId="300C2B3C" w:rsidR="009005AF" w:rsidRPr="009005AF" w:rsidRDefault="00ED7685" w:rsidP="00ED7685">
      <w:pPr>
        <w:rPr>
          <w:rFonts w:ascii="David" w:hAnsi="David"/>
          <w:spacing w:val="-4"/>
          <w:sz w:val="32"/>
          <w:rtl/>
        </w:rPr>
      </w:pPr>
      <w:r w:rsidRPr="009005AF">
        <w:rPr>
          <w:rFonts w:ascii="David" w:hAnsi="David" w:hint="cs"/>
          <w:b/>
          <w:bCs/>
          <w:spacing w:val="-4"/>
          <w:sz w:val="32"/>
          <w:rtl/>
        </w:rPr>
        <w:t>נשאו</w:t>
      </w:r>
      <w:r w:rsidRPr="009005AF">
        <w:rPr>
          <w:rFonts w:ascii="David" w:hAnsi="David"/>
          <w:b/>
          <w:bCs/>
          <w:spacing w:val="-4"/>
          <w:sz w:val="32"/>
          <w:rtl/>
        </w:rPr>
        <w:t xml:space="preserve"> </w:t>
      </w:r>
      <w:r w:rsidRPr="009005AF">
        <w:rPr>
          <w:rFonts w:ascii="David" w:hAnsi="David" w:hint="cs"/>
          <w:b/>
          <w:bCs/>
          <w:spacing w:val="-4"/>
          <w:sz w:val="32"/>
          <w:rtl/>
        </w:rPr>
        <w:t>גדולים</w:t>
      </w:r>
      <w:r w:rsidRPr="009005AF">
        <w:rPr>
          <w:rFonts w:ascii="David" w:hAnsi="David"/>
          <w:b/>
          <w:bCs/>
          <w:spacing w:val="-4"/>
          <w:sz w:val="32"/>
          <w:rtl/>
        </w:rPr>
        <w:t xml:space="preserve"> </w:t>
      </w:r>
      <w:r w:rsidRPr="009005AF">
        <w:rPr>
          <w:rFonts w:ascii="David" w:hAnsi="David" w:hint="cs"/>
          <w:b/>
          <w:bCs/>
          <w:spacing w:val="-4"/>
          <w:sz w:val="32"/>
          <w:rtl/>
        </w:rPr>
        <w:t>לאחר</w:t>
      </w:r>
      <w:r w:rsidRPr="009005AF">
        <w:rPr>
          <w:rFonts w:ascii="David" w:hAnsi="David"/>
          <w:b/>
          <w:bCs/>
          <w:spacing w:val="-4"/>
          <w:sz w:val="32"/>
          <w:rtl/>
        </w:rPr>
        <w:t xml:space="preserve"> </w:t>
      </w:r>
      <w:r w:rsidRPr="009005AF">
        <w:rPr>
          <w:rFonts w:ascii="David" w:hAnsi="David" w:hint="cs"/>
          <w:b/>
          <w:bCs/>
          <w:spacing w:val="-4"/>
          <w:sz w:val="32"/>
          <w:rtl/>
        </w:rPr>
        <w:t>מיתת</w:t>
      </w:r>
      <w:r w:rsidRPr="009005AF">
        <w:rPr>
          <w:rFonts w:ascii="David" w:hAnsi="David"/>
          <w:b/>
          <w:bCs/>
          <w:spacing w:val="-4"/>
          <w:sz w:val="32"/>
          <w:rtl/>
        </w:rPr>
        <w:t xml:space="preserve"> </w:t>
      </w:r>
      <w:r w:rsidRPr="009005AF">
        <w:rPr>
          <w:rFonts w:ascii="David" w:hAnsi="David" w:hint="cs"/>
          <w:b/>
          <w:bCs/>
          <w:spacing w:val="-4"/>
          <w:sz w:val="32"/>
          <w:rtl/>
        </w:rPr>
        <w:t>אביהן</w:t>
      </w:r>
      <w:r w:rsidRPr="009005AF">
        <w:rPr>
          <w:rFonts w:ascii="David" w:hAnsi="David"/>
          <w:spacing w:val="-4"/>
          <w:sz w:val="32"/>
          <w:rtl/>
        </w:rPr>
        <w:t xml:space="preserve"> - </w:t>
      </w:r>
      <w:r w:rsidRPr="009005AF">
        <w:rPr>
          <w:rFonts w:ascii="David" w:hAnsi="David" w:hint="cs"/>
          <w:spacing w:val="-4"/>
          <w:sz w:val="32"/>
          <w:rtl/>
        </w:rPr>
        <w:t>ישאו</w:t>
      </w:r>
      <w:r w:rsidRPr="009005AF">
        <w:rPr>
          <w:rFonts w:ascii="David" w:hAnsi="David"/>
          <w:spacing w:val="-4"/>
          <w:sz w:val="32"/>
          <w:rtl/>
        </w:rPr>
        <w:t xml:space="preserve"> </w:t>
      </w:r>
      <w:r w:rsidRPr="009005AF">
        <w:rPr>
          <w:rFonts w:ascii="David" w:hAnsi="David" w:hint="cs"/>
          <w:spacing w:val="-4"/>
          <w:sz w:val="32"/>
          <w:rtl/>
        </w:rPr>
        <w:t>קטנים</w:t>
      </w:r>
      <w:r w:rsidRPr="009005AF">
        <w:rPr>
          <w:rFonts w:ascii="David" w:hAnsi="David"/>
          <w:spacing w:val="-4"/>
          <w:sz w:val="32"/>
          <w:rtl/>
        </w:rPr>
        <w:t xml:space="preserve"> </w:t>
      </w:r>
      <w:r w:rsidRPr="009005AF">
        <w:rPr>
          <w:rFonts w:ascii="David" w:hAnsi="David" w:hint="cs"/>
          <w:spacing w:val="-4"/>
          <w:sz w:val="32"/>
          <w:rtl/>
        </w:rPr>
        <w:t>לאחר</w:t>
      </w:r>
      <w:r w:rsidRPr="009005AF">
        <w:rPr>
          <w:rFonts w:ascii="David" w:hAnsi="David"/>
          <w:spacing w:val="-4"/>
          <w:sz w:val="32"/>
          <w:rtl/>
        </w:rPr>
        <w:t xml:space="preserve"> </w:t>
      </w:r>
      <w:r w:rsidRPr="009005AF">
        <w:rPr>
          <w:rFonts w:ascii="David" w:hAnsi="David" w:hint="cs"/>
          <w:spacing w:val="-4"/>
          <w:sz w:val="32"/>
          <w:rtl/>
        </w:rPr>
        <w:t>מיתת</w:t>
      </w:r>
      <w:r w:rsidRPr="009005AF">
        <w:rPr>
          <w:rFonts w:ascii="David" w:hAnsi="David"/>
          <w:spacing w:val="-4"/>
          <w:sz w:val="32"/>
          <w:rtl/>
        </w:rPr>
        <w:t xml:space="preserve"> </w:t>
      </w:r>
      <w:r w:rsidRPr="009005AF">
        <w:rPr>
          <w:rFonts w:ascii="David" w:hAnsi="David" w:hint="cs"/>
          <w:spacing w:val="-4"/>
          <w:sz w:val="32"/>
          <w:rtl/>
        </w:rPr>
        <w:t>אביהן</w:t>
      </w:r>
    </w:p>
    <w:p w14:paraId="3BF65C01" w14:textId="60926B4F" w:rsidR="00ED7685" w:rsidRDefault="00ED7685" w:rsidP="00ED7685">
      <w:pPr>
        <w:rPr>
          <w:rFonts w:ascii="David" w:hAnsi="David"/>
          <w:sz w:val="32"/>
          <w:rtl/>
        </w:rPr>
      </w:pPr>
      <w:r w:rsidRPr="009005AF">
        <w:rPr>
          <w:rFonts w:ascii="David" w:hAnsi="David" w:hint="cs"/>
          <w:b/>
          <w:bCs/>
          <w:spacing w:val="-4"/>
          <w:sz w:val="32"/>
          <w:rtl/>
        </w:rPr>
        <w:t>אבל</w:t>
      </w:r>
      <w:r w:rsidRPr="009005AF">
        <w:rPr>
          <w:rFonts w:ascii="David" w:hAnsi="David"/>
          <w:b/>
          <w:bCs/>
          <w:spacing w:val="-4"/>
          <w:sz w:val="32"/>
          <w:rtl/>
        </w:rPr>
        <w:t xml:space="preserve"> </w:t>
      </w:r>
      <w:r w:rsidRPr="009005AF">
        <w:rPr>
          <w:rFonts w:ascii="David" w:hAnsi="David" w:hint="cs"/>
          <w:b/>
          <w:bCs/>
          <w:spacing w:val="-4"/>
          <w:sz w:val="32"/>
          <w:rtl/>
        </w:rPr>
        <w:t>נשאו</w:t>
      </w:r>
      <w:r w:rsidRPr="009005AF">
        <w:rPr>
          <w:rFonts w:ascii="David" w:hAnsi="David"/>
          <w:b/>
          <w:bCs/>
          <w:spacing w:val="-4"/>
          <w:sz w:val="32"/>
          <w:rtl/>
        </w:rPr>
        <w:t xml:space="preserve"> </w:t>
      </w:r>
      <w:r w:rsidRPr="009005AF">
        <w:rPr>
          <w:rFonts w:ascii="David" w:hAnsi="David" w:hint="cs"/>
          <w:b/>
          <w:bCs/>
          <w:spacing w:val="-4"/>
          <w:sz w:val="32"/>
          <w:rtl/>
        </w:rPr>
        <w:t>גדולים</w:t>
      </w:r>
      <w:r w:rsidRPr="009005AF">
        <w:rPr>
          <w:rFonts w:ascii="David" w:hAnsi="David"/>
          <w:b/>
          <w:bCs/>
          <w:spacing w:val="-4"/>
          <w:sz w:val="32"/>
          <w:rtl/>
        </w:rPr>
        <w:t xml:space="preserve"> </w:t>
      </w:r>
      <w:r w:rsidRPr="009005AF">
        <w:rPr>
          <w:rFonts w:ascii="David" w:hAnsi="David" w:hint="cs"/>
          <w:b/>
          <w:bCs/>
          <w:spacing w:val="-4"/>
          <w:sz w:val="32"/>
          <w:rtl/>
        </w:rPr>
        <w:t>בחיי</w:t>
      </w:r>
      <w:r w:rsidRPr="009005AF">
        <w:rPr>
          <w:rFonts w:ascii="David" w:hAnsi="David"/>
          <w:b/>
          <w:bCs/>
          <w:spacing w:val="-4"/>
          <w:sz w:val="32"/>
          <w:rtl/>
        </w:rPr>
        <w:t xml:space="preserve"> </w:t>
      </w:r>
      <w:r w:rsidRPr="009005AF">
        <w:rPr>
          <w:rFonts w:ascii="David" w:hAnsi="David" w:hint="cs"/>
          <w:b/>
          <w:bCs/>
          <w:spacing w:val="-4"/>
          <w:sz w:val="32"/>
          <w:rtl/>
        </w:rPr>
        <w:t>אביהן</w:t>
      </w:r>
      <w:r w:rsidRPr="009005AF">
        <w:rPr>
          <w:rFonts w:ascii="David" w:hAnsi="David"/>
          <w:spacing w:val="-4"/>
          <w:sz w:val="32"/>
          <w:rtl/>
        </w:rPr>
        <w:t xml:space="preserve">, </w:t>
      </w:r>
      <w:r w:rsidRPr="009005AF">
        <w:rPr>
          <w:rFonts w:ascii="David" w:hAnsi="David" w:hint="cs"/>
          <w:spacing w:val="-4"/>
          <w:sz w:val="32"/>
          <w:rtl/>
        </w:rPr>
        <w:t>ואמרו</w:t>
      </w:r>
      <w:r w:rsidRPr="009005AF">
        <w:rPr>
          <w:rFonts w:ascii="David" w:hAnsi="David"/>
          <w:spacing w:val="-4"/>
          <w:sz w:val="32"/>
          <w:rtl/>
        </w:rPr>
        <w:t xml:space="preserve"> </w:t>
      </w:r>
      <w:r w:rsidRPr="009005AF">
        <w:rPr>
          <w:rFonts w:ascii="David" w:hAnsi="David" w:hint="cs"/>
          <w:spacing w:val="-4"/>
          <w:sz w:val="32"/>
          <w:rtl/>
        </w:rPr>
        <w:t>קטנים</w:t>
      </w:r>
      <w:r w:rsidRPr="009005AF">
        <w:rPr>
          <w:rFonts w:ascii="David" w:hAnsi="David"/>
          <w:spacing w:val="-4"/>
          <w:sz w:val="32"/>
          <w:rtl/>
        </w:rPr>
        <w:t xml:space="preserve"> </w:t>
      </w:r>
      <w:r w:rsidRPr="009005AF">
        <w:rPr>
          <w:rFonts w:ascii="David" w:hAnsi="David" w:hint="cs"/>
          <w:spacing w:val="-4"/>
          <w:sz w:val="32"/>
          <w:rtl/>
        </w:rPr>
        <w:t>לאחר</w:t>
      </w:r>
      <w:r w:rsidRPr="009005AF">
        <w:rPr>
          <w:rFonts w:ascii="David" w:hAnsi="David"/>
          <w:spacing w:val="-4"/>
          <w:sz w:val="32"/>
          <w:rtl/>
        </w:rPr>
        <w:t xml:space="preserve"> </w:t>
      </w:r>
      <w:r w:rsidRPr="009005AF">
        <w:rPr>
          <w:rFonts w:ascii="David" w:hAnsi="David" w:hint="cs"/>
          <w:spacing w:val="-4"/>
          <w:sz w:val="32"/>
          <w:rtl/>
        </w:rPr>
        <w:t>מיתת</w:t>
      </w:r>
      <w:r w:rsidRPr="009005AF">
        <w:rPr>
          <w:rFonts w:ascii="David" w:hAnsi="David"/>
          <w:spacing w:val="-4"/>
          <w:sz w:val="32"/>
          <w:rtl/>
        </w:rPr>
        <w:t xml:space="preserve"> </w:t>
      </w:r>
      <w:r w:rsidRPr="009005AF">
        <w:rPr>
          <w:rFonts w:ascii="David" w:hAnsi="David" w:hint="cs"/>
          <w:spacing w:val="-4"/>
          <w:sz w:val="32"/>
          <w:rtl/>
        </w:rPr>
        <w:t>אביהן</w:t>
      </w:r>
      <w:r w:rsidRPr="009005AF">
        <w:rPr>
          <w:rFonts w:ascii="David" w:hAnsi="David"/>
          <w:spacing w:val="-4"/>
          <w:sz w:val="32"/>
          <w:rtl/>
        </w:rPr>
        <w:t>:</w:t>
      </w:r>
      <w:r w:rsidRPr="00C35A2C">
        <w:rPr>
          <w:rFonts w:ascii="David" w:hAnsi="David"/>
          <w:sz w:val="32"/>
          <w:rtl/>
        </w:rPr>
        <w:t xml:space="preserve"> </w:t>
      </w:r>
      <w:r w:rsidRPr="00C35A2C">
        <w:rPr>
          <w:rFonts w:ascii="David" w:hAnsi="David" w:hint="cs"/>
          <w:sz w:val="32"/>
          <w:rtl/>
        </w:rPr>
        <w:t>הרי</w:t>
      </w:r>
      <w:r w:rsidRPr="00C35A2C">
        <w:rPr>
          <w:rFonts w:ascii="David" w:hAnsi="David"/>
          <w:sz w:val="32"/>
          <w:rtl/>
        </w:rPr>
        <w:t xml:space="preserve"> </w:t>
      </w:r>
      <w:r w:rsidRPr="00C35A2C">
        <w:rPr>
          <w:rFonts w:ascii="David" w:hAnsi="David" w:hint="cs"/>
          <w:sz w:val="32"/>
          <w:rtl/>
        </w:rPr>
        <w:t>אנו</w:t>
      </w:r>
      <w:r w:rsidRPr="00C35A2C">
        <w:rPr>
          <w:rFonts w:ascii="David" w:hAnsi="David"/>
          <w:sz w:val="32"/>
          <w:rtl/>
        </w:rPr>
        <w:t xml:space="preserve"> </w:t>
      </w:r>
      <w:r w:rsidRPr="00C35A2C">
        <w:rPr>
          <w:rFonts w:ascii="David" w:hAnsi="David" w:hint="cs"/>
          <w:sz w:val="32"/>
          <w:rtl/>
        </w:rPr>
        <w:t>נושאין</w:t>
      </w:r>
      <w:r w:rsidRPr="00C35A2C">
        <w:rPr>
          <w:rFonts w:ascii="David" w:hAnsi="David"/>
          <w:sz w:val="32"/>
          <w:rtl/>
        </w:rPr>
        <w:t xml:space="preserve"> </w:t>
      </w:r>
      <w:r w:rsidRPr="00C35A2C">
        <w:rPr>
          <w:rFonts w:ascii="David" w:hAnsi="David" w:hint="cs"/>
          <w:sz w:val="32"/>
          <w:rtl/>
        </w:rPr>
        <w:t>כדרך</w:t>
      </w:r>
      <w:r w:rsidRPr="00C35A2C">
        <w:rPr>
          <w:rFonts w:ascii="David" w:hAnsi="David"/>
          <w:sz w:val="32"/>
          <w:rtl/>
        </w:rPr>
        <w:t xml:space="preserve"> </w:t>
      </w:r>
      <w:r w:rsidRPr="00C35A2C">
        <w:rPr>
          <w:rFonts w:ascii="David" w:hAnsi="David" w:hint="cs"/>
          <w:sz w:val="32"/>
          <w:rtl/>
        </w:rPr>
        <w:t>שנשאתם</w:t>
      </w:r>
      <w:r w:rsidRPr="00C35A2C">
        <w:rPr>
          <w:rFonts w:ascii="David" w:hAnsi="David"/>
          <w:sz w:val="32"/>
          <w:rtl/>
        </w:rPr>
        <w:t xml:space="preserve"> </w:t>
      </w:r>
      <w:r w:rsidRPr="00C35A2C">
        <w:rPr>
          <w:rFonts w:ascii="David" w:hAnsi="David" w:hint="cs"/>
          <w:sz w:val="32"/>
          <w:rtl/>
        </w:rPr>
        <w:t>אתם</w:t>
      </w:r>
      <w:r w:rsidRPr="00C35A2C">
        <w:rPr>
          <w:rFonts w:ascii="David" w:hAnsi="David"/>
          <w:sz w:val="32"/>
          <w:rtl/>
        </w:rPr>
        <w:t xml:space="preserve"> - </w:t>
      </w:r>
      <w:r w:rsidRPr="00C35A2C">
        <w:rPr>
          <w:rFonts w:ascii="David" w:hAnsi="David" w:hint="cs"/>
          <w:sz w:val="32"/>
          <w:rtl/>
        </w:rPr>
        <w:t>אין</w:t>
      </w:r>
      <w:r w:rsidRPr="00C35A2C">
        <w:rPr>
          <w:rFonts w:ascii="David" w:hAnsi="David"/>
          <w:sz w:val="32"/>
          <w:rtl/>
        </w:rPr>
        <w:t xml:space="preserve"> </w:t>
      </w:r>
      <w:r w:rsidRPr="00C35A2C">
        <w:rPr>
          <w:rFonts w:ascii="David" w:hAnsi="David" w:hint="cs"/>
          <w:sz w:val="32"/>
          <w:rtl/>
        </w:rPr>
        <w:t>שומעין</w:t>
      </w:r>
      <w:r w:rsidRPr="00C35A2C">
        <w:rPr>
          <w:rFonts w:ascii="David" w:hAnsi="David"/>
          <w:sz w:val="32"/>
          <w:rtl/>
        </w:rPr>
        <w:t xml:space="preserve"> </w:t>
      </w:r>
      <w:r w:rsidRPr="00C35A2C">
        <w:rPr>
          <w:rFonts w:ascii="David" w:hAnsi="David" w:hint="cs"/>
          <w:sz w:val="32"/>
          <w:rtl/>
        </w:rPr>
        <w:t>להן</w:t>
      </w:r>
      <w:r w:rsidRPr="00C35A2C">
        <w:rPr>
          <w:rFonts w:ascii="David" w:hAnsi="David"/>
          <w:sz w:val="32"/>
          <w:rtl/>
        </w:rPr>
        <w:t xml:space="preserve">, </w:t>
      </w:r>
      <w:r w:rsidRPr="00C35A2C">
        <w:rPr>
          <w:rFonts w:ascii="David" w:hAnsi="David" w:hint="cs"/>
          <w:sz w:val="32"/>
          <w:rtl/>
        </w:rPr>
        <w:t>אלא</w:t>
      </w:r>
      <w:r w:rsidRPr="00C35A2C">
        <w:rPr>
          <w:rFonts w:ascii="David" w:hAnsi="David"/>
          <w:sz w:val="32"/>
          <w:rtl/>
        </w:rPr>
        <w:t xml:space="preserve"> </w:t>
      </w:r>
      <w:r w:rsidRPr="00C35A2C">
        <w:rPr>
          <w:rFonts w:ascii="David" w:hAnsi="David" w:hint="cs"/>
          <w:sz w:val="32"/>
          <w:rtl/>
        </w:rPr>
        <w:t>מה</w:t>
      </w:r>
      <w:r w:rsidRPr="00C35A2C">
        <w:rPr>
          <w:rFonts w:ascii="David" w:hAnsi="David"/>
          <w:sz w:val="32"/>
          <w:rtl/>
        </w:rPr>
        <w:t xml:space="preserve"> </w:t>
      </w:r>
      <w:r w:rsidRPr="00C35A2C">
        <w:rPr>
          <w:rFonts w:ascii="David" w:hAnsi="David" w:hint="cs"/>
          <w:sz w:val="32"/>
          <w:rtl/>
        </w:rPr>
        <w:t>שנתן</w:t>
      </w:r>
      <w:r w:rsidRPr="00C35A2C">
        <w:rPr>
          <w:rFonts w:ascii="David" w:hAnsi="David"/>
          <w:sz w:val="32"/>
          <w:rtl/>
        </w:rPr>
        <w:t xml:space="preserve"> </w:t>
      </w:r>
      <w:r w:rsidRPr="00C35A2C">
        <w:rPr>
          <w:rFonts w:ascii="David" w:hAnsi="David" w:hint="cs"/>
          <w:sz w:val="32"/>
          <w:rtl/>
        </w:rPr>
        <w:t>להן</w:t>
      </w:r>
      <w:r w:rsidRPr="00C35A2C">
        <w:rPr>
          <w:rFonts w:ascii="David" w:hAnsi="David"/>
          <w:sz w:val="32"/>
          <w:rtl/>
        </w:rPr>
        <w:t xml:space="preserve"> </w:t>
      </w:r>
      <w:r w:rsidRPr="00C35A2C">
        <w:rPr>
          <w:rFonts w:ascii="David" w:hAnsi="David" w:hint="cs"/>
          <w:sz w:val="32"/>
          <w:rtl/>
        </w:rPr>
        <w:t>אביהן</w:t>
      </w:r>
      <w:r w:rsidRPr="00C35A2C">
        <w:rPr>
          <w:rFonts w:ascii="David" w:hAnsi="David"/>
          <w:sz w:val="32"/>
          <w:rtl/>
        </w:rPr>
        <w:t xml:space="preserve"> </w:t>
      </w:r>
      <w:r w:rsidRPr="00C35A2C">
        <w:rPr>
          <w:rFonts w:ascii="David" w:hAnsi="David" w:hint="cs"/>
          <w:sz w:val="32"/>
          <w:rtl/>
        </w:rPr>
        <w:t>נתן</w:t>
      </w:r>
      <w:r w:rsidRPr="00C35A2C">
        <w:rPr>
          <w:rFonts w:ascii="David" w:hAnsi="David"/>
          <w:sz w:val="32"/>
          <w:rtl/>
        </w:rPr>
        <w:t>.</w:t>
      </w:r>
    </w:p>
    <w:p w14:paraId="7897C801" w14:textId="77777777" w:rsidR="00ED7685" w:rsidRPr="00801934" w:rsidRDefault="00ED7685" w:rsidP="00ED7685">
      <w:pPr>
        <w:pStyle w:val="afffb"/>
        <w:rPr>
          <w:rtl/>
        </w:rPr>
      </w:pPr>
      <w:ins w:id="9957" w:author="מספור קטעי משנה" w:date="2026-10-06T06:44:59Z">
        <w:r>
          <w:rPr>
            <w:rStyle w:val="MisparKeta"/>
          </w:rPr>
          <w:t xml:space="preserve">א. </w:t>
        </w:r>
      </w:ins>
      <w:r w:rsidRPr="00801934">
        <w:rPr>
          <w:rFonts w:hint="cs"/>
          <w:rtl/>
        </w:rPr>
        <w:t>הניח</w:t>
      </w:r>
      <w:r w:rsidRPr="00801934">
        <w:rPr>
          <w:rtl/>
        </w:rPr>
        <w:t xml:space="preserve"> </w:t>
      </w:r>
      <w:r w:rsidRPr="00801934">
        <w:rPr>
          <w:rFonts w:hint="cs"/>
          <w:rtl/>
        </w:rPr>
        <w:t>בנות</w:t>
      </w:r>
      <w:r w:rsidRPr="00801934">
        <w:rPr>
          <w:rtl/>
        </w:rPr>
        <w:t xml:space="preserve"> </w:t>
      </w:r>
      <w:r w:rsidRPr="00801934">
        <w:rPr>
          <w:rFonts w:hint="cs"/>
          <w:rtl/>
        </w:rPr>
        <w:t>גדולות</w:t>
      </w:r>
      <w:r w:rsidRPr="00801934">
        <w:rPr>
          <w:rtl/>
        </w:rPr>
        <w:t xml:space="preserve"> </w:t>
      </w:r>
      <w:r w:rsidRPr="00801934">
        <w:rPr>
          <w:rFonts w:hint="cs"/>
          <w:rtl/>
        </w:rPr>
        <w:t>וקטנות</w:t>
      </w:r>
      <w:r w:rsidRPr="00801934">
        <w:rPr>
          <w:rtl/>
        </w:rPr>
        <w:t>.</w:t>
      </w:r>
    </w:p>
    <w:p w14:paraId="71E0D7DB" w14:textId="77777777" w:rsidR="00ED7685" w:rsidRPr="00197E98" w:rsidRDefault="00ED7685" w:rsidP="00ED7685">
      <w:pPr>
        <w:pStyle w:val="36"/>
        <w:framePr w:wrap="notBeside"/>
        <w:rPr>
          <w:rtl/>
        </w:rPr>
      </w:pPr>
      <w:r w:rsidRPr="00197E98">
        <w:rPr>
          <w:rFonts w:hint="cs"/>
          <w:rtl/>
        </w:rPr>
        <w:t>אב''ג לרבא</w:t>
      </w:r>
    </w:p>
    <w:p w14:paraId="59C5D263" w14:textId="77777777" w:rsidR="00ED7685" w:rsidRDefault="00ED7685" w:rsidP="00ED7685">
      <w:pPr>
        <w:pStyle w:val="affff9"/>
        <w:rPr>
          <w:rtl/>
        </w:rPr>
      </w:pPr>
      <w:r w:rsidRPr="00DB3591">
        <w:rPr>
          <w:rStyle w:val="affffe"/>
          <w:rFonts w:cs="BA TM • Vilna Extra-Bold" w:hint="cs"/>
          <w:rtl/>
        </w:rPr>
        <w:t>ילמדנו</w:t>
      </w:r>
      <w:r w:rsidRPr="00DB3591">
        <w:rPr>
          <w:rStyle w:val="affffe"/>
          <w:rFonts w:cs="BA TM • Vilna Extra-Bold"/>
          <w:rtl/>
        </w:rPr>
        <w:t xml:space="preserve"> </w:t>
      </w:r>
      <w:r w:rsidRPr="00DB3591">
        <w:rPr>
          <w:rStyle w:val="affffe"/>
          <w:rFonts w:cs="BA TM • Vilna Extra-Bold" w:hint="cs"/>
          <w:rtl/>
        </w:rPr>
        <w:t>רבינו</w:t>
      </w:r>
      <w:r w:rsidRPr="00DB3591">
        <w:rPr>
          <w:rStyle w:val="affffe"/>
          <w:rFonts w:cs="BA TM • Vilna Extra-Bold"/>
          <w:rtl/>
        </w:rPr>
        <w:t>:</w:t>
      </w:r>
      <w:r w:rsidRPr="00C35A2C">
        <w:rPr>
          <w:rtl/>
        </w:rPr>
        <w:t xml:space="preserve"> </w:t>
      </w:r>
      <w:r w:rsidRPr="00C35A2C">
        <w:rPr>
          <w:rFonts w:hint="cs"/>
          <w:rtl/>
        </w:rPr>
        <w:t>לוותה</w:t>
      </w:r>
      <w:r w:rsidRPr="00C35A2C">
        <w:rPr>
          <w:rtl/>
        </w:rPr>
        <w:t xml:space="preserve"> </w:t>
      </w:r>
      <w:r w:rsidRPr="00C35A2C">
        <w:rPr>
          <w:rFonts w:hint="cs"/>
          <w:rtl/>
        </w:rPr>
        <w:t>ואכלה</w:t>
      </w:r>
      <w:r w:rsidRPr="00C35A2C">
        <w:rPr>
          <w:rtl/>
        </w:rPr>
        <w:t xml:space="preserve"> </w:t>
      </w:r>
      <w:r w:rsidRPr="00C35A2C">
        <w:rPr>
          <w:rFonts w:hint="cs"/>
          <w:rtl/>
        </w:rPr>
        <w:t>ועמדה</w:t>
      </w:r>
      <w:r w:rsidRPr="00C35A2C">
        <w:rPr>
          <w:rtl/>
        </w:rPr>
        <w:t xml:space="preserve"> </w:t>
      </w:r>
      <w:r w:rsidRPr="00C35A2C">
        <w:rPr>
          <w:rFonts w:hint="cs"/>
          <w:rtl/>
        </w:rPr>
        <w:t>ונשאת</w:t>
      </w:r>
      <w:r w:rsidRPr="00C35A2C">
        <w:rPr>
          <w:rtl/>
        </w:rPr>
        <w:t xml:space="preserve">, </w:t>
      </w:r>
      <w:r w:rsidRPr="00197E98">
        <w:rPr>
          <w:rStyle w:val="afffff0"/>
          <w:rFonts w:hint="cs"/>
          <w:rtl/>
        </w:rPr>
        <w:t>מלוה ע''פ</w:t>
      </w:r>
    </w:p>
    <w:p w14:paraId="1524F41D" w14:textId="77777777" w:rsidR="00ED7685" w:rsidRDefault="00ED7685" w:rsidP="00ED7685">
      <w:pPr>
        <w:rPr>
          <w:rFonts w:ascii="David" w:hAnsi="David"/>
          <w:sz w:val="32"/>
          <w:rtl/>
        </w:rPr>
      </w:pPr>
      <w:r>
        <w:rPr>
          <w:rFonts w:ascii="David" w:hAnsi="David" w:hint="cs"/>
          <w:sz w:val="32"/>
          <w:rtl/>
        </w:rPr>
        <w:t xml:space="preserve">הבעל </w:t>
      </w:r>
      <w:r w:rsidRPr="00C35A2C">
        <w:rPr>
          <w:rFonts w:ascii="David" w:hAnsi="David" w:hint="cs"/>
          <w:sz w:val="32"/>
          <w:rtl/>
        </w:rPr>
        <w:t>לוקח</w:t>
      </w:r>
      <w:r w:rsidRPr="00C35A2C">
        <w:rPr>
          <w:rFonts w:ascii="David" w:hAnsi="David"/>
          <w:sz w:val="32"/>
          <w:rtl/>
        </w:rPr>
        <w:t xml:space="preserve">, </w:t>
      </w:r>
      <w:r>
        <w:rPr>
          <w:rFonts w:ascii="David" w:hAnsi="David" w:hint="cs"/>
          <w:sz w:val="32"/>
          <w:rtl/>
        </w:rPr>
        <w:t xml:space="preserve">ולא </w:t>
      </w:r>
      <w:r w:rsidRPr="00C35A2C">
        <w:rPr>
          <w:rFonts w:ascii="David" w:hAnsi="David" w:hint="cs"/>
          <w:sz w:val="32"/>
          <w:rtl/>
        </w:rPr>
        <w:t>גובה</w:t>
      </w:r>
      <w:r w:rsidRPr="00C35A2C">
        <w:rPr>
          <w:rFonts w:ascii="David" w:hAnsi="David"/>
          <w:sz w:val="32"/>
          <w:rtl/>
        </w:rPr>
        <w:t xml:space="preserve"> </w:t>
      </w:r>
      <w:r w:rsidRPr="00C35A2C">
        <w:rPr>
          <w:rFonts w:ascii="David" w:hAnsi="David" w:hint="cs"/>
          <w:sz w:val="32"/>
          <w:rtl/>
        </w:rPr>
        <w:t>מלקוחות</w:t>
      </w:r>
      <w:r w:rsidRPr="00C35A2C">
        <w:rPr>
          <w:rFonts w:ascii="David" w:hAnsi="David"/>
          <w:sz w:val="32"/>
          <w:rtl/>
        </w:rPr>
        <w:t xml:space="preserve">, </w:t>
      </w:r>
      <w:r>
        <w:rPr>
          <w:rStyle w:val="afff8"/>
          <w:rFonts w:hint="cs"/>
          <w:rtl/>
        </w:rPr>
        <w:t xml:space="preserve">או </w:t>
      </w:r>
      <w:r w:rsidRPr="00C35A2C">
        <w:rPr>
          <w:rFonts w:ascii="David" w:hAnsi="David" w:hint="cs"/>
          <w:sz w:val="32"/>
          <w:rtl/>
        </w:rPr>
        <w:t>יורש</w:t>
      </w:r>
      <w:r w:rsidRPr="00C35A2C">
        <w:rPr>
          <w:rFonts w:ascii="David" w:hAnsi="David"/>
          <w:sz w:val="32"/>
          <w:rtl/>
        </w:rPr>
        <w:t xml:space="preserve">, </w:t>
      </w:r>
      <w:r>
        <w:rPr>
          <w:rFonts w:ascii="David" w:hAnsi="David" w:hint="cs"/>
          <w:sz w:val="32"/>
          <w:rtl/>
        </w:rPr>
        <w:t>ו</w:t>
      </w:r>
      <w:r w:rsidRPr="00C35A2C">
        <w:rPr>
          <w:rFonts w:ascii="David" w:hAnsi="David" w:hint="cs"/>
          <w:sz w:val="32"/>
          <w:rtl/>
        </w:rPr>
        <w:t>גובה</w:t>
      </w:r>
      <w:r w:rsidRPr="00C35A2C">
        <w:rPr>
          <w:rFonts w:ascii="David" w:hAnsi="David"/>
          <w:sz w:val="32"/>
          <w:rtl/>
        </w:rPr>
        <w:t xml:space="preserve"> </w:t>
      </w:r>
      <w:r w:rsidRPr="00C35A2C">
        <w:rPr>
          <w:rFonts w:ascii="David" w:hAnsi="David" w:hint="cs"/>
          <w:sz w:val="32"/>
          <w:rtl/>
        </w:rPr>
        <w:t>מן</w:t>
      </w:r>
      <w:r w:rsidRPr="00C35A2C">
        <w:rPr>
          <w:rFonts w:ascii="David" w:hAnsi="David"/>
          <w:sz w:val="32"/>
          <w:rtl/>
        </w:rPr>
        <w:t xml:space="preserve"> </w:t>
      </w:r>
      <w:r w:rsidRPr="00C35A2C">
        <w:rPr>
          <w:rFonts w:ascii="David" w:hAnsi="David" w:hint="cs"/>
          <w:sz w:val="32"/>
          <w:rtl/>
        </w:rPr>
        <w:t>היורשין</w:t>
      </w:r>
      <w:r w:rsidRPr="00C35A2C">
        <w:rPr>
          <w:rFonts w:ascii="David" w:hAnsi="David"/>
          <w:sz w:val="32"/>
          <w:rtl/>
        </w:rPr>
        <w:t>?</w:t>
      </w:r>
    </w:p>
    <w:p w14:paraId="45B5AF56" w14:textId="041207B8" w:rsidR="00ED7685" w:rsidRPr="00197E98" w:rsidRDefault="00ED7685" w:rsidP="00ED7685">
      <w:pPr>
        <w:pStyle w:val="36"/>
        <w:framePr w:wrap="notBeside"/>
        <w:rPr>
          <w:rtl/>
        </w:rPr>
      </w:pPr>
      <w:r w:rsidRPr="00197E98">
        <w:rPr>
          <w:rFonts w:hint="cs"/>
          <w:rtl/>
        </w:rPr>
        <w:t>א</w:t>
      </w:r>
      <w:r w:rsidRPr="00197E98">
        <w:rPr>
          <w:rtl/>
        </w:rPr>
        <w:t>"</w:t>
      </w:r>
      <w:r w:rsidRPr="00197E98">
        <w:rPr>
          <w:rFonts w:hint="cs"/>
          <w:rtl/>
        </w:rPr>
        <w:t>ל</w:t>
      </w:r>
      <w:r w:rsidR="009005AF">
        <w:rPr>
          <w:rFonts w:hint="cs"/>
          <w:rtl/>
        </w:rPr>
        <w:t xml:space="preserve"> תנינא</w:t>
      </w:r>
      <w:r w:rsidRPr="00197E98">
        <w:rPr>
          <w:rFonts w:hint="cs"/>
          <w:rtl/>
        </w:rPr>
        <w:t>:</w:t>
      </w:r>
    </w:p>
    <w:p w14:paraId="661455EC" w14:textId="21DD4E4D" w:rsidR="00ED7685" w:rsidRDefault="00ED7685" w:rsidP="00ED7685">
      <w:pPr>
        <w:rPr>
          <w:rFonts w:ascii="David" w:hAnsi="David"/>
          <w:sz w:val="32"/>
          <w:rtl/>
        </w:rPr>
      </w:pPr>
      <w:r w:rsidRPr="00C35A2C">
        <w:rPr>
          <w:rFonts w:ascii="David" w:hAnsi="David" w:hint="cs"/>
          <w:sz w:val="32"/>
          <w:rtl/>
        </w:rPr>
        <w:t>נשאו</w:t>
      </w:r>
      <w:r w:rsidRPr="00C35A2C">
        <w:rPr>
          <w:rFonts w:ascii="David" w:hAnsi="David"/>
          <w:sz w:val="32"/>
          <w:rtl/>
        </w:rPr>
        <w:t xml:space="preserve"> </w:t>
      </w:r>
      <w:r w:rsidRPr="00C35A2C">
        <w:rPr>
          <w:rFonts w:ascii="David" w:hAnsi="David" w:hint="cs"/>
          <w:sz w:val="32"/>
          <w:rtl/>
        </w:rPr>
        <w:t>גדולות</w:t>
      </w:r>
      <w:r w:rsidRPr="00C35A2C">
        <w:rPr>
          <w:rFonts w:ascii="David" w:hAnsi="David"/>
          <w:sz w:val="32"/>
          <w:rtl/>
        </w:rPr>
        <w:t xml:space="preserve"> - </w:t>
      </w:r>
      <w:r w:rsidRPr="00C35A2C">
        <w:rPr>
          <w:rFonts w:ascii="David" w:hAnsi="David" w:hint="cs"/>
          <w:sz w:val="32"/>
          <w:rtl/>
        </w:rPr>
        <w:t>ישאו</w:t>
      </w:r>
      <w:r w:rsidRPr="00C35A2C">
        <w:rPr>
          <w:rFonts w:ascii="David" w:hAnsi="David"/>
          <w:sz w:val="32"/>
          <w:rtl/>
        </w:rPr>
        <w:t xml:space="preserve"> </w:t>
      </w:r>
      <w:r w:rsidRPr="00C35A2C">
        <w:rPr>
          <w:rFonts w:ascii="David" w:hAnsi="David" w:hint="cs"/>
          <w:sz w:val="32"/>
          <w:rtl/>
        </w:rPr>
        <w:t>קטנות</w:t>
      </w:r>
      <w:r w:rsidRPr="00C35A2C">
        <w:rPr>
          <w:rFonts w:ascii="David" w:hAnsi="David"/>
          <w:sz w:val="32"/>
          <w:rtl/>
        </w:rPr>
        <w:t xml:space="preserve">; </w:t>
      </w:r>
      <w:r w:rsidR="009005AF" w:rsidRPr="009005AF">
        <w:rPr>
          <w:rStyle w:val="afffff0"/>
          <w:rFonts w:hint="cs"/>
          <w:rtl/>
        </w:rPr>
        <w:t>והיינו</w:t>
      </w:r>
      <w:r w:rsidRPr="009005AF">
        <w:rPr>
          <w:rStyle w:val="afffff0"/>
          <w:rtl/>
        </w:rPr>
        <w:t xml:space="preserve"> </w:t>
      </w:r>
      <w:r w:rsidRPr="009005AF">
        <w:rPr>
          <w:rStyle w:val="afffff0"/>
          <w:rFonts w:hint="cs"/>
          <w:rtl/>
        </w:rPr>
        <w:t>נשאו</w:t>
      </w:r>
      <w:r w:rsidRPr="009005AF">
        <w:rPr>
          <w:rStyle w:val="afffff0"/>
          <w:rtl/>
        </w:rPr>
        <w:t xml:space="preserve"> </w:t>
      </w:r>
      <w:r w:rsidRPr="009005AF">
        <w:rPr>
          <w:rStyle w:val="afffff0"/>
          <w:rFonts w:hint="cs"/>
          <w:rtl/>
        </w:rPr>
        <w:t>גדולות</w:t>
      </w:r>
      <w:r w:rsidRPr="009005AF">
        <w:rPr>
          <w:rStyle w:val="afffff0"/>
          <w:rtl/>
        </w:rPr>
        <w:t xml:space="preserve"> </w:t>
      </w:r>
      <w:r w:rsidRPr="009005AF">
        <w:rPr>
          <w:rStyle w:val="afffff0"/>
          <w:rFonts w:hint="cs"/>
          <w:rtl/>
        </w:rPr>
        <w:t>לבעל</w:t>
      </w:r>
      <w:r w:rsidRPr="009005AF">
        <w:rPr>
          <w:rStyle w:val="afffff0"/>
          <w:rtl/>
        </w:rPr>
        <w:t xml:space="preserve"> </w:t>
      </w:r>
      <w:r w:rsidRPr="009005AF">
        <w:rPr>
          <w:rStyle w:val="afffff0"/>
          <w:rFonts w:hint="cs"/>
          <w:rtl/>
        </w:rPr>
        <w:t>ישאו</w:t>
      </w:r>
      <w:r w:rsidRPr="009005AF">
        <w:rPr>
          <w:rStyle w:val="afffff0"/>
          <w:rtl/>
        </w:rPr>
        <w:t xml:space="preserve"> </w:t>
      </w:r>
      <w:r w:rsidRPr="009005AF">
        <w:rPr>
          <w:rStyle w:val="afffff0"/>
          <w:rFonts w:hint="cs"/>
          <w:rtl/>
        </w:rPr>
        <w:t>קטנות</w:t>
      </w:r>
      <w:r w:rsidRPr="009005AF">
        <w:rPr>
          <w:rStyle w:val="afffff0"/>
          <w:rtl/>
        </w:rPr>
        <w:t xml:space="preserve"> </w:t>
      </w:r>
      <w:r w:rsidRPr="009005AF">
        <w:rPr>
          <w:rStyle w:val="afffff0"/>
          <w:rFonts w:hint="cs"/>
          <w:rtl/>
        </w:rPr>
        <w:t>מבעל</w:t>
      </w:r>
      <w:r w:rsidRPr="009005AF">
        <w:rPr>
          <w:rStyle w:val="afffff0"/>
          <w:rtl/>
        </w:rPr>
        <w:t>!</w:t>
      </w:r>
      <w:r w:rsidRPr="00C35A2C">
        <w:rPr>
          <w:rFonts w:ascii="David" w:hAnsi="David"/>
          <w:sz w:val="32"/>
          <w:rtl/>
        </w:rPr>
        <w:t xml:space="preserve"> </w:t>
      </w:r>
    </w:p>
    <w:p w14:paraId="35313D37" w14:textId="77777777" w:rsidR="00ED7685" w:rsidRPr="00197E98" w:rsidRDefault="00ED7685" w:rsidP="00ED7685">
      <w:pPr>
        <w:pStyle w:val="36"/>
        <w:framePr w:wrap="notBeside"/>
        <w:rPr>
          <w:rtl/>
        </w:rPr>
      </w:pPr>
      <w:r w:rsidRPr="00197E98">
        <w:rPr>
          <w:rFonts w:hint="cs"/>
          <w:rtl/>
        </w:rPr>
        <w:t>דחי'</w:t>
      </w:r>
    </w:p>
    <w:p w14:paraId="3D0631D6" w14:textId="77777777" w:rsidR="00ED7685" w:rsidRDefault="00ED7685" w:rsidP="00ED7685">
      <w:pPr>
        <w:rPr>
          <w:rFonts w:ascii="David" w:hAnsi="David"/>
          <w:sz w:val="32"/>
          <w:rtl/>
        </w:rPr>
      </w:pPr>
      <w:r w:rsidRPr="00C35A2C">
        <w:rPr>
          <w:rFonts w:ascii="David" w:hAnsi="David" w:hint="cs"/>
          <w:sz w:val="32"/>
          <w:rtl/>
        </w:rPr>
        <w:t>לא</w:t>
      </w:r>
      <w:r w:rsidRPr="00C35A2C">
        <w:rPr>
          <w:rFonts w:ascii="David" w:hAnsi="David"/>
          <w:sz w:val="32"/>
          <w:rtl/>
        </w:rPr>
        <w:t xml:space="preserve">, </w:t>
      </w:r>
      <w:r w:rsidRPr="00C35A2C">
        <w:rPr>
          <w:rFonts w:ascii="David" w:hAnsi="David" w:hint="cs"/>
          <w:sz w:val="32"/>
          <w:rtl/>
        </w:rPr>
        <w:t>נשאו</w:t>
      </w:r>
      <w:r w:rsidRPr="00C35A2C">
        <w:rPr>
          <w:rFonts w:ascii="David" w:hAnsi="David"/>
          <w:sz w:val="32"/>
          <w:rtl/>
        </w:rPr>
        <w:t xml:space="preserve"> </w:t>
      </w:r>
      <w:r w:rsidRPr="00C35A2C">
        <w:rPr>
          <w:rFonts w:ascii="David" w:hAnsi="David" w:hint="cs"/>
          <w:sz w:val="32"/>
          <w:rtl/>
        </w:rPr>
        <w:t>גדולות</w:t>
      </w:r>
      <w:r w:rsidRPr="00C35A2C">
        <w:rPr>
          <w:rFonts w:ascii="David" w:hAnsi="David"/>
          <w:sz w:val="32"/>
          <w:rtl/>
        </w:rPr>
        <w:t xml:space="preserve"> </w:t>
      </w:r>
      <w:r w:rsidRPr="00C35A2C">
        <w:rPr>
          <w:rFonts w:ascii="David" w:hAnsi="David" w:hint="cs"/>
          <w:sz w:val="32"/>
          <w:rtl/>
        </w:rPr>
        <w:t>לבעל</w:t>
      </w:r>
      <w:r w:rsidRPr="00C35A2C">
        <w:rPr>
          <w:rFonts w:ascii="David" w:hAnsi="David"/>
          <w:sz w:val="32"/>
          <w:rtl/>
        </w:rPr>
        <w:t xml:space="preserve"> - </w:t>
      </w:r>
      <w:r w:rsidRPr="00C35A2C">
        <w:rPr>
          <w:rFonts w:ascii="David" w:hAnsi="David" w:hint="cs"/>
          <w:sz w:val="32"/>
          <w:rtl/>
        </w:rPr>
        <w:t>ישאו</w:t>
      </w:r>
      <w:r w:rsidRPr="00C35A2C">
        <w:rPr>
          <w:rFonts w:ascii="David" w:hAnsi="David"/>
          <w:sz w:val="32"/>
          <w:rtl/>
        </w:rPr>
        <w:t xml:space="preserve"> </w:t>
      </w:r>
      <w:r w:rsidRPr="00C35A2C">
        <w:rPr>
          <w:rFonts w:ascii="David" w:hAnsi="David" w:hint="cs"/>
          <w:sz w:val="32"/>
          <w:rtl/>
        </w:rPr>
        <w:t>קטנות</w:t>
      </w:r>
      <w:r w:rsidRPr="00C35A2C">
        <w:rPr>
          <w:rFonts w:ascii="David" w:hAnsi="David"/>
          <w:sz w:val="32"/>
          <w:rtl/>
        </w:rPr>
        <w:t xml:space="preserve"> </w:t>
      </w:r>
      <w:r w:rsidRPr="00C35A2C">
        <w:rPr>
          <w:rFonts w:ascii="David" w:hAnsi="David" w:hint="cs"/>
          <w:sz w:val="32"/>
          <w:rtl/>
        </w:rPr>
        <w:t>לבעל</w:t>
      </w:r>
      <w:r w:rsidRPr="00C35A2C">
        <w:rPr>
          <w:rFonts w:ascii="David" w:hAnsi="David"/>
          <w:sz w:val="32"/>
          <w:rtl/>
        </w:rPr>
        <w:t>.</w:t>
      </w:r>
    </w:p>
    <w:p w14:paraId="31B2A3D4" w14:textId="77777777" w:rsidR="00ED7685" w:rsidRPr="00197E98" w:rsidRDefault="00ED7685" w:rsidP="00ED7685">
      <w:pPr>
        <w:pStyle w:val="36"/>
        <w:framePr w:wrap="notBeside"/>
        <w:rPr>
          <w:rtl/>
        </w:rPr>
      </w:pPr>
      <w:r w:rsidRPr="00197E98">
        <w:rPr>
          <w:rFonts w:hint="cs"/>
          <w:rtl/>
        </w:rPr>
        <w:t>והא</w:t>
      </w:r>
      <w:r w:rsidRPr="00197E98">
        <w:rPr>
          <w:rtl/>
        </w:rPr>
        <w:t xml:space="preserve"> </w:t>
      </w:r>
      <w:r w:rsidRPr="00197E98">
        <w:rPr>
          <w:rFonts w:hint="cs"/>
          <w:rtl/>
        </w:rPr>
        <w:t>דר</w:t>
      </w:r>
      <w:r w:rsidRPr="00197E98">
        <w:rPr>
          <w:rtl/>
        </w:rPr>
        <w:t>"</w:t>
      </w:r>
      <w:r w:rsidRPr="00197E98">
        <w:rPr>
          <w:rFonts w:hint="cs"/>
          <w:rtl/>
        </w:rPr>
        <w:t>ח:</w:t>
      </w:r>
    </w:p>
    <w:p w14:paraId="2D43C1A0" w14:textId="77777777" w:rsidR="00ED7685" w:rsidRDefault="00ED7685" w:rsidP="00ED7685">
      <w:pPr>
        <w:rPr>
          <w:rFonts w:ascii="David" w:hAnsi="David"/>
          <w:sz w:val="32"/>
          <w:rtl/>
        </w:rPr>
      </w:pPr>
      <w:r w:rsidRPr="00A103D2">
        <w:rPr>
          <w:rFonts w:ascii="David" w:hAnsi="David" w:hint="cs"/>
          <w:sz w:val="32"/>
          <w:rtl/>
        </w:rPr>
        <w:t>נשאו</w:t>
      </w:r>
      <w:r w:rsidRPr="00A103D2">
        <w:rPr>
          <w:rFonts w:ascii="David" w:hAnsi="David"/>
          <w:sz w:val="32"/>
          <w:rtl/>
        </w:rPr>
        <w:t xml:space="preserve"> </w:t>
      </w:r>
      <w:r w:rsidRPr="00A103D2">
        <w:rPr>
          <w:rFonts w:ascii="David" w:hAnsi="David" w:hint="cs"/>
          <w:sz w:val="32"/>
          <w:rtl/>
        </w:rPr>
        <w:t>גדולות</w:t>
      </w:r>
      <w:r w:rsidRPr="00A103D2">
        <w:rPr>
          <w:rFonts w:ascii="David" w:hAnsi="David"/>
          <w:sz w:val="32"/>
          <w:rtl/>
        </w:rPr>
        <w:t xml:space="preserve"> </w:t>
      </w:r>
      <w:r w:rsidRPr="00A103D2">
        <w:rPr>
          <w:rFonts w:ascii="David" w:hAnsi="David" w:hint="cs"/>
          <w:sz w:val="32"/>
          <w:rtl/>
        </w:rPr>
        <w:t>לבעל</w:t>
      </w:r>
      <w:r w:rsidRPr="00A103D2">
        <w:rPr>
          <w:rFonts w:ascii="David" w:hAnsi="David"/>
          <w:sz w:val="32"/>
          <w:rtl/>
        </w:rPr>
        <w:t xml:space="preserve"> -</w:t>
      </w:r>
      <w:r w:rsidRPr="00A103D2">
        <w:rPr>
          <w:rFonts w:ascii="David" w:hAnsi="David" w:hint="cs"/>
          <w:sz w:val="32"/>
          <w:rtl/>
        </w:rPr>
        <w:t xml:space="preserve"> ישאו</w:t>
      </w:r>
      <w:r w:rsidRPr="00A103D2">
        <w:rPr>
          <w:rFonts w:ascii="David" w:hAnsi="David"/>
          <w:sz w:val="32"/>
          <w:rtl/>
        </w:rPr>
        <w:t xml:space="preserve"> </w:t>
      </w:r>
      <w:r w:rsidRPr="00A103D2">
        <w:rPr>
          <w:rFonts w:ascii="David" w:hAnsi="David" w:hint="cs"/>
          <w:sz w:val="32"/>
          <w:rtl/>
        </w:rPr>
        <w:t>קטנות</w:t>
      </w:r>
      <w:r w:rsidRPr="00A103D2">
        <w:rPr>
          <w:rFonts w:ascii="David" w:hAnsi="David"/>
          <w:sz w:val="32"/>
          <w:rtl/>
        </w:rPr>
        <w:t xml:space="preserve"> </w:t>
      </w:r>
      <w:r w:rsidRPr="00A103D2">
        <w:rPr>
          <w:rFonts w:ascii="David" w:hAnsi="David" w:hint="cs"/>
          <w:sz w:val="32"/>
          <w:rtl/>
        </w:rPr>
        <w:t>מבעל- שאני</w:t>
      </w:r>
      <w:r w:rsidRPr="00A103D2">
        <w:rPr>
          <w:rFonts w:ascii="David" w:hAnsi="David"/>
          <w:sz w:val="32"/>
          <w:rtl/>
        </w:rPr>
        <w:t xml:space="preserve"> </w:t>
      </w:r>
      <w:r w:rsidRPr="00A103D2">
        <w:rPr>
          <w:rFonts w:ascii="David" w:hAnsi="David" w:hint="cs"/>
          <w:sz w:val="32"/>
          <w:rtl/>
        </w:rPr>
        <w:t>פרנסה</w:t>
      </w:r>
      <w:r w:rsidRPr="00A103D2">
        <w:rPr>
          <w:rFonts w:ascii="David" w:hAnsi="David"/>
          <w:sz w:val="32"/>
          <w:rtl/>
        </w:rPr>
        <w:t xml:space="preserve">, </w:t>
      </w:r>
      <w:r w:rsidRPr="00A103D2">
        <w:rPr>
          <w:rFonts w:ascii="David" w:hAnsi="David" w:hint="cs"/>
          <w:sz w:val="32"/>
          <w:rtl/>
        </w:rPr>
        <w:t>דיש לה</w:t>
      </w:r>
      <w:r w:rsidRPr="00A103D2">
        <w:rPr>
          <w:rFonts w:ascii="David" w:hAnsi="David"/>
          <w:sz w:val="32"/>
          <w:rtl/>
        </w:rPr>
        <w:t xml:space="preserve"> </w:t>
      </w:r>
      <w:r w:rsidRPr="00A103D2">
        <w:rPr>
          <w:rFonts w:ascii="David" w:hAnsi="David" w:hint="cs"/>
          <w:sz w:val="32"/>
          <w:rtl/>
        </w:rPr>
        <w:t>קול</w:t>
      </w:r>
      <w:r w:rsidRPr="00C35A2C">
        <w:rPr>
          <w:rFonts w:ascii="David" w:hAnsi="David"/>
          <w:sz w:val="32"/>
          <w:rtl/>
        </w:rPr>
        <w:t>.</w:t>
      </w:r>
    </w:p>
    <w:p w14:paraId="1B67E727" w14:textId="77777777" w:rsidR="00ED7685" w:rsidRPr="00197E98" w:rsidRDefault="00ED7685" w:rsidP="00ED7685">
      <w:pPr>
        <w:pStyle w:val="36"/>
        <w:framePr w:wrap="notBeside"/>
        <w:rPr>
          <w:rtl/>
        </w:rPr>
      </w:pPr>
      <w:r w:rsidRPr="00197E98">
        <w:rPr>
          <w:rFonts w:hint="cs"/>
          <w:rtl/>
        </w:rPr>
        <w:t>א</w:t>
      </w:r>
      <w:r w:rsidRPr="00197E98">
        <w:rPr>
          <w:rtl/>
        </w:rPr>
        <w:t>"</w:t>
      </w:r>
      <w:r w:rsidRPr="00197E98">
        <w:rPr>
          <w:rFonts w:hint="cs"/>
          <w:rtl/>
        </w:rPr>
        <w:t>ל</w:t>
      </w:r>
      <w:r w:rsidRPr="00197E98">
        <w:rPr>
          <w:rtl/>
        </w:rPr>
        <w:t xml:space="preserve"> </w:t>
      </w:r>
      <w:r w:rsidRPr="00197E98">
        <w:rPr>
          <w:rFonts w:hint="cs"/>
          <w:rtl/>
        </w:rPr>
        <w:t>ר</w:t>
      </w:r>
      <w:r w:rsidRPr="00197E98">
        <w:rPr>
          <w:rtl/>
        </w:rPr>
        <w:t>"</w:t>
      </w:r>
      <w:r w:rsidRPr="00197E98">
        <w:rPr>
          <w:rFonts w:hint="cs"/>
          <w:rtl/>
        </w:rPr>
        <w:t>פ לרבא</w:t>
      </w:r>
    </w:p>
    <w:p w14:paraId="7C1B7657" w14:textId="77777777" w:rsidR="00ED7685" w:rsidRPr="00C35A2C" w:rsidRDefault="00ED7685" w:rsidP="00ED7685">
      <w:pPr>
        <w:rPr>
          <w:rFonts w:ascii="David" w:hAnsi="David"/>
          <w:sz w:val="32"/>
          <w:rtl/>
        </w:rPr>
      </w:pPr>
      <w:r w:rsidRPr="00197E98">
        <w:rPr>
          <w:rStyle w:val="affffe"/>
          <w:rFonts w:hint="cs"/>
          <w:rtl/>
        </w:rPr>
        <w:t>זהו ששלח</w:t>
      </w:r>
      <w:r w:rsidRPr="00197E98">
        <w:rPr>
          <w:rStyle w:val="affffe"/>
          <w:rtl/>
        </w:rPr>
        <w:t xml:space="preserve"> </w:t>
      </w:r>
      <w:r w:rsidRPr="00197E98">
        <w:rPr>
          <w:rStyle w:val="affffe"/>
          <w:rFonts w:hint="cs"/>
          <w:rtl/>
        </w:rPr>
        <w:t>רבין</w:t>
      </w:r>
      <w:r w:rsidRPr="00197E98">
        <w:rPr>
          <w:rStyle w:val="affffe"/>
          <w:rtl/>
        </w:rPr>
        <w:t xml:space="preserve"> </w:t>
      </w:r>
      <w:r w:rsidRPr="00197E98">
        <w:rPr>
          <w:rStyle w:val="affffe"/>
          <w:rFonts w:hint="cs"/>
          <w:rtl/>
        </w:rPr>
        <w:t>באגרתיה</w:t>
      </w:r>
      <w:r w:rsidRPr="00197E98">
        <w:rPr>
          <w:rStyle w:val="affffe"/>
          <w:rtl/>
        </w:rPr>
        <w:t>:</w:t>
      </w:r>
      <w:r w:rsidRPr="00C35A2C">
        <w:rPr>
          <w:rFonts w:ascii="David" w:hAnsi="David"/>
          <w:sz w:val="32"/>
          <w:rtl/>
        </w:rPr>
        <w:t xml:space="preserve"> </w:t>
      </w:r>
      <w:r w:rsidRPr="00C35A2C">
        <w:rPr>
          <w:rFonts w:ascii="David" w:hAnsi="David" w:hint="cs"/>
          <w:sz w:val="32"/>
          <w:rtl/>
        </w:rPr>
        <w:t>מי</w:t>
      </w:r>
      <w:r w:rsidRPr="00C35A2C">
        <w:rPr>
          <w:rFonts w:ascii="David" w:hAnsi="David"/>
          <w:sz w:val="32"/>
          <w:rtl/>
        </w:rPr>
        <w:t xml:space="preserve"> </w:t>
      </w:r>
      <w:r w:rsidRPr="00C35A2C">
        <w:rPr>
          <w:rFonts w:ascii="David" w:hAnsi="David" w:hint="cs"/>
          <w:sz w:val="32"/>
          <w:rtl/>
        </w:rPr>
        <w:t>שמת</w:t>
      </w:r>
      <w:r w:rsidRPr="00C35A2C">
        <w:rPr>
          <w:rFonts w:ascii="David" w:hAnsi="David"/>
          <w:sz w:val="32"/>
          <w:rtl/>
        </w:rPr>
        <w:t xml:space="preserve"> </w:t>
      </w:r>
      <w:r w:rsidRPr="00C35A2C">
        <w:rPr>
          <w:rFonts w:ascii="David" w:hAnsi="David" w:hint="cs"/>
          <w:sz w:val="32"/>
          <w:rtl/>
        </w:rPr>
        <w:t>והניח</w:t>
      </w:r>
      <w:r w:rsidRPr="00C35A2C">
        <w:rPr>
          <w:rFonts w:ascii="David" w:hAnsi="David"/>
          <w:sz w:val="32"/>
          <w:rtl/>
        </w:rPr>
        <w:t xml:space="preserve"> </w:t>
      </w:r>
      <w:r w:rsidRPr="00C35A2C">
        <w:rPr>
          <w:rFonts w:ascii="David" w:hAnsi="David" w:hint="cs"/>
          <w:sz w:val="32"/>
          <w:rtl/>
        </w:rPr>
        <w:t>אלמנה</w:t>
      </w:r>
      <w:r w:rsidRPr="00C35A2C">
        <w:rPr>
          <w:rFonts w:ascii="David" w:hAnsi="David"/>
          <w:sz w:val="32"/>
          <w:rtl/>
        </w:rPr>
        <w:t xml:space="preserve"> </w:t>
      </w:r>
      <w:r w:rsidRPr="00C35A2C">
        <w:rPr>
          <w:rFonts w:ascii="David" w:hAnsi="David" w:hint="cs"/>
          <w:sz w:val="32"/>
          <w:rtl/>
        </w:rPr>
        <w:t>ובת</w:t>
      </w:r>
      <w:r w:rsidRPr="00C35A2C">
        <w:rPr>
          <w:rFonts w:ascii="David" w:hAnsi="David"/>
          <w:sz w:val="32"/>
          <w:rtl/>
        </w:rPr>
        <w:t xml:space="preserve"> - </w:t>
      </w:r>
      <w:r w:rsidRPr="00C35A2C">
        <w:rPr>
          <w:rFonts w:ascii="David" w:hAnsi="David" w:hint="cs"/>
          <w:sz w:val="32"/>
          <w:rtl/>
        </w:rPr>
        <w:t>אלמנתו</w:t>
      </w:r>
      <w:r w:rsidRPr="00C35A2C">
        <w:rPr>
          <w:rFonts w:ascii="David" w:hAnsi="David"/>
          <w:sz w:val="32"/>
          <w:rtl/>
        </w:rPr>
        <w:t xml:space="preserve"> </w:t>
      </w:r>
      <w:r w:rsidRPr="00C35A2C">
        <w:rPr>
          <w:rFonts w:ascii="David" w:hAnsi="David" w:hint="cs"/>
          <w:sz w:val="32"/>
          <w:rtl/>
        </w:rPr>
        <w:t>נזונת</w:t>
      </w:r>
      <w:r w:rsidRPr="00C35A2C">
        <w:rPr>
          <w:rFonts w:ascii="David" w:hAnsi="David"/>
          <w:sz w:val="32"/>
          <w:rtl/>
        </w:rPr>
        <w:t xml:space="preserve"> </w:t>
      </w:r>
      <w:r w:rsidRPr="00C35A2C">
        <w:rPr>
          <w:rFonts w:ascii="David" w:hAnsi="David" w:hint="cs"/>
          <w:sz w:val="32"/>
          <w:rtl/>
        </w:rPr>
        <w:t>מנכסיו</w:t>
      </w:r>
      <w:r w:rsidRPr="00C35A2C">
        <w:rPr>
          <w:rFonts w:ascii="David" w:hAnsi="David"/>
          <w:sz w:val="32"/>
          <w:rtl/>
        </w:rPr>
        <w:t xml:space="preserve">, </w:t>
      </w:r>
      <w:r w:rsidRPr="00C35A2C">
        <w:rPr>
          <w:rFonts w:ascii="David" w:hAnsi="David" w:hint="cs"/>
          <w:sz w:val="32"/>
          <w:rtl/>
        </w:rPr>
        <w:t>נשאת</w:t>
      </w:r>
      <w:r w:rsidRPr="00C35A2C">
        <w:rPr>
          <w:rFonts w:ascii="David" w:hAnsi="David"/>
          <w:sz w:val="32"/>
          <w:rtl/>
        </w:rPr>
        <w:t xml:space="preserve"> </w:t>
      </w:r>
      <w:r w:rsidRPr="00C35A2C">
        <w:rPr>
          <w:rFonts w:ascii="David" w:hAnsi="David" w:hint="cs"/>
          <w:sz w:val="32"/>
          <w:rtl/>
        </w:rPr>
        <w:t>הבת</w:t>
      </w:r>
      <w:r w:rsidRPr="00C35A2C">
        <w:rPr>
          <w:rFonts w:ascii="David" w:hAnsi="David"/>
          <w:sz w:val="32"/>
          <w:rtl/>
        </w:rPr>
        <w:t xml:space="preserve"> - </w:t>
      </w:r>
      <w:r w:rsidRPr="00C35A2C">
        <w:rPr>
          <w:rFonts w:ascii="David" w:hAnsi="David" w:hint="cs"/>
          <w:sz w:val="32"/>
          <w:rtl/>
        </w:rPr>
        <w:t>אלמנתו</w:t>
      </w:r>
      <w:r w:rsidRPr="00C35A2C">
        <w:rPr>
          <w:rFonts w:ascii="David" w:hAnsi="David"/>
          <w:sz w:val="32"/>
          <w:rtl/>
        </w:rPr>
        <w:t xml:space="preserve"> </w:t>
      </w:r>
      <w:r w:rsidRPr="00C35A2C">
        <w:rPr>
          <w:rFonts w:ascii="David" w:hAnsi="David" w:hint="cs"/>
          <w:sz w:val="32"/>
          <w:rtl/>
        </w:rPr>
        <w:t>נזונת</w:t>
      </w:r>
      <w:r w:rsidRPr="00C35A2C">
        <w:rPr>
          <w:rFonts w:ascii="David" w:hAnsi="David"/>
          <w:sz w:val="32"/>
          <w:rtl/>
        </w:rPr>
        <w:t xml:space="preserve"> </w:t>
      </w:r>
      <w:r w:rsidRPr="00C35A2C">
        <w:rPr>
          <w:rFonts w:ascii="David" w:hAnsi="David" w:hint="cs"/>
          <w:sz w:val="32"/>
          <w:rtl/>
        </w:rPr>
        <w:t>מנכסיו</w:t>
      </w:r>
      <w:r w:rsidRPr="00C35A2C">
        <w:rPr>
          <w:rFonts w:ascii="David" w:hAnsi="David"/>
          <w:sz w:val="32"/>
          <w:rtl/>
        </w:rPr>
        <w:t xml:space="preserve">, </w:t>
      </w:r>
      <w:r w:rsidRPr="00C35A2C">
        <w:rPr>
          <w:rFonts w:ascii="David" w:hAnsi="David" w:hint="cs"/>
          <w:sz w:val="32"/>
          <w:rtl/>
        </w:rPr>
        <w:t>מתה</w:t>
      </w:r>
      <w:r w:rsidRPr="00C35A2C">
        <w:rPr>
          <w:rFonts w:ascii="David" w:hAnsi="David"/>
          <w:sz w:val="32"/>
          <w:rtl/>
        </w:rPr>
        <w:t xml:space="preserve"> </w:t>
      </w:r>
      <w:r w:rsidRPr="00C35A2C">
        <w:rPr>
          <w:rFonts w:ascii="David" w:hAnsi="David" w:hint="cs"/>
          <w:sz w:val="32"/>
          <w:rtl/>
        </w:rPr>
        <w:t>הבת</w:t>
      </w:r>
    </w:p>
    <w:p w14:paraId="4497EA21" w14:textId="77777777" w:rsidR="00ED7685" w:rsidRPr="00197E98" w:rsidRDefault="00ED7685" w:rsidP="00ED7685">
      <w:pPr>
        <w:pStyle w:val="36"/>
        <w:framePr w:wrap="notBeside"/>
        <w:rPr>
          <w:rtl/>
        </w:rPr>
      </w:pPr>
      <w:r w:rsidRPr="00197E98">
        <w:rPr>
          <w:rtl/>
        </w:rPr>
        <w:t xml:space="preserve"> – </w:t>
      </w:r>
      <w:r w:rsidRPr="00197E98">
        <w:rPr>
          <w:rFonts w:hint="cs"/>
          <w:rtl/>
        </w:rPr>
        <w:t>אר</w:t>
      </w:r>
      <w:r w:rsidRPr="00197E98">
        <w:rPr>
          <w:rtl/>
        </w:rPr>
        <w:t>"</w:t>
      </w:r>
      <w:r w:rsidRPr="00197E98">
        <w:rPr>
          <w:rFonts w:hint="cs"/>
          <w:rtl/>
        </w:rPr>
        <w:t xml:space="preserve">י </w:t>
      </w:r>
    </w:p>
    <w:p w14:paraId="12FDDE04" w14:textId="77777777" w:rsidR="00ED7685" w:rsidRDefault="00ED7685" w:rsidP="00ED7685">
      <w:pPr>
        <w:rPr>
          <w:rFonts w:ascii="David" w:hAnsi="David"/>
          <w:sz w:val="32"/>
          <w:rtl/>
        </w:rPr>
      </w:pPr>
      <w:r w:rsidRPr="00197E98">
        <w:rPr>
          <w:rStyle w:val="affffe"/>
          <w:rFonts w:hint="cs"/>
          <w:rtl/>
        </w:rPr>
        <w:t>בן אחות ריב</w:t>
      </w:r>
      <w:r w:rsidRPr="00197E98">
        <w:rPr>
          <w:rStyle w:val="affffe"/>
          <w:rtl/>
        </w:rPr>
        <w:t>"</w:t>
      </w:r>
      <w:r w:rsidRPr="00197E98">
        <w:rPr>
          <w:rStyle w:val="affffe"/>
          <w:rFonts w:hint="cs"/>
          <w:rtl/>
        </w:rPr>
        <w:t>ח ע</w:t>
      </w:r>
      <w:r w:rsidRPr="00197E98">
        <w:rPr>
          <w:rStyle w:val="affffe"/>
          <w:rtl/>
        </w:rPr>
        <w:t>"</w:t>
      </w:r>
      <w:r w:rsidRPr="00197E98">
        <w:rPr>
          <w:rStyle w:val="affffe"/>
          <w:rFonts w:hint="cs"/>
          <w:rtl/>
        </w:rPr>
        <w:t>י</w:t>
      </w:r>
      <w:r w:rsidRPr="00197E98">
        <w:rPr>
          <w:rStyle w:val="affffe"/>
          <w:rtl/>
        </w:rPr>
        <w:t xml:space="preserve"> </w:t>
      </w:r>
      <w:r w:rsidRPr="00197E98">
        <w:rPr>
          <w:rStyle w:val="affffe"/>
          <w:rFonts w:hint="cs"/>
          <w:rtl/>
        </w:rPr>
        <w:t>היה</w:t>
      </w:r>
      <w:r w:rsidRPr="00197E98">
        <w:rPr>
          <w:rStyle w:val="affffe"/>
          <w:rtl/>
        </w:rPr>
        <w:t xml:space="preserve"> </w:t>
      </w:r>
      <w:r w:rsidRPr="00197E98">
        <w:rPr>
          <w:rStyle w:val="affffe"/>
          <w:rFonts w:hint="cs"/>
          <w:rtl/>
        </w:rPr>
        <w:t>מעשה</w:t>
      </w:r>
      <w:r w:rsidRPr="00197E98">
        <w:rPr>
          <w:rStyle w:val="affffe"/>
          <w:rtl/>
        </w:rPr>
        <w:t xml:space="preserve"> </w:t>
      </w:r>
      <w:r w:rsidRPr="00197E98">
        <w:rPr>
          <w:rStyle w:val="affffe"/>
          <w:rFonts w:hint="cs"/>
          <w:rtl/>
        </w:rPr>
        <w:t>ואמרו</w:t>
      </w:r>
      <w:r w:rsidRPr="00197E98">
        <w:rPr>
          <w:rStyle w:val="affffe"/>
          <w:rtl/>
        </w:rPr>
        <w:t>:</w:t>
      </w:r>
      <w:r w:rsidRPr="00C35A2C">
        <w:rPr>
          <w:rFonts w:ascii="David" w:hAnsi="David"/>
          <w:sz w:val="32"/>
          <w:rtl/>
        </w:rPr>
        <w:t xml:space="preserve"> </w:t>
      </w:r>
      <w:r w:rsidRPr="00C35A2C">
        <w:rPr>
          <w:rFonts w:ascii="David" w:hAnsi="David" w:hint="cs"/>
          <w:sz w:val="32"/>
          <w:rtl/>
        </w:rPr>
        <w:t>אלמנתו</w:t>
      </w:r>
      <w:r w:rsidRPr="00C35A2C">
        <w:rPr>
          <w:rFonts w:ascii="David" w:hAnsi="David"/>
          <w:sz w:val="32"/>
          <w:rtl/>
        </w:rPr>
        <w:t xml:space="preserve"> </w:t>
      </w:r>
      <w:r w:rsidRPr="00C35A2C">
        <w:rPr>
          <w:rFonts w:ascii="David" w:hAnsi="David" w:hint="cs"/>
          <w:sz w:val="32"/>
          <w:rtl/>
        </w:rPr>
        <w:t>נזונת</w:t>
      </w:r>
      <w:r w:rsidRPr="00C35A2C">
        <w:rPr>
          <w:rFonts w:ascii="David" w:hAnsi="David"/>
          <w:sz w:val="32"/>
          <w:rtl/>
        </w:rPr>
        <w:t xml:space="preserve"> </w:t>
      </w:r>
      <w:r w:rsidRPr="00C35A2C">
        <w:rPr>
          <w:rFonts w:ascii="David" w:hAnsi="David" w:hint="cs"/>
          <w:sz w:val="32"/>
          <w:rtl/>
        </w:rPr>
        <w:t>מנכסיו</w:t>
      </w:r>
      <w:r w:rsidRPr="00C35A2C">
        <w:rPr>
          <w:rFonts w:ascii="David" w:hAnsi="David"/>
          <w:sz w:val="32"/>
          <w:rtl/>
        </w:rPr>
        <w:t xml:space="preserve">; </w:t>
      </w:r>
      <w:r w:rsidRPr="00C35A2C">
        <w:rPr>
          <w:rFonts w:ascii="David" w:hAnsi="David" w:hint="cs"/>
          <w:sz w:val="32"/>
          <w:rtl/>
        </w:rPr>
        <w:t xml:space="preserve">דאי יורש </w:t>
      </w:r>
      <w:r w:rsidRPr="00A103D2">
        <w:rPr>
          <w:rFonts w:ascii="David" w:hAnsi="David" w:hint="cs"/>
          <w:spacing w:val="2"/>
          <w:sz w:val="32"/>
          <w:rtl/>
        </w:rPr>
        <w:t>הוי מש</w:t>
      </w:r>
      <w:r w:rsidRPr="00A103D2">
        <w:rPr>
          <w:rFonts w:ascii="David" w:hAnsi="David"/>
          <w:spacing w:val="2"/>
          <w:sz w:val="32"/>
          <w:rtl/>
        </w:rPr>
        <w:t>"</w:t>
      </w:r>
      <w:r w:rsidRPr="00A103D2">
        <w:rPr>
          <w:rFonts w:ascii="David" w:hAnsi="David" w:hint="cs"/>
          <w:spacing w:val="2"/>
          <w:sz w:val="32"/>
          <w:rtl/>
        </w:rPr>
        <w:t>ה אלמנתו נזונת מנכסיו דאי לוקח הוי אמאי נזונת מנכסיו</w:t>
      </w:r>
    </w:p>
    <w:p w14:paraId="303AF3C1" w14:textId="77777777" w:rsidR="00ED7685" w:rsidRPr="00197E98" w:rsidRDefault="00ED7685" w:rsidP="00ED7685">
      <w:pPr>
        <w:pStyle w:val="36"/>
        <w:framePr w:wrap="notBeside"/>
        <w:rPr>
          <w:rtl/>
        </w:rPr>
      </w:pPr>
      <w:r w:rsidRPr="00197E98">
        <w:rPr>
          <w:rFonts w:hint="cs"/>
          <w:rtl/>
        </w:rPr>
        <w:t>אביי</w:t>
      </w:r>
      <w:r w:rsidRPr="00197E98">
        <w:rPr>
          <w:rtl/>
        </w:rPr>
        <w:t>:</w:t>
      </w:r>
    </w:p>
    <w:p w14:paraId="60A604B5" w14:textId="77777777" w:rsidR="00ED7685" w:rsidRDefault="00ED7685" w:rsidP="00ED7685">
      <w:pPr>
        <w:rPr>
          <w:rtl/>
        </w:rPr>
      </w:pPr>
      <w:r w:rsidRPr="00C35A2C">
        <w:rPr>
          <w:rFonts w:hint="cs"/>
          <w:rtl/>
        </w:rPr>
        <w:t>אי</w:t>
      </w:r>
      <w:r w:rsidRPr="00C35A2C">
        <w:rPr>
          <w:rtl/>
        </w:rPr>
        <w:t xml:space="preserve"> </w:t>
      </w:r>
      <w:r w:rsidRPr="00C35A2C">
        <w:rPr>
          <w:rFonts w:hint="cs"/>
          <w:rtl/>
        </w:rPr>
        <w:t>לאו</w:t>
      </w:r>
      <w:r w:rsidRPr="00C35A2C">
        <w:rPr>
          <w:rtl/>
        </w:rPr>
        <w:t xml:space="preserve"> </w:t>
      </w:r>
      <w:r w:rsidRPr="00C35A2C">
        <w:rPr>
          <w:rFonts w:hint="cs"/>
          <w:rtl/>
        </w:rPr>
        <w:t>דשלח</w:t>
      </w:r>
      <w:r w:rsidRPr="00C35A2C">
        <w:rPr>
          <w:rtl/>
        </w:rPr>
        <w:t xml:space="preserve"> </w:t>
      </w:r>
      <w:r w:rsidRPr="00C35A2C">
        <w:rPr>
          <w:rFonts w:hint="cs"/>
          <w:rtl/>
        </w:rPr>
        <w:t>רבין</w:t>
      </w:r>
      <w:r w:rsidRPr="00C35A2C">
        <w:rPr>
          <w:rtl/>
        </w:rPr>
        <w:t xml:space="preserve">, </w:t>
      </w:r>
      <w:r w:rsidRPr="00C35A2C">
        <w:rPr>
          <w:rFonts w:hint="cs"/>
          <w:rtl/>
        </w:rPr>
        <w:t>אנן</w:t>
      </w:r>
      <w:r w:rsidRPr="00C35A2C">
        <w:rPr>
          <w:rtl/>
        </w:rPr>
        <w:t xml:space="preserve"> </w:t>
      </w:r>
      <w:r w:rsidRPr="00C35A2C">
        <w:rPr>
          <w:rFonts w:hint="cs"/>
          <w:rtl/>
        </w:rPr>
        <w:t>לא</w:t>
      </w:r>
      <w:r w:rsidRPr="00C35A2C">
        <w:rPr>
          <w:rtl/>
        </w:rPr>
        <w:t xml:space="preserve"> </w:t>
      </w:r>
      <w:r w:rsidRPr="00C35A2C">
        <w:rPr>
          <w:rFonts w:hint="cs"/>
          <w:rtl/>
        </w:rPr>
        <w:t>ידעינן</w:t>
      </w:r>
      <w:r w:rsidRPr="00C35A2C">
        <w:rPr>
          <w:rtl/>
        </w:rPr>
        <w:t xml:space="preserve">? </w:t>
      </w:r>
      <w:r w:rsidRPr="00C35A2C">
        <w:rPr>
          <w:rFonts w:hint="cs"/>
          <w:rtl/>
        </w:rPr>
        <w:t>והא</w:t>
      </w:r>
      <w:r w:rsidRPr="00C35A2C">
        <w:rPr>
          <w:rtl/>
        </w:rPr>
        <w:t xml:space="preserve"> </w:t>
      </w:r>
      <w:r w:rsidRPr="00C35A2C">
        <w:rPr>
          <w:rFonts w:hint="cs"/>
          <w:rtl/>
        </w:rPr>
        <w:t>תנן</w:t>
      </w:r>
      <w:r w:rsidRPr="00C35A2C">
        <w:rPr>
          <w:rtl/>
        </w:rPr>
        <w:t xml:space="preserve">, </w:t>
      </w:r>
      <w:r w:rsidRPr="00C35A2C">
        <w:rPr>
          <w:rFonts w:hint="cs"/>
          <w:rtl/>
        </w:rPr>
        <w:t>אלו</w:t>
      </w:r>
      <w:r w:rsidRPr="00C35A2C">
        <w:rPr>
          <w:rtl/>
        </w:rPr>
        <w:t xml:space="preserve"> </w:t>
      </w:r>
      <w:r w:rsidRPr="00C35A2C">
        <w:rPr>
          <w:rFonts w:hint="cs"/>
          <w:rtl/>
        </w:rPr>
        <w:t>הן</w:t>
      </w:r>
      <w:r w:rsidRPr="00C35A2C">
        <w:rPr>
          <w:rtl/>
        </w:rPr>
        <w:t xml:space="preserve"> </w:t>
      </w:r>
      <w:r w:rsidRPr="00C35A2C">
        <w:rPr>
          <w:rFonts w:hint="cs"/>
          <w:rtl/>
        </w:rPr>
        <w:t>שאין</w:t>
      </w:r>
      <w:r w:rsidRPr="00C35A2C">
        <w:rPr>
          <w:rtl/>
        </w:rPr>
        <w:t xml:space="preserve"> </w:t>
      </w:r>
      <w:r w:rsidRPr="00C35A2C">
        <w:rPr>
          <w:rFonts w:hint="cs"/>
          <w:rtl/>
        </w:rPr>
        <w:t>חוזרין</w:t>
      </w:r>
      <w:r w:rsidRPr="00C35A2C">
        <w:rPr>
          <w:rtl/>
        </w:rPr>
        <w:t xml:space="preserve"> </w:t>
      </w:r>
      <w:r w:rsidRPr="00C35A2C">
        <w:rPr>
          <w:rFonts w:hint="cs"/>
          <w:rtl/>
        </w:rPr>
        <w:t>ביובל</w:t>
      </w:r>
      <w:r w:rsidRPr="00C35A2C">
        <w:rPr>
          <w:rtl/>
        </w:rPr>
        <w:t xml:space="preserve">: </w:t>
      </w:r>
      <w:r w:rsidRPr="00C35A2C">
        <w:rPr>
          <w:rFonts w:hint="cs"/>
          <w:rtl/>
        </w:rPr>
        <w:t>הבכורה</w:t>
      </w:r>
      <w:r w:rsidRPr="00C35A2C">
        <w:rPr>
          <w:rtl/>
        </w:rPr>
        <w:t xml:space="preserve">, </w:t>
      </w:r>
      <w:r w:rsidRPr="00C35A2C">
        <w:rPr>
          <w:rFonts w:hint="cs"/>
          <w:rtl/>
        </w:rPr>
        <w:t>והיורש</w:t>
      </w:r>
      <w:r w:rsidRPr="00C35A2C">
        <w:rPr>
          <w:rtl/>
        </w:rPr>
        <w:t xml:space="preserve"> </w:t>
      </w:r>
      <w:r w:rsidRPr="00C35A2C">
        <w:rPr>
          <w:rFonts w:hint="cs"/>
          <w:rtl/>
        </w:rPr>
        <w:t>את</w:t>
      </w:r>
      <w:r w:rsidRPr="00C35A2C">
        <w:rPr>
          <w:rtl/>
        </w:rPr>
        <w:t xml:space="preserve"> </w:t>
      </w:r>
      <w:r w:rsidRPr="00C35A2C">
        <w:rPr>
          <w:rFonts w:hint="cs"/>
          <w:rtl/>
        </w:rPr>
        <w:t>אשתו</w:t>
      </w:r>
      <w:r w:rsidRPr="00C35A2C">
        <w:rPr>
          <w:rtl/>
        </w:rPr>
        <w:t>!</w:t>
      </w:r>
    </w:p>
    <w:p w14:paraId="5C0F8C89" w14:textId="77777777" w:rsidR="00ED7685" w:rsidRPr="00C35A2C" w:rsidRDefault="00ED7685" w:rsidP="00ED7685">
      <w:pPr>
        <w:pStyle w:val="affe"/>
        <w:framePr w:wrap="around"/>
      </w:pPr>
      <w:r w:rsidRPr="00C35A2C">
        <w:rPr>
          <w:rFonts w:hint="cs"/>
          <w:rtl/>
        </w:rPr>
        <w:t>קלט:</w:t>
      </w:r>
    </w:p>
    <w:p w14:paraId="5B8F5C7A" w14:textId="77777777" w:rsidR="00ED7685" w:rsidRPr="00197E98" w:rsidRDefault="00ED7685" w:rsidP="00ED7685">
      <w:pPr>
        <w:pStyle w:val="36"/>
        <w:framePr w:wrap="notBeside"/>
        <w:rPr>
          <w:rtl/>
        </w:rPr>
      </w:pPr>
      <w:r w:rsidRPr="00197E98">
        <w:rPr>
          <w:rFonts w:hint="cs"/>
          <w:rtl/>
        </w:rPr>
        <w:t>א</w:t>
      </w:r>
      <w:r w:rsidRPr="00197E98">
        <w:rPr>
          <w:rtl/>
        </w:rPr>
        <w:t>"</w:t>
      </w:r>
      <w:r w:rsidRPr="00197E98">
        <w:rPr>
          <w:rFonts w:hint="cs"/>
          <w:rtl/>
        </w:rPr>
        <w:t>ל</w:t>
      </w:r>
      <w:r w:rsidRPr="00197E98">
        <w:rPr>
          <w:rtl/>
        </w:rPr>
        <w:t xml:space="preserve"> </w:t>
      </w:r>
      <w:r w:rsidRPr="00197E98">
        <w:rPr>
          <w:rFonts w:hint="cs"/>
          <w:rtl/>
        </w:rPr>
        <w:t>רבא</w:t>
      </w:r>
      <w:r w:rsidRPr="00197E98">
        <w:rPr>
          <w:rtl/>
        </w:rPr>
        <w:t>:</w:t>
      </w:r>
    </w:p>
    <w:p w14:paraId="25DBA610" w14:textId="77777777" w:rsidR="00ED7685" w:rsidRDefault="00ED7685" w:rsidP="00ED7685">
      <w:pPr>
        <w:rPr>
          <w:rFonts w:ascii="David" w:hAnsi="David"/>
          <w:sz w:val="32"/>
          <w:rtl/>
        </w:rPr>
      </w:pPr>
      <w:r>
        <w:rPr>
          <w:rFonts w:ascii="David" w:hAnsi="David" w:hint="cs"/>
          <w:sz w:val="32"/>
          <w:rtl/>
        </w:rPr>
        <w:t xml:space="preserve">ועכשיו ששלח </w:t>
      </w:r>
      <w:r w:rsidRPr="00C35A2C">
        <w:rPr>
          <w:rFonts w:ascii="David" w:hAnsi="David" w:hint="cs"/>
          <w:sz w:val="32"/>
          <w:rtl/>
        </w:rPr>
        <w:t>מי</w:t>
      </w:r>
      <w:r w:rsidRPr="00C35A2C">
        <w:rPr>
          <w:rFonts w:ascii="David" w:hAnsi="David"/>
          <w:sz w:val="32"/>
          <w:rtl/>
        </w:rPr>
        <w:t xml:space="preserve"> </w:t>
      </w:r>
      <w:r w:rsidRPr="00C35A2C">
        <w:rPr>
          <w:rFonts w:ascii="David" w:hAnsi="David" w:hint="cs"/>
          <w:sz w:val="32"/>
          <w:rtl/>
        </w:rPr>
        <w:t>ידעינן</w:t>
      </w:r>
      <w:r w:rsidRPr="00C35A2C">
        <w:rPr>
          <w:rFonts w:ascii="David" w:hAnsi="David"/>
          <w:sz w:val="32"/>
          <w:rtl/>
        </w:rPr>
        <w:t>?</w:t>
      </w:r>
      <w:r>
        <w:rPr>
          <w:rFonts w:ascii="David" w:hAnsi="David" w:hint="cs"/>
          <w:sz w:val="32"/>
          <w:rtl/>
        </w:rPr>
        <w:t xml:space="preserve"> </w:t>
      </w:r>
      <w:r w:rsidRPr="00197E98">
        <w:rPr>
          <w:rStyle w:val="affffe"/>
          <w:rFonts w:hint="cs"/>
          <w:rtl/>
        </w:rPr>
        <w:t>והרי ריב</w:t>
      </w:r>
      <w:r w:rsidRPr="00197E98">
        <w:rPr>
          <w:rStyle w:val="affffe"/>
          <w:rtl/>
        </w:rPr>
        <w:t>"</w:t>
      </w:r>
      <w:r w:rsidRPr="00197E98">
        <w:rPr>
          <w:rStyle w:val="affffe"/>
          <w:rFonts w:hint="cs"/>
          <w:rtl/>
        </w:rPr>
        <w:t>ח</w:t>
      </w:r>
      <w:r w:rsidRPr="00197E98">
        <w:rPr>
          <w:rStyle w:val="affffe"/>
          <w:rtl/>
        </w:rPr>
        <w:t>:</w:t>
      </w:r>
      <w:r w:rsidRPr="00C35A2C">
        <w:rPr>
          <w:rFonts w:ascii="David" w:hAnsi="David"/>
          <w:sz w:val="32"/>
          <w:rtl/>
        </w:rPr>
        <w:t xml:space="preserve"> </w:t>
      </w:r>
      <w:r w:rsidRPr="00C35A2C">
        <w:rPr>
          <w:rFonts w:ascii="David" w:hAnsi="David" w:hint="cs"/>
          <w:sz w:val="32"/>
          <w:rtl/>
        </w:rPr>
        <w:t>באושא</w:t>
      </w:r>
      <w:r w:rsidRPr="00C35A2C">
        <w:rPr>
          <w:rFonts w:ascii="David" w:hAnsi="David"/>
          <w:sz w:val="32"/>
          <w:rtl/>
        </w:rPr>
        <w:t xml:space="preserve"> </w:t>
      </w:r>
      <w:r w:rsidRPr="00C35A2C">
        <w:rPr>
          <w:rFonts w:ascii="David" w:hAnsi="David" w:hint="cs"/>
          <w:sz w:val="32"/>
          <w:rtl/>
        </w:rPr>
        <w:t>התקינו</w:t>
      </w:r>
      <w:r w:rsidRPr="00C35A2C">
        <w:rPr>
          <w:rFonts w:ascii="David" w:hAnsi="David"/>
          <w:sz w:val="32"/>
          <w:rtl/>
        </w:rPr>
        <w:t xml:space="preserve">, </w:t>
      </w:r>
      <w:r w:rsidRPr="00A103D2">
        <w:rPr>
          <w:rFonts w:ascii="David" w:hAnsi="David" w:hint="cs"/>
          <w:spacing w:val="2"/>
          <w:sz w:val="32"/>
          <w:rtl/>
        </w:rPr>
        <w:t>האשה</w:t>
      </w:r>
      <w:r w:rsidRPr="00A103D2">
        <w:rPr>
          <w:rFonts w:ascii="David" w:hAnsi="David"/>
          <w:spacing w:val="2"/>
          <w:sz w:val="32"/>
          <w:rtl/>
        </w:rPr>
        <w:t xml:space="preserve"> </w:t>
      </w:r>
      <w:r w:rsidRPr="00A103D2">
        <w:rPr>
          <w:rFonts w:ascii="David" w:hAnsi="David" w:hint="cs"/>
          <w:spacing w:val="2"/>
          <w:sz w:val="32"/>
          <w:rtl/>
        </w:rPr>
        <w:t>שמכרה</w:t>
      </w:r>
      <w:r w:rsidRPr="00A103D2">
        <w:rPr>
          <w:rFonts w:ascii="David" w:hAnsi="David"/>
          <w:spacing w:val="2"/>
          <w:sz w:val="32"/>
          <w:rtl/>
        </w:rPr>
        <w:t xml:space="preserve"> </w:t>
      </w:r>
      <w:r w:rsidRPr="00A103D2">
        <w:rPr>
          <w:rFonts w:ascii="David" w:hAnsi="David" w:hint="cs"/>
          <w:spacing w:val="2"/>
          <w:sz w:val="32"/>
          <w:rtl/>
        </w:rPr>
        <w:t>נכסי</w:t>
      </w:r>
      <w:r w:rsidRPr="00A103D2">
        <w:rPr>
          <w:rFonts w:ascii="David" w:hAnsi="David"/>
          <w:spacing w:val="2"/>
          <w:sz w:val="32"/>
          <w:rtl/>
        </w:rPr>
        <w:t xml:space="preserve"> </w:t>
      </w:r>
      <w:r w:rsidRPr="00A103D2">
        <w:rPr>
          <w:rFonts w:ascii="David" w:hAnsi="David" w:hint="cs"/>
          <w:spacing w:val="2"/>
          <w:sz w:val="32"/>
          <w:rtl/>
        </w:rPr>
        <w:t>מלוג</w:t>
      </w:r>
      <w:r w:rsidRPr="00A103D2">
        <w:rPr>
          <w:rFonts w:ascii="David" w:hAnsi="David"/>
          <w:spacing w:val="2"/>
          <w:sz w:val="32"/>
          <w:rtl/>
        </w:rPr>
        <w:t xml:space="preserve"> </w:t>
      </w:r>
      <w:r w:rsidRPr="00A103D2">
        <w:rPr>
          <w:rFonts w:ascii="David" w:hAnsi="David" w:hint="cs"/>
          <w:spacing w:val="2"/>
          <w:sz w:val="32"/>
          <w:rtl/>
        </w:rPr>
        <w:t>בחיי</w:t>
      </w:r>
      <w:r w:rsidRPr="00A103D2">
        <w:rPr>
          <w:rFonts w:ascii="David" w:hAnsi="David"/>
          <w:spacing w:val="2"/>
          <w:sz w:val="32"/>
          <w:rtl/>
        </w:rPr>
        <w:t xml:space="preserve"> </w:t>
      </w:r>
      <w:r w:rsidRPr="00A103D2">
        <w:rPr>
          <w:rFonts w:ascii="David" w:hAnsi="David" w:hint="cs"/>
          <w:spacing w:val="2"/>
          <w:sz w:val="32"/>
          <w:rtl/>
        </w:rPr>
        <w:t>בעלה</w:t>
      </w:r>
      <w:r w:rsidRPr="00A103D2">
        <w:rPr>
          <w:rFonts w:ascii="David" w:hAnsi="David"/>
          <w:spacing w:val="2"/>
          <w:sz w:val="32"/>
          <w:rtl/>
        </w:rPr>
        <w:t xml:space="preserve"> </w:t>
      </w:r>
      <w:r w:rsidRPr="00A103D2">
        <w:rPr>
          <w:rFonts w:ascii="David" w:hAnsi="David" w:hint="cs"/>
          <w:spacing w:val="2"/>
          <w:sz w:val="32"/>
          <w:rtl/>
        </w:rPr>
        <w:t>ומתה</w:t>
      </w:r>
      <w:r w:rsidRPr="00A103D2">
        <w:rPr>
          <w:rFonts w:ascii="David" w:hAnsi="David"/>
          <w:spacing w:val="2"/>
          <w:sz w:val="32"/>
          <w:rtl/>
        </w:rPr>
        <w:t xml:space="preserve"> </w:t>
      </w:r>
      <w:r w:rsidRPr="00A103D2">
        <w:rPr>
          <w:rFonts w:ascii="David" w:hAnsi="David" w:hint="cs"/>
          <w:spacing w:val="2"/>
          <w:sz w:val="32"/>
          <w:rtl/>
        </w:rPr>
        <w:t>הבעל</w:t>
      </w:r>
      <w:r w:rsidRPr="00A103D2">
        <w:rPr>
          <w:rFonts w:ascii="David" w:hAnsi="David"/>
          <w:spacing w:val="2"/>
          <w:sz w:val="32"/>
          <w:rtl/>
        </w:rPr>
        <w:t xml:space="preserve"> </w:t>
      </w:r>
      <w:r w:rsidRPr="00A103D2">
        <w:rPr>
          <w:rFonts w:ascii="David" w:hAnsi="David" w:hint="cs"/>
          <w:spacing w:val="2"/>
          <w:sz w:val="32"/>
          <w:rtl/>
        </w:rPr>
        <w:t>מוציא</w:t>
      </w:r>
      <w:r w:rsidRPr="00A103D2">
        <w:rPr>
          <w:rFonts w:ascii="David" w:hAnsi="David"/>
          <w:spacing w:val="2"/>
          <w:sz w:val="32"/>
          <w:rtl/>
        </w:rPr>
        <w:t xml:space="preserve"> </w:t>
      </w:r>
      <w:r w:rsidRPr="00A103D2">
        <w:rPr>
          <w:rFonts w:ascii="David" w:hAnsi="David" w:hint="cs"/>
          <w:spacing w:val="2"/>
          <w:sz w:val="32"/>
          <w:rtl/>
        </w:rPr>
        <w:t>מיד</w:t>
      </w:r>
      <w:r w:rsidRPr="00A103D2">
        <w:rPr>
          <w:rFonts w:ascii="David" w:hAnsi="David"/>
          <w:spacing w:val="2"/>
          <w:sz w:val="32"/>
          <w:rtl/>
        </w:rPr>
        <w:t xml:space="preserve"> </w:t>
      </w:r>
      <w:r w:rsidRPr="00A103D2">
        <w:rPr>
          <w:rFonts w:ascii="David" w:hAnsi="David" w:hint="cs"/>
          <w:spacing w:val="2"/>
          <w:sz w:val="32"/>
          <w:rtl/>
        </w:rPr>
        <w:t>הלקוחות</w:t>
      </w:r>
      <w:r w:rsidRPr="00A103D2">
        <w:rPr>
          <w:rFonts w:ascii="David" w:hAnsi="David"/>
          <w:spacing w:val="2"/>
          <w:sz w:val="32"/>
          <w:rtl/>
        </w:rPr>
        <w:t>!</w:t>
      </w:r>
    </w:p>
    <w:p w14:paraId="767E834F" w14:textId="77777777" w:rsidR="00ED7685" w:rsidRPr="00197E98" w:rsidRDefault="00ED7685" w:rsidP="00ED7685">
      <w:pPr>
        <w:pStyle w:val="36"/>
        <w:framePr w:wrap="notBeside"/>
        <w:rPr>
          <w:rtl/>
        </w:rPr>
      </w:pPr>
      <w:r w:rsidRPr="00197E98">
        <w:rPr>
          <w:rtl/>
        </w:rPr>
        <w:t xml:space="preserve">- </w:t>
      </w:r>
      <w:r w:rsidRPr="00197E98">
        <w:rPr>
          <w:rFonts w:hint="cs"/>
          <w:rtl/>
        </w:rPr>
        <w:t>אלא</w:t>
      </w:r>
      <w:r>
        <w:rPr>
          <w:rFonts w:hint="cs"/>
          <w:rtl/>
        </w:rPr>
        <w:t xml:space="preserve"> רב אשי:</w:t>
      </w:r>
    </w:p>
    <w:p w14:paraId="6E80632F" w14:textId="77777777" w:rsidR="00ED7685" w:rsidRPr="00065E76" w:rsidRDefault="00ED7685" w:rsidP="00ED7685">
      <w:pPr>
        <w:rPr>
          <w:rtl/>
        </w:rPr>
      </w:pPr>
      <w:r w:rsidRPr="00197E98">
        <w:rPr>
          <w:rFonts w:hint="cs"/>
          <w:b/>
          <w:bCs/>
          <w:rtl/>
        </w:rPr>
        <w:t>בעל</w:t>
      </w:r>
      <w:r w:rsidRPr="00197E98">
        <w:rPr>
          <w:b/>
          <w:bCs/>
          <w:rtl/>
        </w:rPr>
        <w:t xml:space="preserve"> -</w:t>
      </w:r>
      <w:r w:rsidRPr="00065E76">
        <w:rPr>
          <w:rtl/>
        </w:rPr>
        <w:t xml:space="preserve"> </w:t>
      </w:r>
      <w:r w:rsidRPr="00065E76">
        <w:rPr>
          <w:rFonts w:hint="cs"/>
          <w:rtl/>
        </w:rPr>
        <w:t>שויוהו</w:t>
      </w:r>
      <w:r w:rsidRPr="00065E76">
        <w:rPr>
          <w:rtl/>
        </w:rPr>
        <w:t xml:space="preserve"> </w:t>
      </w:r>
      <w:r w:rsidRPr="00065E76">
        <w:rPr>
          <w:rFonts w:hint="cs"/>
          <w:rtl/>
        </w:rPr>
        <w:t>רבנן</w:t>
      </w:r>
      <w:r w:rsidRPr="00065E76">
        <w:rPr>
          <w:rtl/>
        </w:rPr>
        <w:t xml:space="preserve"> </w:t>
      </w:r>
      <w:r w:rsidRPr="00065E76">
        <w:rPr>
          <w:rFonts w:hint="cs"/>
          <w:rtl/>
        </w:rPr>
        <w:t>כיורש</w:t>
      </w:r>
      <w:r w:rsidRPr="00065E76">
        <w:rPr>
          <w:rtl/>
        </w:rPr>
        <w:t xml:space="preserve"> </w:t>
      </w:r>
      <w:r>
        <w:rPr>
          <w:rFonts w:hint="cs"/>
          <w:rtl/>
        </w:rPr>
        <w:t xml:space="preserve">וגם </w:t>
      </w:r>
      <w:r w:rsidRPr="00065E76">
        <w:rPr>
          <w:rFonts w:hint="cs"/>
          <w:rtl/>
        </w:rPr>
        <w:t>כלוקח</w:t>
      </w:r>
      <w:r w:rsidRPr="00065E76">
        <w:rPr>
          <w:rtl/>
        </w:rPr>
        <w:t xml:space="preserve">, </w:t>
      </w:r>
      <w:r>
        <w:rPr>
          <w:rFonts w:hint="cs"/>
          <w:rtl/>
        </w:rPr>
        <w:t xml:space="preserve">בדרך הטובה עבורו </w:t>
      </w:r>
    </w:p>
    <w:p w14:paraId="4E69FB15" w14:textId="77777777" w:rsidR="00ED7685" w:rsidRPr="00197E98" w:rsidRDefault="00ED7685" w:rsidP="00ED7685">
      <w:pPr>
        <w:pStyle w:val="36"/>
        <w:framePr w:wrap="notBeside"/>
        <w:rPr>
          <w:rtl/>
        </w:rPr>
      </w:pPr>
      <w:r w:rsidRPr="00197E98">
        <w:rPr>
          <w:rtl/>
        </w:rPr>
        <w:t>-</w:t>
      </w:r>
    </w:p>
    <w:p w14:paraId="52D23BF4" w14:textId="56E85AD8" w:rsidR="00ED7685" w:rsidRPr="00065E76" w:rsidRDefault="00ED7685" w:rsidP="00ED7685">
      <w:pPr>
        <w:rPr>
          <w:rtl/>
        </w:rPr>
      </w:pPr>
      <w:r w:rsidRPr="009005AF">
        <w:rPr>
          <w:rFonts w:hint="cs"/>
          <w:b/>
          <w:bCs/>
          <w:rtl/>
        </w:rPr>
        <w:t>גבי</w:t>
      </w:r>
      <w:r w:rsidRPr="009005AF">
        <w:rPr>
          <w:b/>
          <w:bCs/>
          <w:rtl/>
        </w:rPr>
        <w:t xml:space="preserve"> </w:t>
      </w:r>
      <w:r w:rsidRPr="009005AF">
        <w:rPr>
          <w:rFonts w:hint="cs"/>
          <w:b/>
          <w:bCs/>
          <w:rtl/>
        </w:rPr>
        <w:t>יובל</w:t>
      </w:r>
      <w:r w:rsidRPr="009005AF">
        <w:rPr>
          <w:b/>
          <w:bCs/>
          <w:rtl/>
        </w:rPr>
        <w:t xml:space="preserve"> </w:t>
      </w:r>
      <w:r w:rsidR="009005AF">
        <w:rPr>
          <w:b/>
          <w:bCs/>
          <w:rtl/>
        </w:rPr>
        <w:tab/>
      </w:r>
      <w:r w:rsidR="009005AF">
        <w:rPr>
          <w:b/>
          <w:bCs/>
          <w:rtl/>
        </w:rPr>
        <w:tab/>
      </w:r>
      <w:r w:rsidRPr="009005AF">
        <w:rPr>
          <w:b/>
          <w:bCs/>
          <w:rtl/>
        </w:rPr>
        <w:t>-</w:t>
      </w:r>
      <w:r w:rsidRPr="00065E76">
        <w:rPr>
          <w:rtl/>
        </w:rPr>
        <w:t xml:space="preserve"> </w:t>
      </w:r>
      <w:r w:rsidRPr="00065E76">
        <w:rPr>
          <w:rFonts w:hint="cs"/>
          <w:rtl/>
        </w:rPr>
        <w:t>שויוהו</w:t>
      </w:r>
      <w:r w:rsidRPr="00065E76">
        <w:rPr>
          <w:rtl/>
        </w:rPr>
        <w:t xml:space="preserve"> </w:t>
      </w:r>
      <w:r w:rsidRPr="00197E98">
        <w:rPr>
          <w:rFonts w:hint="cs"/>
          <w:b/>
          <w:bCs/>
          <w:rtl/>
        </w:rPr>
        <w:t>כיורש</w:t>
      </w:r>
      <w:r w:rsidRPr="00065E76">
        <w:rPr>
          <w:rtl/>
        </w:rPr>
        <w:t xml:space="preserve"> </w:t>
      </w:r>
      <w:r w:rsidRPr="00065E76">
        <w:rPr>
          <w:rFonts w:hint="cs"/>
          <w:rtl/>
        </w:rPr>
        <w:t>משום</w:t>
      </w:r>
      <w:r w:rsidRPr="00065E76">
        <w:rPr>
          <w:rtl/>
        </w:rPr>
        <w:t xml:space="preserve"> </w:t>
      </w:r>
      <w:r>
        <w:rPr>
          <w:rFonts w:hint="cs"/>
          <w:rtl/>
        </w:rPr>
        <w:t>הפסד שלו</w:t>
      </w:r>
      <w:r w:rsidRPr="00065E76">
        <w:rPr>
          <w:rtl/>
        </w:rPr>
        <w:t>,</w:t>
      </w:r>
    </w:p>
    <w:p w14:paraId="6652EBFC" w14:textId="77777777" w:rsidR="00ED7685" w:rsidRPr="00197E98" w:rsidRDefault="00ED7685" w:rsidP="00ED7685">
      <w:pPr>
        <w:pStyle w:val="36"/>
        <w:framePr w:wrap="notBeside"/>
        <w:rPr>
          <w:rtl/>
        </w:rPr>
      </w:pPr>
      <w:r w:rsidRPr="00197E98">
        <w:rPr>
          <w:rtl/>
        </w:rPr>
        <w:t>-</w:t>
      </w:r>
    </w:p>
    <w:p w14:paraId="1634156A" w14:textId="77777777" w:rsidR="00ED7685" w:rsidRDefault="00ED7685" w:rsidP="00ED7685">
      <w:pPr>
        <w:rPr>
          <w:rtl/>
        </w:rPr>
      </w:pPr>
      <w:r w:rsidRPr="009005AF">
        <w:rPr>
          <w:rFonts w:hint="cs"/>
          <w:b/>
          <w:bCs/>
          <w:rtl/>
        </w:rPr>
        <w:t>גבי</w:t>
      </w:r>
      <w:r w:rsidRPr="009005AF">
        <w:rPr>
          <w:b/>
          <w:bCs/>
          <w:rtl/>
        </w:rPr>
        <w:t xml:space="preserve"> </w:t>
      </w:r>
      <w:r>
        <w:rPr>
          <w:rStyle w:val="affffe"/>
          <w:rFonts w:hint="cs"/>
          <w:b/>
          <w:bCs/>
          <w:rtl/>
          <w:rPrChange w:id="9501" w:author="מנוע אמוראים" w:date="2026-10-05T16:41:09Z">
            <w:rPr>
              <w:rFonts w:hint="cs"/>
              <w:b/>
              <w:bCs/>
              <w:rtl/>
            </w:rPr>
          </w:rPrChange>
        </w:rPr>
        <w:t xml:space="preserve">דריב</w:t>
      </w:r>
      <w:r>
        <w:rPr>
          <w:rStyle w:val="affffe"/>
          <w:b/>
          <w:bCs/>
          <w:rtl/>
          <w:rPrChange w:id="9502" w:author="מנוע אמוראים" w:date="2026-10-05T16:41:09Z">
            <w:rPr>
              <w:b/>
              <w:bCs/>
              <w:rtl/>
            </w:rPr>
          </w:rPrChange>
        </w:rPr>
        <w:t xml:space="preserve">"</w:t>
      </w:r>
      <w:r>
        <w:rPr>
          <w:rStyle w:val="affffe"/>
          <w:rFonts w:hint="cs"/>
          <w:b/>
          <w:bCs/>
          <w:rtl/>
          <w:rPrChange w:id="9503" w:author="מנוע אמוראים" w:date="2026-10-05T16:41:09Z">
            <w:rPr>
              <w:rFonts w:hint="cs"/>
              <w:b/>
              <w:bCs/>
              <w:rtl/>
            </w:rPr>
          </w:rPrChange>
        </w:rPr>
        <w:t xml:space="preserve">ח</w:t>
      </w:r>
      <w:r w:rsidRPr="00065E76">
        <w:rPr>
          <w:rtl/>
        </w:rPr>
        <w:t xml:space="preserve"> - </w:t>
      </w:r>
      <w:r w:rsidRPr="00065E76">
        <w:rPr>
          <w:rFonts w:hint="cs"/>
          <w:rtl/>
        </w:rPr>
        <w:t>שויוהו</w:t>
      </w:r>
      <w:r w:rsidRPr="00065E76">
        <w:rPr>
          <w:rtl/>
        </w:rPr>
        <w:t xml:space="preserve"> </w:t>
      </w:r>
      <w:r w:rsidRPr="00197E98">
        <w:rPr>
          <w:rFonts w:hint="cs"/>
          <w:b/>
          <w:bCs/>
          <w:rtl/>
        </w:rPr>
        <w:t>כלוקח</w:t>
      </w:r>
      <w:r w:rsidRPr="00065E76">
        <w:rPr>
          <w:rtl/>
        </w:rPr>
        <w:t xml:space="preserve"> </w:t>
      </w:r>
      <w:r w:rsidRPr="00065E76">
        <w:rPr>
          <w:rFonts w:hint="cs"/>
          <w:rtl/>
        </w:rPr>
        <w:t>משום</w:t>
      </w:r>
      <w:r w:rsidRPr="00065E76">
        <w:rPr>
          <w:rtl/>
        </w:rPr>
        <w:t xml:space="preserve"> </w:t>
      </w:r>
      <w:r>
        <w:rPr>
          <w:rFonts w:hint="cs"/>
          <w:rtl/>
        </w:rPr>
        <w:t>הפסד שלו</w:t>
      </w:r>
      <w:r w:rsidRPr="00065E76">
        <w:rPr>
          <w:rtl/>
        </w:rPr>
        <w:t xml:space="preserve">, </w:t>
      </w:r>
    </w:p>
    <w:p w14:paraId="67264871" w14:textId="77777777" w:rsidR="00ED7685" w:rsidRPr="00197E98" w:rsidRDefault="00ED7685" w:rsidP="00ED7685">
      <w:pPr>
        <w:pStyle w:val="36"/>
        <w:framePr w:wrap="notBeside"/>
        <w:rPr>
          <w:rtl/>
        </w:rPr>
      </w:pPr>
      <w:r w:rsidRPr="00197E98">
        <w:rPr>
          <w:rFonts w:hint="cs"/>
          <w:rtl/>
        </w:rPr>
        <w:t>-</w:t>
      </w:r>
    </w:p>
    <w:p w14:paraId="42B5F516" w14:textId="28B3EE1D" w:rsidR="00ED7685" w:rsidRPr="00065E76" w:rsidRDefault="00ED7685" w:rsidP="00ED7685">
      <w:pPr>
        <w:rPr>
          <w:rtl/>
        </w:rPr>
      </w:pPr>
      <w:r w:rsidRPr="009005AF">
        <w:rPr>
          <w:rFonts w:hint="cs"/>
          <w:b/>
          <w:bCs/>
          <w:rtl/>
        </w:rPr>
        <w:t>גבי</w:t>
      </w:r>
      <w:r w:rsidRPr="009005AF">
        <w:rPr>
          <w:b/>
          <w:bCs/>
          <w:rtl/>
        </w:rPr>
        <w:t xml:space="preserve"> </w:t>
      </w:r>
      <w:r w:rsidRPr="009005AF">
        <w:rPr>
          <w:rFonts w:hint="cs"/>
          <w:b/>
          <w:bCs/>
          <w:rtl/>
        </w:rPr>
        <w:t>דרבין</w:t>
      </w:r>
      <w:r w:rsidRPr="009005AF">
        <w:rPr>
          <w:b/>
          <w:bCs/>
          <w:rtl/>
        </w:rPr>
        <w:t xml:space="preserve"> </w:t>
      </w:r>
      <w:r w:rsidR="009005AF">
        <w:rPr>
          <w:b/>
          <w:bCs/>
          <w:rtl/>
        </w:rPr>
        <w:tab/>
      </w:r>
      <w:r w:rsidRPr="009005AF">
        <w:rPr>
          <w:b/>
          <w:bCs/>
          <w:rtl/>
        </w:rPr>
        <w:t>-</w:t>
      </w:r>
      <w:r w:rsidRPr="00065E76">
        <w:rPr>
          <w:rtl/>
        </w:rPr>
        <w:t xml:space="preserve"> </w:t>
      </w:r>
      <w:r w:rsidRPr="00065E76">
        <w:rPr>
          <w:rFonts w:hint="cs"/>
          <w:rtl/>
        </w:rPr>
        <w:t>משום</w:t>
      </w:r>
      <w:r w:rsidRPr="00065E76">
        <w:rPr>
          <w:rtl/>
        </w:rPr>
        <w:t xml:space="preserve"> </w:t>
      </w:r>
      <w:r>
        <w:rPr>
          <w:rFonts w:hint="cs"/>
          <w:rtl/>
        </w:rPr>
        <w:t xml:space="preserve">הפסד </w:t>
      </w:r>
      <w:r w:rsidRPr="00065E76">
        <w:rPr>
          <w:rFonts w:hint="cs"/>
          <w:rtl/>
        </w:rPr>
        <w:t>אלמנה</w:t>
      </w:r>
      <w:r w:rsidRPr="00065E76">
        <w:rPr>
          <w:rtl/>
        </w:rPr>
        <w:t xml:space="preserve"> </w:t>
      </w:r>
      <w:r w:rsidRPr="00065E76">
        <w:rPr>
          <w:rFonts w:hint="cs"/>
          <w:rtl/>
        </w:rPr>
        <w:t>שויוהו</w:t>
      </w:r>
      <w:r w:rsidRPr="00065E76">
        <w:rPr>
          <w:rtl/>
        </w:rPr>
        <w:t xml:space="preserve"> </w:t>
      </w:r>
      <w:r w:rsidRPr="00197E98">
        <w:rPr>
          <w:rFonts w:hint="cs"/>
          <w:b/>
          <w:bCs/>
          <w:rtl/>
        </w:rPr>
        <w:t>כיורש</w:t>
      </w:r>
      <w:r w:rsidRPr="00065E76">
        <w:rPr>
          <w:rtl/>
        </w:rPr>
        <w:t xml:space="preserve">. </w:t>
      </w:r>
    </w:p>
    <w:p w14:paraId="59882542" w14:textId="77777777" w:rsidR="00ED7685" w:rsidRPr="00197E98" w:rsidRDefault="00ED7685" w:rsidP="00ED7685">
      <w:pPr>
        <w:pStyle w:val="36"/>
        <w:framePr w:wrap="notBeside"/>
        <w:rPr>
          <w:rtl/>
        </w:rPr>
      </w:pPr>
      <w:r w:rsidRPr="00197E98">
        <w:rPr>
          <w:rFonts w:hint="cs"/>
          <w:rtl/>
        </w:rPr>
        <w:t>והך</w:t>
      </w:r>
    </w:p>
    <w:p w14:paraId="570A2DC4" w14:textId="77777777" w:rsidR="00ED7685" w:rsidRDefault="00ED7685" w:rsidP="00ED7685">
      <w:pPr>
        <w:rPr>
          <w:rtl/>
        </w:rPr>
      </w:pPr>
      <w:r>
        <w:rPr>
          <w:rFonts w:hint="cs"/>
          <w:rtl/>
        </w:rPr>
        <w:t xml:space="preserve">דגבי </w:t>
      </w:r>
      <w:r>
        <w:rPr>
          <w:rStyle w:val="affffe"/>
          <w:rFonts w:hint="cs"/>
          <w:rtl/>
          <w:rPrChange w:id="9504" w:author="מנוע אמוראים" w:date="2026-10-05T16:41:09Z">
            <w:rPr>
              <w:rFonts w:hint="cs"/>
              <w:rtl/>
            </w:rPr>
          </w:rPrChange>
        </w:rPr>
        <w:t xml:space="preserve">ריב</w:t>
      </w:r>
      <w:r>
        <w:rPr>
          <w:rStyle w:val="affffe"/>
          <w:rtl/>
          <w:rPrChange w:id="9505" w:author="מנוע אמוראים" w:date="2026-10-05T16:41:09Z">
            <w:rPr>
              <w:rtl/>
            </w:rPr>
          </w:rPrChange>
        </w:rPr>
        <w:t xml:space="preserve">"</w:t>
      </w:r>
      <w:r>
        <w:rPr>
          <w:rStyle w:val="affffe"/>
          <w:rFonts w:hint="cs"/>
          <w:rtl/>
          <w:rPrChange w:id="9506" w:author="מנוע אמוראים" w:date="2026-10-05T16:41:09Z">
            <w:rPr>
              <w:rFonts w:hint="cs"/>
              <w:rtl/>
            </w:rPr>
          </w:rPrChange>
        </w:rPr>
        <w:t xml:space="preserve">ח</w:t>
      </w:r>
      <w:r>
        <w:rPr>
          <w:rFonts w:hint="cs"/>
          <w:rtl/>
        </w:rPr>
        <w:t xml:space="preserve"> </w:t>
      </w:r>
      <w:r>
        <w:rPr>
          <w:rFonts w:hint="cs"/>
          <w:rtl/>
        </w:rPr>
        <w:t xml:space="preserve">דיש הפסד </w:t>
      </w:r>
      <w:r w:rsidRPr="00065E76">
        <w:rPr>
          <w:rFonts w:hint="cs"/>
          <w:rtl/>
        </w:rPr>
        <w:t xml:space="preserve">דלקוחות והשווהו ללוקח </w:t>
      </w:r>
    </w:p>
    <w:p w14:paraId="3C8A9B69" w14:textId="77777777" w:rsidR="00ED7685" w:rsidRPr="00197E98" w:rsidRDefault="00ED7685" w:rsidP="00ED7685">
      <w:pPr>
        <w:pStyle w:val="36"/>
        <w:framePr w:wrap="notBeside"/>
        <w:rPr>
          <w:rtl/>
        </w:rPr>
      </w:pPr>
      <w:r w:rsidRPr="00197E98">
        <w:rPr>
          <w:rFonts w:hint="cs"/>
          <w:rtl/>
        </w:rPr>
        <w:t xml:space="preserve">- </w:t>
      </w:r>
      <w:r>
        <w:rPr>
          <w:rFonts w:hint="cs"/>
          <w:rtl/>
        </w:rPr>
        <w:t>ש</w:t>
      </w:r>
      <w:r w:rsidRPr="00197E98">
        <w:rPr>
          <w:rFonts w:hint="cs"/>
          <w:rtl/>
        </w:rPr>
        <w:t>ם</w:t>
      </w:r>
    </w:p>
    <w:p w14:paraId="2C78D181" w14:textId="77777777" w:rsidR="00ED7685" w:rsidRPr="00A103D2" w:rsidRDefault="00ED7685" w:rsidP="00ED7685">
      <w:pPr>
        <w:rPr>
          <w:rtl/>
        </w:rPr>
      </w:pPr>
      <w:r w:rsidRPr="00A103D2">
        <w:rPr>
          <w:rFonts w:hint="cs"/>
          <w:rtl/>
        </w:rPr>
        <w:t>מפסיד עצמו דאין לו לקנות מאשה שתחת בעלה</w:t>
      </w:r>
      <w:r w:rsidRPr="00A103D2">
        <w:rPr>
          <w:rtl/>
        </w:rPr>
        <w:t>.</w:t>
      </w:r>
    </w:p>
    <w:p w14:paraId="320A0AD8" w14:textId="77777777" w:rsidR="00ED7685" w:rsidRPr="00A103D2" w:rsidRDefault="00ED7685" w:rsidP="00ED7685">
      <w:pPr>
        <w:pStyle w:val="Hadran"/>
        <w:pPrChange w:id="91208" w:author="Claude" w:date="2026-10-08T08:34:53Z">
          <w:pPr>
            <w:pStyle w:val="affff9"/>
          </w:pPr>
        </w:pPrChange>
      </w:pPr>
      <w:r w:rsidRPr="00A103D2">
        <w:rPr>
          <w:rFonts w:hint="cs"/>
          <w:rtl/>
        </w:rPr>
        <w:t>הדרן עלך יש נוחלין</w:t>
      </w:r>
    </w:p>
    <w:p w14:paraId="44924065" w14:textId="77777777" w:rsidR="00AC0AF5" w:rsidRPr="00F97732" w:rsidRDefault="00AC0AF5" w:rsidP="00C52227">
      <w:pPr>
        <w:pStyle w:val="afff9"/>
        <w:rPr>
          <w:rtl/>
        </w:rPr>
      </w:pPr>
    </w:p>
    <w:p w14:paraId="39BD3E2E" w14:textId="77777777" w:rsidR="00AC0AF5" w:rsidRPr="00F97732" w:rsidRDefault="00AC0AF5" w:rsidP="00C52227">
      <w:pPr>
        <w:pStyle w:val="afff9"/>
        <w:rPr>
          <w:rtl/>
        </w:rPr>
      </w:pPr>
    </w:p>
    <w:p w14:paraId="2C073C3C" w14:textId="77777777" w:rsidR="00AC0AF5" w:rsidRPr="00C35A2C" w:rsidRDefault="00AC0AF5" w:rsidP="00AC0AF5">
      <w:pPr>
        <w:pStyle w:val="afff0"/>
        <w:framePr w:wrap="around"/>
        <w:spacing w:line="276" w:lineRule="auto"/>
        <w:rPr>
          <w:del w:id="41071" w:author="Claude" w:date="2026-10-07T09:24:35Z"/>
          <w:rtl/>
        </w:rPr>
      </w:pPr>
      <w:bookmarkStart w:id="57" w:name="_Hlk182304528"/>
      <w:del w:id="41070" w:author="Claude" w:date="2026-10-07T09:24:35Z">
        <w:r w:rsidRPr="00C35A2C">
          <w:rPr>
            <w:rFonts w:hint="cs"/>
            <w:rtl/>
          </w:rPr>
          <w:lastRenderedPageBreak/>
          <w:delText xml:space="preserve">פרק תשיעי</w:delText>
        </w:r>
      </w:del>
    </w:p>
    <w:p w14:paraId="2C9E9540" w14:textId="77777777" w:rsidR="00AC0AF5" w:rsidRPr="00C35A2C" w:rsidRDefault="00AC0AF5" w:rsidP="00AC0AF5">
      <w:pPr>
        <w:pStyle w:val="afff1"/>
        <w:framePr w:wrap="around"/>
        <w:spacing w:line="276" w:lineRule="auto"/>
        <w:rPr>
          <w:del w:id="41073" w:author="Claude" w:date="2026-10-07T09:24:35Z"/>
          <w:rtl/>
        </w:rPr>
      </w:pPr>
      <w:del w:id="41072" w:author="Claude" w:date="2026-10-07T09:24:35Z">
        <w:r w:rsidRPr="00C35A2C">
          <w:rPr>
            <w:rFonts w:hint="cs"/>
            <w:rtl/>
          </w:rPr>
          <w:delText xml:space="preserve">מי שמת</w:delText>
        </w:r>
      </w:del>
    </w:p>
    <w:p w14:paraId="5AD08EB7" w14:textId="77777777" w:rsidR="00AC0AF5" w:rsidRPr="00C35A2C" w:rsidRDefault="00AC0AF5" w:rsidP="00AC0AF5">
      <w:pPr>
        <w:pStyle w:val="afff2"/>
        <w:framePr w:wrap="around"/>
        <w:spacing w:after="0" w:line="276" w:lineRule="auto"/>
        <w:rPr>
          <w:rtl/>
        </w:rPr>
      </w:pPr>
      <w:r w:rsidRPr="00C35A2C">
        <w:rPr>
          <w:rFonts w:hint="cs"/>
          <w:rtl/>
        </w:rPr>
        <w:t>קלט: - קנט:</w:t>
      </w:r>
    </w:p>
    <w:p>
      <w:pPr>
        <w:pStyle w:val="PetichatPerek"/>
        <w:rPr>
          <w:ins w:id="41069" w:author="Claude" w:date="2026-10-07T09:24:35Z"/>
        </w:rPr>
      </w:pPr>
      <w:ins w:id="41068" w:author="Claude" w:date="2026-10-07T09:24:35Z">
        <w:r>
          <w:rPr>
            <w:rFonts w:hint="cs"/>
            <w:rtl/>
          </w:rPr>
          <w:t xml:space="preserve">פרק תשיעי</w:t>
        </w:r>
        <w:r>
          <w:rPr>
            <w:rFonts w:hint="cs"/>
            <w:rtl/>
          </w:rPr>
          <w:t xml:space="preserve"> - </w:t>
        </w:r>
        <w:r>
          <w:rPr>
            <w:rFonts w:hint="cs"/>
            <w:rtl/>
          </w:rPr>
          <w:t xml:space="preserve">מי שמת</w:t>
        </w:r>
      </w:ins>
    </w:p>
    <w:p w14:paraId="0DFFF3DA" w14:textId="77777777" w:rsidR="00AC0AF5" w:rsidRPr="00F10693" w:rsidRDefault="00AC0AF5" w:rsidP="0090413A">
      <w:pPr>
        <w:pStyle w:val="affffb"/>
        <w:framePr w:wrap="around"/>
        <w:rPr>
          <w:rtl/>
        </w:rPr>
      </w:pPr>
      <w:del w:id="20386" w:author="קלוד" w:date="2026-10-06T10:07:33Z">
        <w:r>
          <w:rPr>
            <w:rtl/>
          </w:rPr>
          <w:delText xml:space="preserve">מתני</w:delText>
        </w:r>
      </w:del>
      <w:ins w:id="20387" w:author="קלוד" w:date="2026-10-06T10:07:33Z">
        <w:r>
          <w:rPr>
            <w:rtl/>
          </w:rPr>
          <w:t xml:space="preserve">משנה א</w:t>
        </w:r>
      </w:ins>
      <w:del w:id="20388" w:author="קלוד" w:date="2026-10-06T10:07:33Z">
        <w:r>
          <w:rPr>
            <w:rtl/>
          </w:rPr>
          <w:delText xml:space="preserve">'</w:delText>
        </w:r>
      </w:del>
    </w:p>
    <w:p w14:paraId="2F3A9EDB" w14:textId="77777777" w:rsidR="00AC0AF5" w:rsidRDefault="00AC0AF5" w:rsidP="00DB3591">
      <w:pPr>
        <w:pStyle w:val="afff3"/>
        <w:rPr>
          <w:rtl/>
        </w:rPr>
      </w:pPr>
      <w:r w:rsidRPr="00C35A2C">
        <w:rPr>
          <w:rtl/>
        </w:rPr>
        <w:t>מי שמת והניח בנים ובנות</w:t>
      </w:r>
    </w:p>
    <w:p w14:paraId="76ECF4EC" w14:textId="77777777" w:rsidR="00AC0AF5" w:rsidRDefault="00AC0AF5" w:rsidP="00DB3591">
      <w:pPr>
        <w:pStyle w:val="afff3"/>
        <w:rPr>
          <w:rtl/>
        </w:rPr>
      </w:pPr>
      <w:r w:rsidRPr="00DB3591">
        <w:rPr>
          <w:rFonts w:cs="BA TM • Vilna Extra-Bold"/>
          <w:bCs/>
          <w:rtl/>
        </w:rPr>
        <w:t>נכסין מרובין</w:t>
      </w:r>
      <w:r w:rsidRPr="00C35A2C">
        <w:rPr>
          <w:rtl/>
        </w:rPr>
        <w:t xml:space="preserve"> בנין יירשו ובנות יזנו</w:t>
      </w:r>
    </w:p>
    <w:p w14:paraId="7B7CF8DE" w14:textId="77777777" w:rsidR="00AC0AF5" w:rsidRDefault="00AC0AF5" w:rsidP="00DB3591">
      <w:pPr>
        <w:pStyle w:val="afff3"/>
        <w:rPr>
          <w:rtl/>
        </w:rPr>
      </w:pPr>
      <w:r w:rsidRPr="00DB3591">
        <w:rPr>
          <w:rFonts w:cs="BA TM • Vilna Extra-Bold"/>
          <w:bCs/>
          <w:rtl/>
        </w:rPr>
        <w:t>נכסים מועטין</w:t>
      </w:r>
      <w:r w:rsidRPr="00C35A2C">
        <w:rPr>
          <w:rtl/>
        </w:rPr>
        <w:t xml:space="preserve"> בנות יזונו ובנים ישאלו על הפתחים</w:t>
      </w:r>
    </w:p>
    <w:p w14:paraId="0F6F9068" w14:textId="07089010" w:rsidR="00AC0AF5" w:rsidRPr="00C35A2C" w:rsidRDefault="00AC0AF5" w:rsidP="00DB3591">
      <w:pPr>
        <w:pStyle w:val="afff3"/>
        <w:rPr>
          <w:rtl/>
        </w:rPr>
      </w:pPr>
      <w:r w:rsidRPr="0090413A">
        <w:rPr>
          <w:rStyle w:val="TanaimMishna"/>
          <w:rtl/>
          <w:rPrChange w:id="20152" w:author="קלוד" w:date="2026-10-06T10:07:33Z">
            <w:rPr>
              <w:rStyle w:val="affffe"/>
              <w:rtl/>
            </w:rPr>
          </w:rPrChange>
        </w:rPr>
        <w:t>אדמון</w:t>
      </w:r>
      <w:r w:rsidRPr="0090413A">
        <w:rPr>
          <w:rStyle w:val="TanaimMishna"/>
          <w:rFonts w:hint="cs"/>
          <w:rtl/>
          <w:rPrChange w:id="20153" w:author="קלוד" w:date="2026-10-06T10:07:33Z">
            <w:rPr>
              <w:rStyle w:val="affffe"/>
              <w:rFonts w:hint="cs"/>
              <w:rtl/>
            </w:rPr>
          </w:rPrChange>
        </w:rPr>
        <w:t>:</w:t>
      </w:r>
      <w:r w:rsidRPr="00C35A2C">
        <w:rPr>
          <w:rtl/>
        </w:rPr>
        <w:t xml:space="preserve"> בשביל שאנ</w:t>
      </w:r>
      <w:r w:rsidR="0090413A">
        <w:rPr>
          <w:rFonts w:hint="cs"/>
          <w:rtl/>
        </w:rPr>
        <w:t>י</w:t>
      </w:r>
      <w:r w:rsidRPr="00C35A2C">
        <w:rPr>
          <w:rtl/>
        </w:rPr>
        <w:t xml:space="preserve"> זכר הפסדתי</w:t>
      </w:r>
      <w:r w:rsidR="0090413A">
        <w:rPr>
          <w:rStyle w:val="TanaimMishna"/>
          <w:rFonts w:hint="cs"/>
          <w:rtl/>
          <w:rPrChange w:id="20154" w:author="קלוד" w:date="2026-10-06T10:07:33Z">
            <w:rPr>
              <w:rStyle w:val="affffe"/>
              <w:rFonts w:hint="cs"/>
              <w:rtl/>
            </w:rPr>
          </w:rPrChange>
        </w:rPr>
        <w:t xml:space="preserve"> </w:t>
      </w:r>
      <w:r w:rsidRPr="0090413A">
        <w:rPr>
          <w:rStyle w:val="TanaimMishna"/>
          <w:rtl/>
          <w:rPrChange w:id="20155" w:author="קלוד" w:date="2026-10-06T10:07:33Z">
            <w:rPr>
              <w:rStyle w:val="affffe"/>
              <w:rtl/>
            </w:rPr>
          </w:rPrChange>
        </w:rPr>
        <w:t>אר"ג</w:t>
      </w:r>
      <w:r w:rsidRPr="0090413A">
        <w:rPr>
          <w:rStyle w:val="TanaimMishna"/>
          <w:rFonts w:hint="cs"/>
          <w:rtl/>
          <w:rPrChange w:id="20156" w:author="קלוד" w:date="2026-10-06T10:07:33Z">
            <w:rPr>
              <w:rStyle w:val="affffe"/>
              <w:rFonts w:hint="cs"/>
              <w:rtl/>
            </w:rPr>
          </w:rPrChange>
        </w:rPr>
        <w:t>:</w:t>
      </w:r>
      <w:r w:rsidRPr="00C35A2C">
        <w:rPr>
          <w:rtl/>
        </w:rPr>
        <w:t xml:space="preserve"> רואה אני את דברי אדמון</w:t>
      </w:r>
    </w:p>
    <w:p w14:paraId="13C6A681" w14:textId="563B7816" w:rsidR="00AC0AF5" w:rsidRPr="00801934" w:rsidRDefault="00AC0AF5" w:rsidP="00AF2FEB">
      <w:pPr>
        <w:pStyle w:val="afffb"/>
        <w:rPr>
          <w:rtl/>
        </w:rPr>
      </w:pPr>
      <w:ins w:id="9959" w:author="מספור קטעי משנה" w:date="2026-10-06T06:44:59Z">
        <w:r>
          <w:rPr>
            <w:rStyle w:val="MisparKeta"/>
          </w:rPr>
          <w:t xml:space="preserve">ב. </w:t>
        </w:r>
      </w:ins>
      <w:r w:rsidRPr="00801934">
        <w:rPr>
          <w:rtl/>
        </w:rPr>
        <w:t>מרובין</w:t>
      </w:r>
      <w:r w:rsidR="0090413A">
        <w:rPr>
          <w:rStyle w:val="aff1"/>
          <w:rtl/>
        </w:rPr>
        <w:footnoteReference w:id="132"/>
      </w:r>
    </w:p>
    <w:p w14:paraId="5E52DDDC" w14:textId="77777777" w:rsidR="0090413A" w:rsidRPr="0090413A" w:rsidRDefault="00AC0AF5" w:rsidP="0090413A">
      <w:pPr>
        <w:pStyle w:val="36"/>
        <w:framePr w:wrap="notBeside"/>
        <w:rPr>
          <w:rtl/>
        </w:rPr>
      </w:pPr>
      <w:r w:rsidRPr="0090413A">
        <w:rPr>
          <w:rFonts w:hint="cs"/>
          <w:rtl/>
        </w:rPr>
        <w:t>ריא</w:t>
      </w:r>
      <w:r w:rsidRPr="0090413A">
        <w:rPr>
          <w:rtl/>
        </w:rPr>
        <w:t>"</w:t>
      </w:r>
      <w:r w:rsidRPr="0090413A">
        <w:rPr>
          <w:rFonts w:hint="cs"/>
          <w:rtl/>
        </w:rPr>
        <w:t>ר</w:t>
      </w:r>
    </w:p>
    <w:p w14:paraId="46EE6D44" w14:textId="577F87F8" w:rsidR="00AC0AF5" w:rsidRPr="00C35A2C" w:rsidRDefault="0090413A" w:rsidP="00AC0AF5">
      <w:pPr>
        <w:rPr>
          <w:rtl/>
        </w:rPr>
      </w:pPr>
      <w:r>
        <w:rPr>
          <w:rFonts w:ascii="David" w:hAnsi="David" w:hint="cs"/>
          <w:sz w:val="32"/>
          <w:rtl/>
        </w:rPr>
        <w:t>לר''ג: כ</w:t>
      </w:r>
      <w:r w:rsidR="00AC0AF5" w:rsidRPr="00C35A2C">
        <w:rPr>
          <w:rFonts w:ascii="David" w:hAnsi="David"/>
          <w:sz w:val="32"/>
          <w:rtl/>
        </w:rPr>
        <w:t>די שיזונו אלו ואלו י"ב חודש</w:t>
      </w:r>
    </w:p>
    <w:p w14:paraId="1432E0B3" w14:textId="77777777" w:rsidR="0090413A" w:rsidRPr="0090413A" w:rsidRDefault="00AC0AF5" w:rsidP="0090413A">
      <w:pPr>
        <w:pStyle w:val="36"/>
        <w:framePr w:wrap="notBeside"/>
        <w:rPr>
          <w:rtl/>
        </w:rPr>
      </w:pPr>
      <w:r w:rsidRPr="0090413A">
        <w:rPr>
          <w:rtl/>
        </w:rPr>
        <w:t xml:space="preserve">שמואל </w:t>
      </w:r>
    </w:p>
    <w:p w14:paraId="43E2B1B4" w14:textId="436C567E" w:rsidR="00AC0AF5" w:rsidRDefault="0090413A" w:rsidP="00AC0AF5">
      <w:pPr>
        <w:rPr>
          <w:rFonts w:ascii="David" w:hAnsi="David"/>
          <w:sz w:val="32"/>
          <w:rtl/>
        </w:rPr>
      </w:pPr>
      <w:r>
        <w:rPr>
          <w:rFonts w:ascii="David" w:hAnsi="David" w:hint="cs"/>
          <w:sz w:val="32"/>
          <w:rtl/>
        </w:rPr>
        <w:t>ל</w:t>
      </w:r>
      <w:r w:rsidR="00AC0AF5" w:rsidRPr="00C35A2C">
        <w:rPr>
          <w:rFonts w:ascii="David" w:hAnsi="David"/>
          <w:sz w:val="32"/>
          <w:rtl/>
        </w:rPr>
        <w:t>רבנן שיזונו אלו ואלו עד שיבגרו</w:t>
      </w:r>
    </w:p>
    <w:p w14:paraId="67051D59" w14:textId="77777777" w:rsidR="0090413A" w:rsidRPr="0090413A" w:rsidRDefault="00AC0AF5" w:rsidP="0090413A">
      <w:pPr>
        <w:pStyle w:val="36"/>
        <w:framePr w:wrap="notBeside"/>
        <w:rPr>
          <w:rtl/>
        </w:rPr>
      </w:pPr>
      <w:r w:rsidRPr="0090413A">
        <w:rPr>
          <w:rtl/>
        </w:rPr>
        <w:t xml:space="preserve">משמיה דר"י </w:t>
      </w:r>
    </w:p>
    <w:p w14:paraId="6AC824B9" w14:textId="4AB6EF3F" w:rsidR="00AC0AF5" w:rsidRDefault="00AC0AF5" w:rsidP="0090413A">
      <w:pPr>
        <w:rPr>
          <w:rFonts w:ascii="David" w:hAnsi="David"/>
          <w:sz w:val="32"/>
          <w:rtl/>
        </w:rPr>
      </w:pPr>
      <w:r w:rsidRPr="00C35A2C">
        <w:rPr>
          <w:rFonts w:ascii="David" w:hAnsi="David"/>
          <w:sz w:val="32"/>
          <w:rtl/>
        </w:rPr>
        <w:t>אלו ואלו עד שיבגרו הרי אלו מרובין פחות מכאן הרי אלו מועטין</w:t>
      </w:r>
    </w:p>
    <w:p w14:paraId="1B35C159" w14:textId="77777777" w:rsidR="00AC0AF5" w:rsidRDefault="00AC0AF5" w:rsidP="00AC0AF5">
      <w:pPr>
        <w:rPr>
          <w:rFonts w:ascii="David" w:hAnsi="David"/>
          <w:sz w:val="32"/>
          <w:rtl/>
        </w:rPr>
      </w:pPr>
      <w:r w:rsidRPr="00C35A2C">
        <w:rPr>
          <w:rFonts w:ascii="David" w:hAnsi="David"/>
          <w:sz w:val="32"/>
          <w:rtl/>
        </w:rPr>
        <w:t>ובכה"ג מוציאין לבנות עד שיבגרו והשאר לבנים</w:t>
      </w:r>
    </w:p>
    <w:p w14:paraId="78473BC9" w14:textId="2657CA13" w:rsidR="00AC0AF5" w:rsidRPr="001B450D" w:rsidRDefault="00CD4F9D" w:rsidP="00CD4F9D">
      <w:pPr>
        <w:pStyle w:val="affff9"/>
        <w:rPr>
          <w:rtl/>
        </w:rPr>
      </w:pPr>
      <w:r>
        <w:rPr>
          <w:rFonts w:hint="cs"/>
          <w:rtl/>
        </w:rPr>
        <w:t>מרובין ונתמעטו מועטין ונתרבו</w:t>
      </w:r>
    </w:p>
    <w:p w14:paraId="5FCD80A9" w14:textId="77777777" w:rsidR="00AC0AF5" w:rsidRPr="00C35A2C" w:rsidRDefault="00AC0AF5" w:rsidP="00982F98">
      <w:pPr>
        <w:pStyle w:val="affe"/>
        <w:framePr w:wrap="around"/>
        <w:rPr>
          <w:rtl/>
        </w:rPr>
      </w:pPr>
      <w:r w:rsidRPr="00C35A2C">
        <w:rPr>
          <w:rtl/>
        </w:rPr>
        <w:t>קמ.</w:t>
      </w:r>
    </w:p>
    <w:p w14:paraId="55916710" w14:textId="77777777" w:rsidR="0090413A" w:rsidRPr="0090413A" w:rsidRDefault="0090413A" w:rsidP="0090413A">
      <w:pPr>
        <w:pStyle w:val="36"/>
        <w:framePr w:wrap="notBeside"/>
        <w:rPr>
          <w:rtl/>
        </w:rPr>
      </w:pPr>
      <w:r w:rsidRPr="0090413A">
        <w:rPr>
          <w:rFonts w:hint="cs"/>
          <w:rtl/>
        </w:rPr>
        <w:t>פשיטא</w:t>
      </w:r>
    </w:p>
    <w:p w14:paraId="69CDA9EF" w14:textId="7B7B4C83" w:rsidR="00AC0AF5" w:rsidRDefault="00AC0AF5" w:rsidP="00AC0AF5">
      <w:pPr>
        <w:rPr>
          <w:rFonts w:ascii="David" w:hAnsi="David"/>
          <w:sz w:val="32"/>
          <w:rtl/>
        </w:rPr>
      </w:pPr>
      <w:r w:rsidRPr="007F1902">
        <w:rPr>
          <w:rStyle w:val="afff8"/>
          <w:rtl/>
        </w:rPr>
        <w:t>מרובין ונתמעטו</w:t>
      </w:r>
      <w:r w:rsidRPr="00C35A2C">
        <w:rPr>
          <w:rFonts w:ascii="David" w:hAnsi="David"/>
          <w:sz w:val="32"/>
          <w:rtl/>
        </w:rPr>
        <w:t xml:space="preserve"> כבר זכו בהם יורשין</w:t>
      </w:r>
    </w:p>
    <w:p w14:paraId="61E417D1" w14:textId="77777777" w:rsidR="0090413A" w:rsidRPr="0090413A" w:rsidRDefault="0090413A" w:rsidP="0090413A">
      <w:pPr>
        <w:pStyle w:val="36"/>
        <w:framePr w:wrap="notBeside"/>
        <w:rPr>
          <w:rtl/>
        </w:rPr>
      </w:pPr>
      <w:r w:rsidRPr="0090413A">
        <w:rPr>
          <w:rFonts w:hint="cs"/>
          <w:rtl/>
        </w:rPr>
        <w:t>בעי</w:t>
      </w:r>
    </w:p>
    <w:p w14:paraId="38E0A9CB" w14:textId="336D3E3C" w:rsidR="00AC0AF5" w:rsidRDefault="00AC0AF5" w:rsidP="0090413A">
      <w:pPr>
        <w:spacing w:after="60"/>
        <w:rPr>
          <w:rFonts w:ascii="David" w:hAnsi="David"/>
          <w:sz w:val="32"/>
          <w:rtl/>
        </w:rPr>
      </w:pPr>
      <w:r w:rsidRPr="007F1902">
        <w:rPr>
          <w:rStyle w:val="afff8"/>
          <w:rtl/>
        </w:rPr>
        <w:t xml:space="preserve">מועטין ונתרבו </w:t>
      </w:r>
      <w:r w:rsidR="0090413A" w:rsidRPr="0090413A">
        <w:rPr>
          <w:rStyle w:val="affffe"/>
          <w:rFonts w:hint="cs"/>
          <w:rtl/>
        </w:rPr>
        <w:t>ופשטי'</w:t>
      </w:r>
      <w:r w:rsidR="0090413A">
        <w:rPr>
          <w:rFonts w:ascii="David" w:hAnsi="David" w:hint="cs"/>
          <w:sz w:val="32"/>
          <w:rtl/>
        </w:rPr>
        <w:t xml:space="preserve"> מיתומים שקדמו ומכרו</w:t>
      </w:r>
      <w:r w:rsidR="0090413A">
        <w:rPr>
          <w:rStyle w:val="aff1"/>
          <w:rFonts w:ascii="David" w:hAnsi="David"/>
          <w:sz w:val="32"/>
          <w:rtl/>
        </w:rPr>
        <w:footnoteReference w:id="133"/>
      </w:r>
      <w:r w:rsidR="0090413A">
        <w:rPr>
          <w:rFonts w:ascii="David" w:hAnsi="David" w:hint="cs"/>
          <w:sz w:val="32"/>
          <w:rtl/>
        </w:rPr>
        <w:t xml:space="preserve"> </w:t>
      </w:r>
      <w:r w:rsidRPr="00C35A2C">
        <w:rPr>
          <w:rFonts w:ascii="David" w:hAnsi="David"/>
          <w:sz w:val="32"/>
          <w:rtl/>
        </w:rPr>
        <w:t>מה שמכרו מכרו</w:t>
      </w:r>
      <w:r w:rsidR="0090413A">
        <w:rPr>
          <w:rFonts w:ascii="David" w:hAnsi="David" w:hint="cs"/>
          <w:sz w:val="32"/>
          <w:rtl/>
        </w:rPr>
        <w:t xml:space="preserve"> </w:t>
      </w:r>
      <w:r w:rsidR="0090413A">
        <w:rPr>
          <w:rStyle w:val="afffff0"/>
          <w:rFonts w:hint="cs"/>
          <w:rtl/>
        </w:rPr>
        <w:t>משמע דאחר גמ''ד הנכסים כבר בחזקת הבנות. ולא אמרי' דמרובין הן.</w:t>
      </w:r>
    </w:p>
    <w:p w14:paraId="7429349C" w14:textId="232EA07A" w:rsidR="0090413A" w:rsidRPr="0090413A" w:rsidRDefault="0090413A" w:rsidP="0090413A">
      <w:pPr>
        <w:pStyle w:val="36"/>
        <w:framePr w:wrap="notBeside"/>
        <w:rPr>
          <w:rtl/>
        </w:rPr>
      </w:pPr>
      <w:r w:rsidRPr="0090413A">
        <w:rPr>
          <w:rFonts w:hint="cs"/>
          <w:rtl/>
        </w:rPr>
        <w:t>בעי רי''ר</w:t>
      </w:r>
      <w:r>
        <w:rPr>
          <w:rFonts w:hint="cs"/>
          <w:rtl/>
        </w:rPr>
        <w:t xml:space="preserve"> א.</w:t>
      </w:r>
    </w:p>
    <w:p w14:paraId="56EAD316" w14:textId="05B4628C" w:rsidR="00AC0AF5" w:rsidRPr="00C35A2C" w:rsidRDefault="0090413A" w:rsidP="0090413A">
      <w:pPr>
        <w:rPr>
          <w:rtl/>
        </w:rPr>
      </w:pPr>
      <w:r w:rsidRPr="007F1902">
        <w:rPr>
          <w:rStyle w:val="afff8"/>
          <w:rFonts w:hint="cs"/>
          <w:b w:val="0"/>
          <w:rtl/>
        </w:rPr>
        <w:t xml:space="preserve">האם </w:t>
      </w:r>
      <w:r w:rsidR="00AC0AF5" w:rsidRPr="007F1902">
        <w:rPr>
          <w:rStyle w:val="afff8"/>
          <w:b w:val="0"/>
          <w:rtl/>
        </w:rPr>
        <w:t xml:space="preserve">אלמנה </w:t>
      </w:r>
      <w:r w:rsidRPr="007F1902">
        <w:rPr>
          <w:rStyle w:val="afff8"/>
          <w:rFonts w:hint="cs"/>
          <w:b w:val="0"/>
          <w:rtl/>
        </w:rPr>
        <w:t xml:space="preserve">ממעטת </w:t>
      </w:r>
      <w:r w:rsidR="00AC0AF5" w:rsidRPr="007F1902">
        <w:rPr>
          <w:rStyle w:val="afff8"/>
          <w:b w:val="0"/>
          <w:rtl/>
        </w:rPr>
        <w:t>בנכסים</w:t>
      </w:r>
      <w:r w:rsidR="00AC0AF5" w:rsidRPr="00C35A2C">
        <w:rPr>
          <w:rtl/>
        </w:rPr>
        <w:t xml:space="preserve"> א</w:t>
      </w:r>
      <w:r>
        <w:rPr>
          <w:rFonts w:hint="cs"/>
          <w:rtl/>
        </w:rPr>
        <w:t xml:space="preserve">ו </w:t>
      </w:r>
      <w:r w:rsidR="00AC0AF5" w:rsidRPr="00C35A2C">
        <w:rPr>
          <w:rtl/>
        </w:rPr>
        <w:t xml:space="preserve">כיון </w:t>
      </w:r>
      <w:r>
        <w:rPr>
          <w:rFonts w:hint="cs"/>
          <w:rtl/>
        </w:rPr>
        <w:t xml:space="preserve">שאם נישאת אין לה </w:t>
      </w:r>
      <w:r w:rsidR="00AC0AF5" w:rsidRPr="00C35A2C">
        <w:rPr>
          <w:rtl/>
        </w:rPr>
        <w:t xml:space="preserve">ה"נ </w:t>
      </w:r>
      <w:r>
        <w:rPr>
          <w:rFonts w:hint="cs"/>
          <w:rtl/>
        </w:rPr>
        <w:t xml:space="preserve">אין </w:t>
      </w:r>
      <w:r w:rsidR="00AC0AF5" w:rsidRPr="00C35A2C">
        <w:rPr>
          <w:rtl/>
        </w:rPr>
        <w:t>לה</w:t>
      </w:r>
      <w:r>
        <w:rPr>
          <w:rFonts w:hint="cs"/>
          <w:rtl/>
        </w:rPr>
        <w:t xml:space="preserve"> </w:t>
      </w:r>
      <w:r w:rsidR="00AC0AF5" w:rsidRPr="0090413A">
        <w:rPr>
          <w:rStyle w:val="afffff0"/>
          <w:rtl/>
        </w:rPr>
        <w:t>[אי לא ממעטא לפי' א-האלמנה עם הבנים ב-יזונו שלשתם יחד]</w:t>
      </w:r>
    </w:p>
    <w:p w14:paraId="5C91D893" w14:textId="24F902F3" w:rsidR="0090413A" w:rsidRPr="0090413A" w:rsidRDefault="0090413A" w:rsidP="0090413A">
      <w:pPr>
        <w:pStyle w:val="36"/>
        <w:framePr w:wrap="notBeside"/>
        <w:rPr>
          <w:rtl/>
        </w:rPr>
      </w:pPr>
      <w:r>
        <w:rPr>
          <w:rFonts w:hint="cs"/>
          <w:rtl/>
        </w:rPr>
        <w:t>ב</w:t>
      </w:r>
      <w:r w:rsidRPr="0090413A">
        <w:rPr>
          <w:rFonts w:hint="cs"/>
          <w:rtl/>
        </w:rPr>
        <w:t>.</w:t>
      </w:r>
    </w:p>
    <w:p w14:paraId="09B0E0FE" w14:textId="37CD5DBC" w:rsidR="00AC0AF5" w:rsidRDefault="0090413A" w:rsidP="0090413A">
      <w:pPr>
        <w:rPr>
          <w:rtl/>
        </w:rPr>
      </w:pPr>
      <w:r>
        <w:rPr>
          <w:rFonts w:hint="cs"/>
          <w:b/>
          <w:bCs/>
          <w:rtl/>
        </w:rPr>
        <w:t xml:space="preserve"> </w:t>
      </w:r>
      <w:r w:rsidR="00AC0AF5" w:rsidRPr="007F1902">
        <w:rPr>
          <w:rStyle w:val="afff8"/>
          <w:b w:val="0"/>
          <w:rtl/>
        </w:rPr>
        <w:t>בת אשתו</w:t>
      </w:r>
      <w:r w:rsidR="00AC0AF5" w:rsidRPr="007F1902">
        <w:rPr>
          <w:rStyle w:val="afff8"/>
          <w:rtl/>
        </w:rPr>
        <w:t xml:space="preserve"> </w:t>
      </w:r>
      <w:r>
        <w:rPr>
          <w:rFonts w:hint="cs"/>
          <w:rtl/>
        </w:rPr>
        <w:t xml:space="preserve">אם </w:t>
      </w:r>
      <w:r w:rsidR="00AC0AF5" w:rsidRPr="00C35A2C">
        <w:rPr>
          <w:rtl/>
        </w:rPr>
        <w:t>ממעט</w:t>
      </w:r>
      <w:r>
        <w:rPr>
          <w:rFonts w:hint="cs"/>
          <w:rtl/>
        </w:rPr>
        <w:t xml:space="preserve">ת </w:t>
      </w:r>
      <w:r w:rsidR="00AC0AF5" w:rsidRPr="00C35A2C">
        <w:rPr>
          <w:rtl/>
        </w:rPr>
        <w:t xml:space="preserve">בנכסים </w:t>
      </w:r>
      <w:r>
        <w:rPr>
          <w:rFonts w:hint="cs"/>
          <w:rtl/>
        </w:rPr>
        <w:t xml:space="preserve">או </w:t>
      </w:r>
      <w:r w:rsidR="00AC0AF5" w:rsidRPr="00C35A2C">
        <w:rPr>
          <w:rtl/>
        </w:rPr>
        <w:t xml:space="preserve">כיון </w:t>
      </w:r>
      <w:r>
        <w:rPr>
          <w:rFonts w:hint="cs"/>
          <w:rtl/>
        </w:rPr>
        <w:t xml:space="preserve">דאם מתה אין </w:t>
      </w:r>
      <w:r w:rsidR="00AC0AF5" w:rsidRPr="00C35A2C">
        <w:rPr>
          <w:rtl/>
        </w:rPr>
        <w:t xml:space="preserve">לה ה"נ </w:t>
      </w:r>
      <w:r>
        <w:rPr>
          <w:rFonts w:hint="cs"/>
          <w:rtl/>
        </w:rPr>
        <w:t>אין</w:t>
      </w:r>
      <w:r w:rsidR="00AC0AF5" w:rsidRPr="00C35A2C">
        <w:rPr>
          <w:rtl/>
        </w:rPr>
        <w:t xml:space="preserve"> לה</w:t>
      </w:r>
    </w:p>
    <w:p w14:paraId="31108B25" w14:textId="77777777" w:rsidR="0090413A" w:rsidRPr="0090413A" w:rsidRDefault="0090413A" w:rsidP="0090413A">
      <w:pPr>
        <w:pStyle w:val="36"/>
        <w:framePr w:wrap="notBeside"/>
        <w:rPr>
          <w:rtl/>
        </w:rPr>
      </w:pPr>
      <w:r w:rsidRPr="0090413A">
        <w:rPr>
          <w:rFonts w:hint="cs"/>
          <w:rtl/>
        </w:rPr>
        <w:t>ג.</w:t>
      </w:r>
    </w:p>
    <w:p w14:paraId="59726088" w14:textId="33622EA6" w:rsidR="0090413A" w:rsidRDefault="0090413A" w:rsidP="0090413A">
      <w:pPr>
        <w:rPr>
          <w:rtl/>
        </w:rPr>
      </w:pPr>
      <w:r>
        <w:rPr>
          <w:rFonts w:hint="cs"/>
          <w:rtl/>
        </w:rPr>
        <w:t xml:space="preserve">בע''ח אם ממעט בנכסים. </w:t>
      </w:r>
    </w:p>
    <w:p w14:paraId="2E419CD1" w14:textId="00EDF3EB" w:rsidR="0090413A" w:rsidRDefault="0090413A" w:rsidP="0090413A">
      <w:pPr>
        <w:pStyle w:val="affe"/>
        <w:framePr w:wrap="around"/>
        <w:rPr>
          <w:rtl/>
        </w:rPr>
      </w:pPr>
      <w:r>
        <w:rPr>
          <w:rFonts w:hint="cs"/>
          <w:rtl/>
        </w:rPr>
        <w:t>קמ:</w:t>
      </w:r>
    </w:p>
    <w:p w14:paraId="48716B8A" w14:textId="77777777" w:rsidR="0090413A" w:rsidRPr="0090413A" w:rsidRDefault="0090413A" w:rsidP="0090413A">
      <w:pPr>
        <w:pStyle w:val="36"/>
        <w:framePr w:wrap="notBeside"/>
        <w:rPr>
          <w:rtl/>
        </w:rPr>
      </w:pPr>
      <w:r w:rsidRPr="0090413A">
        <w:rPr>
          <w:rFonts w:hint="cs"/>
          <w:rtl/>
        </w:rPr>
        <w:t xml:space="preserve">וא''ד </w:t>
      </w:r>
    </w:p>
    <w:p w14:paraId="0C2094C3" w14:textId="29D511BD" w:rsidR="0090413A" w:rsidRDefault="0090413A" w:rsidP="0090413A">
      <w:pPr>
        <w:rPr>
          <w:rtl/>
        </w:rPr>
      </w:pPr>
      <w:r>
        <w:rPr>
          <w:rFonts w:hint="cs"/>
          <w:rtl/>
        </w:rPr>
        <w:t>ששאלו קודם בע''ח אח''כ בת אשתו ואח''כ אלמנה</w:t>
      </w:r>
    </w:p>
    <w:p w14:paraId="79A8DA65" w14:textId="1FE149A0" w:rsidR="0090413A" w:rsidRPr="0090413A" w:rsidRDefault="00AC0AF5" w:rsidP="0090413A">
      <w:pPr>
        <w:pStyle w:val="36"/>
        <w:framePr w:wrap="notBeside"/>
        <w:rPr>
          <w:rtl/>
        </w:rPr>
      </w:pPr>
      <w:r w:rsidRPr="0090413A">
        <w:rPr>
          <w:rtl/>
        </w:rPr>
        <w:t>ר"א</w:t>
      </w:r>
      <w:r w:rsidR="0090413A">
        <w:rPr>
          <w:rFonts w:hint="cs"/>
          <w:rtl/>
        </w:rPr>
        <w:t xml:space="preserve"> פשט</w:t>
      </w:r>
    </w:p>
    <w:p w14:paraId="203789DB" w14:textId="22354DD2" w:rsidR="00AC0AF5" w:rsidRDefault="00AC0AF5" w:rsidP="00AC0AF5">
      <w:pPr>
        <w:rPr>
          <w:rtl/>
        </w:rPr>
      </w:pPr>
      <w:r w:rsidRPr="00C35A2C">
        <w:rPr>
          <w:rtl/>
        </w:rPr>
        <w:t>עשו אלמנה אצל הבת כבת אצל האחין</w:t>
      </w:r>
      <w:r>
        <w:rPr>
          <w:rStyle w:val="afffff0"/>
          <w:rtl/>
        </w:rPr>
        <w:t xml:space="preserve"> [וכפי' אחד </w:t>
      </w:r>
      <w:r>
        <w:rPr>
          <w:rStyle w:val="affffe"/>
          <w:rtl/>
          <w:rPrChange w:id="9507" w:author="מנוע אמוראים" w:date="2026-10-05T16:41:09Z">
            <w:rPr>
              <w:rStyle w:val="afffff0"/>
              <w:rtl/>
            </w:rPr>
          </w:rPrChange>
        </w:rPr>
        <w:t xml:space="preserve">ברשב"ם</w:t>
      </w:r>
      <w:r>
        <w:rPr>
          <w:rStyle w:val="afffff0"/>
          <w:rtl/>
        </w:rPr>
        <w:t xml:space="preserve">]</w:t>
      </w:r>
      <w:r w:rsidR="0090413A">
        <w:rPr>
          <w:rStyle w:val="aff1"/>
          <w:rtl/>
        </w:rPr>
        <w:footnoteReference w:id="134"/>
      </w:r>
    </w:p>
    <w:p w14:paraId="159635C7" w14:textId="6CF3212D" w:rsidR="0090413A" w:rsidRPr="00C35A2C" w:rsidRDefault="0090413A" w:rsidP="007F1902">
      <w:pPr>
        <w:pStyle w:val="afffb"/>
        <w:rPr>
          <w:rtl/>
        </w:rPr>
      </w:pPr>
      <w:ins w:id="9960" w:author="מספור קטעי משנה" w:date="2026-10-06T06:44:59Z">
        <w:r>
          <w:rPr>
            <w:rStyle w:val="MisparKeta"/>
          </w:rPr>
          <w:t xml:space="preserve">א. </w:t>
        </w:r>
      </w:ins>
      <w:r w:rsidRPr="0090413A">
        <w:rPr>
          <w:rStyle w:val="affffe"/>
          <w:rtl/>
        </w:rPr>
        <w:t>אדמון</w:t>
      </w:r>
      <w:r w:rsidRPr="0090413A">
        <w:rPr>
          <w:rStyle w:val="affffe"/>
          <w:rFonts w:hint="cs"/>
          <w:rtl/>
        </w:rPr>
        <w:t>:</w:t>
      </w:r>
      <w:r w:rsidRPr="00C35A2C">
        <w:rPr>
          <w:rtl/>
        </w:rPr>
        <w:t xml:space="preserve"> בשביל שאנ</w:t>
      </w:r>
      <w:r>
        <w:rPr>
          <w:rFonts w:hint="cs"/>
          <w:rtl/>
        </w:rPr>
        <w:t>י</w:t>
      </w:r>
      <w:r w:rsidRPr="00C35A2C">
        <w:rPr>
          <w:rtl/>
        </w:rPr>
        <w:t xml:space="preserve"> זכר הפסדתי</w:t>
      </w:r>
      <w:r>
        <w:rPr>
          <w:rStyle w:val="affffe"/>
          <w:rFonts w:hint="cs"/>
          <w:rtl/>
        </w:rPr>
        <w:t xml:space="preserve"> </w:t>
      </w:r>
    </w:p>
    <w:p w14:paraId="32C640F2" w14:textId="77777777" w:rsidR="0090413A" w:rsidRPr="0090413A" w:rsidRDefault="00AC0AF5" w:rsidP="0090413A">
      <w:pPr>
        <w:pStyle w:val="36"/>
        <w:framePr w:wrap="notBeside"/>
        <w:rPr>
          <w:rtl/>
        </w:rPr>
      </w:pPr>
      <w:r w:rsidRPr="0090413A">
        <w:rPr>
          <w:rtl/>
        </w:rPr>
        <w:t>אביי-</w:t>
      </w:r>
    </w:p>
    <w:p w14:paraId="1B9F6A32" w14:textId="53BD6D4F" w:rsidR="00AC0AF5" w:rsidRPr="00C35A2C" w:rsidRDefault="00AC0AF5" w:rsidP="00AC0AF5">
      <w:pPr>
        <w:rPr>
          <w:rtl/>
        </w:rPr>
      </w:pPr>
      <w:r w:rsidRPr="00C35A2C">
        <w:rPr>
          <w:rtl/>
        </w:rPr>
        <w:t>וכי בגלל שאני זכר וראוי לעסוק בתורה הפסדתי</w:t>
      </w:r>
    </w:p>
    <w:p w14:paraId="6F133FCC" w14:textId="77777777" w:rsidR="0090413A" w:rsidRPr="0090413A" w:rsidRDefault="00AC0AF5" w:rsidP="0090413A">
      <w:pPr>
        <w:pStyle w:val="36"/>
        <w:framePr w:wrap="notBeside"/>
        <w:rPr>
          <w:rtl/>
        </w:rPr>
      </w:pPr>
      <w:r w:rsidRPr="0090413A">
        <w:rPr>
          <w:rtl/>
        </w:rPr>
        <w:t>רבא</w:t>
      </w:r>
    </w:p>
    <w:p w14:paraId="4DB9C5FF" w14:textId="487EFBC7" w:rsidR="00AC0AF5" w:rsidRDefault="00AC0AF5" w:rsidP="00AC0AF5">
      <w:pPr>
        <w:rPr>
          <w:rtl/>
        </w:rPr>
      </w:pPr>
      <w:r w:rsidRPr="00C35A2C">
        <w:rPr>
          <w:rtl/>
        </w:rPr>
        <w:t>וכי בגלל שאני זכר וראוי לירש במרובין הפסדתי במועטין</w:t>
      </w:r>
      <w:r w:rsidR="0090413A">
        <w:rPr>
          <w:rStyle w:val="aff1"/>
          <w:rtl/>
        </w:rPr>
        <w:footnoteReference w:id="135"/>
      </w:r>
    </w:p>
    <w:p w14:paraId="4AE85899" w14:textId="77777777" w:rsidR="00AE3408" w:rsidRPr="00AE3408" w:rsidRDefault="00AE3408" w:rsidP="00AE3408">
      <w:pPr>
        <w:pStyle w:val="36"/>
        <w:framePr w:wrap="notBeside"/>
        <w:rPr>
          <w:rtl/>
        </w:rPr>
      </w:pPr>
      <w:r w:rsidRPr="00AE3408">
        <w:rPr>
          <w:rFonts w:hint="cs"/>
          <w:rtl/>
        </w:rPr>
        <w:t xml:space="preserve">אלא רבא </w:t>
      </w:r>
    </w:p>
    <w:p w14:paraId="6AEDAC90" w14:textId="59665498" w:rsidR="00AC0AF5" w:rsidRPr="00C35A2C" w:rsidRDefault="00AE3408" w:rsidP="00AE3408">
      <w:pPr>
        <w:rPr>
          <w:rtl/>
        </w:rPr>
      </w:pPr>
      <w:r w:rsidRPr="00AE3408">
        <w:rPr>
          <w:rtl/>
        </w:rPr>
        <w:t>בשביל שאני זכר וראוי לירש בנכסים מרובין - הפסדתי בנכסים מועטין?</w:t>
      </w:r>
    </w:p>
    <w:bookmarkEnd w:id="57"/>
    <w:p w14:paraId="3B0203DA" w14:textId="14067925" w:rsidR="00AC0AF5" w:rsidRPr="001B450D" w:rsidRDefault="001B450D" w:rsidP="00AC0AF5">
      <w:pPr>
        <w:pStyle w:val="aff9"/>
        <w:rPr>
          <w:rtl/>
        </w:rPr>
      </w:pPr>
      <w:r w:rsidRPr="001B450D">
        <w:rPr>
          <w:rFonts w:hint="cs"/>
          <w:rtl/>
        </w:rPr>
        <w:t>***</w:t>
      </w:r>
    </w:p>
    <w:p w14:paraId="575A9FA1" w14:textId="33070AF3" w:rsidR="00AC0AF5" w:rsidRDefault="00011DBB" w:rsidP="00011DBB">
      <w:pPr>
        <w:pStyle w:val="affffb"/>
        <w:framePr w:wrap="around"/>
        <w:rPr>
          <w:rtl/>
        </w:rPr>
      </w:pPr>
      <w:del w:id="20389" w:author="קלוד" w:date="2026-10-06T10:07:33Z">
        <w:r>
          <w:rPr>
            <w:rFonts w:hint="cs"/>
            <w:rtl/>
          </w:rPr>
          <w:delText xml:space="preserve">מתני</w:delText>
        </w:r>
      </w:del>
      <w:ins w:id="20390" w:author="קלוד" w:date="2026-10-06T10:07:33Z">
        <w:r>
          <w:rPr>
            <w:rFonts w:hint="cs"/>
            <w:rtl/>
          </w:rPr>
          <w:t xml:space="preserve">משנה ב</w:t>
        </w:r>
      </w:ins>
      <w:del w:id="20391" w:author="קלוד" w:date="2026-10-06T10:07:33Z">
        <w:r>
          <w:rPr>
            <w:rtl/>
          </w:rPr>
          <w:delText xml:space="preserve">'</w:delText>
        </w:r>
      </w:del>
    </w:p>
    <w:p w14:paraId="275E996F" w14:textId="77777777" w:rsidR="00131F40" w:rsidRPr="00291985" w:rsidRDefault="00131F40" w:rsidP="00DB3591">
      <w:pPr>
        <w:pStyle w:val="afff3"/>
        <w:rPr>
          <w:rtl/>
        </w:rPr>
      </w:pPr>
      <w:r w:rsidRPr="00291985">
        <w:rPr>
          <w:rtl/>
        </w:rPr>
        <w:t>הניח בנים ובנות וטומטום,</w:t>
      </w:r>
    </w:p>
    <w:p w14:paraId="73310878" w14:textId="77777777" w:rsidR="00131F40" w:rsidRPr="00A343FC" w:rsidRDefault="00131F40" w:rsidP="00DB3591">
      <w:pPr>
        <w:pStyle w:val="afff3"/>
        <w:rPr>
          <w:rtl/>
        </w:rPr>
      </w:pPr>
      <w:r w:rsidRPr="00291985">
        <w:rPr>
          <w:rFonts w:ascii="BA TM • Vilna Extra-Bold" w:hAnsi="BA TM • Vilna Extra-Bold" w:cs="BA TM • Vilna Extra-Bold" w:hint="cs"/>
          <w:bCs/>
          <w:rtl/>
        </w:rPr>
        <w:t>בזמן</w:t>
      </w:r>
      <w:r w:rsidRPr="00291985">
        <w:rPr>
          <w:rFonts w:ascii="BA TM • Vilna Extra-Bold" w:hAnsi="BA TM • Vilna Extra-Bold" w:cs="BA TM • Vilna Extra-Bold"/>
          <w:bCs/>
          <w:rtl/>
        </w:rPr>
        <w:t xml:space="preserve"> </w:t>
      </w:r>
      <w:r w:rsidRPr="00291985">
        <w:rPr>
          <w:rFonts w:ascii="BA TM • Vilna Extra-Bold" w:hAnsi="BA TM • Vilna Extra-Bold" w:cs="BA TM • Vilna Extra-Bold" w:hint="cs"/>
          <w:bCs/>
          <w:rtl/>
        </w:rPr>
        <w:t>שהנכסים</w:t>
      </w:r>
      <w:r w:rsidRPr="00291985">
        <w:rPr>
          <w:rFonts w:ascii="BA TM • Vilna Extra-Bold" w:hAnsi="BA TM • Vilna Extra-Bold" w:cs="BA TM • Vilna Extra-Bold"/>
          <w:bCs/>
          <w:rtl/>
        </w:rPr>
        <w:t xml:space="preserve"> </w:t>
      </w:r>
      <w:r w:rsidRPr="00291985">
        <w:rPr>
          <w:rFonts w:ascii="BA TM • Vilna Extra-Bold" w:hAnsi="BA TM • Vilna Extra-Bold" w:cs="BA TM • Vilna Extra-Bold" w:hint="cs"/>
          <w:bCs/>
          <w:rtl/>
        </w:rPr>
        <w:t>מרובין</w:t>
      </w:r>
      <w:r w:rsidRPr="00A343FC">
        <w:rPr>
          <w:rtl/>
        </w:rPr>
        <w:t xml:space="preserve"> </w:t>
      </w:r>
      <w:r w:rsidRPr="00A343FC">
        <w:rPr>
          <w:rFonts w:hint="cs"/>
          <w:rtl/>
        </w:rPr>
        <w:t>הזכרים</w:t>
      </w:r>
      <w:r w:rsidRPr="00A343FC">
        <w:rPr>
          <w:rtl/>
        </w:rPr>
        <w:t xml:space="preserve"> </w:t>
      </w:r>
      <w:r w:rsidRPr="00A343FC">
        <w:rPr>
          <w:rFonts w:hint="cs"/>
          <w:rtl/>
        </w:rPr>
        <w:t>דוחין</w:t>
      </w:r>
      <w:r w:rsidRPr="00A343FC">
        <w:rPr>
          <w:rtl/>
        </w:rPr>
        <w:t xml:space="preserve"> </w:t>
      </w:r>
      <w:r w:rsidRPr="00A343FC">
        <w:rPr>
          <w:rFonts w:hint="cs"/>
          <w:rtl/>
        </w:rPr>
        <w:t>אותו</w:t>
      </w:r>
      <w:r w:rsidRPr="00A343FC">
        <w:rPr>
          <w:rtl/>
        </w:rPr>
        <w:t xml:space="preserve"> </w:t>
      </w:r>
      <w:r w:rsidRPr="00A343FC">
        <w:rPr>
          <w:rFonts w:hint="cs"/>
          <w:rtl/>
        </w:rPr>
        <w:t>אצל</w:t>
      </w:r>
      <w:r w:rsidRPr="00A343FC">
        <w:rPr>
          <w:rtl/>
        </w:rPr>
        <w:t xml:space="preserve"> </w:t>
      </w:r>
      <w:r w:rsidRPr="00A343FC">
        <w:rPr>
          <w:rFonts w:hint="cs"/>
          <w:rtl/>
        </w:rPr>
        <w:t>נקבות</w:t>
      </w:r>
      <w:r w:rsidRPr="00A343FC">
        <w:rPr>
          <w:rtl/>
        </w:rPr>
        <w:t>,</w:t>
      </w:r>
    </w:p>
    <w:p w14:paraId="3B1ED8EF" w14:textId="77777777" w:rsidR="00131F40" w:rsidRDefault="00131F40" w:rsidP="00DB3591">
      <w:pPr>
        <w:pStyle w:val="afff3"/>
        <w:rPr>
          <w:rtl/>
        </w:rPr>
      </w:pPr>
      <w:r w:rsidRPr="00291985">
        <w:rPr>
          <w:rFonts w:ascii="BA TM • Vilna Extra-Bold" w:hAnsi="BA TM • Vilna Extra-Bold" w:cs="BA TM • Vilna Extra-Bold" w:hint="cs"/>
          <w:bCs/>
          <w:rtl/>
        </w:rPr>
        <w:t>נכסים</w:t>
      </w:r>
      <w:r w:rsidRPr="00291985">
        <w:rPr>
          <w:rFonts w:ascii="BA TM • Vilna Extra-Bold" w:hAnsi="BA TM • Vilna Extra-Bold" w:cs="BA TM • Vilna Extra-Bold"/>
          <w:bCs/>
          <w:rtl/>
        </w:rPr>
        <w:t xml:space="preserve"> </w:t>
      </w:r>
      <w:r w:rsidRPr="00291985">
        <w:rPr>
          <w:rFonts w:ascii="BA TM • Vilna Extra-Bold" w:hAnsi="BA TM • Vilna Extra-Bold" w:cs="BA TM • Vilna Extra-Bold" w:hint="cs"/>
          <w:bCs/>
          <w:rtl/>
        </w:rPr>
        <w:t>מועטין</w:t>
      </w:r>
      <w:r w:rsidRPr="00291985">
        <w:rPr>
          <w:rFonts w:ascii="BA TM • Vilna Extra-Bold" w:hAnsi="BA TM • Vilna Extra-Bold" w:cs="BA TM • Vilna Extra-Bold"/>
          <w:bCs/>
          <w:rtl/>
        </w:rPr>
        <w:t xml:space="preserve"> </w:t>
      </w:r>
      <w:r w:rsidRPr="00DB3591">
        <w:rPr>
          <w:rFonts w:cs="BA TM • Vilna Extra-Bold"/>
          <w:bCs/>
          <w:rtl/>
        </w:rPr>
        <w:t>-</w:t>
      </w:r>
      <w:r w:rsidRPr="00C35A2C">
        <w:rPr>
          <w:rtl/>
        </w:rPr>
        <w:t xml:space="preserve"> </w:t>
      </w:r>
      <w:r w:rsidRPr="00C35A2C">
        <w:rPr>
          <w:rFonts w:hint="cs"/>
          <w:rtl/>
        </w:rPr>
        <w:t>הנקבות</w:t>
      </w:r>
      <w:r w:rsidRPr="00C35A2C">
        <w:rPr>
          <w:rtl/>
        </w:rPr>
        <w:t xml:space="preserve"> </w:t>
      </w:r>
      <w:r w:rsidRPr="00C35A2C">
        <w:rPr>
          <w:rFonts w:hint="cs"/>
          <w:rtl/>
        </w:rPr>
        <w:t>דוחות</w:t>
      </w:r>
      <w:r w:rsidRPr="00C35A2C">
        <w:rPr>
          <w:rtl/>
        </w:rPr>
        <w:t xml:space="preserve"> </w:t>
      </w:r>
      <w:r w:rsidRPr="00C35A2C">
        <w:rPr>
          <w:rFonts w:hint="cs"/>
          <w:rtl/>
        </w:rPr>
        <w:t>אותו</w:t>
      </w:r>
      <w:r w:rsidRPr="00C35A2C">
        <w:rPr>
          <w:rtl/>
        </w:rPr>
        <w:t xml:space="preserve"> </w:t>
      </w:r>
      <w:r w:rsidRPr="00C35A2C">
        <w:rPr>
          <w:rFonts w:hint="cs"/>
          <w:rtl/>
        </w:rPr>
        <w:t>אצל</w:t>
      </w:r>
      <w:r w:rsidRPr="00C35A2C">
        <w:rPr>
          <w:rtl/>
        </w:rPr>
        <w:t xml:space="preserve"> </w:t>
      </w:r>
      <w:r w:rsidRPr="00C35A2C">
        <w:rPr>
          <w:rFonts w:hint="cs"/>
          <w:rtl/>
        </w:rPr>
        <w:t>זכרים</w:t>
      </w:r>
      <w:r w:rsidRPr="00C35A2C">
        <w:rPr>
          <w:rtl/>
        </w:rPr>
        <w:t>.</w:t>
      </w:r>
    </w:p>
    <w:p w14:paraId="29750DAF" w14:textId="77777777" w:rsidR="00131F40" w:rsidRDefault="00131F40" w:rsidP="00DB3591">
      <w:pPr>
        <w:pStyle w:val="afff3"/>
        <w:rPr>
          <w:rtl/>
        </w:rPr>
      </w:pPr>
      <w:r w:rsidRPr="00291985">
        <w:rPr>
          <w:rFonts w:hint="cs"/>
          <w:rtl/>
        </w:rPr>
        <w:t>האומר</w:t>
      </w:r>
      <w:r w:rsidRPr="00291985">
        <w:rPr>
          <w:rtl/>
        </w:rPr>
        <w:t xml:space="preserve"> </w:t>
      </w:r>
      <w:r w:rsidRPr="00291985">
        <w:rPr>
          <w:rFonts w:hint="cs"/>
          <w:rtl/>
        </w:rPr>
        <w:t>אם</w:t>
      </w:r>
      <w:r w:rsidRPr="00291985">
        <w:rPr>
          <w:rtl/>
        </w:rPr>
        <w:t xml:space="preserve"> </w:t>
      </w:r>
      <w:r w:rsidRPr="00291985">
        <w:rPr>
          <w:rFonts w:hint="cs"/>
          <w:rtl/>
        </w:rPr>
        <w:t>תלד</w:t>
      </w:r>
      <w:r w:rsidRPr="00291985">
        <w:rPr>
          <w:rtl/>
        </w:rPr>
        <w:t xml:space="preserve"> </w:t>
      </w:r>
      <w:r w:rsidRPr="00291985">
        <w:rPr>
          <w:rFonts w:hint="cs"/>
          <w:rtl/>
        </w:rPr>
        <w:t>אשתי</w:t>
      </w:r>
      <w:r w:rsidRPr="00291985">
        <w:rPr>
          <w:rtl/>
        </w:rPr>
        <w:t xml:space="preserve"> </w:t>
      </w:r>
      <w:r w:rsidRPr="00291985">
        <w:rPr>
          <w:rFonts w:hint="cs"/>
          <w:rtl/>
        </w:rPr>
        <w:t>זכר</w:t>
      </w:r>
      <w:r w:rsidRPr="00291985">
        <w:rPr>
          <w:rtl/>
        </w:rPr>
        <w:t xml:space="preserve"> </w:t>
      </w:r>
      <w:r w:rsidRPr="00291985">
        <w:rPr>
          <w:rFonts w:hint="cs"/>
          <w:rtl/>
        </w:rPr>
        <w:t>יטול</w:t>
      </w:r>
      <w:r w:rsidRPr="00291985">
        <w:rPr>
          <w:rtl/>
        </w:rPr>
        <w:t xml:space="preserve"> </w:t>
      </w:r>
      <w:r w:rsidRPr="00291985">
        <w:rPr>
          <w:rFonts w:hint="cs"/>
          <w:rtl/>
        </w:rPr>
        <w:t>מנה</w:t>
      </w:r>
      <w:r w:rsidRPr="00291985">
        <w:rPr>
          <w:rtl/>
        </w:rPr>
        <w:t xml:space="preserve"> </w:t>
      </w:r>
      <w:r w:rsidRPr="00C35A2C">
        <w:rPr>
          <w:rtl/>
        </w:rPr>
        <w:t xml:space="preserve">- </w:t>
      </w:r>
      <w:r w:rsidRPr="00C35A2C">
        <w:rPr>
          <w:rFonts w:hint="cs"/>
          <w:rtl/>
        </w:rPr>
        <w:t>ילדה</w:t>
      </w:r>
      <w:r w:rsidRPr="00C35A2C">
        <w:rPr>
          <w:rtl/>
        </w:rPr>
        <w:t xml:space="preserve"> </w:t>
      </w:r>
      <w:r w:rsidRPr="00C35A2C">
        <w:rPr>
          <w:rFonts w:hint="cs"/>
          <w:rtl/>
        </w:rPr>
        <w:t>זכר</w:t>
      </w:r>
      <w:r w:rsidRPr="00C35A2C">
        <w:rPr>
          <w:rtl/>
        </w:rPr>
        <w:t xml:space="preserve"> </w:t>
      </w:r>
      <w:r w:rsidRPr="00C35A2C">
        <w:rPr>
          <w:rFonts w:hint="cs"/>
          <w:rtl/>
        </w:rPr>
        <w:t>יטול</w:t>
      </w:r>
      <w:r w:rsidRPr="00C35A2C">
        <w:rPr>
          <w:rtl/>
        </w:rPr>
        <w:t xml:space="preserve"> </w:t>
      </w:r>
      <w:r w:rsidRPr="00C35A2C">
        <w:rPr>
          <w:rFonts w:hint="cs"/>
          <w:rtl/>
        </w:rPr>
        <w:t>מנה</w:t>
      </w:r>
      <w:r w:rsidRPr="00C35A2C">
        <w:rPr>
          <w:rtl/>
        </w:rPr>
        <w:t xml:space="preserve">; </w:t>
      </w:r>
    </w:p>
    <w:p w14:paraId="0A9AC9A5" w14:textId="77777777" w:rsidR="00131F40" w:rsidRDefault="00131F40" w:rsidP="00DB3591">
      <w:pPr>
        <w:pStyle w:val="afff3"/>
        <w:rPr>
          <w:rtl/>
        </w:rPr>
      </w:pPr>
      <w:r w:rsidRPr="00291985">
        <w:rPr>
          <w:rFonts w:ascii="BA TM • Vilna Extra-Bold" w:hAnsi="BA TM • Vilna Extra-Bold" w:cs="BA TM • Vilna Extra-Bold" w:hint="cs"/>
          <w:bCs/>
          <w:rtl/>
        </w:rPr>
        <w:t>נקבה</w:t>
      </w:r>
      <w:r w:rsidRPr="00291985">
        <w:rPr>
          <w:rFonts w:ascii="BA TM • Vilna Extra-Bold" w:hAnsi="BA TM • Vilna Extra-Bold" w:cs="BA TM • Vilna Extra-Bold"/>
          <w:bCs/>
          <w:rtl/>
        </w:rPr>
        <w:t xml:space="preserve"> </w:t>
      </w:r>
      <w:r w:rsidRPr="00291985">
        <w:rPr>
          <w:rFonts w:ascii="BA TM • Vilna Extra-Bold" w:hAnsi="BA TM • Vilna Extra-Bold" w:cs="BA TM • Vilna Extra-Bold" w:hint="cs"/>
          <w:bCs/>
          <w:rtl/>
        </w:rPr>
        <w:t>מאתים</w:t>
      </w:r>
      <w:r w:rsidRPr="00291985">
        <w:rPr>
          <w:rFonts w:ascii="BA TM • Vilna Extra-Bold" w:hAnsi="BA TM • Vilna Extra-Bold" w:cs="BA TM • Vilna Extra-Bold"/>
          <w:bCs/>
          <w:rtl/>
        </w:rPr>
        <w:t xml:space="preserve"> </w:t>
      </w:r>
      <w:r w:rsidRPr="00DB3591">
        <w:rPr>
          <w:rFonts w:cs="BA TM • Vilna Extra-Bold"/>
          <w:bCs/>
          <w:rtl/>
        </w:rPr>
        <w:t>-</w:t>
      </w:r>
      <w:r w:rsidRPr="00C35A2C">
        <w:rPr>
          <w:rtl/>
        </w:rPr>
        <w:t xml:space="preserve"> </w:t>
      </w:r>
      <w:r w:rsidRPr="00C35A2C">
        <w:rPr>
          <w:rFonts w:hint="cs"/>
          <w:rtl/>
        </w:rPr>
        <w:t>ילדה</w:t>
      </w:r>
      <w:r w:rsidRPr="00C35A2C">
        <w:rPr>
          <w:rtl/>
        </w:rPr>
        <w:t xml:space="preserve"> </w:t>
      </w:r>
      <w:r w:rsidRPr="00C35A2C">
        <w:rPr>
          <w:rFonts w:hint="cs"/>
          <w:rtl/>
        </w:rPr>
        <w:t>נקבה</w:t>
      </w:r>
      <w:r w:rsidRPr="00C35A2C">
        <w:rPr>
          <w:rtl/>
        </w:rPr>
        <w:t xml:space="preserve"> </w:t>
      </w:r>
      <w:r w:rsidRPr="00C35A2C">
        <w:rPr>
          <w:rFonts w:hint="cs"/>
          <w:rtl/>
        </w:rPr>
        <w:t>נוטלת</w:t>
      </w:r>
      <w:r w:rsidRPr="00C35A2C">
        <w:rPr>
          <w:rtl/>
        </w:rPr>
        <w:t xml:space="preserve"> </w:t>
      </w:r>
      <w:r w:rsidRPr="00C35A2C">
        <w:rPr>
          <w:rFonts w:hint="cs"/>
          <w:rtl/>
        </w:rPr>
        <w:t>מאתים</w:t>
      </w:r>
      <w:r w:rsidRPr="00C35A2C">
        <w:rPr>
          <w:rtl/>
        </w:rPr>
        <w:t>;</w:t>
      </w:r>
    </w:p>
    <w:p w14:paraId="6F3674F6" w14:textId="77777777" w:rsidR="00131F40" w:rsidRDefault="00131F40" w:rsidP="00DB3591">
      <w:pPr>
        <w:pStyle w:val="afff3"/>
        <w:rPr>
          <w:rtl/>
        </w:rPr>
      </w:pPr>
      <w:r w:rsidRPr="00291985">
        <w:rPr>
          <w:rFonts w:hint="cs"/>
          <w:rtl/>
        </w:rPr>
        <w:t>אם</w:t>
      </w:r>
      <w:r w:rsidRPr="00291985">
        <w:rPr>
          <w:rtl/>
        </w:rPr>
        <w:t xml:space="preserve"> </w:t>
      </w:r>
      <w:r w:rsidRPr="00291985">
        <w:rPr>
          <w:rFonts w:hint="cs"/>
          <w:rtl/>
        </w:rPr>
        <w:t>זכר</w:t>
      </w:r>
      <w:r w:rsidRPr="00291985">
        <w:rPr>
          <w:rtl/>
        </w:rPr>
        <w:t xml:space="preserve"> </w:t>
      </w:r>
      <w:r w:rsidRPr="00291985">
        <w:rPr>
          <w:rFonts w:hint="cs"/>
          <w:rtl/>
        </w:rPr>
        <w:t>מנה</w:t>
      </w:r>
      <w:r w:rsidRPr="00291985">
        <w:rPr>
          <w:rtl/>
        </w:rPr>
        <w:t xml:space="preserve"> </w:t>
      </w:r>
      <w:r w:rsidRPr="00291985">
        <w:rPr>
          <w:rFonts w:hint="cs"/>
          <w:rtl/>
        </w:rPr>
        <w:t>אם</w:t>
      </w:r>
      <w:r w:rsidRPr="00291985">
        <w:rPr>
          <w:rtl/>
        </w:rPr>
        <w:t xml:space="preserve"> </w:t>
      </w:r>
      <w:r w:rsidRPr="00291985">
        <w:rPr>
          <w:rFonts w:hint="cs"/>
          <w:rtl/>
        </w:rPr>
        <w:t>נקבה</w:t>
      </w:r>
      <w:r w:rsidRPr="00291985">
        <w:rPr>
          <w:rtl/>
        </w:rPr>
        <w:t xml:space="preserve"> </w:t>
      </w:r>
      <w:r w:rsidRPr="00291985">
        <w:rPr>
          <w:rFonts w:hint="cs"/>
          <w:rtl/>
        </w:rPr>
        <w:t>מאתים</w:t>
      </w:r>
      <w:r w:rsidRPr="00A343FC">
        <w:rPr>
          <w:rtl/>
        </w:rPr>
        <w:t xml:space="preserve">, </w:t>
      </w:r>
      <w:r w:rsidRPr="00A343FC">
        <w:rPr>
          <w:rFonts w:hint="cs"/>
          <w:rtl/>
        </w:rPr>
        <w:t>וילדה</w:t>
      </w:r>
      <w:r w:rsidRPr="00A343FC">
        <w:rPr>
          <w:rtl/>
        </w:rPr>
        <w:t xml:space="preserve"> </w:t>
      </w:r>
      <w:r w:rsidRPr="00A343FC">
        <w:rPr>
          <w:rFonts w:hint="cs"/>
          <w:rtl/>
        </w:rPr>
        <w:t>זכר</w:t>
      </w:r>
      <w:r w:rsidRPr="00A343FC">
        <w:rPr>
          <w:rtl/>
        </w:rPr>
        <w:t xml:space="preserve"> </w:t>
      </w:r>
      <w:r w:rsidRPr="00A343FC">
        <w:rPr>
          <w:rFonts w:hint="cs"/>
          <w:rtl/>
        </w:rPr>
        <w:t>ונקבה</w:t>
      </w:r>
      <w:r w:rsidRPr="00A343FC">
        <w:rPr>
          <w:rtl/>
        </w:rPr>
        <w:t xml:space="preserve"> </w:t>
      </w:r>
    </w:p>
    <w:p w14:paraId="17320026" w14:textId="77777777" w:rsidR="00131F40" w:rsidRDefault="00131F40" w:rsidP="00DB3591">
      <w:pPr>
        <w:pStyle w:val="afff3"/>
        <w:rPr>
          <w:rtl/>
        </w:rPr>
      </w:pPr>
      <w:r w:rsidRPr="00A343FC">
        <w:rPr>
          <w:rFonts w:hint="cs"/>
          <w:rtl/>
        </w:rPr>
        <w:t>זכר</w:t>
      </w:r>
      <w:r w:rsidRPr="00A343FC">
        <w:rPr>
          <w:rtl/>
        </w:rPr>
        <w:t xml:space="preserve"> </w:t>
      </w:r>
      <w:r w:rsidRPr="00A343FC">
        <w:rPr>
          <w:rFonts w:hint="cs"/>
          <w:rtl/>
        </w:rPr>
        <w:t>נוטל</w:t>
      </w:r>
      <w:r w:rsidRPr="00A343FC">
        <w:rPr>
          <w:rtl/>
        </w:rPr>
        <w:t xml:space="preserve"> </w:t>
      </w:r>
      <w:r w:rsidRPr="00A343FC">
        <w:rPr>
          <w:rFonts w:hint="cs"/>
          <w:rtl/>
        </w:rPr>
        <w:t>מנה</w:t>
      </w:r>
      <w:r w:rsidRPr="00A343FC">
        <w:rPr>
          <w:rtl/>
        </w:rPr>
        <w:t xml:space="preserve">, </w:t>
      </w:r>
      <w:r w:rsidRPr="00A343FC">
        <w:rPr>
          <w:rFonts w:hint="cs"/>
          <w:rtl/>
        </w:rPr>
        <w:t>נקבה</w:t>
      </w:r>
      <w:r w:rsidRPr="00A343FC">
        <w:rPr>
          <w:rtl/>
        </w:rPr>
        <w:t xml:space="preserve"> </w:t>
      </w:r>
      <w:r w:rsidRPr="00A343FC">
        <w:rPr>
          <w:rFonts w:hint="cs"/>
          <w:rtl/>
        </w:rPr>
        <w:t>נוטלת</w:t>
      </w:r>
      <w:r w:rsidRPr="00A343FC">
        <w:rPr>
          <w:rtl/>
        </w:rPr>
        <w:t xml:space="preserve"> </w:t>
      </w:r>
      <w:r w:rsidRPr="00A343FC">
        <w:rPr>
          <w:rFonts w:hint="cs"/>
          <w:rtl/>
        </w:rPr>
        <w:t>מאתים</w:t>
      </w:r>
      <w:r w:rsidRPr="00A343FC">
        <w:rPr>
          <w:rtl/>
        </w:rPr>
        <w:t>,</w:t>
      </w:r>
      <w:r>
        <w:rPr>
          <w:rFonts w:hint="cs"/>
          <w:rtl/>
        </w:rPr>
        <w:t xml:space="preserve"> </w:t>
      </w:r>
      <w:r w:rsidRPr="00C35A2C">
        <w:rPr>
          <w:rFonts w:hint="cs"/>
          <w:rtl/>
        </w:rPr>
        <w:t>ילדה</w:t>
      </w:r>
      <w:r w:rsidRPr="00C35A2C">
        <w:rPr>
          <w:rtl/>
        </w:rPr>
        <w:t xml:space="preserve"> </w:t>
      </w:r>
      <w:r w:rsidRPr="00C35A2C">
        <w:rPr>
          <w:rFonts w:hint="cs"/>
          <w:rtl/>
        </w:rPr>
        <w:t>טומטום</w:t>
      </w:r>
      <w:r w:rsidRPr="00C35A2C">
        <w:rPr>
          <w:rtl/>
        </w:rPr>
        <w:t xml:space="preserve"> - </w:t>
      </w:r>
      <w:r w:rsidRPr="00C35A2C">
        <w:rPr>
          <w:rFonts w:hint="cs"/>
          <w:rtl/>
        </w:rPr>
        <w:t>אינו</w:t>
      </w:r>
      <w:r w:rsidRPr="00C35A2C">
        <w:rPr>
          <w:rtl/>
        </w:rPr>
        <w:t xml:space="preserve"> </w:t>
      </w:r>
      <w:r w:rsidRPr="00C35A2C">
        <w:rPr>
          <w:rFonts w:hint="cs"/>
          <w:rtl/>
        </w:rPr>
        <w:t>נוטל</w:t>
      </w:r>
      <w:r w:rsidRPr="00C35A2C">
        <w:rPr>
          <w:rtl/>
        </w:rPr>
        <w:t xml:space="preserve">. </w:t>
      </w:r>
    </w:p>
    <w:p w14:paraId="743C722A" w14:textId="77777777" w:rsidR="00131F40" w:rsidRDefault="00131F40" w:rsidP="00DB3591">
      <w:pPr>
        <w:pStyle w:val="afff3"/>
        <w:rPr>
          <w:rtl/>
        </w:rPr>
      </w:pPr>
      <w:r w:rsidRPr="00291985">
        <w:rPr>
          <w:rFonts w:hint="cs"/>
          <w:rtl/>
        </w:rPr>
        <w:t>אם</w:t>
      </w:r>
      <w:r w:rsidRPr="00291985">
        <w:rPr>
          <w:rtl/>
        </w:rPr>
        <w:t xml:space="preserve"> </w:t>
      </w:r>
      <w:r w:rsidRPr="00291985">
        <w:rPr>
          <w:rFonts w:hint="cs"/>
          <w:rtl/>
        </w:rPr>
        <w:t>אמר</w:t>
      </w:r>
      <w:r w:rsidRPr="00291985">
        <w:rPr>
          <w:rtl/>
        </w:rPr>
        <w:t xml:space="preserve"> </w:t>
      </w:r>
      <w:r w:rsidRPr="00291985">
        <w:rPr>
          <w:rFonts w:hint="cs"/>
          <w:rtl/>
        </w:rPr>
        <w:t>כל</w:t>
      </w:r>
      <w:r w:rsidRPr="00291985">
        <w:rPr>
          <w:rtl/>
        </w:rPr>
        <w:t xml:space="preserve"> </w:t>
      </w:r>
      <w:r w:rsidRPr="00291985">
        <w:rPr>
          <w:rFonts w:hint="cs"/>
          <w:rtl/>
        </w:rPr>
        <w:t>מה</w:t>
      </w:r>
      <w:r w:rsidRPr="00291985">
        <w:rPr>
          <w:rtl/>
        </w:rPr>
        <w:t xml:space="preserve"> </w:t>
      </w:r>
      <w:r w:rsidRPr="00291985">
        <w:rPr>
          <w:rFonts w:hint="cs"/>
          <w:rtl/>
        </w:rPr>
        <w:t>שתלד</w:t>
      </w:r>
      <w:r w:rsidRPr="00291985">
        <w:rPr>
          <w:rtl/>
        </w:rPr>
        <w:t xml:space="preserve"> </w:t>
      </w:r>
      <w:r w:rsidRPr="00291985">
        <w:rPr>
          <w:rFonts w:hint="cs"/>
          <w:rtl/>
        </w:rPr>
        <w:t>אשתי</w:t>
      </w:r>
      <w:r w:rsidRPr="00291985">
        <w:rPr>
          <w:rtl/>
        </w:rPr>
        <w:t xml:space="preserve"> </w:t>
      </w:r>
      <w:r w:rsidRPr="00C35A2C">
        <w:rPr>
          <w:rFonts w:hint="cs"/>
          <w:rtl/>
        </w:rPr>
        <w:t>יטול</w:t>
      </w:r>
      <w:r>
        <w:rPr>
          <w:rtl/>
        </w:rPr>
        <w:t xml:space="preserve"> </w:t>
      </w:r>
      <w:r w:rsidRPr="00C35A2C">
        <w:rPr>
          <w:rFonts w:hint="cs"/>
          <w:rtl/>
        </w:rPr>
        <w:t>ה</w:t>
      </w:r>
      <w:r w:rsidRPr="00C35A2C">
        <w:rPr>
          <w:rtl/>
        </w:rPr>
        <w:t>"</w:t>
      </w:r>
      <w:r w:rsidRPr="00C35A2C">
        <w:rPr>
          <w:rFonts w:hint="cs"/>
          <w:rtl/>
        </w:rPr>
        <w:t>ז</w:t>
      </w:r>
      <w:r w:rsidRPr="00C35A2C">
        <w:rPr>
          <w:rtl/>
        </w:rPr>
        <w:t xml:space="preserve"> </w:t>
      </w:r>
      <w:r w:rsidRPr="00C35A2C">
        <w:rPr>
          <w:rFonts w:hint="cs"/>
          <w:rtl/>
        </w:rPr>
        <w:t>יטול</w:t>
      </w:r>
      <w:r w:rsidRPr="00C35A2C">
        <w:rPr>
          <w:rtl/>
        </w:rPr>
        <w:t>;</w:t>
      </w:r>
    </w:p>
    <w:p w14:paraId="4DF4B695" w14:textId="77777777" w:rsidR="00131F40" w:rsidRPr="00C35A2C" w:rsidRDefault="00131F40" w:rsidP="00DB3591">
      <w:pPr>
        <w:pStyle w:val="afff3"/>
        <w:rPr>
          <w:rtl/>
        </w:rPr>
      </w:pPr>
      <w:r w:rsidRPr="00C35A2C">
        <w:rPr>
          <w:rFonts w:hint="cs"/>
          <w:rtl/>
        </w:rPr>
        <w:lastRenderedPageBreak/>
        <w:t>ואם</w:t>
      </w:r>
      <w:r w:rsidRPr="00C35A2C">
        <w:rPr>
          <w:rtl/>
        </w:rPr>
        <w:t xml:space="preserve"> </w:t>
      </w:r>
      <w:r w:rsidRPr="00C35A2C">
        <w:rPr>
          <w:rFonts w:hint="cs"/>
          <w:rtl/>
        </w:rPr>
        <w:t>אין</w:t>
      </w:r>
      <w:r w:rsidRPr="00C35A2C">
        <w:rPr>
          <w:rtl/>
        </w:rPr>
        <w:t xml:space="preserve"> </w:t>
      </w:r>
      <w:r w:rsidRPr="00C35A2C">
        <w:rPr>
          <w:rFonts w:hint="cs"/>
          <w:rtl/>
        </w:rPr>
        <w:t>שם</w:t>
      </w:r>
      <w:r w:rsidRPr="00C35A2C">
        <w:rPr>
          <w:rtl/>
        </w:rPr>
        <w:t xml:space="preserve"> </w:t>
      </w:r>
      <w:r w:rsidRPr="00C35A2C">
        <w:rPr>
          <w:rFonts w:hint="cs"/>
          <w:rtl/>
        </w:rPr>
        <w:t>יורש</w:t>
      </w:r>
      <w:r w:rsidRPr="00C35A2C">
        <w:rPr>
          <w:rtl/>
        </w:rPr>
        <w:t xml:space="preserve"> </w:t>
      </w:r>
      <w:r w:rsidRPr="00C35A2C">
        <w:rPr>
          <w:rFonts w:hint="cs"/>
          <w:rtl/>
        </w:rPr>
        <w:t>אלא</w:t>
      </w:r>
      <w:r w:rsidRPr="00C35A2C">
        <w:rPr>
          <w:rtl/>
        </w:rPr>
        <w:t xml:space="preserve"> </w:t>
      </w:r>
      <w:r w:rsidRPr="00C35A2C">
        <w:rPr>
          <w:rFonts w:hint="cs"/>
          <w:rtl/>
        </w:rPr>
        <w:t>הוא</w:t>
      </w:r>
      <w:r w:rsidRPr="00C35A2C">
        <w:rPr>
          <w:rtl/>
        </w:rPr>
        <w:t xml:space="preserve"> - </w:t>
      </w:r>
      <w:r w:rsidRPr="00C35A2C">
        <w:rPr>
          <w:rFonts w:hint="cs"/>
          <w:rtl/>
        </w:rPr>
        <w:t>יורש</w:t>
      </w:r>
      <w:r w:rsidRPr="00C35A2C">
        <w:rPr>
          <w:rtl/>
        </w:rPr>
        <w:t xml:space="preserve"> </w:t>
      </w:r>
      <w:r w:rsidRPr="00C35A2C">
        <w:rPr>
          <w:rFonts w:hint="cs"/>
          <w:rtl/>
        </w:rPr>
        <w:t>את</w:t>
      </w:r>
      <w:r w:rsidRPr="00C35A2C">
        <w:rPr>
          <w:rtl/>
        </w:rPr>
        <w:t xml:space="preserve"> </w:t>
      </w:r>
      <w:r w:rsidRPr="00C35A2C">
        <w:rPr>
          <w:rFonts w:hint="cs"/>
          <w:rtl/>
        </w:rPr>
        <w:t>הכל</w:t>
      </w:r>
      <w:r w:rsidRPr="00C35A2C">
        <w:rPr>
          <w:rtl/>
        </w:rPr>
        <w:t>.</w:t>
      </w:r>
    </w:p>
    <w:p w14:paraId="400D5FC0" w14:textId="77777777" w:rsidR="00131F40" w:rsidRDefault="00131F40" w:rsidP="00131F40">
      <w:pPr>
        <w:pStyle w:val="afffb"/>
        <w:rPr>
          <w:rStyle w:val="afff8"/>
          <w:rtl/>
        </w:rPr>
      </w:pPr>
      <w:ins w:id="9962" w:author="מספור קטעי משנה" w:date="2026-10-06T06:44:59Z">
        <w:r>
          <w:rPr>
            <w:rStyle w:val="MisparKeta"/>
          </w:rPr>
          <w:t xml:space="preserve">ב. </w:t>
        </w:r>
      </w:ins>
      <w:r w:rsidRPr="0081371E">
        <w:rPr>
          <w:rStyle w:val="afff8"/>
          <w:rtl/>
        </w:rPr>
        <w:t>בנכסים מרובים זכרים דוחין הטומטום אצל הנקבות</w:t>
      </w:r>
      <w:r>
        <w:rPr>
          <w:rStyle w:val="aff1"/>
          <w:rFonts w:ascii="BA Vilna Bold" w:hAnsi="BA Vilna Bold" w:cs="BA Vilna Bold"/>
          <w:b/>
          <w:rtl/>
          <w:rPrChange w:id="40002" w:author="Claude" w:date="2026-10-06T13:34:17Z">
            <w:rPr>
              <w:rStyle w:val="aff1"/>
              <w:rFonts w:ascii="BA Vilna Bold" w:hAnsi="BA Vilna Bold" w:cs="BA Vilna Bold"/>
              <w:b/>
              <w:sz w:val="17"/>
              <w:szCs w:val="17"/>
              <w:rtl/>
            </w:rPr>
          </w:rPrChange>
        </w:rPr>
        <w:footnoteReference w:id="136"/>
      </w:r>
    </w:p>
    <w:p w14:paraId="5C1F189F" w14:textId="77777777" w:rsidR="00131F40" w:rsidRPr="00EB45B2" w:rsidRDefault="00131F40" w:rsidP="00131F40">
      <w:pPr>
        <w:pStyle w:val="36"/>
        <w:framePr w:wrap="notBeside"/>
        <w:rPr>
          <w:rtl/>
        </w:rPr>
      </w:pPr>
      <w:r w:rsidRPr="00EB45B2">
        <w:rPr>
          <w:rtl/>
        </w:rPr>
        <w:t xml:space="preserve">ורישא </w:t>
      </w:r>
    </w:p>
    <w:p w14:paraId="30007DBB" w14:textId="77777777" w:rsidR="00131F40" w:rsidRDefault="00131F40" w:rsidP="00131F40">
      <w:pPr>
        <w:rPr>
          <w:sz w:val="16"/>
          <w:rtl/>
        </w:rPr>
      </w:pPr>
      <w:r>
        <w:rPr>
          <w:rFonts w:hint="cs"/>
          <w:sz w:val="16"/>
          <w:rtl/>
        </w:rPr>
        <w:t xml:space="preserve">דדוחין אותו </w:t>
      </w:r>
      <w:r w:rsidRPr="00092233">
        <w:rPr>
          <w:sz w:val="16"/>
          <w:rtl/>
        </w:rPr>
        <w:t xml:space="preserve">אשמעינן דאי לא פירש מאי דלא נולד </w:t>
      </w:r>
    </w:p>
    <w:p w14:paraId="1DE42CFA" w14:textId="77777777" w:rsidR="00131F40" w:rsidRDefault="00131F40" w:rsidP="00131F40">
      <w:pPr>
        <w:rPr>
          <w:rFonts w:ascii="BA TM • Vilna Extra-Bold" w:hAnsi="BA TM • Vilna Extra-Bold" w:cs="BA TM • Vilna Extra-Bold"/>
          <w:color w:val="767171" w:themeColor="background2" w:themeShade="80"/>
          <w:sz w:val="14"/>
          <w:szCs w:val="14"/>
          <w:rtl/>
        </w:rPr>
      </w:pPr>
      <w:r w:rsidRPr="00EB45B2">
        <w:rPr>
          <w:rStyle w:val="affffe"/>
          <w:rFonts w:hint="cs"/>
          <w:rtl/>
        </w:rPr>
        <w:t>אביי</w:t>
      </w:r>
      <w:r>
        <w:rPr>
          <w:rFonts w:hint="cs"/>
          <w:sz w:val="16"/>
          <w:rtl/>
        </w:rPr>
        <w:t xml:space="preserve"> דוחין אותו ואין לו , </w:t>
      </w:r>
      <w:r w:rsidRPr="00EB45B2">
        <w:rPr>
          <w:rStyle w:val="affffe"/>
          <w:rFonts w:hint="cs"/>
          <w:rtl/>
        </w:rPr>
        <w:t>ולרבא</w:t>
      </w:r>
      <w:r>
        <w:rPr>
          <w:rFonts w:hint="cs"/>
          <w:sz w:val="16"/>
          <w:rtl/>
        </w:rPr>
        <w:t xml:space="preserve"> דוחין אותו ויש לו.</w:t>
      </w:r>
    </w:p>
    <w:p w14:paraId="559E3595" w14:textId="77777777" w:rsidR="00131F40" w:rsidRPr="00EB45B2" w:rsidRDefault="00131F40" w:rsidP="00131F40">
      <w:pPr>
        <w:pStyle w:val="36"/>
        <w:framePr w:wrap="notBeside"/>
        <w:rPr>
          <w:rtl/>
        </w:rPr>
      </w:pPr>
      <w:r w:rsidRPr="00EB45B2">
        <w:rPr>
          <w:rFonts w:hint="cs"/>
          <w:rtl/>
        </w:rPr>
        <w:t>סיפא</w:t>
      </w:r>
    </w:p>
    <w:p w14:paraId="317A68E6" w14:textId="77777777" w:rsidR="00131F40" w:rsidRDefault="00131F40" w:rsidP="00131F40">
      <w:pPr>
        <w:spacing w:after="60"/>
        <w:rPr>
          <w:rFonts w:ascii="FontbitDavid" w:hAnsi="FontbitDavid"/>
          <w:sz w:val="16"/>
          <w:rtl/>
        </w:rPr>
      </w:pPr>
      <w:r w:rsidRPr="00EB45B2">
        <w:rPr>
          <w:rStyle w:val="affffe"/>
          <w:rFonts w:hint="cs"/>
          <w:rtl/>
        </w:rPr>
        <w:t>לרשב''ג</w:t>
      </w:r>
      <w:r>
        <w:rPr>
          <w:rFonts w:ascii="FontbitDavid" w:hAnsi="FontbitDavid" w:hint="cs"/>
          <w:sz w:val="16"/>
          <w:rtl/>
        </w:rPr>
        <w:t xml:space="preserve"> </w:t>
      </w:r>
      <w:r w:rsidRPr="00092233">
        <w:rPr>
          <w:rFonts w:ascii="FontbitDavid" w:hAnsi="FontbitDavid"/>
          <w:sz w:val="16"/>
          <w:rtl/>
        </w:rPr>
        <w:t>ילדה טומטום אינו נוטל</w:t>
      </w:r>
      <w:r>
        <w:rPr>
          <w:rStyle w:val="aff1"/>
          <w:rFonts w:ascii="BA Vilna Bold" w:hAnsi="BA Vilna Bold" w:cs="BA Vilna Bold"/>
          <w:b/>
          <w:spacing w:val="4"/>
          <w:sz w:val="17"/>
          <w:szCs w:val="17"/>
          <w:rtl/>
        </w:rPr>
        <w:footnoteReference w:id="137"/>
      </w:r>
      <w:r w:rsidRPr="0081371E">
        <w:rPr>
          <w:rStyle w:val="afff8"/>
          <w:rtl/>
        </w:rPr>
        <w:t xml:space="preserve"> </w:t>
      </w:r>
      <w:r>
        <w:rPr>
          <w:rFonts w:ascii="FontbitDavid" w:hAnsi="FontbitDavid" w:hint="cs"/>
          <w:sz w:val="16"/>
          <w:rtl/>
        </w:rPr>
        <w:t xml:space="preserve"> שאין קדושה חלה עליהן</w:t>
      </w:r>
    </w:p>
    <w:p w14:paraId="40171C3E" w14:textId="77777777" w:rsidR="00131F40" w:rsidRPr="00EB45B2" w:rsidRDefault="00131F40" w:rsidP="00131F40">
      <w:pPr>
        <w:pStyle w:val="36"/>
        <w:framePr w:wrap="notBeside"/>
        <w:rPr>
          <w:rtl/>
        </w:rPr>
      </w:pPr>
      <w:r w:rsidRPr="00EB45B2">
        <w:rPr>
          <w:rFonts w:hint="cs"/>
          <w:rtl/>
        </w:rPr>
        <w:t xml:space="preserve">והך </w:t>
      </w:r>
    </w:p>
    <w:p w14:paraId="51A34473" w14:textId="77777777" w:rsidR="00131F40" w:rsidRPr="0096748D" w:rsidRDefault="00131F40" w:rsidP="00131F40">
      <w:pPr>
        <w:rPr>
          <w:rtl/>
        </w:rPr>
      </w:pPr>
      <w:r w:rsidRPr="0096748D">
        <w:rPr>
          <w:rtl/>
        </w:rPr>
        <w:t>יורש כבן וניזון כבת</w:t>
      </w:r>
    </w:p>
    <w:p w14:paraId="7F85C604" w14:textId="77777777" w:rsidR="00131F40" w:rsidRPr="00EB45B2" w:rsidRDefault="00131F40" w:rsidP="00131F40">
      <w:pPr>
        <w:pStyle w:val="36"/>
        <w:framePr w:wrap="notBeside"/>
        <w:rPr>
          <w:rtl/>
        </w:rPr>
      </w:pPr>
      <w:r w:rsidRPr="00EB45B2">
        <w:rPr>
          <w:rFonts w:hint="cs"/>
          <w:rtl/>
        </w:rPr>
        <w:t xml:space="preserve">לרבא </w:t>
      </w:r>
    </w:p>
    <w:p w14:paraId="4A0A8A47" w14:textId="77777777" w:rsidR="00131F40" w:rsidRDefault="00131F40" w:rsidP="00131F40">
      <w:pPr>
        <w:rPr>
          <w:rtl/>
        </w:rPr>
      </w:pPr>
      <w:r>
        <w:rPr>
          <w:rFonts w:hint="cs"/>
          <w:rtl/>
        </w:rPr>
        <w:t xml:space="preserve">יורש כבן </w:t>
      </w:r>
      <w:r w:rsidRPr="00EB45B2">
        <w:rPr>
          <w:rStyle w:val="afffff0"/>
          <w:rFonts w:hint="cs"/>
          <w:rtl/>
        </w:rPr>
        <w:t>[ראוי לירש]</w:t>
      </w:r>
      <w:r>
        <w:rPr>
          <w:rFonts w:hint="cs"/>
          <w:rtl/>
        </w:rPr>
        <w:t xml:space="preserve"> בנכסים מועטין וניזון כבת בנכסין מועטין</w:t>
      </w:r>
    </w:p>
    <w:p w14:paraId="1167A554" w14:textId="77777777" w:rsidR="00131F40" w:rsidRPr="00EB45B2" w:rsidRDefault="00131F40" w:rsidP="00131F40">
      <w:pPr>
        <w:pStyle w:val="36"/>
        <w:framePr w:wrap="notBeside"/>
        <w:rPr>
          <w:rtl/>
        </w:rPr>
      </w:pPr>
      <w:r w:rsidRPr="00EB45B2">
        <w:rPr>
          <w:rtl/>
        </w:rPr>
        <w:t>לאביי</w:t>
      </w:r>
    </w:p>
    <w:p w14:paraId="503E51B2" w14:textId="77777777" w:rsidR="00131F40" w:rsidRPr="007A0A12" w:rsidRDefault="00131F40" w:rsidP="00131F40">
      <w:pPr>
        <w:rPr>
          <w:rtl/>
        </w:rPr>
      </w:pPr>
      <w:r>
        <w:rPr>
          <w:rFonts w:hint="cs"/>
          <w:rtl/>
        </w:rPr>
        <w:t xml:space="preserve">שדוחין אותו ואין לו - </w:t>
      </w:r>
      <w:r w:rsidRPr="00470D89">
        <w:rPr>
          <w:rFonts w:hint="cs"/>
          <w:rtl/>
        </w:rPr>
        <w:t>ו</w:t>
      </w:r>
      <w:r w:rsidRPr="00470D89">
        <w:rPr>
          <w:rtl/>
        </w:rPr>
        <w:t>ניזון כבת</w:t>
      </w:r>
      <w:r w:rsidRPr="00470D89">
        <w:rPr>
          <w:rFonts w:hint="cs"/>
          <w:rtl/>
        </w:rPr>
        <w:t xml:space="preserve"> </w:t>
      </w:r>
      <w:r w:rsidRPr="00470D89">
        <w:rPr>
          <w:rtl/>
        </w:rPr>
        <w:t>ראוי לזון ואין לו</w:t>
      </w:r>
      <w:r>
        <w:rPr>
          <w:rStyle w:val="aff1"/>
          <w:rtl/>
        </w:rPr>
        <w:footnoteReference w:id="138"/>
      </w:r>
    </w:p>
    <w:p w14:paraId="01D0ECC3" w14:textId="77777777" w:rsidR="00131F40" w:rsidRPr="001B450D" w:rsidRDefault="00131F40" w:rsidP="00131F40">
      <w:pPr>
        <w:pStyle w:val="aff9"/>
        <w:rPr>
          <w:del w:id="90152" w:author="מנוע עיצוב" w:date="2026-10-08T11:01:28Z"/>
          <w:rtl/>
        </w:rPr>
      </w:pPr>
      <w:del w:id="90151" w:author="מנוע עיצוב" w:date="2026-10-08T11:01:28Z">
        <w:r w:rsidRPr="001B450D">
          <w:rPr>
            <w:rFonts w:hint="cs"/>
            <w:rtl/>
          </w:rPr>
          <w:delText xml:space="preserve">***</w:delText>
        </w:r>
      </w:del>
    </w:p>
    <w:p w14:paraId="4717B92D" w14:textId="77777777" w:rsidR="00131F40" w:rsidRPr="00C35A2C" w:rsidRDefault="00131F40" w:rsidP="00131F40">
      <w:pPr>
        <w:pStyle w:val="affe"/>
        <w:framePr w:wrap="around"/>
        <w:rPr>
          <w:rtl/>
        </w:rPr>
      </w:pPr>
      <w:r w:rsidRPr="00C35A2C">
        <w:rPr>
          <w:rtl/>
        </w:rPr>
        <w:t>קמא.</w:t>
      </w:r>
    </w:p>
    <w:p w14:paraId="7427C000" w14:textId="77777777" w:rsidR="00131F40" w:rsidRDefault="00131F40" w:rsidP="00131F40">
      <w:pPr>
        <w:pStyle w:val="afffb"/>
        <w:rPr>
          <w:rtl/>
        </w:rPr>
      </w:pPr>
      <w:ins w:id="9963" w:author="מספור קטעי משנה" w:date="2026-10-06T06:44:59Z">
        <w:r>
          <w:rPr>
            <w:rStyle w:val="MisparKeta"/>
          </w:rPr>
          <w:t xml:space="preserve">א. </w:t>
        </w:r>
      </w:ins>
      <w:r w:rsidRPr="007A0A12">
        <w:rPr>
          <w:rtl/>
        </w:rPr>
        <w:t xml:space="preserve">האומר אם ילדה אשתי זכר וכו'. </w:t>
      </w:r>
    </w:p>
    <w:p w14:paraId="33FDA9E0" w14:textId="77777777" w:rsidR="00131F40" w:rsidRPr="00B916B9" w:rsidRDefault="00131F40" w:rsidP="00131F40">
      <w:pPr>
        <w:pStyle w:val="36"/>
        <w:framePr w:wrap="notBeside"/>
        <w:rPr>
          <w:rtl/>
        </w:rPr>
      </w:pPr>
      <w:r w:rsidRPr="00B916B9">
        <w:rPr>
          <w:rFonts w:hint="cs"/>
          <w:rtl/>
        </w:rPr>
        <w:t>א.</w:t>
      </w:r>
    </w:p>
    <w:p w14:paraId="256AC32E" w14:textId="77777777" w:rsidR="00131F40" w:rsidRPr="00C35A2C" w:rsidRDefault="00131F40" w:rsidP="00131F40">
      <w:pPr>
        <w:spacing w:after="60"/>
        <w:rPr>
          <w:rtl/>
        </w:rPr>
      </w:pPr>
      <w:r w:rsidRPr="00470D89">
        <w:rPr>
          <w:rStyle w:val="afff8"/>
          <w:rtl/>
        </w:rPr>
        <w:t xml:space="preserve">לענין ירושה </w:t>
      </w:r>
      <w:r w:rsidRPr="00C35A2C">
        <w:rPr>
          <w:rtl/>
        </w:rPr>
        <w:t xml:space="preserve">בן עדיף </w:t>
      </w:r>
      <w:r w:rsidRPr="0096748D">
        <w:rPr>
          <w:rStyle w:val="affffe"/>
          <w:rtl/>
        </w:rPr>
        <w:t>וכדחזינן</w:t>
      </w:r>
      <w:r w:rsidRPr="00C35A2C">
        <w:rPr>
          <w:rtl/>
        </w:rPr>
        <w:t xml:space="preserve"> </w:t>
      </w:r>
      <w:r>
        <w:rPr>
          <w:rFonts w:hint="cs"/>
          <w:rtl/>
        </w:rPr>
        <w:t xml:space="preserve">שכל מי שאינו מניח בן ליורשו </w:t>
      </w:r>
      <w:r w:rsidRPr="00C35A2C">
        <w:rPr>
          <w:rtl/>
        </w:rPr>
        <w:t xml:space="preserve">הקב"ה מלא עליו עברה </w:t>
      </w:r>
      <w:r w:rsidRPr="00470D89">
        <w:rPr>
          <w:rStyle w:val="affffe"/>
          <w:rtl/>
        </w:rPr>
        <w:t>שנא'</w:t>
      </w:r>
      <w:r w:rsidRPr="00F10693">
        <w:rPr>
          <w:rtl/>
        </w:rPr>
        <w:t xml:space="preserve"> </w:t>
      </w:r>
      <w:r w:rsidRPr="00F10693">
        <w:rPr>
          <w:rFonts w:hint="cs"/>
          <w:rtl/>
        </w:rPr>
        <w:t>'</w:t>
      </w:r>
      <w:r w:rsidRPr="00F10693">
        <w:rPr>
          <w:rtl/>
        </w:rPr>
        <w:t>ו</w:t>
      </w:r>
      <w:r w:rsidRPr="007367C6">
        <w:rPr>
          <w:rStyle w:val="affff8"/>
          <w:rtl/>
        </w:rPr>
        <w:t>העברתם נחלתו לבתו</w:t>
      </w:r>
      <w:r w:rsidRPr="00F10693">
        <w:rPr>
          <w:rFonts w:hint="cs"/>
          <w:rtl/>
        </w:rPr>
        <w:t xml:space="preserve">' </w:t>
      </w:r>
      <w:r w:rsidRPr="0096748D">
        <w:rPr>
          <w:rStyle w:val="affffe"/>
          <w:rtl/>
        </w:rPr>
        <w:t>וכתיב</w:t>
      </w:r>
      <w:r w:rsidRPr="00C35A2C">
        <w:rPr>
          <w:rtl/>
        </w:rPr>
        <w:t xml:space="preserve"> </w:t>
      </w:r>
      <w:r w:rsidRPr="007A0A12">
        <w:rPr>
          <w:rStyle w:val="affff8"/>
          <w:rFonts w:hint="cs"/>
          <w:rtl/>
        </w:rPr>
        <w:t>'</w:t>
      </w:r>
      <w:r w:rsidRPr="007A0A12">
        <w:rPr>
          <w:rStyle w:val="affff8"/>
          <w:rtl/>
        </w:rPr>
        <w:t>יום עברה</w:t>
      </w:r>
      <w:r w:rsidRPr="00C35A2C">
        <w:rPr>
          <w:rtl/>
        </w:rPr>
        <w:t xml:space="preserve"> </w:t>
      </w:r>
      <w:r w:rsidRPr="0096748D">
        <w:rPr>
          <w:rStyle w:val="affff8"/>
          <w:rtl/>
        </w:rPr>
        <w:t>היום ההוא</w:t>
      </w:r>
      <w:r>
        <w:rPr>
          <w:rStyle w:val="affff8"/>
          <w:rFonts w:hint="cs"/>
          <w:rtl/>
        </w:rPr>
        <w:t xml:space="preserve"> </w:t>
      </w:r>
      <w:r>
        <w:rPr>
          <w:b/>
          <w:bCs/>
          <w:rtl/>
        </w:rPr>
        <w:tab/>
      </w:r>
      <w:r>
        <w:rPr>
          <w:b/>
          <w:bCs/>
          <w:rtl/>
        </w:rPr>
        <w:tab/>
      </w:r>
      <w:r>
        <w:rPr>
          <w:b/>
          <w:bCs/>
          <w:rtl/>
        </w:rPr>
        <w:tab/>
      </w:r>
      <w:r w:rsidRPr="00470D89">
        <w:rPr>
          <w:rStyle w:val="afff8"/>
          <w:rtl/>
        </w:rPr>
        <w:t xml:space="preserve">לענין הרוחה </w:t>
      </w:r>
      <w:r w:rsidRPr="00C35A2C">
        <w:rPr>
          <w:rtl/>
        </w:rPr>
        <w:t>בתו עדיפ</w:t>
      </w:r>
      <w:r>
        <w:rPr>
          <w:rFonts w:hint="cs"/>
          <w:rtl/>
        </w:rPr>
        <w:t>ה.</w:t>
      </w:r>
    </w:p>
    <w:p w14:paraId="0BCE7629" w14:textId="77777777" w:rsidR="00131F40" w:rsidRPr="007A0A12" w:rsidRDefault="00131F40" w:rsidP="00131F40">
      <w:pPr>
        <w:pStyle w:val="36"/>
        <w:framePr w:wrap="notBeside"/>
        <w:rPr>
          <w:rtl/>
        </w:rPr>
      </w:pPr>
      <w:r>
        <w:rPr>
          <w:rFonts w:hint="cs"/>
          <w:rtl/>
        </w:rPr>
        <w:t xml:space="preserve">שמואל: </w:t>
      </w:r>
      <w:r w:rsidRPr="007A0A12">
        <w:rPr>
          <w:rtl/>
        </w:rPr>
        <w:t>ב-</w:t>
      </w:r>
    </w:p>
    <w:p w14:paraId="0A97AA16" w14:textId="77777777" w:rsidR="00131F40" w:rsidRDefault="00131F40" w:rsidP="00131F40">
      <w:pPr>
        <w:rPr>
          <w:rtl/>
        </w:rPr>
      </w:pPr>
      <w:r w:rsidRPr="00470D89">
        <w:rPr>
          <w:rStyle w:val="afff8"/>
          <w:rtl/>
        </w:rPr>
        <w:t xml:space="preserve">במבכרת </w:t>
      </w:r>
      <w:r w:rsidRPr="00C35A2C">
        <w:rPr>
          <w:rtl/>
        </w:rPr>
        <w:t>עסקינן בת ראשונה סימן יפה לבנים</w:t>
      </w:r>
    </w:p>
    <w:p w14:paraId="7764C164" w14:textId="77777777" w:rsidR="00131F40" w:rsidRDefault="00131F40" w:rsidP="00131F40">
      <w:pPr>
        <w:rPr>
          <w:rtl/>
        </w:rPr>
      </w:pPr>
      <w:r w:rsidRPr="007A0A12">
        <w:rPr>
          <w:rStyle w:val="affffe"/>
          <w:rtl/>
        </w:rPr>
        <w:t>או</w:t>
      </w:r>
      <w:r w:rsidRPr="00C35A2C">
        <w:rPr>
          <w:rtl/>
        </w:rPr>
        <w:t xml:space="preserve"> </w:t>
      </w:r>
      <w:r>
        <w:rPr>
          <w:rFonts w:hint="cs"/>
          <w:rtl/>
        </w:rPr>
        <w:t xml:space="preserve">שמגדלת לאחיה </w:t>
      </w:r>
      <w:r w:rsidRPr="007A0A12">
        <w:rPr>
          <w:rStyle w:val="affffe"/>
          <w:rtl/>
        </w:rPr>
        <w:t>או</w:t>
      </w:r>
      <w:r w:rsidRPr="0081371E">
        <w:rPr>
          <w:rStyle w:val="afff8"/>
          <w:rtl/>
        </w:rPr>
        <w:t xml:space="preserve"> </w:t>
      </w:r>
      <w:r>
        <w:rPr>
          <w:rFonts w:hint="cs"/>
          <w:rtl/>
        </w:rPr>
        <w:t>שלא ישלוט בו עין הרע.</w:t>
      </w:r>
    </w:p>
    <w:p w14:paraId="6F5C0A64" w14:textId="77777777" w:rsidR="00131F40" w:rsidRPr="00092233" w:rsidRDefault="00131F40" w:rsidP="00131F40">
      <w:pPr>
        <w:spacing w:after="60"/>
        <w:rPr>
          <w:sz w:val="16"/>
          <w:rtl/>
        </w:rPr>
      </w:pPr>
      <w:r w:rsidRPr="0096748D">
        <w:rPr>
          <w:rStyle w:val="affffe"/>
          <w:rFonts w:hint="cs"/>
          <w:rtl/>
        </w:rPr>
        <w:t>ר''ח:</w:t>
      </w:r>
      <w:r>
        <w:rPr>
          <w:sz w:val="16"/>
        </w:rPr>
        <w:t xml:space="preserve"> </w:t>
      </w:r>
      <w:r w:rsidRPr="00092233">
        <w:rPr>
          <w:sz w:val="16"/>
          <w:rtl/>
        </w:rPr>
        <w:t xml:space="preserve">לדידי </w:t>
      </w:r>
      <w:r>
        <w:rPr>
          <w:rFonts w:hint="cs"/>
          <w:sz w:val="16"/>
          <w:rtl/>
        </w:rPr>
        <w:t xml:space="preserve">בנות </w:t>
      </w:r>
      <w:r w:rsidRPr="00092233">
        <w:rPr>
          <w:sz w:val="16"/>
          <w:rtl/>
        </w:rPr>
        <w:t>עדיפ</w:t>
      </w:r>
      <w:r>
        <w:rPr>
          <w:rFonts w:hint="cs"/>
          <w:sz w:val="16"/>
          <w:rtl/>
        </w:rPr>
        <w:t xml:space="preserve">ות </w:t>
      </w:r>
      <w:r w:rsidRPr="00092233">
        <w:rPr>
          <w:sz w:val="16"/>
          <w:rtl/>
        </w:rPr>
        <w:t>לי מבני</w:t>
      </w:r>
      <w:r>
        <w:rPr>
          <w:rFonts w:hint="cs"/>
          <w:sz w:val="16"/>
          <w:rtl/>
        </w:rPr>
        <w:t xml:space="preserve">ם </w:t>
      </w:r>
      <w:r>
        <w:rPr>
          <w:rStyle w:val="aff1"/>
          <w:sz w:val="16"/>
          <w:rtl/>
        </w:rPr>
        <w:footnoteReference w:id="139"/>
      </w:r>
    </w:p>
    <w:p w14:paraId="3907A247" w14:textId="77777777" w:rsidR="00131F40" w:rsidRPr="007A0A12" w:rsidRDefault="00131F40" w:rsidP="00131F40">
      <w:pPr>
        <w:pStyle w:val="36"/>
        <w:framePr w:wrap="notBeside"/>
        <w:rPr>
          <w:rtl/>
        </w:rPr>
      </w:pPr>
      <w:r>
        <w:rPr>
          <w:rFonts w:hint="cs"/>
          <w:rtl/>
        </w:rPr>
        <w:t xml:space="preserve">ג. </w:t>
      </w:r>
    </w:p>
    <w:p w14:paraId="74E952AF" w14:textId="77777777" w:rsidR="00131F40" w:rsidRDefault="00131F40" w:rsidP="00131F40">
      <w:pPr>
        <w:rPr>
          <w:rtl/>
        </w:rPr>
      </w:pPr>
      <w:r w:rsidRPr="0096748D">
        <w:rPr>
          <w:rStyle w:val="affffe"/>
          <w:rFonts w:hint="cs"/>
          <w:rtl/>
        </w:rPr>
        <w:t>לא כר''י</w:t>
      </w:r>
      <w:r>
        <w:rPr>
          <w:rFonts w:hint="cs"/>
          <w:rtl/>
        </w:rPr>
        <w:t xml:space="preserve"> ש</w:t>
      </w:r>
      <w:r w:rsidRPr="00C35A2C">
        <w:rPr>
          <w:rtl/>
        </w:rPr>
        <w:t xml:space="preserve">גם בת היתה לו לאברהם </w:t>
      </w:r>
      <w:r w:rsidRPr="0096748D">
        <w:rPr>
          <w:rStyle w:val="affff8"/>
          <w:rtl/>
        </w:rPr>
        <w:t>ובכל</w:t>
      </w:r>
      <w:r w:rsidRPr="00C35A2C">
        <w:rPr>
          <w:rtl/>
        </w:rPr>
        <w:t xml:space="preserve"> שמה</w:t>
      </w:r>
      <w:r>
        <w:rPr>
          <w:rFonts w:hint="cs"/>
          <w:rtl/>
        </w:rPr>
        <w:t>,</w:t>
      </w:r>
      <w:r w:rsidRPr="00C35A2C">
        <w:rPr>
          <w:rtl/>
        </w:rPr>
        <w:t xml:space="preserve"> </w:t>
      </w:r>
    </w:p>
    <w:p w14:paraId="3615FC0F" w14:textId="77777777" w:rsidR="00131F40" w:rsidRDefault="00131F40" w:rsidP="00131F40">
      <w:pPr>
        <w:rPr>
          <w:rtl/>
        </w:rPr>
      </w:pPr>
      <w:r>
        <w:rPr>
          <w:rStyle w:val="affffe"/>
          <w:rFonts w:hint="cs"/>
          <w:rtl/>
        </w:rPr>
        <w:t>ד</w:t>
      </w:r>
      <w:r w:rsidRPr="0096748D">
        <w:rPr>
          <w:rStyle w:val="affffe"/>
          <w:rtl/>
        </w:rPr>
        <w:t>אכתי</w:t>
      </w:r>
      <w:r w:rsidRPr="00C35A2C">
        <w:rPr>
          <w:rtl/>
        </w:rPr>
        <w:t xml:space="preserve"> לא שמעינן דעדיפי מבני</w:t>
      </w:r>
      <w:r>
        <w:rPr>
          <w:rStyle w:val="aff1"/>
          <w:rtl/>
        </w:rPr>
        <w:footnoteReference w:id="140"/>
      </w:r>
    </w:p>
    <w:p w14:paraId="0473A84A" w14:textId="77777777" w:rsidR="00131F40" w:rsidRPr="00C35A2C" w:rsidRDefault="00131F40" w:rsidP="00131F40">
      <w:pPr>
        <w:rPr>
          <w:rtl/>
        </w:rPr>
      </w:pPr>
      <w:r w:rsidRPr="0096748D">
        <w:rPr>
          <w:rStyle w:val="affffe"/>
          <w:rFonts w:hint="cs"/>
          <w:rtl/>
        </w:rPr>
        <w:t>אלא ר''י</w:t>
      </w:r>
      <w:r>
        <w:rPr>
          <w:rFonts w:hint="cs"/>
          <w:rtl/>
        </w:rPr>
        <w:t xml:space="preserve"> ש</w:t>
      </w:r>
      <w:r w:rsidRPr="00C35A2C">
        <w:rPr>
          <w:rtl/>
        </w:rPr>
        <w:t xml:space="preserve">מצווה לזון את הבנים דעסקי בדאורייתא </w:t>
      </w:r>
      <w:r w:rsidRPr="007A0A12">
        <w:rPr>
          <w:rStyle w:val="afffff0"/>
          <w:rtl/>
        </w:rPr>
        <w:t>[ד</w:t>
      </w:r>
      <w:r w:rsidRPr="007A0A12">
        <w:rPr>
          <w:rStyle w:val="afffff0"/>
          <w:rFonts w:hint="cs"/>
          <w:rtl/>
        </w:rPr>
        <w:t>'</w:t>
      </w:r>
      <w:r w:rsidRPr="007A0A12">
        <w:rPr>
          <w:rStyle w:val="afffff0"/>
          <w:rtl/>
        </w:rPr>
        <w:t>מבשרך ל</w:t>
      </w:r>
      <w:r w:rsidRPr="007A0A12">
        <w:rPr>
          <w:rStyle w:val="afffff0"/>
          <w:rFonts w:hint="cs"/>
          <w:rtl/>
        </w:rPr>
        <w:t>א</w:t>
      </w:r>
      <w:r w:rsidRPr="007A0A12">
        <w:rPr>
          <w:rStyle w:val="afffff0"/>
          <w:rtl/>
        </w:rPr>
        <w:t xml:space="preserve"> תתעלם</w:t>
      </w:r>
      <w:r w:rsidRPr="007A0A12">
        <w:rPr>
          <w:rStyle w:val="afffff0"/>
          <w:rFonts w:hint="cs"/>
          <w:rtl/>
        </w:rPr>
        <w:t>'</w:t>
      </w:r>
      <w:r w:rsidRPr="007A0A12">
        <w:rPr>
          <w:rStyle w:val="afffff0"/>
          <w:rtl/>
        </w:rPr>
        <w:t>]</w:t>
      </w:r>
      <w:r w:rsidRPr="00C35A2C">
        <w:rPr>
          <w:rtl/>
        </w:rPr>
        <w:t xml:space="preserve"> וק"ו לבנ</w:t>
      </w:r>
      <w:r>
        <w:rPr>
          <w:rFonts w:hint="cs"/>
          <w:rtl/>
        </w:rPr>
        <w:t>ו</w:t>
      </w:r>
      <w:r w:rsidRPr="00C35A2C">
        <w:rPr>
          <w:rtl/>
        </w:rPr>
        <w:t xml:space="preserve">ת </w:t>
      </w:r>
      <w:r>
        <w:rPr>
          <w:rFonts w:hint="cs"/>
          <w:rtl/>
        </w:rPr>
        <w:t>כדי שלא יזדלזלו,</w:t>
      </w:r>
    </w:p>
    <w:p w14:paraId="640BD461" w14:textId="77777777" w:rsidR="00131F40" w:rsidRPr="007A0A12" w:rsidRDefault="00131F40" w:rsidP="00131F40">
      <w:pPr>
        <w:pStyle w:val="36"/>
        <w:framePr w:wrap="notBeside"/>
        <w:rPr>
          <w:rtl/>
        </w:rPr>
      </w:pPr>
      <w:r>
        <w:rPr>
          <w:rFonts w:hint="cs"/>
          <w:rtl/>
        </w:rPr>
        <w:t>והך:</w:t>
      </w:r>
    </w:p>
    <w:p w14:paraId="34DF819A" w14:textId="77777777" w:rsidR="00131F40" w:rsidRPr="00666F3D" w:rsidRDefault="00131F40" w:rsidP="00131F40">
      <w:pPr>
        <w:rPr>
          <w:rStyle w:val="afffff0"/>
          <w:rtl/>
        </w:rPr>
      </w:pPr>
      <w:r w:rsidRPr="00C35A2C">
        <w:rPr>
          <w:rtl/>
        </w:rPr>
        <w:t xml:space="preserve">דזכר נוטל ששה דינרין </w:t>
      </w:r>
      <w:r w:rsidRPr="00666F3D">
        <w:rPr>
          <w:rStyle w:val="afffff0"/>
          <w:rtl/>
        </w:rPr>
        <w:t>שהן מנה וחצי</w:t>
      </w:r>
      <w:r w:rsidRPr="00C35A2C">
        <w:rPr>
          <w:rtl/>
        </w:rPr>
        <w:t xml:space="preserve"> והנקבה שני דינרין </w:t>
      </w:r>
      <w:r w:rsidRPr="00666F3D">
        <w:rPr>
          <w:rStyle w:val="afffff0"/>
          <w:rtl/>
        </w:rPr>
        <w:t>שהן חצי מנה</w:t>
      </w:r>
      <w:r>
        <w:rPr>
          <w:rFonts w:hint="cs"/>
          <w:rtl/>
        </w:rPr>
        <w:t xml:space="preserve"> </w:t>
      </w:r>
      <w:r w:rsidRPr="00666F3D">
        <w:rPr>
          <w:rStyle w:val="afffff0"/>
          <w:rtl/>
        </w:rPr>
        <w:t xml:space="preserve">[דא"א </w:t>
      </w:r>
      <w:r w:rsidRPr="00666F3D">
        <w:rPr>
          <w:rStyle w:val="afffff0"/>
          <w:rFonts w:hint="cs"/>
          <w:rtl/>
        </w:rPr>
        <w:t xml:space="preserve">להעמיד </w:t>
      </w:r>
      <w:r w:rsidRPr="00666F3D">
        <w:rPr>
          <w:rStyle w:val="afffff0"/>
          <w:rtl/>
        </w:rPr>
        <w:t>שאומר לזה הך ולזה הך דא"</w:t>
      </w:r>
      <w:r w:rsidRPr="00666F3D">
        <w:rPr>
          <w:rStyle w:val="afffff0"/>
          <w:rFonts w:hint="cs"/>
          <w:rtl/>
        </w:rPr>
        <w:t>כ</w:t>
      </w:r>
      <w:r w:rsidRPr="00666F3D">
        <w:rPr>
          <w:rStyle w:val="afffff0"/>
          <w:rtl/>
        </w:rPr>
        <w:t xml:space="preserve"> אמאי לא מייתי כדוגמת המשנה]</w:t>
      </w:r>
    </w:p>
    <w:p w14:paraId="7D7BCE27" w14:textId="77777777" w:rsidR="00131F40" w:rsidRPr="007A0A12" w:rsidRDefault="00131F40" w:rsidP="00131F40">
      <w:pPr>
        <w:pStyle w:val="36"/>
        <w:framePr w:wrap="notBeside"/>
        <w:rPr>
          <w:rtl/>
        </w:rPr>
      </w:pPr>
      <w:r>
        <w:rPr>
          <w:rFonts w:hint="cs"/>
          <w:rtl/>
        </w:rPr>
        <w:t xml:space="preserve">- </w:t>
      </w:r>
      <w:r w:rsidRPr="007A0A12">
        <w:rPr>
          <w:rtl/>
        </w:rPr>
        <w:t>מיירי</w:t>
      </w:r>
    </w:p>
    <w:p w14:paraId="11A0ACE0" w14:textId="77777777" w:rsidR="00131F40" w:rsidRDefault="00131F40" w:rsidP="00131F40">
      <w:pPr>
        <w:rPr>
          <w:rtl/>
        </w:rPr>
      </w:pPr>
      <w:r w:rsidRPr="00470D89">
        <w:rPr>
          <w:rStyle w:val="afff8"/>
          <w:rtl/>
        </w:rPr>
        <w:t xml:space="preserve">במסרס </w:t>
      </w:r>
      <w:r w:rsidRPr="00C35A2C">
        <w:rPr>
          <w:rtl/>
        </w:rPr>
        <w:t>דאי זכר תחילה מאתיים ונקבה אחריו כלום נקבה תחילה מנה זכר אחריה מנה</w:t>
      </w:r>
      <w:r>
        <w:rPr>
          <w:rFonts w:hint="cs"/>
          <w:rtl/>
        </w:rPr>
        <w:t xml:space="preserve"> </w:t>
      </w:r>
      <w:r w:rsidRPr="00C35A2C">
        <w:rPr>
          <w:rtl/>
        </w:rPr>
        <w:t xml:space="preserve">דאז זכר </w:t>
      </w:r>
      <w:r>
        <w:rPr>
          <w:rtl/>
        </w:rPr>
        <w:t>לוקח</w:t>
      </w:r>
      <w:r w:rsidRPr="00C35A2C">
        <w:rPr>
          <w:rtl/>
        </w:rPr>
        <w:t xml:space="preserve"> מנה ממ"נ </w:t>
      </w:r>
    </w:p>
    <w:p w14:paraId="5C14C6D8" w14:textId="77777777" w:rsidR="00131F40" w:rsidRDefault="00131F40" w:rsidP="00131F40">
      <w:pPr>
        <w:spacing w:after="60"/>
        <w:rPr>
          <w:rtl/>
        </w:rPr>
      </w:pPr>
      <w:r w:rsidRPr="00666F3D">
        <w:rPr>
          <w:rStyle w:val="affffe"/>
          <w:rtl/>
        </w:rPr>
        <w:t>ואידך</w:t>
      </w:r>
      <w:r w:rsidRPr="00C35A2C">
        <w:rPr>
          <w:rtl/>
        </w:rPr>
        <w:t xml:space="preserve"> מנה הרי הוא כממון המוטל בספק דחולקין</w:t>
      </w:r>
      <w:r>
        <w:rPr>
          <w:rStyle w:val="aff1"/>
          <w:rtl/>
        </w:rPr>
        <w:footnoteReference w:id="141"/>
      </w:r>
    </w:p>
    <w:p w14:paraId="241D3286" w14:textId="77777777" w:rsidR="00131F40" w:rsidRPr="00291985" w:rsidRDefault="00131F40" w:rsidP="00131F40">
      <w:pPr>
        <w:pStyle w:val="afffb"/>
        <w:rPr>
          <w:rtl/>
        </w:rPr>
      </w:pPr>
      <w:ins w:id="9964" w:author="מספור קטעי משנה" w:date="2026-10-06T06:44:59Z">
        <w:r>
          <w:rPr>
            <w:rStyle w:val="MisparKeta"/>
          </w:rPr>
          <w:t xml:space="preserve">ב. </w:t>
        </w:r>
      </w:ins>
      <w:r w:rsidRPr="00291985">
        <w:rPr>
          <w:rtl/>
        </w:rPr>
        <w:t xml:space="preserve">ילדה זכר ונקבה </w:t>
      </w:r>
      <w:r w:rsidRPr="00291985">
        <w:rPr>
          <w:rFonts w:hint="cs"/>
          <w:rtl/>
        </w:rPr>
        <w:t>תאומים</w:t>
      </w:r>
      <w:r w:rsidRPr="00291985">
        <w:rPr>
          <w:rtl/>
        </w:rPr>
        <w:t xml:space="preserve">– </w:t>
      </w:r>
      <w:r w:rsidRPr="00291985">
        <w:rPr>
          <w:rFonts w:hint="cs"/>
          <w:rtl/>
        </w:rPr>
        <w:t xml:space="preserve">נוטל </w:t>
      </w:r>
      <w:r w:rsidRPr="00291985">
        <w:rPr>
          <w:rtl/>
        </w:rPr>
        <w:t>מנה</w:t>
      </w:r>
    </w:p>
    <w:p w14:paraId="0F28014B" w14:textId="77777777" w:rsidR="00131F40" w:rsidRDefault="00131F40" w:rsidP="00131F40">
      <w:pPr>
        <w:rPr>
          <w:rtl/>
        </w:rPr>
      </w:pPr>
      <w:r>
        <w:rPr>
          <w:rFonts w:hint="cs"/>
          <w:rtl/>
        </w:rPr>
        <w:t xml:space="preserve"> מיירי במבשרני  שאמר גם ובא למעט נפל.</w:t>
      </w:r>
    </w:p>
    <w:p w14:paraId="0CC66015" w14:textId="1AB5DFE1" w:rsidR="00131F40" w:rsidRDefault="00D03ABB" w:rsidP="00D03ABB">
      <w:pPr>
        <w:pStyle w:val="affff9"/>
        <w:rPr>
          <w:rtl/>
        </w:rPr>
      </w:pPr>
      <w:bookmarkStart w:id="58" w:name="_Hlk182475499"/>
      <w:r>
        <w:rPr>
          <w:rFonts w:hint="cs"/>
          <w:rtl/>
        </w:rPr>
        <w:t xml:space="preserve">המזכה לעובר </w:t>
      </w:r>
    </w:p>
    <w:p w14:paraId="6BE0A734" w14:textId="77777777" w:rsidR="00AC0AF5" w:rsidRPr="00C35A2C" w:rsidRDefault="00AC0AF5" w:rsidP="00982F98">
      <w:pPr>
        <w:pStyle w:val="affe"/>
        <w:framePr w:wrap="around"/>
        <w:rPr>
          <w:rtl/>
        </w:rPr>
      </w:pPr>
      <w:r w:rsidRPr="00C35A2C">
        <w:rPr>
          <w:rtl/>
        </w:rPr>
        <w:t>קמא:</w:t>
      </w:r>
    </w:p>
    <w:p w14:paraId="417F590A" w14:textId="05820A86" w:rsidR="00AC0AF5" w:rsidRDefault="00D03ABB" w:rsidP="00D03ABB">
      <w:pPr>
        <w:rPr>
          <w:rtl/>
        </w:rPr>
      </w:pPr>
      <w:r>
        <w:rPr>
          <w:rStyle w:val="afff8"/>
          <w:rFonts w:hint="cs"/>
          <w:rtl/>
        </w:rPr>
        <w:t xml:space="preserve">שכ''מ שאמר לאשתו </w:t>
      </w:r>
      <w:r>
        <w:rPr>
          <w:rFonts w:hint="cs"/>
          <w:rtl/>
        </w:rPr>
        <w:t xml:space="preserve">נכסי לעובר </w:t>
      </w:r>
      <w:r>
        <w:rPr>
          <w:rStyle w:val="aff1"/>
          <w:rtl/>
        </w:rPr>
        <w:footnoteReference w:id="142"/>
      </w:r>
    </w:p>
    <w:p w14:paraId="704B4D04" w14:textId="77777777" w:rsidR="00D03ABB" w:rsidRPr="00D03ABB" w:rsidRDefault="00AC0AF5" w:rsidP="00D03ABB">
      <w:pPr>
        <w:pStyle w:val="36"/>
        <w:framePr w:wrap="notBeside"/>
        <w:rPr>
          <w:rtl/>
        </w:rPr>
      </w:pPr>
      <w:r w:rsidRPr="00D03ABB">
        <w:rPr>
          <w:rtl/>
        </w:rPr>
        <w:t xml:space="preserve">ר"ה </w:t>
      </w:r>
    </w:p>
    <w:p w14:paraId="1006BCDA" w14:textId="6E788360" w:rsidR="00AC0AF5" w:rsidRDefault="00AC0AF5" w:rsidP="00D03ABB">
      <w:pPr>
        <w:rPr>
          <w:rtl/>
        </w:rPr>
      </w:pPr>
      <w:r w:rsidRPr="00C35A2C">
        <w:rPr>
          <w:rtl/>
        </w:rPr>
        <w:t>מזכה לעובר לא קנה</w:t>
      </w:r>
      <w:r w:rsidR="00D03ABB">
        <w:rPr>
          <w:rFonts w:hint="cs"/>
          <w:rtl/>
        </w:rPr>
        <w:t xml:space="preserve">, </w:t>
      </w:r>
      <w:r w:rsidR="00D03ABB" w:rsidRPr="00D03ABB">
        <w:rPr>
          <w:rStyle w:val="affffe"/>
          <w:rFonts w:hint="cs"/>
          <w:rtl/>
        </w:rPr>
        <w:t>הקשה ר''נ</w:t>
      </w:r>
      <w:r w:rsidR="00D03ABB">
        <w:rPr>
          <w:rFonts w:hint="cs"/>
          <w:rtl/>
        </w:rPr>
        <w:t xml:space="preserve"> ממתני' דמהני, </w:t>
      </w:r>
      <w:r w:rsidR="00D03ABB" w:rsidRPr="00D03ABB">
        <w:rPr>
          <w:rStyle w:val="affffe"/>
          <w:rFonts w:hint="cs"/>
          <w:rtl/>
        </w:rPr>
        <w:t>א''ל</w:t>
      </w:r>
      <w:r w:rsidR="00D03ABB">
        <w:rPr>
          <w:rFonts w:hint="cs"/>
          <w:rtl/>
        </w:rPr>
        <w:t xml:space="preserve"> א''י מי שנאה</w:t>
      </w:r>
      <w:r w:rsidR="00D03ABB">
        <w:rPr>
          <w:rStyle w:val="aff1"/>
          <w:rFonts w:ascii="FontbitDavid" w:hAnsi="FontbitDavid"/>
          <w:rtl/>
        </w:rPr>
        <w:footnoteReference w:id="143"/>
      </w:r>
    </w:p>
    <w:p w14:paraId="51526D65" w14:textId="5B0C44FF" w:rsidR="00D03ABB" w:rsidRPr="00D03ABB" w:rsidRDefault="00D03ABB" w:rsidP="00D03ABB">
      <w:pPr>
        <w:pStyle w:val="36"/>
        <w:framePr w:wrap="notBeside"/>
        <w:rPr>
          <w:rtl/>
        </w:rPr>
      </w:pPr>
      <w:r w:rsidRPr="00D03ABB">
        <w:rPr>
          <w:rFonts w:hint="cs"/>
          <w:rtl/>
        </w:rPr>
        <w:t>-</w:t>
      </w:r>
      <w:r>
        <w:rPr>
          <w:rFonts w:hint="cs"/>
          <w:rtl/>
        </w:rPr>
        <w:t xml:space="preserve">א. </w:t>
      </w:r>
      <w:r w:rsidRPr="00D03ABB">
        <w:rPr>
          <w:rFonts w:hint="cs"/>
          <w:rtl/>
        </w:rPr>
        <w:t xml:space="preserve"> </w:t>
      </w:r>
      <w:r w:rsidR="00AC0AF5" w:rsidRPr="00D03ABB">
        <w:rPr>
          <w:rtl/>
        </w:rPr>
        <w:t xml:space="preserve">דא"א </w:t>
      </w:r>
    </w:p>
    <w:p w14:paraId="6D87ABF1" w14:textId="4B74AE0C" w:rsidR="00AC0AF5" w:rsidRPr="00C35A2C" w:rsidRDefault="00AC0AF5" w:rsidP="00AC0AF5">
      <w:pPr>
        <w:rPr>
          <w:rtl/>
        </w:rPr>
      </w:pPr>
      <w:r>
        <w:rPr>
          <w:rStyle w:val="affffe"/>
          <w:rtl/>
          <w:rPrChange w:id="9508" w:author="מנוע אמוראים" w:date="2026-10-05T16:41:09Z">
            <w:rPr>
              <w:rStyle w:val="afff8"/>
              <w:rtl/>
            </w:rPr>
          </w:rPrChange>
        </w:rPr>
        <w:t xml:space="preserve">דר"מ</w:t>
      </w:r>
      <w:r w:rsidRPr="00C35A2C">
        <w:rPr>
          <w:rtl/>
        </w:rPr>
        <w:t xml:space="preserve"> היא </w:t>
      </w:r>
      <w:r w:rsidR="00D03ABB">
        <w:rPr>
          <w:rFonts w:hint="cs"/>
          <w:rtl/>
        </w:rPr>
        <w:t xml:space="preserve">- </w:t>
      </w:r>
      <w:r w:rsidRPr="00C35A2C">
        <w:rPr>
          <w:rtl/>
        </w:rPr>
        <w:t>דהא לדבר שאינו בעולם מי שמעת ליה</w:t>
      </w:r>
    </w:p>
    <w:p w14:paraId="023BB91B" w14:textId="3E37F65E" w:rsidR="00D03ABB" w:rsidRPr="00D03ABB" w:rsidRDefault="00D03ABB" w:rsidP="00D03ABB">
      <w:pPr>
        <w:pStyle w:val="36"/>
        <w:framePr w:wrap="notBeside"/>
        <w:rPr>
          <w:rtl/>
        </w:rPr>
      </w:pPr>
      <w:r>
        <w:rPr>
          <w:rFonts w:hint="cs"/>
          <w:rtl/>
        </w:rPr>
        <w:t xml:space="preserve">ב. </w:t>
      </w:r>
      <w:r w:rsidR="00AC0AF5" w:rsidRPr="00D03ABB">
        <w:rPr>
          <w:rtl/>
        </w:rPr>
        <w:t>וא"א</w:t>
      </w:r>
    </w:p>
    <w:p w14:paraId="08DC37F6" w14:textId="2C3FB43E" w:rsidR="00AC0AF5" w:rsidRPr="00C35A2C" w:rsidRDefault="00AC0AF5" w:rsidP="00AC0AF5">
      <w:pPr>
        <w:rPr>
          <w:rtl/>
        </w:rPr>
      </w:pPr>
      <w:r>
        <w:rPr>
          <w:rStyle w:val="affffe"/>
          <w:rtl/>
          <w:rPrChange w:id="9509" w:author="מנוע אמוראים" w:date="2026-10-05T16:41:09Z">
            <w:rPr>
              <w:rStyle w:val="afff8"/>
              <w:rtl/>
            </w:rPr>
          </w:rPrChange>
        </w:rPr>
        <w:t xml:space="preserve">דר"י</w:t>
      </w:r>
      <w:r w:rsidRPr="00C35A2C">
        <w:rPr>
          <w:rtl/>
        </w:rPr>
        <w:t xml:space="preserve"> היא דעובר פוסל ואינו מאכיל </w:t>
      </w:r>
      <w:r w:rsidR="00D03ABB">
        <w:rPr>
          <w:rFonts w:hint="cs"/>
          <w:rtl/>
        </w:rPr>
        <w:t xml:space="preserve">- </w:t>
      </w:r>
      <w:r w:rsidRPr="00C35A2C">
        <w:rPr>
          <w:rtl/>
        </w:rPr>
        <w:t>דשאני ירושה הבאה מאליה</w:t>
      </w:r>
      <w:r w:rsidR="00D03ABB">
        <w:rPr>
          <w:rStyle w:val="aff1"/>
          <w:rtl/>
        </w:rPr>
        <w:footnoteReference w:id="144"/>
      </w:r>
    </w:p>
    <w:p w14:paraId="03E47F46" w14:textId="5D537B16" w:rsidR="00D03ABB" w:rsidRPr="00D03ABB" w:rsidRDefault="00D03ABB" w:rsidP="00D03ABB">
      <w:pPr>
        <w:pStyle w:val="36"/>
        <w:framePr w:wrap="notBeside"/>
        <w:rPr>
          <w:rtl/>
        </w:rPr>
      </w:pPr>
      <w:r>
        <w:rPr>
          <w:rFonts w:hint="cs"/>
          <w:rtl/>
        </w:rPr>
        <w:t xml:space="preserve">ג. </w:t>
      </w:r>
      <w:r w:rsidR="00AC0AF5" w:rsidRPr="00D03ABB">
        <w:rPr>
          <w:rtl/>
        </w:rPr>
        <w:t xml:space="preserve">וא"א </w:t>
      </w:r>
    </w:p>
    <w:p w14:paraId="276E4F1A" w14:textId="754634C6" w:rsidR="00D03ABB" w:rsidRDefault="00D03ABB" w:rsidP="00D03ABB">
      <w:pPr>
        <w:rPr>
          <w:rtl/>
        </w:rPr>
      </w:pPr>
      <w:r w:rsidRPr="00D03ABB">
        <w:rPr>
          <w:rFonts w:ascii="BA TM • Vilna Extra-Bold" w:hAnsi="BA TM • Vilna Extra-Bold" w:cs="BA TM • Vilna Extra-Bold" w:hint="cs"/>
          <w:b/>
          <w:bCs/>
          <w:spacing w:val="4"/>
          <w:sz w:val="32"/>
          <w:rtl/>
        </w:rPr>
        <w:t>דריב''ב</w:t>
      </w:r>
      <w:r>
        <w:rPr>
          <w:rFonts w:hint="cs"/>
          <w:rtl/>
        </w:rPr>
        <w:t xml:space="preserve"> </w:t>
      </w:r>
      <w:r w:rsidR="00AC0AF5" w:rsidRPr="00C35A2C">
        <w:rPr>
          <w:rtl/>
        </w:rPr>
        <w:t xml:space="preserve">היא </w:t>
      </w:r>
      <w:r>
        <w:rPr>
          <w:rFonts w:hint="cs"/>
          <w:rtl/>
        </w:rPr>
        <w:t xml:space="preserve">- </w:t>
      </w:r>
      <w:r w:rsidR="00AC0AF5" w:rsidRPr="00C35A2C">
        <w:rPr>
          <w:rtl/>
        </w:rPr>
        <w:t>דעל מי שראוי ליורשו דבריו קיימין</w:t>
      </w:r>
    </w:p>
    <w:p w14:paraId="48736A01" w14:textId="53C9836B" w:rsidR="00AC0AF5" w:rsidRPr="00C35A2C" w:rsidRDefault="00D03ABB" w:rsidP="00D03ABB">
      <w:pPr>
        <w:rPr>
          <w:rtl/>
        </w:rPr>
      </w:pPr>
      <w:r>
        <w:rPr>
          <w:rFonts w:hint="cs"/>
          <w:rtl/>
        </w:rPr>
        <w:lastRenderedPageBreak/>
        <w:t xml:space="preserve">- </w:t>
      </w:r>
      <w:r w:rsidR="00AC0AF5" w:rsidRPr="00C35A2C">
        <w:rPr>
          <w:rtl/>
        </w:rPr>
        <w:t>דהא לדבר שאינו בעולם מי שמעת ליה</w:t>
      </w:r>
      <w:r>
        <w:rPr>
          <w:rStyle w:val="aff1"/>
          <w:rtl/>
        </w:rPr>
        <w:footnoteReference w:id="145"/>
      </w:r>
    </w:p>
    <w:p w14:paraId="72705D27" w14:textId="3F073586" w:rsidR="00D03ABB" w:rsidRPr="00D03ABB" w:rsidRDefault="00D03ABB" w:rsidP="00D03ABB">
      <w:pPr>
        <w:pStyle w:val="36"/>
        <w:framePr w:wrap="notBeside"/>
        <w:rPr>
          <w:rtl/>
        </w:rPr>
      </w:pPr>
      <w:r>
        <w:rPr>
          <w:rFonts w:hint="cs"/>
          <w:rtl/>
        </w:rPr>
        <w:t xml:space="preserve">ד. </w:t>
      </w:r>
      <w:r w:rsidR="00AC0AF5" w:rsidRPr="00D03ABB">
        <w:rPr>
          <w:rtl/>
        </w:rPr>
        <w:t xml:space="preserve">וא"א </w:t>
      </w:r>
    </w:p>
    <w:p w14:paraId="0C5FE30A" w14:textId="47A30CDB" w:rsidR="00AC0AF5" w:rsidRDefault="00D03ABB" w:rsidP="00AC0AF5">
      <w:pPr>
        <w:rPr>
          <w:rtl/>
        </w:rPr>
      </w:pPr>
      <w:r w:rsidRPr="00D03ABB">
        <w:rPr>
          <w:rFonts w:ascii="BA TM • Vilna Extra-Bold" w:hAnsi="BA TM • Vilna Extra-Bold" w:cs="BA TM • Vilna Extra-Bold" w:hint="cs"/>
          <w:b/>
          <w:bCs/>
          <w:spacing w:val="4"/>
          <w:sz w:val="32"/>
          <w:rtl/>
        </w:rPr>
        <w:t xml:space="preserve">דריב''ב </w:t>
      </w:r>
      <w:r>
        <w:rPr>
          <w:rtl/>
        </w:rPr>
        <w:t xml:space="preserve">היא וס"ל </w:t>
      </w:r>
      <w:r>
        <w:rPr>
          <w:rStyle w:val="affffe"/>
          <w:rtl/>
          <w:rPrChange w:id="9510" w:author="מנוע אמוראים" w:date="2026-10-05T16:41:09Z">
            <w:rPr>
              <w:rtl/>
            </w:rPr>
          </w:rPrChange>
        </w:rPr>
        <w:t xml:space="preserve">כר"י</w:t>
      </w:r>
      <w:r>
        <w:rPr>
          <w:rtl/>
        </w:rPr>
        <w:t xml:space="preserve"> דמי יימר דס"ל</w:t>
      </w:r>
    </w:p>
    <w:p w14:paraId="369B65CD" w14:textId="5E5790E9" w:rsidR="00D03ABB" w:rsidRPr="00D03ABB" w:rsidRDefault="00D03ABB" w:rsidP="00D03ABB">
      <w:pPr>
        <w:pStyle w:val="36"/>
        <w:framePr w:wrap="notBeside"/>
        <w:rPr>
          <w:rtl/>
        </w:rPr>
      </w:pPr>
      <w:r>
        <w:rPr>
          <w:rFonts w:hint="cs"/>
          <w:rtl/>
        </w:rPr>
        <w:t xml:space="preserve">ה. וא''א </w:t>
      </w:r>
    </w:p>
    <w:p w14:paraId="6855B53B" w14:textId="69729D9C" w:rsidR="00AC0AF5" w:rsidRPr="00C35A2C" w:rsidRDefault="00D03ABB" w:rsidP="00D03ABB">
      <w:pPr>
        <w:rPr>
          <w:rtl/>
        </w:rPr>
      </w:pPr>
      <w:r w:rsidRPr="00D03ABB">
        <w:rPr>
          <w:rFonts w:ascii="BA TM • Vilna Extra-Bold" w:hAnsi="BA TM • Vilna Extra-Bold" w:cs="BA TM • Vilna Extra-Bold" w:hint="cs"/>
          <w:b/>
          <w:bCs/>
          <w:spacing w:val="4"/>
          <w:sz w:val="32"/>
          <w:rtl/>
        </w:rPr>
        <w:t xml:space="preserve">במבשרני </w:t>
      </w:r>
      <w:r w:rsidR="00AC0AF5" w:rsidRPr="00C35A2C">
        <w:rPr>
          <w:rtl/>
        </w:rPr>
        <w:t>מדסיפא מיירי בשאין שם יורש</w:t>
      </w:r>
      <w:r>
        <w:rPr>
          <w:rFonts w:hint="cs"/>
          <w:rtl/>
        </w:rPr>
        <w:t xml:space="preserve">, ולא שייך </w:t>
      </w:r>
      <w:r w:rsidR="00AC0AF5" w:rsidRPr="00C35A2C">
        <w:rPr>
          <w:rtl/>
        </w:rPr>
        <w:t>במבשרני</w:t>
      </w:r>
    </w:p>
    <w:p w14:paraId="66FB77DA" w14:textId="7D911E85" w:rsidR="00D03ABB" w:rsidRPr="00D03ABB" w:rsidRDefault="00D03ABB" w:rsidP="00D03ABB">
      <w:pPr>
        <w:pStyle w:val="36"/>
        <w:framePr w:wrap="notBeside"/>
        <w:rPr>
          <w:rtl/>
        </w:rPr>
      </w:pPr>
      <w:r>
        <w:rPr>
          <w:rFonts w:hint="cs"/>
          <w:rtl/>
        </w:rPr>
        <w:t xml:space="preserve">ו. </w:t>
      </w:r>
      <w:r w:rsidR="00AC0AF5" w:rsidRPr="00D03ABB">
        <w:rPr>
          <w:rtl/>
        </w:rPr>
        <w:t xml:space="preserve">וא"א </w:t>
      </w:r>
    </w:p>
    <w:p w14:paraId="3B168FDF" w14:textId="683019EA" w:rsidR="00AC0AF5" w:rsidRPr="00C35A2C" w:rsidRDefault="00AC0AF5" w:rsidP="00AC0AF5">
      <w:pPr>
        <w:rPr>
          <w:rtl/>
        </w:rPr>
      </w:pPr>
      <w:r w:rsidRPr="00D03ABB">
        <w:rPr>
          <w:rFonts w:ascii="BA TM • Vilna Extra-Bold" w:hAnsi="BA TM • Vilna Extra-Bold" w:cs="BA TM • Vilna Extra-Bold"/>
          <w:b/>
          <w:bCs/>
          <w:spacing w:val="4"/>
          <w:sz w:val="32"/>
          <w:rtl/>
        </w:rPr>
        <w:t xml:space="preserve">דמיירי בשילדה </w:t>
      </w:r>
      <w:r w:rsidR="00D03ABB">
        <w:rPr>
          <w:rFonts w:hint="cs"/>
          <w:rtl/>
        </w:rPr>
        <w:t xml:space="preserve">- </w:t>
      </w:r>
      <w:r w:rsidRPr="00C35A2C">
        <w:rPr>
          <w:rtl/>
        </w:rPr>
        <w:t>מהא דסיפא מיירי בכל שתלד</w:t>
      </w:r>
    </w:p>
    <w:bookmarkEnd w:id="58"/>
    <w:p w14:paraId="5214059F" w14:textId="77777777" w:rsidR="00606852" w:rsidRPr="001B450D" w:rsidRDefault="00606852" w:rsidP="00606852">
      <w:pPr>
        <w:pStyle w:val="affff9"/>
        <w:rPr>
          <w:rtl/>
        </w:rPr>
      </w:pPr>
      <w:r>
        <w:rPr>
          <w:rFonts w:hint="cs"/>
          <w:rtl/>
        </w:rPr>
        <w:t>הלכה מזכה לעובר</w:t>
      </w:r>
    </w:p>
    <w:p w14:paraId="65288B90" w14:textId="77777777" w:rsidR="00606852" w:rsidRPr="00C35A2C" w:rsidRDefault="00606852" w:rsidP="00606852">
      <w:pPr>
        <w:pStyle w:val="affe"/>
        <w:framePr w:wrap="around"/>
        <w:rPr>
          <w:rtl/>
        </w:rPr>
      </w:pPr>
      <w:r w:rsidRPr="00C35A2C">
        <w:rPr>
          <w:rtl/>
        </w:rPr>
        <w:t>קמב.</w:t>
      </w:r>
    </w:p>
    <w:p w14:paraId="5F7EF53E" w14:textId="77777777" w:rsidR="00606852" w:rsidRPr="00D03ABB" w:rsidRDefault="00606852" w:rsidP="00606852">
      <w:pPr>
        <w:pStyle w:val="36"/>
        <w:framePr w:wrap="notBeside"/>
        <w:rPr>
          <w:rtl/>
        </w:rPr>
      </w:pPr>
      <w:r w:rsidRPr="00D03ABB">
        <w:rPr>
          <w:rtl/>
        </w:rPr>
        <w:t xml:space="preserve">ר"ה </w:t>
      </w:r>
    </w:p>
    <w:p w14:paraId="249334E0" w14:textId="77777777" w:rsidR="00606852" w:rsidRPr="00D03ABB" w:rsidRDefault="00606852" w:rsidP="00606852">
      <w:pPr>
        <w:rPr>
          <w:rtl/>
        </w:rPr>
      </w:pPr>
      <w:r w:rsidRPr="00D03ABB">
        <w:rPr>
          <w:rtl/>
        </w:rPr>
        <w:t>אף לכשתלד לא קנה</w:t>
      </w:r>
    </w:p>
    <w:p w14:paraId="3E6037B0" w14:textId="77777777" w:rsidR="00606852" w:rsidRPr="00D03ABB" w:rsidRDefault="00606852" w:rsidP="00606852">
      <w:pPr>
        <w:pStyle w:val="36"/>
        <w:framePr w:wrap="notBeside"/>
        <w:rPr>
          <w:rtl/>
        </w:rPr>
      </w:pPr>
      <w:r w:rsidRPr="00D03ABB">
        <w:rPr>
          <w:rtl/>
        </w:rPr>
        <w:t>ר"נ</w:t>
      </w:r>
    </w:p>
    <w:p w14:paraId="0C452B44" w14:textId="77777777" w:rsidR="00606852" w:rsidRDefault="00606852" w:rsidP="00606852">
      <w:pPr>
        <w:rPr>
          <w:rtl/>
        </w:rPr>
      </w:pPr>
      <w:r w:rsidRPr="00C35A2C">
        <w:rPr>
          <w:rtl/>
        </w:rPr>
        <w:t>מזכה לעובר לא קנה לכשתלד קנה</w:t>
      </w:r>
      <w:r>
        <w:rPr>
          <w:rStyle w:val="aff1"/>
          <w:rtl/>
        </w:rPr>
        <w:footnoteReference w:id="146"/>
      </w:r>
    </w:p>
    <w:p w14:paraId="54997863" w14:textId="77777777" w:rsidR="00606852" w:rsidRPr="00D03ABB" w:rsidRDefault="00606852" w:rsidP="00606852">
      <w:pPr>
        <w:pStyle w:val="36"/>
        <w:framePr w:wrap="notBeside"/>
        <w:rPr>
          <w:rtl/>
        </w:rPr>
      </w:pPr>
      <w:r w:rsidRPr="00D03ABB">
        <w:rPr>
          <w:rtl/>
        </w:rPr>
        <w:t xml:space="preserve">ר"ש </w:t>
      </w:r>
    </w:p>
    <w:p w14:paraId="1EAC6002" w14:textId="77777777" w:rsidR="00606852" w:rsidRDefault="00606852" w:rsidP="00606852">
      <w:pPr>
        <w:rPr>
          <w:rtl/>
        </w:rPr>
      </w:pPr>
      <w:r w:rsidRPr="00C35A2C">
        <w:rPr>
          <w:rtl/>
        </w:rPr>
        <w:t>אחד זה ואחד זה קנה ואפי</w:t>
      </w:r>
      <w:r w:rsidRPr="00F10693">
        <w:rPr>
          <w:rtl/>
        </w:rPr>
        <w:t xml:space="preserve">' </w:t>
      </w:r>
      <w:r w:rsidRPr="00C35A2C">
        <w:rPr>
          <w:rtl/>
        </w:rPr>
        <w:t>עובר שלבסוף היה נפל</w:t>
      </w:r>
    </w:p>
    <w:p w14:paraId="55EBF1BC" w14:textId="77777777" w:rsidR="00606852" w:rsidRPr="00C35A2C" w:rsidRDefault="00606852" w:rsidP="00606852">
      <w:pPr>
        <w:pStyle w:val="affff9"/>
        <w:rPr>
          <w:rtl/>
        </w:rPr>
      </w:pPr>
      <w:r>
        <w:rPr>
          <w:rFonts w:hint="cs"/>
          <w:rtl/>
        </w:rPr>
        <w:t>ראיית רב ששת שמזכה לעובר קנה</w:t>
      </w:r>
    </w:p>
    <w:p w14:paraId="57A59E4D" w14:textId="77777777" w:rsidR="00606852" w:rsidRPr="009C2F63" w:rsidRDefault="00606852" w:rsidP="00606852">
      <w:pPr>
        <w:pStyle w:val="36"/>
        <w:framePr w:wrap="notBeside"/>
        <w:rPr>
          <w:rtl/>
        </w:rPr>
      </w:pPr>
      <w:r>
        <w:rPr>
          <w:rFonts w:hint="cs"/>
          <w:rtl/>
        </w:rPr>
        <w:t>א.</w:t>
      </w:r>
    </w:p>
    <w:p w14:paraId="07B6C41F" w14:textId="77777777" w:rsidR="00606852" w:rsidRDefault="00606852" w:rsidP="00606852">
      <w:pPr>
        <w:rPr>
          <w:rtl/>
        </w:rPr>
      </w:pPr>
      <w:r>
        <w:rPr>
          <w:rFonts w:hint="cs"/>
          <w:rtl/>
        </w:rPr>
        <w:t>מ</w:t>
      </w:r>
      <w:r w:rsidRPr="00C35A2C">
        <w:rPr>
          <w:rtl/>
        </w:rPr>
        <w:t xml:space="preserve">גר שמת ובזבזו ישראל נכסיו </w:t>
      </w:r>
      <w:r>
        <w:rPr>
          <w:rFonts w:hint="cs"/>
          <w:rtl/>
        </w:rPr>
        <w:t>שצריך להחזיק פעם שניה לקנות</w:t>
      </w:r>
    </w:p>
    <w:p w14:paraId="098E8C11" w14:textId="77777777" w:rsidR="00606852" w:rsidRPr="009C2F63" w:rsidRDefault="00606852" w:rsidP="00606852">
      <w:pPr>
        <w:pStyle w:val="36"/>
        <w:framePr w:wrap="notBeside"/>
        <w:rPr>
          <w:rtl/>
        </w:rPr>
      </w:pPr>
      <w:r w:rsidRPr="009C2F63">
        <w:rPr>
          <w:rFonts w:hint="cs"/>
          <w:rtl/>
        </w:rPr>
        <w:t xml:space="preserve">דחה </w:t>
      </w:r>
      <w:r w:rsidRPr="009C2F63">
        <w:rPr>
          <w:rtl/>
        </w:rPr>
        <w:t>אביי</w:t>
      </w:r>
      <w:r>
        <w:rPr>
          <w:rFonts w:hint="cs"/>
          <w:rtl/>
        </w:rPr>
        <w:t>:</w:t>
      </w:r>
    </w:p>
    <w:p w14:paraId="3CA0217F" w14:textId="77777777" w:rsidR="00606852" w:rsidRDefault="00606852" w:rsidP="00606852">
      <w:pPr>
        <w:rPr>
          <w:rtl/>
        </w:rPr>
      </w:pPr>
      <w:r w:rsidRPr="00C35A2C">
        <w:rPr>
          <w:rtl/>
        </w:rPr>
        <w:t>ירושה הבאה מאליה</w:t>
      </w:r>
      <w:r>
        <w:rPr>
          <w:rFonts w:hint="cs"/>
          <w:rtl/>
        </w:rPr>
        <w:t xml:space="preserve"> שאני. </w:t>
      </w:r>
      <w:r>
        <w:rPr>
          <w:rStyle w:val="afffff0"/>
          <w:rtl/>
        </w:rPr>
        <w:ptab w:relativeTo="margin" w:alignment="right" w:leader="none"/>
      </w:r>
      <w:r w:rsidRPr="00AB0E37">
        <w:rPr>
          <w:rStyle w:val="afffff0"/>
          <w:rFonts w:hint="cs"/>
          <w:rtl/>
        </w:rPr>
        <w:t>[ולא פועלת מדין מזכה לעובר]</w:t>
      </w:r>
    </w:p>
    <w:p w14:paraId="6631DD40" w14:textId="77777777" w:rsidR="00606852" w:rsidRPr="009C2F63" w:rsidRDefault="00606852" w:rsidP="00606852">
      <w:pPr>
        <w:pStyle w:val="36"/>
        <w:framePr w:wrap="notBeside"/>
        <w:rPr>
          <w:rtl/>
        </w:rPr>
      </w:pPr>
      <w:r w:rsidRPr="009C2F63">
        <w:rPr>
          <w:rFonts w:hint="cs"/>
          <w:rtl/>
        </w:rPr>
        <w:t xml:space="preserve">דחיית </w:t>
      </w:r>
      <w:r w:rsidRPr="009C2F63">
        <w:rPr>
          <w:rtl/>
        </w:rPr>
        <w:t>רבא</w:t>
      </w:r>
      <w:r>
        <w:rPr>
          <w:rFonts w:hint="cs"/>
          <w:rtl/>
        </w:rPr>
        <w:t>:</w:t>
      </w:r>
    </w:p>
    <w:p w14:paraId="2201D178" w14:textId="77777777" w:rsidR="00606852" w:rsidRDefault="00606852" w:rsidP="00606852">
      <w:pPr>
        <w:rPr>
          <w:rtl/>
        </w:rPr>
      </w:pPr>
      <w:r>
        <w:rPr>
          <w:rFonts w:hint="cs"/>
          <w:rtl/>
        </w:rPr>
        <w:t xml:space="preserve">כאן החסרון שמתחילה הקנין רפוי בידו </w:t>
      </w:r>
    </w:p>
    <w:p w14:paraId="3ACDADAE" w14:textId="77777777" w:rsidR="00606852" w:rsidRPr="009C2F63" w:rsidRDefault="00606852" w:rsidP="00606852">
      <w:pPr>
        <w:pStyle w:val="36"/>
        <w:framePr w:wrap="notBeside"/>
        <w:rPr>
          <w:rtl/>
        </w:rPr>
      </w:pPr>
      <w:r w:rsidRPr="009C2F63">
        <w:rPr>
          <w:rFonts w:hint="cs"/>
          <w:rtl/>
        </w:rPr>
        <w:t>נפק''מ</w:t>
      </w:r>
    </w:p>
    <w:p w14:paraId="7F8CB1D1" w14:textId="77777777" w:rsidR="00606852" w:rsidRDefault="00606852" w:rsidP="00606852">
      <w:pPr>
        <w:spacing w:after="60"/>
        <w:rPr>
          <w:rFonts w:ascii="FontbitDavid" w:hAnsi="FontbitDavid"/>
          <w:rtl/>
        </w:rPr>
      </w:pPr>
      <w:r w:rsidRPr="00C35A2C">
        <w:rPr>
          <w:rFonts w:ascii="FontbitDavid" w:hAnsi="FontbitDavid"/>
          <w:rtl/>
        </w:rPr>
        <w:t xml:space="preserve">ששמע בו שמת ולא מת והחזיקו ואח"כ מת </w:t>
      </w:r>
      <w:r w:rsidRPr="009C2F63">
        <w:rPr>
          <w:rStyle w:val="affffe"/>
          <w:rtl/>
        </w:rPr>
        <w:t>דלרבא</w:t>
      </w:r>
      <w:r w:rsidRPr="00C35A2C">
        <w:rPr>
          <w:rFonts w:ascii="FontbitDavid" w:hAnsi="FontbitDavid"/>
          <w:rtl/>
        </w:rPr>
        <w:t xml:space="preserve"> א"ז </w:t>
      </w:r>
      <w:r>
        <w:rPr>
          <w:rFonts w:ascii="FontbitDavid" w:hAnsi="FontbitDavid" w:hint="cs"/>
          <w:rtl/>
        </w:rPr>
        <w:t xml:space="preserve"> רפוי.</w:t>
      </w:r>
    </w:p>
    <w:p w14:paraId="538E9550" w14:textId="77777777" w:rsidR="00606852" w:rsidRPr="009C2F63" w:rsidRDefault="00606852" w:rsidP="00606852">
      <w:pPr>
        <w:pStyle w:val="36"/>
        <w:framePr w:wrap="notBeside"/>
        <w:rPr>
          <w:rtl/>
        </w:rPr>
      </w:pPr>
      <w:r>
        <w:rPr>
          <w:rFonts w:hint="cs"/>
          <w:rtl/>
        </w:rPr>
        <w:t>ב. נגד ר''ש</w:t>
      </w:r>
    </w:p>
    <w:p w14:paraId="2002F79B" w14:textId="77777777" w:rsidR="00606852" w:rsidRDefault="00606852" w:rsidP="00606852">
      <w:pPr>
        <w:rPr>
          <w:rtl/>
        </w:rPr>
      </w:pPr>
      <w:r w:rsidRPr="00C35A2C">
        <w:rPr>
          <w:rtl/>
        </w:rPr>
        <w:t xml:space="preserve">תינוק בין יום אחד נוחל ומנחיל </w:t>
      </w:r>
      <w:r>
        <w:rPr>
          <w:rFonts w:hint="cs"/>
          <w:rtl/>
        </w:rPr>
        <w:t xml:space="preserve">- </w:t>
      </w:r>
      <w:r w:rsidRPr="009C2F63">
        <w:rPr>
          <w:rStyle w:val="afffff0"/>
          <w:rtl/>
        </w:rPr>
        <w:t>ומשמע דעובר לא</w:t>
      </w:r>
    </w:p>
    <w:p w14:paraId="2CE1AB1C" w14:textId="77777777" w:rsidR="00606852" w:rsidRPr="009C2F63" w:rsidRDefault="00606852" w:rsidP="00606852">
      <w:pPr>
        <w:pStyle w:val="36"/>
        <w:framePr w:wrap="notBeside"/>
        <w:rPr>
          <w:rtl/>
        </w:rPr>
      </w:pPr>
      <w:r>
        <w:rPr>
          <w:rFonts w:hint="cs"/>
          <w:rtl/>
        </w:rPr>
        <w:t>דחה ר''ש:</w:t>
      </w:r>
    </w:p>
    <w:p w14:paraId="686E14AE" w14:textId="77777777" w:rsidR="00606852" w:rsidRDefault="00606852" w:rsidP="00606852">
      <w:pPr>
        <w:rPr>
          <w:rtl/>
        </w:rPr>
      </w:pPr>
      <w:r w:rsidRPr="009C2F63">
        <w:rPr>
          <w:b/>
          <w:bCs/>
          <w:rtl/>
        </w:rPr>
        <w:t>נוחל</w:t>
      </w:r>
      <w:r w:rsidRPr="00C35A2C">
        <w:rPr>
          <w:rtl/>
        </w:rPr>
        <w:t xml:space="preserve"> </w:t>
      </w:r>
      <w:r>
        <w:rPr>
          <w:rFonts w:hint="cs"/>
          <w:rtl/>
        </w:rPr>
        <w:t xml:space="preserve">הכוונה </w:t>
      </w:r>
      <w:r w:rsidRPr="00C35A2C">
        <w:rPr>
          <w:rtl/>
        </w:rPr>
        <w:t xml:space="preserve">בנכסי האם להנחיל לאחין מן האב </w:t>
      </w:r>
      <w:r>
        <w:rPr>
          <w:rFonts w:hint="cs"/>
          <w:rtl/>
        </w:rPr>
        <w:t xml:space="preserve">ולא עובר שמת </w:t>
      </w:r>
      <w:r>
        <w:rPr>
          <w:rStyle w:val="aff1"/>
          <w:rtl/>
        </w:rPr>
        <w:footnoteReference w:id="147"/>
      </w:r>
    </w:p>
    <w:p w14:paraId="621C4A4D" w14:textId="77777777" w:rsidR="00606852" w:rsidRPr="00C35A2C" w:rsidRDefault="00606852" w:rsidP="00606852">
      <w:pPr>
        <w:pStyle w:val="affe"/>
        <w:framePr w:wrap="around"/>
        <w:rPr>
          <w:rtl/>
        </w:rPr>
      </w:pPr>
      <w:r w:rsidRPr="00C35A2C">
        <w:rPr>
          <w:rtl/>
        </w:rPr>
        <w:t>קמב:</w:t>
      </w:r>
    </w:p>
    <w:p w14:paraId="725B45CF" w14:textId="77777777" w:rsidR="00606852" w:rsidRPr="009C2F63" w:rsidRDefault="00606852" w:rsidP="00606852">
      <w:pPr>
        <w:pStyle w:val="36"/>
        <w:framePr w:wrap="notBeside"/>
        <w:rPr>
          <w:rtl/>
        </w:rPr>
      </w:pPr>
      <w:r w:rsidRPr="009C2F63">
        <w:rPr>
          <w:rtl/>
        </w:rPr>
        <w:t xml:space="preserve">והא </w:t>
      </w:r>
    </w:p>
    <w:p w14:paraId="32920E3C" w14:textId="77777777" w:rsidR="00606852" w:rsidRDefault="00606852" w:rsidP="00606852">
      <w:pPr>
        <w:rPr>
          <w:rStyle w:val="afffff0"/>
          <w:rtl/>
        </w:rPr>
      </w:pPr>
      <w:r w:rsidRPr="00C35A2C">
        <w:rPr>
          <w:rtl/>
        </w:rPr>
        <w:t>ד</w:t>
      </w:r>
      <w:r>
        <w:rPr>
          <w:rFonts w:hint="cs"/>
          <w:rtl/>
        </w:rPr>
        <w:t>מעשה</w:t>
      </w:r>
      <w:r w:rsidRPr="00C35A2C">
        <w:rPr>
          <w:rtl/>
        </w:rPr>
        <w:t xml:space="preserve"> ופירכס לצאת כשאמו מתה </w:t>
      </w:r>
      <w:r>
        <w:rPr>
          <w:rStyle w:val="afffff0"/>
          <w:rtl/>
        </w:rPr>
        <w:ptab w:relativeTo="margin" w:alignment="right" w:leader="none"/>
      </w:r>
      <w:r w:rsidRPr="009C2F63">
        <w:rPr>
          <w:rStyle w:val="afffff0"/>
          <w:rtl/>
        </w:rPr>
        <w:t xml:space="preserve"> [וא"ד עד תלתא פרסי]</w:t>
      </w:r>
      <w:r w:rsidRPr="009C2F63">
        <w:rPr>
          <w:rStyle w:val="afffff0"/>
          <w:rFonts w:hint="cs"/>
          <w:rtl/>
        </w:rPr>
        <w:t xml:space="preserve"> </w:t>
      </w:r>
    </w:p>
    <w:p w14:paraId="2838ED57" w14:textId="77777777" w:rsidR="00606852" w:rsidRPr="00AB0E37" w:rsidRDefault="00606852" w:rsidP="00606852">
      <w:pPr>
        <w:pStyle w:val="36"/>
        <w:framePr w:wrap="notBeside"/>
        <w:rPr>
          <w:rtl/>
        </w:rPr>
      </w:pPr>
      <w:r w:rsidRPr="00AB0E37">
        <w:rPr>
          <w:rtl/>
        </w:rPr>
        <w:t>–</w:t>
      </w:r>
    </w:p>
    <w:p w14:paraId="2AF5D868" w14:textId="77777777" w:rsidR="00606852" w:rsidRDefault="00606852" w:rsidP="00606852">
      <w:pPr>
        <w:rPr>
          <w:rtl/>
        </w:rPr>
      </w:pPr>
      <w:r>
        <w:rPr>
          <w:rFonts w:hint="cs"/>
          <w:rtl/>
        </w:rPr>
        <w:t xml:space="preserve">היינו כזנב הלטאה </w:t>
      </w:r>
      <w:r>
        <w:rPr>
          <w:rStyle w:val="afffff0"/>
          <w:rtl/>
        </w:rPr>
        <w:ptab w:relativeTo="margin" w:alignment="right" w:leader="none"/>
      </w:r>
      <w:r w:rsidRPr="00AB0E37">
        <w:rPr>
          <w:rStyle w:val="afffff0"/>
          <w:rFonts w:hint="cs"/>
          <w:rtl/>
        </w:rPr>
        <w:t>ואין ראייה שהוא היה חי ממש</w:t>
      </w:r>
      <w:r>
        <w:rPr>
          <w:rFonts w:hint="cs"/>
          <w:rtl/>
        </w:rPr>
        <w:t xml:space="preserve"> </w:t>
      </w:r>
    </w:p>
    <w:p w14:paraId="347BD14B" w14:textId="77777777" w:rsidR="00606852" w:rsidRPr="009C2F63" w:rsidRDefault="00606852" w:rsidP="00606852">
      <w:pPr>
        <w:pStyle w:val="36"/>
        <w:framePr w:wrap="notBeside"/>
        <w:rPr>
          <w:rtl/>
        </w:rPr>
      </w:pPr>
      <w:r>
        <w:rPr>
          <w:rFonts w:hint="cs"/>
          <w:rtl/>
        </w:rPr>
        <w:t>בסורא מתנו</w:t>
      </w:r>
    </w:p>
    <w:p w14:paraId="0D18F6FA" w14:textId="77777777" w:rsidR="00606852" w:rsidRDefault="00606852" w:rsidP="00606852">
      <w:pPr>
        <w:rPr>
          <w:rFonts w:ascii="FontbitDavid" w:hAnsi="FontbitDavid"/>
          <w:rtl/>
        </w:rPr>
      </w:pPr>
      <w:r w:rsidRPr="009C2F63">
        <w:rPr>
          <w:rStyle w:val="affffe"/>
          <w:rtl/>
        </w:rPr>
        <w:t>מבדר"י מרבא</w:t>
      </w:r>
      <w:r w:rsidRPr="00C35A2C">
        <w:rPr>
          <w:rFonts w:ascii="FontbitDavid" w:hAnsi="FontbitDavid"/>
          <w:rtl/>
        </w:rPr>
        <w:t xml:space="preserve"> בן יום אחד ממעט אפי</w:t>
      </w:r>
      <w:r w:rsidRPr="00F10693">
        <w:rPr>
          <w:rtl/>
        </w:rPr>
        <w:t xml:space="preserve">' </w:t>
      </w:r>
      <w:r w:rsidRPr="00C35A2C">
        <w:rPr>
          <w:rFonts w:ascii="FontbitDavid" w:hAnsi="FontbitDavid"/>
          <w:rtl/>
        </w:rPr>
        <w:t>בחלק בכורה אבל עובר לא</w:t>
      </w:r>
    </w:p>
    <w:p w14:paraId="11C7884D" w14:textId="77777777" w:rsidR="00606852" w:rsidRPr="009C2F63" w:rsidRDefault="00606852" w:rsidP="00606852">
      <w:pPr>
        <w:rPr>
          <w:rStyle w:val="afffff0"/>
          <w:rtl/>
        </w:rPr>
      </w:pPr>
      <w:r w:rsidRPr="00C35A2C">
        <w:rPr>
          <w:rtl/>
        </w:rPr>
        <w:t>ד</w:t>
      </w:r>
      <w:r w:rsidRPr="00F10693">
        <w:rPr>
          <w:rFonts w:hint="cs"/>
          <w:rtl/>
        </w:rPr>
        <w:t>'</w:t>
      </w:r>
      <w:r w:rsidRPr="009C2F63">
        <w:rPr>
          <w:rStyle w:val="affff8"/>
          <w:rtl/>
        </w:rPr>
        <w:t>וילדו לו</w:t>
      </w:r>
      <w:r w:rsidRPr="00C35A2C">
        <w:rPr>
          <w:rtl/>
        </w:rPr>
        <w:t xml:space="preserve"> והא </w:t>
      </w:r>
      <w:r>
        <w:rPr>
          <w:rtl/>
        </w:rPr>
        <w:t>אין</w:t>
      </w:r>
      <w:r w:rsidRPr="00C35A2C">
        <w:rPr>
          <w:rtl/>
        </w:rPr>
        <w:t xml:space="preserve"> </w:t>
      </w:r>
      <w:r>
        <w:rPr>
          <w:rStyle w:val="afffff0"/>
          <w:rtl/>
        </w:rPr>
        <w:ptab w:relativeTo="margin" w:alignment="right" w:leader="none"/>
      </w:r>
      <w:r w:rsidRPr="009C2F63">
        <w:rPr>
          <w:rStyle w:val="afffff0"/>
          <w:rtl/>
        </w:rPr>
        <w:t xml:space="preserve"> [ועובר ממעט רק מחלק פשיטות ]</w:t>
      </w:r>
    </w:p>
    <w:p w14:paraId="2EC49D48" w14:textId="77777777" w:rsidR="00606852" w:rsidRPr="009C2F63" w:rsidRDefault="00606852" w:rsidP="00606852">
      <w:pPr>
        <w:pStyle w:val="36"/>
        <w:framePr w:wrap="notBeside"/>
        <w:rPr>
          <w:rtl/>
        </w:rPr>
      </w:pPr>
      <w:r w:rsidRPr="009C2F63">
        <w:rPr>
          <w:rtl/>
        </w:rPr>
        <w:t>בפומבדיתא מתנו</w:t>
      </w:r>
    </w:p>
    <w:p w14:paraId="47D2AC8C" w14:textId="77777777" w:rsidR="00606852" w:rsidRDefault="00606852" w:rsidP="00606852">
      <w:pPr>
        <w:rPr>
          <w:rtl/>
        </w:rPr>
      </w:pPr>
      <w:r w:rsidRPr="009C2F63">
        <w:rPr>
          <w:rStyle w:val="affffe"/>
          <w:rtl/>
        </w:rPr>
        <w:t>מרבא</w:t>
      </w:r>
      <w:r w:rsidRPr="00C35A2C">
        <w:rPr>
          <w:rFonts w:ascii="FontbitDavid" w:hAnsi="FontbitDavid"/>
          <w:rtl/>
        </w:rPr>
        <w:t xml:space="preserve"> בכור שנולד אחר מיתת אביו</w:t>
      </w:r>
      <w:r>
        <w:rPr>
          <w:rFonts w:ascii="FontbitDavid" w:hAnsi="FontbitDavid" w:hint="cs"/>
          <w:rtl/>
        </w:rPr>
        <w:t xml:space="preserve"> </w:t>
      </w:r>
      <w:r w:rsidRPr="00C35A2C">
        <w:rPr>
          <w:rtl/>
        </w:rPr>
        <w:t xml:space="preserve">אינו נוטל פ"ש </w:t>
      </w:r>
      <w:r w:rsidRPr="009C2F63">
        <w:rPr>
          <w:rStyle w:val="affff8"/>
          <w:rtl/>
        </w:rPr>
        <w:t>דיכיר</w:t>
      </w:r>
      <w:r w:rsidRPr="00C35A2C">
        <w:rPr>
          <w:rtl/>
        </w:rPr>
        <w:t xml:space="preserve"> </w:t>
      </w:r>
      <w:r>
        <w:rPr>
          <w:rFonts w:hint="cs"/>
          <w:rtl/>
        </w:rPr>
        <w:t xml:space="preserve"> ואינו.</w:t>
      </w:r>
      <w:r>
        <w:rPr>
          <w:rStyle w:val="aff1"/>
          <w:rtl/>
        </w:rPr>
        <w:footnoteReference w:id="148"/>
      </w:r>
    </w:p>
    <w:p w14:paraId="78324515" w14:textId="77777777" w:rsidR="00606852" w:rsidRPr="009C2F63" w:rsidRDefault="00606852" w:rsidP="00606852">
      <w:pPr>
        <w:pStyle w:val="36"/>
        <w:framePr w:wrap="notBeside"/>
        <w:rPr>
          <w:rtl/>
        </w:rPr>
      </w:pPr>
      <w:r w:rsidRPr="009C2F63">
        <w:rPr>
          <w:rtl/>
        </w:rPr>
        <w:t xml:space="preserve">והלכתא </w:t>
      </w:r>
    </w:p>
    <w:p w14:paraId="3B9128BF" w14:textId="77777777" w:rsidR="00606852" w:rsidRDefault="00606852" w:rsidP="00606852">
      <w:pPr>
        <w:rPr>
          <w:rtl/>
        </w:rPr>
      </w:pPr>
      <w:r w:rsidRPr="0081371E">
        <w:rPr>
          <w:rStyle w:val="afff8"/>
          <w:rtl/>
        </w:rPr>
        <w:t>כהני לישנא</w:t>
      </w:r>
      <w:r w:rsidRPr="00C35A2C">
        <w:rPr>
          <w:rtl/>
        </w:rPr>
        <w:t xml:space="preserve"> וא"ת משנתנו </w:t>
      </w:r>
      <w:r>
        <w:rPr>
          <w:rFonts w:hint="cs"/>
          <w:rtl/>
        </w:rPr>
        <w:t xml:space="preserve">- </w:t>
      </w:r>
      <w:r w:rsidRPr="00C35A2C">
        <w:rPr>
          <w:rtl/>
        </w:rPr>
        <w:t>דעתו של אדם קרובה אצל בנו</w:t>
      </w:r>
    </w:p>
    <w:p w14:paraId="4AD4F370" w14:textId="77777777" w:rsidR="00606852" w:rsidRPr="009C2F63" w:rsidRDefault="00606852" w:rsidP="00606852">
      <w:pPr>
        <w:pStyle w:val="36"/>
        <w:framePr w:wrap="notBeside"/>
        <w:rPr>
          <w:rtl/>
        </w:rPr>
      </w:pPr>
      <w:r w:rsidRPr="009C2F63">
        <w:rPr>
          <w:rtl/>
        </w:rPr>
        <w:t>שמואל לר"ח</w:t>
      </w:r>
    </w:p>
    <w:p w14:paraId="668BF789" w14:textId="77777777" w:rsidR="00606852" w:rsidRDefault="00606852" w:rsidP="00606852">
      <w:pPr>
        <w:rPr>
          <w:rtl/>
        </w:rPr>
      </w:pPr>
      <w:r>
        <w:rPr>
          <w:rFonts w:hint="cs"/>
          <w:rtl/>
        </w:rPr>
        <w:t xml:space="preserve">צא והבא לי </w:t>
      </w:r>
      <w:r w:rsidRPr="00C35A2C">
        <w:rPr>
          <w:rtl/>
        </w:rPr>
        <w:t xml:space="preserve">עשרה </w:t>
      </w:r>
      <w:r w:rsidRPr="009C2F63">
        <w:rPr>
          <w:rStyle w:val="afffff0"/>
          <w:rtl/>
        </w:rPr>
        <w:t>[</w:t>
      </w:r>
      <w:r>
        <w:rPr>
          <w:rStyle w:val="afffff0"/>
          <w:rFonts w:hint="cs"/>
          <w:rtl/>
        </w:rPr>
        <w:t xml:space="preserve">לפרסם הדבר] </w:t>
      </w:r>
      <w:r w:rsidRPr="009C2F63">
        <w:rPr>
          <w:rStyle w:val="affffe"/>
          <w:rFonts w:hint="cs"/>
          <w:rtl/>
        </w:rPr>
        <w:t>ואומר להם</w:t>
      </w:r>
      <w:r>
        <w:rPr>
          <w:rStyle w:val="afffff0"/>
          <w:rFonts w:hint="cs"/>
          <w:rtl/>
        </w:rPr>
        <w:t xml:space="preserve"> </w:t>
      </w:r>
      <w:r w:rsidRPr="00C35A2C">
        <w:rPr>
          <w:rtl/>
        </w:rPr>
        <w:t>המזכה לעובר קנה</w:t>
      </w:r>
    </w:p>
    <w:p w14:paraId="22A43988" w14:textId="77777777" w:rsidR="00606852" w:rsidRPr="009C2F63" w:rsidRDefault="00606852" w:rsidP="00606852">
      <w:pPr>
        <w:pStyle w:val="36"/>
        <w:framePr w:wrap="notBeside"/>
        <w:rPr>
          <w:rtl/>
        </w:rPr>
      </w:pPr>
      <w:r w:rsidRPr="009C2F63">
        <w:rPr>
          <w:rtl/>
        </w:rPr>
        <w:t xml:space="preserve">והלכתא </w:t>
      </w:r>
    </w:p>
    <w:p w14:paraId="113FEC6D" w14:textId="77777777" w:rsidR="00606852" w:rsidRPr="009C2F63" w:rsidRDefault="00606852" w:rsidP="00606852">
      <w:pPr>
        <w:rPr>
          <w:b/>
          <w:bCs/>
          <w:rtl/>
        </w:rPr>
      </w:pPr>
      <w:r w:rsidRPr="009C2F63">
        <w:rPr>
          <w:b/>
          <w:bCs/>
          <w:rtl/>
        </w:rPr>
        <w:t>דהמזכה לעובר לא קנה</w:t>
      </w:r>
      <w:r>
        <w:rPr>
          <w:rStyle w:val="aff1"/>
          <w:b/>
          <w:bCs/>
          <w:rtl/>
        </w:rPr>
        <w:footnoteReference w:id="149"/>
      </w:r>
    </w:p>
    <w:p w14:paraId="5C5DD927" w14:textId="77777777" w:rsidR="00606852" w:rsidRPr="00C35A2C" w:rsidRDefault="00606852" w:rsidP="00606852">
      <w:pPr>
        <w:pStyle w:val="affff9"/>
        <w:rPr>
          <w:rtl/>
        </w:rPr>
      </w:pPr>
      <w:r>
        <w:rPr>
          <w:rFonts w:hint="cs"/>
          <w:rtl/>
        </w:rPr>
        <w:t>האם בן חולק בן בנים עתידיים</w:t>
      </w:r>
    </w:p>
    <w:p w14:paraId="176098EB" w14:textId="77777777" w:rsidR="00606852" w:rsidRPr="009C2F63" w:rsidRDefault="00606852" w:rsidP="00606852">
      <w:pPr>
        <w:pStyle w:val="36"/>
        <w:framePr w:wrap="notBeside"/>
        <w:rPr>
          <w:rtl/>
        </w:rPr>
      </w:pPr>
      <w:r w:rsidRPr="009C2F63">
        <w:rPr>
          <w:rFonts w:hint="cs"/>
          <w:rtl/>
        </w:rPr>
        <w:t>מעשה</w:t>
      </w:r>
    </w:p>
    <w:p w14:paraId="6FD72A7D" w14:textId="77777777" w:rsidR="00606852" w:rsidRPr="00C35A2C" w:rsidRDefault="00606852" w:rsidP="00606852">
      <w:pPr>
        <w:rPr>
          <w:rFonts w:ascii="FontbitDavid" w:hAnsi="FontbitDavid"/>
          <w:rtl/>
        </w:rPr>
      </w:pPr>
      <w:r w:rsidRPr="009C2F63">
        <w:rPr>
          <w:rFonts w:hint="cs"/>
          <w:rtl/>
        </w:rPr>
        <w:t xml:space="preserve"> שאמר לאשתו</w:t>
      </w:r>
      <w:r>
        <w:rPr>
          <w:rStyle w:val="afff8"/>
          <w:rFonts w:hint="cs"/>
          <w:rtl/>
        </w:rPr>
        <w:t xml:space="preserve"> </w:t>
      </w:r>
      <w:r w:rsidRPr="002C1F4B">
        <w:rPr>
          <w:rStyle w:val="afff8"/>
          <w:rtl/>
        </w:rPr>
        <w:t xml:space="preserve">נכסי לבני </w:t>
      </w:r>
      <w:r w:rsidRPr="002C1F4B">
        <w:rPr>
          <w:rStyle w:val="afff8"/>
          <w:rFonts w:hint="cs"/>
          <w:rtl/>
        </w:rPr>
        <w:t xml:space="preserve">שיהיו לי ממך </w:t>
      </w:r>
      <w:r>
        <w:rPr>
          <w:rStyle w:val="afffff0"/>
          <w:rtl/>
        </w:rPr>
        <w:ptab w:relativeTo="margin" w:alignment="right" w:leader="none"/>
      </w:r>
      <w:r w:rsidRPr="009C2F63">
        <w:rPr>
          <w:rStyle w:val="afffff0"/>
          <w:rtl/>
        </w:rPr>
        <w:t xml:space="preserve"> [ובדלא נתעברה]</w:t>
      </w:r>
    </w:p>
    <w:p w14:paraId="2C85E350" w14:textId="77777777" w:rsidR="00606852" w:rsidRPr="009C2F63" w:rsidRDefault="00606852" w:rsidP="00606852">
      <w:pPr>
        <w:pStyle w:val="36"/>
        <w:framePr w:wrap="notBeside"/>
        <w:rPr>
          <w:rtl/>
        </w:rPr>
      </w:pPr>
      <w:r>
        <w:rPr>
          <w:rFonts w:hint="cs"/>
          <w:rtl/>
        </w:rPr>
        <w:t xml:space="preserve">נחלקו: </w:t>
      </w:r>
      <w:r w:rsidRPr="009C2F63">
        <w:rPr>
          <w:rtl/>
        </w:rPr>
        <w:t xml:space="preserve"> </w:t>
      </w:r>
      <w:r>
        <w:rPr>
          <w:rFonts w:hint="cs"/>
          <w:rtl/>
        </w:rPr>
        <w:t>ר''א ורי''ר</w:t>
      </w:r>
    </w:p>
    <w:p w14:paraId="4DDD6685" w14:textId="77777777" w:rsidR="00606852" w:rsidRPr="00AB0E37" w:rsidRDefault="00606852" w:rsidP="00606852">
      <w:pPr>
        <w:rPr>
          <w:rStyle w:val="afffff0"/>
          <w:rtl/>
        </w:rPr>
      </w:pPr>
      <w:r>
        <w:rPr>
          <w:rFonts w:hint="cs"/>
          <w:rtl/>
        </w:rPr>
        <w:t xml:space="preserve">דיש </w:t>
      </w:r>
      <w:r w:rsidRPr="00C35A2C">
        <w:rPr>
          <w:rtl/>
        </w:rPr>
        <w:t xml:space="preserve">חולק </w:t>
      </w:r>
      <w:r>
        <w:rPr>
          <w:rFonts w:hint="cs"/>
          <w:rtl/>
        </w:rPr>
        <w:t xml:space="preserve">לבן </w:t>
      </w:r>
      <w:r w:rsidRPr="00C35A2C">
        <w:rPr>
          <w:rtl/>
        </w:rPr>
        <w:t xml:space="preserve">במקום </w:t>
      </w:r>
      <w:r>
        <w:rPr>
          <w:rFonts w:hint="cs"/>
          <w:rtl/>
        </w:rPr>
        <w:t>ה</w:t>
      </w:r>
      <w:r w:rsidRPr="00C35A2C">
        <w:rPr>
          <w:rtl/>
        </w:rPr>
        <w:t>בני</w:t>
      </w:r>
      <w:r>
        <w:rPr>
          <w:rFonts w:hint="cs"/>
          <w:rtl/>
        </w:rPr>
        <w:t xml:space="preserve">ם </w:t>
      </w:r>
      <w:r>
        <w:rPr>
          <w:rStyle w:val="afffff0"/>
          <w:rtl/>
        </w:rPr>
        <w:ptab w:relativeTo="margin" w:alignment="right" w:leader="none"/>
      </w:r>
      <w:r w:rsidRPr="00AB0E37">
        <w:rPr>
          <w:rStyle w:val="afffff0"/>
          <w:rFonts w:hint="cs"/>
          <w:rtl/>
        </w:rPr>
        <w:t xml:space="preserve"> [גם בחלק המתנה] </w:t>
      </w:r>
    </w:p>
    <w:p w14:paraId="41B2E07F" w14:textId="77777777" w:rsidR="00606852" w:rsidRPr="009C2F63" w:rsidRDefault="00606852" w:rsidP="00606852">
      <w:pPr>
        <w:pStyle w:val="36"/>
        <w:framePr w:wrap="notBeside"/>
        <w:rPr>
          <w:rtl/>
        </w:rPr>
      </w:pPr>
      <w:r w:rsidRPr="009C2F63">
        <w:rPr>
          <w:rFonts w:hint="cs"/>
          <w:rtl/>
        </w:rPr>
        <w:t>ר''א ר''ח ורי''נ</w:t>
      </w:r>
    </w:p>
    <w:p w14:paraId="065B3C5C" w14:textId="77777777" w:rsidR="00606852" w:rsidRDefault="00606852" w:rsidP="00606852">
      <w:pPr>
        <w:rPr>
          <w:rtl/>
        </w:rPr>
      </w:pPr>
      <w:r>
        <w:rPr>
          <w:rFonts w:hint="cs"/>
          <w:rtl/>
        </w:rPr>
        <w:t>אין חולק לבן במקום הבנים העתידים.</w:t>
      </w:r>
    </w:p>
    <w:p w14:paraId="75274F30" w14:textId="77777777" w:rsidR="00606852" w:rsidRPr="009C2F63" w:rsidRDefault="00606852" w:rsidP="00606852">
      <w:pPr>
        <w:pStyle w:val="36"/>
        <w:framePr w:wrap="notBeside"/>
        <w:rPr>
          <w:rtl/>
        </w:rPr>
      </w:pPr>
      <w:r w:rsidRPr="009C2F63">
        <w:rPr>
          <w:rtl/>
        </w:rPr>
        <w:t xml:space="preserve">ר"י לר"א </w:t>
      </w:r>
    </w:p>
    <w:p w14:paraId="0015E65E" w14:textId="77777777" w:rsidR="00606852" w:rsidRPr="00C35A2C" w:rsidRDefault="00606852" w:rsidP="00606852">
      <w:pPr>
        <w:rPr>
          <w:rtl/>
        </w:rPr>
      </w:pPr>
      <w:r w:rsidRPr="0081371E">
        <w:rPr>
          <w:rStyle w:val="afff8"/>
          <w:rtl/>
        </w:rPr>
        <w:t>הלכ</w:t>
      </w:r>
      <w:r>
        <w:rPr>
          <w:rStyle w:val="afff8"/>
          <w:rFonts w:hint="cs"/>
          <w:rtl/>
        </w:rPr>
        <w:t>ה</w:t>
      </w:r>
      <w:r w:rsidRPr="00C35A2C">
        <w:rPr>
          <w:rtl/>
        </w:rPr>
        <w:t xml:space="preserve"> </w:t>
      </w:r>
      <w:r>
        <w:rPr>
          <w:rFonts w:hint="cs"/>
          <w:rtl/>
        </w:rPr>
        <w:t>כמותנו שאנו  מבוגרים מכם.</w:t>
      </w:r>
    </w:p>
    <w:p w14:paraId="6333566C" w14:textId="77777777" w:rsidR="00606852" w:rsidRPr="009C2F63" w:rsidRDefault="00606852" w:rsidP="00606852">
      <w:pPr>
        <w:pStyle w:val="36"/>
        <w:framePr w:wrap="notBeside"/>
        <w:rPr>
          <w:rtl/>
        </w:rPr>
      </w:pPr>
      <w:r w:rsidRPr="009C2F63">
        <w:rPr>
          <w:rFonts w:hint="cs"/>
          <w:rtl/>
        </w:rPr>
        <w:t>דחאו ר''א</w:t>
      </w:r>
    </w:p>
    <w:p w14:paraId="438768DE" w14:textId="6875E5DC" w:rsidR="00606852" w:rsidRDefault="002C1F4B" w:rsidP="00606852">
      <w:pPr>
        <w:rPr>
          <w:rtl/>
        </w:rPr>
      </w:pPr>
      <w:r>
        <w:rPr>
          <w:rFonts w:hint="cs"/>
          <w:rtl/>
        </w:rPr>
        <w:t xml:space="preserve">הלכה </w:t>
      </w:r>
      <w:r w:rsidR="00606852" w:rsidRPr="002C1F4B">
        <w:rPr>
          <w:rFonts w:hint="cs"/>
          <w:rtl/>
        </w:rPr>
        <w:t>תלוי</w:t>
      </w:r>
      <w:r>
        <w:rPr>
          <w:rFonts w:hint="cs"/>
          <w:rtl/>
        </w:rPr>
        <w:t>ה</w:t>
      </w:r>
      <w:r w:rsidR="00606852" w:rsidRPr="002C1F4B">
        <w:rPr>
          <w:rFonts w:hint="cs"/>
          <w:rtl/>
        </w:rPr>
        <w:t xml:space="preserve"> בטעם</w:t>
      </w:r>
      <w:r w:rsidR="00606852" w:rsidRPr="009C2F63">
        <w:rPr>
          <w:rFonts w:hint="cs"/>
          <w:rtl/>
        </w:rPr>
        <w:t xml:space="preserve"> </w:t>
      </w:r>
      <w:r w:rsidR="00606852" w:rsidRPr="009C2F63">
        <w:rPr>
          <w:rStyle w:val="afffff0"/>
          <w:rFonts w:hint="cs"/>
          <w:rtl/>
        </w:rPr>
        <w:t>ולא בגיל!</w:t>
      </w:r>
      <w:r w:rsidR="00606852">
        <w:rPr>
          <w:rStyle w:val="afff8"/>
          <w:rFonts w:hint="cs"/>
          <w:rtl/>
        </w:rPr>
        <w:t xml:space="preserve"> </w:t>
      </w:r>
      <w:r>
        <w:rPr>
          <w:rStyle w:val="affffe"/>
          <w:rFonts w:hint="cs"/>
          <w:rtl/>
        </w:rPr>
        <w:t>ו</w:t>
      </w:r>
      <w:r w:rsidR="00606852" w:rsidRPr="009C2F63">
        <w:rPr>
          <w:rStyle w:val="affffe"/>
          <w:rFonts w:hint="cs"/>
          <w:rtl/>
        </w:rPr>
        <w:t>הטעם שלא-</w:t>
      </w:r>
      <w:r w:rsidR="00606852">
        <w:rPr>
          <w:rFonts w:hint="cs"/>
          <w:rtl/>
        </w:rPr>
        <w:t xml:space="preserve">  </w:t>
      </w:r>
      <w:r w:rsidR="00606852" w:rsidRPr="002C1F4B">
        <w:rPr>
          <w:rStyle w:val="afff8"/>
          <w:rtl/>
        </w:rPr>
        <w:t xml:space="preserve">דקני כחמור </w:t>
      </w:r>
      <w:r w:rsidR="00606852" w:rsidRPr="00C35A2C">
        <w:rPr>
          <w:rtl/>
        </w:rPr>
        <w:t>לא קנה</w:t>
      </w:r>
      <w:r w:rsidR="00606852">
        <w:rPr>
          <w:rFonts w:hint="cs"/>
          <w:rtl/>
        </w:rPr>
        <w:t xml:space="preserve"> </w:t>
      </w:r>
    </w:p>
    <w:p w14:paraId="3CCEE8E3" w14:textId="77777777" w:rsidR="00606852" w:rsidRPr="001B450D" w:rsidRDefault="00606852" w:rsidP="00606852">
      <w:pPr>
        <w:pStyle w:val="aff9"/>
        <w:rPr>
          <w:del w:id="90154" w:author="מנוע עיצוב" w:date="2026-10-08T11:01:28Z"/>
          <w:rtl/>
        </w:rPr>
      </w:pPr>
      <w:del w:id="90153" w:author="מנוע עיצוב" w:date="2026-10-08T11:01:28Z">
        <w:r w:rsidRPr="001B450D">
          <w:rPr>
            <w:rFonts w:hint="cs"/>
            <w:rtl/>
          </w:rPr>
          <w:delText xml:space="preserve">***</w:delText>
        </w:r>
      </w:del>
    </w:p>
    <w:p w14:paraId="09BF9A10" w14:textId="77777777" w:rsidR="00AC0AF5" w:rsidRPr="00C35A2C" w:rsidRDefault="00AC0AF5" w:rsidP="00982F98">
      <w:pPr>
        <w:pStyle w:val="affe"/>
        <w:framePr w:wrap="around"/>
        <w:rPr>
          <w:rtl/>
        </w:rPr>
      </w:pPr>
      <w:r w:rsidRPr="00C35A2C">
        <w:rPr>
          <w:rtl/>
        </w:rPr>
        <w:t>קמג.</w:t>
      </w:r>
    </w:p>
    <w:p w14:paraId="1686066C" w14:textId="4CF3D5BB" w:rsidR="00AC0AF5" w:rsidRPr="00ED09FA" w:rsidRDefault="00ED09FA" w:rsidP="00ED09FA">
      <w:pPr>
        <w:pStyle w:val="affff9"/>
        <w:rPr>
          <w:rtl/>
        </w:rPr>
      </w:pPr>
      <w:r w:rsidRPr="00ED09FA">
        <w:rPr>
          <w:rFonts w:hint="cs"/>
          <w:rtl/>
        </w:rPr>
        <w:t xml:space="preserve">קני כחמור לא קנה, </w:t>
      </w:r>
      <w:r w:rsidR="00AC0AF5" w:rsidRPr="00ED09FA">
        <w:rPr>
          <w:rtl/>
        </w:rPr>
        <w:t>את וחמור</w:t>
      </w:r>
      <w:r w:rsidRPr="00ED09FA">
        <w:rPr>
          <w:rFonts w:hint="cs"/>
          <w:rtl/>
        </w:rPr>
        <w:t xml:space="preserve"> נחלקו-</w:t>
      </w:r>
    </w:p>
    <w:p w14:paraId="510FE3DB" w14:textId="77777777" w:rsidR="00ED09FA" w:rsidRPr="00ED09FA" w:rsidRDefault="00AC0AF5" w:rsidP="00ED09FA">
      <w:pPr>
        <w:pStyle w:val="36"/>
        <w:framePr w:wrap="notBeside"/>
        <w:rPr>
          <w:rtl/>
        </w:rPr>
      </w:pPr>
      <w:r w:rsidRPr="00ED09FA">
        <w:rPr>
          <w:rtl/>
        </w:rPr>
        <w:t>ר"נ</w:t>
      </w:r>
    </w:p>
    <w:p w14:paraId="2EB10FF6" w14:textId="5611F1BE" w:rsidR="00AC0AF5" w:rsidRDefault="00AC0AF5" w:rsidP="00AC0AF5">
      <w:pPr>
        <w:rPr>
          <w:rtl/>
        </w:rPr>
      </w:pPr>
      <w:r w:rsidRPr="00C35A2C">
        <w:rPr>
          <w:rtl/>
        </w:rPr>
        <w:t xml:space="preserve">קנה מחצה </w:t>
      </w:r>
      <w:r w:rsidR="002C1F4B">
        <w:rPr>
          <w:rFonts w:hint="cs"/>
          <w:rtl/>
        </w:rPr>
        <w:t xml:space="preserve">- </w:t>
      </w:r>
      <w:r w:rsidRPr="00C35A2C">
        <w:rPr>
          <w:rtl/>
        </w:rPr>
        <w:t>דלא תלאן זה בזה</w:t>
      </w:r>
    </w:p>
    <w:p w14:paraId="799989CB" w14:textId="77777777" w:rsidR="00ED09FA" w:rsidRPr="00ED09FA" w:rsidRDefault="00AC0AF5" w:rsidP="00ED09FA">
      <w:pPr>
        <w:pStyle w:val="36"/>
        <w:framePr w:wrap="notBeside"/>
        <w:rPr>
          <w:rtl/>
        </w:rPr>
      </w:pPr>
      <w:r w:rsidRPr="00ED09FA">
        <w:rPr>
          <w:rtl/>
        </w:rPr>
        <w:t>ורב המנונא</w:t>
      </w:r>
      <w:r w:rsidRPr="00ED09FA">
        <w:rPr>
          <w:rFonts w:hint="cs"/>
          <w:rtl/>
        </w:rPr>
        <w:t>:</w:t>
      </w:r>
      <w:r w:rsidRPr="00ED09FA">
        <w:rPr>
          <w:rtl/>
        </w:rPr>
        <w:t xml:space="preserve"> </w:t>
      </w:r>
    </w:p>
    <w:p w14:paraId="59BE2915" w14:textId="7C457669" w:rsidR="00AC0AF5" w:rsidRDefault="00AC0AF5" w:rsidP="00AC0AF5">
      <w:pPr>
        <w:rPr>
          <w:rtl/>
        </w:rPr>
      </w:pPr>
      <w:r w:rsidRPr="00C35A2C">
        <w:rPr>
          <w:rtl/>
        </w:rPr>
        <w:t xml:space="preserve">לא קנה כלום </w:t>
      </w:r>
      <w:r w:rsidR="002C1F4B">
        <w:rPr>
          <w:rFonts w:hint="cs"/>
          <w:rtl/>
        </w:rPr>
        <w:t xml:space="preserve">- </w:t>
      </w:r>
      <w:r w:rsidRPr="00C35A2C">
        <w:rPr>
          <w:rtl/>
        </w:rPr>
        <w:t>דלא נגמרה דעתו להקנות לזה בלא זה כלום</w:t>
      </w:r>
      <w:r w:rsidR="002C1F4B">
        <w:rPr>
          <w:rFonts w:hint="cs"/>
          <w:rtl/>
        </w:rPr>
        <w:t>.</w:t>
      </w:r>
    </w:p>
    <w:p w14:paraId="7F2A1AC6" w14:textId="77777777" w:rsidR="00ED09FA" w:rsidRPr="00ED09FA" w:rsidRDefault="00AC0AF5" w:rsidP="00ED09FA">
      <w:pPr>
        <w:pStyle w:val="36"/>
        <w:framePr w:wrap="notBeside"/>
        <w:rPr>
          <w:rtl/>
        </w:rPr>
      </w:pPr>
      <w:r w:rsidRPr="00ED09FA">
        <w:rPr>
          <w:rtl/>
        </w:rPr>
        <w:t>ורב ששת</w:t>
      </w:r>
      <w:r w:rsidRPr="00ED09FA">
        <w:rPr>
          <w:rFonts w:hint="cs"/>
          <w:rtl/>
        </w:rPr>
        <w:t>:</w:t>
      </w:r>
    </w:p>
    <w:p w14:paraId="6F3AE6DD" w14:textId="5CB2060E" w:rsidR="00AC0AF5" w:rsidRPr="00C35A2C" w:rsidRDefault="00AC0AF5" w:rsidP="00AC0AF5">
      <w:pPr>
        <w:rPr>
          <w:rtl/>
        </w:rPr>
      </w:pPr>
      <w:r w:rsidRPr="00C35A2C">
        <w:rPr>
          <w:rtl/>
        </w:rPr>
        <w:t>קנה הכל אדם יודע שאין חמור קונה וגמר בדעתו להקנות הכל למי שיוכל</w:t>
      </w:r>
    </w:p>
    <w:p w14:paraId="4DB75276" w14:textId="43BDA6EB" w:rsidR="00ED09FA" w:rsidRPr="00ED09FA" w:rsidRDefault="00AC0AF5" w:rsidP="00ED09FA">
      <w:pPr>
        <w:pStyle w:val="36"/>
        <w:framePr w:wrap="notBeside"/>
        <w:rPr>
          <w:rtl/>
        </w:rPr>
      </w:pPr>
      <w:r w:rsidRPr="00ED09FA">
        <w:rPr>
          <w:rtl/>
        </w:rPr>
        <w:t>ו</w:t>
      </w:r>
      <w:r w:rsidR="00AD221F" w:rsidRPr="00ED09FA">
        <w:rPr>
          <w:rtl/>
        </w:rPr>
        <w:t>אין</w:t>
      </w:r>
      <w:r w:rsidRPr="00ED09FA">
        <w:rPr>
          <w:rtl/>
        </w:rPr>
        <w:t xml:space="preserve"> ראיי</w:t>
      </w:r>
      <w:r w:rsidR="00ED09FA">
        <w:rPr>
          <w:rFonts w:hint="cs"/>
          <w:rtl/>
        </w:rPr>
        <w:t>ת</w:t>
      </w:r>
    </w:p>
    <w:p w14:paraId="41B79D21" w14:textId="3EED568F" w:rsidR="00AC0AF5" w:rsidRPr="00ED09FA" w:rsidRDefault="00AC0AF5" w:rsidP="00AC0AF5">
      <w:pPr>
        <w:rPr>
          <w:rStyle w:val="afffff0"/>
          <w:rtl/>
        </w:rPr>
      </w:pPr>
      <w:r w:rsidRPr="00C35A2C">
        <w:rPr>
          <w:rtl/>
        </w:rPr>
        <w:t xml:space="preserve">מהא דמוסיף על החיצון שבו ותורם ומשמע </w:t>
      </w:r>
      <w:r>
        <w:rPr>
          <w:rStyle w:val="affffe"/>
          <w:rtl/>
          <w:rPrChange w:id="9511" w:author="מנוע אמוראים" w:date="2026-10-05T16:41:09Z">
            <w:rPr>
              <w:rStyle w:val="afffff0"/>
              <w:rtl/>
            </w:rPr>
          </w:rPrChange>
        </w:rPr>
        <w:t xml:space="preserve">לרשב"ם</w:t>
      </w:r>
      <w:r>
        <w:rPr>
          <w:rStyle w:val="afffff0"/>
          <w:rtl/>
        </w:rPr>
        <w:t xml:space="preserve"> דקנה את הכל</w:t>
      </w:r>
    </w:p>
    <w:p w14:paraId="3C13C3BF" w14:textId="75C2CAED" w:rsidR="00AC0AF5" w:rsidRDefault="00AC0AF5" w:rsidP="00AC0AF5">
      <w:pPr>
        <w:rPr>
          <w:rtl/>
        </w:rPr>
      </w:pPr>
      <w:r w:rsidRPr="00C35A2C">
        <w:rPr>
          <w:rtl/>
        </w:rPr>
        <w:t xml:space="preserve">דשאני תרומה דמדאורייתא  מהני </w:t>
      </w:r>
      <w:r w:rsidR="00ED09FA">
        <w:rPr>
          <w:rFonts w:hint="cs"/>
          <w:rtl/>
        </w:rPr>
        <w:t>ד</w:t>
      </w:r>
      <w:r w:rsidRPr="00F10693">
        <w:rPr>
          <w:rFonts w:hint="cs"/>
          <w:rtl/>
        </w:rPr>
        <w:t>'</w:t>
      </w:r>
      <w:r w:rsidRPr="00F10693">
        <w:rPr>
          <w:rtl/>
        </w:rPr>
        <w:t>ו</w:t>
      </w:r>
      <w:r w:rsidRPr="00D82B23">
        <w:rPr>
          <w:rStyle w:val="affff8"/>
          <w:rtl/>
        </w:rPr>
        <w:t>לא תשאו עליו חטא וגו</w:t>
      </w:r>
      <w:r w:rsidRPr="00F10693">
        <w:rPr>
          <w:rtl/>
        </w:rPr>
        <w:t>',</w:t>
      </w:r>
      <w:r w:rsidR="00ED09FA">
        <w:rPr>
          <w:rStyle w:val="aff1"/>
          <w:rtl/>
        </w:rPr>
        <w:footnoteReference w:id="150"/>
      </w:r>
    </w:p>
    <w:p w14:paraId="11A97483" w14:textId="3C6F1EBE" w:rsidR="00ED09FA" w:rsidRPr="00ED09FA" w:rsidRDefault="00AC0AF5" w:rsidP="00ED09FA">
      <w:pPr>
        <w:pStyle w:val="36"/>
        <w:framePr w:wrap="notBeside"/>
        <w:rPr>
          <w:rtl/>
        </w:rPr>
      </w:pPr>
      <w:r w:rsidRPr="00ED09FA">
        <w:rPr>
          <w:rtl/>
        </w:rPr>
        <w:t>ו</w:t>
      </w:r>
      <w:r w:rsidR="00ED09FA">
        <w:rPr>
          <w:rFonts w:hint="cs"/>
          <w:rtl/>
        </w:rPr>
        <w:t>ל</w:t>
      </w:r>
      <w:r w:rsidRPr="00ED09FA">
        <w:rPr>
          <w:rtl/>
        </w:rPr>
        <w:t>רבנן</w:t>
      </w:r>
      <w:r w:rsidRPr="00ED09FA">
        <w:rPr>
          <w:rFonts w:hint="cs"/>
          <w:rtl/>
        </w:rPr>
        <w:t>:</w:t>
      </w:r>
    </w:p>
    <w:p w14:paraId="6B9A9582" w14:textId="3F331A1B" w:rsidR="00AC0AF5" w:rsidRDefault="00AC0AF5" w:rsidP="00AC0AF5">
      <w:pPr>
        <w:rPr>
          <w:rtl/>
        </w:rPr>
      </w:pPr>
      <w:r w:rsidRPr="00C35A2C">
        <w:rPr>
          <w:rtl/>
        </w:rPr>
        <w:t xml:space="preserve">דיש מרירות הרבה בחלק החיצון </w:t>
      </w:r>
      <w:r w:rsidR="00AD221F">
        <w:rPr>
          <w:rtl/>
        </w:rPr>
        <w:t xml:space="preserve">לכך </w:t>
      </w:r>
      <w:r w:rsidRPr="00C35A2C">
        <w:rPr>
          <w:rtl/>
        </w:rPr>
        <w:t xml:space="preserve"> יחזור ויתרום</w:t>
      </w:r>
    </w:p>
    <w:p w14:paraId="784CE876" w14:textId="61FDD039" w:rsidR="00ED09FA" w:rsidRPr="00ED09FA" w:rsidRDefault="00AC0AF5" w:rsidP="00ED09FA">
      <w:pPr>
        <w:pStyle w:val="36"/>
        <w:framePr w:wrap="notBeside"/>
        <w:rPr>
          <w:rtl/>
        </w:rPr>
      </w:pPr>
      <w:r w:rsidRPr="00ED09FA">
        <w:rPr>
          <w:rtl/>
        </w:rPr>
        <w:lastRenderedPageBreak/>
        <w:t>ו</w:t>
      </w:r>
      <w:r w:rsidR="00ED09FA">
        <w:rPr>
          <w:rFonts w:hint="cs"/>
          <w:rtl/>
        </w:rPr>
        <w:t>ל</w:t>
      </w:r>
      <w:r w:rsidRPr="00ED09FA">
        <w:rPr>
          <w:rtl/>
        </w:rPr>
        <w:t>ר"י</w:t>
      </w:r>
      <w:r w:rsidRPr="00ED09FA">
        <w:rPr>
          <w:rFonts w:hint="cs"/>
          <w:rtl/>
        </w:rPr>
        <w:t>:</w:t>
      </w:r>
    </w:p>
    <w:p w14:paraId="24668BA6" w14:textId="74267616" w:rsidR="00AC0AF5" w:rsidRDefault="00AC0AF5" w:rsidP="00AC0AF5">
      <w:pPr>
        <w:rPr>
          <w:rtl/>
        </w:rPr>
      </w:pPr>
      <w:r w:rsidRPr="00C35A2C">
        <w:rPr>
          <w:rtl/>
        </w:rPr>
        <w:t xml:space="preserve">אין מרירות הרבה בחיצון </w:t>
      </w:r>
      <w:r w:rsidR="00AD221F">
        <w:rPr>
          <w:rtl/>
        </w:rPr>
        <w:t xml:space="preserve">לכך </w:t>
      </w:r>
      <w:r w:rsidRPr="00C35A2C">
        <w:rPr>
          <w:rtl/>
        </w:rPr>
        <w:t xml:space="preserve"> אין לעשותו ספק אוכלין</w:t>
      </w:r>
    </w:p>
    <w:p w14:paraId="0D0816AE" w14:textId="77777777" w:rsidR="00AC0AF5" w:rsidRDefault="00AC0AF5" w:rsidP="002C1F4B">
      <w:pPr>
        <w:spacing w:after="60"/>
        <w:rPr>
          <w:rtl/>
        </w:rPr>
      </w:pPr>
      <w:r w:rsidRPr="00C35A2C">
        <w:rPr>
          <w:rtl/>
        </w:rPr>
        <w:t>וסגי שיוסיף מהחיצון על החיצון</w:t>
      </w:r>
    </w:p>
    <w:p w14:paraId="6F9E5211" w14:textId="77777777" w:rsidR="0019232C" w:rsidRPr="0019232C" w:rsidRDefault="0019232C" w:rsidP="0019232C">
      <w:pPr>
        <w:pStyle w:val="36"/>
        <w:framePr w:wrap="notBeside"/>
        <w:rPr>
          <w:rtl/>
        </w:rPr>
      </w:pPr>
      <w:r w:rsidRPr="0019232C">
        <w:rPr>
          <w:rtl/>
        </w:rPr>
        <w:t xml:space="preserve">מתיב רב אויא </w:t>
      </w:r>
    </w:p>
    <w:p w14:paraId="36256D9A" w14:textId="77777777" w:rsidR="0019232C" w:rsidRDefault="0019232C" w:rsidP="0019232C">
      <w:pPr>
        <w:rPr>
          <w:rtl/>
        </w:rPr>
      </w:pPr>
      <w:r w:rsidRPr="0019232C">
        <w:rPr>
          <w:rStyle w:val="afff8"/>
          <w:rtl/>
        </w:rPr>
        <w:t>מעשה בחמש נשים ובהן שתי אחיות,</w:t>
      </w:r>
      <w:r w:rsidRPr="0019232C">
        <w:rPr>
          <w:rtl/>
        </w:rPr>
        <w:t xml:space="preserve"> וליקט כלכל</w:t>
      </w:r>
      <w:r>
        <w:rPr>
          <w:rFonts w:hint="cs"/>
          <w:rtl/>
        </w:rPr>
        <w:t>ת</w:t>
      </w:r>
      <w:r w:rsidRPr="0019232C">
        <w:rPr>
          <w:rtl/>
        </w:rPr>
        <w:t xml:space="preserve"> תאני</w:t>
      </w:r>
      <w:r>
        <w:rPr>
          <w:rFonts w:hint="cs"/>
          <w:rtl/>
        </w:rPr>
        <w:t xml:space="preserve"> שביעית שלהן</w:t>
      </w:r>
      <w:r w:rsidRPr="0019232C">
        <w:rPr>
          <w:rtl/>
        </w:rPr>
        <w:t xml:space="preserve">, </w:t>
      </w:r>
      <w:r w:rsidRPr="0019232C">
        <w:rPr>
          <w:rStyle w:val="affffe"/>
          <w:rtl/>
        </w:rPr>
        <w:t>ואמר:</w:t>
      </w:r>
      <w:r w:rsidRPr="0019232C">
        <w:rPr>
          <w:rtl/>
        </w:rPr>
        <w:t xml:space="preserve"> כולכן מקודשות לי בכלכלה זאת, וקבלה אחת מהן ע"י כולן</w:t>
      </w:r>
      <w:r>
        <w:rPr>
          <w:rFonts w:hint="cs"/>
          <w:rtl/>
        </w:rPr>
        <w:t xml:space="preserve">, </w:t>
      </w:r>
      <w:r w:rsidRPr="0019232C">
        <w:rPr>
          <w:rStyle w:val="affffe"/>
          <w:rtl/>
        </w:rPr>
        <w:t>- אמרו חכמים:</w:t>
      </w:r>
      <w:r w:rsidRPr="0019232C">
        <w:rPr>
          <w:rtl/>
        </w:rPr>
        <w:t xml:space="preserve"> אין אחיות מקודשות; </w:t>
      </w:r>
    </w:p>
    <w:p w14:paraId="3EF3407D" w14:textId="1CDD6F9D" w:rsidR="0019232C" w:rsidRDefault="0019232C" w:rsidP="0019232C">
      <w:pPr>
        <w:rPr>
          <w:rtl/>
        </w:rPr>
      </w:pPr>
      <w:r w:rsidRPr="0019232C">
        <w:rPr>
          <w:rStyle w:val="affffe"/>
          <w:rFonts w:hint="cs"/>
          <w:rtl/>
        </w:rPr>
        <w:t>ומשמע</w:t>
      </w:r>
      <w:r>
        <w:rPr>
          <w:rStyle w:val="affffe"/>
          <w:rFonts w:hint="cs"/>
          <w:rtl/>
        </w:rPr>
        <w:t>:</w:t>
      </w:r>
      <w:r>
        <w:rPr>
          <w:rFonts w:hint="cs"/>
          <w:rtl/>
        </w:rPr>
        <w:t xml:space="preserve"> ד</w:t>
      </w:r>
      <w:r w:rsidRPr="0019232C">
        <w:rPr>
          <w:rtl/>
        </w:rPr>
        <w:t xml:space="preserve">נכריות מקודשות, </w:t>
      </w:r>
      <w:r>
        <w:rPr>
          <w:rFonts w:hint="cs"/>
          <w:rtl/>
        </w:rPr>
        <w:t xml:space="preserve">- והרי </w:t>
      </w:r>
      <w:r w:rsidRPr="0019232C">
        <w:rPr>
          <w:rtl/>
        </w:rPr>
        <w:t>את וחמור היא</w:t>
      </w:r>
      <w:r>
        <w:rPr>
          <w:rFonts w:hint="cs"/>
          <w:rtl/>
        </w:rPr>
        <w:t>?</w:t>
      </w:r>
      <w:r w:rsidRPr="0019232C">
        <w:rPr>
          <w:rtl/>
        </w:rPr>
        <w:t xml:space="preserve">! </w:t>
      </w:r>
      <w:r>
        <w:rPr>
          <w:rStyle w:val="aff1"/>
          <w:rtl/>
        </w:rPr>
        <w:footnoteReference w:id="151"/>
      </w:r>
    </w:p>
    <w:p w14:paraId="17F39583" w14:textId="4D41E330" w:rsidR="0019232C" w:rsidRPr="0019232C" w:rsidRDefault="002C1F4B" w:rsidP="0019232C">
      <w:pPr>
        <w:pStyle w:val="36"/>
        <w:framePr w:wrap="notBeside"/>
        <w:rPr>
          <w:rtl/>
        </w:rPr>
      </w:pPr>
      <w:r>
        <w:rPr>
          <w:rFonts w:hint="cs"/>
          <w:rtl/>
        </w:rPr>
        <w:t xml:space="preserve">- </w:t>
      </w:r>
      <w:r w:rsidR="0019232C" w:rsidRPr="0019232C">
        <w:rPr>
          <w:rFonts w:hint="cs"/>
          <w:rtl/>
        </w:rPr>
        <w:t>א''ל</w:t>
      </w:r>
      <w:r w:rsidR="0019232C" w:rsidRPr="0019232C">
        <w:rPr>
          <w:rtl/>
        </w:rPr>
        <w:t>:</w:t>
      </w:r>
    </w:p>
    <w:p w14:paraId="251EC993" w14:textId="77777777" w:rsidR="0019232C" w:rsidRDefault="0019232C" w:rsidP="00AC0AF5">
      <w:pPr>
        <w:rPr>
          <w:rtl/>
        </w:rPr>
      </w:pPr>
      <w:r w:rsidRPr="0019232C">
        <w:rPr>
          <w:rStyle w:val="affffe"/>
          <w:rFonts w:hint="cs"/>
          <w:rtl/>
        </w:rPr>
        <w:t>זהו שראה ר''ה בחלום שר'א ישאל תיובתא</w:t>
      </w:r>
      <w:r>
        <w:rPr>
          <w:rStyle w:val="affffe"/>
          <w:rFonts w:hint="cs"/>
          <w:rtl/>
        </w:rPr>
        <w:t>,</w:t>
      </w:r>
      <w:r>
        <w:rPr>
          <w:rFonts w:hint="cs"/>
          <w:rtl/>
        </w:rPr>
        <w:t xml:space="preserve"> </w:t>
      </w:r>
      <w:r w:rsidRPr="0019232C">
        <w:rPr>
          <w:rStyle w:val="affffe"/>
          <w:rFonts w:hint="cs"/>
          <w:rtl/>
        </w:rPr>
        <w:t>ושם מדובר ש</w:t>
      </w:r>
      <w:r w:rsidRPr="0019232C">
        <w:rPr>
          <w:rStyle w:val="affffe"/>
          <w:rtl/>
        </w:rPr>
        <w:t>אמר:</w:t>
      </w:r>
      <w:r w:rsidRPr="0019232C">
        <w:rPr>
          <w:rtl/>
        </w:rPr>
        <w:t xml:space="preserve"> </w:t>
      </w:r>
    </w:p>
    <w:p w14:paraId="3C5B4519" w14:textId="069DAF1F" w:rsidR="00AC0AF5" w:rsidRPr="0019232C" w:rsidRDefault="0019232C" w:rsidP="0019232C">
      <w:pPr>
        <w:rPr>
          <w:rFonts w:ascii="BA TM • Vilna Extra-Bold" w:hAnsi="BA TM • Vilna Extra-Bold" w:cs="BA TM • Vilna Extra-Bold"/>
          <w:color w:val="767171" w:themeColor="background2" w:themeShade="80"/>
          <w:sz w:val="14"/>
          <w:szCs w:val="14"/>
          <w:rtl/>
        </w:rPr>
      </w:pPr>
      <w:r>
        <w:rPr>
          <w:rFonts w:hint="cs"/>
          <w:rtl/>
        </w:rPr>
        <w:t xml:space="preserve">- </w:t>
      </w:r>
      <w:r w:rsidRPr="0019232C">
        <w:rPr>
          <w:b/>
          <w:bCs/>
          <w:rtl/>
        </w:rPr>
        <w:t>הראויה מכם</w:t>
      </w:r>
      <w:r w:rsidRPr="0019232C">
        <w:rPr>
          <w:rtl/>
        </w:rPr>
        <w:t xml:space="preserve"> לביאה תתקדש לי</w:t>
      </w:r>
      <w:r>
        <w:rPr>
          <w:rStyle w:val="aff1"/>
          <w:rFonts w:ascii="BA TM • Vilna Extra-Bold" w:hAnsi="BA TM • Vilna Extra-Bold" w:cs="BA TM • Vilna Extra-Bold"/>
          <w:color w:val="767171" w:themeColor="background2" w:themeShade="80"/>
          <w:sz w:val="14"/>
          <w:szCs w:val="14"/>
          <w:rtl/>
        </w:rPr>
        <w:footnoteReference w:id="152"/>
      </w:r>
    </w:p>
    <w:p w14:paraId="62B9DDE9" w14:textId="5B07D4AD" w:rsidR="0019232C" w:rsidRDefault="00AC0AF5" w:rsidP="0019232C">
      <w:pPr>
        <w:pStyle w:val="affff9"/>
        <w:rPr>
          <w:rtl/>
        </w:rPr>
      </w:pPr>
      <w:r w:rsidRPr="00C35A2C">
        <w:rPr>
          <w:rFonts w:hint="cs"/>
          <w:rtl/>
        </w:rPr>
        <w:t>אותו שאמר לאשתו</w:t>
      </w:r>
      <w:r w:rsidR="0019232C">
        <w:rPr>
          <w:rFonts w:hint="cs"/>
          <w:rtl/>
        </w:rPr>
        <w:t xml:space="preserve"> </w:t>
      </w:r>
      <w:r w:rsidRPr="00C35A2C">
        <w:rPr>
          <w:rtl/>
        </w:rPr>
        <w:t xml:space="preserve">נכסי לך ולבניך </w:t>
      </w:r>
      <w:r w:rsidR="0019232C" w:rsidRPr="00DB3591">
        <w:rPr>
          <w:rStyle w:val="affffe"/>
          <w:rFonts w:cs="BA TM • Vilna Extra-Bold" w:hint="cs"/>
          <w:rtl/>
        </w:rPr>
        <w:t>רב יוסף</w:t>
      </w:r>
      <w:r w:rsidR="0019232C">
        <w:rPr>
          <w:rFonts w:hint="cs"/>
          <w:rtl/>
        </w:rPr>
        <w:t xml:space="preserve"> קנה מחצה</w:t>
      </w:r>
    </w:p>
    <w:p w14:paraId="16B54EF0" w14:textId="0E370C66" w:rsidR="0019232C" w:rsidRPr="0019232C" w:rsidRDefault="0019232C" w:rsidP="0019232C">
      <w:pPr>
        <w:pStyle w:val="36"/>
        <w:framePr w:wrap="notBeside"/>
        <w:rPr>
          <w:rtl/>
        </w:rPr>
      </w:pPr>
      <w:r>
        <w:rPr>
          <w:rFonts w:hint="cs"/>
          <w:rtl/>
        </w:rPr>
        <w:t>א. וראייתו</w:t>
      </w:r>
    </w:p>
    <w:p w14:paraId="14769F36" w14:textId="2F6636BB" w:rsidR="00AC0AF5" w:rsidRPr="0019232C" w:rsidRDefault="0019232C" w:rsidP="00AC0AF5">
      <w:pPr>
        <w:rPr>
          <w:rtl/>
        </w:rPr>
      </w:pPr>
      <w:r>
        <w:rPr>
          <w:rStyle w:val="affff8"/>
          <w:rFonts w:hint="cs"/>
          <w:rtl/>
        </w:rPr>
        <w:t xml:space="preserve">והיתה לאהרון ולבניו והיינו </w:t>
      </w:r>
      <w:r w:rsidR="00AC0AF5" w:rsidRPr="0019232C">
        <w:rPr>
          <w:rtl/>
        </w:rPr>
        <w:t>דמחצה לאהרון ומחצה לבניו</w:t>
      </w:r>
      <w:r>
        <w:rPr>
          <w:rStyle w:val="aff1"/>
          <w:rtl/>
        </w:rPr>
        <w:footnoteReference w:id="153"/>
      </w:r>
    </w:p>
    <w:p w14:paraId="324C9274" w14:textId="52564F20" w:rsidR="0019232C" w:rsidRPr="0019232C" w:rsidRDefault="00AC0AF5" w:rsidP="0019232C">
      <w:pPr>
        <w:pStyle w:val="36"/>
        <w:framePr w:wrap="notBeside"/>
        <w:rPr>
          <w:rtl/>
        </w:rPr>
      </w:pPr>
      <w:r w:rsidRPr="0019232C">
        <w:rPr>
          <w:rtl/>
        </w:rPr>
        <w:t xml:space="preserve">ואביי </w:t>
      </w:r>
      <w:r w:rsidR="0019232C">
        <w:rPr>
          <w:rFonts w:hint="cs"/>
          <w:rtl/>
        </w:rPr>
        <w:t>דח</w:t>
      </w:r>
      <w:r w:rsidRPr="0019232C">
        <w:rPr>
          <w:rtl/>
        </w:rPr>
        <w:t>הו</w:t>
      </w:r>
    </w:p>
    <w:p w14:paraId="25C686E7" w14:textId="32B06EC0" w:rsidR="00AC0AF5" w:rsidRPr="006765C4" w:rsidRDefault="00AC0AF5" w:rsidP="00AC0AF5">
      <w:pPr>
        <w:rPr>
          <w:spacing w:val="-2"/>
          <w:rtl/>
        </w:rPr>
      </w:pPr>
      <w:r w:rsidRPr="006765C4">
        <w:rPr>
          <w:spacing w:val="-2"/>
          <w:rtl/>
        </w:rPr>
        <w:t xml:space="preserve">דשאני אהרון דבר חלוקה הוא </w:t>
      </w:r>
      <w:r w:rsidRPr="0019232C">
        <w:rPr>
          <w:rStyle w:val="affffe"/>
          <w:rtl/>
        </w:rPr>
        <w:t>משא"כ</w:t>
      </w:r>
      <w:r w:rsidRPr="0081371E">
        <w:rPr>
          <w:rStyle w:val="afff8"/>
          <w:rtl/>
        </w:rPr>
        <w:t xml:space="preserve"> </w:t>
      </w:r>
      <w:r w:rsidRPr="006765C4">
        <w:rPr>
          <w:spacing w:val="-2"/>
          <w:rtl/>
        </w:rPr>
        <w:t xml:space="preserve">אשה </w:t>
      </w:r>
      <w:r w:rsidR="0019232C">
        <w:rPr>
          <w:rFonts w:hint="cs"/>
          <w:spacing w:val="-2"/>
          <w:rtl/>
        </w:rPr>
        <w:t xml:space="preserve">אינה </w:t>
      </w:r>
      <w:r w:rsidRPr="006765C4">
        <w:rPr>
          <w:spacing w:val="-2"/>
          <w:rtl/>
        </w:rPr>
        <w:t xml:space="preserve">בת חלוקה </w:t>
      </w:r>
      <w:r w:rsidR="0019232C" w:rsidRPr="0019232C">
        <w:rPr>
          <w:rStyle w:val="afffff0"/>
          <w:rFonts w:hint="cs"/>
          <w:rtl/>
        </w:rPr>
        <w:t>דיה שתיטול כא מן הבנים</w:t>
      </w:r>
    </w:p>
    <w:p w14:paraId="0F37C431" w14:textId="5B3FA72A" w:rsidR="0019232C" w:rsidRPr="0019232C" w:rsidRDefault="0019232C" w:rsidP="0019232C">
      <w:pPr>
        <w:pStyle w:val="36"/>
        <w:framePr w:wrap="notBeside"/>
        <w:rPr>
          <w:rtl/>
        </w:rPr>
      </w:pPr>
      <w:r>
        <w:rPr>
          <w:rFonts w:hint="cs"/>
          <w:rtl/>
        </w:rPr>
        <w:t>ב. והך</w:t>
      </w:r>
    </w:p>
    <w:p w14:paraId="37222037" w14:textId="601B19DA" w:rsidR="00AC0AF5" w:rsidRDefault="0019232C" w:rsidP="00AC0AF5">
      <w:pPr>
        <w:rPr>
          <w:rtl/>
        </w:rPr>
      </w:pPr>
      <w:r w:rsidRPr="0019232C">
        <w:rPr>
          <w:rStyle w:val="affffe"/>
          <w:rFonts w:hint="cs"/>
          <w:rtl/>
        </w:rPr>
        <w:t xml:space="preserve">שמואל גבה </w:t>
      </w:r>
      <w:r w:rsidR="00AC0AF5" w:rsidRPr="0019232C">
        <w:rPr>
          <w:rStyle w:val="affffe"/>
          <w:rtl/>
        </w:rPr>
        <w:t>בנהרדעא</w:t>
      </w:r>
      <w:r w:rsidR="00AC0AF5" w:rsidRPr="00C35A2C">
        <w:rPr>
          <w:rtl/>
        </w:rPr>
        <w:t xml:space="preserve"> </w:t>
      </w:r>
      <w:r>
        <w:rPr>
          <w:rFonts w:hint="cs"/>
          <w:rtl/>
        </w:rPr>
        <w:t xml:space="preserve">חצי, </w:t>
      </w:r>
      <w:r>
        <w:rPr>
          <w:rtl/>
        </w:rPr>
        <w:tab/>
      </w:r>
      <w:r w:rsidRPr="0019232C">
        <w:rPr>
          <w:rStyle w:val="affffe"/>
          <w:rFonts w:hint="cs"/>
          <w:rtl/>
        </w:rPr>
        <w:t xml:space="preserve">ורי''ו גבה </w:t>
      </w:r>
      <w:r w:rsidR="00AC0AF5" w:rsidRPr="0019232C">
        <w:rPr>
          <w:rStyle w:val="affffe"/>
          <w:rtl/>
        </w:rPr>
        <w:t>בטבריה</w:t>
      </w:r>
      <w:r w:rsidR="00AC0AF5">
        <w:rPr>
          <w:rtl/>
        </w:rPr>
        <w:t xml:space="preserve"> </w:t>
      </w:r>
      <w:r>
        <w:rPr>
          <w:rFonts w:hint="cs"/>
          <w:rtl/>
        </w:rPr>
        <w:t>חצי.</w:t>
      </w:r>
    </w:p>
    <w:p w14:paraId="2A533283" w14:textId="775260C1" w:rsidR="0019232C" w:rsidRPr="0019232C" w:rsidRDefault="0019232C" w:rsidP="0019232C">
      <w:pPr>
        <w:pStyle w:val="36"/>
        <w:framePr w:wrap="notBeside"/>
        <w:rPr>
          <w:rtl/>
        </w:rPr>
      </w:pPr>
      <w:r>
        <w:rPr>
          <w:rFonts w:hint="cs"/>
          <w:rtl/>
        </w:rPr>
        <w:t>והך</w:t>
      </w:r>
    </w:p>
    <w:p w14:paraId="333AAE9B" w14:textId="04FAB562" w:rsidR="00AC0AF5" w:rsidRDefault="0019232C" w:rsidP="00AC0AF5">
      <w:pPr>
        <w:rPr>
          <w:rtl/>
        </w:rPr>
      </w:pPr>
      <w:r>
        <w:rPr>
          <w:rFonts w:hint="cs"/>
          <w:rtl/>
        </w:rPr>
        <w:t xml:space="preserve">דעשירים והשרים שנתנו חצי וחצי </w:t>
      </w:r>
      <w:r w:rsidR="00AC0AF5" w:rsidRPr="00C35A2C">
        <w:rPr>
          <w:rtl/>
        </w:rPr>
        <w:t>לדמי כלילא</w:t>
      </w:r>
      <w:r>
        <w:rPr>
          <w:rFonts w:hint="cs"/>
          <w:rtl/>
        </w:rPr>
        <w:t>- למלך.</w:t>
      </w:r>
    </w:p>
    <w:p w14:paraId="743EE397" w14:textId="30BC2DA8" w:rsidR="0019232C" w:rsidRPr="0019232C" w:rsidRDefault="00AC0AF5" w:rsidP="0019232C">
      <w:pPr>
        <w:pStyle w:val="36"/>
        <w:framePr w:wrap="notBeside"/>
        <w:rPr>
          <w:rtl/>
        </w:rPr>
      </w:pPr>
      <w:r w:rsidRPr="0019232C">
        <w:rPr>
          <w:rtl/>
        </w:rPr>
        <w:t>ד</w:t>
      </w:r>
      <w:r w:rsidR="0019232C">
        <w:rPr>
          <w:rFonts w:hint="cs"/>
          <w:rtl/>
        </w:rPr>
        <w:t>ש</w:t>
      </w:r>
      <w:r w:rsidRPr="0019232C">
        <w:rPr>
          <w:rtl/>
        </w:rPr>
        <w:t xml:space="preserve">ם </w:t>
      </w:r>
    </w:p>
    <w:p w14:paraId="6D4934DE" w14:textId="0F28014B" w:rsidR="00AC0AF5" w:rsidRDefault="00AC0AF5" w:rsidP="0019232C">
      <w:pPr>
        <w:spacing w:after="60"/>
        <w:rPr>
          <w:rtl/>
        </w:rPr>
      </w:pPr>
      <w:r w:rsidRPr="00C35A2C">
        <w:rPr>
          <w:rtl/>
        </w:rPr>
        <w:t xml:space="preserve">בתחילה </w:t>
      </w:r>
      <w:r w:rsidR="0019232C">
        <w:rPr>
          <w:rFonts w:hint="cs"/>
          <w:rtl/>
        </w:rPr>
        <w:t xml:space="preserve">השרים עזרו לעשירים ועכשיו המלך הטיל על שניהם </w:t>
      </w:r>
    </w:p>
    <w:p w14:paraId="2677E77A" w14:textId="7B532683" w:rsidR="0019232C" w:rsidRPr="0019232C" w:rsidRDefault="0019232C" w:rsidP="0019232C">
      <w:pPr>
        <w:pStyle w:val="36"/>
        <w:framePr w:wrap="notBeside"/>
        <w:rPr>
          <w:rtl/>
        </w:rPr>
      </w:pPr>
      <w:r>
        <w:rPr>
          <w:rFonts w:hint="cs"/>
          <w:rtl/>
        </w:rPr>
        <w:t xml:space="preserve">ג. </w:t>
      </w:r>
      <w:r w:rsidRPr="0019232C">
        <w:rPr>
          <w:rFonts w:hint="cs"/>
          <w:rtl/>
        </w:rPr>
        <w:t>מתיב ר''ז</w:t>
      </w:r>
      <w:r w:rsidRPr="0019232C">
        <w:rPr>
          <w:rtl/>
        </w:rPr>
        <w:t>:</w:t>
      </w:r>
    </w:p>
    <w:p w14:paraId="627F3F08" w14:textId="78BA4DBC" w:rsidR="0019232C" w:rsidRPr="0019232C" w:rsidRDefault="0019232C" w:rsidP="0019232C">
      <w:pPr>
        <w:rPr>
          <w:rFonts w:ascii="FontbitDavid" w:hAnsi="FontbitDavid"/>
          <w:rtl/>
        </w:rPr>
      </w:pPr>
      <w:r w:rsidRPr="0019232C">
        <w:rPr>
          <w:rFonts w:ascii="FontbitDavid" w:hAnsi="FontbitDavid"/>
          <w:rtl/>
        </w:rPr>
        <w:t>האומר הרי עלי מנחה מאה עשרון להביא בשני כלים - מביא ששים בכלי אחד וארבעים בכלי אחד,</w:t>
      </w:r>
      <w:r>
        <w:rPr>
          <w:rFonts w:ascii="FontbitDavid" w:hAnsi="FontbitDavid" w:hint="cs"/>
          <w:rtl/>
        </w:rPr>
        <w:t xml:space="preserve"> ומשמע דלכתחילה לא יביא חמישים בכל כלי ורק בדיעבד יצא. </w:t>
      </w:r>
    </w:p>
    <w:p w14:paraId="7A5A59E8" w14:textId="77777777" w:rsidR="00AC0AF5" w:rsidRPr="00C35A2C" w:rsidRDefault="00AC0AF5" w:rsidP="00982F98">
      <w:pPr>
        <w:pStyle w:val="affe"/>
        <w:framePr w:wrap="around"/>
        <w:rPr>
          <w:rtl/>
        </w:rPr>
      </w:pPr>
      <w:r w:rsidRPr="00C35A2C">
        <w:rPr>
          <w:rtl/>
        </w:rPr>
        <w:t>קמג:</w:t>
      </w:r>
    </w:p>
    <w:p w14:paraId="25FE5489" w14:textId="77777777" w:rsidR="0019232C" w:rsidRPr="0019232C" w:rsidRDefault="0019232C" w:rsidP="0019232C">
      <w:pPr>
        <w:pStyle w:val="36"/>
        <w:framePr w:wrap="notBeside"/>
        <w:rPr>
          <w:rtl/>
        </w:rPr>
      </w:pPr>
      <w:r w:rsidRPr="0019232C">
        <w:rPr>
          <w:rFonts w:hint="cs"/>
          <w:rtl/>
        </w:rPr>
        <w:t>דשם</w:t>
      </w:r>
    </w:p>
    <w:p w14:paraId="11BE9896" w14:textId="3C2F01C0" w:rsidR="0019232C" w:rsidRPr="00123968" w:rsidRDefault="0019232C" w:rsidP="00123968">
      <w:pPr>
        <w:rPr>
          <w:rStyle w:val="afffff0"/>
          <w:rFonts w:ascii="FrankRuehl" w:hAnsi="FrankRuehl"/>
          <w:sz w:val="18"/>
          <w:szCs w:val="18"/>
          <w:rtl/>
        </w:rPr>
      </w:pPr>
      <w:r>
        <w:rPr>
          <w:rFonts w:hint="cs"/>
          <w:rtl/>
        </w:rPr>
        <w:t>אנן סהדי</w:t>
      </w:r>
      <w:r>
        <w:rPr>
          <w:rStyle w:val="afffff0"/>
          <w:rFonts w:hint="cs"/>
          <w:rtl/>
        </w:rPr>
        <w:t xml:space="preserve"> </w:t>
      </w:r>
      <w:r w:rsidR="00123968">
        <w:rPr>
          <w:rStyle w:val="afffff0"/>
          <w:rFonts w:hint="cs"/>
          <w:rtl/>
        </w:rPr>
        <w:t xml:space="preserve">עדיף מסברא </w:t>
      </w:r>
      <w:r>
        <w:rPr>
          <w:rFonts w:hint="cs"/>
          <w:rtl/>
        </w:rPr>
        <w:t xml:space="preserve">שהתכון לקרבן גדול </w:t>
      </w:r>
      <w:r w:rsidRPr="0019232C">
        <w:rPr>
          <w:rStyle w:val="afffff0"/>
          <w:rFonts w:hint="cs"/>
          <w:rtl/>
        </w:rPr>
        <w:t>רק שא''א להביא הכל בכלי אחד</w:t>
      </w:r>
      <w:r>
        <w:rPr>
          <w:rStyle w:val="aff1"/>
          <w:rFonts w:ascii="Fb Fontext" w:hAnsi="Fb Fontext"/>
          <w:sz w:val="14"/>
          <w:szCs w:val="13"/>
          <w:rtl/>
        </w:rPr>
        <w:footnoteReference w:id="154"/>
      </w:r>
    </w:p>
    <w:p w14:paraId="4BC74A1E" w14:textId="77777777" w:rsidR="0019232C" w:rsidRPr="0019232C" w:rsidRDefault="00AC0AF5" w:rsidP="0019232C">
      <w:pPr>
        <w:pStyle w:val="36"/>
        <w:framePr w:wrap="notBeside"/>
        <w:rPr>
          <w:rtl/>
        </w:rPr>
      </w:pPr>
      <w:r w:rsidRPr="0019232C">
        <w:rPr>
          <w:rtl/>
        </w:rPr>
        <w:t>והלכתא</w:t>
      </w:r>
    </w:p>
    <w:p w14:paraId="1DA9A8FB" w14:textId="1701DF39" w:rsidR="00AC0AF5" w:rsidRPr="0019232C" w:rsidRDefault="00AC0AF5" w:rsidP="0019232C">
      <w:pPr>
        <w:spacing w:after="60"/>
        <w:rPr>
          <w:rStyle w:val="afffff0"/>
          <w:rtl/>
        </w:rPr>
      </w:pPr>
      <w:r>
        <w:rPr>
          <w:rStyle w:val="affffe"/>
          <w:rtl/>
          <w:rPrChange w:id="9512" w:author="מנוע אמוראים" w:date="2026-10-05T16:41:09Z">
            <w:rPr>
              <w:rtl/>
            </w:rPr>
          </w:rPrChange>
        </w:rPr>
        <w:t xml:space="preserve">כר"י</w:t>
      </w:r>
      <w:r>
        <w:rPr>
          <w:rtl/>
        </w:rPr>
        <w:t xml:space="preserve"> בשדה ענין ומחצה  </w:t>
      </w:r>
      <w:r>
        <w:rPr>
          <w:rStyle w:val="afffff0"/>
          <w:rtl/>
        </w:rPr>
        <w:t xml:space="preserve">[</w:t>
      </w:r>
      <w:r>
        <w:rPr>
          <w:rStyle w:val="affffe"/>
          <w:rtl/>
          <w:rPrChange w:id="9513" w:author="מנוע אמוראים" w:date="2026-10-05T16:41:09Z">
            <w:rPr>
              <w:rStyle w:val="afffff0"/>
              <w:rtl/>
            </w:rPr>
          </w:rPrChange>
        </w:rPr>
        <w:t xml:space="preserve">לרשב"ם</w:t>
      </w:r>
      <w:r>
        <w:rPr>
          <w:rStyle w:val="afffff0"/>
          <w:rtl/>
        </w:rPr>
        <w:t xml:space="preserve"> בכוליה ש"ס]</w:t>
      </w:r>
    </w:p>
    <w:p w14:paraId="10C45C7C" w14:textId="6389D8AE" w:rsidR="00AC0AF5" w:rsidRDefault="00123968" w:rsidP="0019232C">
      <w:pPr>
        <w:pStyle w:val="affff9"/>
        <w:rPr>
          <w:rtl/>
        </w:rPr>
      </w:pPr>
      <w:r>
        <w:rPr>
          <w:rFonts w:hint="cs"/>
          <w:rtl/>
        </w:rPr>
        <w:t xml:space="preserve">אותו ששלח </w:t>
      </w:r>
      <w:r w:rsidR="0019232C">
        <w:rPr>
          <w:rFonts w:hint="cs"/>
          <w:rtl/>
        </w:rPr>
        <w:t xml:space="preserve">חתיכות בגדים לביתו </w:t>
      </w:r>
    </w:p>
    <w:p w14:paraId="360560CB" w14:textId="77777777" w:rsidR="0019232C" w:rsidRPr="0019232C" w:rsidRDefault="00AC0AF5" w:rsidP="0019232C">
      <w:pPr>
        <w:pStyle w:val="36"/>
        <w:framePr w:wrap="notBeside"/>
        <w:rPr>
          <w:rtl/>
        </w:rPr>
      </w:pPr>
      <w:r w:rsidRPr="0019232C">
        <w:rPr>
          <w:rtl/>
        </w:rPr>
        <w:t>ר"י</w:t>
      </w:r>
    </w:p>
    <w:p w14:paraId="63F7977D" w14:textId="2EEDFC9F" w:rsidR="00AC0AF5" w:rsidRPr="0019232C" w:rsidRDefault="00AC0AF5" w:rsidP="00123968">
      <w:pPr>
        <w:rPr>
          <w:rStyle w:val="afff8"/>
          <w:rFonts w:ascii="FrankRuehl" w:hAnsi="FrankRuehl" w:cs="FrankRuehl"/>
          <w:b w:val="0"/>
          <w:spacing w:val="0"/>
          <w:sz w:val="18"/>
          <w:szCs w:val="18"/>
          <w:rtl/>
        </w:rPr>
      </w:pPr>
      <w:r w:rsidRPr="00C35A2C">
        <w:rPr>
          <w:rtl/>
        </w:rPr>
        <w:t xml:space="preserve">הראויים לבנים לבנים הראויים לבנות לבנות </w:t>
      </w:r>
      <w:r w:rsidR="0019232C">
        <w:rPr>
          <w:rFonts w:hint="cs"/>
          <w:rtl/>
        </w:rPr>
        <w:t xml:space="preserve">ואם יש כלה בביתו לכלתו שלח </w:t>
      </w:r>
      <w:r w:rsidR="0019232C" w:rsidRPr="0019232C">
        <w:rPr>
          <w:rStyle w:val="afffff0"/>
          <w:rFonts w:hint="cs"/>
          <w:rtl/>
        </w:rPr>
        <w:t>[מפני חביבות בנו]</w:t>
      </w:r>
      <w:r w:rsidR="0019232C">
        <w:rPr>
          <w:rFonts w:hint="cs"/>
          <w:rtl/>
        </w:rPr>
        <w:t xml:space="preserve"> ואם בנותיו לא עדיין לא נשואות וודאי שלח להן</w:t>
      </w:r>
      <w:r w:rsidR="0019232C">
        <w:rPr>
          <w:rStyle w:val="aff1"/>
          <w:rtl/>
        </w:rPr>
        <w:footnoteReference w:id="155"/>
      </w:r>
      <w:r w:rsidR="0019232C">
        <w:rPr>
          <w:rFonts w:hint="cs"/>
          <w:rtl/>
        </w:rPr>
        <w:t xml:space="preserve">, </w:t>
      </w:r>
    </w:p>
    <w:p w14:paraId="7DB122DE" w14:textId="77777777" w:rsidR="0019232C" w:rsidRPr="0019232C" w:rsidRDefault="0019232C" w:rsidP="0019232C">
      <w:pPr>
        <w:pStyle w:val="affff9"/>
        <w:rPr>
          <w:rtl/>
        </w:rPr>
      </w:pPr>
      <w:r w:rsidRPr="0019232C">
        <w:rPr>
          <w:rFonts w:hint="cs"/>
          <w:rtl/>
        </w:rPr>
        <w:t xml:space="preserve">אמר </w:t>
      </w:r>
      <w:r w:rsidR="00AC0AF5" w:rsidRPr="0019232C">
        <w:rPr>
          <w:rtl/>
        </w:rPr>
        <w:t>נכסי לבניי וה</w:t>
      </w:r>
      <w:r w:rsidRPr="0019232C">
        <w:rPr>
          <w:rFonts w:hint="cs"/>
          <w:rtl/>
        </w:rPr>
        <w:t>י</w:t>
      </w:r>
      <w:r w:rsidR="00AC0AF5" w:rsidRPr="0019232C">
        <w:rPr>
          <w:rtl/>
        </w:rPr>
        <w:t>ה ל</w:t>
      </w:r>
      <w:r w:rsidRPr="0019232C">
        <w:rPr>
          <w:rFonts w:hint="cs"/>
          <w:rtl/>
        </w:rPr>
        <w:t>ו</w:t>
      </w:r>
      <w:r w:rsidR="00AC0AF5" w:rsidRPr="0019232C">
        <w:rPr>
          <w:rtl/>
        </w:rPr>
        <w:t xml:space="preserve"> בן זכר אחד ובנות </w:t>
      </w:r>
    </w:p>
    <w:p w14:paraId="0BF03663" w14:textId="77777777" w:rsidR="0019232C" w:rsidRPr="0019232C" w:rsidRDefault="0019232C" w:rsidP="0019232C">
      <w:pPr>
        <w:pStyle w:val="36"/>
        <w:framePr w:wrap="notBeside"/>
        <w:rPr>
          <w:rtl/>
        </w:rPr>
      </w:pPr>
      <w:r w:rsidRPr="0019232C">
        <w:rPr>
          <w:rFonts w:hint="cs"/>
          <w:rtl/>
        </w:rPr>
        <w:t>אביי</w:t>
      </w:r>
    </w:p>
    <w:p w14:paraId="574E45F8" w14:textId="77777777" w:rsidR="0019232C" w:rsidRDefault="0019232C" w:rsidP="0019232C">
      <w:pPr>
        <w:rPr>
          <w:rtl/>
        </w:rPr>
      </w:pPr>
      <w:r>
        <w:rPr>
          <w:rFonts w:ascii="FontbitDavid" w:hAnsi="FontbitDavid" w:hint="cs"/>
          <w:rtl/>
        </w:rPr>
        <w:t xml:space="preserve">עשוי אדם לקרוא לבנו בניי - </w:t>
      </w:r>
      <w:r w:rsidR="00AC0AF5" w:rsidRPr="00C35A2C">
        <w:rPr>
          <w:rtl/>
        </w:rPr>
        <w:t xml:space="preserve">מחושים בן דן דנקראו ע"ש </w:t>
      </w:r>
    </w:p>
    <w:p w14:paraId="07793864" w14:textId="77777777" w:rsidR="0019232C" w:rsidRPr="0019232C" w:rsidRDefault="0019232C" w:rsidP="0019232C">
      <w:pPr>
        <w:pStyle w:val="36"/>
        <w:framePr w:wrap="notBeside"/>
        <w:rPr>
          <w:rtl/>
        </w:rPr>
      </w:pPr>
      <w:r w:rsidRPr="0019232C">
        <w:rPr>
          <w:rFonts w:hint="cs"/>
          <w:rtl/>
        </w:rPr>
        <w:t xml:space="preserve">דחה רבא </w:t>
      </w:r>
    </w:p>
    <w:p w14:paraId="17F848A1" w14:textId="0D79748F" w:rsidR="00AC0AF5" w:rsidRDefault="00AC0AF5" w:rsidP="0019232C">
      <w:pPr>
        <w:rPr>
          <w:rtl/>
        </w:rPr>
      </w:pPr>
      <w:r w:rsidRPr="0019232C">
        <w:rPr>
          <w:rStyle w:val="affffe"/>
          <w:rtl/>
        </w:rPr>
        <w:t>א-</w:t>
      </w:r>
      <w:r w:rsidRPr="00C35A2C">
        <w:rPr>
          <w:rtl/>
        </w:rPr>
        <w:t xml:space="preserve"> שהיו מחוברין כחושים של קנה</w:t>
      </w:r>
    </w:p>
    <w:p w14:paraId="2B070D59" w14:textId="77777777" w:rsidR="00AC0AF5" w:rsidRPr="00C35A2C" w:rsidRDefault="00AC0AF5" w:rsidP="00AC0AF5">
      <w:pPr>
        <w:rPr>
          <w:rtl/>
        </w:rPr>
      </w:pPr>
      <w:r w:rsidRPr="0019232C">
        <w:rPr>
          <w:rStyle w:val="affffe"/>
          <w:rtl/>
        </w:rPr>
        <w:t>ב-א"נ</w:t>
      </w:r>
      <w:r w:rsidRPr="00C35A2C">
        <w:rPr>
          <w:rtl/>
        </w:rPr>
        <w:t xml:space="preserve"> כקשרי קנים [ונקראו ע"ש העתיד] או עלי קנים</w:t>
      </w:r>
    </w:p>
    <w:p w14:paraId="07978E86" w14:textId="77777777" w:rsidR="0019232C" w:rsidRPr="0019232C" w:rsidRDefault="00AC0AF5" w:rsidP="0019232C">
      <w:pPr>
        <w:pStyle w:val="36"/>
        <w:framePr w:wrap="notBeside"/>
        <w:rPr>
          <w:rtl/>
        </w:rPr>
      </w:pPr>
      <w:r w:rsidRPr="0019232C">
        <w:rPr>
          <w:rtl/>
        </w:rPr>
        <w:t>אלא</w:t>
      </w:r>
      <w:r w:rsidR="0019232C" w:rsidRPr="0019232C">
        <w:rPr>
          <w:rFonts w:hint="cs"/>
          <w:rtl/>
        </w:rPr>
        <w:t xml:space="preserve"> רבא</w:t>
      </w:r>
    </w:p>
    <w:p w14:paraId="4897E666" w14:textId="5972096F" w:rsidR="00AC0AF5" w:rsidRDefault="00AC0AF5" w:rsidP="00AC0AF5">
      <w:pPr>
        <w:rPr>
          <w:rtl/>
        </w:rPr>
      </w:pPr>
      <w:r w:rsidRPr="00C35A2C">
        <w:rPr>
          <w:rtl/>
        </w:rPr>
        <w:t xml:space="preserve">מההוא </w:t>
      </w:r>
      <w:r w:rsidRPr="0019232C">
        <w:rPr>
          <w:rStyle w:val="affff8"/>
          <w:rtl/>
        </w:rPr>
        <w:t>דבני פלוא אליאב ולבני איתן עזריה</w:t>
      </w:r>
    </w:p>
    <w:p w14:paraId="066EB372" w14:textId="77777777" w:rsidR="00AC0AF5" w:rsidRPr="00C35A2C" w:rsidRDefault="00AC0AF5" w:rsidP="0019232C">
      <w:pPr>
        <w:pStyle w:val="afffff"/>
        <w:rPr>
          <w:rtl/>
        </w:rPr>
      </w:pPr>
      <w:r w:rsidRPr="00C35A2C">
        <w:rPr>
          <w:rtl/>
        </w:rPr>
        <w:t>[הא דלא מהני מאי דקרו אינשי לברא בניי –לכה"ג דמצא דייתיקי או מתנה]</w:t>
      </w:r>
    </w:p>
    <w:p w14:paraId="5FE6CE77" w14:textId="3B5488DC" w:rsidR="00AC0AF5" w:rsidRDefault="00AC0AF5" w:rsidP="0019232C">
      <w:pPr>
        <w:pStyle w:val="affff9"/>
        <w:rPr>
          <w:rtl/>
        </w:rPr>
      </w:pPr>
      <w:r w:rsidRPr="00C35A2C">
        <w:rPr>
          <w:rtl/>
        </w:rPr>
        <w:t>אמר נכסי לבני ה</w:t>
      </w:r>
      <w:r>
        <w:rPr>
          <w:rFonts w:hint="cs"/>
          <w:rtl/>
        </w:rPr>
        <w:t xml:space="preserve">יה לו בן ונכד </w:t>
      </w:r>
      <w:r w:rsidR="0019232C">
        <w:rPr>
          <w:rtl/>
        </w:rPr>
        <w:t>–</w:t>
      </w:r>
      <w:r w:rsidRPr="00C35A2C">
        <w:rPr>
          <w:rtl/>
        </w:rPr>
        <w:t>אי קרי אינשי ל</w:t>
      </w:r>
      <w:r>
        <w:rPr>
          <w:rFonts w:hint="cs"/>
          <w:rtl/>
        </w:rPr>
        <w:t xml:space="preserve">נכד בן </w:t>
      </w:r>
    </w:p>
    <w:p w14:paraId="02FC56F2" w14:textId="77777777" w:rsidR="0019232C" w:rsidRPr="0019232C" w:rsidRDefault="0019232C" w:rsidP="0019232C">
      <w:pPr>
        <w:pStyle w:val="36"/>
        <w:framePr w:wrap="notBeside"/>
        <w:rPr>
          <w:rtl/>
        </w:rPr>
      </w:pPr>
      <w:r w:rsidRPr="0019232C">
        <w:rPr>
          <w:rFonts w:hint="cs"/>
          <w:rtl/>
        </w:rPr>
        <w:t>ר''ח:</w:t>
      </w:r>
    </w:p>
    <w:p w14:paraId="3C58400C" w14:textId="48A0FDE0" w:rsidR="0019232C" w:rsidRPr="0019232C" w:rsidRDefault="0019232C" w:rsidP="00123968">
      <w:pPr>
        <w:rPr>
          <w:rtl/>
        </w:rPr>
      </w:pPr>
      <w:r>
        <w:rPr>
          <w:rFonts w:hint="cs"/>
          <w:rtl/>
        </w:rPr>
        <w:t>קרינן לנכד בן</w:t>
      </w:r>
      <w:r w:rsidR="00123968">
        <w:rPr>
          <w:rtl/>
        </w:rPr>
        <w:tab/>
      </w:r>
      <w:r w:rsidR="00123968">
        <w:rPr>
          <w:rtl/>
        </w:rPr>
        <w:tab/>
      </w:r>
      <w:r w:rsidR="00123968">
        <w:rPr>
          <w:rtl/>
        </w:rPr>
        <w:tab/>
      </w:r>
      <w:r w:rsidR="00123968">
        <w:rPr>
          <w:rtl/>
        </w:rPr>
        <w:tab/>
      </w:r>
      <w:r w:rsidR="00123968">
        <w:rPr>
          <w:rtl/>
        </w:rPr>
        <w:tab/>
      </w:r>
      <w:r w:rsidRPr="00123968">
        <w:rPr>
          <w:rStyle w:val="affffe"/>
          <w:rFonts w:hint="cs"/>
          <w:rtl/>
        </w:rPr>
        <w:t>מבר''א</w:t>
      </w:r>
    </w:p>
    <w:p w14:paraId="348B91F5" w14:textId="58AFA2BC" w:rsidR="00AC0AF5" w:rsidRDefault="00AC0AF5" w:rsidP="00AC0AF5">
      <w:pPr>
        <w:rPr>
          <w:rtl/>
        </w:rPr>
      </w:pPr>
      <w:r w:rsidRPr="00C35A2C">
        <w:rPr>
          <w:rtl/>
        </w:rPr>
        <w:t xml:space="preserve">לא קרינן </w:t>
      </w:r>
      <w:r w:rsidR="0019232C">
        <w:rPr>
          <w:rFonts w:hint="cs"/>
          <w:rtl/>
        </w:rPr>
        <w:t>לנכד בן</w:t>
      </w:r>
    </w:p>
    <w:p w14:paraId="696B3EF7" w14:textId="77777777" w:rsidR="00AC0AF5" w:rsidRDefault="00AC0AF5" w:rsidP="00AC0AF5">
      <w:pPr>
        <w:rPr>
          <w:rtl/>
        </w:rPr>
      </w:pPr>
      <w:r>
        <w:rPr>
          <w:rtl/>
        </w:rPr>
        <w:t xml:space="preserve">דהמודר הנאה מבנים מותר בבני בנים </w:t>
      </w:r>
      <w:r>
        <w:rPr>
          <w:rStyle w:val="affffe"/>
          <w:rtl/>
          <w:rPrChange w:id="9514" w:author="מנוע אמוראים" w:date="2026-10-05T16:41:09Z">
            <w:rPr>
              <w:rtl/>
            </w:rPr>
          </w:rPrChange>
        </w:rPr>
        <w:t xml:space="preserve">ובפרו"ר</w:t>
      </w:r>
      <w:r>
        <w:rPr>
          <w:rtl/>
        </w:rPr>
        <w:t xml:space="preserve"> חשיבי כבנים</w:t>
      </w:r>
    </w:p>
    <w:p w14:paraId="7EC89D03" w14:textId="11350536" w:rsidR="0019232C" w:rsidRDefault="0019232C" w:rsidP="0019232C">
      <w:pPr>
        <w:pStyle w:val="aff9"/>
        <w:rPr>
          <w:rtl/>
        </w:rPr>
      </w:pPr>
      <w:r>
        <w:rPr>
          <w:rFonts w:hint="cs"/>
          <w:rtl/>
        </w:rPr>
        <w:t>***</w:t>
      </w:r>
    </w:p>
    <w:p w14:paraId="525B7733" w14:textId="2CAAD68A" w:rsidR="00AC0AF5" w:rsidRDefault="00011DBB" w:rsidP="00011DBB">
      <w:pPr>
        <w:pStyle w:val="affffb"/>
        <w:framePr w:wrap="around"/>
        <w:rPr>
          <w:rtl/>
        </w:rPr>
      </w:pPr>
      <w:del w:id="20392" w:author="קלוד" w:date="2026-10-06T10:07:33Z">
        <w:r>
          <w:rPr>
            <w:rFonts w:hint="cs"/>
            <w:rtl/>
          </w:rPr>
          <w:delText xml:space="preserve">מתני</w:delText>
        </w:r>
      </w:del>
      <w:ins w:id="20393" w:author="קלוד" w:date="2026-10-06T10:07:33Z">
        <w:r>
          <w:rPr>
            <w:rFonts w:hint="cs"/>
            <w:rtl/>
          </w:rPr>
          <w:t xml:space="preserve">משנה ג</w:t>
        </w:r>
      </w:ins>
      <w:del w:id="20394" w:author="קלוד" w:date="2026-10-06T10:07:33Z">
        <w:r>
          <w:rPr>
            <w:rtl/>
          </w:rPr>
          <w:delText xml:space="preserve">'</w:delText>
        </w:r>
      </w:del>
    </w:p>
    <w:p w14:paraId="68C916F1" w14:textId="77777777" w:rsidR="0019232C" w:rsidRDefault="00AC0AF5" w:rsidP="00DB3591">
      <w:pPr>
        <w:pStyle w:val="afff3"/>
        <w:rPr>
          <w:rtl/>
        </w:rPr>
      </w:pPr>
      <w:r w:rsidRPr="00C35A2C">
        <w:rPr>
          <w:rFonts w:hint="cs"/>
          <w:rtl/>
        </w:rPr>
        <w:t>הניח</w:t>
      </w:r>
      <w:r w:rsidRPr="00C35A2C">
        <w:rPr>
          <w:rtl/>
        </w:rPr>
        <w:t xml:space="preserve"> </w:t>
      </w:r>
      <w:r w:rsidRPr="00C35A2C">
        <w:rPr>
          <w:rFonts w:hint="cs"/>
          <w:rtl/>
        </w:rPr>
        <w:t>בנים</w:t>
      </w:r>
      <w:r w:rsidRPr="00C35A2C">
        <w:rPr>
          <w:rtl/>
        </w:rPr>
        <w:t xml:space="preserve"> </w:t>
      </w:r>
      <w:r w:rsidRPr="00C35A2C">
        <w:rPr>
          <w:rFonts w:hint="cs"/>
          <w:rtl/>
        </w:rPr>
        <w:t>גדולים</w:t>
      </w:r>
      <w:r w:rsidRPr="00C35A2C">
        <w:rPr>
          <w:rtl/>
        </w:rPr>
        <w:t xml:space="preserve"> </w:t>
      </w:r>
      <w:r w:rsidRPr="00C35A2C">
        <w:rPr>
          <w:rFonts w:hint="cs"/>
          <w:rtl/>
        </w:rPr>
        <w:t>וקטנים</w:t>
      </w:r>
      <w:r w:rsidRPr="00C35A2C">
        <w:rPr>
          <w:rtl/>
        </w:rPr>
        <w:t>,</w:t>
      </w:r>
    </w:p>
    <w:p w14:paraId="19F8C7D5" w14:textId="1AEB0CD9" w:rsidR="00AC0AF5" w:rsidRDefault="00AC0AF5" w:rsidP="00DB3591">
      <w:pPr>
        <w:pStyle w:val="afff3"/>
        <w:rPr>
          <w:rtl/>
        </w:rPr>
      </w:pPr>
      <w:r w:rsidRPr="00C35A2C">
        <w:rPr>
          <w:rFonts w:hint="cs"/>
          <w:rtl/>
        </w:rPr>
        <w:t>השביחו</w:t>
      </w:r>
      <w:r w:rsidRPr="00C35A2C">
        <w:rPr>
          <w:rtl/>
        </w:rPr>
        <w:t xml:space="preserve"> </w:t>
      </w:r>
      <w:r w:rsidRPr="00C35A2C">
        <w:rPr>
          <w:rFonts w:hint="cs"/>
          <w:rtl/>
        </w:rPr>
        <w:t>גדולים</w:t>
      </w:r>
      <w:r w:rsidRPr="00C35A2C">
        <w:rPr>
          <w:rtl/>
        </w:rPr>
        <w:t xml:space="preserve"> </w:t>
      </w:r>
      <w:r w:rsidRPr="00C35A2C">
        <w:rPr>
          <w:rFonts w:hint="cs"/>
          <w:rtl/>
        </w:rPr>
        <w:t>את</w:t>
      </w:r>
      <w:r w:rsidRPr="00C35A2C">
        <w:rPr>
          <w:rtl/>
        </w:rPr>
        <w:t xml:space="preserve"> </w:t>
      </w:r>
      <w:r w:rsidRPr="00C35A2C">
        <w:rPr>
          <w:rFonts w:hint="cs"/>
          <w:rtl/>
        </w:rPr>
        <w:t>הנכסים</w:t>
      </w:r>
      <w:r w:rsidRPr="00C35A2C">
        <w:rPr>
          <w:rtl/>
        </w:rPr>
        <w:t xml:space="preserve">  </w:t>
      </w:r>
      <w:r w:rsidRPr="00C35A2C">
        <w:rPr>
          <w:rFonts w:hint="cs"/>
          <w:rtl/>
        </w:rPr>
        <w:t>השביחו</w:t>
      </w:r>
      <w:r w:rsidRPr="00C35A2C">
        <w:rPr>
          <w:rtl/>
        </w:rPr>
        <w:t xml:space="preserve"> </w:t>
      </w:r>
      <w:r w:rsidRPr="00C35A2C">
        <w:rPr>
          <w:rFonts w:hint="cs"/>
          <w:rtl/>
        </w:rPr>
        <w:t>לאמצע</w:t>
      </w:r>
      <w:r w:rsidRPr="00C35A2C">
        <w:rPr>
          <w:rtl/>
        </w:rPr>
        <w:t>;</w:t>
      </w:r>
    </w:p>
    <w:p w14:paraId="7816E3DB" w14:textId="77777777" w:rsidR="00AC0AF5" w:rsidRDefault="00AC0AF5" w:rsidP="00DB3591">
      <w:pPr>
        <w:pStyle w:val="afff3"/>
        <w:rPr>
          <w:rtl/>
        </w:rPr>
      </w:pPr>
      <w:r w:rsidRPr="00C35A2C">
        <w:rPr>
          <w:rFonts w:hint="cs"/>
          <w:rtl/>
        </w:rPr>
        <w:t>אם</w:t>
      </w:r>
      <w:r w:rsidRPr="00C35A2C">
        <w:rPr>
          <w:rtl/>
        </w:rPr>
        <w:t xml:space="preserve"> </w:t>
      </w:r>
      <w:r w:rsidRPr="00C35A2C">
        <w:rPr>
          <w:rFonts w:hint="cs"/>
          <w:rtl/>
        </w:rPr>
        <w:t>אמרו</w:t>
      </w:r>
      <w:r w:rsidRPr="00C35A2C">
        <w:rPr>
          <w:rtl/>
        </w:rPr>
        <w:t xml:space="preserve">: </w:t>
      </w:r>
      <w:r w:rsidRPr="00C35A2C">
        <w:rPr>
          <w:rFonts w:hint="cs"/>
          <w:rtl/>
        </w:rPr>
        <w:t>ראו</w:t>
      </w:r>
      <w:r w:rsidRPr="00C35A2C">
        <w:rPr>
          <w:rtl/>
        </w:rPr>
        <w:t xml:space="preserve"> </w:t>
      </w:r>
      <w:r w:rsidRPr="00C35A2C">
        <w:rPr>
          <w:rFonts w:hint="cs"/>
          <w:rtl/>
        </w:rPr>
        <w:t>מה</w:t>
      </w:r>
      <w:r w:rsidRPr="00C35A2C">
        <w:rPr>
          <w:rtl/>
        </w:rPr>
        <w:t xml:space="preserve"> </w:t>
      </w:r>
      <w:r w:rsidRPr="00C35A2C">
        <w:rPr>
          <w:rFonts w:hint="cs"/>
          <w:rtl/>
        </w:rPr>
        <w:t>שהניח</w:t>
      </w:r>
      <w:r w:rsidRPr="00C35A2C">
        <w:rPr>
          <w:rtl/>
        </w:rPr>
        <w:t xml:space="preserve"> </w:t>
      </w:r>
      <w:r w:rsidRPr="00C35A2C">
        <w:rPr>
          <w:rFonts w:hint="cs"/>
          <w:rtl/>
        </w:rPr>
        <w:t>אבא</w:t>
      </w:r>
      <w:r w:rsidRPr="00C35A2C">
        <w:rPr>
          <w:rtl/>
        </w:rPr>
        <w:t xml:space="preserve"> </w:t>
      </w:r>
      <w:r w:rsidRPr="00C35A2C">
        <w:rPr>
          <w:rFonts w:hint="cs"/>
          <w:rtl/>
        </w:rPr>
        <w:t>הרי</w:t>
      </w:r>
      <w:r w:rsidRPr="00C35A2C">
        <w:rPr>
          <w:rtl/>
        </w:rPr>
        <w:t xml:space="preserve"> </w:t>
      </w:r>
      <w:r w:rsidRPr="00C35A2C">
        <w:rPr>
          <w:rFonts w:hint="cs"/>
          <w:rtl/>
        </w:rPr>
        <w:t>אנו</w:t>
      </w:r>
      <w:r w:rsidRPr="00C35A2C">
        <w:rPr>
          <w:rtl/>
        </w:rPr>
        <w:t xml:space="preserve"> </w:t>
      </w:r>
      <w:r w:rsidRPr="00C35A2C">
        <w:rPr>
          <w:rFonts w:hint="cs"/>
          <w:rtl/>
        </w:rPr>
        <w:t>עושין</w:t>
      </w:r>
      <w:r w:rsidRPr="00C35A2C">
        <w:rPr>
          <w:rtl/>
        </w:rPr>
        <w:t xml:space="preserve"> </w:t>
      </w:r>
      <w:r w:rsidRPr="00C35A2C">
        <w:rPr>
          <w:rFonts w:hint="cs"/>
          <w:rtl/>
        </w:rPr>
        <w:t>ואוכלים</w:t>
      </w:r>
      <w:r w:rsidRPr="00C35A2C">
        <w:rPr>
          <w:rtl/>
        </w:rPr>
        <w:t xml:space="preserve"> - </w:t>
      </w:r>
      <w:r w:rsidRPr="00C35A2C">
        <w:rPr>
          <w:rFonts w:hint="cs"/>
          <w:rtl/>
        </w:rPr>
        <w:t>השביחו</w:t>
      </w:r>
      <w:r w:rsidRPr="00C35A2C">
        <w:rPr>
          <w:rtl/>
        </w:rPr>
        <w:t xml:space="preserve"> </w:t>
      </w:r>
      <w:r w:rsidRPr="00C35A2C">
        <w:rPr>
          <w:rFonts w:hint="cs"/>
          <w:rtl/>
        </w:rPr>
        <w:t>לעצמן</w:t>
      </w:r>
      <w:r w:rsidRPr="00C35A2C">
        <w:rPr>
          <w:rtl/>
        </w:rPr>
        <w:t>.</w:t>
      </w:r>
    </w:p>
    <w:p w14:paraId="21305294" w14:textId="77777777" w:rsidR="00AC0AF5" w:rsidRDefault="00AC0AF5" w:rsidP="00DB3591">
      <w:pPr>
        <w:pStyle w:val="afff3"/>
        <w:rPr>
          <w:rtl/>
        </w:rPr>
      </w:pPr>
      <w:r w:rsidRPr="00C35A2C">
        <w:rPr>
          <w:rFonts w:hint="cs"/>
          <w:rtl/>
        </w:rPr>
        <w:t>וכן</w:t>
      </w:r>
      <w:r w:rsidRPr="00C35A2C">
        <w:rPr>
          <w:rtl/>
        </w:rPr>
        <w:t xml:space="preserve"> </w:t>
      </w:r>
      <w:r w:rsidRPr="00C35A2C">
        <w:rPr>
          <w:rFonts w:hint="cs"/>
          <w:rtl/>
        </w:rPr>
        <w:t>האשה</w:t>
      </w:r>
      <w:r w:rsidRPr="00C35A2C">
        <w:rPr>
          <w:rtl/>
        </w:rPr>
        <w:t xml:space="preserve"> </w:t>
      </w:r>
      <w:r w:rsidRPr="00C35A2C">
        <w:rPr>
          <w:rFonts w:hint="cs"/>
          <w:rtl/>
        </w:rPr>
        <w:t>שהשביחה</w:t>
      </w:r>
      <w:r w:rsidRPr="00C35A2C">
        <w:rPr>
          <w:rtl/>
        </w:rPr>
        <w:t xml:space="preserve"> </w:t>
      </w:r>
      <w:r w:rsidRPr="00C35A2C">
        <w:rPr>
          <w:rFonts w:hint="cs"/>
          <w:rtl/>
        </w:rPr>
        <w:t>את</w:t>
      </w:r>
      <w:r w:rsidRPr="00C35A2C">
        <w:rPr>
          <w:rtl/>
        </w:rPr>
        <w:t xml:space="preserve"> </w:t>
      </w:r>
      <w:r w:rsidRPr="00C35A2C">
        <w:rPr>
          <w:rFonts w:hint="cs"/>
          <w:rtl/>
        </w:rPr>
        <w:t>הנכסים</w:t>
      </w:r>
      <w:r w:rsidRPr="00C35A2C">
        <w:rPr>
          <w:rtl/>
        </w:rPr>
        <w:t xml:space="preserve"> - </w:t>
      </w:r>
      <w:r w:rsidRPr="00C35A2C">
        <w:rPr>
          <w:rFonts w:hint="cs"/>
          <w:rtl/>
        </w:rPr>
        <w:t>השביחה</w:t>
      </w:r>
      <w:r w:rsidRPr="00C35A2C">
        <w:rPr>
          <w:rtl/>
        </w:rPr>
        <w:t xml:space="preserve"> </w:t>
      </w:r>
      <w:r w:rsidRPr="00C35A2C">
        <w:rPr>
          <w:rFonts w:hint="cs"/>
          <w:rtl/>
        </w:rPr>
        <w:t>לאמצע</w:t>
      </w:r>
      <w:r w:rsidRPr="00C35A2C">
        <w:rPr>
          <w:rtl/>
        </w:rPr>
        <w:t>;</w:t>
      </w:r>
    </w:p>
    <w:p w14:paraId="55DCC1B8" w14:textId="242A8FA7" w:rsidR="00AC0AF5" w:rsidRPr="00A343FC" w:rsidRDefault="00AC0AF5" w:rsidP="00DB3591">
      <w:pPr>
        <w:pStyle w:val="afff3"/>
        <w:rPr>
          <w:rtl/>
        </w:rPr>
      </w:pPr>
      <w:r w:rsidRPr="00A343FC">
        <w:rPr>
          <w:rFonts w:hint="cs"/>
          <w:rtl/>
        </w:rPr>
        <w:t>אם</w:t>
      </w:r>
      <w:r w:rsidRPr="00A343FC">
        <w:rPr>
          <w:rtl/>
        </w:rPr>
        <w:t xml:space="preserve"> </w:t>
      </w:r>
      <w:r w:rsidRPr="00A343FC">
        <w:rPr>
          <w:rFonts w:hint="cs"/>
          <w:rtl/>
        </w:rPr>
        <w:t>אמרה</w:t>
      </w:r>
      <w:r w:rsidRPr="00A343FC">
        <w:rPr>
          <w:rtl/>
        </w:rPr>
        <w:t xml:space="preserve">: </w:t>
      </w:r>
      <w:r w:rsidRPr="00A343FC">
        <w:rPr>
          <w:rFonts w:hint="cs"/>
          <w:rtl/>
        </w:rPr>
        <w:t>ראו</w:t>
      </w:r>
      <w:r w:rsidRPr="00A343FC">
        <w:rPr>
          <w:rtl/>
        </w:rPr>
        <w:t xml:space="preserve"> </w:t>
      </w:r>
      <w:r w:rsidRPr="00A343FC">
        <w:rPr>
          <w:rFonts w:hint="cs"/>
          <w:rtl/>
        </w:rPr>
        <w:t>מה</w:t>
      </w:r>
      <w:r w:rsidRPr="00A343FC">
        <w:rPr>
          <w:rtl/>
        </w:rPr>
        <w:t xml:space="preserve"> </w:t>
      </w:r>
      <w:r w:rsidRPr="00A343FC">
        <w:rPr>
          <w:rFonts w:hint="cs"/>
          <w:rtl/>
        </w:rPr>
        <w:t>שהניח</w:t>
      </w:r>
      <w:r w:rsidRPr="00A343FC">
        <w:rPr>
          <w:rtl/>
        </w:rPr>
        <w:t xml:space="preserve"> </w:t>
      </w:r>
      <w:r w:rsidRPr="00A343FC">
        <w:rPr>
          <w:rFonts w:hint="cs"/>
          <w:rtl/>
        </w:rPr>
        <w:t>לי</w:t>
      </w:r>
      <w:r w:rsidRPr="00A343FC">
        <w:rPr>
          <w:rtl/>
        </w:rPr>
        <w:t xml:space="preserve"> </w:t>
      </w:r>
      <w:r w:rsidRPr="00A343FC">
        <w:rPr>
          <w:rFonts w:hint="cs"/>
          <w:rtl/>
        </w:rPr>
        <w:t>בעלי</w:t>
      </w:r>
      <w:r w:rsidRPr="00A343FC">
        <w:rPr>
          <w:rtl/>
        </w:rPr>
        <w:t xml:space="preserve"> </w:t>
      </w:r>
      <w:r w:rsidRPr="00A343FC">
        <w:rPr>
          <w:rFonts w:hint="cs"/>
          <w:rtl/>
        </w:rPr>
        <w:t>הרי</w:t>
      </w:r>
      <w:r w:rsidRPr="00A343FC">
        <w:rPr>
          <w:rtl/>
        </w:rPr>
        <w:t xml:space="preserve"> </w:t>
      </w:r>
      <w:r w:rsidRPr="00A343FC">
        <w:rPr>
          <w:rFonts w:hint="cs"/>
          <w:rtl/>
        </w:rPr>
        <w:t>אני</w:t>
      </w:r>
      <w:r w:rsidRPr="00A343FC">
        <w:rPr>
          <w:rtl/>
        </w:rPr>
        <w:t xml:space="preserve"> </w:t>
      </w:r>
      <w:r w:rsidRPr="00A343FC">
        <w:rPr>
          <w:rFonts w:hint="cs"/>
          <w:rtl/>
        </w:rPr>
        <w:t>עושה</w:t>
      </w:r>
      <w:r w:rsidRPr="00A343FC">
        <w:rPr>
          <w:rtl/>
        </w:rPr>
        <w:t xml:space="preserve"> </w:t>
      </w:r>
      <w:r w:rsidRPr="00A343FC">
        <w:rPr>
          <w:rFonts w:hint="cs"/>
          <w:rtl/>
        </w:rPr>
        <w:t>ואוכלת</w:t>
      </w:r>
      <w:r w:rsidRPr="00A343FC">
        <w:rPr>
          <w:rtl/>
        </w:rPr>
        <w:t xml:space="preserve"> </w:t>
      </w:r>
      <w:r w:rsidRPr="00A343FC">
        <w:rPr>
          <w:rFonts w:hint="cs"/>
          <w:rtl/>
        </w:rPr>
        <w:t>השביחה</w:t>
      </w:r>
      <w:r w:rsidRPr="00A343FC">
        <w:rPr>
          <w:rtl/>
        </w:rPr>
        <w:t xml:space="preserve"> </w:t>
      </w:r>
      <w:r w:rsidRPr="00A343FC">
        <w:rPr>
          <w:rFonts w:hint="cs"/>
          <w:rtl/>
        </w:rPr>
        <w:t>לעצמה</w:t>
      </w:r>
      <w:r w:rsidRPr="00A343FC">
        <w:rPr>
          <w:rtl/>
        </w:rPr>
        <w:t>.</w:t>
      </w:r>
      <w:r w:rsidR="0019232C">
        <w:rPr>
          <w:rStyle w:val="aff1"/>
          <w:rtl/>
        </w:rPr>
        <w:footnoteReference w:id="156"/>
      </w:r>
    </w:p>
    <w:p w14:paraId="1B630DD4" w14:textId="77777777" w:rsidR="0019232C" w:rsidRDefault="0019232C" w:rsidP="0019232C">
      <w:pPr>
        <w:pStyle w:val="afffb"/>
        <w:rPr>
          <w:rtl/>
        </w:rPr>
      </w:pPr>
      <w:ins w:id="9826" w:author="מספור קטעי משנה" w:date="2026-10-06T10:02:29Z">
        <w:r>
          <w:rPr>
            <w:rStyle w:val="MisparKeta"/>
          </w:rPr>
          <w:t xml:space="preserve">ב. </w:t>
        </w:r>
      </w:ins>
      <w:r w:rsidRPr="00C35A2C">
        <w:rPr>
          <w:rFonts w:hint="cs"/>
          <w:rtl/>
        </w:rPr>
        <w:t>השביחו</w:t>
      </w:r>
      <w:r w:rsidRPr="00C35A2C">
        <w:rPr>
          <w:rtl/>
        </w:rPr>
        <w:t xml:space="preserve"> </w:t>
      </w:r>
      <w:r w:rsidRPr="00C35A2C">
        <w:rPr>
          <w:rFonts w:hint="cs"/>
          <w:rtl/>
        </w:rPr>
        <w:t>גדולים</w:t>
      </w:r>
      <w:r w:rsidRPr="00C35A2C">
        <w:rPr>
          <w:rtl/>
        </w:rPr>
        <w:t xml:space="preserve"> </w:t>
      </w:r>
      <w:r w:rsidRPr="00C35A2C">
        <w:rPr>
          <w:rFonts w:hint="cs"/>
          <w:rtl/>
        </w:rPr>
        <w:t>את</w:t>
      </w:r>
      <w:r w:rsidRPr="00C35A2C">
        <w:rPr>
          <w:rtl/>
        </w:rPr>
        <w:t xml:space="preserve"> </w:t>
      </w:r>
      <w:r w:rsidRPr="00C35A2C">
        <w:rPr>
          <w:rFonts w:hint="cs"/>
          <w:rtl/>
        </w:rPr>
        <w:t>הנכסים</w:t>
      </w:r>
      <w:r w:rsidRPr="00C35A2C">
        <w:rPr>
          <w:rtl/>
        </w:rPr>
        <w:t xml:space="preserve">  </w:t>
      </w:r>
      <w:r w:rsidRPr="00C35A2C">
        <w:rPr>
          <w:rFonts w:hint="cs"/>
          <w:rtl/>
        </w:rPr>
        <w:t>השביחו</w:t>
      </w:r>
      <w:r w:rsidRPr="00C35A2C">
        <w:rPr>
          <w:rtl/>
        </w:rPr>
        <w:t xml:space="preserve"> </w:t>
      </w:r>
      <w:r w:rsidRPr="00C35A2C">
        <w:rPr>
          <w:rFonts w:hint="cs"/>
          <w:rtl/>
        </w:rPr>
        <w:t>לאמצע</w:t>
      </w:r>
      <w:r w:rsidRPr="00C35A2C">
        <w:rPr>
          <w:rtl/>
        </w:rPr>
        <w:t>;</w:t>
      </w:r>
    </w:p>
    <w:p w14:paraId="6E426B33" w14:textId="41F1AC6A" w:rsidR="0019232C" w:rsidRPr="0019232C" w:rsidRDefault="0019232C" w:rsidP="0019232C">
      <w:pPr>
        <w:pStyle w:val="36"/>
        <w:framePr w:wrap="notBeside"/>
        <w:rPr>
          <w:rtl/>
        </w:rPr>
      </w:pPr>
      <w:r>
        <w:rPr>
          <w:rFonts w:hint="cs"/>
          <w:rtl/>
        </w:rPr>
        <w:t>מרבא</w:t>
      </w:r>
      <w:r w:rsidR="00AC0AF5" w:rsidRPr="0019232C">
        <w:rPr>
          <w:rtl/>
        </w:rPr>
        <w:t xml:space="preserve"> </w:t>
      </w:r>
    </w:p>
    <w:p w14:paraId="0F630903" w14:textId="77777777" w:rsidR="0019232C" w:rsidRDefault="0019232C" w:rsidP="00AC0AF5">
      <w:pPr>
        <w:rPr>
          <w:rtl/>
        </w:rPr>
      </w:pPr>
      <w:r>
        <w:rPr>
          <w:rFonts w:hint="cs"/>
          <w:rtl/>
        </w:rPr>
        <w:t xml:space="preserve">ואם שבחו נכסים מחמת עצמן השביחו לעצמן </w:t>
      </w:r>
    </w:p>
    <w:p w14:paraId="6D49D225" w14:textId="56457F1F" w:rsidR="00760ADA" w:rsidRDefault="0019232C" w:rsidP="00760ADA">
      <w:pPr>
        <w:rPr>
          <w:rtl/>
        </w:rPr>
      </w:pPr>
      <w:r w:rsidRPr="0019232C">
        <w:rPr>
          <w:rFonts w:hint="cs"/>
          <w:b/>
          <w:bCs/>
          <w:rtl/>
        </w:rPr>
        <w:t>חוץ מאודייני</w:t>
      </w:r>
      <w:r>
        <w:rPr>
          <w:rFonts w:hint="cs"/>
          <w:rtl/>
        </w:rPr>
        <w:t xml:space="preserve"> </w:t>
      </w:r>
      <w:r w:rsidRPr="0019232C">
        <w:rPr>
          <w:rStyle w:val="afffff0"/>
          <w:rFonts w:hint="cs"/>
          <w:rtl/>
        </w:rPr>
        <w:t>[</w:t>
      </w:r>
      <w:r>
        <w:rPr>
          <w:rStyle w:val="afffff0"/>
          <w:rFonts w:hint="cs"/>
          <w:rtl/>
        </w:rPr>
        <w:t>בור וכיסויו</w:t>
      </w:r>
      <w:r w:rsidRPr="0019232C">
        <w:rPr>
          <w:rStyle w:val="afffff0"/>
          <w:rFonts w:hint="cs"/>
          <w:rtl/>
        </w:rPr>
        <w:t>]</w:t>
      </w:r>
      <w:r>
        <w:rPr>
          <w:rFonts w:hint="cs"/>
          <w:rtl/>
        </w:rPr>
        <w:t xml:space="preserve"> שלעולם הוא לאמצע שאף קטנים יכולים לשומרו</w:t>
      </w:r>
    </w:p>
    <w:p w14:paraId="3A7D5218" w14:textId="26936105" w:rsidR="00760ADA" w:rsidRDefault="00760ADA" w:rsidP="00760ADA">
      <w:pPr>
        <w:pStyle w:val="afffff"/>
        <w:rPr>
          <w:rtl/>
        </w:rPr>
      </w:pPr>
      <w:r w:rsidRPr="00760ADA">
        <w:rPr>
          <w:b/>
          <w:bCs/>
          <w:rtl/>
        </w:rPr>
        <w:t>אודייני-</w:t>
      </w:r>
      <w:r w:rsidRPr="00760ADA">
        <w:rPr>
          <w:rtl/>
        </w:rPr>
        <w:t xml:space="preserve"> </w:t>
      </w:r>
      <w:r w:rsidRPr="00760ADA">
        <w:rPr>
          <w:rFonts w:hint="cs"/>
          <w:rtl/>
        </w:rPr>
        <w:t xml:space="preserve"> </w:t>
      </w:r>
      <w:r>
        <w:rPr>
          <w:rStyle w:val="affffe"/>
          <w:b/>
          <w:bCs/>
          <w:rtl/>
          <w:rPrChange w:id="9515" w:author="מנוע אמוראים" w:date="2026-10-05T16:41:09Z">
            <w:rPr>
              <w:b/>
              <w:bCs/>
              <w:rtl/>
            </w:rPr>
          </w:rPrChange>
        </w:rPr>
        <w:t xml:space="preserve">רשב"ם</w:t>
      </w:r>
      <w:r w:rsidRPr="0081371E">
        <w:rPr>
          <w:rStyle w:val="afff8"/>
          <w:rtl/>
        </w:rPr>
        <w:t xml:space="preserve"> </w:t>
      </w:r>
      <w:r w:rsidRPr="00092233">
        <w:rPr>
          <w:rtl/>
        </w:rPr>
        <w:t>בור וכיסוי</w:t>
      </w:r>
      <w:r>
        <w:rPr>
          <w:rFonts w:hint="cs"/>
          <w:rtl/>
        </w:rPr>
        <w:t xml:space="preserve"> </w:t>
      </w:r>
      <w:r w:rsidRPr="00760ADA">
        <w:rPr>
          <w:b/>
          <w:bCs/>
          <w:rtl/>
        </w:rPr>
        <w:t>תוס'</w:t>
      </w:r>
      <w:r w:rsidRPr="00F10693">
        <w:rPr>
          <w:rtl/>
        </w:rPr>
        <w:t xml:space="preserve"> </w:t>
      </w:r>
      <w:r w:rsidRPr="00092233">
        <w:rPr>
          <w:rtl/>
        </w:rPr>
        <w:t>כלי גבוה שעומדים עליו שומרי שדות וכרמים</w:t>
      </w:r>
    </w:p>
    <w:p w14:paraId="52CD00A4" w14:textId="7315336E" w:rsidR="00AC0AF5" w:rsidRDefault="00AC0AF5" w:rsidP="0019232C">
      <w:pPr>
        <w:pStyle w:val="afffff"/>
        <w:rPr>
          <w:rtl/>
        </w:rPr>
      </w:pPr>
      <w:r w:rsidRPr="00C35A2C">
        <w:rPr>
          <w:rtl/>
        </w:rPr>
        <w:lastRenderedPageBreak/>
        <w:t>ראו מה שהניח אבא הרי אנו עושים ואוכלין השביחו לעצמן</w:t>
      </w:r>
      <w:r w:rsidR="0019232C">
        <w:rPr>
          <w:rStyle w:val="aff1"/>
          <w:rtl/>
        </w:rPr>
        <w:footnoteReference w:id="157"/>
      </w:r>
    </w:p>
    <w:p w14:paraId="79ADBA92" w14:textId="08470D4D" w:rsidR="00AC0AF5" w:rsidRPr="001B450D" w:rsidRDefault="001B450D" w:rsidP="00AC0AF5">
      <w:pPr>
        <w:pStyle w:val="aff9"/>
        <w:rPr>
          <w:rtl/>
        </w:rPr>
      </w:pPr>
      <w:r w:rsidRPr="001B450D">
        <w:rPr>
          <w:rFonts w:hint="cs"/>
          <w:rtl/>
        </w:rPr>
        <w:t>***</w:t>
      </w:r>
    </w:p>
    <w:p w14:paraId="18DB64B5" w14:textId="77777777" w:rsidR="00AC0AF5" w:rsidRPr="00C35A2C" w:rsidRDefault="00AC0AF5" w:rsidP="00982F98">
      <w:pPr>
        <w:pStyle w:val="affe"/>
        <w:framePr w:wrap="around"/>
        <w:rPr>
          <w:rtl/>
        </w:rPr>
      </w:pPr>
      <w:r w:rsidRPr="00C35A2C">
        <w:rPr>
          <w:rtl/>
        </w:rPr>
        <w:t>קמד.</w:t>
      </w:r>
    </w:p>
    <w:p w14:paraId="447030CB" w14:textId="77777777" w:rsidR="00AC0AF5" w:rsidRDefault="00AC0AF5" w:rsidP="00AC0AF5">
      <w:pPr>
        <w:rPr>
          <w:rtl/>
        </w:rPr>
      </w:pPr>
      <w:r w:rsidRPr="00C35A2C">
        <w:rPr>
          <w:rtl/>
        </w:rPr>
        <w:t>ומקרי כשכרו פועלים מנכסי אביהן והשביחו הנכסים</w:t>
      </w:r>
    </w:p>
    <w:p w14:paraId="72407C00" w14:textId="77777777" w:rsidR="00760ADA" w:rsidRPr="00760ADA" w:rsidRDefault="00AC0AF5" w:rsidP="00760ADA">
      <w:pPr>
        <w:pStyle w:val="36"/>
        <w:framePr w:wrap="notBeside"/>
        <w:rPr>
          <w:rtl/>
        </w:rPr>
      </w:pPr>
      <w:r w:rsidRPr="00760ADA">
        <w:rPr>
          <w:rtl/>
        </w:rPr>
        <w:t xml:space="preserve">רב ספרא </w:t>
      </w:r>
    </w:p>
    <w:p w14:paraId="1F0CB823" w14:textId="6319DD02" w:rsidR="00AC0AF5" w:rsidRDefault="00AC0AF5" w:rsidP="00AC0AF5">
      <w:pPr>
        <w:rPr>
          <w:rFonts w:ascii="FontbitDavid" w:hAnsi="FontbitDavid"/>
          <w:rtl/>
        </w:rPr>
      </w:pPr>
      <w:r w:rsidRPr="00C35A2C">
        <w:rPr>
          <w:rFonts w:ascii="FontbitDavid" w:hAnsi="FontbitDavid"/>
          <w:rtl/>
        </w:rPr>
        <w:t>גברא רבה לא שביק גירסא וטרח לאחרינא</w:t>
      </w:r>
    </w:p>
    <w:p w14:paraId="4600C8C4" w14:textId="77777777" w:rsidR="00AC0AF5" w:rsidRDefault="00AC0AF5" w:rsidP="00AC0AF5">
      <w:pPr>
        <w:rPr>
          <w:rtl/>
        </w:rPr>
      </w:pPr>
      <w:r w:rsidRPr="00C35A2C">
        <w:rPr>
          <w:rtl/>
        </w:rPr>
        <w:t>ואי שבק הוה כמאן דאמר ראו מה שהניח אבא</w:t>
      </w:r>
    </w:p>
    <w:p w14:paraId="1E2A52DB" w14:textId="77777777" w:rsidR="00760ADA" w:rsidRPr="00760ADA" w:rsidRDefault="00AC0AF5" w:rsidP="00760ADA">
      <w:pPr>
        <w:pStyle w:val="36"/>
        <w:framePr w:wrap="notBeside"/>
        <w:rPr>
          <w:rtl/>
        </w:rPr>
      </w:pPr>
      <w:r w:rsidRPr="00760ADA">
        <w:rPr>
          <w:rtl/>
        </w:rPr>
        <w:t>•</w:t>
      </w:r>
    </w:p>
    <w:p w14:paraId="2722EDEF" w14:textId="1EA40343" w:rsidR="00AC0AF5" w:rsidRDefault="00AC0AF5" w:rsidP="00AC0AF5">
      <w:pPr>
        <w:rPr>
          <w:rFonts w:ascii="FontbitDavid" w:hAnsi="FontbitDavid"/>
          <w:rtl/>
        </w:rPr>
      </w:pPr>
      <w:r w:rsidRPr="0081371E">
        <w:rPr>
          <w:rStyle w:val="afff8"/>
          <w:rtl/>
        </w:rPr>
        <w:t xml:space="preserve"> האשה שהשביחה</w:t>
      </w:r>
      <w:r w:rsidRPr="00C35A2C">
        <w:rPr>
          <w:rFonts w:ascii="FontbitDavid" w:hAnsi="FontbitDavid"/>
          <w:rtl/>
        </w:rPr>
        <w:t xml:space="preserve"> מיירי באשה יורשת </w:t>
      </w:r>
      <w:r w:rsidRPr="00760ADA">
        <w:rPr>
          <w:rStyle w:val="affffe"/>
          <w:rtl/>
        </w:rPr>
        <w:t>וקמ"ל</w:t>
      </w:r>
      <w:r w:rsidRPr="00C35A2C">
        <w:rPr>
          <w:rFonts w:ascii="FontbitDavid" w:hAnsi="FontbitDavid"/>
          <w:rtl/>
        </w:rPr>
        <w:t xml:space="preserve"> דצריכה לפרש</w:t>
      </w:r>
    </w:p>
    <w:p w14:paraId="5579DAA7" w14:textId="77777777" w:rsidR="00760ADA" w:rsidRPr="00760ADA" w:rsidRDefault="00AC0AF5" w:rsidP="00760ADA">
      <w:pPr>
        <w:pStyle w:val="36"/>
        <w:framePr w:wrap="notBeside"/>
        <w:rPr>
          <w:rtl/>
        </w:rPr>
      </w:pPr>
      <w:r w:rsidRPr="00760ADA">
        <w:rPr>
          <w:rtl/>
        </w:rPr>
        <w:t>ומיירי</w:t>
      </w:r>
    </w:p>
    <w:p w14:paraId="020E9E6E" w14:textId="6502E96D" w:rsidR="00AC0AF5" w:rsidRDefault="00AC0AF5" w:rsidP="00AC0AF5">
      <w:pPr>
        <w:rPr>
          <w:rtl/>
        </w:rPr>
      </w:pPr>
      <w:r w:rsidRPr="00C35A2C">
        <w:rPr>
          <w:rtl/>
        </w:rPr>
        <w:t>ביורשת את אבי אביהן דבנכסים מועטין אי לא פירשה השביחה לעצמה</w:t>
      </w:r>
    </w:p>
    <w:p w14:paraId="47D30A7B" w14:textId="0DB4F131" w:rsidR="00AC0AF5" w:rsidRPr="00760ADA" w:rsidRDefault="00AC0AF5" w:rsidP="00760ADA">
      <w:pPr>
        <w:pStyle w:val="afffff"/>
        <w:rPr>
          <w:rStyle w:val="afff8"/>
          <w:rFonts w:ascii="Fb Fontext" w:hAnsi="Fb Fontext" w:cs="FrankRuehl"/>
          <w:b w:val="0"/>
          <w:spacing w:val="0"/>
          <w:sz w:val="14"/>
          <w:szCs w:val="13"/>
          <w:rtl/>
        </w:rPr>
      </w:pPr>
      <w:r w:rsidRPr="00760ADA">
        <w:rPr>
          <w:rStyle w:val="affffe"/>
          <w:rtl/>
        </w:rPr>
        <w:t>[א</w:t>
      </w:r>
      <w:r w:rsidRPr="00C35A2C">
        <w:rPr>
          <w:rtl/>
        </w:rPr>
        <w:t xml:space="preserve"> בת בין הבנות  </w:t>
      </w:r>
      <w:r w:rsidRPr="00760ADA">
        <w:rPr>
          <w:rStyle w:val="affffe"/>
          <w:rtl/>
        </w:rPr>
        <w:t>ב-</w:t>
      </w:r>
      <w:r w:rsidRPr="00C35A2C">
        <w:rPr>
          <w:rtl/>
        </w:rPr>
        <w:t xml:space="preserve"> בת הבן בין הבנים </w:t>
      </w:r>
      <w:r w:rsidRPr="00760ADA">
        <w:rPr>
          <w:rStyle w:val="affffe"/>
          <w:rtl/>
        </w:rPr>
        <w:t>ג-</w:t>
      </w:r>
      <w:r w:rsidRPr="00C35A2C">
        <w:rPr>
          <w:rtl/>
        </w:rPr>
        <w:t xml:space="preserve"> שאמר לה בעלה שתיטול כאחד מן הבנים]</w:t>
      </w:r>
      <w:r w:rsidR="00760ADA">
        <w:rPr>
          <w:rStyle w:val="aff1"/>
          <w:rtl/>
        </w:rPr>
        <w:footnoteReference w:id="158"/>
      </w:r>
    </w:p>
    <w:p w14:paraId="06E13A60" w14:textId="6FC667D5" w:rsidR="00917DCC" w:rsidRPr="00AC2546" w:rsidRDefault="00AC0AF5" w:rsidP="00917DCC">
      <w:pPr>
        <w:pStyle w:val="affff9"/>
        <w:rPr>
          <w:rtl/>
        </w:rPr>
      </w:pPr>
      <w:r w:rsidRPr="00AC2546">
        <w:rPr>
          <w:rtl/>
        </w:rPr>
        <w:t xml:space="preserve">המשיא אשה לבנו גדול בבית קנאו </w:t>
      </w:r>
    </w:p>
    <w:p w14:paraId="16626DD1" w14:textId="77777777" w:rsidR="00AC2546" w:rsidRPr="00AC2546" w:rsidRDefault="00AC0AF5" w:rsidP="00AC2546">
      <w:pPr>
        <w:pStyle w:val="36"/>
        <w:framePr w:wrap="notBeside"/>
        <w:rPr>
          <w:rtl/>
        </w:rPr>
      </w:pPr>
      <w:r w:rsidRPr="00AC2546">
        <w:rPr>
          <w:rtl/>
        </w:rPr>
        <w:t>ומיירי</w:t>
      </w:r>
    </w:p>
    <w:p w14:paraId="462886FC" w14:textId="0ED686E3" w:rsidR="00AC0AF5" w:rsidRDefault="00AC2546" w:rsidP="00123968">
      <w:pPr>
        <w:rPr>
          <w:rtl/>
        </w:rPr>
      </w:pPr>
      <w:r>
        <w:rPr>
          <w:rFonts w:ascii="FontbitDavid" w:hAnsi="FontbitDavid" w:hint="cs"/>
          <w:rtl/>
        </w:rPr>
        <w:t>ב</w:t>
      </w:r>
      <w:r w:rsidR="00AC0AF5">
        <w:rPr>
          <w:rFonts w:ascii="FontbitDavid" w:hAnsi="FontbitDavid"/>
          <w:rtl/>
        </w:rPr>
        <w:t>יש לו</w:t>
      </w:r>
      <w:r w:rsidR="00AC0AF5" w:rsidRPr="00C35A2C">
        <w:rPr>
          <w:rFonts w:ascii="FontbitDavid" w:hAnsi="FontbitDavid"/>
          <w:rtl/>
        </w:rPr>
        <w:t xml:space="preserve"> בית אחר בעיר לדור בו</w:t>
      </w:r>
      <w:r w:rsidR="00123968">
        <w:rPr>
          <w:rFonts w:ascii="FontbitDavid" w:hAnsi="FontbitDavid" w:hint="cs"/>
          <w:rtl/>
        </w:rPr>
        <w:t>,</w:t>
      </w:r>
      <w:r w:rsidR="00123968">
        <w:rPr>
          <w:rFonts w:hint="cs"/>
          <w:rtl/>
        </w:rPr>
        <w:t xml:space="preserve"> ו</w:t>
      </w:r>
      <w:r w:rsidR="00AC0AF5" w:rsidRPr="00C35A2C">
        <w:rPr>
          <w:rtl/>
        </w:rPr>
        <w:t>במשיאו ראשון, לאשתו ראשונה, בגדול, ובבתולה,</w:t>
      </w:r>
    </w:p>
    <w:p w14:paraId="1BCF55E1" w14:textId="4BBDE44C" w:rsidR="00AC0AF5" w:rsidRDefault="00AC0AF5" w:rsidP="00AC0AF5">
      <w:pPr>
        <w:rPr>
          <w:rtl/>
        </w:rPr>
      </w:pPr>
      <w:r w:rsidRPr="00C35A2C">
        <w:rPr>
          <w:rtl/>
        </w:rPr>
        <w:t>ו</w:t>
      </w:r>
      <w:r w:rsidRPr="0081371E">
        <w:rPr>
          <w:rStyle w:val="afff8"/>
          <w:rtl/>
        </w:rPr>
        <w:t>הלכתא</w:t>
      </w:r>
      <w:r w:rsidRPr="00C35A2C">
        <w:rPr>
          <w:rtl/>
        </w:rPr>
        <w:t xml:space="preserve"> בלא טעמ</w:t>
      </w:r>
      <w:r w:rsidR="00AC2546">
        <w:rPr>
          <w:rFonts w:hint="cs"/>
          <w:rtl/>
        </w:rPr>
        <w:t xml:space="preserve">ם </w:t>
      </w:r>
      <w:r w:rsidRPr="00C35A2C">
        <w:rPr>
          <w:rtl/>
        </w:rPr>
        <w:t>היא</w:t>
      </w:r>
    </w:p>
    <w:p w14:paraId="7C1E5487" w14:textId="77777777" w:rsidR="00AC0AF5" w:rsidRDefault="00AC0AF5" w:rsidP="00917DCC">
      <w:pPr>
        <w:pStyle w:val="affff9"/>
        <w:rPr>
          <w:rtl/>
        </w:rPr>
      </w:pPr>
      <w:r w:rsidRPr="00DB3591">
        <w:rPr>
          <w:rStyle w:val="afff8"/>
          <w:rFonts w:cs="BA TM • Vilna Extra-Bold"/>
          <w:rtl/>
        </w:rPr>
        <w:t>• ייחד לבנו</w:t>
      </w:r>
      <w:r w:rsidRPr="00C35A2C">
        <w:rPr>
          <w:rtl/>
        </w:rPr>
        <w:t xml:space="preserve"> בית ועלייה בית קנה עלייה לא קנה</w:t>
      </w:r>
    </w:p>
    <w:p w14:paraId="329DBD4C" w14:textId="77777777" w:rsidR="00AC0AF5" w:rsidRPr="00C414D2" w:rsidRDefault="00AC0AF5" w:rsidP="00AC0AF5">
      <w:pPr>
        <w:rPr>
          <w:spacing w:val="-2"/>
          <w:rtl/>
        </w:rPr>
      </w:pPr>
      <w:r w:rsidRPr="00C414D2">
        <w:rPr>
          <w:spacing w:val="-2"/>
          <w:rtl/>
        </w:rPr>
        <w:t xml:space="preserve">ודווקא בשלא היה שם </w:t>
      </w:r>
      <w:r w:rsidRPr="0081371E">
        <w:rPr>
          <w:rStyle w:val="afff8"/>
          <w:rtl/>
        </w:rPr>
        <w:t>א-</w:t>
      </w:r>
      <w:r w:rsidRPr="00C414D2">
        <w:rPr>
          <w:spacing w:val="-2"/>
          <w:rtl/>
        </w:rPr>
        <w:t xml:space="preserve">אוצר </w:t>
      </w:r>
      <w:r w:rsidRPr="0081371E">
        <w:rPr>
          <w:rStyle w:val="afff8"/>
          <w:rtl/>
        </w:rPr>
        <w:t>ב-</w:t>
      </w:r>
      <w:r w:rsidRPr="00C414D2">
        <w:rPr>
          <w:spacing w:val="-2"/>
          <w:rtl/>
        </w:rPr>
        <w:t xml:space="preserve">שובכא דיוני </w:t>
      </w:r>
      <w:r w:rsidRPr="0081371E">
        <w:rPr>
          <w:rStyle w:val="afff8"/>
          <w:rtl/>
        </w:rPr>
        <w:t>ג-</w:t>
      </w:r>
      <w:r w:rsidRPr="00C414D2">
        <w:rPr>
          <w:spacing w:val="-2"/>
          <w:rtl/>
        </w:rPr>
        <w:t xml:space="preserve">עציצא דהרסנא </w:t>
      </w:r>
      <w:r w:rsidRPr="0081371E">
        <w:rPr>
          <w:rStyle w:val="afff8"/>
          <w:rtl/>
        </w:rPr>
        <w:t>ד-</w:t>
      </w:r>
      <w:r w:rsidRPr="00C414D2">
        <w:rPr>
          <w:spacing w:val="-2"/>
          <w:rtl/>
        </w:rPr>
        <w:t xml:space="preserve">סנדלא </w:t>
      </w:r>
      <w:r w:rsidRPr="0081371E">
        <w:rPr>
          <w:rStyle w:val="afff8"/>
          <w:rtl/>
        </w:rPr>
        <w:t>ה-</w:t>
      </w:r>
      <w:r w:rsidRPr="00C414D2">
        <w:rPr>
          <w:spacing w:val="-2"/>
          <w:rtl/>
        </w:rPr>
        <w:t>אשישא דמשחא</w:t>
      </w:r>
    </w:p>
    <w:p w14:paraId="6873E8FE" w14:textId="432970DB" w:rsidR="00AC0AF5" w:rsidRPr="00C35A2C" w:rsidRDefault="00AC0AF5" w:rsidP="00AC0AF5">
      <w:pPr>
        <w:rPr>
          <w:rtl/>
        </w:rPr>
      </w:pPr>
      <w:r w:rsidRPr="0081371E">
        <w:rPr>
          <w:rStyle w:val="afff8"/>
          <w:rtl/>
        </w:rPr>
        <w:t>בית ואכסדרא</w:t>
      </w:r>
      <w:r w:rsidRPr="00C35A2C">
        <w:rPr>
          <w:rtl/>
        </w:rPr>
        <w:t xml:space="preserve"> ושני בתים </w:t>
      </w:r>
      <w:r w:rsidRPr="0081371E">
        <w:rPr>
          <w:rStyle w:val="afff8"/>
          <w:rtl/>
        </w:rPr>
        <w:t>תיקו</w:t>
      </w:r>
      <w:r w:rsidRPr="00C35A2C">
        <w:rPr>
          <w:rtl/>
        </w:rPr>
        <w:t xml:space="preserve"> –</w:t>
      </w:r>
      <w:r w:rsidR="00917DCC">
        <w:rPr>
          <w:rStyle w:val="aff1"/>
          <w:rtl/>
        </w:rPr>
        <w:footnoteReference w:id="159"/>
      </w:r>
    </w:p>
    <w:p w14:paraId="31663ABE" w14:textId="67215263" w:rsidR="00AC0AF5" w:rsidRPr="00C35A2C" w:rsidRDefault="00AD221F" w:rsidP="00AC0AF5">
      <w:pPr>
        <w:rPr>
          <w:rtl/>
        </w:rPr>
      </w:pPr>
      <w:r>
        <w:rPr>
          <w:rtl/>
        </w:rPr>
        <w:t xml:space="preserve">לכך </w:t>
      </w:r>
      <w:r w:rsidR="00AC0AF5" w:rsidRPr="00C35A2C">
        <w:rPr>
          <w:rtl/>
        </w:rPr>
        <w:t xml:space="preserve"> פירש דאכסדרא אין בו תשמיש ואת"ל שני בתים מי כבית אחד דמו</w:t>
      </w:r>
    </w:p>
    <w:p w14:paraId="39E85222" w14:textId="77777777" w:rsidR="00AC0AF5" w:rsidRDefault="00AC0AF5" w:rsidP="00AC0AF5">
      <w:pPr>
        <w:rPr>
          <w:rtl/>
        </w:rPr>
      </w:pPr>
      <w:r w:rsidRPr="0081371E">
        <w:rPr>
          <w:rStyle w:val="afff8"/>
          <w:rtl/>
        </w:rPr>
        <w:t>ייחד</w:t>
      </w:r>
      <w:r w:rsidRPr="00C35A2C">
        <w:rPr>
          <w:rtl/>
        </w:rPr>
        <w:t xml:space="preserve"> לבנו בית וכלי בית קנה הכלים ולא הבית</w:t>
      </w:r>
    </w:p>
    <w:p w14:paraId="3160C432" w14:textId="77777777" w:rsidR="00917DCC" w:rsidRPr="00917DCC" w:rsidRDefault="00AC0AF5" w:rsidP="00917DCC">
      <w:pPr>
        <w:pStyle w:val="36"/>
        <w:framePr w:wrap="notBeside"/>
        <w:rPr>
          <w:rtl/>
        </w:rPr>
      </w:pPr>
      <w:r w:rsidRPr="00917DCC">
        <w:rPr>
          <w:rtl/>
        </w:rPr>
        <w:t>מ"ז</w:t>
      </w:r>
    </w:p>
    <w:p w14:paraId="20A3A44A" w14:textId="72BE6254" w:rsidR="00AC0AF5" w:rsidRDefault="00AC2546" w:rsidP="00917DCC">
      <w:pPr>
        <w:pStyle w:val="affff9"/>
        <w:rPr>
          <w:rtl/>
        </w:rPr>
      </w:pPr>
      <w:r>
        <w:rPr>
          <w:rFonts w:hint="cs"/>
          <w:rtl/>
        </w:rPr>
        <w:t>אלו ג'</w:t>
      </w:r>
      <w:r w:rsidR="00AC0AF5" w:rsidRPr="00C35A2C">
        <w:rPr>
          <w:rtl/>
        </w:rPr>
        <w:t xml:space="preserve"> מילי שוינהו רבנן </w:t>
      </w:r>
      <w:r>
        <w:rPr>
          <w:rFonts w:hint="cs"/>
          <w:rtl/>
        </w:rPr>
        <w:t xml:space="preserve">כהלכה בלא טעם </w:t>
      </w:r>
      <w:r w:rsidR="00AC0AF5" w:rsidRPr="00917DCC">
        <w:rPr>
          <w:rStyle w:val="afffff0"/>
          <w:rtl/>
        </w:rPr>
        <w:t>[וקצת טעם]</w:t>
      </w:r>
    </w:p>
    <w:p w14:paraId="547AA0BD" w14:textId="77777777" w:rsidR="00917DCC" w:rsidRPr="00917DCC" w:rsidRDefault="00AC0AF5" w:rsidP="00917DCC">
      <w:pPr>
        <w:pStyle w:val="36"/>
        <w:framePr w:wrap="notBeside"/>
        <w:rPr>
          <w:rtl/>
        </w:rPr>
      </w:pPr>
      <w:r w:rsidRPr="00917DCC">
        <w:rPr>
          <w:rtl/>
        </w:rPr>
        <w:t>א</w:t>
      </w:r>
      <w:r w:rsidRPr="00917DCC">
        <w:rPr>
          <w:rFonts w:hint="cs"/>
          <w:rtl/>
        </w:rPr>
        <w:t xml:space="preserve"> </w:t>
      </w:r>
      <w:r w:rsidRPr="00917DCC">
        <w:rPr>
          <w:rtl/>
        </w:rPr>
        <w:t>-</w:t>
      </w:r>
    </w:p>
    <w:p w14:paraId="40E27EBA" w14:textId="1D33FC83" w:rsidR="00AC0AF5" w:rsidRDefault="00AC0AF5" w:rsidP="00AC0AF5">
      <w:pPr>
        <w:rPr>
          <w:rtl/>
        </w:rPr>
      </w:pPr>
      <w:r w:rsidRPr="00C35A2C">
        <w:rPr>
          <w:rtl/>
        </w:rPr>
        <w:t>המשיא אשה לבנו גדול בבית קנאו</w:t>
      </w:r>
      <w:r w:rsidR="00917DCC">
        <w:rPr>
          <w:rStyle w:val="aff1"/>
          <w:rtl/>
        </w:rPr>
        <w:footnoteReference w:id="160"/>
      </w:r>
    </w:p>
    <w:p w14:paraId="385A8B14" w14:textId="77777777" w:rsidR="00917DCC" w:rsidRPr="00917DCC" w:rsidRDefault="00AC0AF5" w:rsidP="00917DCC">
      <w:pPr>
        <w:pStyle w:val="36"/>
        <w:framePr w:wrap="notBeside"/>
        <w:rPr>
          <w:rtl/>
        </w:rPr>
      </w:pPr>
      <w:r w:rsidRPr="00917DCC">
        <w:rPr>
          <w:rtl/>
        </w:rPr>
        <w:t>ב</w:t>
      </w:r>
      <w:r w:rsidRPr="00917DCC">
        <w:rPr>
          <w:rFonts w:hint="cs"/>
          <w:rtl/>
        </w:rPr>
        <w:t xml:space="preserve"> </w:t>
      </w:r>
    </w:p>
    <w:p w14:paraId="1AEC4AFF" w14:textId="425E47FE" w:rsidR="00AC0AF5" w:rsidRPr="00AC2546" w:rsidRDefault="00AC0AF5" w:rsidP="00AC0AF5">
      <w:pPr>
        <w:rPr>
          <w:rStyle w:val="afffff0"/>
          <w:rtl/>
        </w:rPr>
      </w:pPr>
      <w:r w:rsidRPr="00C35A2C">
        <w:rPr>
          <w:rtl/>
        </w:rPr>
        <w:t xml:space="preserve">הכותב כל נכסיו לאשתו לא עשאה אלא אפוטרופא </w:t>
      </w:r>
      <w:r w:rsidRPr="00AC2546">
        <w:rPr>
          <w:rStyle w:val="afffff0"/>
          <w:rtl/>
        </w:rPr>
        <w:t>[דלא נתכווין אלא שיכבדוה]</w:t>
      </w:r>
    </w:p>
    <w:p w14:paraId="585D3752" w14:textId="77777777" w:rsidR="00917DCC" w:rsidRPr="00917DCC" w:rsidRDefault="00AC0AF5" w:rsidP="00917DCC">
      <w:pPr>
        <w:pStyle w:val="36"/>
        <w:framePr w:wrap="notBeside"/>
        <w:rPr>
          <w:rtl/>
        </w:rPr>
      </w:pPr>
      <w:r w:rsidRPr="00917DCC">
        <w:rPr>
          <w:rtl/>
        </w:rPr>
        <w:t>ג</w:t>
      </w:r>
    </w:p>
    <w:p w14:paraId="1C19DD7A" w14:textId="37039CA9" w:rsidR="00AC0AF5" w:rsidRPr="00917DCC" w:rsidRDefault="00AC0AF5" w:rsidP="00917DCC">
      <w:pPr>
        <w:rPr>
          <w:rStyle w:val="afff8"/>
          <w:rFonts w:ascii="FrankRuehl" w:hAnsi="FrankRuehl" w:cs="FrankRuehl"/>
          <w:b w:val="0"/>
          <w:spacing w:val="0"/>
          <w:sz w:val="18"/>
          <w:szCs w:val="18"/>
          <w:rtl/>
        </w:rPr>
      </w:pPr>
      <w:r w:rsidRPr="00C35A2C">
        <w:rPr>
          <w:rtl/>
        </w:rPr>
        <w:t>מנה לי בידך תנהו לפלוני במעמד שלושתן קנה</w:t>
      </w:r>
      <w:r w:rsidR="00917DCC">
        <w:rPr>
          <w:rStyle w:val="aff1"/>
          <w:rtl/>
        </w:rPr>
        <w:footnoteReference w:id="161"/>
      </w:r>
    </w:p>
    <w:p w14:paraId="275258E1" w14:textId="320EFA74" w:rsidR="00AC0AF5" w:rsidRPr="001B450D" w:rsidRDefault="001B450D" w:rsidP="00AC0AF5">
      <w:pPr>
        <w:pStyle w:val="aff9"/>
        <w:rPr>
          <w:del w:id="90156" w:author="מנוע עיצוב" w:date="2026-10-08T11:01:28Z"/>
          <w:rtl/>
        </w:rPr>
      </w:pPr>
      <w:del w:id="90155" w:author="מנוע עיצוב" w:date="2026-10-08T11:01:28Z">
        <w:r w:rsidRPr="001B450D">
          <w:rPr>
            <w:rFonts w:hint="cs"/>
            <w:rtl/>
          </w:rPr>
          <w:delText xml:space="preserve">***</w:delText>
        </w:r>
      </w:del>
    </w:p>
    <w:p w14:paraId="1D287520" w14:textId="77777777" w:rsidR="00AC0AF5" w:rsidRPr="00092233" w:rsidRDefault="00AC0AF5" w:rsidP="00982F98">
      <w:pPr>
        <w:pStyle w:val="affe"/>
        <w:framePr w:wrap="around"/>
        <w:rPr>
          <w:rtl/>
        </w:rPr>
      </w:pPr>
      <w:r w:rsidRPr="00092233">
        <w:rPr>
          <w:rtl/>
        </w:rPr>
        <w:t>קמד:</w:t>
      </w:r>
    </w:p>
    <w:p w14:paraId="4423C6CC" w14:textId="77777777" w:rsidR="00917DCC" w:rsidRPr="00AC2546" w:rsidRDefault="00AC0AF5" w:rsidP="00917DCC">
      <w:pPr>
        <w:pStyle w:val="affff9"/>
        <w:rPr>
          <w:rtl/>
        </w:rPr>
      </w:pPr>
      <w:r w:rsidRPr="00AC2546">
        <w:rPr>
          <w:rtl/>
        </w:rPr>
        <w:t xml:space="preserve">אחים השותפין שנפל אחד מהם לאומנות המלך </w:t>
      </w:r>
    </w:p>
    <w:p w14:paraId="342207BF" w14:textId="08FC70C6" w:rsidR="00AC0AF5" w:rsidRPr="00917DCC" w:rsidRDefault="00AC0AF5" w:rsidP="00AC0AF5">
      <w:pPr>
        <w:rPr>
          <w:rtl/>
        </w:rPr>
      </w:pPr>
      <w:r w:rsidRPr="00AC2546">
        <w:rPr>
          <w:b/>
          <w:bCs/>
          <w:rtl/>
        </w:rPr>
        <w:t>מחמת עצמו</w:t>
      </w:r>
      <w:r w:rsidRPr="00917DCC">
        <w:rPr>
          <w:rtl/>
        </w:rPr>
        <w:t xml:space="preserve"> </w:t>
      </w:r>
      <w:r w:rsidR="00AC2546">
        <w:rPr>
          <w:rFonts w:hint="cs"/>
          <w:rtl/>
        </w:rPr>
        <w:t xml:space="preserve">- </w:t>
      </w:r>
      <w:r w:rsidRPr="00917DCC">
        <w:rPr>
          <w:rtl/>
        </w:rPr>
        <w:t>לעצמו</w:t>
      </w:r>
    </w:p>
    <w:p w14:paraId="188FE9EE" w14:textId="53644F9A" w:rsidR="00AC0AF5" w:rsidRPr="00C35A2C" w:rsidRDefault="00AC0AF5" w:rsidP="00AC0AF5">
      <w:pPr>
        <w:rPr>
          <w:rtl/>
        </w:rPr>
      </w:pPr>
      <w:r w:rsidRPr="00C35A2C">
        <w:rPr>
          <w:rtl/>
        </w:rPr>
        <w:t xml:space="preserve">מחמת אחין </w:t>
      </w:r>
      <w:r w:rsidR="00AC2546">
        <w:rPr>
          <w:rFonts w:hint="cs"/>
          <w:rtl/>
        </w:rPr>
        <w:t xml:space="preserve">- </w:t>
      </w:r>
      <w:r w:rsidRPr="00C35A2C">
        <w:rPr>
          <w:rtl/>
        </w:rPr>
        <w:t>בדחריף טפי לא אמרינן דחורפיה גרם -ונפל לאמצע</w:t>
      </w:r>
    </w:p>
    <w:p w14:paraId="640E0422" w14:textId="39949F50" w:rsidR="00AC0AF5" w:rsidRPr="00C35A2C" w:rsidRDefault="00AC0AF5" w:rsidP="00AC0AF5">
      <w:pPr>
        <w:rPr>
          <w:rtl/>
        </w:rPr>
      </w:pPr>
      <w:r w:rsidRPr="00C35A2C">
        <w:rPr>
          <w:rtl/>
        </w:rPr>
        <w:t>נטל מאתים זוז לת"ת או ללמוד אומנות אם אינו אצלם אין לו מזונות דברכת הבית ברובה</w:t>
      </w:r>
      <w:r w:rsidR="00917DCC">
        <w:rPr>
          <w:rStyle w:val="aff1"/>
          <w:rtl/>
        </w:rPr>
        <w:footnoteReference w:id="162"/>
      </w:r>
    </w:p>
    <w:p w14:paraId="51CE45A4" w14:textId="77777777" w:rsidR="00AC2546" w:rsidRPr="00AC2546" w:rsidRDefault="00AC0AF5" w:rsidP="00AC2546">
      <w:pPr>
        <w:pStyle w:val="36"/>
        <w:framePr w:wrap="notBeside"/>
        <w:rPr>
          <w:rtl/>
        </w:rPr>
      </w:pPr>
      <w:r w:rsidRPr="00AC2546">
        <w:rPr>
          <w:rtl/>
        </w:rPr>
        <w:t>•</w:t>
      </w:r>
    </w:p>
    <w:p w14:paraId="3E0132B3" w14:textId="53BEE76B" w:rsidR="00AC0AF5" w:rsidRDefault="00AC0AF5" w:rsidP="00AC0AF5">
      <w:pPr>
        <w:rPr>
          <w:rFonts w:ascii="FontbitDavid" w:hAnsi="FontbitDavid"/>
          <w:rtl/>
        </w:rPr>
      </w:pPr>
      <w:r w:rsidRPr="00C35A2C">
        <w:rPr>
          <w:rFonts w:ascii="FontbitDavid" w:hAnsi="FontbitDavid"/>
          <w:rtl/>
        </w:rPr>
        <w:t>חלה בפשיעה כגון צינים ופחים ונתרפא משל עצמו וכההיא דאלמנה</w:t>
      </w:r>
    </w:p>
    <w:p w14:paraId="7679FE2A" w14:textId="77777777" w:rsidR="00AC2546" w:rsidRPr="00AC2546" w:rsidRDefault="00AC0AF5" w:rsidP="00AC2546">
      <w:pPr>
        <w:pStyle w:val="36"/>
        <w:framePr w:wrap="notBeside"/>
        <w:rPr>
          <w:rtl/>
        </w:rPr>
      </w:pPr>
      <w:r w:rsidRPr="00AC2546">
        <w:rPr>
          <w:rtl/>
        </w:rPr>
        <w:t xml:space="preserve">ואין חילוק </w:t>
      </w:r>
    </w:p>
    <w:p w14:paraId="4F02CC73" w14:textId="04F0D0BB" w:rsidR="00AC0AF5" w:rsidRPr="00917DCC" w:rsidRDefault="00AC0AF5" w:rsidP="00AC0AF5">
      <w:pPr>
        <w:rPr>
          <w:rStyle w:val="afffff0"/>
          <w:rtl/>
        </w:rPr>
      </w:pPr>
      <w:r w:rsidRPr="00C35A2C">
        <w:rPr>
          <w:rtl/>
        </w:rPr>
        <w:t xml:space="preserve">בין </w:t>
      </w:r>
      <w:r w:rsidR="00AC2546">
        <w:rPr>
          <w:rFonts w:hint="cs"/>
          <w:rtl/>
        </w:rPr>
        <w:t xml:space="preserve">יש </w:t>
      </w:r>
      <w:r w:rsidRPr="00C35A2C">
        <w:rPr>
          <w:rtl/>
        </w:rPr>
        <w:t xml:space="preserve">לה קצבה </w:t>
      </w:r>
      <w:r w:rsidR="00AC2546">
        <w:rPr>
          <w:rFonts w:hint="cs"/>
          <w:rtl/>
        </w:rPr>
        <w:t xml:space="preserve">לאין </w:t>
      </w:r>
      <w:r w:rsidRPr="00C35A2C">
        <w:rPr>
          <w:rtl/>
        </w:rPr>
        <w:t>לה קצבה</w:t>
      </w:r>
      <w:r w:rsidRPr="00917DCC">
        <w:rPr>
          <w:rStyle w:val="afffff0"/>
          <w:rtl/>
        </w:rPr>
        <w:t xml:space="preserve"> [פלוגתת אחרונים בגירסת התוס']</w:t>
      </w:r>
    </w:p>
    <w:p w14:paraId="396A464C" w14:textId="77777777" w:rsidR="00AC0AF5" w:rsidRPr="00917DCC" w:rsidRDefault="00AC0AF5" w:rsidP="00AC0AF5">
      <w:pPr>
        <w:rPr>
          <w:rStyle w:val="afffff0"/>
          <w:rtl/>
        </w:rPr>
      </w:pPr>
      <w:r w:rsidRPr="00C35A2C">
        <w:rPr>
          <w:rtl/>
        </w:rPr>
        <w:t xml:space="preserve">חלה באונס נתרפא מן האמצע </w:t>
      </w:r>
      <w:r w:rsidRPr="00917DCC">
        <w:rPr>
          <w:rStyle w:val="afffff0"/>
          <w:rtl/>
        </w:rPr>
        <w:t>[ובאין לה קצבה הרי היא בכלל מזונות]</w:t>
      </w:r>
    </w:p>
    <w:p w14:paraId="3D17A860" w14:textId="77777777" w:rsidR="00AC0AF5" w:rsidRDefault="00AC0AF5" w:rsidP="00917DCC">
      <w:pPr>
        <w:pStyle w:val="affff9"/>
        <w:rPr>
          <w:rtl/>
        </w:rPr>
      </w:pPr>
      <w:r w:rsidRPr="00C35A2C">
        <w:rPr>
          <w:rtl/>
        </w:rPr>
        <w:t>הכל בידי שמים חוץ מצינים ופחים</w:t>
      </w:r>
    </w:p>
    <w:p w14:paraId="66C00E74" w14:textId="4A573829" w:rsidR="00AC0AF5" w:rsidRDefault="00AC0AF5" w:rsidP="00917DCC">
      <w:pPr>
        <w:rPr>
          <w:rtl/>
        </w:rPr>
      </w:pPr>
      <w:r w:rsidRPr="00AC2546">
        <w:rPr>
          <w:rStyle w:val="affffe"/>
          <w:rtl/>
        </w:rPr>
        <w:t>א</w:t>
      </w:r>
      <w:r w:rsidR="00AC2546">
        <w:rPr>
          <w:rStyle w:val="affffe"/>
          <w:rFonts w:hint="cs"/>
          <w:rtl/>
        </w:rPr>
        <w:t xml:space="preserve">. </w:t>
      </w:r>
      <w:r w:rsidRPr="00C35A2C">
        <w:rPr>
          <w:rtl/>
        </w:rPr>
        <w:t xml:space="preserve">צינה וקור </w:t>
      </w:r>
      <w:r w:rsidRPr="00AC2546">
        <w:rPr>
          <w:rStyle w:val="affffe"/>
          <w:rtl/>
        </w:rPr>
        <w:t>ב</w:t>
      </w:r>
      <w:r w:rsidR="00AC2546">
        <w:rPr>
          <w:rStyle w:val="affffe"/>
          <w:rFonts w:hint="cs"/>
          <w:rtl/>
        </w:rPr>
        <w:t xml:space="preserve">. </w:t>
      </w:r>
      <w:r w:rsidRPr="00C35A2C">
        <w:rPr>
          <w:rtl/>
        </w:rPr>
        <w:t>קור וחום ומאי דכתיב</w:t>
      </w:r>
      <w:r w:rsidRPr="007367C6">
        <w:rPr>
          <w:rStyle w:val="affff8"/>
          <w:rtl/>
        </w:rPr>
        <w:t xml:space="preserve"> </w:t>
      </w:r>
      <w:r w:rsidRPr="00F10693">
        <w:rPr>
          <w:rFonts w:hint="cs"/>
          <w:rtl/>
        </w:rPr>
        <w:t>'</w:t>
      </w:r>
      <w:r w:rsidRPr="00F10693">
        <w:rPr>
          <w:rtl/>
        </w:rPr>
        <w:t>ו</w:t>
      </w:r>
      <w:r w:rsidRPr="007367C6">
        <w:rPr>
          <w:rStyle w:val="affff8"/>
          <w:rtl/>
        </w:rPr>
        <w:t>הסיר ה</w:t>
      </w:r>
      <w:r w:rsidRPr="00F10693">
        <w:rPr>
          <w:rtl/>
        </w:rPr>
        <w:t xml:space="preserve">' </w:t>
      </w:r>
      <w:r w:rsidRPr="007367C6">
        <w:rPr>
          <w:rStyle w:val="affff8"/>
          <w:rtl/>
        </w:rPr>
        <w:t>ממך כל חולי</w:t>
      </w:r>
      <w:r w:rsidRPr="00F10693">
        <w:rPr>
          <w:rFonts w:hint="cs"/>
          <w:rtl/>
        </w:rPr>
        <w:t>'</w:t>
      </w:r>
      <w:r w:rsidRPr="00F10693">
        <w:rPr>
          <w:rtl/>
        </w:rPr>
        <w:t xml:space="preserve"> </w:t>
      </w:r>
      <w:r w:rsidRPr="00C35A2C">
        <w:rPr>
          <w:rtl/>
        </w:rPr>
        <w:t>היינו דעת לינצל מן הצינה</w:t>
      </w:r>
      <w:r w:rsidR="00917DCC">
        <w:rPr>
          <w:rStyle w:val="aff1"/>
          <w:rtl/>
        </w:rPr>
        <w:footnoteReference w:id="163"/>
      </w:r>
    </w:p>
    <w:p w14:paraId="66815F5F" w14:textId="77777777" w:rsidR="00B1286D" w:rsidRDefault="00B1286D" w:rsidP="00B1286D">
      <w:pPr>
        <w:bidi w:val="0"/>
        <w:spacing w:after="160" w:line="259" w:lineRule="auto"/>
        <w:jc w:val="left"/>
        <w:rPr>
          <w:rFonts w:ascii="BA חניכי הישיבות" w:hAnsi="BA חניכי הישיבות" w:cs="BA TM • Vilna Extra-Bold"/>
          <w:color w:val="806000" w:themeColor="accent4" w:themeShade="80"/>
        </w:rPr>
      </w:pPr>
    </w:p>
    <w:p w14:paraId="0C34C051" w14:textId="77777777" w:rsidR="00B1286D" w:rsidRPr="00F10693" w:rsidRDefault="00B1286D" w:rsidP="00B1286D">
      <w:pPr>
        <w:pStyle w:val="affffb"/>
        <w:framePr w:wrap="around"/>
        <w:rPr>
          <w:rtl/>
        </w:rPr>
      </w:pPr>
      <w:del w:id="20395" w:author="קלוד" w:date="2026-10-06T10:07:33Z">
        <w:r>
          <w:rPr>
            <w:rtl/>
          </w:rPr>
          <w:delText xml:space="preserve">מתני</w:delText>
        </w:r>
      </w:del>
      <w:ins w:id="20396" w:author="קלוד" w:date="2026-10-06T10:07:33Z">
        <w:r>
          <w:rPr>
            <w:rtl/>
          </w:rPr>
          <w:t xml:space="preserve">משנה ד</w:t>
        </w:r>
      </w:ins>
      <w:del w:id="20397" w:author="קלוד" w:date="2026-10-06T10:07:33Z">
        <w:r>
          <w:rPr>
            <w:rtl/>
          </w:rPr>
          <w:delText xml:space="preserve">'</w:delText>
        </w:r>
      </w:del>
    </w:p>
    <w:p w14:paraId="5EC2A01E" w14:textId="77777777" w:rsidR="00B1286D" w:rsidRPr="00796200" w:rsidRDefault="00B1286D" w:rsidP="00DB3591">
      <w:pPr>
        <w:pStyle w:val="afff3"/>
        <w:rPr>
          <w:rtl/>
        </w:rPr>
      </w:pPr>
      <w:r w:rsidRPr="00796200">
        <w:rPr>
          <w:rtl/>
        </w:rPr>
        <w:t>האחין שעשו מקצת שושבינות בחיי האב חזרה לאמצע שהרי נגבית בב"ד</w:t>
      </w:r>
      <w:r>
        <w:rPr>
          <w:rStyle w:val="aff1"/>
          <w:rtl/>
        </w:rPr>
        <w:footnoteReference w:id="164"/>
      </w:r>
    </w:p>
    <w:p w14:paraId="6B857DAE" w14:textId="77777777" w:rsidR="00B1286D" w:rsidRDefault="00B1286D" w:rsidP="00DB3591">
      <w:pPr>
        <w:pStyle w:val="afff3"/>
        <w:rPr>
          <w:rtl/>
        </w:rPr>
      </w:pPr>
      <w:r w:rsidRPr="00C35A2C">
        <w:rPr>
          <w:rtl/>
        </w:rPr>
        <w:t xml:space="preserve">כדי יין וכדי שמן אין נגבין בב"ד מפני שהם גמ"ח </w:t>
      </w:r>
    </w:p>
    <w:p w14:paraId="7B3373CB" w14:textId="77777777" w:rsidR="00B1286D" w:rsidRPr="00917DCC" w:rsidRDefault="00B1286D" w:rsidP="00B1286D">
      <w:pPr>
        <w:pStyle w:val="36"/>
        <w:framePr w:wrap="notBeside"/>
        <w:rPr>
          <w:rtl/>
        </w:rPr>
      </w:pPr>
      <w:r>
        <w:rPr>
          <w:rFonts w:hint="cs"/>
          <w:rtl/>
        </w:rPr>
        <w:t>והך</w:t>
      </w:r>
    </w:p>
    <w:p w14:paraId="7FEE2F0C" w14:textId="77777777" w:rsidR="00B1286D" w:rsidRPr="00917DCC" w:rsidRDefault="00B1286D" w:rsidP="00B1286D">
      <w:pPr>
        <w:rPr>
          <w:rtl/>
        </w:rPr>
      </w:pPr>
      <w:r w:rsidRPr="00917DCC">
        <w:rPr>
          <w:rtl/>
        </w:rPr>
        <w:t>דחזינן דחוזר לו</w:t>
      </w:r>
      <w:r>
        <w:rPr>
          <w:rFonts w:hint="cs"/>
          <w:rtl/>
        </w:rPr>
        <w:t xml:space="preserve"> ובנשתלחה לאביו חוזרן מן האמצע. </w:t>
      </w:r>
    </w:p>
    <w:p w14:paraId="6F8FECBF" w14:textId="77777777" w:rsidR="00B1286D" w:rsidRPr="00917DCC" w:rsidRDefault="00B1286D" w:rsidP="00B1286D">
      <w:pPr>
        <w:pStyle w:val="36"/>
        <w:framePr w:wrap="notBeside"/>
        <w:rPr>
          <w:rtl/>
        </w:rPr>
      </w:pPr>
      <w:r w:rsidRPr="00917DCC">
        <w:rPr>
          <w:rtl/>
        </w:rPr>
        <w:t>א-</w:t>
      </w:r>
      <w:r>
        <w:rPr>
          <w:rFonts w:hint="cs"/>
          <w:rtl/>
        </w:rPr>
        <w:t>מר</w:t>
      </w:r>
      <w:r w:rsidRPr="00917DCC">
        <w:rPr>
          <w:rtl/>
        </w:rPr>
        <w:t>"י</w:t>
      </w:r>
      <w:r>
        <w:rPr>
          <w:rFonts w:hint="cs"/>
          <w:rtl/>
        </w:rPr>
        <w:t>ו</w:t>
      </w:r>
    </w:p>
    <w:p w14:paraId="7F7A524B" w14:textId="77777777" w:rsidR="00B1286D" w:rsidRDefault="00B1286D" w:rsidP="00B1286D">
      <w:pPr>
        <w:rPr>
          <w:rtl/>
        </w:rPr>
      </w:pPr>
      <w:r w:rsidRPr="00796200">
        <w:rPr>
          <w:rtl/>
        </w:rPr>
        <w:t xml:space="preserve">מתני' נשתלחה לאביו תנן וגרס למקצתן </w:t>
      </w:r>
    </w:p>
    <w:p w14:paraId="12B411A4" w14:textId="77777777" w:rsidR="00B1286D" w:rsidRPr="00796200" w:rsidRDefault="00B1286D" w:rsidP="00B1286D">
      <w:pPr>
        <w:rPr>
          <w:rtl/>
        </w:rPr>
      </w:pPr>
      <w:r w:rsidRPr="00796200">
        <w:rPr>
          <w:rtl/>
        </w:rPr>
        <w:t xml:space="preserve">וחזרה שושבינות לאמצע </w:t>
      </w:r>
      <w:r w:rsidRPr="00796200">
        <w:rPr>
          <w:rFonts w:hint="cs"/>
          <w:rtl/>
        </w:rPr>
        <w:t xml:space="preserve"> </w:t>
      </w:r>
      <w:r>
        <w:rPr>
          <w:rFonts w:hint="cs"/>
          <w:rtl/>
        </w:rPr>
        <w:t xml:space="preserve">- </w:t>
      </w:r>
      <w:r w:rsidRPr="00796200">
        <w:rPr>
          <w:rtl/>
        </w:rPr>
        <w:t>היינו חזרה לגבות</w:t>
      </w:r>
    </w:p>
    <w:p w14:paraId="211586F0" w14:textId="77777777" w:rsidR="00B1286D" w:rsidRPr="00917DCC" w:rsidRDefault="00B1286D" w:rsidP="00B1286D">
      <w:pPr>
        <w:pStyle w:val="36"/>
        <w:framePr w:wrap="notBeside"/>
        <w:rPr>
          <w:rtl/>
        </w:rPr>
      </w:pPr>
      <w:r w:rsidRPr="00917DCC">
        <w:rPr>
          <w:rtl/>
        </w:rPr>
        <w:t>ב-רב אסי</w:t>
      </w:r>
    </w:p>
    <w:p w14:paraId="51E66E2B" w14:textId="77777777" w:rsidR="00B1286D" w:rsidRPr="00C35A2C" w:rsidRDefault="00B1286D" w:rsidP="00B1286D">
      <w:pPr>
        <w:rPr>
          <w:rtl/>
        </w:rPr>
      </w:pPr>
      <w:r w:rsidRPr="00C35A2C">
        <w:rPr>
          <w:rtl/>
        </w:rPr>
        <w:t>כאן בסתם וכאן במפרש וכדתניא</w:t>
      </w:r>
      <w:r>
        <w:rPr>
          <w:rFonts w:hint="cs"/>
          <w:rtl/>
        </w:rPr>
        <w:t>.</w:t>
      </w:r>
    </w:p>
    <w:p w14:paraId="101D3E51" w14:textId="77777777" w:rsidR="00B1286D" w:rsidRPr="00917DCC" w:rsidRDefault="00B1286D" w:rsidP="00B1286D">
      <w:pPr>
        <w:pStyle w:val="36"/>
        <w:framePr w:wrap="notBeside"/>
        <w:rPr>
          <w:rtl/>
        </w:rPr>
      </w:pPr>
      <w:r w:rsidRPr="00917DCC">
        <w:rPr>
          <w:rtl/>
        </w:rPr>
        <w:t xml:space="preserve">ג-שמואל </w:t>
      </w:r>
    </w:p>
    <w:p w14:paraId="4CEC62F8" w14:textId="77777777" w:rsidR="00B1286D" w:rsidRDefault="00B1286D" w:rsidP="00B1286D">
      <w:pPr>
        <w:rPr>
          <w:rtl/>
        </w:rPr>
      </w:pPr>
      <w:r w:rsidRPr="00C35A2C">
        <w:rPr>
          <w:rtl/>
        </w:rPr>
        <w:t>מתני</w:t>
      </w:r>
      <w:r w:rsidRPr="00F10693">
        <w:rPr>
          <w:rtl/>
        </w:rPr>
        <w:t xml:space="preserve">' </w:t>
      </w:r>
      <w:r w:rsidRPr="00C35A2C">
        <w:rPr>
          <w:rtl/>
        </w:rPr>
        <w:t>מיירי ביבם דהוי כבכור</w:t>
      </w:r>
      <w:r>
        <w:rPr>
          <w:rFonts w:hint="cs"/>
          <w:rtl/>
        </w:rPr>
        <w:t>,</w:t>
      </w:r>
      <w:r w:rsidRPr="00C35A2C">
        <w:rPr>
          <w:rtl/>
        </w:rPr>
        <w:t xml:space="preserve"> </w:t>
      </w:r>
      <w:r>
        <w:rPr>
          <w:rFonts w:hint="cs"/>
          <w:rtl/>
        </w:rPr>
        <w:t>ש</w:t>
      </w:r>
      <w:r w:rsidRPr="00C35A2C">
        <w:rPr>
          <w:rtl/>
        </w:rPr>
        <w:t>אינו נוטל בראוי כבמוחזק</w:t>
      </w:r>
      <w:r>
        <w:rPr>
          <w:rFonts w:hint="cs"/>
          <w:rtl/>
        </w:rPr>
        <w:t>.</w:t>
      </w:r>
    </w:p>
    <w:p w14:paraId="239DB11E" w14:textId="77777777" w:rsidR="00B1286D" w:rsidRPr="00C35A2C" w:rsidRDefault="00B1286D" w:rsidP="00B1286D">
      <w:pPr>
        <w:pStyle w:val="affe"/>
        <w:framePr w:wrap="around"/>
        <w:rPr>
          <w:rtl/>
        </w:rPr>
      </w:pPr>
      <w:r w:rsidRPr="00C35A2C">
        <w:rPr>
          <w:rtl/>
        </w:rPr>
        <w:t>קמה,</w:t>
      </w:r>
    </w:p>
    <w:p w14:paraId="73A08A63" w14:textId="77777777" w:rsidR="00B1286D" w:rsidRPr="00917DCC" w:rsidRDefault="00B1286D" w:rsidP="00B1286D">
      <w:pPr>
        <w:pStyle w:val="36"/>
        <w:framePr w:wrap="notBeside"/>
        <w:rPr>
          <w:rtl/>
        </w:rPr>
      </w:pPr>
      <w:r w:rsidRPr="00917DCC">
        <w:rPr>
          <w:rtl/>
        </w:rPr>
        <w:t xml:space="preserve">ולא אמרן </w:t>
      </w:r>
    </w:p>
    <w:p w14:paraId="70E9E489" w14:textId="77777777" w:rsidR="00B1286D" w:rsidRDefault="00B1286D" w:rsidP="00B1286D">
      <w:pPr>
        <w:rPr>
          <w:rStyle w:val="afff8"/>
          <w:rtl/>
        </w:rPr>
      </w:pPr>
      <w:r w:rsidRPr="00917DCC">
        <w:rPr>
          <w:rtl/>
        </w:rPr>
        <w:t>דתנו לי בעלי ואשמח עמו</w:t>
      </w:r>
      <w:r w:rsidRPr="0081371E">
        <w:rPr>
          <w:rStyle w:val="afff8"/>
          <w:rtl/>
        </w:rPr>
        <w:t xml:space="preserve"> </w:t>
      </w:r>
    </w:p>
    <w:p w14:paraId="57F13D40" w14:textId="77777777" w:rsidR="00B1286D" w:rsidRPr="00917DCC" w:rsidRDefault="00B1286D" w:rsidP="00B1286D">
      <w:pPr>
        <w:pStyle w:val="36"/>
        <w:framePr w:wrap="notBeside"/>
        <w:rPr>
          <w:rtl/>
        </w:rPr>
      </w:pPr>
      <w:r w:rsidRPr="00917DCC">
        <w:rPr>
          <w:rtl/>
        </w:rPr>
        <w:t>דהכא עסקינן</w:t>
      </w:r>
    </w:p>
    <w:p w14:paraId="5CC7A63A" w14:textId="77777777" w:rsidR="00B1286D" w:rsidRDefault="00B1286D" w:rsidP="00B1286D">
      <w:pPr>
        <w:rPr>
          <w:rtl/>
        </w:rPr>
      </w:pPr>
      <w:r w:rsidRPr="00917DCC">
        <w:rPr>
          <w:rtl/>
        </w:rPr>
        <w:t>בשמח עמו ז' ימי משתה ולא הספיק לפורעו עד שמת</w:t>
      </w:r>
    </w:p>
    <w:p w14:paraId="7240E113" w14:textId="77777777" w:rsidR="00B1286D" w:rsidRPr="00917DCC" w:rsidRDefault="00B1286D" w:rsidP="00B1286D">
      <w:pPr>
        <w:pStyle w:val="affff9"/>
        <w:rPr>
          <w:rtl/>
        </w:rPr>
      </w:pPr>
      <w:r>
        <w:rPr>
          <w:rFonts w:hint="cs"/>
          <w:rtl/>
        </w:rPr>
        <w:t>אם נחלקו במחלוקת תנאים</w:t>
      </w:r>
    </w:p>
    <w:p w14:paraId="3E078638" w14:textId="77777777" w:rsidR="00B1286D" w:rsidRPr="00141268" w:rsidRDefault="00B1286D" w:rsidP="00B1286D">
      <w:pPr>
        <w:pStyle w:val="36"/>
        <w:framePr w:wrap="notBeside"/>
        <w:rPr>
          <w:rtl/>
        </w:rPr>
      </w:pPr>
      <w:r w:rsidRPr="00141268">
        <w:rPr>
          <w:rtl/>
        </w:rPr>
        <w:t>האי</w:t>
      </w:r>
      <w:r>
        <w:rPr>
          <w:rFonts w:hint="cs"/>
          <w:rtl/>
        </w:rPr>
        <w:t xml:space="preserve"> דתניא</w:t>
      </w:r>
    </w:p>
    <w:p w14:paraId="41B4F6F9" w14:textId="77777777" w:rsidR="00B1286D" w:rsidRPr="00EF2897" w:rsidRDefault="00B1286D" w:rsidP="00B1286D">
      <w:pPr>
        <w:rPr>
          <w:rtl/>
        </w:rPr>
      </w:pPr>
      <w:r w:rsidRPr="00EF2897">
        <w:rPr>
          <w:rtl/>
        </w:rPr>
        <w:t xml:space="preserve">המארס את האשה - בתולה גובה מאתים, ואלמנה מנה; </w:t>
      </w:r>
    </w:p>
    <w:p w14:paraId="5673861F" w14:textId="77777777" w:rsidR="00B1286D" w:rsidRPr="00EF2897" w:rsidRDefault="00B1286D" w:rsidP="00B1286D">
      <w:pPr>
        <w:pStyle w:val="36"/>
        <w:framePr w:wrap="notBeside"/>
        <w:rPr>
          <w:rtl/>
        </w:rPr>
      </w:pPr>
      <w:r w:rsidRPr="00EF2897">
        <w:rPr>
          <w:rFonts w:hint="cs"/>
          <w:rtl/>
        </w:rPr>
        <w:t>ר''נ</w:t>
      </w:r>
    </w:p>
    <w:p w14:paraId="28ED4109" w14:textId="77777777" w:rsidR="00B1286D" w:rsidRPr="00EF2897" w:rsidRDefault="00B1286D" w:rsidP="00B1286D">
      <w:pPr>
        <w:rPr>
          <w:rtl/>
        </w:rPr>
      </w:pPr>
      <w:r w:rsidRPr="00EF2897">
        <w:rPr>
          <w:rtl/>
        </w:rPr>
        <w:t xml:space="preserve">מקום שנהגו להחזיר </w:t>
      </w:r>
      <w:r w:rsidRPr="00EF2897">
        <w:rPr>
          <w:rStyle w:val="afffff0"/>
          <w:rtl/>
        </w:rPr>
        <w:t>קדושין -</w:t>
      </w:r>
      <w:r w:rsidRPr="00EF2897">
        <w:rPr>
          <w:rtl/>
        </w:rPr>
        <w:t xml:space="preserve"> מחזירין, </w:t>
      </w:r>
    </w:p>
    <w:p w14:paraId="30E4ADB8" w14:textId="77777777" w:rsidR="00B1286D" w:rsidRPr="00EF2897" w:rsidRDefault="00B1286D" w:rsidP="00B1286D">
      <w:pPr>
        <w:rPr>
          <w:rtl/>
        </w:rPr>
      </w:pPr>
      <w:r w:rsidRPr="00EF2897">
        <w:rPr>
          <w:rtl/>
        </w:rPr>
        <w:t xml:space="preserve">מקום שנהגו שלא להחזיר קדושין - אין מחזירין, </w:t>
      </w:r>
    </w:p>
    <w:p w14:paraId="4FE92F34" w14:textId="77777777" w:rsidR="00B1286D" w:rsidRPr="00EF2897" w:rsidRDefault="00B1286D" w:rsidP="00B1286D">
      <w:pPr>
        <w:pStyle w:val="36"/>
        <w:framePr w:wrap="notBeside"/>
        <w:rPr>
          <w:rtl/>
        </w:rPr>
      </w:pPr>
      <w:r w:rsidRPr="00EF2897">
        <w:rPr>
          <w:rFonts w:hint="cs"/>
          <w:rtl/>
        </w:rPr>
        <w:t>ר''י</w:t>
      </w:r>
    </w:p>
    <w:p w14:paraId="3FC4C30B" w14:textId="77777777" w:rsidR="00B1286D" w:rsidRPr="00EF2897" w:rsidRDefault="00B1286D" w:rsidP="00B1286D">
      <w:pPr>
        <w:rPr>
          <w:rtl/>
        </w:rPr>
      </w:pPr>
      <w:r w:rsidRPr="00EF2897">
        <w:rPr>
          <w:rtl/>
        </w:rPr>
        <w:t xml:space="preserve">מקום שנהגו להחזיר - מחזירין, </w:t>
      </w:r>
    </w:p>
    <w:p w14:paraId="7A7B5F13" w14:textId="77777777" w:rsidR="00B1286D" w:rsidRPr="00EF2897" w:rsidRDefault="00B1286D" w:rsidP="00B1286D">
      <w:pPr>
        <w:rPr>
          <w:rtl/>
        </w:rPr>
      </w:pPr>
      <w:r w:rsidRPr="00EF2897">
        <w:rPr>
          <w:rtl/>
        </w:rPr>
        <w:t xml:space="preserve">מקום שנהגו שלא להחזיר - אין מחזירין. </w:t>
      </w:r>
    </w:p>
    <w:p w14:paraId="69FB5330" w14:textId="77777777" w:rsidR="00B1286D" w:rsidRPr="00141268" w:rsidRDefault="00B1286D" w:rsidP="00B1286D">
      <w:pPr>
        <w:pStyle w:val="36"/>
        <w:framePr w:wrap="notBeside"/>
        <w:rPr>
          <w:rtl/>
        </w:rPr>
      </w:pPr>
      <w:r w:rsidRPr="00141268">
        <w:rPr>
          <w:rFonts w:hint="cs"/>
          <w:rtl/>
        </w:rPr>
        <w:t>והנפק''מ ביניהם</w:t>
      </w:r>
    </w:p>
    <w:p w14:paraId="69B338DE" w14:textId="77777777" w:rsidR="00B1286D" w:rsidRPr="00EF2897" w:rsidRDefault="00B1286D" w:rsidP="00B1286D">
      <w:pPr>
        <w:rPr>
          <w:rtl/>
        </w:rPr>
      </w:pPr>
      <w:r w:rsidRPr="00EF2897">
        <w:rPr>
          <w:rtl/>
        </w:rPr>
        <w:t xml:space="preserve">תנו לי בעלי ואשמח עמו </w:t>
      </w:r>
      <w:r w:rsidRPr="00EF2897">
        <w:rPr>
          <w:rStyle w:val="affffe"/>
          <w:rFonts w:hint="cs"/>
          <w:rtl/>
        </w:rPr>
        <w:t>דלריה''נ:</w:t>
      </w:r>
      <w:r w:rsidRPr="00EF2897">
        <w:rPr>
          <w:rFonts w:hint="cs"/>
          <w:rtl/>
        </w:rPr>
        <w:t xml:space="preserve"> בכל כה''ג תלוי במקום ואפי' במת הוא אינה יכולה לומר </w:t>
      </w:r>
      <w:r w:rsidRPr="00EF2897">
        <w:rPr>
          <w:rtl/>
        </w:rPr>
        <w:t xml:space="preserve">תנו לי בעלי ואשמח עמו! </w:t>
      </w:r>
    </w:p>
    <w:p w14:paraId="1B999416" w14:textId="77777777" w:rsidR="00B1286D" w:rsidRPr="00EF2897" w:rsidRDefault="00B1286D" w:rsidP="00B1286D">
      <w:pPr>
        <w:pStyle w:val="36"/>
        <w:framePr w:wrap="notBeside"/>
        <w:rPr>
          <w:rtl/>
        </w:rPr>
      </w:pPr>
      <w:r w:rsidRPr="00EF2897">
        <w:rPr>
          <w:rFonts w:hint="cs"/>
          <w:rtl/>
        </w:rPr>
        <w:t>ודחי'</w:t>
      </w:r>
    </w:p>
    <w:p w14:paraId="6DD2D7FF" w14:textId="77777777" w:rsidR="00B1286D" w:rsidRPr="00EF2897" w:rsidRDefault="00B1286D" w:rsidP="00B1286D">
      <w:pPr>
        <w:rPr>
          <w:rtl/>
        </w:rPr>
      </w:pPr>
      <w:r w:rsidRPr="00EF2897">
        <w:rPr>
          <w:rStyle w:val="affffe"/>
          <w:rFonts w:hint="cs"/>
          <w:rtl/>
        </w:rPr>
        <w:t xml:space="preserve">דלכו''ע </w:t>
      </w:r>
      <w:r w:rsidRPr="00EF2897">
        <w:rPr>
          <w:rStyle w:val="affffe"/>
          <w:rtl/>
        </w:rPr>
        <w:t xml:space="preserve">יכולה </w:t>
      </w:r>
      <w:r w:rsidRPr="00EF2897">
        <w:rPr>
          <w:rStyle w:val="affffe"/>
          <w:rFonts w:hint="cs"/>
          <w:rtl/>
        </w:rPr>
        <w:t>לומר</w:t>
      </w:r>
      <w:r w:rsidRPr="00EF2897">
        <w:rPr>
          <w:rStyle w:val="affffe"/>
          <w:rtl/>
        </w:rPr>
        <w:t>:</w:t>
      </w:r>
      <w:r w:rsidRPr="00EF2897">
        <w:rPr>
          <w:rtl/>
        </w:rPr>
        <w:t xml:space="preserve"> תנו לי בעלי ואשמח עמו, </w:t>
      </w:r>
      <w:r w:rsidRPr="00EF2897">
        <w:rPr>
          <w:rFonts w:hint="cs"/>
          <w:rtl/>
        </w:rPr>
        <w:t xml:space="preserve">וכשהוא מת לא חלקו </w:t>
      </w:r>
    </w:p>
    <w:p w14:paraId="6084F422" w14:textId="77777777" w:rsidR="00B1286D" w:rsidRDefault="00B1286D" w:rsidP="00B1286D">
      <w:pPr>
        <w:rPr>
          <w:rtl/>
        </w:rPr>
      </w:pPr>
      <w:r w:rsidRPr="00141268">
        <w:rPr>
          <w:rStyle w:val="affffe"/>
          <w:rFonts w:hint="cs"/>
          <w:rtl/>
        </w:rPr>
        <w:t>וחלקו</w:t>
      </w:r>
      <w:r>
        <w:rPr>
          <w:rFonts w:hint="cs"/>
          <w:rtl/>
        </w:rPr>
        <w:t xml:space="preserve"> </w:t>
      </w:r>
      <w:r w:rsidRPr="00EF2897">
        <w:rPr>
          <w:rFonts w:hint="cs"/>
          <w:rtl/>
        </w:rPr>
        <w:t>כ</w:t>
      </w:r>
      <w:r w:rsidRPr="00EF2897">
        <w:rPr>
          <w:rtl/>
        </w:rPr>
        <w:t xml:space="preserve">שמתה היא, </w:t>
      </w:r>
      <w:r w:rsidRPr="00EF2897">
        <w:rPr>
          <w:rStyle w:val="affffe"/>
          <w:rFonts w:hint="cs"/>
          <w:rtl/>
        </w:rPr>
        <w:t>ולר''נ</w:t>
      </w:r>
      <w:r w:rsidRPr="00EF2897">
        <w:rPr>
          <w:rFonts w:hint="cs"/>
          <w:rtl/>
        </w:rPr>
        <w:t xml:space="preserve"> </w:t>
      </w:r>
      <w:r w:rsidRPr="00EF2897">
        <w:rPr>
          <w:rtl/>
        </w:rPr>
        <w:t>קדושין לאו לטיבועין ניתנו</w:t>
      </w:r>
      <w:r w:rsidRPr="00141268">
        <w:rPr>
          <w:szCs w:val="22"/>
          <w:rtl/>
        </w:rPr>
        <w:t xml:space="preserve">, </w:t>
      </w:r>
    </w:p>
    <w:p w14:paraId="6796A480" w14:textId="77777777" w:rsidR="00B1286D" w:rsidRPr="00EF2897" w:rsidRDefault="00B1286D" w:rsidP="00B1286D">
      <w:pPr>
        <w:rPr>
          <w:rtl/>
        </w:rPr>
      </w:pPr>
      <w:r w:rsidRPr="00141268">
        <w:rPr>
          <w:rStyle w:val="affffe"/>
          <w:rFonts w:hint="cs"/>
          <w:rtl/>
        </w:rPr>
        <w:t xml:space="preserve">ולר''י </w:t>
      </w:r>
      <w:r w:rsidRPr="00141268">
        <w:rPr>
          <w:rStyle w:val="affffe"/>
          <w:rtl/>
        </w:rPr>
        <w:t>הנשיא:</w:t>
      </w:r>
      <w:r w:rsidRPr="00141268">
        <w:rPr>
          <w:szCs w:val="22"/>
          <w:rtl/>
        </w:rPr>
        <w:t xml:space="preserve"> </w:t>
      </w:r>
      <w:r w:rsidRPr="00EF2897">
        <w:rPr>
          <w:rtl/>
        </w:rPr>
        <w:t xml:space="preserve">קדושין לטיבועין ניתנו. </w:t>
      </w:r>
    </w:p>
    <w:p w14:paraId="1931AEC6" w14:textId="77777777" w:rsidR="00B1286D" w:rsidRPr="00141268" w:rsidRDefault="00B1286D" w:rsidP="00B1286D">
      <w:pPr>
        <w:pStyle w:val="36"/>
        <w:framePr w:wrap="notBeside"/>
        <w:rPr>
          <w:rtl/>
        </w:rPr>
      </w:pPr>
      <w:r w:rsidRPr="00141268">
        <w:rPr>
          <w:rFonts w:hint="cs"/>
          <w:rtl/>
        </w:rPr>
        <w:t xml:space="preserve">וה''ק </w:t>
      </w:r>
    </w:p>
    <w:p w14:paraId="220AA777" w14:textId="77777777" w:rsidR="00B1286D" w:rsidRPr="00EF2897" w:rsidRDefault="00B1286D" w:rsidP="00B1286D">
      <w:pPr>
        <w:rPr>
          <w:rtl/>
        </w:rPr>
      </w:pPr>
      <w:r w:rsidRPr="00EF2897">
        <w:rPr>
          <w:rtl/>
        </w:rPr>
        <w:t xml:space="preserve">וסבלונות, ודאי מקום שנהגו להחזיר - מחזירין. </w:t>
      </w:r>
    </w:p>
    <w:p w14:paraId="0DC7494A" w14:textId="77777777" w:rsidR="00B1286D" w:rsidRDefault="00B1286D" w:rsidP="00B1286D">
      <w:pPr>
        <w:rPr>
          <w:rtl/>
        </w:rPr>
      </w:pPr>
    </w:p>
    <w:p w14:paraId="3153532E" w14:textId="77777777" w:rsidR="00B1286D" w:rsidRPr="00141268" w:rsidRDefault="00B1286D" w:rsidP="00B1286D">
      <w:pPr>
        <w:pStyle w:val="36"/>
        <w:framePr w:wrap="notBeside"/>
        <w:rPr>
          <w:rtl/>
        </w:rPr>
      </w:pPr>
      <w:r w:rsidRPr="00141268">
        <w:rPr>
          <w:rFonts w:hint="cs"/>
          <w:rtl/>
        </w:rPr>
        <w:t xml:space="preserve">ותנאי </w:t>
      </w:r>
      <w:r w:rsidRPr="00141268">
        <w:rPr>
          <w:rtl/>
        </w:rPr>
        <w:t>כהני תנאי</w:t>
      </w:r>
    </w:p>
    <w:p w14:paraId="64AAE77F" w14:textId="77777777" w:rsidR="00B1286D" w:rsidRDefault="00B1286D" w:rsidP="00B1286D">
      <w:pPr>
        <w:rPr>
          <w:rtl/>
        </w:rPr>
      </w:pPr>
      <w:r w:rsidRPr="00141268">
        <w:rPr>
          <w:b/>
          <w:bCs/>
          <w:rtl/>
        </w:rPr>
        <w:t>קדשה בככר</w:t>
      </w:r>
      <w:r w:rsidRPr="00141268">
        <w:rPr>
          <w:rtl/>
        </w:rPr>
        <w:t xml:space="preserve"> </w:t>
      </w:r>
      <w:r>
        <w:rPr>
          <w:rtl/>
        </w:rPr>
        <w:t>–</w:t>
      </w:r>
      <w:r w:rsidRPr="00141268">
        <w:rPr>
          <w:rtl/>
        </w:rPr>
        <w:t xml:space="preserve"> </w:t>
      </w:r>
      <w:r w:rsidRPr="00141268">
        <w:rPr>
          <w:rStyle w:val="affffe"/>
          <w:rFonts w:hint="cs"/>
          <w:rtl/>
        </w:rPr>
        <w:t>ר''מ</w:t>
      </w:r>
      <w:r>
        <w:rPr>
          <w:rFonts w:hint="cs"/>
          <w:rtl/>
        </w:rPr>
        <w:t xml:space="preserve"> </w:t>
      </w:r>
      <w:r w:rsidRPr="00141268">
        <w:rPr>
          <w:rtl/>
        </w:rPr>
        <w:t xml:space="preserve">בתולה גובה מאתים, ואלמנה מנה, </w:t>
      </w:r>
    </w:p>
    <w:p w14:paraId="0B7FE089" w14:textId="77777777" w:rsidR="00B1286D" w:rsidRDefault="00B1286D" w:rsidP="00B1286D">
      <w:pPr>
        <w:rPr>
          <w:rtl/>
        </w:rPr>
      </w:pPr>
      <w:r w:rsidRPr="00141268">
        <w:rPr>
          <w:rStyle w:val="affffe"/>
          <w:rFonts w:hint="cs"/>
          <w:rtl/>
        </w:rPr>
        <w:t>לר''י</w:t>
      </w:r>
      <w:r w:rsidRPr="00141268">
        <w:rPr>
          <w:rStyle w:val="affffe"/>
          <w:rtl/>
        </w:rPr>
        <w:t>:</w:t>
      </w:r>
      <w:r w:rsidRPr="00141268">
        <w:rPr>
          <w:rtl/>
        </w:rPr>
        <w:t xml:space="preserve"> בתולה גובה מאתים, ואלמנה מנה, ומחזרת לו את השאר; </w:t>
      </w:r>
    </w:p>
    <w:p w14:paraId="43D5A2BD" w14:textId="77777777" w:rsidR="00B1286D" w:rsidRDefault="00B1286D" w:rsidP="00B1286D">
      <w:pPr>
        <w:rPr>
          <w:rtl/>
        </w:rPr>
      </w:pPr>
      <w:r w:rsidRPr="00141268">
        <w:rPr>
          <w:rStyle w:val="affffe"/>
          <w:rtl/>
        </w:rPr>
        <w:t xml:space="preserve">רבי יוסי: </w:t>
      </w:r>
      <w:r w:rsidRPr="00141268">
        <w:rPr>
          <w:rtl/>
        </w:rPr>
        <w:t xml:space="preserve">קדשה בעשרים - נותן </w:t>
      </w:r>
      <w:r>
        <w:rPr>
          <w:rFonts w:hint="cs"/>
          <w:rtl/>
        </w:rPr>
        <w:t xml:space="preserve">ל' </w:t>
      </w:r>
      <w:r w:rsidRPr="00141268">
        <w:rPr>
          <w:rtl/>
        </w:rPr>
        <w:t xml:space="preserve">חצאין, קדשה בשלשים - נותן </w:t>
      </w:r>
      <w:r>
        <w:rPr>
          <w:rFonts w:hint="cs"/>
          <w:rtl/>
        </w:rPr>
        <w:t xml:space="preserve">כ' </w:t>
      </w:r>
      <w:r w:rsidRPr="00141268">
        <w:rPr>
          <w:rtl/>
        </w:rPr>
        <w:t xml:space="preserve">חצאין. </w:t>
      </w:r>
    </w:p>
    <w:p w14:paraId="75D1049F" w14:textId="77777777" w:rsidR="00B1286D" w:rsidRDefault="00B1286D" w:rsidP="00B1286D">
      <w:pPr>
        <w:pStyle w:val="afffff"/>
        <w:rPr>
          <w:rtl/>
        </w:rPr>
      </w:pPr>
      <w:r>
        <w:rPr>
          <w:rFonts w:hint="cs"/>
          <w:rtl/>
        </w:rPr>
        <w:t xml:space="preserve">ולא מדובר במתה - הא אין לה </w:t>
      </w:r>
      <w:r w:rsidRPr="00141268">
        <w:rPr>
          <w:rtl/>
        </w:rPr>
        <w:t>כתובה</w:t>
      </w:r>
    </w:p>
    <w:p w14:paraId="6EAB5167" w14:textId="77777777" w:rsidR="00B1286D" w:rsidRDefault="00B1286D" w:rsidP="00B1286D">
      <w:pPr>
        <w:pStyle w:val="afffff"/>
        <w:rPr>
          <w:rtl/>
        </w:rPr>
      </w:pPr>
      <w:r>
        <w:rPr>
          <w:rFonts w:hint="cs"/>
          <w:rtl/>
        </w:rPr>
        <w:t>ולא מדובר במת ד</w:t>
      </w:r>
      <w:r w:rsidRPr="00141268">
        <w:rPr>
          <w:rtl/>
        </w:rPr>
        <w:t xml:space="preserve">אמאי מחזרת לו השאר? נימא: תנו לי בעלי ואשמח עמו! </w:t>
      </w:r>
    </w:p>
    <w:p w14:paraId="3D5ED02F" w14:textId="77777777" w:rsidR="00B1286D" w:rsidRDefault="00B1286D" w:rsidP="00B1286D">
      <w:pPr>
        <w:pStyle w:val="afffff"/>
        <w:rPr>
          <w:rtl/>
        </w:rPr>
      </w:pPr>
      <w:r w:rsidRPr="00141268">
        <w:rPr>
          <w:rFonts w:hint="cs"/>
          <w:rtl/>
        </w:rPr>
        <w:t xml:space="preserve">ולא מדובר </w:t>
      </w:r>
      <w:r w:rsidRPr="00141268">
        <w:rPr>
          <w:rtl/>
        </w:rPr>
        <w:t xml:space="preserve">באשת ישראל שזינתה, ברצון, </w:t>
      </w:r>
      <w:r>
        <w:rPr>
          <w:rFonts w:hint="cs"/>
          <w:rtl/>
        </w:rPr>
        <w:t>דאין</w:t>
      </w:r>
      <w:r w:rsidRPr="00141268">
        <w:rPr>
          <w:rtl/>
        </w:rPr>
        <w:t xml:space="preserve"> לה כתובה? </w:t>
      </w:r>
      <w:r>
        <w:rPr>
          <w:rFonts w:hint="cs"/>
          <w:rtl/>
        </w:rPr>
        <w:t>ו</w:t>
      </w:r>
      <w:r w:rsidRPr="00141268">
        <w:rPr>
          <w:rtl/>
        </w:rPr>
        <w:t xml:space="preserve">באונס, </w:t>
      </w:r>
      <w:r>
        <w:rPr>
          <w:rFonts w:hint="cs"/>
          <w:rtl/>
        </w:rPr>
        <w:t>היא מותרת לו</w:t>
      </w:r>
      <w:r>
        <w:rPr>
          <w:rStyle w:val="aff1"/>
          <w:rtl/>
        </w:rPr>
        <w:footnoteReference w:id="165"/>
      </w:r>
      <w:r>
        <w:rPr>
          <w:rFonts w:hint="cs"/>
          <w:rtl/>
        </w:rPr>
        <w:t xml:space="preserve"> </w:t>
      </w:r>
    </w:p>
    <w:p w14:paraId="796566F9" w14:textId="77777777" w:rsidR="00B1286D" w:rsidRPr="00141268" w:rsidRDefault="00B1286D" w:rsidP="00B1286D">
      <w:pPr>
        <w:pStyle w:val="36"/>
        <w:framePr w:wrap="notBeside"/>
        <w:rPr>
          <w:rtl/>
        </w:rPr>
      </w:pPr>
      <w:r w:rsidRPr="00141268">
        <w:rPr>
          <w:rtl/>
        </w:rPr>
        <w:t xml:space="preserve">ואלא, </w:t>
      </w:r>
      <w:r w:rsidRPr="00141268">
        <w:rPr>
          <w:rFonts w:hint="cs"/>
          <w:rtl/>
        </w:rPr>
        <w:t xml:space="preserve">חלקו </w:t>
      </w:r>
    </w:p>
    <w:p w14:paraId="422C5EBC" w14:textId="77777777" w:rsidR="00B1286D" w:rsidRPr="00196C78" w:rsidRDefault="00B1286D" w:rsidP="00B1286D">
      <w:pPr>
        <w:rPr>
          <w:rFonts w:ascii="BA TM • Vilna Extra-Bold" w:hAnsi="BA TM • Vilna Extra-Bold" w:cs="BA TM • Vilna Extra-Bold"/>
          <w:b/>
          <w:bCs/>
          <w:sz w:val="32"/>
          <w:rtl/>
        </w:rPr>
      </w:pPr>
      <w:r w:rsidRPr="00196C78">
        <w:rPr>
          <w:rFonts w:ascii="BA TM • Vilna Extra-Bold" w:hAnsi="BA TM • Vilna Extra-Bold" w:cs="BA TM • Vilna Extra-Bold"/>
          <w:b/>
          <w:bCs/>
          <w:sz w:val="32"/>
          <w:rtl/>
        </w:rPr>
        <w:t xml:space="preserve">באשת כהן שנאנסה ובקדושין לטיבועין ניתנו, </w:t>
      </w:r>
    </w:p>
    <w:p w14:paraId="3B3B2AF0" w14:textId="77777777" w:rsidR="00B1286D" w:rsidRDefault="00B1286D" w:rsidP="00B1286D">
      <w:pPr>
        <w:rPr>
          <w:rtl/>
        </w:rPr>
      </w:pPr>
      <w:r w:rsidRPr="00196C78">
        <w:rPr>
          <w:rStyle w:val="affffe"/>
          <w:rFonts w:hint="cs"/>
          <w:rtl/>
        </w:rPr>
        <w:t>לר''מ</w:t>
      </w:r>
      <w:r w:rsidRPr="00196C78">
        <w:rPr>
          <w:rStyle w:val="affffe"/>
          <w:rtl/>
        </w:rPr>
        <w:t>:</w:t>
      </w:r>
      <w:r w:rsidRPr="00141268">
        <w:rPr>
          <w:rtl/>
        </w:rPr>
        <w:t xml:space="preserve"> קדושין לטיבועין ניתנו, </w:t>
      </w:r>
      <w:r w:rsidRPr="00141268">
        <w:rPr>
          <w:rStyle w:val="affffe"/>
          <w:rFonts w:hint="cs"/>
          <w:rtl/>
        </w:rPr>
        <w:t>ור''י</w:t>
      </w:r>
      <w:r w:rsidRPr="00141268">
        <w:rPr>
          <w:rStyle w:val="affffe"/>
          <w:rtl/>
        </w:rPr>
        <w:t>:</w:t>
      </w:r>
      <w:r w:rsidRPr="00141268">
        <w:rPr>
          <w:rtl/>
        </w:rPr>
        <w:t xml:space="preserve"> לאו לטיבועין ניתנו, </w:t>
      </w:r>
    </w:p>
    <w:p w14:paraId="67EB0E74" w14:textId="77777777" w:rsidR="00B1286D" w:rsidRDefault="00B1286D" w:rsidP="00B1286D">
      <w:pPr>
        <w:spacing w:after="60"/>
        <w:rPr>
          <w:rtl/>
        </w:rPr>
      </w:pPr>
      <w:r w:rsidRPr="00141268">
        <w:rPr>
          <w:rStyle w:val="affffe"/>
          <w:rtl/>
        </w:rPr>
        <w:t xml:space="preserve">ורבי יוסי </w:t>
      </w:r>
      <w:r w:rsidRPr="00141268">
        <w:rPr>
          <w:rStyle w:val="affffe"/>
          <w:rFonts w:hint="cs"/>
          <w:rtl/>
        </w:rPr>
        <w:t>מסתפק</w:t>
      </w:r>
      <w:r>
        <w:rPr>
          <w:rFonts w:hint="cs"/>
          <w:rtl/>
        </w:rPr>
        <w:t xml:space="preserve"> </w:t>
      </w:r>
      <w:r w:rsidRPr="00141268">
        <w:rPr>
          <w:rtl/>
        </w:rPr>
        <w:t xml:space="preserve">אי לטיבועין ניתנו אי לא, והלכך קדשה בעשרים - נותן לה </w:t>
      </w:r>
      <w:r>
        <w:rPr>
          <w:rFonts w:hint="cs"/>
          <w:rtl/>
        </w:rPr>
        <w:t xml:space="preserve">ל' </w:t>
      </w:r>
      <w:r w:rsidRPr="00141268">
        <w:rPr>
          <w:rtl/>
        </w:rPr>
        <w:t xml:space="preserve">חצאין, קדשה </w:t>
      </w:r>
      <w:r>
        <w:rPr>
          <w:rFonts w:hint="cs"/>
          <w:rtl/>
        </w:rPr>
        <w:t xml:space="preserve">בל' </w:t>
      </w:r>
      <w:r w:rsidRPr="00141268">
        <w:rPr>
          <w:rtl/>
        </w:rPr>
        <w:t>- נותן לה עשרים חצאין</w:t>
      </w:r>
      <w:r>
        <w:rPr>
          <w:rStyle w:val="aff1"/>
          <w:rtl/>
        </w:rPr>
        <w:footnoteReference w:id="166"/>
      </w:r>
      <w:r w:rsidRPr="00141268">
        <w:rPr>
          <w:rtl/>
        </w:rPr>
        <w:t xml:space="preserve">. </w:t>
      </w:r>
    </w:p>
    <w:p w14:paraId="3F966D1B" w14:textId="77777777" w:rsidR="00B1286D" w:rsidRPr="00141268" w:rsidRDefault="00B1286D" w:rsidP="00B1286D">
      <w:pPr>
        <w:pStyle w:val="36"/>
        <w:framePr w:wrap="notBeside"/>
        <w:rPr>
          <w:rtl/>
        </w:rPr>
      </w:pPr>
      <w:r w:rsidRPr="00141268">
        <w:rPr>
          <w:rFonts w:hint="cs"/>
          <w:rtl/>
        </w:rPr>
        <w:t>מר"נ</w:t>
      </w:r>
      <w:r>
        <w:rPr>
          <w:rFonts w:hint="cs"/>
          <w:rtl/>
        </w:rPr>
        <w:t>:</w:t>
      </w:r>
    </w:p>
    <w:p w14:paraId="3E37F65E" w14:textId="77777777" w:rsidR="00B1286D" w:rsidRDefault="00B1286D" w:rsidP="00B1286D">
      <w:pPr>
        <w:rPr>
          <w:rtl/>
        </w:rPr>
      </w:pPr>
      <w:r w:rsidRPr="00196C78">
        <w:rPr>
          <w:rFonts w:ascii="BA TM • Vilna Extra-Bold" w:hAnsi="BA TM • Vilna Extra-Bold" w:cs="BA TM • Vilna Extra-Bold"/>
          <w:b/>
          <w:bCs/>
          <w:sz w:val="32"/>
          <w:rtl/>
        </w:rPr>
        <w:t xml:space="preserve">בכל מקום </w:t>
      </w:r>
      <w:r w:rsidRPr="00141268">
        <w:rPr>
          <w:rtl/>
        </w:rPr>
        <w:t xml:space="preserve">שנהגו להחזיר - מחזירין, </w:t>
      </w:r>
      <w:r>
        <w:rPr>
          <w:rFonts w:hint="cs"/>
          <w:rtl/>
        </w:rPr>
        <w:t xml:space="preserve">כדוגמת </w:t>
      </w:r>
      <w:r w:rsidRPr="00141268">
        <w:rPr>
          <w:rtl/>
        </w:rPr>
        <w:t xml:space="preserve">נהרדעא. </w:t>
      </w:r>
    </w:p>
    <w:p w14:paraId="03F356E8" w14:textId="77777777" w:rsidR="00B1286D" w:rsidRDefault="00B1286D" w:rsidP="00B1286D">
      <w:pPr>
        <w:rPr>
          <w:rtl/>
        </w:rPr>
      </w:pPr>
      <w:r w:rsidRPr="00196C78">
        <w:rPr>
          <w:rFonts w:ascii="BA TM • Vilna Extra-Bold" w:hAnsi="BA TM • Vilna Extra-Bold" w:cs="BA TM • Vilna Extra-Bold" w:hint="cs"/>
          <w:b/>
          <w:bCs/>
          <w:sz w:val="32"/>
          <w:rtl/>
        </w:rPr>
        <w:t>ב</w:t>
      </w:r>
      <w:r w:rsidRPr="00196C78">
        <w:rPr>
          <w:rFonts w:ascii="BA TM • Vilna Extra-Bold" w:hAnsi="BA TM • Vilna Extra-Bold" w:cs="BA TM • Vilna Extra-Bold"/>
          <w:b/>
          <w:bCs/>
          <w:sz w:val="32"/>
          <w:rtl/>
        </w:rPr>
        <w:t xml:space="preserve">שאר </w:t>
      </w:r>
      <w:r w:rsidRPr="00196C78">
        <w:rPr>
          <w:rFonts w:ascii="BA TM • Vilna Extra-Bold" w:hAnsi="BA TM • Vilna Extra-Bold" w:cs="BA TM • Vilna Extra-Bold" w:hint="cs"/>
          <w:b/>
          <w:bCs/>
          <w:sz w:val="32"/>
          <w:rtl/>
        </w:rPr>
        <w:t>בבל</w:t>
      </w:r>
      <w:r w:rsidRPr="00196C78">
        <w:rPr>
          <w:rFonts w:ascii="BA TM • Vilna Extra-Bold" w:hAnsi="BA TM • Vilna Extra-Bold" w:cs="BA TM • Vilna Extra-Bold" w:hint="cs"/>
          <w:bCs/>
          <w:sz w:val="32"/>
          <w:rtl/>
        </w:rPr>
        <w:t xml:space="preserve"> </w:t>
      </w:r>
      <w:r w:rsidRPr="00141268">
        <w:rPr>
          <w:rStyle w:val="affffe"/>
          <w:rtl/>
        </w:rPr>
        <w:t>רבה ורב יוסף</w:t>
      </w:r>
      <w:r>
        <w:rPr>
          <w:rStyle w:val="affffe"/>
          <w:rFonts w:hint="cs"/>
          <w:rtl/>
        </w:rPr>
        <w:t>:</w:t>
      </w:r>
      <w:r w:rsidRPr="00141268">
        <w:rPr>
          <w:rtl/>
        </w:rPr>
        <w:t xml:space="preserve"> </w:t>
      </w:r>
      <w:r>
        <w:rPr>
          <w:rFonts w:hint="cs"/>
          <w:rtl/>
        </w:rPr>
        <w:t xml:space="preserve">סבלונות </w:t>
      </w:r>
      <w:r w:rsidRPr="00141268">
        <w:rPr>
          <w:rtl/>
        </w:rPr>
        <w:t xml:space="preserve">הדרי, קדושי לא הדרי. </w:t>
      </w:r>
    </w:p>
    <w:p w14:paraId="2959C532" w14:textId="77777777" w:rsidR="00B1286D" w:rsidRPr="00141268" w:rsidRDefault="00B1286D" w:rsidP="00B1286D">
      <w:pPr>
        <w:pStyle w:val="36"/>
        <w:framePr w:wrap="notBeside"/>
        <w:rPr>
          <w:rtl/>
        </w:rPr>
      </w:pPr>
      <w:r w:rsidRPr="00141268">
        <w:rPr>
          <w:rFonts w:hint="cs"/>
          <w:rtl/>
        </w:rPr>
        <w:t>ר''פ</w:t>
      </w:r>
    </w:p>
    <w:p w14:paraId="73EECA81" w14:textId="77777777" w:rsidR="00B1286D" w:rsidRDefault="00B1286D" w:rsidP="00B1286D">
      <w:pPr>
        <w:rPr>
          <w:rtl/>
        </w:rPr>
      </w:pPr>
      <w:r w:rsidRPr="00196C78">
        <w:rPr>
          <w:rFonts w:ascii="BA TM • Vilna Extra-Bold" w:hAnsi="BA TM • Vilna Extra-Bold" w:cs="BA TM • Vilna Extra-Bold"/>
          <w:b/>
          <w:bCs/>
          <w:sz w:val="32"/>
          <w:rtl/>
        </w:rPr>
        <w:t xml:space="preserve">הלכתא: </w:t>
      </w:r>
      <w:r w:rsidRPr="00141268">
        <w:rPr>
          <w:rtl/>
        </w:rPr>
        <w:t xml:space="preserve">בין שמת הוא בין שמתה היא, </w:t>
      </w:r>
    </w:p>
    <w:p w14:paraId="2ADBB1AC" w14:textId="77777777" w:rsidR="00B1286D" w:rsidRDefault="00B1286D" w:rsidP="00B1286D">
      <w:pPr>
        <w:rPr>
          <w:rtl/>
        </w:rPr>
      </w:pPr>
      <w:r w:rsidRPr="00196C78">
        <w:rPr>
          <w:rFonts w:ascii="BA TM • Vilna Extra-Bold" w:hAnsi="BA TM • Vilna Extra-Bold" w:cs="BA TM • Vilna Extra-Bold" w:hint="cs"/>
          <w:b/>
          <w:bCs/>
          <w:sz w:val="32"/>
          <w:rtl/>
        </w:rPr>
        <w:t>והוא חזר בו</w:t>
      </w:r>
      <w:r w:rsidRPr="00196C78">
        <w:rPr>
          <w:rFonts w:ascii="BA TM • Vilna Extra-Bold" w:hAnsi="BA TM • Vilna Extra-Bold" w:cs="BA TM • Vilna Extra-Bold"/>
          <w:b/>
          <w:bCs/>
          <w:sz w:val="32"/>
          <w:rtl/>
        </w:rPr>
        <w:t xml:space="preserve">- </w:t>
      </w:r>
      <w:r>
        <w:rPr>
          <w:rFonts w:hint="cs"/>
          <w:rtl/>
        </w:rPr>
        <w:t>סבלונות חוזרים</w:t>
      </w:r>
      <w:r w:rsidRPr="00141268">
        <w:rPr>
          <w:rtl/>
        </w:rPr>
        <w:t xml:space="preserve">, </w:t>
      </w:r>
      <w:r>
        <w:rPr>
          <w:rFonts w:hint="cs"/>
          <w:rtl/>
        </w:rPr>
        <w:t>ולא כסף הקידושין.</w:t>
      </w:r>
      <w:r w:rsidRPr="00141268">
        <w:rPr>
          <w:rtl/>
        </w:rPr>
        <w:t xml:space="preserve"> </w:t>
      </w:r>
    </w:p>
    <w:p w14:paraId="493BE23C" w14:textId="77777777" w:rsidR="00B1286D" w:rsidRDefault="00B1286D" w:rsidP="00B1286D">
      <w:pPr>
        <w:rPr>
          <w:rtl/>
        </w:rPr>
      </w:pPr>
      <w:r w:rsidRPr="00141268">
        <w:rPr>
          <w:rFonts w:hint="cs"/>
          <w:b/>
          <w:bCs/>
          <w:rtl/>
        </w:rPr>
        <w:t xml:space="preserve">היא חזרה בה </w:t>
      </w:r>
      <w:r w:rsidRPr="00141268">
        <w:rPr>
          <w:b/>
          <w:bCs/>
          <w:rtl/>
        </w:rPr>
        <w:t>-</w:t>
      </w:r>
      <w:r w:rsidRPr="00141268">
        <w:rPr>
          <w:rtl/>
        </w:rPr>
        <w:t xml:space="preserve"> אפי' קדושי</w:t>
      </w:r>
      <w:r>
        <w:rPr>
          <w:rFonts w:hint="cs"/>
          <w:rtl/>
        </w:rPr>
        <w:t>ן</w:t>
      </w:r>
      <w:r w:rsidRPr="00141268">
        <w:rPr>
          <w:rtl/>
        </w:rPr>
        <w:t xml:space="preserve"> </w:t>
      </w:r>
      <w:r>
        <w:rPr>
          <w:rFonts w:hint="cs"/>
          <w:rtl/>
        </w:rPr>
        <w:t>חוזרים</w:t>
      </w:r>
      <w:r w:rsidRPr="00141268">
        <w:rPr>
          <w:rtl/>
        </w:rPr>
        <w:t xml:space="preserve">. </w:t>
      </w:r>
    </w:p>
    <w:p w14:paraId="1962EDF8" w14:textId="77777777" w:rsidR="00B1286D" w:rsidRPr="00141268" w:rsidRDefault="00B1286D" w:rsidP="00B1286D">
      <w:pPr>
        <w:pStyle w:val="36"/>
        <w:framePr w:wrap="notBeside"/>
        <w:rPr>
          <w:rtl/>
        </w:rPr>
      </w:pPr>
      <w:r w:rsidRPr="00141268">
        <w:rPr>
          <w:rtl/>
        </w:rPr>
        <w:t xml:space="preserve">אמימר </w:t>
      </w:r>
    </w:p>
    <w:p w14:paraId="034FF23A" w14:textId="77777777" w:rsidR="00B1286D" w:rsidRDefault="00B1286D" w:rsidP="00B1286D">
      <w:pPr>
        <w:rPr>
          <w:rtl/>
        </w:rPr>
      </w:pPr>
      <w:r w:rsidRPr="00141268">
        <w:rPr>
          <w:rtl/>
        </w:rPr>
        <w:t xml:space="preserve">קדושי לא הדרי, גזירה שמא יאמרו קדושין תופסין באחותה. </w:t>
      </w:r>
    </w:p>
    <w:p w14:paraId="2D0C5837" w14:textId="77777777" w:rsidR="00B1286D" w:rsidRPr="00141268" w:rsidRDefault="00B1286D" w:rsidP="00B1286D">
      <w:pPr>
        <w:pStyle w:val="36"/>
        <w:framePr w:wrap="notBeside"/>
        <w:rPr>
          <w:rtl/>
        </w:rPr>
      </w:pPr>
      <w:r w:rsidRPr="00141268">
        <w:rPr>
          <w:rtl/>
        </w:rPr>
        <w:t>רב אשי:</w:t>
      </w:r>
    </w:p>
    <w:p w14:paraId="4DA0F1DA" w14:textId="77777777" w:rsidR="00B1286D" w:rsidRDefault="00B1286D" w:rsidP="00B1286D">
      <w:pPr>
        <w:rPr>
          <w:rtl/>
        </w:rPr>
      </w:pPr>
      <w:r w:rsidRPr="00141268">
        <w:rPr>
          <w:rtl/>
        </w:rPr>
        <w:t xml:space="preserve">גיטה מוכיח עליה. </w:t>
      </w:r>
      <w:r w:rsidRPr="00141268">
        <w:rPr>
          <w:rStyle w:val="affffe"/>
          <w:rFonts w:hint="cs"/>
          <w:rtl/>
        </w:rPr>
        <w:t>ודחי' לדבריו</w:t>
      </w:r>
      <w:r>
        <w:rPr>
          <w:rStyle w:val="affffe"/>
          <w:rFonts w:hint="cs"/>
          <w:rtl/>
        </w:rPr>
        <w:t>:</w:t>
      </w:r>
      <w:r>
        <w:rPr>
          <w:rFonts w:hint="cs"/>
          <w:rtl/>
        </w:rPr>
        <w:t xml:space="preserve"> דיש ששמע בזה ולא בזה</w:t>
      </w:r>
      <w:r w:rsidRPr="00141268">
        <w:rPr>
          <w:rtl/>
        </w:rPr>
        <w:t>.</w:t>
      </w:r>
    </w:p>
    <w:p w14:paraId="326B07B2" w14:textId="77777777" w:rsidR="00B1286D" w:rsidRPr="001B450D" w:rsidRDefault="00B1286D" w:rsidP="00B1286D">
      <w:pPr>
        <w:pStyle w:val="aff9"/>
        <w:rPr>
          <w:del w:id="90158" w:author="מנוע עיצוב" w:date="2026-10-08T11:01:28Z"/>
          <w:rtl/>
        </w:rPr>
      </w:pPr>
      <w:del w:id="90157" w:author="מנוע עיצוב" w:date="2026-10-08T11:01:28Z">
        <w:r w:rsidRPr="001B450D">
          <w:rPr>
            <w:rFonts w:hint="cs"/>
            <w:rtl/>
          </w:rPr>
          <w:delText xml:space="preserve">***</w:delText>
        </w:r>
      </w:del>
    </w:p>
    <w:p w14:paraId="4F1306CA" w14:textId="77777777" w:rsidR="00B1286D" w:rsidRPr="00C35A2C" w:rsidRDefault="00B1286D" w:rsidP="00B1286D">
      <w:pPr>
        <w:pStyle w:val="affe"/>
        <w:framePr w:wrap="around"/>
        <w:rPr>
          <w:rtl/>
        </w:rPr>
      </w:pPr>
      <w:r>
        <w:rPr>
          <w:rtl/>
        </w:rPr>
        <w:t>ק</w:t>
      </w:r>
      <w:r>
        <w:rPr>
          <w:rFonts w:hint="cs"/>
          <w:rtl/>
        </w:rPr>
        <w:t>מה:</w:t>
      </w:r>
    </w:p>
    <w:p w14:paraId="27F84608" w14:textId="77777777" w:rsidR="00B1286D" w:rsidRPr="00C35A2C" w:rsidRDefault="00B1286D" w:rsidP="00B1286D">
      <w:pPr>
        <w:pStyle w:val="affff9"/>
        <w:rPr>
          <w:rtl/>
        </w:rPr>
      </w:pPr>
      <w:r w:rsidRPr="00C35A2C">
        <w:rPr>
          <w:rtl/>
        </w:rPr>
        <w:t>חמשה דברים נאמרו בשושבינות</w:t>
      </w:r>
    </w:p>
    <w:p w14:paraId="7AA361CA" w14:textId="77777777" w:rsidR="00B1286D" w:rsidRPr="00716083" w:rsidRDefault="00B1286D" w:rsidP="00B1286D">
      <w:pPr>
        <w:pStyle w:val="36"/>
        <w:framePr w:wrap="notBeside"/>
        <w:rPr>
          <w:rtl/>
        </w:rPr>
      </w:pPr>
      <w:r w:rsidRPr="00716083">
        <w:rPr>
          <w:rtl/>
        </w:rPr>
        <w:t>א-</w:t>
      </w:r>
    </w:p>
    <w:p w14:paraId="68EB8E1F" w14:textId="5A58CE1C" w:rsidR="00B1286D" w:rsidRDefault="00B1286D" w:rsidP="00B1286D">
      <w:pPr>
        <w:rPr>
          <w:rtl/>
        </w:rPr>
      </w:pPr>
      <w:r w:rsidRPr="00C35A2C">
        <w:rPr>
          <w:rtl/>
        </w:rPr>
        <w:t xml:space="preserve">נגבית בב"ד </w:t>
      </w:r>
      <w:r w:rsidR="00826F3A">
        <w:rPr>
          <w:rtl/>
        </w:rPr>
        <w:tab/>
      </w:r>
      <w:r w:rsidR="00826F3A">
        <w:rPr>
          <w:rtl/>
        </w:rPr>
        <w:tab/>
      </w:r>
      <w:r w:rsidR="00826F3A">
        <w:rPr>
          <w:rtl/>
        </w:rPr>
        <w:tab/>
      </w:r>
      <w:r w:rsidR="00826F3A">
        <w:rPr>
          <w:rtl/>
        </w:rPr>
        <w:tab/>
      </w:r>
      <w:r>
        <w:rPr>
          <w:rFonts w:hint="cs"/>
          <w:rtl/>
        </w:rPr>
        <w:t xml:space="preserve">- </w:t>
      </w:r>
      <w:r w:rsidRPr="00C35A2C">
        <w:rPr>
          <w:rtl/>
        </w:rPr>
        <w:t>מפני שהוא כמלווה</w:t>
      </w:r>
      <w:r>
        <w:rPr>
          <w:rStyle w:val="aff1"/>
          <w:rtl/>
        </w:rPr>
        <w:footnoteReference w:id="167"/>
      </w:r>
    </w:p>
    <w:p w14:paraId="2FB83253" w14:textId="77777777" w:rsidR="00B1286D" w:rsidRPr="00716083" w:rsidRDefault="00B1286D" w:rsidP="00B1286D">
      <w:pPr>
        <w:pStyle w:val="36"/>
        <w:framePr w:wrap="notBeside"/>
        <w:rPr>
          <w:rtl/>
        </w:rPr>
      </w:pPr>
      <w:r w:rsidRPr="00716083">
        <w:rPr>
          <w:rtl/>
        </w:rPr>
        <w:t>ב-</w:t>
      </w:r>
    </w:p>
    <w:p w14:paraId="486F65AE" w14:textId="753B9199" w:rsidR="00B1286D" w:rsidRPr="00C35A2C" w:rsidRDefault="00B1286D" w:rsidP="00B1286D">
      <w:pPr>
        <w:rPr>
          <w:rtl/>
        </w:rPr>
      </w:pPr>
      <w:r w:rsidRPr="00C35A2C">
        <w:rPr>
          <w:rtl/>
        </w:rPr>
        <w:t xml:space="preserve">וחוזרת בעונתה </w:t>
      </w:r>
      <w:r w:rsidR="00826F3A">
        <w:rPr>
          <w:rtl/>
        </w:rPr>
        <w:tab/>
      </w:r>
      <w:r w:rsidR="00826F3A">
        <w:rPr>
          <w:rtl/>
        </w:rPr>
        <w:tab/>
      </w:r>
      <w:r w:rsidR="00826F3A">
        <w:rPr>
          <w:rtl/>
        </w:rPr>
        <w:tab/>
      </w:r>
      <w:r w:rsidR="00826F3A">
        <w:rPr>
          <w:rFonts w:hint="cs"/>
          <w:rtl/>
        </w:rPr>
        <w:t>-</w:t>
      </w:r>
      <w:r>
        <w:rPr>
          <w:rFonts w:hint="cs"/>
          <w:rtl/>
        </w:rPr>
        <w:t xml:space="preserve"> שעל </w:t>
      </w:r>
      <w:r w:rsidRPr="00C35A2C">
        <w:rPr>
          <w:rtl/>
        </w:rPr>
        <w:t>דעת כן הלווהו</w:t>
      </w:r>
    </w:p>
    <w:p w14:paraId="749CA1A5" w14:textId="77777777" w:rsidR="00B1286D" w:rsidRPr="00716083" w:rsidRDefault="00B1286D" w:rsidP="00B1286D">
      <w:pPr>
        <w:pStyle w:val="36"/>
        <w:framePr w:wrap="notBeside"/>
        <w:rPr>
          <w:rtl/>
        </w:rPr>
      </w:pPr>
      <w:r w:rsidRPr="00716083">
        <w:rPr>
          <w:rtl/>
        </w:rPr>
        <w:t>ג-</w:t>
      </w:r>
    </w:p>
    <w:p w14:paraId="37F22430" w14:textId="5D55FE57" w:rsidR="00B1286D" w:rsidRDefault="00B1286D" w:rsidP="00B1286D">
      <w:pPr>
        <w:rPr>
          <w:rtl/>
        </w:rPr>
      </w:pPr>
      <w:r w:rsidRPr="00C35A2C">
        <w:rPr>
          <w:rtl/>
        </w:rPr>
        <w:t>אין בה משום ריבית</w:t>
      </w:r>
      <w:r w:rsidR="00826F3A">
        <w:rPr>
          <w:rtl/>
        </w:rPr>
        <w:tab/>
      </w:r>
      <w:r>
        <w:rPr>
          <w:rFonts w:hint="cs"/>
          <w:rtl/>
        </w:rPr>
        <w:t xml:space="preserve">- </w:t>
      </w:r>
      <w:r w:rsidRPr="00C35A2C">
        <w:rPr>
          <w:rtl/>
        </w:rPr>
        <w:t xml:space="preserve"> </w:t>
      </w:r>
      <w:r>
        <w:rPr>
          <w:rFonts w:hint="cs"/>
          <w:rtl/>
        </w:rPr>
        <w:t>שלא הביא על דעת זה.</w:t>
      </w:r>
    </w:p>
    <w:p w14:paraId="5F6318FB" w14:textId="77777777" w:rsidR="00B1286D" w:rsidRPr="00716083" w:rsidRDefault="00B1286D" w:rsidP="00B1286D">
      <w:pPr>
        <w:pStyle w:val="36"/>
        <w:framePr w:wrap="notBeside"/>
        <w:rPr>
          <w:rtl/>
        </w:rPr>
      </w:pPr>
      <w:r w:rsidRPr="00716083">
        <w:rPr>
          <w:rtl/>
        </w:rPr>
        <w:t>ד-</w:t>
      </w:r>
    </w:p>
    <w:p w14:paraId="77C24353" w14:textId="77777777" w:rsidR="00B1286D" w:rsidRDefault="00B1286D" w:rsidP="00B1286D">
      <w:pPr>
        <w:rPr>
          <w:rtl/>
        </w:rPr>
      </w:pPr>
      <w:r w:rsidRPr="00C35A2C">
        <w:rPr>
          <w:rtl/>
        </w:rPr>
        <w:t xml:space="preserve">ואין השביעית משמטת </w:t>
      </w:r>
      <w:r>
        <w:rPr>
          <w:rFonts w:hint="cs"/>
          <w:rtl/>
        </w:rPr>
        <w:t xml:space="preserve">- </w:t>
      </w:r>
      <w:r w:rsidRPr="00C35A2C">
        <w:rPr>
          <w:rtl/>
        </w:rPr>
        <w:t xml:space="preserve">דלא קרינא ביה </w:t>
      </w:r>
      <w:r w:rsidRPr="00196C78">
        <w:rPr>
          <w:rStyle w:val="affff8"/>
          <w:rtl/>
        </w:rPr>
        <w:t>לא יגוש</w:t>
      </w:r>
    </w:p>
    <w:p w14:paraId="729DC7CD" w14:textId="77777777" w:rsidR="00B1286D" w:rsidRPr="00716083" w:rsidRDefault="00B1286D" w:rsidP="00B1286D">
      <w:pPr>
        <w:pStyle w:val="36"/>
        <w:framePr w:wrap="notBeside"/>
        <w:rPr>
          <w:rtl/>
        </w:rPr>
      </w:pPr>
      <w:r w:rsidRPr="00716083">
        <w:rPr>
          <w:rtl/>
        </w:rPr>
        <w:t>ה-</w:t>
      </w:r>
    </w:p>
    <w:p w14:paraId="2A06FF08" w14:textId="77777777" w:rsidR="00B1286D" w:rsidRDefault="00B1286D" w:rsidP="00B1286D">
      <w:pPr>
        <w:rPr>
          <w:rtl/>
        </w:rPr>
      </w:pPr>
      <w:r w:rsidRPr="00C35A2C">
        <w:rPr>
          <w:rtl/>
        </w:rPr>
        <w:t xml:space="preserve">ואין הבכור נוטל פ"ש </w:t>
      </w:r>
      <w:r>
        <w:rPr>
          <w:rFonts w:hint="cs"/>
          <w:rtl/>
        </w:rPr>
        <w:t xml:space="preserve">- </w:t>
      </w:r>
      <w:r w:rsidRPr="00C35A2C">
        <w:rPr>
          <w:rtl/>
        </w:rPr>
        <w:t>דה"ל ראוי</w:t>
      </w:r>
    </w:p>
    <w:p w14:paraId="69729D9C" w14:textId="77777777" w:rsidR="00B1286D" w:rsidRPr="00EF2897" w:rsidRDefault="00B1286D" w:rsidP="00B1286D">
      <w:pPr>
        <w:pStyle w:val="affff9"/>
        <w:rPr>
          <w:rtl/>
        </w:rPr>
      </w:pPr>
      <w:r w:rsidRPr="00EF2897">
        <w:rPr>
          <w:rFonts w:hint="cs"/>
          <w:rtl/>
        </w:rPr>
        <w:lastRenderedPageBreak/>
        <w:t>ר''כ:</w:t>
      </w:r>
      <w:r w:rsidRPr="00EF2897">
        <w:t xml:space="preserve"> </w:t>
      </w:r>
      <w:r w:rsidRPr="00EF2897">
        <w:rPr>
          <w:rFonts w:hint="cs"/>
          <w:rtl/>
        </w:rPr>
        <w:t xml:space="preserve">כללא </w:t>
      </w:r>
      <w:r w:rsidRPr="00EF2897">
        <w:rPr>
          <w:rtl/>
        </w:rPr>
        <w:t xml:space="preserve">דשושבינותא: </w:t>
      </w:r>
    </w:p>
    <w:p w14:paraId="6D15635A" w14:textId="563E237E" w:rsidR="00B1286D" w:rsidRDefault="00B1286D" w:rsidP="00B1286D">
      <w:pPr>
        <w:rPr>
          <w:rtl/>
        </w:rPr>
      </w:pPr>
      <w:r w:rsidRPr="00826F3A">
        <w:rPr>
          <w:rStyle w:val="afff8"/>
          <w:rFonts w:hint="cs"/>
          <w:b w:val="0"/>
          <w:rtl/>
        </w:rPr>
        <w:t>היה בעיר</w:t>
      </w:r>
      <w:r w:rsidRPr="00826F3A">
        <w:rPr>
          <w:rStyle w:val="afff8"/>
          <w:rFonts w:hint="cs"/>
          <w:rtl/>
        </w:rPr>
        <w:t xml:space="preserve"> </w:t>
      </w:r>
      <w:r>
        <w:rPr>
          <w:rFonts w:hint="cs"/>
          <w:rtl/>
        </w:rPr>
        <w:t xml:space="preserve">צריך להביא, </w:t>
      </w:r>
      <w:r w:rsidR="00826F3A">
        <w:rPr>
          <w:rtl/>
        </w:rPr>
        <w:tab/>
      </w:r>
      <w:r w:rsidRPr="00826F3A">
        <w:rPr>
          <w:rStyle w:val="afff8"/>
          <w:rFonts w:hint="cs"/>
          <w:b w:val="0"/>
          <w:rtl/>
        </w:rPr>
        <w:t>שמע קול</w:t>
      </w:r>
      <w:r w:rsidRPr="00826F3A">
        <w:rPr>
          <w:rStyle w:val="afff8"/>
          <w:rFonts w:hint="cs"/>
          <w:rtl/>
        </w:rPr>
        <w:t xml:space="preserve"> </w:t>
      </w:r>
      <w:r w:rsidRPr="00716083">
        <w:rPr>
          <w:rStyle w:val="afffff0"/>
          <w:rFonts w:hint="cs"/>
          <w:rtl/>
        </w:rPr>
        <w:t>פעמונים המבשרים</w:t>
      </w:r>
      <w:r>
        <w:rPr>
          <w:rStyle w:val="afffff0"/>
          <w:rFonts w:hint="cs"/>
          <w:rtl/>
        </w:rPr>
        <w:t xml:space="preserve"> </w:t>
      </w:r>
      <w:r w:rsidR="00826F3A">
        <w:rPr>
          <w:rFonts w:hint="cs"/>
          <w:rtl/>
        </w:rPr>
        <w:t xml:space="preserve">- </w:t>
      </w:r>
      <w:r>
        <w:rPr>
          <w:rFonts w:hint="cs"/>
          <w:rtl/>
        </w:rPr>
        <w:t xml:space="preserve">צריך להביא </w:t>
      </w:r>
    </w:p>
    <w:p w14:paraId="6891734C" w14:textId="19E3FF04" w:rsidR="00B1286D" w:rsidRDefault="00B1286D" w:rsidP="00CB2A44">
      <w:pPr>
        <w:spacing w:after="60"/>
        <w:rPr>
          <w:rtl/>
        </w:rPr>
      </w:pPr>
      <w:r w:rsidRPr="00826F3A">
        <w:rPr>
          <w:rStyle w:val="afff8"/>
          <w:b w:val="0"/>
          <w:rtl/>
        </w:rPr>
        <w:t xml:space="preserve">לא שמע </w:t>
      </w:r>
      <w:r w:rsidRPr="00826F3A">
        <w:rPr>
          <w:rStyle w:val="afff8"/>
          <w:rFonts w:hint="cs"/>
          <w:b w:val="0"/>
          <w:rtl/>
        </w:rPr>
        <w:t>קול בשורה</w:t>
      </w:r>
      <w:r w:rsidR="00826F3A">
        <w:rPr>
          <w:rStyle w:val="afff8"/>
          <w:rtl/>
        </w:rPr>
        <w:tab/>
      </w:r>
      <w:r w:rsidRPr="00826F3A">
        <w:rPr>
          <w:rStyle w:val="afff8"/>
          <w:rtl/>
        </w:rPr>
        <w:t xml:space="preserve">- </w:t>
      </w:r>
      <w:r>
        <w:rPr>
          <w:rFonts w:hint="cs"/>
          <w:rtl/>
        </w:rPr>
        <w:t>צריך להודיעו</w:t>
      </w:r>
      <w:r w:rsidRPr="00716083">
        <w:rPr>
          <w:szCs w:val="22"/>
          <w:rtl/>
        </w:rPr>
        <w:t xml:space="preserve">, </w:t>
      </w:r>
      <w:r>
        <w:rPr>
          <w:rFonts w:hint="cs"/>
          <w:rtl/>
        </w:rPr>
        <w:t xml:space="preserve">ויש לו תרעומת ומשלם </w:t>
      </w:r>
    </w:p>
    <w:p w14:paraId="2F011156" w14:textId="77777777" w:rsidR="00B1286D" w:rsidRPr="00716083" w:rsidRDefault="00B1286D" w:rsidP="00B1286D">
      <w:pPr>
        <w:pStyle w:val="36"/>
        <w:framePr w:wrap="notBeside"/>
        <w:rPr>
          <w:rtl/>
        </w:rPr>
      </w:pPr>
      <w:r w:rsidRPr="00716083">
        <w:rPr>
          <w:rFonts w:hint="cs"/>
          <w:rtl/>
        </w:rPr>
        <w:t xml:space="preserve">אביי </w:t>
      </w:r>
    </w:p>
    <w:p w14:paraId="5702EB34" w14:textId="77777777" w:rsidR="00B1286D" w:rsidRDefault="00B1286D" w:rsidP="00B1286D">
      <w:pPr>
        <w:rPr>
          <w:rtl/>
        </w:rPr>
      </w:pPr>
      <w:r w:rsidRPr="00716083">
        <w:rPr>
          <w:rStyle w:val="affffe"/>
          <w:rtl/>
        </w:rPr>
        <w:t>בני גננא,</w:t>
      </w:r>
      <w:r w:rsidRPr="00716083">
        <w:rPr>
          <w:szCs w:val="22"/>
          <w:rtl/>
        </w:rPr>
        <w:t xml:space="preserve"> </w:t>
      </w:r>
      <w:r w:rsidRPr="00196C78">
        <w:rPr>
          <w:rtl/>
        </w:rPr>
        <w:t xml:space="preserve">עד זוז </w:t>
      </w:r>
      <w:r w:rsidRPr="00196C78">
        <w:rPr>
          <w:rFonts w:hint="cs"/>
          <w:rtl/>
        </w:rPr>
        <w:t>שיעור אכילתו המינמלית</w:t>
      </w:r>
      <w:r>
        <w:rPr>
          <w:rFonts w:hint="cs"/>
          <w:rtl/>
        </w:rPr>
        <w:t xml:space="preserve"> של אדם, </w:t>
      </w:r>
    </w:p>
    <w:p w14:paraId="2606175D" w14:textId="77777777" w:rsidR="00B1286D" w:rsidRPr="00716083" w:rsidRDefault="00B1286D" w:rsidP="00B1286D">
      <w:pPr>
        <w:rPr>
          <w:rStyle w:val="afffff0"/>
          <w:rtl/>
        </w:rPr>
      </w:pPr>
      <w:r>
        <w:rPr>
          <w:rFonts w:hint="cs"/>
          <w:rtl/>
        </w:rPr>
        <w:t xml:space="preserve">עד ארבע אוכל חצי, יותר מכאן כל אחד כפי חשיבותו </w:t>
      </w:r>
      <w:r w:rsidRPr="00716083">
        <w:rPr>
          <w:rStyle w:val="afffff0"/>
          <w:rFonts w:hint="cs"/>
          <w:rtl/>
        </w:rPr>
        <w:t xml:space="preserve">[ומתנתו] </w:t>
      </w:r>
    </w:p>
    <w:p w14:paraId="52BB0CB9" w14:textId="77777777" w:rsidR="00B1286D" w:rsidRDefault="00B1286D" w:rsidP="00B1286D">
      <w:pPr>
        <w:pStyle w:val="aff9"/>
        <w:rPr>
          <w:rtl/>
        </w:rPr>
      </w:pPr>
      <w:r>
        <w:rPr>
          <w:rFonts w:hint="cs"/>
          <w:rtl/>
        </w:rPr>
        <w:t>***</w:t>
      </w:r>
    </w:p>
    <w:p w14:paraId="6CE3E90D" w14:textId="7216DA84" w:rsidR="00B1286D" w:rsidRPr="00716083" w:rsidRDefault="00B1286D" w:rsidP="00B1286D">
      <w:pPr>
        <w:pStyle w:val="36"/>
        <w:framePr w:wrap="notBeside"/>
        <w:rPr>
          <w:rtl/>
        </w:rPr>
      </w:pPr>
      <w:r w:rsidRPr="00716083">
        <w:rPr>
          <w:rFonts w:hint="cs"/>
          <w:rtl/>
        </w:rPr>
        <w:t>ת''ר</w:t>
      </w:r>
      <w:r w:rsidRPr="00716083">
        <w:rPr>
          <w:rtl/>
        </w:rPr>
        <w:t>:</w:t>
      </w:r>
      <w:r w:rsidR="009B019A">
        <w:rPr>
          <w:rFonts w:hint="cs"/>
          <w:rtl/>
        </w:rPr>
        <w:t xml:space="preserve"> א.</w:t>
      </w:r>
    </w:p>
    <w:p w14:paraId="7E707B60" w14:textId="77777777" w:rsidR="00B1286D" w:rsidRPr="00EF2897" w:rsidRDefault="00B1286D" w:rsidP="00B1286D">
      <w:pPr>
        <w:rPr>
          <w:rStyle w:val="afff8"/>
          <w:rtl/>
        </w:rPr>
      </w:pPr>
      <w:r w:rsidRPr="00EF2897">
        <w:rPr>
          <w:rStyle w:val="afff8"/>
          <w:rtl/>
        </w:rPr>
        <w:t xml:space="preserve">עשה עמו בפומבי, ובקש לעשות עמו בצנעא </w:t>
      </w:r>
    </w:p>
    <w:p w14:paraId="3C3A0231" w14:textId="77777777" w:rsidR="00B1286D" w:rsidRPr="00716083" w:rsidRDefault="00B1286D" w:rsidP="00B1286D">
      <w:pPr>
        <w:pStyle w:val="36"/>
        <w:framePr w:wrap="notBeside"/>
        <w:rPr>
          <w:rtl/>
        </w:rPr>
      </w:pPr>
      <w:r w:rsidRPr="00716083">
        <w:rPr>
          <w:rtl/>
        </w:rPr>
        <w:t>-</w:t>
      </w:r>
    </w:p>
    <w:p w14:paraId="1872F66F" w14:textId="77777777" w:rsidR="00B1286D" w:rsidRDefault="00B1286D" w:rsidP="00B1286D">
      <w:pPr>
        <w:rPr>
          <w:rtl/>
        </w:rPr>
      </w:pPr>
      <w:r w:rsidRPr="00716083">
        <w:rPr>
          <w:rStyle w:val="affffe"/>
          <w:rtl/>
        </w:rPr>
        <w:t>יכול לומר לו:</w:t>
      </w:r>
      <w:r w:rsidRPr="00716083">
        <w:rPr>
          <w:szCs w:val="22"/>
          <w:rtl/>
        </w:rPr>
        <w:t xml:space="preserve"> </w:t>
      </w:r>
      <w:r w:rsidRPr="00EF2897">
        <w:rPr>
          <w:rtl/>
        </w:rPr>
        <w:t>בפומבי אעשה עמך, כדרך שעשית עמי;</w:t>
      </w:r>
      <w:r w:rsidRPr="00716083">
        <w:rPr>
          <w:szCs w:val="22"/>
          <w:rtl/>
        </w:rPr>
        <w:t xml:space="preserve"> </w:t>
      </w:r>
      <w:r>
        <w:rPr>
          <w:rStyle w:val="aff1"/>
          <w:rtl/>
        </w:rPr>
        <w:footnoteReference w:id="168"/>
      </w:r>
    </w:p>
    <w:p w14:paraId="2DF68078" w14:textId="77777777" w:rsidR="009B019A" w:rsidRPr="009B019A" w:rsidRDefault="009B019A" w:rsidP="009B019A">
      <w:pPr>
        <w:pStyle w:val="36"/>
        <w:framePr w:wrap="notBeside"/>
        <w:rPr>
          <w:rtl/>
        </w:rPr>
      </w:pPr>
      <w:r w:rsidRPr="009B019A">
        <w:rPr>
          <w:rFonts w:hint="cs"/>
          <w:rtl/>
        </w:rPr>
        <w:t>ב.</w:t>
      </w:r>
    </w:p>
    <w:p w14:paraId="0D64B1A1" w14:textId="0A248134" w:rsidR="00B1286D" w:rsidRPr="00826F3A" w:rsidRDefault="00B1286D" w:rsidP="00B1286D">
      <w:pPr>
        <w:rPr>
          <w:rStyle w:val="afff8"/>
          <w:b w:val="0"/>
          <w:rtl/>
        </w:rPr>
      </w:pPr>
      <w:r w:rsidRPr="00826F3A">
        <w:rPr>
          <w:rStyle w:val="afff8"/>
          <w:b w:val="0"/>
          <w:rtl/>
        </w:rPr>
        <w:t xml:space="preserve">עשה עמו בבתולה, ובקש לעשות עמו באלמנה </w:t>
      </w:r>
    </w:p>
    <w:p w14:paraId="6AFF34E5" w14:textId="77777777" w:rsidR="00B1286D" w:rsidRPr="00716083" w:rsidRDefault="00B1286D" w:rsidP="00B1286D">
      <w:pPr>
        <w:pStyle w:val="36"/>
        <w:framePr w:wrap="notBeside"/>
        <w:rPr>
          <w:rtl/>
        </w:rPr>
      </w:pPr>
      <w:r w:rsidRPr="00716083">
        <w:rPr>
          <w:rtl/>
        </w:rPr>
        <w:t>-</w:t>
      </w:r>
    </w:p>
    <w:p w14:paraId="5B9D1300" w14:textId="77777777" w:rsidR="00B1286D" w:rsidRPr="00EF2897" w:rsidRDefault="00B1286D" w:rsidP="00B1286D">
      <w:pPr>
        <w:rPr>
          <w:rtl/>
        </w:rPr>
      </w:pPr>
      <w:r w:rsidRPr="00716083">
        <w:rPr>
          <w:rStyle w:val="affffe"/>
          <w:rtl/>
        </w:rPr>
        <w:t>יכול לומר לו:</w:t>
      </w:r>
      <w:r w:rsidRPr="00716083">
        <w:rPr>
          <w:szCs w:val="22"/>
          <w:rtl/>
        </w:rPr>
        <w:t xml:space="preserve"> </w:t>
      </w:r>
      <w:r w:rsidRPr="00EF2897">
        <w:rPr>
          <w:rtl/>
        </w:rPr>
        <w:t xml:space="preserve">בבתולה אעשה עמך, כדרך שעשית עמי; </w:t>
      </w:r>
    </w:p>
    <w:p w14:paraId="714220E2" w14:textId="77777777" w:rsidR="009B019A" w:rsidRPr="009B019A" w:rsidRDefault="009B019A" w:rsidP="009B019A">
      <w:pPr>
        <w:pStyle w:val="36"/>
        <w:framePr w:wrap="notBeside"/>
        <w:rPr>
          <w:rtl/>
        </w:rPr>
      </w:pPr>
      <w:r w:rsidRPr="009B019A">
        <w:rPr>
          <w:rFonts w:hint="cs"/>
          <w:rtl/>
        </w:rPr>
        <w:t>ג.</w:t>
      </w:r>
    </w:p>
    <w:p w14:paraId="33EED0BA" w14:textId="4C764BAE" w:rsidR="00B1286D" w:rsidRPr="00826F3A" w:rsidRDefault="009B019A" w:rsidP="00B1286D">
      <w:pPr>
        <w:rPr>
          <w:rStyle w:val="afff8"/>
          <w:b w:val="0"/>
          <w:rtl/>
        </w:rPr>
      </w:pPr>
      <w:r w:rsidRPr="00826F3A">
        <w:rPr>
          <w:rStyle w:val="afff8"/>
          <w:rFonts w:hint="cs"/>
          <w:b w:val="0"/>
          <w:rtl/>
        </w:rPr>
        <w:t xml:space="preserve"> </w:t>
      </w:r>
      <w:r w:rsidR="00B1286D" w:rsidRPr="00826F3A">
        <w:rPr>
          <w:rStyle w:val="afff8"/>
          <w:b w:val="0"/>
          <w:rtl/>
        </w:rPr>
        <w:t xml:space="preserve">עשה עמו בשניה, ובקש לעשות עמו בראשונה </w:t>
      </w:r>
    </w:p>
    <w:p w14:paraId="46616181" w14:textId="77777777" w:rsidR="00B1286D" w:rsidRPr="00716083" w:rsidRDefault="00B1286D" w:rsidP="00B1286D">
      <w:pPr>
        <w:pStyle w:val="36"/>
        <w:framePr w:wrap="notBeside"/>
        <w:rPr>
          <w:rtl/>
        </w:rPr>
      </w:pPr>
      <w:r w:rsidRPr="00716083">
        <w:rPr>
          <w:rtl/>
        </w:rPr>
        <w:t>-</w:t>
      </w:r>
    </w:p>
    <w:p w14:paraId="20E662DD" w14:textId="77777777" w:rsidR="00B1286D" w:rsidRPr="00EF2897" w:rsidRDefault="00B1286D" w:rsidP="00B1286D">
      <w:pPr>
        <w:rPr>
          <w:rtl/>
        </w:rPr>
      </w:pPr>
      <w:r w:rsidRPr="00716083">
        <w:rPr>
          <w:rStyle w:val="affffe"/>
          <w:rtl/>
        </w:rPr>
        <w:t>יכול לומר לו:</w:t>
      </w:r>
      <w:r w:rsidRPr="00716083">
        <w:rPr>
          <w:szCs w:val="22"/>
          <w:rtl/>
        </w:rPr>
        <w:t xml:space="preserve"> </w:t>
      </w:r>
      <w:r w:rsidRPr="00EF2897">
        <w:rPr>
          <w:rtl/>
        </w:rPr>
        <w:t xml:space="preserve">לכשתשא אשה אחרת אעשה עמך, </w:t>
      </w:r>
    </w:p>
    <w:p w14:paraId="061E25F8" w14:textId="77777777" w:rsidR="009B019A" w:rsidRPr="009B019A" w:rsidRDefault="009B019A" w:rsidP="009B019A">
      <w:pPr>
        <w:pStyle w:val="36"/>
        <w:framePr w:wrap="notBeside"/>
        <w:rPr>
          <w:rtl/>
        </w:rPr>
      </w:pPr>
      <w:r w:rsidRPr="009B019A">
        <w:rPr>
          <w:rFonts w:hint="cs"/>
          <w:rtl/>
        </w:rPr>
        <w:t>ד.</w:t>
      </w:r>
    </w:p>
    <w:p w14:paraId="416B7953" w14:textId="2729B554" w:rsidR="00B1286D" w:rsidRPr="00826F3A" w:rsidRDefault="009B019A" w:rsidP="00B1286D">
      <w:pPr>
        <w:rPr>
          <w:rStyle w:val="afff8"/>
          <w:b w:val="0"/>
          <w:rtl/>
        </w:rPr>
      </w:pPr>
      <w:r w:rsidRPr="00826F3A">
        <w:rPr>
          <w:rStyle w:val="afff8"/>
          <w:rFonts w:hint="cs"/>
          <w:b w:val="0"/>
          <w:rtl/>
        </w:rPr>
        <w:t xml:space="preserve"> </w:t>
      </w:r>
      <w:r w:rsidR="00B1286D" w:rsidRPr="00826F3A">
        <w:rPr>
          <w:rStyle w:val="afff8"/>
          <w:b w:val="0"/>
          <w:rtl/>
        </w:rPr>
        <w:t xml:space="preserve">עשה עמו באחת, ובקש לעשות עמו בשתים </w:t>
      </w:r>
    </w:p>
    <w:p w14:paraId="531A321A" w14:textId="77777777" w:rsidR="00B1286D" w:rsidRPr="00716083" w:rsidRDefault="00B1286D" w:rsidP="00B1286D">
      <w:pPr>
        <w:pStyle w:val="36"/>
        <w:framePr w:wrap="notBeside"/>
        <w:rPr>
          <w:rtl/>
        </w:rPr>
      </w:pPr>
      <w:r w:rsidRPr="00716083">
        <w:rPr>
          <w:rtl/>
        </w:rPr>
        <w:t>-</w:t>
      </w:r>
    </w:p>
    <w:p w14:paraId="2F00FE31" w14:textId="77777777" w:rsidR="00B1286D" w:rsidRPr="00EF2897" w:rsidRDefault="00B1286D" w:rsidP="00B1286D">
      <w:pPr>
        <w:rPr>
          <w:rtl/>
        </w:rPr>
      </w:pPr>
      <w:r w:rsidRPr="00716083">
        <w:rPr>
          <w:rStyle w:val="affffe"/>
          <w:rtl/>
        </w:rPr>
        <w:t xml:space="preserve"> יכול לומר לו:</w:t>
      </w:r>
      <w:r w:rsidRPr="00716083">
        <w:rPr>
          <w:szCs w:val="22"/>
          <w:rtl/>
        </w:rPr>
        <w:t xml:space="preserve"> </w:t>
      </w:r>
      <w:r w:rsidRPr="00EF2897">
        <w:rPr>
          <w:rtl/>
        </w:rPr>
        <w:t>באחת אעשה עמך, כדרך שעשית עמי</w:t>
      </w:r>
    </w:p>
    <w:p w14:paraId="5424631C" w14:textId="77777777" w:rsidR="00B1286D" w:rsidRPr="00EF2897" w:rsidRDefault="00B1286D" w:rsidP="00B1286D">
      <w:pPr>
        <w:pStyle w:val="aff9"/>
        <w:rPr>
          <w:rtl/>
        </w:rPr>
      </w:pPr>
      <w:r w:rsidRPr="00EF2897">
        <w:rPr>
          <w:rFonts w:hint="cs"/>
          <w:rtl/>
        </w:rPr>
        <w:t>***</w:t>
      </w:r>
    </w:p>
    <w:p w14:paraId="12FB03B0" w14:textId="77777777" w:rsidR="00B1286D" w:rsidRPr="00716083" w:rsidRDefault="00B1286D" w:rsidP="00B1286D">
      <w:pPr>
        <w:pStyle w:val="36"/>
        <w:framePr w:wrap="notBeside"/>
        <w:rPr>
          <w:rtl/>
        </w:rPr>
      </w:pPr>
      <w:r w:rsidRPr="00716083">
        <w:rPr>
          <w:rtl/>
        </w:rPr>
        <w:t>ת"ר</w:t>
      </w:r>
    </w:p>
    <w:p w14:paraId="42C93A99" w14:textId="77777777" w:rsidR="00B1286D" w:rsidRDefault="00B1286D" w:rsidP="00B1286D">
      <w:pPr>
        <w:rPr>
          <w:rStyle w:val="afffff0"/>
          <w:rtl/>
        </w:rPr>
      </w:pPr>
      <w:r w:rsidRPr="0081371E">
        <w:rPr>
          <w:rStyle w:val="afff8"/>
          <w:rtl/>
        </w:rPr>
        <w:t>עתיר נכסים עתיר פומבי</w:t>
      </w:r>
      <w:r>
        <w:rPr>
          <w:rStyle w:val="afff8"/>
          <w:rFonts w:hint="cs"/>
          <w:rtl/>
        </w:rPr>
        <w:t xml:space="preserve"> </w:t>
      </w:r>
      <w:r w:rsidRPr="00716083">
        <w:rPr>
          <w:rStyle w:val="afffff0"/>
          <w:rtl/>
        </w:rPr>
        <w:t>[עושר הגלוי כגון בהמות]</w:t>
      </w:r>
    </w:p>
    <w:p w14:paraId="3CD9DA3F" w14:textId="31E5238A" w:rsidR="00B1286D" w:rsidRPr="00716083" w:rsidRDefault="00B1286D" w:rsidP="00B1286D">
      <w:pPr>
        <w:pStyle w:val="36"/>
        <w:framePr w:wrap="notBeside"/>
        <w:rPr>
          <w:rtl/>
        </w:rPr>
      </w:pPr>
      <w:r w:rsidRPr="00716083">
        <w:rPr>
          <w:rtl/>
        </w:rPr>
        <w:t>-</w:t>
      </w:r>
      <w:r w:rsidR="00DC4DA8">
        <w:rPr>
          <w:rFonts w:hint="cs"/>
          <w:rtl/>
        </w:rPr>
        <w:t>זהו</w:t>
      </w:r>
    </w:p>
    <w:p w14:paraId="0C96747D" w14:textId="77777777" w:rsidR="00B1286D" w:rsidRDefault="00B1286D" w:rsidP="00B1286D">
      <w:pPr>
        <w:rPr>
          <w:rFonts w:ascii="FontbitDavid" w:hAnsi="FontbitDavid"/>
          <w:rtl/>
        </w:rPr>
      </w:pPr>
      <w:r w:rsidRPr="00C35A2C">
        <w:rPr>
          <w:rFonts w:ascii="FontbitDavid" w:hAnsi="FontbitDavid"/>
          <w:rtl/>
        </w:rPr>
        <w:t>בעל הגדות שיכול לדרוש בכ"מ</w:t>
      </w:r>
    </w:p>
    <w:p w14:paraId="02FF8B79" w14:textId="77777777" w:rsidR="00B1286D" w:rsidRPr="00C35A2C" w:rsidRDefault="00B1286D" w:rsidP="00B1286D">
      <w:pPr>
        <w:rPr>
          <w:rtl/>
        </w:rPr>
      </w:pPr>
      <w:r w:rsidRPr="0081371E">
        <w:rPr>
          <w:rStyle w:val="afff8"/>
          <w:rtl/>
        </w:rPr>
        <w:t>עתיר סלעים</w:t>
      </w:r>
      <w:r w:rsidRPr="00C35A2C">
        <w:rPr>
          <w:rtl/>
        </w:rPr>
        <w:t xml:space="preserve"> </w:t>
      </w:r>
      <w:r w:rsidRPr="00716083">
        <w:rPr>
          <w:rStyle w:val="afffff0"/>
          <w:rtl/>
        </w:rPr>
        <w:t>[שולחני]</w:t>
      </w:r>
      <w:r w:rsidRPr="00C35A2C">
        <w:rPr>
          <w:rtl/>
        </w:rPr>
        <w:t xml:space="preserve"> </w:t>
      </w:r>
      <w:r w:rsidRPr="0081371E">
        <w:rPr>
          <w:rStyle w:val="afff8"/>
          <w:rtl/>
        </w:rPr>
        <w:t>עתיר תקוע</w:t>
      </w:r>
      <w:r w:rsidRPr="00C35A2C">
        <w:rPr>
          <w:rtl/>
        </w:rPr>
        <w:t xml:space="preserve"> </w:t>
      </w:r>
      <w:r w:rsidRPr="00716083">
        <w:rPr>
          <w:rStyle w:val="afffff0"/>
          <w:rtl/>
        </w:rPr>
        <w:t>[או דתקע אוהלו או דשם עיר היא]</w:t>
      </w:r>
    </w:p>
    <w:p w14:paraId="20964CF1" w14:textId="52686F01" w:rsidR="00B1286D" w:rsidRPr="00716083" w:rsidRDefault="00B1286D" w:rsidP="00B1286D">
      <w:pPr>
        <w:pStyle w:val="36"/>
        <w:framePr w:wrap="notBeside"/>
        <w:rPr>
          <w:rtl/>
        </w:rPr>
      </w:pPr>
      <w:r w:rsidRPr="00716083">
        <w:rPr>
          <w:rtl/>
        </w:rPr>
        <w:t>-</w:t>
      </w:r>
      <w:r w:rsidR="00DC4DA8">
        <w:rPr>
          <w:rFonts w:hint="cs"/>
          <w:rtl/>
        </w:rPr>
        <w:t>זהו</w:t>
      </w:r>
    </w:p>
    <w:p w14:paraId="411284EE" w14:textId="77777777" w:rsidR="00B1286D" w:rsidRDefault="00B1286D" w:rsidP="00B1286D">
      <w:pPr>
        <w:rPr>
          <w:rtl/>
        </w:rPr>
      </w:pPr>
      <w:r w:rsidRPr="00C35A2C">
        <w:rPr>
          <w:rtl/>
        </w:rPr>
        <w:t>בעל פלפול שמרוויח תמיד בפלפולו</w:t>
      </w:r>
    </w:p>
    <w:p w14:paraId="7E8284F6" w14:textId="77777777" w:rsidR="00B1286D" w:rsidRPr="00C35A2C" w:rsidRDefault="00B1286D" w:rsidP="00B1286D">
      <w:pPr>
        <w:rPr>
          <w:rtl/>
        </w:rPr>
      </w:pPr>
      <w:r w:rsidRPr="0081371E">
        <w:rPr>
          <w:rStyle w:val="afff8"/>
          <w:rtl/>
        </w:rPr>
        <w:t>עתיר משח</w:t>
      </w:r>
      <w:r w:rsidRPr="00C35A2C">
        <w:rPr>
          <w:rtl/>
        </w:rPr>
        <w:t xml:space="preserve"> </w:t>
      </w:r>
      <w:r w:rsidRPr="00716083">
        <w:rPr>
          <w:rStyle w:val="afffff0"/>
          <w:rtl/>
        </w:rPr>
        <w:t>[דבר המדוד]</w:t>
      </w:r>
      <w:r w:rsidRPr="00C35A2C">
        <w:rPr>
          <w:rtl/>
        </w:rPr>
        <w:t xml:space="preserve"> </w:t>
      </w:r>
      <w:r w:rsidRPr="0081371E">
        <w:rPr>
          <w:rStyle w:val="afff8"/>
          <w:rtl/>
        </w:rPr>
        <w:t>עתיר כמס</w:t>
      </w:r>
      <w:r w:rsidRPr="00C35A2C">
        <w:rPr>
          <w:rtl/>
        </w:rPr>
        <w:t xml:space="preserve"> </w:t>
      </w:r>
      <w:r w:rsidRPr="00716083">
        <w:rPr>
          <w:rStyle w:val="afffff0"/>
          <w:rtl/>
        </w:rPr>
        <w:t>[דבר האצור]</w:t>
      </w:r>
    </w:p>
    <w:p w14:paraId="7033BDC9" w14:textId="735E1DE8" w:rsidR="00B1286D" w:rsidRPr="00716083" w:rsidRDefault="00B1286D" w:rsidP="00B1286D">
      <w:pPr>
        <w:pStyle w:val="36"/>
        <w:framePr w:wrap="notBeside"/>
        <w:rPr>
          <w:rtl/>
        </w:rPr>
      </w:pPr>
      <w:r w:rsidRPr="00716083">
        <w:rPr>
          <w:rtl/>
        </w:rPr>
        <w:t>-</w:t>
      </w:r>
      <w:r w:rsidR="00DC4DA8">
        <w:rPr>
          <w:rFonts w:hint="cs"/>
          <w:rtl/>
        </w:rPr>
        <w:t>זהו</w:t>
      </w:r>
    </w:p>
    <w:p w14:paraId="0C04C1EE" w14:textId="77777777" w:rsidR="00B1286D" w:rsidRDefault="00B1286D" w:rsidP="00B1286D">
      <w:pPr>
        <w:rPr>
          <w:rtl/>
        </w:rPr>
      </w:pPr>
      <w:r w:rsidRPr="00C35A2C">
        <w:rPr>
          <w:rtl/>
        </w:rPr>
        <w:t>בעל שמועות לכשיגיע עת הוראה יגלה שמועותיו</w:t>
      </w:r>
    </w:p>
    <w:p w14:paraId="2D908F52" w14:textId="77777777" w:rsidR="00B1286D" w:rsidRPr="00196C78" w:rsidRDefault="00B1286D" w:rsidP="00B1286D">
      <w:pPr>
        <w:spacing w:after="60"/>
        <w:rPr>
          <w:rStyle w:val="afff8"/>
          <w:rFonts w:ascii="Fb Fontext" w:hAnsi="Fb Fontext" w:cs="BA • Vilna Light"/>
          <w:spacing w:val="2"/>
          <w:sz w:val="14"/>
          <w:szCs w:val="13"/>
          <w:rtl/>
        </w:rPr>
      </w:pPr>
      <w:r w:rsidRPr="00196C78">
        <w:rPr>
          <w:rStyle w:val="afff8"/>
          <w:spacing w:val="2"/>
          <w:rtl/>
        </w:rPr>
        <w:t>הכל צריכין למרי חיטיא</w:t>
      </w:r>
      <w:r w:rsidRPr="00196C78">
        <w:rPr>
          <w:spacing w:val="2"/>
          <w:rtl/>
        </w:rPr>
        <w:t xml:space="preserve"> -גמ</w:t>
      </w:r>
      <w:r w:rsidRPr="00196C78">
        <w:rPr>
          <w:rFonts w:hint="cs"/>
          <w:spacing w:val="2"/>
          <w:rtl/>
        </w:rPr>
        <w:t>רא</w:t>
      </w:r>
      <w:r w:rsidRPr="00196C78">
        <w:rPr>
          <w:spacing w:val="2"/>
          <w:rtl/>
        </w:rPr>
        <w:t xml:space="preserve"> </w:t>
      </w:r>
      <w:r w:rsidRPr="00196C78">
        <w:rPr>
          <w:rStyle w:val="afffff0"/>
          <w:spacing w:val="2"/>
          <w:rtl/>
        </w:rPr>
        <w:t>דאילולי גמ' אין למדים הלכה מתוך משנה</w:t>
      </w:r>
    </w:p>
    <w:p w14:paraId="55A41100" w14:textId="77777777" w:rsidR="00B1286D" w:rsidRPr="00C35A2C" w:rsidRDefault="00B1286D" w:rsidP="00C20C8D">
      <w:pPr>
        <w:rPr>
          <w:rtl/>
        </w:rPr>
      </w:pPr>
      <w:r w:rsidRPr="00F10693">
        <w:rPr>
          <w:rFonts w:hint="cs"/>
          <w:rtl/>
        </w:rPr>
        <w:t>'</w:t>
      </w:r>
      <w:r w:rsidRPr="00F10693">
        <w:rPr>
          <w:rtl/>
        </w:rPr>
        <w:t>ו</w:t>
      </w:r>
      <w:r w:rsidRPr="0008384F">
        <w:rPr>
          <w:rStyle w:val="affff8"/>
          <w:rtl/>
        </w:rPr>
        <w:t>טוב לב משתה תמיד</w:t>
      </w:r>
      <w:r w:rsidRPr="00F10693">
        <w:rPr>
          <w:rFonts w:hint="cs"/>
          <w:rtl/>
        </w:rPr>
        <w:t>'</w:t>
      </w:r>
      <w:r w:rsidRPr="00F10693">
        <w:rPr>
          <w:rtl/>
        </w:rPr>
        <w:t xml:space="preserve"> </w:t>
      </w:r>
      <w:r w:rsidRPr="00C35A2C">
        <w:rPr>
          <w:rtl/>
        </w:rPr>
        <w:t>זה בעל משנה</w:t>
      </w:r>
    </w:p>
    <w:p w14:paraId="122D1BBF" w14:textId="77777777" w:rsidR="00B1286D" w:rsidRPr="00716083" w:rsidRDefault="00B1286D" w:rsidP="00B1286D">
      <w:pPr>
        <w:pStyle w:val="36"/>
        <w:framePr w:wrap="notBeside"/>
        <w:rPr>
          <w:rtl/>
        </w:rPr>
      </w:pPr>
      <w:r w:rsidRPr="00716083">
        <w:rPr>
          <w:rtl/>
        </w:rPr>
        <w:t>רבא</w:t>
      </w:r>
      <w:r>
        <w:rPr>
          <w:rFonts w:hint="cs"/>
          <w:rtl/>
        </w:rPr>
        <w:t xml:space="preserve"> להיפך:</w:t>
      </w:r>
    </w:p>
    <w:p w14:paraId="55620E2D" w14:textId="15DE1F69" w:rsidR="00B1286D" w:rsidRDefault="00B1286D" w:rsidP="00DC4DA8">
      <w:pPr>
        <w:rPr>
          <w:rtl/>
        </w:rPr>
      </w:pPr>
      <w:r w:rsidRPr="00F10693">
        <w:rPr>
          <w:rtl/>
        </w:rPr>
        <w:t>מ</w:t>
      </w:r>
      <w:r w:rsidRPr="007367C6">
        <w:rPr>
          <w:rStyle w:val="affff8"/>
          <w:rtl/>
        </w:rPr>
        <w:t>סיע אבנים יעצב בהם</w:t>
      </w:r>
      <w:r w:rsidRPr="00F10693">
        <w:rPr>
          <w:rtl/>
        </w:rPr>
        <w:t>-</w:t>
      </w:r>
      <w:r w:rsidRPr="00C35A2C">
        <w:rPr>
          <w:rtl/>
        </w:rPr>
        <w:t xml:space="preserve"> בעל משנה</w:t>
      </w:r>
      <w:r w:rsidR="00DC4DA8">
        <w:rPr>
          <w:rFonts w:hint="cs"/>
          <w:rtl/>
        </w:rPr>
        <w:t xml:space="preserve">, </w:t>
      </w:r>
      <w:r w:rsidRPr="00092233">
        <w:rPr>
          <w:rStyle w:val="affff8"/>
          <w:rtl/>
        </w:rPr>
        <w:t xml:space="preserve">בוקע עצים </w:t>
      </w:r>
      <w:r w:rsidRPr="00DC4DA8">
        <w:rPr>
          <w:rStyle w:val="affff8"/>
          <w:u w:val="single"/>
          <w:rtl/>
        </w:rPr>
        <w:t>יסכן</w:t>
      </w:r>
      <w:r w:rsidRPr="00C35A2C">
        <w:rPr>
          <w:rtl/>
        </w:rPr>
        <w:t xml:space="preserve"> </w:t>
      </w:r>
      <w:r w:rsidRPr="00092233">
        <w:rPr>
          <w:rStyle w:val="affff8"/>
          <w:rtl/>
        </w:rPr>
        <w:t>בהם</w:t>
      </w:r>
      <w:r w:rsidRPr="00C35A2C">
        <w:rPr>
          <w:rtl/>
        </w:rPr>
        <w:t>- בעלי גמ</w:t>
      </w:r>
      <w:r w:rsidRPr="00F10693">
        <w:rPr>
          <w:rtl/>
        </w:rPr>
        <w:t>'</w:t>
      </w:r>
    </w:p>
    <w:p w14:paraId="2E3071D0" w14:textId="77777777" w:rsidR="00DC4DA8" w:rsidRPr="00716083" w:rsidRDefault="00DC4DA8" w:rsidP="00DC4DA8">
      <w:pPr>
        <w:pStyle w:val="36"/>
        <w:framePr w:wrap="notBeside"/>
        <w:rPr>
          <w:rtl/>
        </w:rPr>
      </w:pPr>
      <w:r>
        <w:rPr>
          <w:rFonts w:hint="cs"/>
          <w:rtl/>
        </w:rPr>
        <w:t>א.</w:t>
      </w:r>
    </w:p>
    <w:p w14:paraId="138B0717" w14:textId="77777777" w:rsidR="00DC4DA8" w:rsidRDefault="00DC4DA8" w:rsidP="00DC4DA8">
      <w:pPr>
        <w:rPr>
          <w:rtl/>
        </w:rPr>
      </w:pPr>
      <w:r w:rsidRPr="00C20C8D">
        <w:rPr>
          <w:rStyle w:val="affff8"/>
          <w:rtl/>
        </w:rPr>
        <w:t xml:space="preserve">כל ימי עני רעים </w:t>
      </w:r>
      <w:r w:rsidRPr="00C35A2C">
        <w:rPr>
          <w:rtl/>
        </w:rPr>
        <w:t>אשה רעה</w:t>
      </w:r>
      <w:r>
        <w:rPr>
          <w:rFonts w:hint="cs"/>
          <w:rtl/>
        </w:rPr>
        <w:t xml:space="preserve">, </w:t>
      </w:r>
      <w:r w:rsidRPr="00C35A2C">
        <w:rPr>
          <w:rtl/>
        </w:rPr>
        <w:t xml:space="preserve"> </w:t>
      </w:r>
      <w:r w:rsidRPr="00C20C8D">
        <w:rPr>
          <w:rStyle w:val="affff8"/>
          <w:rtl/>
        </w:rPr>
        <w:t>וטוב לב משתה תמיד</w:t>
      </w:r>
      <w:r w:rsidRPr="00C35A2C">
        <w:rPr>
          <w:rtl/>
        </w:rPr>
        <w:t xml:space="preserve"> </w:t>
      </w:r>
      <w:r>
        <w:rPr>
          <w:rFonts w:hint="cs"/>
          <w:rtl/>
        </w:rPr>
        <w:t xml:space="preserve">- </w:t>
      </w:r>
      <w:r w:rsidRPr="00C35A2C">
        <w:rPr>
          <w:rtl/>
        </w:rPr>
        <w:t xml:space="preserve">אשה טובה. </w:t>
      </w:r>
    </w:p>
    <w:p w14:paraId="579BBE9E" w14:textId="77777777" w:rsidR="00DC4DA8" w:rsidRPr="00DC4DA8" w:rsidRDefault="00DC4DA8" w:rsidP="00DC4DA8">
      <w:pPr>
        <w:pStyle w:val="36"/>
        <w:framePr w:wrap="notBeside"/>
        <w:rPr>
          <w:rtl/>
        </w:rPr>
      </w:pPr>
      <w:r w:rsidRPr="00DC4DA8">
        <w:rPr>
          <w:rFonts w:hint="cs"/>
          <w:rtl/>
        </w:rPr>
        <w:t>ב.</w:t>
      </w:r>
    </w:p>
    <w:p w14:paraId="0CEC9542" w14:textId="77777777" w:rsidR="00DC4DA8" w:rsidRDefault="00DC4DA8" w:rsidP="00DC4DA8">
      <w:pPr>
        <w:rPr>
          <w:rtl/>
        </w:rPr>
      </w:pPr>
      <w:r w:rsidRPr="00C20C8D">
        <w:rPr>
          <w:rStyle w:val="affff8"/>
          <w:rtl/>
        </w:rPr>
        <w:t xml:space="preserve">כל ימי עני רעים </w:t>
      </w:r>
      <w:r w:rsidRPr="00C35A2C">
        <w:rPr>
          <w:rtl/>
        </w:rPr>
        <w:t>איסטניס</w:t>
      </w:r>
      <w:r>
        <w:rPr>
          <w:rFonts w:hint="cs"/>
          <w:rtl/>
        </w:rPr>
        <w:t>,</w:t>
      </w:r>
      <w:r w:rsidRPr="00C35A2C">
        <w:rPr>
          <w:rtl/>
        </w:rPr>
        <w:t xml:space="preserve"> </w:t>
      </w:r>
      <w:r>
        <w:rPr>
          <w:rStyle w:val="affff8"/>
          <w:rtl/>
        </w:rPr>
        <w:tab/>
      </w:r>
      <w:r w:rsidRPr="00C20C8D">
        <w:rPr>
          <w:rStyle w:val="affff8"/>
          <w:rtl/>
        </w:rPr>
        <w:t>וטוב לב משתה תמיד</w:t>
      </w:r>
      <w:r w:rsidRPr="00C35A2C">
        <w:rPr>
          <w:rtl/>
        </w:rPr>
        <w:t xml:space="preserve"> זה שדעתו יפה. </w:t>
      </w:r>
    </w:p>
    <w:p w14:paraId="6B26C0FE" w14:textId="77777777" w:rsidR="00DC4DA8" w:rsidRPr="00DC4DA8" w:rsidRDefault="00DC4DA8" w:rsidP="00DC4DA8">
      <w:pPr>
        <w:pStyle w:val="36"/>
        <w:framePr w:wrap="notBeside"/>
        <w:rPr>
          <w:rtl/>
        </w:rPr>
      </w:pPr>
      <w:r w:rsidRPr="00DC4DA8">
        <w:rPr>
          <w:rFonts w:hint="cs"/>
          <w:rtl/>
        </w:rPr>
        <w:t>ג.</w:t>
      </w:r>
    </w:p>
    <w:p w14:paraId="48C6BD12" w14:textId="77777777" w:rsidR="00DC4DA8" w:rsidRDefault="00DC4DA8" w:rsidP="00DC4DA8">
      <w:pPr>
        <w:rPr>
          <w:rtl/>
        </w:rPr>
      </w:pPr>
      <w:r w:rsidRPr="00C20C8D">
        <w:rPr>
          <w:rStyle w:val="affff8"/>
          <w:rtl/>
        </w:rPr>
        <w:t xml:space="preserve">כל ימי עני רעים </w:t>
      </w:r>
      <w:r w:rsidRPr="00C35A2C">
        <w:rPr>
          <w:rtl/>
        </w:rPr>
        <w:t>רחמן</w:t>
      </w:r>
      <w:r>
        <w:rPr>
          <w:rFonts w:hint="cs"/>
          <w:rtl/>
        </w:rPr>
        <w:t>,</w:t>
      </w:r>
      <w:r w:rsidRPr="00C35A2C">
        <w:rPr>
          <w:rtl/>
        </w:rPr>
        <w:t xml:space="preserve"> </w:t>
      </w:r>
      <w:r>
        <w:rPr>
          <w:rtl/>
        </w:rPr>
        <w:tab/>
      </w:r>
      <w:r>
        <w:rPr>
          <w:rtl/>
        </w:rPr>
        <w:tab/>
      </w:r>
      <w:r>
        <w:rPr>
          <w:rtl/>
        </w:rPr>
        <w:tab/>
      </w:r>
      <w:r w:rsidRPr="00C20C8D">
        <w:rPr>
          <w:rStyle w:val="affff8"/>
          <w:rtl/>
        </w:rPr>
        <w:t>וטוב לב משתה תמיד</w:t>
      </w:r>
      <w:r w:rsidRPr="00C35A2C">
        <w:rPr>
          <w:rtl/>
        </w:rPr>
        <w:t xml:space="preserve"> </w:t>
      </w:r>
      <w:r>
        <w:rPr>
          <w:rFonts w:hint="cs"/>
          <w:rtl/>
        </w:rPr>
        <w:t>-</w:t>
      </w:r>
      <w:r w:rsidRPr="00C35A2C">
        <w:rPr>
          <w:rtl/>
        </w:rPr>
        <w:t xml:space="preserve">אכזרי. </w:t>
      </w:r>
    </w:p>
    <w:p w14:paraId="0B502B7E" w14:textId="77777777" w:rsidR="00DC4DA8" w:rsidRPr="00DC4DA8" w:rsidRDefault="00DC4DA8" w:rsidP="00DC4DA8">
      <w:pPr>
        <w:pStyle w:val="36"/>
        <w:framePr w:wrap="notBeside"/>
        <w:rPr>
          <w:rtl/>
        </w:rPr>
      </w:pPr>
      <w:r w:rsidRPr="00DC4DA8">
        <w:rPr>
          <w:rFonts w:hint="cs"/>
          <w:rtl/>
        </w:rPr>
        <w:t>ד.</w:t>
      </w:r>
    </w:p>
    <w:p w14:paraId="69EE6656" w14:textId="617A807B" w:rsidR="00DC4DA8" w:rsidRDefault="00DC4DA8" w:rsidP="00DC4DA8">
      <w:pPr>
        <w:rPr>
          <w:rtl/>
        </w:rPr>
      </w:pPr>
      <w:r w:rsidRPr="00C20C8D">
        <w:rPr>
          <w:rStyle w:val="affff8"/>
          <w:spacing w:val="0"/>
          <w:rtl/>
        </w:rPr>
        <w:t xml:space="preserve">כל ימי עני רעים </w:t>
      </w:r>
      <w:r w:rsidRPr="00C20C8D">
        <w:rPr>
          <w:rtl/>
        </w:rPr>
        <w:t>דעתו קצרה</w:t>
      </w:r>
      <w:r w:rsidRPr="00C20C8D">
        <w:rPr>
          <w:rStyle w:val="afffff0"/>
          <w:rFonts w:hint="cs"/>
          <w:rtl/>
        </w:rPr>
        <w:t>רגזן</w:t>
      </w:r>
      <w:r w:rsidRPr="00C20C8D">
        <w:rPr>
          <w:rtl/>
        </w:rPr>
        <w:t xml:space="preserve"> </w:t>
      </w:r>
      <w:r w:rsidRPr="00C20C8D">
        <w:rPr>
          <w:rStyle w:val="affff8"/>
          <w:spacing w:val="0"/>
          <w:rtl/>
        </w:rPr>
        <w:t>וטוב לב משתה תמיד</w:t>
      </w:r>
      <w:r w:rsidRPr="00C20C8D">
        <w:rPr>
          <w:rtl/>
        </w:rPr>
        <w:t xml:space="preserve"> דעתו רחבה.</w:t>
      </w:r>
    </w:p>
    <w:p w14:paraId="111268CE" w14:textId="77777777" w:rsidR="00B1286D" w:rsidRPr="00C35A2C" w:rsidRDefault="00B1286D" w:rsidP="00B1286D">
      <w:pPr>
        <w:rPr>
          <w:rtl/>
        </w:rPr>
      </w:pPr>
      <w:r w:rsidRPr="00C35A2C">
        <w:rPr>
          <w:rtl/>
        </w:rPr>
        <w:t xml:space="preserve">ולא אמרינן </w:t>
      </w:r>
      <w:r>
        <w:rPr>
          <w:rFonts w:hint="cs"/>
          <w:rtl/>
        </w:rPr>
        <w:t xml:space="preserve">דיש </w:t>
      </w:r>
      <w:r w:rsidRPr="00C35A2C">
        <w:rPr>
          <w:rtl/>
        </w:rPr>
        <w:t xml:space="preserve">שבתות וי"ט </w:t>
      </w:r>
      <w:r>
        <w:rPr>
          <w:rFonts w:hint="cs"/>
          <w:rtl/>
        </w:rPr>
        <w:t>-</w:t>
      </w:r>
      <w:r w:rsidRPr="00716083">
        <w:rPr>
          <w:rStyle w:val="affffe"/>
          <w:rFonts w:hint="cs"/>
          <w:rtl/>
        </w:rPr>
        <w:t>א.</w:t>
      </w:r>
      <w:r>
        <w:rPr>
          <w:rFonts w:hint="cs"/>
          <w:rtl/>
        </w:rPr>
        <w:t xml:space="preserve">  </w:t>
      </w:r>
      <w:r w:rsidRPr="00C35A2C">
        <w:rPr>
          <w:rtl/>
        </w:rPr>
        <w:t>דשינוי וסת תחילת חולי</w:t>
      </w:r>
    </w:p>
    <w:p w14:paraId="0A4B65DB" w14:textId="77777777" w:rsidR="00B1286D" w:rsidRDefault="00B1286D" w:rsidP="00B1286D">
      <w:pPr>
        <w:rPr>
          <w:rtl/>
        </w:rPr>
      </w:pPr>
      <w:r w:rsidRPr="00716083">
        <w:rPr>
          <w:rStyle w:val="affffe"/>
          <w:rFonts w:hint="cs"/>
          <w:rtl/>
        </w:rPr>
        <w:t>ב.</w:t>
      </w:r>
      <w:r w:rsidRPr="00716083">
        <w:rPr>
          <w:rStyle w:val="affffe"/>
          <w:rtl/>
        </w:rPr>
        <w:t xml:space="preserve"> כבן סירא</w:t>
      </w:r>
      <w:r w:rsidRPr="00C35A2C">
        <w:rPr>
          <w:rtl/>
        </w:rPr>
        <w:t xml:space="preserve"> דאף בלילות דבשפל גגים גגו ומעפר כרמו לכרמים</w:t>
      </w:r>
    </w:p>
    <w:p w14:paraId="6799EF71" w14:textId="77777777" w:rsidR="00CB2A44" w:rsidRDefault="00E43036" w:rsidP="00E43036">
      <w:pPr>
        <w:pStyle w:val="aff9"/>
        <w:rPr>
          <w:rtl/>
        </w:rPr>
      </w:pPr>
      <w:r>
        <w:rPr>
          <w:rFonts w:hint="cs"/>
          <w:rtl/>
        </w:rPr>
        <w:t>****</w:t>
      </w:r>
    </w:p>
    <w:p w14:paraId="6F81FD4D" w14:textId="5DE6500D" w:rsidR="00E43036" w:rsidRDefault="00CB2A44" w:rsidP="00CB2A44">
      <w:pPr>
        <w:pStyle w:val="affe"/>
        <w:framePr w:wrap="around"/>
        <w:rPr>
          <w:rtl/>
        </w:rPr>
      </w:pPr>
      <w:r>
        <w:rPr>
          <w:rFonts w:hint="cs"/>
          <w:rtl/>
        </w:rPr>
        <w:t>קמו</w:t>
      </w:r>
    </w:p>
    <w:p w14:paraId="27A664EA" w14:textId="5A9CC695" w:rsidR="00E43036" w:rsidRDefault="00E43036" w:rsidP="00E43036">
      <w:pPr>
        <w:pStyle w:val="affffb"/>
        <w:framePr w:wrap="around"/>
        <w:rPr>
          <w:rtl/>
        </w:rPr>
      </w:pPr>
      <w:bookmarkStart w:id="59" w:name="_Hlk182810741"/>
      <w:del w:id="20398" w:author="קלוד" w:date="2026-10-06T10:07:33Z">
        <w:r>
          <w:rPr>
            <w:rFonts w:hint="cs"/>
            <w:rtl/>
          </w:rPr>
          <w:delText xml:space="preserve">מתני</w:delText>
        </w:r>
      </w:del>
      <w:ins w:id="20399" w:author="קלוד" w:date="2026-10-06T10:07:33Z">
        <w:r>
          <w:rPr>
            <w:rFonts w:hint="cs"/>
            <w:rtl/>
          </w:rPr>
          <w:t xml:space="preserve">משנה ה</w:t>
        </w:r>
      </w:ins>
      <w:del w:id="20400" w:author="קלוד" w:date="2026-10-06T10:07:33Z">
        <w:r>
          <w:rPr>
            <w:rtl/>
          </w:rPr>
          <w:delText xml:space="preserve">'</w:delText>
        </w:r>
      </w:del>
    </w:p>
    <w:p w14:paraId="357A3A47" w14:textId="31D82C0B" w:rsidR="00E43036" w:rsidRDefault="00E43036" w:rsidP="00DB3591">
      <w:pPr>
        <w:pStyle w:val="afff3"/>
        <w:rPr>
          <w:rtl/>
        </w:rPr>
      </w:pPr>
      <w:r w:rsidRPr="00C35A2C">
        <w:rPr>
          <w:rFonts w:hint="cs"/>
          <w:rtl/>
        </w:rPr>
        <w:t>השולח</w:t>
      </w:r>
      <w:r w:rsidRPr="00C35A2C">
        <w:rPr>
          <w:rtl/>
        </w:rPr>
        <w:t xml:space="preserve"> </w:t>
      </w:r>
      <w:r w:rsidRPr="00C35A2C">
        <w:rPr>
          <w:rFonts w:hint="cs"/>
          <w:rtl/>
        </w:rPr>
        <w:t>סבלונות</w:t>
      </w:r>
      <w:r w:rsidRPr="00C35A2C">
        <w:rPr>
          <w:rtl/>
        </w:rPr>
        <w:t xml:space="preserve"> </w:t>
      </w:r>
      <w:r w:rsidRPr="00C35A2C">
        <w:rPr>
          <w:rFonts w:hint="cs"/>
          <w:rtl/>
        </w:rPr>
        <w:t>לבית</w:t>
      </w:r>
      <w:r w:rsidRPr="00C35A2C">
        <w:rPr>
          <w:rtl/>
        </w:rPr>
        <w:t xml:space="preserve"> </w:t>
      </w:r>
      <w:r w:rsidRPr="00C35A2C">
        <w:rPr>
          <w:rFonts w:hint="cs"/>
          <w:rtl/>
        </w:rPr>
        <w:t>חמיו</w:t>
      </w:r>
      <w:r w:rsidRPr="00C35A2C">
        <w:rPr>
          <w:rtl/>
        </w:rPr>
        <w:t>,</w:t>
      </w:r>
    </w:p>
    <w:p w14:paraId="2D1A8465" w14:textId="77777777" w:rsidR="00E43036" w:rsidRPr="00A0326A" w:rsidRDefault="00E43036" w:rsidP="00DB3591">
      <w:pPr>
        <w:pStyle w:val="afff3"/>
        <w:rPr>
          <w:rtl/>
        </w:rPr>
      </w:pPr>
      <w:r w:rsidRPr="00A0326A">
        <w:rPr>
          <w:rFonts w:hint="cs"/>
          <w:rtl/>
        </w:rPr>
        <w:t>שלח</w:t>
      </w:r>
      <w:r w:rsidRPr="00A0326A">
        <w:rPr>
          <w:rtl/>
        </w:rPr>
        <w:t xml:space="preserve"> </w:t>
      </w:r>
      <w:r w:rsidRPr="00A0326A">
        <w:rPr>
          <w:rFonts w:hint="cs"/>
          <w:rtl/>
        </w:rPr>
        <w:t>שם</w:t>
      </w:r>
      <w:r w:rsidRPr="00A0326A">
        <w:rPr>
          <w:rtl/>
        </w:rPr>
        <w:t xml:space="preserve"> </w:t>
      </w:r>
      <w:r w:rsidRPr="00A0326A">
        <w:rPr>
          <w:rFonts w:hint="cs"/>
          <w:rtl/>
        </w:rPr>
        <w:t>מאה</w:t>
      </w:r>
      <w:r w:rsidRPr="00A0326A">
        <w:rPr>
          <w:rtl/>
        </w:rPr>
        <w:t xml:space="preserve"> </w:t>
      </w:r>
      <w:r w:rsidRPr="00A0326A">
        <w:rPr>
          <w:rFonts w:hint="cs"/>
          <w:rtl/>
        </w:rPr>
        <w:t>מנה</w:t>
      </w:r>
      <w:r w:rsidRPr="00A0326A">
        <w:rPr>
          <w:rtl/>
        </w:rPr>
        <w:t xml:space="preserve"> </w:t>
      </w:r>
      <w:r w:rsidRPr="00A0326A">
        <w:rPr>
          <w:rFonts w:hint="cs"/>
          <w:rtl/>
        </w:rPr>
        <w:t>ואכל</w:t>
      </w:r>
      <w:r w:rsidRPr="00A0326A">
        <w:rPr>
          <w:rtl/>
        </w:rPr>
        <w:t xml:space="preserve"> </w:t>
      </w:r>
      <w:r w:rsidRPr="00A0326A">
        <w:rPr>
          <w:rFonts w:hint="cs"/>
          <w:rtl/>
        </w:rPr>
        <w:t>שם</w:t>
      </w:r>
      <w:r w:rsidRPr="00A0326A">
        <w:rPr>
          <w:rtl/>
        </w:rPr>
        <w:t xml:space="preserve"> </w:t>
      </w:r>
      <w:r w:rsidRPr="00A0326A">
        <w:rPr>
          <w:rFonts w:hint="cs"/>
          <w:rtl/>
        </w:rPr>
        <w:t>סעודת</w:t>
      </w:r>
      <w:r w:rsidRPr="00A0326A">
        <w:rPr>
          <w:rtl/>
        </w:rPr>
        <w:t xml:space="preserve"> </w:t>
      </w:r>
      <w:r w:rsidRPr="00A0326A">
        <w:rPr>
          <w:rFonts w:hint="cs"/>
          <w:rtl/>
        </w:rPr>
        <w:t>חתן</w:t>
      </w:r>
      <w:r w:rsidRPr="00A0326A">
        <w:rPr>
          <w:rtl/>
        </w:rPr>
        <w:t xml:space="preserve"> </w:t>
      </w:r>
      <w:r w:rsidRPr="00A0326A">
        <w:rPr>
          <w:rFonts w:hint="cs"/>
          <w:rtl/>
        </w:rPr>
        <w:t>אפילו</w:t>
      </w:r>
      <w:r w:rsidRPr="00A0326A">
        <w:rPr>
          <w:rtl/>
        </w:rPr>
        <w:t xml:space="preserve"> </w:t>
      </w:r>
      <w:r w:rsidRPr="00A0326A">
        <w:rPr>
          <w:rFonts w:hint="cs"/>
          <w:rtl/>
        </w:rPr>
        <w:t>בדינר</w:t>
      </w:r>
      <w:r w:rsidRPr="00A0326A">
        <w:rPr>
          <w:rtl/>
        </w:rPr>
        <w:t xml:space="preserve"> - </w:t>
      </w:r>
      <w:r w:rsidRPr="00A0326A">
        <w:rPr>
          <w:rFonts w:hint="cs"/>
          <w:rtl/>
        </w:rPr>
        <w:t>אינן</w:t>
      </w:r>
      <w:r w:rsidRPr="00A0326A">
        <w:rPr>
          <w:rtl/>
        </w:rPr>
        <w:t xml:space="preserve"> </w:t>
      </w:r>
      <w:r w:rsidRPr="00A0326A">
        <w:rPr>
          <w:rFonts w:hint="cs"/>
          <w:rtl/>
        </w:rPr>
        <w:t>נגבין</w:t>
      </w:r>
      <w:r w:rsidRPr="00A0326A">
        <w:rPr>
          <w:rtl/>
        </w:rPr>
        <w:t>,</w:t>
      </w:r>
    </w:p>
    <w:p w14:paraId="6D55DEEB" w14:textId="77777777" w:rsidR="00E43036" w:rsidRDefault="00E43036" w:rsidP="00DB3591">
      <w:pPr>
        <w:pStyle w:val="afff3"/>
        <w:rPr>
          <w:rtl/>
        </w:rPr>
      </w:pPr>
      <w:r w:rsidRPr="00C35A2C">
        <w:rPr>
          <w:rFonts w:hint="cs"/>
          <w:rtl/>
        </w:rPr>
        <w:t>לא</w:t>
      </w:r>
      <w:r w:rsidRPr="00C35A2C">
        <w:rPr>
          <w:rtl/>
        </w:rPr>
        <w:t xml:space="preserve"> </w:t>
      </w:r>
      <w:r w:rsidRPr="00C35A2C">
        <w:rPr>
          <w:rFonts w:hint="cs"/>
          <w:rtl/>
        </w:rPr>
        <w:t>אכל</w:t>
      </w:r>
      <w:r w:rsidRPr="00C35A2C">
        <w:rPr>
          <w:rtl/>
        </w:rPr>
        <w:t xml:space="preserve"> </w:t>
      </w:r>
      <w:r w:rsidRPr="00C35A2C">
        <w:rPr>
          <w:rFonts w:hint="cs"/>
          <w:rtl/>
        </w:rPr>
        <w:t>שם</w:t>
      </w:r>
      <w:r w:rsidRPr="00C35A2C">
        <w:rPr>
          <w:rtl/>
        </w:rPr>
        <w:t xml:space="preserve"> </w:t>
      </w:r>
      <w:r w:rsidRPr="00C35A2C">
        <w:rPr>
          <w:rFonts w:hint="cs"/>
          <w:rtl/>
        </w:rPr>
        <w:t>סעודת</w:t>
      </w:r>
      <w:r w:rsidRPr="00C35A2C">
        <w:rPr>
          <w:rtl/>
        </w:rPr>
        <w:t xml:space="preserve"> </w:t>
      </w:r>
      <w:r w:rsidRPr="00C35A2C">
        <w:rPr>
          <w:rFonts w:hint="cs"/>
          <w:rtl/>
        </w:rPr>
        <w:t>חתן</w:t>
      </w:r>
      <w:r w:rsidRPr="00C35A2C">
        <w:rPr>
          <w:rtl/>
        </w:rPr>
        <w:t xml:space="preserve"> - </w:t>
      </w:r>
      <w:r w:rsidRPr="00C35A2C">
        <w:rPr>
          <w:rFonts w:hint="cs"/>
          <w:rtl/>
        </w:rPr>
        <w:t>הרי</w:t>
      </w:r>
      <w:r w:rsidRPr="00C35A2C">
        <w:rPr>
          <w:rtl/>
        </w:rPr>
        <w:t xml:space="preserve"> </w:t>
      </w:r>
      <w:r w:rsidRPr="00C35A2C">
        <w:rPr>
          <w:rFonts w:hint="cs"/>
          <w:rtl/>
        </w:rPr>
        <w:t>אלו</w:t>
      </w:r>
      <w:r w:rsidRPr="00C35A2C">
        <w:rPr>
          <w:rtl/>
        </w:rPr>
        <w:t xml:space="preserve"> </w:t>
      </w:r>
      <w:r w:rsidRPr="00C35A2C">
        <w:rPr>
          <w:rFonts w:hint="cs"/>
          <w:rtl/>
        </w:rPr>
        <w:t>נגבין</w:t>
      </w:r>
      <w:r w:rsidRPr="00C35A2C">
        <w:rPr>
          <w:rtl/>
        </w:rPr>
        <w:t>.</w:t>
      </w:r>
      <w:r w:rsidRPr="00E43036">
        <w:rPr>
          <w:rStyle w:val="HesberMishna"/>
          <w:rFonts w:hint="cs"/>
          <w:rtl/>
          <w:rPrChange w:id="20157" w:author="קלוד" w:date="2026-10-06T10:07:33Z">
            <w:rPr>
              <w:rStyle w:val="afffff0"/>
              <w:rFonts w:hint="cs"/>
              <w:rtl/>
            </w:rPr>
          </w:rPrChange>
        </w:rPr>
        <w:t>[אם לא נשאה בסוף]</w:t>
      </w:r>
    </w:p>
    <w:p w14:paraId="1255E179" w14:textId="77777777" w:rsidR="00E43036" w:rsidRDefault="00E43036" w:rsidP="00DB3591">
      <w:pPr>
        <w:pStyle w:val="afff3"/>
        <w:rPr>
          <w:rtl/>
        </w:rPr>
      </w:pPr>
      <w:r w:rsidRPr="00C35A2C">
        <w:rPr>
          <w:rFonts w:hint="cs"/>
          <w:rtl/>
        </w:rPr>
        <w:t>שלח</w:t>
      </w:r>
      <w:r w:rsidRPr="00C35A2C">
        <w:rPr>
          <w:rtl/>
        </w:rPr>
        <w:t xml:space="preserve"> </w:t>
      </w:r>
      <w:r w:rsidRPr="00C35A2C">
        <w:rPr>
          <w:rFonts w:hint="cs"/>
          <w:rtl/>
        </w:rPr>
        <w:t>סבלונות</w:t>
      </w:r>
      <w:r w:rsidRPr="00C35A2C">
        <w:rPr>
          <w:rtl/>
        </w:rPr>
        <w:t xml:space="preserve"> </w:t>
      </w:r>
      <w:r w:rsidRPr="00C35A2C">
        <w:rPr>
          <w:rFonts w:hint="cs"/>
          <w:rtl/>
        </w:rPr>
        <w:t>מרובין</w:t>
      </w:r>
      <w:r w:rsidRPr="00C35A2C">
        <w:rPr>
          <w:rtl/>
        </w:rPr>
        <w:t xml:space="preserve"> </w:t>
      </w:r>
      <w:r w:rsidRPr="00C35A2C">
        <w:rPr>
          <w:rFonts w:hint="cs"/>
          <w:rtl/>
        </w:rPr>
        <w:t>שיחזרו</w:t>
      </w:r>
      <w:r w:rsidRPr="00C35A2C">
        <w:rPr>
          <w:rtl/>
        </w:rPr>
        <w:t xml:space="preserve"> </w:t>
      </w:r>
      <w:r w:rsidRPr="00C35A2C">
        <w:rPr>
          <w:rFonts w:hint="cs"/>
          <w:rtl/>
        </w:rPr>
        <w:t>עמה</w:t>
      </w:r>
      <w:r w:rsidRPr="00C35A2C">
        <w:rPr>
          <w:rtl/>
        </w:rPr>
        <w:t xml:space="preserve"> </w:t>
      </w:r>
      <w:r w:rsidRPr="00C35A2C">
        <w:rPr>
          <w:rFonts w:hint="cs"/>
          <w:rtl/>
        </w:rPr>
        <w:t>לבית</w:t>
      </w:r>
      <w:r w:rsidRPr="00C35A2C">
        <w:rPr>
          <w:rtl/>
        </w:rPr>
        <w:t xml:space="preserve"> </w:t>
      </w:r>
      <w:r w:rsidRPr="00C35A2C">
        <w:rPr>
          <w:rFonts w:hint="cs"/>
          <w:rtl/>
        </w:rPr>
        <w:t>בעלה</w:t>
      </w:r>
      <w:r w:rsidRPr="00C35A2C">
        <w:rPr>
          <w:rtl/>
        </w:rPr>
        <w:t xml:space="preserve"> - </w:t>
      </w:r>
      <w:r w:rsidRPr="00C35A2C">
        <w:rPr>
          <w:rFonts w:hint="cs"/>
          <w:rtl/>
        </w:rPr>
        <w:t>הרי</w:t>
      </w:r>
      <w:r w:rsidRPr="00C35A2C">
        <w:rPr>
          <w:rtl/>
        </w:rPr>
        <w:t xml:space="preserve"> </w:t>
      </w:r>
      <w:r w:rsidRPr="00C35A2C">
        <w:rPr>
          <w:rFonts w:hint="cs"/>
          <w:rtl/>
        </w:rPr>
        <w:t>אלו</w:t>
      </w:r>
      <w:r w:rsidRPr="00C35A2C">
        <w:rPr>
          <w:rtl/>
        </w:rPr>
        <w:t xml:space="preserve"> </w:t>
      </w:r>
      <w:r w:rsidRPr="00C35A2C">
        <w:rPr>
          <w:rFonts w:hint="cs"/>
          <w:rtl/>
        </w:rPr>
        <w:t>נגבין</w:t>
      </w:r>
      <w:r w:rsidRPr="00C35A2C">
        <w:rPr>
          <w:rtl/>
        </w:rPr>
        <w:t>,</w:t>
      </w:r>
    </w:p>
    <w:p w14:paraId="03B79B6E" w14:textId="77777777" w:rsidR="00E43036" w:rsidRPr="00C35A2C" w:rsidRDefault="00E43036" w:rsidP="00DB3591">
      <w:pPr>
        <w:pStyle w:val="afff3"/>
        <w:rPr>
          <w:rtl/>
        </w:rPr>
      </w:pPr>
      <w:r w:rsidRPr="00C35A2C">
        <w:rPr>
          <w:rFonts w:hint="cs"/>
          <w:rtl/>
        </w:rPr>
        <w:t>סבלונות</w:t>
      </w:r>
      <w:r w:rsidRPr="00C35A2C">
        <w:rPr>
          <w:rtl/>
        </w:rPr>
        <w:t xml:space="preserve"> </w:t>
      </w:r>
      <w:r w:rsidRPr="00C35A2C">
        <w:rPr>
          <w:rFonts w:hint="cs"/>
          <w:rtl/>
        </w:rPr>
        <w:t>מועטין</w:t>
      </w:r>
      <w:r w:rsidRPr="00C35A2C">
        <w:rPr>
          <w:rtl/>
        </w:rPr>
        <w:t xml:space="preserve"> </w:t>
      </w:r>
      <w:r w:rsidRPr="00C35A2C">
        <w:rPr>
          <w:rFonts w:hint="cs"/>
          <w:rtl/>
        </w:rPr>
        <w:t>שתשתמש</w:t>
      </w:r>
      <w:r w:rsidRPr="00C35A2C">
        <w:rPr>
          <w:rtl/>
        </w:rPr>
        <w:t xml:space="preserve"> </w:t>
      </w:r>
      <w:r w:rsidRPr="00C35A2C">
        <w:rPr>
          <w:rFonts w:hint="cs"/>
          <w:rtl/>
        </w:rPr>
        <w:t>בהן</w:t>
      </w:r>
      <w:r w:rsidRPr="00C35A2C">
        <w:rPr>
          <w:rtl/>
        </w:rPr>
        <w:t xml:space="preserve"> </w:t>
      </w:r>
      <w:r w:rsidRPr="00C35A2C">
        <w:rPr>
          <w:rFonts w:hint="cs"/>
          <w:rtl/>
        </w:rPr>
        <w:t>בבית</w:t>
      </w:r>
      <w:r w:rsidRPr="00C35A2C">
        <w:rPr>
          <w:rtl/>
        </w:rPr>
        <w:t xml:space="preserve"> </w:t>
      </w:r>
      <w:r w:rsidRPr="00C35A2C">
        <w:rPr>
          <w:rFonts w:hint="cs"/>
          <w:rtl/>
        </w:rPr>
        <w:t>אביה</w:t>
      </w:r>
      <w:r w:rsidRPr="00C35A2C">
        <w:rPr>
          <w:rtl/>
        </w:rPr>
        <w:t xml:space="preserve"> - </w:t>
      </w:r>
      <w:r w:rsidRPr="00C35A2C">
        <w:rPr>
          <w:rFonts w:hint="cs"/>
          <w:rtl/>
        </w:rPr>
        <w:t>אין</w:t>
      </w:r>
      <w:r w:rsidRPr="00C35A2C">
        <w:rPr>
          <w:rtl/>
        </w:rPr>
        <w:t xml:space="preserve"> </w:t>
      </w:r>
      <w:r w:rsidRPr="00C35A2C">
        <w:rPr>
          <w:rFonts w:hint="cs"/>
          <w:rtl/>
        </w:rPr>
        <w:t>נגבין</w:t>
      </w:r>
      <w:r w:rsidRPr="00C35A2C">
        <w:rPr>
          <w:rtl/>
        </w:rPr>
        <w:t>.</w:t>
      </w:r>
    </w:p>
    <w:p w14:paraId="35D26E7A" w14:textId="77777777" w:rsidR="00E43036" w:rsidRDefault="00E43036" w:rsidP="00E43036">
      <w:pPr>
        <w:pStyle w:val="afffb"/>
        <w:ind w:end="0"/>
        <w:rPr>
          <w:rtl/>
        </w:rPr>
      </w:pPr>
      <w:r>
        <w:rPr>
          <w:rFonts w:hint="cs"/>
          <w:rtl/>
        </w:rPr>
        <w:t xml:space="preserve">אפילו בדינר </w:t>
      </w:r>
    </w:p>
    <w:p w14:paraId="64E51BE7" w14:textId="77777777" w:rsidR="00E43036" w:rsidRPr="00E43036" w:rsidRDefault="00E43036" w:rsidP="00E43036">
      <w:pPr>
        <w:pStyle w:val="36"/>
        <w:framePr w:wrap="notBeside"/>
        <w:rPr>
          <w:rtl/>
        </w:rPr>
      </w:pPr>
      <w:r w:rsidRPr="00E43036">
        <w:rPr>
          <w:rtl/>
        </w:rPr>
        <w:t>רבא:</w:t>
      </w:r>
    </w:p>
    <w:p w14:paraId="446C681A" w14:textId="77777777" w:rsidR="00E43036" w:rsidRDefault="00E43036" w:rsidP="00E43036">
      <w:pPr>
        <w:rPr>
          <w:rtl/>
        </w:rPr>
      </w:pPr>
      <w:r w:rsidRPr="00A0326A">
        <w:rPr>
          <w:rtl/>
        </w:rPr>
        <w:t>אבל פחות מדינר לא.</w:t>
      </w:r>
      <w:r w:rsidRPr="00E43036">
        <w:rPr>
          <w:rtl/>
        </w:rPr>
        <w:t xml:space="preserve"> </w:t>
      </w:r>
      <w:r w:rsidRPr="00E43036">
        <w:rPr>
          <w:rStyle w:val="affffe"/>
          <w:rFonts w:hint="cs"/>
          <w:rtl/>
        </w:rPr>
        <w:t>וקמ''ל</w:t>
      </w:r>
      <w:r>
        <w:rPr>
          <w:rFonts w:hint="cs"/>
          <w:rtl/>
        </w:rPr>
        <w:t xml:space="preserve"> דלא אמרי' ה''ה פחות מדינר </w:t>
      </w:r>
      <w:r>
        <w:rPr>
          <w:rStyle w:val="aff1"/>
          <w:rtl/>
        </w:rPr>
        <w:footnoteReference w:id="169"/>
      </w:r>
    </w:p>
    <w:p w14:paraId="0DE2789A" w14:textId="77777777" w:rsidR="00E43036" w:rsidRDefault="00E43036" w:rsidP="00E43036">
      <w:pPr>
        <w:pStyle w:val="affff9"/>
        <w:rPr>
          <w:rtl/>
        </w:rPr>
      </w:pPr>
      <w:r w:rsidRPr="00E43036">
        <w:rPr>
          <w:rtl/>
        </w:rPr>
        <w:t xml:space="preserve">שתה מאי? שלוחו מאי? שגר לו מאי? </w:t>
      </w:r>
    </w:p>
    <w:p w14:paraId="4439668A" w14:textId="77777777" w:rsidR="00E43036" w:rsidRPr="00E43036" w:rsidRDefault="00E43036" w:rsidP="00E43036">
      <w:pPr>
        <w:pStyle w:val="36"/>
        <w:framePr w:wrap="notBeside"/>
        <w:rPr>
          <w:rtl/>
        </w:rPr>
      </w:pPr>
      <w:r w:rsidRPr="00E43036">
        <w:rPr>
          <w:rFonts w:hint="cs"/>
          <w:rtl/>
        </w:rPr>
        <w:t>ת''ש ר''י משמואל</w:t>
      </w:r>
      <w:r w:rsidRPr="00E43036">
        <w:rPr>
          <w:rtl/>
        </w:rPr>
        <w:t>:</w:t>
      </w:r>
    </w:p>
    <w:p w14:paraId="691F979E" w14:textId="77777777" w:rsidR="00E43036" w:rsidRPr="00A0326A" w:rsidRDefault="00E43036" w:rsidP="00E43036">
      <w:pPr>
        <w:rPr>
          <w:rtl/>
        </w:rPr>
      </w:pPr>
      <w:r w:rsidRPr="00A0326A">
        <w:rPr>
          <w:rtl/>
        </w:rPr>
        <w:t xml:space="preserve">מעשה </w:t>
      </w:r>
      <w:r w:rsidRPr="00A0326A">
        <w:rPr>
          <w:rFonts w:hint="cs"/>
          <w:rtl/>
        </w:rPr>
        <w:t>ב</w:t>
      </w:r>
      <w:r w:rsidRPr="00A0326A">
        <w:rPr>
          <w:rtl/>
        </w:rPr>
        <w:t xml:space="preserve">אחד ששגר לבית חמיו מאה קרונות של כדי יין ושל כדי שמן ושל כלי כסף ושל כלי זהב ושל כלי מילת, ורכב בשמחתו, והלך ועמד על פתח בית חמיו, והוציאו כוס של חמין ושתה ומת, </w:t>
      </w:r>
    </w:p>
    <w:p w14:paraId="7C088048" w14:textId="77777777" w:rsidR="00E43036" w:rsidRPr="00E43036" w:rsidRDefault="00E43036" w:rsidP="00E43036">
      <w:pPr>
        <w:pStyle w:val="36"/>
        <w:framePr w:wrap="notBeside"/>
        <w:rPr>
          <w:rtl/>
        </w:rPr>
      </w:pPr>
      <w:r w:rsidRPr="00E43036">
        <w:rPr>
          <w:rFonts w:hint="cs"/>
          <w:rtl/>
        </w:rPr>
        <w:t>חכמי אושא</w:t>
      </w:r>
    </w:p>
    <w:p w14:paraId="6D2E3BF8" w14:textId="77777777" w:rsidR="00E43036" w:rsidRPr="00A0326A" w:rsidRDefault="00E43036" w:rsidP="00E43036">
      <w:pPr>
        <w:rPr>
          <w:rtl/>
        </w:rPr>
      </w:pPr>
      <w:r w:rsidRPr="00A0326A">
        <w:rPr>
          <w:rtl/>
        </w:rPr>
        <w:t xml:space="preserve">סבלונות העשוין ליבלות - אין נגבין, ושאין עשוין ליבלות - נגבין; </w:t>
      </w:r>
      <w:r w:rsidRPr="00A0326A">
        <w:rPr>
          <w:rStyle w:val="affffe"/>
          <w:rFonts w:hint="cs"/>
          <w:rtl/>
        </w:rPr>
        <w:t>ש''מ</w:t>
      </w:r>
      <w:r w:rsidRPr="00A0326A">
        <w:rPr>
          <w:rFonts w:hint="cs"/>
          <w:rtl/>
        </w:rPr>
        <w:t xml:space="preserve"> </w:t>
      </w:r>
      <w:r w:rsidRPr="00A0326A">
        <w:rPr>
          <w:rtl/>
        </w:rPr>
        <w:t xml:space="preserve">אפילו שתה. </w:t>
      </w:r>
      <w:r w:rsidRPr="00A0326A">
        <w:rPr>
          <w:rStyle w:val="affffe"/>
          <w:rFonts w:hint="cs"/>
          <w:rtl/>
        </w:rPr>
        <w:t>וש''מ</w:t>
      </w:r>
      <w:r w:rsidRPr="00A0326A">
        <w:rPr>
          <w:rFonts w:hint="cs"/>
          <w:rtl/>
        </w:rPr>
        <w:t xml:space="preserve"> </w:t>
      </w:r>
      <w:r w:rsidRPr="00A0326A">
        <w:rPr>
          <w:rtl/>
        </w:rPr>
        <w:t xml:space="preserve">אפילו פחות מדינר! </w:t>
      </w:r>
    </w:p>
    <w:p w14:paraId="21BF9600" w14:textId="77777777" w:rsidR="00E43036" w:rsidRPr="00A0326A" w:rsidRDefault="00E43036" w:rsidP="00E43036">
      <w:pPr>
        <w:pStyle w:val="36"/>
        <w:framePr w:wrap="notBeside"/>
        <w:rPr>
          <w:rtl/>
        </w:rPr>
      </w:pPr>
      <w:r w:rsidRPr="00A0326A">
        <w:rPr>
          <w:rFonts w:hint="cs"/>
          <w:rtl/>
        </w:rPr>
        <w:t xml:space="preserve">דחה </w:t>
      </w:r>
      <w:r w:rsidRPr="00A0326A">
        <w:rPr>
          <w:rtl/>
        </w:rPr>
        <w:t>רב אשי:</w:t>
      </w:r>
    </w:p>
    <w:p w14:paraId="4DEA500C" w14:textId="77777777" w:rsidR="00E43036" w:rsidRDefault="00E43036" w:rsidP="00E43036">
      <w:pPr>
        <w:rPr>
          <w:rtl/>
        </w:rPr>
      </w:pPr>
      <w:r>
        <w:rPr>
          <w:rFonts w:hint="cs"/>
          <w:rtl/>
        </w:rPr>
        <w:t xml:space="preserve">מי אמר שלא </w:t>
      </w:r>
      <w:r w:rsidRPr="00A0326A">
        <w:rPr>
          <w:rFonts w:hint="cs"/>
          <w:rtl/>
        </w:rPr>
        <w:t xml:space="preserve">שחקו לו </w:t>
      </w:r>
      <w:r w:rsidRPr="00A0326A">
        <w:rPr>
          <w:rtl/>
        </w:rPr>
        <w:t>מרג</w:t>
      </w:r>
      <w:r w:rsidRPr="00A0326A">
        <w:rPr>
          <w:rFonts w:hint="cs"/>
          <w:rtl/>
        </w:rPr>
        <w:t>לית</w:t>
      </w:r>
      <w:r w:rsidRPr="00A0326A">
        <w:rPr>
          <w:rtl/>
        </w:rPr>
        <w:t xml:space="preserve"> </w:t>
      </w:r>
      <w:r w:rsidRPr="00A0326A">
        <w:rPr>
          <w:rFonts w:hint="cs"/>
          <w:rtl/>
        </w:rPr>
        <w:t>השווה אלף זוז</w:t>
      </w:r>
      <w:r>
        <w:rPr>
          <w:rFonts w:hint="cs"/>
          <w:rtl/>
        </w:rPr>
        <w:t xml:space="preserve"> והשקוהו.</w:t>
      </w:r>
      <w:r>
        <w:rPr>
          <w:rStyle w:val="aff1"/>
          <w:rtl/>
        </w:rPr>
        <w:footnoteReference w:id="170"/>
      </w:r>
    </w:p>
    <w:p w14:paraId="310DB23A" w14:textId="77777777" w:rsidR="00E43036" w:rsidRPr="00A0326A" w:rsidRDefault="00E43036" w:rsidP="00E43036">
      <w:pPr>
        <w:rPr>
          <w:rtl/>
        </w:rPr>
      </w:pPr>
      <w:r w:rsidRPr="00A0326A">
        <w:rPr>
          <w:rFonts w:hint="cs"/>
          <w:rtl/>
        </w:rPr>
        <w:t xml:space="preserve">ומי אמר דאפי' </w:t>
      </w:r>
      <w:r w:rsidRPr="00A0326A">
        <w:rPr>
          <w:rtl/>
        </w:rPr>
        <w:t>שגרו לו</w:t>
      </w:r>
      <w:r w:rsidRPr="00A0326A">
        <w:rPr>
          <w:rFonts w:hint="cs"/>
          <w:rtl/>
        </w:rPr>
        <w:t>,</w:t>
      </w:r>
      <w:r w:rsidRPr="00A0326A">
        <w:rPr>
          <w:rtl/>
        </w:rPr>
        <w:t xml:space="preserve"> </w:t>
      </w:r>
      <w:r w:rsidRPr="00A0326A">
        <w:rPr>
          <w:rFonts w:hint="cs"/>
          <w:rtl/>
        </w:rPr>
        <w:t xml:space="preserve">שמא </w:t>
      </w:r>
      <w:r w:rsidRPr="00A0326A">
        <w:rPr>
          <w:rtl/>
        </w:rPr>
        <w:t>כל פתח בית חמיו כבית חמיו</w:t>
      </w:r>
      <w:r w:rsidRPr="00A0326A">
        <w:rPr>
          <w:rFonts w:hint="cs"/>
          <w:rtl/>
        </w:rPr>
        <w:t>.</w:t>
      </w:r>
    </w:p>
    <w:p w14:paraId="757B3B0D" w14:textId="438768DE" w:rsidR="00E43036" w:rsidRDefault="00E43036" w:rsidP="00E43036">
      <w:pPr>
        <w:pStyle w:val="affff9"/>
        <w:rPr>
          <w:rtl/>
        </w:rPr>
      </w:pPr>
      <w:r w:rsidRPr="00E43036">
        <w:rPr>
          <w:rtl/>
        </w:rPr>
        <w:t>איבעיא: מהו שישל</w:t>
      </w:r>
      <w:r w:rsidR="00C20C8D">
        <w:rPr>
          <w:rFonts w:hint="cs"/>
          <w:rtl/>
        </w:rPr>
        <w:t>ם</w:t>
      </w:r>
      <w:r w:rsidRPr="00E43036">
        <w:rPr>
          <w:rtl/>
        </w:rPr>
        <w:t xml:space="preserve"> שבח סבלונות, </w:t>
      </w:r>
    </w:p>
    <w:p w14:paraId="139555B7" w14:textId="77777777" w:rsidR="00E43036" w:rsidRDefault="00E43036" w:rsidP="00E43036">
      <w:pPr>
        <w:rPr>
          <w:rtl/>
        </w:rPr>
      </w:pPr>
      <w:r>
        <w:rPr>
          <w:rFonts w:hint="cs"/>
          <w:rtl/>
        </w:rPr>
        <w:lastRenderedPageBreak/>
        <w:t xml:space="preserve">אילו היה כאן השבח ברשותו </w:t>
      </w:r>
      <w:r w:rsidRPr="00E43036">
        <w:rPr>
          <w:rStyle w:val="affffe"/>
          <w:rFonts w:hint="cs"/>
          <w:rtl/>
        </w:rPr>
        <w:t>או</w:t>
      </w:r>
      <w:r>
        <w:rPr>
          <w:rFonts w:hint="cs"/>
          <w:rtl/>
        </w:rPr>
        <w:t xml:space="preserve"> כיון דאי נגנב צריכה לשלם גם השבח בר</w:t>
      </w:r>
      <w:r w:rsidRPr="00A0326A">
        <w:rPr>
          <w:rFonts w:hint="cs"/>
          <w:rtl/>
        </w:rPr>
        <w:t xml:space="preserve">שותה - </w:t>
      </w:r>
      <w:r w:rsidRPr="00A0326A">
        <w:rPr>
          <w:rtl/>
        </w:rPr>
        <w:t>תיקו.</w:t>
      </w:r>
      <w:r w:rsidRPr="00E43036">
        <w:rPr>
          <w:rtl/>
        </w:rPr>
        <w:t xml:space="preserve"> </w:t>
      </w:r>
    </w:p>
    <w:p w14:paraId="630607D9" w14:textId="77777777" w:rsidR="00E43036" w:rsidRPr="00E43036" w:rsidRDefault="00E43036" w:rsidP="00E43036">
      <w:pPr>
        <w:pStyle w:val="36"/>
        <w:framePr w:wrap="notBeside"/>
        <w:rPr>
          <w:rtl/>
        </w:rPr>
      </w:pPr>
      <w:r w:rsidRPr="00E43036">
        <w:rPr>
          <w:rtl/>
        </w:rPr>
        <w:t>בעי רבא:</w:t>
      </w:r>
    </w:p>
    <w:p w14:paraId="7967FCC6" w14:textId="77777777" w:rsidR="00E43036" w:rsidRDefault="00E43036" w:rsidP="00E43036">
      <w:pPr>
        <w:pStyle w:val="affff9"/>
        <w:rPr>
          <w:rtl/>
        </w:rPr>
      </w:pPr>
      <w:r w:rsidRPr="00E43036">
        <w:rPr>
          <w:rtl/>
        </w:rPr>
        <w:t xml:space="preserve">סבלונות העשוין ליבלות ולא בלו, מהו? </w:t>
      </w:r>
    </w:p>
    <w:p w14:paraId="25593C2E" w14:textId="77777777" w:rsidR="00E43036" w:rsidRPr="00E43036" w:rsidRDefault="00E43036" w:rsidP="00E43036">
      <w:pPr>
        <w:pStyle w:val="36"/>
        <w:framePr w:wrap="notBeside"/>
        <w:rPr>
          <w:rtl/>
        </w:rPr>
      </w:pPr>
      <w:r>
        <w:rPr>
          <w:rFonts w:hint="cs"/>
          <w:rtl/>
        </w:rPr>
        <w:t xml:space="preserve">א. </w:t>
      </w:r>
      <w:r w:rsidRPr="00E43036">
        <w:rPr>
          <w:rFonts w:hint="cs"/>
          <w:rtl/>
        </w:rPr>
        <w:t xml:space="preserve">חכמי אושא </w:t>
      </w:r>
    </w:p>
    <w:p w14:paraId="6B667B1D" w14:textId="77777777" w:rsidR="00E43036" w:rsidRPr="00A0326A" w:rsidRDefault="00E43036" w:rsidP="00E43036">
      <w:pPr>
        <w:rPr>
          <w:rtl/>
        </w:rPr>
      </w:pPr>
      <w:r w:rsidRPr="00A0326A">
        <w:rPr>
          <w:rtl/>
        </w:rPr>
        <w:t xml:space="preserve">סבלונות העשוין ליבלות אין נגבין, ושאין עשוין ליבלות - נגבין; </w:t>
      </w:r>
    </w:p>
    <w:p w14:paraId="558DEF89" w14:textId="77777777" w:rsidR="00E43036" w:rsidRDefault="00E43036" w:rsidP="00E43036">
      <w:pPr>
        <w:rPr>
          <w:rtl/>
        </w:rPr>
      </w:pPr>
      <w:r>
        <w:rPr>
          <w:rFonts w:hint="cs"/>
          <w:rtl/>
        </w:rPr>
        <w:t xml:space="preserve">אין להוכיח דאף דלא בלו </w:t>
      </w:r>
      <w:r>
        <w:rPr>
          <w:rtl/>
        </w:rPr>
        <w:t>–</w:t>
      </w:r>
      <w:r>
        <w:rPr>
          <w:rFonts w:hint="cs"/>
          <w:rtl/>
        </w:rPr>
        <w:t xml:space="preserve"> דאפשר ה''מ דבלו </w:t>
      </w:r>
    </w:p>
    <w:p w14:paraId="412B391B" w14:textId="77777777" w:rsidR="00E43036" w:rsidRPr="00E43036" w:rsidRDefault="00E43036" w:rsidP="00E43036">
      <w:pPr>
        <w:pStyle w:val="36"/>
        <w:framePr w:wrap="notBeside"/>
        <w:rPr>
          <w:rtl/>
        </w:rPr>
      </w:pPr>
      <w:r>
        <w:rPr>
          <w:rFonts w:hint="cs"/>
          <w:rtl/>
        </w:rPr>
        <w:t xml:space="preserve">ב. </w:t>
      </w:r>
      <w:r w:rsidRPr="00E43036">
        <w:rPr>
          <w:rFonts w:hint="cs"/>
          <w:rtl/>
        </w:rPr>
        <w:t>ת''ש</w:t>
      </w:r>
      <w:r w:rsidRPr="00E43036">
        <w:rPr>
          <w:rtl/>
        </w:rPr>
        <w:t>:</w:t>
      </w:r>
    </w:p>
    <w:p w14:paraId="323A8E96" w14:textId="77777777" w:rsidR="00E43036" w:rsidRPr="00A0326A" w:rsidRDefault="00E43036" w:rsidP="00E43036">
      <w:pPr>
        <w:rPr>
          <w:rtl/>
        </w:rPr>
      </w:pPr>
      <w:r w:rsidRPr="00A0326A">
        <w:rPr>
          <w:rtl/>
        </w:rPr>
        <w:t xml:space="preserve">סבלונות מועטין שתשתמש בהן והיא בבית אביה - אין נגבין! </w:t>
      </w:r>
    </w:p>
    <w:p w14:paraId="0B7CD8CD" w14:textId="77777777" w:rsidR="00E43036" w:rsidRPr="00E43036" w:rsidRDefault="00E43036" w:rsidP="00E43036">
      <w:pPr>
        <w:pStyle w:val="36"/>
        <w:framePr w:wrap="notBeside"/>
        <w:rPr>
          <w:rtl/>
        </w:rPr>
      </w:pPr>
      <w:r w:rsidRPr="00E43036">
        <w:rPr>
          <w:rFonts w:hint="cs"/>
          <w:rtl/>
        </w:rPr>
        <w:t xml:space="preserve">דחה </w:t>
      </w:r>
      <w:r w:rsidRPr="00E43036">
        <w:rPr>
          <w:rtl/>
        </w:rPr>
        <w:t xml:space="preserve">רבא: </w:t>
      </w:r>
    </w:p>
    <w:p w14:paraId="4F95EED0" w14:textId="77777777" w:rsidR="00E43036" w:rsidRDefault="00E43036" w:rsidP="00E43036">
      <w:pPr>
        <w:spacing w:after="60"/>
        <w:rPr>
          <w:rtl/>
        </w:rPr>
      </w:pPr>
      <w:r>
        <w:rPr>
          <w:rFonts w:hint="cs"/>
          <w:rtl/>
        </w:rPr>
        <w:t xml:space="preserve">דמיירי בצעיפים וכדו' </w:t>
      </w:r>
      <w:r w:rsidRPr="00C20C8D">
        <w:rPr>
          <w:rStyle w:val="afffff0"/>
          <w:rFonts w:hint="cs"/>
          <w:rtl/>
        </w:rPr>
        <w:t>דבר מועט שמוחל</w:t>
      </w:r>
      <w:r w:rsidRPr="00C20C8D">
        <w:rPr>
          <w:rStyle w:val="afffff0"/>
          <w:rtl/>
        </w:rPr>
        <w:t>.</w:t>
      </w:r>
      <w:r w:rsidRPr="00E43036">
        <w:rPr>
          <w:rtl/>
        </w:rPr>
        <w:t xml:space="preserve"> </w:t>
      </w:r>
    </w:p>
    <w:p w14:paraId="45F78032" w14:textId="77777777" w:rsidR="00E43036" w:rsidRPr="00E43036" w:rsidRDefault="00E43036" w:rsidP="00E43036">
      <w:pPr>
        <w:pStyle w:val="36"/>
        <w:framePr w:wrap="notBeside"/>
        <w:rPr>
          <w:rtl/>
        </w:rPr>
      </w:pPr>
      <w:r w:rsidRPr="00E43036">
        <w:rPr>
          <w:rFonts w:hint="cs"/>
          <w:rtl/>
        </w:rPr>
        <w:t>ר''י מ</w:t>
      </w:r>
      <w:r w:rsidRPr="00E43036">
        <w:rPr>
          <w:rtl/>
        </w:rPr>
        <w:t>רב:</w:t>
      </w:r>
    </w:p>
    <w:p w14:paraId="42FDE7D0" w14:textId="77777777" w:rsidR="00E43036" w:rsidRPr="00A0326A" w:rsidRDefault="00E43036" w:rsidP="00E43036">
      <w:pPr>
        <w:rPr>
          <w:rtl/>
        </w:rPr>
      </w:pPr>
      <w:r w:rsidRPr="00A0326A">
        <w:rPr>
          <w:rtl/>
        </w:rPr>
        <w:t xml:space="preserve">מעשה ששגר לבית חמיו </w:t>
      </w:r>
      <w:r w:rsidRPr="005A53D7">
        <w:rPr>
          <w:b/>
          <w:bCs/>
          <w:rtl/>
        </w:rPr>
        <w:t>יין ושמן</w:t>
      </w:r>
      <w:r w:rsidRPr="00A0326A">
        <w:rPr>
          <w:rtl/>
        </w:rPr>
        <w:t xml:space="preserve"> וכלי פשתן </w:t>
      </w:r>
      <w:r w:rsidRPr="005A53D7">
        <w:rPr>
          <w:b/>
          <w:bCs/>
          <w:rtl/>
        </w:rPr>
        <w:t>חדש</w:t>
      </w:r>
      <w:r w:rsidRPr="005A53D7">
        <w:rPr>
          <w:rFonts w:hint="cs"/>
          <w:b/>
          <w:bCs/>
          <w:rtl/>
        </w:rPr>
        <w:t>ים</w:t>
      </w:r>
      <w:r w:rsidRPr="005A53D7">
        <w:rPr>
          <w:b/>
          <w:bCs/>
          <w:rtl/>
        </w:rPr>
        <w:t xml:space="preserve"> בעצרת</w:t>
      </w:r>
      <w:r w:rsidRPr="00A0326A">
        <w:rPr>
          <w:rtl/>
        </w:rPr>
        <w:t xml:space="preserve">. </w:t>
      </w:r>
    </w:p>
    <w:p w14:paraId="21B2F4C0" w14:textId="1DB414DA" w:rsidR="00E43036" w:rsidRPr="00A0326A" w:rsidRDefault="00E43036" w:rsidP="00E43036">
      <w:pPr>
        <w:spacing w:after="60"/>
        <w:rPr>
          <w:rtl/>
        </w:rPr>
      </w:pPr>
      <w:r w:rsidRPr="00A0326A">
        <w:rPr>
          <w:rStyle w:val="affffe"/>
          <w:rFonts w:hint="cs"/>
          <w:rtl/>
        </w:rPr>
        <w:t>קמ''ל א.</w:t>
      </w:r>
      <w:r w:rsidRPr="00A0326A">
        <w:rPr>
          <w:rFonts w:hint="cs"/>
          <w:rtl/>
        </w:rPr>
        <w:t xml:space="preserve"> </w:t>
      </w:r>
      <w:r w:rsidRPr="00A0326A">
        <w:rPr>
          <w:rtl/>
        </w:rPr>
        <w:t xml:space="preserve">חשיבות דארץ ישראל </w:t>
      </w:r>
      <w:r w:rsidRPr="00A0326A">
        <w:rPr>
          <w:rStyle w:val="affffe"/>
          <w:rFonts w:hint="cs"/>
          <w:rtl/>
        </w:rPr>
        <w:t>ב.</w:t>
      </w:r>
      <w:r w:rsidRPr="00A0326A">
        <w:rPr>
          <w:rFonts w:hint="cs"/>
          <w:rtl/>
        </w:rPr>
        <w:t xml:space="preserve"> </w:t>
      </w:r>
      <w:r w:rsidRPr="00A0326A">
        <w:rPr>
          <w:rtl/>
        </w:rPr>
        <w:t xml:space="preserve">דאי טען </w:t>
      </w:r>
      <w:r w:rsidR="005A53D7" w:rsidRPr="005A53D7">
        <w:rPr>
          <w:rStyle w:val="afffff0"/>
          <w:rFonts w:hint="cs"/>
          <w:rtl/>
        </w:rPr>
        <w:t>שהביא יין</w:t>
      </w:r>
      <w:r w:rsidRPr="00A0326A">
        <w:rPr>
          <w:rtl/>
        </w:rPr>
        <w:t xml:space="preserve"> טענ</w:t>
      </w:r>
      <w:r w:rsidRPr="00A0326A">
        <w:rPr>
          <w:rFonts w:hint="cs"/>
          <w:rtl/>
        </w:rPr>
        <w:t>תו</w:t>
      </w:r>
      <w:r w:rsidRPr="00A0326A">
        <w:rPr>
          <w:rtl/>
        </w:rPr>
        <w:t xml:space="preserve"> טענה. </w:t>
      </w:r>
    </w:p>
    <w:p w14:paraId="69642996" w14:textId="77777777" w:rsidR="00E43036" w:rsidRPr="00A0326A" w:rsidRDefault="00E43036" w:rsidP="00E43036">
      <w:pPr>
        <w:pStyle w:val="affffb"/>
        <w:framePr w:wrap="around"/>
        <w:rPr>
          <w:rtl/>
        </w:rPr>
      </w:pPr>
      <w:r w:rsidRPr="00A0326A">
        <w:rPr>
          <w:rFonts w:hint="cs"/>
          <w:rtl/>
        </w:rPr>
        <w:t>קמו:</w:t>
      </w:r>
    </w:p>
    <w:p w14:paraId="429C5667" w14:textId="77777777" w:rsidR="00E43036" w:rsidRPr="00A0326A" w:rsidRDefault="00E43036" w:rsidP="00E43036">
      <w:pPr>
        <w:pStyle w:val="36"/>
        <w:framePr w:wrap="notBeside"/>
        <w:rPr>
          <w:rtl/>
        </w:rPr>
      </w:pPr>
      <w:r w:rsidRPr="00A0326A">
        <w:rPr>
          <w:rFonts w:hint="cs"/>
          <w:rtl/>
        </w:rPr>
        <w:t>ר''י מרב:</w:t>
      </w:r>
    </w:p>
    <w:p w14:paraId="02AB9160" w14:textId="72AC9E5E" w:rsidR="00E43036" w:rsidRPr="00A0326A" w:rsidRDefault="00E43036" w:rsidP="00E43036">
      <w:pPr>
        <w:rPr>
          <w:rtl/>
        </w:rPr>
      </w:pPr>
      <w:r w:rsidRPr="00A0326A">
        <w:rPr>
          <w:rtl/>
        </w:rPr>
        <w:t xml:space="preserve">מעשה </w:t>
      </w:r>
      <w:r w:rsidRPr="00A0326A">
        <w:rPr>
          <w:rFonts w:hint="cs"/>
          <w:rtl/>
        </w:rPr>
        <w:t>ב</w:t>
      </w:r>
      <w:r w:rsidRPr="00A0326A">
        <w:rPr>
          <w:rtl/>
        </w:rPr>
        <w:t xml:space="preserve">אחד שאמרו לו </w:t>
      </w:r>
      <w:r w:rsidRPr="00A0326A">
        <w:rPr>
          <w:rFonts w:hint="cs"/>
          <w:rtl/>
        </w:rPr>
        <w:t>ש</w:t>
      </w:r>
      <w:r w:rsidRPr="00A0326A">
        <w:rPr>
          <w:rtl/>
        </w:rPr>
        <w:t>אשתו תותרנית, ונכנס אחריה לחורבה לבודקה</w:t>
      </w:r>
      <w:r w:rsidRPr="00A0326A">
        <w:rPr>
          <w:rStyle w:val="affffe"/>
          <w:rtl/>
        </w:rPr>
        <w:t>; אמר לה:</w:t>
      </w:r>
      <w:r w:rsidRPr="00A0326A">
        <w:rPr>
          <w:rtl/>
        </w:rPr>
        <w:t xml:space="preserve"> ריח צנון אני מריח בגליל,</w:t>
      </w:r>
      <w:r w:rsidRPr="00A0326A">
        <w:rPr>
          <w:rFonts w:hint="cs"/>
          <w:rtl/>
        </w:rPr>
        <w:t xml:space="preserve"> </w:t>
      </w:r>
      <w:r w:rsidRPr="00A0326A">
        <w:rPr>
          <w:rStyle w:val="affffe"/>
          <w:rFonts w:hint="cs"/>
          <w:rtl/>
        </w:rPr>
        <w:t>אמרה לו</w:t>
      </w:r>
      <w:r w:rsidRPr="00A0326A">
        <w:rPr>
          <w:rFonts w:hint="cs"/>
          <w:rtl/>
        </w:rPr>
        <w:t xml:space="preserve"> </w:t>
      </w:r>
      <w:r w:rsidRPr="00A0326A">
        <w:rPr>
          <w:rtl/>
        </w:rPr>
        <w:t>מ</w:t>
      </w:r>
      <w:r w:rsidRPr="00A0326A">
        <w:rPr>
          <w:rFonts w:hint="cs"/>
          <w:rtl/>
        </w:rPr>
        <w:t xml:space="preserve">י יתן לי </w:t>
      </w:r>
      <w:r w:rsidRPr="00A0326A">
        <w:rPr>
          <w:rtl/>
        </w:rPr>
        <w:t xml:space="preserve">מכותבות דיריחו </w:t>
      </w:r>
      <w:r w:rsidRPr="00A0326A">
        <w:rPr>
          <w:rFonts w:hint="cs"/>
          <w:rtl/>
        </w:rPr>
        <w:t xml:space="preserve">ואוכל </w:t>
      </w:r>
      <w:r w:rsidRPr="00A0326A">
        <w:rPr>
          <w:rStyle w:val="afffff0"/>
          <w:rFonts w:hint="cs"/>
          <w:rtl/>
        </w:rPr>
        <w:t>[שהבינה שלנסותה נתכוון]</w:t>
      </w:r>
      <w:r w:rsidRPr="00A0326A">
        <w:rPr>
          <w:rFonts w:hint="cs"/>
          <w:rtl/>
        </w:rPr>
        <w:t xml:space="preserve"> </w:t>
      </w:r>
      <w:r w:rsidRPr="00A0326A">
        <w:rPr>
          <w:rtl/>
        </w:rPr>
        <w:t xml:space="preserve">נפל עלה חורבה ומתה; </w:t>
      </w:r>
      <w:r w:rsidRPr="00A0326A">
        <w:rPr>
          <w:rStyle w:val="affffe"/>
          <w:rtl/>
        </w:rPr>
        <w:t>אמרו חכמים:</w:t>
      </w:r>
      <w:r w:rsidRPr="00A0326A">
        <w:rPr>
          <w:rtl/>
        </w:rPr>
        <w:t xml:space="preserve"> הואיל </w:t>
      </w:r>
      <w:r>
        <w:rPr>
          <w:rFonts w:hint="cs"/>
          <w:rtl/>
        </w:rPr>
        <w:t>ו</w:t>
      </w:r>
      <w:r w:rsidRPr="00A0326A">
        <w:rPr>
          <w:rtl/>
        </w:rPr>
        <w:t xml:space="preserve">נכנס אחריה </w:t>
      </w:r>
      <w:r>
        <w:rPr>
          <w:rFonts w:hint="cs"/>
          <w:rtl/>
        </w:rPr>
        <w:t>רק</w:t>
      </w:r>
      <w:r w:rsidR="00C20C8D">
        <w:rPr>
          <w:rFonts w:hint="cs"/>
          <w:rtl/>
        </w:rPr>
        <w:t xml:space="preserve"> </w:t>
      </w:r>
      <w:r w:rsidRPr="00A0326A">
        <w:rPr>
          <w:rtl/>
        </w:rPr>
        <w:t>לבודקה, מתה - אינו יורשה.</w:t>
      </w:r>
      <w:r w:rsidRPr="00A0326A">
        <w:rPr>
          <w:rtl/>
        </w:rPr>
        <w:footnoteReference w:id="171"/>
      </w:r>
      <w:r w:rsidRPr="00A0326A">
        <w:rPr>
          <w:rtl/>
        </w:rPr>
        <w:t xml:space="preserve"> </w:t>
      </w:r>
    </w:p>
    <w:p w14:paraId="0AF4CF31" w14:textId="77777777" w:rsidR="00E43036" w:rsidRDefault="00E43036" w:rsidP="00E43036">
      <w:pPr>
        <w:pStyle w:val="afffb"/>
        <w:rPr>
          <w:rtl/>
        </w:rPr>
      </w:pPr>
      <w:ins w:id="9827" w:author="מספור קטעי משנה" w:date="2026-10-06T10:02:29Z">
        <w:r>
          <w:rPr>
            <w:rStyle w:val="MisparKeta"/>
          </w:rPr>
          <w:t xml:space="preserve">א. </w:t>
        </w:r>
      </w:ins>
      <w:r>
        <w:rPr>
          <w:rtl/>
        </w:rPr>
        <w:t>סבלונות מועטין שתשתמש בהן בבית אביה –</w:t>
      </w:r>
      <w:r>
        <w:rPr>
          <w:rFonts w:hint="cs"/>
          <w:rtl/>
        </w:rPr>
        <w:t xml:space="preserve"> אין נגבין</w:t>
      </w:r>
      <w:r>
        <w:rPr>
          <w:rtl/>
        </w:rPr>
        <w:t xml:space="preserve">. </w:t>
      </w:r>
    </w:p>
    <w:p w14:paraId="6CBD50EF" w14:textId="77777777" w:rsidR="00E43036" w:rsidRPr="00E43036" w:rsidRDefault="00E43036" w:rsidP="00E43036">
      <w:pPr>
        <w:pStyle w:val="36"/>
        <w:framePr w:wrap="notBeside"/>
        <w:rPr>
          <w:rtl/>
        </w:rPr>
      </w:pPr>
      <w:r w:rsidRPr="00E43036">
        <w:rPr>
          <w:rFonts w:hint="cs"/>
          <w:rtl/>
        </w:rPr>
        <w:t>רבין לפני ר''פ</w:t>
      </w:r>
    </w:p>
    <w:p w14:paraId="35D6D242" w14:textId="77777777" w:rsidR="00E43036" w:rsidRDefault="00E43036" w:rsidP="00E43036">
      <w:pPr>
        <w:rPr>
          <w:rtl/>
        </w:rPr>
      </w:pPr>
      <w:r w:rsidRPr="00A0326A">
        <w:rPr>
          <w:rFonts w:hint="cs"/>
          <w:spacing w:val="-2"/>
          <w:rtl/>
        </w:rPr>
        <w:t>מתה או מת אם הוא חזר בו הסבלונות חוזרים, ולא מאכל ומשתה</w:t>
      </w:r>
      <w:r>
        <w:rPr>
          <w:rStyle w:val="aff1"/>
          <w:rtl/>
        </w:rPr>
        <w:footnoteReference w:id="172"/>
      </w:r>
      <w:r>
        <w:rPr>
          <w:rFonts w:hint="cs"/>
          <w:rtl/>
        </w:rPr>
        <w:t xml:space="preserve"> </w:t>
      </w:r>
    </w:p>
    <w:p w14:paraId="0D4CF8D5" w14:textId="77777777" w:rsidR="00E43036" w:rsidRDefault="00E43036" w:rsidP="00E43036">
      <w:pPr>
        <w:rPr>
          <w:rtl/>
        </w:rPr>
      </w:pPr>
      <w:r>
        <w:rPr>
          <w:rFonts w:hint="cs"/>
          <w:rtl/>
        </w:rPr>
        <w:t xml:space="preserve">היא חזרה בה </w:t>
      </w:r>
      <w:r>
        <w:rPr>
          <w:rtl/>
        </w:rPr>
        <w:t>–</w:t>
      </w:r>
      <w:r>
        <w:rPr>
          <w:rFonts w:hint="cs"/>
          <w:rtl/>
        </w:rPr>
        <w:t xml:space="preserve"> חוזר </w:t>
      </w:r>
      <w:r>
        <w:rPr>
          <w:rtl/>
        </w:rPr>
        <w:t xml:space="preserve">אפילו </w:t>
      </w:r>
      <w:r>
        <w:rPr>
          <w:rFonts w:hint="cs"/>
          <w:rtl/>
        </w:rPr>
        <w:t>אגודת ירק</w:t>
      </w:r>
      <w:r>
        <w:rPr>
          <w:rtl/>
        </w:rPr>
        <w:t xml:space="preserve">. </w:t>
      </w:r>
    </w:p>
    <w:p w14:paraId="5CF2C876" w14:textId="77777777" w:rsidR="00E43036" w:rsidRPr="00E43036" w:rsidRDefault="00E43036" w:rsidP="00E43036">
      <w:pPr>
        <w:pStyle w:val="36"/>
        <w:framePr w:wrap="notBeside"/>
        <w:rPr>
          <w:rtl/>
        </w:rPr>
      </w:pPr>
      <w:r w:rsidRPr="00E43036">
        <w:rPr>
          <w:rFonts w:hint="cs"/>
          <w:rtl/>
        </w:rPr>
        <w:t>ר''ה</w:t>
      </w:r>
      <w:r w:rsidRPr="00E43036">
        <w:rPr>
          <w:rtl/>
        </w:rPr>
        <w:t>:</w:t>
      </w:r>
    </w:p>
    <w:p w14:paraId="690142D6" w14:textId="77777777" w:rsidR="00E43036" w:rsidRPr="00A0326A" w:rsidRDefault="00E43036" w:rsidP="00E43036">
      <w:pPr>
        <w:rPr>
          <w:rtl/>
        </w:rPr>
      </w:pPr>
      <w:r w:rsidRPr="00A0326A">
        <w:rPr>
          <w:rtl/>
        </w:rPr>
        <w:t xml:space="preserve">ושמין להן דמי בשר בזול. </w:t>
      </w:r>
      <w:r w:rsidRPr="00A0326A">
        <w:rPr>
          <w:rFonts w:hint="cs"/>
          <w:rtl/>
        </w:rPr>
        <w:t xml:space="preserve">עד שליש. </w:t>
      </w:r>
    </w:p>
    <w:p w14:paraId="706E0220" w14:textId="77777777" w:rsidR="00E43036" w:rsidRDefault="00E43036" w:rsidP="00E43036">
      <w:pPr>
        <w:pStyle w:val="aff9"/>
        <w:rPr>
          <w:rtl/>
        </w:rPr>
      </w:pPr>
      <w:r>
        <w:rPr>
          <w:rFonts w:hint="cs"/>
          <w:rtl/>
        </w:rPr>
        <w:t>***</w:t>
      </w:r>
      <w:r>
        <w:rPr>
          <w:rFonts w:cs="FrankRuehl"/>
          <w:rtl/>
        </w:rPr>
        <w:t xml:space="preserve"> </w:t>
      </w:r>
    </w:p>
    <w:p w14:paraId="47548587" w14:textId="77777777" w:rsidR="00E43036" w:rsidRDefault="00E43036" w:rsidP="00E43036">
      <w:pPr>
        <w:pStyle w:val="affffb"/>
        <w:framePr w:wrap="around"/>
        <w:rPr>
          <w:rtl/>
        </w:rPr>
      </w:pPr>
      <w:del w:id="20401" w:author="קלוד" w:date="2026-10-06T10:07:33Z">
        <w:r>
          <w:rPr>
            <w:rtl/>
          </w:rPr>
          <w:delText xml:space="preserve">מתני' </w:delText>
        </w:r>
      </w:del>
      <w:ins w:id="20402" w:author="קלוד" w:date="2026-10-06T10:07:33Z">
        <w:r>
          <w:rPr>
            <w:rtl/>
          </w:rPr>
          <w:t xml:space="preserve">משנה ו</w:t>
        </w:r>
      </w:ins>
    </w:p>
    <w:p w14:paraId="10936848" w14:textId="7E0B04A8" w:rsidR="00E43036" w:rsidRPr="00DB3591" w:rsidRDefault="00E43036" w:rsidP="00DB3591">
      <w:pPr>
        <w:pStyle w:val="afff3"/>
        <w:rPr>
          <w:rtl/>
        </w:rPr>
      </w:pPr>
      <w:r w:rsidRPr="00DB3591">
        <w:rPr>
          <w:rtl/>
        </w:rPr>
        <w:t>שכיב מרע שכתב כל נכסיו לאחרים</w:t>
      </w:r>
    </w:p>
    <w:p w14:paraId="02145CA4" w14:textId="77777777" w:rsidR="00E43036" w:rsidRDefault="00E43036" w:rsidP="00DB3591">
      <w:pPr>
        <w:pStyle w:val="afff3"/>
        <w:rPr>
          <w:rtl/>
        </w:rPr>
      </w:pPr>
      <w:r>
        <w:rPr>
          <w:rtl/>
        </w:rPr>
        <w:t>ושייר קרקע כל שהוא - מתנתו קיימת,</w:t>
      </w:r>
      <w:r>
        <w:rPr>
          <w:rStyle w:val="aff1"/>
          <w:rtl/>
        </w:rPr>
        <w:footnoteReference w:id="173"/>
      </w:r>
      <w:r>
        <w:rPr>
          <w:rtl/>
        </w:rPr>
        <w:t xml:space="preserve"> </w:t>
      </w:r>
    </w:p>
    <w:p w14:paraId="6232A1D2" w14:textId="77777777" w:rsidR="00E43036" w:rsidRDefault="00E43036" w:rsidP="00DB3591">
      <w:pPr>
        <w:pStyle w:val="afff3"/>
        <w:rPr>
          <w:rtl/>
        </w:rPr>
      </w:pPr>
      <w:r>
        <w:rPr>
          <w:rtl/>
        </w:rPr>
        <w:t xml:space="preserve">לא שייר קרקע כל שהוא - אין מתנתו קיימת. </w:t>
      </w:r>
    </w:p>
    <w:p w14:paraId="4B76CF81" w14:textId="77777777" w:rsidR="00E43036" w:rsidRDefault="00E43036" w:rsidP="00E43036">
      <w:pPr>
        <w:pStyle w:val="affff9"/>
        <w:rPr>
          <w:rtl/>
        </w:rPr>
      </w:pPr>
      <w:r>
        <w:rPr>
          <w:rtl/>
        </w:rPr>
        <w:t xml:space="preserve">מאן תנא דאזלינן בתר אומדנא? </w:t>
      </w:r>
    </w:p>
    <w:p w14:paraId="28036D05" w14:textId="77777777" w:rsidR="00E43036" w:rsidRPr="00E43036" w:rsidRDefault="00E43036" w:rsidP="00E43036">
      <w:pPr>
        <w:pStyle w:val="36"/>
        <w:framePr w:wrap="notBeside"/>
        <w:rPr>
          <w:rtl/>
        </w:rPr>
      </w:pPr>
      <w:r w:rsidRPr="00E43036">
        <w:rPr>
          <w:rFonts w:hint="cs"/>
          <w:rtl/>
        </w:rPr>
        <w:t>ר''נ</w:t>
      </w:r>
      <w:r w:rsidRPr="00E43036">
        <w:rPr>
          <w:rtl/>
        </w:rPr>
        <w:t>:</w:t>
      </w:r>
    </w:p>
    <w:p w14:paraId="267A1489" w14:textId="77777777" w:rsidR="00E43036" w:rsidRPr="00A0326A" w:rsidRDefault="00E43036" w:rsidP="00E43036">
      <w:pPr>
        <w:rPr>
          <w:rtl/>
        </w:rPr>
      </w:pPr>
      <w:r w:rsidRPr="00A0326A">
        <w:rPr>
          <w:rtl/>
        </w:rPr>
        <w:t xml:space="preserve">רבי שמעון בן מנסיא היא; </w:t>
      </w:r>
      <w:r w:rsidRPr="00A0326A">
        <w:rPr>
          <w:rStyle w:val="affffe"/>
          <w:rtl/>
        </w:rPr>
        <w:t>דתניא:</w:t>
      </w:r>
      <w:r w:rsidRPr="00A0326A">
        <w:rPr>
          <w:rtl/>
        </w:rPr>
        <w:t xml:space="preserve"> הלך בנו </w:t>
      </w:r>
      <w:r w:rsidRPr="00A0326A">
        <w:rPr>
          <w:rFonts w:hint="cs"/>
          <w:rtl/>
        </w:rPr>
        <w:t>למה''י</w:t>
      </w:r>
      <w:r w:rsidRPr="00A0326A">
        <w:rPr>
          <w:rtl/>
        </w:rPr>
        <w:t xml:space="preserve">, ושמע שמת בנו ועמד וכתב כל נכסיו לאחר, </w:t>
      </w:r>
      <w:r w:rsidRPr="00A0326A">
        <w:rPr>
          <w:rFonts w:hint="cs"/>
          <w:rtl/>
        </w:rPr>
        <w:t xml:space="preserve">ואח''כ </w:t>
      </w:r>
      <w:r w:rsidRPr="00A0326A">
        <w:rPr>
          <w:rtl/>
        </w:rPr>
        <w:t xml:space="preserve">בא בנו - מתנתו מתנה; </w:t>
      </w:r>
    </w:p>
    <w:p w14:paraId="34729CB1" w14:textId="77777777" w:rsidR="00E43036" w:rsidRPr="00A0326A" w:rsidRDefault="00E43036" w:rsidP="00E43036">
      <w:pPr>
        <w:rPr>
          <w:rtl/>
        </w:rPr>
      </w:pPr>
      <w:r>
        <w:rPr>
          <w:rStyle w:val="affffe"/>
          <w:rFonts w:hint="cs"/>
          <w:rtl/>
        </w:rPr>
        <w:t xml:space="preserve">רשב''מ: </w:t>
      </w:r>
      <w:r w:rsidRPr="00A0326A">
        <w:rPr>
          <w:rtl/>
        </w:rPr>
        <w:t xml:space="preserve">אין מתנתו מתנה, </w:t>
      </w:r>
      <w:r w:rsidRPr="00A0326A">
        <w:rPr>
          <w:rFonts w:hint="cs"/>
          <w:rtl/>
        </w:rPr>
        <w:t xml:space="preserve">אילו </w:t>
      </w:r>
      <w:r w:rsidRPr="00A0326A">
        <w:rPr>
          <w:rtl/>
        </w:rPr>
        <w:t xml:space="preserve">היה יודע שבנו קיים - לא היה כותבן. </w:t>
      </w:r>
    </w:p>
    <w:p w14:paraId="2BF212BC" w14:textId="77777777" w:rsidR="00E43036" w:rsidRPr="00A0326A" w:rsidRDefault="00E43036" w:rsidP="00E43036">
      <w:pPr>
        <w:pStyle w:val="36"/>
        <w:framePr w:wrap="notBeside"/>
        <w:rPr>
          <w:rtl/>
        </w:rPr>
      </w:pPr>
      <w:r w:rsidRPr="00A0326A">
        <w:rPr>
          <w:rFonts w:hint="cs"/>
          <w:rtl/>
        </w:rPr>
        <w:t xml:space="preserve">ר''ש: </w:t>
      </w:r>
    </w:p>
    <w:p w14:paraId="56970F49" w14:textId="3A47933D" w:rsidR="00E43036" w:rsidRPr="00E43036" w:rsidRDefault="00E43036" w:rsidP="00E43036">
      <w:pPr>
        <w:rPr>
          <w:rtl/>
        </w:rPr>
      </w:pPr>
      <w:r w:rsidRPr="00A0326A">
        <w:rPr>
          <w:rtl/>
        </w:rPr>
        <w:t xml:space="preserve">ר' שמעון שזורי היא; דתניא, בראשונה </w:t>
      </w:r>
      <w:r w:rsidRPr="00A0326A">
        <w:rPr>
          <w:rFonts w:hint="cs"/>
          <w:rtl/>
        </w:rPr>
        <w:t>אמרו</w:t>
      </w:r>
      <w:r w:rsidRPr="00A0326A">
        <w:rPr>
          <w:rtl/>
        </w:rPr>
        <w:t xml:space="preserve">: היוצא בקולר </w:t>
      </w:r>
      <w:r w:rsidRPr="00E43036">
        <w:rPr>
          <w:rtl/>
        </w:rPr>
        <w:t xml:space="preserve">ואמר כתבו גט לאשתי - הרי אלו יכתבו ויתנו, חזרו לומר: אף המפרש והיוצא בשיירא; </w:t>
      </w:r>
      <w:r w:rsidRPr="00E43036">
        <w:rPr>
          <w:rStyle w:val="affffe"/>
          <w:rtl/>
        </w:rPr>
        <w:t>רבי שמעון שזורי אומר:</w:t>
      </w:r>
      <w:r w:rsidRPr="00E43036">
        <w:rPr>
          <w:rtl/>
        </w:rPr>
        <w:t xml:space="preserve"> אף המסוכן.</w:t>
      </w:r>
      <w:r w:rsidRPr="00E43036">
        <w:rPr>
          <w:rtl/>
        </w:rPr>
        <w:footnoteReference w:id="174"/>
      </w:r>
      <w:r w:rsidRPr="00E43036">
        <w:rPr>
          <w:rtl/>
        </w:rPr>
        <w:t xml:space="preserve"> </w:t>
      </w:r>
    </w:p>
    <w:p w14:paraId="424DE301" w14:textId="77777777" w:rsidR="00E43036" w:rsidRPr="00E43036" w:rsidRDefault="00E43036" w:rsidP="00E43036">
      <w:pPr>
        <w:pStyle w:val="36"/>
        <w:framePr w:wrap="notBeside"/>
        <w:rPr>
          <w:rtl/>
        </w:rPr>
      </w:pPr>
      <w:r w:rsidRPr="00E43036">
        <w:rPr>
          <w:rFonts w:hint="cs"/>
          <w:rtl/>
        </w:rPr>
        <w:t>ר''נ</w:t>
      </w:r>
    </w:p>
    <w:p w14:paraId="44B5BD0C" w14:textId="6064F6BC" w:rsidR="00E43036" w:rsidRDefault="00E43036" w:rsidP="00E43036">
      <w:pPr>
        <w:rPr>
          <w:rtl/>
        </w:rPr>
      </w:pPr>
      <w:r>
        <w:rPr>
          <w:rFonts w:hint="cs"/>
          <w:rtl/>
        </w:rPr>
        <w:t xml:space="preserve">לא מעמיד </w:t>
      </w:r>
      <w:r w:rsidRPr="00E43036">
        <w:rPr>
          <w:rStyle w:val="affffe"/>
          <w:rFonts w:hint="cs"/>
          <w:rtl/>
        </w:rPr>
        <w:t>כר''ש שזורי</w:t>
      </w:r>
      <w:r>
        <w:rPr>
          <w:rFonts w:hint="cs"/>
          <w:rtl/>
        </w:rPr>
        <w:t xml:space="preserve"> - דשם אמר </w:t>
      </w:r>
      <w:r>
        <w:rPr>
          <w:rtl/>
        </w:rPr>
        <w:t xml:space="preserve">כתבו. </w:t>
      </w:r>
    </w:p>
    <w:p w14:paraId="0AF64204" w14:textId="77777777" w:rsidR="00E43036" w:rsidRPr="00E43036" w:rsidRDefault="00E43036" w:rsidP="00E43036">
      <w:pPr>
        <w:pStyle w:val="36"/>
        <w:framePr w:wrap="notBeside"/>
        <w:rPr>
          <w:rtl/>
        </w:rPr>
      </w:pPr>
      <w:r w:rsidRPr="00E43036">
        <w:rPr>
          <w:rFonts w:hint="cs"/>
          <w:rtl/>
        </w:rPr>
        <w:t xml:space="preserve">ר''ש </w:t>
      </w:r>
    </w:p>
    <w:p w14:paraId="72F6A071" w14:textId="5BBAC2F0" w:rsidR="00AD72DD" w:rsidRDefault="00E43036" w:rsidP="00AD72DD">
      <w:pPr>
        <w:rPr>
          <w:rtl/>
        </w:rPr>
      </w:pPr>
      <w:r>
        <w:rPr>
          <w:rFonts w:hint="cs"/>
          <w:rtl/>
        </w:rPr>
        <w:t xml:space="preserve">לא מעמיד </w:t>
      </w:r>
      <w:r w:rsidRPr="00E43036">
        <w:rPr>
          <w:rStyle w:val="affffe"/>
          <w:rtl/>
        </w:rPr>
        <w:t>כר</w:t>
      </w:r>
      <w:r w:rsidRPr="00E43036">
        <w:rPr>
          <w:rStyle w:val="affffe"/>
          <w:rFonts w:hint="cs"/>
          <w:rtl/>
        </w:rPr>
        <w:t>שב''מ</w:t>
      </w:r>
      <w:r w:rsidRPr="00E43036">
        <w:rPr>
          <w:rStyle w:val="affffe"/>
          <w:rtl/>
        </w:rPr>
        <w:t>?</w:t>
      </w:r>
      <w:r>
        <w:rPr>
          <w:rtl/>
        </w:rPr>
        <w:t xml:space="preserve"> </w:t>
      </w:r>
      <w:r>
        <w:rPr>
          <w:rFonts w:hint="cs"/>
          <w:rtl/>
        </w:rPr>
        <w:t xml:space="preserve">- </w:t>
      </w:r>
      <w:r>
        <w:rPr>
          <w:rtl/>
        </w:rPr>
        <w:t>אומדנא דמוכח שאני</w:t>
      </w:r>
    </w:p>
    <w:p w14:paraId="67D55074" w14:textId="0A8F760C" w:rsidR="009B6423" w:rsidRDefault="009B6423" w:rsidP="009B6423">
      <w:pPr>
        <w:pStyle w:val="affe"/>
        <w:framePr w:wrap="around"/>
        <w:rPr>
          <w:rtl/>
        </w:rPr>
      </w:pPr>
      <w:r>
        <w:rPr>
          <w:rFonts w:hint="cs"/>
          <w:rtl/>
        </w:rPr>
        <w:t>קמז.</w:t>
      </w:r>
    </w:p>
    <w:bookmarkEnd w:id="59"/>
    <w:p w14:paraId="46D365E6" w14:textId="249D916F" w:rsidR="000379D2" w:rsidRPr="00F46E91" w:rsidRDefault="000379D2" w:rsidP="000379D2">
      <w:pPr>
        <w:pStyle w:val="affff9"/>
        <w:rPr>
          <w:rtl/>
        </w:rPr>
      </w:pPr>
      <w:r w:rsidRPr="00F46E91">
        <w:rPr>
          <w:rtl/>
        </w:rPr>
        <w:t>מאן תנא</w:t>
      </w:r>
      <w:r w:rsidR="00105E6B">
        <w:rPr>
          <w:rFonts w:hint="cs"/>
          <w:rtl/>
        </w:rPr>
        <w:t>:</w:t>
      </w:r>
      <w:r w:rsidRPr="00F46E91">
        <w:rPr>
          <w:rtl/>
        </w:rPr>
        <w:t xml:space="preserve"> </w:t>
      </w:r>
      <w:r w:rsidR="00105E6B">
        <w:rPr>
          <w:rFonts w:hint="cs"/>
          <w:rtl/>
        </w:rPr>
        <w:t>שמתנה שניתנה מאומדנא אינה מתנה</w:t>
      </w:r>
    </w:p>
    <w:p w14:paraId="7BC5D1AB" w14:textId="77777777" w:rsidR="00105E6B" w:rsidRPr="00105E6B" w:rsidRDefault="00105E6B" w:rsidP="00105E6B">
      <w:pPr>
        <w:pStyle w:val="36"/>
        <w:framePr w:wrap="notBeside"/>
        <w:rPr>
          <w:rtl/>
        </w:rPr>
      </w:pPr>
      <w:r w:rsidRPr="00105E6B">
        <w:rPr>
          <w:rFonts w:hint="cs"/>
          <w:rtl/>
        </w:rPr>
        <w:t>דתניא</w:t>
      </w:r>
    </w:p>
    <w:p w14:paraId="36F90CE2" w14:textId="64DFE0F4" w:rsidR="000379D2" w:rsidRPr="00F46E91" w:rsidRDefault="000379D2" w:rsidP="000379D2">
      <w:pPr>
        <w:rPr>
          <w:rtl/>
        </w:rPr>
      </w:pPr>
      <w:r w:rsidRPr="00F46E91">
        <w:rPr>
          <w:rtl/>
        </w:rPr>
        <w:t xml:space="preserve">היה חולה ומוטל במטה, </w:t>
      </w:r>
      <w:r w:rsidRPr="00F46E91">
        <w:rPr>
          <w:rStyle w:val="affffe"/>
          <w:rtl/>
        </w:rPr>
        <w:t>ואמרו לו:</w:t>
      </w:r>
      <w:r w:rsidRPr="00F46E91">
        <w:rPr>
          <w:rtl/>
        </w:rPr>
        <w:t xml:space="preserve"> נכסיך למי? </w:t>
      </w:r>
      <w:r w:rsidRPr="00F46E91">
        <w:rPr>
          <w:rStyle w:val="affffe"/>
          <w:rtl/>
        </w:rPr>
        <w:t>ואמר להן:</w:t>
      </w:r>
      <w:r w:rsidRPr="00F46E91">
        <w:rPr>
          <w:rtl/>
        </w:rPr>
        <w:t xml:space="preserve"> דומה שיש לי בן, </w:t>
      </w:r>
      <w:r w:rsidRPr="00F46E91">
        <w:rPr>
          <w:rFonts w:hint="cs"/>
          <w:rtl/>
        </w:rPr>
        <w:t xml:space="preserve">או שאשתי מעוברת </w:t>
      </w:r>
      <w:r w:rsidRPr="00F46E91">
        <w:rPr>
          <w:rtl/>
        </w:rPr>
        <w:t xml:space="preserve">עכשיו שאין לי בן נכסי לפלוני; </w:t>
      </w:r>
    </w:p>
    <w:p w14:paraId="0B701C43" w14:textId="77777777" w:rsidR="000379D2" w:rsidRPr="00F46E91" w:rsidRDefault="000379D2" w:rsidP="000379D2">
      <w:pPr>
        <w:rPr>
          <w:rtl/>
        </w:rPr>
      </w:pPr>
      <w:r w:rsidRPr="00F46E91">
        <w:rPr>
          <w:rtl/>
        </w:rPr>
        <w:t xml:space="preserve">ונודע שיש לו בן או שהיתה אשתו מעוברת - אין מתנתו מתנה; </w:t>
      </w:r>
    </w:p>
    <w:p w14:paraId="66F8E7DE" w14:textId="77777777" w:rsidR="000379D2" w:rsidRPr="00F46E91" w:rsidRDefault="000379D2" w:rsidP="000379D2">
      <w:pPr>
        <w:pStyle w:val="36"/>
        <w:framePr w:wrap="notBeside"/>
        <w:rPr>
          <w:rtl/>
        </w:rPr>
      </w:pPr>
      <w:r w:rsidRPr="00F46E91">
        <w:rPr>
          <w:rtl/>
        </w:rPr>
        <w:t>לימא</w:t>
      </w:r>
    </w:p>
    <w:p w14:paraId="75E40BF5" w14:textId="77777777" w:rsidR="000379D2" w:rsidRPr="00F46E91" w:rsidRDefault="000379D2" w:rsidP="000379D2">
      <w:pPr>
        <w:rPr>
          <w:rtl/>
        </w:rPr>
      </w:pPr>
      <w:r w:rsidRPr="00F46E91">
        <w:rPr>
          <w:rFonts w:hint="cs"/>
          <w:rtl/>
        </w:rPr>
        <w:t>רשב''מ היא ולא רבנן</w:t>
      </w:r>
    </w:p>
    <w:p w14:paraId="48ABADD0" w14:textId="77777777" w:rsidR="000379D2" w:rsidRPr="00F46E91" w:rsidRDefault="000379D2" w:rsidP="000379D2">
      <w:pPr>
        <w:pStyle w:val="36"/>
        <w:framePr w:wrap="notBeside"/>
        <w:rPr>
          <w:rtl/>
        </w:rPr>
      </w:pPr>
      <w:r w:rsidRPr="00F46E91">
        <w:rPr>
          <w:rFonts w:hint="cs"/>
          <w:rtl/>
        </w:rPr>
        <w:t>ודחי'</w:t>
      </w:r>
    </w:p>
    <w:p w14:paraId="7D37EF7B" w14:textId="77777777" w:rsidR="000379D2" w:rsidRPr="00F46E91" w:rsidRDefault="000379D2" w:rsidP="000379D2">
      <w:pPr>
        <w:spacing w:after="60"/>
        <w:rPr>
          <w:rtl/>
        </w:rPr>
      </w:pPr>
      <w:r w:rsidRPr="00F46E91">
        <w:rPr>
          <w:rFonts w:hint="cs"/>
          <w:rtl/>
        </w:rPr>
        <w:t>ד</w:t>
      </w:r>
      <w:r w:rsidRPr="00F46E91">
        <w:rPr>
          <w:rtl/>
        </w:rPr>
        <w:t xml:space="preserve">אפי' תימא רבנן, </w:t>
      </w:r>
      <w:r w:rsidRPr="00F46E91">
        <w:rPr>
          <w:rFonts w:hint="cs"/>
          <w:rtl/>
        </w:rPr>
        <w:t xml:space="preserve">- </w:t>
      </w:r>
      <w:r w:rsidRPr="00F46E91">
        <w:rPr>
          <w:rtl/>
        </w:rPr>
        <w:t xml:space="preserve">דומה שאני. </w:t>
      </w:r>
      <w:r w:rsidRPr="00F46E91">
        <w:rPr>
          <w:rFonts w:hint="cs"/>
          <w:rtl/>
        </w:rPr>
        <w:t xml:space="preserve">ולא אמרי' שנזכר בצערו </w:t>
      </w:r>
    </w:p>
    <w:p w14:paraId="65EB499A" w14:textId="77777777" w:rsidR="000379D2" w:rsidRPr="00F46E91" w:rsidRDefault="000379D2" w:rsidP="000379D2">
      <w:pPr>
        <w:pStyle w:val="36"/>
        <w:framePr w:wrap="notBeside"/>
        <w:rPr>
          <w:rtl/>
        </w:rPr>
      </w:pPr>
      <w:r w:rsidRPr="00F46E91">
        <w:rPr>
          <w:rFonts w:hint="cs"/>
          <w:rtl/>
        </w:rPr>
        <w:t>ר''ז מרב</w:t>
      </w:r>
      <w:r w:rsidRPr="00F46E91">
        <w:rPr>
          <w:rtl/>
        </w:rPr>
        <w:t>:</w:t>
      </w:r>
    </w:p>
    <w:p w14:paraId="0E7385F8" w14:textId="77777777" w:rsidR="000379D2" w:rsidRPr="00F46E91" w:rsidRDefault="000379D2" w:rsidP="000379D2">
      <w:pPr>
        <w:pStyle w:val="affff9"/>
        <w:rPr>
          <w:rtl/>
        </w:rPr>
      </w:pPr>
      <w:r w:rsidRPr="00F46E91">
        <w:rPr>
          <w:rtl/>
        </w:rPr>
        <w:t>מנין למתנת שכיב מרע</w:t>
      </w:r>
      <w:r w:rsidRPr="00F46E91">
        <w:rPr>
          <w:rFonts w:hint="cs"/>
          <w:rtl/>
        </w:rPr>
        <w:t xml:space="preserve"> </w:t>
      </w:r>
      <w:r w:rsidRPr="00F46E91">
        <w:rPr>
          <w:rtl/>
        </w:rPr>
        <w:t xml:space="preserve">מן התורה? </w:t>
      </w:r>
    </w:p>
    <w:p w14:paraId="00E73997" w14:textId="77777777" w:rsidR="000379D2" w:rsidRPr="00F46E91" w:rsidRDefault="000379D2" w:rsidP="000379D2">
      <w:pPr>
        <w:pStyle w:val="36"/>
        <w:framePr w:wrap="notBeside"/>
        <w:rPr>
          <w:rtl/>
        </w:rPr>
      </w:pPr>
      <w:r w:rsidRPr="00F46E91">
        <w:rPr>
          <w:rFonts w:hint="cs"/>
          <w:rtl/>
        </w:rPr>
        <w:t>א. ר''ז מרב</w:t>
      </w:r>
    </w:p>
    <w:p w14:paraId="4198F5B3" w14:textId="77777777" w:rsidR="000379D2" w:rsidRPr="00F46E91" w:rsidRDefault="000379D2" w:rsidP="000379D2">
      <w:pPr>
        <w:rPr>
          <w:rtl/>
        </w:rPr>
      </w:pPr>
      <w:r w:rsidRPr="00F46E91">
        <w:rPr>
          <w:rStyle w:val="affff8"/>
          <w:rtl/>
        </w:rPr>
        <w:t>והעברתם את נחלתו לבתו</w:t>
      </w:r>
      <w:r w:rsidRPr="00F46E91">
        <w:rPr>
          <w:rtl/>
        </w:rPr>
        <w:t xml:space="preserve"> יש לך העברה אחרת שהיא כזו, </w:t>
      </w:r>
    </w:p>
    <w:p w14:paraId="2416B570" w14:textId="77777777" w:rsidR="000379D2" w:rsidRPr="00AD72DD" w:rsidRDefault="000379D2" w:rsidP="000379D2">
      <w:pPr>
        <w:pStyle w:val="36"/>
        <w:framePr w:wrap="notBeside"/>
        <w:rPr>
          <w:rtl/>
        </w:rPr>
      </w:pPr>
      <w:r>
        <w:rPr>
          <w:rFonts w:hint="cs"/>
          <w:rtl/>
        </w:rPr>
        <w:t xml:space="preserve">ב. </w:t>
      </w:r>
      <w:r w:rsidRPr="00AD72DD">
        <w:rPr>
          <w:rFonts w:hint="cs"/>
          <w:rtl/>
        </w:rPr>
        <w:t>ר''נ מרב''א</w:t>
      </w:r>
    </w:p>
    <w:p w14:paraId="163B4DBA" w14:textId="77777777" w:rsidR="000379D2" w:rsidRDefault="000379D2" w:rsidP="000379D2">
      <w:pPr>
        <w:spacing w:after="60"/>
        <w:rPr>
          <w:rtl/>
        </w:rPr>
      </w:pPr>
      <w:r w:rsidRPr="00F46E91">
        <w:rPr>
          <w:rStyle w:val="affff8"/>
          <w:rtl/>
        </w:rPr>
        <w:t>ונתתם את נחלתו לאחיו,</w:t>
      </w:r>
      <w:r w:rsidRPr="00F46E91">
        <w:rPr>
          <w:rtl/>
        </w:rPr>
        <w:t xml:space="preserve"> נתינה אחרת שהיא כזו.</w:t>
      </w:r>
      <w:r>
        <w:rPr>
          <w:rStyle w:val="aff1"/>
          <w:rtl/>
        </w:rPr>
        <w:footnoteReference w:id="175"/>
      </w:r>
      <w:r w:rsidRPr="00AD72DD">
        <w:rPr>
          <w:szCs w:val="22"/>
          <w:rtl/>
        </w:rPr>
        <w:t xml:space="preserve"> </w:t>
      </w:r>
    </w:p>
    <w:p w14:paraId="7C218958" w14:textId="77777777" w:rsidR="000379D2" w:rsidRPr="00AD72DD" w:rsidRDefault="000379D2" w:rsidP="000379D2">
      <w:pPr>
        <w:pStyle w:val="36"/>
        <w:framePr w:wrap="notBeside"/>
        <w:rPr>
          <w:rtl/>
        </w:rPr>
      </w:pPr>
      <w:r w:rsidRPr="00AD72DD">
        <w:rPr>
          <w:rFonts w:hint="cs"/>
          <w:rtl/>
        </w:rPr>
        <w:t>לר''נ</w:t>
      </w:r>
    </w:p>
    <w:p w14:paraId="2D9EFEB0" w14:textId="77777777" w:rsidR="000379D2" w:rsidRPr="00F46E91" w:rsidRDefault="000379D2" w:rsidP="000379D2">
      <w:pPr>
        <w:rPr>
          <w:spacing w:val="-2"/>
          <w:rtl/>
        </w:rPr>
      </w:pPr>
      <w:r w:rsidRPr="00F46E91">
        <w:rPr>
          <w:rFonts w:hint="cs"/>
          <w:spacing w:val="-2"/>
          <w:rtl/>
        </w:rPr>
        <w:t xml:space="preserve">לא </w:t>
      </w:r>
      <w:r w:rsidRPr="00F46E91">
        <w:rPr>
          <w:rStyle w:val="affff8"/>
          <w:rFonts w:hint="cs"/>
          <w:spacing w:val="-2"/>
          <w:rtl/>
        </w:rPr>
        <w:t>מהעברתם -</w:t>
      </w:r>
      <w:r w:rsidRPr="00F46E91">
        <w:rPr>
          <w:rFonts w:hint="cs"/>
          <w:spacing w:val="-2"/>
          <w:rtl/>
        </w:rPr>
        <w:t xml:space="preserve"> </w:t>
      </w:r>
      <w:r w:rsidRPr="00F46E91">
        <w:rPr>
          <w:rStyle w:val="affffe"/>
          <w:rFonts w:hint="cs"/>
          <w:spacing w:val="-2"/>
          <w:rtl/>
        </w:rPr>
        <w:t>דבעי לכדרבי</w:t>
      </w:r>
      <w:r w:rsidRPr="00F46E91">
        <w:rPr>
          <w:rStyle w:val="affffe"/>
          <w:spacing w:val="-2"/>
          <w:rtl/>
        </w:rPr>
        <w:t>:</w:t>
      </w:r>
      <w:r w:rsidRPr="00F46E91">
        <w:rPr>
          <w:spacing w:val="-2"/>
          <w:rtl/>
        </w:rPr>
        <w:t xml:space="preserve"> בכולן נאמרה </w:t>
      </w:r>
      <w:r w:rsidRPr="00F46E91">
        <w:rPr>
          <w:rStyle w:val="affff8"/>
          <w:spacing w:val="-2"/>
          <w:rtl/>
        </w:rPr>
        <w:t>נתינה</w:t>
      </w:r>
      <w:r w:rsidRPr="00F46E91">
        <w:rPr>
          <w:spacing w:val="-2"/>
          <w:rtl/>
        </w:rPr>
        <w:t xml:space="preserve"> וכאן נאמרה </w:t>
      </w:r>
      <w:r w:rsidRPr="00F46E91">
        <w:rPr>
          <w:rStyle w:val="affff8"/>
          <w:spacing w:val="-2"/>
          <w:rtl/>
        </w:rPr>
        <w:t>העברה</w:t>
      </w:r>
    </w:p>
    <w:p w14:paraId="479D7A62" w14:textId="77777777" w:rsidR="000379D2" w:rsidRPr="00D6535D" w:rsidRDefault="000379D2" w:rsidP="000379D2">
      <w:pPr>
        <w:rPr>
          <w:rStyle w:val="afffff0"/>
          <w:rtl/>
        </w:rPr>
      </w:pPr>
      <w:r w:rsidRPr="00F46E91">
        <w:rPr>
          <w:rFonts w:hint="cs"/>
          <w:rtl/>
        </w:rPr>
        <w:t xml:space="preserve">שרק בת מעבירה </w:t>
      </w:r>
      <w:r w:rsidRPr="00F46E91">
        <w:rPr>
          <w:rtl/>
        </w:rPr>
        <w:t>נחלה משבט לשבט,</w:t>
      </w:r>
      <w:r w:rsidRPr="00AD72DD">
        <w:rPr>
          <w:szCs w:val="22"/>
          <w:rtl/>
        </w:rPr>
        <w:t xml:space="preserve"> </w:t>
      </w:r>
      <w:r>
        <w:rPr>
          <w:rStyle w:val="afffff0"/>
          <w:rFonts w:hint="cs"/>
          <w:rtl/>
        </w:rPr>
        <w:t>ש</w:t>
      </w:r>
      <w:r w:rsidRPr="00D6535D">
        <w:rPr>
          <w:rStyle w:val="afffff0"/>
          <w:rtl/>
        </w:rPr>
        <w:t xml:space="preserve">בנה ובעלה יורשין אותה. </w:t>
      </w:r>
    </w:p>
    <w:p w14:paraId="7F6CD046" w14:textId="77777777" w:rsidR="000379D2" w:rsidRPr="00AD72DD" w:rsidRDefault="000379D2" w:rsidP="000379D2">
      <w:pPr>
        <w:pStyle w:val="36"/>
        <w:framePr w:wrap="notBeside"/>
        <w:rPr>
          <w:rtl/>
        </w:rPr>
      </w:pPr>
      <w:r w:rsidRPr="00AD72DD">
        <w:rPr>
          <w:rFonts w:hint="cs"/>
          <w:rtl/>
        </w:rPr>
        <w:t xml:space="preserve">ר''ז </w:t>
      </w:r>
    </w:p>
    <w:p w14:paraId="0C7F02FF" w14:textId="77777777" w:rsidR="000379D2" w:rsidRPr="00F46E91" w:rsidRDefault="000379D2" w:rsidP="000379D2">
      <w:pPr>
        <w:spacing w:after="60"/>
        <w:rPr>
          <w:rtl/>
        </w:rPr>
      </w:pPr>
      <w:r w:rsidRPr="00F46E91">
        <w:rPr>
          <w:rtl/>
        </w:rPr>
        <w:t xml:space="preserve">לא </w:t>
      </w:r>
      <w:r w:rsidRPr="00F46E91">
        <w:rPr>
          <w:rStyle w:val="affff8"/>
          <w:rtl/>
        </w:rPr>
        <w:t>מונתתם</w:t>
      </w:r>
      <w:r w:rsidRPr="00F46E91">
        <w:rPr>
          <w:rFonts w:hint="cs"/>
          <w:rtl/>
        </w:rPr>
        <w:t>-</w:t>
      </w:r>
      <w:r w:rsidRPr="00F46E91">
        <w:rPr>
          <w:rtl/>
        </w:rPr>
        <w:t xml:space="preserve"> אורחיה דקרא הוא. </w:t>
      </w:r>
    </w:p>
    <w:p w14:paraId="7FA2A3F6" w14:textId="77777777" w:rsidR="000379D2" w:rsidRPr="00AD72DD" w:rsidRDefault="000379D2" w:rsidP="000379D2">
      <w:pPr>
        <w:pStyle w:val="36"/>
        <w:framePr w:wrap="notBeside"/>
        <w:rPr>
          <w:rtl/>
        </w:rPr>
      </w:pPr>
      <w:r>
        <w:rPr>
          <w:rFonts w:hint="cs"/>
          <w:rtl/>
        </w:rPr>
        <w:t xml:space="preserve">ג. </w:t>
      </w:r>
      <w:r w:rsidRPr="00AD72DD">
        <w:rPr>
          <w:rFonts w:hint="cs"/>
          <w:rtl/>
        </w:rPr>
        <w:t>רמב''יר</w:t>
      </w:r>
      <w:r w:rsidRPr="00AD72DD">
        <w:rPr>
          <w:rtl/>
        </w:rPr>
        <w:t>:</w:t>
      </w:r>
    </w:p>
    <w:p w14:paraId="1D78FE78" w14:textId="13ADE1D2" w:rsidR="000379D2" w:rsidRDefault="00105E6B" w:rsidP="000379D2">
      <w:pPr>
        <w:rPr>
          <w:rtl/>
        </w:rPr>
      </w:pPr>
      <w:r>
        <w:rPr>
          <w:rStyle w:val="affff8"/>
          <w:rFonts w:hint="cs"/>
          <w:rtl/>
        </w:rPr>
        <w:t>מ</w:t>
      </w:r>
      <w:r w:rsidR="000379D2" w:rsidRPr="00AD72DD">
        <w:rPr>
          <w:rStyle w:val="affff8"/>
          <w:rtl/>
        </w:rPr>
        <w:t xml:space="preserve">חזקיהו כה אמר ה' צו לביתך כי מת אתה ולא תחיה </w:t>
      </w:r>
      <w:r w:rsidR="000379D2" w:rsidRPr="00AD72DD">
        <w:rPr>
          <w:szCs w:val="22"/>
          <w:rtl/>
        </w:rPr>
        <w:t xml:space="preserve">- </w:t>
      </w:r>
      <w:r w:rsidR="000379D2" w:rsidRPr="00F46E91">
        <w:rPr>
          <w:rtl/>
        </w:rPr>
        <w:t>בצואה בעלמא.</w:t>
      </w:r>
      <w:r w:rsidR="000379D2" w:rsidRPr="00AD72DD">
        <w:rPr>
          <w:szCs w:val="22"/>
          <w:rtl/>
        </w:rPr>
        <w:t xml:space="preserve"> </w:t>
      </w:r>
    </w:p>
    <w:p w14:paraId="45C6FCDD" w14:textId="77777777" w:rsidR="000379D2" w:rsidRPr="00AD72DD" w:rsidRDefault="000379D2" w:rsidP="000379D2">
      <w:pPr>
        <w:pStyle w:val="36"/>
        <w:framePr w:wrap="notBeside"/>
        <w:rPr>
          <w:rtl/>
        </w:rPr>
      </w:pPr>
      <w:r>
        <w:rPr>
          <w:rFonts w:hint="cs"/>
          <w:rtl/>
        </w:rPr>
        <w:t xml:space="preserve">ד. </w:t>
      </w:r>
      <w:r w:rsidRPr="00AD72DD">
        <w:rPr>
          <w:rFonts w:hint="cs"/>
          <w:rtl/>
        </w:rPr>
        <w:t>רב''י</w:t>
      </w:r>
    </w:p>
    <w:p w14:paraId="7DDF77C2" w14:textId="77777777" w:rsidR="000379D2" w:rsidRPr="00F46E91" w:rsidRDefault="000379D2" w:rsidP="000379D2">
      <w:pPr>
        <w:rPr>
          <w:spacing w:val="2"/>
          <w:rtl/>
        </w:rPr>
      </w:pPr>
      <w:r w:rsidRPr="00F46E91">
        <w:rPr>
          <w:rStyle w:val="affff8"/>
          <w:rtl/>
        </w:rPr>
        <w:t>ואחיתופל</w:t>
      </w:r>
      <w:r w:rsidRPr="00F46E91">
        <w:rPr>
          <w:rStyle w:val="affff8"/>
          <w:rFonts w:hint="cs"/>
          <w:rtl/>
        </w:rPr>
        <w:t xml:space="preserve"> וגו' </w:t>
      </w:r>
      <w:r w:rsidRPr="00F46E91">
        <w:rPr>
          <w:rStyle w:val="affff8"/>
          <w:rtl/>
        </w:rPr>
        <w:t xml:space="preserve">וילך </w:t>
      </w:r>
      <w:r w:rsidRPr="00F46E91">
        <w:rPr>
          <w:rStyle w:val="affff8"/>
          <w:rFonts w:hint="cs"/>
          <w:rtl/>
        </w:rPr>
        <w:t xml:space="preserve">וגו' </w:t>
      </w:r>
      <w:r w:rsidRPr="00F46E91">
        <w:rPr>
          <w:rStyle w:val="affff8"/>
          <w:rtl/>
        </w:rPr>
        <w:t xml:space="preserve">אל עירו ויצו אל ביתו ויחנק </w:t>
      </w:r>
      <w:r w:rsidRPr="00F46E91">
        <w:rPr>
          <w:rtl/>
        </w:rPr>
        <w:t xml:space="preserve">- </w:t>
      </w:r>
      <w:r w:rsidRPr="00F46E91">
        <w:rPr>
          <w:spacing w:val="2"/>
          <w:rtl/>
        </w:rPr>
        <w:t xml:space="preserve">בצואה בעלמא. </w:t>
      </w:r>
    </w:p>
    <w:p w14:paraId="010246A4" w14:textId="77777777" w:rsidR="000379D2" w:rsidRPr="00F46E91" w:rsidRDefault="000379D2" w:rsidP="000379D2">
      <w:pPr>
        <w:pStyle w:val="36"/>
        <w:framePr w:wrap="notBeside"/>
        <w:rPr>
          <w:rtl/>
        </w:rPr>
      </w:pPr>
      <w:r w:rsidRPr="00AD72DD">
        <w:rPr>
          <w:rtl/>
        </w:rPr>
        <w:lastRenderedPageBreak/>
        <w:t>ת"ר,</w:t>
      </w:r>
    </w:p>
    <w:p w14:paraId="4F5CAA1D" w14:textId="77777777" w:rsidR="000379D2" w:rsidRPr="00F46E91" w:rsidRDefault="000379D2" w:rsidP="000379D2">
      <w:pPr>
        <w:pStyle w:val="affff9"/>
        <w:rPr>
          <w:rtl/>
        </w:rPr>
      </w:pPr>
      <w:r w:rsidRPr="00F46E91">
        <w:rPr>
          <w:rtl/>
        </w:rPr>
        <w:t xml:space="preserve">שלשה דברים צוה אחיתופל את בניו: </w:t>
      </w:r>
    </w:p>
    <w:p w14:paraId="30F6FEA4" w14:textId="77777777" w:rsidR="000379D2" w:rsidRPr="00F46E91" w:rsidRDefault="000379D2" w:rsidP="000379D2">
      <w:pPr>
        <w:rPr>
          <w:rtl/>
        </w:rPr>
      </w:pPr>
      <w:r w:rsidRPr="00F46E91">
        <w:rPr>
          <w:rStyle w:val="affffe"/>
          <w:rFonts w:hint="cs"/>
          <w:rtl/>
        </w:rPr>
        <w:t>א.</w:t>
      </w:r>
      <w:r w:rsidRPr="00F46E91">
        <w:rPr>
          <w:rFonts w:hint="cs"/>
          <w:rtl/>
        </w:rPr>
        <w:t xml:space="preserve"> </w:t>
      </w:r>
      <w:r w:rsidRPr="00F46E91">
        <w:rPr>
          <w:rtl/>
        </w:rPr>
        <w:t xml:space="preserve">אל תהיו במחלוקת, </w:t>
      </w:r>
      <w:r w:rsidRPr="00F46E91">
        <w:rPr>
          <w:rStyle w:val="affffe"/>
          <w:rFonts w:hint="cs"/>
          <w:rtl/>
        </w:rPr>
        <w:t>ב.</w:t>
      </w:r>
      <w:r w:rsidRPr="00F46E91">
        <w:rPr>
          <w:rFonts w:hint="cs"/>
          <w:rtl/>
        </w:rPr>
        <w:t xml:space="preserve"> </w:t>
      </w:r>
      <w:r w:rsidRPr="00F46E91">
        <w:rPr>
          <w:rtl/>
        </w:rPr>
        <w:t xml:space="preserve">ואל תמרדו במלכות בית דוד, </w:t>
      </w:r>
    </w:p>
    <w:p w14:paraId="0E93B24C" w14:textId="4B1AE115" w:rsidR="000379D2" w:rsidRPr="00F46E91" w:rsidRDefault="000379D2" w:rsidP="000379D2">
      <w:pPr>
        <w:rPr>
          <w:rtl/>
        </w:rPr>
      </w:pPr>
      <w:r w:rsidRPr="00F46E91">
        <w:rPr>
          <w:rStyle w:val="affffe"/>
          <w:rFonts w:hint="cs"/>
          <w:rtl/>
        </w:rPr>
        <w:t>ג.</w:t>
      </w:r>
      <w:r w:rsidRPr="00F46E91">
        <w:rPr>
          <w:rFonts w:hint="cs"/>
          <w:rtl/>
        </w:rPr>
        <w:t xml:space="preserve"> </w:t>
      </w:r>
      <w:r w:rsidRPr="00F46E91">
        <w:rPr>
          <w:rtl/>
        </w:rPr>
        <w:t>ויום טוב של עצרת ברור</w:t>
      </w:r>
      <w:r w:rsidR="001C325D">
        <w:rPr>
          <w:rFonts w:hint="cs"/>
          <w:rtl/>
        </w:rPr>
        <w:t xml:space="preserve"> </w:t>
      </w:r>
      <w:r w:rsidR="001C325D" w:rsidRPr="001C325D">
        <w:rPr>
          <w:rStyle w:val="afffff0"/>
          <w:rFonts w:hint="cs"/>
          <w:rtl/>
        </w:rPr>
        <w:t>שאין עננים</w:t>
      </w:r>
      <w:r w:rsidRPr="00F46E91">
        <w:rPr>
          <w:rtl/>
        </w:rPr>
        <w:t xml:space="preserve"> - זרעו חטים. </w:t>
      </w:r>
    </w:p>
    <w:p w14:paraId="532BC37B" w14:textId="77777777" w:rsidR="000379D2" w:rsidRPr="00AD72DD" w:rsidRDefault="000379D2" w:rsidP="000379D2">
      <w:pPr>
        <w:pStyle w:val="36"/>
        <w:framePr w:wrap="notBeside"/>
        <w:rPr>
          <w:rtl/>
        </w:rPr>
      </w:pPr>
      <w:r w:rsidRPr="00AD72DD">
        <w:rPr>
          <w:rFonts w:hint="cs"/>
          <w:rtl/>
        </w:rPr>
        <w:t>מ''ז</w:t>
      </w:r>
      <w:r>
        <w:rPr>
          <w:rFonts w:hint="cs"/>
          <w:rtl/>
        </w:rPr>
        <w:t>:</w:t>
      </w:r>
    </w:p>
    <w:p w14:paraId="50F73686" w14:textId="426D0DDF" w:rsidR="000379D2" w:rsidRPr="00F46E91" w:rsidRDefault="000379D2" w:rsidP="000379D2">
      <w:pPr>
        <w:rPr>
          <w:rtl/>
        </w:rPr>
      </w:pPr>
      <w:r w:rsidRPr="00F46E91">
        <w:rPr>
          <w:rtl/>
        </w:rPr>
        <w:t xml:space="preserve">בלול </w:t>
      </w:r>
      <w:r w:rsidR="001C325D" w:rsidRPr="001C325D">
        <w:rPr>
          <w:rStyle w:val="afffff0"/>
          <w:rFonts w:hint="cs"/>
          <w:rtl/>
        </w:rPr>
        <w:t>מעונן</w:t>
      </w:r>
      <w:r w:rsidR="001C325D">
        <w:rPr>
          <w:rFonts w:hint="cs"/>
          <w:rtl/>
        </w:rPr>
        <w:t xml:space="preserve"> </w:t>
      </w:r>
      <w:r w:rsidRPr="00F46E91">
        <w:rPr>
          <w:rtl/>
        </w:rPr>
        <w:t>איתמר.</w:t>
      </w:r>
      <w:r w:rsidRPr="00AD72DD">
        <w:rPr>
          <w:rStyle w:val="affffe"/>
          <w:rtl/>
        </w:rPr>
        <w:t xml:space="preserve"> </w:t>
      </w:r>
      <w:r w:rsidRPr="00AD72DD">
        <w:rPr>
          <w:rStyle w:val="affffe"/>
          <w:rFonts w:hint="cs"/>
          <w:rtl/>
        </w:rPr>
        <w:t>נהרדעי מרי''ע</w:t>
      </w:r>
      <w:r w:rsidRPr="00AD72DD">
        <w:rPr>
          <w:rStyle w:val="affffe"/>
          <w:rtl/>
        </w:rPr>
        <w:t>:</w:t>
      </w:r>
      <w:r w:rsidRPr="00AD72DD">
        <w:rPr>
          <w:szCs w:val="22"/>
          <w:rtl/>
        </w:rPr>
        <w:t xml:space="preserve"> </w:t>
      </w:r>
      <w:r w:rsidRPr="00F46E91">
        <w:rPr>
          <w:rtl/>
        </w:rPr>
        <w:t xml:space="preserve">לא ברור ממש, ולא בלול ממש, אלא אפילו בלול ורוח צפונית מנשבתו - זה הוא ברור. </w:t>
      </w:r>
    </w:p>
    <w:p w14:paraId="36F3A1A6" w14:textId="77777777" w:rsidR="000379D2" w:rsidRPr="00AD72DD" w:rsidRDefault="000379D2" w:rsidP="000379D2">
      <w:pPr>
        <w:pStyle w:val="36"/>
        <w:framePr w:wrap="notBeside"/>
        <w:rPr>
          <w:rtl/>
        </w:rPr>
      </w:pPr>
      <w:r w:rsidRPr="00AD72DD">
        <w:rPr>
          <w:rFonts w:hint="cs"/>
          <w:rtl/>
        </w:rPr>
        <w:t>ר''א לר''א</w:t>
      </w:r>
    </w:p>
    <w:p w14:paraId="3B8D3785" w14:textId="77777777" w:rsidR="000379D2" w:rsidRDefault="000379D2" w:rsidP="000379D2">
      <w:pPr>
        <w:rPr>
          <w:rtl/>
        </w:rPr>
      </w:pPr>
      <w:r w:rsidRPr="00AD72DD">
        <w:rPr>
          <w:rStyle w:val="affffe"/>
          <w:rFonts w:hint="cs"/>
          <w:rtl/>
        </w:rPr>
        <w:t>ריב''א</w:t>
      </w:r>
      <w:r>
        <w:rPr>
          <w:rStyle w:val="affffe"/>
          <w:rFonts w:hint="cs"/>
          <w:rtl/>
        </w:rPr>
        <w:t xml:space="preserve"> מתני'</w:t>
      </w:r>
      <w:r w:rsidRPr="00AD72DD">
        <w:rPr>
          <w:rStyle w:val="affffe"/>
          <w:rtl/>
        </w:rPr>
        <w:t>:</w:t>
      </w:r>
      <w:r w:rsidRPr="00AD72DD">
        <w:rPr>
          <w:szCs w:val="22"/>
          <w:rtl/>
        </w:rPr>
        <w:t xml:space="preserve"> </w:t>
      </w:r>
      <w:r w:rsidRPr="00F46E91">
        <w:rPr>
          <w:rFonts w:hint="cs"/>
          <w:rtl/>
        </w:rPr>
        <w:t xml:space="preserve">מוצאי יו''ט אחרון של חג </w:t>
      </w:r>
      <w:r w:rsidRPr="00F46E91">
        <w:rPr>
          <w:rtl/>
        </w:rPr>
        <w:t xml:space="preserve">הכל צופין לעשן המערכה, </w:t>
      </w:r>
    </w:p>
    <w:p w14:paraId="3397B778" w14:textId="77777777" w:rsidR="000379D2" w:rsidRPr="00F46E91" w:rsidRDefault="000379D2" w:rsidP="000379D2">
      <w:pPr>
        <w:rPr>
          <w:rtl/>
        </w:rPr>
      </w:pPr>
      <w:r w:rsidRPr="00E43257">
        <w:rPr>
          <w:rStyle w:val="afff8"/>
          <w:b w:val="0"/>
          <w:rtl/>
        </w:rPr>
        <w:t>נטה כלפי צפון</w:t>
      </w:r>
      <w:r w:rsidRPr="00E43257">
        <w:rPr>
          <w:rStyle w:val="afff8"/>
          <w:rtl/>
        </w:rPr>
        <w:t xml:space="preserve"> </w:t>
      </w:r>
      <w:r w:rsidRPr="00F46E91">
        <w:rPr>
          <w:rtl/>
        </w:rPr>
        <w:t xml:space="preserve">- עניים שמחים ובעלי בתים עצבין, </w:t>
      </w:r>
    </w:p>
    <w:p w14:paraId="5E663B60" w14:textId="77777777" w:rsidR="000379D2" w:rsidRPr="00F46E91" w:rsidRDefault="000379D2" w:rsidP="000379D2">
      <w:pPr>
        <w:rPr>
          <w:rtl/>
        </w:rPr>
      </w:pPr>
      <w:r w:rsidRPr="00F46E91">
        <w:rPr>
          <w:rtl/>
        </w:rPr>
        <w:t xml:space="preserve">מפני שגשמי שנה מרובין ופירות מרקיבין; </w:t>
      </w:r>
    </w:p>
    <w:p w14:paraId="1300C857" w14:textId="77777777" w:rsidR="000379D2" w:rsidRPr="00F46E91" w:rsidRDefault="000379D2" w:rsidP="000379D2">
      <w:pPr>
        <w:rPr>
          <w:rtl/>
        </w:rPr>
      </w:pPr>
      <w:r w:rsidRPr="00E43257">
        <w:rPr>
          <w:rStyle w:val="afff8"/>
          <w:rtl/>
        </w:rPr>
        <w:t>נטה כלפי דרום</w:t>
      </w:r>
      <w:r w:rsidRPr="00AD72DD">
        <w:rPr>
          <w:szCs w:val="22"/>
          <w:rtl/>
        </w:rPr>
        <w:t xml:space="preserve"> - </w:t>
      </w:r>
      <w:r w:rsidRPr="00F46E91">
        <w:rPr>
          <w:rtl/>
        </w:rPr>
        <w:t xml:space="preserve">עניים עצבים ובעלי בתים שמחין, </w:t>
      </w:r>
    </w:p>
    <w:p w14:paraId="20126BC1" w14:textId="77777777" w:rsidR="000379D2" w:rsidRPr="00F46E91" w:rsidRDefault="000379D2" w:rsidP="000379D2">
      <w:pPr>
        <w:rPr>
          <w:rtl/>
        </w:rPr>
      </w:pPr>
      <w:r w:rsidRPr="00F46E91">
        <w:rPr>
          <w:rtl/>
        </w:rPr>
        <w:t xml:space="preserve">מפני שגשמי שנה מועטין ופירות משתמרין; </w:t>
      </w:r>
    </w:p>
    <w:p w14:paraId="7DBC7CCA" w14:textId="77777777" w:rsidR="000379D2" w:rsidRPr="00F46E91" w:rsidRDefault="000379D2" w:rsidP="000379D2">
      <w:pPr>
        <w:rPr>
          <w:rtl/>
        </w:rPr>
      </w:pPr>
      <w:r w:rsidRPr="00E43257">
        <w:rPr>
          <w:rStyle w:val="afff8"/>
          <w:rtl/>
        </w:rPr>
        <w:t xml:space="preserve">נטה כלפי מזרח </w:t>
      </w:r>
      <w:r w:rsidRPr="00F46E91">
        <w:rPr>
          <w:rtl/>
        </w:rPr>
        <w:t xml:space="preserve">- הכל שמחין; </w:t>
      </w:r>
      <w:r w:rsidRPr="00105E6B">
        <w:rPr>
          <w:rStyle w:val="afff8"/>
          <w:rtl/>
        </w:rPr>
        <w:t xml:space="preserve">כלפי מערב </w:t>
      </w:r>
      <w:r w:rsidRPr="00105E6B">
        <w:rPr>
          <w:rtl/>
        </w:rPr>
        <w:t>-</w:t>
      </w:r>
      <w:r w:rsidRPr="00F46E91">
        <w:rPr>
          <w:rtl/>
        </w:rPr>
        <w:t xml:space="preserve"> הכל עצבין. </w:t>
      </w:r>
    </w:p>
    <w:p w14:paraId="430C3BA2" w14:textId="77777777" w:rsidR="000379D2" w:rsidRPr="00E43257" w:rsidRDefault="000379D2" w:rsidP="000379D2">
      <w:pPr>
        <w:pStyle w:val="36"/>
        <w:framePr w:wrap="notBeside"/>
        <w:rPr>
          <w:rtl/>
        </w:rPr>
      </w:pPr>
      <w:r w:rsidRPr="00E43257">
        <w:rPr>
          <w:rtl/>
        </w:rPr>
        <w:t>ו</w:t>
      </w:r>
      <w:r>
        <w:rPr>
          <w:rFonts w:hint="cs"/>
          <w:rtl/>
        </w:rPr>
        <w:t>הך</w:t>
      </w:r>
      <w:r w:rsidRPr="00E43257">
        <w:rPr>
          <w:rtl/>
        </w:rPr>
        <w:t>:</w:t>
      </w:r>
    </w:p>
    <w:p w14:paraId="47587F35" w14:textId="77777777" w:rsidR="000379D2" w:rsidRPr="00F46E91" w:rsidRDefault="000379D2" w:rsidP="000379D2">
      <w:pPr>
        <w:rPr>
          <w:rStyle w:val="afff8"/>
          <w:spacing w:val="2"/>
          <w:rtl/>
        </w:rPr>
      </w:pPr>
      <w:r w:rsidRPr="00E43257">
        <w:rPr>
          <w:rStyle w:val="afff8"/>
          <w:rtl/>
        </w:rPr>
        <w:t xml:space="preserve">מזרחית </w:t>
      </w:r>
      <w:r w:rsidRPr="00F46E91">
        <w:rPr>
          <w:rtl/>
        </w:rPr>
        <w:t>- לעולם יפה,</w:t>
      </w:r>
      <w:r w:rsidRPr="00AD72DD">
        <w:rPr>
          <w:szCs w:val="22"/>
          <w:rtl/>
        </w:rPr>
        <w:t xml:space="preserve"> </w:t>
      </w:r>
      <w:r w:rsidRPr="00E43257">
        <w:rPr>
          <w:rStyle w:val="afff8"/>
          <w:rtl/>
        </w:rPr>
        <w:t xml:space="preserve">מערבית </w:t>
      </w:r>
      <w:r w:rsidRPr="00AD72DD">
        <w:rPr>
          <w:szCs w:val="22"/>
          <w:rtl/>
        </w:rPr>
        <w:t xml:space="preserve">- </w:t>
      </w:r>
      <w:r w:rsidRPr="00F46E91">
        <w:rPr>
          <w:rtl/>
        </w:rPr>
        <w:t>לעולם קשה,</w:t>
      </w:r>
      <w:r w:rsidRPr="00AD72DD">
        <w:rPr>
          <w:szCs w:val="22"/>
          <w:rtl/>
        </w:rPr>
        <w:t xml:space="preserve"> </w:t>
      </w:r>
      <w:r w:rsidRPr="00E43257">
        <w:rPr>
          <w:rStyle w:val="afff8"/>
          <w:rtl/>
        </w:rPr>
        <w:t xml:space="preserve">רוח צפונית - </w:t>
      </w:r>
      <w:r w:rsidRPr="00F46E91">
        <w:rPr>
          <w:spacing w:val="2"/>
          <w:rtl/>
        </w:rPr>
        <w:t>יפה לחטים בשעה שהביאו שליש, וקשה לזיתים בשעה שיניצו,</w:t>
      </w:r>
      <w:r w:rsidRPr="00F46E91">
        <w:rPr>
          <w:rStyle w:val="aff1"/>
          <w:spacing w:val="2"/>
          <w:rtl/>
        </w:rPr>
        <w:footnoteReference w:id="176"/>
      </w:r>
    </w:p>
    <w:p w14:paraId="2914E76D" w14:textId="77777777" w:rsidR="000379D2" w:rsidRPr="00F46E91" w:rsidRDefault="000379D2" w:rsidP="000379D2">
      <w:pPr>
        <w:rPr>
          <w:spacing w:val="2"/>
          <w:rtl/>
        </w:rPr>
      </w:pPr>
      <w:r w:rsidRPr="00F46E91">
        <w:rPr>
          <w:rStyle w:val="afff8"/>
          <w:spacing w:val="2"/>
          <w:rtl/>
        </w:rPr>
        <w:t>ורוח דרומית -</w:t>
      </w:r>
      <w:r w:rsidRPr="00F46E91">
        <w:rPr>
          <w:spacing w:val="2"/>
          <w:rtl/>
        </w:rPr>
        <w:t xml:space="preserve"> קשה לחטין </w:t>
      </w:r>
      <w:r w:rsidRPr="00F46E91">
        <w:rPr>
          <w:rFonts w:hint="cs"/>
          <w:spacing w:val="2"/>
          <w:rtl/>
        </w:rPr>
        <w:t>כ</w:t>
      </w:r>
      <w:r w:rsidRPr="00F46E91">
        <w:rPr>
          <w:spacing w:val="2"/>
          <w:rtl/>
        </w:rPr>
        <w:t xml:space="preserve">שהביאו שליש, ויפה לזיתים </w:t>
      </w:r>
      <w:r w:rsidRPr="00F46E91">
        <w:rPr>
          <w:rFonts w:hint="cs"/>
          <w:spacing w:val="2"/>
          <w:rtl/>
        </w:rPr>
        <w:t>כ</w:t>
      </w:r>
      <w:r w:rsidRPr="00F46E91">
        <w:rPr>
          <w:spacing w:val="2"/>
          <w:rtl/>
        </w:rPr>
        <w:t xml:space="preserve">שיניצו </w:t>
      </w:r>
    </w:p>
    <w:p w14:paraId="21FF0BE7" w14:textId="77777777" w:rsidR="000379D2" w:rsidRPr="00AD72DD" w:rsidRDefault="000379D2" w:rsidP="000379D2">
      <w:pPr>
        <w:pStyle w:val="36"/>
        <w:framePr w:wrap="notBeside"/>
        <w:rPr>
          <w:rtl/>
        </w:rPr>
      </w:pPr>
      <w:r w:rsidRPr="00AD72DD">
        <w:rPr>
          <w:rFonts w:hint="cs"/>
          <w:rtl/>
        </w:rPr>
        <w:t>רנב''י</w:t>
      </w:r>
    </w:p>
    <w:p w14:paraId="50786573" w14:textId="77777777" w:rsidR="000379D2" w:rsidRDefault="000379D2" w:rsidP="000379D2">
      <w:pPr>
        <w:rPr>
          <w:rtl/>
        </w:rPr>
      </w:pPr>
      <w:r w:rsidRPr="00AD72DD">
        <w:rPr>
          <w:rStyle w:val="affffe"/>
          <w:rtl/>
        </w:rPr>
        <w:t>וסימנך:</w:t>
      </w:r>
      <w:r w:rsidRPr="00AD72DD">
        <w:rPr>
          <w:szCs w:val="22"/>
          <w:rtl/>
        </w:rPr>
        <w:t xml:space="preserve"> </w:t>
      </w:r>
      <w:r w:rsidRPr="00E43257">
        <w:rPr>
          <w:rStyle w:val="afff8"/>
          <w:rtl/>
        </w:rPr>
        <w:t xml:space="preserve">שלחן בצפון </w:t>
      </w:r>
      <w:r>
        <w:rPr>
          <w:rFonts w:hint="cs"/>
          <w:rtl/>
        </w:rPr>
        <w:t xml:space="preserve">צפונית מגדלת חיטים ללחם הפנים, </w:t>
      </w:r>
    </w:p>
    <w:p w14:paraId="35D8C006" w14:textId="77777777" w:rsidR="000379D2" w:rsidRDefault="000379D2" w:rsidP="000379D2">
      <w:pPr>
        <w:ind w:left="226" w:firstLine="113"/>
        <w:rPr>
          <w:rtl/>
        </w:rPr>
      </w:pPr>
      <w:r w:rsidRPr="00E43257">
        <w:rPr>
          <w:rStyle w:val="afff8"/>
          <w:rFonts w:hint="cs"/>
          <w:rtl/>
        </w:rPr>
        <w:t xml:space="preserve">מנורה בדרום </w:t>
      </w:r>
      <w:r>
        <w:rPr>
          <w:rFonts w:hint="cs"/>
          <w:rtl/>
        </w:rPr>
        <w:t xml:space="preserve">ודרומית מועלת לזיתים לשמן המנורה </w:t>
      </w:r>
    </w:p>
    <w:p w14:paraId="574B7873" w14:textId="77777777" w:rsidR="000379D2" w:rsidRPr="00AD72DD" w:rsidRDefault="000379D2" w:rsidP="000379D2">
      <w:pPr>
        <w:pStyle w:val="36"/>
        <w:framePr w:wrap="notBeside"/>
        <w:rPr>
          <w:rtl/>
        </w:rPr>
      </w:pPr>
      <w:r>
        <w:rPr>
          <w:rFonts w:hint="cs"/>
          <w:rtl/>
        </w:rPr>
        <w:t>לא קשיא:</w:t>
      </w:r>
    </w:p>
    <w:p w14:paraId="0558BE8E" w14:textId="77777777" w:rsidR="000379D2" w:rsidRPr="00F46E91" w:rsidRDefault="000379D2" w:rsidP="000379D2">
      <w:pPr>
        <w:spacing w:after="60"/>
        <w:rPr>
          <w:rtl/>
        </w:rPr>
      </w:pPr>
      <w:r w:rsidRPr="00F46E91">
        <w:rPr>
          <w:rtl/>
        </w:rPr>
        <w:t xml:space="preserve">הא לן והא להו. </w:t>
      </w:r>
    </w:p>
    <w:p w14:paraId="3892FAD8" w14:textId="77777777" w:rsidR="000379D2" w:rsidRPr="00AD72DD" w:rsidRDefault="000379D2" w:rsidP="000379D2">
      <w:pPr>
        <w:pStyle w:val="36"/>
        <w:framePr w:wrap="notBeside"/>
        <w:rPr>
          <w:rtl/>
        </w:rPr>
      </w:pPr>
      <w:r>
        <w:rPr>
          <w:rFonts w:hint="cs"/>
          <w:rtl/>
        </w:rPr>
        <w:t xml:space="preserve">אבא שאול </w:t>
      </w:r>
    </w:p>
    <w:p w14:paraId="79ADFF37" w14:textId="3C601056" w:rsidR="000379D2" w:rsidRPr="00F46E91" w:rsidRDefault="000379D2" w:rsidP="000379D2">
      <w:pPr>
        <w:rPr>
          <w:rtl/>
        </w:rPr>
      </w:pPr>
      <w:r w:rsidRPr="00F46E91">
        <w:rPr>
          <w:rStyle w:val="afff8"/>
          <w:b w:val="0"/>
          <w:rtl/>
        </w:rPr>
        <w:t>יום טוב של עצרת ברור</w:t>
      </w:r>
      <w:r w:rsidR="001C325D">
        <w:rPr>
          <w:rStyle w:val="afffff0"/>
          <w:rFonts w:hint="cs"/>
          <w:rtl/>
        </w:rPr>
        <w:t xml:space="preserve"> </w:t>
      </w:r>
      <w:r w:rsidR="001C325D" w:rsidRPr="001C325D">
        <w:rPr>
          <w:rStyle w:val="afffff0"/>
          <w:rFonts w:hint="cs"/>
          <w:rtl/>
        </w:rPr>
        <w:t>שאין עננים</w:t>
      </w:r>
      <w:r w:rsidRPr="00F46E91">
        <w:rPr>
          <w:rStyle w:val="afff8"/>
          <w:b w:val="0"/>
          <w:rtl/>
        </w:rPr>
        <w:t xml:space="preserve"> </w:t>
      </w:r>
      <w:r w:rsidRPr="00F46E91">
        <w:rPr>
          <w:rtl/>
        </w:rPr>
        <w:t xml:space="preserve">- סימן יפה לכל השנה כולה. </w:t>
      </w:r>
    </w:p>
    <w:p w14:paraId="2324DD83" w14:textId="77777777" w:rsidR="000379D2" w:rsidRPr="00E43257" w:rsidRDefault="000379D2" w:rsidP="000379D2">
      <w:pPr>
        <w:pStyle w:val="36"/>
        <w:framePr w:wrap="notBeside"/>
        <w:rPr>
          <w:rtl/>
        </w:rPr>
      </w:pPr>
      <w:r w:rsidRPr="00E43257">
        <w:rPr>
          <w:rtl/>
        </w:rPr>
        <w:t>רב זביד:</w:t>
      </w:r>
    </w:p>
    <w:p w14:paraId="5852C03B" w14:textId="77777777" w:rsidR="000379D2" w:rsidRDefault="000379D2" w:rsidP="000379D2">
      <w:pPr>
        <w:rPr>
          <w:rtl/>
        </w:rPr>
      </w:pPr>
      <w:r w:rsidRPr="00F46E91">
        <w:rPr>
          <w:rStyle w:val="afff8"/>
          <w:rFonts w:hint="cs"/>
          <w:b w:val="0"/>
          <w:rtl/>
        </w:rPr>
        <w:t>ראש השנה</w:t>
      </w:r>
      <w:r w:rsidRPr="00F46E91">
        <w:rPr>
          <w:rStyle w:val="afff8"/>
          <w:b w:val="0"/>
          <w:rtl/>
        </w:rPr>
        <w:t xml:space="preserve"> </w:t>
      </w:r>
      <w:r>
        <w:rPr>
          <w:rFonts w:hint="cs"/>
          <w:rtl/>
        </w:rPr>
        <w:t>אם חם כל השנה חמה, אם קר כל השנה קרה.</w:t>
      </w:r>
      <w:r>
        <w:rPr>
          <w:rStyle w:val="aff1"/>
          <w:rtl/>
        </w:rPr>
        <w:footnoteReference w:id="177"/>
      </w:r>
      <w:r>
        <w:rPr>
          <w:rFonts w:hint="cs"/>
          <w:rtl/>
        </w:rPr>
        <w:t xml:space="preserve"> </w:t>
      </w:r>
    </w:p>
    <w:p w14:paraId="79A588DF" w14:textId="77777777" w:rsidR="000379D2" w:rsidRDefault="000379D2" w:rsidP="000379D2">
      <w:pPr>
        <w:spacing w:after="60"/>
        <w:rPr>
          <w:rtl/>
        </w:rPr>
      </w:pPr>
      <w:r w:rsidRPr="00E43257">
        <w:rPr>
          <w:rStyle w:val="affffe"/>
          <w:rFonts w:hint="cs"/>
          <w:rtl/>
        </w:rPr>
        <w:t>נפק''מ</w:t>
      </w:r>
      <w:r>
        <w:rPr>
          <w:rFonts w:hint="cs"/>
          <w:rtl/>
        </w:rPr>
        <w:t xml:space="preserve"> </w:t>
      </w:r>
      <w:r w:rsidRPr="00F46E91">
        <w:rPr>
          <w:rtl/>
        </w:rPr>
        <w:t>לתפלתו</w:t>
      </w:r>
      <w:r w:rsidRPr="00292B28">
        <w:rPr>
          <w:szCs w:val="22"/>
          <w:rtl/>
        </w:rPr>
        <w:t xml:space="preserve"> </w:t>
      </w:r>
      <w:r w:rsidRPr="00F46E91">
        <w:rPr>
          <w:rtl/>
        </w:rPr>
        <w:t xml:space="preserve">של כהן גדול. </w:t>
      </w:r>
    </w:p>
    <w:p w14:paraId="5E80D35D" w14:textId="674F9020" w:rsidR="000379D2" w:rsidRPr="00F46E91" w:rsidRDefault="001C325D" w:rsidP="001C325D">
      <w:pPr>
        <w:pStyle w:val="affff9"/>
        <w:rPr>
          <w:rtl/>
        </w:rPr>
      </w:pPr>
      <w:r>
        <w:rPr>
          <w:rFonts w:hint="cs"/>
          <w:rtl/>
        </w:rPr>
        <w:t>מתנת שכי''מ מדרבנן ועשאוה כשל תורה</w:t>
      </w:r>
    </w:p>
    <w:p w14:paraId="0F397679" w14:textId="77777777" w:rsidR="000379D2" w:rsidRPr="00292B28" w:rsidRDefault="000379D2" w:rsidP="000379D2">
      <w:pPr>
        <w:pStyle w:val="36"/>
        <w:framePr w:wrap="notBeside"/>
        <w:rPr>
          <w:rtl/>
        </w:rPr>
      </w:pPr>
      <w:r w:rsidRPr="00292B28">
        <w:rPr>
          <w:rFonts w:hint="cs"/>
          <w:rtl/>
        </w:rPr>
        <w:t xml:space="preserve">רבא </w:t>
      </w:r>
      <w:r>
        <w:rPr>
          <w:rFonts w:hint="cs"/>
          <w:rtl/>
        </w:rPr>
        <w:t>מר''נ</w:t>
      </w:r>
      <w:r w:rsidRPr="00292B28">
        <w:rPr>
          <w:rtl/>
        </w:rPr>
        <w:t>:</w:t>
      </w:r>
    </w:p>
    <w:p w14:paraId="2A82B1B6" w14:textId="77777777" w:rsidR="000379D2" w:rsidRPr="00F46E91" w:rsidRDefault="000379D2" w:rsidP="000379D2">
      <w:pPr>
        <w:rPr>
          <w:rtl/>
        </w:rPr>
      </w:pPr>
      <w:r w:rsidRPr="00E43257">
        <w:rPr>
          <w:rStyle w:val="afff8"/>
          <w:rtl/>
        </w:rPr>
        <w:t xml:space="preserve">מתנת שכיב מרע </w:t>
      </w:r>
      <w:r w:rsidRPr="00F46E91">
        <w:rPr>
          <w:rtl/>
        </w:rPr>
        <w:t xml:space="preserve">מדרבנן בעלמא היא, שמא תטרף דעתו עליו. </w:t>
      </w:r>
    </w:p>
    <w:p w14:paraId="72E85DF8" w14:textId="77777777" w:rsidR="000379D2" w:rsidRPr="00292B28" w:rsidRDefault="000379D2" w:rsidP="000379D2">
      <w:pPr>
        <w:pStyle w:val="36"/>
        <w:framePr w:wrap="notBeside"/>
        <w:rPr>
          <w:rtl/>
        </w:rPr>
      </w:pPr>
      <w:r w:rsidRPr="00292B28">
        <w:rPr>
          <w:rFonts w:hint="cs"/>
          <w:rtl/>
        </w:rPr>
        <w:t>והך ד</w:t>
      </w:r>
      <w:r w:rsidRPr="00292B28">
        <w:rPr>
          <w:rtl/>
        </w:rPr>
        <w:t>רב נחמן,</w:t>
      </w:r>
    </w:p>
    <w:p w14:paraId="5769DE8A" w14:textId="057247E7" w:rsidR="000379D2" w:rsidRDefault="000379D2" w:rsidP="000379D2">
      <w:pPr>
        <w:rPr>
          <w:rtl/>
        </w:rPr>
      </w:pPr>
      <w:r w:rsidRPr="00292B28">
        <w:rPr>
          <w:rStyle w:val="affffe"/>
          <w:rtl/>
        </w:rPr>
        <w:t xml:space="preserve">אף </w:t>
      </w:r>
      <w:r w:rsidRPr="00292B28">
        <w:rPr>
          <w:rStyle w:val="affffe"/>
          <w:rFonts w:hint="cs"/>
          <w:rtl/>
        </w:rPr>
        <w:t>ד</w:t>
      </w:r>
      <w:r w:rsidRPr="00292B28">
        <w:rPr>
          <w:rStyle w:val="affffe"/>
          <w:rtl/>
        </w:rPr>
        <w:t>שמואל:</w:t>
      </w:r>
      <w:r w:rsidRPr="00292B28">
        <w:rPr>
          <w:szCs w:val="22"/>
          <w:rtl/>
        </w:rPr>
        <w:t xml:space="preserve"> </w:t>
      </w:r>
      <w:r w:rsidRPr="00F46E91">
        <w:rPr>
          <w:rtl/>
        </w:rPr>
        <w:t xml:space="preserve">המוכר </w:t>
      </w:r>
      <w:r w:rsidRPr="00F46E91">
        <w:rPr>
          <w:rFonts w:hint="cs"/>
          <w:rtl/>
        </w:rPr>
        <w:t xml:space="preserve">שט''ח </w:t>
      </w:r>
      <w:r w:rsidRPr="00F46E91">
        <w:rPr>
          <w:rtl/>
        </w:rPr>
        <w:t>וחזר ומחלו מחול, ואפי</w:t>
      </w:r>
      <w:r w:rsidR="001C325D">
        <w:rPr>
          <w:rFonts w:hint="cs"/>
          <w:rtl/>
        </w:rPr>
        <w:t>'</w:t>
      </w:r>
      <w:r w:rsidRPr="00F46E91">
        <w:rPr>
          <w:rtl/>
        </w:rPr>
        <w:t xml:space="preserve"> יורש מוחל</w:t>
      </w:r>
    </w:p>
    <w:p w14:paraId="138B4042" w14:textId="77777777" w:rsidR="000379D2" w:rsidRDefault="000379D2" w:rsidP="000379D2">
      <w:pPr>
        <w:rPr>
          <w:rtl/>
        </w:rPr>
      </w:pPr>
      <w:r w:rsidRPr="00E43257">
        <w:rPr>
          <w:rStyle w:val="affffe"/>
          <w:rtl/>
        </w:rPr>
        <w:t>מודה שמואל</w:t>
      </w:r>
      <w:r>
        <w:rPr>
          <w:rStyle w:val="affffe"/>
          <w:rFonts w:hint="cs"/>
          <w:rtl/>
        </w:rPr>
        <w:t>:</w:t>
      </w:r>
      <w:r w:rsidRPr="00292B28">
        <w:rPr>
          <w:szCs w:val="22"/>
          <w:rtl/>
        </w:rPr>
        <w:t xml:space="preserve"> </w:t>
      </w:r>
      <w:r w:rsidRPr="00F46E91">
        <w:rPr>
          <w:rtl/>
        </w:rPr>
        <w:t xml:space="preserve">שאם נתנו במתנת </w:t>
      </w:r>
      <w:r w:rsidRPr="00F46E91">
        <w:rPr>
          <w:rFonts w:hint="cs"/>
          <w:rtl/>
        </w:rPr>
        <w:t>שכ''מ ש</w:t>
      </w:r>
      <w:r w:rsidRPr="00F46E91">
        <w:rPr>
          <w:rtl/>
        </w:rPr>
        <w:t>אינו יכול למוחלו</w:t>
      </w:r>
      <w:r>
        <w:rPr>
          <w:rStyle w:val="aff1"/>
          <w:rtl/>
        </w:rPr>
        <w:footnoteReference w:id="178"/>
      </w:r>
    </w:p>
    <w:p w14:paraId="602CDB92" w14:textId="77777777" w:rsidR="000379D2" w:rsidRPr="00F46E91" w:rsidRDefault="000379D2" w:rsidP="000379D2">
      <w:pPr>
        <w:rPr>
          <w:rtl/>
        </w:rPr>
      </w:pPr>
      <w:r w:rsidRPr="00F46E91">
        <w:rPr>
          <w:rFonts w:hint="cs"/>
          <w:rtl/>
        </w:rPr>
        <w:t>ו</w:t>
      </w:r>
      <w:r w:rsidRPr="00F46E91">
        <w:rPr>
          <w:rtl/>
        </w:rPr>
        <w:t xml:space="preserve">אי דרבנן </w:t>
      </w:r>
      <w:r w:rsidRPr="00F46E91">
        <w:rPr>
          <w:rFonts w:hint="cs"/>
          <w:rtl/>
        </w:rPr>
        <w:t xml:space="preserve">למה </w:t>
      </w:r>
      <w:r w:rsidRPr="00F46E91">
        <w:rPr>
          <w:rtl/>
        </w:rPr>
        <w:t xml:space="preserve">אינו יכול למחול? </w:t>
      </w:r>
    </w:p>
    <w:p w14:paraId="33F067B3" w14:textId="77777777" w:rsidR="000379D2" w:rsidRPr="00E43257" w:rsidRDefault="000379D2" w:rsidP="000379D2">
      <w:pPr>
        <w:pStyle w:val="36"/>
        <w:framePr w:wrap="notBeside"/>
        <w:rPr>
          <w:rtl/>
        </w:rPr>
      </w:pPr>
      <w:r w:rsidRPr="00E43257">
        <w:rPr>
          <w:rFonts w:hint="cs"/>
          <w:rtl/>
        </w:rPr>
        <w:t>-</w:t>
      </w:r>
      <w:r>
        <w:rPr>
          <w:rFonts w:hint="cs"/>
          <w:rtl/>
        </w:rPr>
        <w:t>אלא:</w:t>
      </w:r>
    </w:p>
    <w:p w14:paraId="28C71AF1" w14:textId="4CA179F2" w:rsidR="000379D2" w:rsidRDefault="000379D2" w:rsidP="000379D2">
      <w:pPr>
        <w:rPr>
          <w:rtl/>
        </w:rPr>
      </w:pPr>
      <w:r w:rsidRPr="00F46E91">
        <w:rPr>
          <w:rtl/>
        </w:rPr>
        <w:t>אינה של תורה ועשאוה כשל תורה</w:t>
      </w:r>
      <w:r>
        <w:rPr>
          <w:rStyle w:val="aff1"/>
          <w:rtl/>
        </w:rPr>
        <w:footnoteReference w:id="179"/>
      </w:r>
      <w:r w:rsidRPr="00F46E91">
        <w:rPr>
          <w:rtl/>
        </w:rPr>
        <w:t>.</w:t>
      </w:r>
    </w:p>
    <w:p w14:paraId="0F167AB3" w14:textId="74F160B8" w:rsidR="000379D2" w:rsidRDefault="001B450D" w:rsidP="00882A70">
      <w:pPr>
        <w:pStyle w:val="aff9"/>
        <w:rPr>
          <w:del w:id="90160" w:author="מנוע עיצוב" w:date="2026-10-08T11:01:28Z"/>
          <w:rtl/>
        </w:rPr>
      </w:pPr>
      <w:del w:id="90159" w:author="מנוע עיצוב" w:date="2026-10-08T11:01:28Z">
        <w:r w:rsidRPr="001B450D">
          <w:rPr>
            <w:rFonts w:hint="cs"/>
            <w:rtl/>
          </w:rPr>
          <w:delText xml:space="preserve">***</w:delText>
        </w:r>
      </w:del>
    </w:p>
    <w:p w14:paraId="07AB13B0" w14:textId="259E0378" w:rsidR="00763DFF" w:rsidRDefault="00763DFF" w:rsidP="00A309EC">
      <w:pPr>
        <w:pStyle w:val="affe"/>
        <w:framePr w:wrap="around"/>
        <w:rPr>
          <w:rtl/>
        </w:rPr>
      </w:pPr>
      <w:r>
        <w:rPr>
          <w:rFonts w:hint="cs"/>
          <w:rtl/>
        </w:rPr>
        <w:t>קמח.</w:t>
      </w:r>
    </w:p>
    <w:p w14:paraId="12F0D6B0" w14:textId="77777777" w:rsidR="005821A9" w:rsidRPr="001314D4" w:rsidRDefault="005821A9" w:rsidP="005821A9">
      <w:pPr>
        <w:pStyle w:val="affff9"/>
        <w:rPr>
          <w:rtl/>
        </w:rPr>
      </w:pPr>
      <w:r w:rsidRPr="001314D4">
        <w:rPr>
          <w:rFonts w:hint="cs"/>
          <w:rtl/>
        </w:rPr>
        <w:t>אם מהני דיבור בשכ''מ דבר שלא מועיל בקנין בבריא</w:t>
      </w:r>
    </w:p>
    <w:p w14:paraId="3C68DF33" w14:textId="77777777" w:rsidR="005821A9" w:rsidRPr="001314D4" w:rsidRDefault="005821A9" w:rsidP="005821A9">
      <w:pPr>
        <w:pStyle w:val="36"/>
        <w:framePr w:wrap="notBeside"/>
        <w:rPr>
          <w:rtl/>
        </w:rPr>
      </w:pPr>
      <w:r w:rsidRPr="001314D4">
        <w:rPr>
          <w:rFonts w:hint="cs"/>
          <w:rtl/>
        </w:rPr>
        <w:t>רבא מר''נ</w:t>
      </w:r>
    </w:p>
    <w:p w14:paraId="1E478963" w14:textId="77777777" w:rsidR="005821A9" w:rsidRPr="001314D4" w:rsidRDefault="005821A9" w:rsidP="005821A9">
      <w:pPr>
        <w:rPr>
          <w:rStyle w:val="afffff0"/>
          <w:rtl/>
        </w:rPr>
      </w:pPr>
      <w:r w:rsidRPr="0081371E">
        <w:rPr>
          <w:rStyle w:val="afff8"/>
          <w:rtl/>
        </w:rPr>
        <w:t>שכ"מ</w:t>
      </w:r>
      <w:r w:rsidRPr="00C35A2C">
        <w:rPr>
          <w:rtl/>
        </w:rPr>
        <w:t xml:space="preserve"> שאמר ידור פלוני בבית זה או יאכל פלוני פירות דקל זה לא אמר כלום</w:t>
      </w:r>
      <w:r>
        <w:rPr>
          <w:rFonts w:hint="cs"/>
          <w:rtl/>
        </w:rPr>
        <w:t xml:space="preserve">- </w:t>
      </w:r>
      <w:r>
        <w:rPr>
          <w:rStyle w:val="afffff0"/>
          <w:rtl/>
        </w:rPr>
        <w:ptab w:relativeTo="margin" w:alignment="right" w:leader="none"/>
      </w:r>
      <w:r w:rsidRPr="001314D4">
        <w:rPr>
          <w:rStyle w:val="afffff0"/>
          <w:rtl/>
        </w:rPr>
        <w:t>דכל שלא מהני ע"י קנין בברי לא מהני בדיבור בשכ"מ</w:t>
      </w:r>
    </w:p>
    <w:p w14:paraId="396E56FC" w14:textId="77777777" w:rsidR="005821A9" w:rsidRPr="001314D4" w:rsidRDefault="005821A9" w:rsidP="005821A9">
      <w:pPr>
        <w:rPr>
          <w:rStyle w:val="afffff0"/>
          <w:rtl/>
        </w:rPr>
      </w:pPr>
      <w:r w:rsidRPr="00C35A2C">
        <w:rPr>
          <w:rtl/>
        </w:rPr>
        <w:lastRenderedPageBreak/>
        <w:t>עד שיאמר תנו וידור או תנו ויאכל</w:t>
      </w:r>
      <w:r>
        <w:rPr>
          <w:rFonts w:hint="cs"/>
          <w:rtl/>
        </w:rPr>
        <w:t>,</w:t>
      </w:r>
      <w:r w:rsidRPr="00C35A2C">
        <w:rPr>
          <w:rtl/>
        </w:rPr>
        <w:t xml:space="preserve"> </w:t>
      </w:r>
      <w:r>
        <w:rPr>
          <w:rStyle w:val="afffff0"/>
          <w:rFonts w:hint="cs"/>
          <w:rtl/>
        </w:rPr>
        <w:t>ש</w:t>
      </w:r>
      <w:r w:rsidRPr="001314D4">
        <w:rPr>
          <w:rStyle w:val="afffff0"/>
          <w:rtl/>
        </w:rPr>
        <w:t>בבריא מהני קנין בשביל השתמשות</w:t>
      </w:r>
    </w:p>
    <w:p w14:paraId="590BC7FA" w14:textId="77777777" w:rsidR="005821A9" w:rsidRPr="00D15EA5" w:rsidRDefault="005821A9" w:rsidP="005821A9">
      <w:pPr>
        <w:pStyle w:val="36"/>
        <w:framePr w:wrap="notBeside"/>
        <w:rPr>
          <w:rtl/>
        </w:rPr>
      </w:pPr>
      <w:r w:rsidRPr="00D15EA5">
        <w:rPr>
          <w:rFonts w:hint="cs"/>
          <w:rtl/>
        </w:rPr>
        <w:t>והא רבא מר'נ</w:t>
      </w:r>
    </w:p>
    <w:p w14:paraId="3403B822" w14:textId="77777777" w:rsidR="005821A9" w:rsidRDefault="005821A9" w:rsidP="005821A9">
      <w:pPr>
        <w:rPr>
          <w:rtl/>
        </w:rPr>
      </w:pPr>
      <w:r>
        <w:rPr>
          <w:rFonts w:hint="cs"/>
          <w:rtl/>
        </w:rPr>
        <w:t xml:space="preserve">שכ''מ </w:t>
      </w:r>
      <w:r w:rsidRPr="00EC3C97">
        <w:rPr>
          <w:rtl/>
        </w:rPr>
        <w:t xml:space="preserve">שאמר תנו הלואתי לפלוני - </w:t>
      </w:r>
      <w:r>
        <w:rPr>
          <w:rFonts w:hint="cs"/>
          <w:rtl/>
        </w:rPr>
        <w:t>מועיל</w:t>
      </w:r>
      <w:r w:rsidRPr="00EC3C97">
        <w:rPr>
          <w:rtl/>
        </w:rPr>
        <w:t xml:space="preserve">, </w:t>
      </w:r>
      <w:r>
        <w:rPr>
          <w:rStyle w:val="afffff0"/>
          <w:rtl/>
        </w:rPr>
        <w:ptab w:relativeTo="margin" w:alignment="right" w:leader="none"/>
      </w:r>
      <w:r w:rsidRPr="001314D4">
        <w:rPr>
          <w:rStyle w:val="afffff0"/>
          <w:rtl/>
        </w:rPr>
        <w:t xml:space="preserve">ואף </w:t>
      </w:r>
      <w:r w:rsidRPr="001314D4">
        <w:rPr>
          <w:rStyle w:val="afffff0"/>
          <w:rFonts w:hint="cs"/>
          <w:rtl/>
        </w:rPr>
        <w:t>שאינו</w:t>
      </w:r>
      <w:r w:rsidRPr="001314D4">
        <w:rPr>
          <w:rStyle w:val="afffff0"/>
          <w:rtl/>
        </w:rPr>
        <w:t xml:space="preserve"> בבריא!</w:t>
      </w:r>
      <w:r w:rsidRPr="00EC3C97">
        <w:rPr>
          <w:rtl/>
        </w:rPr>
        <w:t xml:space="preserve"> </w:t>
      </w:r>
    </w:p>
    <w:p w14:paraId="0DBBC2ED" w14:textId="77777777" w:rsidR="005821A9" w:rsidRPr="00D15EA5" w:rsidRDefault="005821A9" w:rsidP="005821A9">
      <w:pPr>
        <w:pStyle w:val="36"/>
        <w:framePr w:wrap="notBeside"/>
        <w:rPr>
          <w:rtl/>
        </w:rPr>
      </w:pPr>
      <w:r>
        <w:rPr>
          <w:rFonts w:hint="cs"/>
          <w:rtl/>
        </w:rPr>
        <w:t xml:space="preserve">א. תירץ </w:t>
      </w:r>
      <w:r w:rsidRPr="00D15EA5">
        <w:rPr>
          <w:rFonts w:hint="cs"/>
          <w:rtl/>
        </w:rPr>
        <w:t>ר''פ</w:t>
      </w:r>
    </w:p>
    <w:p w14:paraId="7731B804" w14:textId="77777777" w:rsidR="005821A9" w:rsidRDefault="005821A9" w:rsidP="005821A9">
      <w:pPr>
        <w:rPr>
          <w:rtl/>
        </w:rPr>
      </w:pPr>
      <w:r w:rsidRPr="00EC3C97">
        <w:rPr>
          <w:rtl/>
        </w:rPr>
        <w:t>הואיל ויורש יורשה</w:t>
      </w:r>
      <w:r>
        <w:rPr>
          <w:rFonts w:hint="cs"/>
          <w:rtl/>
        </w:rPr>
        <w:t xml:space="preserve"> </w:t>
      </w:r>
      <w:r w:rsidRPr="00D15EA5">
        <w:rPr>
          <w:rStyle w:val="afffff0"/>
          <w:rFonts w:hint="cs"/>
          <w:rtl/>
        </w:rPr>
        <w:t>להלוואה</w:t>
      </w:r>
      <w:r w:rsidRPr="00EC3C97">
        <w:rPr>
          <w:rtl/>
        </w:rPr>
        <w:t xml:space="preserve">. </w:t>
      </w:r>
      <w:r>
        <w:rPr>
          <w:rStyle w:val="aff1"/>
          <w:rtl/>
        </w:rPr>
        <w:footnoteReference w:id="180"/>
      </w:r>
    </w:p>
    <w:p w14:paraId="496D5AF4" w14:textId="77777777" w:rsidR="005821A9" w:rsidRPr="00D15EA5" w:rsidRDefault="005821A9" w:rsidP="005821A9">
      <w:pPr>
        <w:pStyle w:val="36"/>
        <w:framePr w:wrap="notBeside"/>
        <w:rPr>
          <w:rtl/>
        </w:rPr>
      </w:pPr>
      <w:r>
        <w:rPr>
          <w:rFonts w:hint="cs"/>
          <w:rtl/>
        </w:rPr>
        <w:t xml:space="preserve">ב. </w:t>
      </w:r>
      <w:r w:rsidRPr="00D15EA5">
        <w:rPr>
          <w:rFonts w:hint="cs"/>
          <w:rtl/>
        </w:rPr>
        <w:t>ראבדר''א</w:t>
      </w:r>
    </w:p>
    <w:p w14:paraId="034712E5" w14:textId="77777777" w:rsidR="005821A9" w:rsidRPr="001314D4" w:rsidRDefault="005821A9" w:rsidP="005821A9">
      <w:pPr>
        <w:rPr>
          <w:rtl/>
        </w:rPr>
      </w:pPr>
      <w:r w:rsidRPr="00EC3C97">
        <w:rPr>
          <w:rtl/>
        </w:rPr>
        <w:t xml:space="preserve">הלואה </w:t>
      </w:r>
      <w:r>
        <w:rPr>
          <w:rFonts w:hint="cs"/>
          <w:rtl/>
        </w:rPr>
        <w:t>מועלת גם</w:t>
      </w:r>
      <w:r w:rsidRPr="00EC3C97">
        <w:rPr>
          <w:rtl/>
        </w:rPr>
        <w:t xml:space="preserve"> בבריא, </w:t>
      </w:r>
    </w:p>
    <w:p w14:paraId="58AC7CE8" w14:textId="77777777" w:rsidR="005821A9" w:rsidRPr="001314D4" w:rsidRDefault="005821A9" w:rsidP="005821A9">
      <w:pPr>
        <w:pStyle w:val="36"/>
        <w:framePr w:wrap="notBeside"/>
        <w:rPr>
          <w:rtl/>
        </w:rPr>
      </w:pPr>
      <w:r w:rsidRPr="001314D4">
        <w:rPr>
          <w:rFonts w:hint="cs"/>
          <w:rtl/>
        </w:rPr>
        <w:t>וכ</w:t>
      </w:r>
      <w:r>
        <w:rPr>
          <w:rFonts w:hint="cs"/>
          <w:rtl/>
        </w:rPr>
        <w:t>ר''ה מ</w:t>
      </w:r>
      <w:r w:rsidRPr="001314D4">
        <w:rPr>
          <w:rtl/>
        </w:rPr>
        <w:t>רב:</w:t>
      </w:r>
    </w:p>
    <w:p w14:paraId="6C40C671" w14:textId="77777777" w:rsidR="005821A9" w:rsidRDefault="005821A9" w:rsidP="005821A9">
      <w:pPr>
        <w:rPr>
          <w:rtl/>
        </w:rPr>
      </w:pPr>
      <w:r w:rsidRPr="00EC3C97">
        <w:rPr>
          <w:rtl/>
        </w:rPr>
        <w:t xml:space="preserve">מנה לי בידך תנהו לפלוני, במעמד שלשתן - קנה. </w:t>
      </w:r>
    </w:p>
    <w:p w14:paraId="0C09DF0E" w14:textId="77777777" w:rsidR="005821A9" w:rsidRPr="00D15EA5" w:rsidRDefault="005821A9" w:rsidP="005821A9">
      <w:pPr>
        <w:pStyle w:val="affff9"/>
        <w:rPr>
          <w:b w:val="0"/>
          <w:bCs w:val="0"/>
          <w:rtl/>
        </w:rPr>
      </w:pPr>
      <w:r w:rsidRPr="00EC3C97">
        <w:rPr>
          <w:rtl/>
        </w:rPr>
        <w:t>איבעי</w:t>
      </w:r>
      <w:r w:rsidRPr="00EC3C97">
        <w:rPr>
          <w:rFonts w:hint="cs"/>
          <w:rtl/>
        </w:rPr>
        <w:t>א</w:t>
      </w:r>
      <w:r w:rsidRPr="00EC3C97">
        <w:rPr>
          <w:rtl/>
        </w:rPr>
        <w:t>: דקל לאחד ופירותיו לאחר,</w:t>
      </w:r>
      <w:r w:rsidRPr="00D15EA5">
        <w:rPr>
          <w:szCs w:val="28"/>
          <w:rtl/>
        </w:rPr>
        <w:t xml:space="preserve"> </w:t>
      </w:r>
      <w:r w:rsidRPr="00D15EA5">
        <w:rPr>
          <w:rStyle w:val="afffff0"/>
          <w:rFonts w:hint="cs"/>
          <w:b w:val="0"/>
          <w:bCs w:val="0"/>
          <w:rtl/>
        </w:rPr>
        <w:t>אם יכול לחזור בו</w:t>
      </w:r>
    </w:p>
    <w:p w14:paraId="71BED541" w14:textId="77777777" w:rsidR="005821A9" w:rsidRDefault="005821A9" w:rsidP="005821A9">
      <w:pPr>
        <w:rPr>
          <w:rtl/>
        </w:rPr>
      </w:pPr>
      <w:r w:rsidRPr="00EC3C97">
        <w:rPr>
          <w:rtl/>
        </w:rPr>
        <w:t>מהו? מי שייר מקום פירי</w:t>
      </w:r>
      <w:r w:rsidRPr="00D15EA5">
        <w:rPr>
          <w:rStyle w:val="afffff0"/>
          <w:rtl/>
        </w:rPr>
        <w:t>,</w:t>
      </w:r>
      <w:r>
        <w:rPr>
          <w:rStyle w:val="afffff0"/>
          <w:rFonts w:hint="cs"/>
          <w:rtl/>
        </w:rPr>
        <w:t xml:space="preserve"> </w:t>
      </w:r>
      <w:r w:rsidRPr="00D15EA5">
        <w:rPr>
          <w:rStyle w:val="afffff0"/>
          <w:rFonts w:hint="cs"/>
          <w:rtl/>
        </w:rPr>
        <w:t>[לעצמו</w:t>
      </w:r>
      <w:r>
        <w:rPr>
          <w:rStyle w:val="afffff0"/>
          <w:rFonts w:hint="cs"/>
          <w:rtl/>
        </w:rPr>
        <w:t>,</w:t>
      </w:r>
      <w:r w:rsidRPr="00D15EA5">
        <w:rPr>
          <w:rStyle w:val="afffff0"/>
          <w:rFonts w:hint="cs"/>
          <w:rtl/>
        </w:rPr>
        <w:t xml:space="preserve"> והוי מתנה במקצת ש</w:t>
      </w:r>
      <w:r>
        <w:rPr>
          <w:rStyle w:val="afffff0"/>
          <w:rFonts w:hint="cs"/>
          <w:rtl/>
        </w:rPr>
        <w:t>מהני</w:t>
      </w:r>
      <w:r w:rsidRPr="00D15EA5">
        <w:rPr>
          <w:rStyle w:val="afffff0"/>
          <w:rFonts w:hint="cs"/>
          <w:rtl/>
        </w:rPr>
        <w:t>]</w:t>
      </w:r>
      <w:r w:rsidRPr="00EC3C97">
        <w:rPr>
          <w:rtl/>
        </w:rPr>
        <w:t xml:space="preserve"> או לא? </w:t>
      </w:r>
    </w:p>
    <w:p w14:paraId="41080F28" w14:textId="77777777" w:rsidR="005821A9" w:rsidRDefault="005821A9" w:rsidP="005821A9">
      <w:pPr>
        <w:rPr>
          <w:rtl/>
        </w:rPr>
      </w:pPr>
      <w:r>
        <w:rPr>
          <w:rFonts w:hint="cs"/>
          <w:rtl/>
        </w:rPr>
        <w:t>את''ל</w:t>
      </w:r>
      <w:r w:rsidRPr="00EC3C97">
        <w:rPr>
          <w:rtl/>
        </w:rPr>
        <w:t xml:space="preserve">: לאחר לא הוי שיור, לעצמו חוץ מפירותיו, מהו? </w:t>
      </w:r>
      <w:r>
        <w:rPr>
          <w:rStyle w:val="aff1"/>
          <w:rtl/>
        </w:rPr>
        <w:footnoteReference w:id="181"/>
      </w:r>
    </w:p>
    <w:p w14:paraId="6D3A44C6" w14:textId="77777777" w:rsidR="005821A9" w:rsidRPr="00D15EA5" w:rsidRDefault="005821A9" w:rsidP="005821A9">
      <w:pPr>
        <w:pStyle w:val="36"/>
        <w:framePr w:wrap="notBeside"/>
        <w:rPr>
          <w:rtl/>
        </w:rPr>
      </w:pPr>
      <w:r w:rsidRPr="00D15EA5">
        <w:rPr>
          <w:rFonts w:hint="cs"/>
          <w:rtl/>
        </w:rPr>
        <w:t xml:space="preserve">רבא מר''נ </w:t>
      </w:r>
    </w:p>
    <w:p w14:paraId="6F6D5890" w14:textId="77777777" w:rsidR="005821A9" w:rsidRDefault="005821A9" w:rsidP="005821A9">
      <w:pPr>
        <w:rPr>
          <w:rtl/>
        </w:rPr>
      </w:pPr>
      <w:r>
        <w:rPr>
          <w:rFonts w:hint="cs"/>
          <w:rtl/>
        </w:rPr>
        <w:t>את''ל</w:t>
      </w:r>
      <w:r w:rsidRPr="00EC3C97">
        <w:rPr>
          <w:rtl/>
        </w:rPr>
        <w:t xml:space="preserve">: דקל לאחד ופירותיו לאחר לא הוי שיור מקום פירי, </w:t>
      </w:r>
    </w:p>
    <w:p w14:paraId="50EB773C" w14:textId="77777777" w:rsidR="005821A9" w:rsidRPr="001314D4" w:rsidRDefault="005821A9" w:rsidP="005821A9">
      <w:pPr>
        <w:rPr>
          <w:rtl/>
        </w:rPr>
      </w:pPr>
      <w:r w:rsidRPr="001314D4">
        <w:rPr>
          <w:rtl/>
        </w:rPr>
        <w:t xml:space="preserve">דקל לאחד ושייר פירותיו לפניו - שייר מקום פירי, </w:t>
      </w:r>
      <w:r w:rsidRPr="001314D4">
        <w:rPr>
          <w:rStyle w:val="afffff0"/>
          <w:rFonts w:hint="cs"/>
          <w:rtl/>
        </w:rPr>
        <w:t>לעצמו בעין יפה משייר</w:t>
      </w:r>
    </w:p>
    <w:p w14:paraId="744A1A6D" w14:textId="77777777" w:rsidR="005821A9" w:rsidRPr="000E5298" w:rsidRDefault="005821A9" w:rsidP="005821A9">
      <w:pPr>
        <w:pStyle w:val="36"/>
        <w:framePr w:wrap="notBeside"/>
        <w:rPr>
          <w:rtl/>
        </w:rPr>
      </w:pPr>
      <w:r w:rsidRPr="000E5298">
        <w:rPr>
          <w:rFonts w:hint="cs"/>
          <w:rtl/>
        </w:rPr>
        <w:t>ר' אבא</w:t>
      </w:r>
    </w:p>
    <w:p w14:paraId="59E4BB70" w14:textId="77777777" w:rsidR="005821A9" w:rsidRDefault="005821A9" w:rsidP="005821A9">
      <w:pPr>
        <w:rPr>
          <w:rtl/>
        </w:rPr>
      </w:pPr>
      <w:r w:rsidRPr="000E5298">
        <w:rPr>
          <w:rStyle w:val="affffe"/>
          <w:rtl/>
        </w:rPr>
        <w:t xml:space="preserve">אנן </w:t>
      </w:r>
      <w:r w:rsidRPr="000E5298">
        <w:rPr>
          <w:rStyle w:val="affffe"/>
          <w:rFonts w:hint="cs"/>
          <w:rtl/>
        </w:rPr>
        <w:t xml:space="preserve">אדרשב'''ל </w:t>
      </w:r>
      <w:r w:rsidRPr="000E5298">
        <w:rPr>
          <w:rStyle w:val="affffe"/>
          <w:rtl/>
        </w:rPr>
        <w:t>מתנינן</w:t>
      </w:r>
      <w:r w:rsidRPr="000E5298">
        <w:rPr>
          <w:rStyle w:val="affffe"/>
          <w:rFonts w:hint="cs"/>
          <w:rtl/>
        </w:rPr>
        <w:t>:</w:t>
      </w:r>
      <w:r>
        <w:t xml:space="preserve"> </w:t>
      </w:r>
      <w:r w:rsidRPr="00EC3C97">
        <w:rPr>
          <w:rtl/>
        </w:rPr>
        <w:t>המוכר בית לחבירו, ואמר לו על מנת שדיוטא העליונה שלי - דיוטא העליונה שלו.</w:t>
      </w:r>
      <w:r>
        <w:rPr>
          <w:rFonts w:hint="cs"/>
          <w:rtl/>
        </w:rPr>
        <w:t xml:space="preserve"> </w:t>
      </w:r>
    </w:p>
    <w:p w14:paraId="36F78AA2" w14:textId="77777777" w:rsidR="005821A9" w:rsidRDefault="005821A9" w:rsidP="005821A9">
      <w:pPr>
        <w:pStyle w:val="affe"/>
        <w:framePr w:wrap="around"/>
        <w:rPr>
          <w:rtl/>
        </w:rPr>
      </w:pPr>
      <w:r>
        <w:rPr>
          <w:rFonts w:hint="cs"/>
          <w:rtl/>
        </w:rPr>
        <w:t>קמח:</w:t>
      </w:r>
    </w:p>
    <w:p w14:paraId="518E459D" w14:textId="77777777" w:rsidR="005821A9" w:rsidRPr="00EC3C97" w:rsidRDefault="005821A9" w:rsidP="005821A9">
      <w:pPr>
        <w:pStyle w:val="affff9"/>
        <w:rPr>
          <w:rtl/>
        </w:rPr>
      </w:pPr>
      <w:r w:rsidRPr="00EC3C97">
        <w:rPr>
          <w:rtl/>
        </w:rPr>
        <w:t xml:space="preserve">איבעיא: בית לאחד ודיוטא לאחד, מהו? </w:t>
      </w:r>
    </w:p>
    <w:p w14:paraId="5A116CED" w14:textId="77777777" w:rsidR="005821A9" w:rsidRDefault="005821A9" w:rsidP="005821A9">
      <w:pPr>
        <w:rPr>
          <w:rtl/>
        </w:rPr>
      </w:pPr>
      <w:r w:rsidRPr="00EC3C97">
        <w:rPr>
          <w:rtl/>
        </w:rPr>
        <w:t xml:space="preserve">מי הוי שיור או לא? </w:t>
      </w:r>
      <w:r w:rsidRPr="00E80AF8">
        <w:rPr>
          <w:rStyle w:val="afffff0"/>
          <w:rtl/>
        </w:rPr>
        <w:t>אם</w:t>
      </w:r>
      <w:r w:rsidRPr="00E80AF8">
        <w:rPr>
          <w:rStyle w:val="afffff0"/>
          <w:rFonts w:hint="cs"/>
          <w:rtl/>
        </w:rPr>
        <w:t xml:space="preserve"> נתן לבעל הגג זכות להוציא זיזין לחצר</w:t>
      </w:r>
    </w:p>
    <w:p w14:paraId="698CB895" w14:textId="77777777" w:rsidR="005821A9" w:rsidRPr="00E80AF8" w:rsidRDefault="005821A9" w:rsidP="005821A9">
      <w:pPr>
        <w:pStyle w:val="36"/>
        <w:framePr w:wrap="notBeside"/>
        <w:rPr>
          <w:rtl/>
        </w:rPr>
      </w:pPr>
      <w:r w:rsidRPr="00E80AF8">
        <w:rPr>
          <w:rFonts w:hint="cs"/>
          <w:rtl/>
        </w:rPr>
        <w:t>את''ל</w:t>
      </w:r>
      <w:r w:rsidRPr="00E80AF8">
        <w:rPr>
          <w:rtl/>
        </w:rPr>
        <w:t>:</w:t>
      </w:r>
    </w:p>
    <w:p w14:paraId="569208F7" w14:textId="77777777" w:rsidR="005821A9" w:rsidRPr="00EC3C97" w:rsidRDefault="005821A9" w:rsidP="005821A9">
      <w:pPr>
        <w:rPr>
          <w:rtl/>
        </w:rPr>
      </w:pPr>
      <w:r w:rsidRPr="00EC3C97">
        <w:rPr>
          <w:rtl/>
        </w:rPr>
        <w:t xml:space="preserve">בית לאחד ודיוטא לאחד לא הוי שיור, חוץ מדיוטא מהו? </w:t>
      </w:r>
    </w:p>
    <w:p w14:paraId="3B6EC798" w14:textId="77777777" w:rsidR="005821A9" w:rsidRPr="00E80AF8" w:rsidRDefault="005821A9" w:rsidP="005821A9">
      <w:pPr>
        <w:pStyle w:val="36"/>
        <w:framePr w:wrap="notBeside"/>
        <w:rPr>
          <w:rtl/>
        </w:rPr>
      </w:pPr>
      <w:r>
        <w:rPr>
          <w:rFonts w:hint="cs"/>
          <w:rtl/>
        </w:rPr>
        <w:t xml:space="preserve">פשט </w:t>
      </w:r>
      <w:r w:rsidRPr="00E80AF8">
        <w:rPr>
          <w:rFonts w:hint="cs"/>
          <w:rtl/>
        </w:rPr>
        <w:t>רבא מר''נ</w:t>
      </w:r>
    </w:p>
    <w:p w14:paraId="23EBE039" w14:textId="77777777" w:rsidR="005821A9" w:rsidRDefault="005821A9" w:rsidP="005821A9">
      <w:pPr>
        <w:rPr>
          <w:rtl/>
        </w:rPr>
      </w:pPr>
      <w:r>
        <w:rPr>
          <w:rFonts w:hint="cs"/>
          <w:rtl/>
        </w:rPr>
        <w:t xml:space="preserve">אי בית לאחד ודיוטא לאחר אינו שיעור חוץ מדיוטא הוי שיעור </w:t>
      </w:r>
    </w:p>
    <w:p w14:paraId="2B05A18E" w14:textId="77777777" w:rsidR="005821A9" w:rsidRDefault="005821A9" w:rsidP="005821A9">
      <w:pPr>
        <w:rPr>
          <w:rStyle w:val="afffff0"/>
          <w:rtl/>
        </w:rPr>
      </w:pPr>
      <w:r w:rsidRPr="00E80AF8">
        <w:rPr>
          <w:rStyle w:val="affffe"/>
          <w:rFonts w:hint="cs"/>
          <w:rtl/>
        </w:rPr>
        <w:t>וכר''ז</w:t>
      </w:r>
      <w:r w:rsidRPr="00E80AF8">
        <w:rPr>
          <w:rStyle w:val="affffe"/>
          <w:rtl/>
        </w:rPr>
        <w:t>:</w:t>
      </w:r>
      <w:r w:rsidRPr="00EC3C97">
        <w:rPr>
          <w:rtl/>
        </w:rPr>
        <w:t xml:space="preserve"> שאם רצה להוציא בה זיזין - מוציא</w:t>
      </w:r>
      <w:r w:rsidRPr="00E80AF8">
        <w:rPr>
          <w:rStyle w:val="afffff0"/>
          <w:rtl/>
        </w:rPr>
        <w:t xml:space="preserve"> </w:t>
      </w:r>
      <w:r w:rsidRPr="00E80AF8">
        <w:rPr>
          <w:rStyle w:val="afffff0"/>
          <w:rFonts w:hint="cs"/>
          <w:rtl/>
        </w:rPr>
        <w:t>משמע</w:t>
      </w:r>
      <w:r w:rsidRPr="00E80AF8">
        <w:rPr>
          <w:rStyle w:val="afffff0"/>
          <w:rtl/>
        </w:rPr>
        <w:t>, כיון דשייר דיוטא</w:t>
      </w:r>
      <w:r>
        <w:rPr>
          <w:rStyle w:val="afffff0"/>
          <w:rFonts w:hint="cs"/>
          <w:rtl/>
        </w:rPr>
        <w:t>, שייר גם מקום זיזין, וה'נ כשאמר חוץ מפירותיו- שייר מקום פירותיו)</w:t>
      </w:r>
      <w:r w:rsidRPr="00E80AF8">
        <w:rPr>
          <w:rStyle w:val="afffff0"/>
          <w:rtl/>
        </w:rPr>
        <w:t xml:space="preserve"> </w:t>
      </w:r>
    </w:p>
    <w:p w14:paraId="12139CEE" w14:textId="77777777" w:rsidR="005821A9" w:rsidRPr="00A753C3" w:rsidRDefault="005821A9" w:rsidP="005821A9">
      <w:pPr>
        <w:pStyle w:val="aff9"/>
        <w:rPr>
          <w:del w:id="90162" w:author="מנוע עיצוב" w:date="2026-10-08T11:01:28Z"/>
          <w:rtl/>
        </w:rPr>
      </w:pPr>
      <w:del w:id="90161" w:author="מנוע עיצוב" w:date="2026-10-08T11:01:28Z">
        <w:r w:rsidRPr="00A753C3">
          <w:rPr>
            <w:rFonts w:hint="cs"/>
            <w:rtl/>
          </w:rPr>
          <w:delText xml:space="preserve">***</w:delText>
        </w:r>
      </w:del>
    </w:p>
    <w:p w14:paraId="3A0523A5" w14:textId="05EB8BEC" w:rsidR="005821A9" w:rsidRPr="00EC3C97" w:rsidRDefault="005821A9" w:rsidP="005821A9">
      <w:pPr>
        <w:pStyle w:val="affff9"/>
        <w:rPr>
          <w:rtl/>
        </w:rPr>
      </w:pPr>
      <w:r w:rsidRPr="00EC3C97">
        <w:rPr>
          <w:rtl/>
        </w:rPr>
        <w:t xml:space="preserve">שכיב מרע שכתב כל נכסיו לאחרים, </w:t>
      </w:r>
      <w:r w:rsidR="00A309EC">
        <w:rPr>
          <w:rFonts w:hint="cs"/>
          <w:rtl/>
        </w:rPr>
        <w:t>ועמד</w:t>
      </w:r>
    </w:p>
    <w:p w14:paraId="12358D15" w14:textId="77777777" w:rsidR="00A309EC" w:rsidRPr="00EC3C97" w:rsidRDefault="00A309EC" w:rsidP="00A309EC">
      <w:pPr>
        <w:pStyle w:val="36"/>
        <w:framePr w:wrap="notBeside"/>
        <w:rPr>
          <w:rtl/>
        </w:rPr>
      </w:pPr>
      <w:r w:rsidRPr="00EC3C97">
        <w:rPr>
          <w:rFonts w:hint="cs"/>
          <w:rtl/>
        </w:rPr>
        <w:t>ריב''מ מר''נ</w:t>
      </w:r>
    </w:p>
    <w:p w14:paraId="7EA5AD4D" w14:textId="2E3CBC61" w:rsidR="005821A9" w:rsidRDefault="005821A9" w:rsidP="00A309EC">
      <w:pPr>
        <w:rPr>
          <w:rtl/>
        </w:rPr>
      </w:pPr>
      <w:r w:rsidRPr="00A309EC">
        <w:rPr>
          <w:b/>
          <w:bCs/>
          <w:rtl/>
        </w:rPr>
        <w:t>במחלק</w:t>
      </w:r>
      <w:r w:rsidRPr="00EC3C97">
        <w:rPr>
          <w:rtl/>
        </w:rPr>
        <w:t xml:space="preserve"> - חוזר בכולן; </w:t>
      </w:r>
      <w:r w:rsidR="00A309EC">
        <w:rPr>
          <w:b/>
          <w:bCs/>
          <w:rtl/>
        </w:rPr>
        <w:tab/>
      </w:r>
      <w:r w:rsidRPr="00A309EC">
        <w:rPr>
          <w:b/>
          <w:bCs/>
          <w:rtl/>
        </w:rPr>
        <w:t>בנמלך,</w:t>
      </w:r>
      <w:r w:rsidRPr="00EC3C97">
        <w:rPr>
          <w:rtl/>
        </w:rPr>
        <w:t xml:space="preserve"> </w:t>
      </w:r>
      <w:r w:rsidR="00A309EC">
        <w:rPr>
          <w:rFonts w:hint="cs"/>
          <w:rtl/>
        </w:rPr>
        <w:t xml:space="preserve">- </w:t>
      </w:r>
      <w:r>
        <w:rPr>
          <w:rFonts w:hint="cs"/>
          <w:rtl/>
        </w:rPr>
        <w:t xml:space="preserve">חוזר רק </w:t>
      </w:r>
      <w:r w:rsidRPr="00EC3C97">
        <w:rPr>
          <w:rtl/>
        </w:rPr>
        <w:t xml:space="preserve">באחרון. </w:t>
      </w:r>
      <w:r w:rsidRPr="00A753C3">
        <w:rPr>
          <w:rStyle w:val="afffff0"/>
          <w:rFonts w:hint="cs"/>
          <w:rtl/>
        </w:rPr>
        <w:t>[אומדנא]</w:t>
      </w:r>
    </w:p>
    <w:p w14:paraId="34F671DD" w14:textId="77777777" w:rsidR="005821A9" w:rsidRPr="00A753C3" w:rsidRDefault="005821A9" w:rsidP="005821A9">
      <w:pPr>
        <w:pStyle w:val="36"/>
        <w:framePr w:wrap="notBeside"/>
        <w:rPr>
          <w:rtl/>
        </w:rPr>
      </w:pPr>
      <w:r w:rsidRPr="00A753C3">
        <w:rPr>
          <w:rFonts w:hint="cs"/>
          <w:rtl/>
        </w:rPr>
        <w:t>ולא אמרי'</w:t>
      </w:r>
    </w:p>
    <w:p w14:paraId="6D7AEDBE" w14:textId="77777777" w:rsidR="005821A9" w:rsidRDefault="005821A9" w:rsidP="00A309EC">
      <w:pPr>
        <w:spacing w:after="60"/>
        <w:rPr>
          <w:rtl/>
        </w:rPr>
      </w:pPr>
      <w:r>
        <w:rPr>
          <w:rFonts w:hint="cs"/>
          <w:rtl/>
        </w:rPr>
        <w:t xml:space="preserve">שעיין למי לתת ואז נתן - דסתם שכ''מ מיידק ואח''כ נותן. </w:t>
      </w:r>
    </w:p>
    <w:p w14:paraId="0DD670CA" w14:textId="77777777" w:rsidR="00A309EC" w:rsidRPr="00A753C3" w:rsidRDefault="00A309EC" w:rsidP="00A309EC">
      <w:pPr>
        <w:pStyle w:val="36"/>
        <w:framePr w:wrap="notBeside"/>
        <w:rPr>
          <w:rtl/>
        </w:rPr>
      </w:pPr>
      <w:r w:rsidRPr="00A753C3">
        <w:rPr>
          <w:rFonts w:hint="cs"/>
          <w:rtl/>
        </w:rPr>
        <w:t>ראב''מ מר''נ</w:t>
      </w:r>
      <w:r w:rsidRPr="00A753C3">
        <w:rPr>
          <w:rtl/>
        </w:rPr>
        <w:t>:</w:t>
      </w:r>
    </w:p>
    <w:p w14:paraId="49F955B4" w14:textId="3A2ED7B0" w:rsidR="005821A9" w:rsidRPr="00EC3C97" w:rsidRDefault="00A309EC" w:rsidP="005821A9">
      <w:pPr>
        <w:rPr>
          <w:rtl/>
        </w:rPr>
      </w:pPr>
      <w:r>
        <w:rPr>
          <w:rFonts w:hint="cs"/>
          <w:rtl/>
        </w:rPr>
        <w:t xml:space="preserve">אינו חוזר - </w:t>
      </w:r>
      <w:r w:rsidR="005821A9" w:rsidRPr="00EC3C97">
        <w:rPr>
          <w:rtl/>
        </w:rPr>
        <w:t xml:space="preserve">חיישינן שמא יש לו נכסים במדינה אחרת. </w:t>
      </w:r>
    </w:p>
    <w:p w14:paraId="7D59B679" w14:textId="77777777" w:rsidR="005821A9" w:rsidRPr="001314D4" w:rsidRDefault="005821A9" w:rsidP="005821A9">
      <w:pPr>
        <w:pStyle w:val="36"/>
        <w:framePr w:wrap="notBeside"/>
        <w:rPr>
          <w:rtl/>
        </w:rPr>
      </w:pPr>
      <w:r w:rsidRPr="001314D4">
        <w:rPr>
          <w:rFonts w:hint="cs"/>
          <w:rtl/>
        </w:rPr>
        <w:t>ו</w:t>
      </w:r>
      <w:r>
        <w:rPr>
          <w:rFonts w:hint="cs"/>
          <w:rtl/>
        </w:rPr>
        <w:t>הך</w:t>
      </w:r>
      <w:r w:rsidRPr="001314D4">
        <w:rPr>
          <w:rFonts w:hint="cs"/>
          <w:rtl/>
        </w:rPr>
        <w:t xml:space="preserve"> דתני</w:t>
      </w:r>
      <w:r w:rsidRPr="001314D4">
        <w:rPr>
          <w:rtl/>
        </w:rPr>
        <w:t>:</w:t>
      </w:r>
    </w:p>
    <w:p w14:paraId="75BA4939" w14:textId="77777777" w:rsidR="005821A9" w:rsidRDefault="005821A9" w:rsidP="005821A9">
      <w:pPr>
        <w:rPr>
          <w:rtl/>
        </w:rPr>
      </w:pPr>
      <w:r w:rsidRPr="00EC3C97">
        <w:rPr>
          <w:rtl/>
        </w:rPr>
        <w:t xml:space="preserve"> </w:t>
      </w:r>
      <w:r>
        <w:rPr>
          <w:rFonts w:hint="cs"/>
          <w:rtl/>
        </w:rPr>
        <w:t xml:space="preserve">שאם לא שייר קרקע כל שהוא אין מתנתו מתנה </w:t>
      </w:r>
    </w:p>
    <w:p w14:paraId="069806EC" w14:textId="77777777" w:rsidR="005821A9" w:rsidRPr="00A753C3" w:rsidRDefault="005821A9" w:rsidP="005821A9">
      <w:pPr>
        <w:pStyle w:val="36"/>
        <w:framePr w:wrap="notBeside"/>
        <w:rPr>
          <w:rtl/>
        </w:rPr>
      </w:pPr>
      <w:r w:rsidRPr="00A753C3">
        <w:rPr>
          <w:rFonts w:hint="cs"/>
          <w:rtl/>
        </w:rPr>
        <w:t>מיירי</w:t>
      </w:r>
      <w:r>
        <w:rPr>
          <w:rFonts w:hint="cs"/>
          <w:rtl/>
        </w:rPr>
        <w:t xml:space="preserve"> א. ר''ח:</w:t>
      </w:r>
    </w:p>
    <w:p w14:paraId="114E3EEA" w14:textId="77777777" w:rsidR="005821A9" w:rsidRDefault="005821A9" w:rsidP="005821A9">
      <w:pPr>
        <w:rPr>
          <w:rtl/>
        </w:rPr>
      </w:pPr>
      <w:r w:rsidRPr="00A753C3">
        <w:rPr>
          <w:rStyle w:val="affffe"/>
          <w:rFonts w:hint="cs"/>
          <w:rtl/>
        </w:rPr>
        <w:t>א.</w:t>
      </w:r>
      <w:r>
        <w:rPr>
          <w:rStyle w:val="affffe"/>
          <w:rFonts w:hint="cs"/>
          <w:rtl/>
        </w:rPr>
        <w:t xml:space="preserve"> ר''ח:</w:t>
      </w:r>
      <w:r w:rsidRPr="00EC3C97">
        <w:rPr>
          <w:rtl/>
        </w:rPr>
        <w:t xml:space="preserve"> באומר כל נכסי. </w:t>
      </w:r>
      <w:r>
        <w:rPr>
          <w:rFonts w:hint="cs"/>
          <w:rtl/>
        </w:rPr>
        <w:t xml:space="preserve"> </w:t>
      </w:r>
      <w:r w:rsidRPr="00A753C3">
        <w:rPr>
          <w:rStyle w:val="affffe"/>
          <w:rFonts w:hint="cs"/>
          <w:rtl/>
        </w:rPr>
        <w:t>ב. מבר''א</w:t>
      </w:r>
      <w:r>
        <w:rPr>
          <w:rFonts w:hint="cs"/>
          <w:rtl/>
        </w:rPr>
        <w:t xml:space="preserve"> </w:t>
      </w:r>
      <w:r w:rsidRPr="00A753C3">
        <w:rPr>
          <w:rFonts w:hint="cs"/>
          <w:rtl/>
        </w:rPr>
        <w:t>במוחזק</w:t>
      </w:r>
      <w:r>
        <w:rPr>
          <w:rFonts w:ascii="BA TM • Vilna Extra-Bold" w:hAnsi="BA TM • Vilna Extra-Bold" w:cs="BA TM • Vilna Extra-Bold" w:hint="cs"/>
          <w:color w:val="767171" w:themeColor="background2" w:themeShade="80"/>
          <w:sz w:val="14"/>
          <w:szCs w:val="14"/>
          <w:rtl/>
        </w:rPr>
        <w:t xml:space="preserve"> </w:t>
      </w:r>
      <w:r>
        <w:rPr>
          <w:rFonts w:hint="cs"/>
          <w:rtl/>
        </w:rPr>
        <w:t>לנו שאין לו</w:t>
      </w:r>
      <w:r w:rsidRPr="00EC3C97">
        <w:rPr>
          <w:rtl/>
        </w:rPr>
        <w:t xml:space="preserve">. </w:t>
      </w:r>
    </w:p>
    <w:p w14:paraId="01D04CCF" w14:textId="77777777" w:rsidR="005821A9" w:rsidRPr="00EC3C97" w:rsidRDefault="005821A9" w:rsidP="005821A9">
      <w:pPr>
        <w:pStyle w:val="affff9"/>
        <w:rPr>
          <w:rtl/>
        </w:rPr>
      </w:pPr>
      <w:r w:rsidRPr="00EC3C97">
        <w:rPr>
          <w:rtl/>
        </w:rPr>
        <w:t xml:space="preserve">איבעיא להו: חזרה במקצת הוי חזרה בכולה או לא? </w:t>
      </w:r>
    </w:p>
    <w:p w14:paraId="2F1F64B6" w14:textId="77777777" w:rsidR="005821A9" w:rsidRPr="00A753C3" w:rsidRDefault="005821A9" w:rsidP="005821A9">
      <w:pPr>
        <w:pStyle w:val="36"/>
        <w:framePr w:wrap="notBeside"/>
        <w:rPr>
          <w:rtl/>
        </w:rPr>
      </w:pPr>
      <w:r w:rsidRPr="00A753C3">
        <w:rPr>
          <w:rFonts w:hint="cs"/>
          <w:rtl/>
        </w:rPr>
        <w:t>ת''ש</w:t>
      </w:r>
      <w:r w:rsidRPr="00A753C3">
        <w:rPr>
          <w:rtl/>
        </w:rPr>
        <w:t>:</w:t>
      </w:r>
    </w:p>
    <w:p w14:paraId="626766D8" w14:textId="77777777" w:rsidR="005821A9" w:rsidRPr="00EC3C97" w:rsidRDefault="005821A9" w:rsidP="005821A9">
      <w:pPr>
        <w:rPr>
          <w:rtl/>
        </w:rPr>
      </w:pPr>
      <w:r w:rsidRPr="00EC3C97">
        <w:rPr>
          <w:rtl/>
        </w:rPr>
        <w:t xml:space="preserve">כולן לראשון ומקצתן לשני - שני קנה, ראשון לא קנה; </w:t>
      </w:r>
    </w:p>
    <w:p w14:paraId="33E15D50" w14:textId="0CFBFAB4" w:rsidR="005821A9" w:rsidRPr="00A753C3" w:rsidRDefault="005821A9" w:rsidP="005821A9">
      <w:pPr>
        <w:pStyle w:val="36"/>
        <w:framePr w:wrap="notBeside"/>
        <w:rPr>
          <w:rtl/>
        </w:rPr>
      </w:pPr>
      <w:r w:rsidRPr="00A753C3">
        <w:rPr>
          <w:rFonts w:hint="cs"/>
          <w:rtl/>
        </w:rPr>
        <w:t>אין להוכיח</w:t>
      </w:r>
      <w:r w:rsidR="00775F12">
        <w:rPr>
          <w:rFonts w:hint="cs"/>
          <w:rtl/>
        </w:rPr>
        <w:t>:</w:t>
      </w:r>
    </w:p>
    <w:p w14:paraId="67C58EAA" w14:textId="00563856" w:rsidR="005821A9" w:rsidRDefault="005821A9" w:rsidP="005821A9">
      <w:pPr>
        <w:rPr>
          <w:rtl/>
        </w:rPr>
      </w:pPr>
      <w:r>
        <w:rPr>
          <w:rFonts w:hint="cs"/>
          <w:rtl/>
        </w:rPr>
        <w:t xml:space="preserve">דמיירי </w:t>
      </w:r>
      <w:r w:rsidRPr="00EC3C97">
        <w:rPr>
          <w:rtl/>
        </w:rPr>
        <w:t xml:space="preserve">במת </w:t>
      </w:r>
      <w:r>
        <w:rPr>
          <w:rFonts w:hint="cs"/>
          <w:rtl/>
        </w:rPr>
        <w:t>א</w:t>
      </w:r>
      <w:r w:rsidRPr="00EC3C97">
        <w:rPr>
          <w:rtl/>
        </w:rPr>
        <w:t xml:space="preserve">לא, בשעמד. </w:t>
      </w:r>
    </w:p>
    <w:p w14:paraId="20FF1056" w14:textId="77777777" w:rsidR="005821A9" w:rsidRPr="00A753C3" w:rsidRDefault="005821A9" w:rsidP="005821A9">
      <w:pPr>
        <w:pStyle w:val="36"/>
        <w:framePr w:wrap="notBeside"/>
        <w:rPr>
          <w:rtl/>
        </w:rPr>
      </w:pPr>
      <w:r w:rsidRPr="00A753C3">
        <w:rPr>
          <w:rFonts w:hint="cs"/>
          <w:rtl/>
        </w:rPr>
        <w:t>וכן מסתבר</w:t>
      </w:r>
    </w:p>
    <w:p w14:paraId="74228164" w14:textId="77777777" w:rsidR="005821A9" w:rsidRDefault="005821A9" w:rsidP="005821A9">
      <w:pPr>
        <w:rPr>
          <w:rtl/>
        </w:rPr>
      </w:pPr>
      <w:r w:rsidRPr="00A753C3">
        <w:rPr>
          <w:rStyle w:val="affffe"/>
          <w:rFonts w:hint="cs"/>
          <w:rtl/>
        </w:rPr>
        <w:t>מדתני סיפא:</w:t>
      </w:r>
      <w:r>
        <w:rPr>
          <w:rFonts w:hint="cs"/>
          <w:rtl/>
        </w:rPr>
        <w:t xml:space="preserve"> </w:t>
      </w:r>
      <w:r w:rsidRPr="00EC3C97">
        <w:rPr>
          <w:rtl/>
        </w:rPr>
        <w:t xml:space="preserve">מקצתן לראשון וכולן לשני - ראשון קנה, </w:t>
      </w:r>
      <w:r>
        <w:rPr>
          <w:rFonts w:hint="cs"/>
          <w:rtl/>
        </w:rPr>
        <w:t xml:space="preserve">ולא </w:t>
      </w:r>
      <w:r w:rsidRPr="00EC3C97">
        <w:rPr>
          <w:rtl/>
        </w:rPr>
        <w:t>שני</w:t>
      </w:r>
      <w:r>
        <w:rPr>
          <w:rFonts w:hint="cs"/>
          <w:rtl/>
        </w:rPr>
        <w:t>.</w:t>
      </w:r>
    </w:p>
    <w:p w14:paraId="6ACAC479" w14:textId="77777777" w:rsidR="005821A9" w:rsidRPr="00A753C3" w:rsidRDefault="005821A9" w:rsidP="005821A9">
      <w:pPr>
        <w:pStyle w:val="36"/>
        <w:framePr w:wrap="notBeside"/>
        <w:rPr>
          <w:rtl/>
        </w:rPr>
      </w:pPr>
      <w:r w:rsidRPr="00A753C3">
        <w:rPr>
          <w:rFonts w:hint="cs"/>
          <w:rtl/>
        </w:rPr>
        <w:t>אי מיירי</w:t>
      </w:r>
    </w:p>
    <w:p w14:paraId="7FE04C91" w14:textId="77777777" w:rsidR="005821A9" w:rsidRPr="00EC3C97" w:rsidRDefault="005821A9" w:rsidP="005821A9">
      <w:pPr>
        <w:rPr>
          <w:rtl/>
        </w:rPr>
      </w:pPr>
      <w:r w:rsidRPr="00EC3C97">
        <w:rPr>
          <w:rtl/>
        </w:rPr>
        <w:t xml:space="preserve">בשעמד, משום </w:t>
      </w:r>
      <w:r>
        <w:rPr>
          <w:rFonts w:hint="cs"/>
          <w:rtl/>
        </w:rPr>
        <w:t>כך</w:t>
      </w:r>
      <w:r w:rsidRPr="00EC3C97">
        <w:rPr>
          <w:rtl/>
        </w:rPr>
        <w:t xml:space="preserve"> שני לא קנה, </w:t>
      </w:r>
      <w:r>
        <w:rPr>
          <w:rFonts w:hint="cs"/>
          <w:rtl/>
        </w:rPr>
        <w:t xml:space="preserve">אבל </w:t>
      </w:r>
      <w:r w:rsidRPr="00EC3C97">
        <w:rPr>
          <w:rtl/>
        </w:rPr>
        <w:t xml:space="preserve">אי בשמת, </w:t>
      </w:r>
      <w:r>
        <w:rPr>
          <w:rFonts w:hint="cs"/>
          <w:rtl/>
        </w:rPr>
        <w:t xml:space="preserve">ששניהם </w:t>
      </w:r>
      <w:r w:rsidRPr="00EC3C97">
        <w:rPr>
          <w:rtl/>
        </w:rPr>
        <w:t xml:space="preserve">יקנו. </w:t>
      </w:r>
    </w:p>
    <w:p w14:paraId="5AE64532" w14:textId="65880747" w:rsidR="005821A9" w:rsidRPr="00A753C3" w:rsidRDefault="00775F12" w:rsidP="005821A9">
      <w:pPr>
        <w:pStyle w:val="36"/>
        <w:framePr w:wrap="notBeside"/>
        <w:rPr>
          <w:rtl/>
        </w:rPr>
      </w:pPr>
      <w:r>
        <w:rPr>
          <w:rFonts w:hint="cs"/>
          <w:rtl/>
        </w:rPr>
        <w:t xml:space="preserve"> דחה </w:t>
      </w:r>
      <w:r w:rsidR="005821A9" w:rsidRPr="00A753C3">
        <w:rPr>
          <w:rtl/>
        </w:rPr>
        <w:t>רב יימר:</w:t>
      </w:r>
    </w:p>
    <w:p w14:paraId="4EF96601" w14:textId="77777777" w:rsidR="005821A9" w:rsidRDefault="005821A9" w:rsidP="005821A9">
      <w:pPr>
        <w:rPr>
          <w:rtl/>
        </w:rPr>
      </w:pPr>
      <w:r>
        <w:rPr>
          <w:rFonts w:hint="cs"/>
          <w:rtl/>
        </w:rPr>
        <w:t xml:space="preserve">אף </w:t>
      </w:r>
      <w:r w:rsidRPr="00EC3C97">
        <w:rPr>
          <w:rtl/>
        </w:rPr>
        <w:t xml:space="preserve">בשעמד, אי חזרה במקצת הויא חזרה בכולה, </w:t>
      </w:r>
      <w:r>
        <w:rPr>
          <w:rFonts w:hint="cs"/>
          <w:rtl/>
        </w:rPr>
        <w:t xml:space="preserve">לכן </w:t>
      </w:r>
      <w:r w:rsidRPr="00EC3C97">
        <w:rPr>
          <w:rtl/>
        </w:rPr>
        <w:t xml:space="preserve">שני קנה, </w:t>
      </w:r>
    </w:p>
    <w:p w14:paraId="50CB2235" w14:textId="77777777" w:rsidR="005821A9" w:rsidRPr="00775F12" w:rsidRDefault="005821A9" w:rsidP="005821A9">
      <w:pPr>
        <w:rPr>
          <w:spacing w:val="-4"/>
          <w:rtl/>
        </w:rPr>
      </w:pPr>
      <w:r w:rsidRPr="00775F12">
        <w:rPr>
          <w:rFonts w:hint="cs"/>
          <w:spacing w:val="-4"/>
          <w:rtl/>
        </w:rPr>
        <w:t xml:space="preserve">אבל אי אינה </w:t>
      </w:r>
      <w:r w:rsidRPr="00775F12">
        <w:rPr>
          <w:spacing w:val="-4"/>
          <w:rtl/>
        </w:rPr>
        <w:t xml:space="preserve">חזרה בכולה, </w:t>
      </w:r>
      <w:r w:rsidRPr="00775F12">
        <w:rPr>
          <w:rFonts w:hint="cs"/>
          <w:spacing w:val="-4"/>
          <w:rtl/>
        </w:rPr>
        <w:t xml:space="preserve">שיהא </w:t>
      </w:r>
      <w:r w:rsidRPr="00775F12">
        <w:rPr>
          <w:spacing w:val="-4"/>
          <w:rtl/>
        </w:rPr>
        <w:t xml:space="preserve">כמחלק ולחד מינייהו לא ליקנו. </w:t>
      </w:r>
    </w:p>
    <w:p w14:paraId="1BEC3009" w14:textId="77777777" w:rsidR="005821A9" w:rsidRPr="00A753C3" w:rsidRDefault="005821A9" w:rsidP="005821A9">
      <w:pPr>
        <w:pStyle w:val="36"/>
        <w:framePr w:wrap="notBeside"/>
        <w:rPr>
          <w:rtl/>
        </w:rPr>
      </w:pPr>
      <w:r w:rsidRPr="00A753C3">
        <w:rPr>
          <w:rtl/>
        </w:rPr>
        <w:t>והלכתא:</w:t>
      </w:r>
    </w:p>
    <w:p w14:paraId="4EFB8882" w14:textId="77777777" w:rsidR="005821A9" w:rsidRDefault="005821A9" w:rsidP="005821A9">
      <w:pPr>
        <w:rPr>
          <w:rtl/>
        </w:rPr>
      </w:pPr>
      <w:r w:rsidRPr="00EC3C97">
        <w:rPr>
          <w:rtl/>
        </w:rPr>
        <w:t xml:space="preserve">חזרה במקצת הויא חזרה בכולה; </w:t>
      </w:r>
      <w:r w:rsidRPr="00A753C3">
        <w:rPr>
          <w:rStyle w:val="affffe"/>
          <w:rtl/>
        </w:rPr>
        <w:t>רישא -</w:t>
      </w:r>
      <w:r w:rsidRPr="00EC3C97">
        <w:rPr>
          <w:rtl/>
        </w:rPr>
        <w:t xml:space="preserve"> בין שמת בין שעמד, </w:t>
      </w:r>
    </w:p>
    <w:p w14:paraId="22B0C8C2" w14:textId="77777777" w:rsidR="005821A9" w:rsidRDefault="005821A9" w:rsidP="005821A9">
      <w:pPr>
        <w:rPr>
          <w:rtl/>
        </w:rPr>
      </w:pPr>
      <w:r w:rsidRPr="00EC3C97">
        <w:rPr>
          <w:rStyle w:val="affffe"/>
          <w:rtl/>
        </w:rPr>
        <w:t>סיפא</w:t>
      </w:r>
      <w:r w:rsidRPr="00EC3C97">
        <w:rPr>
          <w:rtl/>
        </w:rPr>
        <w:t xml:space="preserve"> </w:t>
      </w:r>
      <w:r w:rsidRPr="00EC3C97">
        <w:rPr>
          <w:rFonts w:hint="cs"/>
          <w:rtl/>
        </w:rPr>
        <w:t>רק</w:t>
      </w:r>
      <w:r>
        <w:rPr>
          <w:rFonts w:hint="cs"/>
          <w:rtl/>
        </w:rPr>
        <w:t xml:space="preserve"> ב</w:t>
      </w:r>
      <w:r w:rsidRPr="00EC3C97">
        <w:rPr>
          <w:rtl/>
        </w:rPr>
        <w:t xml:space="preserve">שעמד. </w:t>
      </w:r>
    </w:p>
    <w:p w14:paraId="731272AC" w14:textId="77777777" w:rsidR="005821A9" w:rsidRPr="00EC3C97" w:rsidRDefault="005821A9" w:rsidP="005821A9">
      <w:pPr>
        <w:pStyle w:val="affff9"/>
        <w:rPr>
          <w:rtl/>
        </w:rPr>
      </w:pPr>
      <w:r w:rsidRPr="00EC3C97">
        <w:rPr>
          <w:rtl/>
        </w:rPr>
        <w:t>איבעיא</w:t>
      </w:r>
      <w:r w:rsidRPr="00EC3C97">
        <w:rPr>
          <w:rFonts w:hint="cs"/>
          <w:rtl/>
        </w:rPr>
        <w:t xml:space="preserve">:  ג' ספיקות - הקדיש הפקיר חילק- בתיקו. </w:t>
      </w:r>
    </w:p>
    <w:p w14:paraId="25C6132B" w14:textId="77777777" w:rsidR="005821A9" w:rsidRPr="007504CD" w:rsidRDefault="005821A9" w:rsidP="005821A9">
      <w:pPr>
        <w:rPr>
          <w:rStyle w:val="afff8"/>
          <w:rtl/>
        </w:rPr>
      </w:pPr>
      <w:r w:rsidRPr="007504CD">
        <w:rPr>
          <w:rStyle w:val="afff8"/>
          <w:rFonts w:hint="cs"/>
          <w:rtl/>
        </w:rPr>
        <w:t xml:space="preserve">א. </w:t>
      </w:r>
      <w:r w:rsidRPr="007504CD">
        <w:rPr>
          <w:rStyle w:val="afff8"/>
          <w:rtl/>
        </w:rPr>
        <w:t xml:space="preserve">הקדיש כל נכסיו ועמד, מהו? </w:t>
      </w:r>
    </w:p>
    <w:p w14:paraId="3ADA14A4" w14:textId="77777777" w:rsidR="005821A9" w:rsidRDefault="005821A9" w:rsidP="005821A9">
      <w:pPr>
        <w:rPr>
          <w:rtl/>
        </w:rPr>
      </w:pPr>
      <w:r>
        <w:rPr>
          <w:rFonts w:hint="cs"/>
          <w:rtl/>
        </w:rPr>
        <w:t xml:space="preserve">אי </w:t>
      </w:r>
      <w:r w:rsidRPr="00EC3C97">
        <w:rPr>
          <w:rtl/>
        </w:rPr>
        <w:t xml:space="preserve">כל לגבי הקדש גמר ומקני, </w:t>
      </w:r>
      <w:r>
        <w:rPr>
          <w:rFonts w:hint="cs"/>
          <w:rtl/>
        </w:rPr>
        <w:t>או לגבי עצמו לא</w:t>
      </w:r>
      <w:r w:rsidRPr="00EC3C97">
        <w:rPr>
          <w:rtl/>
        </w:rPr>
        <w:t xml:space="preserve">? </w:t>
      </w:r>
    </w:p>
    <w:p w14:paraId="5B569E02" w14:textId="77777777" w:rsidR="005821A9" w:rsidRPr="007504CD" w:rsidRDefault="005821A9" w:rsidP="005821A9">
      <w:pPr>
        <w:rPr>
          <w:rStyle w:val="afff8"/>
          <w:rtl/>
        </w:rPr>
      </w:pPr>
      <w:r>
        <w:rPr>
          <w:rStyle w:val="afff8"/>
          <w:rFonts w:hint="cs"/>
          <w:rtl/>
        </w:rPr>
        <w:lastRenderedPageBreak/>
        <w:t xml:space="preserve">ב. </w:t>
      </w:r>
      <w:r w:rsidRPr="007504CD">
        <w:rPr>
          <w:rStyle w:val="afff8"/>
          <w:rtl/>
        </w:rPr>
        <w:t xml:space="preserve">הפקיר כל נכסיו, מהו? </w:t>
      </w:r>
    </w:p>
    <w:p w14:paraId="24F8A90A" w14:textId="77777777" w:rsidR="005821A9" w:rsidRDefault="005821A9" w:rsidP="005821A9">
      <w:pPr>
        <w:rPr>
          <w:rtl/>
        </w:rPr>
      </w:pPr>
      <w:r>
        <w:rPr>
          <w:rFonts w:hint="cs"/>
          <w:rtl/>
        </w:rPr>
        <w:t xml:space="preserve">אי </w:t>
      </w:r>
      <w:r w:rsidRPr="00EC3C97">
        <w:rPr>
          <w:rtl/>
        </w:rPr>
        <w:t xml:space="preserve">כיון דאף לעניים כעשירים גמר ומקני, </w:t>
      </w:r>
      <w:r>
        <w:rPr>
          <w:rFonts w:hint="cs"/>
          <w:rtl/>
        </w:rPr>
        <w:t>או לא</w:t>
      </w:r>
      <w:r w:rsidRPr="00EC3C97">
        <w:rPr>
          <w:rtl/>
        </w:rPr>
        <w:t xml:space="preserve">? </w:t>
      </w:r>
    </w:p>
    <w:p w14:paraId="7279B733" w14:textId="77777777" w:rsidR="005821A9" w:rsidRPr="007504CD" w:rsidRDefault="005821A9" w:rsidP="005821A9">
      <w:pPr>
        <w:rPr>
          <w:rStyle w:val="afff8"/>
          <w:rtl/>
        </w:rPr>
      </w:pPr>
      <w:r>
        <w:rPr>
          <w:rStyle w:val="afff8"/>
          <w:rFonts w:hint="cs"/>
          <w:rtl/>
        </w:rPr>
        <w:t xml:space="preserve">ג. </w:t>
      </w:r>
      <w:r w:rsidRPr="007504CD">
        <w:rPr>
          <w:rStyle w:val="afff8"/>
          <w:rtl/>
        </w:rPr>
        <w:t xml:space="preserve">חילק כל נכסיו לעניים, מאי? </w:t>
      </w:r>
    </w:p>
    <w:p w14:paraId="4276262C" w14:textId="77777777" w:rsidR="005821A9" w:rsidRDefault="005821A9" w:rsidP="005821A9">
      <w:pPr>
        <w:rPr>
          <w:rtl/>
        </w:rPr>
      </w:pPr>
      <w:r>
        <w:rPr>
          <w:rFonts w:hint="cs"/>
          <w:rtl/>
        </w:rPr>
        <w:t xml:space="preserve">אי </w:t>
      </w:r>
      <w:r w:rsidRPr="00EC3C97">
        <w:rPr>
          <w:rtl/>
        </w:rPr>
        <w:t xml:space="preserve">צדקה ודאי מגמר גמר ומקני, או </w:t>
      </w:r>
      <w:r>
        <w:rPr>
          <w:rFonts w:hint="cs"/>
          <w:rtl/>
        </w:rPr>
        <w:t xml:space="preserve"> לא</w:t>
      </w:r>
      <w:r w:rsidRPr="00EC3C97">
        <w:rPr>
          <w:rtl/>
        </w:rPr>
        <w:t xml:space="preserve">? תיקו. </w:t>
      </w:r>
    </w:p>
    <w:p w14:paraId="49A34F8F" w14:textId="77777777" w:rsidR="005821A9" w:rsidRDefault="005821A9" w:rsidP="005821A9">
      <w:pPr>
        <w:pStyle w:val="afffff"/>
        <w:spacing w:after="60" w:line="220" w:lineRule="exact"/>
        <w:rPr>
          <w:rtl/>
        </w:rPr>
      </w:pPr>
      <w:r w:rsidRPr="000E5298">
        <w:rPr>
          <w:szCs w:val="14"/>
          <w:rtl/>
        </w:rPr>
        <w:t>(ל"א: הקדיש</w:t>
      </w:r>
      <w:r>
        <w:rPr>
          <w:rFonts w:hint="cs"/>
          <w:rtl/>
        </w:rPr>
        <w:t>,</w:t>
      </w:r>
      <w:r w:rsidRPr="000E5298">
        <w:rPr>
          <w:szCs w:val="14"/>
          <w:rtl/>
        </w:rPr>
        <w:t xml:space="preserve"> </w:t>
      </w:r>
      <w:r>
        <w:rPr>
          <w:rFonts w:hint="cs"/>
          <w:rtl/>
        </w:rPr>
        <w:t>הפקיר, חילק מהו תיקו)</w:t>
      </w:r>
      <w:r w:rsidRPr="000E5298">
        <w:rPr>
          <w:szCs w:val="14"/>
          <w:rtl/>
        </w:rPr>
        <w:t xml:space="preserve"> </w:t>
      </w:r>
    </w:p>
    <w:p w14:paraId="35F0D957" w14:textId="09D0297E" w:rsidR="005821A9" w:rsidRDefault="005821A9" w:rsidP="005821A9">
      <w:pPr>
        <w:pStyle w:val="affff9"/>
        <w:rPr>
          <w:rtl/>
        </w:rPr>
      </w:pPr>
      <w:r>
        <w:rPr>
          <w:rFonts w:hint="cs"/>
          <w:rtl/>
        </w:rPr>
        <w:t xml:space="preserve">לשונות מתנה </w:t>
      </w:r>
    </w:p>
    <w:p w14:paraId="192FF82B" w14:textId="77777777" w:rsidR="005821A9" w:rsidRPr="00A753C3" w:rsidRDefault="005821A9" w:rsidP="005821A9">
      <w:pPr>
        <w:pStyle w:val="36"/>
        <w:framePr w:wrap="notBeside"/>
        <w:rPr>
          <w:rtl/>
        </w:rPr>
      </w:pPr>
      <w:r w:rsidRPr="00A753C3">
        <w:rPr>
          <w:rFonts w:hint="cs"/>
          <w:rtl/>
        </w:rPr>
        <w:t>ר''ש</w:t>
      </w:r>
      <w:r w:rsidRPr="00A753C3">
        <w:rPr>
          <w:rtl/>
        </w:rPr>
        <w:t>:</w:t>
      </w:r>
    </w:p>
    <w:p w14:paraId="60504D94" w14:textId="77777777" w:rsidR="005821A9" w:rsidRPr="00EC3C97" w:rsidRDefault="005821A9" w:rsidP="005821A9">
      <w:pPr>
        <w:rPr>
          <w:rtl/>
        </w:rPr>
      </w:pPr>
      <w:r w:rsidRPr="00EC3C97">
        <w:rPr>
          <w:rtl/>
        </w:rPr>
        <w:t xml:space="preserve"> יטול, ויזכה, ויחזיק ויקנה - כולן לשון מתנה הן. </w:t>
      </w:r>
    </w:p>
    <w:p w14:paraId="03BD1D4E" w14:textId="77777777" w:rsidR="005821A9" w:rsidRPr="00A753C3" w:rsidRDefault="005821A9" w:rsidP="005821A9">
      <w:pPr>
        <w:pStyle w:val="36"/>
        <w:framePr w:wrap="notBeside"/>
        <w:rPr>
          <w:rtl/>
        </w:rPr>
      </w:pPr>
      <w:r w:rsidRPr="00A753C3">
        <w:rPr>
          <w:rtl/>
        </w:rPr>
        <w:t xml:space="preserve">במתניתא תנא: </w:t>
      </w:r>
    </w:p>
    <w:p w14:paraId="36FD53B0" w14:textId="1782849C" w:rsidR="00D15EA5" w:rsidRDefault="005821A9" w:rsidP="005821A9">
      <w:pPr>
        <w:rPr>
          <w:rtl/>
        </w:rPr>
      </w:pPr>
      <w:r w:rsidRPr="00EC3C97">
        <w:rPr>
          <w:rtl/>
        </w:rPr>
        <w:t>אף יחסין וירת בראוי ליורשו</w:t>
      </w:r>
      <w:r>
        <w:rPr>
          <w:rStyle w:val="afffff0"/>
          <w:rFonts w:hint="cs"/>
          <w:rtl/>
        </w:rPr>
        <w:t xml:space="preserve"> </w:t>
      </w:r>
      <w:r w:rsidRPr="005821A9">
        <w:rPr>
          <w:rStyle w:val="afffff0"/>
          <w:rFonts w:hint="cs"/>
          <w:rtl/>
        </w:rPr>
        <w:t>[לשונות מתנה]</w:t>
      </w:r>
      <w:r w:rsidRPr="00EC3C97">
        <w:rPr>
          <w:rtl/>
        </w:rPr>
        <w:t xml:space="preserve"> </w:t>
      </w:r>
      <w:r>
        <w:rPr>
          <w:rFonts w:hint="cs"/>
          <w:rtl/>
        </w:rPr>
        <w:t>וכריב''ב.</w:t>
      </w:r>
    </w:p>
    <w:p w14:paraId="7BE0E6A1" w14:textId="77777777" w:rsidR="005821A9" w:rsidRPr="005821A9" w:rsidRDefault="00AC0AF5" w:rsidP="005821A9">
      <w:pPr>
        <w:pStyle w:val="36"/>
        <w:framePr w:wrap="notBeside"/>
        <w:rPr>
          <w:rtl/>
        </w:rPr>
      </w:pPr>
      <w:r w:rsidRPr="005821A9">
        <w:rPr>
          <w:rtl/>
        </w:rPr>
        <w:t>•</w:t>
      </w:r>
    </w:p>
    <w:p w14:paraId="3898CA8D" w14:textId="0FB9560A" w:rsidR="00AC0AF5" w:rsidRPr="00C35A2C" w:rsidRDefault="00AC0AF5" w:rsidP="00AC0AF5">
      <w:pPr>
        <w:rPr>
          <w:rFonts w:ascii="FontbitDavid" w:hAnsi="FontbitDavid"/>
          <w:rtl/>
        </w:rPr>
      </w:pPr>
      <w:r w:rsidRPr="0081371E">
        <w:rPr>
          <w:rStyle w:val="afff8"/>
          <w:rtl/>
        </w:rPr>
        <w:t xml:space="preserve"> </w:t>
      </w:r>
      <w:r w:rsidRPr="00C35A2C">
        <w:rPr>
          <w:rFonts w:ascii="FontbitDavid" w:hAnsi="FontbitDavid"/>
          <w:rtl/>
        </w:rPr>
        <w:t xml:space="preserve">יהנה בהן </w:t>
      </w:r>
      <w:r w:rsidRPr="005821A9">
        <w:rPr>
          <w:rStyle w:val="afffff0"/>
          <w:rtl/>
        </w:rPr>
        <w:t>במתנה או ליתהני מידי.</w:t>
      </w:r>
      <w:r w:rsidRPr="00C35A2C">
        <w:rPr>
          <w:rFonts w:ascii="FontbitDavid" w:hAnsi="FontbitDavid"/>
          <w:rtl/>
        </w:rPr>
        <w:t xml:space="preserve"> יראה בהן. יעמוד בהן. ישען בהן. </w:t>
      </w:r>
      <w:r w:rsidRPr="0081371E">
        <w:rPr>
          <w:rStyle w:val="afff8"/>
          <w:rtl/>
        </w:rPr>
        <w:t>תיקו</w:t>
      </w:r>
    </w:p>
    <w:p w14:paraId="589F5D36" w14:textId="0EF5D3B1" w:rsidR="00AC0AF5" w:rsidRDefault="001B450D" w:rsidP="00AC0AF5">
      <w:pPr>
        <w:pStyle w:val="aff9"/>
        <w:rPr>
          <w:del w:id="90164" w:author="מנוע עיצוב" w:date="2026-10-08T11:01:28Z"/>
          <w:rtl/>
        </w:rPr>
      </w:pPr>
      <w:del w:id="90163" w:author="מנוע עיצוב" w:date="2026-10-08T11:01:28Z">
        <w:r w:rsidRPr="001B450D">
          <w:rPr>
            <w:rFonts w:hint="cs"/>
            <w:rtl/>
          </w:rPr>
          <w:delText xml:space="preserve">***</w:delText>
        </w:r>
      </w:del>
    </w:p>
    <w:p w14:paraId="4ADC62B9" w14:textId="414B2051" w:rsidR="00926344" w:rsidRDefault="00926344" w:rsidP="00926344">
      <w:pPr>
        <w:pStyle w:val="affff9"/>
        <w:rPr>
          <w:rtl/>
        </w:rPr>
      </w:pPr>
      <w:r w:rsidRPr="00926344">
        <w:rPr>
          <w:rtl/>
        </w:rPr>
        <w:t xml:space="preserve">איבעיא להו: מכר כל נכסיו, </w:t>
      </w:r>
      <w:r>
        <w:rPr>
          <w:rFonts w:hint="cs"/>
          <w:rtl/>
        </w:rPr>
        <w:t>ועמד אם יכול לחזור בו</w:t>
      </w:r>
      <w:r w:rsidRPr="00926344">
        <w:rPr>
          <w:rtl/>
        </w:rPr>
        <w:t xml:space="preserve">? </w:t>
      </w:r>
    </w:p>
    <w:p w14:paraId="53F733A3" w14:textId="77777777" w:rsidR="00926344" w:rsidRPr="00926344" w:rsidRDefault="00926344" w:rsidP="00926344">
      <w:pPr>
        <w:pStyle w:val="36"/>
        <w:framePr w:wrap="notBeside"/>
        <w:rPr>
          <w:rtl/>
        </w:rPr>
      </w:pPr>
      <w:r w:rsidRPr="00926344">
        <w:rPr>
          <w:rFonts w:hint="cs"/>
          <w:rtl/>
        </w:rPr>
        <w:t>ר''י</w:t>
      </w:r>
      <w:r w:rsidRPr="00926344">
        <w:rPr>
          <w:rtl/>
        </w:rPr>
        <w:t xml:space="preserve"> </w:t>
      </w:r>
      <w:r w:rsidRPr="00926344">
        <w:rPr>
          <w:rFonts w:hint="cs"/>
          <w:rtl/>
        </w:rPr>
        <w:t>מ</w:t>
      </w:r>
      <w:r w:rsidRPr="00926344">
        <w:rPr>
          <w:rtl/>
        </w:rPr>
        <w:t>רב:</w:t>
      </w:r>
    </w:p>
    <w:p w14:paraId="34563B03" w14:textId="3AA253A2" w:rsidR="00926344" w:rsidRDefault="00926344" w:rsidP="00926344">
      <w:pPr>
        <w:rPr>
          <w:rtl/>
        </w:rPr>
      </w:pPr>
      <w:r w:rsidRPr="00926344">
        <w:rPr>
          <w:rtl/>
        </w:rPr>
        <w:t>אינו חוזר.</w:t>
      </w:r>
      <w:r>
        <w:rPr>
          <w:rFonts w:hint="cs"/>
          <w:rtl/>
        </w:rPr>
        <w:t>- כשפרעם בחוב</w:t>
      </w:r>
      <w:r w:rsidR="00C73314">
        <w:rPr>
          <w:rStyle w:val="aff1"/>
          <w:rtl/>
        </w:rPr>
        <w:footnoteReference w:id="182"/>
      </w:r>
      <w:r>
        <w:rPr>
          <w:rFonts w:hint="cs"/>
          <w:rtl/>
        </w:rPr>
        <w:t xml:space="preserve">. </w:t>
      </w:r>
      <w:r w:rsidRPr="00926344">
        <w:rPr>
          <w:rStyle w:val="affffe"/>
          <w:rFonts w:hint="cs"/>
          <w:rtl/>
        </w:rPr>
        <w:t>ופעמים אמר</w:t>
      </w:r>
      <w:r w:rsidRPr="00926344">
        <w:rPr>
          <w:rStyle w:val="affffe"/>
          <w:rtl/>
        </w:rPr>
        <w:t>:</w:t>
      </w:r>
      <w:r w:rsidRPr="00926344">
        <w:rPr>
          <w:rtl/>
        </w:rPr>
        <w:t xml:space="preserve"> </w:t>
      </w:r>
      <w:r>
        <w:rPr>
          <w:rFonts w:hint="cs"/>
          <w:rtl/>
        </w:rPr>
        <w:t>ש</w:t>
      </w:r>
      <w:r w:rsidRPr="00926344">
        <w:rPr>
          <w:rtl/>
        </w:rPr>
        <w:t>חוזר</w:t>
      </w:r>
      <w:r>
        <w:rPr>
          <w:rFonts w:hint="cs"/>
          <w:rtl/>
        </w:rPr>
        <w:t>-</w:t>
      </w:r>
      <w:r w:rsidRPr="00926344">
        <w:rPr>
          <w:rtl/>
        </w:rPr>
        <w:t xml:space="preserve"> </w:t>
      </w:r>
      <w:r>
        <w:rPr>
          <w:rFonts w:hint="cs"/>
          <w:rtl/>
        </w:rPr>
        <w:t>כשהכסף בעיין</w:t>
      </w:r>
    </w:p>
    <w:p w14:paraId="4EEAD1C9" w14:textId="53BD91E7" w:rsidR="00741132" w:rsidRPr="00775F12" w:rsidRDefault="00741132" w:rsidP="00775F12">
      <w:pPr>
        <w:pStyle w:val="aff9"/>
        <w:rPr>
          <w:del w:id="90166" w:author="מנוע עיצוב" w:date="2026-10-08T11:01:28Z"/>
          <w:rtl/>
        </w:rPr>
      </w:pPr>
      <w:del w:id="90165" w:author="מנוע עיצוב" w:date="2026-10-08T11:01:28Z">
        <w:r w:rsidRPr="00775F12">
          <w:rPr>
            <w:rFonts w:hint="cs"/>
            <w:rtl/>
          </w:rPr>
          <w:delText xml:space="preserve">***</w:delText>
        </w:r>
      </w:del>
    </w:p>
    <w:p w14:paraId="1F57EEBC" w14:textId="77777777" w:rsidR="00741132" w:rsidRPr="006D1E98" w:rsidRDefault="00741132" w:rsidP="00741132">
      <w:pPr>
        <w:pStyle w:val="affe"/>
        <w:framePr w:wrap="around"/>
        <w:rPr>
          <w:rtl/>
        </w:rPr>
      </w:pPr>
      <w:r w:rsidRPr="006D1E98">
        <w:rPr>
          <w:rFonts w:hint="cs"/>
          <w:rtl/>
        </w:rPr>
        <w:t xml:space="preserve">קמט. </w:t>
      </w:r>
    </w:p>
    <w:p w14:paraId="0B6E722D" w14:textId="77777777" w:rsidR="00741132" w:rsidRDefault="00741132" w:rsidP="00741132">
      <w:pPr>
        <w:pStyle w:val="affff9"/>
        <w:rPr>
          <w:rtl/>
        </w:rPr>
      </w:pPr>
      <w:r w:rsidRPr="00926344">
        <w:rPr>
          <w:rtl/>
        </w:rPr>
        <w:t xml:space="preserve">איבעיא להו: שכיב מרע שהודה, </w:t>
      </w:r>
      <w:r w:rsidRPr="00926344">
        <w:rPr>
          <w:rStyle w:val="afffff0"/>
          <w:rFonts w:hint="cs"/>
          <w:b w:val="0"/>
          <w:bCs w:val="0"/>
          <w:rtl/>
        </w:rPr>
        <w:t>שהנכסים אינם שלו</w:t>
      </w:r>
    </w:p>
    <w:p w14:paraId="271ECD97" w14:textId="77777777" w:rsidR="00741132" w:rsidRPr="00926344" w:rsidRDefault="00741132" w:rsidP="00741132">
      <w:pPr>
        <w:pStyle w:val="36"/>
        <w:framePr w:wrap="notBeside"/>
        <w:rPr>
          <w:rtl/>
        </w:rPr>
      </w:pPr>
      <w:r w:rsidRPr="00926344">
        <w:rPr>
          <w:rtl/>
        </w:rPr>
        <w:t>ת"ש:</w:t>
      </w:r>
    </w:p>
    <w:p w14:paraId="63C1D7E5" w14:textId="77777777" w:rsidR="00741132" w:rsidRDefault="00741132" w:rsidP="00741132">
      <w:pPr>
        <w:rPr>
          <w:rtl/>
        </w:rPr>
      </w:pPr>
      <w:r w:rsidRPr="006D1E98">
        <w:rPr>
          <w:rStyle w:val="affffe"/>
          <w:rtl/>
        </w:rPr>
        <w:t>דאיסור גיורא</w:t>
      </w:r>
      <w:r w:rsidRPr="00926344">
        <w:rPr>
          <w:rtl/>
        </w:rPr>
        <w:t xml:space="preserve"> </w:t>
      </w:r>
      <w:r>
        <w:rPr>
          <w:rFonts w:hint="cs"/>
          <w:rtl/>
        </w:rPr>
        <w:t xml:space="preserve">רצה להקנות </w:t>
      </w:r>
      <w:r w:rsidRPr="006D1E98">
        <w:rPr>
          <w:rStyle w:val="affffe"/>
          <w:rFonts w:hint="cs"/>
          <w:rtl/>
        </w:rPr>
        <w:t>לבנו רב מרי</w:t>
      </w:r>
      <w:r>
        <w:rPr>
          <w:rFonts w:hint="cs"/>
          <w:rtl/>
        </w:rPr>
        <w:t xml:space="preserve"> </w:t>
      </w:r>
      <w:r w:rsidRPr="006D1E98">
        <w:rPr>
          <w:rStyle w:val="afffff0"/>
          <w:rFonts w:hint="cs"/>
          <w:rtl/>
        </w:rPr>
        <w:t xml:space="preserve">שהורתו היתה שלא בקדושה </w:t>
      </w:r>
      <w:r>
        <w:rPr>
          <w:rStyle w:val="afffff0"/>
          <w:rFonts w:hint="cs"/>
          <w:rtl/>
        </w:rPr>
        <w:t xml:space="preserve">ולידתו בקדושה </w:t>
      </w:r>
      <w:r w:rsidRPr="006D1E98">
        <w:rPr>
          <w:rStyle w:val="afffff0"/>
          <w:rFonts w:hint="cs"/>
          <w:rtl/>
        </w:rPr>
        <w:t>ואינו יורש</w:t>
      </w:r>
      <w:r>
        <w:rPr>
          <w:rStyle w:val="afffff0"/>
          <w:rFonts w:hint="cs"/>
          <w:rtl/>
        </w:rPr>
        <w:t xml:space="preserve"> </w:t>
      </w:r>
      <w:r>
        <w:rPr>
          <w:rStyle w:val="aff1"/>
          <w:rtl/>
        </w:rPr>
        <w:footnoteReference w:id="183"/>
      </w:r>
      <w:r w:rsidRPr="00926344">
        <w:rPr>
          <w:rtl/>
        </w:rPr>
        <w:t xml:space="preserve"> </w:t>
      </w:r>
      <w:r>
        <w:rPr>
          <w:rFonts w:hint="cs"/>
          <w:rtl/>
        </w:rPr>
        <w:t xml:space="preserve">פקדון י''ב אלף זוז שהפקיד אצל רבא. </w:t>
      </w:r>
    </w:p>
    <w:p w14:paraId="1E845551" w14:textId="77777777" w:rsidR="00741132" w:rsidRPr="00926344" w:rsidRDefault="00741132" w:rsidP="00741132">
      <w:pPr>
        <w:pStyle w:val="36"/>
        <w:framePr w:wrap="notBeside"/>
        <w:rPr>
          <w:rtl/>
        </w:rPr>
      </w:pPr>
      <w:r>
        <w:rPr>
          <w:rFonts w:hint="cs"/>
          <w:rtl/>
        </w:rPr>
        <w:t xml:space="preserve">שאל </w:t>
      </w:r>
      <w:r w:rsidRPr="00926344">
        <w:rPr>
          <w:rtl/>
        </w:rPr>
        <w:t xml:space="preserve">רבא: </w:t>
      </w:r>
    </w:p>
    <w:p w14:paraId="55C9D832" w14:textId="77777777" w:rsidR="00741132" w:rsidRDefault="00741132" w:rsidP="00741132">
      <w:pPr>
        <w:rPr>
          <w:rtl/>
        </w:rPr>
      </w:pPr>
      <w:r>
        <w:rPr>
          <w:rFonts w:hint="cs"/>
          <w:rtl/>
        </w:rPr>
        <w:t xml:space="preserve">איך יקנה </w:t>
      </w:r>
      <w:r w:rsidRPr="00926344">
        <w:rPr>
          <w:rtl/>
        </w:rPr>
        <w:t xml:space="preserve">רב מרי </w:t>
      </w:r>
      <w:r>
        <w:rPr>
          <w:rFonts w:hint="cs"/>
          <w:rtl/>
        </w:rPr>
        <w:t xml:space="preserve">לאותם מעות, </w:t>
      </w:r>
      <w:r w:rsidRPr="006D1E98">
        <w:rPr>
          <w:rStyle w:val="afff8"/>
          <w:rFonts w:hint="cs"/>
          <w:rtl/>
        </w:rPr>
        <w:t xml:space="preserve">בירושה </w:t>
      </w:r>
      <w:r>
        <w:rPr>
          <w:rFonts w:hint="cs"/>
          <w:rtl/>
        </w:rPr>
        <w:t xml:space="preserve">אינו יכול, שאינו יורש </w:t>
      </w:r>
    </w:p>
    <w:p w14:paraId="3B77D2DA" w14:textId="77777777" w:rsidR="00741132" w:rsidRPr="006D1E98" w:rsidRDefault="00741132" w:rsidP="00741132">
      <w:pPr>
        <w:rPr>
          <w:rStyle w:val="afffff0"/>
          <w:rtl/>
        </w:rPr>
      </w:pPr>
      <w:r w:rsidRPr="006D1E98">
        <w:rPr>
          <w:rStyle w:val="afff8"/>
          <w:rFonts w:hint="cs"/>
          <w:rtl/>
        </w:rPr>
        <w:t>ובמתנת שכ''מ</w:t>
      </w:r>
      <w:r w:rsidRPr="006D1E98">
        <w:rPr>
          <w:rFonts w:hint="cs"/>
          <w:rtl/>
        </w:rPr>
        <w:t xml:space="preserve"> הא עשאוה כירושה לכל דבר </w:t>
      </w:r>
      <w:r w:rsidRPr="006D1E98">
        <w:rPr>
          <w:rStyle w:val="afffff0"/>
          <w:rFonts w:hint="cs"/>
          <w:rtl/>
        </w:rPr>
        <w:t>ואם אינו בירושה אינו במתנה</w:t>
      </w:r>
      <w:r w:rsidRPr="006D1E98">
        <w:rPr>
          <w:rStyle w:val="afffff0"/>
          <w:rtl/>
        </w:rPr>
        <w:t xml:space="preserve">; </w:t>
      </w:r>
    </w:p>
    <w:p w14:paraId="7EE0C31E" w14:textId="77777777" w:rsidR="00741132" w:rsidRPr="006D1E98" w:rsidRDefault="00741132" w:rsidP="00741132">
      <w:pPr>
        <w:rPr>
          <w:rtl/>
        </w:rPr>
      </w:pPr>
      <w:r w:rsidRPr="006D1E98">
        <w:rPr>
          <w:rStyle w:val="afff8"/>
          <w:rFonts w:hint="cs"/>
          <w:rtl/>
        </w:rPr>
        <w:t xml:space="preserve">ובמשיכה </w:t>
      </w:r>
      <w:r w:rsidRPr="006D1E98">
        <w:rPr>
          <w:rFonts w:hint="cs"/>
          <w:rtl/>
        </w:rPr>
        <w:t xml:space="preserve">א''א שאינם אצלו, </w:t>
      </w:r>
      <w:r w:rsidRPr="006D1E98">
        <w:rPr>
          <w:rStyle w:val="afff8"/>
          <w:rFonts w:hint="cs"/>
          <w:rtl/>
        </w:rPr>
        <w:t xml:space="preserve">ובחליפין </w:t>
      </w:r>
      <w:r w:rsidRPr="006D1E98">
        <w:rPr>
          <w:rFonts w:hint="cs"/>
          <w:rtl/>
        </w:rPr>
        <w:t xml:space="preserve">א''א דאין מטבע נקנה בחליפין </w:t>
      </w:r>
    </w:p>
    <w:p w14:paraId="0FAA5282" w14:textId="77777777" w:rsidR="00741132" w:rsidRDefault="00741132" w:rsidP="00741132">
      <w:pPr>
        <w:rPr>
          <w:rtl/>
        </w:rPr>
      </w:pPr>
      <w:r w:rsidRPr="006D1E98">
        <w:rPr>
          <w:rStyle w:val="afff8"/>
          <w:rtl/>
        </w:rPr>
        <w:t xml:space="preserve">אגב קרקע </w:t>
      </w:r>
      <w:r>
        <w:rPr>
          <w:rFonts w:hint="cs"/>
          <w:rtl/>
        </w:rPr>
        <w:t>א''א</w:t>
      </w:r>
      <w:r>
        <w:rPr>
          <w:rtl/>
        </w:rPr>
        <w:t>–</w:t>
      </w:r>
      <w:r w:rsidRPr="00926344">
        <w:rPr>
          <w:rtl/>
        </w:rPr>
        <w:t xml:space="preserve"> </w:t>
      </w:r>
      <w:r>
        <w:rPr>
          <w:rFonts w:hint="cs"/>
          <w:rtl/>
        </w:rPr>
        <w:t>שלא היה לו קרקע</w:t>
      </w:r>
      <w:r w:rsidRPr="00926344">
        <w:rPr>
          <w:rtl/>
        </w:rPr>
        <w:t xml:space="preserve">; </w:t>
      </w:r>
      <w:r w:rsidRPr="006D1E98">
        <w:rPr>
          <w:rStyle w:val="afff8"/>
          <w:rFonts w:hint="cs"/>
          <w:rtl/>
        </w:rPr>
        <w:t xml:space="preserve">במעמד שלשתן </w:t>
      </w:r>
      <w:r>
        <w:rPr>
          <w:rFonts w:hint="cs"/>
          <w:rtl/>
        </w:rPr>
        <w:t xml:space="preserve">א''א שאיני הולך לשם. </w:t>
      </w:r>
    </w:p>
    <w:p w14:paraId="142BFB67" w14:textId="77777777" w:rsidR="00741132" w:rsidRPr="00FB5861" w:rsidRDefault="00741132" w:rsidP="00741132">
      <w:pPr>
        <w:pStyle w:val="36"/>
        <w:framePr w:wrap="notBeside"/>
      </w:pPr>
      <w:r w:rsidRPr="00FB5861">
        <w:rPr>
          <w:rFonts w:hint="cs"/>
          <w:rtl/>
        </w:rPr>
        <w:t>ו</w:t>
      </w:r>
      <w:r>
        <w:rPr>
          <w:rFonts w:hint="cs"/>
          <w:rtl/>
        </w:rPr>
        <w:t xml:space="preserve">הקשה </w:t>
      </w:r>
      <w:r w:rsidRPr="00FB5861">
        <w:rPr>
          <w:rFonts w:hint="cs"/>
          <w:rtl/>
        </w:rPr>
        <w:t>ראבדר''א:</w:t>
      </w:r>
    </w:p>
    <w:p w14:paraId="76585E67" w14:textId="77777777" w:rsidR="00741132" w:rsidRDefault="00741132" w:rsidP="00741132">
      <w:pPr>
        <w:rPr>
          <w:rtl/>
        </w:rPr>
      </w:pPr>
      <w:r>
        <w:rPr>
          <w:rFonts w:hint="cs"/>
          <w:rtl/>
        </w:rPr>
        <w:t xml:space="preserve">שיקנה לו </w:t>
      </w:r>
      <w:r w:rsidRPr="006D1E98">
        <w:rPr>
          <w:rStyle w:val="afff8"/>
          <w:rFonts w:hint="cs"/>
          <w:rtl/>
        </w:rPr>
        <w:t xml:space="preserve">בקנין הודאה </w:t>
      </w:r>
      <w:r>
        <w:rPr>
          <w:rFonts w:hint="cs"/>
          <w:rtl/>
        </w:rPr>
        <w:t xml:space="preserve">שהם של רב מרי, - אדהכי יצאה הודאה מבית איסור, והקפיד רבא שלימדו טענה זו והפסידו </w:t>
      </w:r>
      <w:r>
        <w:rPr>
          <w:rStyle w:val="aff1"/>
          <w:rtl/>
        </w:rPr>
        <w:footnoteReference w:id="184"/>
      </w:r>
    </w:p>
    <w:p w14:paraId="372A9A44" w14:textId="77777777" w:rsidR="00741132" w:rsidRDefault="00741132" w:rsidP="00741132">
      <w:pPr>
        <w:pStyle w:val="affe"/>
        <w:framePr w:wrap="around"/>
        <w:rPr>
          <w:rtl/>
        </w:rPr>
      </w:pPr>
      <w:r w:rsidRPr="00926344">
        <w:rPr>
          <w:rFonts w:hint="cs"/>
          <w:rtl/>
        </w:rPr>
        <w:t>קמט:</w:t>
      </w:r>
    </w:p>
    <w:p w14:paraId="786CFE7D" w14:textId="77777777" w:rsidR="00741132" w:rsidRDefault="00741132" w:rsidP="00741132">
      <w:pPr>
        <w:pStyle w:val="affff9"/>
        <w:rPr>
          <w:rtl/>
        </w:rPr>
      </w:pPr>
      <w:r w:rsidRPr="00926344">
        <w:rPr>
          <w:rtl/>
        </w:rPr>
        <w:t>שייר קרקע כל שהוא - מתנתו קיימת.</w:t>
      </w:r>
    </w:p>
    <w:p w14:paraId="086BEECF" w14:textId="77777777" w:rsidR="00741132" w:rsidRDefault="00741132" w:rsidP="00741132">
      <w:pPr>
        <w:rPr>
          <w:rtl/>
        </w:rPr>
      </w:pPr>
      <w:r w:rsidRPr="00FB5861">
        <w:rPr>
          <w:rStyle w:val="affffe"/>
          <w:rFonts w:hint="cs"/>
          <w:rtl/>
        </w:rPr>
        <w:t>רי מרב</w:t>
      </w:r>
      <w:r w:rsidRPr="00FB5861">
        <w:rPr>
          <w:rStyle w:val="affffe"/>
          <w:rtl/>
        </w:rPr>
        <w:t>:</w:t>
      </w:r>
      <w:r w:rsidRPr="00926344">
        <w:rPr>
          <w:rtl/>
        </w:rPr>
        <w:t xml:space="preserve"> קרקע כדי פרנסתו, </w:t>
      </w:r>
      <w:r w:rsidRPr="00FB5861">
        <w:rPr>
          <w:rStyle w:val="affffe"/>
          <w:rFonts w:hint="cs"/>
          <w:rtl/>
        </w:rPr>
        <w:t>ריב''א</w:t>
      </w:r>
      <w:r w:rsidRPr="00FB5861">
        <w:rPr>
          <w:rStyle w:val="affffe"/>
          <w:rtl/>
        </w:rPr>
        <w:t>:</w:t>
      </w:r>
      <w:r w:rsidRPr="00926344">
        <w:rPr>
          <w:rtl/>
        </w:rPr>
        <w:t xml:space="preserve"> מטלטלין כדי פרנסתו</w:t>
      </w:r>
      <w:r>
        <w:rPr>
          <w:rStyle w:val="aff1"/>
          <w:rtl/>
        </w:rPr>
        <w:footnoteReference w:id="185"/>
      </w:r>
      <w:r w:rsidRPr="00926344">
        <w:rPr>
          <w:rtl/>
        </w:rPr>
        <w:t xml:space="preserve">. </w:t>
      </w:r>
    </w:p>
    <w:p w14:paraId="2FB5362B" w14:textId="77777777" w:rsidR="00741132" w:rsidRPr="00FB5861" w:rsidRDefault="00741132" w:rsidP="00741132">
      <w:pPr>
        <w:pStyle w:val="36"/>
        <w:framePr w:wrap="notBeside"/>
        <w:rPr>
          <w:rtl/>
        </w:rPr>
      </w:pPr>
      <w:r w:rsidRPr="00FB5861">
        <w:rPr>
          <w:rFonts w:hint="cs"/>
          <w:rtl/>
        </w:rPr>
        <w:t>ר''ז</w:t>
      </w:r>
      <w:r w:rsidRPr="00FB5861">
        <w:rPr>
          <w:rtl/>
        </w:rPr>
        <w:t>:</w:t>
      </w:r>
    </w:p>
    <w:p w14:paraId="55EBE796" w14:textId="77777777" w:rsidR="00741132" w:rsidRDefault="00741132" w:rsidP="00741132">
      <w:pPr>
        <w:rPr>
          <w:rtl/>
        </w:rPr>
      </w:pPr>
      <w:r w:rsidRPr="00926344">
        <w:rPr>
          <w:rtl/>
        </w:rPr>
        <w:t xml:space="preserve">כמה מכוונן שמעתתא דסבי, </w:t>
      </w:r>
      <w:r>
        <w:rPr>
          <w:rFonts w:hint="cs"/>
          <w:rtl/>
        </w:rPr>
        <w:t xml:space="preserve">טעם ששייר קרקע שאם עמד סומך עליה, ה''נ במטלטלין סומך עליהם. </w:t>
      </w:r>
    </w:p>
    <w:p w14:paraId="562048C5" w14:textId="77777777" w:rsidR="00741132" w:rsidRPr="00C73314" w:rsidRDefault="00741132" w:rsidP="00741132">
      <w:pPr>
        <w:pStyle w:val="36"/>
        <w:framePr w:wrap="notBeside"/>
        <w:rPr>
          <w:rtl/>
        </w:rPr>
      </w:pPr>
      <w:r w:rsidRPr="00C73314">
        <w:rPr>
          <w:rtl/>
        </w:rPr>
        <w:t>מתקיף רב יוסף:</w:t>
      </w:r>
    </w:p>
    <w:p w14:paraId="2F94A142" w14:textId="5C86C55F" w:rsidR="00741132" w:rsidRDefault="00741132" w:rsidP="00741132">
      <w:pPr>
        <w:rPr>
          <w:rtl/>
        </w:rPr>
      </w:pPr>
      <w:r w:rsidRPr="00C73314">
        <w:rPr>
          <w:rStyle w:val="affffe"/>
          <w:rFonts w:hint="cs"/>
          <w:rtl/>
        </w:rPr>
        <w:t>הא למ''ד</w:t>
      </w:r>
      <w:r w:rsidRPr="00C73314">
        <w:rPr>
          <w:rStyle w:val="affffe"/>
          <w:rtl/>
        </w:rPr>
        <w:t>:</w:t>
      </w:r>
      <w:r w:rsidRPr="00926344">
        <w:rPr>
          <w:rtl/>
        </w:rPr>
        <w:t xml:space="preserve"> מטלטלין, קרקע תנן! </w:t>
      </w:r>
      <w:r w:rsidRPr="00C73314">
        <w:rPr>
          <w:rStyle w:val="affffe"/>
          <w:rFonts w:hint="cs"/>
          <w:rtl/>
        </w:rPr>
        <w:t>ולמ''ד</w:t>
      </w:r>
      <w:r w:rsidRPr="00C73314">
        <w:rPr>
          <w:rStyle w:val="affffe"/>
          <w:rtl/>
        </w:rPr>
        <w:t>:</w:t>
      </w:r>
      <w:r w:rsidRPr="00926344">
        <w:rPr>
          <w:rtl/>
        </w:rPr>
        <w:t xml:space="preserve"> כדי פרנסתו, כל שהוא תנ</w:t>
      </w:r>
      <w:r w:rsidR="00AF6DF8">
        <w:rPr>
          <w:rFonts w:hint="cs"/>
          <w:rtl/>
        </w:rPr>
        <w:t>ן</w:t>
      </w:r>
    </w:p>
    <w:p w14:paraId="73FB25D5" w14:textId="77777777" w:rsidR="00741132" w:rsidRPr="00C73314" w:rsidRDefault="00741132" w:rsidP="00741132">
      <w:pPr>
        <w:pStyle w:val="36"/>
        <w:framePr w:wrap="notBeside"/>
        <w:rPr>
          <w:rtl/>
        </w:rPr>
      </w:pPr>
      <w:r>
        <w:rPr>
          <w:rFonts w:hint="cs"/>
          <w:rtl/>
        </w:rPr>
        <w:t>דחאו</w:t>
      </w:r>
      <w:r w:rsidRPr="00C73314">
        <w:rPr>
          <w:rFonts w:hint="cs"/>
          <w:rtl/>
        </w:rPr>
        <w:t xml:space="preserve"> </w:t>
      </w:r>
      <w:r w:rsidRPr="00C73314">
        <w:rPr>
          <w:rtl/>
        </w:rPr>
        <w:t>אביי:</w:t>
      </w:r>
    </w:p>
    <w:p w14:paraId="04E759D0" w14:textId="77777777" w:rsidR="00741132" w:rsidRDefault="00741132" w:rsidP="00741132">
      <w:pPr>
        <w:rPr>
          <w:rStyle w:val="affffe"/>
          <w:rtl/>
        </w:rPr>
      </w:pPr>
      <w:r>
        <w:rPr>
          <w:rFonts w:hint="cs"/>
          <w:rtl/>
        </w:rPr>
        <w:t xml:space="preserve">דקרקע לאו דווקא </w:t>
      </w:r>
      <w:r>
        <w:rPr>
          <w:rStyle w:val="affffe"/>
          <w:rFonts w:hint="cs"/>
          <w:rtl/>
        </w:rPr>
        <w:t>!</w:t>
      </w:r>
    </w:p>
    <w:p w14:paraId="3A6D36BC" w14:textId="77777777" w:rsidR="00741132" w:rsidRPr="006D1E98" w:rsidRDefault="00741132" w:rsidP="00741132">
      <w:pPr>
        <w:pStyle w:val="36"/>
        <w:framePr w:wrap="notBeside"/>
        <w:rPr>
          <w:rtl/>
        </w:rPr>
      </w:pPr>
      <w:r w:rsidRPr="006D1E98">
        <w:rPr>
          <w:rFonts w:hint="cs"/>
          <w:rtl/>
        </w:rPr>
        <w:t>כד</w:t>
      </w:r>
      <w:r w:rsidRPr="006D1E98">
        <w:rPr>
          <w:rtl/>
        </w:rPr>
        <w:t>תנן</w:t>
      </w:r>
      <w:r>
        <w:rPr>
          <w:rFonts w:hint="cs"/>
          <w:rtl/>
        </w:rPr>
        <w:t>:</w:t>
      </w:r>
      <w:r>
        <w:t xml:space="preserve"> </w:t>
      </w:r>
      <w:r>
        <w:rPr>
          <w:rFonts w:hint="cs"/>
          <w:rtl/>
        </w:rPr>
        <w:t>לת''ק</w:t>
      </w:r>
      <w:r w:rsidRPr="006D1E98">
        <w:rPr>
          <w:rtl/>
        </w:rPr>
        <w:t>:</w:t>
      </w:r>
    </w:p>
    <w:p w14:paraId="0AD9B0A7" w14:textId="2F352544" w:rsidR="00741132" w:rsidRPr="006D1E98" w:rsidRDefault="00741132" w:rsidP="00741132">
      <w:pPr>
        <w:rPr>
          <w:rFonts w:ascii="BA Vilna Bold" w:hAnsi="BA Vilna Bold" w:cs="BA Vilna Bold"/>
          <w:b/>
          <w:sz w:val="14"/>
          <w:szCs w:val="14"/>
          <w:rtl/>
        </w:rPr>
      </w:pPr>
      <w:r w:rsidRPr="006D1E98">
        <w:rPr>
          <w:rtl/>
        </w:rPr>
        <w:t xml:space="preserve">הכותב נכסיו לעבדו יצא בן חורין, שייר קרקע כל שהוא לא יצא </w:t>
      </w:r>
    </w:p>
    <w:p w14:paraId="5C5AAECA" w14:textId="77777777" w:rsidR="00741132" w:rsidRPr="006D1E98" w:rsidRDefault="00741132" w:rsidP="00741132">
      <w:pPr>
        <w:pStyle w:val="36"/>
        <w:framePr w:wrap="notBeside"/>
        <w:rPr>
          <w:rtl/>
        </w:rPr>
      </w:pPr>
      <w:r w:rsidRPr="006D1E98">
        <w:rPr>
          <w:rFonts w:hint="cs"/>
          <w:rtl/>
        </w:rPr>
        <w:t>ולר''ש</w:t>
      </w:r>
      <w:r w:rsidRPr="006D1E98">
        <w:rPr>
          <w:rtl/>
        </w:rPr>
        <w:t>:</w:t>
      </w:r>
    </w:p>
    <w:p w14:paraId="1DF05719" w14:textId="71B39B00" w:rsidR="00741132" w:rsidRDefault="00741132" w:rsidP="00741132">
      <w:pPr>
        <w:rPr>
          <w:szCs w:val="14"/>
          <w:rtl/>
        </w:rPr>
      </w:pPr>
      <w:r w:rsidRPr="00926344">
        <w:rPr>
          <w:rtl/>
        </w:rPr>
        <w:t>לעולם הוא ב</w:t>
      </w:r>
      <w:r>
        <w:rPr>
          <w:rFonts w:hint="cs"/>
          <w:rtl/>
        </w:rPr>
        <w:t>"ח</w:t>
      </w:r>
      <w:r w:rsidRPr="00926344">
        <w:rPr>
          <w:rtl/>
        </w:rPr>
        <w:t xml:space="preserve"> עד שיאמר </w:t>
      </w:r>
      <w:r w:rsidRPr="006D1E98">
        <w:rPr>
          <w:szCs w:val="14"/>
          <w:rtl/>
        </w:rPr>
        <w:t xml:space="preserve">כל נכסי </w:t>
      </w:r>
      <w:r w:rsidRPr="006D1E98">
        <w:rPr>
          <w:rFonts w:hint="cs"/>
          <w:szCs w:val="14"/>
          <w:rtl/>
        </w:rPr>
        <w:t>ל</w:t>
      </w:r>
      <w:r w:rsidRPr="006D1E98">
        <w:rPr>
          <w:szCs w:val="14"/>
          <w:rtl/>
        </w:rPr>
        <w:t xml:space="preserve">עבדי </w:t>
      </w:r>
      <w:r w:rsidRPr="006D1E98">
        <w:rPr>
          <w:rStyle w:val="afff8"/>
          <w:rtl/>
        </w:rPr>
        <w:t xml:space="preserve">חוץ </w:t>
      </w:r>
      <w:r w:rsidRPr="006D1E98">
        <w:rPr>
          <w:szCs w:val="14"/>
          <w:rtl/>
        </w:rPr>
        <w:t>מאחד מרבוא שבהן;</w:t>
      </w:r>
      <w:r w:rsidRPr="006D1E98">
        <w:rPr>
          <w:rStyle w:val="aff1"/>
          <w:sz w:val="8"/>
          <w:szCs w:val="8"/>
          <w:rtl/>
        </w:rPr>
        <w:footnoteReference w:id="186"/>
      </w:r>
    </w:p>
    <w:p w14:paraId="685BDDF9" w14:textId="77777777" w:rsidR="00AC0AF5" w:rsidRPr="00C35A2C" w:rsidRDefault="00AC0AF5" w:rsidP="00982F98">
      <w:pPr>
        <w:pStyle w:val="affe"/>
        <w:framePr w:wrap="around"/>
        <w:rPr>
          <w:rtl/>
        </w:rPr>
      </w:pPr>
      <w:r w:rsidRPr="00C35A2C">
        <w:rPr>
          <w:rtl/>
        </w:rPr>
        <w:lastRenderedPageBreak/>
        <w:t>קנ.</w:t>
      </w:r>
    </w:p>
    <w:p w14:paraId="2FFE8638" w14:textId="77777777" w:rsidR="0073641C" w:rsidRPr="0073641C" w:rsidRDefault="0073641C" w:rsidP="0073641C">
      <w:pPr>
        <w:pStyle w:val="36"/>
        <w:framePr w:wrap="notBeside"/>
        <w:rPr>
          <w:rtl/>
        </w:rPr>
      </w:pPr>
      <w:r w:rsidRPr="0073641C">
        <w:rPr>
          <w:rFonts w:hint="cs"/>
          <w:rtl/>
        </w:rPr>
        <w:t>מר''א</w:t>
      </w:r>
      <w:r w:rsidRPr="0073641C">
        <w:rPr>
          <w:rtl/>
        </w:rPr>
        <w:t>:</w:t>
      </w:r>
    </w:p>
    <w:p w14:paraId="51C179FE" w14:textId="4279C0A7" w:rsidR="0073641C" w:rsidRDefault="0073641C" w:rsidP="0073641C">
      <w:pPr>
        <w:rPr>
          <w:rtl/>
        </w:rPr>
      </w:pPr>
      <w:r w:rsidRPr="0073641C">
        <w:rPr>
          <w:rtl/>
        </w:rPr>
        <w:t xml:space="preserve">עשו מטלטלין שיור אצל עבד, </w:t>
      </w:r>
      <w:r w:rsidRPr="0073641C">
        <w:rPr>
          <w:rStyle w:val="afffff0"/>
          <w:rFonts w:hint="cs"/>
          <w:rtl/>
        </w:rPr>
        <w:t xml:space="preserve">אף </w:t>
      </w:r>
      <w:r>
        <w:rPr>
          <w:rStyle w:val="afffff0"/>
          <w:rFonts w:hint="cs"/>
          <w:rtl/>
        </w:rPr>
        <w:t xml:space="preserve">שכתוב קרקע, </w:t>
      </w:r>
      <w:r w:rsidRPr="0073641C">
        <w:rPr>
          <w:rtl/>
        </w:rPr>
        <w:t xml:space="preserve">ולא אצל כתובה! </w:t>
      </w:r>
    </w:p>
    <w:p w14:paraId="5A29F212" w14:textId="33D1C7E1" w:rsidR="0073641C" w:rsidRPr="0073641C" w:rsidRDefault="0073641C" w:rsidP="0073641C">
      <w:pPr>
        <w:pStyle w:val="36"/>
        <w:framePr w:wrap="notBeside"/>
        <w:rPr>
          <w:rtl/>
        </w:rPr>
      </w:pPr>
      <w:r>
        <w:rPr>
          <w:rFonts w:hint="cs"/>
          <w:rtl/>
        </w:rPr>
        <w:t xml:space="preserve">-דחי' לראייה</w:t>
      </w:r>
      <w:del w:id="41018" w:author="Claude" w:date="2026-10-07T09:24:35Z">
        <w:r>
          <w:rPr>
            <w:rFonts w:hint="cs"/>
            <w:rtl/>
          </w:rPr>
          <w:delText xml:space="preserve"> </w:delText>
        </w:r>
      </w:del>
      <w:r>
        <w:rPr>
          <w:rFonts w:hint="cs"/>
          <w:rtl/>
        </w:rPr>
        <w:t xml:space="preserve">:</w:t>
      </w:r>
    </w:p>
    <w:p w14:paraId="54DD77F4" w14:textId="44AF5C15" w:rsidR="0073641C" w:rsidRDefault="0073641C" w:rsidP="0073641C">
      <w:pPr>
        <w:rPr>
          <w:rtl/>
        </w:rPr>
      </w:pPr>
      <w:r w:rsidRPr="0073641C">
        <w:rPr>
          <w:rtl/>
        </w:rPr>
        <w:t xml:space="preserve">בדין הוא דלא ליתני קרקע, ואיידי דתנא רישא, </w:t>
      </w:r>
      <w:r w:rsidRPr="0073641C">
        <w:rPr>
          <w:rStyle w:val="affffe"/>
          <w:rFonts w:hint="cs"/>
          <w:rtl/>
        </w:rPr>
        <w:t>דלר''ע</w:t>
      </w:r>
      <w:r w:rsidRPr="0073641C">
        <w:rPr>
          <w:rStyle w:val="affffe"/>
          <w:rtl/>
        </w:rPr>
        <w:t>:</w:t>
      </w:r>
      <w:r w:rsidRPr="0073641C">
        <w:rPr>
          <w:rtl/>
        </w:rPr>
        <w:t xml:space="preserve"> קרקע כל שהוא חייבת בפאה ובבכורים, </w:t>
      </w:r>
      <w:r w:rsidRPr="0073641C">
        <w:rPr>
          <w:rStyle w:val="afffff0"/>
          <w:rtl/>
        </w:rPr>
        <w:t xml:space="preserve">ולכתוב עליהם פרוזבול, ולקנות עמהם נכסים שאין להם אחריות בכסף ובשטר ובחזקה, </w:t>
      </w:r>
      <w:r w:rsidRPr="0073641C">
        <w:rPr>
          <w:rStyle w:val="afffff0"/>
          <w:rFonts w:hint="cs"/>
          <w:rtl/>
        </w:rPr>
        <w:t xml:space="preserve">מש''כ </w:t>
      </w:r>
      <w:r w:rsidRPr="0073641C">
        <w:rPr>
          <w:rStyle w:val="afffff0"/>
          <w:rtl/>
        </w:rPr>
        <w:t>תני קרקע.</w:t>
      </w:r>
      <w:r w:rsidRPr="0073641C">
        <w:rPr>
          <w:rtl/>
        </w:rPr>
        <w:t xml:space="preserve"> </w:t>
      </w:r>
    </w:p>
    <w:p w14:paraId="36FE49AC" w14:textId="27F776A5" w:rsidR="0073641C" w:rsidRDefault="0073641C" w:rsidP="0073641C">
      <w:pPr>
        <w:rPr>
          <w:rtl/>
        </w:rPr>
      </w:pPr>
      <w:r w:rsidRPr="0073641C">
        <w:rPr>
          <w:rtl/>
        </w:rPr>
        <w:t xml:space="preserve">וכל היכא דתני כל שהוא </w:t>
      </w:r>
      <w:r w:rsidR="00AF6DF8">
        <w:rPr>
          <w:rFonts w:hint="cs"/>
          <w:rtl/>
        </w:rPr>
        <w:t xml:space="preserve">אין לו </w:t>
      </w:r>
      <w:r w:rsidRPr="0073641C">
        <w:rPr>
          <w:rtl/>
        </w:rPr>
        <w:t xml:space="preserve">שיעור? </w:t>
      </w:r>
    </w:p>
    <w:p w14:paraId="5485BDAC" w14:textId="77777777" w:rsidR="0073641C" w:rsidRPr="0073641C" w:rsidRDefault="0073641C" w:rsidP="0073641C">
      <w:pPr>
        <w:pStyle w:val="36"/>
        <w:framePr w:wrap="notBeside"/>
        <w:rPr>
          <w:rtl/>
        </w:rPr>
      </w:pPr>
      <w:r w:rsidRPr="0073641C">
        <w:rPr>
          <w:rFonts w:hint="cs"/>
          <w:rtl/>
        </w:rPr>
        <w:t>והך דרדב''ה</w:t>
      </w:r>
      <w:r w:rsidRPr="0073641C">
        <w:rPr>
          <w:rtl/>
        </w:rPr>
        <w:t>:</w:t>
      </w:r>
    </w:p>
    <w:p w14:paraId="4087070C" w14:textId="59DF9858" w:rsidR="0073641C" w:rsidRDefault="0073641C" w:rsidP="0073641C">
      <w:pPr>
        <w:rPr>
          <w:rtl/>
        </w:rPr>
      </w:pPr>
      <w:r w:rsidRPr="0073641C">
        <w:rPr>
          <w:rtl/>
        </w:rPr>
        <w:t xml:space="preserve">חמש רחלות גוזזות מנה מנה ופרס - חייבות בראשית הגז, </w:t>
      </w:r>
      <w:r w:rsidRPr="0073641C">
        <w:rPr>
          <w:rStyle w:val="affffe"/>
          <w:rtl/>
        </w:rPr>
        <w:t>וחכמים אומרים:</w:t>
      </w:r>
      <w:r w:rsidRPr="0073641C">
        <w:rPr>
          <w:rtl/>
        </w:rPr>
        <w:t xml:space="preserve"> חמש רחלות גוזזות כל שה</w:t>
      </w:r>
      <w:r w:rsidR="00AF6DF8">
        <w:rPr>
          <w:rFonts w:hint="cs"/>
          <w:rtl/>
        </w:rPr>
        <w:t>ן</w:t>
      </w:r>
      <w:r w:rsidRPr="0073641C">
        <w:rPr>
          <w:rtl/>
        </w:rPr>
        <w:t xml:space="preserve"> </w:t>
      </w:r>
      <w:r w:rsidRPr="0073641C">
        <w:rPr>
          <w:rStyle w:val="affffe"/>
          <w:rtl/>
        </w:rPr>
        <w:t>ואמרי</w:t>
      </w:r>
      <w:r w:rsidR="00AF6DF8">
        <w:rPr>
          <w:rStyle w:val="affffe"/>
          <w:rFonts w:hint="cs"/>
          <w:rtl/>
        </w:rPr>
        <w:t>'</w:t>
      </w:r>
      <w:r w:rsidRPr="0073641C">
        <w:rPr>
          <w:rtl/>
        </w:rPr>
        <w:t xml:space="preserve"> וכמה כל שהן? </w:t>
      </w:r>
      <w:r>
        <w:rPr>
          <w:rFonts w:hint="cs"/>
          <w:rtl/>
        </w:rPr>
        <w:t xml:space="preserve">- </w:t>
      </w:r>
      <w:r w:rsidRPr="0073641C">
        <w:rPr>
          <w:rStyle w:val="affffe"/>
          <w:rtl/>
        </w:rPr>
        <w:t>רב:</w:t>
      </w:r>
      <w:r w:rsidRPr="0073641C">
        <w:rPr>
          <w:rtl/>
        </w:rPr>
        <w:t xml:space="preserve"> מנה ופרס, ובלבד שיהו מחומשות! </w:t>
      </w:r>
    </w:p>
    <w:p w14:paraId="035AEE02" w14:textId="4DB1A920" w:rsidR="0073641C" w:rsidRPr="0073641C" w:rsidRDefault="0073641C" w:rsidP="0073641C">
      <w:pPr>
        <w:pStyle w:val="36"/>
        <w:framePr w:wrap="notBeside"/>
        <w:rPr>
          <w:rtl/>
        </w:rPr>
      </w:pPr>
      <w:r>
        <w:rPr>
          <w:rFonts w:hint="cs"/>
          <w:rtl/>
        </w:rPr>
        <w:t xml:space="preserve">דחי' </w:t>
      </w:r>
      <w:r w:rsidRPr="0073641C">
        <w:rPr>
          <w:rtl/>
        </w:rPr>
        <w:t>התם</w:t>
      </w:r>
    </w:p>
    <w:p w14:paraId="1D1130D2" w14:textId="77777777" w:rsidR="0073641C" w:rsidRDefault="0073641C" w:rsidP="0073641C">
      <w:pPr>
        <w:rPr>
          <w:rtl/>
        </w:rPr>
      </w:pPr>
      <w:r>
        <w:rPr>
          <w:rFonts w:hint="cs"/>
          <w:rtl/>
        </w:rPr>
        <w:t>הזכיר כל שהוא רק מפני שת''ק אמר שיעור גדול</w:t>
      </w:r>
      <w:r w:rsidRPr="0073641C">
        <w:rPr>
          <w:rtl/>
        </w:rPr>
        <w:t>.</w:t>
      </w:r>
    </w:p>
    <w:p w14:paraId="5473F689" w14:textId="45FD0A10" w:rsidR="0073641C" w:rsidRDefault="0003672B" w:rsidP="0003672B">
      <w:pPr>
        <w:pStyle w:val="affff9"/>
        <w:rPr>
          <w:rtl/>
        </w:rPr>
      </w:pPr>
      <w:r>
        <w:rPr>
          <w:rFonts w:hint="cs"/>
          <w:rtl/>
        </w:rPr>
        <w:t>מטלטלי, כל מטלטלי, כל דמטלטל.</w:t>
      </w:r>
    </w:p>
    <w:p w14:paraId="7CD720D2" w14:textId="5E018D66" w:rsidR="0073641C" w:rsidRPr="0073641C" w:rsidRDefault="0073641C" w:rsidP="0073641C">
      <w:pPr>
        <w:pStyle w:val="36"/>
        <w:framePr w:wrap="notBeside"/>
        <w:rPr>
          <w:rtl/>
        </w:rPr>
      </w:pPr>
      <w:r w:rsidRPr="0073641C">
        <w:rPr>
          <w:rtl/>
        </w:rPr>
        <w:t>פשיטא</w:t>
      </w:r>
    </w:p>
    <w:p w14:paraId="49087AF6" w14:textId="69037030" w:rsidR="0073641C" w:rsidRDefault="0073641C" w:rsidP="0073641C">
      <w:pPr>
        <w:rPr>
          <w:rtl/>
        </w:rPr>
      </w:pPr>
      <w:r w:rsidRPr="0073641C">
        <w:rPr>
          <w:rStyle w:val="afff8"/>
          <w:rFonts w:asciiTheme="minorHAnsi" w:hAnsiTheme="minorHAnsi"/>
          <w:sz w:val="22"/>
          <w:szCs w:val="18"/>
          <w:rtl/>
          <w14:ligatures w14:val="standardContextual"/>
        </w:rPr>
        <w:t xml:space="preserve">אמר מטלטלי </w:t>
      </w:r>
      <w:r w:rsidRPr="0073641C">
        <w:rPr>
          <w:rStyle w:val="afff8"/>
          <w:rFonts w:asciiTheme="minorHAnsi" w:hAnsiTheme="minorHAnsi" w:hint="cs"/>
          <w:sz w:val="22"/>
          <w:szCs w:val="18"/>
          <w:rtl/>
          <w14:ligatures w14:val="standardContextual"/>
        </w:rPr>
        <w:t>לפלוני</w:t>
      </w:r>
      <w:r w:rsidRPr="0073641C">
        <w:rPr>
          <w:rStyle w:val="afff8"/>
          <w:rFonts w:asciiTheme="minorHAnsi" w:hAnsiTheme="minorHAnsi"/>
          <w:sz w:val="22"/>
          <w:szCs w:val="18"/>
          <w:rtl/>
          <w14:ligatures w14:val="standardContextual"/>
        </w:rPr>
        <w:t xml:space="preserve">- </w:t>
      </w:r>
      <w:r w:rsidRPr="0073641C">
        <w:rPr>
          <w:rtl/>
        </w:rPr>
        <w:t xml:space="preserve">כל </w:t>
      </w:r>
      <w:r>
        <w:rPr>
          <w:rFonts w:hint="cs"/>
          <w:rtl/>
        </w:rPr>
        <w:t xml:space="preserve">כלי תשמישיו </w:t>
      </w:r>
      <w:r w:rsidRPr="0073641C">
        <w:rPr>
          <w:rtl/>
        </w:rPr>
        <w:t xml:space="preserve">קני </w:t>
      </w:r>
      <w:r>
        <w:rPr>
          <w:rFonts w:hint="cs"/>
          <w:rtl/>
        </w:rPr>
        <w:t xml:space="preserve">חוץ מחיטי </w:t>
      </w:r>
      <w:r w:rsidRPr="0073641C">
        <w:rPr>
          <w:rtl/>
        </w:rPr>
        <w:t xml:space="preserve">ושערי, </w:t>
      </w:r>
    </w:p>
    <w:p w14:paraId="4820DD0D" w14:textId="5D635D6A" w:rsidR="0073641C" w:rsidRDefault="0073641C" w:rsidP="0073641C">
      <w:pPr>
        <w:rPr>
          <w:rtl/>
        </w:rPr>
      </w:pPr>
      <w:r w:rsidRPr="0073641C">
        <w:rPr>
          <w:rStyle w:val="afff8"/>
          <w:rFonts w:asciiTheme="minorHAnsi" w:hAnsiTheme="minorHAnsi"/>
          <w:sz w:val="22"/>
          <w:szCs w:val="18"/>
          <w:rtl/>
          <w14:ligatures w14:val="standardContextual"/>
        </w:rPr>
        <w:t xml:space="preserve">כל מטלטלי </w:t>
      </w:r>
      <w:r w:rsidRPr="0073641C">
        <w:rPr>
          <w:rStyle w:val="afff8"/>
          <w:rFonts w:asciiTheme="minorHAnsi" w:hAnsiTheme="minorHAnsi" w:hint="cs"/>
          <w:sz w:val="22"/>
          <w:szCs w:val="18"/>
          <w:rtl/>
          <w14:ligatures w14:val="standardContextual"/>
        </w:rPr>
        <w:t>לפלוני</w:t>
      </w:r>
      <w:r w:rsidRPr="0073641C">
        <w:rPr>
          <w:rStyle w:val="afff8"/>
          <w:rFonts w:asciiTheme="minorHAnsi" w:hAnsiTheme="minorHAnsi"/>
          <w:sz w:val="22"/>
          <w:szCs w:val="18"/>
          <w:rtl/>
          <w14:ligatures w14:val="standardContextual"/>
        </w:rPr>
        <w:t xml:space="preserve">- </w:t>
      </w:r>
      <w:r w:rsidRPr="0073641C">
        <w:rPr>
          <w:rtl/>
        </w:rPr>
        <w:t xml:space="preserve">אפי' חטי ושערי ואפילו ריחים העליונה קנה לבר מריחים התחתונה, </w:t>
      </w:r>
    </w:p>
    <w:p w14:paraId="394C15BB" w14:textId="77777777" w:rsidR="0073641C" w:rsidRDefault="0073641C" w:rsidP="0073641C">
      <w:pPr>
        <w:rPr>
          <w:rtl/>
        </w:rPr>
      </w:pPr>
      <w:r w:rsidRPr="0073641C">
        <w:rPr>
          <w:b/>
          <w:bCs/>
          <w:rtl/>
        </w:rPr>
        <w:t>כל דמטלטל -</w:t>
      </w:r>
      <w:r w:rsidRPr="0073641C">
        <w:rPr>
          <w:rtl/>
        </w:rPr>
        <w:t xml:space="preserve"> אפי' ריחים התחתונה קני. </w:t>
      </w:r>
    </w:p>
    <w:p w14:paraId="10BF3EE0" w14:textId="77777777" w:rsidR="0073641C" w:rsidRPr="0073641C" w:rsidRDefault="0073641C" w:rsidP="0073641C">
      <w:pPr>
        <w:pStyle w:val="36"/>
        <w:framePr w:wrap="notBeside"/>
        <w:rPr>
          <w:rtl/>
        </w:rPr>
      </w:pPr>
      <w:r w:rsidRPr="0073641C">
        <w:rPr>
          <w:rtl/>
        </w:rPr>
        <w:t>איבעיא להו:</w:t>
      </w:r>
    </w:p>
    <w:p w14:paraId="55644FE2" w14:textId="14F84FBB" w:rsidR="0073641C" w:rsidRDefault="0073641C" w:rsidP="0073641C">
      <w:pPr>
        <w:pStyle w:val="affff9"/>
        <w:rPr>
          <w:rtl/>
        </w:rPr>
      </w:pPr>
      <w:r w:rsidRPr="0073641C">
        <w:rPr>
          <w:rtl/>
        </w:rPr>
        <w:t>עבד כקרקע או כמטלטל</w:t>
      </w:r>
      <w:r w:rsidR="00AF6DF8">
        <w:rPr>
          <w:rFonts w:hint="cs"/>
          <w:rtl/>
        </w:rPr>
        <w:t>י</w:t>
      </w:r>
      <w:r w:rsidRPr="0073641C">
        <w:rPr>
          <w:rtl/>
        </w:rPr>
        <w:t xml:space="preserve"> דמי? </w:t>
      </w:r>
    </w:p>
    <w:p w14:paraId="1AE07A3A" w14:textId="5320159C" w:rsidR="0073641C" w:rsidRPr="0073641C" w:rsidRDefault="0073641C" w:rsidP="0073641C">
      <w:pPr>
        <w:pStyle w:val="36"/>
        <w:framePr w:wrap="notBeside"/>
        <w:rPr>
          <w:rtl/>
        </w:rPr>
      </w:pPr>
      <w:r w:rsidRPr="0073641C">
        <w:rPr>
          <w:rFonts w:hint="cs"/>
          <w:rtl/>
        </w:rPr>
        <w:t>ראבדר''א לר''א</w:t>
      </w:r>
      <w:r w:rsidR="0003672B">
        <w:rPr>
          <w:rFonts w:hint="cs"/>
          <w:rtl/>
        </w:rPr>
        <w:t>: ת''ש:</w:t>
      </w:r>
    </w:p>
    <w:p w14:paraId="69726117" w14:textId="52257512" w:rsidR="0073641C" w:rsidRDefault="0073641C" w:rsidP="0073641C">
      <w:pPr>
        <w:rPr>
          <w:rtl/>
        </w:rPr>
      </w:pPr>
      <w:r w:rsidRPr="0073641C">
        <w:rPr>
          <w:b/>
          <w:bCs/>
          <w:rtl/>
        </w:rPr>
        <w:t>המוכר את העיר -</w:t>
      </w:r>
      <w:r w:rsidRPr="0073641C">
        <w:rPr>
          <w:rtl/>
        </w:rPr>
        <w:t xml:space="preserve"> מכר בתים, שיחין ומערות, ומרחצאות, ובית הבדין, ובית השלחין, אבל לא את המטלטלין; </w:t>
      </w:r>
    </w:p>
    <w:p w14:paraId="678CC532" w14:textId="36DFD243" w:rsidR="0073641C" w:rsidRDefault="0073641C" w:rsidP="0034446C">
      <w:pPr>
        <w:rPr>
          <w:rtl/>
        </w:rPr>
      </w:pPr>
      <w:r w:rsidRPr="0073641C">
        <w:rPr>
          <w:b/>
          <w:bCs/>
          <w:rtl/>
        </w:rPr>
        <w:t>ובזמן שאמר:</w:t>
      </w:r>
      <w:r w:rsidRPr="0073641C">
        <w:rPr>
          <w:rtl/>
        </w:rPr>
        <w:t xml:space="preserve"> היא וכל מה שבתוכה, </w:t>
      </w:r>
      <w:r w:rsidR="0034446C">
        <w:rPr>
          <w:rFonts w:hint="cs"/>
          <w:rtl/>
        </w:rPr>
        <w:t xml:space="preserve">- </w:t>
      </w:r>
      <w:r w:rsidRPr="0073641C">
        <w:rPr>
          <w:rtl/>
        </w:rPr>
        <w:t xml:space="preserve">אפילו היו בה בהמה או עבדים - הרי כולן מכורין; </w:t>
      </w:r>
      <w:r w:rsidR="0034446C">
        <w:rPr>
          <w:rtl/>
        </w:rPr>
        <w:tab/>
      </w:r>
      <w:r w:rsidR="0034446C">
        <w:rPr>
          <w:rFonts w:hint="cs"/>
          <w:rtl/>
        </w:rPr>
        <w:t>ו</w:t>
      </w:r>
      <w:r w:rsidRPr="0073641C">
        <w:rPr>
          <w:rtl/>
        </w:rPr>
        <w:t xml:space="preserve">אי כקרקע דמי, </w:t>
      </w:r>
      <w:r>
        <w:rPr>
          <w:rFonts w:hint="cs"/>
          <w:rtl/>
        </w:rPr>
        <w:t xml:space="preserve">למה </w:t>
      </w:r>
      <w:r w:rsidRPr="0073641C">
        <w:rPr>
          <w:rtl/>
        </w:rPr>
        <w:t xml:space="preserve">לא </w:t>
      </w:r>
      <w:r>
        <w:rPr>
          <w:rFonts w:hint="cs"/>
          <w:rtl/>
        </w:rPr>
        <w:t>נמכר</w:t>
      </w:r>
      <w:r w:rsidRPr="0073641C">
        <w:rPr>
          <w:rtl/>
        </w:rPr>
        <w:t xml:space="preserve">? </w:t>
      </w:r>
    </w:p>
    <w:p w14:paraId="6CF64072" w14:textId="77777777" w:rsidR="0034446C" w:rsidRPr="0034446C" w:rsidRDefault="0034446C" w:rsidP="0034446C">
      <w:pPr>
        <w:pStyle w:val="36"/>
        <w:framePr w:wrap="notBeside"/>
        <w:rPr>
          <w:rtl/>
        </w:rPr>
      </w:pPr>
      <w:r w:rsidRPr="0034446C">
        <w:rPr>
          <w:rFonts w:hint="cs"/>
          <w:rtl/>
        </w:rPr>
        <w:t>וראייה</w:t>
      </w:r>
    </w:p>
    <w:p w14:paraId="7CD940A0" w14:textId="70151A7E" w:rsidR="0073641C" w:rsidRDefault="0003672B" w:rsidP="0073641C">
      <w:pPr>
        <w:rPr>
          <w:rtl/>
        </w:rPr>
      </w:pPr>
      <w:r>
        <w:rPr>
          <w:rFonts w:hint="cs"/>
          <w:rtl/>
        </w:rPr>
        <w:t>ד</w:t>
      </w:r>
      <w:r w:rsidR="0073641C" w:rsidRPr="0073641C">
        <w:rPr>
          <w:rtl/>
        </w:rPr>
        <w:t>כמטלטל</w:t>
      </w:r>
      <w:r w:rsidR="00AF6DF8">
        <w:rPr>
          <w:rFonts w:hint="cs"/>
          <w:rtl/>
        </w:rPr>
        <w:t>י</w:t>
      </w:r>
      <w:r w:rsidR="0073641C" w:rsidRPr="0073641C">
        <w:rPr>
          <w:rtl/>
        </w:rPr>
        <w:t xml:space="preserve">, </w:t>
      </w:r>
      <w:r w:rsidR="0073641C">
        <w:rPr>
          <w:rFonts w:hint="cs"/>
          <w:rtl/>
        </w:rPr>
        <w:t xml:space="preserve">א''כ </w:t>
      </w:r>
      <w:r w:rsidR="0073641C" w:rsidRPr="0073641C">
        <w:rPr>
          <w:rtl/>
        </w:rPr>
        <w:t xml:space="preserve">מאי אפי'? </w:t>
      </w:r>
      <w:r w:rsidR="0073641C" w:rsidRPr="00AF6DF8">
        <w:rPr>
          <w:rStyle w:val="affffe"/>
          <w:rFonts w:hint="cs"/>
          <w:rtl/>
        </w:rPr>
        <w:t>- אלא</w:t>
      </w:r>
      <w:r w:rsidR="0073641C">
        <w:rPr>
          <w:rFonts w:hint="cs"/>
          <w:rtl/>
        </w:rPr>
        <w:t xml:space="preserve"> </w:t>
      </w:r>
      <w:r w:rsidR="0073641C" w:rsidRPr="0073641C">
        <w:rPr>
          <w:rtl/>
        </w:rPr>
        <w:t>שאני מטלטל</w:t>
      </w:r>
      <w:r w:rsidR="00AF6DF8">
        <w:rPr>
          <w:rFonts w:hint="cs"/>
          <w:rtl/>
        </w:rPr>
        <w:t xml:space="preserve">י </w:t>
      </w:r>
      <w:r w:rsidR="0073641C" w:rsidRPr="0073641C">
        <w:rPr>
          <w:rtl/>
        </w:rPr>
        <w:t xml:space="preserve">דנייד מדלא נייד </w:t>
      </w:r>
      <w:r w:rsidR="0034446C">
        <w:rPr>
          <w:rStyle w:val="aff1"/>
          <w:rtl/>
        </w:rPr>
        <w:footnoteReference w:id="187"/>
      </w:r>
    </w:p>
    <w:p w14:paraId="56C96864" w14:textId="77777777" w:rsidR="0034446C" w:rsidRPr="0034446C" w:rsidRDefault="0034446C" w:rsidP="0034446C">
      <w:pPr>
        <w:pStyle w:val="36"/>
        <w:framePr w:wrap="notBeside"/>
        <w:rPr>
          <w:rtl/>
        </w:rPr>
      </w:pPr>
      <w:r w:rsidRPr="0034446C">
        <w:rPr>
          <w:rFonts w:hint="cs"/>
          <w:rtl/>
        </w:rPr>
        <w:t>-</w:t>
      </w:r>
    </w:p>
    <w:p w14:paraId="1418095A" w14:textId="3D978A69" w:rsidR="0073641C" w:rsidRDefault="0073641C" w:rsidP="0034446C">
      <w:pPr>
        <w:spacing w:after="60"/>
        <w:rPr>
          <w:rtl/>
        </w:rPr>
      </w:pPr>
      <w:r w:rsidRPr="0073641C">
        <w:rPr>
          <w:rtl/>
        </w:rPr>
        <w:t xml:space="preserve">אפי' </w:t>
      </w:r>
      <w:r>
        <w:rPr>
          <w:rFonts w:hint="cs"/>
          <w:rtl/>
        </w:rPr>
        <w:t xml:space="preserve">אי </w:t>
      </w:r>
      <w:r w:rsidRPr="0073641C">
        <w:rPr>
          <w:rtl/>
        </w:rPr>
        <w:t>כקרקע דמי, שאני קרקע דנייד מקרקע דלא נייד.</w:t>
      </w:r>
    </w:p>
    <w:p w14:paraId="26C60F95" w14:textId="3BB22670" w:rsidR="0034446C" w:rsidRPr="0034446C" w:rsidRDefault="0034446C" w:rsidP="0034446C">
      <w:pPr>
        <w:pStyle w:val="36"/>
        <w:framePr w:wrap="notBeside"/>
        <w:rPr>
          <w:rtl/>
        </w:rPr>
      </w:pPr>
      <w:r>
        <w:rPr>
          <w:rFonts w:hint="cs"/>
          <w:rtl/>
        </w:rPr>
        <w:t xml:space="preserve">רבינא </w:t>
      </w:r>
      <w:r w:rsidR="0073641C" w:rsidRPr="0034446C">
        <w:rPr>
          <w:rtl/>
        </w:rPr>
        <w:t>לר</w:t>
      </w:r>
      <w:r w:rsidR="0003672B">
        <w:rPr>
          <w:rFonts w:hint="cs"/>
          <w:rtl/>
        </w:rPr>
        <w:t>"א: ת''ש:</w:t>
      </w:r>
    </w:p>
    <w:p w14:paraId="25DE8763" w14:textId="5615CBE3" w:rsidR="0034446C" w:rsidRDefault="0073641C" w:rsidP="0027314A">
      <w:pPr>
        <w:rPr>
          <w:rtl/>
        </w:rPr>
      </w:pPr>
      <w:r w:rsidRPr="0073641C">
        <w:rPr>
          <w:rtl/>
        </w:rPr>
        <w:t xml:space="preserve">כתב כל נכסיו לעבדו יצא בן חורין, </w:t>
      </w:r>
      <w:r w:rsidRPr="0027314A">
        <w:rPr>
          <w:b/>
          <w:bCs/>
          <w:rtl/>
        </w:rPr>
        <w:t>שייר קרקע כל שהוא</w:t>
      </w:r>
      <w:r w:rsidRPr="0073641C">
        <w:rPr>
          <w:rtl/>
        </w:rPr>
        <w:t xml:space="preserve"> - לא יצא </w:t>
      </w:r>
    </w:p>
    <w:p w14:paraId="70F2919F" w14:textId="7E32A7C4" w:rsidR="0034446C" w:rsidRDefault="0034446C" w:rsidP="0073641C">
      <w:pPr>
        <w:rPr>
          <w:rtl/>
        </w:rPr>
      </w:pPr>
      <w:r w:rsidRPr="0034446C">
        <w:rPr>
          <w:rStyle w:val="affffe"/>
          <w:rFonts w:hint="cs"/>
          <w:rtl/>
        </w:rPr>
        <w:t>ר''ש</w:t>
      </w:r>
      <w:r w:rsidR="0073641C" w:rsidRPr="0034446C">
        <w:rPr>
          <w:rStyle w:val="affffe"/>
          <w:rtl/>
        </w:rPr>
        <w:t>:</w:t>
      </w:r>
      <w:r w:rsidR="0073641C" w:rsidRPr="0073641C">
        <w:rPr>
          <w:rtl/>
        </w:rPr>
        <w:t xml:space="preserve"> לעולם הוא בן חורין - עד שיאמר כל נכסי נתונין לפלוני עבדי חוץ מאחד מרבוא שבהן; </w:t>
      </w:r>
    </w:p>
    <w:p w14:paraId="721A5C91" w14:textId="77777777" w:rsidR="0034446C" w:rsidRDefault="0034446C" w:rsidP="0073641C">
      <w:pPr>
        <w:rPr>
          <w:rtl/>
        </w:rPr>
      </w:pPr>
      <w:r w:rsidRPr="0034446C">
        <w:rPr>
          <w:rStyle w:val="affffe"/>
          <w:rFonts w:hint="cs"/>
          <w:rtl/>
        </w:rPr>
        <w:t>ואר''א</w:t>
      </w:r>
      <w:r w:rsidR="0073641C" w:rsidRPr="0034446C">
        <w:rPr>
          <w:rStyle w:val="affffe"/>
          <w:rtl/>
        </w:rPr>
        <w:t>:</w:t>
      </w:r>
      <w:r w:rsidR="0073641C" w:rsidRPr="0073641C">
        <w:rPr>
          <w:rtl/>
        </w:rPr>
        <w:t xml:space="preserve"> עשו מטלטלין שיור אצל עבד, </w:t>
      </w:r>
      <w:r>
        <w:rPr>
          <w:rFonts w:hint="cs"/>
          <w:rtl/>
        </w:rPr>
        <w:t xml:space="preserve">ולא </w:t>
      </w:r>
      <w:r w:rsidR="0073641C" w:rsidRPr="0073641C">
        <w:rPr>
          <w:rtl/>
        </w:rPr>
        <w:t xml:space="preserve">אצל כתובה; </w:t>
      </w:r>
    </w:p>
    <w:p w14:paraId="0F30CCA3" w14:textId="461AF840" w:rsidR="0034446C" w:rsidRPr="0034446C" w:rsidRDefault="0034446C" w:rsidP="0034446C">
      <w:pPr>
        <w:pStyle w:val="36"/>
        <w:framePr w:wrap="notBeside"/>
        <w:rPr>
          <w:rtl/>
        </w:rPr>
      </w:pPr>
      <w:r w:rsidRPr="0034446C">
        <w:rPr>
          <w:rFonts w:hint="cs"/>
          <w:rtl/>
        </w:rPr>
        <w:t>רבא לר''נ</w:t>
      </w:r>
      <w:r w:rsidR="0073641C" w:rsidRPr="0034446C">
        <w:rPr>
          <w:rtl/>
        </w:rPr>
        <w:t>:</w:t>
      </w:r>
      <w:r w:rsidR="0027314A">
        <w:rPr>
          <w:rFonts w:hint="cs"/>
          <w:rtl/>
        </w:rPr>
        <w:t xml:space="preserve"> הטעם:</w:t>
      </w:r>
    </w:p>
    <w:p w14:paraId="08BF7C2E" w14:textId="6E2CD751" w:rsidR="0027314A" w:rsidRDefault="0034446C" w:rsidP="0027314A">
      <w:pPr>
        <w:rPr>
          <w:rtl/>
        </w:rPr>
      </w:pPr>
      <w:r>
        <w:rPr>
          <w:rFonts w:hint="cs"/>
          <w:rtl/>
        </w:rPr>
        <w:t>ד</w:t>
      </w:r>
      <w:r w:rsidR="0073641C" w:rsidRPr="0073641C">
        <w:rPr>
          <w:rtl/>
        </w:rPr>
        <w:t xml:space="preserve">עבד </w:t>
      </w:r>
      <w:r>
        <w:rPr>
          <w:rFonts w:hint="cs"/>
          <w:rtl/>
        </w:rPr>
        <w:t>כ</w:t>
      </w:r>
      <w:r w:rsidR="0073641C" w:rsidRPr="0073641C">
        <w:rPr>
          <w:rtl/>
        </w:rPr>
        <w:t xml:space="preserve">מטלטלא הוא, </w:t>
      </w:r>
      <w:r w:rsidR="0027314A">
        <w:rPr>
          <w:rFonts w:hint="cs"/>
          <w:rtl/>
        </w:rPr>
        <w:t xml:space="preserve">ומטלטלין אינם שייור למטלטלין </w:t>
      </w:r>
    </w:p>
    <w:p w14:paraId="6C98A919" w14:textId="39303073" w:rsidR="0073641C" w:rsidRPr="0073641C" w:rsidRDefault="0073641C" w:rsidP="0027314A">
      <w:pPr>
        <w:rPr>
          <w:rtl/>
        </w:rPr>
      </w:pPr>
      <w:r w:rsidRPr="0073641C">
        <w:rPr>
          <w:rtl/>
        </w:rPr>
        <w:t>וכתובת אשה קרקע ה</w:t>
      </w:r>
      <w:r w:rsidR="0034446C">
        <w:rPr>
          <w:rFonts w:hint="cs"/>
          <w:rtl/>
        </w:rPr>
        <w:t>י</w:t>
      </w:r>
      <w:r w:rsidRPr="0073641C">
        <w:rPr>
          <w:rtl/>
        </w:rPr>
        <w:t>א, ומטלטל</w:t>
      </w:r>
      <w:r w:rsidR="0027314A">
        <w:rPr>
          <w:rFonts w:hint="cs"/>
          <w:rtl/>
        </w:rPr>
        <w:t xml:space="preserve"> אינם שייור</w:t>
      </w:r>
      <w:r w:rsidRPr="0073641C">
        <w:rPr>
          <w:rtl/>
        </w:rPr>
        <w:t xml:space="preserve"> לקרקע</w:t>
      </w:r>
      <w:r w:rsidR="0027314A">
        <w:rPr>
          <w:rFonts w:hint="cs"/>
          <w:rtl/>
        </w:rPr>
        <w:t>.</w:t>
      </w:r>
      <w:r w:rsidRPr="0073641C">
        <w:rPr>
          <w:rtl/>
        </w:rPr>
        <w:t xml:space="preserve"> </w:t>
      </w:r>
    </w:p>
    <w:p w14:paraId="753D73C7" w14:textId="5307D94F" w:rsidR="0073641C" w:rsidRPr="0073641C" w:rsidRDefault="0073641C" w:rsidP="00AF6DF8">
      <w:pPr>
        <w:pStyle w:val="affe"/>
        <w:framePr w:wrap="around"/>
        <w:rPr>
          <w:rtl/>
        </w:rPr>
      </w:pPr>
      <w:r w:rsidRPr="0073641C">
        <w:rPr>
          <w:rFonts w:hint="cs"/>
          <w:rtl/>
        </w:rPr>
        <w:t>קנ:</w:t>
      </w:r>
    </w:p>
    <w:p w14:paraId="6DB4E7B4" w14:textId="3DD03819" w:rsidR="0034446C" w:rsidRDefault="00AF6DF8" w:rsidP="0073641C">
      <w:pPr>
        <w:rPr>
          <w:rtl/>
        </w:rPr>
      </w:pPr>
      <w:r w:rsidRPr="00AF6DF8">
        <w:rPr>
          <w:rStyle w:val="affffe"/>
          <w:rFonts w:hint="cs"/>
          <w:rtl/>
        </w:rPr>
        <w:t>א''ל</w:t>
      </w:r>
      <w:r w:rsidR="0073641C" w:rsidRPr="00AF6DF8">
        <w:rPr>
          <w:rStyle w:val="affffe"/>
          <w:rtl/>
        </w:rPr>
        <w:t>:</w:t>
      </w:r>
      <w:r w:rsidR="0073641C" w:rsidRPr="0073641C">
        <w:rPr>
          <w:rtl/>
        </w:rPr>
        <w:t xml:space="preserve"> אנן משום דלאו כרות גיטא מתנינן לה. </w:t>
      </w:r>
      <w:r w:rsidR="0034446C">
        <w:rPr>
          <w:rStyle w:val="aff1"/>
          <w:rtl/>
        </w:rPr>
        <w:footnoteReference w:id="188"/>
      </w:r>
    </w:p>
    <w:p w14:paraId="1FBE3DC1" w14:textId="77777777" w:rsidR="00B4340B" w:rsidRPr="0027314A" w:rsidRDefault="0073641C" w:rsidP="00B4340B">
      <w:pPr>
        <w:pStyle w:val="36"/>
        <w:framePr w:wrap="notBeside"/>
        <w:rPr>
          <w:rtl/>
        </w:rPr>
      </w:pPr>
      <w:r w:rsidRPr="0027314A">
        <w:rPr>
          <w:rtl/>
        </w:rPr>
        <w:t xml:space="preserve">רבא </w:t>
      </w:r>
      <w:r w:rsidR="00B4340B" w:rsidRPr="0027314A">
        <w:rPr>
          <w:rFonts w:hint="cs"/>
          <w:rtl/>
        </w:rPr>
        <w:t>מ</w:t>
      </w:r>
      <w:r w:rsidRPr="0027314A">
        <w:rPr>
          <w:rtl/>
        </w:rPr>
        <w:t>ר</w:t>
      </w:r>
      <w:r w:rsidR="00B4340B" w:rsidRPr="0027314A">
        <w:rPr>
          <w:rFonts w:hint="cs"/>
          <w:rtl/>
        </w:rPr>
        <w:t>"נ</w:t>
      </w:r>
      <w:r w:rsidRPr="0027314A">
        <w:rPr>
          <w:rtl/>
        </w:rPr>
        <w:t>:</w:t>
      </w:r>
    </w:p>
    <w:p w14:paraId="77A953E0" w14:textId="71BC3A3F" w:rsidR="00B4340B" w:rsidRDefault="0073641C" w:rsidP="00B4340B">
      <w:pPr>
        <w:pStyle w:val="affff9"/>
        <w:rPr>
          <w:rtl/>
        </w:rPr>
      </w:pPr>
      <w:r w:rsidRPr="0073641C">
        <w:rPr>
          <w:rtl/>
        </w:rPr>
        <w:t xml:space="preserve">חמשה - עד שיכתבו כל נכסיהם, ואלו הן: </w:t>
      </w:r>
      <w:r w:rsidR="0027314A">
        <w:rPr>
          <w:rtl/>
        </w:rPr>
        <w:br/>
      </w:r>
      <w:r w:rsidRPr="0073641C">
        <w:rPr>
          <w:rtl/>
        </w:rPr>
        <w:t xml:space="preserve">שכיב מרע, עבדו, אשתו, ובניו, מברחת. </w:t>
      </w:r>
      <w:r w:rsidR="00A845F1">
        <w:rPr>
          <w:rStyle w:val="aff1"/>
          <w:rtl/>
        </w:rPr>
        <w:footnoteReference w:id="189"/>
      </w:r>
    </w:p>
    <w:p w14:paraId="44929780" w14:textId="77777777" w:rsidR="00B4340B" w:rsidRPr="00B4340B" w:rsidRDefault="0073641C" w:rsidP="00B4340B">
      <w:pPr>
        <w:pStyle w:val="36"/>
        <w:framePr w:wrap="notBeside"/>
        <w:rPr>
          <w:rtl/>
        </w:rPr>
      </w:pPr>
      <w:r w:rsidRPr="00B4340B">
        <w:rPr>
          <w:rtl/>
        </w:rPr>
        <w:t>שכיב מרע</w:t>
      </w:r>
    </w:p>
    <w:p w14:paraId="2B91A202" w14:textId="77777777" w:rsidR="00B4340B" w:rsidRDefault="0073641C" w:rsidP="0073641C">
      <w:pPr>
        <w:rPr>
          <w:rtl/>
        </w:rPr>
      </w:pPr>
      <w:r w:rsidRPr="00B4340B">
        <w:rPr>
          <w:rStyle w:val="affffe"/>
          <w:rtl/>
        </w:rPr>
        <w:t>דתנן:</w:t>
      </w:r>
      <w:r w:rsidRPr="0073641C">
        <w:rPr>
          <w:rtl/>
        </w:rPr>
        <w:t xml:space="preserve"> </w:t>
      </w:r>
      <w:r w:rsidR="00B4340B">
        <w:rPr>
          <w:rFonts w:hint="cs"/>
          <w:rtl/>
        </w:rPr>
        <w:t xml:space="preserve">שכ''מ </w:t>
      </w:r>
      <w:r w:rsidRPr="0073641C">
        <w:rPr>
          <w:rtl/>
        </w:rPr>
        <w:t xml:space="preserve">שכתב כל נכסיו לאחרים ושייר קרקע כל שהוא - מתנתו קיימת, לא שייר קרקע כל שהוא - אין מתנתו קיימת. </w:t>
      </w:r>
    </w:p>
    <w:p w14:paraId="21E99B9B" w14:textId="77777777" w:rsidR="00B4340B" w:rsidRPr="00B4340B" w:rsidRDefault="0073641C" w:rsidP="00B4340B">
      <w:pPr>
        <w:pStyle w:val="36"/>
        <w:framePr w:wrap="notBeside"/>
        <w:rPr>
          <w:rtl/>
        </w:rPr>
      </w:pPr>
      <w:r w:rsidRPr="00B4340B">
        <w:rPr>
          <w:rtl/>
        </w:rPr>
        <w:t>עבדו,</w:t>
      </w:r>
    </w:p>
    <w:p w14:paraId="477C405B" w14:textId="77777777" w:rsidR="00B4340B" w:rsidRDefault="0073641C" w:rsidP="0073641C">
      <w:pPr>
        <w:rPr>
          <w:rtl/>
        </w:rPr>
      </w:pPr>
      <w:r w:rsidRPr="00B4340B">
        <w:rPr>
          <w:rStyle w:val="affffe"/>
          <w:rtl/>
        </w:rPr>
        <w:t>דתנן:</w:t>
      </w:r>
      <w:r w:rsidRPr="0073641C">
        <w:rPr>
          <w:rtl/>
        </w:rPr>
        <w:t xml:space="preserve"> הכותב כל נכסיו לעבדו - יצא בן חורין, שייר קרקע, כל שהוא - לא יצא בן חורין. </w:t>
      </w:r>
    </w:p>
    <w:p w14:paraId="29CB3E55" w14:textId="77777777" w:rsidR="00B4340B" w:rsidRPr="00B4340B" w:rsidRDefault="0073641C" w:rsidP="00B4340B">
      <w:pPr>
        <w:pStyle w:val="36"/>
        <w:framePr w:wrap="notBeside"/>
        <w:rPr>
          <w:rtl/>
        </w:rPr>
      </w:pPr>
      <w:r w:rsidRPr="00B4340B">
        <w:rPr>
          <w:rtl/>
        </w:rPr>
        <w:t>אשתו,</w:t>
      </w:r>
    </w:p>
    <w:p w14:paraId="438876B8" w14:textId="77777777" w:rsidR="00B4340B" w:rsidRDefault="00B4340B" w:rsidP="0073641C">
      <w:pPr>
        <w:rPr>
          <w:rtl/>
        </w:rPr>
      </w:pPr>
      <w:r w:rsidRPr="00B4340B">
        <w:rPr>
          <w:rStyle w:val="affffe"/>
          <w:rFonts w:hint="cs"/>
          <w:rtl/>
        </w:rPr>
        <w:t>דאריא''ש</w:t>
      </w:r>
      <w:r w:rsidR="0073641C" w:rsidRPr="00B4340B">
        <w:rPr>
          <w:rStyle w:val="affffe"/>
          <w:rtl/>
        </w:rPr>
        <w:t>:</w:t>
      </w:r>
      <w:r w:rsidR="0073641C" w:rsidRPr="0073641C">
        <w:rPr>
          <w:rtl/>
        </w:rPr>
        <w:t xml:space="preserve"> הכותב כל נכסיו לאשתו - לא עשאה אלא אפטרופא. </w:t>
      </w:r>
    </w:p>
    <w:p w14:paraId="243B89B6" w14:textId="77777777" w:rsidR="00B4340B" w:rsidRPr="00B4340B" w:rsidRDefault="0073641C" w:rsidP="00B4340B">
      <w:pPr>
        <w:pStyle w:val="36"/>
        <w:framePr w:wrap="notBeside"/>
        <w:rPr>
          <w:rtl/>
        </w:rPr>
      </w:pPr>
      <w:r w:rsidRPr="00B4340B">
        <w:rPr>
          <w:rtl/>
        </w:rPr>
        <w:t>בניו,</w:t>
      </w:r>
    </w:p>
    <w:p w14:paraId="216BD1C0" w14:textId="77777777" w:rsidR="00B4340B" w:rsidRDefault="0073641C" w:rsidP="0073641C">
      <w:pPr>
        <w:rPr>
          <w:rtl/>
        </w:rPr>
      </w:pPr>
      <w:r w:rsidRPr="00B4340B">
        <w:rPr>
          <w:rStyle w:val="affffe"/>
          <w:rtl/>
        </w:rPr>
        <w:t>דתנן:</w:t>
      </w:r>
      <w:r w:rsidRPr="0073641C">
        <w:rPr>
          <w:rtl/>
        </w:rPr>
        <w:t xml:space="preserve"> הכותב כל נכסיו לבניו, וכתב לאשתו קרקע כל שהוא - אבדה כתובתה. </w:t>
      </w:r>
    </w:p>
    <w:p w14:paraId="5421F546" w14:textId="77777777" w:rsidR="00B4340B" w:rsidRPr="00B4340B" w:rsidRDefault="0073641C" w:rsidP="00B4340B">
      <w:pPr>
        <w:pStyle w:val="36"/>
        <w:framePr w:wrap="notBeside"/>
        <w:rPr>
          <w:rtl/>
        </w:rPr>
      </w:pPr>
      <w:r w:rsidRPr="00B4340B">
        <w:rPr>
          <w:rtl/>
        </w:rPr>
        <w:t>מברחת</w:t>
      </w:r>
    </w:p>
    <w:p w14:paraId="506B64A1" w14:textId="01E83F8A" w:rsidR="00B4340B" w:rsidRDefault="00B4340B" w:rsidP="00AF6DF8">
      <w:pPr>
        <w:rPr>
          <w:rtl/>
        </w:rPr>
      </w:pPr>
      <w:r w:rsidRPr="00AF6DF8">
        <w:rPr>
          <w:rFonts w:hint="cs"/>
          <w:b/>
          <w:bCs/>
          <w:rtl/>
        </w:rPr>
        <w:t>ד</w:t>
      </w:r>
      <w:r w:rsidR="0073641C" w:rsidRPr="00AF6DF8">
        <w:rPr>
          <w:b/>
          <w:bCs/>
          <w:rtl/>
        </w:rPr>
        <w:t>מברחת</w:t>
      </w:r>
      <w:r w:rsidR="0073641C" w:rsidRPr="0073641C">
        <w:rPr>
          <w:rtl/>
        </w:rPr>
        <w:t xml:space="preserve"> צריכה שתכתוב כל נכסיה. ובכולהו מטלטלי הוי שיור לבר מכתובה, </w:t>
      </w:r>
      <w:r w:rsidR="00AF6DF8">
        <w:rPr>
          <w:rFonts w:hint="cs"/>
          <w:rtl/>
        </w:rPr>
        <w:t xml:space="preserve">שרבנן תקנו על קרקע, ולא על מטלטלי. </w:t>
      </w:r>
    </w:p>
    <w:p w14:paraId="6B3C59FF" w14:textId="77777777" w:rsidR="00B4340B" w:rsidRPr="00B4340B" w:rsidRDefault="0073641C" w:rsidP="00B4340B">
      <w:pPr>
        <w:pStyle w:val="36"/>
        <w:framePr w:wrap="notBeside"/>
        <w:rPr>
          <w:rtl/>
        </w:rPr>
      </w:pPr>
      <w:r w:rsidRPr="00B4340B">
        <w:rPr>
          <w:rtl/>
        </w:rPr>
        <w:t>אמימר</w:t>
      </w:r>
    </w:p>
    <w:p w14:paraId="50D4B039" w14:textId="77777777" w:rsidR="00B4340B" w:rsidRDefault="0073641C" w:rsidP="0073641C">
      <w:pPr>
        <w:rPr>
          <w:rtl/>
        </w:rPr>
      </w:pPr>
      <w:r w:rsidRPr="0073641C">
        <w:rPr>
          <w:rtl/>
        </w:rPr>
        <w:t xml:space="preserve">מטלטלי דכתיבי בכתובה </w:t>
      </w:r>
      <w:r w:rsidR="00B4340B">
        <w:rPr>
          <w:rFonts w:hint="cs"/>
          <w:rtl/>
        </w:rPr>
        <w:t>והם בעין</w:t>
      </w:r>
      <w:r w:rsidRPr="0073641C">
        <w:rPr>
          <w:rtl/>
        </w:rPr>
        <w:t xml:space="preserve">- הוי שיור. </w:t>
      </w:r>
    </w:p>
    <w:p w14:paraId="64862E06" w14:textId="5A02EC05" w:rsidR="00B4340B" w:rsidRDefault="0073641C" w:rsidP="00B4340B">
      <w:pPr>
        <w:pStyle w:val="affff9"/>
        <w:rPr>
          <w:rtl/>
        </w:rPr>
      </w:pPr>
      <w:r w:rsidRPr="0073641C">
        <w:rPr>
          <w:rtl/>
        </w:rPr>
        <w:t xml:space="preserve">אמר נכסי </w:t>
      </w:r>
      <w:r w:rsidR="00B4340B">
        <w:rPr>
          <w:rFonts w:hint="cs"/>
          <w:rtl/>
        </w:rPr>
        <w:t>לפלוני</w:t>
      </w:r>
      <w:r w:rsidR="0027314A">
        <w:rPr>
          <w:rFonts w:hint="cs"/>
          <w:rtl/>
        </w:rPr>
        <w:t xml:space="preserve"> </w:t>
      </w:r>
      <w:r w:rsidR="0027314A" w:rsidRPr="0027314A">
        <w:rPr>
          <w:rStyle w:val="afffff0"/>
          <w:rFonts w:hint="cs"/>
          <w:b w:val="0"/>
          <w:bCs w:val="0"/>
          <w:rtl/>
        </w:rPr>
        <w:t>מה נקרא נכסי</w:t>
      </w:r>
    </w:p>
    <w:p w14:paraId="4846C9AF" w14:textId="12A0B05C" w:rsidR="00B4340B" w:rsidRDefault="0073641C" w:rsidP="00B4340B">
      <w:pPr>
        <w:rPr>
          <w:rtl/>
        </w:rPr>
      </w:pPr>
      <w:r w:rsidRPr="00B4340B">
        <w:rPr>
          <w:b/>
          <w:bCs/>
          <w:rtl/>
        </w:rPr>
        <w:t xml:space="preserve">עבד איקרי נכסי, </w:t>
      </w:r>
      <w:r w:rsidRPr="00B4340B">
        <w:rPr>
          <w:rStyle w:val="affffe"/>
          <w:rtl/>
        </w:rPr>
        <w:t>דתנן:</w:t>
      </w:r>
      <w:r w:rsidR="00B4340B">
        <w:rPr>
          <w:rStyle w:val="affffe"/>
          <w:rFonts w:hint="cs"/>
          <w:rtl/>
        </w:rPr>
        <w:t xml:space="preserve"> </w:t>
      </w:r>
      <w:r w:rsidRPr="0073641C">
        <w:rPr>
          <w:rtl/>
        </w:rPr>
        <w:t xml:space="preserve">הכותב כל נכסיו לעבדו - יצא בן חורין. </w:t>
      </w:r>
    </w:p>
    <w:p w14:paraId="3835FA77" w14:textId="77777777" w:rsidR="00B4340B" w:rsidRDefault="0073641C" w:rsidP="0073641C">
      <w:pPr>
        <w:rPr>
          <w:rtl/>
        </w:rPr>
      </w:pPr>
      <w:r w:rsidRPr="00B4340B">
        <w:rPr>
          <w:b/>
          <w:bCs/>
          <w:rtl/>
        </w:rPr>
        <w:t>ארעא איקרי נכסי,</w:t>
      </w:r>
      <w:r w:rsidRPr="00B4340B">
        <w:rPr>
          <w:rStyle w:val="affffe"/>
          <w:rtl/>
        </w:rPr>
        <w:t xml:space="preserve"> דתנן:</w:t>
      </w:r>
      <w:r w:rsidRPr="0073641C">
        <w:rPr>
          <w:rtl/>
        </w:rPr>
        <w:t xml:space="preserve"> נכסים שיש להן אחריות נקנין בכסף ובשטר ובחזקה. </w:t>
      </w:r>
    </w:p>
    <w:p w14:paraId="2FB3C52F" w14:textId="77777777" w:rsidR="00B4340B" w:rsidRDefault="0073641C" w:rsidP="0073641C">
      <w:pPr>
        <w:rPr>
          <w:rtl/>
        </w:rPr>
      </w:pPr>
      <w:r w:rsidRPr="00B4340B">
        <w:rPr>
          <w:b/>
          <w:bCs/>
          <w:rtl/>
        </w:rPr>
        <w:lastRenderedPageBreak/>
        <w:t>גלימא איקרי נכסי</w:t>
      </w:r>
      <w:r w:rsidRPr="00B4340B">
        <w:rPr>
          <w:rStyle w:val="affffe"/>
          <w:rtl/>
        </w:rPr>
        <w:t>, דתנן:</w:t>
      </w:r>
      <w:r w:rsidRPr="0073641C">
        <w:rPr>
          <w:rtl/>
        </w:rPr>
        <w:t xml:space="preserve"> ושאין להן אחריות - אין נקנין אלא במשיכה. </w:t>
      </w:r>
    </w:p>
    <w:p w14:paraId="358128D9" w14:textId="77777777" w:rsidR="00B4340B" w:rsidRDefault="0073641C" w:rsidP="0073641C">
      <w:pPr>
        <w:rPr>
          <w:rtl/>
        </w:rPr>
      </w:pPr>
      <w:r w:rsidRPr="00B4340B">
        <w:rPr>
          <w:b/>
          <w:bCs/>
          <w:rtl/>
        </w:rPr>
        <w:t>זוזי איקרי נכסי,</w:t>
      </w:r>
      <w:r w:rsidRPr="0073641C">
        <w:rPr>
          <w:rtl/>
        </w:rPr>
        <w:t xml:space="preserve"> </w:t>
      </w:r>
      <w:r w:rsidRPr="00B4340B">
        <w:rPr>
          <w:rStyle w:val="affffe"/>
          <w:rtl/>
        </w:rPr>
        <w:t>דתנן:</w:t>
      </w:r>
      <w:r w:rsidRPr="0073641C">
        <w:rPr>
          <w:rtl/>
        </w:rPr>
        <w:t xml:space="preserve"> ושאין להן אחריות נקנין עם נכסים שיש להן אחריות - בכסף ובשטר ובחזקה. </w:t>
      </w:r>
    </w:p>
    <w:p w14:paraId="771CF1AA" w14:textId="77777777" w:rsidR="00B4340B" w:rsidRDefault="00B4340B" w:rsidP="0073641C">
      <w:pPr>
        <w:rPr>
          <w:rtl/>
        </w:rPr>
      </w:pPr>
      <w:r>
        <w:rPr>
          <w:rFonts w:hint="cs"/>
          <w:rtl/>
        </w:rPr>
        <w:t xml:space="preserve">כר''פ שהיו לו י''ב אלף זוזים </w:t>
      </w:r>
      <w:r w:rsidR="0073641C" w:rsidRPr="0073641C">
        <w:rPr>
          <w:rtl/>
        </w:rPr>
        <w:t xml:space="preserve">בי חוזאי, </w:t>
      </w:r>
      <w:r>
        <w:rPr>
          <w:rFonts w:hint="cs"/>
          <w:rtl/>
        </w:rPr>
        <w:t xml:space="preserve">והקנם לרשב''א </w:t>
      </w:r>
      <w:r w:rsidR="0073641C" w:rsidRPr="0073641C">
        <w:rPr>
          <w:rtl/>
        </w:rPr>
        <w:t xml:space="preserve">אגב אסיפא דביתיה, </w:t>
      </w:r>
      <w:r>
        <w:rPr>
          <w:rFonts w:hint="cs"/>
          <w:rtl/>
        </w:rPr>
        <w:t xml:space="preserve">כשבא יצא לקראתו </w:t>
      </w:r>
      <w:r w:rsidR="0073641C" w:rsidRPr="0073641C">
        <w:rPr>
          <w:rtl/>
        </w:rPr>
        <w:t xml:space="preserve">עד תווך. </w:t>
      </w:r>
    </w:p>
    <w:p w14:paraId="3B3082A8" w14:textId="77777777" w:rsidR="00B4340B" w:rsidRDefault="0073641C" w:rsidP="0027314A">
      <w:pPr>
        <w:rPr>
          <w:rtl/>
        </w:rPr>
      </w:pPr>
      <w:r w:rsidRPr="00B4340B">
        <w:rPr>
          <w:b/>
          <w:bCs/>
          <w:rtl/>
        </w:rPr>
        <w:t>שטר איקרי נכסי,</w:t>
      </w:r>
      <w:r w:rsidR="00B4340B" w:rsidRPr="00B4340B">
        <w:rPr>
          <w:rFonts w:hint="cs"/>
          <w:b/>
          <w:bCs/>
          <w:rtl/>
        </w:rPr>
        <w:t xml:space="preserve"> </w:t>
      </w:r>
      <w:r w:rsidR="00B4340B" w:rsidRPr="00B4340B">
        <w:rPr>
          <w:rStyle w:val="affffe"/>
          <w:rFonts w:hint="cs"/>
          <w:rtl/>
        </w:rPr>
        <w:t>דרבר''י</w:t>
      </w:r>
      <w:r w:rsidRPr="00B4340B">
        <w:rPr>
          <w:rStyle w:val="affffe"/>
          <w:rtl/>
        </w:rPr>
        <w:t>:</w:t>
      </w:r>
      <w:r w:rsidRPr="0073641C">
        <w:rPr>
          <w:rtl/>
        </w:rPr>
        <w:t xml:space="preserve"> שני שטרות הן, אמר זכו בשדה זה לפלוני וכתבו לו את השטר - חוזר בשטר ואינו חוזר בשדה, על מנת שתכתבו לו את השטר - חוזר בין בשטר בין בשדה; </w:t>
      </w:r>
    </w:p>
    <w:p w14:paraId="72380F15" w14:textId="5984A90A" w:rsidR="0073641C" w:rsidRPr="0073641C" w:rsidRDefault="0027314A" w:rsidP="0027314A">
      <w:pPr>
        <w:rPr>
          <w:rtl/>
        </w:rPr>
      </w:pPr>
      <w:r w:rsidRPr="0027314A">
        <w:rPr>
          <w:rStyle w:val="affffe"/>
          <w:rFonts w:hint="cs"/>
          <w:rtl/>
        </w:rPr>
        <w:t>רחב''א מר''ה:</w:t>
      </w:r>
      <w:r>
        <w:t xml:space="preserve"> </w:t>
      </w:r>
      <w:r w:rsidR="0073641C" w:rsidRPr="0027314A">
        <w:rPr>
          <w:rtl/>
        </w:rPr>
        <w:t>שלשה שטרות הן, תרי</w:t>
      </w:r>
      <w:r w:rsidR="0073641C" w:rsidRPr="0073641C">
        <w:rPr>
          <w:rtl/>
        </w:rPr>
        <w:t xml:space="preserve"> - הני דאמרן, אידך - אם קדם מוכר וכתב את השטר, </w:t>
      </w:r>
      <w:r w:rsidR="0073641C" w:rsidRPr="0027314A">
        <w:rPr>
          <w:rStyle w:val="affffe"/>
          <w:rtl/>
        </w:rPr>
        <w:t>כאותה ששנינו:</w:t>
      </w:r>
      <w:r w:rsidRPr="0027314A">
        <w:rPr>
          <w:rtl/>
        </w:rPr>
        <w:t xml:space="preserve"> </w:t>
      </w:r>
      <w:r w:rsidRPr="0073641C">
        <w:rPr>
          <w:rtl/>
        </w:rPr>
        <w:t>כותבין שטר למוכר</w:t>
      </w:r>
    </w:p>
    <w:p w14:paraId="27ACAB9D" w14:textId="5C985561" w:rsidR="0073641C" w:rsidRPr="0073641C" w:rsidRDefault="0073641C" w:rsidP="00AF6DF8">
      <w:pPr>
        <w:pStyle w:val="affe"/>
        <w:framePr w:wrap="around"/>
        <w:rPr>
          <w:rtl/>
        </w:rPr>
      </w:pPr>
      <w:r w:rsidRPr="0073641C">
        <w:rPr>
          <w:rFonts w:hint="cs"/>
          <w:rtl/>
        </w:rPr>
        <w:t xml:space="preserve">קנא. </w:t>
      </w:r>
    </w:p>
    <w:p w14:paraId="47C0746F" w14:textId="0BB23FB9" w:rsidR="00E133C0" w:rsidRDefault="00E133C0" w:rsidP="0073641C">
      <w:pPr>
        <w:rPr>
          <w:rtl/>
        </w:rPr>
      </w:pPr>
      <w:r>
        <w:rPr>
          <w:rFonts w:hint="cs"/>
          <w:rtl/>
        </w:rPr>
        <w:t xml:space="preserve">ואף </w:t>
      </w:r>
      <w:r w:rsidR="0073641C" w:rsidRPr="0073641C">
        <w:rPr>
          <w:rtl/>
        </w:rPr>
        <w:t xml:space="preserve">שאין לוקח עמו, כיון שהחזיק זה בקרקע - נקנה שטר כל מקום שהוא, </w:t>
      </w:r>
      <w:r w:rsidR="0073641C" w:rsidRPr="00A845F1">
        <w:rPr>
          <w:rStyle w:val="affffe"/>
          <w:rtl/>
        </w:rPr>
        <w:t>וזו ששנינו:</w:t>
      </w:r>
      <w:r w:rsidR="0073641C" w:rsidRPr="0073641C">
        <w:rPr>
          <w:rtl/>
        </w:rPr>
        <w:t xml:space="preserve"> נכסים שאין להן אחריות נקנין עם הנכסים שיש להן אחריות בכסף ובשטר ובחזקה. </w:t>
      </w:r>
    </w:p>
    <w:p w14:paraId="447C16AF" w14:textId="77777777" w:rsidR="00E133C0" w:rsidRDefault="0073641C" w:rsidP="0073641C">
      <w:pPr>
        <w:rPr>
          <w:rtl/>
        </w:rPr>
      </w:pPr>
      <w:r w:rsidRPr="00E133C0">
        <w:rPr>
          <w:b/>
          <w:bCs/>
          <w:rtl/>
        </w:rPr>
        <w:t xml:space="preserve">בהמה איקרי נכסי, </w:t>
      </w:r>
      <w:r w:rsidRPr="00E133C0">
        <w:rPr>
          <w:rStyle w:val="affffe"/>
          <w:rtl/>
        </w:rPr>
        <w:t>דתנן:</w:t>
      </w:r>
      <w:r w:rsidRPr="0073641C">
        <w:rPr>
          <w:rtl/>
        </w:rPr>
        <w:t xml:space="preserve"> המקדיש נכסיו והיתה בהן בהמה ראויה לגבי מזבח - זכרים עולות, ונקבות ימכרו לצרכי זבחי שלמים. </w:t>
      </w:r>
    </w:p>
    <w:p w14:paraId="1F6319A0" w14:textId="77777777" w:rsidR="00E133C0" w:rsidRDefault="0073641C" w:rsidP="0073641C">
      <w:pPr>
        <w:rPr>
          <w:rtl/>
        </w:rPr>
      </w:pPr>
      <w:r w:rsidRPr="00E133C0">
        <w:rPr>
          <w:b/>
          <w:bCs/>
          <w:rtl/>
        </w:rPr>
        <w:t>עופות איקרי נכסי,</w:t>
      </w:r>
      <w:r w:rsidRPr="00E133C0">
        <w:rPr>
          <w:rStyle w:val="affffe"/>
          <w:rtl/>
        </w:rPr>
        <w:t xml:space="preserve"> דתנן:</w:t>
      </w:r>
      <w:r w:rsidRPr="0073641C">
        <w:rPr>
          <w:rtl/>
        </w:rPr>
        <w:t xml:space="preserve"> המקדיש נכסיו והיו בהן דברים הראויין לגבי מזבח, יינות, שמנים ועופות. </w:t>
      </w:r>
    </w:p>
    <w:p w14:paraId="2A5A66A5" w14:textId="77777777" w:rsidR="00E133C0" w:rsidRDefault="0073641C" w:rsidP="0073641C">
      <w:pPr>
        <w:rPr>
          <w:rtl/>
        </w:rPr>
      </w:pPr>
      <w:r w:rsidRPr="00E133C0">
        <w:rPr>
          <w:b/>
          <w:bCs/>
          <w:rtl/>
        </w:rPr>
        <w:t>תפלין איקרי נכסי,</w:t>
      </w:r>
      <w:r w:rsidRPr="0073641C">
        <w:rPr>
          <w:rtl/>
        </w:rPr>
        <w:t xml:space="preserve"> דתנן: המקדיש נכסיו - מעלין לו תפלין. </w:t>
      </w:r>
    </w:p>
    <w:p w14:paraId="0B4F8344" w14:textId="77777777" w:rsidR="00E133C0" w:rsidRPr="00E133C0" w:rsidRDefault="0073641C" w:rsidP="00E133C0">
      <w:pPr>
        <w:pStyle w:val="36"/>
        <w:framePr w:wrap="notBeside"/>
        <w:rPr>
          <w:rtl/>
        </w:rPr>
      </w:pPr>
      <w:r w:rsidRPr="00E133C0">
        <w:rPr>
          <w:rtl/>
        </w:rPr>
        <w:t xml:space="preserve">איבעיא להו: </w:t>
      </w:r>
    </w:p>
    <w:p w14:paraId="31A29D5D" w14:textId="046FC5AF" w:rsidR="00E133C0" w:rsidRDefault="0073641C" w:rsidP="0073641C">
      <w:pPr>
        <w:rPr>
          <w:rtl/>
        </w:rPr>
      </w:pPr>
      <w:r w:rsidRPr="00E133C0">
        <w:rPr>
          <w:b/>
          <w:bCs/>
          <w:rtl/>
        </w:rPr>
        <w:t>ספר תורה מאי?</w:t>
      </w:r>
      <w:r w:rsidRPr="0073641C">
        <w:rPr>
          <w:rtl/>
        </w:rPr>
        <w:t xml:space="preserve"> כיון </w:t>
      </w:r>
      <w:r w:rsidR="00E133C0">
        <w:rPr>
          <w:rFonts w:hint="cs"/>
          <w:rtl/>
        </w:rPr>
        <w:t xml:space="preserve">שאסור למוכרו </w:t>
      </w:r>
      <w:r w:rsidRPr="0073641C">
        <w:rPr>
          <w:rtl/>
        </w:rPr>
        <w:t xml:space="preserve">- לאו נכסי הוא, </w:t>
      </w:r>
      <w:r w:rsidR="00E133C0">
        <w:rPr>
          <w:rFonts w:hint="cs"/>
          <w:rtl/>
        </w:rPr>
        <w:t xml:space="preserve">או כיון שנמכר </w:t>
      </w:r>
      <w:r w:rsidRPr="0073641C">
        <w:rPr>
          <w:rtl/>
        </w:rPr>
        <w:t>ללמוד תורה ולישא אשה - נכסי הוא</w:t>
      </w:r>
      <w:r w:rsidR="00A845F1">
        <w:rPr>
          <w:rStyle w:val="aff1"/>
          <w:rtl/>
        </w:rPr>
        <w:footnoteReference w:id="190"/>
      </w:r>
      <w:r w:rsidRPr="0073641C">
        <w:rPr>
          <w:rtl/>
        </w:rPr>
        <w:t xml:space="preserve">? </w:t>
      </w:r>
      <w:r w:rsidRPr="00E133C0">
        <w:rPr>
          <w:b/>
          <w:bCs/>
          <w:rtl/>
        </w:rPr>
        <w:t>תיקו.</w:t>
      </w:r>
      <w:r w:rsidRPr="0073641C">
        <w:rPr>
          <w:rtl/>
        </w:rPr>
        <w:t xml:space="preserve"> </w:t>
      </w:r>
    </w:p>
    <w:p w14:paraId="419CFAE9" w14:textId="40A8B78E" w:rsidR="00A845F1" w:rsidRDefault="00A845F1" w:rsidP="00A845F1">
      <w:pPr>
        <w:pStyle w:val="aff9"/>
        <w:rPr>
          <w:rtl/>
        </w:rPr>
      </w:pPr>
      <w:r>
        <w:rPr>
          <w:rFonts w:hint="cs"/>
          <w:rtl/>
        </w:rPr>
        <w:t>***</w:t>
      </w:r>
    </w:p>
    <w:p w14:paraId="75B52856" w14:textId="77777777" w:rsidR="00E133C0" w:rsidRDefault="0073641C" w:rsidP="00A845F1">
      <w:pPr>
        <w:pStyle w:val="afffff"/>
        <w:spacing w:after="60" w:line="220" w:lineRule="exact"/>
        <w:rPr>
          <w:rtl/>
        </w:rPr>
      </w:pPr>
      <w:r w:rsidRPr="0073641C">
        <w:rPr>
          <w:rtl/>
        </w:rPr>
        <w:t xml:space="preserve">(סימן: זוטרא אימיה דעמרם מתרתי אחוותא רב טובי ורב דימי ורב יוסף) </w:t>
      </w:r>
    </w:p>
    <w:p w14:paraId="7AC24869" w14:textId="550385E2" w:rsidR="00E133C0" w:rsidRPr="00E133C0" w:rsidRDefault="00A845F1" w:rsidP="00E133C0">
      <w:pPr>
        <w:pStyle w:val="36"/>
        <w:framePr w:wrap="notBeside"/>
        <w:rPr>
          <w:rtl/>
        </w:rPr>
      </w:pPr>
      <w:r>
        <w:rPr>
          <w:rFonts w:hint="cs"/>
          <w:rtl/>
        </w:rPr>
        <w:t xml:space="preserve">א. </w:t>
      </w:r>
      <w:r w:rsidR="00E133C0" w:rsidRPr="00E133C0">
        <w:rPr>
          <w:rFonts w:hint="cs"/>
          <w:rtl/>
        </w:rPr>
        <w:t xml:space="preserve">אם דרזב''ט </w:t>
      </w:r>
    </w:p>
    <w:p w14:paraId="3C7B2F80" w14:textId="77777777" w:rsidR="00E133C0" w:rsidRDefault="00E133C0" w:rsidP="0073641C">
      <w:pPr>
        <w:rPr>
          <w:rtl/>
        </w:rPr>
      </w:pPr>
      <w:r>
        <w:rPr>
          <w:rFonts w:hint="cs"/>
          <w:rtl/>
        </w:rPr>
        <w:t>כתבה לנכסיה לרזב''ט</w:t>
      </w:r>
      <w:r w:rsidR="0073641C" w:rsidRPr="0073641C">
        <w:rPr>
          <w:rtl/>
        </w:rPr>
        <w:t xml:space="preserve">, </w:t>
      </w:r>
      <w:r>
        <w:rPr>
          <w:rFonts w:hint="cs"/>
          <w:rtl/>
        </w:rPr>
        <w:t>שרצתה להנשא לר''ז</w:t>
      </w:r>
      <w:r w:rsidR="0073641C" w:rsidRPr="0073641C">
        <w:rPr>
          <w:rtl/>
        </w:rPr>
        <w:t>,</w:t>
      </w:r>
      <w:r>
        <w:rPr>
          <w:rFonts w:hint="cs"/>
          <w:rtl/>
        </w:rPr>
        <w:t xml:space="preserve"> ונישאה </w:t>
      </w:r>
      <w:r w:rsidR="0073641C" w:rsidRPr="0073641C">
        <w:rPr>
          <w:rtl/>
        </w:rPr>
        <w:t xml:space="preserve">וגרשה; </w:t>
      </w:r>
    </w:p>
    <w:p w14:paraId="145D93C2" w14:textId="77777777" w:rsidR="00E133C0" w:rsidRPr="00E133C0" w:rsidRDefault="00E133C0" w:rsidP="00E133C0">
      <w:pPr>
        <w:pStyle w:val="36"/>
        <w:framePr w:wrap="notBeside"/>
        <w:rPr>
          <w:rtl/>
        </w:rPr>
      </w:pPr>
      <w:r w:rsidRPr="00E133C0">
        <w:rPr>
          <w:rFonts w:hint="cs"/>
          <w:rtl/>
        </w:rPr>
        <w:t>רבב''א</w:t>
      </w:r>
    </w:p>
    <w:p w14:paraId="60E33F14" w14:textId="23686BAC" w:rsidR="00E133C0" w:rsidRDefault="00E133C0" w:rsidP="0073641C">
      <w:pPr>
        <w:rPr>
          <w:rtl/>
        </w:rPr>
      </w:pPr>
      <w:r>
        <w:rPr>
          <w:rFonts w:hint="cs"/>
          <w:rtl/>
        </w:rPr>
        <w:t xml:space="preserve">כתבה משום הנישואין והרי נישאה </w:t>
      </w:r>
      <w:r w:rsidRPr="00E133C0">
        <w:rPr>
          <w:rStyle w:val="afffff0"/>
          <w:rFonts w:hint="cs"/>
          <w:rtl/>
        </w:rPr>
        <w:t>ולא תוכל לחזור בה מהמכירה</w:t>
      </w:r>
    </w:p>
    <w:p w14:paraId="0936FA11" w14:textId="77777777" w:rsidR="00E133C0" w:rsidRPr="00E133C0" w:rsidRDefault="00E133C0" w:rsidP="00E133C0">
      <w:pPr>
        <w:pStyle w:val="36"/>
        <w:framePr w:wrap="notBeside"/>
        <w:rPr>
          <w:rtl/>
        </w:rPr>
      </w:pPr>
      <w:r w:rsidRPr="00E133C0">
        <w:rPr>
          <w:rFonts w:hint="cs"/>
          <w:rtl/>
        </w:rPr>
        <w:t>רהבדר''י</w:t>
      </w:r>
      <w:r w:rsidR="0073641C" w:rsidRPr="00E133C0">
        <w:rPr>
          <w:rtl/>
        </w:rPr>
        <w:t>:</w:t>
      </w:r>
    </w:p>
    <w:p w14:paraId="29BD3E62" w14:textId="1061F519" w:rsidR="00E133C0" w:rsidRDefault="00E133C0" w:rsidP="0073641C">
      <w:pPr>
        <w:rPr>
          <w:rtl/>
        </w:rPr>
      </w:pPr>
      <w:r>
        <w:rPr>
          <w:rFonts w:hint="cs"/>
          <w:rtl/>
        </w:rPr>
        <w:t xml:space="preserve">משום שבאתם </w:t>
      </w:r>
      <w:r w:rsidR="0073641C" w:rsidRPr="0073641C">
        <w:rPr>
          <w:rtl/>
        </w:rPr>
        <w:t xml:space="preserve">ממולאי אמריתו מילי מולייתא? </w:t>
      </w:r>
      <w:r w:rsidRPr="00E133C0">
        <w:rPr>
          <w:rStyle w:val="afffff0"/>
          <w:rFonts w:hint="cs"/>
          <w:rtl/>
        </w:rPr>
        <w:t>אין ב</w:t>
      </w:r>
      <w:r>
        <w:rPr>
          <w:rStyle w:val="afffff0"/>
          <w:rFonts w:hint="cs"/>
          <w:rtl/>
        </w:rPr>
        <w:t>דבריכם</w:t>
      </w:r>
      <w:r w:rsidRPr="00E133C0">
        <w:rPr>
          <w:rStyle w:val="afffff0"/>
          <w:rFonts w:hint="cs"/>
          <w:rtl/>
        </w:rPr>
        <w:t xml:space="preserve"> ממש</w:t>
      </w:r>
      <w:r>
        <w:rPr>
          <w:rFonts w:hint="cs"/>
          <w:rtl/>
        </w:rPr>
        <w:t xml:space="preserve"> </w:t>
      </w:r>
    </w:p>
    <w:p w14:paraId="3F510179" w14:textId="08B07158" w:rsidR="00E133C0" w:rsidRDefault="00E133C0" w:rsidP="00A845F1">
      <w:pPr>
        <w:spacing w:after="60"/>
        <w:rPr>
          <w:rtl/>
        </w:rPr>
      </w:pPr>
      <w:r w:rsidRPr="00E133C0">
        <w:rPr>
          <w:rStyle w:val="affffe"/>
          <w:rFonts w:hint="cs"/>
          <w:rtl/>
        </w:rPr>
        <w:t>אפי' למ''ד מברחת</w:t>
      </w:r>
      <w:r>
        <w:rPr>
          <w:rFonts w:hint="cs"/>
          <w:rtl/>
        </w:rPr>
        <w:t xml:space="preserve"> ה''מ </w:t>
      </w:r>
      <w:r w:rsidR="0027314A">
        <w:rPr>
          <w:rFonts w:hint="cs"/>
          <w:rtl/>
        </w:rPr>
        <w:t>כשלא גילתה דעתה</w:t>
      </w:r>
      <w:r w:rsidR="0073641C" w:rsidRPr="0073641C">
        <w:rPr>
          <w:rtl/>
        </w:rPr>
        <w:t xml:space="preserve">, אבל </w:t>
      </w:r>
      <w:r w:rsidR="0027314A">
        <w:rPr>
          <w:rFonts w:hint="cs"/>
          <w:rtl/>
        </w:rPr>
        <w:t xml:space="preserve">כאן </w:t>
      </w:r>
      <w:r>
        <w:rPr>
          <w:rFonts w:hint="cs"/>
          <w:rtl/>
        </w:rPr>
        <w:t>גילתה דעתה דמשום נישואין הו</w:t>
      </w:r>
      <w:r w:rsidR="0027314A">
        <w:rPr>
          <w:rFonts w:hint="cs"/>
          <w:rtl/>
        </w:rPr>
        <w:t>א</w:t>
      </w:r>
      <w:r w:rsidR="0073641C" w:rsidRPr="0073641C">
        <w:rPr>
          <w:rtl/>
        </w:rPr>
        <w:t xml:space="preserve">, והא </w:t>
      </w:r>
      <w:r>
        <w:rPr>
          <w:rFonts w:hint="cs"/>
          <w:rtl/>
        </w:rPr>
        <w:t>נישאה וגירשה</w:t>
      </w:r>
      <w:r w:rsidR="0073641C" w:rsidRPr="0073641C">
        <w:rPr>
          <w:rtl/>
        </w:rPr>
        <w:t xml:space="preserve">. </w:t>
      </w:r>
    </w:p>
    <w:p w14:paraId="2C0D6A2A" w14:textId="0EFC1EE3" w:rsidR="00E133C0" w:rsidRPr="00E133C0" w:rsidRDefault="00A845F1" w:rsidP="00E133C0">
      <w:pPr>
        <w:pStyle w:val="36"/>
        <w:framePr w:wrap="notBeside"/>
        <w:rPr>
          <w:rtl/>
        </w:rPr>
      </w:pPr>
      <w:r>
        <w:rPr>
          <w:rFonts w:hint="cs"/>
          <w:rtl/>
        </w:rPr>
        <w:t xml:space="preserve">ב. </w:t>
      </w:r>
      <w:r w:rsidR="00E133C0" w:rsidRPr="00E133C0">
        <w:rPr>
          <w:rFonts w:hint="cs"/>
          <w:rtl/>
        </w:rPr>
        <w:t>אמו דרב''ח</w:t>
      </w:r>
    </w:p>
    <w:p w14:paraId="5FC9493C" w14:textId="77777777" w:rsidR="00E133C0" w:rsidRDefault="00E133C0" w:rsidP="0073641C">
      <w:pPr>
        <w:rPr>
          <w:rtl/>
        </w:rPr>
      </w:pPr>
      <w:r>
        <w:rPr>
          <w:rFonts w:hint="cs"/>
          <w:rtl/>
        </w:rPr>
        <w:t xml:space="preserve">בערב כתבה </w:t>
      </w:r>
      <w:r w:rsidR="0073641C" w:rsidRPr="0073641C">
        <w:rPr>
          <w:rtl/>
        </w:rPr>
        <w:t xml:space="preserve">לנכסה </w:t>
      </w:r>
      <w:r>
        <w:rPr>
          <w:rFonts w:hint="cs"/>
          <w:rtl/>
        </w:rPr>
        <w:t>לרב''ח</w:t>
      </w:r>
      <w:r w:rsidR="0073641C" w:rsidRPr="0073641C">
        <w:rPr>
          <w:rtl/>
        </w:rPr>
        <w:t>,</w:t>
      </w:r>
      <w:r>
        <w:rPr>
          <w:rFonts w:hint="cs"/>
          <w:rtl/>
        </w:rPr>
        <w:t xml:space="preserve"> בבוקר כתבתם לרעב''ח </w:t>
      </w:r>
    </w:p>
    <w:p w14:paraId="13B9EBC7" w14:textId="77777777" w:rsidR="00E133C0" w:rsidRPr="00E133C0" w:rsidRDefault="00E133C0" w:rsidP="00E133C0">
      <w:pPr>
        <w:pStyle w:val="36"/>
        <w:framePr w:wrap="notBeside"/>
        <w:rPr>
          <w:rtl/>
        </w:rPr>
      </w:pPr>
      <w:r w:rsidRPr="00E133C0">
        <w:rPr>
          <w:rFonts w:hint="cs"/>
          <w:rtl/>
        </w:rPr>
        <w:t>ר''ש</w:t>
      </w:r>
    </w:p>
    <w:p w14:paraId="27441D22" w14:textId="40C726FE" w:rsidR="00E133C0" w:rsidRDefault="00E133C0" w:rsidP="00E133C0">
      <w:pPr>
        <w:rPr>
          <w:rtl/>
        </w:rPr>
      </w:pPr>
      <w:r>
        <w:rPr>
          <w:rFonts w:hint="cs"/>
          <w:rtl/>
        </w:rPr>
        <w:t xml:space="preserve">העמיד לרב''ח </w:t>
      </w:r>
      <w:r w:rsidR="0073641C" w:rsidRPr="0073641C">
        <w:rPr>
          <w:rtl/>
        </w:rPr>
        <w:t>בנכסי</w:t>
      </w:r>
      <w:r w:rsidR="0027314A">
        <w:rPr>
          <w:rFonts w:hint="cs"/>
          <w:rtl/>
        </w:rPr>
        <w:t>,</w:t>
      </w:r>
      <w:r w:rsidR="0073641C" w:rsidRPr="0073641C">
        <w:rPr>
          <w:rtl/>
        </w:rPr>
        <w:t xml:space="preserve"> </w:t>
      </w:r>
      <w:r w:rsidRPr="00E133C0">
        <w:rPr>
          <w:rStyle w:val="affffe"/>
          <w:rFonts w:hint="cs"/>
          <w:rtl/>
        </w:rPr>
        <w:t>ור''נ</w:t>
      </w:r>
      <w:r w:rsidR="0027314A">
        <w:rPr>
          <w:rStyle w:val="affffe"/>
          <w:rFonts w:hint="cs"/>
          <w:rtl/>
        </w:rPr>
        <w:t>:</w:t>
      </w:r>
      <w:r>
        <w:rPr>
          <w:rFonts w:hint="cs"/>
          <w:rtl/>
        </w:rPr>
        <w:t xml:space="preserve"> העמיד לרעב''ח בכנסים </w:t>
      </w:r>
      <w:r w:rsidRPr="00E133C0">
        <w:rPr>
          <w:rStyle w:val="affffe"/>
          <w:rFonts w:hint="cs"/>
          <w:rtl/>
        </w:rPr>
        <w:t>שאל ר''ש לר</w:t>
      </w:r>
      <w:r w:rsidR="0027314A">
        <w:rPr>
          <w:rStyle w:val="affffe"/>
          <w:rFonts w:hint="cs"/>
          <w:rtl/>
        </w:rPr>
        <w:t>'</w:t>
      </w:r>
      <w:r w:rsidRPr="00E133C0">
        <w:rPr>
          <w:rStyle w:val="affffe"/>
          <w:rFonts w:hint="cs"/>
          <w:rtl/>
        </w:rPr>
        <w:t>'נ</w:t>
      </w:r>
      <w:r w:rsidR="0027314A">
        <w:rPr>
          <w:rStyle w:val="affffe"/>
          <w:rFonts w:hint="cs"/>
          <w:rtl/>
        </w:rPr>
        <w:t>:</w:t>
      </w:r>
      <w:r>
        <w:rPr>
          <w:rFonts w:hint="cs"/>
          <w:rtl/>
        </w:rPr>
        <w:t xml:space="preserve"> </w:t>
      </w:r>
      <w:r w:rsidRPr="00E133C0">
        <w:rPr>
          <w:rStyle w:val="afffff0"/>
          <w:rFonts w:hint="cs"/>
          <w:rtl/>
        </w:rPr>
        <w:t>מפני מה העמיד לרעב''ח</w:t>
      </w:r>
      <w:r>
        <w:rPr>
          <w:rFonts w:hint="cs"/>
          <w:rtl/>
        </w:rPr>
        <w:t xml:space="preserve"> אי </w:t>
      </w:r>
      <w:r w:rsidR="0073641C" w:rsidRPr="0073641C">
        <w:rPr>
          <w:rtl/>
        </w:rPr>
        <w:t xml:space="preserve">משום </w:t>
      </w:r>
      <w:r>
        <w:rPr>
          <w:rFonts w:hint="cs"/>
          <w:rtl/>
        </w:rPr>
        <w:t xml:space="preserve">שחזרה בה והרי נפטרה! </w:t>
      </w:r>
    </w:p>
    <w:p w14:paraId="795FFBFA" w14:textId="77777777" w:rsidR="00E133C0" w:rsidRPr="00E133C0" w:rsidRDefault="00E133C0" w:rsidP="00E133C0">
      <w:pPr>
        <w:pStyle w:val="36"/>
        <w:framePr w:wrap="notBeside"/>
        <w:rPr>
          <w:rtl/>
        </w:rPr>
      </w:pPr>
      <w:r w:rsidRPr="00E133C0">
        <w:rPr>
          <w:rFonts w:hint="cs"/>
          <w:rtl/>
        </w:rPr>
        <w:t>א''ל משמואל</w:t>
      </w:r>
    </w:p>
    <w:p w14:paraId="02B2E897" w14:textId="3D83C978" w:rsidR="00A845F1" w:rsidRDefault="0073641C" w:rsidP="00A845F1">
      <w:pPr>
        <w:spacing w:after="60"/>
        <w:rPr>
          <w:rtl/>
        </w:rPr>
      </w:pPr>
      <w:r w:rsidRPr="0073641C">
        <w:rPr>
          <w:rtl/>
        </w:rPr>
        <w:t>כל שאילו עמד חוזר, חוזר במתנתו.</w:t>
      </w:r>
      <w:r w:rsidR="00A845F1">
        <w:rPr>
          <w:rFonts w:hint="cs"/>
          <w:rtl/>
        </w:rPr>
        <w:t xml:space="preserve"> ובפירוש אמר דאף לאחר </w:t>
      </w:r>
    </w:p>
    <w:p w14:paraId="64538B5E" w14:textId="6890650E" w:rsidR="00A845F1" w:rsidRPr="00A845F1" w:rsidRDefault="00A845F1" w:rsidP="00A845F1">
      <w:pPr>
        <w:pStyle w:val="36"/>
        <w:framePr w:wrap="notBeside"/>
        <w:rPr>
          <w:rtl/>
        </w:rPr>
      </w:pPr>
      <w:r>
        <w:rPr>
          <w:rFonts w:hint="cs"/>
          <w:rtl/>
        </w:rPr>
        <w:t xml:space="preserve">ג. </w:t>
      </w:r>
      <w:r w:rsidRPr="00A845F1">
        <w:rPr>
          <w:rFonts w:hint="cs"/>
          <w:rtl/>
        </w:rPr>
        <w:t>אמו דר''ע חסידא</w:t>
      </w:r>
    </w:p>
    <w:p w14:paraId="4FB4FF99" w14:textId="48BF6A9A" w:rsidR="00A845F1" w:rsidRDefault="00A845F1" w:rsidP="00E133C0">
      <w:pPr>
        <w:rPr>
          <w:rStyle w:val="affffe"/>
          <w:rtl/>
        </w:rPr>
      </w:pPr>
      <w:r>
        <w:rPr>
          <w:rFonts w:hint="cs"/>
          <w:rtl/>
        </w:rPr>
        <w:t>היה</w:t>
      </w:r>
      <w:r w:rsidR="0073641C" w:rsidRPr="0073641C">
        <w:rPr>
          <w:rtl/>
        </w:rPr>
        <w:t xml:space="preserve"> לה </w:t>
      </w:r>
      <w:r>
        <w:rPr>
          <w:rFonts w:hint="cs"/>
          <w:rtl/>
        </w:rPr>
        <w:t>חבילת שטרות</w:t>
      </w:r>
      <w:r w:rsidR="0073641C" w:rsidRPr="0073641C">
        <w:rPr>
          <w:rtl/>
        </w:rPr>
        <w:t xml:space="preserve">, </w:t>
      </w:r>
      <w:r>
        <w:rPr>
          <w:rFonts w:hint="cs"/>
          <w:rtl/>
        </w:rPr>
        <w:t xml:space="preserve">קודם שנפטרה </w:t>
      </w:r>
      <w:r w:rsidRPr="00A845F1">
        <w:rPr>
          <w:rStyle w:val="affffe"/>
          <w:rFonts w:hint="cs"/>
          <w:rtl/>
        </w:rPr>
        <w:t>אמרה</w:t>
      </w:r>
      <w:r w:rsidR="0073641C" w:rsidRPr="00A845F1">
        <w:rPr>
          <w:rStyle w:val="affffe"/>
          <w:rtl/>
        </w:rPr>
        <w:t>:</w:t>
      </w:r>
      <w:r w:rsidR="0073641C" w:rsidRPr="0073641C">
        <w:rPr>
          <w:rtl/>
        </w:rPr>
        <w:t xml:space="preserve"> </w:t>
      </w:r>
      <w:r>
        <w:rPr>
          <w:rFonts w:hint="cs"/>
          <w:rtl/>
        </w:rPr>
        <w:t>שיהא</w:t>
      </w:r>
      <w:r w:rsidR="0073641C" w:rsidRPr="0073641C">
        <w:rPr>
          <w:rtl/>
        </w:rPr>
        <w:t xml:space="preserve"> לעמרם ב</w:t>
      </w:r>
      <w:r>
        <w:rPr>
          <w:rFonts w:hint="cs"/>
          <w:rtl/>
        </w:rPr>
        <w:t>נ</w:t>
      </w:r>
      <w:r w:rsidR="0073641C" w:rsidRPr="0073641C">
        <w:rPr>
          <w:rtl/>
        </w:rPr>
        <w:t>י</w:t>
      </w:r>
    </w:p>
    <w:p w14:paraId="54DF2E19" w14:textId="385E3A7D" w:rsidR="00A845F1" w:rsidRDefault="00A845F1" w:rsidP="00A845F1">
      <w:pPr>
        <w:spacing w:after="60"/>
        <w:rPr>
          <w:rtl/>
        </w:rPr>
      </w:pPr>
      <w:r>
        <w:rPr>
          <w:rStyle w:val="affffe"/>
          <w:rFonts w:hint="cs"/>
          <w:rtl/>
        </w:rPr>
        <w:t xml:space="preserve">התלונן </w:t>
      </w:r>
      <w:r w:rsidRPr="00A845F1">
        <w:rPr>
          <w:rStyle w:val="affffe"/>
          <w:rFonts w:hint="cs"/>
          <w:rtl/>
        </w:rPr>
        <w:t>אחיה לר''נ</w:t>
      </w:r>
      <w:r w:rsidR="0073641C" w:rsidRPr="00A845F1">
        <w:rPr>
          <w:rStyle w:val="affffe"/>
          <w:rtl/>
        </w:rPr>
        <w:t>:</w:t>
      </w:r>
      <w:r w:rsidR="0073641C" w:rsidRPr="0073641C">
        <w:rPr>
          <w:rtl/>
        </w:rPr>
        <w:t xml:space="preserve"> והא לא משך! </w:t>
      </w:r>
      <w:r w:rsidRPr="00A845F1">
        <w:rPr>
          <w:rStyle w:val="affffe"/>
          <w:rFonts w:hint="cs"/>
          <w:rtl/>
        </w:rPr>
        <w:t>א'ל</w:t>
      </w:r>
      <w:r w:rsidR="0073641C" w:rsidRPr="00A845F1">
        <w:rPr>
          <w:rStyle w:val="affffe"/>
          <w:rtl/>
        </w:rPr>
        <w:t>:</w:t>
      </w:r>
      <w:r w:rsidR="0073641C" w:rsidRPr="0073641C">
        <w:rPr>
          <w:rtl/>
        </w:rPr>
        <w:t xml:space="preserve"> דברי </w:t>
      </w:r>
      <w:r w:rsidR="0027314A">
        <w:rPr>
          <w:rFonts w:hint="cs"/>
          <w:rtl/>
        </w:rPr>
        <w:t xml:space="preserve">שכיב מרע </w:t>
      </w:r>
      <w:r w:rsidR="0073641C" w:rsidRPr="0073641C">
        <w:rPr>
          <w:rtl/>
        </w:rPr>
        <w:t xml:space="preserve">ככתובין וכמסורין דמו. </w:t>
      </w:r>
    </w:p>
    <w:p w14:paraId="60042B05" w14:textId="21964111" w:rsidR="00A845F1" w:rsidRPr="00A845F1" w:rsidRDefault="00A845F1" w:rsidP="00A845F1">
      <w:pPr>
        <w:pStyle w:val="36"/>
        <w:framePr w:wrap="notBeside"/>
        <w:rPr>
          <w:rtl/>
        </w:rPr>
      </w:pPr>
      <w:r>
        <w:rPr>
          <w:rFonts w:hint="cs"/>
          <w:rtl/>
        </w:rPr>
        <w:t xml:space="preserve">ד. </w:t>
      </w:r>
      <w:r w:rsidRPr="00A845F1">
        <w:rPr>
          <w:rFonts w:hint="cs"/>
          <w:rtl/>
        </w:rPr>
        <w:t>אחות דרטבר''מ</w:t>
      </w:r>
      <w:r w:rsidR="0027314A">
        <w:rPr>
          <w:rFonts w:hint="cs"/>
          <w:rtl/>
        </w:rPr>
        <w:t>:</w:t>
      </w:r>
    </w:p>
    <w:p w14:paraId="3396BE8B" w14:textId="0B381619" w:rsidR="00A845F1" w:rsidRDefault="00A845F1" w:rsidP="00E133C0">
      <w:pPr>
        <w:rPr>
          <w:rtl/>
        </w:rPr>
      </w:pPr>
      <w:r>
        <w:rPr>
          <w:rFonts w:hint="cs"/>
          <w:rtl/>
        </w:rPr>
        <w:t xml:space="preserve">כתבה לו </w:t>
      </w:r>
      <w:r w:rsidR="0073641C" w:rsidRPr="0073641C">
        <w:rPr>
          <w:rtl/>
        </w:rPr>
        <w:t>נכס</w:t>
      </w:r>
      <w:r w:rsidR="0027314A">
        <w:rPr>
          <w:rFonts w:hint="cs"/>
          <w:rtl/>
        </w:rPr>
        <w:t>י</w:t>
      </w:r>
      <w:r w:rsidR="0073641C" w:rsidRPr="0073641C">
        <w:rPr>
          <w:rtl/>
        </w:rPr>
        <w:t xml:space="preserve">ה </w:t>
      </w:r>
      <w:r>
        <w:rPr>
          <w:rFonts w:hint="cs"/>
          <w:rtl/>
        </w:rPr>
        <w:t>בבוקר</w:t>
      </w:r>
      <w:r w:rsidR="0073641C" w:rsidRPr="0073641C">
        <w:rPr>
          <w:rtl/>
        </w:rPr>
        <w:t xml:space="preserve">, </w:t>
      </w:r>
      <w:r>
        <w:rPr>
          <w:rFonts w:hint="cs"/>
          <w:rtl/>
        </w:rPr>
        <w:t xml:space="preserve">ובבוקר בא ראבר''מ [אחיו] </w:t>
      </w:r>
      <w:r w:rsidR="0073641C" w:rsidRPr="0073641C">
        <w:rPr>
          <w:rtl/>
        </w:rPr>
        <w:t xml:space="preserve">בכה לה, </w:t>
      </w:r>
      <w:r>
        <w:rPr>
          <w:rFonts w:hint="cs"/>
          <w:rtl/>
        </w:rPr>
        <w:t xml:space="preserve">אמר לה עכשיו יגידו שהוא ת''ח ואני לא.  כתבה לו, </w:t>
      </w:r>
    </w:p>
    <w:p w14:paraId="761F7EF2" w14:textId="77777777" w:rsidR="00A845F1" w:rsidRPr="00A845F1" w:rsidRDefault="00A845F1" w:rsidP="00A845F1">
      <w:pPr>
        <w:pStyle w:val="36"/>
        <w:framePr w:wrap="notBeside"/>
        <w:rPr>
          <w:rtl/>
        </w:rPr>
      </w:pPr>
      <w:r w:rsidRPr="00A845F1">
        <w:rPr>
          <w:rFonts w:hint="cs"/>
          <w:rtl/>
        </w:rPr>
        <w:t>פסק ר''נ משמואל</w:t>
      </w:r>
    </w:p>
    <w:p w14:paraId="124E6ECF" w14:textId="77777777" w:rsidR="00A845F1" w:rsidRDefault="0073641C" w:rsidP="00A845F1">
      <w:pPr>
        <w:spacing w:after="60"/>
        <w:rPr>
          <w:rtl/>
        </w:rPr>
      </w:pPr>
      <w:r w:rsidRPr="0073641C">
        <w:rPr>
          <w:rtl/>
        </w:rPr>
        <w:t xml:space="preserve">כל שאילו עמד חוזר, חוזר במתנתו. </w:t>
      </w:r>
    </w:p>
    <w:p w14:paraId="116B7DC2" w14:textId="1A47C368" w:rsidR="00A845F1" w:rsidRPr="00A845F1" w:rsidRDefault="00A845F1" w:rsidP="00A845F1">
      <w:pPr>
        <w:pStyle w:val="36"/>
        <w:framePr w:wrap="notBeside"/>
        <w:rPr>
          <w:rtl/>
        </w:rPr>
      </w:pPr>
      <w:r>
        <w:rPr>
          <w:rFonts w:hint="cs"/>
          <w:rtl/>
        </w:rPr>
        <w:t xml:space="preserve">ה. </w:t>
      </w:r>
      <w:r w:rsidRPr="00A845F1">
        <w:rPr>
          <w:rFonts w:hint="cs"/>
          <w:rtl/>
        </w:rPr>
        <w:t>אחות דרדב'י</w:t>
      </w:r>
    </w:p>
    <w:p w14:paraId="4A998D92" w14:textId="53E37FCA" w:rsidR="0073641C" w:rsidRPr="0073641C" w:rsidRDefault="00A845F1" w:rsidP="00A845F1">
      <w:pPr>
        <w:rPr>
          <w:rtl/>
        </w:rPr>
      </w:pPr>
      <w:r>
        <w:rPr>
          <w:rFonts w:hint="cs"/>
          <w:rtl/>
        </w:rPr>
        <w:t>כל פעם שחלתה הקנתה לו</w:t>
      </w:r>
      <w:r w:rsidR="00AF6DF8">
        <w:rPr>
          <w:rFonts w:hint="cs"/>
          <w:rtl/>
        </w:rPr>
        <w:t xml:space="preserve"> חלקת פרדס,</w:t>
      </w:r>
      <w:r>
        <w:rPr>
          <w:rFonts w:hint="cs"/>
          <w:rtl/>
        </w:rPr>
        <w:t xml:space="preserve"> וכשהבריאה חזרה בה. </w:t>
      </w:r>
    </w:p>
    <w:p w14:paraId="4C6A16CB" w14:textId="09DD5D62" w:rsidR="0073641C" w:rsidRPr="0073641C" w:rsidRDefault="0073641C" w:rsidP="00AF6DF8">
      <w:pPr>
        <w:pStyle w:val="affe"/>
        <w:framePr w:wrap="around"/>
        <w:rPr>
          <w:rtl/>
        </w:rPr>
      </w:pPr>
      <w:r w:rsidRPr="0073641C">
        <w:rPr>
          <w:rFonts w:hint="cs"/>
          <w:rtl/>
        </w:rPr>
        <w:t>קנא:</w:t>
      </w:r>
    </w:p>
    <w:p w14:paraId="1A6E9F1B" w14:textId="7F0E1255" w:rsidR="00A845F1" w:rsidRDefault="00A845F1" w:rsidP="0073641C">
      <w:pPr>
        <w:rPr>
          <w:rtl/>
        </w:rPr>
      </w:pPr>
      <w:r>
        <w:rPr>
          <w:rFonts w:hint="cs"/>
          <w:rtl/>
        </w:rPr>
        <w:t>פעם אחת כשחלתה שוב שלחה לו שיבוא ויקנה ואמר איני רוצה, אמרה לו תבוא תקנה איך שתרצה הלך וקנה ממנה ושייר לה מעט, כדי שהקנין יחול, וכשהבריאה באה לר''נ וזימנו ולא בא משום שעשה קנין ושייר</w:t>
      </w:r>
      <w:r w:rsidR="0073641C" w:rsidRPr="0073641C">
        <w:rPr>
          <w:rtl/>
        </w:rPr>
        <w:t xml:space="preserve">, </w:t>
      </w:r>
      <w:r w:rsidRPr="00AF6DF8">
        <w:rPr>
          <w:rStyle w:val="affffe"/>
          <w:rFonts w:hint="cs"/>
          <w:rtl/>
        </w:rPr>
        <w:t>שלח לו</w:t>
      </w:r>
      <w:r>
        <w:rPr>
          <w:rFonts w:hint="cs"/>
          <w:rtl/>
        </w:rPr>
        <w:t xml:space="preserve"> אי אינך מגיע אכך בקוץ שאינו מוציא דם [נידוי]</w:t>
      </w:r>
      <w:r w:rsidR="00AF6DF8">
        <w:rPr>
          <w:rFonts w:hint="cs"/>
          <w:rtl/>
        </w:rPr>
        <w:t>,</w:t>
      </w:r>
      <w:r>
        <w:rPr>
          <w:rFonts w:hint="cs"/>
          <w:rtl/>
        </w:rPr>
        <w:t xml:space="preserve"> </w:t>
      </w:r>
      <w:r w:rsidRPr="00AF6DF8">
        <w:rPr>
          <w:rStyle w:val="affffe"/>
          <w:rFonts w:hint="cs"/>
          <w:rtl/>
        </w:rPr>
        <w:t>שאל לעדים</w:t>
      </w:r>
      <w:r>
        <w:rPr>
          <w:rFonts w:hint="cs"/>
          <w:rtl/>
        </w:rPr>
        <w:t xml:space="preserve"> איך היה המעשה </w:t>
      </w:r>
      <w:r w:rsidRPr="00AF6DF8">
        <w:rPr>
          <w:rStyle w:val="affffe"/>
          <w:rFonts w:hint="cs"/>
          <w:rtl/>
        </w:rPr>
        <w:t>אמרו</w:t>
      </w:r>
      <w:r>
        <w:rPr>
          <w:rFonts w:hint="cs"/>
          <w:rtl/>
        </w:rPr>
        <w:t xml:space="preserve"> שאמרה ווי שמתה אותה אשה [עצמה], </w:t>
      </w:r>
    </w:p>
    <w:p w14:paraId="5F39F865" w14:textId="69544048" w:rsidR="00A845F1" w:rsidRDefault="00A845F1" w:rsidP="00A845F1">
      <w:pPr>
        <w:rPr>
          <w:rtl/>
        </w:rPr>
      </w:pPr>
      <w:r w:rsidRPr="00A845F1">
        <w:rPr>
          <w:rStyle w:val="affffe"/>
          <w:rFonts w:hint="cs"/>
          <w:rtl/>
        </w:rPr>
        <w:t xml:space="preserve">אמר </w:t>
      </w:r>
      <w:r w:rsidR="0073641C" w:rsidRPr="00A845F1">
        <w:rPr>
          <w:rStyle w:val="affffe"/>
          <w:rtl/>
        </w:rPr>
        <w:t>להו:</w:t>
      </w:r>
      <w:r w:rsidR="0073641C" w:rsidRPr="0073641C">
        <w:rPr>
          <w:rtl/>
        </w:rPr>
        <w:t xml:space="preserve"> א"כ הוה מצוה מחמת מיתה, </w:t>
      </w:r>
      <w:r>
        <w:rPr>
          <w:rFonts w:hint="cs"/>
          <w:rtl/>
        </w:rPr>
        <w:t xml:space="preserve">שיכול לחזור </w:t>
      </w:r>
    </w:p>
    <w:p w14:paraId="3ABBD301" w14:textId="75380787" w:rsidR="00A845F1" w:rsidRDefault="0073641C" w:rsidP="00A845F1">
      <w:pPr>
        <w:pStyle w:val="affff9"/>
        <w:rPr>
          <w:rtl/>
        </w:rPr>
      </w:pPr>
      <w:r w:rsidRPr="0073641C">
        <w:rPr>
          <w:rtl/>
        </w:rPr>
        <w:t>מתנת שכיב מרע במקצת</w:t>
      </w:r>
    </w:p>
    <w:p w14:paraId="27AAFFF9" w14:textId="77777777" w:rsidR="00A845F1" w:rsidRPr="00A845F1" w:rsidRDefault="00A845F1" w:rsidP="00A845F1">
      <w:pPr>
        <w:pStyle w:val="36"/>
        <w:framePr w:wrap="notBeside"/>
        <w:rPr>
          <w:rtl/>
        </w:rPr>
      </w:pPr>
      <w:r w:rsidRPr="00A845F1">
        <w:rPr>
          <w:rFonts w:hint="cs"/>
          <w:rtl/>
        </w:rPr>
        <w:t>מר''נ</w:t>
      </w:r>
      <w:r w:rsidR="0073641C" w:rsidRPr="00A845F1">
        <w:rPr>
          <w:rtl/>
        </w:rPr>
        <w:t>:</w:t>
      </w:r>
    </w:p>
    <w:p w14:paraId="73B043E0" w14:textId="77777777" w:rsidR="00A4220D" w:rsidRDefault="0073641C" w:rsidP="0073641C">
      <w:pPr>
        <w:rPr>
          <w:rtl/>
        </w:rPr>
      </w:pPr>
      <w:r w:rsidRPr="0073641C">
        <w:rPr>
          <w:rtl/>
        </w:rPr>
        <w:t xml:space="preserve">הרי היא כמתנת בריא - שאם עמד אינו חוזר, </w:t>
      </w:r>
    </w:p>
    <w:p w14:paraId="32664B65" w14:textId="26750E3F" w:rsidR="00A845F1" w:rsidRDefault="0073641C" w:rsidP="0073641C">
      <w:pPr>
        <w:rPr>
          <w:rtl/>
        </w:rPr>
      </w:pPr>
      <w:r w:rsidRPr="0073641C">
        <w:rPr>
          <w:rtl/>
        </w:rPr>
        <w:t xml:space="preserve">והרי היא כמתנת שכיב מרע - דלא בעיא קנין. </w:t>
      </w:r>
    </w:p>
    <w:p w14:paraId="3D061B15" w14:textId="77777777" w:rsidR="00A845F1" w:rsidRPr="00A845F1" w:rsidRDefault="00A845F1" w:rsidP="00A845F1">
      <w:pPr>
        <w:pStyle w:val="36"/>
        <w:framePr w:wrap="notBeside"/>
        <w:rPr>
          <w:rtl/>
        </w:rPr>
      </w:pPr>
      <w:r w:rsidRPr="00A845F1">
        <w:rPr>
          <w:rFonts w:hint="cs"/>
          <w:rtl/>
        </w:rPr>
        <w:t>א''ל   רבא</w:t>
      </w:r>
    </w:p>
    <w:p w14:paraId="118EC8D9" w14:textId="6473841D" w:rsidR="00A845F1" w:rsidRDefault="00A845F1" w:rsidP="0073641C">
      <w:pPr>
        <w:rPr>
          <w:rtl/>
        </w:rPr>
      </w:pPr>
      <w:r w:rsidRPr="00A845F1">
        <w:rPr>
          <w:rStyle w:val="affffe"/>
          <w:rFonts w:hint="cs"/>
          <w:rtl/>
        </w:rPr>
        <w:t>כבר הזהרתיכם</w:t>
      </w:r>
      <w:r w:rsidR="0073641C" w:rsidRPr="00A845F1">
        <w:rPr>
          <w:rStyle w:val="affffe"/>
          <w:rtl/>
        </w:rPr>
        <w:t xml:space="preserve">: לא תיתלו בוקי סריקי </w:t>
      </w:r>
      <w:r w:rsidRPr="00A845F1">
        <w:rPr>
          <w:rStyle w:val="affffe"/>
          <w:rFonts w:hint="cs"/>
          <w:rtl/>
        </w:rPr>
        <w:t>בר''נ</w:t>
      </w:r>
      <w:r w:rsidR="0073641C" w:rsidRPr="00A845F1">
        <w:rPr>
          <w:rStyle w:val="affffe"/>
          <w:rtl/>
        </w:rPr>
        <w:t xml:space="preserve"> </w:t>
      </w:r>
      <w:r w:rsidRPr="00A845F1">
        <w:rPr>
          <w:rStyle w:val="affffe"/>
          <w:rFonts w:hint="cs"/>
          <w:rtl/>
        </w:rPr>
        <w:t>שאמר:</w:t>
      </w:r>
      <w:r>
        <w:rPr>
          <w:rFonts w:hint="cs"/>
          <w:rtl/>
        </w:rPr>
        <w:t xml:space="preserve"> </w:t>
      </w:r>
      <w:r w:rsidR="0073641C" w:rsidRPr="0073641C">
        <w:rPr>
          <w:rtl/>
        </w:rPr>
        <w:t xml:space="preserve">הרי היא כמתנת בריא ובעי קנין. </w:t>
      </w:r>
    </w:p>
    <w:p w14:paraId="0429C6FC" w14:textId="5215D5C0" w:rsidR="00A845F1" w:rsidRPr="00A845F1" w:rsidRDefault="00A4220D" w:rsidP="00A845F1">
      <w:pPr>
        <w:pStyle w:val="36"/>
        <w:framePr w:wrap="notBeside"/>
        <w:rPr>
          <w:rtl/>
        </w:rPr>
      </w:pPr>
      <w:r>
        <w:rPr>
          <w:rFonts w:hint="cs"/>
          <w:rtl/>
        </w:rPr>
        <w:lastRenderedPageBreak/>
        <w:t xml:space="preserve">א. </w:t>
      </w:r>
      <w:r w:rsidR="0073641C" w:rsidRPr="00A845F1">
        <w:rPr>
          <w:rtl/>
        </w:rPr>
        <w:t xml:space="preserve">רבא </w:t>
      </w:r>
      <w:r>
        <w:rPr>
          <w:rFonts w:hint="cs"/>
          <w:rtl/>
        </w:rPr>
        <w:t>לר''נ</w:t>
      </w:r>
      <w:r w:rsidR="0073641C" w:rsidRPr="00A845F1">
        <w:rPr>
          <w:rtl/>
        </w:rPr>
        <w:t>:</w:t>
      </w:r>
    </w:p>
    <w:p w14:paraId="07DB3EB5" w14:textId="18605AB1" w:rsidR="00A845F1" w:rsidRDefault="0073641C" w:rsidP="00A845F1">
      <w:pPr>
        <w:rPr>
          <w:rtl/>
        </w:rPr>
      </w:pPr>
      <w:r w:rsidRPr="0073641C">
        <w:rPr>
          <w:rtl/>
        </w:rPr>
        <w:t xml:space="preserve">שייר קרקע כל שהוא מתנתו קיימת; מאי לאו דלא קנו מיניה! לא, דקנו מיניה. </w:t>
      </w:r>
      <w:r w:rsidR="00A845F1" w:rsidRPr="00A845F1">
        <w:rPr>
          <w:rStyle w:val="affffe"/>
          <w:rFonts w:hint="cs"/>
          <w:rtl/>
        </w:rPr>
        <w:t>א''כ סיפא</w:t>
      </w:r>
      <w:r w:rsidRPr="00A845F1">
        <w:rPr>
          <w:rStyle w:val="affffe"/>
          <w:rtl/>
        </w:rPr>
        <w:t>:</w:t>
      </w:r>
      <w:r w:rsidRPr="0073641C">
        <w:rPr>
          <w:rtl/>
        </w:rPr>
        <w:t xml:space="preserve"> לא שייר קרקע כל שהוא אין מתנתו קיימת; </w:t>
      </w:r>
    </w:p>
    <w:p w14:paraId="78C1ACC7" w14:textId="7F8AB8AA" w:rsidR="00A845F1" w:rsidRDefault="0073641C" w:rsidP="00A845F1">
      <w:pPr>
        <w:rPr>
          <w:rtl/>
        </w:rPr>
      </w:pPr>
      <w:r w:rsidRPr="0073641C">
        <w:rPr>
          <w:rtl/>
        </w:rPr>
        <w:t xml:space="preserve">ואי דקנו מיניה, </w:t>
      </w:r>
      <w:r w:rsidR="00A845F1">
        <w:rPr>
          <w:rFonts w:hint="cs"/>
          <w:rtl/>
        </w:rPr>
        <w:t xml:space="preserve">למה </w:t>
      </w:r>
      <w:r w:rsidRPr="0073641C">
        <w:rPr>
          <w:rtl/>
        </w:rPr>
        <w:t xml:space="preserve">אין מתנתו קיימת? </w:t>
      </w:r>
    </w:p>
    <w:p w14:paraId="65510210" w14:textId="77777777" w:rsidR="00A845F1" w:rsidRPr="00A845F1" w:rsidRDefault="00A845F1" w:rsidP="00A845F1">
      <w:pPr>
        <w:pStyle w:val="36"/>
        <w:framePr w:wrap="notBeside"/>
        <w:rPr>
          <w:rtl/>
        </w:rPr>
      </w:pPr>
      <w:r w:rsidRPr="00A845F1">
        <w:rPr>
          <w:rFonts w:hint="cs"/>
          <w:rtl/>
        </w:rPr>
        <w:t>א''ל כך מ</w:t>
      </w:r>
      <w:r w:rsidR="0073641C" w:rsidRPr="00A845F1">
        <w:rPr>
          <w:rtl/>
        </w:rPr>
        <w:t>שמואל:</w:t>
      </w:r>
    </w:p>
    <w:p w14:paraId="1DC66405" w14:textId="0CE98C6A" w:rsidR="00A845F1" w:rsidRDefault="0073641C" w:rsidP="00A845F1">
      <w:pPr>
        <w:spacing w:after="60"/>
        <w:rPr>
          <w:rtl/>
        </w:rPr>
      </w:pPr>
      <w:r w:rsidRPr="0073641C">
        <w:rPr>
          <w:rtl/>
        </w:rPr>
        <w:t xml:space="preserve">שכ"מ שכתב כל נכסיו לאחרים, אף שקנו מידו - עמד חוזר, בידוע שלא היה מצוה אלא מחמת מיתה. </w:t>
      </w:r>
    </w:p>
    <w:p w14:paraId="255DE81F" w14:textId="7B057FBE" w:rsidR="00A845F1" w:rsidRPr="00A845F1" w:rsidRDefault="00A4220D" w:rsidP="00A845F1">
      <w:pPr>
        <w:pStyle w:val="36"/>
        <w:framePr w:wrap="notBeside"/>
        <w:rPr>
          <w:rtl/>
        </w:rPr>
      </w:pPr>
      <w:r>
        <w:rPr>
          <w:rFonts w:hint="cs"/>
          <w:rtl/>
        </w:rPr>
        <w:t xml:space="preserve">ב. ר''מ </w:t>
      </w:r>
      <w:r w:rsidR="0073641C" w:rsidRPr="00A845F1">
        <w:rPr>
          <w:rtl/>
        </w:rPr>
        <w:t>לרבא:</w:t>
      </w:r>
    </w:p>
    <w:p w14:paraId="79E84ABF" w14:textId="05491ED8" w:rsidR="00A845F1" w:rsidRDefault="0073641C" w:rsidP="00A845F1">
      <w:pPr>
        <w:rPr>
          <w:rtl/>
        </w:rPr>
      </w:pPr>
      <w:r w:rsidRPr="00A845F1">
        <w:rPr>
          <w:spacing w:val="-4"/>
          <w:rtl/>
        </w:rPr>
        <w:t xml:space="preserve">מעשה באמן של בני רוכל שהיתה חולה, </w:t>
      </w:r>
      <w:r w:rsidRPr="00A845F1">
        <w:rPr>
          <w:rStyle w:val="affffe"/>
          <w:spacing w:val="-4"/>
          <w:rtl/>
        </w:rPr>
        <w:t>ואמרה:</w:t>
      </w:r>
      <w:r w:rsidRPr="00A845F1">
        <w:rPr>
          <w:spacing w:val="-4"/>
          <w:rtl/>
        </w:rPr>
        <w:t xml:space="preserve"> תנתן כבינתי לבתי, </w:t>
      </w:r>
      <w:r w:rsidRPr="0073641C">
        <w:rPr>
          <w:rtl/>
        </w:rPr>
        <w:t xml:space="preserve">והוא </w:t>
      </w:r>
      <w:r w:rsidR="00A845F1">
        <w:rPr>
          <w:rFonts w:hint="cs"/>
          <w:rtl/>
        </w:rPr>
        <w:t xml:space="preserve">בי''ב </w:t>
      </w:r>
      <w:r w:rsidRPr="0073641C">
        <w:rPr>
          <w:rtl/>
        </w:rPr>
        <w:t>מנה, ומתה, וקיימו דברי</w:t>
      </w:r>
      <w:r w:rsidR="00AF6DF8">
        <w:rPr>
          <w:rFonts w:hint="cs"/>
          <w:rtl/>
        </w:rPr>
        <w:t>ה</w:t>
      </w:r>
      <w:r w:rsidRPr="0073641C">
        <w:rPr>
          <w:rtl/>
        </w:rPr>
        <w:t xml:space="preserve"> </w:t>
      </w:r>
      <w:r w:rsidR="00A845F1">
        <w:rPr>
          <w:rFonts w:hint="cs"/>
          <w:rtl/>
        </w:rPr>
        <w:t>- ש</w:t>
      </w:r>
      <w:r w:rsidRPr="0073641C">
        <w:rPr>
          <w:rtl/>
        </w:rPr>
        <w:t xml:space="preserve">ם במצוה מחמת מיתה. </w:t>
      </w:r>
    </w:p>
    <w:p w14:paraId="7D3DD97B" w14:textId="70BD4CC8" w:rsidR="00A845F1" w:rsidRPr="00A845F1" w:rsidRDefault="00A4220D" w:rsidP="00A845F1">
      <w:pPr>
        <w:pStyle w:val="36"/>
        <w:framePr w:wrap="notBeside"/>
        <w:rPr>
          <w:rtl/>
        </w:rPr>
      </w:pPr>
      <w:r>
        <w:rPr>
          <w:rFonts w:hint="cs"/>
          <w:rtl/>
        </w:rPr>
        <w:t xml:space="preserve">ג. </w:t>
      </w:r>
      <w:r w:rsidR="0073641C" w:rsidRPr="00A845F1">
        <w:rPr>
          <w:rtl/>
        </w:rPr>
        <w:t>רבינא לרבא:</w:t>
      </w:r>
    </w:p>
    <w:p w14:paraId="33B5577A" w14:textId="77777777" w:rsidR="00A845F1" w:rsidRDefault="0073641C" w:rsidP="00A845F1">
      <w:pPr>
        <w:rPr>
          <w:rtl/>
        </w:rPr>
      </w:pPr>
      <w:r w:rsidRPr="0073641C">
        <w:rPr>
          <w:rtl/>
        </w:rPr>
        <w:t xml:space="preserve">האומר תנו גט זה לאשתי ושטר שחרור זה לעבדי, ומת - לא יתנו לאחר מיתה, תנו מנה לפלוני ומת - יתנו לאחר מיתה; וממאי דלא קנו מיניה? דומיא דגט, </w:t>
      </w:r>
      <w:r w:rsidR="00A845F1">
        <w:rPr>
          <w:rFonts w:hint="cs"/>
          <w:rtl/>
        </w:rPr>
        <w:t xml:space="preserve">שאינו </w:t>
      </w:r>
      <w:r w:rsidRPr="0073641C">
        <w:rPr>
          <w:rtl/>
        </w:rPr>
        <w:t xml:space="preserve">בר קנין, </w:t>
      </w:r>
    </w:p>
    <w:p w14:paraId="4AB999BB" w14:textId="77777777" w:rsidR="00A845F1" w:rsidRPr="00A845F1" w:rsidRDefault="00A845F1" w:rsidP="00A845F1">
      <w:pPr>
        <w:pStyle w:val="36"/>
        <w:framePr w:wrap="notBeside"/>
        <w:rPr>
          <w:rtl/>
        </w:rPr>
      </w:pPr>
      <w:r w:rsidRPr="00A845F1">
        <w:rPr>
          <w:rFonts w:hint="cs"/>
          <w:rtl/>
        </w:rPr>
        <w:t>-</w:t>
      </w:r>
    </w:p>
    <w:p w14:paraId="6662F3F2" w14:textId="31EF771E" w:rsidR="00A845F1" w:rsidRDefault="00A845F1" w:rsidP="00A845F1">
      <w:pPr>
        <w:spacing w:after="60"/>
        <w:rPr>
          <w:rtl/>
        </w:rPr>
      </w:pPr>
      <w:r>
        <w:rPr>
          <w:rFonts w:hint="cs"/>
          <w:rtl/>
        </w:rPr>
        <w:t xml:space="preserve"> שם גם</w:t>
      </w:r>
      <w:r w:rsidR="0073641C" w:rsidRPr="0073641C">
        <w:rPr>
          <w:rtl/>
        </w:rPr>
        <w:t xml:space="preserve"> במצוה מחמת מיתה. </w:t>
      </w:r>
    </w:p>
    <w:p w14:paraId="2C69C52F" w14:textId="77777777" w:rsidR="00A845F1" w:rsidRPr="00A845F1" w:rsidRDefault="00A845F1" w:rsidP="00A845F1">
      <w:pPr>
        <w:pStyle w:val="36"/>
        <w:framePr w:wrap="notBeside"/>
        <w:rPr>
          <w:rtl/>
        </w:rPr>
      </w:pPr>
      <w:r w:rsidRPr="00A845F1">
        <w:rPr>
          <w:rFonts w:hint="cs"/>
          <w:rtl/>
        </w:rPr>
        <w:t>רהבדר''י</w:t>
      </w:r>
      <w:r w:rsidR="0073641C" w:rsidRPr="00A845F1">
        <w:rPr>
          <w:rtl/>
        </w:rPr>
        <w:t xml:space="preserve">: </w:t>
      </w:r>
    </w:p>
    <w:p w14:paraId="2E25F2BA" w14:textId="7FEC6EF6" w:rsidR="00A845F1" w:rsidRDefault="0073641C" w:rsidP="00A845F1">
      <w:pPr>
        <w:rPr>
          <w:rtl/>
        </w:rPr>
      </w:pPr>
      <w:r w:rsidRPr="0073641C">
        <w:rPr>
          <w:rtl/>
        </w:rPr>
        <w:t xml:space="preserve">מצוה מחמת מיתה בעלמא בעיא קנין, וכי תניא הני מתנייתא - במחלק כל נכסיו, דההיא מתנת שכיב מרע שויוה. </w:t>
      </w:r>
    </w:p>
    <w:p w14:paraId="6C5116E7" w14:textId="77777777" w:rsidR="00A845F1" w:rsidRPr="00A845F1" w:rsidRDefault="0073641C" w:rsidP="00A845F1">
      <w:pPr>
        <w:pStyle w:val="36"/>
        <w:framePr w:wrap="notBeside"/>
        <w:rPr>
          <w:rtl/>
        </w:rPr>
      </w:pPr>
      <w:r w:rsidRPr="00A845F1">
        <w:rPr>
          <w:rtl/>
        </w:rPr>
        <w:t xml:space="preserve">והלכתא: </w:t>
      </w:r>
    </w:p>
    <w:p w14:paraId="1316308B" w14:textId="197E2DB0" w:rsidR="00A845F1" w:rsidRDefault="0073641C" w:rsidP="00A845F1">
      <w:pPr>
        <w:rPr>
          <w:rtl/>
        </w:rPr>
      </w:pPr>
      <w:r w:rsidRPr="00A845F1">
        <w:rPr>
          <w:b/>
          <w:bCs/>
          <w:rtl/>
        </w:rPr>
        <w:t>מתנת שכיב מרע במקצת בעיא קנין,</w:t>
      </w:r>
      <w:r w:rsidRPr="0073641C">
        <w:rPr>
          <w:rtl/>
        </w:rPr>
        <w:t xml:space="preserve"> </w:t>
      </w:r>
      <w:r w:rsidR="00A4220D">
        <w:rPr>
          <w:rFonts w:hint="cs"/>
          <w:rtl/>
        </w:rPr>
        <w:t>ואף דמת</w:t>
      </w:r>
    </w:p>
    <w:p w14:paraId="1E760766" w14:textId="2C89E48F" w:rsidR="00A845F1" w:rsidRDefault="0073641C" w:rsidP="00A845F1">
      <w:pPr>
        <w:rPr>
          <w:rtl/>
        </w:rPr>
      </w:pPr>
      <w:r w:rsidRPr="0073641C">
        <w:rPr>
          <w:rtl/>
        </w:rPr>
        <w:t xml:space="preserve">מצוה מחמת מיתה לא בעיא קנין, והוא דמת; </w:t>
      </w:r>
    </w:p>
    <w:p w14:paraId="604DAA2D" w14:textId="0AE5AD32" w:rsidR="0073641C" w:rsidRPr="0073641C" w:rsidRDefault="0073641C" w:rsidP="00A845F1">
      <w:pPr>
        <w:rPr>
          <w:rtl/>
        </w:rPr>
      </w:pPr>
      <w:r w:rsidRPr="0073641C">
        <w:rPr>
          <w:rtl/>
        </w:rPr>
        <w:t xml:space="preserve">עמד חוזר, </w:t>
      </w:r>
      <w:r w:rsidR="00A845F1">
        <w:rPr>
          <w:rFonts w:hint="cs"/>
          <w:rtl/>
        </w:rPr>
        <w:t xml:space="preserve">- </w:t>
      </w:r>
      <w:r w:rsidRPr="0073641C">
        <w:rPr>
          <w:rtl/>
        </w:rPr>
        <w:t>ואף על גב דקנו מיניה.</w:t>
      </w:r>
      <w:r w:rsidR="00FB4BCC">
        <w:rPr>
          <w:rStyle w:val="aff1"/>
          <w:rtl/>
        </w:rPr>
        <w:footnoteReference w:id="191"/>
      </w:r>
    </w:p>
    <w:p w14:paraId="1E632E46" w14:textId="7A4FEDB4" w:rsidR="0085237D" w:rsidRDefault="0073641C" w:rsidP="00FB4BCC">
      <w:pPr>
        <w:rPr>
          <w:del w:id="90168" w:author="מנוע עיצוב" w:date="2026-10-08T11:01:28Z"/>
        </w:rPr>
      </w:pPr>
      <w:del w:id="90167" w:author="מנוע עיצוב" w:date="2026-10-08T11:01:28Z">
        <w:r w:rsidRPr="0073641C">
          <w:rPr>
            <w:rFonts w:hint="cs"/>
            <w:rtl/>
          </w:rPr>
          <w:delText xml:space="preserve">***</w:delText>
        </w:r>
      </w:del>
    </w:p>
    <w:p w14:paraId="2892AE37" w14:textId="77777777" w:rsidR="00BE3885" w:rsidRDefault="00BE3885" w:rsidP="00BE3885">
      <w:pPr>
        <w:pStyle w:val="affe"/>
        <w:framePr w:wrap="around"/>
        <w:rPr>
          <w:rtl/>
        </w:rPr>
      </w:pPr>
      <w:r>
        <w:rPr>
          <w:rFonts w:hint="cs"/>
          <w:rtl/>
        </w:rPr>
        <w:t>קנב.</w:t>
      </w:r>
    </w:p>
    <w:p w14:paraId="1E324E59" w14:textId="77777777" w:rsidR="00BE3885" w:rsidRDefault="00BE3885" w:rsidP="00BE3885">
      <w:pPr>
        <w:pStyle w:val="affff9"/>
        <w:rPr>
          <w:rtl/>
        </w:rPr>
      </w:pPr>
      <w:r w:rsidRPr="0085237D">
        <w:rPr>
          <w:rtl/>
        </w:rPr>
        <w:t xml:space="preserve">איתמר: מתנת שכיב מרע שכתוב בה קנין </w:t>
      </w:r>
      <w:r>
        <w:rPr>
          <w:rStyle w:val="aff1"/>
          <w:rtl/>
        </w:rPr>
        <w:footnoteReference w:id="192"/>
      </w:r>
    </w:p>
    <w:p w14:paraId="0AF4620F" w14:textId="77777777" w:rsidR="00BE3885" w:rsidRPr="0085237D" w:rsidRDefault="00BE3885" w:rsidP="00BE3885">
      <w:pPr>
        <w:pStyle w:val="36"/>
        <w:framePr w:wrap="notBeside"/>
        <w:rPr>
          <w:rtl/>
        </w:rPr>
      </w:pPr>
      <w:r w:rsidRPr="0085237D">
        <w:rPr>
          <w:rFonts w:hint="cs"/>
          <w:rtl/>
        </w:rPr>
        <w:t>בשם רב</w:t>
      </w:r>
      <w:r w:rsidRPr="0085237D">
        <w:rPr>
          <w:rtl/>
        </w:rPr>
        <w:t>:</w:t>
      </w:r>
    </w:p>
    <w:p w14:paraId="5C6295FD" w14:textId="77777777" w:rsidR="00BE3885" w:rsidRDefault="00BE3885" w:rsidP="00BE3885">
      <w:pPr>
        <w:rPr>
          <w:rtl/>
        </w:rPr>
      </w:pPr>
      <w:r w:rsidRPr="0085237D">
        <w:rPr>
          <w:rtl/>
        </w:rPr>
        <w:t xml:space="preserve">הרי היא כמתנת בריא, - שאם עמד אינו חוזר, </w:t>
      </w:r>
    </w:p>
    <w:p w14:paraId="4D21021F" w14:textId="77777777" w:rsidR="00BE3885" w:rsidRDefault="00BE3885" w:rsidP="00BE3885">
      <w:pPr>
        <w:rPr>
          <w:rtl/>
        </w:rPr>
      </w:pPr>
      <w:r>
        <w:rPr>
          <w:rFonts w:hint="cs"/>
          <w:rtl/>
        </w:rPr>
        <w:t>ה</w:t>
      </w:r>
      <w:r w:rsidRPr="0085237D">
        <w:rPr>
          <w:rtl/>
        </w:rPr>
        <w:t xml:space="preserve">רי היא כמתנת </w:t>
      </w:r>
      <w:r>
        <w:rPr>
          <w:rFonts w:hint="cs"/>
          <w:rtl/>
        </w:rPr>
        <w:t>שכ''מ</w:t>
      </w:r>
      <w:r w:rsidRPr="0085237D">
        <w:rPr>
          <w:rtl/>
        </w:rPr>
        <w:t xml:space="preserve">- שאם אמר הלואתו לפלוני, </w:t>
      </w:r>
      <w:r>
        <w:rPr>
          <w:rFonts w:hint="cs"/>
          <w:rtl/>
        </w:rPr>
        <w:t>מהני.</w:t>
      </w:r>
    </w:p>
    <w:p w14:paraId="065B38BB" w14:textId="77777777" w:rsidR="00BE3885" w:rsidRPr="0085237D" w:rsidRDefault="00BE3885" w:rsidP="00BE3885">
      <w:pPr>
        <w:pStyle w:val="36"/>
        <w:framePr w:wrap="notBeside"/>
        <w:rPr>
          <w:rtl/>
        </w:rPr>
      </w:pPr>
      <w:r w:rsidRPr="0085237D">
        <w:rPr>
          <w:rtl/>
        </w:rPr>
        <w:t>ושמואל</w:t>
      </w:r>
    </w:p>
    <w:p w14:paraId="749C0CC3" w14:textId="77777777" w:rsidR="00BE3885" w:rsidRDefault="00BE3885" w:rsidP="00BE3885">
      <w:pPr>
        <w:spacing w:after="60"/>
        <w:rPr>
          <w:rtl/>
        </w:rPr>
      </w:pPr>
      <w:r>
        <w:rPr>
          <w:rFonts w:hint="cs"/>
          <w:rtl/>
        </w:rPr>
        <w:t xml:space="preserve">חיישי' שהתכוון להקנותו דווקא בשטר, </w:t>
      </w:r>
      <w:r w:rsidRPr="0085237D">
        <w:rPr>
          <w:rtl/>
        </w:rPr>
        <w:t xml:space="preserve">ואין שטר לאחר מיתה. </w:t>
      </w:r>
    </w:p>
    <w:p w14:paraId="21A282D6" w14:textId="77777777" w:rsidR="00BE3885" w:rsidRPr="009B3F3E" w:rsidRDefault="00BE3885" w:rsidP="00BE3885">
      <w:pPr>
        <w:pStyle w:val="36"/>
        <w:framePr w:wrap="notBeside"/>
        <w:rPr>
          <w:rtl/>
        </w:rPr>
      </w:pPr>
      <w:r w:rsidRPr="009B3F3E">
        <w:rPr>
          <w:rFonts w:hint="cs"/>
          <w:rtl/>
        </w:rPr>
        <w:t>וקשה</w:t>
      </w:r>
    </w:p>
    <w:p w14:paraId="72821817" w14:textId="77777777" w:rsidR="00BE3885" w:rsidRPr="009B3F3E" w:rsidRDefault="00BE3885" w:rsidP="00BE3885">
      <w:pPr>
        <w:rPr>
          <w:rtl/>
        </w:rPr>
      </w:pPr>
      <w:r w:rsidRPr="009B3F3E">
        <w:rPr>
          <w:rStyle w:val="affffe"/>
          <w:rtl/>
        </w:rPr>
        <w:t xml:space="preserve">דרב אדרב, ודשמואל אדשמואל; </w:t>
      </w:r>
      <w:r w:rsidRPr="009B3F3E">
        <w:rPr>
          <w:rStyle w:val="affffe"/>
          <w:rFonts w:hint="cs"/>
          <w:rtl/>
        </w:rPr>
        <w:t>ששלח רבין מר''א הוו יודעים ששלח ר' אלעזר לגולה בשם רב</w:t>
      </w:r>
      <w:r w:rsidRPr="009B3F3E">
        <w:rPr>
          <w:rFonts w:hint="cs"/>
          <w:rtl/>
        </w:rPr>
        <w:t xml:space="preserve"> </w:t>
      </w:r>
      <w:r w:rsidRPr="009B3F3E">
        <w:rPr>
          <w:rFonts w:hint="cs"/>
          <w:b/>
          <w:bCs/>
          <w:rtl/>
        </w:rPr>
        <w:t xml:space="preserve">גבי שכ''מ </w:t>
      </w:r>
      <w:r w:rsidRPr="009B3F3E">
        <w:rPr>
          <w:b/>
          <w:bCs/>
          <w:rtl/>
        </w:rPr>
        <w:t xml:space="preserve">שאמר כתבו ותנו מנה לפלוני, ומת </w:t>
      </w:r>
    </w:p>
    <w:p w14:paraId="03E32E15" w14:textId="77777777" w:rsidR="00BE3885" w:rsidRPr="0085237D" w:rsidRDefault="00BE3885" w:rsidP="00BE3885">
      <w:pPr>
        <w:pStyle w:val="36"/>
        <w:framePr w:wrap="notBeside"/>
        <w:rPr>
          <w:rtl/>
        </w:rPr>
      </w:pPr>
      <w:r w:rsidRPr="0085237D">
        <w:rPr>
          <w:rFonts w:hint="cs"/>
          <w:rtl/>
        </w:rPr>
        <w:t>רב</w:t>
      </w:r>
    </w:p>
    <w:p w14:paraId="3D6B9BB1" w14:textId="77777777" w:rsidR="00BE3885" w:rsidRPr="00293ACA" w:rsidRDefault="00BE3885" w:rsidP="00BE3885">
      <w:pPr>
        <w:rPr>
          <w:rStyle w:val="afffff0"/>
          <w:rtl/>
        </w:rPr>
      </w:pPr>
      <w:r w:rsidRPr="00293ACA">
        <w:rPr>
          <w:rtl/>
        </w:rPr>
        <w:t xml:space="preserve">אין כותבין ונותנין, שמא גמר להקנותו </w:t>
      </w:r>
      <w:r w:rsidRPr="00293ACA">
        <w:rPr>
          <w:rFonts w:hint="cs"/>
          <w:rtl/>
        </w:rPr>
        <w:t xml:space="preserve">דוקא </w:t>
      </w:r>
      <w:r w:rsidRPr="00293ACA">
        <w:rPr>
          <w:rtl/>
        </w:rPr>
        <w:t xml:space="preserve">בשטר </w:t>
      </w:r>
      <w:r w:rsidRPr="00293ACA">
        <w:rPr>
          <w:rStyle w:val="afffff0"/>
          <w:rtl/>
        </w:rPr>
        <w:t>ואין שטר אחר מיתה</w:t>
      </w:r>
    </w:p>
    <w:p w14:paraId="6440BAC0" w14:textId="77777777" w:rsidR="00BE3885" w:rsidRPr="0085237D" w:rsidRDefault="00BE3885" w:rsidP="00BE3885">
      <w:pPr>
        <w:pStyle w:val="36"/>
        <w:framePr w:wrap="notBeside"/>
        <w:rPr>
          <w:rtl/>
        </w:rPr>
      </w:pPr>
      <w:r w:rsidRPr="0085237D">
        <w:rPr>
          <w:rtl/>
        </w:rPr>
        <w:t>שמואל,</w:t>
      </w:r>
    </w:p>
    <w:p w14:paraId="224955B5" w14:textId="77777777" w:rsidR="00BE3885" w:rsidRDefault="00BE3885" w:rsidP="00BE3885">
      <w:pPr>
        <w:rPr>
          <w:rtl/>
        </w:rPr>
      </w:pPr>
      <w:r>
        <w:rPr>
          <w:rFonts w:hint="cs"/>
          <w:rtl/>
        </w:rPr>
        <w:t>ה</w:t>
      </w:r>
      <w:r w:rsidRPr="0085237D">
        <w:rPr>
          <w:rtl/>
        </w:rPr>
        <w:t xml:space="preserve">לכתא: כותבין ונותנין; </w:t>
      </w:r>
    </w:p>
    <w:p w14:paraId="7269C131" w14:textId="77777777" w:rsidR="00BE3885" w:rsidRPr="0085237D" w:rsidRDefault="00BE3885" w:rsidP="00BE3885">
      <w:pPr>
        <w:pStyle w:val="36"/>
        <w:framePr w:wrap="notBeside"/>
        <w:rPr>
          <w:rtl/>
        </w:rPr>
      </w:pPr>
      <w:r w:rsidRPr="0085237D">
        <w:rPr>
          <w:rFonts w:hint="cs"/>
          <w:rtl/>
        </w:rPr>
        <w:t>ל''ק דרב אדרב</w:t>
      </w:r>
    </w:p>
    <w:p w14:paraId="5E2556BB" w14:textId="77777777" w:rsidR="00BE3885" w:rsidRDefault="00BE3885" w:rsidP="00BE3885">
      <w:pPr>
        <w:rPr>
          <w:rtl/>
        </w:rPr>
      </w:pPr>
      <w:r w:rsidRPr="0085237D">
        <w:rPr>
          <w:rtl/>
        </w:rPr>
        <w:t xml:space="preserve">הא דקנו מיניה, הא דלא קנו מיניה; </w:t>
      </w:r>
    </w:p>
    <w:p w14:paraId="597D2D5B" w14:textId="77777777" w:rsidR="00BE3885" w:rsidRPr="0085237D" w:rsidRDefault="00BE3885" w:rsidP="00BE3885">
      <w:pPr>
        <w:pStyle w:val="36"/>
        <w:framePr w:wrap="notBeside"/>
        <w:rPr>
          <w:rtl/>
        </w:rPr>
      </w:pPr>
      <w:r w:rsidRPr="0085237D">
        <w:rPr>
          <w:rFonts w:hint="cs"/>
          <w:rtl/>
        </w:rPr>
        <w:t xml:space="preserve">ל''ק </w:t>
      </w:r>
      <w:r w:rsidRPr="0085237D">
        <w:rPr>
          <w:rtl/>
        </w:rPr>
        <w:t xml:space="preserve">דשמואל אדשמואל </w:t>
      </w:r>
    </w:p>
    <w:p w14:paraId="3241EBB4" w14:textId="77777777" w:rsidR="00BE3885" w:rsidRDefault="00BE3885" w:rsidP="00BE3885">
      <w:pPr>
        <w:rPr>
          <w:rtl/>
        </w:rPr>
      </w:pPr>
      <w:r w:rsidRPr="0085237D">
        <w:rPr>
          <w:rtl/>
        </w:rPr>
        <w:t xml:space="preserve">במיפה את כחו. </w:t>
      </w:r>
    </w:p>
    <w:p w14:paraId="25FC2498" w14:textId="77777777" w:rsidR="00BE3885" w:rsidRDefault="00BE3885" w:rsidP="00BE3885">
      <w:pPr>
        <w:pStyle w:val="affffd"/>
        <w:ind w:firstLine="0"/>
        <w:jc w:val="center"/>
        <w:rPr>
          <w:rtl/>
        </w:rPr>
      </w:pPr>
      <w:r>
        <w:rPr>
          <w:rFonts w:hint="cs"/>
          <w:rtl/>
        </w:rPr>
        <w:t xml:space="preserve">ישב רנב''י </w:t>
      </w:r>
      <w:r w:rsidRPr="0085237D">
        <w:rPr>
          <w:rtl/>
        </w:rPr>
        <w:t xml:space="preserve">אחורי רבא, </w:t>
      </w:r>
      <w:r>
        <w:rPr>
          <w:rFonts w:hint="cs"/>
          <w:rtl/>
        </w:rPr>
        <w:t>ורבא לפני ר''נ ושאלו</w:t>
      </w:r>
    </w:p>
    <w:p w14:paraId="5514AAA4" w14:textId="77777777" w:rsidR="00BE3885" w:rsidRPr="000106DA" w:rsidRDefault="00BE3885" w:rsidP="00BE3885">
      <w:pPr>
        <w:pStyle w:val="36"/>
        <w:framePr w:wrap="notBeside"/>
        <w:rPr>
          <w:rtl/>
        </w:rPr>
      </w:pPr>
      <w:r w:rsidRPr="000106DA">
        <w:rPr>
          <w:rFonts w:hint="cs"/>
          <w:rtl/>
        </w:rPr>
        <w:t>רבא לר''נ</w:t>
      </w:r>
    </w:p>
    <w:p w14:paraId="14E3441A" w14:textId="77777777" w:rsidR="00BE3885" w:rsidRPr="0085237D" w:rsidRDefault="00BE3885" w:rsidP="00BE3885">
      <w:pPr>
        <w:rPr>
          <w:rStyle w:val="afffff0"/>
          <w:rtl/>
        </w:rPr>
      </w:pPr>
      <w:r>
        <w:rPr>
          <w:rFonts w:hint="cs"/>
          <w:rtl/>
        </w:rPr>
        <w:t xml:space="preserve">וכי שמואל חשש שגמר להקנותו בשטר דייקא </w:t>
      </w:r>
      <w:r w:rsidRPr="0085237D">
        <w:rPr>
          <w:rStyle w:val="afffff0"/>
          <w:rFonts w:hint="cs"/>
          <w:rtl/>
        </w:rPr>
        <w:t xml:space="preserve">[ול''מ אחר מיתה] </w:t>
      </w:r>
    </w:p>
    <w:p w14:paraId="6DB849D9" w14:textId="77777777" w:rsidR="00BE3885" w:rsidRPr="0085237D" w:rsidRDefault="00BE3885" w:rsidP="00BE3885">
      <w:pPr>
        <w:pStyle w:val="36"/>
        <w:framePr w:wrap="notBeside"/>
        <w:rPr>
          <w:rtl/>
        </w:rPr>
      </w:pPr>
      <w:r w:rsidRPr="0085237D">
        <w:rPr>
          <w:rFonts w:hint="cs"/>
          <w:rtl/>
        </w:rPr>
        <w:t xml:space="preserve">והא </w:t>
      </w:r>
      <w:r>
        <w:rPr>
          <w:rFonts w:hint="cs"/>
          <w:rtl/>
        </w:rPr>
        <w:t>ל</w:t>
      </w:r>
      <w:r w:rsidRPr="0085237D">
        <w:rPr>
          <w:rtl/>
        </w:rPr>
        <w:t>שמואל:</w:t>
      </w:r>
    </w:p>
    <w:p w14:paraId="51F5F0B5" w14:textId="77777777" w:rsidR="00BE3885" w:rsidRPr="0085237D" w:rsidRDefault="00BE3885" w:rsidP="00BE3885">
      <w:pPr>
        <w:rPr>
          <w:rtl/>
        </w:rPr>
      </w:pPr>
      <w:r>
        <w:rPr>
          <w:rFonts w:hint="cs"/>
          <w:rtl/>
        </w:rPr>
        <w:t xml:space="preserve">שכ''מ </w:t>
      </w:r>
      <w:r w:rsidRPr="0085237D">
        <w:rPr>
          <w:rtl/>
        </w:rPr>
        <w:t xml:space="preserve">שכתב כל נכסיו לאחרים, </w:t>
      </w:r>
      <w:r>
        <w:rPr>
          <w:rFonts w:hint="cs"/>
          <w:rtl/>
        </w:rPr>
        <w:t xml:space="preserve">אף </w:t>
      </w:r>
      <w:r w:rsidRPr="0085237D">
        <w:rPr>
          <w:rtl/>
        </w:rPr>
        <w:t xml:space="preserve">שקנו מידו - עמד חוזר, </w:t>
      </w:r>
    </w:p>
    <w:p w14:paraId="632038BA" w14:textId="77777777" w:rsidR="00BE3885" w:rsidRDefault="00BE3885" w:rsidP="00BE3885">
      <w:pPr>
        <w:rPr>
          <w:rStyle w:val="affffe"/>
          <w:rtl/>
        </w:rPr>
      </w:pPr>
      <w:r w:rsidRPr="0085237D">
        <w:rPr>
          <w:rtl/>
        </w:rPr>
        <w:t xml:space="preserve">בידוע שלא היה קנין אלא מחמת המיתה! </w:t>
      </w:r>
      <w:r w:rsidRPr="00233D7E">
        <w:rPr>
          <w:rStyle w:val="affffe"/>
          <w:rFonts w:hint="cs"/>
          <w:rtl/>
        </w:rPr>
        <w:t>וסימן לו ר''נ בידו והשתיקו [שהיה לו לתרץ], וכשקם</w:t>
      </w:r>
      <w:r w:rsidRPr="00233D7E">
        <w:rPr>
          <w:rStyle w:val="affffe"/>
          <w:rtl/>
        </w:rPr>
        <w:t xml:space="preserve"> </w:t>
      </w:r>
      <w:r w:rsidRPr="00233D7E">
        <w:rPr>
          <w:rStyle w:val="affffe"/>
          <w:rFonts w:hint="cs"/>
          <w:rtl/>
        </w:rPr>
        <w:t xml:space="preserve">שאלו רנב''י מה סימן לך  </w:t>
      </w:r>
    </w:p>
    <w:p w14:paraId="662D23C4" w14:textId="77777777" w:rsidR="00BE3885" w:rsidRPr="000106DA" w:rsidRDefault="00BE3885" w:rsidP="00BE3885">
      <w:pPr>
        <w:pStyle w:val="36"/>
        <w:framePr w:wrap="notBeside"/>
        <w:rPr>
          <w:rtl/>
        </w:rPr>
      </w:pPr>
      <w:r>
        <w:rPr>
          <w:rFonts w:hint="cs"/>
          <w:rtl/>
        </w:rPr>
        <w:t>-ענהו רבא</w:t>
      </w:r>
      <w:r w:rsidRPr="000106DA">
        <w:rPr>
          <w:rtl/>
        </w:rPr>
        <w:t>:</w:t>
      </w:r>
    </w:p>
    <w:p w14:paraId="6CC1FB21" w14:textId="77777777" w:rsidR="00BE3885" w:rsidRPr="000106DA" w:rsidRDefault="00BE3885" w:rsidP="00BE3885">
      <w:pPr>
        <w:spacing w:after="60"/>
        <w:rPr>
          <w:spacing w:val="2"/>
          <w:rtl/>
        </w:rPr>
      </w:pPr>
      <w:r w:rsidRPr="000106DA">
        <w:rPr>
          <w:rFonts w:hint="cs"/>
          <w:spacing w:val="2"/>
          <w:rtl/>
        </w:rPr>
        <w:t>שם</w:t>
      </w:r>
      <w:r w:rsidRPr="000106DA">
        <w:rPr>
          <w:spacing w:val="2"/>
          <w:rtl/>
        </w:rPr>
        <w:t xml:space="preserve"> במיפה את כחו</w:t>
      </w:r>
      <w:r w:rsidRPr="000106DA">
        <w:rPr>
          <w:rFonts w:hint="cs"/>
          <w:spacing w:val="2"/>
          <w:rtl/>
        </w:rPr>
        <w:t xml:space="preserve"> </w:t>
      </w:r>
      <w:r w:rsidRPr="000106DA">
        <w:rPr>
          <w:rStyle w:val="afffff0"/>
          <w:rFonts w:hint="cs"/>
          <w:spacing w:val="2"/>
          <w:rtl/>
        </w:rPr>
        <w:t>אין חוזר</w:t>
      </w:r>
      <w:r w:rsidRPr="000106DA">
        <w:rPr>
          <w:rStyle w:val="afffff0"/>
          <w:spacing w:val="2"/>
          <w:rtl/>
        </w:rPr>
        <w:t>.</w:t>
      </w:r>
      <w:r w:rsidRPr="000106DA">
        <w:rPr>
          <w:spacing w:val="2"/>
          <w:rtl/>
        </w:rPr>
        <w:t xml:space="preserve"> </w:t>
      </w:r>
      <w:r w:rsidRPr="000106DA">
        <w:rPr>
          <w:rFonts w:hint="cs"/>
          <w:spacing w:val="2"/>
          <w:rtl/>
        </w:rPr>
        <w:t>'</w:t>
      </w:r>
      <w:r w:rsidRPr="000106DA">
        <w:rPr>
          <w:spacing w:val="2"/>
          <w:rtl/>
        </w:rPr>
        <w:t>וקנינא מיניה מוסיף על מתנתא דא</w:t>
      </w:r>
      <w:r w:rsidRPr="000106DA">
        <w:rPr>
          <w:rFonts w:hint="cs"/>
          <w:spacing w:val="2"/>
          <w:rtl/>
        </w:rPr>
        <w:t xml:space="preserve">' </w:t>
      </w:r>
      <w:r w:rsidRPr="000106DA">
        <w:rPr>
          <w:rStyle w:val="aff1"/>
          <w:spacing w:val="2"/>
          <w:rtl/>
        </w:rPr>
        <w:footnoteReference w:id="193"/>
      </w:r>
    </w:p>
    <w:p w14:paraId="68CC1487" w14:textId="77777777" w:rsidR="00BE3885" w:rsidRDefault="00BE3885" w:rsidP="00BE3885">
      <w:pPr>
        <w:pStyle w:val="affe"/>
        <w:framePr w:wrap="around"/>
        <w:rPr>
          <w:rtl/>
        </w:rPr>
      </w:pPr>
      <w:r w:rsidRPr="0085237D">
        <w:rPr>
          <w:rFonts w:hint="cs"/>
          <w:rtl/>
        </w:rPr>
        <w:lastRenderedPageBreak/>
        <w:t>קנב:</w:t>
      </w:r>
    </w:p>
    <w:p w14:paraId="783C5C7A" w14:textId="77777777" w:rsidR="00BE3885" w:rsidRPr="009B3F3E" w:rsidRDefault="00BE3885" w:rsidP="00BE3885">
      <w:pPr>
        <w:pStyle w:val="36"/>
        <w:framePr w:wrap="notBeside"/>
        <w:rPr>
          <w:rtl/>
        </w:rPr>
      </w:pPr>
      <w:r w:rsidRPr="009B3F3E">
        <w:rPr>
          <w:rtl/>
        </w:rPr>
        <w:t>פשיטא,</w:t>
      </w:r>
    </w:p>
    <w:p w14:paraId="3EB4A191" w14:textId="77777777" w:rsidR="00BE3885" w:rsidRDefault="00BE3885" w:rsidP="00BE3885">
      <w:pPr>
        <w:rPr>
          <w:rtl/>
        </w:rPr>
      </w:pPr>
      <w:r w:rsidRPr="0085237D">
        <w:rPr>
          <w:rtl/>
        </w:rPr>
        <w:t xml:space="preserve">כתב לזה וכתב לזה </w:t>
      </w:r>
      <w:r w:rsidRPr="00F6441F">
        <w:rPr>
          <w:rStyle w:val="affffe"/>
          <w:rFonts w:hint="cs"/>
          <w:rtl/>
        </w:rPr>
        <w:t>היינו ר''ד</w:t>
      </w:r>
      <w:r w:rsidRPr="00F6441F">
        <w:rPr>
          <w:rStyle w:val="affffe"/>
          <w:rtl/>
        </w:rPr>
        <w:t>:</w:t>
      </w:r>
      <w:r w:rsidRPr="0085237D">
        <w:rPr>
          <w:rtl/>
        </w:rPr>
        <w:t xml:space="preserve"> דייתיקי מבטלת דייתיקי; </w:t>
      </w:r>
    </w:p>
    <w:p w14:paraId="32A70B39" w14:textId="77777777" w:rsidR="00BE3885" w:rsidRDefault="00BE3885" w:rsidP="00BE3885">
      <w:pPr>
        <w:pStyle w:val="affff9"/>
        <w:rPr>
          <w:rtl/>
        </w:rPr>
      </w:pPr>
      <w:r w:rsidRPr="0085237D">
        <w:rPr>
          <w:rtl/>
        </w:rPr>
        <w:t xml:space="preserve">כתב וזיכה לזה, כתב וזיכה לזה </w:t>
      </w:r>
    </w:p>
    <w:p w14:paraId="4D66517D" w14:textId="77777777" w:rsidR="00BE3885" w:rsidRPr="009B3F3E" w:rsidRDefault="00BE3885" w:rsidP="00BE3885">
      <w:pPr>
        <w:pStyle w:val="36"/>
        <w:framePr w:wrap="notBeside"/>
        <w:rPr>
          <w:rtl/>
        </w:rPr>
      </w:pPr>
      <w:r w:rsidRPr="009B3F3E">
        <w:rPr>
          <w:rtl/>
        </w:rPr>
        <w:t xml:space="preserve">רב </w:t>
      </w:r>
    </w:p>
    <w:p w14:paraId="695102B2" w14:textId="77777777" w:rsidR="00BE3885" w:rsidRDefault="00BE3885" w:rsidP="00BE3885">
      <w:pPr>
        <w:rPr>
          <w:rtl/>
        </w:rPr>
      </w:pPr>
      <w:r w:rsidRPr="0085237D">
        <w:rPr>
          <w:rtl/>
        </w:rPr>
        <w:t xml:space="preserve">ראשון קנה, הרי היא כמתנת בריא; </w:t>
      </w:r>
    </w:p>
    <w:p w14:paraId="63E16225" w14:textId="77777777" w:rsidR="00BE3885" w:rsidRPr="009B3F3E" w:rsidRDefault="00BE3885" w:rsidP="00BE3885">
      <w:pPr>
        <w:pStyle w:val="36"/>
        <w:framePr w:wrap="notBeside"/>
        <w:rPr>
          <w:rtl/>
        </w:rPr>
      </w:pPr>
      <w:r w:rsidRPr="009B3F3E">
        <w:rPr>
          <w:rtl/>
        </w:rPr>
        <w:t xml:space="preserve">ושמואל </w:t>
      </w:r>
    </w:p>
    <w:p w14:paraId="587F0C77" w14:textId="77777777" w:rsidR="00BE3885" w:rsidRDefault="00BE3885" w:rsidP="00BE3885">
      <w:pPr>
        <w:rPr>
          <w:rtl/>
        </w:rPr>
      </w:pPr>
      <w:r w:rsidRPr="0085237D">
        <w:rPr>
          <w:rtl/>
        </w:rPr>
        <w:t xml:space="preserve">שני קנה, הרי היא כמתנת שכיב מרע. </w:t>
      </w:r>
    </w:p>
    <w:p w14:paraId="1D0E2812" w14:textId="77777777" w:rsidR="00BE3885" w:rsidRDefault="00BE3885" w:rsidP="00BE3885">
      <w:pPr>
        <w:pStyle w:val="afffff"/>
        <w:rPr>
          <w:rtl/>
        </w:rPr>
      </w:pPr>
      <w:r>
        <w:rPr>
          <w:rFonts w:hint="cs"/>
          <w:rtl/>
        </w:rPr>
        <w:t xml:space="preserve">ואף שחלקו בזה </w:t>
      </w:r>
      <w:r w:rsidRPr="0085237D">
        <w:rPr>
          <w:rtl/>
        </w:rPr>
        <w:t xml:space="preserve">במתנת שכיב מרע שכתוב בה קנין! </w:t>
      </w:r>
      <w:r>
        <w:rPr>
          <w:rFonts w:cs="BA • Vilna Light"/>
          <w:rtl/>
        </w:rPr>
        <w:t>–</w:t>
      </w:r>
      <w:r>
        <w:rPr>
          <w:rFonts w:hint="cs"/>
          <w:rtl/>
        </w:rPr>
        <w:t xml:space="preserve"> צריכא שרב לא מודה לשמואל אף בלא קנו, ושמואל לא מודה לרב אף בקנו ממנו.</w:t>
      </w:r>
    </w:p>
    <w:p w14:paraId="4323F129" w14:textId="77777777" w:rsidR="00BE3885" w:rsidRDefault="00BE3885" w:rsidP="00BE3885">
      <w:pPr>
        <w:pStyle w:val="affffd"/>
        <w:ind w:firstLine="0"/>
        <w:rPr>
          <w:rtl/>
        </w:rPr>
      </w:pPr>
      <w:r>
        <w:rPr>
          <w:rFonts w:hint="cs"/>
          <w:rtl/>
        </w:rPr>
        <w:t xml:space="preserve">כך מתנו לסוגייא זו </w:t>
      </w:r>
      <w:r w:rsidRPr="0085237D">
        <w:rPr>
          <w:rtl/>
        </w:rPr>
        <w:t xml:space="preserve">בסורא </w:t>
      </w:r>
    </w:p>
    <w:p w14:paraId="54E79BB1" w14:textId="77777777" w:rsidR="00BE3885" w:rsidRDefault="00BE3885" w:rsidP="00BE3885">
      <w:pPr>
        <w:pStyle w:val="aff9"/>
        <w:rPr>
          <w:del w:id="90170" w:author="מנוע עיצוב" w:date="2026-10-08T11:01:28Z"/>
          <w:rtl/>
        </w:rPr>
      </w:pPr>
      <w:del w:id="90169" w:author="מנוע עיצוב" w:date="2026-10-08T11:01:28Z">
        <w:r>
          <w:rPr>
            <w:rFonts w:hint="cs"/>
            <w:rtl/>
          </w:rPr>
          <w:delText xml:space="preserve">***</w:delText>
        </w:r>
      </w:del>
    </w:p>
    <w:p w14:paraId="544CC16C" w14:textId="77777777" w:rsidR="00BE3885" w:rsidRDefault="00BE3885" w:rsidP="00BE3885">
      <w:pPr>
        <w:pStyle w:val="affff9"/>
        <w:rPr>
          <w:rtl/>
        </w:rPr>
      </w:pPr>
      <w:r w:rsidRPr="0085237D">
        <w:rPr>
          <w:rtl/>
        </w:rPr>
        <w:t>שכיב מרע שכתב כל נכסיו לאחרים וקנו מידו</w:t>
      </w:r>
    </w:p>
    <w:p w14:paraId="1FA52A32" w14:textId="77777777" w:rsidR="00BE3885" w:rsidRPr="009B3F3E" w:rsidRDefault="00BE3885" w:rsidP="00BE3885">
      <w:pPr>
        <w:pStyle w:val="36"/>
        <w:framePr w:wrap="notBeside"/>
        <w:rPr>
          <w:rtl/>
        </w:rPr>
      </w:pPr>
      <w:r w:rsidRPr="009B3F3E">
        <w:rPr>
          <w:rtl/>
        </w:rPr>
        <w:t>בפומבדיתא מתנ</w:t>
      </w:r>
      <w:r>
        <w:rPr>
          <w:rFonts w:hint="cs"/>
          <w:rtl/>
        </w:rPr>
        <w:t>ו</w:t>
      </w:r>
    </w:p>
    <w:p w14:paraId="1E509177" w14:textId="77777777" w:rsidR="00BE3885" w:rsidRDefault="00BE3885" w:rsidP="00BE3885">
      <w:pPr>
        <w:rPr>
          <w:rStyle w:val="affffe"/>
          <w:rtl/>
        </w:rPr>
      </w:pPr>
      <w:r w:rsidRPr="00293ACA">
        <w:rPr>
          <w:rStyle w:val="affffe"/>
          <w:rFonts w:hint="cs"/>
          <w:spacing w:val="0"/>
          <w:rtl/>
        </w:rPr>
        <w:t>ריב''א</w:t>
      </w:r>
      <w:r w:rsidRPr="00293ACA">
        <w:rPr>
          <w:rStyle w:val="affffe"/>
          <w:spacing w:val="0"/>
          <w:rtl/>
        </w:rPr>
        <w:t>: שלחו מבי רב לשמואל:</w:t>
      </w:r>
      <w:r w:rsidRPr="00293ACA">
        <w:rPr>
          <w:rtl/>
        </w:rPr>
        <w:t xml:space="preserve"> </w:t>
      </w:r>
      <w:r w:rsidRPr="00293ACA">
        <w:rPr>
          <w:rFonts w:hint="cs"/>
          <w:rtl/>
        </w:rPr>
        <w:t xml:space="preserve">שכ''מ </w:t>
      </w:r>
      <w:r w:rsidRPr="00293ACA">
        <w:rPr>
          <w:rtl/>
        </w:rPr>
        <w:t>שכתב כל נכסיו לאחרים וקנו מידו</w:t>
      </w:r>
      <w:r w:rsidRPr="0085237D">
        <w:rPr>
          <w:rtl/>
        </w:rPr>
        <w:t xml:space="preserve">, </w:t>
      </w:r>
    </w:p>
    <w:p w14:paraId="13E938C8" w14:textId="77777777" w:rsidR="00BE3885" w:rsidRPr="009B3F3E" w:rsidRDefault="00BE3885" w:rsidP="00BE3885">
      <w:pPr>
        <w:pStyle w:val="36"/>
        <w:framePr w:wrap="notBeside"/>
        <w:rPr>
          <w:rtl/>
        </w:rPr>
      </w:pPr>
      <w:r w:rsidRPr="009B3F3E">
        <w:rPr>
          <w:rtl/>
        </w:rPr>
        <w:t>שלח לה</w:t>
      </w:r>
      <w:r>
        <w:rPr>
          <w:rFonts w:hint="cs"/>
          <w:rtl/>
        </w:rPr>
        <w:t>ם</w:t>
      </w:r>
      <w:r w:rsidRPr="009B3F3E">
        <w:rPr>
          <w:rtl/>
        </w:rPr>
        <w:t>:</w:t>
      </w:r>
    </w:p>
    <w:p w14:paraId="75340D1F" w14:textId="77777777" w:rsidR="00BE3885" w:rsidRDefault="00BE3885" w:rsidP="00BE3885">
      <w:pPr>
        <w:rPr>
          <w:rtl/>
        </w:rPr>
      </w:pPr>
      <w:r w:rsidRPr="0085237D">
        <w:rPr>
          <w:rtl/>
        </w:rPr>
        <w:t>אין אחר קנין כלום.</w:t>
      </w:r>
      <w:r>
        <w:rPr>
          <w:rFonts w:hint="cs"/>
          <w:rtl/>
        </w:rPr>
        <w:t xml:space="preserve"> </w:t>
      </w:r>
      <w:r w:rsidRPr="009B3F3E">
        <w:rPr>
          <w:rStyle w:val="affffe"/>
          <w:rFonts w:hint="cs"/>
          <w:rtl/>
        </w:rPr>
        <w:t>סברו</w:t>
      </w:r>
      <w:r>
        <w:rPr>
          <w:rFonts w:hint="cs"/>
          <w:rtl/>
        </w:rPr>
        <w:t xml:space="preserve"> ה''מ לאחר אבל לעצמו יכול לחזור בו.</w:t>
      </w:r>
      <w:r>
        <w:rPr>
          <w:rStyle w:val="aff1"/>
          <w:rtl/>
        </w:rPr>
        <w:footnoteReference w:id="194"/>
      </w:r>
      <w:r>
        <w:rPr>
          <w:rFonts w:hint="cs"/>
          <w:rtl/>
        </w:rPr>
        <w:t xml:space="preserve"> </w:t>
      </w:r>
    </w:p>
    <w:p w14:paraId="68E84E81" w14:textId="77777777" w:rsidR="00BE3885" w:rsidRPr="009B3F3E" w:rsidRDefault="00BE3885" w:rsidP="00BE3885">
      <w:pPr>
        <w:pStyle w:val="36"/>
        <w:framePr w:wrap="notBeside"/>
        <w:rPr>
          <w:rtl/>
        </w:rPr>
      </w:pPr>
      <w:r w:rsidRPr="009B3F3E">
        <w:rPr>
          <w:rFonts w:hint="cs"/>
          <w:rtl/>
        </w:rPr>
        <w:t>א''ל ר''ח</w:t>
      </w:r>
    </w:p>
    <w:p w14:paraId="3318889A" w14:textId="77777777" w:rsidR="00BE3885" w:rsidRDefault="00BE3885" w:rsidP="00BE3885">
      <w:pPr>
        <w:rPr>
          <w:rtl/>
        </w:rPr>
      </w:pPr>
      <w:r w:rsidRPr="009B3F3E">
        <w:rPr>
          <w:rStyle w:val="affffe"/>
          <w:rFonts w:hint="cs"/>
          <w:rtl/>
        </w:rPr>
        <w:t>כשבא ר''ה מכופרי</w:t>
      </w:r>
      <w:r>
        <w:rPr>
          <w:rFonts w:hint="cs"/>
          <w:rtl/>
        </w:rPr>
        <w:t xml:space="preserve"> פירשה בין לעצמו ובין לאחרים. </w:t>
      </w:r>
    </w:p>
    <w:p w14:paraId="4F3D3856" w14:textId="77777777" w:rsidR="00BE3885" w:rsidRDefault="00BE3885" w:rsidP="00BE3885">
      <w:pPr>
        <w:pStyle w:val="afffff"/>
        <w:rPr>
          <w:rtl/>
        </w:rPr>
      </w:pPr>
      <w:r>
        <w:rPr>
          <w:rFonts w:hint="cs"/>
          <w:rtl/>
        </w:rPr>
        <w:t xml:space="preserve">העולה מהסוגייא</w:t>
      </w:r>
      <w:del w:id="41019" w:author="Claude" w:date="2026-10-07T09:24:35Z">
        <w:r>
          <w:rPr>
            <w:rFonts w:hint="cs"/>
            <w:rtl/>
          </w:rPr>
          <w:delText xml:space="preserve"> </w:delText>
        </w:r>
      </w:del>
      <w:r>
        <w:rPr>
          <w:rFonts w:hint="cs"/>
          <w:rtl/>
        </w:rPr>
        <w:t xml:space="preserve">: ששמואל אמר ד' דינים במתנת שכ''מ </w:t>
      </w:r>
    </w:p>
    <w:p w14:paraId="7AA72483" w14:textId="77777777" w:rsidR="00BE3885" w:rsidRDefault="00BE3885" w:rsidP="00BE3885">
      <w:pPr>
        <w:pStyle w:val="afffff"/>
        <w:rPr>
          <w:rtl/>
        </w:rPr>
      </w:pPr>
      <w:r>
        <w:rPr>
          <w:rFonts w:hint="cs"/>
          <w:rtl/>
        </w:rPr>
        <w:t>א. שעם קנין לא קנה. ב. ביפוי כח קונה ואם עמד חוזר</w:t>
      </w:r>
    </w:p>
    <w:p w14:paraId="21AA58F8" w14:textId="5E2ED9EC" w:rsidR="0085237D" w:rsidRPr="00BE3885" w:rsidRDefault="00BE3885" w:rsidP="00BE3885">
      <w:pPr>
        <w:pStyle w:val="afffff"/>
        <w:rPr>
          <w:rtl/>
        </w:rPr>
      </w:pPr>
      <w:r w:rsidRPr="000106DA">
        <w:rPr>
          <w:rFonts w:hint="cs"/>
          <w:rtl/>
        </w:rPr>
        <w:t>ג. כתב וזיכה לראשון יכול לחזור ולתת לאחר. ד. כתב וזיכה והקנה הראשון קנה ואינו חוזר.</w:t>
      </w:r>
    </w:p>
    <w:p w14:paraId="7842DD05" w14:textId="77777777" w:rsidR="00645A3A" w:rsidRDefault="00645A3A" w:rsidP="00645A3A">
      <w:pPr>
        <w:pStyle w:val="affe"/>
        <w:framePr w:wrap="around"/>
        <w:rPr>
          <w:rtl/>
        </w:rPr>
      </w:pPr>
      <w:r>
        <w:rPr>
          <w:rFonts w:hint="cs"/>
          <w:rtl/>
        </w:rPr>
        <w:t>קנג.</w:t>
      </w:r>
    </w:p>
    <w:p w14:paraId="3825FF5B" w14:textId="2A30AA26" w:rsidR="00645A3A" w:rsidRDefault="00645A3A" w:rsidP="00645A3A">
      <w:pPr>
        <w:pStyle w:val="affff9"/>
        <w:rPr>
          <w:rtl/>
        </w:rPr>
      </w:pPr>
      <w:r>
        <w:rPr>
          <w:rFonts w:hint="cs"/>
          <w:rtl/>
        </w:rPr>
        <w:t>מעשה בשכ''מ שכתב וזיכה ו</w:t>
      </w:r>
      <w:r w:rsidR="002B47D6">
        <w:rPr>
          <w:rFonts w:hint="cs"/>
          <w:rtl/>
        </w:rPr>
        <w:t>ק</w:t>
      </w:r>
      <w:r>
        <w:rPr>
          <w:rFonts w:hint="cs"/>
          <w:rtl/>
        </w:rPr>
        <w:t xml:space="preserve">נו ממנו ורצה לחזור בו </w:t>
      </w:r>
    </w:p>
    <w:p w14:paraId="24C20753" w14:textId="77777777" w:rsidR="00645A3A" w:rsidRPr="00BC259C" w:rsidRDefault="00645A3A" w:rsidP="00645A3A">
      <w:pPr>
        <w:pStyle w:val="36"/>
        <w:framePr w:wrap="notBeside"/>
        <w:rPr>
          <w:rtl/>
        </w:rPr>
      </w:pPr>
      <w:r w:rsidRPr="00BC259C">
        <w:rPr>
          <w:rFonts w:hint="cs"/>
          <w:rtl/>
        </w:rPr>
        <w:t>א''ל ר''ה</w:t>
      </w:r>
      <w:r w:rsidRPr="00BC259C">
        <w:rPr>
          <w:rtl/>
        </w:rPr>
        <w:t>:</w:t>
      </w:r>
    </w:p>
    <w:p w14:paraId="429FB6A5" w14:textId="77777777" w:rsidR="00645A3A" w:rsidRDefault="00645A3A" w:rsidP="00645A3A">
      <w:pPr>
        <w:rPr>
          <w:rtl/>
        </w:rPr>
      </w:pPr>
      <w:r>
        <w:rPr>
          <w:rFonts w:hint="cs"/>
          <w:rtl/>
        </w:rPr>
        <w:t>מה אעשה לך שלא קנית, כפי ששכ''מ מקנה.</w:t>
      </w:r>
      <w:r w:rsidRPr="00BC259C">
        <w:rPr>
          <w:rtl/>
        </w:rPr>
        <w:t xml:space="preserve"> </w:t>
      </w:r>
    </w:p>
    <w:p w14:paraId="042EBA54" w14:textId="77777777" w:rsidR="00645A3A" w:rsidRDefault="00645A3A" w:rsidP="00645A3A">
      <w:pPr>
        <w:pStyle w:val="affff9"/>
        <w:rPr>
          <w:rtl/>
        </w:rPr>
      </w:pPr>
      <w:r>
        <w:rPr>
          <w:rFonts w:hint="cs"/>
          <w:rtl/>
        </w:rPr>
        <w:t xml:space="preserve">מעשה במתנה שהיה </w:t>
      </w:r>
      <w:r w:rsidRPr="00BC259C">
        <w:rPr>
          <w:rtl/>
        </w:rPr>
        <w:t xml:space="preserve">כתוב בה בחיים ובמות </w:t>
      </w:r>
    </w:p>
    <w:p w14:paraId="0FAEC897" w14:textId="77777777" w:rsidR="00645A3A" w:rsidRPr="00BC259C" w:rsidRDefault="00645A3A" w:rsidP="00645A3A">
      <w:pPr>
        <w:pStyle w:val="36"/>
        <w:framePr w:wrap="notBeside"/>
        <w:rPr>
          <w:rtl/>
        </w:rPr>
      </w:pPr>
      <w:r w:rsidRPr="00BC259C">
        <w:rPr>
          <w:rFonts w:hint="cs"/>
          <w:rtl/>
        </w:rPr>
        <w:t>רב</w:t>
      </w:r>
      <w:r w:rsidRPr="00BC259C">
        <w:rPr>
          <w:rtl/>
        </w:rPr>
        <w:t>:</w:t>
      </w:r>
    </w:p>
    <w:p w14:paraId="0DB803A9" w14:textId="115E8563" w:rsidR="002B47D6" w:rsidRPr="002B47D6" w:rsidRDefault="00645A3A" w:rsidP="00645A3A">
      <w:pPr>
        <w:rPr>
          <w:rtl/>
        </w:rPr>
      </w:pPr>
      <w:r w:rsidRPr="002B47D6">
        <w:rPr>
          <w:rFonts w:hint="cs"/>
          <w:sz w:val="20"/>
          <w:szCs w:val="16"/>
          <w:rtl/>
        </w:rPr>
        <w:t xml:space="preserve">הרי היא </w:t>
      </w:r>
      <w:r w:rsidRPr="002B47D6">
        <w:rPr>
          <w:rtl/>
        </w:rPr>
        <w:t>כמתנת שכיב מרע</w:t>
      </w:r>
      <w:r w:rsidRPr="002B47D6">
        <w:rPr>
          <w:rFonts w:hint="cs"/>
          <w:rtl/>
        </w:rPr>
        <w:t xml:space="preserve"> שכתוב בה </w:t>
      </w:r>
      <w:r w:rsidRPr="002B47D6">
        <w:rPr>
          <w:rtl/>
        </w:rPr>
        <w:t>במ</w:t>
      </w:r>
      <w:r w:rsidRPr="002B47D6">
        <w:rPr>
          <w:rFonts w:hint="cs"/>
          <w:rtl/>
        </w:rPr>
        <w:t>ו</w:t>
      </w:r>
      <w:r w:rsidRPr="002B47D6">
        <w:rPr>
          <w:rtl/>
        </w:rPr>
        <w:t xml:space="preserve">ת </w:t>
      </w:r>
      <w:r w:rsidRPr="002B47D6">
        <w:rPr>
          <w:rFonts w:hint="cs"/>
          <w:rtl/>
        </w:rPr>
        <w:t>הכוונה אחר מיתה</w:t>
      </w:r>
    </w:p>
    <w:p w14:paraId="3F51F271" w14:textId="1F43F919" w:rsidR="00645A3A" w:rsidRPr="008E201F" w:rsidRDefault="00645A3A" w:rsidP="00645A3A">
      <w:pPr>
        <w:rPr>
          <w:rStyle w:val="afffff0"/>
          <w:rtl/>
        </w:rPr>
      </w:pPr>
      <w:r w:rsidRPr="008E201F">
        <w:rPr>
          <w:rStyle w:val="afffff0"/>
          <w:rFonts w:hint="cs"/>
          <w:rtl/>
        </w:rPr>
        <w:t xml:space="preserve">ומה שכתב </w:t>
      </w:r>
      <w:r w:rsidRPr="008E201F">
        <w:rPr>
          <w:rStyle w:val="afffff0"/>
          <w:rtl/>
        </w:rPr>
        <w:t xml:space="preserve">בחיים - </w:t>
      </w:r>
      <w:r w:rsidRPr="008E201F">
        <w:rPr>
          <w:rStyle w:val="afffff0"/>
          <w:rFonts w:hint="cs"/>
          <w:rtl/>
        </w:rPr>
        <w:t>ל</w:t>
      </w:r>
      <w:r w:rsidRPr="008E201F">
        <w:rPr>
          <w:rStyle w:val="afffff0"/>
          <w:rtl/>
        </w:rPr>
        <w:t xml:space="preserve">סימן בעלמא </w:t>
      </w:r>
      <w:r w:rsidRPr="008E201F">
        <w:rPr>
          <w:rStyle w:val="afffff0"/>
          <w:rFonts w:hint="cs"/>
          <w:rtl/>
        </w:rPr>
        <w:t>כתב שינצל מחוליו</w:t>
      </w:r>
      <w:r w:rsidRPr="008E201F">
        <w:rPr>
          <w:rStyle w:val="afffff0"/>
          <w:rtl/>
        </w:rPr>
        <w:t xml:space="preserve">; </w:t>
      </w:r>
    </w:p>
    <w:p w14:paraId="45CEAB9F" w14:textId="77777777" w:rsidR="00645A3A" w:rsidRPr="00BC259C" w:rsidRDefault="00645A3A" w:rsidP="00645A3A">
      <w:pPr>
        <w:pStyle w:val="36"/>
        <w:framePr w:wrap="notBeside"/>
        <w:rPr>
          <w:rtl/>
        </w:rPr>
      </w:pPr>
      <w:r w:rsidRPr="00BC259C">
        <w:rPr>
          <w:rtl/>
        </w:rPr>
        <w:t xml:space="preserve">ושמואל </w:t>
      </w:r>
    </w:p>
    <w:p w14:paraId="249AD30C" w14:textId="77777777" w:rsidR="00645A3A" w:rsidRDefault="00645A3A" w:rsidP="00645A3A">
      <w:pPr>
        <w:rPr>
          <w:rtl/>
        </w:rPr>
      </w:pPr>
      <w:r>
        <w:rPr>
          <w:rFonts w:hint="cs"/>
          <w:rtl/>
        </w:rPr>
        <w:t xml:space="preserve">הרי היא </w:t>
      </w:r>
      <w:r w:rsidRPr="00BC259C">
        <w:rPr>
          <w:rtl/>
        </w:rPr>
        <w:t xml:space="preserve">כמתנת בריא, </w:t>
      </w:r>
      <w:r>
        <w:rPr>
          <w:rFonts w:hint="cs"/>
          <w:rtl/>
        </w:rPr>
        <w:t xml:space="preserve">- שכתוב </w:t>
      </w:r>
      <w:r w:rsidRPr="00BC259C">
        <w:rPr>
          <w:rtl/>
        </w:rPr>
        <w:t xml:space="preserve">בה בחיים </w:t>
      </w:r>
      <w:r>
        <w:rPr>
          <w:rFonts w:hint="cs"/>
          <w:rtl/>
        </w:rPr>
        <w:t>כך דברו</w:t>
      </w:r>
      <w:r w:rsidRPr="00BC259C">
        <w:rPr>
          <w:rtl/>
        </w:rPr>
        <w:t xml:space="preserve">, </w:t>
      </w:r>
    </w:p>
    <w:p w14:paraId="629F367E" w14:textId="77777777" w:rsidR="00645A3A" w:rsidRPr="008E201F" w:rsidRDefault="00645A3A" w:rsidP="00645A3A">
      <w:pPr>
        <w:pStyle w:val="afffff"/>
        <w:rPr>
          <w:rtl/>
        </w:rPr>
      </w:pPr>
      <w:r w:rsidRPr="00C25F5F">
        <w:rPr>
          <w:rFonts w:hint="cs"/>
          <w:rtl/>
        </w:rPr>
        <w:t xml:space="preserve">ומה שכתב </w:t>
      </w:r>
      <w:r w:rsidRPr="00C25F5F">
        <w:rPr>
          <w:rtl/>
        </w:rPr>
        <w:t xml:space="preserve">ובמות - כמאן דאמר מעתה ועד עולם. </w:t>
      </w:r>
    </w:p>
    <w:p w14:paraId="10FA7663" w14:textId="77777777" w:rsidR="00645A3A" w:rsidRPr="00BC259C" w:rsidRDefault="00645A3A" w:rsidP="00645A3A">
      <w:pPr>
        <w:pStyle w:val="36"/>
        <w:framePr w:wrap="notBeside"/>
        <w:rPr>
          <w:rtl/>
        </w:rPr>
      </w:pPr>
      <w:r w:rsidRPr="00BC259C">
        <w:rPr>
          <w:rtl/>
        </w:rPr>
        <w:t>נהרדעי</w:t>
      </w:r>
      <w:r>
        <w:rPr>
          <w:rFonts w:hint="cs"/>
          <w:rtl/>
        </w:rPr>
        <w:t>: הלכה</w:t>
      </w:r>
      <w:r w:rsidRPr="00BC259C">
        <w:rPr>
          <w:rtl/>
        </w:rPr>
        <w:t>:</w:t>
      </w:r>
    </w:p>
    <w:p w14:paraId="739C7C0B" w14:textId="54AEA762" w:rsidR="00645A3A" w:rsidRPr="00C25F5F" w:rsidRDefault="00645A3A" w:rsidP="00645A3A">
      <w:pPr>
        <w:rPr>
          <w:rStyle w:val="affffe"/>
          <w:spacing w:val="2"/>
          <w:rtl/>
        </w:rPr>
      </w:pPr>
      <w:r w:rsidRPr="00C25F5F">
        <w:rPr>
          <w:rFonts w:hint="cs"/>
          <w:spacing w:val="2"/>
          <w:rtl/>
        </w:rPr>
        <w:t>כ</w:t>
      </w:r>
      <w:r w:rsidRPr="00C25F5F">
        <w:rPr>
          <w:spacing w:val="2"/>
          <w:rtl/>
        </w:rPr>
        <w:t xml:space="preserve">רב. </w:t>
      </w:r>
      <w:r w:rsidRPr="00C25F5F">
        <w:rPr>
          <w:rStyle w:val="affffe"/>
          <w:rFonts w:hint="cs"/>
          <w:spacing w:val="2"/>
          <w:rtl/>
        </w:rPr>
        <w:t xml:space="preserve">רבא חלק וס''ל: </w:t>
      </w:r>
      <w:r w:rsidRPr="00C25F5F">
        <w:rPr>
          <w:spacing w:val="2"/>
          <w:rtl/>
        </w:rPr>
        <w:t xml:space="preserve">ואי </w:t>
      </w:r>
      <w:r w:rsidRPr="00C25F5F">
        <w:rPr>
          <w:rFonts w:hint="cs"/>
          <w:spacing w:val="2"/>
          <w:rtl/>
        </w:rPr>
        <w:t xml:space="preserve">כתוב </w:t>
      </w:r>
      <w:r w:rsidRPr="00C25F5F">
        <w:rPr>
          <w:spacing w:val="2"/>
          <w:rtl/>
        </w:rPr>
        <w:t>בה מחיים קנה</w:t>
      </w:r>
      <w:r w:rsidRPr="00C25F5F">
        <w:rPr>
          <w:rStyle w:val="affffe"/>
          <w:rFonts w:hint="cs"/>
          <w:spacing w:val="2"/>
          <w:rtl/>
        </w:rPr>
        <w:t>. אמימר</w:t>
      </w:r>
      <w:r w:rsidRPr="00C25F5F">
        <w:rPr>
          <w:rFonts w:hint="cs"/>
          <w:spacing w:val="2"/>
          <w:rtl/>
        </w:rPr>
        <w:t xml:space="preserve"> אין הלכה כרבא</w:t>
      </w:r>
    </w:p>
    <w:p w14:paraId="554FA828" w14:textId="77777777" w:rsidR="00645A3A" w:rsidRDefault="00645A3A" w:rsidP="00645A3A">
      <w:pPr>
        <w:spacing w:after="60"/>
        <w:ind w:left="226" w:firstLine="113"/>
        <w:rPr>
          <w:rtl/>
        </w:rPr>
      </w:pPr>
      <w:r w:rsidRPr="00C25F5F">
        <w:rPr>
          <w:rStyle w:val="affffe"/>
          <w:rFonts w:hint="cs"/>
          <w:rtl/>
        </w:rPr>
        <w:t>וקמ''ל</w:t>
      </w:r>
      <w:r>
        <w:rPr>
          <w:rStyle w:val="affffe"/>
          <w:rFonts w:hint="cs"/>
          <w:rtl/>
        </w:rPr>
        <w:t>:</w:t>
      </w:r>
      <w:r>
        <w:rPr>
          <w:rFonts w:hint="cs"/>
          <w:rtl/>
        </w:rPr>
        <w:t xml:space="preserve"> שלא אומרים שמחיים רב מודה.</w:t>
      </w:r>
    </w:p>
    <w:p w14:paraId="6BF2F19A" w14:textId="77777777" w:rsidR="00645A3A" w:rsidRPr="00967BCC" w:rsidRDefault="00645A3A" w:rsidP="00645A3A">
      <w:pPr>
        <w:pStyle w:val="36"/>
        <w:framePr w:wrap="notBeside"/>
        <w:rPr>
          <w:rtl/>
        </w:rPr>
      </w:pPr>
      <w:r w:rsidRPr="00967BCC">
        <w:rPr>
          <w:rFonts w:hint="cs"/>
          <w:rtl/>
        </w:rPr>
        <w:t xml:space="preserve">ומעשה </w:t>
      </w:r>
    </w:p>
    <w:p w14:paraId="622B9070" w14:textId="77777777" w:rsidR="00645A3A" w:rsidRDefault="00645A3A" w:rsidP="00645A3A">
      <w:pPr>
        <w:rPr>
          <w:rtl/>
        </w:rPr>
      </w:pPr>
      <w:r>
        <w:rPr>
          <w:rFonts w:hint="cs"/>
          <w:rtl/>
        </w:rPr>
        <w:t xml:space="preserve">שהגיע לפני ר''נ לנהרדעא ושלחו לריב''א לטמיא, </w:t>
      </w:r>
    </w:p>
    <w:p w14:paraId="3C50FD51" w14:textId="77777777" w:rsidR="00645A3A" w:rsidRDefault="00645A3A" w:rsidP="00645A3A">
      <w:pPr>
        <w:spacing w:after="60"/>
        <w:rPr>
          <w:rtl/>
        </w:rPr>
      </w:pPr>
      <w:r>
        <w:rPr>
          <w:rFonts w:hint="cs"/>
          <w:rtl/>
        </w:rPr>
        <w:t xml:space="preserve">- משום שנהרדעא היא מקומו דשמואל, ואיך ננהג כרב. </w:t>
      </w:r>
    </w:p>
    <w:p w14:paraId="0A12E418" w14:textId="77777777" w:rsidR="00645A3A" w:rsidRPr="00967BCC" w:rsidRDefault="00645A3A" w:rsidP="00645A3A">
      <w:pPr>
        <w:pStyle w:val="36"/>
        <w:framePr w:wrap="notBeside"/>
        <w:rPr>
          <w:rtl/>
        </w:rPr>
      </w:pPr>
      <w:r w:rsidRPr="00967BCC">
        <w:rPr>
          <w:rFonts w:hint="cs"/>
          <w:rtl/>
        </w:rPr>
        <w:t>ומעשה</w:t>
      </w:r>
    </w:p>
    <w:p w14:paraId="11C53421" w14:textId="77777777" w:rsidR="00645A3A" w:rsidRDefault="00645A3A" w:rsidP="00645A3A">
      <w:pPr>
        <w:rPr>
          <w:rtl/>
        </w:rPr>
      </w:pPr>
      <w:r>
        <w:rPr>
          <w:rFonts w:hint="cs"/>
          <w:rtl/>
        </w:rPr>
        <w:t>שהגיע לרבא ופסק כשיטתו שא''כ לחזור בו</w:t>
      </w:r>
      <w:r w:rsidRPr="00BC259C">
        <w:rPr>
          <w:rtl/>
        </w:rPr>
        <w:t xml:space="preserve">, </w:t>
      </w:r>
      <w:r>
        <w:rPr>
          <w:rFonts w:hint="cs"/>
          <w:rtl/>
        </w:rPr>
        <w:t xml:space="preserve">וטרדתו, </w:t>
      </w:r>
      <w:r w:rsidRPr="00967BCC">
        <w:rPr>
          <w:rStyle w:val="affffe"/>
          <w:rFonts w:hint="cs"/>
          <w:rtl/>
        </w:rPr>
        <w:t xml:space="preserve">א''ל </w:t>
      </w:r>
      <w:r>
        <w:rPr>
          <w:rStyle w:val="affffe"/>
          <w:rFonts w:hint="cs"/>
          <w:rtl/>
        </w:rPr>
        <w:t>ל</w:t>
      </w:r>
      <w:r w:rsidRPr="00967BCC">
        <w:rPr>
          <w:rStyle w:val="affffe"/>
          <w:rFonts w:hint="cs"/>
          <w:rtl/>
        </w:rPr>
        <w:t>ר''פ</w:t>
      </w:r>
      <w:r>
        <w:rPr>
          <w:rStyle w:val="affffe"/>
          <w:rFonts w:hint="cs"/>
          <w:rtl/>
        </w:rPr>
        <w:t xml:space="preserve"> הסופר</w:t>
      </w:r>
      <w:r w:rsidRPr="00967BCC">
        <w:rPr>
          <w:rStyle w:val="affffe"/>
          <w:rtl/>
        </w:rPr>
        <w:t>:</w:t>
      </w:r>
      <w:r w:rsidRPr="00BC259C">
        <w:rPr>
          <w:rtl/>
        </w:rPr>
        <w:t xml:space="preserve"> </w:t>
      </w:r>
      <w:r>
        <w:rPr>
          <w:rFonts w:hint="cs"/>
          <w:rtl/>
        </w:rPr>
        <w:t xml:space="preserve">לך </w:t>
      </w:r>
      <w:r w:rsidRPr="00BC259C">
        <w:rPr>
          <w:rtl/>
        </w:rPr>
        <w:t xml:space="preserve">כתוב לה, שוכר עליהן או מטען. </w:t>
      </w:r>
      <w:r w:rsidRPr="00967BCC">
        <w:rPr>
          <w:rStyle w:val="affffe"/>
          <w:rtl/>
        </w:rPr>
        <w:t>אמרה:</w:t>
      </w:r>
      <w:r w:rsidRPr="00BC259C">
        <w:rPr>
          <w:rtl/>
        </w:rPr>
        <w:t xml:space="preserve"> ליטבע </w:t>
      </w:r>
      <w:r>
        <w:rPr>
          <w:rFonts w:hint="cs"/>
          <w:rtl/>
        </w:rPr>
        <w:t>ספינתו</w:t>
      </w:r>
      <w:r w:rsidRPr="00BC259C">
        <w:rPr>
          <w:rtl/>
        </w:rPr>
        <w:t xml:space="preserve">! </w:t>
      </w:r>
      <w:r>
        <w:rPr>
          <w:rFonts w:hint="cs"/>
          <w:rtl/>
        </w:rPr>
        <w:t>וכי אתה מטעני</w:t>
      </w:r>
      <w:r w:rsidRPr="00BC259C">
        <w:rPr>
          <w:rtl/>
        </w:rPr>
        <w:t xml:space="preserve">? אמשינהו </w:t>
      </w:r>
      <w:r>
        <w:rPr>
          <w:rFonts w:hint="cs"/>
          <w:rtl/>
        </w:rPr>
        <w:t xml:space="preserve">לכלי </w:t>
      </w:r>
      <w:r w:rsidRPr="00BC259C">
        <w:rPr>
          <w:rtl/>
        </w:rPr>
        <w:t>רבא במי</w:t>
      </w:r>
      <w:r>
        <w:rPr>
          <w:rFonts w:hint="cs"/>
          <w:rtl/>
        </w:rPr>
        <w:t>ם</w:t>
      </w:r>
      <w:r w:rsidRPr="00BC259C">
        <w:rPr>
          <w:rtl/>
        </w:rPr>
        <w:t>, ואפ</w:t>
      </w:r>
      <w:r>
        <w:rPr>
          <w:rFonts w:hint="cs"/>
          <w:rtl/>
        </w:rPr>
        <w:t xml:space="preserve">''ה לא ניצול מטביעה. </w:t>
      </w:r>
      <w:r w:rsidRPr="00967BCC">
        <w:rPr>
          <w:rStyle w:val="afffff0"/>
          <w:rFonts w:hint="cs"/>
          <w:rtl/>
        </w:rPr>
        <w:t>[שאין הלכה כמותו]</w:t>
      </w:r>
    </w:p>
    <w:p w14:paraId="556D8D6F" w14:textId="77777777" w:rsidR="00645A3A" w:rsidRPr="00BC259C" w:rsidRDefault="00645A3A" w:rsidP="00645A3A">
      <w:pPr>
        <w:pStyle w:val="aff9"/>
        <w:rPr>
          <w:rtl/>
        </w:rPr>
      </w:pPr>
      <w:r>
        <w:rPr>
          <w:rFonts w:hint="cs"/>
          <w:rtl/>
        </w:rPr>
        <w:t>***</w:t>
      </w:r>
    </w:p>
    <w:p w14:paraId="66D7C50C" w14:textId="77777777" w:rsidR="00645A3A" w:rsidRDefault="00645A3A" w:rsidP="00645A3A">
      <w:pPr>
        <w:pStyle w:val="affffb"/>
        <w:framePr w:wrap="around"/>
        <w:rPr>
          <w:rtl/>
        </w:rPr>
      </w:pPr>
      <w:del w:id="20403" w:author="קלוד" w:date="2026-10-06T10:07:33Z">
        <w:r>
          <w:rPr>
            <w:rtl/>
          </w:rPr>
          <w:delText xml:space="preserve">מתני'. </w:delText>
        </w:r>
      </w:del>
      <w:ins w:id="20404" w:author="קלוד" w:date="2026-10-06T10:07:33Z">
        <w:r>
          <w:rPr>
            <w:rtl/>
          </w:rPr>
          <w:t xml:space="preserve">משנה ו</w:t>
        </w:r>
      </w:ins>
    </w:p>
    <w:p w14:paraId="07EDCB05" w14:textId="22D07A68" w:rsidR="000907E2" w:rsidRDefault="00645A3A" w:rsidP="00DB3591">
      <w:pPr>
        <w:pStyle w:val="afff3"/>
        <w:rPr>
          <w:rtl/>
        </w:rPr>
      </w:pPr>
      <w:r w:rsidRPr="00BC259C">
        <w:rPr>
          <w:rtl/>
        </w:rPr>
        <w:t>לא כתב בה שכיב מרע,</w:t>
      </w:r>
    </w:p>
    <w:p w14:paraId="4AE31ECC" w14:textId="77777777" w:rsidR="000907E2" w:rsidRDefault="00645A3A" w:rsidP="00DB3591">
      <w:pPr>
        <w:pStyle w:val="afff3"/>
        <w:rPr>
          <w:rStyle w:val="affffe"/>
          <w:rtl/>
        </w:rPr>
      </w:pPr>
      <w:r w:rsidRPr="00BC259C">
        <w:rPr>
          <w:rtl/>
        </w:rPr>
        <w:t>הוא אומר שכיב מרע הייתי, והן אומרים בריא היית</w:t>
      </w:r>
      <w:r>
        <w:rPr>
          <w:rFonts w:hint="cs"/>
          <w:rtl/>
        </w:rPr>
        <w:t>:</w:t>
      </w:r>
      <w:r w:rsidRPr="00BC259C">
        <w:rPr>
          <w:rtl/>
        </w:rPr>
        <w:t xml:space="preserve"> </w:t>
      </w:r>
    </w:p>
    <w:p w14:paraId="24977DAC" w14:textId="4232A18A" w:rsidR="00645A3A" w:rsidRPr="00BC259C" w:rsidRDefault="000907E2" w:rsidP="00DB3591">
      <w:pPr>
        <w:pStyle w:val="afff3"/>
        <w:rPr>
          <w:rtl/>
        </w:rPr>
      </w:pPr>
      <w:r>
        <w:rPr>
          <w:rStyle w:val="TanaimMishna"/>
          <w:rFonts w:hint="cs"/>
          <w:rtl/>
          <w:rPrChange w:id="20158" w:author="קלוד" w:date="2026-10-06T10:07:33Z">
            <w:rPr>
              <w:rStyle w:val="affffe"/>
              <w:rFonts w:hint="cs"/>
              <w:rtl/>
            </w:rPr>
          </w:rPrChange>
        </w:rPr>
        <w:t>ל</w:t>
      </w:r>
      <w:r w:rsidR="00645A3A" w:rsidRPr="00967BCC">
        <w:rPr>
          <w:rStyle w:val="TanaimMishna"/>
          <w:rFonts w:hint="cs"/>
          <w:rtl/>
          <w:rPrChange w:id="20159" w:author="קלוד" w:date="2026-10-06T10:07:33Z">
            <w:rPr>
              <w:rStyle w:val="affffe"/>
              <w:rFonts w:hint="cs"/>
              <w:rtl/>
            </w:rPr>
          </w:rPrChange>
        </w:rPr>
        <w:t>ר''מ</w:t>
      </w:r>
      <w:r>
        <w:rPr>
          <w:rStyle w:val="TanaimMishna"/>
          <w:rFonts w:hint="cs"/>
          <w:rtl/>
          <w:rPrChange w:id="20160" w:author="קלוד" w:date="2026-10-06T10:07:33Z">
            <w:rPr>
              <w:rStyle w:val="affffe"/>
              <w:rFonts w:hint="cs"/>
              <w:rtl/>
            </w:rPr>
          </w:rPrChange>
        </w:rPr>
        <w:t>:</w:t>
      </w:r>
      <w:r w:rsidR="00645A3A" w:rsidRPr="00BC259C">
        <w:rPr>
          <w:rtl/>
        </w:rPr>
        <w:t xml:space="preserve"> צריך להביא ראיה </w:t>
      </w:r>
      <w:r>
        <w:rPr>
          <w:rFonts w:hint="cs"/>
          <w:rtl/>
        </w:rPr>
        <w:t>שהיה שכ''מ</w:t>
      </w:r>
      <w:r w:rsidR="00645A3A" w:rsidRPr="00BC259C">
        <w:rPr>
          <w:rtl/>
        </w:rPr>
        <w:t xml:space="preserve"> </w:t>
      </w:r>
      <w:r w:rsidR="00645A3A" w:rsidRPr="00967BCC">
        <w:rPr>
          <w:rStyle w:val="TanaimMishna"/>
          <w:rtl/>
          <w:rPrChange w:id="20161" w:author="קלוד" w:date="2026-10-06T10:07:33Z">
            <w:rPr>
              <w:rStyle w:val="affffe"/>
              <w:rtl/>
            </w:rPr>
          </w:rPrChange>
        </w:rPr>
        <w:t>וחכ"א:</w:t>
      </w:r>
      <w:r w:rsidR="00645A3A" w:rsidRPr="00BC259C">
        <w:rPr>
          <w:rtl/>
        </w:rPr>
        <w:t xml:space="preserve"> המ</w:t>
      </w:r>
      <w:r>
        <w:rPr>
          <w:rFonts w:hint="cs"/>
          <w:rtl/>
        </w:rPr>
        <w:t>וציא מחבירו ע"ה</w:t>
      </w:r>
      <w:r w:rsidR="00645A3A" w:rsidRPr="00BC259C">
        <w:rPr>
          <w:rtl/>
        </w:rPr>
        <w:t xml:space="preserve">. </w:t>
      </w:r>
    </w:p>
    <w:p w14:paraId="62BD007B" w14:textId="77777777" w:rsidR="00645A3A" w:rsidRDefault="00645A3A" w:rsidP="00645A3A">
      <w:pPr>
        <w:pStyle w:val="affff9"/>
        <w:rPr>
          <w:rtl/>
        </w:rPr>
      </w:pPr>
      <w:r w:rsidRPr="00BC259C">
        <w:rPr>
          <w:rtl/>
        </w:rPr>
        <w:t>מתנ</w:t>
      </w:r>
      <w:r>
        <w:rPr>
          <w:rFonts w:hint="cs"/>
          <w:rtl/>
        </w:rPr>
        <w:t>ה</w:t>
      </w:r>
      <w:r w:rsidRPr="00BC259C">
        <w:rPr>
          <w:rtl/>
        </w:rPr>
        <w:t xml:space="preserve"> </w:t>
      </w:r>
      <w:r>
        <w:rPr>
          <w:rFonts w:hint="cs"/>
          <w:rtl/>
        </w:rPr>
        <w:t xml:space="preserve">שהיה כתוב בה </w:t>
      </w:r>
      <w:r w:rsidRPr="00967BCC">
        <w:rPr>
          <w:rStyle w:val="afffff0"/>
          <w:rFonts w:hint="cs"/>
          <w:b w:val="0"/>
          <w:bCs w:val="0"/>
          <w:rtl/>
        </w:rPr>
        <w:t>רק שנכתבה</w:t>
      </w:r>
      <w:r>
        <w:rPr>
          <w:rFonts w:hint="cs"/>
          <w:rtl/>
        </w:rPr>
        <w:t xml:space="preserve"> כשהיה חולה במיטתו </w:t>
      </w:r>
    </w:p>
    <w:p w14:paraId="07C85617" w14:textId="77777777" w:rsidR="00645A3A" w:rsidRDefault="00645A3A" w:rsidP="00645A3A">
      <w:pPr>
        <w:pStyle w:val="afffff"/>
        <w:rPr>
          <w:rtl/>
        </w:rPr>
      </w:pPr>
      <w:r>
        <w:rPr>
          <w:rFonts w:hint="cs"/>
          <w:rtl/>
        </w:rPr>
        <w:t>ולא נכתב בה שנפטר מחוליו זה</w:t>
      </w:r>
      <w:r>
        <w:rPr>
          <w:rStyle w:val="aff1"/>
          <w:rtl/>
        </w:rPr>
        <w:footnoteReference w:id="195"/>
      </w:r>
      <w:r>
        <w:rPr>
          <w:rFonts w:hint="cs"/>
          <w:rtl/>
        </w:rPr>
        <w:t xml:space="preserve">, </w:t>
      </w:r>
    </w:p>
    <w:p w14:paraId="2B9B56F2" w14:textId="77777777" w:rsidR="00645A3A" w:rsidRPr="00BC259C" w:rsidRDefault="00645A3A" w:rsidP="00645A3A">
      <w:pPr>
        <w:pStyle w:val="affe"/>
        <w:framePr w:wrap="around"/>
        <w:rPr>
          <w:rtl/>
        </w:rPr>
      </w:pPr>
      <w:r w:rsidRPr="00BC259C">
        <w:rPr>
          <w:rFonts w:hint="cs"/>
          <w:rtl/>
        </w:rPr>
        <w:t>קנג:</w:t>
      </w:r>
    </w:p>
    <w:p w14:paraId="01634A4D" w14:textId="77777777" w:rsidR="00645A3A" w:rsidRPr="00967BCC" w:rsidRDefault="00645A3A" w:rsidP="00645A3A">
      <w:pPr>
        <w:pStyle w:val="36"/>
        <w:framePr w:wrap="notBeside"/>
        <w:rPr>
          <w:rtl/>
        </w:rPr>
      </w:pPr>
      <w:r w:rsidRPr="00967BCC">
        <w:rPr>
          <w:rtl/>
        </w:rPr>
        <w:t>רבה:</w:t>
      </w:r>
    </w:p>
    <w:p w14:paraId="59260AEB" w14:textId="77777777" w:rsidR="00645A3A" w:rsidRDefault="00645A3A" w:rsidP="00645A3A">
      <w:pPr>
        <w:rPr>
          <w:rtl/>
        </w:rPr>
      </w:pPr>
      <w:r w:rsidRPr="00BC259C">
        <w:rPr>
          <w:rtl/>
        </w:rPr>
        <w:t xml:space="preserve">הרי מת, והרי קברו מוכיח עליו. </w:t>
      </w:r>
    </w:p>
    <w:p w14:paraId="237DB3E3" w14:textId="77777777" w:rsidR="00645A3A" w:rsidRPr="00967BCC" w:rsidRDefault="00645A3A" w:rsidP="00645A3A">
      <w:pPr>
        <w:pStyle w:val="36"/>
        <w:framePr w:wrap="notBeside"/>
        <w:rPr>
          <w:rtl/>
        </w:rPr>
      </w:pPr>
      <w:r w:rsidRPr="00967BCC">
        <w:rPr>
          <w:rtl/>
        </w:rPr>
        <w:t>אביי:</w:t>
      </w:r>
    </w:p>
    <w:p w14:paraId="286ADA97" w14:textId="77777777" w:rsidR="00645A3A" w:rsidRDefault="00645A3A" w:rsidP="00645A3A">
      <w:pPr>
        <w:spacing w:after="60"/>
        <w:rPr>
          <w:rtl/>
        </w:rPr>
      </w:pPr>
      <w:r w:rsidRPr="00BC259C">
        <w:rPr>
          <w:rtl/>
        </w:rPr>
        <w:t xml:space="preserve">ומה ספינה שרובן לאבד - נותנין עליהן חומרי חיים וחומרי מתים, </w:t>
      </w:r>
      <w:r>
        <w:rPr>
          <w:rFonts w:hint="cs"/>
          <w:rtl/>
        </w:rPr>
        <w:t xml:space="preserve">כ''ש </w:t>
      </w:r>
      <w:r w:rsidRPr="00BC259C">
        <w:rPr>
          <w:rtl/>
        </w:rPr>
        <w:t xml:space="preserve">חולין </w:t>
      </w:r>
      <w:r>
        <w:rPr>
          <w:rFonts w:hint="cs"/>
          <w:rtl/>
        </w:rPr>
        <w:t xml:space="preserve">שרובן </w:t>
      </w:r>
      <w:r w:rsidRPr="00BC259C">
        <w:rPr>
          <w:rtl/>
        </w:rPr>
        <w:t>לחיים</w:t>
      </w:r>
      <w:r>
        <w:rPr>
          <w:rFonts w:hint="cs"/>
          <w:rtl/>
        </w:rPr>
        <w:t>.</w:t>
      </w:r>
      <w:r w:rsidRPr="00BC259C">
        <w:rPr>
          <w:rtl/>
        </w:rPr>
        <w:t xml:space="preserve"> </w:t>
      </w:r>
      <w:r>
        <w:rPr>
          <w:rStyle w:val="aff1"/>
          <w:rtl/>
        </w:rPr>
        <w:footnoteReference w:id="196"/>
      </w:r>
    </w:p>
    <w:p w14:paraId="2650A581" w14:textId="77777777" w:rsidR="00645A3A" w:rsidRPr="00967BCC" w:rsidRDefault="00645A3A" w:rsidP="00645A3A">
      <w:pPr>
        <w:pStyle w:val="36"/>
        <w:framePr w:wrap="notBeside"/>
        <w:rPr>
          <w:rtl/>
        </w:rPr>
      </w:pPr>
      <w:r w:rsidRPr="00967BCC">
        <w:rPr>
          <w:rFonts w:hint="cs"/>
          <w:rtl/>
        </w:rPr>
        <w:t>רהבדר''י</w:t>
      </w:r>
      <w:r w:rsidRPr="00967BCC">
        <w:rPr>
          <w:rtl/>
        </w:rPr>
        <w:t>:</w:t>
      </w:r>
    </w:p>
    <w:p w14:paraId="7EEA06BF" w14:textId="77777777" w:rsidR="00645A3A" w:rsidRDefault="00645A3A" w:rsidP="00645A3A">
      <w:pPr>
        <w:rPr>
          <w:rtl/>
        </w:rPr>
      </w:pPr>
      <w:r>
        <w:rPr>
          <w:rFonts w:hint="cs"/>
          <w:rtl/>
        </w:rPr>
        <w:t xml:space="preserve">רבה סובר כר' נתן </w:t>
      </w:r>
      <w:r w:rsidRPr="00967BCC">
        <w:rPr>
          <w:rStyle w:val="affffe"/>
          <w:rtl/>
        </w:rPr>
        <w:t>דתניא</w:t>
      </w:r>
      <w:r w:rsidRPr="00BC259C">
        <w:rPr>
          <w:rtl/>
        </w:rPr>
        <w:t xml:space="preserve"> מי מוציא מיד מי? </w:t>
      </w:r>
    </w:p>
    <w:p w14:paraId="7311D920" w14:textId="77777777" w:rsidR="00645A3A" w:rsidRPr="00F86D97" w:rsidRDefault="00645A3A" w:rsidP="00645A3A">
      <w:pPr>
        <w:rPr>
          <w:spacing w:val="-2"/>
          <w:rtl/>
        </w:rPr>
      </w:pPr>
      <w:r w:rsidRPr="00F86D97">
        <w:rPr>
          <w:rStyle w:val="affffe"/>
          <w:rFonts w:hint="cs"/>
          <w:spacing w:val="-2"/>
          <w:rtl/>
        </w:rPr>
        <w:t>לרי''ע:</w:t>
      </w:r>
      <w:r w:rsidRPr="00F86D97">
        <w:rPr>
          <w:spacing w:val="-2"/>
        </w:rPr>
        <w:t xml:space="preserve"> </w:t>
      </w:r>
      <w:r w:rsidRPr="00F86D97">
        <w:rPr>
          <w:spacing w:val="-2"/>
          <w:rtl/>
        </w:rPr>
        <w:t xml:space="preserve">הוא מוציא מידיהן בלא ראיה, והן מוציאין מידו </w:t>
      </w:r>
      <w:r w:rsidRPr="00F86D97">
        <w:rPr>
          <w:rFonts w:hint="cs"/>
          <w:spacing w:val="-2"/>
          <w:rtl/>
        </w:rPr>
        <w:t xml:space="preserve">רק </w:t>
      </w:r>
      <w:r w:rsidRPr="00F86D97">
        <w:rPr>
          <w:spacing w:val="-2"/>
          <w:rtl/>
        </w:rPr>
        <w:t>בראיה</w:t>
      </w:r>
    </w:p>
    <w:p w14:paraId="0EC397B0" w14:textId="77777777" w:rsidR="00645A3A" w:rsidRDefault="00645A3A" w:rsidP="00645A3A">
      <w:pPr>
        <w:rPr>
          <w:rtl/>
        </w:rPr>
      </w:pPr>
      <w:r w:rsidRPr="00967BCC">
        <w:rPr>
          <w:rStyle w:val="affffe"/>
          <w:rtl/>
        </w:rPr>
        <w:t>רבי נתן</w:t>
      </w:r>
      <w:r>
        <w:rPr>
          <w:rStyle w:val="affffe"/>
          <w:rFonts w:hint="cs"/>
          <w:rtl/>
        </w:rPr>
        <w:t>:</w:t>
      </w:r>
      <w:r w:rsidRPr="00BC259C">
        <w:rPr>
          <w:rtl/>
        </w:rPr>
        <w:t xml:space="preserve"> אם בריא הוא - עליו להביא ראיה שהיה שכיב מרע, </w:t>
      </w:r>
    </w:p>
    <w:p w14:paraId="009F068B" w14:textId="77777777" w:rsidR="00645A3A" w:rsidRDefault="00645A3A" w:rsidP="00645A3A">
      <w:pPr>
        <w:spacing w:after="60"/>
        <w:ind w:left="226" w:firstLine="113"/>
        <w:rPr>
          <w:rtl/>
        </w:rPr>
      </w:pPr>
      <w:r w:rsidRPr="00BC259C">
        <w:rPr>
          <w:rtl/>
        </w:rPr>
        <w:t xml:space="preserve">אם </w:t>
      </w:r>
      <w:r>
        <w:rPr>
          <w:rFonts w:hint="cs"/>
          <w:rtl/>
        </w:rPr>
        <w:t xml:space="preserve">שכ''מ </w:t>
      </w:r>
      <w:r w:rsidRPr="00BC259C">
        <w:rPr>
          <w:rtl/>
        </w:rPr>
        <w:t xml:space="preserve">הוא - עליהן להביא ראיה שבריא היה. </w:t>
      </w:r>
    </w:p>
    <w:p w14:paraId="6FCAC089" w14:textId="77777777" w:rsidR="00645A3A" w:rsidRPr="008E201F" w:rsidRDefault="00645A3A" w:rsidP="00645A3A">
      <w:pPr>
        <w:pStyle w:val="36"/>
        <w:framePr w:wrap="notBeside"/>
        <w:rPr>
          <w:rtl/>
        </w:rPr>
      </w:pPr>
      <w:r w:rsidRPr="008E201F">
        <w:rPr>
          <w:rtl/>
        </w:rPr>
        <w:t>רבי אלעזר:</w:t>
      </w:r>
    </w:p>
    <w:p w14:paraId="504930E5" w14:textId="77777777" w:rsidR="00645A3A" w:rsidRDefault="00645A3A" w:rsidP="00645A3A">
      <w:pPr>
        <w:rPr>
          <w:rtl/>
        </w:rPr>
      </w:pPr>
      <w:r w:rsidRPr="00C25F5F">
        <w:rPr>
          <w:rStyle w:val="afff8"/>
          <w:rtl/>
        </w:rPr>
        <w:t>ולטומאה</w:t>
      </w:r>
      <w:r w:rsidRPr="00967BCC">
        <w:rPr>
          <w:b/>
          <w:bCs/>
          <w:rtl/>
        </w:rPr>
        <w:t xml:space="preserve"> -</w:t>
      </w:r>
      <w:r w:rsidRPr="00BC259C">
        <w:rPr>
          <w:rtl/>
        </w:rPr>
        <w:t xml:space="preserve"> כמחלוקת; </w:t>
      </w:r>
    </w:p>
    <w:p w14:paraId="22E5A094" w14:textId="77777777" w:rsidR="00645A3A" w:rsidRPr="008E201F" w:rsidRDefault="00645A3A" w:rsidP="00645A3A">
      <w:pPr>
        <w:pStyle w:val="36"/>
        <w:framePr w:wrap="notBeside"/>
        <w:rPr>
          <w:rtl/>
        </w:rPr>
      </w:pPr>
      <w:r w:rsidRPr="008E201F">
        <w:rPr>
          <w:rtl/>
        </w:rPr>
        <w:t>דתנן:</w:t>
      </w:r>
    </w:p>
    <w:p w14:paraId="5E4E0A02" w14:textId="77777777" w:rsidR="00645A3A" w:rsidRDefault="00645A3A" w:rsidP="00645A3A">
      <w:pPr>
        <w:rPr>
          <w:rtl/>
        </w:rPr>
      </w:pPr>
      <w:r w:rsidRPr="00C25F5F">
        <w:rPr>
          <w:rStyle w:val="afff8"/>
          <w:rtl/>
        </w:rPr>
        <w:t>בקעה בימות החמה</w:t>
      </w:r>
      <w:r>
        <w:rPr>
          <w:rStyle w:val="aff1"/>
          <w:rtl/>
        </w:rPr>
        <w:footnoteReference w:id="197"/>
      </w:r>
      <w:r w:rsidRPr="00BC259C">
        <w:rPr>
          <w:rtl/>
        </w:rPr>
        <w:t xml:space="preserve"> </w:t>
      </w:r>
      <w:r>
        <w:rPr>
          <w:rtl/>
        </w:rPr>
        <w:t>–</w:t>
      </w:r>
      <w:r w:rsidRPr="00BC259C">
        <w:rPr>
          <w:rtl/>
        </w:rPr>
        <w:t xml:space="preserve"> </w:t>
      </w:r>
      <w:r>
        <w:rPr>
          <w:rFonts w:hint="cs"/>
          <w:rtl/>
        </w:rPr>
        <w:t xml:space="preserve">רה''י </w:t>
      </w:r>
      <w:r w:rsidRPr="00BC259C">
        <w:rPr>
          <w:rtl/>
        </w:rPr>
        <w:t>לשבת</w:t>
      </w:r>
      <w:r>
        <w:rPr>
          <w:rFonts w:hint="cs"/>
          <w:rtl/>
        </w:rPr>
        <w:t>,</w:t>
      </w:r>
      <w:r w:rsidRPr="00BC259C">
        <w:rPr>
          <w:rtl/>
        </w:rPr>
        <w:t xml:space="preserve"> </w:t>
      </w:r>
      <w:r>
        <w:rPr>
          <w:rFonts w:hint="cs"/>
          <w:rtl/>
        </w:rPr>
        <w:t xml:space="preserve">ורה''ר </w:t>
      </w:r>
      <w:r w:rsidRPr="00BC259C">
        <w:rPr>
          <w:rtl/>
        </w:rPr>
        <w:t>לטומאה</w:t>
      </w:r>
    </w:p>
    <w:p w14:paraId="72E2CA10" w14:textId="77777777" w:rsidR="00645A3A" w:rsidRDefault="00645A3A" w:rsidP="00645A3A">
      <w:pPr>
        <w:ind w:left="226" w:firstLine="113"/>
        <w:rPr>
          <w:rtl/>
        </w:rPr>
      </w:pPr>
      <w:r w:rsidRPr="00C25F5F">
        <w:rPr>
          <w:rStyle w:val="afff8"/>
          <w:rtl/>
        </w:rPr>
        <w:lastRenderedPageBreak/>
        <w:t xml:space="preserve">בימות הגשמים </w:t>
      </w:r>
      <w:r>
        <w:rPr>
          <w:b/>
          <w:bCs/>
          <w:rtl/>
        </w:rPr>
        <w:t>–</w:t>
      </w:r>
      <w:r w:rsidRPr="00BC259C">
        <w:rPr>
          <w:rtl/>
        </w:rPr>
        <w:t xml:space="preserve"> </w:t>
      </w:r>
      <w:r>
        <w:rPr>
          <w:rFonts w:hint="cs"/>
          <w:rtl/>
        </w:rPr>
        <w:t xml:space="preserve">רה''י </w:t>
      </w:r>
      <w:r w:rsidRPr="00BC259C">
        <w:rPr>
          <w:rtl/>
        </w:rPr>
        <w:t xml:space="preserve">לכאן ולכאן. </w:t>
      </w:r>
    </w:p>
    <w:p w14:paraId="60FC016B" w14:textId="6D9107B2" w:rsidR="00645A3A" w:rsidRDefault="00645A3A" w:rsidP="00D67636">
      <w:pPr>
        <w:rPr>
          <w:rFonts w:cs="BA TM • Vilna Extra-Bold"/>
          <w:spacing w:val="4"/>
          <w:sz w:val="32"/>
        </w:rPr>
      </w:pPr>
      <w:r w:rsidRPr="008E201F">
        <w:rPr>
          <w:rStyle w:val="affffe"/>
          <w:rtl/>
        </w:rPr>
        <w:t>רבא:</w:t>
      </w:r>
      <w:r w:rsidRPr="00BC259C">
        <w:rPr>
          <w:rtl/>
        </w:rPr>
        <w:t xml:space="preserve"> </w:t>
      </w:r>
      <w:r>
        <w:rPr>
          <w:rFonts w:hint="cs"/>
          <w:rtl/>
        </w:rPr>
        <w:t>ואם עברו על הבקעה ימות הגשמים נשאר שמה רה''י</w:t>
      </w:r>
      <w:r>
        <w:rPr>
          <w:rStyle w:val="aff1"/>
          <w:rtl/>
        </w:rPr>
        <w:footnoteReference w:id="198"/>
      </w:r>
      <w:r>
        <w:rPr>
          <w:rFonts w:hint="cs"/>
          <w:rtl/>
        </w:rPr>
        <w:t xml:space="preserve"> </w:t>
      </w:r>
    </w:p>
    <w:p w14:paraId="4E7C8266" w14:textId="77777777" w:rsidR="00FC7868" w:rsidRPr="00F86D97" w:rsidRDefault="00FC7868" w:rsidP="00FC7868">
      <w:pPr>
        <w:pStyle w:val="afffb"/>
        <w:rPr>
          <w:rFonts w:cs="FrankRuehl"/>
          <w:spacing w:val="0"/>
          <w:sz w:val="18"/>
          <w:rtl/>
        </w:rPr>
      </w:pPr>
      <w:ins w:id="9968" w:author="מספור קטעי משנה" w:date="2026-10-06T06:44:59Z">
        <w:r>
          <w:rPr>
            <w:rStyle w:val="MisparKeta"/>
          </w:rPr>
          <w:t xml:space="preserve">א. </w:t>
        </w:r>
      </w:ins>
      <w:r w:rsidRPr="00BC259C">
        <w:rPr>
          <w:rtl/>
        </w:rPr>
        <w:t>וחכמים אומרים: המוציא מחבירו עליו הראיה וכו'.</w:t>
      </w:r>
    </w:p>
    <w:p w14:paraId="19A360DE" w14:textId="77777777" w:rsidR="00FC7868" w:rsidRPr="00C35A2C" w:rsidRDefault="00FC7868" w:rsidP="00FC7868">
      <w:pPr>
        <w:pStyle w:val="affe"/>
        <w:framePr w:wrap="around"/>
        <w:rPr>
          <w:rtl/>
        </w:rPr>
      </w:pPr>
      <w:r w:rsidRPr="00C35A2C">
        <w:rPr>
          <w:rtl/>
        </w:rPr>
        <w:t>קנד.</w:t>
      </w:r>
    </w:p>
    <w:p w14:paraId="2BC7E803" w14:textId="77777777" w:rsidR="00FC7868" w:rsidRPr="00DB6120" w:rsidRDefault="00FC7868" w:rsidP="00FC7868">
      <w:pPr>
        <w:pStyle w:val="36"/>
        <w:framePr w:wrap="notBeside"/>
        <w:rPr>
          <w:rtl/>
        </w:rPr>
      </w:pPr>
      <w:r w:rsidRPr="00DB6120">
        <w:rPr>
          <w:rFonts w:hint="cs"/>
          <w:rtl/>
        </w:rPr>
        <w:t>ר''ה</w:t>
      </w:r>
      <w:r w:rsidRPr="00DB6120">
        <w:rPr>
          <w:rtl/>
        </w:rPr>
        <w:t>:</w:t>
      </w:r>
    </w:p>
    <w:p w14:paraId="2F1C79E2" w14:textId="77777777" w:rsidR="00FC7868" w:rsidRDefault="00FC7868" w:rsidP="00FC7868">
      <w:pPr>
        <w:rPr>
          <w:rtl/>
        </w:rPr>
      </w:pPr>
      <w:r w:rsidRPr="00F86D97">
        <w:rPr>
          <w:rtl/>
        </w:rPr>
        <w:t xml:space="preserve">ראיה בעדים; </w:t>
      </w:r>
      <w:r w:rsidRPr="00DB6120">
        <w:rPr>
          <w:rStyle w:val="affffe"/>
          <w:rFonts w:hint="cs"/>
          <w:rtl/>
        </w:rPr>
        <w:t>ר''מ</w:t>
      </w:r>
      <w:r>
        <w:rPr>
          <w:rFonts w:hint="cs"/>
          <w:rtl/>
        </w:rPr>
        <w:t xml:space="preserve"> כר' נתן</w:t>
      </w:r>
      <w:r w:rsidRPr="00F86D97">
        <w:rPr>
          <w:rtl/>
        </w:rPr>
        <w:t xml:space="preserve">, </w:t>
      </w:r>
      <w:r w:rsidRPr="00DB6120">
        <w:rPr>
          <w:rStyle w:val="affffe"/>
          <w:rtl/>
        </w:rPr>
        <w:t>ורבנן</w:t>
      </w:r>
      <w:r>
        <w:rPr>
          <w:rStyle w:val="affffe"/>
          <w:rFonts w:hint="cs"/>
          <w:rtl/>
        </w:rPr>
        <w:t>:</w:t>
      </w:r>
      <w:r w:rsidRPr="00F86D97">
        <w:rPr>
          <w:rtl/>
        </w:rPr>
        <w:t xml:space="preserve"> כרבי יעקב; </w:t>
      </w:r>
    </w:p>
    <w:p w14:paraId="727C8ED1" w14:textId="77777777" w:rsidR="00FC7868" w:rsidRPr="00DB6120" w:rsidRDefault="00FC7868" w:rsidP="00FC7868">
      <w:pPr>
        <w:pStyle w:val="36"/>
        <w:framePr w:wrap="notBeside"/>
        <w:rPr>
          <w:rtl/>
        </w:rPr>
      </w:pPr>
      <w:r w:rsidRPr="00DB6120">
        <w:rPr>
          <w:rFonts w:hint="cs"/>
          <w:rtl/>
        </w:rPr>
        <w:t>ר''ח ורחבר''ה</w:t>
      </w:r>
      <w:r w:rsidRPr="00DB6120">
        <w:rPr>
          <w:rtl/>
        </w:rPr>
        <w:t>:</w:t>
      </w:r>
    </w:p>
    <w:p w14:paraId="2F7FDF37" w14:textId="77777777" w:rsidR="00FC7868" w:rsidRDefault="00FC7868" w:rsidP="00FC7868">
      <w:pPr>
        <w:rPr>
          <w:rtl/>
        </w:rPr>
      </w:pPr>
      <w:r w:rsidRPr="00F86D97">
        <w:rPr>
          <w:rtl/>
        </w:rPr>
        <w:t xml:space="preserve">ראיה בקיום השטר. </w:t>
      </w:r>
      <w:r w:rsidRPr="00DB6120">
        <w:rPr>
          <w:rStyle w:val="affffe"/>
          <w:rFonts w:hint="cs"/>
          <w:rtl/>
        </w:rPr>
        <w:t>חלקו</w:t>
      </w:r>
      <w:r>
        <w:rPr>
          <w:rFonts w:hint="cs"/>
          <w:rtl/>
        </w:rPr>
        <w:t xml:space="preserve"> במודה בשטר שכתבו אי צריך לקיימו</w:t>
      </w:r>
    </w:p>
    <w:p w14:paraId="57A2FB0C" w14:textId="77777777" w:rsidR="00FC7868" w:rsidRDefault="00FC7868" w:rsidP="00FC7868">
      <w:pPr>
        <w:ind w:left="1017" w:firstLine="113"/>
        <w:rPr>
          <w:rtl/>
        </w:rPr>
      </w:pPr>
      <w:r w:rsidRPr="00DB6120">
        <w:rPr>
          <w:rStyle w:val="affffe"/>
          <w:rFonts w:hint="cs"/>
          <w:rtl/>
        </w:rPr>
        <w:t>לר''מ</w:t>
      </w:r>
      <w:r>
        <w:rPr>
          <w:rFonts w:hint="cs"/>
          <w:rtl/>
        </w:rPr>
        <w:t xml:space="preserve"> א''צ </w:t>
      </w:r>
      <w:r w:rsidRPr="00F86D97">
        <w:rPr>
          <w:rtl/>
        </w:rPr>
        <w:t xml:space="preserve">לקיימו, </w:t>
      </w:r>
      <w:r w:rsidRPr="00DB6120">
        <w:rPr>
          <w:rStyle w:val="affffe"/>
          <w:rtl/>
        </w:rPr>
        <w:t>ו</w:t>
      </w:r>
      <w:r w:rsidRPr="00DB6120">
        <w:rPr>
          <w:rStyle w:val="affffe"/>
          <w:rFonts w:hint="cs"/>
          <w:rtl/>
        </w:rPr>
        <w:t>ל</w:t>
      </w:r>
      <w:r w:rsidRPr="00DB6120">
        <w:rPr>
          <w:rStyle w:val="affffe"/>
          <w:rtl/>
        </w:rPr>
        <w:t>רבנן:</w:t>
      </w:r>
      <w:r w:rsidRPr="00F86D97">
        <w:rPr>
          <w:rtl/>
        </w:rPr>
        <w:t xml:space="preserve"> צריך לקיימו. </w:t>
      </w:r>
    </w:p>
    <w:p w14:paraId="2285F2CC" w14:textId="77777777" w:rsidR="00FC7868" w:rsidRPr="000907E2" w:rsidRDefault="00FC7868" w:rsidP="00FC7868">
      <w:pPr>
        <w:pStyle w:val="36"/>
        <w:framePr w:wrap="notBeside"/>
        <w:rPr>
          <w:rtl/>
        </w:rPr>
      </w:pPr>
      <w:r w:rsidRPr="000907E2">
        <w:rPr>
          <w:rFonts w:hint="cs"/>
          <w:rtl/>
        </w:rPr>
        <w:t>ואף</w:t>
      </w:r>
    </w:p>
    <w:p w14:paraId="07C0441F" w14:textId="77777777" w:rsidR="00FC7868" w:rsidRDefault="00FC7868" w:rsidP="00FC7868">
      <w:pPr>
        <w:rPr>
          <w:rtl/>
        </w:rPr>
      </w:pPr>
      <w:r>
        <w:rPr>
          <w:rFonts w:hint="cs"/>
          <w:rtl/>
        </w:rPr>
        <w:t xml:space="preserve">שכבר חלקו בזה </w:t>
      </w:r>
      <w:r>
        <w:rPr>
          <w:rStyle w:val="affffe"/>
          <w:rFonts w:hint="cs"/>
          <w:rtl/>
        </w:rPr>
        <w:t>דלר''מ</w:t>
      </w:r>
      <w:r w:rsidRPr="00DB6120">
        <w:rPr>
          <w:rStyle w:val="affffe"/>
          <w:rtl/>
        </w:rPr>
        <w:t>:</w:t>
      </w:r>
      <w:r w:rsidRPr="00F86D97">
        <w:rPr>
          <w:rtl/>
        </w:rPr>
        <w:t xml:space="preserve"> אין נאמנין לפוסלו, </w:t>
      </w:r>
      <w:r w:rsidRPr="00DB6120">
        <w:rPr>
          <w:rStyle w:val="affffe"/>
          <w:rFonts w:hint="cs"/>
          <w:rtl/>
        </w:rPr>
        <w:t>וחכ''א</w:t>
      </w:r>
      <w:r w:rsidRPr="00DB6120">
        <w:rPr>
          <w:rStyle w:val="affffe"/>
          <w:rtl/>
        </w:rPr>
        <w:t>:</w:t>
      </w:r>
      <w:r w:rsidRPr="00F86D97">
        <w:rPr>
          <w:rtl/>
        </w:rPr>
        <w:t xml:space="preserve"> נאמנין! </w:t>
      </w:r>
    </w:p>
    <w:p w14:paraId="7601FBBA" w14:textId="77777777" w:rsidR="00FC7868" w:rsidRPr="00DB6120" w:rsidRDefault="00FC7868" w:rsidP="00FC7868">
      <w:pPr>
        <w:pStyle w:val="36"/>
        <w:framePr w:wrap="notBeside"/>
        <w:rPr>
          <w:rtl/>
        </w:rPr>
      </w:pPr>
      <w:r w:rsidRPr="00DB6120">
        <w:rPr>
          <w:rtl/>
        </w:rPr>
        <w:t>צריכא</w:t>
      </w:r>
    </w:p>
    <w:p w14:paraId="4522FDB0" w14:textId="77777777" w:rsidR="00FC7868" w:rsidRDefault="00FC7868" w:rsidP="00FC7868">
      <w:pPr>
        <w:rPr>
          <w:rtl/>
        </w:rPr>
      </w:pPr>
      <w:r>
        <w:rPr>
          <w:rFonts w:hint="cs"/>
          <w:rtl/>
        </w:rPr>
        <w:t xml:space="preserve">לא רק שם דאלימי עדים ומרעי לשטר, </w:t>
      </w:r>
    </w:p>
    <w:p w14:paraId="6A6B3129" w14:textId="77777777" w:rsidR="00FC7868" w:rsidRDefault="00FC7868" w:rsidP="00FC7868">
      <w:pPr>
        <w:spacing w:after="60"/>
        <w:rPr>
          <w:rtl/>
        </w:rPr>
      </w:pPr>
      <w:r>
        <w:rPr>
          <w:rFonts w:hint="cs"/>
          <w:rtl/>
        </w:rPr>
        <w:t xml:space="preserve">ולא רק כאן </w:t>
      </w:r>
      <w:r w:rsidRPr="000907E2">
        <w:rPr>
          <w:rStyle w:val="affffe"/>
          <w:rFonts w:hint="cs"/>
          <w:rtl/>
        </w:rPr>
        <w:t>לר''מ</w:t>
      </w:r>
      <w:r>
        <w:rPr>
          <w:rFonts w:hint="cs"/>
          <w:rtl/>
        </w:rPr>
        <w:t xml:space="preserve"> א''צ לקיימו, אלא גם שם. </w:t>
      </w:r>
    </w:p>
    <w:p w14:paraId="2D49E523" w14:textId="77777777" w:rsidR="00FC7868" w:rsidRPr="000907E2" w:rsidRDefault="00FC7868" w:rsidP="00FC7868">
      <w:pPr>
        <w:pStyle w:val="36"/>
        <w:framePr w:wrap="notBeside"/>
        <w:rPr>
          <w:rtl/>
        </w:rPr>
      </w:pPr>
      <w:r w:rsidRPr="000907E2">
        <w:rPr>
          <w:rtl/>
        </w:rPr>
        <w:t>וכן רבה:</w:t>
      </w:r>
    </w:p>
    <w:p w14:paraId="06E83122" w14:textId="77777777" w:rsidR="00FC7868" w:rsidRDefault="00FC7868" w:rsidP="00FC7868">
      <w:pPr>
        <w:rPr>
          <w:rtl/>
        </w:rPr>
      </w:pPr>
      <w:r w:rsidRPr="000907E2">
        <w:rPr>
          <w:b/>
          <w:bCs/>
          <w:rtl/>
        </w:rPr>
        <w:t>ראיה בעדים.</w:t>
      </w:r>
      <w:r w:rsidRPr="00F86D97">
        <w:rPr>
          <w:rtl/>
        </w:rPr>
        <w:t xml:space="preserve"> </w:t>
      </w:r>
      <w:r>
        <w:rPr>
          <w:rFonts w:hint="cs"/>
          <w:rtl/>
        </w:rPr>
        <w:t>מדלא כתוב בו שהיה בריא, ומאידך לא כתוב בו שהיה שכ''מ העמד ממון בחזקתו</w:t>
      </w:r>
    </w:p>
    <w:p w14:paraId="14B1886C" w14:textId="77777777" w:rsidR="00FC7868" w:rsidRDefault="00FC7868" w:rsidP="00FC7868">
      <w:pPr>
        <w:pStyle w:val="affff9"/>
        <w:rPr>
          <w:rtl/>
        </w:rPr>
      </w:pPr>
      <w:r>
        <w:rPr>
          <w:rFonts w:hint="cs"/>
          <w:rtl/>
        </w:rPr>
        <w:t>במחלוקת ר''ה ור''ח נחלקו רי''ו ורשב''ל</w:t>
      </w:r>
    </w:p>
    <w:p w14:paraId="79CB4B02" w14:textId="77777777" w:rsidR="00FC7868" w:rsidRDefault="00FC7868" w:rsidP="00FC7868">
      <w:pPr>
        <w:spacing w:after="60"/>
        <w:rPr>
          <w:rtl/>
        </w:rPr>
      </w:pPr>
      <w:r w:rsidRPr="000907E2">
        <w:rPr>
          <w:rStyle w:val="affffe"/>
          <w:rFonts w:hint="cs"/>
          <w:rtl/>
        </w:rPr>
        <w:t>דרי'''ו</w:t>
      </w:r>
      <w:r w:rsidRPr="000907E2">
        <w:rPr>
          <w:rStyle w:val="affffe"/>
          <w:rtl/>
        </w:rPr>
        <w:t>:</w:t>
      </w:r>
      <w:r w:rsidRPr="00F86D97">
        <w:rPr>
          <w:rtl/>
        </w:rPr>
        <w:t xml:space="preserve"> ראיה בעדים, </w:t>
      </w:r>
      <w:r>
        <w:rPr>
          <w:rtl/>
        </w:rPr>
        <w:tab/>
      </w:r>
      <w:r>
        <w:rPr>
          <w:rtl/>
        </w:rPr>
        <w:tab/>
      </w:r>
      <w:r w:rsidRPr="000907E2">
        <w:rPr>
          <w:rStyle w:val="affffe"/>
          <w:rFonts w:hint="cs"/>
          <w:rtl/>
        </w:rPr>
        <w:t>ולרשב''ל</w:t>
      </w:r>
      <w:r w:rsidRPr="000907E2">
        <w:rPr>
          <w:rStyle w:val="affffe"/>
          <w:rtl/>
        </w:rPr>
        <w:t>:</w:t>
      </w:r>
      <w:r w:rsidRPr="00F86D97">
        <w:rPr>
          <w:rtl/>
        </w:rPr>
        <w:t xml:space="preserve"> ראיה בקיום השטר. </w:t>
      </w:r>
    </w:p>
    <w:p w14:paraId="07097947" w14:textId="77777777" w:rsidR="00FC7868" w:rsidRPr="00DB6120" w:rsidRDefault="00FC7868" w:rsidP="00FC7868">
      <w:pPr>
        <w:pStyle w:val="36"/>
        <w:framePr w:wrap="notBeside"/>
        <w:rPr>
          <w:rtl/>
        </w:rPr>
      </w:pPr>
      <w:r>
        <w:rPr>
          <w:rFonts w:hint="cs"/>
          <w:rtl/>
        </w:rPr>
        <w:t>מעשה בב''ב</w:t>
      </w:r>
    </w:p>
    <w:p w14:paraId="117E3B7D" w14:textId="77777777" w:rsidR="00FC7868" w:rsidRDefault="00FC7868" w:rsidP="00FC7868">
      <w:pPr>
        <w:rPr>
          <w:rtl/>
        </w:rPr>
      </w:pPr>
      <w:r w:rsidRPr="00F86D97">
        <w:rPr>
          <w:rtl/>
        </w:rPr>
        <w:t>שמכר בנכסי אביו ומת, ו</w:t>
      </w:r>
      <w:r>
        <w:rPr>
          <w:rFonts w:hint="cs"/>
          <w:rtl/>
        </w:rPr>
        <w:t xml:space="preserve">ערערו קרוביו: שהיה </w:t>
      </w:r>
      <w:r w:rsidRPr="00F86D97">
        <w:rPr>
          <w:rtl/>
        </w:rPr>
        <w:t>קטן בשעת מיתה</w:t>
      </w:r>
    </w:p>
    <w:p w14:paraId="32BCE1B5" w14:textId="77777777" w:rsidR="00FC7868" w:rsidRPr="000907E2" w:rsidRDefault="00FC7868" w:rsidP="00FC7868">
      <w:pPr>
        <w:pStyle w:val="36"/>
        <w:framePr w:wrap="notBeside"/>
        <w:rPr>
          <w:rtl/>
        </w:rPr>
      </w:pPr>
      <w:r w:rsidRPr="000907E2">
        <w:rPr>
          <w:rFonts w:hint="cs"/>
          <w:rtl/>
        </w:rPr>
        <w:t>א''ל ר''ע</w:t>
      </w:r>
      <w:r w:rsidRPr="000907E2">
        <w:rPr>
          <w:rtl/>
        </w:rPr>
        <w:t>:</w:t>
      </w:r>
    </w:p>
    <w:p w14:paraId="132BB88B" w14:textId="77777777" w:rsidR="00FC7868" w:rsidRPr="007E2129" w:rsidRDefault="00FC7868" w:rsidP="00FC7868">
      <w:pPr>
        <w:rPr>
          <w:spacing w:val="2"/>
          <w:rtl/>
        </w:rPr>
      </w:pPr>
      <w:r w:rsidRPr="007E2129">
        <w:rPr>
          <w:spacing w:val="2"/>
          <w:rtl/>
        </w:rPr>
        <w:t xml:space="preserve">אי אתם רשאים לנוולו; </w:t>
      </w:r>
      <w:r w:rsidRPr="007E2129">
        <w:rPr>
          <w:rStyle w:val="affffe"/>
          <w:spacing w:val="2"/>
          <w:rtl/>
        </w:rPr>
        <w:t xml:space="preserve">ועוד </w:t>
      </w:r>
      <w:r w:rsidRPr="007E2129">
        <w:rPr>
          <w:spacing w:val="2"/>
          <w:rtl/>
        </w:rPr>
        <w:t>סימנין עשויין להשתנות לאחר מיתה</w:t>
      </w:r>
      <w:r w:rsidRPr="007E2129">
        <w:rPr>
          <w:rStyle w:val="aff1"/>
          <w:spacing w:val="2"/>
          <w:rtl/>
        </w:rPr>
        <w:footnoteReference w:id="199"/>
      </w:r>
    </w:p>
    <w:p w14:paraId="0F537388" w14:textId="77777777" w:rsidR="00FC7868" w:rsidRPr="00F86D97" w:rsidRDefault="00FC7868" w:rsidP="00FC7868">
      <w:pPr>
        <w:pStyle w:val="affe"/>
        <w:framePr w:wrap="around"/>
        <w:rPr>
          <w:rtl/>
        </w:rPr>
      </w:pPr>
      <w:r w:rsidRPr="00F86D97">
        <w:rPr>
          <w:rFonts w:hint="cs"/>
          <w:rtl/>
        </w:rPr>
        <w:t>קנד:</w:t>
      </w:r>
    </w:p>
    <w:p w14:paraId="0F83E361" w14:textId="77777777" w:rsidR="00FC7868" w:rsidRPr="000907E2" w:rsidRDefault="00FC7868" w:rsidP="00FC7868">
      <w:pPr>
        <w:pStyle w:val="36"/>
        <w:framePr w:wrap="notBeside"/>
        <w:rPr>
          <w:rtl/>
        </w:rPr>
      </w:pPr>
      <w:r w:rsidRPr="000907E2">
        <w:rPr>
          <w:rFonts w:hint="cs"/>
          <w:rtl/>
        </w:rPr>
        <w:t>והקשה רי''ו</w:t>
      </w:r>
    </w:p>
    <w:p w14:paraId="51B6B1D7" w14:textId="10645115" w:rsidR="00FC7868" w:rsidRDefault="00FC7868" w:rsidP="00FC7868">
      <w:pPr>
        <w:rPr>
          <w:rtl/>
        </w:rPr>
      </w:pPr>
      <w:r w:rsidRPr="00F86D97">
        <w:rPr>
          <w:rtl/>
        </w:rPr>
        <w:t xml:space="preserve">בשלמא </w:t>
      </w:r>
      <w:r>
        <w:rPr>
          <w:rFonts w:hint="cs"/>
          <w:rtl/>
        </w:rPr>
        <w:t xml:space="preserve">לשיטתי שראייה בעדים </w:t>
      </w:r>
      <w:r w:rsidRPr="00F86D97">
        <w:rPr>
          <w:rtl/>
        </w:rPr>
        <w:t xml:space="preserve">כיון </w:t>
      </w:r>
      <w:r>
        <w:rPr>
          <w:rFonts w:hint="cs"/>
          <w:rtl/>
        </w:rPr>
        <w:t>שניסו להביא עדים מהלקוחות ולא מצאו שאלו מהו לבודקו, אבל לשיטתך סגי בקיום השטר</w:t>
      </w:r>
    </w:p>
    <w:p w14:paraId="68D16862" w14:textId="77777777" w:rsidR="00FC7868" w:rsidRPr="000907E2" w:rsidRDefault="00FC7868" w:rsidP="00FC7868">
      <w:pPr>
        <w:pStyle w:val="36"/>
        <w:framePr w:wrap="notBeside"/>
        <w:rPr>
          <w:rtl/>
        </w:rPr>
      </w:pPr>
      <w:r w:rsidRPr="000907E2">
        <w:rPr>
          <w:rFonts w:hint="cs"/>
          <w:rtl/>
        </w:rPr>
        <w:t>ודחאו ר''ל</w:t>
      </w:r>
      <w:r>
        <w:rPr>
          <w:rFonts w:hint="cs"/>
          <w:rtl/>
        </w:rPr>
        <w:t>:</w:t>
      </w:r>
    </w:p>
    <w:p w14:paraId="449E6B4A" w14:textId="77777777" w:rsidR="00FC7868" w:rsidRDefault="00FC7868" w:rsidP="00FC7868">
      <w:pPr>
        <w:rPr>
          <w:rtl/>
        </w:rPr>
      </w:pPr>
      <w:r>
        <w:rPr>
          <w:rFonts w:hint="cs"/>
          <w:rtl/>
        </w:rPr>
        <w:t>ששם הנכסים בחזקת הלקוחות ובני המשפחה ערערו</w:t>
      </w:r>
      <w:r w:rsidRPr="00F86D97">
        <w:rPr>
          <w:rtl/>
        </w:rPr>
        <w:t xml:space="preserve">. </w:t>
      </w:r>
    </w:p>
    <w:p w14:paraId="0C86E11C" w14:textId="77777777" w:rsidR="00FC7868" w:rsidRPr="00DB6120" w:rsidRDefault="00FC7868" w:rsidP="00FC7868">
      <w:pPr>
        <w:pStyle w:val="36"/>
        <w:framePr w:wrap="notBeside"/>
        <w:rPr>
          <w:rtl/>
        </w:rPr>
      </w:pPr>
      <w:r w:rsidRPr="00DB6120">
        <w:rPr>
          <w:rFonts w:hint="cs"/>
          <w:rtl/>
        </w:rPr>
        <w:t>וכן מסתבר</w:t>
      </w:r>
    </w:p>
    <w:p w14:paraId="2D769FE0" w14:textId="77777777" w:rsidR="00FC7868" w:rsidRDefault="00FC7868" w:rsidP="00FC7868">
      <w:pPr>
        <w:rPr>
          <w:rtl/>
        </w:rPr>
      </w:pPr>
      <w:r w:rsidRPr="007E2129">
        <w:rPr>
          <w:rStyle w:val="affffe"/>
          <w:rFonts w:hint="cs"/>
          <w:rtl/>
        </w:rPr>
        <w:t>מדא''ל</w:t>
      </w:r>
      <w:r w:rsidRPr="007E2129">
        <w:rPr>
          <w:rStyle w:val="affffe"/>
          <w:rtl/>
        </w:rPr>
        <w:t>:</w:t>
      </w:r>
      <w:r w:rsidRPr="00F86D97">
        <w:rPr>
          <w:rtl/>
        </w:rPr>
        <w:t xml:space="preserve"> אי אתם רשאים לנוולו, </w:t>
      </w:r>
      <w:r>
        <w:rPr>
          <w:rFonts w:hint="cs"/>
          <w:rtl/>
        </w:rPr>
        <w:t xml:space="preserve">ושתקו ואי הלקוחות היו מערערים היו אומרים אנו הבאנו למת מעות, ולאכפ''ל שינוול. </w:t>
      </w:r>
    </w:p>
    <w:p w14:paraId="3AE030C3" w14:textId="77777777" w:rsidR="00FC7868" w:rsidRPr="000907E2" w:rsidRDefault="00FC7868" w:rsidP="00FC7868">
      <w:pPr>
        <w:pStyle w:val="36"/>
        <w:framePr w:wrap="notBeside"/>
        <w:rPr>
          <w:rtl/>
        </w:rPr>
      </w:pPr>
      <w:r w:rsidRPr="000907E2">
        <w:rPr>
          <w:rFonts w:hint="cs"/>
          <w:rtl/>
        </w:rPr>
        <w:t>ודחי' הראייה</w:t>
      </w:r>
    </w:p>
    <w:p w14:paraId="45BB8141" w14:textId="77777777" w:rsidR="00FC7868" w:rsidRDefault="00FC7868" w:rsidP="00FC7868">
      <w:pPr>
        <w:rPr>
          <w:rtl/>
        </w:rPr>
      </w:pPr>
      <w:r w:rsidRPr="001570A1">
        <w:rPr>
          <w:rStyle w:val="affffe"/>
          <w:rFonts w:hint="cs"/>
          <w:rtl/>
        </w:rPr>
        <w:t>דהקא''ל א.</w:t>
      </w:r>
      <w:r>
        <w:rPr>
          <w:rFonts w:hint="cs"/>
          <w:rtl/>
        </w:rPr>
        <w:t xml:space="preserve"> א''א </w:t>
      </w:r>
      <w:r w:rsidRPr="00F86D97">
        <w:rPr>
          <w:rtl/>
        </w:rPr>
        <w:t xml:space="preserve">רשאים לנוולו; </w:t>
      </w:r>
      <w:r w:rsidRPr="001570A1">
        <w:rPr>
          <w:rStyle w:val="affffe"/>
          <w:rFonts w:hint="cs"/>
          <w:rtl/>
        </w:rPr>
        <w:t>ב.</w:t>
      </w:r>
      <w:r>
        <w:rPr>
          <w:rFonts w:hint="cs"/>
          <w:rtl/>
        </w:rPr>
        <w:t xml:space="preserve"> ואף אם תאמרו לינוול ולינוול - </w:t>
      </w:r>
      <w:r w:rsidRPr="00F86D97">
        <w:rPr>
          <w:rtl/>
        </w:rPr>
        <w:t xml:space="preserve">סימנים עשויין להשתנות לאחר מיתה. </w:t>
      </w:r>
    </w:p>
    <w:p w14:paraId="455A8157" w14:textId="2366FB7F" w:rsidR="00FC7868" w:rsidRPr="00DB6120" w:rsidRDefault="00D67636" w:rsidP="00FC7868">
      <w:pPr>
        <w:pStyle w:val="36"/>
        <w:framePr w:wrap="notBeside"/>
        <w:rPr>
          <w:rtl/>
        </w:rPr>
      </w:pPr>
      <w:r>
        <w:rPr>
          <w:rFonts w:hint="cs"/>
          <w:rtl/>
        </w:rPr>
        <w:t xml:space="preserve">קושיית </w:t>
      </w:r>
      <w:r w:rsidR="00FC7868" w:rsidRPr="00DB6120">
        <w:rPr>
          <w:rFonts w:hint="cs"/>
          <w:rtl/>
        </w:rPr>
        <w:t>רשב''ל</w:t>
      </w:r>
      <w:r>
        <w:rPr>
          <w:rFonts w:hint="cs"/>
          <w:rtl/>
        </w:rPr>
        <w:t>:</w:t>
      </w:r>
      <w:r w:rsidR="00FC7868" w:rsidRPr="00DB6120">
        <w:rPr>
          <w:rtl/>
        </w:rPr>
        <w:t xml:space="preserve"> </w:t>
      </w:r>
    </w:p>
    <w:p w14:paraId="3C20C192" w14:textId="77777777" w:rsidR="00FC7868" w:rsidRPr="001570A1" w:rsidRDefault="00FC7868" w:rsidP="00FC7868">
      <w:pPr>
        <w:pStyle w:val="affff9"/>
        <w:rPr>
          <w:rtl/>
        </w:rPr>
      </w:pPr>
      <w:r w:rsidRPr="001570A1">
        <w:rPr>
          <w:rtl/>
        </w:rPr>
        <w:t xml:space="preserve">משנת בר קפרא: </w:t>
      </w:r>
    </w:p>
    <w:p w14:paraId="4FAEC525" w14:textId="77777777" w:rsidR="00FC7868" w:rsidRDefault="00FC7868" w:rsidP="00FC7868">
      <w:pPr>
        <w:rPr>
          <w:rtl/>
        </w:rPr>
      </w:pPr>
      <w:r w:rsidRPr="00F86D97">
        <w:rPr>
          <w:rtl/>
        </w:rPr>
        <w:t>היה אוכל שדה ובא בחזקת שהיא שלו, וקרא עליו אחד ערער לומר שלי היא, והוציא אונו</w:t>
      </w:r>
      <w:r>
        <w:rPr>
          <w:rFonts w:hint="cs"/>
          <w:rtl/>
        </w:rPr>
        <w:t>:</w:t>
      </w:r>
      <w:r w:rsidRPr="00F86D97">
        <w:rPr>
          <w:rtl/>
        </w:rPr>
        <w:t xml:space="preserve"> שמכרתה לי או שנתתה לי במתנה,</w:t>
      </w:r>
    </w:p>
    <w:p w14:paraId="7ECE04BD" w14:textId="77777777" w:rsidR="00FC7868" w:rsidRDefault="00FC7868" w:rsidP="00FC7868">
      <w:pPr>
        <w:rPr>
          <w:rtl/>
        </w:rPr>
      </w:pPr>
      <w:r w:rsidRPr="001570A1">
        <w:rPr>
          <w:rStyle w:val="affffe"/>
          <w:rtl/>
        </w:rPr>
        <w:t>אם אמר:</w:t>
      </w:r>
      <w:r w:rsidRPr="00F86D97">
        <w:rPr>
          <w:rtl/>
        </w:rPr>
        <w:t xml:space="preserve"> איני מכיר בשטר זה מעולם - יתקיים השטר בחותמיו, </w:t>
      </w:r>
    </w:p>
    <w:p w14:paraId="4098C0DE" w14:textId="77777777" w:rsidR="00FC7868" w:rsidRPr="007E2129" w:rsidRDefault="00FC7868" w:rsidP="00FC7868">
      <w:pPr>
        <w:rPr>
          <w:spacing w:val="2"/>
          <w:rtl/>
        </w:rPr>
      </w:pPr>
      <w:r w:rsidRPr="007E2129">
        <w:rPr>
          <w:rStyle w:val="affffe"/>
          <w:spacing w:val="2"/>
          <w:rtl/>
        </w:rPr>
        <w:t>אם אמר:</w:t>
      </w:r>
      <w:r w:rsidRPr="007E2129">
        <w:rPr>
          <w:spacing w:val="2"/>
          <w:rtl/>
        </w:rPr>
        <w:t xml:space="preserve"> שטר פסים, או שטר אמנה, שמכרתי לך ולא נתת לי דמים</w:t>
      </w:r>
    </w:p>
    <w:p w14:paraId="3F2BE861" w14:textId="77777777" w:rsidR="00FC7868" w:rsidRDefault="00FC7868" w:rsidP="00FC7868">
      <w:pPr>
        <w:rPr>
          <w:rtl/>
        </w:rPr>
      </w:pPr>
      <w:r w:rsidRPr="00F86D97">
        <w:rPr>
          <w:rtl/>
        </w:rPr>
        <w:t xml:space="preserve">אם יש עדים - הלך אחר עדים, ואם לאו - הלך אחר השטר; </w:t>
      </w:r>
    </w:p>
    <w:p w14:paraId="127EA204" w14:textId="77777777" w:rsidR="00FC7868" w:rsidRPr="00DB6120" w:rsidRDefault="00FC7868" w:rsidP="00FC7868">
      <w:pPr>
        <w:pStyle w:val="36"/>
        <w:framePr w:wrap="notBeside"/>
        <w:rPr>
          <w:rtl/>
        </w:rPr>
      </w:pPr>
      <w:r w:rsidRPr="00DB6120">
        <w:rPr>
          <w:rtl/>
        </w:rPr>
        <w:t>לימא</w:t>
      </w:r>
    </w:p>
    <w:p w14:paraId="1F1A1F97" w14:textId="77777777" w:rsidR="00FC7868" w:rsidRDefault="00FC7868" w:rsidP="00FC7868">
      <w:pPr>
        <w:rPr>
          <w:rtl/>
        </w:rPr>
      </w:pPr>
      <w:r>
        <w:rPr>
          <w:rFonts w:hint="cs"/>
          <w:rtl/>
        </w:rPr>
        <w:t>ר''מ היא</w:t>
      </w:r>
      <w:r w:rsidRPr="001570A1">
        <w:rPr>
          <w:rStyle w:val="affffe"/>
          <w:rtl/>
        </w:rPr>
        <w:t xml:space="preserve">, </w:t>
      </w:r>
      <w:r>
        <w:rPr>
          <w:rFonts w:hint="cs"/>
          <w:rtl/>
        </w:rPr>
        <w:t>ד</w:t>
      </w:r>
      <w:r w:rsidRPr="00F86D97">
        <w:rPr>
          <w:rtl/>
        </w:rPr>
        <w:t xml:space="preserve">מודה בשטר שכתבו אינו צריך לקיימו, ולא רבנן! </w:t>
      </w:r>
    </w:p>
    <w:p w14:paraId="483A96CE" w14:textId="77777777" w:rsidR="00FC7868" w:rsidRPr="00DB6120" w:rsidRDefault="00FC7868" w:rsidP="00FC7868">
      <w:pPr>
        <w:pStyle w:val="36"/>
        <w:framePr w:wrap="notBeside"/>
        <w:rPr>
          <w:rtl/>
        </w:rPr>
      </w:pPr>
      <w:r>
        <w:rPr>
          <w:rFonts w:hint="cs"/>
          <w:rtl/>
        </w:rPr>
        <w:t>- דחאו רי''ו</w:t>
      </w:r>
      <w:r w:rsidRPr="00DB6120">
        <w:rPr>
          <w:rtl/>
        </w:rPr>
        <w:t>:</w:t>
      </w:r>
    </w:p>
    <w:p w14:paraId="0AB84A76" w14:textId="77777777" w:rsidR="00FC7868" w:rsidRDefault="00FC7868" w:rsidP="00FC7868">
      <w:pPr>
        <w:rPr>
          <w:rtl/>
        </w:rPr>
      </w:pPr>
      <w:r w:rsidRPr="00F86D97">
        <w:rPr>
          <w:rtl/>
        </w:rPr>
        <w:t xml:space="preserve">שאני אומר: </w:t>
      </w:r>
      <w:r w:rsidRPr="001570A1">
        <w:rPr>
          <w:rStyle w:val="affffe"/>
          <w:rFonts w:hint="cs"/>
          <w:rtl/>
        </w:rPr>
        <w:t>לכו''ע</w:t>
      </w:r>
      <w:r>
        <w:rPr>
          <w:rFonts w:hint="cs"/>
          <w:rtl/>
        </w:rPr>
        <w:t xml:space="preserve"> </w:t>
      </w:r>
      <w:r w:rsidRPr="00F86D97">
        <w:rPr>
          <w:rtl/>
        </w:rPr>
        <w:t xml:space="preserve">מודה בשטר שכתבו אינו צריך לקיימו. </w:t>
      </w:r>
    </w:p>
    <w:p w14:paraId="5B0D3A60" w14:textId="77777777" w:rsidR="00FC7868" w:rsidRPr="001570A1" w:rsidRDefault="00FC7868" w:rsidP="00FC7868">
      <w:pPr>
        <w:pStyle w:val="36"/>
        <w:framePr w:wrap="notBeside"/>
        <w:rPr>
          <w:rtl/>
        </w:rPr>
      </w:pPr>
      <w:r w:rsidRPr="001570A1">
        <w:rPr>
          <w:rFonts w:hint="cs"/>
          <w:rtl/>
        </w:rPr>
        <w:t>שאלו ר''ל והא</w:t>
      </w:r>
    </w:p>
    <w:p w14:paraId="258566D8" w14:textId="77777777" w:rsidR="00FC7868" w:rsidRDefault="00FC7868" w:rsidP="00FC7868">
      <w:pPr>
        <w:rPr>
          <w:rtl/>
        </w:rPr>
      </w:pPr>
      <w:r>
        <w:rPr>
          <w:rFonts w:hint="cs"/>
          <w:rtl/>
        </w:rPr>
        <w:t xml:space="preserve">חלקו בזה להדיא: </w:t>
      </w:r>
      <w:r w:rsidRPr="001570A1">
        <w:rPr>
          <w:rStyle w:val="affffe"/>
          <w:rFonts w:hint="cs"/>
          <w:rtl/>
        </w:rPr>
        <w:t>דלר''מ:</w:t>
      </w:r>
      <w:r>
        <w:t xml:space="preserve"> </w:t>
      </w:r>
      <w:r w:rsidRPr="00F86D97">
        <w:rPr>
          <w:rtl/>
        </w:rPr>
        <w:t xml:space="preserve">אין נאמנין לפוסלו, </w:t>
      </w:r>
      <w:r w:rsidRPr="001570A1">
        <w:rPr>
          <w:rStyle w:val="affffe"/>
          <w:rFonts w:hint="cs"/>
          <w:rtl/>
        </w:rPr>
        <w:t>וחכ''א</w:t>
      </w:r>
      <w:r w:rsidRPr="001570A1">
        <w:rPr>
          <w:rStyle w:val="affffe"/>
          <w:rtl/>
        </w:rPr>
        <w:t>:</w:t>
      </w:r>
      <w:r w:rsidRPr="00F86D97">
        <w:rPr>
          <w:rtl/>
        </w:rPr>
        <w:t xml:space="preserve"> נאמנין! </w:t>
      </w:r>
    </w:p>
    <w:p w14:paraId="09C72A83" w14:textId="77777777" w:rsidR="00FC7868" w:rsidRPr="00DB6120" w:rsidRDefault="00FC7868" w:rsidP="00FC7868">
      <w:pPr>
        <w:pStyle w:val="36"/>
        <w:framePr w:wrap="notBeside"/>
        <w:rPr>
          <w:rtl/>
        </w:rPr>
      </w:pPr>
      <w:r w:rsidRPr="00DB6120">
        <w:rPr>
          <w:rFonts w:hint="cs"/>
          <w:rtl/>
        </w:rPr>
        <w:t>א''ל</w:t>
      </w:r>
      <w:r>
        <w:rPr>
          <w:rFonts w:hint="cs"/>
          <w:rtl/>
        </w:rPr>
        <w:t xml:space="preserve"> רי''ו:</w:t>
      </w:r>
    </w:p>
    <w:p w14:paraId="38B6A65A" w14:textId="77777777" w:rsidR="00FC7868" w:rsidRDefault="00FC7868" w:rsidP="00FC7868">
      <w:pPr>
        <w:rPr>
          <w:rtl/>
        </w:rPr>
      </w:pPr>
      <w:r>
        <w:rPr>
          <w:rFonts w:hint="cs"/>
          <w:rtl/>
        </w:rPr>
        <w:t xml:space="preserve">דווקא בעדים המריעים לשטר משא''כ הוא </w:t>
      </w:r>
      <w:r>
        <w:rPr>
          <w:rStyle w:val="afffff0"/>
          <w:rtl/>
        </w:rPr>
        <w:tab/>
      </w:r>
      <w:r w:rsidRPr="001570A1">
        <w:rPr>
          <w:rStyle w:val="afffff0"/>
          <w:rFonts w:hint="cs"/>
          <w:rtl/>
        </w:rPr>
        <w:t>[ולכו''ע א''צ לקיימו]</w:t>
      </w:r>
    </w:p>
    <w:p w14:paraId="52189E77" w14:textId="77777777" w:rsidR="00FC7868" w:rsidRPr="00DB6120" w:rsidRDefault="00FC7868" w:rsidP="00FC7868">
      <w:pPr>
        <w:pStyle w:val="36"/>
        <w:framePr w:wrap="notBeside"/>
        <w:rPr>
          <w:rtl/>
        </w:rPr>
      </w:pPr>
      <w:r w:rsidRPr="00DB6120">
        <w:rPr>
          <w:rFonts w:hint="cs"/>
          <w:rtl/>
        </w:rPr>
        <w:t>א''ל</w:t>
      </w:r>
      <w:r>
        <w:rPr>
          <w:rFonts w:hint="cs"/>
          <w:rtl/>
        </w:rPr>
        <w:t xml:space="preserve"> ר''ל</w:t>
      </w:r>
      <w:r w:rsidRPr="00DB6120">
        <w:rPr>
          <w:rtl/>
        </w:rPr>
        <w:t>:</w:t>
      </w:r>
    </w:p>
    <w:p w14:paraId="158417EB" w14:textId="77777777" w:rsidR="00FC7868" w:rsidRDefault="00FC7868" w:rsidP="00FC7868">
      <w:pPr>
        <w:rPr>
          <w:rtl/>
        </w:rPr>
      </w:pPr>
      <w:r w:rsidRPr="00F86D97">
        <w:rPr>
          <w:rtl/>
        </w:rPr>
        <w:t>והלא משמך אמרו: יפה ערערו בני משפחה!</w:t>
      </w:r>
      <w:r>
        <w:rPr>
          <w:rtl/>
        </w:rPr>
        <w:tab/>
      </w:r>
      <w:r w:rsidRPr="001570A1">
        <w:rPr>
          <w:rStyle w:val="afffff0"/>
          <w:rFonts w:hint="cs"/>
          <w:rtl/>
        </w:rPr>
        <w:t>[אף שאינם</w:t>
      </w:r>
      <w:r>
        <w:rPr>
          <w:rStyle w:val="afffff0"/>
          <w:rFonts w:hint="cs"/>
          <w:rtl/>
        </w:rPr>
        <w:t xml:space="preserve"> </w:t>
      </w:r>
      <w:r w:rsidRPr="001570A1">
        <w:rPr>
          <w:rStyle w:val="afffff0"/>
          <w:rFonts w:hint="cs"/>
          <w:rtl/>
        </w:rPr>
        <w:t>עדים]</w:t>
      </w:r>
      <w:r w:rsidRPr="00F86D97">
        <w:rPr>
          <w:rtl/>
        </w:rPr>
        <w:t xml:space="preserve"> </w:t>
      </w:r>
    </w:p>
    <w:p w14:paraId="0796604D" w14:textId="77777777" w:rsidR="00FC7868" w:rsidRPr="00DB6120" w:rsidRDefault="00FC7868" w:rsidP="00FC7868">
      <w:pPr>
        <w:pStyle w:val="36"/>
        <w:framePr w:wrap="notBeside"/>
        <w:rPr>
          <w:rtl/>
        </w:rPr>
      </w:pPr>
      <w:r w:rsidRPr="00DB6120">
        <w:rPr>
          <w:rFonts w:hint="cs"/>
          <w:rtl/>
        </w:rPr>
        <w:t>א''ל</w:t>
      </w:r>
      <w:r>
        <w:rPr>
          <w:rFonts w:hint="cs"/>
          <w:rtl/>
        </w:rPr>
        <w:t xml:space="preserve"> רי''ו</w:t>
      </w:r>
      <w:r w:rsidRPr="00DB6120">
        <w:rPr>
          <w:rtl/>
        </w:rPr>
        <w:t>:</w:t>
      </w:r>
    </w:p>
    <w:p w14:paraId="2EF919DA" w14:textId="77777777" w:rsidR="00FC7868" w:rsidRDefault="00FC7868" w:rsidP="00FC7868">
      <w:pPr>
        <w:rPr>
          <w:rtl/>
        </w:rPr>
      </w:pPr>
      <w:r w:rsidRPr="00F86D97">
        <w:rPr>
          <w:rtl/>
        </w:rPr>
        <w:t>זו אלעזר</w:t>
      </w:r>
      <w:r>
        <w:rPr>
          <w:rFonts w:hint="cs"/>
          <w:rtl/>
        </w:rPr>
        <w:t xml:space="preserve"> בני</w:t>
      </w:r>
      <w:r w:rsidRPr="00F86D97">
        <w:rPr>
          <w:rtl/>
        </w:rPr>
        <w:t xml:space="preserve"> אמרה, אני לא אמרתי דבר זה מעולם. </w:t>
      </w:r>
    </w:p>
    <w:p w14:paraId="25619CA9" w14:textId="77777777" w:rsidR="00FC7868" w:rsidRPr="000D3BE8" w:rsidRDefault="00FC7868" w:rsidP="00FC7868">
      <w:pPr>
        <w:pStyle w:val="36"/>
        <w:framePr w:wrap="notBeside"/>
        <w:rPr>
          <w:rtl/>
        </w:rPr>
      </w:pPr>
      <w:r>
        <w:rPr>
          <w:rFonts w:hint="cs"/>
          <w:rtl/>
        </w:rPr>
        <w:t xml:space="preserve">הקשה </w:t>
      </w:r>
      <w:r w:rsidRPr="000D3BE8">
        <w:rPr>
          <w:rFonts w:hint="cs"/>
          <w:rtl/>
        </w:rPr>
        <w:t>ר''ז:</w:t>
      </w:r>
    </w:p>
    <w:p w14:paraId="2CC3B86B" w14:textId="1BE99073" w:rsidR="00FC7868" w:rsidRDefault="00FC7868" w:rsidP="00FC7868">
      <w:pPr>
        <w:rPr>
          <w:rtl/>
        </w:rPr>
      </w:pPr>
      <w:r>
        <w:rPr>
          <w:rFonts w:hint="cs"/>
          <w:rtl/>
        </w:rPr>
        <w:t>רי''ו יכול לכפור בר''א תלמידו, אבל לא ברבו רבי ינאי !?</w:t>
      </w:r>
    </w:p>
    <w:p w14:paraId="6B869D1C" w14:textId="77777777" w:rsidR="00FC7868" w:rsidRPr="001570A1" w:rsidRDefault="00FC7868" w:rsidP="00FC7868">
      <w:pPr>
        <w:pStyle w:val="36"/>
        <w:framePr w:wrap="notBeside"/>
        <w:rPr>
          <w:rtl/>
        </w:rPr>
      </w:pPr>
      <w:r w:rsidRPr="001570A1">
        <w:rPr>
          <w:rFonts w:hint="cs"/>
          <w:rtl/>
        </w:rPr>
        <w:t>דארי''נ מרבי</w:t>
      </w:r>
      <w:r w:rsidRPr="001570A1">
        <w:rPr>
          <w:rtl/>
        </w:rPr>
        <w:t>:</w:t>
      </w:r>
    </w:p>
    <w:p w14:paraId="26463CE0" w14:textId="77777777" w:rsidR="00FC7868" w:rsidRDefault="00FC7868" w:rsidP="00FC7868">
      <w:pPr>
        <w:rPr>
          <w:rtl/>
        </w:rPr>
      </w:pPr>
      <w:r w:rsidRPr="007E2129">
        <w:rPr>
          <w:rtl/>
        </w:rPr>
        <w:t xml:space="preserve">מודה בשטר שכתבו </w:t>
      </w:r>
      <w:r w:rsidRPr="007E2129">
        <w:rPr>
          <w:rFonts w:hint="cs"/>
          <w:rtl/>
        </w:rPr>
        <w:t xml:space="preserve">א''צ </w:t>
      </w:r>
      <w:r w:rsidRPr="007E2129">
        <w:rPr>
          <w:rtl/>
        </w:rPr>
        <w:t xml:space="preserve">לקיימו, </w:t>
      </w:r>
      <w:r w:rsidRPr="007E2129">
        <w:rPr>
          <w:rStyle w:val="affffe"/>
          <w:rFonts w:hint="cs"/>
          <w:spacing w:val="0"/>
          <w:rtl/>
        </w:rPr>
        <w:t>וא''ל רי''ו</w:t>
      </w:r>
      <w:r w:rsidRPr="007E2129">
        <w:rPr>
          <w:rStyle w:val="affffe"/>
          <w:spacing w:val="0"/>
          <w:rtl/>
        </w:rPr>
        <w:t>:</w:t>
      </w:r>
      <w:r w:rsidRPr="007E2129">
        <w:rPr>
          <w:rtl/>
        </w:rPr>
        <w:t xml:space="preserve"> רבי, לא משנתנו היא זו,</w:t>
      </w:r>
      <w:r w:rsidRPr="00F86D97">
        <w:rPr>
          <w:rtl/>
        </w:rPr>
        <w:t xml:space="preserve"> </w:t>
      </w:r>
    </w:p>
    <w:p w14:paraId="6F9A2108" w14:textId="77777777" w:rsidR="00FC7868" w:rsidRDefault="00FC7868" w:rsidP="00FC7868">
      <w:pPr>
        <w:rPr>
          <w:rtl/>
        </w:rPr>
      </w:pPr>
      <w:r w:rsidRPr="001570A1">
        <w:rPr>
          <w:rStyle w:val="affffe"/>
          <w:rFonts w:hint="cs"/>
          <w:rtl/>
        </w:rPr>
        <w:t>וחכ''א</w:t>
      </w:r>
      <w:r w:rsidRPr="001570A1">
        <w:rPr>
          <w:rStyle w:val="affffe"/>
          <w:rtl/>
        </w:rPr>
        <w:t>:</w:t>
      </w:r>
      <w:r w:rsidRPr="00F86D97">
        <w:rPr>
          <w:rtl/>
        </w:rPr>
        <w:t xml:space="preserve"> </w:t>
      </w:r>
      <w:r>
        <w:rPr>
          <w:rFonts w:hint="cs"/>
          <w:rtl/>
        </w:rPr>
        <w:t>המוציא מחבירו ע''ה</w:t>
      </w:r>
      <w:r w:rsidRPr="00F86D97">
        <w:rPr>
          <w:rtl/>
        </w:rPr>
        <w:t xml:space="preserve">, </w:t>
      </w:r>
      <w:r>
        <w:rPr>
          <w:rFonts w:hint="cs"/>
          <w:rtl/>
        </w:rPr>
        <w:t>ו</w:t>
      </w:r>
      <w:r w:rsidRPr="00F86D97">
        <w:rPr>
          <w:rtl/>
        </w:rPr>
        <w:t xml:space="preserve">אין ראיה אלא בקיום השטר? </w:t>
      </w:r>
    </w:p>
    <w:p w14:paraId="06F230F0" w14:textId="77777777" w:rsidR="00FC7868" w:rsidRDefault="00FC7868" w:rsidP="00FC7868">
      <w:pPr>
        <w:pStyle w:val="afffff"/>
        <w:rPr>
          <w:rtl/>
        </w:rPr>
      </w:pPr>
      <w:r>
        <w:rPr>
          <w:rFonts w:hint="cs"/>
          <w:rtl/>
        </w:rPr>
        <w:t>מוכח דאף רי''ו הסכים לרבו ר' ינאי שצריך לקיימו</w:t>
      </w:r>
    </w:p>
    <w:p w14:paraId="144C1293" w14:textId="77777777" w:rsidR="00FC7868" w:rsidRPr="000D3BE8" w:rsidRDefault="00FC7868" w:rsidP="00FC7868">
      <w:pPr>
        <w:pStyle w:val="36"/>
        <w:framePr w:wrap="notBeside"/>
        <w:rPr>
          <w:rtl/>
        </w:rPr>
      </w:pPr>
      <w:r w:rsidRPr="000D3BE8">
        <w:rPr>
          <w:rFonts w:hint="cs"/>
          <w:rtl/>
        </w:rPr>
        <w:t>וענה ר''ז</w:t>
      </w:r>
    </w:p>
    <w:p w14:paraId="45714B66" w14:textId="77777777" w:rsidR="00FC7868" w:rsidRDefault="00FC7868" w:rsidP="00FC7868">
      <w:pPr>
        <w:rPr>
          <w:rtl/>
        </w:rPr>
      </w:pPr>
      <w:r w:rsidRPr="007E2129">
        <w:rPr>
          <w:rStyle w:val="affffe"/>
          <w:rtl/>
        </w:rPr>
        <w:t xml:space="preserve">ברם נראין דברי רבינו יוסף, </w:t>
      </w:r>
      <w:r w:rsidRPr="007E2129">
        <w:rPr>
          <w:rStyle w:val="affffe"/>
          <w:rFonts w:hint="cs"/>
          <w:rtl/>
        </w:rPr>
        <w:t>מר''י משמואל</w:t>
      </w:r>
      <w:r w:rsidRPr="007E2129">
        <w:rPr>
          <w:rStyle w:val="affffe"/>
          <w:rtl/>
        </w:rPr>
        <w:t>:</w:t>
      </w:r>
      <w:r w:rsidRPr="00F86D97">
        <w:rPr>
          <w:rtl/>
        </w:rPr>
        <w:t xml:space="preserve"> זו דברי חכמים, </w:t>
      </w:r>
      <w:r w:rsidRPr="000D3BE8">
        <w:rPr>
          <w:rStyle w:val="affffe"/>
          <w:rFonts w:hint="cs"/>
          <w:rtl/>
        </w:rPr>
        <w:t>אבל לר''מ</w:t>
      </w:r>
      <w:r w:rsidRPr="000D3BE8">
        <w:rPr>
          <w:rStyle w:val="affffe"/>
          <w:rtl/>
        </w:rPr>
        <w:t>:</w:t>
      </w:r>
      <w:r w:rsidRPr="00F86D97">
        <w:rPr>
          <w:rtl/>
        </w:rPr>
        <w:t xml:space="preserve"> מודה בשטר שכתבו שצריך לקיימו. </w:t>
      </w:r>
    </w:p>
    <w:p w14:paraId="26665229" w14:textId="77777777" w:rsidR="00FC7868" w:rsidRDefault="00FC7868" w:rsidP="00FC7868">
      <w:pPr>
        <w:rPr>
          <w:rtl/>
        </w:rPr>
      </w:pPr>
      <w:r w:rsidRPr="007E2129">
        <w:rPr>
          <w:rStyle w:val="affffe"/>
          <w:rFonts w:hint="cs"/>
          <w:rtl/>
        </w:rPr>
        <w:t>ומה שאמר</w:t>
      </w:r>
      <w:r w:rsidRPr="00F86D97">
        <w:rPr>
          <w:rtl/>
        </w:rPr>
        <w:t xml:space="preserve"> דברי הכל? </w:t>
      </w:r>
      <w:r>
        <w:rPr>
          <w:rFonts w:hint="cs"/>
          <w:rtl/>
        </w:rPr>
        <w:t xml:space="preserve">- </w:t>
      </w:r>
      <w:r w:rsidRPr="00F86D97">
        <w:rPr>
          <w:rtl/>
        </w:rPr>
        <w:t xml:space="preserve">דרבנן לגבי רבי מאיר דברי הכל היא. </w:t>
      </w:r>
    </w:p>
    <w:p w14:paraId="3E6ABB06" w14:textId="77777777" w:rsidR="00FC7868" w:rsidRPr="000D3BE8" w:rsidRDefault="00FC7868" w:rsidP="00FC7868">
      <w:pPr>
        <w:pStyle w:val="36"/>
        <w:framePr w:wrap="notBeside"/>
        <w:rPr>
          <w:rtl/>
        </w:rPr>
      </w:pPr>
      <w:r w:rsidRPr="000D3BE8">
        <w:rPr>
          <w:rtl/>
        </w:rPr>
        <w:t>והא איפכא תנן</w:t>
      </w:r>
    </w:p>
    <w:p w14:paraId="1F959DA3" w14:textId="77777777" w:rsidR="00FC7868" w:rsidRDefault="00FC7868" w:rsidP="00FC7868">
      <w:pPr>
        <w:rPr>
          <w:rtl/>
        </w:rPr>
      </w:pPr>
      <w:r>
        <w:rPr>
          <w:rStyle w:val="affffe"/>
          <w:rFonts w:hint="cs"/>
          <w:rtl/>
        </w:rPr>
        <w:t>וחכ''א</w:t>
      </w:r>
      <w:r w:rsidRPr="000D3BE8">
        <w:rPr>
          <w:rStyle w:val="affffe"/>
          <w:rtl/>
        </w:rPr>
        <w:t>:</w:t>
      </w:r>
      <w:r w:rsidRPr="00F86D97">
        <w:rPr>
          <w:rtl/>
        </w:rPr>
        <w:t xml:space="preserve"> המוציא מחבירו עליו הראיה! </w:t>
      </w:r>
      <w:r>
        <w:rPr>
          <w:rFonts w:hint="cs"/>
          <w:rtl/>
        </w:rPr>
        <w:t xml:space="preserve">- </w:t>
      </w:r>
      <w:r w:rsidRPr="00F86D97">
        <w:rPr>
          <w:rtl/>
        </w:rPr>
        <w:t xml:space="preserve">איפוך. </w:t>
      </w:r>
    </w:p>
    <w:p w14:paraId="49CD427E" w14:textId="77777777" w:rsidR="00FC7868" w:rsidRPr="000D3BE8" w:rsidRDefault="00FC7868" w:rsidP="00FC7868">
      <w:pPr>
        <w:pStyle w:val="36"/>
        <w:framePr w:wrap="notBeside"/>
        <w:rPr>
          <w:rtl/>
        </w:rPr>
      </w:pPr>
      <w:r w:rsidRPr="000D3BE8">
        <w:rPr>
          <w:rtl/>
        </w:rPr>
        <w:t>והא תניא:</w:t>
      </w:r>
    </w:p>
    <w:p w14:paraId="627CB22A" w14:textId="77777777" w:rsidR="00FC7868" w:rsidRDefault="00FC7868" w:rsidP="00FC7868">
      <w:pPr>
        <w:rPr>
          <w:rtl/>
        </w:rPr>
      </w:pPr>
      <w:r w:rsidRPr="000D3BE8">
        <w:rPr>
          <w:rStyle w:val="affffe"/>
          <w:rFonts w:hint="cs"/>
          <w:rtl/>
        </w:rPr>
        <w:t>דלר''מ</w:t>
      </w:r>
      <w:r>
        <w:rPr>
          <w:rStyle w:val="affffe"/>
          <w:rFonts w:hint="cs"/>
          <w:rtl/>
        </w:rPr>
        <w:t>:</w:t>
      </w:r>
      <w:r>
        <w:rPr>
          <w:rFonts w:hint="cs"/>
          <w:rtl/>
        </w:rPr>
        <w:t xml:space="preserve"> </w:t>
      </w:r>
      <w:r w:rsidRPr="00F86D97">
        <w:rPr>
          <w:rtl/>
        </w:rPr>
        <w:t xml:space="preserve">אין נאמנין לפוסלו, </w:t>
      </w:r>
      <w:r w:rsidRPr="000D3BE8">
        <w:rPr>
          <w:rStyle w:val="affffe"/>
          <w:rtl/>
        </w:rPr>
        <w:t>וחכ</w:t>
      </w:r>
      <w:r>
        <w:rPr>
          <w:rStyle w:val="affffe"/>
          <w:rFonts w:hint="cs"/>
          <w:rtl/>
        </w:rPr>
        <w:t>"א</w:t>
      </w:r>
      <w:r w:rsidRPr="000D3BE8">
        <w:rPr>
          <w:rStyle w:val="affffe"/>
          <w:rtl/>
        </w:rPr>
        <w:t>:</w:t>
      </w:r>
      <w:r w:rsidRPr="00F86D97">
        <w:rPr>
          <w:rtl/>
        </w:rPr>
        <w:t xml:space="preserve"> נאמנין! </w:t>
      </w:r>
      <w:r>
        <w:rPr>
          <w:rFonts w:hint="cs"/>
          <w:rtl/>
        </w:rPr>
        <w:t xml:space="preserve">- </w:t>
      </w:r>
      <w:r w:rsidRPr="00F86D97">
        <w:rPr>
          <w:rtl/>
        </w:rPr>
        <w:t xml:space="preserve">איפוך. </w:t>
      </w:r>
    </w:p>
    <w:p w14:paraId="64CBDFA7" w14:textId="77777777" w:rsidR="00FC7868" w:rsidRPr="000D3BE8" w:rsidRDefault="00FC7868" w:rsidP="00FC7868">
      <w:pPr>
        <w:pStyle w:val="36"/>
        <w:framePr w:wrap="notBeside"/>
        <w:rPr>
          <w:rtl/>
        </w:rPr>
      </w:pPr>
      <w:r w:rsidRPr="000D3BE8">
        <w:rPr>
          <w:rtl/>
        </w:rPr>
        <w:t xml:space="preserve">והא </w:t>
      </w:r>
    </w:p>
    <w:p w14:paraId="7C50072B" w14:textId="77777777" w:rsidR="00FC7868" w:rsidRDefault="00FC7868" w:rsidP="00FC7868">
      <w:pPr>
        <w:rPr>
          <w:rtl/>
        </w:rPr>
      </w:pPr>
      <w:r w:rsidRPr="000D3BE8">
        <w:rPr>
          <w:rStyle w:val="affffe"/>
          <w:rFonts w:hint="cs"/>
          <w:rtl/>
        </w:rPr>
        <w:t>לרי''ו</w:t>
      </w:r>
      <w:r>
        <w:rPr>
          <w:rFonts w:hint="cs"/>
          <w:rtl/>
        </w:rPr>
        <w:t xml:space="preserve"> </w:t>
      </w:r>
      <w:r w:rsidRPr="00F86D97">
        <w:rPr>
          <w:rtl/>
        </w:rPr>
        <w:t xml:space="preserve">ראיה בעדים קאמר! </w:t>
      </w:r>
      <w:r>
        <w:rPr>
          <w:rFonts w:hint="cs"/>
          <w:rtl/>
        </w:rPr>
        <w:t xml:space="preserve">- </w:t>
      </w:r>
      <w:r w:rsidRPr="00F86D97">
        <w:rPr>
          <w:rtl/>
        </w:rPr>
        <w:t xml:space="preserve">איפוך. </w:t>
      </w:r>
    </w:p>
    <w:p w14:paraId="25300657" w14:textId="77777777" w:rsidR="00FC7868" w:rsidRDefault="00FC7868" w:rsidP="00FC7868">
      <w:pPr>
        <w:rPr>
          <w:rtl/>
        </w:rPr>
      </w:pPr>
      <w:r w:rsidRPr="00F86D97">
        <w:rPr>
          <w:rtl/>
        </w:rPr>
        <w:t xml:space="preserve">לימא, ליפוך נמי תיובתא! </w:t>
      </w:r>
      <w:r>
        <w:rPr>
          <w:rFonts w:hint="cs"/>
          <w:rtl/>
        </w:rPr>
        <w:t xml:space="preserve">- </w:t>
      </w:r>
      <w:r w:rsidRPr="007E2129">
        <w:rPr>
          <w:rStyle w:val="affffe"/>
          <w:rFonts w:hint="cs"/>
          <w:rtl/>
        </w:rPr>
        <w:t>ודחי'</w:t>
      </w:r>
      <w:r>
        <w:rPr>
          <w:rFonts w:hint="cs"/>
          <w:rtl/>
        </w:rPr>
        <w:t xml:space="preserve"> </w:t>
      </w:r>
      <w:r w:rsidRPr="00F86D97">
        <w:rPr>
          <w:rtl/>
        </w:rPr>
        <w:t>לא,</w:t>
      </w:r>
      <w:r>
        <w:rPr>
          <w:rFonts w:hint="cs"/>
          <w:rtl/>
        </w:rPr>
        <w:t xml:space="preserve"> </w:t>
      </w:r>
      <w:r w:rsidRPr="007E2129">
        <w:rPr>
          <w:rStyle w:val="afffff0"/>
          <w:rFonts w:hint="cs"/>
          <w:rtl/>
        </w:rPr>
        <w:t>שא''צ להפוך</w:t>
      </w:r>
    </w:p>
    <w:p w14:paraId="3E700C0D" w14:textId="77777777" w:rsidR="00FC7868" w:rsidRPr="000D3BE8" w:rsidRDefault="00FC7868" w:rsidP="00FC7868">
      <w:pPr>
        <w:pStyle w:val="36"/>
        <w:framePr w:wrap="notBeside"/>
        <w:rPr>
          <w:rtl/>
        </w:rPr>
      </w:pPr>
      <w:r w:rsidRPr="000D3BE8">
        <w:rPr>
          <w:rFonts w:hint="cs"/>
          <w:rtl/>
        </w:rPr>
        <w:t>ה''ק</w:t>
      </w:r>
      <w:r>
        <w:rPr>
          <w:rFonts w:hint="cs"/>
          <w:rtl/>
        </w:rPr>
        <w:t xml:space="preserve"> רי''ו:</w:t>
      </w:r>
    </w:p>
    <w:p w14:paraId="6B8B1D65" w14:textId="77777777" w:rsidR="00FC7868" w:rsidRDefault="00FC7868" w:rsidP="00FC7868">
      <w:pPr>
        <w:rPr>
          <w:rtl/>
        </w:rPr>
      </w:pPr>
      <w:r>
        <w:rPr>
          <w:rFonts w:hint="cs"/>
          <w:rtl/>
        </w:rPr>
        <w:lastRenderedPageBreak/>
        <w:t>לשיטתי ש</w:t>
      </w:r>
      <w:r w:rsidRPr="000D3BE8">
        <w:rPr>
          <w:rtl/>
        </w:rPr>
        <w:t xml:space="preserve">ראיה בקיום השטר, היינו </w:t>
      </w:r>
      <w:r>
        <w:rPr>
          <w:rFonts w:hint="cs"/>
          <w:rtl/>
        </w:rPr>
        <w:t xml:space="preserve">שייך שירדו </w:t>
      </w:r>
      <w:r w:rsidRPr="000D3BE8">
        <w:rPr>
          <w:rtl/>
        </w:rPr>
        <w:t xml:space="preserve">לקוחות לנכסים, אלא לדידך </w:t>
      </w:r>
      <w:r>
        <w:rPr>
          <w:rFonts w:hint="cs"/>
          <w:rtl/>
        </w:rPr>
        <w:t>ד</w:t>
      </w:r>
      <w:r w:rsidRPr="000D3BE8">
        <w:rPr>
          <w:rtl/>
        </w:rPr>
        <w:t xml:space="preserve">ראיה בעדים, </w:t>
      </w:r>
      <w:r>
        <w:rPr>
          <w:rFonts w:hint="cs"/>
          <w:rtl/>
        </w:rPr>
        <w:t xml:space="preserve">איך ירדו </w:t>
      </w:r>
      <w:r w:rsidRPr="000D3BE8">
        <w:rPr>
          <w:rtl/>
        </w:rPr>
        <w:t xml:space="preserve">לקוחות בנכסים? </w:t>
      </w:r>
    </w:p>
    <w:p w14:paraId="52F3A141" w14:textId="77777777" w:rsidR="00FC7868" w:rsidRPr="000D3BE8" w:rsidRDefault="00FC7868" w:rsidP="00FC7868">
      <w:pPr>
        <w:pStyle w:val="36"/>
        <w:framePr w:wrap="notBeside"/>
        <w:rPr>
          <w:rtl/>
        </w:rPr>
      </w:pPr>
      <w:bookmarkStart w:id="60" w:name="_Hlk183532392"/>
      <w:r w:rsidRPr="000D3BE8">
        <w:rPr>
          <w:rFonts w:hint="cs"/>
          <w:rtl/>
        </w:rPr>
        <w:t>וענהו ר''ל</w:t>
      </w:r>
      <w:r w:rsidRPr="000D3BE8">
        <w:rPr>
          <w:rtl/>
        </w:rPr>
        <w:t>:</w:t>
      </w:r>
    </w:p>
    <w:bookmarkEnd w:id="60"/>
    <w:p w14:paraId="677E144D" w14:textId="77777777" w:rsidR="00FC7868" w:rsidRDefault="00FC7868" w:rsidP="00FC7868">
      <w:pPr>
        <w:rPr>
          <w:rtl/>
        </w:rPr>
      </w:pPr>
      <w:r w:rsidRPr="000D3BE8">
        <w:rPr>
          <w:rtl/>
        </w:rPr>
        <w:t xml:space="preserve">מודינא לך בערער דבני משפחה </w:t>
      </w:r>
      <w:r w:rsidRPr="008E0380">
        <w:rPr>
          <w:rStyle w:val="afffff0"/>
          <w:rFonts w:hint="cs"/>
          <w:rtl/>
        </w:rPr>
        <w:t>שהיה קטן</w:t>
      </w:r>
      <w:r>
        <w:rPr>
          <w:rFonts w:hint="cs"/>
          <w:rtl/>
        </w:rPr>
        <w:t xml:space="preserve"> שאין נחשב ערער.</w:t>
      </w:r>
    </w:p>
    <w:p w14:paraId="6ADDB812" w14:textId="75DF1A23" w:rsidR="00FC7868" w:rsidRDefault="00FC7868" w:rsidP="00FC7868">
      <w:pPr>
        <w:rPr>
          <w:rtl/>
        </w:rPr>
      </w:pPr>
      <w:r>
        <w:rPr>
          <w:rFonts w:hint="cs"/>
          <w:rtl/>
        </w:rPr>
        <w:t xml:space="preserve">- </w:t>
      </w:r>
      <w:r w:rsidRPr="000D3BE8">
        <w:rPr>
          <w:rtl/>
        </w:rPr>
        <w:t>חזקה אין העדים חותמין על השטר אלא אם כן נעשה גדול.</w:t>
      </w:r>
      <w:r w:rsidR="004D59F1">
        <w:rPr>
          <w:rStyle w:val="aff1"/>
          <w:rtl/>
        </w:rPr>
        <w:footnoteReference w:id="200"/>
      </w:r>
    </w:p>
    <w:p w14:paraId="2B205EBA" w14:textId="2E88BBA2" w:rsidR="00FC7868" w:rsidRDefault="00FC7868" w:rsidP="004D59F1">
      <w:pPr>
        <w:pStyle w:val="aff9"/>
        <w:rPr>
          <w:del w:id="90172" w:author="מנוע עיצוב" w:date="2026-10-08T11:01:28Z"/>
          <w:rtl/>
        </w:rPr>
      </w:pPr>
      <w:del w:id="90171" w:author="מנוע עיצוב" w:date="2026-10-08T11:01:28Z">
        <w:r>
          <w:rPr>
            <w:rFonts w:hint="cs"/>
            <w:rtl/>
          </w:rPr>
          <w:delText xml:space="preserve">***</w:delText>
        </w:r>
      </w:del>
    </w:p>
    <w:p w14:paraId="269BB8CA" w14:textId="77777777" w:rsidR="00382B97" w:rsidRDefault="00382B97" w:rsidP="00382B97">
      <w:pPr>
        <w:pStyle w:val="affe"/>
        <w:framePr w:wrap="around"/>
        <w:rPr>
          <w:rtl/>
        </w:rPr>
      </w:pPr>
      <w:r>
        <w:rPr>
          <w:rFonts w:hint="cs"/>
          <w:rtl/>
        </w:rPr>
        <w:t>קנה.</w:t>
      </w:r>
    </w:p>
    <w:p w14:paraId="3F0CF247" w14:textId="77777777" w:rsidR="00382B97" w:rsidRDefault="00382B97" w:rsidP="00382B97">
      <w:pPr>
        <w:pStyle w:val="affff9"/>
        <w:rPr>
          <w:rtl/>
        </w:rPr>
      </w:pPr>
      <w:r w:rsidRPr="00C16CFD">
        <w:rPr>
          <w:rtl/>
        </w:rPr>
        <w:t xml:space="preserve">איתמר: קטן מאימתי מוכר בנכסי אביו? </w:t>
      </w:r>
      <w:r>
        <w:rPr>
          <w:rStyle w:val="aff1"/>
          <w:rtl/>
        </w:rPr>
        <w:footnoteReference w:id="201"/>
      </w:r>
    </w:p>
    <w:p w14:paraId="6EB75FE9" w14:textId="77777777" w:rsidR="00382B97" w:rsidRDefault="00382B97" w:rsidP="00382B97">
      <w:pPr>
        <w:rPr>
          <w:rtl/>
        </w:rPr>
      </w:pPr>
      <w:r w:rsidRPr="00C16CFD">
        <w:rPr>
          <w:rStyle w:val="affffe"/>
          <w:rtl/>
        </w:rPr>
        <w:t>רבא</w:t>
      </w:r>
      <w:r w:rsidRPr="00C16CFD">
        <w:rPr>
          <w:rStyle w:val="affffe"/>
          <w:rFonts w:hint="cs"/>
          <w:rtl/>
        </w:rPr>
        <w:t>מר''נ</w:t>
      </w:r>
      <w:r w:rsidRPr="00C16CFD">
        <w:rPr>
          <w:rStyle w:val="affffe"/>
          <w:rtl/>
        </w:rPr>
        <w:t>:</w:t>
      </w:r>
      <w:r>
        <w:rPr>
          <w:rtl/>
        </w:rPr>
        <w:t xml:space="preserve"> </w:t>
      </w:r>
      <w:r>
        <w:rPr>
          <w:rStyle w:val="affff8"/>
          <w:rtl/>
          <w:rPrChange w:id="9027" w:author="מנוע פסוקים" w:date="2026-10-05T16:38:03Z">
            <w:rPr>
              <w:rtl/>
            </w:rPr>
          </w:rPrChange>
        </w:rPr>
        <w:t xml:space="preserve">בן שמנה עשרה שנה</w:t>
      </w:r>
      <w:r>
        <w:rPr>
          <w:rtl/>
        </w:rPr>
        <w:t xml:space="preserve">, </w:t>
      </w:r>
      <w:r w:rsidRPr="004D59F1">
        <w:rPr>
          <w:rStyle w:val="affffe"/>
          <w:rtl/>
        </w:rPr>
        <w:t>◄</w:t>
      </w:r>
      <w:r w:rsidRPr="00C16CFD">
        <w:rPr>
          <w:rStyle w:val="affffe"/>
          <w:rFonts w:hint="cs"/>
          <w:rtl/>
        </w:rPr>
        <w:t>רהב''ח מר''נ</w:t>
      </w:r>
      <w:r w:rsidRPr="00C16CFD">
        <w:rPr>
          <w:rtl/>
        </w:rPr>
        <w:t xml:space="preserve">: מבן עשרים שנה. </w:t>
      </w:r>
    </w:p>
    <w:p w14:paraId="0BE770D9" w14:textId="77777777" w:rsidR="00382B97" w:rsidRPr="00C16CFD" w:rsidRDefault="00382B97" w:rsidP="00382B97">
      <w:pPr>
        <w:pStyle w:val="36"/>
        <w:framePr w:wrap="notBeside"/>
        <w:rPr>
          <w:rtl/>
        </w:rPr>
      </w:pPr>
      <w:r w:rsidRPr="00C16CFD">
        <w:rPr>
          <w:rFonts w:hint="cs"/>
          <w:rtl/>
        </w:rPr>
        <w:t>מתיב ר''ז</w:t>
      </w:r>
      <w:r w:rsidRPr="00C16CFD">
        <w:rPr>
          <w:rtl/>
        </w:rPr>
        <w:t>:</w:t>
      </w:r>
    </w:p>
    <w:p w14:paraId="48E0EA68" w14:textId="77777777" w:rsidR="00382B97" w:rsidRDefault="00382B97" w:rsidP="00382B97">
      <w:pPr>
        <w:rPr>
          <w:rtl/>
        </w:rPr>
      </w:pPr>
      <w:r w:rsidRPr="00C16CFD">
        <w:rPr>
          <w:rtl/>
        </w:rPr>
        <w:t xml:space="preserve">מעשה </w:t>
      </w:r>
      <w:r>
        <w:rPr>
          <w:rFonts w:hint="cs"/>
          <w:rtl/>
        </w:rPr>
        <w:t xml:space="preserve">בב''בב </w:t>
      </w:r>
      <w:r w:rsidRPr="00C16CFD">
        <w:rPr>
          <w:rtl/>
        </w:rPr>
        <w:t xml:space="preserve">באחד שמכר בנכסי אביו ומת, </w:t>
      </w:r>
      <w:r>
        <w:rPr>
          <w:rFonts w:hint="cs"/>
          <w:rtl/>
        </w:rPr>
        <w:t xml:space="preserve">וערערו בני משפחה: שהיה </w:t>
      </w:r>
      <w:r w:rsidRPr="00C16CFD">
        <w:rPr>
          <w:rtl/>
        </w:rPr>
        <w:t xml:space="preserve">קטן בשעת מיתה, </w:t>
      </w:r>
      <w:r w:rsidRPr="004C088D">
        <w:rPr>
          <w:rStyle w:val="affffe"/>
          <w:rtl/>
        </w:rPr>
        <w:t xml:space="preserve">ושאלו את </w:t>
      </w:r>
      <w:r w:rsidRPr="004C088D">
        <w:rPr>
          <w:rStyle w:val="affffe"/>
          <w:rFonts w:hint="cs"/>
          <w:rtl/>
        </w:rPr>
        <w:t>ר''ע</w:t>
      </w:r>
      <w:r w:rsidRPr="004C088D">
        <w:rPr>
          <w:rStyle w:val="affffe"/>
          <w:rtl/>
        </w:rPr>
        <w:t>:</w:t>
      </w:r>
      <w:r w:rsidRPr="00C16CFD">
        <w:rPr>
          <w:rtl/>
        </w:rPr>
        <w:t xml:space="preserve"> מהו לבודקו? </w:t>
      </w:r>
    </w:p>
    <w:p w14:paraId="778D6CBF" w14:textId="77777777" w:rsidR="00382B97" w:rsidRPr="004C088D" w:rsidRDefault="00382B97" w:rsidP="00382B97">
      <w:pPr>
        <w:pStyle w:val="36"/>
        <w:framePr w:wrap="notBeside"/>
        <w:rPr>
          <w:rtl/>
        </w:rPr>
      </w:pPr>
      <w:r w:rsidRPr="004C088D">
        <w:rPr>
          <w:rFonts w:hint="cs"/>
          <w:rtl/>
        </w:rPr>
        <w:t>וא''ל ר''ע</w:t>
      </w:r>
      <w:r w:rsidRPr="004C088D">
        <w:rPr>
          <w:rtl/>
        </w:rPr>
        <w:t>:</w:t>
      </w:r>
    </w:p>
    <w:p w14:paraId="0791DAD8" w14:textId="77777777" w:rsidR="00382B97" w:rsidRDefault="00382B97" w:rsidP="00382B97">
      <w:pPr>
        <w:rPr>
          <w:rtl/>
        </w:rPr>
      </w:pPr>
      <w:r w:rsidRPr="00C16CFD">
        <w:rPr>
          <w:rtl/>
        </w:rPr>
        <w:t xml:space="preserve">אי אתם רשאין לנוולו; </w:t>
      </w:r>
      <w:r w:rsidRPr="00C16CFD">
        <w:rPr>
          <w:rStyle w:val="affffe"/>
          <w:rtl/>
        </w:rPr>
        <w:t>ועוד</w:t>
      </w:r>
      <w:r w:rsidRPr="00C16CFD">
        <w:rPr>
          <w:rtl/>
        </w:rPr>
        <w:t xml:space="preserve"> סימנין עשויין להשתנות לאחר מיתה</w:t>
      </w:r>
      <w:r>
        <w:rPr>
          <w:rFonts w:hint="cs"/>
          <w:rtl/>
        </w:rPr>
        <w:t>.</w:t>
      </w:r>
      <w:r w:rsidRPr="00C16CFD">
        <w:rPr>
          <w:rtl/>
        </w:rPr>
        <w:t xml:space="preserve"> </w:t>
      </w:r>
    </w:p>
    <w:p w14:paraId="018542E6" w14:textId="77777777" w:rsidR="00382B97" w:rsidRDefault="00382B97" w:rsidP="00382B97">
      <w:pPr>
        <w:pStyle w:val="affe"/>
        <w:framePr w:wrap="around"/>
        <w:rPr>
          <w:rtl/>
        </w:rPr>
      </w:pPr>
      <w:r>
        <w:rPr>
          <w:rFonts w:hint="cs"/>
          <w:rtl/>
        </w:rPr>
        <w:t>קנה:</w:t>
      </w:r>
    </w:p>
    <w:p w14:paraId="70642E65" w14:textId="77777777" w:rsidR="00382B97" w:rsidRDefault="00382B97" w:rsidP="00382B97">
      <w:pPr>
        <w:rPr>
          <w:rtl/>
        </w:rPr>
      </w:pPr>
      <w:r>
        <w:rPr>
          <w:rFonts w:hint="cs"/>
          <w:rtl/>
        </w:rPr>
        <w:t xml:space="preserve">בשלמא למ''ד </w:t>
      </w:r>
      <w:r w:rsidRPr="00C16CFD">
        <w:rPr>
          <w:rtl/>
        </w:rPr>
        <w:t xml:space="preserve">בן </w:t>
      </w:r>
      <w:r>
        <w:rPr>
          <w:rFonts w:hint="cs"/>
          <w:rtl/>
        </w:rPr>
        <w:t xml:space="preserve">י''ח </w:t>
      </w:r>
      <w:r w:rsidRPr="00C16CFD">
        <w:rPr>
          <w:rtl/>
        </w:rPr>
        <w:t>שנה,</w:t>
      </w:r>
      <w:r>
        <w:rPr>
          <w:rFonts w:hint="cs"/>
          <w:rtl/>
        </w:rPr>
        <w:t xml:space="preserve"> </w:t>
      </w:r>
      <w:r w:rsidRPr="004C088D">
        <w:rPr>
          <w:rStyle w:val="affffe"/>
          <w:rtl/>
        </w:rPr>
        <w:t xml:space="preserve">היינו </w:t>
      </w:r>
      <w:r w:rsidRPr="004C088D">
        <w:rPr>
          <w:rStyle w:val="affffe"/>
          <w:rFonts w:hint="cs"/>
          <w:rtl/>
        </w:rPr>
        <w:t>דשאלו</w:t>
      </w:r>
      <w:r w:rsidRPr="004C088D">
        <w:rPr>
          <w:rStyle w:val="affffe"/>
          <w:rtl/>
        </w:rPr>
        <w:t>:</w:t>
      </w:r>
      <w:r w:rsidRPr="00C16CFD">
        <w:rPr>
          <w:rtl/>
        </w:rPr>
        <w:t xml:space="preserve"> מהו לבודקו; אלא אי מבן עשרים, </w:t>
      </w:r>
      <w:r>
        <w:rPr>
          <w:rFonts w:hint="cs"/>
          <w:rtl/>
        </w:rPr>
        <w:t>מה יעזור לבדוק</w:t>
      </w:r>
      <w:r w:rsidRPr="00C16CFD">
        <w:rPr>
          <w:rtl/>
        </w:rPr>
        <w:t xml:space="preserve">? </w:t>
      </w:r>
      <w:r w:rsidRPr="004D59F1">
        <w:rPr>
          <w:rStyle w:val="affffe"/>
          <w:rtl/>
        </w:rPr>
        <w:t>◄</w:t>
      </w:r>
      <w:r w:rsidRPr="004C088D">
        <w:rPr>
          <w:rStyle w:val="affffe"/>
          <w:rtl/>
        </w:rPr>
        <w:t>והא תנן:</w:t>
      </w:r>
      <w:r w:rsidRPr="00C16CFD">
        <w:rPr>
          <w:rtl/>
        </w:rPr>
        <w:t xml:space="preserve"> בן </w:t>
      </w:r>
      <w:r>
        <w:rPr>
          <w:rFonts w:hint="cs"/>
          <w:rtl/>
        </w:rPr>
        <w:t xml:space="preserve">כ' </w:t>
      </w:r>
      <w:r w:rsidRPr="00C16CFD">
        <w:rPr>
          <w:rtl/>
        </w:rPr>
        <w:t xml:space="preserve">שלא הביא שתי שערות יביאו ראיה שהוא בן </w:t>
      </w:r>
      <w:r>
        <w:rPr>
          <w:rFonts w:hint="cs"/>
          <w:rtl/>
        </w:rPr>
        <w:t>כ'</w:t>
      </w:r>
      <w:r w:rsidRPr="00C16CFD">
        <w:rPr>
          <w:rtl/>
        </w:rPr>
        <w:t xml:space="preserve">, והוא הסריס לא חולץ ולא מיבם! </w:t>
      </w:r>
    </w:p>
    <w:p w14:paraId="4E54C56A" w14:textId="77777777" w:rsidR="00382B97" w:rsidRPr="00C16CFD" w:rsidRDefault="00382B97" w:rsidP="00382B97">
      <w:pPr>
        <w:pStyle w:val="36"/>
        <w:framePr w:wrap="notBeside"/>
        <w:rPr>
          <w:rtl/>
        </w:rPr>
      </w:pPr>
      <w:r w:rsidRPr="00C16CFD">
        <w:rPr>
          <w:rFonts w:hint="cs"/>
          <w:rtl/>
        </w:rPr>
        <w:t xml:space="preserve">ודחי' </w:t>
      </w:r>
    </w:p>
    <w:p w14:paraId="2526481B" w14:textId="77777777" w:rsidR="00382B97" w:rsidRDefault="00382B97" w:rsidP="00382B97">
      <w:pPr>
        <w:rPr>
          <w:rtl/>
        </w:rPr>
      </w:pPr>
      <w:r w:rsidRPr="004C088D">
        <w:rPr>
          <w:rStyle w:val="affffe"/>
          <w:rFonts w:hint="cs"/>
          <w:rtl/>
        </w:rPr>
        <w:t>כבר העמדנו כ</w:t>
      </w:r>
      <w:r w:rsidRPr="004C088D">
        <w:rPr>
          <w:rStyle w:val="affffe"/>
          <w:rtl/>
        </w:rPr>
        <w:t>רב:</w:t>
      </w:r>
      <w:r w:rsidRPr="00C16CFD">
        <w:rPr>
          <w:rtl/>
        </w:rPr>
        <w:t xml:space="preserve"> והוא שנולדו בו סימני סריס</w:t>
      </w:r>
      <w:r>
        <w:rPr>
          <w:rFonts w:hint="cs"/>
          <w:rtl/>
        </w:rPr>
        <w:t>.</w:t>
      </w:r>
    </w:p>
    <w:p w14:paraId="48A8EA0E" w14:textId="77777777" w:rsidR="00382B97" w:rsidRPr="004C088D" w:rsidRDefault="00382B97" w:rsidP="00382B97">
      <w:pPr>
        <w:pStyle w:val="36"/>
        <w:framePr w:wrap="notBeside"/>
        <w:rPr>
          <w:rtl/>
        </w:rPr>
      </w:pPr>
      <w:r w:rsidRPr="004C088D">
        <w:rPr>
          <w:rtl/>
        </w:rPr>
        <w:t xml:space="preserve">אמר רבא: </w:t>
      </w:r>
    </w:p>
    <w:p w14:paraId="13280869" w14:textId="77777777" w:rsidR="00382B97" w:rsidRDefault="00382B97" w:rsidP="00382B97">
      <w:pPr>
        <w:spacing w:after="60"/>
        <w:rPr>
          <w:rtl/>
        </w:rPr>
      </w:pPr>
      <w:r w:rsidRPr="004C088D">
        <w:rPr>
          <w:rStyle w:val="affffe"/>
          <w:rtl/>
        </w:rPr>
        <w:t>דיקא נמי, דתני:</w:t>
      </w:r>
      <w:r w:rsidRPr="00C16CFD">
        <w:rPr>
          <w:rtl/>
        </w:rPr>
        <w:t xml:space="preserve"> והוא הסריס, </w:t>
      </w:r>
      <w:r>
        <w:rPr>
          <w:rFonts w:hint="cs"/>
          <w:rtl/>
        </w:rPr>
        <w:t>ש''מ</w:t>
      </w:r>
      <w:r w:rsidRPr="00C16CFD">
        <w:rPr>
          <w:rtl/>
        </w:rPr>
        <w:t xml:space="preserve">. </w:t>
      </w:r>
    </w:p>
    <w:p w14:paraId="01D75826" w14:textId="77777777" w:rsidR="00382B97" w:rsidRDefault="00382B97" w:rsidP="00382B97">
      <w:pPr>
        <w:rPr>
          <w:rtl/>
        </w:rPr>
      </w:pPr>
      <w:r w:rsidRPr="00C16CFD">
        <w:rPr>
          <w:rtl/>
        </w:rPr>
        <w:t xml:space="preserve">וכי לא נולדו לו סימני סריס, עד כמה? </w:t>
      </w:r>
      <w:r>
        <w:rPr>
          <w:rStyle w:val="affffe"/>
          <w:rtl/>
        </w:rPr>
        <w:ptab w:relativeTo="margin" w:alignment="right" w:leader="none"/>
      </w:r>
      <w:r>
        <w:rPr>
          <w:rStyle w:val="affffe"/>
          <w:rFonts w:hint="cs"/>
          <w:rtl/>
        </w:rPr>
        <w:t>תנר''ח</w:t>
      </w:r>
      <w:r w:rsidRPr="004C088D">
        <w:rPr>
          <w:rStyle w:val="affffe"/>
          <w:rtl/>
        </w:rPr>
        <w:t>:</w:t>
      </w:r>
      <w:r w:rsidRPr="00C16CFD">
        <w:rPr>
          <w:rtl/>
        </w:rPr>
        <w:t xml:space="preserve"> </w:t>
      </w:r>
      <w:r w:rsidRPr="00B34C90">
        <w:rPr>
          <w:rStyle w:val="afff8"/>
          <w:rtl/>
        </w:rPr>
        <w:t>עד רוב שנותיו.</w:t>
      </w:r>
      <w:r w:rsidRPr="00C16CFD">
        <w:rPr>
          <w:rtl/>
        </w:rPr>
        <w:t xml:space="preserve"> </w:t>
      </w:r>
    </w:p>
    <w:p w14:paraId="3D5D5F87" w14:textId="77777777" w:rsidR="00382B97" w:rsidRPr="00C16CFD" w:rsidRDefault="00382B97" w:rsidP="00382B97">
      <w:pPr>
        <w:pStyle w:val="36"/>
        <w:framePr w:wrap="notBeside"/>
        <w:rPr>
          <w:rtl/>
        </w:rPr>
      </w:pPr>
      <w:r w:rsidRPr="00C16CFD">
        <w:rPr>
          <w:rFonts w:hint="cs"/>
          <w:rtl/>
        </w:rPr>
        <w:t>כשבא</w:t>
      </w:r>
      <w:r>
        <w:rPr>
          <w:rFonts w:hint="cs"/>
          <w:rtl/>
        </w:rPr>
        <w:t>ו</w:t>
      </w:r>
      <w:r w:rsidRPr="00C16CFD">
        <w:rPr>
          <w:rFonts w:hint="cs"/>
          <w:rtl/>
        </w:rPr>
        <w:t xml:space="preserve"> </w:t>
      </w:r>
      <w:r>
        <w:rPr>
          <w:rFonts w:hint="cs"/>
          <w:rtl/>
        </w:rPr>
        <w:t>ל</w:t>
      </w:r>
      <w:r w:rsidRPr="00C16CFD">
        <w:rPr>
          <w:rFonts w:hint="cs"/>
          <w:rtl/>
        </w:rPr>
        <w:t>ר''ח</w:t>
      </w:r>
    </w:p>
    <w:p w14:paraId="4226A0F3" w14:textId="77777777" w:rsidR="00382B97" w:rsidRDefault="00382B97" w:rsidP="00382B97">
      <w:pPr>
        <w:rPr>
          <w:rtl/>
        </w:rPr>
      </w:pPr>
      <w:r>
        <w:rPr>
          <w:rFonts w:hint="cs"/>
          <w:rtl/>
        </w:rPr>
        <w:t>ב</w:t>
      </w:r>
      <w:r w:rsidRPr="00C16CFD">
        <w:rPr>
          <w:rtl/>
        </w:rPr>
        <w:t>כח</w:t>
      </w:r>
      <w:r>
        <w:rPr>
          <w:rFonts w:hint="cs"/>
          <w:rtl/>
        </w:rPr>
        <w:t>ו</w:t>
      </w:r>
      <w:r w:rsidRPr="00C16CFD">
        <w:rPr>
          <w:rtl/>
        </w:rPr>
        <w:t xml:space="preserve">ש </w:t>
      </w:r>
      <w:r w:rsidRPr="00536057">
        <w:rPr>
          <w:rStyle w:val="affffe"/>
          <w:rFonts w:hint="cs"/>
          <w:rtl/>
        </w:rPr>
        <w:t>–</w:t>
      </w:r>
      <w:r w:rsidRPr="00536057">
        <w:rPr>
          <w:rStyle w:val="affffe"/>
          <w:rtl/>
        </w:rPr>
        <w:t xml:space="preserve"> </w:t>
      </w:r>
      <w:r w:rsidRPr="00536057">
        <w:rPr>
          <w:rStyle w:val="affffe"/>
          <w:rFonts w:hint="cs"/>
          <w:rtl/>
        </w:rPr>
        <w:t>א''ל</w:t>
      </w:r>
      <w:r w:rsidRPr="00536057">
        <w:rPr>
          <w:rStyle w:val="affffe"/>
          <w:rtl/>
        </w:rPr>
        <w:t>:</w:t>
      </w:r>
      <w:r w:rsidRPr="00C16CFD">
        <w:rPr>
          <w:rtl/>
        </w:rPr>
        <w:t xml:space="preserve"> ליברי, </w:t>
      </w:r>
      <w:r>
        <w:rPr>
          <w:rFonts w:hint="cs"/>
          <w:rtl/>
        </w:rPr>
        <w:t xml:space="preserve">בבריא </w:t>
      </w:r>
      <w:r w:rsidRPr="00136C76">
        <w:rPr>
          <w:rStyle w:val="afffff0"/>
          <w:rFonts w:hint="cs"/>
          <w:rtl/>
        </w:rPr>
        <w:t>[שמן]</w:t>
      </w:r>
      <w:r>
        <w:rPr>
          <w:rFonts w:hint="cs"/>
          <w:rtl/>
        </w:rPr>
        <w:t xml:space="preserve"> </w:t>
      </w:r>
      <w:r w:rsidRPr="00536057">
        <w:rPr>
          <w:rStyle w:val="affffe"/>
          <w:rFonts w:hint="cs"/>
          <w:rtl/>
        </w:rPr>
        <w:t>א''ל</w:t>
      </w:r>
      <w:r w:rsidRPr="00536057">
        <w:rPr>
          <w:rStyle w:val="affffe"/>
          <w:rtl/>
        </w:rPr>
        <w:t>:</w:t>
      </w:r>
      <w:r w:rsidRPr="00C16CFD">
        <w:rPr>
          <w:rtl/>
        </w:rPr>
        <w:t xml:space="preserve"> ליכחוש, </w:t>
      </w:r>
    </w:p>
    <w:p w14:paraId="5EF97220" w14:textId="77777777" w:rsidR="00382B97" w:rsidRDefault="00382B97" w:rsidP="00382B97">
      <w:pPr>
        <w:pStyle w:val="afffff"/>
        <w:rPr>
          <w:rtl/>
        </w:rPr>
      </w:pPr>
      <w:r>
        <w:rPr>
          <w:rFonts w:hint="cs"/>
          <w:rtl/>
        </w:rPr>
        <w:t>שפעמים שבאים מחמת כחישות ופעמים מחמת שומן.</w:t>
      </w:r>
    </w:p>
    <w:p w14:paraId="229C2C63" w14:textId="77777777" w:rsidR="00382B97" w:rsidRPr="00C16CFD" w:rsidRDefault="00382B97" w:rsidP="00382B97">
      <w:pPr>
        <w:pStyle w:val="36"/>
        <w:framePr w:wrap="notBeside"/>
        <w:rPr>
          <w:rtl/>
        </w:rPr>
      </w:pPr>
      <w:r w:rsidRPr="00C16CFD">
        <w:rPr>
          <w:rtl/>
        </w:rPr>
        <w:t>איבעיא להו:</w:t>
      </w:r>
    </w:p>
    <w:p w14:paraId="5C5FA7FB" w14:textId="77777777" w:rsidR="00382B97" w:rsidRDefault="00382B97" w:rsidP="00382B97">
      <w:pPr>
        <w:pStyle w:val="affff9"/>
        <w:rPr>
          <w:rtl/>
        </w:rPr>
      </w:pPr>
      <w:r w:rsidRPr="00C16CFD">
        <w:rPr>
          <w:rtl/>
        </w:rPr>
        <w:t xml:space="preserve">תוך זמן כלפני זמן, או כלאחר זמן? </w:t>
      </w:r>
    </w:p>
    <w:p w14:paraId="5CBC361A" w14:textId="77777777" w:rsidR="00382B97" w:rsidRPr="00536057" w:rsidRDefault="00382B97" w:rsidP="00382B97">
      <w:pPr>
        <w:pStyle w:val="36"/>
        <w:framePr w:wrap="notBeside"/>
        <w:rPr>
          <w:rtl/>
        </w:rPr>
      </w:pPr>
      <w:r>
        <w:rPr>
          <w:rFonts w:ascii="BA Or Tzadikim Regular" w:hAnsi="BA Or Tzadikim Regular" w:cs="BA Or Tzadikim Regular"/>
          <w:rtl/>
        </w:rPr>
        <w:t>◄</w:t>
      </w:r>
      <w:r>
        <w:rPr>
          <w:rFonts w:hint="cs"/>
          <w:rtl/>
        </w:rPr>
        <w:t xml:space="preserve"> </w:t>
      </w:r>
      <w:r w:rsidRPr="00536057">
        <w:rPr>
          <w:rFonts w:hint="cs"/>
          <w:rtl/>
        </w:rPr>
        <w:t>רבא מר''נ</w:t>
      </w:r>
      <w:r w:rsidRPr="00536057">
        <w:rPr>
          <w:rtl/>
        </w:rPr>
        <w:t>:</w:t>
      </w:r>
    </w:p>
    <w:p w14:paraId="3B746F31" w14:textId="77777777" w:rsidR="00382B97" w:rsidRDefault="00382B97" w:rsidP="00382B97">
      <w:pPr>
        <w:rPr>
          <w:rtl/>
        </w:rPr>
      </w:pPr>
      <w:r w:rsidRPr="00C16CFD">
        <w:rPr>
          <w:rtl/>
        </w:rPr>
        <w:t xml:space="preserve">תוך זמן כלפני זמן; </w:t>
      </w:r>
      <w:r w:rsidRPr="00B34C90">
        <w:rPr>
          <w:rStyle w:val="affffe"/>
          <w:rFonts w:hint="cs"/>
          <w:rtl/>
        </w:rPr>
        <w:t>רבר''ש מ</w:t>
      </w:r>
      <w:r w:rsidRPr="00B34C90">
        <w:rPr>
          <w:rStyle w:val="affffe"/>
          <w:rtl/>
        </w:rPr>
        <w:t>ר"נ</w:t>
      </w:r>
      <w:r>
        <w:rPr>
          <w:rStyle w:val="afffff0"/>
          <w:rFonts w:hint="cs"/>
          <w:rtl/>
        </w:rPr>
        <w:t xml:space="preserve"> </w:t>
      </w:r>
      <w:r w:rsidRPr="00B34C90">
        <w:rPr>
          <w:rStyle w:val="afffff0"/>
          <w:rFonts w:hint="cs"/>
          <w:rtl/>
        </w:rPr>
        <w:t>[לא בפירוש</w:t>
      </w:r>
      <w:r>
        <w:rPr>
          <w:rStyle w:val="afffff0"/>
          <w:rFonts w:hint="cs"/>
          <w:rtl/>
        </w:rPr>
        <w:t>]</w:t>
      </w:r>
      <w:r w:rsidRPr="00C16CFD">
        <w:rPr>
          <w:rtl/>
        </w:rPr>
        <w:t>:</w:t>
      </w:r>
      <w:r>
        <w:rPr>
          <w:rFonts w:hint="cs"/>
          <w:rtl/>
        </w:rPr>
        <w:t xml:space="preserve"> </w:t>
      </w:r>
      <w:r w:rsidRPr="00C16CFD">
        <w:rPr>
          <w:rtl/>
        </w:rPr>
        <w:t xml:space="preserve">תוך זמן כלאחר זמן. </w:t>
      </w:r>
    </w:p>
    <w:p w14:paraId="7CDA8C47" w14:textId="77777777" w:rsidR="00382B97" w:rsidRPr="00536057" w:rsidRDefault="00382B97" w:rsidP="00382B97">
      <w:pPr>
        <w:pStyle w:val="36"/>
        <w:framePr w:wrap="notBeside"/>
        <w:rPr>
          <w:rtl/>
        </w:rPr>
      </w:pPr>
      <w:r>
        <w:rPr>
          <w:rFonts w:hint="cs"/>
          <w:rtl/>
        </w:rPr>
        <w:t>שרבא פסק</w:t>
      </w:r>
    </w:p>
    <w:p w14:paraId="67448C0F" w14:textId="77777777" w:rsidR="00382B97" w:rsidRPr="00136C76" w:rsidRDefault="00382B97" w:rsidP="00382B97">
      <w:pPr>
        <w:rPr>
          <w:rStyle w:val="afffff0"/>
          <w:rtl/>
        </w:rPr>
      </w:pPr>
      <w:r w:rsidRPr="00136C76">
        <w:rPr>
          <w:rFonts w:hint="cs"/>
          <w:rtl/>
        </w:rPr>
        <w:t>לאחד שמכר נכסים ש</w:t>
      </w:r>
      <w:r w:rsidRPr="00136C76">
        <w:rPr>
          <w:rtl/>
        </w:rPr>
        <w:t xml:space="preserve">לא עשה כלום </w:t>
      </w:r>
      <w:r w:rsidRPr="00136C76">
        <w:rPr>
          <w:rStyle w:val="afffff0"/>
          <w:rFonts w:hint="cs"/>
          <w:rtl/>
        </w:rPr>
        <w:t xml:space="preserve">הרואה </w:t>
      </w:r>
      <w:r w:rsidRPr="00136C76">
        <w:rPr>
          <w:rStyle w:val="afffff0"/>
          <w:rtl/>
        </w:rPr>
        <w:t xml:space="preserve">סבר: משום דתוך זמן כלפני זמן, </w:t>
      </w:r>
    </w:p>
    <w:p w14:paraId="4BBDF67D" w14:textId="77777777" w:rsidR="00382B97" w:rsidRPr="00536057" w:rsidRDefault="00382B97" w:rsidP="00382B97">
      <w:pPr>
        <w:pStyle w:val="36"/>
        <w:framePr w:wrap="notBeside"/>
        <w:rPr>
          <w:rtl/>
        </w:rPr>
      </w:pPr>
      <w:r w:rsidRPr="00536057">
        <w:rPr>
          <w:rtl/>
        </w:rPr>
        <w:t>ולא היא,</w:t>
      </w:r>
    </w:p>
    <w:p w14:paraId="51A5E77C" w14:textId="77777777" w:rsidR="00382B97" w:rsidRDefault="00382B97" w:rsidP="00382B97">
      <w:pPr>
        <w:spacing w:after="60"/>
        <w:rPr>
          <w:rtl/>
        </w:rPr>
      </w:pPr>
      <w:r>
        <w:rPr>
          <w:rFonts w:hint="cs"/>
          <w:rtl/>
        </w:rPr>
        <w:t xml:space="preserve">דשם </w:t>
      </w:r>
      <w:r w:rsidRPr="00C16CFD">
        <w:rPr>
          <w:rtl/>
        </w:rPr>
        <w:t>שטות</w:t>
      </w:r>
      <w:r>
        <w:rPr>
          <w:rFonts w:hint="cs"/>
          <w:rtl/>
        </w:rPr>
        <w:t xml:space="preserve"> </w:t>
      </w:r>
      <w:r w:rsidRPr="00C16CFD">
        <w:rPr>
          <w:rtl/>
        </w:rPr>
        <w:t>יתיר</w:t>
      </w:r>
      <w:r>
        <w:rPr>
          <w:rFonts w:hint="cs"/>
          <w:rtl/>
        </w:rPr>
        <w:t>ה</w:t>
      </w:r>
      <w:r w:rsidRPr="00C16CFD">
        <w:rPr>
          <w:rtl/>
        </w:rPr>
        <w:t xml:space="preserve"> </w:t>
      </w:r>
      <w:r>
        <w:rPr>
          <w:rFonts w:hint="cs"/>
          <w:rtl/>
        </w:rPr>
        <w:t>ראה בו</w:t>
      </w:r>
      <w:r w:rsidRPr="00C16CFD">
        <w:rPr>
          <w:rtl/>
        </w:rPr>
        <w:t xml:space="preserve">, </w:t>
      </w:r>
      <w:r>
        <w:rPr>
          <w:rFonts w:hint="cs"/>
          <w:rtl/>
        </w:rPr>
        <w:t xml:space="preserve">ששיחרר אף את עבדו </w:t>
      </w:r>
    </w:p>
    <w:p w14:paraId="64AE6439" w14:textId="77777777" w:rsidR="00382B97" w:rsidRPr="00536057" w:rsidRDefault="00382B97" w:rsidP="00382B97">
      <w:pPr>
        <w:pStyle w:val="36"/>
        <w:framePr w:wrap="notBeside"/>
        <w:rPr>
          <w:rtl/>
        </w:rPr>
      </w:pPr>
      <w:r w:rsidRPr="00536057">
        <w:rPr>
          <w:rFonts w:hint="cs"/>
          <w:rtl/>
        </w:rPr>
        <w:t>שלח גב''מ לרבא</w:t>
      </w:r>
    </w:p>
    <w:p w14:paraId="1147D94B" w14:textId="77777777" w:rsidR="00382B97" w:rsidRDefault="00382B97" w:rsidP="00382B97">
      <w:pPr>
        <w:pStyle w:val="affff9"/>
        <w:rPr>
          <w:rtl/>
        </w:rPr>
      </w:pPr>
      <w:r w:rsidRPr="00C16CFD">
        <w:rPr>
          <w:rtl/>
        </w:rPr>
        <w:t xml:space="preserve">תינוקת בת </w:t>
      </w:r>
      <w:r>
        <w:rPr>
          <w:rFonts w:hint="cs"/>
          <w:rtl/>
        </w:rPr>
        <w:t xml:space="preserve">י''ד </w:t>
      </w:r>
      <w:r w:rsidRPr="00C16CFD">
        <w:rPr>
          <w:rtl/>
        </w:rPr>
        <w:t xml:space="preserve">שנה ויום יודעת בטיב משא ומתן, מהו? </w:t>
      </w:r>
    </w:p>
    <w:p w14:paraId="0C67CC05" w14:textId="77777777" w:rsidR="00382B97" w:rsidRPr="00536057" w:rsidRDefault="00382B97" w:rsidP="00382B97">
      <w:pPr>
        <w:pStyle w:val="36"/>
        <w:framePr w:wrap="notBeside"/>
        <w:rPr>
          <w:rtl/>
        </w:rPr>
      </w:pPr>
      <w:r>
        <w:rPr>
          <w:rFonts w:ascii="BA Or Tzadikim Regular" w:hAnsi="BA Or Tzadikim Regular" w:cs="BA Or Tzadikim Regular"/>
          <w:rtl/>
        </w:rPr>
        <w:t>◄</w:t>
      </w:r>
      <w:r w:rsidRPr="00536057">
        <w:rPr>
          <w:rFonts w:hint="cs"/>
          <w:rtl/>
        </w:rPr>
        <w:t>של</w:t>
      </w:r>
      <w:r>
        <w:rPr>
          <w:rFonts w:hint="cs"/>
          <w:rtl/>
        </w:rPr>
        <w:t>ח</w:t>
      </w:r>
      <w:r w:rsidRPr="00536057">
        <w:rPr>
          <w:rFonts w:hint="cs"/>
          <w:rtl/>
        </w:rPr>
        <w:t xml:space="preserve"> לו</w:t>
      </w:r>
      <w:r w:rsidRPr="00536057">
        <w:rPr>
          <w:rtl/>
        </w:rPr>
        <w:t>:</w:t>
      </w:r>
    </w:p>
    <w:p w14:paraId="050A9105" w14:textId="77777777" w:rsidR="00382B97" w:rsidRDefault="00382B97" w:rsidP="00382B97">
      <w:pPr>
        <w:rPr>
          <w:rtl/>
        </w:rPr>
      </w:pPr>
      <w:r w:rsidRPr="00C16CFD">
        <w:rPr>
          <w:rtl/>
        </w:rPr>
        <w:t xml:space="preserve">אם יודעת בטיב משא ומתן - מקחה מקח וממכרה ממכר. </w:t>
      </w:r>
    </w:p>
    <w:p w14:paraId="016A1EF3" w14:textId="77777777" w:rsidR="00382B97" w:rsidRDefault="00382B97" w:rsidP="00382B97">
      <w:pPr>
        <w:spacing w:after="60"/>
        <w:rPr>
          <w:rtl/>
        </w:rPr>
      </w:pPr>
      <w:r>
        <w:rPr>
          <w:rFonts w:hint="cs"/>
          <w:rtl/>
        </w:rPr>
        <w:t xml:space="preserve">ולא שאלו על תינוק או על תינוקת בת י''ב -שכך היה המעשה. </w:t>
      </w:r>
    </w:p>
    <w:p w14:paraId="5F31F13F" w14:textId="77777777" w:rsidR="00382B97" w:rsidRPr="00536057" w:rsidRDefault="00382B97" w:rsidP="00382B97">
      <w:pPr>
        <w:pStyle w:val="36"/>
        <w:framePr w:wrap="notBeside"/>
        <w:rPr>
          <w:rtl/>
        </w:rPr>
      </w:pPr>
      <w:r w:rsidRPr="00536057">
        <w:rPr>
          <w:rFonts w:hint="cs"/>
          <w:rtl/>
        </w:rPr>
        <w:t>מעשה</w:t>
      </w:r>
    </w:p>
    <w:p w14:paraId="1A00D4BB" w14:textId="77777777" w:rsidR="00382B97" w:rsidRDefault="00382B97" w:rsidP="00382B97">
      <w:pPr>
        <w:spacing w:after="60"/>
        <w:rPr>
          <w:rtl/>
        </w:rPr>
      </w:pPr>
      <w:r w:rsidRPr="00C16CFD">
        <w:rPr>
          <w:rtl/>
        </w:rPr>
        <w:t xml:space="preserve">פחות מבן עשרים </w:t>
      </w:r>
      <w:r>
        <w:rPr>
          <w:rFonts w:hint="cs"/>
          <w:rtl/>
        </w:rPr>
        <w:t xml:space="preserve">שהלך ומכר נכסי אביו, </w:t>
      </w:r>
      <w:r w:rsidRPr="00536057">
        <w:rPr>
          <w:rStyle w:val="affffe"/>
          <w:rFonts w:hint="cs"/>
          <w:rtl/>
        </w:rPr>
        <w:t>אמרו לו קרוביו</w:t>
      </w:r>
      <w:r>
        <w:rPr>
          <w:rFonts w:hint="cs"/>
          <w:rtl/>
        </w:rPr>
        <w:t xml:space="preserve"> שילך לאכול תמרים ולהשליך הגרעינים בבימ''ד דרבא, ועשה כן, </w:t>
      </w:r>
      <w:r w:rsidRPr="00536057">
        <w:rPr>
          <w:rStyle w:val="affffe"/>
          <w:rFonts w:hint="cs"/>
          <w:rtl/>
        </w:rPr>
        <w:t>ופסק רבא</w:t>
      </w:r>
      <w:r>
        <w:rPr>
          <w:rFonts w:hint="cs"/>
          <w:rtl/>
        </w:rPr>
        <w:t xml:space="preserve"> שאין ממכרו מכר, כשכתבו את השטר </w:t>
      </w:r>
      <w:r w:rsidRPr="00160575">
        <w:rPr>
          <w:rStyle w:val="affffe"/>
          <w:rFonts w:hint="cs"/>
          <w:rtl/>
        </w:rPr>
        <w:t>אמרו לו הלקוחות</w:t>
      </w:r>
      <w:r>
        <w:rPr>
          <w:rFonts w:hint="cs"/>
          <w:rtl/>
        </w:rPr>
        <w:t xml:space="preserve">: </w:t>
      </w:r>
      <w:r w:rsidRPr="00160575">
        <w:rPr>
          <w:rStyle w:val="affffe"/>
          <w:rFonts w:hint="cs"/>
          <w:rtl/>
        </w:rPr>
        <w:t>לך שאל ל</w:t>
      </w:r>
      <w:r w:rsidRPr="00160575">
        <w:rPr>
          <w:rStyle w:val="affffe"/>
          <w:rtl/>
        </w:rPr>
        <w:t>רבא:</w:t>
      </w:r>
      <w:r w:rsidRPr="00C16CFD">
        <w:rPr>
          <w:rtl/>
        </w:rPr>
        <w:t xml:space="preserve"> </w:t>
      </w:r>
      <w:r>
        <w:rPr>
          <w:rFonts w:hint="cs"/>
          <w:rtl/>
        </w:rPr>
        <w:t xml:space="preserve">איך מגילת אסתר נמכרת בזוז והשטר גם בזוז, שאלו, </w:t>
      </w:r>
      <w:r w:rsidRPr="00160575">
        <w:rPr>
          <w:rStyle w:val="affffe"/>
          <w:rFonts w:hint="cs"/>
          <w:rtl/>
        </w:rPr>
        <w:t>ופסק רבא</w:t>
      </w:r>
      <w:r>
        <w:rPr>
          <w:rFonts w:hint="cs"/>
          <w:rtl/>
        </w:rPr>
        <w:t xml:space="preserve"> שמכירתו מכר</w:t>
      </w:r>
      <w:r>
        <w:rPr>
          <w:rStyle w:val="afffff0"/>
          <w:rFonts w:hint="cs"/>
          <w:rtl/>
        </w:rPr>
        <w:t xml:space="preserve"> </w:t>
      </w:r>
      <w:r w:rsidRPr="00536057">
        <w:rPr>
          <w:rStyle w:val="afffff0"/>
          <w:rFonts w:hint="cs"/>
          <w:rtl/>
        </w:rPr>
        <w:t>[שיש בו דעת]</w:t>
      </w:r>
      <w:r w:rsidRPr="00C16CFD">
        <w:rPr>
          <w:rtl/>
        </w:rPr>
        <w:t xml:space="preserve">. </w:t>
      </w:r>
      <w:r w:rsidRPr="00160575">
        <w:rPr>
          <w:rStyle w:val="affffe"/>
          <w:rFonts w:hint="cs"/>
          <w:rtl/>
        </w:rPr>
        <w:t>טענו הקרובים</w:t>
      </w:r>
      <w:r>
        <w:rPr>
          <w:rFonts w:hint="cs"/>
          <w:rtl/>
        </w:rPr>
        <w:t xml:space="preserve"> והרי הלקוחות לימדוהו </w:t>
      </w:r>
      <w:r w:rsidRPr="00160575">
        <w:rPr>
          <w:rStyle w:val="affffe"/>
          <w:rFonts w:hint="cs"/>
          <w:rtl/>
        </w:rPr>
        <w:t>והשיבם</w:t>
      </w:r>
      <w:r w:rsidRPr="00160575">
        <w:rPr>
          <w:rStyle w:val="affffe"/>
          <w:rtl/>
        </w:rPr>
        <w:t>:</w:t>
      </w:r>
      <w:r w:rsidRPr="00C16CFD">
        <w:rPr>
          <w:rtl/>
        </w:rPr>
        <w:t xml:space="preserve"> </w:t>
      </w:r>
      <w:r>
        <w:rPr>
          <w:rFonts w:hint="cs"/>
          <w:rtl/>
        </w:rPr>
        <w:t xml:space="preserve">אחר שהסבירו לו הבין, ומה שנהג עם הגרעינים חוצפה </w:t>
      </w:r>
      <w:r w:rsidRPr="00C16CFD">
        <w:rPr>
          <w:rtl/>
        </w:rPr>
        <w:t xml:space="preserve">יתירא </w:t>
      </w:r>
      <w:r>
        <w:rPr>
          <w:rFonts w:hint="cs"/>
          <w:rtl/>
        </w:rPr>
        <w:t>שהיתה בו</w:t>
      </w:r>
      <w:r w:rsidRPr="00C16CFD">
        <w:rPr>
          <w:rtl/>
        </w:rPr>
        <w:t xml:space="preserve">. </w:t>
      </w:r>
    </w:p>
    <w:p w14:paraId="2CEDDCE1" w14:textId="77777777" w:rsidR="00382B97" w:rsidRPr="00160575" w:rsidRDefault="00382B97" w:rsidP="00382B97">
      <w:pPr>
        <w:pStyle w:val="36"/>
        <w:framePr w:wrap="notBeside"/>
        <w:rPr>
          <w:rtl/>
        </w:rPr>
      </w:pPr>
      <w:r>
        <w:rPr>
          <w:rFonts w:ascii="BA Or Tzadikim Regular" w:hAnsi="BA Or Tzadikim Regular" w:cs="BA Or Tzadikim Regular"/>
          <w:rtl/>
        </w:rPr>
        <w:t>◄</w:t>
      </w:r>
      <w:r w:rsidRPr="00160575">
        <w:rPr>
          <w:rFonts w:hint="cs"/>
          <w:rtl/>
        </w:rPr>
        <w:t>רהבדר''י</w:t>
      </w:r>
      <w:r w:rsidRPr="00160575">
        <w:rPr>
          <w:rtl/>
        </w:rPr>
        <w:t>:</w:t>
      </w:r>
    </w:p>
    <w:p w14:paraId="3C3F8080" w14:textId="77777777" w:rsidR="00382B97" w:rsidRDefault="00382B97" w:rsidP="00382B97">
      <w:pPr>
        <w:rPr>
          <w:rtl/>
        </w:rPr>
      </w:pPr>
      <w:r w:rsidRPr="00B34C90">
        <w:rPr>
          <w:rStyle w:val="afff8"/>
          <w:rtl/>
        </w:rPr>
        <w:t>ולעדות</w:t>
      </w:r>
      <w:r>
        <w:rPr>
          <w:rStyle w:val="afff8"/>
          <w:rFonts w:hint="cs"/>
          <w:rtl/>
        </w:rPr>
        <w:t xml:space="preserve"> </w:t>
      </w:r>
      <w:r w:rsidRPr="00B34C90">
        <w:rPr>
          <w:rStyle w:val="afff8"/>
          <w:rtl/>
        </w:rPr>
        <w:t>עדותו עדות.</w:t>
      </w:r>
      <w:r w:rsidRPr="00C16CFD">
        <w:rPr>
          <w:rtl/>
        </w:rPr>
        <w:t xml:space="preserve"> </w:t>
      </w:r>
      <w:r w:rsidRPr="00B34C90">
        <w:rPr>
          <w:rStyle w:val="affffe"/>
          <w:rtl/>
        </w:rPr>
        <w:t>◄</w:t>
      </w:r>
      <w:r w:rsidRPr="00160575">
        <w:rPr>
          <w:rStyle w:val="affffe"/>
          <w:rFonts w:hint="cs"/>
          <w:rtl/>
        </w:rPr>
        <w:t>מ''ז</w:t>
      </w:r>
      <w:r w:rsidRPr="00160575">
        <w:rPr>
          <w:rStyle w:val="affffe"/>
          <w:rtl/>
        </w:rPr>
        <w:t>:</w:t>
      </w:r>
      <w:r w:rsidRPr="00C16CFD">
        <w:rPr>
          <w:rtl/>
        </w:rPr>
        <w:t xml:space="preserve"> </w:t>
      </w:r>
      <w:r w:rsidRPr="00B34C90">
        <w:rPr>
          <w:rStyle w:val="afff8"/>
          <w:rFonts w:hint="cs"/>
          <w:rtl/>
        </w:rPr>
        <w:t xml:space="preserve">דווקא </w:t>
      </w:r>
      <w:r w:rsidRPr="00B34C90">
        <w:rPr>
          <w:rStyle w:val="afff8"/>
          <w:rtl/>
        </w:rPr>
        <w:t xml:space="preserve">למטלטלי, </w:t>
      </w:r>
      <w:r>
        <w:rPr>
          <w:rFonts w:hint="cs"/>
          <w:rtl/>
        </w:rPr>
        <w:t xml:space="preserve">ולא </w:t>
      </w:r>
      <w:r w:rsidRPr="00C16CFD">
        <w:rPr>
          <w:rtl/>
        </w:rPr>
        <w:t xml:space="preserve">למקרקעי </w:t>
      </w:r>
      <w:r w:rsidRPr="00160575">
        <w:rPr>
          <w:rStyle w:val="afffff0"/>
          <w:rFonts w:hint="cs"/>
          <w:rtl/>
        </w:rPr>
        <w:t>שומא</w:t>
      </w:r>
    </w:p>
    <w:p w14:paraId="6B318364" w14:textId="77777777" w:rsidR="00382B97" w:rsidRPr="00160575" w:rsidRDefault="00382B97" w:rsidP="00382B97">
      <w:pPr>
        <w:pStyle w:val="36"/>
        <w:framePr w:wrap="notBeside"/>
        <w:rPr>
          <w:rtl/>
        </w:rPr>
      </w:pPr>
      <w:r w:rsidRPr="00160575">
        <w:rPr>
          <w:rFonts w:hint="cs"/>
          <w:rtl/>
        </w:rPr>
        <w:t>ר''א למ''ז</w:t>
      </w:r>
      <w:r w:rsidRPr="00160575">
        <w:rPr>
          <w:rtl/>
        </w:rPr>
        <w:t>:</w:t>
      </w:r>
    </w:p>
    <w:p w14:paraId="658A8BD0" w14:textId="77777777" w:rsidR="00382B97" w:rsidRDefault="00382B97" w:rsidP="00382B97">
      <w:pPr>
        <w:rPr>
          <w:rtl/>
        </w:rPr>
      </w:pPr>
      <w:r w:rsidRPr="00C16CFD">
        <w:rPr>
          <w:rtl/>
        </w:rPr>
        <w:t xml:space="preserve">מ"ש מטלטלי? </w:t>
      </w:r>
      <w:r>
        <w:rPr>
          <w:rFonts w:hint="cs"/>
          <w:rtl/>
        </w:rPr>
        <w:t>שמכירתו מכר</w:t>
      </w:r>
      <w:r w:rsidRPr="00C16CFD">
        <w:rPr>
          <w:rtl/>
        </w:rPr>
        <w:t xml:space="preserve">, </w:t>
      </w:r>
      <w:r w:rsidRPr="00160575">
        <w:rPr>
          <w:rStyle w:val="affffe"/>
          <w:rtl/>
        </w:rPr>
        <w:t xml:space="preserve">אלא מעתה, </w:t>
      </w:r>
      <w:r w:rsidRPr="00B34C90">
        <w:rPr>
          <w:rStyle w:val="affffe"/>
          <w:rtl/>
        </w:rPr>
        <w:t>◄</w:t>
      </w:r>
      <w:r w:rsidRPr="00160575">
        <w:rPr>
          <w:rStyle w:val="affffe"/>
          <w:rtl/>
        </w:rPr>
        <w:t>הא דתנן:</w:t>
      </w:r>
      <w:r w:rsidRPr="00C16CFD">
        <w:rPr>
          <w:rtl/>
        </w:rPr>
        <w:t xml:space="preserve"> הפעוטות - מקחן מקח וממכרן ממכר במטלטלין, </w:t>
      </w:r>
      <w:r>
        <w:rPr>
          <w:rtl/>
        </w:rPr>
        <w:tab/>
      </w:r>
      <w:r w:rsidRPr="00C16CFD">
        <w:rPr>
          <w:rtl/>
        </w:rPr>
        <w:t xml:space="preserve">ה"נ דעדותן עדות! </w:t>
      </w:r>
    </w:p>
    <w:p w14:paraId="0F228767" w14:textId="77777777" w:rsidR="00382B97" w:rsidRDefault="00382B97" w:rsidP="00382B97">
      <w:pPr>
        <w:spacing w:after="60"/>
        <w:rPr>
          <w:rtl/>
        </w:rPr>
      </w:pPr>
      <w:r w:rsidRPr="00160575">
        <w:rPr>
          <w:rStyle w:val="affffe"/>
          <w:rtl/>
        </w:rPr>
        <w:t>א"ל:</w:t>
      </w:r>
      <w:r w:rsidRPr="00C16CFD">
        <w:rPr>
          <w:rtl/>
        </w:rPr>
        <w:t xml:space="preserve"> </w:t>
      </w:r>
      <w:r>
        <w:rPr>
          <w:rFonts w:hint="cs"/>
          <w:rtl/>
        </w:rPr>
        <w:t xml:space="preserve">שם </w:t>
      </w:r>
      <w:r w:rsidRPr="00C16CFD">
        <w:rPr>
          <w:rtl/>
        </w:rPr>
        <w:t xml:space="preserve">בעינא </w:t>
      </w:r>
      <w:r w:rsidRPr="00160575">
        <w:rPr>
          <w:rStyle w:val="affff8"/>
          <w:rtl/>
        </w:rPr>
        <w:t>ועמדו שני האנשים</w:t>
      </w:r>
      <w:r w:rsidRPr="00C16CFD">
        <w:rPr>
          <w:rtl/>
        </w:rPr>
        <w:t xml:space="preserve"> וליכא. </w:t>
      </w:r>
    </w:p>
    <w:p w14:paraId="3AB12FEB" w14:textId="77777777" w:rsidR="00382B97" w:rsidRPr="00160575" w:rsidRDefault="00382B97" w:rsidP="00382B97">
      <w:pPr>
        <w:pStyle w:val="36"/>
        <w:framePr w:wrap="notBeside"/>
        <w:rPr>
          <w:rtl/>
        </w:rPr>
      </w:pPr>
      <w:r>
        <w:rPr>
          <w:rFonts w:ascii="BA Or Tzadikim Regular" w:hAnsi="BA Or Tzadikim Regular" w:cs="BA Or Tzadikim Regular"/>
          <w:rtl/>
        </w:rPr>
        <w:t>◄</w:t>
      </w:r>
      <w:r w:rsidRPr="00160575">
        <w:rPr>
          <w:rtl/>
        </w:rPr>
        <w:t xml:space="preserve">אמר אמימר: </w:t>
      </w:r>
    </w:p>
    <w:p w14:paraId="3A88185F" w14:textId="77777777" w:rsidR="00382B97" w:rsidRPr="00136C76" w:rsidRDefault="00382B97" w:rsidP="00382B97">
      <w:pPr>
        <w:rPr>
          <w:spacing w:val="2"/>
          <w:rtl/>
        </w:rPr>
      </w:pPr>
      <w:r w:rsidRPr="00136C76">
        <w:rPr>
          <w:rStyle w:val="afff8"/>
          <w:b w:val="0"/>
          <w:spacing w:val="2"/>
          <w:rtl/>
        </w:rPr>
        <w:t>ומתנתו מתנה</w:t>
      </w:r>
      <w:r w:rsidRPr="00136C76">
        <w:rPr>
          <w:rStyle w:val="aff1"/>
          <w:rFonts w:ascii="BA Vilna Bold" w:hAnsi="BA Vilna Bold" w:cs="BA Vilna Bold"/>
          <w:spacing w:val="2"/>
          <w:sz w:val="17"/>
          <w:szCs w:val="17"/>
          <w:rtl/>
        </w:rPr>
        <w:footnoteReference w:id="202"/>
      </w:r>
      <w:r w:rsidRPr="00136C76">
        <w:rPr>
          <w:rStyle w:val="afff8"/>
          <w:b w:val="0"/>
          <w:spacing w:val="2"/>
          <w:rtl/>
        </w:rPr>
        <w:t>.</w:t>
      </w:r>
      <w:r w:rsidRPr="00136C76">
        <w:rPr>
          <w:spacing w:val="2"/>
          <w:rtl/>
        </w:rPr>
        <w:t xml:space="preserve"> </w:t>
      </w:r>
      <w:r w:rsidRPr="00136C76">
        <w:rPr>
          <w:rStyle w:val="affffe"/>
          <w:rFonts w:hint="cs"/>
          <w:spacing w:val="2"/>
          <w:rtl/>
        </w:rPr>
        <w:t>שאלו ר''א</w:t>
      </w:r>
      <w:r w:rsidRPr="00136C76">
        <w:rPr>
          <w:rFonts w:hint="cs"/>
          <w:spacing w:val="2"/>
          <w:rtl/>
        </w:rPr>
        <w:t xml:space="preserve"> ק''ו אם מכר </w:t>
      </w:r>
      <w:r w:rsidRPr="00136C76">
        <w:rPr>
          <w:rStyle w:val="afffff0"/>
          <w:rFonts w:hint="cs"/>
          <w:spacing w:val="2"/>
          <w:rtl/>
        </w:rPr>
        <w:t>שמקבל כסף</w:t>
      </w:r>
      <w:r w:rsidRPr="00136C76">
        <w:rPr>
          <w:rFonts w:hint="cs"/>
          <w:spacing w:val="2"/>
          <w:rtl/>
        </w:rPr>
        <w:t xml:space="preserve"> לא, כ''ש מתנה?</w:t>
      </w:r>
    </w:p>
    <w:p w14:paraId="121BD1BA" w14:textId="77777777" w:rsidR="00382B97" w:rsidRPr="00160575" w:rsidRDefault="00382B97" w:rsidP="00382B97">
      <w:pPr>
        <w:pStyle w:val="36"/>
        <w:framePr w:wrap="notBeside"/>
        <w:rPr>
          <w:rtl/>
        </w:rPr>
      </w:pPr>
      <w:r w:rsidRPr="00160575">
        <w:rPr>
          <w:rFonts w:hint="cs"/>
          <w:rtl/>
        </w:rPr>
        <w:lastRenderedPageBreak/>
        <w:t>ענהו אמימר</w:t>
      </w:r>
    </w:p>
    <w:p w14:paraId="50497E8C" w14:textId="77777777" w:rsidR="00382B97" w:rsidRPr="00C25F5F" w:rsidRDefault="00382B97" w:rsidP="00382B97">
      <w:r w:rsidRPr="00C16CFD">
        <w:rPr>
          <w:rtl/>
        </w:rPr>
        <w:t xml:space="preserve">ולטעמיך, </w:t>
      </w:r>
      <w:r>
        <w:rPr>
          <w:rFonts w:hint="cs"/>
          <w:rtl/>
        </w:rPr>
        <w:t>מכר</w:t>
      </w:r>
      <w:r w:rsidRPr="00C16CFD">
        <w:rPr>
          <w:rtl/>
        </w:rPr>
        <w:t xml:space="preserve"> שוי חמש בש</w:t>
      </w:r>
      <w:r>
        <w:rPr>
          <w:rFonts w:hint="cs"/>
          <w:rtl/>
        </w:rPr>
        <w:t>ש</w:t>
      </w:r>
      <w:r>
        <w:rPr>
          <w:rStyle w:val="aff1"/>
          <w:rtl/>
        </w:rPr>
        <w:footnoteReference w:id="203"/>
      </w:r>
      <w:r w:rsidRPr="00C16CFD">
        <w:rPr>
          <w:rtl/>
        </w:rPr>
        <w:t xml:space="preserve">, </w:t>
      </w:r>
      <w:r>
        <w:rPr>
          <w:rFonts w:hint="cs"/>
          <w:rtl/>
        </w:rPr>
        <w:t>ה''נ מכירתו מכר</w:t>
      </w:r>
      <w:r w:rsidRPr="00C16CFD">
        <w:rPr>
          <w:rtl/>
        </w:rPr>
        <w:t>? אלא, קים לרבנן דינוקא מקרבא דעתיה גבי זוזי,</w:t>
      </w:r>
      <w:r>
        <w:rPr>
          <w:rFonts w:hint="cs"/>
          <w:rtl/>
        </w:rPr>
        <w:t xml:space="preserve"> וכ''א יפתה אותו במעות  משא''כ גבי </w:t>
      </w:r>
      <w:r w:rsidRPr="00C16CFD">
        <w:rPr>
          <w:rtl/>
        </w:rPr>
        <w:t xml:space="preserve">מתנה, </w:t>
      </w:r>
      <w:r>
        <w:rPr>
          <w:rFonts w:hint="cs"/>
          <w:rtl/>
        </w:rPr>
        <w:t xml:space="preserve">אם לא שהיתה לו הנאה ממנו לא היה נותן מתנה, </w:t>
      </w:r>
      <w:r w:rsidRPr="00160575">
        <w:rPr>
          <w:rStyle w:val="affffe"/>
          <w:rtl/>
        </w:rPr>
        <w:t>אמרו רבנן:</w:t>
      </w:r>
      <w:r w:rsidRPr="00C16CFD">
        <w:rPr>
          <w:rtl/>
        </w:rPr>
        <w:t xml:space="preserve"> תה</w:t>
      </w:r>
      <w:r>
        <w:rPr>
          <w:rFonts w:hint="cs"/>
          <w:rtl/>
        </w:rPr>
        <w:t>א</w:t>
      </w:r>
      <w:r w:rsidRPr="00C16CFD">
        <w:rPr>
          <w:rtl/>
        </w:rPr>
        <w:t xml:space="preserve"> מתנתו מתנה, </w:t>
      </w:r>
      <w:r>
        <w:rPr>
          <w:rFonts w:hint="cs"/>
          <w:rtl/>
        </w:rPr>
        <w:t>שיעשו דבריו</w:t>
      </w:r>
      <w:r w:rsidRPr="00C16CFD">
        <w:rPr>
          <w:rtl/>
        </w:rPr>
        <w:t>.</w:t>
      </w:r>
      <w:r>
        <w:rPr>
          <w:rStyle w:val="aff1"/>
          <w:rtl/>
        </w:rPr>
        <w:footnoteReference w:id="204"/>
      </w:r>
    </w:p>
    <w:p w14:paraId="014728BD" w14:textId="20DCB2DE" w:rsidR="00E97AB4" w:rsidRPr="00E97AB4" w:rsidRDefault="00E97AB4" w:rsidP="005D6F8D">
      <w:pPr>
        <w:pStyle w:val="affe"/>
        <w:framePr w:wrap="around"/>
        <w:rPr>
          <w:rtl/>
        </w:rPr>
      </w:pPr>
      <w:r w:rsidRPr="00E97AB4">
        <w:rPr>
          <w:rFonts w:hint="cs"/>
          <w:rtl/>
        </w:rPr>
        <w:t xml:space="preserve">קנו. </w:t>
      </w:r>
    </w:p>
    <w:p w14:paraId="487C0FBF" w14:textId="77777777" w:rsidR="00E97AB4" w:rsidRPr="00E97AB4" w:rsidRDefault="00E97AB4" w:rsidP="00E97AB4">
      <w:pPr>
        <w:pStyle w:val="36"/>
        <w:framePr w:wrap="notBeside"/>
        <w:rPr>
          <w:rtl/>
        </w:rPr>
      </w:pPr>
      <w:r w:rsidRPr="00E97AB4">
        <w:rPr>
          <w:rFonts w:hint="cs"/>
          <w:rtl/>
        </w:rPr>
        <w:t>ר'נ</w:t>
      </w:r>
      <w:r w:rsidRPr="00E97AB4">
        <w:rPr>
          <w:rtl/>
        </w:rPr>
        <w:t xml:space="preserve"> </w:t>
      </w:r>
      <w:r w:rsidRPr="00E97AB4">
        <w:rPr>
          <w:rFonts w:hint="cs"/>
          <w:rtl/>
        </w:rPr>
        <w:t>מ</w:t>
      </w:r>
      <w:r w:rsidRPr="00E97AB4">
        <w:rPr>
          <w:rtl/>
        </w:rPr>
        <w:t>שמואל:</w:t>
      </w:r>
    </w:p>
    <w:p w14:paraId="5FD40B09" w14:textId="234BEE83" w:rsidR="00E97AB4" w:rsidRDefault="00E97AB4" w:rsidP="00E97AB4">
      <w:pPr>
        <w:pStyle w:val="affff9"/>
        <w:rPr>
          <w:rtl/>
        </w:rPr>
      </w:pPr>
      <w:r w:rsidRPr="00E97AB4">
        <w:rPr>
          <w:rtl/>
        </w:rPr>
        <w:t>בודקין לקדושין</w:t>
      </w:r>
      <w:r w:rsidR="00A0554E">
        <w:rPr>
          <w:rStyle w:val="aff1"/>
          <w:rtl/>
        </w:rPr>
        <w:footnoteReference w:id="205"/>
      </w:r>
      <w:r w:rsidRPr="00E97AB4">
        <w:rPr>
          <w:rtl/>
        </w:rPr>
        <w:t xml:space="preserve">, לגרושין, ולחליצה ולמיאונין, ולמכור בנכסי אביו - עד שיהא בן עשרים. </w:t>
      </w:r>
    </w:p>
    <w:p w14:paraId="601ADBE4" w14:textId="77777777" w:rsidR="00E97AB4" w:rsidRDefault="00E97AB4" w:rsidP="00E97AB4">
      <w:pPr>
        <w:rPr>
          <w:rFonts w:ascii="BA TM • Vilna Extra-Bold" w:hAnsi="BA TM • Vilna Extra-Bold" w:cs="BA TM • Vilna Extra-Bold"/>
          <w:color w:val="767171" w:themeColor="background2" w:themeShade="80"/>
          <w:sz w:val="14"/>
          <w:szCs w:val="14"/>
          <w:rtl/>
        </w:rPr>
      </w:pPr>
      <w:r w:rsidRPr="005D6F8D">
        <w:rPr>
          <w:rStyle w:val="afff8"/>
          <w:rFonts w:hint="cs"/>
          <w:rtl/>
        </w:rPr>
        <w:t>בודקין לגירושין</w:t>
      </w:r>
      <w:r>
        <w:rPr>
          <w:rFonts w:hint="cs"/>
          <w:rtl/>
        </w:rPr>
        <w:t xml:space="preserve"> </w:t>
      </w:r>
      <w:r w:rsidRPr="00E97AB4">
        <w:rPr>
          <w:rStyle w:val="afffff0"/>
          <w:rFonts w:hint="cs"/>
          <w:rtl/>
        </w:rPr>
        <w:t xml:space="preserve">אף שבדקנו </w:t>
      </w:r>
      <w:r>
        <w:rPr>
          <w:rStyle w:val="afffff0"/>
          <w:rFonts w:hint="cs"/>
          <w:rtl/>
        </w:rPr>
        <w:t>כבר</w:t>
      </w:r>
      <w:r w:rsidRPr="00E97AB4">
        <w:rPr>
          <w:rStyle w:val="afffff0"/>
          <w:rFonts w:hint="cs"/>
          <w:rtl/>
        </w:rPr>
        <w:t xml:space="preserve"> לקידושין</w:t>
      </w:r>
      <w:r>
        <w:rPr>
          <w:rFonts w:hint="cs"/>
          <w:rtl/>
        </w:rPr>
        <w:t xml:space="preserve"> לענין ייבום שאם בן ט' ויום א' בא על יבמתו קנאה ונותן גט רק אחר שיגדל. </w:t>
      </w:r>
    </w:p>
    <w:p w14:paraId="3543BBFA" w14:textId="79C5322D" w:rsidR="00E97AB4" w:rsidRDefault="00E97AB4" w:rsidP="00E97AB4">
      <w:pPr>
        <w:rPr>
          <w:rtl/>
        </w:rPr>
      </w:pPr>
      <w:r w:rsidRPr="005D6F8D">
        <w:rPr>
          <w:rStyle w:val="afff8"/>
          <w:b w:val="0"/>
          <w:rtl/>
        </w:rPr>
        <w:t>לחליצה</w:t>
      </w:r>
      <w:r w:rsidRPr="005D6F8D">
        <w:rPr>
          <w:rStyle w:val="afff8"/>
          <w:rtl/>
        </w:rPr>
        <w:t xml:space="preserve"> </w:t>
      </w:r>
      <w:r>
        <w:rPr>
          <w:rFonts w:hint="cs"/>
          <w:rtl/>
        </w:rPr>
        <w:t xml:space="preserve">שמקישים אשה </w:t>
      </w:r>
      <w:r w:rsidRPr="00E97AB4">
        <w:rPr>
          <w:rStyle w:val="affff8"/>
          <w:rFonts w:hint="cs"/>
          <w:rtl/>
        </w:rPr>
        <w:t>לאיש</w:t>
      </w:r>
      <w:r>
        <w:rPr>
          <w:rFonts w:hint="cs"/>
          <w:rtl/>
        </w:rPr>
        <w:t xml:space="preserve"> </w:t>
      </w:r>
      <w:r w:rsidRPr="00E97AB4">
        <w:rPr>
          <w:rStyle w:val="afffff0"/>
          <w:rFonts w:hint="cs"/>
          <w:rtl/>
        </w:rPr>
        <w:t>שכתוב בפרשה</w:t>
      </w:r>
      <w:r>
        <w:rPr>
          <w:rFonts w:hint="cs"/>
          <w:rtl/>
        </w:rPr>
        <w:t xml:space="preserve"> גדולה ולא קטנה </w:t>
      </w:r>
      <w:r w:rsidRPr="00E97AB4">
        <w:rPr>
          <w:rStyle w:val="afffff0"/>
          <w:rFonts w:hint="cs"/>
          <w:rtl/>
        </w:rPr>
        <w:t>[ולא כרבי יוסי]</w:t>
      </w:r>
      <w:r>
        <w:rPr>
          <w:rFonts w:hint="cs"/>
          <w:rtl/>
        </w:rPr>
        <w:t xml:space="preserve"> </w:t>
      </w:r>
      <w:r w:rsidR="005D7F3F">
        <w:rPr>
          <w:rStyle w:val="aff1"/>
          <w:rtl/>
        </w:rPr>
        <w:footnoteReference w:id="206"/>
      </w:r>
    </w:p>
    <w:p w14:paraId="5E01F3D0" w14:textId="2BA3A9BC" w:rsidR="00E97AB4" w:rsidRDefault="00E97AB4" w:rsidP="00E97AB4">
      <w:pPr>
        <w:rPr>
          <w:rtl/>
        </w:rPr>
      </w:pPr>
      <w:r w:rsidRPr="005D6F8D">
        <w:rPr>
          <w:rStyle w:val="afff8"/>
          <w:b w:val="0"/>
          <w:rtl/>
        </w:rPr>
        <w:t xml:space="preserve">ולמיאונין </w:t>
      </w:r>
      <w:r>
        <w:rPr>
          <w:b/>
          <w:bCs/>
          <w:rtl/>
        </w:rPr>
        <w:t>–</w:t>
      </w:r>
      <w:r w:rsidRPr="00E97AB4">
        <w:rPr>
          <w:rtl/>
        </w:rPr>
        <w:t xml:space="preserve"> </w:t>
      </w:r>
      <w:r>
        <w:rPr>
          <w:rFonts w:hint="cs"/>
          <w:rtl/>
        </w:rPr>
        <w:t>וא''צ שירבה שחור כדברי ר''י</w:t>
      </w:r>
      <w:r w:rsidR="005D6F8D">
        <w:rPr>
          <w:rStyle w:val="aff1"/>
          <w:rtl/>
        </w:rPr>
        <w:footnoteReference w:id="207"/>
      </w:r>
    </w:p>
    <w:p w14:paraId="58A09378" w14:textId="4D567504" w:rsidR="00E97AB4" w:rsidRDefault="00E97AB4" w:rsidP="00E97AB4">
      <w:pPr>
        <w:rPr>
          <w:rtl/>
        </w:rPr>
      </w:pPr>
      <w:r w:rsidRPr="005D6F8D">
        <w:rPr>
          <w:rStyle w:val="afff8"/>
          <w:b w:val="0"/>
          <w:rtl/>
        </w:rPr>
        <w:t>ולמכור בנכסי אביו</w:t>
      </w:r>
      <w:r w:rsidRPr="005D6F8D">
        <w:rPr>
          <w:rStyle w:val="afff8"/>
          <w:rtl/>
        </w:rPr>
        <w:t xml:space="preserve"> </w:t>
      </w:r>
      <w:r>
        <w:rPr>
          <w:rFonts w:hint="cs"/>
          <w:rtl/>
        </w:rPr>
        <w:t xml:space="preserve">-שיהא </w:t>
      </w:r>
      <w:r w:rsidRPr="00E97AB4">
        <w:rPr>
          <w:rtl/>
        </w:rPr>
        <w:t xml:space="preserve">בן עשרים </w:t>
      </w:r>
      <w:r>
        <w:rPr>
          <w:rtl/>
        </w:rPr>
        <w:t>–</w:t>
      </w:r>
      <w:r w:rsidRPr="00E97AB4">
        <w:rPr>
          <w:rtl/>
        </w:rPr>
        <w:t xml:space="preserve"> </w:t>
      </w:r>
      <w:r>
        <w:rPr>
          <w:rFonts w:hint="cs"/>
          <w:rtl/>
        </w:rPr>
        <w:t>ולא בן יח'</w:t>
      </w:r>
    </w:p>
    <w:p w14:paraId="63CA19F5" w14:textId="58B70E58" w:rsidR="00E97AB4" w:rsidRPr="00E97AB4" w:rsidRDefault="00E97AB4" w:rsidP="00E97AB4">
      <w:pPr>
        <w:pStyle w:val="36"/>
        <w:framePr w:wrap="notBeside"/>
        <w:rPr>
          <w:rtl/>
        </w:rPr>
      </w:pPr>
      <w:r>
        <w:rPr>
          <w:rFonts w:ascii="BA Or Tzadikim Regular" w:hAnsi="BA Or Tzadikim Regular" w:cs="BA Or Tzadikim Regular"/>
          <w:rtl/>
        </w:rPr>
        <w:t>◄</w:t>
      </w:r>
      <w:r w:rsidRPr="00E97AB4">
        <w:rPr>
          <w:rtl/>
        </w:rPr>
        <w:t>והלכתא:</w:t>
      </w:r>
    </w:p>
    <w:p w14:paraId="57A18CD3" w14:textId="77777777" w:rsidR="00E97AB4" w:rsidRDefault="00E97AB4" w:rsidP="00E97AB4">
      <w:pPr>
        <w:rPr>
          <w:rtl/>
        </w:rPr>
      </w:pPr>
      <w:r w:rsidRPr="00E97AB4">
        <w:rPr>
          <w:rtl/>
        </w:rPr>
        <w:t xml:space="preserve">תוך זמן כלפני זמן. </w:t>
      </w:r>
    </w:p>
    <w:p w14:paraId="064EE26E" w14:textId="5B3A7500" w:rsidR="00E97AB4" w:rsidRPr="00E97AB4" w:rsidRDefault="00E97AB4" w:rsidP="00E97AB4">
      <w:pPr>
        <w:pStyle w:val="36"/>
        <w:framePr w:wrap="notBeside"/>
        <w:rPr>
          <w:rtl/>
        </w:rPr>
      </w:pPr>
      <w:r>
        <w:rPr>
          <w:rFonts w:ascii="BA Or Tzadikim Regular" w:hAnsi="BA Or Tzadikim Regular" w:cs="BA Or Tzadikim Regular"/>
          <w:rtl/>
        </w:rPr>
        <w:t>◄</w:t>
      </w:r>
      <w:r w:rsidRPr="00E97AB4">
        <w:rPr>
          <w:rtl/>
        </w:rPr>
        <w:t>והלכתא</w:t>
      </w:r>
    </w:p>
    <w:p w14:paraId="35FDCC3C" w14:textId="77777777" w:rsidR="00E97AB4" w:rsidRDefault="00E97AB4" w:rsidP="00E97AB4">
      <w:pPr>
        <w:rPr>
          <w:rtl/>
        </w:rPr>
      </w:pPr>
      <w:r w:rsidRPr="00E97AB4">
        <w:rPr>
          <w:rtl/>
        </w:rPr>
        <w:t>כגידל בר מנשה</w:t>
      </w:r>
      <w:r>
        <w:rPr>
          <w:rFonts w:hint="cs"/>
          <w:rtl/>
        </w:rPr>
        <w:t xml:space="preserve"> </w:t>
      </w:r>
      <w:r w:rsidRPr="00E97AB4">
        <w:rPr>
          <w:rStyle w:val="afffff0"/>
          <w:rFonts w:hint="cs"/>
          <w:rtl/>
        </w:rPr>
        <w:t>שאם יודע בטיב גיטין וקידושין אף בין יג</w:t>
      </w:r>
      <w:r w:rsidRPr="00E97AB4">
        <w:rPr>
          <w:rtl/>
        </w:rPr>
        <w:t xml:space="preserve">. </w:t>
      </w:r>
    </w:p>
    <w:p w14:paraId="58C91596" w14:textId="1242617A" w:rsidR="00E97AB4" w:rsidRPr="00E97AB4" w:rsidRDefault="00E97AB4" w:rsidP="00E97AB4">
      <w:pPr>
        <w:pStyle w:val="36"/>
        <w:framePr w:wrap="notBeside"/>
        <w:rPr>
          <w:rtl/>
        </w:rPr>
      </w:pPr>
      <w:r>
        <w:rPr>
          <w:rFonts w:ascii="BA Or Tzadikim Regular" w:hAnsi="BA Or Tzadikim Regular" w:cs="BA Or Tzadikim Regular"/>
          <w:rtl/>
        </w:rPr>
        <w:t>◄</w:t>
      </w:r>
      <w:r w:rsidRPr="00E97AB4">
        <w:rPr>
          <w:rtl/>
        </w:rPr>
        <w:t>והלכתא</w:t>
      </w:r>
    </w:p>
    <w:p w14:paraId="3C864C72" w14:textId="77777777" w:rsidR="00E97AB4" w:rsidRDefault="00E97AB4" w:rsidP="00E97AB4">
      <w:pPr>
        <w:rPr>
          <w:b/>
          <w:bCs/>
          <w:rtl/>
        </w:rPr>
      </w:pPr>
      <w:r w:rsidRPr="00E97AB4">
        <w:rPr>
          <w:rtl/>
        </w:rPr>
        <w:t>כמר זוטרא</w:t>
      </w:r>
      <w:r>
        <w:rPr>
          <w:rFonts w:hint="cs"/>
          <w:rtl/>
        </w:rPr>
        <w:t xml:space="preserve"> </w:t>
      </w:r>
      <w:r w:rsidRPr="00E97AB4">
        <w:rPr>
          <w:rStyle w:val="afffff0"/>
          <w:rFonts w:hint="cs"/>
          <w:rtl/>
        </w:rPr>
        <w:t>שלעדות מטלטלין בן יג'</w:t>
      </w:r>
      <w:r w:rsidRPr="00E97AB4">
        <w:rPr>
          <w:rStyle w:val="afffff0"/>
          <w:rtl/>
        </w:rPr>
        <w:t>.</w:t>
      </w:r>
      <w:r w:rsidRPr="00E97AB4">
        <w:rPr>
          <w:rtl/>
        </w:rPr>
        <w:t xml:space="preserve"> </w:t>
      </w:r>
    </w:p>
    <w:p w14:paraId="72AEB708" w14:textId="38762441" w:rsidR="00E97AB4" w:rsidRPr="00E97AB4" w:rsidRDefault="00E97AB4" w:rsidP="00E97AB4">
      <w:pPr>
        <w:pStyle w:val="36"/>
        <w:framePr w:wrap="notBeside"/>
        <w:rPr>
          <w:rtl/>
        </w:rPr>
      </w:pPr>
      <w:r>
        <w:rPr>
          <w:rFonts w:ascii="BA Or Tzadikim Regular" w:hAnsi="BA Or Tzadikim Regular" w:cs="BA Or Tzadikim Regular"/>
          <w:rtl/>
        </w:rPr>
        <w:t>◄</w:t>
      </w:r>
      <w:r w:rsidRPr="00E97AB4">
        <w:rPr>
          <w:rtl/>
        </w:rPr>
        <w:t>והלכתא</w:t>
      </w:r>
    </w:p>
    <w:p w14:paraId="1A014460" w14:textId="68B0D428" w:rsidR="00E97AB4" w:rsidRPr="00E97AB4" w:rsidRDefault="00E97AB4" w:rsidP="00E97AB4">
      <w:pPr>
        <w:rPr>
          <w:b/>
          <w:bCs/>
          <w:rtl/>
        </w:rPr>
      </w:pPr>
      <w:r w:rsidRPr="00E97AB4">
        <w:rPr>
          <w:rtl/>
        </w:rPr>
        <w:t xml:space="preserve">כאמימר. </w:t>
      </w:r>
      <w:r w:rsidRPr="00E97AB4">
        <w:rPr>
          <w:rStyle w:val="afffff0"/>
          <w:rFonts w:hint="cs"/>
          <w:rtl/>
        </w:rPr>
        <w:t>[דמתנתו מתנה אף שאינו יודע בטיב מו''מ]</w:t>
      </w:r>
      <w:r>
        <w:rPr>
          <w:rFonts w:hint="cs"/>
          <w:rtl/>
        </w:rPr>
        <w:t xml:space="preserve"> </w:t>
      </w:r>
    </w:p>
    <w:p w14:paraId="1B7FC862" w14:textId="4D144E60" w:rsidR="00E97AB4" w:rsidRPr="00E97AB4" w:rsidRDefault="00E97AB4" w:rsidP="00E97AB4">
      <w:pPr>
        <w:pStyle w:val="36"/>
        <w:framePr w:wrap="notBeside"/>
        <w:rPr>
          <w:rtl/>
        </w:rPr>
      </w:pPr>
      <w:r>
        <w:rPr>
          <w:rFonts w:ascii="BA Or Tzadikim Regular" w:hAnsi="BA Or Tzadikim Regular" w:cs="BA Or Tzadikim Regular"/>
          <w:rtl/>
        </w:rPr>
        <w:t>◄</w:t>
      </w:r>
      <w:r w:rsidRPr="00E97AB4">
        <w:rPr>
          <w:rtl/>
        </w:rPr>
        <w:t>והלכתא</w:t>
      </w:r>
    </w:p>
    <w:p w14:paraId="1D904F1A" w14:textId="4FB98713" w:rsidR="00E97AB4" w:rsidRDefault="00E97AB4" w:rsidP="00E97AB4">
      <w:pPr>
        <w:rPr>
          <w:rStyle w:val="afffff0"/>
          <w:rtl/>
        </w:rPr>
      </w:pPr>
      <w:r w:rsidRPr="00E97AB4">
        <w:rPr>
          <w:rtl/>
        </w:rPr>
        <w:t xml:space="preserve"> כרב נחמן אמר שמואל בכולהו</w:t>
      </w:r>
      <w:r w:rsidRPr="00E97AB4">
        <w:rPr>
          <w:rStyle w:val="afffff0"/>
          <w:rFonts w:hint="cs"/>
          <w:rtl/>
        </w:rPr>
        <w:t>[דבודקין]</w:t>
      </w:r>
      <w:r w:rsidRPr="00E97AB4">
        <w:rPr>
          <w:rStyle w:val="afffff0"/>
          <w:rtl/>
        </w:rPr>
        <w:t>.</w:t>
      </w:r>
    </w:p>
    <w:p w14:paraId="4FB3094D" w14:textId="4DF5C419" w:rsidR="00E97AB4" w:rsidRPr="00E97AB4" w:rsidRDefault="00E97AB4" w:rsidP="005D6F8D">
      <w:pPr>
        <w:pStyle w:val="aff9"/>
        <w:rPr>
          <w:rtl/>
        </w:rPr>
      </w:pPr>
      <w:r w:rsidRPr="00E97AB4">
        <w:rPr>
          <w:rtl/>
        </w:rPr>
        <w:t xml:space="preserve"> </w:t>
      </w:r>
      <w:r>
        <w:rPr>
          <w:rFonts w:hint="cs"/>
          <w:rtl/>
        </w:rPr>
        <w:t>***</w:t>
      </w:r>
    </w:p>
    <w:p w14:paraId="2D537D57" w14:textId="77777777" w:rsidR="00E97AB4" w:rsidRDefault="00E97AB4" w:rsidP="005D6F8D">
      <w:pPr>
        <w:pStyle w:val="affffb"/>
        <w:framePr w:wrap="around"/>
        <w:rPr>
          <w:rtl/>
        </w:rPr>
      </w:pPr>
      <w:del w:id="20405" w:author="קלוד" w:date="2026-10-06T10:07:33Z">
        <w:r>
          <w:rPr>
            <w:rtl/>
          </w:rPr>
          <w:delText xml:space="preserve">מתני'.</w:delText>
        </w:r>
      </w:del>
      <w:ins w:id="20406" w:author="קלוד" w:date="2026-10-06T10:07:33Z">
        <w:r>
          <w:rPr>
            <w:rtl/>
          </w:rPr>
          <w:t xml:space="preserve">משנה ז</w:t>
        </w:r>
      </w:ins>
    </w:p>
    <w:p w14:paraId="7B591D67" w14:textId="6359D67D" w:rsidR="00E97AB4" w:rsidRDefault="00E97AB4" w:rsidP="00DB3591">
      <w:pPr>
        <w:pStyle w:val="afff3"/>
        <w:rPr>
          <w:rtl/>
        </w:rPr>
      </w:pPr>
      <w:r w:rsidRPr="00E97AB4">
        <w:rPr>
          <w:rtl/>
        </w:rPr>
        <w:t xml:space="preserve">המחלק נכסיו על פיו </w:t>
      </w:r>
      <w:r>
        <w:rPr>
          <w:rStyle w:val="TanaimMishna"/>
          <w:rtl/>
          <w:rPrChange w:id="20162" w:author="קלוד" w:date="2026-10-06T10:07:33Z">
            <w:rPr>
              <w:rStyle w:val="affffe"/>
              <w:rtl/>
            </w:rPr>
          </w:rPrChange>
        </w:rPr>
        <w:tab/>
      </w:r>
      <w:r w:rsidRPr="00E97AB4">
        <w:rPr>
          <w:rStyle w:val="TanaimMishna"/>
          <w:rFonts w:hint="cs"/>
          <w:rtl/>
          <w:rPrChange w:id="20163" w:author="קלוד" w:date="2026-10-06T10:07:33Z">
            <w:rPr>
              <w:rStyle w:val="affffe"/>
              <w:rFonts w:hint="cs"/>
              <w:rtl/>
            </w:rPr>
          </w:rPrChange>
        </w:rPr>
        <w:t>ר''א:</w:t>
      </w:r>
      <w:r>
        <w:rPr>
          <w:rFonts w:hint="cs"/>
          <w:rtl/>
        </w:rPr>
        <w:t xml:space="preserve"> ב</w:t>
      </w:r>
      <w:r w:rsidRPr="00E97AB4">
        <w:rPr>
          <w:rtl/>
        </w:rPr>
        <w:t xml:space="preserve">בריא </w:t>
      </w:r>
      <w:r>
        <w:rPr>
          <w:rFonts w:hint="cs"/>
          <w:rtl/>
        </w:rPr>
        <w:t xml:space="preserve">או </w:t>
      </w:r>
      <w:r w:rsidRPr="00E97AB4">
        <w:rPr>
          <w:rtl/>
        </w:rPr>
        <w:t xml:space="preserve">מסוכן, </w:t>
      </w:r>
      <w:r w:rsidR="005D6F8D" w:rsidRPr="005D6F8D">
        <w:rPr>
          <w:rStyle w:val="HesberMishna"/>
          <w:rFonts w:hint="cs"/>
          <w:rtl/>
          <w:rPrChange w:id="20164" w:author="קלוד" w:date="2026-10-06T10:07:33Z">
            <w:rPr>
              <w:rStyle w:val="afffff0"/>
              <w:rFonts w:hint="cs"/>
              <w:rtl/>
            </w:rPr>
          </w:rPrChange>
        </w:rPr>
        <w:t>- צריך קנין</w:t>
      </w:r>
      <w:r w:rsidR="005D6F8D">
        <w:rPr>
          <w:rStyle w:val="aff1"/>
          <w:rFonts w:ascii="Fb Fontext" w:hAnsi="Fb Fontext" w:cs="FrankRuehl"/>
          <w:rtl/>
          <w:rPrChange w:id="40003" w:author="Claude" w:date="2026-10-06T13:34:17Z">
            <w:rPr>
              <w:rStyle w:val="aff1"/>
              <w:rFonts w:ascii="Fb Fontext" w:hAnsi="Fb Fontext" w:cs="FrankRuehl"/>
              <w:sz w:val="14"/>
              <w:szCs w:val="13"/>
              <w:rtl/>
            </w:rPr>
          </w:rPrChange>
        </w:rPr>
        <w:footnoteReference w:id="208"/>
      </w:r>
    </w:p>
    <w:p w14:paraId="60940F21" w14:textId="2896FC5E" w:rsidR="00E97AB4" w:rsidRDefault="00E97AB4" w:rsidP="00DB3591">
      <w:pPr>
        <w:pStyle w:val="afff3"/>
        <w:rPr>
          <w:rtl/>
        </w:rPr>
      </w:pPr>
      <w:r w:rsidRPr="00E97AB4">
        <w:rPr>
          <w:rtl/>
        </w:rPr>
        <w:t xml:space="preserve">נכסים שיש להן אחריות - נקנין בכסף ובשטר ובחזקה, </w:t>
      </w:r>
    </w:p>
    <w:p w14:paraId="6005A5A1" w14:textId="64F40156" w:rsidR="00E97AB4" w:rsidRPr="00E97AB4" w:rsidRDefault="00E97AB4" w:rsidP="00DB3591">
      <w:pPr>
        <w:pStyle w:val="afff3"/>
        <w:rPr>
          <w:rtl/>
        </w:rPr>
      </w:pPr>
      <w:r>
        <w:rPr>
          <w:rFonts w:hint="cs"/>
          <w:rtl/>
        </w:rPr>
        <w:t xml:space="preserve"> </w:t>
      </w:r>
      <w:r>
        <w:rPr>
          <w:rtl/>
        </w:rPr>
        <w:tab/>
      </w:r>
      <w:r>
        <w:rPr>
          <w:rtl/>
        </w:rPr>
        <w:tab/>
      </w:r>
      <w:r>
        <w:rPr>
          <w:rFonts w:hint="cs"/>
          <w:rtl/>
        </w:rPr>
        <w:t xml:space="preserve">   ו</w:t>
      </w:r>
      <w:r w:rsidRPr="00E97AB4">
        <w:rPr>
          <w:rtl/>
        </w:rPr>
        <w:t xml:space="preserve">שאין להן אחריות </w:t>
      </w:r>
      <w:r>
        <w:rPr>
          <w:rFonts w:hint="cs"/>
          <w:rtl/>
        </w:rPr>
        <w:t xml:space="preserve">- רק </w:t>
      </w:r>
      <w:r w:rsidRPr="00E97AB4">
        <w:rPr>
          <w:rtl/>
        </w:rPr>
        <w:t>במשיכה.</w:t>
      </w:r>
    </w:p>
    <w:p w14:paraId="0BC3CF14" w14:textId="14D7EA8F" w:rsidR="00E97AB4" w:rsidRPr="00E97AB4" w:rsidRDefault="00E97AB4" w:rsidP="005D6F8D">
      <w:pPr>
        <w:pStyle w:val="affe"/>
        <w:framePr w:wrap="around"/>
        <w:rPr>
          <w:rtl/>
        </w:rPr>
      </w:pPr>
      <w:r w:rsidRPr="00E97AB4">
        <w:rPr>
          <w:rFonts w:hint="cs"/>
          <w:rtl/>
        </w:rPr>
        <w:t xml:space="preserve">קנו: </w:t>
      </w:r>
    </w:p>
    <w:p w14:paraId="3EFFF3EB" w14:textId="77777777" w:rsidR="00A0554E" w:rsidRPr="00A0554E" w:rsidRDefault="00A0554E" w:rsidP="00A0554E">
      <w:pPr>
        <w:pStyle w:val="36"/>
        <w:framePr w:wrap="notBeside"/>
        <w:rPr>
          <w:rtl/>
        </w:rPr>
      </w:pPr>
      <w:r w:rsidRPr="00A0554E">
        <w:rPr>
          <w:rtl/>
        </w:rPr>
        <w:t>◄</w:t>
      </w:r>
    </w:p>
    <w:p>
      <w:pPr>
        <w:pStyle w:val="affffb"/>
        <w:rPr>
          <w:ins w:id="20452" w:author="קלוד" w:date="2026-10-06T10:07:33Z"/>
        </w:rPr>
      </w:pPr>
      <w:ins w:id="20451" w:author="קלוד" w:date="2026-10-06T10:07:33Z">
        <w:r>
          <w:t xml:space="preserve">משנה ז</w:t>
        </w:r>
      </w:ins>
    </w:p>
    <w:p w14:paraId="7B4ECBA4" w14:textId="3CFCD476" w:rsidR="00E97AB4" w:rsidRDefault="00E97AB4" w:rsidP="00DB3591">
      <w:pPr>
        <w:pStyle w:val="afff3"/>
        <w:rPr>
          <w:rtl/>
        </w:rPr>
      </w:pPr>
      <w:r w:rsidRPr="00E97AB4">
        <w:rPr>
          <w:rStyle w:val="TanaimMishna"/>
          <w:rtl/>
          <w:rPrChange w:id="20165" w:author="קלוד" w:date="2026-10-06T10:07:33Z">
            <w:rPr>
              <w:rStyle w:val="affffe"/>
              <w:rtl/>
            </w:rPr>
          </w:rPrChange>
        </w:rPr>
        <w:t>אמרו לו:</w:t>
      </w:r>
      <w:r w:rsidRPr="00E97AB4">
        <w:rPr>
          <w:rtl/>
        </w:rPr>
        <w:t xml:space="preserve"> מעשה באמן של בני רוכל שהיתה חולה, </w:t>
      </w:r>
      <w:r w:rsidRPr="00E97AB4">
        <w:rPr>
          <w:rStyle w:val="TanaimMishna"/>
          <w:rtl/>
          <w:rPrChange w:id="20166" w:author="קלוד" w:date="2026-10-06T10:07:33Z">
            <w:rPr>
              <w:rStyle w:val="affffe"/>
              <w:rtl/>
            </w:rPr>
          </w:rPrChange>
        </w:rPr>
        <w:t>ואמרה:</w:t>
      </w:r>
      <w:r w:rsidRPr="00E97AB4">
        <w:rPr>
          <w:rtl/>
        </w:rPr>
        <w:t xml:space="preserve"> תנו כבינתי </w:t>
      </w:r>
      <w:r w:rsidRPr="00E97AB4">
        <w:rPr>
          <w:rStyle w:val="HesberMishna"/>
          <w:rFonts w:hint="cs"/>
          <w:rtl/>
          <w:rPrChange w:id="20167" w:author="קלוד" w:date="2026-10-06T10:07:33Z">
            <w:rPr>
              <w:rStyle w:val="afffff0"/>
              <w:rFonts w:hint="cs"/>
              <w:rtl/>
            </w:rPr>
          </w:rPrChange>
        </w:rPr>
        <w:t>תכשיט</w:t>
      </w:r>
      <w:r w:rsidR="005D6F8D">
        <w:rPr>
          <w:rStyle w:val="aff1"/>
          <w:rtl/>
        </w:rPr>
        <w:footnoteReference w:id="209"/>
      </w:r>
      <w:r>
        <w:rPr>
          <w:rFonts w:hint="cs"/>
          <w:rtl/>
        </w:rPr>
        <w:t xml:space="preserve"> </w:t>
      </w:r>
      <w:r w:rsidRPr="00E97AB4">
        <w:rPr>
          <w:rtl/>
        </w:rPr>
        <w:t xml:space="preserve">לבתי, </w:t>
      </w:r>
      <w:r>
        <w:rPr>
          <w:rFonts w:hint="cs"/>
          <w:rtl/>
        </w:rPr>
        <w:t xml:space="preserve"> שווה י''ב </w:t>
      </w:r>
      <w:r w:rsidRPr="00E97AB4">
        <w:rPr>
          <w:rtl/>
        </w:rPr>
        <w:t xml:space="preserve">מנה, ומתה, וקיימו את דבריה! </w:t>
      </w:r>
    </w:p>
    <w:p w14:paraId="1B9E0B1F" w14:textId="4FA02939" w:rsidR="00E97AB4" w:rsidRPr="00E97AB4" w:rsidRDefault="00E97AB4" w:rsidP="00DB3591">
      <w:pPr>
        <w:pStyle w:val="afff3"/>
        <w:rPr>
          <w:rtl/>
        </w:rPr>
      </w:pPr>
      <w:r w:rsidRPr="00E97AB4">
        <w:rPr>
          <w:rStyle w:val="TanaimMishna"/>
          <w:rtl/>
          <w:rPrChange w:id="20168" w:author="קלוד" w:date="2026-10-06T10:07:33Z">
            <w:rPr>
              <w:rStyle w:val="affffe"/>
              <w:rtl/>
            </w:rPr>
          </w:rPrChange>
        </w:rPr>
        <w:t>אמר להן:</w:t>
      </w:r>
      <w:r w:rsidRPr="00E97AB4">
        <w:rPr>
          <w:rtl/>
        </w:rPr>
        <w:t xml:space="preserve"> בני רוכל תקברם אמן</w:t>
      </w:r>
      <w:r w:rsidR="00A0554E">
        <w:rPr>
          <w:rStyle w:val="HesberMishna"/>
          <w:rFonts w:hint="cs"/>
          <w:rtl/>
          <w:rPrChange w:id="20169" w:author="קלוד" w:date="2026-10-06T10:07:33Z">
            <w:rPr>
              <w:rStyle w:val="afffff0"/>
              <w:rFonts w:hint="cs"/>
              <w:rtl/>
            </w:rPr>
          </w:rPrChange>
        </w:rPr>
        <w:t xml:space="preserve"> </w:t>
      </w:r>
      <w:r w:rsidR="00A0554E" w:rsidRPr="00A0554E">
        <w:rPr>
          <w:rStyle w:val="HesberMishna"/>
          <w:rFonts w:hint="cs"/>
          <w:rtl/>
          <w:rPrChange w:id="20170" w:author="קלוד" w:date="2026-10-06T10:07:33Z">
            <w:rPr>
              <w:rStyle w:val="afffff0"/>
              <w:rFonts w:hint="cs"/>
              <w:rtl/>
            </w:rPr>
          </w:rPrChange>
        </w:rPr>
        <w:t>[קנסום מסיבה אחרת]</w:t>
      </w:r>
      <w:r w:rsidRPr="00E97AB4">
        <w:rPr>
          <w:rtl/>
        </w:rPr>
        <w:t xml:space="preserve">. </w:t>
      </w:r>
    </w:p>
    <w:p w14:paraId="53F3CC1C" w14:textId="77777777" w:rsidR="00E97AB4" w:rsidRPr="00E97AB4" w:rsidRDefault="00E97AB4" w:rsidP="00E97AB4">
      <w:pPr>
        <w:pStyle w:val="36"/>
        <w:framePr w:wrap="notBeside"/>
        <w:rPr>
          <w:rtl/>
        </w:rPr>
      </w:pPr>
      <w:r w:rsidRPr="00E97AB4">
        <w:rPr>
          <w:rFonts w:hint="cs"/>
          <w:rtl/>
        </w:rPr>
        <w:t>ר''א לחכמים</w:t>
      </w:r>
    </w:p>
    <w:p w14:paraId="3A8AEFAE" w14:textId="38C2BC93" w:rsidR="00E97AB4" w:rsidRDefault="00E97AB4" w:rsidP="00E97AB4">
      <w:pPr>
        <w:rPr>
          <w:rtl/>
        </w:rPr>
      </w:pPr>
      <w:r w:rsidRPr="005D6F8D">
        <w:rPr>
          <w:rStyle w:val="afff8"/>
          <w:rtl/>
        </w:rPr>
        <w:t xml:space="preserve">מעשה במרוני אחד </w:t>
      </w:r>
      <w:r w:rsidRPr="005D6F8D">
        <w:rPr>
          <w:rStyle w:val="afff8"/>
          <w:rFonts w:hint="cs"/>
          <w:rtl/>
        </w:rPr>
        <w:t>מ</w:t>
      </w:r>
      <w:r w:rsidRPr="005D6F8D">
        <w:rPr>
          <w:rStyle w:val="afff8"/>
          <w:rtl/>
        </w:rPr>
        <w:t>ירושלים,</w:t>
      </w:r>
      <w:r w:rsidRPr="00E97AB4">
        <w:rPr>
          <w:rtl/>
        </w:rPr>
        <w:t xml:space="preserve"> והיו לו מטלטלין הרבה וביקש ליתנם במתנה, </w:t>
      </w:r>
      <w:r w:rsidRPr="00E97AB4">
        <w:rPr>
          <w:rStyle w:val="affffe"/>
          <w:rtl/>
        </w:rPr>
        <w:t>אמרו לו:</w:t>
      </w:r>
      <w:r w:rsidRPr="00E97AB4">
        <w:rPr>
          <w:rtl/>
        </w:rPr>
        <w:t xml:space="preserve"> אין להם תקנה עד שיקנה על גב קרקע. הלך ולקח בית סלע אחד סמוך לירושלים, ואמר: צפונו לפלוני ועמו מאה צאן ומאה חביות, ודרומו לפלוני ועמו מאה צאן ומאה חביות, ומת, וקיימו חכמים את דבריו!</w:t>
      </w:r>
    </w:p>
    <w:p w14:paraId="4A3592E4" w14:textId="03615129" w:rsidR="00E97AB4" w:rsidRPr="00E97AB4" w:rsidRDefault="00E97AB4" w:rsidP="00E97AB4">
      <w:pPr>
        <w:pStyle w:val="36"/>
        <w:framePr w:wrap="notBeside"/>
        <w:rPr>
          <w:rtl/>
        </w:rPr>
      </w:pPr>
      <w:r>
        <w:rPr>
          <w:rFonts w:hint="cs"/>
          <w:rtl/>
        </w:rPr>
        <w:t>ודחוהו</w:t>
      </w:r>
      <w:r w:rsidRPr="00E97AB4">
        <w:rPr>
          <w:rtl/>
        </w:rPr>
        <w:t>:</w:t>
      </w:r>
    </w:p>
    <w:p w14:paraId="191D6620" w14:textId="4488F795" w:rsidR="00E97AB4" w:rsidRPr="00E97AB4" w:rsidRDefault="00E97AB4" w:rsidP="00E97AB4">
      <w:pPr>
        <w:rPr>
          <w:rtl/>
        </w:rPr>
      </w:pPr>
      <w:r w:rsidRPr="00E97AB4">
        <w:rPr>
          <w:rtl/>
        </w:rPr>
        <w:t xml:space="preserve">משם ראיה? מרוני בריא היה. </w:t>
      </w:r>
    </w:p>
    <w:p w14:paraId="216D27DD" w14:textId="77777777" w:rsidR="00E97AB4" w:rsidRDefault="00E97AB4" w:rsidP="00E97AB4">
      <w:pPr>
        <w:pStyle w:val="afffb"/>
        <w:rPr>
          <w:rtl/>
        </w:rPr>
      </w:pPr>
      <w:ins w:id="9969" w:author="מספור קטעי משנה" w:date="2026-10-06T06:44:59Z">
        <w:r>
          <w:rPr>
            <w:rStyle w:val="MisparKeta"/>
          </w:rPr>
          <w:t xml:space="preserve">ב. </w:t>
        </w:r>
      </w:ins>
      <w:r w:rsidRPr="00E97AB4">
        <w:rPr>
          <w:rtl/>
        </w:rPr>
        <w:t xml:space="preserve">אמר להן: בני רוכל תקברם אמן וכו'. </w:t>
      </w:r>
    </w:p>
    <w:p w14:paraId="1748876D" w14:textId="77777777" w:rsidR="00A0554E" w:rsidRPr="00A0554E" w:rsidRDefault="00A0554E" w:rsidP="00A0554E">
      <w:pPr>
        <w:pStyle w:val="36"/>
        <w:framePr w:wrap="notBeside"/>
        <w:rPr>
          <w:rtl/>
        </w:rPr>
      </w:pPr>
      <w:r w:rsidRPr="00A0554E">
        <w:rPr>
          <w:rFonts w:hint="cs"/>
          <w:rtl/>
        </w:rPr>
        <w:t>שמואל</w:t>
      </w:r>
    </w:p>
    <w:p w14:paraId="663F63E3" w14:textId="39E8E6EC" w:rsidR="00E97AB4" w:rsidRDefault="00E97AB4" w:rsidP="00A0554E">
      <w:pPr>
        <w:rPr>
          <w:rtl/>
        </w:rPr>
      </w:pPr>
      <w:r w:rsidRPr="00E97AB4">
        <w:rPr>
          <w:rFonts w:hint="cs"/>
          <w:b/>
          <w:bCs/>
          <w:rtl/>
        </w:rPr>
        <w:t>טעם שקללם</w:t>
      </w:r>
      <w:r w:rsidR="00A0554E">
        <w:rPr>
          <w:rFonts w:hint="cs"/>
          <w:rtl/>
        </w:rPr>
        <w:t>:</w:t>
      </w:r>
      <w:r w:rsidRPr="00E97AB4">
        <w:rPr>
          <w:rtl/>
        </w:rPr>
        <w:t xml:space="preserve"> </w:t>
      </w:r>
      <w:r>
        <w:rPr>
          <w:rFonts w:hint="cs"/>
          <w:rtl/>
        </w:rPr>
        <w:t>ש</w:t>
      </w:r>
      <w:r w:rsidR="00A0554E">
        <w:rPr>
          <w:rFonts w:hint="cs"/>
          <w:rtl/>
        </w:rPr>
        <w:t>היו מקיימים קוצים בכרם</w:t>
      </w:r>
      <w:r w:rsidRPr="00E97AB4">
        <w:rPr>
          <w:rtl/>
        </w:rPr>
        <w:t xml:space="preserve">, </w:t>
      </w:r>
      <w:r w:rsidR="00A0554E" w:rsidRPr="00A0554E">
        <w:rPr>
          <w:rStyle w:val="affffe"/>
          <w:rFonts w:hint="cs"/>
          <w:rtl/>
        </w:rPr>
        <w:t>ור''א לטעמו</w:t>
      </w:r>
      <w:r w:rsidR="00A0554E">
        <w:rPr>
          <w:rFonts w:hint="cs"/>
          <w:rtl/>
        </w:rPr>
        <w:t xml:space="preserve"> </w:t>
      </w:r>
      <w:r w:rsidRPr="00E97AB4">
        <w:rPr>
          <w:rtl/>
        </w:rPr>
        <w:t xml:space="preserve">המקיים קוצים בכרם </w:t>
      </w:r>
      <w:r>
        <w:rPr>
          <w:rFonts w:hint="cs"/>
          <w:rtl/>
        </w:rPr>
        <w:t>-</w:t>
      </w:r>
      <w:r w:rsidRPr="00E97AB4">
        <w:rPr>
          <w:rtl/>
        </w:rPr>
        <w:t xml:space="preserve">קדש, </w:t>
      </w:r>
      <w:r w:rsidR="00A0554E">
        <w:rPr>
          <w:rtl/>
        </w:rPr>
        <w:tab/>
      </w:r>
      <w:r w:rsidR="00A0554E">
        <w:rPr>
          <w:rtl/>
        </w:rPr>
        <w:tab/>
      </w:r>
      <w:r w:rsidR="00A0554E">
        <w:rPr>
          <w:rStyle w:val="affffe"/>
          <w:rtl/>
        </w:rPr>
        <w:tab/>
      </w:r>
      <w:r w:rsidR="00A0554E" w:rsidRPr="00A0554E">
        <w:rPr>
          <w:rStyle w:val="affffe"/>
          <w:rtl/>
        </w:rPr>
        <w:t>◄</w:t>
      </w:r>
      <w:r w:rsidRPr="00E97AB4">
        <w:rPr>
          <w:rStyle w:val="affffe"/>
          <w:rFonts w:hint="cs"/>
          <w:rtl/>
        </w:rPr>
        <w:t>וחכ''א</w:t>
      </w:r>
      <w:r w:rsidRPr="00E97AB4">
        <w:rPr>
          <w:rStyle w:val="affffe"/>
          <w:rtl/>
        </w:rPr>
        <w:t>:</w:t>
      </w:r>
      <w:r w:rsidRPr="00E97AB4">
        <w:rPr>
          <w:rtl/>
        </w:rPr>
        <w:t xml:space="preserve"> לא קדש </w:t>
      </w:r>
      <w:r w:rsidRPr="00E97AB4">
        <w:rPr>
          <w:rStyle w:val="afffff0"/>
          <w:rtl/>
        </w:rPr>
        <w:t xml:space="preserve">אלא דבר שכמוהו מקיימין. </w:t>
      </w:r>
    </w:p>
    <w:p w14:paraId="6A9727B5" w14:textId="77777777" w:rsidR="00E97AB4" w:rsidRPr="00E97AB4" w:rsidRDefault="00E97AB4" w:rsidP="00E97AB4">
      <w:pPr>
        <w:pStyle w:val="36"/>
        <w:framePr w:wrap="notBeside"/>
        <w:rPr>
          <w:rtl/>
        </w:rPr>
      </w:pPr>
      <w:r w:rsidRPr="00E97AB4">
        <w:rPr>
          <w:rFonts w:hint="cs"/>
          <w:rtl/>
        </w:rPr>
        <w:t>ולר''א</w:t>
      </w:r>
    </w:p>
    <w:p w14:paraId="4ABA23DB" w14:textId="77777777" w:rsidR="00E97AB4" w:rsidRDefault="00E97AB4" w:rsidP="00A0554E">
      <w:pPr>
        <w:spacing w:after="60"/>
        <w:rPr>
          <w:rtl/>
        </w:rPr>
      </w:pPr>
      <w:r>
        <w:rPr>
          <w:rFonts w:hint="cs"/>
          <w:rtl/>
        </w:rPr>
        <w:t xml:space="preserve">טעם שקדש אף בקוצים </w:t>
      </w:r>
      <w:r w:rsidRPr="00E97AB4">
        <w:rPr>
          <w:rtl/>
        </w:rPr>
        <w:t xml:space="preserve">שכן בערביא מקיימין קוצים בשדות לגמליהן. </w:t>
      </w:r>
    </w:p>
    <w:p w14:paraId="63687485" w14:textId="671A2ABD" w:rsidR="00A0554E" w:rsidRPr="00A0554E" w:rsidRDefault="00A0554E" w:rsidP="00A0554E">
      <w:pPr>
        <w:pStyle w:val="36"/>
        <w:framePr w:wrap="notBeside"/>
        <w:rPr>
          <w:rtl/>
        </w:rPr>
      </w:pPr>
      <w:r>
        <w:rPr>
          <w:rFonts w:ascii="BA Or Tzadikim Regular" w:hAnsi="BA Or Tzadikim Regular" w:cs="BA Or Tzadikim Regular"/>
          <w:rtl/>
        </w:rPr>
        <w:t>◄</w:t>
      </w:r>
      <w:r w:rsidR="00E97AB4" w:rsidRPr="00A0554E">
        <w:rPr>
          <w:rtl/>
        </w:rPr>
        <w:t>רבי לוי:</w:t>
      </w:r>
    </w:p>
    <w:p w14:paraId="032527A8" w14:textId="77777777" w:rsidR="00A0554E" w:rsidRPr="005D6F8D" w:rsidRDefault="00E97AB4" w:rsidP="00E97AB4">
      <w:pPr>
        <w:rPr>
          <w:rStyle w:val="afff8"/>
          <w:rtl/>
        </w:rPr>
      </w:pPr>
      <w:r w:rsidRPr="005D6F8D">
        <w:rPr>
          <w:rStyle w:val="afff8"/>
          <w:b w:val="0"/>
          <w:rtl/>
        </w:rPr>
        <w:t>קונין קנין משכיב מרע אפי' בשבת,</w:t>
      </w:r>
      <w:r w:rsidRPr="005D6F8D">
        <w:rPr>
          <w:rStyle w:val="afff8"/>
          <w:rtl/>
        </w:rPr>
        <w:t xml:space="preserve"> </w:t>
      </w:r>
    </w:p>
    <w:p w14:paraId="17E3A681" w14:textId="22251B05" w:rsidR="00E97AB4" w:rsidRDefault="00E97AB4" w:rsidP="00E97AB4">
      <w:pPr>
        <w:rPr>
          <w:rtl/>
        </w:rPr>
      </w:pPr>
      <w:r w:rsidRPr="00E97AB4">
        <w:rPr>
          <w:rtl/>
        </w:rPr>
        <w:lastRenderedPageBreak/>
        <w:t xml:space="preserve">ולא </w:t>
      </w:r>
      <w:r w:rsidR="00A0554E">
        <w:rPr>
          <w:rFonts w:hint="cs"/>
          <w:rtl/>
        </w:rPr>
        <w:t xml:space="preserve">שחששו לר''א </w:t>
      </w:r>
      <w:r w:rsidRPr="00E97AB4">
        <w:rPr>
          <w:rtl/>
        </w:rPr>
        <w:t>אלא שמא תטרף דעתו עליו</w:t>
      </w:r>
      <w:r w:rsidR="00A0554E">
        <w:rPr>
          <w:rFonts w:hint="cs"/>
          <w:rtl/>
        </w:rPr>
        <w:t xml:space="preserve"> </w:t>
      </w:r>
      <w:r w:rsidR="00A0554E" w:rsidRPr="00A0554E">
        <w:rPr>
          <w:rStyle w:val="afffff0"/>
          <w:rFonts w:hint="cs"/>
          <w:rtl/>
        </w:rPr>
        <w:t>שיחשוב שלא מועיל</w:t>
      </w:r>
      <w:r w:rsidRPr="00A0554E">
        <w:rPr>
          <w:rStyle w:val="afffff0"/>
          <w:rtl/>
        </w:rPr>
        <w:t>.</w:t>
      </w:r>
      <w:r w:rsidRPr="00E97AB4">
        <w:rPr>
          <w:rtl/>
        </w:rPr>
        <w:t xml:space="preserve"> </w:t>
      </w:r>
    </w:p>
    <w:p w14:paraId="7F9C31BA" w14:textId="1FFA4490" w:rsidR="00A0554E" w:rsidRPr="00E97AB4" w:rsidRDefault="005D6F8D" w:rsidP="005D6F8D">
      <w:pPr>
        <w:pStyle w:val="aff9"/>
        <w:rPr>
          <w:rtl/>
        </w:rPr>
      </w:pPr>
      <w:r>
        <w:rPr>
          <w:rFonts w:hint="cs"/>
          <w:rtl/>
        </w:rPr>
        <w:t>***</w:t>
      </w:r>
    </w:p>
    <w:p>
      <w:pPr>
        <w:pStyle w:val="affffb"/>
        <w:rPr>
          <w:ins w:id="20454" w:author="קלוד" w:date="2026-10-06T10:07:33Z"/>
        </w:rPr>
      </w:pPr>
      <w:ins w:id="20453" w:author="קלוד" w:date="2026-10-06T10:07:33Z">
        <w:r>
          <w:t xml:space="preserve">משנה ז</w:t>
        </w:r>
      </w:ins>
    </w:p>
    <w:p w14:paraId="3EE403CD" w14:textId="77777777" w:rsidR="00A0554E" w:rsidRDefault="00E97AB4" w:rsidP="00DB3591">
      <w:pPr>
        <w:pStyle w:val="afff3"/>
        <w:rPr>
          <w:del w:id="20014" w:author="קלוד" w:date="2026-10-06T10:12:23Z"/>
          <w:rtl/>
        </w:rPr>
      </w:pPr>
      <w:ins w:id="9970" w:author="מספור קטעי משנה" w:date="2026-10-06T06:44:59Z">
        <w:del w:id="20012" w:author="קלוד" w:date="2026-10-06T10:12:23Z">
          <w:r>
            <w:rPr>
              <w:rStyle w:val="MisparKeta"/>
            </w:rPr>
            <w:delText xml:space="preserve">ג. </w:delText>
          </w:r>
        </w:del>
      </w:ins>
      <w:del w:id="20013" w:author="קלוד" w:date="2026-10-06T10:12:23Z">
        <w:r w:rsidRPr="00E97AB4">
          <w:rPr>
            <w:rtl/>
          </w:rPr>
          <w:delText xml:space="preserve">מתני'. </w:delText>
        </w:r>
      </w:del>
    </w:p>
    <w:p w14:paraId="54BF8F48" w14:textId="5169AF80" w:rsidR="00A0554E" w:rsidRPr="00A0554E" w:rsidRDefault="00A0554E" w:rsidP="00DB3591">
      <w:pPr>
        <w:pStyle w:val="afff3"/>
        <w:rPr>
          <w:rtl/>
        </w:rPr>
      </w:pPr>
      <w:r w:rsidRPr="00A0554E">
        <w:rPr>
          <w:rStyle w:val="TanaimMishna"/>
          <w:rFonts w:hint="cs"/>
          <w:rtl/>
          <w:rPrChange w:id="20171" w:author="קלוד" w:date="2026-10-06T10:07:33Z">
            <w:rPr>
              <w:rStyle w:val="affffe"/>
              <w:rFonts w:hint="cs"/>
              <w:rtl/>
            </w:rPr>
          </w:rPrChange>
        </w:rPr>
        <w:t>ר''א</w:t>
      </w:r>
      <w:r w:rsidR="00E97AB4" w:rsidRPr="00A0554E">
        <w:rPr>
          <w:rStyle w:val="TanaimMishna"/>
          <w:rtl/>
          <w:rPrChange w:id="20172" w:author="קלוד" w:date="2026-10-06T10:07:33Z">
            <w:rPr>
              <w:rStyle w:val="affffe"/>
              <w:rtl/>
            </w:rPr>
          </w:rPrChange>
        </w:rPr>
        <w:t>:</w:t>
      </w:r>
      <w:r w:rsidR="00E97AB4" w:rsidRPr="00A0554E">
        <w:rPr>
          <w:rtl/>
        </w:rPr>
        <w:t xml:space="preserve"> </w:t>
      </w:r>
      <w:r w:rsidR="00E97AB4" w:rsidRPr="00DB3591">
        <w:rPr>
          <w:rFonts w:cs="BA TM • Vilna Extra-Bold"/>
          <w:bCs/>
          <w:rtl/>
        </w:rPr>
        <w:t>בשבת</w:t>
      </w:r>
      <w:r w:rsidR="00E97AB4" w:rsidRPr="00A0554E">
        <w:rPr>
          <w:rtl/>
        </w:rPr>
        <w:t xml:space="preserve"> - דבריו קיימין, מפני שאין יכול לכתוב, אבל לא בחול;</w:t>
      </w:r>
    </w:p>
    <w:p w14:paraId="45C26FD3" w14:textId="77777777" w:rsidR="00A0554E" w:rsidRPr="00A0554E" w:rsidRDefault="00A0554E" w:rsidP="00A0554E">
      <w:pPr>
        <w:pStyle w:val="36"/>
        <w:framePr w:wrap="notBeside"/>
        <w:rPr>
          <w:rtl/>
        </w:rPr>
      </w:pPr>
      <w:r w:rsidRPr="00A0554E">
        <w:rPr>
          <w:rtl/>
        </w:rPr>
        <w:t>◄</w:t>
      </w:r>
    </w:p>
    <w:p w14:paraId="43285A19" w14:textId="733B51EA" w:rsidR="00A0554E" w:rsidRDefault="00E97AB4" w:rsidP="00DB3591">
      <w:pPr>
        <w:pStyle w:val="afff3"/>
        <w:rPr>
          <w:rtl/>
        </w:rPr>
      </w:pPr>
      <w:r w:rsidRPr="00A0554E">
        <w:rPr>
          <w:rStyle w:val="TanaimMishna"/>
          <w:rtl/>
          <w:rPrChange w:id="20173" w:author="קלוד" w:date="2026-10-06T10:07:33Z">
            <w:rPr>
              <w:rStyle w:val="affffe"/>
              <w:rtl/>
            </w:rPr>
          </w:rPrChange>
        </w:rPr>
        <w:t>רבי יהושע:</w:t>
      </w:r>
      <w:r w:rsidRPr="00E97AB4">
        <w:rPr>
          <w:rtl/>
        </w:rPr>
        <w:t xml:space="preserve"> בשבת אמרו, קל וחומר בחול. </w:t>
      </w:r>
    </w:p>
    <w:p w14:paraId="485D9F9E" w14:textId="77777777" w:rsidR="00A0554E" w:rsidRDefault="00E97AB4" w:rsidP="00DB3591">
      <w:pPr>
        <w:pStyle w:val="afff3"/>
        <w:rPr>
          <w:rtl/>
        </w:rPr>
      </w:pPr>
      <w:r w:rsidRPr="00A0554E">
        <w:rPr>
          <w:rStyle w:val="TanaimMishna"/>
          <w:rtl/>
          <w:rPrChange w:id="20174" w:author="קלוד" w:date="2026-10-06T10:07:33Z">
            <w:rPr>
              <w:rStyle w:val="affffe"/>
              <w:rtl/>
            </w:rPr>
          </w:rPrChange>
        </w:rPr>
        <w:t>כיוצא בו</w:t>
      </w:r>
      <w:r w:rsidR="00A0554E" w:rsidRPr="00A0554E">
        <w:rPr>
          <w:rStyle w:val="TanaimMishna"/>
          <w:rFonts w:hint="cs"/>
          <w:rtl/>
          <w:rPrChange w:id="20175" w:author="קלוד" w:date="2026-10-06T10:07:33Z">
            <w:rPr>
              <w:rStyle w:val="affffe"/>
              <w:rFonts w:hint="cs"/>
              <w:rtl/>
            </w:rPr>
          </w:rPrChange>
        </w:rPr>
        <w:t xml:space="preserve"> לר''א:</w:t>
      </w:r>
      <w:r w:rsidRPr="00E97AB4">
        <w:rPr>
          <w:rtl/>
        </w:rPr>
        <w:t xml:space="preserve"> זכין לקטן ואין זכין לגדול, </w:t>
      </w:r>
    </w:p>
    <w:p w14:paraId="27076222" w14:textId="77777777" w:rsidR="00A0554E" w:rsidRPr="00A0554E" w:rsidRDefault="00A0554E" w:rsidP="00A0554E">
      <w:pPr>
        <w:pStyle w:val="36"/>
        <w:framePr w:wrap="notBeside"/>
        <w:rPr>
          <w:rtl/>
        </w:rPr>
      </w:pPr>
      <w:r w:rsidRPr="00A0554E">
        <w:rPr>
          <w:rtl/>
        </w:rPr>
        <w:t>◄</w:t>
      </w:r>
    </w:p>
    <w:p w14:paraId="2C3B3B7D" w14:textId="08AD60BD" w:rsidR="00A0554E" w:rsidRDefault="00E97AB4" w:rsidP="00DB3591">
      <w:pPr>
        <w:pStyle w:val="afff3"/>
        <w:rPr>
          <w:rtl/>
        </w:rPr>
      </w:pPr>
      <w:r w:rsidRPr="00A0554E">
        <w:rPr>
          <w:rStyle w:val="TanaimMishna"/>
          <w:rtl/>
          <w:rPrChange w:id="20176" w:author="קלוד" w:date="2026-10-06T10:07:33Z">
            <w:rPr>
              <w:rStyle w:val="affffe"/>
              <w:rtl/>
            </w:rPr>
          </w:rPrChange>
        </w:rPr>
        <w:t>רבי יהושע:</w:t>
      </w:r>
      <w:r w:rsidRPr="00E97AB4">
        <w:rPr>
          <w:rtl/>
        </w:rPr>
        <w:t xml:space="preserve"> לקטן אמרו, קל וחומר לגדול. </w:t>
      </w:r>
    </w:p>
    <w:p w14:paraId="15771960" w14:textId="65343F40" w:rsidR="00A0554E" w:rsidRDefault="00E97AB4" w:rsidP="00A0554E">
      <w:pPr>
        <w:pStyle w:val="affff9"/>
        <w:rPr>
          <w:rtl/>
        </w:rPr>
      </w:pPr>
      <w:r w:rsidRPr="00E97AB4">
        <w:rPr>
          <w:rtl/>
        </w:rPr>
        <w:t xml:space="preserve">מתני' </w:t>
      </w:r>
      <w:r w:rsidR="00A0554E">
        <w:rPr>
          <w:rFonts w:hint="cs"/>
          <w:rtl/>
        </w:rPr>
        <w:t>כר''י</w:t>
      </w:r>
      <w:r w:rsidRPr="00E97AB4">
        <w:rPr>
          <w:rtl/>
        </w:rPr>
        <w:t xml:space="preserve"> </w:t>
      </w:r>
    </w:p>
    <w:p w14:paraId="7F99D530" w14:textId="7A4259A7" w:rsidR="00205F60" w:rsidRPr="00205F60" w:rsidRDefault="00E97AB4" w:rsidP="00205F60">
      <w:pPr>
        <w:pStyle w:val="36"/>
        <w:framePr w:wrap="notBeside"/>
        <w:rPr>
          <w:rtl/>
        </w:rPr>
      </w:pPr>
      <w:r w:rsidRPr="00205F60">
        <w:rPr>
          <w:rtl/>
        </w:rPr>
        <w:t>דתניא:</w:t>
      </w:r>
      <w:r w:rsidR="00205F60">
        <w:rPr>
          <w:rFonts w:hint="cs"/>
          <w:rtl/>
        </w:rPr>
        <w:t xml:space="preserve"> לר''מ </w:t>
      </w:r>
    </w:p>
    <w:p w14:paraId="3650E753" w14:textId="77777777" w:rsidR="00205F60" w:rsidRDefault="00205F60" w:rsidP="00205F60">
      <w:pPr>
        <w:rPr>
          <w:rtl/>
        </w:rPr>
      </w:pPr>
      <w:r w:rsidRPr="00205F60">
        <w:rPr>
          <w:rStyle w:val="affffe"/>
          <w:rFonts w:hint="cs"/>
          <w:rtl/>
        </w:rPr>
        <w:t>ר''א</w:t>
      </w:r>
      <w:r w:rsidR="00E97AB4" w:rsidRPr="00205F60">
        <w:rPr>
          <w:rStyle w:val="affffe"/>
          <w:rtl/>
        </w:rPr>
        <w:t>:</w:t>
      </w:r>
      <w:r w:rsidR="00E97AB4" w:rsidRPr="00205F60">
        <w:rPr>
          <w:rtl/>
        </w:rPr>
        <w:t xml:space="preserve"> בחול - דבריו קיימין, מפני שיכול לכתוב, אבל לא בשבת; </w:t>
      </w:r>
      <w:r w:rsidRPr="00205F60">
        <w:rPr>
          <w:rStyle w:val="affffe"/>
          <w:rFonts w:hint="cs"/>
          <w:rtl/>
        </w:rPr>
        <w:t>ו</w:t>
      </w:r>
      <w:r w:rsidR="00E97AB4" w:rsidRPr="00205F60">
        <w:rPr>
          <w:rStyle w:val="affffe"/>
          <w:rtl/>
        </w:rPr>
        <w:t>רבי יהושע</w:t>
      </w:r>
      <w:r w:rsidR="00A0554E" w:rsidRPr="00205F60">
        <w:rPr>
          <w:rtl/>
        </w:rPr>
        <w:t xml:space="preserve">: בחול אמרו, וקל וחומר לשבת. </w:t>
      </w:r>
    </w:p>
    <w:p w14:paraId="5A5AE381" w14:textId="2B04F3BA" w:rsidR="00205F60" w:rsidRDefault="00205F60" w:rsidP="00205F60">
      <w:pPr>
        <w:rPr>
          <w:rtl/>
        </w:rPr>
      </w:pPr>
      <w:r>
        <w:rPr>
          <w:rFonts w:hint="cs"/>
          <w:rtl/>
        </w:rPr>
        <w:t xml:space="preserve">כיוצ''ב </w:t>
      </w:r>
      <w:r w:rsidRPr="00205F60">
        <w:rPr>
          <w:rStyle w:val="affffe"/>
          <w:rFonts w:hint="cs"/>
          <w:rtl/>
        </w:rPr>
        <w:t>לר''א</w:t>
      </w:r>
      <w:r>
        <w:rPr>
          <w:rFonts w:hint="cs"/>
          <w:rtl/>
        </w:rPr>
        <w:t xml:space="preserve"> זכין לגדול ולא לקטן </w:t>
      </w:r>
      <w:r w:rsidRPr="00205F60">
        <w:rPr>
          <w:rStyle w:val="affffe"/>
          <w:rFonts w:hint="cs"/>
          <w:rtl/>
        </w:rPr>
        <w:t>רי''ה</w:t>
      </w:r>
      <w:r w:rsidR="00A0554E" w:rsidRPr="00205F60">
        <w:rPr>
          <w:rStyle w:val="affffe"/>
          <w:rtl/>
        </w:rPr>
        <w:t>:</w:t>
      </w:r>
      <w:r w:rsidR="00A0554E" w:rsidRPr="00205F60">
        <w:rPr>
          <w:rtl/>
        </w:rPr>
        <w:t xml:space="preserve"> </w:t>
      </w:r>
      <w:r>
        <w:rPr>
          <w:rFonts w:hint="cs"/>
          <w:rtl/>
        </w:rPr>
        <w:t xml:space="preserve">ק''ו </w:t>
      </w:r>
      <w:r w:rsidR="00A0554E" w:rsidRPr="00205F60">
        <w:rPr>
          <w:rtl/>
        </w:rPr>
        <w:t xml:space="preserve">לקטן. </w:t>
      </w:r>
    </w:p>
    <w:p w14:paraId="77D7F3AB" w14:textId="77777777" w:rsidR="00205F60" w:rsidRPr="00205F60" w:rsidRDefault="00205F60" w:rsidP="00205F60">
      <w:pPr>
        <w:pStyle w:val="36"/>
        <w:framePr w:wrap="notBeside"/>
        <w:rPr>
          <w:rtl/>
        </w:rPr>
      </w:pPr>
      <w:r w:rsidRPr="00205F60">
        <w:rPr>
          <w:rFonts w:hint="cs"/>
          <w:rtl/>
        </w:rPr>
        <w:t>ר''י</w:t>
      </w:r>
      <w:r w:rsidR="00A0554E" w:rsidRPr="00205F60">
        <w:rPr>
          <w:rtl/>
        </w:rPr>
        <w:t>,</w:t>
      </w:r>
    </w:p>
    <w:p w14:paraId="412D6C78" w14:textId="76C9F3E7" w:rsidR="00205F60" w:rsidRDefault="00205F60" w:rsidP="00205F60">
      <w:pPr>
        <w:rPr>
          <w:rtl/>
        </w:rPr>
      </w:pPr>
      <w:r w:rsidRPr="00205F60">
        <w:rPr>
          <w:rStyle w:val="affffe"/>
          <w:rFonts w:hint="cs"/>
          <w:rtl/>
        </w:rPr>
        <w:t>ר''א</w:t>
      </w:r>
      <w:r w:rsidR="00A0554E" w:rsidRPr="00205F60">
        <w:rPr>
          <w:rStyle w:val="affffe"/>
          <w:rtl/>
        </w:rPr>
        <w:t>:</w:t>
      </w:r>
      <w:r w:rsidR="00A0554E" w:rsidRPr="00205F60">
        <w:rPr>
          <w:rtl/>
        </w:rPr>
        <w:t xml:space="preserve"> בשבת דבריו קיימין, </w:t>
      </w:r>
      <w:r>
        <w:rPr>
          <w:rFonts w:hint="cs"/>
          <w:rtl/>
        </w:rPr>
        <w:t xml:space="preserve">- </w:t>
      </w:r>
      <w:r w:rsidR="00A0554E" w:rsidRPr="00205F60">
        <w:rPr>
          <w:rtl/>
        </w:rPr>
        <w:t xml:space="preserve">שאינו יכול לכתוב, אבל לא בחול; </w:t>
      </w:r>
    </w:p>
    <w:p w14:paraId="6C62D271" w14:textId="77777777" w:rsidR="00205F60" w:rsidRDefault="00205F60" w:rsidP="00205F60">
      <w:pPr>
        <w:rPr>
          <w:rtl/>
        </w:rPr>
      </w:pPr>
      <w:r w:rsidRPr="00205F60">
        <w:rPr>
          <w:rStyle w:val="affffe"/>
          <w:rFonts w:hint="cs"/>
          <w:rtl/>
        </w:rPr>
        <w:t>רי''ה</w:t>
      </w:r>
      <w:r w:rsidR="00A0554E" w:rsidRPr="00205F60">
        <w:rPr>
          <w:rtl/>
        </w:rPr>
        <w:t xml:space="preserve">: בשבת אמרו, </w:t>
      </w:r>
      <w:r>
        <w:rPr>
          <w:rFonts w:hint="cs"/>
          <w:rtl/>
        </w:rPr>
        <w:t>ק''ו בחול</w:t>
      </w:r>
      <w:r w:rsidR="00A0554E" w:rsidRPr="00205F60">
        <w:rPr>
          <w:rtl/>
        </w:rPr>
        <w:t xml:space="preserve">. </w:t>
      </w:r>
    </w:p>
    <w:p w14:paraId="5C7CBF1C" w14:textId="3589504A" w:rsidR="00E97AB4" w:rsidRDefault="00205F60" w:rsidP="00205F60">
      <w:pPr>
        <w:rPr>
          <w:rtl/>
        </w:rPr>
      </w:pPr>
      <w:r w:rsidRPr="00205F60">
        <w:rPr>
          <w:rStyle w:val="affffe"/>
          <w:rFonts w:hint="cs"/>
          <w:rtl/>
        </w:rPr>
        <w:t>כיוצ''ב</w:t>
      </w:r>
      <w:r>
        <w:rPr>
          <w:rStyle w:val="affffe"/>
          <w:rFonts w:hint="cs"/>
          <w:rtl/>
        </w:rPr>
        <w:t>:</w:t>
      </w:r>
      <w:r w:rsidRPr="00205F60">
        <w:rPr>
          <w:rStyle w:val="affffe"/>
          <w:rFonts w:hint="cs"/>
          <w:rtl/>
        </w:rPr>
        <w:t xml:space="preserve"> ר''א</w:t>
      </w:r>
      <w:r>
        <w:rPr>
          <w:rStyle w:val="affffe"/>
          <w:rFonts w:hint="cs"/>
          <w:rtl/>
        </w:rPr>
        <w:t>:</w:t>
      </w:r>
      <w:r>
        <w:rPr>
          <w:rFonts w:hint="cs"/>
          <w:rtl/>
        </w:rPr>
        <w:t xml:space="preserve"> </w:t>
      </w:r>
      <w:r w:rsidR="00A0554E" w:rsidRPr="00205F60">
        <w:rPr>
          <w:rtl/>
        </w:rPr>
        <w:t xml:space="preserve">זכין לקטן </w:t>
      </w:r>
      <w:r>
        <w:rPr>
          <w:rFonts w:hint="cs"/>
          <w:rtl/>
        </w:rPr>
        <w:t xml:space="preserve">ולא </w:t>
      </w:r>
      <w:r w:rsidR="00A0554E" w:rsidRPr="00205F60">
        <w:rPr>
          <w:rtl/>
        </w:rPr>
        <w:t xml:space="preserve">לגדול, </w:t>
      </w:r>
      <w:r w:rsidRPr="00205F60">
        <w:rPr>
          <w:rStyle w:val="affffe"/>
          <w:rFonts w:hint="cs"/>
          <w:rtl/>
        </w:rPr>
        <w:t>רי''ה:</w:t>
      </w:r>
      <w:r>
        <w:t xml:space="preserve"> </w:t>
      </w:r>
      <w:r>
        <w:rPr>
          <w:rFonts w:hint="cs"/>
          <w:rtl/>
        </w:rPr>
        <w:t xml:space="preserve">ק''ו </w:t>
      </w:r>
      <w:r w:rsidR="00A0554E" w:rsidRPr="00205F60">
        <w:rPr>
          <w:rtl/>
        </w:rPr>
        <w:t>לגדול.</w:t>
      </w:r>
    </w:p>
    <w:p w14:paraId="25F0C207" w14:textId="18ACE17F" w:rsidR="00205F60" w:rsidRPr="00205F60" w:rsidRDefault="00205F60" w:rsidP="00205F60">
      <w:pPr>
        <w:rPr>
          <w:rtl/>
        </w:rPr>
      </w:pPr>
      <w:r>
        <w:rPr>
          <w:rFonts w:hint="cs"/>
          <w:rtl/>
        </w:rPr>
        <w:t>***</w:t>
      </w:r>
    </w:p>
    <w:p w14:paraId="0D856FF2" w14:textId="77777777" w:rsidR="00205F60" w:rsidRDefault="00796726" w:rsidP="00205F60">
      <w:pPr>
        <w:pStyle w:val="affffb"/>
        <w:framePr w:wrap="around"/>
        <w:rPr>
          <w:rtl/>
        </w:rPr>
      </w:pPr>
      <w:del w:id="20407" w:author="קלוד" w:date="2026-10-06T10:07:33Z">
        <w:r>
          <w:rPr>
            <w:rtl/>
          </w:rPr>
          <w:delText xml:space="preserve">מתני'. </w:delText>
        </w:r>
      </w:del>
      <w:ins w:id="20408" w:author="קלוד" w:date="2026-10-06T10:07:33Z">
        <w:r>
          <w:rPr>
            <w:rtl/>
          </w:rPr>
          <w:t xml:space="preserve">משנה ח</w:t>
        </w:r>
      </w:ins>
    </w:p>
    <w:p w14:paraId="2A169446" w14:textId="77777777" w:rsidR="00205F60" w:rsidRDefault="00796726" w:rsidP="00DB3591">
      <w:pPr>
        <w:pStyle w:val="afff3"/>
        <w:rPr>
          <w:rtl/>
        </w:rPr>
      </w:pPr>
      <w:r w:rsidRPr="00DB3591">
        <w:rPr>
          <w:rtl/>
        </w:rPr>
        <w:t>נפל הבית עליו ועל אביו או עליו ועל מורישיו,</w:t>
      </w:r>
      <w:r w:rsidRPr="00205F60">
        <w:rPr>
          <w:rtl/>
        </w:rPr>
        <w:t xml:space="preserve"> והיתה עליו כתובת אשה ובעל חוב, </w:t>
      </w:r>
    </w:p>
    <w:p w14:paraId="05BF8A0E" w14:textId="77777777" w:rsidR="00205F60" w:rsidRDefault="00796726" w:rsidP="00DB3591">
      <w:pPr>
        <w:pStyle w:val="afff3"/>
        <w:rPr>
          <w:rtl/>
        </w:rPr>
      </w:pPr>
      <w:r w:rsidRPr="00205F60">
        <w:rPr>
          <w:rtl/>
        </w:rPr>
        <w:t xml:space="preserve">יורשי האב אומרים: הבן מת ראשון ואח"כ מת האב, </w:t>
      </w:r>
    </w:p>
    <w:p w14:paraId="2A32EA97" w14:textId="1BE39B0A" w:rsidR="00205F60" w:rsidRDefault="00796726" w:rsidP="00DB3591">
      <w:pPr>
        <w:pStyle w:val="afff3"/>
        <w:rPr>
          <w:rtl/>
        </w:rPr>
      </w:pPr>
      <w:r w:rsidRPr="00205F60">
        <w:rPr>
          <w:rtl/>
        </w:rPr>
        <w:t xml:space="preserve">ובעלי החוב אומרים: האב מת ראשון ואח"כ מת הבן </w:t>
      </w:r>
    </w:p>
    <w:p w14:paraId="06CFF84D" w14:textId="4A8AD7E4" w:rsidR="00796726" w:rsidRPr="00205F60" w:rsidRDefault="00796726" w:rsidP="00DB3591">
      <w:pPr>
        <w:pStyle w:val="afff3"/>
        <w:rPr>
          <w:rtl/>
        </w:rPr>
      </w:pPr>
      <w:r w:rsidRPr="00205F60">
        <w:rPr>
          <w:rStyle w:val="TanaimMishna"/>
          <w:rtl/>
          <w:rPrChange w:id="20177" w:author="קלוד" w:date="2026-10-06T10:07:33Z">
            <w:rPr>
              <w:rStyle w:val="affffe"/>
              <w:rtl/>
            </w:rPr>
          </w:rPrChange>
        </w:rPr>
        <w:t xml:space="preserve">- </w:t>
      </w:r>
      <w:r w:rsidR="00205F60" w:rsidRPr="00205F60">
        <w:rPr>
          <w:rStyle w:val="TanaimMishna"/>
          <w:rFonts w:hint="cs"/>
          <w:rtl/>
          <w:rPrChange w:id="20178" w:author="קלוד" w:date="2026-10-06T10:07:33Z">
            <w:rPr>
              <w:rStyle w:val="affffe"/>
              <w:rFonts w:hint="cs"/>
              <w:rtl/>
            </w:rPr>
          </w:rPrChange>
        </w:rPr>
        <w:t>ל</w:t>
      </w:r>
      <w:r w:rsidRPr="00205F60">
        <w:rPr>
          <w:rStyle w:val="TanaimMishna"/>
          <w:rtl/>
          <w:rPrChange w:id="20179" w:author="קלוד" w:date="2026-10-06T10:07:33Z">
            <w:rPr>
              <w:rStyle w:val="affffe"/>
              <w:rtl/>
            </w:rPr>
          </w:rPrChange>
        </w:rPr>
        <w:t>ב"ש:</w:t>
      </w:r>
      <w:r w:rsidRPr="00205F60">
        <w:rPr>
          <w:rtl/>
        </w:rPr>
        <w:t xml:space="preserve"> יחלוקו, </w:t>
      </w:r>
      <w:r w:rsidRPr="00205F60">
        <w:rPr>
          <w:rStyle w:val="TanaimMishna"/>
          <w:rtl/>
          <w:rPrChange w:id="20180" w:author="קלוד" w:date="2026-10-06T10:07:33Z">
            <w:rPr>
              <w:rStyle w:val="affffe"/>
              <w:rtl/>
            </w:rPr>
          </w:rPrChange>
        </w:rPr>
        <w:t>ו</w:t>
      </w:r>
      <w:r w:rsidR="00205F60" w:rsidRPr="00205F60">
        <w:rPr>
          <w:rStyle w:val="TanaimMishna"/>
          <w:rFonts w:hint="cs"/>
          <w:rtl/>
          <w:rPrChange w:id="20181" w:author="קלוד" w:date="2026-10-06T10:07:33Z">
            <w:rPr>
              <w:rStyle w:val="affffe"/>
              <w:rFonts w:hint="cs"/>
              <w:rtl/>
            </w:rPr>
          </w:rPrChange>
        </w:rPr>
        <w:t>ל</w:t>
      </w:r>
      <w:r w:rsidRPr="00205F60">
        <w:rPr>
          <w:rStyle w:val="TanaimMishna"/>
          <w:rtl/>
          <w:rPrChange w:id="20182" w:author="קלוד" w:date="2026-10-06T10:07:33Z">
            <w:rPr>
              <w:rStyle w:val="affffe"/>
              <w:rtl/>
            </w:rPr>
          </w:rPrChange>
        </w:rPr>
        <w:t>ב</w:t>
      </w:r>
      <w:r w:rsidR="00205F60" w:rsidRPr="00205F60">
        <w:rPr>
          <w:rStyle w:val="TanaimMishna"/>
          <w:rFonts w:hint="cs"/>
          <w:rtl/>
          <w:rPrChange w:id="20183" w:author="קלוד" w:date="2026-10-06T10:07:33Z">
            <w:rPr>
              <w:rStyle w:val="affffe"/>
              <w:rFonts w:hint="cs"/>
              <w:rtl/>
            </w:rPr>
          </w:rPrChange>
        </w:rPr>
        <w:t>"ה</w:t>
      </w:r>
      <w:r w:rsidRPr="00205F60">
        <w:rPr>
          <w:rStyle w:val="TanaimMishna"/>
          <w:rtl/>
          <w:rPrChange w:id="20184" w:author="קלוד" w:date="2026-10-06T10:07:33Z">
            <w:rPr>
              <w:rStyle w:val="affffe"/>
              <w:rtl/>
            </w:rPr>
          </w:rPrChange>
        </w:rPr>
        <w:t>:</w:t>
      </w:r>
      <w:r w:rsidRPr="00205F60">
        <w:rPr>
          <w:rtl/>
        </w:rPr>
        <w:t xml:space="preserve"> נכסים בחזקתן. </w:t>
      </w:r>
    </w:p>
    <w:p w14:paraId="1CE0E3D7" w14:textId="77777777" w:rsidR="00515372" w:rsidRPr="00515372" w:rsidRDefault="00796726" w:rsidP="00515372">
      <w:pPr>
        <w:pStyle w:val="36"/>
        <w:framePr w:wrap="notBeside"/>
        <w:rPr>
          <w:rtl/>
        </w:rPr>
      </w:pPr>
      <w:r w:rsidRPr="00515372">
        <w:rPr>
          <w:rtl/>
        </w:rPr>
        <w:t>תנן התם:</w:t>
      </w:r>
    </w:p>
    <w:p w14:paraId="7FEEE297" w14:textId="77777777" w:rsidR="00515372" w:rsidRDefault="00796726" w:rsidP="00205F60">
      <w:pPr>
        <w:rPr>
          <w:rtl/>
        </w:rPr>
      </w:pPr>
      <w:r w:rsidRPr="00205F60">
        <w:rPr>
          <w:rtl/>
        </w:rPr>
        <w:t xml:space="preserve">המלוה חבירו בשטר - גובה מנכסים משועבדים, </w:t>
      </w:r>
    </w:p>
    <w:p w14:paraId="636A9A2E" w14:textId="7B01678F" w:rsidR="00515372" w:rsidRDefault="00515372" w:rsidP="00205F60">
      <w:pPr>
        <w:rPr>
          <w:rtl/>
        </w:rPr>
      </w:pPr>
      <w:r>
        <w:rPr>
          <w:rFonts w:hint="cs"/>
          <w:rtl/>
        </w:rPr>
        <w:t xml:space="preserve">ע"י </w:t>
      </w:r>
      <w:r w:rsidR="00796726" w:rsidRPr="00205F60">
        <w:rPr>
          <w:rtl/>
        </w:rPr>
        <w:t xml:space="preserve">עדים - גובה מנכסים בני חורין. </w:t>
      </w:r>
    </w:p>
    <w:p w14:paraId="3AB1B595" w14:textId="77777777" w:rsidR="00515372" w:rsidRPr="00515372" w:rsidRDefault="00796726" w:rsidP="00515372">
      <w:pPr>
        <w:pStyle w:val="36"/>
        <w:framePr w:wrap="notBeside"/>
        <w:rPr>
          <w:rtl/>
        </w:rPr>
      </w:pPr>
      <w:r w:rsidRPr="00515372">
        <w:rPr>
          <w:rtl/>
        </w:rPr>
        <w:t xml:space="preserve">בעי שמואל: </w:t>
      </w:r>
    </w:p>
    <w:p w14:paraId="098041C2" w14:textId="77777777" w:rsidR="00515372" w:rsidRDefault="00796726" w:rsidP="00205F60">
      <w:pPr>
        <w:rPr>
          <w:rtl/>
        </w:rPr>
      </w:pPr>
      <w:r w:rsidRPr="00205F60">
        <w:rPr>
          <w:rtl/>
        </w:rPr>
        <w:t xml:space="preserve">דאיקני וקנה, </w:t>
      </w:r>
      <w:r w:rsidR="00515372">
        <w:rPr>
          <w:rStyle w:val="afffff0"/>
          <w:rFonts w:hint="cs"/>
          <w:rtl/>
        </w:rPr>
        <w:t xml:space="preserve">לשעבד </w:t>
      </w:r>
      <w:r w:rsidR="00515372" w:rsidRPr="00515372">
        <w:rPr>
          <w:rStyle w:val="afffff0"/>
          <w:rFonts w:hint="cs"/>
          <w:rtl/>
        </w:rPr>
        <w:t>נכסים שעתיד לקנות</w:t>
      </w:r>
      <w:r w:rsidR="00515372">
        <w:rPr>
          <w:rFonts w:hint="cs"/>
          <w:rtl/>
        </w:rPr>
        <w:t xml:space="preserve"> </w:t>
      </w:r>
      <w:r w:rsidRPr="00205F60">
        <w:rPr>
          <w:rtl/>
        </w:rPr>
        <w:t xml:space="preserve">מהו? </w:t>
      </w:r>
    </w:p>
    <w:p w14:paraId="220C0E22" w14:textId="77777777" w:rsidR="00515372" w:rsidRPr="00515372" w:rsidRDefault="00515372" w:rsidP="00515372">
      <w:pPr>
        <w:pStyle w:val="36"/>
        <w:framePr w:wrap="notBeside"/>
        <w:rPr>
          <w:rtl/>
        </w:rPr>
      </w:pPr>
      <w:r w:rsidRPr="00515372">
        <w:rPr>
          <w:rFonts w:hint="cs"/>
          <w:rtl/>
        </w:rPr>
        <w:t>לר''מ</w:t>
      </w:r>
    </w:p>
    <w:p w14:paraId="7545C0F4" w14:textId="682FAE43" w:rsidR="00515372" w:rsidRDefault="00515372" w:rsidP="00205F60">
      <w:pPr>
        <w:rPr>
          <w:rtl/>
        </w:rPr>
      </w:pPr>
      <w:r>
        <w:rPr>
          <w:rFonts w:hint="cs"/>
          <w:rtl/>
        </w:rPr>
        <w:t xml:space="preserve">דאדם מקנה דשלב''ל לא תיבעי דודאי קנה </w:t>
      </w:r>
    </w:p>
    <w:p w14:paraId="5DB698A0" w14:textId="77777777" w:rsidR="00515372" w:rsidRPr="00515372" w:rsidRDefault="00796726" w:rsidP="00515372">
      <w:pPr>
        <w:pStyle w:val="36"/>
        <w:framePr w:wrap="notBeside"/>
        <w:rPr>
          <w:rtl/>
        </w:rPr>
      </w:pPr>
      <w:r w:rsidRPr="00515372">
        <w:rPr>
          <w:rtl/>
        </w:rPr>
        <w:t>רבנן:</w:t>
      </w:r>
    </w:p>
    <w:p w14:paraId="724E939A" w14:textId="770E9D06" w:rsidR="00515372" w:rsidRDefault="00796726" w:rsidP="00205F60">
      <w:pPr>
        <w:rPr>
          <w:rtl/>
        </w:rPr>
      </w:pPr>
      <w:r w:rsidRPr="00205F60">
        <w:rPr>
          <w:rtl/>
        </w:rPr>
        <w:t xml:space="preserve">אין אדם מקנה דבר שלא בא לעולם? </w:t>
      </w:r>
      <w:r w:rsidR="00A70327">
        <w:rPr>
          <w:rStyle w:val="aff1"/>
          <w:rtl/>
        </w:rPr>
        <w:footnoteReference w:id="210"/>
      </w:r>
    </w:p>
    <w:p w14:paraId="7527D187" w14:textId="4007CF81" w:rsidR="00515372" w:rsidRPr="00515372" w:rsidRDefault="00796726" w:rsidP="00515372">
      <w:pPr>
        <w:pStyle w:val="36"/>
        <w:framePr w:wrap="notBeside"/>
        <w:rPr>
          <w:rtl/>
        </w:rPr>
      </w:pPr>
      <w:r w:rsidRPr="00515372">
        <w:rPr>
          <w:rtl/>
        </w:rPr>
        <w:t xml:space="preserve">רב יוסף: </w:t>
      </w:r>
      <w:r w:rsidR="00515372">
        <w:rPr>
          <w:rFonts w:hint="cs"/>
          <w:rtl/>
        </w:rPr>
        <w:t>ת''ש</w:t>
      </w:r>
      <w:r w:rsidRPr="00515372">
        <w:rPr>
          <w:rtl/>
        </w:rPr>
        <w:t xml:space="preserve">, </w:t>
      </w:r>
    </w:p>
    <w:p w14:paraId="7BB4B2CC" w14:textId="396E9425" w:rsidR="00515372" w:rsidRDefault="00515372" w:rsidP="00205F60">
      <w:pPr>
        <w:rPr>
          <w:rtl/>
        </w:rPr>
      </w:pPr>
      <w:r w:rsidRPr="00515372">
        <w:rPr>
          <w:rStyle w:val="affffe"/>
          <w:rFonts w:hint="cs"/>
          <w:rtl/>
        </w:rPr>
        <w:t>וחכ''א</w:t>
      </w:r>
      <w:r w:rsidR="00796726" w:rsidRPr="00515372">
        <w:rPr>
          <w:rStyle w:val="affffe"/>
          <w:rtl/>
        </w:rPr>
        <w:t>:</w:t>
      </w:r>
      <w:r w:rsidR="00796726" w:rsidRPr="00205F60">
        <w:rPr>
          <w:rtl/>
        </w:rPr>
        <w:t xml:space="preserve"> זה היה פיקח שמכר לו את הקרקע, מפני </w:t>
      </w:r>
      <w:r>
        <w:rPr>
          <w:rFonts w:hint="cs"/>
          <w:rtl/>
        </w:rPr>
        <w:t xml:space="preserve">שהמוכר המלווה כעת </w:t>
      </w:r>
      <w:r w:rsidR="00796726" w:rsidRPr="00205F60">
        <w:rPr>
          <w:rtl/>
        </w:rPr>
        <w:t xml:space="preserve">יכול למשכנו עליו. </w:t>
      </w:r>
    </w:p>
    <w:p w14:paraId="27BCDB44" w14:textId="77777777" w:rsidR="00515372" w:rsidRPr="00515372" w:rsidRDefault="00515372" w:rsidP="00515372">
      <w:pPr>
        <w:pStyle w:val="36"/>
        <w:framePr w:wrap="notBeside"/>
        <w:rPr>
          <w:rtl/>
        </w:rPr>
      </w:pPr>
      <w:r w:rsidRPr="00515372">
        <w:rPr>
          <w:rFonts w:hint="cs"/>
          <w:rtl/>
        </w:rPr>
        <w:t>דחאו רבא</w:t>
      </w:r>
    </w:p>
    <w:p w14:paraId="4B54E4E8" w14:textId="77777777" w:rsidR="00515372" w:rsidRDefault="00515372" w:rsidP="00205F60">
      <w:pPr>
        <w:rPr>
          <w:rtl/>
        </w:rPr>
      </w:pPr>
      <w:r>
        <w:rPr>
          <w:rFonts w:hint="cs"/>
          <w:rtl/>
        </w:rPr>
        <w:t xml:space="preserve">דממנו תמיד יוכל אפי' מגלימה שעל כתפו </w:t>
      </w:r>
      <w:r w:rsidR="00796726" w:rsidRPr="00205F60">
        <w:rPr>
          <w:rtl/>
        </w:rPr>
        <w:t xml:space="preserve">אפילו </w:t>
      </w:r>
    </w:p>
    <w:p w14:paraId="7EB2DF93" w14:textId="77777777" w:rsidR="00515372" w:rsidRPr="00515372" w:rsidRDefault="00515372" w:rsidP="00515372">
      <w:pPr>
        <w:pStyle w:val="36"/>
        <w:framePr w:wrap="notBeside"/>
        <w:rPr>
          <w:rtl/>
        </w:rPr>
      </w:pPr>
      <w:r w:rsidRPr="00515372">
        <w:rPr>
          <w:rFonts w:hint="cs"/>
          <w:rtl/>
        </w:rPr>
        <w:t xml:space="preserve">ובעי </w:t>
      </w:r>
    </w:p>
    <w:p w14:paraId="27AB0CC5" w14:textId="44DB3967" w:rsidR="00515372" w:rsidRDefault="00E61072" w:rsidP="00515372">
      <w:pPr>
        <w:pStyle w:val="affff9"/>
        <w:rPr>
          <w:rtl/>
        </w:rPr>
      </w:pPr>
      <w:r>
        <w:rPr>
          <w:rFonts w:hint="cs"/>
          <w:rtl/>
        </w:rPr>
        <w:t>ובעי:</w:t>
      </w:r>
      <w:r>
        <w:t xml:space="preserve"> </w:t>
      </w:r>
      <w:r w:rsidR="00796726" w:rsidRPr="00205F60">
        <w:rPr>
          <w:rtl/>
        </w:rPr>
        <w:t xml:space="preserve">דאיקני - קנה ומכר, דאיקני - קנה והוריש, </w:t>
      </w:r>
    </w:p>
    <w:p w14:paraId="025E5354" w14:textId="77777777" w:rsidR="00515372" w:rsidRPr="00515372" w:rsidRDefault="00515372" w:rsidP="00515372">
      <w:pPr>
        <w:pStyle w:val="36"/>
        <w:framePr w:wrap="notBeside"/>
        <w:rPr>
          <w:rtl/>
        </w:rPr>
      </w:pPr>
      <w:r w:rsidRPr="00515372">
        <w:rPr>
          <w:rFonts w:hint="cs"/>
          <w:rtl/>
        </w:rPr>
        <w:t>ר''ח ת''ש ממתני'</w:t>
      </w:r>
    </w:p>
    <w:p w14:paraId="47174929" w14:textId="198AFBC0" w:rsidR="00E61072" w:rsidRDefault="00796726" w:rsidP="00205F60">
      <w:pPr>
        <w:rPr>
          <w:rtl/>
        </w:rPr>
      </w:pPr>
      <w:r w:rsidRPr="00205F60">
        <w:rPr>
          <w:rtl/>
        </w:rPr>
        <w:t xml:space="preserve">נפל הבית עליו ועל אביו, עליו ועל מורישיו, </w:t>
      </w:r>
      <w:r w:rsidR="00E61072">
        <w:rPr>
          <w:rFonts w:hint="cs"/>
          <w:rtl/>
        </w:rPr>
        <w:t xml:space="preserve">וכו' ואי ס''ד דאיקני וקנה לא משתעבד גם אם האב </w:t>
      </w:r>
      <w:r w:rsidRPr="00205F60">
        <w:rPr>
          <w:rtl/>
        </w:rPr>
        <w:t xml:space="preserve">מת </w:t>
      </w:r>
      <w:r w:rsidR="00E61072">
        <w:rPr>
          <w:rFonts w:hint="cs"/>
          <w:rtl/>
        </w:rPr>
        <w:t>בתחילה</w:t>
      </w:r>
      <w:r w:rsidRPr="00205F60">
        <w:rPr>
          <w:rtl/>
        </w:rPr>
        <w:t xml:space="preserve">, דאיקני הוא! </w:t>
      </w:r>
    </w:p>
    <w:p w14:paraId="22CFA40B" w14:textId="1564434D" w:rsidR="00E61072" w:rsidRPr="00E61072" w:rsidRDefault="00E61072" w:rsidP="00E61072">
      <w:pPr>
        <w:pStyle w:val="36"/>
        <w:framePr w:wrap="notBeside"/>
        <w:rPr>
          <w:rtl/>
        </w:rPr>
      </w:pPr>
      <w:r w:rsidRPr="00E61072">
        <w:rPr>
          <w:rFonts w:hint="cs"/>
          <w:rtl/>
        </w:rPr>
        <w:t xml:space="preserve">ר''נ </w:t>
      </w:r>
      <w:r w:rsidR="00796726" w:rsidRPr="00E61072">
        <w:rPr>
          <w:rtl/>
        </w:rPr>
        <w:t>זעירא תרגמה:</w:t>
      </w:r>
    </w:p>
    <w:p w14:paraId="19CE9447" w14:textId="77777777" w:rsidR="00E61072" w:rsidRDefault="00796726" w:rsidP="00205F60">
      <w:pPr>
        <w:rPr>
          <w:rtl/>
        </w:rPr>
      </w:pPr>
      <w:r w:rsidRPr="00205F60">
        <w:rPr>
          <w:rtl/>
        </w:rPr>
        <w:t xml:space="preserve">מצוה על היתומים לפרוע חובת אביהן. </w:t>
      </w:r>
    </w:p>
    <w:p w14:paraId="4E61A8FE" w14:textId="77777777" w:rsidR="00E61072" w:rsidRPr="00E61072" w:rsidRDefault="00E61072" w:rsidP="00E61072">
      <w:pPr>
        <w:pStyle w:val="36"/>
        <w:framePr w:wrap="notBeside"/>
        <w:rPr>
          <w:rtl/>
        </w:rPr>
      </w:pPr>
      <w:r w:rsidRPr="00E61072">
        <w:rPr>
          <w:rFonts w:hint="cs"/>
          <w:rtl/>
        </w:rPr>
        <w:t>מתקיף ר''א</w:t>
      </w:r>
      <w:r w:rsidR="00796726" w:rsidRPr="00E61072">
        <w:rPr>
          <w:rtl/>
        </w:rPr>
        <w:t xml:space="preserve">: </w:t>
      </w:r>
    </w:p>
    <w:p w14:paraId="0CFB01F6" w14:textId="629A7BEB" w:rsidR="005D6F8D" w:rsidRPr="00205F60" w:rsidRDefault="00796726" w:rsidP="00205F60">
      <w:pPr>
        <w:rPr>
          <w:rtl/>
        </w:rPr>
      </w:pPr>
      <w:r w:rsidRPr="00205F60">
        <w:rPr>
          <w:rtl/>
        </w:rPr>
        <w:t xml:space="preserve">מלוה על פה הוא, </w:t>
      </w:r>
      <w:r w:rsidR="00E61072">
        <w:rPr>
          <w:rFonts w:hint="cs"/>
          <w:rtl/>
        </w:rPr>
        <w:t xml:space="preserve">ואינו </w:t>
      </w:r>
      <w:r w:rsidRPr="00205F60">
        <w:rPr>
          <w:rtl/>
        </w:rPr>
        <w:t>מן היורשין ולא מן הלקוחות!</w:t>
      </w:r>
    </w:p>
    <w:p w14:paraId="45DED2E9" w14:textId="344A05A9" w:rsidR="00796726" w:rsidRPr="00205F60" w:rsidRDefault="00796726" w:rsidP="00E61072">
      <w:pPr>
        <w:pStyle w:val="affe"/>
        <w:framePr w:wrap="around"/>
        <w:rPr>
          <w:rtl/>
        </w:rPr>
      </w:pPr>
      <w:r w:rsidRPr="00205F60">
        <w:rPr>
          <w:rFonts w:hint="cs"/>
          <w:rtl/>
        </w:rPr>
        <w:t>קנז:</w:t>
      </w:r>
    </w:p>
    <w:p w14:paraId="0DA82D74" w14:textId="10D0791D" w:rsidR="00E61072" w:rsidRPr="00E61072" w:rsidRDefault="00E61072" w:rsidP="00E61072">
      <w:pPr>
        <w:pStyle w:val="36"/>
        <w:framePr w:wrap="notBeside"/>
        <w:rPr>
          <w:rtl/>
        </w:rPr>
      </w:pPr>
      <w:r>
        <w:rPr>
          <w:rFonts w:hint="cs"/>
          <w:rtl/>
        </w:rPr>
        <w:t>אלא</w:t>
      </w:r>
      <w:r w:rsidR="00205F60" w:rsidRPr="00E61072">
        <w:rPr>
          <w:rtl/>
        </w:rPr>
        <w:t xml:space="preserve"> </w:t>
      </w:r>
      <w:r w:rsidRPr="00E61072">
        <w:rPr>
          <w:rFonts w:hint="cs"/>
          <w:rtl/>
        </w:rPr>
        <w:t xml:space="preserve">הך ר''מ </w:t>
      </w:r>
    </w:p>
    <w:p w14:paraId="79D1DDFF" w14:textId="09BC9B4C" w:rsidR="00E61072" w:rsidRDefault="00E61072" w:rsidP="00E61072">
      <w:pPr>
        <w:spacing w:after="60"/>
        <w:rPr>
          <w:rtl/>
        </w:rPr>
      </w:pPr>
      <w:r>
        <w:rPr>
          <w:rFonts w:hint="cs"/>
          <w:rtl/>
        </w:rPr>
        <w:t>ד</w:t>
      </w:r>
      <w:r w:rsidR="00205F60" w:rsidRPr="00205F60">
        <w:rPr>
          <w:rtl/>
        </w:rPr>
        <w:t xml:space="preserve">אדם מקנה דבר שלא בא לעולם. </w:t>
      </w:r>
    </w:p>
    <w:p w14:paraId="666FE6E2" w14:textId="7EAA021A" w:rsidR="00E61072" w:rsidRPr="00E61072" w:rsidRDefault="00E61072" w:rsidP="00E61072">
      <w:pPr>
        <w:pStyle w:val="36"/>
        <w:framePr w:wrap="notBeside"/>
        <w:rPr>
          <w:rtl/>
        </w:rPr>
      </w:pPr>
      <w:r>
        <w:rPr>
          <w:rFonts w:hint="cs"/>
          <w:rtl/>
        </w:rPr>
        <w:t>ב. מ</w:t>
      </w:r>
      <w:r w:rsidRPr="00E61072">
        <w:rPr>
          <w:rFonts w:hint="cs"/>
          <w:rtl/>
        </w:rPr>
        <w:t>רבינא</w:t>
      </w:r>
      <w:r>
        <w:rPr>
          <w:rFonts w:hint="cs"/>
          <w:rtl/>
        </w:rPr>
        <w:t xml:space="preserve"> ת''ש</w:t>
      </w:r>
    </w:p>
    <w:p w14:paraId="49727DF0" w14:textId="378E2D32" w:rsidR="00E61072" w:rsidRDefault="00E61072" w:rsidP="00205F60">
      <w:pPr>
        <w:rPr>
          <w:rtl/>
        </w:rPr>
      </w:pPr>
      <w:r>
        <w:rPr>
          <w:rFonts w:hint="cs"/>
          <w:rtl/>
        </w:rPr>
        <w:t xml:space="preserve">שט''ח </w:t>
      </w:r>
      <w:r w:rsidR="00205F60" w:rsidRPr="00205F60">
        <w:rPr>
          <w:rtl/>
        </w:rPr>
        <w:t xml:space="preserve">המוקדמין פסולין, והמאוחרין כשרין; ואי </w:t>
      </w:r>
      <w:r>
        <w:rPr>
          <w:rFonts w:hint="cs"/>
          <w:rtl/>
        </w:rPr>
        <w:t xml:space="preserve">ס''ד </w:t>
      </w:r>
      <w:r w:rsidR="00205F60" w:rsidRPr="00205F60">
        <w:rPr>
          <w:rtl/>
        </w:rPr>
        <w:t xml:space="preserve">דאיקני קנה ומכר, דאיקני קנה והוריש - לא משתעבד, </w:t>
      </w:r>
      <w:r>
        <w:rPr>
          <w:rFonts w:hint="cs"/>
          <w:rtl/>
        </w:rPr>
        <w:t xml:space="preserve">למה </w:t>
      </w:r>
      <w:r w:rsidR="00205F60" w:rsidRPr="00205F60">
        <w:rPr>
          <w:rtl/>
        </w:rPr>
        <w:t xml:space="preserve">מאוחרין כשרין? </w:t>
      </w:r>
    </w:p>
    <w:p w14:paraId="2DF0339B" w14:textId="50EA1AC8" w:rsidR="00E61072" w:rsidRPr="00E61072" w:rsidRDefault="00E61072" w:rsidP="00E61072">
      <w:pPr>
        <w:pStyle w:val="36"/>
        <w:framePr w:wrap="notBeside"/>
        <w:rPr>
          <w:rtl/>
        </w:rPr>
      </w:pPr>
      <w:r>
        <w:rPr>
          <w:rFonts w:hint="cs"/>
          <w:rtl/>
        </w:rPr>
        <w:t xml:space="preserve">ודחי' </w:t>
      </w:r>
      <w:r w:rsidRPr="00E61072">
        <w:rPr>
          <w:rFonts w:hint="cs"/>
          <w:rtl/>
        </w:rPr>
        <w:t xml:space="preserve"> </w:t>
      </w:r>
      <w:r>
        <w:rPr>
          <w:rFonts w:hint="cs"/>
          <w:rtl/>
        </w:rPr>
        <w:t>ד</w:t>
      </w:r>
      <w:r w:rsidRPr="00E61072">
        <w:rPr>
          <w:rFonts w:hint="cs"/>
          <w:rtl/>
        </w:rPr>
        <w:t>הך</w:t>
      </w:r>
    </w:p>
    <w:p w14:paraId="7CE810EC" w14:textId="44E92C6D" w:rsidR="00E61072" w:rsidRDefault="00E61072" w:rsidP="00205F60">
      <w:pPr>
        <w:rPr>
          <w:rtl/>
        </w:rPr>
      </w:pPr>
      <w:r>
        <w:rPr>
          <w:rFonts w:hint="cs"/>
          <w:rtl/>
        </w:rPr>
        <w:t>כר''מ ד</w:t>
      </w:r>
      <w:r w:rsidR="00205F60" w:rsidRPr="00205F60">
        <w:rPr>
          <w:rtl/>
        </w:rPr>
        <w:t xml:space="preserve">אדם מקנה דבר שלא בא לעולם. </w:t>
      </w:r>
    </w:p>
    <w:p w14:paraId="346C88D4" w14:textId="2D2FE111" w:rsidR="00E61072" w:rsidRPr="00E61072" w:rsidRDefault="00E61072" w:rsidP="00E61072">
      <w:pPr>
        <w:pStyle w:val="36"/>
        <w:framePr w:wrap="notBeside"/>
        <w:rPr>
          <w:rtl/>
        </w:rPr>
      </w:pPr>
      <w:r w:rsidRPr="00E61072">
        <w:rPr>
          <w:rFonts w:hint="cs"/>
          <w:rtl/>
        </w:rPr>
        <w:t>ר''מ מרבא</w:t>
      </w:r>
      <w:r>
        <w:rPr>
          <w:rFonts w:hint="cs"/>
          <w:rtl/>
        </w:rPr>
        <w:t xml:space="preserve"> ת'''ש:</w:t>
      </w:r>
    </w:p>
    <w:p w14:paraId="19379BB3" w14:textId="2325C874" w:rsidR="00E61072" w:rsidRDefault="00205F60" w:rsidP="00205F60">
      <w:pPr>
        <w:rPr>
          <w:rtl/>
        </w:rPr>
      </w:pPr>
      <w:r w:rsidRPr="00205F60">
        <w:rPr>
          <w:rtl/>
        </w:rPr>
        <w:t xml:space="preserve">לשבח קרקעות כיצד? הרי שמכר שדה לחבירו והשביחה, ובא </w:t>
      </w:r>
      <w:r w:rsidR="00E61072">
        <w:rPr>
          <w:rFonts w:hint="cs"/>
          <w:rtl/>
        </w:rPr>
        <w:t xml:space="preserve">בע''ח </w:t>
      </w:r>
      <w:r w:rsidRPr="00205F60">
        <w:rPr>
          <w:rtl/>
        </w:rPr>
        <w:t xml:space="preserve">וטרפה, כשגובה - גובה את הקרן מנכסין משועבדין, ואת השבח מנכסין בני חורין; </w:t>
      </w:r>
    </w:p>
    <w:p w14:paraId="36431CB3" w14:textId="77777777" w:rsidR="00E61072" w:rsidRDefault="00205F60" w:rsidP="00E61072">
      <w:pPr>
        <w:rPr>
          <w:rtl/>
        </w:rPr>
      </w:pPr>
      <w:r w:rsidRPr="00205F60">
        <w:rPr>
          <w:rtl/>
        </w:rPr>
        <w:t xml:space="preserve">ואי דאיקני קנה והוריש - לא משתעבד, </w:t>
      </w:r>
      <w:r w:rsidR="00E61072">
        <w:rPr>
          <w:rFonts w:hint="cs"/>
          <w:rtl/>
        </w:rPr>
        <w:t xml:space="preserve">איך בע''ח גובה שבח </w:t>
      </w:r>
    </w:p>
    <w:p w14:paraId="402077CF" w14:textId="13219592" w:rsidR="00E61072" w:rsidRPr="00E61072" w:rsidRDefault="00E61072" w:rsidP="00E61072">
      <w:pPr>
        <w:pStyle w:val="36"/>
        <w:framePr w:wrap="notBeside"/>
        <w:rPr>
          <w:rtl/>
        </w:rPr>
      </w:pPr>
      <w:r w:rsidRPr="00E61072">
        <w:rPr>
          <w:rFonts w:hint="cs"/>
          <w:rtl/>
        </w:rPr>
        <w:t>-</w:t>
      </w:r>
      <w:r>
        <w:rPr>
          <w:rFonts w:hint="cs"/>
          <w:rtl/>
        </w:rPr>
        <w:t>ודחי'</w:t>
      </w:r>
      <w:r w:rsidR="00C729B9">
        <w:rPr>
          <w:rFonts w:hint="cs"/>
          <w:rtl/>
        </w:rPr>
        <w:t xml:space="preserve"> דהך:</w:t>
      </w:r>
    </w:p>
    <w:p w14:paraId="79C2231B" w14:textId="77777777" w:rsidR="00C729B9" w:rsidRDefault="00C729B9" w:rsidP="00E61072">
      <w:pPr>
        <w:rPr>
          <w:rtl/>
        </w:rPr>
      </w:pPr>
      <w:r>
        <w:rPr>
          <w:rFonts w:hint="cs"/>
          <w:rtl/>
        </w:rPr>
        <w:t xml:space="preserve">כר''מ </w:t>
      </w:r>
      <w:r w:rsidR="00205F60" w:rsidRPr="00205F60">
        <w:rPr>
          <w:rtl/>
        </w:rPr>
        <w:t xml:space="preserve">אדם מקנה דבר שלא בא לעולם. </w:t>
      </w:r>
    </w:p>
    <w:p w14:paraId="1D444FCE" w14:textId="77777777" w:rsidR="00C729B9" w:rsidRPr="00C729B9" w:rsidRDefault="00C729B9" w:rsidP="00C729B9">
      <w:pPr>
        <w:pStyle w:val="36"/>
        <w:framePr w:wrap="notBeside"/>
        <w:rPr>
          <w:rtl/>
        </w:rPr>
      </w:pPr>
      <w:r w:rsidRPr="00C729B9">
        <w:rPr>
          <w:rFonts w:hint="cs"/>
          <w:rtl/>
        </w:rPr>
        <w:t>את''ל</w:t>
      </w:r>
      <w:r w:rsidR="00205F60" w:rsidRPr="00C729B9">
        <w:rPr>
          <w:rtl/>
        </w:rPr>
        <w:t>:</w:t>
      </w:r>
    </w:p>
    <w:p w14:paraId="0C74BDFC" w14:textId="77777777" w:rsidR="00C729B9" w:rsidRDefault="00205F60" w:rsidP="00E61072">
      <w:pPr>
        <w:rPr>
          <w:rtl/>
        </w:rPr>
      </w:pPr>
      <w:r w:rsidRPr="00205F60">
        <w:rPr>
          <w:rtl/>
        </w:rPr>
        <w:t xml:space="preserve">דאיקני קנה ומכר, דאיקני קנה והוריש לא משתעבד - הא לא משתעבד, </w:t>
      </w:r>
    </w:p>
    <w:p w14:paraId="2068D3A5" w14:textId="77777777" w:rsidR="00C729B9" w:rsidRPr="00C729B9" w:rsidRDefault="00C729B9" w:rsidP="00C729B9">
      <w:pPr>
        <w:pStyle w:val="36"/>
        <w:framePr w:wrap="notBeside"/>
        <w:rPr>
          <w:rtl/>
        </w:rPr>
      </w:pPr>
      <w:r w:rsidRPr="00C729B9">
        <w:rPr>
          <w:rFonts w:hint="cs"/>
          <w:rtl/>
        </w:rPr>
        <w:lastRenderedPageBreak/>
        <w:t>ואת''ל</w:t>
      </w:r>
      <w:r w:rsidR="00205F60" w:rsidRPr="00C729B9">
        <w:rPr>
          <w:rtl/>
        </w:rPr>
        <w:t>:</w:t>
      </w:r>
    </w:p>
    <w:p w14:paraId="363CC9D9" w14:textId="77777777" w:rsidR="00C729B9" w:rsidRDefault="00205F60" w:rsidP="00E61072">
      <w:pPr>
        <w:rPr>
          <w:rtl/>
        </w:rPr>
      </w:pPr>
      <w:r w:rsidRPr="00205F60">
        <w:rPr>
          <w:rtl/>
        </w:rPr>
        <w:t xml:space="preserve">משתעבד, לוה ולוה וחזר וקנה, מהו? </w:t>
      </w:r>
      <w:r w:rsidR="00C729B9">
        <w:rPr>
          <w:rFonts w:hint="cs"/>
          <w:rtl/>
        </w:rPr>
        <w:t xml:space="preserve">לראשון או לאחרון </w:t>
      </w:r>
    </w:p>
    <w:p w14:paraId="4819FDA3" w14:textId="77777777" w:rsidR="00506C56" w:rsidRPr="00506C56" w:rsidRDefault="00C729B9" w:rsidP="00506C56">
      <w:pPr>
        <w:pStyle w:val="36"/>
        <w:framePr w:wrap="notBeside"/>
        <w:rPr>
          <w:rtl/>
        </w:rPr>
      </w:pPr>
      <w:r w:rsidRPr="00506C56">
        <w:rPr>
          <w:rFonts w:hint="cs"/>
          <w:rtl/>
        </w:rPr>
        <w:t>אר''נ</w:t>
      </w:r>
      <w:r w:rsidR="00205F60" w:rsidRPr="00506C56">
        <w:rPr>
          <w:rtl/>
        </w:rPr>
        <w:t>:</w:t>
      </w:r>
    </w:p>
    <w:p w14:paraId="0E6C0518" w14:textId="77777777" w:rsidR="006C580C" w:rsidRDefault="00205F60" w:rsidP="00E61072">
      <w:pPr>
        <w:rPr>
          <w:rtl/>
        </w:rPr>
      </w:pPr>
      <w:r w:rsidRPr="00205F60">
        <w:rPr>
          <w:rtl/>
        </w:rPr>
        <w:t xml:space="preserve">הא מילתא איבעיא לן, </w:t>
      </w:r>
      <w:r w:rsidRPr="006C580C">
        <w:rPr>
          <w:rStyle w:val="affffe"/>
          <w:rtl/>
        </w:rPr>
        <w:t>ושלחו מתם:</w:t>
      </w:r>
      <w:r w:rsidRPr="00205F60">
        <w:rPr>
          <w:rtl/>
        </w:rPr>
        <w:t xml:space="preserve"> ראשון קנה. </w:t>
      </w:r>
      <w:r w:rsidR="006C580C" w:rsidRPr="006C580C">
        <w:rPr>
          <w:rStyle w:val="affffe"/>
          <w:rFonts w:hint="cs"/>
          <w:rtl/>
        </w:rPr>
        <w:t>ר''ה ורב''א</w:t>
      </w:r>
      <w:r w:rsidR="006C580C">
        <w:rPr>
          <w:rFonts w:hint="cs"/>
          <w:rtl/>
        </w:rPr>
        <w:t xml:space="preserve"> יחלוקו </w:t>
      </w:r>
    </w:p>
    <w:p w14:paraId="5FAC0EB0" w14:textId="065F8EFE" w:rsidR="006C580C" w:rsidRDefault="00205F60" w:rsidP="00E61072">
      <w:pPr>
        <w:rPr>
          <w:rtl/>
        </w:rPr>
      </w:pPr>
      <w:r w:rsidRPr="00205F60">
        <w:rPr>
          <w:rtl/>
        </w:rPr>
        <w:t xml:space="preserve">רבינא, </w:t>
      </w:r>
      <w:r w:rsidR="006C580C" w:rsidRPr="006C580C">
        <w:rPr>
          <w:rStyle w:val="affffe"/>
          <w:rFonts w:hint="cs"/>
          <w:rtl/>
        </w:rPr>
        <w:t>מהדו''ק דר''א</w:t>
      </w:r>
      <w:r w:rsidRPr="006C580C">
        <w:rPr>
          <w:rStyle w:val="affffe"/>
          <w:rtl/>
        </w:rPr>
        <w:t>:</w:t>
      </w:r>
      <w:r w:rsidRPr="00205F60">
        <w:rPr>
          <w:rtl/>
        </w:rPr>
        <w:t xml:space="preserve"> ראשון קנה</w:t>
      </w:r>
      <w:r w:rsidRPr="006C580C">
        <w:rPr>
          <w:rStyle w:val="affffe"/>
          <w:rtl/>
        </w:rPr>
        <w:t xml:space="preserve">, </w:t>
      </w:r>
      <w:r w:rsidR="006C580C" w:rsidRPr="006C580C">
        <w:rPr>
          <w:rStyle w:val="affffe"/>
          <w:rFonts w:hint="cs"/>
          <w:rtl/>
        </w:rPr>
        <w:t>מהדו''ב דר''א</w:t>
      </w:r>
      <w:r w:rsidRPr="006C580C">
        <w:rPr>
          <w:rStyle w:val="affffe"/>
          <w:rtl/>
        </w:rPr>
        <w:t>:</w:t>
      </w:r>
      <w:r w:rsidRPr="00205F60">
        <w:rPr>
          <w:rtl/>
        </w:rPr>
        <w:t xml:space="preserve"> יחלוקו. </w:t>
      </w:r>
      <w:r w:rsidRPr="006C580C">
        <w:rPr>
          <w:rStyle w:val="affffe"/>
          <w:rtl/>
        </w:rPr>
        <w:t>והלכתא:</w:t>
      </w:r>
      <w:r w:rsidRPr="00205F60">
        <w:rPr>
          <w:rtl/>
        </w:rPr>
        <w:t xml:space="preserve"> יחלוקו. </w:t>
      </w:r>
    </w:p>
    <w:p w14:paraId="3FB67CBE" w14:textId="77777777" w:rsidR="006C580C" w:rsidRPr="006C580C" w:rsidRDefault="00205F60" w:rsidP="006C580C">
      <w:pPr>
        <w:pStyle w:val="36"/>
        <w:framePr w:wrap="notBeside"/>
        <w:rPr>
          <w:rtl/>
        </w:rPr>
      </w:pPr>
      <w:r w:rsidRPr="006C580C">
        <w:rPr>
          <w:rtl/>
        </w:rPr>
        <w:t>מיתיבי:</w:t>
      </w:r>
    </w:p>
    <w:p w14:paraId="1ACF1374" w14:textId="364FD50B" w:rsidR="006C580C" w:rsidRDefault="00205F60" w:rsidP="006C580C">
      <w:pPr>
        <w:rPr>
          <w:rtl/>
        </w:rPr>
      </w:pPr>
      <w:r w:rsidRPr="00205F60">
        <w:rPr>
          <w:rtl/>
        </w:rPr>
        <w:t xml:space="preserve">לשבח קרקעות כיצד? הרי שמכר שדה לחבירו והשביחה, ובא </w:t>
      </w:r>
      <w:r w:rsidR="006C580C">
        <w:rPr>
          <w:rFonts w:hint="cs"/>
          <w:rtl/>
        </w:rPr>
        <w:t xml:space="preserve">בע''ח </w:t>
      </w:r>
      <w:r w:rsidRPr="00205F60">
        <w:rPr>
          <w:rtl/>
        </w:rPr>
        <w:t xml:space="preserve">וטרפה, כשגובה - גובה את הקרן מנכסין משועבדין, ואת השבח מנכסין בני חורין; </w:t>
      </w:r>
      <w:r w:rsidRPr="006C580C">
        <w:rPr>
          <w:rtl/>
        </w:rPr>
        <w:t>ואם איתא, חצי שבח מבעי</w:t>
      </w:r>
      <w:r w:rsidR="006C580C">
        <w:rPr>
          <w:rFonts w:hint="cs"/>
          <w:rtl/>
        </w:rPr>
        <w:t xml:space="preserve"> ?!</w:t>
      </w:r>
    </w:p>
    <w:p w14:paraId="1C78801C" w14:textId="77777777" w:rsidR="006C580C" w:rsidRPr="006C580C" w:rsidRDefault="006C580C" w:rsidP="006C580C">
      <w:pPr>
        <w:pStyle w:val="36"/>
        <w:framePr w:wrap="notBeside"/>
        <w:rPr>
          <w:rtl/>
        </w:rPr>
      </w:pPr>
      <w:r w:rsidRPr="006C580C">
        <w:rPr>
          <w:rFonts w:hint="cs"/>
          <w:rtl/>
        </w:rPr>
        <w:t>-</w:t>
      </w:r>
    </w:p>
    <w:p w14:paraId="01872EDA" w14:textId="7556C2B5" w:rsidR="00796726" w:rsidRPr="00205F60" w:rsidRDefault="006C580C" w:rsidP="006C580C">
      <w:pPr>
        <w:rPr>
          <w:rtl/>
        </w:rPr>
      </w:pPr>
      <w:r>
        <w:rPr>
          <w:rFonts w:hint="cs"/>
          <w:rtl/>
        </w:rPr>
        <w:t xml:space="preserve"> </w:t>
      </w:r>
      <w:r w:rsidR="00205F60" w:rsidRPr="00205F60">
        <w:rPr>
          <w:rtl/>
        </w:rPr>
        <w:t xml:space="preserve">גובה </w:t>
      </w:r>
      <w:r>
        <w:rPr>
          <w:rFonts w:hint="cs"/>
          <w:rtl/>
        </w:rPr>
        <w:t>ד</w:t>
      </w:r>
      <w:r w:rsidR="00205F60" w:rsidRPr="00205F60">
        <w:rPr>
          <w:rtl/>
        </w:rPr>
        <w:t>תני</w:t>
      </w:r>
      <w:r>
        <w:rPr>
          <w:rFonts w:hint="cs"/>
          <w:rtl/>
        </w:rPr>
        <w:t>-</w:t>
      </w:r>
      <w:r w:rsidR="00205F60" w:rsidRPr="00205F60">
        <w:rPr>
          <w:rtl/>
        </w:rPr>
        <w:t xml:space="preserve"> חצי שבח.</w:t>
      </w:r>
    </w:p>
    <w:p w14:paraId="7386558F" w14:textId="47F3C154" w:rsidR="00A70327" w:rsidRDefault="00992934" w:rsidP="00992934">
      <w:pPr>
        <w:pStyle w:val="aff9"/>
        <w:rPr>
          <w:rtl/>
        </w:rPr>
      </w:pPr>
      <w:r>
        <w:rPr>
          <w:rFonts w:hint="cs"/>
          <w:rtl/>
        </w:rPr>
        <w:t>***</w:t>
      </w:r>
    </w:p>
    <w:p w14:paraId="60F5AB58" w14:textId="4ECB97AB" w:rsidR="00205F60" w:rsidRPr="00205F60" w:rsidRDefault="00205F60" w:rsidP="00992934">
      <w:pPr>
        <w:pStyle w:val="affe"/>
        <w:framePr w:wrap="around"/>
        <w:rPr>
          <w:rtl/>
        </w:rPr>
      </w:pPr>
      <w:r w:rsidRPr="00205F60">
        <w:rPr>
          <w:rFonts w:hint="cs"/>
          <w:rtl/>
        </w:rPr>
        <w:t>קנח.</w:t>
      </w:r>
    </w:p>
    <w:p w14:paraId="0A2061F4" w14:textId="77777777" w:rsidR="00992934" w:rsidRDefault="00205F60" w:rsidP="00992934">
      <w:pPr>
        <w:pStyle w:val="affffb"/>
        <w:framePr w:wrap="around"/>
        <w:rPr>
          <w:rtl/>
        </w:rPr>
      </w:pPr>
      <w:del w:id="20409" w:author="קלוד" w:date="2026-10-06T10:07:33Z">
        <w:r>
          <w:rPr>
            <w:rtl/>
          </w:rPr>
          <w:delText xml:space="preserve">מתני'</w:delText>
        </w:r>
      </w:del>
      <w:ins w:id="20410" w:author="קלוד" w:date="2026-10-06T10:07:33Z">
        <w:r>
          <w:rPr>
            <w:rtl/>
          </w:rPr>
          <w:t xml:space="preserve">משנה ט</w:t>
        </w:r>
      </w:ins>
    </w:p>
    <w:p w14:paraId="265502DE" w14:textId="4EF47A65" w:rsidR="00992934" w:rsidRDefault="00205F60" w:rsidP="00DB3591">
      <w:pPr>
        <w:pStyle w:val="afff3"/>
        <w:rPr>
          <w:rtl/>
        </w:rPr>
      </w:pPr>
      <w:r w:rsidRPr="00205F60">
        <w:rPr>
          <w:rtl/>
        </w:rPr>
        <w:t>נפל הבית עליו ועל אשתו,</w:t>
      </w:r>
    </w:p>
    <w:p w14:paraId="364C33FB" w14:textId="77777777" w:rsidR="00992934" w:rsidRDefault="00205F60" w:rsidP="00DB3591">
      <w:pPr>
        <w:pStyle w:val="afff3"/>
        <w:rPr>
          <w:rtl/>
        </w:rPr>
      </w:pPr>
      <w:r w:rsidRPr="00205F60">
        <w:rPr>
          <w:rtl/>
        </w:rPr>
        <w:t xml:space="preserve">יורשי הבעל אומרים: אשה מתה ראשון ואחר כך מת הבעל, </w:t>
      </w:r>
    </w:p>
    <w:p w14:paraId="44172B2F" w14:textId="77777777" w:rsidR="00992934" w:rsidRDefault="00205F60" w:rsidP="00DB3591">
      <w:pPr>
        <w:pStyle w:val="afff3"/>
        <w:rPr>
          <w:rtl/>
        </w:rPr>
      </w:pPr>
      <w:r w:rsidRPr="00205F60">
        <w:rPr>
          <w:rtl/>
        </w:rPr>
        <w:t xml:space="preserve">יורשי אשה אומרים: בעל מת ראשון ואחר כך מתה אשה </w:t>
      </w:r>
    </w:p>
    <w:p w14:paraId="3C24A19A" w14:textId="77777777" w:rsidR="00992934" w:rsidRDefault="00992934" w:rsidP="00DB3591">
      <w:pPr>
        <w:pStyle w:val="afff3"/>
        <w:rPr>
          <w:rtl/>
        </w:rPr>
      </w:pPr>
      <w:r w:rsidRPr="00992934">
        <w:rPr>
          <w:rStyle w:val="TanaimMishna"/>
          <w:rFonts w:hint="cs"/>
          <w:rtl/>
          <w:rPrChange w:id="20185" w:author="קלוד" w:date="2026-10-06T10:07:33Z">
            <w:rPr>
              <w:rStyle w:val="affffe"/>
              <w:rFonts w:hint="cs"/>
              <w:rtl/>
            </w:rPr>
          </w:rPrChange>
        </w:rPr>
        <w:t>ב''ש</w:t>
      </w:r>
      <w:r w:rsidR="00205F60" w:rsidRPr="00992934">
        <w:rPr>
          <w:rStyle w:val="TanaimMishna"/>
          <w:rtl/>
          <w:rPrChange w:id="20186" w:author="קלוד" w:date="2026-10-06T10:07:33Z">
            <w:rPr>
              <w:rStyle w:val="affffe"/>
              <w:rtl/>
            </w:rPr>
          </w:rPrChange>
        </w:rPr>
        <w:t>:</w:t>
      </w:r>
      <w:r w:rsidR="00205F60" w:rsidRPr="00205F60">
        <w:rPr>
          <w:rtl/>
        </w:rPr>
        <w:t xml:space="preserve"> יחלוקו; </w:t>
      </w:r>
      <w:r w:rsidRPr="00992934">
        <w:rPr>
          <w:rStyle w:val="TanaimMishna"/>
          <w:rFonts w:hint="cs"/>
          <w:rtl/>
          <w:rPrChange w:id="20187" w:author="קלוד" w:date="2026-10-06T10:07:33Z">
            <w:rPr>
              <w:rStyle w:val="affffe"/>
              <w:rFonts w:hint="cs"/>
              <w:rtl/>
            </w:rPr>
          </w:rPrChange>
        </w:rPr>
        <w:t>וב''ה</w:t>
      </w:r>
      <w:r w:rsidR="00205F60" w:rsidRPr="00992934">
        <w:rPr>
          <w:rStyle w:val="TanaimMishna"/>
          <w:rtl/>
          <w:rPrChange w:id="20188" w:author="קלוד" w:date="2026-10-06T10:07:33Z">
            <w:rPr>
              <w:rStyle w:val="affffe"/>
              <w:rtl/>
            </w:rPr>
          </w:rPrChange>
        </w:rPr>
        <w:t>:</w:t>
      </w:r>
      <w:r w:rsidR="00205F60" w:rsidRPr="00205F60">
        <w:rPr>
          <w:rtl/>
        </w:rPr>
        <w:t xml:space="preserve"> נכסים בחזקתן, כתובה - בחזקת יורשי הבעל, </w:t>
      </w:r>
      <w:r>
        <w:rPr>
          <w:rFonts w:hint="cs"/>
          <w:rtl/>
        </w:rPr>
        <w:t xml:space="preserve">   </w:t>
      </w:r>
    </w:p>
    <w:p w14:paraId="7B7A983F" w14:textId="7D8AC239" w:rsidR="00205F60" w:rsidRPr="00205F60" w:rsidRDefault="00992934" w:rsidP="00DB3591">
      <w:pPr>
        <w:pStyle w:val="afff3"/>
        <w:rPr>
          <w:rtl/>
        </w:rPr>
      </w:pPr>
      <w:r>
        <w:rPr>
          <w:rFonts w:hint="cs"/>
          <w:rtl/>
        </w:rPr>
        <w:t xml:space="preserve"> </w:t>
      </w:r>
      <w:r>
        <w:rPr>
          <w:rtl/>
        </w:rPr>
        <w:tab/>
      </w:r>
      <w:r>
        <w:rPr>
          <w:rtl/>
        </w:rPr>
        <w:tab/>
      </w:r>
      <w:r>
        <w:rPr>
          <w:rtl/>
        </w:rPr>
        <w:tab/>
      </w:r>
      <w:r>
        <w:rPr>
          <w:rtl/>
        </w:rPr>
        <w:tab/>
      </w:r>
      <w:r>
        <w:rPr>
          <w:rtl/>
        </w:rPr>
        <w:tab/>
      </w:r>
      <w:r>
        <w:rPr>
          <w:rtl/>
        </w:rPr>
        <w:tab/>
      </w:r>
      <w:r w:rsidR="00205F60" w:rsidRPr="00205F60">
        <w:rPr>
          <w:rtl/>
        </w:rPr>
        <w:t>נכסים הנכנסין והיוצאין עמה בחזקת יורשי האב.</w:t>
      </w:r>
    </w:p>
    <w:p w14:paraId="7CDA352D" w14:textId="37FA702A" w:rsidR="00205F60" w:rsidRPr="00205F60" w:rsidRDefault="00205F60" w:rsidP="00992934">
      <w:pPr>
        <w:pStyle w:val="affe"/>
        <w:framePr w:wrap="around"/>
        <w:rPr>
          <w:rtl/>
        </w:rPr>
      </w:pPr>
      <w:r w:rsidRPr="00205F60">
        <w:rPr>
          <w:rFonts w:hint="cs"/>
          <w:rtl/>
        </w:rPr>
        <w:t>קנח:</w:t>
      </w:r>
    </w:p>
    <w:p w14:paraId="7EE8974E" w14:textId="6EBD561D" w:rsidR="00992934" w:rsidRDefault="00205F60" w:rsidP="00992934">
      <w:pPr>
        <w:pStyle w:val="affff9"/>
        <w:rPr>
          <w:rtl/>
        </w:rPr>
      </w:pPr>
      <w:r w:rsidRPr="00205F60">
        <w:rPr>
          <w:rtl/>
        </w:rPr>
        <w:t xml:space="preserve">בחזקת מי? </w:t>
      </w:r>
    </w:p>
    <w:p w14:paraId="37E3D1B9" w14:textId="77777777" w:rsidR="00992934" w:rsidRDefault="00992934" w:rsidP="00205F60">
      <w:pPr>
        <w:rPr>
          <w:rtl/>
        </w:rPr>
      </w:pPr>
      <w:r w:rsidRPr="00992934">
        <w:rPr>
          <w:rStyle w:val="affffe"/>
          <w:rFonts w:hint="cs"/>
          <w:rtl/>
        </w:rPr>
        <w:t>רי''ו:</w:t>
      </w:r>
      <w:r>
        <w:t xml:space="preserve"> </w:t>
      </w:r>
      <w:r w:rsidR="00205F60" w:rsidRPr="00205F60">
        <w:rPr>
          <w:rtl/>
        </w:rPr>
        <w:t xml:space="preserve">בחזקת יורשי הבעל, </w:t>
      </w:r>
      <w:r w:rsidRPr="00992934">
        <w:rPr>
          <w:rStyle w:val="affffe"/>
          <w:rFonts w:hint="cs"/>
          <w:rtl/>
        </w:rPr>
        <w:t>ר''א</w:t>
      </w:r>
      <w:r w:rsidR="00205F60" w:rsidRPr="00992934">
        <w:rPr>
          <w:rStyle w:val="affffe"/>
          <w:rtl/>
        </w:rPr>
        <w:t>:</w:t>
      </w:r>
      <w:r w:rsidR="00205F60" w:rsidRPr="00205F60">
        <w:rPr>
          <w:rtl/>
        </w:rPr>
        <w:t xml:space="preserve"> בחזקת יורשי האשה, </w:t>
      </w:r>
    </w:p>
    <w:p w14:paraId="60C4B3A3" w14:textId="255D059A" w:rsidR="00205F60" w:rsidRDefault="00992934" w:rsidP="00205F60">
      <w:pPr>
        <w:rPr>
          <w:rtl/>
        </w:rPr>
      </w:pPr>
      <w:r w:rsidRPr="00992934">
        <w:rPr>
          <w:rStyle w:val="affffe"/>
          <w:rFonts w:hint="cs"/>
          <w:rtl/>
        </w:rPr>
        <w:t>ר''ל מ</w:t>
      </w:r>
      <w:r w:rsidR="00205F60" w:rsidRPr="00992934">
        <w:rPr>
          <w:rStyle w:val="affffe"/>
          <w:rtl/>
        </w:rPr>
        <w:t>ב</w:t>
      </w:r>
      <w:r>
        <w:rPr>
          <w:rStyle w:val="affffe"/>
          <w:rFonts w:hint="cs"/>
          <w:rtl/>
        </w:rPr>
        <w:t>"ק</w:t>
      </w:r>
      <w:r w:rsidR="00205F60" w:rsidRPr="00992934">
        <w:rPr>
          <w:rStyle w:val="affffe"/>
          <w:rtl/>
        </w:rPr>
        <w:t>:</w:t>
      </w:r>
      <w:r w:rsidR="00205F60" w:rsidRPr="00205F60">
        <w:rPr>
          <w:rtl/>
        </w:rPr>
        <w:t xml:space="preserve"> יחלוקו. </w:t>
      </w:r>
      <w:r w:rsidR="00205F60" w:rsidRPr="00992934">
        <w:rPr>
          <w:rStyle w:val="affffe"/>
          <w:rtl/>
        </w:rPr>
        <w:t xml:space="preserve">וכן תני </w:t>
      </w:r>
      <w:r>
        <w:rPr>
          <w:rStyle w:val="affffe"/>
          <w:rFonts w:hint="cs"/>
          <w:rtl/>
        </w:rPr>
        <w:t>ב''ק</w:t>
      </w:r>
      <w:r w:rsidR="00205F60" w:rsidRPr="00992934">
        <w:rPr>
          <w:rStyle w:val="affffe"/>
          <w:rtl/>
        </w:rPr>
        <w:t>:</w:t>
      </w:r>
      <w:r w:rsidR="00205F60" w:rsidRPr="00205F60">
        <w:rPr>
          <w:rtl/>
        </w:rPr>
        <w:t xml:space="preserve"> הואיל והללו באין לירש והללו באין לירש - יחלוקו. </w:t>
      </w:r>
    </w:p>
    <w:p w14:paraId="274C5BF4" w14:textId="7CAB7777" w:rsidR="00992934" w:rsidRPr="00205F60" w:rsidRDefault="00992934" w:rsidP="00205F60">
      <w:pPr>
        <w:rPr>
          <w:rtl/>
        </w:rPr>
      </w:pPr>
      <w:r>
        <w:rPr>
          <w:rFonts w:hint="cs"/>
          <w:rtl/>
        </w:rPr>
        <w:t>***</w:t>
      </w:r>
    </w:p>
    <w:p>
      <w:pPr>
        <w:pStyle w:val="affffb"/>
        <w:rPr>
          <w:ins w:id="20456" w:author="קלוד" w:date="2026-10-06T10:07:33Z"/>
        </w:rPr>
      </w:pPr>
      <w:ins w:id="20455" w:author="קלוד" w:date="2026-10-06T10:07:33Z">
        <w:r>
          <w:t xml:space="preserve">משנה י</w:t>
        </w:r>
      </w:ins>
    </w:p>
    <w:p w14:paraId="4E438010" w14:textId="77777777" w:rsidR="00992934" w:rsidRPr="00992934" w:rsidRDefault="00205F60" w:rsidP="00DB3591">
      <w:pPr>
        <w:pStyle w:val="afff3"/>
        <w:rPr>
          <w:del w:id="20017" w:author="קלוד" w:date="2026-10-06T10:12:23Z"/>
          <w:rtl/>
        </w:rPr>
      </w:pPr>
      <w:ins w:id="9972" w:author="מספור קטעי משנה" w:date="2026-10-06T06:44:59Z">
        <w:del w:id="20015" w:author="קלוד" w:date="2026-10-06T10:12:23Z">
          <w:r>
            <w:rPr>
              <w:rStyle w:val="MisparKeta"/>
            </w:rPr>
            <w:delText xml:space="preserve">ב. </w:delText>
          </w:r>
        </w:del>
      </w:ins>
      <w:bookmarkStart w:id="61" w:name="_Hlk183935054"/>
      <w:del w:id="20016" w:author="קלוד" w:date="2026-10-06T10:12:23Z">
        <w:r w:rsidRPr="00992934">
          <w:rPr>
            <w:rtl/>
          </w:rPr>
          <w:delText xml:space="preserve">מתני'.</w:delText>
        </w:r>
      </w:del>
    </w:p>
    <w:p w14:paraId="699F61AC" w14:textId="557E9C9A" w:rsidR="00992934" w:rsidRPr="00992934" w:rsidRDefault="00205F60" w:rsidP="00DB3591">
      <w:pPr>
        <w:pStyle w:val="afff3"/>
        <w:rPr>
          <w:rtl/>
        </w:rPr>
      </w:pPr>
      <w:r w:rsidRPr="00992934">
        <w:rPr>
          <w:rtl/>
        </w:rPr>
        <w:t xml:space="preserve">נפל הבית עליו ועל אמו- אלו ואלו מודין שיחלוקו. </w:t>
      </w:r>
    </w:p>
    <w:p w14:paraId="260AE697" w14:textId="77777777" w:rsidR="00992934" w:rsidRPr="00992934" w:rsidRDefault="00205F60" w:rsidP="00DB3591">
      <w:pPr>
        <w:pStyle w:val="afff3"/>
        <w:rPr>
          <w:rtl/>
        </w:rPr>
      </w:pPr>
      <w:r>
        <w:rPr>
          <w:rtl/>
        </w:rPr>
        <w:t xml:space="preserve">אמר </w:t>
      </w:r>
      <w:r>
        <w:rPr>
          <w:rStyle w:val="TanaimMishna"/>
          <w:rtl/>
          <w:rPrChange w:id="43101" w:author="Claude" w:date="2026-10-07T09:47:58Z">
            <w:rPr>
              <w:rtl/>
            </w:rPr>
          </w:rPrChange>
        </w:rPr>
        <w:t xml:space="preserve">ר"ע</w:t>
      </w:r>
      <w:r>
        <w:rPr>
          <w:rStyle w:val="TanaimMishna"/>
          <w:rtl/>
          <w:rPrChange w:id="43102" w:author="Claude" w:date="2026-10-07T09:47:58Z">
            <w:rPr>
              <w:rtl/>
            </w:rPr>
          </w:rPrChange>
        </w:rPr>
        <w:t xml:space="preserve">:</w:t>
      </w:r>
      <w:r>
        <w:rPr>
          <w:rtl/>
        </w:rPr>
        <w:t xml:space="preserve"> מודה אני בזו שהנכסים בחזקתן. </w:t>
      </w:r>
    </w:p>
    <w:p w14:paraId="45FB1399" w14:textId="2B138CC4" w:rsidR="00992934" w:rsidRDefault="00205F60" w:rsidP="00DB3591">
      <w:pPr>
        <w:pStyle w:val="afff3"/>
        <w:rPr>
          <w:rtl/>
        </w:rPr>
      </w:pPr>
      <w:r w:rsidRPr="00992934">
        <w:rPr>
          <w:rStyle w:val="TanaimMishna"/>
          <w:rtl/>
          <w:rPrChange w:id="20189" w:author="קלוד" w:date="2026-10-06T10:07:33Z">
            <w:rPr>
              <w:rStyle w:val="affffe"/>
              <w:rtl/>
            </w:rPr>
          </w:rPrChange>
        </w:rPr>
        <w:t>אמר לו בן עזאי:</w:t>
      </w:r>
      <w:r w:rsidRPr="00992934">
        <w:rPr>
          <w:rtl/>
        </w:rPr>
        <w:t xml:space="preserve"> על חלוקין אנו מצטערין, אלא שבאת לחלק עלינו את השוין. </w:t>
      </w:r>
    </w:p>
    <w:p w14:paraId="2971F299" w14:textId="77777777" w:rsidR="00992934" w:rsidRDefault="00205F60" w:rsidP="00992934">
      <w:pPr>
        <w:pStyle w:val="affff9"/>
        <w:rPr>
          <w:rtl/>
        </w:rPr>
      </w:pPr>
      <w:r w:rsidRPr="00205F60">
        <w:rPr>
          <w:rtl/>
        </w:rPr>
        <w:t xml:space="preserve">בחזקת מי? </w:t>
      </w:r>
    </w:p>
    <w:p w14:paraId="6944F23E" w14:textId="1E5FF444" w:rsidR="00992934" w:rsidRDefault="00992934" w:rsidP="00205F60">
      <w:pPr>
        <w:rPr>
          <w:rtl/>
        </w:rPr>
      </w:pPr>
      <w:r w:rsidRPr="00992934">
        <w:rPr>
          <w:rStyle w:val="affffe"/>
          <w:rFonts w:hint="cs"/>
          <w:rtl/>
        </w:rPr>
        <w:t>ר''א</w:t>
      </w:r>
      <w:r w:rsidR="00205F60" w:rsidRPr="00992934">
        <w:rPr>
          <w:rStyle w:val="affffe"/>
          <w:rtl/>
        </w:rPr>
        <w:t>:</w:t>
      </w:r>
      <w:r w:rsidR="00205F60" w:rsidRPr="00205F60">
        <w:rPr>
          <w:rtl/>
        </w:rPr>
        <w:t xml:space="preserve"> בחזקת יורשי האם; </w:t>
      </w:r>
      <w:r w:rsidRPr="00992934">
        <w:rPr>
          <w:rStyle w:val="affffe"/>
          <w:rFonts w:hint="cs"/>
          <w:rtl/>
        </w:rPr>
        <w:t>ר''ז</w:t>
      </w:r>
      <w:r w:rsidR="00205F60" w:rsidRPr="00992934">
        <w:rPr>
          <w:rStyle w:val="affffe"/>
          <w:rtl/>
        </w:rPr>
        <w:t>:</w:t>
      </w:r>
      <w:r w:rsidR="00205F60" w:rsidRPr="00205F60">
        <w:rPr>
          <w:rtl/>
        </w:rPr>
        <w:t xml:space="preserve"> בחזקת יורשי הבן. </w:t>
      </w:r>
    </w:p>
    <w:p w14:paraId="768D1E10" w14:textId="639C1B74" w:rsidR="00992934" w:rsidRDefault="00992934" w:rsidP="00636ABB">
      <w:pPr>
        <w:rPr>
          <w:rtl/>
        </w:rPr>
      </w:pPr>
      <w:r>
        <w:rPr>
          <w:rFonts w:hint="cs"/>
          <w:rtl/>
        </w:rPr>
        <w:t>כשעלה ר''ז</w:t>
      </w:r>
      <w:r w:rsidR="00636ABB">
        <w:rPr>
          <w:rFonts w:hint="cs"/>
          <w:rtl/>
        </w:rPr>
        <w:t xml:space="preserve"> לא''י</w:t>
      </w:r>
      <w:r w:rsidR="00205F60" w:rsidRPr="00205F60">
        <w:rPr>
          <w:rtl/>
        </w:rPr>
        <w:t xml:space="preserve">, </w:t>
      </w:r>
      <w:r w:rsidR="00636ABB">
        <w:rPr>
          <w:rFonts w:hint="cs"/>
          <w:rtl/>
        </w:rPr>
        <w:t xml:space="preserve">הודה לר''א, </w:t>
      </w:r>
      <w:r w:rsidR="00636ABB" w:rsidRPr="00636ABB">
        <w:rPr>
          <w:rStyle w:val="affffe"/>
          <w:rFonts w:hint="cs"/>
          <w:rtl/>
        </w:rPr>
        <w:t>ואר''ז</w:t>
      </w:r>
      <w:r w:rsidR="00636ABB">
        <w:rPr>
          <w:rFonts w:hint="cs"/>
          <w:rtl/>
        </w:rPr>
        <w:t xml:space="preserve"> דאויר א''י מחכים ... </w:t>
      </w:r>
    </w:p>
    <w:p w14:paraId="629FDA7D" w14:textId="155BE3A3" w:rsidR="00992934" w:rsidRPr="00992934" w:rsidRDefault="00636ABB" w:rsidP="00992934">
      <w:pPr>
        <w:pStyle w:val="36"/>
        <w:framePr w:wrap="notBeside"/>
        <w:rPr>
          <w:rtl/>
        </w:rPr>
      </w:pPr>
      <w:r>
        <w:rPr>
          <w:rFonts w:hint="cs"/>
          <w:rtl/>
        </w:rPr>
        <w:t>אביי:</w:t>
      </w:r>
    </w:p>
    <w:p w14:paraId="3F95E270" w14:textId="227F8960" w:rsidR="00205F60" w:rsidRPr="00205F60" w:rsidRDefault="00636ABB" w:rsidP="00205F60">
      <w:pPr>
        <w:rPr>
          <w:rtl/>
        </w:rPr>
      </w:pPr>
      <w:r>
        <w:rPr>
          <w:rFonts w:hint="cs"/>
          <w:rtl/>
        </w:rPr>
        <w:t xml:space="preserve">טעם שבחזקת יורשי האם: </w:t>
      </w:r>
      <w:r w:rsidR="00205F60" w:rsidRPr="00205F60">
        <w:rPr>
          <w:rtl/>
        </w:rPr>
        <w:t xml:space="preserve">הואיל והוחזקה נחלה באותו שבט. </w:t>
      </w:r>
    </w:p>
    <w:p w14:paraId="52C6A4D6" w14:textId="77777777" w:rsidR="00992934" w:rsidRDefault="00205F60" w:rsidP="00992934">
      <w:pPr>
        <w:pStyle w:val="afffb"/>
        <w:rPr>
          <w:rtl/>
        </w:rPr>
      </w:pPr>
      <w:ins w:id="9973" w:author="מספור קטעי משנה" w:date="2026-10-06T06:44:59Z">
        <w:r>
          <w:rPr>
            <w:rStyle w:val="MisparKeta"/>
          </w:rPr>
          <w:t xml:space="preserve">ד. </w:t>
        </w:r>
      </w:ins>
      <w:r w:rsidRPr="00205F60">
        <w:rPr>
          <w:rtl/>
        </w:rPr>
        <w:t xml:space="preserve">אמר לו בן עזאי: על החלוקין אנו מצטערין וכו'. </w:t>
      </w:r>
    </w:p>
    <w:p w14:paraId="1B49F60A" w14:textId="77777777" w:rsidR="00992934" w:rsidRPr="00992934" w:rsidRDefault="00205F60" w:rsidP="00992934">
      <w:pPr>
        <w:pStyle w:val="36"/>
        <w:framePr w:wrap="notBeside"/>
        <w:rPr>
          <w:rtl/>
        </w:rPr>
      </w:pPr>
      <w:r w:rsidRPr="00992934">
        <w:rPr>
          <w:rtl/>
        </w:rPr>
        <w:t>ר' שמלאי,</w:t>
      </w:r>
    </w:p>
    <w:p w14:paraId="02C41571" w14:textId="77777777" w:rsidR="00992934" w:rsidRDefault="00205F60" w:rsidP="00636ABB">
      <w:pPr>
        <w:spacing w:after="60"/>
        <w:rPr>
          <w:rtl/>
        </w:rPr>
      </w:pPr>
      <w:r w:rsidRPr="00205F60">
        <w:rPr>
          <w:rtl/>
        </w:rPr>
        <w:t xml:space="preserve">עדא אמרה: בן עזאי תלמיד חבר </w:t>
      </w:r>
      <w:r w:rsidR="00992934">
        <w:rPr>
          <w:rFonts w:hint="cs"/>
          <w:rtl/>
        </w:rPr>
        <w:t>דר''ע</w:t>
      </w:r>
      <w:r w:rsidRPr="00205F60">
        <w:rPr>
          <w:rtl/>
        </w:rPr>
        <w:t xml:space="preserve">, </w:t>
      </w:r>
      <w:r w:rsidR="00992934" w:rsidRPr="00992934">
        <w:rPr>
          <w:rStyle w:val="affffe"/>
          <w:rFonts w:hint="cs"/>
          <w:rtl/>
        </w:rPr>
        <w:t>דקא''ל</w:t>
      </w:r>
      <w:r w:rsidRPr="00992934">
        <w:rPr>
          <w:rStyle w:val="affffe"/>
          <w:rtl/>
        </w:rPr>
        <w:t>:</w:t>
      </w:r>
      <w:r w:rsidRPr="00205F60">
        <w:rPr>
          <w:rtl/>
        </w:rPr>
        <w:t xml:space="preserve"> שבאת. </w:t>
      </w:r>
    </w:p>
    <w:bookmarkEnd w:id="61"/>
    <w:p w14:paraId="1B3D5B11" w14:textId="77777777" w:rsidR="00CE1E1A" w:rsidRPr="00821E78" w:rsidRDefault="00CE1E1A" w:rsidP="00CE1E1A">
      <w:pPr>
        <w:pStyle w:val="affff9"/>
        <w:rPr>
          <w:rtl/>
        </w:rPr>
      </w:pPr>
      <w:r w:rsidRPr="00821E78">
        <w:rPr>
          <w:rFonts w:hint="cs"/>
          <w:rtl/>
        </w:rPr>
        <w:t xml:space="preserve">שלחו מתם </w:t>
      </w:r>
      <w:r>
        <w:rPr>
          <w:rFonts w:hint="cs"/>
          <w:rtl/>
        </w:rPr>
        <w:t xml:space="preserve"> </w:t>
      </w:r>
      <w:r w:rsidRPr="00821E78">
        <w:rPr>
          <w:rStyle w:val="afffff0"/>
          <w:rFonts w:hint="cs"/>
          <w:rtl/>
        </w:rPr>
        <w:t>א</w:t>
      </w:r>
      <w:r>
        <w:rPr>
          <w:rStyle w:val="afffff0"/>
          <w:rFonts w:hint="cs"/>
          <w:rtl/>
        </w:rPr>
        <w:t>רץ ישראל</w:t>
      </w:r>
      <w:r w:rsidRPr="00821E78">
        <w:rPr>
          <w:rtl/>
        </w:rPr>
        <w:t>–</w:t>
      </w:r>
      <w:r w:rsidRPr="00821E78">
        <w:rPr>
          <w:rFonts w:hint="cs"/>
          <w:rtl/>
        </w:rPr>
        <w:t xml:space="preserve"> הלכה שקשה בדיני ממונות</w:t>
      </w:r>
    </w:p>
    <w:p w14:paraId="1BDB4E5B" w14:textId="77777777" w:rsidR="00CE1E1A" w:rsidRPr="00821E78" w:rsidRDefault="00CE1E1A" w:rsidP="00CE1E1A">
      <w:pPr>
        <w:pStyle w:val="36"/>
        <w:framePr w:wrap="notBeside"/>
        <w:rPr>
          <w:rtl/>
        </w:rPr>
      </w:pPr>
      <w:r w:rsidRPr="00A0554E">
        <w:rPr>
          <w:rtl/>
        </w:rPr>
        <w:t>◄</w:t>
      </w:r>
      <w:r>
        <w:rPr>
          <w:rFonts w:hint="cs"/>
          <w:rtl/>
        </w:rPr>
        <w:t xml:space="preserve"> </w:t>
      </w:r>
      <w:r w:rsidRPr="00821E78">
        <w:rPr>
          <w:rFonts w:hint="cs"/>
          <w:rtl/>
        </w:rPr>
        <w:t>א.</w:t>
      </w:r>
    </w:p>
    <w:p w14:paraId="4759AEDB" w14:textId="77777777" w:rsidR="00CE1E1A" w:rsidRDefault="00CE1E1A" w:rsidP="00CE1E1A">
      <w:pPr>
        <w:rPr>
          <w:rtl/>
        </w:rPr>
      </w:pPr>
      <w:r w:rsidRPr="007D429B">
        <w:rPr>
          <w:rStyle w:val="afff8"/>
          <w:rtl/>
        </w:rPr>
        <w:t>בן שלוה בנכסי אביו בחיי אביו,</w:t>
      </w:r>
      <w:r w:rsidRPr="00205F60">
        <w:rPr>
          <w:rtl/>
        </w:rPr>
        <w:t xml:space="preserve"> ומת בנו מוציא מיד הלקוחות, </w:t>
      </w:r>
    </w:p>
    <w:p w14:paraId="5695F16E" w14:textId="77777777" w:rsidR="00CE1E1A" w:rsidRPr="00636ABB" w:rsidRDefault="00CE1E1A" w:rsidP="00CE1E1A">
      <w:pPr>
        <w:pStyle w:val="36"/>
        <w:framePr w:wrap="notBeside"/>
        <w:rPr>
          <w:rtl/>
        </w:rPr>
      </w:pPr>
      <w:r w:rsidRPr="00636ABB">
        <w:rPr>
          <w:rFonts w:hint="cs"/>
          <w:rtl/>
        </w:rPr>
        <w:t>ודחי'</w:t>
      </w:r>
    </w:p>
    <w:p w14:paraId="515BFC0D" w14:textId="77777777" w:rsidR="00CE1E1A" w:rsidRPr="00205F60" w:rsidRDefault="00CE1E1A" w:rsidP="00CE1E1A">
      <w:pPr>
        <w:spacing w:after="60"/>
        <w:rPr>
          <w:rtl/>
        </w:rPr>
      </w:pPr>
      <w:r w:rsidRPr="00831026">
        <w:rPr>
          <w:rStyle w:val="affffe"/>
          <w:rFonts w:hint="cs"/>
          <w:rtl/>
        </w:rPr>
        <w:t>א.</w:t>
      </w:r>
      <w:r>
        <w:rPr>
          <w:rFonts w:hint="cs"/>
          <w:rtl/>
        </w:rPr>
        <w:t xml:space="preserve"> דלוה מה וממי הוא מוציא, </w:t>
      </w:r>
      <w:r w:rsidRPr="00831026">
        <w:rPr>
          <w:rStyle w:val="affffe"/>
          <w:rFonts w:hint="cs"/>
          <w:rtl/>
        </w:rPr>
        <w:t>ב.</w:t>
      </w:r>
      <w:r>
        <w:rPr>
          <w:rFonts w:hint="cs"/>
          <w:rtl/>
        </w:rPr>
        <w:t xml:space="preserve"> מה שייך לקוחות בזה</w:t>
      </w:r>
    </w:p>
    <w:p w14:paraId="50E15890" w14:textId="77777777" w:rsidR="00CE1E1A" w:rsidRPr="00205F60" w:rsidRDefault="00CE1E1A" w:rsidP="00CE1E1A">
      <w:pPr>
        <w:pStyle w:val="affe"/>
        <w:framePr w:wrap="around"/>
        <w:rPr>
          <w:rtl/>
        </w:rPr>
      </w:pPr>
      <w:r w:rsidRPr="00205F60">
        <w:rPr>
          <w:rFonts w:hint="cs"/>
          <w:rtl/>
        </w:rPr>
        <w:t>קנט.</w:t>
      </w:r>
    </w:p>
    <w:p w14:paraId="700F5DFB" w14:textId="77777777" w:rsidR="00CE1E1A" w:rsidRPr="00636ABB" w:rsidRDefault="00CE1E1A" w:rsidP="00CE1E1A">
      <w:pPr>
        <w:pStyle w:val="36"/>
        <w:framePr w:wrap="notBeside"/>
        <w:rPr>
          <w:rtl/>
        </w:rPr>
      </w:pPr>
      <w:r>
        <w:rPr>
          <w:rFonts w:hint="cs"/>
          <w:rtl/>
        </w:rPr>
        <w:t xml:space="preserve">ב. </w:t>
      </w:r>
      <w:r w:rsidRPr="00636ABB">
        <w:rPr>
          <w:rFonts w:hint="cs"/>
          <w:rtl/>
        </w:rPr>
        <w:t xml:space="preserve">אלא כך </w:t>
      </w:r>
      <w:r w:rsidRPr="00636ABB">
        <w:rPr>
          <w:rtl/>
        </w:rPr>
        <w:t>איתמר:</w:t>
      </w:r>
    </w:p>
    <w:p w14:paraId="189565F0" w14:textId="77777777" w:rsidR="00CE1E1A" w:rsidRPr="00831026" w:rsidRDefault="00CE1E1A" w:rsidP="00CE1E1A">
      <w:pPr>
        <w:rPr>
          <w:rtl/>
        </w:rPr>
      </w:pPr>
      <w:r w:rsidRPr="007D429B">
        <w:rPr>
          <w:rStyle w:val="afff8"/>
          <w:rtl/>
        </w:rPr>
        <w:t xml:space="preserve">בן שמכר בנכסי אביו בחיי אביו, </w:t>
      </w:r>
      <w:r w:rsidRPr="00831026">
        <w:rPr>
          <w:rtl/>
        </w:rPr>
        <w:t>ומת</w:t>
      </w:r>
      <w:r>
        <w:rPr>
          <w:rFonts w:hint="cs"/>
          <w:rtl/>
        </w:rPr>
        <w:t>,</w:t>
      </w:r>
      <w:r w:rsidRPr="00831026">
        <w:rPr>
          <w:rtl/>
        </w:rPr>
        <w:t xml:space="preserve"> בנו מוציא מיד הלקוחות, </w:t>
      </w:r>
    </w:p>
    <w:p w14:paraId="3674767D" w14:textId="77777777" w:rsidR="00CE1E1A" w:rsidRDefault="00CE1E1A" w:rsidP="00CE1E1A">
      <w:pPr>
        <w:rPr>
          <w:rtl/>
        </w:rPr>
      </w:pPr>
      <w:r w:rsidRPr="00205F60">
        <w:rPr>
          <w:rtl/>
        </w:rPr>
        <w:t xml:space="preserve">וזו שקשה בדיני ממונות, </w:t>
      </w:r>
      <w:r>
        <w:rPr>
          <w:rStyle w:val="affffe"/>
          <w:rFonts w:hint="cs"/>
          <w:rtl/>
        </w:rPr>
        <w:t>- ש</w:t>
      </w:r>
      <w:r w:rsidRPr="00A80BEF">
        <w:rPr>
          <w:rStyle w:val="affffe"/>
          <w:rtl/>
        </w:rPr>
        <w:t>י</w:t>
      </w:r>
      <w:r>
        <w:rPr>
          <w:rStyle w:val="affffe"/>
          <w:rFonts w:hint="cs"/>
          <w:rtl/>
        </w:rPr>
        <w:t>א</w:t>
      </w:r>
      <w:r w:rsidRPr="00A80BEF">
        <w:rPr>
          <w:rStyle w:val="affffe"/>
          <w:rtl/>
        </w:rPr>
        <w:t>מרו ל</w:t>
      </w:r>
      <w:r>
        <w:rPr>
          <w:rStyle w:val="affffe"/>
          <w:rFonts w:hint="cs"/>
          <w:rtl/>
        </w:rPr>
        <w:t>ו</w:t>
      </w:r>
      <w:r w:rsidRPr="00A80BEF">
        <w:rPr>
          <w:rStyle w:val="affffe"/>
          <w:rtl/>
        </w:rPr>
        <w:t>:</w:t>
      </w:r>
      <w:r w:rsidRPr="00205F60">
        <w:rPr>
          <w:rtl/>
        </w:rPr>
        <w:t xml:space="preserve"> אב</w:t>
      </w:r>
      <w:r>
        <w:rPr>
          <w:rFonts w:hint="cs"/>
          <w:rtl/>
        </w:rPr>
        <w:t>י</w:t>
      </w:r>
      <w:r w:rsidRPr="00205F60">
        <w:rPr>
          <w:rtl/>
        </w:rPr>
        <w:t>ך מ</w:t>
      </w:r>
      <w:r>
        <w:rPr>
          <w:rFonts w:hint="cs"/>
          <w:rtl/>
        </w:rPr>
        <w:t>כר ואתה מוציא:</w:t>
      </w:r>
      <w:r>
        <w:t xml:space="preserve"> </w:t>
      </w:r>
    </w:p>
    <w:p w14:paraId="2CF26C22" w14:textId="77777777" w:rsidR="00CE1E1A" w:rsidRPr="00A80BEF" w:rsidRDefault="00CE1E1A" w:rsidP="00CE1E1A">
      <w:pPr>
        <w:pStyle w:val="36"/>
        <w:framePr w:wrap="notBeside"/>
        <w:rPr>
          <w:rtl/>
        </w:rPr>
      </w:pPr>
      <w:r w:rsidRPr="00A80BEF">
        <w:rPr>
          <w:rFonts w:hint="cs"/>
          <w:rtl/>
        </w:rPr>
        <w:t>ודחי'</w:t>
      </w:r>
    </w:p>
    <w:p w14:paraId="6B2B1C35" w14:textId="77777777" w:rsidR="00CE1E1A" w:rsidRDefault="00CE1E1A" w:rsidP="00CE1E1A">
      <w:pPr>
        <w:spacing w:after="60"/>
        <w:rPr>
          <w:rtl/>
        </w:rPr>
      </w:pPr>
      <w:r>
        <w:rPr>
          <w:rFonts w:hint="cs"/>
          <w:rtl/>
        </w:rPr>
        <w:t xml:space="preserve">ומה הקושייא </w:t>
      </w:r>
      <w:r w:rsidRPr="00A80BEF">
        <w:rPr>
          <w:rStyle w:val="affffe"/>
          <w:rFonts w:hint="cs"/>
          <w:rtl/>
        </w:rPr>
        <w:t>יאמר:</w:t>
      </w:r>
      <w:r>
        <w:rPr>
          <w:rFonts w:hint="cs"/>
          <w:rtl/>
        </w:rPr>
        <w:t xml:space="preserve"> שבא מכח אב אביו, </w:t>
      </w:r>
      <w:r>
        <w:rPr>
          <w:rStyle w:val="affffe"/>
          <w:rFonts w:hint="cs"/>
          <w:rtl/>
        </w:rPr>
        <w:t>כ</w:t>
      </w:r>
      <w:r w:rsidRPr="00A80BEF">
        <w:rPr>
          <w:rStyle w:val="affff8"/>
          <w:rtl/>
        </w:rPr>
        <w:t>תחת אבותיך יהיו בניך</w:t>
      </w:r>
    </w:p>
    <w:p w14:paraId="6FE5FE82" w14:textId="77777777" w:rsidR="00CE1E1A" w:rsidRPr="00C56A72" w:rsidRDefault="00CE1E1A" w:rsidP="00CE1E1A">
      <w:pPr>
        <w:pStyle w:val="36"/>
        <w:framePr w:wrap="notBeside"/>
        <w:rPr>
          <w:rtl/>
        </w:rPr>
      </w:pPr>
      <w:r>
        <w:rPr>
          <w:rFonts w:hint="cs"/>
          <w:rtl/>
        </w:rPr>
        <w:t xml:space="preserve">ג. </w:t>
      </w:r>
      <w:r w:rsidRPr="00C56A72">
        <w:rPr>
          <w:rtl/>
        </w:rPr>
        <w:t>אלא</w:t>
      </w:r>
      <w:r>
        <w:rPr>
          <w:rFonts w:hint="cs"/>
          <w:rtl/>
        </w:rPr>
        <w:t xml:space="preserve"> הך קשיא</w:t>
      </w:r>
    </w:p>
    <w:p w14:paraId="6561B8BC" w14:textId="77777777" w:rsidR="00CE1E1A" w:rsidRPr="007D429B" w:rsidRDefault="00CE1E1A" w:rsidP="00CE1E1A">
      <w:pPr>
        <w:rPr>
          <w:rStyle w:val="afffff0"/>
          <w:rtl/>
        </w:rPr>
      </w:pPr>
      <w:r w:rsidRPr="007D429B">
        <w:rPr>
          <w:rStyle w:val="afff8"/>
          <w:rFonts w:hint="cs"/>
          <w:rtl/>
        </w:rPr>
        <w:t>ב</w:t>
      </w:r>
      <w:r w:rsidRPr="007D429B">
        <w:rPr>
          <w:rStyle w:val="afff8"/>
          <w:rtl/>
        </w:rPr>
        <w:t>ן בכור שמכר חלק בכורה בחיי אביו</w:t>
      </w:r>
      <w:r w:rsidRPr="00205F60">
        <w:rPr>
          <w:rtl/>
        </w:rPr>
        <w:t xml:space="preserve">, ומת בחיי אביו - בנו מוציא מיד הלקוחות, </w:t>
      </w:r>
      <w:r>
        <w:rPr>
          <w:rFonts w:hint="cs"/>
          <w:rtl/>
        </w:rPr>
        <w:t xml:space="preserve">- </w:t>
      </w:r>
      <w:r w:rsidRPr="00205F60">
        <w:rPr>
          <w:rtl/>
        </w:rPr>
        <w:t xml:space="preserve">וזו שקשה בדיני ממונות, </w:t>
      </w:r>
      <w:r>
        <w:rPr>
          <w:rFonts w:hint="cs"/>
          <w:rtl/>
        </w:rPr>
        <w:t>- אביך מכר אתה איך מוכר</w:t>
      </w:r>
      <w:r w:rsidRPr="007D429B">
        <w:rPr>
          <w:rStyle w:val="afffff0"/>
          <w:rFonts w:hint="cs"/>
          <w:rtl/>
        </w:rPr>
        <w:t xml:space="preserve"> </w:t>
      </w:r>
      <w:r>
        <w:rPr>
          <w:rtl/>
        </w:rPr>
        <w:ptab w:relativeTo="margin" w:alignment="right" w:leader="none"/>
      </w:r>
      <w:r w:rsidRPr="007D429B">
        <w:rPr>
          <w:rStyle w:val="afffff0"/>
          <w:rFonts w:hint="cs"/>
          <w:rtl/>
        </w:rPr>
        <w:t>שאם יאמר שבא מחמת סביו הא חלק בכורה מנין?</w:t>
      </w:r>
    </w:p>
    <w:p w14:paraId="70F8F9B5" w14:textId="77777777" w:rsidR="00CE1E1A" w:rsidRPr="00831026" w:rsidRDefault="00CE1E1A" w:rsidP="00CE1E1A">
      <w:pPr>
        <w:pStyle w:val="36"/>
        <w:framePr w:wrap="notBeside"/>
        <w:rPr>
          <w:rtl/>
        </w:rPr>
      </w:pPr>
      <w:r w:rsidRPr="00831026">
        <w:rPr>
          <w:rFonts w:hint="cs"/>
          <w:rtl/>
        </w:rPr>
        <w:t>ודחי'</w:t>
      </w:r>
    </w:p>
    <w:p w14:paraId="1A9086CC" w14:textId="77777777" w:rsidR="00CE1E1A" w:rsidRDefault="00CE1E1A" w:rsidP="00CE1E1A">
      <w:pPr>
        <w:spacing w:after="60"/>
        <w:rPr>
          <w:rtl/>
        </w:rPr>
      </w:pPr>
      <w:r>
        <w:rPr>
          <w:rFonts w:hint="cs"/>
          <w:rtl/>
        </w:rPr>
        <w:t xml:space="preserve"> שיאמר שבא מכח סביו, ובמקום אביו הוא עומד </w:t>
      </w:r>
    </w:p>
    <w:p w14:paraId="35900545" w14:textId="77777777" w:rsidR="00CE1E1A" w:rsidRPr="00831026" w:rsidRDefault="00CE1E1A" w:rsidP="00CE1E1A">
      <w:pPr>
        <w:pStyle w:val="36"/>
        <w:framePr w:wrap="notBeside"/>
        <w:rPr>
          <w:rtl/>
        </w:rPr>
      </w:pPr>
      <w:r w:rsidRPr="00A0554E">
        <w:rPr>
          <w:rtl/>
        </w:rPr>
        <w:t>◄</w:t>
      </w:r>
      <w:r>
        <w:rPr>
          <w:rFonts w:hint="cs"/>
          <w:rtl/>
        </w:rPr>
        <w:t xml:space="preserve"> </w:t>
      </w:r>
      <w:r w:rsidRPr="00831026">
        <w:rPr>
          <w:rFonts w:hint="cs"/>
          <w:rtl/>
        </w:rPr>
        <w:t xml:space="preserve">ד. </w:t>
      </w:r>
      <w:r>
        <w:rPr>
          <w:rFonts w:hint="cs"/>
          <w:rtl/>
        </w:rPr>
        <w:t xml:space="preserve"> הך קשיא:</w:t>
      </w:r>
    </w:p>
    <w:p w14:paraId="7126F4A4" w14:textId="77777777" w:rsidR="00CE1E1A" w:rsidRDefault="00CE1E1A" w:rsidP="00CE1E1A">
      <w:pPr>
        <w:rPr>
          <w:rtl/>
        </w:rPr>
      </w:pPr>
      <w:r w:rsidRPr="007D429B">
        <w:rPr>
          <w:rStyle w:val="afff8"/>
          <w:rtl/>
        </w:rPr>
        <w:t>היה יודע לו עדות בשטר עד שלא נעשה גזלן,</w:t>
      </w:r>
      <w:r w:rsidRPr="00205F60">
        <w:rPr>
          <w:rtl/>
        </w:rPr>
        <w:t xml:space="preserve"> ונעשה גזלן - הוא אינו מעיד על כתב ידו, אבל אחרים מעידין; </w:t>
      </w:r>
    </w:p>
    <w:p w14:paraId="7E8429D7" w14:textId="77777777" w:rsidR="00CE1E1A" w:rsidRDefault="00CE1E1A" w:rsidP="00CE1E1A">
      <w:pPr>
        <w:rPr>
          <w:rtl/>
        </w:rPr>
      </w:pPr>
      <w:r>
        <w:rPr>
          <w:rFonts w:hint="cs"/>
          <w:rtl/>
        </w:rPr>
        <w:t xml:space="preserve">וקשה בדיני ממונות- הוא לא נאמן ע"ע אחרים נאמנים עליו? </w:t>
      </w:r>
    </w:p>
    <w:p w14:paraId="2F461D75" w14:textId="77777777" w:rsidR="00CE1E1A" w:rsidRPr="00831026" w:rsidRDefault="00CE1E1A" w:rsidP="00CE1E1A">
      <w:pPr>
        <w:pStyle w:val="36"/>
        <w:framePr w:wrap="notBeside"/>
        <w:rPr>
          <w:rtl/>
        </w:rPr>
      </w:pPr>
      <w:r w:rsidRPr="00A0554E">
        <w:rPr>
          <w:rtl/>
        </w:rPr>
        <w:t>◄</w:t>
      </w:r>
      <w:r w:rsidRPr="00831026">
        <w:rPr>
          <w:rFonts w:hint="cs"/>
          <w:rtl/>
        </w:rPr>
        <w:t xml:space="preserve">ודחי' </w:t>
      </w:r>
    </w:p>
    <w:p w14:paraId="2FE4F130" w14:textId="77777777" w:rsidR="00CE1E1A" w:rsidRDefault="00CE1E1A" w:rsidP="00CE1E1A">
      <w:pPr>
        <w:spacing w:after="60"/>
        <w:rPr>
          <w:rtl/>
        </w:rPr>
      </w:pPr>
      <w:r>
        <w:rPr>
          <w:rFonts w:hint="cs"/>
          <w:rtl/>
        </w:rPr>
        <w:t>שמא מיירי</w:t>
      </w:r>
      <w:r w:rsidRPr="00205F60">
        <w:rPr>
          <w:rtl/>
        </w:rPr>
        <w:t xml:space="preserve"> שהוחזק כתב ידו בב"ד! </w:t>
      </w:r>
      <w:r>
        <w:rPr>
          <w:rFonts w:hint="cs"/>
          <w:rtl/>
        </w:rPr>
        <w:t>והעדים מקיימים הקיום</w:t>
      </w:r>
    </w:p>
    <w:p w14:paraId="7D05968D" w14:textId="77777777" w:rsidR="00CE1E1A" w:rsidRPr="00A80BEF" w:rsidRDefault="00CE1E1A" w:rsidP="00CE1E1A">
      <w:pPr>
        <w:pStyle w:val="36"/>
        <w:framePr w:wrap="notBeside"/>
        <w:rPr>
          <w:rtl/>
        </w:rPr>
      </w:pPr>
      <w:r w:rsidRPr="00A80BEF">
        <w:rPr>
          <w:rFonts w:hint="cs"/>
          <w:rtl/>
        </w:rPr>
        <w:t xml:space="preserve">ה. </w:t>
      </w:r>
      <w:r>
        <w:rPr>
          <w:rFonts w:hint="cs"/>
          <w:rtl/>
        </w:rPr>
        <w:t>אלא הך קשיא</w:t>
      </w:r>
    </w:p>
    <w:p w14:paraId="5A6D9070" w14:textId="77777777" w:rsidR="00CE1E1A" w:rsidRDefault="00CE1E1A" w:rsidP="00CE1E1A">
      <w:pPr>
        <w:rPr>
          <w:rtl/>
        </w:rPr>
      </w:pPr>
      <w:r w:rsidRPr="007D429B">
        <w:rPr>
          <w:rStyle w:val="afff8"/>
          <w:rtl/>
        </w:rPr>
        <w:t xml:space="preserve">היה יודע לו עדות בשטר עד שלא תפול לו בירושה - </w:t>
      </w:r>
      <w:r w:rsidRPr="00205F60">
        <w:rPr>
          <w:rtl/>
        </w:rPr>
        <w:t xml:space="preserve">הוא אינו יכול לקיים כתב ידו, אבל אחרים יכולין לקיים כתב ידו. </w:t>
      </w:r>
    </w:p>
    <w:p w14:paraId="384B0436" w14:textId="77777777" w:rsidR="00CE1E1A" w:rsidRDefault="00CE1E1A" w:rsidP="00CE1E1A">
      <w:pPr>
        <w:spacing w:after="60"/>
        <w:rPr>
          <w:rtl/>
        </w:rPr>
      </w:pPr>
      <w:r w:rsidRPr="00205F60">
        <w:rPr>
          <w:rtl/>
        </w:rPr>
        <w:t xml:space="preserve">ומאי קושיא? דלמא הכא נמי, כגון שהוחזק כתב ידו בב"ד! </w:t>
      </w:r>
    </w:p>
    <w:p w14:paraId="30ED5832" w14:textId="77777777" w:rsidR="00CE1E1A" w:rsidRPr="00A80BEF" w:rsidRDefault="00CE1E1A" w:rsidP="00CE1E1A">
      <w:pPr>
        <w:pStyle w:val="36"/>
        <w:framePr w:wrap="notBeside"/>
        <w:rPr>
          <w:rtl/>
        </w:rPr>
      </w:pPr>
      <w:r w:rsidRPr="00A80BEF">
        <w:rPr>
          <w:rFonts w:hint="cs"/>
          <w:rtl/>
        </w:rPr>
        <w:t>ו. אל</w:t>
      </w:r>
      <w:r>
        <w:rPr>
          <w:rFonts w:hint="cs"/>
          <w:rtl/>
        </w:rPr>
        <w:t>א</w:t>
      </w:r>
      <w:r w:rsidRPr="00A80BEF">
        <w:rPr>
          <w:rFonts w:hint="cs"/>
          <w:rtl/>
        </w:rPr>
        <w:t xml:space="preserve"> </w:t>
      </w:r>
      <w:r w:rsidRPr="00A80BEF">
        <w:rPr>
          <w:rtl/>
        </w:rPr>
        <w:t>הא קשיא:</w:t>
      </w:r>
    </w:p>
    <w:p w14:paraId="1C5D4212" w14:textId="77777777" w:rsidR="00CE1E1A" w:rsidRDefault="00CE1E1A" w:rsidP="00CE1E1A">
      <w:pPr>
        <w:rPr>
          <w:rtl/>
        </w:rPr>
      </w:pPr>
      <w:r w:rsidRPr="007D429B">
        <w:rPr>
          <w:rStyle w:val="afff8"/>
          <w:rtl/>
        </w:rPr>
        <w:t>יודע בעדות עד שלא נעשה חתנו</w:t>
      </w:r>
      <w:r w:rsidRPr="00205F60">
        <w:rPr>
          <w:rtl/>
        </w:rPr>
        <w:t xml:space="preserve">, ונעשה חתנו - אינו מעיד על </w:t>
      </w:r>
      <w:r>
        <w:rPr>
          <w:rFonts w:hint="cs"/>
          <w:rtl/>
        </w:rPr>
        <w:t>כת''י,</w:t>
      </w:r>
      <w:r w:rsidRPr="00205F60">
        <w:rPr>
          <w:rtl/>
        </w:rPr>
        <w:t xml:space="preserve"> אבל אחרים מעידין; </w:t>
      </w:r>
      <w:r w:rsidRPr="00831026">
        <w:rPr>
          <w:rStyle w:val="affffe"/>
          <w:rFonts w:hint="cs"/>
          <w:rtl/>
        </w:rPr>
        <w:t>וקשה</w:t>
      </w:r>
      <w:r>
        <w:rPr>
          <w:rFonts w:hint="cs"/>
          <w:rtl/>
        </w:rPr>
        <w:t xml:space="preserve"> </w:t>
      </w:r>
      <w:r w:rsidRPr="00205F60">
        <w:rPr>
          <w:rtl/>
        </w:rPr>
        <w:t xml:space="preserve">הוא לא </w:t>
      </w:r>
      <w:r>
        <w:rPr>
          <w:rFonts w:hint="cs"/>
          <w:rtl/>
        </w:rPr>
        <w:t>נאמן</w:t>
      </w:r>
      <w:r w:rsidRPr="00205F60">
        <w:rPr>
          <w:rtl/>
        </w:rPr>
        <w:t xml:space="preserve"> </w:t>
      </w:r>
      <w:r>
        <w:rPr>
          <w:rFonts w:hint="cs"/>
          <w:rtl/>
        </w:rPr>
        <w:t>אחרים נאמנים</w:t>
      </w:r>
      <w:r w:rsidRPr="00205F60">
        <w:rPr>
          <w:rtl/>
        </w:rPr>
        <w:t xml:space="preserve">? </w:t>
      </w:r>
    </w:p>
    <w:p w14:paraId="40BC6017" w14:textId="77777777" w:rsidR="00CE1E1A" w:rsidRPr="00831026" w:rsidRDefault="00CE1E1A" w:rsidP="00CE1E1A">
      <w:pPr>
        <w:pStyle w:val="36"/>
        <w:framePr w:wrap="notBeside"/>
        <w:rPr>
          <w:rtl/>
        </w:rPr>
      </w:pPr>
      <w:r w:rsidRPr="00831026">
        <w:rPr>
          <w:rFonts w:hint="cs"/>
          <w:rtl/>
        </w:rPr>
        <w:t xml:space="preserve">וא''א </w:t>
      </w:r>
    </w:p>
    <w:p w14:paraId="15BF2B00" w14:textId="77777777" w:rsidR="00CE1E1A" w:rsidRDefault="00CE1E1A" w:rsidP="00CE1E1A">
      <w:pPr>
        <w:rPr>
          <w:rtl/>
        </w:rPr>
      </w:pPr>
      <w:r w:rsidRPr="00205F60">
        <w:rPr>
          <w:rtl/>
        </w:rPr>
        <w:t xml:space="preserve">שהוחזק </w:t>
      </w:r>
      <w:r>
        <w:rPr>
          <w:rFonts w:hint="cs"/>
          <w:rtl/>
        </w:rPr>
        <w:t xml:space="preserve">כת''י </w:t>
      </w:r>
      <w:r w:rsidRPr="00205F60">
        <w:rPr>
          <w:rtl/>
        </w:rPr>
        <w:t xml:space="preserve">בב"ד, </w:t>
      </w:r>
      <w:r w:rsidRPr="00831026">
        <w:rPr>
          <w:rStyle w:val="affffe"/>
          <w:rFonts w:hint="cs"/>
          <w:rtl/>
        </w:rPr>
        <w:t>והרי ר''נ</w:t>
      </w:r>
      <w:r w:rsidRPr="00205F60">
        <w:rPr>
          <w:rtl/>
        </w:rPr>
        <w:t xml:space="preserve">: אף שלא הוחזק </w:t>
      </w:r>
      <w:r>
        <w:rPr>
          <w:rFonts w:hint="cs"/>
          <w:rtl/>
        </w:rPr>
        <w:t>כת''י בב''ד</w:t>
      </w:r>
      <w:r w:rsidRPr="00205F60">
        <w:rPr>
          <w:rtl/>
        </w:rPr>
        <w:t xml:space="preserve">! </w:t>
      </w:r>
    </w:p>
    <w:p w14:paraId="61E14DE7" w14:textId="77777777" w:rsidR="00CE1E1A" w:rsidRPr="00757A72" w:rsidRDefault="00CE1E1A" w:rsidP="00CE1E1A">
      <w:pPr>
        <w:pStyle w:val="36"/>
        <w:framePr w:wrap="notBeside"/>
        <w:rPr>
          <w:rtl/>
        </w:rPr>
      </w:pPr>
      <w:r w:rsidRPr="00A0554E">
        <w:rPr>
          <w:rtl/>
        </w:rPr>
        <w:t>◄</w:t>
      </w:r>
      <w:r w:rsidRPr="00757A72">
        <w:rPr>
          <w:rFonts w:hint="cs"/>
          <w:rtl/>
        </w:rPr>
        <w:t xml:space="preserve">ודחי' </w:t>
      </w:r>
    </w:p>
    <w:p w14:paraId="1B768BE2" w14:textId="77777777" w:rsidR="00CE1E1A" w:rsidRPr="007A7FDC" w:rsidRDefault="00CE1E1A" w:rsidP="00CE1E1A">
      <w:pPr>
        <w:spacing w:after="60"/>
        <w:rPr>
          <w:rtl/>
        </w:rPr>
      </w:pPr>
      <w:r>
        <w:rPr>
          <w:rFonts w:hint="cs"/>
          <w:rtl/>
        </w:rPr>
        <w:t>ד</w:t>
      </w:r>
      <w:r w:rsidRPr="00205F60">
        <w:rPr>
          <w:rtl/>
        </w:rPr>
        <w:t xml:space="preserve">גזירת מלך היא </w:t>
      </w:r>
      <w:r>
        <w:rPr>
          <w:rFonts w:hint="cs"/>
          <w:rtl/>
        </w:rPr>
        <w:t xml:space="preserve">שהוא לא נאמן, ואחרים נאמנים, ולא מצד חשש משקר שהרי </w:t>
      </w:r>
      <w:r w:rsidRPr="00205F60">
        <w:rPr>
          <w:rtl/>
        </w:rPr>
        <w:t>משה ואהרן ל</w:t>
      </w:r>
      <w:r>
        <w:rPr>
          <w:rFonts w:hint="cs"/>
          <w:rtl/>
        </w:rPr>
        <w:t>א יעידו ל</w:t>
      </w:r>
      <w:r w:rsidRPr="00205F60">
        <w:rPr>
          <w:rtl/>
        </w:rPr>
        <w:t xml:space="preserve">חותנם </w:t>
      </w:r>
      <w:r>
        <w:rPr>
          <w:rFonts w:hint="cs"/>
          <w:rtl/>
        </w:rPr>
        <w:t xml:space="preserve">לא משום שאינם נאמנים- אלא גזירת מלך היא שלא יעיד על כת''י חותנו </w:t>
      </w:r>
    </w:p>
    <w:p w14:paraId="2DE12555" w14:textId="77777777" w:rsidR="00CE1E1A" w:rsidRPr="00757A72" w:rsidRDefault="00CE1E1A" w:rsidP="00CE1E1A">
      <w:pPr>
        <w:pStyle w:val="36"/>
        <w:framePr w:wrap="notBeside"/>
        <w:rPr>
          <w:rtl/>
        </w:rPr>
      </w:pPr>
      <w:r w:rsidRPr="00757A72">
        <w:rPr>
          <w:rFonts w:hint="cs"/>
          <w:rtl/>
        </w:rPr>
        <w:t xml:space="preserve">אלא </w:t>
      </w:r>
      <w:r>
        <w:rPr>
          <w:rFonts w:hint="cs"/>
          <w:rtl/>
        </w:rPr>
        <w:t>מיירי</w:t>
      </w:r>
      <w:r w:rsidRPr="00757A72">
        <w:rPr>
          <w:rFonts w:hint="cs"/>
          <w:rtl/>
        </w:rPr>
        <w:t xml:space="preserve"> </w:t>
      </w:r>
    </w:p>
    <w:p w14:paraId="31620B9E" w14:textId="77777777" w:rsidR="00CE1E1A" w:rsidRPr="007D429B" w:rsidRDefault="00CE1E1A" w:rsidP="00CE1E1A">
      <w:pPr>
        <w:rPr>
          <w:rtl/>
        </w:rPr>
      </w:pPr>
      <w:r w:rsidRPr="007D429B">
        <w:rPr>
          <w:rStyle w:val="afffff0"/>
          <w:rFonts w:hint="cs"/>
          <w:rtl/>
        </w:rPr>
        <w:t>בן שמכר בנכסי אביו בחיי אביו</w:t>
      </w:r>
      <w:r w:rsidRPr="007D429B">
        <w:rPr>
          <w:rFonts w:hint="cs"/>
          <w:rtl/>
        </w:rPr>
        <w:t xml:space="preserve"> </w:t>
      </w:r>
      <w:r w:rsidRPr="007D429B">
        <w:rPr>
          <w:rStyle w:val="affffe"/>
          <w:rFonts w:hint="cs"/>
          <w:rtl/>
        </w:rPr>
        <w:t xml:space="preserve">והך </w:t>
      </w:r>
      <w:r w:rsidRPr="007D429B">
        <w:rPr>
          <w:rStyle w:val="affff8"/>
          <w:rtl/>
        </w:rPr>
        <w:t>תחת אבותיך יהיו בניך</w:t>
      </w:r>
      <w:r w:rsidRPr="007D429B">
        <w:rPr>
          <w:rtl/>
        </w:rPr>
        <w:t xml:space="preserve">! </w:t>
      </w:r>
      <w:r w:rsidRPr="007D429B">
        <w:rPr>
          <w:rFonts w:hint="cs"/>
          <w:rtl/>
        </w:rPr>
        <w:t xml:space="preserve">- </w:t>
      </w:r>
      <w:r w:rsidRPr="007D429B">
        <w:rPr>
          <w:rtl/>
        </w:rPr>
        <w:t>בברכה כתיב.</w:t>
      </w:r>
    </w:p>
    <w:p w14:paraId="196468CB" w14:textId="77777777" w:rsidR="00CE1E1A" w:rsidRPr="00205F60" w:rsidRDefault="00CE1E1A" w:rsidP="00CE1E1A">
      <w:pPr>
        <w:pStyle w:val="affe"/>
        <w:framePr w:wrap="around"/>
        <w:rPr>
          <w:rtl/>
        </w:rPr>
      </w:pPr>
      <w:r w:rsidRPr="00205F60">
        <w:rPr>
          <w:rFonts w:hint="cs"/>
          <w:rtl/>
        </w:rPr>
        <w:t>קנט:</w:t>
      </w:r>
    </w:p>
    <w:p w14:paraId="3C14F6A8" w14:textId="77777777" w:rsidR="00CE1E1A" w:rsidRPr="007D429B" w:rsidRDefault="00CE1E1A" w:rsidP="00CE1E1A">
      <w:pPr>
        <w:pStyle w:val="36"/>
        <w:framePr w:wrap="notBeside"/>
        <w:rPr>
          <w:rtl/>
        </w:rPr>
      </w:pPr>
      <w:r w:rsidRPr="007D429B">
        <w:rPr>
          <w:rFonts w:hint="cs"/>
          <w:rtl/>
        </w:rPr>
        <w:t>וקשה</w:t>
      </w:r>
    </w:p>
    <w:p w14:paraId="0B476CBE" w14:textId="77777777" w:rsidR="00CE1E1A" w:rsidRPr="00205F60" w:rsidRDefault="00CE1E1A" w:rsidP="00CE1E1A">
      <w:pPr>
        <w:rPr>
          <w:rtl/>
        </w:rPr>
      </w:pPr>
      <w:r w:rsidRPr="00205F60">
        <w:rPr>
          <w:rtl/>
        </w:rPr>
        <w:t>ומי מצית אמרת בברכה כתיב</w:t>
      </w:r>
      <w:r>
        <w:rPr>
          <w:rFonts w:hint="cs"/>
          <w:rtl/>
        </w:rPr>
        <w:t xml:space="preserve">  ולא לענין דין</w:t>
      </w:r>
    </w:p>
    <w:p w14:paraId="4E23631B" w14:textId="77777777" w:rsidR="00CE1E1A" w:rsidRPr="00757A72" w:rsidRDefault="00CE1E1A" w:rsidP="00CE1E1A">
      <w:pPr>
        <w:pStyle w:val="36"/>
        <w:framePr w:wrap="notBeside"/>
        <w:rPr>
          <w:rtl/>
        </w:rPr>
      </w:pPr>
      <w:r w:rsidRPr="00757A72">
        <w:rPr>
          <w:rtl/>
        </w:rPr>
        <w:t xml:space="preserve">והתניא: </w:t>
      </w:r>
    </w:p>
    <w:p w14:paraId="3E9DD17C" w14:textId="77777777" w:rsidR="00CE1E1A" w:rsidRDefault="00CE1E1A" w:rsidP="00CE1E1A">
      <w:pPr>
        <w:rPr>
          <w:rtl/>
        </w:rPr>
      </w:pPr>
      <w:r w:rsidRPr="00205F60">
        <w:rPr>
          <w:rtl/>
        </w:rPr>
        <w:lastRenderedPageBreak/>
        <w:t>נפל הבית עליו ועל אביו, עליו ועל מורישיו, והיתה עליו כתובת אשה ובעל חוב,</w:t>
      </w:r>
      <w:r w:rsidRPr="00757A72">
        <w:rPr>
          <w:rStyle w:val="affffe"/>
          <w:rtl/>
        </w:rPr>
        <w:t xml:space="preserve"> יורשי האב אומרים:</w:t>
      </w:r>
      <w:r w:rsidRPr="00205F60">
        <w:rPr>
          <w:rtl/>
        </w:rPr>
        <w:t xml:space="preserve"> הבן מת ראשון ואח"כ מת האב, </w:t>
      </w:r>
      <w:r w:rsidRPr="00757A72">
        <w:rPr>
          <w:rStyle w:val="affffe"/>
          <w:rtl/>
        </w:rPr>
        <w:t>ובעל חוב אומר:</w:t>
      </w:r>
      <w:r w:rsidRPr="00205F60">
        <w:rPr>
          <w:rtl/>
        </w:rPr>
        <w:t xml:space="preserve"> האב מת ראשון </w:t>
      </w:r>
      <w:r>
        <w:rPr>
          <w:rFonts w:hint="cs"/>
          <w:rtl/>
        </w:rPr>
        <w:t xml:space="preserve">ואח''כ </w:t>
      </w:r>
      <w:r w:rsidRPr="00205F60">
        <w:rPr>
          <w:rtl/>
        </w:rPr>
        <w:t xml:space="preserve">מת הבן; </w:t>
      </w:r>
    </w:p>
    <w:p w14:paraId="477A513F" w14:textId="77777777" w:rsidR="00CE1E1A" w:rsidRDefault="00CE1E1A" w:rsidP="00CE1E1A">
      <w:pPr>
        <w:rPr>
          <w:rtl/>
        </w:rPr>
      </w:pPr>
      <w:r>
        <w:rPr>
          <w:rFonts w:hint="cs"/>
          <w:rtl/>
        </w:rPr>
        <w:t>ו</w:t>
      </w:r>
      <w:r w:rsidRPr="00205F60">
        <w:rPr>
          <w:rtl/>
        </w:rPr>
        <w:t xml:space="preserve">יורשי האב - בני, מורישיו - אחי, ואי </w:t>
      </w:r>
      <w:r>
        <w:rPr>
          <w:rFonts w:hint="cs"/>
          <w:rtl/>
        </w:rPr>
        <w:t>אינו יכול לומר ש</w:t>
      </w:r>
      <w:r w:rsidRPr="00205F60">
        <w:rPr>
          <w:rtl/>
        </w:rPr>
        <w:t xml:space="preserve">מכח אבוה דאבא </w:t>
      </w:r>
      <w:r>
        <w:rPr>
          <w:rFonts w:hint="cs"/>
          <w:rtl/>
        </w:rPr>
        <w:t xml:space="preserve">בא </w:t>
      </w:r>
      <w:r w:rsidRPr="00821E78">
        <w:rPr>
          <w:rFonts w:hint="cs"/>
          <w:rtl/>
        </w:rPr>
        <w:t>ד</w:t>
      </w:r>
      <w:r w:rsidRPr="00F50482">
        <w:rPr>
          <w:rStyle w:val="affff8"/>
          <w:rtl/>
        </w:rPr>
        <w:t>תחת אבותיך יהיו בניך</w:t>
      </w:r>
      <w:r w:rsidRPr="00205F60">
        <w:rPr>
          <w:rtl/>
        </w:rPr>
        <w:t xml:space="preserve"> - בברכה כתיב,</w:t>
      </w:r>
      <w:r>
        <w:rPr>
          <w:rFonts w:hint="cs"/>
          <w:rtl/>
        </w:rPr>
        <w:t>- אז כש</w:t>
      </w:r>
      <w:r w:rsidRPr="00205F60">
        <w:rPr>
          <w:rtl/>
        </w:rPr>
        <w:t xml:space="preserve">מת הבן ואח"כ מת האב מאי הוי? </w:t>
      </w:r>
      <w:r>
        <w:rPr>
          <w:rFonts w:hint="cs"/>
          <w:rtl/>
        </w:rPr>
        <w:t>שיגיד הבע''ח</w:t>
      </w:r>
      <w:r w:rsidRPr="00205F60">
        <w:rPr>
          <w:rtl/>
        </w:rPr>
        <w:t xml:space="preserve">: ירושת </w:t>
      </w:r>
      <w:r>
        <w:rPr>
          <w:rFonts w:hint="cs"/>
          <w:rtl/>
        </w:rPr>
        <w:t>אביהם אני לוקח.</w:t>
      </w:r>
    </w:p>
    <w:p w14:paraId="3A8BB780" w14:textId="77777777" w:rsidR="00CE1E1A" w:rsidRPr="00F50482" w:rsidRDefault="00CE1E1A" w:rsidP="00CE1E1A">
      <w:pPr>
        <w:pStyle w:val="36"/>
        <w:framePr w:wrap="notBeside"/>
        <w:rPr>
          <w:rtl/>
        </w:rPr>
      </w:pPr>
      <w:r w:rsidRPr="00F50482">
        <w:rPr>
          <w:rFonts w:hint="cs"/>
          <w:rtl/>
        </w:rPr>
        <w:t xml:space="preserve">אלא </w:t>
      </w:r>
    </w:p>
    <w:p w14:paraId="1D0B8CA2" w14:textId="77777777" w:rsidR="00CE1E1A" w:rsidRDefault="00CE1E1A" w:rsidP="00CE1E1A">
      <w:pPr>
        <w:rPr>
          <w:rtl/>
        </w:rPr>
      </w:pPr>
      <w:r w:rsidRPr="00205F60">
        <w:rPr>
          <w:rtl/>
        </w:rPr>
        <w:t xml:space="preserve">לא, יורשי האב - אחיו, מורישיו - אחי דאבוה. </w:t>
      </w:r>
    </w:p>
    <w:p w14:paraId="5F1EE23D" w14:textId="77777777" w:rsidR="00CE1E1A" w:rsidRPr="007D429B" w:rsidRDefault="00CE1E1A" w:rsidP="00CE1E1A">
      <w:pPr>
        <w:pStyle w:val="affff9"/>
        <w:rPr>
          <w:rtl/>
        </w:rPr>
      </w:pPr>
      <w:r w:rsidRPr="00DB3591">
        <w:rPr>
          <w:rStyle w:val="affffe"/>
          <w:rFonts w:cs="BA TM • Vilna Extra-Bold"/>
          <w:rtl/>
        </w:rPr>
        <w:t xml:space="preserve">בעו </w:t>
      </w:r>
      <w:r w:rsidRPr="00DB3591">
        <w:rPr>
          <w:rStyle w:val="affffe"/>
          <w:rFonts w:cs="BA TM • Vilna Extra-Bold" w:hint="cs"/>
          <w:rtl/>
        </w:rPr>
        <w:t>מר''ש</w:t>
      </w:r>
      <w:r w:rsidRPr="00DB3591">
        <w:rPr>
          <w:rStyle w:val="affffe"/>
          <w:rFonts w:cs="BA TM • Vilna Extra-Bold"/>
          <w:rtl/>
        </w:rPr>
        <w:t>:</w:t>
      </w:r>
      <w:r w:rsidRPr="007D429B">
        <w:rPr>
          <w:rtl/>
        </w:rPr>
        <w:t xml:space="preserve"> בן מהו שיירש את אמו בקבר להנחיל לאחין מן האב? </w:t>
      </w:r>
    </w:p>
    <w:p w14:paraId="3EDA31A0" w14:textId="77777777" w:rsidR="00CE1E1A" w:rsidRPr="00F50482" w:rsidRDefault="00CE1E1A" w:rsidP="00CE1E1A">
      <w:pPr>
        <w:pStyle w:val="36"/>
        <w:framePr w:wrap="notBeside"/>
        <w:rPr>
          <w:rtl/>
        </w:rPr>
      </w:pPr>
      <w:r w:rsidRPr="00F50482">
        <w:rPr>
          <w:rFonts w:hint="cs"/>
          <w:rtl/>
        </w:rPr>
        <w:t>א''ל</w:t>
      </w:r>
    </w:p>
    <w:p w14:paraId="53AE9D71" w14:textId="77777777" w:rsidR="00CE1E1A" w:rsidRDefault="00CE1E1A" w:rsidP="00CE1E1A">
      <w:pPr>
        <w:rPr>
          <w:rtl/>
        </w:rPr>
      </w:pPr>
      <w:r w:rsidRPr="00F50482">
        <w:rPr>
          <w:rStyle w:val="affffe"/>
          <w:rtl/>
        </w:rPr>
        <w:t>תניתוה:</w:t>
      </w:r>
      <w:r w:rsidRPr="00205F60">
        <w:rPr>
          <w:rtl/>
        </w:rPr>
        <w:t xml:space="preserve"> האב שנשבה ומת בנו במדינה, ובן שנשבה ומת אביו במדינה - יורשי האב ויורשי הבן יחלוקו; </w:t>
      </w:r>
      <w:r>
        <w:rPr>
          <w:rFonts w:hint="cs"/>
          <w:rtl/>
        </w:rPr>
        <w:t>ה''ד אי כדתני</w:t>
      </w:r>
      <w:r w:rsidRPr="00205F60">
        <w:rPr>
          <w:rtl/>
        </w:rPr>
        <w:t>,</w:t>
      </w:r>
      <w:r>
        <w:rPr>
          <w:rFonts w:hint="cs"/>
          <w:rtl/>
        </w:rPr>
        <w:t xml:space="preserve">מי הם </w:t>
      </w:r>
      <w:r w:rsidRPr="00205F60">
        <w:rPr>
          <w:rtl/>
        </w:rPr>
        <w:t xml:space="preserve">יורשי האב </w:t>
      </w:r>
      <w:r>
        <w:rPr>
          <w:rFonts w:hint="cs"/>
          <w:rtl/>
        </w:rPr>
        <w:t xml:space="preserve">ומי הם </w:t>
      </w:r>
      <w:r w:rsidRPr="00205F60">
        <w:rPr>
          <w:rtl/>
        </w:rPr>
        <w:t xml:space="preserve">יורשי הבן? </w:t>
      </w:r>
    </w:p>
    <w:p w14:paraId="6CDADB7A" w14:textId="77777777" w:rsidR="00CE1E1A" w:rsidRPr="00F50482" w:rsidRDefault="00CE1E1A" w:rsidP="00CE1E1A">
      <w:pPr>
        <w:pStyle w:val="36"/>
        <w:framePr w:wrap="notBeside"/>
        <w:rPr>
          <w:rtl/>
        </w:rPr>
      </w:pPr>
      <w:r w:rsidRPr="00A0554E">
        <w:rPr>
          <w:rtl/>
        </w:rPr>
        <w:t>◄</w:t>
      </w:r>
      <w:r w:rsidRPr="00F50482">
        <w:rPr>
          <w:rFonts w:hint="cs"/>
          <w:rtl/>
        </w:rPr>
        <w:t>אלא ה''ק:</w:t>
      </w:r>
    </w:p>
    <w:p w14:paraId="2322D8F3" w14:textId="77777777" w:rsidR="00CE1E1A" w:rsidRDefault="00CE1E1A" w:rsidP="00CE1E1A">
      <w:pPr>
        <w:rPr>
          <w:rtl/>
        </w:rPr>
      </w:pPr>
      <w:r w:rsidRPr="00205F60">
        <w:rPr>
          <w:rtl/>
        </w:rPr>
        <w:t xml:space="preserve">אב שנשבה ומת בן בתו במדינה, ובן בתו שנשבה ומת אבי אמו במדינה, ולא ידעינן </w:t>
      </w:r>
      <w:r>
        <w:rPr>
          <w:rFonts w:hint="cs"/>
          <w:rtl/>
        </w:rPr>
        <w:t>איזה מת בתחילה</w:t>
      </w:r>
      <w:r w:rsidRPr="00205F60">
        <w:rPr>
          <w:rtl/>
        </w:rPr>
        <w:t xml:space="preserve">- יורשי האב ויורשי הבן יחלוקו; ואם איתא, נהי נמי דבן מת ברישא, לירתיה לאבוה דאמיה בקבריה ולירתינהו לאחוה מן אבוה! </w:t>
      </w:r>
    </w:p>
    <w:p w14:paraId="0AE99F0C" w14:textId="77777777" w:rsidR="00CE1E1A" w:rsidRPr="00F50482" w:rsidRDefault="00CE1E1A" w:rsidP="00CE1E1A">
      <w:pPr>
        <w:pStyle w:val="36"/>
        <w:framePr w:wrap="notBeside"/>
        <w:rPr>
          <w:rtl/>
        </w:rPr>
      </w:pPr>
      <w:r w:rsidRPr="00A0554E">
        <w:rPr>
          <w:rtl/>
        </w:rPr>
        <w:t>◄</w:t>
      </w:r>
      <w:r>
        <w:rPr>
          <w:rFonts w:hint="cs"/>
          <w:rtl/>
        </w:rPr>
        <w:t xml:space="preserve"> </w:t>
      </w:r>
      <w:r w:rsidRPr="00F50482">
        <w:rPr>
          <w:rFonts w:hint="cs"/>
          <w:rtl/>
        </w:rPr>
        <w:t>אלא ש''מ</w:t>
      </w:r>
    </w:p>
    <w:p w14:paraId="3F874EC0" w14:textId="77777777" w:rsidR="00CE1E1A" w:rsidRDefault="00CE1E1A" w:rsidP="00CE1E1A">
      <w:pPr>
        <w:rPr>
          <w:rtl/>
        </w:rPr>
      </w:pPr>
      <w:r w:rsidRPr="00205F60">
        <w:rPr>
          <w:rtl/>
        </w:rPr>
        <w:t xml:space="preserve">אין הבן יורש את אמו בקבר להנחיל לאחין מאב. </w:t>
      </w:r>
    </w:p>
    <w:p w14:paraId="44E4E8DA" w14:textId="77777777" w:rsidR="00CE1E1A" w:rsidRPr="00F50482" w:rsidRDefault="00CE1E1A" w:rsidP="00CE1E1A">
      <w:pPr>
        <w:pStyle w:val="36"/>
        <w:framePr w:wrap="notBeside"/>
        <w:rPr>
          <w:rtl/>
        </w:rPr>
      </w:pPr>
      <w:r w:rsidRPr="00F50482">
        <w:rPr>
          <w:rFonts w:hint="cs"/>
          <w:rtl/>
        </w:rPr>
        <w:t>ראב''מ לאביי</w:t>
      </w:r>
    </w:p>
    <w:p w14:paraId="1CC5C984" w14:textId="77777777" w:rsidR="00CE1E1A" w:rsidRDefault="00CE1E1A" w:rsidP="00CE1E1A">
      <w:pPr>
        <w:rPr>
          <w:rtl/>
        </w:rPr>
      </w:pPr>
      <w:r w:rsidRPr="00F50482">
        <w:rPr>
          <w:rStyle w:val="affffe"/>
          <w:rtl/>
        </w:rPr>
        <w:t>אף אנן תנינא:</w:t>
      </w:r>
      <w:r w:rsidRPr="00205F60">
        <w:rPr>
          <w:rtl/>
        </w:rPr>
        <w:t xml:space="preserve"> נפל הבית עליו ועל אמו - אלו ואלו מודים שיחלוקו; </w:t>
      </w:r>
    </w:p>
    <w:p w14:paraId="6AD08A04" w14:textId="77777777" w:rsidR="00CE1E1A" w:rsidRDefault="00CE1E1A" w:rsidP="00CE1E1A">
      <w:pPr>
        <w:rPr>
          <w:rtl/>
        </w:rPr>
      </w:pPr>
      <w:r w:rsidRPr="007D429B">
        <w:rPr>
          <w:rtl/>
        </w:rPr>
        <w:t xml:space="preserve">ואם איתא, נהי דבן מת ברישא, </w:t>
      </w:r>
      <w:r w:rsidRPr="007D429B">
        <w:rPr>
          <w:rFonts w:hint="cs"/>
          <w:rtl/>
        </w:rPr>
        <w:t>שירש את אמו בקבר וירשוהו אחיו</w:t>
      </w:r>
      <w:r>
        <w:rPr>
          <w:rFonts w:hint="cs"/>
          <w:rtl/>
        </w:rPr>
        <w:t xml:space="preserve"> </w:t>
      </w:r>
      <w:r w:rsidRPr="00F50482">
        <w:rPr>
          <w:rStyle w:val="affffe"/>
          <w:rtl/>
        </w:rPr>
        <w:t xml:space="preserve">אלא </w:t>
      </w:r>
      <w:r w:rsidRPr="00F50482">
        <w:rPr>
          <w:rStyle w:val="affffe"/>
          <w:rFonts w:hint="cs"/>
          <w:rtl/>
        </w:rPr>
        <w:t>ש''מ</w:t>
      </w:r>
      <w:r w:rsidRPr="00F50482">
        <w:rPr>
          <w:rStyle w:val="affffe"/>
          <w:rtl/>
        </w:rPr>
        <w:t>:</w:t>
      </w:r>
      <w:r w:rsidRPr="00205F60">
        <w:rPr>
          <w:rtl/>
        </w:rPr>
        <w:t xml:space="preserve"> </w:t>
      </w:r>
      <w:r w:rsidRPr="00F50482">
        <w:rPr>
          <w:b/>
          <w:bCs/>
          <w:rtl/>
        </w:rPr>
        <w:t>אין הבן יורש את אמו בקבר להנחיל לאחין מן האב</w:t>
      </w:r>
      <w:r>
        <w:rPr>
          <w:rFonts w:hint="cs"/>
          <w:b/>
          <w:bCs/>
          <w:rtl/>
        </w:rPr>
        <w:t>,</w:t>
      </w:r>
    </w:p>
    <w:p w14:paraId="5D4BBD14" w14:textId="77777777" w:rsidR="00CE1E1A" w:rsidRPr="00F50482" w:rsidRDefault="00CE1E1A" w:rsidP="00CE1E1A">
      <w:pPr>
        <w:pStyle w:val="36"/>
        <w:framePr w:wrap="notBeside"/>
        <w:rPr>
          <w:rtl/>
        </w:rPr>
      </w:pPr>
      <w:r>
        <w:rPr>
          <w:rFonts w:hint="cs"/>
          <w:rtl/>
        </w:rPr>
        <w:t xml:space="preserve">והטעם:  </w:t>
      </w:r>
      <w:r w:rsidRPr="00F50482">
        <w:rPr>
          <w:rtl/>
        </w:rPr>
        <w:t>אביי:</w:t>
      </w:r>
    </w:p>
    <w:p w14:paraId="3DA18B65" w14:textId="77777777" w:rsidR="00CE1E1A" w:rsidRDefault="00CE1E1A" w:rsidP="00CE1E1A">
      <w:pPr>
        <w:rPr>
          <w:rtl/>
        </w:rPr>
      </w:pPr>
      <w:r>
        <w:rPr>
          <w:rFonts w:hint="cs"/>
          <w:rtl/>
        </w:rPr>
        <w:t xml:space="preserve">מה </w:t>
      </w:r>
      <w:r w:rsidRPr="00821E78">
        <w:rPr>
          <w:rStyle w:val="affff8"/>
          <w:rFonts w:hint="cs"/>
          <w:rtl/>
        </w:rPr>
        <w:t>סיבה</w:t>
      </w:r>
      <w:r>
        <w:rPr>
          <w:rFonts w:hint="cs"/>
          <w:rtl/>
        </w:rPr>
        <w:t xml:space="preserve"> האמורה בבעל </w:t>
      </w:r>
      <w:r w:rsidRPr="00F50482">
        <w:rPr>
          <w:rStyle w:val="afffff0"/>
          <w:rFonts w:hint="cs"/>
          <w:rtl/>
        </w:rPr>
        <w:t>ולא תסוב נחלה</w:t>
      </w:r>
      <w:r>
        <w:rPr>
          <w:rStyle w:val="afffff0"/>
          <w:rFonts w:hint="cs"/>
          <w:rtl/>
        </w:rPr>
        <w:t xml:space="preserve"> </w:t>
      </w:r>
      <w:r w:rsidRPr="00205F60">
        <w:rPr>
          <w:rtl/>
        </w:rPr>
        <w:t xml:space="preserve">אין יורש את אשתו בקבר, </w:t>
      </w:r>
    </w:p>
    <w:p w14:paraId="796D8771" w14:textId="77777777" w:rsidR="00CE1E1A" w:rsidRDefault="00CE1E1A" w:rsidP="00CE1E1A">
      <w:pPr>
        <w:spacing w:after="60"/>
        <w:rPr>
          <w:rtl/>
        </w:rPr>
      </w:pPr>
      <w:r w:rsidRPr="00205F60">
        <w:rPr>
          <w:rtl/>
        </w:rPr>
        <w:t xml:space="preserve">אף סיבה האמורה בבן - אין הבן יורש את אמו בקבר להנחיל לאחין מן האב. </w:t>
      </w:r>
    </w:p>
    <w:p w14:paraId="79F1ED83" w14:textId="77777777" w:rsidR="00CE1E1A" w:rsidRDefault="00CE1E1A" w:rsidP="00CE1E1A">
      <w:pPr>
        <w:pStyle w:val="affff9"/>
        <w:rPr>
          <w:rtl/>
        </w:rPr>
      </w:pPr>
      <w:r>
        <w:rPr>
          <w:rFonts w:hint="cs"/>
          <w:rtl/>
        </w:rPr>
        <w:t>מעשה: שמכר לחבירו כל '</w:t>
      </w:r>
      <w:r w:rsidRPr="00205F60">
        <w:rPr>
          <w:rtl/>
        </w:rPr>
        <w:t>נכסי דבר סיסין</w:t>
      </w:r>
      <w:r>
        <w:rPr>
          <w:rFonts w:hint="cs"/>
          <w:rtl/>
        </w:rPr>
        <w:t>'</w:t>
      </w:r>
      <w:r w:rsidRPr="00205F60">
        <w:rPr>
          <w:rtl/>
        </w:rPr>
        <w:t xml:space="preserve">, </w:t>
      </w:r>
    </w:p>
    <w:p w14:paraId="5131B758" w14:textId="77777777" w:rsidR="00CE1E1A" w:rsidRPr="007D429B" w:rsidRDefault="00CE1E1A" w:rsidP="00CE1E1A">
      <w:pPr>
        <w:rPr>
          <w:rtl/>
        </w:rPr>
      </w:pPr>
      <w:r w:rsidRPr="007D429B">
        <w:rPr>
          <w:rFonts w:hint="cs"/>
          <w:rtl/>
        </w:rPr>
        <w:t xml:space="preserve">והיתה קרקע שהמוכר טען שרק 'נקראת' דבי בר סיסין  ואינה שלו. </w:t>
      </w:r>
    </w:p>
    <w:p w14:paraId="7B539570" w14:textId="77777777" w:rsidR="00CE1E1A" w:rsidRPr="00F50482" w:rsidRDefault="00CE1E1A" w:rsidP="00CE1E1A">
      <w:pPr>
        <w:pStyle w:val="36"/>
        <w:framePr w:wrap="notBeside"/>
        <w:rPr>
          <w:rtl/>
        </w:rPr>
      </w:pPr>
      <w:r w:rsidRPr="00F50482">
        <w:rPr>
          <w:rFonts w:hint="cs"/>
          <w:rtl/>
        </w:rPr>
        <w:t>ור''נ</w:t>
      </w:r>
    </w:p>
    <w:p w14:paraId="5098EE29" w14:textId="66463182" w:rsidR="00CE1E1A" w:rsidRDefault="00CE1E1A" w:rsidP="00CE1E1A">
      <w:pPr>
        <w:rPr>
          <w:rtl/>
        </w:rPr>
      </w:pPr>
      <w:r>
        <w:rPr>
          <w:rFonts w:hint="cs"/>
          <w:rtl/>
        </w:rPr>
        <w:t>העמיד ביד ה</w:t>
      </w:r>
      <w:r w:rsidRPr="00205F60">
        <w:rPr>
          <w:rtl/>
        </w:rPr>
        <w:t>לוקח.</w:t>
      </w:r>
      <w:r>
        <w:rPr>
          <w:rtl/>
        </w:rPr>
        <w:ptab w:relativeTo="margin" w:alignment="right" w:leader="none"/>
      </w:r>
      <w:r>
        <w:rPr>
          <w:rStyle w:val="affffe"/>
          <w:rFonts w:hint="cs"/>
          <w:rtl/>
        </w:rPr>
        <w:t xml:space="preserve"> </w:t>
      </w:r>
      <w:r w:rsidRPr="00F50482">
        <w:rPr>
          <w:rStyle w:val="affffe"/>
          <w:rFonts w:hint="cs"/>
          <w:rtl/>
        </w:rPr>
        <w:t>א''ל רבא</w:t>
      </w:r>
      <w:r>
        <w:rPr>
          <w:rStyle w:val="affffe"/>
          <w:rFonts w:hint="cs"/>
          <w:rtl/>
        </w:rPr>
        <w:t>:</w:t>
      </w:r>
      <w:r>
        <w:rPr>
          <w:rFonts w:hint="cs"/>
          <w:rtl/>
        </w:rPr>
        <w:t xml:space="preserve"> הא המע''ה!</w:t>
      </w:r>
    </w:p>
    <w:p w14:paraId="15F57A22" w14:textId="77777777" w:rsidR="00CE1E1A" w:rsidRPr="00F50482" w:rsidRDefault="00CE1E1A" w:rsidP="00CE1E1A">
      <w:pPr>
        <w:pStyle w:val="36"/>
        <w:framePr w:wrap="notBeside"/>
        <w:rPr>
          <w:rtl/>
        </w:rPr>
      </w:pPr>
      <w:r w:rsidRPr="00F50482">
        <w:rPr>
          <w:rFonts w:hint="cs"/>
          <w:rtl/>
        </w:rPr>
        <w:t xml:space="preserve">וקשה על שניהם </w:t>
      </w:r>
    </w:p>
    <w:p w14:paraId="055B18A9" w14:textId="77777777" w:rsidR="00CE1E1A" w:rsidRDefault="00CE1E1A" w:rsidP="00CE1E1A">
      <w:pPr>
        <w:rPr>
          <w:rtl/>
        </w:rPr>
      </w:pPr>
      <w:r>
        <w:rPr>
          <w:rFonts w:hint="cs"/>
          <w:rtl/>
        </w:rPr>
        <w:t>מאותו שאמר לחבירו</w:t>
      </w:r>
      <w:r w:rsidRPr="00205F60">
        <w:rPr>
          <w:rtl/>
        </w:rPr>
        <w:t xml:space="preserve">: </w:t>
      </w:r>
      <w:r>
        <w:rPr>
          <w:rFonts w:hint="cs"/>
          <w:rtl/>
        </w:rPr>
        <w:t xml:space="preserve">מה לך בביתי א''ל ממך קניתי ואכלתיה שני חזקה א''ל הייתי בשכוי הפנימית </w:t>
      </w:r>
    </w:p>
    <w:p w14:paraId="12CDC89D" w14:textId="77777777" w:rsidR="00CE1E1A" w:rsidRPr="00F50482" w:rsidRDefault="00CE1E1A" w:rsidP="00CE1E1A">
      <w:pPr>
        <w:pStyle w:val="36"/>
        <w:framePr w:wrap="notBeside"/>
        <w:rPr>
          <w:rtl/>
        </w:rPr>
      </w:pPr>
      <w:r>
        <w:rPr>
          <w:rFonts w:hint="cs"/>
          <w:rtl/>
        </w:rPr>
        <w:t>ו</w:t>
      </w:r>
      <w:r w:rsidRPr="00F50482">
        <w:rPr>
          <w:rFonts w:hint="cs"/>
          <w:rtl/>
        </w:rPr>
        <w:t>א''ל ר''נ</w:t>
      </w:r>
      <w:r w:rsidRPr="00F50482">
        <w:rPr>
          <w:rtl/>
        </w:rPr>
        <w:t>:</w:t>
      </w:r>
    </w:p>
    <w:p w14:paraId="7B95F1DE" w14:textId="77777777" w:rsidR="00CE1E1A" w:rsidRDefault="00CE1E1A" w:rsidP="00CE1E1A">
      <w:pPr>
        <w:rPr>
          <w:rtl/>
        </w:rPr>
      </w:pPr>
      <w:r w:rsidRPr="00205F60">
        <w:rPr>
          <w:rtl/>
        </w:rPr>
        <w:t xml:space="preserve">זיל ברור אכילתך. </w:t>
      </w:r>
      <w:r w:rsidRPr="00F50482">
        <w:rPr>
          <w:rStyle w:val="affffe"/>
          <w:rFonts w:hint="cs"/>
          <w:rtl/>
        </w:rPr>
        <w:t>וא''ל רבא</w:t>
      </w:r>
      <w:r w:rsidRPr="00F50482">
        <w:rPr>
          <w:rStyle w:val="affffe"/>
          <w:rtl/>
        </w:rPr>
        <w:t>:</w:t>
      </w:r>
      <w:r w:rsidRPr="00205F60">
        <w:rPr>
          <w:rtl/>
        </w:rPr>
        <w:t xml:space="preserve"> </w:t>
      </w:r>
      <w:r>
        <w:rPr>
          <w:rFonts w:hint="cs"/>
          <w:rtl/>
        </w:rPr>
        <w:t xml:space="preserve">הא </w:t>
      </w:r>
      <w:r w:rsidRPr="00205F60">
        <w:rPr>
          <w:rtl/>
        </w:rPr>
        <w:t xml:space="preserve">המוציא מחבירו עליו הראיה. </w:t>
      </w:r>
    </w:p>
    <w:p w14:paraId="426CD2C0" w14:textId="77777777" w:rsidR="00CE1E1A" w:rsidRPr="00F50482" w:rsidRDefault="00CE1E1A" w:rsidP="00CE1E1A">
      <w:pPr>
        <w:pStyle w:val="36"/>
        <w:framePr w:wrap="notBeside"/>
        <w:rPr>
          <w:rtl/>
        </w:rPr>
      </w:pPr>
      <w:r w:rsidRPr="00F50482">
        <w:rPr>
          <w:rFonts w:hint="cs"/>
          <w:rtl/>
        </w:rPr>
        <w:t>אדרבא ל'ק</w:t>
      </w:r>
      <w:r w:rsidRPr="00F50482">
        <w:rPr>
          <w:rtl/>
        </w:rPr>
        <w:t>:</w:t>
      </w:r>
    </w:p>
    <w:p w14:paraId="63DDE863" w14:textId="77777777" w:rsidR="00CE1E1A" w:rsidRDefault="00CE1E1A" w:rsidP="00CE1E1A">
      <w:pPr>
        <w:rPr>
          <w:rtl/>
        </w:rPr>
      </w:pPr>
      <w:r>
        <w:rPr>
          <w:rFonts w:hint="cs"/>
          <w:rtl/>
        </w:rPr>
        <w:t>כאן המוכר עומד בנכסים</w:t>
      </w:r>
      <w:r w:rsidRPr="00205F60">
        <w:rPr>
          <w:rtl/>
        </w:rPr>
        <w:t xml:space="preserve">, </w:t>
      </w:r>
      <w:r>
        <w:rPr>
          <w:rFonts w:hint="cs"/>
          <w:rtl/>
        </w:rPr>
        <w:t>שם ה</w:t>
      </w:r>
      <w:r w:rsidRPr="00205F60">
        <w:rPr>
          <w:rtl/>
        </w:rPr>
        <w:t xml:space="preserve">לוקח </w:t>
      </w:r>
      <w:r>
        <w:rPr>
          <w:rFonts w:hint="cs"/>
          <w:rtl/>
        </w:rPr>
        <w:t>עומד בנכסים</w:t>
      </w:r>
      <w:r w:rsidRPr="00205F60">
        <w:rPr>
          <w:rtl/>
        </w:rPr>
        <w:t xml:space="preserve">. </w:t>
      </w:r>
    </w:p>
    <w:p w14:paraId="53291998" w14:textId="77777777" w:rsidR="00CE1E1A" w:rsidRPr="00F50482" w:rsidRDefault="00CE1E1A" w:rsidP="00CE1E1A">
      <w:pPr>
        <w:pStyle w:val="36"/>
        <w:framePr w:wrap="notBeside"/>
        <w:rPr>
          <w:rtl/>
        </w:rPr>
      </w:pPr>
      <w:r w:rsidRPr="00F50482">
        <w:rPr>
          <w:rFonts w:hint="cs"/>
          <w:rtl/>
        </w:rPr>
        <w:t>אדר''נ ל''ק</w:t>
      </w:r>
    </w:p>
    <w:p w14:paraId="6AC7D12E" w14:textId="77777777" w:rsidR="00CE1E1A" w:rsidRDefault="00CE1E1A" w:rsidP="00CE1E1A">
      <w:pPr>
        <w:rPr>
          <w:rtl/>
        </w:rPr>
      </w:pPr>
      <w:r w:rsidRPr="00F50482">
        <w:rPr>
          <w:rStyle w:val="affffe"/>
          <w:rFonts w:hint="cs"/>
          <w:rtl/>
        </w:rPr>
        <w:t>כאן</w:t>
      </w:r>
      <w:r>
        <w:rPr>
          <w:rFonts w:hint="cs"/>
          <w:rtl/>
        </w:rPr>
        <w:t xml:space="preserve"> שא''ל </w:t>
      </w:r>
      <w:r w:rsidRPr="00205F60">
        <w:rPr>
          <w:rtl/>
        </w:rPr>
        <w:t xml:space="preserve">דבי בר סיסין </w:t>
      </w:r>
      <w:r>
        <w:rPr>
          <w:rFonts w:hint="cs"/>
          <w:rtl/>
        </w:rPr>
        <w:t>עליו להוכיח שאינם של בר סיסין</w:t>
      </w:r>
    </w:p>
    <w:p w14:paraId="0EB0C04F" w14:textId="77777777" w:rsidR="00CE1E1A" w:rsidRDefault="00CE1E1A" w:rsidP="00CE1E1A">
      <w:pPr>
        <w:rPr>
          <w:rtl/>
        </w:rPr>
      </w:pPr>
      <w:r w:rsidRPr="00F50482">
        <w:rPr>
          <w:rStyle w:val="affffe"/>
          <w:rFonts w:hint="cs"/>
          <w:rtl/>
        </w:rPr>
        <w:t>כאן</w:t>
      </w:r>
      <w:r>
        <w:rPr>
          <w:rFonts w:hint="cs"/>
          <w:rtl/>
        </w:rPr>
        <w:t xml:space="preserve"> הרי הוא ככל אוחז בשטר דאמרי' </w:t>
      </w:r>
      <w:r w:rsidRPr="00205F60">
        <w:rPr>
          <w:rtl/>
        </w:rPr>
        <w:t xml:space="preserve">קיים שטרך </w:t>
      </w:r>
      <w:r>
        <w:rPr>
          <w:rFonts w:hint="cs"/>
          <w:rtl/>
        </w:rPr>
        <w:t xml:space="preserve">ועמוד </w:t>
      </w:r>
      <w:r w:rsidRPr="00205F60">
        <w:rPr>
          <w:rtl/>
        </w:rPr>
        <w:t>בנכסי</w:t>
      </w:r>
      <w:r>
        <w:rPr>
          <w:rFonts w:hint="cs"/>
          <w:rtl/>
        </w:rPr>
        <w:t>.</w:t>
      </w:r>
    </w:p>
    <w:p w14:paraId="7B508BA4" w14:textId="2DCE4E13" w:rsidR="005D6F8D" w:rsidRPr="00CE1E1A" w:rsidRDefault="00CE1E1A" w:rsidP="00CE1E1A">
      <w:pPr>
        <w:rPr>
          <w:rStyle w:val="afff8"/>
          <w:rtl/>
        </w:rPr>
      </w:pPr>
      <w:r w:rsidRPr="007D429B">
        <w:rPr>
          <w:rFonts w:ascii="BA Or Tzadikim Regular" w:hAnsi="BA Or Tzadikim Regular" w:cs="BA Or Tzadikim Regular"/>
          <w:sz w:val="20"/>
          <w:szCs w:val="20"/>
        </w:rPr>
        <w:t>FGH</w:t>
      </w:r>
      <w:r w:rsidRPr="007D429B">
        <w:rPr>
          <w:rFonts w:ascii="BA Or Tzadikim Regular" w:hAnsi="BA Or Tzadikim Regular" w:cs="BA Or Tzadikim Regular" w:hint="cs"/>
          <w:sz w:val="20"/>
          <w:szCs w:val="20"/>
          <w:rtl/>
        </w:rPr>
        <w:t>הדר</w:t>
      </w:r>
      <w:r>
        <w:rPr>
          <w:rFonts w:ascii="BA Or Tzadikim Regular" w:hAnsi="BA Or Tzadikim Regular" w:cs="BA Or Tzadikim Regular" w:hint="cs"/>
          <w:sz w:val="20"/>
          <w:szCs w:val="20"/>
          <w:rtl/>
        </w:rPr>
        <w:t>+</w:t>
      </w:r>
      <w:r w:rsidRPr="007D429B">
        <w:rPr>
          <w:rFonts w:ascii="BA Or Tzadikim Regular" w:hAnsi="BA Or Tzadikim Regular" w:cs="BA Or Tzadikim Regular" w:hint="cs"/>
          <w:sz w:val="20"/>
          <w:szCs w:val="20"/>
          <w:rtl/>
        </w:rPr>
        <w:t>ן עלך מי שמת</w:t>
      </w:r>
      <w:r>
        <w:rPr>
          <w:rFonts w:ascii="BA Or Tzadikim Regular" w:hAnsi="BA Or Tzadikim Regular" w:cs="BA Or Tzadikim Regular" w:hint="cs"/>
          <w:sz w:val="20"/>
          <w:szCs w:val="20"/>
          <w:rtl/>
        </w:rPr>
        <w:t>+</w:t>
      </w:r>
      <w:r w:rsidRPr="007D429B">
        <w:rPr>
          <w:rFonts w:ascii="BA Or Tzadikim Regular" w:hAnsi="BA Or Tzadikim Regular" w:cs="BA Or Tzadikim Regular"/>
          <w:sz w:val="20"/>
          <w:szCs w:val="20"/>
        </w:rPr>
        <w:t xml:space="preserve"> CGE</w:t>
      </w:r>
    </w:p>
    <w:p w14:paraId="3FD45CD7" w14:textId="77777777" w:rsidR="005D6F8D" w:rsidRDefault="005D6F8D" w:rsidP="00AC0AF5">
      <w:pPr>
        <w:rPr>
          <w:rStyle w:val="afff8"/>
          <w:rtl/>
        </w:rPr>
      </w:pPr>
    </w:p>
    <w:p w14:paraId="20F52474" w14:textId="16CC5BFF" w:rsidR="00F50482" w:rsidRDefault="00F50482">
      <w:pPr>
        <w:bidi w:val="0"/>
        <w:spacing w:after="160" w:line="259" w:lineRule="auto"/>
        <w:jc w:val="left"/>
        <w:rPr>
          <w:rStyle w:val="afff8"/>
          <w:rtl/>
        </w:rPr>
      </w:pPr>
      <w:r>
        <w:rPr>
          <w:rStyle w:val="afff8"/>
          <w:rtl/>
        </w:rPr>
        <w:br w:type="page"/>
      </w:r>
    </w:p>
    <w:p w14:paraId="38F1FBBC" w14:textId="77777777" w:rsidR="005D6F8D" w:rsidRDefault="005D6F8D" w:rsidP="00AC0AF5">
      <w:pPr>
        <w:rPr>
          <w:rStyle w:val="afff8"/>
          <w:rtl/>
        </w:rPr>
      </w:pPr>
    </w:p>
    <w:p w14:paraId="545FF669" w14:textId="766D88D0" w:rsidR="00AC0AF5" w:rsidRPr="001B450D" w:rsidRDefault="001B450D" w:rsidP="00AC0AF5">
      <w:pPr>
        <w:pStyle w:val="aff9"/>
        <w:rPr>
          <w:rtl/>
        </w:rPr>
      </w:pPr>
      <w:r w:rsidRPr="001B450D">
        <w:rPr>
          <w:rFonts w:hint="cs"/>
          <w:rtl/>
        </w:rPr>
        <w:t>***</w:t>
      </w:r>
    </w:p>
    <w:p w14:paraId="007D0944" w14:textId="77777777" w:rsidR="00AC0AF5" w:rsidRPr="00C35A2C" w:rsidRDefault="00AC0AF5" w:rsidP="00982F98">
      <w:pPr>
        <w:pStyle w:val="affe"/>
        <w:framePr w:wrap="around"/>
        <w:rPr>
          <w:rtl/>
        </w:rPr>
      </w:pPr>
      <w:r w:rsidRPr="00C35A2C">
        <w:rPr>
          <w:rtl/>
        </w:rPr>
        <w:t>קנז:</w:t>
      </w:r>
    </w:p>
    <w:p w14:paraId="57D9377D" w14:textId="77777777" w:rsidR="00AC0AF5" w:rsidRPr="00BF22DC" w:rsidRDefault="00AC0AF5" w:rsidP="00AC0AF5">
      <w:pPr>
        <w:rPr>
          <w:rtl/>
        </w:rPr>
      </w:pPr>
      <w:r>
        <w:rPr>
          <w:rtl/>
        </w:rPr>
        <w:t xml:space="preserve">• מוקדמין פסולין </w:t>
      </w:r>
      <w:r>
        <w:rPr>
          <w:rStyle w:val="affffe"/>
          <w:rtl/>
          <w:rPrChange w:id="9516" w:author="מנוע אמוראים" w:date="2026-10-05T16:41:09Z">
            <w:rPr>
              <w:rtl/>
            </w:rPr>
          </w:rPrChange>
        </w:rPr>
        <w:t xml:space="preserve">לר"י</w:t>
      </w:r>
      <w:r>
        <w:rPr>
          <w:rtl/>
        </w:rPr>
        <w:t xml:space="preserve"> לגמרי ואפי' מבני חורין ואפי' שלווה מודה</w:t>
      </w:r>
    </w:p>
    <w:p w14:paraId="4332A2AF" w14:textId="77777777" w:rsidR="00AC0AF5" w:rsidRPr="00991083" w:rsidRDefault="00AC0AF5" w:rsidP="00AC0AF5">
      <w:pPr>
        <w:rPr>
          <w:sz w:val="16"/>
          <w:rtl/>
        </w:rPr>
      </w:pPr>
      <w:r w:rsidRPr="00991083">
        <w:rPr>
          <w:sz w:val="16"/>
          <w:rtl/>
        </w:rPr>
        <w:t>לתוס</w:t>
      </w:r>
      <w:r w:rsidRPr="00F10693">
        <w:rPr>
          <w:rtl/>
        </w:rPr>
        <w:t xml:space="preserve">' </w:t>
      </w:r>
      <w:r w:rsidRPr="00991083">
        <w:rPr>
          <w:sz w:val="16"/>
          <w:rtl/>
        </w:rPr>
        <w:t>מבני חורין גבי ושאני מריבית דלא עבד ליה שומא</w:t>
      </w:r>
    </w:p>
    <w:p w14:paraId="0897E493" w14:textId="77777777" w:rsidR="00AC0AF5" w:rsidRPr="00C35A2C" w:rsidRDefault="00AC0AF5" w:rsidP="00AC0AF5">
      <w:pPr>
        <w:rPr>
          <w:rtl/>
        </w:rPr>
      </w:pPr>
      <w:r w:rsidRPr="0081371E">
        <w:rPr>
          <w:rStyle w:val="afff8"/>
          <w:rtl/>
        </w:rPr>
        <w:t>אמנם לישנא דפסולין משמע לגמרי</w:t>
      </w:r>
    </w:p>
    <w:p w14:paraId="46289C71" w14:textId="77777777" w:rsidR="00AC0AF5" w:rsidRDefault="00AC0AF5" w:rsidP="00AC0AF5">
      <w:pPr>
        <w:rPr>
          <w:rtl/>
        </w:rPr>
      </w:pPr>
      <w:r>
        <w:rPr>
          <w:rtl/>
        </w:rPr>
        <w:t xml:space="preserve">מאוחרין כשרים והוי </w:t>
      </w:r>
      <w:r>
        <w:rPr>
          <w:rStyle w:val="affffe"/>
          <w:rtl/>
          <w:rPrChange w:id="9517" w:author="מנוע אמוראים" w:date="2026-10-05T16:41:09Z">
            <w:rPr>
              <w:rtl/>
            </w:rPr>
          </w:rPrChange>
        </w:rPr>
        <w:t xml:space="preserve">כר"מ</w:t>
      </w:r>
      <w:r>
        <w:rPr>
          <w:rtl/>
        </w:rPr>
        <w:t xml:space="preserve"> דכתב דקנאי ודאקני</w:t>
      </w:r>
    </w:p>
    <w:p w14:paraId="1F066801" w14:textId="0454E0D8" w:rsidR="00AC0AF5" w:rsidRPr="00C35A2C" w:rsidRDefault="00AC0AF5" w:rsidP="00AC0AF5">
      <w:pPr>
        <w:rPr>
          <w:rtl/>
        </w:rPr>
      </w:pPr>
      <w:r w:rsidRPr="00C35A2C">
        <w:rPr>
          <w:rtl/>
        </w:rPr>
        <w:t xml:space="preserve">ובלא כתב אחריות </w:t>
      </w:r>
      <w:r w:rsidR="00AD221F">
        <w:rPr>
          <w:rtl/>
        </w:rPr>
        <w:t>אין</w:t>
      </w:r>
      <w:r w:rsidRPr="00C35A2C">
        <w:rPr>
          <w:rtl/>
        </w:rPr>
        <w:t xml:space="preserve"> למיחש דהא לא יטרפו ממשעבדי</w:t>
      </w:r>
    </w:p>
    <w:p w14:paraId="53D0B6BE" w14:textId="77777777" w:rsidR="00AC0AF5" w:rsidRPr="00C35A2C" w:rsidRDefault="00AC0AF5" w:rsidP="00AC0AF5">
      <w:pPr>
        <w:rPr>
          <w:rtl/>
        </w:rPr>
      </w:pPr>
      <w:r w:rsidRPr="0081371E">
        <w:rPr>
          <w:rStyle w:val="afff8"/>
          <w:rtl/>
        </w:rPr>
        <w:t>ולחכמים</w:t>
      </w:r>
      <w:r w:rsidRPr="00C35A2C">
        <w:rPr>
          <w:rtl/>
        </w:rPr>
        <w:t xml:space="preserve"> אי איקני לא מהני אף מאוחרין פסולין</w:t>
      </w:r>
    </w:p>
    <w:p w14:paraId="08FF82B3" w14:textId="77777777" w:rsidR="00AC0AF5" w:rsidRDefault="00AC0AF5" w:rsidP="00AC0AF5">
      <w:pPr>
        <w:rPr>
          <w:rtl/>
        </w:rPr>
      </w:pPr>
      <w:r w:rsidRPr="00C35A2C">
        <w:rPr>
          <w:rtl/>
        </w:rPr>
        <w:t>הא דחזינן דלוקח גובה קרן ממשועבדים ושבח מבני חורין</w:t>
      </w:r>
    </w:p>
    <w:p w14:paraId="4D45C12D" w14:textId="77777777" w:rsidR="00AC0AF5" w:rsidRPr="00C35A2C" w:rsidRDefault="00AC0AF5" w:rsidP="00AC0AF5">
      <w:pPr>
        <w:rPr>
          <w:rtl/>
        </w:rPr>
      </w:pPr>
      <w:r>
        <w:rPr>
          <w:rtl/>
        </w:rPr>
        <w:t xml:space="preserve">הוי </w:t>
      </w:r>
      <w:r>
        <w:rPr>
          <w:rStyle w:val="affffe"/>
          <w:rtl/>
          <w:rPrChange w:id="9518" w:author="מנוע אמוראים" w:date="2026-10-05T16:41:09Z">
            <w:rPr>
              <w:rtl/>
            </w:rPr>
          </w:rPrChange>
        </w:rPr>
        <w:t xml:space="preserve">כר"מ</w:t>
      </w:r>
      <w:r>
        <w:rPr>
          <w:rtl/>
        </w:rPr>
        <w:t xml:space="preserve"> דאדם מקנה דשלב"ל</w:t>
      </w:r>
    </w:p>
    <w:p w14:paraId="0810C560" w14:textId="77777777" w:rsidR="00AC0AF5" w:rsidRDefault="00AC0AF5" w:rsidP="00AC0AF5">
      <w:pPr>
        <w:rPr>
          <w:rtl/>
        </w:rPr>
      </w:pPr>
      <w:r w:rsidRPr="00C35A2C">
        <w:rPr>
          <w:rtl/>
        </w:rPr>
        <w:t>הא דבע"ח אין גובה מנכסים שגבה לוקח</w:t>
      </w:r>
    </w:p>
    <w:p w14:paraId="0670A82E" w14:textId="77777777" w:rsidR="00AC0AF5" w:rsidRPr="00C35A2C" w:rsidRDefault="00AC0AF5" w:rsidP="00AC0AF5">
      <w:pPr>
        <w:rPr>
          <w:rtl/>
        </w:rPr>
      </w:pPr>
      <w:r w:rsidRPr="0081371E">
        <w:rPr>
          <w:rStyle w:val="afff8"/>
          <w:rtl/>
        </w:rPr>
        <w:t xml:space="preserve">א- </w:t>
      </w:r>
      <w:r w:rsidRPr="00C35A2C">
        <w:rPr>
          <w:rtl/>
        </w:rPr>
        <w:t xml:space="preserve">דמיירי שלא היה לו למוכר </w:t>
      </w:r>
      <w:r w:rsidRPr="0081371E">
        <w:rPr>
          <w:rStyle w:val="afff8"/>
          <w:rtl/>
        </w:rPr>
        <w:t>ב-</w:t>
      </w:r>
      <w:r w:rsidRPr="00C35A2C">
        <w:rPr>
          <w:rtl/>
        </w:rPr>
        <w:t xml:space="preserve"> מיירי שעשאה אפותקי</w:t>
      </w:r>
    </w:p>
    <w:p w14:paraId="2AF097F2" w14:textId="77777777" w:rsidR="00AC0AF5" w:rsidRDefault="00AC0AF5" w:rsidP="00AC0AF5">
      <w:pPr>
        <w:rPr>
          <w:rtl/>
        </w:rPr>
      </w:pPr>
      <w:r w:rsidRPr="0081371E">
        <w:rPr>
          <w:rStyle w:val="afff8"/>
          <w:rtl/>
        </w:rPr>
        <w:t xml:space="preserve">את"ל </w:t>
      </w:r>
      <w:r w:rsidRPr="00C35A2C">
        <w:rPr>
          <w:rtl/>
        </w:rPr>
        <w:t>איקני וקנה ומכר והוריש לוה ולוה ומכר וקנה</w:t>
      </w:r>
    </w:p>
    <w:p w14:paraId="6B01F155" w14:textId="77777777" w:rsidR="00AC0AF5" w:rsidRPr="00C35A2C" w:rsidRDefault="00AC0AF5" w:rsidP="00AC0AF5">
      <w:pPr>
        <w:rPr>
          <w:rtl/>
        </w:rPr>
      </w:pPr>
      <w:r>
        <w:rPr>
          <w:rStyle w:val="afff8"/>
          <w:rtl/>
        </w:rPr>
        <w:t xml:space="preserve">לשלחו מתם ולמה"ק </w:t>
      </w:r>
      <w:r>
        <w:rPr>
          <w:rStyle w:val="affffe"/>
          <w:rtl/>
          <w:rPrChange w:id="9519" w:author="מנוע אמוראים" w:date="2026-10-05T16:41:09Z">
            <w:rPr>
              <w:rStyle w:val="afff8"/>
              <w:rtl/>
            </w:rPr>
          </w:rPrChange>
        </w:rPr>
        <w:t xml:space="preserve">דר"א</w:t>
      </w:r>
      <w:r w:rsidRPr="00C35A2C">
        <w:rPr>
          <w:rtl/>
        </w:rPr>
        <w:t xml:space="preserve"> ראשון קנה שהרי כתוב בשטר מוקדם</w:t>
      </w:r>
    </w:p>
    <w:p w14:paraId="44944297" w14:textId="77777777" w:rsidR="00AC0AF5" w:rsidRDefault="00AC0AF5" w:rsidP="00AC0AF5">
      <w:pPr>
        <w:rPr>
          <w:rtl/>
        </w:rPr>
      </w:pPr>
      <w:r>
        <w:rPr>
          <w:rStyle w:val="affffe"/>
          <w:rtl/>
          <w:rPrChange w:id="9520" w:author="מנוע אמוראים" w:date="2026-10-05T16:41:09Z">
            <w:rPr>
              <w:rStyle w:val="afff8"/>
              <w:rtl/>
            </w:rPr>
          </w:rPrChange>
        </w:rPr>
        <w:t xml:space="preserve">לר"ה</w:t>
      </w:r>
      <w:r>
        <w:rPr>
          <w:rStyle w:val="afff8"/>
          <w:rtl/>
        </w:rPr>
        <w:t xml:space="preserve"> ולמה"ב </w:t>
      </w:r>
      <w:r>
        <w:rPr>
          <w:rStyle w:val="affffe"/>
          <w:rtl/>
          <w:rPrChange w:id="9521" w:author="מנוע אמוראים" w:date="2026-10-05T16:41:09Z">
            <w:rPr>
              <w:rStyle w:val="afff8"/>
              <w:rtl/>
            </w:rPr>
          </w:rPrChange>
        </w:rPr>
        <w:t xml:space="preserve">דר"א</w:t>
      </w:r>
      <w:r w:rsidRPr="00C35A2C">
        <w:rPr>
          <w:rtl/>
        </w:rPr>
        <w:t xml:space="preserve"> יחלקו דבאותה שעה נשתעבד לשניהם בשווה</w:t>
      </w:r>
    </w:p>
    <w:p w14:paraId="06CB6650" w14:textId="77777777" w:rsidR="00AC0AF5" w:rsidRPr="00C35A2C" w:rsidRDefault="00AC0AF5" w:rsidP="00AC0AF5">
      <w:pPr>
        <w:rPr>
          <w:rtl/>
        </w:rPr>
      </w:pPr>
      <w:r w:rsidRPr="00C35A2C">
        <w:rPr>
          <w:rtl/>
        </w:rPr>
        <w:t>מהדו"ק שלושים שנה מהדו"ב שלושין שנה</w:t>
      </w:r>
    </w:p>
    <w:p w14:paraId="4420BB2B" w14:textId="77777777" w:rsidR="00AC0AF5" w:rsidRPr="0081371E" w:rsidRDefault="00AC0AF5" w:rsidP="00AC0AF5">
      <w:pPr>
        <w:rPr>
          <w:rStyle w:val="afff8"/>
          <w:rtl/>
        </w:rPr>
      </w:pPr>
    </w:p>
    <w:p w14:paraId="36B92BA0" w14:textId="77777777" w:rsidR="00AC0AF5" w:rsidRPr="00C35A2C" w:rsidRDefault="00AC0AF5" w:rsidP="00AC0AF5">
      <w:pPr>
        <w:rPr>
          <w:rFonts w:ascii="FontbitDavid" w:hAnsi="FontbitDavid"/>
          <w:rtl/>
        </w:rPr>
      </w:pPr>
      <w:r w:rsidRPr="0081371E">
        <w:rPr>
          <w:rStyle w:val="afff8"/>
          <w:rtl/>
        </w:rPr>
        <w:t xml:space="preserve">• </w:t>
      </w:r>
      <w:r w:rsidRPr="00C35A2C">
        <w:rPr>
          <w:rFonts w:ascii="FontbitDavid" w:hAnsi="FontbitDavid"/>
          <w:rtl/>
        </w:rPr>
        <w:t>מכר שדה לחבירו והשביחה ובא בע"ח וטרפה גובה את הקרן ממשועבדים וחצי שבח מב"ח</w:t>
      </w:r>
    </w:p>
    <w:p w14:paraId="78CB6C24" w14:textId="77777777" w:rsidR="00AC0AF5" w:rsidRDefault="00AC0AF5" w:rsidP="00AC0AF5">
      <w:pPr>
        <w:rPr>
          <w:rFonts w:ascii="David" w:hAnsi="David"/>
          <w:sz w:val="32"/>
          <w:rtl/>
        </w:rPr>
      </w:pPr>
      <w:r w:rsidRPr="00C35A2C">
        <w:rPr>
          <w:rFonts w:ascii="David" w:hAnsi="David"/>
          <w:sz w:val="32"/>
          <w:rtl/>
        </w:rPr>
        <w:t>הא דשמואל מיבעי דאיקני ולא פשטינן מהא דבע"ח גובה השבח מהלוקח</w:t>
      </w:r>
    </w:p>
    <w:p w14:paraId="2F00AB2C" w14:textId="77777777" w:rsidR="00AC0AF5" w:rsidRDefault="00AC0AF5" w:rsidP="00AC0AF5">
      <w:pPr>
        <w:rPr>
          <w:rtl/>
        </w:rPr>
      </w:pPr>
      <w:r>
        <w:rPr>
          <w:rStyle w:val="affffe"/>
          <w:rtl/>
          <w:rPrChange w:id="9522" w:author="מנוע אמוראים" w:date="2026-10-05T16:41:09Z">
            <w:rPr>
              <w:rtl/>
            </w:rPr>
          </w:rPrChange>
        </w:rPr>
        <w:t xml:space="preserve">ר</w:t>
      </w:r>
      <w:r>
        <w:rPr>
          <w:rStyle w:val="affffe"/>
          <w:rtl/>
          <w:rPrChange w:id="9523" w:author="מנוע אמוראים" w:date="2026-10-05T16:41:09Z">
            <w:rPr>
              <w:rStyle w:val="afff8"/>
              <w:rtl/>
            </w:rPr>
          </w:rPrChange>
        </w:rPr>
        <w:t xml:space="preserve">שב"ם</w:t>
      </w:r>
      <w:r>
        <w:rPr>
          <w:rStyle w:val="afff8"/>
          <w:rtl/>
        </w:rPr>
        <w:t xml:space="preserve"> ב-</w:t>
      </w:r>
      <w:r>
        <w:rPr>
          <w:rtl/>
        </w:rPr>
        <w:t xml:space="preserve"> התם אליבא </w:t>
      </w:r>
      <w:r>
        <w:rPr>
          <w:rStyle w:val="affffe"/>
          <w:rtl/>
          <w:rPrChange w:id="9524" w:author="מנוע אמוראים" w:date="2026-10-05T16:41:09Z">
            <w:rPr>
              <w:rtl/>
            </w:rPr>
          </w:rPrChange>
        </w:rPr>
        <w:t xml:space="preserve">דר"מ</w:t>
      </w:r>
      <w:r>
        <w:rPr>
          <w:rtl/>
        </w:rPr>
        <w:t xml:space="preserve"> קאמר</w:t>
      </w:r>
    </w:p>
    <w:p w14:paraId="47B387D5" w14:textId="77777777" w:rsidR="00AC0AF5" w:rsidRPr="00C35A2C" w:rsidRDefault="00AC0AF5" w:rsidP="00AC0AF5">
      <w:pPr>
        <w:rPr>
          <w:rtl/>
        </w:rPr>
      </w:pPr>
      <w:r>
        <w:rPr>
          <w:rStyle w:val="affffe"/>
          <w:rtl/>
          <w:rPrChange w:id="9525" w:author="מנוע אמוראים" w:date="2026-10-05T16:41:09Z">
            <w:rPr>
              <w:rStyle w:val="afff8"/>
              <w:rtl/>
            </w:rPr>
          </w:rPrChange>
        </w:rPr>
        <w:t xml:space="preserve">רשב"ם</w:t>
      </w:r>
      <w:r>
        <w:rPr>
          <w:rStyle w:val="afff8"/>
          <w:rtl/>
        </w:rPr>
        <w:t xml:space="preserve"> ב-</w:t>
      </w:r>
      <w:r w:rsidRPr="00C35A2C">
        <w:rPr>
          <w:rtl/>
        </w:rPr>
        <w:t>סברא דנפשיה קאמר [והכא מיבעי לרבנן]</w:t>
      </w:r>
    </w:p>
    <w:p w14:paraId="4D6ECFD8" w14:textId="77777777" w:rsidR="00AC0AF5" w:rsidRPr="00C35A2C" w:rsidRDefault="00AC0AF5" w:rsidP="00AC0AF5">
      <w:pPr>
        <w:rPr>
          <w:rtl/>
        </w:rPr>
      </w:pPr>
      <w:r w:rsidRPr="0081371E">
        <w:rPr>
          <w:rStyle w:val="afff8"/>
          <w:rtl/>
        </w:rPr>
        <w:t>תוס</w:t>
      </w:r>
      <w:r w:rsidRPr="00F10693">
        <w:rPr>
          <w:rtl/>
        </w:rPr>
        <w:t xml:space="preserve">' </w:t>
      </w:r>
      <w:r>
        <w:rPr>
          <w:rtl/>
        </w:rPr>
        <w:t xml:space="preserve">דשיעבודא אלים [ס"ל </w:t>
      </w:r>
      <w:r>
        <w:rPr>
          <w:rStyle w:val="affffe"/>
          <w:rtl/>
          <w:rPrChange w:id="9526" w:author="מנוע אמוראים" w:date="2026-10-05T16:41:09Z">
            <w:rPr>
              <w:rtl/>
            </w:rPr>
          </w:rPrChange>
        </w:rPr>
        <w:t xml:space="preserve">כר"מ</w:t>
      </w:r>
      <w:r>
        <w:rPr>
          <w:rtl/>
        </w:rPr>
        <w:t xml:space="preserve"> דאאמדשלב"ל]</w:t>
      </w:r>
    </w:p>
    <w:p w14:paraId="1893AE67" w14:textId="77777777" w:rsidR="00AC0AF5" w:rsidRPr="00C35A2C" w:rsidRDefault="00AC0AF5" w:rsidP="00AC0AF5">
      <w:pPr>
        <w:pStyle w:val="afff0"/>
        <w:framePr w:wrap="around"/>
        <w:spacing w:line="276" w:lineRule="auto"/>
        <w:rPr>
          <w:del w:id="41078" w:author="Claude" w:date="2026-10-07T09:24:35Z"/>
          <w:rtl/>
        </w:rPr>
      </w:pPr>
      <w:bookmarkStart w:id="62" w:name="_Hlk184018343"/>
      <w:del w:id="41076" w:author="Claude" w:date="2026-10-07T09:24:35Z">
        <w:r w:rsidRPr="00C35A2C">
          <w:rPr>
            <w:rtl/>
          </w:rPr>
          <w:lastRenderedPageBreak/>
          <w:delText xml:space="preserve">פרק </w:delText>
        </w:r>
      </w:del>
      <w:del w:id="41077" w:author="Claude" w:date="2026-10-07T09:24:35Z">
        <w:r w:rsidRPr="00C35A2C">
          <w:rPr>
            <w:rFonts w:hint="cs"/>
            <w:rtl/>
          </w:rPr>
          <w:delText xml:space="preserve">עשירי</w:delText>
        </w:r>
      </w:del>
    </w:p>
    <w:p w14:paraId="74965A9D" w14:textId="77777777" w:rsidR="00AC0AF5" w:rsidRPr="00C35A2C" w:rsidRDefault="00AC0AF5" w:rsidP="00982F98">
      <w:pPr>
        <w:pStyle w:val="affe"/>
        <w:framePr w:wrap="around"/>
        <w:rPr>
          <w:rtl/>
        </w:rPr>
      </w:pPr>
      <w:r w:rsidRPr="00C35A2C">
        <w:rPr>
          <w:rFonts w:hint="cs"/>
          <w:rtl/>
        </w:rPr>
        <w:t>קס.</w:t>
      </w:r>
    </w:p>
    <w:p w14:paraId="471F37E3" w14:textId="77777777" w:rsidR="00AC0AF5" w:rsidRPr="00C35A2C" w:rsidRDefault="00AC0AF5" w:rsidP="00AC0AF5">
      <w:pPr>
        <w:pStyle w:val="afff1"/>
        <w:framePr w:wrap="around"/>
        <w:spacing w:line="276" w:lineRule="auto"/>
        <w:rPr>
          <w:del w:id="41080" w:author="Claude" w:date="2026-10-07T09:24:35Z"/>
          <w:rtl/>
        </w:rPr>
      </w:pPr>
      <w:del w:id="41079" w:author="Claude" w:date="2026-10-07T09:24:35Z">
        <w:r w:rsidRPr="00C35A2C">
          <w:rPr>
            <w:rFonts w:hint="cs"/>
            <w:rtl/>
          </w:rPr>
          <w:delText xml:space="preserve">גט פשוט</w:delText>
        </w:r>
      </w:del>
    </w:p>
    <w:p>
      <w:pPr>
        <w:pStyle w:val="Hadran"/>
        <w:rPr>
          <w:ins w:id="91215" w:author="Claude" w:date="2026-10-08T08:34:53Z"/>
        </w:rPr>
      </w:pPr>
      <w:ins w:id="91214" w:author="Claude" w:date="2026-10-08T08:34:53Z">
        <w:r>
          <w:rPr>
            <w:rFonts w:hint="cs"/>
            <w:rtl/>
          </w:rPr>
          <w:t xml:space="preserve">הדרן עלך מי שמת</w:t>
        </w:r>
      </w:ins>
    </w:p>
    <w:p w14:paraId="13AFED3D" w14:textId="77777777" w:rsidR="00AC0AF5" w:rsidRDefault="00AC0AF5" w:rsidP="00AC0AF5">
      <w:pPr>
        <w:pStyle w:val="afff2"/>
        <w:framePr w:wrap="around"/>
        <w:spacing w:after="0" w:line="276" w:lineRule="auto"/>
        <w:rPr>
          <w:rtl/>
        </w:rPr>
      </w:pPr>
      <w:r w:rsidRPr="00C35A2C">
        <w:rPr>
          <w:rFonts w:hint="cs"/>
          <w:rtl/>
        </w:rPr>
        <w:t>קס: -קעו:</w:t>
      </w:r>
    </w:p>
    <w:p>
      <w:pPr>
        <w:pStyle w:val="PetichatPerek"/>
        <w:rPr>
          <w:ins w:id="41075" w:author="Claude" w:date="2026-10-07T09:24:35Z"/>
        </w:rPr>
      </w:pPr>
      <w:ins w:id="41074" w:author="Claude" w:date="2026-10-07T09:24:35Z">
        <w:r>
          <w:rPr>
            <w:rtl/>
          </w:rPr>
          <w:t xml:space="preserve">פרק עשירי</w:t>
        </w:r>
        <w:r>
          <w:rPr>
            <w:rtl/>
          </w:rPr>
          <w:t xml:space="preserve"> - </w:t>
        </w:r>
        <w:r>
          <w:rPr>
            <w:rFonts w:hint="cs"/>
            <w:rtl/>
          </w:rPr>
          <w:t xml:space="preserve">גט פשוט</w:t>
        </w:r>
      </w:ins>
    </w:p>
    <w:p w14:paraId="5F2CF49B" w14:textId="2D4BA003" w:rsidR="00AC0AF5" w:rsidRPr="00C35A2C" w:rsidRDefault="00011DBB" w:rsidP="00011DBB">
      <w:pPr>
        <w:pStyle w:val="affffb"/>
        <w:framePr w:wrap="around"/>
        <w:rPr>
          <w:rtl/>
        </w:rPr>
      </w:pPr>
      <w:del w:id="20411" w:author="קלוד" w:date="2026-10-06T10:07:33Z">
        <w:r>
          <w:rPr>
            <w:rtl/>
          </w:rPr>
          <w:delText xml:space="preserve">מתני'</w:delText>
        </w:r>
      </w:del>
      <w:ins w:id="20412" w:author="קלוד" w:date="2026-10-06T10:07:33Z">
        <w:r>
          <w:rPr>
            <w:rtl/>
          </w:rPr>
          <w:t xml:space="preserve">משנה א</w:t>
        </w:r>
      </w:ins>
    </w:p>
    <w:p w14:paraId="24F886FE" w14:textId="77777777" w:rsidR="0090081B" w:rsidRPr="00C35A2C" w:rsidRDefault="0090081B" w:rsidP="00DB3591">
      <w:pPr>
        <w:pStyle w:val="afff3"/>
        <w:rPr>
          <w:rtl/>
        </w:rPr>
      </w:pPr>
      <w:r w:rsidRPr="00DB3591">
        <w:rPr>
          <w:rFonts w:cs="BA TM • Vilna Extra-Bold"/>
          <w:bCs/>
          <w:rtl/>
        </w:rPr>
        <w:t>גט פשוט -</w:t>
      </w:r>
      <w:r w:rsidRPr="00C35A2C">
        <w:rPr>
          <w:rtl/>
        </w:rPr>
        <w:t xml:space="preserve"> עדיו מתוכו, </w:t>
      </w:r>
      <w:r>
        <w:rPr>
          <w:rtl/>
        </w:rPr>
        <w:ptab w:relativeTo="margin" w:alignment="right" w:leader="none"/>
      </w:r>
      <w:r w:rsidRPr="00DB3591">
        <w:rPr>
          <w:rFonts w:cs="BA TM • Vilna Extra-Bold"/>
          <w:bCs/>
          <w:rtl/>
        </w:rPr>
        <w:t>מקושר</w:t>
      </w:r>
      <w:r w:rsidRPr="00C35A2C">
        <w:rPr>
          <w:rtl/>
        </w:rPr>
        <w:t xml:space="preserve"> - עדיו מאחוריו.</w:t>
      </w:r>
    </w:p>
    <w:p w14:paraId="6D5F81B5" w14:textId="77777777" w:rsidR="0090081B" w:rsidRPr="00745643" w:rsidRDefault="0090081B" w:rsidP="00DB3591">
      <w:pPr>
        <w:pStyle w:val="afff3"/>
        <w:rPr>
          <w:rtl/>
        </w:rPr>
      </w:pPr>
      <w:r w:rsidRPr="00DB3591">
        <w:rPr>
          <w:rFonts w:cs="BA TM • Vilna Extra-Bold"/>
          <w:bCs/>
          <w:rtl/>
        </w:rPr>
        <w:t>פשוט</w:t>
      </w:r>
      <w:r w:rsidRPr="00745643">
        <w:rPr>
          <w:rtl/>
        </w:rPr>
        <w:t xml:space="preserve"> שכתבו עדיו מאחוריו, </w:t>
      </w:r>
      <w:r w:rsidRPr="00DB3591">
        <w:rPr>
          <w:rFonts w:cs="BA TM • Vilna Extra-Bold"/>
          <w:bCs/>
          <w:rtl/>
        </w:rPr>
        <w:t>מקושר</w:t>
      </w:r>
      <w:r w:rsidRPr="00745643">
        <w:rPr>
          <w:rtl/>
        </w:rPr>
        <w:t xml:space="preserve"> שכתבו עדיו מתוכו שניהם פסולין.</w:t>
      </w:r>
    </w:p>
    <w:p w14:paraId="03FFE8E1" w14:textId="77777777" w:rsidR="0090081B" w:rsidRPr="00C35A2C" w:rsidRDefault="0090081B" w:rsidP="00DB3591">
      <w:pPr>
        <w:pStyle w:val="afff3"/>
        <w:rPr>
          <w:rtl/>
        </w:rPr>
      </w:pPr>
      <w:r w:rsidRPr="00745643">
        <w:rPr>
          <w:rStyle w:val="TanaimMishna"/>
          <w:rFonts w:hint="cs"/>
          <w:spacing w:val="0"/>
          <w:rtl/>
          <w:rPrChange w:id="20190" w:author="קלוד" w:date="2026-10-06T10:07:33Z">
            <w:rPr>
              <w:rStyle w:val="affffe"/>
              <w:rFonts w:hint="cs"/>
              <w:spacing w:val="0"/>
              <w:rtl/>
            </w:rPr>
          </w:rPrChange>
        </w:rPr>
        <w:t>רחב''ג</w:t>
      </w:r>
      <w:r w:rsidRPr="00745643">
        <w:rPr>
          <w:rStyle w:val="TanaimMishna"/>
          <w:spacing w:val="0"/>
          <w:rtl/>
          <w:rPrChange w:id="20191" w:author="קלוד" w:date="2026-10-06T10:07:33Z">
            <w:rPr>
              <w:rStyle w:val="affffe"/>
              <w:spacing w:val="0"/>
              <w:rtl/>
            </w:rPr>
          </w:rPrChange>
        </w:rPr>
        <w:t>:</w:t>
      </w:r>
      <w:r w:rsidRPr="00745643">
        <w:rPr>
          <w:rtl/>
        </w:rPr>
        <w:t xml:space="preserve"> </w:t>
      </w:r>
      <w:r w:rsidRPr="00DB3591">
        <w:rPr>
          <w:rFonts w:cs="BA TM • Vilna Extra-Bold"/>
          <w:bCs/>
          <w:rtl/>
        </w:rPr>
        <w:t>מקושר</w:t>
      </w:r>
      <w:r w:rsidRPr="00745643">
        <w:rPr>
          <w:rtl/>
        </w:rPr>
        <w:t xml:space="preserve"> שכתבו עדיו מתוכו כשר, מפני שיכול לעשותו פשוט</w:t>
      </w:r>
      <w:r w:rsidRPr="00C35A2C">
        <w:rPr>
          <w:rtl/>
        </w:rPr>
        <w:t>.</w:t>
      </w:r>
    </w:p>
    <w:p w14:paraId="0B95B76A" w14:textId="77777777" w:rsidR="0090081B" w:rsidRPr="00C35A2C" w:rsidRDefault="0090081B" w:rsidP="00DB3591">
      <w:pPr>
        <w:pStyle w:val="afff3"/>
        <w:rPr>
          <w:rtl/>
        </w:rPr>
      </w:pPr>
      <w:r w:rsidRPr="008A12FE">
        <w:rPr>
          <w:rStyle w:val="TanaimMishna"/>
          <w:rFonts w:hint="cs"/>
          <w:rtl/>
          <w:rPrChange w:id="20192" w:author="קלוד" w:date="2026-10-06T10:07:33Z">
            <w:rPr>
              <w:rStyle w:val="affffe"/>
              <w:rFonts w:hint="cs"/>
              <w:rtl/>
            </w:rPr>
          </w:rPrChange>
        </w:rPr>
        <w:t>רשב''ג</w:t>
      </w:r>
      <w:r w:rsidRPr="008A12FE">
        <w:rPr>
          <w:rStyle w:val="TanaimMishna"/>
          <w:rtl/>
          <w:rPrChange w:id="20193" w:author="קלוד" w:date="2026-10-06T10:07:33Z">
            <w:rPr>
              <w:rStyle w:val="affffe"/>
              <w:rtl/>
            </w:rPr>
          </w:rPrChange>
        </w:rPr>
        <w:t>:</w:t>
      </w:r>
      <w:r w:rsidRPr="00C35A2C">
        <w:rPr>
          <w:rtl/>
        </w:rPr>
        <w:t xml:space="preserve"> הכל כמנהג המדינה.</w:t>
      </w:r>
    </w:p>
    <w:p w14:paraId="09AA0F6A" w14:textId="77777777" w:rsidR="0090081B" w:rsidRPr="00C35A2C" w:rsidRDefault="0090081B" w:rsidP="00DB3591">
      <w:pPr>
        <w:pStyle w:val="afff3"/>
        <w:rPr>
          <w:rtl/>
        </w:rPr>
      </w:pPr>
      <w:r w:rsidRPr="00DB3591">
        <w:rPr>
          <w:rFonts w:cs="BA TM • Vilna Extra-Bold"/>
          <w:bCs/>
          <w:rtl/>
        </w:rPr>
        <w:t>גט פשוט</w:t>
      </w:r>
      <w:r w:rsidRPr="00C35A2C">
        <w:rPr>
          <w:rtl/>
        </w:rPr>
        <w:t xml:space="preserve"> - עדיו בשנים, </w:t>
      </w:r>
      <w:r>
        <w:rPr>
          <w:rtl/>
        </w:rPr>
        <w:ptab w:relativeTo="margin" w:alignment="right" w:leader="none"/>
      </w:r>
      <w:r w:rsidRPr="00DB3591">
        <w:rPr>
          <w:rFonts w:cs="BA TM • Vilna Extra-Bold"/>
          <w:bCs/>
          <w:rtl/>
        </w:rPr>
        <w:t>ומקושר</w:t>
      </w:r>
      <w:r w:rsidRPr="00C35A2C">
        <w:rPr>
          <w:rtl/>
        </w:rPr>
        <w:t xml:space="preserve"> - בשלשה.</w:t>
      </w:r>
    </w:p>
    <w:p w14:paraId="5C1E07EF" w14:textId="77777777" w:rsidR="0090081B" w:rsidRPr="00745643" w:rsidRDefault="0090081B" w:rsidP="00DB3591">
      <w:pPr>
        <w:pStyle w:val="afff3"/>
        <w:rPr>
          <w:rtl/>
        </w:rPr>
      </w:pPr>
      <w:r w:rsidRPr="00745643">
        <w:rPr>
          <w:rtl/>
        </w:rPr>
        <w:t>פשוט שכתב בו עד אחד, ומקושר שכתב בו שני עדים - שניהם פסולין.</w:t>
      </w:r>
    </w:p>
    <w:p w14:paraId="07233F08" w14:textId="77777777" w:rsidR="0090081B" w:rsidRPr="00646E50" w:rsidRDefault="0090081B" w:rsidP="0090081B">
      <w:pPr>
        <w:pStyle w:val="affff9"/>
        <w:rPr>
          <w:rtl/>
        </w:rPr>
      </w:pPr>
      <w:r w:rsidRPr="00646E50">
        <w:rPr>
          <w:rFonts w:hint="cs"/>
          <w:rtl/>
        </w:rPr>
        <w:t>מנה</w:t>
      </w:r>
      <w:r w:rsidRPr="00646E50">
        <w:rPr>
          <w:rtl/>
        </w:rPr>
        <w:t>"</w:t>
      </w:r>
      <w:r w:rsidRPr="00646E50">
        <w:rPr>
          <w:rFonts w:hint="cs"/>
          <w:rtl/>
        </w:rPr>
        <w:t>מ שיש ב' מיני שטרות [ד]</w:t>
      </w:r>
    </w:p>
    <w:p w14:paraId="6E35DC43" w14:textId="77777777" w:rsidR="0090081B" w:rsidRPr="00AA4AF6" w:rsidRDefault="0090081B" w:rsidP="0090081B">
      <w:pPr>
        <w:pStyle w:val="36"/>
        <w:framePr w:wrap="notBeside"/>
        <w:rPr>
          <w:rtl/>
        </w:rPr>
      </w:pPr>
      <w:r w:rsidRPr="00AA4AF6">
        <w:rPr>
          <w:rFonts w:hint="cs"/>
          <w:rtl/>
        </w:rPr>
        <w:t>א. כר</w:t>
      </w:r>
      <w:r w:rsidRPr="00AA4AF6">
        <w:rPr>
          <w:rtl/>
        </w:rPr>
        <w:t>"</w:t>
      </w:r>
      <w:r w:rsidRPr="00AA4AF6">
        <w:rPr>
          <w:rFonts w:hint="cs"/>
          <w:rtl/>
        </w:rPr>
        <w:t>ח:</w:t>
      </w:r>
    </w:p>
    <w:p w14:paraId="234FE5AF" w14:textId="77777777" w:rsidR="0090081B" w:rsidRPr="00C414D2" w:rsidRDefault="0090081B" w:rsidP="0090081B">
      <w:pPr>
        <w:rPr>
          <w:rFonts w:ascii="David" w:hAnsi="David"/>
          <w:spacing w:val="-4"/>
          <w:sz w:val="32"/>
          <w:rtl/>
        </w:rPr>
      </w:pPr>
      <w:r w:rsidRPr="00AA4AF6">
        <w:rPr>
          <w:rStyle w:val="affff8"/>
          <w:rFonts w:hint="cs"/>
          <w:rtl/>
        </w:rPr>
        <w:t>ד'</w:t>
      </w:r>
      <w:r w:rsidRPr="00AA4AF6">
        <w:rPr>
          <w:rStyle w:val="affff8"/>
          <w:rtl/>
        </w:rPr>
        <w:t>שדות בכסף יקנו וכתוב בספר</w:t>
      </w:r>
      <w:r w:rsidRPr="00AA4AF6">
        <w:rPr>
          <w:rStyle w:val="affff8"/>
          <w:rFonts w:hint="cs"/>
          <w:rtl/>
        </w:rPr>
        <w:t>'</w:t>
      </w:r>
      <w:r w:rsidRPr="00AA4AF6">
        <w:rPr>
          <w:rStyle w:val="affff8"/>
          <w:rtl/>
        </w:rPr>
        <w:t xml:space="preserve"> </w:t>
      </w:r>
      <w:r w:rsidRPr="00AA4AF6">
        <w:rPr>
          <w:rStyle w:val="affff8"/>
          <w:rFonts w:hint="cs"/>
          <w:rtl/>
        </w:rPr>
        <w:t>-</w:t>
      </w:r>
      <w:r w:rsidRPr="00C414D2">
        <w:rPr>
          <w:rFonts w:ascii="David" w:hAnsi="David" w:hint="cs"/>
          <w:spacing w:val="-4"/>
          <w:sz w:val="32"/>
          <w:rtl/>
        </w:rPr>
        <w:t xml:space="preserve"> </w:t>
      </w:r>
      <w:r w:rsidRPr="00C414D2">
        <w:rPr>
          <w:rFonts w:ascii="David" w:hAnsi="David"/>
          <w:spacing w:val="-4"/>
          <w:sz w:val="32"/>
          <w:rtl/>
        </w:rPr>
        <w:t>זה פשוט,</w:t>
      </w:r>
      <w:r w:rsidRPr="00C414D2">
        <w:rPr>
          <w:rStyle w:val="affff8"/>
          <w:spacing w:val="-4"/>
          <w:rtl/>
        </w:rPr>
        <w:t xml:space="preserve"> </w:t>
      </w:r>
      <w:r w:rsidRPr="00AA4AF6">
        <w:rPr>
          <w:rStyle w:val="affff8"/>
          <w:rFonts w:hint="cs"/>
          <w:rtl/>
        </w:rPr>
        <w:t>'</w:t>
      </w:r>
      <w:r w:rsidRPr="00AA4AF6">
        <w:rPr>
          <w:rStyle w:val="affff8"/>
          <w:rtl/>
        </w:rPr>
        <w:t>וחתום</w:t>
      </w:r>
      <w:r w:rsidRPr="00AA4AF6">
        <w:rPr>
          <w:rStyle w:val="affff8"/>
          <w:rFonts w:hint="cs"/>
          <w:rtl/>
        </w:rPr>
        <w:t>'</w:t>
      </w:r>
      <w:r w:rsidRPr="00F10693">
        <w:rPr>
          <w:rtl/>
        </w:rPr>
        <w:t xml:space="preserve"> </w:t>
      </w:r>
      <w:r w:rsidRPr="00C414D2">
        <w:rPr>
          <w:rFonts w:ascii="David" w:hAnsi="David"/>
          <w:spacing w:val="-4"/>
          <w:sz w:val="32"/>
          <w:rtl/>
        </w:rPr>
        <w:t>- זה מקושר,</w:t>
      </w:r>
      <w:r w:rsidRPr="00C414D2">
        <w:rPr>
          <w:rStyle w:val="affff8"/>
          <w:spacing w:val="-4"/>
          <w:rtl/>
        </w:rPr>
        <w:t xml:space="preserve"> </w:t>
      </w:r>
      <w:r w:rsidRPr="00AA4AF6">
        <w:rPr>
          <w:rStyle w:val="affff8"/>
          <w:rFonts w:hint="cs"/>
          <w:rtl/>
        </w:rPr>
        <w:t>'</w:t>
      </w:r>
      <w:r w:rsidRPr="00AA4AF6">
        <w:rPr>
          <w:rStyle w:val="affff8"/>
          <w:rtl/>
        </w:rPr>
        <w:t>והעד</w:t>
      </w:r>
      <w:r w:rsidRPr="00AA4AF6">
        <w:rPr>
          <w:rStyle w:val="affff8"/>
          <w:rFonts w:hint="cs"/>
          <w:rtl/>
        </w:rPr>
        <w:t>'</w:t>
      </w:r>
      <w:r w:rsidRPr="00AA4AF6">
        <w:rPr>
          <w:rStyle w:val="affff8"/>
          <w:rtl/>
        </w:rPr>
        <w:t xml:space="preserve"> -</w:t>
      </w:r>
      <w:r w:rsidRPr="00C414D2">
        <w:rPr>
          <w:rFonts w:ascii="David" w:hAnsi="David"/>
          <w:spacing w:val="-4"/>
          <w:sz w:val="32"/>
          <w:rtl/>
        </w:rPr>
        <w:t xml:space="preserve"> שנים,</w:t>
      </w:r>
      <w:r w:rsidRPr="00C414D2">
        <w:rPr>
          <w:rStyle w:val="affff8"/>
          <w:spacing w:val="-4"/>
          <w:rtl/>
        </w:rPr>
        <w:t xml:space="preserve"> </w:t>
      </w:r>
      <w:r w:rsidRPr="00AA4AF6">
        <w:rPr>
          <w:rStyle w:val="affff8"/>
          <w:rFonts w:hint="cs"/>
          <w:rtl/>
        </w:rPr>
        <w:t>'</w:t>
      </w:r>
      <w:r w:rsidRPr="00AA4AF6">
        <w:rPr>
          <w:rStyle w:val="affff8"/>
          <w:rtl/>
        </w:rPr>
        <w:t>עדים</w:t>
      </w:r>
      <w:r w:rsidRPr="00AA4AF6">
        <w:rPr>
          <w:rStyle w:val="affff8"/>
          <w:rFonts w:hint="cs"/>
          <w:rtl/>
        </w:rPr>
        <w:t>'</w:t>
      </w:r>
      <w:r w:rsidRPr="00F10693">
        <w:rPr>
          <w:rtl/>
        </w:rPr>
        <w:t xml:space="preserve"> </w:t>
      </w:r>
      <w:r w:rsidRPr="00C414D2">
        <w:rPr>
          <w:rFonts w:ascii="David" w:hAnsi="David"/>
          <w:spacing w:val="-4"/>
          <w:sz w:val="32"/>
          <w:rtl/>
        </w:rPr>
        <w:t>שלשה,</w:t>
      </w:r>
    </w:p>
    <w:p w14:paraId="4B2B416A" w14:textId="77777777" w:rsidR="0090081B" w:rsidRPr="00AA4AF6" w:rsidRDefault="0090081B" w:rsidP="0090081B">
      <w:pPr>
        <w:pStyle w:val="36"/>
        <w:framePr w:wrap="notBeside"/>
        <w:rPr>
          <w:rtl/>
        </w:rPr>
      </w:pPr>
      <w:r w:rsidRPr="00AA4AF6">
        <w:rPr>
          <w:rFonts w:hint="cs"/>
          <w:rtl/>
        </w:rPr>
        <w:t xml:space="preserve">- </w:t>
      </w:r>
      <w:r w:rsidRPr="00AA4AF6">
        <w:rPr>
          <w:rtl/>
        </w:rPr>
        <w:t>הא כיצד?</w:t>
      </w:r>
    </w:p>
    <w:p w14:paraId="55796D5A" w14:textId="77777777" w:rsidR="0090081B" w:rsidRPr="00C35A2C" w:rsidRDefault="0090081B" w:rsidP="0090081B">
      <w:pPr>
        <w:rPr>
          <w:rFonts w:ascii="David" w:hAnsi="David"/>
          <w:sz w:val="32"/>
          <w:rtl/>
        </w:rPr>
      </w:pPr>
      <w:r w:rsidRPr="00C35A2C">
        <w:rPr>
          <w:rFonts w:ascii="David" w:hAnsi="David"/>
          <w:sz w:val="32"/>
          <w:rtl/>
        </w:rPr>
        <w:t>שנים לפשוט, שלשה למקושר</w:t>
      </w:r>
      <w:r w:rsidRPr="00C35A2C">
        <w:rPr>
          <w:rFonts w:ascii="David" w:hAnsi="David" w:hint="cs"/>
          <w:sz w:val="32"/>
          <w:rtl/>
        </w:rPr>
        <w:t xml:space="preserve">- </w:t>
      </w:r>
      <w:r>
        <w:rPr>
          <w:rStyle w:val="afffff0"/>
          <w:rtl/>
        </w:rPr>
        <w:tab/>
      </w:r>
      <w:r w:rsidRPr="00AA4AF6">
        <w:rPr>
          <w:rStyle w:val="afffff0"/>
          <w:rFonts w:hint="cs"/>
          <w:rtl/>
        </w:rPr>
        <w:t>מתוך שנתרבה בקשריו נתרבה בעדיו</w:t>
      </w:r>
      <w:r w:rsidRPr="00AA4AF6">
        <w:rPr>
          <w:rStyle w:val="afffff0"/>
          <w:rtl/>
        </w:rPr>
        <w:t>.</w:t>
      </w:r>
    </w:p>
    <w:p w14:paraId="2E64FA7A" w14:textId="77777777" w:rsidR="0090081B" w:rsidRPr="00C35A2C" w:rsidRDefault="0090081B" w:rsidP="0090081B">
      <w:pPr>
        <w:pStyle w:val="affe"/>
        <w:framePr w:wrap="around"/>
        <w:rPr>
          <w:rtl/>
        </w:rPr>
      </w:pPr>
      <w:r w:rsidRPr="00C35A2C">
        <w:rPr>
          <w:rFonts w:hint="cs"/>
          <w:rtl/>
        </w:rPr>
        <w:t>קס:</w:t>
      </w:r>
    </w:p>
    <w:p w14:paraId="72E9D98F" w14:textId="77777777" w:rsidR="0090081B" w:rsidRPr="00AA4AF6" w:rsidRDefault="0090081B" w:rsidP="0090081B">
      <w:pPr>
        <w:pStyle w:val="36"/>
        <w:framePr w:wrap="notBeside"/>
        <w:rPr>
          <w:rtl/>
        </w:rPr>
      </w:pPr>
      <w:r w:rsidRPr="00AA4AF6">
        <w:rPr>
          <w:rFonts w:hint="cs"/>
          <w:rtl/>
        </w:rPr>
        <w:t xml:space="preserve">ב. </w:t>
      </w:r>
      <w:r w:rsidRPr="00AA4AF6">
        <w:rPr>
          <w:rtl/>
        </w:rPr>
        <w:t>רפרם</w:t>
      </w:r>
      <w:r w:rsidRPr="00AA4AF6">
        <w:rPr>
          <w:rFonts w:hint="cs"/>
          <w:rtl/>
        </w:rPr>
        <w:t>:</w:t>
      </w:r>
    </w:p>
    <w:p w14:paraId="104C287B" w14:textId="77777777" w:rsidR="0090081B" w:rsidRPr="0081371E" w:rsidRDefault="0090081B" w:rsidP="0090081B">
      <w:pPr>
        <w:rPr>
          <w:rStyle w:val="afff8"/>
          <w:rtl/>
        </w:rPr>
      </w:pPr>
      <w:r w:rsidRPr="00991083">
        <w:rPr>
          <w:rStyle w:val="affff8"/>
          <w:rFonts w:hint="cs"/>
          <w:rtl/>
        </w:rPr>
        <w:t>מ</w:t>
      </w:r>
      <w:r w:rsidRPr="00AA4AF6">
        <w:rPr>
          <w:rStyle w:val="affff8"/>
          <w:rFonts w:hint="cs"/>
          <w:rtl/>
        </w:rPr>
        <w:t>'</w:t>
      </w:r>
      <w:r w:rsidRPr="00AA4AF6">
        <w:rPr>
          <w:rStyle w:val="affff8"/>
          <w:rtl/>
        </w:rPr>
        <w:t>ואקח את ספר המקנה</w:t>
      </w:r>
      <w:r w:rsidRPr="00C35A2C">
        <w:rPr>
          <w:rFonts w:ascii="David" w:hAnsi="David"/>
          <w:sz w:val="32"/>
          <w:rtl/>
        </w:rPr>
        <w:t xml:space="preserve"> - זה פשוט,</w:t>
      </w:r>
      <w:r w:rsidRPr="007367C6">
        <w:rPr>
          <w:rStyle w:val="affff8"/>
          <w:rtl/>
        </w:rPr>
        <w:t xml:space="preserve"> </w:t>
      </w:r>
      <w:r w:rsidRPr="00AA4AF6">
        <w:rPr>
          <w:rStyle w:val="affff8"/>
          <w:rFonts w:hint="cs"/>
          <w:rtl/>
        </w:rPr>
        <w:t>'</w:t>
      </w:r>
      <w:r w:rsidRPr="00AA4AF6">
        <w:rPr>
          <w:rStyle w:val="affff8"/>
          <w:rtl/>
        </w:rPr>
        <w:t>את החתום</w:t>
      </w:r>
      <w:r w:rsidRPr="00AA4AF6">
        <w:rPr>
          <w:rStyle w:val="affff8"/>
          <w:rFonts w:hint="cs"/>
          <w:rtl/>
        </w:rPr>
        <w:t>'</w:t>
      </w:r>
      <w:r w:rsidRPr="00AA4AF6">
        <w:rPr>
          <w:rStyle w:val="affff8"/>
          <w:rtl/>
        </w:rPr>
        <w:t xml:space="preserve"> -</w:t>
      </w:r>
      <w:r w:rsidRPr="00C35A2C">
        <w:rPr>
          <w:rFonts w:ascii="David" w:hAnsi="David"/>
          <w:sz w:val="32"/>
          <w:rtl/>
        </w:rPr>
        <w:t xml:space="preserve"> זה מקושר,</w:t>
      </w:r>
      <w:r w:rsidRPr="007367C6">
        <w:rPr>
          <w:rStyle w:val="affff8"/>
          <w:rtl/>
        </w:rPr>
        <w:t xml:space="preserve"> </w:t>
      </w:r>
      <w:r w:rsidRPr="00AA4AF6">
        <w:rPr>
          <w:rStyle w:val="affff8"/>
          <w:rFonts w:hint="cs"/>
          <w:rtl/>
        </w:rPr>
        <w:t>'</w:t>
      </w:r>
      <w:r w:rsidRPr="00AA4AF6">
        <w:rPr>
          <w:rStyle w:val="affff8"/>
          <w:rtl/>
        </w:rPr>
        <w:t>ואת הגלוי</w:t>
      </w:r>
      <w:r w:rsidRPr="00AA4AF6">
        <w:rPr>
          <w:rStyle w:val="affff8"/>
          <w:rFonts w:hint="cs"/>
          <w:rtl/>
        </w:rPr>
        <w:t>'</w:t>
      </w:r>
      <w:r w:rsidRPr="00AA4AF6">
        <w:rPr>
          <w:rStyle w:val="affff8"/>
          <w:rtl/>
        </w:rPr>
        <w:t xml:space="preserve"> -</w:t>
      </w:r>
      <w:r w:rsidRPr="00C35A2C">
        <w:rPr>
          <w:rFonts w:ascii="David" w:hAnsi="David"/>
          <w:sz w:val="32"/>
          <w:rtl/>
        </w:rPr>
        <w:t xml:space="preserve"> זה פשוט שבמקושר,</w:t>
      </w:r>
      <w:r w:rsidRPr="007367C6">
        <w:rPr>
          <w:rStyle w:val="affff8"/>
          <w:rtl/>
        </w:rPr>
        <w:t xml:space="preserve"> </w:t>
      </w:r>
      <w:r w:rsidRPr="00AA4AF6">
        <w:rPr>
          <w:rStyle w:val="affff8"/>
          <w:rFonts w:hint="cs"/>
          <w:rtl/>
        </w:rPr>
        <w:t>'</w:t>
      </w:r>
      <w:r w:rsidRPr="00AA4AF6">
        <w:rPr>
          <w:rStyle w:val="affff8"/>
          <w:rtl/>
        </w:rPr>
        <w:t>המצוה והחקים</w:t>
      </w:r>
      <w:r w:rsidRPr="00AA4AF6">
        <w:rPr>
          <w:rStyle w:val="affff8"/>
          <w:rFonts w:hint="cs"/>
          <w:rtl/>
        </w:rPr>
        <w:t>'</w:t>
      </w:r>
      <w:r w:rsidRPr="00AA4AF6">
        <w:rPr>
          <w:rStyle w:val="affff8"/>
          <w:rtl/>
        </w:rPr>
        <w:t xml:space="preserve"> -</w:t>
      </w:r>
      <w:r w:rsidRPr="00C35A2C">
        <w:rPr>
          <w:rFonts w:ascii="David" w:hAnsi="David"/>
          <w:sz w:val="32"/>
          <w:rtl/>
        </w:rPr>
        <w:t xml:space="preserve"> אלו דברים שבין פשוט למקושר, </w:t>
      </w:r>
      <w:r w:rsidRPr="00C35A2C">
        <w:rPr>
          <w:rFonts w:ascii="David" w:hAnsi="David" w:hint="cs"/>
          <w:sz w:val="32"/>
          <w:rtl/>
        </w:rPr>
        <w:t xml:space="preserve">- </w:t>
      </w:r>
      <w:r w:rsidRPr="00C35A2C">
        <w:rPr>
          <w:rFonts w:ascii="David" w:hAnsi="David"/>
          <w:sz w:val="32"/>
          <w:rtl/>
        </w:rPr>
        <w:t xml:space="preserve">זה עדיו שנים </w:t>
      </w:r>
      <w:r w:rsidRPr="00C35A2C">
        <w:rPr>
          <w:rFonts w:ascii="David" w:hAnsi="David" w:hint="cs"/>
          <w:sz w:val="32"/>
          <w:rtl/>
        </w:rPr>
        <w:t xml:space="preserve">ומתוכו </w:t>
      </w:r>
      <w:r w:rsidRPr="00C35A2C">
        <w:rPr>
          <w:rFonts w:ascii="David" w:hAnsi="David"/>
          <w:sz w:val="32"/>
          <w:rtl/>
        </w:rPr>
        <w:t>וזה עדיו שלשה</w:t>
      </w:r>
      <w:r w:rsidRPr="00C35A2C">
        <w:rPr>
          <w:rFonts w:ascii="David" w:hAnsi="David" w:hint="cs"/>
          <w:sz w:val="32"/>
          <w:rtl/>
        </w:rPr>
        <w:t xml:space="preserve"> ומאחוריו,</w:t>
      </w:r>
      <w:r>
        <w:rPr>
          <w:rFonts w:ascii="David" w:hAnsi="David" w:hint="cs"/>
          <w:sz w:val="32"/>
          <w:rtl/>
        </w:rPr>
        <w:t xml:space="preserve"> </w:t>
      </w:r>
      <w:r w:rsidRPr="00C35A2C">
        <w:rPr>
          <w:rFonts w:ascii="David" w:hAnsi="David" w:hint="cs"/>
          <w:sz w:val="32"/>
          <w:rtl/>
        </w:rPr>
        <w:t>ד</w:t>
      </w:r>
      <w:r w:rsidRPr="00C35A2C">
        <w:rPr>
          <w:rFonts w:ascii="David" w:hAnsi="David"/>
          <w:sz w:val="32"/>
          <w:rtl/>
        </w:rPr>
        <w:t>מתוך שנתרבה בקשריו נתרבה בעדיו.</w:t>
      </w:r>
    </w:p>
    <w:p w14:paraId="54B9AEF4" w14:textId="77777777" w:rsidR="0090081B" w:rsidRPr="00AA4AF6" w:rsidRDefault="0090081B" w:rsidP="0090081B">
      <w:pPr>
        <w:pStyle w:val="36"/>
        <w:framePr w:wrap="notBeside"/>
        <w:rPr>
          <w:rtl/>
        </w:rPr>
      </w:pPr>
      <w:r w:rsidRPr="00AA4AF6">
        <w:rPr>
          <w:rFonts w:hint="cs"/>
          <w:rtl/>
        </w:rPr>
        <w:t xml:space="preserve">ג. </w:t>
      </w:r>
      <w:r>
        <w:rPr>
          <w:rFonts w:hint="cs"/>
          <w:rtl/>
        </w:rPr>
        <w:t>רב''י</w:t>
      </w:r>
      <w:r w:rsidRPr="00AA4AF6">
        <w:rPr>
          <w:rFonts w:hint="cs"/>
          <w:rtl/>
        </w:rPr>
        <w:t>:</w:t>
      </w:r>
    </w:p>
    <w:p w14:paraId="7279B049" w14:textId="77777777" w:rsidR="0090081B" w:rsidRPr="00646E50" w:rsidRDefault="0090081B" w:rsidP="0090081B">
      <w:pPr>
        <w:spacing w:after="60"/>
        <w:rPr>
          <w:rStyle w:val="afffff0"/>
          <w:rtl/>
        </w:rPr>
      </w:pPr>
      <w:r w:rsidRPr="00AA4AF6">
        <w:rPr>
          <w:rStyle w:val="affff8"/>
          <w:rFonts w:hint="cs"/>
          <w:rtl/>
        </w:rPr>
        <w:t>'</w:t>
      </w:r>
      <w:r w:rsidRPr="00AA4AF6">
        <w:rPr>
          <w:rStyle w:val="affff8"/>
          <w:rtl/>
        </w:rPr>
        <w:t>על פי שנים עדים או על פי שלשה עדים יקום דבר</w:t>
      </w:r>
      <w:r w:rsidRPr="00AA4AF6">
        <w:rPr>
          <w:rStyle w:val="affff8"/>
          <w:rFonts w:hint="cs"/>
          <w:rtl/>
        </w:rPr>
        <w:t>'</w:t>
      </w:r>
      <w:r w:rsidRPr="00AA4AF6">
        <w:rPr>
          <w:rStyle w:val="affff8"/>
          <w:rtl/>
        </w:rPr>
        <w:t>,</w:t>
      </w:r>
      <w:r w:rsidRPr="00C35A2C">
        <w:rPr>
          <w:rFonts w:ascii="David" w:hAnsi="David"/>
          <w:sz w:val="32"/>
          <w:rtl/>
        </w:rPr>
        <w:t xml:space="preserve"> אם תתקיים עדותן בשנים, למה פרט</w:t>
      </w:r>
      <w:r w:rsidRPr="00C35A2C">
        <w:rPr>
          <w:rFonts w:ascii="David" w:hAnsi="David" w:hint="cs"/>
          <w:sz w:val="32"/>
          <w:rtl/>
        </w:rPr>
        <w:t xml:space="preserve"> בשלושה </w:t>
      </w:r>
      <w:r w:rsidRPr="00646E50">
        <w:rPr>
          <w:rStyle w:val="affffe"/>
          <w:rFonts w:hint="cs"/>
          <w:rtl/>
        </w:rPr>
        <w:t>לומר לך</w:t>
      </w:r>
      <w:r w:rsidRPr="00646E50">
        <w:rPr>
          <w:rStyle w:val="affffe"/>
          <w:rtl/>
        </w:rPr>
        <w:t>:</w:t>
      </w:r>
      <w:r w:rsidRPr="00C35A2C">
        <w:rPr>
          <w:rFonts w:ascii="David" w:hAnsi="David"/>
          <w:sz w:val="32"/>
          <w:rtl/>
        </w:rPr>
        <w:t xml:space="preserve"> שנים לפשוט, שלשה למקושר.</w:t>
      </w:r>
      <w:r w:rsidRPr="00646E50">
        <w:rPr>
          <w:rStyle w:val="afffff0"/>
          <w:rFonts w:hint="cs"/>
          <w:rtl/>
        </w:rPr>
        <w:t xml:space="preserve"> ד</w:t>
      </w:r>
      <w:r w:rsidRPr="00646E50">
        <w:rPr>
          <w:rStyle w:val="afffff0"/>
          <w:rtl/>
        </w:rPr>
        <w:t>מתוך שנתרבה בקשריו נתרבה בעדיו.</w:t>
      </w:r>
    </w:p>
    <w:p w14:paraId="416CE511" w14:textId="77777777" w:rsidR="0090081B" w:rsidRPr="00646E50" w:rsidRDefault="0090081B" w:rsidP="0090081B">
      <w:pPr>
        <w:pStyle w:val="36"/>
        <w:framePr w:wrap="notBeside"/>
        <w:rPr>
          <w:rtl/>
        </w:rPr>
      </w:pPr>
      <w:r w:rsidRPr="00646E50">
        <w:rPr>
          <w:rtl/>
        </w:rPr>
        <w:t>וה</w:t>
      </w:r>
      <w:r w:rsidRPr="00646E50">
        <w:rPr>
          <w:rFonts w:hint="cs"/>
          <w:rtl/>
        </w:rPr>
        <w:t>ך דבעי' למילתיה</w:t>
      </w:r>
      <w:r w:rsidRPr="00646E50">
        <w:rPr>
          <w:rtl/>
        </w:rPr>
        <w:t>:</w:t>
      </w:r>
    </w:p>
    <w:p w14:paraId="099CA375" w14:textId="77777777" w:rsidR="0090081B" w:rsidRDefault="0090081B" w:rsidP="0090081B">
      <w:pPr>
        <w:rPr>
          <w:rStyle w:val="affff8"/>
          <w:rtl/>
        </w:rPr>
      </w:pPr>
      <w:r w:rsidRPr="007367C6">
        <w:rPr>
          <w:rStyle w:val="affff8"/>
          <w:rFonts w:hint="cs"/>
          <w:rtl/>
        </w:rPr>
        <w:t>ד</w:t>
      </w:r>
      <w:r w:rsidRPr="00F10693">
        <w:rPr>
          <w:rFonts w:hint="cs"/>
          <w:rtl/>
        </w:rPr>
        <w:t>'</w:t>
      </w:r>
      <w:r w:rsidRPr="00F10693">
        <w:rPr>
          <w:rtl/>
        </w:rPr>
        <w:t>ש</w:t>
      </w:r>
      <w:r w:rsidRPr="007367C6">
        <w:rPr>
          <w:rStyle w:val="affff8"/>
          <w:rtl/>
        </w:rPr>
        <w:t>דות בכסף יקנו וכתוב בספר וחתום</w:t>
      </w:r>
      <w:r w:rsidRPr="00F10693">
        <w:rPr>
          <w:rFonts w:hint="cs"/>
          <w:rtl/>
        </w:rPr>
        <w:t>'</w:t>
      </w:r>
      <w:r w:rsidRPr="00F10693">
        <w:rPr>
          <w:rtl/>
        </w:rPr>
        <w:t xml:space="preserve"> </w:t>
      </w:r>
      <w:r w:rsidRPr="00C35A2C">
        <w:rPr>
          <w:rFonts w:ascii="David" w:hAnsi="David"/>
          <w:sz w:val="32"/>
          <w:rtl/>
        </w:rPr>
        <w:t>- עצה טובה ק</w:t>
      </w:r>
      <w:r w:rsidRPr="00C35A2C">
        <w:rPr>
          <w:rFonts w:ascii="David" w:hAnsi="David" w:hint="cs"/>
          <w:sz w:val="32"/>
          <w:rtl/>
        </w:rPr>
        <w:t>מ</w:t>
      </w:r>
      <w:r w:rsidRPr="00C35A2C">
        <w:rPr>
          <w:rFonts w:ascii="David" w:hAnsi="David"/>
          <w:sz w:val="32"/>
          <w:rtl/>
        </w:rPr>
        <w:t>"</w:t>
      </w:r>
      <w:r w:rsidRPr="00C35A2C">
        <w:rPr>
          <w:rFonts w:ascii="David" w:hAnsi="David" w:hint="cs"/>
          <w:sz w:val="32"/>
          <w:rtl/>
        </w:rPr>
        <w:t>ל</w:t>
      </w:r>
      <w:r w:rsidRPr="00C35A2C">
        <w:rPr>
          <w:rFonts w:ascii="David" w:hAnsi="David"/>
          <w:sz w:val="32"/>
          <w:rtl/>
        </w:rPr>
        <w:t>,</w:t>
      </w:r>
    </w:p>
    <w:p w14:paraId="593770A8" w14:textId="77777777" w:rsidR="0090081B" w:rsidRPr="00646E50" w:rsidRDefault="0090081B" w:rsidP="0090081B">
      <w:pPr>
        <w:spacing w:after="60"/>
        <w:rPr>
          <w:rStyle w:val="afffff0"/>
          <w:rtl/>
        </w:rPr>
      </w:pPr>
      <w:r w:rsidRPr="00F10693">
        <w:rPr>
          <w:rFonts w:hint="cs"/>
          <w:rtl/>
        </w:rPr>
        <w:t>'</w:t>
      </w:r>
      <w:r w:rsidRPr="00F10693">
        <w:rPr>
          <w:rtl/>
        </w:rPr>
        <w:t>ו</w:t>
      </w:r>
      <w:r w:rsidRPr="007367C6">
        <w:rPr>
          <w:rStyle w:val="affff8"/>
          <w:rtl/>
        </w:rPr>
        <w:t>אקח את ספר המקנה</w:t>
      </w:r>
      <w:r w:rsidRPr="00F10693">
        <w:rPr>
          <w:rFonts w:hint="cs"/>
          <w:rtl/>
        </w:rPr>
        <w:t>'</w:t>
      </w:r>
      <w:r w:rsidRPr="00F10693">
        <w:rPr>
          <w:rtl/>
        </w:rPr>
        <w:t xml:space="preserve"> </w:t>
      </w:r>
      <w:r w:rsidRPr="00C35A2C">
        <w:rPr>
          <w:rFonts w:ascii="David" w:hAnsi="David"/>
          <w:sz w:val="32"/>
          <w:rtl/>
        </w:rPr>
        <w:t>–</w:t>
      </w:r>
      <w:r w:rsidRPr="00C35A2C">
        <w:rPr>
          <w:rFonts w:ascii="David" w:hAnsi="David" w:hint="cs"/>
          <w:sz w:val="32"/>
          <w:rtl/>
        </w:rPr>
        <w:t>כך היה המעשה</w:t>
      </w:r>
      <w:r w:rsidRPr="00C35A2C">
        <w:rPr>
          <w:rFonts w:ascii="David" w:hAnsi="David"/>
          <w:sz w:val="32"/>
          <w:rtl/>
        </w:rPr>
        <w:t>,</w:t>
      </w:r>
      <w:r w:rsidRPr="007367C6">
        <w:rPr>
          <w:rStyle w:val="affff8"/>
          <w:rtl/>
        </w:rPr>
        <w:t xml:space="preserve"> </w:t>
      </w:r>
      <w:r w:rsidRPr="00F10693">
        <w:rPr>
          <w:rFonts w:hint="cs"/>
          <w:rtl/>
        </w:rPr>
        <w:t>'</w:t>
      </w:r>
      <w:r w:rsidRPr="00F10693">
        <w:rPr>
          <w:rtl/>
        </w:rPr>
        <w:t>ע</w:t>
      </w:r>
      <w:r w:rsidRPr="007367C6">
        <w:rPr>
          <w:rStyle w:val="affff8"/>
          <w:rtl/>
        </w:rPr>
        <w:t>ל פי שנים עדים או על פי שלשה עדים</w:t>
      </w:r>
      <w:r w:rsidRPr="00F10693">
        <w:rPr>
          <w:rFonts w:hint="cs"/>
          <w:rtl/>
        </w:rPr>
        <w:t>'</w:t>
      </w:r>
      <w:r w:rsidRPr="00F10693">
        <w:rPr>
          <w:rtl/>
        </w:rPr>
        <w:t xml:space="preserve"> </w:t>
      </w:r>
      <w:r w:rsidRPr="00C35A2C">
        <w:rPr>
          <w:rFonts w:ascii="David" w:hAnsi="David"/>
          <w:sz w:val="32"/>
          <w:rtl/>
        </w:rPr>
        <w:t xml:space="preserve">- להקיש שלשה לשנים, </w:t>
      </w:r>
      <w:r>
        <w:rPr>
          <w:rStyle w:val="afffff0"/>
          <w:rtl/>
        </w:rPr>
        <w:t xml:space="preserve">בפלוגתא </w:t>
      </w:r>
      <w:r>
        <w:rPr>
          <w:rStyle w:val="affffe"/>
          <w:rtl/>
          <w:rPrChange w:id="9527" w:author="מנוע אמוראים" w:date="2026-10-05T16:41:09Z">
            <w:rPr>
              <w:rStyle w:val="afffff0"/>
              <w:rtl/>
            </w:rPr>
          </w:rPrChange>
        </w:rPr>
        <w:t xml:space="preserve">דר"</w:t>
      </w:r>
      <w:r>
        <w:rPr>
          <w:rStyle w:val="affffe"/>
          <w:rFonts w:hint="cs"/>
          <w:rtl/>
          <w:rPrChange w:id="9528" w:author="מנוע אמוראים" w:date="2026-10-05T16:41:09Z">
            <w:rPr>
              <w:rStyle w:val="afffff0"/>
              <w:rFonts w:hint="cs"/>
              <w:rtl/>
            </w:rPr>
          </w:rPrChange>
        </w:rPr>
        <w:t xml:space="preserve">ע</w:t>
      </w:r>
      <w:r w:rsidRPr="00646E50">
        <w:rPr>
          <w:rStyle w:val="afffff0"/>
          <w:rtl/>
        </w:rPr>
        <w:t xml:space="preserve"> ורבנן.</w:t>
      </w:r>
    </w:p>
    <w:p w14:paraId="3EE9BCDD" w14:textId="77777777" w:rsidR="0090081B" w:rsidRPr="00646E50" w:rsidRDefault="0090081B" w:rsidP="0090081B">
      <w:pPr>
        <w:pStyle w:val="36"/>
        <w:framePr w:wrap="notBeside"/>
        <w:rPr>
          <w:rtl/>
        </w:rPr>
      </w:pPr>
      <w:r w:rsidRPr="00646E50">
        <w:rPr>
          <w:rFonts w:hint="cs"/>
          <w:rtl/>
        </w:rPr>
        <w:t xml:space="preserve">ד. </w:t>
      </w:r>
      <w:r w:rsidRPr="00646E50">
        <w:rPr>
          <w:rtl/>
        </w:rPr>
        <w:t>אלא,</w:t>
      </w:r>
    </w:p>
    <w:p w14:paraId="27FF5057" w14:textId="77777777" w:rsidR="0090081B" w:rsidRPr="00C35A2C" w:rsidRDefault="0090081B" w:rsidP="0090081B">
      <w:pPr>
        <w:rPr>
          <w:rFonts w:ascii="David" w:hAnsi="David"/>
          <w:sz w:val="32"/>
          <w:rtl/>
        </w:rPr>
      </w:pPr>
      <w:r w:rsidRPr="00C35A2C">
        <w:rPr>
          <w:rFonts w:ascii="David" w:hAnsi="David"/>
          <w:sz w:val="32"/>
          <w:rtl/>
        </w:rPr>
        <w:t>מקושר מדרבנן, וקראי אסמכתא בעלמא.</w:t>
      </w:r>
    </w:p>
    <w:p w14:paraId="08B9DC38" w14:textId="77777777" w:rsidR="0090081B" w:rsidRPr="00C35A2C" w:rsidRDefault="0090081B" w:rsidP="0090081B">
      <w:pPr>
        <w:rPr>
          <w:rFonts w:ascii="David" w:hAnsi="David"/>
          <w:sz w:val="32"/>
          <w:rtl/>
        </w:rPr>
      </w:pPr>
      <w:r>
        <w:rPr>
          <w:rFonts w:ascii="David" w:hAnsi="David" w:hint="cs"/>
          <w:sz w:val="32"/>
          <w:rtl/>
        </w:rPr>
        <w:t xml:space="preserve">וטעם שתקנו </w:t>
      </w:r>
      <w:r w:rsidRPr="00C35A2C">
        <w:rPr>
          <w:rFonts w:ascii="David" w:hAnsi="David"/>
          <w:sz w:val="32"/>
          <w:rtl/>
        </w:rPr>
        <w:t xml:space="preserve">רבנן מקושר </w:t>
      </w:r>
      <w:r w:rsidRPr="00C35A2C">
        <w:rPr>
          <w:rFonts w:ascii="David" w:hAnsi="David" w:hint="cs"/>
          <w:sz w:val="32"/>
          <w:rtl/>
        </w:rPr>
        <w:t xml:space="preserve">דבמקום כהנים </w:t>
      </w:r>
      <w:r>
        <w:rPr>
          <w:rFonts w:ascii="David" w:hAnsi="David" w:hint="cs"/>
          <w:sz w:val="32"/>
          <w:rtl/>
        </w:rPr>
        <w:t xml:space="preserve">היו </w:t>
      </w:r>
      <w:r w:rsidRPr="00C35A2C">
        <w:rPr>
          <w:rFonts w:ascii="David" w:hAnsi="David" w:hint="cs"/>
          <w:sz w:val="32"/>
          <w:rtl/>
        </w:rPr>
        <w:t>וקפדי טובא ומגרשי</w:t>
      </w:r>
      <w:r>
        <w:rPr>
          <w:rFonts w:ascii="David" w:hAnsi="David" w:hint="cs"/>
          <w:sz w:val="32"/>
          <w:rtl/>
        </w:rPr>
        <w:t xml:space="preserve">ם נשותיהם עשו רבנן תקנה </w:t>
      </w:r>
      <w:r w:rsidRPr="00C35A2C">
        <w:rPr>
          <w:rFonts w:ascii="David" w:hAnsi="David"/>
          <w:sz w:val="32"/>
          <w:rtl/>
        </w:rPr>
        <w:t xml:space="preserve">, </w:t>
      </w:r>
      <w:r w:rsidRPr="00C35A2C">
        <w:rPr>
          <w:rFonts w:ascii="David" w:hAnsi="David" w:hint="cs"/>
          <w:sz w:val="32"/>
          <w:rtl/>
        </w:rPr>
        <w:t>ד</w:t>
      </w:r>
      <w:r w:rsidRPr="00C35A2C">
        <w:rPr>
          <w:rFonts w:ascii="David" w:hAnsi="David"/>
          <w:sz w:val="32"/>
          <w:rtl/>
        </w:rPr>
        <w:t xml:space="preserve">אדהכי </w:t>
      </w:r>
      <w:r w:rsidRPr="00C35A2C">
        <w:rPr>
          <w:rFonts w:ascii="David" w:hAnsi="David" w:hint="cs"/>
          <w:sz w:val="32"/>
          <w:rtl/>
        </w:rPr>
        <w:t>תתיישב דעתם- ואפי</w:t>
      </w:r>
      <w:r w:rsidRPr="00F10693">
        <w:rPr>
          <w:rFonts w:hint="cs"/>
          <w:rtl/>
        </w:rPr>
        <w:t xml:space="preserve">' </w:t>
      </w:r>
      <w:r w:rsidRPr="00C35A2C">
        <w:rPr>
          <w:rFonts w:ascii="David" w:hAnsi="David" w:hint="cs"/>
          <w:sz w:val="32"/>
          <w:rtl/>
        </w:rPr>
        <w:t xml:space="preserve">שטרות </w:t>
      </w:r>
      <w:r w:rsidRPr="00C35A2C">
        <w:rPr>
          <w:rFonts w:ascii="David" w:hAnsi="David"/>
          <w:sz w:val="32"/>
          <w:rtl/>
        </w:rPr>
        <w:t>כדי שלא תחלק בין גיטין לשטרות.</w:t>
      </w:r>
    </w:p>
    <w:p w14:paraId="5D42162D" w14:textId="77777777" w:rsidR="0090081B" w:rsidRPr="001B450D" w:rsidRDefault="0090081B" w:rsidP="0090081B">
      <w:pPr>
        <w:pStyle w:val="aff9"/>
        <w:rPr>
          <w:del w:id="90174" w:author="מנוע עיצוב" w:date="2026-10-08T11:01:28Z"/>
          <w:rtl/>
        </w:rPr>
      </w:pPr>
      <w:del w:id="90173" w:author="מנוע עיצוב" w:date="2026-10-08T11:01:28Z">
        <w:r w:rsidRPr="001B450D">
          <w:rPr>
            <w:rFonts w:hint="cs"/>
            <w:rtl/>
          </w:rPr>
          <w:delText xml:space="preserve">***</w:delText>
        </w:r>
      </w:del>
    </w:p>
    <w:p w14:paraId="4B59A147" w14:textId="77777777" w:rsidR="0090081B" w:rsidRDefault="0090081B" w:rsidP="0090081B">
      <w:pPr>
        <w:pStyle w:val="affff9"/>
        <w:rPr>
          <w:rFonts w:ascii="David" w:hAnsi="David"/>
          <w:rtl/>
        </w:rPr>
      </w:pPr>
      <w:r w:rsidRPr="00DB3591">
        <w:rPr>
          <w:rStyle w:val="afff8"/>
          <w:rFonts w:cs="BA TM • Vilna Extra-Bold"/>
          <w:rtl/>
        </w:rPr>
        <w:t>היכן עדים חותמין</w:t>
      </w:r>
      <w:r w:rsidRPr="00C35A2C">
        <w:rPr>
          <w:rFonts w:ascii="David" w:hAnsi="David"/>
          <w:rtl/>
        </w:rPr>
        <w:t>?</w:t>
      </w:r>
    </w:p>
    <w:p w14:paraId="488CEDF8" w14:textId="77777777" w:rsidR="0090081B" w:rsidRPr="00646E50" w:rsidRDefault="0090081B" w:rsidP="0090081B">
      <w:pPr>
        <w:pStyle w:val="36"/>
        <w:framePr w:wrap="notBeside"/>
        <w:rPr>
          <w:rtl/>
        </w:rPr>
      </w:pPr>
      <w:r w:rsidRPr="00646E50">
        <w:rPr>
          <w:rtl/>
        </w:rPr>
        <w:t>ר"</w:t>
      </w:r>
      <w:r w:rsidRPr="00646E50">
        <w:rPr>
          <w:rFonts w:hint="cs"/>
          <w:rtl/>
        </w:rPr>
        <w:t>ה:</w:t>
      </w:r>
    </w:p>
    <w:p w14:paraId="61922061" w14:textId="77777777" w:rsidR="0090081B" w:rsidRPr="00646E50" w:rsidRDefault="0090081B" w:rsidP="0090081B">
      <w:pPr>
        <w:rPr>
          <w:rStyle w:val="afffff0"/>
          <w:rtl/>
        </w:rPr>
      </w:pPr>
      <w:r w:rsidRPr="00C35A2C">
        <w:rPr>
          <w:rFonts w:ascii="David" w:hAnsi="David"/>
          <w:sz w:val="32"/>
          <w:rtl/>
        </w:rPr>
        <w:t>בין קשר לקשר,</w:t>
      </w:r>
      <w:r>
        <w:rPr>
          <w:rFonts w:hint="cs"/>
          <w:rtl/>
        </w:rPr>
        <w:t xml:space="preserve"> מבחוץ,</w:t>
      </w:r>
      <w:r w:rsidRPr="00646E50">
        <w:rPr>
          <w:rStyle w:val="afffff0"/>
          <w:rFonts w:hint="cs"/>
          <w:rtl/>
        </w:rPr>
        <w:t xml:space="preserve"> </w:t>
      </w:r>
      <w:r w:rsidRPr="00646E50">
        <w:rPr>
          <w:rFonts w:hint="cs"/>
          <w:rtl/>
        </w:rPr>
        <w:t>כנגד החלק,</w:t>
      </w:r>
      <w:r>
        <w:rPr>
          <w:rStyle w:val="afffff0"/>
          <w:rFonts w:hint="cs"/>
          <w:rtl/>
        </w:rPr>
        <w:t xml:space="preserve"> </w:t>
      </w:r>
      <w:r w:rsidRPr="00646E50">
        <w:rPr>
          <w:rFonts w:hint="cs"/>
          <w:rtl/>
        </w:rPr>
        <w:t>ולא מבפנים</w:t>
      </w:r>
      <w:r w:rsidRPr="00646E50">
        <w:rPr>
          <w:rStyle w:val="afffff0"/>
          <w:rFonts w:hint="cs"/>
          <w:rtl/>
        </w:rPr>
        <w:t xml:space="preserve"> כאותו מקושר שרבי לא ראה את הזמן מבחוץ עד שהתירו הקשר וראה,</w:t>
      </w:r>
      <w:r>
        <w:rPr>
          <w:rFonts w:hint="cs"/>
          <w:rtl/>
        </w:rPr>
        <w:t xml:space="preserve"> </w:t>
      </w:r>
      <w:r w:rsidRPr="00646E50">
        <w:rPr>
          <w:rStyle w:val="afffff0"/>
          <w:rFonts w:hint="cs"/>
          <w:rtl/>
        </w:rPr>
        <w:t xml:space="preserve">ולא הזכיר </w:t>
      </w:r>
      <w:r>
        <w:rPr>
          <w:rStyle w:val="afffff0"/>
          <w:rFonts w:hint="cs"/>
          <w:rtl/>
        </w:rPr>
        <w:t xml:space="preserve">שחסר </w:t>
      </w:r>
      <w:r w:rsidRPr="00646E50">
        <w:rPr>
          <w:rStyle w:val="afffff0"/>
          <w:rFonts w:hint="cs"/>
          <w:rtl/>
        </w:rPr>
        <w:t xml:space="preserve">זמן ועדים </w:t>
      </w:r>
    </w:p>
    <w:p w14:paraId="3DF1088C" w14:textId="77777777" w:rsidR="0090081B" w:rsidRPr="00646E50" w:rsidRDefault="0090081B" w:rsidP="0090081B">
      <w:pPr>
        <w:pStyle w:val="36"/>
        <w:framePr w:wrap="notBeside"/>
        <w:rPr>
          <w:rtl/>
        </w:rPr>
      </w:pPr>
      <w:r w:rsidRPr="00646E50">
        <w:rPr>
          <w:rtl/>
        </w:rPr>
        <w:t>ור</w:t>
      </w:r>
      <w:r w:rsidRPr="00646E50">
        <w:rPr>
          <w:rFonts w:hint="cs"/>
          <w:rtl/>
        </w:rPr>
        <w:t>יב</w:t>
      </w:r>
      <w:r w:rsidRPr="00646E50">
        <w:rPr>
          <w:rtl/>
        </w:rPr>
        <w:t>"</w:t>
      </w:r>
      <w:r w:rsidRPr="00646E50">
        <w:rPr>
          <w:rFonts w:hint="cs"/>
          <w:rtl/>
        </w:rPr>
        <w:t>א</w:t>
      </w:r>
      <w:r w:rsidRPr="00646E50">
        <w:rPr>
          <w:rtl/>
        </w:rPr>
        <w:t>:</w:t>
      </w:r>
    </w:p>
    <w:p w14:paraId="62E1BE7F" w14:textId="77777777" w:rsidR="0090081B" w:rsidRPr="00C35A2C" w:rsidRDefault="0090081B" w:rsidP="0090081B">
      <w:pPr>
        <w:rPr>
          <w:rFonts w:ascii="David" w:hAnsi="David"/>
          <w:sz w:val="32"/>
          <w:rtl/>
        </w:rPr>
      </w:pPr>
      <w:r w:rsidRPr="00C35A2C">
        <w:rPr>
          <w:rFonts w:ascii="David" w:hAnsi="David"/>
          <w:sz w:val="32"/>
          <w:rtl/>
        </w:rPr>
        <w:t>אחורי הכתב וכנגד הכתב מבחוץ.</w:t>
      </w:r>
    </w:p>
    <w:p w14:paraId="0955ED99" w14:textId="77777777" w:rsidR="0090081B" w:rsidRPr="00646E50" w:rsidRDefault="0090081B" w:rsidP="0090081B">
      <w:pPr>
        <w:pStyle w:val="36"/>
        <w:framePr w:wrap="notBeside"/>
        <w:rPr>
          <w:rtl/>
        </w:rPr>
      </w:pPr>
      <w:r w:rsidRPr="00646E50">
        <w:rPr>
          <w:rFonts w:hint="cs"/>
          <w:rtl/>
        </w:rPr>
        <w:t>ולא חיישי</w:t>
      </w:r>
    </w:p>
    <w:p w14:paraId="4088C9CB" w14:textId="77777777" w:rsidR="0090081B" w:rsidRDefault="0090081B" w:rsidP="0090081B">
      <w:pPr>
        <w:rPr>
          <w:rFonts w:ascii="David" w:hAnsi="David"/>
          <w:sz w:val="32"/>
          <w:rtl/>
        </w:rPr>
      </w:pPr>
      <w:r w:rsidRPr="00C35A2C">
        <w:rPr>
          <w:rFonts w:ascii="David" w:hAnsi="David" w:hint="cs"/>
          <w:sz w:val="32"/>
          <w:rtl/>
        </w:rPr>
        <w:t xml:space="preserve">דזייף וכתב מה שרוצה וחתמו העדים </w:t>
      </w:r>
      <w:r>
        <w:rPr>
          <w:rFonts w:ascii="David" w:hAnsi="David" w:hint="cs"/>
          <w:sz w:val="32"/>
          <w:rtl/>
        </w:rPr>
        <w:t>שכתוב בו</w:t>
      </w:r>
      <w:r w:rsidRPr="007367C6">
        <w:rPr>
          <w:rStyle w:val="affff8"/>
          <w:rFonts w:hint="cs"/>
          <w:rtl/>
        </w:rPr>
        <w:t xml:space="preserve"> </w:t>
      </w:r>
      <w:r w:rsidRPr="00F10693">
        <w:rPr>
          <w:rFonts w:hint="cs"/>
          <w:rtl/>
        </w:rPr>
        <w:t>'ש</w:t>
      </w:r>
      <w:r w:rsidRPr="007367C6">
        <w:rPr>
          <w:rStyle w:val="affff8"/>
          <w:rFonts w:hint="cs"/>
          <w:rtl/>
        </w:rPr>
        <w:t>ריר וקיים</w:t>
      </w:r>
      <w:r w:rsidRPr="00F10693">
        <w:rPr>
          <w:rFonts w:hint="cs"/>
          <w:rtl/>
        </w:rPr>
        <w:t>',</w:t>
      </w:r>
    </w:p>
    <w:p w14:paraId="5AB247F6" w14:textId="77777777" w:rsidR="0090081B" w:rsidRPr="00646E50" w:rsidRDefault="0090081B" w:rsidP="0090081B">
      <w:pPr>
        <w:pStyle w:val="36"/>
        <w:framePr w:wrap="notBeside"/>
        <w:rPr>
          <w:rtl/>
        </w:rPr>
      </w:pPr>
      <w:r w:rsidRPr="00646E50">
        <w:rPr>
          <w:rFonts w:hint="cs"/>
          <w:rtl/>
        </w:rPr>
        <w:t xml:space="preserve">ולא חיישי </w:t>
      </w:r>
    </w:p>
    <w:p w14:paraId="047F92B2" w14:textId="77777777" w:rsidR="0090081B" w:rsidRDefault="0090081B" w:rsidP="0090081B">
      <w:pPr>
        <w:rPr>
          <w:rFonts w:ascii="David" w:hAnsi="David"/>
          <w:sz w:val="32"/>
          <w:rtl/>
        </w:rPr>
      </w:pPr>
      <w:r w:rsidRPr="00C35A2C">
        <w:rPr>
          <w:rFonts w:ascii="David" w:hAnsi="David" w:hint="cs"/>
          <w:sz w:val="32"/>
          <w:rtl/>
        </w:rPr>
        <w:t>דכתב ושריר וקיים ומחק וכתב מה שרוצה ושוב כתב שריר וקיים- דלא כתבי</w:t>
      </w:r>
      <w:r w:rsidRPr="00F10693">
        <w:rPr>
          <w:rFonts w:hint="cs"/>
          <w:rtl/>
        </w:rPr>
        <w:t xml:space="preserve">' </w:t>
      </w:r>
      <w:r w:rsidRPr="00C35A2C">
        <w:rPr>
          <w:rFonts w:ascii="David" w:hAnsi="David" w:hint="cs"/>
          <w:sz w:val="32"/>
          <w:rtl/>
        </w:rPr>
        <w:t>פעמיים שריר וקיים</w:t>
      </w:r>
    </w:p>
    <w:p w14:paraId="2D2B607A" w14:textId="77777777" w:rsidR="0090081B" w:rsidRPr="00646E50" w:rsidRDefault="0090081B" w:rsidP="0090081B">
      <w:pPr>
        <w:pStyle w:val="36"/>
        <w:framePr w:wrap="notBeside"/>
        <w:rPr>
          <w:rtl/>
        </w:rPr>
      </w:pPr>
      <w:r w:rsidRPr="00646E50">
        <w:rPr>
          <w:rFonts w:hint="cs"/>
          <w:rtl/>
        </w:rPr>
        <w:t>ולא חישי'</w:t>
      </w:r>
    </w:p>
    <w:p w14:paraId="7420E96E" w14:textId="77777777" w:rsidR="0090081B" w:rsidRDefault="0090081B" w:rsidP="0090081B">
      <w:pPr>
        <w:rPr>
          <w:rFonts w:ascii="David" w:hAnsi="David"/>
          <w:sz w:val="32"/>
          <w:rtl/>
        </w:rPr>
      </w:pPr>
      <w:r>
        <w:rPr>
          <w:rFonts w:ascii="David" w:hAnsi="David" w:hint="cs"/>
          <w:sz w:val="32"/>
          <w:rtl/>
        </w:rPr>
        <w:t xml:space="preserve">שמחק השריר וקיים והוסיף ושוב כתב שריר וקיים </w:t>
      </w:r>
    </w:p>
    <w:p w14:paraId="2DA81B3F" w14:textId="77777777" w:rsidR="0090081B" w:rsidRPr="00646E50" w:rsidRDefault="0090081B" w:rsidP="0090081B">
      <w:pPr>
        <w:pStyle w:val="36"/>
        <w:framePr w:wrap="notBeside"/>
        <w:rPr>
          <w:rtl/>
        </w:rPr>
      </w:pPr>
      <w:r w:rsidRPr="00646E50">
        <w:rPr>
          <w:rFonts w:hint="cs"/>
          <w:rtl/>
        </w:rPr>
        <w:t xml:space="preserve">- </w:t>
      </w:r>
      <w:r>
        <w:rPr>
          <w:rFonts w:hint="cs"/>
          <w:rtl/>
        </w:rPr>
        <w:t>כ</w:t>
      </w:r>
      <w:r w:rsidRPr="00646E50">
        <w:rPr>
          <w:rFonts w:hint="cs"/>
          <w:rtl/>
        </w:rPr>
        <w:t>רי</w:t>
      </w:r>
      <w:r w:rsidRPr="00646E50">
        <w:rPr>
          <w:rtl/>
        </w:rPr>
        <w:t>"</w:t>
      </w:r>
      <w:r w:rsidRPr="00646E50">
        <w:rPr>
          <w:rFonts w:hint="cs"/>
          <w:rtl/>
        </w:rPr>
        <w:t>ו</w:t>
      </w:r>
      <w:r w:rsidRPr="00646E50">
        <w:rPr>
          <w:rtl/>
        </w:rPr>
        <w:t>:</w:t>
      </w:r>
    </w:p>
    <w:p w14:paraId="252A0426" w14:textId="77777777" w:rsidR="0090081B" w:rsidRDefault="0090081B" w:rsidP="0090081B">
      <w:pPr>
        <w:rPr>
          <w:rFonts w:ascii="David" w:hAnsi="David"/>
          <w:sz w:val="32"/>
          <w:rtl/>
        </w:rPr>
      </w:pPr>
      <w:r w:rsidRPr="00C35A2C">
        <w:rPr>
          <w:rFonts w:ascii="David" w:hAnsi="David"/>
          <w:sz w:val="32"/>
          <w:rtl/>
        </w:rPr>
        <w:t>תלויה מקויימת כשרה</w:t>
      </w:r>
      <w:r>
        <w:rPr>
          <w:rFonts w:ascii="David" w:hAnsi="David" w:hint="cs"/>
          <w:sz w:val="32"/>
          <w:rtl/>
        </w:rPr>
        <w:t xml:space="preserve"> </w:t>
      </w:r>
      <w:r w:rsidRPr="00646E50">
        <w:rPr>
          <w:rStyle w:val="afffff0"/>
          <w:rFonts w:hint="cs"/>
          <w:rtl/>
        </w:rPr>
        <w:t>שהשריר וקיים מאשרר גם שורה תלויה</w:t>
      </w:r>
      <w:r w:rsidRPr="00C35A2C">
        <w:rPr>
          <w:rFonts w:ascii="David" w:hAnsi="David"/>
          <w:sz w:val="32"/>
          <w:rtl/>
        </w:rPr>
        <w:t xml:space="preserve">, </w:t>
      </w:r>
    </w:p>
    <w:p w14:paraId="57EDEB7D" w14:textId="77777777" w:rsidR="0090081B" w:rsidRPr="00C8008D" w:rsidRDefault="0090081B" w:rsidP="0090081B">
      <w:pPr>
        <w:rPr>
          <w:rStyle w:val="afffff0"/>
          <w:rtl/>
        </w:rPr>
      </w:pPr>
      <w:r w:rsidRPr="00C35A2C">
        <w:rPr>
          <w:rFonts w:ascii="David" w:hAnsi="David"/>
          <w:sz w:val="32"/>
          <w:rtl/>
        </w:rPr>
        <w:t>מחק - פסול וא</w:t>
      </w:r>
      <w:r w:rsidRPr="00C35A2C">
        <w:rPr>
          <w:rFonts w:ascii="David" w:hAnsi="David" w:hint="cs"/>
          <w:sz w:val="32"/>
          <w:rtl/>
        </w:rPr>
        <w:t>ע</w:t>
      </w:r>
      <w:r w:rsidRPr="00F10693">
        <w:rPr>
          <w:rFonts w:hint="cs"/>
          <w:rtl/>
        </w:rPr>
        <w:t>'פ</w:t>
      </w:r>
      <w:r w:rsidRPr="00C35A2C">
        <w:rPr>
          <w:rFonts w:ascii="David" w:hAnsi="David" w:hint="cs"/>
          <w:sz w:val="32"/>
          <w:rtl/>
        </w:rPr>
        <w:t xml:space="preserve"> שמקויים</w:t>
      </w:r>
      <w:r>
        <w:rPr>
          <w:rFonts w:ascii="David" w:hAnsi="David" w:hint="cs"/>
          <w:sz w:val="32"/>
          <w:rtl/>
        </w:rPr>
        <w:t>.</w:t>
      </w:r>
      <w:r w:rsidRPr="00C35A2C">
        <w:rPr>
          <w:rFonts w:ascii="David" w:hAnsi="David"/>
          <w:sz w:val="32"/>
          <w:rtl/>
        </w:rPr>
        <w:t xml:space="preserve"> </w:t>
      </w:r>
      <w:r w:rsidRPr="00C8008D">
        <w:rPr>
          <w:rStyle w:val="afffff0"/>
          <w:rFonts w:hint="cs"/>
          <w:rtl/>
        </w:rPr>
        <w:t xml:space="preserve">שחוששים שמחק והוסיף מה שרצה </w:t>
      </w:r>
    </w:p>
    <w:p w14:paraId="002AB6E2" w14:textId="47A41A0E" w:rsidR="00263605" w:rsidRPr="00183362" w:rsidRDefault="0090081B" w:rsidP="00263605">
      <w:pPr>
        <w:pStyle w:val="36"/>
        <w:framePr w:wrap="notBeside"/>
        <w:rPr>
          <w:rtl/>
        </w:rPr>
      </w:pPr>
      <w:r>
        <w:rPr>
          <w:rFonts w:ascii="David" w:hAnsi="David" w:hint="cs"/>
          <w:sz w:val="32"/>
          <w:rtl/>
        </w:rPr>
        <w:t>ו</w:t>
      </w:r>
      <w:r w:rsidRPr="00C35A2C">
        <w:rPr>
          <w:rFonts w:ascii="David" w:hAnsi="David"/>
          <w:sz w:val="32"/>
          <w:rtl/>
        </w:rPr>
        <w:t xml:space="preserve">מחק פסול </w:t>
      </w:r>
      <w:r>
        <w:rPr>
          <w:rFonts w:ascii="David" w:hAnsi="David" w:cs="BA Vilna Medium"/>
          <w:sz w:val="32"/>
          <w:rtl/>
        </w:rPr>
        <w:t>–</w:t>
      </w:r>
      <w:r w:rsidRPr="00C35A2C">
        <w:rPr>
          <w:rFonts w:ascii="David" w:hAnsi="David"/>
          <w:sz w:val="32"/>
          <w:rtl/>
        </w:rPr>
        <w:t xml:space="preserve"> </w:t>
      </w:r>
      <w:r>
        <w:rPr>
          <w:rFonts w:ascii="David" w:hAnsi="David" w:hint="cs"/>
          <w:sz w:val="32"/>
          <w:rtl/>
        </w:rPr>
        <w:t xml:space="preserve">רק </w:t>
      </w:r>
      <w:r w:rsidRPr="00C35A2C">
        <w:rPr>
          <w:rFonts w:ascii="David" w:hAnsi="David"/>
          <w:sz w:val="32"/>
          <w:rtl/>
        </w:rPr>
        <w:t>במקום שריר וקיים</w:t>
      </w:r>
      <w:r>
        <w:rPr>
          <w:rFonts w:ascii="David" w:hAnsi="David" w:hint="cs"/>
          <w:sz w:val="32"/>
          <w:rtl/>
        </w:rPr>
        <w:t>,</w:t>
      </w:r>
      <w:r w:rsidRPr="00C35A2C">
        <w:rPr>
          <w:rFonts w:ascii="David" w:hAnsi="David"/>
          <w:sz w:val="32"/>
          <w:rtl/>
        </w:rPr>
        <w:t xml:space="preserve"> וכשיעור שריר וקיים.</w:t>
      </w:r>
      <w:bookmarkEnd w:id="62"/>
      <w:r w:rsidR="00263605" w:rsidRPr="00263605">
        <w:rPr>
          <w:rFonts w:hint="cs"/>
          <w:rtl/>
        </w:rPr>
        <w:t xml:space="preserve"> </w:t>
      </w:r>
      <w:r w:rsidR="00263605" w:rsidRPr="00183362">
        <w:rPr>
          <w:rFonts w:hint="cs"/>
          <w:rtl/>
        </w:rPr>
        <w:t>ולריב</w:t>
      </w:r>
      <w:r w:rsidR="00263605" w:rsidRPr="00183362">
        <w:rPr>
          <w:rtl/>
        </w:rPr>
        <w:t>"</w:t>
      </w:r>
      <w:r w:rsidR="00263605" w:rsidRPr="00183362">
        <w:rPr>
          <w:rFonts w:hint="cs"/>
          <w:rtl/>
        </w:rPr>
        <w:t>א:</w:t>
      </w:r>
    </w:p>
    <w:p w14:paraId="01B6B6ED" w14:textId="77777777" w:rsidR="00263605" w:rsidRDefault="00263605" w:rsidP="00263605">
      <w:pPr>
        <w:rPr>
          <w:rFonts w:ascii="David" w:hAnsi="David"/>
          <w:sz w:val="32"/>
          <w:rtl/>
        </w:rPr>
      </w:pPr>
      <w:r w:rsidRPr="00C35A2C">
        <w:rPr>
          <w:rFonts w:ascii="David" w:hAnsi="David" w:hint="cs"/>
          <w:sz w:val="32"/>
          <w:rtl/>
        </w:rPr>
        <w:t>ד</w:t>
      </w:r>
      <w:r w:rsidRPr="00F10693">
        <w:rPr>
          <w:rFonts w:hint="cs"/>
          <w:rtl/>
        </w:rPr>
        <w:t>'</w:t>
      </w:r>
      <w:r w:rsidRPr="00F10693">
        <w:rPr>
          <w:rtl/>
        </w:rPr>
        <w:t>א</w:t>
      </w:r>
      <w:r w:rsidRPr="00C35A2C">
        <w:rPr>
          <w:rFonts w:ascii="David" w:hAnsi="David"/>
          <w:sz w:val="32"/>
          <w:rtl/>
        </w:rPr>
        <w:t xml:space="preserve">חורי הכתב וכנגד הכתב מבחוץ, </w:t>
      </w:r>
    </w:p>
    <w:p w14:paraId="59945423" w14:textId="77777777" w:rsidR="00263605" w:rsidRPr="00E85E99" w:rsidRDefault="00263605" w:rsidP="00263605">
      <w:pPr>
        <w:pStyle w:val="36"/>
        <w:framePr w:wrap="notBeside"/>
        <w:rPr>
          <w:rtl/>
        </w:rPr>
      </w:pPr>
      <w:r w:rsidRPr="00E85E99">
        <w:rPr>
          <w:rFonts w:hint="cs"/>
          <w:rtl/>
        </w:rPr>
        <w:t>לא חיישי</w:t>
      </w:r>
    </w:p>
    <w:p w14:paraId="2A6CA3CF" w14:textId="77777777" w:rsidR="00263605" w:rsidRDefault="00263605" w:rsidP="00263605">
      <w:pPr>
        <w:rPr>
          <w:rFonts w:ascii="David" w:hAnsi="David"/>
          <w:sz w:val="32"/>
          <w:rtl/>
        </w:rPr>
      </w:pPr>
      <w:r w:rsidRPr="00C35A2C">
        <w:rPr>
          <w:rFonts w:ascii="David" w:hAnsi="David" w:hint="cs"/>
          <w:sz w:val="32"/>
          <w:rtl/>
        </w:rPr>
        <w:t>ש</w:t>
      </w:r>
      <w:r>
        <w:rPr>
          <w:rFonts w:ascii="David" w:hAnsi="David" w:hint="cs"/>
          <w:sz w:val="32"/>
          <w:rtl/>
        </w:rPr>
        <w:t xml:space="preserve">הוסיף מבפנים וכנגד זה החתים עוד עדים מבחוץ, ויאמר שעשה זאת </w:t>
      </w:r>
      <w:r w:rsidRPr="00C35A2C">
        <w:rPr>
          <w:rFonts w:ascii="David" w:hAnsi="David" w:hint="cs"/>
          <w:sz w:val="32"/>
          <w:rtl/>
        </w:rPr>
        <w:t xml:space="preserve">לרבות עדים </w:t>
      </w:r>
      <w:r>
        <w:rPr>
          <w:rFonts w:ascii="David" w:hAnsi="David" w:hint="cs"/>
          <w:sz w:val="32"/>
          <w:rtl/>
        </w:rPr>
        <w:t xml:space="preserve"> -שעדים חותמים רק מלמטה למעלה</w:t>
      </w:r>
    </w:p>
    <w:p w14:paraId="24D4F7C5" w14:textId="77777777" w:rsidR="00263605" w:rsidRPr="00E85E99" w:rsidRDefault="00263605" w:rsidP="00263605">
      <w:pPr>
        <w:pStyle w:val="36"/>
        <w:framePr w:wrap="notBeside"/>
        <w:rPr>
          <w:rtl/>
        </w:rPr>
      </w:pPr>
      <w:r w:rsidRPr="00E85E99">
        <w:rPr>
          <w:rFonts w:hint="cs"/>
          <w:rtl/>
        </w:rPr>
        <w:t>ולא חישיי</w:t>
      </w:r>
    </w:p>
    <w:p w14:paraId="1932038E" w14:textId="0F7D235C" w:rsidR="00263605" w:rsidRDefault="00263605" w:rsidP="00263605">
      <w:pPr>
        <w:rPr>
          <w:rFonts w:ascii="David" w:hAnsi="David"/>
          <w:sz w:val="32"/>
          <w:rtl/>
        </w:rPr>
      </w:pPr>
      <w:r>
        <w:rPr>
          <w:rFonts w:ascii="David" w:hAnsi="David" w:hint="cs"/>
          <w:sz w:val="32"/>
          <w:rtl/>
        </w:rPr>
        <w:t>ש</w:t>
      </w:r>
      <w:r w:rsidRPr="00C35A2C">
        <w:rPr>
          <w:rFonts w:ascii="David" w:hAnsi="David" w:hint="cs"/>
          <w:sz w:val="32"/>
          <w:rtl/>
        </w:rPr>
        <w:t>יש ריעותא בשורה אחרונה</w:t>
      </w:r>
      <w:r w:rsidRPr="00C35A2C">
        <w:rPr>
          <w:rFonts w:ascii="David" w:hAnsi="David"/>
          <w:sz w:val="32"/>
          <w:rtl/>
        </w:rPr>
        <w:t xml:space="preserve">, </w:t>
      </w:r>
      <w:r>
        <w:rPr>
          <w:rFonts w:ascii="David" w:hAnsi="David" w:hint="cs"/>
          <w:sz w:val="32"/>
          <w:rtl/>
        </w:rPr>
        <w:t xml:space="preserve">ויחתוך אותה ועמה שם ראובן </w:t>
      </w:r>
      <w:r w:rsidRPr="00E85E99">
        <w:rPr>
          <w:rStyle w:val="afffff0"/>
          <w:rFonts w:hint="cs"/>
          <w:rtl/>
        </w:rPr>
        <w:t>של העד</w:t>
      </w:r>
      <w:r>
        <w:rPr>
          <w:rFonts w:ascii="David" w:hAnsi="David" w:hint="cs"/>
          <w:sz w:val="32"/>
          <w:rtl/>
        </w:rPr>
        <w:t xml:space="preserve"> </w:t>
      </w:r>
      <w:r w:rsidRPr="00C35A2C">
        <w:rPr>
          <w:rFonts w:ascii="David" w:hAnsi="David"/>
          <w:sz w:val="32"/>
          <w:rtl/>
        </w:rPr>
        <w:t>ומתכשר בבן יעקב עד,</w:t>
      </w:r>
      <w:r w:rsidRPr="00263605">
        <w:rPr>
          <w:rFonts w:ascii="BA TM • Vilna Extra-Bold" w:hAnsi="BA TM • Vilna Extra-Bold" w:cs="BA TM • Vilna Extra-Bold"/>
          <w:rtl/>
        </w:rPr>
        <w:t xml:space="preserve"> ◄</w:t>
      </w:r>
      <w:r w:rsidRPr="00263605">
        <w:rPr>
          <w:rtl/>
        </w:rPr>
        <w:t xml:space="preserve"> </w:t>
      </w:r>
      <w:r w:rsidRPr="00E85E99">
        <w:rPr>
          <w:rStyle w:val="affffe"/>
          <w:rtl/>
        </w:rPr>
        <w:t>דתנן:</w:t>
      </w:r>
      <w:r w:rsidRPr="00C35A2C">
        <w:rPr>
          <w:rFonts w:ascii="David" w:hAnsi="David"/>
          <w:sz w:val="32"/>
          <w:rtl/>
        </w:rPr>
        <w:t xml:space="preserve"> בן איש פלוני עד כשר.</w:t>
      </w:r>
      <w:r w:rsidRPr="00C35A2C">
        <w:rPr>
          <w:rFonts w:ascii="David" w:hAnsi="David" w:hint="cs"/>
          <w:sz w:val="32"/>
          <w:rtl/>
        </w:rPr>
        <w:t xml:space="preserve"> </w:t>
      </w:r>
    </w:p>
    <w:p w14:paraId="2EBF20E6" w14:textId="77777777" w:rsidR="00263605" w:rsidRPr="00E85E99" w:rsidRDefault="00263605" w:rsidP="00263605">
      <w:pPr>
        <w:pStyle w:val="36"/>
        <w:framePr w:wrap="notBeside"/>
        <w:rPr>
          <w:rtl/>
        </w:rPr>
      </w:pPr>
      <w:r w:rsidRPr="00E85E99">
        <w:rPr>
          <w:rFonts w:hint="cs"/>
          <w:rtl/>
        </w:rPr>
        <w:t>-</w:t>
      </w:r>
      <w:r>
        <w:rPr>
          <w:rFonts w:hint="cs"/>
          <w:rtl/>
        </w:rPr>
        <w:t>דמיירי</w:t>
      </w:r>
    </w:p>
    <w:p w14:paraId="755DE7E0" w14:textId="77777777" w:rsidR="00263605" w:rsidRDefault="00263605" w:rsidP="00263605">
      <w:pPr>
        <w:rPr>
          <w:rFonts w:ascii="David" w:hAnsi="David"/>
          <w:sz w:val="32"/>
          <w:rtl/>
        </w:rPr>
      </w:pPr>
      <w:r>
        <w:rPr>
          <w:rFonts w:ascii="David" w:hAnsi="David" w:hint="cs"/>
          <w:sz w:val="32"/>
          <w:rtl/>
        </w:rPr>
        <w:t xml:space="preserve">שכתוב ראובן בן </w:t>
      </w:r>
      <w:r w:rsidRPr="00C35A2C">
        <w:rPr>
          <w:rFonts w:ascii="David" w:hAnsi="David"/>
          <w:sz w:val="32"/>
          <w:rtl/>
        </w:rPr>
        <w:t>ב</w:t>
      </w:r>
      <w:r w:rsidRPr="00C35A2C">
        <w:rPr>
          <w:rFonts w:ascii="David" w:hAnsi="David" w:hint="cs"/>
          <w:sz w:val="32"/>
          <w:rtl/>
        </w:rPr>
        <w:t xml:space="preserve">שורה אחת, </w:t>
      </w:r>
      <w:r w:rsidRPr="0081371E">
        <w:rPr>
          <w:rStyle w:val="afff8"/>
          <w:rFonts w:hint="cs"/>
          <w:rtl/>
        </w:rPr>
        <w:t>ויעקב עד</w:t>
      </w:r>
      <w:r w:rsidRPr="00C35A2C">
        <w:rPr>
          <w:rFonts w:ascii="David" w:hAnsi="David" w:hint="cs"/>
          <w:sz w:val="32"/>
          <w:rtl/>
        </w:rPr>
        <w:t xml:space="preserve"> על זה,</w:t>
      </w:r>
    </w:p>
    <w:p w14:paraId="2E9571CA" w14:textId="77777777" w:rsidR="00263605" w:rsidRPr="00E85E99" w:rsidRDefault="00263605" w:rsidP="00263605">
      <w:pPr>
        <w:pStyle w:val="36"/>
        <w:framePr w:wrap="notBeside"/>
        <w:rPr>
          <w:rtl/>
        </w:rPr>
      </w:pPr>
      <w:r w:rsidRPr="00E85E99">
        <w:rPr>
          <w:rtl/>
        </w:rPr>
        <w:t>ול</w:t>
      </w:r>
      <w:r w:rsidRPr="00E85E99">
        <w:rPr>
          <w:rFonts w:hint="cs"/>
          <w:rtl/>
        </w:rPr>
        <w:t>א חיישי</w:t>
      </w:r>
    </w:p>
    <w:p w14:paraId="363B1E23" w14:textId="1A314EAB" w:rsidR="00263605" w:rsidRPr="00263605" w:rsidRDefault="00263605" w:rsidP="00263605">
      <w:pPr>
        <w:rPr>
          <w:rFonts w:ascii="David" w:hAnsi="David"/>
          <w:spacing w:val="-6"/>
          <w:sz w:val="32"/>
          <w:rtl/>
        </w:rPr>
      </w:pPr>
      <w:r w:rsidRPr="00263605">
        <w:rPr>
          <w:rFonts w:ascii="David" w:hAnsi="David" w:hint="cs"/>
          <w:spacing w:val="-6"/>
          <w:sz w:val="32"/>
          <w:rtl/>
        </w:rPr>
        <w:t>שיחתוך ל</w:t>
      </w:r>
      <w:r w:rsidRPr="00263605">
        <w:rPr>
          <w:rFonts w:ascii="David" w:hAnsi="David"/>
          <w:spacing w:val="-6"/>
          <w:sz w:val="32"/>
          <w:rtl/>
        </w:rPr>
        <w:t>ראובן בן, ו</w:t>
      </w:r>
      <w:r w:rsidRPr="00263605">
        <w:rPr>
          <w:rFonts w:ascii="David" w:hAnsi="David" w:hint="cs"/>
          <w:spacing w:val="-6"/>
          <w:sz w:val="32"/>
          <w:rtl/>
        </w:rPr>
        <w:t>יו</w:t>
      </w:r>
      <w:r w:rsidRPr="00263605">
        <w:rPr>
          <w:rFonts w:ascii="David" w:hAnsi="David"/>
          <w:spacing w:val="-6"/>
          <w:sz w:val="32"/>
          <w:rtl/>
        </w:rPr>
        <w:t>כשר ביעקב עד</w:t>
      </w:r>
      <w:r w:rsidRPr="00263605">
        <w:rPr>
          <w:rFonts w:ascii="BA TM • Vilna Extra-Bold" w:hAnsi="BA TM • Vilna Extra-Bold" w:cs="BA TM • Vilna Extra-Bold"/>
          <w:spacing w:val="-6"/>
          <w:rtl/>
        </w:rPr>
        <w:t>◄</w:t>
      </w:r>
      <w:r w:rsidRPr="00263605">
        <w:rPr>
          <w:rStyle w:val="affffe"/>
          <w:spacing w:val="-6"/>
          <w:rtl/>
        </w:rPr>
        <w:t xml:space="preserve"> דתנן:</w:t>
      </w:r>
      <w:r w:rsidRPr="00263605">
        <w:rPr>
          <w:rFonts w:ascii="David" w:hAnsi="David"/>
          <w:spacing w:val="-6"/>
          <w:sz w:val="32"/>
          <w:rtl/>
        </w:rPr>
        <w:t xml:space="preserve"> </w:t>
      </w:r>
      <w:r w:rsidRPr="00263605">
        <w:rPr>
          <w:spacing w:val="-6"/>
          <w:rtl/>
        </w:rPr>
        <w:t>איש פלוני עד - כשר.</w:t>
      </w:r>
      <w:r w:rsidRPr="00263605">
        <w:rPr>
          <w:rFonts w:ascii="David" w:hAnsi="David" w:hint="cs"/>
          <w:spacing w:val="-6"/>
          <w:sz w:val="32"/>
          <w:rtl/>
        </w:rPr>
        <w:t xml:space="preserve"> </w:t>
      </w:r>
    </w:p>
    <w:p w14:paraId="14FFF0B2" w14:textId="77777777" w:rsidR="00263605" w:rsidRPr="00E85E99" w:rsidRDefault="00263605" w:rsidP="00263605">
      <w:pPr>
        <w:pStyle w:val="36"/>
        <w:framePr w:wrap="notBeside"/>
        <w:rPr>
          <w:rtl/>
        </w:rPr>
      </w:pPr>
      <w:r w:rsidRPr="00E85E99">
        <w:rPr>
          <w:rFonts w:hint="cs"/>
          <w:rtl/>
        </w:rPr>
        <w:t>-</w:t>
      </w:r>
      <w:r>
        <w:rPr>
          <w:rFonts w:hint="cs"/>
          <w:rtl/>
        </w:rPr>
        <w:t>דמיירי:</w:t>
      </w:r>
    </w:p>
    <w:p w14:paraId="39C1972F" w14:textId="77777777" w:rsidR="00263605" w:rsidRPr="003C625C" w:rsidRDefault="00263605" w:rsidP="00263605">
      <w:pPr>
        <w:rPr>
          <w:spacing w:val="-2"/>
          <w:rtl/>
        </w:rPr>
      </w:pPr>
      <w:r w:rsidRPr="003C625C">
        <w:rPr>
          <w:rStyle w:val="affffe"/>
          <w:rFonts w:hint="cs"/>
          <w:spacing w:val="-2"/>
          <w:rtl/>
        </w:rPr>
        <w:t>א.</w:t>
      </w:r>
      <w:r w:rsidRPr="003C625C">
        <w:rPr>
          <w:rFonts w:ascii="David" w:hAnsi="David" w:hint="cs"/>
          <w:spacing w:val="-2"/>
          <w:sz w:val="32"/>
          <w:rtl/>
        </w:rPr>
        <w:t xml:space="preserve"> שלא כתב עד בסוף, </w:t>
      </w:r>
      <w:r w:rsidRPr="003C625C">
        <w:rPr>
          <w:rStyle w:val="affffe"/>
          <w:rFonts w:hint="cs"/>
          <w:spacing w:val="-2"/>
          <w:rtl/>
        </w:rPr>
        <w:t>ב.</w:t>
      </w:r>
      <w:r w:rsidRPr="003C625C">
        <w:rPr>
          <w:rFonts w:ascii="David" w:hAnsi="David" w:hint="cs"/>
          <w:spacing w:val="-2"/>
          <w:sz w:val="32"/>
          <w:rtl/>
        </w:rPr>
        <w:t xml:space="preserve"> אף אם כתב עד יודעים שאי''ז חתימת יעקב</w:t>
      </w:r>
    </w:p>
    <w:p w14:paraId="52D1BA98" w14:textId="77777777" w:rsidR="00263605" w:rsidRPr="00C35A2C" w:rsidRDefault="00263605" w:rsidP="00263605">
      <w:pPr>
        <w:pStyle w:val="affe"/>
        <w:framePr w:wrap="around"/>
        <w:rPr>
          <w:rtl/>
        </w:rPr>
      </w:pPr>
      <w:r w:rsidRPr="00C35A2C">
        <w:rPr>
          <w:rFonts w:hint="cs"/>
          <w:rtl/>
        </w:rPr>
        <w:t>קסא:</w:t>
      </w:r>
    </w:p>
    <w:p w14:paraId="52F02EDC" w14:textId="77777777" w:rsidR="00263605" w:rsidRPr="00E9566B" w:rsidRDefault="00263605" w:rsidP="00263605">
      <w:pPr>
        <w:pStyle w:val="36"/>
        <w:framePr w:wrap="notBeside"/>
        <w:rPr>
          <w:rtl/>
        </w:rPr>
      </w:pPr>
      <w:r w:rsidRPr="00E9566B">
        <w:rPr>
          <w:rFonts w:hint="cs"/>
          <w:rtl/>
        </w:rPr>
        <w:t>ולא חיישי</w:t>
      </w:r>
    </w:p>
    <w:p w14:paraId="63429F5D" w14:textId="77777777" w:rsidR="00263605" w:rsidRDefault="00263605" w:rsidP="00263605">
      <w:pPr>
        <w:rPr>
          <w:rFonts w:ascii="David" w:hAnsi="David"/>
          <w:sz w:val="32"/>
          <w:rtl/>
        </w:rPr>
      </w:pPr>
      <w:r w:rsidRPr="00C35A2C">
        <w:rPr>
          <w:rFonts w:ascii="David" w:hAnsi="David" w:hint="cs"/>
          <w:sz w:val="32"/>
          <w:rtl/>
        </w:rPr>
        <w:t xml:space="preserve">שחתם בשם אביו, </w:t>
      </w:r>
      <w:r>
        <w:rPr>
          <w:rFonts w:ascii="David" w:hAnsi="David" w:hint="cs"/>
          <w:sz w:val="32"/>
          <w:rtl/>
        </w:rPr>
        <w:t>-שאין אדם חותם רק בשם אביו בלי שמו.</w:t>
      </w:r>
    </w:p>
    <w:p w14:paraId="0DE88CC7" w14:textId="77777777" w:rsidR="00263605" w:rsidRPr="00E9566B" w:rsidRDefault="00263605" w:rsidP="00263605">
      <w:pPr>
        <w:pStyle w:val="36"/>
        <w:framePr w:wrap="notBeside"/>
        <w:rPr>
          <w:rtl/>
        </w:rPr>
      </w:pPr>
      <w:r w:rsidRPr="00E9566B">
        <w:rPr>
          <w:rFonts w:hint="cs"/>
          <w:rtl/>
        </w:rPr>
        <w:t>ולא חיישי</w:t>
      </w:r>
    </w:p>
    <w:p w14:paraId="2D6D678A" w14:textId="77777777" w:rsidR="00263605" w:rsidRDefault="00263605" w:rsidP="00263605">
      <w:pPr>
        <w:rPr>
          <w:rFonts w:ascii="David" w:hAnsi="David"/>
          <w:sz w:val="32"/>
          <w:rtl/>
        </w:rPr>
      </w:pPr>
      <w:r w:rsidRPr="00C35A2C">
        <w:rPr>
          <w:rFonts w:ascii="David" w:hAnsi="David" w:hint="cs"/>
          <w:sz w:val="32"/>
          <w:rtl/>
        </w:rPr>
        <w:t>עשה</w:t>
      </w:r>
      <w:r>
        <w:rPr>
          <w:rFonts w:ascii="David" w:hAnsi="David" w:hint="cs"/>
          <w:sz w:val="32"/>
          <w:rtl/>
        </w:rPr>
        <w:t xml:space="preserve"> סימן</w:t>
      </w:r>
      <w:r w:rsidRPr="00C35A2C">
        <w:rPr>
          <w:rFonts w:ascii="David" w:hAnsi="David" w:hint="cs"/>
          <w:sz w:val="32"/>
          <w:rtl/>
        </w:rPr>
        <w:t xml:space="preserve"> </w:t>
      </w:r>
      <w:r w:rsidRPr="00E9566B">
        <w:rPr>
          <w:rStyle w:val="affffe"/>
          <w:rFonts w:hint="cs"/>
          <w:rtl/>
        </w:rPr>
        <w:t>כר</w:t>
      </w:r>
      <w:r w:rsidRPr="00E9566B">
        <w:rPr>
          <w:rStyle w:val="affffe"/>
          <w:rtl/>
        </w:rPr>
        <w:t>"</w:t>
      </w:r>
      <w:r w:rsidRPr="00E9566B">
        <w:rPr>
          <w:rStyle w:val="affffe"/>
          <w:rFonts w:hint="cs"/>
          <w:rtl/>
        </w:rPr>
        <w:t>ח</w:t>
      </w:r>
      <w:r>
        <w:rPr>
          <w:rStyle w:val="affffe"/>
          <w:rFonts w:hint="cs"/>
          <w:rtl/>
        </w:rPr>
        <w:t>:</w:t>
      </w:r>
      <w:r w:rsidRPr="00C35A2C">
        <w:rPr>
          <w:rFonts w:ascii="David" w:hAnsi="David" w:hint="cs"/>
          <w:sz w:val="32"/>
          <w:rtl/>
        </w:rPr>
        <w:t xml:space="preserve"> שצייר ענף, </w:t>
      </w:r>
      <w:r w:rsidRPr="00E9566B">
        <w:rPr>
          <w:rStyle w:val="affffe"/>
          <w:rFonts w:hint="cs"/>
          <w:rtl/>
        </w:rPr>
        <w:t>ר</w:t>
      </w:r>
      <w:r w:rsidRPr="00E9566B">
        <w:rPr>
          <w:rStyle w:val="affffe"/>
          <w:rtl/>
        </w:rPr>
        <w:t>"</w:t>
      </w:r>
      <w:r w:rsidRPr="00E9566B">
        <w:rPr>
          <w:rStyle w:val="affffe"/>
          <w:rFonts w:hint="cs"/>
          <w:rtl/>
        </w:rPr>
        <w:t>ח</w:t>
      </w:r>
      <w:r>
        <w:rPr>
          <w:rStyle w:val="affffe"/>
          <w:rFonts w:hint="cs"/>
          <w:rtl/>
        </w:rPr>
        <w:t>:</w:t>
      </w:r>
      <w:r w:rsidRPr="00C35A2C">
        <w:rPr>
          <w:rFonts w:ascii="David" w:hAnsi="David" w:hint="cs"/>
          <w:sz w:val="32"/>
          <w:rtl/>
        </w:rPr>
        <w:t xml:space="preserve"> ס</w:t>
      </w:r>
      <w:r w:rsidRPr="00F10693">
        <w:rPr>
          <w:rFonts w:hint="cs"/>
          <w:rtl/>
        </w:rPr>
        <w:t>',</w:t>
      </w:r>
      <w:r w:rsidRPr="00C35A2C">
        <w:rPr>
          <w:rFonts w:ascii="David" w:hAnsi="David" w:hint="cs"/>
          <w:sz w:val="32"/>
          <w:rtl/>
        </w:rPr>
        <w:t xml:space="preserve"> </w:t>
      </w:r>
      <w:r w:rsidRPr="00E9566B">
        <w:rPr>
          <w:rStyle w:val="affffe"/>
          <w:rFonts w:hint="cs"/>
          <w:rtl/>
        </w:rPr>
        <w:t>רה</w:t>
      </w:r>
      <w:r w:rsidRPr="00E9566B">
        <w:rPr>
          <w:rStyle w:val="affffe"/>
          <w:rtl/>
        </w:rPr>
        <w:t>"</w:t>
      </w:r>
      <w:r w:rsidRPr="00E9566B">
        <w:rPr>
          <w:rStyle w:val="affffe"/>
          <w:rFonts w:hint="cs"/>
          <w:rtl/>
        </w:rPr>
        <w:t>ו</w:t>
      </w:r>
      <w:r>
        <w:rPr>
          <w:rStyle w:val="affffe"/>
          <w:rFonts w:hint="cs"/>
          <w:rtl/>
        </w:rPr>
        <w:t>:</w:t>
      </w:r>
      <w:r w:rsidRPr="00C35A2C">
        <w:rPr>
          <w:rFonts w:ascii="David" w:hAnsi="David" w:hint="cs"/>
          <w:sz w:val="32"/>
          <w:rtl/>
        </w:rPr>
        <w:t xml:space="preserve"> ע</w:t>
      </w:r>
      <w:r w:rsidRPr="00F10693">
        <w:rPr>
          <w:rFonts w:hint="cs"/>
          <w:rtl/>
        </w:rPr>
        <w:t>',</w:t>
      </w:r>
      <w:r w:rsidRPr="00C35A2C">
        <w:rPr>
          <w:rFonts w:ascii="David" w:hAnsi="David" w:hint="cs"/>
          <w:sz w:val="32"/>
          <w:rtl/>
        </w:rPr>
        <w:t xml:space="preserve"> </w:t>
      </w:r>
      <w:r w:rsidRPr="00E9566B">
        <w:rPr>
          <w:rStyle w:val="affffe"/>
          <w:rFonts w:hint="cs"/>
          <w:rtl/>
        </w:rPr>
        <w:t>רבר</w:t>
      </w:r>
      <w:r w:rsidRPr="00E9566B">
        <w:rPr>
          <w:rStyle w:val="affffe"/>
          <w:rtl/>
        </w:rPr>
        <w:t>"</w:t>
      </w:r>
      <w:r w:rsidRPr="00E9566B">
        <w:rPr>
          <w:rStyle w:val="affffe"/>
          <w:rFonts w:hint="cs"/>
          <w:rtl/>
        </w:rPr>
        <w:t>ה</w:t>
      </w:r>
      <w:r>
        <w:rPr>
          <w:rStyle w:val="affffe"/>
          <w:rFonts w:hint="cs"/>
          <w:rtl/>
        </w:rPr>
        <w:t>:</w:t>
      </w:r>
      <w:r w:rsidRPr="00C35A2C">
        <w:rPr>
          <w:rFonts w:ascii="David" w:hAnsi="David" w:hint="cs"/>
          <w:sz w:val="32"/>
          <w:rtl/>
        </w:rPr>
        <w:t xml:space="preserve"> תורן</w:t>
      </w:r>
    </w:p>
    <w:p w14:paraId="5929EA47" w14:textId="77777777" w:rsidR="00263605" w:rsidRPr="003C625C" w:rsidRDefault="00263605" w:rsidP="00263605">
      <w:pPr>
        <w:pStyle w:val="36"/>
        <w:framePr w:wrap="notBeside"/>
        <w:rPr>
          <w:rtl/>
        </w:rPr>
      </w:pPr>
      <w:r w:rsidRPr="003C625C">
        <w:rPr>
          <w:rFonts w:hint="cs"/>
          <w:rtl/>
        </w:rPr>
        <w:t>-</w:t>
      </w:r>
    </w:p>
    <w:p w14:paraId="380D9B22" w14:textId="77777777" w:rsidR="00263605" w:rsidRPr="00C35A2C" w:rsidRDefault="00263605" w:rsidP="00263605">
      <w:pPr>
        <w:rPr>
          <w:rFonts w:ascii="David" w:hAnsi="David"/>
          <w:sz w:val="32"/>
          <w:rtl/>
        </w:rPr>
      </w:pPr>
      <w:r w:rsidRPr="00C35A2C">
        <w:rPr>
          <w:rFonts w:ascii="David" w:hAnsi="David" w:hint="cs"/>
          <w:sz w:val="32"/>
          <w:rtl/>
        </w:rPr>
        <w:t>דלא חציף אדם לצייר סימן בשם אביו</w:t>
      </w:r>
      <w:r>
        <w:rPr>
          <w:rFonts w:ascii="David" w:hAnsi="David" w:hint="cs"/>
          <w:sz w:val="32"/>
          <w:rtl/>
        </w:rPr>
        <w:t>.</w:t>
      </w:r>
    </w:p>
    <w:p w14:paraId="7D052C0F" w14:textId="77777777" w:rsidR="00263605" w:rsidRPr="00E9566B" w:rsidRDefault="00263605" w:rsidP="00263605">
      <w:pPr>
        <w:pStyle w:val="36"/>
        <w:framePr w:wrap="notBeside"/>
        <w:rPr>
          <w:rtl/>
        </w:rPr>
      </w:pPr>
      <w:r w:rsidRPr="00E9566B">
        <w:rPr>
          <w:rFonts w:hint="cs"/>
          <w:rtl/>
        </w:rPr>
        <w:t>מ</w:t>
      </w:r>
      <w:r w:rsidRPr="00E9566B">
        <w:rPr>
          <w:rtl/>
        </w:rPr>
        <w:t>"</w:t>
      </w:r>
      <w:r w:rsidRPr="00E9566B">
        <w:rPr>
          <w:rFonts w:hint="cs"/>
          <w:rtl/>
        </w:rPr>
        <w:t>ז</w:t>
      </w:r>
    </w:p>
    <w:p w14:paraId="4A782AF1" w14:textId="77777777" w:rsidR="00263605" w:rsidRPr="003C625C" w:rsidRDefault="00263605" w:rsidP="00263605">
      <w:pPr>
        <w:spacing w:after="60"/>
        <w:rPr>
          <w:rFonts w:ascii="David" w:hAnsi="David"/>
          <w:sz w:val="32"/>
          <w:rtl/>
        </w:rPr>
      </w:pPr>
      <w:r w:rsidRPr="003C625C">
        <w:rPr>
          <w:rFonts w:ascii="David" w:hAnsi="David"/>
          <w:sz w:val="32"/>
          <w:rtl/>
        </w:rPr>
        <w:t>למה לך כולי האי? כל מקושר שאין עדיו כלין בשיטה אחת - פסול.</w:t>
      </w:r>
    </w:p>
    <w:p w14:paraId="7F14442D" w14:textId="77777777" w:rsidR="00263605" w:rsidRPr="00E9566B" w:rsidRDefault="00263605" w:rsidP="00263605">
      <w:pPr>
        <w:pStyle w:val="36"/>
        <w:framePr w:wrap="notBeside"/>
        <w:rPr>
          <w:rtl/>
        </w:rPr>
      </w:pPr>
      <w:r>
        <w:rPr>
          <w:rFonts w:hint="cs"/>
          <w:rtl/>
        </w:rPr>
        <w:t>מ</w:t>
      </w:r>
      <w:r w:rsidRPr="00E9566B">
        <w:rPr>
          <w:rFonts w:hint="cs"/>
          <w:rtl/>
        </w:rPr>
        <w:t>רי</w:t>
      </w:r>
      <w:r w:rsidRPr="00E9566B">
        <w:rPr>
          <w:rtl/>
        </w:rPr>
        <w:t>"</w:t>
      </w:r>
      <w:r w:rsidRPr="00E9566B">
        <w:rPr>
          <w:rFonts w:hint="cs"/>
          <w:rtl/>
        </w:rPr>
        <w:t>ו</w:t>
      </w:r>
      <w:r w:rsidRPr="00E9566B">
        <w:rPr>
          <w:rtl/>
        </w:rPr>
        <w:t>:</w:t>
      </w:r>
      <w:r w:rsidRPr="003C625C">
        <w:rPr>
          <w:rtl/>
        </w:rPr>
        <w:t xml:space="preserve"> </w:t>
      </w:r>
      <w:r w:rsidRPr="00A0554E">
        <w:rPr>
          <w:rtl/>
        </w:rPr>
        <w:t>◄</w:t>
      </w:r>
    </w:p>
    <w:p w14:paraId="47887060" w14:textId="77777777" w:rsidR="00263605" w:rsidRPr="00C35A2C" w:rsidRDefault="00263605" w:rsidP="00263605">
      <w:pPr>
        <w:rPr>
          <w:rFonts w:ascii="David" w:hAnsi="David"/>
          <w:sz w:val="32"/>
          <w:rtl/>
        </w:rPr>
      </w:pPr>
      <w:r w:rsidRPr="00C35A2C">
        <w:rPr>
          <w:rFonts w:ascii="David" w:hAnsi="David"/>
          <w:sz w:val="32"/>
          <w:rtl/>
        </w:rPr>
        <w:t>כל המחקין כולן צריך שיכתוב ודין קיומיהון.</w:t>
      </w:r>
    </w:p>
    <w:p w14:paraId="584C00CB" w14:textId="77777777" w:rsidR="00263605" w:rsidRPr="00C35A2C" w:rsidRDefault="00263605" w:rsidP="00263605">
      <w:pPr>
        <w:pStyle w:val="affe"/>
        <w:framePr w:wrap="around"/>
        <w:rPr>
          <w:rtl/>
        </w:rPr>
      </w:pPr>
      <w:r w:rsidRPr="00C35A2C">
        <w:rPr>
          <w:rFonts w:hint="cs"/>
          <w:rtl/>
        </w:rPr>
        <w:t>קסב.</w:t>
      </w:r>
    </w:p>
    <w:p w14:paraId="76C7577D" w14:textId="77777777" w:rsidR="00263605" w:rsidRPr="003C625C" w:rsidRDefault="00263605" w:rsidP="00263605">
      <w:pPr>
        <w:pStyle w:val="36"/>
        <w:framePr w:wrap="notBeside"/>
        <w:rPr>
          <w:rtl/>
        </w:rPr>
      </w:pPr>
      <w:r w:rsidRPr="003C625C">
        <w:rPr>
          <w:rtl/>
        </w:rPr>
        <w:t>◄</w:t>
      </w:r>
    </w:p>
    <w:p w14:paraId="58745E41" w14:textId="77777777" w:rsidR="00263605" w:rsidRPr="00C35A2C" w:rsidRDefault="00263605" w:rsidP="00263605">
      <w:pPr>
        <w:rPr>
          <w:rFonts w:ascii="David" w:hAnsi="David"/>
          <w:sz w:val="32"/>
          <w:rtl/>
        </w:rPr>
      </w:pPr>
      <w:r w:rsidRPr="00C35A2C">
        <w:rPr>
          <w:rFonts w:ascii="David" w:hAnsi="David"/>
          <w:sz w:val="32"/>
          <w:rtl/>
        </w:rPr>
        <w:t xml:space="preserve">וצריך שיחזור מענינו של שטר בשיטה אחרונה, </w:t>
      </w:r>
      <w:r w:rsidRPr="00E9566B">
        <w:rPr>
          <w:rStyle w:val="affffe"/>
          <w:rFonts w:hint="cs"/>
          <w:rtl/>
        </w:rPr>
        <w:t>כ</w:t>
      </w:r>
      <w:r w:rsidRPr="00E9566B">
        <w:rPr>
          <w:rStyle w:val="affffe"/>
          <w:rtl/>
        </w:rPr>
        <w:t>רב עמרם:</w:t>
      </w:r>
      <w:r w:rsidRPr="00C35A2C">
        <w:rPr>
          <w:rFonts w:ascii="David" w:hAnsi="David"/>
          <w:sz w:val="32"/>
          <w:rtl/>
        </w:rPr>
        <w:t xml:space="preserve"> לפי שאין למדין משיטה אחרונה.</w:t>
      </w:r>
    </w:p>
    <w:p w14:paraId="0350C998" w14:textId="77777777" w:rsidR="00263605" w:rsidRPr="00E9566B" w:rsidRDefault="00263605" w:rsidP="00263605">
      <w:pPr>
        <w:pStyle w:val="36"/>
        <w:framePr w:wrap="notBeside"/>
        <w:rPr>
          <w:rtl/>
        </w:rPr>
      </w:pPr>
      <w:r w:rsidRPr="00E9566B">
        <w:rPr>
          <w:rFonts w:hint="cs"/>
          <w:rtl/>
        </w:rPr>
        <w:t>מדתניא</w:t>
      </w:r>
      <w:r w:rsidRPr="00E9566B">
        <w:rPr>
          <w:rtl/>
        </w:rPr>
        <w:t>:</w:t>
      </w:r>
    </w:p>
    <w:p w14:paraId="4D5287DC" w14:textId="77777777" w:rsidR="00263605" w:rsidRPr="00C35A2C" w:rsidRDefault="00263605" w:rsidP="00263605">
      <w:pPr>
        <w:rPr>
          <w:rFonts w:ascii="David" w:hAnsi="David"/>
          <w:sz w:val="32"/>
          <w:rtl/>
        </w:rPr>
      </w:pPr>
      <w:r w:rsidRPr="00C35A2C">
        <w:rPr>
          <w:rFonts w:ascii="David" w:hAnsi="David"/>
          <w:sz w:val="32"/>
          <w:rtl/>
        </w:rPr>
        <w:t xml:space="preserve">הרחיק את העדים </w:t>
      </w:r>
      <w:r w:rsidRPr="00E9566B">
        <w:rPr>
          <w:rFonts w:ascii="David" w:hAnsi="David"/>
          <w:b/>
          <w:bCs/>
          <w:sz w:val="32"/>
          <w:rtl/>
        </w:rPr>
        <w:t>שני שיטין</w:t>
      </w:r>
      <w:r w:rsidRPr="00C35A2C">
        <w:rPr>
          <w:rFonts w:ascii="David" w:hAnsi="David"/>
          <w:sz w:val="32"/>
          <w:rtl/>
        </w:rPr>
        <w:t xml:space="preserve"> מן הכתב פסול, שיטה אחת כשר.</w:t>
      </w:r>
    </w:p>
    <w:p w14:paraId="7232F33D" w14:textId="77777777" w:rsidR="00263605" w:rsidRDefault="00263605" w:rsidP="00263605">
      <w:pPr>
        <w:rPr>
          <w:b/>
          <w:bCs/>
          <w:rtl/>
        </w:rPr>
      </w:pPr>
      <w:r w:rsidRPr="003C625C">
        <w:rPr>
          <w:rFonts w:hint="cs"/>
          <w:rtl/>
        </w:rPr>
        <w:t xml:space="preserve">דוקא בשני שיטין חישי' שמזייף וכתב ולא בשיטה אחת </w:t>
      </w:r>
      <w:r w:rsidRPr="003C625C">
        <w:rPr>
          <w:rFonts w:hint="cs"/>
          <w:b/>
          <w:bCs/>
          <w:rtl/>
        </w:rPr>
        <w:t>ו</w:t>
      </w:r>
      <w:r w:rsidRPr="003C625C">
        <w:rPr>
          <w:b/>
          <w:bCs/>
          <w:rtl/>
        </w:rPr>
        <w:t>ש"</w:t>
      </w:r>
      <w:r w:rsidRPr="003C625C">
        <w:rPr>
          <w:rFonts w:hint="cs"/>
          <w:b/>
          <w:bCs/>
          <w:rtl/>
        </w:rPr>
        <w:t>מ</w:t>
      </w:r>
      <w:r w:rsidRPr="003C625C">
        <w:rPr>
          <w:b/>
          <w:bCs/>
          <w:rtl/>
        </w:rPr>
        <w:t>: אין למדין משיטה אחרונה</w:t>
      </w:r>
      <w:r w:rsidRPr="003C625C">
        <w:rPr>
          <w:rFonts w:hint="cs"/>
          <w:b/>
          <w:bCs/>
          <w:rtl/>
        </w:rPr>
        <w:t>.</w:t>
      </w:r>
    </w:p>
    <w:p w14:paraId="57ACDFE4" w14:textId="27AA66B8" w:rsidR="00AC0AF5" w:rsidRPr="00C35A2C" w:rsidRDefault="00263605" w:rsidP="00263605">
      <w:pPr>
        <w:pStyle w:val="aff9"/>
        <w:rPr>
          <w:del w:id="90176" w:author="מנוע עיצוב" w:date="2026-10-08T11:01:28Z"/>
          <w:rFonts w:ascii="David" w:hAnsi="David"/>
          <w:rtl/>
        </w:rPr>
      </w:pPr>
      <w:del w:id="90175" w:author="מנוע עיצוב" w:date="2026-10-08T11:01:28Z">
        <w:r>
          <w:rPr>
            <w:rFonts w:hint="cs"/>
            <w:rtl/>
          </w:rPr>
          <w:delText xml:space="preserve">***</w:delText>
        </w:r>
      </w:del>
    </w:p>
    <w:p w14:paraId="1E1601C0" w14:textId="2693030D" w:rsidR="00AC0AF5" w:rsidRPr="00C35A2C" w:rsidRDefault="00AC0AF5" w:rsidP="00982F98">
      <w:pPr>
        <w:pStyle w:val="affe"/>
        <w:framePr w:wrap="around"/>
        <w:rPr>
          <w:rtl/>
        </w:rPr>
      </w:pPr>
      <w:bookmarkStart w:id="63" w:name="_Hlk184192343"/>
      <w:r w:rsidRPr="00C35A2C">
        <w:rPr>
          <w:rFonts w:hint="cs"/>
          <w:rtl/>
        </w:rPr>
        <w:lastRenderedPageBreak/>
        <w:t>קס</w:t>
      </w:r>
      <w:r w:rsidR="00A813A2">
        <w:rPr>
          <w:rFonts w:hint="cs"/>
          <w:rtl/>
        </w:rPr>
        <w:t>ב:</w:t>
      </w:r>
    </w:p>
    <w:p w14:paraId="4D4DE702" w14:textId="77777777" w:rsidR="00AC0AF5" w:rsidRPr="00C35A2C" w:rsidRDefault="00AC0AF5" w:rsidP="00AC0AF5">
      <w:pPr>
        <w:rPr>
          <w:rFonts w:ascii="David" w:hAnsi="David"/>
          <w:sz w:val="32"/>
          <w:rtl/>
        </w:rPr>
      </w:pPr>
    </w:p>
    <w:bookmarkEnd w:id="63"/>
    <w:p w14:paraId="7FAA95D6" w14:textId="77777777" w:rsidR="0062186E" w:rsidRDefault="0062186E" w:rsidP="0062186E">
      <w:pPr>
        <w:pStyle w:val="affff9"/>
        <w:rPr>
          <w:rtl/>
        </w:rPr>
      </w:pPr>
      <w:r w:rsidRPr="00B362F2">
        <w:rPr>
          <w:rtl/>
        </w:rPr>
        <w:t>איבעיא להו:</w:t>
      </w:r>
      <w:r w:rsidRPr="00C35A2C">
        <w:rPr>
          <w:rtl/>
        </w:rPr>
        <w:t xml:space="preserve"> שיטה ומחצה</w:t>
      </w:r>
      <w:r>
        <w:rPr>
          <w:rFonts w:hint="cs"/>
          <w:rtl/>
        </w:rPr>
        <w:t xml:space="preserve"> </w:t>
      </w:r>
      <w:r w:rsidRPr="00B362F2">
        <w:rPr>
          <w:rStyle w:val="afffff0"/>
          <w:rFonts w:hint="cs"/>
          <w:b w:val="0"/>
          <w:bCs w:val="0"/>
          <w:rtl/>
        </w:rPr>
        <w:t>תחת שורה אחרונה</w:t>
      </w:r>
      <w:r w:rsidRPr="00C35A2C">
        <w:rPr>
          <w:rtl/>
        </w:rPr>
        <w:t>, מאי?</w:t>
      </w:r>
    </w:p>
    <w:p w14:paraId="4E431F03" w14:textId="77777777" w:rsidR="0062186E" w:rsidRPr="00B362F2" w:rsidRDefault="0062186E" w:rsidP="0062186E">
      <w:pPr>
        <w:pStyle w:val="36"/>
        <w:framePr w:wrap="notBeside"/>
        <w:rPr>
          <w:rtl/>
        </w:rPr>
      </w:pPr>
      <w:r w:rsidRPr="00B362F2">
        <w:rPr>
          <w:rFonts w:hint="cs"/>
          <w:rtl/>
        </w:rPr>
        <w:t xml:space="preserve">אין להוכיח </w:t>
      </w:r>
    </w:p>
    <w:p w14:paraId="0009A211" w14:textId="77777777" w:rsidR="0062186E" w:rsidRDefault="0062186E" w:rsidP="0062186E">
      <w:pPr>
        <w:rPr>
          <w:rFonts w:ascii="David" w:hAnsi="David"/>
          <w:sz w:val="32"/>
          <w:rtl/>
        </w:rPr>
      </w:pPr>
      <w:r w:rsidRPr="00C35A2C">
        <w:rPr>
          <w:rFonts w:ascii="Fb Fontext" w:hAnsi="Fb Fontext" w:hint="cs"/>
          <w:rtl/>
        </w:rPr>
        <w:t>מדהרחיק את העדים שני שיטין פסול</w:t>
      </w:r>
      <w:r w:rsidRPr="00C35A2C">
        <w:rPr>
          <w:rFonts w:ascii="David" w:hAnsi="David" w:hint="cs"/>
          <w:sz w:val="32"/>
          <w:rtl/>
        </w:rPr>
        <w:t>, הא שיטה ומחצה כשר</w:t>
      </w:r>
    </w:p>
    <w:p w14:paraId="0C9B0FD7" w14:textId="77777777" w:rsidR="0062186E" w:rsidRPr="00B362F2" w:rsidRDefault="0062186E" w:rsidP="0062186E">
      <w:pPr>
        <w:pStyle w:val="36"/>
        <w:framePr w:wrap="notBeside"/>
        <w:rPr>
          <w:rtl/>
        </w:rPr>
      </w:pPr>
      <w:r w:rsidRPr="00B362F2">
        <w:rPr>
          <w:rtl/>
        </w:rPr>
        <w:t xml:space="preserve">- </w:t>
      </w:r>
      <w:r>
        <w:rPr>
          <w:rFonts w:hint="cs"/>
          <w:rtl/>
        </w:rPr>
        <w:t>דאדרבה</w:t>
      </w:r>
    </w:p>
    <w:p w14:paraId="33BB5E49" w14:textId="77777777" w:rsidR="0062186E" w:rsidRPr="00065E76" w:rsidRDefault="0062186E" w:rsidP="0062186E">
      <w:pPr>
        <w:rPr>
          <w:rtl/>
        </w:rPr>
      </w:pPr>
      <w:r>
        <w:rPr>
          <w:rFonts w:hint="cs"/>
          <w:rtl/>
        </w:rPr>
        <w:t>נ</w:t>
      </w:r>
      <w:r w:rsidRPr="00065E76">
        <w:rPr>
          <w:rFonts w:hint="cs"/>
          <w:rtl/>
        </w:rPr>
        <w:t xml:space="preserve">דייק </w:t>
      </w:r>
      <w:r>
        <w:rPr>
          <w:rFonts w:hint="cs"/>
          <w:rtl/>
        </w:rPr>
        <w:t xml:space="preserve">להיפך </w:t>
      </w:r>
      <w:r w:rsidRPr="00065E76">
        <w:rPr>
          <w:rFonts w:hint="cs"/>
          <w:rtl/>
        </w:rPr>
        <w:t>מסיפא</w:t>
      </w:r>
      <w:r>
        <w:rPr>
          <w:rFonts w:hint="cs"/>
          <w:rtl/>
        </w:rPr>
        <w:t>:</w:t>
      </w:r>
      <w:r w:rsidRPr="00065E76">
        <w:rPr>
          <w:rFonts w:hint="cs"/>
          <w:rtl/>
        </w:rPr>
        <w:t xml:space="preserve"> דשיטה אחת כשר</w:t>
      </w:r>
      <w:r>
        <w:rPr>
          <w:rFonts w:hint="cs"/>
          <w:rtl/>
        </w:rPr>
        <w:t>,</w:t>
      </w:r>
      <w:r w:rsidRPr="00065E76">
        <w:rPr>
          <w:rFonts w:hint="cs"/>
          <w:rtl/>
        </w:rPr>
        <w:t xml:space="preserve"> הא שיטה ומחצה פסול</w:t>
      </w:r>
    </w:p>
    <w:p w14:paraId="361CD9FA" w14:textId="77777777" w:rsidR="0062186E" w:rsidRPr="00B362F2" w:rsidRDefault="0062186E" w:rsidP="0062186E">
      <w:pPr>
        <w:pStyle w:val="36"/>
        <w:framePr w:wrap="notBeside"/>
        <w:rPr>
          <w:rtl/>
        </w:rPr>
      </w:pPr>
      <w:r w:rsidRPr="00B362F2">
        <w:rPr>
          <w:rFonts w:hint="cs"/>
          <w:rtl/>
        </w:rPr>
        <w:t>אלא מהא</w:t>
      </w:r>
    </w:p>
    <w:p w14:paraId="0BE309B7" w14:textId="77777777" w:rsidR="0062186E" w:rsidRPr="00DE1584" w:rsidRDefault="0062186E" w:rsidP="0062186E">
      <w:pPr>
        <w:rPr>
          <w:rFonts w:ascii="David" w:hAnsi="David"/>
          <w:sz w:val="32"/>
          <w:rtl/>
        </w:rPr>
      </w:pPr>
      <w:r w:rsidRPr="00DE1584">
        <w:rPr>
          <w:rFonts w:ascii="David" w:hAnsi="David" w:hint="cs"/>
          <w:sz w:val="32"/>
          <w:rtl/>
        </w:rPr>
        <w:t>ד</w:t>
      </w:r>
      <w:r w:rsidRPr="00DE1584">
        <w:rPr>
          <w:rFonts w:ascii="David" w:hAnsi="David"/>
          <w:sz w:val="32"/>
          <w:rtl/>
        </w:rPr>
        <w:t xml:space="preserve">הרחיק את העדים שני שיטין מן הכתב - פסול, פחות מכאן </w:t>
      </w:r>
      <w:r w:rsidRPr="00DE1584">
        <w:rPr>
          <w:rFonts w:ascii="David" w:hAnsi="David"/>
          <w:b/>
          <w:bCs/>
          <w:sz w:val="32"/>
          <w:rtl/>
        </w:rPr>
        <w:t>- כשר.</w:t>
      </w:r>
    </w:p>
    <w:p w14:paraId="1FF8664F" w14:textId="57FB3A94" w:rsidR="0062186E" w:rsidRDefault="0062186E" w:rsidP="0062186E">
      <w:pPr>
        <w:pStyle w:val="affff9"/>
        <w:rPr>
          <w:rtl/>
        </w:rPr>
      </w:pPr>
      <w:r w:rsidRPr="00DE1584">
        <w:rPr>
          <w:rFonts w:hint="cs"/>
          <w:rtl/>
        </w:rPr>
        <w:t xml:space="preserve">ד' או ה' </w:t>
      </w:r>
      <w:r w:rsidRPr="00DE1584">
        <w:rPr>
          <w:rtl/>
        </w:rPr>
        <w:t>עדים חתומין על השטר, ונמצא א</w:t>
      </w:r>
      <w:r w:rsidRPr="00DE1584">
        <w:rPr>
          <w:rFonts w:hint="cs"/>
          <w:rtl/>
        </w:rPr>
        <w:t xml:space="preserve">' </w:t>
      </w:r>
      <w:r w:rsidRPr="00DE1584">
        <w:rPr>
          <w:rtl/>
        </w:rPr>
        <w:t xml:space="preserve">מהן קרוב או פסול </w:t>
      </w:r>
    </w:p>
    <w:p w14:paraId="17799A5A" w14:textId="77777777" w:rsidR="0062186E" w:rsidRDefault="0062186E" w:rsidP="0062186E">
      <w:pPr>
        <w:rPr>
          <w:rtl/>
        </w:rPr>
      </w:pPr>
      <w:r w:rsidRPr="00DE1584">
        <w:rPr>
          <w:rtl/>
        </w:rPr>
        <w:t>- תתקיים עדות בשאר.</w:t>
      </w:r>
      <w:r>
        <w:rPr>
          <w:rFonts w:hint="cs"/>
          <w:rtl/>
        </w:rPr>
        <w:t xml:space="preserve"> </w:t>
      </w:r>
      <w:r w:rsidRPr="00DE1584">
        <w:rPr>
          <w:rStyle w:val="affffe"/>
          <w:rtl/>
        </w:rPr>
        <w:t>מסייע לחזקיה</w:t>
      </w:r>
      <w:r w:rsidRPr="00DE1584">
        <w:rPr>
          <w:rStyle w:val="affffe"/>
          <w:rFonts w:hint="cs"/>
          <w:rtl/>
        </w:rPr>
        <w:t>:</w:t>
      </w:r>
      <w:r>
        <w:rPr>
          <w:rStyle w:val="affffe"/>
          <w:rFonts w:hint="cs"/>
          <w:rtl/>
        </w:rPr>
        <w:t xml:space="preserve"> </w:t>
      </w:r>
      <w:r>
        <w:rPr>
          <w:rFonts w:hint="cs"/>
          <w:rtl/>
        </w:rPr>
        <w:t xml:space="preserve"> </w:t>
      </w:r>
      <w:r w:rsidRPr="00C35A2C">
        <w:rPr>
          <w:rFonts w:hint="cs"/>
          <w:rtl/>
        </w:rPr>
        <w:t>ד</w:t>
      </w:r>
      <w:r>
        <w:rPr>
          <w:rtl/>
        </w:rPr>
        <w:t xml:space="preserve">מלאהו בקרובים </w:t>
      </w:r>
      <w:r w:rsidRPr="00C35A2C">
        <w:rPr>
          <w:rtl/>
        </w:rPr>
        <w:t>כשר.</w:t>
      </w:r>
      <w:r w:rsidRPr="00C35A2C">
        <w:rPr>
          <w:rFonts w:hint="cs"/>
          <w:rtl/>
        </w:rPr>
        <w:t xml:space="preserve"> </w:t>
      </w:r>
    </w:p>
    <w:p w14:paraId="2F232445" w14:textId="77777777" w:rsidR="0062186E" w:rsidRPr="00B362F2" w:rsidRDefault="0062186E" w:rsidP="0062186E">
      <w:pPr>
        <w:pStyle w:val="36"/>
        <w:framePr w:wrap="notBeside"/>
        <w:rPr>
          <w:rtl/>
        </w:rPr>
      </w:pPr>
      <w:r w:rsidRPr="00B362F2">
        <w:rPr>
          <w:rFonts w:hint="cs"/>
          <w:rtl/>
        </w:rPr>
        <w:t>ואל תת</w:t>
      </w:r>
      <w:r w:rsidRPr="00B362F2">
        <w:rPr>
          <w:rtl/>
        </w:rPr>
        <w:t>מה</w:t>
      </w:r>
    </w:p>
    <w:p w14:paraId="72334008" w14:textId="77777777" w:rsidR="0062186E" w:rsidRDefault="0062186E" w:rsidP="0062186E">
      <w:pPr>
        <w:rPr>
          <w:rtl/>
        </w:rPr>
      </w:pPr>
      <w:r w:rsidRPr="00DE1584">
        <w:rPr>
          <w:rtl/>
        </w:rPr>
        <w:t>שהרי אויר סוכה פוסל בשלשה, סכך פסול פוסל בארבעה.</w:t>
      </w:r>
    </w:p>
    <w:p w14:paraId="4B25F4F0" w14:textId="31A928BE" w:rsidR="00AC0AF5" w:rsidRPr="00C35A2C" w:rsidRDefault="0062186E" w:rsidP="0062186E">
      <w:pPr>
        <w:pStyle w:val="aff9"/>
        <w:rPr>
          <w:del w:id="90178" w:author="מנוע עיצוב" w:date="2026-10-08T11:01:28Z"/>
          <w:rtl/>
        </w:rPr>
      </w:pPr>
      <w:del w:id="90177" w:author="מנוע עיצוב" w:date="2026-10-08T11:01:28Z">
        <w:r>
          <w:rPr>
            <w:rFonts w:hint="cs"/>
            <w:rtl/>
          </w:rPr>
          <w:delText xml:space="preserve">***</w:delText>
        </w:r>
      </w:del>
      <w:bookmarkStart w:id="64" w:name="_Hlk184279099"/>
    </w:p>
    <w:p w14:paraId="0A32819E" w14:textId="74EBC4C3" w:rsidR="00AC0AF5" w:rsidRPr="00C35A2C" w:rsidRDefault="00AC0AF5" w:rsidP="00982F98">
      <w:pPr>
        <w:pStyle w:val="affe"/>
        <w:framePr w:wrap="around"/>
        <w:rPr>
          <w:rtl/>
        </w:rPr>
      </w:pPr>
      <w:r w:rsidRPr="00C35A2C">
        <w:rPr>
          <w:rFonts w:hint="cs"/>
          <w:rtl/>
        </w:rPr>
        <w:t>קסג</w:t>
      </w:r>
      <w:r w:rsidR="00A813A2">
        <w:rPr>
          <w:rFonts w:hint="cs"/>
          <w:rtl/>
        </w:rPr>
        <w:t>.</w:t>
      </w:r>
    </w:p>
    <w:p w14:paraId="4EA3497D" w14:textId="28AF64F1" w:rsidR="00AC0AF5" w:rsidRPr="00275CF0" w:rsidRDefault="00AC0AF5" w:rsidP="00275CF0">
      <w:pPr>
        <w:pStyle w:val="affff9"/>
        <w:rPr>
          <w:rtl/>
        </w:rPr>
      </w:pPr>
      <w:r w:rsidRPr="00275CF0">
        <w:rPr>
          <w:rtl/>
        </w:rPr>
        <w:t>איבעיא: שני שיטין שאמרו</w:t>
      </w:r>
      <w:r w:rsidR="00800A64">
        <w:rPr>
          <w:rFonts w:hint="cs"/>
          <w:rtl/>
        </w:rPr>
        <w:t xml:space="preserve"> </w:t>
      </w:r>
      <w:r w:rsidR="00800A64" w:rsidRPr="00800A64">
        <w:rPr>
          <w:rStyle w:val="afffff0"/>
          <w:rFonts w:hint="cs"/>
          <w:b w:val="0"/>
          <w:bCs w:val="0"/>
          <w:rtl/>
        </w:rPr>
        <w:t>שפסול</w:t>
      </w:r>
      <w:r w:rsidRPr="00275CF0">
        <w:rPr>
          <w:rtl/>
        </w:rPr>
        <w:t xml:space="preserve"> הן ואוירן, </w:t>
      </w:r>
      <w:r w:rsidR="00275CF0" w:rsidRPr="00275CF0">
        <w:rPr>
          <w:rFonts w:hint="cs"/>
          <w:rtl/>
        </w:rPr>
        <w:t>או ב</w:t>
      </w:r>
      <w:r w:rsidRPr="00275CF0">
        <w:rPr>
          <w:rtl/>
        </w:rPr>
        <w:t>לא אוירן?</w:t>
      </w:r>
    </w:p>
    <w:p w14:paraId="676EF34F" w14:textId="77777777" w:rsidR="00275CF0" w:rsidRPr="00275CF0" w:rsidRDefault="00AC0AF5" w:rsidP="00275CF0">
      <w:pPr>
        <w:pStyle w:val="36"/>
        <w:framePr w:wrap="notBeside"/>
        <w:rPr>
          <w:rtl/>
        </w:rPr>
      </w:pPr>
      <w:r w:rsidRPr="00275CF0">
        <w:rPr>
          <w:rtl/>
        </w:rPr>
        <w:t>ר</w:t>
      </w:r>
      <w:r w:rsidRPr="00275CF0">
        <w:rPr>
          <w:rFonts w:hint="cs"/>
          <w:rtl/>
        </w:rPr>
        <w:t>נב</w:t>
      </w:r>
      <w:r w:rsidRPr="00275CF0">
        <w:rPr>
          <w:rtl/>
        </w:rPr>
        <w:t>"</w:t>
      </w:r>
      <w:r w:rsidRPr="00275CF0">
        <w:rPr>
          <w:rFonts w:hint="cs"/>
          <w:rtl/>
        </w:rPr>
        <w:t>י</w:t>
      </w:r>
      <w:r w:rsidRPr="00275CF0">
        <w:rPr>
          <w:rtl/>
        </w:rPr>
        <w:t>:</w:t>
      </w:r>
    </w:p>
    <w:p w14:paraId="69471800" w14:textId="6D22156E" w:rsidR="00AC0AF5" w:rsidRDefault="00AC0AF5" w:rsidP="00275CF0">
      <w:pPr>
        <w:rPr>
          <w:rFonts w:ascii="David" w:hAnsi="David"/>
          <w:sz w:val="32"/>
          <w:rtl/>
        </w:rPr>
      </w:pPr>
      <w:r w:rsidRPr="00C35A2C">
        <w:rPr>
          <w:rFonts w:ascii="David" w:hAnsi="David"/>
          <w:sz w:val="32"/>
          <w:rtl/>
        </w:rPr>
        <w:t xml:space="preserve">מסתבר </w:t>
      </w:r>
      <w:r w:rsidR="00275CF0" w:rsidRPr="00275CF0">
        <w:rPr>
          <w:rStyle w:val="affffe"/>
          <w:rFonts w:hint="cs"/>
          <w:rtl/>
        </w:rPr>
        <w:t>וכן ש''מ</w:t>
      </w:r>
      <w:r w:rsidR="00275CF0">
        <w:rPr>
          <w:rFonts w:ascii="David" w:hAnsi="David" w:hint="cs"/>
          <w:sz w:val="32"/>
          <w:rtl/>
        </w:rPr>
        <w:t xml:space="preserve"> </w:t>
      </w:r>
      <w:r w:rsidRPr="00C35A2C">
        <w:rPr>
          <w:rFonts w:ascii="David" w:hAnsi="David"/>
          <w:sz w:val="32"/>
          <w:rtl/>
        </w:rPr>
        <w:t xml:space="preserve">דהן ואוירן, </w:t>
      </w:r>
      <w:r w:rsidR="00275CF0">
        <w:rPr>
          <w:rFonts w:ascii="David" w:hAnsi="David" w:hint="cs"/>
          <w:sz w:val="32"/>
          <w:rtl/>
        </w:rPr>
        <w:t>ד</w:t>
      </w:r>
      <w:r w:rsidRPr="00C35A2C">
        <w:rPr>
          <w:rFonts w:ascii="David" w:hAnsi="David"/>
          <w:sz w:val="32"/>
          <w:rtl/>
        </w:rPr>
        <w:t>שיטה אחת בלא אוירה למאי חזיא?</w:t>
      </w:r>
    </w:p>
    <w:p w14:paraId="1943319E" w14:textId="6A1FD3F9" w:rsidR="00275CF0" w:rsidRPr="00275CF0" w:rsidRDefault="00275CF0" w:rsidP="00275CF0">
      <w:pPr>
        <w:pStyle w:val="36"/>
        <w:framePr w:wrap="notBeside"/>
        <w:rPr>
          <w:rtl/>
        </w:rPr>
      </w:pPr>
      <w:r>
        <w:rPr>
          <w:rFonts w:hint="cs"/>
          <w:rtl/>
        </w:rPr>
        <w:t xml:space="preserve">ר''ש </w:t>
      </w:r>
      <w:r w:rsidR="00AC0AF5" w:rsidRPr="00275CF0">
        <w:rPr>
          <w:rFonts w:hint="cs"/>
          <w:rtl/>
        </w:rPr>
        <w:t>מח</w:t>
      </w:r>
      <w:r w:rsidR="00AC0AF5" w:rsidRPr="00275CF0">
        <w:rPr>
          <w:rtl/>
        </w:rPr>
        <w:t>זקיה:</w:t>
      </w:r>
    </w:p>
    <w:p w14:paraId="07CB507E" w14:textId="77777777" w:rsidR="00275CF0" w:rsidRDefault="00AC0AF5" w:rsidP="00275CF0">
      <w:pPr>
        <w:pStyle w:val="affff9"/>
        <w:rPr>
          <w:rtl/>
        </w:rPr>
      </w:pPr>
      <w:r w:rsidRPr="00C35A2C">
        <w:rPr>
          <w:rtl/>
        </w:rPr>
        <w:t>שני שיטין שאמרו - בכתב ידי עדים ולא כתב ידי סופר.</w:t>
      </w:r>
      <w:r w:rsidRPr="00C35A2C">
        <w:rPr>
          <w:rFonts w:hint="cs"/>
          <w:rtl/>
        </w:rPr>
        <w:t xml:space="preserve"> </w:t>
      </w:r>
    </w:p>
    <w:p w14:paraId="67709ECD" w14:textId="1E280736" w:rsidR="00AC0AF5" w:rsidRDefault="00AC0AF5" w:rsidP="00AC0AF5">
      <w:pPr>
        <w:rPr>
          <w:rtl/>
        </w:rPr>
      </w:pPr>
      <w:r w:rsidRPr="00C35A2C">
        <w:rPr>
          <w:rFonts w:hint="cs"/>
          <w:rtl/>
        </w:rPr>
        <w:t>- ד</w:t>
      </w:r>
      <w:r w:rsidRPr="00C35A2C">
        <w:rPr>
          <w:rtl/>
        </w:rPr>
        <w:t>כל המזייף, לא</w:t>
      </w:r>
      <w:r w:rsidRPr="00C35A2C">
        <w:rPr>
          <w:rFonts w:hint="cs"/>
          <w:rtl/>
        </w:rPr>
        <w:t xml:space="preserve"> </w:t>
      </w:r>
      <w:r w:rsidR="00275CF0">
        <w:rPr>
          <w:rFonts w:hint="cs"/>
          <w:rtl/>
        </w:rPr>
        <w:t>הולך ל</w:t>
      </w:r>
      <w:r w:rsidRPr="00C35A2C">
        <w:rPr>
          <w:rFonts w:hint="cs"/>
          <w:rtl/>
        </w:rPr>
        <w:t xml:space="preserve">סופר </w:t>
      </w:r>
      <w:r w:rsidR="00275CF0">
        <w:rPr>
          <w:rFonts w:hint="cs"/>
          <w:rtl/>
        </w:rPr>
        <w:t>ל</w:t>
      </w:r>
      <w:r w:rsidRPr="00C35A2C">
        <w:rPr>
          <w:rFonts w:hint="cs"/>
          <w:rtl/>
        </w:rPr>
        <w:t>זייף</w:t>
      </w:r>
      <w:r w:rsidR="00275CF0">
        <w:rPr>
          <w:rFonts w:hint="cs"/>
          <w:rtl/>
        </w:rPr>
        <w:t xml:space="preserve">! </w:t>
      </w:r>
      <w:r w:rsidR="00275CF0">
        <w:rPr>
          <w:rtl/>
        </w:rPr>
        <w:t>–</w:t>
      </w:r>
      <w:r w:rsidR="00275CF0">
        <w:rPr>
          <w:rFonts w:hint="cs"/>
          <w:rtl/>
        </w:rPr>
        <w:t xml:space="preserve"> </w:t>
      </w:r>
      <w:r w:rsidR="00275CF0" w:rsidRPr="00275CF0">
        <w:rPr>
          <w:rStyle w:val="affffa"/>
          <w:rFonts w:hint="cs"/>
          <w:rtl/>
        </w:rPr>
        <w:t>וכמה</w:t>
      </w:r>
      <w:r w:rsidR="00275CF0">
        <w:rPr>
          <w:rFonts w:hint="cs"/>
          <w:rtl/>
        </w:rPr>
        <w:t xml:space="preserve"> ?</w:t>
      </w:r>
    </w:p>
    <w:p w14:paraId="5BB5C569" w14:textId="77777777" w:rsidR="00275CF0" w:rsidRPr="00275CF0" w:rsidRDefault="00AC0AF5" w:rsidP="00275CF0">
      <w:pPr>
        <w:pStyle w:val="36"/>
        <w:framePr w:wrap="notBeside"/>
        <w:rPr>
          <w:rtl/>
        </w:rPr>
      </w:pPr>
      <w:r w:rsidRPr="00275CF0">
        <w:rPr>
          <w:rFonts w:hint="cs"/>
          <w:rtl/>
        </w:rPr>
        <w:t>ריב</w:t>
      </w:r>
      <w:r w:rsidRPr="00275CF0">
        <w:rPr>
          <w:rtl/>
        </w:rPr>
        <w:t>"</w:t>
      </w:r>
      <w:r w:rsidRPr="00275CF0">
        <w:rPr>
          <w:rFonts w:hint="cs"/>
          <w:rtl/>
        </w:rPr>
        <w:t>א</w:t>
      </w:r>
      <w:r w:rsidRPr="00275CF0">
        <w:rPr>
          <w:rtl/>
        </w:rPr>
        <w:t>:</w:t>
      </w:r>
    </w:p>
    <w:p w14:paraId="66890067" w14:textId="522F70B7" w:rsidR="00AC0AF5" w:rsidRPr="00C35A2C" w:rsidRDefault="00AC0AF5" w:rsidP="00AC0AF5">
      <w:pPr>
        <w:rPr>
          <w:rFonts w:ascii="David" w:hAnsi="David"/>
          <w:sz w:val="32"/>
          <w:rtl/>
        </w:rPr>
      </w:pPr>
      <w:r w:rsidRPr="00C35A2C">
        <w:rPr>
          <w:rFonts w:ascii="David" w:hAnsi="David"/>
          <w:sz w:val="32"/>
          <w:rtl/>
        </w:rPr>
        <w:t>כגון לך לך</w:t>
      </w:r>
      <w:r w:rsidRPr="00C35A2C">
        <w:rPr>
          <w:rFonts w:ascii="David" w:hAnsi="David" w:hint="cs"/>
          <w:sz w:val="32"/>
          <w:rtl/>
        </w:rPr>
        <w:t>,</w:t>
      </w:r>
      <w:r w:rsidRPr="00C35A2C">
        <w:rPr>
          <w:rFonts w:ascii="David" w:hAnsi="David"/>
          <w:sz w:val="32"/>
          <w:rtl/>
        </w:rPr>
        <w:t xml:space="preserve"> </w:t>
      </w:r>
      <w:r w:rsidR="00275CF0">
        <w:rPr>
          <w:rFonts w:ascii="David" w:hAnsi="David" w:hint="cs"/>
          <w:sz w:val="32"/>
          <w:rtl/>
        </w:rPr>
        <w:t>זעג''ז</w:t>
      </w:r>
      <w:r w:rsidRPr="00C35A2C">
        <w:rPr>
          <w:rFonts w:ascii="David" w:hAnsi="David"/>
          <w:sz w:val="32"/>
          <w:rtl/>
        </w:rPr>
        <w:t xml:space="preserve">, </w:t>
      </w:r>
      <w:r w:rsidRPr="00275CF0">
        <w:rPr>
          <w:rStyle w:val="affffe"/>
          <w:rtl/>
        </w:rPr>
        <w:t>אלמא קסבר:</w:t>
      </w:r>
      <w:r w:rsidRPr="00C35A2C">
        <w:rPr>
          <w:rFonts w:ascii="David" w:hAnsi="David"/>
          <w:sz w:val="32"/>
          <w:rtl/>
        </w:rPr>
        <w:t xml:space="preserve"> שני </w:t>
      </w:r>
      <w:r w:rsidR="00275CF0">
        <w:rPr>
          <w:rFonts w:ascii="David" w:hAnsi="David" w:hint="cs"/>
          <w:sz w:val="32"/>
          <w:rtl/>
        </w:rPr>
        <w:t xml:space="preserve">שורות </w:t>
      </w:r>
      <w:r w:rsidRPr="00C35A2C">
        <w:rPr>
          <w:rFonts w:ascii="David" w:hAnsi="David"/>
          <w:sz w:val="32"/>
          <w:rtl/>
        </w:rPr>
        <w:t>ו</w:t>
      </w:r>
      <w:r w:rsidR="00275CF0">
        <w:rPr>
          <w:rFonts w:ascii="David" w:hAnsi="David" w:hint="cs"/>
          <w:sz w:val="32"/>
          <w:rtl/>
        </w:rPr>
        <w:t>ד'</w:t>
      </w:r>
      <w:r w:rsidRPr="00C35A2C">
        <w:rPr>
          <w:rFonts w:ascii="David" w:hAnsi="David"/>
          <w:sz w:val="32"/>
          <w:rtl/>
        </w:rPr>
        <w:t xml:space="preserve"> אוירין.</w:t>
      </w:r>
    </w:p>
    <w:p w14:paraId="1B451E8B" w14:textId="77777777" w:rsidR="00275CF0" w:rsidRPr="00275CF0" w:rsidRDefault="00275CF0" w:rsidP="00275CF0">
      <w:pPr>
        <w:pStyle w:val="36"/>
        <w:framePr w:wrap="notBeside"/>
        <w:rPr>
          <w:rtl/>
        </w:rPr>
      </w:pPr>
      <w:r w:rsidRPr="00275CF0">
        <w:rPr>
          <w:rFonts w:hint="cs"/>
          <w:rtl/>
        </w:rPr>
        <w:t>מ</w:t>
      </w:r>
      <w:r w:rsidR="00AC0AF5" w:rsidRPr="00275CF0">
        <w:rPr>
          <w:rFonts w:hint="cs"/>
          <w:rtl/>
        </w:rPr>
        <w:t>עולא</w:t>
      </w:r>
      <w:r w:rsidR="00AC0AF5" w:rsidRPr="00275CF0">
        <w:rPr>
          <w:rtl/>
        </w:rPr>
        <w:t>:</w:t>
      </w:r>
    </w:p>
    <w:p w14:paraId="30E158C5" w14:textId="6579F013" w:rsidR="00AC0AF5" w:rsidRPr="00C35A2C" w:rsidRDefault="00AC0AF5" w:rsidP="00AC0AF5">
      <w:pPr>
        <w:rPr>
          <w:rFonts w:ascii="David" w:hAnsi="David"/>
          <w:sz w:val="32"/>
          <w:rtl/>
        </w:rPr>
      </w:pPr>
      <w:r w:rsidRPr="00C35A2C">
        <w:rPr>
          <w:rFonts w:ascii="David" w:hAnsi="David"/>
          <w:sz w:val="32"/>
          <w:rtl/>
        </w:rPr>
        <w:t>כגון למ"ד מלמעלה וכ"ף מלמטה.</w:t>
      </w:r>
      <w:r w:rsidRPr="00C35A2C">
        <w:rPr>
          <w:rFonts w:ascii="David" w:hAnsi="David" w:hint="cs"/>
          <w:sz w:val="32"/>
          <w:rtl/>
        </w:rPr>
        <w:t xml:space="preserve"> </w:t>
      </w:r>
      <w:r w:rsidRPr="00275CF0">
        <w:rPr>
          <w:rStyle w:val="affffe"/>
          <w:rFonts w:hint="cs"/>
          <w:rtl/>
        </w:rPr>
        <w:t>דס</w:t>
      </w:r>
      <w:r w:rsidRPr="00275CF0">
        <w:rPr>
          <w:rStyle w:val="affffe"/>
          <w:rtl/>
        </w:rPr>
        <w:t>"</w:t>
      </w:r>
      <w:r w:rsidRPr="00275CF0">
        <w:rPr>
          <w:rStyle w:val="affffe"/>
          <w:rFonts w:hint="cs"/>
          <w:rtl/>
        </w:rPr>
        <w:t>ל</w:t>
      </w:r>
      <w:r w:rsidRPr="00C35A2C">
        <w:rPr>
          <w:rFonts w:ascii="David" w:hAnsi="David"/>
          <w:sz w:val="32"/>
          <w:rtl/>
        </w:rPr>
        <w:t xml:space="preserve">: </w:t>
      </w:r>
      <w:r w:rsidR="00275CF0">
        <w:rPr>
          <w:rFonts w:ascii="David" w:hAnsi="David" w:hint="cs"/>
          <w:sz w:val="32"/>
          <w:rtl/>
        </w:rPr>
        <w:t>ב'</w:t>
      </w:r>
      <w:r w:rsidRPr="00C35A2C">
        <w:rPr>
          <w:rFonts w:ascii="David" w:hAnsi="David"/>
          <w:sz w:val="32"/>
          <w:rtl/>
        </w:rPr>
        <w:t xml:space="preserve"> שיטין </w:t>
      </w:r>
      <w:r w:rsidR="00275CF0">
        <w:rPr>
          <w:rFonts w:ascii="David" w:hAnsi="David" w:hint="cs"/>
          <w:sz w:val="32"/>
          <w:rtl/>
        </w:rPr>
        <w:t>וג'</w:t>
      </w:r>
      <w:r w:rsidRPr="00C35A2C">
        <w:rPr>
          <w:rFonts w:ascii="David" w:hAnsi="David"/>
          <w:sz w:val="32"/>
          <w:rtl/>
        </w:rPr>
        <w:t xml:space="preserve"> אוירין.</w:t>
      </w:r>
    </w:p>
    <w:p w14:paraId="2919AD3F" w14:textId="77777777" w:rsidR="00275CF0" w:rsidRPr="00275CF0" w:rsidRDefault="00AC0AF5" w:rsidP="00275CF0">
      <w:pPr>
        <w:pStyle w:val="36"/>
        <w:framePr w:wrap="notBeside"/>
        <w:rPr>
          <w:rtl/>
        </w:rPr>
      </w:pPr>
      <w:r w:rsidRPr="00275CF0">
        <w:rPr>
          <w:rtl/>
        </w:rPr>
        <w:t>רבי אבהו:</w:t>
      </w:r>
    </w:p>
    <w:p w14:paraId="50173FE1" w14:textId="4B9DB0C8" w:rsidR="00AC0AF5" w:rsidRPr="00C35A2C" w:rsidRDefault="00AC0AF5" w:rsidP="00AC0AF5">
      <w:pPr>
        <w:rPr>
          <w:rFonts w:ascii="David" w:hAnsi="David"/>
          <w:sz w:val="32"/>
          <w:rtl/>
        </w:rPr>
      </w:pPr>
      <w:r w:rsidRPr="00C35A2C">
        <w:rPr>
          <w:rFonts w:ascii="David" w:hAnsi="David"/>
          <w:sz w:val="32"/>
          <w:rtl/>
        </w:rPr>
        <w:t>כגון ברוך בן לוי בשיטה אחת.</w:t>
      </w:r>
      <w:r w:rsidRPr="00C35A2C">
        <w:rPr>
          <w:rFonts w:ascii="David" w:hAnsi="David" w:hint="cs"/>
          <w:sz w:val="32"/>
          <w:rtl/>
        </w:rPr>
        <w:t xml:space="preserve"> </w:t>
      </w:r>
      <w:r w:rsidRPr="00275CF0">
        <w:rPr>
          <w:rStyle w:val="affffe"/>
          <w:rFonts w:hint="cs"/>
          <w:rtl/>
        </w:rPr>
        <w:t>דס</w:t>
      </w:r>
      <w:r w:rsidRPr="00275CF0">
        <w:rPr>
          <w:rStyle w:val="affffe"/>
          <w:rtl/>
        </w:rPr>
        <w:t>"</w:t>
      </w:r>
      <w:r w:rsidRPr="00275CF0">
        <w:rPr>
          <w:rStyle w:val="affffe"/>
          <w:rFonts w:hint="cs"/>
          <w:rtl/>
        </w:rPr>
        <w:t>ל:</w:t>
      </w:r>
      <w:r w:rsidRPr="00C35A2C">
        <w:rPr>
          <w:rFonts w:ascii="David" w:hAnsi="David"/>
          <w:sz w:val="32"/>
          <w:rtl/>
        </w:rPr>
        <w:t xml:space="preserve"> שיטה אחת ושני אוירין.</w:t>
      </w:r>
    </w:p>
    <w:p w14:paraId="2535AEC9" w14:textId="77777777" w:rsidR="00800A64" w:rsidRDefault="00800A64" w:rsidP="00275CF0">
      <w:pPr>
        <w:pStyle w:val="affff9"/>
        <w:rPr>
          <w:rtl/>
        </w:rPr>
      </w:pPr>
      <w:r>
        <w:rPr>
          <w:rFonts w:hint="cs"/>
          <w:rtl/>
        </w:rPr>
        <w:t xml:space="preserve">שני שורות שאמרו </w:t>
      </w:r>
      <w:r w:rsidR="00AC0AF5">
        <w:rPr>
          <w:rtl/>
        </w:rPr>
        <w:t>דווקא</w:t>
      </w:r>
      <w:r w:rsidR="00AC0AF5" w:rsidRPr="00C35A2C">
        <w:rPr>
          <w:rtl/>
        </w:rPr>
        <w:t xml:space="preserve"> בין עדים לכתב, </w:t>
      </w:r>
    </w:p>
    <w:p w14:paraId="2BDA023D" w14:textId="77777777" w:rsidR="00800A64" w:rsidRPr="00800A64" w:rsidRDefault="00800A64" w:rsidP="00800A64">
      <w:pPr>
        <w:pStyle w:val="36"/>
        <w:framePr w:wrap="notBeside"/>
        <w:rPr>
          <w:rtl/>
        </w:rPr>
      </w:pPr>
      <w:r w:rsidRPr="00800A64">
        <w:rPr>
          <w:rFonts w:hint="cs"/>
          <w:rtl/>
        </w:rPr>
        <w:t>רב:</w:t>
      </w:r>
    </w:p>
    <w:p w14:paraId="26FA6B10" w14:textId="05EBE362" w:rsidR="00AC0AF5" w:rsidRPr="00800A64" w:rsidRDefault="00AC0AF5" w:rsidP="00800A64">
      <w:pPr>
        <w:rPr>
          <w:b/>
          <w:bCs/>
          <w:rtl/>
        </w:rPr>
      </w:pPr>
      <w:r w:rsidRPr="00800A64">
        <w:rPr>
          <w:b/>
          <w:bCs/>
          <w:rtl/>
        </w:rPr>
        <w:t xml:space="preserve">אבל בין עדים לאשרתא - אפילו </w:t>
      </w:r>
      <w:r w:rsidR="00275CF0" w:rsidRPr="00800A64">
        <w:rPr>
          <w:rFonts w:hint="cs"/>
          <w:b/>
          <w:bCs/>
          <w:rtl/>
        </w:rPr>
        <w:t xml:space="preserve">הרבה </w:t>
      </w:r>
      <w:r w:rsidRPr="00800A64">
        <w:rPr>
          <w:b/>
          <w:bCs/>
          <w:rtl/>
        </w:rPr>
        <w:t>כשר.</w:t>
      </w:r>
    </w:p>
    <w:p w14:paraId="05A02858" w14:textId="77777777" w:rsidR="001439D1" w:rsidRPr="001439D1" w:rsidRDefault="001439D1" w:rsidP="001439D1">
      <w:pPr>
        <w:pStyle w:val="36"/>
        <w:framePr w:wrap="notBeside"/>
        <w:rPr>
          <w:rtl/>
        </w:rPr>
      </w:pPr>
      <w:r w:rsidRPr="001439D1">
        <w:rPr>
          <w:rFonts w:hint="cs"/>
          <w:rtl/>
        </w:rPr>
        <w:t xml:space="preserve">והיינו </w:t>
      </w:r>
    </w:p>
    <w:p w14:paraId="08870883" w14:textId="77777777" w:rsidR="001439D1" w:rsidRDefault="001439D1" w:rsidP="001439D1">
      <w:pPr>
        <w:rPr>
          <w:rFonts w:ascii="David" w:hAnsi="David"/>
          <w:sz w:val="32"/>
          <w:rtl/>
        </w:rPr>
      </w:pPr>
      <w:r>
        <w:rPr>
          <w:rFonts w:ascii="David" w:hAnsi="David" w:hint="cs"/>
          <w:sz w:val="32"/>
          <w:rtl/>
        </w:rPr>
        <w:t xml:space="preserve">שבין עדים לאשרתא הוא מטייט </w:t>
      </w:r>
      <w:r w:rsidRPr="001439D1">
        <w:rPr>
          <w:rStyle w:val="afffff0"/>
          <w:rFonts w:hint="cs"/>
          <w:rtl/>
        </w:rPr>
        <w:t>[מלכלך הר</w:t>
      </w:r>
      <w:r>
        <w:rPr>
          <w:rStyle w:val="afffff0"/>
          <w:rFonts w:hint="cs"/>
          <w:rtl/>
        </w:rPr>
        <w:t>ו</w:t>
      </w:r>
      <w:r w:rsidRPr="001439D1">
        <w:rPr>
          <w:rStyle w:val="afffff0"/>
          <w:rFonts w:hint="cs"/>
          <w:rtl/>
        </w:rPr>
        <w:t>ו</w:t>
      </w:r>
      <w:r>
        <w:rPr>
          <w:rStyle w:val="afffff0"/>
          <w:rFonts w:hint="cs"/>
          <w:rtl/>
        </w:rPr>
        <w:t>ח</w:t>
      </w:r>
      <w:r w:rsidRPr="001439D1">
        <w:rPr>
          <w:rStyle w:val="afffff0"/>
          <w:rFonts w:hint="cs"/>
          <w:rtl/>
        </w:rPr>
        <w:t xml:space="preserve"> בדיו]</w:t>
      </w:r>
      <w:r>
        <w:rPr>
          <w:rFonts w:ascii="David" w:hAnsi="David" w:hint="cs"/>
          <w:sz w:val="32"/>
          <w:rtl/>
        </w:rPr>
        <w:t xml:space="preserve"> ורק כך כשר, </w:t>
      </w:r>
    </w:p>
    <w:p w14:paraId="335DF377" w14:textId="37117CC7" w:rsidR="001439D1" w:rsidRDefault="001439D1" w:rsidP="001439D1">
      <w:pPr>
        <w:pStyle w:val="afffff"/>
        <w:rPr>
          <w:rtl/>
        </w:rPr>
      </w:pPr>
      <w:r>
        <w:rPr>
          <w:rFonts w:hint="cs"/>
          <w:rtl/>
        </w:rPr>
        <w:t xml:space="preserve">והיות וכולם מבינים שב''ד לא חותמים על טיוט בהכרח שחתמו על השטר, משא''כ בין השטר לעדים א''א להשאיר רווח אפי' בטיוט שיש עדים שיטעו לסבור שמקיימים רק את הטיוט </w:t>
      </w:r>
    </w:p>
    <w:p w14:paraId="32957206" w14:textId="77777777" w:rsidR="001439D1" w:rsidRPr="001439D1" w:rsidRDefault="00AC0AF5" w:rsidP="001439D1">
      <w:pPr>
        <w:pStyle w:val="36"/>
        <w:framePr w:wrap="notBeside"/>
        <w:rPr>
          <w:rtl/>
        </w:rPr>
      </w:pPr>
      <w:r w:rsidRPr="001439D1">
        <w:rPr>
          <w:rtl/>
        </w:rPr>
        <w:t>ול</w:t>
      </w:r>
      <w:r w:rsidRPr="001439D1">
        <w:rPr>
          <w:rFonts w:hint="cs"/>
          <w:rtl/>
        </w:rPr>
        <w:t>א חיישי</w:t>
      </w:r>
    </w:p>
    <w:p w14:paraId="274558E4" w14:textId="66AAA4E8" w:rsidR="00AC0AF5" w:rsidRPr="00C35A2C" w:rsidRDefault="001439D1" w:rsidP="001439D1">
      <w:pPr>
        <w:rPr>
          <w:rFonts w:ascii="David" w:hAnsi="David"/>
          <w:sz w:val="32"/>
          <w:rtl/>
        </w:rPr>
      </w:pPr>
      <w:r>
        <w:rPr>
          <w:rFonts w:ascii="David" w:hAnsi="David" w:hint="cs"/>
          <w:sz w:val="32"/>
          <w:rtl/>
        </w:rPr>
        <w:t>שיחתוך חלק עליון שבשטר, וימחוק ה</w:t>
      </w:r>
      <w:r w:rsidR="00AC0AF5" w:rsidRPr="00C35A2C">
        <w:rPr>
          <w:rFonts w:ascii="David" w:hAnsi="David" w:hint="cs"/>
          <w:sz w:val="32"/>
          <w:rtl/>
        </w:rPr>
        <w:t xml:space="preserve">טיוטא </w:t>
      </w:r>
      <w:r>
        <w:rPr>
          <w:rFonts w:ascii="David" w:hAnsi="David" w:hint="cs"/>
          <w:sz w:val="32"/>
          <w:rtl/>
        </w:rPr>
        <w:t>ויכתוב מה שירצה ויחתים עדים</w:t>
      </w:r>
      <w:r w:rsidR="00AC0AF5" w:rsidRPr="00C35A2C">
        <w:rPr>
          <w:rFonts w:ascii="David" w:hAnsi="David" w:hint="cs"/>
          <w:sz w:val="32"/>
          <w:rtl/>
        </w:rPr>
        <w:t xml:space="preserve">, </w:t>
      </w:r>
      <w:r w:rsidRPr="001439D1">
        <w:rPr>
          <w:rStyle w:val="affffe"/>
          <w:rFonts w:hint="cs"/>
          <w:rtl/>
        </w:rPr>
        <w:t>וכ</w:t>
      </w:r>
      <w:r w:rsidR="00AC0AF5" w:rsidRPr="001439D1">
        <w:rPr>
          <w:rStyle w:val="affffe"/>
          <w:rtl/>
        </w:rPr>
        <w:t xml:space="preserve">רב: </w:t>
      </w:r>
      <w:r w:rsidR="00AC0AF5" w:rsidRPr="00C35A2C">
        <w:rPr>
          <w:rFonts w:ascii="David" w:hAnsi="David"/>
          <w:sz w:val="32"/>
          <w:rtl/>
        </w:rPr>
        <w:t>שטר הבא הוא ועדיו על המחק - כשר.</w:t>
      </w:r>
    </w:p>
    <w:p w14:paraId="2A6FEF69" w14:textId="77777777" w:rsidR="00AC0AF5" w:rsidRPr="00C35A2C" w:rsidRDefault="00AC0AF5" w:rsidP="00982F98">
      <w:pPr>
        <w:pStyle w:val="affe"/>
        <w:framePr w:wrap="around"/>
        <w:rPr>
          <w:rtl/>
        </w:rPr>
      </w:pPr>
      <w:r w:rsidRPr="00C35A2C">
        <w:rPr>
          <w:rFonts w:hint="cs"/>
          <w:rtl/>
        </w:rPr>
        <w:t>קסג:</w:t>
      </w:r>
    </w:p>
    <w:p w14:paraId="5DEC3C5B" w14:textId="1A940923" w:rsidR="001439D1" w:rsidRDefault="001439D1" w:rsidP="00AC0AF5">
      <w:pPr>
        <w:rPr>
          <w:rFonts w:ascii="David" w:hAnsi="David"/>
          <w:sz w:val="32"/>
        </w:rPr>
      </w:pPr>
      <w:r w:rsidRPr="001439D1">
        <w:rPr>
          <w:rStyle w:val="afffff0"/>
          <w:rFonts w:hint="cs"/>
          <w:rtl/>
        </w:rPr>
        <w:t>והניחא לר''כ ששנה לדין זה בשם שמואל אלא לר''ט מרב מאי?</w:t>
      </w:r>
      <w:r>
        <w:rPr>
          <w:rFonts w:ascii="David" w:hAnsi="David"/>
          <w:sz w:val="32"/>
        </w:rPr>
        <w:t xml:space="preserve"> </w:t>
      </w:r>
    </w:p>
    <w:p w14:paraId="3332A476" w14:textId="76664D9D" w:rsidR="001439D1" w:rsidRPr="001439D1" w:rsidRDefault="00AC0AF5" w:rsidP="001439D1">
      <w:pPr>
        <w:pStyle w:val="36"/>
        <w:framePr w:wrap="notBeside"/>
        <w:rPr>
          <w:rtl/>
        </w:rPr>
      </w:pPr>
      <w:r w:rsidRPr="001439D1">
        <w:rPr>
          <w:rtl/>
        </w:rPr>
        <w:t>–</w:t>
      </w:r>
      <w:r w:rsidRPr="001439D1">
        <w:rPr>
          <w:rFonts w:hint="cs"/>
          <w:rtl/>
        </w:rPr>
        <w:t xml:space="preserve"> ס</w:t>
      </w:r>
      <w:r w:rsidRPr="001439D1">
        <w:rPr>
          <w:rtl/>
        </w:rPr>
        <w:t>"</w:t>
      </w:r>
      <w:r w:rsidRPr="001439D1">
        <w:rPr>
          <w:rFonts w:hint="cs"/>
          <w:rtl/>
        </w:rPr>
        <w:t>ל</w:t>
      </w:r>
      <w:r w:rsidR="001439D1">
        <w:rPr>
          <w:rFonts w:hint="cs"/>
          <w:rtl/>
        </w:rPr>
        <w:t xml:space="preserve"> לרב:</w:t>
      </w:r>
      <w:r w:rsidRPr="001439D1">
        <w:rPr>
          <w:rFonts w:hint="cs"/>
          <w:rtl/>
        </w:rPr>
        <w:t xml:space="preserve"> </w:t>
      </w:r>
    </w:p>
    <w:p w14:paraId="23404BB0" w14:textId="5540D4DA" w:rsidR="00AC0AF5" w:rsidRDefault="00AC0AF5" w:rsidP="00A813A2">
      <w:pPr>
        <w:spacing w:after="60"/>
        <w:rPr>
          <w:rFonts w:ascii="David" w:hAnsi="David"/>
          <w:sz w:val="32"/>
          <w:rtl/>
        </w:rPr>
      </w:pPr>
      <w:r w:rsidRPr="00C35A2C">
        <w:rPr>
          <w:rFonts w:ascii="David" w:hAnsi="David" w:hint="cs"/>
          <w:sz w:val="32"/>
          <w:rtl/>
        </w:rPr>
        <w:t>כל כה</w:t>
      </w:r>
      <w:r w:rsidRPr="00C35A2C">
        <w:rPr>
          <w:rFonts w:ascii="David" w:hAnsi="David"/>
          <w:sz w:val="32"/>
          <w:rtl/>
        </w:rPr>
        <w:t>"</w:t>
      </w:r>
      <w:r w:rsidRPr="00C35A2C">
        <w:rPr>
          <w:rFonts w:ascii="David" w:hAnsi="David" w:hint="cs"/>
          <w:sz w:val="32"/>
          <w:rtl/>
        </w:rPr>
        <w:t>ג אין מקיימין מן האשרתא אלא מן העדים שבו</w:t>
      </w:r>
    </w:p>
    <w:p w14:paraId="55F75778" w14:textId="77777777" w:rsidR="00A813A2" w:rsidRPr="00A813A2" w:rsidRDefault="00AC0AF5" w:rsidP="00A813A2">
      <w:pPr>
        <w:pStyle w:val="36"/>
        <w:framePr w:wrap="notBeside"/>
        <w:rPr>
          <w:rtl/>
        </w:rPr>
      </w:pPr>
      <w:r w:rsidRPr="00A813A2">
        <w:rPr>
          <w:rFonts w:hint="cs"/>
          <w:rtl/>
        </w:rPr>
        <w:t>ורי</w:t>
      </w:r>
      <w:r w:rsidRPr="00A813A2">
        <w:rPr>
          <w:rtl/>
        </w:rPr>
        <w:t>"</w:t>
      </w:r>
      <w:r w:rsidRPr="00A813A2">
        <w:rPr>
          <w:rFonts w:hint="cs"/>
          <w:rtl/>
        </w:rPr>
        <w:t>ו</w:t>
      </w:r>
      <w:r w:rsidRPr="00A813A2">
        <w:rPr>
          <w:rtl/>
        </w:rPr>
        <w:t xml:space="preserve">: </w:t>
      </w:r>
    </w:p>
    <w:p w14:paraId="74A46FC8" w14:textId="703BA3F1" w:rsidR="00AC0AF5" w:rsidRPr="00800A64" w:rsidRDefault="00AC0AF5" w:rsidP="00800A64">
      <w:pPr>
        <w:rPr>
          <w:b/>
          <w:bCs/>
          <w:rtl/>
        </w:rPr>
      </w:pPr>
      <w:r w:rsidRPr="00800A64">
        <w:rPr>
          <w:b/>
          <w:bCs/>
          <w:rtl/>
        </w:rPr>
        <w:t xml:space="preserve">בין עדים לאשרתא </w:t>
      </w:r>
      <w:r w:rsidR="00A813A2" w:rsidRPr="00800A64">
        <w:rPr>
          <w:b/>
          <w:bCs/>
          <w:rtl/>
        </w:rPr>
        <w:t>–</w:t>
      </w:r>
      <w:r w:rsidRPr="00800A64">
        <w:rPr>
          <w:b/>
          <w:bCs/>
          <w:rtl/>
        </w:rPr>
        <w:t xml:space="preserve"> </w:t>
      </w:r>
      <w:r w:rsidR="00A813A2" w:rsidRPr="00800A64">
        <w:rPr>
          <w:rFonts w:hint="cs"/>
          <w:b/>
          <w:bCs/>
          <w:rtl/>
        </w:rPr>
        <w:t xml:space="preserve">אף </w:t>
      </w:r>
      <w:r w:rsidRPr="00800A64">
        <w:rPr>
          <w:b/>
          <w:bCs/>
          <w:rtl/>
        </w:rPr>
        <w:t>שיטה אחת פסול.</w:t>
      </w:r>
    </w:p>
    <w:p w14:paraId="2A51F363" w14:textId="77777777" w:rsidR="00800A64" w:rsidRDefault="00654D6B" w:rsidP="00AC0AF5">
      <w:pPr>
        <w:rPr>
          <w:rStyle w:val="affffe"/>
          <w:rtl/>
        </w:rPr>
      </w:pPr>
      <w:r>
        <w:rPr>
          <w:rFonts w:ascii="David" w:hAnsi="David"/>
          <w:sz w:val="32"/>
          <w:rtl/>
        </w:rPr>
        <w:t xml:space="preserve">שמא </w:t>
      </w:r>
      <w:r w:rsidR="00AC0AF5" w:rsidRPr="00C35A2C">
        <w:rPr>
          <w:rFonts w:ascii="David" w:hAnsi="David"/>
          <w:sz w:val="32"/>
          <w:rtl/>
        </w:rPr>
        <w:t xml:space="preserve">גייז לעילאי וכתב הוא ועדיו בשיטה אחת, </w:t>
      </w:r>
    </w:p>
    <w:p w14:paraId="63614B7B" w14:textId="64479CA9" w:rsidR="00AC0AF5" w:rsidRPr="00C35A2C" w:rsidRDefault="00AC0AF5" w:rsidP="00AC0AF5">
      <w:pPr>
        <w:rPr>
          <w:rFonts w:ascii="David" w:hAnsi="David"/>
          <w:sz w:val="32"/>
          <w:rtl/>
        </w:rPr>
      </w:pPr>
      <w:r w:rsidRPr="00800A64">
        <w:rPr>
          <w:rStyle w:val="affffe"/>
          <w:rtl/>
        </w:rPr>
        <w:t>ו</w:t>
      </w:r>
      <w:r w:rsidRPr="00800A64">
        <w:rPr>
          <w:rStyle w:val="affffe"/>
          <w:rFonts w:hint="cs"/>
          <w:rtl/>
        </w:rPr>
        <w:t>ס</w:t>
      </w:r>
      <w:r w:rsidRPr="00800A64">
        <w:rPr>
          <w:rStyle w:val="affffe"/>
          <w:rtl/>
        </w:rPr>
        <w:t>"</w:t>
      </w:r>
      <w:r w:rsidRPr="00800A64">
        <w:rPr>
          <w:rStyle w:val="affffe"/>
          <w:rFonts w:hint="cs"/>
          <w:rtl/>
        </w:rPr>
        <w:t>ל</w:t>
      </w:r>
      <w:r w:rsidRPr="00800A64">
        <w:rPr>
          <w:rStyle w:val="affffe"/>
          <w:rtl/>
        </w:rPr>
        <w:t>:</w:t>
      </w:r>
      <w:r w:rsidRPr="00C35A2C">
        <w:rPr>
          <w:rFonts w:ascii="David" w:hAnsi="David"/>
          <w:sz w:val="32"/>
          <w:rtl/>
        </w:rPr>
        <w:t xml:space="preserve"> שטר הבא הוא ועדיו בשיטה אחת - כשר.</w:t>
      </w:r>
      <w:r w:rsidR="00A813A2">
        <w:rPr>
          <w:rFonts w:ascii="David" w:hAnsi="David" w:hint="cs"/>
          <w:sz w:val="32"/>
          <w:rtl/>
        </w:rPr>
        <w:t xml:space="preserve"> </w:t>
      </w:r>
    </w:p>
    <w:p w14:paraId="664027BC" w14:textId="77777777" w:rsidR="00800A64" w:rsidRDefault="00AC0AF5" w:rsidP="00A813A2">
      <w:pPr>
        <w:rPr>
          <w:rFonts w:ascii="David" w:hAnsi="David"/>
          <w:sz w:val="32"/>
          <w:rtl/>
        </w:rPr>
      </w:pPr>
      <w:r w:rsidRPr="00C35A2C">
        <w:rPr>
          <w:rFonts w:ascii="David" w:hAnsi="David" w:hint="cs"/>
          <w:sz w:val="32"/>
          <w:rtl/>
        </w:rPr>
        <w:t xml:space="preserve">אבל בין עדים לכתב לא חיישי </w:t>
      </w:r>
    </w:p>
    <w:p w14:paraId="2699A964" w14:textId="162A0CF7" w:rsidR="00AC0AF5" w:rsidRDefault="00AC0AF5" w:rsidP="00A813A2">
      <w:pPr>
        <w:rPr>
          <w:rFonts w:ascii="David" w:hAnsi="David"/>
          <w:sz w:val="32"/>
          <w:rtl/>
        </w:rPr>
      </w:pPr>
      <w:r w:rsidRPr="00A813A2">
        <w:rPr>
          <w:rStyle w:val="affffe"/>
          <w:rFonts w:hint="cs"/>
          <w:rtl/>
        </w:rPr>
        <w:t>דס</w:t>
      </w:r>
      <w:r w:rsidRPr="00A813A2">
        <w:rPr>
          <w:rStyle w:val="affffe"/>
          <w:rtl/>
        </w:rPr>
        <w:t>"</w:t>
      </w:r>
      <w:r w:rsidRPr="00A813A2">
        <w:rPr>
          <w:rStyle w:val="affffe"/>
          <w:rFonts w:hint="cs"/>
          <w:rtl/>
        </w:rPr>
        <w:t>ל</w:t>
      </w:r>
      <w:r w:rsidRPr="00C35A2C">
        <w:rPr>
          <w:rFonts w:ascii="David" w:hAnsi="David" w:hint="cs"/>
          <w:sz w:val="32"/>
          <w:rtl/>
        </w:rPr>
        <w:t xml:space="preserve"> שטר הבא בשיטה אחת ועדיו בשיטה אחת פסול,</w:t>
      </w:r>
    </w:p>
    <w:p w14:paraId="78114188" w14:textId="77777777" w:rsidR="00A813A2" w:rsidRPr="00A813A2" w:rsidRDefault="00AC0AF5" w:rsidP="00A813A2">
      <w:pPr>
        <w:pStyle w:val="36"/>
        <w:framePr w:wrap="notBeside"/>
        <w:rPr>
          <w:rtl/>
        </w:rPr>
      </w:pPr>
      <w:r w:rsidRPr="00A813A2">
        <w:rPr>
          <w:rtl/>
        </w:rPr>
        <w:t>ול</w:t>
      </w:r>
      <w:r w:rsidRPr="00A813A2">
        <w:rPr>
          <w:rFonts w:hint="cs"/>
          <w:rtl/>
        </w:rPr>
        <w:t xml:space="preserve">א חיישי </w:t>
      </w:r>
    </w:p>
    <w:p w14:paraId="700436E5" w14:textId="2F129CAC" w:rsidR="00AC0AF5" w:rsidRPr="00A813A2" w:rsidRDefault="00AC0AF5" w:rsidP="00AC0AF5">
      <w:pPr>
        <w:rPr>
          <w:rFonts w:ascii="David" w:hAnsi="David"/>
          <w:spacing w:val="-6"/>
          <w:sz w:val="32"/>
          <w:rtl/>
        </w:rPr>
      </w:pPr>
      <w:r w:rsidRPr="00A813A2">
        <w:rPr>
          <w:rFonts w:ascii="David" w:hAnsi="David" w:hint="cs"/>
          <w:spacing w:val="-6"/>
          <w:sz w:val="32"/>
          <w:rtl/>
        </w:rPr>
        <w:t xml:space="preserve">שמא </w:t>
      </w:r>
      <w:r w:rsidRPr="00A813A2">
        <w:rPr>
          <w:rFonts w:ascii="David" w:hAnsi="David"/>
          <w:spacing w:val="-6"/>
          <w:sz w:val="32"/>
          <w:rtl/>
        </w:rPr>
        <w:t>כתב הוא ועדיו בשיטה אחת, ואמר: א</w:t>
      </w:r>
      <w:r w:rsidRPr="00A813A2">
        <w:rPr>
          <w:rFonts w:ascii="David" w:hAnsi="David" w:hint="cs"/>
          <w:spacing w:val="-6"/>
          <w:sz w:val="32"/>
          <w:rtl/>
        </w:rPr>
        <w:t xml:space="preserve">ני באתי </w:t>
      </w:r>
      <w:r w:rsidRPr="00A813A2">
        <w:rPr>
          <w:rFonts w:ascii="David" w:hAnsi="David"/>
          <w:spacing w:val="-6"/>
          <w:sz w:val="32"/>
          <w:rtl/>
        </w:rPr>
        <w:t xml:space="preserve"> לרבות בעדים.</w:t>
      </w:r>
    </w:p>
    <w:p w14:paraId="0D8C1AE9" w14:textId="77777777" w:rsidR="00A813A2" w:rsidRPr="00A813A2" w:rsidRDefault="00AC0AF5" w:rsidP="00A813A2">
      <w:pPr>
        <w:pStyle w:val="36"/>
        <w:framePr w:wrap="notBeside"/>
        <w:rPr>
          <w:rtl/>
        </w:rPr>
      </w:pPr>
      <w:r w:rsidRPr="00A813A2">
        <w:rPr>
          <w:rFonts w:hint="cs"/>
          <w:rtl/>
        </w:rPr>
        <w:t>דס</w:t>
      </w:r>
      <w:r w:rsidRPr="00A813A2">
        <w:rPr>
          <w:rtl/>
        </w:rPr>
        <w:t>"</w:t>
      </w:r>
      <w:r w:rsidRPr="00A813A2">
        <w:rPr>
          <w:rFonts w:hint="cs"/>
          <w:rtl/>
        </w:rPr>
        <w:t>ל</w:t>
      </w:r>
    </w:p>
    <w:p w14:paraId="6CBAD9AA" w14:textId="640934C2" w:rsidR="00AC0AF5" w:rsidRPr="00C35A2C" w:rsidRDefault="00AC0AF5" w:rsidP="00AC0AF5">
      <w:pPr>
        <w:rPr>
          <w:rFonts w:ascii="David" w:hAnsi="David"/>
          <w:sz w:val="32"/>
          <w:rtl/>
        </w:rPr>
      </w:pPr>
      <w:r w:rsidRPr="00C35A2C">
        <w:rPr>
          <w:rFonts w:ascii="David" w:hAnsi="David" w:hint="cs"/>
          <w:sz w:val="32"/>
          <w:rtl/>
        </w:rPr>
        <w:t>כל כה</w:t>
      </w:r>
      <w:r w:rsidRPr="00C35A2C">
        <w:rPr>
          <w:rFonts w:ascii="David" w:hAnsi="David"/>
          <w:sz w:val="32"/>
          <w:rtl/>
        </w:rPr>
        <w:t>"</w:t>
      </w:r>
      <w:r w:rsidRPr="00C35A2C">
        <w:rPr>
          <w:rFonts w:ascii="David" w:hAnsi="David" w:hint="cs"/>
          <w:sz w:val="32"/>
          <w:rtl/>
        </w:rPr>
        <w:t>ג</w:t>
      </w:r>
      <w:r w:rsidRPr="00C35A2C">
        <w:rPr>
          <w:rFonts w:ascii="David" w:hAnsi="David"/>
          <w:sz w:val="32"/>
          <w:rtl/>
        </w:rPr>
        <w:t>, אין מקיימין אותו מן העדים שלמטה אלא מן העדים שלמעלה.</w:t>
      </w:r>
    </w:p>
    <w:bookmarkEnd w:id="64"/>
    <w:p w14:paraId="573D2CF1" w14:textId="77777777" w:rsidR="00AC0AF5" w:rsidRPr="00C35A2C" w:rsidRDefault="00AC0AF5" w:rsidP="00982F98">
      <w:pPr>
        <w:pStyle w:val="affe"/>
        <w:framePr w:wrap="around"/>
        <w:rPr>
          <w:rtl/>
        </w:rPr>
      </w:pPr>
      <w:r w:rsidRPr="00C35A2C">
        <w:rPr>
          <w:rFonts w:hint="cs"/>
          <w:rtl/>
        </w:rPr>
        <w:t>קסד.</w:t>
      </w:r>
    </w:p>
    <w:p w14:paraId="60F1FFD4" w14:textId="77777777" w:rsidR="00AC0AF5" w:rsidRPr="0081371E" w:rsidRDefault="00AC0AF5" w:rsidP="00AC0AF5">
      <w:pPr>
        <w:rPr>
          <w:rStyle w:val="afff8"/>
          <w:rtl/>
        </w:rPr>
      </w:pPr>
    </w:p>
    <w:p w14:paraId="3EF03F88" w14:textId="6B440DD2" w:rsidR="00AC0AF5" w:rsidRPr="00121430" w:rsidRDefault="00AC0AF5" w:rsidP="00121430">
      <w:pPr>
        <w:pStyle w:val="affff9"/>
        <w:rPr>
          <w:rtl/>
        </w:rPr>
      </w:pPr>
      <w:r w:rsidRPr="00121430">
        <w:rPr>
          <w:rtl/>
        </w:rPr>
        <w:t>גופא רב: שטר הבא הוא ועדיו על המחק כשר.</w:t>
      </w:r>
    </w:p>
    <w:p w14:paraId="7E752E3E" w14:textId="77777777" w:rsidR="00121430" w:rsidRPr="00121430" w:rsidRDefault="00AC0AF5" w:rsidP="00121430">
      <w:pPr>
        <w:pStyle w:val="36"/>
        <w:framePr w:wrap="notBeside"/>
        <w:rPr>
          <w:rtl/>
        </w:rPr>
      </w:pPr>
      <w:r w:rsidRPr="00121430">
        <w:rPr>
          <w:rFonts w:hint="cs"/>
          <w:rtl/>
        </w:rPr>
        <w:t xml:space="preserve">ולא חיישי </w:t>
      </w:r>
    </w:p>
    <w:p w14:paraId="21C2243E" w14:textId="0F5DD7D4" w:rsidR="00AC0AF5" w:rsidRPr="00C35A2C" w:rsidRDefault="00AC0AF5" w:rsidP="00AC0AF5">
      <w:pPr>
        <w:rPr>
          <w:rFonts w:ascii="David" w:hAnsi="David"/>
          <w:sz w:val="32"/>
          <w:rtl/>
        </w:rPr>
      </w:pPr>
      <w:r w:rsidRPr="00C35A2C">
        <w:rPr>
          <w:rFonts w:ascii="David" w:hAnsi="David" w:hint="cs"/>
          <w:sz w:val="32"/>
          <w:rtl/>
        </w:rPr>
        <w:t>נמחק פעמיים</w:t>
      </w:r>
      <w:r w:rsidR="004002B2">
        <w:rPr>
          <w:rFonts w:ascii="David" w:hAnsi="David" w:hint="cs"/>
          <w:sz w:val="32"/>
          <w:rtl/>
        </w:rPr>
        <w:t>,</w:t>
      </w:r>
      <w:r w:rsidRPr="00C35A2C">
        <w:rPr>
          <w:rFonts w:ascii="David" w:hAnsi="David" w:hint="cs"/>
          <w:sz w:val="32"/>
          <w:rtl/>
        </w:rPr>
        <w:t xml:space="preserve"> </w:t>
      </w:r>
      <w:r w:rsidR="004002B2">
        <w:rPr>
          <w:rFonts w:ascii="BA Or Tzadikim Regular" w:hAnsi="BA Or Tzadikim Regular" w:cs="BA Or Tzadikim Regular" w:hint="cs"/>
          <w:sz w:val="32"/>
          <w:rtl/>
        </w:rPr>
        <w:t xml:space="preserve"> </w:t>
      </w:r>
      <w:r w:rsidR="004002B2">
        <w:rPr>
          <w:rFonts w:ascii="BA Or Tzadikim Regular" w:hAnsi="BA Or Tzadikim Regular" w:cs="BA Or Tzadikim Regular"/>
          <w:sz w:val="32"/>
          <w:rtl/>
        </w:rPr>
        <w:t>◄</w:t>
      </w:r>
      <w:r w:rsidRPr="00C35A2C">
        <w:rPr>
          <w:rFonts w:ascii="David" w:hAnsi="David" w:hint="cs"/>
          <w:sz w:val="32"/>
          <w:rtl/>
        </w:rPr>
        <w:t>דאינו דומה נמחק פעם אחת לפעמיים</w:t>
      </w:r>
    </w:p>
    <w:p w14:paraId="543B9D66" w14:textId="77777777" w:rsidR="00121430" w:rsidRDefault="00AC0AF5" w:rsidP="00121430">
      <w:pPr>
        <w:pStyle w:val="36"/>
        <w:framePr w:wrap="notBeside"/>
        <w:rPr>
          <w:rtl/>
        </w:rPr>
      </w:pPr>
      <w:r w:rsidRPr="00C35A2C">
        <w:rPr>
          <w:rFonts w:hint="cs"/>
          <w:rtl/>
        </w:rPr>
        <w:t>ולא חיישי</w:t>
      </w:r>
    </w:p>
    <w:p w14:paraId="766C3EA5" w14:textId="77777777" w:rsidR="00121430" w:rsidRDefault="00AC0AF5" w:rsidP="00121430">
      <w:pPr>
        <w:rPr>
          <w:rFonts w:ascii="David" w:hAnsi="David"/>
          <w:sz w:val="32"/>
          <w:rtl/>
        </w:rPr>
      </w:pPr>
      <w:r w:rsidRPr="00C35A2C">
        <w:rPr>
          <w:rFonts w:ascii="David" w:hAnsi="David" w:hint="cs"/>
          <w:sz w:val="32"/>
          <w:rtl/>
        </w:rPr>
        <w:t xml:space="preserve">שמא שם דיו במקום עדים מעיקרא ומחיק, </w:t>
      </w:r>
    </w:p>
    <w:p w14:paraId="49B024C6" w14:textId="77777777" w:rsidR="00121430" w:rsidRPr="00121430" w:rsidRDefault="00121430" w:rsidP="00121430">
      <w:pPr>
        <w:pStyle w:val="36"/>
        <w:framePr w:wrap="notBeside"/>
        <w:rPr>
          <w:rtl/>
        </w:rPr>
      </w:pPr>
      <w:r w:rsidRPr="00121430">
        <w:rPr>
          <w:rFonts w:hint="cs"/>
          <w:rtl/>
        </w:rPr>
        <w:t>-</w:t>
      </w:r>
    </w:p>
    <w:p w14:paraId="6994E697" w14:textId="198D2FE4" w:rsidR="00AC0AF5" w:rsidRPr="00065E76" w:rsidRDefault="00AC0AF5" w:rsidP="00121430">
      <w:pPr>
        <w:rPr>
          <w:rtl/>
        </w:rPr>
      </w:pPr>
      <w:r w:rsidRPr="00C35A2C">
        <w:rPr>
          <w:rFonts w:ascii="David" w:hAnsi="David" w:hint="cs"/>
          <w:sz w:val="32"/>
          <w:rtl/>
        </w:rPr>
        <w:t>דאח</w:t>
      </w:r>
      <w:r w:rsidRPr="00C35A2C">
        <w:rPr>
          <w:rFonts w:ascii="David" w:hAnsi="David"/>
          <w:sz w:val="32"/>
          <w:rtl/>
        </w:rPr>
        <w:t>"</w:t>
      </w:r>
      <w:r w:rsidRPr="00C35A2C">
        <w:rPr>
          <w:rFonts w:ascii="David" w:hAnsi="David" w:hint="cs"/>
          <w:sz w:val="32"/>
          <w:rtl/>
        </w:rPr>
        <w:t>כ כשימחוק הו</w:t>
      </w:r>
      <w:r w:rsidRPr="00C35A2C">
        <w:rPr>
          <w:rFonts w:ascii="David" w:hAnsi="David"/>
          <w:sz w:val="32"/>
          <w:rtl/>
        </w:rPr>
        <w:t>"</w:t>
      </w:r>
      <w:r w:rsidRPr="00C35A2C">
        <w:rPr>
          <w:rFonts w:ascii="David" w:hAnsi="David" w:hint="cs"/>
          <w:sz w:val="32"/>
          <w:rtl/>
        </w:rPr>
        <w:t>ל שניהם נמחק שני פעמים</w:t>
      </w:r>
      <w:r w:rsidRPr="00121430">
        <w:rPr>
          <w:rStyle w:val="affffe"/>
          <w:rtl/>
        </w:rPr>
        <w:t xml:space="preserve">- </w:t>
      </w:r>
      <w:r w:rsidR="002F02B9">
        <w:rPr>
          <w:rFonts w:ascii="BA Or Tzadikim Regular" w:hAnsi="BA Or Tzadikim Regular" w:cs="BA Or Tzadikim Regular"/>
          <w:sz w:val="32"/>
          <w:rtl/>
        </w:rPr>
        <w:t>◄</w:t>
      </w:r>
      <w:r w:rsidRPr="00121430">
        <w:rPr>
          <w:rStyle w:val="affffe"/>
          <w:rFonts w:hint="cs"/>
          <w:rtl/>
        </w:rPr>
        <w:t>כאביי דס</w:t>
      </w:r>
      <w:r w:rsidRPr="00121430">
        <w:rPr>
          <w:rStyle w:val="affffe"/>
          <w:rtl/>
        </w:rPr>
        <w:t>"</w:t>
      </w:r>
      <w:r w:rsidRPr="00121430">
        <w:rPr>
          <w:rStyle w:val="affffe"/>
          <w:rFonts w:hint="cs"/>
          <w:rtl/>
        </w:rPr>
        <w:t>ל ל</w:t>
      </w:r>
      <w:r w:rsidRPr="00121430">
        <w:rPr>
          <w:rStyle w:val="affffe"/>
          <w:rtl/>
        </w:rPr>
        <w:t>רב:</w:t>
      </w:r>
      <w:r w:rsidRPr="00065E76">
        <w:rPr>
          <w:rtl/>
        </w:rPr>
        <w:t xml:space="preserve"> אין העדים חותמין על המחק א</w:t>
      </w:r>
      <w:r w:rsidR="00121430">
        <w:rPr>
          <w:rFonts w:hint="cs"/>
          <w:rtl/>
        </w:rPr>
        <w:t>א"כ</w:t>
      </w:r>
      <w:r w:rsidRPr="00065E76">
        <w:rPr>
          <w:rtl/>
        </w:rPr>
        <w:t xml:space="preserve"> נמחק בפניהם.</w:t>
      </w:r>
    </w:p>
    <w:p w14:paraId="3796F595" w14:textId="77777777" w:rsidR="00554E4A" w:rsidRPr="00554E4A" w:rsidRDefault="00AC0AF5" w:rsidP="00554E4A">
      <w:pPr>
        <w:pStyle w:val="36"/>
        <w:framePr w:wrap="notBeside"/>
        <w:rPr>
          <w:rtl/>
        </w:rPr>
      </w:pPr>
      <w:r w:rsidRPr="00554E4A">
        <w:rPr>
          <w:rtl/>
        </w:rPr>
        <w:t>מיתיבי:</w:t>
      </w:r>
    </w:p>
    <w:p w14:paraId="105F1B0E" w14:textId="0FE4BB52" w:rsidR="00AC0AF5" w:rsidRPr="00C35A2C" w:rsidRDefault="002F02B9" w:rsidP="00AC0AF5">
      <w:pPr>
        <w:rPr>
          <w:rFonts w:ascii="David" w:hAnsi="David"/>
          <w:sz w:val="32"/>
          <w:rtl/>
        </w:rPr>
      </w:pPr>
      <w:r>
        <w:rPr>
          <w:rFonts w:ascii="BA Or Tzadikim Regular" w:hAnsi="BA Or Tzadikim Regular" w:cs="BA Or Tzadikim Regular"/>
          <w:sz w:val="32"/>
          <w:rtl/>
        </w:rPr>
        <w:t>◄</w:t>
      </w:r>
      <w:r>
        <w:rPr>
          <w:rFonts w:ascii="BA Or Tzadikim Regular" w:hAnsi="BA Or Tzadikim Regular" w:cs="BA Or Tzadikim Regular" w:hint="cs"/>
          <w:sz w:val="32"/>
          <w:rtl/>
        </w:rPr>
        <w:t xml:space="preserve"> </w:t>
      </w:r>
      <w:r w:rsidR="00AC0AF5" w:rsidRPr="00C35A2C">
        <w:rPr>
          <w:rFonts w:ascii="David" w:hAnsi="David"/>
          <w:sz w:val="32"/>
          <w:rtl/>
        </w:rPr>
        <w:t>הוא על הנייר ועדיו על המחק - כשר.</w:t>
      </w:r>
    </w:p>
    <w:p w14:paraId="35F49A23" w14:textId="77777777" w:rsidR="00554E4A" w:rsidRPr="00554E4A" w:rsidRDefault="00AC0AF5" w:rsidP="00554E4A">
      <w:pPr>
        <w:pStyle w:val="36"/>
        <w:framePr w:wrap="notBeside"/>
        <w:rPr>
          <w:rtl/>
        </w:rPr>
      </w:pPr>
      <w:r w:rsidRPr="00554E4A">
        <w:rPr>
          <w:rtl/>
        </w:rPr>
        <w:t>ו</w:t>
      </w:r>
      <w:r w:rsidRPr="00554E4A">
        <w:rPr>
          <w:rFonts w:hint="cs"/>
          <w:rtl/>
        </w:rPr>
        <w:t>לא חיישי</w:t>
      </w:r>
    </w:p>
    <w:p w14:paraId="2B9DA6A7" w14:textId="276EDA7A" w:rsidR="00AC0AF5" w:rsidRDefault="00AC0AF5" w:rsidP="00AC0AF5">
      <w:pPr>
        <w:rPr>
          <w:rFonts w:ascii="David" w:hAnsi="David"/>
          <w:sz w:val="32"/>
          <w:rtl/>
        </w:rPr>
      </w:pPr>
      <w:r w:rsidRPr="00C35A2C">
        <w:rPr>
          <w:rFonts w:ascii="David" w:hAnsi="David" w:hint="cs"/>
          <w:sz w:val="32"/>
          <w:rtl/>
        </w:rPr>
        <w:t xml:space="preserve"> שמא מחק וכתב מה שרוצה והו</w:t>
      </w:r>
      <w:r w:rsidRPr="00C35A2C">
        <w:rPr>
          <w:rFonts w:ascii="David" w:hAnsi="David"/>
          <w:sz w:val="32"/>
          <w:rtl/>
        </w:rPr>
        <w:t>"</w:t>
      </w:r>
      <w:r w:rsidRPr="00C35A2C">
        <w:rPr>
          <w:rFonts w:ascii="David" w:hAnsi="David" w:hint="cs"/>
          <w:sz w:val="32"/>
          <w:rtl/>
        </w:rPr>
        <w:t>ל הוא ועדיו על המחק</w:t>
      </w:r>
    </w:p>
    <w:p w14:paraId="119238C2" w14:textId="1BCC1F9B" w:rsidR="00AC0AF5" w:rsidRPr="00554E4A" w:rsidRDefault="002F02B9" w:rsidP="00554E4A">
      <w:r>
        <w:rPr>
          <w:rFonts w:ascii="BA Or Tzadikim Regular" w:hAnsi="BA Or Tzadikim Regular" w:cs="BA Or Tzadikim Regular"/>
          <w:sz w:val="32"/>
          <w:rtl/>
        </w:rPr>
        <w:t>◄</w:t>
      </w:r>
      <w:r w:rsidR="00AC0AF5" w:rsidRPr="00C35A2C">
        <w:rPr>
          <w:rtl/>
        </w:rPr>
        <w:t xml:space="preserve">דכתבי </w:t>
      </w:r>
      <w:r w:rsidR="00AC0AF5" w:rsidRPr="00C35A2C">
        <w:rPr>
          <w:rFonts w:hint="cs"/>
          <w:rtl/>
        </w:rPr>
        <w:t xml:space="preserve">בין </w:t>
      </w:r>
      <w:r>
        <w:rPr>
          <w:rFonts w:hint="cs"/>
          <w:rtl/>
        </w:rPr>
        <w:t>עד לעד</w:t>
      </w:r>
      <w:r w:rsidR="00AC0AF5" w:rsidRPr="00C35A2C">
        <w:rPr>
          <w:rtl/>
        </w:rPr>
        <w:t>: אנחנ</w:t>
      </w:r>
      <w:r w:rsidR="00AC0AF5" w:rsidRPr="00C35A2C">
        <w:rPr>
          <w:rFonts w:hint="cs"/>
          <w:rtl/>
        </w:rPr>
        <w:t>ו</w:t>
      </w:r>
      <w:r w:rsidR="00AC0AF5" w:rsidRPr="00C35A2C">
        <w:rPr>
          <w:rtl/>
        </w:rPr>
        <w:t xml:space="preserve"> </w:t>
      </w:r>
      <w:r w:rsidR="00AC0AF5" w:rsidRPr="00C35A2C">
        <w:rPr>
          <w:rFonts w:hint="cs"/>
          <w:rtl/>
        </w:rPr>
        <w:t xml:space="preserve">עדים חתמנו על המחק ושטר כתב על הנייר </w:t>
      </w:r>
      <w:r w:rsidR="00AC0AF5" w:rsidRPr="00554E4A">
        <w:rPr>
          <w:rStyle w:val="afffff0"/>
          <w:rFonts w:hint="cs"/>
          <w:rtl/>
        </w:rPr>
        <w:t xml:space="preserve">[דמלתחת </w:t>
      </w:r>
      <w:r w:rsidR="00554E4A">
        <w:rPr>
          <w:rStyle w:val="afffff0"/>
          <w:rFonts w:hint="cs"/>
          <w:rtl/>
        </w:rPr>
        <w:t>גוזר ושלמעלה מוחק</w:t>
      </w:r>
      <w:r w:rsidR="00AC0AF5" w:rsidRPr="00554E4A">
        <w:rPr>
          <w:rStyle w:val="afffff0"/>
          <w:rFonts w:hint="cs"/>
          <w:rtl/>
        </w:rPr>
        <w:t>]</w:t>
      </w:r>
    </w:p>
    <w:p w14:paraId="70657AAE" w14:textId="77777777" w:rsidR="00554E4A" w:rsidRPr="00554E4A" w:rsidRDefault="00AC0AF5" w:rsidP="00554E4A">
      <w:pPr>
        <w:pStyle w:val="36"/>
        <w:framePr w:wrap="notBeside"/>
        <w:rPr>
          <w:rtl/>
        </w:rPr>
      </w:pPr>
      <w:r w:rsidRPr="00554E4A">
        <w:rPr>
          <w:rFonts w:hint="cs"/>
          <w:rtl/>
        </w:rPr>
        <w:t xml:space="preserve">והך דסיפא </w:t>
      </w:r>
    </w:p>
    <w:p w14:paraId="6A71269E" w14:textId="77777777" w:rsidR="00554E4A" w:rsidRDefault="00AC0AF5" w:rsidP="00AC0AF5">
      <w:pPr>
        <w:rPr>
          <w:rFonts w:ascii="David" w:hAnsi="David"/>
          <w:sz w:val="32"/>
          <w:rtl/>
        </w:rPr>
      </w:pPr>
      <w:r w:rsidRPr="00C35A2C">
        <w:rPr>
          <w:rFonts w:ascii="David" w:hAnsi="David" w:hint="cs"/>
          <w:sz w:val="32"/>
          <w:rtl/>
        </w:rPr>
        <w:t>דהוא על המחק ועדיו על הנייר פסול א</w:t>
      </w:r>
      <w:r w:rsidRPr="00C35A2C">
        <w:rPr>
          <w:rFonts w:ascii="David" w:hAnsi="David"/>
          <w:sz w:val="32"/>
          <w:rtl/>
        </w:rPr>
        <w:t>"</w:t>
      </w:r>
      <w:r w:rsidRPr="00C35A2C">
        <w:rPr>
          <w:rFonts w:ascii="David" w:hAnsi="David" w:hint="cs"/>
          <w:sz w:val="32"/>
          <w:rtl/>
        </w:rPr>
        <w:t xml:space="preserve">א שיכתבו אנחנו עדים חתמנו על נייר ושטר על מחיקה </w:t>
      </w:r>
    </w:p>
    <w:p w14:paraId="14253B2E" w14:textId="77777777" w:rsidR="00554E4A" w:rsidRPr="00554E4A" w:rsidRDefault="00554E4A" w:rsidP="00554E4A">
      <w:pPr>
        <w:pStyle w:val="36"/>
        <w:framePr w:wrap="notBeside"/>
        <w:rPr>
          <w:rtl/>
        </w:rPr>
      </w:pPr>
      <w:r w:rsidRPr="00554E4A">
        <w:rPr>
          <w:rFonts w:hint="cs"/>
          <w:rtl/>
        </w:rPr>
        <w:t xml:space="preserve">- </w:t>
      </w:r>
    </w:p>
    <w:p w14:paraId="3198236C" w14:textId="33D58806" w:rsidR="00AC0AF5" w:rsidRPr="00C35A2C" w:rsidRDefault="00554E4A" w:rsidP="00AC0AF5">
      <w:pPr>
        <w:rPr>
          <w:rFonts w:ascii="David" w:hAnsi="David"/>
          <w:sz w:val="32"/>
          <w:rtl/>
        </w:rPr>
      </w:pPr>
      <w:r>
        <w:rPr>
          <w:rFonts w:ascii="David" w:hAnsi="David" w:hint="cs"/>
          <w:sz w:val="32"/>
          <w:rtl/>
        </w:rPr>
        <w:t>דאם יחזור וימחק</w:t>
      </w:r>
      <w:r w:rsidR="00AC0AF5" w:rsidRPr="00C35A2C">
        <w:rPr>
          <w:rFonts w:ascii="David" w:hAnsi="David"/>
          <w:sz w:val="32"/>
          <w:rtl/>
        </w:rPr>
        <w:t>: אינו דומה נמחק פעם אחת לנמחק שתי פעמים.</w:t>
      </w:r>
    </w:p>
    <w:p w14:paraId="15F6B9C0" w14:textId="05FAAC81" w:rsidR="00554E4A" w:rsidRPr="00554E4A" w:rsidRDefault="00AC0AF5" w:rsidP="00554E4A">
      <w:pPr>
        <w:pStyle w:val="36"/>
        <w:framePr w:wrap="notBeside"/>
        <w:rPr>
          <w:rtl/>
        </w:rPr>
      </w:pPr>
      <w:r w:rsidRPr="00554E4A">
        <w:rPr>
          <w:rtl/>
        </w:rPr>
        <w:t>-</w:t>
      </w:r>
      <w:r w:rsidR="002F02B9">
        <w:rPr>
          <w:rFonts w:ascii="BA Or Tzadikim Regular" w:hAnsi="BA Or Tzadikim Regular" w:cs="BA Or Tzadikim Regular"/>
          <w:sz w:val="32"/>
          <w:rtl/>
        </w:rPr>
        <w:t>◄</w:t>
      </w:r>
      <w:r w:rsidRPr="00554E4A">
        <w:rPr>
          <w:rtl/>
        </w:rPr>
        <w:t xml:space="preserve"> </w:t>
      </w:r>
      <w:r w:rsidRPr="00554E4A">
        <w:rPr>
          <w:rFonts w:hint="cs"/>
          <w:rtl/>
        </w:rPr>
        <w:t>ד</w:t>
      </w:r>
      <w:r w:rsidRPr="00554E4A">
        <w:rPr>
          <w:rtl/>
        </w:rPr>
        <w:t>ה</w:t>
      </w:r>
      <w:r w:rsidRPr="00554E4A">
        <w:rPr>
          <w:rFonts w:hint="cs"/>
          <w:rtl/>
        </w:rPr>
        <w:t>"מ</w:t>
      </w:r>
    </w:p>
    <w:p w14:paraId="78D2202E" w14:textId="77777777" w:rsidR="00554E4A" w:rsidRDefault="00AC0AF5" w:rsidP="00554E4A">
      <w:pPr>
        <w:rPr>
          <w:rFonts w:ascii="David" w:hAnsi="David"/>
          <w:sz w:val="32"/>
          <w:rtl/>
        </w:rPr>
      </w:pPr>
      <w:r w:rsidRPr="00065E76">
        <w:rPr>
          <w:rFonts w:hint="cs"/>
          <w:rtl/>
        </w:rPr>
        <w:t xml:space="preserve">היכן שחותמים העדים על המחיקה ועל היכן שחותמים על הנייר </w:t>
      </w:r>
      <w:r w:rsidRPr="00065E76">
        <w:rPr>
          <w:rtl/>
        </w:rPr>
        <w:t>–</w:t>
      </w:r>
      <w:r w:rsidRPr="00065E76">
        <w:rPr>
          <w:rFonts w:hint="cs"/>
          <w:rtl/>
        </w:rPr>
        <w:t xml:space="preserve"> לא ידיע</w:t>
      </w:r>
      <w:r w:rsidR="00554E4A">
        <w:rPr>
          <w:rFonts w:hint="cs"/>
          <w:rtl/>
        </w:rPr>
        <w:t xml:space="preserve">, </w:t>
      </w:r>
    </w:p>
    <w:p w14:paraId="39016FFF" w14:textId="77777777" w:rsidR="00554E4A" w:rsidRPr="00554E4A" w:rsidRDefault="00AC0AF5" w:rsidP="00554E4A">
      <w:pPr>
        <w:pStyle w:val="36"/>
        <w:framePr w:wrap="notBeside"/>
        <w:rPr>
          <w:rtl/>
        </w:rPr>
      </w:pPr>
      <w:r w:rsidRPr="00554E4A">
        <w:rPr>
          <w:rtl/>
        </w:rPr>
        <w:t>ול</w:t>
      </w:r>
      <w:r w:rsidRPr="00554E4A">
        <w:rPr>
          <w:rFonts w:hint="cs"/>
          <w:rtl/>
        </w:rPr>
        <w:t>א יהני</w:t>
      </w:r>
    </w:p>
    <w:p w14:paraId="23816779" w14:textId="0C9440B3" w:rsidR="00AC0AF5" w:rsidRPr="00C35A2C" w:rsidRDefault="00AC0AF5" w:rsidP="002F02B9">
      <w:pPr>
        <w:rPr>
          <w:rFonts w:ascii="David" w:hAnsi="David"/>
          <w:sz w:val="32"/>
          <w:rtl/>
        </w:rPr>
      </w:pPr>
      <w:r w:rsidRPr="00C35A2C">
        <w:rPr>
          <w:rFonts w:ascii="David" w:hAnsi="David" w:hint="cs"/>
          <w:sz w:val="32"/>
          <w:rtl/>
        </w:rPr>
        <w:t xml:space="preserve">אם יביא מגילה אחרת וימחוק </w:t>
      </w:r>
      <w:r w:rsidR="00554E4A" w:rsidRPr="00554E4A">
        <w:rPr>
          <w:rFonts w:hint="cs"/>
          <w:rtl/>
        </w:rPr>
        <w:t>-</w:t>
      </w:r>
      <w:r w:rsidR="002F02B9">
        <w:rPr>
          <w:rFonts w:hint="cs"/>
          <w:rtl/>
        </w:rPr>
        <w:t xml:space="preserve"> </w:t>
      </w:r>
      <w:r w:rsidRPr="00C35A2C">
        <w:rPr>
          <w:rFonts w:ascii="David" w:hAnsi="David" w:hint="cs"/>
          <w:sz w:val="32"/>
          <w:rtl/>
        </w:rPr>
        <w:t>דלא דמי מחיקת מגילה זו לזו</w:t>
      </w:r>
    </w:p>
    <w:p w14:paraId="67CBAF6F" w14:textId="77777777" w:rsidR="00554E4A" w:rsidRPr="00554E4A" w:rsidRDefault="00AC0AF5" w:rsidP="00554E4A">
      <w:pPr>
        <w:pStyle w:val="36"/>
        <w:framePr w:wrap="notBeside"/>
        <w:rPr>
          <w:rtl/>
        </w:rPr>
      </w:pPr>
      <w:r w:rsidRPr="00554E4A">
        <w:rPr>
          <w:rtl/>
        </w:rPr>
        <w:t>ול</w:t>
      </w:r>
      <w:r w:rsidRPr="00554E4A">
        <w:rPr>
          <w:rFonts w:hint="cs"/>
          <w:rtl/>
        </w:rPr>
        <w:t xml:space="preserve">א יכול </w:t>
      </w:r>
    </w:p>
    <w:p w14:paraId="7913974C" w14:textId="77777777" w:rsidR="00554E4A" w:rsidRDefault="00AC0AF5" w:rsidP="00AC0AF5">
      <w:pPr>
        <w:rPr>
          <w:rFonts w:ascii="David" w:hAnsi="David"/>
          <w:sz w:val="32"/>
          <w:rtl/>
        </w:rPr>
      </w:pPr>
      <w:r w:rsidRPr="00C35A2C">
        <w:rPr>
          <w:rFonts w:ascii="David" w:hAnsi="David" w:hint="cs"/>
          <w:sz w:val="32"/>
          <w:rtl/>
        </w:rPr>
        <w:t>לקבל חתימות ידי העדים בב</w:t>
      </w:r>
      <w:r w:rsidRPr="00C35A2C">
        <w:rPr>
          <w:rFonts w:ascii="David" w:hAnsi="David"/>
          <w:sz w:val="32"/>
          <w:rtl/>
        </w:rPr>
        <w:t>"</w:t>
      </w:r>
      <w:r w:rsidRPr="00C35A2C">
        <w:rPr>
          <w:rFonts w:ascii="David" w:hAnsi="David" w:hint="cs"/>
          <w:sz w:val="32"/>
          <w:rtl/>
        </w:rPr>
        <w:t xml:space="preserve">ד ולימחוק ולידמי </w:t>
      </w:r>
    </w:p>
    <w:p w14:paraId="45467C33" w14:textId="1B6A0A49" w:rsidR="00554E4A" w:rsidRPr="00554E4A" w:rsidRDefault="00AC0AF5" w:rsidP="00554E4A">
      <w:pPr>
        <w:pStyle w:val="36"/>
        <w:framePr w:wrap="notBeside"/>
        <w:rPr>
          <w:rtl/>
        </w:rPr>
      </w:pPr>
      <w:r w:rsidRPr="00554E4A">
        <w:rPr>
          <w:rFonts w:hint="cs"/>
          <w:rtl/>
        </w:rPr>
        <w:t>-</w:t>
      </w:r>
      <w:r w:rsidR="002F02B9">
        <w:rPr>
          <w:rFonts w:ascii="BA Or Tzadikim Regular" w:hAnsi="BA Or Tzadikim Regular" w:cs="BA Or Tzadikim Regular"/>
          <w:sz w:val="32"/>
          <w:rtl/>
        </w:rPr>
        <w:t>◄</w:t>
      </w:r>
    </w:p>
    <w:p w14:paraId="366B502B" w14:textId="3DEAC843" w:rsidR="00AC0AF5" w:rsidRPr="00C35A2C" w:rsidRDefault="00AC0AF5" w:rsidP="00AC0AF5">
      <w:pPr>
        <w:rPr>
          <w:rFonts w:ascii="David" w:hAnsi="David"/>
          <w:sz w:val="32"/>
          <w:rtl/>
        </w:rPr>
      </w:pPr>
      <w:r w:rsidRPr="00C35A2C">
        <w:rPr>
          <w:rFonts w:ascii="David" w:hAnsi="David" w:hint="cs"/>
          <w:sz w:val="32"/>
          <w:rtl/>
        </w:rPr>
        <w:t>ד</w:t>
      </w:r>
      <w:r w:rsidRPr="00C35A2C">
        <w:rPr>
          <w:rFonts w:ascii="David" w:hAnsi="David"/>
          <w:sz w:val="32"/>
          <w:rtl/>
        </w:rPr>
        <w:t>אינו דומה נמחק בן יומו לנמחק בן שני ימים.</w:t>
      </w:r>
    </w:p>
    <w:p w14:paraId="4DEF58D6" w14:textId="77777777" w:rsidR="00AC0AF5" w:rsidRPr="00C35A2C" w:rsidRDefault="00AC0AF5" w:rsidP="00AC0AF5">
      <w:pPr>
        <w:rPr>
          <w:rFonts w:ascii="David" w:hAnsi="David"/>
          <w:sz w:val="32"/>
        </w:rPr>
      </w:pPr>
      <w:r w:rsidRPr="00C35A2C">
        <w:rPr>
          <w:rFonts w:ascii="David" w:hAnsi="David"/>
          <w:sz w:val="32"/>
          <w:rtl/>
        </w:rPr>
        <w:lastRenderedPageBreak/>
        <w:t>ול</w:t>
      </w:r>
      <w:r w:rsidRPr="00C35A2C">
        <w:rPr>
          <w:rFonts w:ascii="David" w:hAnsi="David" w:hint="cs"/>
          <w:sz w:val="32"/>
          <w:rtl/>
        </w:rPr>
        <w:t>א שהי</w:t>
      </w:r>
      <w:r w:rsidRPr="00F10693">
        <w:rPr>
          <w:rFonts w:hint="cs"/>
          <w:rtl/>
        </w:rPr>
        <w:t xml:space="preserve">' </w:t>
      </w:r>
      <w:r w:rsidRPr="00554E4A">
        <w:rPr>
          <w:rStyle w:val="affffe"/>
          <w:rtl/>
        </w:rPr>
        <w:t>–</w:t>
      </w:r>
      <w:r w:rsidRPr="00554E4A">
        <w:rPr>
          <w:rStyle w:val="affffe"/>
          <w:rFonts w:hint="cs"/>
          <w:rtl/>
        </w:rPr>
        <w:t xml:space="preserve"> כרי</w:t>
      </w:r>
      <w:r w:rsidRPr="00554E4A">
        <w:rPr>
          <w:rStyle w:val="affffe"/>
          <w:rtl/>
        </w:rPr>
        <w:t>"</w:t>
      </w:r>
      <w:r w:rsidRPr="00554E4A">
        <w:rPr>
          <w:rStyle w:val="affffe"/>
          <w:rFonts w:hint="cs"/>
          <w:rtl/>
        </w:rPr>
        <w:t>ר:</w:t>
      </w:r>
      <w:r w:rsidRPr="00C35A2C">
        <w:rPr>
          <w:rFonts w:ascii="David" w:hAnsi="David" w:hint="cs"/>
          <w:sz w:val="32"/>
          <w:rtl/>
        </w:rPr>
        <w:t xml:space="preserve"> דחיישי לב</w:t>
      </w:r>
      <w:r w:rsidRPr="00C35A2C">
        <w:rPr>
          <w:rFonts w:ascii="David" w:hAnsi="David"/>
          <w:sz w:val="32"/>
          <w:rtl/>
        </w:rPr>
        <w:t>"</w:t>
      </w:r>
      <w:r w:rsidRPr="00C35A2C">
        <w:rPr>
          <w:rFonts w:ascii="David" w:hAnsi="David" w:hint="cs"/>
          <w:sz w:val="32"/>
          <w:rtl/>
        </w:rPr>
        <w:t>ד טועין.</w:t>
      </w:r>
    </w:p>
    <w:p w14:paraId="722FF410" w14:textId="7D00D3E8" w:rsidR="00AC0AF5" w:rsidRPr="001B450D" w:rsidRDefault="001B450D" w:rsidP="00AC0AF5">
      <w:pPr>
        <w:pStyle w:val="aff9"/>
        <w:rPr>
          <w:del w:id="90180" w:author="מנוע עיצוב" w:date="2026-10-08T11:01:28Z"/>
          <w:rtl/>
        </w:rPr>
      </w:pPr>
      <w:del w:id="90179" w:author="מנוע עיצוב" w:date="2026-10-08T11:01:28Z">
        <w:r w:rsidRPr="001B450D">
          <w:rPr>
            <w:rFonts w:hint="cs"/>
            <w:rtl/>
          </w:rPr>
          <w:delText xml:space="preserve">***</w:delText>
        </w:r>
      </w:del>
    </w:p>
    <w:p w14:paraId="34B3005A" w14:textId="4DC24029" w:rsidR="00AC0AF5" w:rsidRPr="00801934" w:rsidRDefault="00554E4A" w:rsidP="00AF2FEB">
      <w:pPr>
        <w:pStyle w:val="afffb"/>
        <w:ind w:end="0"/>
        <w:rPr>
          <w:rtl/>
        </w:rPr>
      </w:pPr>
      <w:r>
        <w:rPr>
          <w:rFonts w:hint="cs"/>
          <w:rtl/>
        </w:rPr>
        <w:t>רחב''ג</w:t>
      </w:r>
      <w:r w:rsidR="00AC0AF5" w:rsidRPr="00801934">
        <w:rPr>
          <w:rtl/>
        </w:rPr>
        <w:t xml:space="preserve">: מקושר </w:t>
      </w:r>
      <w:r w:rsidR="00AC0AF5" w:rsidRPr="00801934">
        <w:rPr>
          <w:rFonts w:hint="cs"/>
          <w:rtl/>
        </w:rPr>
        <w:t xml:space="preserve">שכתבו עדיו מתוכו כשר </w:t>
      </w:r>
      <w:r w:rsidR="00AC0AF5" w:rsidRPr="00801934">
        <w:rPr>
          <w:rtl/>
        </w:rPr>
        <w:t>וכו'.</w:t>
      </w:r>
    </w:p>
    <w:p w14:paraId="52213DF5" w14:textId="77777777" w:rsidR="00AC0AF5" w:rsidRPr="00C35A2C" w:rsidRDefault="00AC0AF5" w:rsidP="00982F98">
      <w:pPr>
        <w:pStyle w:val="affe"/>
        <w:framePr w:wrap="around"/>
        <w:rPr>
          <w:rtl/>
        </w:rPr>
      </w:pPr>
      <w:r w:rsidRPr="00C35A2C">
        <w:rPr>
          <w:rFonts w:hint="cs"/>
          <w:rtl/>
        </w:rPr>
        <w:t>קסד:</w:t>
      </w:r>
    </w:p>
    <w:p w14:paraId="6052C1DC" w14:textId="77777777" w:rsidR="00AC0AF5" w:rsidRPr="00C35A2C" w:rsidRDefault="00AC0AF5" w:rsidP="00AC0AF5">
      <w:pPr>
        <w:rPr>
          <w:rFonts w:ascii="David" w:hAnsi="David"/>
          <w:sz w:val="32"/>
          <w:rtl/>
        </w:rPr>
      </w:pPr>
      <w:r w:rsidRPr="00554E4A">
        <w:rPr>
          <w:rStyle w:val="affffe"/>
          <w:rtl/>
        </w:rPr>
        <w:t>השיב רבי לדברי ר</w:t>
      </w:r>
      <w:r w:rsidRPr="00554E4A">
        <w:rPr>
          <w:rStyle w:val="affffe"/>
          <w:rFonts w:hint="cs"/>
          <w:rtl/>
        </w:rPr>
        <w:t>חב</w:t>
      </w:r>
      <w:r w:rsidRPr="00554E4A">
        <w:rPr>
          <w:rStyle w:val="affffe"/>
          <w:rtl/>
        </w:rPr>
        <w:t>"</w:t>
      </w:r>
      <w:r w:rsidRPr="00554E4A">
        <w:rPr>
          <w:rStyle w:val="affffe"/>
          <w:rFonts w:hint="cs"/>
          <w:rtl/>
        </w:rPr>
        <w:t>ג:</w:t>
      </w:r>
      <w:r w:rsidRPr="00C35A2C">
        <w:rPr>
          <w:rFonts w:ascii="David" w:hAnsi="David"/>
          <w:sz w:val="32"/>
          <w:rtl/>
        </w:rPr>
        <w:t xml:space="preserve"> והלא אינו דומה זמנו של זה לזמנו של זה.</w:t>
      </w:r>
    </w:p>
    <w:p w14:paraId="61E3F74D" w14:textId="77777777" w:rsidR="00AC0AF5" w:rsidRPr="00C35A2C" w:rsidRDefault="00AC0AF5" w:rsidP="00AC0AF5">
      <w:pPr>
        <w:rPr>
          <w:rFonts w:ascii="David" w:hAnsi="David"/>
          <w:sz w:val="32"/>
          <w:rtl/>
        </w:rPr>
      </w:pPr>
      <w:r w:rsidRPr="0081371E">
        <w:rPr>
          <w:rStyle w:val="afff8"/>
          <w:rtl/>
        </w:rPr>
        <w:t>פשוט</w:t>
      </w:r>
      <w:r w:rsidRPr="00C35A2C">
        <w:rPr>
          <w:rFonts w:ascii="David" w:hAnsi="David"/>
          <w:sz w:val="32"/>
          <w:rtl/>
        </w:rPr>
        <w:t>, מלך שנה - מונין לו שנה, שתים - מונין לו שתים.</w:t>
      </w:r>
    </w:p>
    <w:p w14:paraId="38DDF487" w14:textId="388230D0" w:rsidR="00AC0AF5" w:rsidRPr="00065E76" w:rsidRDefault="00AC0AF5" w:rsidP="00554E4A">
      <w:pPr>
        <w:rPr>
          <w:rtl/>
        </w:rPr>
      </w:pPr>
      <w:r w:rsidRPr="0081371E">
        <w:rPr>
          <w:rStyle w:val="afff8"/>
          <w:rtl/>
        </w:rPr>
        <w:t>מקושר</w:t>
      </w:r>
      <w:r w:rsidRPr="00C35A2C">
        <w:rPr>
          <w:rFonts w:ascii="David" w:hAnsi="David"/>
          <w:sz w:val="32"/>
          <w:rtl/>
        </w:rPr>
        <w:t>, מלך שנה - מונין לו שתים, שתים - מונין לו ג</w:t>
      </w:r>
      <w:r w:rsidRPr="00F10693">
        <w:rPr>
          <w:rtl/>
        </w:rPr>
        <w:t>',</w:t>
      </w:r>
      <w:r w:rsidRPr="00C35A2C">
        <w:rPr>
          <w:rFonts w:ascii="David" w:hAnsi="David"/>
          <w:sz w:val="32"/>
          <w:rtl/>
        </w:rPr>
        <w:t xml:space="preserve"> </w:t>
      </w:r>
      <w:r w:rsidR="00554E4A">
        <w:rPr>
          <w:rFonts w:ascii="David" w:hAnsi="David" w:hint="cs"/>
          <w:sz w:val="32"/>
          <w:rtl/>
        </w:rPr>
        <w:t xml:space="preserve">ופעמים שלווה ממנו </w:t>
      </w:r>
      <w:r w:rsidRPr="00C35A2C">
        <w:rPr>
          <w:rFonts w:ascii="David" w:hAnsi="David"/>
          <w:sz w:val="32"/>
          <w:rtl/>
        </w:rPr>
        <w:t xml:space="preserve">זוזי במקושר </w:t>
      </w:r>
      <w:r w:rsidR="00554E4A">
        <w:rPr>
          <w:rFonts w:ascii="David" w:hAnsi="David" w:hint="cs"/>
          <w:sz w:val="32"/>
          <w:rtl/>
        </w:rPr>
        <w:t xml:space="preserve">ומזדמנים לו </w:t>
      </w:r>
      <w:r w:rsidRPr="00C35A2C">
        <w:rPr>
          <w:rFonts w:ascii="David" w:hAnsi="David"/>
          <w:sz w:val="32"/>
          <w:rtl/>
        </w:rPr>
        <w:t xml:space="preserve">זוזי </w:t>
      </w:r>
      <w:r w:rsidR="00554E4A">
        <w:rPr>
          <w:rFonts w:ascii="David" w:hAnsi="David" w:hint="cs"/>
          <w:sz w:val="32"/>
          <w:rtl/>
        </w:rPr>
        <w:t>בנתיים ופורע</w:t>
      </w:r>
      <w:r w:rsidRPr="00C35A2C">
        <w:rPr>
          <w:rFonts w:ascii="David" w:hAnsi="David"/>
          <w:sz w:val="32"/>
          <w:rtl/>
        </w:rPr>
        <w:t>,</w:t>
      </w:r>
      <w:r w:rsidR="00554E4A">
        <w:rPr>
          <w:rFonts w:ascii="David" w:hAnsi="David" w:hint="cs"/>
          <w:sz w:val="32"/>
          <w:rtl/>
        </w:rPr>
        <w:t xml:space="preserve"> </w:t>
      </w:r>
      <w:r w:rsidRPr="00554E4A">
        <w:rPr>
          <w:rStyle w:val="affffe"/>
          <w:rtl/>
        </w:rPr>
        <w:t>וא"ל:</w:t>
      </w:r>
      <w:r w:rsidR="00554E4A">
        <w:rPr>
          <w:rStyle w:val="affffe"/>
          <w:rFonts w:hint="cs"/>
          <w:rtl/>
        </w:rPr>
        <w:t xml:space="preserve"> </w:t>
      </w:r>
      <w:r w:rsidR="00554E4A">
        <w:rPr>
          <w:rFonts w:ascii="David" w:hAnsi="David" w:hint="cs"/>
          <w:spacing w:val="-2"/>
          <w:sz w:val="32"/>
          <w:rtl/>
        </w:rPr>
        <w:t>תן</w:t>
      </w:r>
      <w:r w:rsidRPr="00C414D2">
        <w:rPr>
          <w:rFonts w:ascii="David" w:hAnsi="David"/>
          <w:spacing w:val="-2"/>
          <w:sz w:val="32"/>
          <w:rtl/>
        </w:rPr>
        <w:t xml:space="preserve"> לי שטרי, </w:t>
      </w:r>
      <w:r w:rsidRPr="00554E4A">
        <w:rPr>
          <w:rStyle w:val="affffe"/>
          <w:rtl/>
        </w:rPr>
        <w:t>וא</w:t>
      </w:r>
      <w:r w:rsidRPr="00554E4A">
        <w:rPr>
          <w:rStyle w:val="affffe"/>
          <w:rFonts w:hint="cs"/>
          <w:rtl/>
        </w:rPr>
        <w:t>"ל</w:t>
      </w:r>
      <w:r w:rsidRPr="00554E4A">
        <w:rPr>
          <w:rStyle w:val="affffe"/>
          <w:rtl/>
        </w:rPr>
        <w:t>:</w:t>
      </w:r>
      <w:r w:rsidRPr="00C414D2">
        <w:rPr>
          <w:rFonts w:ascii="David" w:hAnsi="David"/>
          <w:spacing w:val="-2"/>
          <w:sz w:val="32"/>
          <w:rtl/>
        </w:rPr>
        <w:t xml:space="preserve"> </w:t>
      </w:r>
      <w:r w:rsidRPr="00C414D2">
        <w:rPr>
          <w:rFonts w:ascii="David" w:hAnsi="David" w:hint="cs"/>
          <w:spacing w:val="-2"/>
          <w:sz w:val="32"/>
          <w:rtl/>
        </w:rPr>
        <w:t xml:space="preserve">אבד לי וכתב לו שובר וכשבא הזמן משוי לו הפשוט </w:t>
      </w:r>
      <w:r w:rsidRPr="00554E4A">
        <w:rPr>
          <w:rStyle w:val="affffe"/>
          <w:rFonts w:hint="cs"/>
          <w:rtl/>
        </w:rPr>
        <w:t>וא</w:t>
      </w:r>
      <w:r w:rsidRPr="00554E4A">
        <w:rPr>
          <w:rStyle w:val="affffe"/>
          <w:rtl/>
        </w:rPr>
        <w:t>"</w:t>
      </w:r>
      <w:r w:rsidRPr="00554E4A">
        <w:rPr>
          <w:rStyle w:val="affffe"/>
          <w:rFonts w:hint="cs"/>
          <w:rtl/>
        </w:rPr>
        <w:t>ל</w:t>
      </w:r>
      <w:r w:rsidRPr="00C414D2">
        <w:rPr>
          <w:rFonts w:ascii="David" w:hAnsi="David" w:hint="cs"/>
          <w:spacing w:val="-2"/>
          <w:sz w:val="32"/>
          <w:rtl/>
        </w:rPr>
        <w:t xml:space="preserve"> לוית ממני</w:t>
      </w:r>
      <w:r w:rsidR="00554E4A">
        <w:rPr>
          <w:rFonts w:ascii="David" w:hAnsi="David" w:hint="cs"/>
          <w:spacing w:val="-2"/>
          <w:sz w:val="32"/>
          <w:rtl/>
        </w:rPr>
        <w:t xml:space="preserve"> </w:t>
      </w:r>
      <w:r w:rsidRPr="00065E76">
        <w:rPr>
          <w:rtl/>
        </w:rPr>
        <w:t xml:space="preserve">- </w:t>
      </w:r>
      <w:r w:rsidRPr="00065E76">
        <w:rPr>
          <w:rFonts w:hint="cs"/>
          <w:rtl/>
        </w:rPr>
        <w:t>ד</w:t>
      </w:r>
      <w:r w:rsidRPr="00065E76">
        <w:rPr>
          <w:rtl/>
        </w:rPr>
        <w:t>סבר: אין כותבין שובר.</w:t>
      </w:r>
    </w:p>
    <w:p w14:paraId="4ADA490C" w14:textId="54FA0277" w:rsidR="00AC0AF5" w:rsidRPr="00C35A2C" w:rsidRDefault="00AC0AF5" w:rsidP="00554E4A">
      <w:pPr>
        <w:spacing w:after="60"/>
        <w:rPr>
          <w:rFonts w:ascii="David" w:hAnsi="David"/>
          <w:sz w:val="32"/>
          <w:rtl/>
        </w:rPr>
      </w:pPr>
      <w:r w:rsidRPr="00554E4A">
        <w:rPr>
          <w:rStyle w:val="affffe"/>
          <w:rFonts w:hint="cs"/>
          <w:rtl/>
        </w:rPr>
        <w:t>ואחר ששמע רבי מזונין</w:t>
      </w:r>
      <w:r w:rsidRPr="00C414D2">
        <w:rPr>
          <w:rFonts w:ascii="David" w:hAnsi="David" w:hint="cs"/>
          <w:spacing w:val="-2"/>
          <w:sz w:val="32"/>
          <w:rtl/>
        </w:rPr>
        <w:t xml:space="preserve"> ידע רבי במקושר, דקודם לכן כשהגיע לידו מקושר אמר שמאוחר זה,</w:t>
      </w:r>
      <w:r w:rsidR="00554E4A">
        <w:rPr>
          <w:rFonts w:ascii="David" w:hAnsi="David" w:hint="cs"/>
          <w:spacing w:val="-2"/>
          <w:sz w:val="32"/>
          <w:rtl/>
        </w:rPr>
        <w:t xml:space="preserve"> </w:t>
      </w:r>
      <w:r w:rsidRPr="00554E4A">
        <w:rPr>
          <w:rStyle w:val="affffe"/>
          <w:rFonts w:hint="cs"/>
          <w:rtl/>
        </w:rPr>
        <w:t>וא</w:t>
      </w:r>
      <w:r w:rsidRPr="00554E4A">
        <w:rPr>
          <w:rStyle w:val="affffe"/>
          <w:rtl/>
        </w:rPr>
        <w:t>"</w:t>
      </w:r>
      <w:r w:rsidRPr="00554E4A">
        <w:rPr>
          <w:rStyle w:val="affffe"/>
          <w:rFonts w:hint="cs"/>
          <w:rtl/>
        </w:rPr>
        <w:t>ל זונין</w:t>
      </w:r>
      <w:r w:rsidRPr="00C35A2C">
        <w:rPr>
          <w:rFonts w:ascii="David" w:hAnsi="David" w:hint="cs"/>
          <w:sz w:val="32"/>
          <w:rtl/>
        </w:rPr>
        <w:t xml:space="preserve"> ד</w:t>
      </w:r>
      <w:r w:rsidRPr="00C35A2C">
        <w:rPr>
          <w:rFonts w:ascii="David" w:hAnsi="David"/>
          <w:sz w:val="32"/>
          <w:rtl/>
        </w:rPr>
        <w:t>כך מנהגה של אומה זו, מלך שנה - מונין לו שתים, שתים - מונין לו שלש.</w:t>
      </w:r>
    </w:p>
    <w:p w14:paraId="72FE27A0" w14:textId="20E16A69" w:rsidR="00554E4A" w:rsidRPr="00554E4A" w:rsidRDefault="00554E4A" w:rsidP="00554E4A">
      <w:pPr>
        <w:pStyle w:val="36"/>
        <w:framePr w:wrap="notBeside"/>
        <w:rPr>
          <w:rtl/>
        </w:rPr>
      </w:pPr>
      <w:r>
        <w:rPr>
          <w:rFonts w:hint="cs"/>
          <w:rtl/>
        </w:rPr>
        <w:t>מעשה</w:t>
      </w:r>
    </w:p>
    <w:p w14:paraId="02C7C5C5" w14:textId="64790018" w:rsidR="00554E4A" w:rsidRPr="00554E4A" w:rsidRDefault="00554E4A" w:rsidP="00AC0AF5">
      <w:pPr>
        <w:rPr>
          <w:rFonts w:ascii="David" w:hAnsi="David"/>
          <w:b/>
          <w:bCs/>
          <w:sz w:val="32"/>
          <w:rtl/>
        </w:rPr>
      </w:pPr>
      <w:r w:rsidRPr="00554E4A">
        <w:rPr>
          <w:rFonts w:ascii="David" w:hAnsi="David" w:hint="cs"/>
          <w:b/>
          <w:bCs/>
          <w:sz w:val="32"/>
          <w:rtl/>
        </w:rPr>
        <w:t>ב</w:t>
      </w:r>
      <w:r w:rsidR="00AC0AF5" w:rsidRPr="00554E4A">
        <w:rPr>
          <w:rFonts w:ascii="David" w:hAnsi="David" w:hint="cs"/>
          <w:b/>
          <w:bCs/>
          <w:sz w:val="32"/>
          <w:rtl/>
        </w:rPr>
        <w:t>אותו שטר שהיה כתוב בו בשנת פלוני ארכן</w:t>
      </w:r>
      <w:r w:rsidRPr="00554E4A">
        <w:rPr>
          <w:rFonts w:ascii="David" w:hAnsi="David" w:hint="cs"/>
          <w:b/>
          <w:bCs/>
          <w:sz w:val="32"/>
          <w:rtl/>
        </w:rPr>
        <w:t>,</w:t>
      </w:r>
      <w:r w:rsidR="00AC0AF5" w:rsidRPr="00554E4A">
        <w:rPr>
          <w:rFonts w:ascii="David" w:hAnsi="David" w:hint="cs"/>
          <w:b/>
          <w:bCs/>
          <w:sz w:val="32"/>
          <w:rtl/>
        </w:rPr>
        <w:t xml:space="preserve"> </w:t>
      </w:r>
    </w:p>
    <w:p w14:paraId="4C5D10CD" w14:textId="77777777" w:rsidR="00554E4A" w:rsidRPr="00554E4A" w:rsidRDefault="00AC0AF5" w:rsidP="00554E4A">
      <w:pPr>
        <w:pStyle w:val="36"/>
        <w:framePr w:wrap="notBeside"/>
        <w:rPr>
          <w:rtl/>
        </w:rPr>
      </w:pPr>
      <w:r w:rsidRPr="00554E4A">
        <w:rPr>
          <w:rFonts w:hint="cs"/>
          <w:rtl/>
        </w:rPr>
        <w:t>אר</w:t>
      </w:r>
      <w:r w:rsidRPr="00554E4A">
        <w:rPr>
          <w:rtl/>
        </w:rPr>
        <w:t>"</w:t>
      </w:r>
      <w:r w:rsidRPr="00554E4A">
        <w:rPr>
          <w:rFonts w:hint="cs"/>
          <w:rtl/>
        </w:rPr>
        <w:t>ח:</w:t>
      </w:r>
      <w:r w:rsidRPr="00554E4A">
        <w:rPr>
          <w:rtl/>
        </w:rPr>
        <w:t xml:space="preserve"> </w:t>
      </w:r>
    </w:p>
    <w:p w14:paraId="031BF521" w14:textId="198812EA" w:rsidR="00AC0AF5" w:rsidRPr="00C35A2C" w:rsidRDefault="00AC0AF5" w:rsidP="00554E4A">
      <w:pPr>
        <w:rPr>
          <w:rFonts w:ascii="David" w:hAnsi="David"/>
          <w:sz w:val="32"/>
          <w:rtl/>
        </w:rPr>
      </w:pPr>
      <w:r w:rsidRPr="00C35A2C">
        <w:rPr>
          <w:rFonts w:ascii="David" w:hAnsi="David"/>
          <w:sz w:val="32"/>
          <w:rtl/>
        </w:rPr>
        <w:t>יבדק אימתי עמד ארכן בארכנותיה</w:t>
      </w:r>
      <w:r w:rsidR="00554E4A">
        <w:rPr>
          <w:rFonts w:ascii="David" w:hAnsi="David" w:hint="cs"/>
          <w:sz w:val="32"/>
          <w:rtl/>
        </w:rPr>
        <w:t xml:space="preserve"> </w:t>
      </w:r>
      <w:r w:rsidR="00554E4A" w:rsidRPr="00554E4A">
        <w:rPr>
          <w:rStyle w:val="afffff0"/>
          <w:rFonts w:hint="cs"/>
          <w:rtl/>
        </w:rPr>
        <w:t>הומלך</w:t>
      </w:r>
      <w:r w:rsidRPr="00C35A2C">
        <w:rPr>
          <w:rFonts w:ascii="David" w:hAnsi="David"/>
          <w:sz w:val="32"/>
          <w:rtl/>
        </w:rPr>
        <w:t>.</w:t>
      </w:r>
      <w:r w:rsidR="00554E4A">
        <w:rPr>
          <w:rFonts w:ascii="David" w:hAnsi="David" w:hint="cs"/>
          <w:sz w:val="32"/>
          <w:rtl/>
        </w:rPr>
        <w:t xml:space="preserve"> </w:t>
      </w:r>
      <w:r w:rsidRPr="00554E4A">
        <w:rPr>
          <w:rStyle w:val="affffe"/>
          <w:rFonts w:hint="cs"/>
          <w:rtl/>
        </w:rPr>
        <w:t>רה</w:t>
      </w:r>
      <w:r w:rsidRPr="00554E4A">
        <w:rPr>
          <w:rStyle w:val="affffe"/>
          <w:rtl/>
        </w:rPr>
        <w:t>"</w:t>
      </w:r>
      <w:r w:rsidRPr="00554E4A">
        <w:rPr>
          <w:rStyle w:val="affffe"/>
          <w:rFonts w:hint="cs"/>
          <w:rtl/>
        </w:rPr>
        <w:t>ו</w:t>
      </w:r>
      <w:r w:rsidRPr="00554E4A">
        <w:rPr>
          <w:rStyle w:val="affffe"/>
          <w:rtl/>
        </w:rPr>
        <w:t>:</w:t>
      </w:r>
      <w:r w:rsidR="00554E4A">
        <w:rPr>
          <w:rStyle w:val="affffe"/>
          <w:rFonts w:hint="cs"/>
          <w:rtl/>
        </w:rPr>
        <w:t xml:space="preserve"> </w:t>
      </w:r>
      <w:r w:rsidRPr="00C35A2C">
        <w:rPr>
          <w:rFonts w:ascii="David" w:hAnsi="David"/>
          <w:sz w:val="32"/>
          <w:rtl/>
        </w:rPr>
        <w:t>כך מנהגה של אומה זו, שנה ראשונה קורין לו ארכן, שניה - קורין לו דיגון.</w:t>
      </w:r>
    </w:p>
    <w:p w14:paraId="1B267829" w14:textId="77777777" w:rsidR="00554E4A" w:rsidRPr="00554E4A" w:rsidRDefault="00AC0AF5" w:rsidP="00554E4A">
      <w:pPr>
        <w:pStyle w:val="36"/>
        <w:framePr w:wrap="notBeside"/>
        <w:rPr>
          <w:rtl/>
        </w:rPr>
      </w:pPr>
      <w:r w:rsidRPr="00554E4A">
        <w:rPr>
          <w:rFonts w:hint="cs"/>
          <w:rtl/>
        </w:rPr>
        <w:t>ולא חיישי</w:t>
      </w:r>
    </w:p>
    <w:p w14:paraId="70D99DE2" w14:textId="78568A04" w:rsidR="00AC0AF5" w:rsidRPr="0081371E" w:rsidRDefault="00AC0AF5" w:rsidP="00554E4A">
      <w:pPr>
        <w:spacing w:after="60"/>
        <w:rPr>
          <w:rStyle w:val="afff8"/>
          <w:rtl/>
        </w:rPr>
      </w:pPr>
      <w:r w:rsidRPr="00C35A2C">
        <w:rPr>
          <w:rFonts w:ascii="David" w:hAnsi="David" w:hint="cs"/>
          <w:sz w:val="32"/>
          <w:rtl/>
        </w:rPr>
        <w:t>ש</w:t>
      </w:r>
      <w:r w:rsidRPr="00C35A2C">
        <w:rPr>
          <w:rFonts w:ascii="David" w:hAnsi="David"/>
          <w:sz w:val="32"/>
          <w:rtl/>
        </w:rPr>
        <w:t>עברוהו ו</w:t>
      </w:r>
      <w:r w:rsidR="00554E4A">
        <w:rPr>
          <w:rFonts w:ascii="David" w:hAnsi="David" w:hint="cs"/>
          <w:sz w:val="32"/>
          <w:rtl/>
        </w:rPr>
        <w:t>שוב העמידוהו</w:t>
      </w:r>
      <w:r w:rsidR="00554E4A" w:rsidRPr="00C35A2C">
        <w:rPr>
          <w:rFonts w:ascii="David" w:hAnsi="David" w:hint="cs"/>
          <w:sz w:val="32"/>
          <w:rtl/>
        </w:rPr>
        <w:t xml:space="preserve"> </w:t>
      </w:r>
      <w:r w:rsidRPr="00C35A2C">
        <w:rPr>
          <w:rFonts w:ascii="David" w:hAnsi="David" w:hint="cs"/>
          <w:sz w:val="32"/>
          <w:rtl/>
        </w:rPr>
        <w:t xml:space="preserve">- </w:t>
      </w:r>
      <w:r w:rsidRPr="00554E4A">
        <w:rPr>
          <w:rStyle w:val="affffe"/>
          <w:rFonts w:hint="cs"/>
          <w:rtl/>
        </w:rPr>
        <w:t>כרי</w:t>
      </w:r>
      <w:r w:rsidRPr="00554E4A">
        <w:rPr>
          <w:rStyle w:val="affffe"/>
          <w:rtl/>
        </w:rPr>
        <w:t>"</w:t>
      </w:r>
      <w:r w:rsidRPr="00554E4A">
        <w:rPr>
          <w:rStyle w:val="affffe"/>
          <w:rFonts w:hint="cs"/>
          <w:rtl/>
        </w:rPr>
        <w:t>ר</w:t>
      </w:r>
      <w:r w:rsidRPr="00554E4A">
        <w:rPr>
          <w:rStyle w:val="affffe"/>
          <w:rtl/>
        </w:rPr>
        <w:t>:</w:t>
      </w:r>
      <w:r w:rsidRPr="00C35A2C">
        <w:rPr>
          <w:rFonts w:ascii="David" w:hAnsi="David"/>
          <w:sz w:val="32"/>
          <w:rtl/>
        </w:rPr>
        <w:t xml:space="preserve"> </w:t>
      </w:r>
      <w:r w:rsidR="00554E4A">
        <w:rPr>
          <w:rFonts w:ascii="David" w:hAnsi="David" w:hint="cs"/>
          <w:sz w:val="32"/>
          <w:rtl/>
        </w:rPr>
        <w:t xml:space="preserve">שאותו </w:t>
      </w:r>
      <w:r>
        <w:rPr>
          <w:rFonts w:ascii="David" w:hAnsi="David"/>
          <w:sz w:val="32"/>
          <w:rtl/>
        </w:rPr>
        <w:t>ארכן</w:t>
      </w:r>
      <w:r w:rsidR="00554E4A">
        <w:rPr>
          <w:rFonts w:ascii="David" w:hAnsi="David" w:hint="cs"/>
          <w:sz w:val="32"/>
          <w:rtl/>
        </w:rPr>
        <w:t>, קראוהו</w:t>
      </w:r>
      <w:r>
        <w:rPr>
          <w:rFonts w:ascii="David" w:hAnsi="David"/>
          <w:sz w:val="32"/>
          <w:rtl/>
        </w:rPr>
        <w:t xml:space="preserve"> דיגון</w:t>
      </w:r>
      <w:r w:rsidRPr="00C35A2C">
        <w:rPr>
          <w:rFonts w:ascii="David" w:hAnsi="David"/>
          <w:sz w:val="32"/>
          <w:rtl/>
        </w:rPr>
        <w:t>.</w:t>
      </w:r>
    </w:p>
    <w:p w14:paraId="760F6C6C" w14:textId="4B7AC89C" w:rsidR="00554E4A" w:rsidRPr="00554E4A" w:rsidRDefault="00AC0AF5" w:rsidP="00554E4A">
      <w:pPr>
        <w:pStyle w:val="36"/>
        <w:framePr w:wrap="notBeside"/>
        <w:rPr>
          <w:rtl/>
        </w:rPr>
      </w:pPr>
      <w:r w:rsidRPr="00554E4A">
        <w:rPr>
          <w:rtl/>
        </w:rPr>
        <w:t>ת"ר:</w:t>
      </w:r>
    </w:p>
    <w:p w14:paraId="678AD2D9" w14:textId="4BE77929" w:rsidR="00AC0AF5" w:rsidRPr="0081371E" w:rsidRDefault="00AC0AF5" w:rsidP="00AC0AF5">
      <w:pPr>
        <w:rPr>
          <w:rStyle w:val="afff8"/>
          <w:rtl/>
        </w:rPr>
      </w:pPr>
      <w:r w:rsidRPr="00C35A2C">
        <w:rPr>
          <w:rFonts w:ascii="David" w:hAnsi="David"/>
          <w:sz w:val="32"/>
          <w:rtl/>
        </w:rPr>
        <w:t xml:space="preserve">הריני נזיר </w:t>
      </w:r>
      <w:r w:rsidRPr="00554E4A">
        <w:rPr>
          <w:rStyle w:val="affffe"/>
          <w:rtl/>
        </w:rPr>
        <w:t>- סומכוס:</w:t>
      </w:r>
      <w:r w:rsidRPr="00C35A2C">
        <w:rPr>
          <w:rFonts w:ascii="David" w:hAnsi="David"/>
          <w:sz w:val="32"/>
          <w:rtl/>
        </w:rPr>
        <w:t xml:space="preserve"> הינא </w:t>
      </w:r>
      <w:r w:rsidR="00554E4A">
        <w:rPr>
          <w:rFonts w:ascii="David" w:hAnsi="David"/>
          <w:sz w:val="32"/>
          <w:rtl/>
        </w:rPr>
        <w:t>–</w:t>
      </w:r>
      <w:r w:rsidRPr="00C35A2C">
        <w:rPr>
          <w:rFonts w:ascii="David" w:hAnsi="David"/>
          <w:sz w:val="32"/>
          <w:rtl/>
        </w:rPr>
        <w:t xml:space="preserve"> אחת</w:t>
      </w:r>
      <w:r w:rsidR="00554E4A">
        <w:rPr>
          <w:rStyle w:val="afffff0"/>
          <w:rFonts w:hint="cs"/>
          <w:rtl/>
        </w:rPr>
        <w:t xml:space="preserve"> </w:t>
      </w:r>
      <w:r w:rsidR="00554E4A" w:rsidRPr="00554E4A">
        <w:rPr>
          <w:rStyle w:val="afffff0"/>
          <w:rFonts w:hint="cs"/>
          <w:rtl/>
        </w:rPr>
        <w:t>[ל' יום]</w:t>
      </w:r>
      <w:r w:rsidRPr="00C35A2C">
        <w:rPr>
          <w:rFonts w:ascii="David" w:hAnsi="David"/>
          <w:sz w:val="32"/>
          <w:rtl/>
        </w:rPr>
        <w:t>, דיגון - שתים, טריגון - ג</w:t>
      </w:r>
      <w:r w:rsidRPr="00F10693">
        <w:rPr>
          <w:rtl/>
        </w:rPr>
        <w:t>',</w:t>
      </w:r>
      <w:r w:rsidRPr="00C35A2C">
        <w:rPr>
          <w:rFonts w:ascii="David" w:hAnsi="David"/>
          <w:sz w:val="32"/>
          <w:rtl/>
        </w:rPr>
        <w:t xml:space="preserve"> טטריגון - ארבע, פנטיגון - חמש.</w:t>
      </w:r>
    </w:p>
    <w:p w14:paraId="512DBD0D" w14:textId="2AE55BB7" w:rsidR="00554E4A" w:rsidRPr="00554E4A" w:rsidRDefault="002F02B9" w:rsidP="00554E4A">
      <w:pPr>
        <w:pStyle w:val="36"/>
        <w:framePr w:wrap="notBeside"/>
        <w:rPr>
          <w:rtl/>
        </w:rPr>
      </w:pPr>
      <w:r>
        <w:rPr>
          <w:rFonts w:ascii="BA Or Tzadikim Regular" w:hAnsi="BA Or Tzadikim Regular" w:cs="BA Or Tzadikim Regular"/>
          <w:sz w:val="32"/>
          <w:rtl/>
        </w:rPr>
        <w:t>◄</w:t>
      </w:r>
      <w:r w:rsidR="00AC0AF5" w:rsidRPr="00554E4A">
        <w:rPr>
          <w:rFonts w:hint="cs"/>
          <w:rtl/>
        </w:rPr>
        <w:t>ת</w:t>
      </w:r>
      <w:r w:rsidR="00AC0AF5" w:rsidRPr="00554E4A">
        <w:rPr>
          <w:rtl/>
        </w:rPr>
        <w:t>"</w:t>
      </w:r>
      <w:r w:rsidR="00AC0AF5" w:rsidRPr="00554E4A">
        <w:rPr>
          <w:rFonts w:hint="cs"/>
          <w:rtl/>
        </w:rPr>
        <w:t>ר</w:t>
      </w:r>
      <w:r w:rsidR="00AC0AF5" w:rsidRPr="00554E4A">
        <w:rPr>
          <w:rtl/>
        </w:rPr>
        <w:t>:</w:t>
      </w:r>
    </w:p>
    <w:p w14:paraId="2EC992B5" w14:textId="0860630B" w:rsidR="00AC0AF5" w:rsidRPr="00C35A2C" w:rsidRDefault="00AC0AF5" w:rsidP="00554E4A">
      <w:pPr>
        <w:spacing w:after="60"/>
        <w:rPr>
          <w:rFonts w:ascii="David" w:hAnsi="David"/>
          <w:sz w:val="32"/>
          <w:rtl/>
        </w:rPr>
      </w:pPr>
      <w:r w:rsidRPr="00C35A2C">
        <w:rPr>
          <w:rFonts w:ascii="David" w:hAnsi="David"/>
          <w:sz w:val="32"/>
          <w:rtl/>
        </w:rPr>
        <w:t>בית עגול, דיגון, טריגון, פנטיגון - אינו מטמא בנגעים, טטריגון</w:t>
      </w:r>
      <w:r w:rsidR="00554E4A">
        <w:rPr>
          <w:rFonts w:ascii="David" w:hAnsi="David" w:hint="cs"/>
          <w:sz w:val="32"/>
          <w:rtl/>
        </w:rPr>
        <w:t xml:space="preserve"> </w:t>
      </w:r>
      <w:r w:rsidR="00554E4A" w:rsidRPr="00554E4A">
        <w:rPr>
          <w:rStyle w:val="afffff0"/>
          <w:rFonts w:hint="cs"/>
          <w:rtl/>
        </w:rPr>
        <w:t>[ארבע]</w:t>
      </w:r>
      <w:r w:rsidRPr="00C35A2C">
        <w:rPr>
          <w:rFonts w:ascii="David" w:hAnsi="David"/>
          <w:sz w:val="32"/>
          <w:rtl/>
        </w:rPr>
        <w:t xml:space="preserve"> - מטמא בנגעים.</w:t>
      </w:r>
      <w:r w:rsidR="00554E4A">
        <w:rPr>
          <w:rFonts w:ascii="David" w:hAnsi="David" w:hint="cs"/>
          <w:sz w:val="32"/>
          <w:rtl/>
        </w:rPr>
        <w:t xml:space="preserve"> </w:t>
      </w:r>
      <w:r w:rsidRPr="00554E4A">
        <w:rPr>
          <w:rStyle w:val="affffe"/>
          <w:rFonts w:hint="cs"/>
          <w:rtl/>
        </w:rPr>
        <w:t>מדת</w:t>
      </w:r>
      <w:r w:rsidRPr="00554E4A">
        <w:rPr>
          <w:rStyle w:val="affffe"/>
          <w:rtl/>
        </w:rPr>
        <w:t>"</w:t>
      </w:r>
      <w:r w:rsidRPr="00554E4A">
        <w:rPr>
          <w:rStyle w:val="affffe"/>
          <w:rFonts w:hint="cs"/>
          <w:rtl/>
        </w:rPr>
        <w:t>ר</w:t>
      </w:r>
      <w:r w:rsidRPr="00554E4A">
        <w:rPr>
          <w:rStyle w:val="affffe"/>
          <w:rtl/>
        </w:rPr>
        <w:t>:</w:t>
      </w:r>
      <w:r w:rsidR="00554E4A">
        <w:rPr>
          <w:rStyle w:val="affffe"/>
          <w:rFonts w:hint="cs"/>
          <w:rtl/>
        </w:rPr>
        <w:t xml:space="preserve"> </w:t>
      </w:r>
      <w:r w:rsidRPr="00C35A2C">
        <w:rPr>
          <w:rFonts w:ascii="David" w:hAnsi="David"/>
          <w:sz w:val="32"/>
          <w:rtl/>
        </w:rPr>
        <w:t xml:space="preserve">למעלה אומר </w:t>
      </w:r>
      <w:r w:rsidRPr="00554E4A">
        <w:rPr>
          <w:rStyle w:val="affff8"/>
          <w:rtl/>
        </w:rPr>
        <w:t>קיר, קירות</w:t>
      </w:r>
      <w:r w:rsidRPr="00C35A2C">
        <w:rPr>
          <w:rFonts w:ascii="David" w:hAnsi="David"/>
          <w:sz w:val="32"/>
          <w:rtl/>
        </w:rPr>
        <w:t xml:space="preserve"> - שתים, למטה אומר </w:t>
      </w:r>
      <w:r w:rsidRPr="00554E4A">
        <w:rPr>
          <w:rStyle w:val="affff8"/>
          <w:rtl/>
        </w:rPr>
        <w:t>קיר, קירות</w:t>
      </w:r>
      <w:r w:rsidRPr="00C35A2C">
        <w:rPr>
          <w:rFonts w:ascii="David" w:hAnsi="David"/>
          <w:sz w:val="32"/>
          <w:rtl/>
        </w:rPr>
        <w:t xml:space="preserve"> שתים - הרי כאן ארבע.</w:t>
      </w:r>
    </w:p>
    <w:p w14:paraId="0253BAF5" w14:textId="1CF18F27" w:rsidR="00554E4A" w:rsidRPr="00554E4A" w:rsidRDefault="00554E4A" w:rsidP="00554E4A">
      <w:pPr>
        <w:pStyle w:val="36"/>
        <w:framePr w:wrap="notBeside"/>
        <w:rPr>
          <w:rtl/>
        </w:rPr>
      </w:pPr>
      <w:r>
        <w:rPr>
          <w:rFonts w:hint="cs"/>
          <w:rtl/>
        </w:rPr>
        <w:t>מעשה</w:t>
      </w:r>
    </w:p>
    <w:p w14:paraId="36392877" w14:textId="70EB81A7" w:rsidR="00554E4A" w:rsidRDefault="00554E4A" w:rsidP="00554E4A">
      <w:pPr>
        <w:rPr>
          <w:rFonts w:ascii="David" w:hAnsi="David"/>
          <w:sz w:val="32"/>
          <w:rtl/>
        </w:rPr>
      </w:pPr>
      <w:r w:rsidRPr="003D6886">
        <w:rPr>
          <w:rFonts w:ascii="David" w:hAnsi="David" w:hint="cs"/>
          <w:b/>
          <w:bCs/>
          <w:sz w:val="32"/>
          <w:rtl/>
        </w:rPr>
        <w:t xml:space="preserve">בשטר </w:t>
      </w:r>
      <w:r w:rsidR="00AC0AF5" w:rsidRPr="003D6886">
        <w:rPr>
          <w:rFonts w:ascii="David" w:hAnsi="David" w:hint="cs"/>
          <w:b/>
          <w:bCs/>
          <w:sz w:val="32"/>
          <w:rtl/>
        </w:rPr>
        <w:t>מקושר שבא לפני רבי</w:t>
      </w:r>
      <w:r w:rsidR="00AC0AF5" w:rsidRPr="00C35A2C">
        <w:rPr>
          <w:rFonts w:ascii="David" w:hAnsi="David" w:hint="cs"/>
          <w:sz w:val="32"/>
          <w:rtl/>
        </w:rPr>
        <w:t xml:space="preserve"> </w:t>
      </w:r>
      <w:r w:rsidR="00AC0AF5" w:rsidRPr="00554E4A">
        <w:rPr>
          <w:rStyle w:val="affffe"/>
          <w:rFonts w:hint="cs"/>
          <w:rtl/>
        </w:rPr>
        <w:t>ואמר רבי</w:t>
      </w:r>
      <w:r w:rsidR="00AC0AF5" w:rsidRPr="00C35A2C">
        <w:rPr>
          <w:rFonts w:ascii="David" w:hAnsi="David" w:hint="cs"/>
          <w:sz w:val="32"/>
          <w:rtl/>
        </w:rPr>
        <w:t xml:space="preserve"> אין זמן בזה, </w:t>
      </w:r>
      <w:r w:rsidR="00AC0AF5" w:rsidRPr="00554E4A">
        <w:rPr>
          <w:rStyle w:val="affffe"/>
          <w:rFonts w:hint="cs"/>
          <w:rtl/>
        </w:rPr>
        <w:t>וא</w:t>
      </w:r>
      <w:r w:rsidR="00AC0AF5" w:rsidRPr="00554E4A">
        <w:rPr>
          <w:rStyle w:val="affffe"/>
          <w:rtl/>
        </w:rPr>
        <w:t>"</w:t>
      </w:r>
      <w:r w:rsidR="00AC0AF5" w:rsidRPr="00554E4A">
        <w:rPr>
          <w:rStyle w:val="affffe"/>
          <w:rFonts w:hint="cs"/>
          <w:rtl/>
        </w:rPr>
        <w:t>ל ר</w:t>
      </w:r>
      <w:r w:rsidR="00AC0AF5" w:rsidRPr="00554E4A">
        <w:rPr>
          <w:rStyle w:val="affffe"/>
          <w:rtl/>
        </w:rPr>
        <w:t>"</w:t>
      </w:r>
      <w:r w:rsidR="00AC0AF5" w:rsidRPr="00554E4A">
        <w:rPr>
          <w:rStyle w:val="affffe"/>
          <w:rFonts w:hint="cs"/>
          <w:rtl/>
        </w:rPr>
        <w:t>ש בנו:</w:t>
      </w:r>
      <w:r w:rsidR="00AC0AF5" w:rsidRPr="00C35A2C">
        <w:rPr>
          <w:rFonts w:ascii="David" w:hAnsi="David" w:hint="cs"/>
          <w:sz w:val="32"/>
          <w:rtl/>
        </w:rPr>
        <w:t xml:space="preserve"> שמא בין קשריו מובלע, ופרמו וראה</w:t>
      </w:r>
      <w:r>
        <w:rPr>
          <w:rFonts w:ascii="David" w:hAnsi="David" w:hint="cs"/>
          <w:sz w:val="32"/>
          <w:rtl/>
        </w:rPr>
        <w:t xml:space="preserve">, שוב ראה </w:t>
      </w:r>
      <w:r w:rsidR="00AC0AF5" w:rsidRPr="00C35A2C">
        <w:rPr>
          <w:rFonts w:ascii="David" w:hAnsi="David"/>
          <w:sz w:val="32"/>
          <w:rtl/>
        </w:rPr>
        <w:t xml:space="preserve">רבי בבישות, </w:t>
      </w:r>
    </w:p>
    <w:p w14:paraId="619E7C0C" w14:textId="474B7E4D" w:rsidR="00AC0AF5" w:rsidRPr="00C35A2C" w:rsidRDefault="00AC0AF5" w:rsidP="00554E4A">
      <w:pPr>
        <w:rPr>
          <w:rFonts w:ascii="David" w:hAnsi="David"/>
          <w:sz w:val="32"/>
          <w:rtl/>
        </w:rPr>
      </w:pPr>
      <w:r w:rsidRPr="00554E4A">
        <w:rPr>
          <w:rStyle w:val="affffe"/>
          <w:rtl/>
        </w:rPr>
        <w:t>א"ל:</w:t>
      </w:r>
      <w:r w:rsidRPr="00C35A2C">
        <w:rPr>
          <w:rFonts w:ascii="David" w:hAnsi="David"/>
          <w:sz w:val="32"/>
          <w:rtl/>
        </w:rPr>
        <w:t xml:space="preserve"> לא</w:t>
      </w:r>
      <w:r w:rsidRPr="00C35A2C">
        <w:rPr>
          <w:rFonts w:ascii="David" w:hAnsi="David" w:hint="cs"/>
          <w:sz w:val="32"/>
          <w:rtl/>
        </w:rPr>
        <w:t xml:space="preserve"> אני כתבתי </w:t>
      </w:r>
      <w:r w:rsidRPr="00554E4A">
        <w:rPr>
          <w:rStyle w:val="affffe"/>
          <w:rFonts w:hint="cs"/>
          <w:rtl/>
        </w:rPr>
        <w:t>אלא ר</w:t>
      </w:r>
      <w:r w:rsidRPr="00554E4A">
        <w:rPr>
          <w:rStyle w:val="affffe"/>
          <w:rtl/>
        </w:rPr>
        <w:t>"</w:t>
      </w:r>
      <w:r w:rsidRPr="00554E4A">
        <w:rPr>
          <w:rStyle w:val="affffe"/>
          <w:rFonts w:hint="cs"/>
          <w:rtl/>
        </w:rPr>
        <w:t>י חייטא כתבו,</w:t>
      </w:r>
      <w:r w:rsidRPr="00C35A2C">
        <w:rPr>
          <w:rFonts w:ascii="David" w:hAnsi="David" w:hint="cs"/>
          <w:sz w:val="32"/>
          <w:rtl/>
        </w:rPr>
        <w:t xml:space="preserve">  </w:t>
      </w:r>
      <w:r w:rsidRPr="00554E4A">
        <w:rPr>
          <w:rStyle w:val="affffe"/>
          <w:rtl/>
        </w:rPr>
        <w:t>א"ל:</w:t>
      </w:r>
      <w:r w:rsidRPr="00C35A2C">
        <w:rPr>
          <w:rFonts w:ascii="David" w:hAnsi="David"/>
          <w:sz w:val="32"/>
          <w:rtl/>
        </w:rPr>
        <w:t xml:space="preserve"> כלך מלשון הרע הזה.</w:t>
      </w:r>
    </w:p>
    <w:p w14:paraId="00700D91" w14:textId="77777777" w:rsidR="00554E4A" w:rsidRPr="00554E4A" w:rsidRDefault="00554E4A" w:rsidP="00554E4A">
      <w:pPr>
        <w:pStyle w:val="36"/>
        <w:framePr w:wrap="notBeside"/>
        <w:rPr>
          <w:rtl/>
        </w:rPr>
      </w:pPr>
      <w:r w:rsidRPr="00554E4A">
        <w:rPr>
          <w:rFonts w:hint="cs"/>
          <w:rtl/>
        </w:rPr>
        <w:t>וכן</w:t>
      </w:r>
    </w:p>
    <w:p w14:paraId="2FD9A4C0" w14:textId="26DDBAC6" w:rsidR="002F02B9" w:rsidRDefault="00AC0AF5" w:rsidP="002F02B9">
      <w:pPr>
        <w:rPr>
          <w:rFonts w:ascii="David" w:hAnsi="David"/>
          <w:sz w:val="32"/>
          <w:rtl/>
        </w:rPr>
      </w:pPr>
      <w:r>
        <w:rPr>
          <w:rFonts w:hint="cs"/>
          <w:rtl/>
        </w:rPr>
        <w:t xml:space="preserve">פעמים </w:t>
      </w:r>
      <w:r w:rsidRPr="00C35A2C">
        <w:rPr>
          <w:rFonts w:hint="cs"/>
          <w:rtl/>
        </w:rPr>
        <w:t xml:space="preserve">ישב לפניו ופסיק סדרא דתהילים </w:t>
      </w:r>
      <w:r w:rsidRPr="00554E4A">
        <w:rPr>
          <w:rStyle w:val="affffe"/>
          <w:rtl/>
        </w:rPr>
        <w:t>אמר רבי:</w:t>
      </w:r>
      <w:r w:rsidRPr="00C35A2C">
        <w:rPr>
          <w:rtl/>
        </w:rPr>
        <w:t xml:space="preserve"> כמה מיושר כתב זה, </w:t>
      </w:r>
      <w:r w:rsidRPr="00554E4A">
        <w:rPr>
          <w:rStyle w:val="affffe"/>
          <w:rtl/>
        </w:rPr>
        <w:t>א</w:t>
      </w:r>
      <w:r w:rsidRPr="00554E4A">
        <w:rPr>
          <w:rStyle w:val="affffe"/>
          <w:rFonts w:hint="cs"/>
          <w:rtl/>
        </w:rPr>
        <w:t>"ל</w:t>
      </w:r>
      <w:r w:rsidRPr="00554E4A">
        <w:rPr>
          <w:rStyle w:val="affffe"/>
          <w:rtl/>
        </w:rPr>
        <w:t>:</w:t>
      </w:r>
      <w:r w:rsidRPr="00C35A2C">
        <w:rPr>
          <w:rtl/>
        </w:rPr>
        <w:t xml:space="preserve"> </w:t>
      </w:r>
      <w:r w:rsidRPr="00C35A2C">
        <w:rPr>
          <w:rFonts w:hint="cs"/>
          <w:rtl/>
        </w:rPr>
        <w:t xml:space="preserve">לא אני כתבתי אלא </w:t>
      </w:r>
      <w:r w:rsidRPr="00C35A2C">
        <w:rPr>
          <w:rtl/>
        </w:rPr>
        <w:t>יהודה חייטא.</w:t>
      </w:r>
      <w:r w:rsidR="00554E4A">
        <w:rPr>
          <w:rStyle w:val="affffe"/>
          <w:rFonts w:hint="cs"/>
          <w:rtl/>
        </w:rPr>
        <w:t xml:space="preserve"> </w:t>
      </w:r>
      <w:r w:rsidRPr="00554E4A">
        <w:rPr>
          <w:rStyle w:val="affffe"/>
          <w:rtl/>
        </w:rPr>
        <w:t>א"ל:</w:t>
      </w:r>
      <w:r w:rsidRPr="00C35A2C">
        <w:rPr>
          <w:rFonts w:ascii="David" w:hAnsi="David"/>
          <w:sz w:val="32"/>
          <w:rtl/>
        </w:rPr>
        <w:t xml:space="preserve"> כלך מלשון הרע הזה.</w:t>
      </w:r>
      <w:r w:rsidR="00554E4A">
        <w:rPr>
          <w:rFonts w:ascii="David" w:hAnsi="David" w:hint="cs"/>
          <w:sz w:val="32"/>
          <w:rtl/>
        </w:rPr>
        <w:t xml:space="preserve"> </w:t>
      </w:r>
      <w:r w:rsidRPr="00554E4A">
        <w:rPr>
          <w:rStyle w:val="afffff0"/>
          <w:rFonts w:hint="cs"/>
          <w:rtl/>
        </w:rPr>
        <w:t>[שהיה לך לומר רק שלא אתה כתבתו]</w:t>
      </w:r>
      <w:r w:rsidR="00554E4A">
        <w:rPr>
          <w:rStyle w:val="afffff0"/>
          <w:rFonts w:hint="cs"/>
          <w:rtl/>
        </w:rPr>
        <w:t xml:space="preserve"> </w:t>
      </w:r>
      <w:r w:rsidRPr="00C35A2C">
        <w:rPr>
          <w:rFonts w:ascii="David" w:hAnsi="David" w:hint="cs"/>
          <w:sz w:val="32"/>
          <w:rtl/>
        </w:rPr>
        <w:t>ול</w:t>
      </w:r>
      <w:r w:rsidR="002F02B9">
        <w:rPr>
          <w:rFonts w:ascii="David" w:hAnsi="David" w:hint="cs"/>
          <w:sz w:val="32"/>
          <w:rtl/>
        </w:rPr>
        <w:t>שון הרע הוא!-</w:t>
      </w:r>
    </w:p>
    <w:p w14:paraId="16D1FCA2" w14:textId="5CFD8575" w:rsidR="002F02B9" w:rsidRPr="002F02B9" w:rsidRDefault="002F02B9" w:rsidP="002F02B9">
      <w:pPr>
        <w:pStyle w:val="36"/>
        <w:framePr w:wrap="notBeside"/>
        <w:rPr>
          <w:rtl/>
        </w:rPr>
      </w:pPr>
      <w:r w:rsidRPr="002F02B9">
        <w:rPr>
          <w:rtl/>
        </w:rPr>
        <w:t>◄</w:t>
      </w:r>
      <w:r w:rsidR="00AC0AF5" w:rsidRPr="002F02B9">
        <w:rPr>
          <w:rFonts w:hint="cs"/>
          <w:rtl/>
        </w:rPr>
        <w:t>כר</w:t>
      </w:r>
      <w:r w:rsidR="00AC0AF5" w:rsidRPr="002F02B9">
        <w:rPr>
          <w:rtl/>
        </w:rPr>
        <w:t>"</w:t>
      </w:r>
      <w:r w:rsidR="00AC0AF5" w:rsidRPr="002F02B9">
        <w:rPr>
          <w:rFonts w:hint="cs"/>
          <w:rtl/>
        </w:rPr>
        <w:t>ד</w:t>
      </w:r>
      <w:r w:rsidR="00AC0AF5" w:rsidRPr="002F02B9">
        <w:rPr>
          <w:rtl/>
        </w:rPr>
        <w:t>:</w:t>
      </w:r>
    </w:p>
    <w:p w14:paraId="4528511B" w14:textId="298A9A3F" w:rsidR="00AC0AF5" w:rsidRPr="00C35A2C" w:rsidRDefault="00554E4A" w:rsidP="00554E4A">
      <w:pPr>
        <w:spacing w:after="60"/>
        <w:rPr>
          <w:rFonts w:ascii="David" w:hAnsi="David"/>
          <w:sz w:val="32"/>
          <w:rtl/>
        </w:rPr>
      </w:pPr>
      <w:r>
        <w:rPr>
          <w:rFonts w:ascii="David" w:hAnsi="David" w:hint="cs"/>
          <w:sz w:val="32"/>
          <w:rtl/>
        </w:rPr>
        <w:t>ד</w:t>
      </w:r>
      <w:r w:rsidR="00AC0AF5" w:rsidRPr="00C35A2C">
        <w:rPr>
          <w:rFonts w:ascii="David" w:hAnsi="David"/>
          <w:sz w:val="32"/>
          <w:rtl/>
        </w:rPr>
        <w:t>אל יספר בטובתו של חבירו, שמתוך טובתו בא לידי רעתו.</w:t>
      </w:r>
    </w:p>
    <w:p w14:paraId="351CF2B5" w14:textId="7162ED9C" w:rsidR="00554E4A" w:rsidRPr="00554E4A" w:rsidRDefault="00554E4A" w:rsidP="00554E4A">
      <w:pPr>
        <w:pStyle w:val="36"/>
        <w:framePr w:wrap="notBeside"/>
        <w:rPr>
          <w:rtl/>
        </w:rPr>
      </w:pPr>
      <w:r>
        <w:rPr>
          <w:rFonts w:hint="cs"/>
          <w:rtl/>
        </w:rPr>
        <w:t>ר"ע</w:t>
      </w:r>
      <w:r w:rsidR="00AC0AF5" w:rsidRPr="00554E4A">
        <w:rPr>
          <w:rFonts w:hint="cs"/>
          <w:rtl/>
        </w:rPr>
        <w:t xml:space="preserve"> מ</w:t>
      </w:r>
      <w:r w:rsidR="00AC0AF5" w:rsidRPr="00554E4A">
        <w:rPr>
          <w:rtl/>
        </w:rPr>
        <w:t>רב</w:t>
      </w:r>
    </w:p>
    <w:p w14:paraId="24DC3F6D" w14:textId="77777777" w:rsidR="002F02B9" w:rsidRDefault="00AC0AF5" w:rsidP="00554E4A">
      <w:pPr>
        <w:rPr>
          <w:rFonts w:ascii="David" w:hAnsi="David"/>
          <w:sz w:val="32"/>
          <w:rtl/>
        </w:rPr>
      </w:pPr>
      <w:r w:rsidRPr="00554E4A">
        <w:rPr>
          <w:rFonts w:ascii="David" w:hAnsi="David"/>
          <w:b/>
          <w:bCs/>
          <w:sz w:val="32"/>
          <w:rtl/>
        </w:rPr>
        <w:t>שלש עבירות אין אדם ניצול מהן בכל יום:</w:t>
      </w:r>
      <w:r w:rsidRPr="00C35A2C">
        <w:rPr>
          <w:rFonts w:ascii="David" w:hAnsi="David"/>
          <w:sz w:val="32"/>
          <w:rtl/>
        </w:rPr>
        <w:t xml:space="preserve"> </w:t>
      </w:r>
    </w:p>
    <w:p w14:paraId="72765391" w14:textId="1155D515" w:rsidR="00AC0AF5" w:rsidRDefault="00AC0AF5" w:rsidP="00554E4A">
      <w:pPr>
        <w:rPr>
          <w:rFonts w:ascii="David" w:hAnsi="David"/>
          <w:sz w:val="32"/>
          <w:rtl/>
        </w:rPr>
      </w:pPr>
      <w:r w:rsidRPr="00C35A2C">
        <w:rPr>
          <w:rFonts w:ascii="David" w:hAnsi="David"/>
          <w:sz w:val="32"/>
          <w:rtl/>
        </w:rPr>
        <w:t>הרהור עבירה, ועיון תפלה, ואבק לשון הרע.</w:t>
      </w:r>
    </w:p>
    <w:p w14:paraId="3187CA17" w14:textId="796EBDE9" w:rsidR="00554E4A" w:rsidRPr="00554E4A" w:rsidRDefault="002F02B9" w:rsidP="00554E4A">
      <w:pPr>
        <w:pStyle w:val="36"/>
        <w:framePr w:wrap="notBeside"/>
        <w:rPr>
          <w:rtl/>
        </w:rPr>
      </w:pPr>
      <w:r w:rsidRPr="002F02B9">
        <w:rPr>
          <w:rtl/>
        </w:rPr>
        <w:t>◄</w:t>
      </w:r>
      <w:r w:rsidR="00554E4A">
        <w:rPr>
          <w:rFonts w:hint="cs"/>
          <w:rtl/>
        </w:rPr>
        <w:t>ר''י מרב</w:t>
      </w:r>
      <w:r w:rsidR="00AC0AF5" w:rsidRPr="00554E4A">
        <w:rPr>
          <w:rtl/>
        </w:rPr>
        <w:t>:</w:t>
      </w:r>
    </w:p>
    <w:p w14:paraId="4070E21A" w14:textId="2F018423" w:rsidR="00AC0AF5" w:rsidRPr="00C35A2C" w:rsidRDefault="00AC0AF5" w:rsidP="00AC0AF5">
      <w:pPr>
        <w:rPr>
          <w:rFonts w:ascii="David" w:hAnsi="David"/>
          <w:sz w:val="32"/>
          <w:rtl/>
        </w:rPr>
      </w:pPr>
      <w:r w:rsidRPr="00C35A2C">
        <w:rPr>
          <w:rFonts w:ascii="David" w:hAnsi="David"/>
          <w:sz w:val="32"/>
          <w:rtl/>
        </w:rPr>
        <w:t>רוב בגזל, ומיעוט בעריות, והכל ב</w:t>
      </w:r>
      <w:r w:rsidRPr="00C35A2C">
        <w:rPr>
          <w:rFonts w:ascii="David" w:hAnsi="David" w:hint="cs"/>
          <w:sz w:val="32"/>
          <w:rtl/>
        </w:rPr>
        <w:t xml:space="preserve">אבק </w:t>
      </w:r>
      <w:r w:rsidRPr="00C35A2C">
        <w:rPr>
          <w:rFonts w:ascii="David" w:hAnsi="David"/>
          <w:sz w:val="32"/>
          <w:rtl/>
        </w:rPr>
        <w:t>לשון הרע.</w:t>
      </w:r>
    </w:p>
    <w:p w14:paraId="459EE62C" w14:textId="759DABB4" w:rsidR="00AC0AF5" w:rsidRDefault="001B450D" w:rsidP="00AC0AF5">
      <w:pPr>
        <w:pStyle w:val="aff9"/>
        <w:rPr>
          <w:del w:id="90182" w:author="מנוע עיצוב" w:date="2026-10-08T11:01:28Z"/>
          <w:rtl/>
        </w:rPr>
      </w:pPr>
      <w:del w:id="90181" w:author="מנוע עיצוב" w:date="2026-10-08T11:01:28Z">
        <w:r w:rsidRPr="001B450D">
          <w:rPr>
            <w:rFonts w:hint="cs"/>
            <w:rtl/>
          </w:rPr>
          <w:delText xml:space="preserve">***</w:delText>
        </w:r>
      </w:del>
    </w:p>
    <w:p w14:paraId="6B0DD2BC" w14:textId="0D91108F" w:rsidR="00071610" w:rsidRPr="001B450D" w:rsidRDefault="00071610" w:rsidP="00071610">
      <w:pPr>
        <w:pStyle w:val="affe"/>
        <w:framePr w:wrap="around"/>
        <w:rPr>
          <w:rtl/>
        </w:rPr>
      </w:pPr>
      <w:r>
        <w:rPr>
          <w:rFonts w:hint="cs"/>
          <w:rtl/>
        </w:rPr>
        <w:t>קסה.</w:t>
      </w:r>
    </w:p>
    <w:p w14:paraId="7BF100F2" w14:textId="77777777" w:rsidR="00AC0AF5" w:rsidRPr="00801934" w:rsidRDefault="00AC0AF5" w:rsidP="00AF2FEB">
      <w:pPr>
        <w:pStyle w:val="afffb"/>
        <w:rPr>
          <w:rtl/>
        </w:rPr>
      </w:pPr>
      <w:ins w:id="9974" w:author="מספור קטעי משנה" w:date="2026-10-06T06:44:59Z">
        <w:r>
          <w:rPr>
            <w:rStyle w:val="MisparKeta"/>
          </w:rPr>
          <w:t xml:space="preserve">א. </w:t>
        </w:r>
      </w:ins>
      <w:r w:rsidRPr="00801934">
        <w:rPr>
          <w:rtl/>
        </w:rPr>
        <w:t>רשב"ג אומר: הכל כמנהג המדינה.</w:t>
      </w:r>
    </w:p>
    <w:p w14:paraId="4FAAFE17" w14:textId="77777777" w:rsidR="003D6886" w:rsidRPr="003D6886" w:rsidRDefault="00AC0AF5" w:rsidP="003D6886">
      <w:pPr>
        <w:pStyle w:val="36"/>
        <w:framePr w:wrap="notBeside"/>
        <w:rPr>
          <w:rtl/>
        </w:rPr>
      </w:pPr>
      <w:r w:rsidRPr="003D6886">
        <w:rPr>
          <w:rFonts w:hint="cs"/>
          <w:rtl/>
        </w:rPr>
        <w:t>ולת</w:t>
      </w:r>
      <w:r w:rsidRPr="003D6886">
        <w:rPr>
          <w:rtl/>
        </w:rPr>
        <w:t>"</w:t>
      </w:r>
      <w:r w:rsidRPr="003D6886">
        <w:rPr>
          <w:rFonts w:hint="cs"/>
          <w:rtl/>
        </w:rPr>
        <w:t>ק</w:t>
      </w:r>
    </w:p>
    <w:p w14:paraId="0989353E" w14:textId="77777777" w:rsidR="002F02B9" w:rsidRDefault="00AC0AF5" w:rsidP="00AC0AF5">
      <w:pPr>
        <w:rPr>
          <w:rtl/>
        </w:rPr>
      </w:pPr>
      <w:r w:rsidRPr="00C35A2C">
        <w:rPr>
          <w:rFonts w:hint="cs"/>
          <w:rtl/>
        </w:rPr>
        <w:t xml:space="preserve">אין מנהג המדינה </w:t>
      </w:r>
    </w:p>
    <w:p w14:paraId="5B278DEB" w14:textId="77777777" w:rsidR="002F02B9" w:rsidRPr="002F02B9" w:rsidRDefault="00AC0AF5" w:rsidP="002F02B9">
      <w:pPr>
        <w:pStyle w:val="36"/>
        <w:framePr w:wrap="notBeside"/>
        <w:rPr>
          <w:rtl/>
        </w:rPr>
      </w:pPr>
      <w:r w:rsidRPr="002F02B9">
        <w:rPr>
          <w:rFonts w:hint="cs"/>
          <w:rtl/>
        </w:rPr>
        <w:t>וכרב אשי</w:t>
      </w:r>
      <w:r w:rsidRPr="002F02B9">
        <w:rPr>
          <w:rtl/>
        </w:rPr>
        <w:t xml:space="preserve">: </w:t>
      </w:r>
    </w:p>
    <w:p w14:paraId="67BE3162" w14:textId="17DDAD27" w:rsidR="00AC0AF5" w:rsidRPr="00C35A2C" w:rsidRDefault="002F02B9" w:rsidP="00AC0AF5">
      <w:pPr>
        <w:rPr>
          <w:rtl/>
        </w:rPr>
      </w:pPr>
      <w:r>
        <w:rPr>
          <w:rFonts w:hint="cs"/>
          <w:rtl/>
        </w:rPr>
        <w:t>במקום שנוהגים ב</w:t>
      </w:r>
      <w:r w:rsidR="00AC0AF5" w:rsidRPr="00C35A2C">
        <w:rPr>
          <w:rtl/>
        </w:rPr>
        <w:t xml:space="preserve">פשוט </w:t>
      </w:r>
      <w:r w:rsidR="00AC0AF5" w:rsidRPr="003D6886">
        <w:rPr>
          <w:rStyle w:val="affffe"/>
          <w:rtl/>
        </w:rPr>
        <w:t>ו</w:t>
      </w:r>
      <w:r>
        <w:rPr>
          <w:rStyle w:val="affffe"/>
          <w:rFonts w:hint="cs"/>
          <w:rtl/>
        </w:rPr>
        <w:t>ביקש:</w:t>
      </w:r>
      <w:r w:rsidR="00AC0AF5" w:rsidRPr="00C35A2C">
        <w:rPr>
          <w:rtl/>
        </w:rPr>
        <w:t xml:space="preserve"> פשוט, </w:t>
      </w:r>
      <w:r w:rsidR="003D6886" w:rsidRPr="002F02B9">
        <w:rPr>
          <w:rStyle w:val="affffe"/>
          <w:rFonts w:hint="cs"/>
          <w:rtl/>
        </w:rPr>
        <w:t>ועשה לו</w:t>
      </w:r>
      <w:r w:rsidR="003D6886">
        <w:rPr>
          <w:rFonts w:hint="cs"/>
          <w:rtl/>
        </w:rPr>
        <w:t xml:space="preserve"> מקושר</w:t>
      </w:r>
      <w:r>
        <w:rPr>
          <w:rFonts w:hint="cs"/>
          <w:rtl/>
        </w:rPr>
        <w:t xml:space="preserve"> - מקפיד</w:t>
      </w:r>
      <w:r w:rsidR="00AC0AF5" w:rsidRPr="00C35A2C">
        <w:rPr>
          <w:rtl/>
        </w:rPr>
        <w:t>.</w:t>
      </w:r>
    </w:p>
    <w:p w14:paraId="067964FB" w14:textId="74680197" w:rsidR="00AC0AF5" w:rsidRPr="00C35A2C" w:rsidRDefault="002F02B9" w:rsidP="00AC0AF5">
      <w:pPr>
        <w:rPr>
          <w:rFonts w:ascii="David" w:hAnsi="David"/>
          <w:sz w:val="32"/>
          <w:rtl/>
        </w:rPr>
      </w:pPr>
      <w:r>
        <w:rPr>
          <w:rFonts w:ascii="David" w:hAnsi="David" w:hint="cs"/>
          <w:sz w:val="32"/>
          <w:rtl/>
        </w:rPr>
        <w:t xml:space="preserve">במקום </w:t>
      </w:r>
      <w:r w:rsidR="00AC0AF5" w:rsidRPr="00C35A2C">
        <w:rPr>
          <w:rFonts w:ascii="David" w:hAnsi="David"/>
          <w:sz w:val="32"/>
          <w:rtl/>
        </w:rPr>
        <w:t>נהג</w:t>
      </w:r>
      <w:r>
        <w:rPr>
          <w:rFonts w:ascii="David" w:hAnsi="David" w:hint="cs"/>
          <w:sz w:val="32"/>
          <w:rtl/>
        </w:rPr>
        <w:t>ו</w:t>
      </w:r>
      <w:r w:rsidR="00AC0AF5" w:rsidRPr="00C35A2C">
        <w:rPr>
          <w:rFonts w:ascii="David" w:hAnsi="David"/>
          <w:sz w:val="32"/>
          <w:rtl/>
        </w:rPr>
        <w:t xml:space="preserve"> מקושר, </w:t>
      </w:r>
      <w:r w:rsidR="00AC0AF5" w:rsidRPr="003D6886">
        <w:rPr>
          <w:rStyle w:val="affffe"/>
          <w:rtl/>
        </w:rPr>
        <w:t>ו</w:t>
      </w:r>
      <w:r>
        <w:rPr>
          <w:rStyle w:val="affffe"/>
          <w:rFonts w:hint="cs"/>
          <w:rtl/>
        </w:rPr>
        <w:t xml:space="preserve">ביקש:  </w:t>
      </w:r>
      <w:r w:rsidR="00AC0AF5" w:rsidRPr="00C35A2C">
        <w:rPr>
          <w:rFonts w:ascii="David" w:hAnsi="David"/>
          <w:sz w:val="32"/>
          <w:rtl/>
        </w:rPr>
        <w:t>מקושר,</w:t>
      </w:r>
      <w:r>
        <w:rPr>
          <w:rStyle w:val="affffe"/>
          <w:rFonts w:hint="cs"/>
          <w:rtl/>
        </w:rPr>
        <w:t xml:space="preserve">   </w:t>
      </w:r>
      <w:r w:rsidR="003D6886" w:rsidRPr="002F02B9">
        <w:rPr>
          <w:rStyle w:val="affffe"/>
          <w:rFonts w:hint="cs"/>
          <w:rtl/>
        </w:rPr>
        <w:t>ועשה לו</w:t>
      </w:r>
      <w:r w:rsidR="003D6886">
        <w:rPr>
          <w:rFonts w:ascii="David" w:hAnsi="David" w:hint="cs"/>
          <w:sz w:val="32"/>
          <w:rtl/>
        </w:rPr>
        <w:t xml:space="preserve"> </w:t>
      </w:r>
      <w:r w:rsidR="00AC0AF5" w:rsidRPr="00C35A2C">
        <w:rPr>
          <w:rFonts w:ascii="David" w:hAnsi="David"/>
          <w:sz w:val="32"/>
          <w:rtl/>
        </w:rPr>
        <w:t xml:space="preserve">פשוט - </w:t>
      </w:r>
      <w:r>
        <w:rPr>
          <w:rFonts w:ascii="David" w:hAnsi="David" w:hint="cs"/>
          <w:sz w:val="32"/>
          <w:rtl/>
        </w:rPr>
        <w:t>מ</w:t>
      </w:r>
      <w:r w:rsidR="00AC0AF5" w:rsidRPr="00C35A2C">
        <w:rPr>
          <w:rFonts w:ascii="David" w:hAnsi="David"/>
          <w:sz w:val="32"/>
          <w:rtl/>
        </w:rPr>
        <w:t>קפיד.</w:t>
      </w:r>
    </w:p>
    <w:p w14:paraId="0DA3887B" w14:textId="77777777" w:rsidR="003D6886" w:rsidRPr="003D6886" w:rsidRDefault="00AC0AF5" w:rsidP="003D6886">
      <w:pPr>
        <w:pStyle w:val="36"/>
        <w:framePr w:wrap="notBeside"/>
        <w:rPr>
          <w:rtl/>
        </w:rPr>
      </w:pPr>
      <w:r w:rsidRPr="003D6886">
        <w:rPr>
          <w:rFonts w:hint="cs"/>
          <w:rtl/>
        </w:rPr>
        <w:t>ו</w:t>
      </w:r>
      <w:r w:rsidR="00AD221F" w:rsidRPr="003D6886">
        <w:rPr>
          <w:rFonts w:hint="cs"/>
          <w:rtl/>
        </w:rPr>
        <w:t>חלקו</w:t>
      </w:r>
    </w:p>
    <w:p w14:paraId="7A23A5A1" w14:textId="1B2779B6" w:rsidR="00AC0AF5" w:rsidRDefault="003D6886" w:rsidP="00AC0AF5">
      <w:pPr>
        <w:rPr>
          <w:rFonts w:ascii="David" w:hAnsi="David"/>
          <w:sz w:val="32"/>
          <w:rtl/>
        </w:rPr>
      </w:pPr>
      <w:r>
        <w:rPr>
          <w:rFonts w:ascii="David" w:hAnsi="David" w:hint="cs"/>
          <w:sz w:val="32"/>
          <w:rtl/>
        </w:rPr>
        <w:t xml:space="preserve">במקום </w:t>
      </w:r>
      <w:r w:rsidR="00AC0AF5" w:rsidRPr="00C35A2C">
        <w:rPr>
          <w:rFonts w:ascii="David" w:hAnsi="David"/>
          <w:sz w:val="32"/>
          <w:rtl/>
        </w:rPr>
        <w:t xml:space="preserve">דנהיגי בפשוט ומקושר, </w:t>
      </w:r>
      <w:r w:rsidR="002F02B9">
        <w:rPr>
          <w:rStyle w:val="affffe"/>
          <w:rFonts w:hint="cs"/>
          <w:rtl/>
        </w:rPr>
        <w:t xml:space="preserve">וביקש </w:t>
      </w:r>
      <w:r w:rsidR="00AC0AF5" w:rsidRPr="00C35A2C">
        <w:rPr>
          <w:rFonts w:ascii="David" w:hAnsi="David"/>
          <w:sz w:val="32"/>
          <w:rtl/>
        </w:rPr>
        <w:t xml:space="preserve">פשוט, </w:t>
      </w:r>
      <w:r w:rsidRPr="002F02B9">
        <w:rPr>
          <w:rStyle w:val="affffe"/>
          <w:rFonts w:hint="cs"/>
          <w:rtl/>
        </w:rPr>
        <w:t>ועשה לו</w:t>
      </w:r>
      <w:r>
        <w:rPr>
          <w:rFonts w:ascii="David" w:hAnsi="David" w:hint="cs"/>
          <w:sz w:val="32"/>
          <w:rtl/>
        </w:rPr>
        <w:t xml:space="preserve"> </w:t>
      </w:r>
      <w:r w:rsidR="00AC0AF5" w:rsidRPr="00C35A2C">
        <w:rPr>
          <w:rFonts w:ascii="David" w:hAnsi="David"/>
          <w:sz w:val="32"/>
          <w:rtl/>
        </w:rPr>
        <w:t>מקושר</w:t>
      </w:r>
    </w:p>
    <w:p w14:paraId="44961763" w14:textId="77777777" w:rsidR="00AC0AF5" w:rsidRPr="00C35A2C" w:rsidRDefault="00AC0AF5" w:rsidP="003D6886">
      <w:pPr>
        <w:spacing w:after="60"/>
        <w:rPr>
          <w:rFonts w:ascii="David" w:hAnsi="David"/>
          <w:sz w:val="32"/>
          <w:rtl/>
        </w:rPr>
      </w:pPr>
      <w:r w:rsidRPr="002F02B9">
        <w:rPr>
          <w:rStyle w:val="affffe"/>
          <w:rtl/>
        </w:rPr>
        <w:t>- מר סבר:</w:t>
      </w:r>
      <w:r w:rsidRPr="00C35A2C">
        <w:rPr>
          <w:rFonts w:ascii="David" w:hAnsi="David"/>
          <w:sz w:val="32"/>
          <w:rtl/>
        </w:rPr>
        <w:t xml:space="preserve"> קפידא, </w:t>
      </w:r>
      <w:r w:rsidRPr="002F02B9">
        <w:rPr>
          <w:rStyle w:val="affffe"/>
          <w:rtl/>
        </w:rPr>
        <w:t>ומר סבר:</w:t>
      </w:r>
      <w:r w:rsidRPr="00C35A2C">
        <w:rPr>
          <w:rFonts w:ascii="David" w:hAnsi="David"/>
          <w:sz w:val="32"/>
          <w:rtl/>
        </w:rPr>
        <w:t xml:space="preserve"> מראה מקום הוא לו.</w:t>
      </w:r>
    </w:p>
    <w:p w14:paraId="3CD15CD8" w14:textId="77777777" w:rsidR="003D6886" w:rsidRPr="003D6886" w:rsidRDefault="00AC0AF5" w:rsidP="003D6886">
      <w:pPr>
        <w:pStyle w:val="36"/>
        <w:framePr w:wrap="notBeside"/>
        <w:rPr>
          <w:rtl/>
        </w:rPr>
      </w:pPr>
      <w:r w:rsidRPr="003D6886">
        <w:rPr>
          <w:rtl/>
        </w:rPr>
        <w:t>אמר אביי:</w:t>
      </w:r>
    </w:p>
    <w:p w14:paraId="4D0BFB38" w14:textId="103F434C" w:rsidR="00AC0AF5" w:rsidRPr="00C35A2C" w:rsidRDefault="00AC0AF5" w:rsidP="00AC0AF5">
      <w:pPr>
        <w:rPr>
          <w:rFonts w:ascii="David" w:hAnsi="David"/>
          <w:sz w:val="32"/>
          <w:rtl/>
        </w:rPr>
      </w:pPr>
      <w:r>
        <w:rPr>
          <w:rStyle w:val="affffe"/>
          <w:rFonts w:ascii="David" w:hAnsi="David"/>
          <w:sz w:val="32"/>
          <w:rtl/>
          <w:rPrChange w:id="9529" w:author="מנוע אמוראים" w:date="2026-10-05T16:41:09Z">
            <w:rPr>
              <w:rFonts w:ascii="David" w:hAnsi="David"/>
              <w:sz w:val="32"/>
              <w:rtl/>
            </w:rPr>
          </w:rPrChange>
        </w:rPr>
        <w:t xml:space="preserve">רשב"ג</w:t>
      </w:r>
      <w:r>
        <w:rPr>
          <w:rFonts w:ascii="David" w:hAnsi="David"/>
          <w:sz w:val="32"/>
          <w:rtl/>
        </w:rPr>
        <w:t xml:space="preserve"> </w:t>
      </w:r>
      <w:r>
        <w:rPr>
          <w:rStyle w:val="affffe"/>
          <w:rFonts w:ascii="David" w:hAnsi="David"/>
          <w:sz w:val="32"/>
          <w:rtl/>
          <w:rPrChange w:id="9530" w:author="מנוע אמוראים" w:date="2026-10-05T16:41:09Z">
            <w:rPr>
              <w:rFonts w:ascii="David" w:hAnsi="David"/>
              <w:sz w:val="32"/>
              <w:rtl/>
            </w:rPr>
          </w:rPrChange>
        </w:rPr>
        <w:t xml:space="preserve">ור"ש</w:t>
      </w:r>
      <w:r>
        <w:rPr>
          <w:rFonts w:ascii="David" w:hAnsi="David"/>
          <w:sz w:val="32"/>
          <w:rtl/>
        </w:rPr>
        <w:t xml:space="preserve"> ור</w:t>
      </w:r>
      <w:r w:rsidRPr="00F10693">
        <w:rPr>
          <w:rtl/>
        </w:rPr>
        <w:t xml:space="preserve">' </w:t>
      </w:r>
      <w:r w:rsidRPr="00C35A2C">
        <w:rPr>
          <w:rFonts w:ascii="David" w:hAnsi="David"/>
          <w:sz w:val="32"/>
          <w:rtl/>
        </w:rPr>
        <w:t xml:space="preserve">אלעזר, </w:t>
      </w:r>
      <w:r w:rsidRPr="003D6886">
        <w:rPr>
          <w:rStyle w:val="affffe"/>
          <w:rtl/>
        </w:rPr>
        <w:t>כולהו סבירא להו:</w:t>
      </w:r>
      <w:r w:rsidRPr="00C35A2C">
        <w:rPr>
          <w:rFonts w:ascii="David" w:hAnsi="David"/>
          <w:sz w:val="32"/>
          <w:rtl/>
        </w:rPr>
        <w:t xml:space="preserve"> מראה מקום הוא לו.</w:t>
      </w:r>
    </w:p>
    <w:p w14:paraId="7F991C60" w14:textId="77777777" w:rsidR="003D6886" w:rsidRPr="003D6886" w:rsidRDefault="00AC0AF5" w:rsidP="003D6886">
      <w:pPr>
        <w:pStyle w:val="36"/>
        <w:framePr w:wrap="notBeside"/>
        <w:rPr>
          <w:rtl/>
        </w:rPr>
      </w:pPr>
      <w:r w:rsidRPr="003D6886">
        <w:rPr>
          <w:rtl/>
        </w:rPr>
        <w:t xml:space="preserve">רשב"ג - </w:t>
      </w:r>
    </w:p>
    <w:p w14:paraId="5FB16D68" w14:textId="534455B6" w:rsidR="00AC0AF5" w:rsidRPr="00C35A2C" w:rsidRDefault="00AC0AF5" w:rsidP="00AC0AF5">
      <w:pPr>
        <w:rPr>
          <w:rFonts w:ascii="David" w:hAnsi="David"/>
          <w:sz w:val="32"/>
          <w:rtl/>
        </w:rPr>
      </w:pPr>
      <w:r w:rsidRPr="00C35A2C">
        <w:rPr>
          <w:rFonts w:ascii="David" w:hAnsi="David"/>
          <w:sz w:val="32"/>
          <w:rtl/>
        </w:rPr>
        <w:t>הא דאמרן.</w:t>
      </w:r>
    </w:p>
    <w:p w14:paraId="4AD10BCA" w14:textId="4D18810A" w:rsidR="003D6886" w:rsidRPr="003D6886" w:rsidRDefault="00AC0AF5" w:rsidP="003D6886">
      <w:pPr>
        <w:pStyle w:val="36"/>
        <w:framePr w:wrap="notBeside"/>
        <w:rPr>
          <w:rtl/>
        </w:rPr>
      </w:pPr>
      <w:r w:rsidRPr="003D6886">
        <w:rPr>
          <w:rtl/>
        </w:rPr>
        <w:t>ר"ש</w:t>
      </w:r>
      <w:r w:rsidR="003D6886">
        <w:rPr>
          <w:rFonts w:hint="cs"/>
          <w:rtl/>
        </w:rPr>
        <w:t>:</w:t>
      </w:r>
    </w:p>
    <w:p w14:paraId="34BF155C" w14:textId="662148FA" w:rsidR="00AC0AF5" w:rsidRPr="00C35A2C" w:rsidRDefault="002F02B9" w:rsidP="00AC0AF5">
      <w:pPr>
        <w:rPr>
          <w:rFonts w:ascii="David" w:hAnsi="David"/>
          <w:sz w:val="32"/>
          <w:rtl/>
        </w:rPr>
      </w:pPr>
      <w:r>
        <w:rPr>
          <w:rFonts w:ascii="David" w:hAnsi="David" w:hint="cs"/>
          <w:sz w:val="32"/>
          <w:rtl/>
        </w:rPr>
        <w:t>ד</w:t>
      </w:r>
      <w:r w:rsidR="00AC0AF5" w:rsidRPr="00C35A2C">
        <w:rPr>
          <w:rFonts w:ascii="David" w:hAnsi="David"/>
          <w:sz w:val="32"/>
          <w:rtl/>
        </w:rPr>
        <w:t>אם הטעה לשבח - הרי זו מקודשת.</w:t>
      </w:r>
    </w:p>
    <w:p w14:paraId="4D0EB403" w14:textId="37A4CC22" w:rsidR="003D6886" w:rsidRPr="003D6886" w:rsidRDefault="002F02B9" w:rsidP="003D6886">
      <w:pPr>
        <w:pStyle w:val="36"/>
        <w:framePr w:wrap="notBeside"/>
        <w:rPr>
          <w:rtl/>
        </w:rPr>
      </w:pPr>
      <w:r w:rsidRPr="002F02B9">
        <w:rPr>
          <w:rtl/>
        </w:rPr>
        <w:t>◄</w:t>
      </w:r>
      <w:r w:rsidR="00AC0AF5" w:rsidRPr="003D6886">
        <w:rPr>
          <w:rtl/>
        </w:rPr>
        <w:t xml:space="preserve">ר' אלעזר - </w:t>
      </w:r>
    </w:p>
    <w:p w14:paraId="0D930621" w14:textId="13D87AF0" w:rsidR="00AC0AF5" w:rsidRPr="00C35A2C" w:rsidRDefault="00AC0AF5" w:rsidP="003D6886">
      <w:pPr>
        <w:rPr>
          <w:rFonts w:ascii="David" w:hAnsi="David"/>
          <w:sz w:val="32"/>
          <w:rtl/>
        </w:rPr>
      </w:pPr>
      <w:r w:rsidRPr="00C35A2C">
        <w:rPr>
          <w:rFonts w:ascii="David" w:hAnsi="David"/>
          <w:sz w:val="32"/>
          <w:rtl/>
        </w:rPr>
        <w:t>האשה שאמרה התקבל לי גיטי ממקום פלוני, וקיבלו לה ממקום אחר</w:t>
      </w:r>
      <w:r w:rsidR="002F02B9">
        <w:rPr>
          <w:rFonts w:ascii="BA Or Tzadikim Regular" w:hAnsi="BA Or Tzadikim Regular" w:cs="BA Or Tzadikim Regular"/>
          <w:rtl/>
        </w:rPr>
        <w:t>◄</w:t>
      </w:r>
      <w:r w:rsidR="002F02B9" w:rsidRPr="002F02B9">
        <w:rPr>
          <w:rtl/>
        </w:rPr>
        <w:t xml:space="preserve"> </w:t>
      </w:r>
      <w:r w:rsidRPr="00C35A2C">
        <w:rPr>
          <w:rFonts w:ascii="David" w:hAnsi="David"/>
          <w:sz w:val="32"/>
          <w:rtl/>
        </w:rPr>
        <w:t xml:space="preserve">פסול, </w:t>
      </w:r>
      <w:r w:rsidRPr="003D6886">
        <w:rPr>
          <w:rStyle w:val="affffe"/>
          <w:rtl/>
        </w:rPr>
        <w:t>ור"</w:t>
      </w:r>
      <w:r w:rsidRPr="003D6886">
        <w:rPr>
          <w:rStyle w:val="affffe"/>
          <w:rFonts w:hint="cs"/>
          <w:rtl/>
        </w:rPr>
        <w:t>א</w:t>
      </w:r>
      <w:r w:rsidRPr="00C35A2C">
        <w:rPr>
          <w:rFonts w:ascii="David" w:hAnsi="David"/>
          <w:sz w:val="32"/>
          <w:rtl/>
        </w:rPr>
        <w:t xml:space="preserve"> מכשיר.</w:t>
      </w:r>
      <w:r w:rsidR="003D6886">
        <w:rPr>
          <w:rFonts w:ascii="David" w:hAnsi="David" w:hint="cs"/>
          <w:sz w:val="32"/>
          <w:rtl/>
        </w:rPr>
        <w:t xml:space="preserve"> </w:t>
      </w:r>
      <w:r w:rsidR="003D6886">
        <w:rPr>
          <w:rStyle w:val="affffe"/>
          <w:rFonts w:hint="cs"/>
          <w:rtl/>
        </w:rPr>
        <w:t xml:space="preserve"> </w:t>
      </w:r>
      <w:r w:rsidRPr="003D6886">
        <w:rPr>
          <w:rStyle w:val="affffe"/>
          <w:rtl/>
        </w:rPr>
        <w:t>מר סבר:</w:t>
      </w:r>
      <w:r w:rsidRPr="00C35A2C">
        <w:rPr>
          <w:rFonts w:ascii="David" w:hAnsi="David"/>
          <w:sz w:val="32"/>
          <w:rtl/>
        </w:rPr>
        <w:t xml:space="preserve"> קפידא, </w:t>
      </w:r>
      <w:r w:rsidRPr="003D6886">
        <w:rPr>
          <w:rStyle w:val="affffe"/>
          <w:rtl/>
        </w:rPr>
        <w:t>ומר סבר:</w:t>
      </w:r>
      <w:r w:rsidRPr="00C35A2C">
        <w:rPr>
          <w:rFonts w:ascii="David" w:hAnsi="David"/>
          <w:sz w:val="32"/>
          <w:rtl/>
        </w:rPr>
        <w:t xml:space="preserve"> מראה מקום הוא לו.</w:t>
      </w:r>
    </w:p>
    <w:p w14:paraId="5C5EE12D" w14:textId="3A8EABA0" w:rsidR="00AC0AF5" w:rsidRPr="001B450D" w:rsidRDefault="001B450D" w:rsidP="00AC0AF5">
      <w:pPr>
        <w:pStyle w:val="aff9"/>
        <w:rPr>
          <w:del w:id="90184" w:author="מנוע עיצוב" w:date="2026-10-08T11:01:28Z"/>
          <w:rtl/>
        </w:rPr>
      </w:pPr>
      <w:del w:id="90183" w:author="מנוע עיצוב" w:date="2026-10-08T11:01:28Z">
        <w:r w:rsidRPr="001B450D">
          <w:rPr>
            <w:rFonts w:hint="cs"/>
            <w:rtl/>
          </w:rPr>
          <w:delText xml:space="preserve">***</w:delText>
        </w:r>
      </w:del>
    </w:p>
    <w:p w14:paraId="3EF1563C" w14:textId="77777777" w:rsidR="00AC0AF5" w:rsidRPr="00801934" w:rsidRDefault="00AC0AF5" w:rsidP="00AF2FEB">
      <w:pPr>
        <w:pStyle w:val="afffb"/>
        <w:rPr>
          <w:rtl/>
        </w:rPr>
      </w:pPr>
      <w:ins w:id="9975" w:author="מספור קטעי משנה" w:date="2026-10-06T06:44:59Z">
        <w:r>
          <w:rPr>
            <w:rStyle w:val="MisparKeta"/>
          </w:rPr>
          <w:t xml:space="preserve">ב. </w:t>
        </w:r>
      </w:ins>
      <w:r w:rsidRPr="00801934">
        <w:rPr>
          <w:rtl/>
        </w:rPr>
        <w:t>פשוט שכתוב בו עד אחד כו'</w:t>
      </w:r>
    </w:p>
    <w:p w14:paraId="4B86224C" w14:textId="2A3EA796" w:rsidR="00AC0AF5" w:rsidRDefault="00AC0AF5" w:rsidP="00AC0AF5">
      <w:pPr>
        <w:rPr>
          <w:rFonts w:ascii="David" w:hAnsi="David"/>
          <w:sz w:val="32"/>
          <w:rtl/>
        </w:rPr>
      </w:pPr>
      <w:r w:rsidRPr="00071610">
        <w:rPr>
          <w:rStyle w:val="afffc"/>
          <w:rtl/>
        </w:rPr>
        <w:t>מקושר שכתוב בו שני עדים פסול</w:t>
      </w:r>
      <w:r w:rsidRPr="00C35A2C">
        <w:rPr>
          <w:rFonts w:ascii="David" w:hAnsi="David"/>
          <w:sz w:val="32"/>
          <w:rtl/>
        </w:rPr>
        <w:t xml:space="preserve"> </w:t>
      </w:r>
      <w:r w:rsidRPr="003D6886">
        <w:rPr>
          <w:rStyle w:val="affffe"/>
          <w:rFonts w:hint="cs"/>
          <w:rtl/>
        </w:rPr>
        <w:t>קמ</w:t>
      </w:r>
      <w:r w:rsidRPr="003D6886">
        <w:rPr>
          <w:rStyle w:val="affffe"/>
          <w:rtl/>
        </w:rPr>
        <w:t>"</w:t>
      </w:r>
      <w:r w:rsidRPr="00071610">
        <w:rPr>
          <w:rStyle w:val="affffe"/>
          <w:rFonts w:hint="cs"/>
          <w:rtl/>
        </w:rPr>
        <w:t xml:space="preserve">ל </w:t>
      </w:r>
      <w:r w:rsidR="00071610">
        <w:rPr>
          <w:rFonts w:ascii="David" w:hAnsi="David" w:hint="cs"/>
          <w:sz w:val="32"/>
          <w:rtl/>
        </w:rPr>
        <w:t>אף</w:t>
      </w:r>
      <w:r w:rsidRPr="00F10693">
        <w:rPr>
          <w:rFonts w:hint="cs"/>
          <w:rtl/>
        </w:rPr>
        <w:t xml:space="preserve"> </w:t>
      </w:r>
      <w:r w:rsidRPr="00C35A2C">
        <w:rPr>
          <w:rFonts w:ascii="David" w:hAnsi="David" w:hint="cs"/>
          <w:sz w:val="32"/>
          <w:rtl/>
        </w:rPr>
        <w:t xml:space="preserve">דבעלמא כשר </w:t>
      </w:r>
      <w:r w:rsidR="003D6886">
        <w:rPr>
          <w:rFonts w:ascii="David" w:hAnsi="David" w:hint="cs"/>
          <w:sz w:val="32"/>
          <w:rtl/>
        </w:rPr>
        <w:t xml:space="preserve">כאן </w:t>
      </w:r>
      <w:r w:rsidRPr="00C35A2C">
        <w:rPr>
          <w:rFonts w:ascii="David" w:hAnsi="David" w:hint="cs"/>
          <w:sz w:val="32"/>
          <w:rtl/>
        </w:rPr>
        <w:t xml:space="preserve"> לא</w:t>
      </w:r>
    </w:p>
    <w:p w14:paraId="73DEAA07" w14:textId="1F96263E" w:rsidR="00AC0AF5" w:rsidRPr="00C35A2C" w:rsidRDefault="00AC0AF5" w:rsidP="00071610">
      <w:pPr>
        <w:spacing w:after="60"/>
        <w:rPr>
          <w:rFonts w:ascii="David" w:hAnsi="David"/>
          <w:sz w:val="32"/>
          <w:rtl/>
        </w:rPr>
      </w:pPr>
      <w:r w:rsidRPr="00071610">
        <w:rPr>
          <w:rStyle w:val="afffc"/>
          <w:rtl/>
        </w:rPr>
        <w:t>פשוט שכתוב בו עד אחד</w:t>
      </w:r>
      <w:r w:rsidRPr="003D6886">
        <w:rPr>
          <w:rFonts w:ascii="David" w:hAnsi="David"/>
          <w:b/>
          <w:bCs/>
          <w:sz w:val="32"/>
          <w:rtl/>
        </w:rPr>
        <w:t xml:space="preserve"> </w:t>
      </w:r>
      <w:r w:rsidRPr="003D6886">
        <w:rPr>
          <w:rStyle w:val="affffe"/>
          <w:rFonts w:hint="cs"/>
          <w:rtl/>
        </w:rPr>
        <w:t>כא</w:t>
      </w:r>
      <w:r w:rsidRPr="003D6886">
        <w:rPr>
          <w:rStyle w:val="affffe"/>
          <w:rtl/>
        </w:rPr>
        <w:t>ביי:</w:t>
      </w:r>
      <w:r w:rsidRPr="00C35A2C">
        <w:rPr>
          <w:rFonts w:ascii="David" w:hAnsi="David"/>
          <w:sz w:val="32"/>
          <w:rtl/>
        </w:rPr>
        <w:t xml:space="preserve"> דאפי</w:t>
      </w:r>
      <w:r w:rsidRPr="00F10693">
        <w:rPr>
          <w:rtl/>
        </w:rPr>
        <w:t xml:space="preserve">' </w:t>
      </w:r>
      <w:r w:rsidRPr="00C35A2C">
        <w:rPr>
          <w:rFonts w:ascii="David" w:hAnsi="David"/>
          <w:sz w:val="32"/>
          <w:rtl/>
        </w:rPr>
        <w:t>עד אחד בכתב ועד אחד בפה.</w:t>
      </w:r>
    </w:p>
    <w:p w14:paraId="6360A860" w14:textId="2D0C5837" w:rsidR="003D6886" w:rsidRPr="003D6886" w:rsidRDefault="00071610" w:rsidP="003D6886">
      <w:pPr>
        <w:pStyle w:val="36"/>
        <w:framePr w:wrap="notBeside"/>
        <w:rPr>
          <w:rtl/>
        </w:rPr>
      </w:pPr>
      <w:r w:rsidRPr="002F02B9">
        <w:rPr>
          <w:rtl/>
        </w:rPr>
        <w:t>◄</w:t>
      </w:r>
      <w:r>
        <w:rPr>
          <w:rFonts w:hint="cs"/>
          <w:rtl/>
        </w:rPr>
        <w:t>אמימר:</w:t>
      </w:r>
    </w:p>
    <w:p w14:paraId="402DC860" w14:textId="332C53D5" w:rsidR="00AC0AF5" w:rsidRPr="00C35A2C" w:rsidRDefault="00AC0AF5" w:rsidP="00AC0AF5">
      <w:pPr>
        <w:rPr>
          <w:rFonts w:ascii="David" w:hAnsi="David"/>
          <w:sz w:val="32"/>
          <w:rtl/>
        </w:rPr>
      </w:pPr>
      <w:r w:rsidRPr="00C35A2C">
        <w:rPr>
          <w:rFonts w:ascii="David" w:hAnsi="David"/>
          <w:sz w:val="32"/>
          <w:rtl/>
        </w:rPr>
        <w:t>אכשר בעד אחד בכתב ועד אחד על פה.</w:t>
      </w:r>
      <w:r w:rsidR="00071610">
        <w:rPr>
          <w:rFonts w:ascii="David" w:hAnsi="David" w:hint="cs"/>
          <w:sz w:val="32"/>
          <w:rtl/>
        </w:rPr>
        <w:t xml:space="preserve"> ולא סבר כאביי, </w:t>
      </w:r>
    </w:p>
    <w:p w14:paraId="2CDA3F5F" w14:textId="77777777" w:rsidR="00071610" w:rsidRPr="00071610" w:rsidRDefault="00071610" w:rsidP="00071610">
      <w:pPr>
        <w:pStyle w:val="36"/>
        <w:framePr w:wrap="notBeside"/>
        <w:rPr>
          <w:rtl/>
        </w:rPr>
      </w:pPr>
      <w:r w:rsidRPr="00071610">
        <w:rPr>
          <w:rFonts w:hint="cs"/>
          <w:rtl/>
        </w:rPr>
        <w:t>ויישב למתני</w:t>
      </w:r>
    </w:p>
    <w:p w14:paraId="69947ADF" w14:textId="0E92B299" w:rsidR="00AC0AF5" w:rsidRDefault="00AC0AF5" w:rsidP="00AC0AF5">
      <w:pPr>
        <w:rPr>
          <w:rtl/>
        </w:rPr>
      </w:pPr>
      <w:r w:rsidRPr="00C35A2C">
        <w:rPr>
          <w:rFonts w:hint="cs"/>
          <w:rtl/>
        </w:rPr>
        <w:t xml:space="preserve">פשוט שכתוב בו עד אחד </w:t>
      </w:r>
      <w:r w:rsidRPr="00071610">
        <w:rPr>
          <w:rStyle w:val="affffe"/>
          <w:rFonts w:hint="cs"/>
          <w:rtl/>
        </w:rPr>
        <w:t>דקמ</w:t>
      </w:r>
      <w:r w:rsidRPr="00071610">
        <w:rPr>
          <w:rStyle w:val="affffe"/>
          <w:rtl/>
        </w:rPr>
        <w:t>"</w:t>
      </w:r>
      <w:r w:rsidRPr="00071610">
        <w:rPr>
          <w:rStyle w:val="affffe"/>
          <w:rFonts w:hint="cs"/>
          <w:rtl/>
        </w:rPr>
        <w:t>ל</w:t>
      </w:r>
      <w:r w:rsidRPr="00C35A2C">
        <w:rPr>
          <w:rFonts w:hint="cs"/>
          <w:rtl/>
        </w:rPr>
        <w:t xml:space="preserve"> </w:t>
      </w:r>
      <w:r w:rsidRPr="00C35A2C">
        <w:rPr>
          <w:rtl/>
        </w:rPr>
        <w:t xml:space="preserve">דשנים במקושר כעד אחד בפשוט, </w:t>
      </w:r>
      <w:r w:rsidR="003D6886">
        <w:rPr>
          <w:rFonts w:hint="cs"/>
          <w:rtl/>
        </w:rPr>
        <w:t xml:space="preserve">מה שם אף כאן </w:t>
      </w:r>
      <w:r w:rsidRPr="00C35A2C">
        <w:rPr>
          <w:rtl/>
        </w:rPr>
        <w:t>פסולא דאורייתא,</w:t>
      </w:r>
    </w:p>
    <w:p w14:paraId="247B4FBC" w14:textId="59119046" w:rsidR="003D6886" w:rsidRPr="003D6886" w:rsidRDefault="003D6886" w:rsidP="003D6886">
      <w:pPr>
        <w:pStyle w:val="36"/>
        <w:framePr w:wrap="notBeside"/>
        <w:rPr>
          <w:rtl/>
        </w:rPr>
      </w:pPr>
      <w:r>
        <w:rPr>
          <w:rFonts w:hint="cs"/>
          <w:rtl/>
        </w:rPr>
        <w:t xml:space="preserve">א. </w:t>
      </w:r>
      <w:r w:rsidR="00AC0AF5" w:rsidRPr="003D6886">
        <w:rPr>
          <w:rtl/>
        </w:rPr>
        <w:t>תדע,</w:t>
      </w:r>
    </w:p>
    <w:p w14:paraId="003AAFE2" w14:textId="087F907D" w:rsidR="00AC0AF5" w:rsidRPr="003D6886" w:rsidRDefault="003D6886" w:rsidP="003D6886">
      <w:pPr>
        <w:rPr>
          <w:rtl/>
        </w:rPr>
      </w:pPr>
      <w:r w:rsidRPr="003D6886">
        <w:rPr>
          <w:rStyle w:val="affffe"/>
          <w:rFonts w:hint="cs"/>
          <w:rtl/>
        </w:rPr>
        <w:t>דשלחו מא''י לרי''ר</w:t>
      </w:r>
      <w:r w:rsidR="00AC0AF5" w:rsidRPr="003D6886">
        <w:rPr>
          <w:rStyle w:val="affffe"/>
          <w:rtl/>
        </w:rPr>
        <w:t>:</w:t>
      </w:r>
      <w:r w:rsidRPr="003D6886">
        <w:rPr>
          <w:rFonts w:hint="cs"/>
          <w:rtl/>
        </w:rPr>
        <w:t xml:space="preserve"> </w:t>
      </w:r>
      <w:r w:rsidR="00AC0AF5" w:rsidRPr="003D6886">
        <w:rPr>
          <w:rtl/>
        </w:rPr>
        <w:t xml:space="preserve"> עד אחד בכתב ועד אחד </w:t>
      </w:r>
      <w:r>
        <w:rPr>
          <w:rFonts w:hint="cs"/>
          <w:rtl/>
        </w:rPr>
        <w:t>ע''פ</w:t>
      </w:r>
      <w:r w:rsidR="00AC0AF5" w:rsidRPr="003D6886">
        <w:rPr>
          <w:rtl/>
        </w:rPr>
        <w:t>, מהו שיצטרפו?</w:t>
      </w:r>
    </w:p>
    <w:p w14:paraId="3006FBE3" w14:textId="77777777" w:rsidR="003D6886" w:rsidRPr="003D6886" w:rsidRDefault="00AC0AF5" w:rsidP="003D6886">
      <w:pPr>
        <w:pStyle w:val="36"/>
        <w:framePr w:wrap="notBeside"/>
        <w:rPr>
          <w:rtl/>
        </w:rPr>
      </w:pPr>
      <w:r w:rsidRPr="003D6886">
        <w:rPr>
          <w:rtl/>
        </w:rPr>
        <w:t>אליבא דת"</w:t>
      </w:r>
      <w:r w:rsidRPr="003D6886">
        <w:rPr>
          <w:rFonts w:hint="cs"/>
          <w:rtl/>
        </w:rPr>
        <w:t xml:space="preserve">ק </w:t>
      </w:r>
    </w:p>
    <w:p w14:paraId="667A0FAC" w14:textId="61846AED" w:rsidR="00AC0AF5" w:rsidRDefault="00AC0AF5" w:rsidP="003D6886">
      <w:pPr>
        <w:rPr>
          <w:rFonts w:ascii="David" w:hAnsi="David"/>
          <w:sz w:val="32"/>
          <w:rtl/>
        </w:rPr>
      </w:pPr>
      <w:r w:rsidRPr="003D6886">
        <w:rPr>
          <w:rStyle w:val="affffe"/>
          <w:rFonts w:hint="cs"/>
          <w:rtl/>
        </w:rPr>
        <w:t>דריב</w:t>
      </w:r>
      <w:r w:rsidRPr="003D6886">
        <w:rPr>
          <w:rStyle w:val="affffe"/>
          <w:rtl/>
        </w:rPr>
        <w:t>"</w:t>
      </w:r>
      <w:r w:rsidRPr="003D6886">
        <w:rPr>
          <w:rStyle w:val="affffe"/>
          <w:rFonts w:hint="cs"/>
          <w:rtl/>
        </w:rPr>
        <w:t>ק</w:t>
      </w:r>
      <w:r w:rsidRPr="00C35A2C">
        <w:rPr>
          <w:rFonts w:ascii="David" w:hAnsi="David" w:hint="cs"/>
          <w:sz w:val="32"/>
          <w:rtl/>
        </w:rPr>
        <w:t xml:space="preserve"> לא תיבעי</w:t>
      </w:r>
      <w:r w:rsidRPr="00C35A2C">
        <w:rPr>
          <w:rFonts w:ascii="David" w:hAnsi="David"/>
          <w:sz w:val="32"/>
          <w:rtl/>
        </w:rPr>
        <w:t>, דאפי</w:t>
      </w:r>
      <w:r w:rsidRPr="00F10693">
        <w:rPr>
          <w:rFonts w:hint="cs"/>
          <w:rtl/>
        </w:rPr>
        <w:t xml:space="preserve">' </w:t>
      </w:r>
      <w:r w:rsidRPr="00C35A2C">
        <w:rPr>
          <w:rFonts w:ascii="David" w:hAnsi="David"/>
          <w:sz w:val="32"/>
          <w:rtl/>
        </w:rPr>
        <w:t>שנים בכתב ושנים על פה לא מצטרפי,</w:t>
      </w:r>
    </w:p>
    <w:p w14:paraId="414DA238" w14:textId="77777777" w:rsidR="003D6886" w:rsidRPr="003D6886" w:rsidRDefault="003D6886" w:rsidP="003D6886">
      <w:pPr>
        <w:pStyle w:val="36"/>
        <w:framePr w:wrap="notBeside"/>
        <w:rPr>
          <w:rtl/>
        </w:rPr>
      </w:pPr>
      <w:r w:rsidRPr="003D6886">
        <w:rPr>
          <w:rFonts w:hint="cs"/>
          <w:rtl/>
        </w:rPr>
        <w:t xml:space="preserve">אליבא דריב''ק </w:t>
      </w:r>
      <w:r w:rsidR="00AC0AF5" w:rsidRPr="003D6886">
        <w:rPr>
          <w:rFonts w:hint="cs"/>
          <w:rtl/>
        </w:rPr>
        <w:t>תיבעי</w:t>
      </w:r>
    </w:p>
    <w:p w14:paraId="73B81785" w14:textId="2CB6AD71" w:rsidR="00AC0AF5" w:rsidRDefault="00AC0AF5" w:rsidP="00AC0AF5">
      <w:pPr>
        <w:rPr>
          <w:rFonts w:ascii="David" w:hAnsi="David"/>
          <w:sz w:val="32"/>
          <w:rtl/>
        </w:rPr>
      </w:pPr>
      <w:r w:rsidRPr="00C35A2C">
        <w:rPr>
          <w:rFonts w:ascii="David" w:hAnsi="David"/>
          <w:sz w:val="32"/>
          <w:rtl/>
        </w:rPr>
        <w:t xml:space="preserve">שנים בכתב ושנים על פה הוא דמצטרפי, אבל עד אחד בכתב ואחד על פה לא מצרפינן, </w:t>
      </w:r>
      <w:r w:rsidR="003D6886" w:rsidRPr="003D6886">
        <w:rPr>
          <w:rStyle w:val="affffe"/>
          <w:rFonts w:hint="cs"/>
          <w:rtl/>
        </w:rPr>
        <w:t>או</w:t>
      </w:r>
      <w:r w:rsidR="003D6886">
        <w:rPr>
          <w:rStyle w:val="afff8"/>
          <w:rFonts w:hint="cs"/>
          <w:rtl/>
        </w:rPr>
        <w:t xml:space="preserve"> </w:t>
      </w:r>
      <w:r w:rsidRPr="00C35A2C">
        <w:rPr>
          <w:rFonts w:ascii="David" w:hAnsi="David"/>
          <w:sz w:val="32"/>
          <w:rtl/>
        </w:rPr>
        <w:t xml:space="preserve">לא שנא? </w:t>
      </w:r>
    </w:p>
    <w:p w14:paraId="007DE918" w14:textId="42A7BF16" w:rsidR="003D6886" w:rsidRPr="003D6886" w:rsidRDefault="00071610" w:rsidP="003D6886">
      <w:pPr>
        <w:pStyle w:val="36"/>
        <w:framePr w:wrap="notBeside"/>
        <w:rPr>
          <w:rtl/>
        </w:rPr>
      </w:pPr>
      <w:r w:rsidRPr="002F02B9">
        <w:rPr>
          <w:rtl/>
        </w:rPr>
        <w:t>◄</w:t>
      </w:r>
      <w:r w:rsidR="00AC0AF5" w:rsidRPr="003D6886">
        <w:rPr>
          <w:rtl/>
        </w:rPr>
        <w:t xml:space="preserve">שלח להו: </w:t>
      </w:r>
    </w:p>
    <w:p w14:paraId="786B2FF7" w14:textId="0D368AF7" w:rsidR="00AC0AF5" w:rsidRPr="00C35A2C" w:rsidRDefault="00AC0AF5" w:rsidP="003D6886">
      <w:pPr>
        <w:spacing w:after="60"/>
        <w:rPr>
          <w:rFonts w:ascii="David" w:hAnsi="David"/>
          <w:sz w:val="32"/>
          <w:rtl/>
        </w:rPr>
      </w:pPr>
      <w:r w:rsidRPr="00C35A2C">
        <w:rPr>
          <w:rFonts w:ascii="David" w:hAnsi="David"/>
          <w:sz w:val="32"/>
          <w:rtl/>
        </w:rPr>
        <w:lastRenderedPageBreak/>
        <w:t>אני איני כדיי ששלחתם לי, אלא כך דעת תלמידכם נוטה - שיצטרפו.</w:t>
      </w:r>
    </w:p>
    <w:p w14:paraId="0947698B" w14:textId="166731BC" w:rsidR="003D6886" w:rsidRPr="003D6886" w:rsidRDefault="003D6886" w:rsidP="003D6886">
      <w:pPr>
        <w:pStyle w:val="36"/>
        <w:framePr w:wrap="notBeside"/>
        <w:rPr>
          <w:rtl/>
        </w:rPr>
      </w:pPr>
      <w:r>
        <w:rPr>
          <w:rFonts w:hint="cs"/>
          <w:rtl/>
        </w:rPr>
        <w:t xml:space="preserve">ב. </w:t>
      </w:r>
      <w:r w:rsidR="00AC0AF5" w:rsidRPr="003D6886">
        <w:rPr>
          <w:rFonts w:hint="cs"/>
          <w:rtl/>
        </w:rPr>
        <w:t>א</w:t>
      </w:r>
      <w:r w:rsidR="00AC0AF5" w:rsidRPr="003D6886">
        <w:rPr>
          <w:rtl/>
        </w:rPr>
        <w:t>"</w:t>
      </w:r>
      <w:r w:rsidR="00AC0AF5" w:rsidRPr="003D6886">
        <w:rPr>
          <w:rFonts w:hint="cs"/>
          <w:rtl/>
        </w:rPr>
        <w:t>ל</w:t>
      </w:r>
      <w:r w:rsidR="00AC0AF5" w:rsidRPr="003D6886">
        <w:rPr>
          <w:rtl/>
        </w:rPr>
        <w:t>:</w:t>
      </w:r>
    </w:p>
    <w:p w14:paraId="431C113D" w14:textId="3D34FBDA" w:rsidR="00AC0AF5" w:rsidRDefault="00AC0AF5" w:rsidP="00AC0AF5">
      <w:pPr>
        <w:rPr>
          <w:rFonts w:ascii="David" w:hAnsi="David"/>
          <w:sz w:val="32"/>
          <w:rtl/>
        </w:rPr>
      </w:pPr>
      <w:r w:rsidRPr="003D6886">
        <w:rPr>
          <w:rStyle w:val="affffe"/>
          <w:rtl/>
        </w:rPr>
        <w:t xml:space="preserve">אנן </w:t>
      </w:r>
      <w:r w:rsidR="003D6886" w:rsidRPr="003D6886">
        <w:rPr>
          <w:rStyle w:val="affffe"/>
          <w:rFonts w:hint="cs"/>
          <w:rtl/>
        </w:rPr>
        <w:t xml:space="preserve">כך מתני' </w:t>
      </w:r>
      <w:r w:rsidRPr="003D6886">
        <w:rPr>
          <w:rStyle w:val="affffe"/>
          <w:rtl/>
        </w:rPr>
        <w:t>דשלחו חברייא לר</w:t>
      </w:r>
      <w:r w:rsidRPr="003D6886">
        <w:rPr>
          <w:rStyle w:val="affffe"/>
          <w:rFonts w:hint="cs"/>
          <w:rtl/>
        </w:rPr>
        <w:t>י</w:t>
      </w:r>
      <w:r w:rsidRPr="003D6886">
        <w:rPr>
          <w:rStyle w:val="affffe"/>
          <w:rtl/>
        </w:rPr>
        <w:t>"</w:t>
      </w:r>
      <w:r w:rsidRPr="003D6886">
        <w:rPr>
          <w:rStyle w:val="affffe"/>
          <w:rFonts w:hint="cs"/>
          <w:rtl/>
        </w:rPr>
        <w:t>ר</w:t>
      </w:r>
      <w:r w:rsidRPr="003D6886">
        <w:rPr>
          <w:rStyle w:val="affffe"/>
          <w:rtl/>
        </w:rPr>
        <w:t>:</w:t>
      </w:r>
      <w:r w:rsidRPr="00C35A2C">
        <w:rPr>
          <w:rFonts w:ascii="David" w:hAnsi="David"/>
          <w:sz w:val="32"/>
          <w:rtl/>
        </w:rPr>
        <w:t xml:space="preserve"> שנים שהעידו אחד בבית דין זה ואחד בב</w:t>
      </w:r>
      <w:r w:rsidRPr="00C35A2C">
        <w:rPr>
          <w:rFonts w:ascii="David" w:hAnsi="David" w:hint="cs"/>
          <w:sz w:val="32"/>
          <w:rtl/>
        </w:rPr>
        <w:t>"ד</w:t>
      </w:r>
      <w:r w:rsidRPr="00C35A2C">
        <w:rPr>
          <w:rFonts w:ascii="David" w:hAnsi="David"/>
          <w:sz w:val="32"/>
          <w:rtl/>
        </w:rPr>
        <w:t xml:space="preserve"> זה, </w:t>
      </w:r>
      <w:r w:rsidRPr="003D6886">
        <w:rPr>
          <w:rFonts w:ascii="David" w:hAnsi="David"/>
          <w:b/>
          <w:bCs/>
          <w:sz w:val="32"/>
          <w:rtl/>
        </w:rPr>
        <w:t>מהו שיבואו ב</w:t>
      </w:r>
      <w:r w:rsidRPr="003D6886">
        <w:rPr>
          <w:rFonts w:ascii="David" w:hAnsi="David" w:hint="cs"/>
          <w:b/>
          <w:bCs/>
          <w:sz w:val="32"/>
          <w:rtl/>
        </w:rPr>
        <w:t>"ד</w:t>
      </w:r>
      <w:r w:rsidRPr="003D6886">
        <w:rPr>
          <w:rFonts w:ascii="David" w:hAnsi="David"/>
          <w:b/>
          <w:bCs/>
          <w:sz w:val="32"/>
          <w:rtl/>
        </w:rPr>
        <w:t xml:space="preserve"> אצל ב</w:t>
      </w:r>
      <w:r w:rsidRPr="003D6886">
        <w:rPr>
          <w:rFonts w:ascii="David" w:hAnsi="David" w:hint="cs"/>
          <w:b/>
          <w:bCs/>
          <w:sz w:val="32"/>
          <w:rtl/>
        </w:rPr>
        <w:t>"ד</w:t>
      </w:r>
      <w:r w:rsidRPr="003D6886">
        <w:rPr>
          <w:rFonts w:ascii="David" w:hAnsi="David"/>
          <w:b/>
          <w:bCs/>
          <w:sz w:val="32"/>
          <w:rtl/>
        </w:rPr>
        <w:t xml:space="preserve"> ויצטרפו</w:t>
      </w:r>
      <w:r w:rsidRPr="00C35A2C">
        <w:rPr>
          <w:rFonts w:ascii="David" w:hAnsi="David"/>
          <w:sz w:val="32"/>
          <w:rtl/>
        </w:rPr>
        <w:t>?</w:t>
      </w:r>
    </w:p>
    <w:p w14:paraId="6EA96B01" w14:textId="77777777" w:rsidR="003D6886" w:rsidRPr="003D6886" w:rsidRDefault="00AC0AF5" w:rsidP="003D6886">
      <w:pPr>
        <w:pStyle w:val="36"/>
        <w:framePr w:wrap="notBeside"/>
        <w:rPr>
          <w:rtl/>
        </w:rPr>
      </w:pPr>
      <w:r w:rsidRPr="003D6886">
        <w:rPr>
          <w:rtl/>
        </w:rPr>
        <w:t>אליבא דת"</w:t>
      </w:r>
      <w:r w:rsidRPr="003D6886">
        <w:rPr>
          <w:rFonts w:hint="cs"/>
          <w:rtl/>
        </w:rPr>
        <w:t>ק דר</w:t>
      </w:r>
      <w:r w:rsidRPr="003D6886">
        <w:rPr>
          <w:rtl/>
        </w:rPr>
        <w:t>"</w:t>
      </w:r>
      <w:r w:rsidRPr="003D6886">
        <w:rPr>
          <w:rFonts w:hint="cs"/>
          <w:rtl/>
        </w:rPr>
        <w:t>נ</w:t>
      </w:r>
    </w:p>
    <w:p w14:paraId="26CE2A67" w14:textId="500380C0" w:rsidR="00AC0AF5" w:rsidRDefault="00AC0AF5" w:rsidP="00AC0AF5">
      <w:pPr>
        <w:rPr>
          <w:rFonts w:ascii="David" w:hAnsi="David"/>
          <w:sz w:val="32"/>
          <w:rtl/>
        </w:rPr>
      </w:pPr>
      <w:r w:rsidRPr="00C35A2C">
        <w:rPr>
          <w:rFonts w:ascii="David" w:hAnsi="David"/>
          <w:sz w:val="32"/>
          <w:rtl/>
        </w:rPr>
        <w:t>לא תיבעי, דאפילו בחד ב"</w:t>
      </w:r>
      <w:r w:rsidRPr="00C35A2C">
        <w:rPr>
          <w:rFonts w:ascii="David" w:hAnsi="David" w:hint="cs"/>
          <w:sz w:val="32"/>
          <w:rtl/>
        </w:rPr>
        <w:t>ד</w:t>
      </w:r>
      <w:r w:rsidRPr="00C35A2C">
        <w:rPr>
          <w:rFonts w:ascii="David" w:hAnsi="David"/>
          <w:sz w:val="32"/>
          <w:rtl/>
        </w:rPr>
        <w:t xml:space="preserve"> לא מצטרפי,</w:t>
      </w:r>
    </w:p>
    <w:p w14:paraId="76D387D1" w14:textId="77777777" w:rsidR="003D6886" w:rsidRPr="003D6886" w:rsidRDefault="00AC0AF5" w:rsidP="003D6886">
      <w:pPr>
        <w:pStyle w:val="36"/>
        <w:framePr w:wrap="notBeside"/>
        <w:rPr>
          <w:rtl/>
        </w:rPr>
      </w:pPr>
      <w:r w:rsidRPr="003D6886">
        <w:rPr>
          <w:rtl/>
        </w:rPr>
        <w:t>תיבעי אליבא דר' נתן,</w:t>
      </w:r>
    </w:p>
    <w:p w14:paraId="4E3D71B5" w14:textId="72CFD6A3" w:rsidR="00AC0AF5" w:rsidRPr="006765C4" w:rsidRDefault="00AC0AF5" w:rsidP="00AC0AF5">
      <w:pPr>
        <w:rPr>
          <w:rFonts w:ascii="David" w:hAnsi="David"/>
          <w:spacing w:val="-2"/>
          <w:sz w:val="32"/>
          <w:rtl/>
        </w:rPr>
      </w:pPr>
      <w:r w:rsidRPr="006765C4">
        <w:rPr>
          <w:rFonts w:ascii="David" w:hAnsi="David" w:hint="cs"/>
          <w:spacing w:val="-2"/>
          <w:sz w:val="32"/>
          <w:rtl/>
        </w:rPr>
        <w:t>דווקא בב</w:t>
      </w:r>
      <w:r w:rsidRPr="006765C4">
        <w:rPr>
          <w:rFonts w:ascii="David" w:hAnsi="David"/>
          <w:spacing w:val="-2"/>
          <w:sz w:val="32"/>
          <w:rtl/>
        </w:rPr>
        <w:t>"</w:t>
      </w:r>
      <w:r w:rsidRPr="006765C4">
        <w:rPr>
          <w:rFonts w:ascii="David" w:hAnsi="David" w:hint="cs"/>
          <w:spacing w:val="-2"/>
          <w:sz w:val="32"/>
          <w:rtl/>
        </w:rPr>
        <w:t>ד אחד מצטרפי אבל בתרי ב</w:t>
      </w:r>
      <w:r w:rsidRPr="006765C4">
        <w:rPr>
          <w:rFonts w:ascii="David" w:hAnsi="David"/>
          <w:spacing w:val="-2"/>
          <w:sz w:val="32"/>
          <w:rtl/>
        </w:rPr>
        <w:t>"</w:t>
      </w:r>
      <w:r w:rsidRPr="006765C4">
        <w:rPr>
          <w:rFonts w:ascii="David" w:hAnsi="David" w:hint="cs"/>
          <w:spacing w:val="-2"/>
          <w:sz w:val="32"/>
          <w:rtl/>
        </w:rPr>
        <w:t xml:space="preserve">ד לא מצטרפי </w:t>
      </w:r>
      <w:r w:rsidRPr="003D6886">
        <w:rPr>
          <w:rStyle w:val="affffe"/>
          <w:rFonts w:hint="cs"/>
          <w:rtl/>
        </w:rPr>
        <w:t>או</w:t>
      </w:r>
      <w:r w:rsidRPr="0081371E">
        <w:rPr>
          <w:rStyle w:val="afff8"/>
          <w:rFonts w:hint="cs"/>
          <w:rtl/>
        </w:rPr>
        <w:t xml:space="preserve"> </w:t>
      </w:r>
      <w:r w:rsidRPr="006765C4">
        <w:rPr>
          <w:rFonts w:ascii="David" w:hAnsi="David" w:hint="cs"/>
          <w:spacing w:val="-2"/>
          <w:sz w:val="32"/>
          <w:rtl/>
        </w:rPr>
        <w:t>ל</w:t>
      </w:r>
      <w:r w:rsidRPr="006765C4">
        <w:rPr>
          <w:rFonts w:ascii="David" w:hAnsi="David"/>
          <w:spacing w:val="-2"/>
          <w:sz w:val="32"/>
          <w:rtl/>
        </w:rPr>
        <w:t>"</w:t>
      </w:r>
      <w:r w:rsidRPr="006765C4">
        <w:rPr>
          <w:rFonts w:ascii="David" w:hAnsi="David" w:hint="cs"/>
          <w:spacing w:val="-2"/>
          <w:sz w:val="32"/>
          <w:rtl/>
        </w:rPr>
        <w:t>ש</w:t>
      </w:r>
      <w:r w:rsidR="003D6886">
        <w:rPr>
          <w:rFonts w:ascii="David" w:hAnsi="David" w:hint="cs"/>
          <w:spacing w:val="-2"/>
          <w:sz w:val="32"/>
          <w:rtl/>
        </w:rPr>
        <w:t>.</w:t>
      </w:r>
    </w:p>
    <w:p w14:paraId="0F772468" w14:textId="5B862543" w:rsidR="003D6886" w:rsidRPr="003D6886" w:rsidRDefault="00071610" w:rsidP="003D6886">
      <w:pPr>
        <w:pStyle w:val="36"/>
        <w:framePr w:wrap="notBeside"/>
        <w:rPr>
          <w:rtl/>
        </w:rPr>
      </w:pPr>
      <w:r w:rsidRPr="002F02B9">
        <w:rPr>
          <w:rtl/>
        </w:rPr>
        <w:t>◄</w:t>
      </w:r>
      <w:r w:rsidR="00AC0AF5" w:rsidRPr="003D6886">
        <w:rPr>
          <w:rtl/>
        </w:rPr>
        <w:t>ושלח להו:</w:t>
      </w:r>
    </w:p>
    <w:p w14:paraId="264000C0" w14:textId="7C80C4A8" w:rsidR="00AC0AF5" w:rsidRPr="00C35A2C" w:rsidRDefault="00AC0AF5" w:rsidP="003D6886">
      <w:pPr>
        <w:spacing w:after="60"/>
        <w:rPr>
          <w:rFonts w:ascii="David" w:hAnsi="David"/>
          <w:sz w:val="32"/>
          <w:rtl/>
        </w:rPr>
      </w:pPr>
      <w:r w:rsidRPr="00C35A2C">
        <w:rPr>
          <w:rFonts w:ascii="David" w:hAnsi="David"/>
          <w:sz w:val="32"/>
          <w:rtl/>
        </w:rPr>
        <w:t>אני איני כדיי שאתם שלחתם לי, אלא כך דעת תלמידכם נוטה - שיצטרפו.</w:t>
      </w:r>
    </w:p>
    <w:p w14:paraId="21C4B7FB" w14:textId="50E5C706" w:rsidR="003D6886" w:rsidRPr="003D6886" w:rsidRDefault="003D6886" w:rsidP="003D6886">
      <w:pPr>
        <w:pStyle w:val="36"/>
        <w:framePr w:wrap="notBeside"/>
        <w:rPr>
          <w:rtl/>
        </w:rPr>
      </w:pPr>
      <w:r>
        <w:rPr>
          <w:rFonts w:hint="cs"/>
          <w:rtl/>
        </w:rPr>
        <w:t xml:space="preserve">ג. </w:t>
      </w:r>
      <w:r w:rsidR="00AC0AF5" w:rsidRPr="003D6886">
        <w:rPr>
          <w:rtl/>
        </w:rPr>
        <w:t>מ</w:t>
      </w:r>
      <w:r w:rsidR="00AC0AF5" w:rsidRPr="003D6886">
        <w:rPr>
          <w:rFonts w:hint="cs"/>
          <w:rtl/>
        </w:rPr>
        <w:t>ב</w:t>
      </w:r>
      <w:r w:rsidR="00AC0AF5" w:rsidRPr="003D6886">
        <w:rPr>
          <w:rtl/>
        </w:rPr>
        <w:t>"</w:t>
      </w:r>
      <w:r w:rsidR="00AC0AF5" w:rsidRPr="003D6886">
        <w:rPr>
          <w:rFonts w:hint="cs"/>
          <w:rtl/>
        </w:rPr>
        <w:t>ח:</w:t>
      </w:r>
    </w:p>
    <w:p w14:paraId="006990FB" w14:textId="338AA8D4" w:rsidR="00AC0AF5" w:rsidRDefault="003D6886" w:rsidP="00AC0AF5">
      <w:pPr>
        <w:rPr>
          <w:rFonts w:ascii="David" w:hAnsi="David"/>
          <w:sz w:val="32"/>
          <w:rtl/>
        </w:rPr>
      </w:pPr>
      <w:r w:rsidRPr="003D6886">
        <w:rPr>
          <w:rStyle w:val="affffe"/>
          <w:rFonts w:hint="cs"/>
          <w:rtl/>
        </w:rPr>
        <w:t xml:space="preserve">כך </w:t>
      </w:r>
      <w:r w:rsidR="00AC0AF5" w:rsidRPr="003D6886">
        <w:rPr>
          <w:rStyle w:val="affffe"/>
          <w:rtl/>
        </w:rPr>
        <w:t>שלחו:</w:t>
      </w:r>
      <w:r w:rsidR="00AC0AF5" w:rsidRPr="00C35A2C">
        <w:rPr>
          <w:rFonts w:ascii="David" w:hAnsi="David"/>
          <w:sz w:val="32"/>
          <w:rtl/>
        </w:rPr>
        <w:t xml:space="preserve"> שנים שהעידו בב"ד זה וחזרו והעידו בב"ד זה, </w:t>
      </w:r>
      <w:r w:rsidR="00AC0AF5" w:rsidRPr="003D6886">
        <w:rPr>
          <w:rFonts w:ascii="David" w:hAnsi="David"/>
          <w:b/>
          <w:bCs/>
          <w:sz w:val="32"/>
          <w:rtl/>
        </w:rPr>
        <w:t>מהו שיבוא אחד מכל ב"ד ויצטרפו?</w:t>
      </w:r>
    </w:p>
    <w:p w14:paraId="1D6FC7F9" w14:textId="77777777" w:rsidR="003D6886" w:rsidRPr="003D6886" w:rsidRDefault="00AC0AF5" w:rsidP="003D6886">
      <w:pPr>
        <w:pStyle w:val="36"/>
        <w:framePr w:wrap="notBeside"/>
        <w:rPr>
          <w:rtl/>
        </w:rPr>
      </w:pPr>
      <w:r w:rsidRPr="003D6886">
        <w:rPr>
          <w:rtl/>
        </w:rPr>
        <w:t>אליבא דר' נתן</w:t>
      </w:r>
    </w:p>
    <w:p w14:paraId="6CEBAEBE" w14:textId="54E72474" w:rsidR="00AC0AF5" w:rsidRDefault="00AC0AF5" w:rsidP="003D6886">
      <w:pPr>
        <w:rPr>
          <w:rFonts w:ascii="David" w:hAnsi="David"/>
          <w:sz w:val="32"/>
          <w:rtl/>
        </w:rPr>
      </w:pPr>
      <w:r w:rsidRPr="00C35A2C">
        <w:rPr>
          <w:rFonts w:ascii="David" w:hAnsi="David"/>
          <w:sz w:val="32"/>
          <w:rtl/>
        </w:rPr>
        <w:t xml:space="preserve">לא תיבעי, </w:t>
      </w:r>
      <w:r w:rsidR="003D6886">
        <w:rPr>
          <w:rFonts w:ascii="David" w:hAnsi="David" w:hint="cs"/>
          <w:sz w:val="32"/>
          <w:rtl/>
        </w:rPr>
        <w:t xml:space="preserve">אם </w:t>
      </w:r>
      <w:r w:rsidRPr="00C35A2C">
        <w:rPr>
          <w:rFonts w:ascii="David" w:hAnsi="David"/>
          <w:sz w:val="32"/>
          <w:rtl/>
        </w:rPr>
        <w:t xml:space="preserve">עדים מצרפינן, </w:t>
      </w:r>
      <w:r w:rsidR="003D6886">
        <w:rPr>
          <w:rFonts w:ascii="David" w:hAnsi="David" w:hint="cs"/>
          <w:sz w:val="32"/>
          <w:rtl/>
        </w:rPr>
        <w:t>כ''ש דיינים</w:t>
      </w:r>
    </w:p>
    <w:p w14:paraId="765855A7" w14:textId="26665258" w:rsidR="003D6886" w:rsidRPr="003D6886" w:rsidRDefault="003D6886" w:rsidP="003D6886">
      <w:pPr>
        <w:pStyle w:val="36"/>
        <w:framePr w:wrap="notBeside"/>
        <w:rPr>
          <w:rtl/>
        </w:rPr>
      </w:pPr>
      <w:r w:rsidRPr="003D6886">
        <w:rPr>
          <w:rFonts w:hint="cs"/>
          <w:rtl/>
        </w:rPr>
        <w:t xml:space="preserve">אליבא </w:t>
      </w:r>
      <w:r w:rsidR="00AC0AF5" w:rsidRPr="003D6886">
        <w:rPr>
          <w:rFonts w:hint="cs"/>
          <w:rtl/>
        </w:rPr>
        <w:t>דת</w:t>
      </w:r>
      <w:r w:rsidR="00AC0AF5" w:rsidRPr="003D6886">
        <w:rPr>
          <w:rtl/>
        </w:rPr>
        <w:t>"</w:t>
      </w:r>
      <w:r w:rsidR="00AC0AF5" w:rsidRPr="003D6886">
        <w:rPr>
          <w:rFonts w:hint="cs"/>
          <w:rtl/>
        </w:rPr>
        <w:t xml:space="preserve">ק </w:t>
      </w:r>
      <w:r>
        <w:rPr>
          <w:rFonts w:hint="cs"/>
          <w:rtl/>
        </w:rPr>
        <w:t>דר''נ</w:t>
      </w:r>
    </w:p>
    <w:p w14:paraId="289BACC2" w14:textId="0C5EC0EA" w:rsidR="00AC0AF5" w:rsidRPr="00C35A2C" w:rsidRDefault="00AC0AF5" w:rsidP="00AC0AF5">
      <w:pPr>
        <w:rPr>
          <w:rFonts w:ascii="David" w:hAnsi="David"/>
          <w:sz w:val="32"/>
          <w:rtl/>
        </w:rPr>
      </w:pPr>
      <w:r w:rsidRPr="00C35A2C">
        <w:rPr>
          <w:rFonts w:ascii="David" w:hAnsi="David"/>
          <w:sz w:val="32"/>
          <w:rtl/>
        </w:rPr>
        <w:t xml:space="preserve"> עדים הוא דלא מצרפינן, אבל דייני מצרפינן,</w:t>
      </w:r>
      <w:r w:rsidR="003D6886">
        <w:rPr>
          <w:rFonts w:ascii="David" w:hAnsi="David" w:hint="cs"/>
          <w:sz w:val="32"/>
          <w:rtl/>
        </w:rPr>
        <w:t xml:space="preserve"> או ל''ש.</w:t>
      </w:r>
    </w:p>
    <w:p w14:paraId="065DAEE4" w14:textId="696B9975" w:rsidR="003D6886" w:rsidRPr="003D6886" w:rsidRDefault="00071610" w:rsidP="003D6886">
      <w:pPr>
        <w:pStyle w:val="36"/>
        <w:framePr w:wrap="notBeside"/>
        <w:rPr>
          <w:rtl/>
        </w:rPr>
      </w:pPr>
      <w:r w:rsidRPr="002F02B9">
        <w:rPr>
          <w:rtl/>
        </w:rPr>
        <w:t>◄</w:t>
      </w:r>
      <w:r w:rsidR="00AC0AF5" w:rsidRPr="003D6886">
        <w:rPr>
          <w:rtl/>
        </w:rPr>
        <w:t xml:space="preserve">שלח להו: </w:t>
      </w:r>
    </w:p>
    <w:p w14:paraId="773F4865" w14:textId="34E31306" w:rsidR="00AC0AF5" w:rsidRPr="003D6886" w:rsidRDefault="00AC0AF5" w:rsidP="003D6886">
      <w:pPr>
        <w:spacing w:after="60"/>
        <w:rPr>
          <w:rtl/>
        </w:rPr>
      </w:pPr>
      <w:r w:rsidRPr="003D6886">
        <w:rPr>
          <w:rtl/>
        </w:rPr>
        <w:t>אני איני כדיי שאתם שלחתם לי, אלא כך דעת תלמידכם נוטה - שיצטרפו.</w:t>
      </w:r>
    </w:p>
    <w:p w14:paraId="42100FD5" w14:textId="7DEC77DB" w:rsidR="003D6886" w:rsidRPr="003D6886" w:rsidRDefault="003D6886" w:rsidP="003D6886">
      <w:pPr>
        <w:pStyle w:val="36"/>
        <w:framePr w:wrap="notBeside"/>
        <w:rPr>
          <w:rtl/>
        </w:rPr>
      </w:pPr>
      <w:r>
        <w:rPr>
          <w:rFonts w:hint="cs"/>
          <w:rtl/>
        </w:rPr>
        <w:t xml:space="preserve">ד. </w:t>
      </w:r>
      <w:r w:rsidR="00AC0AF5" w:rsidRPr="003D6886">
        <w:rPr>
          <w:rtl/>
        </w:rPr>
        <w:t>רבינא</w:t>
      </w:r>
    </w:p>
    <w:p w14:paraId="51C93431" w14:textId="5B8BCED3" w:rsidR="00AC0AF5" w:rsidRPr="00C35A2C" w:rsidRDefault="00AC0AF5" w:rsidP="00AC0AF5">
      <w:pPr>
        <w:rPr>
          <w:rFonts w:ascii="David" w:hAnsi="David"/>
          <w:sz w:val="32"/>
          <w:rtl/>
        </w:rPr>
      </w:pPr>
      <w:r w:rsidRPr="003D6886">
        <w:rPr>
          <w:rStyle w:val="affffe"/>
          <w:rFonts w:hint="cs"/>
          <w:rtl/>
        </w:rPr>
        <w:t>כך שלחו</w:t>
      </w:r>
      <w:r w:rsidRPr="003D6886">
        <w:rPr>
          <w:rStyle w:val="affffe"/>
          <w:rtl/>
        </w:rPr>
        <w:t>:</w:t>
      </w:r>
      <w:r w:rsidRPr="00C35A2C">
        <w:rPr>
          <w:rFonts w:ascii="David" w:hAnsi="David"/>
          <w:sz w:val="32"/>
          <w:rtl/>
        </w:rPr>
        <w:t xml:space="preserve"> </w:t>
      </w:r>
      <w:r w:rsidRPr="00C35A2C">
        <w:rPr>
          <w:rFonts w:ascii="David" w:hAnsi="David" w:hint="cs"/>
          <w:sz w:val="32"/>
          <w:rtl/>
        </w:rPr>
        <w:t>ג</w:t>
      </w:r>
      <w:r w:rsidRPr="00F10693">
        <w:rPr>
          <w:rFonts w:hint="cs"/>
          <w:rtl/>
        </w:rPr>
        <w:t>'</w:t>
      </w:r>
      <w:r w:rsidRPr="00F10693">
        <w:rPr>
          <w:rtl/>
        </w:rPr>
        <w:t xml:space="preserve"> </w:t>
      </w:r>
      <w:r w:rsidRPr="00C35A2C">
        <w:rPr>
          <w:rFonts w:ascii="David" w:hAnsi="David"/>
          <w:sz w:val="32"/>
          <w:rtl/>
        </w:rPr>
        <w:t xml:space="preserve">שישבו לקיים את השטר ומת אחד מהן, </w:t>
      </w:r>
      <w:r w:rsidRPr="003D6886">
        <w:rPr>
          <w:rFonts w:ascii="David" w:hAnsi="David"/>
          <w:b/>
          <w:bCs/>
          <w:sz w:val="32"/>
          <w:rtl/>
        </w:rPr>
        <w:t>צריכי למכתב במו</w:t>
      </w:r>
      <w:r w:rsidRPr="003D6886">
        <w:rPr>
          <w:rFonts w:ascii="David" w:hAnsi="David" w:hint="cs"/>
          <w:b/>
          <w:bCs/>
          <w:sz w:val="32"/>
          <w:rtl/>
        </w:rPr>
        <w:t>שב ג</w:t>
      </w:r>
      <w:r w:rsidRPr="003D6886">
        <w:rPr>
          <w:rFonts w:hint="cs"/>
          <w:b/>
          <w:bCs/>
          <w:rtl/>
        </w:rPr>
        <w:t xml:space="preserve">' </w:t>
      </w:r>
      <w:r w:rsidRPr="003D6886">
        <w:rPr>
          <w:rFonts w:ascii="David" w:hAnsi="David" w:hint="cs"/>
          <w:b/>
          <w:bCs/>
          <w:sz w:val="32"/>
          <w:rtl/>
        </w:rPr>
        <w:t>היינו חד הביא או לא</w:t>
      </w:r>
      <w:r w:rsidRPr="00C35A2C">
        <w:rPr>
          <w:rFonts w:ascii="David" w:hAnsi="David" w:hint="cs"/>
          <w:sz w:val="32"/>
          <w:rtl/>
        </w:rPr>
        <w:t>?</w:t>
      </w:r>
    </w:p>
    <w:p w14:paraId="4CEFC64D" w14:textId="6AD55700" w:rsidR="003D6886" w:rsidRPr="003D6886" w:rsidRDefault="00071610" w:rsidP="003D6886">
      <w:pPr>
        <w:pStyle w:val="36"/>
        <w:framePr w:wrap="notBeside"/>
        <w:rPr>
          <w:rtl/>
        </w:rPr>
      </w:pPr>
      <w:r w:rsidRPr="002F02B9">
        <w:rPr>
          <w:rtl/>
        </w:rPr>
        <w:t>◄</w:t>
      </w:r>
      <w:r w:rsidR="00AC0AF5" w:rsidRPr="003D6886">
        <w:rPr>
          <w:rtl/>
        </w:rPr>
        <w:t>שלח להו:</w:t>
      </w:r>
    </w:p>
    <w:p w14:paraId="2EE40C0D" w14:textId="1EB46AC2" w:rsidR="00AC0AF5" w:rsidRDefault="00AC0AF5" w:rsidP="00AC0AF5">
      <w:pPr>
        <w:rPr>
          <w:rtl/>
        </w:rPr>
      </w:pPr>
      <w:r w:rsidRPr="00C35A2C">
        <w:rPr>
          <w:rtl/>
        </w:rPr>
        <w:t xml:space="preserve">אני איני כדיי שאתם שלחתם לי, אלא כך דעת תלמידכם נוטה, שצריכין למכתב במותב </w:t>
      </w:r>
      <w:r w:rsidRPr="00C35A2C">
        <w:rPr>
          <w:rFonts w:hint="cs"/>
          <w:rtl/>
        </w:rPr>
        <w:t>ג</w:t>
      </w:r>
      <w:r w:rsidRPr="00F10693">
        <w:rPr>
          <w:rFonts w:hint="cs"/>
          <w:rtl/>
        </w:rPr>
        <w:t xml:space="preserve">' </w:t>
      </w:r>
      <w:r w:rsidRPr="00C35A2C">
        <w:rPr>
          <w:rFonts w:hint="cs"/>
          <w:rtl/>
        </w:rPr>
        <w:t>היינו</w:t>
      </w:r>
      <w:r w:rsidR="003D6886">
        <w:rPr>
          <w:rFonts w:hint="cs"/>
          <w:rtl/>
        </w:rPr>
        <w:t>,</w:t>
      </w:r>
      <w:r w:rsidRPr="00C35A2C">
        <w:rPr>
          <w:rFonts w:hint="cs"/>
          <w:rtl/>
        </w:rPr>
        <w:t xml:space="preserve"> וחד הביא</w:t>
      </w:r>
      <w:r w:rsidR="003D6886">
        <w:rPr>
          <w:rFonts w:hint="cs"/>
          <w:rtl/>
        </w:rPr>
        <w:t>.</w:t>
      </w:r>
    </w:p>
    <w:p w14:paraId="6FD85B0C" w14:textId="77777777" w:rsidR="003D6886" w:rsidRPr="003D6886" w:rsidRDefault="00AC0AF5" w:rsidP="003D6886">
      <w:pPr>
        <w:pStyle w:val="36"/>
        <w:framePr w:wrap="notBeside"/>
        <w:rPr>
          <w:rtl/>
        </w:rPr>
      </w:pPr>
      <w:r w:rsidRPr="003D6886">
        <w:rPr>
          <w:rtl/>
        </w:rPr>
        <w:t>-</w:t>
      </w:r>
    </w:p>
    <w:p w14:paraId="7DAF16CD" w14:textId="0583DA1D" w:rsidR="00AC0AF5" w:rsidRPr="00065E76" w:rsidRDefault="00AC0AF5" w:rsidP="00065E76">
      <w:pPr>
        <w:rPr>
          <w:rtl/>
        </w:rPr>
      </w:pPr>
      <w:r>
        <w:rPr>
          <w:rFonts w:hint="cs"/>
          <w:rtl/>
        </w:rPr>
        <w:t xml:space="preserve">ועל זה החזירו </w:t>
      </w:r>
      <w:r>
        <w:rPr>
          <w:rStyle w:val="affffe"/>
          <w:rFonts w:hint="cs"/>
          <w:rtl/>
          <w:rPrChange w:id="9531" w:author="מנוע אמוראים" w:date="2026-10-05T16:41:09Z">
            <w:rPr>
              <w:rFonts w:hint="cs"/>
              <w:rtl/>
            </w:rPr>
          </w:rPrChange>
        </w:rPr>
        <w:t xml:space="preserve">לרי</w:t>
      </w:r>
      <w:r>
        <w:rPr>
          <w:rStyle w:val="affffe"/>
          <w:rtl/>
          <w:rPrChange w:id="9532" w:author="מנוע אמוראים" w:date="2026-10-05T16:41:09Z">
            <w:rPr>
              <w:rtl/>
            </w:rPr>
          </w:rPrChange>
        </w:rPr>
        <w:t xml:space="preserve">"</w:t>
      </w:r>
      <w:r>
        <w:rPr>
          <w:rStyle w:val="affffe"/>
          <w:rFonts w:hint="cs"/>
          <w:rtl/>
          <w:rPrChange w:id="9533" w:author="מנוע אמוראים" w:date="2026-10-05T16:41:09Z">
            <w:rPr>
              <w:rFonts w:hint="cs"/>
              <w:rtl/>
            </w:rPr>
          </w:rPrChange>
        </w:rPr>
        <w:t xml:space="preserve">ר</w:t>
      </w:r>
      <w:r>
        <w:rPr>
          <w:rFonts w:hint="cs"/>
          <w:rtl/>
        </w:rPr>
        <w:t xml:space="preserve"> לביהמ</w:t>
      </w:r>
      <w:r w:rsidRPr="00065E76">
        <w:rPr>
          <w:rtl/>
        </w:rPr>
        <w:t>"</w:t>
      </w:r>
      <w:r w:rsidRPr="00065E76">
        <w:rPr>
          <w:rFonts w:hint="cs"/>
          <w:rtl/>
        </w:rPr>
        <w:t>ד.</w:t>
      </w:r>
    </w:p>
    <w:p w14:paraId="410AACA3" w14:textId="26AAF128" w:rsidR="00AC0AF5" w:rsidRPr="001B450D" w:rsidRDefault="00071610" w:rsidP="00AC0AF5">
      <w:pPr>
        <w:pStyle w:val="aff9"/>
        <w:rPr>
          <w:rtl/>
        </w:rPr>
      </w:pPr>
      <w:bookmarkStart w:id="65" w:name="_Hlk184539303"/>
      <w:r>
        <w:rPr>
          <w:rFonts w:hint="cs"/>
          <w:rtl/>
        </w:rPr>
        <w:t>מתני'</w:t>
      </w:r>
    </w:p>
    <w:p w14:paraId="2BFADD2F" w14:textId="77777777" w:rsidR="00071610" w:rsidRPr="00071610" w:rsidRDefault="00071610" w:rsidP="00071610">
      <w:pPr>
        <w:pStyle w:val="36"/>
        <w:framePr w:wrap="notBeside"/>
        <w:rPr>
          <w:rtl/>
        </w:rPr>
      </w:pPr>
      <w:r w:rsidRPr="00071610">
        <w:rPr>
          <w:rtl/>
        </w:rPr>
        <w:t>◄</w:t>
      </w:r>
    </w:p>
    <w:p>
      <w:pPr>
        <w:pStyle w:val="affffb"/>
        <w:rPr>
          <w:ins w:id="20458" w:author="קלוד" w:date="2026-10-06T10:07:33Z"/>
        </w:rPr>
      </w:pPr>
      <w:ins w:id="20457" w:author="קלוד" w:date="2026-10-06T10:07:33Z">
        <w:r>
          <w:t xml:space="preserve">משנה ב</w:t>
        </w:r>
      </w:ins>
    </w:p>
    <w:p w14:paraId="4356263A" w14:textId="100BB3BC" w:rsidR="00AC0AF5" w:rsidRPr="00C35A2C" w:rsidRDefault="00AC0AF5" w:rsidP="00DB3591">
      <w:pPr>
        <w:pStyle w:val="afff3"/>
        <w:rPr>
          <w:rtl/>
        </w:rPr>
      </w:pPr>
      <w:r w:rsidRPr="00C35A2C">
        <w:rPr>
          <w:rtl/>
        </w:rPr>
        <w:t xml:space="preserve">כתוב בו </w:t>
      </w:r>
      <w:r w:rsidR="00E21020">
        <w:rPr>
          <w:rFonts w:hint="cs"/>
          <w:rtl/>
        </w:rPr>
        <w:t>'</w:t>
      </w:r>
      <w:r w:rsidRPr="00C35A2C">
        <w:rPr>
          <w:rtl/>
        </w:rPr>
        <w:t>זוזין מאה</w:t>
      </w:r>
      <w:r w:rsidR="00E21020">
        <w:rPr>
          <w:rFonts w:hint="cs"/>
          <w:rtl/>
        </w:rPr>
        <w:t>'</w:t>
      </w:r>
      <w:r w:rsidRPr="00C35A2C">
        <w:rPr>
          <w:rtl/>
        </w:rPr>
        <w:t xml:space="preserve"> דאינון </w:t>
      </w:r>
      <w:r w:rsidR="00E21020">
        <w:rPr>
          <w:rFonts w:hint="cs"/>
          <w:rtl/>
        </w:rPr>
        <w:t>'</w:t>
      </w:r>
      <w:r w:rsidRPr="00C35A2C">
        <w:rPr>
          <w:rtl/>
        </w:rPr>
        <w:t>סלעין עשרין</w:t>
      </w:r>
      <w:r w:rsidR="00E21020">
        <w:rPr>
          <w:rFonts w:hint="cs"/>
          <w:rtl/>
        </w:rPr>
        <w:t>'</w:t>
      </w:r>
      <w:r w:rsidRPr="00C35A2C">
        <w:rPr>
          <w:rtl/>
        </w:rPr>
        <w:t xml:space="preserve"> - אין לו אלא עשרין.</w:t>
      </w:r>
    </w:p>
    <w:p w14:paraId="5B0563B3" w14:textId="77777777" w:rsidR="00AC0AF5" w:rsidRPr="00C35A2C" w:rsidRDefault="00AC0AF5" w:rsidP="00DB3591">
      <w:pPr>
        <w:pStyle w:val="afff3"/>
        <w:rPr>
          <w:rtl/>
        </w:rPr>
      </w:pPr>
      <w:r w:rsidRPr="00C35A2C">
        <w:rPr>
          <w:rtl/>
        </w:rPr>
        <w:t>זוזין מאה דאינון תלתין סלעין - אין לו אלא מנה.</w:t>
      </w:r>
    </w:p>
    <w:p w14:paraId="6C7BCC69" w14:textId="77777777" w:rsidR="00071610" w:rsidRPr="00071610" w:rsidRDefault="00071610" w:rsidP="00071610">
      <w:pPr>
        <w:pStyle w:val="36"/>
        <w:framePr w:wrap="notBeside"/>
        <w:rPr>
          <w:rtl/>
        </w:rPr>
      </w:pPr>
      <w:r w:rsidRPr="00071610">
        <w:rPr>
          <w:rtl/>
        </w:rPr>
        <w:t>◄</w:t>
      </w:r>
    </w:p>
    <w:p w14:paraId="78CEA1B1" w14:textId="77777777" w:rsidR="00AC0AF5" w:rsidRPr="00C35A2C" w:rsidRDefault="00AC0AF5" w:rsidP="00DB3591">
      <w:pPr>
        <w:pStyle w:val="afff3"/>
        <w:rPr>
          <w:rtl/>
        </w:rPr>
      </w:pPr>
      <w:r w:rsidRPr="00C35A2C">
        <w:rPr>
          <w:rtl/>
        </w:rPr>
        <w:t>כסף זוזין דאינון ונמחק - אין פחות משתים.</w:t>
      </w:r>
    </w:p>
    <w:p w14:paraId="2A1DF113" w14:textId="77777777" w:rsidR="00AC0AF5" w:rsidRPr="00C35A2C" w:rsidRDefault="00AC0AF5" w:rsidP="00DB3591">
      <w:pPr>
        <w:pStyle w:val="afff3"/>
        <w:rPr>
          <w:rtl/>
        </w:rPr>
      </w:pPr>
      <w:r w:rsidRPr="00C35A2C">
        <w:rPr>
          <w:rtl/>
        </w:rPr>
        <w:t>כסף סלעין דאינון ונמחק - אין פחות משתים.</w:t>
      </w:r>
    </w:p>
    <w:p w14:paraId="59B61D6C" w14:textId="77777777" w:rsidR="00AC0AF5" w:rsidRPr="00C35A2C" w:rsidRDefault="00AC0AF5" w:rsidP="00E21020">
      <w:pPr>
        <w:pStyle w:val="afff3"/>
        <w:spacing w:after="60"/>
        <w:rPr>
          <w:rtl/>
        </w:rPr>
      </w:pPr>
      <w:r w:rsidRPr="00C35A2C">
        <w:rPr>
          <w:rtl/>
        </w:rPr>
        <w:t>דרכונות דאינון ונמחק - אין פחות משתים.</w:t>
      </w:r>
    </w:p>
    <w:p w14:paraId="1DD6F7AF" w14:textId="77777777" w:rsidR="00071610" w:rsidRPr="00071610" w:rsidRDefault="00071610" w:rsidP="00071610">
      <w:pPr>
        <w:pStyle w:val="36"/>
        <w:framePr w:wrap="notBeside"/>
        <w:rPr>
          <w:rtl/>
        </w:rPr>
      </w:pPr>
      <w:r w:rsidRPr="00071610">
        <w:rPr>
          <w:rtl/>
        </w:rPr>
        <w:t>◄</w:t>
      </w:r>
    </w:p>
    <w:p w14:paraId="4DC46D21" w14:textId="371CD512" w:rsidR="00AC0AF5" w:rsidRPr="00A343FC" w:rsidRDefault="00AC0AF5" w:rsidP="00E21020">
      <w:pPr>
        <w:pStyle w:val="afff3"/>
        <w:spacing w:after="60"/>
        <w:rPr>
          <w:rtl/>
        </w:rPr>
      </w:pPr>
      <w:r w:rsidRPr="00C35A2C">
        <w:rPr>
          <w:rtl/>
        </w:rPr>
        <w:t>כתוב בו מלמעלה מנה ומלמטה מאתים, מלמעלה מאתים ומלמטה מנה  הכל הולך אחר התחתון.</w:t>
      </w:r>
      <w:r w:rsidR="00E21020">
        <w:rPr>
          <w:rFonts w:hint="cs"/>
          <w:rtl/>
        </w:rPr>
        <w:t xml:space="preserve">  </w:t>
      </w:r>
      <w:r w:rsidRPr="00A343FC">
        <w:rPr>
          <w:rtl/>
        </w:rPr>
        <w:t xml:space="preserve">א"כ, למה כותבין את העליון? </w:t>
      </w:r>
      <w:r w:rsidR="00071610" w:rsidRPr="00071610">
        <w:rPr>
          <w:rtl/>
        </w:rPr>
        <w:t>◄</w:t>
      </w:r>
      <w:r w:rsidRPr="00A343FC">
        <w:rPr>
          <w:rtl/>
        </w:rPr>
        <w:t>שאם תמחק אות אחת מן התחתון - ילמד מן העליון.</w:t>
      </w:r>
    </w:p>
    <w:p w14:paraId="14E3B6BC" w14:textId="3C32B5D2" w:rsidR="00E21020" w:rsidRPr="00E21020" w:rsidRDefault="00071610" w:rsidP="00E21020">
      <w:pPr>
        <w:pStyle w:val="36"/>
        <w:framePr w:wrap="notBeside"/>
        <w:rPr>
          <w:rtl/>
        </w:rPr>
      </w:pPr>
      <w:r w:rsidRPr="00071610">
        <w:rPr>
          <w:rtl/>
        </w:rPr>
        <w:t>◄</w:t>
      </w:r>
      <w:r w:rsidR="00AC0AF5" w:rsidRPr="00E21020">
        <w:rPr>
          <w:rtl/>
        </w:rPr>
        <w:t>ת"ר</w:t>
      </w:r>
      <w:r w:rsidR="00AC0AF5" w:rsidRPr="00E21020">
        <w:rPr>
          <w:rFonts w:hint="cs"/>
          <w:rtl/>
        </w:rPr>
        <w:t>:</w:t>
      </w:r>
    </w:p>
    <w:p w14:paraId="2404E418" w14:textId="33FD0493" w:rsidR="00071610" w:rsidRPr="00071610" w:rsidRDefault="00AC0AF5" w:rsidP="00071610">
      <w:pPr>
        <w:rPr>
          <w:rFonts w:ascii="Fb Fontext" w:hAnsi="Fb Fontext"/>
          <w:sz w:val="14"/>
          <w:szCs w:val="13"/>
          <w:rtl/>
        </w:rPr>
      </w:pPr>
      <w:r w:rsidRPr="00C35A2C">
        <w:rPr>
          <w:rFonts w:ascii="David" w:hAnsi="David"/>
          <w:sz w:val="32"/>
          <w:rtl/>
        </w:rPr>
        <w:t>אמר כסף - אין פחות מדינר כסף.</w:t>
      </w:r>
      <w:r w:rsidR="00071610">
        <w:rPr>
          <w:rFonts w:ascii="David" w:hAnsi="David" w:hint="cs"/>
          <w:sz w:val="32"/>
          <w:rtl/>
        </w:rPr>
        <w:t xml:space="preserve"> </w:t>
      </w:r>
      <w:r w:rsidR="00071610" w:rsidRPr="00071610">
        <w:rPr>
          <w:rStyle w:val="afffff0"/>
          <w:rFonts w:hint="cs"/>
          <w:rtl/>
        </w:rPr>
        <w:t xml:space="preserve">[לא מטבע ולא פריטי] דכתוב ביה מטבע ובאותו מקום לא היו פרוטות מכסף רק נחושת והמטבע הכי קטן הוא דינר </w:t>
      </w:r>
    </w:p>
    <w:p w14:paraId="4C14CCC1" w14:textId="42DC6628" w:rsidR="00AC0AF5" w:rsidRPr="00C35A2C" w:rsidRDefault="00AC0AF5" w:rsidP="00AC0AF5">
      <w:pPr>
        <w:rPr>
          <w:rFonts w:ascii="David" w:hAnsi="David"/>
          <w:sz w:val="32"/>
          <w:rtl/>
        </w:rPr>
      </w:pPr>
      <w:r w:rsidRPr="00C35A2C">
        <w:rPr>
          <w:rFonts w:ascii="David" w:hAnsi="David"/>
          <w:sz w:val="32"/>
          <w:rtl/>
        </w:rPr>
        <w:t>כסף דינרין ודינרין כסף - אין פחות משני דינרין כסף.</w:t>
      </w:r>
    </w:p>
    <w:p w14:paraId="7683AB35" w14:textId="3A905169" w:rsidR="00AC0AF5" w:rsidRDefault="00AC0AF5" w:rsidP="00071610">
      <w:pPr>
        <w:spacing w:after="60"/>
        <w:rPr>
          <w:rFonts w:ascii="David" w:hAnsi="David"/>
          <w:sz w:val="32"/>
          <w:rtl/>
        </w:rPr>
      </w:pPr>
      <w:r w:rsidRPr="00C35A2C">
        <w:rPr>
          <w:rFonts w:ascii="David" w:hAnsi="David"/>
          <w:sz w:val="32"/>
          <w:rtl/>
        </w:rPr>
        <w:t>כסף בדינרין - אין פחות מבשני דינרין דהב כסף.</w:t>
      </w:r>
      <w:r w:rsidRPr="00C35A2C">
        <w:rPr>
          <w:rFonts w:ascii="David" w:hAnsi="David" w:hint="cs"/>
          <w:sz w:val="32"/>
          <w:rtl/>
        </w:rPr>
        <w:t xml:space="preserve"> </w:t>
      </w:r>
    </w:p>
    <w:p w14:paraId="5FB885DA" w14:textId="77777777" w:rsidR="0095168D" w:rsidRPr="0095168D" w:rsidRDefault="0095168D" w:rsidP="0095168D">
      <w:pPr>
        <w:pStyle w:val="36"/>
        <w:framePr w:wrap="notBeside"/>
        <w:rPr>
          <w:rtl/>
        </w:rPr>
      </w:pPr>
      <w:r w:rsidRPr="0095168D">
        <w:rPr>
          <w:rFonts w:hint="cs"/>
          <w:rtl/>
        </w:rPr>
        <w:t>ז</w:t>
      </w:r>
      <w:r w:rsidR="00AC0AF5" w:rsidRPr="0095168D">
        <w:rPr>
          <w:rtl/>
        </w:rPr>
        <w:t xml:space="preserve">הב </w:t>
      </w:r>
    </w:p>
    <w:p w14:paraId="344C0B83" w14:textId="0EE970CF" w:rsidR="00AC0AF5" w:rsidRPr="00071610" w:rsidRDefault="00AC0AF5" w:rsidP="00AC0AF5">
      <w:pPr>
        <w:rPr>
          <w:rStyle w:val="afffff0"/>
          <w:rtl/>
        </w:rPr>
      </w:pPr>
      <w:r w:rsidRPr="00C35A2C">
        <w:rPr>
          <w:rFonts w:ascii="David" w:hAnsi="David"/>
          <w:sz w:val="32"/>
          <w:rtl/>
        </w:rPr>
        <w:t xml:space="preserve">אין פחות מדינר </w:t>
      </w:r>
      <w:r w:rsidR="00071610">
        <w:rPr>
          <w:rFonts w:ascii="David" w:hAnsi="David" w:hint="cs"/>
          <w:sz w:val="32"/>
          <w:rtl/>
        </w:rPr>
        <w:t>ז</w:t>
      </w:r>
      <w:r w:rsidRPr="00C35A2C">
        <w:rPr>
          <w:rFonts w:ascii="David" w:hAnsi="David"/>
          <w:sz w:val="32"/>
          <w:rtl/>
        </w:rPr>
        <w:t>הב.</w:t>
      </w:r>
      <w:r w:rsidRPr="00C35A2C">
        <w:rPr>
          <w:rFonts w:ascii="David" w:hAnsi="David" w:hint="cs"/>
          <w:sz w:val="32"/>
          <w:rtl/>
        </w:rPr>
        <w:t xml:space="preserve"> </w:t>
      </w:r>
      <w:r w:rsidRPr="00071610">
        <w:rPr>
          <w:rStyle w:val="afffff0"/>
          <w:rFonts w:hint="cs"/>
          <w:rtl/>
        </w:rPr>
        <w:t xml:space="preserve">ולא </w:t>
      </w:r>
      <w:r w:rsidR="0095168D" w:rsidRPr="00071610">
        <w:rPr>
          <w:rStyle w:val="afffff0"/>
          <w:rFonts w:hint="cs"/>
          <w:rtl/>
        </w:rPr>
        <w:t xml:space="preserve">חתיכת זהב </w:t>
      </w:r>
      <w:r w:rsidRPr="00071610">
        <w:rPr>
          <w:rStyle w:val="afffff0"/>
          <w:rFonts w:hint="cs"/>
          <w:rtl/>
        </w:rPr>
        <w:t>דכתב מ</w:t>
      </w:r>
      <w:r w:rsidR="0095168D" w:rsidRPr="00071610">
        <w:rPr>
          <w:rStyle w:val="afffff0"/>
          <w:rFonts w:hint="cs"/>
          <w:rtl/>
        </w:rPr>
        <w:t>ט</w:t>
      </w:r>
      <w:r w:rsidRPr="00071610">
        <w:rPr>
          <w:rStyle w:val="afffff0"/>
          <w:rFonts w:hint="cs"/>
          <w:rtl/>
        </w:rPr>
        <w:t>בע ופריטי דדהבא לא עבדי אינשי</w:t>
      </w:r>
    </w:p>
    <w:p w14:paraId="646272C9" w14:textId="67C213D6" w:rsidR="00AC0AF5" w:rsidRPr="00C35A2C" w:rsidRDefault="00071610" w:rsidP="00AC0AF5">
      <w:pPr>
        <w:rPr>
          <w:rFonts w:ascii="David" w:hAnsi="David"/>
          <w:sz w:val="32"/>
          <w:rtl/>
        </w:rPr>
      </w:pPr>
      <w:r>
        <w:rPr>
          <w:rFonts w:ascii="David" w:hAnsi="David" w:hint="cs"/>
          <w:sz w:val="32"/>
          <w:rtl/>
        </w:rPr>
        <w:t>ז</w:t>
      </w:r>
      <w:r w:rsidR="00AC0AF5" w:rsidRPr="00C35A2C">
        <w:rPr>
          <w:rFonts w:ascii="David" w:hAnsi="David"/>
          <w:sz w:val="32"/>
          <w:rtl/>
        </w:rPr>
        <w:t xml:space="preserve">הב דינרין ודינרי </w:t>
      </w:r>
      <w:r>
        <w:rPr>
          <w:rFonts w:ascii="David" w:hAnsi="David" w:hint="cs"/>
          <w:sz w:val="32"/>
          <w:rtl/>
        </w:rPr>
        <w:t>ז</w:t>
      </w:r>
      <w:r w:rsidR="00AC0AF5" w:rsidRPr="00C35A2C">
        <w:rPr>
          <w:rFonts w:ascii="David" w:hAnsi="David"/>
          <w:sz w:val="32"/>
          <w:rtl/>
        </w:rPr>
        <w:t>הב - אין פחות משני דינרין דהב.</w:t>
      </w:r>
    </w:p>
    <w:p w14:paraId="2FDA6CD3" w14:textId="3FB6A5D6" w:rsidR="00AC0AF5" w:rsidRPr="00C35A2C" w:rsidRDefault="00071610" w:rsidP="00AC0AF5">
      <w:pPr>
        <w:rPr>
          <w:rtl/>
        </w:rPr>
      </w:pPr>
      <w:r>
        <w:rPr>
          <w:rFonts w:hint="cs"/>
          <w:rtl/>
        </w:rPr>
        <w:t>ז</w:t>
      </w:r>
      <w:r w:rsidR="00AC0AF5" w:rsidRPr="00C35A2C">
        <w:rPr>
          <w:rtl/>
        </w:rPr>
        <w:t>הב בדינרין אין פחות מב</w:t>
      </w:r>
      <w:r w:rsidR="00AC0AF5" w:rsidRPr="00F10693">
        <w:rPr>
          <w:rFonts w:hint="cs"/>
          <w:rtl/>
        </w:rPr>
        <w:t xml:space="preserve">' </w:t>
      </w:r>
      <w:r w:rsidR="00AC0AF5" w:rsidRPr="00C35A2C">
        <w:rPr>
          <w:rtl/>
        </w:rPr>
        <w:t xml:space="preserve">דינרין כסף </w:t>
      </w:r>
      <w:r>
        <w:rPr>
          <w:rFonts w:hint="cs"/>
          <w:rtl/>
        </w:rPr>
        <w:t>ז</w:t>
      </w:r>
      <w:r w:rsidR="00AC0AF5" w:rsidRPr="00C35A2C">
        <w:rPr>
          <w:rtl/>
        </w:rPr>
        <w:t>הב.</w:t>
      </w:r>
      <w:r w:rsidR="00AC0AF5" w:rsidRPr="00C35A2C">
        <w:rPr>
          <w:rFonts w:hint="cs"/>
          <w:rtl/>
        </w:rPr>
        <w:t xml:space="preserve"> </w:t>
      </w:r>
      <w:r w:rsidR="00AC0AF5" w:rsidRPr="0095168D">
        <w:rPr>
          <w:rStyle w:val="afffff0"/>
          <w:rFonts w:hint="cs"/>
          <w:rtl/>
        </w:rPr>
        <w:t>ולא אמרי' זהב בב' דינרי זהב דיד בעל השטר על התחתונה</w:t>
      </w:r>
    </w:p>
    <w:p w14:paraId="698DB264" w14:textId="77777777" w:rsidR="00AC0AF5" w:rsidRPr="00C35A2C" w:rsidRDefault="00AC0AF5" w:rsidP="00982F98">
      <w:pPr>
        <w:pStyle w:val="affe"/>
        <w:framePr w:wrap="around"/>
        <w:rPr>
          <w:rtl/>
        </w:rPr>
      </w:pPr>
      <w:r w:rsidRPr="00C35A2C">
        <w:rPr>
          <w:rFonts w:hint="cs"/>
          <w:rtl/>
        </w:rPr>
        <w:t>קסו.</w:t>
      </w:r>
    </w:p>
    <w:p w14:paraId="7789FBA7" w14:textId="77777777" w:rsidR="0095168D" w:rsidRPr="0095168D" w:rsidRDefault="0095168D" w:rsidP="0095168D">
      <w:pPr>
        <w:pStyle w:val="36"/>
        <w:framePr w:wrap="notBeside"/>
        <w:rPr>
          <w:rtl/>
        </w:rPr>
      </w:pPr>
      <w:r w:rsidRPr="0095168D">
        <w:rPr>
          <w:rFonts w:hint="cs"/>
          <w:rtl/>
        </w:rPr>
        <w:t xml:space="preserve">- </w:t>
      </w:r>
      <w:r w:rsidR="00AC0AF5" w:rsidRPr="0095168D">
        <w:rPr>
          <w:rtl/>
        </w:rPr>
        <w:t>א"ר אשי:</w:t>
      </w:r>
    </w:p>
    <w:p w14:paraId="4494EB4C" w14:textId="4345575F" w:rsidR="0095168D" w:rsidRDefault="00AC0AF5" w:rsidP="0095168D">
      <w:pPr>
        <w:rPr>
          <w:rFonts w:ascii="David" w:hAnsi="David"/>
          <w:sz w:val="32"/>
          <w:rtl/>
        </w:rPr>
      </w:pPr>
      <w:r w:rsidRPr="00C35A2C">
        <w:rPr>
          <w:rFonts w:ascii="David" w:hAnsi="David"/>
          <w:sz w:val="32"/>
          <w:rtl/>
        </w:rPr>
        <w:t>רישא - דכתב דינרי</w:t>
      </w:r>
      <w:r w:rsidR="0095168D">
        <w:rPr>
          <w:rFonts w:ascii="David" w:hAnsi="David" w:hint="cs"/>
          <w:sz w:val="32"/>
          <w:rtl/>
        </w:rPr>
        <w:t xml:space="preserve"> [זהב]</w:t>
      </w:r>
      <w:r w:rsidRPr="00C35A2C">
        <w:rPr>
          <w:rFonts w:ascii="David" w:hAnsi="David"/>
          <w:sz w:val="32"/>
          <w:rtl/>
        </w:rPr>
        <w:t>, סיפא - דכתב דינרין</w:t>
      </w:r>
      <w:r w:rsidR="0095168D">
        <w:rPr>
          <w:rFonts w:ascii="David" w:hAnsi="David" w:hint="cs"/>
          <w:sz w:val="32"/>
          <w:rtl/>
        </w:rPr>
        <w:t xml:space="preserve"> [כסף]</w:t>
      </w:r>
      <w:r w:rsidRPr="00C35A2C">
        <w:rPr>
          <w:rFonts w:ascii="David" w:hAnsi="David"/>
          <w:sz w:val="32"/>
          <w:rtl/>
        </w:rPr>
        <w:t>.</w:t>
      </w:r>
      <w:r w:rsidR="0095168D">
        <w:rPr>
          <w:rFonts w:ascii="David" w:hAnsi="David" w:hint="cs"/>
          <w:sz w:val="32"/>
          <w:rtl/>
        </w:rPr>
        <w:t xml:space="preserve"> -</w:t>
      </w:r>
    </w:p>
    <w:p w14:paraId="650D69D9" w14:textId="66314E43" w:rsidR="0095168D" w:rsidRPr="0095168D" w:rsidRDefault="00071610" w:rsidP="0095168D">
      <w:pPr>
        <w:pStyle w:val="36"/>
        <w:framePr w:wrap="notBeside"/>
        <w:rPr>
          <w:rtl/>
        </w:rPr>
      </w:pPr>
      <w:r w:rsidRPr="00071610">
        <w:rPr>
          <w:rtl/>
        </w:rPr>
        <w:t>◄</w:t>
      </w:r>
      <w:r w:rsidR="00AC0AF5" w:rsidRPr="0095168D">
        <w:rPr>
          <w:rFonts w:hint="cs"/>
          <w:rtl/>
        </w:rPr>
        <w:t>- כ</w:t>
      </w:r>
      <w:r w:rsidR="00AC0AF5" w:rsidRPr="0095168D">
        <w:rPr>
          <w:rtl/>
        </w:rPr>
        <w:t>דתניא:</w:t>
      </w:r>
    </w:p>
    <w:p w14:paraId="64A6B4DD" w14:textId="286BED7E" w:rsidR="00AC0AF5" w:rsidRDefault="00AC0AF5" w:rsidP="00AC0AF5">
      <w:pPr>
        <w:rPr>
          <w:rFonts w:ascii="David" w:hAnsi="David"/>
          <w:sz w:val="32"/>
          <w:rtl/>
        </w:rPr>
      </w:pPr>
      <w:r w:rsidRPr="00C35A2C">
        <w:rPr>
          <w:rFonts w:ascii="David" w:hAnsi="David"/>
          <w:sz w:val="32"/>
          <w:rtl/>
        </w:rPr>
        <w:t>האשה שהיו עליה ספק חמש לידות, ספק חמש זיבות</w:t>
      </w:r>
    </w:p>
    <w:p w14:paraId="404BB6EF" w14:textId="77777777" w:rsidR="0095168D" w:rsidRPr="0095168D" w:rsidRDefault="00AC0AF5" w:rsidP="0095168D">
      <w:pPr>
        <w:pStyle w:val="36"/>
        <w:framePr w:wrap="notBeside"/>
        <w:rPr>
          <w:rtl/>
        </w:rPr>
      </w:pPr>
      <w:r w:rsidRPr="0095168D">
        <w:rPr>
          <w:rtl/>
        </w:rPr>
        <w:t>-</w:t>
      </w:r>
    </w:p>
    <w:p w14:paraId="6A756C75" w14:textId="0E737129" w:rsidR="00AC0AF5" w:rsidRDefault="00AC0AF5" w:rsidP="00AC0AF5">
      <w:pPr>
        <w:rPr>
          <w:rFonts w:ascii="David" w:hAnsi="David"/>
          <w:sz w:val="32"/>
          <w:rtl/>
        </w:rPr>
      </w:pPr>
      <w:r w:rsidRPr="00C35A2C">
        <w:rPr>
          <w:rFonts w:ascii="David" w:hAnsi="David"/>
          <w:sz w:val="32"/>
          <w:rtl/>
        </w:rPr>
        <w:t>מביאה קרבן אחד ואוכלת בזבחים, ואין השאר עליה חובה,</w:t>
      </w:r>
    </w:p>
    <w:p w14:paraId="06B4AF36" w14:textId="77777777" w:rsidR="0095168D" w:rsidRDefault="00AC0AF5" w:rsidP="00AC0AF5">
      <w:pPr>
        <w:rPr>
          <w:rFonts w:ascii="David" w:hAnsi="David"/>
          <w:sz w:val="32"/>
          <w:rtl/>
        </w:rPr>
      </w:pPr>
      <w:r w:rsidRPr="00C35A2C">
        <w:rPr>
          <w:rFonts w:ascii="David" w:hAnsi="David"/>
          <w:sz w:val="32"/>
          <w:rtl/>
        </w:rPr>
        <w:t xml:space="preserve">היו עליה חמש לידות ודאות, חמש זיבות ודאות </w:t>
      </w:r>
    </w:p>
    <w:p w14:paraId="1072ADD6" w14:textId="77777777" w:rsidR="0095168D" w:rsidRPr="0095168D" w:rsidRDefault="00AC0AF5" w:rsidP="0095168D">
      <w:pPr>
        <w:pStyle w:val="36"/>
        <w:framePr w:wrap="notBeside"/>
        <w:rPr>
          <w:rtl/>
        </w:rPr>
      </w:pPr>
      <w:r w:rsidRPr="0095168D">
        <w:rPr>
          <w:rtl/>
        </w:rPr>
        <w:t>-</w:t>
      </w:r>
    </w:p>
    <w:p w14:paraId="35CEAD1B" w14:textId="0FA29BEA" w:rsidR="00AC0AF5" w:rsidRPr="00C35A2C" w:rsidRDefault="00AC0AF5" w:rsidP="00AC0AF5">
      <w:pPr>
        <w:rPr>
          <w:rFonts w:ascii="David" w:hAnsi="David"/>
          <w:sz w:val="32"/>
          <w:rtl/>
        </w:rPr>
      </w:pPr>
      <w:r w:rsidRPr="00C35A2C">
        <w:rPr>
          <w:rFonts w:ascii="David" w:hAnsi="David"/>
          <w:sz w:val="32"/>
          <w:rtl/>
        </w:rPr>
        <w:t>מביאה קרבן אחד ואוכלת בזבחים, והשאר עליה חובה.</w:t>
      </w:r>
    </w:p>
    <w:p w14:paraId="7664B613" w14:textId="77777777" w:rsidR="0095168D" w:rsidRPr="0095168D" w:rsidRDefault="00AC0AF5" w:rsidP="0095168D">
      <w:pPr>
        <w:pStyle w:val="36"/>
        <w:framePr w:wrap="notBeside"/>
        <w:rPr>
          <w:rtl/>
        </w:rPr>
      </w:pPr>
      <w:r w:rsidRPr="0095168D">
        <w:rPr>
          <w:rtl/>
        </w:rPr>
        <w:t>מעשה</w:t>
      </w:r>
    </w:p>
    <w:p w14:paraId="57CD546D" w14:textId="38AF9513" w:rsidR="00AC0AF5" w:rsidRPr="00C35A2C" w:rsidRDefault="00AC0AF5" w:rsidP="0095168D">
      <w:pPr>
        <w:rPr>
          <w:rFonts w:ascii="David" w:hAnsi="David"/>
          <w:sz w:val="32"/>
          <w:rtl/>
        </w:rPr>
      </w:pPr>
      <w:r w:rsidRPr="0095168D">
        <w:rPr>
          <w:rtl/>
        </w:rPr>
        <w:t xml:space="preserve">ועמדו קינים בירושלים בדינרי זהב, </w:t>
      </w:r>
      <w:r w:rsidRPr="0095168D">
        <w:rPr>
          <w:rStyle w:val="affffe"/>
          <w:rtl/>
        </w:rPr>
        <w:t>א</w:t>
      </w:r>
      <w:r w:rsidRPr="0095168D">
        <w:rPr>
          <w:rStyle w:val="affffe"/>
          <w:rFonts w:hint="cs"/>
          <w:rtl/>
        </w:rPr>
        <w:t>רשב</w:t>
      </w:r>
      <w:r w:rsidRPr="0095168D">
        <w:rPr>
          <w:rStyle w:val="affffe"/>
          <w:rtl/>
        </w:rPr>
        <w:t>"</w:t>
      </w:r>
      <w:r w:rsidRPr="0095168D">
        <w:rPr>
          <w:rStyle w:val="affffe"/>
          <w:rFonts w:hint="cs"/>
          <w:rtl/>
        </w:rPr>
        <w:t>ג</w:t>
      </w:r>
      <w:r w:rsidRPr="0095168D">
        <w:rPr>
          <w:rStyle w:val="affffe"/>
          <w:rtl/>
        </w:rPr>
        <w:t>:</w:t>
      </w:r>
      <w:r w:rsidRPr="0095168D">
        <w:rPr>
          <w:rtl/>
        </w:rPr>
        <w:t xml:space="preserve"> המעון הזה</w:t>
      </w:r>
      <w:r w:rsidRPr="0095168D">
        <w:rPr>
          <w:rFonts w:hint="cs"/>
          <w:rtl/>
        </w:rPr>
        <w:t xml:space="preserve"> </w:t>
      </w:r>
      <w:r w:rsidRPr="0095168D">
        <w:rPr>
          <w:rtl/>
        </w:rPr>
        <w:t>אם אלין הלילה עד שיהו בדינרין.</w:t>
      </w:r>
      <w:r w:rsidR="0095168D" w:rsidRPr="00071610">
        <w:rPr>
          <w:rStyle w:val="affffe"/>
          <w:rFonts w:hint="cs"/>
          <w:rtl/>
        </w:rPr>
        <w:t xml:space="preserve"> </w:t>
      </w:r>
      <w:r w:rsidRPr="00071610">
        <w:rPr>
          <w:rStyle w:val="affffe"/>
          <w:rtl/>
        </w:rPr>
        <w:t xml:space="preserve">נכנס </w:t>
      </w:r>
      <w:r w:rsidR="0095168D" w:rsidRPr="00071610">
        <w:rPr>
          <w:rStyle w:val="affffe"/>
          <w:rFonts w:hint="cs"/>
          <w:rtl/>
        </w:rPr>
        <w:t xml:space="preserve">לב''ד </w:t>
      </w:r>
      <w:r w:rsidRPr="00071610">
        <w:rPr>
          <w:rStyle w:val="affffe"/>
          <w:rtl/>
        </w:rPr>
        <w:t xml:space="preserve">ולימד: </w:t>
      </w:r>
      <w:r w:rsidRPr="00C35A2C">
        <w:rPr>
          <w:rFonts w:ascii="David" w:hAnsi="David"/>
          <w:sz w:val="32"/>
          <w:rtl/>
        </w:rPr>
        <w:t>האשה שהיו עליה חמש לידות ודאות, חמש זיבות ודאות - מביאה קרבן אחד ואוכלת בזבחים, ואין השאר עליה חובה.</w:t>
      </w:r>
      <w:r w:rsidRPr="00C35A2C">
        <w:rPr>
          <w:rFonts w:ascii="David" w:hAnsi="David" w:hint="cs"/>
          <w:sz w:val="32"/>
          <w:rtl/>
        </w:rPr>
        <w:t xml:space="preserve">-  </w:t>
      </w:r>
      <w:r w:rsidRPr="00C35A2C">
        <w:rPr>
          <w:rFonts w:ascii="David" w:hAnsi="David"/>
          <w:sz w:val="32"/>
          <w:rtl/>
        </w:rPr>
        <w:t>ועמדו קינין בו ביום ברבעתים</w:t>
      </w:r>
      <w:r w:rsidR="00071610">
        <w:rPr>
          <w:rStyle w:val="afffff0"/>
          <w:rFonts w:hint="cs"/>
          <w:rtl/>
        </w:rPr>
        <w:t xml:space="preserve"> </w:t>
      </w:r>
      <w:r w:rsidR="00071610" w:rsidRPr="00071610">
        <w:rPr>
          <w:rStyle w:val="afffff0"/>
          <w:rFonts w:hint="cs"/>
          <w:rtl/>
        </w:rPr>
        <w:t>רבע דינר כסף</w:t>
      </w:r>
      <w:r w:rsidR="0095168D">
        <w:rPr>
          <w:rFonts w:ascii="David" w:hAnsi="David" w:hint="cs"/>
          <w:sz w:val="32"/>
          <w:rtl/>
        </w:rPr>
        <w:t>!</w:t>
      </w:r>
    </w:p>
    <w:p w14:paraId="7B2CCB43" w14:textId="6F5F93D2" w:rsidR="00AC0AF5" w:rsidRPr="001B450D" w:rsidRDefault="001B450D" w:rsidP="00AC0AF5">
      <w:pPr>
        <w:pStyle w:val="aff9"/>
        <w:rPr>
          <w:del w:id="90186" w:author="מנוע עיצוב" w:date="2026-10-08T11:01:28Z"/>
          <w:rtl/>
        </w:rPr>
      </w:pPr>
      <w:del w:id="90185" w:author="מנוע עיצוב" w:date="2026-10-08T11:01:28Z">
        <w:r w:rsidRPr="001B450D">
          <w:rPr>
            <w:rFonts w:hint="cs"/>
            <w:rtl/>
          </w:rPr>
          <w:delText xml:space="preserve">***</w:delText>
        </w:r>
      </w:del>
    </w:p>
    <w:p w14:paraId="007EB83D" w14:textId="77777777" w:rsidR="00AC0AF5" w:rsidRDefault="00AC0AF5" w:rsidP="00982F98">
      <w:pPr>
        <w:pStyle w:val="affe"/>
        <w:framePr w:wrap="around"/>
        <w:rPr>
          <w:rtl/>
        </w:rPr>
      </w:pPr>
      <w:r w:rsidRPr="00C35A2C">
        <w:rPr>
          <w:rFonts w:hint="cs"/>
          <w:rtl/>
        </w:rPr>
        <w:t>קסו:</w:t>
      </w:r>
    </w:p>
    <w:p w14:paraId="186EA90C" w14:textId="34E8649C" w:rsidR="00AC0AF5" w:rsidRPr="00801934" w:rsidRDefault="00AC0AF5" w:rsidP="00AF2FEB">
      <w:pPr>
        <w:pStyle w:val="afffb"/>
        <w:rPr>
          <w:rtl/>
        </w:rPr>
      </w:pPr>
      <w:ins w:id="9976" w:author="מספור קטעי משנה" w:date="2026-10-06T06:44:59Z">
        <w:r>
          <w:rPr>
            <w:rStyle w:val="MisparKeta"/>
          </w:rPr>
          <w:t xml:space="preserve">א. </w:t>
        </w:r>
      </w:ins>
      <w:r w:rsidRPr="00801934">
        <w:rPr>
          <w:rtl/>
        </w:rPr>
        <w:t xml:space="preserve">כתוב </w:t>
      </w:r>
      <w:r w:rsidR="00E21020">
        <w:rPr>
          <w:rFonts w:hint="cs"/>
          <w:rtl/>
        </w:rPr>
        <w:t xml:space="preserve">בו </w:t>
      </w:r>
      <w:r w:rsidRPr="00801934">
        <w:rPr>
          <w:rtl/>
        </w:rPr>
        <w:t>מלמעלה</w:t>
      </w:r>
      <w:r w:rsidR="00E21020">
        <w:rPr>
          <w:rFonts w:hint="cs"/>
          <w:rtl/>
        </w:rPr>
        <w:t xml:space="preserve"> מנה ולמטה מא</w:t>
      </w:r>
      <w:r w:rsidR="00BC2D64">
        <w:rPr>
          <w:rFonts w:hint="cs"/>
          <w:rtl/>
        </w:rPr>
        <w:t>ת</w:t>
      </w:r>
      <w:r w:rsidR="00E21020">
        <w:rPr>
          <w:rFonts w:hint="cs"/>
          <w:rtl/>
        </w:rPr>
        <w:t>יים</w:t>
      </w:r>
      <w:r w:rsidRPr="00801934">
        <w:rPr>
          <w:rtl/>
        </w:rPr>
        <w:t xml:space="preserve"> וכו'.</w:t>
      </w:r>
    </w:p>
    <w:p w14:paraId="5DFFD5A2" w14:textId="7D4E1901" w:rsidR="00E21020" w:rsidRPr="00E21020" w:rsidRDefault="00071610" w:rsidP="00E21020">
      <w:pPr>
        <w:pStyle w:val="36"/>
        <w:framePr w:wrap="notBeside"/>
        <w:rPr>
          <w:rtl/>
        </w:rPr>
      </w:pPr>
      <w:r w:rsidRPr="00071610">
        <w:rPr>
          <w:rtl/>
        </w:rPr>
        <w:t>◄</w:t>
      </w:r>
      <w:r w:rsidR="00AC0AF5" w:rsidRPr="00E21020">
        <w:rPr>
          <w:rtl/>
        </w:rPr>
        <w:t>ת"ר:</w:t>
      </w:r>
    </w:p>
    <w:p w14:paraId="6857DD44" w14:textId="77A9B3AB" w:rsidR="00AC0AF5" w:rsidRPr="00C414D2" w:rsidRDefault="00AC0AF5" w:rsidP="00AC0AF5">
      <w:pPr>
        <w:rPr>
          <w:rFonts w:ascii="David" w:hAnsi="David"/>
          <w:spacing w:val="-2"/>
          <w:sz w:val="32"/>
          <w:rtl/>
        </w:rPr>
      </w:pPr>
      <w:r w:rsidRPr="00BC2D64">
        <w:rPr>
          <w:rFonts w:ascii="David" w:hAnsi="David"/>
          <w:b/>
          <w:bCs/>
          <w:spacing w:val="-2"/>
          <w:sz w:val="32"/>
          <w:rtl/>
        </w:rPr>
        <w:t>ילמד התחתון מן העליון באות אחת</w:t>
      </w:r>
      <w:r w:rsidRPr="00C414D2">
        <w:rPr>
          <w:rFonts w:ascii="David" w:hAnsi="David"/>
          <w:spacing w:val="-2"/>
          <w:sz w:val="32"/>
          <w:rtl/>
        </w:rPr>
        <w:t>, אבל לא בשתי אותיות, כגון: חנן מחנני וענן מענני.</w:t>
      </w:r>
    </w:p>
    <w:p w14:paraId="0DD06FFB" w14:textId="1BBDF4E7" w:rsidR="00AC0AF5" w:rsidRPr="00C35A2C" w:rsidRDefault="00AC0AF5" w:rsidP="00AC0AF5">
      <w:pPr>
        <w:rPr>
          <w:rFonts w:ascii="David" w:hAnsi="David"/>
          <w:sz w:val="32"/>
          <w:rtl/>
        </w:rPr>
      </w:pPr>
      <w:r w:rsidRPr="00C35A2C">
        <w:rPr>
          <w:rFonts w:ascii="David" w:hAnsi="David" w:hint="cs"/>
          <w:sz w:val="32"/>
          <w:rtl/>
        </w:rPr>
        <w:t xml:space="preserve">שתי אותיות, </w:t>
      </w:r>
      <w:r w:rsidR="00BC2D64">
        <w:rPr>
          <w:rFonts w:ascii="David" w:hAnsi="David" w:hint="cs"/>
          <w:sz w:val="32"/>
          <w:rtl/>
        </w:rPr>
        <w:t xml:space="preserve">- </w:t>
      </w:r>
      <w:r w:rsidRPr="00C35A2C">
        <w:rPr>
          <w:rFonts w:ascii="David" w:hAnsi="David" w:hint="cs"/>
          <w:sz w:val="32"/>
          <w:rtl/>
        </w:rPr>
        <w:t>שמא יזדמן שם בן ג</w:t>
      </w:r>
      <w:r w:rsidRPr="00F10693">
        <w:rPr>
          <w:rFonts w:hint="cs"/>
          <w:rtl/>
        </w:rPr>
        <w:t xml:space="preserve">' </w:t>
      </w:r>
      <w:r w:rsidRPr="00C35A2C">
        <w:rPr>
          <w:rFonts w:ascii="David" w:hAnsi="David" w:hint="cs"/>
          <w:sz w:val="32"/>
          <w:rtl/>
        </w:rPr>
        <w:t>אותיות והו</w:t>
      </w:r>
      <w:r w:rsidRPr="00C35A2C">
        <w:rPr>
          <w:rFonts w:ascii="David" w:hAnsi="David"/>
          <w:sz w:val="32"/>
          <w:rtl/>
        </w:rPr>
        <w:t>"</w:t>
      </w:r>
      <w:r w:rsidRPr="00C35A2C">
        <w:rPr>
          <w:rFonts w:ascii="David" w:hAnsi="David" w:hint="cs"/>
          <w:sz w:val="32"/>
          <w:rtl/>
        </w:rPr>
        <w:t>ל רוב שם</w:t>
      </w:r>
    </w:p>
    <w:p w14:paraId="1064AC21" w14:textId="5038F2A3" w:rsidR="00AC0AF5" w:rsidRPr="00C35A2C" w:rsidRDefault="00AC0AF5" w:rsidP="00071610">
      <w:pPr>
        <w:pStyle w:val="afffff"/>
        <w:spacing w:line="220" w:lineRule="exact"/>
        <w:rPr>
          <w:rtl/>
        </w:rPr>
      </w:pPr>
      <w:r w:rsidRPr="00C35A2C">
        <w:rPr>
          <w:rFonts w:hint="cs"/>
          <w:rtl/>
        </w:rPr>
        <w:t xml:space="preserve">[ולא </w:t>
      </w:r>
      <w:r w:rsidR="00E21020">
        <w:rPr>
          <w:rFonts w:hint="cs"/>
          <w:rtl/>
        </w:rPr>
        <w:t>חשש ל</w:t>
      </w:r>
      <w:r w:rsidRPr="00C35A2C">
        <w:rPr>
          <w:rFonts w:hint="cs"/>
          <w:rtl/>
        </w:rPr>
        <w:t>שם בן ד</w:t>
      </w:r>
      <w:r w:rsidRPr="00F10693">
        <w:rPr>
          <w:rFonts w:hint="cs"/>
          <w:rtl/>
        </w:rPr>
        <w:t xml:space="preserve">' </w:t>
      </w:r>
      <w:r w:rsidRPr="00C35A2C">
        <w:rPr>
          <w:rFonts w:hint="cs"/>
          <w:rtl/>
        </w:rPr>
        <w:t>אותיות והו</w:t>
      </w:r>
      <w:r w:rsidRPr="00C35A2C">
        <w:rPr>
          <w:rtl/>
        </w:rPr>
        <w:t>"</w:t>
      </w:r>
      <w:r w:rsidRPr="00C35A2C">
        <w:rPr>
          <w:rFonts w:hint="cs"/>
          <w:rtl/>
        </w:rPr>
        <w:t xml:space="preserve">ל </w:t>
      </w:r>
      <w:r w:rsidR="00E21020">
        <w:rPr>
          <w:rFonts w:hint="cs"/>
          <w:rtl/>
        </w:rPr>
        <w:t xml:space="preserve">חצי שם </w:t>
      </w:r>
      <w:r w:rsidRPr="00C35A2C">
        <w:rPr>
          <w:rFonts w:hint="cs"/>
          <w:rtl/>
        </w:rPr>
        <w:t>דא</w:t>
      </w:r>
      <w:r w:rsidRPr="00C35A2C">
        <w:rPr>
          <w:rtl/>
        </w:rPr>
        <w:t>"</w:t>
      </w:r>
      <w:r w:rsidR="00E21020">
        <w:rPr>
          <w:rFonts w:hint="cs"/>
          <w:rtl/>
        </w:rPr>
        <w:t>כ</w:t>
      </w:r>
      <w:r w:rsidRPr="00C35A2C">
        <w:rPr>
          <w:rFonts w:hint="cs"/>
          <w:rtl/>
        </w:rPr>
        <w:t xml:space="preserve"> אפי</w:t>
      </w:r>
      <w:r w:rsidRPr="00F10693">
        <w:rPr>
          <w:rFonts w:hint="cs"/>
          <w:rtl/>
        </w:rPr>
        <w:t xml:space="preserve">' </w:t>
      </w:r>
      <w:r w:rsidRPr="00C35A2C">
        <w:rPr>
          <w:rFonts w:hint="cs"/>
          <w:rtl/>
        </w:rPr>
        <w:t>אות אחת]</w:t>
      </w:r>
    </w:p>
    <w:p w14:paraId="5483EC10" w14:textId="2AAF9E55" w:rsidR="00E21020" w:rsidRPr="00E21020" w:rsidRDefault="00071610" w:rsidP="00E21020">
      <w:pPr>
        <w:pStyle w:val="36"/>
        <w:framePr w:wrap="notBeside"/>
        <w:rPr>
          <w:rtl/>
        </w:rPr>
      </w:pPr>
      <w:r w:rsidRPr="00071610">
        <w:rPr>
          <w:rtl/>
        </w:rPr>
        <w:t>◄</w:t>
      </w:r>
      <w:r>
        <w:rPr>
          <w:rFonts w:hint="cs"/>
          <w:rtl/>
        </w:rPr>
        <w:t>פשיטא ל</w:t>
      </w:r>
      <w:r w:rsidR="00AC0AF5" w:rsidRPr="00E21020">
        <w:rPr>
          <w:rFonts w:hint="cs"/>
          <w:rtl/>
        </w:rPr>
        <w:t>ר</w:t>
      </w:r>
      <w:r w:rsidR="00AC0AF5" w:rsidRPr="00E21020">
        <w:rPr>
          <w:rtl/>
        </w:rPr>
        <w:t>"</w:t>
      </w:r>
      <w:r w:rsidR="00AC0AF5" w:rsidRPr="00E21020">
        <w:rPr>
          <w:rFonts w:hint="cs"/>
          <w:rtl/>
        </w:rPr>
        <w:t>פ</w:t>
      </w:r>
      <w:r w:rsidR="00AC0AF5" w:rsidRPr="00E21020">
        <w:rPr>
          <w:rtl/>
        </w:rPr>
        <w:t xml:space="preserve">: </w:t>
      </w:r>
    </w:p>
    <w:p w14:paraId="16D88F37" w14:textId="20D0C783" w:rsidR="00AC0AF5" w:rsidRPr="00E21020" w:rsidRDefault="00AC0AF5" w:rsidP="00071610">
      <w:pPr>
        <w:rPr>
          <w:rStyle w:val="afff8"/>
          <w:rFonts w:ascii="David" w:hAnsi="David" w:cs="FrankRuehl"/>
          <w:b w:val="0"/>
          <w:spacing w:val="0"/>
          <w:sz w:val="32"/>
          <w:szCs w:val="18"/>
          <w:rtl/>
        </w:rPr>
      </w:pPr>
      <w:r w:rsidRPr="00BC2D64">
        <w:rPr>
          <w:rFonts w:ascii="David" w:hAnsi="David"/>
          <w:b/>
          <w:bCs/>
          <w:sz w:val="32"/>
          <w:rtl/>
        </w:rPr>
        <w:t>ספל מלמעלה וקפל מלמטה</w:t>
      </w:r>
      <w:r w:rsidRPr="00C35A2C">
        <w:rPr>
          <w:rFonts w:ascii="David" w:hAnsi="David"/>
          <w:sz w:val="32"/>
          <w:rtl/>
        </w:rPr>
        <w:t xml:space="preserve"> - הכל הולך אחר התחתון.</w:t>
      </w:r>
    </w:p>
    <w:p w14:paraId="25F0B7B6" w14:textId="77777777" w:rsidR="00E21020" w:rsidRPr="00E21020" w:rsidRDefault="00AC0AF5" w:rsidP="00E21020">
      <w:pPr>
        <w:pStyle w:val="36"/>
        <w:framePr w:wrap="notBeside"/>
        <w:rPr>
          <w:rtl/>
        </w:rPr>
      </w:pPr>
      <w:r w:rsidRPr="00E21020">
        <w:rPr>
          <w:rtl/>
        </w:rPr>
        <w:t>בעי רב פפא:</w:t>
      </w:r>
    </w:p>
    <w:p w14:paraId="0CFADCD1" w14:textId="4F7E3E5B" w:rsidR="00AC0AF5" w:rsidRPr="00071610" w:rsidRDefault="00AC0AF5" w:rsidP="00AC0AF5">
      <w:pPr>
        <w:rPr>
          <w:rFonts w:ascii="David" w:hAnsi="David"/>
          <w:spacing w:val="-2"/>
          <w:sz w:val="32"/>
          <w:rtl/>
        </w:rPr>
      </w:pPr>
      <w:r w:rsidRPr="00BC2D64">
        <w:rPr>
          <w:rFonts w:ascii="David" w:hAnsi="David"/>
          <w:b/>
          <w:bCs/>
          <w:spacing w:val="-2"/>
          <w:sz w:val="32"/>
          <w:rtl/>
        </w:rPr>
        <w:t>קפל מלמעלה וספל מלמטה,</w:t>
      </w:r>
      <w:r w:rsidRPr="00071610">
        <w:rPr>
          <w:rFonts w:ascii="David" w:hAnsi="David"/>
          <w:spacing w:val="-2"/>
          <w:sz w:val="32"/>
          <w:rtl/>
        </w:rPr>
        <w:t xml:space="preserve"> </w:t>
      </w:r>
      <w:r w:rsidR="00071610" w:rsidRPr="00071610">
        <w:rPr>
          <w:rFonts w:ascii="David" w:hAnsi="David" w:hint="cs"/>
          <w:spacing w:val="-2"/>
          <w:sz w:val="32"/>
          <w:rtl/>
        </w:rPr>
        <w:t>אם</w:t>
      </w:r>
      <w:r w:rsidRPr="00071610">
        <w:rPr>
          <w:rFonts w:ascii="David" w:hAnsi="David"/>
          <w:spacing w:val="-2"/>
          <w:sz w:val="32"/>
          <w:rtl/>
        </w:rPr>
        <w:t xml:space="preserve"> </w:t>
      </w:r>
      <w:r w:rsidR="00071610" w:rsidRPr="00071610">
        <w:rPr>
          <w:rStyle w:val="affffe"/>
          <w:spacing w:val="-2"/>
          <w:rtl/>
        </w:rPr>
        <w:t>◄</w:t>
      </w:r>
      <w:r w:rsidRPr="00071610">
        <w:rPr>
          <w:rFonts w:ascii="David" w:hAnsi="David"/>
          <w:spacing w:val="-2"/>
          <w:sz w:val="32"/>
          <w:rtl/>
        </w:rPr>
        <w:t>חיישי</w:t>
      </w:r>
      <w:r w:rsidR="00071610" w:rsidRPr="00071610">
        <w:rPr>
          <w:rFonts w:ascii="David" w:hAnsi="David" w:hint="cs"/>
          <w:spacing w:val="-2"/>
          <w:sz w:val="32"/>
          <w:rtl/>
        </w:rPr>
        <w:t>'</w:t>
      </w:r>
      <w:r w:rsidRPr="00071610">
        <w:rPr>
          <w:rFonts w:ascii="David" w:hAnsi="David"/>
          <w:spacing w:val="-2"/>
          <w:sz w:val="32"/>
          <w:rtl/>
        </w:rPr>
        <w:t xml:space="preserve"> לזבוב, או לא? </w:t>
      </w:r>
      <w:r w:rsidRPr="00071610">
        <w:rPr>
          <w:rStyle w:val="afff8"/>
          <w:spacing w:val="-2"/>
          <w:rtl/>
        </w:rPr>
        <w:t>תיקו</w:t>
      </w:r>
      <w:r w:rsidRPr="00071610">
        <w:rPr>
          <w:rFonts w:ascii="David" w:hAnsi="David"/>
          <w:spacing w:val="-2"/>
          <w:sz w:val="32"/>
          <w:rtl/>
        </w:rPr>
        <w:t>.</w:t>
      </w:r>
    </w:p>
    <w:p w14:paraId="65BB7B8B" w14:textId="77777777" w:rsidR="00E21020" w:rsidRPr="00E21020" w:rsidRDefault="00E21020" w:rsidP="00E21020">
      <w:pPr>
        <w:pStyle w:val="36"/>
        <w:framePr w:wrap="notBeside"/>
        <w:rPr>
          <w:rtl/>
        </w:rPr>
      </w:pPr>
      <w:r w:rsidRPr="00E21020">
        <w:rPr>
          <w:rFonts w:hint="cs"/>
          <w:rtl/>
        </w:rPr>
        <w:t>שלח ר''ש</w:t>
      </w:r>
    </w:p>
    <w:p w14:paraId="0EF606DF" w14:textId="0B5FCF8C" w:rsidR="00AC0AF5" w:rsidRPr="00C35A2C" w:rsidRDefault="00E21020" w:rsidP="00AC0AF5">
      <w:pPr>
        <w:rPr>
          <w:rFonts w:ascii="David" w:hAnsi="David"/>
          <w:sz w:val="32"/>
          <w:rtl/>
        </w:rPr>
      </w:pPr>
      <w:r w:rsidRPr="00BC2D64">
        <w:rPr>
          <w:rFonts w:hint="cs"/>
          <w:b/>
          <w:bCs/>
          <w:rtl/>
        </w:rPr>
        <w:t xml:space="preserve">שטר </w:t>
      </w:r>
      <w:r w:rsidR="00AC0AF5" w:rsidRPr="00BC2D64">
        <w:rPr>
          <w:rFonts w:hint="cs"/>
          <w:b/>
          <w:bCs/>
          <w:rtl/>
        </w:rPr>
        <w:t>שהיה</w:t>
      </w:r>
      <w:r w:rsidR="00AC0AF5" w:rsidRPr="00BC2D64">
        <w:rPr>
          <w:rFonts w:ascii="David" w:hAnsi="David" w:hint="cs"/>
          <w:b/>
          <w:bCs/>
          <w:sz w:val="32"/>
          <w:rtl/>
        </w:rPr>
        <w:t xml:space="preserve"> כתוב בו שש מאות וזוז</w:t>
      </w:r>
      <w:r w:rsidR="00AC0AF5" w:rsidRPr="00BC2D64">
        <w:rPr>
          <w:rFonts w:ascii="David" w:hAnsi="David"/>
          <w:b/>
          <w:bCs/>
          <w:sz w:val="32"/>
          <w:rtl/>
        </w:rPr>
        <w:t>,</w:t>
      </w:r>
      <w:r w:rsidR="00AC0AF5" w:rsidRPr="00C35A2C">
        <w:rPr>
          <w:rFonts w:ascii="David" w:hAnsi="David"/>
          <w:sz w:val="32"/>
          <w:rtl/>
        </w:rPr>
        <w:t xml:space="preserve"> </w:t>
      </w:r>
      <w:r w:rsidR="00AC0AF5" w:rsidRPr="00C35A2C">
        <w:rPr>
          <w:rFonts w:ascii="David" w:hAnsi="David" w:hint="cs"/>
          <w:sz w:val="32"/>
          <w:rtl/>
        </w:rPr>
        <w:t>אי שש מאות סלעים וזוז, או שש מאות פריטי וזוז,</w:t>
      </w:r>
    </w:p>
    <w:p w14:paraId="285C9726" w14:textId="22FF7E54" w:rsidR="00E21020" w:rsidRPr="00E21020" w:rsidRDefault="00BC2D64" w:rsidP="00E21020">
      <w:pPr>
        <w:pStyle w:val="36"/>
        <w:framePr w:wrap="notBeside"/>
        <w:rPr>
          <w:rtl/>
        </w:rPr>
      </w:pPr>
      <w:r w:rsidRPr="00071610">
        <w:rPr>
          <w:rtl/>
        </w:rPr>
        <w:t>◄</w:t>
      </w:r>
      <w:r w:rsidR="00AC0AF5" w:rsidRPr="00E21020">
        <w:rPr>
          <w:rFonts w:hint="cs"/>
          <w:rtl/>
        </w:rPr>
        <w:t>א</w:t>
      </w:r>
      <w:r w:rsidR="00AC0AF5" w:rsidRPr="00E21020">
        <w:rPr>
          <w:rtl/>
        </w:rPr>
        <w:t>"</w:t>
      </w:r>
      <w:r w:rsidR="00AC0AF5" w:rsidRPr="00E21020">
        <w:rPr>
          <w:rFonts w:hint="cs"/>
          <w:rtl/>
        </w:rPr>
        <w:t>ל</w:t>
      </w:r>
      <w:r w:rsidR="00AC0AF5" w:rsidRPr="00E21020">
        <w:rPr>
          <w:rtl/>
        </w:rPr>
        <w:t>:</w:t>
      </w:r>
      <w:r w:rsidR="00E21020">
        <w:rPr>
          <w:rFonts w:hint="cs"/>
          <w:rtl/>
        </w:rPr>
        <w:t xml:space="preserve"> אביי:</w:t>
      </w:r>
    </w:p>
    <w:p w14:paraId="0F72590B" w14:textId="032B1993" w:rsidR="00AC0AF5" w:rsidRDefault="00AC0AF5" w:rsidP="00AC0AF5">
      <w:pPr>
        <w:rPr>
          <w:rFonts w:ascii="David" w:hAnsi="David"/>
          <w:sz w:val="32"/>
          <w:rtl/>
        </w:rPr>
      </w:pPr>
      <w:r w:rsidRPr="00C35A2C">
        <w:rPr>
          <w:rFonts w:ascii="David" w:hAnsi="David"/>
          <w:sz w:val="32"/>
          <w:rtl/>
        </w:rPr>
        <w:t xml:space="preserve">דל פריטי, </w:t>
      </w:r>
      <w:r w:rsidR="00E21020">
        <w:rPr>
          <w:rFonts w:ascii="David" w:hAnsi="David" w:hint="cs"/>
          <w:sz w:val="32"/>
          <w:rtl/>
        </w:rPr>
        <w:t>שלא כתוב בשטר</w:t>
      </w:r>
      <w:r w:rsidRPr="00C35A2C">
        <w:rPr>
          <w:rFonts w:ascii="David" w:hAnsi="David"/>
          <w:sz w:val="32"/>
          <w:rtl/>
        </w:rPr>
        <w:t xml:space="preserve">, </w:t>
      </w:r>
      <w:r w:rsidR="00E21020">
        <w:rPr>
          <w:rFonts w:ascii="David" w:hAnsi="David" w:hint="cs"/>
          <w:sz w:val="32"/>
          <w:rtl/>
        </w:rPr>
        <w:t xml:space="preserve">שמסכמים אותם </w:t>
      </w:r>
      <w:r w:rsidRPr="00C35A2C">
        <w:rPr>
          <w:rFonts w:ascii="David" w:hAnsi="David"/>
          <w:sz w:val="32"/>
          <w:rtl/>
        </w:rPr>
        <w:t>ומשוי להו זוזי,</w:t>
      </w:r>
    </w:p>
    <w:p w14:paraId="30CEA36C" w14:textId="77777777" w:rsidR="00AC0AF5" w:rsidRDefault="00AC0AF5" w:rsidP="00982F98">
      <w:pPr>
        <w:pStyle w:val="affe"/>
        <w:framePr w:wrap="around"/>
        <w:rPr>
          <w:rtl/>
        </w:rPr>
      </w:pPr>
      <w:bookmarkStart w:id="66" w:name="_Hlk184583409"/>
      <w:bookmarkEnd w:id="65"/>
      <w:r w:rsidRPr="00C35A2C">
        <w:rPr>
          <w:rFonts w:hint="cs"/>
          <w:rtl/>
        </w:rPr>
        <w:lastRenderedPageBreak/>
        <w:t>קסז.</w:t>
      </w:r>
    </w:p>
    <w:p w14:paraId="02602CB5" w14:textId="77777777" w:rsidR="00AC0AF5" w:rsidRDefault="00AC0AF5" w:rsidP="00AC0AF5">
      <w:pPr>
        <w:rPr>
          <w:rFonts w:ascii="David" w:hAnsi="David"/>
          <w:sz w:val="32"/>
          <w:rtl/>
        </w:rPr>
      </w:pPr>
      <w:r w:rsidRPr="00C35A2C">
        <w:rPr>
          <w:rFonts w:ascii="David" w:hAnsi="David" w:hint="cs"/>
          <w:sz w:val="32"/>
          <w:rtl/>
        </w:rPr>
        <w:t>וא</w:t>
      </w:r>
      <w:r w:rsidRPr="00C35A2C">
        <w:rPr>
          <w:rFonts w:ascii="David" w:hAnsi="David"/>
          <w:sz w:val="32"/>
          <w:rtl/>
        </w:rPr>
        <w:t>"</w:t>
      </w:r>
      <w:r w:rsidRPr="00C35A2C">
        <w:rPr>
          <w:rFonts w:ascii="David" w:hAnsi="David" w:hint="cs"/>
          <w:sz w:val="32"/>
          <w:rtl/>
        </w:rPr>
        <w:t>א לומר ששמאות ואחד זוז ד</w:t>
      </w:r>
      <w:r w:rsidRPr="00C35A2C">
        <w:rPr>
          <w:rFonts w:ascii="David" w:hAnsi="David"/>
          <w:sz w:val="32"/>
          <w:rtl/>
        </w:rPr>
        <w:t>יד בעל השטר על התחתונה.</w:t>
      </w:r>
    </w:p>
    <w:p w14:paraId="46041BDE" w14:textId="1B2517F7" w:rsidR="00E21020" w:rsidRPr="00C35A2C" w:rsidRDefault="00BC2D64" w:rsidP="00215E43">
      <w:pPr>
        <w:pStyle w:val="affff9"/>
        <w:rPr>
          <w:rtl/>
        </w:rPr>
      </w:pPr>
      <w:r>
        <w:rPr>
          <w:rFonts w:hint="cs"/>
          <w:rtl/>
        </w:rPr>
        <w:t>ד</w:t>
      </w:r>
      <w:r w:rsidR="00215E43">
        <w:rPr>
          <w:rFonts w:hint="cs"/>
          <w:rtl/>
        </w:rPr>
        <w:t>' מימרות דאביי בשטר וחד דרבא</w:t>
      </w:r>
    </w:p>
    <w:p w14:paraId="3622CEDB" w14:textId="29ED8980" w:rsidR="00EA0CE6" w:rsidRPr="00EA0CE6" w:rsidRDefault="00BC2D64" w:rsidP="00EA0CE6">
      <w:pPr>
        <w:pStyle w:val="36"/>
        <w:framePr w:wrap="notBeside"/>
        <w:rPr>
          <w:rtl/>
        </w:rPr>
      </w:pPr>
      <w:r w:rsidRPr="00071610">
        <w:rPr>
          <w:rtl/>
        </w:rPr>
        <w:t>◄</w:t>
      </w:r>
      <w:r w:rsidR="00215E43">
        <w:rPr>
          <w:rFonts w:hint="cs"/>
          <w:rtl/>
        </w:rPr>
        <w:t xml:space="preserve">א. </w:t>
      </w:r>
      <w:r w:rsidR="00AC0AF5" w:rsidRPr="00EA0CE6">
        <w:rPr>
          <w:rtl/>
        </w:rPr>
        <w:t>אביי:</w:t>
      </w:r>
    </w:p>
    <w:p w14:paraId="3E9FDC01" w14:textId="4AFA20E3" w:rsidR="00AC0AF5" w:rsidRPr="00C35A2C" w:rsidRDefault="00AC0AF5" w:rsidP="00AC0AF5">
      <w:pPr>
        <w:rPr>
          <w:rFonts w:ascii="David" w:hAnsi="David"/>
          <w:sz w:val="32"/>
          <w:rtl/>
        </w:rPr>
      </w:pPr>
      <w:r w:rsidRPr="00215E43">
        <w:rPr>
          <w:rFonts w:ascii="David" w:hAnsi="David"/>
          <w:b/>
          <w:bCs/>
          <w:sz w:val="32"/>
          <w:rtl/>
        </w:rPr>
        <w:t>ה</w:t>
      </w:r>
      <w:r w:rsidRPr="00215E43">
        <w:rPr>
          <w:rFonts w:ascii="David" w:hAnsi="David" w:hint="cs"/>
          <w:b/>
          <w:bCs/>
          <w:sz w:val="32"/>
          <w:rtl/>
        </w:rPr>
        <w:t>רוצה להראות חת</w:t>
      </w:r>
      <w:r w:rsidRPr="00215E43">
        <w:rPr>
          <w:rFonts w:ascii="David" w:hAnsi="David"/>
          <w:b/>
          <w:bCs/>
          <w:sz w:val="32"/>
          <w:rtl/>
        </w:rPr>
        <w:t>"</w:t>
      </w:r>
      <w:r w:rsidRPr="00215E43">
        <w:rPr>
          <w:rFonts w:ascii="David" w:hAnsi="David" w:hint="cs"/>
          <w:b/>
          <w:bCs/>
          <w:sz w:val="32"/>
          <w:rtl/>
        </w:rPr>
        <w:t>י בב</w:t>
      </w:r>
      <w:r w:rsidRPr="00215E43">
        <w:rPr>
          <w:rFonts w:ascii="David" w:hAnsi="David"/>
          <w:b/>
          <w:bCs/>
          <w:sz w:val="32"/>
          <w:rtl/>
        </w:rPr>
        <w:t>"</w:t>
      </w:r>
      <w:r w:rsidRPr="00215E43">
        <w:rPr>
          <w:rFonts w:ascii="David" w:hAnsi="David" w:hint="cs"/>
          <w:b/>
          <w:bCs/>
          <w:sz w:val="32"/>
          <w:rtl/>
        </w:rPr>
        <w:t>ד לא יחתום בסוף מגילה</w:t>
      </w:r>
      <w:r w:rsidRPr="00C35A2C">
        <w:rPr>
          <w:rFonts w:ascii="David" w:hAnsi="David" w:hint="cs"/>
          <w:sz w:val="32"/>
          <w:rtl/>
        </w:rPr>
        <w:t xml:space="preserve"> שמא ימצאה אחר ויכתוב בו שחייב מעות </w:t>
      </w:r>
      <w:r w:rsidR="00BC2D64" w:rsidRPr="00BC2D64">
        <w:rPr>
          <w:rStyle w:val="affffe"/>
          <w:rtl/>
        </w:rPr>
        <w:t>◄</w:t>
      </w:r>
      <w:r w:rsidRPr="00EA0CE6">
        <w:rPr>
          <w:rStyle w:val="affffe"/>
          <w:rFonts w:hint="cs"/>
          <w:rtl/>
        </w:rPr>
        <w:t>ותנן</w:t>
      </w:r>
      <w:r w:rsidRPr="00EA0CE6">
        <w:rPr>
          <w:rStyle w:val="affffe"/>
          <w:rtl/>
        </w:rPr>
        <w:t>:</w:t>
      </w:r>
      <w:r w:rsidRPr="00C35A2C">
        <w:rPr>
          <w:rFonts w:ascii="David" w:hAnsi="David"/>
          <w:sz w:val="32"/>
          <w:rtl/>
        </w:rPr>
        <w:t xml:space="preserve"> הוציא עליו כתב ידו שהוא חייב לו - גובה מנכסים בני חורין.</w:t>
      </w:r>
    </w:p>
    <w:p w14:paraId="374F8EF6" w14:textId="2F80E9ED" w:rsidR="00EA0CE6" w:rsidRPr="00EA0CE6" w:rsidRDefault="00215E43" w:rsidP="00EA0CE6">
      <w:pPr>
        <w:pStyle w:val="36"/>
        <w:framePr w:wrap="notBeside"/>
        <w:rPr>
          <w:rtl/>
        </w:rPr>
      </w:pPr>
      <w:r>
        <w:rPr>
          <w:rFonts w:hint="cs"/>
          <w:rtl/>
        </w:rPr>
        <w:t>מעשה במוכס</w:t>
      </w:r>
    </w:p>
    <w:p w14:paraId="33376E86" w14:textId="006EB8C4" w:rsidR="00AC0AF5" w:rsidRDefault="00AC0AF5" w:rsidP="00EA0CE6">
      <w:pPr>
        <w:rPr>
          <w:rFonts w:ascii="David" w:hAnsi="David"/>
          <w:sz w:val="32"/>
          <w:rtl/>
        </w:rPr>
      </w:pPr>
      <w:r w:rsidRPr="00C35A2C">
        <w:rPr>
          <w:rFonts w:ascii="David" w:hAnsi="David" w:hint="cs"/>
          <w:sz w:val="32"/>
          <w:rtl/>
        </w:rPr>
        <w:t>שב</w:t>
      </w:r>
      <w:r w:rsidR="00215E43">
        <w:rPr>
          <w:rFonts w:ascii="David" w:hAnsi="David" w:hint="cs"/>
          <w:sz w:val="32"/>
          <w:rtl/>
        </w:rPr>
        <w:t>יקש מ</w:t>
      </w:r>
      <w:r w:rsidRPr="00C35A2C">
        <w:rPr>
          <w:rFonts w:ascii="David" w:hAnsi="David" w:hint="cs"/>
          <w:sz w:val="32"/>
          <w:rtl/>
        </w:rPr>
        <w:t xml:space="preserve">אביי </w:t>
      </w:r>
      <w:r w:rsidR="00215E43" w:rsidRPr="00215E43">
        <w:rPr>
          <w:rFonts w:hint="cs"/>
          <w:rtl/>
        </w:rPr>
        <w:t>לראות</w:t>
      </w:r>
      <w:r w:rsidR="00215E43">
        <w:rPr>
          <w:rFonts w:hint="cs"/>
          <w:rtl/>
        </w:rPr>
        <w:t xml:space="preserve"> </w:t>
      </w:r>
      <w:r w:rsidRPr="00C35A2C">
        <w:rPr>
          <w:rFonts w:ascii="David" w:hAnsi="David" w:hint="cs"/>
          <w:sz w:val="32"/>
          <w:rtl/>
        </w:rPr>
        <w:t>חתימת יד</w:t>
      </w:r>
      <w:r w:rsidR="00215E43">
        <w:rPr>
          <w:rFonts w:ascii="David" w:hAnsi="David" w:hint="cs"/>
          <w:sz w:val="32"/>
          <w:rtl/>
        </w:rPr>
        <w:t>ו</w:t>
      </w:r>
      <w:r w:rsidRPr="00C35A2C">
        <w:rPr>
          <w:rFonts w:ascii="David" w:hAnsi="David" w:hint="cs"/>
          <w:sz w:val="32"/>
          <w:rtl/>
        </w:rPr>
        <w:t xml:space="preserve"> שאם רבנן יראו לי אעבירם בלא מכס</w:t>
      </w:r>
      <w:r w:rsidR="00EA0CE6">
        <w:rPr>
          <w:rFonts w:ascii="David" w:hAnsi="David" w:hint="cs"/>
          <w:sz w:val="32"/>
          <w:rtl/>
        </w:rPr>
        <w:t xml:space="preserve">, </w:t>
      </w:r>
      <w:r w:rsidRPr="00C35A2C">
        <w:rPr>
          <w:rFonts w:ascii="David" w:hAnsi="David" w:hint="cs"/>
          <w:sz w:val="32"/>
          <w:rtl/>
        </w:rPr>
        <w:t>הראה לו בראש המגילה</w:t>
      </w:r>
      <w:r w:rsidR="00215E43">
        <w:rPr>
          <w:rFonts w:ascii="David" w:hAnsi="David" w:hint="cs"/>
          <w:sz w:val="32"/>
          <w:rtl/>
        </w:rPr>
        <w:t>,</w:t>
      </w:r>
      <w:r w:rsidRPr="00C35A2C">
        <w:rPr>
          <w:rFonts w:ascii="David" w:hAnsi="David" w:hint="cs"/>
          <w:sz w:val="32"/>
          <w:rtl/>
        </w:rPr>
        <w:t xml:space="preserve"> וכשניסה המוכס למשוך הדף כלפי מטה </w:t>
      </w:r>
      <w:r w:rsidRPr="00EA0CE6">
        <w:rPr>
          <w:rStyle w:val="affffe"/>
          <w:rFonts w:hint="cs"/>
          <w:rtl/>
        </w:rPr>
        <w:t>א</w:t>
      </w:r>
      <w:r w:rsidRPr="00EA0CE6">
        <w:rPr>
          <w:rStyle w:val="affffe"/>
          <w:rtl/>
        </w:rPr>
        <w:t>"</w:t>
      </w:r>
      <w:r w:rsidRPr="00EA0CE6">
        <w:rPr>
          <w:rStyle w:val="affffe"/>
          <w:rFonts w:hint="cs"/>
          <w:rtl/>
        </w:rPr>
        <w:t>ל אביי:</w:t>
      </w:r>
      <w:r w:rsidRPr="00C35A2C">
        <w:rPr>
          <w:rFonts w:ascii="David" w:hAnsi="David" w:hint="cs"/>
          <w:sz w:val="32"/>
          <w:rtl/>
        </w:rPr>
        <w:t xml:space="preserve"> כבר קדמוך רבנן</w:t>
      </w:r>
    </w:p>
    <w:p w14:paraId="3D5E196E" w14:textId="0961CA25" w:rsidR="00EA0CE6" w:rsidRPr="00EA0CE6" w:rsidRDefault="00BC2D64" w:rsidP="00EA0CE6">
      <w:pPr>
        <w:pStyle w:val="36"/>
        <w:framePr w:wrap="notBeside"/>
        <w:rPr>
          <w:rtl/>
        </w:rPr>
      </w:pPr>
      <w:r w:rsidRPr="00071610">
        <w:rPr>
          <w:rtl/>
        </w:rPr>
        <w:t>◄</w:t>
      </w:r>
      <w:r>
        <w:rPr>
          <w:rFonts w:hint="cs"/>
          <w:rtl/>
        </w:rPr>
        <w:t>ב</w:t>
      </w:r>
      <w:r w:rsidR="00215E43">
        <w:rPr>
          <w:rFonts w:hint="cs"/>
          <w:rtl/>
        </w:rPr>
        <w:t xml:space="preserve">. </w:t>
      </w:r>
      <w:r w:rsidR="00AC0AF5" w:rsidRPr="00EA0CE6">
        <w:rPr>
          <w:rtl/>
        </w:rPr>
        <w:t>אביי:</w:t>
      </w:r>
    </w:p>
    <w:p w14:paraId="6B6D9D8C" w14:textId="77777777" w:rsidR="00BC2D64" w:rsidRDefault="00AC0AF5" w:rsidP="00AC0AF5">
      <w:pPr>
        <w:rPr>
          <w:rFonts w:ascii="David" w:hAnsi="David"/>
          <w:sz w:val="32"/>
          <w:rtl/>
        </w:rPr>
      </w:pPr>
      <w:r w:rsidRPr="00C35A2C">
        <w:rPr>
          <w:rFonts w:ascii="David" w:hAnsi="David"/>
          <w:sz w:val="32"/>
          <w:rtl/>
        </w:rPr>
        <w:t>מ</w:t>
      </w:r>
      <w:r w:rsidR="00BC2D64">
        <w:rPr>
          <w:rFonts w:ascii="David" w:hAnsi="David" w:hint="cs"/>
          <w:sz w:val="32"/>
          <w:rtl/>
        </w:rPr>
        <w:t>3</w:t>
      </w:r>
      <w:r w:rsidRPr="00C35A2C">
        <w:rPr>
          <w:rFonts w:ascii="David" w:hAnsi="David" w:hint="cs"/>
          <w:sz w:val="32"/>
          <w:rtl/>
        </w:rPr>
        <w:t xml:space="preserve"> ועד </w:t>
      </w:r>
      <w:r w:rsidR="00BC2D64">
        <w:rPr>
          <w:rFonts w:ascii="David" w:hAnsi="David" w:hint="cs"/>
          <w:sz w:val="32"/>
          <w:rtl/>
        </w:rPr>
        <w:t>10</w:t>
      </w:r>
      <w:r w:rsidRPr="00C35A2C">
        <w:rPr>
          <w:rFonts w:ascii="David" w:hAnsi="David" w:hint="cs"/>
          <w:sz w:val="32"/>
          <w:rtl/>
        </w:rPr>
        <w:t xml:space="preserve"> לא יכתוב בסוף שורה שמא יזייף ויוסיף עוד 0, </w:t>
      </w:r>
    </w:p>
    <w:p w14:paraId="7097D2AF" w14:textId="67A22131" w:rsidR="00AC0AF5" w:rsidRPr="00C35A2C" w:rsidRDefault="00AC0AF5" w:rsidP="00BC2D64">
      <w:pPr>
        <w:rPr>
          <w:rFonts w:ascii="David" w:hAnsi="David"/>
          <w:sz w:val="32"/>
          <w:rtl/>
        </w:rPr>
      </w:pPr>
      <w:r w:rsidRPr="00C35A2C">
        <w:rPr>
          <w:rFonts w:ascii="David" w:hAnsi="David" w:hint="cs"/>
          <w:sz w:val="32"/>
          <w:rtl/>
        </w:rPr>
        <w:t>ואי נ</w:t>
      </w:r>
      <w:r w:rsidR="00BC2D64">
        <w:rPr>
          <w:rFonts w:ascii="David" w:hAnsi="David" w:hint="cs"/>
          <w:sz w:val="32"/>
          <w:rtl/>
        </w:rPr>
        <w:t>זד</w:t>
      </w:r>
      <w:r w:rsidRPr="00C35A2C">
        <w:rPr>
          <w:rFonts w:ascii="David" w:hAnsi="David" w:hint="cs"/>
          <w:sz w:val="32"/>
          <w:rtl/>
        </w:rPr>
        <w:t xml:space="preserve">מן לו </w:t>
      </w:r>
      <w:r w:rsidR="00BC2D64" w:rsidRPr="00BC2D64">
        <w:rPr>
          <w:rStyle w:val="affffe"/>
          <w:rtl/>
        </w:rPr>
        <w:t>◄</w:t>
      </w:r>
      <w:r w:rsidRPr="00C35A2C">
        <w:rPr>
          <w:rFonts w:ascii="David" w:hAnsi="David" w:hint="cs"/>
          <w:sz w:val="32"/>
          <w:rtl/>
        </w:rPr>
        <w:t xml:space="preserve">שיחזור פעמים ושלוש על הסכום </w:t>
      </w:r>
      <w:r w:rsidR="00BC2D64">
        <w:rPr>
          <w:rFonts w:ascii="David" w:hAnsi="David" w:hint="cs"/>
          <w:sz w:val="32"/>
          <w:rtl/>
        </w:rPr>
        <w:t xml:space="preserve">בתוך השטר </w:t>
      </w:r>
    </w:p>
    <w:p w14:paraId="7A4D5228" w14:textId="4BF42919" w:rsidR="00EA0CE6" w:rsidRPr="00EA0CE6" w:rsidRDefault="00BC2D64" w:rsidP="00EA0CE6">
      <w:pPr>
        <w:pStyle w:val="36"/>
        <w:framePr w:wrap="notBeside"/>
        <w:rPr>
          <w:rtl/>
        </w:rPr>
      </w:pPr>
      <w:r w:rsidRPr="00071610">
        <w:rPr>
          <w:rtl/>
        </w:rPr>
        <w:t>◄</w:t>
      </w:r>
      <w:r>
        <w:rPr>
          <w:rFonts w:hint="cs"/>
          <w:rtl/>
        </w:rPr>
        <w:t>ג</w:t>
      </w:r>
      <w:r w:rsidR="00215E43">
        <w:rPr>
          <w:rFonts w:hint="cs"/>
          <w:rtl/>
        </w:rPr>
        <w:t>.</w:t>
      </w:r>
      <w:r w:rsidR="00AC0AF5" w:rsidRPr="00EA0CE6">
        <w:rPr>
          <w:rtl/>
        </w:rPr>
        <w:t xml:space="preserve"> </w:t>
      </w:r>
      <w:r w:rsidR="00AC0AF5" w:rsidRPr="00EA0CE6">
        <w:rPr>
          <w:rFonts w:hint="cs"/>
          <w:rtl/>
        </w:rPr>
        <w:t>אותו</w:t>
      </w:r>
    </w:p>
    <w:p w14:paraId="0B7A72C5" w14:textId="151906D5" w:rsidR="00AC0AF5" w:rsidRDefault="00AC0AF5" w:rsidP="00AC0AF5">
      <w:pPr>
        <w:rPr>
          <w:rtl/>
        </w:rPr>
      </w:pPr>
      <w:r w:rsidRPr="00C35A2C">
        <w:rPr>
          <w:rFonts w:hint="cs"/>
          <w:rtl/>
        </w:rPr>
        <w:t>שהיה כתוב לו שליש בפרדס ומחק הב</w:t>
      </w:r>
      <w:r w:rsidRPr="00F10693">
        <w:rPr>
          <w:rFonts w:hint="cs"/>
          <w:rtl/>
        </w:rPr>
        <w:t xml:space="preserve">' </w:t>
      </w:r>
      <w:r w:rsidRPr="00C35A2C">
        <w:rPr>
          <w:rFonts w:hint="cs"/>
          <w:rtl/>
        </w:rPr>
        <w:t>והפכה לו</w:t>
      </w:r>
      <w:r w:rsidRPr="00F10693">
        <w:rPr>
          <w:rFonts w:hint="cs"/>
          <w:rtl/>
        </w:rPr>
        <w:t xml:space="preserve">' </w:t>
      </w:r>
      <w:r w:rsidR="00215E43" w:rsidRPr="00215E43">
        <w:rPr>
          <w:rStyle w:val="affffe"/>
          <w:rFonts w:hint="cs"/>
          <w:rtl/>
        </w:rPr>
        <w:t xml:space="preserve">שאלם </w:t>
      </w:r>
      <w:r w:rsidRPr="00215E43">
        <w:rPr>
          <w:rStyle w:val="affffe"/>
          <w:rFonts w:hint="cs"/>
          <w:rtl/>
        </w:rPr>
        <w:t>אביי</w:t>
      </w:r>
      <w:r w:rsidRPr="00C35A2C">
        <w:rPr>
          <w:rFonts w:hint="cs"/>
          <w:rtl/>
        </w:rPr>
        <w:t xml:space="preserve"> מדוע הו</w:t>
      </w:r>
      <w:r w:rsidRPr="00F10693">
        <w:rPr>
          <w:rFonts w:hint="cs"/>
          <w:rtl/>
        </w:rPr>
        <w:t xml:space="preserve">' </w:t>
      </w:r>
      <w:r w:rsidRPr="00C35A2C">
        <w:rPr>
          <w:rFonts w:hint="cs"/>
          <w:rtl/>
        </w:rPr>
        <w:t>מרוחק כפתו והודה</w:t>
      </w:r>
    </w:p>
    <w:p w14:paraId="64FF3F2A" w14:textId="212F56B9" w:rsidR="00EA0CE6" w:rsidRPr="00EA0CE6" w:rsidRDefault="00BC2D64" w:rsidP="00EA0CE6">
      <w:pPr>
        <w:pStyle w:val="36"/>
        <w:framePr w:wrap="notBeside"/>
        <w:rPr>
          <w:rtl/>
        </w:rPr>
      </w:pPr>
      <w:r w:rsidRPr="00071610">
        <w:rPr>
          <w:rtl/>
        </w:rPr>
        <w:t>◄</w:t>
      </w:r>
      <w:r>
        <w:rPr>
          <w:rFonts w:hint="cs"/>
          <w:rtl/>
        </w:rPr>
        <w:t>ד</w:t>
      </w:r>
      <w:r w:rsidR="00215E43">
        <w:rPr>
          <w:rFonts w:hint="cs"/>
          <w:rtl/>
        </w:rPr>
        <w:t xml:space="preserve">. </w:t>
      </w:r>
      <w:r w:rsidR="00AC0AF5" w:rsidRPr="00EA0CE6">
        <w:rPr>
          <w:rtl/>
        </w:rPr>
        <w:t xml:space="preserve"> </w:t>
      </w:r>
      <w:r w:rsidR="00AC0AF5" w:rsidRPr="00EA0CE6">
        <w:rPr>
          <w:rFonts w:hint="cs"/>
          <w:rtl/>
        </w:rPr>
        <w:t>מעשה</w:t>
      </w:r>
    </w:p>
    <w:p w14:paraId="385909F1" w14:textId="748AF8D5" w:rsidR="00AC0AF5" w:rsidRDefault="00AC0AF5" w:rsidP="00BC2D64">
      <w:pPr>
        <w:spacing w:after="60"/>
        <w:rPr>
          <w:rFonts w:ascii="David" w:hAnsi="David"/>
          <w:sz w:val="32"/>
          <w:rtl/>
        </w:rPr>
      </w:pPr>
      <w:r w:rsidRPr="00C414D2">
        <w:rPr>
          <w:rFonts w:ascii="Fb Fontext" w:hAnsi="Fb Fontext" w:hint="cs"/>
          <w:spacing w:val="-2"/>
          <w:rtl/>
        </w:rPr>
        <w:t>שכתב שקנה חלק ראובן ושמעון אחי, והו</w:t>
      </w:r>
      <w:r w:rsidRPr="00C414D2">
        <w:rPr>
          <w:rFonts w:ascii="Fb Fontext" w:hAnsi="Fb Fontext"/>
          <w:spacing w:val="-2"/>
          <w:rtl/>
        </w:rPr>
        <w:t>"</w:t>
      </w:r>
      <w:r w:rsidRPr="00C414D2">
        <w:rPr>
          <w:rFonts w:ascii="Fb Fontext" w:hAnsi="Fb Fontext" w:hint="cs"/>
          <w:spacing w:val="-2"/>
          <w:rtl/>
        </w:rPr>
        <w:t>ל אח שקראו לו אחי, והוסיף ו</w:t>
      </w:r>
      <w:r w:rsidRPr="00F10693">
        <w:rPr>
          <w:rFonts w:hint="cs"/>
          <w:rtl/>
        </w:rPr>
        <w:t xml:space="preserve">' </w:t>
      </w:r>
      <w:r w:rsidRPr="00C414D2">
        <w:rPr>
          <w:rFonts w:ascii="Fb Fontext" w:hAnsi="Fb Fontext" w:hint="cs"/>
          <w:spacing w:val="-2"/>
          <w:rtl/>
        </w:rPr>
        <w:t xml:space="preserve">וכתב </w:t>
      </w:r>
      <w:r w:rsidRPr="00215E43">
        <w:rPr>
          <w:rFonts w:hint="cs"/>
          <w:rtl/>
        </w:rPr>
        <w:t>ואחי</w:t>
      </w:r>
      <w:r w:rsidR="00EA0CE6">
        <w:rPr>
          <w:rFonts w:ascii="David" w:hAnsi="David" w:hint="cs"/>
          <w:spacing w:val="-2"/>
          <w:sz w:val="32"/>
          <w:rtl/>
        </w:rPr>
        <w:t xml:space="preserve"> </w:t>
      </w:r>
      <w:r w:rsidR="00215E43">
        <w:rPr>
          <w:rStyle w:val="affffe"/>
          <w:rFonts w:hint="cs"/>
          <w:rtl/>
        </w:rPr>
        <w:t xml:space="preserve">שאלם </w:t>
      </w:r>
      <w:r w:rsidRPr="00EA0CE6">
        <w:rPr>
          <w:rStyle w:val="affffe"/>
          <w:rFonts w:hint="cs"/>
          <w:rtl/>
        </w:rPr>
        <w:t xml:space="preserve">אביי </w:t>
      </w:r>
      <w:r w:rsidRPr="00C35A2C">
        <w:rPr>
          <w:rFonts w:ascii="David" w:hAnsi="David" w:hint="cs"/>
          <w:sz w:val="32"/>
          <w:rtl/>
        </w:rPr>
        <w:t>מ</w:t>
      </w:r>
      <w:r w:rsidRPr="00C35A2C">
        <w:rPr>
          <w:rFonts w:ascii="David" w:hAnsi="David"/>
          <w:sz w:val="32"/>
          <w:rtl/>
        </w:rPr>
        <w:t>"</w:t>
      </w:r>
      <w:r w:rsidRPr="00C35A2C">
        <w:rPr>
          <w:rFonts w:ascii="David" w:hAnsi="David" w:hint="cs"/>
          <w:sz w:val="32"/>
          <w:rtl/>
        </w:rPr>
        <w:t>ט דחוק הו</w:t>
      </w:r>
      <w:r w:rsidRPr="00F10693">
        <w:rPr>
          <w:rFonts w:hint="cs"/>
          <w:rtl/>
        </w:rPr>
        <w:t xml:space="preserve">' </w:t>
      </w:r>
      <w:r w:rsidRPr="00C35A2C">
        <w:rPr>
          <w:rFonts w:ascii="David" w:hAnsi="David" w:hint="cs"/>
          <w:sz w:val="32"/>
          <w:rtl/>
        </w:rPr>
        <w:t>כ</w:t>
      </w:r>
      <w:r w:rsidRPr="00C35A2C">
        <w:rPr>
          <w:rFonts w:ascii="David" w:hAnsi="David"/>
          <w:sz w:val="32"/>
          <w:rtl/>
        </w:rPr>
        <w:t>"</w:t>
      </w:r>
      <w:r w:rsidRPr="00C35A2C">
        <w:rPr>
          <w:rFonts w:ascii="David" w:hAnsi="David" w:hint="cs"/>
          <w:sz w:val="32"/>
          <w:rtl/>
        </w:rPr>
        <w:t>כ כפתו והודה</w:t>
      </w:r>
    </w:p>
    <w:p w14:paraId="73163A06" w14:textId="242740CA" w:rsidR="00EA0CE6" w:rsidRPr="00EA0CE6" w:rsidRDefault="00BC2D64" w:rsidP="00EA0CE6">
      <w:pPr>
        <w:pStyle w:val="36"/>
        <w:framePr w:wrap="notBeside"/>
        <w:rPr>
          <w:rtl/>
        </w:rPr>
      </w:pPr>
      <w:r>
        <w:rPr>
          <w:rFonts w:hint="cs"/>
          <w:rtl/>
        </w:rPr>
        <w:t>מעשה</w:t>
      </w:r>
    </w:p>
    <w:p w14:paraId="4ADF289C" w14:textId="208BFBA3" w:rsidR="00AC0AF5" w:rsidRDefault="00AC0AF5" w:rsidP="00AC0AF5">
      <w:pPr>
        <w:rPr>
          <w:rFonts w:ascii="David" w:hAnsi="David"/>
          <w:sz w:val="32"/>
          <w:rtl/>
        </w:rPr>
      </w:pPr>
      <w:r w:rsidRPr="00C35A2C">
        <w:rPr>
          <w:rFonts w:ascii="David" w:hAnsi="David" w:hint="cs"/>
          <w:sz w:val="32"/>
          <w:rtl/>
        </w:rPr>
        <w:t xml:space="preserve">שטר שהיה חתום עליו </w:t>
      </w:r>
      <w:r w:rsidRPr="00EA0CE6">
        <w:rPr>
          <w:rStyle w:val="affffe"/>
          <w:rFonts w:hint="cs"/>
          <w:rtl/>
        </w:rPr>
        <w:t>רבא וראב</w:t>
      </w:r>
      <w:r w:rsidRPr="00EA0CE6">
        <w:rPr>
          <w:rStyle w:val="affffe"/>
          <w:rtl/>
        </w:rPr>
        <w:t>"</w:t>
      </w:r>
      <w:r w:rsidRPr="00EA0CE6">
        <w:rPr>
          <w:rStyle w:val="affffe"/>
          <w:rFonts w:hint="cs"/>
          <w:rtl/>
        </w:rPr>
        <w:t>א</w:t>
      </w:r>
      <w:r w:rsidR="00EA0CE6">
        <w:rPr>
          <w:rStyle w:val="affffe"/>
          <w:rFonts w:hint="cs"/>
          <w:rtl/>
        </w:rPr>
        <w:t>,</w:t>
      </w:r>
      <w:r w:rsidRPr="00EA0CE6">
        <w:rPr>
          <w:rStyle w:val="affffe"/>
          <w:rFonts w:hint="cs"/>
          <w:rtl/>
        </w:rPr>
        <w:t xml:space="preserve"> ובאו לפני רבא וא</w:t>
      </w:r>
      <w:r w:rsidRPr="00EA0CE6">
        <w:rPr>
          <w:rStyle w:val="affffe"/>
          <w:rtl/>
        </w:rPr>
        <w:t>"</w:t>
      </w:r>
      <w:r w:rsidRPr="00EA0CE6">
        <w:rPr>
          <w:rStyle w:val="affffe"/>
          <w:rFonts w:hint="cs"/>
          <w:rtl/>
        </w:rPr>
        <w:t>ל</w:t>
      </w:r>
      <w:r w:rsidRPr="00EA0CE6">
        <w:rPr>
          <w:rStyle w:val="affffe"/>
          <w:rtl/>
        </w:rPr>
        <w:t>:</w:t>
      </w:r>
      <w:r w:rsidRPr="00C35A2C">
        <w:rPr>
          <w:rFonts w:ascii="David" w:hAnsi="David"/>
          <w:sz w:val="32"/>
          <w:rtl/>
        </w:rPr>
        <w:t xml:space="preserve"> </w:t>
      </w:r>
      <w:r w:rsidR="00BC2D64">
        <w:rPr>
          <w:rFonts w:ascii="David" w:hAnsi="David" w:hint="cs"/>
          <w:sz w:val="32"/>
          <w:rtl/>
        </w:rPr>
        <w:t>אכן</w:t>
      </w:r>
      <w:r w:rsidRPr="00C35A2C">
        <w:rPr>
          <w:rFonts w:ascii="David" w:hAnsi="David" w:hint="cs"/>
          <w:sz w:val="32"/>
          <w:rtl/>
        </w:rPr>
        <w:t xml:space="preserve"> חתימת ידי היא</w:t>
      </w:r>
      <w:r w:rsidR="00BC2D64">
        <w:rPr>
          <w:rFonts w:ascii="David" w:hAnsi="David" w:hint="cs"/>
          <w:sz w:val="32"/>
          <w:rtl/>
        </w:rPr>
        <w:t>,</w:t>
      </w:r>
      <w:r>
        <w:rPr>
          <w:rFonts w:ascii="David" w:hAnsi="David" w:hint="cs"/>
          <w:sz w:val="32"/>
          <w:rtl/>
        </w:rPr>
        <w:t xml:space="preserve"> מיהו לא חתמתי לפני </w:t>
      </w:r>
      <w:r>
        <w:rPr>
          <w:rStyle w:val="affffe"/>
          <w:rFonts w:ascii="David" w:hAnsi="David" w:hint="cs"/>
          <w:sz w:val="32"/>
          <w:rtl/>
          <w:rPrChange w:id="9534" w:author="מנוע אמוראים" w:date="2026-10-05T16:41:09Z">
            <w:rPr>
              <w:rFonts w:ascii="David" w:hAnsi="David" w:hint="cs"/>
              <w:sz w:val="32"/>
              <w:rtl/>
            </w:rPr>
          </w:rPrChange>
        </w:rPr>
        <w:t xml:space="preserve">ראב</w:t>
      </w:r>
      <w:r>
        <w:rPr>
          <w:rStyle w:val="affffe"/>
          <w:rFonts w:ascii="David" w:hAnsi="David"/>
          <w:sz w:val="32"/>
          <w:rtl/>
          <w:rPrChange w:id="9535" w:author="מנוע אמוראים" w:date="2026-10-05T16:41:09Z">
            <w:rPr>
              <w:rFonts w:ascii="David" w:hAnsi="David"/>
              <w:sz w:val="32"/>
              <w:rtl/>
            </w:rPr>
          </w:rPrChange>
        </w:rPr>
        <w:t xml:space="preserve">"</w:t>
      </w:r>
      <w:r>
        <w:rPr>
          <w:rStyle w:val="affffe"/>
          <w:rFonts w:ascii="David" w:hAnsi="David" w:hint="cs"/>
          <w:sz w:val="32"/>
          <w:rtl/>
          <w:rPrChange w:id="9536" w:author="מנוע אמוראים" w:date="2026-10-05T16:41:09Z">
            <w:rPr>
              <w:rFonts w:ascii="David" w:hAnsi="David" w:hint="cs"/>
              <w:sz w:val="32"/>
              <w:rtl/>
            </w:rPr>
          </w:rPrChange>
        </w:rPr>
        <w:t xml:space="preserve">א</w:t>
      </w:r>
      <w:r>
        <w:rPr>
          <w:rFonts w:ascii="David" w:hAnsi="David" w:hint="cs"/>
          <w:sz w:val="32"/>
          <w:rtl/>
        </w:rPr>
        <w:t xml:space="preserve"> מעולם, </w:t>
      </w:r>
      <w:r w:rsidR="00BC2D64">
        <w:rPr>
          <w:rFonts w:ascii="David" w:hAnsi="David"/>
          <w:sz w:val="32"/>
          <w:rtl/>
        </w:rPr>
        <w:tab/>
      </w:r>
      <w:r w:rsidRPr="00C35A2C">
        <w:rPr>
          <w:rFonts w:ascii="David" w:hAnsi="David" w:hint="cs"/>
          <w:sz w:val="32"/>
          <w:rtl/>
        </w:rPr>
        <w:t>כפתו והודה</w:t>
      </w:r>
      <w:r w:rsidR="00EA0CE6">
        <w:rPr>
          <w:rFonts w:ascii="David" w:hAnsi="David" w:hint="cs"/>
          <w:sz w:val="32"/>
          <w:rtl/>
        </w:rPr>
        <w:t>,</w:t>
      </w:r>
    </w:p>
    <w:p w14:paraId="3E6A2895" w14:textId="77777777" w:rsidR="00215E43" w:rsidRDefault="00AC0AF5" w:rsidP="00EA0CE6">
      <w:pPr>
        <w:rPr>
          <w:rFonts w:ascii="David" w:hAnsi="David"/>
          <w:sz w:val="32"/>
          <w:rtl/>
        </w:rPr>
      </w:pPr>
      <w:r w:rsidRPr="00EA0CE6">
        <w:rPr>
          <w:rStyle w:val="affffe"/>
          <w:rtl/>
        </w:rPr>
        <w:t>א"ל:</w:t>
      </w:r>
      <w:r w:rsidRPr="00C35A2C">
        <w:rPr>
          <w:rFonts w:ascii="David" w:hAnsi="David"/>
          <w:sz w:val="32"/>
          <w:rtl/>
        </w:rPr>
        <w:t xml:space="preserve"> בשלמא </w:t>
      </w:r>
      <w:r w:rsidRPr="00C35A2C">
        <w:rPr>
          <w:rFonts w:ascii="David" w:hAnsi="David" w:hint="cs"/>
          <w:sz w:val="32"/>
          <w:rtl/>
        </w:rPr>
        <w:t xml:space="preserve">שלי </w:t>
      </w:r>
      <w:r w:rsidRPr="00C35A2C">
        <w:rPr>
          <w:rFonts w:ascii="David" w:hAnsi="David"/>
          <w:sz w:val="32"/>
          <w:rtl/>
        </w:rPr>
        <w:t xml:space="preserve">זייפת, </w:t>
      </w:r>
      <w:r w:rsidRPr="00EA0CE6">
        <w:rPr>
          <w:rStyle w:val="affffe"/>
          <w:rtl/>
        </w:rPr>
        <w:t>אלא דר</w:t>
      </w:r>
      <w:r w:rsidRPr="00EA0CE6">
        <w:rPr>
          <w:rStyle w:val="affffe"/>
          <w:rFonts w:hint="cs"/>
          <w:rtl/>
        </w:rPr>
        <w:t>אב</w:t>
      </w:r>
      <w:r w:rsidRPr="00EA0CE6">
        <w:rPr>
          <w:rStyle w:val="affffe"/>
          <w:rtl/>
        </w:rPr>
        <w:t>"</w:t>
      </w:r>
      <w:r w:rsidRPr="00EA0CE6">
        <w:rPr>
          <w:rStyle w:val="affffe"/>
          <w:rFonts w:hint="cs"/>
          <w:rtl/>
        </w:rPr>
        <w:t>א</w:t>
      </w:r>
      <w:r w:rsidRPr="00C35A2C">
        <w:rPr>
          <w:rFonts w:ascii="David" w:hAnsi="David" w:hint="cs"/>
          <w:sz w:val="32"/>
          <w:rtl/>
        </w:rPr>
        <w:t xml:space="preserve"> שרועדת ידו איך חתמת, </w:t>
      </w:r>
      <w:r w:rsidRPr="00EA0CE6">
        <w:rPr>
          <w:rStyle w:val="affffe"/>
          <w:rFonts w:hint="cs"/>
          <w:rtl/>
        </w:rPr>
        <w:t>א</w:t>
      </w:r>
      <w:r w:rsidRPr="00EA0CE6">
        <w:rPr>
          <w:rStyle w:val="affffe"/>
          <w:rtl/>
        </w:rPr>
        <w:t>"</w:t>
      </w:r>
      <w:r w:rsidRPr="00EA0CE6">
        <w:rPr>
          <w:rStyle w:val="affffe"/>
          <w:rFonts w:hint="cs"/>
          <w:rtl/>
        </w:rPr>
        <w:t>ל</w:t>
      </w:r>
      <w:r w:rsidRPr="00C35A2C">
        <w:rPr>
          <w:rFonts w:ascii="David" w:hAnsi="David" w:hint="cs"/>
          <w:sz w:val="32"/>
          <w:rtl/>
        </w:rPr>
        <w:t xml:space="preserve"> שהניח ידו על חבל הנטוי משפת הנהר וחתם</w:t>
      </w:r>
      <w:r w:rsidR="00EA0CE6">
        <w:rPr>
          <w:rFonts w:ascii="David" w:hAnsi="David" w:hint="cs"/>
          <w:sz w:val="32"/>
          <w:rtl/>
        </w:rPr>
        <w:t xml:space="preserve">, </w:t>
      </w:r>
    </w:p>
    <w:p w14:paraId="38AF9841" w14:textId="452BDA80" w:rsidR="00AC0AF5" w:rsidRPr="00C35A2C" w:rsidRDefault="00AC0AF5" w:rsidP="00EA0CE6">
      <w:pPr>
        <w:rPr>
          <w:rFonts w:ascii="David" w:hAnsi="David"/>
          <w:sz w:val="32"/>
          <w:rtl/>
        </w:rPr>
      </w:pPr>
      <w:r w:rsidRPr="00EA0CE6">
        <w:rPr>
          <w:rStyle w:val="affffe"/>
          <w:rFonts w:hint="cs"/>
          <w:rtl/>
        </w:rPr>
        <w:t>וא</w:t>
      </w:r>
      <w:r w:rsidRPr="00EA0CE6">
        <w:rPr>
          <w:rStyle w:val="affffe"/>
          <w:rtl/>
        </w:rPr>
        <w:t>"</w:t>
      </w:r>
      <w:r w:rsidRPr="00EA0CE6">
        <w:rPr>
          <w:rStyle w:val="affffe"/>
          <w:rFonts w:hint="cs"/>
          <w:rtl/>
        </w:rPr>
        <w:t>ל</w:t>
      </w:r>
      <w:r w:rsidRPr="00C35A2C">
        <w:rPr>
          <w:rFonts w:ascii="David" w:hAnsi="David" w:hint="cs"/>
          <w:sz w:val="32"/>
          <w:rtl/>
        </w:rPr>
        <w:t xml:space="preserve"> עמד על מקום שדולין מן הבור וכתב</w:t>
      </w:r>
      <w:r w:rsidRPr="00C35A2C">
        <w:rPr>
          <w:rFonts w:ascii="David" w:hAnsi="David"/>
          <w:sz w:val="32"/>
          <w:rtl/>
        </w:rPr>
        <w:t>.</w:t>
      </w:r>
    </w:p>
    <w:p w14:paraId="4370D419" w14:textId="38B892BE" w:rsidR="00AC0AF5" w:rsidRPr="001B450D" w:rsidRDefault="001B450D" w:rsidP="00AC0AF5">
      <w:pPr>
        <w:pStyle w:val="aff9"/>
        <w:rPr>
          <w:rtl/>
        </w:rPr>
      </w:pPr>
      <w:r w:rsidRPr="001B450D">
        <w:rPr>
          <w:rFonts w:hint="cs"/>
          <w:rtl/>
        </w:rPr>
        <w:t>***</w:t>
      </w:r>
      <w:r w:rsidR="00BC2D64">
        <w:rPr>
          <w:rFonts w:hint="cs"/>
          <w:rtl/>
        </w:rPr>
        <w:t>מתני'</w:t>
      </w:r>
    </w:p>
    <w:p w14:paraId="74280373" w14:textId="77777777" w:rsidR="00BC2D64" w:rsidRPr="00BC2D64" w:rsidRDefault="00BC2D64" w:rsidP="00BC2D64">
      <w:pPr>
        <w:pStyle w:val="36"/>
        <w:framePr w:wrap="notBeside"/>
        <w:rPr>
          <w:rtl/>
        </w:rPr>
      </w:pPr>
      <w:r w:rsidRPr="00BC2D64">
        <w:rPr>
          <w:rtl/>
        </w:rPr>
        <w:t>◄</w:t>
      </w:r>
    </w:p>
    <w:p>
      <w:pPr>
        <w:pStyle w:val="affffb"/>
        <w:rPr>
          <w:ins w:id="20460" w:author="קלוד" w:date="2026-10-06T10:07:33Z"/>
        </w:rPr>
      </w:pPr>
      <w:ins w:id="20459" w:author="קלוד" w:date="2026-10-06T10:07:33Z">
        <w:r>
          <w:t xml:space="preserve">משנה ג</w:t>
        </w:r>
      </w:ins>
    </w:p>
    <w:p w14:paraId="2305E4C3" w14:textId="47A5A296" w:rsidR="00BC2D64" w:rsidRDefault="00AC0AF5" w:rsidP="00BC2D64">
      <w:pPr>
        <w:pStyle w:val="afff3"/>
        <w:rPr>
          <w:rtl/>
        </w:rPr>
      </w:pPr>
      <w:r w:rsidRPr="00C35A2C">
        <w:rPr>
          <w:rtl/>
        </w:rPr>
        <w:t xml:space="preserve">כותבין גט לאיש אף על פי שאין אשתו עמו, והשובר לאשה </w:t>
      </w:r>
      <w:r w:rsidR="00BC2D64">
        <w:rPr>
          <w:rtl/>
        </w:rPr>
        <w:t>–</w:t>
      </w:r>
      <w:r w:rsidRPr="00C35A2C">
        <w:rPr>
          <w:rtl/>
        </w:rPr>
        <w:t xml:space="preserve"> </w:t>
      </w:r>
    </w:p>
    <w:p w14:paraId="028B5571" w14:textId="6796E617" w:rsidR="00AC0AF5" w:rsidRPr="00C35A2C" w:rsidRDefault="00AC0AF5" w:rsidP="00BC2D64">
      <w:pPr>
        <w:pStyle w:val="afff3"/>
        <w:spacing w:after="60"/>
        <w:rPr>
          <w:rtl/>
        </w:rPr>
      </w:pPr>
      <w:r w:rsidRPr="00C35A2C">
        <w:rPr>
          <w:rtl/>
        </w:rPr>
        <w:t>אף  שאין בעלה עמה, ובלבד שיהא מכירן.</w:t>
      </w:r>
      <w:r w:rsidRPr="00C35A2C">
        <w:rPr>
          <w:rFonts w:hint="cs"/>
          <w:rtl/>
        </w:rPr>
        <w:t xml:space="preserve"> </w:t>
      </w:r>
      <w:r w:rsidRPr="00C35A2C">
        <w:rPr>
          <w:rtl/>
        </w:rPr>
        <w:t>והבעל נותן שכר.</w:t>
      </w:r>
    </w:p>
    <w:p w14:paraId="36598148" w14:textId="77777777" w:rsidR="00AC0AF5" w:rsidRPr="00C35A2C" w:rsidRDefault="00AC0AF5" w:rsidP="00982F98">
      <w:pPr>
        <w:pStyle w:val="affe"/>
        <w:framePr w:wrap="around"/>
        <w:rPr>
          <w:rtl/>
        </w:rPr>
      </w:pPr>
      <w:r w:rsidRPr="00C35A2C">
        <w:rPr>
          <w:rFonts w:hint="cs"/>
          <w:rtl/>
        </w:rPr>
        <w:t>קסז:</w:t>
      </w:r>
    </w:p>
    <w:p w14:paraId="78FD367B" w14:textId="77777777" w:rsidR="00BC2D64" w:rsidRPr="00BC2D64" w:rsidRDefault="00BC2D64" w:rsidP="00BC2D64">
      <w:pPr>
        <w:pStyle w:val="36"/>
        <w:framePr w:wrap="notBeside"/>
        <w:rPr>
          <w:rtl/>
        </w:rPr>
      </w:pPr>
      <w:r w:rsidRPr="00BC2D64">
        <w:rPr>
          <w:rtl/>
        </w:rPr>
        <w:t>◄</w:t>
      </w:r>
    </w:p>
    <w:p>
      <w:pPr>
        <w:pStyle w:val="affffb"/>
        <w:rPr>
          <w:ins w:id="20462" w:author="קלוד" w:date="2026-10-06T10:07:33Z"/>
        </w:rPr>
      </w:pPr>
      <w:ins w:id="20461" w:author="קלוד" w:date="2026-10-06T10:07:33Z">
        <w:r>
          <w:t xml:space="preserve">משנה ג</w:t>
        </w:r>
      </w:ins>
    </w:p>
    <w:p w14:paraId="2415F1C8" w14:textId="624E82CF" w:rsidR="00215E43" w:rsidRDefault="00AC0AF5" w:rsidP="00EA0CE6">
      <w:pPr>
        <w:pStyle w:val="afff3"/>
        <w:rPr>
          <w:rtl/>
        </w:rPr>
      </w:pPr>
      <w:r w:rsidRPr="00C35A2C">
        <w:rPr>
          <w:rtl/>
        </w:rPr>
        <w:t xml:space="preserve">כותבין שטר ללוה אף שאין מלוה עמו, </w:t>
      </w:r>
    </w:p>
    <w:p w14:paraId="70B02B26" w14:textId="6C76C950" w:rsidR="00AC0AF5" w:rsidRPr="00C35A2C" w:rsidRDefault="00AC0AF5" w:rsidP="00BC2D64">
      <w:pPr>
        <w:pStyle w:val="afff3"/>
        <w:spacing w:after="60"/>
        <w:rPr>
          <w:rtl/>
        </w:rPr>
      </w:pPr>
      <w:r w:rsidRPr="00C35A2C">
        <w:rPr>
          <w:rtl/>
        </w:rPr>
        <w:t>ואין כותבין למלוה עד שיהא לוה עמו.</w:t>
      </w:r>
      <w:r w:rsidR="00EA0CE6">
        <w:rPr>
          <w:rFonts w:hint="cs"/>
          <w:rtl/>
        </w:rPr>
        <w:t xml:space="preserve"> </w:t>
      </w:r>
      <w:r w:rsidRPr="00C35A2C">
        <w:rPr>
          <w:rtl/>
        </w:rPr>
        <w:t>והלוה נותן שכר.</w:t>
      </w:r>
    </w:p>
    <w:p w14:paraId="32D86E87" w14:textId="77777777" w:rsidR="00BC2D64" w:rsidRPr="00BC2D64" w:rsidRDefault="00BC2D64" w:rsidP="00BC2D64">
      <w:pPr>
        <w:pStyle w:val="36"/>
        <w:framePr w:wrap="notBeside"/>
        <w:rPr>
          <w:rtl/>
        </w:rPr>
      </w:pPr>
      <w:r w:rsidRPr="00BC2D64">
        <w:rPr>
          <w:rtl/>
        </w:rPr>
        <w:t>◄</w:t>
      </w:r>
    </w:p>
    <w:p w14:paraId="25DAA495" w14:textId="796500B1" w:rsidR="00215E43" w:rsidRDefault="00AC0AF5" w:rsidP="00EA0CE6">
      <w:pPr>
        <w:pStyle w:val="afff3"/>
        <w:rPr>
          <w:rtl/>
        </w:rPr>
      </w:pPr>
      <w:r w:rsidRPr="00C35A2C">
        <w:rPr>
          <w:rtl/>
        </w:rPr>
        <w:t xml:space="preserve">כותבין שטר למוכר אף על פי שאין לוקח עמו, </w:t>
      </w:r>
    </w:p>
    <w:p w14:paraId="574BC05A" w14:textId="2856D29D" w:rsidR="00AC0AF5" w:rsidRPr="00C35A2C" w:rsidRDefault="00AC0AF5" w:rsidP="00EA0CE6">
      <w:pPr>
        <w:pStyle w:val="afff3"/>
        <w:rPr>
          <w:rtl/>
        </w:rPr>
      </w:pPr>
      <w:r w:rsidRPr="00C35A2C">
        <w:rPr>
          <w:rtl/>
        </w:rPr>
        <w:t>ואין כותבין ללוקח עד שיהא מוכר עמו.</w:t>
      </w:r>
      <w:r w:rsidR="00EA0CE6">
        <w:rPr>
          <w:rFonts w:hint="cs"/>
          <w:rtl/>
        </w:rPr>
        <w:t xml:space="preserve"> </w:t>
      </w:r>
      <w:r w:rsidRPr="00C35A2C">
        <w:rPr>
          <w:rtl/>
        </w:rPr>
        <w:t>והלוקח נותן שכר.</w:t>
      </w:r>
    </w:p>
    <w:p w14:paraId="73D6455A" w14:textId="77777777" w:rsidR="00BC2D64" w:rsidRPr="00BC2D64" w:rsidRDefault="00BC2D64" w:rsidP="00BC2D64">
      <w:pPr>
        <w:pStyle w:val="36"/>
        <w:framePr w:wrap="notBeside"/>
        <w:rPr>
          <w:rtl/>
        </w:rPr>
      </w:pPr>
      <w:r w:rsidRPr="00BC2D64">
        <w:rPr>
          <w:rtl/>
        </w:rPr>
        <w:t>◄</w:t>
      </w:r>
    </w:p>
    <w:p w14:paraId="101F13EA" w14:textId="60889C05" w:rsidR="00AC0AF5" w:rsidRPr="00BC2D64" w:rsidRDefault="00AC0AF5" w:rsidP="00DB3591">
      <w:pPr>
        <w:pStyle w:val="afff3"/>
        <w:rPr>
          <w:spacing w:val="0"/>
          <w:rtl/>
        </w:rPr>
      </w:pPr>
      <w:r w:rsidRPr="00BC2D64">
        <w:rPr>
          <w:spacing w:val="-4"/>
          <w:rtl/>
        </w:rPr>
        <w:t>אין כותבין שטרי אירוסין ונשואין אלא מדעת שניהם, והחתן נותן שכר</w:t>
      </w:r>
      <w:r w:rsidRPr="00BC2D64">
        <w:rPr>
          <w:spacing w:val="0"/>
          <w:rtl/>
        </w:rPr>
        <w:t>.</w:t>
      </w:r>
    </w:p>
    <w:p w14:paraId="5E057416" w14:textId="77777777" w:rsidR="00BC2D64" w:rsidRPr="00BC2D64" w:rsidRDefault="00BC2D64" w:rsidP="00BC2D64">
      <w:pPr>
        <w:pStyle w:val="36"/>
        <w:framePr w:wrap="notBeside"/>
        <w:rPr>
          <w:rtl/>
        </w:rPr>
      </w:pPr>
      <w:r w:rsidRPr="00BC2D64">
        <w:rPr>
          <w:rtl/>
        </w:rPr>
        <w:t>◄</w:t>
      </w:r>
    </w:p>
    <w:p w14:paraId="134BBBF9" w14:textId="70EA0D19" w:rsidR="00AC0AF5" w:rsidRPr="00A343FC" w:rsidRDefault="00AC0AF5" w:rsidP="00DB3591">
      <w:pPr>
        <w:pStyle w:val="afff3"/>
        <w:rPr>
          <w:rtl/>
        </w:rPr>
      </w:pPr>
      <w:r w:rsidRPr="00A343FC">
        <w:rPr>
          <w:rtl/>
        </w:rPr>
        <w:t>אין כותבין שטר אריסות וקבלנות אלא מדעת שניהם, והמקבל נותן שכר.</w:t>
      </w:r>
    </w:p>
    <w:p w14:paraId="035BA4A2" w14:textId="77777777" w:rsidR="00BC2D64" w:rsidRPr="00BC2D64" w:rsidRDefault="00BC2D64" w:rsidP="00BC2D64">
      <w:pPr>
        <w:pStyle w:val="36"/>
        <w:framePr w:wrap="notBeside"/>
        <w:rPr>
          <w:rtl/>
        </w:rPr>
      </w:pPr>
      <w:r w:rsidRPr="00BC2D64">
        <w:rPr>
          <w:rtl/>
        </w:rPr>
        <w:t>◄</w:t>
      </w:r>
    </w:p>
    <w:p w14:paraId="5B76E944" w14:textId="0FD2DC98" w:rsidR="00AC0AF5" w:rsidRPr="00A343FC" w:rsidRDefault="00AC0AF5" w:rsidP="00DB3591">
      <w:pPr>
        <w:pStyle w:val="afff3"/>
        <w:rPr>
          <w:rtl/>
        </w:rPr>
      </w:pPr>
      <w:r w:rsidRPr="00A343FC">
        <w:rPr>
          <w:rtl/>
        </w:rPr>
        <w:t>אין כותבין שטרי בירורין וכל מעשה ב"ד אלא מדעת שניהם, ושניהם נותנין שכר.</w:t>
      </w:r>
      <w:r w:rsidR="00BC2D64">
        <w:rPr>
          <w:rFonts w:hint="cs"/>
          <w:rtl/>
        </w:rPr>
        <w:t xml:space="preserve"> </w:t>
      </w:r>
    </w:p>
    <w:p w14:paraId="7BDFBD2D" w14:textId="79E85E59" w:rsidR="00AC0AF5" w:rsidRPr="00C35A2C" w:rsidRDefault="00AC0AF5" w:rsidP="00DB3591">
      <w:pPr>
        <w:pStyle w:val="afff3"/>
        <w:rPr>
          <w:rtl/>
        </w:rPr>
      </w:pPr>
      <w:r w:rsidRPr="00EA0CE6">
        <w:rPr>
          <w:rStyle w:val="TanaimMishna"/>
          <w:rtl/>
          <w:rPrChange w:id="20194" w:author="קלוד" w:date="2026-10-06T10:07:33Z">
            <w:rPr>
              <w:rStyle w:val="affffe"/>
              <w:rtl/>
            </w:rPr>
          </w:rPrChange>
        </w:rPr>
        <w:t>רשב"ג:</w:t>
      </w:r>
      <w:r w:rsidRPr="00C35A2C">
        <w:rPr>
          <w:rtl/>
        </w:rPr>
        <w:t xml:space="preserve"> לשניהם כותבין שנים, לזה לעצמו ולזה לעצמו.</w:t>
      </w:r>
    </w:p>
    <w:p w14:paraId="1A2C5F00" w14:textId="2D2AACC7" w:rsidR="00CE3027" w:rsidRDefault="00AC0AF5" w:rsidP="00CE3027">
      <w:pPr>
        <w:pStyle w:val="afffb"/>
        <w:rPr>
          <w:rFonts w:ascii="David" w:hAnsi="David"/>
          <w:rtl/>
        </w:rPr>
      </w:pPr>
      <w:ins w:id="9978" w:author="מספור קטעי משנה" w:date="2026-10-06T06:44:59Z">
        <w:r>
          <w:rPr>
            <w:rStyle w:val="MisparKeta"/>
          </w:rPr>
          <w:t xml:space="preserve">א. </w:t>
        </w:r>
      </w:ins>
      <w:r w:rsidRPr="0081371E">
        <w:rPr>
          <w:rStyle w:val="afff8"/>
          <w:rtl/>
        </w:rPr>
        <w:t>ובלבד שיהא מכירן</w:t>
      </w:r>
      <w:r w:rsidRPr="00C35A2C">
        <w:rPr>
          <w:rFonts w:ascii="David" w:hAnsi="David" w:hint="cs"/>
          <w:rtl/>
        </w:rPr>
        <w:t>-</w:t>
      </w:r>
    </w:p>
    <w:p w14:paraId="0B244CBF" w14:textId="1C59C386" w:rsidR="00CE3027" w:rsidRPr="00CE3027" w:rsidRDefault="00AC0AF5" w:rsidP="00CE3027">
      <w:pPr>
        <w:pStyle w:val="36"/>
        <w:framePr w:wrap="notBeside"/>
        <w:rPr>
          <w:rtl/>
        </w:rPr>
      </w:pPr>
      <w:r w:rsidRPr="00CE3027">
        <w:rPr>
          <w:rtl/>
        </w:rPr>
        <w:t xml:space="preserve"> </w:t>
      </w:r>
      <w:r w:rsidR="00215E43">
        <w:rPr>
          <w:rFonts w:hint="cs"/>
          <w:rtl/>
        </w:rPr>
        <w:t>ר''י מרב</w:t>
      </w:r>
      <w:r w:rsidRPr="00CE3027">
        <w:rPr>
          <w:rtl/>
        </w:rPr>
        <w:t xml:space="preserve">: </w:t>
      </w:r>
    </w:p>
    <w:p w14:paraId="52D3481C" w14:textId="06EE9DB1" w:rsidR="00AC0AF5" w:rsidRPr="00C35A2C" w:rsidRDefault="00AC0AF5" w:rsidP="00AC0AF5">
      <w:pPr>
        <w:rPr>
          <w:rFonts w:ascii="David" w:hAnsi="David"/>
          <w:sz w:val="32"/>
          <w:rtl/>
        </w:rPr>
      </w:pPr>
      <w:r w:rsidRPr="00C35A2C">
        <w:rPr>
          <w:rFonts w:ascii="David" w:hAnsi="David"/>
          <w:sz w:val="32"/>
          <w:rtl/>
        </w:rPr>
        <w:t>ובלבד שיהא מכיר שם האיש בגט ושם האשה בשובר.</w:t>
      </w:r>
    </w:p>
    <w:p w14:paraId="6BE012ED" w14:textId="15F1DE98" w:rsidR="00CE3027" w:rsidRPr="00CE3027" w:rsidRDefault="00BC2D64" w:rsidP="00CE3027">
      <w:pPr>
        <w:pStyle w:val="36"/>
        <w:framePr w:wrap="notBeside"/>
        <w:rPr>
          <w:rtl/>
        </w:rPr>
      </w:pPr>
      <w:r w:rsidRPr="00071610">
        <w:rPr>
          <w:rtl/>
        </w:rPr>
        <w:t>◄</w:t>
      </w:r>
      <w:r w:rsidR="00AC0AF5" w:rsidRPr="00CE3027">
        <w:rPr>
          <w:rFonts w:hint="cs"/>
          <w:rtl/>
        </w:rPr>
        <w:t xml:space="preserve">אביי </w:t>
      </w:r>
      <w:r>
        <w:rPr>
          <w:rFonts w:hint="cs"/>
          <w:rtl/>
        </w:rPr>
        <w:t>מרב</w:t>
      </w:r>
    </w:p>
    <w:p w14:paraId="0E824639" w14:textId="2BFE1D4B" w:rsidR="00AC0AF5" w:rsidRDefault="00AC0AF5" w:rsidP="00AC0AF5">
      <w:pPr>
        <w:rPr>
          <w:rFonts w:ascii="David" w:hAnsi="David"/>
          <w:sz w:val="32"/>
          <w:rtl/>
        </w:rPr>
      </w:pPr>
      <w:r w:rsidRPr="00C35A2C">
        <w:rPr>
          <w:rFonts w:ascii="David" w:hAnsi="David" w:hint="cs"/>
          <w:sz w:val="32"/>
          <w:rtl/>
        </w:rPr>
        <w:t>שם האיש בגט וה</w:t>
      </w:r>
      <w:r w:rsidRPr="00C35A2C">
        <w:rPr>
          <w:rFonts w:ascii="David" w:hAnsi="David"/>
          <w:sz w:val="32"/>
          <w:rtl/>
        </w:rPr>
        <w:t>"</w:t>
      </w:r>
      <w:r w:rsidRPr="00C35A2C">
        <w:rPr>
          <w:rFonts w:ascii="David" w:hAnsi="David" w:hint="cs"/>
          <w:sz w:val="32"/>
          <w:rtl/>
        </w:rPr>
        <w:t>ה לאשה</w:t>
      </w:r>
      <w:r w:rsidR="00215E43">
        <w:rPr>
          <w:rFonts w:ascii="David" w:hAnsi="David" w:hint="cs"/>
          <w:sz w:val="32"/>
          <w:rtl/>
        </w:rPr>
        <w:t>,</w:t>
      </w:r>
      <w:r w:rsidRPr="00C35A2C">
        <w:rPr>
          <w:rFonts w:ascii="David" w:hAnsi="David" w:hint="cs"/>
          <w:sz w:val="32"/>
          <w:rtl/>
        </w:rPr>
        <w:t xml:space="preserve"> שם האשה בשובר וה</w:t>
      </w:r>
      <w:r w:rsidRPr="00C35A2C">
        <w:rPr>
          <w:rFonts w:ascii="David" w:hAnsi="David"/>
          <w:sz w:val="32"/>
          <w:rtl/>
        </w:rPr>
        <w:t>"</w:t>
      </w:r>
      <w:r w:rsidRPr="00C35A2C">
        <w:rPr>
          <w:rFonts w:ascii="David" w:hAnsi="David" w:hint="cs"/>
          <w:sz w:val="32"/>
          <w:rtl/>
        </w:rPr>
        <w:t>ה לאיש</w:t>
      </w:r>
      <w:r w:rsidR="00215E43">
        <w:rPr>
          <w:rFonts w:ascii="David" w:hAnsi="David" w:hint="cs"/>
          <w:sz w:val="32"/>
          <w:rtl/>
        </w:rPr>
        <w:t>,</w:t>
      </w:r>
      <w:r w:rsidRPr="00C35A2C">
        <w:rPr>
          <w:rFonts w:ascii="David" w:hAnsi="David" w:hint="cs"/>
          <w:sz w:val="32"/>
          <w:rtl/>
        </w:rPr>
        <w:t xml:space="preserve"> דאל</w:t>
      </w:r>
      <w:r w:rsidRPr="00C35A2C">
        <w:rPr>
          <w:rFonts w:ascii="David" w:hAnsi="David"/>
          <w:sz w:val="32"/>
          <w:rtl/>
        </w:rPr>
        <w:t>"</w:t>
      </w:r>
      <w:r w:rsidRPr="00C35A2C">
        <w:rPr>
          <w:rFonts w:ascii="David" w:hAnsi="David" w:hint="cs"/>
          <w:sz w:val="32"/>
          <w:rtl/>
        </w:rPr>
        <w:t>ה חיישי וכו</w:t>
      </w:r>
      <w:r w:rsidRPr="00F10693">
        <w:rPr>
          <w:rtl/>
        </w:rPr>
        <w:t>'</w:t>
      </w:r>
      <w:r w:rsidRPr="00F10693">
        <w:rPr>
          <w:rFonts w:hint="cs"/>
          <w:rtl/>
        </w:rPr>
        <w:t>,</w:t>
      </w:r>
    </w:p>
    <w:p w14:paraId="088CA3AC" w14:textId="77777777" w:rsidR="00215E43" w:rsidRPr="00215E43" w:rsidRDefault="00215E43" w:rsidP="00215E43">
      <w:pPr>
        <w:pStyle w:val="36"/>
        <w:framePr w:wrap="notBeside"/>
        <w:rPr>
          <w:rtl/>
        </w:rPr>
      </w:pPr>
      <w:r w:rsidRPr="00215E43">
        <w:rPr>
          <w:rFonts w:hint="cs"/>
          <w:rtl/>
        </w:rPr>
        <w:t xml:space="preserve">ולא חיישי </w:t>
      </w:r>
    </w:p>
    <w:p w14:paraId="64891DA9" w14:textId="691CC8C5" w:rsidR="00AC0AF5" w:rsidRPr="00BC2D64" w:rsidRDefault="00AC0AF5" w:rsidP="00BC2D64">
      <w:pPr>
        <w:rPr>
          <w:rFonts w:ascii="David" w:hAnsi="David"/>
          <w:spacing w:val="-2"/>
          <w:sz w:val="32"/>
          <w:rtl/>
        </w:rPr>
      </w:pPr>
      <w:r w:rsidRPr="00BC2D64">
        <w:rPr>
          <w:rFonts w:ascii="David" w:hAnsi="David"/>
          <w:spacing w:val="-2"/>
          <w:sz w:val="32"/>
          <w:rtl/>
        </w:rPr>
        <w:t xml:space="preserve">לשני יוסף בן שמעון בעיר אחת, </w:t>
      </w:r>
      <w:r w:rsidR="00BC2D64" w:rsidRPr="00BC2D64">
        <w:rPr>
          <w:rFonts w:ascii="David" w:hAnsi="David" w:hint="cs"/>
          <w:spacing w:val="-2"/>
          <w:sz w:val="32"/>
          <w:rtl/>
        </w:rPr>
        <w:t>שי</w:t>
      </w:r>
      <w:r w:rsidRPr="00BC2D64">
        <w:rPr>
          <w:rFonts w:ascii="David" w:hAnsi="David"/>
          <w:spacing w:val="-2"/>
          <w:sz w:val="32"/>
          <w:rtl/>
        </w:rPr>
        <w:t>כת</w:t>
      </w:r>
      <w:r w:rsidR="00BC2D64" w:rsidRPr="00BC2D64">
        <w:rPr>
          <w:rFonts w:ascii="David" w:hAnsi="David" w:hint="cs"/>
          <w:spacing w:val="-2"/>
          <w:sz w:val="32"/>
          <w:rtl/>
        </w:rPr>
        <w:t>ו</w:t>
      </w:r>
      <w:r w:rsidRPr="00BC2D64">
        <w:rPr>
          <w:rFonts w:ascii="David" w:hAnsi="David"/>
          <w:spacing w:val="-2"/>
          <w:sz w:val="32"/>
          <w:rtl/>
        </w:rPr>
        <w:t xml:space="preserve">ב גט </w:t>
      </w:r>
      <w:r w:rsidR="00BC2D64" w:rsidRPr="00BC2D64">
        <w:rPr>
          <w:rFonts w:ascii="David" w:hAnsi="David" w:hint="cs"/>
          <w:spacing w:val="-2"/>
          <w:sz w:val="32"/>
          <w:rtl/>
        </w:rPr>
        <w:t>ויביא לאשת השני</w:t>
      </w:r>
    </w:p>
    <w:p w14:paraId="0ACC8D2C" w14:textId="666686D3" w:rsidR="00CE3027" w:rsidRPr="00CE3027" w:rsidRDefault="00BC2D64" w:rsidP="00CE3027">
      <w:pPr>
        <w:pStyle w:val="36"/>
        <w:framePr w:wrap="notBeside"/>
        <w:rPr>
          <w:rtl/>
        </w:rPr>
      </w:pPr>
      <w:r w:rsidRPr="00BC2D64">
        <w:rPr>
          <w:rStyle w:val="affffe"/>
          <w:rtl/>
        </w:rPr>
        <w:t>◄</w:t>
      </w:r>
      <w:r>
        <w:rPr>
          <w:rFonts w:hint="cs"/>
          <w:rtl/>
        </w:rPr>
        <w:t>-כ</w:t>
      </w:r>
      <w:r w:rsidR="00CE3027">
        <w:rPr>
          <w:rFonts w:hint="cs"/>
          <w:rtl/>
        </w:rPr>
        <w:t>רב:</w:t>
      </w:r>
    </w:p>
    <w:p w14:paraId="7B43B8ED" w14:textId="0F93877A" w:rsidR="00AC0AF5" w:rsidRPr="00C35A2C" w:rsidRDefault="00BC2D64" w:rsidP="00AC0AF5">
      <w:pPr>
        <w:rPr>
          <w:rFonts w:ascii="David" w:hAnsi="David"/>
          <w:sz w:val="32"/>
          <w:rtl/>
        </w:rPr>
      </w:pPr>
      <w:r>
        <w:rPr>
          <w:rFonts w:ascii="David" w:hAnsi="David" w:hint="cs"/>
          <w:sz w:val="32"/>
          <w:rtl/>
        </w:rPr>
        <w:t>ד</w:t>
      </w:r>
      <w:r w:rsidR="00AC0AF5" w:rsidRPr="00C35A2C">
        <w:rPr>
          <w:rFonts w:ascii="David" w:hAnsi="David"/>
          <w:sz w:val="32"/>
          <w:rtl/>
        </w:rPr>
        <w:t>אין מגרשין נשותיהן אלא זה בפני זה.</w:t>
      </w:r>
    </w:p>
    <w:p w14:paraId="59CA4B25" w14:textId="77777777" w:rsidR="00CE3027" w:rsidRPr="00CE3027" w:rsidRDefault="00CE3027" w:rsidP="00CE3027">
      <w:pPr>
        <w:pStyle w:val="36"/>
        <w:framePr w:wrap="notBeside"/>
        <w:rPr>
          <w:rtl/>
        </w:rPr>
      </w:pPr>
      <w:r w:rsidRPr="00CE3027">
        <w:rPr>
          <w:rFonts w:hint="cs"/>
          <w:rtl/>
        </w:rPr>
        <w:t>ולא חיישי</w:t>
      </w:r>
    </w:p>
    <w:p w14:paraId="701A68CF" w14:textId="3F4C7C61" w:rsidR="00AC0AF5" w:rsidRPr="00BC2D64" w:rsidRDefault="00CE3027" w:rsidP="00AC0AF5">
      <w:pPr>
        <w:rPr>
          <w:spacing w:val="-2"/>
          <w:rtl/>
        </w:rPr>
      </w:pPr>
      <w:r w:rsidRPr="00BC2D64">
        <w:rPr>
          <w:rFonts w:hint="cs"/>
          <w:spacing w:val="-2"/>
          <w:rtl/>
        </w:rPr>
        <w:t>ש</w:t>
      </w:r>
      <w:r w:rsidR="00AC0AF5" w:rsidRPr="00BC2D64">
        <w:rPr>
          <w:rFonts w:hint="cs"/>
          <w:spacing w:val="-2"/>
          <w:rtl/>
        </w:rPr>
        <w:t xml:space="preserve">ילך למקום אחר </w:t>
      </w:r>
      <w:r w:rsidR="00BC2D64" w:rsidRPr="00BC2D64">
        <w:rPr>
          <w:rFonts w:hint="cs"/>
          <w:spacing w:val="-2"/>
          <w:rtl/>
        </w:rPr>
        <w:t xml:space="preserve">ויחזיק שמו </w:t>
      </w:r>
      <w:r w:rsidR="00AC0AF5" w:rsidRPr="00BC2D64">
        <w:rPr>
          <w:spacing w:val="-2"/>
          <w:rtl/>
        </w:rPr>
        <w:t xml:space="preserve">יוסף בן שמעון, </w:t>
      </w:r>
      <w:r w:rsidR="00BC2D64" w:rsidRPr="00BC2D64">
        <w:rPr>
          <w:rFonts w:hint="cs"/>
          <w:spacing w:val="-2"/>
          <w:rtl/>
        </w:rPr>
        <w:t>ויתן לאשת השני</w:t>
      </w:r>
      <w:r w:rsidR="00AC0AF5" w:rsidRPr="00BC2D64">
        <w:rPr>
          <w:spacing w:val="-2"/>
          <w:rtl/>
        </w:rPr>
        <w:t>.</w:t>
      </w:r>
    </w:p>
    <w:p w14:paraId="3473FB34" w14:textId="35F0BD8F" w:rsidR="00CE3027" w:rsidRPr="00CE3027" w:rsidRDefault="00BC2D64" w:rsidP="00CE3027">
      <w:pPr>
        <w:pStyle w:val="36"/>
        <w:framePr w:wrap="notBeside"/>
        <w:rPr>
          <w:rtl/>
        </w:rPr>
      </w:pPr>
      <w:r w:rsidRPr="00BC2D64">
        <w:rPr>
          <w:rStyle w:val="affffe"/>
          <w:rtl/>
        </w:rPr>
        <w:t>◄</w:t>
      </w:r>
      <w:r>
        <w:rPr>
          <w:rFonts w:hint="cs"/>
          <w:rtl/>
        </w:rPr>
        <w:t>-כ</w:t>
      </w:r>
      <w:r w:rsidR="00CE3027">
        <w:rPr>
          <w:rFonts w:hint="cs"/>
          <w:rtl/>
        </w:rPr>
        <w:t>רב:</w:t>
      </w:r>
    </w:p>
    <w:p w14:paraId="4033D232" w14:textId="518512FB" w:rsidR="00AC0AF5" w:rsidRPr="00C35A2C" w:rsidRDefault="00AC0AF5" w:rsidP="00AC0AF5">
      <w:pPr>
        <w:rPr>
          <w:rFonts w:ascii="David" w:hAnsi="David"/>
          <w:sz w:val="32"/>
          <w:rtl/>
        </w:rPr>
      </w:pPr>
      <w:r w:rsidRPr="00C35A2C">
        <w:rPr>
          <w:rFonts w:ascii="David" w:hAnsi="David"/>
          <w:sz w:val="32"/>
          <w:rtl/>
        </w:rPr>
        <w:t>כל שהוחזק שמו בעיר שלשים יום - אין חוששין לו.</w:t>
      </w:r>
    </w:p>
    <w:p w14:paraId="1C898E22" w14:textId="6FEE49F7" w:rsidR="002133F0" w:rsidRPr="002133F0" w:rsidRDefault="002133F0" w:rsidP="00CE3027">
      <w:pPr>
        <w:rPr>
          <w:rStyle w:val="affffe"/>
          <w:b w:val="0"/>
          <w:bCs/>
          <w:rtl/>
        </w:rPr>
      </w:pPr>
      <w:r>
        <w:rPr>
          <w:rFonts w:ascii="David" w:hAnsi="David" w:hint="cs"/>
          <w:b/>
          <w:bCs/>
          <w:sz w:val="32"/>
          <w:rtl/>
        </w:rPr>
        <w:t>וב</w:t>
      </w:r>
      <w:r w:rsidR="00AC0AF5" w:rsidRPr="002133F0">
        <w:rPr>
          <w:rFonts w:ascii="David" w:hAnsi="David"/>
          <w:b/>
          <w:bCs/>
          <w:sz w:val="32"/>
          <w:rtl/>
        </w:rPr>
        <w:t xml:space="preserve">לא איתחזק, מאי? </w:t>
      </w:r>
    </w:p>
    <w:p w14:paraId="3BE9210A" w14:textId="77777777" w:rsidR="002133F0" w:rsidRPr="002133F0" w:rsidRDefault="002133F0" w:rsidP="002133F0">
      <w:pPr>
        <w:pStyle w:val="36"/>
        <w:framePr w:wrap="notBeside"/>
        <w:rPr>
          <w:rtl/>
        </w:rPr>
      </w:pPr>
      <w:r w:rsidRPr="002133F0">
        <w:rPr>
          <w:rtl/>
        </w:rPr>
        <w:t>◄</w:t>
      </w:r>
    </w:p>
    <w:p w14:paraId="519C369E" w14:textId="6BD094CB" w:rsidR="00AC0AF5" w:rsidRPr="00C35A2C" w:rsidRDefault="00AC0AF5" w:rsidP="002133F0">
      <w:pPr>
        <w:spacing w:after="60"/>
        <w:rPr>
          <w:rFonts w:ascii="David" w:hAnsi="David"/>
          <w:sz w:val="32"/>
          <w:rtl/>
        </w:rPr>
      </w:pPr>
      <w:r w:rsidRPr="00CE3027">
        <w:rPr>
          <w:rStyle w:val="affffe"/>
          <w:rtl/>
        </w:rPr>
        <w:t>אביי:</w:t>
      </w:r>
      <w:r w:rsidRPr="00C35A2C">
        <w:rPr>
          <w:rFonts w:ascii="David" w:hAnsi="David"/>
          <w:sz w:val="32"/>
          <w:rtl/>
        </w:rPr>
        <w:t xml:space="preserve"> דקרו ליה ועני.</w:t>
      </w:r>
      <w:r w:rsidRPr="00C35A2C">
        <w:rPr>
          <w:rFonts w:ascii="David" w:hAnsi="David" w:hint="cs"/>
          <w:sz w:val="32"/>
          <w:rtl/>
        </w:rPr>
        <w:t xml:space="preserve"> </w:t>
      </w:r>
      <w:r w:rsidRPr="00CE3027">
        <w:rPr>
          <w:rStyle w:val="affffe"/>
          <w:rFonts w:hint="cs"/>
          <w:rtl/>
        </w:rPr>
        <w:t>ור</w:t>
      </w:r>
      <w:r w:rsidRPr="00CE3027">
        <w:rPr>
          <w:rStyle w:val="affffe"/>
          <w:rtl/>
        </w:rPr>
        <w:t>"</w:t>
      </w:r>
      <w:r w:rsidRPr="00CE3027">
        <w:rPr>
          <w:rStyle w:val="affffe"/>
          <w:rFonts w:hint="cs"/>
          <w:rtl/>
        </w:rPr>
        <w:t>ז</w:t>
      </w:r>
      <w:r w:rsidRPr="00CE3027">
        <w:rPr>
          <w:rStyle w:val="affffe"/>
          <w:rtl/>
        </w:rPr>
        <w:t>:</w:t>
      </w:r>
      <w:r w:rsidRPr="00C35A2C">
        <w:rPr>
          <w:rFonts w:ascii="David" w:hAnsi="David"/>
          <w:sz w:val="32"/>
          <w:rtl/>
        </w:rPr>
        <w:t xml:space="preserve"> רמא</w:t>
      </w:r>
      <w:r w:rsidRPr="00C35A2C">
        <w:rPr>
          <w:rFonts w:ascii="David" w:hAnsi="David" w:hint="cs"/>
          <w:sz w:val="32"/>
          <w:rtl/>
        </w:rPr>
        <w:t>י זהיר ברמאותו ולכן עד שיתחזק</w:t>
      </w:r>
    </w:p>
    <w:p w14:paraId="49721C43" w14:textId="547DBF3A" w:rsidR="00CE3027" w:rsidRPr="00CE3027" w:rsidRDefault="00AC0AF5" w:rsidP="00CE3027">
      <w:pPr>
        <w:pStyle w:val="36"/>
        <w:framePr w:wrap="notBeside"/>
        <w:rPr>
          <w:rtl/>
        </w:rPr>
      </w:pPr>
      <w:r w:rsidRPr="00CE3027">
        <w:rPr>
          <w:rFonts w:hint="cs"/>
          <w:rtl/>
        </w:rPr>
        <w:t xml:space="preserve">אותו שובר </w:t>
      </w:r>
    </w:p>
    <w:p w14:paraId="33224F11" w14:textId="51FFCAF2" w:rsidR="00CE3027" w:rsidRDefault="00AC0AF5" w:rsidP="00CE3027">
      <w:pPr>
        <w:rPr>
          <w:rFonts w:ascii="David" w:hAnsi="David"/>
          <w:sz w:val="32"/>
          <w:rtl/>
        </w:rPr>
      </w:pPr>
      <w:r w:rsidRPr="00C35A2C">
        <w:rPr>
          <w:rFonts w:ascii="David" w:hAnsi="David" w:hint="cs"/>
          <w:sz w:val="32"/>
          <w:rtl/>
        </w:rPr>
        <w:t xml:space="preserve">שחתם עליו </w:t>
      </w:r>
      <w:r w:rsidRPr="00CE3027">
        <w:rPr>
          <w:rStyle w:val="affffe"/>
          <w:rFonts w:hint="cs"/>
          <w:rtl/>
        </w:rPr>
        <w:t>ריב</w:t>
      </w:r>
      <w:r w:rsidRPr="00CE3027">
        <w:rPr>
          <w:rStyle w:val="affffe"/>
          <w:rtl/>
        </w:rPr>
        <w:t>"</w:t>
      </w:r>
      <w:r w:rsidRPr="00CE3027">
        <w:rPr>
          <w:rStyle w:val="affffe"/>
          <w:rFonts w:hint="cs"/>
          <w:rtl/>
        </w:rPr>
        <w:t>א</w:t>
      </w:r>
      <w:r w:rsidRPr="00C35A2C">
        <w:rPr>
          <w:rFonts w:ascii="David" w:hAnsi="David" w:hint="cs"/>
          <w:sz w:val="32"/>
          <w:rtl/>
        </w:rPr>
        <w:t xml:space="preserve"> ובאה לפני אישה ואמרה לו שהיא איננה האשה שקיבלה כתובתה </w:t>
      </w:r>
      <w:r w:rsidRPr="00CE3027">
        <w:rPr>
          <w:rStyle w:val="affffe"/>
          <w:rFonts w:hint="cs"/>
          <w:rtl/>
        </w:rPr>
        <w:t>א</w:t>
      </w:r>
      <w:r w:rsidRPr="00CE3027">
        <w:rPr>
          <w:rStyle w:val="affffe"/>
          <w:rtl/>
        </w:rPr>
        <w:t>"</w:t>
      </w:r>
      <w:r w:rsidRPr="00CE3027">
        <w:rPr>
          <w:rStyle w:val="affffe"/>
          <w:rFonts w:hint="cs"/>
          <w:rtl/>
        </w:rPr>
        <w:t>ל</w:t>
      </w:r>
      <w:r w:rsidRPr="00C35A2C">
        <w:rPr>
          <w:rFonts w:ascii="David" w:hAnsi="David" w:hint="cs"/>
          <w:sz w:val="32"/>
          <w:rtl/>
        </w:rPr>
        <w:t xml:space="preserve"> שגם הוא אמר כן לעדיו</w:t>
      </w:r>
      <w:r w:rsidR="002133F0">
        <w:rPr>
          <w:rFonts w:ascii="David" w:hAnsi="David" w:hint="cs"/>
          <w:sz w:val="32"/>
          <w:rtl/>
        </w:rPr>
        <w:t>,</w:t>
      </w:r>
      <w:r w:rsidRPr="00C35A2C">
        <w:rPr>
          <w:rFonts w:ascii="David" w:hAnsi="David" w:hint="cs"/>
          <w:sz w:val="32"/>
          <w:rtl/>
        </w:rPr>
        <w:t xml:space="preserve"> </w:t>
      </w:r>
      <w:r w:rsidRPr="00CE3027">
        <w:rPr>
          <w:rStyle w:val="affffe"/>
          <w:rFonts w:hint="cs"/>
          <w:rtl/>
        </w:rPr>
        <w:t>ואמרו לו</w:t>
      </w:r>
      <w:r w:rsidR="002133F0">
        <w:rPr>
          <w:rFonts w:ascii="David" w:hAnsi="David" w:hint="cs"/>
          <w:sz w:val="32"/>
          <w:rtl/>
        </w:rPr>
        <w:t>:</w:t>
      </w:r>
      <w:r w:rsidRPr="00C35A2C">
        <w:rPr>
          <w:rFonts w:ascii="David" w:hAnsi="David" w:hint="cs"/>
          <w:sz w:val="32"/>
          <w:rtl/>
        </w:rPr>
        <w:t xml:space="preserve"> שכיוון שבגרה נשתנה קולה</w:t>
      </w:r>
      <w:r w:rsidRPr="00C35A2C">
        <w:rPr>
          <w:rFonts w:ascii="David" w:hAnsi="David"/>
          <w:sz w:val="32"/>
          <w:rtl/>
        </w:rPr>
        <w:t>.</w:t>
      </w:r>
    </w:p>
    <w:p w14:paraId="69940F35" w14:textId="6BA3FC3D" w:rsidR="00CE3027" w:rsidRPr="00CE3027" w:rsidRDefault="002133F0" w:rsidP="00CE3027">
      <w:pPr>
        <w:pStyle w:val="36"/>
        <w:framePr w:wrap="notBeside"/>
        <w:rPr>
          <w:rtl/>
        </w:rPr>
      </w:pPr>
      <w:r w:rsidRPr="00BC2D64">
        <w:rPr>
          <w:rStyle w:val="affffe"/>
          <w:rtl/>
        </w:rPr>
        <w:t>◄</w:t>
      </w:r>
      <w:r w:rsidR="00AC0AF5" w:rsidRPr="00CE3027">
        <w:rPr>
          <w:rtl/>
        </w:rPr>
        <w:t>אביי</w:t>
      </w:r>
      <w:r>
        <w:rPr>
          <w:rFonts w:hint="cs"/>
          <w:rtl/>
        </w:rPr>
        <w:t>:</w:t>
      </w:r>
    </w:p>
    <w:p w14:paraId="5F10173F" w14:textId="57A61B83" w:rsidR="00CE3027" w:rsidRPr="00C35A2C" w:rsidRDefault="002133F0" w:rsidP="00215E43">
      <w:pPr>
        <w:rPr>
          <w:rFonts w:ascii="David" w:hAnsi="David"/>
          <w:sz w:val="32"/>
          <w:rtl/>
        </w:rPr>
      </w:pPr>
      <w:r>
        <w:rPr>
          <w:rFonts w:ascii="David" w:hAnsi="David" w:hint="cs"/>
          <w:sz w:val="32"/>
          <w:rtl/>
        </w:rPr>
        <w:t>אף ד</w:t>
      </w:r>
      <w:r w:rsidR="00AC0AF5" w:rsidRPr="00C35A2C">
        <w:rPr>
          <w:rFonts w:ascii="David" w:hAnsi="David"/>
          <w:sz w:val="32"/>
          <w:rtl/>
        </w:rPr>
        <w:t xml:space="preserve">כיון שהגיד שוב אינו חוזר ומגיד, </w:t>
      </w:r>
      <w:r w:rsidR="00CE3027" w:rsidRPr="002133F0">
        <w:rPr>
          <w:rFonts w:ascii="David" w:hAnsi="David" w:hint="cs"/>
          <w:b/>
          <w:bCs/>
          <w:sz w:val="32"/>
          <w:rtl/>
        </w:rPr>
        <w:t>ת''ח</w:t>
      </w:r>
      <w:r w:rsidR="00CE3027">
        <w:rPr>
          <w:rFonts w:ascii="David" w:hAnsi="David" w:hint="cs"/>
          <w:sz w:val="32"/>
          <w:rtl/>
        </w:rPr>
        <w:t xml:space="preserve"> אין דרכו </w:t>
      </w:r>
      <w:r w:rsidR="00AC0AF5" w:rsidRPr="00C35A2C">
        <w:rPr>
          <w:rFonts w:ascii="David" w:hAnsi="David"/>
          <w:sz w:val="32"/>
          <w:rtl/>
        </w:rPr>
        <w:t>למידק.</w:t>
      </w:r>
    </w:p>
    <w:bookmarkEnd w:id="66"/>
    <w:p w14:paraId="3B5C52BE" w14:textId="77777777" w:rsidR="00AC0AF5" w:rsidRPr="00C35A2C" w:rsidRDefault="00AC0AF5" w:rsidP="00982F98">
      <w:pPr>
        <w:pStyle w:val="affe"/>
        <w:framePr w:wrap="around"/>
        <w:rPr>
          <w:rtl/>
        </w:rPr>
      </w:pPr>
      <w:r w:rsidRPr="00C35A2C">
        <w:rPr>
          <w:rFonts w:hint="cs"/>
          <w:rtl/>
        </w:rPr>
        <w:t>קסח.</w:t>
      </w:r>
    </w:p>
    <w:p w14:paraId="60862167" w14:textId="0B186A63" w:rsidR="00215E43" w:rsidRPr="00215E43" w:rsidRDefault="002133F0" w:rsidP="00215E43">
      <w:pPr>
        <w:pStyle w:val="36"/>
        <w:framePr w:wrap="notBeside"/>
        <w:rPr>
          <w:rtl/>
        </w:rPr>
      </w:pPr>
      <w:r>
        <w:rPr>
          <w:rFonts w:hint="cs"/>
          <w:rtl/>
        </w:rPr>
        <w:t>ריב''א:</w:t>
      </w:r>
    </w:p>
    <w:p w14:paraId="5FDF1418" w14:textId="068A06D2" w:rsidR="00AC0AF5" w:rsidRDefault="002133F0" w:rsidP="00AC0AF5">
      <w:pPr>
        <w:rPr>
          <w:rFonts w:ascii="David" w:hAnsi="David"/>
          <w:sz w:val="32"/>
          <w:rtl/>
        </w:rPr>
      </w:pPr>
      <w:r>
        <w:rPr>
          <w:rFonts w:ascii="David" w:hAnsi="David" w:hint="cs"/>
          <w:sz w:val="32"/>
          <w:rtl/>
        </w:rPr>
        <w:t xml:space="preserve">חתם על שובר </w:t>
      </w:r>
      <w:r w:rsidR="00AC0AF5" w:rsidRPr="002133F0">
        <w:rPr>
          <w:rStyle w:val="affffe"/>
          <w:rFonts w:hint="cs"/>
          <w:rtl/>
        </w:rPr>
        <w:t>א</w:t>
      </w:r>
      <w:r>
        <w:rPr>
          <w:rStyle w:val="affffe"/>
          <w:rFonts w:hint="cs"/>
          <w:rtl/>
        </w:rPr>
        <w:t>מרה לו</w:t>
      </w:r>
      <w:r w:rsidR="00AB060E">
        <w:rPr>
          <w:rStyle w:val="affffe"/>
          <w:rFonts w:hint="cs"/>
          <w:rtl/>
        </w:rPr>
        <w:t>:</w:t>
      </w:r>
      <w:r w:rsidR="00AC0AF5" w:rsidRPr="00C35A2C">
        <w:rPr>
          <w:rFonts w:ascii="David" w:hAnsi="David" w:hint="cs"/>
          <w:sz w:val="32"/>
          <w:rtl/>
        </w:rPr>
        <w:t xml:space="preserve"> שזה לא היא, </w:t>
      </w:r>
      <w:r>
        <w:rPr>
          <w:rStyle w:val="affffe"/>
          <w:rFonts w:hint="cs"/>
          <w:rtl/>
        </w:rPr>
        <w:t>ו</w:t>
      </w:r>
      <w:r w:rsidR="00AC0AF5" w:rsidRPr="002133F0">
        <w:rPr>
          <w:rStyle w:val="affffe"/>
          <w:rFonts w:hint="cs"/>
          <w:rtl/>
        </w:rPr>
        <w:t>אמר לה</w:t>
      </w:r>
      <w:r w:rsidR="00AC0AF5" w:rsidRPr="00C35A2C">
        <w:rPr>
          <w:rFonts w:ascii="David" w:hAnsi="David" w:hint="cs"/>
          <w:sz w:val="32"/>
          <w:rtl/>
        </w:rPr>
        <w:t xml:space="preserve"> שזה כן היא,</w:t>
      </w:r>
    </w:p>
    <w:p w14:paraId="0C12CB17" w14:textId="6A4126D1" w:rsidR="00AC0AF5" w:rsidRPr="00C35A2C" w:rsidRDefault="002133F0" w:rsidP="00AC0AF5">
      <w:pPr>
        <w:rPr>
          <w:rFonts w:ascii="David" w:hAnsi="David"/>
          <w:sz w:val="32"/>
          <w:rtl/>
        </w:rPr>
      </w:pPr>
      <w:r>
        <w:rPr>
          <w:rStyle w:val="affffe"/>
          <w:rFonts w:hint="cs"/>
          <w:rtl/>
        </w:rPr>
        <w:t>אף ש</w:t>
      </w:r>
      <w:r w:rsidR="00AC0AF5" w:rsidRPr="002133F0">
        <w:rPr>
          <w:rStyle w:val="affffe"/>
          <w:rFonts w:hint="cs"/>
          <w:rtl/>
        </w:rPr>
        <w:t>אמר אביי</w:t>
      </w:r>
      <w:r w:rsidR="00AC0AF5" w:rsidRPr="00C35A2C">
        <w:rPr>
          <w:rFonts w:ascii="David" w:hAnsi="David" w:hint="cs"/>
          <w:sz w:val="32"/>
          <w:rtl/>
        </w:rPr>
        <w:t xml:space="preserve"> </w:t>
      </w:r>
      <w:r>
        <w:rPr>
          <w:rFonts w:ascii="David" w:hAnsi="David" w:hint="cs"/>
          <w:sz w:val="32"/>
          <w:rtl/>
        </w:rPr>
        <w:t xml:space="preserve">דאין דרך </w:t>
      </w:r>
      <w:r w:rsidR="00AC0AF5" w:rsidRPr="00C35A2C">
        <w:rPr>
          <w:rFonts w:ascii="David" w:hAnsi="David" w:hint="cs"/>
          <w:sz w:val="32"/>
          <w:rtl/>
        </w:rPr>
        <w:t>ת</w:t>
      </w:r>
      <w:r w:rsidR="00AC0AF5" w:rsidRPr="00C35A2C">
        <w:rPr>
          <w:rFonts w:ascii="David" w:hAnsi="David"/>
          <w:sz w:val="32"/>
          <w:rtl/>
        </w:rPr>
        <w:t>"</w:t>
      </w:r>
      <w:r w:rsidR="00AC0AF5" w:rsidRPr="00C35A2C">
        <w:rPr>
          <w:rFonts w:ascii="David" w:hAnsi="David" w:hint="cs"/>
          <w:sz w:val="32"/>
          <w:rtl/>
        </w:rPr>
        <w:t>ח למידק, מ</w:t>
      </w:r>
      <w:r>
        <w:rPr>
          <w:rFonts w:ascii="David" w:hAnsi="David" w:hint="cs"/>
          <w:sz w:val="32"/>
          <w:rtl/>
        </w:rPr>
        <w:t>'</w:t>
      </w:r>
      <w:r w:rsidR="00AC0AF5" w:rsidRPr="00F10693">
        <w:rPr>
          <w:rFonts w:hint="cs"/>
          <w:rtl/>
        </w:rPr>
        <w:t>'מ</w:t>
      </w:r>
      <w:r w:rsidR="00AC0AF5" w:rsidRPr="00C35A2C">
        <w:rPr>
          <w:rFonts w:ascii="David" w:hAnsi="David" w:hint="cs"/>
          <w:sz w:val="32"/>
          <w:rtl/>
        </w:rPr>
        <w:t xml:space="preserve"> אם דק, דק.</w:t>
      </w:r>
    </w:p>
    <w:p w14:paraId="373A24AC" w14:textId="77777777" w:rsidR="002133F0" w:rsidRPr="002133F0" w:rsidRDefault="00AC0AF5" w:rsidP="002133F0">
      <w:pPr>
        <w:pStyle w:val="36"/>
        <w:framePr w:wrap="notBeside"/>
        <w:rPr>
          <w:rtl/>
        </w:rPr>
      </w:pPr>
      <w:r w:rsidRPr="002133F0">
        <w:rPr>
          <w:rtl/>
        </w:rPr>
        <w:t>אביי:</w:t>
      </w:r>
    </w:p>
    <w:p w14:paraId="4805FA30" w14:textId="4701A93D" w:rsidR="00AC0AF5" w:rsidRPr="002133F0" w:rsidRDefault="00AC0AF5" w:rsidP="00AC0AF5">
      <w:pPr>
        <w:rPr>
          <w:rFonts w:ascii="David" w:hAnsi="David"/>
          <w:spacing w:val="-2"/>
          <w:sz w:val="32"/>
          <w:rtl/>
        </w:rPr>
      </w:pPr>
      <w:r w:rsidRPr="002133F0">
        <w:rPr>
          <w:rFonts w:ascii="David" w:hAnsi="David" w:hint="cs"/>
          <w:spacing w:val="-2"/>
          <w:sz w:val="32"/>
          <w:rtl/>
        </w:rPr>
        <w:t>ת</w:t>
      </w:r>
      <w:r w:rsidRPr="002133F0">
        <w:rPr>
          <w:rFonts w:ascii="David" w:hAnsi="David"/>
          <w:spacing w:val="-2"/>
          <w:sz w:val="32"/>
          <w:rtl/>
        </w:rPr>
        <w:t>"</w:t>
      </w:r>
      <w:r w:rsidRPr="002133F0">
        <w:rPr>
          <w:rFonts w:ascii="David" w:hAnsi="David" w:hint="cs"/>
          <w:spacing w:val="-2"/>
          <w:sz w:val="32"/>
          <w:rtl/>
        </w:rPr>
        <w:t xml:space="preserve">ח </w:t>
      </w:r>
      <w:r w:rsidR="002133F0" w:rsidRPr="002133F0">
        <w:rPr>
          <w:rFonts w:ascii="David" w:hAnsi="David" w:hint="cs"/>
          <w:spacing w:val="-2"/>
          <w:sz w:val="32"/>
          <w:rtl/>
        </w:rPr>
        <w:t>שמ</w:t>
      </w:r>
      <w:r w:rsidRPr="002133F0">
        <w:rPr>
          <w:rFonts w:ascii="David" w:hAnsi="David" w:hint="cs"/>
          <w:spacing w:val="-2"/>
          <w:sz w:val="32"/>
          <w:rtl/>
        </w:rPr>
        <w:t xml:space="preserve">קדש אשה יקח עם הארץ עמו </w:t>
      </w:r>
      <w:r w:rsidRPr="002133F0">
        <w:rPr>
          <w:rStyle w:val="afffff0"/>
          <w:rFonts w:hint="cs"/>
          <w:spacing w:val="-2"/>
          <w:rtl/>
        </w:rPr>
        <w:t>שמכיר בנשים</w:t>
      </w:r>
      <w:r w:rsidRPr="002133F0">
        <w:rPr>
          <w:rFonts w:ascii="David" w:hAnsi="David" w:hint="cs"/>
          <w:spacing w:val="-2"/>
          <w:sz w:val="32"/>
          <w:rtl/>
        </w:rPr>
        <w:t xml:space="preserve"> שלא יחליפ</w:t>
      </w:r>
      <w:r w:rsidR="002133F0" w:rsidRPr="002133F0">
        <w:rPr>
          <w:rFonts w:ascii="David" w:hAnsi="David" w:hint="cs"/>
          <w:spacing w:val="-2"/>
          <w:sz w:val="32"/>
          <w:rtl/>
        </w:rPr>
        <w:t>ו</w:t>
      </w:r>
      <w:r w:rsidRPr="002133F0">
        <w:rPr>
          <w:rFonts w:ascii="David" w:hAnsi="David" w:hint="cs"/>
          <w:spacing w:val="-2"/>
          <w:sz w:val="32"/>
          <w:rtl/>
        </w:rPr>
        <w:t>ה</w:t>
      </w:r>
      <w:r w:rsidRPr="002133F0">
        <w:rPr>
          <w:rFonts w:ascii="David" w:hAnsi="David"/>
          <w:spacing w:val="-2"/>
          <w:sz w:val="32"/>
          <w:rtl/>
        </w:rPr>
        <w:t>.</w:t>
      </w:r>
    </w:p>
    <w:p w14:paraId="285BCC32" w14:textId="3176AD55" w:rsidR="00AC0AF5" w:rsidRPr="001B450D" w:rsidRDefault="001B450D" w:rsidP="00AC0AF5">
      <w:pPr>
        <w:pStyle w:val="aff9"/>
        <w:rPr>
          <w:del w:id="90188" w:author="מנוע עיצוב" w:date="2026-10-08T11:01:28Z"/>
          <w:rtl/>
        </w:rPr>
      </w:pPr>
      <w:del w:id="90187" w:author="מנוע עיצוב" w:date="2026-10-08T11:01:28Z">
        <w:r w:rsidRPr="001B450D">
          <w:rPr>
            <w:rFonts w:hint="cs"/>
            <w:rtl/>
          </w:rPr>
          <w:delText xml:space="preserve">***</w:delText>
        </w:r>
      </w:del>
    </w:p>
    <w:p w14:paraId="64B55BF3" w14:textId="77777777" w:rsidR="00AC0AF5" w:rsidRPr="00801934" w:rsidRDefault="00AC0AF5" w:rsidP="00AF2FEB">
      <w:pPr>
        <w:pStyle w:val="afffb"/>
        <w:rPr>
          <w:rtl/>
        </w:rPr>
      </w:pPr>
      <w:ins w:id="9979" w:author="מספור קטעי משנה" w:date="2026-10-06T06:44:59Z">
        <w:r>
          <w:rPr>
            <w:rStyle w:val="MisparKeta"/>
          </w:rPr>
          <w:t xml:space="preserve">א. </w:t>
        </w:r>
      </w:ins>
      <w:bookmarkStart w:id="67" w:name="_Hlk184652282"/>
      <w:r w:rsidRPr="00801934">
        <w:rPr>
          <w:rtl/>
        </w:rPr>
        <w:t>והבעל נותן שכר וכו'.</w:t>
      </w:r>
    </w:p>
    <w:p w14:paraId="2D040D43" w14:textId="77777777" w:rsidR="00AB060E" w:rsidRPr="00AB060E" w:rsidRDefault="00AB060E" w:rsidP="00AB060E">
      <w:pPr>
        <w:pStyle w:val="36"/>
        <w:framePr w:wrap="notBeside"/>
        <w:rPr>
          <w:rtl/>
        </w:rPr>
      </w:pPr>
      <w:r w:rsidRPr="00AB060E">
        <w:rPr>
          <w:rFonts w:hint="cs"/>
          <w:rtl/>
        </w:rPr>
        <w:t>והטעם</w:t>
      </w:r>
    </w:p>
    <w:p w14:paraId="1C95658D" w14:textId="49AC5E5C" w:rsidR="00AC0AF5" w:rsidRPr="00C35A2C" w:rsidRDefault="00AC0AF5" w:rsidP="00AC0AF5">
      <w:pPr>
        <w:rPr>
          <w:rtl/>
        </w:rPr>
      </w:pPr>
      <w:r w:rsidRPr="00F10693">
        <w:rPr>
          <w:rFonts w:hint="cs"/>
          <w:rtl/>
        </w:rPr>
        <w:t>'</w:t>
      </w:r>
      <w:r w:rsidRPr="00F10693">
        <w:rPr>
          <w:rtl/>
        </w:rPr>
        <w:t>ו</w:t>
      </w:r>
      <w:r w:rsidRPr="007367C6">
        <w:rPr>
          <w:rStyle w:val="affff8"/>
          <w:rtl/>
        </w:rPr>
        <w:t>כתב</w:t>
      </w:r>
      <w:r w:rsidRPr="007367C6">
        <w:rPr>
          <w:rStyle w:val="affff8"/>
          <w:rFonts w:hint="cs"/>
          <w:rtl/>
        </w:rPr>
        <w:t xml:space="preserve"> ונתן</w:t>
      </w:r>
      <w:r w:rsidRPr="00F10693">
        <w:rPr>
          <w:rFonts w:hint="cs"/>
          <w:rtl/>
        </w:rPr>
        <w:t xml:space="preserve">' </w:t>
      </w:r>
      <w:r w:rsidRPr="00AB060E">
        <w:rPr>
          <w:rStyle w:val="affffe"/>
          <w:rtl/>
        </w:rPr>
        <w:t>ו</w:t>
      </w:r>
      <w:r w:rsidR="00AB060E" w:rsidRPr="00AB060E">
        <w:rPr>
          <w:rStyle w:val="affffe"/>
          <w:rFonts w:hint="cs"/>
          <w:rtl/>
        </w:rPr>
        <w:t>כעת שאין נוהגין כך</w:t>
      </w:r>
      <w:r w:rsidR="00AB060E">
        <w:rPr>
          <w:rFonts w:hint="cs"/>
          <w:rtl/>
        </w:rPr>
        <w:t xml:space="preserve"> הטילוהו על ה</w:t>
      </w:r>
      <w:r w:rsidRPr="00C35A2C">
        <w:rPr>
          <w:rtl/>
        </w:rPr>
        <w:t xml:space="preserve">אשה </w:t>
      </w:r>
      <w:r w:rsidR="00AB060E">
        <w:rPr>
          <w:rFonts w:hint="cs"/>
          <w:rtl/>
        </w:rPr>
        <w:t>ד</w:t>
      </w:r>
      <w:r w:rsidRPr="00C35A2C">
        <w:rPr>
          <w:rtl/>
        </w:rPr>
        <w:t>לא לשהייה.</w:t>
      </w:r>
    </w:p>
    <w:p w14:paraId="167BB689" w14:textId="370F4525" w:rsidR="00AC0AF5" w:rsidRPr="00AB060E" w:rsidRDefault="00AC0AF5" w:rsidP="00AB060E">
      <w:pPr>
        <w:rPr>
          <w:rtl/>
        </w:rPr>
      </w:pPr>
      <w:r w:rsidRPr="00AB060E">
        <w:rPr>
          <w:rStyle w:val="afffc"/>
          <w:rtl/>
        </w:rPr>
        <w:t xml:space="preserve">כותבין שטר ללוה אף שאין מלוה עמו </w:t>
      </w:r>
      <w:r w:rsidR="00AB060E" w:rsidRPr="00AB060E">
        <w:rPr>
          <w:rStyle w:val="afffc"/>
          <w:rFonts w:hint="cs"/>
          <w:rtl/>
        </w:rPr>
        <w:t>-</w:t>
      </w:r>
      <w:r w:rsidR="00AB060E" w:rsidRPr="00AB060E">
        <w:rPr>
          <w:rFonts w:hint="cs"/>
          <w:rtl/>
        </w:rPr>
        <w:t xml:space="preserve"> א</w:t>
      </w:r>
      <w:r w:rsidR="00AB060E">
        <w:rPr>
          <w:rFonts w:hint="cs"/>
          <w:rtl/>
        </w:rPr>
        <w:t>ף</w:t>
      </w:r>
      <w:r w:rsidR="00AB060E" w:rsidRPr="00AB060E">
        <w:rPr>
          <w:rFonts w:hint="cs"/>
          <w:rtl/>
        </w:rPr>
        <w:t xml:space="preserve"> דמיירי בעיסקא</w:t>
      </w:r>
    </w:p>
    <w:p w14:paraId="26772C2C" w14:textId="38F12BD1" w:rsidR="00AC0AF5" w:rsidRPr="00AB060E" w:rsidRDefault="00AC0AF5" w:rsidP="00AB060E">
      <w:pPr>
        <w:rPr>
          <w:rFonts w:ascii="David" w:hAnsi="David"/>
          <w:spacing w:val="-2"/>
          <w:sz w:val="32"/>
          <w:rtl/>
        </w:rPr>
      </w:pPr>
      <w:r w:rsidRPr="00AB060E">
        <w:rPr>
          <w:rStyle w:val="afffc"/>
          <w:spacing w:val="-2"/>
          <w:rtl/>
        </w:rPr>
        <w:t xml:space="preserve">כותבין שטר למוכר אף שאין לוקח </w:t>
      </w:r>
      <w:r w:rsidR="00AB060E" w:rsidRPr="00AB060E">
        <w:rPr>
          <w:rFonts w:hint="cs"/>
          <w:spacing w:val="-2"/>
          <w:rtl/>
        </w:rPr>
        <w:t xml:space="preserve">אף </w:t>
      </w:r>
      <w:r w:rsidRPr="00AB060E">
        <w:rPr>
          <w:rFonts w:ascii="David" w:hAnsi="David"/>
          <w:spacing w:val="-2"/>
          <w:sz w:val="32"/>
          <w:rtl/>
        </w:rPr>
        <w:t>במוכר שדהו מפני רעתה.</w:t>
      </w:r>
    </w:p>
    <w:p w14:paraId="58623746" w14:textId="10F04D2E" w:rsidR="00AC0AF5" w:rsidRPr="00C35A2C" w:rsidRDefault="00AC0AF5" w:rsidP="00AB060E">
      <w:pPr>
        <w:rPr>
          <w:rFonts w:ascii="David" w:hAnsi="David"/>
          <w:sz w:val="32"/>
          <w:rtl/>
        </w:rPr>
      </w:pPr>
      <w:r w:rsidRPr="00AB060E">
        <w:rPr>
          <w:rStyle w:val="afffc"/>
          <w:rtl/>
        </w:rPr>
        <w:t>אין כותבין שטרי אירוסין</w:t>
      </w:r>
      <w:r w:rsidRPr="00AB060E">
        <w:rPr>
          <w:rtl/>
        </w:rPr>
        <w:t xml:space="preserve"> </w:t>
      </w:r>
      <w:r w:rsidR="00AB060E">
        <w:rPr>
          <w:rFonts w:hint="cs"/>
          <w:rtl/>
        </w:rPr>
        <w:t>אף ת''ח</w:t>
      </w:r>
      <w:r w:rsidRPr="00C35A2C">
        <w:rPr>
          <w:rFonts w:ascii="David" w:hAnsi="David"/>
          <w:sz w:val="32"/>
          <w:rtl/>
        </w:rPr>
        <w:t>,</w:t>
      </w:r>
      <w:r w:rsidR="00AB060E">
        <w:rPr>
          <w:rFonts w:ascii="David" w:hAnsi="David" w:hint="cs"/>
          <w:sz w:val="32"/>
          <w:rtl/>
        </w:rPr>
        <w:t xml:space="preserve"> שנח לחמיו</w:t>
      </w:r>
      <w:r w:rsidRPr="00C35A2C">
        <w:rPr>
          <w:rFonts w:ascii="David" w:hAnsi="David"/>
          <w:sz w:val="32"/>
          <w:rtl/>
        </w:rPr>
        <w:t xml:space="preserve"> </w:t>
      </w:r>
      <w:r w:rsidR="00AB060E">
        <w:rPr>
          <w:rFonts w:ascii="David" w:hAnsi="David" w:hint="cs"/>
          <w:sz w:val="32"/>
          <w:rtl/>
        </w:rPr>
        <w:t>לקחתו חתן</w:t>
      </w:r>
      <w:r w:rsidRPr="00C35A2C">
        <w:rPr>
          <w:rFonts w:ascii="David" w:hAnsi="David"/>
          <w:sz w:val="32"/>
          <w:rtl/>
        </w:rPr>
        <w:t>.</w:t>
      </w:r>
    </w:p>
    <w:p w14:paraId="4D276DFD" w14:textId="0ECFB5B9" w:rsidR="00AC0AF5" w:rsidRPr="00AB060E" w:rsidRDefault="00AC0AF5" w:rsidP="00AB060E">
      <w:pPr>
        <w:rPr>
          <w:rFonts w:ascii="David" w:hAnsi="David"/>
          <w:sz w:val="32"/>
          <w:rtl/>
        </w:rPr>
      </w:pPr>
      <w:r w:rsidRPr="00AB060E">
        <w:rPr>
          <w:rStyle w:val="afffc"/>
          <w:rtl/>
        </w:rPr>
        <w:t>אין כותבין שטר אריסות וקבלנות וכו'.</w:t>
      </w:r>
      <w:r w:rsidR="00AB060E">
        <w:rPr>
          <w:rFonts w:hint="cs"/>
          <w:rtl/>
        </w:rPr>
        <w:t xml:space="preserve"> </w:t>
      </w:r>
      <w:r w:rsidRPr="00AB060E">
        <w:rPr>
          <w:rFonts w:hint="cs"/>
          <w:rtl/>
        </w:rPr>
        <w:t>וקמ</w:t>
      </w:r>
      <w:r w:rsidR="00AB060E">
        <w:rPr>
          <w:rFonts w:hint="cs"/>
          <w:rtl/>
        </w:rPr>
        <w:t>'</w:t>
      </w:r>
      <w:r w:rsidRPr="00AB060E">
        <w:rPr>
          <w:rFonts w:hint="cs"/>
          <w:rtl/>
        </w:rPr>
        <w:t>'ל אפי'</w:t>
      </w:r>
      <w:r w:rsidRPr="00F10693">
        <w:rPr>
          <w:rFonts w:hint="cs"/>
          <w:rtl/>
        </w:rPr>
        <w:t xml:space="preserve"> </w:t>
      </w:r>
      <w:r w:rsidRPr="00C35A2C">
        <w:rPr>
          <w:rFonts w:ascii="David" w:hAnsi="David" w:hint="cs"/>
          <w:sz w:val="32"/>
          <w:rtl/>
        </w:rPr>
        <w:t>בבורה</w:t>
      </w:r>
    </w:p>
    <w:p w14:paraId="7CB369A2" w14:textId="77777777" w:rsidR="00AC0AF5" w:rsidRPr="00801934" w:rsidRDefault="00AC0AF5" w:rsidP="00AF2FEB">
      <w:pPr>
        <w:pStyle w:val="afffb"/>
        <w:rPr>
          <w:rtl/>
        </w:rPr>
      </w:pPr>
      <w:ins w:id="9980" w:author="מספור קטעי משנה" w:date="2026-10-06T06:44:59Z">
        <w:r>
          <w:rPr>
            <w:rStyle w:val="MisparKeta"/>
          </w:rPr>
          <w:t xml:space="preserve">ו. </w:t>
        </w:r>
      </w:ins>
      <w:r w:rsidRPr="00801934">
        <w:rPr>
          <w:rtl/>
        </w:rPr>
        <w:t>אין כותבין שטרי בירורין אלא מדעת שניהם וכו'.</w:t>
      </w:r>
    </w:p>
    <w:p w14:paraId="6F14A3ED" w14:textId="77777777" w:rsidR="00AB060E" w:rsidRPr="00AB060E" w:rsidRDefault="00AC0AF5" w:rsidP="00AB060E">
      <w:pPr>
        <w:pStyle w:val="36"/>
        <w:framePr w:wrap="notBeside"/>
        <w:rPr>
          <w:rtl/>
        </w:rPr>
      </w:pPr>
      <w:r w:rsidRPr="00AB060E">
        <w:rPr>
          <w:rtl/>
        </w:rPr>
        <w:t xml:space="preserve">הכא תרגימו: </w:t>
      </w:r>
    </w:p>
    <w:p w14:paraId="34B144F8" w14:textId="0967FF1E" w:rsidR="00AC0AF5" w:rsidRPr="00C35A2C" w:rsidRDefault="00AC0AF5" w:rsidP="00AB060E">
      <w:pPr>
        <w:rPr>
          <w:rFonts w:ascii="David" w:hAnsi="David"/>
          <w:sz w:val="32"/>
          <w:rtl/>
        </w:rPr>
      </w:pPr>
      <w:r>
        <w:rPr>
          <w:rFonts w:ascii="David" w:hAnsi="David"/>
          <w:sz w:val="32"/>
          <w:rtl/>
        </w:rPr>
        <w:t>שטרי טענ</w:t>
      </w:r>
      <w:r>
        <w:rPr>
          <w:rFonts w:ascii="David" w:hAnsi="David" w:hint="cs"/>
          <w:sz w:val="32"/>
          <w:rtl/>
        </w:rPr>
        <w:t>ה</w:t>
      </w:r>
      <w:r w:rsidR="00AB060E">
        <w:rPr>
          <w:rFonts w:ascii="David" w:hAnsi="David" w:hint="cs"/>
          <w:sz w:val="32"/>
          <w:rtl/>
        </w:rPr>
        <w:t xml:space="preserve">. </w:t>
      </w:r>
      <w:r w:rsidRPr="00AB060E">
        <w:rPr>
          <w:rStyle w:val="affffe"/>
          <w:rFonts w:hint="cs"/>
          <w:rtl/>
        </w:rPr>
        <w:t>ריב</w:t>
      </w:r>
      <w:r w:rsidRPr="00AB060E">
        <w:rPr>
          <w:rStyle w:val="affffe"/>
          <w:rtl/>
        </w:rPr>
        <w:t>"</w:t>
      </w:r>
      <w:r w:rsidRPr="00AB060E">
        <w:rPr>
          <w:rStyle w:val="affffe"/>
          <w:rFonts w:hint="cs"/>
          <w:rtl/>
        </w:rPr>
        <w:t>א:</w:t>
      </w:r>
      <w:r w:rsidRPr="00C35A2C">
        <w:rPr>
          <w:rFonts w:ascii="David" w:hAnsi="David"/>
          <w:sz w:val="32"/>
          <w:rtl/>
        </w:rPr>
        <w:t xml:space="preserve"> זה בורר לו אחד וזה בורר לו אחד.</w:t>
      </w:r>
    </w:p>
    <w:p w14:paraId="61B1CEB2" w14:textId="7BB6A71D" w:rsidR="00AC0AF5" w:rsidRPr="00801934" w:rsidRDefault="00AB060E" w:rsidP="00AF2FEB">
      <w:pPr>
        <w:pStyle w:val="afffb"/>
        <w:rPr>
          <w:rtl/>
        </w:rPr>
      </w:pPr>
      <w:ins w:id="9981" w:author="מספור קטעי משנה" w:date="2026-10-06T06:44:59Z">
        <w:r>
          <w:rPr>
            <w:rStyle w:val="MisparKeta"/>
          </w:rPr>
          <w:t xml:space="preserve">ז. </w:t>
        </w:r>
      </w:ins>
      <w:r>
        <w:rPr>
          <w:rFonts w:hint="cs"/>
          <w:rtl/>
        </w:rPr>
        <w:lastRenderedPageBreak/>
        <w:t>רשב''ג</w:t>
      </w:r>
      <w:r w:rsidR="00AC0AF5" w:rsidRPr="00801934">
        <w:rPr>
          <w:rtl/>
        </w:rPr>
        <w:t>: לשניהם כותבין שנים, לזה בעצמו ולזה בעצמו.</w:t>
      </w:r>
    </w:p>
    <w:p w14:paraId="1F0B3AB4" w14:textId="77777777" w:rsidR="00AB060E" w:rsidRPr="00AB060E" w:rsidRDefault="00AB060E" w:rsidP="00AB060E">
      <w:pPr>
        <w:pStyle w:val="36"/>
        <w:framePr w:wrap="notBeside"/>
        <w:rPr>
          <w:rtl/>
        </w:rPr>
      </w:pPr>
      <w:r w:rsidRPr="00AB060E">
        <w:rPr>
          <w:rFonts w:hint="cs"/>
          <w:rtl/>
        </w:rPr>
        <w:t>טעם דרשב''ג</w:t>
      </w:r>
    </w:p>
    <w:p w14:paraId="03A5E04E" w14:textId="5CFE3384" w:rsidR="00AC0AF5" w:rsidRDefault="00AC0AF5" w:rsidP="00AC0AF5">
      <w:pPr>
        <w:rPr>
          <w:rFonts w:ascii="David" w:hAnsi="David"/>
          <w:sz w:val="32"/>
          <w:rtl/>
        </w:rPr>
      </w:pPr>
      <w:r w:rsidRPr="00C35A2C">
        <w:rPr>
          <w:rFonts w:ascii="David" w:hAnsi="David" w:hint="cs"/>
          <w:sz w:val="32"/>
          <w:rtl/>
        </w:rPr>
        <w:t>דלא ניח</w:t>
      </w:r>
      <w:r w:rsidRPr="00C35A2C">
        <w:rPr>
          <w:rFonts w:ascii="David" w:hAnsi="David"/>
          <w:sz w:val="32"/>
          <w:rtl/>
        </w:rPr>
        <w:t>"</w:t>
      </w:r>
      <w:r w:rsidRPr="00C35A2C">
        <w:rPr>
          <w:rFonts w:ascii="David" w:hAnsi="David" w:hint="cs"/>
          <w:sz w:val="32"/>
          <w:rtl/>
        </w:rPr>
        <w:t>ל דתהא זכותך כזכותי דדמית עלי כאריה</w:t>
      </w:r>
      <w:r w:rsidR="00AB060E">
        <w:rPr>
          <w:rFonts w:ascii="David" w:hAnsi="David" w:hint="cs"/>
          <w:sz w:val="32"/>
          <w:rtl/>
        </w:rPr>
        <w:t>,</w:t>
      </w:r>
    </w:p>
    <w:p w14:paraId="2EBCC31D" w14:textId="4E5A6E5D" w:rsidR="00AB060E" w:rsidRDefault="00AB060E" w:rsidP="00AB060E">
      <w:pPr>
        <w:pStyle w:val="afffff"/>
        <w:rPr>
          <w:rtl/>
        </w:rPr>
      </w:pPr>
      <w:r>
        <w:rPr>
          <w:rFonts w:hint="cs"/>
          <w:rtl/>
        </w:rPr>
        <w:t>ולא מצד כופין דלכו''ע כופין על מידת סדום</w:t>
      </w:r>
    </w:p>
    <w:p w14:paraId="0D9ABDD2" w14:textId="75AD347D" w:rsidR="00AC0AF5" w:rsidRPr="001B450D" w:rsidRDefault="001B450D" w:rsidP="00AC0AF5">
      <w:pPr>
        <w:pStyle w:val="aff9"/>
        <w:rPr>
          <w:rtl/>
        </w:rPr>
      </w:pPr>
      <w:r w:rsidRPr="001B450D">
        <w:rPr>
          <w:rFonts w:hint="cs"/>
          <w:rtl/>
        </w:rPr>
        <w:t>***</w:t>
      </w:r>
    </w:p>
    <w:p w14:paraId="0470DE96" w14:textId="6D61786D" w:rsidR="00AC0AF5" w:rsidRPr="00C35A2C" w:rsidRDefault="00011DBB" w:rsidP="00011DBB">
      <w:pPr>
        <w:pStyle w:val="affffb"/>
        <w:framePr w:wrap="around"/>
        <w:rPr>
          <w:rtl/>
        </w:rPr>
      </w:pPr>
      <w:del w:id="20413" w:author="קלוד" w:date="2026-10-06T10:07:33Z">
        <w:r>
          <w:rPr>
            <w:rtl/>
          </w:rPr>
          <w:delText xml:space="preserve">מתני'</w:delText>
        </w:r>
      </w:del>
      <w:ins w:id="20414" w:author="קלוד" w:date="2026-10-06T10:07:33Z">
        <w:r>
          <w:rPr>
            <w:rtl/>
          </w:rPr>
          <w:t xml:space="preserve">משנה ה</w:t>
        </w:r>
      </w:ins>
    </w:p>
    <w:p w14:paraId="3B7662D1" w14:textId="77777777" w:rsidR="00AB060E" w:rsidRDefault="00AC0AF5" w:rsidP="00DB3591">
      <w:pPr>
        <w:pStyle w:val="afff3"/>
        <w:rPr>
          <w:rtl/>
        </w:rPr>
      </w:pPr>
      <w:r w:rsidRPr="00C35A2C">
        <w:rPr>
          <w:rtl/>
        </w:rPr>
        <w:t xml:space="preserve">מי שפרע מקצת חובו, והשליש את שטרו ואמר לו: אם לא אתן לך מכאן ועד יום פלוני תן לו שטרו, </w:t>
      </w:r>
    </w:p>
    <w:p w14:paraId="7917C3EE" w14:textId="10B5DF3B" w:rsidR="00AC0AF5" w:rsidRPr="00C35A2C" w:rsidRDefault="00AC0AF5" w:rsidP="00AB060E">
      <w:pPr>
        <w:pStyle w:val="afff3"/>
        <w:spacing w:after="60"/>
        <w:rPr>
          <w:rtl/>
        </w:rPr>
      </w:pPr>
      <w:r w:rsidRPr="00C35A2C">
        <w:rPr>
          <w:rtl/>
        </w:rPr>
        <w:t xml:space="preserve">הגיע זמן ולא נתן - </w:t>
      </w:r>
      <w:r w:rsidRPr="00AB060E">
        <w:rPr>
          <w:rStyle w:val="TanaimMishna"/>
          <w:rtl/>
          <w:rPrChange w:id="20195" w:author="קלוד" w:date="2026-10-06T10:07:33Z">
            <w:rPr>
              <w:rStyle w:val="affffe"/>
              <w:rtl/>
            </w:rPr>
          </w:rPrChange>
        </w:rPr>
        <w:t>רבי יוסי:</w:t>
      </w:r>
      <w:r w:rsidRPr="00C35A2C">
        <w:rPr>
          <w:rtl/>
        </w:rPr>
        <w:t xml:space="preserve"> יתן, </w:t>
      </w:r>
      <w:r w:rsidR="00AB060E">
        <w:rPr>
          <w:rStyle w:val="TanaimMishna"/>
          <w:rFonts w:hint="cs"/>
          <w:rtl/>
          <w:rPrChange w:id="20196" w:author="קלוד" w:date="2026-10-06T10:07:33Z">
            <w:rPr>
              <w:rStyle w:val="affffe"/>
              <w:rFonts w:hint="cs"/>
              <w:rtl/>
            </w:rPr>
          </w:rPrChange>
        </w:rPr>
        <w:t>ר''י</w:t>
      </w:r>
      <w:r w:rsidRPr="00AB060E">
        <w:rPr>
          <w:rStyle w:val="TanaimMishna"/>
          <w:rtl/>
          <w:rPrChange w:id="20197" w:author="קלוד" w:date="2026-10-06T10:07:33Z">
            <w:rPr>
              <w:rStyle w:val="affffe"/>
              <w:rtl/>
            </w:rPr>
          </w:rPrChange>
        </w:rPr>
        <w:t>:</w:t>
      </w:r>
      <w:r w:rsidRPr="00C35A2C">
        <w:rPr>
          <w:rtl/>
        </w:rPr>
        <w:t xml:space="preserve"> לא יתן.</w:t>
      </w:r>
    </w:p>
    <w:p w14:paraId="1A16EAA4" w14:textId="77777777" w:rsidR="00AB060E" w:rsidRPr="00AB060E" w:rsidRDefault="00AC0AF5" w:rsidP="00AB060E">
      <w:pPr>
        <w:pStyle w:val="36"/>
        <w:framePr w:wrap="notBeside"/>
        <w:rPr>
          <w:rtl/>
        </w:rPr>
      </w:pPr>
      <w:r w:rsidRPr="00AB060E">
        <w:rPr>
          <w:rFonts w:hint="cs"/>
          <w:rtl/>
        </w:rPr>
        <w:t>ו</w:t>
      </w:r>
      <w:r w:rsidR="00AD221F" w:rsidRPr="00AB060E">
        <w:rPr>
          <w:rFonts w:hint="cs"/>
          <w:rtl/>
        </w:rPr>
        <w:t>חלקו</w:t>
      </w:r>
      <w:r w:rsidRPr="00AB060E">
        <w:rPr>
          <w:rFonts w:hint="cs"/>
          <w:rtl/>
        </w:rPr>
        <w:t xml:space="preserve"> </w:t>
      </w:r>
    </w:p>
    <w:p w14:paraId="64DB140D" w14:textId="2FBDBEA7" w:rsidR="00AC0AF5" w:rsidRDefault="00AC0AF5" w:rsidP="00AB060E">
      <w:pPr>
        <w:rPr>
          <w:rFonts w:ascii="David" w:hAnsi="David"/>
          <w:sz w:val="32"/>
          <w:rtl/>
        </w:rPr>
      </w:pPr>
      <w:r w:rsidRPr="00AB060E">
        <w:rPr>
          <w:rStyle w:val="affffe"/>
          <w:rFonts w:hint="cs"/>
          <w:rtl/>
        </w:rPr>
        <w:t>ד</w:t>
      </w:r>
      <w:r w:rsidR="00AB060E" w:rsidRPr="00AB060E">
        <w:rPr>
          <w:rStyle w:val="affffe"/>
          <w:rFonts w:hint="cs"/>
          <w:rtl/>
        </w:rPr>
        <w:t>ל</w:t>
      </w:r>
      <w:r w:rsidRPr="00AB060E">
        <w:rPr>
          <w:rStyle w:val="affffe"/>
          <w:rtl/>
        </w:rPr>
        <w:t>ר' יוסי</w:t>
      </w:r>
      <w:r w:rsidRPr="00C35A2C">
        <w:rPr>
          <w:rFonts w:ascii="David" w:hAnsi="David"/>
          <w:sz w:val="32"/>
          <w:rtl/>
        </w:rPr>
        <w:t xml:space="preserve">: אסמכתא קניא, </w:t>
      </w:r>
      <w:r w:rsidR="00AB060E">
        <w:rPr>
          <w:rStyle w:val="affffe"/>
          <w:rtl/>
        </w:rPr>
        <w:tab/>
      </w:r>
      <w:r w:rsidRPr="00AB060E">
        <w:rPr>
          <w:rStyle w:val="affffe"/>
          <w:rtl/>
        </w:rPr>
        <w:t>ו</w:t>
      </w:r>
      <w:r w:rsidR="00AB060E" w:rsidRPr="00AB060E">
        <w:rPr>
          <w:rStyle w:val="affffe"/>
          <w:rFonts w:hint="cs"/>
          <w:rtl/>
        </w:rPr>
        <w:t>לר''י</w:t>
      </w:r>
      <w:r w:rsidRPr="00AB060E">
        <w:rPr>
          <w:rStyle w:val="affffe"/>
          <w:rtl/>
        </w:rPr>
        <w:t>:</w:t>
      </w:r>
      <w:r w:rsidRPr="00C35A2C">
        <w:rPr>
          <w:rFonts w:ascii="David" w:hAnsi="David"/>
          <w:sz w:val="32"/>
          <w:rtl/>
        </w:rPr>
        <w:t xml:space="preserve"> אסמכתא לא קניא.</w:t>
      </w:r>
    </w:p>
    <w:p w14:paraId="0F0FBD0F" w14:textId="77777777" w:rsidR="009830CC" w:rsidRPr="009830CC" w:rsidRDefault="009830CC" w:rsidP="009830CC">
      <w:pPr>
        <w:pStyle w:val="36"/>
        <w:framePr w:wrap="notBeside"/>
        <w:rPr>
          <w:rtl/>
        </w:rPr>
      </w:pPr>
      <w:r w:rsidRPr="009830CC">
        <w:rPr>
          <w:rFonts w:hint="cs"/>
          <w:rtl/>
        </w:rPr>
        <w:t>מרב:</w:t>
      </w:r>
    </w:p>
    <w:p w14:paraId="3E954172" w14:textId="26DDBAC6" w:rsidR="009830CC" w:rsidRPr="009830CC" w:rsidRDefault="009830CC" w:rsidP="00AB060E">
      <w:pPr>
        <w:rPr>
          <w:rtl/>
        </w:rPr>
      </w:pPr>
      <w:r>
        <w:rPr>
          <w:rFonts w:ascii="David" w:hAnsi="David" w:hint="cs"/>
          <w:sz w:val="32"/>
          <w:rtl/>
        </w:rPr>
        <w:t xml:space="preserve">הלכה כרבי יוסי, </w:t>
      </w:r>
      <w:r w:rsidRPr="009830CC">
        <w:rPr>
          <w:rStyle w:val="affffe"/>
          <w:rFonts w:hint="cs"/>
          <w:rtl/>
        </w:rPr>
        <w:t>ר''א מרי''ו</w:t>
      </w:r>
      <w:r>
        <w:rPr>
          <w:rStyle w:val="affffe"/>
          <w:rFonts w:hint="cs"/>
          <w:rtl/>
        </w:rPr>
        <w:t xml:space="preserve">: </w:t>
      </w:r>
      <w:r>
        <w:rPr>
          <w:rFonts w:hint="cs"/>
          <w:rtl/>
        </w:rPr>
        <w:t>אין הלכה כרבי יוסי</w:t>
      </w:r>
    </w:p>
    <w:p w14:paraId="72E8D29A" w14:textId="3C42C841" w:rsidR="00AB060E" w:rsidRPr="00AB060E" w:rsidRDefault="009830CC" w:rsidP="00AB060E">
      <w:pPr>
        <w:pStyle w:val="36"/>
        <w:framePr w:wrap="notBeside"/>
        <w:rPr>
          <w:rtl/>
        </w:rPr>
      </w:pPr>
      <w:r w:rsidRPr="00BC2D64">
        <w:rPr>
          <w:rStyle w:val="affffe"/>
          <w:rtl/>
        </w:rPr>
        <w:t>◄</w:t>
      </w:r>
      <w:r>
        <w:rPr>
          <w:rStyle w:val="affffe"/>
          <w:rFonts w:hint="cs"/>
          <w:rtl/>
        </w:rPr>
        <w:t xml:space="preserve"> </w:t>
      </w:r>
      <w:r>
        <w:rPr>
          <w:rFonts w:hint="cs"/>
          <w:rtl/>
        </w:rPr>
        <w:t>ולהלכה</w:t>
      </w:r>
    </w:p>
    <w:p w14:paraId="439D1B34" w14:textId="64C63570" w:rsidR="00AC0AF5" w:rsidRPr="00C35A2C" w:rsidRDefault="00AC0AF5" w:rsidP="00AC0AF5">
      <w:pPr>
        <w:rPr>
          <w:rFonts w:ascii="David" w:hAnsi="David"/>
          <w:sz w:val="32"/>
          <w:rtl/>
        </w:rPr>
      </w:pPr>
      <w:r w:rsidRPr="00C35A2C">
        <w:rPr>
          <w:rFonts w:ascii="David" w:hAnsi="David"/>
          <w:sz w:val="32"/>
          <w:rtl/>
        </w:rPr>
        <w:t>ואין הלכה כרבי יוסי.</w:t>
      </w:r>
      <w:r w:rsidR="009830CC">
        <w:rPr>
          <w:rFonts w:ascii="David" w:hAnsi="David" w:hint="cs"/>
          <w:sz w:val="32"/>
          <w:rtl/>
        </w:rPr>
        <w:t>- ואסמכתא לא קניא.</w:t>
      </w:r>
    </w:p>
    <w:p w14:paraId="7D29639E" w14:textId="313BBC53" w:rsidR="00AC0AF5" w:rsidRPr="001B450D" w:rsidRDefault="001B450D" w:rsidP="00AC0AF5">
      <w:pPr>
        <w:pStyle w:val="aff9"/>
        <w:rPr>
          <w:rtl/>
        </w:rPr>
      </w:pPr>
      <w:r w:rsidRPr="001B450D">
        <w:rPr>
          <w:rFonts w:hint="cs"/>
          <w:rtl/>
        </w:rPr>
        <w:t>***</w:t>
      </w:r>
    </w:p>
    <w:p w14:paraId="37DF9A69" w14:textId="011F1677" w:rsidR="00AC0AF5" w:rsidRPr="00C35A2C" w:rsidRDefault="00011DBB" w:rsidP="00011DBB">
      <w:pPr>
        <w:pStyle w:val="affffb"/>
        <w:framePr w:wrap="around"/>
        <w:rPr>
          <w:rtl/>
        </w:rPr>
      </w:pPr>
      <w:del w:id="20415" w:author="קלוד" w:date="2026-10-06T10:07:33Z">
        <w:r>
          <w:rPr>
            <w:rtl/>
          </w:rPr>
          <w:delText xml:space="preserve">מתני'</w:delText>
        </w:r>
      </w:del>
      <w:ins w:id="20416" w:author="קלוד" w:date="2026-10-06T10:07:33Z">
        <w:r>
          <w:rPr>
            <w:rtl/>
          </w:rPr>
          <w:t xml:space="preserve">משנה ו</w:t>
        </w:r>
      </w:ins>
    </w:p>
    <w:p w14:paraId="18338B48" w14:textId="488910D0" w:rsidR="00AC0AF5" w:rsidRPr="00A343FC" w:rsidRDefault="00AC0AF5" w:rsidP="00DB3591">
      <w:pPr>
        <w:pStyle w:val="afff3"/>
        <w:rPr>
          <w:rtl/>
        </w:rPr>
      </w:pPr>
      <w:r w:rsidRPr="00A343FC">
        <w:rPr>
          <w:rtl/>
        </w:rPr>
        <w:t xml:space="preserve">מי שנמחק שטר חובו מעמיד עליו עדים, ובא לפני </w:t>
      </w:r>
      <w:r w:rsidR="00DD4335">
        <w:rPr>
          <w:rFonts w:hint="cs"/>
          <w:rtl/>
        </w:rPr>
        <w:t>ב''ד</w:t>
      </w:r>
      <w:r w:rsidRPr="00A343FC">
        <w:rPr>
          <w:rtl/>
        </w:rPr>
        <w:t xml:space="preserve"> ועושין לו קיום:</w:t>
      </w:r>
    </w:p>
    <w:p w14:paraId="0C731A88" w14:textId="77777777" w:rsidR="00AC0AF5" w:rsidRPr="00C35A2C" w:rsidRDefault="00AC0AF5" w:rsidP="00DD4335">
      <w:pPr>
        <w:pStyle w:val="afff3"/>
        <w:spacing w:after="60"/>
        <w:rPr>
          <w:rtl/>
        </w:rPr>
      </w:pPr>
      <w:r w:rsidRPr="00C35A2C">
        <w:rPr>
          <w:rtl/>
        </w:rPr>
        <w:t>איש פלוני בן פלוני נמחק שטרו ביום פלוני, ופלוני ופלוני עדיו.</w:t>
      </w:r>
    </w:p>
    <w:p w14:paraId="36CD90EC" w14:textId="77777777" w:rsidR="00AC0AF5" w:rsidRPr="00C35A2C" w:rsidRDefault="00AC0AF5" w:rsidP="00982F98">
      <w:pPr>
        <w:pStyle w:val="affe"/>
        <w:framePr w:wrap="around"/>
        <w:rPr>
          <w:rtl/>
        </w:rPr>
      </w:pPr>
      <w:r w:rsidRPr="00C35A2C">
        <w:rPr>
          <w:rFonts w:hint="cs"/>
          <w:rtl/>
        </w:rPr>
        <w:t>קסח:</w:t>
      </w:r>
    </w:p>
    <w:p w14:paraId="2E0618E3" w14:textId="77777777" w:rsidR="00DD4335" w:rsidRPr="00DD4335" w:rsidRDefault="00AC0AF5" w:rsidP="00DD4335">
      <w:pPr>
        <w:pStyle w:val="36"/>
        <w:framePr w:wrap="notBeside"/>
        <w:rPr>
          <w:rtl/>
        </w:rPr>
      </w:pPr>
      <w:r w:rsidRPr="00DD4335">
        <w:rPr>
          <w:rtl/>
        </w:rPr>
        <w:t>ת"ר:</w:t>
      </w:r>
    </w:p>
    <w:p w14:paraId="5F41BBAB" w14:textId="3F03EB9A" w:rsidR="00AC0AF5" w:rsidRPr="00C35A2C" w:rsidRDefault="00AC0AF5" w:rsidP="00AC0AF5">
      <w:pPr>
        <w:rPr>
          <w:rFonts w:ascii="David" w:hAnsi="David"/>
          <w:sz w:val="32"/>
          <w:rtl/>
        </w:rPr>
      </w:pPr>
      <w:r w:rsidRPr="00C35A2C">
        <w:rPr>
          <w:rFonts w:ascii="David" w:hAnsi="David"/>
          <w:sz w:val="32"/>
          <w:rtl/>
        </w:rPr>
        <w:t>איזהו קיומו? במותב תלתא הוינא אנו פלוני ופלוני ופלוני, הוציא פלוני בן פלוני שטר מחוק לפנינו ביום פלוני, ופלוני ופלוני עדיו.</w:t>
      </w:r>
    </w:p>
    <w:p w14:paraId="77C9692F" w14:textId="77777777" w:rsidR="00AC0AF5" w:rsidRPr="00C35A2C" w:rsidRDefault="00AC0AF5" w:rsidP="00AC0AF5">
      <w:pPr>
        <w:rPr>
          <w:rtl/>
        </w:rPr>
      </w:pPr>
      <w:r w:rsidRPr="00C35A2C">
        <w:rPr>
          <w:rtl/>
        </w:rPr>
        <w:t>ואם כתוב בו הוזקקנו לעדותן של עדים ונמצאת עדותן מכוונת - גובה ואינו צריך להביא ראיה, ואם לאו - צריך להביא ראיה.</w:t>
      </w:r>
    </w:p>
    <w:p w14:paraId="3139A06E" w14:textId="77777777" w:rsidR="00DD4335" w:rsidRDefault="00AC0AF5" w:rsidP="00AC0AF5">
      <w:pPr>
        <w:rPr>
          <w:rFonts w:ascii="David" w:hAnsi="David"/>
          <w:sz w:val="32"/>
          <w:rtl/>
        </w:rPr>
      </w:pPr>
      <w:r w:rsidRPr="0081371E">
        <w:rPr>
          <w:rStyle w:val="afff8"/>
          <w:rtl/>
        </w:rPr>
        <w:t>נקרע</w:t>
      </w:r>
      <w:r w:rsidR="00DD4335">
        <w:rPr>
          <w:rStyle w:val="afff8"/>
          <w:rFonts w:hint="cs"/>
          <w:rtl/>
        </w:rPr>
        <w:t xml:space="preserve"> </w:t>
      </w:r>
      <w:r w:rsidRPr="00DD4335">
        <w:rPr>
          <w:rStyle w:val="afffff0"/>
          <w:rFonts w:hint="cs"/>
          <w:rtl/>
        </w:rPr>
        <w:t>[קרע ב</w:t>
      </w:r>
      <w:r w:rsidRPr="00DD4335">
        <w:rPr>
          <w:rStyle w:val="afffff0"/>
          <w:rtl/>
        </w:rPr>
        <w:t>"</w:t>
      </w:r>
      <w:r w:rsidRPr="00DD4335">
        <w:rPr>
          <w:rStyle w:val="afffff0"/>
          <w:rFonts w:hint="cs"/>
          <w:rtl/>
        </w:rPr>
        <w:t>ד מקום עדים, זמן ומקום התורף, או שתי וערב]</w:t>
      </w:r>
      <w:r w:rsidRPr="00C35A2C">
        <w:rPr>
          <w:rFonts w:ascii="David" w:hAnsi="David"/>
          <w:sz w:val="32"/>
          <w:rtl/>
        </w:rPr>
        <w:t xml:space="preserve"> - פסול,</w:t>
      </w:r>
    </w:p>
    <w:p w14:paraId="04D516A8" w14:textId="607574C7" w:rsidR="00AC0AF5" w:rsidRPr="00C35A2C" w:rsidRDefault="00AC0AF5" w:rsidP="00AC0AF5">
      <w:pPr>
        <w:rPr>
          <w:rFonts w:ascii="David" w:hAnsi="David"/>
          <w:sz w:val="32"/>
          <w:rtl/>
        </w:rPr>
      </w:pPr>
      <w:r w:rsidRPr="0081371E">
        <w:rPr>
          <w:rStyle w:val="afff8"/>
          <w:rtl/>
        </w:rPr>
        <w:t>נתקרע</w:t>
      </w:r>
      <w:r w:rsidR="00DD4335">
        <w:rPr>
          <w:rStyle w:val="afff8"/>
          <w:rFonts w:hint="cs"/>
          <w:rtl/>
        </w:rPr>
        <w:t xml:space="preserve"> </w:t>
      </w:r>
      <w:r w:rsidRPr="00DD4335">
        <w:rPr>
          <w:rStyle w:val="afffff0"/>
          <w:rFonts w:hint="cs"/>
          <w:rtl/>
        </w:rPr>
        <w:t>[קרע שאינו של ב</w:t>
      </w:r>
      <w:r w:rsidRPr="00DD4335">
        <w:rPr>
          <w:rStyle w:val="afffff0"/>
          <w:rtl/>
        </w:rPr>
        <w:t>"</w:t>
      </w:r>
      <w:r w:rsidRPr="00DD4335">
        <w:rPr>
          <w:rStyle w:val="afffff0"/>
          <w:rFonts w:hint="cs"/>
          <w:rtl/>
        </w:rPr>
        <w:t>ד]</w:t>
      </w:r>
      <w:r w:rsidRPr="00DD4335">
        <w:rPr>
          <w:rStyle w:val="afffff0"/>
          <w:rtl/>
        </w:rPr>
        <w:t xml:space="preserve"> -</w:t>
      </w:r>
      <w:r w:rsidRPr="00C35A2C">
        <w:rPr>
          <w:rFonts w:ascii="David" w:hAnsi="David"/>
          <w:sz w:val="32"/>
          <w:rtl/>
        </w:rPr>
        <w:t xml:space="preserve"> כשר.</w:t>
      </w:r>
    </w:p>
    <w:p w14:paraId="7DD2D1C4" w14:textId="77777777" w:rsidR="00AC0AF5" w:rsidRPr="00C35A2C" w:rsidRDefault="00AC0AF5" w:rsidP="00AC0AF5">
      <w:pPr>
        <w:jc w:val="center"/>
        <w:rPr>
          <w:rFonts w:ascii="David" w:hAnsi="David"/>
          <w:sz w:val="32"/>
          <w:rtl/>
        </w:rPr>
      </w:pPr>
    </w:p>
    <w:p w14:paraId="5F49831C" w14:textId="7A7DF398" w:rsidR="00DD4335" w:rsidRPr="00DD4335" w:rsidRDefault="00AC0AF5" w:rsidP="00DD4335">
      <w:pPr>
        <w:pStyle w:val="36"/>
        <w:framePr w:wrap="notBeside"/>
        <w:rPr>
          <w:rtl/>
        </w:rPr>
      </w:pPr>
      <w:r w:rsidRPr="00DD4335">
        <w:rPr>
          <w:rtl/>
        </w:rPr>
        <w:t xml:space="preserve">• </w:t>
      </w:r>
      <w:r w:rsidR="00DD4335">
        <w:rPr>
          <w:rFonts w:hint="cs"/>
          <w:rtl/>
        </w:rPr>
        <w:t>אותם</w:t>
      </w:r>
    </w:p>
    <w:p w14:paraId="0B73401B" w14:textId="53B32BEF" w:rsidR="00AC0AF5" w:rsidRPr="00C35A2C" w:rsidRDefault="00DD4335" w:rsidP="00DD4335">
      <w:pPr>
        <w:rPr>
          <w:rFonts w:ascii="David" w:hAnsi="David"/>
          <w:sz w:val="32"/>
          <w:rtl/>
        </w:rPr>
      </w:pPr>
      <w:r>
        <w:rPr>
          <w:rFonts w:ascii="David" w:hAnsi="David" w:hint="cs"/>
          <w:sz w:val="32"/>
          <w:rtl/>
        </w:rPr>
        <w:t>ישמעאלים</w:t>
      </w:r>
      <w:r w:rsidR="00AC0AF5">
        <w:rPr>
          <w:rFonts w:ascii="David" w:hAnsi="David"/>
          <w:sz w:val="32"/>
          <w:rtl/>
        </w:rPr>
        <w:t xml:space="preserve"> ד</w:t>
      </w:r>
      <w:r w:rsidR="00AC0AF5">
        <w:rPr>
          <w:rFonts w:ascii="David" w:hAnsi="David" w:hint="cs"/>
          <w:sz w:val="32"/>
          <w:rtl/>
        </w:rPr>
        <w:t>באו</w:t>
      </w:r>
      <w:r w:rsidR="00AC0AF5" w:rsidRPr="00C35A2C">
        <w:rPr>
          <w:rFonts w:ascii="David" w:hAnsi="David"/>
          <w:sz w:val="32"/>
          <w:rtl/>
        </w:rPr>
        <w:t xml:space="preserve"> לפומבדיתא, </w:t>
      </w:r>
      <w:r>
        <w:rPr>
          <w:rFonts w:ascii="David" w:hAnsi="David" w:hint="cs"/>
          <w:sz w:val="32"/>
          <w:rtl/>
        </w:rPr>
        <w:t xml:space="preserve">והיו אונסים קרקעות אנשים ואף שטרות הקרקע, וביקשו </w:t>
      </w:r>
      <w:r w:rsidR="00AC0AF5">
        <w:rPr>
          <w:rFonts w:ascii="David" w:hAnsi="David" w:hint="cs"/>
          <w:sz w:val="32"/>
          <w:rtl/>
        </w:rPr>
        <w:t>בעליהם</w:t>
      </w:r>
      <w:r w:rsidR="00AC0AF5" w:rsidRPr="00C35A2C">
        <w:rPr>
          <w:rFonts w:ascii="David" w:hAnsi="David"/>
          <w:sz w:val="32"/>
          <w:rtl/>
        </w:rPr>
        <w:t xml:space="preserve"> </w:t>
      </w:r>
      <w:r>
        <w:rPr>
          <w:rFonts w:ascii="David" w:hAnsi="David" w:hint="cs"/>
          <w:sz w:val="32"/>
          <w:rtl/>
        </w:rPr>
        <w:t>מ</w:t>
      </w:r>
      <w:r w:rsidR="00AC0AF5">
        <w:rPr>
          <w:rFonts w:ascii="David" w:hAnsi="David" w:hint="cs"/>
          <w:sz w:val="32"/>
          <w:rtl/>
        </w:rPr>
        <w:t>א</w:t>
      </w:r>
      <w:r w:rsidR="00AC0AF5" w:rsidRPr="00C35A2C">
        <w:rPr>
          <w:rFonts w:ascii="David" w:hAnsi="David"/>
          <w:sz w:val="32"/>
          <w:rtl/>
        </w:rPr>
        <w:t xml:space="preserve">ביי, </w:t>
      </w:r>
      <w:r>
        <w:rPr>
          <w:rFonts w:ascii="David" w:hAnsi="David" w:hint="cs"/>
          <w:sz w:val="32"/>
          <w:rtl/>
        </w:rPr>
        <w:t xml:space="preserve">לכתוב ע''ז </w:t>
      </w:r>
      <w:r w:rsidR="00AC0AF5" w:rsidRPr="00C35A2C">
        <w:rPr>
          <w:rFonts w:ascii="David" w:hAnsi="David"/>
          <w:sz w:val="32"/>
          <w:rtl/>
        </w:rPr>
        <w:t>שטר</w:t>
      </w:r>
      <w:r>
        <w:rPr>
          <w:rFonts w:ascii="David" w:hAnsi="David" w:hint="cs"/>
          <w:sz w:val="32"/>
          <w:rtl/>
        </w:rPr>
        <w:t xml:space="preserve"> </w:t>
      </w:r>
      <w:r w:rsidR="00AC0AF5" w:rsidRPr="00C35A2C">
        <w:rPr>
          <w:rFonts w:ascii="David" w:hAnsi="David"/>
          <w:sz w:val="32"/>
          <w:rtl/>
        </w:rPr>
        <w:t>אחר, דאי מיתניס חד נקיטינן חד בידן.</w:t>
      </w:r>
      <w:r>
        <w:rPr>
          <w:rStyle w:val="affffe"/>
          <w:rFonts w:hint="cs"/>
          <w:rtl/>
        </w:rPr>
        <w:t xml:space="preserve"> </w:t>
      </w:r>
      <w:r w:rsidR="00AC0AF5" w:rsidRPr="00DD4335">
        <w:rPr>
          <w:rStyle w:val="affffe"/>
          <w:rFonts w:hint="cs"/>
          <w:rtl/>
        </w:rPr>
        <w:t>א</w:t>
      </w:r>
      <w:r w:rsidR="00AC0AF5" w:rsidRPr="00DD4335">
        <w:rPr>
          <w:rStyle w:val="affffe"/>
          <w:rtl/>
        </w:rPr>
        <w:t>"</w:t>
      </w:r>
      <w:r w:rsidR="00AC0AF5" w:rsidRPr="00DD4335">
        <w:rPr>
          <w:rStyle w:val="affffe"/>
          <w:rFonts w:hint="cs"/>
          <w:rtl/>
        </w:rPr>
        <w:t>ל</w:t>
      </w:r>
      <w:r w:rsidR="00AC0AF5" w:rsidRPr="00DD4335">
        <w:rPr>
          <w:rStyle w:val="affffe"/>
          <w:rtl/>
        </w:rPr>
        <w:t>:</w:t>
      </w:r>
      <w:r w:rsidR="00AC0AF5" w:rsidRPr="00C35A2C">
        <w:rPr>
          <w:rFonts w:ascii="David" w:hAnsi="David"/>
          <w:sz w:val="32"/>
          <w:rtl/>
        </w:rPr>
        <w:t xml:space="preserve"> מאי </w:t>
      </w:r>
      <w:r>
        <w:rPr>
          <w:rFonts w:ascii="David" w:hAnsi="David" w:hint="cs"/>
          <w:sz w:val="32"/>
          <w:rtl/>
        </w:rPr>
        <w:t>אעשה לכם</w:t>
      </w:r>
      <w:r w:rsidR="00AC0AF5" w:rsidRPr="00C35A2C">
        <w:rPr>
          <w:rFonts w:ascii="David" w:hAnsi="David"/>
          <w:sz w:val="32"/>
          <w:rtl/>
        </w:rPr>
        <w:t xml:space="preserve">? </w:t>
      </w:r>
      <w:r w:rsidR="00AC0AF5" w:rsidRPr="00DD4335">
        <w:rPr>
          <w:rStyle w:val="affffe"/>
          <w:rtl/>
        </w:rPr>
        <w:t>דא</w:t>
      </w:r>
      <w:r w:rsidR="00AC0AF5" w:rsidRPr="00DD4335">
        <w:rPr>
          <w:rStyle w:val="affffe"/>
          <w:rFonts w:hint="cs"/>
          <w:rtl/>
        </w:rPr>
        <w:t>ר</w:t>
      </w:r>
      <w:r w:rsidR="00AC0AF5" w:rsidRPr="00DD4335">
        <w:rPr>
          <w:rStyle w:val="affffe"/>
          <w:rtl/>
        </w:rPr>
        <w:t>"</w:t>
      </w:r>
      <w:r w:rsidR="00AC0AF5" w:rsidRPr="00DD4335">
        <w:rPr>
          <w:rStyle w:val="affffe"/>
          <w:rFonts w:hint="cs"/>
          <w:rtl/>
        </w:rPr>
        <w:t>ס</w:t>
      </w:r>
      <w:r w:rsidR="00AC0AF5" w:rsidRPr="00DD4335">
        <w:rPr>
          <w:rStyle w:val="affffe"/>
          <w:rtl/>
        </w:rPr>
        <w:t>:</w:t>
      </w:r>
      <w:r w:rsidR="00AC0AF5" w:rsidRPr="00C35A2C">
        <w:rPr>
          <w:rFonts w:ascii="David" w:hAnsi="David"/>
          <w:sz w:val="32"/>
          <w:rtl/>
        </w:rPr>
        <w:t xml:space="preserve"> אין כותבין שני שטרות על שדה אחת, </w:t>
      </w:r>
      <w:r w:rsidR="00AC0AF5">
        <w:rPr>
          <w:rFonts w:ascii="David" w:hAnsi="David" w:hint="cs"/>
          <w:sz w:val="32"/>
          <w:rtl/>
        </w:rPr>
        <w:t>ש</w:t>
      </w:r>
      <w:r w:rsidR="00AC0AF5" w:rsidRPr="00C35A2C">
        <w:rPr>
          <w:rFonts w:ascii="David" w:hAnsi="David"/>
          <w:sz w:val="32"/>
          <w:rtl/>
        </w:rPr>
        <w:t>מא טריף והדר טריף.</w:t>
      </w:r>
      <w:r>
        <w:rPr>
          <w:rFonts w:ascii="David" w:hAnsi="David" w:hint="cs"/>
          <w:sz w:val="32"/>
          <w:rtl/>
        </w:rPr>
        <w:t xml:space="preserve"> והמשיכו להטרידו ולבקש ממנו</w:t>
      </w:r>
      <w:r w:rsidR="00AC0AF5" w:rsidRPr="00C35A2C">
        <w:rPr>
          <w:rFonts w:ascii="David" w:hAnsi="David"/>
          <w:sz w:val="32"/>
          <w:rtl/>
        </w:rPr>
        <w:t xml:space="preserve"> </w:t>
      </w:r>
      <w:r w:rsidR="00AC0AF5" w:rsidRPr="00DD4335">
        <w:rPr>
          <w:rStyle w:val="affffe"/>
          <w:rtl/>
        </w:rPr>
        <w:t xml:space="preserve">אמר </w:t>
      </w:r>
      <w:r w:rsidR="00AC0AF5" w:rsidRPr="00DD4335">
        <w:rPr>
          <w:rStyle w:val="affffe"/>
          <w:rFonts w:hint="cs"/>
          <w:rtl/>
        </w:rPr>
        <w:t>ל</w:t>
      </w:r>
      <w:r w:rsidR="00AC0AF5" w:rsidRPr="00DD4335">
        <w:rPr>
          <w:rStyle w:val="affffe"/>
          <w:rtl/>
        </w:rPr>
        <w:t>ספריה:</w:t>
      </w:r>
      <w:r w:rsidR="00AC0AF5" w:rsidRPr="00C35A2C">
        <w:rPr>
          <w:rFonts w:ascii="David" w:hAnsi="David"/>
          <w:sz w:val="32"/>
          <w:rtl/>
        </w:rPr>
        <w:t xml:space="preserve"> </w:t>
      </w:r>
      <w:r w:rsidR="00AC0AF5">
        <w:rPr>
          <w:rFonts w:ascii="David" w:hAnsi="David" w:hint="cs"/>
          <w:sz w:val="32"/>
          <w:rtl/>
        </w:rPr>
        <w:t>לך</w:t>
      </w:r>
      <w:r w:rsidR="00AC0AF5" w:rsidRPr="00C35A2C">
        <w:rPr>
          <w:rFonts w:ascii="David" w:hAnsi="David"/>
          <w:sz w:val="32"/>
          <w:rtl/>
        </w:rPr>
        <w:t xml:space="preserve"> כתוב להו הוא על המחק ועדיו על הנייר, דפסול.</w:t>
      </w:r>
    </w:p>
    <w:p w14:paraId="08D7C249" w14:textId="77777777" w:rsidR="00DD4335" w:rsidRPr="00DD4335" w:rsidRDefault="00AC0AF5" w:rsidP="00DD4335">
      <w:pPr>
        <w:pStyle w:val="36"/>
        <w:framePr w:wrap="notBeside"/>
        <w:rPr>
          <w:rtl/>
        </w:rPr>
      </w:pPr>
      <w:r w:rsidRPr="00DD4335">
        <w:rPr>
          <w:rFonts w:hint="cs"/>
          <w:rtl/>
        </w:rPr>
        <w:t>ראב</w:t>
      </w:r>
      <w:r w:rsidRPr="00DD4335">
        <w:rPr>
          <w:rtl/>
        </w:rPr>
        <w:t>"</w:t>
      </w:r>
      <w:r w:rsidRPr="00DD4335">
        <w:rPr>
          <w:rFonts w:hint="cs"/>
          <w:rtl/>
        </w:rPr>
        <w:t>מ לאביי</w:t>
      </w:r>
      <w:r w:rsidRPr="00DD4335">
        <w:rPr>
          <w:rtl/>
        </w:rPr>
        <w:t>:</w:t>
      </w:r>
    </w:p>
    <w:p w14:paraId="5F6EFD42" w14:textId="6A852169" w:rsidR="00AC0AF5" w:rsidRPr="00C35A2C" w:rsidRDefault="00AC0AF5" w:rsidP="00AC0AF5">
      <w:pPr>
        <w:rPr>
          <w:rFonts w:ascii="David" w:hAnsi="David"/>
          <w:sz w:val="32"/>
          <w:rtl/>
        </w:rPr>
      </w:pPr>
      <w:r w:rsidRPr="00C35A2C">
        <w:rPr>
          <w:rFonts w:ascii="David" w:hAnsi="David"/>
          <w:sz w:val="32"/>
          <w:rtl/>
        </w:rPr>
        <w:t>ו</w:t>
      </w:r>
      <w:r w:rsidR="00654D6B">
        <w:rPr>
          <w:rFonts w:ascii="David" w:hAnsi="David"/>
          <w:sz w:val="32"/>
          <w:rtl/>
        </w:rPr>
        <w:t xml:space="preserve">שמא </w:t>
      </w:r>
      <w:r w:rsidRPr="00C35A2C">
        <w:rPr>
          <w:rFonts w:ascii="David" w:hAnsi="David"/>
          <w:sz w:val="32"/>
          <w:rtl/>
        </w:rPr>
        <w:t xml:space="preserve">רישומו ניכר, </w:t>
      </w:r>
      <w:r w:rsidRPr="00DD4335">
        <w:rPr>
          <w:rStyle w:val="affffe"/>
          <w:rtl/>
        </w:rPr>
        <w:t>ותניא:</w:t>
      </w:r>
      <w:r w:rsidRPr="00C35A2C">
        <w:rPr>
          <w:rFonts w:ascii="David" w:hAnsi="David"/>
          <w:sz w:val="32"/>
          <w:rtl/>
        </w:rPr>
        <w:t xml:space="preserve"> נמחק או נטשטש, אם רישומו ניכר - כשר.</w:t>
      </w:r>
    </w:p>
    <w:p w14:paraId="291886F1" w14:textId="77777777" w:rsidR="00152C87" w:rsidRPr="00152C87" w:rsidRDefault="00AC0AF5" w:rsidP="00152C87">
      <w:pPr>
        <w:pStyle w:val="36"/>
        <w:framePr w:wrap="notBeside"/>
        <w:rPr>
          <w:rtl/>
        </w:rPr>
      </w:pPr>
      <w:r w:rsidRPr="00152C87">
        <w:rPr>
          <w:rFonts w:hint="cs"/>
          <w:rtl/>
        </w:rPr>
        <w:t>א</w:t>
      </w:r>
      <w:r w:rsidRPr="00152C87">
        <w:rPr>
          <w:rtl/>
        </w:rPr>
        <w:t>"</w:t>
      </w:r>
      <w:r w:rsidRPr="00152C87">
        <w:rPr>
          <w:rFonts w:hint="cs"/>
          <w:rtl/>
        </w:rPr>
        <w:t>ל</w:t>
      </w:r>
      <w:r w:rsidRPr="00152C87">
        <w:rPr>
          <w:rtl/>
        </w:rPr>
        <w:t>:</w:t>
      </w:r>
    </w:p>
    <w:p w14:paraId="797DB724" w14:textId="20B35606" w:rsidR="00AC0AF5" w:rsidRDefault="00152C87" w:rsidP="00152C87">
      <w:pPr>
        <w:spacing w:after="60"/>
        <w:rPr>
          <w:rStyle w:val="afffff0"/>
          <w:rtl/>
        </w:rPr>
      </w:pPr>
      <w:r>
        <w:rPr>
          <w:rFonts w:ascii="David" w:hAnsi="David" w:hint="cs"/>
          <w:sz w:val="32"/>
          <w:rtl/>
        </w:rPr>
        <w:t xml:space="preserve">לא אמרתי שטר מעליא אלא א' ב' בעלמא </w:t>
      </w:r>
      <w:r w:rsidRPr="00152C87">
        <w:rPr>
          <w:rStyle w:val="afffff0"/>
          <w:rFonts w:hint="cs"/>
          <w:rtl/>
        </w:rPr>
        <w:t>ואם ימחקו ישאר בלי כלום</w:t>
      </w:r>
    </w:p>
    <w:p w14:paraId="52CBAC6F" w14:textId="6547A5D4" w:rsidR="004F67C7" w:rsidRPr="004F67C7" w:rsidRDefault="004F67C7" w:rsidP="004F67C7">
      <w:pPr>
        <w:pStyle w:val="affff9"/>
        <w:rPr>
          <w:rtl/>
        </w:rPr>
      </w:pPr>
      <w:bookmarkStart w:id="68" w:name="_Hlk184798654"/>
      <w:r>
        <w:rPr>
          <w:rFonts w:hint="cs"/>
          <w:rtl/>
        </w:rPr>
        <w:t xml:space="preserve">ת''ר: שטר חוב שאבד </w:t>
      </w:r>
    </w:p>
    <w:p w14:paraId="391C6BD9" w14:textId="17AC24B0" w:rsidR="004F67C7" w:rsidRDefault="004F67C7" w:rsidP="004F67C7">
      <w:pPr>
        <w:rPr>
          <w:rFonts w:ascii="David" w:hAnsi="David"/>
          <w:sz w:val="32"/>
          <w:rtl/>
        </w:rPr>
      </w:pPr>
      <w:r>
        <w:rPr>
          <w:rStyle w:val="afff8"/>
          <w:rFonts w:hint="cs"/>
          <w:rtl/>
        </w:rPr>
        <w:t xml:space="preserve">בהלוואה </w:t>
      </w:r>
      <w:r>
        <w:rPr>
          <w:rFonts w:hint="cs"/>
          <w:rtl/>
        </w:rPr>
        <w:t>אף</w:t>
      </w:r>
      <w:r w:rsidR="00AC0AF5" w:rsidRPr="00C35A2C">
        <w:rPr>
          <w:rFonts w:hint="cs"/>
          <w:rtl/>
        </w:rPr>
        <w:t xml:space="preserve"> </w:t>
      </w:r>
      <w:r w:rsidR="00AC0AF5" w:rsidRPr="00C35A2C">
        <w:rPr>
          <w:rtl/>
        </w:rPr>
        <w:t>שאמרו עדים אנו כתבנו וחתמנו ונתננו לו אין כותבין לו את השטר.</w:t>
      </w:r>
      <w:r w:rsidR="00DD4335">
        <w:rPr>
          <w:rFonts w:ascii="David" w:hAnsi="David" w:hint="cs"/>
          <w:sz w:val="32"/>
          <w:rtl/>
        </w:rPr>
        <w:t xml:space="preserve"> </w:t>
      </w:r>
      <w:r w:rsidRPr="004F67C7">
        <w:rPr>
          <w:rStyle w:val="afffff0"/>
          <w:rFonts w:hint="cs"/>
          <w:rtl/>
        </w:rPr>
        <w:t>[שמא לא איבד ויבוא לגבות פעמיים</w:t>
      </w:r>
      <w:r>
        <w:rPr>
          <w:rStyle w:val="afffff0"/>
          <w:rFonts w:hint="cs"/>
          <w:rtl/>
        </w:rPr>
        <w:t>]</w:t>
      </w:r>
      <w:r>
        <w:rPr>
          <w:rFonts w:ascii="David" w:hAnsi="David" w:hint="cs"/>
          <w:sz w:val="32"/>
          <w:rtl/>
        </w:rPr>
        <w:t xml:space="preserve"> </w:t>
      </w:r>
    </w:p>
    <w:p w14:paraId="65526168" w14:textId="13C64A48" w:rsidR="00AC0AF5" w:rsidRPr="00C35A2C" w:rsidRDefault="00AC0AF5" w:rsidP="00DD4335">
      <w:pPr>
        <w:rPr>
          <w:rFonts w:ascii="David" w:hAnsi="David"/>
          <w:sz w:val="32"/>
          <w:rtl/>
        </w:rPr>
      </w:pPr>
      <w:r w:rsidRPr="00C35A2C">
        <w:rPr>
          <w:rFonts w:ascii="David" w:hAnsi="David"/>
          <w:sz w:val="32"/>
          <w:rtl/>
        </w:rPr>
        <w:t>אבל שטרי מקח וממכר כותבין, חוץ מהאחריות שבו.</w:t>
      </w:r>
    </w:p>
    <w:p w14:paraId="246FB8FC" w14:textId="77777777" w:rsidR="00AC0AF5" w:rsidRDefault="00AC0AF5" w:rsidP="00DD4335">
      <w:pPr>
        <w:pStyle w:val="affe"/>
        <w:framePr w:wrap="around"/>
        <w:rPr>
          <w:rtl/>
        </w:rPr>
      </w:pPr>
      <w:r w:rsidRPr="00C35A2C">
        <w:rPr>
          <w:rFonts w:hint="cs"/>
          <w:rtl/>
        </w:rPr>
        <w:t>קסט.</w:t>
      </w:r>
    </w:p>
    <w:p w14:paraId="55DB4F6E" w14:textId="77777777" w:rsidR="004F67C7" w:rsidRPr="004F67C7" w:rsidRDefault="00DD4335" w:rsidP="004F67C7">
      <w:pPr>
        <w:pStyle w:val="36"/>
        <w:framePr w:wrap="notBeside"/>
        <w:rPr>
          <w:rtl/>
        </w:rPr>
      </w:pPr>
      <w:r w:rsidRPr="004F67C7">
        <w:rPr>
          <w:rFonts w:hint="cs"/>
          <w:rtl/>
        </w:rPr>
        <w:t>רשב''ג</w:t>
      </w:r>
      <w:r w:rsidR="00AC0AF5" w:rsidRPr="004F67C7">
        <w:rPr>
          <w:rtl/>
        </w:rPr>
        <w:t>:</w:t>
      </w:r>
    </w:p>
    <w:p w14:paraId="3263B4DF" w14:textId="7CD09AF0" w:rsidR="004F67C7" w:rsidRPr="004F67C7" w:rsidRDefault="00AC0AF5" w:rsidP="00DD4335">
      <w:pPr>
        <w:rPr>
          <w:rStyle w:val="afffff0"/>
          <w:rtl/>
        </w:rPr>
      </w:pPr>
      <w:r w:rsidRPr="00C35A2C">
        <w:rPr>
          <w:rFonts w:ascii="David" w:hAnsi="David"/>
          <w:sz w:val="32"/>
          <w:rtl/>
        </w:rPr>
        <w:t>אף שטרי מקח וממכר אין כותבין.</w:t>
      </w:r>
      <w:r w:rsidR="00DD4335">
        <w:rPr>
          <w:rFonts w:ascii="David" w:hAnsi="David" w:hint="cs"/>
          <w:sz w:val="32"/>
          <w:rtl/>
        </w:rPr>
        <w:t xml:space="preserve"> </w:t>
      </w:r>
      <w:r w:rsidR="004F67C7" w:rsidRPr="004F67C7">
        <w:rPr>
          <w:rStyle w:val="afffff0"/>
          <w:rFonts w:hint="cs"/>
          <w:rtl/>
        </w:rPr>
        <w:t>שמא</w:t>
      </w:r>
      <w:r w:rsidR="004F67C7">
        <w:rPr>
          <w:rStyle w:val="afffff0"/>
          <w:rFonts w:hint="cs"/>
          <w:rtl/>
        </w:rPr>
        <w:t xml:space="preserve"> </w:t>
      </w:r>
      <w:r w:rsidR="004F67C7" w:rsidRPr="004F67C7">
        <w:rPr>
          <w:rStyle w:val="afffff0"/>
          <w:rFonts w:hint="cs"/>
          <w:rtl/>
        </w:rPr>
        <w:t xml:space="preserve">מכר בחזרה והחזיר את השטר שטוען שאבד </w:t>
      </w:r>
    </w:p>
    <w:p w14:paraId="4F37338B" w14:textId="512E678B" w:rsidR="004F67C7" w:rsidRPr="004F67C7" w:rsidRDefault="00DD4335" w:rsidP="004F67C7">
      <w:pPr>
        <w:pStyle w:val="36"/>
        <w:framePr w:wrap="notBeside"/>
        <w:rPr>
          <w:rtl/>
        </w:rPr>
      </w:pPr>
      <w:r w:rsidRPr="004F67C7">
        <w:rPr>
          <w:rFonts w:hint="cs"/>
          <w:rtl/>
        </w:rPr>
        <w:t>וכן</w:t>
      </w:r>
      <w:r w:rsidR="004F67C7">
        <w:rPr>
          <w:rFonts w:hint="cs"/>
          <w:rtl/>
        </w:rPr>
        <w:t xml:space="preserve"> אמר</w:t>
      </w:r>
    </w:p>
    <w:p w14:paraId="7B15FD0F" w14:textId="77777777" w:rsidR="004F67C7" w:rsidRDefault="00AC0AF5" w:rsidP="00DD4335">
      <w:pPr>
        <w:rPr>
          <w:rFonts w:ascii="David" w:hAnsi="David"/>
          <w:sz w:val="32"/>
          <w:rtl/>
        </w:rPr>
      </w:pPr>
      <w:r w:rsidRPr="00C35A2C">
        <w:rPr>
          <w:rFonts w:ascii="David" w:hAnsi="David"/>
          <w:sz w:val="32"/>
          <w:rtl/>
        </w:rPr>
        <w:t xml:space="preserve">הנותן מתנה לחברו והחזיר לו את השטר חזרה מתנתו, </w:t>
      </w:r>
    </w:p>
    <w:p w14:paraId="5F04C521" w14:textId="1F68EC09" w:rsidR="00AC0AF5" w:rsidRPr="004F67C7" w:rsidRDefault="00AC0AF5" w:rsidP="004F67C7">
      <w:pPr>
        <w:rPr>
          <w:rStyle w:val="afff8"/>
          <w:rFonts w:ascii="David" w:hAnsi="David" w:cs="FrankRuehl"/>
          <w:b w:val="0"/>
          <w:spacing w:val="0"/>
          <w:sz w:val="32"/>
          <w:szCs w:val="18"/>
          <w:rtl/>
        </w:rPr>
      </w:pPr>
      <w:r w:rsidRPr="00DD4335">
        <w:rPr>
          <w:rStyle w:val="affffe"/>
          <w:rtl/>
        </w:rPr>
        <w:t>וחכ"</w:t>
      </w:r>
      <w:r w:rsidRPr="00DD4335">
        <w:rPr>
          <w:rStyle w:val="affffe"/>
          <w:rFonts w:hint="cs"/>
          <w:rtl/>
        </w:rPr>
        <w:t>א</w:t>
      </w:r>
      <w:r w:rsidRPr="00DD4335">
        <w:rPr>
          <w:rStyle w:val="affffe"/>
          <w:rtl/>
        </w:rPr>
        <w:t>:</w:t>
      </w:r>
      <w:r w:rsidRPr="00C35A2C">
        <w:rPr>
          <w:rFonts w:ascii="David" w:hAnsi="David"/>
          <w:sz w:val="32"/>
          <w:rtl/>
        </w:rPr>
        <w:t xml:space="preserve"> מתנתו קיימת</w:t>
      </w:r>
      <w:r w:rsidR="004F67C7">
        <w:rPr>
          <w:rFonts w:ascii="David" w:hAnsi="David" w:hint="cs"/>
          <w:sz w:val="32"/>
          <w:rtl/>
        </w:rPr>
        <w:t xml:space="preserve"> </w:t>
      </w:r>
      <w:r w:rsidR="004F67C7" w:rsidRPr="004F67C7">
        <w:rPr>
          <w:rStyle w:val="afffff0"/>
          <w:rFonts w:hint="cs"/>
          <w:rtl/>
        </w:rPr>
        <w:t>שאין אותיות נקנות במסירה</w:t>
      </w:r>
      <w:r w:rsidRPr="004F67C7">
        <w:rPr>
          <w:rStyle w:val="afffff0"/>
          <w:rtl/>
        </w:rPr>
        <w:t>.</w:t>
      </w:r>
      <w:bookmarkEnd w:id="67"/>
    </w:p>
    <w:p w14:paraId="550B7B8C" w14:textId="77777777" w:rsidR="00AC0AF5" w:rsidRPr="004F67C7" w:rsidRDefault="00AC0AF5" w:rsidP="004F67C7">
      <w:pPr>
        <w:pStyle w:val="affff9"/>
        <w:rPr>
          <w:rtl/>
        </w:rPr>
      </w:pPr>
      <w:r w:rsidRPr="004F67C7">
        <w:rPr>
          <w:rtl/>
        </w:rPr>
        <w:t>חוץ מאחריות שבו.</w:t>
      </w:r>
    </w:p>
    <w:p w14:paraId="15D227C8" w14:textId="77777777" w:rsidR="00B40721" w:rsidRPr="00B40721" w:rsidRDefault="00AC0AF5" w:rsidP="00B40721">
      <w:pPr>
        <w:pStyle w:val="36"/>
        <w:framePr w:wrap="notBeside"/>
        <w:rPr>
          <w:rtl/>
        </w:rPr>
      </w:pPr>
      <w:r w:rsidRPr="00B40721">
        <w:rPr>
          <w:rFonts w:hint="cs"/>
          <w:rtl/>
        </w:rPr>
        <w:t>ר</w:t>
      </w:r>
      <w:r w:rsidRPr="00B40721">
        <w:rPr>
          <w:rtl/>
        </w:rPr>
        <w:t>"</w:t>
      </w:r>
      <w:r w:rsidRPr="00B40721">
        <w:rPr>
          <w:rFonts w:hint="cs"/>
          <w:rtl/>
        </w:rPr>
        <w:t>ס</w:t>
      </w:r>
      <w:r w:rsidRPr="00B40721">
        <w:rPr>
          <w:rtl/>
        </w:rPr>
        <w:t>:</w:t>
      </w:r>
    </w:p>
    <w:p w14:paraId="023A8A81" w14:textId="008C5ACF" w:rsidR="00AC0AF5" w:rsidRPr="00B40721" w:rsidRDefault="00AC0AF5" w:rsidP="00026A94">
      <w:pPr>
        <w:rPr>
          <w:rtl/>
        </w:rPr>
      </w:pPr>
      <w:r w:rsidRPr="0081371E">
        <w:rPr>
          <w:rStyle w:val="afff8"/>
          <w:rtl/>
        </w:rPr>
        <w:t>לפי</w:t>
      </w:r>
      <w:r w:rsidRPr="00C35A2C">
        <w:rPr>
          <w:rFonts w:ascii="David" w:hAnsi="David"/>
          <w:sz w:val="32"/>
          <w:rtl/>
        </w:rPr>
        <w:t xml:space="preserve"> שאין כותבין שני שטרות על שדה </w:t>
      </w:r>
      <w:r w:rsidR="004F67C7">
        <w:rPr>
          <w:rFonts w:ascii="David" w:hAnsi="David" w:hint="cs"/>
          <w:sz w:val="32"/>
          <w:rtl/>
        </w:rPr>
        <w:t>א</w:t>
      </w:r>
      <w:r w:rsidRPr="00C35A2C">
        <w:rPr>
          <w:rFonts w:ascii="David" w:hAnsi="David"/>
          <w:sz w:val="32"/>
          <w:rtl/>
        </w:rPr>
        <w:t xml:space="preserve">חת, </w:t>
      </w:r>
      <w:r w:rsidRPr="00C35A2C">
        <w:rPr>
          <w:rFonts w:ascii="David" w:hAnsi="David" w:hint="cs"/>
          <w:sz w:val="32"/>
          <w:rtl/>
        </w:rPr>
        <w:t>שמא י</w:t>
      </w:r>
      <w:r w:rsidR="004F67C7">
        <w:rPr>
          <w:rFonts w:ascii="David" w:hAnsi="David" w:hint="cs"/>
          <w:sz w:val="32"/>
          <w:rtl/>
        </w:rPr>
        <w:t>גב</w:t>
      </w:r>
      <w:r w:rsidR="00026A94">
        <w:rPr>
          <w:rFonts w:ascii="David" w:hAnsi="David" w:hint="cs"/>
          <w:sz w:val="32"/>
          <w:rtl/>
        </w:rPr>
        <w:t>ה</w:t>
      </w:r>
      <w:r w:rsidRPr="00C35A2C">
        <w:rPr>
          <w:rFonts w:ascii="David" w:hAnsi="David" w:hint="cs"/>
          <w:sz w:val="32"/>
          <w:rtl/>
        </w:rPr>
        <w:t xml:space="preserve"> </w:t>
      </w:r>
      <w:r w:rsidRPr="00C35A2C">
        <w:rPr>
          <w:rFonts w:ascii="David" w:hAnsi="David"/>
          <w:sz w:val="32"/>
          <w:rtl/>
        </w:rPr>
        <w:t>בע"</w:t>
      </w:r>
      <w:r w:rsidRPr="00C35A2C">
        <w:rPr>
          <w:rFonts w:ascii="David" w:hAnsi="David" w:hint="cs"/>
          <w:sz w:val="32"/>
          <w:rtl/>
        </w:rPr>
        <w:t>ח</w:t>
      </w:r>
      <w:r w:rsidRPr="00C35A2C">
        <w:rPr>
          <w:rFonts w:ascii="David" w:hAnsi="David"/>
          <w:sz w:val="32"/>
          <w:rtl/>
        </w:rPr>
        <w:t xml:space="preserve"> </w:t>
      </w:r>
      <w:r w:rsidR="004F67C7">
        <w:rPr>
          <w:rFonts w:ascii="David" w:hAnsi="David" w:hint="cs"/>
          <w:sz w:val="32"/>
          <w:rtl/>
        </w:rPr>
        <w:t>את השדה מהקונה, והקונה יילך לגבות</w:t>
      </w:r>
      <w:r w:rsidR="004F67C7" w:rsidRPr="004F67C7">
        <w:rPr>
          <w:rStyle w:val="afffff0"/>
          <w:rFonts w:hint="cs"/>
          <w:rtl/>
        </w:rPr>
        <w:t xml:space="preserve"> מלקוחות המוכר שקנו אחריו</w:t>
      </w:r>
      <w:r w:rsidR="004F67C7">
        <w:rPr>
          <w:rStyle w:val="afffff0"/>
          <w:rFonts w:hint="cs"/>
          <w:rtl/>
        </w:rPr>
        <w:t xml:space="preserve"> שהרי יש לו אחריות, </w:t>
      </w:r>
      <w:r w:rsidRPr="00B40721">
        <w:rPr>
          <w:rtl/>
        </w:rPr>
        <w:t>ו</w:t>
      </w:r>
      <w:r w:rsidR="004F67C7">
        <w:rPr>
          <w:rFonts w:hint="cs"/>
          <w:rtl/>
        </w:rPr>
        <w:t xml:space="preserve">יגיד </w:t>
      </w:r>
      <w:r w:rsidRPr="00B40721">
        <w:rPr>
          <w:rFonts w:hint="cs"/>
          <w:rtl/>
        </w:rPr>
        <w:t>לבע</w:t>
      </w:r>
      <w:r w:rsidRPr="00B40721">
        <w:rPr>
          <w:rtl/>
        </w:rPr>
        <w:t>"</w:t>
      </w:r>
      <w:r w:rsidRPr="00B40721">
        <w:rPr>
          <w:rFonts w:hint="cs"/>
          <w:rtl/>
        </w:rPr>
        <w:t>ח</w:t>
      </w:r>
      <w:r w:rsidRPr="00B40721">
        <w:rPr>
          <w:rtl/>
        </w:rPr>
        <w:t xml:space="preserve">: </w:t>
      </w:r>
      <w:r w:rsidR="004F67C7">
        <w:rPr>
          <w:rFonts w:hint="cs"/>
          <w:rtl/>
        </w:rPr>
        <w:t>להמתין עד שיהיה בקרקע ויתיישן הדבר, ואח''כ כשיגבה הבע''ח</w:t>
      </w:r>
      <w:r w:rsidR="00026A94">
        <w:rPr>
          <w:rFonts w:hint="cs"/>
          <w:rtl/>
        </w:rPr>
        <w:t xml:space="preserve"> יוציא את השטר השני לטרוף שדה נוספת מלקוחות אחרים </w:t>
      </w:r>
      <w:r w:rsidR="00026A94" w:rsidRPr="00026A94">
        <w:rPr>
          <w:rStyle w:val="afffff0"/>
          <w:rFonts w:hint="cs"/>
          <w:rtl/>
        </w:rPr>
        <w:t>שהרי יש לו אחריות נוספת</w:t>
      </w:r>
      <w:r w:rsidR="00026A94">
        <w:rPr>
          <w:rFonts w:hint="cs"/>
          <w:rtl/>
        </w:rPr>
        <w:t xml:space="preserve"> </w:t>
      </w:r>
      <w:r w:rsidRPr="00B40721">
        <w:rPr>
          <w:rFonts w:hint="cs"/>
          <w:rtl/>
        </w:rPr>
        <w:t xml:space="preserve"> </w:t>
      </w:r>
    </w:p>
    <w:p w14:paraId="1AE01EE1" w14:textId="638A3251" w:rsidR="00AC0AF5" w:rsidRPr="00C35A2C" w:rsidRDefault="00AC0AF5" w:rsidP="00AC0AF5">
      <w:pPr>
        <w:rPr>
          <w:rFonts w:ascii="David" w:hAnsi="David"/>
          <w:sz w:val="32"/>
          <w:rtl/>
        </w:rPr>
      </w:pPr>
      <w:r w:rsidRPr="00C35A2C">
        <w:rPr>
          <w:rFonts w:ascii="David" w:hAnsi="David" w:hint="cs"/>
          <w:sz w:val="32"/>
          <w:rtl/>
        </w:rPr>
        <w:t>ואפי</w:t>
      </w:r>
      <w:r w:rsidRPr="00F10693">
        <w:rPr>
          <w:rFonts w:hint="cs"/>
          <w:rtl/>
        </w:rPr>
        <w:t xml:space="preserve">' </w:t>
      </w:r>
      <w:r w:rsidRPr="00C35A2C">
        <w:rPr>
          <w:rFonts w:ascii="David" w:hAnsi="David" w:hint="cs"/>
          <w:sz w:val="32"/>
          <w:rtl/>
        </w:rPr>
        <w:t>שיקרע לשטר דמלוה</w:t>
      </w:r>
      <w:r w:rsidR="00026A94">
        <w:rPr>
          <w:rFonts w:ascii="David" w:hAnsi="David" w:hint="cs"/>
          <w:sz w:val="32"/>
          <w:rtl/>
        </w:rPr>
        <w:t>,</w:t>
      </w:r>
      <w:r w:rsidRPr="00C35A2C">
        <w:rPr>
          <w:rFonts w:ascii="David" w:hAnsi="David" w:hint="cs"/>
          <w:sz w:val="32"/>
          <w:rtl/>
        </w:rPr>
        <w:t xml:space="preserve"> ישוב ויגבה בטענת שמגיע מכח אבותיו</w:t>
      </w:r>
    </w:p>
    <w:p w14:paraId="230D5112" w14:textId="144CAB11" w:rsidR="00AC0AF5" w:rsidRPr="00C35A2C" w:rsidRDefault="00AC0AF5" w:rsidP="00AC0AF5">
      <w:pPr>
        <w:rPr>
          <w:rFonts w:ascii="David" w:hAnsi="David"/>
          <w:sz w:val="32"/>
          <w:rtl/>
        </w:rPr>
      </w:pPr>
      <w:r w:rsidRPr="00C35A2C">
        <w:rPr>
          <w:rFonts w:ascii="David" w:hAnsi="David" w:hint="cs"/>
          <w:sz w:val="32"/>
          <w:rtl/>
        </w:rPr>
        <w:t xml:space="preserve">דאי מצד שטר הא </w:t>
      </w:r>
      <w:r w:rsidR="00026A94" w:rsidRPr="00026A94">
        <w:rPr>
          <w:rStyle w:val="affffe"/>
          <w:rFonts w:hint="cs"/>
          <w:rtl/>
        </w:rPr>
        <w:t>ר''נ:</w:t>
      </w:r>
      <w:r w:rsidR="00026A94">
        <w:rPr>
          <w:rFonts w:ascii="David" w:hAnsi="David" w:hint="cs"/>
          <w:sz w:val="32"/>
          <w:rtl/>
        </w:rPr>
        <w:t xml:space="preserve"> </w:t>
      </w:r>
      <w:r w:rsidRPr="00C35A2C">
        <w:rPr>
          <w:rFonts w:ascii="David" w:hAnsi="David" w:hint="cs"/>
          <w:sz w:val="32"/>
          <w:rtl/>
        </w:rPr>
        <w:t xml:space="preserve">כל </w:t>
      </w:r>
      <w:r w:rsidR="00026A94">
        <w:rPr>
          <w:rFonts w:ascii="David" w:hAnsi="David" w:hint="cs"/>
          <w:sz w:val="32"/>
          <w:rtl/>
        </w:rPr>
        <w:t xml:space="preserve">שלא כתוב בו </w:t>
      </w:r>
      <w:r w:rsidRPr="00C35A2C">
        <w:rPr>
          <w:rFonts w:ascii="David" w:hAnsi="David" w:hint="cs"/>
          <w:sz w:val="32"/>
          <w:rtl/>
        </w:rPr>
        <w:t>שקרע לשטר המלווה, או לטירפא, או לאדרכתא, לאו טירפא או שומא הוא</w:t>
      </w:r>
    </w:p>
    <w:p w14:paraId="73D3997F" w14:textId="77777777" w:rsidR="00026A94" w:rsidRPr="00026A94" w:rsidRDefault="00026A94" w:rsidP="00026A94">
      <w:pPr>
        <w:pStyle w:val="36"/>
        <w:framePr w:wrap="notBeside"/>
        <w:rPr>
          <w:rtl/>
        </w:rPr>
      </w:pPr>
      <w:r w:rsidRPr="00026A94">
        <w:rPr>
          <w:rFonts w:hint="cs"/>
          <w:rtl/>
        </w:rPr>
        <w:t xml:space="preserve">ולא יוכל </w:t>
      </w:r>
    </w:p>
    <w:p w14:paraId="50EBD3EA" w14:textId="64674EC6" w:rsidR="00AC0AF5" w:rsidRPr="00C35A2C" w:rsidRDefault="00026A94" w:rsidP="00AC0AF5">
      <w:pPr>
        <w:rPr>
          <w:rFonts w:ascii="David" w:hAnsi="David"/>
          <w:sz w:val="32"/>
          <w:rtl/>
        </w:rPr>
      </w:pPr>
      <w:r>
        <w:rPr>
          <w:rFonts w:ascii="David" w:hAnsi="David" w:hint="cs"/>
          <w:sz w:val="32"/>
          <w:rtl/>
        </w:rPr>
        <w:t>לגבות שוב ושוב מיד מהלקוחות, - שלא</w:t>
      </w:r>
      <w:r w:rsidR="00AC0AF5" w:rsidRPr="00C35A2C">
        <w:rPr>
          <w:rFonts w:ascii="David" w:hAnsi="David" w:hint="cs"/>
          <w:sz w:val="32"/>
          <w:rtl/>
        </w:rPr>
        <w:t xml:space="preserve"> </w:t>
      </w:r>
      <w:r>
        <w:rPr>
          <w:rFonts w:ascii="David" w:hAnsi="David" w:hint="cs"/>
          <w:sz w:val="32"/>
          <w:rtl/>
        </w:rPr>
        <w:t xml:space="preserve">להרבות </w:t>
      </w:r>
      <w:r w:rsidR="00AC0AF5" w:rsidRPr="00C35A2C">
        <w:rPr>
          <w:rFonts w:ascii="David" w:hAnsi="David" w:hint="cs"/>
          <w:sz w:val="32"/>
          <w:rtl/>
        </w:rPr>
        <w:t>עליו בע</w:t>
      </w:r>
      <w:r w:rsidR="00AC0AF5" w:rsidRPr="00C35A2C">
        <w:rPr>
          <w:rFonts w:ascii="David" w:hAnsi="David"/>
          <w:sz w:val="32"/>
          <w:rtl/>
        </w:rPr>
        <w:t>"</w:t>
      </w:r>
      <w:r w:rsidR="00AC0AF5" w:rsidRPr="00C35A2C">
        <w:rPr>
          <w:rFonts w:ascii="David" w:hAnsi="David" w:hint="cs"/>
          <w:sz w:val="32"/>
          <w:rtl/>
        </w:rPr>
        <w:t>ד</w:t>
      </w:r>
    </w:p>
    <w:p w14:paraId="584BF00F" w14:textId="77777777" w:rsidR="00026A94" w:rsidRPr="00026A94" w:rsidRDefault="00AC0AF5" w:rsidP="00026A94">
      <w:pPr>
        <w:pStyle w:val="36"/>
        <w:framePr w:wrap="notBeside"/>
        <w:rPr>
          <w:rtl/>
        </w:rPr>
      </w:pPr>
      <w:r w:rsidRPr="00026A94">
        <w:rPr>
          <w:rFonts w:hint="cs"/>
          <w:rtl/>
        </w:rPr>
        <w:t>ולא יכול</w:t>
      </w:r>
    </w:p>
    <w:p w14:paraId="291025B4" w14:textId="2648F2CB" w:rsidR="00AC0AF5" w:rsidRPr="00065E76" w:rsidRDefault="00AC0AF5" w:rsidP="00026A94">
      <w:pPr>
        <w:rPr>
          <w:rtl/>
        </w:rPr>
      </w:pPr>
      <w:r w:rsidRPr="00C35A2C">
        <w:rPr>
          <w:rFonts w:ascii="David" w:hAnsi="David" w:hint="cs"/>
          <w:sz w:val="32"/>
          <w:rtl/>
        </w:rPr>
        <w:t>לכתוב שטר לקונה ושובר למוכר שכתוב שם שכל שטר שיצא על הקרקע בתאריך אחר פסול</w:t>
      </w:r>
      <w:r w:rsidR="00026A94">
        <w:rPr>
          <w:rFonts w:ascii="David" w:hAnsi="David" w:hint="cs"/>
          <w:sz w:val="32"/>
          <w:rtl/>
        </w:rPr>
        <w:t xml:space="preserve"> </w:t>
      </w:r>
      <w:r w:rsidR="00026A94">
        <w:rPr>
          <w:rStyle w:val="affffe"/>
          <w:rFonts w:hint="cs"/>
          <w:rtl/>
        </w:rPr>
        <w:t xml:space="preserve"> </w:t>
      </w:r>
      <w:r w:rsidR="00026A94" w:rsidRPr="00026A94">
        <w:rPr>
          <w:rStyle w:val="affffe"/>
          <w:rFonts w:hint="cs"/>
          <w:rtl/>
        </w:rPr>
        <w:t>-ואין להוכיח</w:t>
      </w:r>
      <w:r w:rsidR="00026A94">
        <w:rPr>
          <w:rFonts w:hint="cs"/>
          <w:rtl/>
        </w:rPr>
        <w:t xml:space="preserve"> ש</w:t>
      </w:r>
      <w:r w:rsidRPr="00065E76">
        <w:rPr>
          <w:rtl/>
        </w:rPr>
        <w:t>אין כותבין שובר.</w:t>
      </w:r>
    </w:p>
    <w:p w14:paraId="6B833D1D" w14:textId="77777777" w:rsidR="00AC0AF5" w:rsidRPr="00C35A2C" w:rsidRDefault="00AC0AF5" w:rsidP="00982F98">
      <w:pPr>
        <w:pStyle w:val="affe"/>
        <w:framePr w:wrap="around"/>
        <w:rPr>
          <w:rtl/>
        </w:rPr>
      </w:pPr>
      <w:r w:rsidRPr="00C35A2C">
        <w:rPr>
          <w:rFonts w:hint="cs"/>
          <w:rtl/>
        </w:rPr>
        <w:t>קסט:</w:t>
      </w:r>
    </w:p>
    <w:p w14:paraId="1EB2EA43" w14:textId="576CC460" w:rsidR="00026A94" w:rsidRPr="00026A94" w:rsidRDefault="00026A94" w:rsidP="00026A94">
      <w:pPr>
        <w:pStyle w:val="36"/>
        <w:framePr w:wrap="notBeside"/>
        <w:rPr>
          <w:rtl/>
        </w:rPr>
      </w:pPr>
      <w:r w:rsidRPr="00026A94">
        <w:rPr>
          <w:rFonts w:hint="cs"/>
          <w:rtl/>
        </w:rPr>
        <w:t>-</w:t>
      </w:r>
    </w:p>
    <w:p w14:paraId="02D1A1AB" w14:textId="08807E7C" w:rsidR="00AC0AF5" w:rsidRPr="00026A94" w:rsidRDefault="00026A94" w:rsidP="00026A94">
      <w:pPr>
        <w:rPr>
          <w:rFonts w:ascii="David" w:hAnsi="David"/>
          <w:spacing w:val="-2"/>
          <w:sz w:val="32"/>
          <w:rtl/>
        </w:rPr>
      </w:pPr>
      <w:r>
        <w:rPr>
          <w:rFonts w:ascii="David" w:hAnsi="David" w:hint="cs"/>
          <w:sz w:val="32"/>
          <w:rtl/>
        </w:rPr>
        <w:t>ד</w:t>
      </w:r>
      <w:r w:rsidR="00AC0AF5" w:rsidRPr="00C35A2C">
        <w:rPr>
          <w:rFonts w:ascii="David" w:hAnsi="David"/>
          <w:sz w:val="32"/>
          <w:rtl/>
        </w:rPr>
        <w:t xml:space="preserve">בעלמא כותבין שובר, </w:t>
      </w:r>
      <w:r w:rsidRPr="00026A94">
        <w:rPr>
          <w:rStyle w:val="affffe"/>
          <w:rFonts w:hint="cs"/>
          <w:rtl/>
        </w:rPr>
        <w:t>וכאן</w:t>
      </w:r>
      <w:r>
        <w:rPr>
          <w:rFonts w:ascii="David" w:hAnsi="David" w:hint="cs"/>
          <w:sz w:val="32"/>
          <w:rtl/>
        </w:rPr>
        <w:t xml:space="preserve"> לא יועיל, שהשדה נמכרה כבר, והשובר אצל המוכר והגם שהלקוחות יחזרו אליו </w:t>
      </w:r>
      <w:r w:rsidRPr="00026A94">
        <w:rPr>
          <w:rStyle w:val="affffe"/>
          <w:rFonts w:hint="cs"/>
          <w:spacing w:val="-2"/>
          <w:rtl/>
        </w:rPr>
        <w:t>א.</w:t>
      </w:r>
      <w:r w:rsidRPr="00026A94">
        <w:rPr>
          <w:rFonts w:ascii="David" w:hAnsi="David" w:hint="cs"/>
          <w:spacing w:val="-2"/>
          <w:sz w:val="32"/>
          <w:rtl/>
        </w:rPr>
        <w:t xml:space="preserve"> אדהכי הבע''ח יאכל פירות ב. חישי' למקרה  של </w:t>
      </w:r>
      <w:r w:rsidR="00AC0AF5" w:rsidRPr="00026A94">
        <w:rPr>
          <w:rFonts w:ascii="David" w:hAnsi="David"/>
          <w:spacing w:val="-2"/>
          <w:sz w:val="32"/>
          <w:rtl/>
        </w:rPr>
        <w:t>לוקח שלא באחריות.</w:t>
      </w:r>
    </w:p>
    <w:p w14:paraId="79B1F1B0" w14:textId="77777777" w:rsidR="00026A94" w:rsidRPr="00026A94" w:rsidRDefault="00AC0AF5" w:rsidP="00026A94">
      <w:pPr>
        <w:pStyle w:val="36"/>
        <w:framePr w:wrap="notBeside"/>
        <w:rPr>
          <w:rtl/>
        </w:rPr>
      </w:pPr>
      <w:r w:rsidRPr="00026A94">
        <w:rPr>
          <w:rFonts w:hint="cs"/>
          <w:rtl/>
        </w:rPr>
        <w:t>אבל</w:t>
      </w:r>
    </w:p>
    <w:p w14:paraId="429F8634" w14:textId="6712D269" w:rsidR="00AC0AF5" w:rsidRPr="00026A94" w:rsidRDefault="00AC0AF5" w:rsidP="00026A94">
      <w:pPr>
        <w:rPr>
          <w:rStyle w:val="afff8"/>
          <w:rFonts w:ascii="David" w:hAnsi="David" w:cs="FrankRuehl"/>
          <w:b w:val="0"/>
          <w:spacing w:val="0"/>
          <w:sz w:val="32"/>
          <w:szCs w:val="18"/>
          <w:rtl/>
        </w:rPr>
      </w:pPr>
      <w:r w:rsidRPr="00C35A2C">
        <w:rPr>
          <w:rFonts w:ascii="David" w:hAnsi="David" w:hint="cs"/>
          <w:sz w:val="32"/>
          <w:rtl/>
        </w:rPr>
        <w:t xml:space="preserve">שטרי הלוואה </w:t>
      </w:r>
      <w:r w:rsidR="00026A94">
        <w:rPr>
          <w:rFonts w:ascii="David" w:hAnsi="David" w:hint="cs"/>
          <w:sz w:val="32"/>
          <w:rtl/>
        </w:rPr>
        <w:t xml:space="preserve">הם מניחים שפייסו במעות, משא''כ בקרקע וודאי לא יתרצה במעות במקום הקרקע, </w:t>
      </w:r>
      <w:r w:rsidR="00026A94" w:rsidRPr="00026A94">
        <w:rPr>
          <w:rStyle w:val="afffff0"/>
          <w:rFonts w:hint="cs"/>
          <w:rtl/>
        </w:rPr>
        <w:t>ובנתיים יאכל הפירות</w:t>
      </w:r>
      <w:r w:rsidR="00026A94">
        <w:rPr>
          <w:rFonts w:ascii="David" w:hAnsi="David" w:hint="cs"/>
          <w:sz w:val="32"/>
          <w:rtl/>
        </w:rPr>
        <w:t xml:space="preserve"> </w:t>
      </w:r>
    </w:p>
    <w:p w14:paraId="7CEC5559" w14:textId="77777777" w:rsidR="00AC0AF5" w:rsidRPr="0081371E" w:rsidRDefault="00AC0AF5" w:rsidP="00026A94">
      <w:pPr>
        <w:pStyle w:val="affff9"/>
        <w:rPr>
          <w:rStyle w:val="afff8"/>
          <w:rtl/>
        </w:rPr>
      </w:pPr>
      <w:r w:rsidRPr="0081371E">
        <w:rPr>
          <w:rStyle w:val="afff8"/>
          <w:rtl/>
        </w:rPr>
        <w:t>חוץ מן האחריות שבו.</w:t>
      </w:r>
    </w:p>
    <w:p w14:paraId="11AC16D2" w14:textId="77777777" w:rsidR="00B40721" w:rsidRPr="00B40721" w:rsidRDefault="00AC0AF5" w:rsidP="00B40721">
      <w:pPr>
        <w:pStyle w:val="36"/>
        <w:framePr w:wrap="notBeside"/>
        <w:rPr>
          <w:rtl/>
        </w:rPr>
      </w:pPr>
      <w:r w:rsidRPr="00B40721">
        <w:rPr>
          <w:rFonts w:hint="cs"/>
          <w:rtl/>
        </w:rPr>
        <w:t>ר</w:t>
      </w:r>
      <w:r w:rsidRPr="00B40721">
        <w:rPr>
          <w:rtl/>
        </w:rPr>
        <w:t>"</w:t>
      </w:r>
      <w:r w:rsidRPr="00B40721">
        <w:rPr>
          <w:rFonts w:hint="cs"/>
          <w:rtl/>
        </w:rPr>
        <w:t>נ</w:t>
      </w:r>
      <w:r w:rsidRPr="00B40721">
        <w:rPr>
          <w:rtl/>
        </w:rPr>
        <w:t xml:space="preserve"> </w:t>
      </w:r>
    </w:p>
    <w:p w14:paraId="11933D15" w14:textId="47E28BAA" w:rsidR="00AC0AF5" w:rsidRPr="00C35A2C" w:rsidRDefault="00026A94" w:rsidP="00AC0AF5">
      <w:pPr>
        <w:rPr>
          <w:rtl/>
        </w:rPr>
      </w:pPr>
      <w:r w:rsidRPr="00026A94">
        <w:rPr>
          <w:rStyle w:val="affffe"/>
          <w:rFonts w:hint="cs"/>
          <w:rtl/>
        </w:rPr>
        <w:lastRenderedPageBreak/>
        <w:t>כך כותבים</w:t>
      </w:r>
      <w:r w:rsidR="00AC0AF5" w:rsidRPr="00026A94">
        <w:rPr>
          <w:rStyle w:val="affffe"/>
          <w:rtl/>
        </w:rPr>
        <w:t>:</w:t>
      </w:r>
      <w:r w:rsidR="00AC0AF5" w:rsidRPr="00C35A2C">
        <w:rPr>
          <w:rtl/>
        </w:rPr>
        <w:t xml:space="preserve"> שטר</w:t>
      </w:r>
      <w:r>
        <w:rPr>
          <w:rFonts w:hint="cs"/>
          <w:rtl/>
        </w:rPr>
        <w:t xml:space="preserve"> זה לא לגבות בו ממשועבדים או ב''ח, </w:t>
      </w:r>
      <w:r w:rsidR="00AC0AF5" w:rsidRPr="00C35A2C">
        <w:rPr>
          <w:rtl/>
        </w:rPr>
        <w:t xml:space="preserve">אלא </w:t>
      </w:r>
      <w:r w:rsidR="00AC0AF5">
        <w:rPr>
          <w:rFonts w:hint="cs"/>
          <w:rtl/>
        </w:rPr>
        <w:t>כדי שתעמוד הקרקע</w:t>
      </w:r>
      <w:r w:rsidR="00AC0AF5">
        <w:rPr>
          <w:rtl/>
        </w:rPr>
        <w:t xml:space="preserve"> ביד</w:t>
      </w:r>
      <w:r w:rsidR="00AC0AF5" w:rsidRPr="00C35A2C">
        <w:rPr>
          <w:rtl/>
        </w:rPr>
        <w:t xml:space="preserve"> דלוקח.</w:t>
      </w:r>
    </w:p>
    <w:p w14:paraId="44D60140" w14:textId="0394E803" w:rsidR="000511E9" w:rsidRPr="000511E9" w:rsidRDefault="000511E9" w:rsidP="000511E9">
      <w:pPr>
        <w:pStyle w:val="36"/>
        <w:framePr w:wrap="notBeside"/>
        <w:rPr>
          <w:rtl/>
        </w:rPr>
      </w:pPr>
      <w:r w:rsidRPr="000511E9">
        <w:rPr>
          <w:rFonts w:hint="cs"/>
          <w:rtl/>
        </w:rPr>
        <w:t>רפרם</w:t>
      </w:r>
      <w:r>
        <w:rPr>
          <w:rFonts w:hint="cs"/>
          <w:rtl/>
        </w:rPr>
        <w:t>: זאת אומרת</w:t>
      </w:r>
    </w:p>
    <w:p w14:paraId="589B0AF2" w14:textId="23B30431" w:rsidR="00AC0AF5" w:rsidRPr="00C414D2" w:rsidRDefault="00AC0AF5" w:rsidP="00AC0AF5">
      <w:pPr>
        <w:rPr>
          <w:rFonts w:ascii="David" w:hAnsi="David"/>
          <w:spacing w:val="-2"/>
          <w:sz w:val="32"/>
          <w:rtl/>
        </w:rPr>
      </w:pPr>
      <w:r w:rsidRPr="00C414D2">
        <w:rPr>
          <w:rFonts w:ascii="David" w:hAnsi="David"/>
          <w:spacing w:val="-2"/>
          <w:sz w:val="32"/>
          <w:rtl/>
        </w:rPr>
        <w:t xml:space="preserve">אחריות - טעות סופר הוא, </w:t>
      </w:r>
      <w:r w:rsidR="000511E9">
        <w:rPr>
          <w:rFonts w:ascii="David" w:hAnsi="David" w:hint="cs"/>
          <w:spacing w:val="-2"/>
          <w:sz w:val="32"/>
          <w:rtl/>
        </w:rPr>
        <w:t>שאם לא כתב כן אז גובה!</w:t>
      </w:r>
    </w:p>
    <w:p w14:paraId="3FD1538B" w14:textId="77777777" w:rsidR="00B40721" w:rsidRPr="00B40721" w:rsidRDefault="00AC0AF5" w:rsidP="00B40721">
      <w:pPr>
        <w:pStyle w:val="36"/>
        <w:framePr w:wrap="notBeside"/>
        <w:rPr>
          <w:rtl/>
        </w:rPr>
      </w:pPr>
      <w:r w:rsidRPr="00B40721">
        <w:rPr>
          <w:rtl/>
        </w:rPr>
        <w:t>רב אשי</w:t>
      </w:r>
    </w:p>
    <w:p w14:paraId="4EFFC838" w14:textId="3770ED0F" w:rsidR="00AC0AF5" w:rsidRPr="00C414D2" w:rsidRDefault="00AC0AF5" w:rsidP="000511E9">
      <w:pPr>
        <w:spacing w:after="60"/>
        <w:rPr>
          <w:rFonts w:ascii="David" w:hAnsi="David"/>
          <w:spacing w:val="-2"/>
          <w:sz w:val="32"/>
          <w:rtl/>
        </w:rPr>
      </w:pPr>
      <w:r w:rsidRPr="00C414D2">
        <w:rPr>
          <w:rFonts w:ascii="David" w:hAnsi="David"/>
          <w:spacing w:val="-2"/>
          <w:sz w:val="32"/>
          <w:rtl/>
        </w:rPr>
        <w:t xml:space="preserve">אחריות לא טעות סופר, </w:t>
      </w:r>
      <w:r w:rsidR="000511E9">
        <w:rPr>
          <w:rFonts w:ascii="David" w:hAnsi="David" w:hint="cs"/>
          <w:spacing w:val="-2"/>
          <w:sz w:val="32"/>
          <w:rtl/>
        </w:rPr>
        <w:t>ו</w:t>
      </w:r>
      <w:r w:rsidRPr="00C414D2">
        <w:rPr>
          <w:rFonts w:ascii="David" w:hAnsi="David"/>
          <w:spacing w:val="-2"/>
          <w:sz w:val="32"/>
          <w:rtl/>
        </w:rPr>
        <w:t xml:space="preserve">חוץ מאחריות שבו </w:t>
      </w:r>
      <w:r w:rsidR="000511E9" w:rsidRPr="000511E9">
        <w:rPr>
          <w:rStyle w:val="affffe"/>
          <w:rFonts w:hint="cs"/>
          <w:rtl/>
        </w:rPr>
        <w:t>היינו</w:t>
      </w:r>
      <w:r w:rsidR="000511E9">
        <w:rPr>
          <w:rFonts w:ascii="David" w:hAnsi="David" w:hint="cs"/>
          <w:spacing w:val="-2"/>
          <w:sz w:val="32"/>
          <w:rtl/>
        </w:rPr>
        <w:t xml:space="preserve"> שלא כתוב בה אחריות </w:t>
      </w:r>
    </w:p>
    <w:p w14:paraId="7B5AF93D" w14:textId="47621B06" w:rsidR="00B40721" w:rsidRPr="00B40721" w:rsidRDefault="000511E9" w:rsidP="00B40721">
      <w:pPr>
        <w:pStyle w:val="36"/>
        <w:framePr w:wrap="notBeside"/>
        <w:rPr>
          <w:rtl/>
        </w:rPr>
      </w:pPr>
      <w:r>
        <w:rPr>
          <w:rFonts w:hint="cs"/>
          <w:rtl/>
        </w:rPr>
        <w:t>מעשה:</w:t>
      </w:r>
    </w:p>
    <w:p w14:paraId="6314FA57" w14:textId="77777777" w:rsidR="000511E9" w:rsidRDefault="000511E9" w:rsidP="00AC0AF5">
      <w:pPr>
        <w:rPr>
          <w:rFonts w:ascii="David" w:hAnsi="David"/>
          <w:sz w:val="32"/>
          <w:rtl/>
        </w:rPr>
      </w:pPr>
      <w:r>
        <w:rPr>
          <w:rFonts w:ascii="David" w:hAnsi="David" w:hint="cs"/>
          <w:sz w:val="32"/>
          <w:rtl/>
        </w:rPr>
        <w:t>ב</w:t>
      </w:r>
      <w:r w:rsidR="00AC0AF5" w:rsidRPr="00C35A2C">
        <w:rPr>
          <w:rFonts w:ascii="David" w:hAnsi="David" w:hint="cs"/>
          <w:sz w:val="32"/>
          <w:rtl/>
        </w:rPr>
        <w:t xml:space="preserve">אשה שהביאה מעות לאדם שיקנה לה הקרקע וקנה לה שלא באחריות </w:t>
      </w:r>
    </w:p>
    <w:p w14:paraId="453616B3" w14:textId="77777777" w:rsidR="000511E9" w:rsidRPr="000511E9" w:rsidRDefault="000511E9" w:rsidP="000511E9">
      <w:pPr>
        <w:pStyle w:val="36"/>
        <w:framePr w:wrap="notBeside"/>
        <w:rPr>
          <w:rtl/>
        </w:rPr>
      </w:pPr>
      <w:r w:rsidRPr="000511E9">
        <w:rPr>
          <w:rFonts w:hint="cs"/>
          <w:rtl/>
        </w:rPr>
        <w:t xml:space="preserve">הורה </w:t>
      </w:r>
      <w:r w:rsidR="00AC0AF5" w:rsidRPr="000511E9">
        <w:rPr>
          <w:rFonts w:hint="cs"/>
          <w:rtl/>
        </w:rPr>
        <w:t>ר</w:t>
      </w:r>
      <w:r w:rsidR="00AC0AF5" w:rsidRPr="000511E9">
        <w:rPr>
          <w:rtl/>
        </w:rPr>
        <w:t>"</w:t>
      </w:r>
      <w:r w:rsidR="00AC0AF5" w:rsidRPr="000511E9">
        <w:rPr>
          <w:rFonts w:hint="cs"/>
          <w:rtl/>
        </w:rPr>
        <w:t>נ</w:t>
      </w:r>
    </w:p>
    <w:p w14:paraId="45B0F22C" w14:textId="3BFAF338" w:rsidR="00AC0AF5" w:rsidRPr="00C35A2C" w:rsidRDefault="00AC0AF5" w:rsidP="00AC0AF5">
      <w:pPr>
        <w:rPr>
          <w:rFonts w:ascii="David" w:hAnsi="David"/>
          <w:sz w:val="32"/>
          <w:rtl/>
        </w:rPr>
      </w:pPr>
      <w:r w:rsidRPr="00C35A2C">
        <w:rPr>
          <w:rFonts w:ascii="David" w:hAnsi="David" w:hint="cs"/>
          <w:sz w:val="32"/>
          <w:rtl/>
        </w:rPr>
        <w:t xml:space="preserve">ואמרה שלתקוני שדרתיך ולא לעותי לך קנה ממנה </w:t>
      </w:r>
      <w:r w:rsidRPr="00C35A2C">
        <w:rPr>
          <w:rFonts w:ascii="David" w:hAnsi="David"/>
          <w:sz w:val="32"/>
          <w:rtl/>
        </w:rPr>
        <w:t>שלא באחריות.</w:t>
      </w:r>
    </w:p>
    <w:p w14:paraId="3047560E" w14:textId="3D29B8AD" w:rsidR="00AC0AF5" w:rsidRPr="00C414D2" w:rsidRDefault="00AC0AF5" w:rsidP="00E31E2D">
      <w:pPr>
        <w:pStyle w:val="affff9"/>
        <w:rPr>
          <w:rtl/>
        </w:rPr>
      </w:pPr>
      <w:r w:rsidRPr="00C414D2">
        <w:rPr>
          <w:rtl/>
        </w:rPr>
        <w:t xml:space="preserve">הנותן מתנה לחבירו והחזיר לו את השטר </w:t>
      </w:r>
      <w:r w:rsidR="00E31E2D">
        <w:rPr>
          <w:rtl/>
        </w:rPr>
        <w:br/>
      </w:r>
      <w:r w:rsidR="00E31E2D">
        <w:rPr>
          <w:rFonts w:hint="cs"/>
          <w:rtl/>
        </w:rPr>
        <w:t xml:space="preserve">רשב''ג </w:t>
      </w:r>
      <w:r w:rsidRPr="00C414D2">
        <w:rPr>
          <w:rtl/>
        </w:rPr>
        <w:t>חזרה מתנתו, וחכ"א: מתנתו קיימת.</w:t>
      </w:r>
    </w:p>
    <w:p w14:paraId="48BBA2E5" w14:textId="7E6C5A97" w:rsidR="00E31E2D" w:rsidRPr="00E31E2D" w:rsidRDefault="00AC0AF5" w:rsidP="00E31E2D">
      <w:pPr>
        <w:pStyle w:val="36"/>
        <w:framePr w:wrap="notBeside"/>
        <w:rPr>
          <w:rtl/>
        </w:rPr>
      </w:pPr>
      <w:r w:rsidRPr="00E31E2D">
        <w:rPr>
          <w:rFonts w:hint="cs"/>
          <w:rtl/>
        </w:rPr>
        <w:t>טע</w:t>
      </w:r>
      <w:r w:rsidR="00E31E2D">
        <w:rPr>
          <w:rFonts w:hint="cs"/>
          <w:rtl/>
        </w:rPr>
        <w:t xml:space="preserve">ם </w:t>
      </w:r>
      <w:r w:rsidRPr="00E31E2D">
        <w:rPr>
          <w:rFonts w:hint="cs"/>
          <w:rtl/>
        </w:rPr>
        <w:t>דרשב</w:t>
      </w:r>
      <w:r w:rsidRPr="00E31E2D">
        <w:rPr>
          <w:rtl/>
        </w:rPr>
        <w:t>"</w:t>
      </w:r>
      <w:r w:rsidRPr="00E31E2D">
        <w:rPr>
          <w:rFonts w:hint="cs"/>
          <w:rtl/>
        </w:rPr>
        <w:t>ג</w:t>
      </w:r>
    </w:p>
    <w:p w14:paraId="3BBD2948" w14:textId="63113D81" w:rsidR="00AC0AF5" w:rsidRPr="00C35A2C" w:rsidRDefault="00AC0AF5" w:rsidP="00AC0AF5">
      <w:pPr>
        <w:rPr>
          <w:rFonts w:ascii="David" w:hAnsi="David"/>
          <w:sz w:val="32"/>
          <w:rtl/>
        </w:rPr>
      </w:pPr>
      <w:r w:rsidRPr="00C35A2C">
        <w:rPr>
          <w:rFonts w:ascii="David" w:hAnsi="David"/>
          <w:sz w:val="32"/>
          <w:rtl/>
        </w:rPr>
        <w:t>נעשה כאומר לו: שדה זו נתונה לך כל זמן שהשטר בידך.</w:t>
      </w:r>
    </w:p>
    <w:p w14:paraId="15C03676" w14:textId="09E3DC99" w:rsidR="00E31E2D" w:rsidRPr="00E31E2D" w:rsidRDefault="00AC0AF5" w:rsidP="00E31E2D">
      <w:pPr>
        <w:pStyle w:val="36"/>
        <w:framePr w:wrap="notBeside"/>
        <w:rPr>
          <w:rtl/>
        </w:rPr>
      </w:pPr>
      <w:r w:rsidRPr="00E31E2D">
        <w:rPr>
          <w:rtl/>
        </w:rPr>
        <w:t xml:space="preserve">- </w:t>
      </w:r>
      <w:r w:rsidR="00E31E2D">
        <w:rPr>
          <w:rFonts w:hint="cs"/>
          <w:rtl/>
        </w:rPr>
        <w:t>מתקיף רבה:</w:t>
      </w:r>
    </w:p>
    <w:p w14:paraId="62E592F5" w14:textId="58B33CBF" w:rsidR="00AC0AF5" w:rsidRPr="00065E76" w:rsidRDefault="00E31E2D" w:rsidP="00065E76">
      <w:pPr>
        <w:rPr>
          <w:rtl/>
        </w:rPr>
      </w:pPr>
      <w:r>
        <w:rPr>
          <w:rFonts w:hint="cs"/>
          <w:rtl/>
        </w:rPr>
        <w:t>א''כ גם</w:t>
      </w:r>
      <w:r w:rsidR="00AC0AF5" w:rsidRPr="00065E76">
        <w:rPr>
          <w:rtl/>
        </w:rPr>
        <w:t xml:space="preserve"> נגנב או אבד.</w:t>
      </w:r>
    </w:p>
    <w:p w14:paraId="2A93768F" w14:textId="4CF7DBB7" w:rsidR="00B40721" w:rsidRPr="00B40721" w:rsidRDefault="00E31E2D" w:rsidP="00B40721">
      <w:pPr>
        <w:pStyle w:val="36"/>
        <w:framePr w:wrap="notBeside"/>
        <w:rPr>
          <w:rtl/>
        </w:rPr>
      </w:pPr>
      <w:r>
        <w:rPr>
          <w:rFonts w:hint="cs"/>
          <w:rtl/>
        </w:rPr>
        <w:t xml:space="preserve">רבה: </w:t>
      </w:r>
      <w:r w:rsidR="00AC0AF5" w:rsidRPr="00B40721">
        <w:rPr>
          <w:rtl/>
        </w:rPr>
        <w:t>אלא</w:t>
      </w:r>
      <w:r>
        <w:rPr>
          <w:rFonts w:hint="cs"/>
          <w:rtl/>
        </w:rPr>
        <w:t xml:space="preserve"> חלקו</w:t>
      </w:r>
      <w:r w:rsidR="00B40721">
        <w:rPr>
          <w:rFonts w:hint="cs"/>
          <w:rtl/>
        </w:rPr>
        <w:t>:</w:t>
      </w:r>
    </w:p>
    <w:p w14:paraId="1C43BF1C" w14:textId="05C17C0C" w:rsidR="00AC0AF5" w:rsidRDefault="00AC0AF5" w:rsidP="00AC0AF5">
      <w:pPr>
        <w:rPr>
          <w:rFonts w:ascii="David" w:hAnsi="David"/>
          <w:sz w:val="32"/>
          <w:rtl/>
        </w:rPr>
      </w:pPr>
      <w:r w:rsidRPr="00C35A2C">
        <w:rPr>
          <w:rFonts w:ascii="David" w:hAnsi="David"/>
          <w:sz w:val="32"/>
          <w:rtl/>
        </w:rPr>
        <w:t xml:space="preserve">באותיות נקנות במסירה, </w:t>
      </w:r>
      <w:r w:rsidRPr="00B40721">
        <w:rPr>
          <w:rStyle w:val="affffe"/>
          <w:rFonts w:hint="cs"/>
          <w:rtl/>
        </w:rPr>
        <w:t>ל</w:t>
      </w:r>
      <w:r w:rsidRPr="00B40721">
        <w:rPr>
          <w:rStyle w:val="affffe"/>
          <w:rtl/>
        </w:rPr>
        <w:t>רשב"ג:</w:t>
      </w:r>
      <w:r w:rsidRPr="00C35A2C">
        <w:rPr>
          <w:rFonts w:ascii="David" w:hAnsi="David"/>
          <w:sz w:val="32"/>
          <w:rtl/>
        </w:rPr>
        <w:t xml:space="preserve"> נקנות, </w:t>
      </w:r>
      <w:r w:rsidRPr="00B40721">
        <w:rPr>
          <w:rStyle w:val="affffe"/>
          <w:rtl/>
        </w:rPr>
        <w:t>ו</w:t>
      </w:r>
      <w:r w:rsidRPr="00B40721">
        <w:rPr>
          <w:rStyle w:val="affffe"/>
          <w:rFonts w:hint="cs"/>
          <w:rtl/>
        </w:rPr>
        <w:t>ל</w:t>
      </w:r>
      <w:r w:rsidRPr="00B40721">
        <w:rPr>
          <w:rStyle w:val="affffe"/>
          <w:rtl/>
        </w:rPr>
        <w:t>רבנן</w:t>
      </w:r>
      <w:r w:rsidR="00E31E2D">
        <w:rPr>
          <w:rStyle w:val="affffe"/>
          <w:rFonts w:hint="cs"/>
          <w:rtl/>
        </w:rPr>
        <w:t xml:space="preserve">: </w:t>
      </w:r>
      <w:r w:rsidR="00E31E2D">
        <w:rPr>
          <w:rFonts w:ascii="David" w:hAnsi="David" w:hint="cs"/>
          <w:sz w:val="32"/>
          <w:rtl/>
        </w:rPr>
        <w:t xml:space="preserve">אין </w:t>
      </w:r>
      <w:r w:rsidRPr="00C35A2C">
        <w:rPr>
          <w:rFonts w:ascii="David" w:hAnsi="David"/>
          <w:sz w:val="32"/>
          <w:rtl/>
        </w:rPr>
        <w:t>נקנות במסירה</w:t>
      </w:r>
    </w:p>
    <w:bookmarkEnd w:id="68"/>
    <w:p w14:paraId="6E07638B" w14:textId="0EF00DA7" w:rsidR="00AC0AF5" w:rsidRPr="00A438CA" w:rsidRDefault="00A438CA" w:rsidP="00A438CA">
      <w:pPr>
        <w:pStyle w:val="aff9"/>
        <w:rPr>
          <w:rtl/>
        </w:rPr>
      </w:pPr>
      <w:r w:rsidRPr="00A438CA">
        <w:rPr>
          <w:rFonts w:hint="cs"/>
          <w:rtl/>
        </w:rPr>
        <w:t>***</w:t>
      </w:r>
    </w:p>
    <w:p w14:paraId="1E46FE0F" w14:textId="77777777" w:rsidR="00305535" w:rsidRPr="00B40721" w:rsidRDefault="00305535" w:rsidP="00305535">
      <w:pPr>
        <w:pStyle w:val="36"/>
        <w:framePr w:wrap="notBeside"/>
        <w:rPr>
          <w:rtl/>
        </w:rPr>
      </w:pPr>
      <w:r w:rsidRPr="00B40721">
        <w:rPr>
          <w:rtl/>
        </w:rPr>
        <w:t>ת"ר:</w:t>
      </w:r>
    </w:p>
    <w:p w14:paraId="248D5912" w14:textId="77777777" w:rsidR="00305535" w:rsidRPr="00C35A2C" w:rsidRDefault="00305535" w:rsidP="00305535">
      <w:pPr>
        <w:pStyle w:val="affff9"/>
        <w:rPr>
          <w:rtl/>
        </w:rPr>
      </w:pPr>
      <w:r w:rsidRPr="00C35A2C">
        <w:rPr>
          <w:rtl/>
        </w:rPr>
        <w:t xml:space="preserve">הבא לידון בשטר ובחזקה </w:t>
      </w:r>
      <w:r w:rsidRPr="00A438CA">
        <w:rPr>
          <w:rStyle w:val="affffe"/>
          <w:rFonts w:hint="cs"/>
          <w:rtl/>
        </w:rPr>
        <w:t>לרבי:</w:t>
      </w:r>
      <w:r>
        <w:t xml:space="preserve"> </w:t>
      </w:r>
      <w:r w:rsidRPr="00C35A2C">
        <w:rPr>
          <w:rtl/>
        </w:rPr>
        <w:t xml:space="preserve">נידון בשטר, </w:t>
      </w:r>
      <w:r w:rsidRPr="00B40721">
        <w:rPr>
          <w:rStyle w:val="affffe"/>
          <w:rFonts w:hint="cs"/>
          <w:rtl/>
        </w:rPr>
        <w:t>לרשב''ג</w:t>
      </w:r>
      <w:r w:rsidRPr="00B40721">
        <w:rPr>
          <w:rStyle w:val="affffe"/>
          <w:rtl/>
        </w:rPr>
        <w:t>:</w:t>
      </w:r>
      <w:r w:rsidRPr="00C35A2C">
        <w:rPr>
          <w:rtl/>
        </w:rPr>
        <w:t xml:space="preserve"> בחזקה.</w:t>
      </w:r>
    </w:p>
    <w:p w14:paraId="5D9ED64A" w14:textId="77777777" w:rsidR="00305535" w:rsidRPr="00B40721" w:rsidRDefault="00305535" w:rsidP="00305535">
      <w:pPr>
        <w:pStyle w:val="36"/>
        <w:framePr w:wrap="notBeside"/>
        <w:rPr>
          <w:rtl/>
        </w:rPr>
      </w:pPr>
      <w:r w:rsidRPr="00B40721">
        <w:rPr>
          <w:rFonts w:hint="cs"/>
          <w:rtl/>
        </w:rPr>
        <w:t>וחלקו</w:t>
      </w:r>
      <w:r>
        <w:rPr>
          <w:rFonts w:hint="cs"/>
          <w:rtl/>
        </w:rPr>
        <w:t xml:space="preserve">: א. </w:t>
      </w:r>
    </w:p>
    <w:p w14:paraId="318FAB0D" w14:textId="77777777" w:rsidR="00305535" w:rsidRPr="00C35A2C" w:rsidRDefault="00305535" w:rsidP="00305535">
      <w:pPr>
        <w:rPr>
          <w:rFonts w:ascii="David" w:hAnsi="David"/>
          <w:sz w:val="32"/>
          <w:rtl/>
        </w:rPr>
      </w:pPr>
      <w:r w:rsidRPr="0055020C">
        <w:rPr>
          <w:rStyle w:val="afff8"/>
          <w:rtl/>
        </w:rPr>
        <w:t>באותיות נקנות במסירה</w:t>
      </w:r>
      <w:r w:rsidRPr="00C35A2C">
        <w:rPr>
          <w:rFonts w:ascii="David" w:hAnsi="David" w:hint="cs"/>
          <w:sz w:val="32"/>
          <w:rtl/>
        </w:rPr>
        <w:t xml:space="preserve">, </w:t>
      </w:r>
      <w:r>
        <w:rPr>
          <w:rFonts w:ascii="David" w:hAnsi="David"/>
          <w:sz w:val="32"/>
          <w:rtl/>
        </w:rPr>
        <w:tab/>
      </w:r>
      <w:r w:rsidRPr="00A438CA">
        <w:rPr>
          <w:rStyle w:val="affffe"/>
          <w:rFonts w:hint="cs"/>
          <w:rtl/>
        </w:rPr>
        <w:t>לרשב</w:t>
      </w:r>
      <w:r w:rsidRPr="00A438CA">
        <w:rPr>
          <w:rStyle w:val="affffe"/>
          <w:rtl/>
        </w:rPr>
        <w:t>"</w:t>
      </w:r>
      <w:r w:rsidRPr="00A438CA">
        <w:rPr>
          <w:rStyle w:val="affffe"/>
          <w:rFonts w:hint="cs"/>
          <w:rtl/>
        </w:rPr>
        <w:t>ג</w:t>
      </w:r>
      <w:r>
        <w:rPr>
          <w:rStyle w:val="affffe"/>
          <w:rFonts w:hint="cs"/>
          <w:rtl/>
        </w:rPr>
        <w:t>:</w:t>
      </w:r>
      <w:r w:rsidRPr="00C35A2C">
        <w:rPr>
          <w:rFonts w:ascii="David" w:hAnsi="David" w:hint="cs"/>
          <w:sz w:val="32"/>
          <w:rtl/>
        </w:rPr>
        <w:t xml:space="preserve"> אין נקנות, </w:t>
      </w:r>
      <w:r w:rsidRPr="00A438CA">
        <w:rPr>
          <w:rStyle w:val="affffe"/>
          <w:rFonts w:hint="cs"/>
          <w:rtl/>
        </w:rPr>
        <w:t>ולרבי</w:t>
      </w:r>
      <w:r>
        <w:rPr>
          <w:rStyle w:val="affffe"/>
          <w:rFonts w:hint="cs"/>
          <w:rtl/>
        </w:rPr>
        <w:t>:</w:t>
      </w:r>
      <w:r w:rsidRPr="00C35A2C">
        <w:rPr>
          <w:rFonts w:ascii="David" w:hAnsi="David" w:hint="cs"/>
          <w:sz w:val="32"/>
          <w:rtl/>
        </w:rPr>
        <w:t xml:space="preserve"> נקנות</w:t>
      </w:r>
      <w:r w:rsidRPr="00C35A2C">
        <w:rPr>
          <w:rFonts w:ascii="David" w:hAnsi="David"/>
          <w:sz w:val="32"/>
          <w:rtl/>
        </w:rPr>
        <w:t>.</w:t>
      </w:r>
    </w:p>
    <w:p w14:paraId="6FA1E737" w14:textId="77777777" w:rsidR="00305535" w:rsidRPr="00C35A2C" w:rsidRDefault="00305535" w:rsidP="00305535">
      <w:pPr>
        <w:pStyle w:val="affe"/>
        <w:framePr w:wrap="around"/>
        <w:rPr>
          <w:rtl/>
        </w:rPr>
      </w:pPr>
      <w:r w:rsidRPr="00C35A2C">
        <w:rPr>
          <w:rFonts w:hint="cs"/>
          <w:rtl/>
        </w:rPr>
        <w:t>קע.</w:t>
      </w:r>
    </w:p>
    <w:p w14:paraId="31300C7D" w14:textId="77777777" w:rsidR="00305535" w:rsidRPr="00A438CA" w:rsidRDefault="00305535" w:rsidP="00305535">
      <w:pPr>
        <w:pStyle w:val="36"/>
        <w:framePr w:wrap="notBeside"/>
        <w:rPr>
          <w:rtl/>
        </w:rPr>
      </w:pPr>
      <w:r w:rsidRPr="00A438CA">
        <w:rPr>
          <w:rFonts w:hint="cs"/>
          <w:rtl/>
        </w:rPr>
        <w:t>א</w:t>
      </w:r>
      <w:r w:rsidRPr="00A438CA">
        <w:rPr>
          <w:rtl/>
        </w:rPr>
        <w:t>"</w:t>
      </w:r>
      <w:r w:rsidRPr="00A438CA">
        <w:rPr>
          <w:rFonts w:hint="cs"/>
          <w:rtl/>
        </w:rPr>
        <w:t>ל אביי</w:t>
      </w:r>
      <w:r w:rsidRPr="00A438CA">
        <w:rPr>
          <w:rtl/>
        </w:rPr>
        <w:t>:</w:t>
      </w:r>
    </w:p>
    <w:p w14:paraId="1B5BD348" w14:textId="77777777" w:rsidR="00305535" w:rsidRDefault="00305535" w:rsidP="00305535">
      <w:pPr>
        <w:spacing w:after="60"/>
        <w:rPr>
          <w:rFonts w:ascii="David" w:hAnsi="David"/>
          <w:sz w:val="32"/>
          <w:rtl/>
        </w:rPr>
      </w:pPr>
      <w:r w:rsidRPr="00C35A2C">
        <w:rPr>
          <w:rFonts w:ascii="David" w:hAnsi="David" w:hint="cs"/>
          <w:sz w:val="32"/>
          <w:rtl/>
        </w:rPr>
        <w:t>מתני</w:t>
      </w:r>
      <w:r w:rsidRPr="00F10693">
        <w:rPr>
          <w:rFonts w:hint="cs"/>
          <w:rtl/>
        </w:rPr>
        <w:t xml:space="preserve">' </w:t>
      </w:r>
      <w:r w:rsidRPr="00C35A2C">
        <w:rPr>
          <w:rFonts w:ascii="David" w:hAnsi="David" w:hint="cs"/>
          <w:sz w:val="32"/>
          <w:rtl/>
        </w:rPr>
        <w:t>לא מיתרצא אלא כמר</w:t>
      </w:r>
      <w:r>
        <w:rPr>
          <w:rFonts w:ascii="David" w:hAnsi="David" w:hint="cs"/>
          <w:sz w:val="32"/>
          <w:rtl/>
        </w:rPr>
        <w:t>,</w:t>
      </w:r>
      <w:r w:rsidRPr="00C35A2C">
        <w:rPr>
          <w:rFonts w:ascii="David" w:hAnsi="David" w:hint="cs"/>
          <w:sz w:val="32"/>
          <w:rtl/>
        </w:rPr>
        <w:t xml:space="preserve"> </w:t>
      </w:r>
      <w:r w:rsidRPr="00A438CA">
        <w:rPr>
          <w:rStyle w:val="affffe"/>
          <w:rFonts w:hint="cs"/>
          <w:rtl/>
        </w:rPr>
        <w:t>וא</w:t>
      </w:r>
      <w:r w:rsidRPr="00A438CA">
        <w:rPr>
          <w:rStyle w:val="affffe"/>
          <w:rtl/>
        </w:rPr>
        <w:t>"</w:t>
      </w:r>
      <w:r w:rsidRPr="00A438CA">
        <w:rPr>
          <w:rStyle w:val="affffe"/>
          <w:rFonts w:hint="cs"/>
          <w:rtl/>
        </w:rPr>
        <w:t>כ קשיא</w:t>
      </w:r>
      <w:r w:rsidRPr="00C35A2C">
        <w:rPr>
          <w:rFonts w:ascii="David" w:hAnsi="David" w:hint="cs"/>
          <w:sz w:val="32"/>
          <w:rtl/>
        </w:rPr>
        <w:t xml:space="preserve"> </w:t>
      </w:r>
      <w:r>
        <w:rPr>
          <w:rFonts w:ascii="David" w:hAnsi="David"/>
          <w:sz w:val="32"/>
          <w:rtl/>
        </w:rPr>
        <w:tab/>
      </w:r>
      <w:r>
        <w:rPr>
          <w:rStyle w:val="affffe"/>
          <w:rFonts w:ascii="David" w:hAnsi="David" w:hint="cs"/>
          <w:sz w:val="32"/>
          <w:rtl/>
          <w:rPrChange w:id="9537" w:author="מנוע אמוראים" w:date="2026-10-05T16:41:09Z">
            <w:rPr>
              <w:rFonts w:ascii="David" w:hAnsi="David" w:hint="cs"/>
              <w:sz w:val="32"/>
              <w:rtl/>
            </w:rPr>
          </w:rPrChange>
        </w:rPr>
        <w:t xml:space="preserve">דרשב</w:t>
      </w:r>
      <w:r>
        <w:rPr>
          <w:rStyle w:val="affffe"/>
          <w:rFonts w:ascii="David" w:hAnsi="David"/>
          <w:sz w:val="32"/>
          <w:rtl/>
          <w:rPrChange w:id="9538" w:author="מנוע אמוראים" w:date="2026-10-05T16:41:09Z">
            <w:rPr>
              <w:rFonts w:ascii="David" w:hAnsi="David"/>
              <w:sz w:val="32"/>
              <w:rtl/>
            </w:rPr>
          </w:rPrChange>
        </w:rPr>
        <w:t xml:space="preserve">"</w:t>
      </w:r>
      <w:r>
        <w:rPr>
          <w:rStyle w:val="affffe"/>
          <w:rFonts w:ascii="David" w:hAnsi="David" w:hint="cs"/>
          <w:sz w:val="32"/>
          <w:rtl/>
          <w:rPrChange w:id="9539" w:author="מנוע אמוראים" w:date="2026-10-05T16:41:09Z">
            <w:rPr>
              <w:rFonts w:ascii="David" w:hAnsi="David" w:hint="cs"/>
              <w:sz w:val="32"/>
              <w:rtl/>
            </w:rPr>
          </w:rPrChange>
        </w:rPr>
        <w:t xml:space="preserve">ג</w:t>
      </w:r>
      <w:r>
        <w:rPr>
          <w:rFonts w:ascii="David" w:hAnsi="David" w:hint="cs"/>
          <w:sz w:val="32"/>
          <w:rtl/>
        </w:rPr>
        <w:t xml:space="preserve"> </w:t>
      </w:r>
      <w:r>
        <w:rPr>
          <w:rStyle w:val="affffe"/>
          <w:rFonts w:ascii="David" w:hAnsi="David" w:hint="cs"/>
          <w:sz w:val="32"/>
          <w:rtl/>
          <w:rPrChange w:id="9540" w:author="מנוע אמוראים" w:date="2026-10-05T16:41:09Z">
            <w:rPr>
              <w:rFonts w:ascii="David" w:hAnsi="David" w:hint="cs"/>
              <w:sz w:val="32"/>
              <w:rtl/>
            </w:rPr>
          </w:rPrChange>
        </w:rPr>
        <w:t xml:space="preserve">אדרשב</w:t>
      </w:r>
      <w:r>
        <w:rPr>
          <w:rStyle w:val="affffe"/>
          <w:rFonts w:ascii="David" w:hAnsi="David"/>
          <w:sz w:val="32"/>
          <w:rtl/>
          <w:rPrChange w:id="9541" w:author="מנוע אמוראים" w:date="2026-10-05T16:41:09Z">
            <w:rPr>
              <w:rFonts w:ascii="David" w:hAnsi="David"/>
              <w:sz w:val="32"/>
              <w:rtl/>
            </w:rPr>
          </w:rPrChange>
        </w:rPr>
        <w:t xml:space="preserve">"</w:t>
      </w:r>
      <w:r>
        <w:rPr>
          <w:rStyle w:val="affffe"/>
          <w:rFonts w:ascii="David" w:hAnsi="David" w:hint="cs"/>
          <w:sz w:val="32"/>
          <w:rtl/>
          <w:rPrChange w:id="9542" w:author="מנוע אמוראים" w:date="2026-10-05T16:41:09Z">
            <w:rPr>
              <w:rFonts w:ascii="David" w:hAnsi="David" w:hint="cs"/>
              <w:sz w:val="32"/>
              <w:rtl/>
            </w:rPr>
          </w:rPrChange>
        </w:rPr>
        <w:t xml:space="preserve">ג</w:t>
      </w:r>
    </w:p>
    <w:p w14:paraId="2CC529A7" w14:textId="77777777" w:rsidR="00305535" w:rsidRPr="00A438CA" w:rsidRDefault="00305535" w:rsidP="00305535">
      <w:pPr>
        <w:pStyle w:val="36"/>
        <w:framePr w:wrap="notBeside"/>
        <w:rPr>
          <w:rtl/>
        </w:rPr>
      </w:pPr>
      <w:r>
        <w:rPr>
          <w:rFonts w:hint="cs"/>
          <w:rtl/>
        </w:rPr>
        <w:t xml:space="preserve">ב. אביי: </w:t>
      </w:r>
      <w:r w:rsidRPr="00A438CA">
        <w:rPr>
          <w:rFonts w:hint="cs"/>
          <w:rtl/>
        </w:rPr>
        <w:t xml:space="preserve">אלא </w:t>
      </w:r>
      <w:r>
        <w:rPr>
          <w:rFonts w:hint="cs"/>
          <w:rtl/>
        </w:rPr>
        <w:t>חלקו:</w:t>
      </w:r>
      <w:r w:rsidRPr="00A438CA">
        <w:rPr>
          <w:rFonts w:hint="cs"/>
          <w:rtl/>
        </w:rPr>
        <w:t xml:space="preserve"> </w:t>
      </w:r>
    </w:p>
    <w:p w14:paraId="22DBC3DC" w14:textId="77777777" w:rsidR="00305535" w:rsidRPr="0055020C" w:rsidRDefault="00305535" w:rsidP="00305535">
      <w:pPr>
        <w:rPr>
          <w:rFonts w:ascii="David" w:hAnsi="David"/>
          <w:spacing w:val="2"/>
          <w:sz w:val="32"/>
          <w:rtl/>
        </w:rPr>
      </w:pPr>
      <w:r w:rsidRPr="0055020C">
        <w:rPr>
          <w:rStyle w:val="afff8"/>
          <w:spacing w:val="2"/>
          <w:rtl/>
        </w:rPr>
        <w:t>שנמצא אחד מהן קרוב או פסול</w:t>
      </w:r>
      <w:r w:rsidRPr="0055020C">
        <w:rPr>
          <w:rFonts w:ascii="David" w:hAnsi="David"/>
          <w:spacing w:val="2"/>
          <w:sz w:val="32"/>
          <w:rtl/>
        </w:rPr>
        <w:t>,</w:t>
      </w:r>
      <w:r w:rsidRPr="0055020C">
        <w:rPr>
          <w:rFonts w:ascii="David" w:hAnsi="David" w:hint="cs"/>
          <w:spacing w:val="2"/>
          <w:sz w:val="32"/>
          <w:rtl/>
        </w:rPr>
        <w:t xml:space="preserve"> אם עדי מסירה או חתימה כרתי</w:t>
      </w:r>
    </w:p>
    <w:p w14:paraId="63F5A0BE" w14:textId="77777777" w:rsidR="00305535" w:rsidRDefault="00305535" w:rsidP="00305535">
      <w:pPr>
        <w:rPr>
          <w:rFonts w:ascii="David" w:hAnsi="David"/>
          <w:sz w:val="32"/>
          <w:rtl/>
        </w:rPr>
      </w:pPr>
      <w:r w:rsidRPr="00A438CA">
        <w:rPr>
          <w:rStyle w:val="affffe"/>
          <w:rFonts w:hint="cs"/>
          <w:rtl/>
        </w:rPr>
        <w:t>רבי כר</w:t>
      </w:r>
      <w:r w:rsidRPr="00A438CA">
        <w:rPr>
          <w:rStyle w:val="affffe"/>
          <w:rtl/>
        </w:rPr>
        <w:t>"</w:t>
      </w:r>
      <w:r w:rsidRPr="00A438CA">
        <w:rPr>
          <w:rStyle w:val="affffe"/>
          <w:rFonts w:hint="cs"/>
          <w:rtl/>
        </w:rPr>
        <w:t>א</w:t>
      </w:r>
      <w:r>
        <w:rPr>
          <w:rStyle w:val="affffe"/>
          <w:rFonts w:hint="cs"/>
          <w:rtl/>
        </w:rPr>
        <w:t>:</w:t>
      </w:r>
      <w:r w:rsidRPr="00C35A2C">
        <w:rPr>
          <w:rFonts w:ascii="David" w:hAnsi="David" w:hint="cs"/>
          <w:sz w:val="32"/>
          <w:rtl/>
        </w:rPr>
        <w:t xml:space="preserve"> </w:t>
      </w:r>
      <w:r w:rsidRPr="00BC2D64">
        <w:rPr>
          <w:rStyle w:val="affffe"/>
          <w:rtl/>
        </w:rPr>
        <w:t>◄</w:t>
      </w:r>
      <w:r w:rsidRPr="00C35A2C">
        <w:rPr>
          <w:rFonts w:ascii="David" w:hAnsi="David" w:hint="cs"/>
          <w:sz w:val="32"/>
          <w:rtl/>
        </w:rPr>
        <w:t>דעדי מסירה כרתי</w:t>
      </w:r>
      <w:r>
        <w:rPr>
          <w:rFonts w:ascii="David" w:hAnsi="David" w:hint="cs"/>
          <w:sz w:val="32"/>
          <w:rtl/>
        </w:rPr>
        <w:t xml:space="preserve">, </w:t>
      </w:r>
      <w:r w:rsidRPr="00A438CA">
        <w:rPr>
          <w:rStyle w:val="affffe"/>
          <w:rFonts w:hint="cs"/>
          <w:rtl/>
        </w:rPr>
        <w:t>ורשב</w:t>
      </w:r>
      <w:r w:rsidRPr="00A438CA">
        <w:rPr>
          <w:rStyle w:val="affffe"/>
          <w:rtl/>
        </w:rPr>
        <w:t>"</w:t>
      </w:r>
      <w:r w:rsidRPr="00A438CA">
        <w:rPr>
          <w:rStyle w:val="affffe"/>
          <w:rFonts w:hint="cs"/>
          <w:rtl/>
        </w:rPr>
        <w:t>ג כר</w:t>
      </w:r>
      <w:r w:rsidRPr="00A438CA">
        <w:rPr>
          <w:rStyle w:val="affffe"/>
          <w:rtl/>
        </w:rPr>
        <w:t>"</w:t>
      </w:r>
      <w:r w:rsidRPr="00A438CA">
        <w:rPr>
          <w:rStyle w:val="affffe"/>
          <w:rFonts w:hint="cs"/>
          <w:rtl/>
        </w:rPr>
        <w:t>מ</w:t>
      </w:r>
      <w:r>
        <w:rPr>
          <w:rStyle w:val="affffe"/>
          <w:rFonts w:hint="cs"/>
          <w:rtl/>
        </w:rPr>
        <w:t>:</w:t>
      </w:r>
      <w:r w:rsidRPr="00C35A2C">
        <w:rPr>
          <w:rFonts w:ascii="David" w:hAnsi="David" w:hint="cs"/>
          <w:sz w:val="32"/>
          <w:rtl/>
        </w:rPr>
        <w:t xml:space="preserve"> דעדי חתימה כרתי</w:t>
      </w:r>
      <w:r>
        <w:rPr>
          <w:rFonts w:ascii="David" w:hAnsi="David" w:hint="cs"/>
          <w:sz w:val="32"/>
          <w:rtl/>
        </w:rPr>
        <w:t>.</w:t>
      </w:r>
      <w:r w:rsidRPr="00C35A2C">
        <w:rPr>
          <w:rFonts w:ascii="David" w:hAnsi="David" w:hint="cs"/>
          <w:sz w:val="32"/>
          <w:rtl/>
        </w:rPr>
        <w:t xml:space="preserve"> </w:t>
      </w:r>
    </w:p>
    <w:p w14:paraId="61248059" w14:textId="77777777" w:rsidR="00305535" w:rsidRPr="00A438CA" w:rsidRDefault="00305535" w:rsidP="00305535">
      <w:pPr>
        <w:pStyle w:val="36"/>
        <w:framePr w:wrap="notBeside"/>
        <w:rPr>
          <w:rtl/>
        </w:rPr>
      </w:pPr>
      <w:r>
        <w:rPr>
          <w:rFonts w:hint="cs"/>
          <w:rtl/>
        </w:rPr>
        <w:t>וקשה:</w:t>
      </w:r>
    </w:p>
    <w:p w14:paraId="505CC2AD" w14:textId="77777777" w:rsidR="00305535" w:rsidRDefault="00305535" w:rsidP="00305535">
      <w:pPr>
        <w:spacing w:after="60"/>
        <w:rPr>
          <w:rFonts w:ascii="David" w:hAnsi="David"/>
          <w:sz w:val="32"/>
          <w:rtl/>
        </w:rPr>
      </w:pPr>
      <w:r w:rsidRPr="00BC2D64">
        <w:rPr>
          <w:rStyle w:val="affffe"/>
          <w:rtl/>
        </w:rPr>
        <w:t>◄</w:t>
      </w:r>
      <w:r w:rsidRPr="00A438CA">
        <w:rPr>
          <w:rStyle w:val="affffe"/>
          <w:rFonts w:hint="cs"/>
          <w:rtl/>
        </w:rPr>
        <w:t>דמודה ר'א</w:t>
      </w:r>
      <w:r w:rsidRPr="00C35A2C">
        <w:rPr>
          <w:rFonts w:ascii="David" w:hAnsi="David" w:hint="cs"/>
          <w:sz w:val="32"/>
          <w:rtl/>
        </w:rPr>
        <w:t xml:space="preserve"> במזוייף מתוכו שהוא פסול</w:t>
      </w:r>
      <w:r>
        <w:rPr>
          <w:rFonts w:ascii="David" w:hAnsi="David" w:hint="cs"/>
          <w:sz w:val="32"/>
          <w:rtl/>
        </w:rPr>
        <w:t>!</w:t>
      </w:r>
      <w:r w:rsidRPr="00C35A2C">
        <w:rPr>
          <w:rFonts w:ascii="David" w:hAnsi="David" w:hint="cs"/>
          <w:sz w:val="32"/>
          <w:rtl/>
        </w:rPr>
        <w:t xml:space="preserve"> </w:t>
      </w:r>
    </w:p>
    <w:p w14:paraId="11A559B7" w14:textId="77777777" w:rsidR="00305535" w:rsidRPr="00A438CA" w:rsidRDefault="00305535" w:rsidP="00305535">
      <w:pPr>
        <w:pStyle w:val="36"/>
        <w:framePr w:wrap="notBeside"/>
        <w:rPr>
          <w:rtl/>
        </w:rPr>
      </w:pPr>
      <w:r w:rsidRPr="00A438CA">
        <w:rPr>
          <w:rFonts w:hint="cs"/>
          <w:rtl/>
        </w:rPr>
        <w:t>ג. אלא</w:t>
      </w:r>
    </w:p>
    <w:p w14:paraId="0F6F866B" w14:textId="77777777" w:rsidR="00305535" w:rsidRDefault="00305535" w:rsidP="00305535">
      <w:pPr>
        <w:rPr>
          <w:rFonts w:ascii="David" w:hAnsi="David"/>
          <w:sz w:val="32"/>
          <w:rtl/>
        </w:rPr>
      </w:pPr>
      <w:r w:rsidRPr="00A438CA">
        <w:rPr>
          <w:rFonts w:hint="cs"/>
          <w:rtl/>
        </w:rPr>
        <w:t>ב</w:t>
      </w:r>
      <w:r w:rsidRPr="00A438CA">
        <w:rPr>
          <w:rtl/>
        </w:rPr>
        <w:t>כ</w:t>
      </w:r>
      <w:r w:rsidRPr="00C35A2C">
        <w:rPr>
          <w:rFonts w:ascii="David" w:hAnsi="David"/>
          <w:sz w:val="32"/>
          <w:rtl/>
        </w:rPr>
        <w:t>תוב בו הוזקקנו לעדותן ונמצאת מזוייפת</w:t>
      </w:r>
      <w:r>
        <w:rPr>
          <w:rFonts w:ascii="David" w:hAnsi="David"/>
          <w:sz w:val="32"/>
          <w:rtl/>
        </w:rPr>
        <w:tab/>
      </w:r>
      <w:r>
        <w:rPr>
          <w:rFonts w:ascii="David" w:hAnsi="David" w:hint="cs"/>
          <w:sz w:val="32"/>
          <w:rtl/>
        </w:rPr>
        <w:t>-</w:t>
      </w:r>
      <w:r w:rsidRPr="00C35A2C">
        <w:rPr>
          <w:rFonts w:ascii="David" w:hAnsi="David"/>
          <w:sz w:val="32"/>
          <w:rtl/>
        </w:rPr>
        <w:t xml:space="preserve"> </w:t>
      </w:r>
      <w:r w:rsidRPr="00A438CA">
        <w:rPr>
          <w:rStyle w:val="affffe"/>
          <w:rFonts w:hint="cs"/>
          <w:rtl/>
        </w:rPr>
        <w:t>לכו''ע</w:t>
      </w:r>
      <w:r>
        <w:rPr>
          <w:rFonts w:ascii="David" w:hAnsi="David" w:hint="cs"/>
          <w:sz w:val="32"/>
          <w:rtl/>
        </w:rPr>
        <w:t xml:space="preserve"> </w:t>
      </w:r>
      <w:r w:rsidRPr="00C35A2C">
        <w:rPr>
          <w:rFonts w:ascii="David" w:hAnsi="David"/>
          <w:sz w:val="32"/>
          <w:rtl/>
        </w:rPr>
        <w:t xml:space="preserve">פסול, </w:t>
      </w:r>
    </w:p>
    <w:p w14:paraId="44846E8B" w14:textId="77777777" w:rsidR="00305535" w:rsidRPr="00A438CA" w:rsidRDefault="00305535" w:rsidP="00305535">
      <w:pPr>
        <w:pStyle w:val="36"/>
        <w:framePr w:wrap="notBeside"/>
        <w:rPr>
          <w:rtl/>
        </w:rPr>
      </w:pPr>
      <w:r w:rsidRPr="00A438CA">
        <w:rPr>
          <w:rFonts w:hint="cs"/>
          <w:rtl/>
        </w:rPr>
        <w:t>וחלקו</w:t>
      </w:r>
    </w:p>
    <w:p w14:paraId="2791A2C3" w14:textId="77777777" w:rsidR="00305535" w:rsidRPr="0055020C" w:rsidRDefault="00305535" w:rsidP="00305535">
      <w:pPr>
        <w:spacing w:after="60"/>
        <w:rPr>
          <w:rFonts w:ascii="David" w:hAnsi="David"/>
          <w:spacing w:val="-2"/>
          <w:sz w:val="32"/>
          <w:rtl/>
        </w:rPr>
      </w:pPr>
      <w:r w:rsidRPr="0055020C">
        <w:rPr>
          <w:rStyle w:val="afff8"/>
          <w:spacing w:val="-2"/>
          <w:rtl/>
        </w:rPr>
        <w:t xml:space="preserve">בשטר שאין עליו עדים </w:t>
      </w:r>
      <w:r w:rsidRPr="0055020C">
        <w:rPr>
          <w:rStyle w:val="affffe"/>
          <w:rFonts w:hint="cs"/>
          <w:spacing w:val="-2"/>
          <w:rtl/>
        </w:rPr>
        <w:t>רבי כר</w:t>
      </w:r>
      <w:r w:rsidRPr="0055020C">
        <w:rPr>
          <w:rStyle w:val="affffe"/>
          <w:spacing w:val="-2"/>
          <w:rtl/>
        </w:rPr>
        <w:t>"</w:t>
      </w:r>
      <w:r w:rsidRPr="0055020C">
        <w:rPr>
          <w:rStyle w:val="affffe"/>
          <w:rFonts w:hint="cs"/>
          <w:spacing w:val="-2"/>
          <w:rtl/>
        </w:rPr>
        <w:t>א</w:t>
      </w:r>
      <w:r w:rsidRPr="0055020C">
        <w:rPr>
          <w:rFonts w:ascii="David" w:hAnsi="David" w:hint="cs"/>
          <w:spacing w:val="-2"/>
          <w:sz w:val="32"/>
          <w:rtl/>
        </w:rPr>
        <w:t xml:space="preserve"> ד</w:t>
      </w:r>
      <w:r w:rsidRPr="0055020C">
        <w:rPr>
          <w:rFonts w:ascii="David" w:hAnsi="David"/>
          <w:spacing w:val="-2"/>
          <w:sz w:val="32"/>
          <w:rtl/>
        </w:rPr>
        <w:t>עדי מסירה</w:t>
      </w:r>
      <w:r w:rsidRPr="0055020C">
        <w:rPr>
          <w:rFonts w:ascii="David" w:hAnsi="David" w:hint="cs"/>
          <w:spacing w:val="-2"/>
          <w:sz w:val="32"/>
          <w:rtl/>
        </w:rPr>
        <w:t>,</w:t>
      </w:r>
      <w:r w:rsidRPr="0055020C">
        <w:rPr>
          <w:rFonts w:ascii="David" w:hAnsi="David"/>
          <w:spacing w:val="-2"/>
          <w:sz w:val="32"/>
          <w:rtl/>
        </w:rPr>
        <w:t xml:space="preserve"> </w:t>
      </w:r>
      <w:r w:rsidRPr="0055020C">
        <w:rPr>
          <w:rStyle w:val="affffe"/>
          <w:spacing w:val="-2"/>
          <w:rtl/>
        </w:rPr>
        <w:t>ר</w:t>
      </w:r>
      <w:r w:rsidRPr="0055020C">
        <w:rPr>
          <w:rStyle w:val="affffe"/>
          <w:rFonts w:hint="cs"/>
          <w:spacing w:val="-2"/>
          <w:rtl/>
        </w:rPr>
        <w:t>שב</w:t>
      </w:r>
      <w:r w:rsidRPr="0055020C">
        <w:rPr>
          <w:rStyle w:val="affffe"/>
          <w:spacing w:val="-2"/>
          <w:rtl/>
        </w:rPr>
        <w:t>"</w:t>
      </w:r>
      <w:r w:rsidRPr="0055020C">
        <w:rPr>
          <w:rStyle w:val="affffe"/>
          <w:rFonts w:hint="cs"/>
          <w:spacing w:val="-2"/>
          <w:rtl/>
        </w:rPr>
        <w:t>ג כר</w:t>
      </w:r>
      <w:r w:rsidRPr="0055020C">
        <w:rPr>
          <w:rStyle w:val="affffe"/>
          <w:spacing w:val="-2"/>
          <w:rtl/>
        </w:rPr>
        <w:t>"</w:t>
      </w:r>
      <w:r w:rsidRPr="0055020C">
        <w:rPr>
          <w:rStyle w:val="affffe"/>
          <w:rFonts w:hint="cs"/>
          <w:spacing w:val="-2"/>
          <w:rtl/>
        </w:rPr>
        <w:t>מ</w:t>
      </w:r>
      <w:r w:rsidRPr="0055020C">
        <w:rPr>
          <w:rFonts w:ascii="David" w:hAnsi="David" w:hint="cs"/>
          <w:spacing w:val="-2"/>
          <w:sz w:val="32"/>
          <w:rtl/>
        </w:rPr>
        <w:t xml:space="preserve"> דעדי חתימה</w:t>
      </w:r>
    </w:p>
    <w:p w14:paraId="191DEBA2" w14:textId="77777777" w:rsidR="00305535" w:rsidRPr="00A438CA" w:rsidRDefault="00305535" w:rsidP="00305535">
      <w:pPr>
        <w:pStyle w:val="36"/>
        <w:framePr w:wrap="notBeside"/>
        <w:rPr>
          <w:rtl/>
        </w:rPr>
      </w:pPr>
      <w:r>
        <w:rPr>
          <w:rFonts w:hint="cs"/>
          <w:rtl/>
        </w:rPr>
        <w:t>ד.</w:t>
      </w:r>
    </w:p>
    <w:p w14:paraId="2BE562B2" w14:textId="77777777" w:rsidR="00305535" w:rsidRPr="00C35A2C" w:rsidRDefault="00305535" w:rsidP="00305535">
      <w:pPr>
        <w:rPr>
          <w:rFonts w:ascii="David" w:hAnsi="David"/>
          <w:sz w:val="32"/>
          <w:rtl/>
        </w:rPr>
      </w:pPr>
      <w:r w:rsidRPr="0055020C">
        <w:rPr>
          <w:rStyle w:val="afff8"/>
          <w:rtl/>
        </w:rPr>
        <w:t>במודה בשטר שכתבו</w:t>
      </w:r>
      <w:r>
        <w:rPr>
          <w:rFonts w:ascii="David" w:hAnsi="David" w:hint="cs"/>
          <w:sz w:val="32"/>
          <w:rtl/>
        </w:rPr>
        <w:t xml:space="preserve">: </w:t>
      </w:r>
      <w:r>
        <w:rPr>
          <w:rFonts w:ascii="David" w:hAnsi="David"/>
          <w:sz w:val="32"/>
          <w:rtl/>
        </w:rPr>
        <w:ptab w:relativeTo="margin" w:alignment="right" w:leader="none"/>
      </w:r>
      <w:r w:rsidRPr="00C35A2C">
        <w:rPr>
          <w:rFonts w:ascii="David" w:hAnsi="David"/>
          <w:sz w:val="32"/>
          <w:rtl/>
        </w:rPr>
        <w:t xml:space="preserve"> </w:t>
      </w:r>
      <w:r w:rsidRPr="00A438CA">
        <w:rPr>
          <w:rStyle w:val="affffe"/>
          <w:rFonts w:hint="cs"/>
          <w:rtl/>
        </w:rPr>
        <w:t>לרבי</w:t>
      </w:r>
      <w:r w:rsidRPr="00C35A2C">
        <w:rPr>
          <w:rFonts w:ascii="David" w:hAnsi="David" w:hint="cs"/>
          <w:sz w:val="32"/>
          <w:rtl/>
        </w:rPr>
        <w:t xml:space="preserve"> א</w:t>
      </w:r>
      <w:r w:rsidRPr="00C35A2C">
        <w:rPr>
          <w:rFonts w:ascii="David" w:hAnsi="David"/>
          <w:sz w:val="32"/>
          <w:rtl/>
        </w:rPr>
        <w:t>"</w:t>
      </w:r>
      <w:r w:rsidRPr="00C35A2C">
        <w:rPr>
          <w:rFonts w:ascii="David" w:hAnsi="David" w:hint="cs"/>
          <w:sz w:val="32"/>
          <w:rtl/>
        </w:rPr>
        <w:t xml:space="preserve">צ לקיימו, </w:t>
      </w:r>
      <w:r w:rsidRPr="00A438CA">
        <w:rPr>
          <w:rStyle w:val="affffe"/>
          <w:rFonts w:hint="cs"/>
          <w:rtl/>
        </w:rPr>
        <w:t>לרשב</w:t>
      </w:r>
      <w:r w:rsidRPr="00A438CA">
        <w:rPr>
          <w:rStyle w:val="affffe"/>
          <w:rtl/>
        </w:rPr>
        <w:t>"</w:t>
      </w:r>
      <w:r w:rsidRPr="00A438CA">
        <w:rPr>
          <w:rStyle w:val="affffe"/>
          <w:rFonts w:hint="cs"/>
          <w:rtl/>
        </w:rPr>
        <w:t>ג</w:t>
      </w:r>
      <w:r w:rsidRPr="00C35A2C">
        <w:rPr>
          <w:rFonts w:ascii="David" w:hAnsi="David" w:hint="cs"/>
          <w:sz w:val="32"/>
          <w:rtl/>
        </w:rPr>
        <w:t xml:space="preserve"> צריך לקיימו</w:t>
      </w:r>
    </w:p>
    <w:p w14:paraId="1A080D06" w14:textId="77777777" w:rsidR="00305535" w:rsidRPr="00A438CA" w:rsidRDefault="00305535" w:rsidP="00305535">
      <w:pPr>
        <w:pStyle w:val="36"/>
        <w:framePr w:wrap="notBeside"/>
        <w:rPr>
          <w:rtl/>
        </w:rPr>
      </w:pPr>
      <w:r w:rsidRPr="00A438CA">
        <w:rPr>
          <w:rFonts w:hint="cs"/>
          <w:rtl/>
        </w:rPr>
        <w:t xml:space="preserve">והך </w:t>
      </w:r>
    </w:p>
    <w:p w14:paraId="41E86829" w14:textId="77777777" w:rsidR="00305535" w:rsidRDefault="00305535" w:rsidP="00305535">
      <w:pPr>
        <w:rPr>
          <w:rFonts w:ascii="David" w:hAnsi="David"/>
          <w:sz w:val="32"/>
          <w:rtl/>
        </w:rPr>
      </w:pPr>
      <w:r w:rsidRPr="00A438CA">
        <w:rPr>
          <w:rStyle w:val="affffe"/>
          <w:rFonts w:hint="cs"/>
          <w:rtl/>
        </w:rPr>
        <w:t xml:space="preserve">דשמעי' </w:t>
      </w:r>
      <w:r>
        <w:rPr>
          <w:rStyle w:val="affffe"/>
          <w:rFonts w:hint="cs"/>
          <w:rtl/>
        </w:rPr>
        <w:t>להיפך</w:t>
      </w:r>
      <w:r w:rsidRPr="00A438CA">
        <w:rPr>
          <w:rStyle w:val="affffe"/>
          <w:rFonts w:hint="cs"/>
          <w:rtl/>
        </w:rPr>
        <w:t xml:space="preserve"> ד</w:t>
      </w:r>
      <w:r w:rsidRPr="00A438CA">
        <w:rPr>
          <w:rStyle w:val="affffe"/>
          <w:rtl/>
        </w:rPr>
        <w:t>תניא:</w:t>
      </w:r>
      <w:r w:rsidRPr="00C35A2C">
        <w:rPr>
          <w:rFonts w:ascii="David" w:hAnsi="David"/>
          <w:sz w:val="32"/>
          <w:rtl/>
        </w:rPr>
        <w:t xml:space="preserve"> שנים אדוקין בשטר, מלוה אומר שלי הוא ונפל ממני ומצאתו, ולוה אומר שלך הוא ופרעתיו לך</w:t>
      </w:r>
      <w:r>
        <w:rPr>
          <w:rFonts w:ascii="David" w:hAnsi="David" w:hint="cs"/>
          <w:sz w:val="32"/>
          <w:rtl/>
        </w:rPr>
        <w:t>,</w:t>
      </w:r>
      <w:r w:rsidRPr="00C35A2C">
        <w:rPr>
          <w:rFonts w:ascii="David" w:hAnsi="David"/>
          <w:sz w:val="32"/>
          <w:rtl/>
        </w:rPr>
        <w:t xml:space="preserve"> </w:t>
      </w:r>
    </w:p>
    <w:p w14:paraId="0BF0C397" w14:textId="77777777" w:rsidR="00305535" w:rsidRDefault="00305535" w:rsidP="00305535">
      <w:pPr>
        <w:rPr>
          <w:rFonts w:ascii="David" w:hAnsi="David"/>
          <w:sz w:val="32"/>
          <w:rtl/>
        </w:rPr>
      </w:pPr>
      <w:r w:rsidRPr="00BC2D64">
        <w:rPr>
          <w:rStyle w:val="affffe"/>
          <w:rtl/>
        </w:rPr>
        <w:t>◄</w:t>
      </w:r>
      <w:r w:rsidRPr="00A438CA">
        <w:rPr>
          <w:rStyle w:val="affffe"/>
          <w:rtl/>
        </w:rPr>
        <w:t xml:space="preserve"> </w:t>
      </w:r>
      <w:r w:rsidRPr="00A438CA">
        <w:rPr>
          <w:rStyle w:val="affffe"/>
          <w:rFonts w:hint="cs"/>
          <w:rtl/>
        </w:rPr>
        <w:t>לרבי:</w:t>
      </w:r>
      <w:r>
        <w:rPr>
          <w:rFonts w:ascii="David" w:hAnsi="David" w:hint="cs"/>
          <w:sz w:val="32"/>
          <w:rtl/>
        </w:rPr>
        <w:t xml:space="preserve"> </w:t>
      </w:r>
      <w:r w:rsidRPr="00C35A2C">
        <w:rPr>
          <w:rFonts w:ascii="David" w:hAnsi="David"/>
          <w:sz w:val="32"/>
          <w:rtl/>
        </w:rPr>
        <w:t xml:space="preserve">יתקיים השטר בחותמיו, </w:t>
      </w:r>
      <w:r w:rsidRPr="00A438CA">
        <w:rPr>
          <w:rStyle w:val="affffe"/>
          <w:rFonts w:hint="cs"/>
          <w:rtl/>
        </w:rPr>
        <w:t>ולרשב</w:t>
      </w:r>
      <w:r w:rsidRPr="00A438CA">
        <w:rPr>
          <w:rStyle w:val="affffe"/>
          <w:rtl/>
        </w:rPr>
        <w:t>"</w:t>
      </w:r>
      <w:r w:rsidRPr="00A438CA">
        <w:rPr>
          <w:rStyle w:val="affffe"/>
          <w:rFonts w:hint="cs"/>
          <w:rtl/>
        </w:rPr>
        <w:t>ג</w:t>
      </w:r>
      <w:r w:rsidRPr="00A438CA">
        <w:rPr>
          <w:rStyle w:val="affffe"/>
          <w:rtl/>
        </w:rPr>
        <w:t>:</w:t>
      </w:r>
      <w:r w:rsidRPr="00C35A2C">
        <w:rPr>
          <w:rFonts w:ascii="David" w:hAnsi="David"/>
          <w:sz w:val="32"/>
          <w:rtl/>
        </w:rPr>
        <w:t xml:space="preserve"> יחלוקו.</w:t>
      </w:r>
    </w:p>
    <w:p w14:paraId="2E8C3167" w14:textId="77777777" w:rsidR="00305535" w:rsidRDefault="00305535" w:rsidP="00305535">
      <w:pPr>
        <w:pStyle w:val="afffff"/>
        <w:rPr>
          <w:rtl/>
        </w:rPr>
      </w:pPr>
      <w:r>
        <w:rPr>
          <w:rFonts w:hint="cs"/>
          <w:rtl/>
        </w:rPr>
        <w:t xml:space="preserve">וביאר ר''נ: דבשטר שכבר מקויים לכו''ע יחלוקו כמו המשנה בשנים אוחזין בטלית, </w:t>
      </w:r>
    </w:p>
    <w:p w14:paraId="53500313" w14:textId="77777777" w:rsidR="00305535" w:rsidRPr="00C35A2C" w:rsidRDefault="00305535" w:rsidP="00305535">
      <w:pPr>
        <w:pStyle w:val="afffff"/>
        <w:rPr>
          <w:rtl/>
        </w:rPr>
      </w:pPr>
      <w:r>
        <w:rPr>
          <w:rFonts w:hint="cs"/>
          <w:rtl/>
        </w:rPr>
        <w:t xml:space="preserve">וכאן חלקו אם צריך לקיימו,, </w:t>
      </w:r>
      <w:r w:rsidRPr="00BC2D64">
        <w:rPr>
          <w:rStyle w:val="affffe"/>
          <w:rtl/>
        </w:rPr>
        <w:t>◄</w:t>
      </w:r>
      <w:r>
        <w:rPr>
          <w:rFonts w:hint="cs"/>
          <w:rtl/>
        </w:rPr>
        <w:t xml:space="preserve">לרבי: אם מקיים גובה חצי, ולרשב''ג: א''צ לקיימו. </w:t>
      </w:r>
    </w:p>
    <w:p w14:paraId="3F92D4C2" w14:textId="77777777" w:rsidR="00305535" w:rsidRPr="00A438CA" w:rsidRDefault="00305535" w:rsidP="00305535">
      <w:pPr>
        <w:pStyle w:val="36"/>
        <w:framePr w:wrap="notBeside"/>
        <w:rPr>
          <w:rtl/>
        </w:rPr>
      </w:pPr>
      <w:r w:rsidRPr="00A438CA">
        <w:rPr>
          <w:rFonts w:hint="cs"/>
          <w:rtl/>
        </w:rPr>
        <w:t>-</w:t>
      </w:r>
      <w:r>
        <w:rPr>
          <w:rFonts w:hint="cs"/>
          <w:rtl/>
        </w:rPr>
        <w:t>ודחי': א.</w:t>
      </w:r>
    </w:p>
    <w:p w14:paraId="7EF8DCAE" w14:textId="77777777" w:rsidR="00305535" w:rsidRDefault="00305535" w:rsidP="00305535">
      <w:pPr>
        <w:spacing w:after="60"/>
        <w:rPr>
          <w:rtl/>
        </w:rPr>
      </w:pPr>
      <w:r w:rsidRPr="00A438CA">
        <w:rPr>
          <w:rStyle w:val="affffe"/>
          <w:rFonts w:hint="cs"/>
          <w:rtl/>
        </w:rPr>
        <w:t>א.</w:t>
      </w:r>
      <w:r>
        <w:rPr>
          <w:rFonts w:hint="cs"/>
          <w:rtl/>
        </w:rPr>
        <w:t xml:space="preserve"> </w:t>
      </w:r>
      <w:r w:rsidRPr="00A438CA">
        <w:rPr>
          <w:rtl/>
        </w:rPr>
        <w:t>איפוך.</w:t>
      </w:r>
      <w:r>
        <w:rPr>
          <w:rFonts w:hint="cs"/>
          <w:rtl/>
        </w:rPr>
        <w:t xml:space="preserve"> </w:t>
      </w:r>
    </w:p>
    <w:p w14:paraId="2C3706FC" w14:textId="77777777" w:rsidR="00305535" w:rsidRPr="00A438CA" w:rsidRDefault="00305535" w:rsidP="00305535">
      <w:pPr>
        <w:pStyle w:val="36"/>
        <w:framePr w:wrap="notBeside"/>
        <w:rPr>
          <w:rtl/>
        </w:rPr>
      </w:pPr>
      <w:r w:rsidRPr="00A438CA">
        <w:rPr>
          <w:rFonts w:hint="cs"/>
          <w:rtl/>
        </w:rPr>
        <w:t>ב.</w:t>
      </w:r>
      <w:r>
        <w:rPr>
          <w:rFonts w:hint="cs"/>
          <w:rtl/>
        </w:rPr>
        <w:t xml:space="preserve"> ה.</w:t>
      </w:r>
    </w:p>
    <w:p w14:paraId="5613AA1E" w14:textId="77777777" w:rsidR="00305535" w:rsidRDefault="00305535" w:rsidP="00305535">
      <w:pPr>
        <w:spacing w:after="60"/>
        <w:rPr>
          <w:rStyle w:val="affffe"/>
          <w:rtl/>
        </w:rPr>
      </w:pPr>
      <w:r>
        <w:rPr>
          <w:rFonts w:hint="cs"/>
          <w:rtl/>
        </w:rPr>
        <w:t xml:space="preserve">לא תיפוך. </w:t>
      </w:r>
      <w:r>
        <w:rPr>
          <w:rFonts w:ascii="David" w:hAnsi="David"/>
          <w:sz w:val="32"/>
          <w:rtl/>
        </w:rPr>
        <w:ptab w:relativeTo="margin" w:alignment="right" w:leader="none"/>
      </w:r>
      <w:r w:rsidRPr="0055020C">
        <w:rPr>
          <w:rStyle w:val="affffe"/>
          <w:rFonts w:hint="cs"/>
          <w:rtl/>
        </w:rPr>
        <w:t>וכאן חלקו</w:t>
      </w:r>
      <w:r>
        <w:rPr>
          <w:rFonts w:hint="cs"/>
          <w:rtl/>
        </w:rPr>
        <w:t xml:space="preserve"> </w:t>
      </w:r>
      <w:r w:rsidRPr="0055020C">
        <w:rPr>
          <w:rStyle w:val="afff8"/>
          <w:rFonts w:hint="cs"/>
          <w:rtl/>
        </w:rPr>
        <w:t xml:space="preserve">בלברר </w:t>
      </w:r>
      <w:r w:rsidRPr="00A438CA">
        <w:rPr>
          <w:rStyle w:val="afffff0"/>
          <w:rFonts w:hint="cs"/>
          <w:rtl/>
        </w:rPr>
        <w:t xml:space="preserve">אם מחוייב לברר </w:t>
      </w:r>
      <w:r>
        <w:rPr>
          <w:rStyle w:val="afffff0"/>
          <w:rFonts w:hint="cs"/>
          <w:rtl/>
        </w:rPr>
        <w:t>גם טענת שטר חוץ מחזקה</w:t>
      </w:r>
      <w:r w:rsidRPr="00A438CA">
        <w:rPr>
          <w:rStyle w:val="afffff0"/>
          <w:rFonts w:hint="cs"/>
          <w:rtl/>
        </w:rPr>
        <w:t>:</w:t>
      </w:r>
      <w:r>
        <w:rPr>
          <w:rFonts w:hint="cs"/>
          <w:rtl/>
        </w:rPr>
        <w:t xml:space="preserve"> </w:t>
      </w:r>
    </w:p>
    <w:p w14:paraId="4B72200F" w14:textId="77777777" w:rsidR="00305535" w:rsidRPr="00A438CA" w:rsidRDefault="00305535" w:rsidP="00305535">
      <w:pPr>
        <w:pStyle w:val="36"/>
        <w:framePr w:wrap="notBeside"/>
        <w:rPr>
          <w:rtl/>
        </w:rPr>
      </w:pPr>
      <w:r w:rsidRPr="00A438CA">
        <w:rPr>
          <w:rFonts w:hint="cs"/>
          <w:rtl/>
        </w:rPr>
        <w:t xml:space="preserve">כמעשה דריב''י </w:t>
      </w:r>
    </w:p>
    <w:p w14:paraId="7444AD26" w14:textId="77777777" w:rsidR="00305535" w:rsidRDefault="00305535" w:rsidP="00305535">
      <w:pPr>
        <w:rPr>
          <w:rStyle w:val="affffe"/>
          <w:rtl/>
        </w:rPr>
      </w:pPr>
      <w:r>
        <w:rPr>
          <w:rFonts w:ascii="David" w:hAnsi="David" w:hint="cs"/>
          <w:sz w:val="32"/>
          <w:rtl/>
        </w:rPr>
        <w:t xml:space="preserve">שהיה חייב </w:t>
      </w:r>
      <w:r w:rsidRPr="00A438CA">
        <w:rPr>
          <w:rStyle w:val="affffe"/>
          <w:rFonts w:hint="cs"/>
          <w:rtl/>
        </w:rPr>
        <w:t>לר''א</w:t>
      </w:r>
      <w:r>
        <w:rPr>
          <w:rFonts w:ascii="David" w:hAnsi="David" w:hint="cs"/>
          <w:sz w:val="32"/>
          <w:rtl/>
        </w:rPr>
        <w:t xml:space="preserve">, </w:t>
      </w:r>
      <w:r w:rsidRPr="00A438CA">
        <w:rPr>
          <w:rStyle w:val="affffe"/>
          <w:rFonts w:hint="cs"/>
          <w:rtl/>
        </w:rPr>
        <w:t>ובא לפני רי''נ</w:t>
      </w:r>
      <w:r>
        <w:rPr>
          <w:rFonts w:ascii="David" w:hAnsi="David" w:hint="cs"/>
          <w:sz w:val="32"/>
          <w:rtl/>
        </w:rPr>
        <w:t xml:space="preserve"> ואמר פרעתיך בפני פלוני ופלוני </w:t>
      </w:r>
    </w:p>
    <w:p w14:paraId="09B37282" w14:textId="77777777" w:rsidR="00305535" w:rsidRPr="00806ED3" w:rsidRDefault="00305535" w:rsidP="00305535">
      <w:pPr>
        <w:pStyle w:val="36"/>
        <w:framePr w:wrap="notBeside"/>
      </w:pPr>
      <w:r w:rsidRPr="00806ED3">
        <w:rPr>
          <w:rFonts w:hint="cs"/>
          <w:rtl/>
        </w:rPr>
        <w:t>ו</w:t>
      </w:r>
      <w:r>
        <w:rPr>
          <w:rFonts w:hint="cs"/>
          <w:rtl/>
        </w:rPr>
        <w:t xml:space="preserve">הורה </w:t>
      </w:r>
      <w:r w:rsidRPr="00806ED3">
        <w:rPr>
          <w:rFonts w:hint="cs"/>
          <w:rtl/>
        </w:rPr>
        <w:t>רי''נ:</w:t>
      </w:r>
    </w:p>
    <w:p w14:paraId="443CA7B0" w14:textId="77777777" w:rsidR="00305535" w:rsidRDefault="00305535" w:rsidP="00305535">
      <w:pPr>
        <w:rPr>
          <w:rFonts w:ascii="David" w:hAnsi="David"/>
          <w:spacing w:val="-4"/>
          <w:sz w:val="32"/>
          <w:rtl/>
        </w:rPr>
      </w:pPr>
      <w:r>
        <w:rPr>
          <w:rStyle w:val="affffe"/>
        </w:rPr>
        <w:t xml:space="preserve"> </w:t>
      </w:r>
      <w:r w:rsidRPr="00C35A2C">
        <w:rPr>
          <w:rFonts w:ascii="David" w:hAnsi="David"/>
          <w:sz w:val="32"/>
          <w:rtl/>
        </w:rPr>
        <w:t>בואו פלוני ופלוני ויעידו.</w:t>
      </w:r>
      <w:r>
        <w:rPr>
          <w:rFonts w:ascii="David" w:hAnsi="David" w:hint="cs"/>
          <w:sz w:val="32"/>
          <w:rtl/>
        </w:rPr>
        <w:t xml:space="preserve"> </w:t>
      </w:r>
      <w:r w:rsidRPr="00A438CA">
        <w:rPr>
          <w:rStyle w:val="affffe"/>
          <w:rFonts w:hint="cs"/>
          <w:rtl/>
        </w:rPr>
        <w:t>שאלו ריבי''י</w:t>
      </w:r>
      <w:r>
        <w:rPr>
          <w:rStyle w:val="affffe"/>
          <w:rFonts w:hint="cs"/>
          <w:rtl/>
        </w:rPr>
        <w:t xml:space="preserve">: </w:t>
      </w:r>
      <w:r w:rsidRPr="0055020C">
        <w:rPr>
          <w:rFonts w:hint="cs"/>
          <w:rtl/>
        </w:rPr>
        <w:t>ואי לא באו איני נאמן</w:t>
      </w:r>
      <w:r w:rsidRPr="0055020C">
        <w:rPr>
          <w:rtl/>
        </w:rPr>
        <w:t>?</w:t>
      </w:r>
      <w:r w:rsidRPr="00C414D2">
        <w:rPr>
          <w:rFonts w:ascii="David" w:hAnsi="David"/>
          <w:spacing w:val="-4"/>
          <w:sz w:val="32"/>
          <w:rtl/>
        </w:rPr>
        <w:t xml:space="preserve"> </w:t>
      </w:r>
    </w:p>
    <w:p w14:paraId="65F9E932" w14:textId="77777777" w:rsidR="00305535" w:rsidRPr="00C414D2" w:rsidRDefault="00305535" w:rsidP="00305535">
      <w:pPr>
        <w:rPr>
          <w:rFonts w:ascii="David" w:hAnsi="David"/>
          <w:spacing w:val="-4"/>
          <w:sz w:val="32"/>
          <w:rtl/>
        </w:rPr>
      </w:pPr>
      <w:r w:rsidRPr="00BC2D64">
        <w:rPr>
          <w:rStyle w:val="affffe"/>
          <w:rtl/>
        </w:rPr>
        <w:t>◄</w:t>
      </w:r>
      <w:r w:rsidRPr="00A438CA">
        <w:rPr>
          <w:rStyle w:val="affffe"/>
          <w:rtl/>
        </w:rPr>
        <w:t>והא קיי</w:t>
      </w:r>
      <w:r w:rsidRPr="00A438CA">
        <w:rPr>
          <w:rStyle w:val="affffe"/>
          <w:rFonts w:hint="cs"/>
          <w:rtl/>
        </w:rPr>
        <w:t>מ</w:t>
      </w:r>
      <w:r w:rsidRPr="00A438CA">
        <w:rPr>
          <w:rStyle w:val="affffe"/>
          <w:rtl/>
        </w:rPr>
        <w:t>"</w:t>
      </w:r>
      <w:r w:rsidRPr="00A438CA">
        <w:rPr>
          <w:rStyle w:val="affffe"/>
          <w:rFonts w:hint="cs"/>
          <w:rtl/>
        </w:rPr>
        <w:t>ל</w:t>
      </w:r>
      <w:r w:rsidRPr="00A438CA">
        <w:rPr>
          <w:rStyle w:val="affffe"/>
          <w:rtl/>
        </w:rPr>
        <w:t>:</w:t>
      </w:r>
      <w:r w:rsidRPr="00C414D2">
        <w:rPr>
          <w:rFonts w:ascii="David" w:hAnsi="David"/>
          <w:spacing w:val="-4"/>
          <w:sz w:val="32"/>
          <w:rtl/>
        </w:rPr>
        <w:t xml:space="preserve"> </w:t>
      </w:r>
      <w:r w:rsidRPr="00A438CA">
        <w:rPr>
          <w:rtl/>
        </w:rPr>
        <w:t xml:space="preserve">המלוה את חבירו בעדים </w:t>
      </w:r>
      <w:r>
        <w:rPr>
          <w:rFonts w:hint="cs"/>
          <w:rtl/>
        </w:rPr>
        <w:t xml:space="preserve">א''צ </w:t>
      </w:r>
      <w:r w:rsidRPr="00A438CA">
        <w:rPr>
          <w:rtl/>
        </w:rPr>
        <w:t>לפרעו בעדים.</w:t>
      </w:r>
    </w:p>
    <w:p w14:paraId="3F741056" w14:textId="77777777" w:rsidR="00305535" w:rsidRPr="00806ED3" w:rsidRDefault="00305535" w:rsidP="00305535">
      <w:pPr>
        <w:pStyle w:val="36"/>
        <w:framePr w:wrap="notBeside"/>
        <w:rPr>
          <w:rtl/>
        </w:rPr>
      </w:pPr>
      <w:r w:rsidRPr="00BC2D64">
        <w:rPr>
          <w:rStyle w:val="affffe"/>
          <w:rtl/>
        </w:rPr>
        <w:t>◄</w:t>
      </w:r>
      <w:r w:rsidRPr="00806ED3">
        <w:rPr>
          <w:rFonts w:hint="cs"/>
          <w:rtl/>
        </w:rPr>
        <w:t>השיבו רי''נ</w:t>
      </w:r>
    </w:p>
    <w:p w14:paraId="62A37FAB" w14:textId="77777777" w:rsidR="00305535" w:rsidRPr="009B2397" w:rsidRDefault="00305535" w:rsidP="00305535">
      <w:pPr>
        <w:rPr>
          <w:rFonts w:ascii="David" w:hAnsi="David"/>
          <w:sz w:val="32"/>
          <w:rtl/>
        </w:rPr>
      </w:pPr>
      <w:r w:rsidRPr="009B2397">
        <w:rPr>
          <w:rStyle w:val="affffe"/>
          <w:rFonts w:hint="cs"/>
          <w:rtl/>
        </w:rPr>
        <w:t>בזה אני סובר כרב</w:t>
      </w:r>
      <w:r w:rsidRPr="009B2397">
        <w:rPr>
          <w:rStyle w:val="affffe"/>
          <w:rtl/>
        </w:rPr>
        <w:t>:</w:t>
      </w:r>
      <w:r w:rsidRPr="009B2397">
        <w:rPr>
          <w:rFonts w:ascii="David" w:hAnsi="David"/>
          <w:sz w:val="32"/>
          <w:rtl/>
        </w:rPr>
        <w:t xml:space="preserve"> האומר פרעתיך בפני פלוני ופלוני צריך שי</w:t>
      </w:r>
      <w:r w:rsidRPr="009B2397">
        <w:rPr>
          <w:rFonts w:ascii="David" w:hAnsi="David" w:hint="cs"/>
          <w:sz w:val="32"/>
          <w:rtl/>
        </w:rPr>
        <w:t>עידו</w:t>
      </w:r>
    </w:p>
    <w:p w14:paraId="3565A773" w14:textId="77777777" w:rsidR="00305535" w:rsidRPr="00806ED3" w:rsidRDefault="00305535" w:rsidP="00305535">
      <w:pPr>
        <w:pStyle w:val="36"/>
        <w:framePr w:wrap="notBeside"/>
        <w:rPr>
          <w:rtl/>
        </w:rPr>
      </w:pPr>
      <w:r w:rsidRPr="00806ED3">
        <w:rPr>
          <w:rFonts w:hint="cs"/>
          <w:rtl/>
        </w:rPr>
        <w:t xml:space="preserve">שאלו ריבי: </w:t>
      </w:r>
    </w:p>
    <w:p w14:paraId="17D5C8F0" w14:textId="77777777" w:rsidR="00305535" w:rsidRPr="00C35A2C" w:rsidRDefault="00305535" w:rsidP="00305535">
      <w:pPr>
        <w:rPr>
          <w:rFonts w:ascii="David" w:hAnsi="David"/>
          <w:sz w:val="32"/>
          <w:rtl/>
        </w:rPr>
      </w:pPr>
      <w:r>
        <w:rPr>
          <w:rFonts w:ascii="David" w:hAnsi="David" w:hint="cs"/>
          <w:sz w:val="32"/>
          <w:rtl/>
        </w:rPr>
        <w:t xml:space="preserve">והא רב פסק כרשב''ג שא''צ להוכיח גם את השטר </w:t>
      </w:r>
      <w:r>
        <w:rPr>
          <w:rStyle w:val="afffff0"/>
          <w:rFonts w:hint="cs"/>
          <w:rtl/>
        </w:rPr>
        <w:t>שזוכה</w:t>
      </w:r>
      <w:r w:rsidRPr="00806ED3">
        <w:rPr>
          <w:rStyle w:val="afffff0"/>
          <w:rFonts w:hint="cs"/>
          <w:rtl/>
        </w:rPr>
        <w:t xml:space="preserve"> בלעדיה</w:t>
      </w:r>
    </w:p>
    <w:p w14:paraId="7F8A50B6" w14:textId="77777777" w:rsidR="00305535" w:rsidRPr="00806ED3" w:rsidRDefault="00305535" w:rsidP="00305535">
      <w:pPr>
        <w:rPr>
          <w:rFonts w:ascii="David" w:hAnsi="David"/>
          <w:spacing w:val="-4"/>
          <w:sz w:val="32"/>
          <w:rtl/>
        </w:rPr>
      </w:pPr>
      <w:r w:rsidRPr="00806ED3">
        <w:rPr>
          <w:rFonts w:ascii="David" w:hAnsi="David"/>
          <w:spacing w:val="-4"/>
          <w:sz w:val="32"/>
          <w:rtl/>
        </w:rPr>
        <w:t>ואף רבי</w:t>
      </w:r>
      <w:r w:rsidRPr="00806ED3">
        <w:rPr>
          <w:rFonts w:ascii="David" w:hAnsi="David" w:hint="cs"/>
          <w:spacing w:val="-4"/>
          <w:sz w:val="32"/>
          <w:rtl/>
        </w:rPr>
        <w:t xml:space="preserve"> מודה שכל מה שכן חייב לבררה רק מצד שאמר טענה מיותרת </w:t>
      </w:r>
      <w:r w:rsidRPr="00806ED3">
        <w:rPr>
          <w:rFonts w:ascii="David" w:hAnsi="David"/>
          <w:spacing w:val="-4"/>
          <w:sz w:val="32"/>
          <w:rtl/>
        </w:rPr>
        <w:t xml:space="preserve"> </w:t>
      </w:r>
    </w:p>
    <w:p w14:paraId="784758CA" w14:textId="77777777" w:rsidR="00305535" w:rsidRPr="00806ED3" w:rsidRDefault="00305535" w:rsidP="00305535">
      <w:pPr>
        <w:pStyle w:val="36"/>
        <w:framePr w:wrap="notBeside"/>
        <w:rPr>
          <w:rtl/>
        </w:rPr>
      </w:pPr>
      <w:r w:rsidRPr="00BC2D64">
        <w:rPr>
          <w:rStyle w:val="affffe"/>
          <w:rtl/>
        </w:rPr>
        <w:t>◄</w:t>
      </w:r>
      <w:r>
        <w:rPr>
          <w:rFonts w:hint="cs"/>
          <w:rtl/>
        </w:rPr>
        <w:t>השיב</w:t>
      </w:r>
      <w:r w:rsidRPr="00806ED3">
        <w:rPr>
          <w:rFonts w:hint="cs"/>
          <w:rtl/>
        </w:rPr>
        <w:t>ו רי''נ</w:t>
      </w:r>
      <w:r>
        <w:rPr>
          <w:rFonts w:hint="cs"/>
          <w:rtl/>
        </w:rPr>
        <w:t>:</w:t>
      </w:r>
    </w:p>
    <w:p w14:paraId="64263531" w14:textId="77777777" w:rsidR="00305535" w:rsidRPr="00C35A2C" w:rsidRDefault="00305535" w:rsidP="00305535">
      <w:pPr>
        <w:rPr>
          <w:rFonts w:ascii="David" w:hAnsi="David"/>
          <w:sz w:val="32"/>
          <w:rtl/>
        </w:rPr>
      </w:pPr>
      <w:r>
        <w:rPr>
          <w:rFonts w:ascii="David" w:hAnsi="David" w:hint="cs"/>
          <w:sz w:val="32"/>
          <w:rtl/>
        </w:rPr>
        <w:t xml:space="preserve">אף אני סבור כרבי, שצריך לברר כל טענותיו </w:t>
      </w:r>
    </w:p>
    <w:p w14:paraId="28D383BA" w14:textId="77777777" w:rsidR="00305535" w:rsidRPr="00C35A2C" w:rsidRDefault="00305535" w:rsidP="00305535">
      <w:pPr>
        <w:pStyle w:val="affe"/>
        <w:framePr w:wrap="around"/>
        <w:rPr>
          <w:rtl/>
        </w:rPr>
      </w:pPr>
      <w:r w:rsidRPr="00C35A2C">
        <w:rPr>
          <w:rFonts w:hint="cs"/>
          <w:rtl/>
        </w:rPr>
        <w:t>קע:</w:t>
      </w:r>
    </w:p>
    <w:p w14:paraId="557131C3" w14:textId="77777777" w:rsidR="00305535" w:rsidRPr="001B450D" w:rsidRDefault="00305535" w:rsidP="00305535">
      <w:pPr>
        <w:pStyle w:val="aff9"/>
        <w:rPr>
          <w:rtl/>
        </w:rPr>
      </w:pPr>
      <w:r w:rsidRPr="001B450D">
        <w:rPr>
          <w:rFonts w:hint="cs"/>
          <w:rtl/>
        </w:rPr>
        <w:t>***</w:t>
      </w:r>
    </w:p>
    <w:p w14:paraId="728EF2B5" w14:textId="77777777" w:rsidR="00305535" w:rsidRPr="00C35A2C" w:rsidRDefault="00305535" w:rsidP="00305535">
      <w:pPr>
        <w:pStyle w:val="affffb"/>
        <w:framePr w:wrap="around"/>
        <w:rPr>
          <w:rtl/>
        </w:rPr>
      </w:pPr>
      <w:del w:id="20417" w:author="קלוד" w:date="2026-10-06T10:07:33Z">
        <w:r>
          <w:rPr>
            <w:rtl/>
          </w:rPr>
          <w:delText xml:space="preserve">מתני'</w:delText>
        </w:r>
      </w:del>
      <w:ins w:id="20418" w:author="קלוד" w:date="2026-10-06T10:07:33Z">
        <w:r>
          <w:rPr>
            <w:rtl/>
          </w:rPr>
          <w:t xml:space="preserve">משנה ו</w:t>
        </w:r>
      </w:ins>
    </w:p>
    <w:p w14:paraId="71020708" w14:textId="77777777" w:rsidR="00305535" w:rsidRPr="00C35A2C" w:rsidRDefault="00305535" w:rsidP="00305535">
      <w:pPr>
        <w:pStyle w:val="afff3"/>
        <w:rPr>
          <w:rtl/>
        </w:rPr>
      </w:pPr>
      <w:r w:rsidRPr="006D1E7A">
        <w:rPr>
          <w:bCs/>
          <w:rtl/>
        </w:rPr>
        <w:t>מי שפרע מקצת חובו</w:t>
      </w:r>
      <w:r>
        <w:rPr>
          <w:rFonts w:hint="cs"/>
          <w:bCs/>
          <w:rtl/>
        </w:rPr>
        <w:t>:</w:t>
      </w:r>
      <w:r>
        <w:rPr>
          <w:rtl/>
        </w:rPr>
        <w:tab/>
      </w:r>
      <w:r>
        <w:rPr>
          <w:rFonts w:hint="cs"/>
          <w:rtl/>
        </w:rPr>
        <w:t xml:space="preserve"> </w:t>
      </w:r>
      <w:r>
        <w:rPr>
          <w:rStyle w:val="TanaimMishna"/>
          <w:rFonts w:hint="cs"/>
          <w:rtl/>
          <w:rPrChange w:id="20198" w:author="קלוד" w:date="2026-10-06T10:07:33Z">
            <w:rPr>
              <w:rStyle w:val="affffe"/>
              <w:rFonts w:hint="cs"/>
              <w:rtl/>
            </w:rPr>
          </w:rPrChange>
        </w:rPr>
        <w:t xml:space="preserve"> </w:t>
      </w:r>
      <w:r w:rsidRPr="00806ED3">
        <w:rPr>
          <w:rStyle w:val="TanaimMishna"/>
          <w:rtl/>
          <w:rPrChange w:id="20199" w:author="קלוד" w:date="2026-10-06T10:07:33Z">
            <w:rPr>
              <w:rStyle w:val="affffe"/>
              <w:rtl/>
            </w:rPr>
          </w:rPrChange>
        </w:rPr>
        <w:t>ר' יהודה:</w:t>
      </w:r>
      <w:r w:rsidRPr="00C35A2C">
        <w:rPr>
          <w:rtl/>
        </w:rPr>
        <w:t xml:space="preserve"> יחליף.</w:t>
      </w:r>
      <w:r>
        <w:rPr>
          <w:rFonts w:hint="cs"/>
          <w:rtl/>
        </w:rPr>
        <w:t xml:space="preserve"> </w:t>
      </w:r>
      <w:r>
        <w:rPr>
          <w:rtl/>
        </w:rPr>
        <w:tab/>
      </w:r>
      <w:r w:rsidRPr="00806ED3">
        <w:rPr>
          <w:rStyle w:val="TanaimMishna"/>
          <w:rtl/>
          <w:rPrChange w:id="20200" w:author="קלוד" w:date="2026-10-06T10:07:33Z">
            <w:rPr>
              <w:rStyle w:val="affffe"/>
              <w:rtl/>
            </w:rPr>
          </w:rPrChange>
        </w:rPr>
        <w:t>רבי יוסי:</w:t>
      </w:r>
      <w:r w:rsidRPr="00C35A2C">
        <w:rPr>
          <w:rtl/>
        </w:rPr>
        <w:t xml:space="preserve"> יכתוב שובר.</w:t>
      </w:r>
    </w:p>
    <w:p w14:paraId="75D4B2B7" w14:textId="77777777" w:rsidR="00305535" w:rsidRPr="00C35A2C" w:rsidRDefault="00305535" w:rsidP="00305535">
      <w:pPr>
        <w:pStyle w:val="afff3"/>
        <w:rPr>
          <w:rtl/>
        </w:rPr>
      </w:pPr>
      <w:r w:rsidRPr="00806ED3">
        <w:rPr>
          <w:rStyle w:val="TanaimMishna"/>
          <w:rFonts w:hint="cs"/>
          <w:rtl/>
          <w:rPrChange w:id="20201" w:author="קלוד" w:date="2026-10-06T10:07:33Z">
            <w:rPr>
              <w:rStyle w:val="affffe"/>
              <w:rFonts w:hint="cs"/>
              <w:rtl/>
            </w:rPr>
          </w:rPrChange>
        </w:rPr>
        <w:t>אר''י</w:t>
      </w:r>
      <w:r w:rsidRPr="00806ED3">
        <w:rPr>
          <w:rStyle w:val="TanaimMishna"/>
          <w:rtl/>
          <w:rPrChange w:id="20202" w:author="קלוד" w:date="2026-10-06T10:07:33Z">
            <w:rPr>
              <w:rStyle w:val="affffe"/>
              <w:rtl/>
            </w:rPr>
          </w:rPrChange>
        </w:rPr>
        <w:t>:</w:t>
      </w:r>
      <w:r w:rsidRPr="00C35A2C">
        <w:rPr>
          <w:rtl/>
        </w:rPr>
        <w:t xml:space="preserve"> נמצא </w:t>
      </w:r>
      <w:r>
        <w:rPr>
          <w:rFonts w:hint="cs"/>
          <w:rtl/>
        </w:rPr>
        <w:t xml:space="preserve">הלוה </w:t>
      </w:r>
      <w:r w:rsidRPr="00C35A2C">
        <w:rPr>
          <w:rtl/>
        </w:rPr>
        <w:t xml:space="preserve">צריך </w:t>
      </w:r>
      <w:r>
        <w:rPr>
          <w:rFonts w:hint="cs"/>
          <w:rtl/>
        </w:rPr>
        <w:t xml:space="preserve">לשמור </w:t>
      </w:r>
      <w:r w:rsidRPr="00C35A2C">
        <w:rPr>
          <w:rtl/>
        </w:rPr>
        <w:t>שוברו מן העכברים.</w:t>
      </w:r>
    </w:p>
    <w:p w14:paraId="7BD91D93" w14:textId="77777777" w:rsidR="00305535" w:rsidRPr="00C35A2C" w:rsidRDefault="00305535" w:rsidP="00305535">
      <w:pPr>
        <w:pStyle w:val="afff3"/>
        <w:spacing w:after="60"/>
        <w:rPr>
          <w:rtl/>
        </w:rPr>
      </w:pPr>
      <w:r>
        <w:rPr>
          <w:rStyle w:val="TanaimMishna"/>
          <w:rFonts w:hint="cs"/>
          <w:rtl/>
          <w:rPrChange w:id="20203" w:author="קלוד" w:date="2026-10-06T10:07:33Z">
            <w:rPr>
              <w:rStyle w:val="affffe"/>
              <w:rFonts w:hint="cs"/>
              <w:rtl/>
            </w:rPr>
          </w:rPrChange>
        </w:rPr>
        <w:t xml:space="preserve">א''ל </w:t>
      </w:r>
      <w:r w:rsidRPr="00806ED3">
        <w:rPr>
          <w:rStyle w:val="TanaimMishna"/>
          <w:rtl/>
          <w:rPrChange w:id="20204" w:author="קלוד" w:date="2026-10-06T10:07:33Z">
            <w:rPr>
              <w:rStyle w:val="affffe"/>
              <w:rtl/>
            </w:rPr>
          </w:rPrChange>
        </w:rPr>
        <w:t>רבי יוסי:</w:t>
      </w:r>
      <w:r w:rsidRPr="00C35A2C">
        <w:rPr>
          <w:rtl/>
        </w:rPr>
        <w:t xml:space="preserve"> כך יפה לו, ולא ירע כחו של זה.</w:t>
      </w:r>
    </w:p>
    <w:p w14:paraId="53507D6C" w14:textId="77777777" w:rsidR="00305535" w:rsidRPr="006D1E7A" w:rsidRDefault="00305535" w:rsidP="00305535">
      <w:pPr>
        <w:pStyle w:val="36"/>
        <w:framePr w:wrap="notBeside"/>
        <w:rPr>
          <w:rtl/>
        </w:rPr>
      </w:pPr>
      <w:r w:rsidRPr="00BC2D64">
        <w:rPr>
          <w:rStyle w:val="affffe"/>
          <w:rtl/>
        </w:rPr>
        <w:t>◄</w:t>
      </w:r>
      <w:r w:rsidRPr="006D1E7A">
        <w:rPr>
          <w:rFonts w:hint="cs"/>
          <w:rtl/>
        </w:rPr>
        <w:t>ר</w:t>
      </w:r>
      <w:r w:rsidRPr="006D1E7A">
        <w:rPr>
          <w:rtl/>
        </w:rPr>
        <w:t>"</w:t>
      </w:r>
      <w:r w:rsidRPr="006D1E7A">
        <w:rPr>
          <w:rFonts w:hint="cs"/>
          <w:rtl/>
        </w:rPr>
        <w:t>ה מרב</w:t>
      </w:r>
      <w:r w:rsidRPr="006D1E7A">
        <w:rPr>
          <w:rtl/>
        </w:rPr>
        <w:t>:</w:t>
      </w:r>
    </w:p>
    <w:p w14:paraId="51E87D29" w14:textId="77777777" w:rsidR="00305535" w:rsidRDefault="00305535" w:rsidP="00305535">
      <w:pPr>
        <w:rPr>
          <w:rFonts w:ascii="David" w:hAnsi="David"/>
          <w:sz w:val="32"/>
          <w:rtl/>
        </w:rPr>
      </w:pPr>
      <w:r>
        <w:rPr>
          <w:rFonts w:ascii="David" w:hAnsi="David"/>
          <w:sz w:val="32"/>
          <w:rtl/>
        </w:rPr>
        <w:t xml:space="preserve">אין הלכה לא </w:t>
      </w:r>
      <w:r>
        <w:rPr>
          <w:rStyle w:val="affffe"/>
          <w:rFonts w:ascii="David" w:hAnsi="David"/>
          <w:sz w:val="32"/>
          <w:rtl/>
          <w:rPrChange w:id="9543" w:author="מנוע אמוראים" w:date="2026-10-05T16:41:09Z">
            <w:rPr>
              <w:rFonts w:ascii="David" w:hAnsi="David"/>
              <w:sz w:val="32"/>
              <w:rtl/>
            </w:rPr>
          </w:rPrChange>
        </w:rPr>
        <w:t xml:space="preserve">כר"</w:t>
      </w:r>
      <w:r>
        <w:rPr>
          <w:rStyle w:val="affffe"/>
          <w:rFonts w:ascii="David" w:hAnsi="David" w:hint="cs"/>
          <w:sz w:val="32"/>
          <w:rtl/>
          <w:rPrChange w:id="9544" w:author="מנוע אמוראים" w:date="2026-10-05T16:41:09Z">
            <w:rPr>
              <w:rFonts w:ascii="David" w:hAnsi="David" w:hint="cs"/>
              <w:sz w:val="32"/>
              <w:rtl/>
            </w:rPr>
          </w:rPrChange>
        </w:rPr>
        <w:t xml:space="preserve">י</w:t>
      </w:r>
      <w:r>
        <w:rPr>
          <w:rFonts w:ascii="David" w:hAnsi="David" w:hint="cs"/>
          <w:sz w:val="32"/>
          <w:rtl/>
        </w:rPr>
        <w:t xml:space="preserve"> ולא כרבי יוסי</w:t>
      </w:r>
      <w:r w:rsidRPr="00C35A2C">
        <w:rPr>
          <w:rFonts w:ascii="David" w:hAnsi="David"/>
          <w:sz w:val="32"/>
          <w:rtl/>
        </w:rPr>
        <w:t xml:space="preserve">, </w:t>
      </w:r>
    </w:p>
    <w:p w14:paraId="5F16816F" w14:textId="77777777" w:rsidR="00305535" w:rsidRPr="006D1E7A" w:rsidRDefault="00305535" w:rsidP="00305535">
      <w:pPr>
        <w:rPr>
          <w:rtl/>
        </w:rPr>
      </w:pPr>
      <w:r w:rsidRPr="006D1E7A">
        <w:rPr>
          <w:rtl/>
        </w:rPr>
        <w:t xml:space="preserve">אלא </w:t>
      </w:r>
      <w:r w:rsidRPr="0055020C">
        <w:rPr>
          <w:rStyle w:val="afff8"/>
          <w:rtl/>
        </w:rPr>
        <w:t xml:space="preserve">ב"ד מקרעין השטר </w:t>
      </w:r>
      <w:r w:rsidRPr="006D1E7A">
        <w:rPr>
          <w:rtl/>
        </w:rPr>
        <w:t>וכותבין לו שטר אחר מזמן ראשון.</w:t>
      </w:r>
      <w:r w:rsidRPr="006D1E7A">
        <w:rPr>
          <w:rFonts w:hint="cs"/>
          <w:rtl/>
        </w:rPr>
        <w:t>!</w:t>
      </w:r>
    </w:p>
    <w:p w14:paraId="7D705C9B" w14:textId="77777777" w:rsidR="00305535" w:rsidRPr="006D1E7A" w:rsidRDefault="00305535" w:rsidP="00305535">
      <w:pPr>
        <w:pStyle w:val="36"/>
        <w:framePr w:wrap="notBeside"/>
        <w:rPr>
          <w:rtl/>
        </w:rPr>
      </w:pPr>
      <w:r w:rsidRPr="006D1E7A">
        <w:rPr>
          <w:rtl/>
        </w:rPr>
        <w:t>א"</w:t>
      </w:r>
      <w:r w:rsidRPr="006D1E7A">
        <w:rPr>
          <w:rFonts w:hint="cs"/>
          <w:rtl/>
        </w:rPr>
        <w:t>ל ר</w:t>
      </w:r>
      <w:r w:rsidRPr="006D1E7A">
        <w:rPr>
          <w:rtl/>
        </w:rPr>
        <w:t>"</w:t>
      </w:r>
      <w:r w:rsidRPr="006D1E7A">
        <w:rPr>
          <w:rFonts w:hint="cs"/>
          <w:rtl/>
        </w:rPr>
        <w:t>נ</w:t>
      </w:r>
    </w:p>
    <w:p w14:paraId="5A9DABFB" w14:textId="77777777" w:rsidR="00305535" w:rsidRPr="00C35A2C" w:rsidRDefault="00305535" w:rsidP="00305535">
      <w:pPr>
        <w:rPr>
          <w:rtl/>
        </w:rPr>
      </w:pPr>
      <w:r w:rsidRPr="00C35A2C">
        <w:rPr>
          <w:rtl/>
        </w:rPr>
        <w:t xml:space="preserve">אי </w:t>
      </w:r>
      <w:r>
        <w:rPr>
          <w:rFonts w:hint="cs"/>
          <w:rtl/>
        </w:rPr>
        <w:t xml:space="preserve">רב היה שומע לברייתא זו: </w:t>
      </w:r>
      <w:r w:rsidRPr="0055020C">
        <w:rPr>
          <w:rStyle w:val="afff8"/>
          <w:rtl/>
        </w:rPr>
        <w:t xml:space="preserve">דעדים מקרעין את השטר </w:t>
      </w:r>
      <w:r w:rsidRPr="00C35A2C">
        <w:rPr>
          <w:rtl/>
        </w:rPr>
        <w:t xml:space="preserve">וכותבין לו שטר אחר מזמן ראשון, </w:t>
      </w:r>
      <w:r>
        <w:rPr>
          <w:rFonts w:hint="cs"/>
          <w:rtl/>
        </w:rPr>
        <w:t xml:space="preserve">- </w:t>
      </w:r>
      <w:r w:rsidRPr="00C35A2C">
        <w:rPr>
          <w:rtl/>
        </w:rPr>
        <w:t>ה</w:t>
      </w:r>
      <w:r w:rsidRPr="00C35A2C">
        <w:rPr>
          <w:rFonts w:hint="cs"/>
          <w:rtl/>
        </w:rPr>
        <w:t>יה חוזר בו</w:t>
      </w:r>
      <w:r w:rsidRPr="00C35A2C">
        <w:rPr>
          <w:rtl/>
        </w:rPr>
        <w:t>.</w:t>
      </w:r>
    </w:p>
    <w:p w14:paraId="6DDB97D2" w14:textId="77777777" w:rsidR="00305535" w:rsidRPr="00C35A2C" w:rsidRDefault="00305535" w:rsidP="00305535">
      <w:pPr>
        <w:pStyle w:val="affe"/>
        <w:framePr w:wrap="around"/>
        <w:rPr>
          <w:rtl/>
        </w:rPr>
      </w:pPr>
      <w:r w:rsidRPr="00C35A2C">
        <w:rPr>
          <w:rFonts w:hint="cs"/>
          <w:rtl/>
        </w:rPr>
        <w:t>קעא.</w:t>
      </w:r>
    </w:p>
    <w:p w14:paraId="1C5C32C0" w14:textId="77777777" w:rsidR="00305535" w:rsidRPr="006D1E7A" w:rsidRDefault="00305535" w:rsidP="00305535">
      <w:pPr>
        <w:pStyle w:val="36"/>
        <w:framePr w:wrap="notBeside"/>
        <w:rPr>
          <w:rtl/>
        </w:rPr>
      </w:pPr>
      <w:r w:rsidRPr="006D1E7A">
        <w:rPr>
          <w:rFonts w:hint="cs"/>
          <w:rtl/>
        </w:rPr>
        <w:t>השיבו ר''ה</w:t>
      </w:r>
    </w:p>
    <w:p w14:paraId="1813B31D" w14:textId="77777777" w:rsidR="00305535" w:rsidRDefault="00305535" w:rsidP="00305535">
      <w:pPr>
        <w:rPr>
          <w:rtl/>
        </w:rPr>
      </w:pPr>
      <w:r>
        <w:rPr>
          <w:rFonts w:hint="cs"/>
          <w:rtl/>
        </w:rPr>
        <w:t xml:space="preserve">שרב שמע ולא חזר בו, והטעם דב''ד אלימי להוציא ממון </w:t>
      </w:r>
    </w:p>
    <w:p w14:paraId="4E42DE44" w14:textId="08B92408" w:rsidR="003E180C" w:rsidRDefault="00305535" w:rsidP="00CA7032">
      <w:pPr>
        <w:spacing w:after="60"/>
        <w:rPr>
          <w:rtl/>
        </w:rPr>
      </w:pPr>
      <w:r>
        <w:rPr>
          <w:rFonts w:hint="cs"/>
          <w:rtl/>
        </w:rPr>
        <w:t>מ</w:t>
      </w:r>
      <w:r w:rsidRPr="00C35A2C">
        <w:rPr>
          <w:rFonts w:hint="cs"/>
          <w:rtl/>
        </w:rPr>
        <w:t>שא</w:t>
      </w:r>
      <w:r w:rsidRPr="00C35A2C">
        <w:rPr>
          <w:rtl/>
        </w:rPr>
        <w:t>"</w:t>
      </w:r>
      <w:r w:rsidRPr="00C35A2C">
        <w:rPr>
          <w:rFonts w:hint="cs"/>
          <w:rtl/>
        </w:rPr>
        <w:t xml:space="preserve">כ </w:t>
      </w:r>
      <w:r w:rsidRPr="00C35A2C">
        <w:rPr>
          <w:rtl/>
        </w:rPr>
        <w:t>עדים שעשו שליחותן - חוזרין ועושין</w:t>
      </w:r>
      <w:r w:rsidRPr="00C35A2C">
        <w:rPr>
          <w:rFonts w:hint="cs"/>
          <w:rtl/>
        </w:rPr>
        <w:t xml:space="preserve"> </w:t>
      </w:r>
      <w:r w:rsidRPr="00C35A2C">
        <w:rPr>
          <w:rtl/>
        </w:rPr>
        <w:t>שליחותן</w:t>
      </w:r>
      <w:r>
        <w:rPr>
          <w:rFonts w:hint="cs"/>
          <w:rtl/>
        </w:rPr>
        <w:t>?!</w:t>
      </w:r>
    </w:p>
    <w:p w14:paraId="628A397E" w14:textId="77777777" w:rsidR="006D1E7A" w:rsidRPr="006D1E7A" w:rsidRDefault="00AC0AF5" w:rsidP="006D1E7A">
      <w:pPr>
        <w:pStyle w:val="36"/>
        <w:framePr w:wrap="notBeside"/>
        <w:rPr>
          <w:rtl/>
        </w:rPr>
      </w:pPr>
      <w:r w:rsidRPr="006D1E7A">
        <w:rPr>
          <w:rFonts w:hint="cs"/>
          <w:rtl/>
        </w:rPr>
        <w:t>והך ד</w:t>
      </w:r>
      <w:r w:rsidR="006D1E7A" w:rsidRPr="006D1E7A">
        <w:rPr>
          <w:rFonts w:hint="cs"/>
          <w:rtl/>
        </w:rPr>
        <w:t>רב:</w:t>
      </w:r>
    </w:p>
    <w:p w14:paraId="6844C295" w14:textId="677E2E69" w:rsidR="00AC0AF5" w:rsidRPr="00C35A2C" w:rsidRDefault="00AC0AF5" w:rsidP="00AC0AF5">
      <w:pPr>
        <w:rPr>
          <w:rFonts w:ascii="David" w:hAnsi="David"/>
          <w:sz w:val="32"/>
          <w:rtl/>
        </w:rPr>
      </w:pPr>
      <w:r w:rsidRPr="00C35A2C">
        <w:rPr>
          <w:rFonts w:ascii="David" w:hAnsi="David"/>
          <w:sz w:val="32"/>
          <w:rtl/>
        </w:rPr>
        <w:t>עדים כותבין אפילו עשרה שטרות על שדה אחת.</w:t>
      </w:r>
    </w:p>
    <w:p w14:paraId="11B7C5EC" w14:textId="4B9796C8" w:rsidR="00AC0AF5" w:rsidRPr="00C35A2C" w:rsidRDefault="00641C77" w:rsidP="00CA7032">
      <w:pPr>
        <w:rPr>
          <w:rFonts w:ascii="David" w:hAnsi="David"/>
          <w:sz w:val="32"/>
          <w:rtl/>
        </w:rPr>
      </w:pPr>
      <w:r w:rsidRPr="00641C77">
        <w:rPr>
          <w:rStyle w:val="affffe"/>
          <w:rFonts w:hint="cs"/>
          <w:rtl/>
        </w:rPr>
        <w:t>רב יוסף</w:t>
      </w:r>
      <w:r>
        <w:rPr>
          <w:rFonts w:ascii="David" w:hAnsi="David" w:hint="cs"/>
          <w:sz w:val="32"/>
          <w:rtl/>
        </w:rPr>
        <w:t xml:space="preserve"> </w:t>
      </w:r>
      <w:r w:rsidR="00AC0AF5" w:rsidRPr="00C35A2C">
        <w:rPr>
          <w:rFonts w:ascii="David" w:hAnsi="David"/>
          <w:sz w:val="32"/>
          <w:rtl/>
        </w:rPr>
        <w:t xml:space="preserve">בשטר מתנה, </w:t>
      </w:r>
      <w:r w:rsidRPr="00641C77">
        <w:rPr>
          <w:rStyle w:val="affffe"/>
          <w:rtl/>
        </w:rPr>
        <w:t>◄</w:t>
      </w:r>
      <w:r w:rsidR="00AC0AF5" w:rsidRPr="006D1E7A">
        <w:rPr>
          <w:rStyle w:val="affffe"/>
          <w:rtl/>
        </w:rPr>
        <w:t>ורבה אמר:</w:t>
      </w:r>
      <w:r w:rsidR="00AC0AF5" w:rsidRPr="00C35A2C">
        <w:rPr>
          <w:rFonts w:ascii="David" w:hAnsi="David"/>
          <w:sz w:val="32"/>
          <w:rtl/>
        </w:rPr>
        <w:t xml:space="preserve"> בשטר שאין בו אחריות.</w:t>
      </w:r>
    </w:p>
    <w:p w14:paraId="520E1DDF" w14:textId="77777777" w:rsidR="00CA7032" w:rsidRDefault="00AC0AF5" w:rsidP="00CA7032">
      <w:pPr>
        <w:pStyle w:val="affff9"/>
        <w:rPr>
          <w:rtl/>
        </w:rPr>
      </w:pPr>
      <w:r w:rsidRPr="00C35A2C">
        <w:rPr>
          <w:rtl/>
        </w:rPr>
        <w:t xml:space="preserve">מאי ברייתא? </w:t>
      </w:r>
    </w:p>
    <w:p w14:paraId="2DE90EDC" w14:textId="77777777" w:rsidR="00CA7032" w:rsidRPr="00CA7032" w:rsidRDefault="00AC0AF5" w:rsidP="00CA7032">
      <w:pPr>
        <w:pStyle w:val="36"/>
        <w:framePr w:wrap="notBeside"/>
        <w:rPr>
          <w:rtl/>
        </w:rPr>
      </w:pPr>
      <w:r w:rsidRPr="00CA7032">
        <w:rPr>
          <w:rtl/>
        </w:rPr>
        <w:t>דתניא:</w:t>
      </w:r>
    </w:p>
    <w:p w14:paraId="1C07FAF7" w14:textId="77777777" w:rsidR="00CA7032" w:rsidRDefault="00AC0AF5" w:rsidP="00AC0AF5">
      <w:pPr>
        <w:rPr>
          <w:rFonts w:ascii="David" w:hAnsi="David"/>
          <w:sz w:val="32"/>
          <w:rtl/>
        </w:rPr>
      </w:pPr>
      <w:r w:rsidRPr="00C35A2C">
        <w:rPr>
          <w:rFonts w:ascii="David" w:hAnsi="David"/>
          <w:sz w:val="32"/>
          <w:rtl/>
        </w:rPr>
        <w:t xml:space="preserve">הרי שהיו נושין בו אלף זוז, ופרע מהן חמש מאות זוז </w:t>
      </w:r>
    </w:p>
    <w:p w14:paraId="114E3582" w14:textId="77777777" w:rsidR="00641C77" w:rsidRPr="00641C77" w:rsidRDefault="00CA7032" w:rsidP="00641C77">
      <w:pPr>
        <w:pStyle w:val="36"/>
        <w:framePr w:wrap="notBeside"/>
        <w:rPr>
          <w:rtl/>
        </w:rPr>
      </w:pPr>
      <w:r w:rsidRPr="00641C77">
        <w:rPr>
          <w:rFonts w:hint="cs"/>
          <w:rtl/>
        </w:rPr>
        <w:t>ר''י:</w:t>
      </w:r>
    </w:p>
    <w:p w14:paraId="523096D2" w14:textId="614B37B4" w:rsidR="00AC0AF5" w:rsidRPr="00C35A2C" w:rsidRDefault="00AC0AF5" w:rsidP="00CA7032">
      <w:pPr>
        <w:rPr>
          <w:rFonts w:ascii="David" w:hAnsi="David"/>
          <w:sz w:val="32"/>
          <w:rtl/>
        </w:rPr>
      </w:pPr>
      <w:r w:rsidRPr="00C35A2C">
        <w:rPr>
          <w:rFonts w:ascii="David" w:hAnsi="David"/>
          <w:sz w:val="32"/>
          <w:rtl/>
        </w:rPr>
        <w:t xml:space="preserve">עדים מקרעין את השטר וכותבין לו שטר אחר מזמן ראשון, </w:t>
      </w:r>
    </w:p>
    <w:p w14:paraId="4A351E3C" w14:textId="77777777" w:rsidR="00641C77" w:rsidRPr="00641C77" w:rsidRDefault="00AC0AF5" w:rsidP="00641C77">
      <w:pPr>
        <w:pStyle w:val="36"/>
        <w:framePr w:wrap="notBeside"/>
        <w:rPr>
          <w:rtl/>
        </w:rPr>
      </w:pPr>
      <w:r w:rsidRPr="00641C77">
        <w:rPr>
          <w:rtl/>
        </w:rPr>
        <w:t>רבי יוסי</w:t>
      </w:r>
      <w:r w:rsidR="00CA7032" w:rsidRPr="00641C77">
        <w:rPr>
          <w:rFonts w:hint="cs"/>
          <w:rtl/>
        </w:rPr>
        <w:t>:</w:t>
      </w:r>
    </w:p>
    <w:p w14:paraId="2D16D6F3" w14:textId="62977F11" w:rsidR="00AC0AF5" w:rsidRDefault="00AC0AF5" w:rsidP="00AC0AF5">
      <w:pPr>
        <w:rPr>
          <w:rFonts w:ascii="David" w:hAnsi="David"/>
          <w:sz w:val="32"/>
          <w:rtl/>
        </w:rPr>
      </w:pPr>
      <w:r w:rsidRPr="00C35A2C">
        <w:rPr>
          <w:rFonts w:ascii="David" w:hAnsi="David"/>
          <w:sz w:val="32"/>
          <w:rtl/>
        </w:rPr>
        <w:t>שטר זה יהא מונח במקומו ויכתבו שובר.</w:t>
      </w:r>
      <w:r w:rsidR="00641C77">
        <w:rPr>
          <w:rFonts w:ascii="David" w:hAnsi="David" w:hint="cs"/>
          <w:sz w:val="32"/>
          <w:rtl/>
        </w:rPr>
        <w:t xml:space="preserve"> מפני שני דברים </w:t>
      </w:r>
    </w:p>
    <w:p w14:paraId="6040E7E4" w14:textId="4A9CF9F2" w:rsidR="00AC0AF5" w:rsidRPr="00C414D2" w:rsidRDefault="00AC0AF5" w:rsidP="00AC0AF5">
      <w:pPr>
        <w:rPr>
          <w:rFonts w:ascii="David" w:hAnsi="David"/>
          <w:spacing w:val="-2"/>
          <w:sz w:val="32"/>
          <w:rtl/>
        </w:rPr>
      </w:pPr>
      <w:r w:rsidRPr="00641C77">
        <w:rPr>
          <w:rStyle w:val="affffe"/>
          <w:rtl/>
        </w:rPr>
        <w:t>אחת,</w:t>
      </w:r>
      <w:r w:rsidRPr="00C414D2">
        <w:rPr>
          <w:rFonts w:ascii="David" w:hAnsi="David"/>
          <w:spacing w:val="-2"/>
          <w:sz w:val="32"/>
          <w:rtl/>
        </w:rPr>
        <w:t xml:space="preserve"> כדי שיכוף לפורעו, </w:t>
      </w:r>
      <w:r w:rsidRPr="00641C77">
        <w:rPr>
          <w:rStyle w:val="affffe"/>
          <w:rtl/>
        </w:rPr>
        <w:t>ואחת,</w:t>
      </w:r>
      <w:r w:rsidRPr="00C414D2">
        <w:rPr>
          <w:rFonts w:ascii="David" w:hAnsi="David"/>
          <w:spacing w:val="-2"/>
          <w:sz w:val="32"/>
          <w:rtl/>
        </w:rPr>
        <w:t xml:space="preserve"> כדי שיגבה מזמן ראשון.</w:t>
      </w:r>
    </w:p>
    <w:p w14:paraId="51BD4C81" w14:textId="53C4577B" w:rsidR="00CA7032" w:rsidRPr="00CA7032" w:rsidRDefault="00641C77" w:rsidP="00CA7032">
      <w:pPr>
        <w:pStyle w:val="36"/>
        <w:framePr w:wrap="notBeside"/>
        <w:rPr>
          <w:rtl/>
        </w:rPr>
      </w:pPr>
      <w:r>
        <w:rPr>
          <w:rFonts w:hint="cs"/>
          <w:rtl/>
        </w:rPr>
        <w:lastRenderedPageBreak/>
        <w:t>וה''ק ר' יוסי:</w:t>
      </w:r>
    </w:p>
    <w:p w14:paraId="257E0F38" w14:textId="2A0B806E" w:rsidR="00AC0AF5" w:rsidRPr="0081371E" w:rsidRDefault="00AC0AF5" w:rsidP="00CA7032">
      <w:pPr>
        <w:spacing w:after="60"/>
        <w:rPr>
          <w:rStyle w:val="afff8"/>
          <w:rtl/>
        </w:rPr>
      </w:pPr>
      <w:r w:rsidRPr="00C35A2C">
        <w:rPr>
          <w:rFonts w:ascii="David" w:hAnsi="David"/>
          <w:sz w:val="32"/>
          <w:rtl/>
        </w:rPr>
        <w:t>אי מזמן ראשון אמרת</w:t>
      </w:r>
      <w:r w:rsidR="00CA7032">
        <w:rPr>
          <w:rFonts w:ascii="David" w:hAnsi="David" w:hint="cs"/>
          <w:sz w:val="32"/>
          <w:rtl/>
        </w:rPr>
        <w:t xml:space="preserve"> חולקני </w:t>
      </w:r>
      <w:r w:rsidRPr="00C35A2C">
        <w:rPr>
          <w:rFonts w:ascii="David" w:hAnsi="David"/>
          <w:sz w:val="32"/>
          <w:rtl/>
        </w:rPr>
        <w:t xml:space="preserve">עלך בחד, </w:t>
      </w:r>
      <w:r w:rsidR="00CA7032" w:rsidRPr="00641C77">
        <w:rPr>
          <w:rStyle w:val="affffe"/>
          <w:rtl/>
        </w:rPr>
        <w:tab/>
      </w:r>
      <w:r w:rsidRPr="00641C77">
        <w:rPr>
          <w:rStyle w:val="affffe"/>
          <w:rtl/>
        </w:rPr>
        <w:t>אי מזמן שני</w:t>
      </w:r>
      <w:r w:rsidR="00CA7032" w:rsidRPr="00641C77">
        <w:rPr>
          <w:rStyle w:val="affffe"/>
          <w:rFonts w:hint="cs"/>
          <w:rtl/>
        </w:rPr>
        <w:t>:</w:t>
      </w:r>
      <w:r w:rsidR="00641C77">
        <w:rPr>
          <w:rFonts w:ascii="David" w:hAnsi="David" w:hint="cs"/>
          <w:sz w:val="32"/>
          <w:rtl/>
        </w:rPr>
        <w:t xml:space="preserve"> </w:t>
      </w:r>
      <w:r w:rsidR="00CA7032">
        <w:rPr>
          <w:rFonts w:ascii="David" w:hAnsi="David" w:hint="cs"/>
          <w:sz w:val="32"/>
          <w:rtl/>
        </w:rPr>
        <w:t xml:space="preserve">חולקני </w:t>
      </w:r>
      <w:r w:rsidRPr="00C35A2C">
        <w:rPr>
          <w:rFonts w:ascii="David" w:hAnsi="David"/>
          <w:sz w:val="32"/>
          <w:rtl/>
        </w:rPr>
        <w:t>עלך בתרי.</w:t>
      </w:r>
    </w:p>
    <w:p w14:paraId="17FBAD86" w14:textId="17DE8A91" w:rsidR="00CA7032" w:rsidRPr="00CA7032" w:rsidRDefault="00641C77" w:rsidP="00CA7032">
      <w:pPr>
        <w:pStyle w:val="36"/>
        <w:framePr w:wrap="notBeside"/>
        <w:rPr>
          <w:rtl/>
        </w:rPr>
      </w:pPr>
      <w:r>
        <w:rPr>
          <w:rFonts w:ascii="BA Or Tzadikim Regular" w:hAnsi="BA Or Tzadikim Regular" w:cs="BA Or Tzadikim Regular"/>
          <w:rtl/>
        </w:rPr>
        <w:t>◄</w:t>
      </w:r>
      <w:r w:rsidR="00AC0AF5" w:rsidRPr="00CA7032">
        <w:rPr>
          <w:rtl/>
        </w:rPr>
        <w:t>ת"ר:</w:t>
      </w:r>
    </w:p>
    <w:p w14:paraId="7AD85736" w14:textId="42A03B8F" w:rsidR="00CA7032" w:rsidRDefault="00AC0AF5" w:rsidP="00CA7032">
      <w:pPr>
        <w:pStyle w:val="affff9"/>
        <w:rPr>
          <w:rtl/>
        </w:rPr>
      </w:pPr>
      <w:r w:rsidRPr="00C35A2C">
        <w:rPr>
          <w:rtl/>
        </w:rPr>
        <w:t xml:space="preserve">שטר שזמנו כתוב בשבת או </w:t>
      </w:r>
      <w:r w:rsidR="00CA7032">
        <w:rPr>
          <w:rFonts w:hint="cs"/>
          <w:rtl/>
        </w:rPr>
        <w:t>ביוה'כ</w:t>
      </w:r>
    </w:p>
    <w:p w14:paraId="3A5D2067" w14:textId="77777777" w:rsidR="00CA7032" w:rsidRPr="00CA7032" w:rsidRDefault="00CA7032" w:rsidP="00CA7032">
      <w:pPr>
        <w:pStyle w:val="36"/>
        <w:framePr w:wrap="notBeside"/>
        <w:rPr>
          <w:rtl/>
        </w:rPr>
      </w:pPr>
      <w:r w:rsidRPr="00CA7032">
        <w:rPr>
          <w:rFonts w:hint="cs"/>
          <w:rtl/>
        </w:rPr>
        <w:t>ר''י</w:t>
      </w:r>
    </w:p>
    <w:p w14:paraId="701AA80A" w14:textId="30125843" w:rsidR="00AC0AF5" w:rsidRPr="00C35A2C" w:rsidRDefault="00CA7032" w:rsidP="00CA7032">
      <w:pPr>
        <w:ind w:firstLine="113"/>
        <w:rPr>
          <w:rFonts w:ascii="David" w:hAnsi="David"/>
          <w:sz w:val="32"/>
          <w:rtl/>
        </w:rPr>
      </w:pPr>
      <w:r w:rsidRPr="00CA7032">
        <w:rPr>
          <w:rStyle w:val="affffe"/>
          <w:rFonts w:hint="cs"/>
          <w:rtl/>
        </w:rPr>
        <w:t>ר''י:</w:t>
      </w:r>
      <w:r>
        <w:rPr>
          <w:rFonts w:ascii="David" w:hAnsi="David" w:hint="cs"/>
          <w:sz w:val="32"/>
          <w:rtl/>
        </w:rPr>
        <w:t xml:space="preserve"> </w:t>
      </w:r>
      <w:r w:rsidR="00AC0AF5" w:rsidRPr="00C35A2C">
        <w:rPr>
          <w:rFonts w:ascii="David" w:hAnsi="David"/>
          <w:sz w:val="32"/>
          <w:rtl/>
        </w:rPr>
        <w:t xml:space="preserve">שטר מאוחר הוא וכשר, </w:t>
      </w:r>
      <w:r>
        <w:rPr>
          <w:rFonts w:ascii="David" w:hAnsi="David"/>
          <w:sz w:val="32"/>
          <w:rtl/>
        </w:rPr>
        <w:tab/>
      </w:r>
      <w:r>
        <w:rPr>
          <w:rFonts w:ascii="David" w:hAnsi="David"/>
          <w:sz w:val="32"/>
          <w:rtl/>
        </w:rPr>
        <w:tab/>
      </w:r>
      <w:r w:rsidR="00AC0AF5" w:rsidRPr="00CA7032">
        <w:rPr>
          <w:rStyle w:val="affffe"/>
          <w:rtl/>
        </w:rPr>
        <w:t>רבי יוסי</w:t>
      </w:r>
      <w:r>
        <w:rPr>
          <w:rStyle w:val="affffe"/>
          <w:rFonts w:hint="cs"/>
          <w:rtl/>
        </w:rPr>
        <w:t>:</w:t>
      </w:r>
      <w:r w:rsidR="00AC0AF5" w:rsidRPr="00C35A2C">
        <w:rPr>
          <w:rFonts w:ascii="David" w:hAnsi="David"/>
          <w:sz w:val="32"/>
          <w:rtl/>
        </w:rPr>
        <w:t xml:space="preserve"> פוסל.</w:t>
      </w:r>
    </w:p>
    <w:p w14:paraId="769B8B5E" w14:textId="3A8E33B9" w:rsidR="00CA7032" w:rsidRPr="00CA7032" w:rsidRDefault="00CA7032" w:rsidP="00CA7032">
      <w:pPr>
        <w:pStyle w:val="36"/>
        <w:framePr w:wrap="notBeside"/>
        <w:rPr>
          <w:rtl/>
        </w:rPr>
      </w:pPr>
      <w:r>
        <w:rPr>
          <w:rFonts w:hint="cs"/>
          <w:rtl/>
        </w:rPr>
        <w:t>הקשהו</w:t>
      </w:r>
      <w:r w:rsidRPr="00CA7032">
        <w:rPr>
          <w:rFonts w:hint="cs"/>
          <w:rtl/>
        </w:rPr>
        <w:t xml:space="preserve"> ר''י</w:t>
      </w:r>
      <w:r w:rsidR="00AC0AF5" w:rsidRPr="00CA7032">
        <w:rPr>
          <w:rtl/>
        </w:rPr>
        <w:t>:</w:t>
      </w:r>
    </w:p>
    <w:p w14:paraId="1344F801" w14:textId="732E4254" w:rsidR="00CA7032" w:rsidRDefault="00AC0AF5" w:rsidP="00CA7032">
      <w:pPr>
        <w:rPr>
          <w:rFonts w:ascii="David" w:hAnsi="David"/>
          <w:sz w:val="32"/>
          <w:rtl/>
        </w:rPr>
      </w:pPr>
      <w:r w:rsidRPr="00C35A2C">
        <w:rPr>
          <w:rFonts w:ascii="David" w:hAnsi="David"/>
          <w:sz w:val="32"/>
          <w:rtl/>
        </w:rPr>
        <w:t>והלא מעשה בא לפניך בצפורי והכשרת</w:t>
      </w:r>
      <w:r w:rsidR="00CA7032">
        <w:rPr>
          <w:rFonts w:ascii="David" w:hAnsi="David" w:hint="cs"/>
          <w:sz w:val="32"/>
          <w:rtl/>
        </w:rPr>
        <w:t xml:space="preserve"> </w:t>
      </w:r>
      <w:r w:rsidR="00CA7032" w:rsidRPr="00CA7032">
        <w:rPr>
          <w:rStyle w:val="affffe"/>
          <w:rFonts w:hint="cs"/>
          <w:rtl/>
        </w:rPr>
        <w:t>א''ל</w:t>
      </w:r>
      <w:r w:rsidR="00CA7032">
        <w:rPr>
          <w:rFonts w:ascii="David" w:hAnsi="David" w:hint="cs"/>
          <w:sz w:val="32"/>
          <w:rtl/>
        </w:rPr>
        <w:t xml:space="preserve"> </w:t>
      </w:r>
      <w:r w:rsidR="00CA7032" w:rsidRPr="00CA7032">
        <w:rPr>
          <w:rFonts w:ascii="David" w:hAnsi="David" w:hint="cs"/>
          <w:b/>
          <w:bCs/>
          <w:sz w:val="32"/>
          <w:rtl/>
        </w:rPr>
        <w:t>בזה</w:t>
      </w:r>
      <w:r w:rsidR="00CA7032">
        <w:rPr>
          <w:rFonts w:ascii="David" w:hAnsi="David" w:hint="cs"/>
          <w:sz w:val="32"/>
          <w:rtl/>
        </w:rPr>
        <w:t xml:space="preserve"> </w:t>
      </w:r>
      <w:r w:rsidR="00CA7032" w:rsidRPr="00CA7032">
        <w:rPr>
          <w:rStyle w:val="afffff0"/>
          <w:rFonts w:hint="cs"/>
          <w:rtl/>
        </w:rPr>
        <w:t>[במאוחר]</w:t>
      </w:r>
      <w:r w:rsidR="00CA7032">
        <w:rPr>
          <w:rFonts w:ascii="David" w:hAnsi="David" w:hint="cs"/>
          <w:sz w:val="32"/>
          <w:rtl/>
        </w:rPr>
        <w:t xml:space="preserve"> הכשרתי </w:t>
      </w:r>
    </w:p>
    <w:p w14:paraId="5C087A8B" w14:textId="77777777" w:rsidR="00CA7032" w:rsidRPr="00CA7032" w:rsidRDefault="00CA7032" w:rsidP="00CA7032">
      <w:pPr>
        <w:pStyle w:val="36"/>
        <w:framePr w:wrap="notBeside"/>
        <w:rPr>
          <w:rtl/>
        </w:rPr>
      </w:pPr>
      <w:r w:rsidRPr="00CA7032">
        <w:rPr>
          <w:rFonts w:hint="cs"/>
          <w:rtl/>
        </w:rPr>
        <w:t>וקשה</w:t>
      </w:r>
    </w:p>
    <w:p w14:paraId="0C7E30C9" w14:textId="43EFA7E3" w:rsidR="00AC0AF5" w:rsidRPr="00C35A2C" w:rsidRDefault="00CA7032" w:rsidP="00CA7032">
      <w:pPr>
        <w:rPr>
          <w:rFonts w:ascii="David" w:hAnsi="David"/>
          <w:sz w:val="32"/>
          <w:rtl/>
        </w:rPr>
      </w:pPr>
      <w:r>
        <w:rPr>
          <w:rFonts w:ascii="David" w:hAnsi="David" w:hint="cs"/>
          <w:sz w:val="32"/>
          <w:rtl/>
        </w:rPr>
        <w:t xml:space="preserve"> ואף ר''י בזה גם אמר. </w:t>
      </w:r>
    </w:p>
    <w:p w14:paraId="60223C0D" w14:textId="1A96B22E" w:rsidR="00AC0AF5" w:rsidRPr="00C35A2C" w:rsidRDefault="00AC0AF5" w:rsidP="00982F98">
      <w:pPr>
        <w:pStyle w:val="affe"/>
        <w:framePr w:wrap="around"/>
        <w:rPr>
          <w:rtl/>
        </w:rPr>
      </w:pPr>
      <w:r w:rsidRPr="00C35A2C">
        <w:rPr>
          <w:rFonts w:hint="cs"/>
          <w:rtl/>
        </w:rPr>
        <w:t>קעא:</w:t>
      </w:r>
    </w:p>
    <w:p w14:paraId="33240B7B" w14:textId="4BF38783" w:rsidR="00CA7032" w:rsidRPr="00CA7032" w:rsidRDefault="00AC0AF5" w:rsidP="00CA7032">
      <w:pPr>
        <w:pStyle w:val="36"/>
        <w:framePr w:wrap="notBeside"/>
        <w:rPr>
          <w:rtl/>
        </w:rPr>
      </w:pPr>
      <w:r w:rsidRPr="00CA7032">
        <w:rPr>
          <w:rtl/>
        </w:rPr>
        <w:t>רבי פדת:</w:t>
      </w:r>
      <w:r w:rsidR="00CA7032">
        <w:rPr>
          <w:rFonts w:hint="cs"/>
          <w:rtl/>
        </w:rPr>
        <w:t xml:space="preserve"> לכו''ע:</w:t>
      </w:r>
    </w:p>
    <w:p w14:paraId="1C669EEF" w14:textId="2D177D10" w:rsidR="00AC0AF5" w:rsidRDefault="00AC0AF5" w:rsidP="00AC0AF5">
      <w:pPr>
        <w:rPr>
          <w:rFonts w:ascii="David" w:hAnsi="David"/>
          <w:sz w:val="32"/>
          <w:rtl/>
        </w:rPr>
      </w:pPr>
      <w:r w:rsidRPr="00C35A2C">
        <w:rPr>
          <w:rFonts w:ascii="David" w:hAnsi="David"/>
          <w:sz w:val="32"/>
          <w:rtl/>
        </w:rPr>
        <w:t>אם הוזקקנו לעונת</w:t>
      </w:r>
      <w:r w:rsidR="00CA7032">
        <w:rPr>
          <w:rFonts w:ascii="David" w:hAnsi="David" w:hint="cs"/>
          <w:sz w:val="32"/>
          <w:rtl/>
        </w:rPr>
        <w:t xml:space="preserve"> ה</w:t>
      </w:r>
      <w:r w:rsidRPr="00C35A2C">
        <w:rPr>
          <w:rFonts w:ascii="David" w:hAnsi="David"/>
          <w:sz w:val="32"/>
          <w:rtl/>
        </w:rPr>
        <w:t>שטר, ונמצא מכוו</w:t>
      </w:r>
      <w:r w:rsidR="00CA7032">
        <w:rPr>
          <w:rFonts w:ascii="David" w:hAnsi="David" w:hint="cs"/>
          <w:sz w:val="32"/>
          <w:rtl/>
        </w:rPr>
        <w:t>ן</w:t>
      </w:r>
      <w:r w:rsidRPr="00C35A2C">
        <w:rPr>
          <w:rFonts w:ascii="David" w:hAnsi="David"/>
          <w:sz w:val="32"/>
          <w:rtl/>
        </w:rPr>
        <w:t xml:space="preserve"> בשבת</w:t>
      </w:r>
      <w:r w:rsidR="00CA7032">
        <w:rPr>
          <w:rFonts w:ascii="David" w:hAnsi="David" w:hint="cs"/>
          <w:sz w:val="32"/>
          <w:rtl/>
        </w:rPr>
        <w:t xml:space="preserve"> </w:t>
      </w:r>
      <w:r w:rsidRPr="00C35A2C">
        <w:rPr>
          <w:rFonts w:ascii="David" w:hAnsi="David"/>
          <w:sz w:val="32"/>
          <w:rtl/>
        </w:rPr>
        <w:t>ששטר מאוחר הוא וכשר,</w:t>
      </w:r>
    </w:p>
    <w:p w14:paraId="7FD13804" w14:textId="77777777" w:rsidR="00CA7032" w:rsidRPr="00CA7032" w:rsidRDefault="00AC0AF5" w:rsidP="00CA7032">
      <w:pPr>
        <w:pStyle w:val="36"/>
        <w:framePr w:wrap="notBeside"/>
        <w:rPr>
          <w:rtl/>
        </w:rPr>
      </w:pPr>
      <w:r w:rsidRPr="00CA7032">
        <w:rPr>
          <w:rFonts w:hint="cs"/>
          <w:rtl/>
        </w:rPr>
        <w:t>ו</w:t>
      </w:r>
      <w:r w:rsidR="00AD221F" w:rsidRPr="00CA7032">
        <w:rPr>
          <w:rFonts w:hint="cs"/>
          <w:rtl/>
        </w:rPr>
        <w:t>חלקו</w:t>
      </w:r>
    </w:p>
    <w:p w14:paraId="211B14DF" w14:textId="77777777" w:rsidR="00CA7032" w:rsidRDefault="00AC0AF5" w:rsidP="00AC0AF5">
      <w:pPr>
        <w:rPr>
          <w:rFonts w:ascii="David" w:hAnsi="David"/>
          <w:sz w:val="32"/>
          <w:rtl/>
        </w:rPr>
      </w:pPr>
      <w:r w:rsidRPr="00C35A2C">
        <w:rPr>
          <w:rFonts w:ascii="David" w:hAnsi="David"/>
          <w:sz w:val="32"/>
          <w:rtl/>
        </w:rPr>
        <w:t>בשטר מאוחר בעלמא,</w:t>
      </w:r>
      <w:r w:rsidRPr="00C35A2C">
        <w:rPr>
          <w:rFonts w:ascii="David" w:hAnsi="David" w:hint="cs"/>
          <w:sz w:val="32"/>
          <w:rtl/>
        </w:rPr>
        <w:t xml:space="preserve"> </w:t>
      </w:r>
    </w:p>
    <w:p w14:paraId="27EBF2FE" w14:textId="04F3BA97" w:rsidR="00AC0AF5" w:rsidRDefault="00AC0AF5" w:rsidP="00AC0AF5">
      <w:pPr>
        <w:rPr>
          <w:rFonts w:ascii="David" w:hAnsi="David"/>
          <w:sz w:val="32"/>
          <w:rtl/>
        </w:rPr>
      </w:pPr>
      <w:r w:rsidRPr="00CA7032">
        <w:rPr>
          <w:rStyle w:val="affffe"/>
          <w:rFonts w:hint="cs"/>
          <w:rtl/>
        </w:rPr>
        <w:t>ר</w:t>
      </w:r>
      <w:r w:rsidRPr="00CA7032">
        <w:rPr>
          <w:rStyle w:val="affffe"/>
          <w:rtl/>
        </w:rPr>
        <w:t>"</w:t>
      </w:r>
      <w:r w:rsidRPr="00CA7032">
        <w:rPr>
          <w:rStyle w:val="affffe"/>
          <w:rFonts w:hint="cs"/>
          <w:rtl/>
        </w:rPr>
        <w:t>י</w:t>
      </w:r>
      <w:r w:rsidRPr="00CA7032">
        <w:rPr>
          <w:rStyle w:val="affffe"/>
          <w:rtl/>
        </w:rPr>
        <w:t xml:space="preserve"> לטעמיה</w:t>
      </w:r>
      <w:r w:rsidR="00CA7032">
        <w:rPr>
          <w:rStyle w:val="affffe"/>
          <w:rFonts w:hint="cs"/>
          <w:rtl/>
        </w:rPr>
        <w:t xml:space="preserve">:  </w:t>
      </w:r>
      <w:r w:rsidRPr="00C35A2C">
        <w:rPr>
          <w:rFonts w:ascii="David" w:hAnsi="David"/>
          <w:sz w:val="32"/>
          <w:rtl/>
        </w:rPr>
        <w:t xml:space="preserve">אין כותבין שובר, ולא </w:t>
      </w:r>
      <w:r>
        <w:rPr>
          <w:rFonts w:ascii="David" w:hAnsi="David" w:hint="cs"/>
          <w:sz w:val="32"/>
          <w:rtl/>
        </w:rPr>
        <w:t>יצא</w:t>
      </w:r>
      <w:r w:rsidRPr="00C35A2C">
        <w:rPr>
          <w:rFonts w:ascii="David" w:hAnsi="David"/>
          <w:sz w:val="32"/>
          <w:rtl/>
        </w:rPr>
        <w:t xml:space="preserve"> </w:t>
      </w:r>
      <w:r>
        <w:rPr>
          <w:rFonts w:ascii="David" w:hAnsi="David"/>
          <w:sz w:val="32"/>
          <w:rtl/>
        </w:rPr>
        <w:t>ממנו</w:t>
      </w:r>
      <w:r w:rsidRPr="00C35A2C">
        <w:rPr>
          <w:rFonts w:ascii="David" w:hAnsi="David"/>
          <w:sz w:val="32"/>
          <w:rtl/>
        </w:rPr>
        <w:t xml:space="preserve"> חורבא.</w:t>
      </w:r>
    </w:p>
    <w:p w14:paraId="21D5CEA5" w14:textId="5E37757D" w:rsidR="00AC0AF5" w:rsidRPr="00C35A2C" w:rsidRDefault="00AC0AF5" w:rsidP="00AC0AF5">
      <w:pPr>
        <w:rPr>
          <w:rFonts w:ascii="David" w:hAnsi="David"/>
          <w:sz w:val="32"/>
          <w:rtl/>
        </w:rPr>
      </w:pPr>
      <w:r w:rsidRPr="00CA7032">
        <w:rPr>
          <w:rStyle w:val="affffe"/>
          <w:rtl/>
        </w:rPr>
        <w:t>ורבי יוסי לטעמיה</w:t>
      </w:r>
      <w:r w:rsidR="00CA7032">
        <w:rPr>
          <w:rStyle w:val="affffe"/>
          <w:rFonts w:hint="cs"/>
          <w:rtl/>
        </w:rPr>
        <w:t>:</w:t>
      </w:r>
      <w:r w:rsidRPr="00C35A2C">
        <w:rPr>
          <w:rFonts w:ascii="David" w:hAnsi="David"/>
          <w:sz w:val="32"/>
          <w:rtl/>
        </w:rPr>
        <w:t xml:space="preserve"> </w:t>
      </w:r>
      <w:r w:rsidR="00CA7032">
        <w:rPr>
          <w:rFonts w:ascii="David" w:hAnsi="David" w:hint="cs"/>
          <w:sz w:val="32"/>
          <w:rtl/>
        </w:rPr>
        <w:t>ד</w:t>
      </w:r>
      <w:r w:rsidRPr="00C35A2C">
        <w:rPr>
          <w:rFonts w:ascii="David" w:hAnsi="David"/>
          <w:sz w:val="32"/>
          <w:rtl/>
        </w:rPr>
        <w:t>כותבין שובר, ונפיק מיניה חורבא.</w:t>
      </w:r>
    </w:p>
    <w:p w14:paraId="70B752CD" w14:textId="77777777" w:rsidR="00CA7032" w:rsidRPr="00CA7032" w:rsidRDefault="00AC0AF5" w:rsidP="00CA7032">
      <w:pPr>
        <w:pStyle w:val="36"/>
        <w:framePr w:wrap="notBeside"/>
        <w:rPr>
          <w:rtl/>
        </w:rPr>
      </w:pPr>
      <w:r w:rsidRPr="00CA7032">
        <w:rPr>
          <w:rFonts w:hint="cs"/>
          <w:rtl/>
        </w:rPr>
        <w:t>רהבדר</w:t>
      </w:r>
      <w:r w:rsidRPr="00CA7032">
        <w:rPr>
          <w:rtl/>
        </w:rPr>
        <w:t>"</w:t>
      </w:r>
      <w:r w:rsidRPr="00CA7032">
        <w:rPr>
          <w:rFonts w:hint="cs"/>
          <w:rtl/>
        </w:rPr>
        <w:t>י</w:t>
      </w:r>
      <w:r w:rsidRPr="00CA7032">
        <w:rPr>
          <w:rtl/>
        </w:rPr>
        <w:t>:</w:t>
      </w:r>
    </w:p>
    <w:p w14:paraId="226557A6" w14:textId="413E3D66" w:rsidR="00AC0AF5" w:rsidRPr="00C35A2C" w:rsidRDefault="00AC0AF5" w:rsidP="00CA7032">
      <w:pPr>
        <w:rPr>
          <w:rFonts w:ascii="David" w:hAnsi="David"/>
          <w:sz w:val="32"/>
          <w:rtl/>
        </w:rPr>
      </w:pPr>
      <w:r w:rsidRPr="00C35A2C">
        <w:rPr>
          <w:rFonts w:ascii="David" w:hAnsi="David"/>
          <w:sz w:val="32"/>
          <w:rtl/>
        </w:rPr>
        <w:t xml:space="preserve">אפילו למ"ד כותבין שובר, </w:t>
      </w:r>
      <w:r w:rsidR="0049608B">
        <w:rPr>
          <w:rFonts w:ascii="David" w:hAnsi="David" w:hint="cs"/>
          <w:sz w:val="32"/>
          <w:rtl/>
        </w:rPr>
        <w:t>-</w:t>
      </w:r>
      <w:r w:rsidR="00CA7032">
        <w:rPr>
          <w:rFonts w:ascii="David" w:hAnsi="David" w:hint="cs"/>
          <w:sz w:val="32"/>
          <w:rtl/>
        </w:rPr>
        <w:t xml:space="preserve"> על חצי ולא על הכל, </w:t>
      </w:r>
    </w:p>
    <w:p w14:paraId="7435C01E" w14:textId="17BCB02B" w:rsidR="0049608B" w:rsidRPr="0049608B" w:rsidRDefault="00641C77" w:rsidP="0049608B">
      <w:pPr>
        <w:pStyle w:val="36"/>
        <w:framePr w:wrap="notBeside"/>
        <w:rPr>
          <w:rtl/>
        </w:rPr>
      </w:pPr>
      <w:r>
        <w:rPr>
          <w:rFonts w:ascii="BA Or Tzadikim Regular" w:hAnsi="BA Or Tzadikim Regular" w:cs="BA Or Tzadikim Regular"/>
          <w:rtl/>
        </w:rPr>
        <w:t>◄</w:t>
      </w:r>
      <w:r w:rsidR="00AC0AF5" w:rsidRPr="0049608B">
        <w:rPr>
          <w:rtl/>
        </w:rPr>
        <w:t>ולא היא,</w:t>
      </w:r>
    </w:p>
    <w:p w14:paraId="2494BE11" w14:textId="7AAB6604" w:rsidR="00CA7032" w:rsidRPr="0049608B" w:rsidRDefault="0049608B" w:rsidP="0049608B">
      <w:pPr>
        <w:spacing w:after="60"/>
        <w:rPr>
          <w:rStyle w:val="afff8"/>
          <w:rFonts w:ascii="David" w:hAnsi="David" w:cs="FrankRuehl"/>
          <w:b w:val="0"/>
          <w:spacing w:val="0"/>
          <w:sz w:val="32"/>
          <w:szCs w:val="18"/>
          <w:rtl/>
        </w:rPr>
      </w:pPr>
      <w:r>
        <w:rPr>
          <w:rFonts w:ascii="David" w:hAnsi="David" w:hint="cs"/>
          <w:sz w:val="32"/>
          <w:rtl/>
        </w:rPr>
        <w:t xml:space="preserve">דאפי' על הכל כותבים. </w:t>
      </w:r>
    </w:p>
    <w:p w14:paraId="075FF848" w14:textId="77777777" w:rsidR="00CA7032" w:rsidRPr="00CA7032" w:rsidRDefault="00CA7032" w:rsidP="00CA7032">
      <w:pPr>
        <w:pStyle w:val="36"/>
        <w:framePr w:wrap="notBeside"/>
        <w:rPr>
          <w:rtl/>
        </w:rPr>
      </w:pPr>
      <w:r w:rsidRPr="00CA7032">
        <w:rPr>
          <w:rFonts w:hint="cs"/>
          <w:rtl/>
        </w:rPr>
        <w:t>כריב''י</w:t>
      </w:r>
    </w:p>
    <w:p w14:paraId="41203DCF" w14:textId="70A2D5A3" w:rsidR="0049608B" w:rsidRDefault="00CA7032" w:rsidP="00AC0AF5">
      <w:pPr>
        <w:rPr>
          <w:rFonts w:ascii="David" w:hAnsi="David"/>
          <w:sz w:val="32"/>
          <w:rtl/>
        </w:rPr>
      </w:pPr>
      <w:r>
        <w:rPr>
          <w:rFonts w:ascii="David" w:hAnsi="David" w:hint="cs"/>
          <w:sz w:val="32"/>
          <w:rtl/>
        </w:rPr>
        <w:t xml:space="preserve">שהיה חייב זוזי </w:t>
      </w:r>
      <w:r w:rsidRPr="00CA7032">
        <w:rPr>
          <w:rStyle w:val="affffe"/>
          <w:rFonts w:hint="cs"/>
          <w:rtl/>
        </w:rPr>
        <w:t>לר''א</w:t>
      </w:r>
      <w:r w:rsidR="0049608B">
        <w:rPr>
          <w:rStyle w:val="affffe"/>
          <w:rFonts w:hint="cs"/>
          <w:rtl/>
        </w:rPr>
        <w:t>,</w:t>
      </w:r>
      <w:r w:rsidRPr="00CA7032">
        <w:rPr>
          <w:rStyle w:val="affffe"/>
          <w:rFonts w:hint="cs"/>
          <w:rtl/>
        </w:rPr>
        <w:t xml:space="preserve"> ובא לפני רחב''פ </w:t>
      </w:r>
      <w:r w:rsidR="00AC0AF5" w:rsidRPr="00CA7032">
        <w:rPr>
          <w:rStyle w:val="affffe"/>
          <w:rFonts w:hint="cs"/>
          <w:rtl/>
        </w:rPr>
        <w:t>א</w:t>
      </w:r>
      <w:r w:rsidR="00AC0AF5" w:rsidRPr="00CA7032">
        <w:rPr>
          <w:rStyle w:val="affffe"/>
          <w:rtl/>
        </w:rPr>
        <w:t>"</w:t>
      </w:r>
      <w:r w:rsidR="00AC0AF5" w:rsidRPr="00CA7032">
        <w:rPr>
          <w:rStyle w:val="affffe"/>
          <w:rFonts w:hint="cs"/>
          <w:rtl/>
        </w:rPr>
        <w:t>ל</w:t>
      </w:r>
      <w:r w:rsidR="00AC0AF5" w:rsidRPr="00CA7032">
        <w:rPr>
          <w:rStyle w:val="affffe"/>
          <w:rtl/>
        </w:rPr>
        <w:t>:</w:t>
      </w:r>
      <w:r w:rsidR="00AC0AF5" w:rsidRPr="00C35A2C">
        <w:rPr>
          <w:rFonts w:ascii="David" w:hAnsi="David"/>
          <w:sz w:val="32"/>
          <w:rtl/>
        </w:rPr>
        <w:t xml:space="preserve"> </w:t>
      </w:r>
      <w:r w:rsidR="00AC0AF5" w:rsidRPr="00C35A2C">
        <w:rPr>
          <w:rFonts w:ascii="David" w:hAnsi="David" w:hint="cs"/>
          <w:sz w:val="32"/>
          <w:rtl/>
        </w:rPr>
        <w:t>תן לי מעותי</w:t>
      </w:r>
      <w:r w:rsidR="0049608B">
        <w:rPr>
          <w:rFonts w:ascii="David" w:hAnsi="David" w:hint="cs"/>
          <w:sz w:val="32"/>
          <w:rtl/>
        </w:rPr>
        <w:t>,</w:t>
      </w:r>
      <w:r w:rsidR="00AC0AF5" w:rsidRPr="00C35A2C">
        <w:rPr>
          <w:rFonts w:ascii="David" w:hAnsi="David" w:hint="cs"/>
          <w:sz w:val="32"/>
          <w:rtl/>
        </w:rPr>
        <w:t xml:space="preserve"> </w:t>
      </w:r>
      <w:r w:rsidR="00AC0AF5" w:rsidRPr="00CA7032">
        <w:rPr>
          <w:rStyle w:val="affffe"/>
          <w:rFonts w:hint="cs"/>
          <w:rtl/>
        </w:rPr>
        <w:t>א</w:t>
      </w:r>
      <w:r w:rsidR="00AC0AF5" w:rsidRPr="00CA7032">
        <w:rPr>
          <w:rStyle w:val="affffe"/>
          <w:rtl/>
        </w:rPr>
        <w:t>"</w:t>
      </w:r>
      <w:r w:rsidR="00AC0AF5" w:rsidRPr="00CA7032">
        <w:rPr>
          <w:rStyle w:val="affffe"/>
          <w:rFonts w:hint="cs"/>
          <w:rtl/>
        </w:rPr>
        <w:t>ל</w:t>
      </w:r>
      <w:r w:rsidR="0049608B">
        <w:rPr>
          <w:rStyle w:val="affffe"/>
          <w:rFonts w:hint="cs"/>
          <w:rtl/>
        </w:rPr>
        <w:t>:</w:t>
      </w:r>
      <w:r w:rsidR="00AC0AF5" w:rsidRPr="00C35A2C">
        <w:rPr>
          <w:rFonts w:ascii="David" w:hAnsi="David" w:hint="cs"/>
          <w:sz w:val="32"/>
          <w:rtl/>
        </w:rPr>
        <w:t xml:space="preserve"> תן לי שטרי ואתן לך</w:t>
      </w:r>
      <w:r w:rsidR="0049608B">
        <w:rPr>
          <w:rFonts w:ascii="David" w:hAnsi="David" w:hint="cs"/>
          <w:sz w:val="32"/>
          <w:rtl/>
        </w:rPr>
        <w:t>,</w:t>
      </w:r>
      <w:r w:rsidR="00AC0AF5" w:rsidRPr="00C35A2C">
        <w:rPr>
          <w:rFonts w:ascii="David" w:hAnsi="David" w:hint="cs"/>
          <w:sz w:val="32"/>
          <w:rtl/>
        </w:rPr>
        <w:t xml:space="preserve"> </w:t>
      </w:r>
      <w:r w:rsidR="00AC0AF5" w:rsidRPr="00CA7032">
        <w:rPr>
          <w:rStyle w:val="affffe"/>
          <w:rFonts w:hint="cs"/>
          <w:rtl/>
        </w:rPr>
        <w:t>א</w:t>
      </w:r>
      <w:r w:rsidR="00AC0AF5" w:rsidRPr="00CA7032">
        <w:rPr>
          <w:rStyle w:val="affffe"/>
          <w:rtl/>
        </w:rPr>
        <w:t>"</w:t>
      </w:r>
      <w:r w:rsidR="00AC0AF5" w:rsidRPr="00CA7032">
        <w:rPr>
          <w:rStyle w:val="affffe"/>
          <w:rFonts w:hint="cs"/>
          <w:rtl/>
        </w:rPr>
        <w:t>ל</w:t>
      </w:r>
      <w:r w:rsidR="0049608B">
        <w:rPr>
          <w:rStyle w:val="affffe"/>
          <w:rFonts w:hint="cs"/>
          <w:rtl/>
        </w:rPr>
        <w:t>:</w:t>
      </w:r>
      <w:r w:rsidR="00AC0AF5" w:rsidRPr="00C35A2C">
        <w:rPr>
          <w:rFonts w:ascii="David" w:hAnsi="David" w:hint="cs"/>
          <w:sz w:val="32"/>
          <w:rtl/>
        </w:rPr>
        <w:t xml:space="preserve"> שטרך אבד </w:t>
      </w:r>
      <w:r w:rsidR="00AC0AF5" w:rsidRPr="00CA7032">
        <w:rPr>
          <w:rStyle w:val="affffe"/>
          <w:rFonts w:hint="cs"/>
          <w:rtl/>
        </w:rPr>
        <w:t>א</w:t>
      </w:r>
      <w:r w:rsidR="00AC0AF5" w:rsidRPr="00CA7032">
        <w:rPr>
          <w:rStyle w:val="affffe"/>
          <w:rtl/>
        </w:rPr>
        <w:t>"</w:t>
      </w:r>
      <w:r w:rsidR="00AC0AF5" w:rsidRPr="00CA7032">
        <w:rPr>
          <w:rStyle w:val="affffe"/>
          <w:rFonts w:hint="cs"/>
          <w:rtl/>
        </w:rPr>
        <w:t>ל</w:t>
      </w:r>
      <w:r w:rsidR="0049608B">
        <w:rPr>
          <w:rStyle w:val="affffe"/>
          <w:rFonts w:hint="cs"/>
          <w:rtl/>
        </w:rPr>
        <w:t>:</w:t>
      </w:r>
      <w:r w:rsidR="00AC0AF5" w:rsidRPr="00C35A2C">
        <w:rPr>
          <w:rFonts w:ascii="David" w:hAnsi="David" w:hint="cs"/>
          <w:sz w:val="32"/>
          <w:rtl/>
        </w:rPr>
        <w:t xml:space="preserve"> אכתוב לך שוב</w:t>
      </w:r>
      <w:r>
        <w:rPr>
          <w:rFonts w:ascii="David" w:hAnsi="David" w:hint="cs"/>
          <w:sz w:val="32"/>
          <w:rtl/>
        </w:rPr>
        <w:t>ר</w:t>
      </w:r>
      <w:r w:rsidR="0049608B">
        <w:rPr>
          <w:rFonts w:ascii="David" w:hAnsi="David" w:hint="cs"/>
          <w:sz w:val="32"/>
          <w:rtl/>
        </w:rPr>
        <w:t>.</w:t>
      </w:r>
      <w:r w:rsidR="00AC0AF5" w:rsidRPr="00C35A2C">
        <w:rPr>
          <w:rFonts w:ascii="David" w:hAnsi="David" w:hint="cs"/>
          <w:sz w:val="32"/>
          <w:rtl/>
        </w:rPr>
        <w:t xml:space="preserve"> </w:t>
      </w:r>
    </w:p>
    <w:p w14:paraId="6B51828D" w14:textId="6CEC2462" w:rsidR="0049608B" w:rsidRPr="0049608B" w:rsidRDefault="00AC0AF5" w:rsidP="0049608B">
      <w:pPr>
        <w:pStyle w:val="36"/>
        <w:framePr w:wrap="notBeside"/>
        <w:rPr>
          <w:rtl/>
        </w:rPr>
      </w:pPr>
      <w:r w:rsidRPr="0049608B">
        <w:rPr>
          <w:rFonts w:hint="cs"/>
          <w:rtl/>
        </w:rPr>
        <w:t>א</w:t>
      </w:r>
      <w:r w:rsidRPr="0049608B">
        <w:rPr>
          <w:rtl/>
        </w:rPr>
        <w:t>"</w:t>
      </w:r>
      <w:r w:rsidRPr="0049608B">
        <w:rPr>
          <w:rFonts w:hint="cs"/>
          <w:rtl/>
        </w:rPr>
        <w:t>ל</w:t>
      </w:r>
      <w:r w:rsidR="0049608B">
        <w:rPr>
          <w:rFonts w:hint="cs"/>
          <w:rtl/>
        </w:rPr>
        <w:t xml:space="preserve"> ריב''י:</w:t>
      </w:r>
    </w:p>
    <w:p w14:paraId="4C35295D" w14:textId="01A32866" w:rsidR="00AC0AF5" w:rsidRDefault="00AC0AF5" w:rsidP="00AC0AF5">
      <w:pPr>
        <w:rPr>
          <w:rFonts w:ascii="David" w:hAnsi="David"/>
          <w:sz w:val="32"/>
          <w:rtl/>
        </w:rPr>
      </w:pPr>
      <w:r w:rsidRPr="00C35A2C">
        <w:rPr>
          <w:rFonts w:ascii="David" w:hAnsi="David" w:hint="cs"/>
          <w:sz w:val="32"/>
          <w:rtl/>
        </w:rPr>
        <w:t xml:space="preserve"> הא רב ושמואל דאין כותבין שובר</w:t>
      </w:r>
      <w:r w:rsidR="00CA7032">
        <w:rPr>
          <w:rFonts w:ascii="David" w:hAnsi="David" w:hint="cs"/>
          <w:sz w:val="32"/>
          <w:rtl/>
        </w:rPr>
        <w:t>.</w:t>
      </w:r>
    </w:p>
    <w:p w14:paraId="0CB636B5" w14:textId="2ECC7BBA" w:rsidR="00CA7032" w:rsidRPr="00CA7032" w:rsidRDefault="00AC0AF5" w:rsidP="00CA7032">
      <w:pPr>
        <w:pStyle w:val="36"/>
        <w:framePr w:wrap="notBeside"/>
        <w:rPr>
          <w:rtl/>
        </w:rPr>
      </w:pPr>
      <w:r w:rsidRPr="00CA7032">
        <w:rPr>
          <w:rtl/>
        </w:rPr>
        <w:t>אמר</w:t>
      </w:r>
      <w:r w:rsidR="0049608B">
        <w:rPr>
          <w:rFonts w:hint="cs"/>
          <w:rtl/>
        </w:rPr>
        <w:t xml:space="preserve"> רחב''פ</w:t>
      </w:r>
      <w:r w:rsidRPr="00CA7032">
        <w:rPr>
          <w:rtl/>
        </w:rPr>
        <w:t>:</w:t>
      </w:r>
    </w:p>
    <w:p w14:paraId="2E80BB70" w14:textId="61A29679" w:rsidR="00AC0AF5" w:rsidRPr="00C35A2C" w:rsidRDefault="00AC0AF5" w:rsidP="00AC0AF5">
      <w:pPr>
        <w:rPr>
          <w:rFonts w:ascii="David" w:hAnsi="David"/>
          <w:sz w:val="32"/>
          <w:rtl/>
        </w:rPr>
      </w:pPr>
      <w:r w:rsidRPr="00C35A2C">
        <w:rPr>
          <w:rFonts w:ascii="David" w:hAnsi="David"/>
          <w:sz w:val="32"/>
          <w:rtl/>
        </w:rPr>
        <w:t>מ</w:t>
      </w:r>
      <w:r w:rsidR="0049608B">
        <w:rPr>
          <w:rFonts w:ascii="David" w:hAnsi="David" w:hint="cs"/>
          <w:sz w:val="32"/>
          <w:rtl/>
        </w:rPr>
        <w:t xml:space="preserve">י יתן לנו מעפר רב ושמואל ונשים בענינו לרוב גדלותם! אבל </w:t>
      </w:r>
      <w:r>
        <w:rPr>
          <w:rFonts w:ascii="David" w:hAnsi="David"/>
          <w:sz w:val="32"/>
          <w:rtl/>
        </w:rPr>
        <w:t xml:space="preserve">הא </w:t>
      </w:r>
      <w:r>
        <w:rPr>
          <w:rStyle w:val="affffe"/>
          <w:rFonts w:ascii="David" w:hAnsi="David"/>
          <w:sz w:val="32"/>
          <w:rtl/>
          <w:rPrChange w:id="9545" w:author="מנוע אמוראים" w:date="2026-10-05T16:41:09Z">
            <w:rPr>
              <w:rFonts w:ascii="David" w:hAnsi="David"/>
              <w:sz w:val="32"/>
              <w:rtl/>
            </w:rPr>
          </w:rPrChange>
        </w:rPr>
        <w:t xml:space="preserve">ר</w:t>
      </w:r>
      <w:r>
        <w:rPr>
          <w:rStyle w:val="affffe"/>
          <w:rFonts w:ascii="David" w:hAnsi="David" w:hint="cs"/>
          <w:sz w:val="32"/>
          <w:rtl/>
          <w:rPrChange w:id="9546" w:author="מנוע אמוראים" w:date="2026-10-05T16:41:09Z">
            <w:rPr>
              <w:rFonts w:ascii="David" w:hAnsi="David" w:hint="cs"/>
              <w:sz w:val="32"/>
              <w:rtl/>
            </w:rPr>
          </w:rPrChange>
        </w:rPr>
        <w:t xml:space="preserve">י</w:t>
      </w:r>
      <w:r>
        <w:rPr>
          <w:rStyle w:val="affffe"/>
          <w:rFonts w:ascii="David" w:hAnsi="David"/>
          <w:sz w:val="32"/>
          <w:rtl/>
          <w:rPrChange w:id="9547" w:author="מנוע אמוראים" w:date="2026-10-05T16:41:09Z">
            <w:rPr>
              <w:rFonts w:ascii="David" w:hAnsi="David"/>
              <w:sz w:val="32"/>
              <w:rtl/>
            </w:rPr>
          </w:rPrChange>
        </w:rPr>
        <w:t xml:space="preserve">"</w:t>
      </w:r>
      <w:r>
        <w:rPr>
          <w:rStyle w:val="affffe"/>
          <w:rFonts w:ascii="David" w:hAnsi="David" w:hint="cs"/>
          <w:sz w:val="32"/>
          <w:rtl/>
          <w:rPrChange w:id="9548" w:author="מנוע אמוראים" w:date="2026-10-05T16:41:09Z">
            <w:rPr>
              <w:rFonts w:ascii="David" w:hAnsi="David" w:hint="cs"/>
              <w:sz w:val="32"/>
              <w:rtl/>
            </w:rPr>
          </w:rPrChange>
        </w:rPr>
        <w:t xml:space="preserve">ו</w:t>
      </w:r>
      <w:r>
        <w:rPr>
          <w:rFonts w:ascii="David" w:hAnsi="David" w:hint="cs"/>
          <w:sz w:val="32"/>
          <w:rtl/>
        </w:rPr>
        <w:t xml:space="preserve"> </w:t>
      </w:r>
      <w:r>
        <w:rPr>
          <w:rStyle w:val="affffe"/>
          <w:rFonts w:ascii="David" w:hAnsi="David" w:hint="cs"/>
          <w:sz w:val="32"/>
          <w:rtl/>
          <w:rPrChange w:id="9549" w:author="מנוע אמוראים" w:date="2026-10-05T16:41:09Z">
            <w:rPr>
              <w:rFonts w:ascii="David" w:hAnsi="David" w:hint="cs"/>
              <w:sz w:val="32"/>
              <w:rtl/>
            </w:rPr>
          </w:rPrChange>
        </w:rPr>
        <w:t xml:space="preserve">ור</w:t>
      </w:r>
      <w:r>
        <w:rPr>
          <w:rStyle w:val="affffe"/>
          <w:rFonts w:ascii="David" w:hAnsi="David"/>
          <w:sz w:val="32"/>
          <w:rtl/>
          <w:rPrChange w:id="9550" w:author="מנוע אמוראים" w:date="2026-10-05T16:41:09Z">
            <w:rPr>
              <w:rFonts w:ascii="David" w:hAnsi="David"/>
              <w:sz w:val="32"/>
              <w:rtl/>
            </w:rPr>
          </w:rPrChange>
        </w:rPr>
        <w:t xml:space="preserve">"</w:t>
      </w:r>
      <w:r>
        <w:rPr>
          <w:rStyle w:val="affffe"/>
          <w:rFonts w:ascii="David" w:hAnsi="David" w:hint="cs"/>
          <w:sz w:val="32"/>
          <w:rtl/>
          <w:rPrChange w:id="9551" w:author="מנוע אמוראים" w:date="2026-10-05T16:41:09Z">
            <w:rPr>
              <w:rFonts w:ascii="David" w:hAnsi="David" w:hint="cs"/>
              <w:sz w:val="32"/>
              <w:rtl/>
            </w:rPr>
          </w:rPrChange>
        </w:rPr>
        <w:t xml:space="preserve">ל</w:t>
      </w:r>
      <w:r w:rsidR="0049608B">
        <w:rPr>
          <w:rFonts w:ascii="David" w:hAnsi="David" w:hint="cs"/>
          <w:sz w:val="32"/>
          <w:rtl/>
        </w:rPr>
        <w:t xml:space="preserve"> </w:t>
      </w:r>
      <w:r w:rsidRPr="0049608B">
        <w:rPr>
          <w:rStyle w:val="afffff0"/>
          <w:rFonts w:hint="cs"/>
          <w:rtl/>
        </w:rPr>
        <w:t>[</w:t>
      </w:r>
      <w:r w:rsidR="0049608B">
        <w:rPr>
          <w:rStyle w:val="afffff0"/>
          <w:rFonts w:hint="cs"/>
          <w:rtl/>
        </w:rPr>
        <w:t>ו</w:t>
      </w:r>
      <w:r w:rsidRPr="0049608B">
        <w:rPr>
          <w:rStyle w:val="afffff0"/>
          <w:rFonts w:hint="cs"/>
          <w:rtl/>
        </w:rPr>
        <w:t>רבין]</w:t>
      </w:r>
      <w:r w:rsidRPr="00C35A2C">
        <w:rPr>
          <w:rFonts w:ascii="David" w:hAnsi="David" w:hint="cs"/>
          <w:sz w:val="32"/>
          <w:rtl/>
        </w:rPr>
        <w:t xml:space="preserve"> </w:t>
      </w:r>
      <w:r w:rsidRPr="00C35A2C">
        <w:rPr>
          <w:rFonts w:ascii="David" w:hAnsi="David"/>
          <w:sz w:val="32"/>
          <w:rtl/>
        </w:rPr>
        <w:t>כותבין שובר.</w:t>
      </w:r>
    </w:p>
    <w:p w14:paraId="46447404" w14:textId="6DABD14E" w:rsidR="00CA7032" w:rsidRPr="00CA7032" w:rsidRDefault="00AC0AF5" w:rsidP="00CA7032">
      <w:pPr>
        <w:pStyle w:val="36"/>
        <w:framePr w:wrap="notBeside"/>
        <w:rPr>
          <w:rtl/>
        </w:rPr>
      </w:pPr>
      <w:r w:rsidRPr="00CA7032">
        <w:rPr>
          <w:rtl/>
        </w:rPr>
        <w:t>ומסתבר</w:t>
      </w:r>
      <w:r w:rsidR="0049608B">
        <w:rPr>
          <w:rFonts w:hint="cs"/>
          <w:rtl/>
        </w:rPr>
        <w:t>:</w:t>
      </w:r>
      <w:r w:rsidRPr="00CA7032">
        <w:rPr>
          <w:rtl/>
        </w:rPr>
        <w:t xml:space="preserve"> </w:t>
      </w:r>
    </w:p>
    <w:p w14:paraId="679A8CB2" w14:textId="77777777" w:rsidR="0049608B" w:rsidRDefault="00AC0AF5" w:rsidP="00AC0AF5">
      <w:pPr>
        <w:rPr>
          <w:rFonts w:ascii="David" w:hAnsi="David"/>
          <w:sz w:val="32"/>
          <w:rtl/>
        </w:rPr>
      </w:pPr>
      <w:r w:rsidRPr="00C35A2C">
        <w:rPr>
          <w:rFonts w:ascii="David" w:hAnsi="David"/>
          <w:sz w:val="32"/>
          <w:rtl/>
        </w:rPr>
        <w:t xml:space="preserve">דכותבין שובר, דאי </w:t>
      </w:r>
      <w:r w:rsidR="0049608B">
        <w:rPr>
          <w:rFonts w:ascii="David" w:hAnsi="David" w:hint="cs"/>
          <w:sz w:val="32"/>
          <w:rtl/>
        </w:rPr>
        <w:t>לא</w:t>
      </w:r>
      <w:r w:rsidRPr="00C35A2C">
        <w:rPr>
          <w:rFonts w:ascii="David" w:hAnsi="David"/>
          <w:sz w:val="32"/>
          <w:rtl/>
        </w:rPr>
        <w:t xml:space="preserve">, </w:t>
      </w:r>
      <w:r w:rsidR="0049608B">
        <w:rPr>
          <w:rFonts w:ascii="David" w:hAnsi="David" w:hint="cs"/>
          <w:sz w:val="32"/>
          <w:rtl/>
        </w:rPr>
        <w:t>וכי מפני שאבד שטרו יאכל הלה וישמח?</w:t>
      </w:r>
    </w:p>
    <w:p w14:paraId="1BA38BAF" w14:textId="05DB6B88" w:rsidR="00AC0AF5" w:rsidRPr="00C35A2C" w:rsidRDefault="00AC0AF5" w:rsidP="0049608B">
      <w:pPr>
        <w:spacing w:after="60"/>
        <w:rPr>
          <w:rFonts w:ascii="David" w:hAnsi="David"/>
          <w:sz w:val="32"/>
          <w:rtl/>
        </w:rPr>
      </w:pPr>
      <w:r w:rsidRPr="00C35A2C">
        <w:rPr>
          <w:rFonts w:ascii="David" w:hAnsi="David" w:hint="cs"/>
          <w:sz w:val="32"/>
          <w:rtl/>
        </w:rPr>
        <w:t>משא</w:t>
      </w:r>
      <w:r w:rsidRPr="00C35A2C">
        <w:rPr>
          <w:rFonts w:ascii="David" w:hAnsi="David"/>
          <w:sz w:val="32"/>
          <w:rtl/>
        </w:rPr>
        <w:t>"</w:t>
      </w:r>
      <w:r w:rsidRPr="00C35A2C">
        <w:rPr>
          <w:rFonts w:ascii="David" w:hAnsi="David" w:hint="cs"/>
          <w:sz w:val="32"/>
          <w:rtl/>
        </w:rPr>
        <w:t>כ אי אבד למלווה ד</w:t>
      </w:r>
      <w:r w:rsidRPr="00C35A2C">
        <w:rPr>
          <w:rFonts w:ascii="David" w:hAnsi="David"/>
          <w:sz w:val="32"/>
          <w:rtl/>
        </w:rPr>
        <w:t>עבד לוה לאיש מלוה.</w:t>
      </w:r>
    </w:p>
    <w:p w14:paraId="103A94DB" w14:textId="25BDFAE7" w:rsidR="0049608B" w:rsidRPr="0049608B" w:rsidRDefault="00641C77" w:rsidP="0049608B">
      <w:pPr>
        <w:pStyle w:val="36"/>
        <w:framePr w:wrap="notBeside"/>
        <w:rPr>
          <w:rtl/>
        </w:rPr>
      </w:pPr>
      <w:r>
        <w:rPr>
          <w:rFonts w:ascii="BA Or Tzadikim Regular" w:hAnsi="BA Or Tzadikim Regular" w:cs="BA Or Tzadikim Regular"/>
          <w:rtl/>
        </w:rPr>
        <w:t>◄</w:t>
      </w:r>
      <w:r w:rsidR="00AC0AF5" w:rsidRPr="0049608B">
        <w:rPr>
          <w:rtl/>
        </w:rPr>
        <w:t>תנן התם:</w:t>
      </w:r>
    </w:p>
    <w:p w14:paraId="6C3283CD" w14:textId="210D2469" w:rsidR="00AC0AF5" w:rsidRPr="00C35A2C" w:rsidRDefault="00AC0AF5" w:rsidP="0049608B">
      <w:pPr>
        <w:pStyle w:val="affff9"/>
        <w:rPr>
          <w:rtl/>
        </w:rPr>
      </w:pPr>
      <w:r w:rsidRPr="00C35A2C">
        <w:rPr>
          <w:rtl/>
        </w:rPr>
        <w:t xml:space="preserve"> שטרי חוב המוקדמין פסולין, והמאוחרין כשרין.</w:t>
      </w:r>
    </w:p>
    <w:p w14:paraId="766C2B36" w14:textId="584C4C96" w:rsidR="0049608B" w:rsidRPr="0049608B" w:rsidRDefault="00641C77" w:rsidP="0049608B">
      <w:pPr>
        <w:pStyle w:val="36"/>
        <w:framePr w:wrap="notBeside"/>
        <w:rPr>
          <w:rtl/>
        </w:rPr>
      </w:pPr>
      <w:r>
        <w:rPr>
          <w:rFonts w:ascii="BA Or Tzadikim Regular" w:hAnsi="BA Or Tzadikim Regular" w:cs="BA Or Tzadikim Regular"/>
          <w:rtl/>
        </w:rPr>
        <w:t>◄</w:t>
      </w:r>
      <w:r w:rsidR="00AC0AF5" w:rsidRPr="0049608B">
        <w:rPr>
          <w:rtl/>
        </w:rPr>
        <w:t>א"ר המנונא:</w:t>
      </w:r>
    </w:p>
    <w:p w14:paraId="68F73765" w14:textId="0A2F84D6" w:rsidR="00AC0AF5" w:rsidRPr="00C35A2C" w:rsidRDefault="00AC0AF5" w:rsidP="0049608B">
      <w:pPr>
        <w:rPr>
          <w:rFonts w:ascii="David" w:hAnsi="David"/>
          <w:sz w:val="32"/>
          <w:rtl/>
        </w:rPr>
      </w:pPr>
      <w:r>
        <w:rPr>
          <w:rFonts w:ascii="David" w:hAnsi="David"/>
          <w:sz w:val="32"/>
          <w:rtl/>
        </w:rPr>
        <w:t>דווקא</w:t>
      </w:r>
      <w:r w:rsidRPr="00C35A2C">
        <w:rPr>
          <w:rFonts w:ascii="David" w:hAnsi="David"/>
          <w:sz w:val="32"/>
          <w:rtl/>
        </w:rPr>
        <w:t xml:space="preserve"> שטרי הלואה, אבל שטרי מקח </w:t>
      </w:r>
      <w:r w:rsidR="0049608B">
        <w:rPr>
          <w:rFonts w:ascii="David" w:hAnsi="David" w:hint="cs"/>
          <w:sz w:val="32"/>
          <w:rtl/>
        </w:rPr>
        <w:t xml:space="preserve">- אף </w:t>
      </w:r>
      <w:r w:rsidRPr="00C35A2C">
        <w:rPr>
          <w:rFonts w:ascii="David" w:hAnsi="David"/>
          <w:sz w:val="32"/>
          <w:rtl/>
        </w:rPr>
        <w:t>מאוחרין פסולין.</w:t>
      </w:r>
    </w:p>
    <w:p w14:paraId="6F151B7E" w14:textId="146CD6E5" w:rsidR="00AC0AF5" w:rsidRPr="00C35A2C" w:rsidRDefault="00AC0AF5" w:rsidP="00AC0AF5">
      <w:pPr>
        <w:rPr>
          <w:rFonts w:ascii="David" w:hAnsi="David"/>
          <w:sz w:val="32"/>
          <w:rtl/>
        </w:rPr>
      </w:pPr>
      <w:r w:rsidRPr="00C35A2C">
        <w:rPr>
          <w:rFonts w:ascii="David" w:hAnsi="David" w:hint="cs"/>
          <w:sz w:val="32"/>
          <w:rtl/>
        </w:rPr>
        <w:t>ד</w:t>
      </w:r>
      <w:r>
        <w:rPr>
          <w:rFonts w:ascii="David" w:hAnsi="David" w:hint="cs"/>
          <w:sz w:val="32"/>
          <w:rtl/>
        </w:rPr>
        <w:t xml:space="preserve">פעמים דמוכר קרקע בניסן וכותב בתשרי ומזדמן לו מעות בנתיים </w:t>
      </w:r>
      <w:r w:rsidR="0049608B">
        <w:rPr>
          <w:rFonts w:ascii="David" w:hAnsi="David" w:hint="cs"/>
          <w:sz w:val="32"/>
          <w:rtl/>
        </w:rPr>
        <w:t>וקונה ממנו</w:t>
      </w:r>
      <w:r w:rsidRPr="00C35A2C">
        <w:rPr>
          <w:rFonts w:ascii="David" w:hAnsi="David"/>
          <w:sz w:val="32"/>
          <w:rtl/>
        </w:rPr>
        <w:t>, וכ</w:t>
      </w:r>
      <w:r>
        <w:rPr>
          <w:rFonts w:ascii="David" w:hAnsi="David" w:hint="cs"/>
          <w:sz w:val="32"/>
          <w:rtl/>
        </w:rPr>
        <w:t xml:space="preserve">שמגיע </w:t>
      </w:r>
      <w:r w:rsidRPr="00C35A2C">
        <w:rPr>
          <w:rFonts w:ascii="David" w:hAnsi="David"/>
          <w:sz w:val="32"/>
          <w:rtl/>
        </w:rPr>
        <w:t xml:space="preserve">תשרי </w:t>
      </w:r>
      <w:r w:rsidR="0049608B">
        <w:rPr>
          <w:rFonts w:ascii="David" w:hAnsi="David" w:hint="cs"/>
          <w:sz w:val="32"/>
          <w:rtl/>
        </w:rPr>
        <w:t>מוציא ואומר</w:t>
      </w:r>
      <w:r w:rsidRPr="00C35A2C">
        <w:rPr>
          <w:rFonts w:ascii="David" w:hAnsi="David"/>
          <w:sz w:val="32"/>
          <w:rtl/>
        </w:rPr>
        <w:t xml:space="preserve">: </w:t>
      </w:r>
      <w:r w:rsidR="0049608B">
        <w:rPr>
          <w:rFonts w:ascii="David" w:hAnsi="David" w:hint="cs"/>
          <w:sz w:val="32"/>
          <w:rtl/>
        </w:rPr>
        <w:t xml:space="preserve">אח''כ קניתי </w:t>
      </w:r>
      <w:r w:rsidRPr="00C35A2C">
        <w:rPr>
          <w:rFonts w:ascii="David" w:hAnsi="David"/>
          <w:sz w:val="32"/>
          <w:rtl/>
        </w:rPr>
        <w:t>מ</w:t>
      </w:r>
      <w:r w:rsidR="0049608B">
        <w:rPr>
          <w:rFonts w:ascii="David" w:hAnsi="David" w:hint="cs"/>
          <w:sz w:val="32"/>
          <w:rtl/>
        </w:rPr>
        <w:t>מ</w:t>
      </w:r>
      <w:r w:rsidRPr="00C35A2C">
        <w:rPr>
          <w:rFonts w:ascii="David" w:hAnsi="David"/>
          <w:sz w:val="32"/>
          <w:rtl/>
        </w:rPr>
        <w:t>ך.</w:t>
      </w:r>
    </w:p>
    <w:p w14:paraId="7E72830F" w14:textId="77777777" w:rsidR="0049608B" w:rsidRPr="0049608B" w:rsidRDefault="0049608B" w:rsidP="0049608B">
      <w:pPr>
        <w:pStyle w:val="36"/>
        <w:framePr w:wrap="notBeside"/>
        <w:rPr>
          <w:rtl/>
        </w:rPr>
      </w:pPr>
      <w:r w:rsidRPr="0049608B">
        <w:rPr>
          <w:rFonts w:hint="cs"/>
          <w:rtl/>
        </w:rPr>
        <w:t xml:space="preserve">א''כ </w:t>
      </w:r>
    </w:p>
    <w:p w14:paraId="2288DA53" w14:textId="669A1E49" w:rsidR="00AC0AF5" w:rsidRPr="00C35A2C" w:rsidRDefault="0049608B" w:rsidP="0049608B">
      <w:pPr>
        <w:rPr>
          <w:rFonts w:ascii="David" w:hAnsi="David"/>
          <w:sz w:val="32"/>
          <w:rtl/>
        </w:rPr>
      </w:pPr>
      <w:r w:rsidRPr="0049608B">
        <w:rPr>
          <w:rFonts w:hint="cs"/>
          <w:rtl/>
        </w:rPr>
        <w:t xml:space="preserve">גם </w:t>
      </w:r>
      <w:r>
        <w:rPr>
          <w:rFonts w:hint="cs"/>
          <w:rtl/>
        </w:rPr>
        <w:t>ב</w:t>
      </w:r>
      <w:r w:rsidR="00AC0AF5" w:rsidRPr="0049608B">
        <w:rPr>
          <w:rtl/>
        </w:rPr>
        <w:t>שטרי הלואה,</w:t>
      </w:r>
      <w:r w:rsidR="00AC0AF5" w:rsidRPr="00C35A2C">
        <w:rPr>
          <w:rFonts w:ascii="David" w:hAnsi="David"/>
          <w:sz w:val="32"/>
          <w:rtl/>
        </w:rPr>
        <w:t xml:space="preserve"> </w:t>
      </w:r>
      <w:r w:rsidR="00AC0AF5">
        <w:rPr>
          <w:rFonts w:ascii="David" w:hAnsi="David" w:hint="cs"/>
          <w:sz w:val="32"/>
          <w:rtl/>
        </w:rPr>
        <w:t>פעמים דלווה</w:t>
      </w:r>
      <w:r w:rsidR="00AC0AF5" w:rsidRPr="00C35A2C">
        <w:rPr>
          <w:rFonts w:ascii="David" w:hAnsi="David"/>
          <w:sz w:val="32"/>
          <w:rtl/>
        </w:rPr>
        <w:t xml:space="preserve"> בניסן וכ</w:t>
      </w:r>
      <w:r w:rsidR="00AC0AF5">
        <w:rPr>
          <w:rFonts w:ascii="David" w:hAnsi="David" w:hint="cs"/>
          <w:sz w:val="32"/>
          <w:rtl/>
        </w:rPr>
        <w:t>ותב שטר בתשרי</w:t>
      </w:r>
      <w:r w:rsidR="00AC0AF5" w:rsidRPr="00C35A2C">
        <w:rPr>
          <w:rFonts w:ascii="David" w:hAnsi="David"/>
          <w:sz w:val="32"/>
          <w:rtl/>
        </w:rPr>
        <w:t xml:space="preserve">, ומתרמי ליה זוזי ביני ביני ופרע ליה, </w:t>
      </w:r>
      <w:r w:rsidRPr="0049608B">
        <w:rPr>
          <w:rStyle w:val="affffe"/>
          <w:rFonts w:hint="cs"/>
          <w:rtl/>
        </w:rPr>
        <w:t>וא''ל</w:t>
      </w:r>
      <w:r>
        <w:rPr>
          <w:rFonts w:ascii="David" w:hAnsi="David" w:hint="cs"/>
          <w:sz w:val="32"/>
          <w:rtl/>
        </w:rPr>
        <w:t xml:space="preserve"> תן </w:t>
      </w:r>
      <w:r w:rsidR="00AC0AF5" w:rsidRPr="00C35A2C">
        <w:rPr>
          <w:rFonts w:ascii="David" w:hAnsi="David"/>
          <w:sz w:val="32"/>
          <w:rtl/>
        </w:rPr>
        <w:t xml:space="preserve">לי שטרי, </w:t>
      </w:r>
      <w:r w:rsidR="00AC0AF5" w:rsidRPr="0049608B">
        <w:rPr>
          <w:rStyle w:val="affffe"/>
          <w:rtl/>
        </w:rPr>
        <w:t>וא"ל:</w:t>
      </w:r>
      <w:r w:rsidR="00AC0AF5" w:rsidRPr="00C35A2C">
        <w:rPr>
          <w:rFonts w:ascii="David" w:hAnsi="David"/>
          <w:sz w:val="32"/>
          <w:rtl/>
        </w:rPr>
        <w:t xml:space="preserve"> </w:t>
      </w:r>
      <w:r>
        <w:rPr>
          <w:rFonts w:ascii="David" w:hAnsi="David" w:hint="cs"/>
          <w:sz w:val="32"/>
          <w:rtl/>
        </w:rPr>
        <w:t xml:space="preserve">אבד לי וכותב לו שובר וכשמגיע הזמן מוציא </w:t>
      </w:r>
      <w:r w:rsidR="00AC0AF5" w:rsidRPr="0049608B">
        <w:rPr>
          <w:rStyle w:val="affffe"/>
          <w:rtl/>
        </w:rPr>
        <w:t>וא"ל:</w:t>
      </w:r>
      <w:r w:rsidR="00AC0AF5" w:rsidRPr="00C35A2C">
        <w:rPr>
          <w:rFonts w:ascii="David" w:hAnsi="David"/>
          <w:sz w:val="32"/>
          <w:rtl/>
        </w:rPr>
        <w:t xml:space="preserve"> </w:t>
      </w:r>
      <w:r>
        <w:rPr>
          <w:rFonts w:ascii="David" w:hAnsi="David" w:hint="cs"/>
          <w:sz w:val="32"/>
          <w:rtl/>
        </w:rPr>
        <w:t>כעת לווית ממני</w:t>
      </w:r>
      <w:r w:rsidR="00AC0AF5" w:rsidRPr="00C35A2C">
        <w:rPr>
          <w:rFonts w:ascii="David" w:hAnsi="David"/>
          <w:sz w:val="32"/>
          <w:rtl/>
        </w:rPr>
        <w:t>.</w:t>
      </w:r>
      <w:r>
        <w:rPr>
          <w:rFonts w:ascii="David" w:hAnsi="David" w:hint="cs"/>
          <w:sz w:val="32"/>
          <w:rtl/>
        </w:rPr>
        <w:t xml:space="preserve"> </w:t>
      </w:r>
      <w:r w:rsidR="00AC0AF5" w:rsidRPr="00C35A2C">
        <w:rPr>
          <w:rFonts w:ascii="David" w:hAnsi="David"/>
          <w:sz w:val="32"/>
          <w:rtl/>
        </w:rPr>
        <w:t>סבר: אין כותבין שובר.</w:t>
      </w:r>
    </w:p>
    <w:p w14:paraId="4C7F6E4A" w14:textId="30F62A9C" w:rsidR="0049608B" w:rsidRPr="0049608B" w:rsidRDefault="00AC0AF5" w:rsidP="0049608B">
      <w:pPr>
        <w:pStyle w:val="36"/>
        <w:framePr w:wrap="notBeside"/>
        <w:rPr>
          <w:rtl/>
        </w:rPr>
      </w:pPr>
      <w:r w:rsidRPr="0049608B">
        <w:rPr>
          <w:rtl/>
        </w:rPr>
        <w:t>רב יימר</w:t>
      </w:r>
      <w:r w:rsidRPr="0049608B">
        <w:rPr>
          <w:rFonts w:hint="cs"/>
          <w:rtl/>
        </w:rPr>
        <w:t xml:space="preserve"> </w:t>
      </w:r>
      <w:r w:rsidR="0049608B">
        <w:rPr>
          <w:rFonts w:hint="cs"/>
          <w:rtl/>
        </w:rPr>
        <w:t xml:space="preserve"> לר''כ:</w:t>
      </w:r>
    </w:p>
    <w:p w14:paraId="772C7253" w14:textId="73C4F3C5" w:rsidR="00AC0AF5" w:rsidRPr="00C35A2C" w:rsidRDefault="0049608B" w:rsidP="00AC0AF5">
      <w:pPr>
        <w:rPr>
          <w:rFonts w:ascii="David" w:hAnsi="David"/>
          <w:sz w:val="32"/>
          <w:rtl/>
        </w:rPr>
      </w:pPr>
      <w:r>
        <w:rPr>
          <w:rFonts w:ascii="David" w:hAnsi="David" w:hint="cs"/>
          <w:sz w:val="32"/>
          <w:rtl/>
        </w:rPr>
        <w:t>ועכשיו שאנו כותבים שטר מאוחר וגם כותבים שובר</w:t>
      </w:r>
      <w:r w:rsidR="00AC0AF5" w:rsidRPr="00C35A2C">
        <w:rPr>
          <w:rFonts w:ascii="David" w:hAnsi="David"/>
          <w:sz w:val="32"/>
          <w:rtl/>
        </w:rPr>
        <w:t xml:space="preserve">, </w:t>
      </w:r>
      <w:r w:rsidR="00AC0AF5">
        <w:rPr>
          <w:rFonts w:ascii="David" w:hAnsi="David"/>
          <w:sz w:val="32"/>
          <w:rtl/>
        </w:rPr>
        <w:t xml:space="preserve">אחר </w:t>
      </w:r>
      <w:r w:rsidR="00AC0AF5" w:rsidRPr="0049608B">
        <w:rPr>
          <w:rStyle w:val="affffe"/>
          <w:rtl/>
        </w:rPr>
        <w:t>דא</w:t>
      </w:r>
      <w:r w:rsidR="00AC0AF5" w:rsidRPr="0049608B">
        <w:rPr>
          <w:rStyle w:val="affffe"/>
          <w:rFonts w:hint="cs"/>
          <w:rtl/>
        </w:rPr>
        <w:t xml:space="preserve">"ל </w:t>
      </w:r>
      <w:r w:rsidR="00AC0AF5" w:rsidRPr="0049608B">
        <w:rPr>
          <w:rStyle w:val="affffe"/>
          <w:rtl/>
        </w:rPr>
        <w:t>ר' אבא לס</w:t>
      </w:r>
      <w:r>
        <w:rPr>
          <w:rStyle w:val="affffe"/>
          <w:rFonts w:hint="cs"/>
          <w:rtl/>
        </w:rPr>
        <w:t>ופרו</w:t>
      </w:r>
      <w:r w:rsidR="00AC0AF5" w:rsidRPr="0049608B">
        <w:rPr>
          <w:rStyle w:val="affffe"/>
          <w:rtl/>
        </w:rPr>
        <w:t>:</w:t>
      </w:r>
      <w:r w:rsidR="00AC0AF5" w:rsidRPr="00C35A2C">
        <w:rPr>
          <w:rFonts w:ascii="David" w:hAnsi="David"/>
          <w:sz w:val="32"/>
          <w:rtl/>
        </w:rPr>
        <w:t xml:space="preserve"> </w:t>
      </w:r>
      <w:r>
        <w:rPr>
          <w:rFonts w:ascii="David" w:hAnsi="David" w:hint="cs"/>
          <w:sz w:val="32"/>
          <w:rtl/>
        </w:rPr>
        <w:t>כשאתם כותבים שטר מאוחר כך:</w:t>
      </w:r>
      <w:r w:rsidR="00AC0AF5" w:rsidRPr="00C35A2C">
        <w:rPr>
          <w:rFonts w:ascii="David" w:hAnsi="David"/>
          <w:sz w:val="32"/>
          <w:rtl/>
        </w:rPr>
        <w:t xml:space="preserve"> שטר</w:t>
      </w:r>
      <w:r w:rsidR="00AC0AF5" w:rsidRPr="00C35A2C">
        <w:rPr>
          <w:rFonts w:ascii="David" w:hAnsi="David" w:hint="cs"/>
          <w:sz w:val="32"/>
          <w:rtl/>
        </w:rPr>
        <w:t xml:space="preserve"> זה לא כתבנו בזמן אלא א</w:t>
      </w:r>
      <w:r w:rsidR="00AC0AF5" w:rsidRPr="00C35A2C">
        <w:rPr>
          <w:rFonts w:ascii="David" w:hAnsi="David"/>
          <w:sz w:val="32"/>
          <w:rtl/>
        </w:rPr>
        <w:t>חרנוהו וכתבנוהו.</w:t>
      </w:r>
    </w:p>
    <w:p w14:paraId="38ED2400" w14:textId="6AEE7CBA" w:rsidR="0049608B" w:rsidRPr="0049608B" w:rsidRDefault="00641C77" w:rsidP="0049608B">
      <w:pPr>
        <w:pStyle w:val="36"/>
        <w:framePr w:wrap="notBeside"/>
        <w:rPr>
          <w:rtl/>
        </w:rPr>
      </w:pPr>
      <w:r>
        <w:rPr>
          <w:rFonts w:ascii="BA Or Tzadikim Regular" w:hAnsi="BA Or Tzadikim Regular" w:cs="BA Or Tzadikim Regular"/>
          <w:rtl/>
        </w:rPr>
        <w:t>◄</w:t>
      </w:r>
      <w:r w:rsidR="00AC0AF5" w:rsidRPr="0049608B">
        <w:rPr>
          <w:rtl/>
        </w:rPr>
        <w:t xml:space="preserve">רב אשי </w:t>
      </w:r>
      <w:r w:rsidR="0049608B">
        <w:rPr>
          <w:rFonts w:hint="cs"/>
          <w:rtl/>
        </w:rPr>
        <w:t xml:space="preserve"> לר''כ:</w:t>
      </w:r>
    </w:p>
    <w:p w14:paraId="7F2AC1A0" w14:textId="2C1ED95C" w:rsidR="00AC0AF5" w:rsidRPr="00C35A2C" w:rsidRDefault="0049608B" w:rsidP="00AC0AF5">
      <w:pPr>
        <w:rPr>
          <w:rFonts w:ascii="David" w:hAnsi="David"/>
          <w:sz w:val="32"/>
          <w:rtl/>
        </w:rPr>
      </w:pPr>
      <w:r>
        <w:rPr>
          <w:rFonts w:ascii="David" w:hAnsi="David" w:hint="cs"/>
          <w:sz w:val="32"/>
          <w:rtl/>
        </w:rPr>
        <w:t xml:space="preserve">וכעת שאין נוהגין כן </w:t>
      </w:r>
      <w:r w:rsidR="00AC0AF5">
        <w:rPr>
          <w:rFonts w:ascii="David" w:hAnsi="David"/>
          <w:sz w:val="32"/>
          <w:rtl/>
        </w:rPr>
        <w:t xml:space="preserve">אחר </w:t>
      </w:r>
      <w:r>
        <w:rPr>
          <w:rFonts w:ascii="David" w:hAnsi="David" w:hint="cs"/>
          <w:sz w:val="32"/>
          <w:rtl/>
        </w:rPr>
        <w:t>שאר''ס ל</w:t>
      </w:r>
      <w:r w:rsidR="00AC0AF5" w:rsidRPr="00C35A2C">
        <w:rPr>
          <w:rFonts w:ascii="David" w:hAnsi="David" w:hint="cs"/>
          <w:sz w:val="32"/>
          <w:rtl/>
        </w:rPr>
        <w:t>סופר</w:t>
      </w:r>
      <w:r w:rsidR="00AC0AF5" w:rsidRPr="00C35A2C">
        <w:rPr>
          <w:rFonts w:ascii="David" w:hAnsi="David"/>
          <w:sz w:val="32"/>
          <w:rtl/>
        </w:rPr>
        <w:t xml:space="preserve">: </w:t>
      </w:r>
      <w:r>
        <w:rPr>
          <w:rFonts w:ascii="David" w:hAnsi="David" w:hint="cs"/>
          <w:sz w:val="32"/>
          <w:rtl/>
        </w:rPr>
        <w:t xml:space="preserve">כשתכתבו כזה שובר </w:t>
      </w:r>
      <w:r>
        <w:rPr>
          <w:rFonts w:ascii="David" w:hAnsi="David" w:hint="cs"/>
          <w:spacing w:val="-2"/>
          <w:sz w:val="32"/>
          <w:rtl/>
        </w:rPr>
        <w:t>אם אתם יודעים זמן השטר כתבו ואם לא כתבו בסתם שכל מתי שירצה יוציא לשוב להרעותו.</w:t>
      </w:r>
    </w:p>
    <w:p w14:paraId="2653117C" w14:textId="77777777" w:rsidR="00AC0AF5" w:rsidRPr="00C35A2C" w:rsidRDefault="00AC0AF5" w:rsidP="00982F98">
      <w:pPr>
        <w:pStyle w:val="affe"/>
        <w:framePr w:wrap="around"/>
        <w:rPr>
          <w:rtl/>
        </w:rPr>
      </w:pPr>
      <w:r w:rsidRPr="00C35A2C">
        <w:rPr>
          <w:rFonts w:hint="cs"/>
          <w:rtl/>
        </w:rPr>
        <w:t>קעב.</w:t>
      </w:r>
    </w:p>
    <w:p w14:paraId="220FEF1B" w14:textId="388793D1" w:rsidR="0049608B" w:rsidRPr="0049608B" w:rsidRDefault="00AC0AF5" w:rsidP="0049608B">
      <w:pPr>
        <w:pStyle w:val="36"/>
        <w:framePr w:wrap="notBeside"/>
        <w:rPr>
          <w:rtl/>
        </w:rPr>
      </w:pPr>
      <w:r w:rsidRPr="0049608B">
        <w:rPr>
          <w:rtl/>
        </w:rPr>
        <w:t>רבינא</w:t>
      </w:r>
      <w:r w:rsidR="0049608B">
        <w:rPr>
          <w:rFonts w:hint="cs"/>
          <w:rtl/>
        </w:rPr>
        <w:t xml:space="preserve"> לר''א: </w:t>
      </w:r>
    </w:p>
    <w:p w14:paraId="5BD28D59" w14:textId="07C51F1E" w:rsidR="00AC0AF5" w:rsidRDefault="0049608B" w:rsidP="0049608B">
      <w:pPr>
        <w:spacing w:after="60"/>
        <w:rPr>
          <w:rtl/>
        </w:rPr>
      </w:pPr>
      <w:r>
        <w:rPr>
          <w:rFonts w:hint="cs"/>
          <w:rtl/>
        </w:rPr>
        <w:t xml:space="preserve">וכעת כשאין נוהגין כתקנה זו </w:t>
      </w:r>
      <w:r w:rsidR="00AC0AF5" w:rsidRPr="00C35A2C">
        <w:rPr>
          <w:rFonts w:hint="cs"/>
          <w:rtl/>
        </w:rPr>
        <w:t xml:space="preserve">מי שלא עושה כן </w:t>
      </w:r>
      <w:r>
        <w:rPr>
          <w:rFonts w:hint="cs"/>
          <w:rtl/>
        </w:rPr>
        <w:t>-</w:t>
      </w:r>
      <w:r w:rsidR="00AC0AF5" w:rsidRPr="00C35A2C">
        <w:rPr>
          <w:rFonts w:hint="cs"/>
          <w:rtl/>
        </w:rPr>
        <w:t>מפסיד עצמו</w:t>
      </w:r>
      <w:r>
        <w:rPr>
          <w:rFonts w:hint="cs"/>
          <w:rtl/>
        </w:rPr>
        <w:t>.</w:t>
      </w:r>
    </w:p>
    <w:p w14:paraId="2C88C11F" w14:textId="7E84153B" w:rsidR="0049608B" w:rsidRPr="0049608B" w:rsidRDefault="00641C77" w:rsidP="0049608B">
      <w:pPr>
        <w:pStyle w:val="36"/>
        <w:framePr w:wrap="notBeside"/>
        <w:rPr>
          <w:rtl/>
        </w:rPr>
      </w:pPr>
      <w:r>
        <w:rPr>
          <w:rFonts w:ascii="BA Or Tzadikim Regular" w:hAnsi="BA Or Tzadikim Regular" w:cs="BA Or Tzadikim Regular"/>
          <w:rtl/>
        </w:rPr>
        <w:t>◄</w:t>
      </w:r>
      <w:r w:rsidR="00AC0AF5" w:rsidRPr="0049608B">
        <w:rPr>
          <w:rFonts w:hint="cs"/>
          <w:rtl/>
        </w:rPr>
        <w:t>רב</w:t>
      </w:r>
      <w:r w:rsidR="00AC0AF5" w:rsidRPr="0049608B">
        <w:rPr>
          <w:rtl/>
        </w:rPr>
        <w:t>"</w:t>
      </w:r>
      <w:r w:rsidR="00AC0AF5" w:rsidRPr="0049608B">
        <w:rPr>
          <w:rFonts w:hint="cs"/>
          <w:rtl/>
        </w:rPr>
        <w:t>ש</w:t>
      </w:r>
      <w:r w:rsidR="00AC0AF5" w:rsidRPr="0049608B">
        <w:rPr>
          <w:rtl/>
        </w:rPr>
        <w:t xml:space="preserve"> </w:t>
      </w:r>
      <w:r w:rsidR="00AC0AF5" w:rsidRPr="0049608B">
        <w:rPr>
          <w:rFonts w:hint="cs"/>
          <w:rtl/>
        </w:rPr>
        <w:t>לסופרים</w:t>
      </w:r>
    </w:p>
    <w:p w14:paraId="37857E3A" w14:textId="708C80F6" w:rsidR="00AC0AF5" w:rsidRDefault="00AC0AF5" w:rsidP="00AC0AF5">
      <w:pPr>
        <w:rPr>
          <w:rFonts w:ascii="David" w:hAnsi="David"/>
          <w:sz w:val="32"/>
          <w:rtl/>
        </w:rPr>
      </w:pPr>
      <w:r w:rsidRPr="00C35A2C">
        <w:rPr>
          <w:rFonts w:ascii="David" w:hAnsi="David" w:hint="cs"/>
          <w:sz w:val="32"/>
          <w:rtl/>
        </w:rPr>
        <w:t>כשאתם כותבים שטר הקנאה אי ידעתם יום הקנין כתבו ואי לא</w:t>
      </w:r>
      <w:r w:rsidR="00641C77">
        <w:rPr>
          <w:rFonts w:ascii="David" w:hAnsi="David" w:hint="cs"/>
          <w:sz w:val="32"/>
          <w:rtl/>
        </w:rPr>
        <w:t>-</w:t>
      </w:r>
      <w:r w:rsidRPr="00C35A2C">
        <w:rPr>
          <w:rFonts w:ascii="David" w:hAnsi="David" w:hint="cs"/>
          <w:sz w:val="32"/>
          <w:rtl/>
        </w:rPr>
        <w:t xml:space="preserve"> כתבו יום כתיבתם שלא יראה כשקר</w:t>
      </w:r>
      <w:r w:rsidR="00641C77">
        <w:rPr>
          <w:rFonts w:ascii="David" w:hAnsi="David" w:hint="cs"/>
          <w:sz w:val="32"/>
          <w:rtl/>
        </w:rPr>
        <w:t>.</w:t>
      </w:r>
    </w:p>
    <w:p w14:paraId="331E1F8D" w14:textId="72D98808" w:rsidR="0049608B" w:rsidRPr="0049608B" w:rsidRDefault="00641C77" w:rsidP="0049608B">
      <w:pPr>
        <w:pStyle w:val="36"/>
        <w:framePr w:wrap="notBeside"/>
        <w:rPr>
          <w:rtl/>
        </w:rPr>
      </w:pPr>
      <w:r>
        <w:rPr>
          <w:rFonts w:ascii="BA Or Tzadikim Regular" w:hAnsi="BA Or Tzadikim Regular" w:cs="BA Or Tzadikim Regular"/>
          <w:rtl/>
        </w:rPr>
        <w:t>◄</w:t>
      </w:r>
      <w:r w:rsidR="00AC0AF5" w:rsidRPr="0049608B">
        <w:rPr>
          <w:rFonts w:hint="cs"/>
          <w:rtl/>
        </w:rPr>
        <w:t>רב לסופר:</w:t>
      </w:r>
    </w:p>
    <w:p w14:paraId="17484A52" w14:textId="173ECE23" w:rsidR="00AC0AF5" w:rsidRPr="00C414D2" w:rsidRDefault="00AC0AF5" w:rsidP="0049608B">
      <w:pPr>
        <w:spacing w:after="60"/>
        <w:rPr>
          <w:rFonts w:ascii="David" w:hAnsi="David"/>
          <w:spacing w:val="-2"/>
          <w:sz w:val="32"/>
          <w:rtl/>
        </w:rPr>
      </w:pPr>
      <w:r w:rsidRPr="00C414D2">
        <w:rPr>
          <w:rFonts w:ascii="David" w:hAnsi="David" w:hint="cs"/>
          <w:spacing w:val="-2"/>
          <w:sz w:val="32"/>
          <w:rtl/>
        </w:rPr>
        <w:t xml:space="preserve"> כשאתם </w:t>
      </w:r>
      <w:r w:rsidRPr="00C414D2">
        <w:rPr>
          <w:rFonts w:ascii="David" w:hAnsi="David"/>
          <w:spacing w:val="-2"/>
          <w:sz w:val="32"/>
          <w:rtl/>
        </w:rPr>
        <w:t xml:space="preserve">בשילי כתבו בשילי, </w:t>
      </w:r>
      <w:r w:rsidR="0049608B">
        <w:rPr>
          <w:rFonts w:ascii="David" w:hAnsi="David" w:hint="cs"/>
          <w:spacing w:val="-2"/>
          <w:sz w:val="32"/>
          <w:rtl/>
        </w:rPr>
        <w:t xml:space="preserve">ואף דמסרו להם בהיני, </w:t>
      </w:r>
      <w:r w:rsidRPr="00C414D2">
        <w:rPr>
          <w:rFonts w:ascii="David" w:hAnsi="David" w:hint="cs"/>
          <w:spacing w:val="-2"/>
          <w:sz w:val="32"/>
          <w:rtl/>
        </w:rPr>
        <w:t>וכן להיפך</w:t>
      </w:r>
    </w:p>
    <w:p w14:paraId="67801231" w14:textId="2C1F5884" w:rsidR="0049608B" w:rsidRPr="0049608B" w:rsidRDefault="00641C77" w:rsidP="0049608B">
      <w:pPr>
        <w:pStyle w:val="36"/>
        <w:framePr w:wrap="notBeside"/>
        <w:rPr>
          <w:rtl/>
        </w:rPr>
      </w:pPr>
      <w:r>
        <w:rPr>
          <w:rFonts w:ascii="BA Or Tzadikim Regular" w:hAnsi="BA Or Tzadikim Regular" w:cs="BA Or Tzadikim Regular"/>
          <w:rtl/>
        </w:rPr>
        <w:t>◄</w:t>
      </w:r>
      <w:r w:rsidR="00AC0AF5" w:rsidRPr="0049608B">
        <w:rPr>
          <w:rtl/>
        </w:rPr>
        <w:t xml:space="preserve">רבא: </w:t>
      </w:r>
    </w:p>
    <w:p w14:paraId="03FAB271" w14:textId="65C77F04" w:rsidR="00AC0AF5" w:rsidRPr="00C35A2C" w:rsidRDefault="0049608B" w:rsidP="0049608B">
      <w:pPr>
        <w:rPr>
          <w:rFonts w:ascii="David" w:hAnsi="David"/>
          <w:sz w:val="32"/>
          <w:rtl/>
        </w:rPr>
      </w:pPr>
      <w:r>
        <w:rPr>
          <w:rFonts w:ascii="David" w:hAnsi="David" w:hint="cs"/>
          <w:sz w:val="32"/>
          <w:rtl/>
        </w:rPr>
        <w:t>האוחז בשטר בן מאה זוז ומבקש לעשותם ב' שטרות של נ', אין עושין כן- ש</w:t>
      </w:r>
      <w:r w:rsidR="00AC0AF5" w:rsidRPr="00C35A2C">
        <w:rPr>
          <w:rFonts w:ascii="David" w:hAnsi="David" w:hint="cs"/>
          <w:sz w:val="32"/>
          <w:rtl/>
        </w:rPr>
        <w:t xml:space="preserve">רבנן </w:t>
      </w:r>
      <w:r>
        <w:rPr>
          <w:rFonts w:ascii="David" w:hAnsi="David" w:hint="cs"/>
          <w:sz w:val="32"/>
          <w:rtl/>
        </w:rPr>
        <w:t xml:space="preserve">תיקנו </w:t>
      </w:r>
      <w:r w:rsidR="00AC0AF5" w:rsidRPr="00C35A2C">
        <w:rPr>
          <w:rFonts w:ascii="David" w:hAnsi="David" w:hint="cs"/>
          <w:sz w:val="32"/>
          <w:rtl/>
        </w:rPr>
        <w:t xml:space="preserve">דבר </w:t>
      </w:r>
      <w:r w:rsidR="00AC0AF5" w:rsidRPr="0049608B">
        <w:rPr>
          <w:rFonts w:ascii="David" w:hAnsi="David" w:hint="cs"/>
          <w:b/>
          <w:bCs/>
          <w:sz w:val="32"/>
          <w:rtl/>
        </w:rPr>
        <w:t>שנח למלוה</w:t>
      </w:r>
      <w:r w:rsidR="00AC0AF5" w:rsidRPr="00C35A2C">
        <w:rPr>
          <w:rFonts w:ascii="David" w:hAnsi="David" w:hint="cs"/>
          <w:sz w:val="32"/>
          <w:rtl/>
        </w:rPr>
        <w:t xml:space="preserve"> כשיכוף לפורעו</w:t>
      </w:r>
      <w:r>
        <w:rPr>
          <w:rFonts w:ascii="David" w:hAnsi="David" w:hint="cs"/>
          <w:sz w:val="32"/>
          <w:rtl/>
        </w:rPr>
        <w:t xml:space="preserve">, </w:t>
      </w:r>
      <w:r w:rsidR="00AC0AF5" w:rsidRPr="0049608B">
        <w:rPr>
          <w:rFonts w:ascii="David" w:hAnsi="David" w:hint="cs"/>
          <w:b/>
          <w:bCs/>
          <w:sz w:val="32"/>
          <w:rtl/>
        </w:rPr>
        <w:t>ונח ללוה</w:t>
      </w:r>
      <w:r w:rsidR="00AC0AF5" w:rsidRPr="00C35A2C">
        <w:rPr>
          <w:rFonts w:ascii="David" w:hAnsi="David" w:hint="cs"/>
          <w:sz w:val="32"/>
          <w:rtl/>
        </w:rPr>
        <w:t xml:space="preserve"> שיפגם שטרו</w:t>
      </w:r>
      <w:r>
        <w:rPr>
          <w:rFonts w:ascii="David" w:hAnsi="David" w:hint="cs"/>
          <w:sz w:val="32"/>
          <w:rtl/>
        </w:rPr>
        <w:t xml:space="preserve"> </w:t>
      </w:r>
      <w:r w:rsidR="00AC0AF5" w:rsidRPr="00C35A2C">
        <w:rPr>
          <w:rFonts w:ascii="David" w:hAnsi="David"/>
          <w:sz w:val="32"/>
          <w:rtl/>
        </w:rPr>
        <w:t>.</w:t>
      </w:r>
    </w:p>
    <w:p w14:paraId="7D216344" w14:textId="6E330F57" w:rsidR="0049608B" w:rsidRPr="0049608B" w:rsidRDefault="00641C77" w:rsidP="0049608B">
      <w:pPr>
        <w:pStyle w:val="36"/>
        <w:framePr w:wrap="notBeside"/>
        <w:rPr>
          <w:rtl/>
        </w:rPr>
      </w:pPr>
      <w:r>
        <w:rPr>
          <w:rFonts w:ascii="BA Or Tzadikim Regular" w:hAnsi="BA Or Tzadikim Regular" w:cs="BA Or Tzadikim Regular"/>
          <w:rtl/>
        </w:rPr>
        <w:t>◄</w:t>
      </w:r>
      <w:r w:rsidR="00AC0AF5" w:rsidRPr="0049608B">
        <w:rPr>
          <w:rtl/>
        </w:rPr>
        <w:t>רבא:</w:t>
      </w:r>
    </w:p>
    <w:p w14:paraId="5D421373" w14:textId="44EEF4A1" w:rsidR="00AC0AF5" w:rsidRPr="00C35A2C" w:rsidRDefault="0049608B" w:rsidP="0049608B">
      <w:pPr>
        <w:rPr>
          <w:rFonts w:ascii="David" w:hAnsi="David"/>
          <w:sz w:val="32"/>
          <w:rtl/>
        </w:rPr>
      </w:pPr>
      <w:r>
        <w:rPr>
          <w:rFonts w:ascii="David" w:hAnsi="David" w:hint="cs"/>
          <w:sz w:val="32"/>
          <w:rtl/>
        </w:rPr>
        <w:t xml:space="preserve">האוחז שני שטרות של חמישים ומבקש להשוותם לאחד של מאה לא משנים לו </w:t>
      </w:r>
      <w:r>
        <w:rPr>
          <w:rFonts w:ascii="David" w:hAnsi="David"/>
          <w:sz w:val="32"/>
          <w:rtl/>
        </w:rPr>
        <w:t>–</w:t>
      </w:r>
      <w:r>
        <w:rPr>
          <w:rFonts w:ascii="David" w:hAnsi="David" w:hint="cs"/>
          <w:sz w:val="32"/>
          <w:rtl/>
        </w:rPr>
        <w:t xml:space="preserve"> שרבנן תיקנו </w:t>
      </w:r>
      <w:r w:rsidR="00AC0AF5" w:rsidRPr="00C35A2C">
        <w:rPr>
          <w:rFonts w:ascii="David" w:hAnsi="David" w:hint="cs"/>
          <w:sz w:val="32"/>
          <w:rtl/>
        </w:rPr>
        <w:t xml:space="preserve">דבר </w:t>
      </w:r>
      <w:r w:rsidR="00AC0AF5" w:rsidRPr="0049608B">
        <w:rPr>
          <w:rFonts w:ascii="David" w:hAnsi="David" w:hint="cs"/>
          <w:b/>
          <w:bCs/>
          <w:sz w:val="32"/>
          <w:rtl/>
        </w:rPr>
        <w:t>הנח למלווה</w:t>
      </w:r>
      <w:r w:rsidR="00AC0AF5" w:rsidRPr="00C35A2C">
        <w:rPr>
          <w:rFonts w:ascii="David" w:hAnsi="David" w:hint="cs"/>
          <w:sz w:val="32"/>
          <w:rtl/>
        </w:rPr>
        <w:t xml:space="preserve"> </w:t>
      </w:r>
      <w:r>
        <w:rPr>
          <w:rFonts w:ascii="David" w:hAnsi="David" w:hint="cs"/>
          <w:sz w:val="32"/>
          <w:rtl/>
        </w:rPr>
        <w:t>ש</w:t>
      </w:r>
      <w:r w:rsidR="00AC0AF5" w:rsidRPr="00C35A2C">
        <w:rPr>
          <w:rFonts w:ascii="David" w:hAnsi="David"/>
          <w:sz w:val="32"/>
          <w:rtl/>
        </w:rPr>
        <w:t>לא יפגום שטר</w:t>
      </w:r>
      <w:r>
        <w:rPr>
          <w:rFonts w:ascii="David" w:hAnsi="David" w:hint="cs"/>
          <w:sz w:val="32"/>
          <w:rtl/>
        </w:rPr>
        <w:t>ו</w:t>
      </w:r>
      <w:r w:rsidR="00AC0AF5" w:rsidRPr="00C35A2C">
        <w:rPr>
          <w:rFonts w:ascii="David" w:hAnsi="David"/>
          <w:sz w:val="32"/>
          <w:rtl/>
        </w:rPr>
        <w:t xml:space="preserve">, </w:t>
      </w:r>
      <w:r w:rsidR="00AC0AF5" w:rsidRPr="0049608B">
        <w:rPr>
          <w:rFonts w:ascii="David" w:hAnsi="David"/>
          <w:b/>
          <w:bCs/>
          <w:sz w:val="32"/>
          <w:rtl/>
        </w:rPr>
        <w:t xml:space="preserve">ונח </w:t>
      </w:r>
      <w:r w:rsidR="00AC0AF5" w:rsidRPr="0049608B">
        <w:rPr>
          <w:rFonts w:ascii="David" w:hAnsi="David" w:hint="cs"/>
          <w:b/>
          <w:bCs/>
          <w:sz w:val="32"/>
          <w:rtl/>
        </w:rPr>
        <w:t>ל</w:t>
      </w:r>
      <w:r w:rsidR="00AC0AF5" w:rsidRPr="0049608B">
        <w:rPr>
          <w:rFonts w:ascii="David" w:hAnsi="David"/>
          <w:b/>
          <w:bCs/>
          <w:sz w:val="32"/>
          <w:rtl/>
        </w:rPr>
        <w:t>לוה -</w:t>
      </w:r>
      <w:r w:rsidR="00AC0AF5" w:rsidRPr="00C35A2C">
        <w:rPr>
          <w:rFonts w:ascii="David" w:hAnsi="David"/>
          <w:sz w:val="32"/>
          <w:rtl/>
        </w:rPr>
        <w:t xml:space="preserve"> כדי שלא יכוף לפורעו.</w:t>
      </w:r>
    </w:p>
    <w:p w14:paraId="6144E52A" w14:textId="65F9E7D2" w:rsidR="0049608B" w:rsidRPr="0049608B" w:rsidRDefault="00641C77" w:rsidP="0049608B">
      <w:pPr>
        <w:pStyle w:val="36"/>
        <w:framePr w:wrap="notBeside"/>
        <w:rPr>
          <w:rtl/>
        </w:rPr>
      </w:pPr>
      <w:r>
        <w:rPr>
          <w:rFonts w:ascii="BA Or Tzadikim Regular" w:hAnsi="BA Or Tzadikim Regular" w:cs="BA Or Tzadikim Regular"/>
          <w:rtl/>
        </w:rPr>
        <w:t>◄</w:t>
      </w:r>
      <w:r w:rsidR="00AC0AF5" w:rsidRPr="0049608B">
        <w:rPr>
          <w:rtl/>
        </w:rPr>
        <w:t>רב אשי:</w:t>
      </w:r>
    </w:p>
    <w:p w14:paraId="4AF0F8F2" w14:textId="1C842601" w:rsidR="00AC0AF5" w:rsidRPr="00C35A2C" w:rsidRDefault="0049608B" w:rsidP="0049608B">
      <w:pPr>
        <w:rPr>
          <w:rFonts w:ascii="David" w:hAnsi="David"/>
          <w:sz w:val="32"/>
          <w:rtl/>
        </w:rPr>
      </w:pPr>
      <w:r>
        <w:rPr>
          <w:rFonts w:ascii="David" w:hAnsi="David" w:hint="cs"/>
          <w:sz w:val="32"/>
          <w:rtl/>
        </w:rPr>
        <w:t xml:space="preserve">האוחז בשטר מאה זוז ואמר עשו לי כשטר בן נ' לא עושים לו </w:t>
      </w:r>
    </w:p>
    <w:p w14:paraId="198B3169" w14:textId="0F98B7A9" w:rsidR="00AC0AF5" w:rsidRDefault="0049608B" w:rsidP="00AC0AF5">
      <w:pPr>
        <w:rPr>
          <w:rFonts w:ascii="David" w:hAnsi="David"/>
          <w:sz w:val="32"/>
          <w:rtl/>
        </w:rPr>
      </w:pPr>
      <w:r>
        <w:rPr>
          <w:rFonts w:ascii="David" w:hAnsi="David" w:hint="cs"/>
          <w:sz w:val="32"/>
          <w:rtl/>
        </w:rPr>
        <w:t>-</w:t>
      </w:r>
      <w:r w:rsidR="00AC0AF5" w:rsidRPr="0049608B">
        <w:rPr>
          <w:rStyle w:val="affffe"/>
          <w:rFonts w:hint="cs"/>
          <w:rtl/>
        </w:rPr>
        <w:t>ד</w:t>
      </w:r>
      <w:r w:rsidR="00AC0AF5" w:rsidRPr="0049608B">
        <w:rPr>
          <w:rStyle w:val="affffe"/>
          <w:rtl/>
        </w:rPr>
        <w:t>אמרינן:</w:t>
      </w:r>
      <w:r w:rsidR="00AC0AF5" w:rsidRPr="00C35A2C">
        <w:rPr>
          <w:rFonts w:ascii="David" w:hAnsi="David"/>
          <w:sz w:val="32"/>
          <w:rtl/>
        </w:rPr>
        <w:t xml:space="preserve"> </w:t>
      </w:r>
      <w:r>
        <w:rPr>
          <w:rFonts w:ascii="David" w:hAnsi="David" w:hint="cs"/>
          <w:sz w:val="32"/>
          <w:rtl/>
        </w:rPr>
        <w:t>שזה פרעו</w:t>
      </w:r>
      <w:r w:rsidR="00AC0AF5" w:rsidRPr="00C35A2C">
        <w:rPr>
          <w:rFonts w:ascii="David" w:hAnsi="David"/>
          <w:sz w:val="32"/>
          <w:rtl/>
        </w:rPr>
        <w:t xml:space="preserve">, </w:t>
      </w:r>
      <w:r w:rsidR="00AC0AF5" w:rsidRPr="0049608B">
        <w:rPr>
          <w:rStyle w:val="affffe"/>
          <w:rtl/>
        </w:rPr>
        <w:t>וא</w:t>
      </w:r>
      <w:r w:rsidR="00AC0AF5" w:rsidRPr="0049608B">
        <w:rPr>
          <w:rStyle w:val="affffe"/>
          <w:rFonts w:hint="cs"/>
          <w:rtl/>
        </w:rPr>
        <w:t>"ל</w:t>
      </w:r>
      <w:r w:rsidR="00AC0AF5" w:rsidRPr="0049608B">
        <w:rPr>
          <w:rStyle w:val="affffe"/>
          <w:rtl/>
        </w:rPr>
        <w:t>:</w:t>
      </w:r>
      <w:r w:rsidR="00AC0AF5" w:rsidRPr="00C35A2C">
        <w:rPr>
          <w:rFonts w:ascii="David" w:hAnsi="David"/>
          <w:sz w:val="32"/>
          <w:rtl/>
        </w:rPr>
        <w:t xml:space="preserve"> </w:t>
      </w:r>
      <w:r>
        <w:rPr>
          <w:rFonts w:ascii="David" w:hAnsi="David" w:hint="cs"/>
          <w:sz w:val="32"/>
          <w:rtl/>
        </w:rPr>
        <w:t xml:space="preserve">תן לי </w:t>
      </w:r>
      <w:r w:rsidR="00AC0AF5" w:rsidRPr="00C35A2C">
        <w:rPr>
          <w:rFonts w:ascii="David" w:hAnsi="David"/>
          <w:sz w:val="32"/>
          <w:rtl/>
        </w:rPr>
        <w:t xml:space="preserve">שטרי, </w:t>
      </w:r>
      <w:r w:rsidR="00AC0AF5" w:rsidRPr="0049608B">
        <w:rPr>
          <w:rStyle w:val="affffe"/>
          <w:rtl/>
        </w:rPr>
        <w:t>וא</w:t>
      </w:r>
      <w:r w:rsidR="00AC0AF5" w:rsidRPr="0049608B">
        <w:rPr>
          <w:rStyle w:val="affffe"/>
          <w:rFonts w:hint="cs"/>
          <w:rtl/>
        </w:rPr>
        <w:t>"ל</w:t>
      </w:r>
      <w:r w:rsidR="00AC0AF5" w:rsidRPr="0049608B">
        <w:rPr>
          <w:rStyle w:val="affffe"/>
          <w:rtl/>
        </w:rPr>
        <w:t>:</w:t>
      </w:r>
      <w:r w:rsidR="00AC0AF5" w:rsidRPr="00C35A2C">
        <w:rPr>
          <w:rFonts w:ascii="David" w:hAnsi="David"/>
          <w:sz w:val="32"/>
          <w:rtl/>
        </w:rPr>
        <w:t xml:space="preserve"> </w:t>
      </w:r>
      <w:r>
        <w:rPr>
          <w:rFonts w:ascii="David" w:hAnsi="David" w:hint="cs"/>
          <w:sz w:val="32"/>
          <w:rtl/>
        </w:rPr>
        <w:t xml:space="preserve">אבד לי ויכתוב שובר, ויוציא את זה, </w:t>
      </w:r>
      <w:r w:rsidR="00AC0AF5" w:rsidRPr="0049608B">
        <w:rPr>
          <w:rStyle w:val="affffe"/>
          <w:rFonts w:hint="cs"/>
          <w:rtl/>
        </w:rPr>
        <w:t>וא</w:t>
      </w:r>
      <w:r w:rsidR="00AC0AF5" w:rsidRPr="0049608B">
        <w:rPr>
          <w:rStyle w:val="affffe"/>
          <w:rtl/>
        </w:rPr>
        <w:t>"</w:t>
      </w:r>
      <w:r w:rsidR="00AC0AF5" w:rsidRPr="0049608B">
        <w:rPr>
          <w:rStyle w:val="affffe"/>
          <w:rFonts w:hint="cs"/>
          <w:rtl/>
        </w:rPr>
        <w:t>ל</w:t>
      </w:r>
      <w:r w:rsidR="00AC0AF5" w:rsidRPr="00C35A2C">
        <w:rPr>
          <w:rFonts w:ascii="David" w:hAnsi="David" w:hint="cs"/>
          <w:sz w:val="32"/>
          <w:rtl/>
        </w:rPr>
        <w:t xml:space="preserve"> שזה אחר הוא</w:t>
      </w:r>
    </w:p>
    <w:p w14:paraId="0BF3464A" w14:textId="3B3DE2EE" w:rsidR="00AC0AF5" w:rsidRPr="001B450D" w:rsidRDefault="001B450D" w:rsidP="00AC0AF5">
      <w:pPr>
        <w:pStyle w:val="aff9"/>
        <w:rPr>
          <w:rtl/>
        </w:rPr>
      </w:pPr>
      <w:r w:rsidRPr="001B450D">
        <w:rPr>
          <w:rFonts w:hint="cs"/>
          <w:rtl/>
        </w:rPr>
        <w:t>***</w:t>
      </w:r>
    </w:p>
    <w:p w14:paraId="0EDC40C1" w14:textId="630F2DEE" w:rsidR="00AC0AF5" w:rsidRPr="00C35A2C" w:rsidRDefault="00011DBB" w:rsidP="00011DBB">
      <w:pPr>
        <w:pStyle w:val="affffb"/>
        <w:framePr w:wrap="around"/>
        <w:rPr>
          <w:rtl/>
        </w:rPr>
      </w:pPr>
      <w:r>
        <w:rPr>
          <w:rtl/>
        </w:rPr>
        <w:t>מתני'</w:t>
      </w:r>
    </w:p>
    <w:p w14:paraId="6760CFE1" w14:textId="77777777" w:rsidR="00641C77" w:rsidRPr="00641C77" w:rsidRDefault="00641C77" w:rsidP="00641C77">
      <w:pPr>
        <w:pStyle w:val="36"/>
        <w:framePr w:wrap="notBeside"/>
        <w:rPr>
          <w:rtl/>
        </w:rPr>
      </w:pPr>
      <w:r w:rsidRPr="00641C77">
        <w:rPr>
          <w:rtl/>
        </w:rPr>
        <w:t>◄</w:t>
      </w:r>
    </w:p>
    <w:p>
      <w:pPr>
        <w:pStyle w:val="affffb"/>
        <w:rPr>
          <w:ins w:id="20464" w:author="קלוד" w:date="2026-10-06T10:07:33Z"/>
        </w:rPr>
      </w:pPr>
      <w:ins w:id="20463" w:author="קלוד" w:date="2026-10-06T10:07:33Z">
        <w:r>
          <w:t xml:space="preserve">משנה ז</w:t>
        </w:r>
      </w:ins>
    </w:p>
    <w:p w14:paraId="32ACE49C" w14:textId="3F638136" w:rsidR="00AC0AF5" w:rsidRPr="00C35A2C" w:rsidRDefault="00AC0AF5" w:rsidP="004E3E6E">
      <w:pPr>
        <w:pStyle w:val="afff3"/>
        <w:spacing w:after="60"/>
        <w:rPr>
          <w:rtl/>
        </w:rPr>
      </w:pPr>
      <w:r w:rsidRPr="00C35A2C">
        <w:rPr>
          <w:rtl/>
        </w:rPr>
        <w:t xml:space="preserve">שני אחין, אחד עני ואחד עשיר, והניח להן אביהן מרחץ ובית הבד, עשאן לשכר - השכר לאמצע, עשאן לעצמו - הרי העשיר אומר </w:t>
      </w:r>
      <w:r w:rsidRPr="00A343FC">
        <w:rPr>
          <w:spacing w:val="6"/>
          <w:rtl/>
        </w:rPr>
        <w:t>לעני: קח לך עבדים וירחצו במרחץ, קח לך זיתים ועשה בבית הבד.</w:t>
      </w:r>
    </w:p>
    <w:p w14:paraId="2DCB0CDD" w14:textId="6F4468B7" w:rsidR="00AC0AF5" w:rsidRPr="00C35A2C" w:rsidRDefault="00AC0AF5" w:rsidP="00DB3591">
      <w:pPr>
        <w:pStyle w:val="afff3"/>
        <w:rPr>
          <w:rtl/>
        </w:rPr>
      </w:pPr>
      <w:r w:rsidRPr="00C35A2C">
        <w:rPr>
          <w:rtl/>
        </w:rPr>
        <w:t xml:space="preserve">שנים שהיו בעיר אחת, שם אחד יוסף בן שמעון ושם אחר יוסף בן שמעון - </w:t>
      </w:r>
      <w:r w:rsidRPr="00A343FC">
        <w:rPr>
          <w:rtl/>
        </w:rPr>
        <w:t xml:space="preserve">אין יכולין להוציא שטר חוב </w:t>
      </w:r>
      <w:r w:rsidR="004E3E6E">
        <w:rPr>
          <w:rFonts w:hint="cs"/>
          <w:rtl/>
        </w:rPr>
        <w:t>זע''ז</w:t>
      </w:r>
      <w:r w:rsidRPr="00A343FC">
        <w:rPr>
          <w:rtl/>
        </w:rPr>
        <w:t>, ולא אחר יכול להוציא עליהן שטר חוב.</w:t>
      </w:r>
    </w:p>
    <w:p w14:paraId="61B94C1B" w14:textId="77777777" w:rsidR="00AC0AF5" w:rsidRPr="00A343FC" w:rsidRDefault="00AC0AF5" w:rsidP="00DB3591">
      <w:pPr>
        <w:pStyle w:val="afff3"/>
        <w:rPr>
          <w:rtl/>
        </w:rPr>
      </w:pPr>
      <w:r w:rsidRPr="00A343FC">
        <w:rPr>
          <w:rtl/>
        </w:rPr>
        <w:lastRenderedPageBreak/>
        <w:t>נמצא לאחד בין שטרותיו שטרו של יוסף בן שמעון פרוע - שטרות שניהן פרועין.</w:t>
      </w:r>
    </w:p>
    <w:p w14:paraId="1CA98F23" w14:textId="77777777" w:rsidR="00AC0AF5" w:rsidRPr="00A343FC" w:rsidRDefault="00AC0AF5" w:rsidP="002469D5">
      <w:pPr>
        <w:pStyle w:val="afff3"/>
        <w:spacing w:after="60"/>
        <w:rPr>
          <w:rtl/>
        </w:rPr>
      </w:pPr>
      <w:r w:rsidRPr="00A343FC">
        <w:rPr>
          <w:rtl/>
        </w:rPr>
        <w:t>כיצד יעשו? ישלשו, ואם היו משולשין יכתבו סימן, ואם היו מסומנין - יכתבו כהן.</w:t>
      </w:r>
    </w:p>
    <w:p w14:paraId="7DFF5A87" w14:textId="77777777" w:rsidR="00AC0AF5" w:rsidRPr="00C35A2C" w:rsidRDefault="00AC0AF5" w:rsidP="00982F98">
      <w:pPr>
        <w:pStyle w:val="affe"/>
        <w:framePr w:wrap="around"/>
        <w:rPr>
          <w:rtl/>
        </w:rPr>
      </w:pPr>
      <w:r w:rsidRPr="00C35A2C">
        <w:rPr>
          <w:rFonts w:hint="cs"/>
          <w:rtl/>
        </w:rPr>
        <w:t>קעב:</w:t>
      </w:r>
    </w:p>
    <w:p w14:paraId="2552074F" w14:textId="77777777" w:rsidR="002469D5" w:rsidRDefault="002469D5" w:rsidP="002469D5">
      <w:pPr>
        <w:pStyle w:val="affff9"/>
        <w:rPr>
          <w:rtl/>
        </w:rPr>
      </w:pPr>
      <w:r>
        <w:rPr>
          <w:rFonts w:hint="cs"/>
          <w:rtl/>
        </w:rPr>
        <w:t>מעשה ב</w:t>
      </w:r>
      <w:r w:rsidR="00AC0AF5">
        <w:rPr>
          <w:rtl/>
        </w:rPr>
        <w:t>שטר</w:t>
      </w:r>
      <w:r w:rsidR="00AC0AF5" w:rsidRPr="00C35A2C">
        <w:rPr>
          <w:rtl/>
        </w:rPr>
        <w:t xml:space="preserve"> </w:t>
      </w:r>
      <w:r>
        <w:rPr>
          <w:rFonts w:hint="cs"/>
          <w:rtl/>
        </w:rPr>
        <w:t>ש</w:t>
      </w:r>
      <w:r w:rsidR="00AC0AF5">
        <w:rPr>
          <w:rtl/>
        </w:rPr>
        <w:t xml:space="preserve">יצא </w:t>
      </w:r>
      <w:r w:rsidR="00AC0AF5" w:rsidRPr="00C35A2C">
        <w:rPr>
          <w:rtl/>
        </w:rPr>
        <w:t>לב</w:t>
      </w:r>
      <w:r w:rsidR="00F10693">
        <w:rPr>
          <w:rtl/>
        </w:rPr>
        <w:t>"</w:t>
      </w:r>
      <w:r w:rsidR="00AC0AF5">
        <w:rPr>
          <w:rFonts w:hint="cs"/>
          <w:rtl/>
        </w:rPr>
        <w:t>ד</w:t>
      </w:r>
      <w:r w:rsidR="00AC0AF5" w:rsidRPr="00C35A2C">
        <w:rPr>
          <w:rtl/>
        </w:rPr>
        <w:t xml:space="preserve"> דר"</w:t>
      </w:r>
      <w:r w:rsidR="00AC0AF5" w:rsidRPr="00C35A2C">
        <w:rPr>
          <w:rFonts w:hint="cs"/>
          <w:rtl/>
        </w:rPr>
        <w:t>ה</w:t>
      </w:r>
      <w:r w:rsidR="00AC0AF5" w:rsidRPr="00C35A2C">
        <w:rPr>
          <w:rtl/>
        </w:rPr>
        <w:t xml:space="preserve">, </w:t>
      </w:r>
    </w:p>
    <w:p w14:paraId="4840D857" w14:textId="73A01065" w:rsidR="00AC0AF5" w:rsidRPr="002469D5" w:rsidRDefault="002469D5" w:rsidP="002469D5">
      <w:pPr>
        <w:jc w:val="center"/>
        <w:rPr>
          <w:rtl/>
        </w:rPr>
      </w:pPr>
      <w:r>
        <w:rPr>
          <w:rFonts w:hint="cs"/>
          <w:rtl/>
        </w:rPr>
        <w:t>ו</w:t>
      </w:r>
      <w:r w:rsidR="00AC0AF5" w:rsidRPr="002469D5">
        <w:rPr>
          <w:rFonts w:hint="cs"/>
          <w:rtl/>
        </w:rPr>
        <w:t xml:space="preserve">שהיה כתוב בו </w:t>
      </w:r>
      <w:r w:rsidR="00AC0AF5" w:rsidRPr="002469D5">
        <w:rPr>
          <w:rtl/>
        </w:rPr>
        <w:t>אני פלוני בר פלוני לויתי מנה ממך,</w:t>
      </w:r>
    </w:p>
    <w:p w14:paraId="11F92EDC" w14:textId="77777777" w:rsidR="002469D5" w:rsidRPr="002469D5" w:rsidRDefault="00AC0AF5" w:rsidP="002469D5">
      <w:pPr>
        <w:pStyle w:val="36"/>
        <w:framePr w:wrap="notBeside"/>
        <w:rPr>
          <w:rtl/>
        </w:rPr>
      </w:pPr>
      <w:r w:rsidRPr="002469D5">
        <w:rPr>
          <w:rtl/>
        </w:rPr>
        <w:t xml:space="preserve">רב הונא: </w:t>
      </w:r>
    </w:p>
    <w:p w14:paraId="7AB85FA3" w14:textId="720A58AF" w:rsidR="00AC0AF5" w:rsidRPr="00C35A2C" w:rsidRDefault="00AC0AF5" w:rsidP="00AC0AF5">
      <w:pPr>
        <w:rPr>
          <w:rFonts w:ascii="David" w:hAnsi="David"/>
          <w:sz w:val="32"/>
          <w:rtl/>
        </w:rPr>
      </w:pPr>
      <w:r w:rsidRPr="00C35A2C">
        <w:rPr>
          <w:rFonts w:ascii="David" w:hAnsi="David"/>
          <w:sz w:val="32"/>
          <w:rtl/>
        </w:rPr>
        <w:t>ממך - אפילו מריש גלותא, ואפילו משבור מלכא.</w:t>
      </w:r>
    </w:p>
    <w:p w14:paraId="55D9246A" w14:textId="1ADBE322" w:rsidR="002469D5" w:rsidRPr="002469D5" w:rsidRDefault="002469D5" w:rsidP="002469D5">
      <w:pPr>
        <w:pStyle w:val="36"/>
        <w:framePr w:wrap="notBeside"/>
        <w:rPr>
          <w:rtl/>
        </w:rPr>
      </w:pPr>
      <w:r w:rsidRPr="002469D5">
        <w:rPr>
          <w:rFonts w:hint="cs"/>
          <w:rtl/>
        </w:rPr>
        <w:t>ר''ח לרב</w:t>
      </w:r>
      <w:r>
        <w:rPr>
          <w:rFonts w:hint="cs"/>
          <w:rtl/>
        </w:rPr>
        <w:t>ה</w:t>
      </w:r>
    </w:p>
    <w:p w14:paraId="0AD7591E" w14:textId="77777777" w:rsidR="002469D5" w:rsidRDefault="002469D5" w:rsidP="00AC0AF5">
      <w:pPr>
        <w:rPr>
          <w:rFonts w:ascii="David" w:hAnsi="David"/>
          <w:sz w:val="32"/>
          <w:rtl/>
        </w:rPr>
      </w:pPr>
      <w:r>
        <w:rPr>
          <w:rFonts w:ascii="David" w:hAnsi="David" w:hint="cs"/>
          <w:sz w:val="32"/>
          <w:rtl/>
        </w:rPr>
        <w:t xml:space="preserve">צא </w:t>
      </w:r>
      <w:r w:rsidR="00AC0AF5" w:rsidRPr="00C35A2C">
        <w:rPr>
          <w:rFonts w:ascii="David" w:hAnsi="David"/>
          <w:sz w:val="32"/>
          <w:rtl/>
        </w:rPr>
        <w:t xml:space="preserve">עיין בה, </w:t>
      </w:r>
      <w:r>
        <w:rPr>
          <w:rFonts w:ascii="David" w:hAnsi="David" w:hint="cs"/>
          <w:sz w:val="32"/>
          <w:rtl/>
        </w:rPr>
        <w:t>שלערב ישאלך ר''ה לזה</w:t>
      </w:r>
      <w:r w:rsidR="00AC0AF5" w:rsidRPr="00C35A2C">
        <w:rPr>
          <w:rFonts w:ascii="David" w:hAnsi="David"/>
          <w:sz w:val="32"/>
          <w:rtl/>
        </w:rPr>
        <w:t>.</w:t>
      </w:r>
      <w:r>
        <w:rPr>
          <w:rFonts w:ascii="David" w:hAnsi="David" w:hint="cs"/>
          <w:sz w:val="32"/>
          <w:rtl/>
        </w:rPr>
        <w:t xml:space="preserve"> ובדק ומצא, </w:t>
      </w:r>
    </w:p>
    <w:p w14:paraId="43BEAFB0" w14:textId="77777777" w:rsidR="002469D5" w:rsidRPr="002469D5" w:rsidRDefault="00AC0AF5" w:rsidP="002469D5">
      <w:pPr>
        <w:pStyle w:val="36"/>
        <w:framePr w:wrap="notBeside"/>
        <w:rPr>
          <w:rtl/>
        </w:rPr>
      </w:pPr>
      <w:r w:rsidRPr="002469D5">
        <w:rPr>
          <w:rtl/>
        </w:rPr>
        <w:t xml:space="preserve">דתניא: </w:t>
      </w:r>
    </w:p>
    <w:p w14:paraId="5F8CAD68" w14:textId="036265E6" w:rsidR="00AC0AF5" w:rsidRPr="00C35A2C" w:rsidRDefault="00AC0AF5" w:rsidP="002469D5">
      <w:pPr>
        <w:rPr>
          <w:rFonts w:ascii="David" w:hAnsi="David"/>
          <w:sz w:val="32"/>
          <w:rtl/>
        </w:rPr>
      </w:pPr>
      <w:r w:rsidRPr="00C35A2C">
        <w:rPr>
          <w:rFonts w:ascii="David" w:hAnsi="David"/>
          <w:sz w:val="32"/>
          <w:rtl/>
        </w:rPr>
        <w:t>גט שיש עליו</w:t>
      </w:r>
      <w:r>
        <w:rPr>
          <w:rFonts w:ascii="David" w:hAnsi="David"/>
          <w:sz w:val="32"/>
          <w:rtl/>
        </w:rPr>
        <w:t xml:space="preserve"> עדים ואין בו זמן, </w:t>
      </w:r>
      <w:r w:rsidRPr="002469D5">
        <w:rPr>
          <w:rStyle w:val="affffe"/>
          <w:rtl/>
        </w:rPr>
        <w:t>אבא שאול:</w:t>
      </w:r>
      <w:r w:rsidRPr="00C35A2C">
        <w:rPr>
          <w:rFonts w:ascii="David" w:hAnsi="David"/>
          <w:sz w:val="32"/>
          <w:rtl/>
        </w:rPr>
        <w:t xml:space="preserve"> אם כתוב בו גרשתיה </w:t>
      </w:r>
      <w:r w:rsidRPr="002469D5">
        <w:rPr>
          <w:rFonts w:ascii="David" w:hAnsi="David"/>
          <w:b/>
          <w:bCs/>
          <w:sz w:val="32"/>
          <w:rtl/>
        </w:rPr>
        <w:t>היום</w:t>
      </w:r>
      <w:r w:rsidRPr="00C35A2C">
        <w:rPr>
          <w:rFonts w:ascii="David" w:hAnsi="David"/>
          <w:sz w:val="32"/>
          <w:rtl/>
        </w:rPr>
        <w:t xml:space="preserve"> - כשר.</w:t>
      </w:r>
    </w:p>
    <w:p w14:paraId="32E55FED" w14:textId="0506A4B7" w:rsidR="00AC0AF5" w:rsidRPr="00C35A2C" w:rsidRDefault="002469D5" w:rsidP="00AC0AF5">
      <w:pPr>
        <w:rPr>
          <w:rFonts w:ascii="David" w:hAnsi="David"/>
          <w:sz w:val="32"/>
          <w:rtl/>
        </w:rPr>
      </w:pPr>
      <w:r>
        <w:rPr>
          <w:rFonts w:ascii="David" w:hAnsi="David" w:hint="cs"/>
          <w:sz w:val="32"/>
          <w:rtl/>
        </w:rPr>
        <w:t xml:space="preserve">משמע </w:t>
      </w:r>
      <w:r w:rsidR="00AC0AF5">
        <w:rPr>
          <w:rFonts w:ascii="David" w:hAnsi="David" w:hint="cs"/>
          <w:sz w:val="32"/>
          <w:rtl/>
        </w:rPr>
        <w:t>אותו יום</w:t>
      </w:r>
      <w:r w:rsidR="00AC0AF5" w:rsidRPr="00C35A2C">
        <w:rPr>
          <w:rFonts w:ascii="David" w:hAnsi="David"/>
          <w:sz w:val="32"/>
          <w:rtl/>
        </w:rPr>
        <w:t xml:space="preserve"> </w:t>
      </w:r>
      <w:r>
        <w:rPr>
          <w:rFonts w:ascii="David" w:hAnsi="David" w:hint="cs"/>
          <w:sz w:val="32"/>
          <w:rtl/>
        </w:rPr>
        <w:t>שיצא</w:t>
      </w:r>
      <w:r w:rsidR="00AC0AF5" w:rsidRPr="00C35A2C">
        <w:rPr>
          <w:rFonts w:ascii="David" w:hAnsi="David"/>
          <w:sz w:val="32"/>
          <w:rtl/>
        </w:rPr>
        <w:t>, ה</w:t>
      </w:r>
      <w:r w:rsidR="00AC0AF5" w:rsidRPr="00C35A2C">
        <w:rPr>
          <w:rFonts w:ascii="David" w:hAnsi="David" w:hint="cs"/>
          <w:sz w:val="32"/>
          <w:rtl/>
        </w:rPr>
        <w:t>"נ</w:t>
      </w:r>
      <w:r w:rsidR="00AC0AF5">
        <w:rPr>
          <w:rFonts w:ascii="David" w:hAnsi="David"/>
          <w:sz w:val="32"/>
          <w:rtl/>
        </w:rPr>
        <w:t xml:space="preserve"> ממך</w:t>
      </w:r>
      <w:r w:rsidR="00AC0AF5" w:rsidRPr="00C35A2C">
        <w:rPr>
          <w:rFonts w:ascii="David" w:hAnsi="David"/>
          <w:sz w:val="32"/>
          <w:rtl/>
        </w:rPr>
        <w:t xml:space="preserve"> </w:t>
      </w:r>
      <w:r>
        <w:rPr>
          <w:rFonts w:ascii="David" w:hAnsi="David" w:hint="cs"/>
          <w:sz w:val="32"/>
          <w:rtl/>
        </w:rPr>
        <w:t>מאותו אדם שיצא תח''י</w:t>
      </w:r>
      <w:r w:rsidR="00AC0AF5" w:rsidRPr="00C35A2C">
        <w:rPr>
          <w:rFonts w:ascii="David" w:hAnsi="David"/>
          <w:sz w:val="32"/>
          <w:rtl/>
        </w:rPr>
        <w:t>.</w:t>
      </w:r>
    </w:p>
    <w:p w14:paraId="75812128" w14:textId="77777777" w:rsidR="002469D5" w:rsidRPr="002469D5" w:rsidRDefault="00AC0AF5" w:rsidP="002469D5">
      <w:pPr>
        <w:pStyle w:val="36"/>
        <w:framePr w:wrap="notBeside"/>
        <w:rPr>
          <w:rtl/>
        </w:rPr>
      </w:pPr>
      <w:r w:rsidRPr="002469D5">
        <w:rPr>
          <w:rFonts w:hint="cs"/>
          <w:rtl/>
        </w:rPr>
        <w:t>א</w:t>
      </w:r>
      <w:r w:rsidRPr="002469D5">
        <w:rPr>
          <w:rtl/>
        </w:rPr>
        <w:t>"</w:t>
      </w:r>
      <w:r w:rsidRPr="002469D5">
        <w:rPr>
          <w:rFonts w:hint="cs"/>
          <w:rtl/>
        </w:rPr>
        <w:t xml:space="preserve">ל </w:t>
      </w:r>
      <w:r w:rsidRPr="002469D5">
        <w:rPr>
          <w:rtl/>
        </w:rPr>
        <w:t>אביי:</w:t>
      </w:r>
    </w:p>
    <w:p w14:paraId="249DC537" w14:textId="784DEEA2" w:rsidR="00AC0AF5" w:rsidRPr="00C35A2C" w:rsidRDefault="00AC0AF5" w:rsidP="00AC0AF5">
      <w:pPr>
        <w:rPr>
          <w:rFonts w:ascii="David" w:hAnsi="David"/>
          <w:sz w:val="32"/>
          <w:rtl/>
        </w:rPr>
      </w:pPr>
      <w:r w:rsidRPr="00C35A2C">
        <w:rPr>
          <w:rFonts w:ascii="David" w:hAnsi="David"/>
          <w:sz w:val="32"/>
          <w:rtl/>
        </w:rPr>
        <w:t>ו</w:t>
      </w:r>
      <w:r w:rsidR="00654D6B">
        <w:rPr>
          <w:rFonts w:ascii="David" w:hAnsi="David"/>
          <w:sz w:val="32"/>
          <w:rtl/>
        </w:rPr>
        <w:t xml:space="preserve">שמא </w:t>
      </w:r>
      <w:r w:rsidRPr="002469D5">
        <w:rPr>
          <w:rStyle w:val="affffe"/>
          <w:rtl/>
        </w:rPr>
        <w:t>אבא שאול כר"</w:t>
      </w:r>
      <w:r w:rsidRPr="002469D5">
        <w:rPr>
          <w:rStyle w:val="affffe"/>
          <w:rFonts w:hint="cs"/>
          <w:rtl/>
        </w:rPr>
        <w:t>א</w:t>
      </w:r>
      <w:r w:rsidRPr="00C35A2C">
        <w:rPr>
          <w:rFonts w:ascii="David" w:hAnsi="David" w:hint="cs"/>
          <w:sz w:val="32"/>
          <w:rtl/>
        </w:rPr>
        <w:t xml:space="preserve"> </w:t>
      </w:r>
      <w:r w:rsidR="002469D5">
        <w:rPr>
          <w:rFonts w:ascii="David" w:hAnsi="David" w:hint="cs"/>
          <w:sz w:val="32"/>
          <w:rtl/>
        </w:rPr>
        <w:t>ד</w:t>
      </w:r>
      <w:r w:rsidRPr="00C35A2C">
        <w:rPr>
          <w:rFonts w:ascii="David" w:hAnsi="David"/>
          <w:sz w:val="32"/>
          <w:rtl/>
        </w:rPr>
        <w:t xml:space="preserve">עדי מסירה כרתי, אבל </w:t>
      </w:r>
      <w:r w:rsidR="00166043">
        <w:rPr>
          <w:rFonts w:ascii="David" w:hAnsi="David" w:hint="cs"/>
          <w:sz w:val="32"/>
          <w:rtl/>
        </w:rPr>
        <w:t>כאן</w:t>
      </w:r>
      <w:r w:rsidRPr="00C35A2C">
        <w:rPr>
          <w:rFonts w:ascii="David" w:hAnsi="David"/>
          <w:sz w:val="32"/>
          <w:rtl/>
        </w:rPr>
        <w:t xml:space="preserve"> ליחוש לנפילה.</w:t>
      </w:r>
    </w:p>
    <w:p w14:paraId="48A60A8F" w14:textId="79669823" w:rsidR="002469D5" w:rsidRPr="002469D5" w:rsidRDefault="002469D5" w:rsidP="002469D5">
      <w:pPr>
        <w:pStyle w:val="36"/>
        <w:framePr w:wrap="notBeside"/>
        <w:rPr>
          <w:rtl/>
        </w:rPr>
      </w:pPr>
      <w:r>
        <w:rPr>
          <w:rFonts w:hint="cs"/>
          <w:rtl/>
        </w:rPr>
        <w:t>- השיבו</w:t>
      </w:r>
      <w:r w:rsidR="00AC0AF5" w:rsidRPr="002469D5">
        <w:rPr>
          <w:rtl/>
        </w:rPr>
        <w:t xml:space="preserve">: </w:t>
      </w:r>
    </w:p>
    <w:p w14:paraId="46264DC4" w14:textId="4432CF75" w:rsidR="00AC0AF5" w:rsidRDefault="00AC0AF5" w:rsidP="002469D5">
      <w:pPr>
        <w:rPr>
          <w:rFonts w:ascii="David" w:hAnsi="David"/>
          <w:sz w:val="32"/>
          <w:rtl/>
        </w:rPr>
      </w:pPr>
      <w:r w:rsidRPr="002469D5">
        <w:rPr>
          <w:rFonts w:ascii="David" w:hAnsi="David"/>
          <w:b/>
          <w:bCs/>
          <w:sz w:val="32"/>
          <w:rtl/>
        </w:rPr>
        <w:t>לנפילה לא חיישינן</w:t>
      </w:r>
      <w:r w:rsidRPr="002469D5">
        <w:rPr>
          <w:rFonts w:ascii="David" w:hAnsi="David" w:hint="cs"/>
          <w:b/>
          <w:bCs/>
          <w:sz w:val="32"/>
          <w:rtl/>
        </w:rPr>
        <w:t>-</w:t>
      </w:r>
      <w:r w:rsidRPr="00C35A2C">
        <w:rPr>
          <w:rFonts w:ascii="David" w:hAnsi="David" w:hint="cs"/>
          <w:sz w:val="32"/>
          <w:rtl/>
        </w:rPr>
        <w:t xml:space="preserve"> </w:t>
      </w:r>
      <w:r w:rsidR="002469D5">
        <w:rPr>
          <w:rStyle w:val="affffe"/>
          <w:rFonts w:hint="cs"/>
          <w:rtl/>
        </w:rPr>
        <w:t>כ</w:t>
      </w:r>
      <w:r w:rsidRPr="002469D5">
        <w:rPr>
          <w:rStyle w:val="affffe"/>
          <w:rtl/>
        </w:rPr>
        <w:t>דתנן:</w:t>
      </w:r>
      <w:r w:rsidRPr="00C35A2C">
        <w:rPr>
          <w:rFonts w:ascii="David" w:hAnsi="David"/>
          <w:sz w:val="32"/>
          <w:rtl/>
        </w:rPr>
        <w:t xml:space="preserve"> שנים שהיו בעיר אחת, שם אחד יוסף בן שמעון ושם אחר יוסף בן שמעון</w:t>
      </w:r>
      <w:r w:rsidR="002469D5">
        <w:rPr>
          <w:rFonts w:ascii="David" w:hAnsi="David" w:hint="cs"/>
          <w:sz w:val="32"/>
          <w:rtl/>
        </w:rPr>
        <w:t xml:space="preserve"> </w:t>
      </w:r>
      <w:r w:rsidRPr="00C35A2C">
        <w:rPr>
          <w:rFonts w:ascii="David" w:hAnsi="David"/>
          <w:sz w:val="32"/>
          <w:rtl/>
        </w:rPr>
        <w:t>אינן יכולין להוציא שטר חוב זה על זה, ולא אחר יוכל להוציא עליהן שטר חוב.</w:t>
      </w:r>
    </w:p>
    <w:p w14:paraId="46823544" w14:textId="734F0099" w:rsidR="00AC0AF5" w:rsidRPr="00C35A2C" w:rsidRDefault="00AC0AF5" w:rsidP="002469D5">
      <w:pPr>
        <w:rPr>
          <w:rFonts w:ascii="David" w:hAnsi="David"/>
          <w:sz w:val="32"/>
          <w:rtl/>
        </w:rPr>
      </w:pPr>
      <w:r w:rsidRPr="00C35A2C">
        <w:rPr>
          <w:rFonts w:ascii="David" w:hAnsi="David"/>
          <w:sz w:val="32"/>
          <w:rtl/>
        </w:rPr>
        <w:t>הא הם על אחרים - יכולין,</w:t>
      </w:r>
    </w:p>
    <w:p w14:paraId="449EDB1A" w14:textId="77777777" w:rsidR="002469D5" w:rsidRPr="002469D5" w:rsidRDefault="00AC0AF5" w:rsidP="002469D5">
      <w:pPr>
        <w:pStyle w:val="36"/>
        <w:framePr w:wrap="notBeside"/>
        <w:rPr>
          <w:rtl/>
        </w:rPr>
      </w:pPr>
      <w:r w:rsidRPr="002469D5">
        <w:rPr>
          <w:rtl/>
        </w:rPr>
        <w:t>ו</w:t>
      </w:r>
      <w:r w:rsidRPr="002469D5">
        <w:rPr>
          <w:rFonts w:hint="cs"/>
          <w:rtl/>
        </w:rPr>
        <w:t>ל</w:t>
      </w:r>
      <w:r w:rsidRPr="002469D5">
        <w:rPr>
          <w:rtl/>
        </w:rPr>
        <w:t>אביי</w:t>
      </w:r>
      <w:r w:rsidRPr="002469D5">
        <w:rPr>
          <w:rFonts w:hint="cs"/>
          <w:rtl/>
        </w:rPr>
        <w:t>-</w:t>
      </w:r>
    </w:p>
    <w:p w14:paraId="0C423C1C" w14:textId="622397D0" w:rsidR="00AC0AF5" w:rsidRPr="00C35A2C" w:rsidRDefault="00AC0AF5" w:rsidP="002469D5">
      <w:pPr>
        <w:spacing w:after="60"/>
        <w:rPr>
          <w:rFonts w:ascii="David" w:hAnsi="David"/>
          <w:sz w:val="32"/>
          <w:rtl/>
        </w:rPr>
      </w:pPr>
      <w:r w:rsidRPr="00C35A2C">
        <w:rPr>
          <w:rFonts w:ascii="David" w:hAnsi="David"/>
          <w:sz w:val="32"/>
          <w:rtl/>
        </w:rPr>
        <w:t>לנפילה דחד לא חיישינן, לנפילה דרבים חיישינן.</w:t>
      </w:r>
    </w:p>
    <w:p w14:paraId="6408BFCF" w14:textId="77777777" w:rsidR="00AC0AF5" w:rsidRPr="00C35A2C" w:rsidRDefault="00AC0AF5" w:rsidP="00982F98">
      <w:pPr>
        <w:pStyle w:val="affe"/>
        <w:framePr w:wrap="around"/>
        <w:rPr>
          <w:rtl/>
        </w:rPr>
      </w:pPr>
      <w:bookmarkStart w:id="69" w:name="_Hlk185143900"/>
      <w:r w:rsidRPr="00C35A2C">
        <w:rPr>
          <w:rFonts w:hint="cs"/>
          <w:rtl/>
        </w:rPr>
        <w:t>קעג.</w:t>
      </w:r>
    </w:p>
    <w:p w14:paraId="146F2DCE" w14:textId="2C804E92" w:rsidR="004E3E6E" w:rsidRPr="004E3E6E" w:rsidRDefault="00AC0AF5" w:rsidP="004E3E6E">
      <w:pPr>
        <w:pStyle w:val="36"/>
        <w:framePr w:wrap="notBeside"/>
        <w:rPr>
          <w:rtl/>
        </w:rPr>
      </w:pPr>
      <w:r w:rsidRPr="004E3E6E">
        <w:rPr>
          <w:rtl/>
        </w:rPr>
        <w:t>ו</w:t>
      </w:r>
      <w:r w:rsidRPr="004E3E6E">
        <w:rPr>
          <w:rFonts w:hint="cs"/>
          <w:rtl/>
        </w:rPr>
        <w:t>הך ד</w:t>
      </w:r>
      <w:r w:rsidRPr="004E3E6E">
        <w:rPr>
          <w:rtl/>
        </w:rPr>
        <w:t xml:space="preserve">תניא: </w:t>
      </w:r>
    </w:p>
    <w:p w14:paraId="3EB34689" w14:textId="22FA979A" w:rsidR="00AC0AF5" w:rsidRDefault="00AC0AF5" w:rsidP="00AC0AF5">
      <w:pPr>
        <w:rPr>
          <w:rFonts w:ascii="David" w:hAnsi="David"/>
          <w:sz w:val="32"/>
          <w:rtl/>
        </w:rPr>
      </w:pPr>
      <w:r w:rsidRPr="00C35A2C">
        <w:rPr>
          <w:rFonts w:ascii="David" w:hAnsi="David"/>
          <w:sz w:val="32"/>
          <w:rtl/>
        </w:rPr>
        <w:t>כשם שאין מוציאין שטר חוב ז</w:t>
      </w:r>
      <w:r w:rsidR="002469D5">
        <w:rPr>
          <w:rFonts w:ascii="David" w:hAnsi="David" w:hint="cs"/>
          <w:sz w:val="32"/>
          <w:rtl/>
        </w:rPr>
        <w:t>ע''ז</w:t>
      </w:r>
      <w:r w:rsidRPr="00C35A2C">
        <w:rPr>
          <w:rFonts w:ascii="David" w:hAnsi="David"/>
          <w:sz w:val="32"/>
          <w:rtl/>
        </w:rPr>
        <w:t xml:space="preserve"> כך אין מוציאין על אחרים,</w:t>
      </w:r>
    </w:p>
    <w:p w14:paraId="446A8C01" w14:textId="553B85B3" w:rsidR="004E3E6E" w:rsidRPr="004E3E6E" w:rsidRDefault="00AD221F" w:rsidP="004E3E6E">
      <w:pPr>
        <w:pStyle w:val="36"/>
        <w:framePr w:wrap="notBeside"/>
        <w:rPr>
          <w:rtl/>
        </w:rPr>
      </w:pPr>
      <w:r w:rsidRPr="004E3E6E">
        <w:rPr>
          <w:rFonts w:hint="cs"/>
          <w:rtl/>
        </w:rPr>
        <w:t>חלקו</w:t>
      </w:r>
      <w:r w:rsidR="004E3E6E">
        <w:rPr>
          <w:rFonts w:hint="cs"/>
          <w:rtl/>
        </w:rPr>
        <w:t xml:space="preserve"> א.</w:t>
      </w:r>
      <w:r w:rsidR="00AC0AF5" w:rsidRPr="004E3E6E">
        <w:rPr>
          <w:rFonts w:hint="cs"/>
          <w:rtl/>
        </w:rPr>
        <w:t xml:space="preserve"> </w:t>
      </w:r>
    </w:p>
    <w:p w14:paraId="7EA5C38B" w14:textId="37CDB396" w:rsidR="00AC0AF5" w:rsidRPr="00C35A2C" w:rsidRDefault="004E3E6E" w:rsidP="004E3E6E">
      <w:pPr>
        <w:rPr>
          <w:rFonts w:ascii="David" w:hAnsi="David"/>
          <w:sz w:val="32"/>
          <w:rtl/>
        </w:rPr>
      </w:pPr>
      <w:r>
        <w:rPr>
          <w:rFonts w:ascii="David" w:hAnsi="David" w:hint="cs"/>
          <w:sz w:val="32"/>
          <w:rtl/>
        </w:rPr>
        <w:t xml:space="preserve">אם אותיות נקנות במסירה דלתנא שלנו נקנות, </w:t>
      </w:r>
    </w:p>
    <w:p w14:paraId="169CA69E" w14:textId="27108A61" w:rsidR="004E3E6E" w:rsidRPr="004E3E6E" w:rsidRDefault="004E3E6E" w:rsidP="004E3E6E">
      <w:pPr>
        <w:pStyle w:val="36"/>
        <w:framePr w:wrap="notBeside"/>
        <w:rPr>
          <w:rtl/>
        </w:rPr>
      </w:pPr>
      <w:r>
        <w:rPr>
          <w:rFonts w:hint="cs"/>
          <w:rtl/>
        </w:rPr>
        <w:t>ב.</w:t>
      </w:r>
    </w:p>
    <w:p w14:paraId="384B9A2A" w14:textId="0DD0B467" w:rsidR="00AC0AF5" w:rsidRDefault="004E3E6E" w:rsidP="00AC0AF5">
      <w:pPr>
        <w:rPr>
          <w:rFonts w:ascii="David" w:hAnsi="David"/>
          <w:sz w:val="32"/>
          <w:rtl/>
        </w:rPr>
      </w:pPr>
      <w:r w:rsidRPr="004E3E6E">
        <w:rPr>
          <w:rStyle w:val="affffe"/>
          <w:rFonts w:hint="cs"/>
          <w:rtl/>
        </w:rPr>
        <w:t>לכו''ע</w:t>
      </w:r>
      <w:r>
        <w:rPr>
          <w:rFonts w:ascii="David" w:hAnsi="David" w:hint="cs"/>
          <w:sz w:val="32"/>
          <w:rtl/>
        </w:rPr>
        <w:t xml:space="preserve"> </w:t>
      </w:r>
      <w:r w:rsidR="00AC0AF5" w:rsidRPr="00C35A2C">
        <w:rPr>
          <w:rFonts w:ascii="David" w:hAnsi="David"/>
          <w:sz w:val="32"/>
          <w:rtl/>
        </w:rPr>
        <w:t xml:space="preserve">נקנות במסירה, </w:t>
      </w:r>
      <w:r w:rsidRPr="004E3E6E">
        <w:rPr>
          <w:rStyle w:val="affffe"/>
          <w:rFonts w:hint="cs"/>
          <w:rtl/>
        </w:rPr>
        <w:t>וחלקו</w:t>
      </w:r>
      <w:r>
        <w:rPr>
          <w:rFonts w:ascii="David" w:hAnsi="David" w:hint="cs"/>
          <w:sz w:val="32"/>
          <w:rtl/>
        </w:rPr>
        <w:t xml:space="preserve"> אם </w:t>
      </w:r>
      <w:r w:rsidR="00AC0AF5" w:rsidRPr="00C35A2C">
        <w:rPr>
          <w:rFonts w:ascii="David" w:hAnsi="David"/>
          <w:sz w:val="32"/>
          <w:rtl/>
        </w:rPr>
        <w:t>צריך להביא ראיה</w:t>
      </w:r>
      <w:r w:rsidR="00AC0AF5">
        <w:rPr>
          <w:rFonts w:ascii="David" w:hAnsi="David"/>
          <w:sz w:val="32"/>
          <w:rtl/>
        </w:rPr>
        <w:t xml:space="preserve"> </w:t>
      </w:r>
    </w:p>
    <w:p w14:paraId="20B09364" w14:textId="77777777" w:rsidR="004E3E6E" w:rsidRPr="004E3E6E" w:rsidRDefault="00AC0AF5" w:rsidP="004E3E6E">
      <w:pPr>
        <w:pStyle w:val="36"/>
        <w:framePr w:wrap="notBeside"/>
        <w:rPr>
          <w:rtl/>
        </w:rPr>
      </w:pPr>
      <w:r w:rsidRPr="004E3E6E">
        <w:rPr>
          <w:rtl/>
        </w:rPr>
        <w:t>דאיתמר:</w:t>
      </w:r>
    </w:p>
    <w:p w14:paraId="343498E0" w14:textId="126C1967" w:rsidR="00AC0AF5" w:rsidRPr="004E3E6E" w:rsidRDefault="00AC0AF5" w:rsidP="004E3E6E">
      <w:pPr>
        <w:pStyle w:val="affff9"/>
        <w:rPr>
          <w:rtl/>
        </w:rPr>
      </w:pPr>
      <w:r w:rsidRPr="004E3E6E">
        <w:rPr>
          <w:rtl/>
        </w:rPr>
        <w:t>אותיות נקנות במסירה</w:t>
      </w:r>
    </w:p>
    <w:p w14:paraId="767E282B" w14:textId="77777777" w:rsidR="004E3E6E" w:rsidRPr="004E3E6E" w:rsidRDefault="00AC0AF5" w:rsidP="004E3E6E">
      <w:pPr>
        <w:pStyle w:val="36"/>
        <w:framePr w:wrap="notBeside"/>
        <w:rPr>
          <w:rtl/>
        </w:rPr>
      </w:pPr>
      <w:r w:rsidRPr="004E3E6E">
        <w:rPr>
          <w:rtl/>
        </w:rPr>
        <w:t>אביי</w:t>
      </w:r>
    </w:p>
    <w:p w14:paraId="0E45CE4B" w14:textId="77777777" w:rsidR="002469D5" w:rsidRDefault="00AC0AF5" w:rsidP="004E3E6E">
      <w:pPr>
        <w:rPr>
          <w:rFonts w:ascii="David" w:hAnsi="David"/>
          <w:sz w:val="32"/>
          <w:rtl/>
        </w:rPr>
      </w:pPr>
      <w:r w:rsidRPr="00C35A2C">
        <w:rPr>
          <w:rFonts w:ascii="David" w:hAnsi="David"/>
          <w:sz w:val="32"/>
          <w:rtl/>
        </w:rPr>
        <w:t xml:space="preserve">צריך להביא ראיה, </w:t>
      </w:r>
    </w:p>
    <w:p w14:paraId="0D530CFC" w14:textId="2BEBC087" w:rsidR="00AC0AF5" w:rsidRPr="004E3E6E" w:rsidRDefault="00AC0AF5" w:rsidP="004E3E6E">
      <w:pPr>
        <w:rPr>
          <w:rtl/>
        </w:rPr>
      </w:pPr>
      <w:r w:rsidRPr="004E3E6E">
        <w:rPr>
          <w:rStyle w:val="affffe"/>
          <w:rFonts w:hint="cs"/>
          <w:rtl/>
        </w:rPr>
        <w:t>מד</w:t>
      </w:r>
      <w:r w:rsidRPr="004E3E6E">
        <w:rPr>
          <w:rStyle w:val="affffe"/>
          <w:rtl/>
        </w:rPr>
        <w:t>תניא:</w:t>
      </w:r>
      <w:r w:rsidRPr="004E3E6E">
        <w:rPr>
          <w:rtl/>
        </w:rPr>
        <w:t xml:space="preserve"> א</w:t>
      </w:r>
      <w:r w:rsidR="004E3E6E">
        <w:rPr>
          <w:rFonts w:hint="cs"/>
          <w:rtl/>
        </w:rPr>
        <w:t>'</w:t>
      </w:r>
      <w:r w:rsidRPr="004E3E6E">
        <w:rPr>
          <w:rtl/>
        </w:rPr>
        <w:t xml:space="preserve"> </w:t>
      </w:r>
      <w:r w:rsidR="004E3E6E">
        <w:rPr>
          <w:rFonts w:hint="cs"/>
          <w:rtl/>
        </w:rPr>
        <w:t>מה</w:t>
      </w:r>
      <w:r w:rsidRPr="004E3E6E">
        <w:rPr>
          <w:rtl/>
        </w:rPr>
        <w:t>אחין שה</w:t>
      </w:r>
      <w:r w:rsidR="002469D5">
        <w:rPr>
          <w:rFonts w:hint="cs"/>
          <w:rtl/>
        </w:rPr>
        <w:t xml:space="preserve">שט''ח תח''י </w:t>
      </w:r>
      <w:r w:rsidRPr="004E3E6E">
        <w:rPr>
          <w:rtl/>
        </w:rPr>
        <w:t>- עליו להביא ראיה.</w:t>
      </w:r>
      <w:r w:rsidRPr="004E3E6E">
        <w:rPr>
          <w:rFonts w:hint="cs"/>
          <w:rtl/>
        </w:rPr>
        <w:t xml:space="preserve"> </w:t>
      </w:r>
      <w:r w:rsidR="004E3E6E">
        <w:rPr>
          <w:rFonts w:hint="cs"/>
          <w:rtl/>
        </w:rPr>
        <w:t xml:space="preserve">ה''ה </w:t>
      </w:r>
      <w:r w:rsidRPr="004E3E6E">
        <w:rPr>
          <w:rtl/>
        </w:rPr>
        <w:t>לאחריני.</w:t>
      </w:r>
    </w:p>
    <w:p w14:paraId="77CAFFAC" w14:textId="77777777" w:rsidR="004E3E6E" w:rsidRPr="004E3E6E" w:rsidRDefault="00AC0AF5" w:rsidP="004E3E6E">
      <w:pPr>
        <w:pStyle w:val="36"/>
        <w:framePr w:wrap="notBeside"/>
        <w:rPr>
          <w:rtl/>
        </w:rPr>
      </w:pPr>
      <w:r w:rsidRPr="004E3E6E">
        <w:rPr>
          <w:rtl/>
        </w:rPr>
        <w:t xml:space="preserve">ורבא </w:t>
      </w:r>
    </w:p>
    <w:p w14:paraId="4625DB7D" w14:textId="39D0D013" w:rsidR="00AC0AF5" w:rsidRPr="00C35A2C" w:rsidRDefault="004E3E6E" w:rsidP="002469D5">
      <w:pPr>
        <w:spacing w:after="60"/>
        <w:rPr>
          <w:rFonts w:ascii="David" w:hAnsi="David"/>
          <w:sz w:val="32"/>
          <w:rtl/>
        </w:rPr>
      </w:pPr>
      <w:r>
        <w:rPr>
          <w:rFonts w:ascii="David" w:hAnsi="David" w:hint="cs"/>
          <w:sz w:val="32"/>
          <w:rtl/>
        </w:rPr>
        <w:t xml:space="preserve">א''צ להביא ראייה - </w:t>
      </w:r>
      <w:r w:rsidR="002469D5">
        <w:rPr>
          <w:rFonts w:ascii="David" w:hAnsi="David" w:hint="cs"/>
          <w:sz w:val="32"/>
          <w:rtl/>
        </w:rPr>
        <w:t>ו</w:t>
      </w:r>
      <w:r w:rsidR="00AC0AF5" w:rsidRPr="00C35A2C">
        <w:rPr>
          <w:rFonts w:ascii="David" w:hAnsi="David"/>
          <w:sz w:val="32"/>
          <w:rtl/>
        </w:rPr>
        <w:t>שאני אחין, דשמטו מהדדי.</w:t>
      </w:r>
    </w:p>
    <w:p w14:paraId="404A7D36" w14:textId="77777777" w:rsidR="004E3E6E" w:rsidRPr="004E3E6E" w:rsidRDefault="00AC0AF5" w:rsidP="004E3E6E">
      <w:pPr>
        <w:pStyle w:val="36"/>
        <w:framePr w:wrap="notBeside"/>
        <w:rPr>
          <w:rtl/>
        </w:rPr>
      </w:pPr>
      <w:r w:rsidRPr="004E3E6E">
        <w:rPr>
          <w:rFonts w:hint="cs"/>
          <w:rtl/>
        </w:rPr>
        <w:t>א</w:t>
      </w:r>
      <w:r w:rsidRPr="004E3E6E">
        <w:rPr>
          <w:rtl/>
        </w:rPr>
        <w:t>"</w:t>
      </w:r>
      <w:r w:rsidRPr="004E3E6E">
        <w:rPr>
          <w:rFonts w:hint="cs"/>
          <w:rtl/>
        </w:rPr>
        <w:t xml:space="preserve">ד </w:t>
      </w:r>
      <w:r w:rsidRPr="004E3E6E">
        <w:rPr>
          <w:rtl/>
        </w:rPr>
        <w:t>רבא:</w:t>
      </w:r>
    </w:p>
    <w:p w14:paraId="3562303D" w14:textId="5710C637" w:rsidR="00AC0AF5" w:rsidRPr="00C35A2C" w:rsidRDefault="00AC0AF5" w:rsidP="00AC0AF5">
      <w:pPr>
        <w:rPr>
          <w:rFonts w:ascii="David" w:hAnsi="David"/>
          <w:sz w:val="32"/>
          <w:rtl/>
        </w:rPr>
      </w:pPr>
      <w:r w:rsidRPr="004E3E6E">
        <w:rPr>
          <w:rStyle w:val="affffe"/>
          <w:rtl/>
        </w:rPr>
        <w:t>מדתניא:</w:t>
      </w:r>
      <w:r w:rsidRPr="00C35A2C">
        <w:rPr>
          <w:rFonts w:ascii="David" w:hAnsi="David"/>
          <w:sz w:val="32"/>
          <w:rtl/>
        </w:rPr>
        <w:t xml:space="preserve"> א</w:t>
      </w:r>
      <w:r w:rsidR="004E3E6E">
        <w:rPr>
          <w:rFonts w:ascii="David" w:hAnsi="David" w:hint="cs"/>
          <w:sz w:val="32"/>
          <w:rtl/>
        </w:rPr>
        <w:t>'</w:t>
      </w:r>
      <w:r w:rsidRPr="00C35A2C">
        <w:rPr>
          <w:rFonts w:ascii="David" w:hAnsi="David"/>
          <w:sz w:val="32"/>
          <w:rtl/>
        </w:rPr>
        <w:t xml:space="preserve"> מהאחין </w:t>
      </w:r>
      <w:r w:rsidR="004E3E6E">
        <w:rPr>
          <w:rFonts w:ascii="David" w:hAnsi="David" w:hint="cs"/>
          <w:sz w:val="32"/>
          <w:rtl/>
        </w:rPr>
        <w:t xml:space="preserve">שהש''ח </w:t>
      </w:r>
      <w:r w:rsidRPr="00C35A2C">
        <w:rPr>
          <w:rFonts w:ascii="David" w:hAnsi="David"/>
          <w:sz w:val="32"/>
          <w:rtl/>
        </w:rPr>
        <w:t xml:space="preserve">יוצא </w:t>
      </w:r>
      <w:r w:rsidR="004E3E6E">
        <w:rPr>
          <w:rFonts w:ascii="David" w:hAnsi="David" w:hint="cs"/>
          <w:sz w:val="32"/>
          <w:rtl/>
        </w:rPr>
        <w:t xml:space="preserve">מתח''י </w:t>
      </w:r>
      <w:r w:rsidRPr="00C35A2C">
        <w:rPr>
          <w:rFonts w:ascii="David" w:hAnsi="David"/>
          <w:sz w:val="32"/>
          <w:rtl/>
        </w:rPr>
        <w:t>עליו להביא ראיה.</w:t>
      </w:r>
    </w:p>
    <w:p w14:paraId="12E1683C" w14:textId="5E4B04DC" w:rsidR="00AC0AF5" w:rsidRPr="00C35A2C" w:rsidRDefault="00AC0AF5" w:rsidP="00AC0AF5">
      <w:pPr>
        <w:rPr>
          <w:rFonts w:ascii="David" w:hAnsi="David"/>
          <w:sz w:val="32"/>
          <w:rtl/>
        </w:rPr>
      </w:pPr>
      <w:r w:rsidRPr="00C35A2C">
        <w:rPr>
          <w:rFonts w:ascii="David" w:hAnsi="David"/>
          <w:sz w:val="32"/>
          <w:rtl/>
        </w:rPr>
        <w:t>אחין הוא דשמטו מהדדי</w:t>
      </w:r>
      <w:r w:rsidR="002469D5">
        <w:rPr>
          <w:rFonts w:ascii="David" w:hAnsi="David" w:hint="cs"/>
          <w:sz w:val="32"/>
          <w:rtl/>
        </w:rPr>
        <w:t xml:space="preserve"> שהם במקום אחד</w:t>
      </w:r>
      <w:r w:rsidRPr="00C35A2C">
        <w:rPr>
          <w:rFonts w:ascii="David" w:hAnsi="David"/>
          <w:sz w:val="32"/>
          <w:rtl/>
        </w:rPr>
        <w:t>, אבל אחריני לא.</w:t>
      </w:r>
    </w:p>
    <w:p w14:paraId="4D4C4318" w14:textId="77777777" w:rsidR="002469D5" w:rsidRPr="002469D5" w:rsidRDefault="00AC0AF5" w:rsidP="002469D5">
      <w:pPr>
        <w:pStyle w:val="36"/>
        <w:framePr w:wrap="notBeside"/>
        <w:rPr>
          <w:rtl/>
        </w:rPr>
      </w:pPr>
      <w:r w:rsidRPr="002469D5">
        <w:rPr>
          <w:rtl/>
        </w:rPr>
        <w:t>ואביי</w:t>
      </w:r>
    </w:p>
    <w:p w14:paraId="7DDC114A" w14:textId="79E6B6D3" w:rsidR="00AC0AF5" w:rsidRPr="00C35A2C" w:rsidRDefault="002469D5" w:rsidP="002469D5">
      <w:pPr>
        <w:spacing w:after="60"/>
        <w:rPr>
          <w:rFonts w:ascii="David" w:hAnsi="David"/>
          <w:sz w:val="32"/>
          <w:rtl/>
        </w:rPr>
      </w:pPr>
      <w:r>
        <w:rPr>
          <w:rFonts w:ascii="David" w:hAnsi="David" w:hint="cs"/>
          <w:sz w:val="32"/>
          <w:rtl/>
        </w:rPr>
        <w:t>דווקא השמענו ב</w:t>
      </w:r>
      <w:r w:rsidR="00AC0AF5" w:rsidRPr="00C35A2C">
        <w:rPr>
          <w:rFonts w:ascii="David" w:hAnsi="David"/>
          <w:sz w:val="32"/>
          <w:rtl/>
        </w:rPr>
        <w:t>אחין כיון דשמטו מהדדי - אימא מיזדהר זהירי ולא צריכי להביא ראיה, קמ"ל.</w:t>
      </w:r>
    </w:p>
    <w:p w14:paraId="3F043B56" w14:textId="77777777" w:rsidR="002469D5" w:rsidRPr="002469D5" w:rsidRDefault="00AC0AF5" w:rsidP="002469D5">
      <w:pPr>
        <w:pStyle w:val="36"/>
        <w:framePr w:wrap="notBeside"/>
        <w:rPr>
          <w:rtl/>
        </w:rPr>
      </w:pPr>
      <w:r w:rsidRPr="002469D5">
        <w:rPr>
          <w:rFonts w:hint="cs"/>
          <w:rtl/>
        </w:rPr>
        <w:t>והך</w:t>
      </w:r>
    </w:p>
    <w:p w14:paraId="7E9041FC" w14:textId="0B215298" w:rsidR="00AC0AF5" w:rsidRDefault="00AC0AF5" w:rsidP="00AC0AF5">
      <w:pPr>
        <w:rPr>
          <w:rFonts w:ascii="David" w:hAnsi="David"/>
          <w:sz w:val="32"/>
          <w:rtl/>
        </w:rPr>
      </w:pPr>
      <w:r w:rsidRPr="00C35A2C">
        <w:rPr>
          <w:rFonts w:ascii="David" w:hAnsi="David" w:hint="cs"/>
          <w:sz w:val="32"/>
          <w:rtl/>
        </w:rPr>
        <w:t>ד</w:t>
      </w:r>
      <w:r w:rsidRPr="00C35A2C">
        <w:rPr>
          <w:rFonts w:ascii="David" w:hAnsi="David"/>
          <w:sz w:val="32"/>
          <w:rtl/>
        </w:rPr>
        <w:t>כשם שמוציאין הן שט"</w:t>
      </w:r>
      <w:r w:rsidRPr="00C35A2C">
        <w:rPr>
          <w:rFonts w:ascii="David" w:hAnsi="David" w:hint="cs"/>
          <w:sz w:val="32"/>
          <w:rtl/>
        </w:rPr>
        <w:t xml:space="preserve">ח </w:t>
      </w:r>
      <w:r w:rsidRPr="00C35A2C">
        <w:rPr>
          <w:rFonts w:ascii="David" w:hAnsi="David"/>
          <w:sz w:val="32"/>
          <w:rtl/>
        </w:rPr>
        <w:t>על אחרים כך מוציאין זה על זה</w:t>
      </w:r>
      <w:r w:rsidRPr="00C35A2C">
        <w:rPr>
          <w:rFonts w:ascii="David" w:hAnsi="David" w:hint="cs"/>
          <w:sz w:val="32"/>
          <w:rtl/>
        </w:rPr>
        <w:t xml:space="preserve">- </w:t>
      </w:r>
      <w:r w:rsidR="00AD221F" w:rsidRPr="002469D5">
        <w:rPr>
          <w:rStyle w:val="affffe"/>
          <w:rFonts w:hint="cs"/>
          <w:rtl/>
        </w:rPr>
        <w:t>חלקו</w:t>
      </w:r>
      <w:r w:rsidRPr="00C35A2C">
        <w:rPr>
          <w:rFonts w:ascii="David" w:hAnsi="David" w:hint="cs"/>
          <w:sz w:val="32"/>
          <w:rtl/>
        </w:rPr>
        <w:t xml:space="preserve"> </w:t>
      </w:r>
      <w:r w:rsidRPr="00C35A2C">
        <w:rPr>
          <w:rFonts w:ascii="David" w:hAnsi="David"/>
          <w:sz w:val="32"/>
          <w:rtl/>
        </w:rPr>
        <w:t xml:space="preserve">בכותבין שטר ללוה </w:t>
      </w:r>
      <w:r w:rsidR="002469D5">
        <w:rPr>
          <w:rFonts w:ascii="David" w:hAnsi="David" w:hint="cs"/>
          <w:sz w:val="32"/>
          <w:rtl/>
        </w:rPr>
        <w:t xml:space="preserve">ואף </w:t>
      </w:r>
      <w:r w:rsidRPr="00C35A2C">
        <w:rPr>
          <w:rFonts w:ascii="David" w:hAnsi="David"/>
          <w:sz w:val="32"/>
          <w:rtl/>
        </w:rPr>
        <w:t>שאין מלוה עמו</w:t>
      </w:r>
    </w:p>
    <w:p w14:paraId="06AC1A5B" w14:textId="320248B7" w:rsidR="002469D5" w:rsidRPr="002469D5" w:rsidRDefault="002469D5" w:rsidP="002469D5">
      <w:pPr>
        <w:pStyle w:val="36"/>
        <w:framePr w:wrap="notBeside"/>
        <w:rPr>
          <w:rtl/>
        </w:rPr>
      </w:pPr>
      <w:r>
        <w:rPr>
          <w:rFonts w:hint="cs"/>
          <w:rtl/>
        </w:rPr>
        <w:t>ל</w:t>
      </w:r>
      <w:r w:rsidR="00AC0AF5" w:rsidRPr="002469D5">
        <w:rPr>
          <w:rtl/>
        </w:rPr>
        <w:t xml:space="preserve">תנא דידן: </w:t>
      </w:r>
    </w:p>
    <w:p w14:paraId="7F40555B" w14:textId="01B13068" w:rsidR="00AC0AF5" w:rsidRDefault="00AC0AF5" w:rsidP="00AC0AF5">
      <w:pPr>
        <w:rPr>
          <w:rFonts w:ascii="David" w:hAnsi="David"/>
          <w:sz w:val="32"/>
          <w:rtl/>
        </w:rPr>
      </w:pPr>
      <w:r w:rsidRPr="00C35A2C">
        <w:rPr>
          <w:rFonts w:ascii="David" w:hAnsi="David"/>
          <w:sz w:val="32"/>
          <w:rtl/>
        </w:rPr>
        <w:t>כותבין שטר ללוה</w:t>
      </w:r>
      <w:r w:rsidR="002469D5">
        <w:rPr>
          <w:rFonts w:ascii="David" w:hAnsi="David" w:hint="cs"/>
          <w:sz w:val="32"/>
          <w:rtl/>
        </w:rPr>
        <w:t xml:space="preserve"> אף</w:t>
      </w:r>
      <w:r w:rsidRPr="00C35A2C">
        <w:rPr>
          <w:rFonts w:ascii="David" w:hAnsi="David" w:hint="cs"/>
          <w:sz w:val="32"/>
          <w:rtl/>
        </w:rPr>
        <w:t xml:space="preserve"> </w:t>
      </w:r>
      <w:r w:rsidRPr="00C35A2C">
        <w:rPr>
          <w:rFonts w:ascii="David" w:hAnsi="David"/>
          <w:sz w:val="32"/>
          <w:rtl/>
        </w:rPr>
        <w:t xml:space="preserve">שאין מלוה עמו, </w:t>
      </w:r>
      <w:r w:rsidRPr="00C35A2C">
        <w:rPr>
          <w:rFonts w:ascii="David" w:hAnsi="David" w:hint="cs"/>
          <w:sz w:val="32"/>
          <w:rtl/>
        </w:rPr>
        <w:t>פעמים שהולך לסופר ועדים וא</w:t>
      </w:r>
      <w:r w:rsidRPr="00C35A2C">
        <w:rPr>
          <w:rFonts w:ascii="David" w:hAnsi="David"/>
          <w:sz w:val="32"/>
          <w:rtl/>
        </w:rPr>
        <w:t>"</w:t>
      </w:r>
      <w:r w:rsidRPr="00C35A2C">
        <w:rPr>
          <w:rFonts w:ascii="David" w:hAnsi="David" w:hint="cs"/>
          <w:sz w:val="32"/>
          <w:rtl/>
        </w:rPr>
        <w:t xml:space="preserve">ל כתבו לי שטר שאני רוצה ללוות מיוסף בן שמעון חברי ואחר שכותבים חותמים </w:t>
      </w:r>
      <w:r w:rsidRPr="002469D5">
        <w:rPr>
          <w:rStyle w:val="affffe"/>
          <w:rFonts w:hint="cs"/>
          <w:rtl/>
        </w:rPr>
        <w:t>וא</w:t>
      </w:r>
      <w:r w:rsidRPr="002469D5">
        <w:rPr>
          <w:rStyle w:val="affffe"/>
          <w:rtl/>
        </w:rPr>
        <w:t>"</w:t>
      </w:r>
      <w:r w:rsidRPr="002469D5">
        <w:rPr>
          <w:rStyle w:val="affffe"/>
          <w:rFonts w:hint="cs"/>
          <w:rtl/>
        </w:rPr>
        <w:t>ל</w:t>
      </w:r>
      <w:r w:rsidRPr="00C35A2C">
        <w:rPr>
          <w:rFonts w:ascii="David" w:hAnsi="David" w:hint="cs"/>
          <w:sz w:val="32"/>
          <w:rtl/>
        </w:rPr>
        <w:t xml:space="preserve"> תן לי מאה שלוית ממני</w:t>
      </w:r>
      <w:r w:rsidR="002469D5">
        <w:rPr>
          <w:rFonts w:ascii="David" w:hAnsi="David" w:hint="cs"/>
          <w:sz w:val="32"/>
          <w:rtl/>
        </w:rPr>
        <w:t>,</w:t>
      </w:r>
    </w:p>
    <w:p w14:paraId="08126A59" w14:textId="47AE82B7" w:rsidR="002469D5" w:rsidRPr="002469D5" w:rsidRDefault="002469D5" w:rsidP="002469D5">
      <w:pPr>
        <w:pStyle w:val="36"/>
        <w:framePr w:wrap="notBeside"/>
        <w:rPr>
          <w:rtl/>
        </w:rPr>
      </w:pPr>
      <w:r>
        <w:rPr>
          <w:rFonts w:hint="cs"/>
          <w:rtl/>
        </w:rPr>
        <w:t>ל</w:t>
      </w:r>
      <w:r w:rsidR="00AC0AF5" w:rsidRPr="002469D5">
        <w:rPr>
          <w:rtl/>
        </w:rPr>
        <w:t>תנא ברא:</w:t>
      </w:r>
    </w:p>
    <w:p w14:paraId="62178B27" w14:textId="0571574E" w:rsidR="00AC0AF5" w:rsidRPr="00C35A2C" w:rsidRDefault="00AC0AF5" w:rsidP="00AC0AF5">
      <w:pPr>
        <w:rPr>
          <w:rFonts w:ascii="David" w:hAnsi="David"/>
          <w:sz w:val="32"/>
          <w:rtl/>
        </w:rPr>
      </w:pPr>
      <w:r w:rsidRPr="00C35A2C">
        <w:rPr>
          <w:rFonts w:ascii="David" w:hAnsi="David"/>
          <w:sz w:val="32"/>
          <w:rtl/>
        </w:rPr>
        <w:t>אין כותבין שטר ללוה עד שיהא מלוה עמו.</w:t>
      </w:r>
    </w:p>
    <w:p w14:paraId="3C424430" w14:textId="26222796" w:rsidR="00AC0AF5" w:rsidRPr="001B450D" w:rsidRDefault="001B450D" w:rsidP="00AC0AF5">
      <w:pPr>
        <w:pStyle w:val="aff9"/>
        <w:rPr>
          <w:del w:id="90190" w:author="מנוע עיצוב" w:date="2026-10-08T11:01:28Z"/>
          <w:rtl/>
        </w:rPr>
      </w:pPr>
      <w:del w:id="90189" w:author="מנוע עיצוב" w:date="2026-10-08T11:01:28Z">
        <w:r w:rsidRPr="001B450D">
          <w:rPr>
            <w:rFonts w:hint="cs"/>
            <w:rtl/>
          </w:rPr>
          <w:delText xml:space="preserve">***</w:delText>
        </w:r>
      </w:del>
    </w:p>
    <w:p w14:paraId="553ECA4A" w14:textId="77777777" w:rsidR="00AC0AF5" w:rsidRPr="00801934" w:rsidRDefault="00AC0AF5" w:rsidP="00AF2FEB">
      <w:pPr>
        <w:pStyle w:val="afffb"/>
        <w:rPr>
          <w:rtl/>
        </w:rPr>
      </w:pPr>
      <w:ins w:id="9985" w:author="מספור קטעי משנה" w:date="2026-10-06T06:44:59Z">
        <w:r>
          <w:rPr>
            <w:rStyle w:val="MisparKeta"/>
          </w:rPr>
          <w:t xml:space="preserve">ב. </w:t>
        </w:r>
      </w:ins>
      <w:r w:rsidRPr="00801934">
        <w:rPr>
          <w:rtl/>
        </w:rPr>
        <w:t>נמצא לאחד בין שטרותיו שטרו של יוסף בן שמעון פרוע שטרות שניהם פרועין וכו'.</w:t>
      </w:r>
    </w:p>
    <w:p w14:paraId="7E757971" w14:textId="77777777" w:rsidR="002469D5" w:rsidRPr="002469D5" w:rsidRDefault="002469D5" w:rsidP="002469D5">
      <w:pPr>
        <w:pStyle w:val="36"/>
        <w:framePr w:wrap="notBeside"/>
        <w:rPr>
          <w:rtl/>
        </w:rPr>
      </w:pPr>
      <w:r w:rsidRPr="002469D5">
        <w:rPr>
          <w:rFonts w:hint="cs"/>
          <w:rtl/>
        </w:rPr>
        <w:t>משמע</w:t>
      </w:r>
    </w:p>
    <w:p w14:paraId="64E36574" w14:textId="5250AA94" w:rsidR="00AC0AF5" w:rsidRPr="0081371E" w:rsidRDefault="00AC0AF5" w:rsidP="00AC0AF5">
      <w:pPr>
        <w:rPr>
          <w:rStyle w:val="afff8"/>
          <w:rtl/>
        </w:rPr>
      </w:pPr>
      <w:r w:rsidRPr="00C35A2C">
        <w:rPr>
          <w:rFonts w:ascii="David" w:hAnsi="David"/>
          <w:sz w:val="32"/>
          <w:rtl/>
        </w:rPr>
        <w:t xml:space="preserve">הא לא נמצא </w:t>
      </w:r>
      <w:r w:rsidR="002469D5">
        <w:rPr>
          <w:rFonts w:ascii="David" w:hAnsi="David" w:hint="cs"/>
          <w:sz w:val="32"/>
          <w:rtl/>
        </w:rPr>
        <w:t>מוציא</w:t>
      </w:r>
      <w:r w:rsidRPr="00C35A2C">
        <w:rPr>
          <w:rFonts w:ascii="David" w:hAnsi="David"/>
          <w:sz w:val="32"/>
          <w:rtl/>
        </w:rPr>
        <w:t xml:space="preserve"> </w:t>
      </w:r>
      <w:r w:rsidRPr="002469D5">
        <w:rPr>
          <w:rStyle w:val="affffe"/>
          <w:rtl/>
        </w:rPr>
        <w:t xml:space="preserve">והאנן </w:t>
      </w:r>
      <w:r w:rsidR="002469D5" w:rsidRPr="002469D5">
        <w:rPr>
          <w:rStyle w:val="affffe"/>
          <w:rFonts w:hint="cs"/>
          <w:rtl/>
        </w:rPr>
        <w:t>תנן</w:t>
      </w:r>
      <w:r w:rsidR="002469D5">
        <w:rPr>
          <w:rFonts w:ascii="David" w:hAnsi="David" w:hint="cs"/>
          <w:sz w:val="32"/>
          <w:rtl/>
        </w:rPr>
        <w:t xml:space="preserve"> </w:t>
      </w:r>
      <w:r w:rsidRPr="00C35A2C">
        <w:rPr>
          <w:rFonts w:ascii="David" w:hAnsi="David"/>
          <w:sz w:val="32"/>
          <w:rtl/>
        </w:rPr>
        <w:t xml:space="preserve">ולא אחר יכול להוציא עליהן </w:t>
      </w:r>
      <w:r w:rsidR="002469D5">
        <w:rPr>
          <w:rFonts w:ascii="David" w:hAnsi="David" w:hint="cs"/>
          <w:sz w:val="32"/>
          <w:rtl/>
        </w:rPr>
        <w:t>שט''ח</w:t>
      </w:r>
    </w:p>
    <w:p w14:paraId="293811BD" w14:textId="77777777" w:rsidR="002469D5" w:rsidRPr="002469D5" w:rsidRDefault="00AC0AF5" w:rsidP="002469D5">
      <w:pPr>
        <w:pStyle w:val="36"/>
        <w:framePr w:wrap="notBeside"/>
        <w:rPr>
          <w:rtl/>
        </w:rPr>
      </w:pPr>
      <w:r w:rsidRPr="002469D5">
        <w:rPr>
          <w:rFonts w:hint="cs"/>
          <w:rtl/>
        </w:rPr>
        <w:t>א. רי</w:t>
      </w:r>
      <w:r w:rsidRPr="002469D5">
        <w:rPr>
          <w:rtl/>
        </w:rPr>
        <w:t>"</w:t>
      </w:r>
      <w:r w:rsidRPr="002469D5">
        <w:rPr>
          <w:rFonts w:hint="cs"/>
          <w:rtl/>
        </w:rPr>
        <w:t>ר</w:t>
      </w:r>
      <w:r w:rsidRPr="002469D5">
        <w:rPr>
          <w:rtl/>
        </w:rPr>
        <w:t>:</w:t>
      </w:r>
    </w:p>
    <w:p w14:paraId="02B7F48D" w14:textId="7541657E" w:rsidR="00AC0AF5" w:rsidRPr="0081371E" w:rsidRDefault="00AC0AF5" w:rsidP="00AC0AF5">
      <w:pPr>
        <w:rPr>
          <w:rStyle w:val="afff8"/>
          <w:rtl/>
        </w:rPr>
      </w:pPr>
      <w:r w:rsidRPr="00C35A2C">
        <w:rPr>
          <w:rFonts w:ascii="David" w:hAnsi="David"/>
          <w:sz w:val="32"/>
          <w:rtl/>
        </w:rPr>
        <w:t>במשולשין.</w:t>
      </w:r>
      <w:r w:rsidRPr="00C35A2C">
        <w:rPr>
          <w:rFonts w:ascii="David" w:hAnsi="David" w:hint="cs"/>
          <w:sz w:val="32"/>
          <w:rtl/>
        </w:rPr>
        <w:t xml:space="preserve"> בשטר ולא בשובר.</w:t>
      </w:r>
    </w:p>
    <w:p w14:paraId="66114B40" w14:textId="77777777" w:rsidR="002469D5" w:rsidRPr="002469D5" w:rsidRDefault="00AC0AF5" w:rsidP="002469D5">
      <w:pPr>
        <w:pStyle w:val="36"/>
        <w:framePr w:wrap="notBeside"/>
        <w:rPr>
          <w:rtl/>
        </w:rPr>
      </w:pPr>
      <w:r w:rsidRPr="002469D5">
        <w:rPr>
          <w:rFonts w:hint="cs"/>
          <w:rtl/>
        </w:rPr>
        <w:t xml:space="preserve">ב. </w:t>
      </w:r>
      <w:r w:rsidRPr="002469D5">
        <w:rPr>
          <w:rtl/>
        </w:rPr>
        <w:t>אביי:</w:t>
      </w:r>
    </w:p>
    <w:p w14:paraId="662D7DCB" w14:textId="5EC7B274" w:rsidR="00AC0AF5" w:rsidRPr="002469D5" w:rsidRDefault="00AC0AF5" w:rsidP="00AC0AF5">
      <w:pPr>
        <w:rPr>
          <w:rtl/>
        </w:rPr>
      </w:pPr>
      <w:r w:rsidRPr="002469D5">
        <w:rPr>
          <w:rFonts w:hint="cs"/>
          <w:rtl/>
        </w:rPr>
        <w:t xml:space="preserve">ה'ק </w:t>
      </w:r>
      <w:r w:rsidRPr="002469D5">
        <w:rPr>
          <w:rtl/>
        </w:rPr>
        <w:t xml:space="preserve">נמצא </w:t>
      </w:r>
      <w:r w:rsidRPr="00F74D3D">
        <w:rPr>
          <w:b/>
          <w:bCs/>
          <w:rtl/>
        </w:rPr>
        <w:t>ללוה</w:t>
      </w:r>
      <w:r w:rsidRPr="002469D5">
        <w:rPr>
          <w:rtl/>
        </w:rPr>
        <w:t xml:space="preserve"> בין שטרותיו שטרו של יוסף בן שמעון עלי פרוע - שטרות שניהם פרועין.</w:t>
      </w:r>
    </w:p>
    <w:p w14:paraId="1E9D352F" w14:textId="59E34CEE" w:rsidR="00AC0AF5" w:rsidRPr="00C35A2C" w:rsidRDefault="00F74D3D" w:rsidP="00F74D3D">
      <w:pPr>
        <w:rPr>
          <w:rFonts w:ascii="David" w:hAnsi="David"/>
          <w:sz w:val="32"/>
          <w:rtl/>
        </w:rPr>
      </w:pPr>
      <w:r w:rsidRPr="00F74D3D">
        <w:rPr>
          <w:rStyle w:val="afffc"/>
          <w:rFonts w:hint="cs"/>
          <w:rtl/>
        </w:rPr>
        <w:t>ואם היו מסומנין יכתבו כהן</w:t>
      </w:r>
      <w:r w:rsidR="00AC0AF5" w:rsidRPr="00F74D3D">
        <w:rPr>
          <w:rStyle w:val="afffc"/>
          <w:rtl/>
        </w:rPr>
        <w:t>.</w:t>
      </w:r>
      <w:r>
        <w:rPr>
          <w:rFonts w:hint="cs"/>
          <w:rtl/>
        </w:rPr>
        <w:t xml:space="preserve"> </w:t>
      </w:r>
      <w:r w:rsidR="00AC0AF5" w:rsidRPr="00F74D3D">
        <w:rPr>
          <w:rStyle w:val="affffe"/>
          <w:rtl/>
        </w:rPr>
        <w:t>תנא:</w:t>
      </w:r>
      <w:r w:rsidR="00AC0AF5" w:rsidRPr="00C35A2C">
        <w:rPr>
          <w:rFonts w:ascii="David" w:hAnsi="David"/>
          <w:sz w:val="32"/>
          <w:rtl/>
        </w:rPr>
        <w:t xml:space="preserve"> אם היו שניהם כהנים יכתבו דורות.</w:t>
      </w:r>
    </w:p>
    <w:p w14:paraId="100E0F70" w14:textId="7075FD54" w:rsidR="00AC0AF5" w:rsidRPr="001B450D" w:rsidRDefault="001B450D" w:rsidP="00AC0AF5">
      <w:pPr>
        <w:pStyle w:val="aff9"/>
        <w:rPr>
          <w:rtl/>
        </w:rPr>
      </w:pPr>
      <w:r w:rsidRPr="001B450D">
        <w:rPr>
          <w:rFonts w:hint="cs"/>
          <w:rtl/>
        </w:rPr>
        <w:t>***</w:t>
      </w:r>
    </w:p>
    <w:p w14:paraId="0672FA7B" w14:textId="4AE9B0B3" w:rsidR="00AC0AF5" w:rsidRPr="00C35A2C" w:rsidRDefault="00011DBB" w:rsidP="00011DBB">
      <w:pPr>
        <w:pStyle w:val="affffb"/>
        <w:framePr w:wrap="around"/>
        <w:rPr>
          <w:rtl/>
        </w:rPr>
      </w:pPr>
      <w:del w:id="20419" w:author="קלוד" w:date="2026-10-06T10:07:33Z">
        <w:r>
          <w:rPr>
            <w:rtl/>
          </w:rPr>
          <w:delText xml:space="preserve">מתני'</w:delText>
        </w:r>
      </w:del>
      <w:ins w:id="20420" w:author="קלוד" w:date="2026-10-06T10:07:33Z">
        <w:r>
          <w:rPr>
            <w:rtl/>
          </w:rPr>
          <w:t xml:space="preserve">משנה ז</w:t>
        </w:r>
      </w:ins>
    </w:p>
    <w:p w14:paraId="03FFFC68" w14:textId="77777777" w:rsidR="00AC0AF5" w:rsidRPr="00A343FC" w:rsidRDefault="00AC0AF5" w:rsidP="00DB3591">
      <w:pPr>
        <w:pStyle w:val="afff3"/>
        <w:rPr>
          <w:rtl/>
        </w:rPr>
      </w:pPr>
      <w:r w:rsidRPr="00A343FC">
        <w:rPr>
          <w:rtl/>
        </w:rPr>
        <w:t>האומר לבנו שטר בין שטרותי פרוע ואיני יודע אי זהו - שטרות כולן פרועין.</w:t>
      </w:r>
    </w:p>
    <w:p w14:paraId="0E82CC58" w14:textId="77777777" w:rsidR="00AC0AF5" w:rsidRPr="00C35A2C" w:rsidRDefault="00AC0AF5" w:rsidP="00F74D3D">
      <w:pPr>
        <w:pStyle w:val="afff3"/>
        <w:spacing w:after="60"/>
        <w:rPr>
          <w:rtl/>
        </w:rPr>
      </w:pPr>
      <w:r w:rsidRPr="00C35A2C">
        <w:rPr>
          <w:rtl/>
        </w:rPr>
        <w:t>נמצא לאחד שם שנים - הגדול פרוע, והקטן אינו פרוע.</w:t>
      </w:r>
    </w:p>
    <w:p w14:paraId="1E76CAFA" w14:textId="77777777" w:rsidR="00F74D3D" w:rsidRPr="00F74D3D" w:rsidRDefault="00AC0AF5" w:rsidP="00F74D3D">
      <w:pPr>
        <w:pStyle w:val="36"/>
        <w:framePr w:wrap="notBeside"/>
        <w:rPr>
          <w:rtl/>
        </w:rPr>
      </w:pPr>
      <w:r w:rsidRPr="00F74D3D">
        <w:rPr>
          <w:rtl/>
        </w:rPr>
        <w:t>רבא:</w:t>
      </w:r>
    </w:p>
    <w:p w14:paraId="75827EB4" w14:textId="3BADDFE5" w:rsidR="00AC0AF5" w:rsidRPr="00C35A2C" w:rsidRDefault="00AC0AF5" w:rsidP="00F74D3D">
      <w:pPr>
        <w:rPr>
          <w:rFonts w:ascii="David" w:hAnsi="David"/>
          <w:sz w:val="32"/>
          <w:rtl/>
        </w:rPr>
      </w:pPr>
      <w:r w:rsidRPr="0081371E">
        <w:rPr>
          <w:rStyle w:val="afff8"/>
          <w:rtl/>
        </w:rPr>
        <w:t>שטר</w:t>
      </w:r>
      <w:r w:rsidRPr="00C35A2C">
        <w:rPr>
          <w:rFonts w:ascii="David" w:hAnsi="David"/>
          <w:sz w:val="32"/>
          <w:rtl/>
        </w:rPr>
        <w:t xml:space="preserve"> לך בידי פרוע - הגדול פרוע, והקטן אינו פרוע.</w:t>
      </w:r>
    </w:p>
    <w:p w14:paraId="2A43ADC3" w14:textId="77777777" w:rsidR="00AC0AF5" w:rsidRPr="00C35A2C" w:rsidRDefault="00AC0AF5" w:rsidP="00AC0AF5">
      <w:pPr>
        <w:rPr>
          <w:rFonts w:ascii="David" w:hAnsi="David"/>
          <w:sz w:val="32"/>
          <w:rtl/>
        </w:rPr>
      </w:pPr>
      <w:r w:rsidRPr="0081371E">
        <w:rPr>
          <w:rStyle w:val="afff8"/>
          <w:rtl/>
        </w:rPr>
        <w:t>חוב</w:t>
      </w:r>
      <w:r w:rsidRPr="00C35A2C">
        <w:rPr>
          <w:rFonts w:ascii="David" w:hAnsi="David"/>
          <w:sz w:val="32"/>
          <w:rtl/>
        </w:rPr>
        <w:t xml:space="preserve"> לך בידי פרוע - שטרות כולן פרועין.</w:t>
      </w:r>
    </w:p>
    <w:p w14:paraId="10B50FC6" w14:textId="77777777" w:rsidR="00F74D3D" w:rsidRDefault="00AC0AF5" w:rsidP="00F74D3D">
      <w:pPr>
        <w:rPr>
          <w:rtl/>
        </w:rPr>
      </w:pPr>
      <w:r w:rsidRPr="00F74D3D">
        <w:rPr>
          <w:rFonts w:hint="cs"/>
          <w:rtl/>
        </w:rPr>
        <w:t xml:space="preserve">אבל </w:t>
      </w:r>
      <w:r w:rsidRPr="00F74D3D">
        <w:rPr>
          <w:rtl/>
        </w:rPr>
        <w:t xml:space="preserve">שדי מכורה לך - שדה גדולה מכורה לו, </w:t>
      </w:r>
    </w:p>
    <w:p w14:paraId="6E6DA11C" w14:textId="0C999304" w:rsidR="00AC0AF5" w:rsidRPr="00065E76" w:rsidRDefault="00AC0AF5" w:rsidP="00F74D3D">
      <w:pPr>
        <w:rPr>
          <w:rtl/>
        </w:rPr>
      </w:pPr>
      <w:r w:rsidRPr="00F74D3D">
        <w:rPr>
          <w:rtl/>
        </w:rPr>
        <w:t>שדה שיש לי מכורה לך</w:t>
      </w:r>
      <w:r w:rsidR="00F74D3D">
        <w:rPr>
          <w:rFonts w:hint="cs"/>
          <w:rtl/>
        </w:rPr>
        <w:t>-</w:t>
      </w:r>
      <w:r w:rsidRPr="00F74D3D">
        <w:rPr>
          <w:rtl/>
        </w:rPr>
        <w:t xml:space="preserve"> </w:t>
      </w:r>
      <w:r w:rsidRPr="00F74D3D">
        <w:rPr>
          <w:rFonts w:hint="cs"/>
          <w:rtl/>
        </w:rPr>
        <w:t xml:space="preserve">לא </w:t>
      </w:r>
      <w:r w:rsidRPr="00F74D3D">
        <w:rPr>
          <w:rtl/>
        </w:rPr>
        <w:t>כל שדותיו מכורין לו.</w:t>
      </w:r>
      <w:r w:rsidR="00F74D3D">
        <w:rPr>
          <w:rFonts w:hint="cs"/>
          <w:rtl/>
        </w:rPr>
        <w:t>- דשם</w:t>
      </w:r>
      <w:r w:rsidRPr="00065E76">
        <w:rPr>
          <w:rtl/>
        </w:rPr>
        <w:t xml:space="preserve"> יד בעל השטר על התחתונה.</w:t>
      </w:r>
    </w:p>
    <w:p w14:paraId="7ECA9333" w14:textId="0E43487C" w:rsidR="00AC0AF5" w:rsidRPr="001B450D" w:rsidRDefault="001B450D" w:rsidP="00AC0AF5">
      <w:pPr>
        <w:pStyle w:val="aff9"/>
        <w:rPr>
          <w:rtl/>
        </w:rPr>
      </w:pPr>
      <w:r w:rsidRPr="001B450D">
        <w:rPr>
          <w:rFonts w:hint="cs"/>
          <w:rtl/>
        </w:rPr>
        <w:t>***</w:t>
      </w:r>
    </w:p>
    <w:p w14:paraId="3C7E03CA" w14:textId="77777777" w:rsidR="00AC0AF5" w:rsidRPr="00C35A2C" w:rsidRDefault="00AC0AF5" w:rsidP="00982F98">
      <w:pPr>
        <w:pStyle w:val="affe"/>
        <w:framePr w:wrap="around"/>
        <w:rPr>
          <w:rtl/>
        </w:rPr>
      </w:pPr>
      <w:r w:rsidRPr="00C35A2C">
        <w:rPr>
          <w:rFonts w:hint="cs"/>
          <w:rtl/>
        </w:rPr>
        <w:t>קעג:</w:t>
      </w:r>
    </w:p>
    <w:p w14:paraId="49642463" w14:textId="00D266B7" w:rsidR="00AC0AF5" w:rsidRPr="00C35A2C" w:rsidRDefault="00011DBB" w:rsidP="00011DBB">
      <w:pPr>
        <w:pStyle w:val="affffb"/>
        <w:framePr w:wrap="around"/>
        <w:rPr>
          <w:rtl/>
        </w:rPr>
      </w:pPr>
      <w:del w:id="20421" w:author="קלוד" w:date="2026-10-06T10:07:33Z">
        <w:r>
          <w:rPr>
            <w:rtl/>
          </w:rPr>
          <w:delText xml:space="preserve">מתני'</w:delText>
        </w:r>
      </w:del>
      <w:ins w:id="20422" w:author="קלוד" w:date="2026-10-06T10:07:33Z">
        <w:r>
          <w:rPr>
            <w:rtl/>
          </w:rPr>
          <w:t xml:space="preserve">משנה ז</w:t>
        </w:r>
      </w:ins>
    </w:p>
    <w:p w14:paraId="21D4D929" w14:textId="77777777" w:rsidR="00AC0AF5" w:rsidRDefault="00AC0AF5" w:rsidP="00DB3591">
      <w:pPr>
        <w:pStyle w:val="afff3"/>
        <w:rPr>
          <w:rtl/>
        </w:rPr>
      </w:pPr>
      <w:r w:rsidRPr="00C35A2C">
        <w:rPr>
          <w:rtl/>
        </w:rPr>
        <w:t>המלוה את חבירו על ידי ערב - לא יפרע מן הערב,</w:t>
      </w:r>
    </w:p>
    <w:p w14:paraId="7D9BC2A5" w14:textId="77777777" w:rsidR="00AC0AF5" w:rsidRPr="00C35A2C" w:rsidRDefault="00AC0AF5" w:rsidP="00DB3591">
      <w:pPr>
        <w:pStyle w:val="afff3"/>
        <w:rPr>
          <w:rtl/>
        </w:rPr>
      </w:pPr>
      <w:r w:rsidRPr="00C35A2C">
        <w:rPr>
          <w:rtl/>
        </w:rPr>
        <w:t>ואם אמר לו על מנת שאפרע ממי שארצה - יפרע מן הערב.</w:t>
      </w:r>
    </w:p>
    <w:p w14:paraId="5B874274" w14:textId="43A79ACE" w:rsidR="00AC0AF5" w:rsidRPr="00C35A2C" w:rsidRDefault="00AC0AF5" w:rsidP="00DB3591">
      <w:pPr>
        <w:pStyle w:val="afff3"/>
        <w:rPr>
          <w:rtl/>
        </w:rPr>
      </w:pPr>
      <w:r w:rsidRPr="00F74D3D">
        <w:rPr>
          <w:rStyle w:val="TanaimMishna"/>
          <w:rtl/>
          <w:rPrChange w:id="20205" w:author="קלוד" w:date="2026-10-06T10:07:33Z">
            <w:rPr>
              <w:rStyle w:val="affffe"/>
              <w:rtl/>
            </w:rPr>
          </w:rPrChange>
        </w:rPr>
        <w:lastRenderedPageBreak/>
        <w:t>רשב"ג:</w:t>
      </w:r>
      <w:r w:rsidRPr="00C35A2C">
        <w:rPr>
          <w:rtl/>
        </w:rPr>
        <w:t xml:space="preserve"> אם יש נכסים ללוה - בין כך ובין כך לא יפרע מן הערב.</w:t>
      </w:r>
    </w:p>
    <w:p w14:paraId="6F0D488F" w14:textId="79DF4E1C" w:rsidR="00AC0AF5" w:rsidRPr="00C35A2C" w:rsidRDefault="00AC0AF5" w:rsidP="00DB3591">
      <w:pPr>
        <w:pStyle w:val="afff3"/>
        <w:rPr>
          <w:rtl/>
        </w:rPr>
      </w:pPr>
      <w:r w:rsidRPr="00F74D3D">
        <w:rPr>
          <w:rStyle w:val="TanaimMishna"/>
          <w:rtl/>
          <w:rPrChange w:id="20206" w:author="קלוד" w:date="2026-10-06T10:07:33Z">
            <w:rPr>
              <w:rStyle w:val="affffe"/>
              <w:rtl/>
            </w:rPr>
          </w:rPrChange>
        </w:rPr>
        <w:t xml:space="preserve">וכן היה </w:t>
      </w:r>
      <w:r w:rsidR="00F74D3D" w:rsidRPr="00F74D3D">
        <w:rPr>
          <w:rStyle w:val="TanaimMishna"/>
          <w:rFonts w:hint="cs"/>
          <w:rtl/>
          <w:rPrChange w:id="20207" w:author="קלוד" w:date="2026-10-06T10:07:33Z">
            <w:rPr>
              <w:rStyle w:val="affffe"/>
              <w:rFonts w:hint="cs"/>
              <w:rtl/>
            </w:rPr>
          </w:rPrChange>
        </w:rPr>
        <w:t xml:space="preserve">רשב''ג </w:t>
      </w:r>
      <w:r w:rsidRPr="00F74D3D">
        <w:rPr>
          <w:rStyle w:val="TanaimMishna"/>
          <w:rtl/>
          <w:rPrChange w:id="20208" w:author="קלוד" w:date="2026-10-06T10:07:33Z">
            <w:rPr>
              <w:rStyle w:val="affffe"/>
              <w:rtl/>
            </w:rPr>
          </w:rPrChange>
        </w:rPr>
        <w:t>אומר:</w:t>
      </w:r>
      <w:r w:rsidRPr="00C35A2C">
        <w:rPr>
          <w:rtl/>
        </w:rPr>
        <w:t xml:space="preserve"> </w:t>
      </w:r>
      <w:r w:rsidRPr="00F74D3D">
        <w:rPr>
          <w:rtl/>
        </w:rPr>
        <w:t>הערב לאשה בכתובתה, והיה בעלה מגרשה - ידירנה הנאה, שמ</w:t>
      </w:r>
      <w:r w:rsidRPr="00A343FC">
        <w:rPr>
          <w:rtl/>
        </w:rPr>
        <w:t>א יעשו קנוניא על נכסים של זה ויחזיר את אשתו.</w:t>
      </w:r>
    </w:p>
    <w:p w14:paraId="6BA58FC8" w14:textId="78D6B96C" w:rsidR="00AC0AF5" w:rsidRPr="001B450D" w:rsidRDefault="00F74D3D" w:rsidP="00AC0AF5">
      <w:pPr>
        <w:pStyle w:val="aff9"/>
        <w:rPr>
          <w:rtl/>
        </w:rPr>
      </w:pPr>
      <w:r>
        <w:rPr>
          <w:rFonts w:hint="cs"/>
          <w:rtl/>
        </w:rPr>
        <w:t>והטעם שהערב פטור כשהלוה לפנינו</w:t>
      </w:r>
    </w:p>
    <w:p w14:paraId="7E8DC49B" w14:textId="77777777" w:rsidR="00F74D3D" w:rsidRPr="00F74D3D" w:rsidRDefault="00AC0AF5" w:rsidP="00F74D3D">
      <w:pPr>
        <w:pStyle w:val="36"/>
        <w:framePr w:wrap="notBeside"/>
        <w:rPr>
          <w:rtl/>
        </w:rPr>
      </w:pPr>
      <w:r w:rsidRPr="00F74D3D">
        <w:rPr>
          <w:rtl/>
        </w:rPr>
        <w:t>רבה ורב יוסף</w:t>
      </w:r>
    </w:p>
    <w:p w14:paraId="4989D2FB" w14:textId="070308CA" w:rsidR="00AC0AF5" w:rsidRPr="00C35A2C" w:rsidRDefault="00F74D3D" w:rsidP="00AC0AF5">
      <w:pPr>
        <w:rPr>
          <w:rFonts w:ascii="David" w:hAnsi="David"/>
          <w:sz w:val="32"/>
          <w:rtl/>
        </w:rPr>
      </w:pPr>
      <w:r>
        <w:rPr>
          <w:rFonts w:ascii="David" w:hAnsi="David" w:hint="cs"/>
          <w:sz w:val="32"/>
          <w:rtl/>
        </w:rPr>
        <w:t xml:space="preserve">על הלווה הייתי אחראי ואת הלווה אני משיב לפניך </w:t>
      </w:r>
      <w:r w:rsidRPr="00F74D3D">
        <w:rPr>
          <w:rStyle w:val="afffff0"/>
          <w:rFonts w:hint="cs"/>
          <w:rtl/>
        </w:rPr>
        <w:t>[שיש לו]</w:t>
      </w:r>
    </w:p>
    <w:p w14:paraId="1DE54E63" w14:textId="77777777" w:rsidR="00F74D3D" w:rsidRPr="00F74D3D" w:rsidRDefault="00AC0AF5" w:rsidP="00F74D3D">
      <w:pPr>
        <w:pStyle w:val="36"/>
        <w:framePr w:wrap="notBeside"/>
        <w:rPr>
          <w:rtl/>
        </w:rPr>
      </w:pPr>
      <w:r w:rsidRPr="00F74D3D">
        <w:rPr>
          <w:rtl/>
        </w:rPr>
        <w:t>מתקיף רב נחמן</w:t>
      </w:r>
    </w:p>
    <w:p w14:paraId="476FD39B" w14:textId="238B5228" w:rsidR="00AC0AF5" w:rsidRDefault="00F74D3D" w:rsidP="00F74D3D">
      <w:pPr>
        <w:rPr>
          <w:rFonts w:ascii="David" w:hAnsi="David"/>
          <w:sz w:val="32"/>
          <w:rtl/>
        </w:rPr>
      </w:pPr>
      <w:r>
        <w:rPr>
          <w:rFonts w:ascii="David" w:hAnsi="David" w:hint="cs"/>
          <w:sz w:val="32"/>
          <w:rtl/>
        </w:rPr>
        <w:t xml:space="preserve">זהו דין דפרסאי שאין נותנים טעם לדבר </w:t>
      </w:r>
    </w:p>
    <w:p w14:paraId="51A55769" w14:textId="19D4CDC7" w:rsidR="00F74D3D" w:rsidRPr="00F74D3D" w:rsidRDefault="00AC0AF5" w:rsidP="00F74D3D">
      <w:pPr>
        <w:pStyle w:val="36"/>
        <w:framePr w:wrap="notBeside"/>
        <w:rPr>
          <w:rtl/>
        </w:rPr>
      </w:pPr>
      <w:r w:rsidRPr="00F74D3D">
        <w:rPr>
          <w:rtl/>
        </w:rPr>
        <w:t xml:space="preserve">אלא </w:t>
      </w:r>
      <w:r w:rsidRPr="00F74D3D">
        <w:rPr>
          <w:rFonts w:hint="cs"/>
          <w:rtl/>
        </w:rPr>
        <w:t>ר</w:t>
      </w:r>
      <w:r w:rsidRPr="00F74D3D">
        <w:rPr>
          <w:rtl/>
        </w:rPr>
        <w:t>"</w:t>
      </w:r>
      <w:r w:rsidRPr="00F74D3D">
        <w:rPr>
          <w:rFonts w:hint="cs"/>
          <w:rtl/>
        </w:rPr>
        <w:t>נ</w:t>
      </w:r>
      <w:r w:rsidRPr="00F74D3D">
        <w:rPr>
          <w:rtl/>
        </w:rPr>
        <w:t>:</w:t>
      </w:r>
    </w:p>
    <w:p w14:paraId="2815B4C8" w14:textId="4DFC00A2" w:rsidR="00AC0AF5" w:rsidRPr="00C35A2C" w:rsidRDefault="00AC0AF5" w:rsidP="00F74D3D">
      <w:pPr>
        <w:rPr>
          <w:rFonts w:ascii="David" w:hAnsi="David"/>
          <w:sz w:val="32"/>
          <w:rtl/>
        </w:rPr>
      </w:pPr>
      <w:r w:rsidRPr="00C35A2C">
        <w:rPr>
          <w:rFonts w:ascii="David" w:hAnsi="David"/>
          <w:sz w:val="32"/>
          <w:rtl/>
        </w:rPr>
        <w:t>לא יפרע מן הערב</w:t>
      </w:r>
      <w:r w:rsidR="00F74D3D">
        <w:rPr>
          <w:rFonts w:ascii="David" w:hAnsi="David" w:hint="cs"/>
          <w:sz w:val="32"/>
          <w:rtl/>
        </w:rPr>
        <w:t xml:space="preserve">- היינו </w:t>
      </w:r>
      <w:r w:rsidRPr="00C35A2C">
        <w:rPr>
          <w:rFonts w:ascii="David" w:hAnsi="David"/>
          <w:sz w:val="32"/>
          <w:rtl/>
        </w:rPr>
        <w:t>לא יתבע ערב תחלה.</w:t>
      </w:r>
    </w:p>
    <w:p w14:paraId="699BCF43" w14:textId="77777777" w:rsidR="00F74D3D" w:rsidRPr="00F74D3D" w:rsidRDefault="00AC0AF5" w:rsidP="00F74D3D">
      <w:pPr>
        <w:pStyle w:val="36"/>
        <w:framePr w:wrap="notBeside"/>
        <w:rPr>
          <w:rtl/>
        </w:rPr>
      </w:pPr>
      <w:r w:rsidRPr="00F74D3D">
        <w:rPr>
          <w:rFonts w:hint="cs"/>
          <w:rtl/>
        </w:rPr>
        <w:t>ותנ</w:t>
      </w:r>
      <w:r w:rsidRPr="00F74D3D">
        <w:rPr>
          <w:rtl/>
        </w:rPr>
        <w:t>"</w:t>
      </w:r>
      <w:r w:rsidRPr="00F74D3D">
        <w:rPr>
          <w:rFonts w:hint="cs"/>
          <w:rtl/>
        </w:rPr>
        <w:t>ה</w:t>
      </w:r>
      <w:r w:rsidRPr="00F74D3D">
        <w:rPr>
          <w:rtl/>
        </w:rPr>
        <w:t>:</w:t>
      </w:r>
    </w:p>
    <w:p w14:paraId="62259C45" w14:textId="77777777" w:rsidR="00F74D3D" w:rsidRDefault="00AC0AF5" w:rsidP="00F74D3D">
      <w:pPr>
        <w:rPr>
          <w:rFonts w:ascii="David" w:hAnsi="David"/>
          <w:sz w:val="32"/>
          <w:rtl/>
        </w:rPr>
      </w:pPr>
      <w:r w:rsidRPr="00C35A2C">
        <w:rPr>
          <w:rFonts w:ascii="David" w:hAnsi="David"/>
          <w:sz w:val="32"/>
          <w:rtl/>
        </w:rPr>
        <w:t xml:space="preserve">המלוה את חבירו על ידי ערב - לא יתבע ערב תחלה, </w:t>
      </w:r>
    </w:p>
    <w:p w14:paraId="63C51D78" w14:textId="6D2FE9B4" w:rsidR="00AC0AF5" w:rsidRPr="00C35A2C" w:rsidRDefault="00AC0AF5" w:rsidP="00F74D3D">
      <w:pPr>
        <w:spacing w:after="60"/>
        <w:rPr>
          <w:rFonts w:ascii="David" w:hAnsi="David"/>
          <w:sz w:val="32"/>
          <w:rtl/>
        </w:rPr>
      </w:pPr>
      <w:r w:rsidRPr="00C35A2C">
        <w:rPr>
          <w:rFonts w:ascii="David" w:hAnsi="David"/>
          <w:sz w:val="32"/>
          <w:rtl/>
        </w:rPr>
        <w:t>ואם אמר על מנת שאפרע ממי שארצה - יתבע ערב תחלה.</w:t>
      </w:r>
    </w:p>
    <w:p w14:paraId="78826A9D" w14:textId="77777777" w:rsidR="00F74D3D" w:rsidRDefault="00AC0AF5" w:rsidP="00F74D3D">
      <w:pPr>
        <w:pStyle w:val="affff9"/>
        <w:rPr>
          <w:rtl/>
        </w:rPr>
      </w:pPr>
      <w:r w:rsidRPr="00C35A2C">
        <w:rPr>
          <w:rtl/>
        </w:rPr>
        <w:t>מנין לערב דמשתעבד?</w:t>
      </w:r>
    </w:p>
    <w:p w14:paraId="3F46146B" w14:textId="1F071645" w:rsidR="00F74D3D" w:rsidRPr="00F74D3D" w:rsidRDefault="00F74D3D" w:rsidP="00F74D3D">
      <w:pPr>
        <w:pStyle w:val="36"/>
        <w:framePr w:wrap="notBeside"/>
        <w:rPr>
          <w:rtl/>
        </w:rPr>
      </w:pPr>
      <w:r w:rsidRPr="00F74D3D">
        <w:rPr>
          <w:rFonts w:hint="cs"/>
          <w:rtl/>
        </w:rPr>
        <w:t>ר''ה</w:t>
      </w:r>
      <w:r>
        <w:rPr>
          <w:rFonts w:hint="cs"/>
          <w:rtl/>
        </w:rPr>
        <w:t>:</w:t>
      </w:r>
    </w:p>
    <w:p w14:paraId="1C086302" w14:textId="017B6B2A" w:rsidR="00AC0AF5" w:rsidRPr="00C35A2C" w:rsidRDefault="00AC0AF5" w:rsidP="00AC0AF5">
      <w:pPr>
        <w:rPr>
          <w:rFonts w:ascii="David" w:hAnsi="David"/>
          <w:sz w:val="32"/>
          <w:rtl/>
        </w:rPr>
      </w:pPr>
      <w:r w:rsidRPr="00C35A2C">
        <w:rPr>
          <w:rFonts w:ascii="David" w:hAnsi="David"/>
          <w:sz w:val="32"/>
          <w:rtl/>
        </w:rPr>
        <w:t>ד</w:t>
      </w:r>
      <w:r w:rsidRPr="00F74D3D">
        <w:rPr>
          <w:rStyle w:val="affff8"/>
          <w:rFonts w:hint="cs"/>
          <w:rtl/>
        </w:rPr>
        <w:t>'</w:t>
      </w:r>
      <w:r w:rsidR="00166043">
        <w:rPr>
          <w:rStyle w:val="affff8"/>
          <w:rtl/>
        </w:rPr>
        <w:t>אָנֹכִי אֶעֶרְבֶנּוּ מִיָּדִ</w:t>
      </w:r>
      <w:r w:rsidRPr="00F74D3D">
        <w:rPr>
          <w:rStyle w:val="affff8"/>
          <w:rtl/>
        </w:rPr>
        <w:t>י</w:t>
      </w:r>
      <w:r w:rsidR="00166043">
        <w:rPr>
          <w:rStyle w:val="affff8"/>
          <w:rtl/>
        </w:rPr>
        <w:t xml:space="preserve"> תְּבַקְשֶׁנּוּ</w:t>
      </w:r>
      <w:r w:rsidR="00166043">
        <w:rPr>
          <w:rStyle w:val="affff8"/>
          <w:rFonts w:hint="cs"/>
          <w:rtl/>
        </w:rPr>
        <w:t>'</w:t>
      </w:r>
      <w:r w:rsidRPr="00F74D3D">
        <w:rPr>
          <w:rStyle w:val="affff8"/>
          <w:rtl/>
        </w:rPr>
        <w:t>.</w:t>
      </w:r>
    </w:p>
    <w:p w14:paraId="72A69C51" w14:textId="77777777" w:rsidR="00F74D3D" w:rsidRPr="00F74D3D" w:rsidRDefault="00AC0AF5" w:rsidP="00F74D3D">
      <w:pPr>
        <w:pStyle w:val="36"/>
        <w:framePr w:wrap="notBeside"/>
        <w:rPr>
          <w:rtl/>
        </w:rPr>
      </w:pPr>
      <w:r w:rsidRPr="00F74D3D">
        <w:rPr>
          <w:rtl/>
        </w:rPr>
        <w:t xml:space="preserve">מתקיף </w:t>
      </w:r>
      <w:r w:rsidRPr="00F74D3D">
        <w:rPr>
          <w:rFonts w:hint="cs"/>
          <w:rtl/>
        </w:rPr>
        <w:t>ר</w:t>
      </w:r>
      <w:r w:rsidRPr="00F74D3D">
        <w:rPr>
          <w:rtl/>
        </w:rPr>
        <w:t>"</w:t>
      </w:r>
      <w:r w:rsidRPr="00F74D3D">
        <w:rPr>
          <w:rFonts w:hint="cs"/>
          <w:rtl/>
        </w:rPr>
        <w:t>ח</w:t>
      </w:r>
      <w:r w:rsidRPr="00F74D3D">
        <w:rPr>
          <w:rtl/>
        </w:rPr>
        <w:t>:</w:t>
      </w:r>
    </w:p>
    <w:p w14:paraId="08CAF21C" w14:textId="3EEFF34A" w:rsidR="00AC0AF5" w:rsidRPr="00C35A2C" w:rsidRDefault="00AC0AF5" w:rsidP="00AC0AF5">
      <w:pPr>
        <w:rPr>
          <w:rFonts w:ascii="David" w:hAnsi="David"/>
          <w:sz w:val="32"/>
          <w:rtl/>
        </w:rPr>
      </w:pPr>
      <w:r w:rsidRPr="00C35A2C">
        <w:rPr>
          <w:rFonts w:ascii="David" w:hAnsi="David"/>
          <w:sz w:val="32"/>
          <w:rtl/>
        </w:rPr>
        <w:t>הא קבלנות היא, ד</w:t>
      </w:r>
      <w:r w:rsidRPr="00F74D3D">
        <w:rPr>
          <w:rStyle w:val="affff8"/>
          <w:rFonts w:hint="cs"/>
          <w:rtl/>
        </w:rPr>
        <w:t>'</w:t>
      </w:r>
      <w:r w:rsidR="00166043">
        <w:rPr>
          <w:rStyle w:val="affff8"/>
          <w:rtl/>
        </w:rPr>
        <w:t xml:space="preserve"> תְּנָה אֹתוֹ עַל יָדִי וַאֲנִי אֲשִׁיבֶנּוּ אֵלֶיךָ</w:t>
      </w:r>
      <w:r w:rsidR="00166043">
        <w:rPr>
          <w:rStyle w:val="affff8"/>
          <w:rFonts w:hint="cs"/>
          <w:rtl/>
        </w:rPr>
        <w:t>'</w:t>
      </w:r>
      <w:r w:rsidRPr="00F74D3D">
        <w:rPr>
          <w:rStyle w:val="affff8"/>
          <w:rtl/>
        </w:rPr>
        <w:t>.</w:t>
      </w:r>
    </w:p>
    <w:p w14:paraId="1F700950" w14:textId="7ED8608F" w:rsidR="00F74D3D" w:rsidRPr="00F74D3D" w:rsidRDefault="00F74D3D" w:rsidP="00F74D3D">
      <w:pPr>
        <w:pStyle w:val="36"/>
        <w:framePr w:wrap="notBeside"/>
        <w:rPr>
          <w:rtl/>
        </w:rPr>
      </w:pPr>
      <w:r>
        <w:rPr>
          <w:rFonts w:hint="cs"/>
          <w:rtl/>
        </w:rPr>
        <w:t xml:space="preserve">ב. </w:t>
      </w:r>
      <w:r w:rsidR="00AC0AF5" w:rsidRPr="00F74D3D">
        <w:rPr>
          <w:rFonts w:hint="cs"/>
          <w:rtl/>
        </w:rPr>
        <w:t>רי</w:t>
      </w:r>
      <w:r w:rsidR="00AC0AF5" w:rsidRPr="00F74D3D">
        <w:rPr>
          <w:rtl/>
        </w:rPr>
        <w:t>"</w:t>
      </w:r>
      <w:r w:rsidR="00AC0AF5" w:rsidRPr="00F74D3D">
        <w:rPr>
          <w:rFonts w:hint="cs"/>
          <w:rtl/>
        </w:rPr>
        <w:t>צ</w:t>
      </w:r>
      <w:r w:rsidR="00AC0AF5" w:rsidRPr="00F74D3D">
        <w:rPr>
          <w:rtl/>
        </w:rPr>
        <w:t xml:space="preserve"> </w:t>
      </w:r>
    </w:p>
    <w:p w14:paraId="3EC9E823" w14:textId="4A182D58" w:rsidR="00AC0AF5" w:rsidRPr="00C35A2C" w:rsidRDefault="00F74D3D" w:rsidP="00F74D3D">
      <w:pPr>
        <w:rPr>
          <w:rFonts w:ascii="David" w:hAnsi="David"/>
          <w:sz w:val="32"/>
          <w:rtl/>
        </w:rPr>
      </w:pPr>
      <w:r w:rsidRPr="00F74D3D">
        <w:rPr>
          <w:rStyle w:val="affff8"/>
          <w:rtl/>
        </w:rPr>
        <w:t>לְקַח בִּגְדוֹ כִּי עָרַב זָר וּבְעַד נָכְרִיָּה חַבְלֵהוּ</w:t>
      </w:r>
      <w:r w:rsidR="00AC0AF5" w:rsidRPr="00C35A2C">
        <w:rPr>
          <w:rFonts w:ascii="David" w:hAnsi="David"/>
          <w:sz w:val="32"/>
          <w:rtl/>
        </w:rPr>
        <w:t>.</w:t>
      </w:r>
      <w:r w:rsidR="00AC0AF5" w:rsidRPr="00F74D3D">
        <w:rPr>
          <w:rStyle w:val="affffe"/>
          <w:rtl/>
        </w:rPr>
        <w:t>ואומר:</w:t>
      </w:r>
      <w:r w:rsidR="00AC0AF5" w:rsidRPr="00C35A2C">
        <w:rPr>
          <w:rFonts w:ascii="David" w:hAnsi="David"/>
          <w:sz w:val="32"/>
          <w:rtl/>
        </w:rPr>
        <w:t xml:space="preserve"> </w:t>
      </w:r>
      <w:r>
        <w:rPr>
          <w:rStyle w:val="affff8"/>
          <w:rtl/>
        </w:rPr>
        <w:t>בְּנִי אִם עָרַבְתָּ לְרֵעֶךָ תָּקַעְתָּ לַזָּר כַּפֶּיךָ</w:t>
      </w:r>
      <w:r w:rsidR="00AC0AF5" w:rsidRPr="00F74D3D">
        <w:rPr>
          <w:rStyle w:val="affff8"/>
          <w:rtl/>
        </w:rPr>
        <w:t xml:space="preserve">, </w:t>
      </w:r>
      <w:r>
        <w:rPr>
          <w:rStyle w:val="affff8"/>
          <w:rtl/>
        </w:rPr>
        <w:t>נוֹקַשְׁתָּ בְאִמְרֵי פִיךָ נִלְכַּדְתָּ בְּאִמְרֵי פִיךָ</w:t>
      </w:r>
      <w:r w:rsidR="00AC0AF5" w:rsidRPr="00F74D3D">
        <w:rPr>
          <w:rStyle w:val="affff8"/>
          <w:rtl/>
        </w:rPr>
        <w:t>,</w:t>
      </w:r>
      <w:r w:rsidR="00AC0AF5" w:rsidRPr="00C35A2C">
        <w:rPr>
          <w:rFonts w:ascii="David" w:hAnsi="David"/>
          <w:sz w:val="32"/>
          <w:rtl/>
        </w:rPr>
        <w:t xml:space="preserve"> </w:t>
      </w:r>
      <w:r>
        <w:rPr>
          <w:rStyle w:val="affff8"/>
          <w:rFonts w:ascii="David" w:hAnsi="David"/>
          <w:sz w:val="32"/>
          <w:rtl/>
          <w:rPrChange w:id="9028" w:author="מנוע פסוקים" w:date="2026-10-05T16:38:03Z">
            <w:rPr>
              <w:rFonts w:ascii="David" w:hAnsi="David"/>
              <w:sz w:val="32"/>
              <w:rtl/>
            </w:rPr>
          </w:rPrChange>
        </w:rPr>
        <w:t xml:space="preserve">עֲשֵׂה זֹאת אֵפוֹ</w:t>
      </w:r>
      <w:r>
        <w:rPr>
          <w:rStyle w:val="affff8"/>
          <w:rFonts w:ascii="David" w:hAnsi="David"/>
          <w:sz w:val="32"/>
          <w:rtl/>
          <w:rPrChange w:id="9029" w:author="מנוע פסוקים" w:date="2026-10-05T16:38:03Z">
            <w:rPr>
              <w:rFonts w:ascii="David" w:hAnsi="David"/>
              <w:sz w:val="32"/>
              <w:rtl/>
            </w:rPr>
          </w:rPrChange>
        </w:rPr>
        <w:t xml:space="preserve">א</w:t>
      </w:r>
      <w:r>
        <w:rPr>
          <w:rStyle w:val="affff8"/>
          <w:rFonts w:ascii="David" w:hAnsi="David"/>
          <w:sz w:val="32"/>
          <w:rtl/>
          <w:rPrChange w:id="9030" w:author="מנוע פסוקים" w:date="2026-10-05T16:38:03Z">
            <w:rPr>
              <w:rFonts w:ascii="David" w:hAnsi="David"/>
              <w:sz w:val="32"/>
              <w:rtl/>
            </w:rPr>
          </w:rPrChange>
        </w:rPr>
        <w:t xml:space="preserve"> בְּנִי וְהִנָּצֵל כִּי בָאתָ בְכַף רֵעֶךָ לֵךְ הִתְרַפֵּס וּרְהַב רֵעֶיךָ</w:t>
      </w:r>
      <w:r w:rsidR="00AC0AF5" w:rsidRPr="00C35A2C">
        <w:rPr>
          <w:rFonts w:ascii="David" w:hAnsi="David"/>
          <w:sz w:val="32"/>
          <w:rtl/>
        </w:rPr>
        <w:t>, אם ממון יש לו בידך - התר לו פיסת יד, ואם לאו - הרבה עליו ריעים.</w:t>
      </w:r>
    </w:p>
    <w:p w14:paraId="2B263B3D" w14:textId="77777777" w:rsidR="00F74D3D" w:rsidRPr="00F74D3D" w:rsidRDefault="00AC0AF5" w:rsidP="00F74D3D">
      <w:pPr>
        <w:pStyle w:val="36"/>
        <w:framePr w:wrap="notBeside"/>
        <w:rPr>
          <w:rtl/>
        </w:rPr>
      </w:pPr>
      <w:r w:rsidRPr="00F74D3D">
        <w:rPr>
          <w:rFonts w:hint="cs"/>
          <w:rtl/>
        </w:rPr>
        <w:t>א</w:t>
      </w:r>
      <w:r w:rsidRPr="00F74D3D">
        <w:rPr>
          <w:rtl/>
        </w:rPr>
        <w:t>מימר:</w:t>
      </w:r>
    </w:p>
    <w:p w14:paraId="1547B6EF" w14:textId="57B28B87" w:rsidR="00AC0AF5" w:rsidRDefault="00AC0AF5" w:rsidP="00166043">
      <w:pPr>
        <w:rPr>
          <w:rFonts w:ascii="David" w:hAnsi="David"/>
          <w:sz w:val="32"/>
          <w:rtl/>
        </w:rPr>
      </w:pPr>
      <w:r w:rsidRPr="00C35A2C">
        <w:rPr>
          <w:rFonts w:ascii="David" w:hAnsi="David"/>
          <w:sz w:val="32"/>
          <w:rtl/>
        </w:rPr>
        <w:t xml:space="preserve">ערב דמשתעבד </w:t>
      </w:r>
      <w:r w:rsidR="00166043" w:rsidRPr="00166043">
        <w:rPr>
          <w:rStyle w:val="affffe"/>
          <w:rFonts w:hint="cs"/>
          <w:rtl/>
        </w:rPr>
        <w:t>לר'' יוסי:</w:t>
      </w:r>
      <w:r w:rsidR="00166043">
        <w:rPr>
          <w:rFonts w:ascii="David" w:hAnsi="David" w:hint="cs"/>
          <w:sz w:val="32"/>
          <w:rtl/>
        </w:rPr>
        <w:t xml:space="preserve"> </w:t>
      </w:r>
      <w:r w:rsidRPr="00C35A2C">
        <w:rPr>
          <w:rFonts w:ascii="David" w:hAnsi="David"/>
          <w:sz w:val="32"/>
          <w:rtl/>
        </w:rPr>
        <w:t>דאסמכתא קניא</w:t>
      </w:r>
      <w:r>
        <w:rPr>
          <w:rFonts w:ascii="David" w:hAnsi="David" w:hint="cs"/>
          <w:sz w:val="32"/>
          <w:rtl/>
        </w:rPr>
        <w:t xml:space="preserve"> </w:t>
      </w:r>
      <w:r w:rsidRPr="00C35A2C">
        <w:rPr>
          <w:rFonts w:ascii="David" w:hAnsi="David"/>
          <w:sz w:val="32"/>
          <w:rtl/>
        </w:rPr>
        <w:t>ערב משתעבד,</w:t>
      </w:r>
    </w:p>
    <w:p w14:paraId="7B41A465" w14:textId="755D7739" w:rsidR="00AC0AF5" w:rsidRPr="00C35A2C" w:rsidRDefault="00166043" w:rsidP="00AC0AF5">
      <w:pPr>
        <w:rPr>
          <w:rFonts w:ascii="David" w:hAnsi="David"/>
          <w:sz w:val="32"/>
          <w:rtl/>
        </w:rPr>
      </w:pPr>
      <w:r>
        <w:rPr>
          <w:rStyle w:val="affffe"/>
          <w:rtl/>
        </w:rPr>
        <w:ptab w:relativeTo="margin" w:alignment="right" w:leader="none"/>
      </w:r>
      <w:r w:rsidRPr="00166043">
        <w:rPr>
          <w:rStyle w:val="affffe"/>
          <w:rFonts w:hint="cs"/>
          <w:rtl/>
        </w:rPr>
        <w:t>לר''י</w:t>
      </w:r>
      <w:r>
        <w:rPr>
          <w:rFonts w:ascii="David" w:hAnsi="David" w:hint="cs"/>
          <w:sz w:val="32"/>
          <w:rtl/>
        </w:rPr>
        <w:t xml:space="preserve"> </w:t>
      </w:r>
      <w:r w:rsidR="00F74D3D">
        <w:rPr>
          <w:rFonts w:ascii="David" w:hAnsi="David" w:hint="cs"/>
          <w:sz w:val="32"/>
          <w:rtl/>
        </w:rPr>
        <w:t>ד</w:t>
      </w:r>
      <w:r w:rsidR="00AC0AF5" w:rsidRPr="00C35A2C">
        <w:rPr>
          <w:rFonts w:ascii="David" w:hAnsi="David"/>
          <w:sz w:val="32"/>
          <w:rtl/>
        </w:rPr>
        <w:t>אסמכתא לא קניא - ערב לא משתעבד.</w:t>
      </w:r>
    </w:p>
    <w:p w14:paraId="576F8A5B" w14:textId="2B95A771" w:rsidR="00F74D3D" w:rsidRPr="00F74D3D" w:rsidRDefault="00F74D3D" w:rsidP="00F74D3D">
      <w:pPr>
        <w:pStyle w:val="36"/>
        <w:framePr w:wrap="notBeside"/>
        <w:rPr>
          <w:rtl/>
        </w:rPr>
      </w:pPr>
      <w:r>
        <w:rPr>
          <w:rFonts w:hint="cs"/>
          <w:rtl/>
        </w:rPr>
        <w:t xml:space="preserve">הקשה </w:t>
      </w:r>
      <w:r w:rsidR="00AC0AF5" w:rsidRPr="00F74D3D">
        <w:rPr>
          <w:rFonts w:hint="cs"/>
          <w:rtl/>
        </w:rPr>
        <w:t>ר</w:t>
      </w:r>
      <w:r w:rsidR="00AC0AF5" w:rsidRPr="00F74D3D">
        <w:rPr>
          <w:rtl/>
        </w:rPr>
        <w:t>"</w:t>
      </w:r>
      <w:r w:rsidR="00AC0AF5" w:rsidRPr="00F74D3D">
        <w:rPr>
          <w:rFonts w:hint="cs"/>
          <w:rtl/>
        </w:rPr>
        <w:t>א</w:t>
      </w:r>
      <w:r w:rsidR="00AC0AF5" w:rsidRPr="00F74D3D">
        <w:rPr>
          <w:rtl/>
        </w:rPr>
        <w:t xml:space="preserve">: </w:t>
      </w:r>
    </w:p>
    <w:p w14:paraId="3FD9DB97" w14:textId="0CBFF732" w:rsidR="00F74D3D" w:rsidRDefault="00F74D3D" w:rsidP="00F74D3D">
      <w:pPr>
        <w:rPr>
          <w:rFonts w:ascii="David" w:hAnsi="David"/>
          <w:sz w:val="32"/>
          <w:rtl/>
        </w:rPr>
      </w:pPr>
      <w:r>
        <w:rPr>
          <w:rFonts w:ascii="David" w:hAnsi="David" w:hint="cs"/>
          <w:sz w:val="32"/>
          <w:rtl/>
        </w:rPr>
        <w:t>ה</w:t>
      </w:r>
      <w:r w:rsidR="00AC0AF5" w:rsidRPr="00C35A2C">
        <w:rPr>
          <w:rFonts w:ascii="David" w:hAnsi="David"/>
          <w:sz w:val="32"/>
          <w:rtl/>
        </w:rPr>
        <w:t>א מעשים בכל יום, דאסמכתא לא קניא וערב משתעבד.</w:t>
      </w:r>
    </w:p>
    <w:p w14:paraId="05D1CCA0" w14:textId="73ED3D20" w:rsidR="00F74D3D" w:rsidRPr="00F74D3D" w:rsidRDefault="00F74D3D" w:rsidP="00F74D3D">
      <w:pPr>
        <w:pStyle w:val="36"/>
        <w:framePr w:wrap="notBeside"/>
        <w:rPr>
          <w:rtl/>
        </w:rPr>
      </w:pPr>
      <w:r>
        <w:rPr>
          <w:rFonts w:hint="cs"/>
          <w:rtl/>
        </w:rPr>
        <w:t xml:space="preserve">ג. </w:t>
      </w:r>
      <w:r w:rsidRPr="00F74D3D">
        <w:rPr>
          <w:rFonts w:hint="cs"/>
          <w:rtl/>
        </w:rPr>
        <w:t>אלא ר''א</w:t>
      </w:r>
    </w:p>
    <w:p w14:paraId="3956696C" w14:textId="2796CB06" w:rsidR="00AC0AF5" w:rsidRPr="00C35A2C" w:rsidRDefault="00166043" w:rsidP="00F74D3D">
      <w:pPr>
        <w:rPr>
          <w:rFonts w:ascii="David" w:hAnsi="David"/>
          <w:sz w:val="32"/>
          <w:rtl/>
        </w:rPr>
      </w:pPr>
      <w:r>
        <w:rPr>
          <w:rFonts w:ascii="David" w:hAnsi="David" w:hint="cs"/>
          <w:sz w:val="32"/>
          <w:rtl/>
        </w:rPr>
        <w:t xml:space="preserve">באותה </w:t>
      </w:r>
      <w:r w:rsidR="00AC0AF5" w:rsidRPr="00C35A2C">
        <w:rPr>
          <w:rFonts w:ascii="David" w:hAnsi="David"/>
          <w:sz w:val="32"/>
          <w:rtl/>
        </w:rPr>
        <w:t xml:space="preserve">הנאה </w:t>
      </w:r>
      <w:r>
        <w:rPr>
          <w:rFonts w:ascii="David" w:hAnsi="David" w:hint="cs"/>
          <w:sz w:val="32"/>
          <w:rtl/>
        </w:rPr>
        <w:t>שהוא נאמן</w:t>
      </w:r>
      <w:r w:rsidR="00AC0AF5" w:rsidRPr="00C35A2C">
        <w:rPr>
          <w:rFonts w:ascii="David" w:hAnsi="David"/>
          <w:sz w:val="32"/>
          <w:rtl/>
        </w:rPr>
        <w:t xml:space="preserve">- גמר ומשעבד </w:t>
      </w:r>
      <w:r>
        <w:rPr>
          <w:rFonts w:ascii="David" w:hAnsi="David" w:hint="cs"/>
          <w:sz w:val="32"/>
          <w:rtl/>
        </w:rPr>
        <w:t>עצמו</w:t>
      </w:r>
      <w:r w:rsidR="00AC0AF5" w:rsidRPr="00C35A2C">
        <w:rPr>
          <w:rFonts w:ascii="David" w:hAnsi="David"/>
          <w:sz w:val="32"/>
          <w:rtl/>
        </w:rPr>
        <w:t>.</w:t>
      </w:r>
    </w:p>
    <w:p w14:paraId="43171486" w14:textId="5700D216" w:rsidR="00AC0AF5" w:rsidRPr="001B450D" w:rsidRDefault="001B450D" w:rsidP="00AC0AF5">
      <w:pPr>
        <w:pStyle w:val="aff9"/>
        <w:rPr>
          <w:del w:id="90192" w:author="מנוע עיצוב" w:date="2026-10-08T11:01:28Z"/>
          <w:rtl/>
        </w:rPr>
      </w:pPr>
      <w:del w:id="90191" w:author="מנוע עיצוב" w:date="2026-10-08T11:01:28Z">
        <w:r w:rsidRPr="001B450D">
          <w:rPr>
            <w:rFonts w:hint="cs"/>
            <w:rtl/>
          </w:rPr>
          <w:delText xml:space="preserve">***</w:delText>
        </w:r>
      </w:del>
    </w:p>
    <w:p w14:paraId="677B2CAC" w14:textId="77777777" w:rsidR="00AC0AF5" w:rsidRPr="00801934" w:rsidRDefault="00AC0AF5" w:rsidP="00AF2FEB">
      <w:pPr>
        <w:pStyle w:val="afffb"/>
        <w:rPr>
          <w:rtl/>
        </w:rPr>
      </w:pPr>
      <w:ins w:id="9987" w:author="מספור קטעי משנה" w:date="2026-10-06T06:44:59Z">
        <w:r>
          <w:rPr>
            <w:rStyle w:val="MisparKeta"/>
          </w:rPr>
          <w:t xml:space="preserve">ד. </w:t>
        </w:r>
      </w:ins>
      <w:r w:rsidRPr="00801934">
        <w:rPr>
          <w:rtl/>
        </w:rPr>
        <w:t>ואם אמר על מנת שאפרע ממי שארצה כו'.</w:t>
      </w:r>
    </w:p>
    <w:p w14:paraId="25C7FD6E" w14:textId="77777777" w:rsidR="00F74D3D" w:rsidRPr="00F74D3D" w:rsidRDefault="00AC0AF5" w:rsidP="00F74D3D">
      <w:pPr>
        <w:pStyle w:val="36"/>
        <w:framePr w:wrap="notBeside"/>
        <w:rPr>
          <w:rtl/>
        </w:rPr>
      </w:pPr>
      <w:r w:rsidRPr="00F74D3D">
        <w:rPr>
          <w:rFonts w:hint="cs"/>
          <w:rtl/>
        </w:rPr>
        <w:t>מרי</w:t>
      </w:r>
      <w:r w:rsidRPr="00F74D3D">
        <w:rPr>
          <w:rtl/>
        </w:rPr>
        <w:t>"</w:t>
      </w:r>
      <w:r w:rsidRPr="00F74D3D">
        <w:rPr>
          <w:rFonts w:hint="cs"/>
          <w:rtl/>
        </w:rPr>
        <w:t>ו</w:t>
      </w:r>
      <w:r w:rsidRPr="00F74D3D">
        <w:rPr>
          <w:rtl/>
        </w:rPr>
        <w:t>:</w:t>
      </w:r>
    </w:p>
    <w:p w14:paraId="7B6DB413" w14:textId="35048DEC" w:rsidR="00AC0AF5" w:rsidRPr="00C35A2C" w:rsidRDefault="00AC0AF5" w:rsidP="00AC0AF5">
      <w:pPr>
        <w:rPr>
          <w:rFonts w:ascii="David" w:hAnsi="David"/>
          <w:sz w:val="32"/>
          <w:rtl/>
        </w:rPr>
      </w:pPr>
      <w:r>
        <w:rPr>
          <w:rFonts w:ascii="David" w:hAnsi="David"/>
          <w:sz w:val="32"/>
          <w:rtl/>
        </w:rPr>
        <w:t>דווקא</w:t>
      </w:r>
      <w:r w:rsidRPr="00C35A2C">
        <w:rPr>
          <w:rFonts w:ascii="David" w:hAnsi="David"/>
          <w:sz w:val="32"/>
          <w:rtl/>
        </w:rPr>
        <w:t xml:space="preserve"> שאין נכסים ללוה, אבל יש נכסים ללוה - לא יפרע מן הערב.</w:t>
      </w:r>
    </w:p>
    <w:p w14:paraId="7D6A5E4E" w14:textId="77777777" w:rsidR="00166043" w:rsidRPr="00166043" w:rsidRDefault="00AC0AF5" w:rsidP="00166043">
      <w:pPr>
        <w:pStyle w:val="36"/>
        <w:framePr w:wrap="notBeside"/>
        <w:rPr>
          <w:rtl/>
        </w:rPr>
      </w:pPr>
      <w:r w:rsidRPr="00166043">
        <w:rPr>
          <w:rFonts w:hint="cs"/>
          <w:rtl/>
        </w:rPr>
        <w:t>וסיפא ה</w:t>
      </w:r>
      <w:r w:rsidRPr="00166043">
        <w:rPr>
          <w:rtl/>
        </w:rPr>
        <w:t>"</w:t>
      </w:r>
      <w:r w:rsidRPr="00166043">
        <w:rPr>
          <w:rFonts w:hint="cs"/>
          <w:rtl/>
        </w:rPr>
        <w:t>ק</w:t>
      </w:r>
      <w:r w:rsidRPr="00166043">
        <w:rPr>
          <w:rtl/>
        </w:rPr>
        <w:t>:</w:t>
      </w:r>
    </w:p>
    <w:p w14:paraId="3AA224D4" w14:textId="451557D9" w:rsidR="00AC0AF5" w:rsidRPr="00C35A2C" w:rsidRDefault="00AC0AF5" w:rsidP="00AC0AF5">
      <w:pPr>
        <w:rPr>
          <w:rFonts w:ascii="David" w:hAnsi="David"/>
          <w:sz w:val="32"/>
          <w:rtl/>
        </w:rPr>
      </w:pPr>
      <w:r w:rsidRPr="00C35A2C">
        <w:rPr>
          <w:rFonts w:ascii="David" w:hAnsi="David"/>
          <w:sz w:val="32"/>
          <w:rtl/>
        </w:rPr>
        <w:t>המלוה את חבירו על ידי ערב - לא יפרע מן הערב, ואם אמר על מנת שאפרע ממי שארצה - יפרע מן הערב.</w:t>
      </w:r>
    </w:p>
    <w:p w14:paraId="029A8F96" w14:textId="328DA432" w:rsidR="00F74D3D" w:rsidRDefault="00AC0AF5" w:rsidP="00AC0AF5">
      <w:pPr>
        <w:rPr>
          <w:rFonts w:ascii="David" w:hAnsi="David"/>
          <w:sz w:val="32"/>
          <w:rtl/>
        </w:rPr>
      </w:pPr>
      <w:r w:rsidRPr="00F74D3D">
        <w:rPr>
          <w:rStyle w:val="affffe"/>
          <w:rFonts w:hint="cs"/>
          <w:rtl/>
        </w:rPr>
        <w:t>בד</w:t>
      </w:r>
      <w:r w:rsidRPr="00F74D3D">
        <w:rPr>
          <w:rStyle w:val="affffe"/>
          <w:rtl/>
        </w:rPr>
        <w:t>"</w:t>
      </w:r>
      <w:r w:rsidRPr="00F74D3D">
        <w:rPr>
          <w:rStyle w:val="affffe"/>
          <w:rFonts w:hint="cs"/>
          <w:rtl/>
        </w:rPr>
        <w:t>א</w:t>
      </w:r>
      <w:r w:rsidRPr="00F74D3D">
        <w:rPr>
          <w:rStyle w:val="affffe"/>
          <w:rtl/>
        </w:rPr>
        <w:t xml:space="preserve"> </w:t>
      </w:r>
      <w:r w:rsidRPr="00C35A2C">
        <w:rPr>
          <w:rFonts w:ascii="David" w:hAnsi="David"/>
          <w:sz w:val="32"/>
          <w:rtl/>
        </w:rPr>
        <w:t>בשאין נכסים ללוה, אבל יש נכסים ללוה - לא יפרע מן הערב.</w:t>
      </w:r>
      <w:r w:rsidRPr="00C35A2C">
        <w:rPr>
          <w:rFonts w:ascii="David" w:hAnsi="David" w:hint="cs"/>
          <w:sz w:val="32"/>
          <w:rtl/>
        </w:rPr>
        <w:t xml:space="preserve"> </w:t>
      </w:r>
    </w:p>
    <w:p w14:paraId="796BB074" w14:textId="0B923226" w:rsidR="00AC0AF5" w:rsidRPr="00C35A2C" w:rsidRDefault="00AC0AF5" w:rsidP="00AC0AF5">
      <w:pPr>
        <w:rPr>
          <w:rFonts w:ascii="David" w:hAnsi="David"/>
          <w:sz w:val="32"/>
          <w:rtl/>
        </w:rPr>
      </w:pPr>
      <w:r w:rsidRPr="00C35A2C">
        <w:rPr>
          <w:rFonts w:ascii="David" w:hAnsi="David"/>
          <w:sz w:val="32"/>
          <w:rtl/>
        </w:rPr>
        <w:t>וקבלן, א</w:t>
      </w:r>
      <w:r w:rsidRPr="00C35A2C">
        <w:rPr>
          <w:rFonts w:ascii="David" w:hAnsi="David" w:hint="cs"/>
          <w:sz w:val="32"/>
          <w:rtl/>
        </w:rPr>
        <w:t>ע</w:t>
      </w:r>
      <w:r w:rsidRPr="00C35A2C">
        <w:rPr>
          <w:rFonts w:ascii="David" w:hAnsi="David"/>
          <w:sz w:val="32"/>
          <w:rtl/>
        </w:rPr>
        <w:t>"</w:t>
      </w:r>
      <w:r w:rsidRPr="00C35A2C">
        <w:rPr>
          <w:rFonts w:ascii="David" w:hAnsi="David" w:hint="cs"/>
          <w:sz w:val="32"/>
          <w:rtl/>
        </w:rPr>
        <w:t>פ</w:t>
      </w:r>
      <w:r w:rsidRPr="00C35A2C">
        <w:rPr>
          <w:rFonts w:ascii="David" w:hAnsi="David"/>
          <w:sz w:val="32"/>
          <w:rtl/>
        </w:rPr>
        <w:t xml:space="preserve"> שיש נכסים ללוה - יפרע מן הקבלן.</w:t>
      </w:r>
    </w:p>
    <w:p w14:paraId="335D515F" w14:textId="77777777" w:rsidR="00AC0AF5" w:rsidRPr="00C35A2C" w:rsidRDefault="00AC0AF5" w:rsidP="00982F98">
      <w:pPr>
        <w:pStyle w:val="affe"/>
        <w:framePr w:wrap="around"/>
        <w:rPr>
          <w:rtl/>
        </w:rPr>
      </w:pPr>
      <w:r w:rsidRPr="00C35A2C">
        <w:rPr>
          <w:rFonts w:hint="cs"/>
          <w:rtl/>
        </w:rPr>
        <w:t>קעד.</w:t>
      </w:r>
    </w:p>
    <w:p w14:paraId="1E076D79" w14:textId="1C127D2D" w:rsidR="00AC0AF5" w:rsidRPr="00C35A2C" w:rsidRDefault="00AC0AF5" w:rsidP="00AC0AF5">
      <w:pPr>
        <w:rPr>
          <w:rFonts w:ascii="David" w:hAnsi="David"/>
          <w:sz w:val="32"/>
          <w:rtl/>
        </w:rPr>
      </w:pPr>
      <w:r w:rsidRPr="00F74D3D">
        <w:rPr>
          <w:rStyle w:val="affffe"/>
          <w:rFonts w:hint="cs"/>
          <w:rtl/>
        </w:rPr>
        <w:t>רשב</w:t>
      </w:r>
      <w:r w:rsidRPr="00F74D3D">
        <w:rPr>
          <w:rStyle w:val="affffe"/>
          <w:rtl/>
        </w:rPr>
        <w:t>"</w:t>
      </w:r>
      <w:r w:rsidRPr="00F74D3D">
        <w:rPr>
          <w:rStyle w:val="affffe"/>
          <w:rFonts w:hint="cs"/>
          <w:rtl/>
        </w:rPr>
        <w:t>ג</w:t>
      </w:r>
      <w:r w:rsidR="00166043">
        <w:rPr>
          <w:rStyle w:val="affffe"/>
          <w:rFonts w:hint="cs"/>
          <w:rtl/>
        </w:rPr>
        <w:t>:</w:t>
      </w:r>
      <w:r w:rsidRPr="00F74D3D">
        <w:rPr>
          <w:rStyle w:val="affffe"/>
          <w:rFonts w:hint="cs"/>
          <w:rtl/>
        </w:rPr>
        <w:t xml:space="preserve"> </w:t>
      </w:r>
      <w:r w:rsidRPr="00C35A2C">
        <w:rPr>
          <w:rFonts w:ascii="David" w:hAnsi="David"/>
          <w:sz w:val="32"/>
          <w:rtl/>
        </w:rPr>
        <w:t>אם יש נכסים ללוה - אחד זה ואחד זה לא יפרע מהן.</w:t>
      </w:r>
    </w:p>
    <w:p w14:paraId="0145798A" w14:textId="77777777" w:rsidR="00F74D3D" w:rsidRPr="00F74D3D" w:rsidRDefault="00AC0AF5" w:rsidP="00F74D3D">
      <w:pPr>
        <w:pStyle w:val="36"/>
        <w:framePr w:wrap="notBeside"/>
        <w:rPr>
          <w:rtl/>
        </w:rPr>
      </w:pPr>
      <w:r w:rsidRPr="00F74D3D">
        <w:rPr>
          <w:rFonts w:hint="cs"/>
          <w:rtl/>
        </w:rPr>
        <w:t>רבב</w:t>
      </w:r>
      <w:r w:rsidRPr="00F74D3D">
        <w:rPr>
          <w:rtl/>
        </w:rPr>
        <w:t>"</w:t>
      </w:r>
      <w:r w:rsidRPr="00F74D3D">
        <w:rPr>
          <w:rFonts w:hint="cs"/>
          <w:rtl/>
        </w:rPr>
        <w:t>ח מרי</w:t>
      </w:r>
      <w:r w:rsidRPr="00F74D3D">
        <w:rPr>
          <w:rtl/>
        </w:rPr>
        <w:t>"</w:t>
      </w:r>
      <w:r w:rsidRPr="00F74D3D">
        <w:rPr>
          <w:rFonts w:hint="cs"/>
          <w:rtl/>
        </w:rPr>
        <w:t>ו</w:t>
      </w:r>
      <w:r w:rsidRPr="00F74D3D">
        <w:rPr>
          <w:rtl/>
        </w:rPr>
        <w:t xml:space="preserve">: </w:t>
      </w:r>
    </w:p>
    <w:p w14:paraId="2D5CFA2E" w14:textId="790A7148" w:rsidR="00F74D3D" w:rsidRDefault="00AC0AF5" w:rsidP="00166043">
      <w:pPr>
        <w:spacing w:after="60"/>
        <w:rPr>
          <w:rtl/>
        </w:rPr>
      </w:pPr>
      <w:r>
        <w:rPr>
          <w:rtl/>
        </w:rPr>
        <w:t xml:space="preserve">כל מקום ששנה </w:t>
      </w:r>
      <w:r>
        <w:rPr>
          <w:rStyle w:val="affffe"/>
          <w:rtl/>
          <w:rPrChange w:id="9552" w:author="מנוע אמוראים" w:date="2026-10-05T16:41:09Z">
            <w:rPr>
              <w:rtl/>
            </w:rPr>
          </w:rPrChange>
        </w:rPr>
        <w:t xml:space="preserve">רשב"ג</w:t>
      </w:r>
      <w:r>
        <w:rPr>
          <w:rtl/>
        </w:rPr>
        <w:t xml:space="preserve"> במשנתנו - הלכה כמותו, חוץ מערב וצידון וראיה אחרונה.</w:t>
      </w:r>
      <w:bookmarkEnd w:id="69"/>
    </w:p>
    <w:p w14:paraId="26D043F4" w14:textId="77777777" w:rsidR="00C96198" w:rsidRPr="00F74D3D" w:rsidRDefault="00C96198" w:rsidP="00C96198">
      <w:pPr>
        <w:pStyle w:val="affff9"/>
        <w:rPr>
          <w:rtl/>
        </w:rPr>
      </w:pPr>
      <w:r>
        <w:rPr>
          <w:rFonts w:hint="cs"/>
          <w:rtl/>
        </w:rPr>
        <w:t>לשון קבלן</w:t>
      </w:r>
    </w:p>
    <w:p w14:paraId="1ECBB4BF" w14:textId="77777777" w:rsidR="00C96198" w:rsidRPr="00F74D3D" w:rsidRDefault="00C96198" w:rsidP="00C96198">
      <w:pPr>
        <w:pStyle w:val="36"/>
        <w:framePr w:wrap="notBeside"/>
        <w:rPr>
          <w:rtl/>
        </w:rPr>
      </w:pPr>
      <w:r w:rsidRPr="00F74D3D">
        <w:rPr>
          <w:rtl/>
        </w:rPr>
        <w:t xml:space="preserve"> </w:t>
      </w:r>
      <w:r w:rsidRPr="00F74D3D">
        <w:rPr>
          <w:rFonts w:hint="cs"/>
          <w:rtl/>
        </w:rPr>
        <w:t>ר</w:t>
      </w:r>
      <w:r w:rsidRPr="00F74D3D">
        <w:rPr>
          <w:rtl/>
        </w:rPr>
        <w:t>"</w:t>
      </w:r>
      <w:r w:rsidRPr="00F74D3D">
        <w:rPr>
          <w:rFonts w:hint="cs"/>
          <w:rtl/>
        </w:rPr>
        <w:t>ה</w:t>
      </w:r>
      <w:r w:rsidRPr="00F74D3D">
        <w:rPr>
          <w:rtl/>
        </w:rPr>
        <w:t>:</w:t>
      </w:r>
    </w:p>
    <w:p w14:paraId="07E1B358" w14:textId="77777777" w:rsidR="00C96198" w:rsidRDefault="00C96198" w:rsidP="00C96198">
      <w:pPr>
        <w:rPr>
          <w:rFonts w:ascii="David" w:hAnsi="David"/>
          <w:sz w:val="32"/>
          <w:rtl/>
        </w:rPr>
      </w:pPr>
      <w:r w:rsidRPr="00C35A2C">
        <w:rPr>
          <w:rFonts w:ascii="David" w:hAnsi="David"/>
          <w:sz w:val="32"/>
          <w:rtl/>
        </w:rPr>
        <w:t xml:space="preserve">הלוהו ואני ערב, הלוהו ואני פורע, הלוהו ואני חייב, </w:t>
      </w:r>
    </w:p>
    <w:p w14:paraId="78A9F408" w14:textId="77777777" w:rsidR="00C96198" w:rsidRPr="00C35A2C" w:rsidRDefault="00C96198" w:rsidP="00C96198">
      <w:pPr>
        <w:rPr>
          <w:rFonts w:ascii="David" w:hAnsi="David"/>
          <w:sz w:val="32"/>
          <w:rtl/>
        </w:rPr>
      </w:pPr>
      <w:r w:rsidRPr="00C35A2C">
        <w:rPr>
          <w:rFonts w:ascii="David" w:hAnsi="David"/>
          <w:sz w:val="32"/>
          <w:rtl/>
        </w:rPr>
        <w:t>הלוהו ואני אתן - כולן לשון ערבות הן.</w:t>
      </w:r>
    </w:p>
    <w:p w14:paraId="2B03D889" w14:textId="77777777" w:rsidR="00C96198" w:rsidRPr="00E135D9" w:rsidRDefault="00C96198" w:rsidP="00C96198">
      <w:pPr>
        <w:spacing w:after="60"/>
        <w:rPr>
          <w:spacing w:val="2"/>
          <w:rtl/>
        </w:rPr>
      </w:pPr>
      <w:r w:rsidRPr="00E135D9">
        <w:rPr>
          <w:spacing w:val="2"/>
          <w:rtl/>
        </w:rPr>
        <w:t>תן לו ואני קבלן, ואני פורע, ואני חייב, ואני אתן - כולן לשון קבלנות</w:t>
      </w:r>
    </w:p>
    <w:p w14:paraId="4D96BC89" w14:textId="77777777" w:rsidR="00C96198" w:rsidRPr="00166043" w:rsidRDefault="00C96198" w:rsidP="00C96198">
      <w:pPr>
        <w:pStyle w:val="36"/>
        <w:framePr w:wrap="notBeside"/>
        <w:rPr>
          <w:rtl/>
        </w:rPr>
      </w:pPr>
      <w:r w:rsidRPr="00166043">
        <w:rPr>
          <w:rtl/>
        </w:rPr>
        <w:t>איבעיא</w:t>
      </w:r>
      <w:r>
        <w:rPr>
          <w:rFonts w:hint="cs"/>
          <w:rtl/>
        </w:rPr>
        <w:t>:</w:t>
      </w:r>
    </w:p>
    <w:p w14:paraId="2ACBB986" w14:textId="77777777" w:rsidR="00C96198" w:rsidRPr="00166043" w:rsidRDefault="00C96198" w:rsidP="00C96198">
      <w:pPr>
        <w:pStyle w:val="affff9"/>
        <w:rPr>
          <w:rtl/>
        </w:rPr>
      </w:pPr>
      <w:r w:rsidRPr="00166043">
        <w:rPr>
          <w:rtl/>
        </w:rPr>
        <w:t>הלוהו ואני קבלן, תן לו ואני ערב, מאי?</w:t>
      </w:r>
    </w:p>
    <w:p w14:paraId="649916C7" w14:textId="77777777" w:rsidR="00C96198" w:rsidRPr="00166043" w:rsidRDefault="00C96198" w:rsidP="00C96198">
      <w:pPr>
        <w:pStyle w:val="36"/>
        <w:framePr w:wrap="notBeside"/>
        <w:rPr>
          <w:rtl/>
        </w:rPr>
      </w:pPr>
      <w:r w:rsidRPr="00166043">
        <w:rPr>
          <w:rtl/>
        </w:rPr>
        <w:t>ר</w:t>
      </w:r>
      <w:r w:rsidRPr="00166043">
        <w:rPr>
          <w:rFonts w:hint="cs"/>
          <w:rtl/>
        </w:rPr>
        <w:t>י'צ</w:t>
      </w:r>
      <w:r w:rsidRPr="00166043">
        <w:rPr>
          <w:rtl/>
        </w:rPr>
        <w:t xml:space="preserve">: </w:t>
      </w:r>
    </w:p>
    <w:p w14:paraId="600BCCF9" w14:textId="77777777" w:rsidR="00C96198" w:rsidRPr="00C35A2C" w:rsidRDefault="00C96198" w:rsidP="00C96198">
      <w:pPr>
        <w:rPr>
          <w:rFonts w:ascii="David" w:hAnsi="David"/>
          <w:sz w:val="32"/>
          <w:rtl/>
        </w:rPr>
      </w:pPr>
      <w:r w:rsidRPr="00C35A2C">
        <w:rPr>
          <w:rFonts w:ascii="David" w:hAnsi="David"/>
          <w:sz w:val="32"/>
          <w:rtl/>
        </w:rPr>
        <w:t>לשון ערבות - ערבות, לשון קבלנות - קבלנות.</w:t>
      </w:r>
    </w:p>
    <w:p w14:paraId="3FC34FE3" w14:textId="77777777" w:rsidR="00C96198" w:rsidRPr="00166043" w:rsidRDefault="00C96198" w:rsidP="00C96198">
      <w:pPr>
        <w:pStyle w:val="36"/>
        <w:framePr w:wrap="notBeside"/>
        <w:rPr>
          <w:rtl/>
        </w:rPr>
      </w:pPr>
      <w:r w:rsidRPr="00166043">
        <w:rPr>
          <w:rFonts w:hint="cs"/>
          <w:rtl/>
        </w:rPr>
        <w:t>ר</w:t>
      </w:r>
      <w:r w:rsidRPr="00166043">
        <w:rPr>
          <w:rtl/>
        </w:rPr>
        <w:t>"</w:t>
      </w:r>
      <w:r w:rsidRPr="00166043">
        <w:rPr>
          <w:rFonts w:hint="cs"/>
          <w:rtl/>
        </w:rPr>
        <w:t>ח</w:t>
      </w:r>
      <w:r w:rsidRPr="00166043">
        <w:rPr>
          <w:rtl/>
        </w:rPr>
        <w:t>:</w:t>
      </w:r>
    </w:p>
    <w:p w14:paraId="42DC92BA" w14:textId="77777777" w:rsidR="00C96198" w:rsidRPr="00C35A2C" w:rsidRDefault="00C96198" w:rsidP="00C96198">
      <w:pPr>
        <w:rPr>
          <w:rFonts w:ascii="David" w:hAnsi="David"/>
          <w:sz w:val="32"/>
          <w:rtl/>
        </w:rPr>
      </w:pPr>
      <w:r w:rsidRPr="00C35A2C">
        <w:rPr>
          <w:rFonts w:ascii="David" w:hAnsi="David"/>
          <w:sz w:val="32"/>
          <w:rtl/>
        </w:rPr>
        <w:t xml:space="preserve">כולן לשון קבלנות, </w:t>
      </w:r>
      <w:r>
        <w:rPr>
          <w:rFonts w:ascii="David" w:hAnsi="David" w:hint="cs"/>
          <w:sz w:val="32"/>
          <w:rtl/>
        </w:rPr>
        <w:t xml:space="preserve">חוץ </w:t>
      </w:r>
      <w:r w:rsidRPr="00C35A2C">
        <w:rPr>
          <w:rFonts w:ascii="David" w:hAnsi="David"/>
          <w:sz w:val="32"/>
          <w:rtl/>
        </w:rPr>
        <w:t>מהלוהו ואני ערב.</w:t>
      </w:r>
    </w:p>
    <w:p w14:paraId="22F5CC8D" w14:textId="77777777" w:rsidR="00C96198" w:rsidRPr="00166043" w:rsidRDefault="00C96198" w:rsidP="00C96198">
      <w:pPr>
        <w:pStyle w:val="36"/>
        <w:framePr w:wrap="notBeside"/>
        <w:rPr>
          <w:rtl/>
        </w:rPr>
      </w:pPr>
      <w:r>
        <w:rPr>
          <w:rFonts w:ascii="BA Or Tzadikim Regular" w:hAnsi="BA Or Tzadikim Regular" w:cs="BA Or Tzadikim Regular"/>
          <w:rtl/>
        </w:rPr>
        <w:t>◄</w:t>
      </w:r>
      <w:r w:rsidRPr="00166043">
        <w:rPr>
          <w:rtl/>
        </w:rPr>
        <w:t xml:space="preserve">רבא: </w:t>
      </w:r>
    </w:p>
    <w:p w14:paraId="4AB5150A" w14:textId="77777777" w:rsidR="00C96198" w:rsidRPr="00C35A2C" w:rsidRDefault="00C96198" w:rsidP="00C96198">
      <w:pPr>
        <w:rPr>
          <w:rFonts w:ascii="David" w:hAnsi="David"/>
          <w:sz w:val="32"/>
          <w:rtl/>
        </w:rPr>
      </w:pPr>
      <w:r w:rsidRPr="00C35A2C">
        <w:rPr>
          <w:rFonts w:ascii="David" w:hAnsi="David"/>
          <w:sz w:val="32"/>
          <w:rtl/>
        </w:rPr>
        <w:t xml:space="preserve">כולן לשון ערבות, </w:t>
      </w:r>
      <w:r>
        <w:rPr>
          <w:rFonts w:ascii="David" w:hAnsi="David" w:hint="cs"/>
          <w:sz w:val="32"/>
          <w:rtl/>
        </w:rPr>
        <w:t xml:space="preserve">חוץ </w:t>
      </w:r>
      <w:r w:rsidRPr="00C35A2C">
        <w:rPr>
          <w:rFonts w:ascii="David" w:hAnsi="David"/>
          <w:sz w:val="32"/>
          <w:rtl/>
        </w:rPr>
        <w:t>מתן לו ואני נותן.</w:t>
      </w:r>
    </w:p>
    <w:p w14:paraId="1FF4F5FA" w14:textId="77777777" w:rsidR="00C96198" w:rsidRPr="00166043" w:rsidRDefault="00C96198" w:rsidP="00C96198">
      <w:pPr>
        <w:pStyle w:val="36"/>
        <w:framePr w:wrap="notBeside"/>
        <w:rPr>
          <w:rtl/>
        </w:rPr>
      </w:pPr>
      <w:r w:rsidRPr="00166043">
        <w:rPr>
          <w:rFonts w:hint="cs"/>
          <w:rtl/>
        </w:rPr>
        <w:t>מב''א לר''א</w:t>
      </w:r>
    </w:p>
    <w:p w14:paraId="138D4D64" w14:textId="77777777" w:rsidR="00C96198" w:rsidRPr="00C35A2C" w:rsidRDefault="00C96198" w:rsidP="00C96198">
      <w:pPr>
        <w:rPr>
          <w:rFonts w:ascii="David" w:hAnsi="David"/>
          <w:sz w:val="32"/>
          <w:rtl/>
        </w:rPr>
      </w:pPr>
      <w:r w:rsidRPr="0041260C">
        <w:rPr>
          <w:rStyle w:val="affffe"/>
          <w:rFonts w:hint="cs"/>
          <w:rtl/>
        </w:rPr>
        <w:t>מאביו</w:t>
      </w:r>
      <w:r w:rsidRPr="0041260C">
        <w:rPr>
          <w:rStyle w:val="affffe"/>
          <w:rtl/>
        </w:rPr>
        <w:t>:</w:t>
      </w:r>
      <w:r w:rsidRPr="00C35A2C">
        <w:rPr>
          <w:rFonts w:ascii="David" w:hAnsi="David"/>
          <w:sz w:val="32"/>
          <w:rtl/>
        </w:rPr>
        <w:t xml:space="preserve"> תן לו ואני נותן - אין למלוה על הלוה כלום.</w:t>
      </w:r>
    </w:p>
    <w:p w14:paraId="2EDEB970" w14:textId="77777777" w:rsidR="00C96198" w:rsidRPr="00166043" w:rsidRDefault="00C96198" w:rsidP="00C96198">
      <w:pPr>
        <w:pStyle w:val="36"/>
        <w:framePr w:wrap="notBeside"/>
        <w:rPr>
          <w:rtl/>
        </w:rPr>
      </w:pPr>
      <w:r>
        <w:rPr>
          <w:rFonts w:ascii="BA Or Tzadikim Regular" w:hAnsi="BA Or Tzadikim Regular" w:cs="BA Or Tzadikim Regular"/>
          <w:rtl/>
        </w:rPr>
        <w:t>◄</w:t>
      </w:r>
      <w:r w:rsidRPr="00166043">
        <w:rPr>
          <w:rtl/>
        </w:rPr>
        <w:t>ולא היא</w:t>
      </w:r>
    </w:p>
    <w:p w14:paraId="317CDBCC" w14:textId="77777777" w:rsidR="00C96198" w:rsidRPr="00C35A2C" w:rsidRDefault="00C96198" w:rsidP="00C96198">
      <w:pPr>
        <w:spacing w:after="60"/>
        <w:rPr>
          <w:rFonts w:ascii="David" w:hAnsi="David"/>
          <w:sz w:val="32"/>
          <w:rtl/>
        </w:rPr>
      </w:pPr>
      <w:r w:rsidRPr="00C35A2C">
        <w:rPr>
          <w:rFonts w:ascii="David" w:hAnsi="David"/>
          <w:sz w:val="32"/>
          <w:rtl/>
        </w:rPr>
        <w:t xml:space="preserve">לא </w:t>
      </w:r>
      <w:r>
        <w:rPr>
          <w:rFonts w:ascii="David" w:hAnsi="David" w:hint="cs"/>
          <w:sz w:val="32"/>
          <w:rtl/>
        </w:rPr>
        <w:t xml:space="preserve">נפטר </w:t>
      </w:r>
      <w:r w:rsidRPr="00C35A2C">
        <w:rPr>
          <w:rFonts w:ascii="David" w:hAnsi="David"/>
          <w:sz w:val="32"/>
          <w:rtl/>
        </w:rPr>
        <w:t xml:space="preserve">לוה </w:t>
      </w:r>
      <w:r>
        <w:rPr>
          <w:rFonts w:ascii="David" w:hAnsi="David" w:hint="cs"/>
          <w:sz w:val="32"/>
          <w:rtl/>
        </w:rPr>
        <w:t>מ</w:t>
      </w:r>
      <w:r w:rsidRPr="00C35A2C">
        <w:rPr>
          <w:rFonts w:ascii="David" w:hAnsi="David"/>
          <w:sz w:val="32"/>
          <w:rtl/>
        </w:rPr>
        <w:t>מלוה</w:t>
      </w:r>
      <w:r>
        <w:rPr>
          <w:rFonts w:ascii="David" w:hAnsi="David" w:hint="cs"/>
          <w:sz w:val="32"/>
          <w:rtl/>
        </w:rPr>
        <w:t>,</w:t>
      </w:r>
      <w:r w:rsidRPr="00C35A2C">
        <w:rPr>
          <w:rFonts w:ascii="David" w:hAnsi="David"/>
          <w:sz w:val="32"/>
          <w:rtl/>
        </w:rPr>
        <w:t xml:space="preserve"> עד שישא ויתן ביד.</w:t>
      </w:r>
    </w:p>
    <w:p w14:paraId="1E090058" w14:textId="77777777" w:rsidR="00C96198" w:rsidRPr="00E35975" w:rsidRDefault="00C96198" w:rsidP="00C96198">
      <w:pPr>
        <w:pStyle w:val="36"/>
        <w:framePr w:wrap="notBeside"/>
        <w:rPr>
          <w:rtl/>
        </w:rPr>
      </w:pPr>
      <w:r w:rsidRPr="00E35975">
        <w:rPr>
          <w:rtl/>
        </w:rPr>
        <w:t>ר</w:t>
      </w:r>
      <w:r w:rsidRPr="00E35975">
        <w:rPr>
          <w:rFonts w:hint="cs"/>
          <w:rtl/>
        </w:rPr>
        <w:t>חבדר</w:t>
      </w:r>
      <w:r w:rsidRPr="00E35975">
        <w:rPr>
          <w:rtl/>
        </w:rPr>
        <w:t>"</w:t>
      </w:r>
      <w:r w:rsidRPr="00E35975">
        <w:rPr>
          <w:rFonts w:hint="cs"/>
          <w:rtl/>
        </w:rPr>
        <w:t>י</w:t>
      </w:r>
    </w:p>
    <w:p w14:paraId="5A5F04A3" w14:textId="77777777" w:rsidR="00C96198" w:rsidRPr="00C35A2C" w:rsidRDefault="00C96198" w:rsidP="00C96198">
      <w:pPr>
        <w:rPr>
          <w:rFonts w:ascii="David" w:hAnsi="David"/>
          <w:sz w:val="32"/>
          <w:rtl/>
        </w:rPr>
      </w:pPr>
      <w:r>
        <w:rPr>
          <w:rFonts w:ascii="David" w:hAnsi="David" w:hint="cs"/>
          <w:sz w:val="32"/>
          <w:rtl/>
        </w:rPr>
        <w:t xml:space="preserve">סילק לדיין שהוריד </w:t>
      </w:r>
      <w:r w:rsidRPr="00C35A2C">
        <w:rPr>
          <w:rFonts w:ascii="David" w:hAnsi="David"/>
          <w:sz w:val="32"/>
          <w:rtl/>
        </w:rPr>
        <w:t xml:space="preserve">למלוה לנכסי דלוה </w:t>
      </w:r>
      <w:r>
        <w:rPr>
          <w:rFonts w:ascii="David" w:hAnsi="David" w:hint="cs"/>
          <w:sz w:val="32"/>
          <w:rtl/>
        </w:rPr>
        <w:t>קודם שתבעו הלוה</w:t>
      </w:r>
      <w:r w:rsidRPr="00C35A2C">
        <w:rPr>
          <w:rFonts w:ascii="David" w:hAnsi="David"/>
          <w:sz w:val="32"/>
          <w:rtl/>
        </w:rPr>
        <w:t xml:space="preserve">, </w:t>
      </w:r>
    </w:p>
    <w:p w14:paraId="0A41C4CC" w14:textId="77777777" w:rsidR="00C96198" w:rsidRPr="00E35975" w:rsidRDefault="00C96198" w:rsidP="00C96198">
      <w:pPr>
        <w:pStyle w:val="36"/>
        <w:framePr w:wrap="notBeside"/>
        <w:rPr>
          <w:rtl/>
        </w:rPr>
      </w:pPr>
      <w:r w:rsidRPr="00E35975">
        <w:rPr>
          <w:rtl/>
        </w:rPr>
        <w:t>רבא:</w:t>
      </w:r>
    </w:p>
    <w:p w14:paraId="182788F3" w14:textId="77777777" w:rsidR="00C96198" w:rsidRDefault="00C96198" w:rsidP="00C96198">
      <w:pPr>
        <w:rPr>
          <w:rFonts w:ascii="David" w:hAnsi="David"/>
          <w:sz w:val="32"/>
          <w:rtl/>
        </w:rPr>
      </w:pPr>
      <w:r w:rsidRPr="00C35A2C">
        <w:rPr>
          <w:rFonts w:ascii="David" w:hAnsi="David" w:hint="cs"/>
          <w:sz w:val="32"/>
          <w:rtl/>
        </w:rPr>
        <w:t xml:space="preserve">החכם ינהג כן </w:t>
      </w:r>
      <w:r w:rsidRPr="00E35975">
        <w:rPr>
          <w:rStyle w:val="affffe"/>
          <w:rFonts w:hint="cs"/>
          <w:rtl/>
        </w:rPr>
        <w:t>אי לאו דרחבדר</w:t>
      </w:r>
      <w:r w:rsidRPr="00E35975">
        <w:rPr>
          <w:rStyle w:val="affffe"/>
          <w:rtl/>
        </w:rPr>
        <w:t>"</w:t>
      </w:r>
      <w:r w:rsidRPr="00E35975">
        <w:rPr>
          <w:rStyle w:val="affffe"/>
          <w:rFonts w:hint="cs"/>
          <w:rtl/>
        </w:rPr>
        <w:t>י</w:t>
      </w:r>
      <w:r w:rsidRPr="00C35A2C">
        <w:rPr>
          <w:rFonts w:ascii="David" w:hAnsi="David" w:hint="cs"/>
          <w:sz w:val="32"/>
          <w:rtl/>
        </w:rPr>
        <w:t xml:space="preserve"> </w:t>
      </w:r>
      <w:r w:rsidRPr="00E35975">
        <w:rPr>
          <w:rStyle w:val="affffe"/>
          <w:rFonts w:hint="cs"/>
          <w:rtl/>
        </w:rPr>
        <w:t>דס</w:t>
      </w:r>
      <w:r w:rsidRPr="00E35975">
        <w:rPr>
          <w:rStyle w:val="affffe"/>
          <w:rtl/>
        </w:rPr>
        <w:t>"</w:t>
      </w:r>
      <w:r w:rsidRPr="00E35975">
        <w:rPr>
          <w:rStyle w:val="affffe"/>
          <w:rFonts w:hint="cs"/>
          <w:rtl/>
        </w:rPr>
        <w:t>ל</w:t>
      </w:r>
      <w:r>
        <w:rPr>
          <w:rStyle w:val="affffe"/>
          <w:rFonts w:hint="cs"/>
          <w:rtl/>
        </w:rPr>
        <w:t>:</w:t>
      </w:r>
      <w:r w:rsidRPr="00C35A2C">
        <w:rPr>
          <w:rFonts w:ascii="David" w:hAnsi="David" w:hint="cs"/>
          <w:sz w:val="32"/>
          <w:rtl/>
        </w:rPr>
        <w:t xml:space="preserve"> </w:t>
      </w:r>
      <w:r>
        <w:rPr>
          <w:rFonts w:ascii="David" w:hAnsi="David" w:hint="cs"/>
          <w:sz w:val="32"/>
          <w:rtl/>
        </w:rPr>
        <w:t>ש</w:t>
      </w:r>
      <w:r w:rsidRPr="00C35A2C">
        <w:rPr>
          <w:rFonts w:ascii="David" w:hAnsi="David" w:hint="cs"/>
          <w:sz w:val="32"/>
          <w:rtl/>
        </w:rPr>
        <w:t>נכסי אדם ערבים לו</w:t>
      </w:r>
      <w:r w:rsidRPr="00C35A2C">
        <w:rPr>
          <w:rFonts w:ascii="David" w:hAnsi="David"/>
          <w:sz w:val="32"/>
          <w:rtl/>
        </w:rPr>
        <w:t>,</w:t>
      </w:r>
    </w:p>
    <w:p w14:paraId="3FBD86A7" w14:textId="77777777" w:rsidR="00C96198" w:rsidRPr="00E35975" w:rsidRDefault="00C96198" w:rsidP="00C96198">
      <w:pPr>
        <w:pStyle w:val="36"/>
        <w:framePr w:wrap="notBeside"/>
        <w:rPr>
          <w:rtl/>
        </w:rPr>
      </w:pPr>
      <w:r w:rsidRPr="00E35975">
        <w:rPr>
          <w:rtl/>
        </w:rPr>
        <w:t xml:space="preserve">ותנן: </w:t>
      </w:r>
    </w:p>
    <w:p w14:paraId="64E38D3B" w14:textId="77777777" w:rsidR="00C96198" w:rsidRPr="00C35A2C" w:rsidRDefault="00C96198" w:rsidP="00C96198">
      <w:pPr>
        <w:spacing w:after="60"/>
        <w:rPr>
          <w:rFonts w:ascii="David" w:hAnsi="David"/>
          <w:sz w:val="32"/>
          <w:rtl/>
        </w:rPr>
      </w:pPr>
      <w:r w:rsidRPr="00C35A2C">
        <w:rPr>
          <w:rFonts w:ascii="David" w:hAnsi="David"/>
          <w:sz w:val="32"/>
          <w:rtl/>
        </w:rPr>
        <w:t xml:space="preserve">המלוה את חבירו ע"י ערב לא יפרע מן הערב, </w:t>
      </w:r>
      <w:r w:rsidRPr="00E35975">
        <w:rPr>
          <w:rStyle w:val="affffe"/>
          <w:rtl/>
        </w:rPr>
        <w:t>וקי"ל:</w:t>
      </w:r>
      <w:r w:rsidRPr="00C35A2C">
        <w:rPr>
          <w:rFonts w:ascii="David" w:hAnsi="David"/>
          <w:sz w:val="32"/>
          <w:rtl/>
        </w:rPr>
        <w:t xml:space="preserve"> לא יתבע ערב תחלה.</w:t>
      </w:r>
    </w:p>
    <w:p w14:paraId="08AE051A" w14:textId="77777777" w:rsidR="00C96198" w:rsidRDefault="00C96198" w:rsidP="00C96198">
      <w:pPr>
        <w:rPr>
          <w:rFonts w:ascii="David" w:hAnsi="David"/>
          <w:sz w:val="32"/>
          <w:rtl/>
        </w:rPr>
      </w:pPr>
      <w:r w:rsidRPr="00843601">
        <w:rPr>
          <w:rFonts w:ascii="David" w:hAnsi="David"/>
          <w:b/>
          <w:bCs/>
          <w:sz w:val="32"/>
          <w:rtl/>
        </w:rPr>
        <w:t xml:space="preserve">ערב דיתמי </w:t>
      </w:r>
      <w:r w:rsidRPr="00843601">
        <w:rPr>
          <w:rFonts w:ascii="David" w:hAnsi="David" w:hint="cs"/>
          <w:b/>
          <w:bCs/>
          <w:sz w:val="32"/>
          <w:rtl/>
        </w:rPr>
        <w:t>שפרע לפני שהודיע</w:t>
      </w:r>
      <w:r w:rsidRPr="00843601">
        <w:rPr>
          <w:rFonts w:ascii="David" w:hAnsi="David"/>
          <w:b/>
          <w:bCs/>
          <w:sz w:val="32"/>
          <w:rtl/>
        </w:rPr>
        <w:t xml:space="preserve"> ליתמי</w:t>
      </w:r>
      <w:r w:rsidRPr="00C35A2C">
        <w:rPr>
          <w:rFonts w:ascii="David" w:hAnsi="David"/>
          <w:sz w:val="32"/>
          <w:rtl/>
        </w:rPr>
        <w:t xml:space="preserve">, </w:t>
      </w:r>
    </w:p>
    <w:p w14:paraId="170662CE" w14:textId="77777777" w:rsidR="00C96198" w:rsidRPr="00DA588D" w:rsidRDefault="00C96198" w:rsidP="00C96198">
      <w:pPr>
        <w:pStyle w:val="36"/>
        <w:framePr w:wrap="notBeside"/>
        <w:rPr>
          <w:rtl/>
        </w:rPr>
      </w:pPr>
      <w:r>
        <w:rPr>
          <w:rFonts w:ascii="BA Or Tzadikim Regular" w:hAnsi="BA Or Tzadikim Regular" w:cs="BA Or Tzadikim Regular"/>
          <w:rtl/>
        </w:rPr>
        <w:t>◄</w:t>
      </w:r>
      <w:r w:rsidRPr="00DA588D">
        <w:rPr>
          <w:rFonts w:hint="cs"/>
          <w:rtl/>
        </w:rPr>
        <w:t>ר''פ</w:t>
      </w:r>
    </w:p>
    <w:p w14:paraId="6B0940B1" w14:textId="77777777" w:rsidR="00C96198" w:rsidRPr="00E135D9" w:rsidRDefault="00C96198" w:rsidP="00C96198">
      <w:pPr>
        <w:rPr>
          <w:rFonts w:ascii="David" w:hAnsi="David"/>
          <w:spacing w:val="-2"/>
          <w:sz w:val="32"/>
          <w:rtl/>
        </w:rPr>
      </w:pPr>
      <w:r w:rsidRPr="00E135D9">
        <w:rPr>
          <w:rFonts w:ascii="David" w:hAnsi="David" w:hint="cs"/>
          <w:spacing w:val="-2"/>
          <w:sz w:val="32"/>
          <w:rtl/>
        </w:rPr>
        <w:t>פ</w:t>
      </w:r>
      <w:r w:rsidRPr="00E135D9">
        <w:rPr>
          <w:rFonts w:ascii="David" w:hAnsi="David"/>
          <w:spacing w:val="-2"/>
          <w:sz w:val="32"/>
          <w:rtl/>
        </w:rPr>
        <w:t>ריעת בע"ח מצוה, ויתמי לא בני מצוה.</w:t>
      </w:r>
      <w:r w:rsidRPr="00E135D9">
        <w:rPr>
          <w:rStyle w:val="affffe"/>
          <w:rFonts w:hint="cs"/>
          <w:spacing w:val="-2"/>
          <w:rtl/>
        </w:rPr>
        <w:t xml:space="preserve"> </w:t>
      </w:r>
      <w:r w:rsidRPr="00E135D9">
        <w:rPr>
          <w:rStyle w:val="affffe"/>
          <w:spacing w:val="-2"/>
          <w:rtl/>
        </w:rPr>
        <w:t>ור</w:t>
      </w:r>
      <w:r w:rsidRPr="00E135D9">
        <w:rPr>
          <w:rStyle w:val="affffe"/>
          <w:rFonts w:hint="cs"/>
          <w:spacing w:val="-2"/>
          <w:rtl/>
        </w:rPr>
        <w:t>הבדר</w:t>
      </w:r>
      <w:r w:rsidRPr="00E135D9">
        <w:rPr>
          <w:rStyle w:val="affffe"/>
          <w:spacing w:val="-2"/>
          <w:rtl/>
        </w:rPr>
        <w:t>"</w:t>
      </w:r>
      <w:r w:rsidRPr="00E135D9">
        <w:rPr>
          <w:rStyle w:val="affffe"/>
          <w:rFonts w:hint="cs"/>
          <w:spacing w:val="-2"/>
          <w:rtl/>
        </w:rPr>
        <w:t>ע</w:t>
      </w:r>
      <w:r w:rsidRPr="00E135D9">
        <w:rPr>
          <w:rStyle w:val="affffe"/>
          <w:spacing w:val="-2"/>
          <w:rtl/>
        </w:rPr>
        <w:t>:</w:t>
      </w:r>
      <w:r w:rsidRPr="00E135D9">
        <w:rPr>
          <w:rFonts w:ascii="David" w:hAnsi="David"/>
          <w:spacing w:val="-2"/>
          <w:sz w:val="32"/>
          <w:rtl/>
        </w:rPr>
        <w:t xml:space="preserve"> </w:t>
      </w:r>
      <w:r w:rsidRPr="00E135D9">
        <w:rPr>
          <w:rFonts w:ascii="David" w:hAnsi="David" w:hint="cs"/>
          <w:spacing w:val="-2"/>
          <w:sz w:val="32"/>
          <w:rtl/>
        </w:rPr>
        <w:t>שמא התפיסו משכון</w:t>
      </w:r>
      <w:r w:rsidRPr="00E135D9">
        <w:rPr>
          <w:rFonts w:ascii="David" w:hAnsi="David"/>
          <w:spacing w:val="-2"/>
          <w:sz w:val="32"/>
          <w:rtl/>
        </w:rPr>
        <w:t>.</w:t>
      </w:r>
    </w:p>
    <w:p w14:paraId="5D03A78E" w14:textId="77777777" w:rsidR="00C96198" w:rsidRPr="00C35A2C" w:rsidRDefault="00C96198" w:rsidP="00C96198">
      <w:pPr>
        <w:pStyle w:val="affe"/>
        <w:framePr w:wrap="around"/>
        <w:rPr>
          <w:rtl/>
        </w:rPr>
      </w:pPr>
      <w:r w:rsidRPr="00C35A2C">
        <w:rPr>
          <w:rFonts w:hint="cs"/>
          <w:rtl/>
        </w:rPr>
        <w:t>קעד:</w:t>
      </w:r>
    </w:p>
    <w:p w14:paraId="703FEA18" w14:textId="77777777" w:rsidR="00C96198" w:rsidRPr="00DA588D" w:rsidRDefault="00C96198" w:rsidP="00C96198">
      <w:pPr>
        <w:pStyle w:val="36"/>
        <w:framePr w:wrap="notBeside"/>
        <w:rPr>
          <w:rtl/>
        </w:rPr>
      </w:pPr>
      <w:r w:rsidRPr="00DA588D">
        <w:rPr>
          <w:rFonts w:hint="cs"/>
          <w:rtl/>
        </w:rPr>
        <w:t>נפק''מ:</w:t>
      </w:r>
    </w:p>
    <w:p w14:paraId="5F04900E" w14:textId="77777777" w:rsidR="00C96198" w:rsidRPr="00C35A2C" w:rsidRDefault="00C96198" w:rsidP="00C96198">
      <w:pPr>
        <w:rPr>
          <w:rFonts w:ascii="David" w:hAnsi="David"/>
          <w:sz w:val="32"/>
          <w:rtl/>
        </w:rPr>
      </w:pPr>
      <w:r>
        <w:rPr>
          <w:rFonts w:ascii="BA Or Tzadikim Regular" w:hAnsi="BA Or Tzadikim Regular" w:cs="BA Or Tzadikim Regular"/>
          <w:rtl/>
        </w:rPr>
        <w:t>◄</w:t>
      </w:r>
      <w:r w:rsidRPr="00C35A2C">
        <w:rPr>
          <w:rFonts w:ascii="David" w:hAnsi="David"/>
          <w:sz w:val="32"/>
          <w:rtl/>
        </w:rPr>
        <w:t>כשחייב מודה.</w:t>
      </w:r>
      <w:r w:rsidRPr="00C35A2C">
        <w:rPr>
          <w:rFonts w:ascii="David" w:hAnsi="David" w:hint="cs"/>
          <w:sz w:val="32"/>
          <w:rtl/>
        </w:rPr>
        <w:t xml:space="preserve">   </w:t>
      </w:r>
      <w:r w:rsidRPr="00DA588D">
        <w:rPr>
          <w:rStyle w:val="affffe"/>
          <w:rFonts w:hint="cs"/>
          <w:rtl/>
        </w:rPr>
        <w:tab/>
      </w:r>
      <w:r w:rsidRPr="00843601">
        <w:rPr>
          <w:rStyle w:val="affffe"/>
          <w:rtl/>
        </w:rPr>
        <w:t>◄</w:t>
      </w:r>
      <w:r w:rsidRPr="00DA588D">
        <w:rPr>
          <w:rStyle w:val="affffe"/>
          <w:rFonts w:hint="cs"/>
          <w:rtl/>
        </w:rPr>
        <w:t>א</w:t>
      </w:r>
      <w:r w:rsidRPr="00DA588D">
        <w:rPr>
          <w:rStyle w:val="affffe"/>
          <w:rtl/>
        </w:rPr>
        <w:t>"</w:t>
      </w:r>
      <w:r w:rsidRPr="00DA588D">
        <w:rPr>
          <w:rStyle w:val="affffe"/>
          <w:rFonts w:hint="cs"/>
          <w:rtl/>
        </w:rPr>
        <w:t>נ</w:t>
      </w:r>
      <w:r>
        <w:rPr>
          <w:rStyle w:val="affffe"/>
          <w:rFonts w:hint="cs"/>
          <w:rtl/>
        </w:rPr>
        <w:t>:</w:t>
      </w:r>
      <w:r w:rsidRPr="00C35A2C">
        <w:rPr>
          <w:rFonts w:ascii="David" w:hAnsi="David"/>
          <w:sz w:val="32"/>
          <w:rtl/>
        </w:rPr>
        <w:t xml:space="preserve"> </w:t>
      </w:r>
      <w:r>
        <w:rPr>
          <w:rFonts w:ascii="David" w:hAnsi="David" w:hint="cs"/>
          <w:sz w:val="32"/>
          <w:rtl/>
        </w:rPr>
        <w:t>שנידוהו ומת בנידויו</w:t>
      </w:r>
      <w:r w:rsidRPr="00C35A2C">
        <w:rPr>
          <w:rFonts w:ascii="David" w:hAnsi="David"/>
          <w:sz w:val="32"/>
          <w:rtl/>
        </w:rPr>
        <w:t>.</w:t>
      </w:r>
      <w:r>
        <w:rPr>
          <w:rFonts w:ascii="David" w:hAnsi="David" w:hint="cs"/>
          <w:sz w:val="32"/>
          <w:rtl/>
        </w:rPr>
        <w:t xml:space="preserve"> </w:t>
      </w:r>
    </w:p>
    <w:p w14:paraId="4D17544F" w14:textId="77777777" w:rsidR="00C96198" w:rsidRPr="00DA588D" w:rsidRDefault="00C96198" w:rsidP="00C96198">
      <w:pPr>
        <w:pStyle w:val="36"/>
        <w:framePr w:wrap="notBeside"/>
        <w:rPr>
          <w:rtl/>
        </w:rPr>
      </w:pPr>
      <w:r>
        <w:rPr>
          <w:rFonts w:ascii="BA Or Tzadikim Regular" w:hAnsi="BA Or Tzadikim Regular" w:cs="BA Or Tzadikim Regular"/>
          <w:rtl/>
        </w:rPr>
        <w:t>◄</w:t>
      </w:r>
      <w:r w:rsidRPr="00DA588D">
        <w:rPr>
          <w:rtl/>
        </w:rPr>
        <w:t xml:space="preserve">שלחו מתם: </w:t>
      </w:r>
    </w:p>
    <w:p w14:paraId="130A31C5" w14:textId="77777777" w:rsidR="00C96198" w:rsidRPr="00DA588D" w:rsidRDefault="00C96198" w:rsidP="00C96198">
      <w:pPr>
        <w:spacing w:after="60"/>
        <w:rPr>
          <w:rStyle w:val="afffff0"/>
          <w:rtl/>
        </w:rPr>
      </w:pPr>
      <w:r>
        <w:rPr>
          <w:rFonts w:ascii="David" w:hAnsi="David" w:hint="cs"/>
          <w:sz w:val="32"/>
          <w:rtl/>
        </w:rPr>
        <w:t>נידוהו ומת בנידויו</w:t>
      </w:r>
      <w:r w:rsidRPr="00C35A2C">
        <w:rPr>
          <w:rFonts w:ascii="David" w:hAnsi="David"/>
          <w:sz w:val="32"/>
          <w:rtl/>
        </w:rPr>
        <w:t xml:space="preserve">, </w:t>
      </w:r>
      <w:r w:rsidRPr="0081371E">
        <w:rPr>
          <w:rStyle w:val="afff8"/>
          <w:rtl/>
        </w:rPr>
        <w:t>הלכתא</w:t>
      </w:r>
      <w:r>
        <w:rPr>
          <w:rFonts w:ascii="David" w:hAnsi="David"/>
          <w:sz w:val="32"/>
          <w:rtl/>
        </w:rPr>
        <w:t xml:space="preserve"> </w:t>
      </w:r>
      <w:r>
        <w:rPr>
          <w:rStyle w:val="affffe"/>
          <w:rFonts w:ascii="David" w:hAnsi="David"/>
          <w:sz w:val="32"/>
          <w:rtl/>
          <w:rPrChange w:id="9553" w:author="מנוע אמוראים" w:date="2026-10-05T16:41:09Z">
            <w:rPr>
              <w:rFonts w:ascii="David" w:hAnsi="David"/>
              <w:sz w:val="32"/>
              <w:rtl/>
            </w:rPr>
          </w:rPrChange>
        </w:rPr>
        <w:t xml:space="preserve">כר</w:t>
      </w:r>
      <w:r>
        <w:rPr>
          <w:rStyle w:val="affffe"/>
          <w:rFonts w:ascii="David" w:hAnsi="David" w:hint="cs"/>
          <w:sz w:val="32"/>
          <w:rtl/>
          <w:rPrChange w:id="9554" w:author="מנוע אמוראים" w:date="2026-10-05T16:41:09Z">
            <w:rPr>
              <w:rFonts w:ascii="David" w:hAnsi="David" w:hint="cs"/>
              <w:sz w:val="32"/>
              <w:rtl/>
            </w:rPr>
          </w:rPrChange>
        </w:rPr>
        <w:t xml:space="preserve">הבדר</w:t>
      </w:r>
      <w:r>
        <w:rPr>
          <w:rStyle w:val="affffe"/>
          <w:rFonts w:ascii="David" w:hAnsi="David"/>
          <w:sz w:val="32"/>
          <w:rtl/>
          <w:rPrChange w:id="9555" w:author="מנוע אמוראים" w:date="2026-10-05T16:41:09Z">
            <w:rPr>
              <w:rFonts w:ascii="David" w:hAnsi="David"/>
              <w:sz w:val="32"/>
              <w:rtl/>
            </w:rPr>
          </w:rPrChange>
        </w:rPr>
        <w:t xml:space="preserve">"</w:t>
      </w:r>
      <w:r>
        <w:rPr>
          <w:rStyle w:val="affffe"/>
          <w:rFonts w:ascii="David" w:hAnsi="David" w:hint="cs"/>
          <w:sz w:val="32"/>
          <w:rtl/>
          <w:rPrChange w:id="9556" w:author="מנוע אמוראים" w:date="2026-10-05T16:41:09Z">
            <w:rPr>
              <w:rFonts w:ascii="David" w:hAnsi="David" w:hint="cs"/>
              <w:sz w:val="32"/>
              <w:rtl/>
            </w:rPr>
          </w:rPrChange>
        </w:rPr>
        <w:t xml:space="preserve">י</w:t>
      </w:r>
      <w:r>
        <w:rPr>
          <w:rFonts w:ascii="David" w:hAnsi="David" w:hint="cs"/>
          <w:sz w:val="32"/>
          <w:rtl/>
        </w:rPr>
        <w:t xml:space="preserve"> </w:t>
      </w:r>
      <w:r w:rsidRPr="00DA588D">
        <w:rPr>
          <w:rStyle w:val="afffff0"/>
          <w:rFonts w:hint="cs"/>
          <w:rtl/>
        </w:rPr>
        <w:t>שאפשר לגבות מהיתומים</w:t>
      </w:r>
    </w:p>
    <w:p w14:paraId="09240898" w14:textId="77777777" w:rsidR="00C96198" w:rsidRPr="00DA588D" w:rsidRDefault="00C96198" w:rsidP="00C96198">
      <w:pPr>
        <w:pStyle w:val="36"/>
        <w:framePr w:wrap="notBeside"/>
        <w:rPr>
          <w:rtl/>
        </w:rPr>
      </w:pPr>
      <w:r>
        <w:rPr>
          <w:rFonts w:ascii="BA Or Tzadikim Regular" w:hAnsi="BA Or Tzadikim Regular" w:cs="BA Or Tzadikim Regular"/>
          <w:rtl/>
        </w:rPr>
        <w:t>◄</w:t>
      </w:r>
      <w:r w:rsidRPr="00DA588D">
        <w:rPr>
          <w:rtl/>
        </w:rPr>
        <w:t>מיתיבי:</w:t>
      </w:r>
    </w:p>
    <w:p w14:paraId="466A6145" w14:textId="77777777" w:rsidR="00C96198" w:rsidRPr="00E135D9" w:rsidRDefault="00C96198" w:rsidP="00C96198">
      <w:pPr>
        <w:rPr>
          <w:spacing w:val="-2"/>
          <w:rtl/>
        </w:rPr>
      </w:pPr>
      <w:r w:rsidRPr="00E135D9">
        <w:rPr>
          <w:rFonts w:hint="cs"/>
          <w:b/>
          <w:bCs/>
          <w:spacing w:val="-2"/>
          <w:rtl/>
        </w:rPr>
        <w:t>שט''ח ש</w:t>
      </w:r>
      <w:r w:rsidRPr="00E135D9">
        <w:rPr>
          <w:b/>
          <w:bCs/>
          <w:spacing w:val="-2"/>
          <w:rtl/>
        </w:rPr>
        <w:t>יוצא מתח</w:t>
      </w:r>
      <w:r w:rsidRPr="00E135D9">
        <w:rPr>
          <w:rFonts w:hint="cs"/>
          <w:b/>
          <w:bCs/>
          <w:spacing w:val="-2"/>
          <w:rtl/>
        </w:rPr>
        <w:t>"י ערב</w:t>
      </w:r>
      <w:r w:rsidRPr="00E135D9">
        <w:rPr>
          <w:spacing w:val="-2"/>
          <w:rtl/>
        </w:rPr>
        <w:t xml:space="preserve"> אינו גובה, </w:t>
      </w:r>
      <w:r w:rsidRPr="00E135D9">
        <w:rPr>
          <w:rFonts w:hint="cs"/>
          <w:spacing w:val="-2"/>
          <w:rtl/>
        </w:rPr>
        <w:t xml:space="preserve"> </w:t>
      </w:r>
      <w:r w:rsidRPr="00E135D9">
        <w:rPr>
          <w:rStyle w:val="affffe"/>
          <w:spacing w:val="-2"/>
          <w:rtl/>
        </w:rPr>
        <w:t>ואם כתוב בו</w:t>
      </w:r>
      <w:r w:rsidRPr="00E135D9">
        <w:rPr>
          <w:spacing w:val="-2"/>
          <w:rtl/>
        </w:rPr>
        <w:t xml:space="preserve"> התקבלתי ממך - גובה.</w:t>
      </w:r>
    </w:p>
    <w:p w14:paraId="7A227ACA" w14:textId="77777777" w:rsidR="00C96198" w:rsidRPr="00DA588D" w:rsidRDefault="00C96198" w:rsidP="00C96198">
      <w:pPr>
        <w:pStyle w:val="36"/>
        <w:framePr w:wrap="notBeside"/>
        <w:rPr>
          <w:rtl/>
        </w:rPr>
      </w:pPr>
      <w:r w:rsidRPr="00DA588D">
        <w:rPr>
          <w:rFonts w:hint="cs"/>
          <w:rtl/>
        </w:rPr>
        <w:t>לרהבדר</w:t>
      </w:r>
      <w:r w:rsidRPr="00DA588D">
        <w:rPr>
          <w:rtl/>
        </w:rPr>
        <w:t>"</w:t>
      </w:r>
      <w:r w:rsidRPr="00DA588D">
        <w:rPr>
          <w:rFonts w:hint="cs"/>
          <w:rtl/>
        </w:rPr>
        <w:t>י</w:t>
      </w:r>
      <w:r>
        <w:rPr>
          <w:rFonts w:hint="cs"/>
          <w:rtl/>
        </w:rPr>
        <w:t>:</w:t>
      </w:r>
    </w:p>
    <w:p w14:paraId="17CD98B6" w14:textId="77777777" w:rsidR="00C96198" w:rsidRPr="00C35A2C" w:rsidRDefault="00C96198" w:rsidP="00C96198">
      <w:pPr>
        <w:spacing w:after="60"/>
        <w:rPr>
          <w:rFonts w:ascii="David" w:hAnsi="David"/>
          <w:sz w:val="32"/>
          <w:rtl/>
        </w:rPr>
      </w:pPr>
      <w:r w:rsidRPr="00C35A2C">
        <w:rPr>
          <w:rFonts w:ascii="David" w:hAnsi="David"/>
          <w:sz w:val="32"/>
          <w:rtl/>
        </w:rPr>
        <w:t>משכ</w:t>
      </w:r>
      <w:r w:rsidRPr="00C35A2C">
        <w:rPr>
          <w:rFonts w:ascii="David" w:hAnsi="David" w:hint="cs"/>
          <w:sz w:val="32"/>
          <w:rtl/>
        </w:rPr>
        <w:t>ח</w:t>
      </w:r>
      <w:r w:rsidRPr="00C35A2C">
        <w:rPr>
          <w:rFonts w:ascii="David" w:hAnsi="David"/>
          <w:sz w:val="32"/>
          <w:rtl/>
        </w:rPr>
        <w:t>"</w:t>
      </w:r>
      <w:r w:rsidRPr="00C35A2C">
        <w:rPr>
          <w:rFonts w:ascii="David" w:hAnsi="David" w:hint="cs"/>
          <w:sz w:val="32"/>
          <w:rtl/>
        </w:rPr>
        <w:t>ל כשחייב מודה</w:t>
      </w:r>
      <w:r>
        <w:rPr>
          <w:rFonts w:ascii="David" w:hAnsi="David" w:hint="cs"/>
          <w:sz w:val="32"/>
          <w:rtl/>
        </w:rPr>
        <w:t>,</w:t>
      </w:r>
      <w:r w:rsidRPr="00C35A2C">
        <w:rPr>
          <w:rFonts w:ascii="David" w:hAnsi="David" w:hint="cs"/>
          <w:sz w:val="32"/>
          <w:rtl/>
        </w:rPr>
        <w:t xml:space="preserve"> </w:t>
      </w:r>
      <w:r w:rsidRPr="00843601">
        <w:rPr>
          <w:rStyle w:val="affffe"/>
          <w:rFonts w:hint="cs"/>
          <w:rtl/>
        </w:rPr>
        <w:t>לר</w:t>
      </w:r>
      <w:r w:rsidRPr="00843601">
        <w:rPr>
          <w:rStyle w:val="affffe"/>
          <w:rtl/>
        </w:rPr>
        <w:t>"</w:t>
      </w:r>
      <w:r w:rsidRPr="00843601">
        <w:rPr>
          <w:rStyle w:val="affffe"/>
          <w:rFonts w:hint="cs"/>
          <w:rtl/>
        </w:rPr>
        <w:t>פ</w:t>
      </w:r>
      <w:r>
        <w:rPr>
          <w:rStyle w:val="affffe"/>
          <w:rFonts w:hint="cs"/>
          <w:rtl/>
        </w:rPr>
        <w:t>:</w:t>
      </w:r>
      <w:r w:rsidRPr="00C35A2C">
        <w:rPr>
          <w:rFonts w:ascii="David" w:hAnsi="David"/>
          <w:sz w:val="32"/>
          <w:rtl/>
        </w:rPr>
        <w:t xml:space="preserve"> </w:t>
      </w:r>
      <w:r>
        <w:rPr>
          <w:rFonts w:ascii="David" w:hAnsi="David"/>
          <w:sz w:val="32"/>
          <w:rtl/>
        </w:rPr>
        <w:t xml:space="preserve">לכך </w:t>
      </w:r>
      <w:r w:rsidRPr="00C35A2C">
        <w:rPr>
          <w:rFonts w:ascii="David" w:hAnsi="David"/>
          <w:sz w:val="32"/>
          <w:rtl/>
        </w:rPr>
        <w:t xml:space="preserve"> טרח וכתב </w:t>
      </w:r>
      <w:r>
        <w:rPr>
          <w:rFonts w:ascii="David" w:hAnsi="David" w:hint="cs"/>
          <w:sz w:val="32"/>
          <w:rtl/>
        </w:rPr>
        <w:t xml:space="preserve">לו </w:t>
      </w:r>
      <w:r w:rsidRPr="00C35A2C">
        <w:rPr>
          <w:rFonts w:ascii="David" w:hAnsi="David"/>
          <w:sz w:val="32"/>
          <w:rtl/>
        </w:rPr>
        <w:t>התקבלתי.</w:t>
      </w:r>
    </w:p>
    <w:p w14:paraId="45684560" w14:textId="77777777" w:rsidR="00C96198" w:rsidRPr="00843601" w:rsidRDefault="00C96198" w:rsidP="00C96198">
      <w:pPr>
        <w:rPr>
          <w:b/>
          <w:bCs/>
          <w:rtl/>
        </w:rPr>
      </w:pPr>
      <w:r w:rsidRPr="00843601">
        <w:rPr>
          <w:rFonts w:hint="cs"/>
          <w:b/>
          <w:bCs/>
          <w:rtl/>
        </w:rPr>
        <w:t>ערב ישראל שפרע לגוי קודם שיתבע את היתומים</w:t>
      </w:r>
    </w:p>
    <w:p w14:paraId="4C3A43C0" w14:textId="77777777" w:rsidR="00C96198" w:rsidRPr="00DA588D" w:rsidRDefault="00C96198" w:rsidP="00C96198">
      <w:pPr>
        <w:pStyle w:val="36"/>
        <w:framePr w:wrap="notBeside"/>
        <w:rPr>
          <w:rtl/>
        </w:rPr>
      </w:pPr>
      <w:r>
        <w:rPr>
          <w:rFonts w:ascii="BA Or Tzadikim Regular" w:hAnsi="BA Or Tzadikim Regular" w:cs="BA Or Tzadikim Regular"/>
          <w:rtl/>
        </w:rPr>
        <w:lastRenderedPageBreak/>
        <w:t>◄</w:t>
      </w:r>
      <w:r>
        <w:rPr>
          <w:rFonts w:hint="cs"/>
          <w:rtl/>
        </w:rPr>
        <w:t>אבימי:</w:t>
      </w:r>
    </w:p>
    <w:p w14:paraId="7245E85A" w14:textId="77777777" w:rsidR="00C96198" w:rsidRPr="00C35A2C" w:rsidRDefault="00C96198" w:rsidP="00C96198">
      <w:pPr>
        <w:rPr>
          <w:rFonts w:ascii="David" w:hAnsi="David"/>
          <w:sz w:val="32"/>
          <w:rtl/>
        </w:rPr>
      </w:pPr>
      <w:r>
        <w:rPr>
          <w:rStyle w:val="affffe"/>
          <w:rFonts w:hint="cs"/>
          <w:rtl/>
        </w:rPr>
        <w:t xml:space="preserve">אף </w:t>
      </w:r>
      <w:r w:rsidRPr="00DA588D">
        <w:rPr>
          <w:rStyle w:val="affffe"/>
          <w:rFonts w:hint="cs"/>
          <w:rtl/>
        </w:rPr>
        <w:t>למ''ד</w:t>
      </w:r>
      <w:r w:rsidRPr="00DA588D">
        <w:rPr>
          <w:rStyle w:val="affffe"/>
          <w:rtl/>
        </w:rPr>
        <w:t>:</w:t>
      </w:r>
      <w:r w:rsidRPr="00C35A2C">
        <w:rPr>
          <w:rFonts w:ascii="David" w:hAnsi="David"/>
          <w:sz w:val="32"/>
          <w:rtl/>
        </w:rPr>
        <w:t xml:space="preserve"> חיישינן לצררי ה"מ ישראל, אבל </w:t>
      </w:r>
      <w:r>
        <w:rPr>
          <w:rFonts w:ascii="David" w:hAnsi="David" w:hint="cs"/>
          <w:sz w:val="32"/>
          <w:rtl/>
        </w:rPr>
        <w:t>גוי</w:t>
      </w:r>
      <w:r w:rsidRPr="00C35A2C">
        <w:rPr>
          <w:rFonts w:ascii="David" w:hAnsi="David" w:hint="cs"/>
          <w:sz w:val="32"/>
          <w:rtl/>
        </w:rPr>
        <w:t xml:space="preserve"> </w:t>
      </w:r>
      <w:r w:rsidRPr="00C35A2C">
        <w:rPr>
          <w:rFonts w:ascii="David" w:hAnsi="David"/>
          <w:sz w:val="32"/>
          <w:rtl/>
        </w:rPr>
        <w:t xml:space="preserve">כיון </w:t>
      </w:r>
      <w:r>
        <w:rPr>
          <w:rFonts w:ascii="David" w:hAnsi="David" w:hint="cs"/>
          <w:sz w:val="32"/>
          <w:rtl/>
        </w:rPr>
        <w:t xml:space="preserve">שהולך לערב </w:t>
      </w:r>
      <w:r w:rsidRPr="00C35A2C">
        <w:rPr>
          <w:rFonts w:ascii="David" w:hAnsi="David"/>
          <w:sz w:val="32"/>
          <w:rtl/>
        </w:rPr>
        <w:t>- לא חיישינן לצררי.</w:t>
      </w:r>
    </w:p>
    <w:p w14:paraId="7EEFA919" w14:textId="77777777" w:rsidR="00C96198" w:rsidRPr="0044743F" w:rsidRDefault="00C96198" w:rsidP="00C96198">
      <w:pPr>
        <w:pStyle w:val="36"/>
        <w:framePr w:wrap="notBeside"/>
        <w:rPr>
          <w:rtl/>
        </w:rPr>
      </w:pPr>
      <w:r w:rsidRPr="0044743F">
        <w:rPr>
          <w:rFonts w:hint="cs"/>
          <w:rtl/>
        </w:rPr>
        <w:t>ר''א לר'מ</w:t>
      </w:r>
    </w:p>
    <w:p w14:paraId="4B370D35" w14:textId="77777777" w:rsidR="00C96198" w:rsidRPr="00C35A2C" w:rsidRDefault="00C96198" w:rsidP="00C96198">
      <w:pPr>
        <w:rPr>
          <w:rFonts w:ascii="David" w:hAnsi="David"/>
          <w:sz w:val="32"/>
          <w:rtl/>
        </w:rPr>
      </w:pPr>
      <w:r w:rsidRPr="0044743F">
        <w:rPr>
          <w:rStyle w:val="affffe"/>
          <w:rtl/>
        </w:rPr>
        <w:t>אדרבה:</w:t>
      </w:r>
      <w:r w:rsidRPr="00C35A2C">
        <w:rPr>
          <w:rFonts w:ascii="David" w:hAnsi="David"/>
          <w:sz w:val="32"/>
          <w:rtl/>
        </w:rPr>
        <w:t xml:space="preserve"> </w:t>
      </w:r>
      <w:r w:rsidRPr="0044743F">
        <w:rPr>
          <w:rStyle w:val="affffe"/>
          <w:rtl/>
        </w:rPr>
        <w:t>אפילו למ"ד:</w:t>
      </w:r>
      <w:r w:rsidRPr="00C35A2C">
        <w:rPr>
          <w:rFonts w:ascii="David" w:hAnsi="David"/>
          <w:sz w:val="32"/>
          <w:rtl/>
        </w:rPr>
        <w:t xml:space="preserve"> לא חיישינן לצררי </w:t>
      </w:r>
      <w:r>
        <w:rPr>
          <w:rFonts w:ascii="David" w:hAnsi="David" w:hint="cs"/>
          <w:sz w:val="32"/>
          <w:rtl/>
        </w:rPr>
        <w:t xml:space="preserve">ה''מ </w:t>
      </w:r>
      <w:r w:rsidRPr="00C35A2C">
        <w:rPr>
          <w:rFonts w:ascii="David" w:hAnsi="David"/>
          <w:sz w:val="32"/>
          <w:rtl/>
        </w:rPr>
        <w:t xml:space="preserve">ישראל, אבל </w:t>
      </w:r>
      <w:r>
        <w:rPr>
          <w:rFonts w:ascii="David" w:hAnsi="David" w:hint="cs"/>
          <w:sz w:val="32"/>
          <w:rtl/>
        </w:rPr>
        <w:t xml:space="preserve">גוי </w:t>
      </w:r>
      <w:r w:rsidRPr="00C35A2C">
        <w:rPr>
          <w:rFonts w:ascii="David" w:hAnsi="David"/>
          <w:sz w:val="32"/>
          <w:rtl/>
        </w:rPr>
        <w:t xml:space="preserve">כיון </w:t>
      </w:r>
      <w:r>
        <w:rPr>
          <w:rFonts w:ascii="David" w:hAnsi="David" w:hint="cs"/>
          <w:sz w:val="32"/>
          <w:rtl/>
        </w:rPr>
        <w:t>ש</w:t>
      </w:r>
      <w:r w:rsidRPr="00C35A2C">
        <w:rPr>
          <w:rFonts w:ascii="David" w:hAnsi="David"/>
          <w:sz w:val="32"/>
          <w:rtl/>
        </w:rPr>
        <w:t>דינ</w:t>
      </w:r>
      <w:r>
        <w:rPr>
          <w:rFonts w:ascii="David" w:hAnsi="David" w:hint="cs"/>
          <w:sz w:val="32"/>
          <w:rtl/>
        </w:rPr>
        <w:t>ם שהולכים אחר הערב</w:t>
      </w:r>
      <w:r w:rsidRPr="00C35A2C">
        <w:rPr>
          <w:rFonts w:ascii="David" w:hAnsi="David"/>
          <w:sz w:val="32"/>
          <w:rtl/>
        </w:rPr>
        <w:t xml:space="preserve">, אי לא </w:t>
      </w:r>
      <w:r>
        <w:rPr>
          <w:rFonts w:ascii="David" w:hAnsi="David" w:hint="cs"/>
          <w:sz w:val="32"/>
          <w:rtl/>
        </w:rPr>
        <w:t>שהתפיסו משכון מתחילה לא היה ערב.</w:t>
      </w:r>
    </w:p>
    <w:p w14:paraId="1A027E1A" w14:textId="77777777" w:rsidR="00C96198" w:rsidRPr="00801934" w:rsidRDefault="00C96198" w:rsidP="00C96198">
      <w:pPr>
        <w:pStyle w:val="afffb"/>
        <w:rPr>
          <w:rtl/>
        </w:rPr>
      </w:pPr>
      <w:ins w:id="9988" w:author="מספור קטעי משנה" w:date="2026-10-06T06:44:59Z">
        <w:r>
          <w:rPr>
            <w:rStyle w:val="MisparKeta"/>
          </w:rPr>
          <w:t xml:space="preserve">א. </w:t>
        </w:r>
      </w:ins>
      <w:r w:rsidRPr="00801934">
        <w:rPr>
          <w:rtl/>
        </w:rPr>
        <w:t xml:space="preserve">וכן היה רשב"ג אומר: הערב לאשה בכתובתה </w:t>
      </w:r>
      <w:r>
        <w:rPr>
          <w:rFonts w:hint="cs"/>
          <w:rtl/>
        </w:rPr>
        <w:t>וכו'</w:t>
      </w:r>
    </w:p>
    <w:p w14:paraId="6CAC68BC" w14:textId="77777777" w:rsidR="00C96198" w:rsidRDefault="00C96198" w:rsidP="00C96198">
      <w:pPr>
        <w:rPr>
          <w:rFonts w:ascii="David" w:hAnsi="David"/>
          <w:sz w:val="32"/>
          <w:rtl/>
        </w:rPr>
      </w:pPr>
      <w:r w:rsidRPr="0044743F">
        <w:rPr>
          <w:rStyle w:val="affffe"/>
          <w:rtl/>
        </w:rPr>
        <w:t>משה בר עצרי</w:t>
      </w:r>
      <w:r w:rsidRPr="00C35A2C">
        <w:rPr>
          <w:rFonts w:ascii="David" w:hAnsi="David"/>
          <w:sz w:val="32"/>
          <w:rtl/>
        </w:rPr>
        <w:t xml:space="preserve"> </w:t>
      </w:r>
      <w:r>
        <w:rPr>
          <w:rFonts w:ascii="David" w:hAnsi="David" w:hint="cs"/>
          <w:sz w:val="32"/>
          <w:rtl/>
        </w:rPr>
        <w:t xml:space="preserve">היה </w:t>
      </w:r>
      <w:r w:rsidRPr="00C35A2C">
        <w:rPr>
          <w:rFonts w:ascii="David" w:hAnsi="David"/>
          <w:sz w:val="32"/>
          <w:rtl/>
        </w:rPr>
        <w:t xml:space="preserve">ערב </w:t>
      </w:r>
      <w:r>
        <w:rPr>
          <w:rFonts w:ascii="David" w:hAnsi="David" w:hint="cs"/>
          <w:sz w:val="32"/>
          <w:rtl/>
        </w:rPr>
        <w:t xml:space="preserve">כתובת כלתו </w:t>
      </w:r>
      <w:r w:rsidRPr="00C35A2C">
        <w:rPr>
          <w:rFonts w:ascii="David" w:hAnsi="David"/>
          <w:sz w:val="32"/>
          <w:rtl/>
        </w:rPr>
        <w:t xml:space="preserve"> </w:t>
      </w:r>
      <w:r w:rsidRPr="0044743F">
        <w:rPr>
          <w:rStyle w:val="affffe"/>
          <w:rtl/>
        </w:rPr>
        <w:t>ר"</w:t>
      </w:r>
      <w:r w:rsidRPr="0044743F">
        <w:rPr>
          <w:rStyle w:val="affffe"/>
          <w:rFonts w:hint="cs"/>
          <w:rtl/>
        </w:rPr>
        <w:t>ה בנו</w:t>
      </w:r>
      <w:r>
        <w:rPr>
          <w:rFonts w:ascii="David" w:hAnsi="David" w:hint="cs"/>
          <w:sz w:val="32"/>
          <w:rtl/>
        </w:rPr>
        <w:t>:</w:t>
      </w:r>
      <w:r w:rsidRPr="00C35A2C">
        <w:rPr>
          <w:rFonts w:ascii="David" w:hAnsi="David" w:hint="cs"/>
          <w:sz w:val="32"/>
          <w:rtl/>
        </w:rPr>
        <w:t xml:space="preserve"> </w:t>
      </w:r>
      <w:r>
        <w:rPr>
          <w:rFonts w:ascii="David" w:hAnsi="David" w:hint="cs"/>
          <w:sz w:val="32"/>
          <w:rtl/>
        </w:rPr>
        <w:t xml:space="preserve">היה </w:t>
      </w:r>
      <w:r w:rsidRPr="00C35A2C">
        <w:rPr>
          <w:rFonts w:ascii="David" w:hAnsi="David" w:hint="cs"/>
          <w:sz w:val="32"/>
          <w:rtl/>
        </w:rPr>
        <w:t>ת</w:t>
      </w:r>
      <w:r w:rsidRPr="00C35A2C">
        <w:rPr>
          <w:rFonts w:ascii="David" w:hAnsi="David"/>
          <w:sz w:val="32"/>
          <w:rtl/>
        </w:rPr>
        <w:t>"</w:t>
      </w:r>
      <w:r w:rsidRPr="00C35A2C">
        <w:rPr>
          <w:rFonts w:ascii="David" w:hAnsi="David" w:hint="cs"/>
          <w:sz w:val="32"/>
          <w:rtl/>
        </w:rPr>
        <w:t>ח ודחוק</w:t>
      </w:r>
      <w:r>
        <w:rPr>
          <w:rFonts w:ascii="David" w:hAnsi="David" w:hint="cs"/>
          <w:sz w:val="32"/>
          <w:rtl/>
        </w:rPr>
        <w:t>,</w:t>
      </w:r>
      <w:r w:rsidRPr="00C35A2C">
        <w:rPr>
          <w:rFonts w:ascii="David" w:hAnsi="David" w:hint="cs"/>
          <w:sz w:val="32"/>
          <w:rtl/>
        </w:rPr>
        <w:t xml:space="preserve"> </w:t>
      </w:r>
    </w:p>
    <w:p w14:paraId="2D3AE477" w14:textId="77777777" w:rsidR="00C96198" w:rsidRPr="0044743F" w:rsidRDefault="00C96198" w:rsidP="00C96198">
      <w:pPr>
        <w:pStyle w:val="36"/>
        <w:framePr w:wrap="notBeside"/>
        <w:rPr>
          <w:rtl/>
        </w:rPr>
      </w:pPr>
      <w:r w:rsidRPr="0044743F">
        <w:rPr>
          <w:rFonts w:hint="cs"/>
          <w:rtl/>
        </w:rPr>
        <w:t xml:space="preserve">אביי </w:t>
      </w:r>
    </w:p>
    <w:p w14:paraId="475B7FEC" w14:textId="77777777" w:rsidR="00C96198" w:rsidRPr="00C35A2C" w:rsidRDefault="00C96198" w:rsidP="00C96198">
      <w:pPr>
        <w:rPr>
          <w:rFonts w:ascii="David" w:hAnsi="David"/>
          <w:sz w:val="32"/>
          <w:rtl/>
        </w:rPr>
      </w:pPr>
      <w:r>
        <w:rPr>
          <w:rFonts w:ascii="David" w:hAnsi="David" w:hint="cs"/>
          <w:sz w:val="32"/>
          <w:rtl/>
        </w:rPr>
        <w:t xml:space="preserve">אם אין אחד שיתן עצה </w:t>
      </w:r>
      <w:r>
        <w:rPr>
          <w:rStyle w:val="affffe"/>
          <w:rFonts w:ascii="David" w:hAnsi="David" w:hint="cs"/>
          <w:sz w:val="32"/>
          <w:rtl/>
          <w:rPrChange w:id="9557" w:author="מנוע אמוראים" w:date="2026-10-05T16:41:09Z">
            <w:rPr>
              <w:rFonts w:ascii="David" w:hAnsi="David" w:hint="cs"/>
              <w:sz w:val="32"/>
              <w:rtl/>
            </w:rPr>
          </w:rPrChange>
        </w:rPr>
        <w:t xml:space="preserve">לר</w:t>
      </w:r>
      <w:r>
        <w:rPr>
          <w:rStyle w:val="affffe"/>
          <w:rFonts w:ascii="David" w:hAnsi="David"/>
          <w:sz w:val="32"/>
          <w:rtl/>
          <w:rPrChange w:id="9558" w:author="מנוע אמוראים" w:date="2026-10-05T16:41:09Z">
            <w:rPr>
              <w:rFonts w:ascii="David" w:hAnsi="David"/>
              <w:sz w:val="32"/>
              <w:rtl/>
            </w:rPr>
          </w:rPrChange>
        </w:rPr>
        <w:t xml:space="preserve">"</w:t>
      </w:r>
      <w:r>
        <w:rPr>
          <w:rStyle w:val="affffe"/>
          <w:rFonts w:ascii="David" w:hAnsi="David" w:hint="cs"/>
          <w:sz w:val="32"/>
          <w:rtl/>
          <w:rPrChange w:id="9559" w:author="מנוע אמוראים" w:date="2026-10-05T16:41:09Z">
            <w:rPr>
              <w:rFonts w:ascii="David" w:hAnsi="David" w:hint="cs"/>
              <w:sz w:val="32"/>
              <w:rtl/>
            </w:rPr>
          </w:rPrChange>
        </w:rPr>
        <w:t xml:space="preserve">ה</w:t>
      </w:r>
      <w:r>
        <w:rPr>
          <w:rFonts w:ascii="David" w:hAnsi="David" w:hint="cs"/>
          <w:sz w:val="32"/>
          <w:rtl/>
        </w:rPr>
        <w:t xml:space="preserve"> </w:t>
      </w:r>
      <w:r>
        <w:rPr>
          <w:rFonts w:ascii="David" w:hAnsi="David" w:hint="cs"/>
          <w:sz w:val="32"/>
          <w:rtl/>
        </w:rPr>
        <w:t>שי</w:t>
      </w:r>
      <w:r>
        <w:rPr>
          <w:rFonts w:ascii="David" w:hAnsi="David"/>
          <w:sz w:val="32"/>
          <w:rtl/>
        </w:rPr>
        <w:t xml:space="preserve">גרשה </w:t>
      </w:r>
      <w:r>
        <w:rPr>
          <w:rFonts w:ascii="David" w:hAnsi="David" w:hint="cs"/>
          <w:sz w:val="32"/>
          <w:rtl/>
        </w:rPr>
        <w:t xml:space="preserve">לאשתו </w:t>
      </w:r>
      <w:r>
        <w:rPr>
          <w:rFonts w:ascii="David" w:hAnsi="David"/>
          <w:sz w:val="32"/>
          <w:rtl/>
        </w:rPr>
        <w:t>ותגב</w:t>
      </w:r>
      <w:r>
        <w:rPr>
          <w:rFonts w:ascii="David" w:hAnsi="David" w:hint="cs"/>
          <w:sz w:val="32"/>
          <w:rtl/>
        </w:rPr>
        <w:t>ה</w:t>
      </w:r>
      <w:r>
        <w:rPr>
          <w:rFonts w:ascii="David" w:hAnsi="David"/>
          <w:sz w:val="32"/>
          <w:rtl/>
        </w:rPr>
        <w:t xml:space="preserve"> כתובה מאב</w:t>
      </w:r>
      <w:r>
        <w:rPr>
          <w:rFonts w:ascii="David" w:hAnsi="David" w:hint="cs"/>
          <w:sz w:val="32"/>
          <w:rtl/>
        </w:rPr>
        <w:t>י</w:t>
      </w:r>
      <w:r w:rsidRPr="00C35A2C">
        <w:rPr>
          <w:rFonts w:ascii="David" w:hAnsi="David"/>
          <w:sz w:val="32"/>
          <w:rtl/>
        </w:rPr>
        <w:t>ה, ו</w:t>
      </w:r>
      <w:r>
        <w:rPr>
          <w:rFonts w:ascii="David" w:hAnsi="David" w:hint="cs"/>
          <w:sz w:val="32"/>
          <w:rtl/>
        </w:rPr>
        <w:t>אח</w:t>
      </w:r>
      <w:r>
        <w:rPr>
          <w:rFonts w:ascii="David" w:hAnsi="David"/>
          <w:sz w:val="32"/>
          <w:rtl/>
        </w:rPr>
        <w:t>"</w:t>
      </w:r>
      <w:r>
        <w:rPr>
          <w:rFonts w:ascii="David" w:hAnsi="David" w:hint="cs"/>
          <w:sz w:val="32"/>
          <w:rtl/>
        </w:rPr>
        <w:t>כ נחזירה</w:t>
      </w:r>
      <w:r w:rsidRPr="00C35A2C">
        <w:rPr>
          <w:rFonts w:ascii="David" w:hAnsi="David"/>
          <w:sz w:val="32"/>
          <w:rtl/>
        </w:rPr>
        <w:t xml:space="preserve"> </w:t>
      </w:r>
      <w:r w:rsidRPr="0044743F">
        <w:rPr>
          <w:rStyle w:val="affffe"/>
          <w:rtl/>
        </w:rPr>
        <w:t>א"ל רבא:</w:t>
      </w:r>
      <w:r w:rsidRPr="00C35A2C">
        <w:rPr>
          <w:rFonts w:ascii="David" w:hAnsi="David"/>
          <w:sz w:val="32"/>
          <w:rtl/>
        </w:rPr>
        <w:t xml:space="preserve"> והא ידירנה הנאה תנן.</w:t>
      </w:r>
    </w:p>
    <w:p w14:paraId="1C4760A5" w14:textId="77777777" w:rsidR="00C96198" w:rsidRPr="0044743F" w:rsidRDefault="00C96198" w:rsidP="00C96198">
      <w:pPr>
        <w:pStyle w:val="36"/>
        <w:framePr w:wrap="notBeside"/>
        <w:rPr>
          <w:rtl/>
        </w:rPr>
      </w:pPr>
      <w:r w:rsidRPr="0044743F">
        <w:rPr>
          <w:rtl/>
        </w:rPr>
        <w:t xml:space="preserve">א"ל אביי: </w:t>
      </w:r>
    </w:p>
    <w:p w14:paraId="79536098" w14:textId="77777777" w:rsidR="00C96198" w:rsidRPr="00E135D9" w:rsidRDefault="00C96198" w:rsidP="00C96198">
      <w:pPr>
        <w:rPr>
          <w:rFonts w:ascii="David" w:hAnsi="David"/>
          <w:spacing w:val="2"/>
          <w:sz w:val="32"/>
          <w:rtl/>
        </w:rPr>
      </w:pPr>
      <w:r w:rsidRPr="00E135D9">
        <w:rPr>
          <w:rFonts w:ascii="David" w:hAnsi="David"/>
          <w:spacing w:val="2"/>
          <w:sz w:val="32"/>
          <w:rtl/>
        </w:rPr>
        <w:t>אטו כל דמגרש בבי דינא מגרש? לסוף איגלאי מילתא דכהן הוא.</w:t>
      </w:r>
    </w:p>
    <w:p w14:paraId="0EADB270" w14:textId="77777777" w:rsidR="00C96198" w:rsidRPr="0044743F" w:rsidRDefault="00C96198" w:rsidP="00C96198">
      <w:pPr>
        <w:pStyle w:val="36"/>
        <w:framePr w:wrap="notBeside"/>
        <w:rPr>
          <w:rtl/>
        </w:rPr>
      </w:pPr>
      <w:r w:rsidRPr="0044743F">
        <w:rPr>
          <w:rtl/>
        </w:rPr>
        <w:t>אמר אביי</w:t>
      </w:r>
    </w:p>
    <w:p w14:paraId="38A3390C" w14:textId="77777777" w:rsidR="00C96198" w:rsidRPr="00C35A2C" w:rsidRDefault="00C96198" w:rsidP="00C96198">
      <w:pPr>
        <w:rPr>
          <w:rFonts w:ascii="David" w:hAnsi="David"/>
          <w:sz w:val="32"/>
          <w:rtl/>
        </w:rPr>
      </w:pPr>
      <w:r w:rsidRPr="00843601">
        <w:rPr>
          <w:rStyle w:val="affffe"/>
          <w:rtl/>
        </w:rPr>
        <w:t>היינו דאמרי אינשי:</w:t>
      </w:r>
      <w:r w:rsidRPr="00C35A2C">
        <w:rPr>
          <w:rFonts w:ascii="David" w:hAnsi="David"/>
          <w:sz w:val="32"/>
          <w:rtl/>
        </w:rPr>
        <w:t xml:space="preserve"> </w:t>
      </w:r>
      <w:r>
        <w:rPr>
          <w:rFonts w:ascii="David" w:hAnsi="David" w:hint="cs"/>
          <w:sz w:val="32"/>
          <w:rtl/>
        </w:rPr>
        <w:t>העניות הולכת אחר העני.</w:t>
      </w:r>
    </w:p>
    <w:p w14:paraId="68D04A56" w14:textId="77777777" w:rsidR="00C96198" w:rsidRPr="0044743F" w:rsidRDefault="00C96198" w:rsidP="00C96198">
      <w:pPr>
        <w:pStyle w:val="36"/>
        <w:framePr w:wrap="notBeside"/>
        <w:rPr>
          <w:rtl/>
        </w:rPr>
      </w:pPr>
      <w:r>
        <w:rPr>
          <w:rFonts w:ascii="BA Or Tzadikim Regular" w:hAnsi="BA Or Tzadikim Regular" w:cs="BA Or Tzadikim Regular"/>
          <w:rtl/>
        </w:rPr>
        <w:t>◄</w:t>
      </w:r>
      <w:r w:rsidRPr="0044743F">
        <w:rPr>
          <w:rFonts w:hint="cs"/>
          <w:rtl/>
        </w:rPr>
        <w:t xml:space="preserve">והא דאביי </w:t>
      </w:r>
    </w:p>
    <w:p w14:paraId="19C0C24D" w14:textId="77777777" w:rsidR="00C96198" w:rsidRDefault="00C96198" w:rsidP="00C96198">
      <w:pPr>
        <w:rPr>
          <w:rFonts w:ascii="David" w:hAnsi="David"/>
          <w:sz w:val="32"/>
          <w:rtl/>
        </w:rPr>
      </w:pPr>
      <w:r w:rsidRPr="00C35A2C">
        <w:rPr>
          <w:rFonts w:ascii="David" w:hAnsi="David" w:hint="cs"/>
          <w:sz w:val="32"/>
          <w:rtl/>
        </w:rPr>
        <w:t xml:space="preserve">דאיזה רשע ערום זה </w:t>
      </w:r>
      <w:r>
        <w:rPr>
          <w:rFonts w:ascii="David" w:hAnsi="David"/>
          <w:sz w:val="32"/>
          <w:rtl/>
        </w:rPr>
        <w:t>המשיא עצה למכור בנכסי</w:t>
      </w:r>
      <w:r w:rsidRPr="00F10693">
        <w:rPr>
          <w:rtl/>
        </w:rPr>
        <w:t xml:space="preserve">' </w:t>
      </w:r>
      <w:r>
        <w:rPr>
          <w:rStyle w:val="affffe"/>
          <w:rFonts w:ascii="David" w:hAnsi="David"/>
          <w:sz w:val="32"/>
          <w:rtl/>
          <w:rPrChange w:id="9560" w:author="מנוע אמוראים" w:date="2026-10-05T16:41:09Z">
            <w:rPr>
              <w:rFonts w:ascii="David" w:hAnsi="David"/>
              <w:sz w:val="32"/>
              <w:rtl/>
            </w:rPr>
          </w:rPrChange>
        </w:rPr>
        <w:t xml:space="preserve">כרשב"ג</w:t>
      </w:r>
      <w:r w:rsidRPr="00C35A2C">
        <w:rPr>
          <w:rFonts w:ascii="David" w:hAnsi="David" w:hint="cs"/>
          <w:sz w:val="32"/>
          <w:rtl/>
        </w:rPr>
        <w:t xml:space="preserve"> </w:t>
      </w:r>
    </w:p>
    <w:p w14:paraId="12EABD85" w14:textId="77777777" w:rsidR="00C96198" w:rsidRPr="0044743F" w:rsidRDefault="00C96198" w:rsidP="00C96198">
      <w:pPr>
        <w:pStyle w:val="36"/>
        <w:framePr w:wrap="notBeside"/>
        <w:rPr>
          <w:rtl/>
        </w:rPr>
      </w:pPr>
      <w:r w:rsidRPr="0044743F">
        <w:rPr>
          <w:rFonts w:hint="cs"/>
          <w:rtl/>
        </w:rPr>
        <w:t>-</w:t>
      </w:r>
      <w:r>
        <w:rPr>
          <w:rFonts w:ascii="BA Or Tzadikim Regular" w:hAnsi="BA Or Tzadikim Regular" w:cs="BA Or Tzadikim Regular"/>
          <w:rtl/>
        </w:rPr>
        <w:t>◄</w:t>
      </w:r>
    </w:p>
    <w:p w14:paraId="52755DF9" w14:textId="77777777" w:rsidR="00C96198" w:rsidRPr="00C35A2C" w:rsidRDefault="00C96198" w:rsidP="00C96198">
      <w:pPr>
        <w:rPr>
          <w:rFonts w:ascii="David" w:hAnsi="David"/>
          <w:sz w:val="32"/>
          <w:rtl/>
        </w:rPr>
      </w:pPr>
      <w:r w:rsidRPr="00C35A2C">
        <w:rPr>
          <w:rFonts w:ascii="David" w:hAnsi="David"/>
          <w:sz w:val="32"/>
          <w:rtl/>
        </w:rPr>
        <w:t xml:space="preserve">בנו שאני, </w:t>
      </w:r>
      <w:r>
        <w:rPr>
          <w:rFonts w:ascii="David" w:hAnsi="David" w:hint="cs"/>
          <w:sz w:val="32"/>
          <w:rtl/>
        </w:rPr>
        <w:t xml:space="preserve">ות''ח </w:t>
      </w:r>
      <w:r w:rsidRPr="00C35A2C">
        <w:rPr>
          <w:rFonts w:ascii="David" w:hAnsi="David"/>
          <w:sz w:val="32"/>
          <w:rtl/>
        </w:rPr>
        <w:t>שאני.</w:t>
      </w:r>
    </w:p>
    <w:p w14:paraId="7BA2FE4F" w14:textId="77777777" w:rsidR="00C96198" w:rsidRPr="00843601" w:rsidRDefault="00C96198" w:rsidP="00C96198">
      <w:pPr>
        <w:pStyle w:val="36"/>
        <w:framePr w:wrap="notBeside"/>
        <w:rPr>
          <w:rtl/>
        </w:rPr>
      </w:pPr>
      <w:r w:rsidRPr="00843601">
        <w:rPr>
          <w:rtl/>
        </w:rPr>
        <w:t>ו</w:t>
      </w:r>
      <w:r w:rsidRPr="00843601">
        <w:rPr>
          <w:rFonts w:hint="cs"/>
          <w:rtl/>
        </w:rPr>
        <w:t xml:space="preserve">אפי' </w:t>
      </w:r>
    </w:p>
    <w:p w14:paraId="37030945" w14:textId="77777777" w:rsidR="00C96198" w:rsidRDefault="00C96198" w:rsidP="00C96198">
      <w:pPr>
        <w:rPr>
          <w:rFonts w:ascii="David" w:hAnsi="David"/>
          <w:sz w:val="32"/>
          <w:rtl/>
        </w:rPr>
      </w:pPr>
      <w:r w:rsidRPr="00C35A2C">
        <w:rPr>
          <w:rFonts w:ascii="David" w:hAnsi="David" w:hint="cs"/>
          <w:sz w:val="32"/>
          <w:rtl/>
        </w:rPr>
        <w:t xml:space="preserve">דערב הוא </w:t>
      </w:r>
      <w:r>
        <w:rPr>
          <w:rFonts w:ascii="David" w:hAnsi="David" w:hint="cs"/>
          <w:sz w:val="32"/>
          <w:rtl/>
        </w:rPr>
        <w:t>ש</w:t>
      </w:r>
      <w:r w:rsidRPr="00C35A2C">
        <w:rPr>
          <w:rFonts w:ascii="David" w:hAnsi="David" w:hint="cs"/>
          <w:sz w:val="32"/>
          <w:rtl/>
        </w:rPr>
        <w:t xml:space="preserve">אינו משתעבד </w:t>
      </w:r>
      <w:r>
        <w:rPr>
          <w:rFonts w:ascii="David" w:hAnsi="David" w:hint="cs"/>
          <w:sz w:val="32"/>
          <w:rtl/>
        </w:rPr>
        <w:t xml:space="preserve">- </w:t>
      </w:r>
      <w:r>
        <w:rPr>
          <w:rFonts w:ascii="BA Or Tzadikim Regular" w:hAnsi="BA Or Tzadikim Regular" w:cs="BA Or Tzadikim Regular"/>
          <w:rtl/>
        </w:rPr>
        <w:t>◄</w:t>
      </w:r>
      <w:r w:rsidRPr="00C35A2C">
        <w:rPr>
          <w:rFonts w:ascii="David" w:hAnsi="David" w:hint="cs"/>
          <w:sz w:val="32"/>
          <w:rtl/>
        </w:rPr>
        <w:t>קבלן היה</w:t>
      </w:r>
      <w:r>
        <w:rPr>
          <w:rFonts w:ascii="David" w:hAnsi="David" w:hint="cs"/>
          <w:sz w:val="32"/>
          <w:rtl/>
        </w:rPr>
        <w:t xml:space="preserve"> ומשתעבד.</w:t>
      </w:r>
    </w:p>
    <w:p w14:paraId="0A877D8D" w14:textId="77777777" w:rsidR="00C96198" w:rsidRPr="00843601" w:rsidRDefault="00C96198" w:rsidP="00C96198">
      <w:pPr>
        <w:pStyle w:val="36"/>
        <w:framePr w:wrap="notBeside"/>
        <w:rPr>
          <w:rtl/>
        </w:rPr>
      </w:pPr>
      <w:r w:rsidRPr="00843601">
        <w:rPr>
          <w:rFonts w:hint="cs"/>
          <w:rtl/>
        </w:rPr>
        <w:t>ואפי'</w:t>
      </w:r>
      <w:r>
        <w:rPr>
          <w:rFonts w:hint="cs"/>
          <w:rtl/>
        </w:rPr>
        <w:t xml:space="preserve"> למ''ד:</w:t>
      </w:r>
    </w:p>
    <w:p w14:paraId="0AE849C4" w14:textId="77777777" w:rsidR="00C96198" w:rsidRPr="00C35A2C" w:rsidRDefault="00C96198" w:rsidP="00C96198">
      <w:pPr>
        <w:rPr>
          <w:rFonts w:ascii="David" w:hAnsi="David"/>
          <w:sz w:val="32"/>
          <w:rtl/>
        </w:rPr>
      </w:pPr>
      <w:r w:rsidRPr="00C35A2C">
        <w:rPr>
          <w:rFonts w:ascii="David" w:hAnsi="David"/>
          <w:sz w:val="32"/>
          <w:rtl/>
        </w:rPr>
        <w:t xml:space="preserve">קבלן דכתובה </w:t>
      </w:r>
      <w:r>
        <w:rPr>
          <w:rFonts w:ascii="David" w:hAnsi="David" w:hint="cs"/>
          <w:sz w:val="32"/>
          <w:rtl/>
        </w:rPr>
        <w:t>אף</w:t>
      </w:r>
      <w:r w:rsidRPr="00C35A2C">
        <w:rPr>
          <w:rFonts w:ascii="David" w:hAnsi="David" w:hint="cs"/>
          <w:sz w:val="32"/>
          <w:rtl/>
        </w:rPr>
        <w:t xml:space="preserve"> ד</w:t>
      </w:r>
      <w:r>
        <w:rPr>
          <w:rFonts w:ascii="David" w:hAnsi="David" w:hint="cs"/>
          <w:sz w:val="32"/>
          <w:rtl/>
        </w:rPr>
        <w:t>אין לו</w:t>
      </w:r>
      <w:r w:rsidRPr="00C35A2C">
        <w:rPr>
          <w:rFonts w:ascii="David" w:hAnsi="David"/>
          <w:sz w:val="32"/>
          <w:rtl/>
        </w:rPr>
        <w:t xml:space="preserve"> נכסי לבעל משתעבד - שפיר,</w:t>
      </w:r>
    </w:p>
    <w:p w14:paraId="0C6298E2" w14:textId="77777777" w:rsidR="00C96198" w:rsidRPr="0044743F" w:rsidRDefault="00C96198" w:rsidP="00C96198">
      <w:pPr>
        <w:pStyle w:val="36"/>
        <w:framePr w:wrap="notBeside"/>
        <w:rPr>
          <w:rtl/>
        </w:rPr>
      </w:pPr>
      <w:r w:rsidRPr="0044743F">
        <w:rPr>
          <w:rFonts w:hint="cs"/>
          <w:rtl/>
        </w:rPr>
        <w:t>ולמ</w:t>
      </w:r>
      <w:r w:rsidRPr="0044743F">
        <w:rPr>
          <w:rtl/>
        </w:rPr>
        <w:t>"</w:t>
      </w:r>
      <w:r w:rsidRPr="0044743F">
        <w:rPr>
          <w:rFonts w:hint="cs"/>
          <w:rtl/>
        </w:rPr>
        <w:t>ד</w:t>
      </w:r>
      <w:r w:rsidRPr="0044743F">
        <w:rPr>
          <w:rtl/>
        </w:rPr>
        <w:t>:</w:t>
      </w:r>
    </w:p>
    <w:p w14:paraId="3D8FBDD0" w14:textId="77777777" w:rsidR="00C96198" w:rsidRDefault="00C96198" w:rsidP="00C96198">
      <w:pPr>
        <w:rPr>
          <w:rFonts w:ascii="David" w:hAnsi="David"/>
          <w:sz w:val="32"/>
          <w:rtl/>
        </w:rPr>
      </w:pPr>
      <w:r w:rsidRPr="00C35A2C">
        <w:rPr>
          <w:rFonts w:ascii="David" w:hAnsi="David"/>
          <w:sz w:val="32"/>
          <w:rtl/>
        </w:rPr>
        <w:t xml:space="preserve">אי </w:t>
      </w:r>
      <w:r>
        <w:rPr>
          <w:rFonts w:ascii="David" w:hAnsi="David"/>
          <w:sz w:val="32"/>
          <w:rtl/>
        </w:rPr>
        <w:t>יש לו</w:t>
      </w:r>
      <w:r w:rsidRPr="00C35A2C">
        <w:rPr>
          <w:rFonts w:ascii="David" w:hAnsi="David"/>
          <w:sz w:val="32"/>
          <w:rtl/>
        </w:rPr>
        <w:t xml:space="preserve"> משתעבד, אי </w:t>
      </w:r>
      <w:r>
        <w:rPr>
          <w:rFonts w:ascii="David" w:hAnsi="David"/>
          <w:sz w:val="32"/>
          <w:rtl/>
        </w:rPr>
        <w:t>אין לו</w:t>
      </w:r>
      <w:r w:rsidRPr="00C35A2C">
        <w:rPr>
          <w:rFonts w:ascii="David" w:hAnsi="David"/>
          <w:sz w:val="32"/>
          <w:rtl/>
        </w:rPr>
        <w:t xml:space="preserve"> לא משתעבד</w:t>
      </w:r>
    </w:p>
    <w:p w14:paraId="4E71B8BE" w14:textId="77777777" w:rsidR="00C96198" w:rsidRPr="0044743F" w:rsidRDefault="00C96198" w:rsidP="00C96198">
      <w:pPr>
        <w:pStyle w:val="36"/>
        <w:framePr w:wrap="notBeside"/>
        <w:rPr>
          <w:rtl/>
        </w:rPr>
      </w:pPr>
      <w:r>
        <w:rPr>
          <w:rFonts w:hint="cs"/>
          <w:rtl/>
        </w:rPr>
        <w:t>-</w:t>
      </w:r>
    </w:p>
    <w:p w14:paraId="7BC9253D" w14:textId="77777777" w:rsidR="00C96198" w:rsidRDefault="00C96198" w:rsidP="00C96198">
      <w:pPr>
        <w:rPr>
          <w:rFonts w:ascii="David" w:hAnsi="David"/>
          <w:sz w:val="32"/>
          <w:rtl/>
        </w:rPr>
      </w:pPr>
      <w:r w:rsidRPr="0044743F">
        <w:rPr>
          <w:rStyle w:val="affffe"/>
          <w:rFonts w:hint="cs"/>
          <w:rtl/>
        </w:rPr>
        <w:t>א.</w:t>
      </w:r>
      <w:r>
        <w:rPr>
          <w:rFonts w:ascii="David" w:hAnsi="David" w:hint="cs"/>
          <w:sz w:val="32"/>
          <w:rtl/>
        </w:rPr>
        <w:t xml:space="preserve"> </w:t>
      </w:r>
      <w:r w:rsidRPr="00C35A2C">
        <w:rPr>
          <w:rFonts w:ascii="David" w:hAnsi="David"/>
          <w:sz w:val="32"/>
          <w:rtl/>
        </w:rPr>
        <w:t>ה</w:t>
      </w:r>
      <w:r>
        <w:rPr>
          <w:rFonts w:ascii="David" w:hAnsi="David" w:hint="cs"/>
          <w:sz w:val="32"/>
          <w:rtl/>
        </w:rPr>
        <w:t>י</w:t>
      </w:r>
      <w:r w:rsidRPr="00C35A2C">
        <w:rPr>
          <w:rFonts w:ascii="David" w:hAnsi="David"/>
          <w:sz w:val="32"/>
          <w:rtl/>
        </w:rPr>
        <w:t>ה ל</w:t>
      </w:r>
      <w:r>
        <w:rPr>
          <w:rFonts w:ascii="David" w:hAnsi="David" w:hint="cs"/>
          <w:sz w:val="32"/>
          <w:rtl/>
        </w:rPr>
        <w:t>ו</w:t>
      </w:r>
      <w:r w:rsidRPr="00C35A2C">
        <w:rPr>
          <w:rFonts w:ascii="David" w:hAnsi="David"/>
          <w:sz w:val="32"/>
          <w:rtl/>
        </w:rPr>
        <w:t xml:space="preserve"> ואישתדוף.</w:t>
      </w:r>
      <w:r>
        <w:rPr>
          <w:rFonts w:ascii="David" w:hAnsi="David" w:hint="cs"/>
          <w:sz w:val="32"/>
          <w:rtl/>
        </w:rPr>
        <w:t xml:space="preserve"> </w:t>
      </w:r>
      <w:r>
        <w:rPr>
          <w:rFonts w:ascii="BA Or Tzadikim Regular" w:hAnsi="BA Or Tzadikim Regular" w:cs="BA Or Tzadikim Regular"/>
          <w:rtl/>
        </w:rPr>
        <w:t>◄</w:t>
      </w:r>
      <w:r w:rsidRPr="0044743F">
        <w:rPr>
          <w:rStyle w:val="affffe"/>
          <w:rFonts w:hint="cs"/>
          <w:rtl/>
        </w:rPr>
        <w:t>ב.</w:t>
      </w:r>
      <w:r>
        <w:rPr>
          <w:rFonts w:ascii="David" w:hAnsi="David" w:hint="cs"/>
          <w:sz w:val="32"/>
          <w:rtl/>
        </w:rPr>
        <w:t xml:space="preserve"> </w:t>
      </w:r>
      <w:r w:rsidRPr="00C35A2C">
        <w:rPr>
          <w:rFonts w:ascii="David" w:hAnsi="David"/>
          <w:sz w:val="32"/>
          <w:rtl/>
        </w:rPr>
        <w:t xml:space="preserve">אבא לגבי </w:t>
      </w:r>
      <w:r>
        <w:rPr>
          <w:rFonts w:ascii="David" w:hAnsi="David" w:hint="cs"/>
          <w:sz w:val="32"/>
          <w:rtl/>
        </w:rPr>
        <w:t xml:space="preserve">בנו </w:t>
      </w:r>
      <w:r w:rsidRPr="00843601">
        <w:rPr>
          <w:rStyle w:val="afffff0"/>
          <w:rFonts w:hint="cs"/>
          <w:rtl/>
        </w:rPr>
        <w:t>תמיד</w:t>
      </w:r>
      <w:r>
        <w:rPr>
          <w:rFonts w:ascii="David" w:hAnsi="David" w:hint="cs"/>
          <w:sz w:val="32"/>
          <w:rtl/>
        </w:rPr>
        <w:t xml:space="preserve"> </w:t>
      </w:r>
      <w:r w:rsidRPr="00C35A2C">
        <w:rPr>
          <w:rFonts w:ascii="David" w:hAnsi="David"/>
          <w:sz w:val="32"/>
          <w:rtl/>
        </w:rPr>
        <w:t>משעבד נפש</w:t>
      </w:r>
      <w:r>
        <w:rPr>
          <w:rFonts w:ascii="David" w:hAnsi="David" w:hint="cs"/>
          <w:sz w:val="32"/>
          <w:rtl/>
        </w:rPr>
        <w:t>ו</w:t>
      </w:r>
      <w:r w:rsidRPr="00C35A2C">
        <w:rPr>
          <w:rFonts w:ascii="David" w:hAnsi="David"/>
          <w:sz w:val="32"/>
          <w:rtl/>
        </w:rPr>
        <w:t>,</w:t>
      </w:r>
    </w:p>
    <w:p w14:paraId="6EA69BA7" w14:textId="77777777" w:rsidR="00C96198" w:rsidRPr="0044743F" w:rsidRDefault="00C96198" w:rsidP="00C96198">
      <w:pPr>
        <w:pStyle w:val="36"/>
        <w:framePr w:wrap="notBeside"/>
        <w:rPr>
          <w:rtl/>
        </w:rPr>
      </w:pPr>
      <w:r w:rsidRPr="0044743F">
        <w:rPr>
          <w:rtl/>
        </w:rPr>
        <w:t xml:space="preserve">דאיתמר: </w:t>
      </w:r>
    </w:p>
    <w:p w14:paraId="08AE57AC" w14:textId="77777777" w:rsidR="00C96198" w:rsidRPr="00E135D9" w:rsidRDefault="00C96198" w:rsidP="00C96198">
      <w:pPr>
        <w:rPr>
          <w:rFonts w:ascii="David" w:hAnsi="David"/>
          <w:spacing w:val="2"/>
          <w:sz w:val="32"/>
          <w:rtl/>
        </w:rPr>
      </w:pPr>
      <w:r w:rsidRPr="00E135D9">
        <w:rPr>
          <w:rFonts w:ascii="David" w:hAnsi="David"/>
          <w:spacing w:val="2"/>
          <w:sz w:val="32"/>
          <w:rtl/>
        </w:rPr>
        <w:t xml:space="preserve">ערב דכתובה </w:t>
      </w:r>
      <w:r w:rsidRPr="00E135D9">
        <w:rPr>
          <w:rStyle w:val="affffe"/>
          <w:rFonts w:hint="cs"/>
          <w:spacing w:val="2"/>
          <w:rtl/>
        </w:rPr>
        <w:t>לכו''ע</w:t>
      </w:r>
      <w:r w:rsidRPr="00E135D9">
        <w:rPr>
          <w:rFonts w:ascii="David" w:hAnsi="David" w:hint="cs"/>
          <w:spacing w:val="2"/>
          <w:sz w:val="32"/>
          <w:rtl/>
        </w:rPr>
        <w:t xml:space="preserve"> </w:t>
      </w:r>
      <w:r w:rsidRPr="00E135D9">
        <w:rPr>
          <w:rFonts w:ascii="David" w:hAnsi="David"/>
          <w:spacing w:val="2"/>
          <w:sz w:val="32"/>
          <w:rtl/>
        </w:rPr>
        <w:t xml:space="preserve">לא משתעבד, קבלן דבעל חוב </w:t>
      </w:r>
      <w:r w:rsidRPr="00E135D9">
        <w:rPr>
          <w:rStyle w:val="affffe"/>
          <w:rFonts w:hint="cs"/>
          <w:spacing w:val="2"/>
          <w:rtl/>
        </w:rPr>
        <w:t>לכו''ע</w:t>
      </w:r>
      <w:r w:rsidRPr="00E135D9">
        <w:rPr>
          <w:rFonts w:ascii="David" w:hAnsi="David" w:hint="cs"/>
          <w:spacing w:val="2"/>
          <w:sz w:val="32"/>
          <w:rtl/>
        </w:rPr>
        <w:t xml:space="preserve"> </w:t>
      </w:r>
      <w:r w:rsidRPr="00E135D9">
        <w:rPr>
          <w:rFonts w:ascii="David" w:hAnsi="David"/>
          <w:spacing w:val="2"/>
          <w:sz w:val="32"/>
          <w:rtl/>
        </w:rPr>
        <w:t>משתעבד,</w:t>
      </w:r>
    </w:p>
    <w:p w14:paraId="23661AA8" w14:textId="77777777" w:rsidR="00C96198" w:rsidRPr="00E135D9" w:rsidRDefault="00C96198" w:rsidP="00C96198">
      <w:pPr>
        <w:rPr>
          <w:rtl/>
        </w:rPr>
      </w:pPr>
      <w:r w:rsidRPr="00E135D9">
        <w:rPr>
          <w:rtl/>
        </w:rPr>
        <w:t xml:space="preserve">קבלן דכתובה וערב דבעל חוב </w:t>
      </w:r>
    </w:p>
    <w:p w14:paraId="1F196936" w14:textId="77777777" w:rsidR="00C96198" w:rsidRPr="0044743F" w:rsidRDefault="00C96198" w:rsidP="00C96198">
      <w:pPr>
        <w:pStyle w:val="36"/>
        <w:framePr w:wrap="notBeside"/>
        <w:rPr>
          <w:rtl/>
        </w:rPr>
      </w:pPr>
      <w:r w:rsidRPr="0044743F">
        <w:rPr>
          <w:rtl/>
        </w:rPr>
        <w:t>- חלקו:</w:t>
      </w:r>
    </w:p>
    <w:p w14:paraId="2CE60FB7" w14:textId="77777777" w:rsidR="00C96198" w:rsidRPr="00E135D9" w:rsidRDefault="00C96198" w:rsidP="00C96198">
      <w:pPr>
        <w:rPr>
          <w:rtl/>
        </w:rPr>
      </w:pPr>
      <w:r w:rsidRPr="00E135D9">
        <w:rPr>
          <w:rtl/>
        </w:rPr>
        <w:t>אי יש לו נכסי ללוה - משתעבד, אי אין לו לא משתעבד.</w:t>
      </w:r>
    </w:p>
    <w:p w14:paraId="10F5A3D1" w14:textId="77777777" w:rsidR="00C96198" w:rsidRPr="00C35A2C" w:rsidRDefault="00C96198" w:rsidP="00C96198">
      <w:pPr>
        <w:rPr>
          <w:rFonts w:ascii="David" w:hAnsi="David"/>
          <w:sz w:val="32"/>
          <w:rtl/>
        </w:rPr>
      </w:pPr>
      <w:r w:rsidRPr="0044743F">
        <w:rPr>
          <w:rStyle w:val="affffe"/>
          <w:rtl/>
        </w:rPr>
        <w:t>ומר סבר:</w:t>
      </w:r>
      <w:r w:rsidRPr="00C35A2C">
        <w:rPr>
          <w:rFonts w:ascii="David" w:hAnsi="David"/>
          <w:sz w:val="32"/>
          <w:rtl/>
        </w:rPr>
        <w:t xml:space="preserve"> בין </w:t>
      </w:r>
      <w:r>
        <w:rPr>
          <w:rFonts w:ascii="David" w:hAnsi="David"/>
          <w:sz w:val="32"/>
          <w:rtl/>
        </w:rPr>
        <w:t>יש לו</w:t>
      </w:r>
      <w:r w:rsidRPr="00C35A2C">
        <w:rPr>
          <w:rFonts w:ascii="David" w:hAnsi="David"/>
          <w:sz w:val="32"/>
          <w:rtl/>
        </w:rPr>
        <w:t xml:space="preserve"> ובין </w:t>
      </w:r>
      <w:r>
        <w:rPr>
          <w:rFonts w:ascii="David" w:hAnsi="David"/>
          <w:sz w:val="32"/>
          <w:rtl/>
        </w:rPr>
        <w:t>אין לו</w:t>
      </w:r>
      <w:r w:rsidRPr="00C35A2C">
        <w:rPr>
          <w:rFonts w:ascii="David" w:hAnsi="David"/>
          <w:sz w:val="32"/>
          <w:rtl/>
        </w:rPr>
        <w:t xml:space="preserve"> - משתעבד.</w:t>
      </w:r>
    </w:p>
    <w:p w14:paraId="3A9A5594" w14:textId="77777777" w:rsidR="00C96198" w:rsidRPr="0044743F" w:rsidRDefault="00C96198" w:rsidP="00C96198">
      <w:pPr>
        <w:pStyle w:val="36"/>
        <w:framePr w:wrap="notBeside"/>
        <w:rPr>
          <w:rtl/>
        </w:rPr>
      </w:pPr>
      <w:r>
        <w:rPr>
          <w:rFonts w:ascii="BA Or Tzadikim Regular" w:hAnsi="BA Or Tzadikim Regular" w:cs="BA Or Tzadikim Regular"/>
          <w:rtl/>
        </w:rPr>
        <w:t>◄</w:t>
      </w:r>
      <w:r w:rsidRPr="0044743F">
        <w:rPr>
          <w:rtl/>
        </w:rPr>
        <w:t xml:space="preserve">והלכתא: </w:t>
      </w:r>
    </w:p>
    <w:p w14:paraId="4DD1E1A3" w14:textId="77777777" w:rsidR="00C96198" w:rsidRDefault="00C96198" w:rsidP="00C96198">
      <w:pPr>
        <w:rPr>
          <w:rFonts w:ascii="David" w:hAnsi="David"/>
          <w:sz w:val="32"/>
          <w:rtl/>
        </w:rPr>
      </w:pPr>
      <w:r w:rsidRPr="00C35A2C">
        <w:rPr>
          <w:rFonts w:ascii="David" w:hAnsi="David"/>
          <w:sz w:val="32"/>
          <w:rtl/>
        </w:rPr>
        <w:t xml:space="preserve">ערב, בין </w:t>
      </w:r>
      <w:r>
        <w:rPr>
          <w:rFonts w:ascii="David" w:hAnsi="David"/>
          <w:sz w:val="32"/>
          <w:rtl/>
        </w:rPr>
        <w:t>יש לו</w:t>
      </w:r>
      <w:r w:rsidRPr="00C35A2C">
        <w:rPr>
          <w:rFonts w:ascii="David" w:hAnsi="David"/>
          <w:sz w:val="32"/>
          <w:rtl/>
        </w:rPr>
        <w:t xml:space="preserve"> ובין </w:t>
      </w:r>
      <w:r>
        <w:rPr>
          <w:rFonts w:ascii="David" w:hAnsi="David"/>
          <w:sz w:val="32"/>
          <w:rtl/>
        </w:rPr>
        <w:t>אין לו</w:t>
      </w:r>
      <w:r w:rsidRPr="00C35A2C">
        <w:rPr>
          <w:rFonts w:ascii="David" w:hAnsi="David"/>
          <w:sz w:val="32"/>
          <w:rtl/>
        </w:rPr>
        <w:t xml:space="preserve"> - משתעבד, </w:t>
      </w:r>
      <w:r>
        <w:rPr>
          <w:rFonts w:ascii="David" w:hAnsi="David" w:hint="cs"/>
          <w:sz w:val="32"/>
          <w:rtl/>
        </w:rPr>
        <w:t xml:space="preserve">חוץ </w:t>
      </w:r>
      <w:r w:rsidRPr="00C35A2C">
        <w:rPr>
          <w:rFonts w:ascii="David" w:hAnsi="David"/>
          <w:sz w:val="32"/>
          <w:rtl/>
        </w:rPr>
        <w:t xml:space="preserve">מערב דכתובה, </w:t>
      </w:r>
    </w:p>
    <w:p w14:paraId="272E0B39" w14:textId="3739BA14" w:rsidR="00AC0AF5" w:rsidRPr="00C35A2C" w:rsidRDefault="00C96198" w:rsidP="00C96198">
      <w:pPr>
        <w:spacing w:after="60"/>
        <w:rPr>
          <w:rFonts w:ascii="David" w:hAnsi="David"/>
          <w:sz w:val="32"/>
          <w:rtl/>
        </w:rPr>
      </w:pPr>
      <w:r>
        <w:rPr>
          <w:rFonts w:ascii="David" w:hAnsi="David" w:hint="cs"/>
          <w:sz w:val="32"/>
          <w:rtl/>
        </w:rPr>
        <w:t xml:space="preserve">דאף </w:t>
      </w:r>
      <w:r w:rsidRPr="00C35A2C">
        <w:rPr>
          <w:rFonts w:ascii="David" w:hAnsi="David"/>
          <w:sz w:val="32"/>
          <w:rtl/>
        </w:rPr>
        <w:t>ד</w:t>
      </w:r>
      <w:r>
        <w:rPr>
          <w:rFonts w:ascii="David" w:hAnsi="David"/>
          <w:sz w:val="32"/>
          <w:rtl/>
        </w:rPr>
        <w:t xml:space="preserve">יש </w:t>
      </w:r>
      <w:r w:rsidRPr="00C35A2C">
        <w:rPr>
          <w:rFonts w:ascii="David" w:hAnsi="David"/>
          <w:sz w:val="32"/>
          <w:rtl/>
        </w:rPr>
        <w:t xml:space="preserve">לבעל - לא משתעבד, </w:t>
      </w:r>
      <w:r>
        <w:rPr>
          <w:rFonts w:ascii="David" w:hAnsi="David" w:hint="cs"/>
          <w:sz w:val="32"/>
          <w:rtl/>
        </w:rPr>
        <w:t>שרק עשה מצוה ולא החסירה.</w:t>
      </w:r>
    </w:p>
    <w:p w14:paraId="31019BFE" w14:textId="77777777" w:rsidR="0044743F" w:rsidRDefault="00AC0AF5" w:rsidP="0044743F">
      <w:pPr>
        <w:pStyle w:val="affff9"/>
        <w:rPr>
          <w:rtl/>
        </w:rPr>
      </w:pPr>
      <w:r w:rsidRPr="00C35A2C">
        <w:rPr>
          <w:rtl/>
        </w:rPr>
        <w:t xml:space="preserve">שכיב מרע שהקדיש כל נכסיו, ואמר מנה לפלוני בידי </w:t>
      </w:r>
    </w:p>
    <w:p w14:paraId="3DE0C428" w14:textId="77777777" w:rsidR="0044743F" w:rsidRPr="0044743F" w:rsidRDefault="0044743F" w:rsidP="0044743F">
      <w:pPr>
        <w:pStyle w:val="36"/>
        <w:framePr w:wrap="notBeside"/>
        <w:rPr>
          <w:rtl/>
        </w:rPr>
      </w:pPr>
      <w:r w:rsidRPr="0044743F">
        <w:rPr>
          <w:rFonts w:hint="cs"/>
          <w:rtl/>
        </w:rPr>
        <w:t>ר''ה</w:t>
      </w:r>
    </w:p>
    <w:p w14:paraId="2C714D72" w14:textId="556D2764" w:rsidR="00AC0AF5" w:rsidRPr="00C35A2C" w:rsidRDefault="00AC0AF5" w:rsidP="00AC0AF5">
      <w:pPr>
        <w:rPr>
          <w:rFonts w:ascii="David" w:hAnsi="David"/>
          <w:sz w:val="32"/>
          <w:rtl/>
        </w:rPr>
      </w:pPr>
      <w:r w:rsidRPr="00C35A2C">
        <w:rPr>
          <w:rFonts w:ascii="David" w:hAnsi="David"/>
          <w:sz w:val="32"/>
          <w:rtl/>
        </w:rPr>
        <w:t>נאמן, חזקה אין אדם עושה קנוניא על הקדש.</w:t>
      </w:r>
    </w:p>
    <w:p w14:paraId="14B68060" w14:textId="77777777" w:rsidR="0044743F" w:rsidRPr="0044743F" w:rsidRDefault="00AC0AF5" w:rsidP="0044743F">
      <w:pPr>
        <w:pStyle w:val="36"/>
        <w:framePr w:wrap="notBeside"/>
        <w:rPr>
          <w:rtl/>
        </w:rPr>
      </w:pPr>
      <w:r w:rsidRPr="0044743F">
        <w:rPr>
          <w:rtl/>
        </w:rPr>
        <w:t xml:space="preserve">מתקיף </w:t>
      </w:r>
      <w:r w:rsidRPr="0044743F">
        <w:rPr>
          <w:rFonts w:hint="cs"/>
          <w:rtl/>
        </w:rPr>
        <w:t>ר</w:t>
      </w:r>
      <w:r w:rsidRPr="0044743F">
        <w:rPr>
          <w:rtl/>
        </w:rPr>
        <w:t>"</w:t>
      </w:r>
      <w:r w:rsidRPr="0044743F">
        <w:rPr>
          <w:rFonts w:hint="cs"/>
          <w:rtl/>
        </w:rPr>
        <w:t>נ</w:t>
      </w:r>
      <w:r w:rsidRPr="0044743F">
        <w:rPr>
          <w:rtl/>
        </w:rPr>
        <w:t>:</w:t>
      </w:r>
    </w:p>
    <w:p w14:paraId="11B4C9AF" w14:textId="757F1686" w:rsidR="00AC0AF5" w:rsidRPr="00C35A2C" w:rsidRDefault="00AC0AF5" w:rsidP="00AC0AF5">
      <w:pPr>
        <w:rPr>
          <w:rFonts w:ascii="David" w:hAnsi="David"/>
          <w:sz w:val="32"/>
          <w:rtl/>
        </w:rPr>
      </w:pPr>
      <w:r w:rsidRPr="00C35A2C">
        <w:rPr>
          <w:rFonts w:ascii="David" w:hAnsi="David"/>
          <w:sz w:val="32"/>
          <w:rtl/>
        </w:rPr>
        <w:t xml:space="preserve">וכי אדם עושה קנוניא על בניו? </w:t>
      </w:r>
      <w:r w:rsidRPr="0044743F">
        <w:rPr>
          <w:rStyle w:val="affffe"/>
          <w:rtl/>
        </w:rPr>
        <w:t>דרב ושמואל</w:t>
      </w:r>
      <w:r w:rsidRPr="00C35A2C">
        <w:rPr>
          <w:rFonts w:ascii="David" w:hAnsi="David"/>
          <w:sz w:val="32"/>
          <w:rtl/>
        </w:rPr>
        <w:t xml:space="preserve"> שכיב מרע שאמר מנה לפלוני בידי, אמר תנו - נותנין, לא אמר תנו - אין נותנין.</w:t>
      </w:r>
    </w:p>
    <w:p w14:paraId="5FAA0C0C" w14:textId="77777777" w:rsidR="00AC0AF5" w:rsidRPr="00C35A2C" w:rsidRDefault="00AC0AF5" w:rsidP="00982F98">
      <w:pPr>
        <w:pStyle w:val="affe"/>
        <w:framePr w:wrap="around"/>
        <w:rPr>
          <w:rtl/>
        </w:rPr>
      </w:pPr>
      <w:r w:rsidRPr="00C35A2C">
        <w:rPr>
          <w:rFonts w:hint="cs"/>
          <w:rtl/>
        </w:rPr>
        <w:t>קעה.</w:t>
      </w:r>
    </w:p>
    <w:p w14:paraId="199D2185" w14:textId="77777777" w:rsidR="00AC0AF5" w:rsidRPr="00C35A2C" w:rsidRDefault="00AC0AF5" w:rsidP="00AC0AF5">
      <w:pPr>
        <w:rPr>
          <w:rFonts w:ascii="David" w:hAnsi="David"/>
          <w:sz w:val="32"/>
          <w:rtl/>
        </w:rPr>
      </w:pPr>
      <w:r w:rsidRPr="00C35A2C">
        <w:rPr>
          <w:rFonts w:ascii="David" w:hAnsi="David"/>
          <w:sz w:val="32"/>
          <w:rtl/>
        </w:rPr>
        <w:t xml:space="preserve">אלמא אדם עשוי שלא להשביע את בניו, </w:t>
      </w:r>
      <w:r w:rsidRPr="00C35A2C">
        <w:rPr>
          <w:rFonts w:ascii="David" w:hAnsi="David" w:hint="cs"/>
          <w:sz w:val="32"/>
          <w:rtl/>
        </w:rPr>
        <w:t>ה</w:t>
      </w:r>
      <w:r w:rsidRPr="00C35A2C">
        <w:rPr>
          <w:rFonts w:ascii="David" w:hAnsi="David"/>
          <w:sz w:val="32"/>
          <w:rtl/>
        </w:rPr>
        <w:t>"</w:t>
      </w:r>
      <w:r w:rsidRPr="00C35A2C">
        <w:rPr>
          <w:rFonts w:ascii="David" w:hAnsi="David" w:hint="cs"/>
          <w:sz w:val="32"/>
          <w:rtl/>
        </w:rPr>
        <w:t xml:space="preserve">נ </w:t>
      </w:r>
      <w:r w:rsidRPr="00C35A2C">
        <w:rPr>
          <w:rFonts w:ascii="David" w:hAnsi="David"/>
          <w:sz w:val="32"/>
          <w:rtl/>
        </w:rPr>
        <w:t>אדם עשוי שלא להשביע את עצמו.</w:t>
      </w:r>
    </w:p>
    <w:p w14:paraId="35BE701B" w14:textId="05D16024" w:rsidR="0044743F" w:rsidRPr="0044743F" w:rsidRDefault="0044743F" w:rsidP="0044743F">
      <w:pPr>
        <w:pStyle w:val="36"/>
        <w:framePr w:wrap="notBeside"/>
        <w:rPr>
          <w:rtl/>
        </w:rPr>
      </w:pPr>
      <w:r w:rsidRPr="0044743F">
        <w:rPr>
          <w:rFonts w:hint="cs"/>
          <w:rtl/>
        </w:rPr>
        <w:t>ודח</w:t>
      </w:r>
      <w:r w:rsidR="00D03137">
        <w:rPr>
          <w:rFonts w:hint="cs"/>
          <w:rtl/>
        </w:rPr>
        <w:t>י</w:t>
      </w:r>
      <w:r w:rsidR="00843601">
        <w:rPr>
          <w:rFonts w:hint="cs"/>
          <w:rtl/>
        </w:rPr>
        <w:t>'</w:t>
      </w:r>
      <w:r w:rsidR="00D03137">
        <w:rPr>
          <w:rFonts w:hint="cs"/>
          <w:rtl/>
        </w:rPr>
        <w:t>:</w:t>
      </w:r>
    </w:p>
    <w:p w14:paraId="3C1BBA24" w14:textId="730B1092" w:rsidR="00AC0AF5" w:rsidRPr="00C35A2C" w:rsidRDefault="00AC0AF5" w:rsidP="00AC0AF5">
      <w:pPr>
        <w:rPr>
          <w:rFonts w:ascii="David" w:hAnsi="David"/>
          <w:sz w:val="32"/>
          <w:rtl/>
        </w:rPr>
      </w:pPr>
      <w:r>
        <w:rPr>
          <w:rFonts w:ascii="David" w:hAnsi="David"/>
          <w:sz w:val="32"/>
          <w:rtl/>
        </w:rPr>
        <w:t xml:space="preserve">כי קאמר </w:t>
      </w:r>
      <w:r>
        <w:rPr>
          <w:rStyle w:val="affffe"/>
          <w:rFonts w:ascii="David" w:hAnsi="David"/>
          <w:sz w:val="32"/>
          <w:rtl/>
          <w:rPrChange w:id="9561" w:author="מנוע אמוראים" w:date="2026-10-05T16:41:09Z">
            <w:rPr>
              <w:rFonts w:ascii="David" w:hAnsi="David"/>
              <w:sz w:val="32"/>
              <w:rtl/>
            </w:rPr>
          </w:rPrChange>
        </w:rPr>
        <w:t xml:space="preserve">ר"</w:t>
      </w:r>
      <w:r>
        <w:rPr>
          <w:rStyle w:val="affffe"/>
          <w:rFonts w:ascii="David" w:hAnsi="David" w:hint="cs"/>
          <w:sz w:val="32"/>
          <w:rtl/>
          <w:rPrChange w:id="9562" w:author="מנוע אמוראים" w:date="2026-10-05T16:41:09Z">
            <w:rPr>
              <w:rFonts w:ascii="David" w:hAnsi="David" w:hint="cs"/>
              <w:sz w:val="32"/>
              <w:rtl/>
            </w:rPr>
          </w:rPrChange>
        </w:rPr>
        <w:t xml:space="preserve">ה</w:t>
      </w:r>
      <w:r w:rsidRPr="00C35A2C">
        <w:rPr>
          <w:rFonts w:ascii="David" w:hAnsi="David"/>
          <w:sz w:val="32"/>
          <w:rtl/>
        </w:rPr>
        <w:t xml:space="preserve"> </w:t>
      </w:r>
      <w:r w:rsidR="0044743F">
        <w:rPr>
          <w:rFonts w:ascii="David" w:hAnsi="David" w:hint="cs"/>
          <w:sz w:val="32"/>
          <w:rtl/>
        </w:rPr>
        <w:t xml:space="preserve">שם </w:t>
      </w:r>
      <w:r w:rsidR="00D03137" w:rsidRPr="00D03137">
        <w:rPr>
          <w:rStyle w:val="afffff0"/>
          <w:rFonts w:hint="cs"/>
          <w:rtl/>
        </w:rPr>
        <w:t>שהפלוני</w:t>
      </w:r>
      <w:r w:rsidR="00D03137">
        <w:rPr>
          <w:rFonts w:ascii="David" w:hAnsi="David" w:hint="cs"/>
          <w:sz w:val="32"/>
          <w:rtl/>
        </w:rPr>
        <w:t xml:space="preserve"> מחזיק בשטר </w:t>
      </w:r>
      <w:r w:rsidR="00D03137" w:rsidRPr="00D03137">
        <w:rPr>
          <w:rStyle w:val="afffff0"/>
          <w:rFonts w:hint="cs"/>
          <w:rtl/>
        </w:rPr>
        <w:t>שהשכ''מ חייב לו</w:t>
      </w:r>
    </w:p>
    <w:p w14:paraId="55457225" w14:textId="77777777" w:rsidR="0044743F" w:rsidRPr="0044743F" w:rsidRDefault="00AC0AF5" w:rsidP="0044743F">
      <w:pPr>
        <w:pStyle w:val="36"/>
        <w:framePr w:wrap="notBeside"/>
        <w:rPr>
          <w:rtl/>
        </w:rPr>
      </w:pPr>
      <w:r w:rsidRPr="0044743F">
        <w:rPr>
          <w:rtl/>
        </w:rPr>
        <w:t xml:space="preserve">מכלל </w:t>
      </w:r>
    </w:p>
    <w:p w14:paraId="169A135B" w14:textId="268500F2" w:rsidR="00AC0AF5" w:rsidRPr="00C35A2C" w:rsidRDefault="00AC0AF5" w:rsidP="0044743F">
      <w:pPr>
        <w:rPr>
          <w:rFonts w:ascii="David" w:hAnsi="David"/>
          <w:sz w:val="32"/>
          <w:rtl/>
        </w:rPr>
      </w:pPr>
      <w:r w:rsidRPr="0044743F">
        <w:rPr>
          <w:rStyle w:val="affffe"/>
          <w:rtl/>
        </w:rPr>
        <w:t xml:space="preserve">דרב ושמואל </w:t>
      </w:r>
      <w:r w:rsidRPr="00C35A2C">
        <w:rPr>
          <w:rFonts w:ascii="David" w:hAnsi="David"/>
          <w:sz w:val="32"/>
          <w:rtl/>
        </w:rPr>
        <w:t xml:space="preserve">דלא </w:t>
      </w:r>
      <w:r w:rsidR="00D03137">
        <w:rPr>
          <w:rFonts w:ascii="David" w:hAnsi="David" w:hint="cs"/>
          <w:sz w:val="32"/>
          <w:rtl/>
        </w:rPr>
        <w:t xml:space="preserve">מחזיק </w:t>
      </w:r>
      <w:r w:rsidRPr="00C35A2C">
        <w:rPr>
          <w:rFonts w:ascii="David" w:hAnsi="David"/>
          <w:sz w:val="32"/>
          <w:rtl/>
        </w:rPr>
        <w:t xml:space="preserve">שטר, </w:t>
      </w:r>
      <w:r w:rsidR="0044743F">
        <w:rPr>
          <w:rFonts w:ascii="David" w:hAnsi="David" w:hint="cs"/>
          <w:sz w:val="32"/>
          <w:rtl/>
        </w:rPr>
        <w:t>ו</w:t>
      </w:r>
      <w:r w:rsidRPr="00C35A2C">
        <w:rPr>
          <w:rFonts w:ascii="David" w:hAnsi="David"/>
          <w:sz w:val="32"/>
          <w:rtl/>
        </w:rPr>
        <w:t>אמר תנו נותנין? מלוה על פה ה</w:t>
      </w:r>
      <w:r w:rsidR="0044743F">
        <w:rPr>
          <w:rFonts w:ascii="David" w:hAnsi="David" w:hint="cs"/>
          <w:sz w:val="32"/>
          <w:rtl/>
        </w:rPr>
        <w:t>וא?! ש</w:t>
      </w:r>
      <w:r w:rsidRPr="00C35A2C">
        <w:rPr>
          <w:rFonts w:ascii="David" w:hAnsi="David"/>
          <w:sz w:val="32"/>
          <w:rtl/>
        </w:rPr>
        <w:t>אינו גובה לא מן היורשין ולא מן הלקוחות.</w:t>
      </w:r>
    </w:p>
    <w:p w14:paraId="2741CEFC" w14:textId="5EA92780" w:rsidR="0044743F" w:rsidRPr="0044743F" w:rsidRDefault="00843601" w:rsidP="0044743F">
      <w:pPr>
        <w:pStyle w:val="36"/>
        <w:framePr w:wrap="notBeside"/>
        <w:rPr>
          <w:rtl/>
        </w:rPr>
      </w:pPr>
      <w:r>
        <w:rPr>
          <w:rFonts w:ascii="BA Or Tzadikim Regular" w:hAnsi="BA Or Tzadikim Regular" w:cs="BA Or Tzadikim Regular"/>
          <w:rtl/>
        </w:rPr>
        <w:t>◄</w:t>
      </w:r>
      <w:r w:rsidR="00AC0AF5" w:rsidRPr="0044743F">
        <w:rPr>
          <w:rtl/>
        </w:rPr>
        <w:t>א</w:t>
      </w:r>
      <w:r w:rsidR="0044743F">
        <w:rPr>
          <w:rFonts w:hint="cs"/>
          <w:rtl/>
        </w:rPr>
        <w:t xml:space="preserve">לא </w:t>
      </w:r>
      <w:r w:rsidR="00AC0AF5" w:rsidRPr="0044743F">
        <w:rPr>
          <w:rFonts w:hint="cs"/>
          <w:rtl/>
        </w:rPr>
        <w:t>ר</w:t>
      </w:r>
      <w:r w:rsidR="00AC0AF5" w:rsidRPr="0044743F">
        <w:rPr>
          <w:rtl/>
        </w:rPr>
        <w:t>"</w:t>
      </w:r>
      <w:r w:rsidR="00AC0AF5" w:rsidRPr="0044743F">
        <w:rPr>
          <w:rFonts w:hint="cs"/>
          <w:rtl/>
        </w:rPr>
        <w:t>נ</w:t>
      </w:r>
      <w:r w:rsidR="00AC0AF5" w:rsidRPr="0044743F">
        <w:rPr>
          <w:rtl/>
        </w:rPr>
        <w:t>:</w:t>
      </w:r>
    </w:p>
    <w:p w14:paraId="2FE54793" w14:textId="1A4CFEF9" w:rsidR="00AC0AF5" w:rsidRPr="00C35A2C" w:rsidRDefault="0044743F" w:rsidP="00AC0AF5">
      <w:pPr>
        <w:rPr>
          <w:rFonts w:ascii="David" w:hAnsi="David"/>
          <w:sz w:val="32"/>
          <w:rtl/>
        </w:rPr>
      </w:pPr>
      <w:r>
        <w:rPr>
          <w:rFonts w:ascii="David" w:hAnsi="David" w:hint="cs"/>
          <w:sz w:val="32"/>
          <w:rtl/>
        </w:rPr>
        <w:t xml:space="preserve">שניהם </w:t>
      </w:r>
      <w:r w:rsidR="00AC0AF5" w:rsidRPr="00C35A2C">
        <w:rPr>
          <w:rFonts w:ascii="David" w:hAnsi="David"/>
          <w:sz w:val="32"/>
          <w:rtl/>
        </w:rPr>
        <w:t xml:space="preserve">דנקיט שטר, </w:t>
      </w:r>
      <w:r w:rsidR="00AC0AF5" w:rsidRPr="0044743F">
        <w:rPr>
          <w:rStyle w:val="affffe"/>
          <w:rtl/>
        </w:rPr>
        <w:t>ולא קשיא:</w:t>
      </w:r>
      <w:r w:rsidR="00AC0AF5" w:rsidRPr="00C35A2C">
        <w:rPr>
          <w:rFonts w:ascii="David" w:hAnsi="David"/>
          <w:sz w:val="32"/>
          <w:rtl/>
        </w:rPr>
        <w:t xml:space="preserve"> הא דמקויים, הא דלא מקויים.</w:t>
      </w:r>
    </w:p>
    <w:p w14:paraId="09F7B11E" w14:textId="55320888" w:rsidR="00AC0AF5" w:rsidRPr="00C35A2C" w:rsidRDefault="00AC0AF5" w:rsidP="00D03137">
      <w:pPr>
        <w:rPr>
          <w:rFonts w:ascii="David" w:hAnsi="David"/>
          <w:sz w:val="32"/>
          <w:rtl/>
        </w:rPr>
      </w:pPr>
      <w:r w:rsidRPr="00C35A2C">
        <w:rPr>
          <w:rFonts w:ascii="David" w:hAnsi="David"/>
          <w:sz w:val="32"/>
          <w:rtl/>
        </w:rPr>
        <w:t xml:space="preserve">אמר תנו </w:t>
      </w:r>
      <w:r w:rsidR="00843601">
        <w:rPr>
          <w:rFonts w:ascii="David" w:hAnsi="David"/>
          <w:sz w:val="32"/>
          <w:rtl/>
        </w:rPr>
        <w:t>–</w:t>
      </w:r>
      <w:r w:rsidRPr="00C35A2C">
        <w:rPr>
          <w:rFonts w:ascii="David" w:hAnsi="David"/>
          <w:sz w:val="32"/>
          <w:rtl/>
        </w:rPr>
        <w:t xml:space="preserve"> </w:t>
      </w:r>
      <w:r w:rsidR="00843601">
        <w:rPr>
          <w:rFonts w:ascii="David" w:hAnsi="David" w:hint="cs"/>
          <w:sz w:val="32"/>
          <w:rtl/>
        </w:rPr>
        <w:t xml:space="preserve">קיים </w:t>
      </w:r>
      <w:r w:rsidRPr="00C35A2C">
        <w:rPr>
          <w:rFonts w:ascii="David" w:hAnsi="David"/>
          <w:sz w:val="32"/>
          <w:rtl/>
        </w:rPr>
        <w:t>לשטר, לא אמר תנו - לא קיי</w:t>
      </w:r>
      <w:r w:rsidR="00D03137">
        <w:rPr>
          <w:rFonts w:ascii="David" w:hAnsi="David" w:hint="cs"/>
          <w:sz w:val="32"/>
          <w:rtl/>
        </w:rPr>
        <w:t xml:space="preserve">ם לשטרו. </w:t>
      </w:r>
    </w:p>
    <w:p w14:paraId="7CDAA3E0" w14:textId="45513063" w:rsidR="0044743F" w:rsidRPr="0044743F" w:rsidRDefault="00843601" w:rsidP="0044743F">
      <w:pPr>
        <w:pStyle w:val="36"/>
        <w:framePr w:wrap="notBeside"/>
        <w:rPr>
          <w:rtl/>
        </w:rPr>
      </w:pPr>
      <w:r>
        <w:rPr>
          <w:rFonts w:ascii="BA Or Tzadikim Regular" w:hAnsi="BA Or Tzadikim Regular" w:cs="BA Or Tzadikim Regular"/>
          <w:rtl/>
        </w:rPr>
        <w:t>◄</w:t>
      </w:r>
      <w:r w:rsidR="00AC0AF5" w:rsidRPr="0044743F">
        <w:rPr>
          <w:rtl/>
        </w:rPr>
        <w:t>רבה:</w:t>
      </w:r>
    </w:p>
    <w:p w14:paraId="7E526FC9" w14:textId="36F74979" w:rsidR="00AC0AF5" w:rsidRPr="0044743F" w:rsidRDefault="00AC0AF5" w:rsidP="00AC0AF5">
      <w:pPr>
        <w:rPr>
          <w:rtl/>
        </w:rPr>
      </w:pPr>
      <w:r w:rsidRPr="0044743F">
        <w:rPr>
          <w:rtl/>
        </w:rPr>
        <w:t>שכ</w:t>
      </w:r>
      <w:r w:rsidRPr="0044743F">
        <w:rPr>
          <w:rFonts w:hint="cs"/>
          <w:rtl/>
        </w:rPr>
        <w:t>"מ</w:t>
      </w:r>
      <w:r w:rsidRPr="0044743F">
        <w:rPr>
          <w:rtl/>
        </w:rPr>
        <w:t xml:space="preserve"> שאמר מנה לפלוני בידי, ואמרו יתומין: חזר ואמר לנו אבא פרעתי - נאמנין, </w:t>
      </w:r>
      <w:r w:rsidRPr="0044743F">
        <w:rPr>
          <w:rFonts w:hint="cs"/>
          <w:rtl/>
        </w:rPr>
        <w:t>דנזכר</w:t>
      </w:r>
      <w:r w:rsidRPr="0044743F">
        <w:rPr>
          <w:rtl/>
        </w:rPr>
        <w:t>.</w:t>
      </w:r>
      <w:r w:rsidR="00843601">
        <w:rPr>
          <w:rFonts w:hint="cs"/>
          <w:rtl/>
        </w:rPr>
        <w:t xml:space="preserve"> </w:t>
      </w:r>
    </w:p>
    <w:p w14:paraId="3B977272" w14:textId="77777777" w:rsidR="00AC0AF5" w:rsidRPr="0044743F" w:rsidRDefault="00AC0AF5" w:rsidP="00AC0AF5">
      <w:pPr>
        <w:rPr>
          <w:rtl/>
        </w:rPr>
      </w:pPr>
      <w:r w:rsidRPr="0044743F">
        <w:rPr>
          <w:rtl/>
        </w:rPr>
        <w:t>תנו מנה לפלוני, ואמרו יתומין: חזר ואמר אבא פרעתי אין נאמנין, דא</w:t>
      </w:r>
      <w:r w:rsidRPr="0044743F">
        <w:rPr>
          <w:rFonts w:hint="cs"/>
          <w:rtl/>
        </w:rPr>
        <w:t xml:space="preserve">י היה פורע לא היה אומר </w:t>
      </w:r>
      <w:r w:rsidRPr="0044743F">
        <w:rPr>
          <w:rtl/>
        </w:rPr>
        <w:t>תנו.</w:t>
      </w:r>
    </w:p>
    <w:p w14:paraId="718A70D1" w14:textId="6066774D" w:rsidR="0044743F" w:rsidRPr="0044743F" w:rsidRDefault="00AC0AF5" w:rsidP="0044743F">
      <w:pPr>
        <w:pStyle w:val="36"/>
        <w:framePr w:wrap="notBeside"/>
        <w:rPr>
          <w:rtl/>
        </w:rPr>
      </w:pPr>
      <w:r w:rsidRPr="0044743F">
        <w:rPr>
          <w:rtl/>
        </w:rPr>
        <w:t xml:space="preserve">בעי רבא: </w:t>
      </w:r>
    </w:p>
    <w:p w14:paraId="3C0E6624" w14:textId="1FD77787" w:rsidR="00AC0AF5" w:rsidRPr="0044743F" w:rsidRDefault="00AC0AF5" w:rsidP="0044743F">
      <w:pPr>
        <w:pStyle w:val="affff9"/>
        <w:rPr>
          <w:rtl/>
        </w:rPr>
      </w:pPr>
      <w:r w:rsidRPr="0044743F">
        <w:rPr>
          <w:rtl/>
        </w:rPr>
        <w:t xml:space="preserve">שכיב מרע שהודה, צריך לומר אתם עדי, או </w:t>
      </w:r>
      <w:r w:rsidR="0044743F">
        <w:rPr>
          <w:rFonts w:hint="cs"/>
          <w:rtl/>
        </w:rPr>
        <w:t>לא?</w:t>
      </w:r>
    </w:p>
    <w:p w14:paraId="0F714E0B" w14:textId="4DDF99B6" w:rsidR="00AC0AF5" w:rsidRDefault="00AC0AF5" w:rsidP="00AC0AF5">
      <w:pPr>
        <w:rPr>
          <w:rtl/>
        </w:rPr>
      </w:pPr>
      <w:r w:rsidRPr="0044743F">
        <w:rPr>
          <w:rtl/>
        </w:rPr>
        <w:t xml:space="preserve">צריך שיאמר כתובו, או </w:t>
      </w:r>
      <w:r w:rsidR="0044743F">
        <w:rPr>
          <w:rFonts w:hint="cs"/>
          <w:rtl/>
        </w:rPr>
        <w:t>לא</w:t>
      </w:r>
      <w:r w:rsidRPr="0044743F">
        <w:rPr>
          <w:rtl/>
        </w:rPr>
        <w:t xml:space="preserve">? אדם משטה בשעת מיתה, או </w:t>
      </w:r>
      <w:r w:rsidR="00D03137">
        <w:rPr>
          <w:rFonts w:hint="cs"/>
          <w:rtl/>
        </w:rPr>
        <w:t xml:space="preserve">לא? </w:t>
      </w:r>
    </w:p>
    <w:p w14:paraId="50181F10" w14:textId="69F2F9A6" w:rsidR="00D03137" w:rsidRPr="00D03137" w:rsidRDefault="00AC0AF5" w:rsidP="00D03137">
      <w:pPr>
        <w:pStyle w:val="36"/>
        <w:framePr w:wrap="notBeside"/>
        <w:rPr>
          <w:rtl/>
        </w:rPr>
      </w:pPr>
      <w:r w:rsidRPr="00D03137">
        <w:rPr>
          <w:rtl/>
        </w:rPr>
        <w:t>-</w:t>
      </w:r>
      <w:r w:rsidR="00843601">
        <w:rPr>
          <w:rFonts w:ascii="BA Or Tzadikim Regular" w:hAnsi="BA Or Tzadikim Regular" w:cs="BA Or Tzadikim Regular"/>
          <w:rtl/>
        </w:rPr>
        <w:t>◄</w:t>
      </w:r>
      <w:r w:rsidR="00D03137">
        <w:rPr>
          <w:rFonts w:hint="cs"/>
          <w:rtl/>
        </w:rPr>
        <w:t>הדר פשטה:</w:t>
      </w:r>
    </w:p>
    <w:p w14:paraId="08CBC31B" w14:textId="1E307FEB" w:rsidR="00AC0AF5" w:rsidRPr="0044743F" w:rsidRDefault="00AC0AF5" w:rsidP="00065E76">
      <w:pPr>
        <w:rPr>
          <w:rtl/>
        </w:rPr>
      </w:pPr>
      <w:r w:rsidRPr="0044743F">
        <w:rPr>
          <w:rtl/>
        </w:rPr>
        <w:t>אין אדם משטה בשעת מיתה, ודברי שכ"מ ככתובין וכמסורין דמו.</w:t>
      </w:r>
    </w:p>
    <w:p w14:paraId="0C08A4C0" w14:textId="74F2F4EF" w:rsidR="00AC0AF5" w:rsidRPr="001B450D" w:rsidRDefault="001B450D" w:rsidP="00AC0AF5">
      <w:pPr>
        <w:pStyle w:val="aff9"/>
        <w:rPr>
          <w:rtl/>
        </w:rPr>
      </w:pPr>
      <w:r w:rsidRPr="001B450D">
        <w:rPr>
          <w:rFonts w:hint="cs"/>
          <w:rtl/>
        </w:rPr>
        <w:t>***</w:t>
      </w:r>
    </w:p>
    <w:p w14:paraId="42A5073B" w14:textId="2A30E557" w:rsidR="00AC0AF5" w:rsidRPr="00C35A2C" w:rsidRDefault="00011DBB" w:rsidP="00011DBB">
      <w:pPr>
        <w:pStyle w:val="affffb"/>
        <w:framePr w:wrap="around"/>
        <w:rPr>
          <w:rtl/>
        </w:rPr>
      </w:pPr>
      <w:r>
        <w:rPr>
          <w:rtl/>
        </w:rPr>
        <w:t>מתני'</w:t>
      </w:r>
    </w:p>
    <w:p w14:paraId="1F00F724" w14:textId="77777777" w:rsidR="00843601" w:rsidRPr="00843601" w:rsidRDefault="00843601" w:rsidP="00843601">
      <w:pPr>
        <w:pStyle w:val="36"/>
        <w:framePr w:wrap="notBeside"/>
        <w:rPr>
          <w:rtl/>
        </w:rPr>
      </w:pPr>
      <w:r w:rsidRPr="00843601">
        <w:rPr>
          <w:rtl/>
        </w:rPr>
        <w:t>◄</w:t>
      </w:r>
    </w:p>
    <w:p>
      <w:pPr>
        <w:pStyle w:val="affffb"/>
        <w:rPr>
          <w:ins w:id="20466" w:author="קלוד" w:date="2026-10-06T10:07:33Z"/>
        </w:rPr>
      </w:pPr>
      <w:ins w:id="20465" w:author="קלוד" w:date="2026-10-06T10:07:33Z">
        <w:r>
          <w:t xml:space="preserve">משנה ח</w:t>
        </w:r>
      </w:ins>
    </w:p>
    <w:p w14:paraId="74C4CFF1" w14:textId="77777777" w:rsidR="00843601" w:rsidRDefault="00AC0AF5" w:rsidP="00DB3591">
      <w:pPr>
        <w:pStyle w:val="afff3"/>
        <w:rPr>
          <w:rtl/>
        </w:rPr>
      </w:pPr>
      <w:r>
        <w:rPr>
          <w:rtl/>
        </w:rPr>
        <w:t xml:space="preserve">המלוה את חבירו בשטר </w:t>
      </w:r>
      <w:r w:rsidRPr="00C35A2C">
        <w:rPr>
          <w:rtl/>
        </w:rPr>
        <w:t xml:space="preserve">גובה מנכסים משועבדים, </w:t>
      </w:r>
    </w:p>
    <w:p w14:paraId="50134616" w14:textId="4B66E7EA" w:rsidR="00AC0AF5" w:rsidRPr="00C35A2C" w:rsidRDefault="00843601" w:rsidP="00DB3591">
      <w:pPr>
        <w:pStyle w:val="afff3"/>
        <w:rPr>
          <w:rtl/>
        </w:rPr>
      </w:pPr>
      <w:r>
        <w:rPr>
          <w:rFonts w:hint="cs"/>
          <w:rtl/>
        </w:rPr>
        <w:t xml:space="preserve"> </w:t>
      </w:r>
      <w:r>
        <w:rPr>
          <w:rtl/>
        </w:rPr>
        <w:tab/>
      </w:r>
      <w:r>
        <w:rPr>
          <w:rtl/>
        </w:rPr>
        <w:tab/>
      </w:r>
      <w:r>
        <w:rPr>
          <w:rtl/>
        </w:rPr>
        <w:tab/>
      </w:r>
      <w:r>
        <w:rPr>
          <w:rtl/>
        </w:rPr>
        <w:tab/>
      </w:r>
      <w:r>
        <w:rPr>
          <w:rtl/>
        </w:rPr>
        <w:tab/>
      </w:r>
      <w:r w:rsidR="00DA1FFA">
        <w:rPr>
          <w:rFonts w:hint="cs"/>
          <w:rtl/>
        </w:rPr>
        <w:t xml:space="preserve">  </w:t>
      </w:r>
      <w:r w:rsidR="00AC0AF5" w:rsidRPr="00C35A2C">
        <w:rPr>
          <w:rtl/>
        </w:rPr>
        <w:t xml:space="preserve">על ידי עדים </w:t>
      </w:r>
      <w:r w:rsidR="00DA1FFA">
        <w:rPr>
          <w:rFonts w:hint="cs"/>
          <w:rtl/>
        </w:rPr>
        <w:t>ג</w:t>
      </w:r>
      <w:r w:rsidR="00AC0AF5" w:rsidRPr="00C35A2C">
        <w:rPr>
          <w:rtl/>
        </w:rPr>
        <w:t>ובין מנכסים בני חורין.</w:t>
      </w:r>
    </w:p>
    <w:p w14:paraId="0E74AA2A" w14:textId="77777777" w:rsidR="00AC0AF5" w:rsidRPr="00C35A2C" w:rsidRDefault="00AC0AF5" w:rsidP="00982F98">
      <w:pPr>
        <w:pStyle w:val="affe"/>
        <w:framePr w:wrap="around"/>
        <w:rPr>
          <w:rtl/>
        </w:rPr>
      </w:pPr>
      <w:r w:rsidRPr="00C35A2C">
        <w:rPr>
          <w:rFonts w:hint="cs"/>
          <w:rtl/>
        </w:rPr>
        <w:t>קעה:</w:t>
      </w:r>
    </w:p>
    <w:p w14:paraId="13BE1DF9" w14:textId="77777777" w:rsidR="00DA1FFA" w:rsidRPr="00DA1FFA" w:rsidRDefault="00DA1FFA" w:rsidP="00DA1FFA">
      <w:pPr>
        <w:pStyle w:val="36"/>
        <w:framePr w:wrap="notBeside"/>
        <w:rPr>
          <w:rtl/>
        </w:rPr>
      </w:pPr>
      <w:r w:rsidRPr="00DA1FFA">
        <w:rPr>
          <w:rtl/>
        </w:rPr>
        <w:t>◄</w:t>
      </w:r>
    </w:p>
    <w:p>
      <w:pPr>
        <w:pStyle w:val="affffb"/>
        <w:rPr>
          <w:ins w:id="20468" w:author="קלוד" w:date="2026-10-06T10:07:33Z"/>
        </w:rPr>
      </w:pPr>
      <w:ins w:id="20467" w:author="קלוד" w:date="2026-10-06T10:07:33Z">
        <w:r>
          <w:t xml:space="preserve">משנה ח</w:t>
        </w:r>
      </w:ins>
    </w:p>
    <w:p w14:paraId="2CB0BD83" w14:textId="67F3EC53" w:rsidR="00AC0AF5" w:rsidRPr="00C35A2C" w:rsidRDefault="00AC0AF5" w:rsidP="00DB3591">
      <w:pPr>
        <w:pStyle w:val="afff3"/>
        <w:rPr>
          <w:rtl/>
        </w:rPr>
      </w:pPr>
      <w:r w:rsidRPr="00C35A2C">
        <w:rPr>
          <w:rtl/>
        </w:rPr>
        <w:t>הוציא עליו כתב ידו שהוא חייב לו - גובה מנכסים בני חורין.</w:t>
      </w:r>
    </w:p>
    <w:p w14:paraId="654E49B2" w14:textId="77777777" w:rsidR="00DA1FFA" w:rsidRPr="00DA1FFA" w:rsidRDefault="00DA1FFA" w:rsidP="00DA1FFA">
      <w:pPr>
        <w:pStyle w:val="36"/>
        <w:framePr w:wrap="notBeside"/>
        <w:rPr>
          <w:rtl/>
        </w:rPr>
      </w:pPr>
      <w:r w:rsidRPr="00DA1FFA">
        <w:rPr>
          <w:rtl/>
        </w:rPr>
        <w:t>◄</w:t>
      </w:r>
    </w:p>
    <w:p w14:paraId="13632388" w14:textId="5B97B02B" w:rsidR="00AC0AF5" w:rsidRPr="00C35A2C" w:rsidRDefault="00AC0AF5" w:rsidP="00DA1FFA">
      <w:pPr>
        <w:pStyle w:val="afff3"/>
        <w:spacing w:after="60"/>
        <w:rPr>
          <w:rtl/>
        </w:rPr>
      </w:pPr>
      <w:r w:rsidRPr="00C35A2C">
        <w:rPr>
          <w:rtl/>
        </w:rPr>
        <w:t>ערב היוצא לאחר חיתום שטרות - גובה מנכסים בני חורין.</w:t>
      </w:r>
    </w:p>
    <w:p w14:paraId="5D56E32F" w14:textId="77777777" w:rsidR="00AC0AF5" w:rsidRPr="00C35A2C" w:rsidRDefault="00AC0AF5" w:rsidP="00DB3591">
      <w:pPr>
        <w:pStyle w:val="afff3"/>
        <w:rPr>
          <w:rtl/>
        </w:rPr>
      </w:pPr>
      <w:r>
        <w:rPr>
          <w:rtl/>
        </w:rPr>
        <w:t xml:space="preserve">מעשה ובא לפני </w:t>
      </w:r>
      <w:r>
        <w:rPr>
          <w:rStyle w:val="TanaimMishna"/>
          <w:rtl/>
          <w:rPrChange w:id="43103" w:author="Claude" w:date="2026-10-07T09:47:58Z">
            <w:rPr>
              <w:rtl/>
            </w:rPr>
          </w:rPrChange>
        </w:rPr>
        <w:t xml:space="preserve">ר</w:t>
      </w:r>
      <w:r>
        <w:rPr>
          <w:rStyle w:val="TanaimMishna"/>
          <w:rtl/>
          <w:rPrChange w:id="43104" w:author="Claude" w:date="2026-10-07T09:47:58Z">
            <w:rPr>
              <w:rtl/>
            </w:rPr>
          </w:rPrChange>
        </w:rPr>
        <w:t xml:space="preserve">' </w:t>
      </w:r>
      <w:r>
        <w:rPr>
          <w:rStyle w:val="TanaimMishna"/>
          <w:rtl/>
          <w:rPrChange w:id="43105" w:author="Claude" w:date="2026-10-07T09:47:58Z">
            <w:rPr>
              <w:rtl/>
            </w:rPr>
          </w:rPrChange>
        </w:rPr>
        <w:t xml:space="preserve">ישמעאל</w:t>
      </w:r>
      <w:r>
        <w:rPr>
          <w:rtl/>
        </w:rPr>
        <w:t xml:space="preserve">, ואמר: גובה מנכסים בני חורין.</w:t>
      </w:r>
    </w:p>
    <w:p w14:paraId="6956668D" w14:textId="48438512" w:rsidR="00AC0AF5" w:rsidRPr="00C35A2C" w:rsidRDefault="00436484" w:rsidP="00DB3591">
      <w:pPr>
        <w:pStyle w:val="afff3"/>
        <w:rPr>
          <w:rtl/>
        </w:rPr>
      </w:pPr>
      <w:r>
        <w:rPr>
          <w:rStyle w:val="TanaimMishna"/>
          <w:rFonts w:hint="cs"/>
          <w:rtl/>
          <w:rPrChange w:id="20209" w:author="קלוד" w:date="2026-10-06T10:07:33Z">
            <w:rPr>
              <w:rStyle w:val="affffe"/>
              <w:rFonts w:hint="cs"/>
              <w:rtl/>
            </w:rPr>
          </w:rPrChange>
        </w:rPr>
        <w:t>א''ל</w:t>
      </w:r>
      <w:r w:rsidR="00AC0AF5" w:rsidRPr="00DA1FFA">
        <w:rPr>
          <w:rStyle w:val="TanaimMishna"/>
          <w:rtl/>
          <w:rPrChange w:id="20210" w:author="קלוד" w:date="2026-10-06T10:07:33Z">
            <w:rPr>
              <w:rStyle w:val="affffe"/>
              <w:rtl/>
            </w:rPr>
          </w:rPrChange>
        </w:rPr>
        <w:t xml:space="preserve"> בן ננס:</w:t>
      </w:r>
      <w:r w:rsidR="00AC0AF5" w:rsidRPr="00C35A2C">
        <w:rPr>
          <w:rtl/>
        </w:rPr>
        <w:t xml:space="preserve"> אינו גובה לא מנכסים משועבדים ולא מנכסים בני חורין.</w:t>
      </w:r>
    </w:p>
    <w:p w14:paraId="32A91F51" w14:textId="77777777" w:rsidR="00AC0AF5" w:rsidRPr="00C35A2C" w:rsidRDefault="00AC0AF5" w:rsidP="00DB3591">
      <w:pPr>
        <w:pStyle w:val="afff3"/>
        <w:rPr>
          <w:rtl/>
        </w:rPr>
      </w:pPr>
      <w:r w:rsidRPr="00436484">
        <w:rPr>
          <w:rStyle w:val="TanaimMishna"/>
          <w:rtl/>
          <w:rPrChange w:id="20211" w:author="קלוד" w:date="2026-10-06T10:07:33Z">
            <w:rPr>
              <w:rStyle w:val="affffe"/>
              <w:rtl/>
            </w:rPr>
          </w:rPrChange>
        </w:rPr>
        <w:t>אמר לו:</w:t>
      </w:r>
      <w:r w:rsidRPr="00C35A2C">
        <w:rPr>
          <w:rtl/>
        </w:rPr>
        <w:t xml:space="preserve"> למה? </w:t>
      </w:r>
      <w:r w:rsidRPr="00436484">
        <w:rPr>
          <w:rStyle w:val="TanaimMishna"/>
          <w:rtl/>
          <w:rPrChange w:id="20212" w:author="קלוד" w:date="2026-10-06T10:07:33Z">
            <w:rPr>
              <w:rStyle w:val="affffe"/>
              <w:rtl/>
            </w:rPr>
          </w:rPrChange>
        </w:rPr>
        <w:t>אמר לו:</w:t>
      </w:r>
      <w:r w:rsidRPr="00C35A2C">
        <w:rPr>
          <w:rtl/>
        </w:rPr>
        <w:t xml:space="preserve"> הרי החונק את אחד בשוק, ומצאו חבירו ואמר לו הנח לו ואני אתן לך - פטור, שלא על אמונתו הלוהו.</w:t>
      </w:r>
    </w:p>
    <w:p w14:paraId="1D233614" w14:textId="77777777" w:rsidR="00AC0AF5" w:rsidRPr="00A343FC" w:rsidRDefault="00AC0AF5" w:rsidP="00DB3591">
      <w:pPr>
        <w:pStyle w:val="afff3"/>
        <w:rPr>
          <w:rtl/>
        </w:rPr>
      </w:pPr>
      <w:r w:rsidRPr="00A343FC">
        <w:rPr>
          <w:rtl/>
        </w:rPr>
        <w:t>אלא איזה הוא ערב שהוא חייב? הלוהו ואני נותן לך - חייב, שכן על אמונתו הלוהו.</w:t>
      </w:r>
    </w:p>
    <w:p w14:paraId="6ADE53F6" w14:textId="77777777" w:rsidR="00AC0AF5" w:rsidRPr="00C35A2C" w:rsidRDefault="00AC0AF5" w:rsidP="00DB3591">
      <w:pPr>
        <w:pStyle w:val="afff3"/>
        <w:rPr>
          <w:rtl/>
        </w:rPr>
      </w:pPr>
      <w:r w:rsidRPr="00436484">
        <w:rPr>
          <w:rStyle w:val="TanaimMishna"/>
          <w:rtl/>
          <w:rPrChange w:id="20213" w:author="קלוד" w:date="2026-10-06T10:07:33Z">
            <w:rPr>
              <w:rStyle w:val="affffe"/>
              <w:rtl/>
            </w:rPr>
          </w:rPrChange>
        </w:rPr>
        <w:t>ואמר רבי ישמעאל:</w:t>
      </w:r>
      <w:r w:rsidRPr="00C35A2C">
        <w:rPr>
          <w:rtl/>
        </w:rPr>
        <w:t xml:space="preserve"> הרוצה שיחכים יעסוק בדיני ממונות, שאין לך מקצוע בתורה יותר מהן, והן כמעיין הנובע, והרוצה שיעסוק בדיני ממונות - ישמש את שמעון בן ננס.</w:t>
      </w:r>
    </w:p>
    <w:p w14:paraId="5E2C5C68" w14:textId="77777777" w:rsidR="00436484" w:rsidRDefault="00AC0AF5" w:rsidP="00436484">
      <w:pPr>
        <w:pStyle w:val="affff9"/>
        <w:rPr>
          <w:rtl/>
        </w:rPr>
      </w:pPr>
      <w:r w:rsidRPr="00436484">
        <w:rPr>
          <w:rtl/>
        </w:rPr>
        <w:lastRenderedPageBreak/>
        <w:t xml:space="preserve">דבר תורה, אחד מלוה בשטר ואחד מלוה ע"פ </w:t>
      </w:r>
    </w:p>
    <w:p w14:paraId="055B0054" w14:textId="77777777" w:rsidR="004E319F" w:rsidRPr="004E319F" w:rsidRDefault="004E319F" w:rsidP="004E319F">
      <w:pPr>
        <w:pStyle w:val="36"/>
        <w:framePr w:wrap="notBeside"/>
        <w:rPr>
          <w:rtl/>
        </w:rPr>
      </w:pPr>
      <w:r w:rsidRPr="004E319F">
        <w:rPr>
          <w:rFonts w:hint="cs"/>
          <w:rtl/>
        </w:rPr>
        <w:t>עולא</w:t>
      </w:r>
    </w:p>
    <w:p w14:paraId="5994016D" w14:textId="1025B994" w:rsidR="00AC0AF5" w:rsidRPr="00436484" w:rsidRDefault="00AC0AF5" w:rsidP="00436484">
      <w:pPr>
        <w:rPr>
          <w:b/>
          <w:bCs/>
          <w:rtl/>
        </w:rPr>
      </w:pPr>
      <w:r w:rsidRPr="00436484">
        <w:rPr>
          <w:b/>
          <w:bCs/>
          <w:rtl/>
        </w:rPr>
        <w:t xml:space="preserve">גובה מנכסים משועבדים, </w:t>
      </w:r>
      <w:r w:rsidRPr="00436484">
        <w:rPr>
          <w:rFonts w:hint="cs"/>
          <w:b/>
          <w:bCs/>
          <w:rtl/>
        </w:rPr>
        <w:t>ד</w:t>
      </w:r>
      <w:r w:rsidRPr="00436484">
        <w:rPr>
          <w:b/>
          <w:bCs/>
          <w:rtl/>
        </w:rPr>
        <w:t>שעבודא דאורייתא,</w:t>
      </w:r>
    </w:p>
    <w:p w14:paraId="1E0797FA" w14:textId="7A2F6ED4" w:rsidR="00AC0AF5" w:rsidRPr="00C35A2C" w:rsidRDefault="00436484" w:rsidP="00AC0AF5">
      <w:pPr>
        <w:rPr>
          <w:rFonts w:ascii="David" w:hAnsi="David"/>
          <w:sz w:val="32"/>
          <w:rtl/>
        </w:rPr>
      </w:pPr>
      <w:r>
        <w:rPr>
          <w:rFonts w:ascii="David" w:hAnsi="David" w:hint="cs"/>
          <w:sz w:val="32"/>
          <w:rtl/>
        </w:rPr>
        <w:t>והטעם ש</w:t>
      </w:r>
      <w:r w:rsidR="00AC0AF5" w:rsidRPr="00C35A2C">
        <w:rPr>
          <w:rFonts w:ascii="David" w:hAnsi="David"/>
          <w:sz w:val="32"/>
          <w:rtl/>
        </w:rPr>
        <w:t xml:space="preserve">מלוה </w:t>
      </w:r>
      <w:r>
        <w:rPr>
          <w:rFonts w:ascii="David" w:hAnsi="David" w:hint="cs"/>
          <w:sz w:val="32"/>
          <w:rtl/>
        </w:rPr>
        <w:t xml:space="preserve">ע''פ </w:t>
      </w:r>
      <w:r w:rsidR="00AC0AF5" w:rsidRPr="00C35A2C">
        <w:rPr>
          <w:rFonts w:ascii="David" w:hAnsi="David"/>
          <w:sz w:val="32"/>
          <w:rtl/>
        </w:rPr>
        <w:t xml:space="preserve">גובה </w:t>
      </w:r>
      <w:r>
        <w:rPr>
          <w:rFonts w:ascii="David" w:hAnsi="David" w:hint="cs"/>
          <w:sz w:val="32"/>
          <w:rtl/>
        </w:rPr>
        <w:t>רק מ</w:t>
      </w:r>
      <w:r w:rsidR="00AC0AF5" w:rsidRPr="00C35A2C">
        <w:rPr>
          <w:rFonts w:ascii="David" w:hAnsi="David"/>
          <w:sz w:val="32"/>
          <w:rtl/>
        </w:rPr>
        <w:t xml:space="preserve">בני חורין משום </w:t>
      </w:r>
      <w:r>
        <w:rPr>
          <w:rFonts w:ascii="David" w:hAnsi="David" w:hint="cs"/>
          <w:sz w:val="32"/>
          <w:rtl/>
        </w:rPr>
        <w:t xml:space="preserve">הפסד </w:t>
      </w:r>
      <w:r w:rsidR="00AC0AF5" w:rsidRPr="00C35A2C">
        <w:rPr>
          <w:rFonts w:ascii="David" w:hAnsi="David"/>
          <w:sz w:val="32"/>
          <w:rtl/>
        </w:rPr>
        <w:t>דלקוחות.</w:t>
      </w:r>
    </w:p>
    <w:p w14:paraId="245E2272" w14:textId="275E4199" w:rsidR="00AC0AF5" w:rsidRPr="00C35A2C" w:rsidRDefault="00AC0AF5" w:rsidP="00AC0AF5">
      <w:pPr>
        <w:rPr>
          <w:rFonts w:ascii="David" w:hAnsi="David"/>
          <w:sz w:val="32"/>
          <w:rtl/>
        </w:rPr>
      </w:pPr>
      <w:r w:rsidRPr="00C35A2C">
        <w:rPr>
          <w:rFonts w:ascii="David" w:hAnsi="David"/>
          <w:sz w:val="32"/>
          <w:rtl/>
        </w:rPr>
        <w:t>א</w:t>
      </w:r>
      <w:r w:rsidRPr="00C35A2C">
        <w:rPr>
          <w:rFonts w:ascii="David" w:hAnsi="David" w:hint="cs"/>
          <w:sz w:val="32"/>
          <w:rtl/>
        </w:rPr>
        <w:t xml:space="preserve">בל </w:t>
      </w:r>
      <w:r w:rsidRPr="00C35A2C">
        <w:rPr>
          <w:rFonts w:ascii="David" w:hAnsi="David"/>
          <w:sz w:val="32"/>
          <w:rtl/>
        </w:rPr>
        <w:t xml:space="preserve">מלוה בשטר </w:t>
      </w:r>
      <w:r w:rsidR="00436484">
        <w:rPr>
          <w:rFonts w:ascii="David" w:hAnsi="David" w:hint="cs"/>
          <w:sz w:val="32"/>
          <w:rtl/>
        </w:rPr>
        <w:t xml:space="preserve">- הם שהפסידו עצמם </w:t>
      </w:r>
    </w:p>
    <w:p w14:paraId="5101A91A" w14:textId="77777777" w:rsidR="00436484" w:rsidRPr="00436484" w:rsidRDefault="00AC0AF5" w:rsidP="00436484">
      <w:pPr>
        <w:pStyle w:val="36"/>
        <w:framePr w:wrap="notBeside"/>
        <w:rPr>
          <w:rtl/>
        </w:rPr>
      </w:pPr>
      <w:r w:rsidRPr="00436484">
        <w:rPr>
          <w:rtl/>
        </w:rPr>
        <w:t xml:space="preserve">ורבה </w:t>
      </w:r>
    </w:p>
    <w:p w14:paraId="70C094F5" w14:textId="2EA12640" w:rsidR="00AC0AF5" w:rsidRPr="00C35A2C" w:rsidRDefault="00AC0AF5" w:rsidP="004E319F">
      <w:pPr>
        <w:spacing w:after="60"/>
        <w:rPr>
          <w:rFonts w:ascii="David" w:hAnsi="David"/>
          <w:sz w:val="32"/>
          <w:rtl/>
        </w:rPr>
      </w:pPr>
      <w:r w:rsidRPr="006765C4">
        <w:rPr>
          <w:rFonts w:ascii="David" w:hAnsi="David"/>
          <w:spacing w:val="-4"/>
          <w:sz w:val="32"/>
          <w:rtl/>
        </w:rPr>
        <w:t xml:space="preserve">דבר תורה, אחד מלוה בשטר ואחד </w:t>
      </w:r>
      <w:r w:rsidR="00436484">
        <w:rPr>
          <w:rFonts w:ascii="David" w:hAnsi="David" w:hint="cs"/>
          <w:spacing w:val="-4"/>
          <w:sz w:val="32"/>
          <w:rtl/>
        </w:rPr>
        <w:t xml:space="preserve">מלוה ע''פ גובה רק </w:t>
      </w:r>
      <w:r w:rsidRPr="006765C4">
        <w:rPr>
          <w:rFonts w:ascii="David" w:hAnsi="David"/>
          <w:spacing w:val="-4"/>
          <w:sz w:val="32"/>
          <w:rtl/>
        </w:rPr>
        <w:t>מנכסים בני חורין,</w:t>
      </w:r>
      <w:r w:rsidR="004E319F">
        <w:rPr>
          <w:rFonts w:hint="cs"/>
          <w:rtl/>
        </w:rPr>
        <w:t xml:space="preserve"> </w:t>
      </w:r>
      <w:r w:rsidRPr="00C35A2C">
        <w:rPr>
          <w:rFonts w:hint="cs"/>
          <w:rtl/>
        </w:rPr>
        <w:t>ד</w:t>
      </w:r>
      <w:r w:rsidRPr="00C35A2C">
        <w:rPr>
          <w:rtl/>
        </w:rPr>
        <w:t xml:space="preserve">שעבוד לא דאורייתא, </w:t>
      </w:r>
      <w:r w:rsidRPr="004E319F">
        <w:rPr>
          <w:rStyle w:val="affffe"/>
          <w:rtl/>
        </w:rPr>
        <w:t>ו</w:t>
      </w:r>
      <w:r w:rsidRPr="004E319F">
        <w:rPr>
          <w:rStyle w:val="affffe"/>
          <w:rFonts w:hint="cs"/>
          <w:rtl/>
        </w:rPr>
        <w:t>הך דאמרו</w:t>
      </w:r>
      <w:r w:rsidRPr="004E319F">
        <w:rPr>
          <w:rStyle w:val="affffe"/>
          <w:rtl/>
        </w:rPr>
        <w:t>:</w:t>
      </w:r>
      <w:r w:rsidRPr="00C35A2C">
        <w:rPr>
          <w:rtl/>
        </w:rPr>
        <w:t xml:space="preserve"> </w:t>
      </w:r>
      <w:r w:rsidRPr="00C35A2C">
        <w:rPr>
          <w:rFonts w:hint="cs"/>
          <w:rtl/>
        </w:rPr>
        <w:t>ד</w:t>
      </w:r>
      <w:r w:rsidRPr="00C35A2C">
        <w:rPr>
          <w:rtl/>
        </w:rPr>
        <w:t>מלוה בשטר גובה מנכסים משועבדים כדי שלא תנעול דלת בפני לוין.</w:t>
      </w:r>
      <w:r w:rsidR="004E319F">
        <w:rPr>
          <w:rFonts w:hint="cs"/>
          <w:rtl/>
        </w:rPr>
        <w:t xml:space="preserve"> </w:t>
      </w:r>
      <w:r>
        <w:rPr>
          <w:rFonts w:ascii="David" w:hAnsi="David" w:hint="cs"/>
          <w:sz w:val="32"/>
          <w:rtl/>
        </w:rPr>
        <w:t>אבל מלווה על פה אין לו קול</w:t>
      </w:r>
    </w:p>
    <w:p w14:paraId="2B63F2DA" w14:textId="77777777" w:rsidR="00436484" w:rsidRPr="00436484" w:rsidRDefault="00AC0AF5" w:rsidP="00436484">
      <w:pPr>
        <w:pStyle w:val="36"/>
        <w:framePr w:wrap="notBeside"/>
        <w:rPr>
          <w:rtl/>
        </w:rPr>
      </w:pPr>
      <w:r w:rsidRPr="00436484">
        <w:rPr>
          <w:rFonts w:hint="cs"/>
          <w:rtl/>
        </w:rPr>
        <w:t>והך ד</w:t>
      </w:r>
      <w:r w:rsidRPr="00436484">
        <w:rPr>
          <w:rtl/>
        </w:rPr>
        <w:t>רבה:</w:t>
      </w:r>
    </w:p>
    <w:p w14:paraId="271F7849" w14:textId="37A2ED47" w:rsidR="00AC0AF5" w:rsidRPr="00C35A2C" w:rsidRDefault="00AC0AF5" w:rsidP="00AC0AF5">
      <w:pPr>
        <w:rPr>
          <w:rtl/>
        </w:rPr>
      </w:pPr>
      <w:r w:rsidRPr="00C35A2C">
        <w:rPr>
          <w:rtl/>
        </w:rPr>
        <w:t>גבו קרקע יש לו, גבו מעות</w:t>
      </w:r>
      <w:r w:rsidRPr="00C35A2C">
        <w:rPr>
          <w:rFonts w:hint="cs"/>
          <w:rtl/>
        </w:rPr>
        <w:t xml:space="preserve"> </w:t>
      </w:r>
      <w:r w:rsidRPr="00C35A2C">
        <w:rPr>
          <w:rtl/>
        </w:rPr>
        <w:t>אין לו.</w:t>
      </w:r>
      <w:r w:rsidRPr="00C35A2C">
        <w:rPr>
          <w:rFonts w:hint="cs"/>
          <w:rtl/>
        </w:rPr>
        <w:t xml:space="preserve"> טעמא דבני מערבא אמר והוא אינו סובר כן </w:t>
      </w:r>
      <w:r w:rsidRPr="004E319F">
        <w:rPr>
          <w:rStyle w:val="afffff0"/>
          <w:rFonts w:hint="cs"/>
          <w:rtl/>
        </w:rPr>
        <w:t>[דא</w:t>
      </w:r>
      <w:r w:rsidRPr="004E319F">
        <w:rPr>
          <w:rStyle w:val="afffff0"/>
          <w:rtl/>
        </w:rPr>
        <w:t>"</w:t>
      </w:r>
      <w:r w:rsidRPr="004E319F">
        <w:rPr>
          <w:rStyle w:val="afffff0"/>
          <w:rFonts w:hint="cs"/>
          <w:rtl/>
        </w:rPr>
        <w:t>א להפוך דעתם]</w:t>
      </w:r>
    </w:p>
    <w:p w14:paraId="458D3523" w14:textId="77777777" w:rsidR="004E319F" w:rsidRPr="004E319F" w:rsidRDefault="00AC0AF5" w:rsidP="004E319F">
      <w:pPr>
        <w:pStyle w:val="36"/>
        <w:framePr w:wrap="notBeside"/>
        <w:rPr>
          <w:rtl/>
        </w:rPr>
      </w:pPr>
      <w:r w:rsidRPr="004E319F">
        <w:rPr>
          <w:rtl/>
        </w:rPr>
        <w:t xml:space="preserve">רב ושמואל </w:t>
      </w:r>
    </w:p>
    <w:p w14:paraId="7D5656F7" w14:textId="4E6329BD" w:rsidR="00AC0AF5" w:rsidRPr="00C35A2C" w:rsidRDefault="00AC0AF5" w:rsidP="00AC0AF5">
      <w:pPr>
        <w:rPr>
          <w:rtl/>
        </w:rPr>
      </w:pPr>
      <w:r w:rsidRPr="00C35A2C">
        <w:rPr>
          <w:rtl/>
        </w:rPr>
        <w:t xml:space="preserve">מלוה </w:t>
      </w:r>
      <w:r w:rsidRPr="00C35A2C">
        <w:rPr>
          <w:rFonts w:hint="cs"/>
          <w:rtl/>
        </w:rPr>
        <w:t>ע</w:t>
      </w:r>
      <w:r w:rsidRPr="00C35A2C">
        <w:rPr>
          <w:rtl/>
        </w:rPr>
        <w:t>"</w:t>
      </w:r>
      <w:r w:rsidRPr="00C35A2C">
        <w:rPr>
          <w:rFonts w:hint="cs"/>
          <w:rtl/>
        </w:rPr>
        <w:t>פ</w:t>
      </w:r>
      <w:r w:rsidRPr="00C35A2C">
        <w:rPr>
          <w:rtl/>
        </w:rPr>
        <w:t xml:space="preserve"> </w:t>
      </w:r>
      <w:r w:rsidRPr="00C35A2C">
        <w:rPr>
          <w:rFonts w:hint="cs"/>
          <w:rtl/>
        </w:rPr>
        <w:t>א</w:t>
      </w:r>
      <w:r w:rsidRPr="00C35A2C">
        <w:rPr>
          <w:rtl/>
        </w:rPr>
        <w:t xml:space="preserve">ינו גובה לא מן היורשין ולא מן הלקוחות, </w:t>
      </w:r>
      <w:r w:rsidRPr="00C35A2C">
        <w:rPr>
          <w:rFonts w:hint="cs"/>
          <w:rtl/>
        </w:rPr>
        <w:t>ד</w:t>
      </w:r>
      <w:r w:rsidRPr="00C35A2C">
        <w:rPr>
          <w:rtl/>
        </w:rPr>
        <w:t>שעבודא לאו דאורייתא.</w:t>
      </w:r>
    </w:p>
    <w:p w14:paraId="11D66B51" w14:textId="77777777" w:rsidR="004E319F" w:rsidRPr="004E319F" w:rsidRDefault="00AC0AF5" w:rsidP="004E319F">
      <w:pPr>
        <w:pStyle w:val="36"/>
        <w:framePr w:wrap="notBeside"/>
        <w:rPr>
          <w:rtl/>
        </w:rPr>
      </w:pPr>
      <w:r w:rsidRPr="004E319F">
        <w:rPr>
          <w:rFonts w:hint="cs"/>
          <w:rtl/>
        </w:rPr>
        <w:t>ורי</w:t>
      </w:r>
      <w:r w:rsidRPr="004E319F">
        <w:rPr>
          <w:rtl/>
        </w:rPr>
        <w:t>"</w:t>
      </w:r>
      <w:r w:rsidRPr="004E319F">
        <w:rPr>
          <w:rFonts w:hint="cs"/>
          <w:rtl/>
        </w:rPr>
        <w:t>ו ורשב</w:t>
      </w:r>
      <w:r w:rsidRPr="004E319F">
        <w:rPr>
          <w:rtl/>
        </w:rPr>
        <w:t>"</w:t>
      </w:r>
      <w:r w:rsidRPr="004E319F">
        <w:rPr>
          <w:rFonts w:hint="cs"/>
          <w:rtl/>
        </w:rPr>
        <w:t>ל</w:t>
      </w:r>
    </w:p>
    <w:p w14:paraId="745348C0" w14:textId="00E3B492" w:rsidR="00AC0AF5" w:rsidRPr="004E319F" w:rsidRDefault="00AC0AF5" w:rsidP="004E319F">
      <w:pPr>
        <w:spacing w:after="60"/>
        <w:rPr>
          <w:rtl/>
        </w:rPr>
      </w:pPr>
      <w:r w:rsidRPr="004E319F">
        <w:rPr>
          <w:rtl/>
        </w:rPr>
        <w:t xml:space="preserve">מלוה </w:t>
      </w:r>
      <w:r w:rsidR="004E319F">
        <w:rPr>
          <w:rFonts w:hint="cs"/>
          <w:rtl/>
        </w:rPr>
        <w:t xml:space="preserve">ע''פ </w:t>
      </w:r>
      <w:r w:rsidRPr="004E319F">
        <w:rPr>
          <w:rtl/>
        </w:rPr>
        <w:t xml:space="preserve">גובה בין מן היורשין ובין מן הלקוחות, </w:t>
      </w:r>
      <w:r w:rsidRPr="004E319F">
        <w:rPr>
          <w:rFonts w:hint="cs"/>
          <w:rtl/>
        </w:rPr>
        <w:t>ד</w:t>
      </w:r>
      <w:r w:rsidRPr="004E319F">
        <w:rPr>
          <w:rtl/>
        </w:rPr>
        <w:t>שעבוד</w:t>
      </w:r>
      <w:r w:rsidR="004E319F">
        <w:rPr>
          <w:rFonts w:hint="cs"/>
          <w:rtl/>
        </w:rPr>
        <w:t xml:space="preserve"> </w:t>
      </w:r>
      <w:r w:rsidRPr="004E319F">
        <w:rPr>
          <w:rtl/>
        </w:rPr>
        <w:t>דאורייתא.</w:t>
      </w:r>
    </w:p>
    <w:p w14:paraId="28EDE239" w14:textId="77777777" w:rsidR="004E319F" w:rsidRPr="004E319F" w:rsidRDefault="00AC0AF5" w:rsidP="004E319F">
      <w:pPr>
        <w:pStyle w:val="36"/>
        <w:framePr w:wrap="notBeside"/>
        <w:rPr>
          <w:rtl/>
        </w:rPr>
      </w:pPr>
      <w:r w:rsidRPr="004E319F">
        <w:rPr>
          <w:rtl/>
        </w:rPr>
        <w:t>מיתיבי:</w:t>
      </w:r>
    </w:p>
    <w:p w14:paraId="3A1AD3E1" w14:textId="4EE1C665" w:rsidR="00AC0AF5" w:rsidRPr="00C35A2C" w:rsidRDefault="00AC0AF5" w:rsidP="00AC0AF5">
      <w:pPr>
        <w:rPr>
          <w:rFonts w:ascii="David" w:hAnsi="David"/>
          <w:sz w:val="32"/>
          <w:rtl/>
        </w:rPr>
      </w:pPr>
      <w:r w:rsidRPr="00C35A2C">
        <w:rPr>
          <w:rFonts w:ascii="David" w:hAnsi="David"/>
          <w:sz w:val="32"/>
          <w:rtl/>
        </w:rPr>
        <w:t>החופר בור ברשות הרבים ונפל עליו שור והרגו - פטור.</w:t>
      </w:r>
    </w:p>
    <w:p w14:paraId="323F2865" w14:textId="77777777" w:rsidR="00AC0AF5" w:rsidRPr="00C35A2C" w:rsidRDefault="00AC0AF5" w:rsidP="00AC0AF5">
      <w:pPr>
        <w:rPr>
          <w:rFonts w:ascii="David" w:hAnsi="David"/>
          <w:sz w:val="32"/>
          <w:rtl/>
        </w:rPr>
      </w:pPr>
      <w:r w:rsidRPr="00C35A2C">
        <w:rPr>
          <w:rFonts w:ascii="David" w:hAnsi="David"/>
          <w:sz w:val="32"/>
          <w:rtl/>
        </w:rPr>
        <w:t>ולא עוד, אלא שאם מת השור - יורשי בעל הבור חייבים לשלם דמי שור לבעליו.</w:t>
      </w:r>
    </w:p>
    <w:p w14:paraId="1C81E85F" w14:textId="77777777" w:rsidR="004E319F" w:rsidRPr="004E319F" w:rsidRDefault="00AC0AF5" w:rsidP="004E319F">
      <w:pPr>
        <w:pStyle w:val="36"/>
        <w:framePr w:wrap="notBeside"/>
        <w:rPr>
          <w:rtl/>
        </w:rPr>
      </w:pPr>
      <w:r w:rsidRPr="004E319F">
        <w:rPr>
          <w:rFonts w:hint="cs"/>
          <w:rtl/>
        </w:rPr>
        <w:t>ר</w:t>
      </w:r>
      <w:r w:rsidRPr="004E319F">
        <w:rPr>
          <w:rtl/>
        </w:rPr>
        <w:t>"</w:t>
      </w:r>
      <w:r w:rsidRPr="004E319F">
        <w:rPr>
          <w:rFonts w:hint="cs"/>
          <w:rtl/>
        </w:rPr>
        <w:t>א מרב</w:t>
      </w:r>
      <w:r w:rsidRPr="004E319F">
        <w:rPr>
          <w:rtl/>
        </w:rPr>
        <w:t>:</w:t>
      </w:r>
    </w:p>
    <w:p w14:paraId="3BFD735F" w14:textId="403786F4" w:rsidR="00AC0AF5" w:rsidRPr="00C35A2C" w:rsidRDefault="00AC0AF5" w:rsidP="00AC0AF5">
      <w:pPr>
        <w:rPr>
          <w:rFonts w:ascii="David" w:hAnsi="David"/>
          <w:sz w:val="32"/>
          <w:rtl/>
        </w:rPr>
      </w:pPr>
      <w:r w:rsidRPr="00C35A2C">
        <w:rPr>
          <w:rFonts w:ascii="David" w:hAnsi="David"/>
          <w:sz w:val="32"/>
          <w:rtl/>
        </w:rPr>
        <w:t>בשעמד בדין</w:t>
      </w:r>
      <w:r w:rsidRPr="00C35A2C">
        <w:rPr>
          <w:rFonts w:ascii="David" w:hAnsi="David" w:hint="cs"/>
          <w:sz w:val="32"/>
          <w:rtl/>
        </w:rPr>
        <w:t>, והך דהרגו היינו ש</w:t>
      </w:r>
      <w:r w:rsidRPr="00C35A2C">
        <w:rPr>
          <w:rFonts w:ascii="David" w:hAnsi="David"/>
          <w:sz w:val="32"/>
          <w:rtl/>
        </w:rPr>
        <w:t>עשאו טרפה.</w:t>
      </w:r>
    </w:p>
    <w:p w14:paraId="56C3E0D4" w14:textId="77777777" w:rsidR="004E319F" w:rsidRPr="004E319F" w:rsidRDefault="00AC0AF5" w:rsidP="004E319F">
      <w:pPr>
        <w:pStyle w:val="36"/>
        <w:framePr w:wrap="notBeside"/>
        <w:rPr>
          <w:rtl/>
        </w:rPr>
      </w:pPr>
      <w:r w:rsidRPr="004E319F">
        <w:rPr>
          <w:rtl/>
        </w:rPr>
        <w:t>וה</w:t>
      </w:r>
      <w:r w:rsidRPr="004E319F">
        <w:rPr>
          <w:rFonts w:hint="cs"/>
          <w:rtl/>
        </w:rPr>
        <w:t>ך דר</w:t>
      </w:r>
      <w:r w:rsidRPr="004E319F">
        <w:rPr>
          <w:rtl/>
        </w:rPr>
        <w:t>"</w:t>
      </w:r>
      <w:r w:rsidRPr="004E319F">
        <w:rPr>
          <w:rFonts w:hint="cs"/>
          <w:rtl/>
        </w:rPr>
        <w:t>נ</w:t>
      </w:r>
    </w:p>
    <w:p w14:paraId="053FE4B3" w14:textId="2C8E4D10" w:rsidR="00AC0AF5" w:rsidRPr="00C35A2C" w:rsidRDefault="00AC0AF5" w:rsidP="004E319F">
      <w:pPr>
        <w:rPr>
          <w:rFonts w:ascii="David" w:hAnsi="David"/>
          <w:sz w:val="32"/>
          <w:rtl/>
        </w:rPr>
      </w:pPr>
      <w:r w:rsidRPr="00C35A2C">
        <w:rPr>
          <w:rFonts w:ascii="David" w:hAnsi="David" w:hint="cs"/>
          <w:sz w:val="32"/>
          <w:rtl/>
        </w:rPr>
        <w:t>ד</w:t>
      </w:r>
      <w:r w:rsidRPr="00F10693">
        <w:rPr>
          <w:rFonts w:hint="cs"/>
          <w:rtl/>
        </w:rPr>
        <w:t>'</w:t>
      </w:r>
      <w:r w:rsidRPr="00F10693">
        <w:rPr>
          <w:rtl/>
        </w:rPr>
        <w:t>מ</w:t>
      </w:r>
      <w:r w:rsidRPr="00C35A2C">
        <w:rPr>
          <w:rFonts w:ascii="David" w:hAnsi="David"/>
          <w:sz w:val="32"/>
          <w:rtl/>
        </w:rPr>
        <w:t>ת וקברו</w:t>
      </w:r>
      <w:r w:rsidRPr="00C35A2C">
        <w:rPr>
          <w:rFonts w:ascii="David" w:hAnsi="David" w:hint="cs"/>
          <w:sz w:val="32"/>
          <w:rtl/>
        </w:rPr>
        <w:t xml:space="preserve"> - </w:t>
      </w:r>
      <w:r w:rsidR="004E319F">
        <w:rPr>
          <w:rFonts w:ascii="David" w:hAnsi="David" w:hint="cs"/>
          <w:sz w:val="32"/>
          <w:rtl/>
        </w:rPr>
        <w:t>ש</w:t>
      </w:r>
      <w:r w:rsidRPr="00C35A2C">
        <w:rPr>
          <w:rFonts w:ascii="David" w:hAnsi="David"/>
          <w:sz w:val="32"/>
          <w:rtl/>
        </w:rPr>
        <w:t xml:space="preserve">ם, </w:t>
      </w:r>
      <w:r w:rsidR="004E319F">
        <w:rPr>
          <w:rFonts w:ascii="David" w:hAnsi="David" w:hint="cs"/>
          <w:sz w:val="32"/>
          <w:rtl/>
        </w:rPr>
        <w:t xml:space="preserve">שיושבים הדיינים על פי הבור וחייבוהו </w:t>
      </w:r>
    </w:p>
    <w:p w14:paraId="7F354AB1" w14:textId="77777777" w:rsidR="00AC0AF5" w:rsidRDefault="00AC0AF5" w:rsidP="00982F98">
      <w:pPr>
        <w:pStyle w:val="affe"/>
        <w:framePr w:wrap="around"/>
        <w:rPr>
          <w:rtl/>
        </w:rPr>
      </w:pPr>
      <w:r w:rsidRPr="00C35A2C">
        <w:rPr>
          <w:rFonts w:hint="cs"/>
          <w:rtl/>
        </w:rPr>
        <w:t>קעו.</w:t>
      </w:r>
    </w:p>
    <w:p w14:paraId="66162E1A" w14:textId="77777777" w:rsidR="004E319F" w:rsidRPr="004E319F" w:rsidRDefault="00AC0AF5" w:rsidP="004E319F">
      <w:pPr>
        <w:pStyle w:val="36"/>
        <w:framePr w:wrap="notBeside"/>
        <w:rPr>
          <w:rtl/>
        </w:rPr>
      </w:pPr>
      <w:r w:rsidRPr="004E319F">
        <w:rPr>
          <w:rtl/>
        </w:rPr>
        <w:t>• אר"</w:t>
      </w:r>
      <w:r w:rsidRPr="004E319F">
        <w:rPr>
          <w:rFonts w:hint="cs"/>
          <w:rtl/>
        </w:rPr>
        <w:t>פ:</w:t>
      </w:r>
      <w:r w:rsidRPr="004E319F">
        <w:rPr>
          <w:rtl/>
        </w:rPr>
        <w:t xml:space="preserve"> </w:t>
      </w:r>
    </w:p>
    <w:p w14:paraId="41BF924E" w14:textId="78BD919C" w:rsidR="00AC0AF5" w:rsidRPr="00C35A2C" w:rsidRDefault="00AC0AF5" w:rsidP="004E319F">
      <w:pPr>
        <w:rPr>
          <w:rFonts w:ascii="David" w:hAnsi="David"/>
          <w:sz w:val="32"/>
          <w:rtl/>
        </w:rPr>
      </w:pPr>
      <w:r w:rsidRPr="0081371E">
        <w:rPr>
          <w:rStyle w:val="afff8"/>
          <w:rtl/>
        </w:rPr>
        <w:t>הלכתא</w:t>
      </w:r>
      <w:r w:rsidRPr="00C35A2C">
        <w:rPr>
          <w:rFonts w:ascii="David" w:hAnsi="David"/>
          <w:sz w:val="32"/>
          <w:rtl/>
        </w:rPr>
        <w:t>: מלוה על פה  גובה מן היורשין כדי שלא תנעול דלת בפני לוין,</w:t>
      </w:r>
      <w:r w:rsidR="004E319F">
        <w:rPr>
          <w:rFonts w:ascii="David" w:hAnsi="David" w:hint="cs"/>
          <w:sz w:val="32"/>
          <w:rtl/>
        </w:rPr>
        <w:t xml:space="preserve"> </w:t>
      </w:r>
      <w:r w:rsidRPr="00C35A2C">
        <w:rPr>
          <w:rFonts w:ascii="David" w:hAnsi="David"/>
          <w:sz w:val="32"/>
          <w:rtl/>
        </w:rPr>
        <w:t>ואינו גובה מן הלקוחות - ד</w:t>
      </w:r>
      <w:r>
        <w:rPr>
          <w:rFonts w:ascii="David" w:hAnsi="David"/>
          <w:sz w:val="32"/>
          <w:rtl/>
        </w:rPr>
        <w:t>אין לו</w:t>
      </w:r>
      <w:r w:rsidRPr="00C35A2C">
        <w:rPr>
          <w:rFonts w:ascii="David" w:hAnsi="David"/>
          <w:sz w:val="32"/>
          <w:rtl/>
        </w:rPr>
        <w:t xml:space="preserve"> ק</w:t>
      </w:r>
      <w:r w:rsidR="004E319F">
        <w:rPr>
          <w:rFonts w:ascii="David" w:hAnsi="David" w:hint="cs"/>
          <w:sz w:val="32"/>
          <w:rtl/>
        </w:rPr>
        <w:t>ו</w:t>
      </w:r>
      <w:r w:rsidRPr="00C35A2C">
        <w:rPr>
          <w:rFonts w:ascii="David" w:hAnsi="David"/>
          <w:sz w:val="32"/>
          <w:rtl/>
        </w:rPr>
        <w:t>ל.</w:t>
      </w:r>
    </w:p>
    <w:p w14:paraId="6D5C8D34" w14:textId="7947F51B" w:rsidR="00AC0AF5" w:rsidRPr="001B450D" w:rsidRDefault="001B450D" w:rsidP="00AC0AF5">
      <w:pPr>
        <w:pStyle w:val="aff9"/>
        <w:rPr>
          <w:del w:id="90194" w:author="מנוע עיצוב" w:date="2026-10-08T11:01:28Z"/>
          <w:rtl/>
        </w:rPr>
      </w:pPr>
      <w:del w:id="90193" w:author="מנוע עיצוב" w:date="2026-10-08T11:01:28Z">
        <w:r w:rsidRPr="001B450D">
          <w:rPr>
            <w:rFonts w:hint="cs"/>
            <w:rtl/>
          </w:rPr>
          <w:delText xml:space="preserve">***</w:delText>
        </w:r>
      </w:del>
    </w:p>
    <w:p w14:paraId="6B0A9B09" w14:textId="77777777" w:rsidR="00D045B5" w:rsidRPr="00B36CE4" w:rsidRDefault="00D045B5" w:rsidP="00D045B5">
      <w:pPr>
        <w:pStyle w:val="afffb"/>
        <w:rPr>
          <w:bCs/>
          <w:spacing w:val="2"/>
          <w:rtl/>
        </w:rPr>
      </w:pPr>
      <w:ins w:id="9990" w:author="מספור קטעי משנה" w:date="2026-10-06T06:44:59Z">
        <w:r>
          <w:rPr>
            <w:rStyle w:val="MisparKeta"/>
          </w:rPr>
          <w:t xml:space="preserve">א. </w:t>
        </w:r>
      </w:ins>
      <w:bookmarkStart w:id="70" w:name="_Hlk185401032"/>
      <w:r w:rsidRPr="00B36CE4">
        <w:rPr>
          <w:bCs/>
          <w:spacing w:val="2"/>
          <w:rtl/>
        </w:rPr>
        <w:t>הוציא עליו כת</w:t>
      </w:r>
      <w:r>
        <w:rPr>
          <w:rFonts w:hint="cs"/>
          <w:bCs/>
          <w:spacing w:val="2"/>
          <w:rtl/>
        </w:rPr>
        <w:t xml:space="preserve">"י </w:t>
      </w:r>
      <w:r w:rsidRPr="00B36CE4">
        <w:rPr>
          <w:bCs/>
          <w:spacing w:val="2"/>
          <w:rtl/>
        </w:rPr>
        <w:t>שהוא חייב לו גובה מנכסים בני חורין</w:t>
      </w:r>
      <w:r>
        <w:rPr>
          <w:rFonts w:hint="cs"/>
          <w:bCs/>
          <w:spacing w:val="2"/>
          <w:rtl/>
        </w:rPr>
        <w:t>.</w:t>
      </w:r>
    </w:p>
    <w:p w14:paraId="10EA9E96" w14:textId="77777777" w:rsidR="00D045B5" w:rsidRPr="00B36CE4" w:rsidRDefault="00D045B5" w:rsidP="00D045B5">
      <w:pPr>
        <w:pStyle w:val="36"/>
        <w:framePr w:wrap="notBeside" w:hAnchor="page" w:x="4036" w:y="86"/>
        <w:rPr>
          <w:rtl/>
        </w:rPr>
      </w:pPr>
      <w:r w:rsidRPr="00B36CE4">
        <w:rPr>
          <w:rFonts w:hint="cs"/>
          <w:rtl/>
        </w:rPr>
        <w:t>בעא רבה</w:t>
      </w:r>
      <w:r>
        <w:rPr>
          <w:rFonts w:hint="cs"/>
          <w:rtl/>
        </w:rPr>
        <w:t>:</w:t>
      </w:r>
    </w:p>
    <w:p w14:paraId="13D28CC7" w14:textId="77777777" w:rsidR="00D045B5" w:rsidRDefault="00D045B5" w:rsidP="00D045B5">
      <w:pPr>
        <w:pStyle w:val="affff9"/>
        <w:rPr>
          <w:rtl/>
        </w:rPr>
      </w:pPr>
      <w:r w:rsidRPr="00C35A2C">
        <w:rPr>
          <w:rtl/>
        </w:rPr>
        <w:t>הוחזק כ</w:t>
      </w:r>
      <w:r>
        <w:rPr>
          <w:rFonts w:hint="cs"/>
          <w:rtl/>
        </w:rPr>
        <w:t>תב ידו</w:t>
      </w:r>
      <w:r w:rsidRPr="00C35A2C">
        <w:rPr>
          <w:rFonts w:hint="cs"/>
          <w:rtl/>
        </w:rPr>
        <w:t xml:space="preserve"> בב</w:t>
      </w:r>
      <w:r w:rsidRPr="00C35A2C">
        <w:rPr>
          <w:rtl/>
        </w:rPr>
        <w:t>"</w:t>
      </w:r>
      <w:r w:rsidRPr="00C35A2C">
        <w:rPr>
          <w:rFonts w:hint="cs"/>
          <w:rtl/>
        </w:rPr>
        <w:t>ד</w:t>
      </w:r>
      <w:r w:rsidRPr="00C35A2C">
        <w:rPr>
          <w:rtl/>
        </w:rPr>
        <w:t xml:space="preserve"> מאי? </w:t>
      </w:r>
    </w:p>
    <w:p w14:paraId="0F6F6F2F" w14:textId="77777777" w:rsidR="00D045B5" w:rsidRPr="00B36CE4" w:rsidRDefault="00D045B5" w:rsidP="00D045B5">
      <w:pPr>
        <w:pStyle w:val="36"/>
        <w:framePr w:wrap="notBeside"/>
        <w:rPr>
          <w:rtl/>
        </w:rPr>
      </w:pPr>
      <w:r w:rsidRPr="00B36CE4">
        <w:rPr>
          <w:rFonts w:hint="cs"/>
          <w:rtl/>
        </w:rPr>
        <w:t>א</w:t>
      </w:r>
      <w:r w:rsidRPr="00B36CE4">
        <w:rPr>
          <w:rtl/>
        </w:rPr>
        <w:t>"</w:t>
      </w:r>
      <w:r w:rsidRPr="00B36CE4">
        <w:rPr>
          <w:rFonts w:hint="cs"/>
          <w:rtl/>
        </w:rPr>
        <w:t>ל</w:t>
      </w:r>
      <w:r>
        <w:rPr>
          <w:rFonts w:hint="cs"/>
          <w:rtl/>
        </w:rPr>
        <w:t xml:space="preserve"> רי''ו</w:t>
      </w:r>
      <w:r w:rsidRPr="00B36CE4">
        <w:rPr>
          <w:rtl/>
        </w:rPr>
        <w:t>:</w:t>
      </w:r>
    </w:p>
    <w:p w14:paraId="41091D17" w14:textId="77777777" w:rsidR="00D045B5" w:rsidRPr="00C35A2C" w:rsidRDefault="00D045B5" w:rsidP="00D045B5">
      <w:pPr>
        <w:rPr>
          <w:rtl/>
        </w:rPr>
      </w:pPr>
      <w:r w:rsidRPr="00C35A2C">
        <w:rPr>
          <w:rFonts w:hint="cs"/>
          <w:rtl/>
        </w:rPr>
        <w:t>אע</w:t>
      </w:r>
      <w:r w:rsidRPr="00C35A2C">
        <w:rPr>
          <w:rtl/>
        </w:rPr>
        <w:t>"</w:t>
      </w:r>
      <w:r w:rsidRPr="00C35A2C">
        <w:rPr>
          <w:rFonts w:hint="cs"/>
          <w:rtl/>
        </w:rPr>
        <w:t>פ</w:t>
      </w:r>
      <w:r w:rsidRPr="00C35A2C">
        <w:rPr>
          <w:rtl/>
        </w:rPr>
        <w:t xml:space="preserve"> שהוחזק כתב ידו בב"</w:t>
      </w:r>
      <w:r w:rsidRPr="00C35A2C">
        <w:rPr>
          <w:rFonts w:hint="cs"/>
          <w:rtl/>
        </w:rPr>
        <w:t>ד</w:t>
      </w:r>
      <w:r w:rsidRPr="00C35A2C">
        <w:rPr>
          <w:rtl/>
        </w:rPr>
        <w:t xml:space="preserve"> - גובה </w:t>
      </w:r>
      <w:r>
        <w:rPr>
          <w:rFonts w:hint="cs"/>
          <w:rtl/>
        </w:rPr>
        <w:t xml:space="preserve">רק </w:t>
      </w:r>
      <w:r w:rsidRPr="00C35A2C">
        <w:rPr>
          <w:rtl/>
        </w:rPr>
        <w:t>מנכסים בני חורין.</w:t>
      </w:r>
    </w:p>
    <w:p w14:paraId="15ADCBFB" w14:textId="77777777" w:rsidR="00D045B5" w:rsidRPr="00B36CE4" w:rsidRDefault="00D045B5" w:rsidP="00D045B5">
      <w:pPr>
        <w:pStyle w:val="36"/>
        <w:framePr w:wrap="notBeside"/>
        <w:rPr>
          <w:rtl/>
        </w:rPr>
      </w:pPr>
      <w:r w:rsidRPr="00B36CE4">
        <w:rPr>
          <w:rtl/>
        </w:rPr>
        <w:t>מתיב ר</w:t>
      </w:r>
      <w:r w:rsidRPr="00B36CE4">
        <w:rPr>
          <w:rFonts w:hint="cs"/>
          <w:rtl/>
        </w:rPr>
        <w:t>ב</w:t>
      </w:r>
      <w:r w:rsidRPr="00B36CE4">
        <w:rPr>
          <w:rtl/>
        </w:rPr>
        <w:t>"</w:t>
      </w:r>
      <w:r w:rsidRPr="00B36CE4">
        <w:rPr>
          <w:rFonts w:hint="cs"/>
          <w:rtl/>
        </w:rPr>
        <w:t>ח</w:t>
      </w:r>
      <w:r w:rsidRPr="00B36CE4">
        <w:rPr>
          <w:rtl/>
        </w:rPr>
        <w:t>:</w:t>
      </w:r>
    </w:p>
    <w:p w14:paraId="477720BE" w14:textId="77777777" w:rsidR="00D045B5" w:rsidRPr="00C35A2C" w:rsidRDefault="00D045B5" w:rsidP="00D045B5">
      <w:pPr>
        <w:rPr>
          <w:rtl/>
        </w:rPr>
      </w:pPr>
      <w:r w:rsidRPr="00C35A2C">
        <w:rPr>
          <w:sz w:val="32"/>
          <w:rtl/>
        </w:rPr>
        <w:t xml:space="preserve">שלשה גיטין פסולין, ואם נישאת - הולד כשר, </w:t>
      </w:r>
      <w:r w:rsidRPr="00F520EF">
        <w:rPr>
          <w:rStyle w:val="affffe"/>
          <w:rtl/>
        </w:rPr>
        <w:t>ואלו הן:</w:t>
      </w:r>
      <w:r w:rsidRPr="00C35A2C">
        <w:rPr>
          <w:sz w:val="32"/>
          <w:rtl/>
        </w:rPr>
        <w:t xml:space="preserve"> כתב בכתב ידו ואין עליו עדים, יש עליו </w:t>
      </w:r>
      <w:r w:rsidRPr="00C35A2C">
        <w:rPr>
          <w:rtl/>
        </w:rPr>
        <w:t xml:space="preserve">עדים ואין בו זמן, יש בו זמן </w:t>
      </w:r>
      <w:r>
        <w:rPr>
          <w:rFonts w:hint="cs"/>
          <w:rtl/>
        </w:rPr>
        <w:t xml:space="preserve">ורק </w:t>
      </w:r>
      <w:r w:rsidRPr="00C35A2C">
        <w:rPr>
          <w:rtl/>
        </w:rPr>
        <w:t>עד אחד - הרי אלו שלשה גיטין פסולין, ואם נישאת - הולד כשר.</w:t>
      </w:r>
    </w:p>
    <w:p w14:paraId="402FFA95" w14:textId="77777777" w:rsidR="00D045B5" w:rsidRPr="00B36CE4" w:rsidRDefault="00D045B5" w:rsidP="00D045B5">
      <w:pPr>
        <w:pStyle w:val="36"/>
        <w:framePr w:wrap="notBeside"/>
        <w:rPr>
          <w:rtl/>
        </w:rPr>
      </w:pPr>
      <w:r w:rsidRPr="00B36CE4">
        <w:rPr>
          <w:rFonts w:hint="cs"/>
          <w:rtl/>
        </w:rPr>
        <w:t>ר</w:t>
      </w:r>
      <w:r w:rsidRPr="00B36CE4">
        <w:rPr>
          <w:rtl/>
        </w:rPr>
        <w:t>"</w:t>
      </w:r>
      <w:r w:rsidRPr="00B36CE4">
        <w:rPr>
          <w:rFonts w:hint="cs"/>
          <w:rtl/>
        </w:rPr>
        <w:t>א</w:t>
      </w:r>
      <w:r w:rsidRPr="00B36CE4">
        <w:rPr>
          <w:rtl/>
        </w:rPr>
        <w:t>:</w:t>
      </w:r>
    </w:p>
    <w:p w14:paraId="0BACECA4" w14:textId="77777777" w:rsidR="00D045B5" w:rsidRPr="00065E76" w:rsidRDefault="00D045B5" w:rsidP="00D045B5">
      <w:pPr>
        <w:rPr>
          <w:rtl/>
        </w:rPr>
      </w:pPr>
      <w:r>
        <w:rPr>
          <w:rFonts w:ascii="David" w:hAnsi="David" w:hint="cs"/>
          <w:sz w:val="32"/>
          <w:rtl/>
        </w:rPr>
        <w:t xml:space="preserve">אף </w:t>
      </w:r>
      <w:r w:rsidRPr="00C35A2C">
        <w:rPr>
          <w:rFonts w:ascii="David" w:hAnsi="David"/>
          <w:sz w:val="32"/>
          <w:rtl/>
        </w:rPr>
        <w:t>שאין עליו עדים אלא שנתנו לה בפני עדים - כשר, וגובה מנכסים משועבדים.</w:t>
      </w:r>
      <w:r>
        <w:rPr>
          <w:rFonts w:ascii="David" w:hAnsi="David" w:hint="cs"/>
          <w:sz w:val="32"/>
          <w:rtl/>
        </w:rPr>
        <w:t xml:space="preserve"> </w:t>
      </w:r>
      <w:r w:rsidRPr="00065E76">
        <w:rPr>
          <w:rtl/>
        </w:rPr>
        <w:t xml:space="preserve">- שאני </w:t>
      </w:r>
      <w:r>
        <w:rPr>
          <w:rFonts w:hint="cs"/>
          <w:rtl/>
        </w:rPr>
        <w:t>ש</w:t>
      </w:r>
      <w:r w:rsidRPr="00065E76">
        <w:rPr>
          <w:rtl/>
        </w:rPr>
        <w:t xml:space="preserve">ם דמשעת כתיבה </w:t>
      </w:r>
      <w:r>
        <w:rPr>
          <w:rFonts w:hint="cs"/>
          <w:rtl/>
        </w:rPr>
        <w:t>שעבד עצמו.</w:t>
      </w:r>
    </w:p>
    <w:p w14:paraId="03FF0023" w14:textId="77777777" w:rsidR="00D045B5" w:rsidRPr="001B450D" w:rsidRDefault="00D045B5" w:rsidP="00D045B5">
      <w:pPr>
        <w:pStyle w:val="aff9"/>
        <w:rPr>
          <w:del w:id="90196" w:author="מנוע עיצוב" w:date="2026-10-08T11:01:28Z"/>
          <w:rtl/>
        </w:rPr>
      </w:pPr>
      <w:del w:id="90195" w:author="מנוע עיצוב" w:date="2026-10-08T11:01:28Z">
        <w:r w:rsidRPr="001B450D">
          <w:rPr>
            <w:rFonts w:hint="cs"/>
            <w:rtl/>
          </w:rPr>
          <w:delText xml:space="preserve">***</w:delText>
        </w:r>
      </w:del>
    </w:p>
    <w:p w14:paraId="68B4E6CD" w14:textId="77777777" w:rsidR="00D045B5" w:rsidRPr="00801934" w:rsidRDefault="00D045B5" w:rsidP="00D045B5">
      <w:pPr>
        <w:pStyle w:val="afffb"/>
        <w:rPr>
          <w:rtl/>
        </w:rPr>
      </w:pPr>
      <w:ins w:id="9991" w:author="מספור קטעי משנה" w:date="2026-10-06T06:44:59Z">
        <w:r>
          <w:rPr>
            <w:rStyle w:val="MisparKeta"/>
          </w:rPr>
          <w:t xml:space="preserve">ב. </w:t>
        </w:r>
      </w:ins>
      <w:r w:rsidRPr="00801934">
        <w:rPr>
          <w:rtl/>
        </w:rPr>
        <w:t>ערב היוצא לאחר חיתום שטרות וכו'.</w:t>
      </w:r>
    </w:p>
    <w:p w14:paraId="7F072720" w14:textId="77777777" w:rsidR="00D045B5" w:rsidRPr="00B36CE4" w:rsidRDefault="00D045B5" w:rsidP="00D045B5">
      <w:pPr>
        <w:pStyle w:val="36"/>
        <w:framePr w:wrap="notBeside"/>
        <w:rPr>
          <w:rtl/>
        </w:rPr>
      </w:pPr>
      <w:r w:rsidRPr="00B36CE4">
        <w:rPr>
          <w:rtl/>
        </w:rPr>
        <w:t>רב:</w:t>
      </w:r>
    </w:p>
    <w:p w14:paraId="507502F7" w14:textId="77777777" w:rsidR="00D045B5" w:rsidRDefault="00D045B5" w:rsidP="00D045B5">
      <w:pPr>
        <w:rPr>
          <w:rFonts w:ascii="David" w:hAnsi="David"/>
          <w:sz w:val="32"/>
          <w:rtl/>
        </w:rPr>
      </w:pPr>
      <w:r w:rsidRPr="00C35A2C">
        <w:rPr>
          <w:rFonts w:ascii="David" w:hAnsi="David"/>
          <w:sz w:val="32"/>
          <w:rtl/>
        </w:rPr>
        <w:t xml:space="preserve">קודם חיתום שטרות - גובה מנכסים משועבדים, </w:t>
      </w:r>
    </w:p>
    <w:p w14:paraId="33FF9FD0" w14:textId="77777777" w:rsidR="00D045B5" w:rsidRPr="00C35A2C" w:rsidRDefault="00D045B5" w:rsidP="00D045B5">
      <w:pPr>
        <w:rPr>
          <w:rFonts w:ascii="David" w:hAnsi="David"/>
          <w:sz w:val="32"/>
          <w:rtl/>
        </w:rPr>
      </w:pPr>
      <w:r w:rsidRPr="00C35A2C">
        <w:rPr>
          <w:rFonts w:ascii="David" w:hAnsi="David"/>
          <w:sz w:val="32"/>
          <w:rtl/>
        </w:rPr>
        <w:t>לאחר חיתום שטרות - גובה מנכסים בני חורין.</w:t>
      </w:r>
    </w:p>
    <w:p w14:paraId="70A2BF7B" w14:textId="77777777" w:rsidR="00D045B5" w:rsidRPr="00B36CE4" w:rsidRDefault="00D045B5" w:rsidP="00D045B5">
      <w:pPr>
        <w:pStyle w:val="36"/>
        <w:framePr w:wrap="notBeside"/>
        <w:rPr>
          <w:rtl/>
        </w:rPr>
      </w:pPr>
      <w:r w:rsidRPr="00B36CE4">
        <w:rPr>
          <w:rFonts w:hint="cs"/>
          <w:rtl/>
        </w:rPr>
        <w:t>פעמים</w:t>
      </w:r>
      <w:r w:rsidRPr="00B36CE4">
        <w:rPr>
          <w:rtl/>
        </w:rPr>
        <w:t xml:space="preserve"> אמר רב:</w:t>
      </w:r>
    </w:p>
    <w:p w14:paraId="2E98D87B" w14:textId="77777777" w:rsidR="00D045B5" w:rsidRPr="00C35A2C" w:rsidRDefault="00D045B5" w:rsidP="00D045B5">
      <w:pPr>
        <w:rPr>
          <w:rFonts w:ascii="David" w:hAnsi="David"/>
          <w:sz w:val="32"/>
          <w:rtl/>
        </w:rPr>
      </w:pPr>
      <w:r w:rsidRPr="00C35A2C">
        <w:rPr>
          <w:rFonts w:ascii="David" w:hAnsi="David"/>
          <w:sz w:val="32"/>
          <w:rtl/>
        </w:rPr>
        <w:t xml:space="preserve">אפילו קודם חיתום שטרות - גובה </w:t>
      </w:r>
      <w:r>
        <w:rPr>
          <w:rFonts w:ascii="David" w:hAnsi="David" w:hint="cs"/>
          <w:sz w:val="32"/>
          <w:rtl/>
        </w:rPr>
        <w:t xml:space="preserve">רק </w:t>
      </w:r>
      <w:r w:rsidRPr="00C35A2C">
        <w:rPr>
          <w:rFonts w:ascii="David" w:hAnsi="David"/>
          <w:sz w:val="32"/>
          <w:rtl/>
        </w:rPr>
        <w:t>מנכסים בני חורין.</w:t>
      </w:r>
    </w:p>
    <w:p w14:paraId="38B5B7D5" w14:textId="77777777" w:rsidR="00D045B5" w:rsidRPr="00B36CE4" w:rsidRDefault="00D045B5" w:rsidP="00D045B5">
      <w:pPr>
        <w:pStyle w:val="36"/>
        <w:framePr w:wrap="notBeside"/>
        <w:rPr>
          <w:rtl/>
        </w:rPr>
      </w:pPr>
      <w:r>
        <w:rPr>
          <w:rFonts w:hint="cs"/>
          <w:rtl/>
        </w:rPr>
        <w:t xml:space="preserve">- </w:t>
      </w:r>
      <w:r w:rsidRPr="00B36CE4">
        <w:rPr>
          <w:rFonts w:hint="cs"/>
          <w:rtl/>
        </w:rPr>
        <w:t>ו</w:t>
      </w:r>
      <w:r w:rsidRPr="00B36CE4">
        <w:rPr>
          <w:rtl/>
        </w:rPr>
        <w:t>לא קשיא:</w:t>
      </w:r>
    </w:p>
    <w:p w14:paraId="2E5A355B" w14:textId="77777777" w:rsidR="00D045B5" w:rsidRPr="00C35A2C" w:rsidRDefault="00D045B5" w:rsidP="00D045B5">
      <w:pPr>
        <w:rPr>
          <w:rFonts w:ascii="David" w:hAnsi="David"/>
          <w:sz w:val="32"/>
          <w:rtl/>
        </w:rPr>
      </w:pPr>
      <w:r w:rsidRPr="00C35A2C">
        <w:rPr>
          <w:rFonts w:ascii="David" w:hAnsi="David"/>
          <w:sz w:val="32"/>
          <w:rtl/>
        </w:rPr>
        <w:t>הא דכתב ביה פלוני ערב, הא דכתב ביה ופלוני ערב.</w:t>
      </w:r>
    </w:p>
    <w:p w14:paraId="55BDA8C4" w14:textId="77777777" w:rsidR="00D045B5" w:rsidRPr="00B36CE4" w:rsidRDefault="00D045B5" w:rsidP="00D045B5">
      <w:pPr>
        <w:pStyle w:val="36"/>
        <w:framePr w:wrap="notBeside"/>
        <w:rPr>
          <w:rtl/>
        </w:rPr>
      </w:pPr>
      <w:r>
        <w:rPr>
          <w:rFonts w:hint="cs"/>
          <w:rtl/>
        </w:rPr>
        <w:t>ורי''ו</w:t>
      </w:r>
      <w:r w:rsidRPr="00B36CE4">
        <w:rPr>
          <w:rtl/>
        </w:rPr>
        <w:t>:</w:t>
      </w:r>
    </w:p>
    <w:p w14:paraId="680056B2" w14:textId="77777777" w:rsidR="00D045B5" w:rsidRPr="00C35A2C" w:rsidRDefault="00D045B5" w:rsidP="00D045B5">
      <w:pPr>
        <w:rPr>
          <w:rFonts w:ascii="David" w:hAnsi="David"/>
          <w:sz w:val="32"/>
          <w:rtl/>
        </w:rPr>
      </w:pPr>
      <w:r w:rsidRPr="00C35A2C">
        <w:rPr>
          <w:rFonts w:ascii="David" w:hAnsi="David"/>
          <w:sz w:val="32"/>
          <w:rtl/>
        </w:rPr>
        <w:t xml:space="preserve">אחד זה ואחד זה גובה </w:t>
      </w:r>
      <w:r>
        <w:rPr>
          <w:rFonts w:ascii="David" w:hAnsi="David" w:hint="cs"/>
          <w:sz w:val="32"/>
          <w:rtl/>
        </w:rPr>
        <w:t xml:space="preserve">רק </w:t>
      </w:r>
      <w:r w:rsidRPr="00C35A2C">
        <w:rPr>
          <w:rFonts w:ascii="David" w:hAnsi="David"/>
          <w:sz w:val="32"/>
          <w:rtl/>
        </w:rPr>
        <w:t xml:space="preserve">מבני חורין, ואף </w:t>
      </w:r>
      <w:r>
        <w:rPr>
          <w:rFonts w:ascii="David" w:hAnsi="David" w:hint="cs"/>
          <w:sz w:val="32"/>
          <w:rtl/>
        </w:rPr>
        <w:t>ש</w:t>
      </w:r>
      <w:r w:rsidRPr="00C35A2C">
        <w:rPr>
          <w:rFonts w:ascii="David" w:hAnsi="David"/>
          <w:sz w:val="32"/>
          <w:rtl/>
        </w:rPr>
        <w:t>כתב ב</w:t>
      </w:r>
      <w:r>
        <w:rPr>
          <w:rFonts w:ascii="David" w:hAnsi="David" w:hint="cs"/>
          <w:sz w:val="32"/>
          <w:rtl/>
        </w:rPr>
        <w:t>ו</w:t>
      </w:r>
      <w:r w:rsidRPr="00C35A2C">
        <w:rPr>
          <w:rFonts w:ascii="David" w:hAnsi="David"/>
          <w:sz w:val="32"/>
          <w:rtl/>
        </w:rPr>
        <w:t xml:space="preserve"> ופלוני ערב.</w:t>
      </w:r>
    </w:p>
    <w:p w14:paraId="700ACF4A" w14:textId="77777777" w:rsidR="00D045B5" w:rsidRPr="00B36CE4" w:rsidRDefault="00D045B5" w:rsidP="00D045B5">
      <w:pPr>
        <w:pStyle w:val="36"/>
        <w:framePr w:wrap="notBeside"/>
        <w:rPr>
          <w:rtl/>
        </w:rPr>
      </w:pPr>
      <w:r w:rsidRPr="00B36CE4">
        <w:rPr>
          <w:rtl/>
        </w:rPr>
        <w:t>מתיב רבא:</w:t>
      </w:r>
    </w:p>
    <w:p w14:paraId="69BF47E9" w14:textId="77777777" w:rsidR="00D045B5" w:rsidRDefault="00D045B5" w:rsidP="00D045B5">
      <w:pPr>
        <w:rPr>
          <w:rFonts w:ascii="David" w:hAnsi="David"/>
          <w:sz w:val="32"/>
          <w:rtl/>
        </w:rPr>
      </w:pPr>
      <w:r w:rsidRPr="00B36CE4">
        <w:rPr>
          <w:rtl/>
        </w:rPr>
        <w:t xml:space="preserve">עדים החתומין על שאילת שלום בגט - פסול, </w:t>
      </w:r>
      <w:r>
        <w:rPr>
          <w:rFonts w:hint="cs"/>
          <w:rtl/>
        </w:rPr>
        <w:t>ד</w:t>
      </w:r>
      <w:r w:rsidRPr="00B36CE4">
        <w:rPr>
          <w:rtl/>
        </w:rPr>
        <w:t>חיישינן שמא על שאילת שלום חתמו.</w:t>
      </w:r>
      <w:r>
        <w:rPr>
          <w:rFonts w:hint="cs"/>
          <w:rtl/>
        </w:rPr>
        <w:t xml:space="preserve"> </w:t>
      </w:r>
      <w:r w:rsidRPr="00B36CE4">
        <w:rPr>
          <w:rStyle w:val="affffe"/>
          <w:rFonts w:hint="cs"/>
          <w:rtl/>
        </w:rPr>
        <w:t>ומרי</w:t>
      </w:r>
      <w:r w:rsidRPr="00B36CE4">
        <w:rPr>
          <w:rStyle w:val="affffe"/>
          <w:rtl/>
        </w:rPr>
        <w:t>"</w:t>
      </w:r>
      <w:r w:rsidRPr="00B36CE4">
        <w:rPr>
          <w:rStyle w:val="affffe"/>
          <w:rFonts w:hint="cs"/>
          <w:rtl/>
        </w:rPr>
        <w:t>ו</w:t>
      </w:r>
      <w:r w:rsidRPr="00B36CE4">
        <w:rPr>
          <w:rStyle w:val="affffe"/>
          <w:rtl/>
        </w:rPr>
        <w:t>:</w:t>
      </w:r>
      <w:r w:rsidRPr="00C35A2C">
        <w:rPr>
          <w:rFonts w:ascii="David" w:hAnsi="David"/>
          <w:sz w:val="32"/>
          <w:rtl/>
        </w:rPr>
        <w:t xml:space="preserve"> שאילו - פסול, ושאילו - כשר.</w:t>
      </w:r>
    </w:p>
    <w:p w14:paraId="6A36A390" w14:textId="77777777" w:rsidR="00D045B5" w:rsidRPr="00B36CE4" w:rsidRDefault="00D045B5" w:rsidP="00D045B5">
      <w:pPr>
        <w:pStyle w:val="36"/>
        <w:framePr w:wrap="notBeside"/>
        <w:rPr>
          <w:rtl/>
        </w:rPr>
      </w:pPr>
      <w:r w:rsidRPr="00B36CE4">
        <w:rPr>
          <w:rFonts w:hint="cs"/>
          <w:rtl/>
        </w:rPr>
        <w:t>- ה</w:t>
      </w:r>
      <w:r w:rsidRPr="00B36CE4">
        <w:rPr>
          <w:rtl/>
        </w:rPr>
        <w:t>"</w:t>
      </w:r>
      <w:r w:rsidRPr="00B36CE4">
        <w:rPr>
          <w:rFonts w:hint="cs"/>
          <w:rtl/>
        </w:rPr>
        <w:t>נ</w:t>
      </w:r>
    </w:p>
    <w:p w14:paraId="4D2DB70F" w14:textId="77777777" w:rsidR="00D045B5" w:rsidRPr="00C35A2C" w:rsidRDefault="00D045B5" w:rsidP="00D045B5">
      <w:pPr>
        <w:rPr>
          <w:rFonts w:ascii="David" w:hAnsi="David"/>
          <w:sz w:val="32"/>
          <w:rtl/>
        </w:rPr>
      </w:pPr>
      <w:r w:rsidRPr="00C35A2C">
        <w:rPr>
          <w:rFonts w:ascii="David" w:hAnsi="David" w:hint="cs"/>
          <w:sz w:val="32"/>
          <w:rtl/>
        </w:rPr>
        <w:t xml:space="preserve">דכתב פלוני ערב ואימא </w:t>
      </w:r>
      <w:r w:rsidRPr="0081371E">
        <w:rPr>
          <w:rStyle w:val="afff8"/>
          <w:rFonts w:hint="cs"/>
          <w:rtl/>
        </w:rPr>
        <w:t>וכן</w:t>
      </w:r>
      <w:r>
        <w:rPr>
          <w:rFonts w:ascii="David" w:hAnsi="David" w:hint="cs"/>
          <w:sz w:val="32"/>
          <w:rtl/>
        </w:rPr>
        <w:t xml:space="preserve"> </w:t>
      </w:r>
      <w:r>
        <w:rPr>
          <w:rStyle w:val="affffe"/>
          <w:rFonts w:ascii="David" w:hAnsi="David" w:hint="cs"/>
          <w:sz w:val="32"/>
          <w:rtl/>
          <w:rPrChange w:id="9563" w:author="מנוע אמוראים" w:date="2026-10-05T16:41:09Z">
            <w:rPr>
              <w:rFonts w:ascii="David" w:hAnsi="David" w:hint="cs"/>
              <w:sz w:val="32"/>
              <w:rtl/>
            </w:rPr>
          </w:rPrChange>
        </w:rPr>
        <w:t xml:space="preserve">ארי</w:t>
      </w:r>
      <w:r>
        <w:rPr>
          <w:rStyle w:val="affffe"/>
          <w:rFonts w:ascii="David" w:hAnsi="David"/>
          <w:sz w:val="32"/>
          <w:rtl/>
          <w:rPrChange w:id="9564" w:author="מנוע אמוראים" w:date="2026-10-05T16:41:09Z">
            <w:rPr>
              <w:rFonts w:ascii="David" w:hAnsi="David"/>
              <w:sz w:val="32"/>
              <w:rtl/>
            </w:rPr>
          </w:rPrChange>
        </w:rPr>
        <w:t xml:space="preserve">"</w:t>
      </w:r>
      <w:r>
        <w:rPr>
          <w:rStyle w:val="affffe"/>
          <w:rFonts w:ascii="David" w:hAnsi="David" w:hint="cs"/>
          <w:sz w:val="32"/>
          <w:rtl/>
          <w:rPrChange w:id="9565" w:author="מנוע אמוראים" w:date="2026-10-05T16:41:09Z">
            <w:rPr>
              <w:rFonts w:ascii="David" w:hAnsi="David" w:hint="cs"/>
              <w:sz w:val="32"/>
              <w:rtl/>
            </w:rPr>
          </w:rPrChange>
        </w:rPr>
        <w:t xml:space="preserve">ו</w:t>
      </w:r>
      <w:r>
        <w:rPr>
          <w:rFonts w:ascii="David" w:hAnsi="David" w:hint="cs"/>
          <w:sz w:val="32"/>
          <w:rtl/>
        </w:rPr>
        <w:t xml:space="preserve">.</w:t>
      </w:r>
    </w:p>
    <w:p w14:paraId="6DD49BEE" w14:textId="77777777" w:rsidR="00D045B5" w:rsidRPr="001B450D" w:rsidRDefault="00D045B5" w:rsidP="00D045B5">
      <w:pPr>
        <w:pStyle w:val="aff9"/>
        <w:rPr>
          <w:del w:id="90198" w:author="מנוע עיצוב" w:date="2026-10-08T11:01:28Z"/>
          <w:rtl/>
        </w:rPr>
      </w:pPr>
      <w:del w:id="90197" w:author="מנוע עיצוב" w:date="2026-10-08T11:01:28Z">
        <w:r w:rsidRPr="001B450D">
          <w:rPr>
            <w:rFonts w:hint="cs"/>
            <w:rtl/>
          </w:rPr>
          <w:delText xml:space="preserve">***</w:delText>
        </w:r>
      </w:del>
    </w:p>
    <w:p w14:paraId="106EDF5E" w14:textId="77777777" w:rsidR="00D045B5" w:rsidRPr="00801934" w:rsidRDefault="00D045B5" w:rsidP="00D045B5">
      <w:pPr>
        <w:pStyle w:val="afffb"/>
        <w:rPr>
          <w:rtl/>
        </w:rPr>
      </w:pPr>
      <w:ins w:id="9992" w:author="מספור קטעי משנה" w:date="2026-10-06T06:44:59Z">
        <w:r>
          <w:rPr>
            <w:rStyle w:val="MisparKeta"/>
          </w:rPr>
          <w:t xml:space="preserve">ג. </w:t>
        </w:r>
      </w:ins>
      <w:r w:rsidRPr="00801934">
        <w:rPr>
          <w:rtl/>
        </w:rPr>
        <w:t>מעשה ובא לפני רבי ישמעאל וכו'.</w:t>
      </w:r>
    </w:p>
    <w:p w14:paraId="087BCDD4" w14:textId="77777777" w:rsidR="00D045B5" w:rsidRPr="00B36CE4" w:rsidRDefault="00D045B5" w:rsidP="00D045B5">
      <w:pPr>
        <w:pStyle w:val="36"/>
        <w:framePr w:wrap="notBeside"/>
        <w:rPr>
          <w:rtl/>
        </w:rPr>
      </w:pPr>
      <w:r w:rsidRPr="00B36CE4">
        <w:rPr>
          <w:rFonts w:hint="cs"/>
          <w:rtl/>
        </w:rPr>
        <w:t>רבב</w:t>
      </w:r>
      <w:r w:rsidRPr="00B36CE4">
        <w:rPr>
          <w:rtl/>
        </w:rPr>
        <w:t>"</w:t>
      </w:r>
      <w:r w:rsidRPr="00B36CE4">
        <w:rPr>
          <w:rFonts w:hint="cs"/>
          <w:rtl/>
        </w:rPr>
        <w:t>ח מרי</w:t>
      </w:r>
      <w:r w:rsidRPr="00B36CE4">
        <w:rPr>
          <w:rtl/>
        </w:rPr>
        <w:t>"</w:t>
      </w:r>
      <w:r w:rsidRPr="00B36CE4">
        <w:rPr>
          <w:rFonts w:hint="cs"/>
          <w:rtl/>
        </w:rPr>
        <w:t>ו</w:t>
      </w:r>
      <w:r w:rsidRPr="00B36CE4">
        <w:rPr>
          <w:rtl/>
        </w:rPr>
        <w:t>:</w:t>
      </w:r>
    </w:p>
    <w:p w14:paraId="1093E5BB" w14:textId="77777777" w:rsidR="00D045B5" w:rsidRPr="00C35A2C" w:rsidRDefault="00D045B5" w:rsidP="00D045B5">
      <w:pPr>
        <w:rPr>
          <w:rFonts w:ascii="David" w:hAnsi="David"/>
          <w:sz w:val="32"/>
          <w:rtl/>
        </w:rPr>
      </w:pPr>
      <w:r w:rsidRPr="00C35A2C">
        <w:rPr>
          <w:rFonts w:ascii="David" w:hAnsi="David"/>
          <w:sz w:val="32"/>
          <w:rtl/>
        </w:rPr>
        <w:t>אף על פי שקילס רבי ישמעאל את בן ננס, הלכה כמותו.</w:t>
      </w:r>
    </w:p>
    <w:p w14:paraId="14E0F4C1" w14:textId="77777777" w:rsidR="00D045B5" w:rsidRPr="00B36CE4" w:rsidRDefault="00D045B5" w:rsidP="00D045B5">
      <w:pPr>
        <w:pStyle w:val="36"/>
        <w:framePr w:wrap="notBeside"/>
        <w:rPr>
          <w:rtl/>
        </w:rPr>
      </w:pPr>
      <w:r w:rsidRPr="00B36CE4">
        <w:rPr>
          <w:rFonts w:hint="cs"/>
          <w:rtl/>
        </w:rPr>
        <w:t>רבין מרי</w:t>
      </w:r>
      <w:r w:rsidRPr="00B36CE4">
        <w:rPr>
          <w:rtl/>
        </w:rPr>
        <w:t>"</w:t>
      </w:r>
      <w:r w:rsidRPr="00B36CE4">
        <w:rPr>
          <w:rFonts w:hint="cs"/>
          <w:rtl/>
        </w:rPr>
        <w:t>ו</w:t>
      </w:r>
      <w:r w:rsidRPr="00B36CE4">
        <w:rPr>
          <w:rtl/>
        </w:rPr>
        <w:t>:</w:t>
      </w:r>
    </w:p>
    <w:p w14:paraId="151A3DF9" w14:textId="77777777" w:rsidR="00D045B5" w:rsidRPr="00C35A2C" w:rsidRDefault="00D045B5" w:rsidP="00D045B5">
      <w:pPr>
        <w:rPr>
          <w:rFonts w:ascii="David" w:hAnsi="David"/>
          <w:sz w:val="32"/>
          <w:rtl/>
        </w:rPr>
      </w:pPr>
      <w:r w:rsidRPr="00C35A2C">
        <w:rPr>
          <w:rFonts w:ascii="David" w:hAnsi="David"/>
          <w:sz w:val="32"/>
          <w:rtl/>
        </w:rPr>
        <w:t>חלוק היה רבי ישמעאל אף בחנוק, והלכה כמותו אף בחנוק.</w:t>
      </w:r>
    </w:p>
    <w:p w14:paraId="2AC8333A" w14:textId="77777777" w:rsidR="00D045B5" w:rsidRPr="00B36CE4" w:rsidRDefault="00D045B5" w:rsidP="00D045B5">
      <w:pPr>
        <w:pStyle w:val="36"/>
        <w:framePr w:wrap="notBeside"/>
        <w:rPr>
          <w:rtl/>
        </w:rPr>
      </w:pPr>
      <w:r w:rsidRPr="00B36CE4">
        <w:rPr>
          <w:rFonts w:hint="cs"/>
          <w:rtl/>
        </w:rPr>
        <w:t>ריא</w:t>
      </w:r>
      <w:r w:rsidRPr="00B36CE4">
        <w:rPr>
          <w:rtl/>
        </w:rPr>
        <w:t>"</w:t>
      </w:r>
      <w:r w:rsidRPr="00B36CE4">
        <w:rPr>
          <w:rFonts w:hint="cs"/>
          <w:rtl/>
        </w:rPr>
        <w:t>ש:</w:t>
      </w:r>
    </w:p>
    <w:p w14:paraId="5D6213A2" w14:textId="77777777" w:rsidR="00D045B5" w:rsidRPr="00C35A2C" w:rsidRDefault="00D045B5" w:rsidP="00D045B5">
      <w:pPr>
        <w:rPr>
          <w:rFonts w:ascii="David" w:hAnsi="David"/>
          <w:sz w:val="32"/>
          <w:rtl/>
        </w:rPr>
      </w:pPr>
      <w:r w:rsidRPr="00C35A2C">
        <w:rPr>
          <w:rFonts w:ascii="David" w:hAnsi="David"/>
          <w:sz w:val="32"/>
          <w:rtl/>
        </w:rPr>
        <w:t>חנוק וקנו מידו - משתעבד.</w:t>
      </w:r>
      <w:r w:rsidRPr="00C35A2C">
        <w:rPr>
          <w:rFonts w:ascii="David" w:hAnsi="David" w:hint="cs"/>
          <w:sz w:val="32"/>
          <w:rtl/>
        </w:rPr>
        <w:t xml:space="preserve">  </w:t>
      </w:r>
      <w:r w:rsidRPr="00C35A2C">
        <w:rPr>
          <w:rFonts w:ascii="David" w:hAnsi="David"/>
          <w:sz w:val="32"/>
          <w:rtl/>
        </w:rPr>
        <w:t>מכלל, דערב בעלמא לא בעי קנין.</w:t>
      </w:r>
    </w:p>
    <w:p w14:paraId="16980658" w14:textId="77777777" w:rsidR="00D045B5" w:rsidRPr="00C35A2C" w:rsidRDefault="00D045B5" w:rsidP="00D045B5">
      <w:pPr>
        <w:pStyle w:val="affe"/>
        <w:framePr w:wrap="around"/>
        <w:rPr>
          <w:rtl/>
        </w:rPr>
      </w:pPr>
      <w:r w:rsidRPr="00C35A2C">
        <w:rPr>
          <w:rFonts w:hint="cs"/>
          <w:rtl/>
        </w:rPr>
        <w:t>קעו:</w:t>
      </w:r>
    </w:p>
    <w:p w14:paraId="6138254C" w14:textId="77777777" w:rsidR="00D045B5" w:rsidRPr="00B36CE4" w:rsidRDefault="00D045B5" w:rsidP="00D045B5">
      <w:pPr>
        <w:pStyle w:val="36"/>
        <w:framePr w:wrap="notBeside"/>
        <w:rPr>
          <w:rtl/>
        </w:rPr>
      </w:pPr>
      <w:r w:rsidRPr="00B36CE4">
        <w:rPr>
          <w:rtl/>
        </w:rPr>
        <w:t>ו</w:t>
      </w:r>
      <w:r>
        <w:rPr>
          <w:rFonts w:hint="cs"/>
          <w:rtl/>
        </w:rPr>
        <w:t xml:space="preserve">חלק על </w:t>
      </w:r>
      <w:r w:rsidRPr="00B36CE4">
        <w:rPr>
          <w:rFonts w:hint="cs"/>
          <w:rtl/>
        </w:rPr>
        <w:t>ר</w:t>
      </w:r>
      <w:r w:rsidRPr="00B36CE4">
        <w:rPr>
          <w:rtl/>
        </w:rPr>
        <w:t>"</w:t>
      </w:r>
      <w:r w:rsidRPr="00B36CE4">
        <w:rPr>
          <w:rFonts w:hint="cs"/>
          <w:rtl/>
        </w:rPr>
        <w:t>נ:</w:t>
      </w:r>
    </w:p>
    <w:p w14:paraId="41FBD1D1" w14:textId="77777777" w:rsidR="00D045B5" w:rsidRPr="00C35A2C" w:rsidRDefault="00D045B5" w:rsidP="00D045B5">
      <w:pPr>
        <w:rPr>
          <w:rFonts w:ascii="David" w:hAnsi="David"/>
          <w:sz w:val="32"/>
          <w:rtl/>
        </w:rPr>
      </w:pPr>
      <w:r w:rsidRPr="00C35A2C">
        <w:rPr>
          <w:rFonts w:ascii="David" w:hAnsi="David" w:hint="cs"/>
          <w:sz w:val="32"/>
          <w:rtl/>
        </w:rPr>
        <w:t>שאמר ד</w:t>
      </w:r>
      <w:r w:rsidRPr="00C35A2C">
        <w:rPr>
          <w:rFonts w:ascii="David" w:hAnsi="David"/>
          <w:sz w:val="32"/>
          <w:rtl/>
        </w:rPr>
        <w:t>ערב דבית דין הוא דלא בעי קנין, הא בעלמא בעי קנין.</w:t>
      </w:r>
    </w:p>
    <w:p w14:paraId="74AD0668" w14:textId="77777777" w:rsidR="00D045B5" w:rsidRPr="00B36CE4" w:rsidRDefault="00D045B5" w:rsidP="00D045B5">
      <w:pPr>
        <w:pStyle w:val="36"/>
        <w:framePr w:wrap="notBeside"/>
        <w:rPr>
          <w:rtl/>
        </w:rPr>
      </w:pPr>
      <w:r w:rsidRPr="00B36CE4">
        <w:rPr>
          <w:rtl/>
        </w:rPr>
        <w:t xml:space="preserve">והלכתא: </w:t>
      </w:r>
    </w:p>
    <w:p w14:paraId="2CDBA890" w14:textId="77777777" w:rsidR="00D045B5" w:rsidRPr="00C35A2C" w:rsidRDefault="00D045B5" w:rsidP="00D045B5">
      <w:pPr>
        <w:rPr>
          <w:rFonts w:ascii="David" w:hAnsi="David"/>
          <w:sz w:val="32"/>
          <w:rtl/>
        </w:rPr>
      </w:pPr>
      <w:r w:rsidRPr="00C35A2C">
        <w:rPr>
          <w:rFonts w:ascii="David" w:hAnsi="David"/>
          <w:sz w:val="32"/>
          <w:rtl/>
        </w:rPr>
        <w:t>ערב בשעת מתן מעות לא בעי קנין, אחר מתן מעות - בעי קנין.</w:t>
      </w:r>
    </w:p>
    <w:p w14:paraId="01DE5BA2" w14:textId="77777777" w:rsidR="00D045B5" w:rsidRPr="00C35A2C" w:rsidRDefault="00D045B5" w:rsidP="00D045B5">
      <w:pPr>
        <w:rPr>
          <w:rFonts w:ascii="David" w:hAnsi="David"/>
          <w:sz w:val="32"/>
          <w:rtl/>
        </w:rPr>
      </w:pPr>
      <w:r w:rsidRPr="00C35A2C">
        <w:rPr>
          <w:rFonts w:ascii="David" w:hAnsi="David"/>
          <w:sz w:val="32"/>
          <w:rtl/>
        </w:rPr>
        <w:t xml:space="preserve">ערב </w:t>
      </w:r>
      <w:r>
        <w:rPr>
          <w:rFonts w:ascii="David" w:hAnsi="David" w:hint="cs"/>
          <w:sz w:val="32"/>
          <w:rtl/>
        </w:rPr>
        <w:t>דב''ד א''צ</w:t>
      </w:r>
      <w:r w:rsidRPr="00C35A2C">
        <w:rPr>
          <w:rFonts w:ascii="David" w:hAnsi="David"/>
          <w:sz w:val="32"/>
          <w:rtl/>
        </w:rPr>
        <w:t xml:space="preserve"> קנין, דבהנאה </w:t>
      </w:r>
      <w:r>
        <w:rPr>
          <w:rFonts w:ascii="David" w:hAnsi="David" w:hint="cs"/>
          <w:sz w:val="32"/>
          <w:rtl/>
        </w:rPr>
        <w:t xml:space="preserve">שמאמין לו     </w:t>
      </w:r>
      <w:r w:rsidRPr="00C35A2C">
        <w:rPr>
          <w:rFonts w:ascii="David" w:hAnsi="David"/>
          <w:sz w:val="32"/>
          <w:rtl/>
        </w:rPr>
        <w:t>- גמר ומשעבד ל</w:t>
      </w:r>
      <w:r>
        <w:rPr>
          <w:rFonts w:ascii="David" w:hAnsi="David" w:hint="cs"/>
          <w:sz w:val="32"/>
          <w:rtl/>
        </w:rPr>
        <w:t>ו</w:t>
      </w:r>
      <w:r w:rsidRPr="00C35A2C">
        <w:rPr>
          <w:rFonts w:ascii="David" w:hAnsi="David"/>
          <w:sz w:val="32"/>
          <w:rtl/>
        </w:rPr>
        <w:t>.</w:t>
      </w:r>
    </w:p>
    <w:p w14:paraId="4A6DF59F" w14:textId="77777777" w:rsidR="00D045B5" w:rsidRDefault="00D045B5" w:rsidP="00D045B5">
      <w:pPr>
        <w:pStyle w:val="Hadran"/>
        <w:ind w:end="0"/>
        <w:rPr>
          <w:rtl/>
        </w:rPr>
        <w:pPrChange w:id="91209" w:author="Claude" w:date="2026-10-08T08:34:53Z">
          <w:pPr>
            <w:pStyle w:val="afffb"/>
            <w:ind w:end="0"/>
            <w:rPr>
              <w:rtl/>
            </w:rPr>
          </w:pPr>
        </w:pPrChange>
      </w:pPr>
      <w:r w:rsidRPr="00F97732">
        <w:rPr>
          <w:rtl/>
        </w:rPr>
        <w:t>הדרן עלך גט פשוט וסליקא ל</w:t>
      </w:r>
      <w:r w:rsidRPr="00F97732">
        <w:rPr>
          <w:rFonts w:hint="cs"/>
          <w:rtl/>
        </w:rPr>
        <w:t xml:space="preserve">ה </w:t>
      </w:r>
      <w:r w:rsidRPr="00F97732">
        <w:rPr>
          <w:rtl/>
        </w:rPr>
        <w:t>מסכת בבא בתרא.</w:t>
      </w:r>
    </w:p>
    <w:p w14:paraId="317A2804" w14:textId="1DB225CF" w:rsidR="00413009" w:rsidRDefault="00D045B5" w:rsidP="00D045B5">
      <w:pPr>
        <w:pStyle w:val="aff9"/>
        <w:rPr>
          <w:del w:id="90200" w:author="מנוע עיצוב" w:date="2026-10-08T11:01:28Z"/>
        </w:rPr>
      </w:pPr>
      <w:del w:id="90199" w:author="מנוע עיצוב" w:date="2026-10-08T11:01:28Z">
        <w:r>
          <w:rPr>
            <w:rFonts w:hint="cs"/>
            <w:rtl/>
          </w:rPr>
          <w:delText xml:space="preserve">****</w:delText>
        </w:r>
      </w:del>
      <w:bookmarkEnd w:id="70"/>
    </w:p>
    <w:sectPr w:rsidR="00413009" w:rsidSect="00A04630">
      <w:pgSz w:w="5103" w:h="14572"/>
      <w:pgMar w:top="567" w:right="1134" w:bottom="567" w:left="567" w:header="283" w:footer="28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849B32" w14:textId="77777777" w:rsidR="00EF224F" w:rsidRDefault="00EF224F">
      <w:pPr>
        <w:spacing w:line="240" w:lineRule="auto"/>
      </w:pPr>
      <w:r>
        <w:separator/>
      </w:r>
    </w:p>
  </w:endnote>
  <w:endnote w:type="continuationSeparator" w:id="0">
    <w:p w14:paraId="74D097B5" w14:textId="77777777" w:rsidR="00EF224F" w:rsidRDefault="00EF22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 TM • Vilna Extra-Bold">
    <w:panose1 w:val="02000500000000000000"/>
    <w:charset w:val="00"/>
    <w:family w:val="modern"/>
    <w:notTrueType/>
    <w:pitch w:val="variable"/>
    <w:sig w:usb0="80000803" w:usb1="5000E00A" w:usb2="00000000" w:usb3="00000000" w:csb0="00000021" w:csb1="00000000"/>
  </w:font>
  <w:font w:name="FrankRuehl">
    <w:panose1 w:val="020E0503060101010101"/>
    <w:charset w:val="00"/>
    <w:family w:val="swiss"/>
    <w:pitch w:val="variable"/>
    <w:sig w:usb0="00000803" w:usb1="00000000" w:usb2="00000000" w:usb3="00000000" w:csb0="00000021"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Fontov Regular">
    <w:altName w:val="BA Fontov"/>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Fb Fontext">
    <w:altName w:val="Times New Roman"/>
    <w:charset w:val="00"/>
    <w:family w:val="roman"/>
    <w:pitch w:val="variable"/>
    <w:sig w:usb0="80000827" w:usb1="5000004A"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BA Or Tzadikim Regular">
    <w:panose1 w:val="02020803050405020304"/>
    <w:charset w:val="00"/>
    <w:family w:val="roman"/>
    <w:pitch w:val="variable"/>
    <w:sig w:usb0="00000803" w:usb1="50000000"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PFT_Frank">
    <w:panose1 w:val="01000503000000020003"/>
    <w:charset w:val="B1"/>
    <w:family w:val="auto"/>
    <w:pitch w:val="variable"/>
    <w:sig w:usb0="80000827" w:usb1="5000004A" w:usb2="00000000" w:usb3="00000000" w:csb0="00000020"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BA Vilna Medium">
    <w:panose1 w:val="02000500000000000000"/>
    <w:charset w:val="00"/>
    <w:family w:val="auto"/>
    <w:pitch w:val="variable"/>
    <w:sig w:usb0="80000803" w:usb1="5000E00A"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BA • Vilna Light">
    <w:panose1 w:val="02000500000000000000"/>
    <w:charset w:val="00"/>
    <w:family w:val="modern"/>
    <w:notTrueType/>
    <w:pitch w:val="variable"/>
    <w:sig w:usb0="80000803" w:usb1="5000E00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17B92" w14:textId="77777777" w:rsidR="00CF2EDB" w:rsidRDefault="00CF2EDB" w:rsidP="00124234">
    <w:pPr>
      <w:pStyle w:val="a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D40D5" w14:textId="77777777" w:rsidR="00EF224F" w:rsidRDefault="00EF224F">
      <w:pPr>
        <w:spacing w:line="240" w:lineRule="auto"/>
      </w:pPr>
      <w:r>
        <w:separator/>
      </w:r>
    </w:p>
  </w:footnote>
  <w:footnote w:type="continuationSeparator" w:id="0">
    <w:p w14:paraId="324B2112" w14:textId="77777777" w:rsidR="00EF224F" w:rsidRDefault="00EF224F">
      <w:pPr>
        <w:spacing w:line="240" w:lineRule="auto"/>
      </w:pPr>
      <w:r>
        <w:continuationSeparator/>
      </w:r>
    </w:p>
  </w:footnote>
  <w:footnote w:id="1">
    <w:p w14:paraId="5C3B37BF" w14:textId="1087B7E6" w:rsidR="00A60B62" w:rsidRPr="00B73FD9" w:rsidRDefault="00A60B62" w:rsidP="00B73FD9">
      <w:pPr>
        <w:pStyle w:val="aff"/>
      </w:pPr>
      <w:r w:rsidRPr="00B73FD9">
        <w:footnoteRef/>
      </w:r>
      <w:r w:rsidRPr="00B73FD9">
        <w:rPr>
          <w:rtl/>
        </w:rPr>
        <w:t xml:space="preserve"> </w:t>
      </w:r>
      <w:r w:rsidRPr="00B73FD9">
        <w:rPr>
          <w:rFonts w:hint="cs"/>
          <w:rtl/>
        </w:rPr>
        <w:t>ואין מזיק במה דחבירו לא יוכל ליטוע כ'ה אמה שהוא מזיקו</w:t>
      </w:r>
    </w:p>
  </w:footnote>
  <w:footnote w:id="2">
    <w:p w14:paraId="2496CEA1" w14:textId="77777777" w:rsidR="00A60B62" w:rsidRDefault="00A60B62" w:rsidP="00A60B62">
      <w:pPr>
        <w:pStyle w:val="aff"/>
        <w:rPr>
          <w:rtl/>
        </w:rPr>
      </w:pPr>
      <w:r>
        <w:rPr>
          <w:rStyle w:val="aff1"/>
        </w:rPr>
        <w:footnoteRef/>
      </w:r>
      <w:r>
        <w:rPr>
          <w:rtl/>
        </w:rPr>
        <w:t xml:space="preserve"> </w:t>
      </w:r>
      <w:r w:rsidRPr="00C35A2C">
        <w:rPr>
          <w:rFonts w:hint="cs"/>
          <w:rtl/>
        </w:rPr>
        <w:t>היינו אליבא דרבנן דלר</w:t>
      </w:r>
      <w:r w:rsidRPr="00C35A2C">
        <w:rPr>
          <w:rtl/>
        </w:rPr>
        <w:t>"</w:t>
      </w:r>
      <w:r w:rsidRPr="00C35A2C">
        <w:rPr>
          <w:rFonts w:hint="cs"/>
          <w:rtl/>
        </w:rPr>
        <w:t>י טעמא מצד כל מרא ומרא</w:t>
      </w:r>
    </w:p>
    <w:p w14:paraId="4881B068" w14:textId="77777777" w:rsidR="00A60B62" w:rsidRPr="00C35A2C" w:rsidRDefault="00A60B62" w:rsidP="00A60B62">
      <w:pPr>
        <w:pStyle w:val="aff"/>
        <w:rPr>
          <w:rFonts w:cs="Guttman Vilna"/>
          <w:b/>
          <w:bCs/>
          <w:szCs w:val="26"/>
          <w:rtl/>
        </w:rPr>
      </w:pPr>
      <w:r w:rsidRPr="00A60B62">
        <w:rPr>
          <w:rFonts w:hint="cs"/>
          <w:b/>
          <w:bCs/>
          <w:rtl/>
        </w:rPr>
        <w:t>א.</w:t>
      </w:r>
      <w:r w:rsidRPr="00C35A2C">
        <w:rPr>
          <w:rFonts w:ascii="Fb Fontext" w:hAnsi="Fb Fontext" w:hint="cs"/>
          <w:rtl/>
        </w:rPr>
        <w:t xml:space="preserve"> כבר עכשיו מקלקלים הכותל</w:t>
      </w:r>
    </w:p>
    <w:p w14:paraId="741094EA" w14:textId="75BF33A6" w:rsidR="00A60B62" w:rsidRPr="00A60B62" w:rsidRDefault="00A60B62" w:rsidP="00A60B62">
      <w:pPr>
        <w:pStyle w:val="aff"/>
        <w:rPr>
          <w:rFonts w:ascii="Fb Fontext" w:hAnsi="Fb Fontext" w:cs="PFT_Frank"/>
          <w:b/>
          <w:bCs/>
          <w:sz w:val="14"/>
        </w:rPr>
      </w:pPr>
      <w:r w:rsidRPr="00C35A2C">
        <w:rPr>
          <w:rFonts w:hint="cs"/>
          <w:rtl/>
        </w:rPr>
        <w:t>ולר</w:t>
      </w:r>
      <w:r w:rsidRPr="00C35A2C">
        <w:rPr>
          <w:rtl/>
        </w:rPr>
        <w:t>"</w:t>
      </w:r>
      <w:r w:rsidRPr="00C35A2C">
        <w:rPr>
          <w:rFonts w:hint="cs"/>
          <w:rtl/>
        </w:rPr>
        <w:t>י כבר עכשיו יכול לעכב שמא לא יפנה כשיצטרך מפני הטורח בסילוק</w:t>
      </w:r>
    </w:p>
  </w:footnote>
  <w:footnote w:id="3">
    <w:p w14:paraId="4D1DCC83" w14:textId="4F0EABC8" w:rsidR="00A60B62" w:rsidRDefault="00A60B62">
      <w:pPr>
        <w:pStyle w:val="aff"/>
      </w:pPr>
      <w:r>
        <w:rPr>
          <w:rStyle w:val="aff1"/>
        </w:rPr>
        <w:footnoteRef/>
      </w:r>
      <w:r>
        <w:rPr>
          <w:rtl/>
        </w:rPr>
        <w:t xml:space="preserve"> </w:t>
      </w:r>
      <w:r w:rsidRPr="00A60B62">
        <w:rPr>
          <w:rFonts w:hint="cs"/>
          <w:rtl/>
        </w:rPr>
        <w:t>לר'ש עשן לתו' הבל</w:t>
      </w:r>
    </w:p>
  </w:footnote>
  <w:footnote w:id="4">
    <w:p w14:paraId="28A455CB" w14:textId="3341909C" w:rsidR="00EB1204" w:rsidRPr="00EB1204" w:rsidRDefault="00EB1204" w:rsidP="00B73FD9">
      <w:pPr>
        <w:pStyle w:val="aff"/>
      </w:pPr>
      <w:r>
        <w:rPr>
          <w:rStyle w:val="aff1"/>
        </w:rPr>
        <w:footnoteRef/>
      </w:r>
      <w:r>
        <w:rPr>
          <w:rtl/>
        </w:rPr>
        <w:t xml:space="preserve"> </w:t>
      </w:r>
      <w:r w:rsidRPr="00C35A2C">
        <w:rPr>
          <w:rFonts w:hint="cs"/>
          <w:rtl/>
        </w:rPr>
        <w:t>ומה שסמך היינו שלא ברשות ואינו קוצץ האילן אלא בדמים ולא מיירי בלוקח מדלא מסיק כן</w:t>
      </w:r>
    </w:p>
  </w:footnote>
  <w:footnote w:id="5">
    <w:p w14:paraId="6FAEEF9A" w14:textId="77777777" w:rsidR="00EB1204" w:rsidRPr="00270A25" w:rsidRDefault="00EB1204" w:rsidP="00270A25">
      <w:pPr>
        <w:pStyle w:val="aff"/>
        <w:rPr>
          <w:rtl/>
        </w:rPr>
      </w:pPr>
      <w:r>
        <w:rPr>
          <w:rStyle w:val="aff1"/>
        </w:rPr>
        <w:footnoteRef/>
      </w:r>
      <w:r>
        <w:rPr>
          <w:rtl/>
        </w:rPr>
        <w:t xml:space="preserve"> </w:t>
      </w:r>
      <w:r w:rsidRPr="00EB1204">
        <w:rPr>
          <w:rStyle w:val="affffe"/>
          <w:rFonts w:hint="cs"/>
          <w:rtl/>
        </w:rPr>
        <w:t>לר</w:t>
      </w:r>
      <w:r w:rsidRPr="00270A25">
        <w:rPr>
          <w:rFonts w:hint="cs"/>
          <w:rtl/>
        </w:rPr>
        <w:t>ש</w:t>
      </w:r>
      <w:r w:rsidRPr="00270A25">
        <w:rPr>
          <w:rtl/>
        </w:rPr>
        <w:t>"</w:t>
      </w:r>
      <w:r w:rsidRPr="00270A25">
        <w:rPr>
          <w:rFonts w:hint="cs"/>
          <w:rtl/>
        </w:rPr>
        <w:t>י ואין ביד מוכר</w:t>
      </w:r>
    </w:p>
    <w:p w14:paraId="252ACBE0" w14:textId="77777777" w:rsidR="00EB1204" w:rsidRPr="00270A25" w:rsidRDefault="00EB1204" w:rsidP="00270A25">
      <w:pPr>
        <w:pStyle w:val="aff"/>
        <w:rPr>
          <w:rtl/>
        </w:rPr>
      </w:pPr>
      <w:r w:rsidRPr="00270A25">
        <w:rPr>
          <w:rFonts w:hint="cs"/>
          <w:rtl/>
        </w:rPr>
        <w:t>לריב</w:t>
      </w:r>
      <w:r w:rsidRPr="00270A25">
        <w:rPr>
          <w:rtl/>
        </w:rPr>
        <w:t>"</w:t>
      </w:r>
      <w:r w:rsidRPr="00270A25">
        <w:rPr>
          <w:rFonts w:hint="cs"/>
          <w:rtl/>
        </w:rPr>
        <w:t>ם ביד לוקח, ולתרוויהו אי קדם בור לא יקוץ דבהיתר עשאן שהערעור אינו אלא מעצם המכירה</w:t>
      </w:r>
    </w:p>
    <w:p w14:paraId="75DC1DA0" w14:textId="2BBB634A" w:rsidR="00EB1204" w:rsidRPr="00270A25" w:rsidRDefault="00EB1204" w:rsidP="00270A25">
      <w:pPr>
        <w:pStyle w:val="aff"/>
        <w:rPr>
          <w:rtl/>
        </w:rPr>
      </w:pPr>
      <w:r w:rsidRPr="00270A25">
        <w:rPr>
          <w:rFonts w:hint="cs"/>
          <w:rtl/>
        </w:rPr>
        <w:t>ולר</w:t>
      </w:r>
      <w:r w:rsidRPr="00270A25">
        <w:rPr>
          <w:rtl/>
        </w:rPr>
        <w:t>"</w:t>
      </w:r>
      <w:r w:rsidRPr="00270A25">
        <w:rPr>
          <w:rFonts w:hint="cs"/>
          <w:rtl/>
        </w:rPr>
        <w:t>ת דלוקח היינו האילן והחזיק ג</w:t>
      </w:r>
      <w:r w:rsidRPr="00270A25">
        <w:rPr>
          <w:rtl/>
        </w:rPr>
        <w:t>"</w:t>
      </w:r>
      <w:r w:rsidRPr="00270A25">
        <w:rPr>
          <w:rFonts w:hint="cs"/>
          <w:rtl/>
        </w:rPr>
        <w:t>ש וטוענין ללוקח, יקשה דאפי' קדם בור.</w:t>
      </w:r>
    </w:p>
    <w:p w14:paraId="341A8A51" w14:textId="18696762" w:rsidR="00EB1204" w:rsidRPr="00270A25" w:rsidRDefault="00EB1204" w:rsidP="00270A25">
      <w:pPr>
        <w:pStyle w:val="aff"/>
      </w:pPr>
      <w:r w:rsidRPr="00270A25">
        <w:rPr>
          <w:rFonts w:hint="cs"/>
          <w:rtl/>
        </w:rPr>
        <w:t>ועוד לוקמה בחזקה שיש עמה טענה</w:t>
      </w:r>
    </w:p>
  </w:footnote>
  <w:footnote w:id="6">
    <w:p w14:paraId="02B4BA7B" w14:textId="77777777" w:rsidR="00EB1204" w:rsidRPr="00270A25" w:rsidRDefault="00EB1204" w:rsidP="00270A25">
      <w:pPr>
        <w:pStyle w:val="aff"/>
        <w:rPr>
          <w:rtl/>
        </w:rPr>
      </w:pPr>
      <w:r w:rsidRPr="00270A25">
        <w:footnoteRef/>
      </w:r>
      <w:r w:rsidRPr="00270A25">
        <w:rPr>
          <w:rtl/>
        </w:rPr>
        <w:t xml:space="preserve"> </w:t>
      </w:r>
      <w:r w:rsidRPr="00270A25">
        <w:rPr>
          <w:rFonts w:hint="cs"/>
          <w:rtl/>
        </w:rPr>
        <w:t>לגלוגי חרדלאי: רש</w:t>
      </w:r>
      <w:r w:rsidRPr="00270A25">
        <w:rPr>
          <w:rtl/>
        </w:rPr>
        <w:t>"</w:t>
      </w:r>
      <w:r w:rsidRPr="00270A25">
        <w:rPr>
          <w:rFonts w:hint="cs"/>
          <w:rtl/>
        </w:rPr>
        <w:t>י פרחים ערוך גרעין תוס' ענפים והיינו דאמרו רבנן אי בביניתא וכו</w:t>
      </w:r>
      <w:r w:rsidRPr="00270A25">
        <w:rPr>
          <w:rtl/>
        </w:rPr>
        <w:t>'</w:t>
      </w:r>
      <w:r w:rsidRPr="00270A25">
        <w:rPr>
          <w:rFonts w:hint="cs"/>
          <w:rtl/>
        </w:rPr>
        <w:t>,</w:t>
      </w:r>
    </w:p>
    <w:p w14:paraId="6A62ACF7" w14:textId="77777777" w:rsidR="00EB1204" w:rsidRPr="00270A25" w:rsidRDefault="00EB1204" w:rsidP="00270A25">
      <w:pPr>
        <w:pStyle w:val="aff"/>
        <w:rPr>
          <w:rtl/>
        </w:rPr>
      </w:pPr>
      <w:r w:rsidRPr="00270A25">
        <w:rPr>
          <w:rFonts w:hint="cs"/>
          <w:rtl/>
        </w:rPr>
        <w:t>בקושיית הגמ' והיינו דאליבא דאביי לרבנן ס</w:t>
      </w:r>
      <w:r w:rsidRPr="00270A25">
        <w:rPr>
          <w:rtl/>
        </w:rPr>
        <w:t>"</w:t>
      </w:r>
      <w:r w:rsidRPr="00270A25">
        <w:rPr>
          <w:rFonts w:hint="cs"/>
          <w:rtl/>
        </w:rPr>
        <w:t>ל שבעל החרדל צריך להרחיק אחר שהקדים לסמוך בעל הדבורים וכדחזי' בבור,</w:t>
      </w:r>
    </w:p>
    <w:p w14:paraId="669266FB" w14:textId="21A4091C" w:rsidR="00EB1204" w:rsidRPr="00270A25" w:rsidRDefault="00EB1204" w:rsidP="00270A25">
      <w:pPr>
        <w:pStyle w:val="aff"/>
        <w:rPr>
          <w:rtl/>
        </w:rPr>
      </w:pPr>
      <w:r w:rsidRPr="00270A25">
        <w:rPr>
          <w:rFonts w:hint="cs"/>
          <w:rtl/>
        </w:rPr>
        <w:t>ולרבי יוסי יש לחלק דבעל הדבורים עשה יותר שלא כהוגן, במה שסמך לכך  יכול לסמוך בעל החרדל,</w:t>
      </w:r>
    </w:p>
    <w:p w14:paraId="1985A791" w14:textId="5A7A8E7C" w:rsidR="00EB1204" w:rsidRPr="00270A25" w:rsidRDefault="00EB1204" w:rsidP="00270A25">
      <w:pPr>
        <w:pStyle w:val="aff"/>
        <w:rPr>
          <w:rtl/>
        </w:rPr>
      </w:pPr>
      <w:r w:rsidRPr="00270A25">
        <w:rPr>
          <w:rFonts w:hint="cs"/>
          <w:rtl/>
        </w:rPr>
        <w:t>משא</w:t>
      </w:r>
      <w:r w:rsidRPr="00270A25">
        <w:rPr>
          <w:rtl/>
        </w:rPr>
        <w:t>"</w:t>
      </w:r>
      <w:r w:rsidRPr="00270A25">
        <w:rPr>
          <w:rFonts w:hint="cs"/>
          <w:rtl/>
        </w:rPr>
        <w:t>כ בבור שהוא ממש מזיק את הכותל לפיכך השני צריך להרחיק כל הו' טפחים</w:t>
      </w:r>
    </w:p>
    <w:p w14:paraId="377A2D3C" w14:textId="77777777" w:rsidR="00EB1204" w:rsidRPr="00270A25" w:rsidRDefault="00EB1204" w:rsidP="00270A25">
      <w:pPr>
        <w:pStyle w:val="aff"/>
        <w:rPr>
          <w:rtl/>
        </w:rPr>
      </w:pPr>
      <w:r w:rsidRPr="00270A25">
        <w:rPr>
          <w:rFonts w:hint="cs"/>
          <w:rtl/>
        </w:rPr>
        <w:t>ובתירוץ הגמ' דהכא מיירי בלוקח לרבנן היינו אפי' שעשה ברשות צריך להרחיק דעל המזיק להרחיק והא דאילן לא מרחיק משום הפסד מרובה</w:t>
      </w:r>
    </w:p>
    <w:p w14:paraId="65261C2E" w14:textId="77777777" w:rsidR="00EB1204" w:rsidRPr="00270A25" w:rsidRDefault="00EB1204" w:rsidP="00270A25">
      <w:pPr>
        <w:pStyle w:val="aff"/>
        <w:rPr>
          <w:rtl/>
        </w:rPr>
      </w:pPr>
      <w:r w:rsidRPr="00270A25">
        <w:rPr>
          <w:rFonts w:hint="cs"/>
          <w:rtl/>
        </w:rPr>
        <w:t xml:space="preserve">  ולרבי יוסי בעל דבורים צריך להרחיק לפי שגם הוא מזיק לבעל החרדל [ולרבנן אין הדבורים מזיקים לחרדל]</w:t>
      </w:r>
    </w:p>
    <w:p w14:paraId="61D71735" w14:textId="2ACA3D5C" w:rsidR="00EB1204" w:rsidRPr="00270A25" w:rsidRDefault="00EB1204" w:rsidP="00270A25">
      <w:pPr>
        <w:pStyle w:val="aff"/>
        <w:rPr>
          <w:rtl/>
        </w:rPr>
      </w:pPr>
      <w:r w:rsidRPr="00270A25">
        <w:rPr>
          <w:rFonts w:hint="cs"/>
          <w:rtl/>
        </w:rPr>
        <w:t>וא</w:t>
      </w:r>
      <w:r w:rsidRPr="00270A25">
        <w:rPr>
          <w:rtl/>
        </w:rPr>
        <w:t>"</w:t>
      </w:r>
      <w:r w:rsidRPr="00270A25">
        <w:rPr>
          <w:rFonts w:hint="cs"/>
          <w:rtl/>
        </w:rPr>
        <w:t>ל דבהו</w:t>
      </w:r>
      <w:r w:rsidRPr="00270A25">
        <w:rPr>
          <w:rtl/>
        </w:rPr>
        <w:t>"</w:t>
      </w:r>
      <w:r w:rsidRPr="00270A25">
        <w:rPr>
          <w:rFonts w:hint="cs"/>
          <w:rtl/>
        </w:rPr>
        <w:t>א לרבי יוסי בעל החרדל מרחיק חצי דמשמע דמתיר בחרדל היינו לסמוך לגמרי</w:t>
      </w:r>
    </w:p>
  </w:footnote>
  <w:footnote w:id="7">
    <w:p w14:paraId="53382579" w14:textId="09D6E395" w:rsidR="00EB1204" w:rsidRPr="00270A25" w:rsidRDefault="00EB1204" w:rsidP="00270A25">
      <w:pPr>
        <w:pStyle w:val="aff"/>
        <w:rPr>
          <w:rtl/>
        </w:rPr>
      </w:pPr>
      <w:r w:rsidRPr="00270A25">
        <w:footnoteRef/>
      </w:r>
      <w:r w:rsidRPr="00270A25">
        <w:rPr>
          <w:rtl/>
        </w:rPr>
        <w:t xml:space="preserve"> </w:t>
      </w:r>
      <w:r w:rsidRPr="00270A25">
        <w:rPr>
          <w:rFonts w:hint="cs"/>
          <w:rtl/>
        </w:rPr>
        <w:t>מקשן זה בגמ' לא ידע כעת מה שידע כבר המקשן הראשון שלרבנן אין הדבורים מזיקות את החרדל</w:t>
      </w:r>
    </w:p>
  </w:footnote>
  <w:footnote w:id="8">
    <w:p w14:paraId="6BA8F5DF" w14:textId="77777777" w:rsidR="00EB1204" w:rsidRPr="00270A25" w:rsidRDefault="00EB1204" w:rsidP="00270A25">
      <w:pPr>
        <w:pStyle w:val="aff"/>
        <w:rPr>
          <w:rtl/>
        </w:rPr>
      </w:pPr>
      <w:r w:rsidRPr="00270A25">
        <w:footnoteRef/>
      </w:r>
      <w:r w:rsidRPr="00270A25">
        <w:rPr>
          <w:rtl/>
        </w:rPr>
        <w:t xml:space="preserve"> </w:t>
      </w:r>
      <w:r w:rsidRPr="00270A25">
        <w:rPr>
          <w:rFonts w:hint="cs"/>
          <w:rtl/>
        </w:rPr>
        <w:t>לר</w:t>
      </w:r>
      <w:r w:rsidRPr="00270A25">
        <w:rPr>
          <w:rtl/>
        </w:rPr>
        <w:t>"</w:t>
      </w:r>
      <w:r w:rsidRPr="00270A25">
        <w:rPr>
          <w:rFonts w:hint="cs"/>
          <w:rtl/>
        </w:rPr>
        <w:t>ח לוקח היינו שלוקח</w:t>
      </w:r>
      <w:r w:rsidRPr="00270A25">
        <w:rPr>
          <w:rtl/>
        </w:rPr>
        <w:t xml:space="preserve"> </w:t>
      </w:r>
      <w:r w:rsidRPr="00270A25">
        <w:rPr>
          <w:rFonts w:hint="cs"/>
          <w:rtl/>
        </w:rPr>
        <w:t>משרה</w:t>
      </w:r>
      <w:r w:rsidRPr="00270A25">
        <w:rPr>
          <w:rtl/>
        </w:rPr>
        <w:t xml:space="preserve"> </w:t>
      </w:r>
      <w:r w:rsidRPr="00270A25">
        <w:rPr>
          <w:rFonts w:hint="cs"/>
          <w:rtl/>
        </w:rPr>
        <w:t>וטוענין</w:t>
      </w:r>
      <w:r w:rsidRPr="00270A25">
        <w:rPr>
          <w:rtl/>
        </w:rPr>
        <w:t xml:space="preserve"> </w:t>
      </w:r>
      <w:r w:rsidRPr="00270A25">
        <w:rPr>
          <w:rFonts w:hint="cs"/>
          <w:rtl/>
        </w:rPr>
        <w:t>ללוקח</w:t>
      </w:r>
      <w:r w:rsidRPr="00270A25">
        <w:rPr>
          <w:rtl/>
        </w:rPr>
        <w:t xml:space="preserve"> </w:t>
      </w:r>
      <w:r w:rsidRPr="00270A25">
        <w:rPr>
          <w:rFonts w:hint="cs"/>
          <w:rtl/>
        </w:rPr>
        <w:t>ו</w:t>
      </w:r>
    </w:p>
    <w:p w14:paraId="4BED6EC3" w14:textId="77777777" w:rsidR="00EB1204" w:rsidRPr="00270A25" w:rsidRDefault="00EB1204" w:rsidP="00270A25">
      <w:pPr>
        <w:pStyle w:val="aff"/>
        <w:rPr>
          <w:rtl/>
        </w:rPr>
      </w:pPr>
      <w:r w:rsidRPr="00270A25">
        <w:rPr>
          <w:rFonts w:hint="cs"/>
          <w:rtl/>
        </w:rPr>
        <w:t>וקשה לתוס' דא</w:t>
      </w:r>
      <w:r w:rsidRPr="00270A25">
        <w:rPr>
          <w:rtl/>
        </w:rPr>
        <w:t>"</w:t>
      </w:r>
      <w:r w:rsidRPr="00270A25">
        <w:rPr>
          <w:rFonts w:hint="cs"/>
          <w:rtl/>
        </w:rPr>
        <w:t>כ</w:t>
      </w:r>
      <w:r w:rsidRPr="00270A25">
        <w:rPr>
          <w:rtl/>
        </w:rPr>
        <w:t xml:space="preserve"> </w:t>
      </w:r>
      <w:r w:rsidRPr="00270A25">
        <w:rPr>
          <w:rFonts w:hint="cs"/>
          <w:rtl/>
        </w:rPr>
        <w:t>למה</w:t>
      </w:r>
      <w:r w:rsidRPr="00270A25">
        <w:rPr>
          <w:rtl/>
        </w:rPr>
        <w:t xml:space="preserve"> </w:t>
      </w:r>
      <w:r w:rsidRPr="00270A25">
        <w:rPr>
          <w:rFonts w:hint="cs"/>
          <w:rtl/>
        </w:rPr>
        <w:t>ירחיק</w:t>
      </w:r>
      <w:r w:rsidRPr="00270A25">
        <w:rPr>
          <w:rtl/>
        </w:rPr>
        <w:t xml:space="preserve"> </w:t>
      </w:r>
      <w:r w:rsidRPr="00270A25">
        <w:rPr>
          <w:rFonts w:hint="cs"/>
          <w:rtl/>
        </w:rPr>
        <w:t>המשרה</w:t>
      </w:r>
      <w:r w:rsidRPr="00270A25">
        <w:rPr>
          <w:rtl/>
        </w:rPr>
        <w:t xml:space="preserve"> </w:t>
      </w:r>
      <w:r w:rsidRPr="00270A25">
        <w:rPr>
          <w:rFonts w:hint="cs"/>
          <w:rtl/>
        </w:rPr>
        <w:t>כשיבא</w:t>
      </w:r>
      <w:r w:rsidRPr="00270A25">
        <w:rPr>
          <w:rtl/>
        </w:rPr>
        <w:t xml:space="preserve"> </w:t>
      </w:r>
      <w:r w:rsidRPr="00270A25">
        <w:rPr>
          <w:rFonts w:hint="cs"/>
          <w:rtl/>
        </w:rPr>
        <w:t>שם</w:t>
      </w:r>
      <w:r w:rsidRPr="00270A25">
        <w:rPr>
          <w:rtl/>
        </w:rPr>
        <w:t xml:space="preserve"> </w:t>
      </w:r>
      <w:r w:rsidRPr="00270A25">
        <w:rPr>
          <w:rFonts w:hint="cs"/>
          <w:rtl/>
        </w:rPr>
        <w:t>ירק</w:t>
      </w:r>
      <w:r w:rsidRPr="00270A25">
        <w:rPr>
          <w:rtl/>
        </w:rPr>
        <w:t xml:space="preserve"> </w:t>
      </w:r>
      <w:r w:rsidRPr="00270A25">
        <w:rPr>
          <w:rFonts w:hint="cs"/>
          <w:rtl/>
        </w:rPr>
        <w:t>כיון</w:t>
      </w:r>
      <w:r w:rsidRPr="00270A25">
        <w:rPr>
          <w:rtl/>
        </w:rPr>
        <w:t xml:space="preserve"> </w:t>
      </w:r>
      <w:r w:rsidRPr="00270A25">
        <w:rPr>
          <w:rFonts w:hint="cs"/>
          <w:rtl/>
        </w:rPr>
        <w:t>שטוענין</w:t>
      </w:r>
      <w:r w:rsidRPr="00270A25">
        <w:rPr>
          <w:rtl/>
        </w:rPr>
        <w:t xml:space="preserve"> </w:t>
      </w:r>
      <w:r w:rsidRPr="00270A25">
        <w:rPr>
          <w:rFonts w:hint="cs"/>
          <w:rtl/>
        </w:rPr>
        <w:t>לו</w:t>
      </w:r>
      <w:r w:rsidRPr="00270A25">
        <w:rPr>
          <w:rtl/>
        </w:rPr>
        <w:t xml:space="preserve"> </w:t>
      </w:r>
      <w:r w:rsidRPr="00270A25">
        <w:rPr>
          <w:rFonts w:hint="cs"/>
          <w:rtl/>
        </w:rPr>
        <w:t>שהמוכר</w:t>
      </w:r>
      <w:r w:rsidRPr="00270A25">
        <w:rPr>
          <w:rtl/>
        </w:rPr>
        <w:t xml:space="preserve"> </w:t>
      </w:r>
      <w:r w:rsidRPr="00270A25">
        <w:rPr>
          <w:rFonts w:hint="cs"/>
          <w:rtl/>
        </w:rPr>
        <w:t>קנה</w:t>
      </w:r>
      <w:r w:rsidRPr="00270A25">
        <w:rPr>
          <w:rtl/>
        </w:rPr>
        <w:t xml:space="preserve"> </w:t>
      </w:r>
      <w:r w:rsidRPr="00270A25">
        <w:rPr>
          <w:rFonts w:hint="cs"/>
          <w:rtl/>
        </w:rPr>
        <w:t>סמיכה</w:t>
      </w:r>
      <w:r w:rsidRPr="00270A25">
        <w:rPr>
          <w:rtl/>
        </w:rPr>
        <w:t xml:space="preserve"> </w:t>
      </w:r>
      <w:r w:rsidRPr="00270A25">
        <w:rPr>
          <w:rFonts w:hint="cs"/>
          <w:rtl/>
        </w:rPr>
        <w:t>זו</w:t>
      </w:r>
    </w:p>
    <w:p w14:paraId="6EBF0754" w14:textId="77777777" w:rsidR="00EB1204" w:rsidRPr="00270A25" w:rsidRDefault="00EB1204" w:rsidP="00270A25">
      <w:pPr>
        <w:pStyle w:val="aff"/>
        <w:rPr>
          <w:rtl/>
        </w:rPr>
      </w:pPr>
      <w:r w:rsidRPr="00270A25">
        <w:rPr>
          <w:rFonts w:hint="cs"/>
          <w:rtl/>
        </w:rPr>
        <w:t>אלא</w:t>
      </w:r>
      <w:r w:rsidRPr="00270A25">
        <w:rPr>
          <w:rtl/>
        </w:rPr>
        <w:t xml:space="preserve"> </w:t>
      </w:r>
      <w:r w:rsidRPr="00270A25">
        <w:rPr>
          <w:rFonts w:hint="cs"/>
          <w:rtl/>
        </w:rPr>
        <w:t>התוס' פירש כרש</w:t>
      </w:r>
      <w:r w:rsidRPr="00270A25">
        <w:rPr>
          <w:rtl/>
        </w:rPr>
        <w:t>"</w:t>
      </w:r>
      <w:r w:rsidRPr="00270A25">
        <w:rPr>
          <w:rFonts w:hint="cs"/>
          <w:rtl/>
        </w:rPr>
        <w:t>י או ריב</w:t>
      </w:r>
      <w:r w:rsidRPr="00270A25">
        <w:rPr>
          <w:rtl/>
        </w:rPr>
        <w:t>"</w:t>
      </w:r>
      <w:r w:rsidRPr="00270A25">
        <w:rPr>
          <w:rFonts w:hint="cs"/>
          <w:rtl/>
        </w:rPr>
        <w:t>ם דהיינו שעשה ברשות ומ</w:t>
      </w:r>
      <w:r w:rsidRPr="00270A25">
        <w:rPr>
          <w:rtl/>
        </w:rPr>
        <w:t>"</w:t>
      </w:r>
      <w:r w:rsidRPr="00270A25">
        <w:rPr>
          <w:rFonts w:hint="cs"/>
          <w:rtl/>
        </w:rPr>
        <w:t>מ על המזיק להרחיק</w:t>
      </w:r>
    </w:p>
    <w:p w14:paraId="31890F36" w14:textId="77777777" w:rsidR="00EB1204" w:rsidRPr="00270A25" w:rsidRDefault="00EB1204" w:rsidP="00270A25">
      <w:pPr>
        <w:pStyle w:val="aff"/>
        <w:rPr>
          <w:rtl/>
        </w:rPr>
      </w:pPr>
      <w:r w:rsidRPr="00270A25">
        <w:rPr>
          <w:rtl/>
        </w:rPr>
        <w:tab/>
      </w:r>
      <w:r w:rsidRPr="00270A25">
        <w:rPr>
          <w:rFonts w:hint="cs"/>
          <w:rtl/>
        </w:rPr>
        <w:t>ויקשה ג' קושיות [א. החילוק בדוחק</w:t>
      </w:r>
      <w:r w:rsidRPr="00270A25">
        <w:rPr>
          <w:rtl/>
        </w:rPr>
        <w:t xml:space="preserve"> </w:t>
      </w:r>
      <w:r w:rsidRPr="00270A25">
        <w:rPr>
          <w:rFonts w:hint="cs"/>
          <w:rtl/>
        </w:rPr>
        <w:t>בין</w:t>
      </w:r>
      <w:r w:rsidRPr="00270A25">
        <w:rPr>
          <w:rtl/>
        </w:rPr>
        <w:t xml:space="preserve"> </w:t>
      </w:r>
      <w:r w:rsidRPr="00270A25">
        <w:rPr>
          <w:rFonts w:hint="cs"/>
          <w:rtl/>
        </w:rPr>
        <w:t>לוקח</w:t>
      </w:r>
      <w:r w:rsidRPr="00270A25">
        <w:rPr>
          <w:rtl/>
        </w:rPr>
        <w:t xml:space="preserve"> </w:t>
      </w:r>
      <w:r w:rsidRPr="00270A25">
        <w:rPr>
          <w:rFonts w:hint="cs"/>
          <w:rtl/>
        </w:rPr>
        <w:t>דאילן</w:t>
      </w:r>
      <w:r w:rsidRPr="00270A25">
        <w:rPr>
          <w:rtl/>
        </w:rPr>
        <w:t xml:space="preserve"> </w:t>
      </w:r>
      <w:r w:rsidRPr="00270A25">
        <w:rPr>
          <w:rFonts w:hint="cs"/>
          <w:rtl/>
        </w:rPr>
        <w:t>ללוקח</w:t>
      </w:r>
      <w:r w:rsidRPr="00270A25">
        <w:rPr>
          <w:rtl/>
        </w:rPr>
        <w:t xml:space="preserve"> </w:t>
      </w:r>
      <w:r w:rsidRPr="00270A25">
        <w:rPr>
          <w:rFonts w:hint="cs"/>
          <w:rtl/>
        </w:rPr>
        <w:t>דמשרה</w:t>
      </w:r>
    </w:p>
    <w:p w14:paraId="72196175" w14:textId="77777777" w:rsidR="00EB1204" w:rsidRPr="00270A25" w:rsidRDefault="00EB1204" w:rsidP="00270A25">
      <w:pPr>
        <w:pStyle w:val="aff"/>
        <w:rPr>
          <w:rtl/>
        </w:rPr>
      </w:pPr>
      <w:r w:rsidRPr="00270A25">
        <w:rPr>
          <w:rFonts w:hint="cs"/>
          <w:rtl/>
        </w:rPr>
        <w:t>ב. הקשו באחרונה ממשנה</w:t>
      </w:r>
      <w:r w:rsidRPr="00270A25">
        <w:rPr>
          <w:rtl/>
        </w:rPr>
        <w:t xml:space="preserve"> </w:t>
      </w:r>
      <w:r w:rsidRPr="00270A25">
        <w:rPr>
          <w:rFonts w:hint="cs"/>
          <w:rtl/>
        </w:rPr>
        <w:t>זו</w:t>
      </w:r>
      <w:r w:rsidRPr="00270A25">
        <w:rPr>
          <w:rtl/>
        </w:rPr>
        <w:t xml:space="preserve"> </w:t>
      </w:r>
      <w:r w:rsidRPr="00270A25">
        <w:rPr>
          <w:rFonts w:hint="cs"/>
          <w:rtl/>
        </w:rPr>
        <w:t>דמשרה</w:t>
      </w:r>
      <w:r w:rsidRPr="00270A25">
        <w:rPr>
          <w:rtl/>
        </w:rPr>
        <w:t xml:space="preserve"> </w:t>
      </w:r>
      <w:r w:rsidRPr="00270A25">
        <w:rPr>
          <w:rFonts w:hint="cs"/>
          <w:rtl/>
        </w:rPr>
        <w:t>וירק</w:t>
      </w:r>
      <w:r w:rsidRPr="00270A25">
        <w:rPr>
          <w:rtl/>
        </w:rPr>
        <w:t xml:space="preserve"> </w:t>
      </w:r>
      <w:r w:rsidRPr="00270A25">
        <w:rPr>
          <w:rFonts w:hint="cs"/>
          <w:rtl/>
        </w:rPr>
        <w:t>אע</w:t>
      </w:r>
      <w:r w:rsidRPr="00270A25">
        <w:rPr>
          <w:rtl/>
        </w:rPr>
        <w:t>"</w:t>
      </w:r>
      <w:r w:rsidRPr="00270A25">
        <w:rPr>
          <w:rFonts w:hint="cs"/>
          <w:rtl/>
        </w:rPr>
        <w:t>פ דהיא הראשונה</w:t>
      </w:r>
    </w:p>
    <w:p w14:paraId="52BCB359" w14:textId="77777777" w:rsidR="00EB1204" w:rsidRPr="00270A25" w:rsidRDefault="00EB1204" w:rsidP="00270A25">
      <w:pPr>
        <w:pStyle w:val="aff"/>
        <w:rPr>
          <w:rtl/>
        </w:rPr>
      </w:pPr>
      <w:r w:rsidRPr="00270A25">
        <w:rPr>
          <w:rFonts w:hint="cs"/>
          <w:rtl/>
        </w:rPr>
        <w:t>ג. משמע לר</w:t>
      </w:r>
      <w:r w:rsidRPr="00270A25">
        <w:rPr>
          <w:rtl/>
        </w:rPr>
        <w:t>"</w:t>
      </w:r>
      <w:r w:rsidRPr="00270A25">
        <w:rPr>
          <w:rFonts w:hint="cs"/>
          <w:rtl/>
        </w:rPr>
        <w:t>י דבעל דבורים סמך תחילה]</w:t>
      </w:r>
    </w:p>
    <w:p w14:paraId="2C394243" w14:textId="77777777" w:rsidR="00EB1204" w:rsidRPr="00270A25" w:rsidRDefault="00EB1204" w:rsidP="00270A25">
      <w:pPr>
        <w:pStyle w:val="aff"/>
        <w:rPr>
          <w:rtl/>
        </w:rPr>
      </w:pPr>
      <w:r w:rsidRPr="00270A25">
        <w:rPr>
          <w:rFonts w:hint="cs"/>
          <w:rtl/>
        </w:rPr>
        <w:t>ר</w:t>
      </w:r>
      <w:r w:rsidRPr="00270A25">
        <w:rPr>
          <w:rtl/>
        </w:rPr>
        <w:t>"</w:t>
      </w:r>
      <w:r w:rsidRPr="00270A25">
        <w:rPr>
          <w:rFonts w:hint="cs"/>
          <w:rtl/>
        </w:rPr>
        <w:t>ת ור</w:t>
      </w:r>
      <w:r w:rsidRPr="00270A25">
        <w:rPr>
          <w:rtl/>
        </w:rPr>
        <w:t>"</w:t>
      </w:r>
      <w:r w:rsidRPr="00270A25">
        <w:rPr>
          <w:rFonts w:hint="cs"/>
          <w:rtl/>
        </w:rPr>
        <w:t>ח ה</w:t>
      </w:r>
      <w:r w:rsidRPr="00270A25">
        <w:rPr>
          <w:rtl/>
        </w:rPr>
        <w:t>"</w:t>
      </w:r>
      <w:r w:rsidRPr="00270A25">
        <w:rPr>
          <w:rFonts w:hint="cs"/>
          <w:rtl/>
        </w:rPr>
        <w:t>ג לרבינא</w:t>
      </w:r>
      <w:r w:rsidRPr="00270A25">
        <w:rPr>
          <w:rtl/>
        </w:rPr>
        <w:t xml:space="preserve"> </w:t>
      </w:r>
      <w:r w:rsidRPr="00270A25">
        <w:rPr>
          <w:rFonts w:hint="cs"/>
          <w:rtl/>
        </w:rPr>
        <w:t>קסברי</w:t>
      </w:r>
      <w:r w:rsidRPr="00270A25">
        <w:rPr>
          <w:rtl/>
        </w:rPr>
        <w:t xml:space="preserve"> </w:t>
      </w:r>
      <w:r w:rsidRPr="00270A25">
        <w:rPr>
          <w:rFonts w:hint="cs"/>
          <w:rtl/>
        </w:rPr>
        <w:t>רבנן</w:t>
      </w:r>
      <w:r w:rsidRPr="00270A25">
        <w:rPr>
          <w:rtl/>
        </w:rPr>
        <w:t xml:space="preserve"> </w:t>
      </w:r>
      <w:r w:rsidRPr="00270A25">
        <w:rPr>
          <w:rFonts w:hint="cs"/>
          <w:rtl/>
        </w:rPr>
        <w:t>על</w:t>
      </w:r>
      <w:r w:rsidRPr="00270A25">
        <w:rPr>
          <w:rtl/>
        </w:rPr>
        <w:t xml:space="preserve"> </w:t>
      </w:r>
      <w:r w:rsidRPr="00270A25">
        <w:rPr>
          <w:rFonts w:hint="cs"/>
          <w:rtl/>
        </w:rPr>
        <w:t>המזיק</w:t>
      </w:r>
      <w:r w:rsidRPr="00270A25">
        <w:rPr>
          <w:rtl/>
        </w:rPr>
        <w:t xml:space="preserve"> </w:t>
      </w:r>
      <w:r w:rsidRPr="00270A25">
        <w:rPr>
          <w:rFonts w:hint="cs"/>
          <w:rtl/>
        </w:rPr>
        <w:t>להרחיק</w:t>
      </w:r>
      <w:r w:rsidRPr="00270A25">
        <w:rPr>
          <w:rtl/>
        </w:rPr>
        <w:t xml:space="preserve"> </w:t>
      </w:r>
      <w:r w:rsidRPr="00270A25">
        <w:rPr>
          <w:rFonts w:hint="cs"/>
          <w:rtl/>
        </w:rPr>
        <w:t>את</w:t>
      </w:r>
      <w:r w:rsidRPr="00270A25">
        <w:rPr>
          <w:rtl/>
        </w:rPr>
        <w:t xml:space="preserve"> </w:t>
      </w:r>
      <w:r w:rsidRPr="00270A25">
        <w:rPr>
          <w:rFonts w:hint="cs"/>
          <w:rtl/>
        </w:rPr>
        <w:t>עצמו</w:t>
      </w:r>
      <w:r w:rsidRPr="00270A25">
        <w:rPr>
          <w:rtl/>
        </w:rPr>
        <w:t xml:space="preserve"> </w:t>
      </w:r>
      <w:r w:rsidRPr="00270A25">
        <w:rPr>
          <w:rFonts w:hint="cs"/>
          <w:rtl/>
        </w:rPr>
        <w:t>והשתא</w:t>
      </w:r>
      <w:r w:rsidRPr="00270A25">
        <w:rPr>
          <w:rtl/>
        </w:rPr>
        <w:t xml:space="preserve"> </w:t>
      </w:r>
      <w:r w:rsidRPr="00270A25">
        <w:rPr>
          <w:rFonts w:hint="cs"/>
          <w:rtl/>
        </w:rPr>
        <w:t>הדר</w:t>
      </w:r>
      <w:r w:rsidRPr="00270A25">
        <w:rPr>
          <w:rtl/>
        </w:rPr>
        <w:t xml:space="preserve"> </w:t>
      </w:r>
      <w:r w:rsidRPr="00270A25">
        <w:rPr>
          <w:rFonts w:hint="cs"/>
          <w:rtl/>
        </w:rPr>
        <w:t>ביה</w:t>
      </w:r>
      <w:r w:rsidRPr="00270A25">
        <w:rPr>
          <w:rtl/>
        </w:rPr>
        <w:t xml:space="preserve"> </w:t>
      </w:r>
      <w:r w:rsidRPr="00270A25">
        <w:rPr>
          <w:rFonts w:hint="cs"/>
          <w:rtl/>
        </w:rPr>
        <w:t>מכל</w:t>
      </w:r>
      <w:r w:rsidRPr="00270A25">
        <w:rPr>
          <w:rtl/>
        </w:rPr>
        <w:t xml:space="preserve"> </w:t>
      </w:r>
      <w:r w:rsidRPr="00270A25">
        <w:rPr>
          <w:rFonts w:hint="cs"/>
          <w:rtl/>
        </w:rPr>
        <w:t>שינויי</w:t>
      </w:r>
      <w:r w:rsidRPr="00270A25">
        <w:rPr>
          <w:rtl/>
        </w:rPr>
        <w:t xml:space="preserve"> </w:t>
      </w:r>
      <w:r w:rsidRPr="00270A25">
        <w:rPr>
          <w:rFonts w:hint="cs"/>
          <w:rtl/>
        </w:rPr>
        <w:t>דלעיל</w:t>
      </w:r>
      <w:r w:rsidRPr="00270A25">
        <w:rPr>
          <w:rtl/>
        </w:rPr>
        <w:t xml:space="preserve"> </w:t>
      </w:r>
      <w:r w:rsidRPr="00270A25">
        <w:rPr>
          <w:rFonts w:hint="cs"/>
          <w:rtl/>
        </w:rPr>
        <w:t xml:space="preserve">ובכולהו מודה רבא דסמיך כיון דעל המזיק להרחיק </w:t>
      </w:r>
      <w:r w:rsidRPr="00270A25">
        <w:rPr>
          <w:rtl/>
        </w:rPr>
        <w:tab/>
      </w:r>
    </w:p>
    <w:p w14:paraId="2BAFD184" w14:textId="77777777" w:rsidR="00EB1204" w:rsidRPr="00270A25" w:rsidRDefault="00EB1204" w:rsidP="00270A25">
      <w:pPr>
        <w:pStyle w:val="aff"/>
        <w:rPr>
          <w:rtl/>
        </w:rPr>
      </w:pPr>
      <w:r w:rsidRPr="00270A25">
        <w:rPr>
          <w:rFonts w:hint="cs"/>
          <w:rtl/>
        </w:rPr>
        <w:t>ורק בור שונה לרבנן</w:t>
      </w:r>
      <w:r w:rsidRPr="00270A25">
        <w:rPr>
          <w:rtl/>
        </w:rPr>
        <w:t xml:space="preserve"> </w:t>
      </w:r>
      <w:r w:rsidRPr="00270A25">
        <w:rPr>
          <w:rFonts w:hint="cs"/>
          <w:rtl/>
        </w:rPr>
        <w:t>מטעמא</w:t>
      </w:r>
      <w:r w:rsidRPr="00270A25">
        <w:rPr>
          <w:rtl/>
        </w:rPr>
        <w:t xml:space="preserve"> </w:t>
      </w:r>
      <w:r w:rsidRPr="00270A25">
        <w:rPr>
          <w:rFonts w:hint="cs"/>
          <w:rtl/>
        </w:rPr>
        <w:t>דכל</w:t>
      </w:r>
      <w:r w:rsidRPr="00270A25">
        <w:rPr>
          <w:rtl/>
        </w:rPr>
        <w:t xml:space="preserve"> </w:t>
      </w:r>
      <w:r w:rsidRPr="00270A25">
        <w:rPr>
          <w:rFonts w:hint="cs"/>
          <w:rtl/>
        </w:rPr>
        <w:t>מרא</w:t>
      </w:r>
      <w:r w:rsidRPr="00270A25">
        <w:rPr>
          <w:rtl/>
        </w:rPr>
        <w:t xml:space="preserve"> </w:t>
      </w:r>
      <w:r w:rsidRPr="00270A25">
        <w:rPr>
          <w:rFonts w:hint="cs"/>
          <w:rtl/>
        </w:rPr>
        <w:t>ומרא</w:t>
      </w:r>
      <w:r w:rsidRPr="00270A25">
        <w:rPr>
          <w:rtl/>
        </w:rPr>
        <w:t xml:space="preserve"> </w:t>
      </w:r>
      <w:r w:rsidRPr="00270A25">
        <w:rPr>
          <w:rFonts w:hint="cs"/>
          <w:rtl/>
        </w:rPr>
        <w:t xml:space="preserve">ולכך </w:t>
      </w:r>
      <w:r w:rsidRPr="00270A25">
        <w:rPr>
          <w:rtl/>
        </w:rPr>
        <w:t xml:space="preserve"> </w:t>
      </w:r>
      <w:r w:rsidRPr="00270A25">
        <w:rPr>
          <w:rFonts w:hint="cs"/>
          <w:rtl/>
        </w:rPr>
        <w:t>חשוב</w:t>
      </w:r>
      <w:r w:rsidRPr="00270A25">
        <w:rPr>
          <w:rtl/>
        </w:rPr>
        <w:t xml:space="preserve"> </w:t>
      </w:r>
      <w:r w:rsidRPr="00270A25">
        <w:rPr>
          <w:rFonts w:hint="cs"/>
          <w:rtl/>
        </w:rPr>
        <w:t>הסומך</w:t>
      </w:r>
      <w:r w:rsidRPr="00270A25">
        <w:rPr>
          <w:rtl/>
        </w:rPr>
        <w:t xml:space="preserve"> </w:t>
      </w:r>
      <w:r w:rsidRPr="00270A25">
        <w:rPr>
          <w:rFonts w:hint="cs"/>
          <w:rtl/>
        </w:rPr>
        <w:t>מזיק</w:t>
      </w:r>
      <w:r w:rsidRPr="00270A25">
        <w:rPr>
          <w:rtl/>
        </w:rPr>
        <w:t xml:space="preserve"> </w:t>
      </w:r>
      <w:r w:rsidRPr="00270A25">
        <w:rPr>
          <w:rFonts w:hint="cs"/>
          <w:rtl/>
        </w:rPr>
        <w:t>אפילו</w:t>
      </w:r>
      <w:r w:rsidRPr="00270A25">
        <w:rPr>
          <w:rtl/>
        </w:rPr>
        <w:t xml:space="preserve"> </w:t>
      </w:r>
      <w:r w:rsidRPr="00270A25">
        <w:rPr>
          <w:rFonts w:hint="cs"/>
          <w:rtl/>
        </w:rPr>
        <w:t>כי</w:t>
      </w:r>
      <w:r w:rsidRPr="00270A25">
        <w:rPr>
          <w:rtl/>
        </w:rPr>
        <w:t xml:space="preserve"> </w:t>
      </w:r>
      <w:r w:rsidRPr="00270A25">
        <w:rPr>
          <w:rFonts w:hint="cs"/>
          <w:rtl/>
        </w:rPr>
        <w:t>אין</w:t>
      </w:r>
      <w:r w:rsidRPr="00270A25">
        <w:rPr>
          <w:rtl/>
        </w:rPr>
        <w:t xml:space="preserve"> </w:t>
      </w:r>
      <w:r w:rsidRPr="00270A25">
        <w:rPr>
          <w:rFonts w:hint="cs"/>
          <w:rtl/>
        </w:rPr>
        <w:t>בור</w:t>
      </w:r>
    </w:p>
    <w:p w14:paraId="475887FA" w14:textId="1305923E" w:rsidR="00EB1204" w:rsidRPr="00270A25" w:rsidRDefault="00EB1204" w:rsidP="00270A25">
      <w:pPr>
        <w:pStyle w:val="aff"/>
        <w:rPr>
          <w:rtl/>
        </w:rPr>
      </w:pPr>
      <w:r w:rsidRPr="00270A25">
        <w:rPr>
          <w:rFonts w:hint="cs"/>
          <w:rtl/>
        </w:rPr>
        <w:t>ומעתה לא מדובר בלוקח ומה שרבי יוסי מתיר לבעל החרדל לסמוך דווקא כשסמך בעל הדבורים בלא שהוא לוקח שעשה קצת שלא כהוגן</w:t>
      </w:r>
    </w:p>
  </w:footnote>
  <w:footnote w:id="9">
    <w:p w14:paraId="08AE058A" w14:textId="77777777" w:rsidR="008D1E7C" w:rsidRDefault="008D1E7C" w:rsidP="008D1E7C">
      <w:pPr>
        <w:pStyle w:val="aff"/>
        <w:rPr>
          <w:rtl/>
        </w:rPr>
      </w:pPr>
      <w:r>
        <w:rPr>
          <w:rStyle w:val="aff1"/>
        </w:rPr>
        <w:footnoteRef/>
      </w:r>
      <w:r>
        <w:rPr>
          <w:rtl/>
        </w:rPr>
        <w:t xml:space="preserve"> </w:t>
      </w:r>
      <w:r w:rsidRPr="008D1E7C">
        <w:rPr>
          <w:b/>
          <w:bCs/>
          <w:rtl/>
        </w:rPr>
        <w:t>לרש"י</w:t>
      </w:r>
      <w:r>
        <w:rPr>
          <w:rtl/>
        </w:rPr>
        <w:t xml:space="preserve"> משברין הקדירה </w:t>
      </w:r>
      <w:r w:rsidRPr="008D1E7C">
        <w:rPr>
          <w:b/>
          <w:bCs/>
          <w:rtl/>
        </w:rPr>
        <w:t>לתוס'</w:t>
      </w:r>
      <w:r>
        <w:rPr>
          <w:rtl/>
        </w:rPr>
        <w:t xml:space="preserve"> ולכך  לא שכיחא כלל </w:t>
      </w:r>
      <w:r w:rsidRPr="008D1E7C">
        <w:rPr>
          <w:b/>
          <w:bCs/>
          <w:rtl/>
        </w:rPr>
        <w:t>א"נ</w:t>
      </w:r>
      <w:r>
        <w:rPr>
          <w:rtl/>
        </w:rPr>
        <w:t xml:space="preserve"> לא שכיח ולא גזור רבנן</w:t>
      </w:r>
    </w:p>
    <w:p w14:paraId="171731A3" w14:textId="77777777" w:rsidR="008D1E7C" w:rsidRDefault="008D1E7C" w:rsidP="008D1E7C">
      <w:pPr>
        <w:pStyle w:val="aff"/>
        <w:rPr>
          <w:rtl/>
        </w:rPr>
      </w:pPr>
      <w:r w:rsidRPr="008D1E7C">
        <w:rPr>
          <w:b/>
          <w:bCs/>
          <w:rtl/>
        </w:rPr>
        <w:t>לר"ת</w:t>
      </w:r>
      <w:r>
        <w:rPr>
          <w:rtl/>
        </w:rPr>
        <w:t xml:space="preserve"> הבל שלהם מקלקל המאכל</w:t>
      </w:r>
    </w:p>
    <w:p w14:paraId="6FD7FE06" w14:textId="64AFB3BA" w:rsidR="008D1E7C" w:rsidRDefault="008D1E7C" w:rsidP="008D1E7C">
      <w:pPr>
        <w:pStyle w:val="aff"/>
        <w:rPr>
          <w:rtl/>
        </w:rPr>
      </w:pPr>
      <w:r w:rsidRPr="008D1E7C">
        <w:rPr>
          <w:b/>
          <w:bCs/>
          <w:rtl/>
        </w:rPr>
        <w:t>ר"י</w:t>
      </w:r>
      <w:r>
        <w:rPr>
          <w:rtl/>
        </w:rPr>
        <w:t xml:space="preserve"> כר"ח שמחלידין הקרקע ומעלין עפר תיחוח</w:t>
      </w:r>
    </w:p>
    <w:p w14:paraId="6C04BE10" w14:textId="4C3914C7" w:rsidR="008D1E7C" w:rsidRDefault="008D1E7C" w:rsidP="008D1E7C">
      <w:pPr>
        <w:pStyle w:val="aff"/>
      </w:pPr>
      <w:r>
        <w:rPr>
          <w:rtl/>
        </w:rPr>
        <w:t>[חול דאין טומנין דווקא בחול דהוחם מחמת השמש דומיא דאבק דרכים]</w:t>
      </w:r>
    </w:p>
  </w:footnote>
  <w:footnote w:id="10">
    <w:p w14:paraId="01708ABD" w14:textId="77777777" w:rsidR="008D1E7C" w:rsidRDefault="008D1E7C" w:rsidP="008D1E7C">
      <w:pPr>
        <w:pStyle w:val="aff"/>
        <w:rPr>
          <w:rtl/>
        </w:rPr>
      </w:pPr>
      <w:r>
        <w:rPr>
          <w:rStyle w:val="aff1"/>
        </w:rPr>
        <w:footnoteRef/>
      </w:r>
      <w:r>
        <w:rPr>
          <w:rtl/>
        </w:rPr>
        <w:t xml:space="preserve"> לצדדין ג"ט מלמעלה שלא יראה ערבוביא ולא ע"ג ממש כיון שענף הגפן רך, </w:t>
      </w:r>
    </w:p>
    <w:p w14:paraId="51A3F936" w14:textId="558724C3" w:rsidR="008D1E7C" w:rsidRDefault="008D1E7C" w:rsidP="008D1E7C">
      <w:pPr>
        <w:pStyle w:val="aff"/>
        <w:rPr>
          <w:rtl/>
        </w:rPr>
      </w:pPr>
      <w:r>
        <w:rPr>
          <w:rtl/>
        </w:rPr>
        <w:t>משא"כ באילן שהוא קשה</w:t>
      </w:r>
    </w:p>
  </w:footnote>
  <w:footnote w:id="11">
    <w:p w14:paraId="7756633C" w14:textId="77777777" w:rsidR="006D435A" w:rsidRDefault="006D435A" w:rsidP="006D435A">
      <w:pPr>
        <w:pStyle w:val="aff"/>
        <w:rPr>
          <w:rtl/>
        </w:rPr>
      </w:pPr>
      <w:r>
        <w:rPr>
          <w:rStyle w:val="aff1"/>
        </w:rPr>
        <w:footnoteRef/>
      </w:r>
      <w:r>
        <w:rPr>
          <w:rtl/>
        </w:rPr>
        <w:t xml:space="preserve"> וא"א לפרש דרבב'ח מיירי בצונמא חדא ועוד דמדדריש מקרא משמע דלא מפליג בינהם</w:t>
      </w:r>
    </w:p>
    <w:p w14:paraId="0B52F56A" w14:textId="4829E39E" w:rsidR="006D435A" w:rsidRDefault="006D435A" w:rsidP="006D435A">
      <w:pPr>
        <w:pStyle w:val="aff"/>
      </w:pPr>
      <w:r>
        <w:rPr>
          <w:rtl/>
        </w:rPr>
        <w:t>[אגב דאמרי' דזרעים קשו לכותל הבאנו ברייתא כן]</w:t>
      </w:r>
    </w:p>
  </w:footnote>
  <w:footnote w:id="12">
    <w:p w14:paraId="6462562C" w14:textId="77777777" w:rsidR="006D435A" w:rsidRDefault="006D435A" w:rsidP="006D435A">
      <w:pPr>
        <w:pStyle w:val="aff"/>
        <w:rPr>
          <w:rtl/>
        </w:rPr>
      </w:pPr>
      <w:r>
        <w:rPr>
          <w:rStyle w:val="aff1"/>
        </w:rPr>
        <w:footnoteRef/>
      </w:r>
      <w:r>
        <w:rPr>
          <w:rtl/>
        </w:rPr>
        <w:t xml:space="preserve"> [מוהל - והו"מ לשנויי דאין בו כביצה]</w:t>
      </w:r>
    </w:p>
    <w:p w14:paraId="33141014" w14:textId="2B90BD76" w:rsidR="006D435A" w:rsidRDefault="006D435A" w:rsidP="006D435A">
      <w:pPr>
        <w:pStyle w:val="aff"/>
      </w:pPr>
      <w:r>
        <w:rPr>
          <w:rtl/>
        </w:rPr>
        <w:t>[במקום שביטלו לגמרי ע"י שינוי מעשה גם לקבל טומאה אינו מקבל וממילא חוצץ]</w:t>
      </w:r>
    </w:p>
  </w:footnote>
  <w:footnote w:id="13">
    <w:p w14:paraId="27277985" w14:textId="50644365" w:rsidR="001A7152" w:rsidRDefault="001A7152">
      <w:pPr>
        <w:pStyle w:val="aff"/>
      </w:pPr>
      <w:r>
        <w:rPr>
          <w:rStyle w:val="aff1"/>
        </w:rPr>
        <w:footnoteRef/>
      </w:r>
      <w:r>
        <w:rPr>
          <w:rtl/>
        </w:rPr>
        <w:t xml:space="preserve"> </w:t>
      </w:r>
      <w:r w:rsidRPr="00C35A2C">
        <w:rPr>
          <w:rFonts w:hint="cs"/>
          <w:rtl/>
        </w:rPr>
        <w:t xml:space="preserve">שלא יהא ארעי, </w:t>
      </w:r>
      <w:r w:rsidRPr="001A7152">
        <w:rPr>
          <w:rFonts w:hint="cs"/>
          <w:rtl/>
        </w:rPr>
        <w:t>ועוד דבעי'</w:t>
      </w:r>
      <w:r w:rsidRPr="00F10693">
        <w:rPr>
          <w:rFonts w:hint="cs"/>
          <w:rtl/>
        </w:rPr>
        <w:t xml:space="preserve"> </w:t>
      </w:r>
      <w:r w:rsidRPr="00C35A2C">
        <w:rPr>
          <w:rFonts w:hint="cs"/>
          <w:rtl/>
        </w:rPr>
        <w:t>שיהא עומד ע</w:t>
      </w:r>
      <w:r w:rsidRPr="00C35A2C">
        <w:rPr>
          <w:rtl/>
        </w:rPr>
        <w:t>"</w:t>
      </w:r>
      <w:r w:rsidRPr="00C35A2C">
        <w:rPr>
          <w:rFonts w:hint="cs"/>
          <w:rtl/>
        </w:rPr>
        <w:t>י דבר שאינו מקבל טומאה,</w:t>
      </w:r>
    </w:p>
  </w:footnote>
  <w:footnote w:id="14">
    <w:p w14:paraId="092D5CEC" w14:textId="77777777" w:rsidR="00EB1204" w:rsidRPr="00C35A2C" w:rsidRDefault="00EB1204" w:rsidP="00B73FD9">
      <w:pPr>
        <w:pStyle w:val="aff"/>
        <w:rPr>
          <w:rFonts w:cs="Guttman Vilna"/>
          <w:b/>
          <w:bCs/>
          <w:sz w:val="32"/>
          <w:rtl/>
        </w:rPr>
      </w:pPr>
      <w:r>
        <w:rPr>
          <w:rStyle w:val="aff1"/>
        </w:rPr>
        <w:footnoteRef/>
      </w:r>
      <w:r>
        <w:rPr>
          <w:rtl/>
        </w:rPr>
        <w:t xml:space="preserve"> </w:t>
      </w:r>
      <w:r w:rsidRPr="00C35A2C">
        <w:rPr>
          <w:rFonts w:hint="cs"/>
          <w:rtl/>
        </w:rPr>
        <w:t>והיא עצמה אינה מטמאת דמכוסה</w:t>
      </w:r>
      <w:r w:rsidRPr="006F4E35">
        <w:rPr>
          <w:rtl/>
        </w:rPr>
        <w:t xml:space="preserve"> </w:t>
      </w:r>
      <w:r w:rsidRPr="00C35A2C">
        <w:rPr>
          <w:rFonts w:hint="cs"/>
          <w:rtl/>
        </w:rPr>
        <w:t xml:space="preserve">בגרוגרות </w:t>
      </w:r>
      <w:r w:rsidRPr="006F4E35">
        <w:rPr>
          <w:rFonts w:hint="cs"/>
          <w:bCs/>
          <w:rtl/>
        </w:rPr>
        <w:t>ועוד</w:t>
      </w:r>
      <w:r w:rsidRPr="00C35A2C">
        <w:rPr>
          <w:rFonts w:hint="cs"/>
          <w:rtl/>
        </w:rPr>
        <w:t xml:space="preserve"> שאינה יוצאת חוץ לכותל</w:t>
      </w:r>
      <w:r w:rsidRPr="00C35A2C">
        <w:rPr>
          <w:sz w:val="32"/>
          <w:rtl/>
        </w:rPr>
        <w:t xml:space="preserve"> </w:t>
      </w:r>
      <w:r w:rsidRPr="00C35A2C">
        <w:rPr>
          <w:rFonts w:hint="cs"/>
          <w:rtl/>
        </w:rPr>
        <w:t>ליטמאות</w:t>
      </w:r>
    </w:p>
    <w:p w14:paraId="2C5290B1" w14:textId="77777777" w:rsidR="00EB1204" w:rsidRDefault="00EB1204" w:rsidP="00B73FD9">
      <w:pPr>
        <w:pStyle w:val="aff"/>
        <w:rPr>
          <w:rtl/>
        </w:rPr>
      </w:pPr>
      <w:r w:rsidRPr="00C35A2C">
        <w:rPr>
          <w:rFonts w:hint="cs"/>
          <w:rtl/>
        </w:rPr>
        <w:t>ר</w:t>
      </w:r>
      <w:r w:rsidRPr="00C35A2C">
        <w:rPr>
          <w:rtl/>
        </w:rPr>
        <w:t>"</w:t>
      </w:r>
      <w:r w:rsidRPr="00C35A2C">
        <w:rPr>
          <w:rFonts w:hint="cs"/>
          <w:rtl/>
        </w:rPr>
        <w:t>ת</w:t>
      </w:r>
      <w:r w:rsidRPr="00C35A2C">
        <w:rPr>
          <w:rtl/>
        </w:rPr>
        <w:t xml:space="preserve"> </w:t>
      </w:r>
      <w:r w:rsidRPr="00C35A2C">
        <w:rPr>
          <w:rFonts w:hint="cs"/>
          <w:rtl/>
        </w:rPr>
        <w:t>ולר</w:t>
      </w:r>
      <w:r w:rsidRPr="00C35A2C">
        <w:rPr>
          <w:rtl/>
        </w:rPr>
        <w:t>"</w:t>
      </w:r>
      <w:r w:rsidRPr="00C35A2C">
        <w:rPr>
          <w:rFonts w:hint="cs"/>
          <w:rtl/>
        </w:rPr>
        <w:t>י</w:t>
      </w:r>
      <w:r w:rsidRPr="00C35A2C">
        <w:rPr>
          <w:rtl/>
        </w:rPr>
        <w:t xml:space="preserve"> </w:t>
      </w:r>
      <w:r w:rsidRPr="00C35A2C">
        <w:rPr>
          <w:rFonts w:hint="cs"/>
          <w:rtl/>
        </w:rPr>
        <w:t>דכלי</w:t>
      </w:r>
      <w:r w:rsidRPr="00C35A2C">
        <w:rPr>
          <w:rtl/>
        </w:rPr>
        <w:t xml:space="preserve"> </w:t>
      </w:r>
      <w:r w:rsidRPr="00C35A2C">
        <w:rPr>
          <w:rFonts w:hint="cs"/>
          <w:rtl/>
        </w:rPr>
        <w:t>חרס</w:t>
      </w:r>
      <w:r w:rsidRPr="00C35A2C">
        <w:rPr>
          <w:rtl/>
        </w:rPr>
        <w:t xml:space="preserve"> </w:t>
      </w:r>
      <w:r w:rsidRPr="00C35A2C">
        <w:rPr>
          <w:rFonts w:hint="cs"/>
          <w:rtl/>
        </w:rPr>
        <w:t>לא</w:t>
      </w:r>
      <w:r w:rsidRPr="00C35A2C">
        <w:rPr>
          <w:rtl/>
        </w:rPr>
        <w:t xml:space="preserve"> </w:t>
      </w:r>
      <w:r w:rsidRPr="00C35A2C">
        <w:rPr>
          <w:rFonts w:hint="cs"/>
          <w:rtl/>
        </w:rPr>
        <w:t>בעי</w:t>
      </w:r>
      <w:r w:rsidRPr="00C35A2C">
        <w:rPr>
          <w:rtl/>
        </w:rPr>
        <w:t xml:space="preserve"> </w:t>
      </w:r>
      <w:r w:rsidRPr="00C35A2C">
        <w:rPr>
          <w:rFonts w:hint="cs"/>
          <w:rtl/>
        </w:rPr>
        <w:t>ביטול</w:t>
      </w:r>
      <w:r w:rsidRPr="00C35A2C">
        <w:rPr>
          <w:rtl/>
        </w:rPr>
        <w:t xml:space="preserve"> </w:t>
      </w:r>
      <w:r w:rsidRPr="00C35A2C">
        <w:rPr>
          <w:rFonts w:hint="cs"/>
          <w:rtl/>
        </w:rPr>
        <w:t>ושפיר חוצץ</w:t>
      </w:r>
    </w:p>
    <w:p w14:paraId="7685B0A9" w14:textId="77777777" w:rsidR="00EB1204" w:rsidRDefault="00EB1204" w:rsidP="00B73FD9">
      <w:pPr>
        <w:pStyle w:val="aff"/>
        <w:rPr>
          <w:rtl/>
        </w:rPr>
      </w:pPr>
      <w:r w:rsidRPr="00C35A2C">
        <w:rPr>
          <w:rFonts w:hint="cs"/>
          <w:rtl/>
        </w:rPr>
        <w:t>והך דבעי ביטול בממעט מחלון מכשיעור אבל אינו סותם לגמרי כי הכא</w:t>
      </w:r>
    </w:p>
    <w:p w14:paraId="01D745D9" w14:textId="77777777" w:rsidR="00EB1204" w:rsidRDefault="00EB1204" w:rsidP="00B73FD9">
      <w:pPr>
        <w:pStyle w:val="aff"/>
        <w:rPr>
          <w:rtl/>
        </w:rPr>
      </w:pPr>
      <w:r w:rsidRPr="00C35A2C">
        <w:rPr>
          <w:rFonts w:hint="cs"/>
          <w:rtl/>
        </w:rPr>
        <w:t>הר</w:t>
      </w:r>
      <w:r w:rsidRPr="00C35A2C">
        <w:rPr>
          <w:rtl/>
        </w:rPr>
        <w:t>"</w:t>
      </w:r>
      <w:r w:rsidRPr="00C35A2C">
        <w:rPr>
          <w:rFonts w:hint="cs"/>
          <w:rtl/>
        </w:rPr>
        <w:t>ר</w:t>
      </w:r>
      <w:r w:rsidRPr="00C35A2C">
        <w:rPr>
          <w:rtl/>
        </w:rPr>
        <w:t xml:space="preserve"> </w:t>
      </w:r>
      <w:r w:rsidRPr="00C35A2C">
        <w:rPr>
          <w:rFonts w:hint="cs"/>
          <w:rtl/>
        </w:rPr>
        <w:t>שמואל</w:t>
      </w:r>
      <w:r w:rsidRPr="00C35A2C">
        <w:rPr>
          <w:rtl/>
        </w:rPr>
        <w:t xml:space="preserve"> </w:t>
      </w:r>
      <w:r w:rsidRPr="00C35A2C">
        <w:rPr>
          <w:rFonts w:hint="cs"/>
          <w:rtl/>
        </w:rPr>
        <w:t>כלי</w:t>
      </w:r>
      <w:r w:rsidRPr="00C35A2C">
        <w:rPr>
          <w:rtl/>
        </w:rPr>
        <w:t xml:space="preserve"> </w:t>
      </w:r>
      <w:r w:rsidRPr="00C35A2C">
        <w:rPr>
          <w:rFonts w:hint="cs"/>
          <w:rtl/>
        </w:rPr>
        <w:t>עץ</w:t>
      </w:r>
      <w:r w:rsidRPr="00C35A2C">
        <w:rPr>
          <w:rtl/>
        </w:rPr>
        <w:t xml:space="preserve"> </w:t>
      </w:r>
      <w:r w:rsidRPr="00C35A2C">
        <w:rPr>
          <w:rFonts w:hint="cs"/>
          <w:rtl/>
        </w:rPr>
        <w:t>שאינו</w:t>
      </w:r>
      <w:r w:rsidRPr="00C35A2C">
        <w:rPr>
          <w:rtl/>
        </w:rPr>
        <w:t xml:space="preserve"> </w:t>
      </w:r>
      <w:r w:rsidRPr="00C35A2C">
        <w:rPr>
          <w:rFonts w:hint="cs"/>
          <w:rtl/>
        </w:rPr>
        <w:t>מקבל</w:t>
      </w:r>
      <w:r w:rsidRPr="00C35A2C">
        <w:rPr>
          <w:rtl/>
        </w:rPr>
        <w:t xml:space="preserve"> </w:t>
      </w:r>
      <w:r w:rsidRPr="00C35A2C">
        <w:rPr>
          <w:rFonts w:hint="cs"/>
          <w:rtl/>
        </w:rPr>
        <w:t>טומאה</w:t>
      </w:r>
      <w:r w:rsidRPr="00C35A2C">
        <w:rPr>
          <w:rtl/>
        </w:rPr>
        <w:t xml:space="preserve"> </w:t>
      </w:r>
      <w:r w:rsidRPr="00C35A2C">
        <w:rPr>
          <w:rFonts w:hint="cs"/>
          <w:rtl/>
        </w:rPr>
        <w:t>כגון</w:t>
      </w:r>
      <w:r w:rsidRPr="00C35A2C">
        <w:rPr>
          <w:rtl/>
        </w:rPr>
        <w:t xml:space="preserve"> </w:t>
      </w:r>
      <w:r w:rsidRPr="00C35A2C">
        <w:rPr>
          <w:rFonts w:hint="cs"/>
          <w:rtl/>
        </w:rPr>
        <w:t>העשוי</w:t>
      </w:r>
      <w:r w:rsidRPr="00C35A2C">
        <w:rPr>
          <w:rtl/>
        </w:rPr>
        <w:t xml:space="preserve"> </w:t>
      </w:r>
      <w:r w:rsidRPr="00C35A2C">
        <w:rPr>
          <w:rFonts w:hint="cs"/>
          <w:rtl/>
        </w:rPr>
        <w:t>לנחת</w:t>
      </w:r>
      <w:r w:rsidRPr="00C35A2C">
        <w:rPr>
          <w:rtl/>
        </w:rPr>
        <w:t xml:space="preserve"> </w:t>
      </w:r>
      <w:r w:rsidRPr="00C35A2C">
        <w:rPr>
          <w:rFonts w:hint="cs"/>
          <w:rtl/>
        </w:rPr>
        <w:t>לא</w:t>
      </w:r>
      <w:r w:rsidRPr="00C35A2C">
        <w:rPr>
          <w:rtl/>
        </w:rPr>
        <w:t xml:space="preserve"> </w:t>
      </w:r>
      <w:r w:rsidRPr="00C35A2C">
        <w:rPr>
          <w:rFonts w:hint="cs"/>
          <w:rtl/>
        </w:rPr>
        <w:t>בעי</w:t>
      </w:r>
      <w:r w:rsidRPr="00C35A2C">
        <w:rPr>
          <w:rtl/>
        </w:rPr>
        <w:t xml:space="preserve"> </w:t>
      </w:r>
      <w:r w:rsidRPr="00C35A2C">
        <w:rPr>
          <w:rFonts w:hint="cs"/>
          <w:rtl/>
        </w:rPr>
        <w:t>ביטול</w:t>
      </w:r>
    </w:p>
    <w:p w14:paraId="3A9F5273" w14:textId="77777777" w:rsidR="00EB1204" w:rsidRDefault="00EB1204" w:rsidP="00B73FD9">
      <w:pPr>
        <w:pStyle w:val="aff"/>
        <w:rPr>
          <w:rtl/>
        </w:rPr>
      </w:pPr>
      <w:r w:rsidRPr="00C35A2C">
        <w:rPr>
          <w:rFonts w:hint="cs"/>
          <w:rtl/>
        </w:rPr>
        <w:t>וכדחזי</w:t>
      </w:r>
      <w:r w:rsidRPr="00F10693">
        <w:rPr>
          <w:rFonts w:hint="cs"/>
          <w:rtl/>
        </w:rPr>
        <w:t xml:space="preserve">' </w:t>
      </w:r>
      <w:r w:rsidRPr="00C35A2C">
        <w:rPr>
          <w:rFonts w:hint="cs"/>
          <w:rtl/>
        </w:rPr>
        <w:t>גבי תיבה בביהכנס שחצצה לכהנים ומסתמא לא ביטלוה</w:t>
      </w:r>
    </w:p>
    <w:p w14:paraId="0D2ADD99" w14:textId="77777777" w:rsidR="00EB1204" w:rsidRDefault="00EB1204" w:rsidP="00EB1204">
      <w:pPr>
        <w:pStyle w:val="aff"/>
        <w:rPr>
          <w:rtl/>
        </w:rPr>
      </w:pPr>
      <w:r w:rsidRPr="00EF2C28">
        <w:rPr>
          <w:rFonts w:hint="cs"/>
          <w:bCs/>
          <w:rtl/>
        </w:rPr>
        <w:t>ועוד</w:t>
      </w:r>
      <w:r w:rsidRPr="00C35A2C">
        <w:rPr>
          <w:rtl/>
        </w:rPr>
        <w:t xml:space="preserve"> </w:t>
      </w:r>
      <w:r w:rsidRPr="00C35A2C">
        <w:rPr>
          <w:rFonts w:hint="cs"/>
          <w:rtl/>
        </w:rPr>
        <w:t>שלא</w:t>
      </w:r>
      <w:r w:rsidRPr="00C35A2C">
        <w:rPr>
          <w:rtl/>
        </w:rPr>
        <w:t xml:space="preserve"> </w:t>
      </w:r>
      <w:r w:rsidRPr="00C35A2C">
        <w:rPr>
          <w:rFonts w:hint="cs"/>
          <w:rtl/>
        </w:rPr>
        <w:t>היו</w:t>
      </w:r>
      <w:r w:rsidRPr="00C35A2C">
        <w:rPr>
          <w:rtl/>
        </w:rPr>
        <w:t xml:space="preserve"> </w:t>
      </w:r>
      <w:r w:rsidRPr="00C35A2C">
        <w:rPr>
          <w:rFonts w:hint="cs"/>
          <w:rtl/>
        </w:rPr>
        <w:t>יכולים</w:t>
      </w:r>
      <w:r w:rsidRPr="00C35A2C">
        <w:rPr>
          <w:rtl/>
        </w:rPr>
        <w:t xml:space="preserve"> </w:t>
      </w:r>
      <w:r w:rsidRPr="00C35A2C">
        <w:rPr>
          <w:rFonts w:hint="cs"/>
          <w:rtl/>
        </w:rPr>
        <w:t>לבטלה</w:t>
      </w:r>
      <w:r w:rsidRPr="00C35A2C">
        <w:rPr>
          <w:rtl/>
        </w:rPr>
        <w:t xml:space="preserve"> </w:t>
      </w:r>
      <w:r w:rsidRPr="00C35A2C">
        <w:rPr>
          <w:rFonts w:hint="cs"/>
          <w:rtl/>
        </w:rPr>
        <w:t>שהיה</w:t>
      </w:r>
      <w:r w:rsidRPr="00C35A2C">
        <w:rPr>
          <w:rtl/>
        </w:rPr>
        <w:t xml:space="preserve"> </w:t>
      </w:r>
      <w:r w:rsidRPr="00C35A2C">
        <w:rPr>
          <w:rFonts w:hint="cs"/>
          <w:rtl/>
        </w:rPr>
        <w:t>ס</w:t>
      </w:r>
      <w:r w:rsidRPr="00C35A2C">
        <w:rPr>
          <w:rtl/>
        </w:rPr>
        <w:t>"</w:t>
      </w:r>
      <w:r w:rsidRPr="00C35A2C">
        <w:rPr>
          <w:rFonts w:hint="cs"/>
          <w:rtl/>
        </w:rPr>
        <w:t>ת</w:t>
      </w:r>
      <w:r w:rsidRPr="00C35A2C">
        <w:rPr>
          <w:rtl/>
        </w:rPr>
        <w:t xml:space="preserve"> </w:t>
      </w:r>
      <w:r w:rsidRPr="00C35A2C">
        <w:rPr>
          <w:rFonts w:hint="cs"/>
          <w:rtl/>
        </w:rPr>
        <w:t>מונח</w:t>
      </w:r>
      <w:r w:rsidRPr="00C35A2C">
        <w:rPr>
          <w:rtl/>
        </w:rPr>
        <w:t xml:space="preserve"> </w:t>
      </w:r>
      <w:r w:rsidRPr="00C35A2C">
        <w:rPr>
          <w:rFonts w:hint="cs"/>
          <w:rtl/>
        </w:rPr>
        <w:t>בה</w:t>
      </w:r>
      <w:r w:rsidRPr="00C35A2C">
        <w:rPr>
          <w:rtl/>
        </w:rPr>
        <w:t xml:space="preserve"> </w:t>
      </w:r>
      <w:r w:rsidRPr="00C35A2C">
        <w:rPr>
          <w:rFonts w:hint="cs"/>
          <w:rtl/>
        </w:rPr>
        <w:t>ואסור</w:t>
      </w:r>
      <w:r w:rsidRPr="00C35A2C">
        <w:rPr>
          <w:rtl/>
        </w:rPr>
        <w:t xml:space="preserve"> </w:t>
      </w:r>
      <w:r w:rsidRPr="00C35A2C">
        <w:rPr>
          <w:rFonts w:hint="cs"/>
          <w:rtl/>
        </w:rPr>
        <w:t>לשנותה</w:t>
      </w:r>
      <w:r w:rsidRPr="00C35A2C">
        <w:rPr>
          <w:rtl/>
        </w:rPr>
        <w:t xml:space="preserve"> </w:t>
      </w:r>
      <w:r w:rsidRPr="00C35A2C">
        <w:rPr>
          <w:rFonts w:hint="cs"/>
          <w:rtl/>
        </w:rPr>
        <w:t>לפחות, דמעלין</w:t>
      </w:r>
      <w:r w:rsidRPr="00C35A2C">
        <w:rPr>
          <w:rtl/>
        </w:rPr>
        <w:t xml:space="preserve"> </w:t>
      </w:r>
      <w:r w:rsidRPr="00C35A2C">
        <w:rPr>
          <w:rFonts w:hint="cs"/>
          <w:rtl/>
        </w:rPr>
        <w:t>בקודש</w:t>
      </w:r>
    </w:p>
  </w:footnote>
  <w:footnote w:id="15">
    <w:p w14:paraId="60AB98AC" w14:textId="77777777" w:rsidR="00EC4BE0" w:rsidRDefault="00EC4BE0" w:rsidP="00EC4BE0">
      <w:pPr>
        <w:pStyle w:val="aff"/>
        <w:rPr>
          <w:rtl/>
        </w:rPr>
      </w:pPr>
      <w:r w:rsidRPr="003E475E">
        <w:rPr>
          <w:rStyle w:val="af6"/>
        </w:rPr>
        <w:footnoteRef/>
      </w:r>
      <w:r>
        <w:rPr>
          <w:rtl/>
        </w:rPr>
        <w:t xml:space="preserve"> </w:t>
      </w:r>
      <w:r>
        <w:rPr>
          <w:rFonts w:hint="cs"/>
          <w:rtl/>
        </w:rPr>
        <w:t xml:space="preserve">השלג: </w:t>
      </w:r>
      <w:r w:rsidRPr="00A51236">
        <w:rPr>
          <w:rFonts w:hint="cs"/>
          <w:rtl/>
        </w:rPr>
        <w:t>בלא חישב עליו למשקה</w:t>
      </w:r>
    </w:p>
  </w:footnote>
  <w:footnote w:id="16">
    <w:p w14:paraId="320CE0B7" w14:textId="77777777" w:rsidR="00EC4BE0" w:rsidRPr="00A51236" w:rsidRDefault="00EC4BE0" w:rsidP="00EC4BE0">
      <w:pPr>
        <w:pStyle w:val="aff"/>
        <w:rPr>
          <w:rtl/>
        </w:rPr>
      </w:pPr>
      <w:r w:rsidRPr="003E475E">
        <w:rPr>
          <w:rStyle w:val="aff1"/>
          <w:sz w:val="16"/>
          <w:szCs w:val="2"/>
        </w:rPr>
        <w:footnoteRef/>
      </w:r>
      <w:r>
        <w:rPr>
          <w:rtl/>
        </w:rPr>
        <w:t xml:space="preserve"> </w:t>
      </w:r>
      <w:r w:rsidRPr="00A51236">
        <w:rPr>
          <w:rFonts w:hint="cs"/>
          <w:rtl/>
        </w:rPr>
        <w:t>הך עשבין חוצצין ומאי דאמרי דלאו היינו דאינם עושים אוהל לחוץ בפני הטומאה</w:t>
      </w:r>
    </w:p>
    <w:p w14:paraId="3315AB57" w14:textId="77777777" w:rsidR="00EC4BE0" w:rsidRPr="00A51236" w:rsidRDefault="00EC4BE0" w:rsidP="00EC4BE0">
      <w:pPr>
        <w:pStyle w:val="aff"/>
        <w:rPr>
          <w:rtl/>
        </w:rPr>
      </w:pPr>
      <w:r w:rsidRPr="00A51236">
        <w:rPr>
          <w:rFonts w:hint="cs"/>
          <w:rtl/>
        </w:rPr>
        <w:t>והך דבעי' מירוח דווקא בכלי המוקף משא</w:t>
      </w:r>
      <w:r w:rsidRPr="00A51236">
        <w:rPr>
          <w:rtl/>
        </w:rPr>
        <w:t>"</w:t>
      </w:r>
      <w:r w:rsidRPr="00A51236">
        <w:rPr>
          <w:rFonts w:hint="cs"/>
          <w:rtl/>
        </w:rPr>
        <w:t>כ הכא דלא בעי מירוח.</w:t>
      </w:r>
    </w:p>
  </w:footnote>
  <w:footnote w:id="17">
    <w:p w14:paraId="615B00CB" w14:textId="77777777" w:rsidR="00EC4BE0" w:rsidRDefault="00EC4BE0" w:rsidP="00EC4BE0">
      <w:pPr>
        <w:pStyle w:val="aff"/>
      </w:pPr>
      <w:r w:rsidRPr="003E475E">
        <w:rPr>
          <w:sz w:val="14"/>
        </w:rPr>
        <w:footnoteRef/>
      </w:r>
      <w:r w:rsidRPr="003E475E">
        <w:rPr>
          <w:sz w:val="14"/>
          <w:rtl/>
        </w:rPr>
        <w:t xml:space="preserve"> </w:t>
      </w:r>
      <w:r w:rsidRPr="00A51236">
        <w:rPr>
          <w:rFonts w:hint="cs"/>
          <w:rtl/>
        </w:rPr>
        <w:t>ואפי' דאינם מקבלים טומאה, אכתי לא ממעטים שראוי ללבוש קרוע</w:t>
      </w:r>
    </w:p>
  </w:footnote>
  <w:footnote w:id="18">
    <w:p w14:paraId="7B3A63EE" w14:textId="77777777" w:rsidR="00EC4BE0" w:rsidRDefault="00EC4BE0" w:rsidP="00EC4BE0">
      <w:pPr>
        <w:pStyle w:val="aff"/>
        <w:rPr>
          <w:rtl/>
        </w:rPr>
      </w:pPr>
      <w:r>
        <w:rPr>
          <w:rStyle w:val="aff1"/>
        </w:rPr>
        <w:footnoteRef/>
      </w:r>
      <w:r>
        <w:rPr>
          <w:rtl/>
        </w:rPr>
        <w:t xml:space="preserve"> </w:t>
      </w:r>
      <w:r w:rsidRPr="00A51236">
        <w:rPr>
          <w:rFonts w:hint="cs"/>
          <w:rtl/>
        </w:rPr>
        <w:t>ולא יכול לשוחטה לכלבים דמיירי בקוף העשוי להנאה</w:t>
      </w:r>
    </w:p>
  </w:footnote>
  <w:footnote w:id="19">
    <w:p w14:paraId="0A1888CA" w14:textId="77777777" w:rsidR="00EC4BE0" w:rsidRDefault="00EC4BE0" w:rsidP="00EC4BE0">
      <w:pPr>
        <w:pStyle w:val="aff"/>
        <w:rPr>
          <w:rtl/>
        </w:rPr>
      </w:pPr>
      <w:r>
        <w:rPr>
          <w:rStyle w:val="aff1"/>
        </w:rPr>
        <w:footnoteRef/>
      </w:r>
      <w:r>
        <w:rPr>
          <w:rtl/>
        </w:rPr>
        <w:t xml:space="preserve"> </w:t>
      </w:r>
      <w:r w:rsidRPr="00C35A2C">
        <w:rPr>
          <w:rFonts w:hint="cs"/>
          <w:rtl/>
        </w:rPr>
        <w:t>לענין מיעוט מהני בכל דבר והך דבעי</w:t>
      </w:r>
      <w:r w:rsidRPr="00F10693">
        <w:rPr>
          <w:rFonts w:hint="cs"/>
          <w:rtl/>
        </w:rPr>
        <w:t xml:space="preserve">' </w:t>
      </w:r>
      <w:r w:rsidRPr="00C35A2C">
        <w:rPr>
          <w:rFonts w:hint="cs"/>
          <w:rtl/>
        </w:rPr>
        <w:t>שלא יהא בו רוח חיים דוקא לענין מחיצה</w:t>
      </w:r>
    </w:p>
  </w:footnote>
  <w:footnote w:id="20">
    <w:p w14:paraId="6A447370" w14:textId="77777777" w:rsidR="00EC4BE0" w:rsidRDefault="00EC4BE0" w:rsidP="00EC4BE0">
      <w:pPr>
        <w:pStyle w:val="aff"/>
        <w:rPr>
          <w:rtl/>
        </w:rPr>
      </w:pPr>
      <w:r>
        <w:rPr>
          <w:rStyle w:val="aff1"/>
        </w:rPr>
        <w:footnoteRef/>
      </w:r>
      <w:r>
        <w:rPr>
          <w:rtl/>
        </w:rPr>
        <w:t xml:space="preserve"> </w:t>
      </w:r>
      <w:r w:rsidRPr="00D720EE">
        <w:rPr>
          <w:rStyle w:val="afffff0"/>
          <w:rFonts w:hint="cs"/>
          <w:rtl/>
        </w:rPr>
        <w:t>[דמדאורייתא אינו מקבל טומאה דלאו קהל איקרי ומדרבנן עשאום כזבים</w:t>
      </w:r>
    </w:p>
  </w:footnote>
  <w:footnote w:id="21">
    <w:p w14:paraId="5F0D8985" w14:textId="77777777" w:rsidR="00EC4BE0" w:rsidRDefault="00EC4BE0" w:rsidP="00EC4BE0">
      <w:pPr>
        <w:pStyle w:val="aff"/>
        <w:rPr>
          <w:rtl/>
        </w:rPr>
      </w:pPr>
      <w:r w:rsidRPr="003E475E">
        <w:rPr>
          <w:rStyle w:val="af6"/>
        </w:rPr>
        <w:footnoteRef/>
      </w:r>
      <w:r>
        <w:rPr>
          <w:rtl/>
        </w:rPr>
        <w:t xml:space="preserve"> </w:t>
      </w:r>
      <w:r w:rsidRPr="00C35A2C">
        <w:rPr>
          <w:rFonts w:hint="cs"/>
          <w:rtl/>
        </w:rPr>
        <w:t xml:space="preserve">ולא מיקרי </w:t>
      </w:r>
      <w:r w:rsidRPr="00F10693">
        <w:rPr>
          <w:rFonts w:hint="cs"/>
          <w:rtl/>
        </w:rPr>
        <w:t>'א</w:t>
      </w:r>
      <w:r w:rsidRPr="00C35A2C">
        <w:rPr>
          <w:rFonts w:hint="cs"/>
          <w:rtl/>
        </w:rPr>
        <w:t>דם</w:t>
      </w:r>
      <w:r w:rsidRPr="00F10693">
        <w:rPr>
          <w:rFonts w:hint="cs"/>
          <w:rtl/>
        </w:rPr>
        <w:t xml:space="preserve">' </w:t>
      </w:r>
      <w:r w:rsidRPr="00C35A2C">
        <w:rPr>
          <w:rFonts w:hint="cs"/>
          <w:rtl/>
        </w:rPr>
        <w:t>לקבל טומאה,</w:t>
      </w:r>
      <w:r w:rsidRPr="00C35A2C">
        <w:rPr>
          <w:rtl/>
        </w:rPr>
        <w:t xml:space="preserve"> </w:t>
      </w:r>
      <w:r w:rsidRPr="00C35A2C">
        <w:rPr>
          <w:rFonts w:hint="cs"/>
          <w:rtl/>
        </w:rPr>
        <w:t>ומיירי בגוסס שימות קודם צאת השבת</w:t>
      </w:r>
    </w:p>
  </w:footnote>
  <w:footnote w:id="22">
    <w:p w14:paraId="0D84EB62" w14:textId="77777777" w:rsidR="00330D94" w:rsidRDefault="00330D94" w:rsidP="00330D94">
      <w:pPr>
        <w:pStyle w:val="aff"/>
        <w:rPr>
          <w:rtl/>
        </w:rPr>
      </w:pPr>
      <w:r>
        <w:rPr>
          <w:rStyle w:val="aff1"/>
        </w:rPr>
        <w:footnoteRef/>
      </w:r>
      <w:r>
        <w:rPr>
          <w:rtl/>
        </w:rPr>
        <w:t xml:space="preserve"> דיני חלון</w:t>
      </w:r>
    </w:p>
    <w:p w14:paraId="3F46CF91" w14:textId="77777777" w:rsidR="00330D94" w:rsidRDefault="00330D94" w:rsidP="00330D94">
      <w:pPr>
        <w:pStyle w:val="aff"/>
        <w:rPr>
          <w:rtl/>
        </w:rPr>
      </w:pPr>
      <w:r>
        <w:rPr>
          <w:rtl/>
        </w:rPr>
        <w:t>חלון העשוי לתשמיש שיעורו להביא טומאה בפותח טפח,</w:t>
      </w:r>
    </w:p>
    <w:p w14:paraId="1A95B3A9" w14:textId="77777777" w:rsidR="00330D94" w:rsidRDefault="00330D94" w:rsidP="00330D94">
      <w:pPr>
        <w:pStyle w:val="aff"/>
        <w:rPr>
          <w:rtl/>
        </w:rPr>
      </w:pPr>
      <w:r>
        <w:rPr>
          <w:rtl/>
        </w:rPr>
        <w:t>וכשיתמעט מטפח אפילו במשהו אינו מביא</w:t>
      </w:r>
    </w:p>
    <w:p w14:paraId="7C1A26E5" w14:textId="77777777" w:rsidR="00330D94" w:rsidRDefault="00330D94" w:rsidP="00330D94">
      <w:pPr>
        <w:pStyle w:val="aff"/>
        <w:rPr>
          <w:rtl/>
        </w:rPr>
      </w:pPr>
      <w:r>
        <w:rPr>
          <w:rtl/>
        </w:rPr>
        <w:t xml:space="preserve">חלון שעשוי לאורה, ועשוי ביד"א שיעורו כמלא מקדח גדול של לשכה </w:t>
      </w:r>
    </w:p>
    <w:p w14:paraId="12530A7E" w14:textId="77777777" w:rsidR="00330D94" w:rsidRDefault="00330D94" w:rsidP="00330D94">
      <w:pPr>
        <w:pStyle w:val="aff"/>
        <w:rPr>
          <w:rtl/>
        </w:rPr>
      </w:pPr>
      <w:r>
        <w:rPr>
          <w:rtl/>
        </w:rPr>
        <w:t>[שהוא כמלא פונדיון האיטלקי שהוא סלע נירונית היתירה על סלע סתם</w:t>
      </w:r>
    </w:p>
    <w:p w14:paraId="16C63B73" w14:textId="77777777" w:rsidR="00330D94" w:rsidRDefault="00330D94" w:rsidP="00330D94">
      <w:pPr>
        <w:pStyle w:val="aff"/>
        <w:rPr>
          <w:rtl/>
        </w:rPr>
      </w:pPr>
      <w:r>
        <w:rPr>
          <w:rtl/>
        </w:rPr>
        <w:t>דסלע סתם דהיא פחות ממקדח סתם],</w:t>
      </w:r>
    </w:p>
    <w:p w14:paraId="26675801" w14:textId="54DDA5BE" w:rsidR="00330D94" w:rsidRDefault="00330D94" w:rsidP="00330D94">
      <w:pPr>
        <w:pStyle w:val="aff"/>
        <w:rPr>
          <w:rtl/>
        </w:rPr>
      </w:pPr>
      <w:r>
        <w:rPr>
          <w:rtl/>
        </w:rPr>
        <w:t>ואינו מתמעט מסתימת משהו כיון שהיה בו כשיעור</w:t>
      </w:r>
      <w:r>
        <w:rPr>
          <w:rFonts w:hint="cs"/>
          <w:rtl/>
        </w:rPr>
        <w:t xml:space="preserve">, </w:t>
      </w:r>
      <w:r>
        <w:rPr>
          <w:rtl/>
        </w:rPr>
        <w:t>אלא עד שיתמעט שלא יהא בשיריים רום אצבעים על רוחב גודל</w:t>
      </w:r>
    </w:p>
    <w:p w14:paraId="65A7DB34" w14:textId="77777777" w:rsidR="00330D94" w:rsidRDefault="00330D94" w:rsidP="00330D94">
      <w:pPr>
        <w:pStyle w:val="aff"/>
        <w:rPr>
          <w:rtl/>
        </w:rPr>
      </w:pPr>
      <w:r>
        <w:rPr>
          <w:rtl/>
        </w:rPr>
        <w:t>ומאור שאינו עשוי בידי אדם אלא מעצמו, מים או שרצים שיעורו מלא אגרוף</w:t>
      </w:r>
    </w:p>
    <w:p w14:paraId="7391469C" w14:textId="77777777" w:rsidR="00330D94" w:rsidRDefault="00330D94" w:rsidP="00330D94">
      <w:pPr>
        <w:pStyle w:val="aff"/>
        <w:rPr>
          <w:rtl/>
        </w:rPr>
      </w:pPr>
      <w:r>
        <w:rPr>
          <w:rtl/>
        </w:rPr>
        <w:t>חישב עליו לתשמיש שיעורו פותח טפח, למאור שיעורו מלא מקדח</w:t>
      </w:r>
    </w:p>
    <w:p w14:paraId="638EC6F3" w14:textId="274EBE04" w:rsidR="00330D94" w:rsidRDefault="00330D94" w:rsidP="00330D94">
      <w:pPr>
        <w:pStyle w:val="aff"/>
        <w:rPr>
          <w:rtl/>
        </w:rPr>
      </w:pPr>
      <w:r>
        <w:rPr>
          <w:rtl/>
        </w:rPr>
        <w:t>ושאינו עשוי לאורה ולא לתשמיש אלא לאויר ולשמור גנות ופרדסים, כמלא מקדח בינוני</w:t>
      </w:r>
    </w:p>
  </w:footnote>
  <w:footnote w:id="23">
    <w:p w14:paraId="25619A7F" w14:textId="77777777" w:rsidR="00EC4BE0" w:rsidRPr="00A51236" w:rsidRDefault="00EC4BE0" w:rsidP="00B73FD9">
      <w:pPr>
        <w:pStyle w:val="aff"/>
      </w:pPr>
      <w:r>
        <w:rPr>
          <w:rStyle w:val="aff1"/>
        </w:rPr>
        <w:footnoteRef/>
      </w:r>
      <w:r>
        <w:rPr>
          <w:rtl/>
        </w:rPr>
        <w:t xml:space="preserve"> </w:t>
      </w:r>
      <w:r w:rsidRPr="00A51236">
        <w:rPr>
          <w:rStyle w:val="aff0"/>
          <w:rFonts w:hint="cs"/>
          <w:b/>
          <w:bCs/>
          <w:rtl/>
        </w:rPr>
        <w:t>חמור</w:t>
      </w:r>
      <w:r w:rsidRPr="00A51236">
        <w:rPr>
          <w:rStyle w:val="aff0"/>
          <w:rFonts w:hint="cs"/>
          <w:rtl/>
        </w:rPr>
        <w:t xml:space="preserve">  </w:t>
      </w:r>
      <w:r w:rsidRPr="00A51236">
        <w:rPr>
          <w:rStyle w:val="aff0"/>
          <w:rFonts w:hint="cs"/>
          <w:b/>
          <w:bCs/>
          <w:rtl/>
        </w:rPr>
        <w:t>לרש</w:t>
      </w:r>
      <w:r w:rsidRPr="00A51236">
        <w:rPr>
          <w:rStyle w:val="aff0"/>
          <w:b/>
          <w:bCs/>
          <w:rtl/>
        </w:rPr>
        <w:t>"</w:t>
      </w:r>
      <w:r w:rsidRPr="00A51236">
        <w:rPr>
          <w:rStyle w:val="aff0"/>
          <w:rFonts w:hint="cs"/>
          <w:b/>
          <w:bCs/>
          <w:rtl/>
        </w:rPr>
        <w:t>י</w:t>
      </w:r>
      <w:r w:rsidRPr="00A51236">
        <w:rPr>
          <w:rStyle w:val="aff0"/>
          <w:rFonts w:hint="cs"/>
          <w:rtl/>
        </w:rPr>
        <w:t xml:space="preserve"> קול הנהגת החמור, </w:t>
      </w:r>
      <w:r w:rsidRPr="00A51236">
        <w:rPr>
          <w:rStyle w:val="aff0"/>
          <w:rFonts w:hint="cs"/>
          <w:b/>
          <w:bCs/>
          <w:rtl/>
        </w:rPr>
        <w:t>ולר</w:t>
      </w:r>
      <w:r w:rsidRPr="00A51236">
        <w:rPr>
          <w:rStyle w:val="aff0"/>
          <w:b/>
          <w:bCs/>
          <w:rtl/>
        </w:rPr>
        <w:t>"</w:t>
      </w:r>
      <w:r w:rsidRPr="00A51236">
        <w:rPr>
          <w:rStyle w:val="aff0"/>
          <w:rFonts w:hint="cs"/>
          <w:b/>
          <w:bCs/>
          <w:rtl/>
        </w:rPr>
        <w:t>ח</w:t>
      </w:r>
      <w:r w:rsidRPr="00A51236">
        <w:rPr>
          <w:rStyle w:val="aff0"/>
          <w:rFonts w:hint="cs"/>
          <w:rtl/>
        </w:rPr>
        <w:t xml:space="preserve"> היינו בנין שעליו הריחיים וטוחן ברגליו, </w:t>
      </w:r>
      <w:r w:rsidRPr="00A51236">
        <w:rPr>
          <w:rStyle w:val="aff0"/>
          <w:rFonts w:hint="cs"/>
          <w:b/>
          <w:bCs/>
          <w:rtl/>
        </w:rPr>
        <w:t>ולר</w:t>
      </w:r>
      <w:r w:rsidRPr="00A51236">
        <w:rPr>
          <w:rStyle w:val="aff0"/>
          <w:b/>
          <w:bCs/>
          <w:rtl/>
        </w:rPr>
        <w:t>"</w:t>
      </w:r>
      <w:r w:rsidRPr="00A51236">
        <w:rPr>
          <w:rStyle w:val="aff0"/>
          <w:rFonts w:hint="cs"/>
          <w:b/>
          <w:bCs/>
          <w:rtl/>
        </w:rPr>
        <w:t>י</w:t>
      </w:r>
      <w:r w:rsidRPr="00A51236">
        <w:rPr>
          <w:rStyle w:val="aff0"/>
          <w:rFonts w:hint="cs"/>
          <w:rtl/>
        </w:rPr>
        <w:t xml:space="preserve"> נראה שטוחן בידיו</w:t>
      </w:r>
    </w:p>
  </w:footnote>
  <w:footnote w:id="24">
    <w:p w14:paraId="2C70B22F" w14:textId="77777777" w:rsidR="00EC4BE0" w:rsidRDefault="00EC4BE0" w:rsidP="00EC4BE0">
      <w:pPr>
        <w:pStyle w:val="aff"/>
        <w:rPr>
          <w:rtl/>
        </w:rPr>
      </w:pPr>
      <w:r>
        <w:rPr>
          <w:rStyle w:val="aff1"/>
        </w:rPr>
        <w:footnoteRef/>
      </w:r>
      <w:r>
        <w:rPr>
          <w:rtl/>
        </w:rPr>
        <w:t xml:space="preserve"> </w:t>
      </w:r>
      <w:r w:rsidRPr="003E475E">
        <w:rPr>
          <w:rFonts w:hint="cs"/>
          <w:rtl/>
        </w:rPr>
        <w:t>ושכב דרחיים פשוט שהוא טפח</w:t>
      </w:r>
    </w:p>
  </w:footnote>
  <w:footnote w:id="25">
    <w:p w14:paraId="7A7089D1" w14:textId="77777777" w:rsidR="00EC4BE0" w:rsidRDefault="00EC4BE0" w:rsidP="00EC4BE0">
      <w:pPr>
        <w:pStyle w:val="aff"/>
      </w:pPr>
      <w:r>
        <w:rPr>
          <w:rStyle w:val="aff1"/>
        </w:rPr>
        <w:footnoteRef/>
      </w:r>
      <w:r>
        <w:rPr>
          <w:rtl/>
        </w:rPr>
        <w:t xml:space="preserve"> </w:t>
      </w:r>
      <w:r w:rsidRPr="00C35A2C">
        <w:rPr>
          <w:rFonts w:hint="cs"/>
          <w:szCs w:val="16"/>
          <w:rtl/>
        </w:rPr>
        <w:t>דכירות של נחתומין היו כולן שווין משא</w:t>
      </w:r>
      <w:r w:rsidRPr="00C35A2C">
        <w:rPr>
          <w:szCs w:val="16"/>
          <w:rtl/>
        </w:rPr>
        <w:t>"</w:t>
      </w:r>
      <w:r w:rsidRPr="00C35A2C">
        <w:rPr>
          <w:rFonts w:hint="cs"/>
          <w:szCs w:val="16"/>
          <w:rtl/>
        </w:rPr>
        <w:t>כ בתנור</w:t>
      </w:r>
    </w:p>
  </w:footnote>
  <w:footnote w:id="26">
    <w:p w14:paraId="2BF7FB58" w14:textId="129E6335" w:rsidR="007C2AD0" w:rsidRDefault="007C2AD0">
      <w:pPr>
        <w:pStyle w:val="aff"/>
      </w:pPr>
      <w:r>
        <w:rPr>
          <w:rStyle w:val="aff1"/>
        </w:rPr>
        <w:footnoteRef/>
      </w:r>
      <w:r>
        <w:rPr>
          <w:rtl/>
        </w:rPr>
        <w:t xml:space="preserve"> </w:t>
      </w:r>
      <w:r w:rsidRPr="007C2AD0">
        <w:rPr>
          <w:rtl/>
        </w:rPr>
        <w:t>סיפא דתינוקות הוקשה דס"ד דמגיעין לחנות, משא"כ קול הפטיש והרחיים שאין נכנסין ויוצאין</w:t>
      </w:r>
    </w:p>
  </w:footnote>
  <w:footnote w:id="27">
    <w:p w14:paraId="60CAE7E2" w14:textId="77777777" w:rsidR="00503816" w:rsidRDefault="00503816" w:rsidP="00503816">
      <w:pPr>
        <w:pStyle w:val="aff"/>
        <w:rPr>
          <w:rtl/>
        </w:rPr>
      </w:pPr>
      <w:r>
        <w:rPr>
          <w:rStyle w:val="aff1"/>
        </w:rPr>
        <w:footnoteRef/>
      </w:r>
      <w:r>
        <w:rPr>
          <w:rtl/>
        </w:rPr>
        <w:t xml:space="preserve"> </w:t>
      </w:r>
      <w:r w:rsidRPr="006F140A">
        <w:rPr>
          <w:rtl/>
        </w:rPr>
        <w:t>יהושע בן גמלא צדיק גמור היה ואעפ"כ קשר חזינא במינויו לכה"ג, דהיו אחרים חשובים הימנו</w:t>
      </w:r>
    </w:p>
  </w:footnote>
  <w:footnote w:id="28">
    <w:p w14:paraId="632EBE83" w14:textId="77777777" w:rsidR="00503816" w:rsidRDefault="00503816" w:rsidP="00503816">
      <w:pPr>
        <w:pStyle w:val="aff"/>
      </w:pPr>
      <w:r>
        <w:rPr>
          <w:rStyle w:val="aff1"/>
        </w:rPr>
        <w:footnoteRef/>
      </w:r>
      <w:r>
        <w:rPr>
          <w:rtl/>
        </w:rPr>
        <w:t xml:space="preserve"> </w:t>
      </w:r>
      <w:r w:rsidRPr="006F140A">
        <w:rPr>
          <w:rtl/>
        </w:rPr>
        <w:t>שהיה רואה קדושה גדולה וכהנים עוסקים בעבודה וכדרשי' בספרי גבי מעש"ש</w:t>
      </w:r>
    </w:p>
  </w:footnote>
  <w:footnote w:id="29">
    <w:p w14:paraId="134F99A2" w14:textId="77777777" w:rsidR="00503816" w:rsidRDefault="00503816" w:rsidP="00503816">
      <w:pPr>
        <w:pStyle w:val="aff"/>
        <w:rPr>
          <w:rtl/>
        </w:rPr>
      </w:pPr>
      <w:r>
        <w:rPr>
          <w:rStyle w:val="aff1"/>
        </w:rPr>
        <w:footnoteRef/>
      </w:r>
      <w:r>
        <w:rPr>
          <w:rtl/>
        </w:rPr>
        <w:t xml:space="preserve"> </w:t>
      </w:r>
      <w:r w:rsidRPr="006F140A">
        <w:rPr>
          <w:rtl/>
        </w:rPr>
        <w:t>דפחות משש רץ אחריו להברותו ואינו מגיעו בכחוש</w:t>
      </w:r>
    </w:p>
  </w:footnote>
  <w:footnote w:id="30">
    <w:p w14:paraId="6FC5A0DC" w14:textId="77777777" w:rsidR="00503816" w:rsidRDefault="00503816" w:rsidP="00052712">
      <w:pPr>
        <w:pStyle w:val="aff"/>
        <w:ind w:right="170"/>
        <w:rPr>
          <w:rtl/>
        </w:rPr>
      </w:pPr>
      <w:r>
        <w:rPr>
          <w:rStyle w:val="aff1"/>
        </w:rPr>
        <w:footnoteRef/>
      </w:r>
      <w:r>
        <w:rPr>
          <w:rtl/>
        </w:rPr>
        <w:t xml:space="preserve"> </w:t>
      </w:r>
      <w:r w:rsidRPr="00065E76">
        <w:rPr>
          <w:rFonts w:hint="cs"/>
          <w:rtl/>
        </w:rPr>
        <w:t>ר</w:t>
      </w:r>
      <w:r w:rsidRPr="00F10693">
        <w:rPr>
          <w:rFonts w:hint="cs"/>
          <w:rtl/>
        </w:rPr>
        <w:t>'ש</w:t>
      </w:r>
      <w:r w:rsidRPr="00065E76">
        <w:rPr>
          <w:rFonts w:hint="cs"/>
          <w:rtl/>
        </w:rPr>
        <w:t xml:space="preserve"> מלמד מלמדים תוס</w:t>
      </w:r>
      <w:r w:rsidRPr="00F10693">
        <w:rPr>
          <w:rFonts w:hint="cs"/>
          <w:rtl/>
        </w:rPr>
        <w:t xml:space="preserve">' </w:t>
      </w:r>
      <w:r w:rsidRPr="00065E76">
        <w:rPr>
          <w:rFonts w:hint="cs"/>
          <w:rtl/>
        </w:rPr>
        <w:t>כותב שטרות.</w:t>
      </w:r>
      <w:r>
        <w:rPr>
          <w:rFonts w:hint="cs"/>
          <w:rtl/>
        </w:rPr>
        <w:t xml:space="preserve"> </w:t>
      </w:r>
      <w:r>
        <w:rPr>
          <w:rtl/>
        </w:rPr>
        <w:t>רשב"א גרס חד מבני חצר דאל"ה הא אביי התיר בחצר אחרת, ורבא דפליג דס"ל דמתני' שרי אפי' באותה חצר]</w:t>
      </w:r>
    </w:p>
    <w:p w14:paraId="0BB8FCEE" w14:textId="77777777" w:rsidR="00503816" w:rsidRDefault="00503816" w:rsidP="00503816">
      <w:pPr>
        <w:pStyle w:val="aff"/>
        <w:rPr>
          <w:rtl/>
        </w:rPr>
      </w:pPr>
      <w:r>
        <w:rPr>
          <w:rtl/>
        </w:rPr>
        <w:t>הך דגרדי אסור היינו דעושה לאחרים משא"כ ריחיים א. דמיירי בחצר אחרת ב. שאין נכנסין כ"כ הרבה</w:t>
      </w:r>
    </w:p>
    <w:p w14:paraId="52CBE43E" w14:textId="77777777" w:rsidR="00503816" w:rsidRDefault="00503816" w:rsidP="00503816">
      <w:pPr>
        <w:pStyle w:val="aff"/>
        <w:rPr>
          <w:rtl/>
        </w:rPr>
      </w:pPr>
      <w:r>
        <w:rPr>
          <w:rtl/>
        </w:rPr>
        <w:t>לאמראי סתם מותר למכור אם אין קונה ישראל אחר, ואי איכא אסור דארי ארביע עליה,</w:t>
      </w:r>
    </w:p>
  </w:footnote>
  <w:footnote w:id="31">
    <w:p w14:paraId="72FFF7AF" w14:textId="77777777" w:rsidR="00503816" w:rsidRDefault="00503816" w:rsidP="00503816">
      <w:pPr>
        <w:pStyle w:val="aff"/>
        <w:rPr>
          <w:rtl/>
        </w:rPr>
      </w:pPr>
      <w:r>
        <w:rPr>
          <w:rStyle w:val="aff1"/>
        </w:rPr>
        <w:footnoteRef/>
      </w:r>
      <w:r>
        <w:rPr>
          <w:rtl/>
        </w:rPr>
        <w:t xml:space="preserve"> </w:t>
      </w:r>
      <w:r w:rsidRPr="006F140A">
        <w:rPr>
          <w:rtl/>
        </w:rPr>
        <w:t>ולא אמרי' דילמדו כל הכ"ה אצל שני מלמדים בעיר אחרת</w:t>
      </w:r>
    </w:p>
  </w:footnote>
  <w:footnote w:id="32">
    <w:p w14:paraId="60CDFA9F" w14:textId="77777777" w:rsidR="00503816" w:rsidRDefault="00503816" w:rsidP="00503816">
      <w:pPr>
        <w:pStyle w:val="aff"/>
        <w:rPr>
          <w:rtl/>
        </w:rPr>
      </w:pPr>
      <w:r>
        <w:rPr>
          <w:rStyle w:val="aff1"/>
        </w:rPr>
        <w:footnoteRef/>
      </w:r>
      <w:r>
        <w:rPr>
          <w:rtl/>
        </w:rPr>
        <w:t xml:space="preserve"> סופר מתא לרש"י כותב ס"ת, ולתוס' כותב שטרות</w:t>
      </w:r>
    </w:p>
    <w:p w14:paraId="59147DF3" w14:textId="77777777" w:rsidR="00503816" w:rsidRDefault="00503816" w:rsidP="00503816">
      <w:pPr>
        <w:pStyle w:val="aff"/>
        <w:rPr>
          <w:rtl/>
        </w:rPr>
      </w:pPr>
      <w:r>
        <w:rPr>
          <w:rtl/>
        </w:rPr>
        <w:t>מקרי דרדקי שבשתא כיון דעל על, לרבא דלא הדר היינו אותה שעה שביטלם בטעות זו</w:t>
      </w:r>
    </w:p>
    <w:p w14:paraId="0230CB77" w14:textId="77777777" w:rsidR="00503816" w:rsidRDefault="00503816" w:rsidP="00503816">
      <w:pPr>
        <w:pStyle w:val="aff"/>
        <w:rPr>
          <w:rtl/>
        </w:rPr>
      </w:pPr>
      <w:r>
        <w:rPr>
          <w:rtl/>
        </w:rPr>
        <w:t>שתלא דלא הדר שאין הנטיעות גדילות פי שהיו ראויין ליגדל</w:t>
      </w:r>
    </w:p>
  </w:footnote>
  <w:footnote w:id="33">
    <w:p w14:paraId="24FA5532" w14:textId="77777777" w:rsidR="00503816" w:rsidRDefault="00503816" w:rsidP="00503816">
      <w:pPr>
        <w:pStyle w:val="aff"/>
        <w:rPr>
          <w:rtl/>
        </w:rPr>
      </w:pPr>
      <w:r>
        <w:rPr>
          <w:rStyle w:val="aff1"/>
        </w:rPr>
        <w:footnoteRef/>
      </w:r>
      <w:r>
        <w:rPr>
          <w:rtl/>
        </w:rPr>
        <w:t xml:space="preserve"> לר"ת בדבר של הפקר לא מיקרי רשע כדחזי' גבי מציאה ופאה והך אסור דיכול במקום אחר א"נ אומנותו בכך</w:t>
      </w:r>
    </w:p>
    <w:p w14:paraId="32A32527" w14:textId="77777777" w:rsidR="00503816" w:rsidRDefault="00503816" w:rsidP="00503816">
      <w:pPr>
        <w:pStyle w:val="aff"/>
        <w:rPr>
          <w:rtl/>
        </w:rPr>
      </w:pPr>
      <w:r>
        <w:rPr>
          <w:rtl/>
        </w:rPr>
        <w:t>ולפ"ז דעת ר"ת בנכסי עכו"ם דכל הקודם להחזיק בהם זכה, לא מיקרי רשע דא"א לו במק"א</w:t>
      </w:r>
    </w:p>
    <w:p w14:paraId="37D5064F" w14:textId="77777777" w:rsidR="00503816" w:rsidRDefault="00503816" w:rsidP="00503816">
      <w:pPr>
        <w:pStyle w:val="aff"/>
        <w:rPr>
          <w:rtl/>
        </w:rPr>
      </w:pPr>
      <w:r>
        <w:rPr>
          <w:rtl/>
        </w:rPr>
        <w:t>ודלא כרשב"ם דס"ל דהוא רשע</w:t>
      </w:r>
    </w:p>
    <w:p w14:paraId="025FE6EF" w14:textId="77777777" w:rsidR="00503816" w:rsidRDefault="00503816" w:rsidP="00503816">
      <w:pPr>
        <w:pStyle w:val="aff"/>
        <w:rPr>
          <w:rtl/>
        </w:rPr>
      </w:pPr>
      <w:r>
        <w:rPr>
          <w:rtl/>
        </w:rPr>
        <w:t>והך דרמי בר רחל לא רצה לזכות בבית הנכרי אפי' שקדם לרבא דלא רצה להיקרא רשע</w:t>
      </w:r>
    </w:p>
    <w:p w14:paraId="342B1752" w14:textId="77777777" w:rsidR="00503816" w:rsidRDefault="00503816" w:rsidP="00503816">
      <w:pPr>
        <w:pStyle w:val="aff"/>
        <w:rPr>
          <w:rtl/>
        </w:rPr>
      </w:pPr>
      <w:r>
        <w:rPr>
          <w:rtl/>
        </w:rPr>
        <w:t>ולר"ת אפי' דלא מיקרי רשע [דא"א לו במק"א] מ"מ נקט לפנים משורת הדין</w:t>
      </w:r>
    </w:p>
    <w:p w14:paraId="742A7CFB" w14:textId="77777777" w:rsidR="00503816" w:rsidRDefault="00503816" w:rsidP="00503816">
      <w:pPr>
        <w:pStyle w:val="aff"/>
        <w:rPr>
          <w:rtl/>
        </w:rPr>
      </w:pPr>
      <w:r>
        <w:rPr>
          <w:rtl/>
        </w:rPr>
        <w:t>א"נ שאי"ז חזקה שהיה שם בתורת משכון ולא כרבא שקנה בשטר ואח"כ בכסף</w:t>
      </w:r>
    </w:p>
  </w:footnote>
  <w:footnote w:id="34">
    <w:p w14:paraId="1D099203" w14:textId="77777777" w:rsidR="00503816" w:rsidRDefault="00503816" w:rsidP="00503816">
      <w:pPr>
        <w:pStyle w:val="aff"/>
        <w:rPr>
          <w:rtl/>
        </w:rPr>
      </w:pPr>
      <w:r>
        <w:rPr>
          <w:rStyle w:val="aff1"/>
        </w:rPr>
        <w:footnoteRef/>
      </w:r>
      <w:r>
        <w:rPr>
          <w:rtl/>
        </w:rPr>
        <w:t xml:space="preserve"> וניח"ל להביא היכא שחלקו בהדיא</w:t>
      </w:r>
    </w:p>
    <w:p w14:paraId="13333510" w14:textId="77777777" w:rsidR="00503816" w:rsidRDefault="00503816" w:rsidP="00503816">
      <w:pPr>
        <w:pStyle w:val="aff"/>
        <w:rPr>
          <w:rtl/>
        </w:rPr>
      </w:pPr>
      <w:r>
        <w:rPr>
          <w:rtl/>
        </w:rPr>
        <w:t>מלמד תינוקות ר"י: תינוקות עכו"ם וניחא אי גרסי' לעיל בני חצר</w:t>
      </w:r>
    </w:p>
    <w:p w14:paraId="2E877497" w14:textId="77777777" w:rsidR="00503816" w:rsidRDefault="00503816" w:rsidP="00503816">
      <w:pPr>
        <w:pStyle w:val="aff"/>
        <w:rPr>
          <w:rtl/>
        </w:rPr>
      </w:pPr>
      <w:r>
        <w:rPr>
          <w:rtl/>
        </w:rPr>
        <w:t>ולרשב"א: תשב"ר ואפי' אחר תקנת יב"ג דאיכא הכא מלמד אחר</w:t>
      </w:r>
    </w:p>
    <w:p w14:paraId="1D908D2A" w14:textId="77777777" w:rsidR="00503816" w:rsidRDefault="00503816" w:rsidP="00503816">
      <w:pPr>
        <w:pStyle w:val="aff"/>
        <w:rPr>
          <w:rtl/>
        </w:rPr>
      </w:pPr>
      <w:r>
        <w:rPr>
          <w:rtl/>
        </w:rPr>
        <w:t>[והך דרשב"ג פליג וס"ל אף לשכינו כופהו לא מיירי במלמד תשב"ר]</w:t>
      </w:r>
    </w:p>
  </w:footnote>
  <w:footnote w:id="35">
    <w:p w14:paraId="293AC4D9" w14:textId="77777777" w:rsidR="009C71C3" w:rsidRDefault="009C71C3" w:rsidP="009C71C3">
      <w:pPr>
        <w:pStyle w:val="aff"/>
        <w:rPr>
          <w:rtl/>
        </w:rPr>
      </w:pPr>
      <w:r>
        <w:rPr>
          <w:rStyle w:val="aff1"/>
        </w:rPr>
        <w:footnoteRef/>
      </w:r>
      <w:r>
        <w:rPr>
          <w:rtl/>
        </w:rPr>
        <w:t xml:space="preserve"> </w:t>
      </w:r>
      <w:r w:rsidRPr="00C35A2C">
        <w:rPr>
          <w:rFonts w:hint="cs"/>
          <w:sz w:val="28"/>
          <w:szCs w:val="16"/>
          <w:rtl/>
        </w:rPr>
        <w:t>זוהי תקנת עזרא ולא סופר בצד סופר</w:t>
      </w:r>
    </w:p>
  </w:footnote>
  <w:footnote w:id="36">
    <w:p w14:paraId="4E9E8449" w14:textId="77777777" w:rsidR="009C71C3" w:rsidRPr="00A850BD" w:rsidRDefault="009C71C3" w:rsidP="009C71C3">
      <w:pPr>
        <w:pStyle w:val="aff"/>
        <w:rPr>
          <w:rtl/>
        </w:rPr>
      </w:pPr>
      <w:r w:rsidRPr="00A850BD">
        <w:rPr>
          <w:sz w:val="14"/>
          <w:szCs w:val="2"/>
          <w:vertAlign w:val="superscript"/>
        </w:rPr>
        <w:footnoteRef/>
      </w:r>
      <w:r w:rsidRPr="00A850BD">
        <w:rPr>
          <w:rtl/>
        </w:rPr>
        <w:t xml:space="preserve"> </w:t>
      </w:r>
      <w:r w:rsidRPr="00A850BD">
        <w:rPr>
          <w:rFonts w:hint="cs"/>
          <w:rtl/>
        </w:rPr>
        <w:t>[ושאלו אם בלע הוצין והקיא כפיפה ועיכול הויא ככלי גללים ואפי' דלא איפשטיה היה צריך להביא לו ראיות לכאן ולכאן</w:t>
      </w:r>
    </w:p>
  </w:footnote>
  <w:footnote w:id="37">
    <w:p w14:paraId="3245D1FE" w14:textId="77777777" w:rsidR="009C71C3" w:rsidRPr="00A850BD" w:rsidRDefault="009C71C3" w:rsidP="009C71C3">
      <w:pPr>
        <w:pStyle w:val="aff"/>
        <w:rPr>
          <w:rtl/>
        </w:rPr>
      </w:pPr>
      <w:r w:rsidRPr="00A850BD">
        <w:rPr>
          <w:sz w:val="10"/>
          <w:szCs w:val="2"/>
        </w:rPr>
        <w:footnoteRef/>
      </w:r>
      <w:r w:rsidRPr="00A850BD">
        <w:rPr>
          <w:rtl/>
        </w:rPr>
        <w:t xml:space="preserve"> </w:t>
      </w:r>
      <w:r w:rsidRPr="00A850BD">
        <w:rPr>
          <w:rFonts w:hint="cs"/>
          <w:rtl/>
        </w:rPr>
        <w:t xml:space="preserve">ולא בר אהבה שהיה בימי רבי והאריך ימים הרבה </w:t>
      </w:r>
      <w:r w:rsidRPr="00A850BD">
        <w:rPr>
          <w:rtl/>
        </w:rPr>
        <w:t>.</w:t>
      </w:r>
      <w:r>
        <w:rPr>
          <w:rFonts w:hint="cs"/>
          <w:rtl/>
        </w:rPr>
        <w:t>[שלא כדעת רש''י קידושין עב]</w:t>
      </w:r>
    </w:p>
  </w:footnote>
  <w:footnote w:id="38">
    <w:p w14:paraId="3B95BF36" w14:textId="77777777" w:rsidR="009C71C3" w:rsidRPr="00A850BD" w:rsidRDefault="009C71C3" w:rsidP="009C71C3">
      <w:pPr>
        <w:pStyle w:val="aff"/>
        <w:rPr>
          <w:rtl/>
        </w:rPr>
      </w:pPr>
      <w:r w:rsidRPr="00A850BD">
        <w:rPr>
          <w:sz w:val="10"/>
          <w:szCs w:val="2"/>
        </w:rPr>
        <w:footnoteRef/>
      </w:r>
      <w:r w:rsidRPr="00A850BD">
        <w:rPr>
          <w:rtl/>
        </w:rPr>
        <w:t xml:space="preserve"> </w:t>
      </w:r>
      <w:r w:rsidRPr="00A850BD">
        <w:rPr>
          <w:rFonts w:hint="cs"/>
          <w:rtl/>
        </w:rPr>
        <w:t>ונתאוננו שע</w:t>
      </w:r>
      <w:r w:rsidRPr="00A850BD">
        <w:rPr>
          <w:rtl/>
        </w:rPr>
        <w:t>"</w:t>
      </w:r>
      <w:r w:rsidRPr="00A850BD">
        <w:rPr>
          <w:rFonts w:hint="cs"/>
          <w:rtl/>
        </w:rPr>
        <w:t>י הוא מת ואינם במחיצתו של הקב</w:t>
      </w:r>
      <w:r w:rsidRPr="00A850BD">
        <w:rPr>
          <w:rtl/>
        </w:rPr>
        <w:t>"</w:t>
      </w:r>
      <w:r w:rsidRPr="00A850BD">
        <w:rPr>
          <w:rFonts w:hint="cs"/>
          <w:rtl/>
        </w:rPr>
        <w:t>ה</w:t>
      </w:r>
    </w:p>
  </w:footnote>
  <w:footnote w:id="39">
    <w:p w14:paraId="4B1061BD" w14:textId="77777777" w:rsidR="004E7BCF" w:rsidRDefault="004E7BCF" w:rsidP="004E7BCF">
      <w:pPr>
        <w:pStyle w:val="aff"/>
        <w:rPr>
          <w:rtl/>
        </w:rPr>
      </w:pPr>
      <w:r>
        <w:rPr>
          <w:rStyle w:val="aff1"/>
        </w:rPr>
        <w:footnoteRef/>
      </w:r>
      <w:r>
        <w:rPr>
          <w:rtl/>
        </w:rPr>
        <w:t xml:space="preserve"> לרש"י דלהל"ל כנגד ראובן רשב"ם שדלג יהודה</w:t>
      </w:r>
    </w:p>
    <w:p w14:paraId="4E826BD2" w14:textId="77777777" w:rsidR="004E7BCF" w:rsidRDefault="004E7BCF" w:rsidP="004E7BCF">
      <w:pPr>
        <w:pStyle w:val="aff"/>
      </w:pPr>
      <w:r>
        <w:rPr>
          <w:rtl/>
        </w:rPr>
        <w:t>ר"ת דהול"ל יהודה כנגד שמעון ולאו אעיקר דברי רב אלא אדיוק</w:t>
      </w:r>
    </w:p>
  </w:footnote>
  <w:footnote w:id="40">
    <w:p w14:paraId="7C6F4129" w14:textId="77777777" w:rsidR="004E7BCF" w:rsidRDefault="004E7BCF" w:rsidP="004E7BCF">
      <w:pPr>
        <w:pStyle w:val="aff"/>
        <w:rPr>
          <w:rtl/>
        </w:rPr>
      </w:pPr>
      <w:r>
        <w:rPr>
          <w:rStyle w:val="aff1"/>
        </w:rPr>
        <w:footnoteRef/>
      </w:r>
      <w:r>
        <w:rPr>
          <w:rtl/>
        </w:rPr>
        <w:t xml:space="preserve"> </w:t>
      </w:r>
      <w:r w:rsidRPr="00B21255">
        <w:rPr>
          <w:rtl/>
        </w:rPr>
        <w:t>ואי היה כותב קרקע שבין שדות ראובן לשמעון הו"א חצי בזווית</w:t>
      </w:r>
    </w:p>
  </w:footnote>
  <w:footnote w:id="41">
    <w:p w14:paraId="5323B4FC" w14:textId="77777777" w:rsidR="004E7BCF" w:rsidRDefault="004E7BCF" w:rsidP="004E7BCF">
      <w:pPr>
        <w:pStyle w:val="aff"/>
        <w:rPr>
          <w:rtl/>
        </w:rPr>
      </w:pPr>
      <w:r>
        <w:rPr>
          <w:rStyle w:val="aff1"/>
        </w:rPr>
        <w:footnoteRef/>
      </w:r>
      <w:r>
        <w:rPr>
          <w:rtl/>
        </w:rPr>
        <w:t xml:space="preserve"> כמין גאם לרשב"ם מצר לו קרן דרומית מזרחית וקרן צפונית מערבית ונמצא שמצר תחלת כל רוח</w:t>
      </w:r>
    </w:p>
    <w:p w14:paraId="1BE30163" w14:textId="77777777" w:rsidR="004E7BCF" w:rsidRDefault="004E7BCF" w:rsidP="004E7BCF">
      <w:pPr>
        <w:pStyle w:val="aff"/>
        <w:rPr>
          <w:rtl/>
        </w:rPr>
      </w:pPr>
      <w:r>
        <w:rPr>
          <w:rtl/>
        </w:rPr>
        <w:tab/>
        <w:t xml:space="preserve">   לר"י רק מזרח ודרום וקשה דאמאי צריך להגיע לרוחין</w:t>
      </w:r>
    </w:p>
  </w:footnote>
  <w:footnote w:id="42">
    <w:p w14:paraId="6EB904A2" w14:textId="77777777" w:rsidR="004E7BCF" w:rsidRDefault="004E7BCF" w:rsidP="004E7BCF">
      <w:pPr>
        <w:pStyle w:val="aff"/>
        <w:rPr>
          <w:rtl/>
        </w:rPr>
      </w:pPr>
      <w:r>
        <w:rPr>
          <w:rStyle w:val="aff1"/>
        </w:rPr>
        <w:footnoteRef/>
      </w:r>
      <w:r>
        <w:rPr>
          <w:rtl/>
        </w:rPr>
        <w:t xml:space="preserve"> אע"פ דבספק עובדא וספק דינא אמרי' המע"ה, הכא נראה לחכמים שיעשו שודא</w:t>
      </w:r>
      <w:r>
        <w:rPr>
          <w:rFonts w:hint="cs"/>
          <w:rtl/>
        </w:rPr>
        <w:t>,</w:t>
      </w:r>
      <w:r>
        <w:rPr>
          <w:rtl/>
        </w:rPr>
        <w:t xml:space="preserve"> ופעמים נאה לחכמים שיחלוקו</w:t>
      </w:r>
      <w:r>
        <w:rPr>
          <w:rFonts w:hint="cs"/>
          <w:rtl/>
        </w:rPr>
        <w:t xml:space="preserve">, </w:t>
      </w:r>
      <w:r>
        <w:rPr>
          <w:rtl/>
        </w:rPr>
        <w:t>והיכא דלא מפרש גמ' מדי יש למימר המע"ה,  והיכא דלא איתמר הלכתא לא כמר ולא כמר ועביד דיין מה שעשה עשה</w:t>
      </w:r>
      <w:r>
        <w:rPr>
          <w:rFonts w:hint="cs"/>
          <w:rtl/>
        </w:rPr>
        <w:t xml:space="preserve">, </w:t>
      </w:r>
      <w:r>
        <w:rPr>
          <w:rtl/>
        </w:rPr>
        <w:t>והיכא דמספק"ל לדיין אמרי' המע"ה</w:t>
      </w:r>
    </w:p>
  </w:footnote>
  <w:footnote w:id="43">
    <w:p w14:paraId="4AF3BA9B" w14:textId="77777777" w:rsidR="004E7BCF" w:rsidRDefault="004E7BCF" w:rsidP="004E7BCF">
      <w:pPr>
        <w:pStyle w:val="aff"/>
        <w:rPr>
          <w:rtl/>
        </w:rPr>
      </w:pPr>
      <w:r>
        <w:rPr>
          <w:rStyle w:val="aff1"/>
        </w:rPr>
        <w:footnoteRef/>
      </w:r>
      <w:r>
        <w:rPr>
          <w:rtl/>
        </w:rPr>
        <w:t xml:space="preserve"> </w:t>
      </w:r>
      <w:r w:rsidRPr="00455996">
        <w:rPr>
          <w:rtl/>
        </w:rPr>
        <w:t>רביעית הלוג או יותר</w:t>
      </w:r>
    </w:p>
  </w:footnote>
  <w:footnote w:id="44">
    <w:p w14:paraId="034A9A9D" w14:textId="77777777" w:rsidR="004E7BCF" w:rsidRDefault="004E7BCF" w:rsidP="004E7BCF">
      <w:pPr>
        <w:pStyle w:val="aff"/>
        <w:rPr>
          <w:rtl/>
        </w:rPr>
      </w:pPr>
      <w:r>
        <w:rPr>
          <w:rStyle w:val="aff1"/>
        </w:rPr>
        <w:footnoteRef/>
      </w:r>
      <w:r>
        <w:rPr>
          <w:rtl/>
        </w:rPr>
        <w:t xml:space="preserve"> </w:t>
      </w:r>
      <w:r w:rsidRPr="00455996">
        <w:rPr>
          <w:rtl/>
        </w:rPr>
        <w:t>פלוגתת ר"ש ותוס' אי הלכתא כסומכוס</w:t>
      </w:r>
    </w:p>
  </w:footnote>
  <w:footnote w:id="45">
    <w:p w14:paraId="601A2564" w14:textId="77777777" w:rsidR="004E7BCF" w:rsidRDefault="004E7BCF" w:rsidP="004E7BCF">
      <w:pPr>
        <w:pStyle w:val="aff"/>
        <w:rPr>
          <w:rtl/>
        </w:rPr>
      </w:pPr>
      <w:r>
        <w:rPr>
          <w:rStyle w:val="aff1"/>
        </w:rPr>
        <w:footnoteRef/>
      </w:r>
      <w:r>
        <w:rPr>
          <w:rtl/>
        </w:rPr>
        <w:t xml:space="preserve"> ול"ד לכהן המסייע בבה"ג דהכא מכר לו כח זה</w:t>
      </w:r>
    </w:p>
    <w:p w14:paraId="66195B8C" w14:textId="77777777" w:rsidR="004E7BCF" w:rsidRDefault="004E7BCF" w:rsidP="004E7BCF">
      <w:pPr>
        <w:pStyle w:val="aff"/>
        <w:rPr>
          <w:rtl/>
        </w:rPr>
      </w:pPr>
      <w:r>
        <w:rPr>
          <w:rtl/>
        </w:rPr>
        <w:t>ולא אמרי' דר"מ היא דאמדשלב"ל: דהכא מי יימר דחרש וזרע וכו',</w:t>
      </w:r>
    </w:p>
    <w:p w14:paraId="75DA021E" w14:textId="77777777" w:rsidR="004E7BCF" w:rsidRDefault="004E7BCF" w:rsidP="004E7BCF">
      <w:pPr>
        <w:pStyle w:val="aff"/>
      </w:pPr>
      <w:r>
        <w:rPr>
          <w:rtl/>
        </w:rPr>
        <w:t>ולר"י מיירי הכא דאין בניו בעולם והיינו דאין קונה ואין נראה לתוס' לאוקמי הכי</w:t>
      </w:r>
    </w:p>
  </w:footnote>
  <w:footnote w:id="46">
    <w:p w14:paraId="47902731" w14:textId="77777777" w:rsidR="004E7BCF" w:rsidRDefault="004E7BCF" w:rsidP="004E7BCF">
      <w:pPr>
        <w:pStyle w:val="aff"/>
        <w:rPr>
          <w:rtl/>
        </w:rPr>
      </w:pPr>
      <w:r>
        <w:rPr>
          <w:rStyle w:val="aff1"/>
        </w:rPr>
        <w:footnoteRef/>
      </w:r>
      <w:r>
        <w:rPr>
          <w:rtl/>
        </w:rPr>
        <w:t xml:space="preserve"> להקונטרס היינו זיזין לחצר</w:t>
      </w:r>
    </w:p>
    <w:p w14:paraId="003C6B08" w14:textId="77777777" w:rsidR="004E7BCF" w:rsidRDefault="004E7BCF" w:rsidP="004E7BCF">
      <w:pPr>
        <w:pStyle w:val="aff"/>
        <w:rPr>
          <w:rtl/>
        </w:rPr>
      </w:pPr>
      <w:r>
        <w:rPr>
          <w:rtl/>
        </w:rPr>
        <w:t>ולתוס' אם בנה בנין בחצר יכול להניח זיזין ע"ג הדיוטא אע"פ שמכביד הכותל</w:t>
      </w:r>
    </w:p>
  </w:footnote>
  <w:footnote w:id="47">
    <w:p w14:paraId="28E2B86C" w14:textId="77777777" w:rsidR="004E7BCF" w:rsidRDefault="004E7BCF" w:rsidP="004E7BCF">
      <w:pPr>
        <w:pStyle w:val="aff"/>
        <w:rPr>
          <w:rtl/>
        </w:rPr>
      </w:pPr>
      <w:r>
        <w:rPr>
          <w:rStyle w:val="aff1"/>
        </w:rPr>
        <w:footnoteRef/>
      </w:r>
      <w:r>
        <w:rPr>
          <w:rtl/>
        </w:rPr>
        <w:t xml:space="preserve"> לרש"י אהני רומא גם לגג, והך דרום רקיעא סוף דיבור</w:t>
      </w:r>
    </w:p>
    <w:p w14:paraId="1CC9C8A7" w14:textId="77777777" w:rsidR="004E7BCF" w:rsidRDefault="004E7BCF" w:rsidP="004E7BCF">
      <w:pPr>
        <w:pStyle w:val="aff"/>
        <w:rPr>
          <w:rtl/>
        </w:rPr>
      </w:pPr>
      <w:r>
        <w:rPr>
          <w:rtl/>
        </w:rPr>
        <w:t>לתוס' אהני לגג רק אם כותב לרום רקיעא,</w:t>
      </w:r>
    </w:p>
    <w:p w14:paraId="04236020" w14:textId="77777777" w:rsidR="004E7BCF" w:rsidRDefault="004E7BCF" w:rsidP="004E7BCF">
      <w:pPr>
        <w:pStyle w:val="aff"/>
        <w:rPr>
          <w:rtl/>
        </w:rPr>
      </w:pPr>
      <w:r>
        <w:rPr>
          <w:rtl/>
        </w:rPr>
        <w:t>לר"י לקיים הקונטרס היינו אפי' בור שעל הגג</w:t>
      </w:r>
    </w:p>
  </w:footnote>
  <w:footnote w:id="48">
    <w:p w14:paraId="5C2B5A9B" w14:textId="77777777" w:rsidR="004E7BCF" w:rsidRDefault="004E7BCF" w:rsidP="004E7BCF">
      <w:pPr>
        <w:pStyle w:val="aff"/>
        <w:rPr>
          <w:rtl/>
        </w:rPr>
      </w:pPr>
      <w:r>
        <w:rPr>
          <w:rStyle w:val="aff1"/>
        </w:rPr>
        <w:footnoteRef/>
      </w:r>
      <w:r>
        <w:rPr>
          <w:rtl/>
        </w:rPr>
        <w:t xml:space="preserve"> קושיית הגמ',</w:t>
      </w:r>
    </w:p>
    <w:p w14:paraId="063FC1E1" w14:textId="77777777" w:rsidR="004E7BCF" w:rsidRDefault="004E7BCF" w:rsidP="004E7BCF">
      <w:pPr>
        <w:pStyle w:val="aff"/>
        <w:rPr>
          <w:rtl/>
        </w:rPr>
      </w:pPr>
      <w:r>
        <w:rPr>
          <w:rtl/>
        </w:rPr>
        <w:t>לרש"י שיקנה הבנין שלמטה האויר שלמעלה מן הגג אבל הגג עצמו יהא הפסק בקנינו</w:t>
      </w:r>
    </w:p>
    <w:p w14:paraId="56FD98D9" w14:textId="77777777" w:rsidR="004E7BCF" w:rsidRDefault="004E7BCF" w:rsidP="004E7BCF">
      <w:pPr>
        <w:pStyle w:val="aff"/>
        <w:rPr>
          <w:rtl/>
        </w:rPr>
      </w:pPr>
      <w:r>
        <w:rPr>
          <w:rtl/>
        </w:rPr>
        <w:t>ולרשב"ם דאי בסתמא לא קני ל"ל ע"מ בלא זה יכול לבנות על עמודים</w:t>
      </w:r>
    </w:p>
    <w:p w14:paraId="59DD9AF1" w14:textId="77777777" w:rsidR="004E7BCF" w:rsidRDefault="004E7BCF" w:rsidP="004E7BCF">
      <w:pPr>
        <w:pStyle w:val="aff"/>
        <w:rPr>
          <w:rtl/>
        </w:rPr>
      </w:pPr>
      <w:r>
        <w:rPr>
          <w:rtl/>
        </w:rPr>
        <w:t>ולר"י אי בסתמא קני דבעין יפה מוכר אמאי לא יקנה הכא ומשני דלא מוכר גג במעקה י"ט</w:t>
      </w:r>
    </w:p>
    <w:p w14:paraId="258DEEC9" w14:textId="77777777" w:rsidR="004E7BCF" w:rsidRDefault="004E7BCF" w:rsidP="004E7BCF">
      <w:pPr>
        <w:pStyle w:val="aff"/>
        <w:rPr>
          <w:rtl/>
        </w:rPr>
      </w:pPr>
      <w:r>
        <w:rPr>
          <w:rtl/>
        </w:rPr>
        <w:t>ר"ת דיוטא אינו גג אלא שורה ולפ"ז ביאור דברי ר"ז ור"פ</w:t>
      </w:r>
    </w:p>
    <w:p w14:paraId="510E69B0" w14:textId="77777777" w:rsidR="004E7BCF" w:rsidRDefault="004E7BCF" w:rsidP="004E7BCF">
      <w:pPr>
        <w:pStyle w:val="aff"/>
        <w:rPr>
          <w:rtl/>
        </w:rPr>
      </w:pPr>
      <w:r>
        <w:rPr>
          <w:rtl/>
        </w:rPr>
        <w:t>ולר"ת שבונה על עמודים אכפ"ל שיהא הבית תחתיו א. מצד שיפחד תמיד שיפול באויר ב. שהרוח נושבת תחתיו</w:t>
      </w:r>
    </w:p>
    <w:p w14:paraId="30F96885" w14:textId="77777777" w:rsidR="004E7BCF" w:rsidRDefault="004E7BCF" w:rsidP="004E7BCF">
      <w:pPr>
        <w:pStyle w:val="aff"/>
      </w:pPr>
      <w:r>
        <w:rPr>
          <w:rtl/>
        </w:rPr>
        <w:t>וקשה על ר"ת דמשמע מכמה דוכתי דדיוטא הוא גג ולא שורה</w:t>
      </w:r>
    </w:p>
  </w:footnote>
  <w:footnote w:id="49">
    <w:p w14:paraId="54B90D6E" w14:textId="77777777" w:rsidR="00A47557" w:rsidRDefault="00A47557" w:rsidP="00A47557">
      <w:pPr>
        <w:pStyle w:val="aff"/>
        <w:rPr>
          <w:rtl/>
        </w:rPr>
      </w:pPr>
      <w:r>
        <w:rPr>
          <w:rStyle w:val="aff1"/>
        </w:rPr>
        <w:footnoteRef/>
      </w:r>
      <w:r>
        <w:rPr>
          <w:rtl/>
        </w:rPr>
        <w:t xml:space="preserve"> הך דפוסל אפי' פרוץ מב' רוחות וחטטו באמצע</w:t>
      </w:r>
    </w:p>
    <w:p w14:paraId="5A451744" w14:textId="77777777" w:rsidR="00A47557" w:rsidRDefault="00A47557" w:rsidP="00A47557">
      <w:pPr>
        <w:pStyle w:val="aff"/>
        <w:rPr>
          <w:rtl/>
        </w:rPr>
      </w:pPr>
      <w:r>
        <w:rPr>
          <w:rtl/>
        </w:rPr>
        <w:t>ואינן נראה להעמיד בצינור שסתום מכל צד</w:t>
      </w:r>
    </w:p>
    <w:p w14:paraId="241D99F5" w14:textId="279A7188" w:rsidR="00A47557" w:rsidRDefault="00A47557" w:rsidP="00A47557">
      <w:pPr>
        <w:pStyle w:val="aff"/>
        <w:rPr>
          <w:rtl/>
        </w:rPr>
      </w:pPr>
      <w:r>
        <w:rPr>
          <w:rtl/>
        </w:rPr>
        <w:t>אי נפלו מצינור לקרקע ומקרקע למקוה המשכה היא ואינו פוסל המקוה אם יש כבר במקוה כ"א סאה מי גשמים</w:t>
      </w:r>
    </w:p>
  </w:footnote>
  <w:footnote w:id="50">
    <w:p w14:paraId="70640E3D" w14:textId="77777777" w:rsidR="00A47557" w:rsidRDefault="00A47557" w:rsidP="00A47557">
      <w:pPr>
        <w:pStyle w:val="aff"/>
        <w:rPr>
          <w:rtl/>
        </w:rPr>
      </w:pPr>
      <w:r>
        <w:rPr>
          <w:rStyle w:val="aff1"/>
        </w:rPr>
        <w:footnoteRef/>
      </w:r>
      <w:r>
        <w:rPr>
          <w:rtl/>
        </w:rPr>
        <w:t xml:space="preserve"> לרשב"ם רבנן אי''ז רבנן דלעיל דס"ל דבמכתשת בין חקקה בתחילה בין בסוף</w:t>
      </w:r>
    </w:p>
    <w:p w14:paraId="5B49F239" w14:textId="49833C76" w:rsidR="00A47557" w:rsidRDefault="00A47557" w:rsidP="00A47557">
      <w:pPr>
        <w:pStyle w:val="aff"/>
        <w:rPr>
          <w:rtl/>
        </w:rPr>
      </w:pPr>
      <w:r>
        <w:rPr>
          <w:rtl/>
        </w:rPr>
        <w:t>ולתוס בחנם הוא דאפשר חקוקה היינו בסלע היוצאת מן ההר וקבועה בין בתחילה בין בסוף</w:t>
      </w:r>
    </w:p>
  </w:footnote>
  <w:footnote w:id="51">
    <w:p w14:paraId="34DCC17B" w14:textId="77777777" w:rsidR="00A47557" w:rsidRDefault="00A47557" w:rsidP="00A47557">
      <w:pPr>
        <w:pStyle w:val="aff"/>
        <w:rPr>
          <w:rtl/>
        </w:rPr>
      </w:pPr>
      <w:r>
        <w:rPr>
          <w:rStyle w:val="aff1"/>
        </w:rPr>
        <w:footnoteRef/>
      </w:r>
      <w:r>
        <w:rPr>
          <w:rtl/>
        </w:rPr>
        <w:t xml:space="preserve"> [דשלא במקומה מקבלת כדין כל כלי והרודה ממנה בשבת – פטור</w:t>
      </w:r>
    </w:p>
    <w:p w14:paraId="322BB415" w14:textId="13F75B1C" w:rsidR="00A47557" w:rsidRDefault="00A47557" w:rsidP="00A47557">
      <w:pPr>
        <w:pStyle w:val="aff"/>
        <w:rPr>
          <w:rtl/>
        </w:rPr>
      </w:pPr>
      <w:r>
        <w:rPr>
          <w:rtl/>
        </w:rPr>
        <w:t>בהו"א בשיטת ר"א כורת כקרקע שמחוברת בטיט, ויכל להקשות לטעמיך שרודה לא יתחייב כבתנור, ולא יטמא דלא בעי מחשבה ובפרוזבול מצד מקום ששוכבת עליו</w:t>
      </w:r>
    </w:p>
  </w:footnote>
  <w:footnote w:id="52">
    <w:p w14:paraId="666EB2FD" w14:textId="77463F8F" w:rsidR="00A47557" w:rsidRDefault="00A47557">
      <w:pPr>
        <w:pStyle w:val="aff"/>
        <w:rPr>
          <w:rtl/>
        </w:rPr>
      </w:pPr>
      <w:r>
        <w:rPr>
          <w:rStyle w:val="aff1"/>
        </w:rPr>
        <w:footnoteRef/>
      </w:r>
      <w:r>
        <w:rPr>
          <w:rtl/>
        </w:rPr>
        <w:t xml:space="preserve"> </w:t>
      </w:r>
      <w:r w:rsidRPr="00A47557">
        <w:rPr>
          <w:rtl/>
        </w:rPr>
        <w:t>צ"ל דבהו"א מיירי בפשוטי כל עץ שמטמאין מדרבנן רק באין ראוין לדריסה דמרבי' מצד דמשמש אדם ומשמשיו, דבדחזו למדרס הוא מדאורייתא</w:t>
      </w:r>
    </w:p>
  </w:footnote>
  <w:footnote w:id="53">
    <w:p w14:paraId="7FCC9A37" w14:textId="77777777" w:rsidR="00A47557" w:rsidRDefault="00A47557" w:rsidP="00A47557">
      <w:pPr>
        <w:pStyle w:val="aff"/>
        <w:rPr>
          <w:rtl/>
        </w:rPr>
      </w:pPr>
      <w:r>
        <w:rPr>
          <w:rStyle w:val="aff1"/>
        </w:rPr>
        <w:footnoteRef/>
      </w:r>
      <w:r>
        <w:rPr>
          <w:rtl/>
        </w:rPr>
        <w:t xml:space="preserve"> האידנא דשאיבא דאורייתא לרשב"ם ור"ת דווקא בכולו מים שאובין</w:t>
      </w:r>
    </w:p>
    <w:p w14:paraId="67451EF2" w14:textId="77777777" w:rsidR="00A47557" w:rsidRDefault="00A47557" w:rsidP="00A47557">
      <w:pPr>
        <w:pStyle w:val="aff"/>
        <w:rPr>
          <w:rtl/>
        </w:rPr>
      </w:pPr>
      <w:r>
        <w:rPr>
          <w:rtl/>
        </w:rPr>
        <w:t>ולתוס' אפי' חלקו והא דקרא 'דמקוה מים יהיה טהור' הוא אסמכתא</w:t>
      </w:r>
    </w:p>
    <w:p w14:paraId="61C12A90" w14:textId="77777777" w:rsidR="00A47557" w:rsidRDefault="00A47557" w:rsidP="00A47557">
      <w:pPr>
        <w:pStyle w:val="aff"/>
        <w:rPr>
          <w:rtl/>
        </w:rPr>
      </w:pPr>
      <w:r>
        <w:rPr>
          <w:rtl/>
        </w:rPr>
        <w:t>והך דמחמירין ברביעית דתחלה טפי מבסוף דהוא שיעור טבילה למחטין ולצינורות דשם פסול מקוה עליהם</w:t>
      </w:r>
    </w:p>
    <w:p w14:paraId="4A8AD1CB" w14:textId="77777777" w:rsidR="00A47557" w:rsidRDefault="00A47557" w:rsidP="00A47557">
      <w:pPr>
        <w:pStyle w:val="aff"/>
        <w:rPr>
          <w:rtl/>
        </w:rPr>
      </w:pPr>
      <w:r>
        <w:rPr>
          <w:rtl/>
        </w:rPr>
        <w:t>לר"י אפי' כולו מים שאובין דרבנן | ולרשב"א בכולו מים שאובין מדאורייתא,</w:t>
      </w:r>
    </w:p>
    <w:p w14:paraId="4A9F3FC6" w14:textId="77777777" w:rsidR="00A47557" w:rsidRDefault="00A47557" w:rsidP="00A47557">
      <w:pPr>
        <w:pStyle w:val="aff"/>
        <w:rPr>
          <w:rtl/>
        </w:rPr>
      </w:pPr>
      <w:r>
        <w:rPr>
          <w:rtl/>
        </w:rPr>
        <w:t>ר"י הוכיח א. דבמצאו מלא וספק מים שאובין למקוה כשר והתם מיירי שהיה קודם ריקן לגמרי</w:t>
      </w:r>
    </w:p>
    <w:p w14:paraId="5A5E5F67" w14:textId="77777777" w:rsidR="00A47557" w:rsidRDefault="00A47557" w:rsidP="00A47557">
      <w:pPr>
        <w:pStyle w:val="aff"/>
        <w:rPr>
          <w:rtl/>
        </w:rPr>
      </w:pPr>
      <w:r>
        <w:rPr>
          <w:rtl/>
        </w:rPr>
        <w:t>ב. דבכלים טמאים, בקרקע טהורים משום דחזי להטביל בהן מחטין וצינורות וסתם משקין בי מטבחיא שאובין הן</w:t>
      </w:r>
    </w:p>
    <w:p w14:paraId="717ECF67" w14:textId="77777777" w:rsidR="00A47557" w:rsidRDefault="00A47557" w:rsidP="00A47557">
      <w:pPr>
        <w:pStyle w:val="aff"/>
        <w:rPr>
          <w:rtl/>
        </w:rPr>
      </w:pPr>
      <w:r>
        <w:rPr>
          <w:rtl/>
        </w:rPr>
        <w:t>והרשב"א דחה</w:t>
      </w:r>
    </w:p>
    <w:p w14:paraId="28E78C38" w14:textId="77777777" w:rsidR="00A47557" w:rsidRDefault="00A47557" w:rsidP="00A47557">
      <w:pPr>
        <w:pStyle w:val="aff"/>
        <w:rPr>
          <w:rtl/>
        </w:rPr>
      </w:pPr>
      <w:r>
        <w:rPr>
          <w:rtl/>
        </w:rPr>
        <w:t>דהך ד'בכלים' שהיו בכלים אפי' דהשתא בקרקע טמאים, ולפי שהיו שאובים בקרקע שלא היו מעולם בכלים טהורים,</w:t>
      </w:r>
    </w:p>
    <w:p w14:paraId="55FB061A" w14:textId="77777777" w:rsidR="00A47557" w:rsidRDefault="00A47557" w:rsidP="00A47557">
      <w:pPr>
        <w:pStyle w:val="aff"/>
        <w:rPr>
          <w:rtl/>
        </w:rPr>
      </w:pPr>
      <w:r>
        <w:rPr>
          <w:rtl/>
        </w:rPr>
        <w:t>והרמ"מ דחה דאע"ג דשאיבה דאורייתא, בקרקע טהור, משום שאפשר בלא המשכה דכי נפלו מן הכלי לרצפה שהיא חלקה מימשכי אילך ואילך והוה ליה כשאיבה שהמשיכה כולה דכשרה</w:t>
      </w:r>
    </w:p>
    <w:p w14:paraId="1A25F168" w14:textId="77777777" w:rsidR="00A47557" w:rsidRDefault="00A47557" w:rsidP="00A47557">
      <w:pPr>
        <w:pStyle w:val="aff"/>
        <w:rPr>
          <w:rtl/>
        </w:rPr>
      </w:pPr>
      <w:r>
        <w:rPr>
          <w:rtl/>
        </w:rPr>
        <w:t>והך דמכשרי' המשה רק ביש כ"א סאה במקוה אפשר דהיינו מדרבנן,</w:t>
      </w:r>
    </w:p>
    <w:p w14:paraId="3CAAF414" w14:textId="77777777" w:rsidR="00A47557" w:rsidRDefault="00A47557" w:rsidP="00A47557">
      <w:pPr>
        <w:pStyle w:val="aff"/>
        <w:rPr>
          <w:rtl/>
        </w:rPr>
      </w:pPr>
      <w:r>
        <w:rPr>
          <w:rtl/>
        </w:rPr>
        <w:t>והך דגזרו רבנן בשאיבה אפי' דאי כולו שאוב דרבנן, גזירה שמא יטבול בכלי, ו'מעין' היינו בקרקע</w:t>
      </w:r>
    </w:p>
    <w:p w14:paraId="0562802E" w14:textId="77777777" w:rsidR="00A47557" w:rsidRDefault="00A47557" w:rsidP="00A47557">
      <w:pPr>
        <w:pStyle w:val="aff"/>
        <w:rPr>
          <w:rtl/>
        </w:rPr>
      </w:pPr>
      <w:r>
        <w:rPr>
          <w:rtl/>
        </w:rPr>
        <w:t>הרשב"א הוכיח כדבריו</w:t>
      </w:r>
    </w:p>
    <w:p w14:paraId="2EDC212E" w14:textId="77777777" w:rsidR="00A47557" w:rsidRDefault="00A47557" w:rsidP="00A47557">
      <w:pPr>
        <w:pStyle w:val="aff"/>
        <w:rPr>
          <w:rtl/>
        </w:rPr>
      </w:pPr>
      <w:r>
        <w:rPr>
          <w:rtl/>
        </w:rPr>
        <w:t>א. דכולו שאוב בדאורייתא ממקוה שהניחו ריקן, דמשמע דכשר רק מצד חזקה</w:t>
      </w:r>
    </w:p>
    <w:p w14:paraId="4DF1AB97" w14:textId="77777777" w:rsidR="00A47557" w:rsidRDefault="00A47557" w:rsidP="00A47557">
      <w:pPr>
        <w:pStyle w:val="aff"/>
        <w:rPr>
          <w:rtl/>
        </w:rPr>
      </w:pPr>
      <w:r>
        <w:rPr>
          <w:rtl/>
        </w:rPr>
        <w:t>ב. מסיפא התם דצינור המקלח למקוה והמכתשת נתונה בצדו פסול  ורק ברוב מקוה כשר</w:t>
      </w:r>
    </w:p>
    <w:p w14:paraId="4B509D71" w14:textId="77777777" w:rsidR="00A47557" w:rsidRDefault="00A47557" w:rsidP="00A47557">
      <w:pPr>
        <w:pStyle w:val="aff"/>
        <w:rPr>
          <w:rtl/>
        </w:rPr>
      </w:pPr>
      <w:r>
        <w:rPr>
          <w:rtl/>
        </w:rPr>
        <w:t>ג. מדלא מטהרין מספק במקום בו אחד שאוב ואחד כשר וטבל באחד מהן מטומאה חמורה ועשה טהרות הרי הן תלויות</w:t>
      </w:r>
    </w:p>
    <w:p w14:paraId="18B946E4" w14:textId="6EB4CCDE" w:rsidR="00A47557" w:rsidRDefault="00A47557" w:rsidP="00A47557">
      <w:pPr>
        <w:pStyle w:val="aff"/>
        <w:rPr>
          <w:rtl/>
        </w:rPr>
      </w:pPr>
      <w:r>
        <w:rPr>
          <w:rtl/>
        </w:rPr>
        <w:t>ר"ת דוקא במקוה חסר פוסלים מים שאובין אבל במקוה שלם כל מים שאובין שבעולם אין פוסלין אותו וראיה מהיה בעליון מ' סאה ובתחתון אין כלום ממלא בכתף ונותן בעליון עד שירדו בתחתון מ' סאה משמע אף על פי שרוב מים שאובין אין נפסל כיון שהיה שלם דהא אי אפשר אם לא נתן בעליון יותר מארבעים סאה.</w:t>
      </w:r>
    </w:p>
  </w:footnote>
  <w:footnote w:id="54">
    <w:p w14:paraId="58A45076" w14:textId="77777777" w:rsidR="00A47557" w:rsidRDefault="00A47557" w:rsidP="00A47557">
      <w:pPr>
        <w:pStyle w:val="aff"/>
        <w:rPr>
          <w:rtl/>
        </w:rPr>
      </w:pPr>
      <w:r>
        <w:rPr>
          <w:rStyle w:val="aff1"/>
        </w:rPr>
        <w:footnoteRef/>
      </w:r>
      <w:r>
        <w:rPr>
          <w:rtl/>
        </w:rPr>
        <w:t xml:space="preserve"> לרש"י: בכל תלוש ולבסוף חיברו מיבעיא לענין הכשר זרעים ואליבא דרבנן דמכתשת</w:t>
      </w:r>
    </w:p>
    <w:p w14:paraId="32AFA7C5" w14:textId="77777777" w:rsidR="00A47557" w:rsidRDefault="00A47557" w:rsidP="00A47557">
      <w:pPr>
        <w:pStyle w:val="aff"/>
        <w:rPr>
          <w:rtl/>
        </w:rPr>
      </w:pPr>
      <w:r>
        <w:rPr>
          <w:rtl/>
        </w:rPr>
        <w:t>ואין נראה לר"י דא"כ לימא סתמא תלוש ולבסוף חיברו לענין הכשר זרעים לרבנן מהו</w:t>
      </w:r>
    </w:p>
    <w:p w14:paraId="17C3EF6F" w14:textId="77777777" w:rsidR="00A47557" w:rsidRDefault="00A47557" w:rsidP="00A47557">
      <w:pPr>
        <w:pStyle w:val="aff"/>
        <w:rPr>
          <w:rtl/>
        </w:rPr>
      </w:pPr>
      <w:r>
        <w:rPr>
          <w:rtl/>
        </w:rPr>
        <w:t>ב. דאין סברא לדמות הכשר זרעים למכר שתהא מכתשת חשובה כתלוש להכשר זרעים כלמכר</w:t>
      </w:r>
    </w:p>
    <w:p w14:paraId="52C53802" w14:textId="77777777" w:rsidR="00A47557" w:rsidRDefault="00A47557" w:rsidP="00A47557">
      <w:pPr>
        <w:pStyle w:val="aff"/>
        <w:rPr>
          <w:rtl/>
        </w:rPr>
      </w:pPr>
      <w:r>
        <w:rPr>
          <w:rtl/>
        </w:rPr>
        <w:t>ג. דלענין שחיטה נמי תיבעי לרבנן תלוש ולבסוף חיברו מהו אי הוי כתלוש או לא</w:t>
      </w:r>
    </w:p>
    <w:p w14:paraId="730297E3" w14:textId="77777777" w:rsidR="00A47557" w:rsidRDefault="00A47557" w:rsidP="00A47557">
      <w:pPr>
        <w:pStyle w:val="aff"/>
        <w:rPr>
          <w:rtl/>
        </w:rPr>
      </w:pPr>
      <w:r>
        <w:rPr>
          <w:rtl/>
        </w:rPr>
        <w:t>ד. אי לרבנן דדף לא מיבעי דס"ל דהוי כתלוש תיבעי לטומאת דף גופיה דחלקו בה ר"א ורבנן</w:t>
      </w:r>
    </w:p>
    <w:p w14:paraId="4589E6A3" w14:textId="77777777" w:rsidR="00A47557" w:rsidRDefault="00A47557" w:rsidP="00A47557">
      <w:pPr>
        <w:pStyle w:val="aff"/>
        <w:rPr>
          <w:rtl/>
        </w:rPr>
      </w:pPr>
      <w:r>
        <w:rPr>
          <w:rtl/>
        </w:rPr>
        <w:t>ה. אי לרבנן דדף פשיטא דהוה כתלוש אמאי אמרי' דחלקוי הני רבן דר"א אהני רבנן דר"א</w:t>
      </w:r>
    </w:p>
    <w:p w14:paraId="5661C8C4" w14:textId="77777777" w:rsidR="00A47557" w:rsidRDefault="00A47557" w:rsidP="00A47557">
      <w:pPr>
        <w:pStyle w:val="aff"/>
        <w:rPr>
          <w:rtl/>
        </w:rPr>
      </w:pPr>
      <w:r>
        <w:rPr>
          <w:rtl/>
        </w:rPr>
        <w:t>ו. דאינו מחלק בין דף למכתשת לכותל ואיצטרוביל ובחולין מחלק בין סכין הקבועה לצור היוצא מן הכותל דאמר שאני סכין דלא מבטל ליה</w:t>
      </w:r>
    </w:p>
    <w:p w14:paraId="005FE0F9" w14:textId="77777777" w:rsidR="00A47557" w:rsidRDefault="00A47557" w:rsidP="00A47557">
      <w:pPr>
        <w:pStyle w:val="aff"/>
        <w:rPr>
          <w:rtl/>
        </w:rPr>
      </w:pPr>
      <w:r>
        <w:rPr>
          <w:rtl/>
        </w:rPr>
        <w:t>ר"י: לרבנן דדף מיבע"ל דחשיב לדף תלוש לענין טומאה וה"ה לענין הכשר זרעים דהכשר וטומאה דמו אהדדי ואליבא דמ"ד תלוש ולבסוף חברו כמחובר</w:t>
      </w:r>
    </w:p>
    <w:p w14:paraId="794654CB" w14:textId="77777777" w:rsidR="00A47557" w:rsidRDefault="00A47557" w:rsidP="00A47557">
      <w:pPr>
        <w:pStyle w:val="aff"/>
        <w:rPr>
          <w:rtl/>
        </w:rPr>
      </w:pPr>
      <w:r>
        <w:rPr>
          <w:rtl/>
        </w:rPr>
        <w:t>ובאיצטרוביל דוקא מיבע"ל דבטל לגבי קרקע אי חשיב מחובר להכשר זרעים</w:t>
      </w:r>
    </w:p>
    <w:p w14:paraId="1A2FF3A0" w14:textId="77777777" w:rsidR="00A47557" w:rsidRDefault="00A47557" w:rsidP="00A47557">
      <w:pPr>
        <w:pStyle w:val="aff"/>
        <w:rPr>
          <w:rtl/>
        </w:rPr>
      </w:pPr>
      <w:r>
        <w:rPr>
          <w:rtl/>
        </w:rPr>
        <w:t>או"ד דוקא לענין מכר חשיב מחובר דבעין יפה אע"ג דלא מהני לענין מכתשת מצד דאינה עשויה להתעכב כאיצטרוביל</w:t>
      </w:r>
    </w:p>
    <w:p w14:paraId="3CA1F700" w14:textId="77777777" w:rsidR="00A47557" w:rsidRDefault="00A47557" w:rsidP="00A47557">
      <w:pPr>
        <w:pStyle w:val="aff"/>
        <w:rPr>
          <w:rtl/>
        </w:rPr>
      </w:pPr>
      <w:r>
        <w:rPr>
          <w:rtl/>
        </w:rPr>
        <w:t>ומיהו לענין הכשר זרעים לא חשיב האיצטרוביל מחובר לפי שעשוי לינטל יותר מכותל</w:t>
      </w:r>
    </w:p>
    <w:p w14:paraId="2C8D857B" w14:textId="77777777" w:rsidR="00A47557" w:rsidRDefault="00A47557" w:rsidP="00A47557">
      <w:pPr>
        <w:pStyle w:val="aff"/>
        <w:rPr>
          <w:rtl/>
        </w:rPr>
      </w:pPr>
      <w:r>
        <w:rPr>
          <w:rtl/>
        </w:rPr>
        <w:t>ואליבא דר"א לא מיבע"ל דהא חשיב דף מחובר לענין טומאה וה"ה לענין הכשר זרעים וכ"ש איצטרוביל</w:t>
      </w:r>
    </w:p>
    <w:p w14:paraId="0DC2A26F" w14:textId="4C46884A" w:rsidR="00A47557" w:rsidRDefault="00A47557" w:rsidP="00A47557">
      <w:pPr>
        <w:pStyle w:val="aff"/>
        <w:rPr>
          <w:rtl/>
        </w:rPr>
      </w:pPr>
      <w:r>
        <w:rPr>
          <w:rtl/>
        </w:rPr>
        <w:t>והא דאמרי אליבא דר"א לא תיבעי ל"ד אלא אמאי דמטהר בדף קא סמיך.</w:t>
      </w:r>
    </w:p>
  </w:footnote>
  <w:footnote w:id="55">
    <w:p w14:paraId="67081302" w14:textId="77777777" w:rsidR="00FB60E0" w:rsidRDefault="00FB60E0" w:rsidP="00FB60E0">
      <w:pPr>
        <w:pStyle w:val="aff"/>
        <w:rPr>
          <w:rtl/>
        </w:rPr>
      </w:pPr>
      <w:r>
        <w:rPr>
          <w:rStyle w:val="aff1"/>
        </w:rPr>
        <w:footnoteRef/>
      </w:r>
      <w:r>
        <w:rPr>
          <w:rtl/>
        </w:rPr>
        <w:t xml:space="preserve"> נסרים: לר"י היינו שמכסין בה החמין</w:t>
      </w:r>
    </w:p>
    <w:p w14:paraId="3BCE1FA0" w14:textId="77777777" w:rsidR="00FB60E0" w:rsidRDefault="00FB60E0" w:rsidP="00FB60E0">
      <w:pPr>
        <w:pStyle w:val="aff"/>
        <w:rPr>
          <w:rtl/>
        </w:rPr>
      </w:pPr>
      <w:r>
        <w:rPr>
          <w:rtl/>
        </w:rPr>
        <w:t>בד עצמו: לר"ת נמכר לא חשיב במתני' דפשיטא שהוא עיקרו של מכר ונקרא ע"ש</w:t>
      </w:r>
    </w:p>
    <w:p w14:paraId="6DA0062D" w14:textId="77777777" w:rsidR="00FB60E0" w:rsidRDefault="00FB60E0" w:rsidP="00FB60E0">
      <w:pPr>
        <w:pStyle w:val="aff"/>
        <w:rPr>
          <w:rtl/>
        </w:rPr>
      </w:pPr>
      <w:r>
        <w:rPr>
          <w:rtl/>
        </w:rPr>
        <w:t>יקבים: אינו בד עצמו אלא כמו שפירש בערוך סלים שמביאים בו זיתים</w:t>
      </w:r>
    </w:p>
    <w:p w14:paraId="2F19F05F" w14:textId="77777777" w:rsidR="00FB60E0" w:rsidRDefault="00FB60E0" w:rsidP="00FB60E0">
      <w:pPr>
        <w:pStyle w:val="aff"/>
        <w:rPr>
          <w:rtl/>
        </w:rPr>
      </w:pPr>
      <w:r>
        <w:rPr>
          <w:rtl/>
        </w:rPr>
        <w:t xml:space="preserve">טלפחא: מכור לרש"י שהוא מחובר. </w:t>
      </w:r>
    </w:p>
    <w:p w14:paraId="11274874" w14:textId="77777777" w:rsidR="00FB60E0" w:rsidRDefault="00FB60E0" w:rsidP="00FB60E0">
      <w:pPr>
        <w:pStyle w:val="aff"/>
        <w:rPr>
          <w:rtl/>
        </w:rPr>
      </w:pPr>
      <w:r>
        <w:rPr>
          <w:rtl/>
        </w:rPr>
        <w:t>ולר"ת עיגול של טיט שאינו מחובר נמכר שאינו חשוב כ"כ</w:t>
      </w:r>
    </w:p>
    <w:p w14:paraId="0C0FA37B" w14:textId="53E7D90C" w:rsidR="00FB60E0" w:rsidRDefault="00FB60E0" w:rsidP="00FB60E0">
      <w:pPr>
        <w:pStyle w:val="aff"/>
        <w:rPr>
          <w:rtl/>
        </w:rPr>
      </w:pPr>
      <w:r>
        <w:rPr>
          <w:rtl/>
        </w:rPr>
        <w:t>ובטל אגב בד א"נ לפי שאין נעשין אלא לכך.</w:t>
      </w:r>
    </w:p>
  </w:footnote>
  <w:footnote w:id="56">
    <w:p w14:paraId="385ECF7F" w14:textId="51AA333E" w:rsidR="00FB60E0" w:rsidRDefault="00FB60E0">
      <w:pPr>
        <w:pStyle w:val="aff"/>
        <w:rPr>
          <w:rtl/>
        </w:rPr>
      </w:pPr>
      <w:r>
        <w:rPr>
          <w:rStyle w:val="aff1"/>
        </w:rPr>
        <w:footnoteRef/>
      </w:r>
      <w:r>
        <w:rPr>
          <w:rtl/>
        </w:rPr>
        <w:t xml:space="preserve"> </w:t>
      </w:r>
      <w:r w:rsidRPr="00C35A2C">
        <w:rPr>
          <w:rFonts w:hint="cs"/>
          <w:sz w:val="30"/>
          <w:szCs w:val="16"/>
          <w:rtl/>
        </w:rPr>
        <w:t>ולגירסת ר</w:t>
      </w:r>
      <w:r w:rsidRPr="00C35A2C">
        <w:rPr>
          <w:sz w:val="30"/>
          <w:szCs w:val="16"/>
          <w:rtl/>
        </w:rPr>
        <w:t>"</w:t>
      </w:r>
      <w:r w:rsidRPr="00C35A2C">
        <w:rPr>
          <w:rFonts w:hint="cs"/>
          <w:sz w:val="30"/>
          <w:szCs w:val="16"/>
          <w:rtl/>
        </w:rPr>
        <w:t>ח תרי גווני סנטר או גברא ולר</w:t>
      </w:r>
      <w:r w:rsidRPr="00C35A2C">
        <w:rPr>
          <w:sz w:val="30"/>
          <w:szCs w:val="16"/>
          <w:rtl/>
        </w:rPr>
        <w:t>"</w:t>
      </w:r>
      <w:r w:rsidRPr="00C35A2C">
        <w:rPr>
          <w:rFonts w:hint="cs"/>
          <w:sz w:val="30"/>
          <w:szCs w:val="16"/>
          <w:rtl/>
        </w:rPr>
        <w:t>י באגי</w:t>
      </w:r>
    </w:p>
  </w:footnote>
  <w:footnote w:id="57">
    <w:p w14:paraId="1C0CA118" w14:textId="77777777" w:rsidR="003D26D0" w:rsidRDefault="003D26D0" w:rsidP="003D26D0">
      <w:pPr>
        <w:pStyle w:val="aff"/>
        <w:rPr>
          <w:rtl/>
        </w:rPr>
      </w:pPr>
      <w:r>
        <w:rPr>
          <w:rStyle w:val="aff1"/>
        </w:rPr>
        <w:footnoteRef/>
      </w:r>
      <w:r>
        <w:rPr>
          <w:rtl/>
        </w:rPr>
        <w:t xml:space="preserve"> אפי' למ"ד מודה בשטר שכתבו צריך לקיימו דמיהמן לווה לומר פרוע דווקא התם כשאין ללוה ליתן המלוה נותן לו</w:t>
      </w:r>
    </w:p>
    <w:p w14:paraId="2B8CCE84" w14:textId="77777777" w:rsidR="003D26D0" w:rsidRDefault="003D26D0" w:rsidP="003D26D0">
      <w:pPr>
        <w:pStyle w:val="aff"/>
        <w:rPr>
          <w:rtl/>
        </w:rPr>
      </w:pPr>
      <w:r>
        <w:rPr>
          <w:rtl/>
        </w:rPr>
        <w:t>ועוד דאין לווה מדקדק אחר למלוה לפי שעשה לו טובה</w:t>
      </w:r>
    </w:p>
    <w:p w14:paraId="53DB6BA7" w14:textId="77777777" w:rsidR="003D26D0" w:rsidRDefault="003D26D0" w:rsidP="003D26D0">
      <w:pPr>
        <w:pStyle w:val="aff"/>
        <w:rPr>
          <w:rtl/>
        </w:rPr>
      </w:pPr>
      <w:r>
        <w:rPr>
          <w:rtl/>
        </w:rPr>
        <w:t>ר"ת: הך שבועה דהכא מדרבנן ונתקנה קודם שבועת היסת</w:t>
      </w:r>
    </w:p>
  </w:footnote>
  <w:footnote w:id="58">
    <w:p w14:paraId="23BDCD5F" w14:textId="77777777" w:rsidR="003D26D0" w:rsidRDefault="003D26D0" w:rsidP="003D26D0">
      <w:pPr>
        <w:pStyle w:val="aff"/>
        <w:rPr>
          <w:rtl/>
        </w:rPr>
      </w:pPr>
      <w:r>
        <w:rPr>
          <w:rStyle w:val="aff1"/>
        </w:rPr>
        <w:footnoteRef/>
      </w:r>
      <w:r>
        <w:rPr>
          <w:rtl/>
        </w:rPr>
        <w:t xml:space="preserve"> לא טענינן נאנסו ליתמי דמילתא דלא שכיח הוא,</w:t>
      </w:r>
    </w:p>
    <w:p w14:paraId="437C77F9" w14:textId="77777777" w:rsidR="003D26D0" w:rsidRDefault="003D26D0" w:rsidP="003D26D0">
      <w:pPr>
        <w:pStyle w:val="aff"/>
        <w:rPr>
          <w:rtl/>
        </w:rPr>
      </w:pPr>
      <w:r>
        <w:rPr>
          <w:rtl/>
        </w:rPr>
        <w:t>ולמ"ד גובה מחצה אע"ג דלא טען כיון דאבוהון היה מהימן בטענה זו, מיגו דאי בעי אמר נאנסו</w:t>
      </w:r>
    </w:p>
    <w:p w14:paraId="191369B8" w14:textId="77777777" w:rsidR="003D26D0" w:rsidRDefault="003D26D0" w:rsidP="003D26D0">
      <w:pPr>
        <w:pStyle w:val="aff"/>
        <w:rPr>
          <w:rtl/>
        </w:rPr>
      </w:pPr>
      <w:r>
        <w:rPr>
          <w:rtl/>
        </w:rPr>
        <w:t>ולגבי יורשין לא אמרינן מתוך שאינו יכול לישבע משלם ד'בין שניהם',</w:t>
      </w:r>
    </w:p>
    <w:p w14:paraId="18CB7EA7" w14:textId="77777777" w:rsidR="003D26D0" w:rsidRDefault="003D26D0" w:rsidP="003D26D0">
      <w:pPr>
        <w:pStyle w:val="aff"/>
        <w:rPr>
          <w:rtl/>
        </w:rPr>
      </w:pPr>
      <w:r>
        <w:rPr>
          <w:rtl/>
        </w:rPr>
        <w:t>הא דאין אדם מוריש ממון שיש בו שבועה היינו דאין נזקקין לא לשבועה ולא לפרעון ואכתי אין מוציאין מהן ופטורין</w:t>
      </w:r>
    </w:p>
    <w:p w14:paraId="51C69918" w14:textId="77777777" w:rsidR="003D26D0" w:rsidRDefault="003D26D0" w:rsidP="003D26D0">
      <w:pPr>
        <w:pStyle w:val="aff"/>
        <w:rPr>
          <w:rtl/>
        </w:rPr>
      </w:pPr>
      <w:r>
        <w:rPr>
          <w:rtl/>
        </w:rPr>
        <w:t>אבל בדבר הגבוי אדם מוריש שבועה לבניו.</w:t>
      </w:r>
    </w:p>
  </w:footnote>
  <w:footnote w:id="59">
    <w:p w14:paraId="4AEC120C" w14:textId="77777777" w:rsidR="003D26D0" w:rsidRDefault="003D26D0" w:rsidP="003D26D0">
      <w:pPr>
        <w:pStyle w:val="aff"/>
        <w:rPr>
          <w:rtl/>
        </w:rPr>
      </w:pPr>
      <w:r>
        <w:rPr>
          <w:rStyle w:val="aff1"/>
        </w:rPr>
        <w:footnoteRef/>
      </w:r>
      <w:r>
        <w:rPr>
          <w:rtl/>
        </w:rPr>
        <w:t xml:space="preserve"> ואכתי אין נשבע על הכל אלא שאין לו בה פחות מחצי</w:t>
      </w:r>
    </w:p>
    <w:p w14:paraId="5D7D3884" w14:textId="77777777" w:rsidR="003D26D0" w:rsidRDefault="003D26D0" w:rsidP="003D26D0">
      <w:pPr>
        <w:pStyle w:val="aff"/>
        <w:rPr>
          <w:rtl/>
        </w:rPr>
      </w:pPr>
      <w:r>
        <w:rPr>
          <w:rtl/>
        </w:rPr>
        <w:t>ולמ"ד דהול"ל למימר דווקא בשיש שטר על בניו ולא במלווה ע"פ ולא בגוונא ששמתוהו ומת דאין לולהודיע כל שלווה בימי חייו</w:t>
      </w:r>
    </w:p>
  </w:footnote>
  <w:footnote w:id="60">
    <w:p w14:paraId="27EDF7D9" w14:textId="77777777" w:rsidR="003D26D0" w:rsidRDefault="003D26D0" w:rsidP="003D26D0">
      <w:pPr>
        <w:pStyle w:val="aff"/>
        <w:rPr>
          <w:rtl/>
        </w:rPr>
      </w:pPr>
      <w:r>
        <w:rPr>
          <w:rStyle w:val="aff1"/>
        </w:rPr>
        <w:footnoteRef/>
      </w:r>
      <w:r>
        <w:rPr>
          <w:rtl/>
        </w:rPr>
        <w:t xml:space="preserve"> ולא קשיא מרבא ארבא לתוס' כדפירש</w:t>
      </w:r>
    </w:p>
    <w:p w14:paraId="6F49F5C7" w14:textId="77777777" w:rsidR="003D26D0" w:rsidRDefault="003D26D0" w:rsidP="003D26D0">
      <w:pPr>
        <w:pStyle w:val="aff"/>
        <w:rPr>
          <w:rtl/>
        </w:rPr>
      </w:pPr>
      <w:r>
        <w:rPr>
          <w:rtl/>
        </w:rPr>
        <w:t>ולריב"ם אין להקשות ממפקיד אצל חבירו בשטר דצריך להחזיר לו בעדים</w:t>
      </w:r>
    </w:p>
    <w:p w14:paraId="0366CB1B" w14:textId="77777777" w:rsidR="003D26D0" w:rsidRDefault="003D26D0" w:rsidP="003D26D0">
      <w:pPr>
        <w:pStyle w:val="aff"/>
        <w:rPr>
          <w:rtl/>
        </w:rPr>
      </w:pPr>
      <w:r>
        <w:rPr>
          <w:rtl/>
        </w:rPr>
        <w:t>דמן הדין אפי' בשבועה לא היה נאמן אי לאו משום דמהימן במיגו דנאנסו בשבועה והשתא אין להקשות כלום משם.</w:t>
      </w:r>
    </w:p>
  </w:footnote>
  <w:footnote w:id="61">
    <w:p w14:paraId="4F55FBE7" w14:textId="77777777" w:rsidR="00FC6EB3" w:rsidRDefault="00FC6EB3" w:rsidP="00FC6EB3">
      <w:pPr>
        <w:pStyle w:val="aff"/>
        <w:rPr>
          <w:rtl/>
        </w:rPr>
      </w:pPr>
      <w:r>
        <w:rPr>
          <w:rStyle w:val="aff1"/>
        </w:rPr>
        <w:footnoteRef/>
      </w:r>
      <w:r>
        <w:rPr>
          <w:rtl/>
        </w:rPr>
        <w:t xml:space="preserve"> בס"ד דר"ה דאע"ג היינו דווקא בב' אבל בג' קנה ולא מצד עין יפה</w:t>
      </w:r>
    </w:p>
    <w:p w14:paraId="30ADAE2D" w14:textId="77777777" w:rsidR="00FC6EB3" w:rsidRDefault="00FC6EB3" w:rsidP="00FC6EB3">
      <w:pPr>
        <w:pStyle w:val="aff"/>
        <w:rPr>
          <w:rtl/>
        </w:rPr>
      </w:pPr>
      <w:r>
        <w:rPr>
          <w:rtl/>
        </w:rPr>
        <w:t>ואפ"ה בשייר אזיל קרקע אחר ב' וס"ד דא"ל מצד עין יפה ה"א דבשנים קנה קרקע כ"ש בשייר שני אילנות לפניו, דיש לו קרקע.</w:t>
      </w:r>
    </w:p>
    <w:p w14:paraId="11FFC559" w14:textId="77777777" w:rsidR="00FC6EB3" w:rsidRDefault="00FC6EB3" w:rsidP="00FC6EB3">
      <w:pPr>
        <w:pStyle w:val="aff"/>
        <w:rPr>
          <w:rtl/>
        </w:rPr>
      </w:pPr>
      <w:r>
        <w:rPr>
          <w:rtl/>
        </w:rPr>
        <w:t>עקור אילנך: לרש"י לכשייבש לר"י לאלתר</w:t>
      </w:r>
    </w:p>
    <w:p w14:paraId="1C42A85F" w14:textId="77777777" w:rsidR="00FC6EB3" w:rsidRDefault="00FC6EB3" w:rsidP="00FC6EB3">
      <w:pPr>
        <w:pStyle w:val="aff"/>
        <w:rPr>
          <w:rtl/>
        </w:rPr>
      </w:pPr>
      <w:r>
        <w:rPr>
          <w:rtl/>
        </w:rPr>
        <w:t>השתא דאשמע' ר"ה טעמא מיגו דנחת לשיורא, שייר טפי קרקע עם האילן מדמשייר דרך עם בור ודות,</w:t>
      </w:r>
    </w:p>
    <w:p w14:paraId="6477EB06" w14:textId="44421177" w:rsidR="00FC6EB3" w:rsidRDefault="00FC6EB3" w:rsidP="00FC6EB3">
      <w:pPr>
        <w:pStyle w:val="aff"/>
        <w:rPr>
          <w:rtl/>
        </w:rPr>
      </w:pPr>
      <w:r>
        <w:rPr>
          <w:rtl/>
        </w:rPr>
        <w:t>דהא ודאי ביניקת האילן משייר טפי מדרך לכו"ע שאינו רוצה לקוצו לאלתר.</w:t>
      </w:r>
    </w:p>
  </w:footnote>
  <w:footnote w:id="62">
    <w:p w14:paraId="0E140D5F" w14:textId="77777777" w:rsidR="00134A33" w:rsidRDefault="00FC6EB3" w:rsidP="00134A33">
      <w:pPr>
        <w:pStyle w:val="aff"/>
        <w:rPr>
          <w:rtl/>
        </w:rPr>
      </w:pPr>
      <w:r>
        <w:rPr>
          <w:rStyle w:val="aff1"/>
        </w:rPr>
        <w:footnoteRef/>
      </w:r>
      <w:r>
        <w:rPr>
          <w:rtl/>
        </w:rPr>
        <w:t xml:space="preserve"> </w:t>
      </w:r>
      <w:r w:rsidR="00134A33">
        <w:rPr>
          <w:rtl/>
        </w:rPr>
        <w:t>מאי דאמרי' לאו מדנפשייהו ינקי דלא שייר אלא חוצה לו כמלא אורה וסלו היינו כשקונה, אבל במוכר משייר כל צורך יניקת האילן</w:t>
      </w:r>
    </w:p>
    <w:p w14:paraId="1900F28E" w14:textId="3251B31B" w:rsidR="00FC6EB3" w:rsidRDefault="00134A33" w:rsidP="00134A33">
      <w:pPr>
        <w:pStyle w:val="aff"/>
        <w:rPr>
          <w:rtl/>
        </w:rPr>
      </w:pPr>
      <w:r>
        <w:rPr>
          <w:rtl/>
        </w:rPr>
        <w:t>אין נראה לגמרא שיהא בהקדש עין יפה טפי ממכר אלא פורתא דהיינו לענין שאם הקדיש אילן הקדיש נמי קרקע אע"ג דבמכר לא מכר קרקע עם האילן,</w:t>
      </w:r>
      <w:r w:rsidR="00FC6EB3">
        <w:rPr>
          <w:rtl/>
        </w:rPr>
        <w:t>אבל עין יפה כולי האי שיהא קרקע של החרוב קדוש בהדי שדה לא אמרי לר"ש</w:t>
      </w:r>
    </w:p>
    <w:p w14:paraId="5465F2D9" w14:textId="77777777" w:rsidR="00FC6EB3" w:rsidRDefault="00FC6EB3" w:rsidP="00FC6EB3">
      <w:pPr>
        <w:pStyle w:val="aff"/>
        <w:rPr>
          <w:rtl/>
        </w:rPr>
      </w:pPr>
      <w:r>
        <w:rPr>
          <w:rtl/>
        </w:rPr>
        <w:t>אי לאו דר"ה: ס"ד ששם שדה על הקרקע יותר ממה ששם אילן על הקרקע הצריכה לו,</w:t>
      </w:r>
    </w:p>
    <w:p w14:paraId="662250B0" w14:textId="77777777" w:rsidR="00FC6EB3" w:rsidRDefault="00FC6EB3" w:rsidP="00FC6EB3">
      <w:pPr>
        <w:pStyle w:val="aff"/>
        <w:rPr>
          <w:rtl/>
        </w:rPr>
      </w:pPr>
      <w:r>
        <w:rPr>
          <w:rtl/>
        </w:rPr>
        <w:t>והשתא: דאשמעי' ר"ה דשם שדה לא מהני לאזדבוני בהדי שדה משום דנחת לשיורא סברא היא למשדייה אחר אילן המשויר לפי שהיא צריכה לאילן יותר משדה המשויר</w:t>
      </w:r>
    </w:p>
    <w:p w14:paraId="48D1490F" w14:textId="4D7E5251" w:rsidR="00FC6EB3" w:rsidRDefault="00FC6EB3" w:rsidP="00FC6EB3">
      <w:pPr>
        <w:pStyle w:val="aff"/>
        <w:rPr>
          <w:rtl/>
        </w:rPr>
      </w:pPr>
      <w:r>
        <w:rPr>
          <w:rtl/>
        </w:rPr>
        <w:t>ר"י: בתירוץ הגמ' נראה לגמרא דוחק לומר בר"ש שיסבור דכולי האי מקדיש בעין יפה טפי ממכר אילן, ופשיט"ל טעם דנחית לשיורא אליבא דרבנן אפילו בלא ר"ה ידעינן דטעם דנחית לשיורא מהני לרבנן לשייר קרקע בהדי אילן כמו דרך בהדי בור.</w:t>
      </w:r>
    </w:p>
  </w:footnote>
  <w:footnote w:id="63">
    <w:p w14:paraId="6221C0BA" w14:textId="77777777" w:rsidR="00FC6EB3" w:rsidRDefault="00FC6EB3" w:rsidP="00FC6EB3">
      <w:pPr>
        <w:pStyle w:val="aff"/>
        <w:rPr>
          <w:rtl/>
        </w:rPr>
      </w:pPr>
      <w:r>
        <w:rPr>
          <w:rStyle w:val="aff1"/>
        </w:rPr>
        <w:footnoteRef/>
      </w:r>
      <w:r>
        <w:rPr>
          <w:rtl/>
        </w:rPr>
        <w:t xml:space="preserve"> רשב"ם: פריך לר"ה דס"ל לרבנן דמשייר קרקע בהדי אילןוהכא משמע דלא</w:t>
      </w:r>
    </w:p>
    <w:p w14:paraId="43EB7C7B" w14:textId="77777777" w:rsidR="00FC6EB3" w:rsidRDefault="00FC6EB3" w:rsidP="00FC6EB3">
      <w:pPr>
        <w:pStyle w:val="aff"/>
        <w:rPr>
          <w:rtl/>
        </w:rPr>
      </w:pPr>
      <w:r>
        <w:rPr>
          <w:rtl/>
        </w:rPr>
        <w:t>תוס': הקשה דהול"ל לטעמיך דסברת הגמ' היפךך ס"ד דפשיטא דמשייר</w:t>
      </w:r>
    </w:p>
    <w:p w14:paraId="3C135D84" w14:textId="77777777" w:rsidR="00FC6EB3" w:rsidRDefault="00FC6EB3" w:rsidP="00FC6EB3">
      <w:pPr>
        <w:pStyle w:val="aff"/>
        <w:rPr>
          <w:rtl/>
        </w:rPr>
      </w:pPr>
      <w:r>
        <w:rPr>
          <w:rtl/>
        </w:rPr>
        <w:t>ר"י: בא לקיים דברי ר"ה הראשונים 'ע"כ ר"ש לדבריהם דרבנן קאמר דמשייר</w:t>
      </w:r>
    </w:p>
    <w:p w14:paraId="1BED20ED" w14:textId="4DF75AD5" w:rsidR="00FC6EB3" w:rsidRDefault="00FC6EB3" w:rsidP="00FC6EB3">
      <w:pPr>
        <w:pStyle w:val="aff"/>
        <w:rPr>
          <w:rtl/>
        </w:rPr>
      </w:pPr>
      <w:r>
        <w:rPr>
          <w:rtl/>
        </w:rPr>
        <w:t>ורשב"א: פריך לר"ה דאי נפלי הדר שתיל להו א"כ אע"ג דר"ש כרבנן מ"מ ינקי משדה הקדש</w:t>
      </w:r>
    </w:p>
  </w:footnote>
  <w:footnote w:id="64">
    <w:p w14:paraId="2AE8A391" w14:textId="77777777" w:rsidR="00FC6EB3" w:rsidRDefault="00FC6EB3" w:rsidP="00FC6EB3">
      <w:pPr>
        <w:pStyle w:val="aff"/>
        <w:rPr>
          <w:rtl/>
        </w:rPr>
      </w:pPr>
      <w:r>
        <w:rPr>
          <w:rStyle w:val="aff1"/>
        </w:rPr>
        <w:footnoteRef/>
      </w:r>
      <w:r>
        <w:rPr>
          <w:rtl/>
        </w:rPr>
        <w:t xml:space="preserve"> וחלקו רש"י ותוס אי גרסי משייר ארעא ולתוס' גרסי דפשיטא לרבנן דמשייר</w:t>
      </w:r>
    </w:p>
    <w:p w14:paraId="5A9FEF27" w14:textId="39D7C0A7" w:rsidR="00FC6EB3" w:rsidRDefault="00FC6EB3" w:rsidP="00FC6EB3">
      <w:pPr>
        <w:pStyle w:val="aff"/>
        <w:rPr>
          <w:rtl/>
        </w:rPr>
      </w:pPr>
      <w:r>
        <w:rPr>
          <w:rtl/>
        </w:rPr>
        <w:t>א"א דר"ש דידיה הוא דאפי' הקדיש אילן לא הקדיש קרקע כ"ש שלא יקדיש קרקע הצריך לאילן</w:t>
      </w:r>
    </w:p>
  </w:footnote>
  <w:footnote w:id="65">
    <w:p w14:paraId="4890E4BC" w14:textId="6961CBE4" w:rsidR="00D73FF3" w:rsidRDefault="00D73FF3">
      <w:pPr>
        <w:pStyle w:val="aff"/>
        <w:rPr>
          <w:rtl/>
        </w:rPr>
      </w:pPr>
      <w:r>
        <w:rPr>
          <w:rStyle w:val="aff1"/>
        </w:rPr>
        <w:footnoteRef/>
      </w:r>
      <w:r>
        <w:rPr>
          <w:rtl/>
        </w:rPr>
        <w:t xml:space="preserve"> </w:t>
      </w:r>
      <w:r w:rsidRPr="00D73FF3">
        <w:rPr>
          <w:rtl/>
        </w:rPr>
        <w:t>ולתוס' לא גרסי' הכי דל"צ קרא</w:t>
      </w:r>
    </w:p>
  </w:footnote>
  <w:footnote w:id="66">
    <w:p w14:paraId="61E880FD" w14:textId="3B47219F" w:rsidR="00D73FF3" w:rsidRDefault="00D73FF3">
      <w:pPr>
        <w:pStyle w:val="aff"/>
      </w:pPr>
      <w:r>
        <w:rPr>
          <w:rStyle w:val="aff1"/>
        </w:rPr>
        <w:footnoteRef/>
      </w:r>
      <w:r>
        <w:rPr>
          <w:rtl/>
        </w:rPr>
        <w:t xml:space="preserve"> </w:t>
      </w:r>
      <w:r w:rsidRPr="00D73FF3">
        <w:rPr>
          <w:rtl/>
        </w:rPr>
        <w:t>ואה"נ דהמ"ל דחלקו אי קנין פירות כקנין הגוף דמי</w:t>
      </w:r>
    </w:p>
  </w:footnote>
  <w:footnote w:id="67">
    <w:p w14:paraId="4C23485F" w14:textId="77777777" w:rsidR="00411B3E" w:rsidRDefault="00411B3E" w:rsidP="00411B3E">
      <w:pPr>
        <w:pStyle w:val="aff"/>
        <w:rPr>
          <w:rtl/>
        </w:rPr>
      </w:pPr>
      <w:r>
        <w:rPr>
          <w:rStyle w:val="aff1"/>
        </w:rPr>
        <w:footnoteRef/>
      </w:r>
      <w:r>
        <w:rPr>
          <w:rtl/>
        </w:rPr>
        <w:t xml:space="preserve"> מסירה- ריב"א: בעינן מיד ליד א. כאדם שמוסר דבר לחבירו</w:t>
      </w:r>
    </w:p>
    <w:p w14:paraId="009C3776" w14:textId="77777777" w:rsidR="00411B3E" w:rsidRDefault="00411B3E" w:rsidP="00411B3E">
      <w:pPr>
        <w:pStyle w:val="aff"/>
        <w:rPr>
          <w:rtl/>
        </w:rPr>
      </w:pPr>
      <w:r>
        <w:rPr>
          <w:rtl/>
        </w:rPr>
        <w:t>ב. מסירה מחבירו קנה במציאה ובנכסי הגר לא קנה דמאן מסר ליה למיקני</w:t>
      </w:r>
    </w:p>
    <w:p w14:paraId="04086045" w14:textId="77777777" w:rsidR="00411B3E" w:rsidRDefault="00411B3E" w:rsidP="00411B3E">
      <w:pPr>
        <w:pStyle w:val="aff"/>
        <w:rPr>
          <w:rtl/>
        </w:rPr>
      </w:pPr>
      <w:r>
        <w:rPr>
          <w:rtl/>
        </w:rPr>
        <w:t>ולתוס' אין נראה דהא קתני הכא אחזה בטלפה משמע דבעצמו אחזה</w:t>
      </w:r>
    </w:p>
    <w:p w14:paraId="5061E599" w14:textId="77777777" w:rsidR="00411B3E" w:rsidRDefault="00411B3E" w:rsidP="00411B3E">
      <w:pPr>
        <w:pStyle w:val="aff"/>
        <w:rPr>
          <w:rtl/>
        </w:rPr>
      </w:pPr>
      <w:r>
        <w:rPr>
          <w:rtl/>
        </w:rPr>
        <w:t>רשב"ם: אחזה בטלפה במצות המוכר</w:t>
      </w:r>
    </w:p>
    <w:p w14:paraId="56B1FC33" w14:textId="77777777" w:rsidR="00411B3E" w:rsidRDefault="00411B3E" w:rsidP="00411B3E">
      <w:pPr>
        <w:pStyle w:val="aff"/>
        <w:rPr>
          <w:rtl/>
        </w:rPr>
      </w:pPr>
      <w:r>
        <w:rPr>
          <w:rtl/>
        </w:rPr>
        <w:t>ועוד דבעי 'למימר תא חזק וקני דקנה ולא לך וכו',</w:t>
      </w:r>
    </w:p>
    <w:p w14:paraId="05251469" w14:textId="77777777" w:rsidR="00411B3E" w:rsidRDefault="00411B3E" w:rsidP="00411B3E">
      <w:pPr>
        <w:pStyle w:val="aff"/>
        <w:rPr>
          <w:rtl/>
        </w:rPr>
      </w:pPr>
      <w:r>
        <w:rPr>
          <w:rtl/>
        </w:rPr>
        <w:t>והך דכאדם המוסר דבר לחבירו היינו שאומר לו לך חזק וקני</w:t>
      </w:r>
    </w:p>
    <w:p w14:paraId="7A8CB87D" w14:textId="77777777" w:rsidR="00411B3E" w:rsidRDefault="00411B3E" w:rsidP="00411B3E">
      <w:pPr>
        <w:pStyle w:val="aff"/>
        <w:rPr>
          <w:rtl/>
        </w:rPr>
      </w:pPr>
      <w:r>
        <w:rPr>
          <w:rtl/>
        </w:rPr>
        <w:t>והך דבמציאה ונכסי הגר מאן מסר ליה היינו מי יאמר לו לך חזק וקני דליקני באחיזה בעלמא.</w:t>
      </w:r>
    </w:p>
    <w:p w14:paraId="038E8408" w14:textId="77777777" w:rsidR="00411B3E" w:rsidRDefault="00411B3E" w:rsidP="00411B3E">
      <w:pPr>
        <w:pStyle w:val="aff"/>
        <w:rPr>
          <w:rtl/>
        </w:rPr>
      </w:pPr>
      <w:r>
        <w:rPr>
          <w:rtl/>
        </w:rPr>
        <w:t>עקירת יד ורגל קרי מלא קומתה</w:t>
      </w:r>
    </w:p>
  </w:footnote>
  <w:footnote w:id="68">
    <w:p w14:paraId="0D6BDAAF" w14:textId="77777777" w:rsidR="00411B3E" w:rsidRDefault="00411B3E" w:rsidP="00411B3E">
      <w:pPr>
        <w:pStyle w:val="aff"/>
        <w:rPr>
          <w:rtl/>
        </w:rPr>
      </w:pPr>
      <w:r>
        <w:rPr>
          <w:rStyle w:val="aff1"/>
        </w:rPr>
        <w:footnoteRef/>
      </w:r>
      <w:r>
        <w:rPr>
          <w:rtl/>
        </w:rPr>
        <w:t xml:space="preserve"> </w:t>
      </w:r>
      <w:r w:rsidRPr="00B30863">
        <w:rPr>
          <w:rtl/>
        </w:rPr>
        <w:t>[לתוס' ר"נ כשמואל דבעי קנין חשוב כבספינה ולרשב"ם להיפך ]</w:t>
      </w:r>
    </w:p>
  </w:footnote>
  <w:footnote w:id="69">
    <w:p w14:paraId="7DB132C1" w14:textId="77777777" w:rsidR="00411B3E" w:rsidRDefault="00411B3E" w:rsidP="00411B3E">
      <w:pPr>
        <w:pStyle w:val="aff"/>
        <w:rPr>
          <w:rtl/>
        </w:rPr>
      </w:pPr>
      <w:r>
        <w:rPr>
          <w:rStyle w:val="aff1"/>
        </w:rPr>
        <w:footnoteRef/>
      </w:r>
      <w:r>
        <w:rPr>
          <w:rtl/>
        </w:rPr>
        <w:t xml:space="preserve"> ר"י במסירה דאותיות בעי' נמי משיכה ולא כספינה דסגי במסירה לבד</w:t>
      </w:r>
    </w:p>
    <w:p w14:paraId="11F50563" w14:textId="77777777" w:rsidR="00411B3E" w:rsidRDefault="00411B3E" w:rsidP="00411B3E">
      <w:pPr>
        <w:pStyle w:val="aff"/>
        <w:rPr>
          <w:rtl/>
        </w:rPr>
      </w:pPr>
      <w:r>
        <w:rPr>
          <w:rtl/>
        </w:rPr>
        <w:t>דדווקא בספינה ובע"ח סגי במסירה, וכן משמע מלשון עד שיכתוב וימסור</w:t>
      </w:r>
    </w:p>
    <w:p w14:paraId="7FDC5066" w14:textId="77777777" w:rsidR="00411B3E" w:rsidRDefault="00411B3E" w:rsidP="00411B3E">
      <w:pPr>
        <w:pStyle w:val="aff"/>
        <w:rPr>
          <w:rtl/>
        </w:rPr>
      </w:pPr>
      <w:r>
        <w:rPr>
          <w:rtl/>
        </w:rPr>
        <w:t>ומה שמזכיר בכ"מ מסירה אפי' דבעי משיכה</w:t>
      </w:r>
    </w:p>
    <w:p w14:paraId="4205440D" w14:textId="77777777" w:rsidR="00411B3E" w:rsidRDefault="00411B3E" w:rsidP="00411B3E">
      <w:pPr>
        <w:pStyle w:val="aff"/>
        <w:rPr>
          <w:rtl/>
        </w:rPr>
      </w:pPr>
      <w:r>
        <w:rPr>
          <w:rtl/>
        </w:rPr>
        <w:t>א. משום דבעי' מסירה מיד ליד כדי לקנות השעבוד שבתוכו</w:t>
      </w:r>
    </w:p>
    <w:p w14:paraId="5F108F3F" w14:textId="77777777" w:rsidR="00411B3E" w:rsidRDefault="00411B3E" w:rsidP="00411B3E">
      <w:pPr>
        <w:pStyle w:val="aff"/>
        <w:rPr>
          <w:rtl/>
        </w:rPr>
      </w:pPr>
      <w:r>
        <w:rPr>
          <w:rtl/>
        </w:rPr>
        <w:t>ב. דבעי' דעת אחרת מקנה אותן כמו שאר מסירות לאפוקי מפקיד שטרותיו</w:t>
      </w:r>
    </w:p>
  </w:footnote>
  <w:footnote w:id="70">
    <w:p w14:paraId="19544CA4" w14:textId="77777777" w:rsidR="00411B3E" w:rsidRDefault="00411B3E" w:rsidP="00411B3E">
      <w:pPr>
        <w:pStyle w:val="aff"/>
        <w:rPr>
          <w:rtl/>
        </w:rPr>
      </w:pPr>
      <w:r>
        <w:rPr>
          <w:rStyle w:val="aff1"/>
        </w:rPr>
        <w:footnoteRef/>
      </w:r>
      <w:r>
        <w:rPr>
          <w:rtl/>
        </w:rPr>
        <w:t xml:space="preserve"> ספינה דווקא ברה"ר במסירה דלא אפשר משא"כ במשיכה ל"ק דקנין גרוע הוא</w:t>
      </w:r>
    </w:p>
    <w:p w14:paraId="520CE081" w14:textId="77777777" w:rsidR="00411B3E" w:rsidRDefault="00411B3E" w:rsidP="00411B3E">
      <w:pPr>
        <w:pStyle w:val="aff"/>
        <w:rPr>
          <w:rtl/>
        </w:rPr>
      </w:pPr>
      <w:r>
        <w:rPr>
          <w:rtl/>
        </w:rPr>
        <w:t>וכדמצינו בהגבה שמבטלת שאר הקנינים</w:t>
      </w:r>
    </w:p>
    <w:p w14:paraId="530DA627" w14:textId="77777777" w:rsidR="00411B3E" w:rsidRDefault="00411B3E" w:rsidP="00411B3E">
      <w:pPr>
        <w:pStyle w:val="aff"/>
        <w:rPr>
          <w:rtl/>
        </w:rPr>
      </w:pPr>
      <w:r>
        <w:rPr>
          <w:rtl/>
        </w:rPr>
        <w:t>דווקא מסירה יכולה שתיבטל מחמת משיכה משא"כ משיכה החשובה שאין בהכרח שיבטל מחמת הגבהה</w:t>
      </w:r>
    </w:p>
    <w:p w14:paraId="4DAC1895" w14:textId="77777777" w:rsidR="00411B3E" w:rsidRDefault="00411B3E" w:rsidP="00411B3E">
      <w:pPr>
        <w:pStyle w:val="aff"/>
        <w:rPr>
          <w:rtl/>
        </w:rPr>
      </w:pPr>
      <w:r>
        <w:rPr>
          <w:rtl/>
        </w:rPr>
        <w:t>ר"י משיכה דחשובה ממסירה א"כ לרב דבמסירה היינו דייקא ולא מהני ברה"ר</w:t>
      </w:r>
    </w:p>
    <w:p w14:paraId="5E37F3FA" w14:textId="77777777" w:rsidR="00411B3E" w:rsidRDefault="00411B3E" w:rsidP="00411B3E">
      <w:pPr>
        <w:pStyle w:val="aff"/>
        <w:rPr>
          <w:rtl/>
        </w:rPr>
      </w:pPr>
      <w:r>
        <w:rPr>
          <w:rtl/>
        </w:rPr>
        <w:t>והך דספינה במשיכה לא אתי למעט מסירה ברה'ר דדווקא נקט משיכה דאשמעי' אפי' בסימטא דבעינן משיכה אותיות נקנות במסירה</w:t>
      </w:r>
    </w:p>
    <w:p w14:paraId="2397B495" w14:textId="77777777" w:rsidR="00411B3E" w:rsidRDefault="00411B3E" w:rsidP="00411B3E">
      <w:pPr>
        <w:pStyle w:val="aff"/>
        <w:rPr>
          <w:rtl/>
        </w:rPr>
      </w:pPr>
      <w:r>
        <w:rPr>
          <w:rtl/>
        </w:rPr>
        <w:t>ר"ת דמסירה עדיפא ממשיכה משום דמסירה מיד ליד ובפניו וקניא ברשות הרבים וכ"ש בסימטא דאפי' משיכה קונה בסימטא] כדאמרי אביי ורבא</w:t>
      </w:r>
    </w:p>
    <w:p w14:paraId="0DF78E26" w14:textId="77777777" w:rsidR="00411B3E" w:rsidRDefault="00411B3E" w:rsidP="00411B3E">
      <w:pPr>
        <w:pStyle w:val="aff"/>
        <w:rPr>
          <w:rtl/>
        </w:rPr>
      </w:pPr>
      <w:r>
        <w:rPr>
          <w:rtl/>
        </w:rPr>
        <w:t>ופליג אר"י דס"ל דמסירה מיד ליד וכן להא דמצריך בפניו,</w:t>
      </w:r>
    </w:p>
    <w:p w14:paraId="6D150F5C" w14:textId="77777777" w:rsidR="00411B3E" w:rsidRDefault="00411B3E" w:rsidP="00411B3E">
      <w:pPr>
        <w:pStyle w:val="aff"/>
        <w:rPr>
          <w:rtl/>
        </w:rPr>
      </w:pPr>
      <w:r>
        <w:rPr>
          <w:rtl/>
        </w:rPr>
        <w:t>פשט"ל גם בס"ד דלרבנן שייכא מסירה בספינה</w:t>
      </w:r>
    </w:p>
    <w:p w14:paraId="5BFB282B" w14:textId="77777777" w:rsidR="00411B3E" w:rsidRDefault="00411B3E" w:rsidP="00411B3E">
      <w:pPr>
        <w:pStyle w:val="aff"/>
        <w:rPr>
          <w:rtl/>
        </w:rPr>
      </w:pPr>
      <w:r>
        <w:rPr>
          <w:rtl/>
        </w:rPr>
        <w:t>והך דמשמע דנקנה במשיכה דמיירי במציאה דמאן מס"ל דלקני</w:t>
      </w:r>
    </w:p>
  </w:footnote>
  <w:footnote w:id="71">
    <w:p w14:paraId="74FFCF5C" w14:textId="235DDC7E" w:rsidR="00374F67" w:rsidRDefault="00374F67">
      <w:pPr>
        <w:pStyle w:val="aff"/>
        <w:rPr>
          <w:rtl/>
        </w:rPr>
      </w:pPr>
      <w:r>
        <w:rPr>
          <w:rStyle w:val="aff1"/>
        </w:rPr>
        <w:footnoteRef/>
      </w:r>
      <w:r>
        <w:rPr>
          <w:rtl/>
        </w:rPr>
        <w:t xml:space="preserve"> </w:t>
      </w:r>
      <w:r w:rsidRPr="00374F67">
        <w:rPr>
          <w:rtl/>
        </w:rPr>
        <w:t>מסירת השטר הווי מילי וכתיבת השטר אין לך מעשה גדול מזה</w:t>
      </w:r>
    </w:p>
  </w:footnote>
  <w:footnote w:id="72">
    <w:p w14:paraId="48B87B40" w14:textId="52353040" w:rsidR="00374F67" w:rsidRDefault="00374F67">
      <w:pPr>
        <w:pStyle w:val="aff"/>
        <w:rPr>
          <w:rtl/>
        </w:rPr>
      </w:pPr>
      <w:r>
        <w:rPr>
          <w:rStyle w:val="aff1"/>
        </w:rPr>
        <w:footnoteRef/>
      </w:r>
      <w:r>
        <w:rPr>
          <w:rtl/>
        </w:rPr>
        <w:t xml:space="preserve"> </w:t>
      </w:r>
      <w:r w:rsidRPr="00374F67">
        <w:rPr>
          <w:rtl/>
        </w:rPr>
        <w:t>והך דלא אמרי' שיכתוב ממ"נ כיון דאין מפסיד בכתיבה,</w:t>
      </w:r>
    </w:p>
  </w:footnote>
  <w:footnote w:id="73">
    <w:p w14:paraId="106EEFFC" w14:textId="77777777" w:rsidR="00374F67" w:rsidRDefault="00374F67" w:rsidP="00374F67">
      <w:pPr>
        <w:pStyle w:val="aff"/>
        <w:rPr>
          <w:rtl/>
        </w:rPr>
      </w:pPr>
      <w:r>
        <w:rPr>
          <w:rStyle w:val="aff1"/>
        </w:rPr>
        <w:footnoteRef/>
      </w:r>
      <w:r>
        <w:rPr>
          <w:rtl/>
        </w:rPr>
        <w:t xml:space="preserve"> כיוון דמ"מ מפסיד שע"י שטר יצא קול שמכר או נתן ולא ילוו לו כל כך ברצון לפי שאין לו כל כך קרקעות ואע"פ שלוקח יכול לחזור בו מ"מ מוכר יכול לחזור בו בשטר, ואם לא ירצה הלוקח ליקח בלא שטר יניח,</w:t>
      </w:r>
    </w:p>
    <w:p w14:paraId="0AF94528" w14:textId="77777777" w:rsidR="00374F67" w:rsidRDefault="00374F67" w:rsidP="00374F67">
      <w:pPr>
        <w:pStyle w:val="aff"/>
        <w:rPr>
          <w:rtl/>
        </w:rPr>
      </w:pPr>
      <w:r>
        <w:rPr>
          <w:rtl/>
        </w:rPr>
        <w:t>ור"ת: מיירי בשטר מתנה דלא ניח"ל דליפוש שטרי עילויה שהעולם יסברו שהוא שט"ח או מכר ושיעבד קרקעותיו ולא יקנו ברצון ממנו</w:t>
      </w:r>
    </w:p>
    <w:p w14:paraId="17DEC243" w14:textId="77777777" w:rsidR="00374F67" w:rsidRDefault="00374F67" w:rsidP="00374F67">
      <w:pPr>
        <w:pStyle w:val="aff"/>
        <w:rPr>
          <w:rtl/>
        </w:rPr>
      </w:pPr>
      <w:r>
        <w:rPr>
          <w:rtl/>
        </w:rPr>
        <w:t>ובאמת בשטר מכר אין יכול לחזור בו דמסתמא אדעתא דכתיב ליה שטרא זבין ליה</w:t>
      </w:r>
    </w:p>
    <w:p w14:paraId="1E57667E" w14:textId="57CF36B1" w:rsidR="00374F67" w:rsidRDefault="00374F67" w:rsidP="00374F67">
      <w:pPr>
        <w:pStyle w:val="aff"/>
      </w:pPr>
      <w:r>
        <w:rPr>
          <w:rtl/>
        </w:rPr>
        <w:t>וקשה מהא דמשמע דבשטר מקח וממכר שאבד כותבין חוץ מאחריות שבו אפי' שאין למיחש שיגבה פעמיים וכן לא חיישי לאפושי שטרא דיסברו שמכר שדה אחרת או שהוא שט"ח</w:t>
      </w:r>
    </w:p>
  </w:footnote>
  <w:footnote w:id="74">
    <w:p w14:paraId="5E8B7852" w14:textId="77777777" w:rsidR="00374F67" w:rsidRDefault="00374F67" w:rsidP="00374F67">
      <w:pPr>
        <w:pStyle w:val="aff"/>
        <w:rPr>
          <w:rtl/>
        </w:rPr>
      </w:pPr>
      <w:r>
        <w:rPr>
          <w:rStyle w:val="aff1"/>
        </w:rPr>
        <w:footnoteRef/>
      </w:r>
      <w:r>
        <w:rPr>
          <w:rtl/>
        </w:rPr>
        <w:t xml:space="preserve"> הך דקונה בכל מקום שהוא משמע בכל ענין אפי' בלא עדים שלא נשתעבדו נכסיו</w:t>
      </w:r>
    </w:p>
    <w:p w14:paraId="2793C42C" w14:textId="77777777" w:rsidR="00374F67" w:rsidRDefault="00374F67" w:rsidP="00374F67">
      <w:pPr>
        <w:pStyle w:val="aff"/>
        <w:rPr>
          <w:rtl/>
        </w:rPr>
      </w:pPr>
      <w:r>
        <w:rPr>
          <w:rtl/>
        </w:rPr>
        <w:t>והך דהקשנו ממוכר ללוקח לכל מקום היינו דחזי' דמהני אפי' שהוא גרוע כדי לקנות שטר הכתוב בשמו א"כ אפי' באינו כתוב בשמו יועיל מסירה בלא כתיבה</w:t>
      </w:r>
    </w:p>
    <w:p w14:paraId="6AD9926A" w14:textId="77777777" w:rsidR="00374F67" w:rsidRDefault="00374F67" w:rsidP="00374F67">
      <w:pPr>
        <w:pStyle w:val="aff"/>
        <w:rPr>
          <w:rtl/>
        </w:rPr>
      </w:pPr>
      <w:r>
        <w:rPr>
          <w:rtl/>
        </w:rPr>
        <w:t>ור"ש מפרש דבס"ד לא ידע שזה בקנין אגב אלא שיקנה במה שנתרצה לו</w:t>
      </w:r>
    </w:p>
    <w:p w14:paraId="37D2E2D2" w14:textId="77777777" w:rsidR="00374F67" w:rsidRDefault="00374F67" w:rsidP="00374F67">
      <w:pPr>
        <w:pStyle w:val="aff"/>
        <w:rPr>
          <w:rtl/>
        </w:rPr>
      </w:pPr>
      <w:r>
        <w:rPr>
          <w:rtl/>
        </w:rPr>
        <w:t>והקושייה דס"ד דלא נתרצה לו עד שיחזיק ומ"מ מילי נינהו כיון דקני ע"י מה שנתרצה.</w:t>
      </w:r>
    </w:p>
    <w:p w14:paraId="7899ACE9" w14:textId="305464F0" w:rsidR="00374F67" w:rsidRDefault="00374F67" w:rsidP="00374F67">
      <w:pPr>
        <w:pStyle w:val="aff"/>
        <w:rPr>
          <w:rtl/>
        </w:rPr>
      </w:pPr>
      <w:r>
        <w:rPr>
          <w:rtl/>
        </w:rPr>
        <w:t>ר"ת תקנת חכמים לענין הרשאה שיוכל לעשות שליח אפילו בהרשאת מלוה אע"ג דאין יכול להקנותה.</w:t>
      </w:r>
    </w:p>
  </w:footnote>
  <w:footnote w:id="75">
    <w:p w14:paraId="1382E356" w14:textId="77777777" w:rsidR="00F60762" w:rsidRDefault="00F60762" w:rsidP="00F60762">
      <w:pPr>
        <w:pStyle w:val="aff"/>
        <w:rPr>
          <w:rtl/>
        </w:rPr>
      </w:pPr>
      <w:r>
        <w:rPr>
          <w:rStyle w:val="aff1"/>
        </w:rPr>
        <w:footnoteRef/>
      </w:r>
      <w:r>
        <w:rPr>
          <w:rtl/>
        </w:rPr>
        <w:t xml:space="preserve"> ריב"ם אין להקשות לרב דנימא דאדם יודע ונתן לשום פקדון דהתם אין המעשה קיים</w:t>
      </w:r>
    </w:p>
    <w:p w14:paraId="1F580C4C" w14:textId="77777777" w:rsidR="00F60762" w:rsidRDefault="00F60762" w:rsidP="00F60762">
      <w:pPr>
        <w:pStyle w:val="aff"/>
        <w:rPr>
          <w:rtl/>
        </w:rPr>
      </w:pPr>
      <w:r>
        <w:rPr>
          <w:rtl/>
        </w:rPr>
        <w:t>ואין סברא שמעות הצמד לא יחזיר והמותר יחזיר</w:t>
      </w:r>
    </w:p>
    <w:p w14:paraId="0FDC7FFA" w14:textId="77777777" w:rsidR="00F60762" w:rsidRDefault="00F60762" w:rsidP="00F60762">
      <w:pPr>
        <w:pStyle w:val="aff"/>
        <w:rPr>
          <w:rtl/>
        </w:rPr>
      </w:pPr>
      <w:r>
        <w:rPr>
          <w:rtl/>
        </w:rPr>
        <w:t>והך דאיזהו נשך אין לומר דפקדון הוא שאינו יודע שיחזור וימנה אותם</w:t>
      </w:r>
    </w:p>
    <w:p w14:paraId="29E0FC91" w14:textId="19264E6C" w:rsidR="00F60762" w:rsidRDefault="00F60762" w:rsidP="00F60762">
      <w:pPr>
        <w:pStyle w:val="aff"/>
        <w:rPr>
          <w:rtl/>
        </w:rPr>
      </w:pPr>
      <w:r>
        <w:rPr>
          <w:rtl/>
        </w:rPr>
        <w:t>ועוד אפילו יודע מסתמא כיון דלא הודיעו שהן יתירות אין דעתו לתבעו.</w:t>
      </w:r>
    </w:p>
  </w:footnote>
  <w:footnote w:id="76">
    <w:p w14:paraId="5DDAC7D6" w14:textId="77777777" w:rsidR="00E94621" w:rsidRDefault="00E94621" w:rsidP="00E94621">
      <w:pPr>
        <w:pStyle w:val="aff"/>
        <w:rPr>
          <w:rtl/>
        </w:rPr>
      </w:pPr>
      <w:r>
        <w:rPr>
          <w:rStyle w:val="aff1"/>
        </w:rPr>
        <w:footnoteRef/>
      </w:r>
      <w:r>
        <w:rPr>
          <w:rtl/>
        </w:rPr>
        <w:t xml:space="preserve"> </w:t>
      </w:r>
      <w:r w:rsidRPr="00BA28DD">
        <w:rPr>
          <w:rtl/>
        </w:rPr>
        <w:t>ובס"ד ר"י שמע רק לנחום המדי ומפרשו או חולק, ורשב"ם ר"י מכריע בינהם</w:t>
      </w:r>
    </w:p>
  </w:footnote>
  <w:footnote w:id="77">
    <w:p w14:paraId="2D3134B6" w14:textId="77777777" w:rsidR="00E94621" w:rsidRDefault="00E94621" w:rsidP="00E94621">
      <w:pPr>
        <w:pStyle w:val="aff"/>
        <w:rPr>
          <w:rtl/>
        </w:rPr>
      </w:pPr>
      <w:r>
        <w:rPr>
          <w:rStyle w:val="aff1"/>
        </w:rPr>
        <w:footnoteRef/>
      </w:r>
      <w:r>
        <w:rPr>
          <w:rtl/>
        </w:rPr>
        <w:t xml:space="preserve"> </w:t>
      </w:r>
      <w:r w:rsidRPr="00BA28DD">
        <w:rPr>
          <w:rtl/>
        </w:rPr>
        <w:t>לא שדבריהם שווין אלא בשיטה אחת</w:t>
      </w:r>
    </w:p>
  </w:footnote>
  <w:footnote w:id="78">
    <w:p w14:paraId="532F9F63" w14:textId="77777777" w:rsidR="00A6129D" w:rsidRDefault="00A6129D" w:rsidP="00A6129D">
      <w:pPr>
        <w:pStyle w:val="aff"/>
        <w:rPr>
          <w:rtl/>
        </w:rPr>
      </w:pPr>
      <w:r>
        <w:rPr>
          <w:rStyle w:val="aff1"/>
        </w:rPr>
        <w:footnoteRef/>
      </w:r>
      <w:r>
        <w:rPr>
          <w:rtl/>
        </w:rPr>
        <w:t xml:space="preserve"> ילה"ק אמאי איצטריך משנה דביכורים אי מ"מ תליא בהך פלוגתא</w:t>
      </w:r>
    </w:p>
    <w:p w14:paraId="650279C5" w14:textId="77777777" w:rsidR="00A6129D" w:rsidRDefault="00A6129D" w:rsidP="00A6129D">
      <w:pPr>
        <w:pStyle w:val="aff"/>
        <w:rPr>
          <w:rtl/>
        </w:rPr>
      </w:pPr>
      <w:r>
        <w:rPr>
          <w:rtl/>
        </w:rPr>
        <w:t>ב. רשב"א דהול"ל לר"מ למימר בסיפא להדיא דאפי' לקח פירות מן השוק.</w:t>
      </w:r>
    </w:p>
  </w:footnote>
  <w:footnote w:id="79">
    <w:p w14:paraId="2B0679F2" w14:textId="77777777" w:rsidR="00A6129D" w:rsidRDefault="00A6129D" w:rsidP="00A6129D">
      <w:pPr>
        <w:pStyle w:val="aff"/>
        <w:rPr>
          <w:rtl/>
        </w:rPr>
      </w:pPr>
      <w:r>
        <w:rPr>
          <w:rStyle w:val="aff1"/>
        </w:rPr>
        <w:footnoteRef/>
      </w:r>
      <w:r>
        <w:rPr>
          <w:rtl/>
        </w:rPr>
        <w:t xml:space="preserve"> איצטריך מיעוטא לחו"ל א. דאיתקש לבשר וחלב</w:t>
      </w:r>
    </w:p>
    <w:p w14:paraId="32810AA9" w14:textId="77777777" w:rsidR="00A6129D" w:rsidRDefault="00A6129D" w:rsidP="00A6129D">
      <w:pPr>
        <w:pStyle w:val="aff"/>
        <w:rPr>
          <w:rtl/>
        </w:rPr>
      </w:pPr>
      <w:r>
        <w:rPr>
          <w:rtl/>
        </w:rPr>
        <w:t>ב. דביכורים חובת גברא וחיובו מתחילה ולא כתרומה וחלה שתלוי זמן חיובן וחובת הגוף כציצית דאע"ג דבאין לו פטור</w:t>
      </w:r>
    </w:p>
    <w:p w14:paraId="1B82D5C1" w14:textId="77777777" w:rsidR="00A6129D" w:rsidRDefault="00A6129D" w:rsidP="00A6129D">
      <w:pPr>
        <w:pStyle w:val="aff"/>
        <w:rPr>
          <w:rtl/>
        </w:rPr>
      </w:pPr>
      <w:r>
        <w:rPr>
          <w:rtl/>
        </w:rPr>
        <w:t>רשב"ם תרי אדמתך וחד למעוטי אדמת עכו"ם [אפי' קונה מגר]</w:t>
      </w:r>
    </w:p>
    <w:p w14:paraId="054F1739" w14:textId="77777777" w:rsidR="00A6129D" w:rsidRDefault="00A6129D" w:rsidP="00A6129D">
      <w:pPr>
        <w:pStyle w:val="aff"/>
        <w:rPr>
          <w:rtl/>
        </w:rPr>
      </w:pPr>
      <w:r>
        <w:rPr>
          <w:rtl/>
        </w:rPr>
        <w:t>לתוס' אין למעוטי מאידך אדמתך גר כיוון דהוא עצמו בר הבאה</w:t>
      </w:r>
    </w:p>
    <w:p w14:paraId="463A8B79" w14:textId="77777777" w:rsidR="00A6129D" w:rsidRDefault="00A6129D" w:rsidP="00A6129D">
      <w:pPr>
        <w:pStyle w:val="aff"/>
        <w:rPr>
          <w:rtl/>
        </w:rPr>
      </w:pPr>
      <w:r>
        <w:rPr>
          <w:rtl/>
        </w:rPr>
        <w:t>ר"ת לא הניח לברך בזימון לגר שא"י לומר שהנחלת לאבותינו וכן כשמתפלל בינו לבין עצמו אומר אלהי אבות ישראל</w:t>
      </w:r>
    </w:p>
    <w:p w14:paraId="4F056969" w14:textId="77777777" w:rsidR="00A6129D" w:rsidRDefault="00A6129D" w:rsidP="00A6129D">
      <w:pPr>
        <w:pStyle w:val="aff"/>
        <w:rPr>
          <w:rtl/>
        </w:rPr>
      </w:pPr>
      <w:r>
        <w:rPr>
          <w:rtl/>
        </w:rPr>
        <w:t>וכשמתפלל בביהכנ"ס אומר אלהי אבותיכם ואם היתה אמו מישראל אומר אלהי אבותינו</w:t>
      </w:r>
    </w:p>
    <w:p w14:paraId="1DA9D3CA" w14:textId="77777777" w:rsidR="00A6129D" w:rsidRDefault="00A6129D" w:rsidP="00A6129D">
      <w:pPr>
        <w:pStyle w:val="aff"/>
        <w:rPr>
          <w:rtl/>
        </w:rPr>
      </w:pPr>
      <w:r>
        <w:rPr>
          <w:rtl/>
        </w:rPr>
        <w:t>ר"י גם גר אומר לאבותינו דכי אב המון גוים נתתיך לשעבר היה אב לארם מכאן ואילך לכל גוים</w:t>
      </w:r>
    </w:p>
    <w:p w14:paraId="172E9C6A" w14:textId="77777777" w:rsidR="00A6129D" w:rsidRDefault="00A6129D" w:rsidP="00A6129D">
      <w:pPr>
        <w:pStyle w:val="aff"/>
        <w:rPr>
          <w:rtl/>
        </w:rPr>
      </w:pPr>
      <w:r>
        <w:rPr>
          <w:rtl/>
        </w:rPr>
        <w:t>ריב"ל הלכה כר"י עובדא אתא קומי רבי אבהו ואורי כר"י</w:t>
      </w:r>
    </w:p>
    <w:p w14:paraId="7233528A" w14:textId="77777777" w:rsidR="00A6129D" w:rsidRDefault="00A6129D" w:rsidP="00A6129D">
      <w:pPr>
        <w:pStyle w:val="aff"/>
        <w:rPr>
          <w:rtl/>
        </w:rPr>
      </w:pPr>
      <w:r>
        <w:rPr>
          <w:rtl/>
        </w:rPr>
        <w:t>וכן מוכח ממכות ומהירושלמי דרק גר מבני קיני חותן משה מביא וקורא</w:t>
      </w:r>
    </w:p>
    <w:p w14:paraId="35F275A3" w14:textId="77777777" w:rsidR="00A6129D" w:rsidRDefault="00A6129D" w:rsidP="00A6129D">
      <w:pPr>
        <w:pStyle w:val="aff"/>
        <w:rPr>
          <w:rtl/>
        </w:rPr>
      </w:pPr>
      <w:r>
        <w:rPr>
          <w:rtl/>
        </w:rPr>
        <w:t>ור"ת פליג דס"ל דאכתי א"י לומר ארמי אובד אבי דהיינו יעקב וכו',</w:t>
      </w:r>
    </w:p>
    <w:p w14:paraId="3197D1A5" w14:textId="77777777" w:rsidR="00A6129D" w:rsidRDefault="00A6129D" w:rsidP="00A6129D">
      <w:pPr>
        <w:pStyle w:val="aff"/>
        <w:rPr>
          <w:rtl/>
        </w:rPr>
      </w:pPr>
      <w:r>
        <w:rPr>
          <w:rtl/>
        </w:rPr>
        <w:t>וההיא דתוספתא מוקי באמו מישראל דמצי אמר לאבותינו וכן לתת לנו אם הוא מבני קיני</w:t>
      </w:r>
    </w:p>
    <w:p w14:paraId="28528235" w14:textId="77777777" w:rsidR="00A6129D" w:rsidRDefault="00A6129D" w:rsidP="00A6129D">
      <w:pPr>
        <w:pStyle w:val="aff"/>
        <w:rPr>
          <w:rtl/>
        </w:rPr>
      </w:pPr>
      <w:r>
        <w:rPr>
          <w:rtl/>
        </w:rPr>
        <w:t>ופליג אמתניתין דמס' בכורים דקתני באמו מישראל מביא וקורא ר"י מתני איירי בבני קיני ולא פליג משום דגם אמו מישראל לא קרי דהיא עצמה לא קוראת דלא נטלו חלק בארץ</w:t>
      </w:r>
    </w:p>
    <w:p w14:paraId="0059E7E0" w14:textId="77777777" w:rsidR="00A6129D" w:rsidRDefault="00A6129D" w:rsidP="00A6129D">
      <w:pPr>
        <w:pStyle w:val="aff"/>
        <w:rPr>
          <w:rtl/>
        </w:rPr>
      </w:pPr>
      <w:r>
        <w:rPr>
          <w:rtl/>
        </w:rPr>
        <w:t>[ממעט' מקרא אפי' שהיה להם חלק ע"י ירושה כ"ש הוא דלא עדיף מאמו</w:t>
      </w:r>
    </w:p>
    <w:p w14:paraId="14212DD5" w14:textId="77777777" w:rsidR="00A6129D" w:rsidRDefault="00A6129D" w:rsidP="00A6129D">
      <w:pPr>
        <w:pStyle w:val="aff"/>
        <w:rPr>
          <w:rtl/>
        </w:rPr>
      </w:pPr>
      <w:r>
        <w:rPr>
          <w:rtl/>
        </w:rPr>
        <w:t>ההוא למעוטי אדמת עכו"ם א. ומהכא ילפי' לכל מקום דיש קנין</w:t>
      </w:r>
    </w:p>
    <w:p w14:paraId="57E7F35C" w14:textId="77777777" w:rsidR="00A6129D" w:rsidRDefault="00A6129D" w:rsidP="00A6129D">
      <w:pPr>
        <w:pStyle w:val="aff"/>
        <w:rPr>
          <w:rtl/>
        </w:rPr>
      </w:pPr>
      <w:r>
        <w:rPr>
          <w:rtl/>
        </w:rPr>
        <w:t>ב.  הכא היינו אפי' למ"ד אין קנין ושם מפורש.</w:t>
      </w:r>
    </w:p>
  </w:footnote>
  <w:footnote w:id="80">
    <w:p w14:paraId="786FF45B" w14:textId="77777777" w:rsidR="00A6129D" w:rsidRDefault="00A6129D" w:rsidP="00A6129D">
      <w:pPr>
        <w:pStyle w:val="aff"/>
        <w:rPr>
          <w:rtl/>
        </w:rPr>
      </w:pPr>
      <w:r>
        <w:rPr>
          <w:rStyle w:val="aff1"/>
        </w:rPr>
        <w:footnoteRef/>
      </w:r>
      <w:r>
        <w:rPr>
          <w:rtl/>
        </w:rPr>
        <w:t xml:space="preserve"> חולין בעזרה דווקא בהגשה או תנופה וכן מוכח מקרבן פסח</w:t>
      </w:r>
    </w:p>
    <w:p w14:paraId="79FE349A" w14:textId="77777777" w:rsidR="00A6129D" w:rsidRDefault="00A6129D" w:rsidP="00A6129D">
      <w:pPr>
        <w:pStyle w:val="aff"/>
        <w:rPr>
          <w:rtl/>
        </w:rPr>
      </w:pPr>
      <w:r>
        <w:rPr>
          <w:rtl/>
        </w:rPr>
        <w:t>מעשר"ר דלוי הוא דשל ישראל ממ"נ אינו דאי אינו דמאי ביכורים הוא ושל הכהן</w:t>
      </w:r>
    </w:p>
    <w:p w14:paraId="2834E75E" w14:textId="77777777" w:rsidR="00A6129D" w:rsidRDefault="00A6129D" w:rsidP="00A6129D">
      <w:pPr>
        <w:pStyle w:val="aff"/>
        <w:rPr>
          <w:rtl/>
        </w:rPr>
      </w:pPr>
      <w:r>
        <w:rPr>
          <w:rtl/>
        </w:rPr>
        <w:t>ועוד דאין בזה מצוות נתינה כיוון דהוי ספק דרבנן</w:t>
      </w:r>
    </w:p>
    <w:p w14:paraId="109CB886" w14:textId="77777777" w:rsidR="00A6129D" w:rsidRDefault="00A6129D" w:rsidP="00A6129D">
      <w:pPr>
        <w:pStyle w:val="aff"/>
        <w:rPr>
          <w:rtl/>
        </w:rPr>
      </w:pPr>
      <w:r>
        <w:rPr>
          <w:rtl/>
        </w:rPr>
        <w:t>ואפי' מעשר ראשון יכול ליתנה לכהן כראב"ע [ולא כר"ע דללוי]</w:t>
      </w:r>
    </w:p>
  </w:footnote>
  <w:footnote w:id="81">
    <w:p w14:paraId="02501AF0" w14:textId="336687D0" w:rsidR="00766316" w:rsidRDefault="00766316" w:rsidP="00766316">
      <w:pPr>
        <w:pStyle w:val="aff"/>
      </w:pPr>
      <w:r>
        <w:rPr>
          <w:rStyle w:val="aff1"/>
        </w:rPr>
        <w:footnoteRef/>
      </w:r>
      <w:r>
        <w:rPr>
          <w:rtl/>
        </w:rPr>
        <w:t xml:space="preserve"> לרשב"ם דמזכין לו זיכוי גמור</w:t>
      </w:r>
      <w:r>
        <w:rPr>
          <w:rFonts w:hint="cs"/>
          <w:rtl/>
        </w:rPr>
        <w:t xml:space="preserve">, </w:t>
      </w:r>
      <w:r>
        <w:rPr>
          <w:rtl/>
        </w:rPr>
        <w:t>לתוס' דהוויא כמתנה מועטת ואף אי חזר בו דכמוחזק דמייא ואישתחיט בחיי אבוהון</w:t>
      </w:r>
      <w:r>
        <w:rPr>
          <w:rFonts w:hint="cs"/>
          <w:rtl/>
        </w:rPr>
        <w:t xml:space="preserve">, </w:t>
      </w:r>
      <w:r>
        <w:rPr>
          <w:rtl/>
        </w:rPr>
        <w:t>וכמי שהורמו דמיין ולכו"ע הוא דניכרין הם</w:t>
      </w:r>
    </w:p>
  </w:footnote>
  <w:footnote w:id="82">
    <w:p w14:paraId="0B804DC8" w14:textId="77777777" w:rsidR="00766316" w:rsidRDefault="00766316" w:rsidP="00766316">
      <w:pPr>
        <w:pStyle w:val="aff"/>
        <w:rPr>
          <w:rtl/>
        </w:rPr>
      </w:pPr>
      <w:r>
        <w:rPr>
          <w:rStyle w:val="aff1"/>
        </w:rPr>
        <w:footnoteRef/>
      </w:r>
      <w:r>
        <w:rPr>
          <w:rtl/>
        </w:rPr>
        <w:t xml:space="preserve"> -ואין החרישה של אחרים עוקרת את השבחא דממילא [רשב"ם]</w:t>
      </w:r>
    </w:p>
    <w:p w14:paraId="08B491CD" w14:textId="54349D0A" w:rsidR="00766316" w:rsidRDefault="00766316" w:rsidP="00766316">
      <w:pPr>
        <w:pStyle w:val="aff"/>
      </w:pPr>
      <w:r>
        <w:rPr>
          <w:rtl/>
        </w:rPr>
        <w:t>-ואע"פ שאין השבח על גוף הפרה נוטל פ"ש</w:t>
      </w:r>
    </w:p>
  </w:footnote>
  <w:footnote w:id="83">
    <w:p w14:paraId="3BAD5110" w14:textId="77777777" w:rsidR="00766316" w:rsidRDefault="00766316" w:rsidP="00766316">
      <w:pPr>
        <w:pStyle w:val="aff"/>
        <w:rPr>
          <w:rtl/>
        </w:rPr>
      </w:pPr>
      <w:r>
        <w:rPr>
          <w:rStyle w:val="aff1"/>
        </w:rPr>
        <w:footnoteRef/>
      </w:r>
      <w:r>
        <w:rPr>
          <w:rtl/>
        </w:rPr>
        <w:t xml:space="preserve"> לר"י גם לא יפרעו מן היתומים אא"כ ריבית אוכלת בהם</w:t>
      </w:r>
    </w:p>
    <w:p w14:paraId="28682562" w14:textId="030BA8C2" w:rsidR="00766316" w:rsidRDefault="00766316" w:rsidP="00766316">
      <w:pPr>
        <w:pStyle w:val="aff"/>
        <w:rPr>
          <w:rtl/>
        </w:rPr>
      </w:pPr>
      <w:r>
        <w:rPr>
          <w:rtl/>
        </w:rPr>
        <w:t>ר"ת שטר חוב על הבכור שלא יגבו לכה"פ מנכסי היתומין</w:t>
      </w:r>
    </w:p>
  </w:footnote>
  <w:footnote w:id="84">
    <w:p w14:paraId="19D34E65" w14:textId="5EA555BF" w:rsidR="00766316" w:rsidRDefault="00766316" w:rsidP="00766316">
      <w:pPr>
        <w:pStyle w:val="aff"/>
        <w:rPr>
          <w:rtl/>
        </w:rPr>
      </w:pPr>
      <w:r>
        <w:rPr>
          <w:rStyle w:val="aff1"/>
        </w:rPr>
        <w:footnoteRef/>
      </w:r>
      <w:r>
        <w:rPr>
          <w:rtl/>
        </w:rPr>
        <w:t xml:space="preserve"> רשב"ם בכל מקום מספקא ליה</w:t>
      </w:r>
      <w:r>
        <w:rPr>
          <w:rFonts w:hint="cs"/>
          <w:rtl/>
        </w:rPr>
        <w:t xml:space="preserve">, </w:t>
      </w:r>
      <w:r w:rsidRPr="00766316">
        <w:rPr>
          <w:rStyle w:val="affffe"/>
          <w:rtl/>
        </w:rPr>
        <w:t>ר"ת</w:t>
      </w:r>
      <w:r>
        <w:rPr>
          <w:rtl/>
        </w:rPr>
        <w:t xml:space="preserve"> דווקא הכא</w:t>
      </w:r>
    </w:p>
  </w:footnote>
  <w:footnote w:id="85">
    <w:p w14:paraId="08F5039B" w14:textId="66241FF5" w:rsidR="00766316" w:rsidRDefault="00766316" w:rsidP="00766316">
      <w:pPr>
        <w:pStyle w:val="aff"/>
        <w:rPr>
          <w:rtl/>
        </w:rPr>
      </w:pPr>
      <w:r>
        <w:rPr>
          <w:rStyle w:val="aff1"/>
        </w:rPr>
        <w:footnoteRef/>
      </w:r>
      <w:r>
        <w:rPr>
          <w:rtl/>
        </w:rPr>
        <w:t xml:space="preserve"> רשב"ם -</w:t>
      </w:r>
      <w:r>
        <w:rPr>
          <w:rtl/>
        </w:rPr>
        <w:tab/>
        <w:t>לרבי דמלוה בשטר כגוף דמי ומלוה הוא השבח</w:t>
      </w:r>
      <w:r>
        <w:rPr>
          <w:rFonts w:hint="cs"/>
          <w:rtl/>
        </w:rPr>
        <w:t xml:space="preserve">, </w:t>
      </w:r>
      <w:r>
        <w:rPr>
          <w:rtl/>
        </w:rPr>
        <w:t>לרבנן דשלחו מתם מלוה בשטר כבמשכון דמיא</w:t>
      </w:r>
    </w:p>
    <w:p w14:paraId="68662F30" w14:textId="04214424" w:rsidR="00766316" w:rsidRDefault="00766316" w:rsidP="00766316">
      <w:pPr>
        <w:pStyle w:val="aff"/>
      </w:pPr>
      <w:r>
        <w:rPr>
          <w:rtl/>
        </w:rPr>
        <w:t xml:space="preserve">תוס'-  </w:t>
      </w:r>
      <w:r>
        <w:rPr>
          <w:rtl/>
        </w:rPr>
        <w:tab/>
        <w:t>לרבי הכל כשבח דאחרת שיחלקו בשטרות</w:t>
      </w:r>
      <w:r>
        <w:rPr>
          <w:rFonts w:hint="cs"/>
          <w:rtl/>
        </w:rPr>
        <w:t xml:space="preserve">, </w:t>
      </w:r>
      <w:r>
        <w:rPr>
          <w:rtl/>
        </w:rPr>
        <w:t>לרבנן-מתם חשיב כגבוי וקולא מצד מוחזקות</w:t>
      </w:r>
    </w:p>
  </w:footnote>
  <w:footnote w:id="86">
    <w:p w14:paraId="6BCF3610" w14:textId="77777777" w:rsidR="00A73100" w:rsidRDefault="00A73100" w:rsidP="00A73100">
      <w:pPr>
        <w:pStyle w:val="aff"/>
        <w:rPr>
          <w:rtl/>
        </w:rPr>
      </w:pPr>
      <w:r>
        <w:rPr>
          <w:rStyle w:val="aff1"/>
        </w:rPr>
        <w:footnoteRef/>
      </w:r>
      <w:r>
        <w:rPr>
          <w:rtl/>
        </w:rPr>
        <w:t xml:space="preserve"> רשב"ם שהרי מעות הלווהו</w:t>
      </w:r>
      <w:r>
        <w:rPr>
          <w:rFonts w:hint="cs"/>
          <w:rtl/>
        </w:rPr>
        <w:t xml:space="preserve">, </w:t>
      </w:r>
      <w:r>
        <w:rPr>
          <w:rtl/>
        </w:rPr>
        <w:t>תוס' דסמיכי עלייהו ודרך לפרוע במעות</w:t>
      </w:r>
    </w:p>
    <w:p w14:paraId="0759FAA7" w14:textId="77777777" w:rsidR="00A73100" w:rsidRDefault="00A73100" w:rsidP="00A73100">
      <w:pPr>
        <w:pStyle w:val="aff"/>
        <w:rPr>
          <w:rtl/>
        </w:rPr>
      </w:pPr>
      <w:r>
        <w:rPr>
          <w:rtl/>
        </w:rPr>
        <w:t>ובסתמא-רשב"ם קרקע ומעות אין לו</w:t>
      </w:r>
      <w:r>
        <w:rPr>
          <w:rFonts w:hint="cs"/>
          <w:rtl/>
        </w:rPr>
        <w:t xml:space="preserve">, </w:t>
      </w:r>
      <w:r>
        <w:rPr>
          <w:rtl/>
        </w:rPr>
        <w:t>ר"ח - קרקע ומעות אין לו [ולכך  נהרדעי לטעמייהו]</w:t>
      </w:r>
    </w:p>
  </w:footnote>
  <w:footnote w:id="87">
    <w:p w14:paraId="21F18F71" w14:textId="77777777" w:rsidR="00A73100" w:rsidRDefault="00A73100" w:rsidP="00A73100">
      <w:pPr>
        <w:pStyle w:val="aff"/>
        <w:rPr>
          <w:rtl/>
        </w:rPr>
      </w:pPr>
      <w:r>
        <w:rPr>
          <w:rStyle w:val="aff1"/>
        </w:rPr>
        <w:footnoteRef/>
      </w:r>
      <w:r>
        <w:rPr>
          <w:rtl/>
        </w:rPr>
        <w:t xml:space="preserve"> רשב"ם רבה ור"נ אליביה דנפשיה בין גבו קרקע בין גבו מעות אין לו</w:t>
      </w:r>
    </w:p>
    <w:p w14:paraId="4B18B36C" w14:textId="77777777" w:rsidR="00A73100" w:rsidRDefault="00A73100" w:rsidP="00A73100">
      <w:pPr>
        <w:pStyle w:val="aff"/>
        <w:rPr>
          <w:rtl/>
        </w:rPr>
      </w:pPr>
      <w:r>
        <w:rPr>
          <w:rtl/>
        </w:rPr>
        <w:t>ומאי דר"נ אמר דבע"ח חוזר וגובה  הוא משיעבודא דרבי נתן</w:t>
      </w:r>
    </w:p>
    <w:p w14:paraId="0DA81A1E" w14:textId="77777777" w:rsidR="00A73100" w:rsidRDefault="00A73100" w:rsidP="00A73100">
      <w:pPr>
        <w:pStyle w:val="aff"/>
        <w:rPr>
          <w:rtl/>
        </w:rPr>
      </w:pPr>
      <w:r>
        <w:rPr>
          <w:rtl/>
        </w:rPr>
        <w:t>תוס' רבה בין גבו קרקע בין  גבו מעות אין לו</w:t>
      </w:r>
    </w:p>
    <w:p w14:paraId="04FEA940" w14:textId="77777777" w:rsidR="00A73100" w:rsidRDefault="00A73100" w:rsidP="00A73100">
      <w:pPr>
        <w:pStyle w:val="aff"/>
        <w:rPr>
          <w:rtl/>
        </w:rPr>
      </w:pPr>
      <w:r>
        <w:rPr>
          <w:rtl/>
        </w:rPr>
        <w:t>ר"נ בין גבו קרקע בין  גבו מעות יש לו [וכאביי דלמפרע הוא גובה]</w:t>
      </w:r>
    </w:p>
  </w:footnote>
  <w:footnote w:id="88">
    <w:p w14:paraId="38AFA024" w14:textId="77777777" w:rsidR="00A73100" w:rsidRDefault="00A73100" w:rsidP="00A73100">
      <w:pPr>
        <w:pStyle w:val="aff"/>
        <w:rPr>
          <w:rtl/>
        </w:rPr>
      </w:pPr>
      <w:r>
        <w:rPr>
          <w:rStyle w:val="aff1"/>
        </w:rPr>
        <w:footnoteRef/>
      </w:r>
      <w:r>
        <w:rPr>
          <w:rtl/>
        </w:rPr>
        <w:t xml:space="preserve"> </w:t>
      </w:r>
      <w:r>
        <w:rPr>
          <w:rFonts w:hint="cs"/>
          <w:rtl/>
        </w:rPr>
        <w:t xml:space="preserve">גי' הגאונים </w:t>
      </w:r>
      <w:r>
        <w:rPr>
          <w:rtl/>
        </w:rPr>
        <w:t>–</w:t>
      </w:r>
      <w:r>
        <w:rPr>
          <w:rFonts w:hint="cs"/>
          <w:rtl/>
        </w:rPr>
        <w:t xml:space="preserve"> ליורשיה.</w:t>
      </w:r>
    </w:p>
  </w:footnote>
  <w:footnote w:id="89">
    <w:p w14:paraId="449F5F24" w14:textId="77777777" w:rsidR="00A73100" w:rsidRDefault="00A73100" w:rsidP="00A73100">
      <w:pPr>
        <w:pStyle w:val="aff"/>
        <w:rPr>
          <w:rtl/>
        </w:rPr>
      </w:pPr>
      <w:r>
        <w:rPr>
          <w:rStyle w:val="aff1"/>
        </w:rPr>
        <w:footnoteRef/>
      </w:r>
      <w:r>
        <w:rPr>
          <w:rtl/>
        </w:rPr>
        <w:t xml:space="preserve"> </w:t>
      </w:r>
      <w:r w:rsidRPr="00386715">
        <w:rPr>
          <w:rtl/>
        </w:rPr>
        <w:t>[ולאפוקי משלישי]</w:t>
      </w:r>
    </w:p>
  </w:footnote>
  <w:footnote w:id="90">
    <w:p w14:paraId="3111CEA8" w14:textId="77777777" w:rsidR="00A73100" w:rsidRDefault="00A73100" w:rsidP="00A73100">
      <w:pPr>
        <w:pStyle w:val="aff"/>
      </w:pPr>
      <w:r>
        <w:rPr>
          <w:rStyle w:val="aff1"/>
        </w:rPr>
        <w:footnoteRef/>
      </w:r>
      <w:r>
        <w:rPr>
          <w:rtl/>
        </w:rPr>
        <w:t xml:space="preserve"> </w:t>
      </w:r>
      <w:r w:rsidRPr="00AA1B04">
        <w:rPr>
          <w:rStyle w:val="affffe"/>
          <w:rtl/>
        </w:rPr>
        <w:t>רשב"ם</w:t>
      </w:r>
      <w:r>
        <w:rPr>
          <w:rtl/>
        </w:rPr>
        <w:t xml:space="preserve"> דממון המוטל בספק חולקין</w:t>
      </w:r>
      <w:r>
        <w:rPr>
          <w:rFonts w:hint="cs"/>
          <w:rtl/>
        </w:rPr>
        <w:t xml:space="preserve">, </w:t>
      </w:r>
      <w:r w:rsidRPr="00AA1B04">
        <w:rPr>
          <w:rStyle w:val="affffe"/>
          <w:rtl/>
        </w:rPr>
        <w:t>תוס'</w:t>
      </w:r>
      <w:r>
        <w:rPr>
          <w:rtl/>
        </w:rPr>
        <w:t xml:space="preserve"> תקנת חכמים היא דהא אין הלכה כסומכוס</w:t>
      </w:r>
    </w:p>
  </w:footnote>
  <w:footnote w:id="91">
    <w:p w14:paraId="24508582" w14:textId="77777777" w:rsidR="0069391F" w:rsidRDefault="0069391F" w:rsidP="0069391F">
      <w:pPr>
        <w:pStyle w:val="aff"/>
        <w:rPr>
          <w:rtl/>
        </w:rPr>
      </w:pPr>
      <w:r>
        <w:rPr>
          <w:rStyle w:val="aff1"/>
        </w:rPr>
        <w:footnoteRef/>
      </w:r>
      <w:r>
        <w:rPr>
          <w:rtl/>
        </w:rPr>
        <w:t xml:space="preserve"> לרשב''ם: ודווקא למ"ד: יש לבכור קודם חלוקה [רשב"ם]</w:t>
      </w:r>
    </w:p>
    <w:p w14:paraId="401E97FB" w14:textId="77777777" w:rsidR="0069391F" w:rsidRDefault="0069391F" w:rsidP="0069391F">
      <w:pPr>
        <w:pStyle w:val="aff"/>
        <w:rPr>
          <w:rtl/>
        </w:rPr>
      </w:pPr>
      <w:r>
        <w:rPr>
          <w:rtl/>
        </w:rPr>
        <w:t>ר"ח: דכיוון דמחה לא יצטרך למחות שנית</w:t>
      </w:r>
    </w:p>
  </w:footnote>
  <w:footnote w:id="92">
    <w:p w14:paraId="70B94429" w14:textId="77777777" w:rsidR="0069391F" w:rsidRDefault="0069391F" w:rsidP="0069391F">
      <w:pPr>
        <w:pStyle w:val="aff"/>
      </w:pPr>
      <w:r>
        <w:rPr>
          <w:rStyle w:val="aff1"/>
        </w:rPr>
        <w:footnoteRef/>
      </w:r>
      <w:r>
        <w:rPr>
          <w:rtl/>
        </w:rPr>
        <w:t xml:space="preserve"> </w:t>
      </w:r>
      <w:r>
        <w:rPr>
          <w:rFonts w:hint="cs"/>
          <w:rtl/>
        </w:rPr>
        <w:t xml:space="preserve">ובתוס' </w:t>
      </w:r>
      <w:r w:rsidRPr="0069391F">
        <w:rPr>
          <w:rtl/>
        </w:rPr>
        <w:t>הקשו דמאי נימא למ"ד שינוי במקומו עומד</w:t>
      </w:r>
    </w:p>
  </w:footnote>
  <w:footnote w:id="93">
    <w:p w14:paraId="164AF4CD" w14:textId="77777777" w:rsidR="00A22AA9" w:rsidRDefault="00A22AA9" w:rsidP="00A22AA9">
      <w:pPr>
        <w:pStyle w:val="aff"/>
        <w:rPr>
          <w:rtl/>
        </w:rPr>
      </w:pPr>
      <w:r>
        <w:rPr>
          <w:rStyle w:val="aff1"/>
        </w:rPr>
        <w:footnoteRef/>
      </w:r>
      <w:r>
        <w:rPr>
          <w:rtl/>
        </w:rPr>
        <w:t xml:space="preserve"> חלק פשיטות:  רשב"ם אין קודם חלוקה שלו ושל האחין</w:t>
      </w:r>
    </w:p>
    <w:p w14:paraId="549E2813" w14:textId="77777777" w:rsidR="00A22AA9" w:rsidRDefault="00A22AA9" w:rsidP="00A22AA9">
      <w:pPr>
        <w:pStyle w:val="aff"/>
        <w:rPr>
          <w:rtl/>
        </w:rPr>
      </w:pPr>
      <w:r>
        <w:rPr>
          <w:rtl/>
        </w:rPr>
        <w:t>תוס' יש קודם חלוקה בחלק פשיטותו ויקשה לפ"ז שנשאלו על חלק האחין</w:t>
      </w:r>
    </w:p>
  </w:footnote>
  <w:footnote w:id="94">
    <w:p w14:paraId="787614BA" w14:textId="77777777" w:rsidR="005F420B" w:rsidRDefault="005F420B" w:rsidP="005F420B">
      <w:pPr>
        <w:pStyle w:val="aff"/>
        <w:rPr>
          <w:rtl/>
        </w:rPr>
      </w:pPr>
      <w:r>
        <w:rPr>
          <w:rStyle w:val="aff1"/>
        </w:rPr>
        <w:footnoteRef/>
      </w:r>
      <w:r>
        <w:rPr>
          <w:rtl/>
        </w:rPr>
        <w:t xml:space="preserve"> [דהיינו חומרת נקבה דטמאה שבועיים הראשונים אפי' לא ראתה</w:t>
      </w:r>
    </w:p>
    <w:p w14:paraId="650611B7" w14:textId="77777777" w:rsidR="005F420B" w:rsidRDefault="005F420B" w:rsidP="005F420B">
      <w:pPr>
        <w:pStyle w:val="aff"/>
        <w:rPr>
          <w:rtl/>
        </w:rPr>
      </w:pPr>
      <w:r>
        <w:rPr>
          <w:rtl/>
        </w:rPr>
        <w:t>וטומאת זכר אם תראה תוך מ' יום דטמאה שמא לא נולד כלום</w:t>
      </w:r>
    </w:p>
    <w:p w14:paraId="34E273EB" w14:textId="77777777" w:rsidR="005F420B" w:rsidRDefault="005F420B" w:rsidP="005F420B">
      <w:pPr>
        <w:pStyle w:val="aff"/>
        <w:rPr>
          <w:rtl/>
        </w:rPr>
      </w:pPr>
      <w:r>
        <w:rPr>
          <w:rtl/>
        </w:rPr>
        <w:t>וטומאת זכר דאי ראתה בל"ד ובמ"א דטמאה</w:t>
      </w:r>
    </w:p>
    <w:p w14:paraId="29A24EEF" w14:textId="6E85E16C" w:rsidR="005F420B" w:rsidRDefault="005F420B" w:rsidP="005F420B">
      <w:pPr>
        <w:pStyle w:val="aff"/>
        <w:rPr>
          <w:rtl/>
        </w:rPr>
      </w:pPr>
      <w:r>
        <w:rPr>
          <w:rtl/>
        </w:rPr>
        <w:t>ושומרת נידות ולא יום כנגד יום שמא יום ל"ד מימי טוהר דזכר הוא ובמ"א נידה חדשה]</w:t>
      </w:r>
    </w:p>
  </w:footnote>
  <w:footnote w:id="95">
    <w:p w14:paraId="16019167" w14:textId="18F26924" w:rsidR="005F420B" w:rsidRDefault="005F420B">
      <w:pPr>
        <w:pStyle w:val="aff"/>
      </w:pPr>
      <w:r>
        <w:rPr>
          <w:rStyle w:val="aff1"/>
        </w:rPr>
        <w:footnoteRef/>
      </w:r>
      <w:r>
        <w:rPr>
          <w:rtl/>
        </w:rPr>
        <w:t xml:space="preserve"> </w:t>
      </w:r>
      <w:r w:rsidRPr="005F420B">
        <w:rPr>
          <w:rtl/>
        </w:rPr>
        <w:t>[ולא ממש רשב"ם דה"מ למימר תני]</w:t>
      </w:r>
    </w:p>
  </w:footnote>
  <w:footnote w:id="96">
    <w:p w14:paraId="6B8BC821" w14:textId="02D83DEF" w:rsidR="00E178AB" w:rsidRDefault="00E178AB">
      <w:pPr>
        <w:pStyle w:val="aff"/>
        <w:rPr>
          <w:rtl/>
        </w:rPr>
      </w:pPr>
      <w:r>
        <w:rPr>
          <w:rStyle w:val="aff1"/>
        </w:rPr>
        <w:footnoteRef/>
      </w:r>
      <w:r>
        <w:rPr>
          <w:rtl/>
        </w:rPr>
        <w:t xml:space="preserve"> </w:t>
      </w:r>
      <w:r w:rsidRPr="00E178AB">
        <w:rPr>
          <w:rtl/>
        </w:rPr>
        <w:t>[ומכח שליחות הוא בא דכן הלכה]</w:t>
      </w:r>
    </w:p>
  </w:footnote>
  <w:footnote w:id="97">
    <w:p w14:paraId="1D4C6CB0" w14:textId="77777777" w:rsidR="00E178AB" w:rsidRDefault="00E178AB" w:rsidP="00E178AB">
      <w:pPr>
        <w:pStyle w:val="aff"/>
        <w:rPr>
          <w:rtl/>
        </w:rPr>
      </w:pPr>
      <w:r>
        <w:rPr>
          <w:rStyle w:val="aff1"/>
        </w:rPr>
        <w:footnoteRef/>
      </w:r>
      <w:r>
        <w:rPr>
          <w:rtl/>
        </w:rPr>
        <w:t xml:space="preserve"> רשב"ם סברא הוא מה לי הך מה לי אחר</w:t>
      </w:r>
    </w:p>
    <w:p w14:paraId="09A942D1" w14:textId="17F25F3A" w:rsidR="00E178AB" w:rsidRDefault="00E178AB" w:rsidP="00E178AB">
      <w:pPr>
        <w:pStyle w:val="aff"/>
        <w:rPr>
          <w:rtl/>
        </w:rPr>
      </w:pPr>
      <w:r>
        <w:rPr>
          <w:rtl/>
        </w:rPr>
        <w:t>תוס' דמתוך דנאמן על בנו הקטן ועושה בניו הגדולים ממזרים</w:t>
      </w:r>
    </w:p>
  </w:footnote>
  <w:footnote w:id="98">
    <w:p w14:paraId="49B1A79F" w14:textId="77777777" w:rsidR="00E178AB" w:rsidRDefault="00E178AB" w:rsidP="00E178AB">
      <w:pPr>
        <w:pStyle w:val="aff"/>
        <w:rPr>
          <w:rtl/>
        </w:rPr>
      </w:pPr>
      <w:r>
        <w:rPr>
          <w:rStyle w:val="aff1"/>
        </w:rPr>
        <w:footnoteRef/>
      </w:r>
      <w:r>
        <w:rPr>
          <w:rtl/>
        </w:rPr>
        <w:t xml:space="preserve"> ולא משמע כן מהבבלי דמשמע כשם שנאמן לבכר</w:t>
      </w:r>
    </w:p>
    <w:p w14:paraId="3F784CFD" w14:textId="77777777" w:rsidR="00E178AB" w:rsidRDefault="00E178AB" w:rsidP="00E178AB">
      <w:pPr>
        <w:pStyle w:val="aff"/>
        <w:rPr>
          <w:rtl/>
        </w:rPr>
      </w:pPr>
      <w:r>
        <w:rPr>
          <w:rtl/>
        </w:rPr>
        <w:t>ומהירושלמי משמע כר"א דמשמע דאי לא פסיל מצד עדות כותי</w:t>
      </w:r>
    </w:p>
    <w:p w14:paraId="3D36A885" w14:textId="052E51AB" w:rsidR="00E178AB" w:rsidRDefault="00E178AB" w:rsidP="00E178AB">
      <w:pPr>
        <w:pStyle w:val="aff"/>
      </w:pPr>
      <w:r>
        <w:rPr>
          <w:rtl/>
        </w:rPr>
        <w:t>היה נאמן לפסול בניו אע"פ שאין הכרת בכורה</w:t>
      </w:r>
    </w:p>
  </w:footnote>
  <w:footnote w:id="99">
    <w:p w14:paraId="0544BDA1" w14:textId="77777777" w:rsidR="00032DFC" w:rsidRDefault="00032DFC" w:rsidP="00032DFC">
      <w:pPr>
        <w:pStyle w:val="aff"/>
        <w:rPr>
          <w:rFonts w:ascii="David" w:hAnsi="David"/>
          <w:rtl/>
        </w:rPr>
      </w:pPr>
      <w:r>
        <w:rPr>
          <w:rStyle w:val="aff1"/>
        </w:rPr>
        <w:footnoteRef/>
      </w:r>
      <w:r>
        <w:rPr>
          <w:rtl/>
        </w:rPr>
        <w:t xml:space="preserve"> </w:t>
      </w:r>
      <w:r w:rsidRPr="009E2A1A">
        <w:rPr>
          <w:rtl/>
        </w:rPr>
        <w:t>דהוויא כאחר גמ"ד אבל קודם שנשבע יכול לחזור בו</w:t>
      </w:r>
      <w:r>
        <w:rPr>
          <w:rFonts w:hint="cs"/>
          <w:rtl/>
        </w:rPr>
        <w:t xml:space="preserve">, משא''כ </w:t>
      </w:r>
      <w:r w:rsidRPr="00C35A2C">
        <w:rPr>
          <w:rFonts w:ascii="David" w:hAnsi="David"/>
          <w:rtl/>
        </w:rPr>
        <w:t>דאפי</w:t>
      </w:r>
      <w:r w:rsidRPr="00F10693">
        <w:rPr>
          <w:rtl/>
        </w:rPr>
        <w:t xml:space="preserve">' </w:t>
      </w:r>
      <w:r w:rsidRPr="00C35A2C">
        <w:rPr>
          <w:rFonts w:ascii="David" w:hAnsi="David"/>
          <w:rtl/>
        </w:rPr>
        <w:t>קודם גמ"ד אין חוזר בו דקיבל ע"ע בשבועתו</w:t>
      </w:r>
    </w:p>
    <w:p w14:paraId="392B825C" w14:textId="77777777" w:rsidR="00032DFC" w:rsidRDefault="00032DFC" w:rsidP="00032DFC">
      <w:pPr>
        <w:pStyle w:val="aff"/>
        <w:rPr>
          <w:rtl/>
        </w:rPr>
      </w:pPr>
      <w:r w:rsidRPr="009E2A1A">
        <w:rPr>
          <w:rtl/>
        </w:rPr>
        <w:t>אמר אני נשבע ואשלם</w:t>
      </w:r>
      <w:r>
        <w:rPr>
          <w:rtl/>
        </w:rPr>
        <w:t xml:space="preserve"> לר"ת יכול לחזור בו</w:t>
      </w:r>
    </w:p>
    <w:p w14:paraId="5534D817" w14:textId="77777777" w:rsidR="00032DFC" w:rsidRDefault="00032DFC" w:rsidP="00032DFC">
      <w:pPr>
        <w:pStyle w:val="aff"/>
      </w:pPr>
      <w:r>
        <w:rPr>
          <w:rtl/>
        </w:rPr>
        <w:t>לרש"י אי יצא מב"ד חשיב גמ"ד ואין יכול לחזור בו [שבועות לט.]</w:t>
      </w:r>
    </w:p>
  </w:footnote>
  <w:footnote w:id="100">
    <w:p w14:paraId="6752CDEF" w14:textId="77777777" w:rsidR="00032DFC" w:rsidRDefault="00032DFC" w:rsidP="00032DFC">
      <w:pPr>
        <w:pStyle w:val="aff"/>
        <w:rPr>
          <w:rtl/>
        </w:rPr>
      </w:pPr>
      <w:r>
        <w:rPr>
          <w:rStyle w:val="aff1"/>
        </w:rPr>
        <w:footnoteRef/>
      </w:r>
      <w:r>
        <w:rPr>
          <w:rtl/>
        </w:rPr>
        <w:t xml:space="preserve"> [לרשב"ם] ולר"ת שלישי בראשון פסול ולבה"ג פסול מדרבנן</w:t>
      </w:r>
    </w:p>
    <w:p w14:paraId="6EB33305" w14:textId="77777777" w:rsidR="00032DFC" w:rsidRDefault="00032DFC" w:rsidP="00032DFC">
      <w:pPr>
        <w:pStyle w:val="aff"/>
        <w:rPr>
          <w:rtl/>
        </w:rPr>
      </w:pPr>
      <w:r>
        <w:rPr>
          <w:rtl/>
        </w:rPr>
        <w:t>מבר"א אבא דאבא כשר ולית הלכתא כוותיה</w:t>
      </w:r>
    </w:p>
    <w:p w14:paraId="6BB947EA" w14:textId="77777777" w:rsidR="00032DFC" w:rsidRDefault="00032DFC" w:rsidP="00032DFC">
      <w:pPr>
        <w:pStyle w:val="aff"/>
        <w:rPr>
          <w:rtl/>
        </w:rPr>
      </w:pPr>
      <w:r>
        <w:rPr>
          <w:rtl/>
        </w:rPr>
        <w:t>רשב"ם עד סוף כל הדורות דירך אביו הוא</w:t>
      </w:r>
    </w:p>
    <w:p w14:paraId="3E08DB03" w14:textId="77777777" w:rsidR="00032DFC" w:rsidRDefault="00032DFC" w:rsidP="00032DFC">
      <w:pPr>
        <w:pStyle w:val="aff"/>
      </w:pPr>
      <w:r>
        <w:rPr>
          <w:rtl/>
        </w:rPr>
        <w:t>ר"י דור ד' כשר כיוון דאיתפלג דרא כ"כ</w:t>
      </w:r>
    </w:p>
  </w:footnote>
  <w:footnote w:id="101">
    <w:p w14:paraId="74C6D76E" w14:textId="77777777" w:rsidR="00032DFC" w:rsidRDefault="00032DFC" w:rsidP="00032DFC">
      <w:pPr>
        <w:pStyle w:val="aff"/>
        <w:rPr>
          <w:rtl/>
        </w:rPr>
      </w:pPr>
      <w:r>
        <w:rPr>
          <w:rStyle w:val="aff1"/>
        </w:rPr>
        <w:footnoteRef/>
      </w:r>
      <w:r>
        <w:rPr>
          <w:rtl/>
        </w:rPr>
        <w:t xml:space="preserve"> </w:t>
      </w:r>
      <w:r w:rsidRPr="009E2A1A">
        <w:rPr>
          <w:rtl/>
        </w:rPr>
        <w:t>[ובהלוואה פלוגתת ראשונים לקמן קכט. ד"ה אי]</w:t>
      </w:r>
    </w:p>
  </w:footnote>
  <w:footnote w:id="102">
    <w:p w14:paraId="0B4392E5" w14:textId="77777777" w:rsidR="00032DFC" w:rsidRDefault="00032DFC" w:rsidP="00032DFC">
      <w:pPr>
        <w:pStyle w:val="aff"/>
      </w:pPr>
      <w:r>
        <w:rPr>
          <w:rStyle w:val="aff1"/>
        </w:rPr>
        <w:footnoteRef/>
      </w:r>
      <w:r>
        <w:rPr>
          <w:rtl/>
        </w:rPr>
        <w:t xml:space="preserve"> </w:t>
      </w:r>
      <w:r w:rsidRPr="009E2A1A">
        <w:rPr>
          <w:rtl/>
        </w:rPr>
        <w:t>[בנתרצית או לבר מכתובתה ובש"מ או בבריא וע"י קנין]</w:t>
      </w:r>
    </w:p>
  </w:footnote>
  <w:footnote w:id="103">
    <w:p w14:paraId="3A671F74" w14:textId="77777777" w:rsidR="00032DFC" w:rsidRDefault="00032DFC" w:rsidP="00032DFC">
      <w:pPr>
        <w:pStyle w:val="aff"/>
        <w:rPr>
          <w:rtl/>
        </w:rPr>
      </w:pPr>
      <w:r>
        <w:rPr>
          <w:rStyle w:val="aff1"/>
        </w:rPr>
        <w:footnoteRef/>
      </w:r>
      <w:r>
        <w:rPr>
          <w:rtl/>
        </w:rPr>
        <w:t xml:space="preserve"> לרשב"ם אירתת שבא לסייע למלווה</w:t>
      </w:r>
    </w:p>
    <w:p w14:paraId="212E6AD3" w14:textId="77777777" w:rsidR="00032DFC" w:rsidRDefault="00032DFC" w:rsidP="00032DFC">
      <w:pPr>
        <w:pStyle w:val="aff"/>
      </w:pPr>
      <w:r>
        <w:rPr>
          <w:rtl/>
        </w:rPr>
        <w:t>תוס' שירא שמא יחזרו בהם ואם העידו הויא כמשיה אבידה</w:t>
      </w:r>
    </w:p>
  </w:footnote>
  <w:footnote w:id="104">
    <w:p w14:paraId="0CC4F7A6" w14:textId="77777777" w:rsidR="00032DFC" w:rsidRDefault="00032DFC" w:rsidP="00032DFC">
      <w:pPr>
        <w:pStyle w:val="aff"/>
        <w:rPr>
          <w:rtl/>
        </w:rPr>
      </w:pPr>
      <w:r>
        <w:rPr>
          <w:rStyle w:val="aff1"/>
        </w:rPr>
        <w:footnoteRef/>
      </w:r>
      <w:r>
        <w:rPr>
          <w:rtl/>
        </w:rPr>
        <w:t xml:space="preserve"> </w:t>
      </w:r>
      <w:r w:rsidRPr="006423DC">
        <w:rPr>
          <w:rtl/>
        </w:rPr>
        <w:t>ובהלוואה- לרשב"ם פסול, ולתוס' לכא' כשר דמיכוון</w:t>
      </w:r>
    </w:p>
  </w:footnote>
  <w:footnote w:id="105">
    <w:p w14:paraId="30CEF31E" w14:textId="77777777" w:rsidR="005200AB" w:rsidRDefault="005200AB" w:rsidP="005200AB">
      <w:pPr>
        <w:pStyle w:val="aff"/>
        <w:rPr>
          <w:rtl/>
        </w:rPr>
      </w:pPr>
      <w:r>
        <w:rPr>
          <w:rStyle w:val="aff1"/>
        </w:rPr>
        <w:footnoteRef/>
      </w:r>
      <w:r>
        <w:rPr>
          <w:rtl/>
        </w:rPr>
        <w:t xml:space="preserve"> רשב"ם קידושין חומרא דרבנן משום לעז ממזרות</w:t>
      </w:r>
    </w:p>
    <w:p w14:paraId="4F61570A" w14:textId="0178A74D" w:rsidR="005200AB" w:rsidRDefault="005200AB" w:rsidP="006F6B5D">
      <w:pPr>
        <w:pStyle w:val="aff"/>
        <w:rPr>
          <w:rtl/>
        </w:rPr>
      </w:pPr>
      <w:r>
        <w:rPr>
          <w:rtl/>
        </w:rPr>
        <w:t xml:space="preserve">          ע"ז שקץ תשקצנו</w:t>
      </w:r>
      <w:r w:rsidR="006F6B5D">
        <w:rPr>
          <w:rFonts w:hint="cs"/>
          <w:rtl/>
        </w:rPr>
        <w:t xml:space="preserve"> :</w:t>
      </w:r>
      <w:r w:rsidR="006F6B5D">
        <w:t xml:space="preserve"> </w:t>
      </w:r>
      <w:r>
        <w:rPr>
          <w:rtl/>
        </w:rPr>
        <w:t>תוס'    ע"ז יכול להיות שהוא גזה"כ</w:t>
      </w:r>
      <w:r w:rsidR="006F6B5D">
        <w:rPr>
          <w:rFonts w:hint="cs"/>
          <w:rtl/>
        </w:rPr>
        <w:t xml:space="preserve">, </w:t>
      </w:r>
      <w:r>
        <w:rPr>
          <w:rtl/>
        </w:rPr>
        <w:t>לרשב"ם ע"ז היינו התפסה</w:t>
      </w:r>
    </w:p>
    <w:p w14:paraId="46302A6D" w14:textId="36521152" w:rsidR="005200AB" w:rsidRDefault="005200AB" w:rsidP="006F6B5D">
      <w:pPr>
        <w:pStyle w:val="aff"/>
        <w:rPr>
          <w:rtl/>
        </w:rPr>
      </w:pPr>
      <w:r>
        <w:rPr>
          <w:rtl/>
        </w:rPr>
        <w:t>תוס' הקשה דאין מוקצה אלא לז' שנים ודחוק להעמיד בזה</w:t>
      </w:r>
      <w:r w:rsidR="006F6B5D">
        <w:rPr>
          <w:rFonts w:hint="cs"/>
          <w:rtl/>
        </w:rPr>
        <w:t xml:space="preserve">,  </w:t>
      </w:r>
      <w:r>
        <w:rPr>
          <w:rtl/>
        </w:rPr>
        <w:t>לכך  מיירי דא"ל אלי אתה וחזר בו תכ"ד</w:t>
      </w:r>
    </w:p>
  </w:footnote>
  <w:footnote w:id="106">
    <w:p w14:paraId="78055BE7" w14:textId="77777777" w:rsidR="006F6B5D" w:rsidRDefault="006F6B5D" w:rsidP="006F6B5D">
      <w:pPr>
        <w:pStyle w:val="aff"/>
        <w:rPr>
          <w:rtl/>
        </w:rPr>
      </w:pPr>
      <w:r>
        <w:rPr>
          <w:rStyle w:val="aff1"/>
        </w:rPr>
        <w:footnoteRef/>
      </w:r>
      <w:r>
        <w:rPr>
          <w:rtl/>
        </w:rPr>
        <w:t xml:space="preserve"> רשב"ם צומת הגידין – טריפה</w:t>
      </w:r>
    </w:p>
    <w:p w14:paraId="00A3AF39" w14:textId="77777777" w:rsidR="006F6B5D" w:rsidRDefault="006F6B5D" w:rsidP="006F6B5D">
      <w:pPr>
        <w:pStyle w:val="aff"/>
        <w:rPr>
          <w:rtl/>
        </w:rPr>
      </w:pPr>
      <w:r>
        <w:rPr>
          <w:rtl/>
        </w:rPr>
        <w:t xml:space="preserve">          למעלה מצומת הגידין- כשרה</w:t>
      </w:r>
    </w:p>
    <w:p w14:paraId="2285CC64" w14:textId="77777777" w:rsidR="006F6B5D" w:rsidRDefault="006F6B5D" w:rsidP="006F6B5D">
      <w:pPr>
        <w:pStyle w:val="aff"/>
        <w:rPr>
          <w:rtl/>
        </w:rPr>
      </w:pPr>
      <w:r>
        <w:rPr>
          <w:rtl/>
        </w:rPr>
        <w:t>תוס' ניקב בסומכיה- טריפה</w:t>
      </w:r>
    </w:p>
    <w:p w14:paraId="3C5561E6" w14:textId="01FED207" w:rsidR="006F6B5D" w:rsidRDefault="006F6B5D" w:rsidP="006F6B5D">
      <w:pPr>
        <w:pStyle w:val="aff"/>
        <w:rPr>
          <w:rtl/>
        </w:rPr>
      </w:pPr>
      <w:r>
        <w:rPr>
          <w:rtl/>
        </w:rPr>
        <w:t xml:space="preserve">      ניקב בקולשיה- כשרה</w:t>
      </w:r>
    </w:p>
  </w:footnote>
  <w:footnote w:id="107">
    <w:p w14:paraId="0E84AB16" w14:textId="77777777" w:rsidR="00224610" w:rsidRDefault="00224610" w:rsidP="00224610">
      <w:pPr>
        <w:pStyle w:val="aff"/>
        <w:rPr>
          <w:rtl/>
        </w:rPr>
      </w:pPr>
      <w:r>
        <w:rPr>
          <w:rStyle w:val="aff1"/>
        </w:rPr>
        <w:footnoteRef/>
      </w:r>
      <w:r>
        <w:rPr>
          <w:rtl/>
        </w:rPr>
        <w:t xml:space="preserve"> </w:t>
      </w:r>
      <w:r w:rsidRPr="00224610">
        <w:rPr>
          <w:u w:val="single"/>
          <w:rtl/>
        </w:rPr>
        <w:t>תוס'</w:t>
      </w:r>
      <w:r>
        <w:rPr>
          <w:rtl/>
        </w:rPr>
        <w:t xml:space="preserve"> דאף אי מהני מצד דתנאי ב"ד מ"מ מדמפיק לה לשון ירתון משמע דמהני</w:t>
      </w:r>
    </w:p>
    <w:p w14:paraId="12A42657" w14:textId="77777777" w:rsidR="00224610" w:rsidRDefault="00224610" w:rsidP="00224610">
      <w:pPr>
        <w:pStyle w:val="aff"/>
        <w:rPr>
          <w:rtl/>
        </w:rPr>
      </w:pPr>
      <w:r w:rsidRPr="00224610">
        <w:rPr>
          <w:u w:val="single"/>
          <w:rtl/>
        </w:rPr>
        <w:t>רשב"ם</w:t>
      </w:r>
      <w:r>
        <w:rPr>
          <w:rtl/>
        </w:rPr>
        <w:t xml:space="preserve"> א"ז מצד תנאי ב"ד אלא דירתון מהני כיוון שאין המתנה באה אלא לאחר מיתה</w:t>
      </w:r>
    </w:p>
    <w:p w14:paraId="3E5F85B0" w14:textId="77777777" w:rsidR="00224610" w:rsidRDefault="00224610" w:rsidP="00224610">
      <w:pPr>
        <w:pStyle w:val="aff"/>
        <w:rPr>
          <w:rtl/>
        </w:rPr>
      </w:pPr>
      <w:r>
        <w:rPr>
          <w:rtl/>
        </w:rPr>
        <w:t>ואז הבנים כבר  בעולם</w:t>
      </w:r>
    </w:p>
    <w:p w14:paraId="71987F9C" w14:textId="77777777" w:rsidR="00224610" w:rsidRDefault="00224610" w:rsidP="00224610">
      <w:pPr>
        <w:pStyle w:val="aff"/>
        <w:rPr>
          <w:rtl/>
        </w:rPr>
      </w:pPr>
      <w:r w:rsidRPr="00224610">
        <w:rPr>
          <w:u w:val="single"/>
          <w:rtl/>
        </w:rPr>
        <w:t>והתוס' הקשו</w:t>
      </w:r>
      <w:r>
        <w:rPr>
          <w:rtl/>
        </w:rPr>
        <w:t xml:space="preserve"> דאכתי בשעת הקנאה לא היה בעולם וכדחזינן לקמן [קמא:]</w:t>
      </w:r>
    </w:p>
  </w:footnote>
  <w:footnote w:id="108">
    <w:p w14:paraId="0264793D" w14:textId="77777777" w:rsidR="00224610" w:rsidRDefault="00224610" w:rsidP="00224610">
      <w:pPr>
        <w:pStyle w:val="aff"/>
        <w:rPr>
          <w:rtl/>
        </w:rPr>
      </w:pPr>
      <w:r>
        <w:rPr>
          <w:rStyle w:val="aff1"/>
        </w:rPr>
        <w:footnoteRef/>
      </w:r>
      <w:r>
        <w:rPr>
          <w:rtl/>
        </w:rPr>
        <w:t xml:space="preserve"> </w:t>
      </w:r>
      <w:r w:rsidRPr="00224610">
        <w:rPr>
          <w:u w:val="single"/>
          <w:rtl/>
        </w:rPr>
        <w:t>רשב"ם</w:t>
      </w:r>
      <w:r>
        <w:rPr>
          <w:rtl/>
        </w:rPr>
        <w:t xml:space="preserve"> אע"ג דרבי ס"ל כריב"ב מ"מ במתניתין גריס יסבון ולא ירתון</w:t>
      </w:r>
    </w:p>
    <w:p w14:paraId="638BCC7C" w14:textId="77777777" w:rsidR="00224610" w:rsidRDefault="00224610" w:rsidP="00224610">
      <w:pPr>
        <w:pStyle w:val="aff"/>
        <w:rPr>
          <w:rtl/>
        </w:rPr>
      </w:pPr>
      <w:r>
        <w:rPr>
          <w:rtl/>
        </w:rPr>
        <w:t xml:space="preserve">ולהלכתא -  </w:t>
      </w:r>
      <w:r w:rsidRPr="00224610">
        <w:rPr>
          <w:u w:val="single"/>
          <w:rtl/>
        </w:rPr>
        <w:t>לרשב"ם ולר"י</w:t>
      </w:r>
      <w:r>
        <w:rPr>
          <w:rtl/>
        </w:rPr>
        <w:t xml:space="preserve"> פשטינן דהלכתא כריב"ב ואפי' בבריא</w:t>
      </w:r>
    </w:p>
    <w:p w14:paraId="05309B27" w14:textId="77777777" w:rsidR="00224610" w:rsidRDefault="00224610" w:rsidP="00224610">
      <w:pPr>
        <w:pStyle w:val="aff"/>
        <w:rPr>
          <w:rtl/>
        </w:rPr>
      </w:pPr>
      <w:r w:rsidRPr="00224610">
        <w:rPr>
          <w:u w:val="single"/>
          <w:rtl/>
        </w:rPr>
        <w:t xml:space="preserve">לתוס' ולרשב"ם </w:t>
      </w:r>
      <w:r>
        <w:rPr>
          <w:rtl/>
        </w:rPr>
        <w:t>העיקרי לא פשטינן לאיבעיא</w:t>
      </w:r>
    </w:p>
  </w:footnote>
  <w:footnote w:id="109">
    <w:p w14:paraId="75C6794B" w14:textId="77777777" w:rsidR="009B524C" w:rsidRDefault="009B524C" w:rsidP="009B524C">
      <w:pPr>
        <w:pStyle w:val="aff"/>
        <w:rPr>
          <w:rtl/>
        </w:rPr>
      </w:pPr>
      <w:r>
        <w:rPr>
          <w:rStyle w:val="aff1"/>
        </w:rPr>
        <w:footnoteRef/>
      </w:r>
      <w:r>
        <w:rPr>
          <w:rtl/>
        </w:rPr>
        <w:t xml:space="preserve"> רשב"ם פירות או אפי' מן הקרקע</w:t>
      </w:r>
    </w:p>
    <w:p w14:paraId="5A2820C4" w14:textId="77777777" w:rsidR="009B524C" w:rsidRDefault="009B524C" w:rsidP="009B524C">
      <w:pPr>
        <w:pStyle w:val="aff"/>
      </w:pPr>
      <w:r>
        <w:rPr>
          <w:rtl/>
        </w:rPr>
        <w:t>ותוס' רק פירות והחידוש דיכולה לגבות גם משדה שאין לה בה פירות</w:t>
      </w:r>
    </w:p>
  </w:footnote>
  <w:footnote w:id="110">
    <w:p w14:paraId="507DD60B" w14:textId="77777777" w:rsidR="009B524C" w:rsidRDefault="009B524C" w:rsidP="009B524C">
      <w:pPr>
        <w:pStyle w:val="aff"/>
        <w:rPr>
          <w:rtl/>
        </w:rPr>
      </w:pPr>
      <w:r>
        <w:rPr>
          <w:rStyle w:val="aff1"/>
        </w:rPr>
        <w:footnoteRef/>
      </w:r>
      <w:r>
        <w:rPr>
          <w:rtl/>
        </w:rPr>
        <w:t xml:space="preserve"> </w:t>
      </w:r>
      <w:r w:rsidRPr="005131AA">
        <w:rPr>
          <w:rtl/>
        </w:rPr>
        <w:t>[ואינה מחילה בטעות דהרי אי מצי בעל מסלק לבע"ח בזוזי דמכאן להבא הוא גובה]</w:t>
      </w:r>
    </w:p>
  </w:footnote>
  <w:footnote w:id="111">
    <w:p w14:paraId="068951D8" w14:textId="77777777" w:rsidR="009B524C" w:rsidRDefault="009B524C" w:rsidP="009B524C">
      <w:pPr>
        <w:pStyle w:val="aff"/>
        <w:rPr>
          <w:rtl/>
        </w:rPr>
      </w:pPr>
      <w:r>
        <w:rPr>
          <w:rStyle w:val="aff1"/>
        </w:rPr>
        <w:footnoteRef/>
      </w:r>
      <w:r>
        <w:rPr>
          <w:rtl/>
        </w:rPr>
        <w:t xml:space="preserve"> </w:t>
      </w:r>
      <w:r w:rsidRPr="00282A9E">
        <w:rPr>
          <w:rtl/>
        </w:rPr>
        <w:t>[ולתוס' מוכרח דשווין הן]</w:t>
      </w:r>
    </w:p>
  </w:footnote>
  <w:footnote w:id="112">
    <w:p w14:paraId="159C7CA5" w14:textId="77777777" w:rsidR="00944030" w:rsidRDefault="00944030" w:rsidP="00944030">
      <w:pPr>
        <w:pStyle w:val="aff"/>
        <w:rPr>
          <w:rtl/>
        </w:rPr>
      </w:pPr>
      <w:r>
        <w:rPr>
          <w:rStyle w:val="aff1"/>
        </w:rPr>
        <w:footnoteRef/>
      </w:r>
      <w:r>
        <w:rPr>
          <w:rtl/>
        </w:rPr>
        <w:t xml:space="preserve"> </w:t>
      </w:r>
      <w:r>
        <w:rPr>
          <w:rFonts w:hint="cs"/>
          <w:rtl/>
        </w:rPr>
        <w:t>כתבנו לפירוש רשב''ם: אבל לתוס'</w:t>
      </w:r>
      <w:r w:rsidRPr="00017333">
        <w:rPr>
          <w:rtl/>
        </w:rPr>
        <w:t xml:space="preserve"> </w:t>
      </w:r>
      <w:r>
        <w:rPr>
          <w:rtl/>
        </w:rPr>
        <w:t>רשב"א בתוס'- שמאי- שהאב הדיר בניו בחייו ובמותו לכך  נתן ליב"ע שיתן לבניו</w:t>
      </w:r>
      <w:r>
        <w:rPr>
          <w:rFonts w:hint="cs"/>
          <w:rtl/>
        </w:rPr>
        <w:t xml:space="preserve">, </w:t>
      </w:r>
      <w:r>
        <w:rPr>
          <w:rtl/>
        </w:rPr>
        <w:t>וא"כ אכתי לא הותרו הבנים במתנת יב"ע</w:t>
      </w:r>
      <w:r>
        <w:rPr>
          <w:rFonts w:hint="cs"/>
          <w:rtl/>
        </w:rPr>
        <w:t xml:space="preserve">, </w:t>
      </w:r>
      <w:r>
        <w:rPr>
          <w:rtl/>
        </w:rPr>
        <w:t xml:space="preserve">    ויב"ע ענהו שזו היה מתנה גמורה שאם רצה היה מקדיש או מוכר</w:t>
      </w:r>
      <w:r>
        <w:rPr>
          <w:rFonts w:hint="cs"/>
          <w:rtl/>
        </w:rPr>
        <w:t xml:space="preserve">, </w:t>
      </w:r>
      <w:r>
        <w:rPr>
          <w:rtl/>
        </w:rPr>
        <w:t>[וההוא מעשה מסתבר שהובא בירושלמי רק בהיפוך השיטות]</w:t>
      </w:r>
    </w:p>
  </w:footnote>
  <w:footnote w:id="113">
    <w:p w14:paraId="2F6693A5" w14:textId="77777777" w:rsidR="00944030" w:rsidRDefault="00944030" w:rsidP="00944030">
      <w:pPr>
        <w:pStyle w:val="aff"/>
        <w:rPr>
          <w:rtl/>
        </w:rPr>
      </w:pPr>
      <w:r>
        <w:rPr>
          <w:rStyle w:val="aff1"/>
        </w:rPr>
        <w:footnoteRef/>
      </w:r>
      <w:r>
        <w:rPr>
          <w:rtl/>
        </w:rPr>
        <w:t xml:space="preserve"> מדינא מאתרוג: א. דהתם באמת קדיש לזמן</w:t>
      </w:r>
    </w:p>
    <w:p w14:paraId="0D3AE248" w14:textId="77777777" w:rsidR="00944030" w:rsidRDefault="00944030" w:rsidP="00944030">
      <w:pPr>
        <w:pStyle w:val="aff"/>
        <w:rPr>
          <w:rtl/>
        </w:rPr>
      </w:pPr>
      <w:r>
        <w:rPr>
          <w:rtl/>
        </w:rPr>
        <w:t>ועוד דגם אם אין יכול להקדישו הוויא מתנה משא"כ הכא שנתן ע"מ שיאכל אביו ותו לא</w:t>
      </w:r>
    </w:p>
    <w:p w14:paraId="2707A69F" w14:textId="77777777" w:rsidR="00944030" w:rsidRDefault="00944030" w:rsidP="00944030">
      <w:pPr>
        <w:pStyle w:val="aff"/>
        <w:rPr>
          <w:rtl/>
        </w:rPr>
      </w:pPr>
      <w:r>
        <w:rPr>
          <w:rtl/>
        </w:rPr>
        <w:t>ונדרים שאני דויתור אסור ומחמירינן בהך</w:t>
      </w:r>
    </w:p>
  </w:footnote>
  <w:footnote w:id="114">
    <w:p w14:paraId="6B8FD9A8" w14:textId="77777777" w:rsidR="00944030" w:rsidRDefault="00944030" w:rsidP="00944030">
      <w:pPr>
        <w:pStyle w:val="aff"/>
        <w:rPr>
          <w:rtl/>
        </w:rPr>
      </w:pPr>
      <w:r>
        <w:rPr>
          <w:rStyle w:val="aff1"/>
        </w:rPr>
        <w:footnoteRef/>
      </w:r>
      <w:r>
        <w:rPr>
          <w:rtl/>
        </w:rPr>
        <w:t xml:space="preserve"> </w:t>
      </w:r>
      <w:r>
        <w:rPr>
          <w:rFonts w:hint="cs"/>
          <w:rtl/>
        </w:rPr>
        <w:t xml:space="preserve">רשב''ם: </w:t>
      </w:r>
      <w:r w:rsidRPr="009B2D95">
        <w:rPr>
          <w:rtl/>
        </w:rPr>
        <w:t>מתוך עיונו להבין דבר מתוך דבר ביותר,</w:t>
      </w:r>
    </w:p>
  </w:footnote>
  <w:footnote w:id="115">
    <w:p w14:paraId="089DEF35" w14:textId="77777777" w:rsidR="00944030" w:rsidRDefault="00944030" w:rsidP="00944030">
      <w:pPr>
        <w:pStyle w:val="aff"/>
      </w:pPr>
      <w:r>
        <w:rPr>
          <w:rStyle w:val="aff1"/>
        </w:rPr>
        <w:footnoteRef/>
      </w:r>
      <w:r>
        <w:rPr>
          <w:rtl/>
        </w:rPr>
        <w:t xml:space="preserve"> </w:t>
      </w:r>
      <w:r>
        <w:rPr>
          <w:rFonts w:hint="cs"/>
          <w:rtl/>
        </w:rPr>
        <w:t>ל</w:t>
      </w:r>
      <w:r>
        <w:rPr>
          <w:rtl/>
        </w:rPr>
        <w:t>יתא קלא ומל"ל במקום  עדים לא אמרינן</w:t>
      </w:r>
      <w:r>
        <w:rPr>
          <w:rFonts w:hint="cs"/>
          <w:rtl/>
        </w:rPr>
        <w:t xml:space="preserve">, </w:t>
      </w:r>
      <w:r>
        <w:rPr>
          <w:rtl/>
        </w:rPr>
        <w:t>ויקשה דמילתא דפשיטא היא דאל"ה אמאי תיקנו זמן בגיטין [תוס']</w:t>
      </w:r>
      <w:r>
        <w:rPr>
          <w:rFonts w:hint="cs"/>
          <w:rtl/>
        </w:rPr>
        <w:t xml:space="preserve"> </w:t>
      </w:r>
      <w:r>
        <w:rPr>
          <w:rtl/>
        </w:rPr>
        <w:t>אבל להא דיש לו בן נאמן דאין לזה קלא</w:t>
      </w:r>
    </w:p>
  </w:footnote>
  <w:footnote w:id="116">
    <w:p w14:paraId="2DEE6A65" w14:textId="77777777" w:rsidR="00944030" w:rsidRDefault="00944030" w:rsidP="00944030">
      <w:pPr>
        <w:pStyle w:val="aff"/>
      </w:pPr>
      <w:r>
        <w:rPr>
          <w:rStyle w:val="aff1"/>
        </w:rPr>
        <w:footnoteRef/>
      </w:r>
      <w:r>
        <w:rPr>
          <w:rtl/>
        </w:rPr>
        <w:t xml:space="preserve"> </w:t>
      </w:r>
      <w:r>
        <w:rPr>
          <w:rFonts w:hint="cs"/>
          <w:rtl/>
        </w:rPr>
        <w:t xml:space="preserve">והחידוש </w:t>
      </w:r>
      <w:r w:rsidRPr="00051597">
        <w:rPr>
          <w:rtl/>
        </w:rPr>
        <w:t>דלא אמרינן מתוך דנאמן על פלוני נאמן עליה</w:t>
      </w:r>
      <w:r>
        <w:rPr>
          <w:rFonts w:hint="cs"/>
          <w:rtl/>
        </w:rPr>
        <w:t>.</w:t>
      </w:r>
    </w:p>
  </w:footnote>
  <w:footnote w:id="117">
    <w:p w14:paraId="4FD50C45" w14:textId="77777777" w:rsidR="00E43B22" w:rsidRDefault="00E43B22" w:rsidP="00E43B22">
      <w:pPr>
        <w:pStyle w:val="aff"/>
        <w:rPr>
          <w:rtl/>
        </w:rPr>
      </w:pPr>
      <w:r>
        <w:rPr>
          <w:rStyle w:val="aff1"/>
        </w:rPr>
        <w:footnoteRef/>
      </w:r>
      <w:r>
        <w:rPr>
          <w:rtl/>
        </w:rPr>
        <w:t xml:space="preserve"> ר"י מותרת לכל העולם חוץ מלכהונה דהא מיגו דגירשתי הוא</w:t>
      </w:r>
    </w:p>
    <w:p w14:paraId="49CACD90" w14:textId="3B448E54" w:rsidR="00E43B22" w:rsidRDefault="00E43B22" w:rsidP="00E43B22">
      <w:pPr>
        <w:pStyle w:val="aff"/>
        <w:rPr>
          <w:rtl/>
        </w:rPr>
      </w:pPr>
      <w:r>
        <w:rPr>
          <w:rtl/>
        </w:rPr>
        <w:t>רב מנחם אין זקוקה לכהונה וחוזרת לכהונת בי נשא לאכול בתרומה</w:t>
      </w:r>
    </w:p>
  </w:footnote>
  <w:footnote w:id="118">
    <w:p w14:paraId="12F47069" w14:textId="77777777" w:rsidR="008C15F9" w:rsidRDefault="008C15F9" w:rsidP="008C15F9">
      <w:pPr>
        <w:pStyle w:val="aff"/>
        <w:rPr>
          <w:rtl/>
        </w:rPr>
      </w:pPr>
      <w:r>
        <w:rPr>
          <w:rStyle w:val="aff1"/>
        </w:rPr>
        <w:footnoteRef/>
      </w:r>
      <w:r>
        <w:rPr>
          <w:rtl/>
        </w:rPr>
        <w:t xml:space="preserve"> א. דמשמרת עצמה מזנות ואוקמה אחזקה ואיסור קל הוא אם נישאת לכהן</w:t>
      </w:r>
    </w:p>
    <w:p w14:paraId="48BBC602" w14:textId="262EB198" w:rsidR="008C15F9" w:rsidRDefault="008C15F9" w:rsidP="008C15F9">
      <w:pPr>
        <w:pStyle w:val="aff"/>
        <w:rPr>
          <w:rtl/>
        </w:rPr>
      </w:pPr>
      <w:r>
        <w:rPr>
          <w:rFonts w:hint="cs"/>
          <w:rtl/>
        </w:rPr>
        <w:t xml:space="preserve">ב. </w:t>
      </w:r>
      <w:r>
        <w:rPr>
          <w:rtl/>
        </w:rPr>
        <w:t>דשאני שבויה דמנוולה נפשה לגבי שבאי</w:t>
      </w:r>
    </w:p>
  </w:footnote>
  <w:footnote w:id="119">
    <w:p w14:paraId="7D18DC8C" w14:textId="77777777" w:rsidR="008C15F9" w:rsidRDefault="008C15F9" w:rsidP="008C15F9">
      <w:pPr>
        <w:pStyle w:val="aff"/>
        <w:rPr>
          <w:rtl/>
        </w:rPr>
      </w:pPr>
      <w:r>
        <w:rPr>
          <w:rStyle w:val="aff1"/>
        </w:rPr>
        <w:footnoteRef/>
      </w:r>
      <w:r>
        <w:rPr>
          <w:rtl/>
        </w:rPr>
        <w:t xml:space="preserve"> ואף אי הילכתא בכולהו דוכתי דמנה לי בידך והלה אומר איני יודע פטור</w:t>
      </w:r>
    </w:p>
    <w:p w14:paraId="3DD1DCB9" w14:textId="77777777" w:rsidR="008C15F9" w:rsidRDefault="008C15F9" w:rsidP="008C15F9">
      <w:pPr>
        <w:pStyle w:val="aff"/>
        <w:rPr>
          <w:rtl/>
        </w:rPr>
      </w:pPr>
      <w:r>
        <w:rPr>
          <w:rtl/>
        </w:rPr>
        <w:t>דהלכתא כר"י מחברו וכר"נ בדיני ורק צריך להישבע שבועת היסת</w:t>
      </w:r>
    </w:p>
    <w:p w14:paraId="370D7468" w14:textId="77777777" w:rsidR="008C15F9" w:rsidRDefault="008C15F9" w:rsidP="008C15F9">
      <w:pPr>
        <w:pStyle w:val="aff"/>
        <w:rPr>
          <w:rtl/>
        </w:rPr>
      </w:pPr>
      <w:r>
        <w:rPr>
          <w:rtl/>
        </w:rPr>
        <w:t>אמר אביי דמ"מ מהכא אין להוכיח דהכא ספק וספק הוא ואוקי ממון בחזקת מריה</w:t>
      </w:r>
    </w:p>
    <w:p w14:paraId="611E6CD2" w14:textId="6203DD42" w:rsidR="008C15F9" w:rsidRDefault="008C15F9" w:rsidP="008C15F9">
      <w:pPr>
        <w:pStyle w:val="aff"/>
        <w:rPr>
          <w:rtl/>
        </w:rPr>
      </w:pPr>
      <w:r>
        <w:rPr>
          <w:rtl/>
        </w:rPr>
        <w:t>והברי ע"י אחר ובכה"ג יכלי למימר לאו בעל דברים דידי את</w:t>
      </w:r>
      <w:r>
        <w:rPr>
          <w:rFonts w:hint="cs"/>
          <w:rtl/>
        </w:rPr>
        <w:t>.</w:t>
      </w:r>
    </w:p>
    <w:p w14:paraId="67419A0A" w14:textId="77777777" w:rsidR="008C15F9" w:rsidRDefault="008C15F9" w:rsidP="008C15F9">
      <w:pPr>
        <w:pStyle w:val="aff"/>
        <w:rPr>
          <w:rtl/>
        </w:rPr>
      </w:pPr>
      <w:r>
        <w:rPr>
          <w:rtl/>
        </w:rPr>
        <w:t>לר"י ברי ושמא הברי עדיף ודווקא בברי טוב וכגון בהלוואה [משא"כ בכה"ג דשור שנגח]</w:t>
      </w:r>
    </w:p>
    <w:p w14:paraId="58D3E062" w14:textId="5ABF6519" w:rsidR="008C15F9" w:rsidRDefault="008C15F9" w:rsidP="008C15F9">
      <w:pPr>
        <w:pStyle w:val="aff"/>
        <w:rPr>
          <w:rtl/>
        </w:rPr>
      </w:pPr>
      <w:r>
        <w:rPr>
          <w:rtl/>
        </w:rPr>
        <w:t>ואביי דהכא לא משווי לחילוק זה ומוקי לה "לזה כלל גדול בדין" למילי אחריתי</w:t>
      </w:r>
    </w:p>
  </w:footnote>
  <w:footnote w:id="120">
    <w:p w14:paraId="25D8B469" w14:textId="77777777" w:rsidR="008C15F9" w:rsidRDefault="008C15F9" w:rsidP="008C15F9">
      <w:pPr>
        <w:pStyle w:val="aff"/>
        <w:rPr>
          <w:rtl/>
        </w:rPr>
      </w:pPr>
      <w:r>
        <w:rPr>
          <w:rStyle w:val="aff1"/>
        </w:rPr>
        <w:footnoteRef/>
      </w:r>
      <w:r>
        <w:rPr>
          <w:rtl/>
        </w:rPr>
        <w:t xml:space="preserve"> לרשב"ם בבריא אין יכול לחזור בו משא"כ  בשכ"מ דיתיקי מבטלת דייתיקי</w:t>
      </w:r>
    </w:p>
    <w:p w14:paraId="41FA2951" w14:textId="058DE9A7" w:rsidR="008C15F9" w:rsidRDefault="008C15F9" w:rsidP="008C15F9">
      <w:pPr>
        <w:pStyle w:val="aff"/>
        <w:rPr>
          <w:rtl/>
        </w:rPr>
      </w:pPr>
      <w:r>
        <w:rPr>
          <w:rtl/>
        </w:rPr>
        <w:t>לתוס' מהיום אי לא אחזור בי עד לאחר מיתה דבלא זה יכול לחזור בו [וכדאשכחנא בב"מ יח.]</w:t>
      </w:r>
    </w:p>
    <w:p w14:paraId="5A3B0E5A" w14:textId="565D3AA1" w:rsidR="008C15F9" w:rsidRDefault="008C15F9" w:rsidP="008C15F9">
      <w:pPr>
        <w:pStyle w:val="aff"/>
        <w:rPr>
          <w:rtl/>
        </w:rPr>
      </w:pPr>
      <w:r>
        <w:rPr>
          <w:rtl/>
        </w:rPr>
        <w:t>כתוב גט לכשאכניסנה אגרשנה מדרבנן לא הוויא גט</w:t>
      </w:r>
      <w:r>
        <w:rPr>
          <w:rFonts w:hint="cs"/>
          <w:rtl/>
        </w:rPr>
        <w:t xml:space="preserve">, </w:t>
      </w:r>
      <w:r>
        <w:rPr>
          <w:rtl/>
        </w:rPr>
        <w:t>שלא יאמרו גיטה קודם לבנה</w:t>
      </w:r>
    </w:p>
    <w:p w14:paraId="09684AE6" w14:textId="26A27FB8" w:rsidR="008C15F9" w:rsidRDefault="008C15F9" w:rsidP="008C15F9">
      <w:pPr>
        <w:pStyle w:val="aff"/>
        <w:rPr>
          <w:rtl/>
        </w:rPr>
      </w:pPr>
      <w:r>
        <w:rPr>
          <w:rtl/>
        </w:rPr>
        <w:t>ודווקא כתב בזמן שעמד בה דאי כתב זמן שאחר הנישואין הויא גט לגמרי</w:t>
      </w:r>
    </w:p>
  </w:footnote>
  <w:footnote w:id="121">
    <w:p w14:paraId="105C75C3" w14:textId="77777777" w:rsidR="00A46A35" w:rsidRDefault="00A46A35" w:rsidP="00A46A35">
      <w:pPr>
        <w:pStyle w:val="aff"/>
        <w:rPr>
          <w:rtl/>
        </w:rPr>
      </w:pPr>
      <w:r>
        <w:rPr>
          <w:rStyle w:val="aff1"/>
        </w:rPr>
        <w:footnoteRef/>
      </w:r>
      <w:r>
        <w:rPr>
          <w:rtl/>
        </w:rPr>
        <w:t xml:space="preserve"> [והא דאתקין רב לאפוקי מדרבי יוסי היינו דווקא במילי דגט דאין בו קנין</w:t>
      </w:r>
    </w:p>
    <w:p w14:paraId="461E73D6" w14:textId="77777777" w:rsidR="00A46A35" w:rsidRDefault="00A46A35" w:rsidP="00A46A35">
      <w:pPr>
        <w:pStyle w:val="aff"/>
        <w:rPr>
          <w:rtl/>
        </w:rPr>
      </w:pPr>
      <w:r>
        <w:rPr>
          <w:rtl/>
        </w:rPr>
        <w:t>ועוד דמשום חומרא דעריות החמירו</w:t>
      </w:r>
    </w:p>
    <w:p w14:paraId="10443B53" w14:textId="194EA2D9" w:rsidR="00A46A35" w:rsidRDefault="00A46A35" w:rsidP="00A46A35">
      <w:pPr>
        <w:pStyle w:val="aff"/>
        <w:rPr>
          <w:rtl/>
        </w:rPr>
      </w:pPr>
      <w:r>
        <w:rPr>
          <w:rtl/>
        </w:rPr>
        <w:t>ולגאונים המנהג אפי' בממון כרב יהודה משום דסוגייא דשמעתתא כר' יהודה]</w:t>
      </w:r>
    </w:p>
  </w:footnote>
  <w:footnote w:id="122">
    <w:p w14:paraId="335EDAA6" w14:textId="7D885A2A" w:rsidR="007F7725" w:rsidRDefault="007F7725">
      <w:pPr>
        <w:pStyle w:val="aff"/>
        <w:rPr>
          <w:rtl/>
        </w:rPr>
      </w:pPr>
      <w:r>
        <w:rPr>
          <w:rStyle w:val="aff1"/>
        </w:rPr>
        <w:footnoteRef/>
      </w:r>
      <w:r>
        <w:rPr>
          <w:rtl/>
        </w:rPr>
        <w:t xml:space="preserve"> </w:t>
      </w:r>
      <w:r w:rsidRPr="007F7725">
        <w:rPr>
          <w:rtl/>
        </w:rPr>
        <w:t>והקשו התוס' דהא אין למדין משיטה אחרונה וכדמצינן לקמן קסב. אלא מיירי קודם שיטה אחרונה</w:t>
      </w:r>
    </w:p>
  </w:footnote>
  <w:footnote w:id="123">
    <w:p w14:paraId="5FB79270" w14:textId="77777777" w:rsidR="007F7725" w:rsidRPr="007F7725" w:rsidRDefault="007F7725" w:rsidP="007F7725">
      <w:pPr>
        <w:pStyle w:val="aff"/>
        <w:rPr>
          <w:rtl/>
        </w:rPr>
      </w:pPr>
      <w:r>
        <w:rPr>
          <w:rStyle w:val="aff1"/>
        </w:rPr>
        <w:footnoteRef/>
      </w:r>
      <w:r>
        <w:rPr>
          <w:rtl/>
        </w:rPr>
        <w:t xml:space="preserve"> </w:t>
      </w:r>
      <w:r w:rsidRPr="007F7725">
        <w:rPr>
          <w:b/>
          <w:rtl/>
        </w:rPr>
        <w:t>רשב"ם</w:t>
      </w:r>
      <w:r w:rsidRPr="007F7725">
        <w:rPr>
          <w:rtl/>
        </w:rPr>
        <w:t xml:space="preserve"> ואפי' כשמת האב אח"כ דסילק נפשו משעת מכירה ולכך  יחזרו ליורשי האב</w:t>
      </w:r>
    </w:p>
    <w:p w14:paraId="2079C15C" w14:textId="77777777" w:rsidR="007F7725" w:rsidRDefault="007F7725" w:rsidP="007F7725">
      <w:pPr>
        <w:pStyle w:val="aff"/>
        <w:rPr>
          <w:rtl/>
        </w:rPr>
      </w:pPr>
      <w:r w:rsidRPr="007F7725">
        <w:rPr>
          <w:b/>
          <w:rtl/>
        </w:rPr>
        <w:t xml:space="preserve">ריב"ם </w:t>
      </w:r>
      <w:r w:rsidRPr="007F7725">
        <w:rPr>
          <w:rtl/>
        </w:rPr>
        <w:t>יחזרו ליורשי הבן דהבן יורש בקבר דשפיר קרינן לבן בנו נפשיה לגבי לוקח</w:t>
      </w:r>
    </w:p>
    <w:p w14:paraId="7A9E7614" w14:textId="77777777" w:rsidR="007F7725" w:rsidRDefault="007F7725" w:rsidP="007F7725">
      <w:pPr>
        <w:pStyle w:val="aff"/>
        <w:rPr>
          <w:rtl/>
        </w:rPr>
      </w:pPr>
      <w:r>
        <w:rPr>
          <w:rtl/>
        </w:rPr>
        <w:t>ולר"י לא קשיא טעם שהצריכו תקנת אושא+</w:t>
      </w:r>
    </w:p>
    <w:p w14:paraId="2C24C8CA" w14:textId="77777777" w:rsidR="007F7725" w:rsidRDefault="007F7725" w:rsidP="007F7725">
      <w:pPr>
        <w:pStyle w:val="aff"/>
        <w:rPr>
          <w:rtl/>
        </w:rPr>
      </w:pPr>
      <w:r>
        <w:rPr>
          <w:rtl/>
        </w:rPr>
        <w:t>דמיירי התם דא"ל דו"ד אין לי בנכסייך ובפירי פירותיך</w:t>
      </w:r>
    </w:p>
    <w:p w14:paraId="2D125941" w14:textId="47DF6997" w:rsidR="007F7725" w:rsidRDefault="007F7725" w:rsidP="00D61C23">
      <w:pPr>
        <w:pStyle w:val="aff"/>
      </w:pPr>
      <w:r>
        <w:rPr>
          <w:rtl/>
        </w:rPr>
        <w:t>ועוד דהתם קנין פירות דבעל אינו אלא מדרבנן ולא הויא קנין הגוף [תוס']</w:t>
      </w:r>
    </w:p>
  </w:footnote>
  <w:footnote w:id="124">
    <w:p w14:paraId="1EF46AAE" w14:textId="77777777" w:rsidR="00D61C23" w:rsidRDefault="00D61C23" w:rsidP="00D61C23">
      <w:pPr>
        <w:pStyle w:val="aff"/>
        <w:rPr>
          <w:rtl/>
        </w:rPr>
      </w:pPr>
      <w:r>
        <w:rPr>
          <w:rStyle w:val="aff1"/>
        </w:rPr>
        <w:footnoteRef/>
      </w:r>
      <w:r>
        <w:rPr>
          <w:rtl/>
        </w:rPr>
        <w:t xml:space="preserve"> רשב"ם מביא –מדאורייתא דאשר תביא</w:t>
      </w:r>
    </w:p>
    <w:p w14:paraId="21AD5ABF" w14:textId="77777777" w:rsidR="00D61C23" w:rsidRDefault="00D61C23" w:rsidP="00D61C23">
      <w:pPr>
        <w:pStyle w:val="aff"/>
        <w:rPr>
          <w:rtl/>
        </w:rPr>
      </w:pPr>
      <w:r>
        <w:rPr>
          <w:rtl/>
        </w:rPr>
        <w:t xml:space="preserve">         ואינו קורא שאינו יכול לקרות לי</w:t>
      </w:r>
    </w:p>
    <w:p w14:paraId="127F1A72" w14:textId="77777777" w:rsidR="00D61C23" w:rsidRDefault="00D61C23" w:rsidP="00D61C23">
      <w:pPr>
        <w:pStyle w:val="aff"/>
        <w:rPr>
          <w:rtl/>
        </w:rPr>
      </w:pPr>
      <w:r>
        <w:rPr>
          <w:rtl/>
        </w:rPr>
        <w:t>תוס' מביא תקנה משום קנין פירות</w:t>
      </w:r>
    </w:p>
    <w:p w14:paraId="34CC1C0F" w14:textId="31263EB6" w:rsidR="00D61C23" w:rsidRDefault="00D61C23" w:rsidP="00D61C23">
      <w:pPr>
        <w:pStyle w:val="aff"/>
      </w:pPr>
      <w:r>
        <w:rPr>
          <w:rtl/>
        </w:rPr>
        <w:t xml:space="preserve">      ואינו קורא דמיחזי כשיקרא או משום דאתי לאפקועי מתרו"מ</w:t>
      </w:r>
    </w:p>
  </w:footnote>
  <w:footnote w:id="125">
    <w:p w14:paraId="6B7AE49E" w14:textId="74BC65FF" w:rsidR="00D61C23" w:rsidRDefault="00D61C23" w:rsidP="00653365">
      <w:pPr>
        <w:pStyle w:val="aff"/>
        <w:rPr>
          <w:rtl/>
        </w:rPr>
      </w:pPr>
      <w:r>
        <w:rPr>
          <w:rStyle w:val="aff1"/>
        </w:rPr>
        <w:footnoteRef/>
      </w:r>
      <w:r>
        <w:rPr>
          <w:rtl/>
        </w:rPr>
        <w:t xml:space="preserve"> רשב"ם וקשיא לר"י דמוכח דקפלכהג"ד</w:t>
      </w:r>
      <w:r w:rsidR="00653365">
        <w:rPr>
          <w:rFonts w:hint="cs"/>
          <w:rtl/>
        </w:rPr>
        <w:t xml:space="preserve">, </w:t>
      </w:r>
      <w:r>
        <w:rPr>
          <w:rtl/>
        </w:rPr>
        <w:t>ומתרצינן דלר"י תנאי היא [אבל לר"ל כולהו ברייתות כוותיה]</w:t>
      </w:r>
    </w:p>
    <w:p w14:paraId="1E4FB83C" w14:textId="7FA4528E" w:rsidR="00D61C23" w:rsidRDefault="00D61C23" w:rsidP="00D61C23">
      <w:pPr>
        <w:pStyle w:val="aff"/>
        <w:rPr>
          <w:rtl/>
        </w:rPr>
      </w:pPr>
      <w:r>
        <w:rPr>
          <w:rtl/>
        </w:rPr>
        <w:t>תוס' הקשו דהא בהרבה דוכתי מצינו האי פלוגתא</w:t>
      </w:r>
      <w:r>
        <w:rPr>
          <w:rFonts w:hint="cs"/>
          <w:rtl/>
        </w:rPr>
        <w:t xml:space="preserve">, </w:t>
      </w:r>
      <w:r>
        <w:rPr>
          <w:rtl/>
        </w:rPr>
        <w:t>ועוד דלפ"ז צריך לשנות הגירסא לאחריך</w:t>
      </w:r>
    </w:p>
    <w:p w14:paraId="1DE33A93" w14:textId="094EE6BC" w:rsidR="00D61C23" w:rsidRDefault="00D61C23" w:rsidP="00D61C23">
      <w:pPr>
        <w:pStyle w:val="aff"/>
      </w:pPr>
      <w:r>
        <w:rPr>
          <w:rtl/>
        </w:rPr>
        <w:t>לכך  פירשו דקשיא לר"ל דאי אחריך שאני אין סברא לומר דאחריך לאו כלום הוא</w:t>
      </w:r>
      <w:r>
        <w:rPr>
          <w:rFonts w:hint="cs"/>
          <w:rtl/>
        </w:rPr>
        <w:t xml:space="preserve">, </w:t>
      </w:r>
      <w:r>
        <w:rPr>
          <w:rtl/>
        </w:rPr>
        <w:t xml:space="preserve">             ומתרצינן דאחריך נמי תנאי היא</w:t>
      </w:r>
    </w:p>
  </w:footnote>
  <w:footnote w:id="126">
    <w:p w14:paraId="40C2882C" w14:textId="77777777" w:rsidR="00050FE6" w:rsidRDefault="00050FE6" w:rsidP="00050FE6">
      <w:pPr>
        <w:pStyle w:val="aff"/>
        <w:rPr>
          <w:rtl/>
        </w:rPr>
      </w:pPr>
      <w:r>
        <w:rPr>
          <w:rStyle w:val="aff1"/>
        </w:rPr>
        <w:footnoteRef/>
      </w:r>
      <w:r>
        <w:rPr>
          <w:rtl/>
        </w:rPr>
        <w:t xml:space="preserve"> לר"י לרשב"ם חלקו אי קפכקהג"ד או לכקהג"ד</w:t>
      </w:r>
    </w:p>
    <w:p w14:paraId="3EDF4AEB" w14:textId="01EEC73F" w:rsidR="00050FE6" w:rsidRDefault="00050FE6" w:rsidP="00050FE6">
      <w:pPr>
        <w:pStyle w:val="aff"/>
        <w:rPr>
          <w:rtl/>
        </w:rPr>
      </w:pPr>
      <w:r>
        <w:rPr>
          <w:rtl/>
        </w:rPr>
        <w:t>ולתוס' אפי' לר"י טעמיה דרשב"ג משום דאחריך שאני דאל"ה פשיטא</w:t>
      </w:r>
    </w:p>
  </w:footnote>
  <w:footnote w:id="127">
    <w:p w14:paraId="67BBA26A" w14:textId="77777777" w:rsidR="00653365" w:rsidRDefault="00653365" w:rsidP="00653365">
      <w:pPr>
        <w:pStyle w:val="aff"/>
        <w:rPr>
          <w:rtl/>
        </w:rPr>
      </w:pPr>
      <w:r>
        <w:rPr>
          <w:rStyle w:val="aff1"/>
        </w:rPr>
        <w:footnoteRef/>
      </w:r>
      <w:r>
        <w:rPr>
          <w:rtl/>
        </w:rPr>
        <w:t xml:space="preserve"> והדרכם לא כתב כההיא דטלית ועיסת ותבואת וחלת ותרומת השותפין</w:t>
      </w:r>
    </w:p>
    <w:p w14:paraId="2452BB37" w14:textId="77777777" w:rsidR="00653365" w:rsidRDefault="00653365" w:rsidP="00653365">
      <w:pPr>
        <w:pStyle w:val="aff"/>
        <w:rPr>
          <w:rtl/>
        </w:rPr>
      </w:pPr>
      <w:r>
        <w:rPr>
          <w:rtl/>
        </w:rPr>
        <w:t>באתרוג של כל הקהל מאי דמברכינן משום דכ"א נותן חלקו במתנה</w:t>
      </w:r>
    </w:p>
    <w:p w14:paraId="14E4E661" w14:textId="77777777" w:rsidR="00653365" w:rsidRDefault="00653365" w:rsidP="00653365">
      <w:pPr>
        <w:pStyle w:val="aff"/>
        <w:rPr>
          <w:rtl/>
        </w:rPr>
      </w:pPr>
      <w:r>
        <w:rPr>
          <w:rtl/>
        </w:rPr>
        <w:t>בקונטרס לא גריס אבל פריש או רימון לא</w:t>
      </w:r>
    </w:p>
    <w:p w14:paraId="3B7104BA" w14:textId="2C66CFF6" w:rsidR="00653365" w:rsidRDefault="00653365" w:rsidP="00653365">
      <w:pPr>
        <w:pStyle w:val="aff"/>
        <w:rPr>
          <w:rtl/>
        </w:rPr>
      </w:pPr>
      <w:r>
        <w:rPr>
          <w:rtl/>
        </w:rPr>
        <w:t>ובתוס' פרשו בדוחק דאי יש לו רק פריש או רימון אזי יקפיד על האתרוג</w:t>
      </w:r>
    </w:p>
  </w:footnote>
  <w:footnote w:id="128">
    <w:p w14:paraId="431D8D4B" w14:textId="77777777" w:rsidR="00653365" w:rsidRDefault="00653365" w:rsidP="00653365">
      <w:pPr>
        <w:pStyle w:val="aff"/>
        <w:rPr>
          <w:rtl/>
        </w:rPr>
      </w:pPr>
      <w:r>
        <w:rPr>
          <w:rStyle w:val="aff1"/>
        </w:rPr>
        <w:footnoteRef/>
      </w:r>
      <w:r>
        <w:rPr>
          <w:rtl/>
        </w:rPr>
        <w:t xml:space="preserve"> </w:t>
      </w:r>
      <w:r>
        <w:rPr>
          <w:rFonts w:ascii="David" w:hAnsi="David" w:hint="cs"/>
          <w:sz w:val="32"/>
          <w:rtl/>
        </w:rPr>
        <w:t>לרשב''ם:</w:t>
      </w:r>
      <w:r>
        <w:rPr>
          <w:rFonts w:ascii="David" w:hAnsi="David"/>
          <w:sz w:val="32"/>
        </w:rPr>
        <w:t xml:space="preserve"> </w:t>
      </w:r>
      <w:r w:rsidRPr="00C35A2C">
        <w:rPr>
          <w:rFonts w:ascii="David" w:hAnsi="David"/>
          <w:sz w:val="32"/>
          <w:rtl/>
        </w:rPr>
        <w:t>בדיני ממונות לא בעינן לתנאי כפול</w:t>
      </w:r>
      <w:r>
        <w:rPr>
          <w:rFonts w:ascii="David" w:hAnsi="David" w:hint="cs"/>
          <w:sz w:val="32"/>
          <w:rtl/>
        </w:rPr>
        <w:t xml:space="preserve">,  </w:t>
      </w:r>
      <w:r>
        <w:rPr>
          <w:rFonts w:hint="cs"/>
          <w:rtl/>
        </w:rPr>
        <w:t>ול</w:t>
      </w:r>
      <w:r>
        <w:rPr>
          <w:rtl/>
        </w:rPr>
        <w:t xml:space="preserve">תוס' </w:t>
      </w:r>
      <w:r>
        <w:rPr>
          <w:rFonts w:hint="cs"/>
          <w:rtl/>
        </w:rPr>
        <w:t xml:space="preserve">בעי', וכאן כפל תנאו, </w:t>
      </w:r>
    </w:p>
    <w:p w14:paraId="5FC23BC7" w14:textId="77777777" w:rsidR="00653365" w:rsidRDefault="00653365" w:rsidP="00653365">
      <w:pPr>
        <w:pStyle w:val="aff"/>
        <w:rPr>
          <w:rtl/>
        </w:rPr>
      </w:pPr>
      <w:r>
        <w:rPr>
          <w:rtl/>
        </w:rPr>
        <w:t>והאי דבעי ראב"א בגיטין תנאי ומעשה בדיבור אחד</w:t>
      </w:r>
    </w:p>
    <w:p w14:paraId="397C30B6" w14:textId="77777777" w:rsidR="00653365" w:rsidRDefault="00653365" w:rsidP="00653365">
      <w:pPr>
        <w:pStyle w:val="aff"/>
      </w:pPr>
      <w:r>
        <w:rPr>
          <w:rtl/>
        </w:rPr>
        <w:t>א-רבא ס"ל דלא בעינן תנאי ומעשה בדיבור אחד</w:t>
      </w:r>
      <w:r>
        <w:rPr>
          <w:rFonts w:hint="cs"/>
          <w:rtl/>
        </w:rPr>
        <w:t xml:space="preserve">. </w:t>
      </w:r>
      <w:r>
        <w:rPr>
          <w:rtl/>
        </w:rPr>
        <w:t>ב-אף אי ס"ל דבעינן לזה מ"מ כל האומר ע"מ כאומר מעכשיו דמי ולכך  לא הויא בדבר אחד</w:t>
      </w:r>
      <w:r>
        <w:rPr>
          <w:rFonts w:hint="cs"/>
          <w:rtl/>
        </w:rPr>
        <w:t xml:space="preserve">,  </w:t>
      </w:r>
      <w:r>
        <w:rPr>
          <w:rtl/>
        </w:rPr>
        <w:t>ג-התם בגט כר"מ והכא כרבנן</w:t>
      </w:r>
    </w:p>
  </w:footnote>
  <w:footnote w:id="129">
    <w:p w14:paraId="49EBA8C5" w14:textId="77777777" w:rsidR="00653365" w:rsidRDefault="00653365" w:rsidP="00653365">
      <w:pPr>
        <w:pStyle w:val="aff"/>
        <w:rPr>
          <w:rtl/>
        </w:rPr>
      </w:pPr>
      <w:r>
        <w:rPr>
          <w:rStyle w:val="aff1"/>
        </w:rPr>
        <w:footnoteRef/>
      </w:r>
      <w:r>
        <w:rPr>
          <w:rtl/>
        </w:rPr>
        <w:t xml:space="preserve"> מה שהקנה לבנו הקטן </w:t>
      </w:r>
      <w:r>
        <w:rPr>
          <w:rFonts w:hint="cs"/>
          <w:rtl/>
        </w:rPr>
        <w:t xml:space="preserve">א. </w:t>
      </w:r>
      <w:r>
        <w:rPr>
          <w:rtl/>
        </w:rPr>
        <w:t>כדי שלא תוכל לחזור בה</w:t>
      </w:r>
      <w:r>
        <w:rPr>
          <w:rFonts w:hint="cs"/>
          <w:rtl/>
        </w:rPr>
        <w:t xml:space="preserve">. ב. </w:t>
      </w:r>
      <w:r>
        <w:rPr>
          <w:rtl/>
        </w:rPr>
        <w:t>לפי שסמוך עם שולחנו ויאכל הפירות תחת מזונות בנו</w:t>
      </w:r>
      <w:r>
        <w:rPr>
          <w:rFonts w:hint="cs"/>
          <w:rtl/>
        </w:rPr>
        <w:t xml:space="preserve">. </w:t>
      </w:r>
    </w:p>
    <w:p w14:paraId="2A6AC511" w14:textId="7992C077" w:rsidR="00653365" w:rsidRDefault="00653365" w:rsidP="00653365">
      <w:pPr>
        <w:pStyle w:val="aff"/>
        <w:rPr>
          <w:rtl/>
        </w:rPr>
      </w:pPr>
      <w:r w:rsidRPr="00653365">
        <w:rPr>
          <w:b/>
          <w:bCs/>
          <w:rtl/>
        </w:rPr>
        <w:t>מילואי</w:t>
      </w:r>
      <w:r>
        <w:rPr>
          <w:rtl/>
        </w:rPr>
        <w:t>-ע"ש מקומם מבני עלי</w:t>
      </w:r>
      <w:r>
        <w:rPr>
          <w:rFonts w:hint="cs"/>
          <w:rtl/>
        </w:rPr>
        <w:t xml:space="preserve">, ב. </w:t>
      </w:r>
      <w:r>
        <w:rPr>
          <w:rtl/>
        </w:rPr>
        <w:t>-דברים כרותים</w:t>
      </w:r>
      <w:r>
        <w:rPr>
          <w:rFonts w:hint="cs"/>
          <w:rtl/>
        </w:rPr>
        <w:t xml:space="preserve">. ג. </w:t>
      </w:r>
      <w:r>
        <w:rPr>
          <w:rtl/>
        </w:rPr>
        <w:t>- דברים בעלי מומין</w:t>
      </w:r>
    </w:p>
  </w:footnote>
  <w:footnote w:id="130">
    <w:p w14:paraId="508646F6" w14:textId="7D7E309F" w:rsidR="00653365" w:rsidRDefault="00653365">
      <w:pPr>
        <w:pStyle w:val="aff"/>
        <w:rPr>
          <w:rtl/>
        </w:rPr>
      </w:pPr>
      <w:r>
        <w:rPr>
          <w:rStyle w:val="aff1"/>
        </w:rPr>
        <w:footnoteRef/>
      </w:r>
      <w:r>
        <w:rPr>
          <w:rtl/>
        </w:rPr>
        <w:t xml:space="preserve"> </w:t>
      </w:r>
      <w:r w:rsidRPr="00653365">
        <w:rPr>
          <w:rtl/>
        </w:rPr>
        <w:t>[ובפשיעה יתחייב-רשב"ם]</w:t>
      </w:r>
    </w:p>
  </w:footnote>
  <w:footnote w:id="131">
    <w:p w14:paraId="464ED729" w14:textId="77777777" w:rsidR="00ED7685" w:rsidRDefault="00ED7685" w:rsidP="00ED7685">
      <w:pPr>
        <w:pStyle w:val="aff"/>
      </w:pPr>
      <w:r>
        <w:rPr>
          <w:rStyle w:val="aff1"/>
        </w:rPr>
        <w:footnoteRef/>
      </w:r>
      <w:r>
        <w:rPr>
          <w:rtl/>
        </w:rPr>
        <w:t xml:space="preserve"> </w:t>
      </w:r>
      <w:r>
        <w:rPr>
          <w:rFonts w:hint="cs"/>
          <w:rtl/>
        </w:rPr>
        <w:t xml:space="preserve">שיש להם הנאה מכך אבל לא לכתחילה. </w:t>
      </w:r>
    </w:p>
  </w:footnote>
  <w:footnote w:id="132">
    <w:p w14:paraId="31D47423" w14:textId="77777777" w:rsidR="0090413A" w:rsidRDefault="0090413A" w:rsidP="0090413A">
      <w:pPr>
        <w:pStyle w:val="aff"/>
        <w:rPr>
          <w:rtl/>
        </w:rPr>
      </w:pPr>
      <w:r>
        <w:rPr>
          <w:rStyle w:val="aff1"/>
        </w:rPr>
        <w:footnoteRef/>
      </w:r>
      <w:r>
        <w:rPr>
          <w:rtl/>
        </w:rPr>
        <w:t xml:space="preserve"> רשב"ם והכי הלכתא כאדמון וכדקי"ל בכל דוכתי דרואה אני</w:t>
      </w:r>
    </w:p>
    <w:p w14:paraId="3E782002" w14:textId="77777777" w:rsidR="0090413A" w:rsidRDefault="0090413A" w:rsidP="0090413A">
      <w:pPr>
        <w:pStyle w:val="aff"/>
        <w:rPr>
          <w:rtl/>
        </w:rPr>
      </w:pPr>
      <w:r>
        <w:rPr>
          <w:rtl/>
        </w:rPr>
        <w:t>והתוס' הקשו דמשמע מכולהו סוגייא הכא כרבנן</w:t>
      </w:r>
    </w:p>
    <w:p w14:paraId="2170C209" w14:textId="77777777" w:rsidR="0090413A" w:rsidRDefault="0090413A" w:rsidP="0090413A">
      <w:pPr>
        <w:pStyle w:val="aff"/>
        <w:rPr>
          <w:rtl/>
        </w:rPr>
      </w:pPr>
      <w:r>
        <w:rPr>
          <w:rtl/>
        </w:rPr>
        <w:t>ור"ח וה"ג ורב אלפס פסקו כרבנן</w:t>
      </w:r>
    </w:p>
    <w:p w14:paraId="7DD09235" w14:textId="77777777" w:rsidR="0090413A" w:rsidRDefault="0090413A" w:rsidP="0090413A">
      <w:pPr>
        <w:pStyle w:val="aff"/>
        <w:rPr>
          <w:rtl/>
        </w:rPr>
      </w:pPr>
      <w:r>
        <w:rPr>
          <w:rtl/>
        </w:rPr>
        <w:t>ור"ת אדמון לא פליג ארבנן ורק התמיה על דבריהם</w:t>
      </w:r>
    </w:p>
    <w:p w14:paraId="4585EB46" w14:textId="77777777" w:rsidR="0090413A" w:rsidRDefault="0090413A" w:rsidP="0090413A">
      <w:pPr>
        <w:pStyle w:val="aff"/>
        <w:rPr>
          <w:rtl/>
        </w:rPr>
      </w:pPr>
      <w:r>
        <w:rPr>
          <w:rtl/>
        </w:rPr>
        <w:t>ומתוס' משמע דפליג</w:t>
      </w:r>
    </w:p>
    <w:p w14:paraId="3D9FA52F" w14:textId="77777777" w:rsidR="0090413A" w:rsidRDefault="0090413A" w:rsidP="0090413A">
      <w:pPr>
        <w:pStyle w:val="aff"/>
        <w:rPr>
          <w:rtl/>
        </w:rPr>
      </w:pPr>
      <w:r>
        <w:rPr>
          <w:rtl/>
        </w:rPr>
        <w:t>• מזונות</w:t>
      </w:r>
    </w:p>
    <w:p w14:paraId="3090E43A" w14:textId="77777777" w:rsidR="0090413A" w:rsidRDefault="0090413A" w:rsidP="0090413A">
      <w:pPr>
        <w:pStyle w:val="aff"/>
        <w:rPr>
          <w:rtl/>
        </w:rPr>
      </w:pPr>
      <w:r>
        <w:rPr>
          <w:rtl/>
        </w:rPr>
        <w:t>רשב"ם מזונות ופרנסת נישואין</w:t>
      </w:r>
    </w:p>
    <w:p w14:paraId="427AB73D" w14:textId="41904AFB" w:rsidR="0090413A" w:rsidRDefault="0090413A" w:rsidP="0090413A">
      <w:pPr>
        <w:pStyle w:val="aff"/>
        <w:rPr>
          <w:rtl/>
        </w:rPr>
      </w:pPr>
      <w:r>
        <w:rPr>
          <w:rtl/>
        </w:rPr>
        <w:t>תוס' תרי מילי נינהו ואין פרנסה במשמע</w:t>
      </w:r>
    </w:p>
  </w:footnote>
  <w:footnote w:id="133">
    <w:p w14:paraId="17A9A075" w14:textId="5AA4F163" w:rsidR="0090413A" w:rsidRPr="0090413A" w:rsidRDefault="0090413A" w:rsidP="0090413A">
      <w:pPr>
        <w:pStyle w:val="aff"/>
        <w:rPr>
          <w:rtl/>
        </w:rPr>
      </w:pPr>
      <w:r>
        <w:rPr>
          <w:rStyle w:val="aff1"/>
        </w:rPr>
        <w:footnoteRef/>
      </w:r>
      <w:r>
        <w:rPr>
          <w:rtl/>
        </w:rPr>
        <w:t xml:space="preserve"> </w:t>
      </w:r>
      <w:r w:rsidRPr="0090413A">
        <w:rPr>
          <w:bCs/>
          <w:rtl/>
        </w:rPr>
        <w:t>קדמו ומכרו</w:t>
      </w:r>
      <w:r w:rsidRPr="0090413A">
        <w:rPr>
          <w:rFonts w:hint="cs"/>
          <w:bCs/>
          <w:rtl/>
        </w:rPr>
        <w:t>:</w:t>
      </w:r>
      <w:r>
        <w:rPr>
          <w:rFonts w:hint="cs"/>
          <w:b/>
          <w:rtl/>
        </w:rPr>
        <w:t xml:space="preserve"> </w:t>
      </w:r>
      <w:r w:rsidRPr="0090413A">
        <w:rPr>
          <w:rStyle w:val="affffe"/>
          <w:rtl/>
        </w:rPr>
        <w:t>רשב"ם</w:t>
      </w:r>
      <w:r w:rsidRPr="0090413A">
        <w:rPr>
          <w:rtl/>
        </w:rPr>
        <w:t xml:space="preserve"> קודם שהעמידום בדין</w:t>
      </w:r>
    </w:p>
    <w:p w14:paraId="20FC60D5" w14:textId="2913C3A7" w:rsidR="0090413A" w:rsidRPr="0090413A" w:rsidRDefault="0090413A" w:rsidP="0090413A">
      <w:pPr>
        <w:pStyle w:val="aff"/>
        <w:rPr>
          <w:rtl/>
        </w:rPr>
      </w:pPr>
      <w:r w:rsidRPr="0090413A">
        <w:rPr>
          <w:b/>
          <w:rtl/>
        </w:rPr>
        <w:t xml:space="preserve">ר"י </w:t>
      </w:r>
      <w:r w:rsidRPr="0090413A">
        <w:rPr>
          <w:rtl/>
        </w:rPr>
        <w:t>דאפי' כבר תפסו הבנות או הגבו להם</w:t>
      </w:r>
      <w:r>
        <w:rPr>
          <w:rFonts w:hint="cs"/>
          <w:rtl/>
        </w:rPr>
        <w:t xml:space="preserve"> וכן משמע </w:t>
      </w:r>
      <w:r w:rsidRPr="0090413A">
        <w:rPr>
          <w:rtl/>
        </w:rPr>
        <w:t>מפרק אלמנה דאוקמיה אכילת עבדים בתרומה בכה"ג דבן ובת ועובר</w:t>
      </w:r>
      <w:r>
        <w:rPr>
          <w:rFonts w:hint="cs"/>
          <w:rtl/>
        </w:rPr>
        <w:t>,</w:t>
      </w:r>
    </w:p>
    <w:p w14:paraId="0D1B9077" w14:textId="77777777" w:rsidR="0090413A" w:rsidRPr="0090413A" w:rsidRDefault="0090413A" w:rsidP="0090413A">
      <w:pPr>
        <w:pStyle w:val="aff"/>
        <w:rPr>
          <w:rtl/>
        </w:rPr>
      </w:pPr>
      <w:r w:rsidRPr="0090413A">
        <w:rPr>
          <w:rtl/>
        </w:rPr>
        <w:t>ואי בן הוא הא לא עדיף מהאי דקאי</w:t>
      </w:r>
    </w:p>
    <w:p w14:paraId="7581EAD6" w14:textId="77777777" w:rsidR="0090413A" w:rsidRPr="0090413A" w:rsidRDefault="0090413A" w:rsidP="0090413A">
      <w:pPr>
        <w:pStyle w:val="aff"/>
        <w:rPr>
          <w:rtl/>
        </w:rPr>
      </w:pPr>
      <w:r w:rsidRPr="0090413A">
        <w:rPr>
          <w:rtl/>
        </w:rPr>
        <w:t>ואי בת היא הא לא נפקא לן מאויר העולם</w:t>
      </w:r>
    </w:p>
    <w:p w14:paraId="141B0A22" w14:textId="77777777" w:rsidR="0090413A" w:rsidRPr="0090413A" w:rsidRDefault="0090413A" w:rsidP="0090413A">
      <w:pPr>
        <w:pStyle w:val="aff"/>
        <w:rPr>
          <w:rtl/>
        </w:rPr>
      </w:pPr>
      <w:r w:rsidRPr="0090413A">
        <w:rPr>
          <w:rtl/>
        </w:rPr>
        <w:t xml:space="preserve">ומיירי בנכסים מועטים והקשתה הגמ' מר"י </w:t>
      </w:r>
      <w:r w:rsidRPr="0090413A">
        <w:rPr>
          <w:rFonts w:hint="cs"/>
          <w:rtl/>
        </w:rPr>
        <w:t xml:space="preserve"> </w:t>
      </w:r>
      <w:r w:rsidRPr="0090413A">
        <w:rPr>
          <w:rtl/>
        </w:rPr>
        <w:t>ולכא' לוקמה בשתפסו כבר הבנות או שהגבו להם ב"ד</w:t>
      </w:r>
    </w:p>
    <w:p w14:paraId="6C606D86" w14:textId="77777777" w:rsidR="0090413A" w:rsidRPr="0090413A" w:rsidRDefault="0090413A" w:rsidP="0090413A">
      <w:pPr>
        <w:pStyle w:val="aff"/>
        <w:rPr>
          <w:rtl/>
        </w:rPr>
      </w:pPr>
      <w:r w:rsidRPr="0090413A">
        <w:rPr>
          <w:b/>
          <w:rtl/>
        </w:rPr>
        <w:t>ואין נראה לדחות</w:t>
      </w:r>
      <w:r w:rsidRPr="0090413A">
        <w:rPr>
          <w:rtl/>
        </w:rPr>
        <w:t xml:space="preserve"> דאין הב"ד יכולין לגבות חלק העובר</w:t>
      </w:r>
      <w:r w:rsidRPr="0090413A">
        <w:rPr>
          <w:rFonts w:hint="cs"/>
          <w:rtl/>
        </w:rPr>
        <w:t xml:space="preserve"> </w:t>
      </w:r>
      <w:r w:rsidRPr="0090413A">
        <w:rPr>
          <w:rtl/>
        </w:rPr>
        <w:t>וה"נ משמע דתפסו לאחר מיתה מדור האלמנה</w:t>
      </w:r>
    </w:p>
    <w:p w14:paraId="4A56B034" w14:textId="77777777" w:rsidR="0090413A" w:rsidRPr="0090413A" w:rsidRDefault="0090413A" w:rsidP="0090413A">
      <w:pPr>
        <w:pStyle w:val="aff"/>
        <w:rPr>
          <w:rtl/>
        </w:rPr>
      </w:pPr>
      <w:r w:rsidRPr="0090413A">
        <w:rPr>
          <w:rtl/>
        </w:rPr>
        <w:t>ו</w:t>
      </w:r>
      <w:r w:rsidRPr="0090413A">
        <w:rPr>
          <w:b/>
          <w:rtl/>
        </w:rPr>
        <w:t>מ</w:t>
      </w:r>
      <w:r w:rsidRPr="0090413A">
        <w:rPr>
          <w:rtl/>
        </w:rPr>
        <w:t>שמע כיוון דלא תפסו מדור האלמנה מחיים אע"ג דתפסו לאחר מיתה מה שמכרו מכור</w:t>
      </w:r>
    </w:p>
    <w:p w14:paraId="7AB2A4E9" w14:textId="77777777" w:rsidR="0090413A" w:rsidRPr="0090413A" w:rsidRDefault="0090413A" w:rsidP="0090413A">
      <w:pPr>
        <w:pStyle w:val="aff"/>
        <w:rPr>
          <w:rtl/>
        </w:rPr>
      </w:pPr>
      <w:r w:rsidRPr="0090413A">
        <w:rPr>
          <w:b/>
          <w:rtl/>
        </w:rPr>
        <w:t>ו</w:t>
      </w:r>
      <w:r w:rsidRPr="0090413A">
        <w:rPr>
          <w:rtl/>
        </w:rPr>
        <w:t>אע"ג דאין מוציאין מאי דמכרו מכור</w:t>
      </w:r>
      <w:r w:rsidRPr="0090413A">
        <w:rPr>
          <w:rFonts w:hint="cs"/>
          <w:rtl/>
        </w:rPr>
        <w:t xml:space="preserve">  </w:t>
      </w:r>
      <w:r w:rsidRPr="0090413A">
        <w:rPr>
          <w:b/>
          <w:rtl/>
        </w:rPr>
        <w:t>ועוד</w:t>
      </w:r>
      <w:r w:rsidRPr="0090413A">
        <w:rPr>
          <w:rtl/>
        </w:rPr>
        <w:t xml:space="preserve"> דאמאי לא נסתפקה הגמ' בכה"ג דכן תפסו</w:t>
      </w:r>
    </w:p>
    <w:p w14:paraId="326D7FAC" w14:textId="4A76CD8E" w:rsidR="0090413A" w:rsidRPr="0090413A" w:rsidRDefault="0090413A" w:rsidP="0090413A">
      <w:pPr>
        <w:pStyle w:val="aff"/>
        <w:rPr>
          <w:rtl/>
        </w:rPr>
      </w:pPr>
      <w:r w:rsidRPr="0090413A">
        <w:rPr>
          <w:b/>
          <w:rtl/>
        </w:rPr>
        <w:t>ואכתי יש חילוק</w:t>
      </w:r>
      <w:r w:rsidRPr="0090413A">
        <w:rPr>
          <w:rFonts w:hint="cs"/>
          <w:rtl/>
        </w:rPr>
        <w:t>-</w:t>
      </w:r>
      <w:r w:rsidRPr="0090413A">
        <w:rPr>
          <w:rtl/>
        </w:rPr>
        <w:t xml:space="preserve"> </w:t>
      </w:r>
      <w:r w:rsidRPr="0090413A">
        <w:rPr>
          <w:rFonts w:hint="cs"/>
          <w:rtl/>
        </w:rPr>
        <w:t xml:space="preserve"> </w:t>
      </w:r>
      <w:r w:rsidRPr="0090413A">
        <w:rPr>
          <w:rtl/>
        </w:rPr>
        <w:t>דמועטין אין יכולין למכור כלל לכתחילה וכן אין הבנים יכולין לזון כלל</w:t>
      </w:r>
      <w:r w:rsidRPr="0090413A">
        <w:rPr>
          <w:rFonts w:hint="cs"/>
          <w:rtl/>
        </w:rPr>
        <w:t xml:space="preserve">, </w:t>
      </w:r>
      <w:r w:rsidRPr="0090413A">
        <w:rPr>
          <w:rtl/>
        </w:rPr>
        <w:t>משא"כ במרובין</w:t>
      </w:r>
    </w:p>
    <w:p w14:paraId="2DC7BB3C" w14:textId="77777777" w:rsidR="0090413A" w:rsidRPr="0090413A" w:rsidRDefault="0090413A" w:rsidP="0090413A">
      <w:pPr>
        <w:pStyle w:val="aff"/>
        <w:rPr>
          <w:b/>
          <w:rtl/>
        </w:rPr>
      </w:pPr>
      <w:r w:rsidRPr="0090413A">
        <w:rPr>
          <w:rtl/>
        </w:rPr>
        <w:t>הכא יד הבנים לעולם על העליונה כדי להעמיד נחלה דאורייתא</w:t>
      </w:r>
      <w:r w:rsidRPr="0090413A">
        <w:rPr>
          <w:rFonts w:hint="cs"/>
          <w:rtl/>
        </w:rPr>
        <w:t xml:space="preserve">, </w:t>
      </w:r>
      <w:r w:rsidRPr="0090413A">
        <w:rPr>
          <w:rtl/>
        </w:rPr>
        <w:t>משא"כ</w:t>
      </w:r>
      <w:r w:rsidRPr="0090413A">
        <w:rPr>
          <w:b/>
          <w:rtl/>
        </w:rPr>
        <w:t xml:space="preserve"> ביורשי כתובה</w:t>
      </w:r>
      <w:r w:rsidRPr="0090413A">
        <w:rPr>
          <w:rFonts w:hint="cs"/>
          <w:b/>
          <w:rtl/>
        </w:rPr>
        <w:t xml:space="preserve">, </w:t>
      </w:r>
      <w:r w:rsidRPr="0090413A">
        <w:rPr>
          <w:rtl/>
        </w:rPr>
        <w:t>ועוד</w:t>
      </w:r>
      <w:r w:rsidRPr="0090413A">
        <w:rPr>
          <w:b/>
          <w:rtl/>
        </w:rPr>
        <w:t xml:space="preserve"> דלא פקע כוחם לעולם</w:t>
      </w:r>
    </w:p>
    <w:p w14:paraId="171983DA" w14:textId="14E93884" w:rsidR="0090413A" w:rsidRPr="0090413A" w:rsidRDefault="0090413A" w:rsidP="0090413A">
      <w:pPr>
        <w:pStyle w:val="aff"/>
        <w:rPr>
          <w:rtl/>
        </w:rPr>
      </w:pPr>
      <w:r w:rsidRPr="0090413A">
        <w:rPr>
          <w:bCs/>
          <w:rtl/>
        </w:rPr>
        <w:t>מאי ד</w:t>
      </w:r>
      <w:r w:rsidRPr="0090413A">
        <w:rPr>
          <w:rFonts w:hint="cs"/>
          <w:bCs/>
          <w:rtl/>
        </w:rPr>
        <w:t>הולכים</w:t>
      </w:r>
      <w:r w:rsidRPr="0090413A">
        <w:rPr>
          <w:bCs/>
          <w:rtl/>
        </w:rPr>
        <w:t xml:space="preserve"> התם אחר תקנה דרבנן</w:t>
      </w:r>
      <w:r w:rsidRPr="0090413A">
        <w:rPr>
          <w:b/>
          <w:rtl/>
        </w:rPr>
        <w:t xml:space="preserve"> בכתובת בנין דיכרין</w:t>
      </w:r>
      <w:r>
        <w:rPr>
          <w:rFonts w:hint="cs"/>
          <w:b/>
          <w:rtl/>
        </w:rPr>
        <w:t xml:space="preserve">-  </w:t>
      </w:r>
      <w:r w:rsidRPr="0090413A">
        <w:rPr>
          <w:rtl/>
        </w:rPr>
        <w:t>כיוון דלא מיעקרא כולי האי נחלה דאורייתא</w:t>
      </w:r>
    </w:p>
    <w:p w14:paraId="00F9491C" w14:textId="1A7E3C2F" w:rsidR="0090413A" w:rsidRDefault="0090413A" w:rsidP="0090413A">
      <w:pPr>
        <w:pStyle w:val="aff"/>
        <w:rPr>
          <w:rtl/>
        </w:rPr>
      </w:pPr>
      <w:r w:rsidRPr="0090413A">
        <w:rPr>
          <w:b/>
          <w:bCs/>
          <w:rtl/>
        </w:rPr>
        <w:t>מועטין ונתרבו זכו בהם יורשי כתובה</w:t>
      </w:r>
      <w:r w:rsidRPr="0090413A">
        <w:rPr>
          <w:rFonts w:hint="cs"/>
          <w:b/>
          <w:bCs/>
          <w:rtl/>
        </w:rPr>
        <w:t xml:space="preserve"> </w:t>
      </w:r>
      <w:r w:rsidRPr="0090413A">
        <w:rPr>
          <w:b/>
          <w:rtl/>
        </w:rPr>
        <w:t>רש"י</w:t>
      </w:r>
      <w:r w:rsidRPr="0090413A">
        <w:rPr>
          <w:rtl/>
        </w:rPr>
        <w:t xml:space="preserve"> יורשי כתובה קטנה </w:t>
      </w:r>
      <w:r w:rsidRPr="0090413A">
        <w:rPr>
          <w:b/>
          <w:rtl/>
        </w:rPr>
        <w:t>ר"י</w:t>
      </w:r>
      <w:r w:rsidRPr="0090413A">
        <w:rPr>
          <w:rtl/>
        </w:rPr>
        <w:t xml:space="preserve"> יורשי כתובה גדולה</w:t>
      </w:r>
    </w:p>
  </w:footnote>
  <w:footnote w:id="134">
    <w:p w14:paraId="4ACF4968" w14:textId="77777777" w:rsidR="0090413A" w:rsidRDefault="0090413A" w:rsidP="0090413A">
      <w:pPr>
        <w:pStyle w:val="aff"/>
        <w:rPr>
          <w:rtl/>
        </w:rPr>
      </w:pPr>
      <w:r>
        <w:rPr>
          <w:rStyle w:val="aff1"/>
        </w:rPr>
        <w:footnoteRef/>
      </w:r>
      <w:r>
        <w:rPr>
          <w:rtl/>
        </w:rPr>
        <w:t xml:space="preserve"> לר"י מיירי דמיבעי לה כשיש בנים ובנות וכבר מתקיים דינא דנכסים מועטין</w:t>
      </w:r>
    </w:p>
    <w:p w14:paraId="71F72AFB" w14:textId="0D400136" w:rsidR="0090413A" w:rsidRDefault="0090413A" w:rsidP="0090413A">
      <w:pPr>
        <w:pStyle w:val="aff"/>
        <w:rPr>
          <w:rtl/>
        </w:rPr>
      </w:pPr>
      <w:r>
        <w:rPr>
          <w:rtl/>
        </w:rPr>
        <w:t>ובליתנהו לבנים לא תיטול האלמנה כלום יותר מן הבת והכי משמע בירושלמי</w:t>
      </w:r>
    </w:p>
  </w:footnote>
  <w:footnote w:id="135">
    <w:p w14:paraId="4A8DCA93" w14:textId="74C5ED44" w:rsidR="0090413A" w:rsidRDefault="0090413A">
      <w:pPr>
        <w:pStyle w:val="aff"/>
        <w:rPr>
          <w:rtl/>
        </w:rPr>
      </w:pPr>
      <w:r>
        <w:rPr>
          <w:rStyle w:val="aff1"/>
        </w:rPr>
        <w:footnoteRef/>
      </w:r>
      <w:r>
        <w:rPr>
          <w:rtl/>
        </w:rPr>
        <w:t xml:space="preserve"> </w:t>
      </w:r>
      <w:r w:rsidRPr="00C35A2C">
        <w:rPr>
          <w:rtl/>
        </w:rPr>
        <w:t>ואע"ג דחזינן דק"ו דראוי לפרנס עוסקי התורה הוא ממצוה ולא מדינא</w:t>
      </w:r>
    </w:p>
  </w:footnote>
  <w:footnote w:id="136">
    <w:p w14:paraId="3160C432" w14:textId="77777777" w:rsidR="00131F40" w:rsidRDefault="00131F40" w:rsidP="00131F40">
      <w:pPr>
        <w:pStyle w:val="aff"/>
        <w:rPr>
          <w:rtl/>
        </w:rPr>
      </w:pPr>
      <w:r>
        <w:rPr>
          <w:rStyle w:val="aff1"/>
        </w:rPr>
        <w:footnoteRef/>
      </w:r>
      <w:r>
        <w:rPr>
          <w:rtl/>
        </w:rPr>
        <w:t xml:space="preserve"> רשב"ם</w:t>
      </w:r>
    </w:p>
    <w:p w14:paraId="68537F57" w14:textId="77777777" w:rsidR="00131F40" w:rsidRDefault="00131F40" w:rsidP="00131F40">
      <w:pPr>
        <w:pStyle w:val="aff"/>
        <w:rPr>
          <w:rtl/>
        </w:rPr>
      </w:pPr>
      <w:r>
        <w:rPr>
          <w:rtl/>
        </w:rPr>
        <w:t>א-אם זכר אם נקבה וילדה תאומים זכר נוטל מנה ונקבה נוטלת מאתיים</w:t>
      </w:r>
    </w:p>
    <w:p w14:paraId="664909E4" w14:textId="77777777" w:rsidR="00131F40" w:rsidRDefault="00131F40" w:rsidP="00131F40">
      <w:pPr>
        <w:pStyle w:val="aff"/>
        <w:rPr>
          <w:rtl/>
        </w:rPr>
      </w:pPr>
      <w:r>
        <w:rPr>
          <w:rtl/>
        </w:rPr>
        <w:t xml:space="preserve">   וברשב"ם דחה לזה דהא לא כתיבא זכר ונקבה ושמא לא אסיק אדעתיה בלידת תאומים</w:t>
      </w:r>
    </w:p>
    <w:p w14:paraId="1B0D4F24" w14:textId="77777777" w:rsidR="00131F40" w:rsidRDefault="00131F40" w:rsidP="00131F40">
      <w:pPr>
        <w:pStyle w:val="aff"/>
        <w:rPr>
          <w:rtl/>
        </w:rPr>
      </w:pPr>
      <w:r>
        <w:rPr>
          <w:rtl/>
        </w:rPr>
        <w:t xml:space="preserve">    א"נ אין לידת תאומים בכלל אם זכר אם נקבה</w:t>
      </w:r>
    </w:p>
    <w:p w14:paraId="68A1CD5A" w14:textId="77777777" w:rsidR="00131F40" w:rsidRDefault="00131F40" w:rsidP="00131F40">
      <w:pPr>
        <w:pStyle w:val="aff"/>
        <w:rPr>
          <w:rtl/>
        </w:rPr>
      </w:pPr>
      <w:r>
        <w:rPr>
          <w:rtl/>
        </w:rPr>
        <w:t>ב- אם זכר מנה אם נקבה מאתיים וילדה זכר או נקבה</w:t>
      </w:r>
    </w:p>
    <w:p w14:paraId="224FD528" w14:textId="77777777" w:rsidR="00131F40" w:rsidRDefault="00131F40" w:rsidP="00131F40">
      <w:pPr>
        <w:pStyle w:val="aff"/>
        <w:rPr>
          <w:rtl/>
        </w:rPr>
      </w:pPr>
      <w:r>
        <w:rPr>
          <w:rtl/>
        </w:rPr>
        <w:t xml:space="preserve">    זכר נוטל מנה ונקבה נוטלת מאתיים</w:t>
      </w:r>
    </w:p>
  </w:footnote>
  <w:footnote w:id="137">
    <w:p w14:paraId="6BB122BD" w14:textId="77777777" w:rsidR="00131F40" w:rsidRDefault="00131F40" w:rsidP="00131F40">
      <w:pPr>
        <w:pStyle w:val="aff"/>
        <w:rPr>
          <w:rtl/>
        </w:rPr>
      </w:pPr>
      <w:r>
        <w:rPr>
          <w:rStyle w:val="aff1"/>
        </w:rPr>
        <w:footnoteRef/>
      </w:r>
      <w:r>
        <w:rPr>
          <w:rtl/>
        </w:rPr>
        <w:t xml:space="preserve"> </w:t>
      </w:r>
      <w:r w:rsidRPr="00EB45B2">
        <w:rPr>
          <w:rtl/>
        </w:rPr>
        <w:t>רשב"ם דבריה הוא תוס' דנתכווין דווקא לודאי</w:t>
      </w:r>
    </w:p>
  </w:footnote>
  <w:footnote w:id="138">
    <w:p w14:paraId="058EAA3E" w14:textId="77777777" w:rsidR="00131F40" w:rsidRDefault="00131F40" w:rsidP="00131F40">
      <w:pPr>
        <w:pStyle w:val="aff"/>
        <w:rPr>
          <w:rtl/>
        </w:rPr>
      </w:pPr>
      <w:r>
        <w:rPr>
          <w:rStyle w:val="aff1"/>
        </w:rPr>
        <w:footnoteRef/>
      </w:r>
      <w:r>
        <w:rPr>
          <w:rtl/>
        </w:rPr>
        <w:t xml:space="preserve"> לרשב"ם  לרבא בדעת רשב"ג טומטום הוא בריה [וכן בסיפא דמתני']</w:t>
      </w:r>
    </w:p>
    <w:p w14:paraId="4D25D07C" w14:textId="77777777" w:rsidR="00131F40" w:rsidRDefault="00131F40" w:rsidP="00131F40">
      <w:pPr>
        <w:pStyle w:val="aff"/>
        <w:rPr>
          <w:rtl/>
        </w:rPr>
      </w:pPr>
      <w:r>
        <w:rPr>
          <w:rtl/>
        </w:rPr>
        <w:t>לתוס' הגמ' רצתה ליישב לדברי הכל והיינו גם א"נ דטומטום הווי ספק לכו"ע</w:t>
      </w:r>
    </w:p>
    <w:p w14:paraId="3EBBF538" w14:textId="77777777" w:rsidR="00131F40" w:rsidRDefault="00131F40" w:rsidP="00131F40">
      <w:pPr>
        <w:pStyle w:val="aff"/>
        <w:rPr>
          <w:rtl/>
        </w:rPr>
      </w:pPr>
      <w:r>
        <w:rPr>
          <w:rtl/>
        </w:rPr>
        <w:t>ויסוד הטעם דלא מהני לפי שלא נתכווין אלא לזכר הוודאי והנקבה הוודאית  [ולר"י ביבמות וודאי  בנו]</w:t>
      </w:r>
    </w:p>
    <w:p w14:paraId="4BBB4CD2" w14:textId="77777777" w:rsidR="00131F40" w:rsidRDefault="00131F40" w:rsidP="00131F40">
      <w:pPr>
        <w:pStyle w:val="aff"/>
        <w:rPr>
          <w:rtl/>
        </w:rPr>
      </w:pPr>
      <w:r>
        <w:rPr>
          <w:rtl/>
        </w:rPr>
        <w:t>ולא רצה אביי להעמיד המשנה כרשב"ג והברייתא כרבנן</w:t>
      </w:r>
    </w:p>
    <w:p w14:paraId="6B7EE835" w14:textId="77777777" w:rsidR="00131F40" w:rsidRDefault="00131F40" w:rsidP="00131F40">
      <w:pPr>
        <w:pStyle w:val="aff"/>
      </w:pPr>
      <w:r>
        <w:rPr>
          <w:rtl/>
        </w:rPr>
        <w:t>דגם רבנן מודו דאין דעתו של אדם להקנות אלא לזכר ולנקבה [וחלקו דווקא בהקרבה]</w:t>
      </w:r>
    </w:p>
  </w:footnote>
  <w:footnote w:id="139">
    <w:p w14:paraId="7E9F23E0" w14:textId="77777777" w:rsidR="00131F40" w:rsidRDefault="00131F40" w:rsidP="00131F40">
      <w:pPr>
        <w:pStyle w:val="aff"/>
        <w:rPr>
          <w:rtl/>
        </w:rPr>
      </w:pPr>
      <w:r>
        <w:rPr>
          <w:rStyle w:val="aff1"/>
        </w:rPr>
        <w:footnoteRef/>
      </w:r>
      <w:r>
        <w:rPr>
          <w:rtl/>
        </w:rPr>
        <w:t xml:space="preserve"> ואפשר משום דהיתה מתאווה להן</w:t>
      </w:r>
    </w:p>
    <w:p w14:paraId="3A30347F" w14:textId="77777777" w:rsidR="00131F40" w:rsidRDefault="00131F40" w:rsidP="00131F40">
      <w:pPr>
        <w:pStyle w:val="aff"/>
        <w:rPr>
          <w:rtl/>
        </w:rPr>
      </w:pPr>
      <w:r>
        <w:rPr>
          <w:rtl/>
        </w:rPr>
        <w:t xml:space="preserve">לפי שלא נתקיימו לו בנים אלא רק בנות </w:t>
      </w:r>
    </w:p>
    <w:p w14:paraId="665ACA2B" w14:textId="77777777" w:rsidR="00131F40" w:rsidRDefault="00131F40" w:rsidP="00131F40">
      <w:pPr>
        <w:pStyle w:val="aff"/>
        <w:rPr>
          <w:rtl/>
        </w:rPr>
      </w:pPr>
      <w:r>
        <w:rPr>
          <w:rtl/>
        </w:rPr>
        <w:t>ובתוס' הקשו דהא חזינן בהרבה דוכתי דהיו לו בנים לכך  פירש לפי שהיו חתניו גדולי הדור</w:t>
      </w:r>
    </w:p>
    <w:p w14:paraId="440AD240" w14:textId="77777777" w:rsidR="00131F40" w:rsidRDefault="00131F40" w:rsidP="00131F40">
      <w:pPr>
        <w:pStyle w:val="aff"/>
        <w:rPr>
          <w:rtl/>
        </w:rPr>
      </w:pPr>
      <w:r>
        <w:rPr>
          <w:rtl/>
        </w:rPr>
        <w:t>א"ד משום דמבכרת ואינו נראה</w:t>
      </w:r>
    </w:p>
  </w:footnote>
  <w:footnote w:id="140">
    <w:p w14:paraId="6E30BA0A" w14:textId="77777777" w:rsidR="00131F40" w:rsidRDefault="00131F40" w:rsidP="00131F40">
      <w:pPr>
        <w:pStyle w:val="aff"/>
      </w:pPr>
      <w:r>
        <w:rPr>
          <w:rStyle w:val="aff1"/>
        </w:rPr>
        <w:footnoteRef/>
      </w:r>
      <w:r>
        <w:rPr>
          <w:rtl/>
        </w:rPr>
        <w:t xml:space="preserve"> </w:t>
      </w:r>
      <w:r w:rsidRPr="0096748D">
        <w:rPr>
          <w:rtl/>
        </w:rPr>
        <w:t>[והא דלא השיאה ליצחק או שהיתה קטנה מדי או שנולדה מהגר]</w:t>
      </w:r>
    </w:p>
  </w:footnote>
  <w:footnote w:id="141">
    <w:p w14:paraId="5E5DF4D6" w14:textId="77777777" w:rsidR="00131F40" w:rsidRDefault="00131F40" w:rsidP="00131F40">
      <w:pPr>
        <w:pStyle w:val="aff"/>
        <w:rPr>
          <w:rtl/>
        </w:rPr>
      </w:pPr>
      <w:r>
        <w:rPr>
          <w:rStyle w:val="aff1"/>
        </w:rPr>
        <w:footnoteRef/>
      </w:r>
      <w:r>
        <w:rPr>
          <w:rtl/>
        </w:rPr>
        <w:t xml:space="preserve"> ואליבא דרבנן לא הלך דהרי הכל בחזקת הזכר שהרי הוא יורש</w:t>
      </w:r>
    </w:p>
    <w:p w14:paraId="5586A276" w14:textId="77777777" w:rsidR="00131F40" w:rsidRDefault="00131F40" w:rsidP="00131F40">
      <w:pPr>
        <w:pStyle w:val="aff"/>
        <w:rPr>
          <w:rtl/>
        </w:rPr>
      </w:pPr>
      <w:r>
        <w:rPr>
          <w:rtl/>
        </w:rPr>
        <w:t>א"נ דמיירי בחיי האב דאין לזכר חזקה טפי מן הנקבה</w:t>
      </w:r>
    </w:p>
  </w:footnote>
  <w:footnote w:id="142">
    <w:p w14:paraId="54B738D9" w14:textId="39D24EBA" w:rsidR="00D03ABB" w:rsidRDefault="00D03ABB">
      <w:pPr>
        <w:pStyle w:val="aff"/>
        <w:rPr>
          <w:rtl/>
        </w:rPr>
      </w:pPr>
      <w:r>
        <w:rPr>
          <w:rStyle w:val="aff1"/>
        </w:rPr>
        <w:footnoteRef/>
      </w:r>
      <w:r>
        <w:rPr>
          <w:rtl/>
        </w:rPr>
        <w:t xml:space="preserve"> </w:t>
      </w:r>
      <w:r w:rsidRPr="00C35A2C">
        <w:rPr>
          <w:rtl/>
        </w:rPr>
        <w:t>ומאי דלא מהני אפי</w:t>
      </w:r>
      <w:r w:rsidRPr="00F10693">
        <w:rPr>
          <w:rtl/>
        </w:rPr>
        <w:t xml:space="preserve">' </w:t>
      </w:r>
      <w:r w:rsidRPr="00C35A2C">
        <w:rPr>
          <w:rtl/>
        </w:rPr>
        <w:t>דדבריו  ככתובין וכמסורין משום דגם בבריא לא מהניא ע"י קנין]</w:t>
      </w:r>
    </w:p>
  </w:footnote>
  <w:footnote w:id="143">
    <w:p w14:paraId="39899863" w14:textId="77777777" w:rsidR="00D03ABB" w:rsidRDefault="00D03ABB" w:rsidP="00D03ABB">
      <w:pPr>
        <w:pStyle w:val="aff"/>
        <w:rPr>
          <w:rtl/>
        </w:rPr>
      </w:pPr>
      <w:r>
        <w:rPr>
          <w:rStyle w:val="aff1"/>
        </w:rPr>
        <w:footnoteRef/>
      </w:r>
      <w:r>
        <w:rPr>
          <w:rtl/>
        </w:rPr>
        <w:t xml:space="preserve"> [ור"נ דידה סבר דמיירי בלכשתלד או דמיירי במתניתין בבנו דדעתו של אדם קרובה אצל בנו</w:t>
      </w:r>
      <w:r>
        <w:rPr>
          <w:rFonts w:hint="cs"/>
          <w:rtl/>
        </w:rPr>
        <w:t xml:space="preserve">, וכן </w:t>
      </w:r>
      <w:r>
        <w:rPr>
          <w:rtl/>
        </w:rPr>
        <w:t>פסקו רשב"ג ור"ח וה"ג]</w:t>
      </w:r>
    </w:p>
  </w:footnote>
  <w:footnote w:id="144">
    <w:p w14:paraId="38095E3C" w14:textId="77777777" w:rsidR="00D03ABB" w:rsidRDefault="00D03ABB" w:rsidP="00D03ABB">
      <w:pPr>
        <w:pStyle w:val="aff"/>
        <w:rPr>
          <w:rtl/>
        </w:rPr>
      </w:pPr>
      <w:r>
        <w:rPr>
          <w:rStyle w:val="aff1"/>
        </w:rPr>
        <w:footnoteRef/>
      </w:r>
      <w:r>
        <w:rPr>
          <w:rtl/>
        </w:rPr>
        <w:t xml:space="preserve"> רשב"ם  פוסל עבדי אביו מלאכול בתרומה ואינו מאכיל אמו זרה</w:t>
      </w:r>
    </w:p>
    <w:p w14:paraId="5A70EB21" w14:textId="77777777" w:rsidR="00D03ABB" w:rsidRDefault="00D03ABB" w:rsidP="00D03ABB">
      <w:pPr>
        <w:pStyle w:val="aff"/>
        <w:rPr>
          <w:rtl/>
        </w:rPr>
      </w:pPr>
      <w:r>
        <w:rPr>
          <w:rtl/>
        </w:rPr>
        <w:t>רש"י יבמות את אמו כהנת אם הוא זר ואינו מאכיל את אמו אי הוה  כהן במעי זרה</w:t>
      </w:r>
    </w:p>
    <w:p w14:paraId="38F927D5" w14:textId="77777777" w:rsidR="00D03ABB" w:rsidRDefault="00D03ABB" w:rsidP="00D03ABB">
      <w:pPr>
        <w:pStyle w:val="aff"/>
        <w:rPr>
          <w:rtl/>
        </w:rPr>
      </w:pPr>
      <w:r>
        <w:rPr>
          <w:rtl/>
        </w:rPr>
        <w:t>[ולכא' פירושם לא מוכח מידי ואין לפרש פוסל עבדי אביו אם הוא זר במעי כהנת</w:t>
      </w:r>
    </w:p>
    <w:p w14:paraId="22F27F60" w14:textId="4979DDDC" w:rsidR="00D03ABB" w:rsidRDefault="00D03ABB" w:rsidP="00D03ABB">
      <w:pPr>
        <w:pStyle w:val="aff"/>
        <w:rPr>
          <w:rtl/>
        </w:rPr>
      </w:pPr>
      <w:r>
        <w:rPr>
          <w:rtl/>
        </w:rPr>
        <w:t>ואינו מאכילם אם הוא כהן במעי זרה דדבר אחד הוא ופשיטא היא מכ"ש]</w:t>
      </w:r>
    </w:p>
  </w:footnote>
  <w:footnote w:id="145">
    <w:p w14:paraId="74C389E4" w14:textId="573587EF" w:rsidR="00D03ABB" w:rsidRDefault="00D03ABB">
      <w:pPr>
        <w:pStyle w:val="aff"/>
      </w:pPr>
      <w:r>
        <w:rPr>
          <w:rStyle w:val="aff1"/>
        </w:rPr>
        <w:footnoteRef/>
      </w:r>
      <w:r>
        <w:rPr>
          <w:rtl/>
        </w:rPr>
        <w:t xml:space="preserve"> </w:t>
      </w:r>
      <w:r w:rsidRPr="00D03ABB">
        <w:rPr>
          <w:rtl/>
        </w:rPr>
        <w:t>[ולא אמר כרבנן כיון דהכא לא הזכיר לשון מתנה]</w:t>
      </w:r>
    </w:p>
  </w:footnote>
  <w:footnote w:id="146">
    <w:p w14:paraId="68C916F1" w14:textId="77777777" w:rsidR="00606852" w:rsidRDefault="00606852" w:rsidP="00606852">
      <w:pPr>
        <w:pStyle w:val="aff"/>
      </w:pPr>
      <w:r>
        <w:rPr>
          <w:rStyle w:val="aff1"/>
        </w:rPr>
        <w:footnoteRef/>
      </w:r>
      <w:r>
        <w:rPr>
          <w:rtl/>
        </w:rPr>
        <w:t xml:space="preserve"> </w:t>
      </w:r>
      <w:r w:rsidRPr="00D03ABB">
        <w:rPr>
          <w:rtl/>
        </w:rPr>
        <w:t>[ולא דמי למוכר פירות דקל לחבירו דחשיב כישנו בעולם]</w:t>
      </w:r>
    </w:p>
  </w:footnote>
  <w:footnote w:id="147">
    <w:p w14:paraId="05820A86" w14:textId="77777777" w:rsidR="00606852" w:rsidRDefault="00606852" w:rsidP="00606852">
      <w:pPr>
        <w:pStyle w:val="aff"/>
        <w:rPr>
          <w:rtl/>
        </w:rPr>
      </w:pPr>
      <w:r>
        <w:rPr>
          <w:rStyle w:val="aff1"/>
        </w:rPr>
        <w:footnoteRef/>
      </w:r>
      <w:r>
        <w:rPr>
          <w:rtl/>
        </w:rPr>
        <w:t xml:space="preserve"> א- המקשן היה יודע דנוחל בנכסי האם להנחיל מן האב ורק היה סבור שהוא מת ברישא</w:t>
      </w:r>
    </w:p>
    <w:p w14:paraId="68DA6A87" w14:textId="77777777" w:rsidR="00606852" w:rsidRDefault="00606852" w:rsidP="00606852">
      <w:pPr>
        <w:pStyle w:val="aff"/>
        <w:rPr>
          <w:rtl/>
        </w:rPr>
      </w:pPr>
      <w:r>
        <w:rPr>
          <w:rtl/>
        </w:rPr>
        <w:t>ב- הוי ס"ד דאב שהקנה לאחרים אם לא יירשנו זה דדוקא בבן יום אחד ייירש אבל עובר לא</w:t>
      </w:r>
    </w:p>
    <w:p w14:paraId="1E35B18F" w14:textId="77777777" w:rsidR="00606852" w:rsidRDefault="00606852" w:rsidP="00606852">
      <w:pPr>
        <w:pStyle w:val="aff"/>
        <w:rPr>
          <w:rtl/>
        </w:rPr>
      </w:pPr>
      <w:r>
        <w:rPr>
          <w:rtl/>
        </w:rPr>
        <w:t>ג- הוי ס"ד דממעט מחלק בכורה בלא דרשה דוילדו לו וא"כ הא דלא ממעט משום דלא זכה</w:t>
      </w:r>
    </w:p>
    <w:p w14:paraId="0CE97FBD" w14:textId="77777777" w:rsidR="00606852" w:rsidRDefault="00606852" w:rsidP="00606852">
      <w:pPr>
        <w:pStyle w:val="aff"/>
        <w:rPr>
          <w:rtl/>
        </w:rPr>
      </w:pPr>
      <w:r>
        <w:rPr>
          <w:rtl/>
        </w:rPr>
        <w:t>ומאי דלא פרכה הגמ' מההיא רישא דברייתא דחזינן דעובר אינו פוסל מן התרומה</w:t>
      </w:r>
    </w:p>
    <w:p w14:paraId="74D61F64" w14:textId="77777777" w:rsidR="00606852" w:rsidRDefault="00606852" w:rsidP="00606852">
      <w:pPr>
        <w:pStyle w:val="aff"/>
        <w:rPr>
          <w:rtl/>
        </w:rPr>
      </w:pPr>
      <w:r>
        <w:rPr>
          <w:rtl/>
        </w:rPr>
        <w:t>הוא משום דס"ל לר"ש דרבנן דר"י ס"ל נמי דעובר יש לו זכייה אלא דאינו פוסל</w:t>
      </w:r>
    </w:p>
    <w:p w14:paraId="557F4633" w14:textId="77777777" w:rsidR="00606852" w:rsidRDefault="00606852" w:rsidP="00606852">
      <w:pPr>
        <w:pStyle w:val="aff"/>
        <w:rPr>
          <w:rtl/>
        </w:rPr>
      </w:pPr>
      <w:r>
        <w:rPr>
          <w:rtl/>
        </w:rPr>
        <w:t>משום סמוך מיעוטא דמפילות למחצה דנקבות ולמיעוטא לא חיישינן</w:t>
      </w:r>
    </w:p>
    <w:p w14:paraId="0EB4EA92" w14:textId="77777777" w:rsidR="00606852" w:rsidRDefault="00606852" w:rsidP="00606852">
      <w:pPr>
        <w:pStyle w:val="aff"/>
        <w:rPr>
          <w:rtl/>
        </w:rPr>
      </w:pPr>
      <w:r>
        <w:rPr>
          <w:rtl/>
        </w:rPr>
        <w:t>ולכך  אף אוקי לה בפרק יוצא דופן ביש לו בנים דלמיעוטא לא  חיישינן</w:t>
      </w:r>
      <w:r>
        <w:rPr>
          <w:rFonts w:hint="cs"/>
          <w:rtl/>
        </w:rPr>
        <w:t xml:space="preserve">,  </w:t>
      </w:r>
      <w:r>
        <w:rPr>
          <w:rtl/>
        </w:rPr>
        <w:t>דאי לאו העובר פוסל דהא אף אם יהיה נקבה הוא פוסל</w:t>
      </w:r>
      <w:r>
        <w:rPr>
          <w:rFonts w:hint="cs"/>
          <w:rtl/>
        </w:rPr>
        <w:t xml:space="preserve">, </w:t>
      </w:r>
      <w:r>
        <w:rPr>
          <w:rtl/>
        </w:rPr>
        <w:t>[ולעיל מאי דהחזיק בראשונה לא קנה אע"ג דמת דתלינן דמת העובר עוד בבטן</w:t>
      </w:r>
      <w:r>
        <w:rPr>
          <w:rFonts w:hint="cs"/>
          <w:rtl/>
        </w:rPr>
        <w:t xml:space="preserve">, </w:t>
      </w:r>
      <w:r>
        <w:rPr>
          <w:rtl/>
        </w:rPr>
        <w:t>וממילא אין לו לזכיה</w:t>
      </w:r>
      <w:r>
        <w:rPr>
          <w:rFonts w:hint="cs"/>
          <w:rtl/>
        </w:rPr>
        <w:t xml:space="preserve">. </w:t>
      </w:r>
      <w:r w:rsidRPr="009C2F63">
        <w:rPr>
          <w:b/>
          <w:rtl/>
        </w:rPr>
        <w:t>והא דשייך שהיא תמות קודם בכה"ג דהריגה או שנעקר הוולד לצאת</w:t>
      </w:r>
      <w:r>
        <w:rPr>
          <w:rFonts w:hint="cs"/>
          <w:b/>
          <w:rtl/>
        </w:rPr>
        <w:t xml:space="preserve">- </w:t>
      </w:r>
      <w:r w:rsidRPr="009C2F63">
        <w:rPr>
          <w:rtl/>
        </w:rPr>
        <w:t xml:space="preserve">מ"מ לא פסיקא </w:t>
      </w:r>
      <w:r w:rsidRPr="009C2F63">
        <w:rPr>
          <w:rFonts w:hint="cs"/>
          <w:rtl/>
        </w:rPr>
        <w:t>ל</w:t>
      </w:r>
      <w:r w:rsidRPr="009C2F63">
        <w:rPr>
          <w:rtl/>
        </w:rPr>
        <w:t>מיתני</w:t>
      </w:r>
    </w:p>
  </w:footnote>
  <w:footnote w:id="148">
    <w:p w14:paraId="4D97A6EC" w14:textId="77777777" w:rsidR="00606852" w:rsidRDefault="00606852" w:rsidP="00606852">
      <w:pPr>
        <w:pStyle w:val="aff"/>
      </w:pPr>
      <w:r>
        <w:rPr>
          <w:rStyle w:val="aff1"/>
        </w:rPr>
        <w:footnoteRef/>
      </w:r>
      <w:r>
        <w:rPr>
          <w:rtl/>
        </w:rPr>
        <w:t xml:space="preserve"> וקרא ד'וילדו לו' גלי לן דהכא מיירי בפשוט וכההיא דטומטום</w:t>
      </w:r>
      <w:r>
        <w:rPr>
          <w:rFonts w:hint="cs"/>
          <w:rtl/>
        </w:rPr>
        <w:t xml:space="preserve">, </w:t>
      </w:r>
      <w:r>
        <w:rPr>
          <w:rtl/>
        </w:rPr>
        <w:t>ולכך  לא ממעטינן יוצא דופן אלא מחלק בכורה דליתא תרי קראי</w:t>
      </w:r>
      <w:r>
        <w:rPr>
          <w:rFonts w:hint="cs"/>
          <w:rtl/>
        </w:rPr>
        <w:t xml:space="preserve">, </w:t>
      </w:r>
      <w:r>
        <w:rPr>
          <w:rtl/>
        </w:rPr>
        <w:t>ובכה"ג אף שלא ראהו הואיל וראוי להיכרא אין היכר מיעכב בו וכדר"ז דבילה</w:t>
      </w:r>
    </w:p>
  </w:footnote>
  <w:footnote w:id="149">
    <w:p w14:paraId="4DEB9B4D" w14:textId="77777777" w:rsidR="00606852" w:rsidRDefault="00606852" w:rsidP="00606852">
      <w:pPr>
        <w:pStyle w:val="aff"/>
        <w:rPr>
          <w:rtl/>
        </w:rPr>
      </w:pPr>
      <w:r>
        <w:rPr>
          <w:rStyle w:val="aff1"/>
        </w:rPr>
        <w:footnoteRef/>
      </w:r>
      <w:r>
        <w:rPr>
          <w:rtl/>
        </w:rPr>
        <w:t xml:space="preserve"> </w:t>
      </w:r>
      <w:r w:rsidRPr="00C35A2C">
        <w:rPr>
          <w:rtl/>
        </w:rPr>
        <w:t>ובירושה הבאה מאליה יכול להיות דהלכה כר"י דיורש [דהא מסתבר טעמיה]</w:t>
      </w:r>
    </w:p>
  </w:footnote>
  <w:footnote w:id="150">
    <w:p w14:paraId="67A2A2AC" w14:textId="77777777" w:rsidR="00ED09FA" w:rsidRPr="00ED09FA" w:rsidRDefault="00ED09FA" w:rsidP="00ED09FA">
      <w:pPr>
        <w:pStyle w:val="aff"/>
        <w:rPr>
          <w:rtl/>
        </w:rPr>
      </w:pPr>
      <w:r w:rsidRPr="00ED09FA">
        <w:footnoteRef/>
      </w:r>
      <w:r w:rsidRPr="00ED09FA">
        <w:rPr>
          <w:rtl/>
        </w:rPr>
        <w:t xml:space="preserve"> לרשב"ם החשש הוא דהחלק הפנימי מר גדול יותר וא"כ הוה  פחות מא' בנ',</w:t>
      </w:r>
    </w:p>
    <w:p w14:paraId="654782CA" w14:textId="77777777" w:rsidR="00ED09FA" w:rsidRPr="00ED09FA" w:rsidRDefault="00ED09FA" w:rsidP="00ED09FA">
      <w:pPr>
        <w:pStyle w:val="aff"/>
        <w:rPr>
          <w:rtl/>
        </w:rPr>
      </w:pPr>
      <w:r w:rsidRPr="00ED09FA">
        <w:rPr>
          <w:rtl/>
        </w:rPr>
        <w:t>ולתוס' דנמצא אותו אחד  מרה ורק מדרבנן עשאוה ספק אוכלין דמדאורייתא אוכל גמור הוא</w:t>
      </w:r>
    </w:p>
    <w:p w14:paraId="1D8CD49A" w14:textId="03716537" w:rsidR="00ED09FA" w:rsidRDefault="00ED09FA">
      <w:pPr>
        <w:pStyle w:val="aff"/>
        <w:rPr>
          <w:rtl/>
        </w:rPr>
      </w:pPr>
    </w:p>
  </w:footnote>
  <w:footnote w:id="151">
    <w:p w14:paraId="760F912F" w14:textId="77777777" w:rsidR="0019232C" w:rsidRDefault="0019232C" w:rsidP="0019232C">
      <w:pPr>
        <w:pStyle w:val="aff"/>
        <w:rPr>
          <w:rtl/>
        </w:rPr>
      </w:pPr>
      <w:r>
        <w:rPr>
          <w:rStyle w:val="aff1"/>
        </w:rPr>
        <w:footnoteRef/>
      </w:r>
      <w:r>
        <w:rPr>
          <w:rtl/>
        </w:rPr>
        <w:t xml:space="preserve"> לרשב"ם הקושייה גם אר"נ,</w:t>
      </w:r>
    </w:p>
    <w:p w14:paraId="4E419CED" w14:textId="77777777" w:rsidR="0019232C" w:rsidRDefault="0019232C" w:rsidP="0019232C">
      <w:pPr>
        <w:pStyle w:val="aff"/>
        <w:rPr>
          <w:rtl/>
        </w:rPr>
      </w:pPr>
      <w:r>
        <w:rPr>
          <w:rtl/>
        </w:rPr>
        <w:t>לתוס' הקושיה רק על רב המנונא דמשמע דאמר הראויות מכם לביאה תתקדש לי</w:t>
      </w:r>
    </w:p>
  </w:footnote>
  <w:footnote w:id="152">
    <w:p w14:paraId="269D4D32" w14:textId="77777777" w:rsidR="0019232C" w:rsidRDefault="0019232C" w:rsidP="0019232C">
      <w:pPr>
        <w:pStyle w:val="aff"/>
        <w:rPr>
          <w:rtl/>
        </w:rPr>
      </w:pPr>
      <w:r>
        <w:rPr>
          <w:rStyle w:val="aff1"/>
        </w:rPr>
        <w:footnoteRef/>
      </w:r>
      <w:r>
        <w:rPr>
          <w:rtl/>
        </w:rPr>
        <w:t xml:space="preserve"> ש"מ מההוא מעשה דכלכלה</w:t>
      </w:r>
    </w:p>
    <w:p w14:paraId="7BA73F3E" w14:textId="77777777" w:rsidR="0019232C" w:rsidRDefault="0019232C" w:rsidP="0019232C">
      <w:pPr>
        <w:pStyle w:val="aff"/>
        <w:rPr>
          <w:rtl/>
        </w:rPr>
      </w:pPr>
      <w:r>
        <w:rPr>
          <w:rtl/>
        </w:rPr>
        <w:t>חדא. דהמקדש בפירות שביעית מקודשת</w:t>
      </w:r>
    </w:p>
    <w:p w14:paraId="5A3223AF" w14:textId="77777777" w:rsidR="0019232C" w:rsidRDefault="0019232C" w:rsidP="0019232C">
      <w:pPr>
        <w:pStyle w:val="aff"/>
        <w:rPr>
          <w:rtl/>
        </w:rPr>
      </w:pPr>
      <w:r>
        <w:rPr>
          <w:rtl/>
        </w:rPr>
        <w:t>ב. קידשה בגזל אינה מקודשת ואפי' בגזל דידה</w:t>
      </w:r>
    </w:p>
    <w:p w14:paraId="508FDBA5" w14:textId="77777777" w:rsidR="0019232C" w:rsidRDefault="0019232C" w:rsidP="0019232C">
      <w:pPr>
        <w:pStyle w:val="aff"/>
        <w:rPr>
          <w:rtl/>
        </w:rPr>
      </w:pPr>
      <w:r>
        <w:rPr>
          <w:rtl/>
        </w:rPr>
        <w:t>ג. אשה נעשית שליח לחבירתה ואפי' במקום שנעשית לה צרה</w:t>
      </w:r>
    </w:p>
    <w:p w14:paraId="3CF4031E" w14:textId="39EA386F" w:rsidR="0019232C" w:rsidRDefault="0019232C" w:rsidP="0019232C">
      <w:pPr>
        <w:pStyle w:val="aff"/>
        <w:rPr>
          <w:rtl/>
        </w:rPr>
      </w:pPr>
      <w:r>
        <w:rPr>
          <w:rtl/>
        </w:rPr>
        <w:t>• קימ"ל הלכתא כר"נ דאת וחמור קנה מחצה והמזכה לעובר לכשתלד קנה</w:t>
      </w:r>
    </w:p>
  </w:footnote>
  <w:footnote w:id="153">
    <w:p w14:paraId="7F4E7514" w14:textId="2A0D4EFF" w:rsidR="0019232C" w:rsidRDefault="0019232C">
      <w:pPr>
        <w:pStyle w:val="aff"/>
      </w:pPr>
      <w:r>
        <w:rPr>
          <w:rStyle w:val="aff1"/>
        </w:rPr>
        <w:footnoteRef/>
      </w:r>
      <w:r>
        <w:rPr>
          <w:rtl/>
        </w:rPr>
        <w:t xml:space="preserve"> </w:t>
      </w:r>
      <w:r w:rsidRPr="0019232C">
        <w:rPr>
          <w:rtl/>
        </w:rPr>
        <w:t>[מהתם ילפינן דהמזכיר יחיד אצל מרובין לענין המתנה נוטל כנגד המרובין ]</w:t>
      </w:r>
    </w:p>
  </w:footnote>
  <w:footnote w:id="154">
    <w:p w14:paraId="21A7266F" w14:textId="469CC759" w:rsidR="0019232C" w:rsidRDefault="0019232C">
      <w:pPr>
        <w:pStyle w:val="aff"/>
      </w:pPr>
      <w:r>
        <w:rPr>
          <w:rStyle w:val="aff1"/>
        </w:rPr>
        <w:footnoteRef/>
      </w:r>
      <w:r>
        <w:rPr>
          <w:rtl/>
        </w:rPr>
        <w:t xml:space="preserve"> </w:t>
      </w:r>
      <w:r w:rsidRPr="0019232C">
        <w:rPr>
          <w:rtl/>
        </w:rPr>
        <w:t>והמקשה היה סבור דאין לנו לילך אחר סברא וכההיא דאשה ובנים,</w:t>
      </w:r>
    </w:p>
  </w:footnote>
  <w:footnote w:id="155">
    <w:p w14:paraId="20F64344" w14:textId="24848FFD" w:rsidR="00123968" w:rsidRDefault="0019232C" w:rsidP="00123968">
      <w:pPr>
        <w:pStyle w:val="aff"/>
        <w:rPr>
          <w:rtl/>
        </w:rPr>
      </w:pPr>
      <w:r>
        <w:rPr>
          <w:rStyle w:val="aff1"/>
        </w:rPr>
        <w:footnoteRef/>
      </w:r>
      <w:r>
        <w:rPr>
          <w:rtl/>
        </w:rPr>
        <w:t xml:space="preserve"> </w:t>
      </w:r>
      <w:r>
        <w:rPr>
          <w:rFonts w:hint="cs"/>
          <w:rtl/>
        </w:rPr>
        <w:t>שבנשואות לא עליו מוטל לפרנסן</w:t>
      </w:r>
      <w:r w:rsidR="00123968">
        <w:rPr>
          <w:rFonts w:hint="cs"/>
          <w:rtl/>
        </w:rPr>
        <w:t>, ובי</w:t>
      </w:r>
      <w:r w:rsidR="00123968">
        <w:rPr>
          <w:rtl/>
        </w:rPr>
        <w:t>רושלמי שלח מחיים למדינת הים בנותיו בכלל בניו</w:t>
      </w:r>
      <w:r w:rsidR="00123968">
        <w:rPr>
          <w:rFonts w:hint="cs"/>
          <w:rtl/>
        </w:rPr>
        <w:t xml:space="preserve">, </w:t>
      </w:r>
      <w:r w:rsidR="00123968">
        <w:rPr>
          <w:rtl/>
        </w:rPr>
        <w:t>שלח בשעת מיתה אינם בכלל בנים</w:t>
      </w:r>
    </w:p>
  </w:footnote>
  <w:footnote w:id="156">
    <w:p w14:paraId="0FD5C38D" w14:textId="7F693653" w:rsidR="0019232C" w:rsidRDefault="0019232C">
      <w:pPr>
        <w:pStyle w:val="aff"/>
        <w:rPr>
          <w:rtl/>
        </w:rPr>
      </w:pPr>
      <w:r>
        <w:rPr>
          <w:rStyle w:val="aff1"/>
        </w:rPr>
        <w:footnoteRef/>
      </w:r>
      <w:r>
        <w:rPr>
          <w:rtl/>
        </w:rPr>
        <w:t xml:space="preserve"> </w:t>
      </w:r>
      <w:r w:rsidRPr="0019232C">
        <w:rPr>
          <w:rtl/>
        </w:rPr>
        <w:t>והוא דלא לקחה מזוני דאי לקחה מע"י של יתומים היו</w:t>
      </w:r>
    </w:p>
  </w:footnote>
  <w:footnote w:id="157">
    <w:p w14:paraId="59DE8ECF" w14:textId="77777777" w:rsidR="0019232C" w:rsidRDefault="0019232C" w:rsidP="0019232C">
      <w:pPr>
        <w:pStyle w:val="aff"/>
        <w:rPr>
          <w:rtl/>
        </w:rPr>
      </w:pPr>
      <w:r>
        <w:rPr>
          <w:rStyle w:val="aff1"/>
        </w:rPr>
        <w:footnoteRef/>
      </w:r>
      <w:r>
        <w:rPr>
          <w:rtl/>
        </w:rPr>
        <w:t xml:space="preserve"> רשב"ם דווקא בחלקו לתוס' בחלק כולם</w:t>
      </w:r>
    </w:p>
    <w:p w14:paraId="4A1985BF" w14:textId="77777777" w:rsidR="0019232C" w:rsidRDefault="0019232C" w:rsidP="0019232C">
      <w:pPr>
        <w:pStyle w:val="aff"/>
        <w:rPr>
          <w:rtl/>
        </w:rPr>
      </w:pPr>
      <w:r>
        <w:rPr>
          <w:rtl/>
        </w:rPr>
        <w:t>שאין למיחש שמא יחזיקו זה על זה כההיא דקרוב בנכסי קטן</w:t>
      </w:r>
    </w:p>
    <w:p w14:paraId="502CD577" w14:textId="77777777" w:rsidR="0019232C" w:rsidRDefault="0019232C" w:rsidP="0019232C">
      <w:pPr>
        <w:pStyle w:val="aff"/>
        <w:rPr>
          <w:rtl/>
        </w:rPr>
      </w:pPr>
      <w:r>
        <w:rPr>
          <w:rtl/>
        </w:rPr>
        <w:t>ואם אמרו-  לרשב"ם-לעדים או לב"ד</w:t>
      </w:r>
    </w:p>
    <w:p w14:paraId="66D7F3AB" w14:textId="63061157" w:rsidR="0019232C" w:rsidRDefault="0019232C" w:rsidP="0019232C">
      <w:pPr>
        <w:pStyle w:val="aff"/>
        <w:rPr>
          <w:rtl/>
        </w:rPr>
      </w:pPr>
      <w:r>
        <w:rPr>
          <w:rtl/>
        </w:rPr>
        <w:tab/>
        <w:t>לתוס' דווקא לב"ד דיתעצמו בדבר ומדלא תקינו וודאי לא מצאו תקנה ומחלו הכל</w:t>
      </w:r>
    </w:p>
  </w:footnote>
  <w:footnote w:id="158">
    <w:p w14:paraId="5310F497" w14:textId="77777777" w:rsidR="00760ADA" w:rsidRDefault="00760ADA" w:rsidP="00760ADA">
      <w:pPr>
        <w:pStyle w:val="aff"/>
        <w:rPr>
          <w:rtl/>
        </w:rPr>
      </w:pPr>
      <w:r>
        <w:rPr>
          <w:rStyle w:val="aff1"/>
        </w:rPr>
        <w:footnoteRef/>
      </w:r>
      <w:r>
        <w:rPr>
          <w:rtl/>
        </w:rPr>
        <w:t xml:space="preserve"> לרשב"ם פירשה שהב"ד נתעצלו להשביעה</w:t>
      </w:r>
    </w:p>
    <w:p w14:paraId="4C842DFB" w14:textId="77777777" w:rsidR="00760ADA" w:rsidRDefault="00760ADA" w:rsidP="00760ADA">
      <w:pPr>
        <w:pStyle w:val="aff"/>
        <w:rPr>
          <w:rtl/>
        </w:rPr>
      </w:pPr>
      <w:r>
        <w:rPr>
          <w:rtl/>
        </w:rPr>
        <w:t>ולתוס' לעולם הוה בחזקת יורשין עד שישביעוה</w:t>
      </w:r>
    </w:p>
    <w:p w14:paraId="05E4C9F5" w14:textId="77777777" w:rsidR="00760ADA" w:rsidRDefault="00760ADA" w:rsidP="00760ADA">
      <w:pPr>
        <w:pStyle w:val="aff"/>
        <w:rPr>
          <w:rtl/>
        </w:rPr>
      </w:pPr>
      <w:r>
        <w:rPr>
          <w:rtl/>
        </w:rPr>
        <w:t>ואין לומר דמיירי בירושת אחי בעלה הקטנים דמשמע בני בעלה</w:t>
      </w:r>
    </w:p>
    <w:p w14:paraId="39EA386F" w14:textId="35247254" w:rsidR="00760ADA" w:rsidRDefault="00760ADA" w:rsidP="00760ADA">
      <w:pPr>
        <w:pStyle w:val="aff"/>
        <w:rPr>
          <w:rtl/>
        </w:rPr>
      </w:pPr>
      <w:r>
        <w:rPr>
          <w:rtl/>
        </w:rPr>
        <w:t>[ושפיר משמע הכי שהרי בעלה אכל בירושתה כל ימי חייו]</w:t>
      </w:r>
    </w:p>
    <w:p w14:paraId="53E078B3" w14:textId="04CF6483" w:rsidR="00760ADA" w:rsidRDefault="00760ADA" w:rsidP="00760ADA">
      <w:pPr>
        <w:pStyle w:val="aff"/>
        <w:rPr>
          <w:rtl/>
        </w:rPr>
      </w:pPr>
      <w:r>
        <w:rPr>
          <w:rtl/>
        </w:rPr>
        <w:t xml:space="preserve">ואם אמרה ראו – ולא אמרן דטרחה </w:t>
      </w:r>
      <w:r>
        <w:rPr>
          <w:rFonts w:hint="cs"/>
          <w:rtl/>
        </w:rPr>
        <w:t xml:space="preserve">לפני התומים </w:t>
      </w:r>
      <w:r>
        <w:rPr>
          <w:rtl/>
        </w:rPr>
        <w:t>ואחולי אחלה [וחזרה בה]</w:t>
      </w:r>
    </w:p>
    <w:p w14:paraId="0154079B" w14:textId="5EC93200" w:rsidR="00760ADA" w:rsidRDefault="00760ADA" w:rsidP="00AC2546">
      <w:pPr>
        <w:pStyle w:val="aff"/>
        <w:rPr>
          <w:rtl/>
        </w:rPr>
      </w:pPr>
      <w:r>
        <w:rPr>
          <w:rtl/>
        </w:rPr>
        <w:t xml:space="preserve">ואי פירשה הכי לרשב"ם </w:t>
      </w:r>
      <w:r>
        <w:rPr>
          <w:rFonts w:hint="cs"/>
          <w:rtl/>
        </w:rPr>
        <w:t xml:space="preserve">אין </w:t>
      </w:r>
      <w:r>
        <w:rPr>
          <w:rtl/>
        </w:rPr>
        <w:t>לה מזוני</w:t>
      </w:r>
      <w:r>
        <w:rPr>
          <w:rFonts w:hint="cs"/>
          <w:rtl/>
        </w:rPr>
        <w:t xml:space="preserve">, </w:t>
      </w:r>
      <w:r>
        <w:rPr>
          <w:rtl/>
        </w:rPr>
        <w:t>ולתוס' דמזונות ונכסי מילוג לא שייכי כל לכתובתה</w:t>
      </w:r>
      <w:r w:rsidR="00AC2546">
        <w:rPr>
          <w:rFonts w:hint="cs"/>
          <w:rtl/>
        </w:rPr>
        <w:t>.</w:t>
      </w:r>
    </w:p>
  </w:footnote>
  <w:footnote w:id="159">
    <w:p w14:paraId="0DC09EDE" w14:textId="77777777" w:rsidR="00917DCC" w:rsidRDefault="00917DCC" w:rsidP="00917DCC">
      <w:pPr>
        <w:pStyle w:val="aff"/>
        <w:rPr>
          <w:rtl/>
        </w:rPr>
      </w:pPr>
      <w:r>
        <w:rPr>
          <w:rStyle w:val="aff1"/>
        </w:rPr>
        <w:footnoteRef/>
      </w:r>
      <w:r>
        <w:rPr>
          <w:rtl/>
        </w:rPr>
        <w:t xml:space="preserve"> רשב"ם אכסדרא דמשעבדא ואת"ל דכן בית מי משעבדא</w:t>
      </w:r>
    </w:p>
    <w:p w14:paraId="27DB4CF0" w14:textId="319B6B63" w:rsidR="00917DCC" w:rsidRDefault="00917DCC" w:rsidP="00917DCC">
      <w:pPr>
        <w:pStyle w:val="aff"/>
        <w:rPr>
          <w:rtl/>
        </w:rPr>
      </w:pPr>
      <w:r>
        <w:rPr>
          <w:rtl/>
        </w:rPr>
        <w:t>והקשו התוס' דא"ה הו"ל להסתפק קודם בבית</w:t>
      </w:r>
    </w:p>
  </w:footnote>
  <w:footnote w:id="160">
    <w:p w14:paraId="24D520FC" w14:textId="77777777" w:rsidR="00917DCC" w:rsidRDefault="00917DCC" w:rsidP="00917DCC">
      <w:pPr>
        <w:pStyle w:val="aff"/>
        <w:rPr>
          <w:rtl/>
        </w:rPr>
      </w:pPr>
      <w:r>
        <w:rPr>
          <w:rStyle w:val="aff1"/>
        </w:rPr>
        <w:footnoteRef/>
      </w:r>
      <w:r>
        <w:rPr>
          <w:rtl/>
        </w:rPr>
        <w:t xml:space="preserve"> רשב"ם דגנאי הדבר לישא אשה ובית אין לדור בו</w:t>
      </w:r>
    </w:p>
    <w:p w14:paraId="44DFEFD8" w14:textId="1F5F3A2B" w:rsidR="00917DCC" w:rsidRDefault="00917DCC" w:rsidP="00917DCC">
      <w:pPr>
        <w:pStyle w:val="aff"/>
        <w:rPr>
          <w:rtl/>
        </w:rPr>
      </w:pPr>
      <w:r>
        <w:rPr>
          <w:rtl/>
        </w:rPr>
        <w:t>תוס' כיוון שפינה הבית וגם דלבן אין מקום לדור סמכה דעתיה דבן</w:t>
      </w:r>
    </w:p>
  </w:footnote>
  <w:footnote w:id="161">
    <w:p w14:paraId="5143EB15" w14:textId="77777777" w:rsidR="00917DCC" w:rsidRDefault="00917DCC" w:rsidP="00917DCC">
      <w:pPr>
        <w:pStyle w:val="aff"/>
        <w:rPr>
          <w:rtl/>
        </w:rPr>
      </w:pPr>
      <w:r>
        <w:rPr>
          <w:rStyle w:val="aff1"/>
        </w:rPr>
        <w:footnoteRef/>
      </w:r>
      <w:r>
        <w:rPr>
          <w:rtl/>
        </w:rPr>
        <w:t xml:space="preserve"> רשב"ם-שהדבר תדיר ומצוי בין הבריות</w:t>
      </w:r>
    </w:p>
    <w:p w14:paraId="359E5507" w14:textId="77777777" w:rsidR="00917DCC" w:rsidRDefault="00917DCC" w:rsidP="00917DCC">
      <w:pPr>
        <w:pStyle w:val="aff"/>
        <w:rPr>
          <w:rtl/>
        </w:rPr>
      </w:pPr>
      <w:r>
        <w:rPr>
          <w:rtl/>
        </w:rPr>
        <w:t>תוס'- שלא רצו חכמים להטריח ולהביא עדים ולעשות קנין</w:t>
      </w:r>
    </w:p>
    <w:p w14:paraId="70407A6B" w14:textId="1630C390" w:rsidR="00917DCC" w:rsidRDefault="00917DCC" w:rsidP="00917DCC">
      <w:pPr>
        <w:pStyle w:val="aff"/>
      </w:pPr>
      <w:r>
        <w:rPr>
          <w:rtl/>
        </w:rPr>
        <w:t>ונראה לר"י שאם חזר ומחלו אינו מחול</w:t>
      </w:r>
    </w:p>
  </w:footnote>
  <w:footnote w:id="162">
    <w:p w14:paraId="0267BFC9" w14:textId="77777777" w:rsidR="00917DCC" w:rsidRDefault="00917DCC" w:rsidP="00917DCC">
      <w:pPr>
        <w:pStyle w:val="aff"/>
        <w:rPr>
          <w:rtl/>
        </w:rPr>
      </w:pPr>
      <w:r>
        <w:rPr>
          <w:rStyle w:val="aff1"/>
        </w:rPr>
        <w:footnoteRef/>
      </w:r>
      <w:r>
        <w:rPr>
          <w:rtl/>
        </w:rPr>
        <w:t xml:space="preserve"> א- נר לאחד נא למאה [ר"ח] וא"ה לכו"ע אפשר לחשב העדפה של שנה זו</w:t>
      </w:r>
    </w:p>
    <w:p w14:paraId="61352D1A" w14:textId="77777777" w:rsidR="00917DCC" w:rsidRDefault="00917DCC" w:rsidP="00917DCC">
      <w:pPr>
        <w:pStyle w:val="aff"/>
        <w:rPr>
          <w:rtl/>
        </w:rPr>
      </w:pPr>
      <w:r>
        <w:rPr>
          <w:rtl/>
        </w:rPr>
        <w:t>ב- דמזלא דבי תרי עדיף [רשב"ם וי"מ]</w:t>
      </w:r>
    </w:p>
    <w:p w14:paraId="5010294B" w14:textId="77777777" w:rsidR="00917DCC" w:rsidRDefault="00917DCC" w:rsidP="00917DCC">
      <w:pPr>
        <w:pStyle w:val="aff"/>
        <w:rPr>
          <w:rtl/>
        </w:rPr>
      </w:pPr>
      <w:r>
        <w:rPr>
          <w:rtl/>
        </w:rPr>
        <w:t>ולר"ת יכולין לחשב כמה הוציאו שנה זו וכמה בשנה שעברה</w:t>
      </w:r>
    </w:p>
    <w:p w14:paraId="15B095DC" w14:textId="170D13D7" w:rsidR="00917DCC" w:rsidRDefault="00917DCC" w:rsidP="00917DCC">
      <w:pPr>
        <w:pStyle w:val="aff"/>
      </w:pPr>
      <w:r>
        <w:rPr>
          <w:rtl/>
        </w:rPr>
        <w:t>ור"י ס"ל דאין כל השנים שוות במזל אחד</w:t>
      </w:r>
    </w:p>
  </w:footnote>
  <w:footnote w:id="163">
    <w:p w14:paraId="162C0C5E" w14:textId="77777777" w:rsidR="00917DCC" w:rsidRDefault="00917DCC" w:rsidP="00917DCC">
      <w:pPr>
        <w:pStyle w:val="aff"/>
        <w:rPr>
          <w:rtl/>
        </w:rPr>
      </w:pPr>
      <w:r>
        <w:rPr>
          <w:rStyle w:val="aff1"/>
        </w:rPr>
        <w:footnoteRef/>
      </w:r>
      <w:r>
        <w:rPr>
          <w:rtl/>
        </w:rPr>
        <w:t xml:space="preserve"> לתוס' מחום אין יכול ליזהר וכדמוכח ממעשה דאנטונינוס בירושלמי</w:t>
      </w:r>
    </w:p>
    <w:p w14:paraId="32E32CF8" w14:textId="77777777" w:rsidR="00917DCC" w:rsidRDefault="00917DCC" w:rsidP="00917DCC">
      <w:pPr>
        <w:pStyle w:val="aff"/>
        <w:rPr>
          <w:rtl/>
        </w:rPr>
      </w:pPr>
      <w:r>
        <w:rPr>
          <w:rtl/>
        </w:rPr>
        <w:t>ולא דמי להא דהכל בידי שמים חוץ מירא"ש דהתם מיירי במידות של האדם</w:t>
      </w:r>
    </w:p>
    <w:p w14:paraId="4E9E07F3" w14:textId="5040F01F" w:rsidR="00917DCC" w:rsidRDefault="00917DCC" w:rsidP="00917DCC">
      <w:pPr>
        <w:pStyle w:val="aff"/>
        <w:rPr>
          <w:rtl/>
        </w:rPr>
      </w:pPr>
      <w:r>
        <w:rPr>
          <w:rtl/>
        </w:rPr>
        <w:t>והכא במאורעות הבאות על האדם</w:t>
      </w:r>
    </w:p>
  </w:footnote>
  <w:footnote w:id="164">
    <w:p w14:paraId="140CBE64" w14:textId="77777777" w:rsidR="00B1286D" w:rsidRDefault="00B1286D" w:rsidP="00B1286D">
      <w:pPr>
        <w:pStyle w:val="aff"/>
        <w:rPr>
          <w:rtl/>
        </w:rPr>
      </w:pPr>
      <w:r>
        <w:rPr>
          <w:rStyle w:val="aff1"/>
        </w:rPr>
        <w:footnoteRef/>
      </w:r>
      <w:r>
        <w:rPr>
          <w:rtl/>
        </w:rPr>
        <w:t xml:space="preserve"> </w:t>
      </w:r>
      <w:r w:rsidRPr="00196C78">
        <w:rPr>
          <w:rtl/>
        </w:rPr>
        <w:t>או דמיירי בלא חופה, או דמיירי בחופה שאינו משתתף בסעודה</w:t>
      </w:r>
    </w:p>
  </w:footnote>
  <w:footnote w:id="165">
    <w:p w14:paraId="47F0C8D6" w14:textId="77777777" w:rsidR="00B1286D" w:rsidRDefault="00B1286D" w:rsidP="00B1286D">
      <w:pPr>
        <w:pStyle w:val="aff"/>
      </w:pPr>
      <w:r>
        <w:rPr>
          <w:rStyle w:val="aff1"/>
        </w:rPr>
        <w:footnoteRef/>
      </w:r>
      <w:r>
        <w:rPr>
          <w:rtl/>
        </w:rPr>
        <w:t xml:space="preserve"> </w:t>
      </w:r>
      <w:r w:rsidRPr="00141268">
        <w:rPr>
          <w:rtl/>
        </w:rPr>
        <w:t>ו</w:t>
      </w:r>
      <w:r>
        <w:rPr>
          <w:rFonts w:hint="cs"/>
          <w:rtl/>
        </w:rPr>
        <w:t xml:space="preserve">לכו''ע </w:t>
      </w:r>
      <w:r w:rsidRPr="00141268">
        <w:rPr>
          <w:rtl/>
        </w:rPr>
        <w:t>בגירשה שלא כדין אין מחזרת הקידושין והוא חייב בכתובתה</w:t>
      </w:r>
    </w:p>
  </w:footnote>
  <w:footnote w:id="166">
    <w:p w14:paraId="7B5590A8" w14:textId="77777777" w:rsidR="00B1286D" w:rsidRDefault="00B1286D" w:rsidP="00B1286D">
      <w:pPr>
        <w:pStyle w:val="aff"/>
      </w:pPr>
      <w:r>
        <w:rPr>
          <w:rStyle w:val="aff1"/>
        </w:rPr>
        <w:footnoteRef/>
      </w:r>
      <w:r>
        <w:rPr>
          <w:rtl/>
        </w:rPr>
        <w:t xml:space="preserve"> והוי ממון המוטל בספק וחולקין</w:t>
      </w:r>
      <w:r>
        <w:rPr>
          <w:rFonts w:hint="cs"/>
          <w:rtl/>
        </w:rPr>
        <w:t xml:space="preserve">, </w:t>
      </w:r>
      <w:r>
        <w:rPr>
          <w:rtl/>
        </w:rPr>
        <w:t>ודלא כרבנן דסומכוס דס"ל בכל כה"ג דהמע"ה</w:t>
      </w:r>
    </w:p>
  </w:footnote>
  <w:footnote w:id="167">
    <w:p w14:paraId="1C9B71D9" w14:textId="77777777" w:rsidR="00B1286D" w:rsidRDefault="00B1286D" w:rsidP="00B1286D">
      <w:pPr>
        <w:pStyle w:val="aff"/>
        <w:rPr>
          <w:rtl/>
        </w:rPr>
      </w:pPr>
      <w:r>
        <w:rPr>
          <w:rStyle w:val="aff1"/>
        </w:rPr>
        <w:footnoteRef/>
      </w:r>
      <w:r>
        <w:rPr>
          <w:rtl/>
        </w:rPr>
        <w:t xml:space="preserve"> [תוס'-ואפי' למ"ד דמלוה לא הוי ראוי הכא הוי ראוי דשמא לא יפרע לעולם]</w:t>
      </w:r>
    </w:p>
    <w:p w14:paraId="126B4C34" w14:textId="77777777" w:rsidR="00B1286D" w:rsidRDefault="00B1286D" w:rsidP="00B1286D">
      <w:pPr>
        <w:pStyle w:val="aff"/>
        <w:rPr>
          <w:rtl/>
        </w:rPr>
      </w:pPr>
      <w:r>
        <w:rPr>
          <w:rtl/>
        </w:rPr>
        <w:t>טעם דלא קרינא ביה לא יגוש -</w:t>
      </w:r>
    </w:p>
    <w:p w14:paraId="39572D79" w14:textId="77777777" w:rsidR="00B1286D" w:rsidRDefault="00B1286D" w:rsidP="00B1286D">
      <w:pPr>
        <w:pStyle w:val="aff"/>
        <w:rPr>
          <w:rtl/>
        </w:rPr>
      </w:pPr>
      <w:r>
        <w:rPr>
          <w:rtl/>
        </w:rPr>
        <w:t>רשב"ם [ור"ת] דהרי זה ככל מלוה דלא קרינא ביה לא יגוש</w:t>
      </w:r>
    </w:p>
    <w:p w14:paraId="607858D7" w14:textId="77777777" w:rsidR="00B1286D" w:rsidRDefault="00B1286D" w:rsidP="00B1286D">
      <w:pPr>
        <w:pStyle w:val="aff"/>
        <w:rPr>
          <w:rtl/>
        </w:rPr>
      </w:pPr>
      <w:r>
        <w:rPr>
          <w:rtl/>
        </w:rPr>
        <w:t>ובמלוה לי' שנים אין שביעית משמטתו [וכל"ב]</w:t>
      </w:r>
    </w:p>
    <w:p w14:paraId="03F520CD" w14:textId="77777777" w:rsidR="00B1286D" w:rsidRDefault="00B1286D" w:rsidP="00B1286D">
      <w:pPr>
        <w:pStyle w:val="aff"/>
        <w:rPr>
          <w:rtl/>
        </w:rPr>
      </w:pPr>
      <w:r>
        <w:rPr>
          <w:rtl/>
        </w:rPr>
        <w:t>ולר"י אין השושבינות קשור למלווה שהרי מכמה טעמים חלוקים הם</w:t>
      </w:r>
    </w:p>
    <w:p w14:paraId="6DF81324" w14:textId="77777777" w:rsidR="00B1286D" w:rsidRDefault="00B1286D" w:rsidP="00B1286D">
      <w:pPr>
        <w:pStyle w:val="aff"/>
        <w:rPr>
          <w:rtl/>
        </w:rPr>
      </w:pPr>
      <w:r>
        <w:rPr>
          <w:rtl/>
        </w:rPr>
        <w:t>אלא דלא קרינא ביה לא יגוש שיכול לומר לו בבתולה אני עושה עמך או שמא לא ישא אשה</w:t>
      </w:r>
    </w:p>
    <w:p w14:paraId="61032E88" w14:textId="77777777" w:rsidR="00B1286D" w:rsidRDefault="00B1286D" w:rsidP="00B1286D">
      <w:pPr>
        <w:pStyle w:val="aff"/>
      </w:pPr>
      <w:r>
        <w:rPr>
          <w:rtl/>
        </w:rPr>
        <w:t>ובמלווה לי' שנים שביעית משמטת [כל"ק]</w:t>
      </w:r>
    </w:p>
  </w:footnote>
  <w:footnote w:id="168">
    <w:p w14:paraId="521D0B52" w14:textId="77777777" w:rsidR="00B1286D" w:rsidRDefault="00B1286D" w:rsidP="00B1286D">
      <w:pPr>
        <w:pStyle w:val="aff"/>
        <w:rPr>
          <w:rtl/>
        </w:rPr>
      </w:pPr>
      <w:r>
        <w:rPr>
          <w:rStyle w:val="aff1"/>
        </w:rPr>
        <w:footnoteRef/>
      </w:r>
      <w:r>
        <w:rPr>
          <w:rtl/>
        </w:rPr>
        <w:t xml:space="preserve"> תוס' באחת שרוצה לעשות באחת ולא בשנים לחצאין</w:t>
      </w:r>
    </w:p>
    <w:p w14:paraId="3F48228E" w14:textId="77777777" w:rsidR="00B1286D" w:rsidRDefault="00B1286D" w:rsidP="00B1286D">
      <w:pPr>
        <w:pStyle w:val="aff"/>
      </w:pPr>
      <w:r>
        <w:rPr>
          <w:rtl/>
        </w:rPr>
        <w:t>ריב"ם ביקש באשה ראשונה הכל אחר שעשה בשנים יכול לומר לאשה אחרת</w:t>
      </w:r>
    </w:p>
  </w:footnote>
  <w:footnote w:id="169">
    <w:p w14:paraId="1F4B2A26" w14:textId="77777777" w:rsidR="00E43036" w:rsidRDefault="00E43036" w:rsidP="00E43036">
      <w:pPr>
        <w:pStyle w:val="aff"/>
        <w:rPr>
          <w:rtl/>
        </w:rPr>
      </w:pPr>
      <w:r>
        <w:rPr>
          <w:rStyle w:val="aff1"/>
        </w:rPr>
        <w:footnoteRef/>
      </w:r>
      <w:r>
        <w:rPr>
          <w:rtl/>
        </w:rPr>
        <w:t xml:space="preserve"> רשב"ם -אבל סבלונות שאין עשויין ליבלות ניגבין  </w:t>
      </w:r>
      <w:r>
        <w:rPr>
          <w:rtl/>
        </w:rPr>
        <w:tab/>
      </w:r>
    </w:p>
    <w:p w14:paraId="219CC810" w14:textId="77777777" w:rsidR="00E43036" w:rsidRDefault="00E43036" w:rsidP="00E43036">
      <w:pPr>
        <w:pStyle w:val="aff"/>
        <w:rPr>
          <w:rtl/>
        </w:rPr>
      </w:pPr>
      <w:r>
        <w:rPr>
          <w:rtl/>
        </w:rPr>
        <w:t>מרובין שיחזרו עמה לבית בעלה [וה"ה למעוטין אלא אורחא דמילתא נקט]</w:t>
      </w:r>
      <w:r>
        <w:rPr>
          <w:rFonts w:hint="cs"/>
          <w:rtl/>
        </w:rPr>
        <w:t xml:space="preserve"> </w:t>
      </w:r>
      <w:r>
        <w:rPr>
          <w:rtl/>
        </w:rPr>
        <w:t>ואפי' אכל</w:t>
      </w:r>
      <w:r>
        <w:rPr>
          <w:rFonts w:hint="cs"/>
          <w:rtl/>
        </w:rPr>
        <w:t xml:space="preserve"> </w:t>
      </w:r>
      <w:r>
        <w:rPr>
          <w:rtl/>
        </w:rPr>
        <w:t>ניגבין</w:t>
      </w:r>
    </w:p>
    <w:p w14:paraId="16B3DE40" w14:textId="77777777" w:rsidR="00E43036" w:rsidRDefault="00E43036" w:rsidP="00E43036">
      <w:pPr>
        <w:pStyle w:val="aff"/>
        <w:rPr>
          <w:rtl/>
        </w:rPr>
      </w:pPr>
      <w:r>
        <w:rPr>
          <w:rtl/>
        </w:rPr>
        <w:t>מועטין שתשתמש בהם בבית אביה ואפי' בדלא אכל -אין ניגבין</w:t>
      </w:r>
    </w:p>
    <w:p w14:paraId="0D620393" w14:textId="77777777" w:rsidR="00E43036" w:rsidRDefault="00E43036" w:rsidP="00E43036">
      <w:pPr>
        <w:pStyle w:val="aff"/>
        <w:rPr>
          <w:rtl/>
        </w:rPr>
      </w:pPr>
      <w:r w:rsidRPr="00E43036">
        <w:rPr>
          <w:b/>
          <w:bCs/>
          <w:rtl/>
        </w:rPr>
        <w:t>תוס' לפי פירוש ראשון</w:t>
      </w:r>
      <w:r>
        <w:rPr>
          <w:rtl/>
        </w:rPr>
        <w:t xml:space="preserve"> חדא אוקימתא איכא ומיירי בסתמא וסיפא פירושי מפרש</w:t>
      </w:r>
    </w:p>
    <w:p w14:paraId="042FD0B8" w14:textId="77777777" w:rsidR="00E43036" w:rsidRDefault="00E43036" w:rsidP="00E43036">
      <w:pPr>
        <w:pStyle w:val="aff"/>
      </w:pPr>
      <w:r>
        <w:rPr>
          <w:rtl/>
        </w:rPr>
        <w:t>[וא"נ במרובים אפי' בדלית לה נגבין ואי לא אכל ניגבין] [ובמהרש"א תירו</w:t>
      </w:r>
      <w:r>
        <w:rPr>
          <w:rFonts w:hint="cs"/>
          <w:rtl/>
        </w:rPr>
        <w:t>ץ</w:t>
      </w:r>
      <w:r>
        <w:rPr>
          <w:rtl/>
        </w:rPr>
        <w:t xml:space="preserve"> </w:t>
      </w:r>
      <w:r>
        <w:rPr>
          <w:rFonts w:hint="cs"/>
          <w:rtl/>
        </w:rPr>
        <w:t>א</w:t>
      </w:r>
      <w:r>
        <w:rPr>
          <w:rtl/>
        </w:rPr>
        <w:t>חד הוא]</w:t>
      </w:r>
    </w:p>
  </w:footnote>
  <w:footnote w:id="170">
    <w:p w14:paraId="3966E86A" w14:textId="77777777" w:rsidR="00E43036" w:rsidRDefault="00E43036" w:rsidP="00E43036">
      <w:pPr>
        <w:pStyle w:val="aff"/>
        <w:rPr>
          <w:rtl/>
        </w:rPr>
      </w:pPr>
      <w:r>
        <w:rPr>
          <w:rStyle w:val="aff1"/>
        </w:rPr>
        <w:footnoteRef/>
      </w:r>
      <w:r>
        <w:rPr>
          <w:rtl/>
        </w:rPr>
        <w:t xml:space="preserve"> </w:t>
      </w:r>
      <w:r w:rsidRPr="00E43036">
        <w:rPr>
          <w:rtl/>
        </w:rPr>
        <w:t xml:space="preserve"> [כדרך השרים ששותים לרפואה]</w:t>
      </w:r>
    </w:p>
  </w:footnote>
  <w:footnote w:id="171">
    <w:p w14:paraId="3BEF0A3B" w14:textId="77777777" w:rsidR="00E43036" w:rsidRDefault="00E43036" w:rsidP="00E43036">
      <w:pPr>
        <w:pStyle w:val="aff"/>
        <w:rPr>
          <w:rtl/>
        </w:rPr>
      </w:pPr>
      <w:r>
        <w:rPr>
          <w:rStyle w:val="aff1"/>
        </w:rPr>
        <w:footnoteRef/>
      </w:r>
      <w:r>
        <w:rPr>
          <w:rtl/>
        </w:rPr>
        <w:t xml:space="preserve"> </w:t>
      </w:r>
      <w:r w:rsidRPr="00E43036">
        <w:rPr>
          <w:b/>
          <w:bCs/>
          <w:rtl/>
        </w:rPr>
        <w:t>רשב"ם</w:t>
      </w:r>
      <w:r>
        <w:rPr>
          <w:rtl/>
        </w:rPr>
        <w:t xml:space="preserve"> </w:t>
      </w:r>
      <w:r>
        <w:rPr>
          <w:rFonts w:hint="cs"/>
          <w:rtl/>
        </w:rPr>
        <w:t xml:space="preserve">ומכאן נשמע </w:t>
      </w:r>
      <w:r>
        <w:rPr>
          <w:rtl/>
        </w:rPr>
        <w:t>לכל כדכוותה גבי פירות ולא מיירי בארוסה דהא לא יורש לה כלל</w:t>
      </w:r>
    </w:p>
    <w:p w14:paraId="5C6841D0" w14:textId="77777777" w:rsidR="00E43036" w:rsidRDefault="00E43036" w:rsidP="00E43036">
      <w:pPr>
        <w:pStyle w:val="aff"/>
        <w:rPr>
          <w:rtl/>
        </w:rPr>
      </w:pPr>
      <w:r w:rsidRPr="00E43036">
        <w:rPr>
          <w:b/>
          <w:bCs/>
          <w:rtl/>
        </w:rPr>
        <w:t>רבנו יעקב</w:t>
      </w:r>
      <w:r>
        <w:rPr>
          <w:rtl/>
        </w:rPr>
        <w:t xml:space="preserve"> מיירי בארוסה וכגון שהחורבה שלו דאי לא שהיה נכנס אחריה לבודקה היה יורשה</w:t>
      </w:r>
      <w:r>
        <w:rPr>
          <w:rFonts w:hint="cs"/>
          <w:rtl/>
        </w:rPr>
        <w:t xml:space="preserve">, </w:t>
      </w:r>
      <w:r>
        <w:rPr>
          <w:rtl/>
        </w:rPr>
        <w:t>[והקשה על לשון 'אלא' לפי' רשב"ם]</w:t>
      </w:r>
    </w:p>
    <w:p w14:paraId="26B1B43C" w14:textId="77777777" w:rsidR="00E43036" w:rsidRDefault="00E43036" w:rsidP="00E43036">
      <w:pPr>
        <w:pStyle w:val="aff"/>
        <w:rPr>
          <w:rtl/>
        </w:rPr>
      </w:pPr>
      <w:r w:rsidRPr="00E43036">
        <w:rPr>
          <w:rStyle w:val="affffe"/>
          <w:rtl/>
        </w:rPr>
        <w:t>ואין להוכיח</w:t>
      </w:r>
      <w:r>
        <w:rPr>
          <w:rtl/>
        </w:rPr>
        <w:t xml:space="preserve"> שגם לגבי פירות לא יקבל </w:t>
      </w:r>
      <w:r>
        <w:rPr>
          <w:rFonts w:hint="cs"/>
          <w:rtl/>
        </w:rPr>
        <w:t>שהרי מדובר כאן בארוסה</w:t>
      </w:r>
    </w:p>
  </w:footnote>
  <w:footnote w:id="172">
    <w:p w14:paraId="0A5C3C50" w14:textId="77777777" w:rsidR="00E43036" w:rsidRDefault="00E43036" w:rsidP="00E43036">
      <w:pPr>
        <w:pStyle w:val="aff"/>
        <w:rPr>
          <w:rtl/>
        </w:rPr>
      </w:pPr>
      <w:r>
        <w:rPr>
          <w:rStyle w:val="aff1"/>
        </w:rPr>
        <w:footnoteRef/>
      </w:r>
      <w:r>
        <w:rPr>
          <w:rtl/>
        </w:rPr>
        <w:t xml:space="preserve"> </w:t>
      </w:r>
      <w:r w:rsidRPr="00E43036">
        <w:rPr>
          <w:rtl/>
        </w:rPr>
        <w:t>אא"כ פירש ע"מ</w:t>
      </w:r>
    </w:p>
  </w:footnote>
  <w:footnote w:id="173">
    <w:p w14:paraId="0F828CBA" w14:textId="77777777" w:rsidR="00E43036" w:rsidRDefault="00E43036" w:rsidP="00E43036">
      <w:pPr>
        <w:pStyle w:val="aff"/>
        <w:rPr>
          <w:rtl/>
        </w:rPr>
      </w:pPr>
      <w:r>
        <w:rPr>
          <w:rStyle w:val="aff1"/>
        </w:rPr>
        <w:footnoteRef/>
      </w:r>
      <w:r>
        <w:rPr>
          <w:rtl/>
        </w:rPr>
        <w:t xml:space="preserve"> ובלא שייר קרקע </w:t>
      </w:r>
      <w:r>
        <w:rPr>
          <w:rFonts w:hint="cs"/>
          <w:rtl/>
        </w:rPr>
        <w:t xml:space="preserve">אי'ז </w:t>
      </w:r>
      <w:r>
        <w:rPr>
          <w:rtl/>
        </w:rPr>
        <w:t>מתנה דמחמת מיתה נתן</w:t>
      </w:r>
      <w:r>
        <w:rPr>
          <w:rFonts w:hint="cs"/>
          <w:rtl/>
        </w:rPr>
        <w:t xml:space="preserve">, </w:t>
      </w:r>
      <w:r>
        <w:rPr>
          <w:rtl/>
        </w:rPr>
        <w:t>ואם הזכיר מחמת מיתה לא הויא מתנה</w:t>
      </w:r>
    </w:p>
  </w:footnote>
  <w:footnote w:id="174">
    <w:p w14:paraId="39861E3B" w14:textId="77777777" w:rsidR="00E43036" w:rsidRDefault="00E43036" w:rsidP="00E43036">
      <w:pPr>
        <w:pStyle w:val="aff"/>
        <w:rPr>
          <w:rtl/>
        </w:rPr>
      </w:pPr>
      <w:r>
        <w:rPr>
          <w:rStyle w:val="aff1"/>
        </w:rPr>
        <w:footnoteRef/>
      </w:r>
      <w:r>
        <w:rPr>
          <w:rtl/>
        </w:rPr>
        <w:t xml:space="preserve"> [א.ואף רבנן ס"ל הכי אלא שכל שמו נקראת הברייתא</w:t>
      </w:r>
    </w:p>
    <w:p w14:paraId="1C21C2A3" w14:textId="69427D0C" w:rsidR="00E43036" w:rsidRDefault="00E43036" w:rsidP="00E43036">
      <w:pPr>
        <w:pStyle w:val="aff"/>
        <w:rPr>
          <w:rtl/>
        </w:rPr>
      </w:pPr>
      <w:r>
        <w:rPr>
          <w:rtl/>
        </w:rPr>
        <w:t>ב. דר' שמעון שזורי חשש טפי דס"ל דאף המסוכן]</w:t>
      </w:r>
    </w:p>
  </w:footnote>
  <w:footnote w:id="175">
    <w:p w14:paraId="688C98F8" w14:textId="77777777" w:rsidR="000379D2" w:rsidRDefault="000379D2" w:rsidP="000379D2">
      <w:pPr>
        <w:pStyle w:val="aff"/>
        <w:rPr>
          <w:rtl/>
        </w:rPr>
      </w:pPr>
      <w:r>
        <w:rPr>
          <w:rStyle w:val="aff1"/>
        </w:rPr>
        <w:footnoteRef/>
      </w:r>
      <w:r>
        <w:rPr>
          <w:rtl/>
        </w:rPr>
        <w:t xml:space="preserve"> </w:t>
      </w:r>
      <w:r w:rsidRPr="00F157B8">
        <w:rPr>
          <w:rtl/>
        </w:rPr>
        <w:t>ר"ח יליף מ"את" ואין נראה לרשב"ם אלא, או מייתורא דקרא  או דה"מ לכתוב ונתתם</w:t>
      </w:r>
    </w:p>
  </w:footnote>
  <w:footnote w:id="176">
    <w:p w14:paraId="74D560A5" w14:textId="77777777" w:rsidR="000379D2" w:rsidRDefault="000379D2" w:rsidP="000379D2">
      <w:pPr>
        <w:pStyle w:val="aff"/>
      </w:pPr>
      <w:r>
        <w:rPr>
          <w:rStyle w:val="aff1"/>
        </w:rPr>
        <w:footnoteRef/>
      </w:r>
      <w:r>
        <w:rPr>
          <w:rtl/>
        </w:rPr>
        <w:t xml:space="preserve"> רבנו שמואל מזרחית מונעת המטר ולתוס' מביאה מים יותר מדי</w:t>
      </w:r>
    </w:p>
  </w:footnote>
  <w:footnote w:id="177">
    <w:p w14:paraId="38E99221" w14:textId="77777777" w:rsidR="000379D2" w:rsidRDefault="000379D2" w:rsidP="000379D2">
      <w:pPr>
        <w:pStyle w:val="aff"/>
        <w:rPr>
          <w:rtl/>
        </w:rPr>
      </w:pPr>
      <w:r>
        <w:rPr>
          <w:rStyle w:val="aff1"/>
        </w:rPr>
        <w:footnoteRef/>
      </w:r>
      <w:r>
        <w:rPr>
          <w:rtl/>
        </w:rPr>
        <w:t xml:space="preserve"> </w:t>
      </w:r>
      <w:r>
        <w:rPr>
          <w:rFonts w:hint="cs"/>
          <w:rtl/>
        </w:rPr>
        <w:t xml:space="preserve">יום הראשון סימן לכל השנה - </w:t>
      </w:r>
      <w:r>
        <w:rPr>
          <w:rtl/>
        </w:rPr>
        <w:t>לקריר ולחמים רשב"ם -גשום ושחום</w:t>
      </w:r>
    </w:p>
  </w:footnote>
  <w:footnote w:id="178">
    <w:p w14:paraId="7397BCF3" w14:textId="77777777" w:rsidR="000379D2" w:rsidRDefault="000379D2" w:rsidP="000379D2">
      <w:pPr>
        <w:pStyle w:val="aff"/>
        <w:rPr>
          <w:rtl/>
        </w:rPr>
      </w:pPr>
      <w:r>
        <w:rPr>
          <w:rStyle w:val="aff1"/>
        </w:rPr>
        <w:footnoteRef/>
      </w:r>
      <w:r>
        <w:rPr>
          <w:rtl/>
        </w:rPr>
        <w:t xml:space="preserve"> </w:t>
      </w:r>
      <w:r>
        <w:rPr>
          <w:rFonts w:hint="cs"/>
          <w:rtl/>
        </w:rPr>
        <w:t>והטעם:</w:t>
      </w:r>
      <w:r>
        <w:t xml:space="preserve"> </w:t>
      </w:r>
      <w:r>
        <w:rPr>
          <w:rtl/>
        </w:rPr>
        <w:t>דלא אלים כח הלוקח</w:t>
      </w:r>
      <w:r>
        <w:rPr>
          <w:rFonts w:hint="cs"/>
          <w:rtl/>
        </w:rPr>
        <w:t xml:space="preserve">, </w:t>
      </w:r>
      <w:r>
        <w:rPr>
          <w:rtl/>
        </w:rPr>
        <w:t xml:space="preserve">ומיירי </w:t>
      </w:r>
      <w:r>
        <w:rPr>
          <w:rFonts w:hint="cs"/>
          <w:rtl/>
        </w:rPr>
        <w:t>ש</w:t>
      </w:r>
      <w:r>
        <w:rPr>
          <w:rtl/>
        </w:rPr>
        <w:t>כתב לו קני וכל שיעבודיה או דאותיות ניקנות במסירה</w:t>
      </w:r>
    </w:p>
    <w:p w14:paraId="1F38A2A0" w14:textId="77777777" w:rsidR="000379D2" w:rsidRDefault="000379D2" w:rsidP="000379D2">
      <w:pPr>
        <w:pStyle w:val="aff"/>
        <w:rPr>
          <w:rtl/>
        </w:rPr>
      </w:pPr>
      <w:r>
        <w:rPr>
          <w:rtl/>
        </w:rPr>
        <w:t>א-בחילק כל נכסיו ב-או בקנין ג-או  דמסר מחיים</w:t>
      </w:r>
      <w:r>
        <w:rPr>
          <w:rFonts w:hint="cs"/>
          <w:rtl/>
        </w:rPr>
        <w:t xml:space="preserve"> </w:t>
      </w:r>
      <w:r>
        <w:rPr>
          <w:rtl/>
        </w:rPr>
        <w:t>[ואם עמד מחליו חוזר וכדגרס' לעיל]</w:t>
      </w:r>
    </w:p>
    <w:p w14:paraId="5AC3A0C6" w14:textId="77777777" w:rsidR="000379D2" w:rsidRDefault="000379D2" w:rsidP="000379D2">
      <w:pPr>
        <w:pStyle w:val="aff"/>
        <w:rPr>
          <w:rtl/>
        </w:rPr>
      </w:pPr>
      <w:r w:rsidRPr="00F157B8">
        <w:rPr>
          <w:b/>
          <w:bCs/>
          <w:rtl/>
        </w:rPr>
        <w:t>רשב"ם</w:t>
      </w:r>
      <w:r>
        <w:rPr>
          <w:rtl/>
        </w:rPr>
        <w:t xml:space="preserve"> למאן דדאין דינא דגרמי חייב לשלם המוחל מעותיו ללוקח</w:t>
      </w:r>
    </w:p>
    <w:p w14:paraId="1DFBC52B" w14:textId="77777777" w:rsidR="000379D2" w:rsidRDefault="000379D2" w:rsidP="000379D2">
      <w:pPr>
        <w:pStyle w:val="aff"/>
      </w:pPr>
      <w:r w:rsidRPr="00F157B8">
        <w:rPr>
          <w:b/>
          <w:bCs/>
          <w:rtl/>
        </w:rPr>
        <w:t>תוס'</w:t>
      </w:r>
      <w:r>
        <w:rPr>
          <w:rFonts w:hint="cs"/>
          <w:b/>
          <w:bCs/>
          <w:rtl/>
        </w:rPr>
        <w:t>:</w:t>
      </w:r>
      <w:r>
        <w:rPr>
          <w:rtl/>
        </w:rPr>
        <w:t xml:space="preserve"> צריך לשלם רק מעות שנתן בו הלוקח ולא כל השטר</w:t>
      </w:r>
      <w:r>
        <w:rPr>
          <w:rFonts w:hint="cs"/>
          <w:rtl/>
        </w:rPr>
        <w:t xml:space="preserve">, </w:t>
      </w:r>
      <w:r>
        <w:rPr>
          <w:rtl/>
        </w:rPr>
        <w:t>וכההיא דשורף שטרותיו של חבירו</w:t>
      </w:r>
    </w:p>
  </w:footnote>
  <w:footnote w:id="179">
    <w:p w14:paraId="5EC7B20D" w14:textId="77777777" w:rsidR="000379D2" w:rsidRDefault="000379D2" w:rsidP="000379D2">
      <w:pPr>
        <w:pStyle w:val="aff"/>
        <w:rPr>
          <w:rtl/>
        </w:rPr>
      </w:pPr>
      <w:r>
        <w:rPr>
          <w:rStyle w:val="aff1"/>
        </w:rPr>
        <w:footnoteRef/>
      </w:r>
      <w:r>
        <w:rPr>
          <w:rtl/>
        </w:rPr>
        <w:t xml:space="preserve"> מתנת שכ"מ מן התורה [ואפי' במקצת]</w:t>
      </w:r>
      <w:r>
        <w:rPr>
          <w:rFonts w:hint="cs"/>
          <w:rtl/>
        </w:rPr>
        <w:t xml:space="preserve">, </w:t>
      </w:r>
      <w:r w:rsidRPr="00F157B8">
        <w:rPr>
          <w:b/>
          <w:bCs/>
          <w:rtl/>
        </w:rPr>
        <w:t>רשב"ם</w:t>
      </w:r>
      <w:r>
        <w:rPr>
          <w:rtl/>
        </w:rPr>
        <w:t xml:space="preserve"> פלוגתת אמוראי אי מדאורייתא ממש היא אי לאו</w:t>
      </w:r>
      <w:r>
        <w:rPr>
          <w:rFonts w:hint="cs"/>
          <w:rtl/>
        </w:rPr>
        <w:t xml:space="preserve">, </w:t>
      </w:r>
      <w:r w:rsidRPr="00F157B8">
        <w:rPr>
          <w:b/>
          <w:bCs/>
          <w:rtl/>
        </w:rPr>
        <w:t>תוס'</w:t>
      </w:r>
      <w:r>
        <w:rPr>
          <w:rtl/>
        </w:rPr>
        <w:t xml:space="preserve"> לא ממש אלא אסמכתא היא</w:t>
      </w:r>
    </w:p>
    <w:p w14:paraId="2E0675BD" w14:textId="77777777" w:rsidR="000379D2" w:rsidRDefault="000379D2" w:rsidP="000379D2">
      <w:pPr>
        <w:pStyle w:val="aff"/>
        <w:rPr>
          <w:rtl/>
        </w:rPr>
      </w:pPr>
      <w:r>
        <w:rPr>
          <w:rFonts w:hint="cs"/>
          <w:rtl/>
        </w:rPr>
        <w:t>***</w:t>
      </w:r>
    </w:p>
    <w:p w14:paraId="48DFA568" w14:textId="77777777" w:rsidR="000379D2" w:rsidRDefault="000379D2" w:rsidP="000379D2">
      <w:pPr>
        <w:pStyle w:val="aff"/>
        <w:rPr>
          <w:rtl/>
        </w:rPr>
      </w:pPr>
      <w:r>
        <w:rPr>
          <w:rtl/>
        </w:rPr>
        <w:t>והביאו ד' ראיות לזה</w:t>
      </w:r>
    </w:p>
    <w:p w14:paraId="46D96724" w14:textId="77777777" w:rsidR="000379D2" w:rsidRDefault="000379D2" w:rsidP="000379D2">
      <w:pPr>
        <w:pStyle w:val="aff"/>
        <w:rPr>
          <w:rtl/>
        </w:rPr>
      </w:pPr>
      <w:r>
        <w:rPr>
          <w:rtl/>
        </w:rPr>
        <w:t>א-אשה שחבלה באחרין דאין מוכרת כתובתה פן תמחלנה לבעלה</w:t>
      </w:r>
    </w:p>
    <w:p w14:paraId="1D569A2F" w14:textId="77777777" w:rsidR="000379D2" w:rsidRDefault="000379D2" w:rsidP="000379D2">
      <w:pPr>
        <w:pStyle w:val="aff"/>
        <w:rPr>
          <w:rtl/>
        </w:rPr>
      </w:pPr>
      <w:r>
        <w:rPr>
          <w:rtl/>
        </w:rPr>
        <w:t>ובהכרח דתשלם רק דמים שנתנו בזה</w:t>
      </w:r>
    </w:p>
    <w:p w14:paraId="1E65C934" w14:textId="77777777" w:rsidR="000379D2" w:rsidRDefault="000379D2" w:rsidP="000379D2">
      <w:pPr>
        <w:pStyle w:val="aff"/>
        <w:rPr>
          <w:rtl/>
        </w:rPr>
      </w:pPr>
      <w:r>
        <w:rPr>
          <w:rtl/>
        </w:rPr>
        <w:t>ב-</w:t>
      </w:r>
      <w:r>
        <w:rPr>
          <w:rFonts w:hint="cs"/>
          <w:rtl/>
        </w:rPr>
        <w:t xml:space="preserve"> </w:t>
      </w:r>
      <w:r>
        <w:rPr>
          <w:rtl/>
        </w:rPr>
        <w:t>קריבתיה דר"נ דהשיא עצה דתמחל הבת ובהכרח דעל כל הכתובה ועי"ז תרוויח הנותר</w:t>
      </w:r>
    </w:p>
    <w:p w14:paraId="41E49859" w14:textId="77777777" w:rsidR="000379D2" w:rsidRDefault="000379D2" w:rsidP="000379D2">
      <w:pPr>
        <w:pStyle w:val="aff"/>
        <w:rPr>
          <w:rtl/>
        </w:rPr>
      </w:pPr>
      <w:r>
        <w:rPr>
          <w:rtl/>
        </w:rPr>
        <w:t>ולא יקשה דתשלם הכתובה כמו שהיא ראויה לימכר השתא דקטנה היתה והגיעה לעונת הפעוטות דמחילתה מחילה ומתנתה מתנה</w:t>
      </w:r>
    </w:p>
    <w:p w14:paraId="79B55A9B" w14:textId="77777777" w:rsidR="000379D2" w:rsidRDefault="000379D2" w:rsidP="000379D2">
      <w:pPr>
        <w:pStyle w:val="aff"/>
        <w:rPr>
          <w:rtl/>
        </w:rPr>
      </w:pPr>
      <w:r>
        <w:rPr>
          <w:rtl/>
        </w:rPr>
        <w:t>ג-</w:t>
      </w:r>
      <w:r>
        <w:rPr>
          <w:rFonts w:hint="cs"/>
          <w:rtl/>
        </w:rPr>
        <w:t xml:space="preserve"> </w:t>
      </w:r>
      <w:r>
        <w:rPr>
          <w:rtl/>
        </w:rPr>
        <w:t>הא דלחכמים קידשה בשט"ח או במלוה אינה מקודשת שמא ימחול</w:t>
      </w:r>
    </w:p>
    <w:p w14:paraId="3D61E911" w14:textId="77777777" w:rsidR="000379D2" w:rsidRDefault="000379D2" w:rsidP="000379D2">
      <w:pPr>
        <w:pStyle w:val="aff"/>
        <w:rPr>
          <w:rtl/>
        </w:rPr>
      </w:pPr>
      <w:r>
        <w:rPr>
          <w:rtl/>
        </w:rPr>
        <w:t>ואי משלם כל הדמים למה שימחול</w:t>
      </w:r>
    </w:p>
    <w:p w14:paraId="7036F548" w14:textId="77777777" w:rsidR="000379D2" w:rsidRDefault="000379D2" w:rsidP="000379D2">
      <w:pPr>
        <w:pStyle w:val="aff"/>
        <w:rPr>
          <w:rtl/>
        </w:rPr>
      </w:pPr>
      <w:r>
        <w:rPr>
          <w:rtl/>
        </w:rPr>
        <w:t>ואכתי דחה לזה התוס' דשמא לא סמכא דעתיה מפני שיש לה בושת לתבוע בב"ד</w:t>
      </w:r>
    </w:p>
    <w:p w14:paraId="076CCFA2" w14:textId="77777777" w:rsidR="000379D2" w:rsidRDefault="000379D2" w:rsidP="000379D2">
      <w:pPr>
        <w:pStyle w:val="aff"/>
        <w:rPr>
          <w:rtl/>
        </w:rPr>
      </w:pPr>
      <w:r>
        <w:rPr>
          <w:rtl/>
        </w:rPr>
        <w:t>ד-מצא שובר והאשה מודה לא חיישינן שמא זמנו לא נכון ונתן לה בתשרי ומכרה בזמן שבינתיים דאיתא לדשמואל דיכול למוחלו</w:t>
      </w:r>
    </w:p>
    <w:p w14:paraId="746632B8" w14:textId="77777777" w:rsidR="000379D2" w:rsidRDefault="000379D2" w:rsidP="000379D2">
      <w:pPr>
        <w:pStyle w:val="aff"/>
        <w:rPr>
          <w:rtl/>
        </w:rPr>
      </w:pPr>
      <w:r>
        <w:rPr>
          <w:rtl/>
        </w:rPr>
        <w:t>ובהכרח דאין צריך לשלם כל הדמים אזי הלוקח הוא כניזק והחיוב יהיה על האשה</w:t>
      </w:r>
    </w:p>
    <w:p w14:paraId="0FB4B7E1" w14:textId="77777777" w:rsidR="000379D2" w:rsidRDefault="000379D2" w:rsidP="000379D2">
      <w:pPr>
        <w:pStyle w:val="aff"/>
        <w:rPr>
          <w:rtl/>
        </w:rPr>
      </w:pPr>
      <w:r>
        <w:rPr>
          <w:rtl/>
        </w:rPr>
        <w:t>ולכא' הא אין לה מעות לשלם ובהכרח דרק למה שנתנו בה, ובדבר מועט אין לחוש שיחזרו בהם הלקוחות</w:t>
      </w:r>
    </w:p>
    <w:p w14:paraId="22FEF01B" w14:textId="77777777" w:rsidR="000379D2" w:rsidRDefault="000379D2" w:rsidP="000379D2">
      <w:pPr>
        <w:pStyle w:val="aff"/>
        <w:rPr>
          <w:rtl/>
        </w:rPr>
      </w:pPr>
      <w:r>
        <w:rPr>
          <w:rtl/>
        </w:rPr>
        <w:t>ולא חיישינן שמא מכרה בזמן שהיתה גרושה , או דאיירי למ"ד דלא דאין דינא דגרמי או דלא חיישינן</w:t>
      </w:r>
    </w:p>
    <w:p w14:paraId="294E0C95" w14:textId="77777777" w:rsidR="000379D2" w:rsidRDefault="000379D2" w:rsidP="000379D2">
      <w:pPr>
        <w:pStyle w:val="aff"/>
        <w:rPr>
          <w:rtl/>
        </w:rPr>
      </w:pPr>
      <w:r>
        <w:rPr>
          <w:rtl/>
        </w:rPr>
        <w:t>והא דלא חיישינן שכתבה בניסן ונתנה בתשרי ונישאה לבעל שני ואינה יכולה למחול דיד השני כידה</w:t>
      </w:r>
    </w:p>
    <w:p w14:paraId="324582A0" w14:textId="77777777" w:rsidR="000379D2" w:rsidRDefault="000379D2" w:rsidP="000379D2">
      <w:pPr>
        <w:pStyle w:val="aff"/>
        <w:rPr>
          <w:rtl/>
        </w:rPr>
      </w:pPr>
      <w:r>
        <w:rPr>
          <w:rtl/>
        </w:rPr>
        <w:t>- דמיירי שיודעין שאין לה בעל</w:t>
      </w:r>
    </w:p>
    <w:p w14:paraId="2FB10D71" w14:textId="77777777" w:rsidR="000379D2" w:rsidRDefault="000379D2" w:rsidP="000379D2">
      <w:pPr>
        <w:pStyle w:val="aff"/>
      </w:pPr>
      <w:r>
        <w:rPr>
          <w:rtl/>
        </w:rPr>
        <w:t>במקום הפסד שרי למחול או דאין הפסד שהרי היו מחזירין מה שנתנו בה</w:t>
      </w:r>
    </w:p>
  </w:footnote>
  <w:footnote w:id="180">
    <w:p w14:paraId="44A9E1B2" w14:textId="77777777" w:rsidR="005821A9" w:rsidRDefault="005821A9" w:rsidP="005821A9">
      <w:pPr>
        <w:pStyle w:val="aff"/>
        <w:rPr>
          <w:rtl/>
        </w:rPr>
      </w:pPr>
      <w:r>
        <w:rPr>
          <w:rStyle w:val="aff1"/>
        </w:rPr>
        <w:footnoteRef/>
      </w:r>
      <w:r>
        <w:rPr>
          <w:rtl/>
        </w:rPr>
        <w:t xml:space="preserve"> ובאגב גרידא נמי לא אשכחנא בברי דמהני</w:t>
      </w:r>
      <w:r>
        <w:rPr>
          <w:rFonts w:hint="cs"/>
          <w:rtl/>
        </w:rPr>
        <w:t xml:space="preserve">, </w:t>
      </w:r>
      <w:r w:rsidRPr="00E80AF8">
        <w:rPr>
          <w:b/>
          <w:bCs/>
          <w:rtl/>
        </w:rPr>
        <w:t>ובהודאה שאינו בלשון מתנה</w:t>
      </w:r>
      <w:r>
        <w:rPr>
          <w:rtl/>
        </w:rPr>
        <w:t xml:space="preserve"> גם אינו יכול להקנותו</w:t>
      </w:r>
      <w:r>
        <w:rPr>
          <w:rFonts w:hint="cs"/>
          <w:rtl/>
        </w:rPr>
        <w:t xml:space="preserve"> </w:t>
      </w:r>
    </w:p>
    <w:p w14:paraId="44445449" w14:textId="77777777" w:rsidR="005821A9" w:rsidRDefault="005821A9" w:rsidP="005821A9">
      <w:pPr>
        <w:pStyle w:val="aff"/>
        <w:rPr>
          <w:rtl/>
        </w:rPr>
      </w:pPr>
      <w:r>
        <w:rPr>
          <w:rtl/>
        </w:rPr>
        <w:t>א- הואיל ויורש יורשה  ומתנת שכ"מ כירושה</w:t>
      </w:r>
    </w:p>
    <w:p w14:paraId="0C626092" w14:textId="77777777" w:rsidR="005821A9" w:rsidRDefault="005821A9" w:rsidP="005821A9">
      <w:pPr>
        <w:pStyle w:val="aff"/>
        <w:rPr>
          <w:rtl/>
        </w:rPr>
      </w:pPr>
      <w:r>
        <w:rPr>
          <w:rtl/>
        </w:rPr>
        <w:t>ומדאיתא ברשותיה איתא נמי במתנת שכ"מ [ואפי' שאינו בבריא]</w:t>
      </w:r>
    </w:p>
    <w:p w14:paraId="351F71AB" w14:textId="77777777" w:rsidR="005821A9" w:rsidRDefault="005821A9" w:rsidP="005821A9">
      <w:pPr>
        <w:pStyle w:val="aff"/>
        <w:rPr>
          <w:rtl/>
        </w:rPr>
      </w:pPr>
      <w:r>
        <w:rPr>
          <w:rtl/>
        </w:rPr>
        <w:t>ב- במעמד שלושתן גם בבריא איתא הלוואה</w:t>
      </w:r>
    </w:p>
    <w:p w14:paraId="1258828B" w14:textId="77777777" w:rsidR="005821A9" w:rsidRDefault="005821A9" w:rsidP="005821A9">
      <w:pPr>
        <w:pStyle w:val="aff"/>
        <w:rPr>
          <w:rtl/>
        </w:rPr>
      </w:pPr>
      <w:r w:rsidRPr="00E80AF8">
        <w:rPr>
          <w:b/>
          <w:bCs/>
          <w:rtl/>
        </w:rPr>
        <w:t xml:space="preserve">רשב"ם </w:t>
      </w:r>
      <w:r>
        <w:rPr>
          <w:rFonts w:hint="cs"/>
          <w:rtl/>
        </w:rPr>
        <w:t>וטעם זה א</w:t>
      </w:r>
      <w:r>
        <w:rPr>
          <w:rtl/>
        </w:rPr>
        <w:t xml:space="preserve">פשר </w:t>
      </w:r>
      <w:r>
        <w:rPr>
          <w:rFonts w:hint="cs"/>
          <w:rtl/>
        </w:rPr>
        <w:t xml:space="preserve">גם </w:t>
      </w:r>
      <w:r>
        <w:rPr>
          <w:rtl/>
        </w:rPr>
        <w:t>להקנותו במעמד שלושתן</w:t>
      </w:r>
      <w:r>
        <w:rPr>
          <w:rFonts w:hint="cs"/>
          <w:rtl/>
        </w:rPr>
        <w:t xml:space="preserve">, </w:t>
      </w:r>
    </w:p>
    <w:p w14:paraId="6894C4AB" w14:textId="77777777" w:rsidR="005821A9" w:rsidRDefault="005821A9" w:rsidP="005821A9">
      <w:pPr>
        <w:pStyle w:val="aff"/>
        <w:rPr>
          <w:rtl/>
        </w:rPr>
      </w:pPr>
      <w:r w:rsidRPr="00E80AF8">
        <w:rPr>
          <w:b/>
          <w:bCs/>
          <w:rtl/>
        </w:rPr>
        <w:t>במתנת שכ"מ</w:t>
      </w:r>
      <w:r>
        <w:rPr>
          <w:rtl/>
        </w:rPr>
        <w:t xml:space="preserve"> מהני ואע"ג דאינו נקנה בחליפין</w:t>
      </w:r>
    </w:p>
  </w:footnote>
  <w:footnote w:id="181">
    <w:p w14:paraId="2E49BA79" w14:textId="77777777" w:rsidR="005821A9" w:rsidRDefault="005821A9" w:rsidP="005821A9">
      <w:pPr>
        <w:pStyle w:val="aff"/>
        <w:rPr>
          <w:rtl/>
        </w:rPr>
      </w:pPr>
      <w:r>
        <w:rPr>
          <w:rStyle w:val="aff1"/>
        </w:rPr>
        <w:footnoteRef/>
      </w:r>
      <w:r>
        <w:rPr>
          <w:rtl/>
        </w:rPr>
        <w:t xml:space="preserve"> לרשב"ם ל"ק- שייר לעצמו הפירות מי שייר מקומם ולכשימות האילן יקצוץ ענפיו</w:t>
      </w:r>
    </w:p>
    <w:p w14:paraId="5D839271" w14:textId="77777777" w:rsidR="005821A9" w:rsidRDefault="005821A9" w:rsidP="005821A9">
      <w:pPr>
        <w:pStyle w:val="aff"/>
        <w:rPr>
          <w:rtl/>
        </w:rPr>
      </w:pPr>
      <w:r>
        <w:rPr>
          <w:rtl/>
        </w:rPr>
        <w:t xml:space="preserve">מי כל לגבי נפשיה בעין יפה משייר [ולא נהירא לרשב"ם גירסה זו]      </w:t>
      </w:r>
    </w:p>
    <w:p w14:paraId="1B95D4C4" w14:textId="77777777" w:rsidR="005821A9" w:rsidRDefault="005821A9" w:rsidP="005821A9">
      <w:pPr>
        <w:pStyle w:val="aff"/>
        <w:rPr>
          <w:rtl/>
        </w:rPr>
      </w:pPr>
      <w:r>
        <w:rPr>
          <w:rtl/>
        </w:rPr>
        <w:t>לל"ב- מיירי בנמלך וקנו מידו</w:t>
      </w:r>
      <w:r>
        <w:rPr>
          <w:rFonts w:hint="cs"/>
          <w:rtl/>
        </w:rPr>
        <w:t xml:space="preserve">- </w:t>
      </w:r>
      <w:r>
        <w:rPr>
          <w:rtl/>
        </w:rPr>
        <w:t>מי אמרינן ששייר לעצמו מקום הפירות או לאו</w:t>
      </w:r>
      <w:r>
        <w:rPr>
          <w:rFonts w:hint="cs"/>
          <w:rtl/>
        </w:rPr>
        <w:t xml:space="preserve">, </w:t>
      </w:r>
      <w:r>
        <w:rPr>
          <w:rtl/>
        </w:rPr>
        <w:t>והוי מתנה ובעמד אינו חוזר בשניהם</w:t>
      </w:r>
      <w:r>
        <w:rPr>
          <w:rFonts w:hint="cs"/>
          <w:rtl/>
        </w:rPr>
        <w:t xml:space="preserve">, </w:t>
      </w:r>
    </w:p>
    <w:p w14:paraId="5E102344" w14:textId="77777777" w:rsidR="005821A9" w:rsidRDefault="005821A9" w:rsidP="005821A9">
      <w:pPr>
        <w:pStyle w:val="aff"/>
        <w:rPr>
          <w:rtl/>
        </w:rPr>
      </w:pPr>
      <w:r>
        <w:rPr>
          <w:rtl/>
        </w:rPr>
        <w:t>או"ד דלא שיר וגם הראשון לא קנה דפירי בעיני לעולם לא הווי שיור</w:t>
      </w:r>
    </w:p>
    <w:p w14:paraId="2C25CD28" w14:textId="77777777" w:rsidR="005821A9" w:rsidRDefault="005821A9" w:rsidP="005821A9">
      <w:pPr>
        <w:pStyle w:val="aff"/>
        <w:rPr>
          <w:rtl/>
        </w:rPr>
      </w:pPr>
      <w:r>
        <w:rPr>
          <w:rtl/>
        </w:rPr>
        <w:t>או"ד דהשני קנה דהא שייר הפירות [ל"א דאי לא שייר אף הראשון לא קנה]</w:t>
      </w:r>
    </w:p>
    <w:p w14:paraId="413C4F1F" w14:textId="77777777" w:rsidR="005821A9" w:rsidRDefault="005821A9" w:rsidP="005821A9">
      <w:pPr>
        <w:pStyle w:val="aff"/>
        <w:rPr>
          <w:rtl/>
        </w:rPr>
      </w:pPr>
      <w:r>
        <w:rPr>
          <w:rtl/>
        </w:rPr>
        <w:tab/>
        <w:t>• תוס' דקל לאחד ופירות לאחר ושייר מקום צמיחת הפירות</w:t>
      </w:r>
    </w:p>
    <w:p w14:paraId="41B43F10" w14:textId="77777777" w:rsidR="005821A9" w:rsidRDefault="005821A9" w:rsidP="005821A9">
      <w:pPr>
        <w:pStyle w:val="aff"/>
        <w:rPr>
          <w:rtl/>
        </w:rPr>
      </w:pPr>
      <w:r>
        <w:rPr>
          <w:rtl/>
        </w:rPr>
        <w:t>מי אמרינן דבנתינה לראשון לא שייר מקום צימוח ושני לא קנה</w:t>
      </w:r>
    </w:p>
    <w:p w14:paraId="3AE42ABF" w14:textId="77777777" w:rsidR="005821A9" w:rsidRDefault="005821A9" w:rsidP="005821A9">
      <w:pPr>
        <w:pStyle w:val="aff"/>
        <w:rPr>
          <w:rtl/>
        </w:rPr>
      </w:pPr>
      <w:r>
        <w:rPr>
          <w:rtl/>
        </w:rPr>
        <w:t>או"ד דראשון לא קנה וכשנתן לשני נתן לו עם מקום צימוח הפירות ולא הוי דשלבל"ע</w:t>
      </w:r>
    </w:p>
    <w:p w14:paraId="5E48A45F" w14:textId="77777777" w:rsidR="005821A9" w:rsidRDefault="005821A9" w:rsidP="005821A9">
      <w:pPr>
        <w:pStyle w:val="aff"/>
        <w:rPr>
          <w:rtl/>
        </w:rPr>
      </w:pPr>
      <w:r>
        <w:rPr>
          <w:rtl/>
        </w:rPr>
        <w:t>לעצמו מי אמרינן דלגבי דידה הוי הפירות דשלב"ל ועכ"ר דהניח גם למקום צימוח הפירות</w:t>
      </w:r>
    </w:p>
    <w:p w14:paraId="23D6B930" w14:textId="77777777" w:rsidR="005821A9" w:rsidRDefault="005821A9" w:rsidP="005821A9">
      <w:pPr>
        <w:pStyle w:val="aff"/>
        <w:rPr>
          <w:rtl/>
        </w:rPr>
      </w:pPr>
      <w:r>
        <w:rPr>
          <w:rtl/>
        </w:rPr>
        <w:t>או"ד דאפי' לעצמו לא הניח מקום צימוח</w:t>
      </w:r>
      <w:r>
        <w:rPr>
          <w:rFonts w:hint="cs"/>
          <w:rtl/>
        </w:rPr>
        <w:t>.</w:t>
      </w:r>
    </w:p>
    <w:p w14:paraId="7F8B36C2" w14:textId="77777777" w:rsidR="005821A9" w:rsidRDefault="005821A9" w:rsidP="005821A9">
      <w:pPr>
        <w:pStyle w:val="aff"/>
        <w:rPr>
          <w:rtl/>
        </w:rPr>
      </w:pPr>
      <w:r>
        <w:rPr>
          <w:rtl/>
        </w:rPr>
        <w:t>ואף דבסתם מוכר משייר קרקע</w:t>
      </w:r>
    </w:p>
    <w:p w14:paraId="1AC0A5E4" w14:textId="77777777" w:rsidR="005821A9" w:rsidRDefault="005821A9" w:rsidP="005821A9">
      <w:pPr>
        <w:pStyle w:val="aff"/>
        <w:rPr>
          <w:rtl/>
        </w:rPr>
      </w:pPr>
      <w:r>
        <w:rPr>
          <w:rtl/>
        </w:rPr>
        <w:t>א- בשכ"מ יש מקום לומר שהניח רק מקום פירות</w:t>
      </w:r>
    </w:p>
    <w:p w14:paraId="6BA8E794" w14:textId="77777777" w:rsidR="005821A9" w:rsidRDefault="005821A9" w:rsidP="005821A9">
      <w:pPr>
        <w:pStyle w:val="aff"/>
        <w:rPr>
          <w:rtl/>
        </w:rPr>
      </w:pPr>
      <w:r>
        <w:rPr>
          <w:rtl/>
        </w:rPr>
        <w:t>ב-כיוון שנתן כל האילן מסתבר שנתן הכל</w:t>
      </w:r>
    </w:p>
    <w:p w14:paraId="49C90B1B" w14:textId="77777777" w:rsidR="005821A9" w:rsidRDefault="005821A9" w:rsidP="005821A9">
      <w:pPr>
        <w:pStyle w:val="aff"/>
        <w:rPr>
          <w:rtl/>
        </w:rPr>
      </w:pPr>
      <w:r>
        <w:rPr>
          <w:rtl/>
        </w:rPr>
        <w:t>• ר"נ מסיק דאפי' את"ל דשייר קני פירי</w:t>
      </w:r>
    </w:p>
    <w:p w14:paraId="40BBEBD7" w14:textId="77777777" w:rsidR="005821A9" w:rsidRDefault="005821A9" w:rsidP="005821A9">
      <w:pPr>
        <w:pStyle w:val="aff"/>
      </w:pPr>
      <w:r>
        <w:rPr>
          <w:rtl/>
        </w:rPr>
        <w:tab/>
        <w:t>מ"מ לרשב"ם בחוץ מפירותיו ולתוס' בשייר לעצמו- שייר מקום פירי</w:t>
      </w:r>
    </w:p>
  </w:footnote>
  <w:footnote w:id="182">
    <w:p w14:paraId="006F315E" w14:textId="0FB6958E" w:rsidR="00C73314" w:rsidRDefault="00C73314" w:rsidP="00C73314">
      <w:pPr>
        <w:pStyle w:val="aff"/>
        <w:rPr>
          <w:rtl/>
        </w:rPr>
      </w:pPr>
      <w:r>
        <w:rPr>
          <w:rStyle w:val="aff1"/>
        </w:rPr>
        <w:footnoteRef/>
      </w:r>
      <w:r>
        <w:rPr>
          <w:rtl/>
        </w:rPr>
        <w:t xml:space="preserve"> והתוס' הקשו חדא דאדרבה כ"ש שאומר אמת בהלוואה</w:t>
      </w:r>
      <w:r>
        <w:rPr>
          <w:rFonts w:hint="cs"/>
          <w:rtl/>
        </w:rPr>
        <w:t xml:space="preserve">, </w:t>
      </w:r>
      <w:r>
        <w:rPr>
          <w:rtl/>
        </w:rPr>
        <w:t>ועוד דהא גבי איסור גיורא אין  שייך להשביע בניו</w:t>
      </w:r>
      <w:r>
        <w:rPr>
          <w:rFonts w:hint="cs"/>
          <w:rtl/>
        </w:rPr>
        <w:t xml:space="preserve">, </w:t>
      </w:r>
      <w:r>
        <w:rPr>
          <w:rtl/>
        </w:rPr>
        <w:t>• ונראה לר"י דהודה אע"פ שאנו מוחזקים שאין חייב לו בעמד</w:t>
      </w:r>
    </w:p>
    <w:p w14:paraId="234C8731" w14:textId="77777777" w:rsidR="00C73314" w:rsidRDefault="00C73314" w:rsidP="00C73314">
      <w:pPr>
        <w:pStyle w:val="aff"/>
        <w:rPr>
          <w:rtl/>
        </w:rPr>
      </w:pPr>
      <w:r>
        <w:rPr>
          <w:rtl/>
        </w:rPr>
        <w:t>לתוס' בי"מ מי מהני להקנותו באמירה בעלמא [שאינו בלשון מתנה]</w:t>
      </w:r>
    </w:p>
    <w:p w14:paraId="6D2C871A" w14:textId="49EB1B4C" w:rsidR="00C73314" w:rsidRDefault="00C73314" w:rsidP="00C73314">
      <w:pPr>
        <w:pStyle w:val="aff"/>
      </w:pPr>
      <w:r>
        <w:rPr>
          <w:rtl/>
        </w:rPr>
        <w:t>ומצי למיבעי אף במתנת ברי ומיהו בשכ"מ לא שמעינן לברי ומברי שמעינן לשכ"מ</w:t>
      </w:r>
    </w:p>
  </w:footnote>
  <w:footnote w:id="183">
    <w:p w14:paraId="3DD9E2E5" w14:textId="77777777" w:rsidR="00741132" w:rsidRDefault="00741132" w:rsidP="00741132">
      <w:pPr>
        <w:pStyle w:val="aff"/>
      </w:pPr>
      <w:r>
        <w:rPr>
          <w:rStyle w:val="aff1"/>
        </w:rPr>
        <w:footnoteRef/>
      </w:r>
      <w:r>
        <w:rPr>
          <w:rtl/>
        </w:rPr>
        <w:t xml:space="preserve"> פלוגתא אי </w:t>
      </w:r>
      <w:r>
        <w:rPr>
          <w:rFonts w:hint="cs"/>
          <w:rtl/>
        </w:rPr>
        <w:t xml:space="preserve">יש ב' רמי בר רחל, </w:t>
      </w:r>
      <w:r>
        <w:rPr>
          <w:rtl/>
        </w:rPr>
        <w:t>בירושלמי אמרה אמת במה שאמרה טהורה אני</w:t>
      </w:r>
      <w:r>
        <w:rPr>
          <w:rFonts w:hint="cs"/>
          <w:rtl/>
        </w:rPr>
        <w:t>,ו</w:t>
      </w:r>
      <w:r>
        <w:rPr>
          <w:rtl/>
        </w:rPr>
        <w:t>שאמר שבת רחל הוא לפי שרצה ליחסו אחר שמואל</w:t>
      </w:r>
      <w:r>
        <w:rPr>
          <w:rFonts w:hint="cs"/>
          <w:rtl/>
        </w:rPr>
        <w:t>.</w:t>
      </w:r>
    </w:p>
  </w:footnote>
  <w:footnote w:id="184">
    <w:p w14:paraId="6AE242C8" w14:textId="77777777" w:rsidR="00741132" w:rsidRDefault="00741132" w:rsidP="00741132">
      <w:pPr>
        <w:pStyle w:val="aff"/>
        <w:rPr>
          <w:rtl/>
        </w:rPr>
      </w:pPr>
      <w:r>
        <w:rPr>
          <w:rStyle w:val="aff1"/>
        </w:rPr>
        <w:footnoteRef/>
      </w:r>
      <w:r>
        <w:rPr>
          <w:rtl/>
        </w:rPr>
        <w:t xml:space="preserve"> רשב"ם -המקבל לתוס'-דווקא הנותן</w:t>
      </w:r>
    </w:p>
    <w:p w14:paraId="0528D976" w14:textId="77777777" w:rsidR="00741132" w:rsidRDefault="00741132" w:rsidP="00741132">
      <w:pPr>
        <w:pStyle w:val="aff"/>
        <w:rPr>
          <w:rtl/>
        </w:rPr>
      </w:pPr>
      <w:r>
        <w:rPr>
          <w:rtl/>
        </w:rPr>
        <w:t>א-דווקא בהלוואה אמרינן שיחזיר אבל בפקדון שלא עשה לו טובה לא אמרינן</w:t>
      </w:r>
    </w:p>
    <w:p w14:paraId="0B2B3F70" w14:textId="77777777" w:rsidR="00741132" w:rsidRDefault="00741132" w:rsidP="00741132">
      <w:pPr>
        <w:pStyle w:val="aff"/>
        <w:rPr>
          <w:rtl/>
        </w:rPr>
      </w:pPr>
      <w:r>
        <w:rPr>
          <w:rtl/>
        </w:rPr>
        <w:t>ב-כל שלא אמרינן להדיא שאין רוח חכמים נוחה הימנו לא אמרינן הכי</w:t>
      </w:r>
    </w:p>
    <w:p w14:paraId="152D6EAD" w14:textId="77777777" w:rsidR="00741132" w:rsidRDefault="00741132" w:rsidP="00741132">
      <w:pPr>
        <w:pStyle w:val="aff"/>
        <w:rPr>
          <w:rtl/>
        </w:rPr>
      </w:pPr>
      <w:r>
        <w:rPr>
          <w:rtl/>
        </w:rPr>
        <w:t>ואהך הקשו התוס' דמכלל הן אתה שומע לאו וכדאשכחנא בהזהב</w:t>
      </w:r>
    </w:p>
    <w:p w14:paraId="0AFBA52A" w14:textId="77777777" w:rsidR="00741132" w:rsidRDefault="00741132" w:rsidP="00741132">
      <w:pPr>
        <w:pStyle w:val="aff"/>
        <w:rPr>
          <w:rtl/>
        </w:rPr>
      </w:pPr>
      <w:r>
        <w:rPr>
          <w:rtl/>
        </w:rPr>
        <w:t>• מצווה לקיים דברי המת</w:t>
      </w:r>
    </w:p>
    <w:p w14:paraId="72FBE637" w14:textId="77777777" w:rsidR="00741132" w:rsidRDefault="00741132" w:rsidP="00741132">
      <w:pPr>
        <w:pStyle w:val="aff"/>
        <w:rPr>
          <w:rtl/>
        </w:rPr>
      </w:pPr>
      <w:r>
        <w:rPr>
          <w:rtl/>
        </w:rPr>
        <w:t>א-באומר תנו ב-בשליש והושלש מתחילה ג-בשאין ראוי לינתן מחיים ד-ר"ת רק מאן דאיתא בירושה מצווה לקיים דבריו [משא"כ בגר] תוס' מתנת שכ"מ הוויא כעין ירושה מצווה לקיים דברי המת אינו דומה כלל לירושה אלא רק מצווה על היורשים, ה- דווקא באומר פא"פ וחזר בו בתוס' דמוכח מגיטין דגם בשטר אמרינן הכי דמלד"ה</w:t>
      </w:r>
    </w:p>
    <w:p w14:paraId="44BBC165" w14:textId="77777777" w:rsidR="00741132" w:rsidRDefault="00741132" w:rsidP="00741132">
      <w:pPr>
        <w:pStyle w:val="aff"/>
        <w:rPr>
          <w:rtl/>
        </w:rPr>
      </w:pPr>
      <w:r>
        <w:rPr>
          <w:rtl/>
        </w:rPr>
        <w:t>• הא דלא מתרצינן הכי בגיטין דהושלש מתחילה ביד שליש</w:t>
      </w:r>
      <w:r>
        <w:rPr>
          <w:rFonts w:hint="cs"/>
          <w:rtl/>
        </w:rPr>
        <w:t xml:space="preserve">, </w:t>
      </w:r>
      <w:r>
        <w:rPr>
          <w:rtl/>
        </w:rPr>
        <w:t>א- דכיחידאה לא מוקמינן</w:t>
      </w:r>
    </w:p>
    <w:p w14:paraId="71F70B71" w14:textId="77777777" w:rsidR="00741132" w:rsidRDefault="00741132" w:rsidP="00741132">
      <w:pPr>
        <w:pStyle w:val="aff"/>
        <w:rPr>
          <w:rtl/>
        </w:rPr>
      </w:pPr>
      <w:r>
        <w:rPr>
          <w:rtl/>
        </w:rPr>
        <w:t>ב-דהיה ראוי לינתן מחיים</w:t>
      </w:r>
      <w:r>
        <w:rPr>
          <w:rFonts w:hint="cs"/>
          <w:rtl/>
        </w:rPr>
        <w:t xml:space="preserve">, </w:t>
      </w:r>
      <w:r>
        <w:rPr>
          <w:rtl/>
        </w:rPr>
        <w:t>ג- ס"ל כשמואל לגא אמרינן מלד"ה</w:t>
      </w:r>
      <w:r>
        <w:rPr>
          <w:rFonts w:hint="cs"/>
          <w:rtl/>
        </w:rPr>
        <w:t xml:space="preserve">, </w:t>
      </w:r>
      <w:r>
        <w:rPr>
          <w:rtl/>
        </w:rPr>
        <w:t>ד-דלא משמע שהושלש לכך מדלא כתב זה</w:t>
      </w:r>
      <w:r>
        <w:rPr>
          <w:rFonts w:hint="cs"/>
          <w:rtl/>
        </w:rPr>
        <w:t xml:space="preserve">, </w:t>
      </w:r>
      <w:r>
        <w:rPr>
          <w:rtl/>
        </w:rPr>
        <w:t>ובהולך אמרינן דמשמע שפיר דהושלש לפי שבאותה שעה אמרינן ליה להוליך</w:t>
      </w:r>
    </w:p>
  </w:footnote>
  <w:footnote w:id="185">
    <w:p w14:paraId="2D7EE065" w14:textId="77777777" w:rsidR="00741132" w:rsidRDefault="00741132" w:rsidP="00741132">
      <w:pPr>
        <w:pStyle w:val="aff"/>
        <w:rPr>
          <w:rtl/>
        </w:rPr>
      </w:pPr>
      <w:r>
        <w:rPr>
          <w:rStyle w:val="aff1"/>
        </w:rPr>
        <w:footnoteRef/>
      </w:r>
      <w:r>
        <w:rPr>
          <w:rtl/>
        </w:rPr>
        <w:t xml:space="preserve"> שייר מתנה כל שהוא מתנתו קיימת ובעמד אינו חוזר</w:t>
      </w:r>
      <w:r>
        <w:rPr>
          <w:rFonts w:hint="cs"/>
          <w:rtl/>
        </w:rPr>
        <w:t xml:space="preserve">, </w:t>
      </w:r>
    </w:p>
    <w:p w14:paraId="77733D5B" w14:textId="77777777" w:rsidR="00741132" w:rsidRDefault="00741132" w:rsidP="00741132">
      <w:pPr>
        <w:pStyle w:val="aff"/>
        <w:rPr>
          <w:rtl/>
        </w:rPr>
      </w:pPr>
      <w:r w:rsidRPr="00C73314">
        <w:rPr>
          <w:b/>
          <w:bCs/>
          <w:rtl/>
        </w:rPr>
        <w:t>ר"י</w:t>
      </w:r>
      <w:r>
        <w:rPr>
          <w:rtl/>
        </w:rPr>
        <w:t xml:space="preserve"> אמר רב כדי פרנסתו דכי קאי מחוליו סמיך עלייהו</w:t>
      </w:r>
      <w:r>
        <w:rPr>
          <w:rFonts w:hint="cs"/>
          <w:rtl/>
        </w:rPr>
        <w:t xml:space="preserve"> | </w:t>
      </w:r>
      <w:r w:rsidRPr="00C73314">
        <w:rPr>
          <w:b/>
          <w:bCs/>
          <w:rtl/>
        </w:rPr>
        <w:t>ריב"א</w:t>
      </w:r>
      <w:r>
        <w:rPr>
          <w:rtl/>
        </w:rPr>
        <w:t xml:space="preserve"> אפי' מטלטלין כדי פרנסתו</w:t>
      </w:r>
      <w:r>
        <w:rPr>
          <w:rFonts w:hint="cs"/>
          <w:rtl/>
        </w:rPr>
        <w:t xml:space="preserve"> |</w:t>
      </w:r>
    </w:p>
    <w:p w14:paraId="1B05D4E1" w14:textId="77777777" w:rsidR="00741132" w:rsidRDefault="00741132" w:rsidP="00741132">
      <w:pPr>
        <w:pStyle w:val="aff"/>
        <w:rPr>
          <w:rtl/>
        </w:rPr>
      </w:pPr>
      <w:r w:rsidRPr="00C73314">
        <w:rPr>
          <w:b/>
          <w:bCs/>
          <w:rtl/>
        </w:rPr>
        <w:t>ר"י</w:t>
      </w:r>
      <w:r>
        <w:rPr>
          <w:rtl/>
        </w:rPr>
        <w:t xml:space="preserve"> קרקע דווקא וכל שהוא דווקא</w:t>
      </w:r>
    </w:p>
  </w:footnote>
  <w:footnote w:id="186">
    <w:p w14:paraId="49C4894A" w14:textId="77777777" w:rsidR="00741132" w:rsidRDefault="00741132" w:rsidP="00741132">
      <w:pPr>
        <w:pStyle w:val="aff"/>
        <w:rPr>
          <w:rtl/>
        </w:rPr>
      </w:pPr>
      <w:r>
        <w:rPr>
          <w:rStyle w:val="aff1"/>
        </w:rPr>
        <w:footnoteRef/>
      </w:r>
      <w:r>
        <w:rPr>
          <w:rtl/>
        </w:rPr>
        <w:t xml:space="preserve"> לת"ק ה"ה בשייר מטלטלין וה"נ בדעת ר"י אלא אגב רישא נקטנו קרקע</w:t>
      </w:r>
      <w:r>
        <w:rPr>
          <w:rFonts w:hint="cs"/>
          <w:rtl/>
        </w:rPr>
        <w:t>.</w:t>
      </w:r>
    </w:p>
    <w:p w14:paraId="13D3B5A6" w14:textId="77777777" w:rsidR="00741132" w:rsidRDefault="00741132" w:rsidP="00741132">
      <w:pPr>
        <w:pStyle w:val="aff"/>
        <w:rPr>
          <w:rtl/>
        </w:rPr>
      </w:pPr>
      <w:r>
        <w:rPr>
          <w:rtl/>
        </w:rPr>
        <w:t>א- דגופו של עבד שייר</w:t>
      </w:r>
      <w:r>
        <w:rPr>
          <w:rFonts w:hint="cs"/>
          <w:rtl/>
        </w:rPr>
        <w:t xml:space="preserve"> | </w:t>
      </w:r>
      <w:r w:rsidRPr="00C73314">
        <w:rPr>
          <w:b/>
          <w:bCs/>
          <w:rtl/>
        </w:rPr>
        <w:t>ב</w:t>
      </w:r>
      <w:r>
        <w:rPr>
          <w:rtl/>
        </w:rPr>
        <w:t xml:space="preserve"> לאו כרות גיטא דיש לאדון זכות בשטר או דאף דבסתם עבדי כמקרקעי דמי מ"מ הכא דעתו של עבד ולאו כריתות גמור הוא</w:t>
      </w:r>
      <w:r>
        <w:rPr>
          <w:rFonts w:hint="cs"/>
          <w:rtl/>
        </w:rPr>
        <w:t xml:space="preserve">. </w:t>
      </w:r>
      <w:r w:rsidRPr="00C73314">
        <w:rPr>
          <w:b/>
          <w:bCs/>
          <w:rtl/>
        </w:rPr>
        <w:t>ג-</w:t>
      </w:r>
      <w:r>
        <w:rPr>
          <w:rtl/>
        </w:rPr>
        <w:t xml:space="preserve"> דלא פלגינן דיבורא  ואין העבד יכול לברר מה רבו שייר לו</w:t>
      </w:r>
      <w:r>
        <w:rPr>
          <w:rFonts w:hint="cs"/>
          <w:rtl/>
        </w:rPr>
        <w:t xml:space="preserve">. </w:t>
      </w:r>
      <w:r w:rsidRPr="00C73314">
        <w:rPr>
          <w:b/>
          <w:bCs/>
          <w:rtl/>
        </w:rPr>
        <w:t xml:space="preserve">ד- </w:t>
      </w:r>
      <w:r>
        <w:rPr>
          <w:rtl/>
        </w:rPr>
        <w:t>ואפי' פירש מאי שייר מ"מ מדהדר בנכסים הדר נמי בעבד</w:t>
      </w:r>
      <w:r>
        <w:rPr>
          <w:rFonts w:hint="cs"/>
          <w:rtl/>
        </w:rPr>
        <w:t xml:space="preserve">. </w:t>
      </w:r>
      <w:r w:rsidRPr="00C73314">
        <w:rPr>
          <w:b/>
          <w:bCs/>
          <w:rtl/>
        </w:rPr>
        <w:t>א"נ</w:t>
      </w:r>
      <w:r>
        <w:rPr>
          <w:rtl/>
        </w:rPr>
        <w:t xml:space="preserve"> מדשייר בנכסים שייר נמי בעבד</w:t>
      </w:r>
    </w:p>
    <w:p w14:paraId="3BEC6C02" w14:textId="77777777" w:rsidR="00741132" w:rsidRDefault="00741132" w:rsidP="00741132">
      <w:pPr>
        <w:pStyle w:val="aff"/>
        <w:rPr>
          <w:rtl/>
        </w:rPr>
      </w:pPr>
      <w:r>
        <w:rPr>
          <w:rtl/>
        </w:rPr>
        <w:t>לרשב"ם גם אי עשו מטלטלין שיור אצל עבד מ"מ אמת שמטלטלין לענין זה כמקרקעי</w:t>
      </w:r>
    </w:p>
  </w:footnote>
  <w:footnote w:id="187">
    <w:p w14:paraId="48A723A1" w14:textId="77777777" w:rsidR="0034446C" w:rsidRDefault="0034446C" w:rsidP="0034446C">
      <w:pPr>
        <w:pStyle w:val="aff"/>
        <w:rPr>
          <w:rtl/>
        </w:rPr>
      </w:pPr>
      <w:r>
        <w:rPr>
          <w:rStyle w:val="aff1"/>
        </w:rPr>
        <w:footnoteRef/>
      </w:r>
      <w:r>
        <w:rPr>
          <w:rtl/>
        </w:rPr>
        <w:t xml:space="preserve"> חכמים ה' רחלות גוזזות כל אחת כל שהן מנה ופרס לכולן יחד</w:t>
      </w:r>
    </w:p>
    <w:p w14:paraId="4F0EB90B" w14:textId="77777777" w:rsidR="0034446C" w:rsidRDefault="0034446C" w:rsidP="0034446C">
      <w:pPr>
        <w:pStyle w:val="aff"/>
        <w:rPr>
          <w:rtl/>
        </w:rPr>
      </w:pPr>
      <w:r>
        <w:rPr>
          <w:rtl/>
        </w:rPr>
        <w:t>ובלבד שיהיו מחומשות דאל"ה כמאן דליתא</w:t>
      </w:r>
    </w:p>
    <w:p w14:paraId="02DDC7DF" w14:textId="77777777" w:rsidR="0034446C" w:rsidRDefault="0034446C" w:rsidP="0034446C">
      <w:pPr>
        <w:pStyle w:val="aff"/>
        <w:rPr>
          <w:rtl/>
        </w:rPr>
      </w:pPr>
      <w:r>
        <w:rPr>
          <w:rtl/>
        </w:rPr>
        <w:t>ואף ר"י מודה דאיידי דאמר ת"ק שיעורא רבה אמרו חכמים שיעורא זוטרא דהיינו כל שהוא</w:t>
      </w:r>
    </w:p>
    <w:p w14:paraId="5284C228" w14:textId="11496692" w:rsidR="0034446C" w:rsidRDefault="0034446C" w:rsidP="0034446C">
      <w:pPr>
        <w:pStyle w:val="aff"/>
        <w:rPr>
          <w:rtl/>
        </w:rPr>
      </w:pPr>
      <w:r>
        <w:rPr>
          <w:rtl/>
        </w:rPr>
        <w:t>וה"נ בתנור אמרינן כה"ג</w:t>
      </w:r>
    </w:p>
  </w:footnote>
  <w:footnote w:id="188">
    <w:p w14:paraId="1AC09A06" w14:textId="77777777" w:rsidR="0034446C" w:rsidRDefault="0034446C" w:rsidP="0034446C">
      <w:pPr>
        <w:pStyle w:val="aff"/>
        <w:rPr>
          <w:rtl/>
        </w:rPr>
      </w:pPr>
      <w:r>
        <w:rPr>
          <w:rStyle w:val="aff1"/>
        </w:rPr>
        <w:footnoteRef/>
      </w:r>
      <w:r>
        <w:rPr>
          <w:rtl/>
        </w:rPr>
        <w:t xml:space="preserve"> עבדא למילי דאורייתא הוקש לקרקע וכדכתיב 'והתנחלתם',</w:t>
      </w:r>
    </w:p>
    <w:p w14:paraId="214DDB26" w14:textId="32EB02C7" w:rsidR="0034446C" w:rsidRDefault="0034446C" w:rsidP="0034446C">
      <w:pPr>
        <w:pStyle w:val="aff"/>
        <w:rPr>
          <w:rtl/>
        </w:rPr>
      </w:pPr>
      <w:r>
        <w:rPr>
          <w:rtl/>
        </w:rPr>
        <w:t>ומאי דמסתפקינן בגמ' לרשב"ם לענין לשון בנ"א</w:t>
      </w:r>
      <w:r>
        <w:rPr>
          <w:rFonts w:hint="cs"/>
          <w:rtl/>
        </w:rPr>
        <w:t xml:space="preserve">,  </w:t>
      </w:r>
      <w:r w:rsidRPr="0034446C">
        <w:rPr>
          <w:rStyle w:val="affffe"/>
          <w:rtl/>
        </w:rPr>
        <w:t>לתוס'</w:t>
      </w:r>
      <w:r>
        <w:rPr>
          <w:rtl/>
        </w:rPr>
        <w:t xml:space="preserve"> מילי דרבנן</w:t>
      </w:r>
    </w:p>
    <w:p w14:paraId="35B6103D" w14:textId="451D222C" w:rsidR="0034446C" w:rsidRDefault="0034446C" w:rsidP="002D0A11">
      <w:pPr>
        <w:pStyle w:val="aff"/>
        <w:rPr>
          <w:rtl/>
        </w:rPr>
      </w:pPr>
      <w:r>
        <w:rPr>
          <w:rtl/>
        </w:rPr>
        <w:t>לאו כרות גיטא</w:t>
      </w:r>
      <w:r w:rsidR="002D0A11">
        <w:rPr>
          <w:rFonts w:hint="cs"/>
          <w:rtl/>
        </w:rPr>
        <w:t xml:space="preserve">: - </w:t>
      </w:r>
      <w:r>
        <w:rPr>
          <w:rtl/>
        </w:rPr>
        <w:t>ר"נ שמחמת זכות שכתובה לאדון בשטר אינו מקנה לגמרי [ר"ח]</w:t>
      </w:r>
    </w:p>
    <w:p w14:paraId="5528B410" w14:textId="2499B92C" w:rsidR="0034446C" w:rsidRDefault="0034446C" w:rsidP="0034446C">
      <w:pPr>
        <w:pStyle w:val="aff"/>
        <w:rPr>
          <w:rtl/>
        </w:rPr>
      </w:pPr>
      <w:r>
        <w:rPr>
          <w:rtl/>
        </w:rPr>
        <w:t>ב- אף דבעלמא כמקרקעי הכא מאן לימא לן דלא רצה בכוונה לשייר המטלטלין על העבד</w:t>
      </w:r>
    </w:p>
  </w:footnote>
  <w:footnote w:id="189">
    <w:p w14:paraId="1FCAF9DA" w14:textId="77777777" w:rsidR="00A845F1" w:rsidRDefault="00A845F1" w:rsidP="00A845F1">
      <w:pPr>
        <w:pStyle w:val="aff"/>
        <w:rPr>
          <w:rtl/>
        </w:rPr>
      </w:pPr>
      <w:r>
        <w:rPr>
          <w:rStyle w:val="aff1"/>
        </w:rPr>
        <w:footnoteRef/>
      </w:r>
      <w:r>
        <w:rPr>
          <w:rtl/>
        </w:rPr>
        <w:t xml:space="preserve"> א-שכ"מ. ב-עבדו. ג-אשתו [לא עשאה אלא אפוטרופא]. ד-בניו [ודווקא בדלא שייר וכתב לה כל שהוא איבדה כתובתה]. ה-מברחת [דגילתה דעתה דלא נתכוונה להקנותם].</w:t>
      </w:r>
    </w:p>
    <w:p w14:paraId="48DFF47D" w14:textId="77777777" w:rsidR="00A845F1" w:rsidRDefault="00A845F1" w:rsidP="00A845F1">
      <w:pPr>
        <w:pStyle w:val="aff"/>
        <w:rPr>
          <w:rtl/>
        </w:rPr>
      </w:pPr>
      <w:r>
        <w:rPr>
          <w:rtl/>
        </w:rPr>
        <w:t>בכולם מטלטלי הוי שיור לבר מכתובתה [ובייחדה הוי כמקרקעי]</w:t>
      </w:r>
    </w:p>
    <w:p w14:paraId="52B34683" w14:textId="77777777" w:rsidR="00A845F1" w:rsidRDefault="00A845F1" w:rsidP="00A845F1">
      <w:pPr>
        <w:pStyle w:val="aff"/>
        <w:rPr>
          <w:rtl/>
        </w:rPr>
      </w:pPr>
      <w:r>
        <w:rPr>
          <w:rtl/>
        </w:rPr>
        <w:t>הא דלא חשיב הא דחכמים דבכל נכסיו דתעמוד על מתנתה לפי דניחא לה דליפיק עלה קלא</w:t>
      </w:r>
    </w:p>
    <w:p w14:paraId="42A4E708" w14:textId="77777777" w:rsidR="00A845F1" w:rsidRDefault="00A845F1" w:rsidP="00A845F1">
      <w:pPr>
        <w:pStyle w:val="aff"/>
        <w:rPr>
          <w:rtl/>
        </w:rPr>
      </w:pPr>
      <w:r>
        <w:rPr>
          <w:rtl/>
        </w:rPr>
        <w:t>א-משום דכל נכסיו דקתני לאו דווקא אלא סגי שזה יהיה יותר מכתובתה</w:t>
      </w:r>
    </w:p>
    <w:p w14:paraId="45D2DEF7" w14:textId="4B3FF6C5" w:rsidR="00A845F1" w:rsidRDefault="00A845F1" w:rsidP="00A845F1">
      <w:pPr>
        <w:pStyle w:val="aff"/>
        <w:rPr>
          <w:rtl/>
        </w:rPr>
      </w:pPr>
      <w:r>
        <w:rPr>
          <w:rtl/>
        </w:rPr>
        <w:t>ב-משום דבפלוגתא לא קאמיירי [אא"כ גלי אדעתא דמשום אינסובא הוא דכו"ע הוא]</w:t>
      </w:r>
    </w:p>
  </w:footnote>
  <w:footnote w:id="190">
    <w:p w14:paraId="2C22DD99" w14:textId="7E98B8FC" w:rsidR="00A845F1" w:rsidRDefault="00A845F1" w:rsidP="00A845F1">
      <w:pPr>
        <w:pStyle w:val="aff"/>
        <w:rPr>
          <w:rtl/>
        </w:rPr>
      </w:pPr>
      <w:r>
        <w:rPr>
          <w:rStyle w:val="aff1"/>
        </w:rPr>
        <w:footnoteRef/>
      </w:r>
      <w:r>
        <w:rPr>
          <w:rtl/>
        </w:rPr>
        <w:t xml:space="preserve"> </w:t>
      </w:r>
      <w:r w:rsidRPr="00A845F1">
        <w:rPr>
          <w:rStyle w:val="affffe"/>
          <w:rtl/>
        </w:rPr>
        <w:t>ס"ת רשב"ם</w:t>
      </w:r>
      <w:r>
        <w:rPr>
          <w:rtl/>
        </w:rPr>
        <w:t xml:space="preserve"> דווקא תפילין דמלבוש אבל ס"ת מצווה היא</w:t>
      </w:r>
      <w:r>
        <w:rPr>
          <w:rFonts w:hint="cs"/>
          <w:rtl/>
        </w:rPr>
        <w:t xml:space="preserve">, </w:t>
      </w:r>
      <w:r w:rsidRPr="00A845F1">
        <w:rPr>
          <w:rStyle w:val="affffe"/>
          <w:rtl/>
        </w:rPr>
        <w:t>תוס'</w:t>
      </w:r>
      <w:r>
        <w:rPr>
          <w:rtl/>
        </w:rPr>
        <w:t xml:space="preserve"> לפי שאינו נמכר אא"כ לל"ת ולישא אשה-תיקו</w:t>
      </w:r>
    </w:p>
    <w:p w14:paraId="0E45CFE0" w14:textId="66E7EFF8" w:rsidR="00A845F1" w:rsidRDefault="00A845F1" w:rsidP="00A845F1">
      <w:pPr>
        <w:pStyle w:val="aff"/>
        <w:rPr>
          <w:rtl/>
        </w:rPr>
      </w:pPr>
      <w:r w:rsidRPr="00A845F1">
        <w:rPr>
          <w:rStyle w:val="affffe"/>
          <w:rtl/>
        </w:rPr>
        <w:t>רהבדר"י</w:t>
      </w:r>
      <w:r>
        <w:rPr>
          <w:rtl/>
        </w:rPr>
        <w:t xml:space="preserve"> במברחת דגלי דעתא והקנתה מקצת נכסים</w:t>
      </w:r>
      <w:r>
        <w:rPr>
          <w:rFonts w:hint="cs"/>
          <w:rtl/>
        </w:rPr>
        <w:t xml:space="preserve">, </w:t>
      </w:r>
      <w:r w:rsidRPr="00A845F1">
        <w:rPr>
          <w:rStyle w:val="affffe"/>
          <w:rtl/>
        </w:rPr>
        <w:t>אפי' רבנן</w:t>
      </w:r>
      <w:r>
        <w:rPr>
          <w:rtl/>
        </w:rPr>
        <w:t xml:space="preserve"> מודו דלא קנו דכמאן דכתבה דמי</w:t>
      </w:r>
    </w:p>
    <w:p w14:paraId="27447CCC" w14:textId="77777777" w:rsidR="00A845F1" w:rsidRDefault="00A845F1" w:rsidP="00A845F1">
      <w:pPr>
        <w:pStyle w:val="aff"/>
        <w:rPr>
          <w:rtl/>
        </w:rPr>
      </w:pPr>
      <w:r w:rsidRPr="00A845F1">
        <w:rPr>
          <w:rStyle w:val="affffe"/>
          <w:rtl/>
        </w:rPr>
        <w:t>לר"י</w:t>
      </w:r>
      <w:r>
        <w:rPr>
          <w:rtl/>
        </w:rPr>
        <w:t xml:space="preserve"> אפי' עומדת תחת בעלה לא קנה לוקח ולר"ח ברשות המקבל מתנה הן עד שתתגרש</w:t>
      </w:r>
    </w:p>
    <w:p w14:paraId="4EFF7129" w14:textId="09746F56" w:rsidR="00A845F1" w:rsidRDefault="00A845F1" w:rsidP="00A845F1">
      <w:pPr>
        <w:pStyle w:val="aff"/>
      </w:pPr>
      <w:r w:rsidRPr="00A845F1">
        <w:rPr>
          <w:rStyle w:val="affffe"/>
          <w:rtl/>
        </w:rPr>
        <w:t>ולר"ש</w:t>
      </w:r>
      <w:r>
        <w:rPr>
          <w:rtl/>
        </w:rPr>
        <w:t xml:space="preserve"> דייתקי אין מבטלת דייתקי</w:t>
      </w:r>
    </w:p>
  </w:footnote>
  <w:footnote w:id="191">
    <w:p w14:paraId="1EF7D06C" w14:textId="77777777" w:rsidR="00FB4BCC" w:rsidRDefault="00FB4BCC" w:rsidP="00FB4BCC">
      <w:pPr>
        <w:pStyle w:val="aff"/>
        <w:rPr>
          <w:rtl/>
        </w:rPr>
      </w:pPr>
      <w:r>
        <w:rPr>
          <w:rStyle w:val="aff1"/>
        </w:rPr>
        <w:footnoteRef/>
      </w:r>
      <w:r>
        <w:rPr>
          <w:rtl/>
        </w:rPr>
        <w:t xml:space="preserve"> מצווה מחמת מיתה לא בעי קנין והוא דמת, עמד חוזר ואע"ג דקנו ממנו</w:t>
      </w:r>
    </w:p>
    <w:p w14:paraId="377EF1CF" w14:textId="1F962F64" w:rsidR="00FB4BCC" w:rsidRDefault="00FB4BCC" w:rsidP="00FB4BCC">
      <w:pPr>
        <w:pStyle w:val="aff"/>
        <w:rPr>
          <w:rtl/>
        </w:rPr>
      </w:pPr>
      <w:r>
        <w:rPr>
          <w:rtl/>
        </w:rPr>
        <w:t>תנו גט זה לאשתי ושטר שחרור זה לעבדי</w:t>
      </w:r>
      <w:r>
        <w:rPr>
          <w:rFonts w:hint="cs"/>
          <w:rtl/>
        </w:rPr>
        <w:t xml:space="preserve">,  </w:t>
      </w:r>
      <w:r>
        <w:rPr>
          <w:rtl/>
        </w:rPr>
        <w:t>א-גרסי' תנו דהיינו שיתנו</w:t>
      </w:r>
    </w:p>
    <w:p w14:paraId="1C0F7136" w14:textId="77777777" w:rsidR="00FB4BCC" w:rsidRDefault="00FB4BCC" w:rsidP="00FB4BCC">
      <w:pPr>
        <w:pStyle w:val="aff"/>
        <w:rPr>
          <w:rtl/>
        </w:rPr>
      </w:pPr>
      <w:r>
        <w:rPr>
          <w:rtl/>
        </w:rPr>
        <w:t>ב-או דמיירי במראה לו ונתנו השליח רק אחר מיתה</w:t>
      </w:r>
    </w:p>
    <w:p w14:paraId="1776E462" w14:textId="77777777" w:rsidR="00FB4BCC" w:rsidRDefault="00FB4BCC" w:rsidP="00FB4BCC">
      <w:pPr>
        <w:pStyle w:val="aff"/>
        <w:rPr>
          <w:rtl/>
        </w:rPr>
      </w:pPr>
      <w:r>
        <w:rPr>
          <w:rtl/>
        </w:rPr>
        <w:t>ג- דנתנו לאלתר וזכה לו רק לאחר מיתה</w:t>
      </w:r>
    </w:p>
    <w:p w14:paraId="47244D2E" w14:textId="77777777" w:rsidR="00FB4BCC" w:rsidRDefault="00FB4BCC" w:rsidP="00FB4BCC">
      <w:pPr>
        <w:pStyle w:val="aff"/>
        <w:rPr>
          <w:rtl/>
        </w:rPr>
      </w:pPr>
      <w:r>
        <w:rPr>
          <w:rtl/>
        </w:rPr>
        <w:t>לר"י לא נראה לגרוס זה והא וודאי דלא מיירי בשני ענינים</w:t>
      </w:r>
    </w:p>
    <w:p w14:paraId="7CFD9552" w14:textId="15525464" w:rsidR="00FB4BCC" w:rsidRDefault="00FB4BCC" w:rsidP="00FB4BCC">
      <w:pPr>
        <w:pStyle w:val="aff"/>
        <w:rPr>
          <w:rtl/>
        </w:rPr>
      </w:pPr>
      <w:r>
        <w:rPr>
          <w:rtl/>
        </w:rPr>
        <w:t>שכ"מ לכו"ע מצווה לקיים דבריו</w:t>
      </w:r>
      <w:r>
        <w:rPr>
          <w:rFonts w:hint="cs"/>
          <w:rtl/>
        </w:rPr>
        <w:t xml:space="preserve">,   </w:t>
      </w:r>
      <w:r>
        <w:rPr>
          <w:rtl/>
        </w:rPr>
        <w:t>כתבו ותנו לכו"ע אין מצווה לקיים דבריו</w:t>
      </w:r>
    </w:p>
    <w:p w14:paraId="27565ACF" w14:textId="77777777" w:rsidR="00FB4BCC" w:rsidRDefault="00FB4BCC" w:rsidP="00FB4BCC">
      <w:pPr>
        <w:pStyle w:val="aff"/>
        <w:rPr>
          <w:rtl/>
        </w:rPr>
      </w:pPr>
      <w:r>
        <w:rPr>
          <w:rtl/>
        </w:rPr>
        <w:t>תנו לרבי הוי כאומר כתבו ותנו לרבנן הוי כאומר שחררו</w:t>
      </w:r>
    </w:p>
    <w:p w14:paraId="36E67FF5" w14:textId="77777777" w:rsidR="00FB4BCC" w:rsidRDefault="00FB4BCC" w:rsidP="00FB4BCC">
      <w:pPr>
        <w:pStyle w:val="aff"/>
        <w:rPr>
          <w:rtl/>
        </w:rPr>
      </w:pPr>
      <w:r>
        <w:rPr>
          <w:rtl/>
        </w:rPr>
        <w:t>מאן דמוקי לה מתני' דגיטין בשכ"מ סיפא דומיא דרישא</w:t>
      </w:r>
    </w:p>
    <w:p w14:paraId="43C79BCB" w14:textId="77777777" w:rsidR="00FB4BCC" w:rsidRDefault="00FB4BCC" w:rsidP="00FB4BCC">
      <w:pPr>
        <w:pStyle w:val="aff"/>
        <w:rPr>
          <w:rtl/>
        </w:rPr>
      </w:pPr>
      <w:r>
        <w:rPr>
          <w:rtl/>
        </w:rPr>
        <w:t>וקמ"ל דבשטר אין מועיל לאחר מיתה וממון מועיל</w:t>
      </w:r>
    </w:p>
    <w:p w14:paraId="5BB080A7" w14:textId="77777777" w:rsidR="00FB4BCC" w:rsidRDefault="00FB4BCC" w:rsidP="00FB4BCC">
      <w:pPr>
        <w:pStyle w:val="aff"/>
        <w:rPr>
          <w:rtl/>
        </w:rPr>
      </w:pPr>
      <w:r>
        <w:rPr>
          <w:rtl/>
        </w:rPr>
        <w:t>ואע"ג דלא דמו לגמרי מ"מ בשעת מיתה שניהם בעולם</w:t>
      </w:r>
    </w:p>
    <w:p w14:paraId="1D447291" w14:textId="77777777" w:rsidR="00FB4BCC" w:rsidRDefault="00FB4BCC" w:rsidP="00FB4BCC">
      <w:pPr>
        <w:pStyle w:val="aff"/>
        <w:rPr>
          <w:rtl/>
        </w:rPr>
      </w:pPr>
      <w:r>
        <w:rPr>
          <w:rtl/>
        </w:rPr>
        <w:t>ולמאן דמוקי מתני' בברי ובמעמד שלושתן</w:t>
      </w:r>
    </w:p>
    <w:p w14:paraId="65EBEDBB" w14:textId="77777777" w:rsidR="00FB4BCC" w:rsidRDefault="00FB4BCC" w:rsidP="00FB4BCC">
      <w:pPr>
        <w:pStyle w:val="aff"/>
        <w:rPr>
          <w:rtl/>
        </w:rPr>
      </w:pPr>
      <w:r>
        <w:rPr>
          <w:rtl/>
        </w:rPr>
        <w:t>לפי' א' רישא קמ"ל דאין מהני גט לאחר מיתה ואפ' מינה השליח מחיים</w:t>
      </w:r>
    </w:p>
    <w:p w14:paraId="270BFC99" w14:textId="77777777" w:rsidR="00FB4BCC" w:rsidRDefault="00FB4BCC" w:rsidP="00FB4BCC">
      <w:pPr>
        <w:pStyle w:val="aff"/>
        <w:rPr>
          <w:rtl/>
        </w:rPr>
      </w:pPr>
      <w:r>
        <w:rPr>
          <w:rtl/>
        </w:rPr>
        <w:t>וסיפא קמ"ל הך דינא דמעמד שלושתן</w:t>
      </w:r>
    </w:p>
    <w:p w14:paraId="11E62F02" w14:textId="77777777" w:rsidR="00FB4BCC" w:rsidRDefault="00FB4BCC" w:rsidP="00FB4BCC">
      <w:pPr>
        <w:pStyle w:val="aff"/>
        <w:rPr>
          <w:rtl/>
        </w:rPr>
      </w:pPr>
      <w:r>
        <w:rPr>
          <w:rtl/>
        </w:rPr>
        <w:t>[ודומיא דרישא היא דבעי לאוקמי בחד גברא]</w:t>
      </w:r>
    </w:p>
    <w:p w14:paraId="46A626C2" w14:textId="77777777" w:rsidR="00FB4BCC" w:rsidRDefault="00FB4BCC" w:rsidP="00FB4BCC">
      <w:pPr>
        <w:pStyle w:val="aff"/>
        <w:rPr>
          <w:rtl/>
        </w:rPr>
      </w:pPr>
      <w:r>
        <w:rPr>
          <w:rtl/>
        </w:rPr>
        <w:t>לפי' ב' השטר בעין וקמ"ל דאין מעמד שלושתן מועיל בזה</w:t>
      </w:r>
    </w:p>
    <w:p w14:paraId="171600B1" w14:textId="3D46BCB5" w:rsidR="00FB4BCC" w:rsidRDefault="00FB4BCC" w:rsidP="00FB4BCC">
      <w:pPr>
        <w:pStyle w:val="aff"/>
        <w:rPr>
          <w:rtl/>
        </w:rPr>
      </w:pPr>
      <w:r>
        <w:rPr>
          <w:rtl/>
        </w:rPr>
        <w:t>משום תן כזכי אינו זוכה א- אין השטר באותה שעה ברשות הנפקד</w:t>
      </w:r>
      <w:r>
        <w:rPr>
          <w:rFonts w:hint="cs"/>
          <w:rtl/>
        </w:rPr>
        <w:t xml:space="preserve">. </w:t>
      </w:r>
      <w:r>
        <w:rPr>
          <w:rtl/>
        </w:rPr>
        <w:t>ב- בעינן מיד ליד</w:t>
      </w:r>
      <w:r>
        <w:rPr>
          <w:rFonts w:hint="cs"/>
          <w:rtl/>
        </w:rPr>
        <w:t xml:space="preserve">, </w:t>
      </w:r>
      <w:r>
        <w:rPr>
          <w:rtl/>
        </w:rPr>
        <w:t>ג</w:t>
      </w:r>
      <w:r>
        <w:rPr>
          <w:rFonts w:hint="cs"/>
          <w:rtl/>
        </w:rPr>
        <w:t>.</w:t>
      </w:r>
      <w:r>
        <w:rPr>
          <w:rtl/>
        </w:rPr>
        <w:t xml:space="preserve"> אין הנפקד רוצה לזכות לעבד</w:t>
      </w:r>
    </w:p>
    <w:p w14:paraId="28321B0D" w14:textId="54DEB8C5" w:rsidR="00FB4BCC" w:rsidRDefault="00FB4BCC" w:rsidP="00FB4BCC">
      <w:pPr>
        <w:pStyle w:val="aff"/>
      </w:pPr>
      <w:r>
        <w:rPr>
          <w:rtl/>
        </w:rPr>
        <w:t>המורם מהך מעמד שלושתן לענין מה שכתוב בשטר</w:t>
      </w:r>
      <w:r>
        <w:rPr>
          <w:rFonts w:hint="cs"/>
          <w:rtl/>
        </w:rPr>
        <w:t xml:space="preserve">- </w:t>
      </w:r>
      <w:r>
        <w:rPr>
          <w:rtl/>
        </w:rPr>
        <w:t>לפי' א-מהני לפי' ב-לא מהני</w:t>
      </w:r>
    </w:p>
  </w:footnote>
  <w:footnote w:id="192">
    <w:p w14:paraId="5DE8D0D6" w14:textId="77777777" w:rsidR="00BE3885" w:rsidRDefault="00BE3885" w:rsidP="00BE3885">
      <w:pPr>
        <w:pStyle w:val="aff"/>
        <w:rPr>
          <w:rtl/>
        </w:rPr>
      </w:pPr>
      <w:r>
        <w:rPr>
          <w:rStyle w:val="aff1"/>
        </w:rPr>
        <w:footnoteRef/>
      </w:r>
      <w:r>
        <w:rPr>
          <w:rtl/>
        </w:rPr>
        <w:t xml:space="preserve"> [</w:t>
      </w:r>
      <w:r w:rsidRPr="00AE6B96">
        <w:rPr>
          <w:b/>
          <w:bCs/>
          <w:rtl/>
        </w:rPr>
        <w:t>לרשב"ם</w:t>
      </w:r>
      <w:r>
        <w:rPr>
          <w:rtl/>
        </w:rPr>
        <w:t xml:space="preserve"> מיירי שהקנה כל נכסיו</w:t>
      </w:r>
      <w:r>
        <w:rPr>
          <w:rFonts w:hint="cs"/>
          <w:rtl/>
        </w:rPr>
        <w:t xml:space="preserve">, </w:t>
      </w:r>
      <w:r w:rsidRPr="00AE6B96">
        <w:rPr>
          <w:rStyle w:val="affffe"/>
          <w:rtl/>
        </w:rPr>
        <w:t>ולר"י</w:t>
      </w:r>
      <w:r>
        <w:rPr>
          <w:rtl/>
        </w:rPr>
        <w:t xml:space="preserve"> מיירי בשטר דווקא, ובשכ"מ, בכל, ובמקצת]</w:t>
      </w:r>
    </w:p>
    <w:p w14:paraId="47A096DB" w14:textId="77777777" w:rsidR="00BE3885" w:rsidRDefault="00BE3885" w:rsidP="00BE3885">
      <w:pPr>
        <w:pStyle w:val="aff"/>
        <w:rPr>
          <w:rtl/>
        </w:rPr>
      </w:pPr>
      <w:r>
        <w:rPr>
          <w:rFonts w:hint="cs"/>
          <w:rtl/>
        </w:rPr>
        <w:t xml:space="preserve">ולרב שקנה: </w:t>
      </w:r>
      <w:r w:rsidRPr="00AE6B96">
        <w:rPr>
          <w:rtl/>
        </w:rPr>
        <w:t>לרשב"ם וכן כשכתב הקנין בתוך השטר</w:t>
      </w:r>
      <w:r>
        <w:rPr>
          <w:rFonts w:hint="cs"/>
          <w:rtl/>
        </w:rPr>
        <w:t>,</w:t>
      </w:r>
      <w:r w:rsidRPr="00AE6B96">
        <w:rPr>
          <w:rtl/>
        </w:rPr>
        <w:t xml:space="preserve"> </w:t>
      </w:r>
      <w:r w:rsidRPr="00AE6B96">
        <w:rPr>
          <w:b/>
          <w:bCs/>
          <w:rtl/>
        </w:rPr>
        <w:t>לתוס'</w:t>
      </w:r>
      <w:r w:rsidRPr="00AE6B96">
        <w:rPr>
          <w:rtl/>
        </w:rPr>
        <w:t xml:space="preserve"> אפי' במקצת]</w:t>
      </w:r>
    </w:p>
  </w:footnote>
  <w:footnote w:id="193">
    <w:p w14:paraId="76C825B9" w14:textId="77777777" w:rsidR="00BE3885" w:rsidRDefault="00BE3885" w:rsidP="00BE3885">
      <w:pPr>
        <w:pStyle w:val="aff"/>
        <w:rPr>
          <w:rtl/>
        </w:rPr>
      </w:pPr>
      <w:r>
        <w:rPr>
          <w:rStyle w:val="aff1"/>
        </w:rPr>
        <w:footnoteRef/>
      </w:r>
      <w:r>
        <w:rPr>
          <w:rtl/>
        </w:rPr>
        <w:t xml:space="preserve"> קנין עם שטר ולא כתבו בתוכו</w:t>
      </w:r>
    </w:p>
    <w:p w14:paraId="775C260F" w14:textId="77777777" w:rsidR="00BE3885" w:rsidRDefault="00BE3885" w:rsidP="00BE3885">
      <w:pPr>
        <w:pStyle w:val="aff"/>
        <w:rPr>
          <w:rtl/>
        </w:rPr>
      </w:pPr>
      <w:r w:rsidRPr="00AE6B96">
        <w:rPr>
          <w:b/>
          <w:bCs/>
          <w:rtl/>
        </w:rPr>
        <w:t>רשב"ם</w:t>
      </w:r>
      <w:r>
        <w:rPr>
          <w:rtl/>
        </w:rPr>
        <w:t xml:space="preserve"> לרב ארכביה אתרי ריכשא שמואל לא ידענא מאי אדון ביה</w:t>
      </w:r>
    </w:p>
    <w:p w14:paraId="252D1765" w14:textId="77777777" w:rsidR="00BE3885" w:rsidRDefault="00BE3885" w:rsidP="00BE3885">
      <w:pPr>
        <w:pStyle w:val="aff"/>
        <w:rPr>
          <w:rtl/>
        </w:rPr>
      </w:pPr>
      <w:r w:rsidRPr="00AE6B96">
        <w:rPr>
          <w:b/>
          <w:bCs/>
          <w:rtl/>
        </w:rPr>
        <w:t>תוס'</w:t>
      </w:r>
      <w:r>
        <w:rPr>
          <w:rtl/>
        </w:rPr>
        <w:t xml:space="preserve"> לרב קונה לאחר מיתה כמתנת שכ"מ בעלמא</w:t>
      </w:r>
    </w:p>
    <w:p w14:paraId="4DE7409A" w14:textId="77777777" w:rsidR="00BE3885" w:rsidRDefault="00BE3885" w:rsidP="00BE3885">
      <w:pPr>
        <w:pStyle w:val="aff"/>
        <w:rPr>
          <w:rtl/>
        </w:rPr>
      </w:pPr>
      <w:r>
        <w:rPr>
          <w:rtl/>
        </w:rPr>
        <w:t>לשמואל לא קנה אפי' לאחר מיתה אא"כ יפה את כוחו</w:t>
      </w:r>
    </w:p>
    <w:p w14:paraId="3BA635A7" w14:textId="77777777" w:rsidR="00BE3885" w:rsidRDefault="00BE3885" w:rsidP="00BE3885">
      <w:pPr>
        <w:pStyle w:val="aff"/>
      </w:pPr>
      <w:r>
        <w:rPr>
          <w:rtl/>
        </w:rPr>
        <w:t xml:space="preserve">כתב וזיכה </w:t>
      </w:r>
      <w:r w:rsidRPr="00AE6B96">
        <w:rPr>
          <w:b/>
          <w:bCs/>
          <w:rtl/>
        </w:rPr>
        <w:t>לרשב"ם</w:t>
      </w:r>
      <w:r>
        <w:rPr>
          <w:rtl/>
        </w:rPr>
        <w:t xml:space="preserve"> השטר </w:t>
      </w:r>
      <w:r w:rsidRPr="00AE6B96">
        <w:rPr>
          <w:b/>
          <w:bCs/>
          <w:rtl/>
        </w:rPr>
        <w:t>לתוס'</w:t>
      </w:r>
      <w:r>
        <w:rPr>
          <w:rtl/>
        </w:rPr>
        <w:t xml:space="preserve"> המטלטלין. ובקרקע דאמר ליה לך חזק וקני</w:t>
      </w:r>
    </w:p>
  </w:footnote>
  <w:footnote w:id="194">
    <w:p w14:paraId="72651C1C" w14:textId="77777777" w:rsidR="00BE3885" w:rsidRDefault="00BE3885" w:rsidP="00BE3885">
      <w:pPr>
        <w:pStyle w:val="aff"/>
        <w:rPr>
          <w:rtl/>
        </w:rPr>
      </w:pPr>
      <w:r>
        <w:rPr>
          <w:rStyle w:val="aff1"/>
        </w:rPr>
        <w:footnoteRef/>
      </w:r>
      <w:r>
        <w:rPr>
          <w:rtl/>
        </w:rPr>
        <w:t xml:space="preserve"> [יש שפירשו שכתב הקנין בשטר עם הזיכוי</w:t>
      </w:r>
    </w:p>
    <w:p w14:paraId="2BF45336" w14:textId="77777777" w:rsidR="00BE3885" w:rsidRDefault="00BE3885" w:rsidP="00BE3885">
      <w:pPr>
        <w:pStyle w:val="aff"/>
        <w:rPr>
          <w:rtl/>
        </w:rPr>
      </w:pPr>
      <w:r>
        <w:rPr>
          <w:rtl/>
        </w:rPr>
        <w:t>ורבנו יעקב פירש שאין כתוב הקנין בשטר אלא קנין בעלמא]</w:t>
      </w:r>
    </w:p>
  </w:footnote>
  <w:footnote w:id="195">
    <w:p w14:paraId="0EA659B0" w14:textId="77777777" w:rsidR="00645A3A" w:rsidRDefault="00645A3A" w:rsidP="00645A3A">
      <w:pPr>
        <w:pStyle w:val="aff"/>
        <w:rPr>
          <w:rtl/>
        </w:rPr>
      </w:pPr>
      <w:r>
        <w:rPr>
          <w:rStyle w:val="aff1"/>
        </w:rPr>
        <w:footnoteRef/>
      </w:r>
      <w:r>
        <w:rPr>
          <w:rtl/>
        </w:rPr>
        <w:t xml:space="preserve"> </w:t>
      </w:r>
      <w:r w:rsidRPr="008E201F">
        <w:rPr>
          <w:rStyle w:val="affffe"/>
          <w:rtl/>
        </w:rPr>
        <w:t>לרשב"ם</w:t>
      </w:r>
      <w:r w:rsidRPr="008E201F">
        <w:rPr>
          <w:rtl/>
        </w:rPr>
        <w:t xml:space="preserve"> היורשים טוענים</w:t>
      </w:r>
      <w:r>
        <w:rPr>
          <w:rFonts w:hint="cs"/>
          <w:rtl/>
        </w:rPr>
        <w:t xml:space="preserve"> </w:t>
      </w:r>
      <w:r w:rsidRPr="008E201F">
        <w:rPr>
          <w:rtl/>
        </w:rPr>
        <w:t xml:space="preserve">שעמד </w:t>
      </w:r>
      <w:r w:rsidRPr="008E201F">
        <w:rPr>
          <w:rStyle w:val="affffe"/>
          <w:rtl/>
        </w:rPr>
        <w:t>ולתוס'</w:t>
      </w:r>
      <w:r w:rsidRPr="008E201F">
        <w:rPr>
          <w:rtl/>
        </w:rPr>
        <w:t xml:space="preserve"> מסתמא חזר בו ודווקא עמד ולא  ניתק מחולי לחולי</w:t>
      </w:r>
    </w:p>
  </w:footnote>
  <w:footnote w:id="196">
    <w:p w14:paraId="1ECB723B" w14:textId="77777777" w:rsidR="00645A3A" w:rsidRDefault="00645A3A" w:rsidP="00645A3A">
      <w:pPr>
        <w:pStyle w:val="aff"/>
        <w:rPr>
          <w:rtl/>
        </w:rPr>
      </w:pPr>
      <w:r>
        <w:rPr>
          <w:rStyle w:val="aff1"/>
        </w:rPr>
        <w:footnoteRef/>
      </w:r>
      <w:r>
        <w:rPr>
          <w:rtl/>
        </w:rPr>
        <w:t xml:space="preserve"> והלכתא כוותיה דר"נ דנחית לעומקא דדינא</w:t>
      </w:r>
      <w:r>
        <w:rPr>
          <w:rFonts w:hint="cs"/>
          <w:rtl/>
        </w:rPr>
        <w:t>,</w:t>
      </w:r>
    </w:p>
    <w:p w14:paraId="7DEA16BC" w14:textId="77777777" w:rsidR="00645A3A" w:rsidRDefault="00645A3A" w:rsidP="00645A3A">
      <w:pPr>
        <w:pStyle w:val="aff"/>
        <w:rPr>
          <w:rtl/>
        </w:rPr>
      </w:pPr>
      <w:r>
        <w:rPr>
          <w:rtl/>
        </w:rPr>
        <w:t>ור"י אומר דאין הן מוציאין מידו אלא בראייה</w:t>
      </w:r>
      <w:r>
        <w:rPr>
          <w:rFonts w:hint="cs"/>
          <w:rtl/>
        </w:rPr>
        <w:t xml:space="preserve">, </w:t>
      </w:r>
      <w:r>
        <w:rPr>
          <w:rtl/>
        </w:rPr>
        <w:t>[ובראיה מהני אע"פ שאין השטר מוכיח שהיה בריא]</w:t>
      </w:r>
    </w:p>
    <w:p w14:paraId="187735EE" w14:textId="77777777" w:rsidR="00645A3A" w:rsidRDefault="00645A3A" w:rsidP="00645A3A">
      <w:pPr>
        <w:pStyle w:val="aff"/>
        <w:rPr>
          <w:rtl/>
        </w:rPr>
      </w:pPr>
      <w:r>
        <w:rPr>
          <w:rtl/>
        </w:rPr>
        <w:t>סוגיא דהכא סברי דטעמא דר"נ משום חזקה דהשתא</w:t>
      </w:r>
    </w:p>
    <w:p w14:paraId="305C9E7D" w14:textId="77777777" w:rsidR="00645A3A" w:rsidRDefault="00645A3A" w:rsidP="00645A3A">
      <w:pPr>
        <w:pStyle w:val="aff"/>
        <w:rPr>
          <w:rtl/>
        </w:rPr>
      </w:pPr>
      <w:r>
        <w:rPr>
          <w:rtl/>
        </w:rPr>
        <w:t>סוגייא דקידושין סברי דטעמא דר"נ משום דכו"ע בחזקת בריאין קיימי</w:t>
      </w:r>
      <w:r>
        <w:rPr>
          <w:rFonts w:hint="cs"/>
          <w:rtl/>
        </w:rPr>
        <w:t xml:space="preserve">, </w:t>
      </w:r>
      <w:r>
        <w:rPr>
          <w:rtl/>
        </w:rPr>
        <w:t>ואם בריא הוא עליו להביא ראייה</w:t>
      </w:r>
    </w:p>
  </w:footnote>
  <w:footnote w:id="197">
    <w:p w14:paraId="6C38EFA2" w14:textId="77777777" w:rsidR="00645A3A" w:rsidRDefault="00645A3A" w:rsidP="00645A3A">
      <w:pPr>
        <w:pStyle w:val="aff"/>
        <w:rPr>
          <w:rtl/>
        </w:rPr>
      </w:pPr>
      <w:r>
        <w:rPr>
          <w:rStyle w:val="aff1"/>
        </w:rPr>
        <w:footnoteRef/>
      </w:r>
      <w:r>
        <w:rPr>
          <w:rtl/>
        </w:rPr>
        <w:t xml:space="preserve"> [פלוגתא בשבת אי מיירי בשהוקפה מד' רוחותיה אי לאו והיינו שאינה רה"ר]</w:t>
      </w:r>
    </w:p>
    <w:p w14:paraId="5F4E0BF7" w14:textId="77777777" w:rsidR="00645A3A" w:rsidRDefault="00645A3A" w:rsidP="00645A3A">
      <w:pPr>
        <w:pStyle w:val="aff"/>
        <w:rPr>
          <w:rtl/>
        </w:rPr>
      </w:pPr>
      <w:r w:rsidRPr="008E201F">
        <w:rPr>
          <w:b/>
          <w:bCs/>
          <w:rtl/>
        </w:rPr>
        <w:t>ימות גשמים</w:t>
      </w:r>
      <w:r>
        <w:rPr>
          <w:rtl/>
        </w:rPr>
        <w:t xml:space="preserve"> ר"ח מפני רוב הגשמים</w:t>
      </w:r>
      <w:r>
        <w:rPr>
          <w:rFonts w:hint="cs"/>
          <w:rtl/>
        </w:rPr>
        <w:t xml:space="preserve">, </w:t>
      </w:r>
      <w:r>
        <w:rPr>
          <w:rtl/>
        </w:rPr>
        <w:t>תוס' מפני התבואה</w:t>
      </w:r>
    </w:p>
    <w:p w14:paraId="502DF525" w14:textId="77777777" w:rsidR="00645A3A" w:rsidRDefault="00645A3A" w:rsidP="00645A3A">
      <w:pPr>
        <w:pStyle w:val="aff"/>
        <w:rPr>
          <w:rtl/>
        </w:rPr>
      </w:pPr>
      <w:r w:rsidRPr="008E201F">
        <w:rPr>
          <w:b/>
          <w:bCs/>
          <w:rtl/>
        </w:rPr>
        <w:t>ואם עברו ימות הגשמים</w:t>
      </w:r>
      <w:r w:rsidRPr="008E201F">
        <w:rPr>
          <w:rFonts w:hint="cs"/>
          <w:b/>
          <w:bCs/>
          <w:rtl/>
        </w:rPr>
        <w:t>,</w:t>
      </w:r>
      <w:r>
        <w:rPr>
          <w:rFonts w:hint="cs"/>
          <w:rtl/>
        </w:rPr>
        <w:t xml:space="preserve"> </w:t>
      </w:r>
      <w:r>
        <w:rPr>
          <w:rtl/>
        </w:rPr>
        <w:t>רשב"ם על בקעה זו משגדרוה</w:t>
      </w:r>
      <w:r>
        <w:rPr>
          <w:rFonts w:hint="cs"/>
          <w:rtl/>
        </w:rPr>
        <w:t>.</w:t>
      </w:r>
    </w:p>
    <w:p w14:paraId="0E22744C" w14:textId="77777777" w:rsidR="00645A3A" w:rsidRDefault="00645A3A" w:rsidP="00645A3A">
      <w:pPr>
        <w:pStyle w:val="aff"/>
        <w:rPr>
          <w:rtl/>
        </w:rPr>
      </w:pPr>
      <w:r>
        <w:rPr>
          <w:rtl/>
        </w:rPr>
        <w:t>ר"ח במסקנת התוס' על הטומאה כלומר על האדם שבא לישאל</w:t>
      </w:r>
      <w:r>
        <w:rPr>
          <w:rFonts w:hint="cs"/>
          <w:rtl/>
        </w:rPr>
        <w:t xml:space="preserve">, </w:t>
      </w:r>
      <w:r>
        <w:rPr>
          <w:rtl/>
        </w:rPr>
        <w:t>דאפי' שנודע לו ביה"ג לא אמרינן אחר השתא הולכים</w:t>
      </w:r>
    </w:p>
  </w:footnote>
  <w:footnote w:id="198">
    <w:p w14:paraId="5AD431A5" w14:textId="77777777" w:rsidR="00645A3A" w:rsidRDefault="00645A3A" w:rsidP="00645A3A">
      <w:pPr>
        <w:pStyle w:val="aff"/>
        <w:rPr>
          <w:rtl/>
        </w:rPr>
      </w:pPr>
      <w:r>
        <w:rPr>
          <w:rStyle w:val="aff1"/>
        </w:rPr>
        <w:footnoteRef/>
      </w:r>
      <w:r>
        <w:rPr>
          <w:rtl/>
        </w:rPr>
        <w:t xml:space="preserve"> </w:t>
      </w:r>
      <w:r w:rsidRPr="00C25F5F">
        <w:rPr>
          <w:rtl/>
        </w:rPr>
        <w:t>שאין שמה פוקע ממנה</w:t>
      </w:r>
    </w:p>
  </w:footnote>
  <w:footnote w:id="199">
    <w:p w14:paraId="20A1A18A" w14:textId="77777777" w:rsidR="00FC7868" w:rsidRDefault="00FC7868" w:rsidP="00FC7868">
      <w:pPr>
        <w:pStyle w:val="aff"/>
        <w:rPr>
          <w:rtl/>
        </w:rPr>
      </w:pPr>
      <w:r>
        <w:rPr>
          <w:rStyle w:val="aff1"/>
        </w:rPr>
        <w:footnoteRef/>
      </w:r>
      <w:r>
        <w:rPr>
          <w:rtl/>
        </w:rPr>
        <w:t xml:space="preserve"> רשב"ם דאפי' אם דומין עתה לסימני גדול אפשר דאילו היה קיים היה שומא</w:t>
      </w:r>
    </w:p>
    <w:p w14:paraId="73BEDE88" w14:textId="77777777" w:rsidR="00FC7868" w:rsidRDefault="00FC7868" w:rsidP="00FC7868">
      <w:pPr>
        <w:pStyle w:val="aff"/>
        <w:rPr>
          <w:rtl/>
        </w:rPr>
      </w:pPr>
      <w:r>
        <w:rPr>
          <w:rtl/>
        </w:rPr>
        <w:t>לר"ת השחירו השערות אחר מיתה</w:t>
      </w:r>
    </w:p>
    <w:p w14:paraId="7C6BF878" w14:textId="77777777" w:rsidR="00FC7868" w:rsidRDefault="00FC7868" w:rsidP="00FC7868">
      <w:pPr>
        <w:pStyle w:val="aff"/>
        <w:rPr>
          <w:rtl/>
        </w:rPr>
      </w:pPr>
      <w:r>
        <w:rPr>
          <w:rtl/>
        </w:rPr>
        <w:t>לר"י דאחר מיתה יש גומות</w:t>
      </w:r>
    </w:p>
    <w:p w14:paraId="5528178B" w14:textId="77777777" w:rsidR="00FC7868" w:rsidRDefault="00FC7868" w:rsidP="00FC7868">
      <w:pPr>
        <w:pStyle w:val="aff"/>
        <w:rPr>
          <w:rtl/>
        </w:rPr>
      </w:pPr>
      <w:r>
        <w:rPr>
          <w:rtl/>
        </w:rPr>
        <w:t xml:space="preserve">בסתם קטן </w:t>
      </w:r>
      <w:r>
        <w:rPr>
          <w:rFonts w:hint="cs"/>
          <w:rtl/>
        </w:rPr>
        <w:t>יש</w:t>
      </w:r>
      <w:r>
        <w:rPr>
          <w:rtl/>
        </w:rPr>
        <w:t xml:space="preserve"> חזקה והכא מיירי דלא היה לו סימני גדלות</w:t>
      </w:r>
    </w:p>
  </w:footnote>
  <w:footnote w:id="200">
    <w:p w14:paraId="114E8D61" w14:textId="77777777" w:rsidR="004D59F1" w:rsidRDefault="004D59F1" w:rsidP="004D59F1">
      <w:pPr>
        <w:pStyle w:val="aff"/>
        <w:rPr>
          <w:rtl/>
        </w:rPr>
      </w:pPr>
      <w:r>
        <w:rPr>
          <w:rStyle w:val="aff1"/>
        </w:rPr>
        <w:footnoteRef/>
      </w:r>
      <w:r>
        <w:rPr>
          <w:rtl/>
        </w:rPr>
        <w:t xml:space="preserve"> לרבי יוחנן  ראייה בעדים וסייעתא לזה מהא דמכר בנכסי אביו ומת מדאצרכו לבודקו</w:t>
      </w:r>
    </w:p>
    <w:p w14:paraId="0D9277BE" w14:textId="77777777" w:rsidR="004D59F1" w:rsidRDefault="004D59F1" w:rsidP="004D59F1">
      <w:pPr>
        <w:pStyle w:val="aff"/>
        <w:rPr>
          <w:rtl/>
        </w:rPr>
      </w:pPr>
      <w:r>
        <w:rPr>
          <w:rtl/>
        </w:rPr>
        <w:t>ולר"ל ראייה בקיום השטר וההיא דבני ברק מיירי שהמשפחה רוצה להוציא מהלקוחות</w:t>
      </w:r>
    </w:p>
    <w:p w14:paraId="47085BA9" w14:textId="77777777" w:rsidR="004D59F1" w:rsidRDefault="004D59F1" w:rsidP="004D59F1">
      <w:pPr>
        <w:pStyle w:val="aff"/>
        <w:rPr>
          <w:rtl/>
        </w:rPr>
      </w:pPr>
      <w:r>
        <w:rPr>
          <w:rtl/>
        </w:rPr>
        <w:t>[וליתא ראייה מהא דשתקו דלכך  אמר ר"ע דסימנין עשויין לישתנות]</w:t>
      </w:r>
    </w:p>
    <w:p w14:paraId="26B13F9B" w14:textId="77777777" w:rsidR="004D59F1" w:rsidRDefault="004D59F1" w:rsidP="004D59F1">
      <w:pPr>
        <w:pStyle w:val="aff"/>
        <w:rPr>
          <w:rtl/>
        </w:rPr>
      </w:pPr>
      <w:r>
        <w:rPr>
          <w:rtl/>
        </w:rPr>
        <w:t>למסקנא ר"י ראייה בקיום השטר ולר"מ המע"ה וצריך קיום ולרבנן א"צ קיום</w:t>
      </w:r>
    </w:p>
    <w:p w14:paraId="78E1F5A5" w14:textId="77777777" w:rsidR="004D59F1" w:rsidRDefault="004D59F1" w:rsidP="004D59F1">
      <w:pPr>
        <w:pStyle w:val="aff"/>
        <w:rPr>
          <w:rtl/>
        </w:rPr>
      </w:pPr>
      <w:r>
        <w:rPr>
          <w:rtl/>
        </w:rPr>
        <w:t>וס"ל דערעור דמשפחה לאו ערעור הוא</w:t>
      </w:r>
    </w:p>
    <w:p w14:paraId="0F99C111" w14:textId="77777777" w:rsidR="004D59F1" w:rsidRDefault="004D59F1" w:rsidP="004D59F1">
      <w:pPr>
        <w:pStyle w:val="aff"/>
        <w:rPr>
          <w:rtl/>
        </w:rPr>
      </w:pPr>
      <w:r>
        <w:rPr>
          <w:rtl/>
        </w:rPr>
        <w:t>דחזקה אין העדים חותמין על השטר אא"כ נעשה בגדול</w:t>
      </w:r>
    </w:p>
    <w:p w14:paraId="1890620D" w14:textId="77777777" w:rsidR="004D59F1" w:rsidRDefault="004D59F1" w:rsidP="004D59F1">
      <w:pPr>
        <w:pStyle w:val="aff"/>
        <w:rPr>
          <w:rtl/>
        </w:rPr>
      </w:pPr>
      <w:r>
        <w:rPr>
          <w:rtl/>
        </w:rPr>
        <w:t>קרובים לא יכולים לנוולו בשביל הירושה דלא יהבו מידי</w:t>
      </w:r>
    </w:p>
    <w:p w14:paraId="0AFA9F76" w14:textId="760E3B06" w:rsidR="004D59F1" w:rsidRDefault="004D59F1" w:rsidP="004D59F1">
      <w:pPr>
        <w:pStyle w:val="aff"/>
        <w:rPr>
          <w:rtl/>
        </w:rPr>
      </w:pPr>
      <w:r>
        <w:rPr>
          <w:rtl/>
        </w:rPr>
        <w:t>ועוד מעצם היותם קרובים</w:t>
      </w:r>
    </w:p>
    <w:p w14:paraId="21D912F9" w14:textId="79D48A72" w:rsidR="004D59F1" w:rsidRDefault="004D59F1" w:rsidP="004D59F1">
      <w:pPr>
        <w:pStyle w:val="aff"/>
        <w:rPr>
          <w:rtl/>
        </w:rPr>
      </w:pPr>
      <w:r>
        <w:rPr>
          <w:rFonts w:hint="cs"/>
          <w:rtl/>
        </w:rPr>
        <w:t>***</w:t>
      </w:r>
    </w:p>
    <w:p w14:paraId="4C6BB077" w14:textId="77777777" w:rsidR="004D59F1" w:rsidRDefault="004D59F1" w:rsidP="004D59F1">
      <w:pPr>
        <w:pStyle w:val="aff"/>
        <w:rPr>
          <w:rtl/>
        </w:rPr>
      </w:pPr>
      <w:r>
        <w:rPr>
          <w:rtl/>
        </w:rPr>
        <w:t>רשב"ם מודה בשטר שכתבו א"צ לקיימו לא שנא כי מרעיה לה עדים או הוא בעצמו</w:t>
      </w:r>
    </w:p>
    <w:p w14:paraId="5A5D9D6B" w14:textId="77777777" w:rsidR="004D59F1" w:rsidRDefault="004D59F1" w:rsidP="004D59F1">
      <w:pPr>
        <w:pStyle w:val="aff"/>
        <w:rPr>
          <w:rtl/>
        </w:rPr>
      </w:pPr>
      <w:r>
        <w:rPr>
          <w:rtl/>
        </w:rPr>
        <w:t>וכדאפיך ר"י ושמואל לר"מ ורבנן</w:t>
      </w:r>
    </w:p>
    <w:p w14:paraId="0D88C726" w14:textId="546D0A0E" w:rsidR="004D59F1" w:rsidRDefault="004D59F1" w:rsidP="004D59F1">
      <w:pPr>
        <w:pStyle w:val="aff"/>
        <w:rPr>
          <w:rtl/>
        </w:rPr>
      </w:pPr>
      <w:r>
        <w:rPr>
          <w:rtl/>
        </w:rPr>
        <w:t>לר"י דמודה בשטר שכתבו צריך לקיימו וכר"נ דכוותה קימ"ל בדיני</w:t>
      </w:r>
    </w:p>
  </w:footnote>
  <w:footnote w:id="201">
    <w:p w14:paraId="2E88A09E" w14:textId="77777777" w:rsidR="00382B97" w:rsidRDefault="00382B97" w:rsidP="00382B97">
      <w:pPr>
        <w:pStyle w:val="aff"/>
        <w:rPr>
          <w:rtl/>
        </w:rPr>
      </w:pPr>
      <w:r>
        <w:rPr>
          <w:rStyle w:val="aff1"/>
        </w:rPr>
        <w:footnoteRef/>
      </w:r>
      <w:r>
        <w:rPr>
          <w:rtl/>
        </w:rPr>
        <w:t xml:space="preserve"> </w:t>
      </w:r>
      <w:r>
        <w:rPr>
          <w:rFonts w:hint="cs"/>
          <w:rtl/>
        </w:rPr>
        <w:t xml:space="preserve"> </w:t>
      </w:r>
      <w:r w:rsidRPr="00136C76">
        <w:rPr>
          <w:b/>
          <w:bCs/>
          <w:rtl/>
        </w:rPr>
        <w:t>קטן בנכסי אביו</w:t>
      </w:r>
      <w:r w:rsidRPr="00136C76">
        <w:rPr>
          <w:rFonts w:hint="cs"/>
          <w:b/>
          <w:bCs/>
          <w:rtl/>
        </w:rPr>
        <w:t xml:space="preserve">- </w:t>
      </w:r>
      <w:r w:rsidRPr="00136C76">
        <w:rPr>
          <w:b/>
          <w:bCs/>
          <w:rtl/>
        </w:rPr>
        <w:t>רשב"ם</w:t>
      </w:r>
      <w:r>
        <w:rPr>
          <w:rtl/>
        </w:rPr>
        <w:t xml:space="preserve"> משום כדי חייו</w:t>
      </w:r>
      <w:r>
        <w:rPr>
          <w:rFonts w:hint="cs"/>
          <w:rtl/>
        </w:rPr>
        <w:t xml:space="preserve">, </w:t>
      </w:r>
      <w:r w:rsidRPr="004D59F1">
        <w:rPr>
          <w:b/>
          <w:bCs/>
          <w:rtl/>
        </w:rPr>
        <w:t>תוס'</w:t>
      </w:r>
      <w:r>
        <w:rPr>
          <w:rtl/>
        </w:rPr>
        <w:t xml:space="preserve"> דמקרביה דעתיה וישום כשווים</w:t>
      </w:r>
    </w:p>
    <w:p w14:paraId="4A86AC7B" w14:textId="77777777" w:rsidR="00382B97" w:rsidRDefault="00382B97" w:rsidP="00382B97">
      <w:pPr>
        <w:pStyle w:val="aff"/>
        <w:rPr>
          <w:rtl/>
        </w:rPr>
      </w:pPr>
      <w:r>
        <w:rPr>
          <w:rtl/>
        </w:rPr>
        <w:t>מטלטלי כבר שית כבר שבע- לפום חורפיה</w:t>
      </w:r>
      <w:r>
        <w:rPr>
          <w:rFonts w:hint="cs"/>
          <w:rtl/>
        </w:rPr>
        <w:t>.</w:t>
      </w:r>
    </w:p>
  </w:footnote>
  <w:footnote w:id="202">
    <w:p w14:paraId="2B93D7C8" w14:textId="77777777" w:rsidR="00382B97" w:rsidRDefault="00382B97" w:rsidP="00382B97">
      <w:pPr>
        <w:pStyle w:val="aff"/>
        <w:rPr>
          <w:rtl/>
        </w:rPr>
      </w:pPr>
      <w:r>
        <w:rPr>
          <w:rStyle w:val="aff1"/>
        </w:rPr>
        <w:footnoteRef/>
      </w:r>
      <w:r>
        <w:rPr>
          <w:rtl/>
        </w:rPr>
        <w:t xml:space="preserve"> בנכסים שקנה עצמו [או במתנה]</w:t>
      </w:r>
    </w:p>
    <w:p w14:paraId="61C9D91D" w14:textId="77777777" w:rsidR="00382B97" w:rsidRDefault="00382B97" w:rsidP="00382B97">
      <w:pPr>
        <w:pStyle w:val="aff"/>
        <w:rPr>
          <w:rtl/>
        </w:rPr>
      </w:pPr>
      <w:r w:rsidRPr="00136C76">
        <w:rPr>
          <w:b/>
          <w:bCs/>
          <w:rtl/>
        </w:rPr>
        <w:t xml:space="preserve">רשב"ם ורי"ף </w:t>
      </w:r>
      <w:r>
        <w:rPr>
          <w:rtl/>
        </w:rPr>
        <w:t>-מוכר</w:t>
      </w:r>
    </w:p>
    <w:p w14:paraId="179B15FD" w14:textId="77777777" w:rsidR="00382B97" w:rsidRDefault="00382B97" w:rsidP="00382B97">
      <w:pPr>
        <w:pStyle w:val="aff"/>
        <w:rPr>
          <w:rtl/>
        </w:rPr>
      </w:pPr>
      <w:r w:rsidRPr="00136C76">
        <w:rPr>
          <w:b/>
          <w:bCs/>
          <w:rtl/>
        </w:rPr>
        <w:t xml:space="preserve">ר"ת </w:t>
      </w:r>
      <w:r>
        <w:rPr>
          <w:rtl/>
        </w:rPr>
        <w:t>אף נכסים שקנה אינו מוכר דמיקרביה דעתא לגבי זוזי וטעמא לאו משום שטות  כיון דמסברו ליה וסבר ידיע</w:t>
      </w:r>
    </w:p>
    <w:p w14:paraId="33A74654" w14:textId="77777777" w:rsidR="00382B97" w:rsidRDefault="00382B97" w:rsidP="00382B97">
      <w:pPr>
        <w:pStyle w:val="aff"/>
      </w:pPr>
      <w:r w:rsidRPr="00136C76">
        <w:rPr>
          <w:b/>
          <w:bCs/>
          <w:rtl/>
        </w:rPr>
        <w:t>רשב"ם</w:t>
      </w:r>
      <w:r>
        <w:rPr>
          <w:rtl/>
        </w:rPr>
        <w:t xml:space="preserve"> שיודע בטיב משא ומתן</w:t>
      </w:r>
      <w:r>
        <w:rPr>
          <w:rFonts w:hint="cs"/>
          <w:rtl/>
        </w:rPr>
        <w:t>,</w:t>
      </w:r>
      <w:r>
        <w:rPr>
          <w:rtl/>
        </w:rPr>
        <w:t xml:space="preserve"> </w:t>
      </w:r>
      <w:r w:rsidRPr="00136C76">
        <w:rPr>
          <w:b/>
          <w:bCs/>
          <w:rtl/>
        </w:rPr>
        <w:t>תוס'</w:t>
      </w:r>
      <w:r>
        <w:rPr>
          <w:rtl/>
        </w:rPr>
        <w:t xml:space="preserve"> דמוכח דאינו שוטה ומהני מצד מה שהוא בן י"ח</w:t>
      </w:r>
    </w:p>
  </w:footnote>
  <w:footnote w:id="203">
    <w:p w14:paraId="3341DFEE" w14:textId="77777777" w:rsidR="00382B97" w:rsidRDefault="00382B97" w:rsidP="00382B97">
      <w:pPr>
        <w:pStyle w:val="aff"/>
        <w:rPr>
          <w:rtl/>
        </w:rPr>
      </w:pPr>
      <w:r>
        <w:rPr>
          <w:rStyle w:val="aff1"/>
        </w:rPr>
        <w:footnoteRef/>
      </w:r>
      <w:r>
        <w:rPr>
          <w:rtl/>
        </w:rPr>
        <w:t xml:space="preserve"> </w:t>
      </w:r>
      <w:r w:rsidRPr="00136C76">
        <w:rPr>
          <w:rFonts w:hint="cs"/>
          <w:b/>
          <w:bCs/>
          <w:rtl/>
        </w:rPr>
        <w:t>מכר</w:t>
      </w:r>
      <w:r w:rsidRPr="00136C76">
        <w:rPr>
          <w:b/>
          <w:bCs/>
          <w:rtl/>
        </w:rPr>
        <w:t xml:space="preserve"> שוי חמשא בש</w:t>
      </w:r>
      <w:r w:rsidRPr="00136C76">
        <w:rPr>
          <w:rFonts w:hint="cs"/>
          <w:b/>
          <w:bCs/>
          <w:rtl/>
        </w:rPr>
        <w:t>ש</w:t>
      </w:r>
      <w:r>
        <w:rPr>
          <w:rFonts w:hint="cs"/>
          <w:b/>
          <w:bCs/>
          <w:rtl/>
        </w:rPr>
        <w:t xml:space="preserve">: </w:t>
      </w:r>
      <w:r w:rsidRPr="00136C76">
        <w:rPr>
          <w:b/>
          <w:bCs/>
          <w:rtl/>
        </w:rPr>
        <w:t>א-</w:t>
      </w:r>
      <w:r>
        <w:rPr>
          <w:rtl/>
        </w:rPr>
        <w:t xml:space="preserve"> לאו דווקא הוא</w:t>
      </w:r>
      <w:r>
        <w:rPr>
          <w:rFonts w:hint="cs"/>
          <w:rtl/>
        </w:rPr>
        <w:t xml:space="preserve">. </w:t>
      </w:r>
      <w:r w:rsidRPr="00136C76">
        <w:rPr>
          <w:b/>
          <w:bCs/>
          <w:rtl/>
        </w:rPr>
        <w:t>ב-</w:t>
      </w:r>
      <w:r>
        <w:rPr>
          <w:rtl/>
        </w:rPr>
        <w:t xml:space="preserve"> דווקא וכר"ת דאין הונאה לקרקעות אפי' יותר משתות</w:t>
      </w:r>
      <w:r>
        <w:rPr>
          <w:rFonts w:hint="cs"/>
          <w:rtl/>
        </w:rPr>
        <w:t xml:space="preserve">. </w:t>
      </w:r>
      <w:r w:rsidRPr="00136C76">
        <w:rPr>
          <w:rFonts w:hint="cs"/>
          <w:b/>
          <w:bCs/>
          <w:rtl/>
        </w:rPr>
        <w:t>ג.</w:t>
      </w:r>
      <w:r>
        <w:rPr>
          <w:rtl/>
        </w:rPr>
        <w:t xml:space="preserve"> אמר בפירוש יודע אני שאין שווין כ"כ</w:t>
      </w:r>
      <w:r>
        <w:rPr>
          <w:rFonts w:hint="cs"/>
          <w:rtl/>
        </w:rPr>
        <w:t xml:space="preserve">, </w:t>
      </w:r>
      <w:r w:rsidRPr="00136C76">
        <w:rPr>
          <w:b/>
          <w:bCs/>
          <w:rtl/>
        </w:rPr>
        <w:t>ד</w:t>
      </w:r>
      <w:r w:rsidRPr="00136C76">
        <w:rPr>
          <w:rFonts w:hint="cs"/>
          <w:b/>
          <w:bCs/>
          <w:rtl/>
        </w:rPr>
        <w:t>.</w:t>
      </w:r>
      <w:r>
        <w:rPr>
          <w:rtl/>
        </w:rPr>
        <w:t xml:space="preserve"> כשמואל דהמקח לא בטל וההונאה חוזרת</w:t>
      </w:r>
    </w:p>
  </w:footnote>
  <w:footnote w:id="204">
    <w:p w14:paraId="01387805" w14:textId="77777777" w:rsidR="00382B97" w:rsidRDefault="00382B97" w:rsidP="00382B97">
      <w:pPr>
        <w:pStyle w:val="aff"/>
        <w:rPr>
          <w:rtl/>
        </w:rPr>
      </w:pPr>
      <w:r>
        <w:rPr>
          <w:rStyle w:val="aff1"/>
        </w:rPr>
        <w:footnoteRef/>
      </w:r>
      <w:r>
        <w:rPr>
          <w:rtl/>
        </w:rPr>
        <w:t xml:space="preserve"> </w:t>
      </w:r>
      <w:r>
        <w:rPr>
          <w:rFonts w:hint="cs"/>
          <w:rtl/>
        </w:rPr>
        <w:t xml:space="preserve">מה שמצאנו </w:t>
      </w:r>
      <w:r>
        <w:rPr>
          <w:rtl/>
        </w:rPr>
        <w:t>בגיטין לרבא שרק בן כ' יכול למכור בנכסי אביו</w:t>
      </w:r>
      <w:r>
        <w:rPr>
          <w:rFonts w:hint="cs"/>
          <w:rtl/>
        </w:rPr>
        <w:t>-</w:t>
      </w:r>
    </w:p>
    <w:p w14:paraId="6E610106" w14:textId="77777777" w:rsidR="00382B97" w:rsidRDefault="00382B97" w:rsidP="00382B97">
      <w:pPr>
        <w:pStyle w:val="aff"/>
        <w:rPr>
          <w:rtl/>
        </w:rPr>
      </w:pPr>
      <w:r w:rsidRPr="004D59F1">
        <w:rPr>
          <w:b/>
          <w:bCs/>
          <w:rtl/>
        </w:rPr>
        <w:t>לתוס'</w:t>
      </w:r>
      <w:r>
        <w:rPr>
          <w:rtl/>
        </w:rPr>
        <w:t xml:space="preserve"> גרסי' התם רבה</w:t>
      </w:r>
      <w:r>
        <w:rPr>
          <w:rFonts w:hint="cs"/>
          <w:rtl/>
        </w:rPr>
        <w:t xml:space="preserve">. </w:t>
      </w:r>
      <w:r w:rsidRPr="00136C76">
        <w:rPr>
          <w:b/>
          <w:bCs/>
          <w:rtl/>
        </w:rPr>
        <w:t>לרשב"ם</w:t>
      </w:r>
      <w:r>
        <w:rPr>
          <w:rtl/>
        </w:rPr>
        <w:t xml:space="preserve"> וכנגדו בקטנה היינו שהיא בת י"ב ויום אחד</w:t>
      </w:r>
      <w:r>
        <w:rPr>
          <w:rFonts w:hint="cs"/>
          <w:rtl/>
        </w:rPr>
        <w:t>.</w:t>
      </w:r>
    </w:p>
    <w:p w14:paraId="1A713FA4" w14:textId="77777777" w:rsidR="00382B97" w:rsidRDefault="00382B97" w:rsidP="00382B97">
      <w:pPr>
        <w:pStyle w:val="aff"/>
        <w:rPr>
          <w:rtl/>
        </w:rPr>
      </w:pPr>
      <w:r w:rsidRPr="00136C76">
        <w:rPr>
          <w:b/>
          <w:bCs/>
          <w:rtl/>
        </w:rPr>
        <w:t xml:space="preserve">ר"ת </w:t>
      </w:r>
      <w:r>
        <w:rPr>
          <w:rtl/>
        </w:rPr>
        <w:t>רבא ס"ל דקטנה אינה חולצת</w:t>
      </w:r>
      <w:r>
        <w:rPr>
          <w:rFonts w:hint="cs"/>
          <w:rtl/>
        </w:rPr>
        <w:t>.</w:t>
      </w:r>
    </w:p>
    <w:p w14:paraId="05A32A5C" w14:textId="77777777" w:rsidR="00382B97" w:rsidRDefault="00382B97" w:rsidP="00382B97">
      <w:pPr>
        <w:pStyle w:val="aff"/>
        <w:rPr>
          <w:rtl/>
        </w:rPr>
      </w:pPr>
      <w:r>
        <w:rPr>
          <w:rFonts w:hint="cs"/>
          <w:rtl/>
        </w:rPr>
        <w:t>***</w:t>
      </w:r>
    </w:p>
    <w:p w14:paraId="5F9CAC3D" w14:textId="77777777" w:rsidR="00382B97" w:rsidRDefault="00382B97" w:rsidP="00382B97">
      <w:pPr>
        <w:pStyle w:val="aff"/>
        <w:rPr>
          <w:rtl/>
        </w:rPr>
      </w:pPr>
      <w:r w:rsidRPr="00136C76">
        <w:rPr>
          <w:b/>
          <w:bCs/>
          <w:rtl/>
        </w:rPr>
        <w:t>תוס'</w:t>
      </w:r>
      <w:r>
        <w:rPr>
          <w:rtl/>
        </w:rPr>
        <w:t xml:space="preserve"> הא דידעינן דהווא בן י"ח או כ' בשעת מכירתו משום סתמא דלא מכר קודם</w:t>
      </w:r>
    </w:p>
    <w:p w14:paraId="18888F6E" w14:textId="77777777" w:rsidR="00382B97" w:rsidRDefault="00382B97" w:rsidP="00382B97">
      <w:pPr>
        <w:pStyle w:val="aff"/>
        <w:rPr>
          <w:rtl/>
        </w:rPr>
      </w:pPr>
      <w:r>
        <w:rPr>
          <w:rtl/>
        </w:rPr>
        <w:t>הך סוגייא כמ"ד נכסי ביד לוקח וממילא קושית הגמ' כי בדקו מאי הוי</w:t>
      </w:r>
      <w:r>
        <w:rPr>
          <w:rFonts w:hint="cs"/>
          <w:rtl/>
        </w:rPr>
        <w:t xml:space="preserve">, </w:t>
      </w:r>
      <w:r>
        <w:rPr>
          <w:rtl/>
        </w:rPr>
        <w:t>דאי נימא כמ"ד ביד יורשים ממילא קושיית הגמ' דפשיטא דלקוחות יכולים להוציא מגדול</w:t>
      </w:r>
      <w:r>
        <w:rPr>
          <w:rFonts w:hint="cs"/>
          <w:rtl/>
        </w:rPr>
        <w:t>,</w:t>
      </w:r>
    </w:p>
    <w:p w14:paraId="49F33EAF" w14:textId="77777777" w:rsidR="00382B97" w:rsidRDefault="00382B97" w:rsidP="00382B97">
      <w:pPr>
        <w:pStyle w:val="aff"/>
        <w:rPr>
          <w:rtl/>
        </w:rPr>
      </w:pPr>
      <w:r w:rsidRPr="004D59F1">
        <w:rPr>
          <w:b/>
          <w:bCs/>
          <w:rtl/>
        </w:rPr>
        <w:t>ריב"ם</w:t>
      </w:r>
      <w:r>
        <w:rPr>
          <w:rtl/>
        </w:rPr>
        <w:t xml:space="preserve"> הכא מצאו עדים שהוא פחות מכ' ממילא קושיית הגמ' כי בדקו מאי הוי</w:t>
      </w:r>
      <w:r>
        <w:rPr>
          <w:rFonts w:hint="cs"/>
          <w:rtl/>
        </w:rPr>
        <w:t>,</w:t>
      </w:r>
    </w:p>
    <w:p w14:paraId="13B8A39B" w14:textId="77777777" w:rsidR="00382B97" w:rsidRDefault="00382B97" w:rsidP="00382B97">
      <w:pPr>
        <w:pStyle w:val="aff"/>
        <w:rPr>
          <w:rtl/>
        </w:rPr>
      </w:pPr>
      <w:r w:rsidRPr="004D59F1">
        <w:rPr>
          <w:b/>
          <w:bCs/>
          <w:rtl/>
        </w:rPr>
        <w:t>ריב"א</w:t>
      </w:r>
      <w:r>
        <w:rPr>
          <w:rtl/>
        </w:rPr>
        <w:t xml:space="preserve"> במסקנת הגמ' גם למ"ד בחזקת יורשים היה מקום להקשות</w:t>
      </w:r>
    </w:p>
    <w:p w14:paraId="2D693798" w14:textId="77777777" w:rsidR="00382B97" w:rsidRDefault="00382B97" w:rsidP="00382B97">
      <w:pPr>
        <w:pStyle w:val="aff"/>
        <w:rPr>
          <w:rtl/>
        </w:rPr>
      </w:pPr>
      <w:r>
        <w:rPr>
          <w:rtl/>
        </w:rPr>
        <w:t>ולמ"ד שהוא בן כ' פשיטא דגדול הוא אפילו בלא ב' שערות</w:t>
      </w:r>
      <w:r>
        <w:rPr>
          <w:rFonts w:hint="cs"/>
          <w:rtl/>
        </w:rPr>
        <w:t>.</w:t>
      </w:r>
    </w:p>
  </w:footnote>
  <w:footnote w:id="205">
    <w:p w14:paraId="2E905E6E" w14:textId="486F3EBE" w:rsidR="00A0554E" w:rsidRDefault="00A0554E" w:rsidP="00A0554E">
      <w:pPr>
        <w:pStyle w:val="aff"/>
        <w:rPr>
          <w:rtl/>
        </w:rPr>
      </w:pPr>
      <w:r>
        <w:rPr>
          <w:rStyle w:val="aff1"/>
        </w:rPr>
        <w:footnoteRef/>
      </w:r>
      <w:r>
        <w:rPr>
          <w:rtl/>
        </w:rPr>
        <w:t xml:space="preserve"> היינו אחר שהגיעו בנקבה לי"ב ובזכר לי"ג</w:t>
      </w:r>
      <w:r>
        <w:rPr>
          <w:rFonts w:hint="cs"/>
          <w:rtl/>
        </w:rPr>
        <w:t xml:space="preserve">, </w:t>
      </w:r>
      <w:r>
        <w:rPr>
          <w:rtl/>
        </w:rPr>
        <w:t>דקודם לכן ב' שערות הוי שומא בעלמא</w:t>
      </w:r>
    </w:p>
    <w:p w14:paraId="1642785F" w14:textId="29E2EFC3" w:rsidR="00A0554E" w:rsidRDefault="00A0554E" w:rsidP="00A0554E">
      <w:pPr>
        <w:pStyle w:val="aff"/>
        <w:rPr>
          <w:rtl/>
        </w:rPr>
      </w:pPr>
      <w:r>
        <w:rPr>
          <w:rtl/>
        </w:rPr>
        <w:t>לקידושין חיישינן לקידושי שניהם כמו בכל ספק דאורייתא</w:t>
      </w:r>
      <w:r>
        <w:rPr>
          <w:rFonts w:hint="cs"/>
          <w:rtl/>
        </w:rPr>
        <w:t>, [</w:t>
      </w:r>
      <w:r>
        <w:rPr>
          <w:rtl/>
        </w:rPr>
        <w:t xml:space="preserve">ואי אשכחנא סימנין קידושי שני </w:t>
      </w:r>
      <w:r>
        <w:rPr>
          <w:rFonts w:hint="cs"/>
          <w:rtl/>
        </w:rPr>
        <w:t>אי''ז קידושין]</w:t>
      </w:r>
    </w:p>
    <w:p w14:paraId="3309E4D8" w14:textId="0BC1E9FD" w:rsidR="00A0554E" w:rsidRDefault="00A0554E" w:rsidP="00A0554E">
      <w:pPr>
        <w:pStyle w:val="aff"/>
      </w:pPr>
      <w:r>
        <w:rPr>
          <w:rtl/>
        </w:rPr>
        <w:t>וביומא דמשלם ש</w:t>
      </w:r>
      <w:r>
        <w:rPr>
          <w:rFonts w:hint="cs"/>
          <w:rtl/>
        </w:rPr>
        <w:t>נה</w:t>
      </w:r>
      <w:r>
        <w:rPr>
          <w:rtl/>
        </w:rPr>
        <w:t xml:space="preserve"> חיישי לקידושי שניהם </w:t>
      </w:r>
      <w:r>
        <w:rPr>
          <w:rFonts w:hint="cs"/>
          <w:rtl/>
        </w:rPr>
        <w:t xml:space="preserve">שמא </w:t>
      </w:r>
      <w:r>
        <w:rPr>
          <w:rtl/>
        </w:rPr>
        <w:t>הביאה הסימנים אחר שקידשה האב</w:t>
      </w:r>
    </w:p>
  </w:footnote>
  <w:footnote w:id="206">
    <w:p w14:paraId="7F8D2FF6" w14:textId="4C9E6C96" w:rsidR="005D7F3F" w:rsidRDefault="005D7F3F" w:rsidP="005D7F3F">
      <w:pPr>
        <w:pStyle w:val="aff"/>
        <w:rPr>
          <w:rtl/>
        </w:rPr>
      </w:pPr>
      <w:r>
        <w:rPr>
          <w:rStyle w:val="aff1"/>
        </w:rPr>
        <w:footnoteRef/>
      </w:r>
      <w:r>
        <w:rPr>
          <w:rtl/>
        </w:rPr>
        <w:t xml:space="preserve"> </w:t>
      </w:r>
      <w:r w:rsidRPr="005D6F8D">
        <w:rPr>
          <w:b/>
          <w:bCs/>
          <w:rtl/>
        </w:rPr>
        <w:t>לרשב"ם</w:t>
      </w:r>
      <w:r>
        <w:rPr>
          <w:rtl/>
        </w:rPr>
        <w:t xml:space="preserve"> דמשום חליצה דאיש לא איצטריך דמיגירושין שמעינן לה</w:t>
      </w:r>
      <w:r w:rsidR="005D6F8D">
        <w:rPr>
          <w:rFonts w:hint="cs"/>
          <w:rtl/>
        </w:rPr>
        <w:t>,</w:t>
      </w:r>
    </w:p>
    <w:p w14:paraId="1D22DF43" w14:textId="72E7B464" w:rsidR="005D7F3F" w:rsidRDefault="005D7F3F" w:rsidP="005D6F8D">
      <w:pPr>
        <w:pStyle w:val="aff"/>
        <w:rPr>
          <w:rtl/>
        </w:rPr>
      </w:pPr>
      <w:r w:rsidRPr="005D6F8D">
        <w:rPr>
          <w:b/>
          <w:bCs/>
          <w:rtl/>
        </w:rPr>
        <w:t>תוס'</w:t>
      </w:r>
      <w:r>
        <w:rPr>
          <w:rtl/>
        </w:rPr>
        <w:t xml:space="preserve"> דמשמע דומיא דקידושין וגירושין דמיירי בין באיש בין באשה</w:t>
      </w:r>
    </w:p>
  </w:footnote>
  <w:footnote w:id="207">
    <w:p w14:paraId="18B8C4A0" w14:textId="77777777" w:rsidR="005D6F8D" w:rsidRDefault="005D6F8D" w:rsidP="005D6F8D">
      <w:pPr>
        <w:pStyle w:val="aff"/>
        <w:rPr>
          <w:rtl/>
        </w:rPr>
      </w:pPr>
      <w:r>
        <w:rPr>
          <w:rStyle w:val="aff1"/>
        </w:rPr>
        <w:footnoteRef/>
      </w:r>
      <w:r>
        <w:rPr>
          <w:rtl/>
        </w:rPr>
        <w:t xml:space="preserve"> מיאון לאפוקי מדר"י דאמר עד שירבה השחור [וצ"ע אמאי דוקא קאי במיאון]</w:t>
      </w:r>
    </w:p>
    <w:p w14:paraId="40B35123" w14:textId="6AEAC866" w:rsidR="005D6F8D" w:rsidRDefault="005D6F8D" w:rsidP="005D6F8D">
      <w:pPr>
        <w:pStyle w:val="aff"/>
        <w:rPr>
          <w:rtl/>
        </w:rPr>
      </w:pPr>
      <w:r>
        <w:rPr>
          <w:rtl/>
        </w:rPr>
        <w:t>לרשב"ם לא גרסי' על הלבן</w:t>
      </w:r>
      <w:r>
        <w:rPr>
          <w:rFonts w:hint="cs"/>
          <w:rtl/>
        </w:rPr>
        <w:t xml:space="preserve">, </w:t>
      </w:r>
      <w:r>
        <w:rPr>
          <w:rtl/>
        </w:rPr>
        <w:t>לר"ת על הבשר שהוא לבן</w:t>
      </w:r>
    </w:p>
  </w:footnote>
  <w:footnote w:id="208">
    <w:p w14:paraId="0886610A" w14:textId="4B69FF29" w:rsidR="005D6F8D" w:rsidRDefault="005D6F8D">
      <w:pPr>
        <w:pStyle w:val="aff"/>
      </w:pPr>
      <w:r>
        <w:rPr>
          <w:rStyle w:val="aff1"/>
        </w:rPr>
        <w:footnoteRef/>
      </w:r>
      <w:r>
        <w:rPr>
          <w:rtl/>
        </w:rPr>
        <w:t xml:space="preserve"> </w:t>
      </w:r>
      <w:r w:rsidRPr="005D6F8D">
        <w:rPr>
          <w:rtl/>
        </w:rPr>
        <w:t>דדברי שכ"מ אינן ככתובין וכמסורין וצריך קנין גם במתנה בכולה דלא שייר מידי</w:t>
      </w:r>
    </w:p>
  </w:footnote>
  <w:footnote w:id="209">
    <w:p w14:paraId="51210631" w14:textId="77777777" w:rsidR="005D6F8D" w:rsidRDefault="005D6F8D" w:rsidP="005D6F8D">
      <w:pPr>
        <w:pStyle w:val="aff"/>
        <w:rPr>
          <w:rtl/>
        </w:rPr>
      </w:pPr>
      <w:r>
        <w:rPr>
          <w:rStyle w:val="aff1"/>
        </w:rPr>
        <w:footnoteRef/>
      </w:r>
      <w:r>
        <w:rPr>
          <w:rtl/>
        </w:rPr>
        <w:t xml:space="preserve"> אי נימא דכביניתא היה מתנה בכולה ר"א מודה דבמצוה מחמת מיתה לא בעי קנין</w:t>
      </w:r>
    </w:p>
    <w:p w14:paraId="7AF7561F" w14:textId="77777777" w:rsidR="005D6F8D" w:rsidRDefault="005D6F8D" w:rsidP="005D6F8D">
      <w:pPr>
        <w:pStyle w:val="aff"/>
        <w:rPr>
          <w:rtl/>
        </w:rPr>
      </w:pPr>
      <w:r>
        <w:rPr>
          <w:rtl/>
        </w:rPr>
        <w:t>אי נימא דמתנה במקצת א"כ ר"א פליג וס"ל דבמצוה מחמת מיתה  בעי קנין</w:t>
      </w:r>
    </w:p>
    <w:p w14:paraId="4A6F8AE8" w14:textId="60B97398" w:rsidR="005D6F8D" w:rsidRDefault="005D6F8D" w:rsidP="005D6F8D">
      <w:pPr>
        <w:pStyle w:val="aff"/>
        <w:rPr>
          <w:rtl/>
        </w:rPr>
      </w:pPr>
      <w:r w:rsidRPr="005D6F8D">
        <w:rPr>
          <w:b/>
          <w:bCs/>
          <w:rtl/>
        </w:rPr>
        <w:t>כביניתא</w:t>
      </w:r>
      <w:r>
        <w:rPr>
          <w:rFonts w:hint="cs"/>
          <w:b/>
          <w:bCs/>
          <w:rtl/>
        </w:rPr>
        <w:t>-</w:t>
      </w:r>
      <w:r w:rsidRPr="005D6F8D">
        <w:rPr>
          <w:b/>
          <w:bCs/>
          <w:rtl/>
        </w:rPr>
        <w:t xml:space="preserve"> רשב"ם</w:t>
      </w:r>
      <w:r>
        <w:rPr>
          <w:rtl/>
        </w:rPr>
        <w:t>- חוגרת בה צווארה</w:t>
      </w:r>
      <w:r>
        <w:rPr>
          <w:rFonts w:hint="cs"/>
          <w:rtl/>
        </w:rPr>
        <w:t xml:space="preserve">, </w:t>
      </w:r>
      <w:r w:rsidRPr="005D6F8D">
        <w:rPr>
          <w:rStyle w:val="affffe"/>
          <w:rtl/>
        </w:rPr>
        <w:t>ר"י</w:t>
      </w:r>
      <w:r>
        <w:rPr>
          <w:rtl/>
        </w:rPr>
        <w:t xml:space="preserve"> -עטרה שיש בה דבר חד</w:t>
      </w:r>
      <w:r>
        <w:rPr>
          <w:rFonts w:hint="cs"/>
          <w:rtl/>
        </w:rPr>
        <w:t xml:space="preserve">, </w:t>
      </w:r>
      <w:r w:rsidRPr="005D6F8D">
        <w:rPr>
          <w:b/>
          <w:bCs/>
          <w:rtl/>
        </w:rPr>
        <w:t>ערוך-</w:t>
      </w:r>
      <w:r>
        <w:rPr>
          <w:rtl/>
        </w:rPr>
        <w:t xml:space="preserve"> רדידים- צעיף דק שהאשה מכסה בה ראשה</w:t>
      </w:r>
    </w:p>
  </w:footnote>
  <w:footnote w:id="210">
    <w:p w14:paraId="1ECE3522" w14:textId="77777777" w:rsidR="00A70327" w:rsidRDefault="00A70327" w:rsidP="00A70327">
      <w:pPr>
        <w:pStyle w:val="aff"/>
        <w:rPr>
          <w:rtl/>
        </w:rPr>
      </w:pPr>
      <w:r>
        <w:rPr>
          <w:rStyle w:val="aff1"/>
        </w:rPr>
        <w:footnoteRef/>
      </w:r>
      <w:r>
        <w:rPr>
          <w:rtl/>
        </w:rPr>
        <w:t xml:space="preserve"> ולרבנן דאין אמדשלב"ל תיבעי בשיעבוד דעדיף מקנין</w:t>
      </w:r>
    </w:p>
    <w:p w14:paraId="10490A9A" w14:textId="22E1FF02" w:rsidR="00A70327" w:rsidRDefault="00A70327" w:rsidP="00A70327">
      <w:pPr>
        <w:pStyle w:val="aff"/>
        <w:rPr>
          <w:rtl/>
        </w:rPr>
      </w:pPr>
      <w:r>
        <w:rPr>
          <w:rtl/>
        </w:rPr>
        <w:t>רשב"ם א- דהקרקעות עצמם בעולם</w:t>
      </w:r>
      <w:r>
        <w:rPr>
          <w:rFonts w:hint="cs"/>
          <w:rtl/>
        </w:rPr>
        <w:t xml:space="preserve"> </w:t>
      </w:r>
      <w:r>
        <w:rPr>
          <w:rtl/>
        </w:rPr>
        <w:t>ב- כדי שלא תנעל דלת בפני לווין</w:t>
      </w:r>
    </w:p>
    <w:p w14:paraId="70953A99" w14:textId="0BD4ADA7" w:rsidR="00A70327" w:rsidRDefault="00A70327" w:rsidP="00A70327">
      <w:pPr>
        <w:pStyle w:val="aff"/>
        <w:rPr>
          <w:rtl/>
        </w:rPr>
      </w:pPr>
      <w:r>
        <w:rPr>
          <w:rtl/>
        </w:rPr>
        <w:t>תוס' דהשיעבוד חל ממילא</w:t>
      </w:r>
      <w:r>
        <w:rPr>
          <w:rFonts w:hint="cs"/>
          <w:rtl/>
        </w:rPr>
        <w:t xml:space="preserve">  </w:t>
      </w:r>
      <w:r>
        <w:rPr>
          <w:rtl/>
        </w:rPr>
        <w:t>[ומהני טעמא מהני לר"מ]</w:t>
      </w:r>
    </w:p>
    <w:p w14:paraId="27F5E02B" w14:textId="77777777" w:rsidR="00A70327" w:rsidRDefault="00A70327" w:rsidP="00A70327">
      <w:pPr>
        <w:pStyle w:val="aff"/>
        <w:rPr>
          <w:rtl/>
        </w:rPr>
      </w:pPr>
      <w:r>
        <w:rPr>
          <w:rtl/>
        </w:rPr>
        <w:t>מוציא שט"ח על חבירו והלה מוציא שטר של זמן מאוחר</w:t>
      </w:r>
    </w:p>
    <w:p w14:paraId="1EA58A58" w14:textId="77777777" w:rsidR="00A70327" w:rsidRDefault="00A70327" w:rsidP="00A70327">
      <w:pPr>
        <w:pStyle w:val="aff"/>
        <w:rPr>
          <w:rtl/>
        </w:rPr>
      </w:pPr>
      <w:r>
        <w:rPr>
          <w:rtl/>
        </w:rPr>
        <w:t>לאדמון יכול לטעון הלווה לא היה לך למכור הקרקע</w:t>
      </w:r>
    </w:p>
    <w:p w14:paraId="4FB918B3" w14:textId="77777777" w:rsidR="00A70327" w:rsidRDefault="00A70327" w:rsidP="00A70327">
      <w:pPr>
        <w:pStyle w:val="aff"/>
        <w:rPr>
          <w:rtl/>
        </w:rPr>
      </w:pPr>
      <w:r>
        <w:rPr>
          <w:rtl/>
        </w:rPr>
        <w:t>ולחכמים יכול לטעון המלווה דבכונה מכר כדי שיוכל למשכנו</w:t>
      </w:r>
    </w:p>
    <w:p w14:paraId="0AF576DA" w14:textId="77777777" w:rsidR="00A70327" w:rsidRDefault="00A70327" w:rsidP="00A70327">
      <w:pPr>
        <w:pStyle w:val="aff"/>
        <w:rPr>
          <w:rtl/>
        </w:rPr>
      </w:pPr>
      <w:r>
        <w:rPr>
          <w:rtl/>
        </w:rPr>
        <w:t>בספק הגמ' מיירי בקנה ומכר והוריש [דהא במיניה גבי ואפי' מגלימא דעל כתיפא]</w:t>
      </w:r>
    </w:p>
    <w:p w14:paraId="05DD4B49" w14:textId="77777777" w:rsidR="00A70327" w:rsidRDefault="00A70327" w:rsidP="00A70327">
      <w:pPr>
        <w:pStyle w:val="aff"/>
        <w:rPr>
          <w:rtl/>
        </w:rPr>
      </w:pPr>
      <w:r>
        <w:rPr>
          <w:rtl/>
        </w:rPr>
        <w:t>הא דחזינן דמשתעבד לבע"ח או דמצווה על היתומין לפרוע חוב אביהן</w:t>
      </w:r>
    </w:p>
    <w:p w14:paraId="159DEAF1" w14:textId="77777777" w:rsidR="00A70327" w:rsidRDefault="00A70327" w:rsidP="00A70327">
      <w:pPr>
        <w:pStyle w:val="aff"/>
        <w:rPr>
          <w:rtl/>
        </w:rPr>
      </w:pPr>
      <w:r>
        <w:rPr>
          <w:rtl/>
        </w:rPr>
        <w:t xml:space="preserve">                                             או דהא מני ר"מ דאדם מקנה דשלב"ל</w:t>
      </w:r>
    </w:p>
    <w:p w14:paraId="664AD499" w14:textId="77777777" w:rsidR="00A70327" w:rsidRDefault="00A70327" w:rsidP="00A70327">
      <w:pPr>
        <w:pStyle w:val="aff"/>
        <w:rPr>
          <w:rtl/>
        </w:rPr>
      </w:pPr>
      <w:r>
        <w:rPr>
          <w:rtl/>
        </w:rPr>
        <w:t>למ"ד מלווה ע"פ גובין מן היורשין אי שבק ליה נכסים כופין אותן לפרוע כשאר מ"ע</w:t>
      </w:r>
    </w:p>
    <w:p w14:paraId="5FCAE27F" w14:textId="77777777" w:rsidR="00A70327" w:rsidRDefault="00A70327" w:rsidP="00A70327">
      <w:pPr>
        <w:pStyle w:val="aff"/>
        <w:rPr>
          <w:rtl/>
        </w:rPr>
      </w:pPr>
      <w:r>
        <w:rPr>
          <w:rtl/>
        </w:rPr>
        <w:t xml:space="preserve">                                                    ואי לא שבק ליה נכסים אין כופין ומצווה בעלמא היא</w:t>
      </w:r>
    </w:p>
    <w:p w14:paraId="05601814" w14:textId="77777777" w:rsidR="00A70327" w:rsidRDefault="00A70327" w:rsidP="00A70327">
      <w:pPr>
        <w:pStyle w:val="aff"/>
        <w:rPr>
          <w:rtl/>
        </w:rPr>
      </w:pPr>
      <w:r>
        <w:rPr>
          <w:rtl/>
        </w:rPr>
        <w:t>למ"ד מלווה ע"פ אין גובין מן היורשין לעולם הוי מצווה בעלמא ואין כופין</w:t>
      </w:r>
    </w:p>
    <w:p w14:paraId="06AAF7DA" w14:textId="528866FF" w:rsidR="00A70327" w:rsidRDefault="00A70327" w:rsidP="00A70327">
      <w:pPr>
        <w:pStyle w:val="aff"/>
        <w:rPr>
          <w:rtl/>
        </w:rPr>
      </w:pPr>
      <w:r>
        <w:rPr>
          <w:rtl/>
        </w:rPr>
        <w:t>הלכתא מלוה ע"פ גובה מן היורשין שלא תנעול דלת בפני לווין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87E72" w14:textId="77777777" w:rsidR="00CF2EDB" w:rsidRDefault="00CF2EDB" w:rsidP="00124234">
    <w:pPr>
      <w:pStyle w:val="a3"/>
      <w:framePr w:wrap="notBeside"/>
      <w:tabs>
        <w:tab w:val="center" w:pos="5387"/>
        <w:tab w:val="right" w:pos="10773"/>
      </w:tabs>
      <w:spacing w:line="240" w:lineRule="auto"/>
      <w:jc w:val="center"/>
      <w:rPr>
        <w:rFonts w:ascii="BA Tefilot Regular" w:hAnsi="BA Tefilot Regular" w:cs="BA Tefilot Regular"/>
        <w:color w:val="808080" w:themeColor="background1" w:themeShade="80"/>
        <w:spacing w:val="10"/>
        <w:sz w:val="32"/>
        <w:szCs w:val="32"/>
        <w:rtl/>
      </w:rPr>
    </w:pPr>
    <w:r>
      <w:rPr>
        <w:rFonts w:ascii="BA  Leukmey Girsa Regular" w:hAnsi="BA  Leukmey Girsa Regular" w:cs="BA  Leukmey Girsa Regular"/>
        <w:color w:val="808080" w:themeColor="background1" w:themeShade="80"/>
        <w:sz w:val="30"/>
        <w:szCs w:val="30"/>
        <w:rtl/>
      </w:rPr>
      <w:t>׹</w:t>
    </w:r>
    <w:r>
      <w:rPr>
        <w:rFonts w:ascii="BA Tefilot Regular" w:hAnsi="BA Tefilot Regular" w:cs="BA Tefilot Regular"/>
        <w:color w:val="808080" w:themeColor="background1" w:themeShade="80"/>
        <w:spacing w:val="10"/>
        <w:sz w:val="32"/>
        <w:szCs w:val="32"/>
        <w:rtl/>
      </w:rPr>
      <w:t xml:space="preserve"> ל+אוקמי גיר+סא </w:t>
    </w:r>
    <w:r>
      <w:rPr>
        <w:rFonts w:ascii="BA  Leukmey Girsa Regular" w:hAnsi="BA  Leukmey Girsa Regular" w:cs="BA  Leukmey Girsa Regular"/>
        <w:color w:val="808080" w:themeColor="background1" w:themeShade="80"/>
        <w:sz w:val="30"/>
        <w:szCs w:val="30"/>
        <w:rtl/>
      </w:rPr>
      <w:t>׶</w:t>
    </w:r>
  </w:p>
  <w:p w14:paraId="1C47ACF0" w14:textId="77777777" w:rsidR="00CF2EDB" w:rsidRPr="00C67B87" w:rsidRDefault="00CF2EDB" w:rsidP="00124234">
    <w:pPr>
      <w:pStyle w:val="a3"/>
      <w:framePr w:wrap="notBeside"/>
      <w:tabs>
        <w:tab w:val="clear" w:pos="4025"/>
        <w:tab w:val="center" w:pos="2835"/>
      </w:tabs>
      <w:rPr>
        <w:rtl/>
      </w:rPr>
    </w:pPr>
    <w:r w:rsidRPr="00C67B87">
      <w:rPr>
        <w:rtl/>
      </w:rPr>
      <w:fldChar w:fldCharType="begin"/>
    </w:r>
    <w:r w:rsidRPr="00C67B87">
      <w:rPr>
        <w:rtl/>
      </w:rPr>
      <w:instrText xml:space="preserve"> </w:instrText>
    </w:r>
    <w:r w:rsidRPr="00C67B87">
      <w:instrText>STYLEREF</w:instrText>
    </w:r>
    <w:r w:rsidRPr="00C67B87">
      <w:rPr>
        <w:rtl/>
      </w:rPr>
      <w:instrText xml:space="preserve">  פרק  \* </w:instrText>
    </w:r>
    <w:r w:rsidRPr="00C67B87">
      <w:instrText xml:space="preserve">MERGEFORMAT </w:instrText>
    </w:r>
    <w:r w:rsidRPr="00C67B87">
      <w:rPr>
        <w:rtl/>
      </w:rPr>
      <w:fldChar w:fldCharType="separate"/>
    </w:r>
    <w:r w:rsidR="008603FB">
      <w:rPr>
        <w:noProof/>
        <w:rtl/>
      </w:rPr>
      <w:t>פרק ראשון</w:t>
    </w:r>
    <w:r w:rsidRPr="00C67B87">
      <w:rPr>
        <w:rtl/>
      </w:rPr>
      <w:fldChar w:fldCharType="end"/>
    </w:r>
    <w:r w:rsidRPr="00C67B87">
      <w:rPr>
        <w:rFonts w:hint="cs"/>
        <w:rtl/>
      </w:rPr>
      <w:t>:</w:t>
    </w:r>
    <w:r w:rsidRPr="00AB51E1">
      <w:rPr>
        <w:rFonts w:hint="cs"/>
        <w:color w:val="A6A6A6" w:themeColor="background1" w:themeShade="A6"/>
        <w:rtl/>
      </w:rPr>
      <w:t xml:space="preserve"> </w:t>
    </w:r>
    <w:r w:rsidRPr="00AB51E1">
      <w:rPr>
        <w:color w:val="A6A6A6" w:themeColor="background1" w:themeShade="A6"/>
        <w:rtl/>
      </w:rPr>
      <w:fldChar w:fldCharType="begin"/>
    </w:r>
    <w:r w:rsidRPr="00AB51E1">
      <w:rPr>
        <w:color w:val="A6A6A6" w:themeColor="background1" w:themeShade="A6"/>
        <w:rtl/>
      </w:rPr>
      <w:instrText xml:space="preserve"> </w:instrText>
    </w:r>
    <w:r w:rsidRPr="00AB51E1">
      <w:rPr>
        <w:color w:val="A6A6A6" w:themeColor="background1" w:themeShade="A6"/>
      </w:rPr>
      <w:instrText>STYLEREF</w:instrText>
    </w:r>
    <w:r w:rsidRPr="00AB51E1">
      <w:rPr>
        <w:color w:val="A6A6A6" w:themeColor="background1" w:themeShade="A6"/>
        <w:rtl/>
      </w:rPr>
      <w:instrText xml:space="preserve">  "דפים בפרק ב"  \* </w:instrText>
    </w:r>
    <w:r w:rsidRPr="00AB51E1">
      <w:rPr>
        <w:color w:val="A6A6A6" w:themeColor="background1" w:themeShade="A6"/>
      </w:rPr>
      <w:instrText>MERGEFORMAT</w:instrText>
    </w:r>
    <w:r w:rsidRPr="00AB51E1">
      <w:rPr>
        <w:color w:val="A6A6A6" w:themeColor="background1" w:themeShade="A6"/>
        <w:rtl/>
      </w:rPr>
      <w:instrText xml:space="preserve"> </w:instrText>
    </w:r>
    <w:r w:rsidRPr="00AB51E1">
      <w:rPr>
        <w:color w:val="A6A6A6" w:themeColor="background1" w:themeShade="A6"/>
        <w:rtl/>
      </w:rPr>
      <w:fldChar w:fldCharType="separate"/>
    </w:r>
    <w:r w:rsidR="008603FB">
      <w:rPr>
        <w:noProof/>
        <w:color w:val="A6A6A6" w:themeColor="background1" w:themeShade="A6"/>
        <w:rtl/>
      </w:rPr>
      <w:t>(ב. – יז.)</w:t>
    </w:r>
    <w:r w:rsidRPr="00AB51E1">
      <w:rPr>
        <w:color w:val="A6A6A6" w:themeColor="background1" w:themeShade="A6"/>
        <w:rtl/>
      </w:rPr>
      <w:fldChar w:fldCharType="end"/>
    </w:r>
    <w:r>
      <w:rPr>
        <w:rtl/>
      </w:rPr>
      <w:tab/>
    </w:r>
    <w:r w:rsidRPr="00C67B87">
      <w:rPr>
        <w:rtl/>
      </w:rPr>
      <w:fldChar w:fldCharType="begin"/>
    </w:r>
    <w:r w:rsidRPr="00C67B87">
      <w:rPr>
        <w:rtl/>
      </w:rPr>
      <w:instrText xml:space="preserve"> </w:instrText>
    </w:r>
    <w:r w:rsidRPr="00C67B87">
      <w:rPr>
        <w:rFonts w:hint="cs"/>
      </w:rPr>
      <w:instrText>STYLEREF</w:instrText>
    </w:r>
    <w:r w:rsidRPr="00C67B87">
      <w:rPr>
        <w:rFonts w:hint="cs"/>
        <w:rtl/>
      </w:rPr>
      <w:instrText xml:space="preserve">  מסכת  \* </w:instrText>
    </w:r>
    <w:r w:rsidRPr="00C67B87">
      <w:rPr>
        <w:rFonts w:hint="cs"/>
      </w:rPr>
      <w:instrText>MERGEFORMAT</w:instrText>
    </w:r>
    <w:r w:rsidRPr="00C67B87">
      <w:instrText xml:space="preserve"> </w:instrText>
    </w:r>
    <w:r w:rsidRPr="00C67B87">
      <w:rPr>
        <w:rtl/>
      </w:rPr>
      <w:fldChar w:fldCharType="separate"/>
    </w:r>
    <w:r w:rsidR="008603FB">
      <w:rPr>
        <w:noProof/>
        <w:rtl/>
      </w:rPr>
      <w:t>בבא בתרא</w:t>
    </w:r>
    <w:r w:rsidRPr="00C67B87">
      <w:rPr>
        <w:rtl/>
      </w:rPr>
      <w:fldChar w:fldCharType="end"/>
    </w:r>
    <w:r>
      <w:rPr>
        <w:rtl/>
      </w:rPr>
      <w:tab/>
    </w:r>
    <w:r>
      <w:rPr>
        <w:rtl/>
      </w:rPr>
      <w:fldChar w:fldCharType="begin"/>
    </w:r>
    <w:r>
      <w:rPr>
        <w:rtl/>
      </w:rPr>
      <w:instrText xml:space="preserve"> </w:instrText>
    </w:r>
    <w:r>
      <w:instrText>STYLEREF</w:instrText>
    </w:r>
    <w:r>
      <w:rPr>
        <w:rtl/>
      </w:rPr>
      <w:instrText xml:space="preserve">  "פרק שם"  \* </w:instrText>
    </w:r>
    <w:r>
      <w:instrText>MERGEFORMAT</w:instrText>
    </w:r>
    <w:r>
      <w:rPr>
        <w:rtl/>
      </w:rPr>
      <w:instrText xml:space="preserve"> </w:instrText>
    </w:r>
    <w:r>
      <w:rPr>
        <w:rtl/>
      </w:rPr>
      <w:fldChar w:fldCharType="separate"/>
    </w:r>
    <w:r w:rsidR="008603FB">
      <w:rPr>
        <w:noProof/>
        <w:rtl/>
      </w:rPr>
      <w:t>השותפין</w:t>
    </w:r>
    <w:r>
      <w:rPr>
        <w:rtl/>
      </w:rPr>
      <w:fldChar w:fldCharType="end"/>
    </w:r>
    <w:r>
      <w:rPr>
        <w:rFonts w:hint="cs"/>
        <w:rtl/>
      </w:rPr>
      <w:t xml:space="preserve"> </w:t>
    </w:r>
    <w:r>
      <w:rPr>
        <w:rtl/>
      </w:rPr>
      <w:fldChar w:fldCharType="begin"/>
    </w:r>
    <w:r>
      <w:rPr>
        <w:rtl/>
      </w:rPr>
      <w:instrText xml:space="preserve"> </w:instrText>
    </w:r>
    <w:r>
      <w:rPr>
        <w:rFonts w:hint="cs"/>
      </w:rPr>
      <w:instrText>STYLEREF</w:instrText>
    </w:r>
    <w:r>
      <w:rPr>
        <w:rFonts w:hint="cs"/>
        <w:rtl/>
      </w:rPr>
      <w:instrText xml:space="preserve">  "דף בצד"  \* </w:instrText>
    </w:r>
    <w:r>
      <w:rPr>
        <w:rFonts w:hint="cs"/>
      </w:rPr>
      <w:instrText>MERGEFORMAT</w:instrText>
    </w:r>
    <w:r>
      <w:rPr>
        <w:rtl/>
      </w:rPr>
      <w:instrText xml:space="preserve"> </w:instrText>
    </w:r>
    <w:r>
      <w:rPr>
        <w:rtl/>
      </w:rPr>
      <w:fldChar w:fldCharType="separate"/>
    </w:r>
    <w:r w:rsidR="008603FB">
      <w:rPr>
        <w:noProof/>
        <w:rtl/>
      </w:rPr>
      <w:t>ב.</w:t>
    </w:r>
    <w:r>
      <w:rPr>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E1415" w14:textId="201C42A1" w:rsidR="00FC386E" w:rsidRPr="00160754" w:rsidRDefault="00FC386E" w:rsidP="00410DB6">
    <w:pPr>
      <w:tabs>
        <w:tab w:val="left" w:pos="113"/>
      </w:tabs>
      <w:spacing w:after="120"/>
      <w:rPr>
        <w:rFonts w:ascii="BA TM • Vilna Extra-Bold" w:hAnsi="BA TM • Vilna Extra-Bold" w:cs="BA TM • Vilna Extra-Bold"/>
        <w:b/>
        <w:bCs/>
        <w:spacing w:val="4"/>
        <w:sz w:val="36"/>
        <w:szCs w:val="22"/>
      </w:rPr>
    </w:pP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שם"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D045B5">
      <w:rPr>
        <w:rFonts w:ascii="BA TM • Vilna Extra-Bold" w:hAnsi="BA TM • Vilna Extra-Bold" w:cs="BA TM • Vilna Extra-Bold"/>
        <w:b/>
        <w:bCs/>
        <w:noProof/>
        <w:spacing w:val="4"/>
        <w:sz w:val="36"/>
        <w:szCs w:val="22"/>
        <w:rtl/>
      </w:rPr>
      <w:t>גט פשוט</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פרק </w:instrText>
    </w:r>
    <w:r>
      <w:rPr>
        <w:rFonts w:ascii="BA TM • Vilna Extra-Bold" w:hAnsi="BA TM • Vilna Extra-Bold" w:cs="BA TM • Vilna Extra-Bold"/>
        <w:b/>
        <w:bCs/>
        <w:spacing w:val="4"/>
        <w:sz w:val="36"/>
        <w:szCs w:val="22"/>
        <w:rtl/>
      </w:rPr>
      <w:fldChar w:fldCharType="separate"/>
    </w:r>
    <w:r w:rsidR="00D045B5">
      <w:rPr>
        <w:rFonts w:ascii="BA TM • Vilna Extra-Bold" w:hAnsi="BA TM • Vilna Extra-Bold" w:cs="BA TM • Vilna Extra-Bold"/>
        <w:b/>
        <w:bCs/>
        <w:noProof/>
        <w:spacing w:val="4"/>
        <w:sz w:val="36"/>
        <w:szCs w:val="22"/>
        <w:rtl/>
      </w:rPr>
      <w:t>פרק עשירי</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tab/>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מסכת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D045B5">
      <w:rPr>
        <w:rFonts w:ascii="BA TM • Vilna Extra-Bold" w:hAnsi="BA TM • Vilna Extra-Bold" w:cs="BA TM • Vilna Extra-Bold"/>
        <w:b/>
        <w:bCs/>
        <w:noProof/>
        <w:spacing w:val="4"/>
        <w:sz w:val="36"/>
        <w:szCs w:val="22"/>
        <w:rtl/>
      </w:rPr>
      <w:t>בבא בתרא</w:t>
    </w:r>
    <w:r>
      <w:rPr>
        <w:rFonts w:ascii="BA TM • Vilna Extra-Bold" w:hAnsi="BA TM • Vilna Extra-Bold" w:cs="BA TM • Vilna Extra-Bold"/>
        <w:b/>
        <w:bCs/>
        <w:spacing w:val="4"/>
        <w:sz w:val="36"/>
        <w:szCs w:val="22"/>
        <w:rtl/>
      </w:rPr>
      <w:fldChar w:fldCharType="end"/>
    </w:r>
    <w:r>
      <w:rPr>
        <w:rFonts w:ascii="BA TM • Vilna Extra-Bold" w:hAnsi="BA TM • Vilna Extra-Bold" w:cs="BA TM • Vilna Extra-Bold"/>
        <w:b/>
        <w:bCs/>
        <w:spacing w:val="4"/>
        <w:sz w:val="36"/>
        <w:szCs w:val="22"/>
        <w:rtl/>
      </w:rPr>
      <w:ptab w:relativeTo="margin" w:alignment="right" w:leader="none"/>
    </w:r>
    <w:r>
      <w:rPr>
        <w:rFonts w:ascii="BA TM • Vilna Extra-Bold" w:hAnsi="BA TM • Vilna Extra-Bold" w:cs="BA TM • Vilna Extra-Bold"/>
        <w:b/>
        <w:bCs/>
        <w:spacing w:val="4"/>
        <w:sz w:val="36"/>
        <w:szCs w:val="22"/>
        <w:rtl/>
      </w:rPr>
      <w:fldChar w:fldCharType="begin"/>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Pr>
      <w:instrText>STYLEREF</w:instrText>
    </w:r>
    <w:r>
      <w:rPr>
        <w:rFonts w:ascii="BA TM • Vilna Extra-Bold" w:hAnsi="BA TM • Vilna Extra-Bold" w:cs="BA TM • Vilna Extra-Bold"/>
        <w:b/>
        <w:bCs/>
        <w:spacing w:val="4"/>
        <w:sz w:val="36"/>
        <w:szCs w:val="22"/>
        <w:rtl/>
      </w:rPr>
      <w:instrText xml:space="preserve">  "דף בצד"  \* </w:instrText>
    </w:r>
    <w:r>
      <w:rPr>
        <w:rFonts w:ascii="BA TM • Vilna Extra-Bold" w:hAnsi="BA TM • Vilna Extra-Bold" w:cs="BA TM • Vilna Extra-Bold"/>
        <w:b/>
        <w:bCs/>
        <w:spacing w:val="4"/>
        <w:sz w:val="36"/>
        <w:szCs w:val="22"/>
      </w:rPr>
      <w:instrText>MERGEFORMAT</w:instrText>
    </w:r>
    <w:r>
      <w:rPr>
        <w:rFonts w:ascii="BA TM • Vilna Extra-Bold" w:hAnsi="BA TM • Vilna Extra-Bold" w:cs="BA TM • Vilna Extra-Bold"/>
        <w:b/>
        <w:bCs/>
        <w:spacing w:val="4"/>
        <w:sz w:val="36"/>
        <w:szCs w:val="22"/>
        <w:rtl/>
      </w:rPr>
      <w:instrText xml:space="preserve"> </w:instrText>
    </w:r>
    <w:r>
      <w:rPr>
        <w:rFonts w:ascii="BA TM • Vilna Extra-Bold" w:hAnsi="BA TM • Vilna Extra-Bold" w:cs="BA TM • Vilna Extra-Bold"/>
        <w:b/>
        <w:bCs/>
        <w:spacing w:val="4"/>
        <w:sz w:val="36"/>
        <w:szCs w:val="22"/>
        <w:rtl/>
      </w:rPr>
      <w:fldChar w:fldCharType="separate"/>
    </w:r>
    <w:r w:rsidR="00D045B5">
      <w:rPr>
        <w:rFonts w:ascii="BA TM • Vilna Extra-Bold" w:hAnsi="BA TM • Vilna Extra-Bold" w:cs="BA TM • Vilna Extra-Bold"/>
        <w:b/>
        <w:bCs/>
        <w:noProof/>
        <w:spacing w:val="4"/>
        <w:sz w:val="36"/>
        <w:szCs w:val="22"/>
        <w:rtl/>
      </w:rPr>
      <w:t>קעו.</w:t>
    </w:r>
    <w:r>
      <w:rPr>
        <w:rFonts w:ascii="BA TM • Vilna Extra-Bold" w:hAnsi="BA TM • Vilna Extra-Bold" w:cs="BA TM • Vilna Extra-Bold"/>
        <w:b/>
        <w:bCs/>
        <w:spacing w:val="4"/>
        <w:sz w:val="36"/>
        <w:szCs w:val="22"/>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57652"/>
    <w:multiLevelType w:val="hybridMultilevel"/>
    <w:tmpl w:val="9514852E"/>
    <w:lvl w:ilvl="0" w:tplc="A0CE8298">
      <w:start w:val="9"/>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2D263CC"/>
    <w:multiLevelType w:val="hybridMultilevel"/>
    <w:tmpl w:val="1C147544"/>
    <w:lvl w:ilvl="0" w:tplc="63CE6F88">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491260F"/>
    <w:multiLevelType w:val="hybridMultilevel"/>
    <w:tmpl w:val="D2E43334"/>
    <w:lvl w:ilvl="0" w:tplc="3990C7F6">
      <w:start w:val="2"/>
      <w:numFmt w:val="bullet"/>
      <w:lvlText w:val="-"/>
      <w:lvlJc w:val="left"/>
      <w:pPr>
        <w:ind w:left="720" w:hanging="360"/>
      </w:pPr>
      <w:rPr>
        <w:rFonts w:ascii="FrankRuehl" w:eastAsiaTheme="minorHAnsi" w:hAnsi="FrankRuehl" w:cs="FrankRueh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59315E"/>
    <w:multiLevelType w:val="hybridMultilevel"/>
    <w:tmpl w:val="4AF2A7BE"/>
    <w:lvl w:ilvl="0" w:tplc="72C46724">
      <w:start w:val="2"/>
      <w:numFmt w:val="bullet"/>
      <w:lvlText w:val="-"/>
      <w:lvlJc w:val="left"/>
      <w:pPr>
        <w:ind w:left="720" w:hanging="360"/>
      </w:pPr>
      <w:rPr>
        <w:rFonts w:ascii="BA TM • Vilna Extra-Bold" w:eastAsiaTheme="minorHAnsi" w:hAnsi="BA TM • Vilna Extra-Bold" w:cs="BA TM • Vilna Extra-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1A2C2F"/>
    <w:multiLevelType w:val="hybridMultilevel"/>
    <w:tmpl w:val="057EF0F4"/>
    <w:lvl w:ilvl="0" w:tplc="597A13AE">
      <w:start w:val="2"/>
      <w:numFmt w:val="bullet"/>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5151962">
    <w:abstractNumId w:val="0"/>
  </w:num>
  <w:num w:numId="2" w16cid:durableId="1531143542">
    <w:abstractNumId w:val="1"/>
  </w:num>
  <w:num w:numId="3" w16cid:durableId="1715811340">
    <w:abstractNumId w:val="8"/>
  </w:num>
  <w:num w:numId="4" w16cid:durableId="761605779">
    <w:abstractNumId w:val="5"/>
  </w:num>
  <w:num w:numId="5" w16cid:durableId="1805152753">
    <w:abstractNumId w:val="3"/>
  </w:num>
  <w:num w:numId="6" w16cid:durableId="311259309">
    <w:abstractNumId w:val="9"/>
  </w:num>
  <w:num w:numId="7" w16cid:durableId="839851330">
    <w:abstractNumId w:val="6"/>
  </w:num>
  <w:num w:numId="8" w16cid:durableId="1855803852">
    <w:abstractNumId w:val="7"/>
  </w:num>
  <w:num w:numId="9" w16cid:durableId="1547595144">
    <w:abstractNumId w:val="2"/>
  </w:num>
  <w:num w:numId="10" w16cid:durableId="898709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Changes/>
  <w:zoom w:percent="195"/>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13"/>
  <w:trackRevision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AF5"/>
    <w:rsid w:val="0000582F"/>
    <w:rsid w:val="00011DBB"/>
    <w:rsid w:val="0001516E"/>
    <w:rsid w:val="00017333"/>
    <w:rsid w:val="0002298F"/>
    <w:rsid w:val="00026A94"/>
    <w:rsid w:val="00030F45"/>
    <w:rsid w:val="00032DFC"/>
    <w:rsid w:val="000336F8"/>
    <w:rsid w:val="0003672B"/>
    <w:rsid w:val="000379D2"/>
    <w:rsid w:val="00037C38"/>
    <w:rsid w:val="00037FCC"/>
    <w:rsid w:val="0004117C"/>
    <w:rsid w:val="00042BDC"/>
    <w:rsid w:val="000471C4"/>
    <w:rsid w:val="00050FE6"/>
    <w:rsid w:val="000511E9"/>
    <w:rsid w:val="00051597"/>
    <w:rsid w:val="00052712"/>
    <w:rsid w:val="00055C38"/>
    <w:rsid w:val="00060FE1"/>
    <w:rsid w:val="00065A22"/>
    <w:rsid w:val="00065E76"/>
    <w:rsid w:val="00071610"/>
    <w:rsid w:val="00075B6A"/>
    <w:rsid w:val="000761F3"/>
    <w:rsid w:val="00081C17"/>
    <w:rsid w:val="000907E2"/>
    <w:rsid w:val="00091866"/>
    <w:rsid w:val="00091A19"/>
    <w:rsid w:val="00094C3A"/>
    <w:rsid w:val="000954BA"/>
    <w:rsid w:val="000A27BD"/>
    <w:rsid w:val="000A79B1"/>
    <w:rsid w:val="000B1922"/>
    <w:rsid w:val="000B23B7"/>
    <w:rsid w:val="000B358F"/>
    <w:rsid w:val="000B71D3"/>
    <w:rsid w:val="000C2662"/>
    <w:rsid w:val="000D1B0D"/>
    <w:rsid w:val="000D3BE8"/>
    <w:rsid w:val="000E03F2"/>
    <w:rsid w:val="000E31C6"/>
    <w:rsid w:val="000E5298"/>
    <w:rsid w:val="000E7A23"/>
    <w:rsid w:val="000F65B0"/>
    <w:rsid w:val="00100F91"/>
    <w:rsid w:val="0010218C"/>
    <w:rsid w:val="001028CB"/>
    <w:rsid w:val="00102C74"/>
    <w:rsid w:val="00103105"/>
    <w:rsid w:val="00105E6B"/>
    <w:rsid w:val="00106ABF"/>
    <w:rsid w:val="00112586"/>
    <w:rsid w:val="0011293C"/>
    <w:rsid w:val="001144D9"/>
    <w:rsid w:val="001157F4"/>
    <w:rsid w:val="00121430"/>
    <w:rsid w:val="00122774"/>
    <w:rsid w:val="00123757"/>
    <w:rsid w:val="00123968"/>
    <w:rsid w:val="00124234"/>
    <w:rsid w:val="00131F40"/>
    <w:rsid w:val="0013430C"/>
    <w:rsid w:val="00134A33"/>
    <w:rsid w:val="00137B85"/>
    <w:rsid w:val="00141268"/>
    <w:rsid w:val="001439D1"/>
    <w:rsid w:val="001459C6"/>
    <w:rsid w:val="00147A29"/>
    <w:rsid w:val="0015164E"/>
    <w:rsid w:val="00152C87"/>
    <w:rsid w:val="0015523C"/>
    <w:rsid w:val="00155C4C"/>
    <w:rsid w:val="001570A1"/>
    <w:rsid w:val="00160575"/>
    <w:rsid w:val="00161FBD"/>
    <w:rsid w:val="001635A2"/>
    <w:rsid w:val="00163BBE"/>
    <w:rsid w:val="00166043"/>
    <w:rsid w:val="00170F5D"/>
    <w:rsid w:val="0017470C"/>
    <w:rsid w:val="00176C24"/>
    <w:rsid w:val="00183046"/>
    <w:rsid w:val="00183362"/>
    <w:rsid w:val="00183385"/>
    <w:rsid w:val="001872ED"/>
    <w:rsid w:val="0019232C"/>
    <w:rsid w:val="001977B2"/>
    <w:rsid w:val="00197E98"/>
    <w:rsid w:val="001A05E4"/>
    <w:rsid w:val="001A5191"/>
    <w:rsid w:val="001A5C12"/>
    <w:rsid w:val="001A7152"/>
    <w:rsid w:val="001B450D"/>
    <w:rsid w:val="001B6862"/>
    <w:rsid w:val="001B7069"/>
    <w:rsid w:val="001C325D"/>
    <w:rsid w:val="001C7573"/>
    <w:rsid w:val="001D2ED1"/>
    <w:rsid w:val="001D5D89"/>
    <w:rsid w:val="001E1F55"/>
    <w:rsid w:val="001E50B9"/>
    <w:rsid w:val="001E6C2C"/>
    <w:rsid w:val="001E7832"/>
    <w:rsid w:val="001F6C6A"/>
    <w:rsid w:val="002019A3"/>
    <w:rsid w:val="00203410"/>
    <w:rsid w:val="00205F60"/>
    <w:rsid w:val="0020606C"/>
    <w:rsid w:val="00211AB1"/>
    <w:rsid w:val="002133F0"/>
    <w:rsid w:val="00215546"/>
    <w:rsid w:val="00215E43"/>
    <w:rsid w:val="00224038"/>
    <w:rsid w:val="00224610"/>
    <w:rsid w:val="00226970"/>
    <w:rsid w:val="00230021"/>
    <w:rsid w:val="00232D84"/>
    <w:rsid w:val="00233D7E"/>
    <w:rsid w:val="002361DA"/>
    <w:rsid w:val="002469D5"/>
    <w:rsid w:val="00246F56"/>
    <w:rsid w:val="002610ED"/>
    <w:rsid w:val="00263605"/>
    <w:rsid w:val="00264130"/>
    <w:rsid w:val="0027073D"/>
    <w:rsid w:val="00270A25"/>
    <w:rsid w:val="0027314A"/>
    <w:rsid w:val="00275CF0"/>
    <w:rsid w:val="002822AC"/>
    <w:rsid w:val="00282A9E"/>
    <w:rsid w:val="002915B8"/>
    <w:rsid w:val="00292B28"/>
    <w:rsid w:val="00292E15"/>
    <w:rsid w:val="002A1120"/>
    <w:rsid w:val="002B47D6"/>
    <w:rsid w:val="002B69C6"/>
    <w:rsid w:val="002C1F4B"/>
    <w:rsid w:val="002C218A"/>
    <w:rsid w:val="002C42B3"/>
    <w:rsid w:val="002C7C55"/>
    <w:rsid w:val="002D0A11"/>
    <w:rsid w:val="002D57BC"/>
    <w:rsid w:val="002D6676"/>
    <w:rsid w:val="002D6C45"/>
    <w:rsid w:val="002E2F34"/>
    <w:rsid w:val="002E5A0E"/>
    <w:rsid w:val="002F02B9"/>
    <w:rsid w:val="002F2133"/>
    <w:rsid w:val="002F3F87"/>
    <w:rsid w:val="002F5806"/>
    <w:rsid w:val="00303511"/>
    <w:rsid w:val="00305535"/>
    <w:rsid w:val="00312F61"/>
    <w:rsid w:val="0031396D"/>
    <w:rsid w:val="003253B2"/>
    <w:rsid w:val="00330D94"/>
    <w:rsid w:val="00334CD9"/>
    <w:rsid w:val="00335058"/>
    <w:rsid w:val="00335D75"/>
    <w:rsid w:val="00340B2B"/>
    <w:rsid w:val="00343783"/>
    <w:rsid w:val="0034446C"/>
    <w:rsid w:val="00347852"/>
    <w:rsid w:val="00350B4F"/>
    <w:rsid w:val="00352CC0"/>
    <w:rsid w:val="00353CE5"/>
    <w:rsid w:val="00362E0F"/>
    <w:rsid w:val="0036334C"/>
    <w:rsid w:val="00374F67"/>
    <w:rsid w:val="00380ED1"/>
    <w:rsid w:val="00382AF5"/>
    <w:rsid w:val="00382B97"/>
    <w:rsid w:val="003927F0"/>
    <w:rsid w:val="003A48BB"/>
    <w:rsid w:val="003A50A2"/>
    <w:rsid w:val="003A7CF1"/>
    <w:rsid w:val="003B0CFD"/>
    <w:rsid w:val="003B34F3"/>
    <w:rsid w:val="003B6610"/>
    <w:rsid w:val="003B6677"/>
    <w:rsid w:val="003C0A71"/>
    <w:rsid w:val="003C4575"/>
    <w:rsid w:val="003D26D0"/>
    <w:rsid w:val="003D4958"/>
    <w:rsid w:val="003D4ECF"/>
    <w:rsid w:val="003D6886"/>
    <w:rsid w:val="003D73D3"/>
    <w:rsid w:val="003E180C"/>
    <w:rsid w:val="003E22F6"/>
    <w:rsid w:val="003E316E"/>
    <w:rsid w:val="003E5BA1"/>
    <w:rsid w:val="003F0FB3"/>
    <w:rsid w:val="003F354F"/>
    <w:rsid w:val="003F3984"/>
    <w:rsid w:val="003F63D5"/>
    <w:rsid w:val="003F7CF8"/>
    <w:rsid w:val="004002B2"/>
    <w:rsid w:val="00404235"/>
    <w:rsid w:val="0040584C"/>
    <w:rsid w:val="00410DB6"/>
    <w:rsid w:val="00411B3E"/>
    <w:rsid w:val="0041260C"/>
    <w:rsid w:val="00413009"/>
    <w:rsid w:val="00414C2F"/>
    <w:rsid w:val="00421564"/>
    <w:rsid w:val="0042489E"/>
    <w:rsid w:val="0043086B"/>
    <w:rsid w:val="00436484"/>
    <w:rsid w:val="0044066B"/>
    <w:rsid w:val="004418EA"/>
    <w:rsid w:val="0044264D"/>
    <w:rsid w:val="004446E5"/>
    <w:rsid w:val="0044743F"/>
    <w:rsid w:val="00451DB9"/>
    <w:rsid w:val="00457605"/>
    <w:rsid w:val="00460BCE"/>
    <w:rsid w:val="004630C4"/>
    <w:rsid w:val="0046326C"/>
    <w:rsid w:val="0046621D"/>
    <w:rsid w:val="0047205C"/>
    <w:rsid w:val="0047488C"/>
    <w:rsid w:val="00475F7F"/>
    <w:rsid w:val="00476E1F"/>
    <w:rsid w:val="004817E1"/>
    <w:rsid w:val="00486E82"/>
    <w:rsid w:val="0049009A"/>
    <w:rsid w:val="0049608B"/>
    <w:rsid w:val="004B040B"/>
    <w:rsid w:val="004B67A5"/>
    <w:rsid w:val="004C088D"/>
    <w:rsid w:val="004C1D22"/>
    <w:rsid w:val="004C2735"/>
    <w:rsid w:val="004C5462"/>
    <w:rsid w:val="004C7189"/>
    <w:rsid w:val="004C74B4"/>
    <w:rsid w:val="004D3953"/>
    <w:rsid w:val="004D59F1"/>
    <w:rsid w:val="004D7199"/>
    <w:rsid w:val="004E0CDB"/>
    <w:rsid w:val="004E319F"/>
    <w:rsid w:val="004E3E6E"/>
    <w:rsid w:val="004E48A7"/>
    <w:rsid w:val="004E53EC"/>
    <w:rsid w:val="004E5748"/>
    <w:rsid w:val="004E7146"/>
    <w:rsid w:val="004E7BCF"/>
    <w:rsid w:val="004F2AD1"/>
    <w:rsid w:val="004F3EC9"/>
    <w:rsid w:val="004F67C7"/>
    <w:rsid w:val="00503816"/>
    <w:rsid w:val="00504E5C"/>
    <w:rsid w:val="00506C56"/>
    <w:rsid w:val="005131AA"/>
    <w:rsid w:val="00514E1E"/>
    <w:rsid w:val="00515372"/>
    <w:rsid w:val="00516156"/>
    <w:rsid w:val="00517734"/>
    <w:rsid w:val="005200AB"/>
    <w:rsid w:val="00522051"/>
    <w:rsid w:val="00526703"/>
    <w:rsid w:val="00533402"/>
    <w:rsid w:val="00533484"/>
    <w:rsid w:val="00533986"/>
    <w:rsid w:val="005340BF"/>
    <w:rsid w:val="00536057"/>
    <w:rsid w:val="005446B2"/>
    <w:rsid w:val="00545B41"/>
    <w:rsid w:val="00554B50"/>
    <w:rsid w:val="00554E4A"/>
    <w:rsid w:val="00556622"/>
    <w:rsid w:val="00562EC2"/>
    <w:rsid w:val="00563AC1"/>
    <w:rsid w:val="00563CAF"/>
    <w:rsid w:val="0056694B"/>
    <w:rsid w:val="005705B5"/>
    <w:rsid w:val="005729AA"/>
    <w:rsid w:val="00572DEA"/>
    <w:rsid w:val="0058179B"/>
    <w:rsid w:val="005821A9"/>
    <w:rsid w:val="0058384D"/>
    <w:rsid w:val="00590011"/>
    <w:rsid w:val="005937C6"/>
    <w:rsid w:val="0059532A"/>
    <w:rsid w:val="005966F6"/>
    <w:rsid w:val="005A141A"/>
    <w:rsid w:val="005A2870"/>
    <w:rsid w:val="005A53D7"/>
    <w:rsid w:val="005A6504"/>
    <w:rsid w:val="005B2B5B"/>
    <w:rsid w:val="005D2FC2"/>
    <w:rsid w:val="005D313E"/>
    <w:rsid w:val="005D6F8D"/>
    <w:rsid w:val="005D7EE0"/>
    <w:rsid w:val="005D7F3F"/>
    <w:rsid w:val="005E23A6"/>
    <w:rsid w:val="005E4CEB"/>
    <w:rsid w:val="005F3BAA"/>
    <w:rsid w:val="005F420B"/>
    <w:rsid w:val="005F629F"/>
    <w:rsid w:val="005F7964"/>
    <w:rsid w:val="00603E10"/>
    <w:rsid w:val="006049E2"/>
    <w:rsid w:val="006062FD"/>
    <w:rsid w:val="00606852"/>
    <w:rsid w:val="00610202"/>
    <w:rsid w:val="00611A0F"/>
    <w:rsid w:val="0061200B"/>
    <w:rsid w:val="006146DF"/>
    <w:rsid w:val="0061716D"/>
    <w:rsid w:val="00621716"/>
    <w:rsid w:val="0062186E"/>
    <w:rsid w:val="00622701"/>
    <w:rsid w:val="0062428C"/>
    <w:rsid w:val="00636ABB"/>
    <w:rsid w:val="00636DE7"/>
    <w:rsid w:val="00637731"/>
    <w:rsid w:val="00641C77"/>
    <w:rsid w:val="006423DC"/>
    <w:rsid w:val="00643DC2"/>
    <w:rsid w:val="00645A3A"/>
    <w:rsid w:val="00646860"/>
    <w:rsid w:val="00646C0F"/>
    <w:rsid w:val="00647C0B"/>
    <w:rsid w:val="0065063B"/>
    <w:rsid w:val="00653365"/>
    <w:rsid w:val="00654B8C"/>
    <w:rsid w:val="00654D6B"/>
    <w:rsid w:val="0065529C"/>
    <w:rsid w:val="00661BB6"/>
    <w:rsid w:val="006635A9"/>
    <w:rsid w:val="00666F3D"/>
    <w:rsid w:val="006733B7"/>
    <w:rsid w:val="00675E06"/>
    <w:rsid w:val="006765C4"/>
    <w:rsid w:val="006860E8"/>
    <w:rsid w:val="00690F30"/>
    <w:rsid w:val="00690F56"/>
    <w:rsid w:val="00691887"/>
    <w:rsid w:val="00692D91"/>
    <w:rsid w:val="0069391F"/>
    <w:rsid w:val="006943B6"/>
    <w:rsid w:val="006950A7"/>
    <w:rsid w:val="00696C82"/>
    <w:rsid w:val="006C0E8B"/>
    <w:rsid w:val="006C2F50"/>
    <w:rsid w:val="006C580C"/>
    <w:rsid w:val="006D1E7A"/>
    <w:rsid w:val="006D3613"/>
    <w:rsid w:val="006D37D7"/>
    <w:rsid w:val="006D435A"/>
    <w:rsid w:val="006D5BD8"/>
    <w:rsid w:val="006E4D53"/>
    <w:rsid w:val="006E7F96"/>
    <w:rsid w:val="006F140A"/>
    <w:rsid w:val="006F6B5D"/>
    <w:rsid w:val="007007D8"/>
    <w:rsid w:val="00703F5B"/>
    <w:rsid w:val="00705D97"/>
    <w:rsid w:val="00716083"/>
    <w:rsid w:val="007215F6"/>
    <w:rsid w:val="00722884"/>
    <w:rsid w:val="00722D2D"/>
    <w:rsid w:val="007245D2"/>
    <w:rsid w:val="0072477A"/>
    <w:rsid w:val="0072529F"/>
    <w:rsid w:val="007258CA"/>
    <w:rsid w:val="00732BD1"/>
    <w:rsid w:val="007332EE"/>
    <w:rsid w:val="00734525"/>
    <w:rsid w:val="00736025"/>
    <w:rsid w:val="0073641C"/>
    <w:rsid w:val="0073701A"/>
    <w:rsid w:val="00741132"/>
    <w:rsid w:val="007438B8"/>
    <w:rsid w:val="00743F97"/>
    <w:rsid w:val="00746AD6"/>
    <w:rsid w:val="007472B3"/>
    <w:rsid w:val="00747F02"/>
    <w:rsid w:val="007504CD"/>
    <w:rsid w:val="00752069"/>
    <w:rsid w:val="00753193"/>
    <w:rsid w:val="00757A72"/>
    <w:rsid w:val="00760ADA"/>
    <w:rsid w:val="00760CF6"/>
    <w:rsid w:val="00761158"/>
    <w:rsid w:val="00763DFF"/>
    <w:rsid w:val="00765930"/>
    <w:rsid w:val="00766316"/>
    <w:rsid w:val="0077547F"/>
    <w:rsid w:val="00775F12"/>
    <w:rsid w:val="00792591"/>
    <w:rsid w:val="0079610A"/>
    <w:rsid w:val="00796200"/>
    <w:rsid w:val="00796726"/>
    <w:rsid w:val="007A0A12"/>
    <w:rsid w:val="007A51D4"/>
    <w:rsid w:val="007A5467"/>
    <w:rsid w:val="007A55C7"/>
    <w:rsid w:val="007A5DCE"/>
    <w:rsid w:val="007A7FDC"/>
    <w:rsid w:val="007B4A30"/>
    <w:rsid w:val="007B7C4A"/>
    <w:rsid w:val="007C022B"/>
    <w:rsid w:val="007C2AD0"/>
    <w:rsid w:val="007C7DAB"/>
    <w:rsid w:val="007D0936"/>
    <w:rsid w:val="007D18BB"/>
    <w:rsid w:val="007D4233"/>
    <w:rsid w:val="007E5090"/>
    <w:rsid w:val="007F1902"/>
    <w:rsid w:val="007F22FF"/>
    <w:rsid w:val="007F3E4E"/>
    <w:rsid w:val="007F49ED"/>
    <w:rsid w:val="007F4C18"/>
    <w:rsid w:val="007F7725"/>
    <w:rsid w:val="00800A64"/>
    <w:rsid w:val="00801934"/>
    <w:rsid w:val="00806ED3"/>
    <w:rsid w:val="00812924"/>
    <w:rsid w:val="0081371E"/>
    <w:rsid w:val="00817AA2"/>
    <w:rsid w:val="00826B0B"/>
    <w:rsid w:val="00826F3A"/>
    <w:rsid w:val="00831026"/>
    <w:rsid w:val="00835B40"/>
    <w:rsid w:val="0084213F"/>
    <w:rsid w:val="00843601"/>
    <w:rsid w:val="00843F51"/>
    <w:rsid w:val="0085237D"/>
    <w:rsid w:val="00853110"/>
    <w:rsid w:val="008603FB"/>
    <w:rsid w:val="008655A8"/>
    <w:rsid w:val="00870F61"/>
    <w:rsid w:val="00872325"/>
    <w:rsid w:val="00873F23"/>
    <w:rsid w:val="00881280"/>
    <w:rsid w:val="00882391"/>
    <w:rsid w:val="00882569"/>
    <w:rsid w:val="00882A70"/>
    <w:rsid w:val="00886613"/>
    <w:rsid w:val="00887744"/>
    <w:rsid w:val="00890E28"/>
    <w:rsid w:val="008933F0"/>
    <w:rsid w:val="00894036"/>
    <w:rsid w:val="008A0C3C"/>
    <w:rsid w:val="008A2874"/>
    <w:rsid w:val="008A414A"/>
    <w:rsid w:val="008B4B6D"/>
    <w:rsid w:val="008C15F9"/>
    <w:rsid w:val="008D1E7C"/>
    <w:rsid w:val="008D6DDC"/>
    <w:rsid w:val="008D76D1"/>
    <w:rsid w:val="008E0380"/>
    <w:rsid w:val="008E1D16"/>
    <w:rsid w:val="008E201F"/>
    <w:rsid w:val="008E2880"/>
    <w:rsid w:val="008E3F77"/>
    <w:rsid w:val="008E6F5B"/>
    <w:rsid w:val="008F3746"/>
    <w:rsid w:val="008F3940"/>
    <w:rsid w:val="008F7407"/>
    <w:rsid w:val="009005AF"/>
    <w:rsid w:val="0090081B"/>
    <w:rsid w:val="009009C3"/>
    <w:rsid w:val="00901438"/>
    <w:rsid w:val="009039F3"/>
    <w:rsid w:val="0090413A"/>
    <w:rsid w:val="00917616"/>
    <w:rsid w:val="00917DCC"/>
    <w:rsid w:val="009201BB"/>
    <w:rsid w:val="00926344"/>
    <w:rsid w:val="0093153F"/>
    <w:rsid w:val="00933610"/>
    <w:rsid w:val="00935DF0"/>
    <w:rsid w:val="00937EFC"/>
    <w:rsid w:val="00944030"/>
    <w:rsid w:val="009510A8"/>
    <w:rsid w:val="0095168D"/>
    <w:rsid w:val="0095343A"/>
    <w:rsid w:val="00953E3E"/>
    <w:rsid w:val="00961977"/>
    <w:rsid w:val="00962E2E"/>
    <w:rsid w:val="00967BCC"/>
    <w:rsid w:val="00970991"/>
    <w:rsid w:val="00972274"/>
    <w:rsid w:val="009744AB"/>
    <w:rsid w:val="00980941"/>
    <w:rsid w:val="009820B2"/>
    <w:rsid w:val="00982D49"/>
    <w:rsid w:val="00982F98"/>
    <w:rsid w:val="009830CC"/>
    <w:rsid w:val="00985B2B"/>
    <w:rsid w:val="00985F54"/>
    <w:rsid w:val="00986DF4"/>
    <w:rsid w:val="009911D8"/>
    <w:rsid w:val="00991F5B"/>
    <w:rsid w:val="00992934"/>
    <w:rsid w:val="009970A1"/>
    <w:rsid w:val="00997CE4"/>
    <w:rsid w:val="009B019A"/>
    <w:rsid w:val="009B1A64"/>
    <w:rsid w:val="009B2D95"/>
    <w:rsid w:val="009B2DD5"/>
    <w:rsid w:val="009B3F3E"/>
    <w:rsid w:val="009B408D"/>
    <w:rsid w:val="009B524C"/>
    <w:rsid w:val="009B6423"/>
    <w:rsid w:val="009B717C"/>
    <w:rsid w:val="009B775A"/>
    <w:rsid w:val="009C2F63"/>
    <w:rsid w:val="009C5F94"/>
    <w:rsid w:val="009C6C09"/>
    <w:rsid w:val="009C71C3"/>
    <w:rsid w:val="009C7A6C"/>
    <w:rsid w:val="009D21B9"/>
    <w:rsid w:val="009D5AB8"/>
    <w:rsid w:val="009D63DB"/>
    <w:rsid w:val="009E2A1A"/>
    <w:rsid w:val="009E5F61"/>
    <w:rsid w:val="009F05DD"/>
    <w:rsid w:val="009F34D0"/>
    <w:rsid w:val="00A04630"/>
    <w:rsid w:val="00A04DF2"/>
    <w:rsid w:val="00A0554E"/>
    <w:rsid w:val="00A1537F"/>
    <w:rsid w:val="00A17966"/>
    <w:rsid w:val="00A21245"/>
    <w:rsid w:val="00A22AA9"/>
    <w:rsid w:val="00A26EB9"/>
    <w:rsid w:val="00A309EC"/>
    <w:rsid w:val="00A31C54"/>
    <w:rsid w:val="00A343FC"/>
    <w:rsid w:val="00A36856"/>
    <w:rsid w:val="00A37D80"/>
    <w:rsid w:val="00A42110"/>
    <w:rsid w:val="00A4220D"/>
    <w:rsid w:val="00A438CA"/>
    <w:rsid w:val="00A45DBB"/>
    <w:rsid w:val="00A46A35"/>
    <w:rsid w:val="00A47557"/>
    <w:rsid w:val="00A4795A"/>
    <w:rsid w:val="00A51236"/>
    <w:rsid w:val="00A52411"/>
    <w:rsid w:val="00A53B8D"/>
    <w:rsid w:val="00A60B62"/>
    <w:rsid w:val="00A60D28"/>
    <w:rsid w:val="00A6129D"/>
    <w:rsid w:val="00A677C9"/>
    <w:rsid w:val="00A70327"/>
    <w:rsid w:val="00A70F02"/>
    <w:rsid w:val="00A72034"/>
    <w:rsid w:val="00A72039"/>
    <w:rsid w:val="00A73100"/>
    <w:rsid w:val="00A753C3"/>
    <w:rsid w:val="00A7558D"/>
    <w:rsid w:val="00A80BEF"/>
    <w:rsid w:val="00A813A2"/>
    <w:rsid w:val="00A845F1"/>
    <w:rsid w:val="00A84802"/>
    <w:rsid w:val="00A90C98"/>
    <w:rsid w:val="00A93775"/>
    <w:rsid w:val="00A93D0A"/>
    <w:rsid w:val="00A93E8E"/>
    <w:rsid w:val="00A964F7"/>
    <w:rsid w:val="00AA047E"/>
    <w:rsid w:val="00AA1B04"/>
    <w:rsid w:val="00AA27E5"/>
    <w:rsid w:val="00AA4025"/>
    <w:rsid w:val="00AB060E"/>
    <w:rsid w:val="00AB69E7"/>
    <w:rsid w:val="00AC0AF5"/>
    <w:rsid w:val="00AC2546"/>
    <w:rsid w:val="00AC4D1C"/>
    <w:rsid w:val="00AD221F"/>
    <w:rsid w:val="00AD4903"/>
    <w:rsid w:val="00AD72DD"/>
    <w:rsid w:val="00AE137A"/>
    <w:rsid w:val="00AE212A"/>
    <w:rsid w:val="00AE3408"/>
    <w:rsid w:val="00AE59CD"/>
    <w:rsid w:val="00AE6B96"/>
    <w:rsid w:val="00AF2FEB"/>
    <w:rsid w:val="00AF6DF8"/>
    <w:rsid w:val="00AF7901"/>
    <w:rsid w:val="00B059A8"/>
    <w:rsid w:val="00B069DE"/>
    <w:rsid w:val="00B1286D"/>
    <w:rsid w:val="00B13C55"/>
    <w:rsid w:val="00B15707"/>
    <w:rsid w:val="00B16BBD"/>
    <w:rsid w:val="00B21434"/>
    <w:rsid w:val="00B21602"/>
    <w:rsid w:val="00B2162C"/>
    <w:rsid w:val="00B22D67"/>
    <w:rsid w:val="00B255EE"/>
    <w:rsid w:val="00B26986"/>
    <w:rsid w:val="00B30863"/>
    <w:rsid w:val="00B33744"/>
    <w:rsid w:val="00B34C90"/>
    <w:rsid w:val="00B362F2"/>
    <w:rsid w:val="00B36CE4"/>
    <w:rsid w:val="00B40721"/>
    <w:rsid w:val="00B4340B"/>
    <w:rsid w:val="00B4472C"/>
    <w:rsid w:val="00B47EF2"/>
    <w:rsid w:val="00B53294"/>
    <w:rsid w:val="00B601D2"/>
    <w:rsid w:val="00B60421"/>
    <w:rsid w:val="00B61084"/>
    <w:rsid w:val="00B656A4"/>
    <w:rsid w:val="00B72AE5"/>
    <w:rsid w:val="00B73FD9"/>
    <w:rsid w:val="00B81EFB"/>
    <w:rsid w:val="00B8621B"/>
    <w:rsid w:val="00B867A9"/>
    <w:rsid w:val="00B95AEB"/>
    <w:rsid w:val="00BA28DD"/>
    <w:rsid w:val="00BA42D4"/>
    <w:rsid w:val="00BA587E"/>
    <w:rsid w:val="00BB523B"/>
    <w:rsid w:val="00BB5D9A"/>
    <w:rsid w:val="00BB7470"/>
    <w:rsid w:val="00BB7DA9"/>
    <w:rsid w:val="00BC259C"/>
    <w:rsid w:val="00BC2D64"/>
    <w:rsid w:val="00BC457C"/>
    <w:rsid w:val="00BC4635"/>
    <w:rsid w:val="00BC6696"/>
    <w:rsid w:val="00BD153A"/>
    <w:rsid w:val="00BD560F"/>
    <w:rsid w:val="00BD5D52"/>
    <w:rsid w:val="00BD7824"/>
    <w:rsid w:val="00BE047A"/>
    <w:rsid w:val="00BE0D52"/>
    <w:rsid w:val="00BE24FC"/>
    <w:rsid w:val="00BE3885"/>
    <w:rsid w:val="00BF22DC"/>
    <w:rsid w:val="00C02C58"/>
    <w:rsid w:val="00C035F3"/>
    <w:rsid w:val="00C051B2"/>
    <w:rsid w:val="00C07DBB"/>
    <w:rsid w:val="00C15BA2"/>
    <w:rsid w:val="00C16CFD"/>
    <w:rsid w:val="00C20C8D"/>
    <w:rsid w:val="00C2283F"/>
    <w:rsid w:val="00C357C4"/>
    <w:rsid w:val="00C37BCC"/>
    <w:rsid w:val="00C414D2"/>
    <w:rsid w:val="00C43E0B"/>
    <w:rsid w:val="00C52227"/>
    <w:rsid w:val="00C568C2"/>
    <w:rsid w:val="00C56A72"/>
    <w:rsid w:val="00C64A15"/>
    <w:rsid w:val="00C67CAC"/>
    <w:rsid w:val="00C729B9"/>
    <w:rsid w:val="00C73314"/>
    <w:rsid w:val="00C85DAA"/>
    <w:rsid w:val="00C94662"/>
    <w:rsid w:val="00C952B5"/>
    <w:rsid w:val="00C957D3"/>
    <w:rsid w:val="00C96198"/>
    <w:rsid w:val="00C96EB2"/>
    <w:rsid w:val="00CA1F00"/>
    <w:rsid w:val="00CA3378"/>
    <w:rsid w:val="00CA3BEE"/>
    <w:rsid w:val="00CA7032"/>
    <w:rsid w:val="00CB1AE3"/>
    <w:rsid w:val="00CB2A44"/>
    <w:rsid w:val="00CB4A73"/>
    <w:rsid w:val="00CB4F76"/>
    <w:rsid w:val="00CC4F39"/>
    <w:rsid w:val="00CC5882"/>
    <w:rsid w:val="00CC6E0D"/>
    <w:rsid w:val="00CD49F8"/>
    <w:rsid w:val="00CD4F9D"/>
    <w:rsid w:val="00CE1B1A"/>
    <w:rsid w:val="00CE1E1A"/>
    <w:rsid w:val="00CE3027"/>
    <w:rsid w:val="00CE6BD2"/>
    <w:rsid w:val="00CF2EDB"/>
    <w:rsid w:val="00D017F1"/>
    <w:rsid w:val="00D03137"/>
    <w:rsid w:val="00D031A5"/>
    <w:rsid w:val="00D03ABB"/>
    <w:rsid w:val="00D045B5"/>
    <w:rsid w:val="00D11C50"/>
    <w:rsid w:val="00D15EA5"/>
    <w:rsid w:val="00D201E3"/>
    <w:rsid w:val="00D235B9"/>
    <w:rsid w:val="00D2624B"/>
    <w:rsid w:val="00D340C5"/>
    <w:rsid w:val="00D363AF"/>
    <w:rsid w:val="00D46213"/>
    <w:rsid w:val="00D465A2"/>
    <w:rsid w:val="00D5172B"/>
    <w:rsid w:val="00D5478E"/>
    <w:rsid w:val="00D61782"/>
    <w:rsid w:val="00D61C23"/>
    <w:rsid w:val="00D6483E"/>
    <w:rsid w:val="00D6535D"/>
    <w:rsid w:val="00D67636"/>
    <w:rsid w:val="00D720EE"/>
    <w:rsid w:val="00D72E93"/>
    <w:rsid w:val="00D73E7B"/>
    <w:rsid w:val="00D73FF3"/>
    <w:rsid w:val="00D772CD"/>
    <w:rsid w:val="00D85140"/>
    <w:rsid w:val="00DA1FFA"/>
    <w:rsid w:val="00DA588D"/>
    <w:rsid w:val="00DA5E97"/>
    <w:rsid w:val="00DB1FC3"/>
    <w:rsid w:val="00DB2E9F"/>
    <w:rsid w:val="00DB3591"/>
    <w:rsid w:val="00DB591A"/>
    <w:rsid w:val="00DB6120"/>
    <w:rsid w:val="00DC4DA8"/>
    <w:rsid w:val="00DC7FC8"/>
    <w:rsid w:val="00DD019A"/>
    <w:rsid w:val="00DD227F"/>
    <w:rsid w:val="00DD4335"/>
    <w:rsid w:val="00DE2F78"/>
    <w:rsid w:val="00DE428E"/>
    <w:rsid w:val="00DE48C0"/>
    <w:rsid w:val="00E01274"/>
    <w:rsid w:val="00E06C76"/>
    <w:rsid w:val="00E118B0"/>
    <w:rsid w:val="00E133C0"/>
    <w:rsid w:val="00E13821"/>
    <w:rsid w:val="00E14877"/>
    <w:rsid w:val="00E154B4"/>
    <w:rsid w:val="00E178AB"/>
    <w:rsid w:val="00E21020"/>
    <w:rsid w:val="00E31E2D"/>
    <w:rsid w:val="00E3404E"/>
    <w:rsid w:val="00E35975"/>
    <w:rsid w:val="00E376DF"/>
    <w:rsid w:val="00E43036"/>
    <w:rsid w:val="00E43257"/>
    <w:rsid w:val="00E4325A"/>
    <w:rsid w:val="00E43B22"/>
    <w:rsid w:val="00E46370"/>
    <w:rsid w:val="00E558E4"/>
    <w:rsid w:val="00E573C1"/>
    <w:rsid w:val="00E6095C"/>
    <w:rsid w:val="00E61072"/>
    <w:rsid w:val="00E63CE9"/>
    <w:rsid w:val="00E67CE7"/>
    <w:rsid w:val="00E71DFD"/>
    <w:rsid w:val="00E72021"/>
    <w:rsid w:val="00E752A5"/>
    <w:rsid w:val="00E7632A"/>
    <w:rsid w:val="00E8048A"/>
    <w:rsid w:val="00E80AF8"/>
    <w:rsid w:val="00E843E1"/>
    <w:rsid w:val="00E85E99"/>
    <w:rsid w:val="00E92F0F"/>
    <w:rsid w:val="00E94621"/>
    <w:rsid w:val="00E94B51"/>
    <w:rsid w:val="00E954D1"/>
    <w:rsid w:val="00E9566B"/>
    <w:rsid w:val="00E96E1C"/>
    <w:rsid w:val="00E96FEE"/>
    <w:rsid w:val="00E97AB4"/>
    <w:rsid w:val="00EA0CE6"/>
    <w:rsid w:val="00EA30CF"/>
    <w:rsid w:val="00EA321A"/>
    <w:rsid w:val="00EB0669"/>
    <w:rsid w:val="00EB1204"/>
    <w:rsid w:val="00EB45B2"/>
    <w:rsid w:val="00EC019F"/>
    <w:rsid w:val="00EC4BE0"/>
    <w:rsid w:val="00EC73E2"/>
    <w:rsid w:val="00EC7F25"/>
    <w:rsid w:val="00ED09FA"/>
    <w:rsid w:val="00ED433F"/>
    <w:rsid w:val="00ED7685"/>
    <w:rsid w:val="00EE0525"/>
    <w:rsid w:val="00EE39DE"/>
    <w:rsid w:val="00EF012C"/>
    <w:rsid w:val="00EF1048"/>
    <w:rsid w:val="00EF224F"/>
    <w:rsid w:val="00EF7C73"/>
    <w:rsid w:val="00F03D01"/>
    <w:rsid w:val="00F05A40"/>
    <w:rsid w:val="00F10693"/>
    <w:rsid w:val="00F157B8"/>
    <w:rsid w:val="00F23563"/>
    <w:rsid w:val="00F23EFB"/>
    <w:rsid w:val="00F24061"/>
    <w:rsid w:val="00F268C4"/>
    <w:rsid w:val="00F272C2"/>
    <w:rsid w:val="00F2782E"/>
    <w:rsid w:val="00F404FA"/>
    <w:rsid w:val="00F40B20"/>
    <w:rsid w:val="00F418F7"/>
    <w:rsid w:val="00F467B9"/>
    <w:rsid w:val="00F46841"/>
    <w:rsid w:val="00F50482"/>
    <w:rsid w:val="00F52FA4"/>
    <w:rsid w:val="00F53412"/>
    <w:rsid w:val="00F53835"/>
    <w:rsid w:val="00F54355"/>
    <w:rsid w:val="00F60762"/>
    <w:rsid w:val="00F6441F"/>
    <w:rsid w:val="00F65C43"/>
    <w:rsid w:val="00F71717"/>
    <w:rsid w:val="00F74D3D"/>
    <w:rsid w:val="00F856A3"/>
    <w:rsid w:val="00F86D97"/>
    <w:rsid w:val="00F92C1D"/>
    <w:rsid w:val="00FA14C0"/>
    <w:rsid w:val="00FA373C"/>
    <w:rsid w:val="00FA50F4"/>
    <w:rsid w:val="00FB331A"/>
    <w:rsid w:val="00FB3F8A"/>
    <w:rsid w:val="00FB4BCC"/>
    <w:rsid w:val="00FB4BD8"/>
    <w:rsid w:val="00FB5618"/>
    <w:rsid w:val="00FB5861"/>
    <w:rsid w:val="00FB60E0"/>
    <w:rsid w:val="00FC386E"/>
    <w:rsid w:val="00FC4B12"/>
    <w:rsid w:val="00FC6EB3"/>
    <w:rsid w:val="00FC7868"/>
    <w:rsid w:val="00FD19E0"/>
    <w:rsid w:val="00FD1F1D"/>
    <w:rsid w:val="00FD2B87"/>
    <w:rsid w:val="00FD3EB7"/>
    <w:rsid w:val="00FD76B9"/>
    <w:rsid w:val="00FE1194"/>
    <w:rsid w:val="00FE3150"/>
    <w:rsid w:val="00FE3404"/>
    <w:rsid w:val="00FF1075"/>
    <w:rsid w:val="00FF2E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DC4A5"/>
  <w15:chartTrackingRefBased/>
  <w15:docId w15:val="{476DBCDD-E49F-4BDD-9C64-DDFB5921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50A2"/>
    <w:pPr>
      <w:bidi/>
      <w:spacing w:after="0" w:line="220" w:lineRule="exact"/>
      <w:jc w:val="both"/>
    </w:pPr>
    <w:rPr>
      <w:rFonts w:ascii="FrankRuehl" w:hAnsi="FrankRuehl" w:cs="FrankRuehl"/>
      <w:sz w:val="18"/>
      <w:szCs w:val="18"/>
    </w:rPr>
  </w:style>
  <w:style w:type="paragraph" w:styleId="1">
    <w:name w:val="heading 1"/>
    <w:aliases w:val="100,0.7 דחוס"/>
    <w:basedOn w:val="a"/>
    <w:next w:val="a"/>
    <w:link w:val="10"/>
    <w:uiPriority w:val="9"/>
    <w:rsid w:val="00AC0AF5"/>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
    <w:name w:val="heading 2"/>
    <w:aliases w:val="וילנא 0.5,2,98"/>
    <w:basedOn w:val="a"/>
    <w:next w:val="a"/>
    <w:link w:val="20"/>
    <w:uiPriority w:val="9"/>
    <w:unhideWhenUsed/>
    <w:rsid w:val="00AC0AF5"/>
    <w:pPr>
      <w:keepNext/>
      <w:outlineLvl w:val="1"/>
    </w:pPr>
    <w:rPr>
      <w:rFonts w:ascii="David" w:hAnsi="David"/>
      <w:b/>
      <w:bCs/>
      <w:w w:val="92"/>
    </w:rPr>
  </w:style>
  <w:style w:type="paragraph" w:styleId="3">
    <w:name w:val="heading 3"/>
    <w:basedOn w:val="a"/>
    <w:next w:val="a"/>
    <w:link w:val="30"/>
    <w:unhideWhenUsed/>
    <w:qFormat/>
    <w:rsid w:val="00AC0AF5"/>
    <w:pPr>
      <w:keepNext/>
      <w:outlineLvl w:val="2"/>
    </w:pPr>
    <w:rPr>
      <w:rFonts w:ascii="David" w:hAnsi="David"/>
      <w:w w:val="92"/>
    </w:rPr>
  </w:style>
  <w:style w:type="paragraph" w:styleId="4">
    <w:name w:val="heading 4"/>
    <w:basedOn w:val="a"/>
    <w:next w:val="a"/>
    <w:link w:val="40"/>
    <w:uiPriority w:val="9"/>
    <w:unhideWhenUsed/>
    <w:qFormat/>
    <w:rsid w:val="00AC0AF5"/>
    <w:pPr>
      <w:keepNext/>
      <w:outlineLvl w:val="3"/>
    </w:pPr>
    <w:rPr>
      <w:rFonts w:ascii="David" w:hAnsi="David"/>
      <w:b/>
      <w:bCs/>
      <w:w w:val="92"/>
    </w:rPr>
  </w:style>
  <w:style w:type="paragraph" w:styleId="5">
    <w:name w:val="heading 5"/>
    <w:basedOn w:val="a"/>
    <w:next w:val="a"/>
    <w:link w:val="50"/>
    <w:uiPriority w:val="9"/>
    <w:unhideWhenUsed/>
    <w:qFormat/>
    <w:rsid w:val="00AC0AF5"/>
    <w:pPr>
      <w:keepNext/>
      <w:outlineLvl w:val="4"/>
    </w:pPr>
    <w:rPr>
      <w:rFonts w:ascii="David" w:hAnsi="David"/>
      <w:w w:val="92"/>
      <w:sz w:val="32"/>
    </w:rPr>
  </w:style>
  <w:style w:type="paragraph" w:styleId="6">
    <w:name w:val="heading 6"/>
    <w:basedOn w:val="a"/>
    <w:next w:val="a"/>
    <w:link w:val="60"/>
    <w:uiPriority w:val="9"/>
    <w:unhideWhenUsed/>
    <w:qFormat/>
    <w:rsid w:val="00AC0AF5"/>
    <w:pPr>
      <w:keepNext/>
      <w:outlineLvl w:val="5"/>
    </w:pPr>
    <w:rPr>
      <w:rFonts w:ascii="David" w:hAnsi="David"/>
      <w:b/>
      <w:bCs/>
      <w:w w:val="92"/>
      <w:sz w:val="32"/>
    </w:rPr>
  </w:style>
  <w:style w:type="paragraph" w:styleId="7">
    <w:name w:val="heading 7"/>
    <w:basedOn w:val="a"/>
    <w:next w:val="a"/>
    <w:link w:val="70"/>
    <w:uiPriority w:val="9"/>
    <w:unhideWhenUsed/>
    <w:qFormat/>
    <w:rsid w:val="00AC0AF5"/>
    <w:pPr>
      <w:keepNext/>
      <w:jc w:val="center"/>
      <w:outlineLvl w:val="6"/>
    </w:pPr>
    <w:rPr>
      <w:rFonts w:cs="Guttman Vilna"/>
      <w:bCs/>
      <w:w w:val="92"/>
      <w:szCs w:val="30"/>
    </w:rPr>
  </w:style>
  <w:style w:type="paragraph" w:styleId="8">
    <w:name w:val="heading 8"/>
    <w:basedOn w:val="a"/>
    <w:next w:val="a"/>
    <w:link w:val="80"/>
    <w:uiPriority w:val="9"/>
    <w:unhideWhenUsed/>
    <w:qFormat/>
    <w:rsid w:val="00AC0AF5"/>
    <w:pPr>
      <w:keepNext/>
      <w:ind w:left="720"/>
      <w:outlineLvl w:val="7"/>
    </w:pPr>
    <w:rPr>
      <w:rFonts w:ascii="David" w:hAnsi="David"/>
      <w:w w:val="92"/>
    </w:rPr>
  </w:style>
  <w:style w:type="paragraph" w:styleId="9">
    <w:name w:val="heading 9"/>
    <w:basedOn w:val="a"/>
    <w:next w:val="a"/>
    <w:link w:val="90"/>
    <w:uiPriority w:val="9"/>
    <w:unhideWhenUsed/>
    <w:qFormat/>
    <w:rsid w:val="00AC0AF5"/>
    <w:pPr>
      <w:keepNext/>
      <w:jc w:val="center"/>
      <w:outlineLvl w:val="8"/>
    </w:pPr>
    <w:rPr>
      <w:rFonts w:ascii="David" w:hAnsi="David"/>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100 תו,0.7 דחוס תו"/>
    <w:basedOn w:val="a0"/>
    <w:link w:val="1"/>
    <w:uiPriority w:val="9"/>
    <w:rsid w:val="00AC0AF5"/>
    <w:rPr>
      <w:rFonts w:asciiTheme="majorHAnsi" w:eastAsiaTheme="majorEastAsia" w:hAnsiTheme="majorHAnsi" w:cstheme="majorBidi"/>
      <w:color w:val="2E74B5" w:themeColor="accent1" w:themeShade="BF"/>
      <w:sz w:val="32"/>
      <w:szCs w:val="20"/>
    </w:rPr>
  </w:style>
  <w:style w:type="character" w:customStyle="1" w:styleId="20">
    <w:name w:val="כותרת 2 תו"/>
    <w:aliases w:val="וילנא 0.5 תו,2 תו,98 תו"/>
    <w:basedOn w:val="a0"/>
    <w:link w:val="2"/>
    <w:uiPriority w:val="9"/>
    <w:rsid w:val="00AC0AF5"/>
    <w:rPr>
      <w:rFonts w:ascii="David" w:hAnsi="David" w:cs="FrankRuehl"/>
      <w:b/>
      <w:bCs/>
      <w:w w:val="92"/>
      <w:sz w:val="18"/>
      <w:szCs w:val="20"/>
    </w:rPr>
  </w:style>
  <w:style w:type="character" w:customStyle="1" w:styleId="30">
    <w:name w:val="כותרת 3 תו"/>
    <w:basedOn w:val="a0"/>
    <w:link w:val="3"/>
    <w:rsid w:val="00AC0AF5"/>
    <w:rPr>
      <w:rFonts w:ascii="David" w:hAnsi="David" w:cs="FrankRuehl"/>
      <w:w w:val="92"/>
      <w:sz w:val="18"/>
      <w:szCs w:val="20"/>
    </w:rPr>
  </w:style>
  <w:style w:type="character" w:customStyle="1" w:styleId="40">
    <w:name w:val="כותרת 4 תו"/>
    <w:basedOn w:val="a0"/>
    <w:link w:val="4"/>
    <w:uiPriority w:val="9"/>
    <w:rsid w:val="00AC0AF5"/>
    <w:rPr>
      <w:rFonts w:ascii="David" w:hAnsi="David" w:cs="FrankRuehl"/>
      <w:b/>
      <w:bCs/>
      <w:w w:val="92"/>
      <w:sz w:val="18"/>
      <w:szCs w:val="20"/>
    </w:rPr>
  </w:style>
  <w:style w:type="character" w:customStyle="1" w:styleId="50">
    <w:name w:val="כותרת 5 תו"/>
    <w:basedOn w:val="a0"/>
    <w:link w:val="5"/>
    <w:uiPriority w:val="9"/>
    <w:rsid w:val="00AC0AF5"/>
    <w:rPr>
      <w:rFonts w:ascii="David" w:hAnsi="David" w:cs="FrankRuehl"/>
      <w:w w:val="92"/>
      <w:sz w:val="32"/>
      <w:szCs w:val="20"/>
    </w:rPr>
  </w:style>
  <w:style w:type="character" w:customStyle="1" w:styleId="60">
    <w:name w:val="כותרת 6 תו"/>
    <w:basedOn w:val="a0"/>
    <w:link w:val="6"/>
    <w:uiPriority w:val="9"/>
    <w:rsid w:val="00AC0AF5"/>
    <w:rPr>
      <w:rFonts w:ascii="David" w:hAnsi="David" w:cs="FrankRuehl"/>
      <w:b/>
      <w:bCs/>
      <w:w w:val="92"/>
      <w:sz w:val="32"/>
      <w:szCs w:val="20"/>
    </w:rPr>
  </w:style>
  <w:style w:type="character" w:customStyle="1" w:styleId="70">
    <w:name w:val="כותרת 7 תו"/>
    <w:basedOn w:val="a0"/>
    <w:link w:val="7"/>
    <w:uiPriority w:val="9"/>
    <w:rsid w:val="00AC0AF5"/>
    <w:rPr>
      <w:rFonts w:ascii="BA Fontov Regular" w:hAnsi="BA Fontov Regular" w:cs="Guttman Vilna"/>
      <w:bCs/>
      <w:w w:val="92"/>
      <w:sz w:val="18"/>
      <w:szCs w:val="30"/>
    </w:rPr>
  </w:style>
  <w:style w:type="character" w:customStyle="1" w:styleId="80">
    <w:name w:val="כותרת 8 תו"/>
    <w:basedOn w:val="a0"/>
    <w:link w:val="8"/>
    <w:uiPriority w:val="9"/>
    <w:rsid w:val="00AC0AF5"/>
    <w:rPr>
      <w:rFonts w:ascii="David" w:hAnsi="David" w:cs="FrankRuehl"/>
      <w:w w:val="92"/>
      <w:sz w:val="18"/>
      <w:szCs w:val="20"/>
    </w:rPr>
  </w:style>
  <w:style w:type="character" w:customStyle="1" w:styleId="90">
    <w:name w:val="כותרת 9 תו"/>
    <w:basedOn w:val="a0"/>
    <w:link w:val="9"/>
    <w:uiPriority w:val="9"/>
    <w:rsid w:val="00AC0AF5"/>
    <w:rPr>
      <w:rFonts w:ascii="David" w:hAnsi="David" w:cs="FrankRuehl"/>
      <w:b/>
      <w:bCs/>
      <w:sz w:val="30"/>
      <w:szCs w:val="30"/>
    </w:rPr>
  </w:style>
  <w:style w:type="paragraph" w:styleId="a3">
    <w:name w:val="header"/>
    <w:basedOn w:val="a"/>
    <w:link w:val="a4"/>
    <w:uiPriority w:val="99"/>
    <w:unhideWhenUsed/>
    <w:rsid w:val="00410DB6"/>
    <w:pPr>
      <w:framePr w:wrap="notBeside" w:vAnchor="text" w:hAnchor="text" w:y="1"/>
      <w:tabs>
        <w:tab w:val="center" w:pos="4025"/>
        <w:tab w:val="right" w:pos="15564"/>
      </w:tabs>
      <w:spacing w:after="120" w:line="260" w:lineRule="exact"/>
    </w:pPr>
    <w:rPr>
      <w:rFonts w:cs="BA TM • Vilna Extra-Bold"/>
      <w:b/>
      <w:szCs w:val="22"/>
    </w:rPr>
  </w:style>
  <w:style w:type="character" w:customStyle="1" w:styleId="a4">
    <w:name w:val="כותרת עליונה תו"/>
    <w:basedOn w:val="a0"/>
    <w:link w:val="a3"/>
    <w:uiPriority w:val="99"/>
    <w:rsid w:val="00410DB6"/>
    <w:rPr>
      <w:rFonts w:ascii="FrankRuehl" w:hAnsi="FrankRuehl" w:cs="BA TM • Vilna Extra-Bold"/>
      <w:b/>
      <w:sz w:val="18"/>
    </w:rPr>
  </w:style>
  <w:style w:type="paragraph" w:styleId="a5">
    <w:name w:val="footer"/>
    <w:basedOn w:val="a"/>
    <w:link w:val="a6"/>
    <w:uiPriority w:val="99"/>
    <w:unhideWhenUsed/>
    <w:rsid w:val="00AC0AF5"/>
    <w:pPr>
      <w:tabs>
        <w:tab w:val="center" w:pos="4153"/>
        <w:tab w:val="right" w:pos="8306"/>
      </w:tabs>
      <w:spacing w:line="240" w:lineRule="auto"/>
    </w:pPr>
  </w:style>
  <w:style w:type="character" w:customStyle="1" w:styleId="a6">
    <w:name w:val="כותרת תחתונה תו"/>
    <w:basedOn w:val="a0"/>
    <w:link w:val="a5"/>
    <w:uiPriority w:val="99"/>
    <w:rsid w:val="00AC0AF5"/>
    <w:rPr>
      <w:rFonts w:ascii="BA Fontov Regular" w:hAnsi="BA Fontov Regular" w:cs="FrankRuehl"/>
      <w:sz w:val="18"/>
      <w:szCs w:val="20"/>
    </w:rPr>
  </w:style>
  <w:style w:type="paragraph" w:styleId="a7">
    <w:name w:val="List Paragraph"/>
    <w:basedOn w:val="a"/>
    <w:link w:val="a8"/>
    <w:uiPriority w:val="34"/>
    <w:qFormat/>
    <w:rsid w:val="00AC0AF5"/>
    <w:pPr>
      <w:ind w:left="681"/>
      <w:contextualSpacing/>
    </w:pPr>
  </w:style>
  <w:style w:type="character" w:customStyle="1" w:styleId="a8">
    <w:name w:val="פיסקת רשימה תו"/>
    <w:basedOn w:val="a0"/>
    <w:link w:val="a7"/>
    <w:uiPriority w:val="34"/>
    <w:rsid w:val="00AC0AF5"/>
    <w:rPr>
      <w:rFonts w:ascii="BA Fontov Regular" w:hAnsi="BA Fontov Regular" w:cs="FrankRuehl"/>
      <w:sz w:val="18"/>
      <w:szCs w:val="20"/>
    </w:rPr>
  </w:style>
  <w:style w:type="paragraph" w:styleId="a9">
    <w:name w:val="Balloon Text"/>
    <w:basedOn w:val="a"/>
    <w:link w:val="aa"/>
    <w:uiPriority w:val="99"/>
    <w:unhideWhenUsed/>
    <w:rsid w:val="00AC0AF5"/>
    <w:pPr>
      <w:spacing w:line="240" w:lineRule="auto"/>
    </w:pPr>
    <w:rPr>
      <w:rFonts w:ascii="Tahoma" w:hAnsi="Tahoma" w:cs="Tahoma"/>
    </w:rPr>
  </w:style>
  <w:style w:type="character" w:customStyle="1" w:styleId="aa">
    <w:name w:val="טקסט בלונים תו"/>
    <w:basedOn w:val="a0"/>
    <w:link w:val="a9"/>
    <w:uiPriority w:val="99"/>
    <w:rsid w:val="00AC0AF5"/>
    <w:rPr>
      <w:rFonts w:ascii="Tahoma" w:hAnsi="Tahoma" w:cs="Tahoma"/>
      <w:sz w:val="18"/>
      <w:szCs w:val="20"/>
    </w:rPr>
  </w:style>
  <w:style w:type="table" w:styleId="ab">
    <w:name w:val="Table Grid"/>
    <w:basedOn w:val="a1"/>
    <w:uiPriority w:val="59"/>
    <w:rsid w:val="00AC0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ubtle Emphasis"/>
    <w:basedOn w:val="a0"/>
    <w:uiPriority w:val="19"/>
    <w:qFormat/>
    <w:rsid w:val="00AC0AF5"/>
    <w:rPr>
      <w:i/>
      <w:iCs/>
      <w:color w:val="808080" w:themeColor="text1" w:themeTint="7F"/>
    </w:rPr>
  </w:style>
  <w:style w:type="table" w:styleId="ad">
    <w:name w:val="Light Grid"/>
    <w:basedOn w:val="a1"/>
    <w:uiPriority w:val="62"/>
    <w:rsid w:val="00AC0AF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e">
    <w:name w:val="Subtitle"/>
    <w:basedOn w:val="a"/>
    <w:next w:val="a"/>
    <w:link w:val="af"/>
    <w:uiPriority w:val="11"/>
    <w:qFormat/>
    <w:rsid w:val="00AC0AF5"/>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
    <w:name w:val="כותרת משנה תו"/>
    <w:basedOn w:val="a0"/>
    <w:link w:val="ae"/>
    <w:uiPriority w:val="11"/>
    <w:rsid w:val="00AC0AF5"/>
    <w:rPr>
      <w:rFonts w:asciiTheme="majorHAnsi" w:eastAsiaTheme="majorEastAsia" w:hAnsiTheme="majorHAnsi" w:cstheme="majorBidi"/>
      <w:i/>
      <w:iCs/>
      <w:color w:val="5B9BD5" w:themeColor="accent1"/>
      <w:spacing w:val="15"/>
      <w:w w:val="92"/>
      <w:sz w:val="24"/>
      <w:szCs w:val="24"/>
    </w:rPr>
  </w:style>
  <w:style w:type="table" w:styleId="af0">
    <w:name w:val="Light Shading"/>
    <w:basedOn w:val="a1"/>
    <w:uiPriority w:val="60"/>
    <w:rsid w:val="00AC0AF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1">
    <w:name w:val="Body Text"/>
    <w:basedOn w:val="a"/>
    <w:link w:val="af2"/>
    <w:uiPriority w:val="99"/>
    <w:semiHidden/>
    <w:unhideWhenUsed/>
    <w:rsid w:val="00AC0AF5"/>
    <w:pPr>
      <w:spacing w:after="120"/>
    </w:pPr>
  </w:style>
  <w:style w:type="character" w:customStyle="1" w:styleId="af2">
    <w:name w:val="גוף טקסט תו"/>
    <w:basedOn w:val="a0"/>
    <w:link w:val="af1"/>
    <w:uiPriority w:val="99"/>
    <w:semiHidden/>
    <w:rsid w:val="00AC0AF5"/>
    <w:rPr>
      <w:rFonts w:ascii="BA Fontov Regular" w:hAnsi="BA Fontov Regular" w:cs="FrankRuehl"/>
      <w:sz w:val="18"/>
      <w:szCs w:val="20"/>
    </w:rPr>
  </w:style>
  <w:style w:type="paragraph" w:styleId="21">
    <w:name w:val="Body Text 2"/>
    <w:basedOn w:val="a"/>
    <w:link w:val="22"/>
    <w:uiPriority w:val="99"/>
    <w:unhideWhenUsed/>
    <w:rsid w:val="00AC0AF5"/>
    <w:rPr>
      <w:rFonts w:ascii="David" w:hAnsi="David"/>
      <w:w w:val="92"/>
    </w:rPr>
  </w:style>
  <w:style w:type="character" w:customStyle="1" w:styleId="22">
    <w:name w:val="גוף טקסט 2 תו"/>
    <w:basedOn w:val="a0"/>
    <w:link w:val="21"/>
    <w:uiPriority w:val="99"/>
    <w:rsid w:val="00AC0AF5"/>
    <w:rPr>
      <w:rFonts w:ascii="David" w:hAnsi="David" w:cs="FrankRuehl"/>
      <w:w w:val="92"/>
      <w:sz w:val="18"/>
      <w:szCs w:val="20"/>
    </w:rPr>
  </w:style>
  <w:style w:type="paragraph" w:styleId="31">
    <w:name w:val="Body Text 3"/>
    <w:basedOn w:val="a"/>
    <w:link w:val="32"/>
    <w:uiPriority w:val="99"/>
    <w:semiHidden/>
    <w:unhideWhenUsed/>
    <w:rsid w:val="00AC0AF5"/>
    <w:pPr>
      <w:spacing w:after="120"/>
    </w:pPr>
    <w:rPr>
      <w:sz w:val="16"/>
      <w:szCs w:val="16"/>
    </w:rPr>
  </w:style>
  <w:style w:type="character" w:customStyle="1" w:styleId="32">
    <w:name w:val="גוף טקסט 3 תו"/>
    <w:basedOn w:val="a0"/>
    <w:link w:val="31"/>
    <w:uiPriority w:val="99"/>
    <w:semiHidden/>
    <w:rsid w:val="00AC0AF5"/>
    <w:rPr>
      <w:rFonts w:ascii="BA Fontov Regular" w:hAnsi="BA Fontov Regular" w:cs="FrankRuehl"/>
      <w:sz w:val="16"/>
      <w:szCs w:val="16"/>
    </w:rPr>
  </w:style>
  <w:style w:type="paragraph" w:styleId="23">
    <w:name w:val="Body Text Indent 2"/>
    <w:basedOn w:val="a"/>
    <w:link w:val="24"/>
    <w:uiPriority w:val="99"/>
    <w:unhideWhenUsed/>
    <w:rsid w:val="00AC0AF5"/>
    <w:pPr>
      <w:ind w:left="720"/>
    </w:pPr>
    <w:rPr>
      <w:rFonts w:ascii="David" w:hAnsi="David"/>
      <w:w w:val="92"/>
    </w:rPr>
  </w:style>
  <w:style w:type="character" w:customStyle="1" w:styleId="24">
    <w:name w:val="כניסה בגוף טקסט 2 תו"/>
    <w:basedOn w:val="a0"/>
    <w:link w:val="23"/>
    <w:uiPriority w:val="99"/>
    <w:rsid w:val="00AC0AF5"/>
    <w:rPr>
      <w:rFonts w:ascii="David" w:hAnsi="David" w:cs="FrankRuehl"/>
      <w:w w:val="92"/>
      <w:sz w:val="18"/>
      <w:szCs w:val="20"/>
    </w:rPr>
  </w:style>
  <w:style w:type="paragraph" w:styleId="33">
    <w:name w:val="Body Text Indent 3"/>
    <w:basedOn w:val="a"/>
    <w:link w:val="34"/>
    <w:uiPriority w:val="99"/>
    <w:unhideWhenUsed/>
    <w:rsid w:val="00AC0AF5"/>
    <w:pPr>
      <w:ind w:firstLine="720"/>
    </w:pPr>
    <w:rPr>
      <w:rFonts w:ascii="David" w:hAnsi="David"/>
      <w:w w:val="92"/>
    </w:rPr>
  </w:style>
  <w:style w:type="character" w:customStyle="1" w:styleId="34">
    <w:name w:val="כניסה בגוף טקסט 3 תו"/>
    <w:basedOn w:val="a0"/>
    <w:link w:val="33"/>
    <w:uiPriority w:val="99"/>
    <w:rsid w:val="00AC0AF5"/>
    <w:rPr>
      <w:rFonts w:ascii="David" w:hAnsi="David" w:cs="FrankRuehl"/>
      <w:w w:val="92"/>
      <w:sz w:val="18"/>
      <w:szCs w:val="20"/>
    </w:rPr>
  </w:style>
  <w:style w:type="character" w:styleId="af3">
    <w:name w:val="Placeholder Text"/>
    <w:basedOn w:val="a0"/>
    <w:uiPriority w:val="99"/>
    <w:semiHidden/>
    <w:rsid w:val="00AC0AF5"/>
    <w:rPr>
      <w:color w:val="808080"/>
    </w:rPr>
  </w:style>
  <w:style w:type="character" w:styleId="af4">
    <w:name w:val="line number"/>
    <w:basedOn w:val="a0"/>
    <w:uiPriority w:val="99"/>
    <w:semiHidden/>
    <w:unhideWhenUsed/>
    <w:rsid w:val="00AC0AF5"/>
  </w:style>
  <w:style w:type="paragraph" w:styleId="af5">
    <w:name w:val="TOC Heading"/>
    <w:basedOn w:val="1"/>
    <w:next w:val="a"/>
    <w:uiPriority w:val="39"/>
    <w:unhideWhenUsed/>
    <w:qFormat/>
    <w:rsid w:val="00AC0AF5"/>
    <w:pPr>
      <w:pageBreakBefore w:val="0"/>
      <w:outlineLvl w:val="9"/>
    </w:pPr>
    <w:rPr>
      <w:rtl/>
      <w:cs/>
    </w:rPr>
  </w:style>
  <w:style w:type="paragraph" w:styleId="TOC1">
    <w:name w:val="toc 1"/>
    <w:basedOn w:val="a"/>
    <w:next w:val="a"/>
    <w:autoRedefine/>
    <w:uiPriority w:val="39"/>
    <w:unhideWhenUsed/>
    <w:rsid w:val="00AC0AF5"/>
    <w:pPr>
      <w:spacing w:after="100"/>
    </w:pPr>
  </w:style>
  <w:style w:type="paragraph" w:styleId="TOC2">
    <w:name w:val="toc 2"/>
    <w:basedOn w:val="a"/>
    <w:next w:val="a"/>
    <w:autoRedefine/>
    <w:uiPriority w:val="39"/>
    <w:unhideWhenUsed/>
    <w:rsid w:val="00AC0AF5"/>
    <w:pPr>
      <w:spacing w:after="100"/>
      <w:ind w:left="220"/>
    </w:pPr>
  </w:style>
  <w:style w:type="character" w:styleId="Hyperlink">
    <w:name w:val="Hyperlink"/>
    <w:basedOn w:val="a0"/>
    <w:uiPriority w:val="99"/>
    <w:unhideWhenUsed/>
    <w:rsid w:val="00AC0AF5"/>
    <w:rPr>
      <w:color w:val="0563C1" w:themeColor="hyperlink"/>
      <w:u w:val="single"/>
    </w:rPr>
  </w:style>
  <w:style w:type="character" w:styleId="af6">
    <w:name w:val="annotation reference"/>
    <w:uiPriority w:val="99"/>
    <w:rsid w:val="00AC0AF5"/>
    <w:rPr>
      <w:sz w:val="16"/>
      <w:szCs w:val="16"/>
    </w:rPr>
  </w:style>
  <w:style w:type="paragraph" w:styleId="af7">
    <w:name w:val="annotation text"/>
    <w:basedOn w:val="a"/>
    <w:link w:val="af8"/>
    <w:uiPriority w:val="99"/>
    <w:rsid w:val="00AC0AF5"/>
    <w:pPr>
      <w:spacing w:line="240" w:lineRule="auto"/>
    </w:pPr>
    <w:rPr>
      <w:rFonts w:ascii="Times New Roman" w:eastAsia="Times New Roman" w:hAnsi="Times New Roman" w:cs="Times New Roman"/>
    </w:rPr>
  </w:style>
  <w:style w:type="character" w:customStyle="1" w:styleId="af8">
    <w:name w:val="טקסט הערה תו"/>
    <w:basedOn w:val="a0"/>
    <w:link w:val="af7"/>
    <w:uiPriority w:val="99"/>
    <w:rsid w:val="00AC0AF5"/>
    <w:rPr>
      <w:rFonts w:ascii="Times New Roman" w:eastAsia="Times New Roman" w:hAnsi="Times New Roman" w:cs="Times New Roman"/>
      <w:sz w:val="18"/>
      <w:szCs w:val="20"/>
    </w:rPr>
  </w:style>
  <w:style w:type="paragraph" w:styleId="af9">
    <w:name w:val="annotation subject"/>
    <w:basedOn w:val="af7"/>
    <w:next w:val="af7"/>
    <w:link w:val="afa"/>
    <w:uiPriority w:val="99"/>
    <w:rsid w:val="00AC0AF5"/>
    <w:rPr>
      <w:b/>
      <w:bCs/>
    </w:rPr>
  </w:style>
  <w:style w:type="character" w:customStyle="1" w:styleId="afa">
    <w:name w:val="נושא הערה תו"/>
    <w:basedOn w:val="af8"/>
    <w:link w:val="af9"/>
    <w:uiPriority w:val="99"/>
    <w:rsid w:val="00AC0AF5"/>
    <w:rPr>
      <w:rFonts w:ascii="Times New Roman" w:eastAsia="Times New Roman" w:hAnsi="Times New Roman" w:cs="Times New Roman"/>
      <w:b/>
      <w:bCs/>
      <w:sz w:val="18"/>
      <w:szCs w:val="20"/>
    </w:rPr>
  </w:style>
  <w:style w:type="character" w:styleId="afb">
    <w:name w:val="Emphasis"/>
    <w:qFormat/>
    <w:rsid w:val="00AC0AF5"/>
    <w:rPr>
      <w:rFonts w:cs="David"/>
      <w:i/>
      <w:iCs w:val="0"/>
      <w:w w:val="96"/>
      <w:szCs w:val="32"/>
    </w:rPr>
  </w:style>
  <w:style w:type="paragraph" w:styleId="afc">
    <w:name w:val="caption"/>
    <w:basedOn w:val="a"/>
    <w:next w:val="a"/>
    <w:uiPriority w:val="35"/>
    <w:unhideWhenUsed/>
    <w:qFormat/>
    <w:rsid w:val="00AC0AF5"/>
    <w:pPr>
      <w:spacing w:after="200" w:line="240" w:lineRule="auto"/>
    </w:pPr>
    <w:rPr>
      <w:i/>
      <w:iCs/>
      <w:color w:val="44546A" w:themeColor="text2"/>
    </w:rPr>
  </w:style>
  <w:style w:type="paragraph" w:styleId="afd">
    <w:name w:val="table of figures"/>
    <w:basedOn w:val="a"/>
    <w:next w:val="a"/>
    <w:uiPriority w:val="99"/>
    <w:semiHidden/>
    <w:unhideWhenUsed/>
    <w:rsid w:val="00AC0AF5"/>
  </w:style>
  <w:style w:type="character" w:styleId="afe">
    <w:name w:val="page number"/>
    <w:basedOn w:val="a0"/>
    <w:rsid w:val="00AC0AF5"/>
  </w:style>
  <w:style w:type="paragraph" w:styleId="aff">
    <w:name w:val="footnote text"/>
    <w:basedOn w:val="a"/>
    <w:link w:val="aff0"/>
    <w:uiPriority w:val="99"/>
    <w:unhideWhenUsed/>
    <w:rsid w:val="00B73FD9"/>
    <w:pPr>
      <w:widowControl w:val="0"/>
      <w:spacing w:line="180" w:lineRule="exact"/>
      <w:ind w:left="-340" w:right="-170"/>
    </w:pPr>
    <w:rPr>
      <w:szCs w:val="14"/>
    </w:rPr>
  </w:style>
  <w:style w:type="character" w:customStyle="1" w:styleId="aff0">
    <w:name w:val="טקסט הערת שוליים תו"/>
    <w:basedOn w:val="a0"/>
    <w:link w:val="aff"/>
    <w:uiPriority w:val="99"/>
    <w:rsid w:val="00B73FD9"/>
    <w:rPr>
      <w:rFonts w:ascii="FrankRuehl" w:hAnsi="FrankRuehl" w:cs="FrankRuehl"/>
      <w:sz w:val="18"/>
      <w:szCs w:val="14"/>
    </w:rPr>
  </w:style>
  <w:style w:type="character" w:styleId="aff1">
    <w:name w:val="footnote reference"/>
    <w:basedOn w:val="a0"/>
    <w:uiPriority w:val="99"/>
    <w:unhideWhenUsed/>
    <w:rsid w:val="00AC0AF5"/>
    <w:rPr>
      <w:vertAlign w:val="superscript"/>
    </w:rPr>
  </w:style>
  <w:style w:type="character" w:customStyle="1" w:styleId="35">
    <w:name w:val="סגנון 3"/>
    <w:basedOn w:val="a0"/>
    <w:uiPriority w:val="1"/>
    <w:qFormat/>
    <w:rsid w:val="00AC0AF5"/>
  </w:style>
  <w:style w:type="paragraph" w:customStyle="1" w:styleId="04">
    <w:name w:val="0.4."/>
    <w:basedOn w:val="2"/>
    <w:link w:val="040"/>
    <w:rsid w:val="00AC0AF5"/>
    <w:rPr>
      <w:bCs w:val="0"/>
      <w:spacing w:val="-8"/>
      <w:sz w:val="32"/>
    </w:rPr>
  </w:style>
  <w:style w:type="character" w:customStyle="1" w:styleId="040">
    <w:name w:val="0.4. תו"/>
    <w:basedOn w:val="a0"/>
    <w:link w:val="04"/>
    <w:rsid w:val="00AC0AF5"/>
    <w:rPr>
      <w:rFonts w:ascii="David" w:hAnsi="David" w:cs="FrankRuehl"/>
      <w:b/>
      <w:spacing w:val="-8"/>
      <w:w w:val="92"/>
      <w:sz w:val="32"/>
      <w:szCs w:val="20"/>
    </w:rPr>
  </w:style>
  <w:style w:type="paragraph" w:customStyle="1" w:styleId="-04">
    <w:name w:val="טאב-  0.4"/>
    <w:basedOn w:val="a7"/>
    <w:link w:val="-040"/>
    <w:qFormat/>
    <w:rsid w:val="00AC0AF5"/>
    <w:pPr>
      <w:numPr>
        <w:numId w:val="5"/>
      </w:numPr>
    </w:pPr>
    <w:rPr>
      <w:spacing w:val="-8"/>
      <w:sz w:val="32"/>
    </w:rPr>
  </w:style>
  <w:style w:type="character" w:customStyle="1" w:styleId="-040">
    <w:name w:val="טאב-  0.4 תו"/>
    <w:basedOn w:val="a8"/>
    <w:link w:val="-04"/>
    <w:rsid w:val="00AC0AF5"/>
    <w:rPr>
      <w:rFonts w:ascii="BA Fontov Regular" w:hAnsi="BA Fontov Regular" w:cs="FrankRuehl"/>
      <w:spacing w:val="-8"/>
      <w:sz w:val="32"/>
      <w:szCs w:val="20"/>
    </w:rPr>
  </w:style>
  <w:style w:type="paragraph" w:styleId="aff2">
    <w:name w:val="Document Map"/>
    <w:basedOn w:val="a"/>
    <w:link w:val="aff3"/>
    <w:uiPriority w:val="99"/>
    <w:semiHidden/>
    <w:unhideWhenUsed/>
    <w:rsid w:val="00AC0AF5"/>
    <w:pPr>
      <w:spacing w:line="240" w:lineRule="auto"/>
    </w:pPr>
    <w:rPr>
      <w:rFonts w:ascii="Tahoma" w:eastAsia="Times New Roman" w:hAnsi="Tahoma" w:cs="Tahoma"/>
      <w:spacing w:val="-10"/>
      <w:sz w:val="16"/>
      <w:szCs w:val="16"/>
    </w:rPr>
  </w:style>
  <w:style w:type="character" w:customStyle="1" w:styleId="aff3">
    <w:name w:val="מפת מסמך תו"/>
    <w:basedOn w:val="a0"/>
    <w:link w:val="aff2"/>
    <w:uiPriority w:val="99"/>
    <w:semiHidden/>
    <w:rsid w:val="00AC0AF5"/>
    <w:rPr>
      <w:rFonts w:ascii="Tahoma" w:eastAsia="Times New Roman" w:hAnsi="Tahoma" w:cs="Tahoma"/>
      <w:spacing w:val="-10"/>
      <w:sz w:val="16"/>
      <w:szCs w:val="16"/>
    </w:rPr>
  </w:style>
  <w:style w:type="paragraph" w:customStyle="1" w:styleId="aff4">
    <w:name w:val="הערת שוליים מ''מ"/>
    <w:basedOn w:val="aff"/>
    <w:link w:val="aff5"/>
    <w:autoRedefine/>
    <w:qFormat/>
    <w:rsid w:val="00AC0AF5"/>
    <w:pPr>
      <w:spacing w:line="360" w:lineRule="auto"/>
    </w:pPr>
    <w:rPr>
      <w:rFonts w:ascii="David" w:hAnsi="David" w:cs="Guttman Vilna"/>
      <w:bCs/>
      <w:spacing w:val="-10"/>
      <w:position w:val="8"/>
      <w:szCs w:val="26"/>
    </w:rPr>
  </w:style>
  <w:style w:type="character" w:customStyle="1" w:styleId="aff5">
    <w:name w:val="הערת שוליים מ''מ תו"/>
    <w:basedOn w:val="aff0"/>
    <w:link w:val="aff4"/>
    <w:rsid w:val="00AC0AF5"/>
    <w:rPr>
      <w:rFonts w:ascii="David" w:hAnsi="David" w:cs="Guttman Vilna"/>
      <w:bCs/>
      <w:spacing w:val="-10"/>
      <w:position w:val="8"/>
      <w:sz w:val="18"/>
      <w:szCs w:val="26"/>
    </w:rPr>
  </w:style>
  <w:style w:type="paragraph" w:customStyle="1" w:styleId="aff6">
    <w:name w:val="הערת שוליים"/>
    <w:basedOn w:val="aff"/>
    <w:autoRedefine/>
    <w:qFormat/>
    <w:rsid w:val="00AC0AF5"/>
    <w:pPr>
      <w:spacing w:line="360" w:lineRule="auto"/>
    </w:pPr>
    <w:rPr>
      <w:rFonts w:ascii="David" w:hAnsi="David" w:cs="Guttman Vilna"/>
      <w:bCs/>
      <w:position w:val="8"/>
      <w:sz w:val="22"/>
      <w:szCs w:val="26"/>
    </w:rPr>
  </w:style>
  <w:style w:type="paragraph" w:customStyle="1" w:styleId="aff7">
    <w:name w:val="הערת שולייים"/>
    <w:basedOn w:val="aff"/>
    <w:link w:val="aff8"/>
    <w:autoRedefine/>
    <w:qFormat/>
    <w:rsid w:val="00AC0AF5"/>
    <w:pPr>
      <w:spacing w:line="360" w:lineRule="auto"/>
      <w:jc w:val="left"/>
    </w:pPr>
    <w:rPr>
      <w:rFonts w:ascii="David" w:hAnsi="David" w:cs="Guttman Vilna"/>
      <w:bCs/>
      <w:position w:val="8"/>
      <w:sz w:val="32"/>
      <w:szCs w:val="26"/>
    </w:rPr>
  </w:style>
  <w:style w:type="character" w:customStyle="1" w:styleId="aff8">
    <w:name w:val="הערת שולייים תו"/>
    <w:basedOn w:val="a0"/>
    <w:link w:val="aff7"/>
    <w:rsid w:val="00AC0AF5"/>
    <w:rPr>
      <w:rFonts w:ascii="David" w:hAnsi="David" w:cs="Guttman Vilna"/>
      <w:bCs/>
      <w:position w:val="8"/>
      <w:sz w:val="32"/>
      <w:szCs w:val="26"/>
    </w:rPr>
  </w:style>
  <w:style w:type="paragraph" w:customStyle="1" w:styleId="aff9">
    <w:name w:val="חציצה"/>
    <w:basedOn w:val="a"/>
    <w:link w:val="affa"/>
    <w:qFormat/>
    <w:rsid w:val="001B450D"/>
    <w:pPr>
      <w:jc w:val="center"/>
    </w:pPr>
    <w:rPr>
      <w:rFonts w:ascii="BA חניכי הישיבות" w:hAnsi="BA חניכי הישיבות" w:cs="BA TM • Vilna Extra-Bold"/>
      <w:color w:val="806000" w:themeColor="accent4" w:themeShade="80"/>
      <w:sz w:val="32"/>
    </w:rPr>
  </w:style>
  <w:style w:type="paragraph" w:customStyle="1" w:styleId="affb">
    <w:name w:val="רגיל אדום"/>
    <w:basedOn w:val="a"/>
    <w:rsid w:val="00AC0AF5"/>
    <w:rPr>
      <w:color w:val="FF0000"/>
    </w:rPr>
  </w:style>
  <w:style w:type="paragraph" w:customStyle="1" w:styleId="affc">
    <w:name w:val="דף"/>
    <w:basedOn w:val="a"/>
    <w:qFormat/>
    <w:rsid w:val="00AC0AF5"/>
    <w:rPr>
      <w:rFonts w:ascii="David" w:hAnsi="David" w:cs="Guttman Vilna"/>
      <w:b/>
      <w:bCs/>
      <w:color w:val="0070C0"/>
      <w:sz w:val="32"/>
      <w:szCs w:val="30"/>
    </w:rPr>
  </w:style>
  <w:style w:type="paragraph" w:customStyle="1" w:styleId="affd">
    <w:name w:val="כוכבים"/>
    <w:basedOn w:val="a"/>
    <w:rsid w:val="00AC0AF5"/>
    <w:pPr>
      <w:spacing w:before="40" w:after="40"/>
      <w:jc w:val="center"/>
    </w:pPr>
    <w:rPr>
      <w:rFonts w:ascii="Guttman Vilna" w:hAnsi="Guttman Vilna" w:cs="Arial"/>
      <w:bCs/>
      <w:color w:val="A6A6A6" w:themeColor="background1" w:themeShade="A6"/>
      <w:sz w:val="24"/>
      <w:szCs w:val="30"/>
    </w:rPr>
  </w:style>
  <w:style w:type="paragraph" w:customStyle="1" w:styleId="affe">
    <w:name w:val="דף בצד"/>
    <w:basedOn w:val="affc"/>
    <w:qFormat/>
    <w:rsid w:val="00982F98"/>
    <w:pPr>
      <w:framePr w:h="510" w:hRule="exact" w:hSpace="284" w:wrap="around" w:vAnchor="text" w:hAnchor="page" w:xAlign="inside" w:y="1"/>
      <w:spacing w:line="276" w:lineRule="auto"/>
    </w:pPr>
    <w:rPr>
      <w:rFonts w:ascii="Fb Fontext" w:hAnsi="Fb Fontext" w:cs="BA TM • Vilna Extra-Bold"/>
      <w:bCs w:val="0"/>
      <w:color w:val="auto"/>
      <w:sz w:val="34"/>
      <w:szCs w:val="20"/>
    </w:rPr>
  </w:style>
  <w:style w:type="paragraph" w:customStyle="1" w:styleId="afff">
    <w:name w:val="מסכת"/>
    <w:basedOn w:val="a"/>
    <w:rsid w:val="00CF2EDB"/>
    <w:pPr>
      <w:framePr w:h="340" w:hRule="exact" w:hSpace="181" w:wrap="around" w:vAnchor="page" w:hAnchor="text" w:xAlign="right" w:yAlign="bottom"/>
      <w:jc w:val="center"/>
    </w:pPr>
    <w:rPr>
      <w:color w:val="F2F2F2" w:themeColor="background1" w:themeShade="F2"/>
    </w:rPr>
  </w:style>
  <w:style w:type="paragraph" w:customStyle="1" w:styleId="afff0">
    <w:name w:val="פרק"/>
    <w:basedOn w:val="a"/>
    <w:rsid w:val="00AC0AF5"/>
    <w:pPr>
      <w:pageBreakBefore/>
      <w:framePr w:h="284" w:hRule="exact" w:hSpace="181" w:wrap="around" w:vAnchor="page" w:hAnchor="page" w:xAlign="center" w:yAlign="bottom"/>
      <w:spacing w:line="240" w:lineRule="auto"/>
    </w:pPr>
    <w:rPr>
      <w:color w:val="FF0000"/>
      <w:szCs w:val="28"/>
    </w:rPr>
  </w:style>
  <w:style w:type="paragraph" w:customStyle="1" w:styleId="afff1">
    <w:name w:val="פרק שם"/>
    <w:basedOn w:val="a"/>
    <w:rsid w:val="00AC0AF5"/>
    <w:pPr>
      <w:framePr w:h="227" w:hRule="exact" w:hSpace="181" w:wrap="around" w:vAnchor="page" w:hAnchor="text" w:yAlign="bottom"/>
      <w:spacing w:line="240" w:lineRule="auto"/>
    </w:pPr>
    <w:rPr>
      <w:color w:val="FF0000"/>
      <w:sz w:val="24"/>
      <w:szCs w:val="24"/>
    </w:rPr>
  </w:style>
  <w:style w:type="paragraph" w:customStyle="1" w:styleId="afff2">
    <w:name w:val="דפים בפרק ב"/>
    <w:basedOn w:val="a"/>
    <w:rsid w:val="00AC0AF5"/>
    <w:pPr>
      <w:framePr w:h="284" w:hRule="exact" w:hSpace="181" w:wrap="around" w:vAnchor="page" w:hAnchor="page" w:x="2836" w:yAlign="bottom"/>
      <w:spacing w:after="60" w:line="300" w:lineRule="exact"/>
    </w:pPr>
    <w:rPr>
      <w:color w:val="FF0000"/>
      <w:szCs w:val="24"/>
    </w:rPr>
  </w:style>
  <w:style w:type="paragraph" w:customStyle="1" w:styleId="afff3">
    <w:name w:val="משניות"/>
    <w:basedOn w:val="a"/>
    <w:link w:val="afff4"/>
    <w:autoRedefine/>
    <w:qFormat/>
    <w:rsid w:val="00DB3591"/>
    <w:pPr>
      <w:shd w:val="clear" w:color="auto" w:fill="F2F2F2" w:themeFill="background1" w:themeFillShade="F2"/>
    </w:pPr>
    <w:rPr>
      <w:rFonts w:ascii="BA Vilna Bold" w:hAnsi="BA Vilna Bold" w:cs="BA Vilna Bold"/>
      <w:b/>
      <w:spacing w:val="2"/>
      <w:sz w:val="22"/>
      <w:szCs w:val="22"/>
    </w:rPr>
  </w:style>
  <w:style w:type="character" w:customStyle="1" w:styleId="afff4">
    <w:name w:val="משניות תו"/>
    <w:basedOn w:val="a0"/>
    <w:link w:val="afff3"/>
    <w:rsid w:val="00DB3591"/>
    <w:rPr>
      <w:rFonts w:ascii="BA Vilna Bold" w:hAnsi="BA Vilna Bold" w:cs="BA Vilna Bold"/>
      <w:b/>
      <w:spacing w:val="2"/>
      <w:sz w:val="22"/>
      <w:szCs w:val="22"/>
      <w:shd w:val="clear" w:color="auto" w:fill="F2F2F2" w:themeFill="background1" w:themeFillShade="F2"/>
    </w:rPr>
  </w:style>
  <w:style w:type="paragraph" w:customStyle="1" w:styleId="afff5">
    <w:name w:val="דעות"/>
    <w:basedOn w:val="a"/>
    <w:rsid w:val="00AC0AF5"/>
    <w:pPr>
      <w:tabs>
        <w:tab w:val="right" w:pos="4677"/>
        <w:tab w:val="left" w:pos="4961"/>
      </w:tabs>
      <w:spacing w:after="50"/>
      <w:ind w:firstLine="720"/>
      <w:contextualSpacing/>
    </w:pPr>
  </w:style>
  <w:style w:type="paragraph" w:styleId="afff6">
    <w:name w:val="Intense Quote"/>
    <w:basedOn w:val="a"/>
    <w:next w:val="a"/>
    <w:link w:val="afff7"/>
    <w:uiPriority w:val="30"/>
    <w:qFormat/>
    <w:rsid w:val="00AC0AF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7">
    <w:name w:val="ציטוט חזק תו"/>
    <w:basedOn w:val="a0"/>
    <w:link w:val="afff6"/>
    <w:uiPriority w:val="30"/>
    <w:rsid w:val="00AC0AF5"/>
    <w:rPr>
      <w:rFonts w:ascii="BA Fontov Regular" w:hAnsi="BA Fontov Regular" w:cs="FrankRuehl"/>
      <w:i/>
      <w:iCs/>
      <w:color w:val="5B9BD5" w:themeColor="accent1"/>
      <w:sz w:val="18"/>
      <w:szCs w:val="20"/>
    </w:rPr>
  </w:style>
  <w:style w:type="character" w:customStyle="1" w:styleId="afff8">
    <w:name w:val="מודגש"/>
    <w:basedOn w:val="a0"/>
    <w:uiPriority w:val="1"/>
    <w:rsid w:val="00BB523B"/>
    <w:rPr>
      <w:rFonts w:ascii="BA Vilna Bold" w:hAnsi="BA Vilna Bold" w:cs="BA Vilna Bold"/>
      <w:b/>
      <w:spacing w:val="4"/>
      <w:sz w:val="17"/>
      <w:szCs w:val="17"/>
    </w:rPr>
  </w:style>
  <w:style w:type="paragraph" w:customStyle="1" w:styleId="afff9">
    <w:name w:val="הדרן עלך"/>
    <w:basedOn w:val="a"/>
    <w:link w:val="afffa"/>
    <w:qFormat/>
    <w:rsid w:val="00C52227"/>
    <w:pPr>
      <w:jc w:val="center"/>
    </w:pPr>
    <w:rPr>
      <w:rFonts w:ascii="BA Or Tzadikim Regular" w:hAnsi="BA Or Tzadikim Regular" w:cs="BA Or Tzadikim Regular"/>
      <w:b/>
      <w:bCs/>
      <w:color w:val="808080" w:themeColor="background1" w:themeShade="80"/>
      <w:sz w:val="30"/>
    </w:rPr>
  </w:style>
  <w:style w:type="character" w:customStyle="1" w:styleId="afffa">
    <w:name w:val="הדרן עלך תו"/>
    <w:basedOn w:val="a0"/>
    <w:link w:val="afff9"/>
    <w:rsid w:val="00C52227"/>
    <w:rPr>
      <w:rFonts w:ascii="BA Or Tzadikim Regular" w:hAnsi="BA Or Tzadikim Regular" w:cs="BA Or Tzadikim Regular"/>
      <w:b/>
      <w:bCs/>
      <w:color w:val="808080" w:themeColor="background1" w:themeShade="80"/>
      <w:sz w:val="30"/>
      <w:szCs w:val="18"/>
    </w:rPr>
  </w:style>
  <w:style w:type="paragraph" w:customStyle="1" w:styleId="25">
    <w:name w:val="כולל 2"/>
    <w:basedOn w:val="a"/>
    <w:link w:val="26"/>
    <w:qFormat/>
    <w:rsid w:val="00AC0AF5"/>
    <w:pPr>
      <w:spacing w:after="200" w:line="360" w:lineRule="exact"/>
    </w:pPr>
    <w:rPr>
      <w:rFonts w:ascii="Fb Fontext" w:hAnsi="Fb Fontext"/>
      <w:spacing w:val="-4"/>
    </w:rPr>
  </w:style>
  <w:style w:type="character" w:customStyle="1" w:styleId="26">
    <w:name w:val="כולל 2 תו"/>
    <w:basedOn w:val="a0"/>
    <w:link w:val="25"/>
    <w:rsid w:val="00AC0AF5"/>
    <w:rPr>
      <w:rFonts w:ascii="Fb Fontext" w:hAnsi="Fb Fontext" w:cs="FrankRuehl"/>
      <w:spacing w:val="-4"/>
      <w:sz w:val="18"/>
      <w:szCs w:val="20"/>
    </w:rPr>
  </w:style>
  <w:style w:type="paragraph" w:customStyle="1" w:styleId="afffb">
    <w:name w:val="ד''ה משנה"/>
    <w:basedOn w:val="a"/>
    <w:link w:val="afffc"/>
    <w:autoRedefine/>
    <w:qFormat/>
    <w:rsid w:val="00183046"/>
    <w:pPr>
      <w:spacing w:before="60"/>
      <w:ind w:end="320"/>
      <w:contextualSpacing/>
      <w:jc w:val="center"/>
    </w:pPr>
    <w:rPr>
      <w:rFonts w:cs="BA TM • Vilna Extra-Bold"/>
      <w:spacing w:val="4"/>
      <w:sz w:val="22"/>
      <w:szCs w:val="22"/>
    </w:rPr>
  </w:style>
  <w:style w:type="character" w:customStyle="1" w:styleId="afffc">
    <w:name w:val="ד''ה משנה תו"/>
    <w:basedOn w:val="a0"/>
    <w:link w:val="afffb"/>
    <w:rsid w:val="00183046"/>
    <w:rPr>
      <w:rFonts w:ascii="FrankRuehl" w:hAnsi="FrankRuehl" w:cs="BA TM • Vilna Extra-Bold"/>
      <w:spacing w:val="4"/>
      <w:sz w:val="22"/>
      <w:szCs w:val="22"/>
    </w:rPr>
  </w:style>
  <w:style w:type="paragraph" w:customStyle="1" w:styleId="afffd">
    <w:name w:val="מבואה"/>
    <w:basedOn w:val="a"/>
    <w:link w:val="afffe"/>
    <w:qFormat/>
    <w:rsid w:val="00AC0AF5"/>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e">
    <w:name w:val="מבואה תו"/>
    <w:basedOn w:val="a0"/>
    <w:link w:val="afffd"/>
    <w:rsid w:val="00AC0AF5"/>
    <w:rPr>
      <w:rFonts w:ascii="David" w:eastAsia="Times New Roman" w:hAnsi="David" w:cs="David"/>
      <w:b/>
      <w:bCs/>
      <w:color w:val="A6A6A6" w:themeColor="background1" w:themeShade="A6"/>
      <w:sz w:val="18"/>
      <w:szCs w:val="20"/>
    </w:rPr>
  </w:style>
  <w:style w:type="paragraph" w:customStyle="1" w:styleId="affff">
    <w:name w:val="טור הערות לאוקמי"/>
    <w:basedOn w:val="aff"/>
    <w:link w:val="affff0"/>
    <w:qFormat/>
    <w:rsid w:val="00AC0AF5"/>
    <w:pPr>
      <w:ind w:left="113" w:hanging="113"/>
    </w:pPr>
    <w:rPr>
      <w:szCs w:val="24"/>
    </w:rPr>
  </w:style>
  <w:style w:type="character" w:customStyle="1" w:styleId="affff0">
    <w:name w:val="טור הערות לאוקמי תו"/>
    <w:basedOn w:val="aff0"/>
    <w:link w:val="affff"/>
    <w:rsid w:val="00AC0AF5"/>
    <w:rPr>
      <w:rFonts w:ascii="BA Fontov Regular" w:hAnsi="BA Fontov Regular" w:cs="FrankRuehl"/>
      <w:sz w:val="18"/>
      <w:szCs w:val="24"/>
    </w:rPr>
  </w:style>
  <w:style w:type="paragraph" w:styleId="affff1">
    <w:name w:val="Body Text First Indent"/>
    <w:basedOn w:val="a"/>
    <w:link w:val="affff2"/>
    <w:uiPriority w:val="99"/>
    <w:semiHidden/>
    <w:unhideWhenUsed/>
    <w:rsid w:val="00AC0AF5"/>
    <w:pPr>
      <w:spacing w:line="360" w:lineRule="exact"/>
      <w:ind w:firstLine="360"/>
    </w:pPr>
    <w:rPr>
      <w:rFonts w:asciiTheme="minorHAnsi" w:hAnsiTheme="minorHAnsi"/>
      <w:sz w:val="22"/>
    </w:rPr>
  </w:style>
  <w:style w:type="character" w:customStyle="1" w:styleId="affff2">
    <w:name w:val="כניסת שורה ראשונה בגוף טקסט תו"/>
    <w:basedOn w:val="af2"/>
    <w:link w:val="affff1"/>
    <w:uiPriority w:val="99"/>
    <w:semiHidden/>
    <w:rsid w:val="00AC0AF5"/>
    <w:rPr>
      <w:rFonts w:ascii="BA Fontov Regular" w:hAnsi="BA Fontov Regular" w:cs="FrankRuehl"/>
      <w:sz w:val="18"/>
      <w:szCs w:val="20"/>
    </w:rPr>
  </w:style>
  <w:style w:type="paragraph" w:customStyle="1" w:styleId="041">
    <w:name w:val="0.4"/>
    <w:basedOn w:val="a"/>
    <w:link w:val="042"/>
    <w:qFormat/>
    <w:rsid w:val="00AC0AF5"/>
    <w:rPr>
      <w:spacing w:val="-8"/>
    </w:rPr>
  </w:style>
  <w:style w:type="paragraph" w:customStyle="1" w:styleId="02">
    <w:name w:val="0.2 משנה"/>
    <w:basedOn w:val="afff3"/>
    <w:link w:val="020"/>
    <w:qFormat/>
    <w:rsid w:val="00AC0AF5"/>
    <w:rPr>
      <w:b w:val="0"/>
      <w:spacing w:val="-4"/>
      <w:sz w:val="22"/>
      <w:szCs w:val="22"/>
    </w:rPr>
  </w:style>
  <w:style w:type="character" w:customStyle="1" w:styleId="042">
    <w:name w:val="0.4 תו"/>
    <w:basedOn w:val="a0"/>
    <w:link w:val="041"/>
    <w:rsid w:val="00AC0AF5"/>
    <w:rPr>
      <w:rFonts w:ascii="BA Fontov Regular" w:hAnsi="BA Fontov Regular" w:cs="FrankRuehl"/>
      <w:spacing w:val="-8"/>
      <w:sz w:val="18"/>
      <w:szCs w:val="20"/>
    </w:rPr>
  </w:style>
  <w:style w:type="paragraph" w:customStyle="1" w:styleId="043">
    <w:name w:val="0.4משנה"/>
    <w:basedOn w:val="afff3"/>
    <w:link w:val="044"/>
    <w:qFormat/>
    <w:rsid w:val="00AC0AF5"/>
    <w:rPr>
      <w:spacing w:val="-8"/>
    </w:rPr>
  </w:style>
  <w:style w:type="character" w:customStyle="1" w:styleId="020">
    <w:name w:val="0.2 משנה תו"/>
    <w:basedOn w:val="afff4"/>
    <w:link w:val="02"/>
    <w:rsid w:val="00AC0AF5"/>
    <w:rPr>
      <w:rFonts w:ascii="BA Fontov Regular" w:hAnsi="BA Fontov Regular" w:cs="Guttman Vilna"/>
      <w:b w:val="0"/>
      <w:bCs w:val="0"/>
      <w:spacing w:val="-4"/>
      <w:sz w:val="18"/>
      <w:szCs w:val="20"/>
      <w:shd w:val="clear" w:color="auto" w:fill="F2F2F2" w:themeFill="background1" w:themeFillShade="F2"/>
    </w:rPr>
  </w:style>
  <w:style w:type="character" w:customStyle="1" w:styleId="044">
    <w:name w:val="0.4משנה תו"/>
    <w:basedOn w:val="020"/>
    <w:link w:val="043"/>
    <w:rsid w:val="00AC0AF5"/>
    <w:rPr>
      <w:rFonts w:ascii="BA Fontov Regular" w:hAnsi="BA Fontov Regular" w:cs="Guttman Vilna"/>
      <w:b/>
      <w:bCs w:val="0"/>
      <w:spacing w:val="-8"/>
      <w:sz w:val="18"/>
      <w:szCs w:val="20"/>
      <w:shd w:val="clear" w:color="auto" w:fill="F2F2F2" w:themeFill="background1" w:themeFillShade="F2"/>
    </w:rPr>
  </w:style>
  <w:style w:type="paragraph" w:customStyle="1" w:styleId="affff3">
    <w:name w:val="פיסקת תשובה"/>
    <w:basedOn w:val="a"/>
    <w:link w:val="affff4"/>
    <w:qFormat/>
    <w:rsid w:val="00AC0AF5"/>
    <w:pPr>
      <w:ind w:left="397" w:hanging="113"/>
    </w:pPr>
    <w:rPr>
      <w:rFonts w:ascii="Fb Fontext" w:hAnsi="Fb Fontext"/>
      <w:sz w:val="32"/>
    </w:rPr>
  </w:style>
  <w:style w:type="character" w:customStyle="1" w:styleId="affff4">
    <w:name w:val="פיסקת תשובה תו"/>
    <w:basedOn w:val="a0"/>
    <w:link w:val="affff3"/>
    <w:rsid w:val="00AC0AF5"/>
    <w:rPr>
      <w:rFonts w:ascii="Fb Fontext" w:hAnsi="Fb Fontext" w:cs="FrankRuehl"/>
      <w:sz w:val="32"/>
      <w:szCs w:val="20"/>
    </w:rPr>
  </w:style>
  <w:style w:type="paragraph" w:customStyle="1" w:styleId="affff5">
    <w:name w:val="תשובה"/>
    <w:basedOn w:val="a"/>
    <w:link w:val="affff6"/>
    <w:qFormat/>
    <w:rsid w:val="00AC0AF5"/>
    <w:pPr>
      <w:ind w:left="568" w:hanging="284"/>
    </w:pPr>
    <w:rPr>
      <w:rFonts w:ascii="Fb Fontext" w:hAnsi="Fb Fontext"/>
    </w:rPr>
  </w:style>
  <w:style w:type="character" w:customStyle="1" w:styleId="affa">
    <w:name w:val="חציצה תו"/>
    <w:basedOn w:val="a0"/>
    <w:link w:val="aff9"/>
    <w:rsid w:val="001B450D"/>
    <w:rPr>
      <w:rFonts w:ascii="BA חניכי הישיבות" w:hAnsi="BA חניכי הישיבות" w:cs="BA TM • Vilna Extra-Bold"/>
      <w:color w:val="806000" w:themeColor="accent4" w:themeShade="80"/>
      <w:sz w:val="32"/>
      <w:szCs w:val="18"/>
    </w:rPr>
  </w:style>
  <w:style w:type="character" w:customStyle="1" w:styleId="affff6">
    <w:name w:val="תשובה תו"/>
    <w:basedOn w:val="a0"/>
    <w:link w:val="affff5"/>
    <w:rsid w:val="00AC0AF5"/>
    <w:rPr>
      <w:rFonts w:ascii="Fb Fontext" w:hAnsi="Fb Fontext" w:cs="FrankRuehl"/>
      <w:sz w:val="18"/>
      <w:szCs w:val="20"/>
    </w:rPr>
  </w:style>
  <w:style w:type="paragraph" w:customStyle="1" w:styleId="affff7">
    <w:name w:val="פסוק"/>
    <w:basedOn w:val="a"/>
    <w:link w:val="affff8"/>
    <w:qFormat/>
    <w:rsid w:val="00183046"/>
    <w:rPr>
      <w:rFonts w:ascii="Fb Fontext" w:hAnsi="Fb Fontext" w:cs="BA TM • Tzlotana"/>
      <w:spacing w:val="4"/>
      <w:szCs w:val="16"/>
    </w:rPr>
  </w:style>
  <w:style w:type="character" w:customStyle="1" w:styleId="affff8">
    <w:name w:val="פסוק תו"/>
    <w:basedOn w:val="a0"/>
    <w:link w:val="affff7"/>
    <w:rsid w:val="00183046"/>
    <w:rPr>
      <w:rFonts w:ascii="Fb Fontext" w:hAnsi="Fb Fontext" w:cs="BA TM • Tzlotana"/>
      <w:spacing w:val="4"/>
      <w:sz w:val="18"/>
      <w:szCs w:val="16"/>
    </w:rPr>
  </w:style>
  <w:style w:type="paragraph" w:customStyle="1" w:styleId="03">
    <w:name w:val="0.3"/>
    <w:basedOn w:val="a"/>
    <w:link w:val="030"/>
    <w:qFormat/>
    <w:rsid w:val="00AC0AF5"/>
    <w:rPr>
      <w:rFonts w:ascii="Fb Fontext" w:hAnsi="Fb Fontext"/>
      <w:spacing w:val="-6"/>
    </w:rPr>
  </w:style>
  <w:style w:type="paragraph" w:customStyle="1" w:styleId="affff9">
    <w:name w:val="נושא"/>
    <w:basedOn w:val="a"/>
    <w:link w:val="affffa"/>
    <w:qFormat/>
    <w:rsid w:val="004C1D22"/>
    <w:pPr>
      <w:spacing w:before="60"/>
      <w:jc w:val="center"/>
    </w:pPr>
    <w:rPr>
      <w:rFonts w:ascii="Fb Fontext" w:hAnsi="Fb Fontext" w:cs="PFT_Frank"/>
      <w:b/>
      <w:bCs/>
      <w:color w:val="806000" w:themeColor="accent4" w:themeShade="80"/>
      <w:sz w:val="32"/>
      <w:szCs w:val="15"/>
    </w:rPr>
  </w:style>
  <w:style w:type="character" w:customStyle="1" w:styleId="030">
    <w:name w:val="0.3 תו"/>
    <w:basedOn w:val="a0"/>
    <w:link w:val="03"/>
    <w:rsid w:val="00AC0AF5"/>
    <w:rPr>
      <w:rFonts w:ascii="Fb Fontext" w:hAnsi="Fb Fontext" w:cs="FrankRuehl"/>
      <w:spacing w:val="-6"/>
      <w:sz w:val="18"/>
      <w:szCs w:val="20"/>
    </w:rPr>
  </w:style>
  <w:style w:type="character" w:customStyle="1" w:styleId="affffa">
    <w:name w:val="נושא תו"/>
    <w:basedOn w:val="a0"/>
    <w:link w:val="affff9"/>
    <w:rsid w:val="004C1D22"/>
    <w:rPr>
      <w:rFonts w:ascii="Fb Fontext" w:hAnsi="Fb Fontext" w:cs="PFT_Frank"/>
      <w:b/>
      <w:bCs/>
      <w:color w:val="806000" w:themeColor="accent4" w:themeShade="80"/>
      <w:sz w:val="32"/>
      <w:szCs w:val="15"/>
    </w:rPr>
  </w:style>
  <w:style w:type="paragraph" w:customStyle="1" w:styleId="36">
    <w:name w:val="חלון 3"/>
    <w:basedOn w:val="a"/>
    <w:link w:val="37"/>
    <w:autoRedefine/>
    <w:qFormat/>
    <w:rsid w:val="00AF2FEB"/>
    <w:pPr>
      <w:framePr w:wrap="notBeside" w:vAnchor="text" w:hAnchor="text" w:x="3482" w:y="1"/>
    </w:pPr>
    <w:rPr>
      <w:rFonts w:ascii="BA TM • Vilna Extra-Bold" w:hAnsi="BA TM • Vilna Extra-Bold" w:cs="BA TM • Vilna Extra-Bold"/>
      <w:color w:val="767171" w:themeColor="background2" w:themeShade="80"/>
      <w:sz w:val="14"/>
      <w:szCs w:val="14"/>
    </w:rPr>
  </w:style>
  <w:style w:type="character" w:customStyle="1" w:styleId="37">
    <w:name w:val="חלון 3 תו"/>
    <w:basedOn w:val="a0"/>
    <w:link w:val="36"/>
    <w:rsid w:val="00AF2FEB"/>
    <w:rPr>
      <w:rFonts w:ascii="BA TM • Vilna Extra-Bold" w:hAnsi="BA TM • Vilna Extra-Bold" w:cs="BA TM • Vilna Extra-Bold"/>
      <w:color w:val="767171" w:themeColor="background2" w:themeShade="80"/>
      <w:sz w:val="14"/>
      <w:szCs w:val="14"/>
    </w:rPr>
  </w:style>
  <w:style w:type="paragraph" w:customStyle="1" w:styleId="affffb">
    <w:name w:val="משנה בצד"/>
    <w:basedOn w:val="a"/>
    <w:link w:val="affffc"/>
    <w:autoRedefine/>
    <w:qFormat/>
    <w:rsid w:val="00F05A40"/>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character" w:customStyle="1" w:styleId="affffc">
    <w:name w:val="משנה בצד תו"/>
    <w:basedOn w:val="a0"/>
    <w:link w:val="affffb"/>
    <w:rsid w:val="00F05A40"/>
    <w:rPr>
      <w:rFonts w:ascii="BA Vilna Bold" w:hAnsi="BA Vilna Bold" w:cs="BA Vilna Bold"/>
      <w:position w:val="6"/>
      <w:sz w:val="16"/>
      <w:szCs w:val="18"/>
    </w:rPr>
  </w:style>
  <w:style w:type="paragraph" w:customStyle="1" w:styleId="affffd">
    <w:name w:val="אמוראים"/>
    <w:basedOn w:val="a"/>
    <w:link w:val="affffe"/>
    <w:qFormat/>
    <w:rsid w:val="00A60B62"/>
    <w:pPr>
      <w:ind w:firstLine="113"/>
    </w:pPr>
    <w:rPr>
      <w:rFonts w:ascii="BA Vilna Bold" w:hAnsi="BA Vilna Bold" w:cs="BA Vilna Bold"/>
      <w:b/>
      <w:spacing w:val="4"/>
      <w:sz w:val="14"/>
      <w:szCs w:val="14"/>
    </w:rPr>
  </w:style>
  <w:style w:type="character" w:customStyle="1" w:styleId="affffe">
    <w:name w:val="אמוראים תו"/>
    <w:basedOn w:val="a0"/>
    <w:link w:val="affffd"/>
    <w:rsid w:val="00A60B62"/>
    <w:rPr>
      <w:rFonts w:ascii="BA Vilna Bold" w:hAnsi="BA Vilna Bold" w:cs="BA Vilna Bold"/>
      <w:b/>
      <w:spacing w:val="4"/>
      <w:sz w:val="14"/>
      <w:szCs w:val="14"/>
    </w:rPr>
  </w:style>
  <w:style w:type="paragraph" w:customStyle="1" w:styleId="afffff">
    <w:name w:val="רקע והסבר"/>
    <w:basedOn w:val="a"/>
    <w:link w:val="afffff0"/>
    <w:qFormat/>
    <w:rsid w:val="00183046"/>
    <w:pPr>
      <w:spacing w:line="180" w:lineRule="exact"/>
    </w:pPr>
    <w:rPr>
      <w:rFonts w:ascii="Fb Fontext" w:hAnsi="Fb Fontext"/>
      <w:sz w:val="14"/>
      <w:szCs w:val="13"/>
    </w:rPr>
  </w:style>
  <w:style w:type="character" w:customStyle="1" w:styleId="afffff0">
    <w:name w:val="רקע והסבר תו"/>
    <w:basedOn w:val="a0"/>
    <w:link w:val="afffff"/>
    <w:rsid w:val="00183046"/>
    <w:rPr>
      <w:rFonts w:ascii="Fb Fontext" w:hAnsi="Fb Fontext" w:cs="FrankRuehl"/>
      <w:sz w:val="14"/>
      <w:szCs w:val="13"/>
    </w:rPr>
  </w:style>
  <w:style w:type="paragraph" w:styleId="afffff1">
    <w:name w:val="endnote text"/>
    <w:basedOn w:val="a"/>
    <w:link w:val="afffff2"/>
    <w:uiPriority w:val="99"/>
    <w:semiHidden/>
    <w:unhideWhenUsed/>
    <w:rsid w:val="00E43036"/>
    <w:pPr>
      <w:spacing w:line="240" w:lineRule="auto"/>
    </w:pPr>
    <w:rPr>
      <w:sz w:val="20"/>
      <w:szCs w:val="20"/>
    </w:rPr>
  </w:style>
  <w:style w:type="character" w:customStyle="1" w:styleId="afffff2">
    <w:name w:val="טקסט הערת סיום תו"/>
    <w:basedOn w:val="a0"/>
    <w:link w:val="afffff1"/>
    <w:uiPriority w:val="99"/>
    <w:semiHidden/>
    <w:rsid w:val="00E43036"/>
    <w:rPr>
      <w:rFonts w:ascii="FrankRuehl" w:hAnsi="FrankRuehl" w:cs="FrankRuehl"/>
      <w:sz w:val="20"/>
      <w:szCs w:val="20"/>
    </w:rPr>
  </w:style>
  <w:style w:type="character" w:styleId="afffff3">
    <w:name w:val="endnote reference"/>
    <w:basedOn w:val="a0"/>
    <w:uiPriority w:val="99"/>
    <w:semiHidden/>
    <w:unhideWhenUsed/>
    <w:rsid w:val="00E43036"/>
    <w:rPr>
      <w:vertAlign w:val="superscript"/>
    </w:rPr>
  </w:style>
  <w:style w:type="paragraph" w:customStyle="1" w:styleId="afffff4">
    <w:name w:val="חציצת משנה"/>
    <w:basedOn w:val="a"/>
    <w:link w:val="afffff5"/>
    <w:qFormat/>
    <w:rsid w:val="002610ED"/>
    <w:pPr>
      <w:spacing w:line="276" w:lineRule="auto"/>
      <w:jc w:val="center"/>
    </w:pPr>
    <w:rPr>
      <w:rFonts w:ascii="BA Or Tzadikim Regular" w:hAnsi="BA Or Tzadikim Regular" w:cs="BA Or Tzadikim Regular"/>
    </w:rPr>
  </w:style>
  <w:style w:type="character" w:customStyle="1" w:styleId="afffff5">
    <w:name w:val="חציצת משנה תו"/>
    <w:basedOn w:val="a0"/>
    <w:link w:val="afffff4"/>
    <w:rsid w:val="002610ED"/>
    <w:rPr>
      <w:rFonts w:ascii="BA Or Tzadikim Regular" w:hAnsi="BA Or Tzadikim Regular" w:cs="BA Or Tzadikim Regular"/>
      <w:sz w:val="18"/>
      <w:szCs w:val="18"/>
    </w:rPr>
  </w:style>
  <w:style w:type="character" w:customStyle="1" w:styleId="MisparKeta">
    <w:name w:val="מספר קטע"/>
    <w:basedOn w:val="a0"/>
    <w:uiPriority w:val="1"/>
    <w:qFormat/>
    <w:rPr>
      <w:rFonts w:cs="BA Vilna Bold"/>
      <w:bCs/>
      <w:color w:val="7A5A14"/>
      <w:szCs w:val="14"/>
    </w:rPr>
  </w:style>
  <w:style w:type="character" w:customStyle="1" w:styleId="NoseMishna">
    <w:name w:val="נושא משנה"/>
    <w:basedOn w:val="a0"/>
    <w:uiPriority w:val="1"/>
    <w:qFormat/>
    <w:rPr>
      <w:rFonts w:cs="BA TM • Vilna Extra-Bold"/>
      <w:spacing w:val="4"/>
      <w:sz w:val="22"/>
      <w:szCs w:val="22"/>
    </w:rPr>
  </w:style>
  <w:style w:type="character" w:customStyle="1" w:styleId="TanaimMishna">
    <w:name w:val="תנאי המשנה"/>
    <w:basedOn w:val="a0"/>
    <w:uiPriority w:val="1"/>
    <w:qFormat/>
    <w:rPr>
      <w:rFonts w:ascii="BA Vilna Bold" w:hAnsi="BA Vilna Bold" w:cs="BA Vilna Bold"/>
      <w:b/>
      <w:bCs/>
      <w:spacing w:val="4"/>
      <w:sz w:val="18"/>
      <w:szCs w:val="18"/>
    </w:rPr>
  </w:style>
  <w:style w:type="character" w:customStyle="1" w:styleId="HesberMishna">
    <w:name w:val="הסבר במשנה"/>
    <w:basedOn w:val="a0"/>
    <w:uiPriority w:val="1"/>
    <w:qFormat/>
    <w:rPr>
      <w:rFonts w:ascii="Fb Fontext" w:hAnsi="Fb Fontext" w:cs="FrankRuehl"/>
      <w:sz w:val="16"/>
      <w:szCs w:val="16"/>
    </w:rPr>
  </w:style>
  <w:style w:type="paragraph" w:customStyle="1" w:styleId="PetichatPerek">
    <w:name w:val="פתיחת פרק"/>
    <w:basedOn w:val="a"/>
    <w:next w:val="a"/>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
    <w:next w:val="a"/>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85490">
      <w:bodyDiv w:val="1"/>
      <w:marLeft w:val="0"/>
      <w:marRight w:val="0"/>
      <w:marTop w:val="0"/>
      <w:marBottom w:val="0"/>
      <w:divBdr>
        <w:top w:val="none" w:sz="0" w:space="0" w:color="auto"/>
        <w:left w:val="none" w:sz="0" w:space="0" w:color="auto"/>
        <w:bottom w:val="none" w:sz="0" w:space="0" w:color="auto"/>
        <w:right w:val="none" w:sz="0" w:space="0" w:color="auto"/>
      </w:divBdr>
      <w:divsChild>
        <w:div w:id="1377119375">
          <w:marLeft w:val="0"/>
          <w:marRight w:val="0"/>
          <w:marTop w:val="0"/>
          <w:marBottom w:val="0"/>
          <w:divBdr>
            <w:top w:val="none" w:sz="0" w:space="0" w:color="auto"/>
            <w:left w:val="none" w:sz="0" w:space="0" w:color="auto"/>
            <w:bottom w:val="none" w:sz="0" w:space="0" w:color="auto"/>
            <w:right w:val="none" w:sz="0" w:space="0" w:color="auto"/>
          </w:divBdr>
          <w:divsChild>
            <w:div w:id="1088312541">
              <w:marLeft w:val="0"/>
              <w:marRight w:val="0"/>
              <w:marTop w:val="0"/>
              <w:marBottom w:val="0"/>
              <w:divBdr>
                <w:top w:val="none" w:sz="0" w:space="0" w:color="auto"/>
                <w:left w:val="none" w:sz="0" w:space="0" w:color="auto"/>
                <w:bottom w:val="none" w:sz="0" w:space="0" w:color="auto"/>
                <w:right w:val="none" w:sz="0" w:space="0" w:color="auto"/>
              </w:divBdr>
              <w:divsChild>
                <w:div w:id="112483306">
                  <w:marLeft w:val="0"/>
                  <w:marRight w:val="0"/>
                  <w:marTop w:val="0"/>
                  <w:marBottom w:val="0"/>
                  <w:divBdr>
                    <w:top w:val="none" w:sz="0" w:space="0" w:color="auto"/>
                    <w:left w:val="none" w:sz="0" w:space="0" w:color="auto"/>
                    <w:bottom w:val="none" w:sz="0" w:space="0" w:color="auto"/>
                    <w:right w:val="none" w:sz="0" w:space="0" w:color="auto"/>
                  </w:divBdr>
                </w:div>
              </w:divsChild>
            </w:div>
            <w:div w:id="1719430432">
              <w:marLeft w:val="0"/>
              <w:marRight w:val="0"/>
              <w:marTop w:val="0"/>
              <w:marBottom w:val="0"/>
              <w:divBdr>
                <w:top w:val="none" w:sz="0" w:space="0" w:color="auto"/>
                <w:left w:val="none" w:sz="0" w:space="0" w:color="auto"/>
                <w:bottom w:val="none" w:sz="0" w:space="0" w:color="auto"/>
                <w:right w:val="none" w:sz="0" w:space="0" w:color="auto"/>
              </w:divBdr>
              <w:divsChild>
                <w:div w:id="17533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2560">
      <w:bodyDiv w:val="1"/>
      <w:marLeft w:val="0"/>
      <w:marRight w:val="0"/>
      <w:marTop w:val="0"/>
      <w:marBottom w:val="0"/>
      <w:divBdr>
        <w:top w:val="none" w:sz="0" w:space="0" w:color="auto"/>
        <w:left w:val="none" w:sz="0" w:space="0" w:color="auto"/>
        <w:bottom w:val="none" w:sz="0" w:space="0" w:color="auto"/>
        <w:right w:val="none" w:sz="0" w:space="0" w:color="auto"/>
      </w:divBdr>
      <w:divsChild>
        <w:div w:id="1729766356">
          <w:marLeft w:val="0"/>
          <w:marRight w:val="0"/>
          <w:marTop w:val="0"/>
          <w:marBottom w:val="0"/>
          <w:divBdr>
            <w:top w:val="none" w:sz="0" w:space="0" w:color="auto"/>
            <w:left w:val="none" w:sz="0" w:space="0" w:color="auto"/>
            <w:bottom w:val="none" w:sz="0" w:space="0" w:color="auto"/>
            <w:right w:val="none" w:sz="0" w:space="0" w:color="auto"/>
          </w:divBdr>
        </w:div>
      </w:divsChild>
    </w:div>
    <w:div w:id="79764167">
      <w:bodyDiv w:val="1"/>
      <w:marLeft w:val="0"/>
      <w:marRight w:val="0"/>
      <w:marTop w:val="0"/>
      <w:marBottom w:val="0"/>
      <w:divBdr>
        <w:top w:val="none" w:sz="0" w:space="0" w:color="auto"/>
        <w:left w:val="none" w:sz="0" w:space="0" w:color="auto"/>
        <w:bottom w:val="none" w:sz="0" w:space="0" w:color="auto"/>
        <w:right w:val="none" w:sz="0" w:space="0" w:color="auto"/>
      </w:divBdr>
      <w:divsChild>
        <w:div w:id="1059790456">
          <w:marLeft w:val="0"/>
          <w:marRight w:val="0"/>
          <w:marTop w:val="0"/>
          <w:marBottom w:val="0"/>
          <w:divBdr>
            <w:top w:val="none" w:sz="0" w:space="0" w:color="auto"/>
            <w:left w:val="none" w:sz="0" w:space="0" w:color="auto"/>
            <w:bottom w:val="none" w:sz="0" w:space="0" w:color="auto"/>
            <w:right w:val="none" w:sz="0" w:space="0" w:color="auto"/>
          </w:divBdr>
        </w:div>
      </w:divsChild>
    </w:div>
    <w:div w:id="172652255">
      <w:bodyDiv w:val="1"/>
      <w:marLeft w:val="0"/>
      <w:marRight w:val="0"/>
      <w:marTop w:val="0"/>
      <w:marBottom w:val="0"/>
      <w:divBdr>
        <w:top w:val="none" w:sz="0" w:space="0" w:color="auto"/>
        <w:left w:val="none" w:sz="0" w:space="0" w:color="auto"/>
        <w:bottom w:val="none" w:sz="0" w:space="0" w:color="auto"/>
        <w:right w:val="none" w:sz="0" w:space="0" w:color="auto"/>
      </w:divBdr>
      <w:divsChild>
        <w:div w:id="30812800">
          <w:marLeft w:val="0"/>
          <w:marRight w:val="0"/>
          <w:marTop w:val="0"/>
          <w:marBottom w:val="0"/>
          <w:divBdr>
            <w:top w:val="none" w:sz="0" w:space="0" w:color="auto"/>
            <w:left w:val="none" w:sz="0" w:space="0" w:color="auto"/>
            <w:bottom w:val="none" w:sz="0" w:space="0" w:color="auto"/>
            <w:right w:val="none" w:sz="0" w:space="0" w:color="auto"/>
          </w:divBdr>
        </w:div>
      </w:divsChild>
    </w:div>
    <w:div w:id="274942878">
      <w:bodyDiv w:val="1"/>
      <w:marLeft w:val="0"/>
      <w:marRight w:val="0"/>
      <w:marTop w:val="0"/>
      <w:marBottom w:val="0"/>
      <w:divBdr>
        <w:top w:val="none" w:sz="0" w:space="0" w:color="auto"/>
        <w:left w:val="none" w:sz="0" w:space="0" w:color="auto"/>
        <w:bottom w:val="none" w:sz="0" w:space="0" w:color="auto"/>
        <w:right w:val="none" w:sz="0" w:space="0" w:color="auto"/>
      </w:divBdr>
      <w:divsChild>
        <w:div w:id="82267662">
          <w:marLeft w:val="0"/>
          <w:marRight w:val="0"/>
          <w:marTop w:val="0"/>
          <w:marBottom w:val="0"/>
          <w:divBdr>
            <w:top w:val="none" w:sz="0" w:space="0" w:color="auto"/>
            <w:left w:val="none" w:sz="0" w:space="0" w:color="auto"/>
            <w:bottom w:val="none" w:sz="0" w:space="0" w:color="auto"/>
            <w:right w:val="none" w:sz="0" w:space="0" w:color="auto"/>
          </w:divBdr>
        </w:div>
      </w:divsChild>
    </w:div>
    <w:div w:id="313878867">
      <w:bodyDiv w:val="1"/>
      <w:marLeft w:val="0"/>
      <w:marRight w:val="0"/>
      <w:marTop w:val="0"/>
      <w:marBottom w:val="0"/>
      <w:divBdr>
        <w:top w:val="none" w:sz="0" w:space="0" w:color="auto"/>
        <w:left w:val="none" w:sz="0" w:space="0" w:color="auto"/>
        <w:bottom w:val="none" w:sz="0" w:space="0" w:color="auto"/>
        <w:right w:val="none" w:sz="0" w:space="0" w:color="auto"/>
      </w:divBdr>
      <w:divsChild>
        <w:div w:id="406539927">
          <w:marLeft w:val="0"/>
          <w:marRight w:val="0"/>
          <w:marTop w:val="0"/>
          <w:marBottom w:val="0"/>
          <w:divBdr>
            <w:top w:val="none" w:sz="0" w:space="0" w:color="auto"/>
            <w:left w:val="none" w:sz="0" w:space="0" w:color="auto"/>
            <w:bottom w:val="none" w:sz="0" w:space="0" w:color="auto"/>
            <w:right w:val="none" w:sz="0" w:space="0" w:color="auto"/>
          </w:divBdr>
        </w:div>
      </w:divsChild>
    </w:div>
    <w:div w:id="417949746">
      <w:bodyDiv w:val="1"/>
      <w:marLeft w:val="0"/>
      <w:marRight w:val="0"/>
      <w:marTop w:val="0"/>
      <w:marBottom w:val="0"/>
      <w:divBdr>
        <w:top w:val="none" w:sz="0" w:space="0" w:color="auto"/>
        <w:left w:val="none" w:sz="0" w:space="0" w:color="auto"/>
        <w:bottom w:val="none" w:sz="0" w:space="0" w:color="auto"/>
        <w:right w:val="none" w:sz="0" w:space="0" w:color="auto"/>
      </w:divBdr>
      <w:divsChild>
        <w:div w:id="1013261779">
          <w:marLeft w:val="0"/>
          <w:marRight w:val="0"/>
          <w:marTop w:val="0"/>
          <w:marBottom w:val="0"/>
          <w:divBdr>
            <w:top w:val="none" w:sz="0" w:space="0" w:color="auto"/>
            <w:left w:val="none" w:sz="0" w:space="0" w:color="auto"/>
            <w:bottom w:val="none" w:sz="0" w:space="0" w:color="auto"/>
            <w:right w:val="none" w:sz="0" w:space="0" w:color="auto"/>
          </w:divBdr>
        </w:div>
      </w:divsChild>
    </w:div>
    <w:div w:id="427391200">
      <w:bodyDiv w:val="1"/>
      <w:marLeft w:val="0"/>
      <w:marRight w:val="0"/>
      <w:marTop w:val="0"/>
      <w:marBottom w:val="0"/>
      <w:divBdr>
        <w:top w:val="none" w:sz="0" w:space="0" w:color="auto"/>
        <w:left w:val="none" w:sz="0" w:space="0" w:color="auto"/>
        <w:bottom w:val="none" w:sz="0" w:space="0" w:color="auto"/>
        <w:right w:val="none" w:sz="0" w:space="0" w:color="auto"/>
      </w:divBdr>
      <w:divsChild>
        <w:div w:id="71978307">
          <w:marLeft w:val="0"/>
          <w:marRight w:val="0"/>
          <w:marTop w:val="0"/>
          <w:marBottom w:val="0"/>
          <w:divBdr>
            <w:top w:val="none" w:sz="0" w:space="0" w:color="auto"/>
            <w:left w:val="none" w:sz="0" w:space="0" w:color="auto"/>
            <w:bottom w:val="none" w:sz="0" w:space="0" w:color="auto"/>
            <w:right w:val="none" w:sz="0" w:space="0" w:color="auto"/>
          </w:divBdr>
        </w:div>
      </w:divsChild>
    </w:div>
    <w:div w:id="525144058">
      <w:bodyDiv w:val="1"/>
      <w:marLeft w:val="0"/>
      <w:marRight w:val="0"/>
      <w:marTop w:val="0"/>
      <w:marBottom w:val="0"/>
      <w:divBdr>
        <w:top w:val="none" w:sz="0" w:space="0" w:color="auto"/>
        <w:left w:val="none" w:sz="0" w:space="0" w:color="auto"/>
        <w:bottom w:val="none" w:sz="0" w:space="0" w:color="auto"/>
        <w:right w:val="none" w:sz="0" w:space="0" w:color="auto"/>
      </w:divBdr>
      <w:divsChild>
        <w:div w:id="1634362252">
          <w:marLeft w:val="0"/>
          <w:marRight w:val="0"/>
          <w:marTop w:val="0"/>
          <w:marBottom w:val="0"/>
          <w:divBdr>
            <w:top w:val="none" w:sz="0" w:space="0" w:color="auto"/>
            <w:left w:val="none" w:sz="0" w:space="0" w:color="auto"/>
            <w:bottom w:val="none" w:sz="0" w:space="0" w:color="auto"/>
            <w:right w:val="none" w:sz="0" w:space="0" w:color="auto"/>
          </w:divBdr>
        </w:div>
      </w:divsChild>
    </w:div>
    <w:div w:id="547184536">
      <w:bodyDiv w:val="1"/>
      <w:marLeft w:val="0"/>
      <w:marRight w:val="0"/>
      <w:marTop w:val="0"/>
      <w:marBottom w:val="0"/>
      <w:divBdr>
        <w:top w:val="none" w:sz="0" w:space="0" w:color="auto"/>
        <w:left w:val="none" w:sz="0" w:space="0" w:color="auto"/>
        <w:bottom w:val="none" w:sz="0" w:space="0" w:color="auto"/>
        <w:right w:val="none" w:sz="0" w:space="0" w:color="auto"/>
      </w:divBdr>
      <w:divsChild>
        <w:div w:id="1499346692">
          <w:marLeft w:val="0"/>
          <w:marRight w:val="0"/>
          <w:marTop w:val="0"/>
          <w:marBottom w:val="0"/>
          <w:divBdr>
            <w:top w:val="none" w:sz="0" w:space="0" w:color="auto"/>
            <w:left w:val="none" w:sz="0" w:space="0" w:color="auto"/>
            <w:bottom w:val="none" w:sz="0" w:space="0" w:color="auto"/>
            <w:right w:val="none" w:sz="0" w:space="0" w:color="auto"/>
          </w:divBdr>
        </w:div>
      </w:divsChild>
    </w:div>
    <w:div w:id="574978994">
      <w:bodyDiv w:val="1"/>
      <w:marLeft w:val="0"/>
      <w:marRight w:val="0"/>
      <w:marTop w:val="0"/>
      <w:marBottom w:val="0"/>
      <w:divBdr>
        <w:top w:val="none" w:sz="0" w:space="0" w:color="auto"/>
        <w:left w:val="none" w:sz="0" w:space="0" w:color="auto"/>
        <w:bottom w:val="none" w:sz="0" w:space="0" w:color="auto"/>
        <w:right w:val="none" w:sz="0" w:space="0" w:color="auto"/>
      </w:divBdr>
      <w:divsChild>
        <w:div w:id="1301227917">
          <w:marLeft w:val="0"/>
          <w:marRight w:val="0"/>
          <w:marTop w:val="0"/>
          <w:marBottom w:val="0"/>
          <w:divBdr>
            <w:top w:val="none" w:sz="0" w:space="0" w:color="auto"/>
            <w:left w:val="none" w:sz="0" w:space="0" w:color="auto"/>
            <w:bottom w:val="none" w:sz="0" w:space="0" w:color="auto"/>
            <w:right w:val="none" w:sz="0" w:space="0" w:color="auto"/>
          </w:divBdr>
        </w:div>
      </w:divsChild>
    </w:div>
    <w:div w:id="712997357">
      <w:bodyDiv w:val="1"/>
      <w:marLeft w:val="0"/>
      <w:marRight w:val="0"/>
      <w:marTop w:val="0"/>
      <w:marBottom w:val="0"/>
      <w:divBdr>
        <w:top w:val="none" w:sz="0" w:space="0" w:color="auto"/>
        <w:left w:val="none" w:sz="0" w:space="0" w:color="auto"/>
        <w:bottom w:val="none" w:sz="0" w:space="0" w:color="auto"/>
        <w:right w:val="none" w:sz="0" w:space="0" w:color="auto"/>
      </w:divBdr>
      <w:divsChild>
        <w:div w:id="1119880577">
          <w:marLeft w:val="0"/>
          <w:marRight w:val="0"/>
          <w:marTop w:val="0"/>
          <w:marBottom w:val="0"/>
          <w:divBdr>
            <w:top w:val="none" w:sz="0" w:space="0" w:color="auto"/>
            <w:left w:val="none" w:sz="0" w:space="0" w:color="auto"/>
            <w:bottom w:val="none" w:sz="0" w:space="0" w:color="auto"/>
            <w:right w:val="none" w:sz="0" w:space="0" w:color="auto"/>
          </w:divBdr>
        </w:div>
      </w:divsChild>
    </w:div>
    <w:div w:id="975643986">
      <w:bodyDiv w:val="1"/>
      <w:marLeft w:val="0"/>
      <w:marRight w:val="0"/>
      <w:marTop w:val="0"/>
      <w:marBottom w:val="0"/>
      <w:divBdr>
        <w:top w:val="none" w:sz="0" w:space="0" w:color="auto"/>
        <w:left w:val="none" w:sz="0" w:space="0" w:color="auto"/>
        <w:bottom w:val="none" w:sz="0" w:space="0" w:color="auto"/>
        <w:right w:val="none" w:sz="0" w:space="0" w:color="auto"/>
      </w:divBdr>
      <w:divsChild>
        <w:div w:id="1830513693">
          <w:marLeft w:val="0"/>
          <w:marRight w:val="0"/>
          <w:marTop w:val="0"/>
          <w:marBottom w:val="0"/>
          <w:divBdr>
            <w:top w:val="none" w:sz="0" w:space="0" w:color="auto"/>
            <w:left w:val="none" w:sz="0" w:space="0" w:color="auto"/>
            <w:bottom w:val="none" w:sz="0" w:space="0" w:color="auto"/>
            <w:right w:val="none" w:sz="0" w:space="0" w:color="auto"/>
          </w:divBdr>
        </w:div>
      </w:divsChild>
    </w:div>
    <w:div w:id="979072605">
      <w:bodyDiv w:val="1"/>
      <w:marLeft w:val="0"/>
      <w:marRight w:val="0"/>
      <w:marTop w:val="0"/>
      <w:marBottom w:val="0"/>
      <w:divBdr>
        <w:top w:val="none" w:sz="0" w:space="0" w:color="auto"/>
        <w:left w:val="none" w:sz="0" w:space="0" w:color="auto"/>
        <w:bottom w:val="none" w:sz="0" w:space="0" w:color="auto"/>
        <w:right w:val="none" w:sz="0" w:space="0" w:color="auto"/>
      </w:divBdr>
      <w:divsChild>
        <w:div w:id="316691693">
          <w:marLeft w:val="0"/>
          <w:marRight w:val="0"/>
          <w:marTop w:val="0"/>
          <w:marBottom w:val="0"/>
          <w:divBdr>
            <w:top w:val="none" w:sz="0" w:space="0" w:color="auto"/>
            <w:left w:val="none" w:sz="0" w:space="0" w:color="auto"/>
            <w:bottom w:val="none" w:sz="0" w:space="0" w:color="auto"/>
            <w:right w:val="none" w:sz="0" w:space="0" w:color="auto"/>
          </w:divBdr>
        </w:div>
      </w:divsChild>
    </w:div>
    <w:div w:id="1006178521">
      <w:bodyDiv w:val="1"/>
      <w:marLeft w:val="0"/>
      <w:marRight w:val="0"/>
      <w:marTop w:val="0"/>
      <w:marBottom w:val="0"/>
      <w:divBdr>
        <w:top w:val="none" w:sz="0" w:space="0" w:color="auto"/>
        <w:left w:val="none" w:sz="0" w:space="0" w:color="auto"/>
        <w:bottom w:val="none" w:sz="0" w:space="0" w:color="auto"/>
        <w:right w:val="none" w:sz="0" w:space="0" w:color="auto"/>
      </w:divBdr>
      <w:divsChild>
        <w:div w:id="1517693673">
          <w:marLeft w:val="0"/>
          <w:marRight w:val="0"/>
          <w:marTop w:val="0"/>
          <w:marBottom w:val="0"/>
          <w:divBdr>
            <w:top w:val="none" w:sz="0" w:space="0" w:color="auto"/>
            <w:left w:val="none" w:sz="0" w:space="0" w:color="auto"/>
            <w:bottom w:val="none" w:sz="0" w:space="0" w:color="auto"/>
            <w:right w:val="none" w:sz="0" w:space="0" w:color="auto"/>
          </w:divBdr>
        </w:div>
      </w:divsChild>
    </w:div>
    <w:div w:id="1144272928">
      <w:bodyDiv w:val="1"/>
      <w:marLeft w:val="0"/>
      <w:marRight w:val="0"/>
      <w:marTop w:val="0"/>
      <w:marBottom w:val="0"/>
      <w:divBdr>
        <w:top w:val="none" w:sz="0" w:space="0" w:color="auto"/>
        <w:left w:val="none" w:sz="0" w:space="0" w:color="auto"/>
        <w:bottom w:val="none" w:sz="0" w:space="0" w:color="auto"/>
        <w:right w:val="none" w:sz="0" w:space="0" w:color="auto"/>
      </w:divBdr>
      <w:divsChild>
        <w:div w:id="444808518">
          <w:marLeft w:val="0"/>
          <w:marRight w:val="0"/>
          <w:marTop w:val="0"/>
          <w:marBottom w:val="0"/>
          <w:divBdr>
            <w:top w:val="none" w:sz="0" w:space="0" w:color="auto"/>
            <w:left w:val="none" w:sz="0" w:space="0" w:color="auto"/>
            <w:bottom w:val="none" w:sz="0" w:space="0" w:color="auto"/>
            <w:right w:val="none" w:sz="0" w:space="0" w:color="auto"/>
          </w:divBdr>
        </w:div>
      </w:divsChild>
    </w:div>
    <w:div w:id="1164734944">
      <w:bodyDiv w:val="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sChild>
    </w:div>
    <w:div w:id="1237857517">
      <w:bodyDiv w:val="1"/>
      <w:marLeft w:val="0"/>
      <w:marRight w:val="0"/>
      <w:marTop w:val="0"/>
      <w:marBottom w:val="0"/>
      <w:divBdr>
        <w:top w:val="none" w:sz="0" w:space="0" w:color="auto"/>
        <w:left w:val="none" w:sz="0" w:space="0" w:color="auto"/>
        <w:bottom w:val="none" w:sz="0" w:space="0" w:color="auto"/>
        <w:right w:val="none" w:sz="0" w:space="0" w:color="auto"/>
      </w:divBdr>
      <w:divsChild>
        <w:div w:id="1687293711">
          <w:marLeft w:val="0"/>
          <w:marRight w:val="0"/>
          <w:marTop w:val="0"/>
          <w:marBottom w:val="0"/>
          <w:divBdr>
            <w:top w:val="none" w:sz="0" w:space="0" w:color="auto"/>
            <w:left w:val="none" w:sz="0" w:space="0" w:color="auto"/>
            <w:bottom w:val="none" w:sz="0" w:space="0" w:color="auto"/>
            <w:right w:val="none" w:sz="0" w:space="0" w:color="auto"/>
          </w:divBdr>
        </w:div>
      </w:divsChild>
    </w:div>
    <w:div w:id="1269586704">
      <w:bodyDiv w:val="1"/>
      <w:marLeft w:val="0"/>
      <w:marRight w:val="0"/>
      <w:marTop w:val="0"/>
      <w:marBottom w:val="0"/>
      <w:divBdr>
        <w:top w:val="none" w:sz="0" w:space="0" w:color="auto"/>
        <w:left w:val="none" w:sz="0" w:space="0" w:color="auto"/>
        <w:bottom w:val="none" w:sz="0" w:space="0" w:color="auto"/>
        <w:right w:val="none" w:sz="0" w:space="0" w:color="auto"/>
      </w:divBdr>
      <w:divsChild>
        <w:div w:id="579868148">
          <w:marLeft w:val="0"/>
          <w:marRight w:val="0"/>
          <w:marTop w:val="0"/>
          <w:marBottom w:val="0"/>
          <w:divBdr>
            <w:top w:val="none" w:sz="0" w:space="0" w:color="auto"/>
            <w:left w:val="none" w:sz="0" w:space="0" w:color="auto"/>
            <w:bottom w:val="none" w:sz="0" w:space="0" w:color="auto"/>
            <w:right w:val="none" w:sz="0" w:space="0" w:color="auto"/>
          </w:divBdr>
        </w:div>
      </w:divsChild>
    </w:div>
    <w:div w:id="1437402239">
      <w:bodyDiv w:val="1"/>
      <w:marLeft w:val="0"/>
      <w:marRight w:val="0"/>
      <w:marTop w:val="0"/>
      <w:marBottom w:val="0"/>
      <w:divBdr>
        <w:top w:val="none" w:sz="0" w:space="0" w:color="auto"/>
        <w:left w:val="none" w:sz="0" w:space="0" w:color="auto"/>
        <w:bottom w:val="none" w:sz="0" w:space="0" w:color="auto"/>
        <w:right w:val="none" w:sz="0" w:space="0" w:color="auto"/>
      </w:divBdr>
      <w:divsChild>
        <w:div w:id="2106613966">
          <w:marLeft w:val="0"/>
          <w:marRight w:val="0"/>
          <w:marTop w:val="0"/>
          <w:marBottom w:val="0"/>
          <w:divBdr>
            <w:top w:val="none" w:sz="0" w:space="0" w:color="auto"/>
            <w:left w:val="none" w:sz="0" w:space="0" w:color="auto"/>
            <w:bottom w:val="none" w:sz="0" w:space="0" w:color="auto"/>
            <w:right w:val="none" w:sz="0" w:space="0" w:color="auto"/>
          </w:divBdr>
        </w:div>
      </w:divsChild>
    </w:div>
    <w:div w:id="1459184600">
      <w:bodyDiv w:val="1"/>
      <w:marLeft w:val="0"/>
      <w:marRight w:val="0"/>
      <w:marTop w:val="0"/>
      <w:marBottom w:val="0"/>
      <w:divBdr>
        <w:top w:val="none" w:sz="0" w:space="0" w:color="auto"/>
        <w:left w:val="none" w:sz="0" w:space="0" w:color="auto"/>
        <w:bottom w:val="none" w:sz="0" w:space="0" w:color="auto"/>
        <w:right w:val="none" w:sz="0" w:space="0" w:color="auto"/>
      </w:divBdr>
      <w:divsChild>
        <w:div w:id="2044789522">
          <w:marLeft w:val="0"/>
          <w:marRight w:val="0"/>
          <w:marTop w:val="0"/>
          <w:marBottom w:val="0"/>
          <w:divBdr>
            <w:top w:val="none" w:sz="0" w:space="0" w:color="auto"/>
            <w:left w:val="none" w:sz="0" w:space="0" w:color="auto"/>
            <w:bottom w:val="none" w:sz="0" w:space="0" w:color="auto"/>
            <w:right w:val="none" w:sz="0" w:space="0" w:color="auto"/>
          </w:divBdr>
        </w:div>
      </w:divsChild>
    </w:div>
    <w:div w:id="1486701112">
      <w:bodyDiv w:val="1"/>
      <w:marLeft w:val="0"/>
      <w:marRight w:val="0"/>
      <w:marTop w:val="0"/>
      <w:marBottom w:val="0"/>
      <w:divBdr>
        <w:top w:val="none" w:sz="0" w:space="0" w:color="auto"/>
        <w:left w:val="none" w:sz="0" w:space="0" w:color="auto"/>
        <w:bottom w:val="none" w:sz="0" w:space="0" w:color="auto"/>
        <w:right w:val="none" w:sz="0" w:space="0" w:color="auto"/>
      </w:divBdr>
      <w:divsChild>
        <w:div w:id="514881456">
          <w:marLeft w:val="0"/>
          <w:marRight w:val="0"/>
          <w:marTop w:val="0"/>
          <w:marBottom w:val="0"/>
          <w:divBdr>
            <w:top w:val="none" w:sz="0" w:space="0" w:color="auto"/>
            <w:left w:val="none" w:sz="0" w:space="0" w:color="auto"/>
            <w:bottom w:val="none" w:sz="0" w:space="0" w:color="auto"/>
            <w:right w:val="none" w:sz="0" w:space="0" w:color="auto"/>
          </w:divBdr>
          <w:divsChild>
            <w:div w:id="511842593">
              <w:marLeft w:val="0"/>
              <w:marRight w:val="0"/>
              <w:marTop w:val="0"/>
              <w:marBottom w:val="0"/>
              <w:divBdr>
                <w:top w:val="none" w:sz="0" w:space="0" w:color="auto"/>
                <w:left w:val="none" w:sz="0" w:space="0" w:color="auto"/>
                <w:bottom w:val="none" w:sz="0" w:space="0" w:color="auto"/>
                <w:right w:val="none" w:sz="0" w:space="0" w:color="auto"/>
              </w:divBdr>
              <w:divsChild>
                <w:div w:id="1278097763">
                  <w:marLeft w:val="0"/>
                  <w:marRight w:val="0"/>
                  <w:marTop w:val="0"/>
                  <w:marBottom w:val="0"/>
                  <w:divBdr>
                    <w:top w:val="none" w:sz="0" w:space="0" w:color="auto"/>
                    <w:left w:val="none" w:sz="0" w:space="0" w:color="auto"/>
                    <w:bottom w:val="none" w:sz="0" w:space="0" w:color="auto"/>
                    <w:right w:val="none" w:sz="0" w:space="0" w:color="auto"/>
                  </w:divBdr>
                </w:div>
              </w:divsChild>
            </w:div>
            <w:div w:id="1170483717">
              <w:marLeft w:val="0"/>
              <w:marRight w:val="0"/>
              <w:marTop w:val="0"/>
              <w:marBottom w:val="0"/>
              <w:divBdr>
                <w:top w:val="none" w:sz="0" w:space="0" w:color="auto"/>
                <w:left w:val="none" w:sz="0" w:space="0" w:color="auto"/>
                <w:bottom w:val="none" w:sz="0" w:space="0" w:color="auto"/>
                <w:right w:val="none" w:sz="0" w:space="0" w:color="auto"/>
              </w:divBdr>
              <w:divsChild>
                <w:div w:id="6050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89633">
      <w:bodyDiv w:val="1"/>
      <w:marLeft w:val="0"/>
      <w:marRight w:val="0"/>
      <w:marTop w:val="0"/>
      <w:marBottom w:val="0"/>
      <w:divBdr>
        <w:top w:val="none" w:sz="0" w:space="0" w:color="auto"/>
        <w:left w:val="none" w:sz="0" w:space="0" w:color="auto"/>
        <w:bottom w:val="none" w:sz="0" w:space="0" w:color="auto"/>
        <w:right w:val="none" w:sz="0" w:space="0" w:color="auto"/>
      </w:divBdr>
      <w:divsChild>
        <w:div w:id="157502558">
          <w:marLeft w:val="0"/>
          <w:marRight w:val="0"/>
          <w:marTop w:val="0"/>
          <w:marBottom w:val="0"/>
          <w:divBdr>
            <w:top w:val="none" w:sz="0" w:space="0" w:color="auto"/>
            <w:left w:val="none" w:sz="0" w:space="0" w:color="auto"/>
            <w:bottom w:val="none" w:sz="0" w:space="0" w:color="auto"/>
            <w:right w:val="none" w:sz="0" w:space="0" w:color="auto"/>
          </w:divBdr>
        </w:div>
      </w:divsChild>
    </w:div>
    <w:div w:id="1563373806">
      <w:bodyDiv w:val="1"/>
      <w:marLeft w:val="0"/>
      <w:marRight w:val="0"/>
      <w:marTop w:val="0"/>
      <w:marBottom w:val="0"/>
      <w:divBdr>
        <w:top w:val="none" w:sz="0" w:space="0" w:color="auto"/>
        <w:left w:val="none" w:sz="0" w:space="0" w:color="auto"/>
        <w:bottom w:val="none" w:sz="0" w:space="0" w:color="auto"/>
        <w:right w:val="none" w:sz="0" w:space="0" w:color="auto"/>
      </w:divBdr>
      <w:divsChild>
        <w:div w:id="1997879319">
          <w:marLeft w:val="0"/>
          <w:marRight w:val="0"/>
          <w:marTop w:val="0"/>
          <w:marBottom w:val="0"/>
          <w:divBdr>
            <w:top w:val="none" w:sz="0" w:space="0" w:color="auto"/>
            <w:left w:val="none" w:sz="0" w:space="0" w:color="auto"/>
            <w:bottom w:val="none" w:sz="0" w:space="0" w:color="auto"/>
            <w:right w:val="none" w:sz="0" w:space="0" w:color="auto"/>
          </w:divBdr>
        </w:div>
      </w:divsChild>
    </w:div>
    <w:div w:id="1594122142">
      <w:bodyDiv w:val="1"/>
      <w:marLeft w:val="0"/>
      <w:marRight w:val="0"/>
      <w:marTop w:val="0"/>
      <w:marBottom w:val="0"/>
      <w:divBdr>
        <w:top w:val="none" w:sz="0" w:space="0" w:color="auto"/>
        <w:left w:val="none" w:sz="0" w:space="0" w:color="auto"/>
        <w:bottom w:val="none" w:sz="0" w:space="0" w:color="auto"/>
        <w:right w:val="none" w:sz="0" w:space="0" w:color="auto"/>
      </w:divBdr>
      <w:divsChild>
        <w:div w:id="1064139216">
          <w:marLeft w:val="0"/>
          <w:marRight w:val="0"/>
          <w:marTop w:val="0"/>
          <w:marBottom w:val="0"/>
          <w:divBdr>
            <w:top w:val="none" w:sz="0" w:space="0" w:color="auto"/>
            <w:left w:val="none" w:sz="0" w:space="0" w:color="auto"/>
            <w:bottom w:val="none" w:sz="0" w:space="0" w:color="auto"/>
            <w:right w:val="none" w:sz="0" w:space="0" w:color="auto"/>
          </w:divBdr>
        </w:div>
      </w:divsChild>
    </w:div>
    <w:div w:id="1621958528">
      <w:bodyDiv w:val="1"/>
      <w:marLeft w:val="0"/>
      <w:marRight w:val="0"/>
      <w:marTop w:val="0"/>
      <w:marBottom w:val="0"/>
      <w:divBdr>
        <w:top w:val="none" w:sz="0" w:space="0" w:color="auto"/>
        <w:left w:val="none" w:sz="0" w:space="0" w:color="auto"/>
        <w:bottom w:val="none" w:sz="0" w:space="0" w:color="auto"/>
        <w:right w:val="none" w:sz="0" w:space="0" w:color="auto"/>
      </w:divBdr>
      <w:divsChild>
        <w:div w:id="619261294">
          <w:marLeft w:val="0"/>
          <w:marRight w:val="0"/>
          <w:marTop w:val="0"/>
          <w:marBottom w:val="0"/>
          <w:divBdr>
            <w:top w:val="none" w:sz="0" w:space="0" w:color="auto"/>
            <w:left w:val="none" w:sz="0" w:space="0" w:color="auto"/>
            <w:bottom w:val="none" w:sz="0" w:space="0" w:color="auto"/>
            <w:right w:val="none" w:sz="0" w:space="0" w:color="auto"/>
          </w:divBdr>
          <w:divsChild>
            <w:div w:id="872617209">
              <w:marLeft w:val="0"/>
              <w:marRight w:val="0"/>
              <w:marTop w:val="0"/>
              <w:marBottom w:val="0"/>
              <w:divBdr>
                <w:top w:val="none" w:sz="0" w:space="0" w:color="auto"/>
                <w:left w:val="none" w:sz="0" w:space="0" w:color="auto"/>
                <w:bottom w:val="none" w:sz="0" w:space="0" w:color="auto"/>
                <w:right w:val="none" w:sz="0" w:space="0" w:color="auto"/>
              </w:divBdr>
              <w:divsChild>
                <w:div w:id="372463036">
                  <w:marLeft w:val="0"/>
                  <w:marRight w:val="0"/>
                  <w:marTop w:val="0"/>
                  <w:marBottom w:val="0"/>
                  <w:divBdr>
                    <w:top w:val="none" w:sz="0" w:space="0" w:color="auto"/>
                    <w:left w:val="none" w:sz="0" w:space="0" w:color="auto"/>
                    <w:bottom w:val="none" w:sz="0" w:space="0" w:color="auto"/>
                    <w:right w:val="none" w:sz="0" w:space="0" w:color="auto"/>
                  </w:divBdr>
                </w:div>
              </w:divsChild>
            </w:div>
            <w:div w:id="1240286269">
              <w:marLeft w:val="0"/>
              <w:marRight w:val="0"/>
              <w:marTop w:val="0"/>
              <w:marBottom w:val="0"/>
              <w:divBdr>
                <w:top w:val="none" w:sz="0" w:space="0" w:color="auto"/>
                <w:left w:val="none" w:sz="0" w:space="0" w:color="auto"/>
                <w:bottom w:val="none" w:sz="0" w:space="0" w:color="auto"/>
                <w:right w:val="none" w:sz="0" w:space="0" w:color="auto"/>
              </w:divBdr>
              <w:divsChild>
                <w:div w:id="2086024177">
                  <w:marLeft w:val="0"/>
                  <w:marRight w:val="0"/>
                  <w:marTop w:val="0"/>
                  <w:marBottom w:val="0"/>
                  <w:divBdr>
                    <w:top w:val="none" w:sz="0" w:space="0" w:color="auto"/>
                    <w:left w:val="none" w:sz="0" w:space="0" w:color="auto"/>
                    <w:bottom w:val="none" w:sz="0" w:space="0" w:color="auto"/>
                    <w:right w:val="none" w:sz="0" w:space="0" w:color="auto"/>
                  </w:divBdr>
                </w:div>
              </w:divsChild>
            </w:div>
            <w:div w:id="1339582241">
              <w:marLeft w:val="0"/>
              <w:marRight w:val="0"/>
              <w:marTop w:val="0"/>
              <w:marBottom w:val="0"/>
              <w:divBdr>
                <w:top w:val="none" w:sz="0" w:space="0" w:color="auto"/>
                <w:left w:val="none" w:sz="0" w:space="0" w:color="auto"/>
                <w:bottom w:val="none" w:sz="0" w:space="0" w:color="auto"/>
                <w:right w:val="none" w:sz="0" w:space="0" w:color="auto"/>
              </w:divBdr>
              <w:divsChild>
                <w:div w:id="1391807338">
                  <w:marLeft w:val="0"/>
                  <w:marRight w:val="0"/>
                  <w:marTop w:val="0"/>
                  <w:marBottom w:val="0"/>
                  <w:divBdr>
                    <w:top w:val="none" w:sz="0" w:space="0" w:color="auto"/>
                    <w:left w:val="none" w:sz="0" w:space="0" w:color="auto"/>
                    <w:bottom w:val="none" w:sz="0" w:space="0" w:color="auto"/>
                    <w:right w:val="none" w:sz="0" w:space="0" w:color="auto"/>
                  </w:divBdr>
                </w:div>
              </w:divsChild>
            </w:div>
            <w:div w:id="1367873104">
              <w:marLeft w:val="0"/>
              <w:marRight w:val="0"/>
              <w:marTop w:val="0"/>
              <w:marBottom w:val="0"/>
              <w:divBdr>
                <w:top w:val="none" w:sz="0" w:space="0" w:color="auto"/>
                <w:left w:val="none" w:sz="0" w:space="0" w:color="auto"/>
                <w:bottom w:val="none" w:sz="0" w:space="0" w:color="auto"/>
                <w:right w:val="none" w:sz="0" w:space="0" w:color="auto"/>
              </w:divBdr>
              <w:divsChild>
                <w:div w:id="2005862086">
                  <w:marLeft w:val="0"/>
                  <w:marRight w:val="0"/>
                  <w:marTop w:val="0"/>
                  <w:marBottom w:val="0"/>
                  <w:divBdr>
                    <w:top w:val="none" w:sz="0" w:space="0" w:color="auto"/>
                    <w:left w:val="none" w:sz="0" w:space="0" w:color="auto"/>
                    <w:bottom w:val="none" w:sz="0" w:space="0" w:color="auto"/>
                    <w:right w:val="none" w:sz="0" w:space="0" w:color="auto"/>
                  </w:divBdr>
                </w:div>
              </w:divsChild>
            </w:div>
            <w:div w:id="1479767858">
              <w:marLeft w:val="0"/>
              <w:marRight w:val="0"/>
              <w:marTop w:val="0"/>
              <w:marBottom w:val="0"/>
              <w:divBdr>
                <w:top w:val="none" w:sz="0" w:space="0" w:color="auto"/>
                <w:left w:val="none" w:sz="0" w:space="0" w:color="auto"/>
                <w:bottom w:val="none" w:sz="0" w:space="0" w:color="auto"/>
                <w:right w:val="none" w:sz="0" w:space="0" w:color="auto"/>
              </w:divBdr>
              <w:divsChild>
                <w:div w:id="11388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75694">
      <w:bodyDiv w:val="1"/>
      <w:marLeft w:val="0"/>
      <w:marRight w:val="0"/>
      <w:marTop w:val="0"/>
      <w:marBottom w:val="0"/>
      <w:divBdr>
        <w:top w:val="none" w:sz="0" w:space="0" w:color="auto"/>
        <w:left w:val="none" w:sz="0" w:space="0" w:color="auto"/>
        <w:bottom w:val="none" w:sz="0" w:space="0" w:color="auto"/>
        <w:right w:val="none" w:sz="0" w:space="0" w:color="auto"/>
      </w:divBdr>
      <w:divsChild>
        <w:div w:id="2142451772">
          <w:marLeft w:val="0"/>
          <w:marRight w:val="0"/>
          <w:marTop w:val="0"/>
          <w:marBottom w:val="0"/>
          <w:divBdr>
            <w:top w:val="none" w:sz="0" w:space="0" w:color="auto"/>
            <w:left w:val="none" w:sz="0" w:space="0" w:color="auto"/>
            <w:bottom w:val="none" w:sz="0" w:space="0" w:color="auto"/>
            <w:right w:val="none" w:sz="0" w:space="0" w:color="auto"/>
          </w:divBdr>
        </w:div>
      </w:divsChild>
    </w:div>
    <w:div w:id="1757818662">
      <w:bodyDiv w:val="1"/>
      <w:marLeft w:val="0"/>
      <w:marRight w:val="0"/>
      <w:marTop w:val="0"/>
      <w:marBottom w:val="0"/>
      <w:divBdr>
        <w:top w:val="none" w:sz="0" w:space="0" w:color="auto"/>
        <w:left w:val="none" w:sz="0" w:space="0" w:color="auto"/>
        <w:bottom w:val="none" w:sz="0" w:space="0" w:color="auto"/>
        <w:right w:val="none" w:sz="0" w:space="0" w:color="auto"/>
      </w:divBdr>
      <w:divsChild>
        <w:div w:id="2024361515">
          <w:marLeft w:val="0"/>
          <w:marRight w:val="0"/>
          <w:marTop w:val="0"/>
          <w:marBottom w:val="0"/>
          <w:divBdr>
            <w:top w:val="none" w:sz="0" w:space="0" w:color="auto"/>
            <w:left w:val="none" w:sz="0" w:space="0" w:color="auto"/>
            <w:bottom w:val="none" w:sz="0" w:space="0" w:color="auto"/>
            <w:right w:val="none" w:sz="0" w:space="0" w:color="auto"/>
          </w:divBdr>
        </w:div>
      </w:divsChild>
    </w:div>
    <w:div w:id="1763645997">
      <w:bodyDiv w:val="1"/>
      <w:marLeft w:val="0"/>
      <w:marRight w:val="0"/>
      <w:marTop w:val="0"/>
      <w:marBottom w:val="0"/>
      <w:divBdr>
        <w:top w:val="none" w:sz="0" w:space="0" w:color="auto"/>
        <w:left w:val="none" w:sz="0" w:space="0" w:color="auto"/>
        <w:bottom w:val="none" w:sz="0" w:space="0" w:color="auto"/>
        <w:right w:val="none" w:sz="0" w:space="0" w:color="auto"/>
      </w:divBdr>
      <w:divsChild>
        <w:div w:id="1474642020">
          <w:marLeft w:val="0"/>
          <w:marRight w:val="0"/>
          <w:marTop w:val="0"/>
          <w:marBottom w:val="0"/>
          <w:divBdr>
            <w:top w:val="none" w:sz="0" w:space="0" w:color="auto"/>
            <w:left w:val="none" w:sz="0" w:space="0" w:color="auto"/>
            <w:bottom w:val="none" w:sz="0" w:space="0" w:color="auto"/>
            <w:right w:val="none" w:sz="0" w:space="0" w:color="auto"/>
          </w:divBdr>
        </w:div>
      </w:divsChild>
    </w:div>
    <w:div w:id="1787843749">
      <w:bodyDiv w:val="1"/>
      <w:marLeft w:val="0"/>
      <w:marRight w:val="0"/>
      <w:marTop w:val="0"/>
      <w:marBottom w:val="0"/>
      <w:divBdr>
        <w:top w:val="none" w:sz="0" w:space="0" w:color="auto"/>
        <w:left w:val="none" w:sz="0" w:space="0" w:color="auto"/>
        <w:bottom w:val="none" w:sz="0" w:space="0" w:color="auto"/>
        <w:right w:val="none" w:sz="0" w:space="0" w:color="auto"/>
      </w:divBdr>
      <w:divsChild>
        <w:div w:id="1433434854">
          <w:marLeft w:val="0"/>
          <w:marRight w:val="0"/>
          <w:marTop w:val="0"/>
          <w:marBottom w:val="0"/>
          <w:divBdr>
            <w:top w:val="none" w:sz="0" w:space="0" w:color="auto"/>
            <w:left w:val="none" w:sz="0" w:space="0" w:color="auto"/>
            <w:bottom w:val="none" w:sz="0" w:space="0" w:color="auto"/>
            <w:right w:val="none" w:sz="0" w:space="0" w:color="auto"/>
          </w:divBdr>
        </w:div>
      </w:divsChild>
    </w:div>
    <w:div w:id="1794520296">
      <w:bodyDiv w:val="1"/>
      <w:marLeft w:val="0"/>
      <w:marRight w:val="0"/>
      <w:marTop w:val="0"/>
      <w:marBottom w:val="0"/>
      <w:divBdr>
        <w:top w:val="none" w:sz="0" w:space="0" w:color="auto"/>
        <w:left w:val="none" w:sz="0" w:space="0" w:color="auto"/>
        <w:bottom w:val="none" w:sz="0" w:space="0" w:color="auto"/>
        <w:right w:val="none" w:sz="0" w:space="0" w:color="auto"/>
      </w:divBdr>
      <w:divsChild>
        <w:div w:id="1434790164">
          <w:marLeft w:val="0"/>
          <w:marRight w:val="0"/>
          <w:marTop w:val="0"/>
          <w:marBottom w:val="0"/>
          <w:divBdr>
            <w:top w:val="none" w:sz="0" w:space="0" w:color="auto"/>
            <w:left w:val="none" w:sz="0" w:space="0" w:color="auto"/>
            <w:bottom w:val="none" w:sz="0" w:space="0" w:color="auto"/>
            <w:right w:val="none" w:sz="0" w:space="0" w:color="auto"/>
          </w:divBdr>
        </w:div>
      </w:divsChild>
    </w:div>
    <w:div w:id="1821649926">
      <w:bodyDiv w:val="1"/>
      <w:marLeft w:val="0"/>
      <w:marRight w:val="0"/>
      <w:marTop w:val="0"/>
      <w:marBottom w:val="0"/>
      <w:divBdr>
        <w:top w:val="none" w:sz="0" w:space="0" w:color="auto"/>
        <w:left w:val="none" w:sz="0" w:space="0" w:color="auto"/>
        <w:bottom w:val="none" w:sz="0" w:space="0" w:color="auto"/>
        <w:right w:val="none" w:sz="0" w:space="0" w:color="auto"/>
      </w:divBdr>
      <w:divsChild>
        <w:div w:id="1458377655">
          <w:marLeft w:val="0"/>
          <w:marRight w:val="0"/>
          <w:marTop w:val="0"/>
          <w:marBottom w:val="0"/>
          <w:divBdr>
            <w:top w:val="none" w:sz="0" w:space="0" w:color="auto"/>
            <w:left w:val="none" w:sz="0" w:space="0" w:color="auto"/>
            <w:bottom w:val="none" w:sz="0" w:space="0" w:color="auto"/>
            <w:right w:val="none" w:sz="0" w:space="0" w:color="auto"/>
          </w:divBdr>
          <w:divsChild>
            <w:div w:id="114444990">
              <w:marLeft w:val="0"/>
              <w:marRight w:val="0"/>
              <w:marTop w:val="0"/>
              <w:marBottom w:val="0"/>
              <w:divBdr>
                <w:top w:val="none" w:sz="0" w:space="0" w:color="auto"/>
                <w:left w:val="none" w:sz="0" w:space="0" w:color="auto"/>
                <w:bottom w:val="none" w:sz="0" w:space="0" w:color="auto"/>
                <w:right w:val="none" w:sz="0" w:space="0" w:color="auto"/>
              </w:divBdr>
              <w:divsChild>
                <w:div w:id="19092993">
                  <w:marLeft w:val="0"/>
                  <w:marRight w:val="0"/>
                  <w:marTop w:val="0"/>
                  <w:marBottom w:val="0"/>
                  <w:divBdr>
                    <w:top w:val="none" w:sz="0" w:space="0" w:color="auto"/>
                    <w:left w:val="none" w:sz="0" w:space="0" w:color="auto"/>
                    <w:bottom w:val="none" w:sz="0" w:space="0" w:color="auto"/>
                    <w:right w:val="none" w:sz="0" w:space="0" w:color="auto"/>
                  </w:divBdr>
                </w:div>
              </w:divsChild>
            </w:div>
            <w:div w:id="507019106">
              <w:marLeft w:val="0"/>
              <w:marRight w:val="0"/>
              <w:marTop w:val="0"/>
              <w:marBottom w:val="0"/>
              <w:divBdr>
                <w:top w:val="none" w:sz="0" w:space="0" w:color="auto"/>
                <w:left w:val="none" w:sz="0" w:space="0" w:color="auto"/>
                <w:bottom w:val="none" w:sz="0" w:space="0" w:color="auto"/>
                <w:right w:val="none" w:sz="0" w:space="0" w:color="auto"/>
              </w:divBdr>
              <w:divsChild>
                <w:div w:id="1377001266">
                  <w:marLeft w:val="0"/>
                  <w:marRight w:val="0"/>
                  <w:marTop w:val="0"/>
                  <w:marBottom w:val="0"/>
                  <w:divBdr>
                    <w:top w:val="none" w:sz="0" w:space="0" w:color="auto"/>
                    <w:left w:val="none" w:sz="0" w:space="0" w:color="auto"/>
                    <w:bottom w:val="none" w:sz="0" w:space="0" w:color="auto"/>
                    <w:right w:val="none" w:sz="0" w:space="0" w:color="auto"/>
                  </w:divBdr>
                </w:div>
              </w:divsChild>
            </w:div>
            <w:div w:id="1361316470">
              <w:marLeft w:val="0"/>
              <w:marRight w:val="0"/>
              <w:marTop w:val="0"/>
              <w:marBottom w:val="0"/>
              <w:divBdr>
                <w:top w:val="none" w:sz="0" w:space="0" w:color="auto"/>
                <w:left w:val="none" w:sz="0" w:space="0" w:color="auto"/>
                <w:bottom w:val="none" w:sz="0" w:space="0" w:color="auto"/>
                <w:right w:val="none" w:sz="0" w:space="0" w:color="auto"/>
              </w:divBdr>
              <w:divsChild>
                <w:div w:id="740295459">
                  <w:marLeft w:val="0"/>
                  <w:marRight w:val="0"/>
                  <w:marTop w:val="0"/>
                  <w:marBottom w:val="0"/>
                  <w:divBdr>
                    <w:top w:val="none" w:sz="0" w:space="0" w:color="auto"/>
                    <w:left w:val="none" w:sz="0" w:space="0" w:color="auto"/>
                    <w:bottom w:val="none" w:sz="0" w:space="0" w:color="auto"/>
                    <w:right w:val="none" w:sz="0" w:space="0" w:color="auto"/>
                  </w:divBdr>
                </w:div>
              </w:divsChild>
            </w:div>
            <w:div w:id="1459103473">
              <w:marLeft w:val="0"/>
              <w:marRight w:val="0"/>
              <w:marTop w:val="0"/>
              <w:marBottom w:val="0"/>
              <w:divBdr>
                <w:top w:val="none" w:sz="0" w:space="0" w:color="auto"/>
                <w:left w:val="none" w:sz="0" w:space="0" w:color="auto"/>
                <w:bottom w:val="none" w:sz="0" w:space="0" w:color="auto"/>
                <w:right w:val="none" w:sz="0" w:space="0" w:color="auto"/>
              </w:divBdr>
              <w:divsChild>
                <w:div w:id="2059740341">
                  <w:marLeft w:val="0"/>
                  <w:marRight w:val="0"/>
                  <w:marTop w:val="0"/>
                  <w:marBottom w:val="0"/>
                  <w:divBdr>
                    <w:top w:val="none" w:sz="0" w:space="0" w:color="auto"/>
                    <w:left w:val="none" w:sz="0" w:space="0" w:color="auto"/>
                    <w:bottom w:val="none" w:sz="0" w:space="0" w:color="auto"/>
                    <w:right w:val="none" w:sz="0" w:space="0" w:color="auto"/>
                  </w:divBdr>
                </w:div>
              </w:divsChild>
            </w:div>
            <w:div w:id="1523475589">
              <w:marLeft w:val="0"/>
              <w:marRight w:val="0"/>
              <w:marTop w:val="0"/>
              <w:marBottom w:val="0"/>
              <w:divBdr>
                <w:top w:val="none" w:sz="0" w:space="0" w:color="auto"/>
                <w:left w:val="none" w:sz="0" w:space="0" w:color="auto"/>
                <w:bottom w:val="none" w:sz="0" w:space="0" w:color="auto"/>
                <w:right w:val="none" w:sz="0" w:space="0" w:color="auto"/>
              </w:divBdr>
              <w:divsChild>
                <w:div w:id="204717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381449">
      <w:bodyDiv w:val="1"/>
      <w:marLeft w:val="0"/>
      <w:marRight w:val="0"/>
      <w:marTop w:val="0"/>
      <w:marBottom w:val="0"/>
      <w:divBdr>
        <w:top w:val="none" w:sz="0" w:space="0" w:color="auto"/>
        <w:left w:val="none" w:sz="0" w:space="0" w:color="auto"/>
        <w:bottom w:val="none" w:sz="0" w:space="0" w:color="auto"/>
        <w:right w:val="none" w:sz="0" w:space="0" w:color="auto"/>
      </w:divBdr>
      <w:divsChild>
        <w:div w:id="1377848608">
          <w:marLeft w:val="0"/>
          <w:marRight w:val="0"/>
          <w:marTop w:val="0"/>
          <w:marBottom w:val="0"/>
          <w:divBdr>
            <w:top w:val="none" w:sz="0" w:space="0" w:color="auto"/>
            <w:left w:val="none" w:sz="0" w:space="0" w:color="auto"/>
            <w:bottom w:val="none" w:sz="0" w:space="0" w:color="auto"/>
            <w:right w:val="none" w:sz="0" w:space="0" w:color="auto"/>
          </w:divBdr>
        </w:div>
      </w:divsChild>
    </w:div>
    <w:div w:id="1985042198">
      <w:bodyDiv w:val="1"/>
      <w:marLeft w:val="0"/>
      <w:marRight w:val="0"/>
      <w:marTop w:val="0"/>
      <w:marBottom w:val="0"/>
      <w:divBdr>
        <w:top w:val="none" w:sz="0" w:space="0" w:color="auto"/>
        <w:left w:val="none" w:sz="0" w:space="0" w:color="auto"/>
        <w:bottom w:val="none" w:sz="0" w:space="0" w:color="auto"/>
        <w:right w:val="none" w:sz="0" w:space="0" w:color="auto"/>
      </w:divBdr>
      <w:divsChild>
        <w:div w:id="402606268">
          <w:marLeft w:val="0"/>
          <w:marRight w:val="0"/>
          <w:marTop w:val="0"/>
          <w:marBottom w:val="0"/>
          <w:divBdr>
            <w:top w:val="none" w:sz="0" w:space="0" w:color="auto"/>
            <w:left w:val="none" w:sz="0" w:space="0" w:color="auto"/>
            <w:bottom w:val="none" w:sz="0" w:space="0" w:color="auto"/>
            <w:right w:val="none" w:sz="0" w:space="0" w:color="auto"/>
          </w:divBdr>
        </w:div>
      </w:divsChild>
    </w:div>
    <w:div w:id="2031949894">
      <w:bodyDiv w:val="1"/>
      <w:marLeft w:val="0"/>
      <w:marRight w:val="0"/>
      <w:marTop w:val="0"/>
      <w:marBottom w:val="0"/>
      <w:divBdr>
        <w:top w:val="none" w:sz="0" w:space="0" w:color="auto"/>
        <w:left w:val="none" w:sz="0" w:space="0" w:color="auto"/>
        <w:bottom w:val="none" w:sz="0" w:space="0" w:color="auto"/>
        <w:right w:val="none" w:sz="0" w:space="0" w:color="auto"/>
      </w:divBdr>
      <w:divsChild>
        <w:div w:id="569387498">
          <w:marLeft w:val="0"/>
          <w:marRight w:val="0"/>
          <w:marTop w:val="0"/>
          <w:marBottom w:val="0"/>
          <w:divBdr>
            <w:top w:val="none" w:sz="0" w:space="0" w:color="auto"/>
            <w:left w:val="none" w:sz="0" w:space="0" w:color="auto"/>
            <w:bottom w:val="none" w:sz="0" w:space="0" w:color="auto"/>
            <w:right w:val="none" w:sz="0" w:space="0" w:color="auto"/>
          </w:divBdr>
        </w:div>
      </w:divsChild>
    </w:div>
    <w:div w:id="2048139097">
      <w:bodyDiv w:val="1"/>
      <w:marLeft w:val="0"/>
      <w:marRight w:val="0"/>
      <w:marTop w:val="0"/>
      <w:marBottom w:val="0"/>
      <w:divBdr>
        <w:top w:val="none" w:sz="0" w:space="0" w:color="auto"/>
        <w:left w:val="none" w:sz="0" w:space="0" w:color="auto"/>
        <w:bottom w:val="none" w:sz="0" w:space="0" w:color="auto"/>
        <w:right w:val="none" w:sz="0" w:space="0" w:color="auto"/>
      </w:divBdr>
      <w:divsChild>
        <w:div w:id="1447118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8329F-096A-47EE-8228-DA4B88331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29776</TotalTime>
  <Pages>154</Pages>
  <Words>66092</Words>
  <Characters>280891</Characters>
  <Application>Microsoft Office Word</Application>
  <DocSecurity>0</DocSecurity>
  <Lines>11235</Lines>
  <Paragraphs>10843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michael flegg</cp:lastModifiedBy>
  <cp:revision>19</cp:revision>
  <cp:lastPrinted>2021-03-28T19:02:00Z</cp:lastPrinted>
  <dcterms:created xsi:type="dcterms:W3CDTF">2024-06-26T07:37:00Z</dcterms:created>
  <dcterms:modified xsi:type="dcterms:W3CDTF">2024-12-18T06:08:00Z</dcterms:modified>
</cp:coreProperties>
</file>